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5AA007F" w14:textId="483ADF13" w:rsidR="00E67181" w:rsidRPr="00326917" w:rsidRDefault="00E67181" w:rsidP="00E67181">
      <w:pPr>
        <w:pStyle w:val="AR6Chap6Level0"/>
      </w:pPr>
      <w:bookmarkStart w:id="0" w:name="_Toc30500979"/>
      <w:bookmarkStart w:id="1" w:name="_Toc66776826"/>
      <w:bookmarkStart w:id="2" w:name="_Toc70497982"/>
      <w:bookmarkStart w:id="3" w:name="_Toc70498081"/>
      <w:bookmarkStart w:id="4" w:name="_Toc70498156"/>
      <w:r w:rsidRPr="00326917">
        <w:t>Chapter 6: Short</w:t>
      </w:r>
      <w:del w:id="5" w:author="Ian Blenkinsop" w:date="2021-07-15T11:33:00Z">
        <w:r w:rsidRPr="00326917" w:rsidDel="00B510A5">
          <w:noBreakHyphen/>
        </w:r>
      </w:del>
      <w:ins w:id="6" w:author="Ian Blenkinsop" w:date="2021-07-15T11:33:00Z">
        <w:r w:rsidR="00B510A5">
          <w:t>-</w:t>
        </w:r>
      </w:ins>
      <w:r w:rsidRPr="00326917">
        <w:t xml:space="preserve">lived </w:t>
      </w:r>
      <w:del w:id="7" w:author="Ian Blenkinsop" w:date="2021-07-15T11:33:00Z">
        <w:r w:rsidRPr="00326917" w:rsidDel="00B510A5">
          <w:delText xml:space="preserve">climate </w:delText>
        </w:r>
      </w:del>
      <w:ins w:id="8" w:author="Ian Blenkinsop" w:date="2021-07-15T11:33:00Z">
        <w:r w:rsidR="00B510A5">
          <w:t>C</w:t>
        </w:r>
        <w:r w:rsidR="00B510A5" w:rsidRPr="00326917">
          <w:t xml:space="preserve">limate </w:t>
        </w:r>
      </w:ins>
      <w:del w:id="9" w:author="Ian Blenkinsop" w:date="2021-07-15T11:33:00Z">
        <w:r w:rsidRPr="00326917" w:rsidDel="00B510A5">
          <w:delText>forcers</w:delText>
        </w:r>
      </w:del>
      <w:bookmarkEnd w:id="0"/>
      <w:bookmarkEnd w:id="1"/>
      <w:bookmarkEnd w:id="2"/>
      <w:bookmarkEnd w:id="3"/>
      <w:bookmarkEnd w:id="4"/>
      <w:ins w:id="10" w:author="Ian Blenkinsop" w:date="2021-07-15T11:33:00Z">
        <w:r w:rsidR="00B510A5">
          <w:t>F</w:t>
        </w:r>
        <w:r w:rsidR="00B510A5" w:rsidRPr="00326917">
          <w:t>orcers</w:t>
        </w:r>
      </w:ins>
    </w:p>
    <w:p w14:paraId="55E1DAEE" w14:textId="77777777" w:rsidR="00E67181" w:rsidRPr="001C034B" w:rsidRDefault="00E67181" w:rsidP="00E67181">
      <w:pPr>
        <w:pStyle w:val="AR6BodyText"/>
        <w:rPr>
          <w:rFonts w:cs="Times New Roman"/>
          <w:lang w:val="en-GB"/>
        </w:rPr>
      </w:pPr>
    </w:p>
    <w:p w14:paraId="5498D1A6" w14:textId="77777777" w:rsidR="00E67181" w:rsidRPr="001C034B" w:rsidRDefault="00E67181" w:rsidP="00E67181">
      <w:pPr>
        <w:pStyle w:val="AR6BodyTextBold"/>
        <w:rPr>
          <w:rFonts w:cs="Times New Roman"/>
          <w:lang w:val="en-GB"/>
        </w:rPr>
      </w:pPr>
    </w:p>
    <w:p w14:paraId="70BB0621" w14:textId="77777777" w:rsidR="00DA7F98" w:rsidRPr="00DA7F98" w:rsidRDefault="00DA7F98" w:rsidP="00DA7F98">
      <w:pPr>
        <w:spacing w:after="160" w:line="259" w:lineRule="auto"/>
      </w:pPr>
    </w:p>
    <w:tbl>
      <w:tblPr>
        <w:tblStyle w:val="Grilledutableau2"/>
        <w:tblW w:w="0" w:type="auto"/>
        <w:tblLook w:val="04A0" w:firstRow="1" w:lastRow="0" w:firstColumn="1" w:lastColumn="0" w:noHBand="0" w:noVBand="1"/>
      </w:tblPr>
      <w:tblGrid>
        <w:gridCol w:w="2265"/>
        <w:gridCol w:w="2265"/>
        <w:gridCol w:w="2266"/>
        <w:gridCol w:w="2266"/>
      </w:tblGrid>
      <w:tr w:rsidR="00DA7F98" w:rsidRPr="00DA7F98" w14:paraId="75FA0E95" w14:textId="77777777" w:rsidTr="005C2E32">
        <w:tc>
          <w:tcPr>
            <w:tcW w:w="2265" w:type="dxa"/>
          </w:tcPr>
          <w:p w14:paraId="51E70B36" w14:textId="77777777" w:rsidR="00DA7F98" w:rsidRPr="00DA7F98" w:rsidRDefault="00DA7F98" w:rsidP="00DA7F98">
            <w:pPr>
              <w:rPr>
                <w:rFonts w:eastAsiaTheme="minorHAnsi"/>
              </w:rPr>
            </w:pPr>
            <w:r w:rsidRPr="00DA7F98">
              <w:t>Version</w:t>
            </w:r>
          </w:p>
        </w:tc>
        <w:tc>
          <w:tcPr>
            <w:tcW w:w="2265" w:type="dxa"/>
          </w:tcPr>
          <w:p w14:paraId="27A5EDC3" w14:textId="77777777" w:rsidR="00DA7F98" w:rsidRPr="00DA7F98" w:rsidRDefault="00DA7F98" w:rsidP="00DA7F98">
            <w:pPr>
              <w:rPr>
                <w:rFonts w:eastAsiaTheme="minorHAnsi"/>
              </w:rPr>
            </w:pPr>
            <w:r w:rsidRPr="00DA7F98">
              <w:rPr>
                <w:rFonts w:eastAsiaTheme="minorHAnsi"/>
              </w:rPr>
              <w:t>Date</w:t>
            </w:r>
          </w:p>
        </w:tc>
        <w:tc>
          <w:tcPr>
            <w:tcW w:w="2266" w:type="dxa"/>
          </w:tcPr>
          <w:p w14:paraId="239F0ED5" w14:textId="77777777" w:rsidR="00DA7F98" w:rsidRPr="00DA7F98" w:rsidRDefault="00DA7F98" w:rsidP="00DA7F98">
            <w:pPr>
              <w:rPr>
                <w:rFonts w:eastAsiaTheme="minorHAnsi"/>
              </w:rPr>
            </w:pPr>
            <w:r w:rsidRPr="00DA7F98">
              <w:rPr>
                <w:rFonts w:eastAsiaTheme="minorHAnsi"/>
              </w:rPr>
              <w:t>Name</w:t>
            </w:r>
          </w:p>
        </w:tc>
        <w:tc>
          <w:tcPr>
            <w:tcW w:w="2266" w:type="dxa"/>
          </w:tcPr>
          <w:p w14:paraId="2808D5AD" w14:textId="77777777" w:rsidR="00DA7F98" w:rsidRPr="00DA7F98" w:rsidRDefault="00DA7F98" w:rsidP="00DA7F98">
            <w:pPr>
              <w:rPr>
                <w:rFonts w:eastAsiaTheme="minorHAnsi"/>
              </w:rPr>
            </w:pPr>
            <w:r w:rsidRPr="00DA7F98">
              <w:rPr>
                <w:rFonts w:eastAsiaTheme="minorHAnsi"/>
              </w:rPr>
              <w:t>Action</w:t>
            </w:r>
          </w:p>
        </w:tc>
      </w:tr>
      <w:tr w:rsidR="00DA7F98" w:rsidRPr="00DA7F98" w14:paraId="3A32B57D" w14:textId="77777777" w:rsidTr="005C2E32">
        <w:tc>
          <w:tcPr>
            <w:tcW w:w="2265" w:type="dxa"/>
          </w:tcPr>
          <w:p w14:paraId="150E67F0" w14:textId="13EAAD15" w:rsidR="00DA7F98" w:rsidRPr="00DA7F98" w:rsidRDefault="00284F14" w:rsidP="00DA7F98">
            <w:pPr>
              <w:rPr>
                <w:rFonts w:eastAsiaTheme="minorHAnsi"/>
              </w:rPr>
            </w:pPr>
            <w:ins w:id="11" w:author="Robin Matthews" w:date="2021-07-08T13:24:00Z">
              <w:r>
                <w:rPr>
                  <w:rFonts w:eastAsiaTheme="minorHAnsi"/>
                </w:rPr>
                <w:t>3</w:t>
              </w:r>
            </w:ins>
          </w:p>
        </w:tc>
        <w:tc>
          <w:tcPr>
            <w:tcW w:w="2265" w:type="dxa"/>
          </w:tcPr>
          <w:p w14:paraId="64B614C3" w14:textId="1BEF95C1" w:rsidR="00DA7F98" w:rsidRPr="00DA7F98" w:rsidRDefault="00284F14" w:rsidP="00DA7F98">
            <w:pPr>
              <w:rPr>
                <w:rFonts w:eastAsiaTheme="minorHAnsi"/>
              </w:rPr>
            </w:pPr>
            <w:ins w:id="12" w:author="Robin Matthews" w:date="2021-07-08T13:25:00Z">
              <w:r>
                <w:rPr>
                  <w:rFonts w:eastAsiaTheme="minorHAnsi"/>
                </w:rPr>
                <w:t>8/7</w:t>
              </w:r>
            </w:ins>
          </w:p>
        </w:tc>
        <w:tc>
          <w:tcPr>
            <w:tcW w:w="2266" w:type="dxa"/>
          </w:tcPr>
          <w:p w14:paraId="38476DFB" w14:textId="00309D3A" w:rsidR="00DA7F98" w:rsidRPr="00DA7F98" w:rsidRDefault="00284F14" w:rsidP="00DA7F98">
            <w:pPr>
              <w:rPr>
                <w:rFonts w:eastAsiaTheme="minorHAnsi"/>
              </w:rPr>
            </w:pPr>
            <w:ins w:id="13" w:author="Robin Matthews" w:date="2021-07-08T13:25:00Z">
              <w:r>
                <w:rPr>
                  <w:rFonts w:eastAsiaTheme="minorHAnsi"/>
                </w:rPr>
                <w:t>Robin</w:t>
              </w:r>
            </w:ins>
          </w:p>
        </w:tc>
        <w:tc>
          <w:tcPr>
            <w:tcW w:w="2266" w:type="dxa"/>
          </w:tcPr>
          <w:p w14:paraId="27531AAA" w14:textId="59006A80" w:rsidR="004819FF" w:rsidRPr="004819FF" w:rsidRDefault="00284F14" w:rsidP="00DA7F98">
            <w:pPr>
              <w:rPr>
                <w:lang w:val="en-US"/>
                <w:rPrChange w:id="14" w:author="Robin Matthews" w:date="2021-07-08T18:47:00Z">
                  <w:rPr>
                    <w:rFonts w:eastAsiaTheme="minorHAnsi"/>
                  </w:rPr>
                </w:rPrChange>
              </w:rPr>
            </w:pPr>
            <w:r>
              <w:rPr>
                <w:lang w:val="en-US"/>
              </w:rPr>
              <w:t>Fixed author initials. Removed duplicate references. Fixed journal names.</w:t>
            </w:r>
            <w:ins w:id="15" w:author="Robin Matthews" w:date="2021-07-08T18:47:00Z">
              <w:r w:rsidR="004819FF">
                <w:rPr>
                  <w:lang w:val="en-US"/>
                </w:rPr>
                <w:t xml:space="preserve"> </w:t>
              </w:r>
            </w:ins>
            <w:ins w:id="16" w:author="Robin Matthews" w:date="2021-07-08T18:48:00Z">
              <w:r w:rsidR="004819FF">
                <w:rPr>
                  <w:lang w:val="en-US"/>
                </w:rPr>
                <w:t>Made reference edits from auto-comments.</w:t>
              </w:r>
            </w:ins>
          </w:p>
        </w:tc>
      </w:tr>
      <w:tr w:rsidR="00DA7F98" w:rsidRPr="00DA7F98" w14:paraId="60950EC3" w14:textId="77777777" w:rsidTr="005C2E32">
        <w:tc>
          <w:tcPr>
            <w:tcW w:w="2265" w:type="dxa"/>
          </w:tcPr>
          <w:p w14:paraId="46694C0F" w14:textId="77777777" w:rsidR="00DA7F98" w:rsidRPr="00DA7F98" w:rsidRDefault="00DA7F98" w:rsidP="00DA7F98">
            <w:pPr>
              <w:rPr>
                <w:rFonts w:eastAsiaTheme="minorHAnsi"/>
              </w:rPr>
            </w:pPr>
          </w:p>
        </w:tc>
        <w:tc>
          <w:tcPr>
            <w:tcW w:w="2265" w:type="dxa"/>
          </w:tcPr>
          <w:p w14:paraId="5097B882" w14:textId="22CAB5D5" w:rsidR="00DA7F98" w:rsidRPr="00DA7F98" w:rsidRDefault="00B510A5" w:rsidP="00DA7F98">
            <w:pPr>
              <w:rPr>
                <w:rFonts w:eastAsiaTheme="minorHAnsi"/>
              </w:rPr>
            </w:pPr>
            <w:ins w:id="17" w:author="Ian Blenkinsop" w:date="2021-07-15T11:33:00Z">
              <w:r>
                <w:rPr>
                  <w:rFonts w:eastAsiaTheme="minorHAnsi"/>
                </w:rPr>
                <w:t>2</w:t>
              </w:r>
            </w:ins>
            <w:ins w:id="18" w:author="Ian Blenkinsop" w:date="2021-07-29T09:12:00Z">
              <w:r w:rsidR="00FD711B">
                <w:rPr>
                  <w:rFonts w:eastAsiaTheme="minorHAnsi"/>
                </w:rPr>
                <w:t>9</w:t>
              </w:r>
            </w:ins>
            <w:ins w:id="19" w:author="Ian Blenkinsop" w:date="2021-07-15T11:33:00Z">
              <w:r>
                <w:rPr>
                  <w:rFonts w:eastAsiaTheme="minorHAnsi"/>
                </w:rPr>
                <w:t>/07/21</w:t>
              </w:r>
            </w:ins>
          </w:p>
        </w:tc>
        <w:tc>
          <w:tcPr>
            <w:tcW w:w="2266" w:type="dxa"/>
          </w:tcPr>
          <w:p w14:paraId="678E43FE" w14:textId="2AA3A294" w:rsidR="00DA7F98" w:rsidRPr="00DA7F98" w:rsidRDefault="00B510A5" w:rsidP="00DA7F98">
            <w:pPr>
              <w:rPr>
                <w:rFonts w:eastAsiaTheme="minorHAnsi"/>
              </w:rPr>
            </w:pPr>
            <w:ins w:id="20" w:author="Ian Blenkinsop" w:date="2021-07-15T11:33:00Z">
              <w:r>
                <w:rPr>
                  <w:rFonts w:eastAsiaTheme="minorHAnsi"/>
                </w:rPr>
                <w:t>Soapbox (external)</w:t>
              </w:r>
            </w:ins>
          </w:p>
        </w:tc>
        <w:tc>
          <w:tcPr>
            <w:tcW w:w="2266" w:type="dxa"/>
          </w:tcPr>
          <w:p w14:paraId="57D34F46" w14:textId="1D55CAE2" w:rsidR="00DA7F98" w:rsidRPr="00DA7F98" w:rsidRDefault="00B510A5" w:rsidP="00DA7F98">
            <w:pPr>
              <w:rPr>
                <w:rFonts w:eastAsiaTheme="minorHAnsi"/>
              </w:rPr>
            </w:pPr>
            <w:ins w:id="21" w:author="Ian Blenkinsop" w:date="2021-07-15T11:33:00Z">
              <w:r>
                <w:rPr>
                  <w:rFonts w:eastAsiaTheme="minorHAnsi"/>
                </w:rPr>
                <w:t>Copyedit</w:t>
              </w:r>
            </w:ins>
          </w:p>
        </w:tc>
      </w:tr>
      <w:tr w:rsidR="00DA7F98" w:rsidRPr="00DA7F98" w14:paraId="32BED145" w14:textId="77777777" w:rsidTr="005C2E32">
        <w:tc>
          <w:tcPr>
            <w:tcW w:w="2265" w:type="dxa"/>
          </w:tcPr>
          <w:p w14:paraId="516442FA" w14:textId="3BB96397" w:rsidR="00DA7F98" w:rsidRPr="00DA7F98" w:rsidRDefault="002A1EE0" w:rsidP="00DA7F98">
            <w:pPr>
              <w:rPr>
                <w:rFonts w:eastAsiaTheme="minorHAnsi"/>
              </w:rPr>
            </w:pPr>
            <w:ins w:id="22" w:author="Clotilde Pean" w:date="2021-08-08T19:08:00Z">
              <w:r>
                <w:rPr>
                  <w:rFonts w:eastAsiaTheme="minorHAnsi"/>
                </w:rPr>
                <w:t>5</w:t>
              </w:r>
            </w:ins>
          </w:p>
        </w:tc>
        <w:tc>
          <w:tcPr>
            <w:tcW w:w="2265" w:type="dxa"/>
          </w:tcPr>
          <w:p w14:paraId="0E6A5F7E" w14:textId="51625514" w:rsidR="00DA7F98" w:rsidRPr="00DA7F98" w:rsidRDefault="002A1EE0" w:rsidP="00DA7F98">
            <w:pPr>
              <w:rPr>
                <w:rFonts w:eastAsiaTheme="minorHAnsi"/>
              </w:rPr>
            </w:pPr>
            <w:r>
              <w:rPr>
                <w:rFonts w:eastAsiaTheme="minorHAnsi"/>
              </w:rPr>
              <w:t>8/08</w:t>
            </w:r>
          </w:p>
        </w:tc>
        <w:tc>
          <w:tcPr>
            <w:tcW w:w="2266" w:type="dxa"/>
          </w:tcPr>
          <w:p w14:paraId="21DE231E" w14:textId="78FD1A61" w:rsidR="00DA7F98" w:rsidRPr="00DA7F98" w:rsidRDefault="002A1EE0" w:rsidP="00DA7F98">
            <w:pPr>
              <w:rPr>
                <w:rFonts w:eastAsiaTheme="minorHAnsi"/>
              </w:rPr>
            </w:pPr>
            <w:r>
              <w:rPr>
                <w:rFonts w:eastAsiaTheme="minorHAnsi"/>
              </w:rPr>
              <w:t>Clotilde</w:t>
            </w:r>
          </w:p>
        </w:tc>
        <w:tc>
          <w:tcPr>
            <w:tcW w:w="2266" w:type="dxa"/>
          </w:tcPr>
          <w:p w14:paraId="61F5EE2B" w14:textId="777358C0" w:rsidR="00DA7F98" w:rsidRPr="00DA7F98" w:rsidRDefault="002A1EE0" w:rsidP="00DA7F98">
            <w:pPr>
              <w:rPr>
                <w:rFonts w:eastAsiaTheme="minorHAnsi"/>
              </w:rPr>
            </w:pPr>
            <w:r>
              <w:rPr>
                <w:rFonts w:eastAsiaTheme="minorHAnsi"/>
              </w:rPr>
              <w:t>List of authors updated + citation added</w:t>
            </w:r>
          </w:p>
        </w:tc>
      </w:tr>
      <w:tr w:rsidR="00DA7F98" w:rsidRPr="00DA7F98" w14:paraId="0E84DC82" w14:textId="77777777" w:rsidTr="005C2E32">
        <w:tc>
          <w:tcPr>
            <w:tcW w:w="2265" w:type="dxa"/>
          </w:tcPr>
          <w:p w14:paraId="5D6F2240" w14:textId="77777777" w:rsidR="00DA7F98" w:rsidRPr="00DA7F98" w:rsidRDefault="00DA7F98" w:rsidP="00DA7F98">
            <w:pPr>
              <w:rPr>
                <w:rFonts w:eastAsiaTheme="minorHAnsi"/>
              </w:rPr>
            </w:pPr>
          </w:p>
        </w:tc>
        <w:tc>
          <w:tcPr>
            <w:tcW w:w="2265" w:type="dxa"/>
          </w:tcPr>
          <w:p w14:paraId="0B81D775" w14:textId="77777777" w:rsidR="00DA7F98" w:rsidRPr="00DA7F98" w:rsidRDefault="00DA7F98" w:rsidP="00DA7F98">
            <w:pPr>
              <w:rPr>
                <w:rFonts w:eastAsiaTheme="minorHAnsi"/>
              </w:rPr>
            </w:pPr>
          </w:p>
        </w:tc>
        <w:tc>
          <w:tcPr>
            <w:tcW w:w="2266" w:type="dxa"/>
          </w:tcPr>
          <w:p w14:paraId="0F334DB1" w14:textId="77777777" w:rsidR="00DA7F98" w:rsidRPr="00DA7F98" w:rsidRDefault="00DA7F98" w:rsidP="00DA7F98">
            <w:pPr>
              <w:rPr>
                <w:rFonts w:eastAsiaTheme="minorHAnsi"/>
              </w:rPr>
            </w:pPr>
          </w:p>
        </w:tc>
        <w:tc>
          <w:tcPr>
            <w:tcW w:w="2266" w:type="dxa"/>
          </w:tcPr>
          <w:p w14:paraId="3E383CE4" w14:textId="77777777" w:rsidR="00DA7F98" w:rsidRPr="00DA7F98" w:rsidRDefault="00DA7F98" w:rsidP="00DA7F98">
            <w:pPr>
              <w:rPr>
                <w:rFonts w:eastAsiaTheme="minorHAnsi"/>
              </w:rPr>
            </w:pPr>
          </w:p>
        </w:tc>
      </w:tr>
      <w:tr w:rsidR="00DA7F98" w:rsidRPr="00DA7F98" w14:paraId="45E6029B" w14:textId="77777777" w:rsidTr="005C2E32">
        <w:tc>
          <w:tcPr>
            <w:tcW w:w="2265" w:type="dxa"/>
          </w:tcPr>
          <w:p w14:paraId="1A0C2D5D" w14:textId="77777777" w:rsidR="00DA7F98" w:rsidRPr="00DA7F98" w:rsidRDefault="00DA7F98" w:rsidP="00DA7F98">
            <w:pPr>
              <w:rPr>
                <w:rFonts w:eastAsiaTheme="minorHAnsi"/>
              </w:rPr>
            </w:pPr>
          </w:p>
        </w:tc>
        <w:tc>
          <w:tcPr>
            <w:tcW w:w="2265" w:type="dxa"/>
          </w:tcPr>
          <w:p w14:paraId="6034FCDC" w14:textId="77777777" w:rsidR="00DA7F98" w:rsidRPr="00DA7F98" w:rsidRDefault="00DA7F98" w:rsidP="00DA7F98">
            <w:pPr>
              <w:rPr>
                <w:rFonts w:eastAsiaTheme="minorHAnsi"/>
              </w:rPr>
            </w:pPr>
          </w:p>
        </w:tc>
        <w:tc>
          <w:tcPr>
            <w:tcW w:w="2266" w:type="dxa"/>
          </w:tcPr>
          <w:p w14:paraId="6BD566FA" w14:textId="77777777" w:rsidR="00DA7F98" w:rsidRPr="00DA7F98" w:rsidRDefault="00DA7F98" w:rsidP="00DA7F98">
            <w:pPr>
              <w:rPr>
                <w:rFonts w:eastAsiaTheme="minorHAnsi"/>
              </w:rPr>
            </w:pPr>
          </w:p>
        </w:tc>
        <w:tc>
          <w:tcPr>
            <w:tcW w:w="2266" w:type="dxa"/>
          </w:tcPr>
          <w:p w14:paraId="74DC639A" w14:textId="77777777" w:rsidR="00DA7F98" w:rsidRPr="00DA7F98" w:rsidRDefault="00DA7F98" w:rsidP="00DA7F98">
            <w:pPr>
              <w:rPr>
                <w:rFonts w:eastAsiaTheme="minorHAnsi"/>
              </w:rPr>
            </w:pPr>
          </w:p>
        </w:tc>
      </w:tr>
    </w:tbl>
    <w:p w14:paraId="23FED14C" w14:textId="77777777" w:rsidR="00DA7F98" w:rsidRPr="00DA7F98" w:rsidRDefault="00DA7F98" w:rsidP="00DA7F98">
      <w:pPr>
        <w:spacing w:after="160" w:line="259" w:lineRule="auto"/>
        <w:rPr>
          <w:rFonts w:asciiTheme="minorHAnsi" w:eastAsiaTheme="minorHAnsi" w:hAnsiTheme="minorHAnsi"/>
          <w:lang w:eastAsia="en-US"/>
        </w:rPr>
      </w:pPr>
    </w:p>
    <w:p w14:paraId="05AFAA72" w14:textId="77777777" w:rsidR="00E67181" w:rsidRPr="00F4320F" w:rsidRDefault="00E67181" w:rsidP="00E67181">
      <w:pPr>
        <w:pStyle w:val="AR6BodyTextBold"/>
        <w:rPr>
          <w:rFonts w:cs="Times New Roman"/>
          <w:lang w:val="en-GB"/>
        </w:rPr>
      </w:pPr>
    </w:p>
    <w:p w14:paraId="406F5D53" w14:textId="77777777" w:rsidR="00DA7F98" w:rsidRDefault="00DA7F98">
      <w:pPr>
        <w:rPr>
          <w:b/>
          <w:bCs/>
        </w:rPr>
      </w:pPr>
      <w:bookmarkStart w:id="23" w:name="_Hlk69490651"/>
      <w:r>
        <w:rPr>
          <w:b/>
          <w:bCs/>
        </w:rPr>
        <w:br w:type="page"/>
      </w:r>
    </w:p>
    <w:p w14:paraId="680B402F" w14:textId="77777777" w:rsidR="002A1EE0" w:rsidRPr="002A1EE0" w:rsidRDefault="002A1EE0" w:rsidP="002A1EE0">
      <w:pPr>
        <w:widowControl w:val="0"/>
        <w:rPr>
          <w:b/>
          <w:bCs/>
          <w:sz w:val="22"/>
          <w:szCs w:val="22"/>
          <w:lang w:eastAsia="fr-FR"/>
        </w:rPr>
      </w:pPr>
      <w:bookmarkStart w:id="24" w:name="_Toc30500980"/>
      <w:bookmarkEnd w:id="23"/>
      <w:r w:rsidRPr="002A1EE0">
        <w:rPr>
          <w:b/>
          <w:bCs/>
          <w:sz w:val="22"/>
          <w:szCs w:val="22"/>
          <w:lang w:eastAsia="fr-FR"/>
        </w:rPr>
        <w:lastRenderedPageBreak/>
        <w:t xml:space="preserve">Coordinating Lead Authors: </w:t>
      </w:r>
    </w:p>
    <w:p w14:paraId="12AA3E04" w14:textId="77777777" w:rsidR="002A1EE0" w:rsidRPr="002A1EE0" w:rsidRDefault="002A1EE0" w:rsidP="002A1EE0">
      <w:pPr>
        <w:widowControl w:val="0"/>
        <w:rPr>
          <w:rFonts w:cstheme="minorBidi"/>
          <w:sz w:val="22"/>
          <w:szCs w:val="22"/>
          <w:lang w:val="en-US" w:eastAsia="fr-FR"/>
        </w:rPr>
      </w:pPr>
      <w:bookmarkStart w:id="25" w:name="_Hlk78641328"/>
      <w:r w:rsidRPr="002A1EE0">
        <w:rPr>
          <w:rFonts w:cstheme="minorBidi"/>
          <w:sz w:val="22"/>
          <w:szCs w:val="22"/>
          <w:lang w:val="en-US" w:eastAsia="fr-FR"/>
        </w:rPr>
        <w:t>Vaishali Naik (United States of America),  Sophie Szopa (France)</w:t>
      </w:r>
    </w:p>
    <w:p w14:paraId="2819EB5B" w14:textId="77777777" w:rsidR="002A1EE0" w:rsidRPr="002A1EE0" w:rsidRDefault="002A1EE0" w:rsidP="002A1EE0">
      <w:pPr>
        <w:widowControl w:val="0"/>
        <w:rPr>
          <w:sz w:val="22"/>
          <w:szCs w:val="22"/>
          <w:lang w:val="en-US" w:eastAsia="fr-FR"/>
        </w:rPr>
      </w:pPr>
    </w:p>
    <w:p w14:paraId="0566DBFA" w14:textId="77777777" w:rsidR="002A1EE0" w:rsidRPr="002A1EE0" w:rsidRDefault="002A1EE0" w:rsidP="002A1EE0">
      <w:pPr>
        <w:widowControl w:val="0"/>
        <w:rPr>
          <w:b/>
          <w:bCs/>
          <w:sz w:val="22"/>
          <w:szCs w:val="22"/>
          <w:lang w:val="en-US" w:eastAsia="fr-FR"/>
        </w:rPr>
      </w:pPr>
      <w:r w:rsidRPr="002A1EE0">
        <w:rPr>
          <w:b/>
          <w:bCs/>
          <w:sz w:val="22"/>
          <w:szCs w:val="22"/>
          <w:lang w:val="en-US" w:eastAsia="fr-FR"/>
        </w:rPr>
        <w:t xml:space="preserve">Lead Authors: </w:t>
      </w:r>
    </w:p>
    <w:p w14:paraId="5611B819" w14:textId="77777777" w:rsidR="002A1EE0" w:rsidRPr="002A1EE0" w:rsidRDefault="002A1EE0" w:rsidP="002A1EE0">
      <w:pPr>
        <w:widowControl w:val="0"/>
        <w:rPr>
          <w:rFonts w:cstheme="minorBidi"/>
          <w:sz w:val="22"/>
          <w:szCs w:val="22"/>
          <w:lang w:val="en-US" w:eastAsia="fr-FR"/>
        </w:rPr>
      </w:pPr>
      <w:r w:rsidRPr="002A1EE0">
        <w:rPr>
          <w:rFonts w:cstheme="minorBidi"/>
          <w:sz w:val="22"/>
          <w:szCs w:val="22"/>
          <w:lang w:val="en-US" w:eastAsia="fr-FR"/>
        </w:rPr>
        <w:t>Bhupesh Adhikary (Nepal), Paulo Artaxo (Brazil), Terje Berntsen (Norway), William D. Collins (United States of America), Sandro Fuzzi (Italy), Laura Gallardo (Chile), Astrid Kiendler</w:t>
      </w:r>
      <w:r w:rsidRPr="002A1EE0">
        <w:rPr>
          <w:rFonts w:cstheme="minorBidi"/>
          <w:sz w:val="22"/>
          <w:szCs w:val="22"/>
          <w:lang w:val="en-US" w:eastAsia="fr-FR"/>
        </w:rPr>
        <w:noBreakHyphen/>
        <w:t>Scharr (Germany/Austria), Zbigniew Klimont (Austria/Poland), Hong Liao (China), Nadine Unger (United Kingdom/United States of America), Prodromos Zanis (Greece)</w:t>
      </w:r>
    </w:p>
    <w:bookmarkEnd w:id="25"/>
    <w:p w14:paraId="00D06C5B" w14:textId="77777777" w:rsidR="002A1EE0" w:rsidRPr="002A1EE0" w:rsidRDefault="002A1EE0" w:rsidP="002A1EE0">
      <w:pPr>
        <w:widowControl w:val="0"/>
        <w:rPr>
          <w:rFonts w:cstheme="minorBidi"/>
          <w:sz w:val="22"/>
          <w:szCs w:val="22"/>
          <w:lang w:val="en-US" w:eastAsia="fr-FR"/>
        </w:rPr>
      </w:pPr>
    </w:p>
    <w:p w14:paraId="56D9874B" w14:textId="77777777" w:rsidR="002A1EE0" w:rsidRPr="002A1EE0" w:rsidRDefault="002A1EE0" w:rsidP="002A1EE0">
      <w:pPr>
        <w:widowControl w:val="0"/>
        <w:rPr>
          <w:b/>
          <w:bCs/>
          <w:sz w:val="22"/>
          <w:szCs w:val="22"/>
          <w:lang w:val="en-US" w:eastAsia="fr-FR"/>
        </w:rPr>
      </w:pPr>
      <w:r w:rsidRPr="002A1EE0">
        <w:rPr>
          <w:b/>
          <w:bCs/>
          <w:sz w:val="22"/>
          <w:szCs w:val="22"/>
          <w:lang w:val="en-US" w:eastAsia="fr-FR"/>
        </w:rPr>
        <w:t xml:space="preserve">Contributing Authors: </w:t>
      </w:r>
    </w:p>
    <w:p w14:paraId="722836D7" w14:textId="77777777" w:rsidR="002A1EE0" w:rsidRPr="002A1EE0" w:rsidRDefault="002A1EE0" w:rsidP="002A1EE0">
      <w:pPr>
        <w:widowControl w:val="0"/>
        <w:rPr>
          <w:rFonts w:cstheme="minorBidi"/>
          <w:sz w:val="22"/>
          <w:szCs w:val="22"/>
          <w:lang w:val="en-US" w:eastAsia="fr-FR"/>
        </w:rPr>
      </w:pPr>
      <w:r w:rsidRPr="002A1EE0">
        <w:rPr>
          <w:rFonts w:cstheme="minorBidi"/>
          <w:sz w:val="22"/>
          <w:szCs w:val="22"/>
          <w:lang w:val="en-US" w:eastAsia="fr-FR"/>
        </w:rPr>
        <w:t>Wenche Aas (Norway), Dimitris Akritidis (Greece), Robert J. Allen (United States of America), Nicolas Bellouin (United Kingdom/France), Sophie Berger (France/Belgium), Sara M. Blichner (Norway), Josep G. Canadell (Australia), William Collins (United Kingdom), Owen R. Cooper (United States of America), Frank J. Dentener (EU/The Netherlands), Sarah Doherty (United States of America), Jean</w:t>
      </w:r>
      <w:r w:rsidRPr="002A1EE0">
        <w:rPr>
          <w:rFonts w:cstheme="minorBidi"/>
          <w:sz w:val="22"/>
          <w:szCs w:val="22"/>
          <w:lang w:val="en-US" w:eastAsia="fr-FR"/>
        </w:rPr>
        <w:noBreakHyphen/>
        <w:t>Louis Dufresne (France), Sergio Henrique Faria (Spain/Brazil), Piers Forster (United Kingdom), Tzung</w:t>
      </w:r>
      <w:r w:rsidRPr="002A1EE0">
        <w:rPr>
          <w:rFonts w:cstheme="minorBidi"/>
          <w:sz w:val="22"/>
          <w:szCs w:val="22"/>
          <w:lang w:val="en-US" w:eastAsia="fr-FR"/>
        </w:rPr>
        <w:noBreakHyphen/>
        <w:t>May Fu (China), Jan S. Fuglestvedt (Norway), John C. Fyfe (Canada), Aristeidis K. Georgoulias (Greece), Matthew J. Gidden (Austria/ United States of America), Nathan P. Gillett (Canada), Paul Ginoux (United States of America), Paul T. Griffiths (United Kingdom), Jian He (United States of America/China), Christopher Jones (United Kingdom), Svitlana Krakovska (Ukraine), Chaincy Kuo (United States of America), David S. Lee (United Kingdom), Maurice Levasseur (Canada), Martine Lizotte (Canada), Thomas K. Maycock (United States of America), Jean</w:t>
      </w:r>
      <w:r w:rsidRPr="002A1EE0">
        <w:rPr>
          <w:rFonts w:cstheme="minorBidi"/>
          <w:sz w:val="22"/>
          <w:szCs w:val="22"/>
          <w:lang w:val="en-US" w:eastAsia="fr-FR"/>
        </w:rPr>
        <w:noBreakHyphen/>
        <w:t xml:space="preserve">François Müller (Belgium), Helène Muri (Norway), Lee T. Murray (United States of America), Zebedee R. J. Nicholls (Australia), Jurgita Ovadnevaite (Ireland/Lithuania), Prabir K. Patra (Japan/India), Fabien Paulot (United States of America/France, United States of America), Pallav Purohit (Austria/India), Johannes Quaas (Germany), Joeri Rogelj (United Kingdom /Belgium), Bjørn H. Samset (Norway), Chris Smith (United Kingdom), Izuru Takayabu (Japan), Marianne Tronstad Lund (Norway),Alexandra P. Tsimpidi (Germany/Greece), Steven Turnock United Kingdom), Rita Van Dingenen (Italy/Belgium), Hua Zhang (China), Alcide Zhao (United Kingdom/China) </w:t>
      </w:r>
    </w:p>
    <w:p w14:paraId="0BCCBF4F" w14:textId="77777777" w:rsidR="002A1EE0" w:rsidRPr="002A1EE0" w:rsidRDefault="002A1EE0" w:rsidP="002A1EE0">
      <w:pPr>
        <w:widowControl w:val="0"/>
        <w:rPr>
          <w:rFonts w:cstheme="minorBidi"/>
          <w:sz w:val="22"/>
          <w:szCs w:val="22"/>
          <w:lang w:val="en-US" w:eastAsia="fr-FR"/>
        </w:rPr>
      </w:pPr>
    </w:p>
    <w:p w14:paraId="48D3EE13" w14:textId="77777777" w:rsidR="002A1EE0" w:rsidRPr="002A1EE0" w:rsidRDefault="002A1EE0" w:rsidP="002A1EE0">
      <w:pPr>
        <w:widowControl w:val="0"/>
        <w:rPr>
          <w:b/>
          <w:bCs/>
          <w:sz w:val="22"/>
          <w:szCs w:val="22"/>
          <w:lang w:eastAsia="fr-FR"/>
        </w:rPr>
      </w:pPr>
      <w:r w:rsidRPr="002A1EE0">
        <w:rPr>
          <w:b/>
          <w:bCs/>
          <w:sz w:val="22"/>
          <w:szCs w:val="22"/>
          <w:lang w:eastAsia="fr-FR"/>
        </w:rPr>
        <w:t xml:space="preserve">Review Editors: </w:t>
      </w:r>
    </w:p>
    <w:p w14:paraId="05612779" w14:textId="77777777" w:rsidR="002A1EE0" w:rsidRPr="002A1EE0" w:rsidRDefault="002A1EE0" w:rsidP="002A1EE0">
      <w:pPr>
        <w:widowControl w:val="0"/>
        <w:rPr>
          <w:noProof/>
          <w:sz w:val="22"/>
          <w:szCs w:val="22"/>
          <w:lang w:eastAsia="zh-CN"/>
        </w:rPr>
      </w:pPr>
      <w:r w:rsidRPr="002A1EE0">
        <w:rPr>
          <w:noProof/>
          <w:sz w:val="22"/>
          <w:szCs w:val="22"/>
          <w:lang w:eastAsia="zh-CN"/>
        </w:rPr>
        <w:t>Yugo Kanaya (Japan), Michael J. Prather (</w:t>
      </w:r>
      <w:r w:rsidRPr="002A1EE0">
        <w:rPr>
          <w:rFonts w:cstheme="minorBidi"/>
          <w:sz w:val="22"/>
          <w:szCs w:val="22"/>
          <w:lang w:val="en-US" w:eastAsia="fr-FR"/>
        </w:rPr>
        <w:t>United States of America</w:t>
      </w:r>
      <w:r w:rsidRPr="002A1EE0">
        <w:rPr>
          <w:noProof/>
          <w:sz w:val="22"/>
          <w:szCs w:val="22"/>
          <w:lang w:eastAsia="zh-CN"/>
        </w:rPr>
        <w:t>), Noureddine Yassaa (Algeria)</w:t>
      </w:r>
    </w:p>
    <w:p w14:paraId="7B33F4E4" w14:textId="77777777" w:rsidR="002A1EE0" w:rsidRPr="002A1EE0" w:rsidRDefault="002A1EE0" w:rsidP="002A1EE0">
      <w:pPr>
        <w:widowControl w:val="0"/>
        <w:rPr>
          <w:sz w:val="22"/>
          <w:szCs w:val="22"/>
          <w:lang w:eastAsia="fr-FR"/>
        </w:rPr>
      </w:pPr>
    </w:p>
    <w:p w14:paraId="1346C7EA" w14:textId="77777777" w:rsidR="002A1EE0" w:rsidRPr="002A1EE0" w:rsidRDefault="002A1EE0" w:rsidP="002A1EE0">
      <w:pPr>
        <w:widowControl w:val="0"/>
        <w:rPr>
          <w:b/>
          <w:bCs/>
          <w:sz w:val="22"/>
          <w:szCs w:val="22"/>
          <w:lang w:val="en-US" w:eastAsia="fr-FR"/>
        </w:rPr>
      </w:pPr>
      <w:r w:rsidRPr="002A1EE0">
        <w:rPr>
          <w:b/>
          <w:bCs/>
          <w:sz w:val="22"/>
          <w:szCs w:val="22"/>
          <w:lang w:val="en-US" w:eastAsia="fr-FR"/>
        </w:rPr>
        <w:t>Chapter Scientist:</w:t>
      </w:r>
    </w:p>
    <w:p w14:paraId="1D7023DE" w14:textId="77777777" w:rsidR="002A1EE0" w:rsidRPr="002A1EE0" w:rsidRDefault="002A1EE0" w:rsidP="002A1EE0">
      <w:pPr>
        <w:widowControl w:val="0"/>
        <w:rPr>
          <w:rFonts w:cstheme="minorBidi"/>
          <w:sz w:val="22"/>
          <w:szCs w:val="22"/>
          <w:lang w:val="en-US" w:eastAsia="fr-FR"/>
        </w:rPr>
      </w:pPr>
      <w:r w:rsidRPr="002A1EE0">
        <w:rPr>
          <w:rFonts w:cstheme="minorBidi"/>
          <w:sz w:val="22"/>
          <w:szCs w:val="22"/>
          <w:lang w:val="en-US" w:eastAsia="fr-FR"/>
        </w:rPr>
        <w:t>Chaincy Kuo (United States of America)</w:t>
      </w:r>
    </w:p>
    <w:p w14:paraId="721CB68A" w14:textId="77777777" w:rsidR="002A1EE0" w:rsidRPr="002A1EE0" w:rsidRDefault="002A1EE0" w:rsidP="002A1EE0">
      <w:pPr>
        <w:widowControl w:val="0"/>
        <w:rPr>
          <w:rFonts w:cstheme="minorBidi"/>
          <w:sz w:val="22"/>
          <w:szCs w:val="22"/>
          <w:lang w:val="en-US" w:eastAsia="fr-FR"/>
        </w:rPr>
      </w:pPr>
    </w:p>
    <w:p w14:paraId="5293C37E" w14:textId="77777777" w:rsidR="002A1EE0" w:rsidRPr="002A1EE0" w:rsidRDefault="002A1EE0" w:rsidP="002A1EE0">
      <w:pPr>
        <w:widowControl w:val="0"/>
        <w:rPr>
          <w:rFonts w:cstheme="minorBidi"/>
          <w:sz w:val="22"/>
          <w:szCs w:val="22"/>
          <w:lang w:val="en-US" w:eastAsia="fr-FR"/>
        </w:rPr>
      </w:pPr>
      <w:r w:rsidRPr="002A1EE0">
        <w:rPr>
          <w:rFonts w:cstheme="minorBidi"/>
          <w:sz w:val="22"/>
          <w:szCs w:val="22"/>
          <w:lang w:val="en-US" w:eastAsia="fr-FR"/>
        </w:rPr>
        <w:t>This Chapter should be cited as:</w:t>
      </w:r>
    </w:p>
    <w:p w14:paraId="09BFA041" w14:textId="633DFFB4" w:rsidR="002A1EE0" w:rsidRDefault="002A1EE0" w:rsidP="002A1EE0">
      <w:pPr>
        <w:widowControl w:val="0"/>
        <w:rPr>
          <w:rFonts w:cstheme="minorBidi"/>
          <w:sz w:val="22"/>
          <w:szCs w:val="22"/>
          <w:lang w:val="en-US" w:eastAsia="fr-FR"/>
        </w:rPr>
      </w:pPr>
      <w:r w:rsidRPr="002A1EE0">
        <w:rPr>
          <w:rFonts w:cstheme="minorBidi"/>
          <w:sz w:val="22"/>
          <w:szCs w:val="22"/>
          <w:lang w:val="en-US" w:eastAsia="fr-FR"/>
        </w:rPr>
        <w:t xml:space="preserve">Naik, V., S. Szopa, B. Adhikary, P. Artaxo, T. Berntsen, W. D. Collins, S. Fuzzi, L. Gallardo, A. Kiendler Scharr, Z. Klimont, H. Liao, N. Unger, P. Zanis, 2021, Short-Lived Climate Forcers. In: </w:t>
      </w:r>
      <w:r w:rsidRPr="002A1EE0">
        <w:rPr>
          <w:rFonts w:cstheme="minorBidi"/>
          <w:i/>
          <w:iCs/>
          <w:sz w:val="22"/>
          <w:szCs w:val="22"/>
          <w:lang w:val="en-US" w:eastAsia="fr-FR"/>
        </w:rPr>
        <w:t>Climate Change 2021: The Physical Science Basis. Contribution of Working Group I to the Sixth Assessment Report of the Intergovernmental Panel on Climate Change</w:t>
      </w:r>
      <w:r w:rsidRPr="002A1EE0">
        <w:rPr>
          <w:rFonts w:cstheme="minorBidi"/>
          <w:sz w:val="22"/>
          <w:szCs w:val="22"/>
          <w:lang w:val="en-US" w:eastAsia="fr-FR"/>
        </w:rPr>
        <w:t xml:space="preserve"> [Masson-Delmotte, V., P. Zhai, A. Pirani, S. L. Connors, C. Péan, S. Berger, N. Caud, Y. Chen, L. Goldfarb, M. I. Gomis, M. Huang, K. Leitzell, E. Lonnoy, J. B. R. Matthews, T. K. Maycock, T. Waterfield, O. Yelekçi, R. Yu and B. Zhou (eds.)]. Cambridge University Press. In Press.</w:t>
      </w:r>
    </w:p>
    <w:p w14:paraId="5C8795B3" w14:textId="77777777" w:rsidR="002A1EE0" w:rsidRDefault="002A1EE0">
      <w:pPr>
        <w:widowControl w:val="0"/>
        <w:rPr>
          <w:rFonts w:cstheme="minorBidi"/>
          <w:sz w:val="22"/>
          <w:szCs w:val="22"/>
          <w:lang w:val="en-US" w:eastAsia="fr-FR"/>
        </w:rPr>
      </w:pPr>
      <w:r>
        <w:rPr>
          <w:rFonts w:cstheme="minorBidi"/>
          <w:sz w:val="22"/>
          <w:szCs w:val="22"/>
          <w:lang w:val="en-US" w:eastAsia="fr-FR"/>
        </w:rPr>
        <w:br w:type="page"/>
      </w:r>
    </w:p>
    <w:p w14:paraId="1CA0E355" w14:textId="77777777" w:rsidR="002A1EE0" w:rsidRPr="002A1EE0" w:rsidRDefault="002A1EE0" w:rsidP="002A1EE0">
      <w:pPr>
        <w:widowControl w:val="0"/>
        <w:rPr>
          <w:rFonts w:cstheme="minorBidi"/>
          <w:sz w:val="22"/>
          <w:szCs w:val="22"/>
          <w:lang w:val="en-US" w:eastAsia="fr-FR"/>
        </w:rPr>
      </w:pPr>
    </w:p>
    <w:commentRangeStart w:id="26"/>
    <w:commentRangeStart w:id="27"/>
    <w:p w14:paraId="2EE2A4B1" w14:textId="29707492" w:rsidR="00AC5C58" w:rsidRDefault="00C011BD">
      <w:pPr>
        <w:pStyle w:val="TM1"/>
        <w:rPr>
          <w:rFonts w:asciiTheme="minorHAnsi" w:eastAsiaTheme="minorEastAsia" w:hAnsiTheme="minorHAnsi"/>
          <w:bCs w:val="0"/>
        </w:rPr>
      </w:pPr>
      <w:r>
        <w:fldChar w:fldCharType="begin"/>
      </w:r>
      <w:r w:rsidRPr="00AC5C58">
        <w:rPr>
          <w:lang w:val="en-US"/>
        </w:rPr>
        <w:instrText xml:space="preserve"> TOC \o "1-1" \h \z \t "Titre 2;2;Titre 3;3;AR6 Chap 6 Level 1 (6.1);2;AR6 Chap 6 Level 2 (6.1.1);2;AR6 Chap 6 Level 3 (6.1.1.1);2;AR6 Chap 6 Level 4 (6.1.1.1.1);2;AR6 Chap 6 Box;1;AR6 Chap 6 FAQ;2;AR6 Body Text Bold;1;AR6 Chap 6 Cross-Chapter Box;1;AR6 Chap 7 Level 1 (7.1);2" </w:instrText>
      </w:r>
      <w:r>
        <w:fldChar w:fldCharType="separate"/>
      </w:r>
      <w:hyperlink w:anchor="_Toc70498156" w:history="1">
        <w:r w:rsidR="00AC5C58" w:rsidRPr="005E7679">
          <w:rPr>
            <w:rStyle w:val="Lienhypertexte"/>
            <w:rFonts w:eastAsiaTheme="majorEastAsia"/>
          </w:rPr>
          <w:t>6</w:t>
        </w:r>
        <w:r w:rsidR="00AC5C58">
          <w:rPr>
            <w:rFonts w:asciiTheme="minorHAnsi" w:eastAsiaTheme="minorEastAsia" w:hAnsiTheme="minorHAnsi"/>
            <w:bCs w:val="0"/>
          </w:rPr>
          <w:tab/>
        </w:r>
        <w:r w:rsidR="00AC5C58" w:rsidRPr="005E7679">
          <w:rPr>
            <w:rStyle w:val="Lienhypertexte"/>
            <w:rFonts w:eastAsiaTheme="majorEastAsia"/>
          </w:rPr>
          <w:t>Chapter 6: Short</w:t>
        </w:r>
        <w:r w:rsidR="00AC5C58" w:rsidRPr="005E7679">
          <w:rPr>
            <w:rStyle w:val="Lienhypertexte"/>
            <w:rFonts w:eastAsiaTheme="majorEastAsia"/>
          </w:rPr>
          <w:noBreakHyphen/>
          <w:t>lived climate forcers</w:t>
        </w:r>
        <w:r w:rsidR="00AC5C58">
          <w:rPr>
            <w:webHidden/>
          </w:rPr>
          <w:tab/>
        </w:r>
        <w:r w:rsidR="00AC5C58">
          <w:rPr>
            <w:webHidden/>
          </w:rPr>
          <w:fldChar w:fldCharType="begin"/>
        </w:r>
        <w:r w:rsidR="00AC5C58">
          <w:rPr>
            <w:webHidden/>
          </w:rPr>
          <w:instrText xml:space="preserve"> PAGEREF _Toc70498156 \h </w:instrText>
        </w:r>
        <w:r w:rsidR="00AC5C58">
          <w:rPr>
            <w:webHidden/>
          </w:rPr>
        </w:r>
        <w:r w:rsidR="00AC5C58">
          <w:rPr>
            <w:webHidden/>
          </w:rPr>
          <w:fldChar w:fldCharType="separate"/>
        </w:r>
        <w:r w:rsidR="00AC5C58">
          <w:rPr>
            <w:webHidden/>
          </w:rPr>
          <w:t>1</w:t>
        </w:r>
        <w:r w:rsidR="00AC5C58">
          <w:rPr>
            <w:webHidden/>
          </w:rPr>
          <w:fldChar w:fldCharType="end"/>
        </w:r>
      </w:hyperlink>
    </w:p>
    <w:p w14:paraId="47D4F5B7" w14:textId="56C2B17B" w:rsidR="00AC5C58" w:rsidRDefault="00785244">
      <w:pPr>
        <w:pStyle w:val="TM1"/>
        <w:rPr>
          <w:rFonts w:asciiTheme="minorHAnsi" w:eastAsiaTheme="minorEastAsia" w:hAnsiTheme="minorHAnsi"/>
          <w:bCs w:val="0"/>
        </w:rPr>
      </w:pPr>
      <w:hyperlink w:anchor="_Toc70498157" w:history="1">
        <w:r w:rsidR="00AC5C58" w:rsidRPr="005E7679">
          <w:rPr>
            <w:rStyle w:val="Lienhypertexte"/>
            <w:rFonts w:eastAsiaTheme="majorEastAsia"/>
          </w:rPr>
          <w:t>Executive Summary</w:t>
        </w:r>
        <w:r w:rsidR="00AC5C58">
          <w:rPr>
            <w:webHidden/>
          </w:rPr>
          <w:tab/>
        </w:r>
        <w:r w:rsidR="00AC5C58">
          <w:rPr>
            <w:webHidden/>
          </w:rPr>
          <w:fldChar w:fldCharType="begin"/>
        </w:r>
        <w:r w:rsidR="00AC5C58">
          <w:rPr>
            <w:webHidden/>
          </w:rPr>
          <w:instrText xml:space="preserve"> PAGEREF _Toc70498157 \h </w:instrText>
        </w:r>
        <w:r w:rsidR="00AC5C58">
          <w:rPr>
            <w:webHidden/>
          </w:rPr>
        </w:r>
        <w:r w:rsidR="00AC5C58">
          <w:rPr>
            <w:webHidden/>
          </w:rPr>
          <w:fldChar w:fldCharType="separate"/>
        </w:r>
        <w:r w:rsidR="00AC5C58">
          <w:rPr>
            <w:webHidden/>
          </w:rPr>
          <w:t>4</w:t>
        </w:r>
        <w:r w:rsidR="00AC5C58">
          <w:rPr>
            <w:webHidden/>
          </w:rPr>
          <w:fldChar w:fldCharType="end"/>
        </w:r>
      </w:hyperlink>
    </w:p>
    <w:p w14:paraId="4FE33809" w14:textId="52D63F21" w:rsidR="00AC5C58" w:rsidRDefault="00785244">
      <w:pPr>
        <w:pStyle w:val="TM2"/>
        <w:tabs>
          <w:tab w:val="left" w:pos="880"/>
          <w:tab w:val="right" w:leader="dot" w:pos="9621"/>
        </w:tabs>
        <w:rPr>
          <w:rFonts w:asciiTheme="minorHAnsi" w:eastAsiaTheme="minorEastAsia" w:hAnsiTheme="minorHAnsi"/>
          <w:noProof/>
        </w:rPr>
      </w:pPr>
      <w:hyperlink w:anchor="_Toc70498158" w:history="1">
        <w:r w:rsidR="00AC5C58" w:rsidRPr="005E7679">
          <w:rPr>
            <w:rStyle w:val="Lienhypertexte"/>
            <w:rFonts w:eastAsiaTheme="majorEastAsia"/>
            <w:noProof/>
          </w:rPr>
          <w:t>6.1</w:t>
        </w:r>
        <w:r w:rsidR="00AC5C58">
          <w:rPr>
            <w:rFonts w:asciiTheme="minorHAnsi" w:eastAsiaTheme="minorEastAsia" w:hAnsiTheme="minorHAnsi"/>
            <w:noProof/>
          </w:rPr>
          <w:tab/>
        </w:r>
        <w:r w:rsidR="00AC5C58" w:rsidRPr="005E7679">
          <w:rPr>
            <w:rStyle w:val="Lienhypertexte"/>
            <w:rFonts w:eastAsiaTheme="majorEastAsia"/>
            <w:noProof/>
          </w:rPr>
          <w:t>Introduction</w:t>
        </w:r>
        <w:r w:rsidR="00AC5C58">
          <w:rPr>
            <w:noProof/>
            <w:webHidden/>
          </w:rPr>
          <w:tab/>
        </w:r>
        <w:r w:rsidR="00AC5C58">
          <w:rPr>
            <w:noProof/>
            <w:webHidden/>
          </w:rPr>
          <w:fldChar w:fldCharType="begin"/>
        </w:r>
        <w:r w:rsidR="00AC5C58">
          <w:rPr>
            <w:noProof/>
            <w:webHidden/>
          </w:rPr>
          <w:instrText xml:space="preserve"> PAGEREF _Toc70498158 \h </w:instrText>
        </w:r>
        <w:r w:rsidR="00AC5C58">
          <w:rPr>
            <w:noProof/>
            <w:webHidden/>
          </w:rPr>
        </w:r>
        <w:r w:rsidR="00AC5C58">
          <w:rPr>
            <w:noProof/>
            <w:webHidden/>
          </w:rPr>
          <w:fldChar w:fldCharType="separate"/>
        </w:r>
        <w:r w:rsidR="00AC5C58">
          <w:rPr>
            <w:noProof/>
            <w:webHidden/>
          </w:rPr>
          <w:t>9</w:t>
        </w:r>
        <w:r w:rsidR="00AC5C58">
          <w:rPr>
            <w:noProof/>
            <w:webHidden/>
          </w:rPr>
          <w:fldChar w:fldCharType="end"/>
        </w:r>
      </w:hyperlink>
    </w:p>
    <w:p w14:paraId="5AE980D8" w14:textId="51AC555F" w:rsidR="00AC5C58" w:rsidRDefault="00785244">
      <w:pPr>
        <w:pStyle w:val="TM2"/>
        <w:tabs>
          <w:tab w:val="left" w:pos="1100"/>
          <w:tab w:val="right" w:leader="dot" w:pos="9621"/>
        </w:tabs>
        <w:rPr>
          <w:rFonts w:asciiTheme="minorHAnsi" w:eastAsiaTheme="minorEastAsia" w:hAnsiTheme="minorHAnsi"/>
          <w:noProof/>
        </w:rPr>
      </w:pPr>
      <w:hyperlink w:anchor="_Toc70498159" w:history="1">
        <w:r w:rsidR="00AC5C58" w:rsidRPr="005E7679">
          <w:rPr>
            <w:rStyle w:val="Lienhypertexte"/>
            <w:rFonts w:eastAsiaTheme="majorEastAsia"/>
            <w:noProof/>
          </w:rPr>
          <w:t>6.1.1</w:t>
        </w:r>
        <w:r w:rsidR="00AC5C58">
          <w:rPr>
            <w:rFonts w:asciiTheme="minorHAnsi" w:eastAsiaTheme="minorEastAsia" w:hAnsiTheme="minorHAnsi"/>
            <w:noProof/>
          </w:rPr>
          <w:tab/>
        </w:r>
        <w:r w:rsidR="00AC5C58" w:rsidRPr="005E7679">
          <w:rPr>
            <w:rStyle w:val="Lienhypertexte"/>
            <w:rFonts w:eastAsiaTheme="majorEastAsia"/>
            <w:noProof/>
          </w:rPr>
          <w:t>Importance of SLCFs for climate and air quality</w:t>
        </w:r>
        <w:r w:rsidR="00AC5C58">
          <w:rPr>
            <w:noProof/>
            <w:webHidden/>
          </w:rPr>
          <w:tab/>
        </w:r>
        <w:r w:rsidR="00AC5C58">
          <w:rPr>
            <w:noProof/>
            <w:webHidden/>
          </w:rPr>
          <w:fldChar w:fldCharType="begin"/>
        </w:r>
        <w:r w:rsidR="00AC5C58">
          <w:rPr>
            <w:noProof/>
            <w:webHidden/>
          </w:rPr>
          <w:instrText xml:space="preserve"> PAGEREF _Toc70498159 \h </w:instrText>
        </w:r>
        <w:r w:rsidR="00AC5C58">
          <w:rPr>
            <w:noProof/>
            <w:webHidden/>
          </w:rPr>
        </w:r>
        <w:r w:rsidR="00AC5C58">
          <w:rPr>
            <w:noProof/>
            <w:webHidden/>
          </w:rPr>
          <w:fldChar w:fldCharType="separate"/>
        </w:r>
        <w:r w:rsidR="00AC5C58">
          <w:rPr>
            <w:noProof/>
            <w:webHidden/>
          </w:rPr>
          <w:t>9</w:t>
        </w:r>
        <w:r w:rsidR="00AC5C58">
          <w:rPr>
            <w:noProof/>
            <w:webHidden/>
          </w:rPr>
          <w:fldChar w:fldCharType="end"/>
        </w:r>
      </w:hyperlink>
    </w:p>
    <w:p w14:paraId="4B00B490" w14:textId="097B458E" w:rsidR="00AC5C58" w:rsidRDefault="00785244">
      <w:pPr>
        <w:pStyle w:val="TM2"/>
        <w:tabs>
          <w:tab w:val="left" w:pos="1100"/>
          <w:tab w:val="right" w:leader="dot" w:pos="9621"/>
        </w:tabs>
        <w:rPr>
          <w:rFonts w:asciiTheme="minorHAnsi" w:eastAsiaTheme="minorEastAsia" w:hAnsiTheme="minorHAnsi"/>
          <w:noProof/>
        </w:rPr>
      </w:pPr>
      <w:hyperlink w:anchor="_Toc70498160" w:history="1">
        <w:r w:rsidR="00AC5C58" w:rsidRPr="005E7679">
          <w:rPr>
            <w:rStyle w:val="Lienhypertexte"/>
            <w:rFonts w:eastAsiaTheme="majorEastAsia"/>
            <w:noProof/>
          </w:rPr>
          <w:t>6.1.2</w:t>
        </w:r>
        <w:r w:rsidR="00AC5C58">
          <w:rPr>
            <w:rFonts w:asciiTheme="minorHAnsi" w:eastAsiaTheme="minorEastAsia" w:hAnsiTheme="minorHAnsi"/>
            <w:noProof/>
          </w:rPr>
          <w:tab/>
        </w:r>
        <w:r w:rsidR="00AC5C58" w:rsidRPr="005E7679">
          <w:rPr>
            <w:rStyle w:val="Lienhypertexte"/>
            <w:rFonts w:eastAsiaTheme="majorEastAsia"/>
            <w:noProof/>
          </w:rPr>
          <w:t>Treatment of SLCFs in previous assessments</w:t>
        </w:r>
        <w:r w:rsidR="00AC5C58">
          <w:rPr>
            <w:noProof/>
            <w:webHidden/>
          </w:rPr>
          <w:tab/>
        </w:r>
        <w:r w:rsidR="00AC5C58">
          <w:rPr>
            <w:noProof/>
            <w:webHidden/>
          </w:rPr>
          <w:fldChar w:fldCharType="begin"/>
        </w:r>
        <w:r w:rsidR="00AC5C58">
          <w:rPr>
            <w:noProof/>
            <w:webHidden/>
          </w:rPr>
          <w:instrText xml:space="preserve"> PAGEREF _Toc70498160 \h </w:instrText>
        </w:r>
        <w:r w:rsidR="00AC5C58">
          <w:rPr>
            <w:noProof/>
            <w:webHidden/>
          </w:rPr>
        </w:r>
        <w:r w:rsidR="00AC5C58">
          <w:rPr>
            <w:noProof/>
            <w:webHidden/>
          </w:rPr>
          <w:fldChar w:fldCharType="separate"/>
        </w:r>
        <w:r w:rsidR="00AC5C58">
          <w:rPr>
            <w:noProof/>
            <w:webHidden/>
          </w:rPr>
          <w:t>11</w:t>
        </w:r>
        <w:r w:rsidR="00AC5C58">
          <w:rPr>
            <w:noProof/>
            <w:webHidden/>
          </w:rPr>
          <w:fldChar w:fldCharType="end"/>
        </w:r>
      </w:hyperlink>
    </w:p>
    <w:p w14:paraId="751BC6D6" w14:textId="1235D9D7" w:rsidR="00AC5C58" w:rsidRDefault="00785244">
      <w:pPr>
        <w:pStyle w:val="TM2"/>
        <w:tabs>
          <w:tab w:val="left" w:pos="1100"/>
          <w:tab w:val="right" w:leader="dot" w:pos="9621"/>
        </w:tabs>
        <w:rPr>
          <w:rFonts w:asciiTheme="minorHAnsi" w:eastAsiaTheme="minorEastAsia" w:hAnsiTheme="minorHAnsi"/>
          <w:noProof/>
        </w:rPr>
      </w:pPr>
      <w:hyperlink w:anchor="_Toc70498161" w:history="1">
        <w:r w:rsidR="00AC5C58" w:rsidRPr="005E7679">
          <w:rPr>
            <w:rStyle w:val="Lienhypertexte"/>
            <w:rFonts w:eastAsiaTheme="majorEastAsia"/>
            <w:noProof/>
          </w:rPr>
          <w:t>6.1.3</w:t>
        </w:r>
        <w:r w:rsidR="00AC5C58">
          <w:rPr>
            <w:rFonts w:asciiTheme="minorHAnsi" w:eastAsiaTheme="minorEastAsia" w:hAnsiTheme="minorHAnsi"/>
            <w:noProof/>
          </w:rPr>
          <w:tab/>
        </w:r>
        <w:r w:rsidR="00AC5C58" w:rsidRPr="005E7679">
          <w:rPr>
            <w:rStyle w:val="Lienhypertexte"/>
            <w:rFonts w:eastAsiaTheme="majorEastAsia"/>
            <w:noProof/>
          </w:rPr>
          <w:t>Chapter Roadmap</w:t>
        </w:r>
        <w:r w:rsidR="00AC5C58">
          <w:rPr>
            <w:noProof/>
            <w:webHidden/>
          </w:rPr>
          <w:tab/>
        </w:r>
        <w:r w:rsidR="00AC5C58">
          <w:rPr>
            <w:noProof/>
            <w:webHidden/>
          </w:rPr>
          <w:fldChar w:fldCharType="begin"/>
        </w:r>
        <w:r w:rsidR="00AC5C58">
          <w:rPr>
            <w:noProof/>
            <w:webHidden/>
          </w:rPr>
          <w:instrText xml:space="preserve"> PAGEREF _Toc70498161 \h </w:instrText>
        </w:r>
        <w:r w:rsidR="00AC5C58">
          <w:rPr>
            <w:noProof/>
            <w:webHidden/>
          </w:rPr>
        </w:r>
        <w:r w:rsidR="00AC5C58">
          <w:rPr>
            <w:noProof/>
            <w:webHidden/>
          </w:rPr>
          <w:fldChar w:fldCharType="separate"/>
        </w:r>
        <w:r w:rsidR="00AC5C58">
          <w:rPr>
            <w:noProof/>
            <w:webHidden/>
          </w:rPr>
          <w:t>12</w:t>
        </w:r>
        <w:r w:rsidR="00AC5C58">
          <w:rPr>
            <w:noProof/>
            <w:webHidden/>
          </w:rPr>
          <w:fldChar w:fldCharType="end"/>
        </w:r>
      </w:hyperlink>
    </w:p>
    <w:p w14:paraId="45A7E75E" w14:textId="78FF735C" w:rsidR="00AC5C58" w:rsidRDefault="00785244">
      <w:pPr>
        <w:pStyle w:val="TM2"/>
        <w:tabs>
          <w:tab w:val="left" w:pos="880"/>
          <w:tab w:val="right" w:leader="dot" w:pos="9621"/>
        </w:tabs>
        <w:rPr>
          <w:rFonts w:asciiTheme="minorHAnsi" w:eastAsiaTheme="minorEastAsia" w:hAnsiTheme="minorHAnsi"/>
          <w:noProof/>
        </w:rPr>
      </w:pPr>
      <w:hyperlink w:anchor="_Toc70498162" w:history="1">
        <w:r w:rsidR="00AC5C58" w:rsidRPr="005E7679">
          <w:rPr>
            <w:rStyle w:val="Lienhypertexte"/>
            <w:rFonts w:eastAsiaTheme="majorEastAsia"/>
            <w:noProof/>
          </w:rPr>
          <w:t>6.2</w:t>
        </w:r>
        <w:r w:rsidR="00AC5C58">
          <w:rPr>
            <w:rFonts w:asciiTheme="minorHAnsi" w:eastAsiaTheme="minorEastAsia" w:hAnsiTheme="minorHAnsi"/>
            <w:noProof/>
          </w:rPr>
          <w:tab/>
        </w:r>
        <w:r w:rsidR="00AC5C58" w:rsidRPr="005E7679">
          <w:rPr>
            <w:rStyle w:val="Lienhypertexte"/>
            <w:rFonts w:eastAsiaTheme="majorEastAsia"/>
            <w:noProof/>
          </w:rPr>
          <w:t>Global and regional temporal evolution of SLCF emissions</w:t>
        </w:r>
        <w:r w:rsidR="00AC5C58">
          <w:rPr>
            <w:noProof/>
            <w:webHidden/>
          </w:rPr>
          <w:tab/>
        </w:r>
        <w:r w:rsidR="00AC5C58">
          <w:rPr>
            <w:noProof/>
            <w:webHidden/>
          </w:rPr>
          <w:fldChar w:fldCharType="begin"/>
        </w:r>
        <w:r w:rsidR="00AC5C58">
          <w:rPr>
            <w:noProof/>
            <w:webHidden/>
          </w:rPr>
          <w:instrText xml:space="preserve"> PAGEREF _Toc70498162 \h </w:instrText>
        </w:r>
        <w:r w:rsidR="00AC5C58">
          <w:rPr>
            <w:noProof/>
            <w:webHidden/>
          </w:rPr>
        </w:r>
        <w:r w:rsidR="00AC5C58">
          <w:rPr>
            <w:noProof/>
            <w:webHidden/>
          </w:rPr>
          <w:fldChar w:fldCharType="separate"/>
        </w:r>
        <w:r w:rsidR="00AC5C58">
          <w:rPr>
            <w:noProof/>
            <w:webHidden/>
          </w:rPr>
          <w:t>13</w:t>
        </w:r>
        <w:r w:rsidR="00AC5C58">
          <w:rPr>
            <w:noProof/>
            <w:webHidden/>
          </w:rPr>
          <w:fldChar w:fldCharType="end"/>
        </w:r>
      </w:hyperlink>
    </w:p>
    <w:p w14:paraId="5563E314" w14:textId="490C9963" w:rsidR="00AC5C58" w:rsidRDefault="00785244">
      <w:pPr>
        <w:pStyle w:val="TM2"/>
        <w:tabs>
          <w:tab w:val="left" w:pos="1100"/>
          <w:tab w:val="right" w:leader="dot" w:pos="9621"/>
        </w:tabs>
        <w:rPr>
          <w:rFonts w:asciiTheme="minorHAnsi" w:eastAsiaTheme="minorEastAsia" w:hAnsiTheme="minorHAnsi"/>
          <w:noProof/>
        </w:rPr>
      </w:pPr>
      <w:hyperlink w:anchor="_Toc70498163" w:history="1">
        <w:r w:rsidR="00AC5C58" w:rsidRPr="005E7679">
          <w:rPr>
            <w:rStyle w:val="Lienhypertexte"/>
            <w:rFonts w:eastAsiaTheme="majorEastAsia"/>
            <w:noProof/>
          </w:rPr>
          <w:t>6.2.1</w:t>
        </w:r>
        <w:r w:rsidR="00AC5C58">
          <w:rPr>
            <w:rFonts w:asciiTheme="minorHAnsi" w:eastAsiaTheme="minorEastAsia" w:hAnsiTheme="minorHAnsi"/>
            <w:noProof/>
          </w:rPr>
          <w:tab/>
        </w:r>
        <w:r w:rsidR="00AC5C58" w:rsidRPr="005E7679">
          <w:rPr>
            <w:rStyle w:val="Lienhypertexte"/>
            <w:rFonts w:eastAsiaTheme="majorEastAsia"/>
            <w:noProof/>
          </w:rPr>
          <w:t>Anthropogenic sources</w:t>
        </w:r>
        <w:r w:rsidR="00AC5C58">
          <w:rPr>
            <w:noProof/>
            <w:webHidden/>
          </w:rPr>
          <w:tab/>
        </w:r>
        <w:r w:rsidR="00AC5C58">
          <w:rPr>
            <w:noProof/>
            <w:webHidden/>
          </w:rPr>
          <w:fldChar w:fldCharType="begin"/>
        </w:r>
        <w:r w:rsidR="00AC5C58">
          <w:rPr>
            <w:noProof/>
            <w:webHidden/>
          </w:rPr>
          <w:instrText xml:space="preserve"> PAGEREF _Toc70498163 \h </w:instrText>
        </w:r>
        <w:r w:rsidR="00AC5C58">
          <w:rPr>
            <w:noProof/>
            <w:webHidden/>
          </w:rPr>
        </w:r>
        <w:r w:rsidR="00AC5C58">
          <w:rPr>
            <w:noProof/>
            <w:webHidden/>
          </w:rPr>
          <w:fldChar w:fldCharType="separate"/>
        </w:r>
        <w:r w:rsidR="00AC5C58">
          <w:rPr>
            <w:noProof/>
            <w:webHidden/>
          </w:rPr>
          <w:t>13</w:t>
        </w:r>
        <w:r w:rsidR="00AC5C58">
          <w:rPr>
            <w:noProof/>
            <w:webHidden/>
          </w:rPr>
          <w:fldChar w:fldCharType="end"/>
        </w:r>
      </w:hyperlink>
    </w:p>
    <w:p w14:paraId="740B5F9D" w14:textId="6BDDEAB7" w:rsidR="00AC5C58" w:rsidRDefault="00785244">
      <w:pPr>
        <w:pStyle w:val="TM2"/>
        <w:tabs>
          <w:tab w:val="left" w:pos="1100"/>
          <w:tab w:val="right" w:leader="dot" w:pos="9621"/>
        </w:tabs>
        <w:rPr>
          <w:rFonts w:asciiTheme="minorHAnsi" w:eastAsiaTheme="minorEastAsia" w:hAnsiTheme="minorHAnsi"/>
          <w:noProof/>
        </w:rPr>
      </w:pPr>
      <w:hyperlink w:anchor="_Toc70498164" w:history="1">
        <w:r w:rsidR="00AC5C58" w:rsidRPr="005E7679">
          <w:rPr>
            <w:rStyle w:val="Lienhypertexte"/>
            <w:rFonts w:eastAsiaTheme="majorEastAsia"/>
            <w:noProof/>
          </w:rPr>
          <w:t>6.2.2</w:t>
        </w:r>
        <w:r w:rsidR="00AC5C58">
          <w:rPr>
            <w:rFonts w:asciiTheme="minorHAnsi" w:eastAsiaTheme="minorEastAsia" w:hAnsiTheme="minorHAnsi"/>
            <w:noProof/>
          </w:rPr>
          <w:tab/>
        </w:r>
        <w:r w:rsidR="00AC5C58" w:rsidRPr="005E7679">
          <w:rPr>
            <w:rStyle w:val="Lienhypertexte"/>
            <w:rFonts w:eastAsiaTheme="majorEastAsia"/>
            <w:noProof/>
          </w:rPr>
          <w:t>Emissions by natural systems</w:t>
        </w:r>
        <w:r w:rsidR="00AC5C58">
          <w:rPr>
            <w:noProof/>
            <w:webHidden/>
          </w:rPr>
          <w:tab/>
        </w:r>
        <w:r w:rsidR="00AC5C58">
          <w:rPr>
            <w:noProof/>
            <w:webHidden/>
          </w:rPr>
          <w:fldChar w:fldCharType="begin"/>
        </w:r>
        <w:r w:rsidR="00AC5C58">
          <w:rPr>
            <w:noProof/>
            <w:webHidden/>
          </w:rPr>
          <w:instrText xml:space="preserve"> PAGEREF _Toc70498164 \h </w:instrText>
        </w:r>
        <w:r w:rsidR="00AC5C58">
          <w:rPr>
            <w:noProof/>
            <w:webHidden/>
          </w:rPr>
        </w:r>
        <w:r w:rsidR="00AC5C58">
          <w:rPr>
            <w:noProof/>
            <w:webHidden/>
          </w:rPr>
          <w:fldChar w:fldCharType="separate"/>
        </w:r>
        <w:r w:rsidR="00AC5C58">
          <w:rPr>
            <w:noProof/>
            <w:webHidden/>
          </w:rPr>
          <w:t>16</w:t>
        </w:r>
        <w:r w:rsidR="00AC5C58">
          <w:rPr>
            <w:noProof/>
            <w:webHidden/>
          </w:rPr>
          <w:fldChar w:fldCharType="end"/>
        </w:r>
      </w:hyperlink>
    </w:p>
    <w:p w14:paraId="735FF2B5" w14:textId="2AA0F6AC" w:rsidR="00AC5C58" w:rsidRDefault="00785244">
      <w:pPr>
        <w:pStyle w:val="TM2"/>
        <w:tabs>
          <w:tab w:val="left" w:pos="1100"/>
          <w:tab w:val="right" w:leader="dot" w:pos="9621"/>
        </w:tabs>
        <w:rPr>
          <w:rFonts w:asciiTheme="minorHAnsi" w:eastAsiaTheme="minorEastAsia" w:hAnsiTheme="minorHAnsi"/>
          <w:noProof/>
        </w:rPr>
      </w:pPr>
      <w:hyperlink w:anchor="_Toc70498165" w:history="1">
        <w:r w:rsidR="00AC5C58" w:rsidRPr="005E7679">
          <w:rPr>
            <w:rStyle w:val="Lienhypertexte"/>
            <w:rFonts w:eastAsiaTheme="majorEastAsia"/>
            <w:noProof/>
          </w:rPr>
          <w:t>6.2.2.1</w:t>
        </w:r>
        <w:r w:rsidR="00AC5C58">
          <w:rPr>
            <w:rFonts w:asciiTheme="minorHAnsi" w:eastAsiaTheme="minorEastAsia" w:hAnsiTheme="minorHAnsi"/>
            <w:noProof/>
          </w:rPr>
          <w:tab/>
        </w:r>
        <w:r w:rsidR="00AC5C58" w:rsidRPr="005E7679">
          <w:rPr>
            <w:rStyle w:val="Lienhypertexte"/>
            <w:rFonts w:eastAsiaTheme="majorEastAsia"/>
            <w:noProof/>
          </w:rPr>
          <w:t>Lightning NO</w:t>
        </w:r>
        <w:r w:rsidR="00AC5C58" w:rsidRPr="005E7679">
          <w:rPr>
            <w:rStyle w:val="Lienhypertexte"/>
            <w:rFonts w:eastAsiaTheme="majorEastAsia"/>
            <w:noProof/>
            <w:vertAlign w:val="subscript"/>
          </w:rPr>
          <w:t>x</w:t>
        </w:r>
        <w:r w:rsidR="00AC5C58">
          <w:rPr>
            <w:noProof/>
            <w:webHidden/>
          </w:rPr>
          <w:tab/>
        </w:r>
        <w:r w:rsidR="00AC5C58">
          <w:rPr>
            <w:noProof/>
            <w:webHidden/>
          </w:rPr>
          <w:fldChar w:fldCharType="begin"/>
        </w:r>
        <w:r w:rsidR="00AC5C58">
          <w:rPr>
            <w:noProof/>
            <w:webHidden/>
          </w:rPr>
          <w:instrText xml:space="preserve"> PAGEREF _Toc70498165 \h </w:instrText>
        </w:r>
        <w:r w:rsidR="00AC5C58">
          <w:rPr>
            <w:noProof/>
            <w:webHidden/>
          </w:rPr>
        </w:r>
        <w:r w:rsidR="00AC5C58">
          <w:rPr>
            <w:noProof/>
            <w:webHidden/>
          </w:rPr>
          <w:fldChar w:fldCharType="separate"/>
        </w:r>
        <w:r w:rsidR="00AC5C58">
          <w:rPr>
            <w:noProof/>
            <w:webHidden/>
          </w:rPr>
          <w:t>17</w:t>
        </w:r>
        <w:r w:rsidR="00AC5C58">
          <w:rPr>
            <w:noProof/>
            <w:webHidden/>
          </w:rPr>
          <w:fldChar w:fldCharType="end"/>
        </w:r>
      </w:hyperlink>
    </w:p>
    <w:p w14:paraId="42EF0084" w14:textId="4F4EC787" w:rsidR="00AC5C58" w:rsidRDefault="00785244">
      <w:pPr>
        <w:pStyle w:val="TM2"/>
        <w:tabs>
          <w:tab w:val="left" w:pos="1100"/>
          <w:tab w:val="right" w:leader="dot" w:pos="9621"/>
        </w:tabs>
        <w:rPr>
          <w:rFonts w:asciiTheme="minorHAnsi" w:eastAsiaTheme="minorEastAsia" w:hAnsiTheme="minorHAnsi"/>
          <w:noProof/>
        </w:rPr>
      </w:pPr>
      <w:hyperlink w:anchor="_Toc70498166" w:history="1">
        <w:r w:rsidR="00AC5C58" w:rsidRPr="005E7679">
          <w:rPr>
            <w:rStyle w:val="Lienhypertexte"/>
            <w:rFonts w:eastAsiaTheme="majorEastAsia"/>
            <w:noProof/>
          </w:rPr>
          <w:t>6.2.2.2</w:t>
        </w:r>
        <w:r w:rsidR="00AC5C58">
          <w:rPr>
            <w:rFonts w:asciiTheme="minorHAnsi" w:eastAsiaTheme="minorEastAsia" w:hAnsiTheme="minorHAnsi"/>
            <w:noProof/>
          </w:rPr>
          <w:tab/>
        </w:r>
        <w:r w:rsidR="00AC5C58" w:rsidRPr="005E7679">
          <w:rPr>
            <w:rStyle w:val="Lienhypertexte"/>
            <w:rFonts w:eastAsiaTheme="majorEastAsia"/>
            <w:noProof/>
          </w:rPr>
          <w:t>NO</w:t>
        </w:r>
        <w:r w:rsidR="00AC5C58" w:rsidRPr="005E7679">
          <w:rPr>
            <w:rStyle w:val="Lienhypertexte"/>
            <w:rFonts w:eastAsiaTheme="majorEastAsia"/>
            <w:noProof/>
            <w:vertAlign w:val="subscript"/>
          </w:rPr>
          <w:t>x</w:t>
        </w:r>
        <w:r w:rsidR="00AC5C58" w:rsidRPr="005E7679">
          <w:rPr>
            <w:rStyle w:val="Lienhypertexte"/>
            <w:rFonts w:eastAsiaTheme="majorEastAsia"/>
            <w:noProof/>
          </w:rPr>
          <w:t xml:space="preserve"> emissions by soils</w:t>
        </w:r>
        <w:r w:rsidR="00AC5C58">
          <w:rPr>
            <w:noProof/>
            <w:webHidden/>
          </w:rPr>
          <w:tab/>
        </w:r>
        <w:r w:rsidR="00AC5C58">
          <w:rPr>
            <w:noProof/>
            <w:webHidden/>
          </w:rPr>
          <w:fldChar w:fldCharType="begin"/>
        </w:r>
        <w:r w:rsidR="00AC5C58">
          <w:rPr>
            <w:noProof/>
            <w:webHidden/>
          </w:rPr>
          <w:instrText xml:space="preserve"> PAGEREF _Toc70498166 \h </w:instrText>
        </w:r>
        <w:r w:rsidR="00AC5C58">
          <w:rPr>
            <w:noProof/>
            <w:webHidden/>
          </w:rPr>
        </w:r>
        <w:r w:rsidR="00AC5C58">
          <w:rPr>
            <w:noProof/>
            <w:webHidden/>
          </w:rPr>
          <w:fldChar w:fldCharType="separate"/>
        </w:r>
        <w:r w:rsidR="00AC5C58">
          <w:rPr>
            <w:noProof/>
            <w:webHidden/>
          </w:rPr>
          <w:t>17</w:t>
        </w:r>
        <w:r w:rsidR="00AC5C58">
          <w:rPr>
            <w:noProof/>
            <w:webHidden/>
          </w:rPr>
          <w:fldChar w:fldCharType="end"/>
        </w:r>
      </w:hyperlink>
    </w:p>
    <w:p w14:paraId="65F39E0B" w14:textId="2E6CCE3B" w:rsidR="00AC5C58" w:rsidRDefault="00785244">
      <w:pPr>
        <w:pStyle w:val="TM2"/>
        <w:tabs>
          <w:tab w:val="left" w:pos="1100"/>
          <w:tab w:val="right" w:leader="dot" w:pos="9621"/>
        </w:tabs>
        <w:rPr>
          <w:rFonts w:asciiTheme="minorHAnsi" w:eastAsiaTheme="minorEastAsia" w:hAnsiTheme="minorHAnsi"/>
          <w:noProof/>
        </w:rPr>
      </w:pPr>
      <w:hyperlink w:anchor="_Toc70498167" w:history="1">
        <w:r w:rsidR="00AC5C58" w:rsidRPr="005E7679">
          <w:rPr>
            <w:rStyle w:val="Lienhypertexte"/>
            <w:rFonts w:eastAsiaTheme="majorEastAsia"/>
            <w:noProof/>
          </w:rPr>
          <w:t>6.2.2.3</w:t>
        </w:r>
        <w:r w:rsidR="00AC5C58">
          <w:rPr>
            <w:rFonts w:asciiTheme="minorHAnsi" w:eastAsiaTheme="minorEastAsia" w:hAnsiTheme="minorHAnsi"/>
            <w:noProof/>
          </w:rPr>
          <w:tab/>
        </w:r>
        <w:r w:rsidR="00AC5C58" w:rsidRPr="005E7679">
          <w:rPr>
            <w:rStyle w:val="Lienhypertexte"/>
            <w:rFonts w:eastAsiaTheme="majorEastAsia"/>
            <w:noProof/>
          </w:rPr>
          <w:t>Vegetation emissions of organic compounds</w:t>
        </w:r>
        <w:r w:rsidR="00AC5C58">
          <w:rPr>
            <w:noProof/>
            <w:webHidden/>
          </w:rPr>
          <w:tab/>
        </w:r>
        <w:r w:rsidR="00AC5C58">
          <w:rPr>
            <w:noProof/>
            <w:webHidden/>
          </w:rPr>
          <w:fldChar w:fldCharType="begin"/>
        </w:r>
        <w:r w:rsidR="00AC5C58">
          <w:rPr>
            <w:noProof/>
            <w:webHidden/>
          </w:rPr>
          <w:instrText xml:space="preserve"> PAGEREF _Toc70498167 \h </w:instrText>
        </w:r>
        <w:r w:rsidR="00AC5C58">
          <w:rPr>
            <w:noProof/>
            <w:webHidden/>
          </w:rPr>
        </w:r>
        <w:r w:rsidR="00AC5C58">
          <w:rPr>
            <w:noProof/>
            <w:webHidden/>
          </w:rPr>
          <w:fldChar w:fldCharType="separate"/>
        </w:r>
        <w:r w:rsidR="00AC5C58">
          <w:rPr>
            <w:noProof/>
            <w:webHidden/>
          </w:rPr>
          <w:t>17</w:t>
        </w:r>
        <w:r w:rsidR="00AC5C58">
          <w:rPr>
            <w:noProof/>
            <w:webHidden/>
          </w:rPr>
          <w:fldChar w:fldCharType="end"/>
        </w:r>
      </w:hyperlink>
    </w:p>
    <w:p w14:paraId="4E0300E2" w14:textId="6D450CFE" w:rsidR="00AC5C58" w:rsidRDefault="00785244">
      <w:pPr>
        <w:pStyle w:val="TM2"/>
        <w:tabs>
          <w:tab w:val="left" w:pos="1100"/>
          <w:tab w:val="right" w:leader="dot" w:pos="9621"/>
        </w:tabs>
        <w:rPr>
          <w:rFonts w:asciiTheme="minorHAnsi" w:eastAsiaTheme="minorEastAsia" w:hAnsiTheme="minorHAnsi"/>
          <w:noProof/>
        </w:rPr>
      </w:pPr>
      <w:hyperlink w:anchor="_Toc70498168" w:history="1">
        <w:r w:rsidR="00AC5C58" w:rsidRPr="005E7679">
          <w:rPr>
            <w:rStyle w:val="Lienhypertexte"/>
            <w:rFonts w:eastAsiaTheme="majorEastAsia"/>
            <w:noProof/>
          </w:rPr>
          <w:t>6.2.2.4</w:t>
        </w:r>
        <w:r w:rsidR="00AC5C58">
          <w:rPr>
            <w:rFonts w:asciiTheme="minorHAnsi" w:eastAsiaTheme="minorEastAsia" w:hAnsiTheme="minorHAnsi"/>
            <w:noProof/>
          </w:rPr>
          <w:tab/>
        </w:r>
        <w:r w:rsidR="00AC5C58" w:rsidRPr="005E7679">
          <w:rPr>
            <w:rStyle w:val="Lienhypertexte"/>
            <w:rFonts w:eastAsiaTheme="majorEastAsia"/>
            <w:noProof/>
          </w:rPr>
          <w:t>Land emissions of dust particles</w:t>
        </w:r>
        <w:r w:rsidR="00AC5C58">
          <w:rPr>
            <w:noProof/>
            <w:webHidden/>
          </w:rPr>
          <w:tab/>
        </w:r>
        <w:r w:rsidR="00AC5C58">
          <w:rPr>
            <w:noProof/>
            <w:webHidden/>
          </w:rPr>
          <w:fldChar w:fldCharType="begin"/>
        </w:r>
        <w:r w:rsidR="00AC5C58">
          <w:rPr>
            <w:noProof/>
            <w:webHidden/>
          </w:rPr>
          <w:instrText xml:space="preserve"> PAGEREF _Toc70498168 \h </w:instrText>
        </w:r>
        <w:r w:rsidR="00AC5C58">
          <w:rPr>
            <w:noProof/>
            <w:webHidden/>
          </w:rPr>
        </w:r>
        <w:r w:rsidR="00AC5C58">
          <w:rPr>
            <w:noProof/>
            <w:webHidden/>
          </w:rPr>
          <w:fldChar w:fldCharType="separate"/>
        </w:r>
        <w:r w:rsidR="00AC5C58">
          <w:rPr>
            <w:noProof/>
            <w:webHidden/>
          </w:rPr>
          <w:t>19</w:t>
        </w:r>
        <w:r w:rsidR="00AC5C58">
          <w:rPr>
            <w:noProof/>
            <w:webHidden/>
          </w:rPr>
          <w:fldChar w:fldCharType="end"/>
        </w:r>
      </w:hyperlink>
    </w:p>
    <w:p w14:paraId="6445C5BA" w14:textId="79824EEA" w:rsidR="00AC5C58" w:rsidRDefault="00785244">
      <w:pPr>
        <w:pStyle w:val="TM2"/>
        <w:tabs>
          <w:tab w:val="left" w:pos="1100"/>
          <w:tab w:val="right" w:leader="dot" w:pos="9621"/>
        </w:tabs>
        <w:rPr>
          <w:rFonts w:asciiTheme="minorHAnsi" w:eastAsiaTheme="minorEastAsia" w:hAnsiTheme="minorHAnsi"/>
          <w:noProof/>
        </w:rPr>
      </w:pPr>
      <w:hyperlink w:anchor="_Toc70498169" w:history="1">
        <w:r w:rsidR="00AC5C58" w:rsidRPr="005E7679">
          <w:rPr>
            <w:rStyle w:val="Lienhypertexte"/>
            <w:rFonts w:eastAsiaTheme="majorEastAsia"/>
            <w:noProof/>
          </w:rPr>
          <w:t>6.2.2.5</w:t>
        </w:r>
        <w:r w:rsidR="00AC5C58">
          <w:rPr>
            <w:rFonts w:asciiTheme="minorHAnsi" w:eastAsiaTheme="minorEastAsia" w:hAnsiTheme="minorHAnsi"/>
            <w:noProof/>
          </w:rPr>
          <w:tab/>
        </w:r>
        <w:r w:rsidR="00AC5C58" w:rsidRPr="005E7679">
          <w:rPr>
            <w:rStyle w:val="Lienhypertexte"/>
            <w:rFonts w:eastAsiaTheme="majorEastAsia"/>
            <w:noProof/>
          </w:rPr>
          <w:t>Oceanic emissions of marine aerosols and precursors</w:t>
        </w:r>
        <w:r w:rsidR="00AC5C58">
          <w:rPr>
            <w:noProof/>
            <w:webHidden/>
          </w:rPr>
          <w:tab/>
        </w:r>
        <w:r w:rsidR="00AC5C58">
          <w:rPr>
            <w:noProof/>
            <w:webHidden/>
          </w:rPr>
          <w:fldChar w:fldCharType="begin"/>
        </w:r>
        <w:r w:rsidR="00AC5C58">
          <w:rPr>
            <w:noProof/>
            <w:webHidden/>
          </w:rPr>
          <w:instrText xml:space="preserve"> PAGEREF _Toc70498169 \h </w:instrText>
        </w:r>
        <w:r w:rsidR="00AC5C58">
          <w:rPr>
            <w:noProof/>
            <w:webHidden/>
          </w:rPr>
        </w:r>
        <w:r w:rsidR="00AC5C58">
          <w:rPr>
            <w:noProof/>
            <w:webHidden/>
          </w:rPr>
          <w:fldChar w:fldCharType="separate"/>
        </w:r>
        <w:r w:rsidR="00AC5C58">
          <w:rPr>
            <w:noProof/>
            <w:webHidden/>
          </w:rPr>
          <w:t>19</w:t>
        </w:r>
        <w:r w:rsidR="00AC5C58">
          <w:rPr>
            <w:noProof/>
            <w:webHidden/>
          </w:rPr>
          <w:fldChar w:fldCharType="end"/>
        </w:r>
      </w:hyperlink>
    </w:p>
    <w:p w14:paraId="63BF526D" w14:textId="57E845FE" w:rsidR="00AC5C58" w:rsidRDefault="00785244">
      <w:pPr>
        <w:pStyle w:val="TM2"/>
        <w:tabs>
          <w:tab w:val="left" w:pos="1100"/>
          <w:tab w:val="right" w:leader="dot" w:pos="9621"/>
        </w:tabs>
        <w:rPr>
          <w:rFonts w:asciiTheme="minorHAnsi" w:eastAsiaTheme="minorEastAsia" w:hAnsiTheme="minorHAnsi"/>
          <w:noProof/>
        </w:rPr>
      </w:pPr>
      <w:hyperlink w:anchor="_Toc70498170" w:history="1">
        <w:r w:rsidR="00AC5C58" w:rsidRPr="005E7679">
          <w:rPr>
            <w:rStyle w:val="Lienhypertexte"/>
            <w:rFonts w:eastAsiaTheme="majorEastAsia"/>
            <w:noProof/>
          </w:rPr>
          <w:t>6.2.2.6</w:t>
        </w:r>
        <w:r w:rsidR="00AC5C58">
          <w:rPr>
            <w:rFonts w:asciiTheme="minorHAnsi" w:eastAsiaTheme="minorEastAsia" w:hAnsiTheme="minorHAnsi"/>
            <w:noProof/>
          </w:rPr>
          <w:tab/>
        </w:r>
        <w:r w:rsidR="00AC5C58" w:rsidRPr="005E7679">
          <w:rPr>
            <w:rStyle w:val="Lienhypertexte"/>
            <w:rFonts w:eastAsiaTheme="majorEastAsia"/>
            <w:noProof/>
          </w:rPr>
          <w:t>Open biomass burning emissions</w:t>
        </w:r>
        <w:r w:rsidR="00AC5C58">
          <w:rPr>
            <w:noProof/>
            <w:webHidden/>
          </w:rPr>
          <w:tab/>
        </w:r>
        <w:r w:rsidR="00AC5C58">
          <w:rPr>
            <w:noProof/>
            <w:webHidden/>
          </w:rPr>
          <w:fldChar w:fldCharType="begin"/>
        </w:r>
        <w:r w:rsidR="00AC5C58">
          <w:rPr>
            <w:noProof/>
            <w:webHidden/>
          </w:rPr>
          <w:instrText xml:space="preserve"> PAGEREF _Toc70498170 \h </w:instrText>
        </w:r>
        <w:r w:rsidR="00AC5C58">
          <w:rPr>
            <w:noProof/>
            <w:webHidden/>
          </w:rPr>
        </w:r>
        <w:r w:rsidR="00AC5C58">
          <w:rPr>
            <w:noProof/>
            <w:webHidden/>
          </w:rPr>
          <w:fldChar w:fldCharType="separate"/>
        </w:r>
        <w:r w:rsidR="00AC5C58">
          <w:rPr>
            <w:noProof/>
            <w:webHidden/>
          </w:rPr>
          <w:t>20</w:t>
        </w:r>
        <w:r w:rsidR="00AC5C58">
          <w:rPr>
            <w:noProof/>
            <w:webHidden/>
          </w:rPr>
          <w:fldChar w:fldCharType="end"/>
        </w:r>
      </w:hyperlink>
    </w:p>
    <w:p w14:paraId="3DCA01FB" w14:textId="113B7FFA" w:rsidR="00AC5C58" w:rsidRDefault="00785244">
      <w:pPr>
        <w:pStyle w:val="TM2"/>
        <w:tabs>
          <w:tab w:val="left" w:pos="880"/>
          <w:tab w:val="right" w:leader="dot" w:pos="9621"/>
        </w:tabs>
        <w:rPr>
          <w:rFonts w:asciiTheme="minorHAnsi" w:eastAsiaTheme="minorEastAsia" w:hAnsiTheme="minorHAnsi"/>
          <w:noProof/>
        </w:rPr>
      </w:pPr>
      <w:hyperlink w:anchor="_Toc70498171" w:history="1">
        <w:r w:rsidR="00AC5C58" w:rsidRPr="005E7679">
          <w:rPr>
            <w:rStyle w:val="Lienhypertexte"/>
            <w:rFonts w:eastAsiaTheme="majorEastAsia"/>
            <w:noProof/>
          </w:rPr>
          <w:t>6.3</w:t>
        </w:r>
        <w:r w:rsidR="00AC5C58">
          <w:rPr>
            <w:rFonts w:asciiTheme="minorHAnsi" w:eastAsiaTheme="minorEastAsia" w:hAnsiTheme="minorHAnsi"/>
            <w:noProof/>
          </w:rPr>
          <w:tab/>
        </w:r>
        <w:r w:rsidR="00AC5C58" w:rsidRPr="005E7679">
          <w:rPr>
            <w:rStyle w:val="Lienhypertexte"/>
            <w:rFonts w:eastAsiaTheme="majorEastAsia"/>
            <w:noProof/>
          </w:rPr>
          <w:t>Evolution of Atmospheric SLCF abundances</w:t>
        </w:r>
        <w:r w:rsidR="00AC5C58">
          <w:rPr>
            <w:noProof/>
            <w:webHidden/>
          </w:rPr>
          <w:tab/>
        </w:r>
        <w:r w:rsidR="00AC5C58">
          <w:rPr>
            <w:noProof/>
            <w:webHidden/>
          </w:rPr>
          <w:fldChar w:fldCharType="begin"/>
        </w:r>
        <w:r w:rsidR="00AC5C58">
          <w:rPr>
            <w:noProof/>
            <w:webHidden/>
          </w:rPr>
          <w:instrText xml:space="preserve"> PAGEREF _Toc70498171 \h </w:instrText>
        </w:r>
        <w:r w:rsidR="00AC5C58">
          <w:rPr>
            <w:noProof/>
            <w:webHidden/>
          </w:rPr>
        </w:r>
        <w:r w:rsidR="00AC5C58">
          <w:rPr>
            <w:noProof/>
            <w:webHidden/>
          </w:rPr>
          <w:fldChar w:fldCharType="separate"/>
        </w:r>
        <w:r w:rsidR="00AC5C58">
          <w:rPr>
            <w:noProof/>
            <w:webHidden/>
          </w:rPr>
          <w:t>21</w:t>
        </w:r>
        <w:r w:rsidR="00AC5C58">
          <w:rPr>
            <w:noProof/>
            <w:webHidden/>
          </w:rPr>
          <w:fldChar w:fldCharType="end"/>
        </w:r>
      </w:hyperlink>
    </w:p>
    <w:p w14:paraId="09BAC09F" w14:textId="58CE7F5E" w:rsidR="00AC5C58" w:rsidRDefault="00785244" w:rsidP="00AC5C58">
      <w:pPr>
        <w:pStyle w:val="TM1"/>
        <w:tabs>
          <w:tab w:val="left" w:pos="1100"/>
        </w:tabs>
        <w:ind w:left="1095" w:hanging="1095"/>
        <w:rPr>
          <w:rFonts w:asciiTheme="minorHAnsi" w:eastAsiaTheme="minorEastAsia" w:hAnsiTheme="minorHAnsi"/>
          <w:bCs w:val="0"/>
        </w:rPr>
      </w:pPr>
      <w:hyperlink w:anchor="_Toc70498172" w:history="1">
        <w:r w:rsidR="00AC5C58" w:rsidRPr="005E7679">
          <w:rPr>
            <w:rStyle w:val="Lienhypertexte"/>
            <w:rFonts w:eastAsiaTheme="majorEastAsia"/>
          </w:rPr>
          <w:t>BOX 6.1:</w:t>
        </w:r>
        <w:r w:rsidR="00AC5C58">
          <w:rPr>
            <w:rFonts w:asciiTheme="minorHAnsi" w:eastAsiaTheme="minorEastAsia" w:hAnsiTheme="minorHAnsi"/>
            <w:bCs w:val="0"/>
          </w:rPr>
          <w:tab/>
        </w:r>
        <w:r w:rsidR="00AC5C58" w:rsidRPr="005E7679">
          <w:rPr>
            <w:rStyle w:val="Lienhypertexte"/>
            <w:rFonts w:eastAsiaTheme="majorEastAsia"/>
          </w:rPr>
          <w:t>Atmospheric abundance of SLCFs: from process level studies to global chemistry-climate models</w:t>
        </w:r>
        <w:r w:rsidR="00AC5C58">
          <w:rPr>
            <w:webHidden/>
          </w:rPr>
          <w:tab/>
        </w:r>
        <w:r w:rsidR="00AC5C58">
          <w:rPr>
            <w:webHidden/>
          </w:rPr>
          <w:fldChar w:fldCharType="begin"/>
        </w:r>
        <w:r w:rsidR="00AC5C58">
          <w:rPr>
            <w:webHidden/>
          </w:rPr>
          <w:instrText xml:space="preserve"> PAGEREF _Toc70498172 \h </w:instrText>
        </w:r>
        <w:r w:rsidR="00AC5C58">
          <w:rPr>
            <w:webHidden/>
          </w:rPr>
        </w:r>
        <w:r w:rsidR="00AC5C58">
          <w:rPr>
            <w:webHidden/>
          </w:rPr>
          <w:fldChar w:fldCharType="separate"/>
        </w:r>
        <w:r w:rsidR="00AC5C58">
          <w:rPr>
            <w:webHidden/>
          </w:rPr>
          <w:t>21</w:t>
        </w:r>
        <w:r w:rsidR="00AC5C58">
          <w:rPr>
            <w:webHidden/>
          </w:rPr>
          <w:fldChar w:fldCharType="end"/>
        </w:r>
      </w:hyperlink>
    </w:p>
    <w:p w14:paraId="5C7C3D58" w14:textId="16A72158" w:rsidR="00AC5C58" w:rsidRDefault="00785244">
      <w:pPr>
        <w:pStyle w:val="TM2"/>
        <w:tabs>
          <w:tab w:val="left" w:pos="1100"/>
          <w:tab w:val="right" w:leader="dot" w:pos="9621"/>
        </w:tabs>
        <w:rPr>
          <w:rFonts w:asciiTheme="minorHAnsi" w:eastAsiaTheme="minorEastAsia" w:hAnsiTheme="minorHAnsi"/>
          <w:noProof/>
        </w:rPr>
      </w:pPr>
      <w:hyperlink w:anchor="_Toc70498173" w:history="1">
        <w:r w:rsidR="00AC5C58" w:rsidRPr="005E7679">
          <w:rPr>
            <w:rStyle w:val="Lienhypertexte"/>
            <w:rFonts w:eastAsiaTheme="majorEastAsia"/>
            <w:noProof/>
          </w:rPr>
          <w:t>6.3.1</w:t>
        </w:r>
        <w:r w:rsidR="00AC5C58">
          <w:rPr>
            <w:rFonts w:asciiTheme="minorHAnsi" w:eastAsiaTheme="minorEastAsia" w:hAnsiTheme="minorHAnsi"/>
            <w:noProof/>
          </w:rPr>
          <w:tab/>
        </w:r>
        <w:r w:rsidR="00AC5C58" w:rsidRPr="005E7679">
          <w:rPr>
            <w:rStyle w:val="Lienhypertexte"/>
            <w:rFonts w:eastAsiaTheme="majorEastAsia"/>
            <w:noProof/>
          </w:rPr>
          <w:t>Methane (CH</w:t>
        </w:r>
        <w:r w:rsidR="00AC5C58" w:rsidRPr="005E7679">
          <w:rPr>
            <w:rStyle w:val="Lienhypertexte"/>
            <w:rFonts w:eastAsiaTheme="majorEastAsia"/>
            <w:noProof/>
            <w:vertAlign w:val="subscript"/>
          </w:rPr>
          <w:t>4</w:t>
        </w:r>
        <w:r w:rsidR="00AC5C58" w:rsidRPr="005E7679">
          <w:rPr>
            <w:rStyle w:val="Lienhypertexte"/>
            <w:rFonts w:eastAsiaTheme="majorEastAsia"/>
            <w:noProof/>
          </w:rPr>
          <w:t>)</w:t>
        </w:r>
        <w:r w:rsidR="00AC5C58">
          <w:rPr>
            <w:noProof/>
            <w:webHidden/>
          </w:rPr>
          <w:tab/>
        </w:r>
        <w:r w:rsidR="00AC5C58">
          <w:rPr>
            <w:noProof/>
            <w:webHidden/>
          </w:rPr>
          <w:fldChar w:fldCharType="begin"/>
        </w:r>
        <w:r w:rsidR="00AC5C58">
          <w:rPr>
            <w:noProof/>
            <w:webHidden/>
          </w:rPr>
          <w:instrText xml:space="preserve"> PAGEREF _Toc70498173 \h </w:instrText>
        </w:r>
        <w:r w:rsidR="00AC5C58">
          <w:rPr>
            <w:noProof/>
            <w:webHidden/>
          </w:rPr>
        </w:r>
        <w:r w:rsidR="00AC5C58">
          <w:rPr>
            <w:noProof/>
            <w:webHidden/>
          </w:rPr>
          <w:fldChar w:fldCharType="separate"/>
        </w:r>
        <w:r w:rsidR="00AC5C58">
          <w:rPr>
            <w:noProof/>
            <w:webHidden/>
          </w:rPr>
          <w:t>23</w:t>
        </w:r>
        <w:r w:rsidR="00AC5C58">
          <w:rPr>
            <w:noProof/>
            <w:webHidden/>
          </w:rPr>
          <w:fldChar w:fldCharType="end"/>
        </w:r>
      </w:hyperlink>
    </w:p>
    <w:p w14:paraId="254A51E8" w14:textId="1A927F71" w:rsidR="00AC5C58" w:rsidRDefault="00785244">
      <w:pPr>
        <w:pStyle w:val="TM2"/>
        <w:tabs>
          <w:tab w:val="left" w:pos="1100"/>
          <w:tab w:val="right" w:leader="dot" w:pos="9621"/>
        </w:tabs>
        <w:rPr>
          <w:rFonts w:asciiTheme="minorHAnsi" w:eastAsiaTheme="minorEastAsia" w:hAnsiTheme="minorHAnsi"/>
          <w:noProof/>
        </w:rPr>
      </w:pPr>
      <w:hyperlink w:anchor="_Toc70498174" w:history="1">
        <w:r w:rsidR="00AC5C58" w:rsidRPr="005E7679">
          <w:rPr>
            <w:rStyle w:val="Lienhypertexte"/>
            <w:rFonts w:eastAsiaTheme="majorEastAsia"/>
            <w:noProof/>
          </w:rPr>
          <w:t>6.3.2</w:t>
        </w:r>
        <w:r w:rsidR="00AC5C58">
          <w:rPr>
            <w:rFonts w:asciiTheme="minorHAnsi" w:eastAsiaTheme="minorEastAsia" w:hAnsiTheme="minorHAnsi"/>
            <w:noProof/>
          </w:rPr>
          <w:tab/>
        </w:r>
        <w:r w:rsidR="00AC5C58" w:rsidRPr="005E7679">
          <w:rPr>
            <w:rStyle w:val="Lienhypertexte"/>
            <w:rFonts w:eastAsiaTheme="majorEastAsia"/>
            <w:noProof/>
          </w:rPr>
          <w:t>Ozone (O</w:t>
        </w:r>
        <w:r w:rsidR="00AC5C58" w:rsidRPr="005E7679">
          <w:rPr>
            <w:rStyle w:val="Lienhypertexte"/>
            <w:rFonts w:eastAsiaTheme="majorEastAsia"/>
            <w:noProof/>
            <w:vertAlign w:val="subscript"/>
          </w:rPr>
          <w:t>3</w:t>
        </w:r>
        <w:r w:rsidR="00AC5C58" w:rsidRPr="005E7679">
          <w:rPr>
            <w:rStyle w:val="Lienhypertexte"/>
            <w:rFonts w:eastAsiaTheme="majorEastAsia"/>
            <w:noProof/>
          </w:rPr>
          <w:t>)</w:t>
        </w:r>
        <w:r w:rsidR="00AC5C58">
          <w:rPr>
            <w:noProof/>
            <w:webHidden/>
          </w:rPr>
          <w:tab/>
        </w:r>
        <w:r w:rsidR="00AC5C58">
          <w:rPr>
            <w:noProof/>
            <w:webHidden/>
          </w:rPr>
          <w:fldChar w:fldCharType="begin"/>
        </w:r>
        <w:r w:rsidR="00AC5C58">
          <w:rPr>
            <w:noProof/>
            <w:webHidden/>
          </w:rPr>
          <w:instrText xml:space="preserve"> PAGEREF _Toc70498174 \h </w:instrText>
        </w:r>
        <w:r w:rsidR="00AC5C58">
          <w:rPr>
            <w:noProof/>
            <w:webHidden/>
          </w:rPr>
        </w:r>
        <w:r w:rsidR="00AC5C58">
          <w:rPr>
            <w:noProof/>
            <w:webHidden/>
          </w:rPr>
          <w:fldChar w:fldCharType="separate"/>
        </w:r>
        <w:r w:rsidR="00AC5C58">
          <w:rPr>
            <w:noProof/>
            <w:webHidden/>
          </w:rPr>
          <w:t>25</w:t>
        </w:r>
        <w:r w:rsidR="00AC5C58">
          <w:rPr>
            <w:noProof/>
            <w:webHidden/>
          </w:rPr>
          <w:fldChar w:fldCharType="end"/>
        </w:r>
      </w:hyperlink>
    </w:p>
    <w:p w14:paraId="2F34EB34" w14:textId="05DF3506" w:rsidR="00AC5C58" w:rsidRDefault="00785244">
      <w:pPr>
        <w:pStyle w:val="TM2"/>
        <w:tabs>
          <w:tab w:val="left" w:pos="1100"/>
          <w:tab w:val="right" w:leader="dot" w:pos="9621"/>
        </w:tabs>
        <w:rPr>
          <w:rFonts w:asciiTheme="minorHAnsi" w:eastAsiaTheme="minorEastAsia" w:hAnsiTheme="minorHAnsi"/>
          <w:noProof/>
        </w:rPr>
      </w:pPr>
      <w:hyperlink w:anchor="_Toc70498175" w:history="1">
        <w:r w:rsidR="00AC5C58" w:rsidRPr="005E7679">
          <w:rPr>
            <w:rStyle w:val="Lienhypertexte"/>
            <w:rFonts w:eastAsiaTheme="majorEastAsia"/>
            <w:noProof/>
          </w:rPr>
          <w:t>6.3.2.1</w:t>
        </w:r>
        <w:r w:rsidR="00AC5C58">
          <w:rPr>
            <w:rFonts w:asciiTheme="minorHAnsi" w:eastAsiaTheme="minorEastAsia" w:hAnsiTheme="minorHAnsi"/>
            <w:noProof/>
          </w:rPr>
          <w:tab/>
        </w:r>
        <w:r w:rsidR="00AC5C58" w:rsidRPr="005E7679">
          <w:rPr>
            <w:rStyle w:val="Lienhypertexte"/>
            <w:rFonts w:eastAsiaTheme="majorEastAsia"/>
            <w:noProof/>
          </w:rPr>
          <w:t>Tropospheric ozone</w:t>
        </w:r>
        <w:r w:rsidR="00AC5C58">
          <w:rPr>
            <w:noProof/>
            <w:webHidden/>
          </w:rPr>
          <w:tab/>
        </w:r>
        <w:r w:rsidR="00AC5C58">
          <w:rPr>
            <w:noProof/>
            <w:webHidden/>
          </w:rPr>
          <w:fldChar w:fldCharType="begin"/>
        </w:r>
        <w:r w:rsidR="00AC5C58">
          <w:rPr>
            <w:noProof/>
            <w:webHidden/>
          </w:rPr>
          <w:instrText xml:space="preserve"> PAGEREF _Toc70498175 \h </w:instrText>
        </w:r>
        <w:r w:rsidR="00AC5C58">
          <w:rPr>
            <w:noProof/>
            <w:webHidden/>
          </w:rPr>
        </w:r>
        <w:r w:rsidR="00AC5C58">
          <w:rPr>
            <w:noProof/>
            <w:webHidden/>
          </w:rPr>
          <w:fldChar w:fldCharType="separate"/>
        </w:r>
        <w:r w:rsidR="00AC5C58">
          <w:rPr>
            <w:noProof/>
            <w:webHidden/>
          </w:rPr>
          <w:t>25</w:t>
        </w:r>
        <w:r w:rsidR="00AC5C58">
          <w:rPr>
            <w:noProof/>
            <w:webHidden/>
          </w:rPr>
          <w:fldChar w:fldCharType="end"/>
        </w:r>
      </w:hyperlink>
    </w:p>
    <w:p w14:paraId="1C2FED07" w14:textId="0C14F734" w:rsidR="00AC5C58" w:rsidRDefault="00785244">
      <w:pPr>
        <w:pStyle w:val="TM2"/>
        <w:tabs>
          <w:tab w:val="left" w:pos="1100"/>
          <w:tab w:val="right" w:leader="dot" w:pos="9621"/>
        </w:tabs>
        <w:rPr>
          <w:rFonts w:asciiTheme="minorHAnsi" w:eastAsiaTheme="minorEastAsia" w:hAnsiTheme="minorHAnsi"/>
          <w:noProof/>
        </w:rPr>
      </w:pPr>
      <w:hyperlink w:anchor="_Toc70498176" w:history="1">
        <w:r w:rsidR="00AC5C58" w:rsidRPr="005E7679">
          <w:rPr>
            <w:rStyle w:val="Lienhypertexte"/>
            <w:rFonts w:eastAsiaTheme="majorEastAsia"/>
            <w:noProof/>
          </w:rPr>
          <w:t>6.3.2.2</w:t>
        </w:r>
        <w:r w:rsidR="00AC5C58">
          <w:rPr>
            <w:rFonts w:asciiTheme="minorHAnsi" w:eastAsiaTheme="minorEastAsia" w:hAnsiTheme="minorHAnsi"/>
            <w:noProof/>
          </w:rPr>
          <w:tab/>
        </w:r>
        <w:r w:rsidR="00AC5C58" w:rsidRPr="005E7679">
          <w:rPr>
            <w:rStyle w:val="Lienhypertexte"/>
            <w:rFonts w:eastAsiaTheme="majorEastAsia"/>
            <w:noProof/>
          </w:rPr>
          <w:t>Stratospheric ozone</w:t>
        </w:r>
        <w:r w:rsidR="00AC5C58">
          <w:rPr>
            <w:noProof/>
            <w:webHidden/>
          </w:rPr>
          <w:tab/>
        </w:r>
        <w:r w:rsidR="00AC5C58">
          <w:rPr>
            <w:noProof/>
            <w:webHidden/>
          </w:rPr>
          <w:fldChar w:fldCharType="begin"/>
        </w:r>
        <w:r w:rsidR="00AC5C58">
          <w:rPr>
            <w:noProof/>
            <w:webHidden/>
          </w:rPr>
          <w:instrText xml:space="preserve"> PAGEREF _Toc70498176 \h </w:instrText>
        </w:r>
        <w:r w:rsidR="00AC5C58">
          <w:rPr>
            <w:noProof/>
            <w:webHidden/>
          </w:rPr>
        </w:r>
        <w:r w:rsidR="00AC5C58">
          <w:rPr>
            <w:noProof/>
            <w:webHidden/>
          </w:rPr>
          <w:fldChar w:fldCharType="separate"/>
        </w:r>
        <w:r w:rsidR="00AC5C58">
          <w:rPr>
            <w:noProof/>
            <w:webHidden/>
          </w:rPr>
          <w:t>27</w:t>
        </w:r>
        <w:r w:rsidR="00AC5C58">
          <w:rPr>
            <w:noProof/>
            <w:webHidden/>
          </w:rPr>
          <w:fldChar w:fldCharType="end"/>
        </w:r>
      </w:hyperlink>
    </w:p>
    <w:p w14:paraId="75A4F5CA" w14:textId="16BEEE38" w:rsidR="00AC5C58" w:rsidRDefault="00785244">
      <w:pPr>
        <w:pStyle w:val="TM2"/>
        <w:tabs>
          <w:tab w:val="left" w:pos="1100"/>
          <w:tab w:val="right" w:leader="dot" w:pos="9621"/>
        </w:tabs>
        <w:rPr>
          <w:rFonts w:asciiTheme="minorHAnsi" w:eastAsiaTheme="minorEastAsia" w:hAnsiTheme="minorHAnsi"/>
          <w:noProof/>
        </w:rPr>
      </w:pPr>
      <w:hyperlink w:anchor="_Toc70498177" w:history="1">
        <w:r w:rsidR="00AC5C58" w:rsidRPr="005E7679">
          <w:rPr>
            <w:rStyle w:val="Lienhypertexte"/>
            <w:rFonts w:eastAsiaTheme="majorEastAsia"/>
            <w:noProof/>
          </w:rPr>
          <w:t>6.3.3</w:t>
        </w:r>
        <w:r w:rsidR="00AC5C58">
          <w:rPr>
            <w:rFonts w:asciiTheme="minorHAnsi" w:eastAsiaTheme="minorEastAsia" w:hAnsiTheme="minorHAnsi"/>
            <w:noProof/>
          </w:rPr>
          <w:tab/>
        </w:r>
        <w:r w:rsidR="00AC5C58" w:rsidRPr="005E7679">
          <w:rPr>
            <w:rStyle w:val="Lienhypertexte"/>
            <w:rFonts w:eastAsiaTheme="majorEastAsia"/>
            <w:noProof/>
          </w:rPr>
          <w:t>Precursor Gases</w:t>
        </w:r>
        <w:r w:rsidR="00AC5C58">
          <w:rPr>
            <w:noProof/>
            <w:webHidden/>
          </w:rPr>
          <w:tab/>
        </w:r>
        <w:r w:rsidR="00AC5C58">
          <w:rPr>
            <w:noProof/>
            <w:webHidden/>
          </w:rPr>
          <w:fldChar w:fldCharType="begin"/>
        </w:r>
        <w:r w:rsidR="00AC5C58">
          <w:rPr>
            <w:noProof/>
            <w:webHidden/>
          </w:rPr>
          <w:instrText xml:space="preserve"> PAGEREF _Toc70498177 \h </w:instrText>
        </w:r>
        <w:r w:rsidR="00AC5C58">
          <w:rPr>
            <w:noProof/>
            <w:webHidden/>
          </w:rPr>
        </w:r>
        <w:r w:rsidR="00AC5C58">
          <w:rPr>
            <w:noProof/>
            <w:webHidden/>
          </w:rPr>
          <w:fldChar w:fldCharType="separate"/>
        </w:r>
        <w:r w:rsidR="00AC5C58">
          <w:rPr>
            <w:noProof/>
            <w:webHidden/>
          </w:rPr>
          <w:t>28</w:t>
        </w:r>
        <w:r w:rsidR="00AC5C58">
          <w:rPr>
            <w:noProof/>
            <w:webHidden/>
          </w:rPr>
          <w:fldChar w:fldCharType="end"/>
        </w:r>
      </w:hyperlink>
    </w:p>
    <w:p w14:paraId="547634D4" w14:textId="374C0FA3" w:rsidR="00AC5C58" w:rsidRDefault="00785244">
      <w:pPr>
        <w:pStyle w:val="TM2"/>
        <w:tabs>
          <w:tab w:val="left" w:pos="1100"/>
          <w:tab w:val="right" w:leader="dot" w:pos="9621"/>
        </w:tabs>
        <w:rPr>
          <w:rFonts w:asciiTheme="minorHAnsi" w:eastAsiaTheme="minorEastAsia" w:hAnsiTheme="minorHAnsi"/>
          <w:noProof/>
        </w:rPr>
      </w:pPr>
      <w:hyperlink w:anchor="_Toc70498178" w:history="1">
        <w:r w:rsidR="00AC5C58" w:rsidRPr="005E7679">
          <w:rPr>
            <w:rStyle w:val="Lienhypertexte"/>
            <w:rFonts w:eastAsiaTheme="majorEastAsia"/>
            <w:noProof/>
          </w:rPr>
          <w:t>6.3.3.1</w:t>
        </w:r>
        <w:r w:rsidR="00AC5C58">
          <w:rPr>
            <w:rFonts w:asciiTheme="minorHAnsi" w:eastAsiaTheme="minorEastAsia" w:hAnsiTheme="minorHAnsi"/>
            <w:noProof/>
          </w:rPr>
          <w:tab/>
        </w:r>
        <w:r w:rsidR="00AC5C58" w:rsidRPr="005E7679">
          <w:rPr>
            <w:rStyle w:val="Lienhypertexte"/>
            <w:rFonts w:eastAsiaTheme="majorEastAsia"/>
            <w:noProof/>
          </w:rPr>
          <w:t>Nitrogen Oxides (NO</w:t>
        </w:r>
        <w:r w:rsidR="00AC5C58" w:rsidRPr="005E7679">
          <w:rPr>
            <w:rStyle w:val="Lienhypertexte"/>
            <w:rFonts w:eastAsiaTheme="majorEastAsia"/>
            <w:noProof/>
            <w:vertAlign w:val="subscript"/>
          </w:rPr>
          <w:t>x</w:t>
        </w:r>
        <w:r w:rsidR="00AC5C58" w:rsidRPr="005E7679">
          <w:rPr>
            <w:rStyle w:val="Lienhypertexte"/>
            <w:rFonts w:eastAsiaTheme="majorEastAsia"/>
            <w:noProof/>
          </w:rPr>
          <w:t>)</w:t>
        </w:r>
        <w:r w:rsidR="00AC5C58">
          <w:rPr>
            <w:noProof/>
            <w:webHidden/>
          </w:rPr>
          <w:tab/>
        </w:r>
        <w:r w:rsidR="00AC5C58">
          <w:rPr>
            <w:noProof/>
            <w:webHidden/>
          </w:rPr>
          <w:fldChar w:fldCharType="begin"/>
        </w:r>
        <w:r w:rsidR="00AC5C58">
          <w:rPr>
            <w:noProof/>
            <w:webHidden/>
          </w:rPr>
          <w:instrText xml:space="preserve"> PAGEREF _Toc70498178 \h </w:instrText>
        </w:r>
        <w:r w:rsidR="00AC5C58">
          <w:rPr>
            <w:noProof/>
            <w:webHidden/>
          </w:rPr>
        </w:r>
        <w:r w:rsidR="00AC5C58">
          <w:rPr>
            <w:noProof/>
            <w:webHidden/>
          </w:rPr>
          <w:fldChar w:fldCharType="separate"/>
        </w:r>
        <w:r w:rsidR="00AC5C58">
          <w:rPr>
            <w:noProof/>
            <w:webHidden/>
          </w:rPr>
          <w:t>28</w:t>
        </w:r>
        <w:r w:rsidR="00AC5C58">
          <w:rPr>
            <w:noProof/>
            <w:webHidden/>
          </w:rPr>
          <w:fldChar w:fldCharType="end"/>
        </w:r>
      </w:hyperlink>
    </w:p>
    <w:p w14:paraId="55D578F7" w14:textId="6841D954" w:rsidR="00AC5C58" w:rsidRDefault="00785244">
      <w:pPr>
        <w:pStyle w:val="TM2"/>
        <w:tabs>
          <w:tab w:val="left" w:pos="1100"/>
          <w:tab w:val="right" w:leader="dot" w:pos="9621"/>
        </w:tabs>
        <w:rPr>
          <w:rFonts w:asciiTheme="minorHAnsi" w:eastAsiaTheme="minorEastAsia" w:hAnsiTheme="minorHAnsi"/>
          <w:noProof/>
        </w:rPr>
      </w:pPr>
      <w:hyperlink w:anchor="_Toc70498179" w:history="1">
        <w:r w:rsidR="00AC5C58" w:rsidRPr="005E7679">
          <w:rPr>
            <w:rStyle w:val="Lienhypertexte"/>
            <w:rFonts w:eastAsiaTheme="majorEastAsia"/>
            <w:noProof/>
          </w:rPr>
          <w:t>6.3.3.2</w:t>
        </w:r>
        <w:r w:rsidR="00AC5C58">
          <w:rPr>
            <w:rFonts w:asciiTheme="minorHAnsi" w:eastAsiaTheme="minorEastAsia" w:hAnsiTheme="minorHAnsi"/>
            <w:noProof/>
          </w:rPr>
          <w:tab/>
        </w:r>
        <w:r w:rsidR="00AC5C58" w:rsidRPr="005E7679">
          <w:rPr>
            <w:rStyle w:val="Lienhypertexte"/>
            <w:rFonts w:eastAsiaTheme="majorEastAsia"/>
            <w:noProof/>
          </w:rPr>
          <w:t>Carbon Monoxide (CO)</w:t>
        </w:r>
        <w:r w:rsidR="00AC5C58">
          <w:rPr>
            <w:noProof/>
            <w:webHidden/>
          </w:rPr>
          <w:tab/>
        </w:r>
        <w:r w:rsidR="00AC5C58">
          <w:rPr>
            <w:noProof/>
            <w:webHidden/>
          </w:rPr>
          <w:fldChar w:fldCharType="begin"/>
        </w:r>
        <w:r w:rsidR="00AC5C58">
          <w:rPr>
            <w:noProof/>
            <w:webHidden/>
          </w:rPr>
          <w:instrText xml:space="preserve"> PAGEREF _Toc70498179 \h </w:instrText>
        </w:r>
        <w:r w:rsidR="00AC5C58">
          <w:rPr>
            <w:noProof/>
            <w:webHidden/>
          </w:rPr>
        </w:r>
        <w:r w:rsidR="00AC5C58">
          <w:rPr>
            <w:noProof/>
            <w:webHidden/>
          </w:rPr>
          <w:fldChar w:fldCharType="separate"/>
        </w:r>
        <w:r w:rsidR="00AC5C58">
          <w:rPr>
            <w:noProof/>
            <w:webHidden/>
          </w:rPr>
          <w:t>29</w:t>
        </w:r>
        <w:r w:rsidR="00AC5C58">
          <w:rPr>
            <w:noProof/>
            <w:webHidden/>
          </w:rPr>
          <w:fldChar w:fldCharType="end"/>
        </w:r>
      </w:hyperlink>
    </w:p>
    <w:p w14:paraId="798E6E4C" w14:textId="3ED7B8D8" w:rsidR="00AC5C58" w:rsidRDefault="00785244">
      <w:pPr>
        <w:pStyle w:val="TM2"/>
        <w:tabs>
          <w:tab w:val="left" w:pos="1100"/>
          <w:tab w:val="right" w:leader="dot" w:pos="9621"/>
        </w:tabs>
        <w:rPr>
          <w:rFonts w:asciiTheme="minorHAnsi" w:eastAsiaTheme="minorEastAsia" w:hAnsiTheme="minorHAnsi"/>
          <w:noProof/>
        </w:rPr>
      </w:pPr>
      <w:hyperlink w:anchor="_Toc70498180" w:history="1">
        <w:r w:rsidR="00AC5C58" w:rsidRPr="005E7679">
          <w:rPr>
            <w:rStyle w:val="Lienhypertexte"/>
            <w:rFonts w:eastAsiaTheme="majorEastAsia"/>
            <w:noProof/>
          </w:rPr>
          <w:t>6.3.3.3</w:t>
        </w:r>
        <w:r w:rsidR="00AC5C58">
          <w:rPr>
            <w:rFonts w:asciiTheme="minorHAnsi" w:eastAsiaTheme="minorEastAsia" w:hAnsiTheme="minorHAnsi"/>
            <w:noProof/>
          </w:rPr>
          <w:tab/>
        </w:r>
        <w:r w:rsidR="00AC5C58" w:rsidRPr="005E7679">
          <w:rPr>
            <w:rStyle w:val="Lienhypertexte"/>
            <w:rFonts w:eastAsiaTheme="majorEastAsia"/>
            <w:noProof/>
          </w:rPr>
          <w:t>Non-Methane Volatile Organic Compounds (NMVOCs)</w:t>
        </w:r>
        <w:r w:rsidR="00AC5C58">
          <w:rPr>
            <w:noProof/>
            <w:webHidden/>
          </w:rPr>
          <w:tab/>
        </w:r>
        <w:r w:rsidR="00AC5C58">
          <w:rPr>
            <w:noProof/>
            <w:webHidden/>
          </w:rPr>
          <w:fldChar w:fldCharType="begin"/>
        </w:r>
        <w:r w:rsidR="00AC5C58">
          <w:rPr>
            <w:noProof/>
            <w:webHidden/>
          </w:rPr>
          <w:instrText xml:space="preserve"> PAGEREF _Toc70498180 \h </w:instrText>
        </w:r>
        <w:r w:rsidR="00AC5C58">
          <w:rPr>
            <w:noProof/>
            <w:webHidden/>
          </w:rPr>
        </w:r>
        <w:r w:rsidR="00AC5C58">
          <w:rPr>
            <w:noProof/>
            <w:webHidden/>
          </w:rPr>
          <w:fldChar w:fldCharType="separate"/>
        </w:r>
        <w:r w:rsidR="00AC5C58">
          <w:rPr>
            <w:noProof/>
            <w:webHidden/>
          </w:rPr>
          <w:t>31</w:t>
        </w:r>
        <w:r w:rsidR="00AC5C58">
          <w:rPr>
            <w:noProof/>
            <w:webHidden/>
          </w:rPr>
          <w:fldChar w:fldCharType="end"/>
        </w:r>
      </w:hyperlink>
    </w:p>
    <w:p w14:paraId="682A6041" w14:textId="4DAEDA5B" w:rsidR="00AC5C58" w:rsidRDefault="00785244">
      <w:pPr>
        <w:pStyle w:val="TM2"/>
        <w:tabs>
          <w:tab w:val="left" w:pos="1100"/>
          <w:tab w:val="right" w:leader="dot" w:pos="9621"/>
        </w:tabs>
        <w:rPr>
          <w:rFonts w:asciiTheme="minorHAnsi" w:eastAsiaTheme="minorEastAsia" w:hAnsiTheme="minorHAnsi"/>
          <w:noProof/>
        </w:rPr>
      </w:pPr>
      <w:hyperlink w:anchor="_Toc70498181" w:history="1">
        <w:r w:rsidR="00AC5C58" w:rsidRPr="005E7679">
          <w:rPr>
            <w:rStyle w:val="Lienhypertexte"/>
            <w:rFonts w:eastAsiaTheme="majorEastAsia"/>
            <w:noProof/>
          </w:rPr>
          <w:t>6.3.3.4</w:t>
        </w:r>
        <w:r w:rsidR="00AC5C58">
          <w:rPr>
            <w:rFonts w:asciiTheme="minorHAnsi" w:eastAsiaTheme="minorEastAsia" w:hAnsiTheme="minorHAnsi"/>
            <w:noProof/>
          </w:rPr>
          <w:tab/>
        </w:r>
        <w:r w:rsidR="00AC5C58" w:rsidRPr="005E7679">
          <w:rPr>
            <w:rStyle w:val="Lienhypertexte"/>
            <w:rFonts w:eastAsiaTheme="majorEastAsia"/>
            <w:noProof/>
          </w:rPr>
          <w:t>Ammonia (NH</w:t>
        </w:r>
        <w:r w:rsidR="00AC5C58" w:rsidRPr="005E7679">
          <w:rPr>
            <w:rStyle w:val="Lienhypertexte"/>
            <w:rFonts w:eastAsiaTheme="majorEastAsia"/>
            <w:noProof/>
            <w:vertAlign w:val="subscript"/>
          </w:rPr>
          <w:t>3</w:t>
        </w:r>
        <w:r w:rsidR="00AC5C58" w:rsidRPr="005E7679">
          <w:rPr>
            <w:rStyle w:val="Lienhypertexte"/>
            <w:rFonts w:eastAsiaTheme="majorEastAsia"/>
            <w:noProof/>
          </w:rPr>
          <w:t>)</w:t>
        </w:r>
        <w:r w:rsidR="00AC5C58">
          <w:rPr>
            <w:noProof/>
            <w:webHidden/>
          </w:rPr>
          <w:tab/>
        </w:r>
        <w:r w:rsidR="00AC5C58">
          <w:rPr>
            <w:noProof/>
            <w:webHidden/>
          </w:rPr>
          <w:fldChar w:fldCharType="begin"/>
        </w:r>
        <w:r w:rsidR="00AC5C58">
          <w:rPr>
            <w:noProof/>
            <w:webHidden/>
          </w:rPr>
          <w:instrText xml:space="preserve"> PAGEREF _Toc70498181 \h </w:instrText>
        </w:r>
        <w:r w:rsidR="00AC5C58">
          <w:rPr>
            <w:noProof/>
            <w:webHidden/>
          </w:rPr>
        </w:r>
        <w:r w:rsidR="00AC5C58">
          <w:rPr>
            <w:noProof/>
            <w:webHidden/>
          </w:rPr>
          <w:fldChar w:fldCharType="separate"/>
        </w:r>
        <w:r w:rsidR="00AC5C58">
          <w:rPr>
            <w:noProof/>
            <w:webHidden/>
          </w:rPr>
          <w:t>32</w:t>
        </w:r>
        <w:r w:rsidR="00AC5C58">
          <w:rPr>
            <w:noProof/>
            <w:webHidden/>
          </w:rPr>
          <w:fldChar w:fldCharType="end"/>
        </w:r>
      </w:hyperlink>
    </w:p>
    <w:p w14:paraId="3CBB8730" w14:textId="0E8D79D8" w:rsidR="00AC5C58" w:rsidRDefault="00785244">
      <w:pPr>
        <w:pStyle w:val="TM2"/>
        <w:tabs>
          <w:tab w:val="left" w:pos="1100"/>
          <w:tab w:val="right" w:leader="dot" w:pos="9621"/>
        </w:tabs>
        <w:rPr>
          <w:rFonts w:asciiTheme="minorHAnsi" w:eastAsiaTheme="minorEastAsia" w:hAnsiTheme="minorHAnsi"/>
          <w:noProof/>
        </w:rPr>
      </w:pPr>
      <w:hyperlink w:anchor="_Toc70498182" w:history="1">
        <w:r w:rsidR="00AC5C58" w:rsidRPr="005E7679">
          <w:rPr>
            <w:rStyle w:val="Lienhypertexte"/>
            <w:rFonts w:eastAsiaTheme="majorEastAsia"/>
            <w:noProof/>
          </w:rPr>
          <w:t>6.3.3.5</w:t>
        </w:r>
        <w:r w:rsidR="00AC5C58">
          <w:rPr>
            <w:rFonts w:asciiTheme="minorHAnsi" w:eastAsiaTheme="minorEastAsia" w:hAnsiTheme="minorHAnsi"/>
            <w:noProof/>
          </w:rPr>
          <w:tab/>
        </w:r>
        <w:r w:rsidR="00AC5C58" w:rsidRPr="005E7679">
          <w:rPr>
            <w:rStyle w:val="Lienhypertexte"/>
            <w:rFonts w:eastAsiaTheme="majorEastAsia"/>
            <w:noProof/>
          </w:rPr>
          <w:t>Sulphur Dioxide (SO</w:t>
        </w:r>
        <w:r w:rsidR="00AC5C58" w:rsidRPr="005E7679">
          <w:rPr>
            <w:rStyle w:val="Lienhypertexte"/>
            <w:rFonts w:eastAsiaTheme="majorEastAsia"/>
            <w:noProof/>
            <w:vertAlign w:val="subscript"/>
          </w:rPr>
          <w:t>2</w:t>
        </w:r>
        <w:r w:rsidR="00AC5C58" w:rsidRPr="005E7679">
          <w:rPr>
            <w:rStyle w:val="Lienhypertexte"/>
            <w:rFonts w:eastAsiaTheme="majorEastAsia"/>
            <w:noProof/>
          </w:rPr>
          <w:t>)</w:t>
        </w:r>
        <w:r w:rsidR="00AC5C58">
          <w:rPr>
            <w:noProof/>
            <w:webHidden/>
          </w:rPr>
          <w:tab/>
        </w:r>
        <w:r w:rsidR="00AC5C58">
          <w:rPr>
            <w:noProof/>
            <w:webHidden/>
          </w:rPr>
          <w:fldChar w:fldCharType="begin"/>
        </w:r>
        <w:r w:rsidR="00AC5C58">
          <w:rPr>
            <w:noProof/>
            <w:webHidden/>
          </w:rPr>
          <w:instrText xml:space="preserve"> PAGEREF _Toc70498182 \h </w:instrText>
        </w:r>
        <w:r w:rsidR="00AC5C58">
          <w:rPr>
            <w:noProof/>
            <w:webHidden/>
          </w:rPr>
        </w:r>
        <w:r w:rsidR="00AC5C58">
          <w:rPr>
            <w:noProof/>
            <w:webHidden/>
          </w:rPr>
          <w:fldChar w:fldCharType="separate"/>
        </w:r>
        <w:r w:rsidR="00AC5C58">
          <w:rPr>
            <w:noProof/>
            <w:webHidden/>
          </w:rPr>
          <w:t>33</w:t>
        </w:r>
        <w:r w:rsidR="00AC5C58">
          <w:rPr>
            <w:noProof/>
            <w:webHidden/>
          </w:rPr>
          <w:fldChar w:fldCharType="end"/>
        </w:r>
      </w:hyperlink>
    </w:p>
    <w:p w14:paraId="013E13A8" w14:textId="4E191775" w:rsidR="00AC5C58" w:rsidRDefault="00785244">
      <w:pPr>
        <w:pStyle w:val="TM2"/>
        <w:tabs>
          <w:tab w:val="left" w:pos="1100"/>
          <w:tab w:val="right" w:leader="dot" w:pos="9621"/>
        </w:tabs>
        <w:rPr>
          <w:rFonts w:asciiTheme="minorHAnsi" w:eastAsiaTheme="minorEastAsia" w:hAnsiTheme="minorHAnsi"/>
          <w:noProof/>
        </w:rPr>
      </w:pPr>
      <w:hyperlink w:anchor="_Toc70498183" w:history="1">
        <w:r w:rsidR="00AC5C58" w:rsidRPr="005E7679">
          <w:rPr>
            <w:rStyle w:val="Lienhypertexte"/>
            <w:rFonts w:eastAsiaTheme="majorEastAsia"/>
            <w:noProof/>
          </w:rPr>
          <w:t>6.3.4</w:t>
        </w:r>
        <w:r w:rsidR="00AC5C58">
          <w:rPr>
            <w:rFonts w:asciiTheme="minorHAnsi" w:eastAsiaTheme="minorEastAsia" w:hAnsiTheme="minorHAnsi"/>
            <w:noProof/>
          </w:rPr>
          <w:tab/>
        </w:r>
        <w:r w:rsidR="00AC5C58" w:rsidRPr="005E7679">
          <w:rPr>
            <w:rStyle w:val="Lienhypertexte"/>
            <w:rFonts w:eastAsiaTheme="majorEastAsia"/>
            <w:noProof/>
          </w:rPr>
          <w:t>Short-lived Halogenated Species</w:t>
        </w:r>
        <w:r w:rsidR="00AC5C58">
          <w:rPr>
            <w:noProof/>
            <w:webHidden/>
          </w:rPr>
          <w:tab/>
        </w:r>
        <w:r w:rsidR="00AC5C58">
          <w:rPr>
            <w:noProof/>
            <w:webHidden/>
          </w:rPr>
          <w:fldChar w:fldCharType="begin"/>
        </w:r>
        <w:r w:rsidR="00AC5C58">
          <w:rPr>
            <w:noProof/>
            <w:webHidden/>
          </w:rPr>
          <w:instrText xml:space="preserve"> PAGEREF _Toc70498183 \h </w:instrText>
        </w:r>
        <w:r w:rsidR="00AC5C58">
          <w:rPr>
            <w:noProof/>
            <w:webHidden/>
          </w:rPr>
        </w:r>
        <w:r w:rsidR="00AC5C58">
          <w:rPr>
            <w:noProof/>
            <w:webHidden/>
          </w:rPr>
          <w:fldChar w:fldCharType="separate"/>
        </w:r>
        <w:r w:rsidR="00AC5C58">
          <w:rPr>
            <w:noProof/>
            <w:webHidden/>
          </w:rPr>
          <w:t>34</w:t>
        </w:r>
        <w:r w:rsidR="00AC5C58">
          <w:rPr>
            <w:noProof/>
            <w:webHidden/>
          </w:rPr>
          <w:fldChar w:fldCharType="end"/>
        </w:r>
      </w:hyperlink>
    </w:p>
    <w:p w14:paraId="4584D7FE" w14:textId="2B5888F7" w:rsidR="00AC5C58" w:rsidRDefault="00785244">
      <w:pPr>
        <w:pStyle w:val="TM2"/>
        <w:tabs>
          <w:tab w:val="left" w:pos="1100"/>
          <w:tab w:val="right" w:leader="dot" w:pos="9621"/>
        </w:tabs>
        <w:rPr>
          <w:rFonts w:asciiTheme="minorHAnsi" w:eastAsiaTheme="minorEastAsia" w:hAnsiTheme="minorHAnsi"/>
          <w:noProof/>
        </w:rPr>
      </w:pPr>
      <w:hyperlink w:anchor="_Toc70498184" w:history="1">
        <w:r w:rsidR="00AC5C58" w:rsidRPr="005E7679">
          <w:rPr>
            <w:rStyle w:val="Lienhypertexte"/>
            <w:rFonts w:eastAsiaTheme="majorEastAsia"/>
            <w:noProof/>
          </w:rPr>
          <w:t>6.3.5</w:t>
        </w:r>
        <w:r w:rsidR="00AC5C58">
          <w:rPr>
            <w:rFonts w:asciiTheme="minorHAnsi" w:eastAsiaTheme="minorEastAsia" w:hAnsiTheme="minorHAnsi"/>
            <w:noProof/>
          </w:rPr>
          <w:tab/>
        </w:r>
        <w:r w:rsidR="00AC5C58" w:rsidRPr="005E7679">
          <w:rPr>
            <w:rStyle w:val="Lienhypertexte"/>
            <w:rFonts w:eastAsiaTheme="majorEastAsia"/>
            <w:noProof/>
          </w:rPr>
          <w:t>Aerosols</w:t>
        </w:r>
        <w:r w:rsidR="00AC5C58">
          <w:rPr>
            <w:noProof/>
            <w:webHidden/>
          </w:rPr>
          <w:tab/>
        </w:r>
        <w:r w:rsidR="00AC5C58">
          <w:rPr>
            <w:noProof/>
            <w:webHidden/>
          </w:rPr>
          <w:fldChar w:fldCharType="begin"/>
        </w:r>
        <w:r w:rsidR="00AC5C58">
          <w:rPr>
            <w:noProof/>
            <w:webHidden/>
          </w:rPr>
          <w:instrText xml:space="preserve"> PAGEREF _Toc70498184 \h </w:instrText>
        </w:r>
        <w:r w:rsidR="00AC5C58">
          <w:rPr>
            <w:noProof/>
            <w:webHidden/>
          </w:rPr>
        </w:r>
        <w:r w:rsidR="00AC5C58">
          <w:rPr>
            <w:noProof/>
            <w:webHidden/>
          </w:rPr>
          <w:fldChar w:fldCharType="separate"/>
        </w:r>
        <w:r w:rsidR="00AC5C58">
          <w:rPr>
            <w:noProof/>
            <w:webHidden/>
          </w:rPr>
          <w:t>35</w:t>
        </w:r>
        <w:r w:rsidR="00AC5C58">
          <w:rPr>
            <w:noProof/>
            <w:webHidden/>
          </w:rPr>
          <w:fldChar w:fldCharType="end"/>
        </w:r>
      </w:hyperlink>
    </w:p>
    <w:p w14:paraId="145EFB73" w14:textId="4C70A77F" w:rsidR="00AC5C58" w:rsidRDefault="00785244">
      <w:pPr>
        <w:pStyle w:val="TM2"/>
        <w:tabs>
          <w:tab w:val="left" w:pos="1100"/>
          <w:tab w:val="right" w:leader="dot" w:pos="9621"/>
        </w:tabs>
        <w:rPr>
          <w:rFonts w:asciiTheme="minorHAnsi" w:eastAsiaTheme="minorEastAsia" w:hAnsiTheme="minorHAnsi"/>
          <w:noProof/>
        </w:rPr>
      </w:pPr>
      <w:hyperlink w:anchor="_Toc70498185" w:history="1">
        <w:r w:rsidR="00AC5C58" w:rsidRPr="005E7679">
          <w:rPr>
            <w:rStyle w:val="Lienhypertexte"/>
            <w:rFonts w:eastAsiaTheme="majorEastAsia"/>
            <w:noProof/>
          </w:rPr>
          <w:t>6.3.5.1</w:t>
        </w:r>
        <w:r w:rsidR="00AC5C58">
          <w:rPr>
            <w:rFonts w:asciiTheme="minorHAnsi" w:eastAsiaTheme="minorEastAsia" w:hAnsiTheme="minorHAnsi"/>
            <w:noProof/>
          </w:rPr>
          <w:tab/>
        </w:r>
        <w:r w:rsidR="00AC5C58" w:rsidRPr="005E7679">
          <w:rPr>
            <w:rStyle w:val="Lienhypertexte"/>
            <w:rFonts w:eastAsiaTheme="majorEastAsia"/>
            <w:noProof/>
          </w:rPr>
          <w:t>Sulphate (SO</w:t>
        </w:r>
        <w:r w:rsidR="00AC5C58" w:rsidRPr="005E7679">
          <w:rPr>
            <w:rStyle w:val="Lienhypertexte"/>
            <w:rFonts w:eastAsiaTheme="majorEastAsia"/>
            <w:noProof/>
            <w:vertAlign w:val="subscript"/>
          </w:rPr>
          <w:t>4</w:t>
        </w:r>
        <w:r w:rsidR="00AC5C58" w:rsidRPr="005E7679">
          <w:rPr>
            <w:rStyle w:val="Lienhypertexte"/>
            <w:rFonts w:eastAsiaTheme="majorEastAsia"/>
            <w:noProof/>
            <w:vertAlign w:val="superscript"/>
          </w:rPr>
          <w:t>2-</w:t>
        </w:r>
        <w:r w:rsidR="00AC5C58" w:rsidRPr="005E7679">
          <w:rPr>
            <w:rStyle w:val="Lienhypertexte"/>
            <w:rFonts w:eastAsiaTheme="majorEastAsia"/>
            <w:noProof/>
          </w:rPr>
          <w:t>)</w:t>
        </w:r>
        <w:r w:rsidR="00AC5C58">
          <w:rPr>
            <w:noProof/>
            <w:webHidden/>
          </w:rPr>
          <w:tab/>
        </w:r>
        <w:r w:rsidR="00AC5C58">
          <w:rPr>
            <w:noProof/>
            <w:webHidden/>
          </w:rPr>
          <w:fldChar w:fldCharType="begin"/>
        </w:r>
        <w:r w:rsidR="00AC5C58">
          <w:rPr>
            <w:noProof/>
            <w:webHidden/>
          </w:rPr>
          <w:instrText xml:space="preserve"> PAGEREF _Toc70498185 \h </w:instrText>
        </w:r>
        <w:r w:rsidR="00AC5C58">
          <w:rPr>
            <w:noProof/>
            <w:webHidden/>
          </w:rPr>
        </w:r>
        <w:r w:rsidR="00AC5C58">
          <w:rPr>
            <w:noProof/>
            <w:webHidden/>
          </w:rPr>
          <w:fldChar w:fldCharType="separate"/>
        </w:r>
        <w:r w:rsidR="00AC5C58">
          <w:rPr>
            <w:noProof/>
            <w:webHidden/>
          </w:rPr>
          <w:t>36</w:t>
        </w:r>
        <w:r w:rsidR="00AC5C58">
          <w:rPr>
            <w:noProof/>
            <w:webHidden/>
          </w:rPr>
          <w:fldChar w:fldCharType="end"/>
        </w:r>
      </w:hyperlink>
    </w:p>
    <w:p w14:paraId="1AE1375B" w14:textId="6B70431C" w:rsidR="00AC5C58" w:rsidRDefault="00785244">
      <w:pPr>
        <w:pStyle w:val="TM2"/>
        <w:tabs>
          <w:tab w:val="left" w:pos="1100"/>
          <w:tab w:val="right" w:leader="dot" w:pos="9621"/>
        </w:tabs>
        <w:rPr>
          <w:rFonts w:asciiTheme="minorHAnsi" w:eastAsiaTheme="minorEastAsia" w:hAnsiTheme="minorHAnsi"/>
          <w:noProof/>
        </w:rPr>
      </w:pPr>
      <w:hyperlink w:anchor="_Toc70498186" w:history="1">
        <w:r w:rsidR="00AC5C58" w:rsidRPr="005E7679">
          <w:rPr>
            <w:rStyle w:val="Lienhypertexte"/>
            <w:rFonts w:eastAsiaTheme="majorEastAsia"/>
            <w:noProof/>
          </w:rPr>
          <w:t>6.3.5.2</w:t>
        </w:r>
        <w:r w:rsidR="00AC5C58">
          <w:rPr>
            <w:rFonts w:asciiTheme="minorHAnsi" w:eastAsiaTheme="minorEastAsia" w:hAnsiTheme="minorHAnsi"/>
            <w:noProof/>
          </w:rPr>
          <w:tab/>
        </w:r>
        <w:r w:rsidR="00AC5C58" w:rsidRPr="005E7679">
          <w:rPr>
            <w:rStyle w:val="Lienhypertexte"/>
            <w:rFonts w:eastAsiaTheme="majorEastAsia"/>
            <w:noProof/>
          </w:rPr>
          <w:t>Ammonium (NH</w:t>
        </w:r>
        <w:r w:rsidR="00AC5C58" w:rsidRPr="005E7679">
          <w:rPr>
            <w:rStyle w:val="Lienhypertexte"/>
            <w:rFonts w:eastAsiaTheme="majorEastAsia"/>
            <w:noProof/>
            <w:vertAlign w:val="subscript"/>
          </w:rPr>
          <w:t>4</w:t>
        </w:r>
        <w:r w:rsidR="00AC5C58" w:rsidRPr="005E7679">
          <w:rPr>
            <w:rStyle w:val="Lienhypertexte"/>
            <w:rFonts w:eastAsiaTheme="majorEastAsia"/>
            <w:noProof/>
            <w:vertAlign w:val="superscript"/>
          </w:rPr>
          <w:t>+</w:t>
        </w:r>
        <w:r w:rsidR="00AC5C58" w:rsidRPr="005E7679">
          <w:rPr>
            <w:rStyle w:val="Lienhypertexte"/>
            <w:rFonts w:eastAsiaTheme="majorEastAsia"/>
            <w:noProof/>
          </w:rPr>
          <w:t>), and Nitrate Aerosols (NO</w:t>
        </w:r>
        <w:r w:rsidR="00AC5C58" w:rsidRPr="005E7679">
          <w:rPr>
            <w:rStyle w:val="Lienhypertexte"/>
            <w:rFonts w:eastAsiaTheme="majorEastAsia"/>
            <w:noProof/>
            <w:vertAlign w:val="subscript"/>
          </w:rPr>
          <w:t>3</w:t>
        </w:r>
        <w:r w:rsidR="00AC5C58" w:rsidRPr="005E7679">
          <w:rPr>
            <w:rStyle w:val="Lienhypertexte"/>
            <w:rFonts w:eastAsiaTheme="majorEastAsia"/>
            <w:noProof/>
            <w:vertAlign w:val="superscript"/>
          </w:rPr>
          <w:t>-</w:t>
        </w:r>
        <w:r w:rsidR="00AC5C58" w:rsidRPr="005E7679">
          <w:rPr>
            <w:rStyle w:val="Lienhypertexte"/>
            <w:rFonts w:eastAsiaTheme="majorEastAsia"/>
            <w:noProof/>
          </w:rPr>
          <w:t>)</w:t>
        </w:r>
        <w:r w:rsidR="00AC5C58">
          <w:rPr>
            <w:noProof/>
            <w:webHidden/>
          </w:rPr>
          <w:tab/>
        </w:r>
        <w:r w:rsidR="00AC5C58">
          <w:rPr>
            <w:noProof/>
            <w:webHidden/>
          </w:rPr>
          <w:fldChar w:fldCharType="begin"/>
        </w:r>
        <w:r w:rsidR="00AC5C58">
          <w:rPr>
            <w:noProof/>
            <w:webHidden/>
          </w:rPr>
          <w:instrText xml:space="preserve"> PAGEREF _Toc70498186 \h </w:instrText>
        </w:r>
        <w:r w:rsidR="00AC5C58">
          <w:rPr>
            <w:noProof/>
            <w:webHidden/>
          </w:rPr>
        </w:r>
        <w:r w:rsidR="00AC5C58">
          <w:rPr>
            <w:noProof/>
            <w:webHidden/>
          </w:rPr>
          <w:fldChar w:fldCharType="separate"/>
        </w:r>
        <w:r w:rsidR="00AC5C58">
          <w:rPr>
            <w:noProof/>
            <w:webHidden/>
          </w:rPr>
          <w:t>38</w:t>
        </w:r>
        <w:r w:rsidR="00AC5C58">
          <w:rPr>
            <w:noProof/>
            <w:webHidden/>
          </w:rPr>
          <w:fldChar w:fldCharType="end"/>
        </w:r>
      </w:hyperlink>
    </w:p>
    <w:p w14:paraId="4D1569F6" w14:textId="2E60CABF" w:rsidR="00AC5C58" w:rsidRDefault="00785244">
      <w:pPr>
        <w:pStyle w:val="TM2"/>
        <w:tabs>
          <w:tab w:val="left" w:pos="1100"/>
          <w:tab w:val="right" w:leader="dot" w:pos="9621"/>
        </w:tabs>
        <w:rPr>
          <w:rFonts w:asciiTheme="minorHAnsi" w:eastAsiaTheme="minorEastAsia" w:hAnsiTheme="minorHAnsi"/>
          <w:noProof/>
        </w:rPr>
      </w:pPr>
      <w:hyperlink w:anchor="_Toc70498187" w:history="1">
        <w:r w:rsidR="00AC5C58" w:rsidRPr="005E7679">
          <w:rPr>
            <w:rStyle w:val="Lienhypertexte"/>
            <w:rFonts w:eastAsiaTheme="majorEastAsia"/>
            <w:noProof/>
          </w:rPr>
          <w:t>6.3.5.3</w:t>
        </w:r>
        <w:r w:rsidR="00AC5C58">
          <w:rPr>
            <w:rFonts w:asciiTheme="minorHAnsi" w:eastAsiaTheme="minorEastAsia" w:hAnsiTheme="minorHAnsi"/>
            <w:noProof/>
          </w:rPr>
          <w:tab/>
        </w:r>
        <w:r w:rsidR="00AC5C58" w:rsidRPr="005E7679">
          <w:rPr>
            <w:rStyle w:val="Lienhypertexte"/>
            <w:rFonts w:eastAsiaTheme="majorEastAsia"/>
            <w:noProof/>
          </w:rPr>
          <w:t>Carbonaceous Aerosols</w:t>
        </w:r>
        <w:r w:rsidR="00AC5C58">
          <w:rPr>
            <w:noProof/>
            <w:webHidden/>
          </w:rPr>
          <w:tab/>
        </w:r>
        <w:r w:rsidR="00AC5C58">
          <w:rPr>
            <w:noProof/>
            <w:webHidden/>
          </w:rPr>
          <w:fldChar w:fldCharType="begin"/>
        </w:r>
        <w:r w:rsidR="00AC5C58">
          <w:rPr>
            <w:noProof/>
            <w:webHidden/>
          </w:rPr>
          <w:instrText xml:space="preserve"> PAGEREF _Toc70498187 \h </w:instrText>
        </w:r>
        <w:r w:rsidR="00AC5C58">
          <w:rPr>
            <w:noProof/>
            <w:webHidden/>
          </w:rPr>
        </w:r>
        <w:r w:rsidR="00AC5C58">
          <w:rPr>
            <w:noProof/>
            <w:webHidden/>
          </w:rPr>
          <w:fldChar w:fldCharType="separate"/>
        </w:r>
        <w:r w:rsidR="00AC5C58">
          <w:rPr>
            <w:noProof/>
            <w:webHidden/>
          </w:rPr>
          <w:t>39</w:t>
        </w:r>
        <w:r w:rsidR="00AC5C58">
          <w:rPr>
            <w:noProof/>
            <w:webHidden/>
          </w:rPr>
          <w:fldChar w:fldCharType="end"/>
        </w:r>
      </w:hyperlink>
    </w:p>
    <w:p w14:paraId="498EDC48" w14:textId="5EFFDE61" w:rsidR="00AC5C58" w:rsidRDefault="00785244">
      <w:pPr>
        <w:pStyle w:val="TM2"/>
        <w:tabs>
          <w:tab w:val="left" w:pos="1100"/>
          <w:tab w:val="right" w:leader="dot" w:pos="9621"/>
        </w:tabs>
        <w:rPr>
          <w:rFonts w:asciiTheme="minorHAnsi" w:eastAsiaTheme="minorEastAsia" w:hAnsiTheme="minorHAnsi"/>
          <w:noProof/>
        </w:rPr>
      </w:pPr>
      <w:hyperlink w:anchor="_Toc70498188" w:history="1">
        <w:r w:rsidR="00AC5C58" w:rsidRPr="005E7679">
          <w:rPr>
            <w:rStyle w:val="Lienhypertexte"/>
            <w:rFonts w:eastAsiaTheme="majorEastAsia"/>
            <w:noProof/>
          </w:rPr>
          <w:t>6.3.6</w:t>
        </w:r>
        <w:r w:rsidR="00AC5C58">
          <w:rPr>
            <w:rFonts w:asciiTheme="minorHAnsi" w:eastAsiaTheme="minorEastAsia" w:hAnsiTheme="minorHAnsi"/>
            <w:noProof/>
          </w:rPr>
          <w:tab/>
        </w:r>
        <w:r w:rsidR="00AC5C58" w:rsidRPr="005E7679">
          <w:rPr>
            <w:rStyle w:val="Lienhypertexte"/>
            <w:rFonts w:eastAsiaTheme="majorEastAsia"/>
            <w:noProof/>
          </w:rPr>
          <w:t>Implications of SLCF abundances for Atmospheric Oxidizing Capacity</w:t>
        </w:r>
        <w:r w:rsidR="00AC5C58">
          <w:rPr>
            <w:noProof/>
            <w:webHidden/>
          </w:rPr>
          <w:tab/>
        </w:r>
        <w:r w:rsidR="00AC5C58">
          <w:rPr>
            <w:noProof/>
            <w:webHidden/>
          </w:rPr>
          <w:fldChar w:fldCharType="begin"/>
        </w:r>
        <w:r w:rsidR="00AC5C58">
          <w:rPr>
            <w:noProof/>
            <w:webHidden/>
          </w:rPr>
          <w:instrText xml:space="preserve"> PAGEREF _Toc70498188 \h </w:instrText>
        </w:r>
        <w:r w:rsidR="00AC5C58">
          <w:rPr>
            <w:noProof/>
            <w:webHidden/>
          </w:rPr>
        </w:r>
        <w:r w:rsidR="00AC5C58">
          <w:rPr>
            <w:noProof/>
            <w:webHidden/>
          </w:rPr>
          <w:fldChar w:fldCharType="separate"/>
        </w:r>
        <w:r w:rsidR="00AC5C58">
          <w:rPr>
            <w:noProof/>
            <w:webHidden/>
          </w:rPr>
          <w:t>41</w:t>
        </w:r>
        <w:r w:rsidR="00AC5C58">
          <w:rPr>
            <w:noProof/>
            <w:webHidden/>
          </w:rPr>
          <w:fldChar w:fldCharType="end"/>
        </w:r>
      </w:hyperlink>
    </w:p>
    <w:p w14:paraId="08A58ECD" w14:textId="3D3732F0" w:rsidR="00AC5C58" w:rsidRDefault="00785244">
      <w:pPr>
        <w:pStyle w:val="TM2"/>
        <w:tabs>
          <w:tab w:val="left" w:pos="880"/>
          <w:tab w:val="right" w:leader="dot" w:pos="9621"/>
        </w:tabs>
        <w:rPr>
          <w:rFonts w:asciiTheme="minorHAnsi" w:eastAsiaTheme="minorEastAsia" w:hAnsiTheme="minorHAnsi"/>
          <w:noProof/>
        </w:rPr>
      </w:pPr>
      <w:hyperlink w:anchor="_Toc70498189" w:history="1">
        <w:r w:rsidR="00AC5C58" w:rsidRPr="005E7679">
          <w:rPr>
            <w:rStyle w:val="Lienhypertexte"/>
            <w:rFonts w:eastAsiaTheme="majorEastAsia"/>
            <w:noProof/>
          </w:rPr>
          <w:t>6.4</w:t>
        </w:r>
        <w:r w:rsidR="00AC5C58">
          <w:rPr>
            <w:rFonts w:asciiTheme="minorHAnsi" w:eastAsiaTheme="minorEastAsia" w:hAnsiTheme="minorHAnsi"/>
            <w:noProof/>
          </w:rPr>
          <w:tab/>
        </w:r>
        <w:r w:rsidR="00AC5C58" w:rsidRPr="005E7679">
          <w:rPr>
            <w:rStyle w:val="Lienhypertexte"/>
            <w:rFonts w:eastAsiaTheme="majorEastAsia"/>
            <w:noProof/>
          </w:rPr>
          <w:t>SLCF radiative forcing and climate effects</w:t>
        </w:r>
        <w:r w:rsidR="00AC5C58">
          <w:rPr>
            <w:noProof/>
            <w:webHidden/>
          </w:rPr>
          <w:tab/>
        </w:r>
        <w:r w:rsidR="00AC5C58">
          <w:rPr>
            <w:noProof/>
            <w:webHidden/>
          </w:rPr>
          <w:fldChar w:fldCharType="begin"/>
        </w:r>
        <w:r w:rsidR="00AC5C58">
          <w:rPr>
            <w:noProof/>
            <w:webHidden/>
          </w:rPr>
          <w:instrText xml:space="preserve"> PAGEREF _Toc70498189 \h </w:instrText>
        </w:r>
        <w:r w:rsidR="00AC5C58">
          <w:rPr>
            <w:noProof/>
            <w:webHidden/>
          </w:rPr>
        </w:r>
        <w:r w:rsidR="00AC5C58">
          <w:rPr>
            <w:noProof/>
            <w:webHidden/>
          </w:rPr>
          <w:fldChar w:fldCharType="separate"/>
        </w:r>
        <w:r w:rsidR="00AC5C58">
          <w:rPr>
            <w:noProof/>
            <w:webHidden/>
          </w:rPr>
          <w:t>44</w:t>
        </w:r>
        <w:r w:rsidR="00AC5C58">
          <w:rPr>
            <w:noProof/>
            <w:webHidden/>
          </w:rPr>
          <w:fldChar w:fldCharType="end"/>
        </w:r>
      </w:hyperlink>
    </w:p>
    <w:p w14:paraId="5263FD61" w14:textId="35940CEB" w:rsidR="00AC5C58" w:rsidRDefault="00785244">
      <w:pPr>
        <w:pStyle w:val="TM2"/>
        <w:tabs>
          <w:tab w:val="left" w:pos="1100"/>
          <w:tab w:val="right" w:leader="dot" w:pos="9621"/>
        </w:tabs>
        <w:rPr>
          <w:rFonts w:asciiTheme="minorHAnsi" w:eastAsiaTheme="minorEastAsia" w:hAnsiTheme="minorHAnsi"/>
          <w:noProof/>
        </w:rPr>
      </w:pPr>
      <w:hyperlink w:anchor="_Toc70498190" w:history="1">
        <w:r w:rsidR="00AC5C58" w:rsidRPr="005E7679">
          <w:rPr>
            <w:rStyle w:val="Lienhypertexte"/>
            <w:rFonts w:eastAsiaTheme="majorEastAsia"/>
            <w:noProof/>
          </w:rPr>
          <w:t>6.4.1</w:t>
        </w:r>
        <w:r w:rsidR="00AC5C58">
          <w:rPr>
            <w:rFonts w:asciiTheme="minorHAnsi" w:eastAsiaTheme="minorEastAsia" w:hAnsiTheme="minorHAnsi"/>
            <w:noProof/>
          </w:rPr>
          <w:tab/>
        </w:r>
        <w:r w:rsidR="00AC5C58" w:rsidRPr="005E7679">
          <w:rPr>
            <w:rStyle w:val="Lienhypertexte"/>
            <w:rFonts w:eastAsiaTheme="majorEastAsia"/>
            <w:noProof/>
          </w:rPr>
          <w:t>Historical Estimates of Regional Short</w:t>
        </w:r>
        <w:r w:rsidR="00AC5C58" w:rsidRPr="005E7679">
          <w:rPr>
            <w:rStyle w:val="Lienhypertexte"/>
            <w:rFonts w:eastAsiaTheme="majorEastAsia"/>
            <w:noProof/>
          </w:rPr>
          <w:noBreakHyphen/>
          <w:t>lived Climate Forcing</w:t>
        </w:r>
        <w:r w:rsidR="00AC5C58">
          <w:rPr>
            <w:noProof/>
            <w:webHidden/>
          </w:rPr>
          <w:tab/>
        </w:r>
        <w:r w:rsidR="00AC5C58">
          <w:rPr>
            <w:noProof/>
            <w:webHidden/>
          </w:rPr>
          <w:fldChar w:fldCharType="begin"/>
        </w:r>
        <w:r w:rsidR="00AC5C58">
          <w:rPr>
            <w:noProof/>
            <w:webHidden/>
          </w:rPr>
          <w:instrText xml:space="preserve"> PAGEREF _Toc70498190 \h </w:instrText>
        </w:r>
        <w:r w:rsidR="00AC5C58">
          <w:rPr>
            <w:noProof/>
            <w:webHidden/>
          </w:rPr>
        </w:r>
        <w:r w:rsidR="00AC5C58">
          <w:rPr>
            <w:noProof/>
            <w:webHidden/>
          </w:rPr>
          <w:fldChar w:fldCharType="separate"/>
        </w:r>
        <w:r w:rsidR="00AC5C58">
          <w:rPr>
            <w:noProof/>
            <w:webHidden/>
          </w:rPr>
          <w:t>44</w:t>
        </w:r>
        <w:r w:rsidR="00AC5C58">
          <w:rPr>
            <w:noProof/>
            <w:webHidden/>
          </w:rPr>
          <w:fldChar w:fldCharType="end"/>
        </w:r>
      </w:hyperlink>
    </w:p>
    <w:p w14:paraId="60FC40D6" w14:textId="4038BFE6" w:rsidR="00AC5C58" w:rsidRDefault="00785244">
      <w:pPr>
        <w:pStyle w:val="TM2"/>
        <w:tabs>
          <w:tab w:val="left" w:pos="1100"/>
          <w:tab w:val="right" w:leader="dot" w:pos="9621"/>
        </w:tabs>
        <w:rPr>
          <w:rFonts w:asciiTheme="minorHAnsi" w:eastAsiaTheme="minorEastAsia" w:hAnsiTheme="minorHAnsi"/>
          <w:noProof/>
        </w:rPr>
      </w:pPr>
      <w:hyperlink w:anchor="_Toc70498191" w:history="1">
        <w:r w:rsidR="00AC5C58" w:rsidRPr="005E7679">
          <w:rPr>
            <w:rStyle w:val="Lienhypertexte"/>
            <w:rFonts w:eastAsiaTheme="majorEastAsia"/>
            <w:noProof/>
          </w:rPr>
          <w:t>6.4.2</w:t>
        </w:r>
        <w:r w:rsidR="00AC5C58">
          <w:rPr>
            <w:rFonts w:asciiTheme="minorHAnsi" w:eastAsiaTheme="minorEastAsia" w:hAnsiTheme="minorHAnsi"/>
            <w:noProof/>
          </w:rPr>
          <w:tab/>
        </w:r>
        <w:r w:rsidR="00AC5C58" w:rsidRPr="005E7679">
          <w:rPr>
            <w:rStyle w:val="Lienhypertexte"/>
            <w:rFonts w:eastAsiaTheme="majorEastAsia"/>
            <w:noProof/>
          </w:rPr>
          <w:t>Emission-based Radiative Forcing and effect on GSAT</w:t>
        </w:r>
        <w:r w:rsidR="00AC5C58">
          <w:rPr>
            <w:noProof/>
            <w:webHidden/>
          </w:rPr>
          <w:tab/>
        </w:r>
        <w:r w:rsidR="00AC5C58">
          <w:rPr>
            <w:noProof/>
            <w:webHidden/>
          </w:rPr>
          <w:fldChar w:fldCharType="begin"/>
        </w:r>
        <w:r w:rsidR="00AC5C58">
          <w:rPr>
            <w:noProof/>
            <w:webHidden/>
          </w:rPr>
          <w:instrText xml:space="preserve"> PAGEREF _Toc70498191 \h </w:instrText>
        </w:r>
        <w:r w:rsidR="00AC5C58">
          <w:rPr>
            <w:noProof/>
            <w:webHidden/>
          </w:rPr>
        </w:r>
        <w:r w:rsidR="00AC5C58">
          <w:rPr>
            <w:noProof/>
            <w:webHidden/>
          </w:rPr>
          <w:fldChar w:fldCharType="separate"/>
        </w:r>
        <w:r w:rsidR="00AC5C58">
          <w:rPr>
            <w:noProof/>
            <w:webHidden/>
          </w:rPr>
          <w:t>46</w:t>
        </w:r>
        <w:r w:rsidR="00AC5C58">
          <w:rPr>
            <w:noProof/>
            <w:webHidden/>
          </w:rPr>
          <w:fldChar w:fldCharType="end"/>
        </w:r>
      </w:hyperlink>
    </w:p>
    <w:p w14:paraId="48504056" w14:textId="685B6D3F" w:rsidR="00AC5C58" w:rsidRDefault="00785244">
      <w:pPr>
        <w:pStyle w:val="TM2"/>
        <w:tabs>
          <w:tab w:val="left" w:pos="1100"/>
          <w:tab w:val="right" w:leader="dot" w:pos="9621"/>
        </w:tabs>
        <w:rPr>
          <w:rFonts w:asciiTheme="minorHAnsi" w:eastAsiaTheme="minorEastAsia" w:hAnsiTheme="minorHAnsi"/>
          <w:noProof/>
        </w:rPr>
      </w:pPr>
      <w:hyperlink w:anchor="_Toc70498192" w:history="1">
        <w:r w:rsidR="00AC5C58" w:rsidRPr="005E7679">
          <w:rPr>
            <w:rStyle w:val="Lienhypertexte"/>
            <w:rFonts w:eastAsiaTheme="majorEastAsia"/>
            <w:noProof/>
          </w:rPr>
          <w:t>6.4.3</w:t>
        </w:r>
        <w:r w:rsidR="00AC5C58">
          <w:rPr>
            <w:rFonts w:asciiTheme="minorHAnsi" w:eastAsiaTheme="minorEastAsia" w:hAnsiTheme="minorHAnsi"/>
            <w:noProof/>
          </w:rPr>
          <w:tab/>
        </w:r>
        <w:r w:rsidR="00AC5C58" w:rsidRPr="005E7679">
          <w:rPr>
            <w:rStyle w:val="Lienhypertexte"/>
            <w:rFonts w:eastAsiaTheme="majorEastAsia"/>
            <w:noProof/>
          </w:rPr>
          <w:t>Climate responses to SLCFs</w:t>
        </w:r>
        <w:r w:rsidR="00AC5C58">
          <w:rPr>
            <w:noProof/>
            <w:webHidden/>
          </w:rPr>
          <w:tab/>
        </w:r>
        <w:r w:rsidR="00AC5C58">
          <w:rPr>
            <w:noProof/>
            <w:webHidden/>
          </w:rPr>
          <w:fldChar w:fldCharType="begin"/>
        </w:r>
        <w:r w:rsidR="00AC5C58">
          <w:rPr>
            <w:noProof/>
            <w:webHidden/>
          </w:rPr>
          <w:instrText xml:space="preserve"> PAGEREF _Toc70498192 \h </w:instrText>
        </w:r>
        <w:r w:rsidR="00AC5C58">
          <w:rPr>
            <w:noProof/>
            <w:webHidden/>
          </w:rPr>
        </w:r>
        <w:r w:rsidR="00AC5C58">
          <w:rPr>
            <w:noProof/>
            <w:webHidden/>
          </w:rPr>
          <w:fldChar w:fldCharType="separate"/>
        </w:r>
        <w:r w:rsidR="00AC5C58">
          <w:rPr>
            <w:noProof/>
            <w:webHidden/>
          </w:rPr>
          <w:t>49</w:t>
        </w:r>
        <w:r w:rsidR="00AC5C58">
          <w:rPr>
            <w:noProof/>
            <w:webHidden/>
          </w:rPr>
          <w:fldChar w:fldCharType="end"/>
        </w:r>
      </w:hyperlink>
    </w:p>
    <w:p w14:paraId="49C100FA" w14:textId="3799B252" w:rsidR="00AC5C58" w:rsidRDefault="00785244">
      <w:pPr>
        <w:pStyle w:val="TM2"/>
        <w:tabs>
          <w:tab w:val="left" w:pos="1100"/>
          <w:tab w:val="right" w:leader="dot" w:pos="9621"/>
        </w:tabs>
        <w:rPr>
          <w:rFonts w:asciiTheme="minorHAnsi" w:eastAsiaTheme="minorEastAsia" w:hAnsiTheme="minorHAnsi"/>
          <w:noProof/>
        </w:rPr>
      </w:pPr>
      <w:hyperlink w:anchor="_Toc70498193" w:history="1">
        <w:r w:rsidR="00AC5C58" w:rsidRPr="005E7679">
          <w:rPr>
            <w:rStyle w:val="Lienhypertexte"/>
            <w:rFonts w:eastAsiaTheme="majorEastAsia"/>
            <w:noProof/>
          </w:rPr>
          <w:t>6.4.4</w:t>
        </w:r>
        <w:r w:rsidR="00AC5C58">
          <w:rPr>
            <w:rFonts w:asciiTheme="minorHAnsi" w:eastAsiaTheme="minorEastAsia" w:hAnsiTheme="minorHAnsi"/>
            <w:noProof/>
          </w:rPr>
          <w:tab/>
        </w:r>
        <w:r w:rsidR="00AC5C58" w:rsidRPr="005E7679">
          <w:rPr>
            <w:rStyle w:val="Lienhypertexte"/>
            <w:rFonts w:eastAsiaTheme="majorEastAsia"/>
            <w:noProof/>
          </w:rPr>
          <w:t>Indirect radiative forcing through effects of SLCFs on the carbon cycle</w:t>
        </w:r>
        <w:r w:rsidR="00AC5C58">
          <w:rPr>
            <w:noProof/>
            <w:webHidden/>
          </w:rPr>
          <w:tab/>
        </w:r>
        <w:r w:rsidR="00AC5C58">
          <w:rPr>
            <w:noProof/>
            <w:webHidden/>
          </w:rPr>
          <w:fldChar w:fldCharType="begin"/>
        </w:r>
        <w:r w:rsidR="00AC5C58">
          <w:rPr>
            <w:noProof/>
            <w:webHidden/>
          </w:rPr>
          <w:instrText xml:space="preserve"> PAGEREF _Toc70498193 \h </w:instrText>
        </w:r>
        <w:r w:rsidR="00AC5C58">
          <w:rPr>
            <w:noProof/>
            <w:webHidden/>
          </w:rPr>
        </w:r>
        <w:r w:rsidR="00AC5C58">
          <w:rPr>
            <w:noProof/>
            <w:webHidden/>
          </w:rPr>
          <w:fldChar w:fldCharType="separate"/>
        </w:r>
        <w:r w:rsidR="00AC5C58">
          <w:rPr>
            <w:noProof/>
            <w:webHidden/>
          </w:rPr>
          <w:t>51</w:t>
        </w:r>
        <w:r w:rsidR="00AC5C58">
          <w:rPr>
            <w:noProof/>
            <w:webHidden/>
          </w:rPr>
          <w:fldChar w:fldCharType="end"/>
        </w:r>
      </w:hyperlink>
    </w:p>
    <w:p w14:paraId="0C4F5994" w14:textId="6EBDC548" w:rsidR="00AC5C58" w:rsidRDefault="00785244">
      <w:pPr>
        <w:pStyle w:val="TM2"/>
        <w:tabs>
          <w:tab w:val="left" w:pos="1100"/>
          <w:tab w:val="right" w:leader="dot" w:pos="9621"/>
        </w:tabs>
        <w:rPr>
          <w:rFonts w:asciiTheme="minorHAnsi" w:eastAsiaTheme="minorEastAsia" w:hAnsiTheme="minorHAnsi"/>
          <w:noProof/>
        </w:rPr>
      </w:pPr>
      <w:hyperlink w:anchor="_Toc70498194" w:history="1">
        <w:r w:rsidR="00AC5C58" w:rsidRPr="005E7679">
          <w:rPr>
            <w:rStyle w:val="Lienhypertexte"/>
            <w:rFonts w:eastAsiaTheme="majorEastAsia"/>
            <w:noProof/>
          </w:rPr>
          <w:t>6.4.5</w:t>
        </w:r>
        <w:r w:rsidR="00AC5C58">
          <w:rPr>
            <w:rFonts w:asciiTheme="minorHAnsi" w:eastAsiaTheme="minorEastAsia" w:hAnsiTheme="minorHAnsi"/>
            <w:noProof/>
          </w:rPr>
          <w:tab/>
        </w:r>
        <w:r w:rsidR="00AC5C58" w:rsidRPr="005E7679">
          <w:rPr>
            <w:rStyle w:val="Lienhypertexte"/>
            <w:rFonts w:eastAsiaTheme="majorEastAsia"/>
            <w:noProof/>
          </w:rPr>
          <w:t>Non</w:t>
        </w:r>
        <w:r w:rsidR="00AC5C58" w:rsidRPr="005E7679">
          <w:rPr>
            <w:rStyle w:val="Lienhypertexte"/>
            <w:rFonts w:eastAsiaTheme="majorEastAsia"/>
            <w:noProof/>
          </w:rPr>
          <w:noBreakHyphen/>
          <w:t>CO</w:t>
        </w:r>
        <w:r w:rsidR="00AC5C58" w:rsidRPr="005E7679">
          <w:rPr>
            <w:rStyle w:val="Lienhypertexte"/>
            <w:rFonts w:eastAsiaTheme="majorEastAsia"/>
            <w:noProof/>
            <w:vertAlign w:val="subscript"/>
          </w:rPr>
          <w:t>2</w:t>
        </w:r>
        <w:r w:rsidR="00AC5C58" w:rsidRPr="005E7679">
          <w:rPr>
            <w:rStyle w:val="Lienhypertexte"/>
            <w:rFonts w:eastAsiaTheme="majorEastAsia"/>
            <w:noProof/>
          </w:rPr>
          <w:t xml:space="preserve"> biogeochemical feedbacks</w:t>
        </w:r>
        <w:r w:rsidR="00AC5C58">
          <w:rPr>
            <w:noProof/>
            <w:webHidden/>
          </w:rPr>
          <w:tab/>
        </w:r>
        <w:r w:rsidR="00AC5C58">
          <w:rPr>
            <w:noProof/>
            <w:webHidden/>
          </w:rPr>
          <w:fldChar w:fldCharType="begin"/>
        </w:r>
        <w:r w:rsidR="00AC5C58">
          <w:rPr>
            <w:noProof/>
            <w:webHidden/>
          </w:rPr>
          <w:instrText xml:space="preserve"> PAGEREF _Toc70498194 \h </w:instrText>
        </w:r>
        <w:r w:rsidR="00AC5C58">
          <w:rPr>
            <w:noProof/>
            <w:webHidden/>
          </w:rPr>
        </w:r>
        <w:r w:rsidR="00AC5C58">
          <w:rPr>
            <w:noProof/>
            <w:webHidden/>
          </w:rPr>
          <w:fldChar w:fldCharType="separate"/>
        </w:r>
        <w:r w:rsidR="00AC5C58">
          <w:rPr>
            <w:noProof/>
            <w:webHidden/>
          </w:rPr>
          <w:t>52</w:t>
        </w:r>
        <w:r w:rsidR="00AC5C58">
          <w:rPr>
            <w:noProof/>
            <w:webHidden/>
          </w:rPr>
          <w:fldChar w:fldCharType="end"/>
        </w:r>
      </w:hyperlink>
    </w:p>
    <w:p w14:paraId="5B2C45AD" w14:textId="7DEDEE77" w:rsidR="00AC5C58" w:rsidRDefault="00785244">
      <w:pPr>
        <w:pStyle w:val="TM2"/>
        <w:tabs>
          <w:tab w:val="left" w:pos="1100"/>
          <w:tab w:val="right" w:leader="dot" w:pos="9621"/>
        </w:tabs>
        <w:rPr>
          <w:rFonts w:asciiTheme="minorHAnsi" w:eastAsiaTheme="minorEastAsia" w:hAnsiTheme="minorHAnsi"/>
          <w:noProof/>
        </w:rPr>
      </w:pPr>
      <w:hyperlink w:anchor="_Toc70498195" w:history="1">
        <w:r w:rsidR="00AC5C58" w:rsidRPr="005E7679">
          <w:rPr>
            <w:rStyle w:val="Lienhypertexte"/>
            <w:rFonts w:eastAsiaTheme="majorEastAsia"/>
            <w:noProof/>
          </w:rPr>
          <w:t>6.4.6</w:t>
        </w:r>
        <w:r w:rsidR="00AC5C58">
          <w:rPr>
            <w:rFonts w:asciiTheme="minorHAnsi" w:eastAsiaTheme="minorEastAsia" w:hAnsiTheme="minorHAnsi"/>
            <w:noProof/>
          </w:rPr>
          <w:tab/>
        </w:r>
        <w:r w:rsidR="00AC5C58" w:rsidRPr="005E7679">
          <w:rPr>
            <w:rStyle w:val="Lienhypertexte"/>
            <w:rFonts w:eastAsiaTheme="majorEastAsia"/>
            <w:noProof/>
          </w:rPr>
          <w:t>ERF by aerosols in proposed Solar Radiation Modification</w:t>
        </w:r>
        <w:r w:rsidR="00AC5C58">
          <w:rPr>
            <w:noProof/>
            <w:webHidden/>
          </w:rPr>
          <w:tab/>
        </w:r>
        <w:r w:rsidR="00AC5C58">
          <w:rPr>
            <w:noProof/>
            <w:webHidden/>
          </w:rPr>
          <w:fldChar w:fldCharType="begin"/>
        </w:r>
        <w:r w:rsidR="00AC5C58">
          <w:rPr>
            <w:noProof/>
            <w:webHidden/>
          </w:rPr>
          <w:instrText xml:space="preserve"> PAGEREF _Toc70498195 \h </w:instrText>
        </w:r>
        <w:r w:rsidR="00AC5C58">
          <w:rPr>
            <w:noProof/>
            <w:webHidden/>
          </w:rPr>
        </w:r>
        <w:r w:rsidR="00AC5C58">
          <w:rPr>
            <w:noProof/>
            <w:webHidden/>
          </w:rPr>
          <w:fldChar w:fldCharType="separate"/>
        </w:r>
        <w:r w:rsidR="00AC5C58">
          <w:rPr>
            <w:noProof/>
            <w:webHidden/>
          </w:rPr>
          <w:t>55</w:t>
        </w:r>
        <w:r w:rsidR="00AC5C58">
          <w:rPr>
            <w:noProof/>
            <w:webHidden/>
          </w:rPr>
          <w:fldChar w:fldCharType="end"/>
        </w:r>
      </w:hyperlink>
    </w:p>
    <w:p w14:paraId="4C79DF8E" w14:textId="0EFBFA82" w:rsidR="00AC5C58" w:rsidRDefault="00785244">
      <w:pPr>
        <w:pStyle w:val="TM2"/>
        <w:tabs>
          <w:tab w:val="left" w:pos="880"/>
          <w:tab w:val="right" w:leader="dot" w:pos="9621"/>
        </w:tabs>
        <w:rPr>
          <w:rFonts w:asciiTheme="minorHAnsi" w:eastAsiaTheme="minorEastAsia" w:hAnsiTheme="minorHAnsi"/>
          <w:noProof/>
        </w:rPr>
      </w:pPr>
      <w:hyperlink w:anchor="_Toc70498196" w:history="1">
        <w:r w:rsidR="00AC5C58" w:rsidRPr="005E7679">
          <w:rPr>
            <w:rStyle w:val="Lienhypertexte"/>
            <w:rFonts w:eastAsiaTheme="majorEastAsia"/>
            <w:noProof/>
          </w:rPr>
          <w:t>6.5</w:t>
        </w:r>
        <w:r w:rsidR="00AC5C58">
          <w:rPr>
            <w:rFonts w:asciiTheme="minorHAnsi" w:eastAsiaTheme="minorEastAsia" w:hAnsiTheme="minorHAnsi"/>
            <w:noProof/>
          </w:rPr>
          <w:tab/>
        </w:r>
        <w:r w:rsidR="00AC5C58" w:rsidRPr="005E7679">
          <w:rPr>
            <w:rStyle w:val="Lienhypertexte"/>
            <w:rFonts w:eastAsiaTheme="majorEastAsia"/>
            <w:noProof/>
          </w:rPr>
          <w:t>Implications of changing climate on AQ</w:t>
        </w:r>
        <w:r w:rsidR="00AC5C58">
          <w:rPr>
            <w:noProof/>
            <w:webHidden/>
          </w:rPr>
          <w:tab/>
        </w:r>
        <w:r w:rsidR="00AC5C58">
          <w:rPr>
            <w:noProof/>
            <w:webHidden/>
          </w:rPr>
          <w:fldChar w:fldCharType="begin"/>
        </w:r>
        <w:r w:rsidR="00AC5C58">
          <w:rPr>
            <w:noProof/>
            <w:webHidden/>
          </w:rPr>
          <w:instrText xml:space="preserve"> PAGEREF _Toc70498196 \h </w:instrText>
        </w:r>
        <w:r w:rsidR="00AC5C58">
          <w:rPr>
            <w:noProof/>
            <w:webHidden/>
          </w:rPr>
        </w:r>
        <w:r w:rsidR="00AC5C58">
          <w:rPr>
            <w:noProof/>
            <w:webHidden/>
          </w:rPr>
          <w:fldChar w:fldCharType="separate"/>
        </w:r>
        <w:r w:rsidR="00AC5C58">
          <w:rPr>
            <w:noProof/>
            <w:webHidden/>
          </w:rPr>
          <w:t>57</w:t>
        </w:r>
        <w:r w:rsidR="00AC5C58">
          <w:rPr>
            <w:noProof/>
            <w:webHidden/>
          </w:rPr>
          <w:fldChar w:fldCharType="end"/>
        </w:r>
      </w:hyperlink>
    </w:p>
    <w:p w14:paraId="7A821F07" w14:textId="74101179" w:rsidR="00AC5C58" w:rsidRDefault="00785244">
      <w:pPr>
        <w:pStyle w:val="TM2"/>
        <w:tabs>
          <w:tab w:val="left" w:pos="1100"/>
          <w:tab w:val="right" w:leader="dot" w:pos="9621"/>
        </w:tabs>
        <w:rPr>
          <w:rFonts w:asciiTheme="minorHAnsi" w:eastAsiaTheme="minorEastAsia" w:hAnsiTheme="minorHAnsi"/>
          <w:noProof/>
        </w:rPr>
      </w:pPr>
      <w:hyperlink w:anchor="_Toc70498197" w:history="1">
        <w:r w:rsidR="00AC5C58" w:rsidRPr="005E7679">
          <w:rPr>
            <w:rStyle w:val="Lienhypertexte"/>
            <w:rFonts w:eastAsiaTheme="majorEastAsia"/>
            <w:noProof/>
          </w:rPr>
          <w:t>6.5.1</w:t>
        </w:r>
        <w:r w:rsidR="00AC5C58">
          <w:rPr>
            <w:rFonts w:asciiTheme="minorHAnsi" w:eastAsiaTheme="minorEastAsia" w:hAnsiTheme="minorHAnsi"/>
            <w:noProof/>
          </w:rPr>
          <w:tab/>
        </w:r>
        <w:r w:rsidR="00AC5C58" w:rsidRPr="005E7679">
          <w:rPr>
            <w:rStyle w:val="Lienhypertexte"/>
            <w:rFonts w:eastAsiaTheme="majorEastAsia"/>
            <w:noProof/>
          </w:rPr>
          <w:t>Effect of climate change on surface O</w:t>
        </w:r>
        <w:r w:rsidR="00AC5C58" w:rsidRPr="005E7679">
          <w:rPr>
            <w:rStyle w:val="Lienhypertexte"/>
            <w:rFonts w:eastAsiaTheme="majorEastAsia"/>
            <w:noProof/>
            <w:vertAlign w:val="subscript"/>
          </w:rPr>
          <w:t>3</w:t>
        </w:r>
        <w:r w:rsidR="00AC5C58">
          <w:rPr>
            <w:noProof/>
            <w:webHidden/>
          </w:rPr>
          <w:tab/>
        </w:r>
        <w:r w:rsidR="00AC5C58">
          <w:rPr>
            <w:noProof/>
            <w:webHidden/>
          </w:rPr>
          <w:fldChar w:fldCharType="begin"/>
        </w:r>
        <w:r w:rsidR="00AC5C58">
          <w:rPr>
            <w:noProof/>
            <w:webHidden/>
          </w:rPr>
          <w:instrText xml:space="preserve"> PAGEREF _Toc70498197 \h </w:instrText>
        </w:r>
        <w:r w:rsidR="00AC5C58">
          <w:rPr>
            <w:noProof/>
            <w:webHidden/>
          </w:rPr>
        </w:r>
        <w:r w:rsidR="00AC5C58">
          <w:rPr>
            <w:noProof/>
            <w:webHidden/>
          </w:rPr>
          <w:fldChar w:fldCharType="separate"/>
        </w:r>
        <w:r w:rsidR="00AC5C58">
          <w:rPr>
            <w:noProof/>
            <w:webHidden/>
          </w:rPr>
          <w:t>57</w:t>
        </w:r>
        <w:r w:rsidR="00AC5C58">
          <w:rPr>
            <w:noProof/>
            <w:webHidden/>
          </w:rPr>
          <w:fldChar w:fldCharType="end"/>
        </w:r>
      </w:hyperlink>
    </w:p>
    <w:p w14:paraId="6CED4494" w14:textId="24539A9F" w:rsidR="00AC5C58" w:rsidRDefault="00785244">
      <w:pPr>
        <w:pStyle w:val="TM2"/>
        <w:tabs>
          <w:tab w:val="left" w:pos="1100"/>
          <w:tab w:val="right" w:leader="dot" w:pos="9621"/>
        </w:tabs>
        <w:rPr>
          <w:rFonts w:asciiTheme="minorHAnsi" w:eastAsiaTheme="minorEastAsia" w:hAnsiTheme="minorHAnsi"/>
          <w:noProof/>
        </w:rPr>
      </w:pPr>
      <w:hyperlink w:anchor="_Toc70498198" w:history="1">
        <w:r w:rsidR="00AC5C58" w:rsidRPr="005E7679">
          <w:rPr>
            <w:rStyle w:val="Lienhypertexte"/>
            <w:rFonts w:eastAsiaTheme="majorEastAsia"/>
            <w:noProof/>
          </w:rPr>
          <w:t>6.5.2</w:t>
        </w:r>
        <w:r w:rsidR="00AC5C58">
          <w:rPr>
            <w:rFonts w:asciiTheme="minorHAnsi" w:eastAsiaTheme="minorEastAsia" w:hAnsiTheme="minorHAnsi"/>
            <w:noProof/>
          </w:rPr>
          <w:tab/>
        </w:r>
        <w:r w:rsidR="00AC5C58" w:rsidRPr="005E7679">
          <w:rPr>
            <w:rStyle w:val="Lienhypertexte"/>
            <w:rFonts w:eastAsiaTheme="majorEastAsia"/>
            <w:noProof/>
          </w:rPr>
          <w:t>Impact of climate change on particulate matter</w:t>
        </w:r>
        <w:r w:rsidR="00AC5C58">
          <w:rPr>
            <w:noProof/>
            <w:webHidden/>
          </w:rPr>
          <w:tab/>
        </w:r>
        <w:r w:rsidR="00AC5C58">
          <w:rPr>
            <w:noProof/>
            <w:webHidden/>
          </w:rPr>
          <w:fldChar w:fldCharType="begin"/>
        </w:r>
        <w:r w:rsidR="00AC5C58">
          <w:rPr>
            <w:noProof/>
            <w:webHidden/>
          </w:rPr>
          <w:instrText xml:space="preserve"> PAGEREF _Toc70498198 \h </w:instrText>
        </w:r>
        <w:r w:rsidR="00AC5C58">
          <w:rPr>
            <w:noProof/>
            <w:webHidden/>
          </w:rPr>
        </w:r>
        <w:r w:rsidR="00AC5C58">
          <w:rPr>
            <w:noProof/>
            <w:webHidden/>
          </w:rPr>
          <w:fldChar w:fldCharType="separate"/>
        </w:r>
        <w:r w:rsidR="00AC5C58">
          <w:rPr>
            <w:noProof/>
            <w:webHidden/>
          </w:rPr>
          <w:t>59</w:t>
        </w:r>
        <w:r w:rsidR="00AC5C58">
          <w:rPr>
            <w:noProof/>
            <w:webHidden/>
          </w:rPr>
          <w:fldChar w:fldCharType="end"/>
        </w:r>
      </w:hyperlink>
    </w:p>
    <w:p w14:paraId="656CD77A" w14:textId="3AFA4B38" w:rsidR="00AC5C58" w:rsidRDefault="00785244">
      <w:pPr>
        <w:pStyle w:val="TM2"/>
        <w:tabs>
          <w:tab w:val="left" w:pos="1100"/>
          <w:tab w:val="right" w:leader="dot" w:pos="9621"/>
        </w:tabs>
        <w:rPr>
          <w:rFonts w:asciiTheme="minorHAnsi" w:eastAsiaTheme="minorEastAsia" w:hAnsiTheme="minorHAnsi"/>
          <w:noProof/>
        </w:rPr>
      </w:pPr>
      <w:hyperlink w:anchor="_Toc70498199" w:history="1">
        <w:r w:rsidR="00AC5C58" w:rsidRPr="005E7679">
          <w:rPr>
            <w:rStyle w:val="Lienhypertexte"/>
            <w:rFonts w:eastAsiaTheme="majorEastAsia"/>
            <w:noProof/>
          </w:rPr>
          <w:t>6.5.3</w:t>
        </w:r>
        <w:r w:rsidR="00AC5C58">
          <w:rPr>
            <w:rFonts w:asciiTheme="minorHAnsi" w:eastAsiaTheme="minorEastAsia" w:hAnsiTheme="minorHAnsi"/>
            <w:noProof/>
          </w:rPr>
          <w:tab/>
        </w:r>
        <w:r w:rsidR="00AC5C58" w:rsidRPr="005E7679">
          <w:rPr>
            <w:rStyle w:val="Lienhypertexte"/>
            <w:rFonts w:eastAsiaTheme="majorEastAsia"/>
            <w:noProof/>
          </w:rPr>
          <w:t>Impact of climate change on extreme pollution</w:t>
        </w:r>
        <w:r w:rsidR="00AC5C58">
          <w:rPr>
            <w:noProof/>
            <w:webHidden/>
          </w:rPr>
          <w:tab/>
        </w:r>
        <w:r w:rsidR="00AC5C58">
          <w:rPr>
            <w:noProof/>
            <w:webHidden/>
          </w:rPr>
          <w:fldChar w:fldCharType="begin"/>
        </w:r>
        <w:r w:rsidR="00AC5C58">
          <w:rPr>
            <w:noProof/>
            <w:webHidden/>
          </w:rPr>
          <w:instrText xml:space="preserve"> PAGEREF _Toc70498199 \h </w:instrText>
        </w:r>
        <w:r w:rsidR="00AC5C58">
          <w:rPr>
            <w:noProof/>
            <w:webHidden/>
          </w:rPr>
        </w:r>
        <w:r w:rsidR="00AC5C58">
          <w:rPr>
            <w:noProof/>
            <w:webHidden/>
          </w:rPr>
          <w:fldChar w:fldCharType="separate"/>
        </w:r>
        <w:r w:rsidR="00AC5C58">
          <w:rPr>
            <w:noProof/>
            <w:webHidden/>
          </w:rPr>
          <w:t>60</w:t>
        </w:r>
        <w:r w:rsidR="00AC5C58">
          <w:rPr>
            <w:noProof/>
            <w:webHidden/>
          </w:rPr>
          <w:fldChar w:fldCharType="end"/>
        </w:r>
      </w:hyperlink>
    </w:p>
    <w:p w14:paraId="1B934AF3" w14:textId="2280BFD4" w:rsidR="00AC5C58" w:rsidRDefault="00785244">
      <w:pPr>
        <w:pStyle w:val="TM2"/>
        <w:tabs>
          <w:tab w:val="left" w:pos="880"/>
          <w:tab w:val="right" w:leader="dot" w:pos="9621"/>
        </w:tabs>
        <w:rPr>
          <w:rFonts w:asciiTheme="minorHAnsi" w:eastAsiaTheme="minorEastAsia" w:hAnsiTheme="minorHAnsi"/>
          <w:noProof/>
        </w:rPr>
      </w:pPr>
      <w:hyperlink w:anchor="_Toc70498200" w:history="1">
        <w:r w:rsidR="00AC5C58" w:rsidRPr="005E7679">
          <w:rPr>
            <w:rStyle w:val="Lienhypertexte"/>
            <w:rFonts w:eastAsiaTheme="majorEastAsia"/>
            <w:noProof/>
          </w:rPr>
          <w:t>6.6</w:t>
        </w:r>
        <w:r w:rsidR="00AC5C58">
          <w:rPr>
            <w:rFonts w:asciiTheme="minorHAnsi" w:eastAsiaTheme="minorEastAsia" w:hAnsiTheme="minorHAnsi"/>
            <w:noProof/>
          </w:rPr>
          <w:tab/>
        </w:r>
        <w:r w:rsidR="00AC5C58" w:rsidRPr="005E7679">
          <w:rPr>
            <w:rStyle w:val="Lienhypertexte"/>
            <w:rFonts w:eastAsiaTheme="majorEastAsia"/>
            <w:noProof/>
          </w:rPr>
          <w:t>Air Quality and Climate response to SLCF mitigation</w:t>
        </w:r>
        <w:r w:rsidR="00AC5C58">
          <w:rPr>
            <w:noProof/>
            <w:webHidden/>
          </w:rPr>
          <w:tab/>
        </w:r>
        <w:r w:rsidR="00AC5C58">
          <w:rPr>
            <w:noProof/>
            <w:webHidden/>
          </w:rPr>
          <w:fldChar w:fldCharType="begin"/>
        </w:r>
        <w:r w:rsidR="00AC5C58">
          <w:rPr>
            <w:noProof/>
            <w:webHidden/>
          </w:rPr>
          <w:instrText xml:space="preserve"> PAGEREF _Toc70498200 \h </w:instrText>
        </w:r>
        <w:r w:rsidR="00AC5C58">
          <w:rPr>
            <w:noProof/>
            <w:webHidden/>
          </w:rPr>
        </w:r>
        <w:r w:rsidR="00AC5C58">
          <w:rPr>
            <w:noProof/>
            <w:webHidden/>
          </w:rPr>
          <w:fldChar w:fldCharType="separate"/>
        </w:r>
        <w:r w:rsidR="00AC5C58">
          <w:rPr>
            <w:noProof/>
            <w:webHidden/>
          </w:rPr>
          <w:t>61</w:t>
        </w:r>
        <w:r w:rsidR="00AC5C58">
          <w:rPr>
            <w:noProof/>
            <w:webHidden/>
          </w:rPr>
          <w:fldChar w:fldCharType="end"/>
        </w:r>
      </w:hyperlink>
    </w:p>
    <w:p w14:paraId="7CAF07C4" w14:textId="0151F2BE" w:rsidR="00AC5C58" w:rsidRDefault="00785244">
      <w:pPr>
        <w:pStyle w:val="TM2"/>
        <w:tabs>
          <w:tab w:val="left" w:pos="1100"/>
          <w:tab w:val="right" w:leader="dot" w:pos="9621"/>
        </w:tabs>
        <w:rPr>
          <w:rFonts w:asciiTheme="minorHAnsi" w:eastAsiaTheme="minorEastAsia" w:hAnsiTheme="minorHAnsi"/>
          <w:noProof/>
        </w:rPr>
      </w:pPr>
      <w:hyperlink w:anchor="_Toc70498201" w:history="1">
        <w:r w:rsidR="00AC5C58" w:rsidRPr="005E7679">
          <w:rPr>
            <w:rStyle w:val="Lienhypertexte"/>
            <w:rFonts w:eastAsiaTheme="majorEastAsia"/>
            <w:noProof/>
          </w:rPr>
          <w:t>6.6.1</w:t>
        </w:r>
        <w:r w:rsidR="00AC5C58">
          <w:rPr>
            <w:rFonts w:asciiTheme="minorHAnsi" w:eastAsiaTheme="minorEastAsia" w:hAnsiTheme="minorHAnsi"/>
            <w:noProof/>
          </w:rPr>
          <w:tab/>
        </w:r>
        <w:r w:rsidR="00AC5C58" w:rsidRPr="005E7679">
          <w:rPr>
            <w:rStyle w:val="Lienhypertexte"/>
            <w:rFonts w:eastAsiaTheme="majorEastAsia"/>
            <w:noProof/>
          </w:rPr>
          <w:t>Implications of lifetime on temperature response time horizon</w:t>
        </w:r>
        <w:r w:rsidR="00AC5C58">
          <w:rPr>
            <w:noProof/>
            <w:webHidden/>
          </w:rPr>
          <w:tab/>
        </w:r>
        <w:r w:rsidR="00AC5C58">
          <w:rPr>
            <w:noProof/>
            <w:webHidden/>
          </w:rPr>
          <w:fldChar w:fldCharType="begin"/>
        </w:r>
        <w:r w:rsidR="00AC5C58">
          <w:rPr>
            <w:noProof/>
            <w:webHidden/>
          </w:rPr>
          <w:instrText xml:space="preserve"> PAGEREF _Toc70498201 \h </w:instrText>
        </w:r>
        <w:r w:rsidR="00AC5C58">
          <w:rPr>
            <w:noProof/>
            <w:webHidden/>
          </w:rPr>
        </w:r>
        <w:r w:rsidR="00AC5C58">
          <w:rPr>
            <w:noProof/>
            <w:webHidden/>
          </w:rPr>
          <w:fldChar w:fldCharType="separate"/>
        </w:r>
        <w:r w:rsidR="00AC5C58">
          <w:rPr>
            <w:noProof/>
            <w:webHidden/>
          </w:rPr>
          <w:t>62</w:t>
        </w:r>
        <w:r w:rsidR="00AC5C58">
          <w:rPr>
            <w:noProof/>
            <w:webHidden/>
          </w:rPr>
          <w:fldChar w:fldCharType="end"/>
        </w:r>
      </w:hyperlink>
    </w:p>
    <w:p w14:paraId="61C9F2F2" w14:textId="357D6AFF" w:rsidR="00AC5C58" w:rsidRDefault="00785244">
      <w:pPr>
        <w:pStyle w:val="TM2"/>
        <w:tabs>
          <w:tab w:val="left" w:pos="1100"/>
          <w:tab w:val="right" w:leader="dot" w:pos="9621"/>
        </w:tabs>
        <w:rPr>
          <w:rFonts w:asciiTheme="minorHAnsi" w:eastAsiaTheme="minorEastAsia" w:hAnsiTheme="minorHAnsi"/>
          <w:noProof/>
        </w:rPr>
      </w:pPr>
      <w:hyperlink w:anchor="_Toc70498202" w:history="1">
        <w:r w:rsidR="00AC5C58" w:rsidRPr="005E7679">
          <w:rPr>
            <w:rStyle w:val="Lienhypertexte"/>
            <w:rFonts w:eastAsiaTheme="majorEastAsia"/>
            <w:noProof/>
          </w:rPr>
          <w:t>6.6.2</w:t>
        </w:r>
        <w:r w:rsidR="00AC5C58">
          <w:rPr>
            <w:rFonts w:asciiTheme="minorHAnsi" w:eastAsiaTheme="minorEastAsia" w:hAnsiTheme="minorHAnsi"/>
            <w:noProof/>
          </w:rPr>
          <w:tab/>
        </w:r>
        <w:r w:rsidR="00AC5C58" w:rsidRPr="005E7679">
          <w:rPr>
            <w:rStyle w:val="Lienhypertexte"/>
            <w:rFonts w:eastAsiaTheme="majorEastAsia"/>
            <w:noProof/>
          </w:rPr>
          <w:t>Attribution of temperature and air pollution changes to emission sectors and regions</w:t>
        </w:r>
        <w:r w:rsidR="00AC5C58">
          <w:rPr>
            <w:noProof/>
            <w:webHidden/>
          </w:rPr>
          <w:tab/>
        </w:r>
        <w:r w:rsidR="00AC5C58">
          <w:rPr>
            <w:noProof/>
            <w:webHidden/>
          </w:rPr>
          <w:fldChar w:fldCharType="begin"/>
        </w:r>
        <w:r w:rsidR="00AC5C58">
          <w:rPr>
            <w:noProof/>
            <w:webHidden/>
          </w:rPr>
          <w:instrText xml:space="preserve"> PAGEREF _Toc70498202 \h </w:instrText>
        </w:r>
        <w:r w:rsidR="00AC5C58">
          <w:rPr>
            <w:noProof/>
            <w:webHidden/>
          </w:rPr>
        </w:r>
        <w:r w:rsidR="00AC5C58">
          <w:rPr>
            <w:noProof/>
            <w:webHidden/>
          </w:rPr>
          <w:fldChar w:fldCharType="separate"/>
        </w:r>
        <w:r w:rsidR="00AC5C58">
          <w:rPr>
            <w:noProof/>
            <w:webHidden/>
          </w:rPr>
          <w:t>63</w:t>
        </w:r>
        <w:r w:rsidR="00AC5C58">
          <w:rPr>
            <w:noProof/>
            <w:webHidden/>
          </w:rPr>
          <w:fldChar w:fldCharType="end"/>
        </w:r>
      </w:hyperlink>
    </w:p>
    <w:p w14:paraId="1B7A1ACA" w14:textId="2EF4D569" w:rsidR="00AC5C58" w:rsidRDefault="00785244">
      <w:pPr>
        <w:pStyle w:val="TM2"/>
        <w:tabs>
          <w:tab w:val="left" w:pos="1100"/>
          <w:tab w:val="right" w:leader="dot" w:pos="9621"/>
        </w:tabs>
        <w:rPr>
          <w:rFonts w:asciiTheme="minorHAnsi" w:eastAsiaTheme="minorEastAsia" w:hAnsiTheme="minorHAnsi"/>
          <w:noProof/>
        </w:rPr>
      </w:pPr>
      <w:hyperlink w:anchor="_Toc70498203" w:history="1">
        <w:r w:rsidR="00AC5C58" w:rsidRPr="005E7679">
          <w:rPr>
            <w:rStyle w:val="Lienhypertexte"/>
            <w:rFonts w:eastAsiaTheme="majorEastAsia"/>
            <w:noProof/>
          </w:rPr>
          <w:t>6.6.2.1</w:t>
        </w:r>
        <w:r w:rsidR="00AC5C58">
          <w:rPr>
            <w:rFonts w:asciiTheme="minorHAnsi" w:eastAsiaTheme="minorEastAsia" w:hAnsiTheme="minorHAnsi"/>
            <w:noProof/>
          </w:rPr>
          <w:tab/>
        </w:r>
        <w:r w:rsidR="00AC5C58" w:rsidRPr="005E7679">
          <w:rPr>
            <w:rStyle w:val="Lienhypertexte"/>
            <w:rFonts w:eastAsiaTheme="majorEastAsia"/>
            <w:noProof/>
          </w:rPr>
          <w:t>Agriculture</w:t>
        </w:r>
        <w:r w:rsidR="00AC5C58">
          <w:rPr>
            <w:noProof/>
            <w:webHidden/>
          </w:rPr>
          <w:tab/>
        </w:r>
        <w:r w:rsidR="00AC5C58">
          <w:rPr>
            <w:noProof/>
            <w:webHidden/>
          </w:rPr>
          <w:fldChar w:fldCharType="begin"/>
        </w:r>
        <w:r w:rsidR="00AC5C58">
          <w:rPr>
            <w:noProof/>
            <w:webHidden/>
          </w:rPr>
          <w:instrText xml:space="preserve"> PAGEREF _Toc70498203 \h </w:instrText>
        </w:r>
        <w:r w:rsidR="00AC5C58">
          <w:rPr>
            <w:noProof/>
            <w:webHidden/>
          </w:rPr>
        </w:r>
        <w:r w:rsidR="00AC5C58">
          <w:rPr>
            <w:noProof/>
            <w:webHidden/>
          </w:rPr>
          <w:fldChar w:fldCharType="separate"/>
        </w:r>
        <w:r w:rsidR="00AC5C58">
          <w:rPr>
            <w:noProof/>
            <w:webHidden/>
          </w:rPr>
          <w:t>63</w:t>
        </w:r>
        <w:r w:rsidR="00AC5C58">
          <w:rPr>
            <w:noProof/>
            <w:webHidden/>
          </w:rPr>
          <w:fldChar w:fldCharType="end"/>
        </w:r>
      </w:hyperlink>
    </w:p>
    <w:p w14:paraId="366267F0" w14:textId="1989100A" w:rsidR="00AC5C58" w:rsidRDefault="00785244">
      <w:pPr>
        <w:pStyle w:val="TM2"/>
        <w:tabs>
          <w:tab w:val="left" w:pos="1100"/>
          <w:tab w:val="right" w:leader="dot" w:pos="9621"/>
        </w:tabs>
        <w:rPr>
          <w:rFonts w:asciiTheme="minorHAnsi" w:eastAsiaTheme="minorEastAsia" w:hAnsiTheme="minorHAnsi"/>
          <w:noProof/>
        </w:rPr>
      </w:pPr>
      <w:hyperlink w:anchor="_Toc70498204" w:history="1">
        <w:r w:rsidR="00AC5C58" w:rsidRPr="005E7679">
          <w:rPr>
            <w:rStyle w:val="Lienhypertexte"/>
            <w:rFonts w:eastAsiaTheme="majorEastAsia"/>
            <w:noProof/>
          </w:rPr>
          <w:t>6.6.2.2</w:t>
        </w:r>
        <w:r w:rsidR="00AC5C58">
          <w:rPr>
            <w:rFonts w:asciiTheme="minorHAnsi" w:eastAsiaTheme="minorEastAsia" w:hAnsiTheme="minorHAnsi"/>
            <w:noProof/>
          </w:rPr>
          <w:tab/>
        </w:r>
        <w:r w:rsidR="00AC5C58" w:rsidRPr="005E7679">
          <w:rPr>
            <w:rStyle w:val="Lienhypertexte"/>
            <w:rFonts w:eastAsiaTheme="majorEastAsia"/>
            <w:noProof/>
          </w:rPr>
          <w:t>Residential and Commercial cooking, heating</w:t>
        </w:r>
        <w:r w:rsidR="00AC5C58">
          <w:rPr>
            <w:noProof/>
            <w:webHidden/>
          </w:rPr>
          <w:tab/>
        </w:r>
        <w:r w:rsidR="00AC5C58">
          <w:rPr>
            <w:noProof/>
            <w:webHidden/>
          </w:rPr>
          <w:fldChar w:fldCharType="begin"/>
        </w:r>
        <w:r w:rsidR="00AC5C58">
          <w:rPr>
            <w:noProof/>
            <w:webHidden/>
          </w:rPr>
          <w:instrText xml:space="preserve"> PAGEREF _Toc70498204 \h </w:instrText>
        </w:r>
        <w:r w:rsidR="00AC5C58">
          <w:rPr>
            <w:noProof/>
            <w:webHidden/>
          </w:rPr>
        </w:r>
        <w:r w:rsidR="00AC5C58">
          <w:rPr>
            <w:noProof/>
            <w:webHidden/>
          </w:rPr>
          <w:fldChar w:fldCharType="separate"/>
        </w:r>
        <w:r w:rsidR="00AC5C58">
          <w:rPr>
            <w:noProof/>
            <w:webHidden/>
          </w:rPr>
          <w:t>63</w:t>
        </w:r>
        <w:r w:rsidR="00AC5C58">
          <w:rPr>
            <w:noProof/>
            <w:webHidden/>
          </w:rPr>
          <w:fldChar w:fldCharType="end"/>
        </w:r>
      </w:hyperlink>
    </w:p>
    <w:p w14:paraId="783A30A2" w14:textId="06FB1853" w:rsidR="00AC5C58" w:rsidRDefault="00785244">
      <w:pPr>
        <w:pStyle w:val="TM2"/>
        <w:tabs>
          <w:tab w:val="left" w:pos="1100"/>
          <w:tab w:val="right" w:leader="dot" w:pos="9621"/>
        </w:tabs>
        <w:rPr>
          <w:rFonts w:asciiTheme="minorHAnsi" w:eastAsiaTheme="minorEastAsia" w:hAnsiTheme="minorHAnsi"/>
          <w:noProof/>
        </w:rPr>
      </w:pPr>
      <w:hyperlink w:anchor="_Toc70498205" w:history="1">
        <w:r w:rsidR="00AC5C58" w:rsidRPr="005E7679">
          <w:rPr>
            <w:rStyle w:val="Lienhypertexte"/>
            <w:rFonts w:eastAsiaTheme="majorEastAsia"/>
            <w:noProof/>
          </w:rPr>
          <w:t>6.6.2.3</w:t>
        </w:r>
        <w:r w:rsidR="00AC5C58">
          <w:rPr>
            <w:rFonts w:asciiTheme="minorHAnsi" w:eastAsiaTheme="minorEastAsia" w:hAnsiTheme="minorHAnsi"/>
            <w:noProof/>
          </w:rPr>
          <w:tab/>
        </w:r>
        <w:r w:rsidR="00AC5C58" w:rsidRPr="005E7679">
          <w:rPr>
            <w:rStyle w:val="Lienhypertexte"/>
            <w:rFonts w:eastAsiaTheme="majorEastAsia"/>
            <w:noProof/>
          </w:rPr>
          <w:t>Transportation</w:t>
        </w:r>
        <w:r w:rsidR="00AC5C58">
          <w:rPr>
            <w:noProof/>
            <w:webHidden/>
          </w:rPr>
          <w:tab/>
        </w:r>
        <w:r w:rsidR="00AC5C58">
          <w:rPr>
            <w:noProof/>
            <w:webHidden/>
          </w:rPr>
          <w:fldChar w:fldCharType="begin"/>
        </w:r>
        <w:r w:rsidR="00AC5C58">
          <w:rPr>
            <w:noProof/>
            <w:webHidden/>
          </w:rPr>
          <w:instrText xml:space="preserve"> PAGEREF _Toc70498205 \h </w:instrText>
        </w:r>
        <w:r w:rsidR="00AC5C58">
          <w:rPr>
            <w:noProof/>
            <w:webHidden/>
          </w:rPr>
        </w:r>
        <w:r w:rsidR="00AC5C58">
          <w:rPr>
            <w:noProof/>
            <w:webHidden/>
          </w:rPr>
          <w:fldChar w:fldCharType="separate"/>
        </w:r>
        <w:r w:rsidR="00AC5C58">
          <w:rPr>
            <w:noProof/>
            <w:webHidden/>
          </w:rPr>
          <w:t>64</w:t>
        </w:r>
        <w:r w:rsidR="00AC5C58">
          <w:rPr>
            <w:noProof/>
            <w:webHidden/>
          </w:rPr>
          <w:fldChar w:fldCharType="end"/>
        </w:r>
      </w:hyperlink>
    </w:p>
    <w:p w14:paraId="6B68BDDF" w14:textId="7F3A546D" w:rsidR="00AC5C58" w:rsidRDefault="00785244">
      <w:pPr>
        <w:pStyle w:val="TM2"/>
        <w:tabs>
          <w:tab w:val="left" w:pos="1320"/>
          <w:tab w:val="right" w:leader="dot" w:pos="9621"/>
        </w:tabs>
        <w:rPr>
          <w:rFonts w:asciiTheme="minorHAnsi" w:eastAsiaTheme="minorEastAsia" w:hAnsiTheme="minorHAnsi"/>
          <w:noProof/>
        </w:rPr>
      </w:pPr>
      <w:hyperlink w:anchor="_Toc70498206" w:history="1">
        <w:r w:rsidR="00AC5C58" w:rsidRPr="005E7679">
          <w:rPr>
            <w:rStyle w:val="Lienhypertexte"/>
            <w:rFonts w:eastAsiaTheme="majorEastAsia"/>
            <w:noProof/>
          </w:rPr>
          <w:t>6.6.2.3.1</w:t>
        </w:r>
        <w:r w:rsidR="00AC5C58">
          <w:rPr>
            <w:rFonts w:asciiTheme="minorHAnsi" w:eastAsiaTheme="minorEastAsia" w:hAnsiTheme="minorHAnsi"/>
            <w:noProof/>
          </w:rPr>
          <w:tab/>
        </w:r>
        <w:r w:rsidR="00AC5C58" w:rsidRPr="005E7679">
          <w:rPr>
            <w:rStyle w:val="Lienhypertexte"/>
            <w:rFonts w:eastAsiaTheme="majorEastAsia"/>
            <w:noProof/>
          </w:rPr>
          <w:t>Aviation</w:t>
        </w:r>
        <w:r w:rsidR="00AC5C58">
          <w:rPr>
            <w:noProof/>
            <w:webHidden/>
          </w:rPr>
          <w:tab/>
        </w:r>
        <w:r w:rsidR="00AC5C58">
          <w:rPr>
            <w:noProof/>
            <w:webHidden/>
          </w:rPr>
          <w:fldChar w:fldCharType="begin"/>
        </w:r>
        <w:r w:rsidR="00AC5C58">
          <w:rPr>
            <w:noProof/>
            <w:webHidden/>
          </w:rPr>
          <w:instrText xml:space="preserve"> PAGEREF _Toc70498206 \h </w:instrText>
        </w:r>
        <w:r w:rsidR="00AC5C58">
          <w:rPr>
            <w:noProof/>
            <w:webHidden/>
          </w:rPr>
        </w:r>
        <w:r w:rsidR="00AC5C58">
          <w:rPr>
            <w:noProof/>
            <w:webHidden/>
          </w:rPr>
          <w:fldChar w:fldCharType="separate"/>
        </w:r>
        <w:r w:rsidR="00AC5C58">
          <w:rPr>
            <w:noProof/>
            <w:webHidden/>
          </w:rPr>
          <w:t>64</w:t>
        </w:r>
        <w:r w:rsidR="00AC5C58">
          <w:rPr>
            <w:noProof/>
            <w:webHidden/>
          </w:rPr>
          <w:fldChar w:fldCharType="end"/>
        </w:r>
      </w:hyperlink>
    </w:p>
    <w:p w14:paraId="2C48FA24" w14:textId="5C2B7912" w:rsidR="00AC5C58" w:rsidRDefault="00785244">
      <w:pPr>
        <w:pStyle w:val="TM2"/>
        <w:tabs>
          <w:tab w:val="left" w:pos="1320"/>
          <w:tab w:val="right" w:leader="dot" w:pos="9621"/>
        </w:tabs>
        <w:rPr>
          <w:rFonts w:asciiTheme="minorHAnsi" w:eastAsiaTheme="minorEastAsia" w:hAnsiTheme="minorHAnsi"/>
          <w:noProof/>
        </w:rPr>
      </w:pPr>
      <w:hyperlink w:anchor="_Toc70498207" w:history="1">
        <w:r w:rsidR="00AC5C58" w:rsidRPr="005E7679">
          <w:rPr>
            <w:rStyle w:val="Lienhypertexte"/>
            <w:rFonts w:eastAsiaTheme="majorEastAsia"/>
            <w:noProof/>
          </w:rPr>
          <w:t>6.6.2.3.2</w:t>
        </w:r>
        <w:r w:rsidR="00AC5C58">
          <w:rPr>
            <w:rFonts w:asciiTheme="minorHAnsi" w:eastAsiaTheme="minorEastAsia" w:hAnsiTheme="minorHAnsi"/>
            <w:noProof/>
          </w:rPr>
          <w:tab/>
        </w:r>
        <w:r w:rsidR="00AC5C58" w:rsidRPr="005E7679">
          <w:rPr>
            <w:rStyle w:val="Lienhypertexte"/>
            <w:rFonts w:eastAsiaTheme="majorEastAsia"/>
            <w:noProof/>
          </w:rPr>
          <w:t>Shipping</w:t>
        </w:r>
        <w:r w:rsidR="00AC5C58">
          <w:rPr>
            <w:noProof/>
            <w:webHidden/>
          </w:rPr>
          <w:tab/>
        </w:r>
        <w:r w:rsidR="00AC5C58">
          <w:rPr>
            <w:noProof/>
            <w:webHidden/>
          </w:rPr>
          <w:fldChar w:fldCharType="begin"/>
        </w:r>
        <w:r w:rsidR="00AC5C58">
          <w:rPr>
            <w:noProof/>
            <w:webHidden/>
          </w:rPr>
          <w:instrText xml:space="preserve"> PAGEREF _Toc70498207 \h </w:instrText>
        </w:r>
        <w:r w:rsidR="00AC5C58">
          <w:rPr>
            <w:noProof/>
            <w:webHidden/>
          </w:rPr>
        </w:r>
        <w:r w:rsidR="00AC5C58">
          <w:rPr>
            <w:noProof/>
            <w:webHidden/>
          </w:rPr>
          <w:fldChar w:fldCharType="separate"/>
        </w:r>
        <w:r w:rsidR="00AC5C58">
          <w:rPr>
            <w:noProof/>
            <w:webHidden/>
          </w:rPr>
          <w:t>65</w:t>
        </w:r>
        <w:r w:rsidR="00AC5C58">
          <w:rPr>
            <w:noProof/>
            <w:webHidden/>
          </w:rPr>
          <w:fldChar w:fldCharType="end"/>
        </w:r>
      </w:hyperlink>
    </w:p>
    <w:p w14:paraId="06B100BD" w14:textId="313D633C" w:rsidR="00AC5C58" w:rsidRDefault="00785244">
      <w:pPr>
        <w:pStyle w:val="TM2"/>
        <w:tabs>
          <w:tab w:val="left" w:pos="1320"/>
          <w:tab w:val="right" w:leader="dot" w:pos="9621"/>
        </w:tabs>
        <w:rPr>
          <w:rFonts w:asciiTheme="minorHAnsi" w:eastAsiaTheme="minorEastAsia" w:hAnsiTheme="minorHAnsi"/>
          <w:noProof/>
        </w:rPr>
      </w:pPr>
      <w:hyperlink w:anchor="_Toc70498208" w:history="1">
        <w:r w:rsidR="00AC5C58" w:rsidRPr="005E7679">
          <w:rPr>
            <w:rStyle w:val="Lienhypertexte"/>
            <w:rFonts w:eastAsiaTheme="majorEastAsia"/>
            <w:noProof/>
          </w:rPr>
          <w:t>6.6.2.3.3</w:t>
        </w:r>
        <w:r w:rsidR="00AC5C58">
          <w:rPr>
            <w:rFonts w:asciiTheme="minorHAnsi" w:eastAsiaTheme="minorEastAsia" w:hAnsiTheme="minorHAnsi"/>
            <w:noProof/>
          </w:rPr>
          <w:tab/>
        </w:r>
        <w:r w:rsidR="00AC5C58" w:rsidRPr="005E7679">
          <w:rPr>
            <w:rStyle w:val="Lienhypertexte"/>
            <w:rFonts w:eastAsiaTheme="majorEastAsia"/>
            <w:noProof/>
          </w:rPr>
          <w:t>Land transportation</w:t>
        </w:r>
        <w:r w:rsidR="00AC5C58">
          <w:rPr>
            <w:noProof/>
            <w:webHidden/>
          </w:rPr>
          <w:tab/>
        </w:r>
        <w:r w:rsidR="00AC5C58">
          <w:rPr>
            <w:noProof/>
            <w:webHidden/>
          </w:rPr>
          <w:fldChar w:fldCharType="begin"/>
        </w:r>
        <w:r w:rsidR="00AC5C58">
          <w:rPr>
            <w:noProof/>
            <w:webHidden/>
          </w:rPr>
          <w:instrText xml:space="preserve"> PAGEREF _Toc70498208 \h </w:instrText>
        </w:r>
        <w:r w:rsidR="00AC5C58">
          <w:rPr>
            <w:noProof/>
            <w:webHidden/>
          </w:rPr>
        </w:r>
        <w:r w:rsidR="00AC5C58">
          <w:rPr>
            <w:noProof/>
            <w:webHidden/>
          </w:rPr>
          <w:fldChar w:fldCharType="separate"/>
        </w:r>
        <w:r w:rsidR="00AC5C58">
          <w:rPr>
            <w:noProof/>
            <w:webHidden/>
          </w:rPr>
          <w:t>65</w:t>
        </w:r>
        <w:r w:rsidR="00AC5C58">
          <w:rPr>
            <w:noProof/>
            <w:webHidden/>
          </w:rPr>
          <w:fldChar w:fldCharType="end"/>
        </w:r>
      </w:hyperlink>
    </w:p>
    <w:p w14:paraId="4F75F4FA" w14:textId="425764AF" w:rsidR="00AC5C58" w:rsidRDefault="00785244">
      <w:pPr>
        <w:pStyle w:val="TM2"/>
        <w:tabs>
          <w:tab w:val="left" w:pos="1320"/>
          <w:tab w:val="right" w:leader="dot" w:pos="9621"/>
        </w:tabs>
        <w:rPr>
          <w:rFonts w:asciiTheme="minorHAnsi" w:eastAsiaTheme="minorEastAsia" w:hAnsiTheme="minorHAnsi"/>
          <w:noProof/>
        </w:rPr>
      </w:pPr>
      <w:hyperlink w:anchor="_Toc70498209" w:history="1">
        <w:r w:rsidR="00AC5C58" w:rsidRPr="005E7679">
          <w:rPr>
            <w:rStyle w:val="Lienhypertexte"/>
            <w:rFonts w:eastAsiaTheme="majorEastAsia"/>
            <w:noProof/>
          </w:rPr>
          <w:t>6.6.2.3.4</w:t>
        </w:r>
        <w:r w:rsidR="00AC5C58">
          <w:rPr>
            <w:rFonts w:asciiTheme="minorHAnsi" w:eastAsiaTheme="minorEastAsia" w:hAnsiTheme="minorHAnsi"/>
            <w:noProof/>
          </w:rPr>
          <w:tab/>
        </w:r>
        <w:r w:rsidR="00AC5C58" w:rsidRPr="005E7679">
          <w:rPr>
            <w:rStyle w:val="Lienhypertexte"/>
            <w:rFonts w:eastAsiaTheme="majorEastAsia"/>
            <w:noProof/>
          </w:rPr>
          <w:t>GSAT response to emission pulse of current emissions</w:t>
        </w:r>
        <w:r w:rsidR="00AC5C58">
          <w:rPr>
            <w:noProof/>
            <w:webHidden/>
          </w:rPr>
          <w:tab/>
        </w:r>
        <w:r w:rsidR="00AC5C58">
          <w:rPr>
            <w:noProof/>
            <w:webHidden/>
          </w:rPr>
          <w:fldChar w:fldCharType="begin"/>
        </w:r>
        <w:r w:rsidR="00AC5C58">
          <w:rPr>
            <w:noProof/>
            <w:webHidden/>
          </w:rPr>
          <w:instrText xml:space="preserve"> PAGEREF _Toc70498209 \h </w:instrText>
        </w:r>
        <w:r w:rsidR="00AC5C58">
          <w:rPr>
            <w:noProof/>
            <w:webHidden/>
          </w:rPr>
        </w:r>
        <w:r w:rsidR="00AC5C58">
          <w:rPr>
            <w:noProof/>
            <w:webHidden/>
          </w:rPr>
          <w:fldChar w:fldCharType="separate"/>
        </w:r>
        <w:r w:rsidR="00AC5C58">
          <w:rPr>
            <w:noProof/>
            <w:webHidden/>
          </w:rPr>
          <w:t>66</w:t>
        </w:r>
        <w:r w:rsidR="00AC5C58">
          <w:rPr>
            <w:noProof/>
            <w:webHidden/>
          </w:rPr>
          <w:fldChar w:fldCharType="end"/>
        </w:r>
      </w:hyperlink>
    </w:p>
    <w:p w14:paraId="7B43FC00" w14:textId="6C2C1CF8" w:rsidR="00AC5C58" w:rsidRDefault="00785244">
      <w:pPr>
        <w:pStyle w:val="TM2"/>
        <w:tabs>
          <w:tab w:val="left" w:pos="1320"/>
          <w:tab w:val="right" w:leader="dot" w:pos="9621"/>
        </w:tabs>
        <w:rPr>
          <w:rFonts w:asciiTheme="minorHAnsi" w:eastAsiaTheme="minorEastAsia" w:hAnsiTheme="minorHAnsi"/>
          <w:noProof/>
        </w:rPr>
      </w:pPr>
      <w:hyperlink w:anchor="_Toc70498210" w:history="1">
        <w:r w:rsidR="00AC5C58" w:rsidRPr="005E7679">
          <w:rPr>
            <w:rStyle w:val="Lienhypertexte"/>
            <w:rFonts w:eastAsiaTheme="majorEastAsia"/>
            <w:noProof/>
          </w:rPr>
          <w:t>6.6.2.3.5</w:t>
        </w:r>
        <w:r w:rsidR="00AC5C58">
          <w:rPr>
            <w:rFonts w:asciiTheme="minorHAnsi" w:eastAsiaTheme="minorEastAsia" w:hAnsiTheme="minorHAnsi"/>
            <w:noProof/>
          </w:rPr>
          <w:tab/>
        </w:r>
        <w:r w:rsidR="00AC5C58" w:rsidRPr="005E7679">
          <w:rPr>
            <w:rStyle w:val="Lienhypertexte"/>
            <w:rFonts w:eastAsiaTheme="majorEastAsia"/>
            <w:noProof/>
          </w:rPr>
          <w:t>Source attribution of regional air pollution</w:t>
        </w:r>
        <w:r w:rsidR="00AC5C58">
          <w:rPr>
            <w:noProof/>
            <w:webHidden/>
          </w:rPr>
          <w:tab/>
        </w:r>
        <w:r w:rsidR="00AC5C58">
          <w:rPr>
            <w:noProof/>
            <w:webHidden/>
          </w:rPr>
          <w:fldChar w:fldCharType="begin"/>
        </w:r>
        <w:r w:rsidR="00AC5C58">
          <w:rPr>
            <w:noProof/>
            <w:webHidden/>
          </w:rPr>
          <w:instrText xml:space="preserve"> PAGEREF _Toc70498210 \h </w:instrText>
        </w:r>
        <w:r w:rsidR="00AC5C58">
          <w:rPr>
            <w:noProof/>
            <w:webHidden/>
          </w:rPr>
        </w:r>
        <w:r w:rsidR="00AC5C58">
          <w:rPr>
            <w:noProof/>
            <w:webHidden/>
          </w:rPr>
          <w:fldChar w:fldCharType="separate"/>
        </w:r>
        <w:r w:rsidR="00AC5C58">
          <w:rPr>
            <w:noProof/>
            <w:webHidden/>
          </w:rPr>
          <w:t>67</w:t>
        </w:r>
        <w:r w:rsidR="00AC5C58">
          <w:rPr>
            <w:noProof/>
            <w:webHidden/>
          </w:rPr>
          <w:fldChar w:fldCharType="end"/>
        </w:r>
      </w:hyperlink>
    </w:p>
    <w:p w14:paraId="7A277C64" w14:textId="6D903938" w:rsidR="00AC5C58" w:rsidRDefault="00785244">
      <w:pPr>
        <w:pStyle w:val="TM2"/>
        <w:tabs>
          <w:tab w:val="left" w:pos="1100"/>
          <w:tab w:val="right" w:leader="dot" w:pos="9621"/>
        </w:tabs>
        <w:rPr>
          <w:rFonts w:asciiTheme="minorHAnsi" w:eastAsiaTheme="minorEastAsia" w:hAnsiTheme="minorHAnsi"/>
          <w:noProof/>
        </w:rPr>
      </w:pPr>
      <w:hyperlink w:anchor="_Toc70498211" w:history="1">
        <w:r w:rsidR="00AC5C58" w:rsidRPr="005E7679">
          <w:rPr>
            <w:rStyle w:val="Lienhypertexte"/>
            <w:rFonts w:eastAsiaTheme="majorEastAsia"/>
            <w:noProof/>
          </w:rPr>
          <w:t>6.6.3</w:t>
        </w:r>
        <w:r w:rsidR="00AC5C58">
          <w:rPr>
            <w:rFonts w:asciiTheme="minorHAnsi" w:eastAsiaTheme="minorEastAsia" w:hAnsiTheme="minorHAnsi"/>
            <w:noProof/>
          </w:rPr>
          <w:tab/>
        </w:r>
        <w:r w:rsidR="00AC5C58" w:rsidRPr="005E7679">
          <w:rPr>
            <w:rStyle w:val="Lienhypertexte"/>
            <w:rFonts w:eastAsiaTheme="majorEastAsia"/>
            <w:noProof/>
          </w:rPr>
          <w:t>Past and current SLCF reduction policies and future mitigation opportunities</w:t>
        </w:r>
        <w:r w:rsidR="00AC5C58">
          <w:rPr>
            <w:noProof/>
            <w:webHidden/>
          </w:rPr>
          <w:tab/>
        </w:r>
        <w:r w:rsidR="00AC5C58">
          <w:rPr>
            <w:noProof/>
            <w:webHidden/>
          </w:rPr>
          <w:fldChar w:fldCharType="begin"/>
        </w:r>
        <w:r w:rsidR="00AC5C58">
          <w:rPr>
            <w:noProof/>
            <w:webHidden/>
          </w:rPr>
          <w:instrText xml:space="preserve"> PAGEREF _Toc70498211 \h </w:instrText>
        </w:r>
        <w:r w:rsidR="00AC5C58">
          <w:rPr>
            <w:noProof/>
            <w:webHidden/>
          </w:rPr>
        </w:r>
        <w:r w:rsidR="00AC5C58">
          <w:rPr>
            <w:noProof/>
            <w:webHidden/>
          </w:rPr>
          <w:fldChar w:fldCharType="separate"/>
        </w:r>
        <w:r w:rsidR="00AC5C58">
          <w:rPr>
            <w:noProof/>
            <w:webHidden/>
          </w:rPr>
          <w:t>69</w:t>
        </w:r>
        <w:r w:rsidR="00AC5C58">
          <w:rPr>
            <w:noProof/>
            <w:webHidden/>
          </w:rPr>
          <w:fldChar w:fldCharType="end"/>
        </w:r>
      </w:hyperlink>
    </w:p>
    <w:p w14:paraId="57DBF3D9" w14:textId="7E230C14" w:rsidR="00AC5C58" w:rsidRDefault="00785244">
      <w:pPr>
        <w:pStyle w:val="TM2"/>
        <w:tabs>
          <w:tab w:val="left" w:pos="1100"/>
          <w:tab w:val="right" w:leader="dot" w:pos="9621"/>
        </w:tabs>
        <w:rPr>
          <w:rFonts w:asciiTheme="minorHAnsi" w:eastAsiaTheme="minorEastAsia" w:hAnsiTheme="minorHAnsi"/>
          <w:noProof/>
        </w:rPr>
      </w:pPr>
      <w:hyperlink w:anchor="_Toc70498212" w:history="1">
        <w:r w:rsidR="00AC5C58" w:rsidRPr="005E7679">
          <w:rPr>
            <w:rStyle w:val="Lienhypertexte"/>
            <w:rFonts w:eastAsiaTheme="majorEastAsia"/>
            <w:noProof/>
          </w:rPr>
          <w:t>6.6.3.1</w:t>
        </w:r>
        <w:r w:rsidR="00AC5C58">
          <w:rPr>
            <w:rFonts w:asciiTheme="minorHAnsi" w:eastAsiaTheme="minorEastAsia" w:hAnsiTheme="minorHAnsi"/>
            <w:noProof/>
          </w:rPr>
          <w:tab/>
        </w:r>
        <w:r w:rsidR="00AC5C58" w:rsidRPr="005E7679">
          <w:rPr>
            <w:rStyle w:val="Lienhypertexte"/>
            <w:rFonts w:eastAsiaTheme="majorEastAsia"/>
            <w:noProof/>
          </w:rPr>
          <w:t>Climate response to past AQ policies</w:t>
        </w:r>
        <w:r w:rsidR="00AC5C58">
          <w:rPr>
            <w:noProof/>
            <w:webHidden/>
          </w:rPr>
          <w:tab/>
        </w:r>
        <w:r w:rsidR="00AC5C58">
          <w:rPr>
            <w:noProof/>
            <w:webHidden/>
          </w:rPr>
          <w:fldChar w:fldCharType="begin"/>
        </w:r>
        <w:r w:rsidR="00AC5C58">
          <w:rPr>
            <w:noProof/>
            <w:webHidden/>
          </w:rPr>
          <w:instrText xml:space="preserve"> PAGEREF _Toc70498212 \h </w:instrText>
        </w:r>
        <w:r w:rsidR="00AC5C58">
          <w:rPr>
            <w:noProof/>
            <w:webHidden/>
          </w:rPr>
        </w:r>
        <w:r w:rsidR="00AC5C58">
          <w:rPr>
            <w:noProof/>
            <w:webHidden/>
          </w:rPr>
          <w:fldChar w:fldCharType="separate"/>
        </w:r>
        <w:r w:rsidR="00AC5C58">
          <w:rPr>
            <w:noProof/>
            <w:webHidden/>
          </w:rPr>
          <w:t>70</w:t>
        </w:r>
        <w:r w:rsidR="00AC5C58">
          <w:rPr>
            <w:noProof/>
            <w:webHidden/>
          </w:rPr>
          <w:fldChar w:fldCharType="end"/>
        </w:r>
      </w:hyperlink>
    </w:p>
    <w:p w14:paraId="2C26BED9" w14:textId="4CC94999" w:rsidR="00AC5C58" w:rsidRDefault="00785244">
      <w:pPr>
        <w:pStyle w:val="TM2"/>
        <w:tabs>
          <w:tab w:val="left" w:pos="1100"/>
          <w:tab w:val="right" w:leader="dot" w:pos="9621"/>
        </w:tabs>
        <w:rPr>
          <w:rFonts w:asciiTheme="minorHAnsi" w:eastAsiaTheme="minorEastAsia" w:hAnsiTheme="minorHAnsi"/>
          <w:noProof/>
        </w:rPr>
      </w:pPr>
      <w:hyperlink w:anchor="_Toc70498213" w:history="1">
        <w:r w:rsidR="00AC5C58" w:rsidRPr="005E7679">
          <w:rPr>
            <w:rStyle w:val="Lienhypertexte"/>
            <w:rFonts w:eastAsiaTheme="majorEastAsia"/>
            <w:noProof/>
          </w:rPr>
          <w:t>6.6.3.2</w:t>
        </w:r>
        <w:r w:rsidR="00AC5C58">
          <w:rPr>
            <w:rFonts w:asciiTheme="minorHAnsi" w:eastAsiaTheme="minorEastAsia" w:hAnsiTheme="minorHAnsi"/>
            <w:noProof/>
          </w:rPr>
          <w:tab/>
        </w:r>
        <w:r w:rsidR="00AC5C58" w:rsidRPr="005E7679">
          <w:rPr>
            <w:rStyle w:val="Lienhypertexte"/>
            <w:rFonts w:eastAsiaTheme="majorEastAsia"/>
            <w:noProof/>
          </w:rPr>
          <w:t>Recently decided SLCF relevant global legislation</w:t>
        </w:r>
        <w:r w:rsidR="00AC5C58">
          <w:rPr>
            <w:noProof/>
            <w:webHidden/>
          </w:rPr>
          <w:tab/>
        </w:r>
        <w:r w:rsidR="00AC5C58">
          <w:rPr>
            <w:noProof/>
            <w:webHidden/>
          </w:rPr>
          <w:fldChar w:fldCharType="begin"/>
        </w:r>
        <w:r w:rsidR="00AC5C58">
          <w:rPr>
            <w:noProof/>
            <w:webHidden/>
          </w:rPr>
          <w:instrText xml:space="preserve"> PAGEREF _Toc70498213 \h </w:instrText>
        </w:r>
        <w:r w:rsidR="00AC5C58">
          <w:rPr>
            <w:noProof/>
            <w:webHidden/>
          </w:rPr>
        </w:r>
        <w:r w:rsidR="00AC5C58">
          <w:rPr>
            <w:noProof/>
            <w:webHidden/>
          </w:rPr>
          <w:fldChar w:fldCharType="separate"/>
        </w:r>
        <w:r w:rsidR="00AC5C58">
          <w:rPr>
            <w:noProof/>
            <w:webHidden/>
          </w:rPr>
          <w:t>70</w:t>
        </w:r>
        <w:r w:rsidR="00AC5C58">
          <w:rPr>
            <w:noProof/>
            <w:webHidden/>
          </w:rPr>
          <w:fldChar w:fldCharType="end"/>
        </w:r>
      </w:hyperlink>
    </w:p>
    <w:p w14:paraId="65745DB3" w14:textId="12A01B27" w:rsidR="00AC5C58" w:rsidRDefault="00785244">
      <w:pPr>
        <w:pStyle w:val="TM2"/>
        <w:tabs>
          <w:tab w:val="left" w:pos="1100"/>
          <w:tab w:val="right" w:leader="dot" w:pos="9621"/>
        </w:tabs>
        <w:rPr>
          <w:rFonts w:asciiTheme="minorHAnsi" w:eastAsiaTheme="minorEastAsia" w:hAnsiTheme="minorHAnsi"/>
          <w:noProof/>
        </w:rPr>
      </w:pPr>
      <w:hyperlink w:anchor="_Toc70498214" w:history="1">
        <w:r w:rsidR="00AC5C58" w:rsidRPr="005E7679">
          <w:rPr>
            <w:rStyle w:val="Lienhypertexte"/>
            <w:rFonts w:eastAsiaTheme="majorEastAsia"/>
            <w:noProof/>
          </w:rPr>
          <w:t>6.6.3.3</w:t>
        </w:r>
        <w:r w:rsidR="00AC5C58">
          <w:rPr>
            <w:rFonts w:asciiTheme="minorHAnsi" w:eastAsiaTheme="minorEastAsia" w:hAnsiTheme="minorHAnsi"/>
            <w:noProof/>
          </w:rPr>
          <w:tab/>
        </w:r>
        <w:r w:rsidR="00AC5C58" w:rsidRPr="005E7679">
          <w:rPr>
            <w:rStyle w:val="Lienhypertexte"/>
            <w:rFonts w:eastAsiaTheme="majorEastAsia"/>
            <w:noProof/>
          </w:rPr>
          <w:t>Assessment of SLCF mitigation strategies and opportunities</w:t>
        </w:r>
        <w:r w:rsidR="00AC5C58">
          <w:rPr>
            <w:noProof/>
            <w:webHidden/>
          </w:rPr>
          <w:tab/>
        </w:r>
        <w:r w:rsidR="00AC5C58">
          <w:rPr>
            <w:noProof/>
            <w:webHidden/>
          </w:rPr>
          <w:fldChar w:fldCharType="begin"/>
        </w:r>
        <w:r w:rsidR="00AC5C58">
          <w:rPr>
            <w:noProof/>
            <w:webHidden/>
          </w:rPr>
          <w:instrText xml:space="preserve"> PAGEREF _Toc70498214 \h </w:instrText>
        </w:r>
        <w:r w:rsidR="00AC5C58">
          <w:rPr>
            <w:noProof/>
            <w:webHidden/>
          </w:rPr>
        </w:r>
        <w:r w:rsidR="00AC5C58">
          <w:rPr>
            <w:noProof/>
            <w:webHidden/>
          </w:rPr>
          <w:fldChar w:fldCharType="separate"/>
        </w:r>
        <w:r w:rsidR="00AC5C58">
          <w:rPr>
            <w:noProof/>
            <w:webHidden/>
          </w:rPr>
          <w:t>71</w:t>
        </w:r>
        <w:r w:rsidR="00AC5C58">
          <w:rPr>
            <w:noProof/>
            <w:webHidden/>
          </w:rPr>
          <w:fldChar w:fldCharType="end"/>
        </w:r>
      </w:hyperlink>
    </w:p>
    <w:p w14:paraId="3C3B982F" w14:textId="11849E76" w:rsidR="00AC5C58" w:rsidRDefault="00785244">
      <w:pPr>
        <w:pStyle w:val="TM1"/>
        <w:tabs>
          <w:tab w:val="left" w:pos="1100"/>
        </w:tabs>
        <w:rPr>
          <w:rFonts w:asciiTheme="minorHAnsi" w:eastAsiaTheme="minorEastAsia" w:hAnsiTheme="minorHAnsi"/>
          <w:bCs w:val="0"/>
        </w:rPr>
      </w:pPr>
      <w:hyperlink w:anchor="_Toc70498215" w:history="1">
        <w:r w:rsidR="00AC5C58" w:rsidRPr="005E7679">
          <w:rPr>
            <w:rStyle w:val="Lienhypertexte"/>
            <w:rFonts w:eastAsiaTheme="majorEastAsia"/>
          </w:rPr>
          <w:t>BOX 6.2:</w:t>
        </w:r>
        <w:r w:rsidR="00AC5C58">
          <w:rPr>
            <w:rFonts w:asciiTheme="minorHAnsi" w:eastAsiaTheme="minorEastAsia" w:hAnsiTheme="minorHAnsi"/>
            <w:bCs w:val="0"/>
          </w:rPr>
          <w:tab/>
        </w:r>
        <w:r w:rsidR="00AC5C58" w:rsidRPr="005E7679">
          <w:rPr>
            <w:rStyle w:val="Lienhypertexte"/>
            <w:rFonts w:eastAsiaTheme="majorEastAsia"/>
          </w:rPr>
          <w:t>SLCF Mitigation and Sustainable Development Goals (SDG) opportunities</w:t>
        </w:r>
        <w:r w:rsidR="00AC5C58">
          <w:rPr>
            <w:webHidden/>
          </w:rPr>
          <w:tab/>
        </w:r>
        <w:r w:rsidR="00AC5C58">
          <w:rPr>
            <w:webHidden/>
          </w:rPr>
          <w:fldChar w:fldCharType="begin"/>
        </w:r>
        <w:r w:rsidR="00AC5C58">
          <w:rPr>
            <w:webHidden/>
          </w:rPr>
          <w:instrText xml:space="preserve"> PAGEREF _Toc70498215 \h </w:instrText>
        </w:r>
        <w:r w:rsidR="00AC5C58">
          <w:rPr>
            <w:webHidden/>
          </w:rPr>
        </w:r>
        <w:r w:rsidR="00AC5C58">
          <w:rPr>
            <w:webHidden/>
          </w:rPr>
          <w:fldChar w:fldCharType="separate"/>
        </w:r>
        <w:r w:rsidR="00AC5C58">
          <w:rPr>
            <w:webHidden/>
          </w:rPr>
          <w:t>73</w:t>
        </w:r>
        <w:r w:rsidR="00AC5C58">
          <w:rPr>
            <w:webHidden/>
          </w:rPr>
          <w:fldChar w:fldCharType="end"/>
        </w:r>
      </w:hyperlink>
    </w:p>
    <w:p w14:paraId="554A1C17" w14:textId="55CA7068" w:rsidR="00AC5C58" w:rsidRDefault="00785244">
      <w:pPr>
        <w:pStyle w:val="TM2"/>
        <w:tabs>
          <w:tab w:val="left" w:pos="880"/>
          <w:tab w:val="right" w:leader="dot" w:pos="9621"/>
        </w:tabs>
        <w:rPr>
          <w:rFonts w:asciiTheme="minorHAnsi" w:eastAsiaTheme="minorEastAsia" w:hAnsiTheme="minorHAnsi"/>
          <w:noProof/>
        </w:rPr>
      </w:pPr>
      <w:hyperlink w:anchor="_Toc70498216" w:history="1">
        <w:r w:rsidR="00AC5C58" w:rsidRPr="005E7679">
          <w:rPr>
            <w:rStyle w:val="Lienhypertexte"/>
            <w:rFonts w:eastAsiaTheme="majorEastAsia"/>
            <w:noProof/>
          </w:rPr>
          <w:t>6.7</w:t>
        </w:r>
        <w:r w:rsidR="00AC5C58">
          <w:rPr>
            <w:rFonts w:asciiTheme="minorHAnsi" w:eastAsiaTheme="minorEastAsia" w:hAnsiTheme="minorHAnsi"/>
            <w:noProof/>
          </w:rPr>
          <w:tab/>
        </w:r>
        <w:r w:rsidR="00AC5C58" w:rsidRPr="005E7679">
          <w:rPr>
            <w:rStyle w:val="Lienhypertexte"/>
            <w:rFonts w:eastAsiaTheme="majorEastAsia"/>
            <w:noProof/>
          </w:rPr>
          <w:t>Future projections of Atmospheric Composition and Climate response in SSP scenarios</w:t>
        </w:r>
        <w:r w:rsidR="00AC5C58">
          <w:rPr>
            <w:noProof/>
            <w:webHidden/>
          </w:rPr>
          <w:tab/>
        </w:r>
        <w:r w:rsidR="00AC5C58">
          <w:rPr>
            <w:noProof/>
            <w:webHidden/>
          </w:rPr>
          <w:fldChar w:fldCharType="begin"/>
        </w:r>
        <w:r w:rsidR="00AC5C58">
          <w:rPr>
            <w:noProof/>
            <w:webHidden/>
          </w:rPr>
          <w:instrText xml:space="preserve"> PAGEREF _Toc70498216 \h </w:instrText>
        </w:r>
        <w:r w:rsidR="00AC5C58">
          <w:rPr>
            <w:noProof/>
            <w:webHidden/>
          </w:rPr>
        </w:r>
        <w:r w:rsidR="00AC5C58">
          <w:rPr>
            <w:noProof/>
            <w:webHidden/>
          </w:rPr>
          <w:fldChar w:fldCharType="separate"/>
        </w:r>
        <w:r w:rsidR="00AC5C58">
          <w:rPr>
            <w:noProof/>
            <w:webHidden/>
          </w:rPr>
          <w:t>77</w:t>
        </w:r>
        <w:r w:rsidR="00AC5C58">
          <w:rPr>
            <w:noProof/>
            <w:webHidden/>
          </w:rPr>
          <w:fldChar w:fldCharType="end"/>
        </w:r>
      </w:hyperlink>
    </w:p>
    <w:p w14:paraId="1724701B" w14:textId="671834EC" w:rsidR="00AC5C58" w:rsidRDefault="00785244">
      <w:pPr>
        <w:pStyle w:val="TM2"/>
        <w:tabs>
          <w:tab w:val="left" w:pos="1100"/>
          <w:tab w:val="right" w:leader="dot" w:pos="9621"/>
        </w:tabs>
        <w:rPr>
          <w:rFonts w:asciiTheme="minorHAnsi" w:eastAsiaTheme="minorEastAsia" w:hAnsiTheme="minorHAnsi"/>
          <w:noProof/>
        </w:rPr>
      </w:pPr>
      <w:hyperlink w:anchor="_Toc70498217" w:history="1">
        <w:r w:rsidR="00AC5C58" w:rsidRPr="005E7679">
          <w:rPr>
            <w:rStyle w:val="Lienhypertexte"/>
            <w:rFonts w:eastAsiaTheme="majorEastAsia"/>
            <w:noProof/>
          </w:rPr>
          <w:t>6.7.1</w:t>
        </w:r>
        <w:r w:rsidR="00AC5C58">
          <w:rPr>
            <w:rFonts w:asciiTheme="minorHAnsi" w:eastAsiaTheme="minorEastAsia" w:hAnsiTheme="minorHAnsi"/>
            <w:noProof/>
          </w:rPr>
          <w:tab/>
        </w:r>
        <w:r w:rsidR="00AC5C58" w:rsidRPr="005E7679">
          <w:rPr>
            <w:rStyle w:val="Lienhypertexte"/>
            <w:rFonts w:eastAsiaTheme="majorEastAsia"/>
            <w:noProof/>
          </w:rPr>
          <w:t>Projections of Emissions and Atmospheric Abundances</w:t>
        </w:r>
        <w:r w:rsidR="00AC5C58">
          <w:rPr>
            <w:noProof/>
            <w:webHidden/>
          </w:rPr>
          <w:tab/>
        </w:r>
        <w:r w:rsidR="00AC5C58">
          <w:rPr>
            <w:noProof/>
            <w:webHidden/>
          </w:rPr>
          <w:fldChar w:fldCharType="begin"/>
        </w:r>
        <w:r w:rsidR="00AC5C58">
          <w:rPr>
            <w:noProof/>
            <w:webHidden/>
          </w:rPr>
          <w:instrText xml:space="preserve"> PAGEREF _Toc70498217 \h </w:instrText>
        </w:r>
        <w:r w:rsidR="00AC5C58">
          <w:rPr>
            <w:noProof/>
            <w:webHidden/>
          </w:rPr>
        </w:r>
        <w:r w:rsidR="00AC5C58">
          <w:rPr>
            <w:noProof/>
            <w:webHidden/>
          </w:rPr>
          <w:fldChar w:fldCharType="separate"/>
        </w:r>
        <w:r w:rsidR="00AC5C58">
          <w:rPr>
            <w:noProof/>
            <w:webHidden/>
          </w:rPr>
          <w:t>77</w:t>
        </w:r>
        <w:r w:rsidR="00AC5C58">
          <w:rPr>
            <w:noProof/>
            <w:webHidden/>
          </w:rPr>
          <w:fldChar w:fldCharType="end"/>
        </w:r>
      </w:hyperlink>
    </w:p>
    <w:p w14:paraId="6BED75CD" w14:textId="14B195FD" w:rsidR="00AC5C58" w:rsidRDefault="00785244">
      <w:pPr>
        <w:pStyle w:val="TM2"/>
        <w:tabs>
          <w:tab w:val="left" w:pos="1100"/>
          <w:tab w:val="right" w:leader="dot" w:pos="9621"/>
        </w:tabs>
        <w:rPr>
          <w:rFonts w:asciiTheme="minorHAnsi" w:eastAsiaTheme="minorEastAsia" w:hAnsiTheme="minorHAnsi"/>
          <w:noProof/>
        </w:rPr>
      </w:pPr>
      <w:hyperlink w:anchor="_Toc70498218" w:history="1">
        <w:r w:rsidR="00AC5C58" w:rsidRPr="005E7679">
          <w:rPr>
            <w:rStyle w:val="Lienhypertexte"/>
            <w:rFonts w:eastAsiaTheme="majorEastAsia"/>
            <w:noProof/>
          </w:rPr>
          <w:t>6.7.1.1</w:t>
        </w:r>
        <w:r w:rsidR="00AC5C58">
          <w:rPr>
            <w:rFonts w:asciiTheme="minorHAnsi" w:eastAsiaTheme="minorEastAsia" w:hAnsiTheme="minorHAnsi"/>
            <w:noProof/>
          </w:rPr>
          <w:tab/>
        </w:r>
        <w:r w:rsidR="00AC5C58" w:rsidRPr="005E7679">
          <w:rPr>
            <w:rStyle w:val="Lienhypertexte"/>
            <w:rFonts w:eastAsiaTheme="majorEastAsia"/>
            <w:noProof/>
          </w:rPr>
          <w:t>SLCF Emissions and atmospheric abundances</w:t>
        </w:r>
        <w:r w:rsidR="00AC5C58">
          <w:rPr>
            <w:noProof/>
            <w:webHidden/>
          </w:rPr>
          <w:tab/>
        </w:r>
        <w:r w:rsidR="00AC5C58">
          <w:rPr>
            <w:noProof/>
            <w:webHidden/>
          </w:rPr>
          <w:fldChar w:fldCharType="begin"/>
        </w:r>
        <w:r w:rsidR="00AC5C58">
          <w:rPr>
            <w:noProof/>
            <w:webHidden/>
          </w:rPr>
          <w:instrText xml:space="preserve"> PAGEREF _Toc70498218 \h </w:instrText>
        </w:r>
        <w:r w:rsidR="00AC5C58">
          <w:rPr>
            <w:noProof/>
            <w:webHidden/>
          </w:rPr>
        </w:r>
        <w:r w:rsidR="00AC5C58">
          <w:rPr>
            <w:noProof/>
            <w:webHidden/>
          </w:rPr>
          <w:fldChar w:fldCharType="separate"/>
        </w:r>
        <w:r w:rsidR="00AC5C58">
          <w:rPr>
            <w:noProof/>
            <w:webHidden/>
          </w:rPr>
          <w:t>77</w:t>
        </w:r>
        <w:r w:rsidR="00AC5C58">
          <w:rPr>
            <w:noProof/>
            <w:webHidden/>
          </w:rPr>
          <w:fldChar w:fldCharType="end"/>
        </w:r>
      </w:hyperlink>
    </w:p>
    <w:p w14:paraId="0FCD29F1" w14:textId="05F06E55" w:rsidR="00AC5C58" w:rsidRDefault="00785244">
      <w:pPr>
        <w:pStyle w:val="TM2"/>
        <w:tabs>
          <w:tab w:val="left" w:pos="1100"/>
          <w:tab w:val="right" w:leader="dot" w:pos="9621"/>
        </w:tabs>
        <w:rPr>
          <w:rFonts w:asciiTheme="minorHAnsi" w:eastAsiaTheme="minorEastAsia" w:hAnsiTheme="minorHAnsi"/>
          <w:noProof/>
        </w:rPr>
      </w:pPr>
      <w:hyperlink w:anchor="_Toc70498219" w:history="1">
        <w:r w:rsidR="00AC5C58" w:rsidRPr="005E7679">
          <w:rPr>
            <w:rStyle w:val="Lienhypertexte"/>
            <w:rFonts w:eastAsiaTheme="majorEastAsia"/>
            <w:noProof/>
          </w:rPr>
          <w:t>6.7.1.2</w:t>
        </w:r>
        <w:r w:rsidR="00AC5C58">
          <w:rPr>
            <w:rFonts w:asciiTheme="minorHAnsi" w:eastAsiaTheme="minorEastAsia" w:hAnsiTheme="minorHAnsi"/>
            <w:noProof/>
          </w:rPr>
          <w:tab/>
        </w:r>
        <w:r w:rsidR="00AC5C58" w:rsidRPr="005E7679">
          <w:rPr>
            <w:rStyle w:val="Lienhypertexte"/>
            <w:rFonts w:eastAsiaTheme="majorEastAsia"/>
            <w:noProof/>
          </w:rPr>
          <w:t>Future evolution of surface ozone and PM concentrations</w:t>
        </w:r>
        <w:r w:rsidR="00AC5C58">
          <w:rPr>
            <w:noProof/>
            <w:webHidden/>
          </w:rPr>
          <w:tab/>
        </w:r>
        <w:r w:rsidR="00AC5C58">
          <w:rPr>
            <w:noProof/>
            <w:webHidden/>
          </w:rPr>
          <w:fldChar w:fldCharType="begin"/>
        </w:r>
        <w:r w:rsidR="00AC5C58">
          <w:rPr>
            <w:noProof/>
            <w:webHidden/>
          </w:rPr>
          <w:instrText xml:space="preserve"> PAGEREF _Toc70498219 \h </w:instrText>
        </w:r>
        <w:r w:rsidR="00AC5C58">
          <w:rPr>
            <w:noProof/>
            <w:webHidden/>
          </w:rPr>
        </w:r>
        <w:r w:rsidR="00AC5C58">
          <w:rPr>
            <w:noProof/>
            <w:webHidden/>
          </w:rPr>
          <w:fldChar w:fldCharType="separate"/>
        </w:r>
        <w:r w:rsidR="00AC5C58">
          <w:rPr>
            <w:noProof/>
            <w:webHidden/>
          </w:rPr>
          <w:t>81</w:t>
        </w:r>
        <w:r w:rsidR="00AC5C58">
          <w:rPr>
            <w:noProof/>
            <w:webHidden/>
          </w:rPr>
          <w:fldChar w:fldCharType="end"/>
        </w:r>
      </w:hyperlink>
    </w:p>
    <w:p w14:paraId="4CCECEC1" w14:textId="0173FE6B" w:rsidR="00AC5C58" w:rsidRDefault="00785244">
      <w:pPr>
        <w:pStyle w:val="TM2"/>
        <w:tabs>
          <w:tab w:val="left" w:pos="1100"/>
          <w:tab w:val="right" w:leader="dot" w:pos="9621"/>
        </w:tabs>
        <w:rPr>
          <w:rFonts w:asciiTheme="minorHAnsi" w:eastAsiaTheme="minorEastAsia" w:hAnsiTheme="minorHAnsi"/>
          <w:noProof/>
        </w:rPr>
      </w:pPr>
      <w:hyperlink w:anchor="_Toc70498220" w:history="1">
        <w:r w:rsidR="00AC5C58" w:rsidRPr="005E7679">
          <w:rPr>
            <w:rStyle w:val="Lienhypertexte"/>
            <w:rFonts w:eastAsiaTheme="majorEastAsia"/>
            <w:noProof/>
          </w:rPr>
          <w:t>6.7.2</w:t>
        </w:r>
        <w:r w:rsidR="00AC5C58">
          <w:rPr>
            <w:rFonts w:asciiTheme="minorHAnsi" w:eastAsiaTheme="minorEastAsia" w:hAnsiTheme="minorHAnsi"/>
            <w:noProof/>
          </w:rPr>
          <w:tab/>
        </w:r>
        <w:r w:rsidR="00AC5C58" w:rsidRPr="005E7679">
          <w:rPr>
            <w:rStyle w:val="Lienhypertexte"/>
            <w:rFonts w:eastAsiaTheme="majorEastAsia"/>
            <w:noProof/>
          </w:rPr>
          <w:t>Evolution of future climate in response to SLCF emissions</w:t>
        </w:r>
        <w:r w:rsidR="00AC5C58">
          <w:rPr>
            <w:noProof/>
            <w:webHidden/>
          </w:rPr>
          <w:tab/>
        </w:r>
        <w:r w:rsidR="00AC5C58">
          <w:rPr>
            <w:noProof/>
            <w:webHidden/>
          </w:rPr>
          <w:fldChar w:fldCharType="begin"/>
        </w:r>
        <w:r w:rsidR="00AC5C58">
          <w:rPr>
            <w:noProof/>
            <w:webHidden/>
          </w:rPr>
          <w:instrText xml:space="preserve"> PAGEREF _Toc70498220 \h </w:instrText>
        </w:r>
        <w:r w:rsidR="00AC5C58">
          <w:rPr>
            <w:noProof/>
            <w:webHidden/>
          </w:rPr>
        </w:r>
        <w:r w:rsidR="00AC5C58">
          <w:rPr>
            <w:noProof/>
            <w:webHidden/>
          </w:rPr>
          <w:fldChar w:fldCharType="separate"/>
        </w:r>
        <w:r w:rsidR="00AC5C58">
          <w:rPr>
            <w:noProof/>
            <w:webHidden/>
          </w:rPr>
          <w:t>83</w:t>
        </w:r>
        <w:r w:rsidR="00AC5C58">
          <w:rPr>
            <w:noProof/>
            <w:webHidden/>
          </w:rPr>
          <w:fldChar w:fldCharType="end"/>
        </w:r>
      </w:hyperlink>
    </w:p>
    <w:p w14:paraId="34DE918A" w14:textId="0B94B2A2" w:rsidR="00AC5C58" w:rsidRDefault="00785244">
      <w:pPr>
        <w:pStyle w:val="TM2"/>
        <w:tabs>
          <w:tab w:val="left" w:pos="1100"/>
          <w:tab w:val="right" w:leader="dot" w:pos="9621"/>
        </w:tabs>
        <w:rPr>
          <w:rFonts w:asciiTheme="minorHAnsi" w:eastAsiaTheme="minorEastAsia" w:hAnsiTheme="minorHAnsi"/>
          <w:noProof/>
        </w:rPr>
      </w:pPr>
      <w:hyperlink w:anchor="_Toc70498221" w:history="1">
        <w:r w:rsidR="00AC5C58" w:rsidRPr="005E7679">
          <w:rPr>
            <w:rStyle w:val="Lienhypertexte"/>
            <w:rFonts w:eastAsiaTheme="majorEastAsia"/>
            <w:noProof/>
          </w:rPr>
          <w:t>6.7.2.1</w:t>
        </w:r>
        <w:r w:rsidR="00AC5C58">
          <w:rPr>
            <w:rFonts w:asciiTheme="minorHAnsi" w:eastAsiaTheme="minorEastAsia" w:hAnsiTheme="minorHAnsi"/>
            <w:noProof/>
          </w:rPr>
          <w:tab/>
        </w:r>
        <w:r w:rsidR="00AC5C58" w:rsidRPr="005E7679">
          <w:rPr>
            <w:rStyle w:val="Lienhypertexte"/>
            <w:rFonts w:eastAsiaTheme="majorEastAsia"/>
            <w:noProof/>
          </w:rPr>
          <w:t>Effects of SLCFs on ERF and climate response</w:t>
        </w:r>
        <w:r w:rsidR="00AC5C58">
          <w:rPr>
            <w:noProof/>
            <w:webHidden/>
          </w:rPr>
          <w:tab/>
        </w:r>
        <w:r w:rsidR="00AC5C58">
          <w:rPr>
            <w:noProof/>
            <w:webHidden/>
          </w:rPr>
          <w:fldChar w:fldCharType="begin"/>
        </w:r>
        <w:r w:rsidR="00AC5C58">
          <w:rPr>
            <w:noProof/>
            <w:webHidden/>
          </w:rPr>
          <w:instrText xml:space="preserve"> PAGEREF _Toc70498221 \h </w:instrText>
        </w:r>
        <w:r w:rsidR="00AC5C58">
          <w:rPr>
            <w:noProof/>
            <w:webHidden/>
          </w:rPr>
        </w:r>
        <w:r w:rsidR="00AC5C58">
          <w:rPr>
            <w:noProof/>
            <w:webHidden/>
          </w:rPr>
          <w:fldChar w:fldCharType="separate"/>
        </w:r>
        <w:r w:rsidR="00AC5C58">
          <w:rPr>
            <w:noProof/>
            <w:webHidden/>
          </w:rPr>
          <w:t>83</w:t>
        </w:r>
        <w:r w:rsidR="00AC5C58">
          <w:rPr>
            <w:noProof/>
            <w:webHidden/>
          </w:rPr>
          <w:fldChar w:fldCharType="end"/>
        </w:r>
      </w:hyperlink>
    </w:p>
    <w:p w14:paraId="5982234A" w14:textId="4DA9E9CA" w:rsidR="00AC5C58" w:rsidRDefault="00785244">
      <w:pPr>
        <w:pStyle w:val="TM2"/>
        <w:tabs>
          <w:tab w:val="left" w:pos="1100"/>
          <w:tab w:val="right" w:leader="dot" w:pos="9621"/>
        </w:tabs>
        <w:rPr>
          <w:rFonts w:asciiTheme="minorHAnsi" w:eastAsiaTheme="minorEastAsia" w:hAnsiTheme="minorHAnsi"/>
          <w:noProof/>
        </w:rPr>
      </w:pPr>
      <w:hyperlink w:anchor="_Toc70498222" w:history="1">
        <w:r w:rsidR="00AC5C58" w:rsidRPr="005E7679">
          <w:rPr>
            <w:rStyle w:val="Lienhypertexte"/>
            <w:rFonts w:eastAsiaTheme="majorEastAsia"/>
            <w:noProof/>
          </w:rPr>
          <w:t>6.7.2.2</w:t>
        </w:r>
        <w:r w:rsidR="00AC5C58">
          <w:rPr>
            <w:rFonts w:asciiTheme="minorHAnsi" w:eastAsiaTheme="minorEastAsia" w:hAnsiTheme="minorHAnsi"/>
            <w:noProof/>
          </w:rPr>
          <w:tab/>
        </w:r>
        <w:r w:rsidR="00AC5C58" w:rsidRPr="005E7679">
          <w:rPr>
            <w:rStyle w:val="Lienhypertexte"/>
            <w:rFonts w:eastAsiaTheme="majorEastAsia"/>
            <w:noProof/>
          </w:rPr>
          <w:t>Effect of regional emissions of SLCFs on GSAT</w:t>
        </w:r>
        <w:r w:rsidR="00AC5C58">
          <w:rPr>
            <w:noProof/>
            <w:webHidden/>
          </w:rPr>
          <w:tab/>
        </w:r>
        <w:r w:rsidR="00AC5C58">
          <w:rPr>
            <w:noProof/>
            <w:webHidden/>
          </w:rPr>
          <w:fldChar w:fldCharType="begin"/>
        </w:r>
        <w:r w:rsidR="00AC5C58">
          <w:rPr>
            <w:noProof/>
            <w:webHidden/>
          </w:rPr>
          <w:instrText xml:space="preserve"> PAGEREF _Toc70498222 \h </w:instrText>
        </w:r>
        <w:r w:rsidR="00AC5C58">
          <w:rPr>
            <w:noProof/>
            <w:webHidden/>
          </w:rPr>
        </w:r>
        <w:r w:rsidR="00AC5C58">
          <w:rPr>
            <w:noProof/>
            <w:webHidden/>
          </w:rPr>
          <w:fldChar w:fldCharType="separate"/>
        </w:r>
        <w:r w:rsidR="00AC5C58">
          <w:rPr>
            <w:noProof/>
            <w:webHidden/>
          </w:rPr>
          <w:t>85</w:t>
        </w:r>
        <w:r w:rsidR="00AC5C58">
          <w:rPr>
            <w:noProof/>
            <w:webHidden/>
          </w:rPr>
          <w:fldChar w:fldCharType="end"/>
        </w:r>
      </w:hyperlink>
    </w:p>
    <w:p w14:paraId="7090A4A6" w14:textId="749E12C1" w:rsidR="00AC5C58" w:rsidRDefault="00785244">
      <w:pPr>
        <w:pStyle w:val="TM2"/>
        <w:tabs>
          <w:tab w:val="left" w:pos="1100"/>
          <w:tab w:val="right" w:leader="dot" w:pos="9621"/>
        </w:tabs>
        <w:rPr>
          <w:rFonts w:asciiTheme="minorHAnsi" w:eastAsiaTheme="minorEastAsia" w:hAnsiTheme="minorHAnsi"/>
          <w:noProof/>
        </w:rPr>
      </w:pPr>
      <w:hyperlink w:anchor="_Toc70498223" w:history="1">
        <w:r w:rsidR="00AC5C58" w:rsidRPr="005E7679">
          <w:rPr>
            <w:rStyle w:val="Lienhypertexte"/>
            <w:rFonts w:eastAsiaTheme="majorEastAsia"/>
            <w:noProof/>
          </w:rPr>
          <w:t>6.7.3</w:t>
        </w:r>
        <w:r w:rsidR="00AC5C58">
          <w:rPr>
            <w:rFonts w:asciiTheme="minorHAnsi" w:eastAsiaTheme="minorEastAsia" w:hAnsiTheme="minorHAnsi"/>
            <w:noProof/>
          </w:rPr>
          <w:tab/>
        </w:r>
        <w:r w:rsidR="00AC5C58" w:rsidRPr="005E7679">
          <w:rPr>
            <w:rStyle w:val="Lienhypertexte"/>
            <w:rFonts w:eastAsiaTheme="majorEastAsia"/>
            <w:noProof/>
          </w:rPr>
          <w:t>Effect of SLCFs mitigation in SSP scenarios</w:t>
        </w:r>
        <w:r w:rsidR="00AC5C58">
          <w:rPr>
            <w:noProof/>
            <w:webHidden/>
          </w:rPr>
          <w:tab/>
        </w:r>
        <w:r w:rsidR="00AC5C58">
          <w:rPr>
            <w:noProof/>
            <w:webHidden/>
          </w:rPr>
          <w:fldChar w:fldCharType="begin"/>
        </w:r>
        <w:r w:rsidR="00AC5C58">
          <w:rPr>
            <w:noProof/>
            <w:webHidden/>
          </w:rPr>
          <w:instrText xml:space="preserve"> PAGEREF _Toc70498223 \h </w:instrText>
        </w:r>
        <w:r w:rsidR="00AC5C58">
          <w:rPr>
            <w:noProof/>
            <w:webHidden/>
          </w:rPr>
        </w:r>
        <w:r w:rsidR="00AC5C58">
          <w:rPr>
            <w:noProof/>
            <w:webHidden/>
          </w:rPr>
          <w:fldChar w:fldCharType="separate"/>
        </w:r>
        <w:r w:rsidR="00AC5C58">
          <w:rPr>
            <w:noProof/>
            <w:webHidden/>
          </w:rPr>
          <w:t>86</w:t>
        </w:r>
        <w:r w:rsidR="00AC5C58">
          <w:rPr>
            <w:noProof/>
            <w:webHidden/>
          </w:rPr>
          <w:fldChar w:fldCharType="end"/>
        </w:r>
      </w:hyperlink>
    </w:p>
    <w:p w14:paraId="78095B2E" w14:textId="6034D4E7" w:rsidR="00AC5C58" w:rsidRDefault="00785244">
      <w:pPr>
        <w:pStyle w:val="TM2"/>
        <w:tabs>
          <w:tab w:val="left" w:pos="880"/>
          <w:tab w:val="right" w:leader="dot" w:pos="9621"/>
        </w:tabs>
        <w:rPr>
          <w:rFonts w:asciiTheme="minorHAnsi" w:eastAsiaTheme="minorEastAsia" w:hAnsiTheme="minorHAnsi"/>
          <w:noProof/>
        </w:rPr>
      </w:pPr>
      <w:hyperlink w:anchor="_Toc70498224" w:history="1">
        <w:r w:rsidR="00AC5C58" w:rsidRPr="005E7679">
          <w:rPr>
            <w:rStyle w:val="Lienhypertexte"/>
            <w:rFonts w:eastAsiaTheme="majorEastAsia"/>
            <w:noProof/>
          </w:rPr>
          <w:t>6.8</w:t>
        </w:r>
        <w:r w:rsidR="00AC5C58">
          <w:rPr>
            <w:rFonts w:asciiTheme="minorHAnsi" w:eastAsiaTheme="minorEastAsia" w:hAnsiTheme="minorHAnsi"/>
            <w:noProof/>
          </w:rPr>
          <w:tab/>
        </w:r>
        <w:r w:rsidR="00AC5C58" w:rsidRPr="005E7679">
          <w:rPr>
            <w:rStyle w:val="Lienhypertexte"/>
            <w:rFonts w:eastAsiaTheme="majorEastAsia"/>
            <w:noProof/>
          </w:rPr>
          <w:t>Perspectives</w:t>
        </w:r>
        <w:r w:rsidR="00AC5C58">
          <w:rPr>
            <w:noProof/>
            <w:webHidden/>
          </w:rPr>
          <w:tab/>
        </w:r>
        <w:r w:rsidR="00AC5C58">
          <w:rPr>
            <w:noProof/>
            <w:webHidden/>
          </w:rPr>
          <w:fldChar w:fldCharType="begin"/>
        </w:r>
        <w:r w:rsidR="00AC5C58">
          <w:rPr>
            <w:noProof/>
            <w:webHidden/>
          </w:rPr>
          <w:instrText xml:space="preserve"> PAGEREF _Toc70498224 \h </w:instrText>
        </w:r>
        <w:r w:rsidR="00AC5C58">
          <w:rPr>
            <w:noProof/>
            <w:webHidden/>
          </w:rPr>
        </w:r>
        <w:r w:rsidR="00AC5C58">
          <w:rPr>
            <w:noProof/>
            <w:webHidden/>
          </w:rPr>
          <w:fldChar w:fldCharType="separate"/>
        </w:r>
        <w:r w:rsidR="00AC5C58">
          <w:rPr>
            <w:noProof/>
            <w:webHidden/>
          </w:rPr>
          <w:t>89</w:t>
        </w:r>
        <w:r w:rsidR="00AC5C58">
          <w:rPr>
            <w:noProof/>
            <w:webHidden/>
          </w:rPr>
          <w:fldChar w:fldCharType="end"/>
        </w:r>
      </w:hyperlink>
    </w:p>
    <w:p w14:paraId="19FBDCB0" w14:textId="0A409AEE" w:rsidR="00AC5C58" w:rsidRDefault="00785244">
      <w:pPr>
        <w:pStyle w:val="TM1"/>
        <w:rPr>
          <w:rFonts w:asciiTheme="minorHAnsi" w:eastAsiaTheme="minorEastAsia" w:hAnsiTheme="minorHAnsi"/>
          <w:bCs w:val="0"/>
        </w:rPr>
      </w:pPr>
      <w:hyperlink w:anchor="_Toc70498225" w:history="1">
        <w:r w:rsidR="00AC5C58" w:rsidRPr="005E7679">
          <w:rPr>
            <w:rStyle w:val="Lienhypertexte"/>
            <w:rFonts w:eastAsiaTheme="majorEastAsia"/>
          </w:rPr>
          <w:t>Frequently Asked Questions</w:t>
        </w:r>
        <w:r w:rsidR="00AC5C58">
          <w:rPr>
            <w:webHidden/>
          </w:rPr>
          <w:tab/>
        </w:r>
        <w:r w:rsidR="00AC5C58">
          <w:rPr>
            <w:webHidden/>
          </w:rPr>
          <w:fldChar w:fldCharType="begin"/>
        </w:r>
        <w:r w:rsidR="00AC5C58">
          <w:rPr>
            <w:webHidden/>
          </w:rPr>
          <w:instrText xml:space="preserve"> PAGEREF _Toc70498225 \h </w:instrText>
        </w:r>
        <w:r w:rsidR="00AC5C58">
          <w:rPr>
            <w:webHidden/>
          </w:rPr>
        </w:r>
        <w:r w:rsidR="00AC5C58">
          <w:rPr>
            <w:webHidden/>
          </w:rPr>
          <w:fldChar w:fldCharType="separate"/>
        </w:r>
        <w:r w:rsidR="00AC5C58">
          <w:rPr>
            <w:webHidden/>
          </w:rPr>
          <w:t>90</w:t>
        </w:r>
        <w:r w:rsidR="00AC5C58">
          <w:rPr>
            <w:webHidden/>
          </w:rPr>
          <w:fldChar w:fldCharType="end"/>
        </w:r>
      </w:hyperlink>
    </w:p>
    <w:p w14:paraId="20631A35" w14:textId="2B091CD2" w:rsidR="00AC5C58" w:rsidRDefault="00785244">
      <w:pPr>
        <w:pStyle w:val="TM1"/>
        <w:rPr>
          <w:rFonts w:asciiTheme="minorHAnsi" w:eastAsiaTheme="minorEastAsia" w:hAnsiTheme="minorHAnsi"/>
          <w:bCs w:val="0"/>
        </w:rPr>
      </w:pPr>
      <w:hyperlink w:anchor="_Toc70498228" w:history="1">
        <w:r w:rsidR="00AC5C58" w:rsidRPr="005E7679">
          <w:rPr>
            <w:rStyle w:val="Lienhypertexte"/>
            <w:rFonts w:eastAsiaTheme="majorEastAsia"/>
          </w:rPr>
          <w:t>References</w:t>
        </w:r>
        <w:r w:rsidR="00AC5C58">
          <w:rPr>
            <w:webHidden/>
          </w:rPr>
          <w:tab/>
        </w:r>
        <w:r w:rsidR="00AC5C58">
          <w:rPr>
            <w:webHidden/>
          </w:rPr>
          <w:fldChar w:fldCharType="begin"/>
        </w:r>
        <w:r w:rsidR="00AC5C58">
          <w:rPr>
            <w:webHidden/>
          </w:rPr>
          <w:instrText xml:space="preserve"> PAGEREF _Toc70498228 \h </w:instrText>
        </w:r>
        <w:r w:rsidR="00AC5C58">
          <w:rPr>
            <w:webHidden/>
          </w:rPr>
        </w:r>
        <w:r w:rsidR="00AC5C58">
          <w:rPr>
            <w:webHidden/>
          </w:rPr>
          <w:fldChar w:fldCharType="separate"/>
        </w:r>
        <w:r w:rsidR="00AC5C58">
          <w:rPr>
            <w:webHidden/>
          </w:rPr>
          <w:t>93</w:t>
        </w:r>
        <w:r w:rsidR="00AC5C58">
          <w:rPr>
            <w:webHidden/>
          </w:rPr>
          <w:fldChar w:fldCharType="end"/>
        </w:r>
      </w:hyperlink>
    </w:p>
    <w:p w14:paraId="39550211" w14:textId="14F11A8E" w:rsidR="00C011BD" w:rsidRDefault="00C011BD">
      <w:pPr>
        <w:rPr>
          <w:b/>
        </w:rPr>
      </w:pPr>
      <w:r>
        <w:fldChar w:fldCharType="end"/>
      </w:r>
      <w:commentRangeEnd w:id="26"/>
      <w:r w:rsidR="00A32A79">
        <w:rPr>
          <w:rStyle w:val="Marquedecommentaire"/>
        </w:rPr>
        <w:commentReference w:id="26"/>
      </w:r>
      <w:commentRangeEnd w:id="27"/>
      <w:r w:rsidR="002260E5">
        <w:rPr>
          <w:rStyle w:val="Marquedecommentaire"/>
        </w:rPr>
        <w:commentReference w:id="27"/>
      </w:r>
      <w:r>
        <w:br w:type="page"/>
      </w:r>
    </w:p>
    <w:p w14:paraId="5F049225" w14:textId="24179FAA" w:rsidR="00BB4D03" w:rsidRDefault="00BB4D03" w:rsidP="00C67694">
      <w:pPr>
        <w:pStyle w:val="AR6BodyTextBold"/>
      </w:pPr>
      <w:bookmarkStart w:id="28" w:name="_Toc70498157"/>
      <w:r w:rsidRPr="00BB4222">
        <w:lastRenderedPageBreak/>
        <w:t>Executive Summary</w:t>
      </w:r>
      <w:bookmarkEnd w:id="24"/>
      <w:bookmarkEnd w:id="28"/>
    </w:p>
    <w:p w14:paraId="4D677559" w14:textId="77777777" w:rsidR="00BB4D03" w:rsidRPr="009E1B0B" w:rsidRDefault="00BB4D03" w:rsidP="00D5630D">
      <w:pPr>
        <w:pStyle w:val="AR6BodyText"/>
        <w:rPr>
          <w:b/>
          <w:lang w:val="en-GB"/>
        </w:rPr>
      </w:pPr>
    </w:p>
    <w:p w14:paraId="3AFA5622" w14:textId="24FA77F0" w:rsidR="00FB4434" w:rsidRPr="00FE02FC" w:rsidRDefault="00FB4434" w:rsidP="00FB4434">
      <w:pPr>
        <w:rPr>
          <w:lang w:val="en-US"/>
        </w:rPr>
      </w:pPr>
      <w:r w:rsidRPr="00FE02FC">
        <w:rPr>
          <w:lang w:val="en-US"/>
        </w:rPr>
        <w:t xml:space="preserve">Short-lived climate forcers (SLCFs) affect climate and are, in most cases, also air pollutants. They include aerosols (sulphate, nitrate, ammonium, carbonaceous aerosols, mineral dust and sea spray), which are also called particulate matter (PM), and chemically reactive gases (methane, ozone, some halogenated compounds, nitrogen oxides, carbon monoxide, non-methane volatile organic compounds, sulphur dioxide and ammonia). Except for methane and some halogenated compounds whose lifetimes are about a decade or more, </w:t>
      </w:r>
      <w:commentRangeStart w:id="29"/>
      <w:r w:rsidRPr="005410E9">
        <w:rPr>
          <w:lang w:val="en-US"/>
        </w:rPr>
        <w:t>SLCF</w:t>
      </w:r>
      <w:del w:id="30" w:author="Lucy Cowie" w:date="2021-07-21T12:48:00Z">
        <w:r w:rsidRPr="002376A4" w:rsidDel="00FA0B84">
          <w:rPr>
            <w:highlight w:val="yellow"/>
            <w:lang w:val="en-US"/>
            <w:rPrChange w:id="31" w:author="Lucy Cowie" w:date="2021-07-21T12:40:00Z">
              <w:rPr>
                <w:lang w:val="en-US"/>
              </w:rPr>
            </w:rPrChange>
          </w:rPr>
          <w:delText>s</w:delText>
        </w:r>
      </w:del>
      <w:r w:rsidRPr="00FE02FC">
        <w:rPr>
          <w:lang w:val="en-US"/>
        </w:rPr>
        <w:t xml:space="preserve"> abundances are highly spatially heterogeneous </w:t>
      </w:r>
      <w:commentRangeEnd w:id="29"/>
      <w:r w:rsidR="009C0232">
        <w:rPr>
          <w:rStyle w:val="Marquedecommentaire"/>
        </w:rPr>
        <w:commentReference w:id="29"/>
      </w:r>
      <w:r w:rsidRPr="00FE02FC">
        <w:rPr>
          <w:lang w:val="en-US"/>
        </w:rPr>
        <w:t>since they only persist in the atmosphere from a few hours to a couple of months. SLCFs are either radiatively active or influence the abundances of radiatively active compounds through chemistry (chemical adjustments), and their climate effect occurs predominantly in the first two decades after their emission or formation. They can have either a cooling or warming effect on climate, and they also affect precipitation and other climate variables. Methane and some halogenated compounds are included in climate treaties, unlike the other SLCFs that are nevertheless indirectly affected by climate change mitigation since many of them are often co-emitted with CO</w:t>
      </w:r>
      <w:r w:rsidRPr="00FE02FC">
        <w:rPr>
          <w:vertAlign w:val="subscript"/>
          <w:lang w:val="en-US"/>
        </w:rPr>
        <w:t>2</w:t>
      </w:r>
      <w:r w:rsidRPr="00FE02FC">
        <w:rPr>
          <w:lang w:val="en-US"/>
        </w:rPr>
        <w:t xml:space="preserve"> in combustion processes. This chapter assesses the changes, in the past and in a selection of possible futures</w:t>
      </w:r>
      <w:ins w:id="32" w:author="Lucy Cowie" w:date="2021-07-20T13:03:00Z">
        <w:r w:rsidR="00A03B22">
          <w:rPr>
            <w:lang w:val="en-US"/>
          </w:rPr>
          <w:t>,</w:t>
        </w:r>
      </w:ins>
      <w:r w:rsidRPr="00FE02FC">
        <w:rPr>
          <w:lang w:val="en-US"/>
        </w:rPr>
        <w:t xml:space="preserve"> of the emissions and abundances of individual SLCFs primarily on a global and continental scale, and how these changes affect the Earth’s energy balance through radiative forcing and feedback in the climate system. The attribution of climate and air-quality changes to </w:t>
      </w:r>
      <w:commentRangeStart w:id="33"/>
      <w:r w:rsidRPr="00FE02FC">
        <w:rPr>
          <w:lang w:val="en-US"/>
        </w:rPr>
        <w:t>emission</w:t>
      </w:r>
      <w:ins w:id="34" w:author="Ian Blenkinsop" w:date="2021-07-29T09:16:00Z">
        <w:r w:rsidR="00FD711B">
          <w:rPr>
            <w:lang w:val="en-US"/>
          </w:rPr>
          <w:t>s</w:t>
        </w:r>
        <w:commentRangeEnd w:id="33"/>
        <w:r w:rsidR="00FD711B">
          <w:rPr>
            <w:rStyle w:val="Marquedecommentaire"/>
          </w:rPr>
          <w:commentReference w:id="33"/>
        </w:r>
      </w:ins>
      <w:r w:rsidRPr="00FE02FC">
        <w:rPr>
          <w:lang w:val="en-US"/>
        </w:rPr>
        <w:t xml:space="preserve"> sectors and regions, and the effects of SLCF mitigations defined for various environmental purposes, are also assessed.</w:t>
      </w:r>
      <w:r w:rsidRPr="00FE02FC" w:rsidDel="006E1645">
        <w:rPr>
          <w:lang w:val="en-US"/>
        </w:rPr>
        <w:t xml:space="preserve"> </w:t>
      </w:r>
    </w:p>
    <w:p w14:paraId="30C736DC" w14:textId="77777777" w:rsidR="00FB4434" w:rsidRPr="00FE02FC" w:rsidRDefault="00FB4434" w:rsidP="00FB4434">
      <w:pPr>
        <w:rPr>
          <w:b/>
          <w:bCs/>
          <w:lang w:val="en-US"/>
        </w:rPr>
      </w:pPr>
    </w:p>
    <w:p w14:paraId="65906DF6" w14:textId="0991F893" w:rsidR="00FB4434" w:rsidRPr="00FE02FC" w:rsidRDefault="00FB4434" w:rsidP="00FB4434">
      <w:pPr>
        <w:rPr>
          <w:b/>
          <w:bCs/>
          <w:lang w:val="en-US"/>
        </w:rPr>
      </w:pPr>
      <w:r w:rsidRPr="00FE02FC">
        <w:rPr>
          <w:b/>
          <w:bCs/>
          <w:lang w:val="en-US"/>
        </w:rPr>
        <w:t xml:space="preserve">Recent Evolution in </w:t>
      </w:r>
      <w:ins w:id="35" w:author="Lucy Cowie" w:date="2021-07-21T10:48:00Z">
        <w:r w:rsidR="00A963B0">
          <w:rPr>
            <w:b/>
            <w:bCs/>
            <w:lang w:val="en-US"/>
          </w:rPr>
          <w:t>Short-lived Climate Forcer (S</w:t>
        </w:r>
      </w:ins>
      <w:del w:id="36" w:author="Lucy Cowie" w:date="2021-07-21T11:51:00Z">
        <w:r w:rsidRPr="00FE02FC" w:rsidDel="00CE18FB">
          <w:rPr>
            <w:b/>
            <w:bCs/>
            <w:lang w:val="en-US"/>
          </w:rPr>
          <w:delText>S</w:delText>
        </w:r>
      </w:del>
      <w:r w:rsidRPr="00FE02FC">
        <w:rPr>
          <w:b/>
          <w:bCs/>
          <w:lang w:val="en-US"/>
        </w:rPr>
        <w:t>LCF</w:t>
      </w:r>
      <w:ins w:id="37" w:author="Lucy Cowie" w:date="2021-07-21T11:51:00Z">
        <w:r w:rsidR="00CE18FB">
          <w:rPr>
            <w:b/>
            <w:bCs/>
            <w:lang w:val="en-US"/>
          </w:rPr>
          <w:t>)</w:t>
        </w:r>
      </w:ins>
      <w:r w:rsidRPr="00FE02FC">
        <w:rPr>
          <w:b/>
          <w:bCs/>
          <w:lang w:val="en-US"/>
        </w:rPr>
        <w:t xml:space="preserve"> Emissions and Abundances </w:t>
      </w:r>
    </w:p>
    <w:p w14:paraId="70D7609D" w14:textId="77777777" w:rsidR="00FB4434" w:rsidRPr="00FE02FC" w:rsidRDefault="00FB4434" w:rsidP="00FB4434">
      <w:pPr>
        <w:rPr>
          <w:bCs/>
          <w:lang w:val="en-US"/>
        </w:rPr>
      </w:pPr>
    </w:p>
    <w:p w14:paraId="11A2569B" w14:textId="41CFB621" w:rsidR="00FB4434" w:rsidRPr="00FE02FC" w:rsidRDefault="00FB4434" w:rsidP="00FB4434">
      <w:pPr>
        <w:rPr>
          <w:lang w:val="en-US"/>
        </w:rPr>
      </w:pPr>
      <w:r w:rsidRPr="00FE02FC">
        <w:rPr>
          <w:b/>
          <w:bCs/>
          <w:lang w:val="en-US"/>
        </w:rPr>
        <w:t>Over the last decade (2010–2019), strong shifts in the geographical distribution of emissions have led to changes in atmospheric abundances of highly variable SLCFs (</w:t>
      </w:r>
      <w:r w:rsidRPr="00FE02FC">
        <w:rPr>
          <w:b/>
          <w:bCs/>
          <w:i/>
          <w:iCs/>
          <w:lang w:val="en-US"/>
        </w:rPr>
        <w:t>high confidence</w:t>
      </w:r>
      <w:r w:rsidRPr="00FE02FC">
        <w:rPr>
          <w:b/>
          <w:bCs/>
          <w:lang w:val="en-US"/>
        </w:rPr>
        <w:t xml:space="preserve">). </w:t>
      </w:r>
      <w:commentRangeStart w:id="38"/>
      <w:r w:rsidRPr="00FE02FC">
        <w:rPr>
          <w:b/>
          <w:bCs/>
          <w:lang w:val="en-US"/>
        </w:rPr>
        <w:t>Evidence from satellite and surface observations show</w:t>
      </w:r>
      <w:ins w:id="39" w:author="Lucy Cowie" w:date="2021-07-20T14:08:00Z">
        <w:r w:rsidR="00B72531">
          <w:rPr>
            <w:b/>
            <w:bCs/>
            <w:lang w:val="en-US"/>
          </w:rPr>
          <w:t>s</w:t>
        </w:r>
      </w:ins>
      <w:r w:rsidRPr="00FE02FC">
        <w:rPr>
          <w:b/>
          <w:bCs/>
          <w:lang w:val="en-US"/>
        </w:rPr>
        <w:t xml:space="preserve"> strong regional variations in trends of ozone (O</w:t>
      </w:r>
      <w:r w:rsidRPr="00FE02FC">
        <w:rPr>
          <w:b/>
          <w:bCs/>
          <w:vertAlign w:val="subscript"/>
          <w:lang w:val="en-US"/>
        </w:rPr>
        <w:t>3</w:t>
      </w:r>
      <w:r w:rsidRPr="00FE02FC">
        <w:rPr>
          <w:b/>
          <w:bCs/>
          <w:lang w:val="en-US"/>
        </w:rPr>
        <w:t>), aerosols and their precursors (</w:t>
      </w:r>
      <w:r w:rsidRPr="00FE02FC">
        <w:rPr>
          <w:b/>
          <w:bCs/>
          <w:i/>
          <w:iCs/>
          <w:lang w:val="en-US"/>
        </w:rPr>
        <w:t>high confidence</w:t>
      </w:r>
      <w:r w:rsidRPr="00FE02FC">
        <w:rPr>
          <w:b/>
          <w:bCs/>
          <w:lang w:val="en-US"/>
        </w:rPr>
        <w:t>).</w:t>
      </w:r>
      <w:r w:rsidRPr="00FE02FC">
        <w:rPr>
          <w:lang w:val="en-US"/>
        </w:rPr>
        <w:t xml:space="preserve"> </w:t>
      </w:r>
      <w:commentRangeEnd w:id="38"/>
      <w:r w:rsidR="007324EC">
        <w:rPr>
          <w:rStyle w:val="Marquedecommentaire"/>
        </w:rPr>
        <w:commentReference w:id="38"/>
      </w:r>
      <w:r w:rsidRPr="00FE02FC">
        <w:rPr>
          <w:lang w:val="en-US"/>
        </w:rPr>
        <w:t>In particular, tropospheric columns of nitrogen dioxide (NO</w:t>
      </w:r>
      <w:r w:rsidRPr="00FE02FC">
        <w:rPr>
          <w:vertAlign w:val="subscript"/>
          <w:lang w:val="en-US"/>
        </w:rPr>
        <w:t>2</w:t>
      </w:r>
      <w:r w:rsidRPr="00FE02FC">
        <w:rPr>
          <w:lang w:val="en-US"/>
        </w:rPr>
        <w:t>) and sulphur dioxide (SO</w:t>
      </w:r>
      <w:r w:rsidRPr="00FE02FC">
        <w:rPr>
          <w:vertAlign w:val="subscript"/>
          <w:lang w:val="en-US"/>
        </w:rPr>
        <w:t>2</w:t>
      </w:r>
      <w:r w:rsidRPr="00FE02FC">
        <w:rPr>
          <w:lang w:val="en-US"/>
        </w:rPr>
        <w:t>) continued to decline over North America and Europe (</w:t>
      </w:r>
      <w:r w:rsidRPr="00FE02FC">
        <w:rPr>
          <w:i/>
          <w:lang w:val="en-US"/>
        </w:rPr>
        <w:t>high confidence</w:t>
      </w:r>
      <w:r w:rsidRPr="00FE02FC">
        <w:rPr>
          <w:lang w:val="en-US"/>
        </w:rPr>
        <w:t>)</w:t>
      </w:r>
      <w:ins w:id="40" w:author="Lucy Cowie" w:date="2021-07-20T14:10:00Z">
        <w:r w:rsidR="00B72531">
          <w:rPr>
            <w:lang w:val="en-US"/>
          </w:rPr>
          <w:t>,</w:t>
        </w:r>
      </w:ins>
      <w:r w:rsidRPr="00FE02FC">
        <w:rPr>
          <w:lang w:val="en-US"/>
        </w:rPr>
        <w:t xml:space="preserve"> and to increase over South Asia (</w:t>
      </w:r>
      <w:r w:rsidRPr="00FE02FC">
        <w:rPr>
          <w:i/>
          <w:lang w:val="en-US"/>
        </w:rPr>
        <w:t>medium confidence</w:t>
      </w:r>
      <w:r w:rsidRPr="00FE02FC">
        <w:rPr>
          <w:lang w:val="en-US"/>
        </w:rPr>
        <w:t>), but have declined over East Asia (</w:t>
      </w:r>
      <w:r w:rsidRPr="00FE02FC">
        <w:rPr>
          <w:i/>
          <w:lang w:val="en-US"/>
        </w:rPr>
        <w:t>high confidence</w:t>
      </w:r>
      <w:r w:rsidRPr="00FE02FC">
        <w:rPr>
          <w:lang w:val="en-US"/>
        </w:rPr>
        <w:t>). Global carbon monoxide (CO) abundance has continued to decline (</w:t>
      </w:r>
      <w:r w:rsidRPr="00FE02FC">
        <w:rPr>
          <w:i/>
          <w:lang w:val="en-US"/>
        </w:rPr>
        <w:t>high confidence</w:t>
      </w:r>
      <w:r w:rsidRPr="00FE02FC">
        <w:rPr>
          <w:lang w:val="en-US"/>
        </w:rPr>
        <w:t>).</w:t>
      </w:r>
      <w:r w:rsidRPr="00FE02FC">
        <w:rPr>
          <w:sz w:val="16"/>
          <w:szCs w:val="16"/>
          <w:lang w:val="en-US"/>
        </w:rPr>
        <w:t xml:space="preserve"> </w:t>
      </w:r>
      <w:r w:rsidRPr="00FE02FC">
        <w:rPr>
          <w:lang w:val="en-US"/>
        </w:rPr>
        <w:t>The concentrations of hydrofluorocarbons (HFCs) are increasing (</w:t>
      </w:r>
      <w:r w:rsidRPr="00FE02FC">
        <w:rPr>
          <w:i/>
          <w:lang w:val="en-US"/>
        </w:rPr>
        <w:t>high confidence</w:t>
      </w:r>
      <w:r w:rsidRPr="00FE02FC">
        <w:rPr>
          <w:lang w:val="en-US"/>
        </w:rPr>
        <w:t>). Global carbonaceous aerosol budgets and trends remain poorly characterized due to limited observations, but sites representative of background conditions have reported multi-year declines in black carbon (BC) over several regions of the Northern Hemisphere. {6.2, 6.3, 2.2.4, 2.2.5, 2.2.6}</w:t>
      </w:r>
    </w:p>
    <w:p w14:paraId="1BE13D9F" w14:textId="77777777" w:rsidR="00FB4434" w:rsidRPr="00FE02FC" w:rsidRDefault="00FB4434" w:rsidP="00FB4434">
      <w:pPr>
        <w:rPr>
          <w:lang w:val="en-US"/>
        </w:rPr>
      </w:pPr>
    </w:p>
    <w:p w14:paraId="2B05B0EA" w14:textId="7AF5B0CD" w:rsidR="00FB4434" w:rsidRPr="00FE02FC" w:rsidRDefault="00FB4434" w:rsidP="00FB4434">
      <w:pPr>
        <w:rPr>
          <w:bCs/>
          <w:lang w:val="en-US"/>
        </w:rPr>
      </w:pPr>
      <w:r w:rsidRPr="00FE02FC">
        <w:rPr>
          <w:b/>
          <w:bCs/>
          <w:lang w:val="en-US"/>
        </w:rPr>
        <w:t>There is no significant trend in the global mean tropospheric concentration of hydroxyl (OH) radical – the main sink for many SLCFs, including methane (CH</w:t>
      </w:r>
      <w:r w:rsidRPr="00FE02FC">
        <w:rPr>
          <w:b/>
          <w:bCs/>
          <w:vertAlign w:val="subscript"/>
          <w:lang w:val="en-US"/>
        </w:rPr>
        <w:t>4</w:t>
      </w:r>
      <w:r w:rsidRPr="00FE02FC">
        <w:rPr>
          <w:b/>
          <w:bCs/>
          <w:lang w:val="en-US"/>
        </w:rPr>
        <w:t>) – from 1850 up to around 1980 (</w:t>
      </w:r>
      <w:r w:rsidRPr="00FE02FC">
        <w:rPr>
          <w:b/>
          <w:bCs/>
          <w:i/>
          <w:lang w:val="en-US"/>
        </w:rPr>
        <w:t>low confidence</w:t>
      </w:r>
      <w:r w:rsidRPr="00FE02FC">
        <w:rPr>
          <w:b/>
          <w:bCs/>
          <w:lang w:val="en-US"/>
        </w:rPr>
        <w:t>) but OH has remained stable or exhibited a positive trend since the 1980s (</w:t>
      </w:r>
      <w:r w:rsidRPr="00FE02FC">
        <w:rPr>
          <w:b/>
          <w:bCs/>
          <w:i/>
          <w:lang w:val="en-US"/>
        </w:rPr>
        <w:t>medium confidence</w:t>
      </w:r>
      <w:r w:rsidRPr="00211CB9">
        <w:rPr>
          <w:b/>
          <w:bCs/>
          <w:iCs/>
          <w:lang w:val="en-US"/>
        </w:rPr>
        <w:t>)</w:t>
      </w:r>
      <w:r w:rsidRPr="00FE02FC">
        <w:rPr>
          <w:b/>
          <w:bCs/>
          <w:lang w:val="en-US"/>
        </w:rPr>
        <w:t xml:space="preserve">. </w:t>
      </w:r>
      <w:commentRangeStart w:id="41"/>
      <w:r w:rsidRPr="00FE02FC">
        <w:rPr>
          <w:bCs/>
          <w:lang w:val="en-US"/>
        </w:rPr>
        <w:t>Global OH</w:t>
      </w:r>
      <w:r w:rsidRPr="00FE02FC">
        <w:rPr>
          <w:b/>
          <w:bCs/>
          <w:lang w:val="en-US"/>
        </w:rPr>
        <w:t xml:space="preserve"> </w:t>
      </w:r>
      <w:r w:rsidRPr="00FE02FC">
        <w:rPr>
          <w:bCs/>
          <w:lang w:val="en-US"/>
        </w:rPr>
        <w:t xml:space="preserve">cannot be measured directly and is inferred from Earth system and </w:t>
      </w:r>
      <w:commentRangeStart w:id="42"/>
      <w:r w:rsidRPr="00FE02FC">
        <w:rPr>
          <w:bCs/>
          <w:lang w:val="en-US"/>
        </w:rPr>
        <w:t>climate chemistry models</w:t>
      </w:r>
      <w:commentRangeEnd w:id="42"/>
      <w:r w:rsidR="005D73B6">
        <w:rPr>
          <w:rStyle w:val="Marquedecommentaire"/>
        </w:rPr>
        <w:commentReference w:id="42"/>
      </w:r>
      <w:r w:rsidRPr="00FE02FC">
        <w:rPr>
          <w:bCs/>
          <w:lang w:val="en-US"/>
        </w:rPr>
        <w:t xml:space="preserve"> (ESMs, CCMs) constrained by emissions and from observationally constrained inversion methods. </w:t>
      </w:r>
      <w:commentRangeEnd w:id="41"/>
      <w:r w:rsidR="00226D21">
        <w:rPr>
          <w:rStyle w:val="Marquedecommentaire"/>
        </w:rPr>
        <w:commentReference w:id="41"/>
      </w:r>
      <w:r w:rsidRPr="00FE02FC">
        <w:rPr>
          <w:bCs/>
          <w:lang w:val="en-US"/>
        </w:rPr>
        <w:t xml:space="preserve">There is conflicting information from these methods for the 1980–2014 period. ESMs and CCMs concur on a positive trend since 1980 (about a 9% increase </w:t>
      </w:r>
      <w:commentRangeStart w:id="43"/>
      <w:r w:rsidRPr="00FE02FC">
        <w:rPr>
          <w:bCs/>
          <w:lang w:val="en-US"/>
        </w:rPr>
        <w:t>over</w:t>
      </w:r>
      <w:commentRangeEnd w:id="43"/>
      <w:r w:rsidR="00315E07">
        <w:rPr>
          <w:rStyle w:val="Marquedecommentaire"/>
        </w:rPr>
        <w:commentReference w:id="43"/>
      </w:r>
      <w:r w:rsidRPr="00FE02FC">
        <w:rPr>
          <w:bCs/>
          <w:lang w:val="en-US"/>
        </w:rPr>
        <w:t xml:space="preserve"> 1980–2014) and there is </w:t>
      </w:r>
      <w:r w:rsidRPr="00FE02FC">
        <w:rPr>
          <w:bCs/>
          <w:i/>
          <w:lang w:val="en-US"/>
        </w:rPr>
        <w:t>medium confidence</w:t>
      </w:r>
      <w:r w:rsidRPr="00FE02FC">
        <w:rPr>
          <w:bCs/>
          <w:lang w:val="en-US"/>
        </w:rPr>
        <w:t xml:space="preserve"> that this trend is mainly driven by increases in global anthropogenic</w:t>
      </w:r>
      <w:ins w:id="44" w:author="Lucy Cowie" w:date="2021-07-26T12:46:00Z">
        <w:r w:rsidR="00536F3E">
          <w:rPr>
            <w:bCs/>
            <w:lang w:val="en-US"/>
          </w:rPr>
          <w:t xml:space="preserve"> (human-made)</w:t>
        </w:r>
      </w:ins>
      <w:r w:rsidRPr="00FE02FC">
        <w:rPr>
          <w:bCs/>
          <w:lang w:val="en-US"/>
        </w:rPr>
        <w:t xml:space="preserve"> nitrogen oxide (NO</w:t>
      </w:r>
      <w:commentRangeStart w:id="45"/>
      <w:r w:rsidRPr="00211CB9">
        <w:rPr>
          <w:bCs/>
          <w:iCs/>
          <w:vertAlign w:val="subscript"/>
          <w:lang w:val="en-US"/>
        </w:rPr>
        <w:t>x</w:t>
      </w:r>
      <w:commentRangeEnd w:id="45"/>
      <w:r w:rsidR="00211CB9">
        <w:rPr>
          <w:rStyle w:val="Marquedecommentaire"/>
        </w:rPr>
        <w:commentReference w:id="45"/>
      </w:r>
      <w:r w:rsidRPr="00FE02FC">
        <w:rPr>
          <w:bCs/>
          <w:lang w:val="en-US"/>
        </w:rPr>
        <w:t xml:space="preserve">) emissions and decreases in anthropogenic CO emissions. The observation-constrained methods suggest either positive trends or the absence of trends based on </w:t>
      </w:r>
      <w:r w:rsidRPr="00FE02FC">
        <w:rPr>
          <w:bCs/>
          <w:i/>
          <w:iCs/>
          <w:lang w:val="en-US"/>
        </w:rPr>
        <w:t>limited evidence</w:t>
      </w:r>
      <w:r w:rsidRPr="00FE02FC">
        <w:rPr>
          <w:bCs/>
          <w:lang w:val="en-US"/>
        </w:rPr>
        <w:t xml:space="preserve"> </w:t>
      </w:r>
      <w:r w:rsidRPr="002B6093">
        <w:rPr>
          <w:bCs/>
          <w:lang w:val="en-US"/>
          <w:rPrChange w:id="46" w:author="Lucy Cowie" w:date="2021-07-21T11:14:00Z">
            <w:rPr>
              <w:bCs/>
              <w:i/>
              <w:iCs/>
              <w:lang w:val="en-US"/>
            </w:rPr>
          </w:rPrChange>
        </w:rPr>
        <w:t>and</w:t>
      </w:r>
      <w:r w:rsidRPr="00FE02FC">
        <w:rPr>
          <w:bCs/>
          <w:lang w:val="en-US"/>
        </w:rPr>
        <w:t xml:space="preserve"> </w:t>
      </w:r>
      <w:r w:rsidRPr="00FE02FC">
        <w:rPr>
          <w:bCs/>
          <w:i/>
          <w:iCs/>
          <w:lang w:val="en-US"/>
        </w:rPr>
        <w:t xml:space="preserve">medium agreement. </w:t>
      </w:r>
      <w:r w:rsidRPr="00FE02FC">
        <w:rPr>
          <w:lang w:val="en-US"/>
        </w:rPr>
        <w:t xml:space="preserve">Future changes in global OH, in response </w:t>
      </w:r>
      <w:r w:rsidRPr="00FA0B84">
        <w:rPr>
          <w:lang w:val="en-US"/>
        </w:rPr>
        <w:t xml:space="preserve">to </w:t>
      </w:r>
      <w:r w:rsidRPr="00226D21">
        <w:rPr>
          <w:lang w:val="en-US"/>
        </w:rPr>
        <w:t>SLCF emissions</w:t>
      </w:r>
      <w:r w:rsidRPr="004609F8">
        <w:rPr>
          <w:lang w:val="en-US"/>
        </w:rPr>
        <w:t xml:space="preserve"> and</w:t>
      </w:r>
      <w:r w:rsidRPr="00FE02FC">
        <w:rPr>
          <w:lang w:val="en-US"/>
        </w:rPr>
        <w:t xml:space="preserve"> climate change, will depend on the interplay between multiple offsetting drivers of OH. {6.3.6 and Cross-Chapter Box 5.1}</w:t>
      </w:r>
    </w:p>
    <w:p w14:paraId="1460C4AC" w14:textId="77777777" w:rsidR="00FB4434" w:rsidRPr="00FE02FC" w:rsidRDefault="00FB4434" w:rsidP="00FB4434">
      <w:pPr>
        <w:rPr>
          <w:lang w:val="en-US"/>
        </w:rPr>
      </w:pPr>
    </w:p>
    <w:p w14:paraId="5F65AEC8" w14:textId="6148FCFB" w:rsidR="00FB4434" w:rsidRPr="00FE02FC" w:rsidRDefault="00FB4434" w:rsidP="00FB4434">
      <w:pPr>
        <w:rPr>
          <w:rFonts w:eastAsia="Calibri"/>
          <w:b/>
          <w:sz w:val="20"/>
          <w:szCs w:val="20"/>
          <w:lang w:val="en-US"/>
        </w:rPr>
      </w:pPr>
      <w:r w:rsidRPr="00FE02FC">
        <w:rPr>
          <w:rFonts w:eastAsia="Calibri"/>
          <w:b/>
          <w:lang w:val="en-US"/>
        </w:rPr>
        <w:t xml:space="preserve">Effect of </w:t>
      </w:r>
      <w:ins w:id="47" w:author="Lucy Cowie" w:date="2021-07-21T11:20:00Z">
        <w:r w:rsidR="0095041A">
          <w:rPr>
            <w:rFonts w:eastAsia="Calibri"/>
            <w:b/>
            <w:lang w:val="en-US"/>
          </w:rPr>
          <w:t>Short-lived Climate Forcers (</w:t>
        </w:r>
      </w:ins>
      <w:r w:rsidRPr="00FE02FC">
        <w:rPr>
          <w:rFonts w:eastAsia="Calibri"/>
          <w:b/>
          <w:lang w:val="en-US"/>
        </w:rPr>
        <w:t>SLCFs</w:t>
      </w:r>
      <w:ins w:id="48" w:author="Lucy Cowie" w:date="2021-07-21T11:20:00Z">
        <w:r w:rsidR="0095041A">
          <w:rPr>
            <w:rFonts w:eastAsia="Calibri"/>
            <w:b/>
            <w:lang w:val="en-US"/>
          </w:rPr>
          <w:t>)</w:t>
        </w:r>
      </w:ins>
      <w:r w:rsidRPr="00FE02FC">
        <w:rPr>
          <w:rFonts w:eastAsia="Calibri"/>
          <w:b/>
          <w:lang w:val="en-US"/>
        </w:rPr>
        <w:t xml:space="preserve"> on Climate and Biogeochemical Cycles</w:t>
      </w:r>
      <w:r w:rsidR="00060769">
        <w:rPr>
          <w:rFonts w:eastAsia="Calibri"/>
          <w:b/>
          <w:lang w:val="en-US"/>
        </w:rPr>
        <w:t xml:space="preserve"> </w:t>
      </w:r>
    </w:p>
    <w:p w14:paraId="6B6CDB6F" w14:textId="77777777" w:rsidR="00060769" w:rsidRDefault="00060769" w:rsidP="00FB4434">
      <w:pPr>
        <w:rPr>
          <w:ins w:id="49" w:author="Ian Blenkinsop" w:date="2021-07-15T11:45:00Z"/>
          <w:b/>
          <w:bCs/>
          <w:lang w:val="en-US"/>
        </w:rPr>
      </w:pPr>
    </w:p>
    <w:p w14:paraId="5AEF269D" w14:textId="27AD725D" w:rsidR="00FB4434" w:rsidRPr="00FE02FC" w:rsidRDefault="00FB4434" w:rsidP="00FB4434">
      <w:pPr>
        <w:rPr>
          <w:lang w:val="en-US"/>
        </w:rPr>
      </w:pPr>
      <w:r w:rsidRPr="00FE02FC">
        <w:rPr>
          <w:b/>
          <w:bCs/>
          <w:lang w:val="en-US"/>
        </w:rPr>
        <w:t xml:space="preserve">Over the historical period, changes in aerosols and their </w:t>
      </w:r>
      <w:ins w:id="50" w:author="Lucy Cowie" w:date="2021-07-21T11:25:00Z">
        <w:r w:rsidR="003C0822">
          <w:rPr>
            <w:b/>
            <w:bCs/>
            <w:lang w:val="en-US"/>
          </w:rPr>
          <w:t>effective radiative forcing (</w:t>
        </w:r>
      </w:ins>
      <w:r w:rsidRPr="00FE02FC">
        <w:rPr>
          <w:b/>
          <w:bCs/>
          <w:lang w:val="en-US"/>
        </w:rPr>
        <w:t>ERF</w:t>
      </w:r>
      <w:ins w:id="51" w:author="Lucy Cowie" w:date="2021-07-21T11:25:00Z">
        <w:r w:rsidR="003C0822">
          <w:rPr>
            <w:b/>
            <w:bCs/>
            <w:lang w:val="en-US"/>
          </w:rPr>
          <w:t>)</w:t>
        </w:r>
      </w:ins>
      <w:r w:rsidRPr="00FE02FC">
        <w:rPr>
          <w:b/>
          <w:bCs/>
          <w:lang w:val="en-US"/>
        </w:rPr>
        <w:t xml:space="preserve"> have primarily contributed to a surface cooling, partly masking the greenhouse gas</w:t>
      </w:r>
      <w:ins w:id="52" w:author="Lucy Cowie" w:date="2021-07-21T11:28:00Z">
        <w:r w:rsidR="0033061F">
          <w:rPr>
            <w:b/>
            <w:bCs/>
            <w:lang w:val="en-US"/>
          </w:rPr>
          <w:t>-</w:t>
        </w:r>
      </w:ins>
      <w:del w:id="53" w:author="Lucy Cowie" w:date="2021-07-21T11:28:00Z">
        <w:r w:rsidRPr="00FE02FC" w:rsidDel="0033061F">
          <w:rPr>
            <w:b/>
            <w:bCs/>
            <w:lang w:val="en-US"/>
          </w:rPr>
          <w:delText xml:space="preserve"> </w:delText>
        </w:r>
      </w:del>
      <w:r w:rsidRPr="00FE02FC">
        <w:rPr>
          <w:b/>
          <w:bCs/>
          <w:lang w:val="en-US"/>
        </w:rPr>
        <w:t>driven warming (</w:t>
      </w:r>
      <w:r w:rsidRPr="00FE02FC">
        <w:rPr>
          <w:b/>
          <w:bCs/>
          <w:i/>
          <w:iCs/>
          <w:lang w:val="en-US"/>
        </w:rPr>
        <w:t>high confidence</w:t>
      </w:r>
      <w:r w:rsidRPr="00FE02FC">
        <w:rPr>
          <w:b/>
          <w:bCs/>
          <w:lang w:val="en-US"/>
        </w:rPr>
        <w:t xml:space="preserve">). </w:t>
      </w:r>
      <w:r w:rsidRPr="00FE02FC">
        <w:rPr>
          <w:lang w:val="en-US"/>
        </w:rPr>
        <w:t>Radiative forcings induced by aerosol changes lead to both local and remote temperature responses (</w:t>
      </w:r>
      <w:r w:rsidRPr="00FE02FC">
        <w:rPr>
          <w:i/>
          <w:iCs/>
          <w:lang w:val="en-US"/>
        </w:rPr>
        <w:t>high confidence</w:t>
      </w:r>
      <w:r w:rsidRPr="00FE02FC">
        <w:rPr>
          <w:lang w:val="en-US"/>
        </w:rPr>
        <w:t xml:space="preserve">). The temperature response preserves the </w:t>
      </w:r>
      <w:del w:id="54" w:author="Lucy Cowie" w:date="2021-07-26T12:39:00Z">
        <w:r w:rsidRPr="00FE02FC" w:rsidDel="00ED3E4F">
          <w:rPr>
            <w:bCs/>
            <w:lang w:val="en-US"/>
          </w:rPr>
          <w:delText>South</w:delText>
        </w:r>
      </w:del>
      <w:ins w:id="55" w:author="Lucy Cowie" w:date="2021-07-26T12:39:00Z">
        <w:r w:rsidR="00ED3E4F">
          <w:rPr>
            <w:bCs/>
            <w:lang w:val="en-US"/>
          </w:rPr>
          <w:t>s</w:t>
        </w:r>
        <w:r w:rsidR="00ED3E4F" w:rsidRPr="00FE02FC">
          <w:rPr>
            <w:bCs/>
            <w:lang w:val="en-US"/>
          </w:rPr>
          <w:t>outh</w:t>
        </w:r>
        <w:r w:rsidR="00ED3E4F">
          <w:rPr>
            <w:bCs/>
            <w:lang w:val="en-US"/>
          </w:rPr>
          <w:t xml:space="preserve"> </w:t>
        </w:r>
      </w:ins>
      <w:ins w:id="56" w:author="Lucy Cowie" w:date="2021-07-21T11:34:00Z">
        <w:r w:rsidR="00CD09E5">
          <w:rPr>
            <w:bCs/>
            <w:lang w:val="en-US"/>
          </w:rPr>
          <w:t xml:space="preserve">to </w:t>
        </w:r>
      </w:ins>
      <w:del w:id="57" w:author="Lucy Cowie" w:date="2021-07-21T11:34:00Z">
        <w:r w:rsidRPr="00FE02FC" w:rsidDel="00CD09E5">
          <w:rPr>
            <w:bCs/>
            <w:lang w:val="en-US"/>
          </w:rPr>
          <w:delText>-</w:delText>
        </w:r>
      </w:del>
      <w:ins w:id="58" w:author="Lucy Cowie" w:date="2021-07-26T12:39:00Z">
        <w:r w:rsidR="00ED3E4F">
          <w:rPr>
            <w:bCs/>
            <w:lang w:val="en-US"/>
          </w:rPr>
          <w:t>n</w:t>
        </w:r>
      </w:ins>
      <w:del w:id="59" w:author="Lucy Cowie" w:date="2021-07-26T12:39:00Z">
        <w:r w:rsidRPr="00FE02FC" w:rsidDel="00ED3E4F">
          <w:rPr>
            <w:bCs/>
            <w:lang w:val="en-US"/>
          </w:rPr>
          <w:delText>N</w:delText>
        </w:r>
      </w:del>
      <w:r w:rsidRPr="00FE02FC">
        <w:rPr>
          <w:bCs/>
          <w:lang w:val="en-US"/>
        </w:rPr>
        <w:t>orth gradient of the aerosol ERF – hemispherical asymmetry</w:t>
      </w:r>
      <w:del w:id="60" w:author="Ian Blenkinsop" w:date="2021-07-15T11:45:00Z">
        <w:r w:rsidRPr="00FE02FC" w:rsidDel="00060769">
          <w:rPr>
            <w:bCs/>
            <w:lang w:val="en-US"/>
          </w:rPr>
          <w:delText xml:space="preserve">- </w:delText>
        </w:r>
      </w:del>
      <w:ins w:id="61" w:author="Ian Blenkinsop" w:date="2021-07-15T11:45:00Z">
        <w:r w:rsidR="00060769">
          <w:rPr>
            <w:bCs/>
            <w:lang w:val="en-US"/>
          </w:rPr>
          <w:t xml:space="preserve"> –</w:t>
        </w:r>
        <w:r w:rsidR="00060769" w:rsidRPr="00FE02FC">
          <w:rPr>
            <w:bCs/>
            <w:lang w:val="en-US"/>
          </w:rPr>
          <w:t xml:space="preserve"> </w:t>
        </w:r>
      </w:ins>
      <w:r w:rsidRPr="00FE02FC">
        <w:rPr>
          <w:bCs/>
          <w:lang w:val="en-US"/>
        </w:rPr>
        <w:t>but is more uniform with latitude and is strongly amplified towards the Arctic (</w:t>
      </w:r>
      <w:r w:rsidRPr="00FE02FC">
        <w:rPr>
          <w:bCs/>
          <w:i/>
          <w:lang w:val="en-US"/>
        </w:rPr>
        <w:t>medium confidence</w:t>
      </w:r>
      <w:r w:rsidRPr="00FE02FC">
        <w:rPr>
          <w:bCs/>
          <w:lang w:val="en-US"/>
        </w:rPr>
        <w:t>).</w:t>
      </w:r>
      <w:r w:rsidRPr="00FE02FC">
        <w:rPr>
          <w:rFonts w:eastAsia="MS Gothic"/>
          <w:b/>
          <w:lang w:val="en-US"/>
        </w:rPr>
        <w:t xml:space="preserve"> </w:t>
      </w:r>
      <w:del w:id="62" w:author="Lucy Cowie" w:date="2021-07-21T11:34:00Z">
        <w:r w:rsidRPr="00FE02FC" w:rsidDel="00F1352F">
          <w:rPr>
            <w:lang w:val="en-US"/>
          </w:rPr>
          <w:delText xml:space="preserve"> </w:delText>
        </w:r>
      </w:del>
      <w:r w:rsidRPr="00FE02FC">
        <w:rPr>
          <w:lang w:val="en-US"/>
        </w:rPr>
        <w:t>{6.4.1, 6.4.3}</w:t>
      </w:r>
    </w:p>
    <w:p w14:paraId="240C6DD6" w14:textId="77777777" w:rsidR="00E55D9F" w:rsidRDefault="00E55D9F" w:rsidP="00FB4434">
      <w:pPr>
        <w:rPr>
          <w:ins w:id="63" w:author="Ian Blenkinsop" w:date="2021-07-29T09:18:00Z"/>
          <w:b/>
          <w:noProof/>
          <w:lang w:val="en-US"/>
        </w:rPr>
      </w:pPr>
    </w:p>
    <w:p w14:paraId="23A94DD2" w14:textId="7F636AFD" w:rsidR="00FB4434" w:rsidRDefault="00FB4434" w:rsidP="00FB4434">
      <w:pPr>
        <w:rPr>
          <w:lang w:val="en-US"/>
        </w:rPr>
      </w:pPr>
      <w:r w:rsidRPr="00FE02FC">
        <w:rPr>
          <w:b/>
          <w:noProof/>
          <w:lang w:val="en-US"/>
        </w:rPr>
        <w:t>Since the mid-1970s, trends in aerosols and their precursor emissions have led to a shift from an increase to a decrease of the magnitude of the negative globally</w:t>
      </w:r>
      <w:ins w:id="64" w:author="Lucy Cowie" w:date="2021-07-21T11:40:00Z">
        <w:r w:rsidR="008D7C8C">
          <w:rPr>
            <w:b/>
            <w:noProof/>
            <w:lang w:val="en-US"/>
          </w:rPr>
          <w:t xml:space="preserve"> </w:t>
        </w:r>
      </w:ins>
      <w:del w:id="65" w:author="Lucy Cowie" w:date="2021-07-21T11:40:00Z">
        <w:r w:rsidRPr="00FE02FC" w:rsidDel="008D7C8C">
          <w:rPr>
            <w:b/>
            <w:noProof/>
            <w:lang w:val="en-US"/>
          </w:rPr>
          <w:delText>-</w:delText>
        </w:r>
      </w:del>
      <w:r w:rsidRPr="00FE02FC">
        <w:rPr>
          <w:b/>
          <w:noProof/>
          <w:lang w:val="en-US"/>
        </w:rPr>
        <w:t>averaged net aerosol ERF (</w:t>
      </w:r>
      <w:r w:rsidRPr="00FE02FC">
        <w:rPr>
          <w:b/>
          <w:i/>
          <w:noProof/>
          <w:lang w:val="en-US"/>
        </w:rPr>
        <w:t>high confidence</w:t>
      </w:r>
      <w:r w:rsidRPr="00FE02FC">
        <w:rPr>
          <w:b/>
          <w:noProof/>
          <w:lang w:val="en-US"/>
        </w:rPr>
        <w:t xml:space="preserve">). </w:t>
      </w:r>
      <w:r w:rsidRPr="00FE02FC">
        <w:rPr>
          <w:noProof/>
          <w:lang w:val="en-US"/>
        </w:rPr>
        <w:t>However, the timing of this shift varies by continental-scale region and has not occured for some finer regional scales. The spatial and temporal distribution of the net aerosol ERF from 1850</w:t>
      </w:r>
      <w:ins w:id="66" w:author="Lucy Cowie" w:date="2021-07-21T11:44:00Z">
        <w:r w:rsidR="00D21C97">
          <w:rPr>
            <w:noProof/>
            <w:lang w:val="en-US"/>
          </w:rPr>
          <w:t>–</w:t>
        </w:r>
      </w:ins>
      <w:del w:id="67" w:author="Lucy Cowie" w:date="2021-07-21T11:44:00Z">
        <w:r w:rsidRPr="00FE02FC" w:rsidDel="00D21C97">
          <w:rPr>
            <w:noProof/>
            <w:lang w:val="en-US"/>
          </w:rPr>
          <w:delText xml:space="preserve"> to </w:delText>
        </w:r>
      </w:del>
      <w:r w:rsidRPr="00FE02FC">
        <w:rPr>
          <w:noProof/>
          <w:lang w:val="en-US"/>
        </w:rPr>
        <w:t>2014 is highly heterogeneous, with stronger magnitudes in the Northern Hemisphere (</w:t>
      </w:r>
      <w:r w:rsidRPr="00FE02FC">
        <w:rPr>
          <w:i/>
          <w:noProof/>
          <w:lang w:val="en-US"/>
        </w:rPr>
        <w:t>high confidence</w:t>
      </w:r>
      <w:r w:rsidRPr="00FE02FC">
        <w:rPr>
          <w:noProof/>
          <w:lang w:val="en-US"/>
        </w:rPr>
        <w:t>).</w:t>
      </w:r>
      <w:r w:rsidRPr="00FE02FC">
        <w:rPr>
          <w:lang w:val="en-US"/>
        </w:rPr>
        <w:t xml:space="preserve"> {6.4.1}</w:t>
      </w:r>
    </w:p>
    <w:p w14:paraId="7E83AAD3" w14:textId="77777777" w:rsidR="00326917" w:rsidRPr="00FE02FC" w:rsidRDefault="00326917" w:rsidP="00FB4434">
      <w:pPr>
        <w:rPr>
          <w:lang w:val="en-US"/>
        </w:rPr>
      </w:pPr>
    </w:p>
    <w:p w14:paraId="311B43A3" w14:textId="7438885B" w:rsidR="00FB4434" w:rsidRDefault="00FB4434" w:rsidP="00326917">
      <w:pPr>
        <w:pStyle w:val="NormalWeb"/>
        <w:spacing w:before="0" w:beforeAutospacing="0" w:after="0" w:afterAutospacing="0"/>
        <w:rPr>
          <w:noProof/>
          <w:color w:val="000000"/>
          <w:lang w:val="en-US"/>
        </w:rPr>
      </w:pPr>
      <w:r w:rsidRPr="00FE02FC">
        <w:rPr>
          <w:b/>
          <w:bCs/>
          <w:color w:val="000000"/>
          <w:lang w:val="en-US"/>
        </w:rPr>
        <w:t>For forcers with short lifetimes (e.g., months) and not considering chemical adjustments, the response in surface temperature occurs strongly as soon as a sustained change in emissions is implemented, and that response continues to grow for a few years, primarily due to thermal inertia in the climate system (</w:t>
      </w:r>
      <w:r w:rsidRPr="00FE02FC">
        <w:rPr>
          <w:b/>
          <w:bCs/>
          <w:i/>
          <w:iCs/>
          <w:color w:val="000000"/>
          <w:lang w:val="en-US"/>
        </w:rPr>
        <w:t>high confidence</w:t>
      </w:r>
      <w:r w:rsidRPr="00FE02FC">
        <w:rPr>
          <w:b/>
          <w:bCs/>
          <w:color w:val="000000"/>
          <w:lang w:val="en-US"/>
        </w:rPr>
        <w:t>)</w:t>
      </w:r>
      <w:r w:rsidRPr="00FE02FC">
        <w:rPr>
          <w:color w:val="000000"/>
          <w:lang w:val="en-US"/>
        </w:rPr>
        <w:t xml:space="preserve">. </w:t>
      </w:r>
      <w:r w:rsidRPr="00FE02FC">
        <w:rPr>
          <w:noProof/>
          <w:color w:val="000000"/>
          <w:lang w:val="en-US"/>
        </w:rPr>
        <w:t>Near its maximum, the response slows down but will then take centuries to reach equilibrium (</w:t>
      </w:r>
      <w:r w:rsidRPr="00FE02FC">
        <w:rPr>
          <w:i/>
          <w:noProof/>
          <w:color w:val="000000"/>
          <w:lang w:val="en-US"/>
        </w:rPr>
        <w:t>high confidence</w:t>
      </w:r>
      <w:r w:rsidRPr="00FE02FC">
        <w:rPr>
          <w:noProof/>
          <w:color w:val="000000"/>
          <w:lang w:val="en-US"/>
        </w:rPr>
        <w:t>). For SLCFs with longer lifetimes (e.g., a decade), a delay equivalent to their lifetimes is appended to the delay due to thermal inertia (</w:t>
      </w:r>
      <w:r w:rsidRPr="00FE02FC">
        <w:rPr>
          <w:i/>
          <w:noProof/>
          <w:color w:val="000000"/>
          <w:lang w:val="en-US"/>
        </w:rPr>
        <w:t>high confidence</w:t>
      </w:r>
      <w:r w:rsidRPr="00FE02FC">
        <w:rPr>
          <w:noProof/>
          <w:color w:val="000000"/>
          <w:lang w:val="en-US"/>
        </w:rPr>
        <w:t>). {6.6.1}</w:t>
      </w:r>
    </w:p>
    <w:p w14:paraId="37D3FE4D" w14:textId="77777777" w:rsidR="00326917" w:rsidRPr="00FE02FC" w:rsidRDefault="00326917" w:rsidP="00326917">
      <w:pPr>
        <w:pStyle w:val="NormalWeb"/>
        <w:spacing w:before="0" w:beforeAutospacing="0" w:after="0" w:afterAutospacing="0"/>
        <w:rPr>
          <w:lang w:val="en-US"/>
        </w:rPr>
      </w:pPr>
    </w:p>
    <w:p w14:paraId="7DFE8F97" w14:textId="4360F33D" w:rsidR="00FB4434" w:rsidRPr="00FE02FC" w:rsidRDefault="00FB4434" w:rsidP="00FB4434">
      <w:pPr>
        <w:rPr>
          <w:lang w:val="en-US"/>
        </w:rPr>
      </w:pPr>
      <w:r w:rsidRPr="00FE02FC">
        <w:rPr>
          <w:b/>
          <w:bCs/>
          <w:lang w:val="en-US"/>
        </w:rPr>
        <w:t>Over the 1750</w:t>
      </w:r>
      <w:ins w:id="68" w:author="Lucy Cowie" w:date="2021-07-21T11:48:00Z">
        <w:r w:rsidR="006B04C0">
          <w:rPr>
            <w:b/>
            <w:bCs/>
            <w:lang w:val="en-US"/>
          </w:rPr>
          <w:t>–</w:t>
        </w:r>
      </w:ins>
      <w:del w:id="69" w:author="Lucy Cowie" w:date="2021-07-21T11:48:00Z">
        <w:r w:rsidRPr="00FE02FC" w:rsidDel="006B04C0">
          <w:rPr>
            <w:b/>
            <w:bCs/>
            <w:lang w:val="en-US"/>
          </w:rPr>
          <w:delText>-</w:delText>
        </w:r>
      </w:del>
      <w:r w:rsidRPr="00FE02FC">
        <w:rPr>
          <w:b/>
          <w:bCs/>
          <w:lang w:val="en-US"/>
        </w:rPr>
        <w:t xml:space="preserve">2019 period, changes in </w:t>
      </w:r>
      <w:r w:rsidRPr="00FA0B84">
        <w:rPr>
          <w:b/>
          <w:bCs/>
          <w:lang w:val="en-US"/>
        </w:rPr>
        <w:t>SLCF emissions</w:t>
      </w:r>
      <w:r w:rsidRPr="00226D21">
        <w:rPr>
          <w:b/>
          <w:bCs/>
          <w:lang w:val="en-US"/>
        </w:rPr>
        <w:t>,</w:t>
      </w:r>
      <w:r w:rsidRPr="00FE02FC">
        <w:rPr>
          <w:b/>
          <w:bCs/>
          <w:lang w:val="en-US"/>
        </w:rPr>
        <w:t xml:space="preserve"> especially of </w:t>
      </w:r>
      <w:commentRangeStart w:id="70"/>
      <w:r w:rsidRPr="00FE02FC">
        <w:rPr>
          <w:b/>
          <w:bCs/>
          <w:lang w:val="en-US"/>
        </w:rPr>
        <w:t>CH</w:t>
      </w:r>
      <w:r w:rsidRPr="00FE02FC">
        <w:rPr>
          <w:b/>
          <w:bCs/>
          <w:vertAlign w:val="subscript"/>
          <w:lang w:val="en-US"/>
        </w:rPr>
        <w:t>4</w:t>
      </w:r>
      <w:r w:rsidRPr="00FE02FC">
        <w:rPr>
          <w:b/>
          <w:bCs/>
          <w:lang w:val="en-US"/>
        </w:rPr>
        <w:t>, NO</w:t>
      </w:r>
      <w:r w:rsidRPr="0054768C">
        <w:rPr>
          <w:bCs/>
          <w:iCs/>
          <w:vertAlign w:val="subscript"/>
          <w:lang w:val="en-US"/>
          <w:rPrChange w:id="71" w:author="Lucy Cowie" w:date="2021-07-21T12:19:00Z">
            <w:rPr>
              <w:bCs/>
              <w:i/>
              <w:vertAlign w:val="subscript"/>
              <w:lang w:val="en-US"/>
            </w:rPr>
          </w:rPrChange>
        </w:rPr>
        <w:t>x</w:t>
      </w:r>
      <w:r w:rsidRPr="00FE02FC">
        <w:rPr>
          <w:b/>
          <w:bCs/>
          <w:lang w:val="en-US"/>
        </w:rPr>
        <w:t xml:space="preserve"> and SO</w:t>
      </w:r>
      <w:r w:rsidRPr="00FE02FC">
        <w:rPr>
          <w:b/>
          <w:bCs/>
          <w:vertAlign w:val="subscript"/>
          <w:lang w:val="en-US"/>
        </w:rPr>
        <w:t>2</w:t>
      </w:r>
      <w:commentRangeEnd w:id="70"/>
      <w:r w:rsidR="005A0952">
        <w:rPr>
          <w:rStyle w:val="Marquedecommentaire"/>
        </w:rPr>
        <w:commentReference w:id="70"/>
      </w:r>
      <w:r w:rsidRPr="00FE02FC">
        <w:rPr>
          <w:b/>
          <w:bCs/>
          <w:vertAlign w:val="subscript"/>
          <w:lang w:val="en-US"/>
        </w:rPr>
        <w:t>,</w:t>
      </w:r>
      <w:r w:rsidRPr="00FE02FC">
        <w:rPr>
          <w:b/>
          <w:bCs/>
          <w:lang w:val="en-US"/>
        </w:rPr>
        <w:t xml:space="preserve"> have substantial effects on effective radiative forcing (</w:t>
      </w:r>
      <w:r w:rsidRPr="00FE02FC">
        <w:rPr>
          <w:b/>
          <w:lang w:val="en-US"/>
        </w:rPr>
        <w:t>ERF)</w:t>
      </w:r>
      <w:r w:rsidRPr="00FE02FC">
        <w:rPr>
          <w:b/>
          <w:bCs/>
          <w:lang w:val="en-US"/>
        </w:rPr>
        <w:t xml:space="preserve"> </w:t>
      </w:r>
      <w:r w:rsidRPr="00FE02FC">
        <w:rPr>
          <w:b/>
          <w:lang w:val="en-US"/>
        </w:rPr>
        <w:t>(</w:t>
      </w:r>
      <w:r w:rsidRPr="00FE02FC">
        <w:rPr>
          <w:b/>
          <w:i/>
          <w:iCs/>
          <w:lang w:val="en-US"/>
        </w:rPr>
        <w:t>high confidence</w:t>
      </w:r>
      <w:r w:rsidRPr="00FE02FC">
        <w:rPr>
          <w:b/>
          <w:lang w:val="en-US"/>
        </w:rPr>
        <w:t>).</w:t>
      </w:r>
      <w:r w:rsidRPr="00FE02FC">
        <w:rPr>
          <w:bCs/>
          <w:lang w:val="en-US"/>
        </w:rPr>
        <w:t xml:space="preserve"> T</w:t>
      </w:r>
      <w:r w:rsidRPr="00FE02FC">
        <w:rPr>
          <w:lang w:val="en-US"/>
        </w:rPr>
        <w:t>he net global emissions-based ERF of NO</w:t>
      </w:r>
      <w:r w:rsidRPr="007E0256">
        <w:rPr>
          <w:iCs/>
          <w:vertAlign w:val="subscript"/>
          <w:lang w:val="en-US"/>
          <w:rPrChange w:id="72" w:author="Lucy Cowie" w:date="2021-07-21T12:21:00Z">
            <w:rPr>
              <w:i/>
              <w:vertAlign w:val="subscript"/>
              <w:lang w:val="en-US"/>
            </w:rPr>
          </w:rPrChange>
        </w:rPr>
        <w:t>x</w:t>
      </w:r>
      <w:r w:rsidRPr="00FE02FC">
        <w:rPr>
          <w:lang w:val="en-US"/>
        </w:rPr>
        <w:t xml:space="preserve"> is negative and that of </w:t>
      </w:r>
      <w:r w:rsidRPr="00FE02FC">
        <w:rPr>
          <w:bCs/>
          <w:lang w:val="en-US"/>
        </w:rPr>
        <w:t>non-methane volatile organic compounds</w:t>
      </w:r>
      <w:r w:rsidRPr="00FE02FC">
        <w:rPr>
          <w:lang w:val="en-US"/>
        </w:rPr>
        <w:t xml:space="preserve"> (NMVOCs) is positive, in agreement with the AR5 </w:t>
      </w:r>
      <w:ins w:id="73" w:author="Lucy Cowie" w:date="2021-07-21T12:24:00Z">
        <w:r w:rsidR="009C45F6">
          <w:rPr>
            <w:lang w:val="en-US"/>
          </w:rPr>
          <w:t>A</w:t>
        </w:r>
      </w:ins>
      <w:del w:id="74" w:author="Lucy Cowie" w:date="2021-07-21T12:24:00Z">
        <w:r w:rsidRPr="00FE02FC" w:rsidDel="009C45F6">
          <w:rPr>
            <w:lang w:val="en-US"/>
          </w:rPr>
          <w:delText>a</w:delText>
        </w:r>
      </w:del>
      <w:r w:rsidRPr="00FE02FC">
        <w:rPr>
          <w:lang w:val="en-US"/>
        </w:rPr>
        <w:t>ssessment (</w:t>
      </w:r>
      <w:r w:rsidRPr="00FE02FC">
        <w:rPr>
          <w:i/>
          <w:iCs/>
          <w:lang w:val="en-US"/>
        </w:rPr>
        <w:t>high confidence</w:t>
      </w:r>
      <w:r w:rsidRPr="00FE02FC">
        <w:rPr>
          <w:lang w:val="en-US"/>
        </w:rPr>
        <w:t xml:space="preserve">). For methane, the </w:t>
      </w:r>
      <w:commentRangeStart w:id="75"/>
      <w:r w:rsidRPr="00FE02FC">
        <w:rPr>
          <w:lang w:val="en-US"/>
        </w:rPr>
        <w:t>emission</w:t>
      </w:r>
      <w:ins w:id="76" w:author="Lucy Cowie" w:date="2021-07-21T12:56:00Z">
        <w:r w:rsidR="005B33F7">
          <w:rPr>
            <w:lang w:val="en-US"/>
          </w:rPr>
          <w:t>s</w:t>
        </w:r>
      </w:ins>
      <w:r w:rsidRPr="00FE02FC">
        <w:rPr>
          <w:lang w:val="en-US"/>
        </w:rPr>
        <w:t xml:space="preserve">-based </w:t>
      </w:r>
      <w:commentRangeEnd w:id="75"/>
      <w:r w:rsidR="005B33F7">
        <w:rPr>
          <w:rStyle w:val="Marquedecommentaire"/>
        </w:rPr>
        <w:commentReference w:id="75"/>
      </w:r>
      <w:r w:rsidRPr="00FE02FC">
        <w:rPr>
          <w:lang w:val="en-US"/>
        </w:rPr>
        <w:t>ERF is twice as high as the</w:t>
      </w:r>
      <w:commentRangeStart w:id="77"/>
      <w:r w:rsidRPr="00FE02FC">
        <w:rPr>
          <w:lang w:val="en-US"/>
        </w:rPr>
        <w:t xml:space="preserve"> abundance</w:t>
      </w:r>
      <w:commentRangeEnd w:id="77"/>
      <w:r w:rsidR="005B33F7">
        <w:rPr>
          <w:rStyle w:val="Marquedecommentaire"/>
        </w:rPr>
        <w:commentReference w:id="77"/>
      </w:r>
      <w:r w:rsidRPr="00FE02FC">
        <w:rPr>
          <w:lang w:val="en-US"/>
        </w:rPr>
        <w:t>-based ERF (</w:t>
      </w:r>
      <w:r w:rsidRPr="00FE02FC">
        <w:rPr>
          <w:i/>
          <w:lang w:val="en-US"/>
        </w:rPr>
        <w:t>high confidence</w:t>
      </w:r>
      <w:r w:rsidRPr="00FE02FC">
        <w:rPr>
          <w:lang w:val="en-US"/>
        </w:rPr>
        <w:t>) attributed to chemical adjustment mainly via ozone production. SO</w:t>
      </w:r>
      <w:r w:rsidRPr="00FE02FC">
        <w:rPr>
          <w:vertAlign w:val="subscript"/>
          <w:lang w:val="en-US"/>
        </w:rPr>
        <w:t>2</w:t>
      </w:r>
      <w:r w:rsidRPr="00FE02FC">
        <w:rPr>
          <w:lang w:val="en-US"/>
        </w:rPr>
        <w:t xml:space="preserve"> </w:t>
      </w:r>
      <w:commentRangeStart w:id="78"/>
      <w:r w:rsidRPr="00FE02FC">
        <w:rPr>
          <w:lang w:val="en-US"/>
        </w:rPr>
        <w:t>emission</w:t>
      </w:r>
      <w:commentRangeEnd w:id="78"/>
      <w:r w:rsidR="002C7B38">
        <w:rPr>
          <w:rStyle w:val="Marquedecommentaire"/>
        </w:rPr>
        <w:commentReference w:id="78"/>
      </w:r>
      <w:r w:rsidRPr="00FE02FC">
        <w:rPr>
          <w:lang w:val="en-US"/>
        </w:rPr>
        <w:t xml:space="preserve"> changes make the dominant contribution to the ERF from aerosol–cloud interactions</w:t>
      </w:r>
      <w:r w:rsidRPr="00FE02FC" w:rsidDel="00095FAC">
        <w:rPr>
          <w:lang w:val="en-US"/>
        </w:rPr>
        <w:t xml:space="preserve"> </w:t>
      </w:r>
      <w:r w:rsidRPr="00FE02FC">
        <w:rPr>
          <w:lang w:val="en-US"/>
        </w:rPr>
        <w:t>(</w:t>
      </w:r>
      <w:r w:rsidRPr="00FE02FC">
        <w:rPr>
          <w:i/>
          <w:iCs/>
          <w:lang w:val="en-US"/>
        </w:rPr>
        <w:t>high</w:t>
      </w:r>
      <w:r w:rsidRPr="00FE02FC">
        <w:rPr>
          <w:b/>
          <w:i/>
          <w:iCs/>
          <w:lang w:val="en-US"/>
        </w:rPr>
        <w:t xml:space="preserve"> </w:t>
      </w:r>
      <w:r w:rsidRPr="00FE02FC">
        <w:rPr>
          <w:i/>
          <w:iCs/>
          <w:lang w:val="en-US"/>
        </w:rPr>
        <w:t>confidence</w:t>
      </w:r>
      <w:r w:rsidRPr="00F5774E">
        <w:rPr>
          <w:bCs/>
          <w:lang w:val="en-US"/>
          <w:rPrChange w:id="79" w:author="Lucy Cowie" w:date="2021-07-21T12:31:00Z">
            <w:rPr>
              <w:b/>
              <w:lang w:val="en-US"/>
            </w:rPr>
          </w:rPrChange>
        </w:rPr>
        <w:t>).</w:t>
      </w:r>
      <w:r w:rsidRPr="00FE02FC">
        <w:rPr>
          <w:lang w:val="en-US"/>
        </w:rPr>
        <w:t xml:space="preserve"> Over the 1750</w:t>
      </w:r>
      <w:ins w:id="80" w:author="Lucy Cowie" w:date="2021-07-21T12:30:00Z">
        <w:r w:rsidR="005D787E">
          <w:rPr>
            <w:lang w:val="en-US"/>
          </w:rPr>
          <w:t>–</w:t>
        </w:r>
      </w:ins>
      <w:del w:id="81" w:author="Lucy Cowie" w:date="2021-07-21T12:30:00Z">
        <w:r w:rsidRPr="00FE02FC" w:rsidDel="005D787E">
          <w:rPr>
            <w:lang w:val="en-US"/>
          </w:rPr>
          <w:delText>-</w:delText>
        </w:r>
      </w:del>
      <w:r w:rsidRPr="00FE02FC">
        <w:rPr>
          <w:lang w:val="en-US"/>
        </w:rPr>
        <w:t xml:space="preserve">2019 period, the contributions from the emitted compounds to </w:t>
      </w:r>
      <w:commentRangeStart w:id="82"/>
      <w:ins w:id="83" w:author="Lucy Cowie" w:date="2021-07-21T12:32:00Z">
        <w:r w:rsidR="003D304D">
          <w:rPr>
            <w:lang w:val="en-US"/>
          </w:rPr>
          <w:t xml:space="preserve">global surface air temperature </w:t>
        </w:r>
      </w:ins>
      <w:commentRangeEnd w:id="82"/>
      <w:ins w:id="84" w:author="Lucy Cowie" w:date="2021-07-21T13:10:00Z">
        <w:r w:rsidR="00CA2E08">
          <w:rPr>
            <w:rStyle w:val="Marquedecommentaire"/>
          </w:rPr>
          <w:commentReference w:id="82"/>
        </w:r>
      </w:ins>
      <w:ins w:id="85" w:author="Lucy Cowie" w:date="2021-07-21T12:32:00Z">
        <w:r w:rsidR="003D304D">
          <w:rPr>
            <w:lang w:val="en-US"/>
          </w:rPr>
          <w:t>(</w:t>
        </w:r>
      </w:ins>
      <w:r w:rsidRPr="00FE02FC">
        <w:rPr>
          <w:lang w:val="en-US"/>
        </w:rPr>
        <w:t>GSAT</w:t>
      </w:r>
      <w:ins w:id="86" w:author="Lucy Cowie" w:date="2021-07-21T12:32:00Z">
        <w:r w:rsidR="003D304D">
          <w:rPr>
            <w:lang w:val="en-US"/>
          </w:rPr>
          <w:t>)</w:t>
        </w:r>
      </w:ins>
      <w:r w:rsidRPr="00FE02FC">
        <w:rPr>
          <w:lang w:val="en-US"/>
        </w:rPr>
        <w:t xml:space="preserve"> changes broadly match their contributions to the ERF (</w:t>
      </w:r>
      <w:r w:rsidRPr="00FE02FC">
        <w:rPr>
          <w:i/>
          <w:lang w:val="en-US"/>
        </w:rPr>
        <w:t>high confidence</w:t>
      </w:r>
      <w:r w:rsidRPr="00FE02FC">
        <w:rPr>
          <w:lang w:val="en-US"/>
        </w:rPr>
        <w:t>). Since a peak in emissions-induced SO</w:t>
      </w:r>
      <w:r w:rsidRPr="00FE02FC">
        <w:rPr>
          <w:vertAlign w:val="subscript"/>
          <w:lang w:val="en-US"/>
        </w:rPr>
        <w:t>2</w:t>
      </w:r>
      <w:r w:rsidRPr="00FE02FC">
        <w:rPr>
          <w:lang w:val="en-US"/>
        </w:rPr>
        <w:t xml:space="preserve"> ERF has already occurred recently and since there is a delay in the full GSAT response, changes in SO</w:t>
      </w:r>
      <w:r w:rsidRPr="00FE02FC">
        <w:rPr>
          <w:vertAlign w:val="subscript"/>
          <w:lang w:val="en-US"/>
        </w:rPr>
        <w:t>2</w:t>
      </w:r>
      <w:r w:rsidRPr="00FE02FC">
        <w:rPr>
          <w:lang w:val="en-US"/>
        </w:rPr>
        <w:t xml:space="preserve"> emissions have a slightly larger contribution to GSAT change than </w:t>
      </w:r>
      <w:commentRangeStart w:id="87"/>
      <w:r w:rsidRPr="00E55D9F">
        <w:rPr>
          <w:lang w:val="en-US"/>
        </w:rPr>
        <w:t>for</w:t>
      </w:r>
      <w:commentRangeEnd w:id="87"/>
      <w:r w:rsidR="002376A4" w:rsidRPr="00E55D9F">
        <w:rPr>
          <w:rStyle w:val="Marquedecommentaire"/>
        </w:rPr>
        <w:commentReference w:id="87"/>
      </w:r>
      <w:r w:rsidRPr="00FE02FC">
        <w:rPr>
          <w:lang w:val="en-US"/>
        </w:rPr>
        <w:t xml:space="preserve"> CO</w:t>
      </w:r>
      <w:r w:rsidRPr="00FE02FC">
        <w:rPr>
          <w:vertAlign w:val="subscript"/>
          <w:lang w:val="en-US"/>
        </w:rPr>
        <w:t>2</w:t>
      </w:r>
      <w:r w:rsidRPr="00FE02FC">
        <w:rPr>
          <w:lang w:val="en-US"/>
        </w:rPr>
        <w:t xml:space="preserve"> emissions, relative to their respective contributions to ERF. {6.4.2, 6.6.1 and 7.3.5}   </w:t>
      </w:r>
    </w:p>
    <w:p w14:paraId="29D789B8" w14:textId="77777777" w:rsidR="00FB4434" w:rsidRPr="00FE02FC" w:rsidRDefault="00FB4434" w:rsidP="00FB4434">
      <w:pPr>
        <w:rPr>
          <w:color w:val="212121"/>
          <w:sz w:val="20"/>
          <w:szCs w:val="20"/>
          <w:shd w:val="clear" w:color="auto" w:fill="FFFFFF"/>
          <w:lang w:val="en-US"/>
        </w:rPr>
      </w:pPr>
    </w:p>
    <w:p w14:paraId="4CCB270B" w14:textId="1BF9342C" w:rsidR="00FB4434" w:rsidRPr="00FE02FC" w:rsidRDefault="00FB4434" w:rsidP="00FB4434">
      <w:pPr>
        <w:rPr>
          <w:bCs/>
          <w:lang w:val="en-US"/>
        </w:rPr>
      </w:pPr>
      <w:r w:rsidRPr="00FE02FC">
        <w:rPr>
          <w:b/>
          <w:noProof/>
          <w:lang w:val="en-US"/>
        </w:rPr>
        <w:t>Reactive nitrogen, ozone and aerosols affect terrestrial vegetation and the carbon cycle through deposition and</w:t>
      </w:r>
      <w:r w:rsidRPr="00FE02FC">
        <w:rPr>
          <w:b/>
          <w:lang w:val="en-US"/>
        </w:rPr>
        <w:t xml:space="preserve"> effects on large</w:t>
      </w:r>
      <w:ins w:id="88" w:author="Lucy Cowie" w:date="2021-07-21T14:12:00Z">
        <w:r w:rsidR="00A74A3F">
          <w:rPr>
            <w:b/>
            <w:lang w:val="en-US"/>
          </w:rPr>
          <w:t>-</w:t>
        </w:r>
      </w:ins>
      <w:del w:id="89" w:author="Lucy Cowie" w:date="2021-07-21T14:12:00Z">
        <w:r w:rsidRPr="00FE02FC" w:rsidDel="00A74A3F">
          <w:rPr>
            <w:b/>
            <w:lang w:val="en-US"/>
          </w:rPr>
          <w:delText xml:space="preserve"> </w:delText>
        </w:r>
      </w:del>
      <w:r w:rsidRPr="00FE02FC">
        <w:rPr>
          <w:b/>
          <w:lang w:val="en-US"/>
        </w:rPr>
        <w:t>scale radiation</w:t>
      </w:r>
      <w:r w:rsidRPr="00FE02FC">
        <w:rPr>
          <w:b/>
          <w:bCs/>
          <w:lang w:val="en-US"/>
        </w:rPr>
        <w:t xml:space="preserve"> (</w:t>
      </w:r>
      <w:r w:rsidRPr="00FE02FC">
        <w:rPr>
          <w:b/>
          <w:bCs/>
          <w:i/>
          <w:iCs/>
          <w:lang w:val="en-US"/>
        </w:rPr>
        <w:t>high confidence</w:t>
      </w:r>
      <w:r w:rsidRPr="00FE02FC">
        <w:rPr>
          <w:b/>
          <w:bCs/>
          <w:lang w:val="en-US"/>
        </w:rPr>
        <w:t xml:space="preserve">). </w:t>
      </w:r>
      <w:r w:rsidRPr="00FE02FC">
        <w:rPr>
          <w:bCs/>
          <w:lang w:val="en-US"/>
        </w:rPr>
        <w:t xml:space="preserve">However, </w:t>
      </w:r>
      <w:r w:rsidRPr="00FE02FC">
        <w:rPr>
          <w:lang w:val="en-US"/>
        </w:rPr>
        <w:t>the</w:t>
      </w:r>
      <w:r w:rsidRPr="00FE02FC">
        <w:rPr>
          <w:bCs/>
          <w:lang w:val="en-US"/>
        </w:rPr>
        <w:t xml:space="preserve"> magnitude of these effects on the land carbon sink, ecosystem productivity and hence their indirect CO</w:t>
      </w:r>
      <w:r w:rsidRPr="00FE02FC">
        <w:rPr>
          <w:bCs/>
          <w:vertAlign w:val="subscript"/>
          <w:lang w:val="en-US"/>
        </w:rPr>
        <w:t>2</w:t>
      </w:r>
      <w:r w:rsidRPr="00FE02FC">
        <w:rPr>
          <w:bCs/>
          <w:lang w:val="en-US"/>
        </w:rPr>
        <w:t xml:space="preserve"> forcing remain uncertain due to the difficulty in disentangling the complex interactions between the individual effects.</w:t>
      </w:r>
      <w:r w:rsidRPr="00FE02FC">
        <w:rPr>
          <w:b/>
          <w:bCs/>
          <w:lang w:val="en-US"/>
        </w:rPr>
        <w:t xml:space="preserve"> </w:t>
      </w:r>
      <w:r w:rsidRPr="00FE02FC">
        <w:rPr>
          <w:bCs/>
          <w:lang w:val="en-US"/>
        </w:rPr>
        <w:t xml:space="preserve">As such, </w:t>
      </w:r>
      <w:r w:rsidRPr="00FE02FC">
        <w:rPr>
          <w:noProof/>
          <w:lang w:val="en-US"/>
        </w:rPr>
        <w:t>these effects are assessed to be of second order in comparison to the direct CO</w:t>
      </w:r>
      <w:r w:rsidRPr="00FE02FC">
        <w:rPr>
          <w:noProof/>
          <w:vertAlign w:val="subscript"/>
          <w:lang w:val="en-US"/>
        </w:rPr>
        <w:t>2</w:t>
      </w:r>
      <w:r w:rsidRPr="00FE02FC">
        <w:rPr>
          <w:noProof/>
          <w:lang w:val="en-US"/>
        </w:rPr>
        <w:t xml:space="preserve"> forcing (</w:t>
      </w:r>
      <w:r w:rsidRPr="00FE02FC">
        <w:rPr>
          <w:i/>
          <w:noProof/>
          <w:lang w:val="en-US"/>
        </w:rPr>
        <w:t>high confidence</w:t>
      </w:r>
      <w:r w:rsidRPr="00FE02FC">
        <w:rPr>
          <w:noProof/>
          <w:lang w:val="en-US"/>
        </w:rPr>
        <w:t>), but effects of ozone on terrestrial vegetation could add a substantial (positive) forcing compared with the direct ozone forcing (</w:t>
      </w:r>
      <w:r w:rsidRPr="00FE02FC">
        <w:rPr>
          <w:i/>
          <w:noProof/>
          <w:lang w:val="en-US"/>
        </w:rPr>
        <w:t>low confidence</w:t>
      </w:r>
      <w:r w:rsidRPr="00FE02FC">
        <w:rPr>
          <w:noProof/>
          <w:lang w:val="en-US"/>
        </w:rPr>
        <w:t>)</w:t>
      </w:r>
      <w:r w:rsidRPr="00FE02FC">
        <w:rPr>
          <w:bCs/>
          <w:lang w:val="en-US"/>
        </w:rPr>
        <w:t>. {6.4.5}</w:t>
      </w:r>
    </w:p>
    <w:p w14:paraId="28A5AA9D" w14:textId="77777777" w:rsidR="00FB4434" w:rsidRPr="00FE02FC" w:rsidRDefault="00FB4434" w:rsidP="00FB4434">
      <w:pPr>
        <w:rPr>
          <w:b/>
          <w:bCs/>
          <w:lang w:val="en-US"/>
        </w:rPr>
      </w:pPr>
    </w:p>
    <w:p w14:paraId="768F05CD" w14:textId="76471052" w:rsidR="00FB4434" w:rsidRPr="00FE02FC" w:rsidRDefault="00FB4434" w:rsidP="00FB4434">
      <w:pPr>
        <w:rPr>
          <w:lang w:val="en-US"/>
        </w:rPr>
      </w:pPr>
      <w:r w:rsidRPr="00FE02FC">
        <w:rPr>
          <w:b/>
          <w:noProof/>
          <w:lang w:val="en-US"/>
        </w:rPr>
        <w:t xml:space="preserve">Climate feedbacks induced from changes </w:t>
      </w:r>
      <w:r w:rsidRPr="00FE02FC">
        <w:rPr>
          <w:b/>
          <w:lang w:val="en-US"/>
        </w:rPr>
        <w:t>in emissions, abundances or lifetimes of SLCFs mediated by natural processes or atmospheric chemistry are assessed to have an overall cooling effect (</w:t>
      </w:r>
      <w:r w:rsidRPr="00FE02FC">
        <w:rPr>
          <w:b/>
          <w:i/>
          <w:lang w:val="en-US"/>
        </w:rPr>
        <w:t>low confidence</w:t>
      </w:r>
      <w:r w:rsidRPr="00FE02FC">
        <w:rPr>
          <w:b/>
          <w:lang w:val="en-US"/>
        </w:rPr>
        <w:t xml:space="preserve">), that is, a total negative feedback parameter, of </w:t>
      </w:r>
      <w:del w:id="90" w:author="Ian Blenkinsop" w:date="2021-07-15T11:47:00Z">
        <w:r w:rsidRPr="00FE02FC" w:rsidDel="00060769">
          <w:rPr>
            <w:b/>
            <w:lang w:val="en-US"/>
          </w:rPr>
          <w:delText>-</w:delText>
        </w:r>
      </w:del>
      <w:ins w:id="91" w:author="Ian Blenkinsop" w:date="2021-07-15T11:47:00Z">
        <w:r w:rsidR="00060769">
          <w:rPr>
            <w:b/>
            <w:lang w:val="en-US"/>
          </w:rPr>
          <w:t>–</w:t>
        </w:r>
      </w:ins>
      <w:r w:rsidRPr="00FE02FC">
        <w:rPr>
          <w:b/>
          <w:lang w:val="en-US"/>
        </w:rPr>
        <w:t xml:space="preserve">0.20 </w:t>
      </w:r>
      <w:del w:id="92" w:author="Ian Blenkinsop" w:date="2021-07-15T11:47:00Z">
        <w:r w:rsidRPr="00FE02FC" w:rsidDel="00060769">
          <w:rPr>
            <w:b/>
            <w:lang w:val="en-US"/>
          </w:rPr>
          <w:delText>[-</w:delText>
        </w:r>
      </w:del>
      <w:ins w:id="93" w:author="Ian Blenkinsop" w:date="2021-07-15T11:47:00Z">
        <w:r w:rsidR="00060769" w:rsidRPr="00FE02FC">
          <w:rPr>
            <w:b/>
            <w:lang w:val="en-US"/>
          </w:rPr>
          <w:t>[</w:t>
        </w:r>
        <w:r w:rsidR="00060769">
          <w:rPr>
            <w:b/>
            <w:lang w:val="en-US"/>
          </w:rPr>
          <w:t>–</w:t>
        </w:r>
      </w:ins>
      <w:r w:rsidRPr="00FE02FC">
        <w:rPr>
          <w:b/>
          <w:lang w:val="en-US"/>
        </w:rPr>
        <w:t>0.41 to +0.01] W m</w:t>
      </w:r>
      <w:r w:rsidRPr="00FE02FC">
        <w:rPr>
          <w:b/>
          <w:vertAlign w:val="superscript"/>
          <w:lang w:val="en-US"/>
        </w:rPr>
        <w:t>−2</w:t>
      </w:r>
      <w:r w:rsidRPr="00FE02FC">
        <w:rPr>
          <w:b/>
          <w:lang w:val="en-US"/>
        </w:rPr>
        <w:t xml:space="preserve"> °C</w:t>
      </w:r>
      <w:r w:rsidRPr="00FE02FC">
        <w:rPr>
          <w:b/>
          <w:vertAlign w:val="superscript"/>
          <w:lang w:val="en-US"/>
        </w:rPr>
        <w:t>−1</w:t>
      </w:r>
      <w:r w:rsidRPr="00FE02FC">
        <w:rPr>
          <w:b/>
          <w:lang w:val="en-US"/>
        </w:rPr>
        <w:t>.</w:t>
      </w:r>
      <w:r w:rsidRPr="00FE02FC">
        <w:rPr>
          <w:lang w:val="en-US"/>
        </w:rPr>
        <w:t xml:space="preserve"> These </w:t>
      </w:r>
      <w:r w:rsidRPr="00FE02FC">
        <w:rPr>
          <w:noProof/>
          <w:lang w:val="en-US"/>
        </w:rPr>
        <w:t>non-CO</w:t>
      </w:r>
      <w:r w:rsidRPr="00FE02FC">
        <w:rPr>
          <w:noProof/>
          <w:vertAlign w:val="subscript"/>
          <w:lang w:val="en-US"/>
        </w:rPr>
        <w:t>2</w:t>
      </w:r>
      <w:r w:rsidRPr="00FE02FC">
        <w:rPr>
          <w:noProof/>
          <w:lang w:val="en-US"/>
        </w:rPr>
        <w:t xml:space="preserve"> biogeochemical feedbacks are estimated from </w:t>
      </w:r>
      <w:ins w:id="94" w:author="Lucy Cowie" w:date="2021-07-21T14:36:00Z">
        <w:r w:rsidR="00BF376F">
          <w:rPr>
            <w:noProof/>
            <w:lang w:val="en-US"/>
          </w:rPr>
          <w:t>Earth system models (</w:t>
        </w:r>
      </w:ins>
      <w:r w:rsidRPr="00FE02FC">
        <w:rPr>
          <w:noProof/>
          <w:lang w:val="en-US"/>
        </w:rPr>
        <w:t>ESMs</w:t>
      </w:r>
      <w:ins w:id="95" w:author="Lucy Cowie" w:date="2021-07-21T14:36:00Z">
        <w:r w:rsidR="00BF376F">
          <w:rPr>
            <w:noProof/>
            <w:lang w:val="en-US"/>
          </w:rPr>
          <w:t>)</w:t>
        </w:r>
      </w:ins>
      <w:r w:rsidRPr="00FE02FC">
        <w:rPr>
          <w:noProof/>
          <w:lang w:val="en-US"/>
        </w:rPr>
        <w:t xml:space="preserve">, which have advanced since AR5 to include a consistent representation of </w:t>
      </w:r>
      <w:r w:rsidRPr="00FE02FC">
        <w:rPr>
          <w:noProof/>
          <w:lang w:val="en-US"/>
        </w:rPr>
        <w:lastRenderedPageBreak/>
        <w:t xml:space="preserve">biogeochemical cycles and atmospheric chemistry. However, process-level understanding of many chemical and biogeochemical feedbacks involving SLCFs, particularly natural emissions, is still emerging, resulting in </w:t>
      </w:r>
      <w:r w:rsidRPr="00FE02FC">
        <w:rPr>
          <w:i/>
          <w:noProof/>
          <w:lang w:val="en-US"/>
        </w:rPr>
        <w:t>low confidence</w:t>
      </w:r>
      <w:r w:rsidRPr="00FE02FC">
        <w:rPr>
          <w:noProof/>
          <w:lang w:val="en-US"/>
        </w:rPr>
        <w:t xml:space="preserve"> in the magnitude and sign of </w:t>
      </w:r>
      <w:commentRangeStart w:id="96"/>
      <w:r w:rsidRPr="00FE02FC">
        <w:rPr>
          <w:noProof/>
          <w:lang w:val="en-US"/>
        </w:rPr>
        <w:t xml:space="preserve">most of </w:t>
      </w:r>
      <w:commentRangeEnd w:id="96"/>
      <w:r w:rsidR="00C0594B">
        <w:rPr>
          <w:rStyle w:val="Marquedecommentaire"/>
        </w:rPr>
        <w:commentReference w:id="96"/>
      </w:r>
      <w:r w:rsidRPr="00FE02FC">
        <w:rPr>
          <w:noProof/>
          <w:lang w:val="en-US"/>
        </w:rPr>
        <w:t xml:space="preserve">SLCF climate feedback parameter. </w:t>
      </w:r>
      <w:r w:rsidRPr="00FE02FC">
        <w:rPr>
          <w:lang w:val="en-US"/>
        </w:rPr>
        <w:t xml:space="preserve">{6.2.2, 6.4.5}  </w:t>
      </w:r>
    </w:p>
    <w:p w14:paraId="67DE6F39" w14:textId="77777777" w:rsidR="00FB4434" w:rsidRPr="00FE02FC" w:rsidRDefault="00FB4434" w:rsidP="00FB4434">
      <w:pPr>
        <w:rPr>
          <w:b/>
          <w:bCs/>
          <w:lang w:val="en-US"/>
        </w:rPr>
      </w:pPr>
    </w:p>
    <w:p w14:paraId="5B5DD152" w14:textId="77777777" w:rsidR="00FB4434" w:rsidRPr="00FE02FC" w:rsidRDefault="00FB4434" w:rsidP="00FB4434">
      <w:pPr>
        <w:rPr>
          <w:b/>
          <w:bCs/>
          <w:color w:val="C45911"/>
          <w:lang w:val="en-US"/>
        </w:rPr>
      </w:pPr>
      <w:r w:rsidRPr="00FE02FC">
        <w:rPr>
          <w:b/>
          <w:bCs/>
          <w:lang w:val="en-US"/>
        </w:rPr>
        <w:t>Future Projections for Air Quality Considering Shared Socio-economic Pathways (SSPs) </w:t>
      </w:r>
    </w:p>
    <w:p w14:paraId="39341B0B" w14:textId="77777777" w:rsidR="00FB4434" w:rsidRPr="00FE02FC" w:rsidRDefault="00FB4434" w:rsidP="00FB4434">
      <w:pPr>
        <w:rPr>
          <w:b/>
          <w:bCs/>
          <w:lang w:val="en-US"/>
        </w:rPr>
      </w:pPr>
    </w:p>
    <w:p w14:paraId="1EFE5030" w14:textId="53F9D638" w:rsidR="00FB4434" w:rsidRPr="00FE02FC" w:rsidRDefault="00FB4434" w:rsidP="00FB4434">
      <w:pPr>
        <w:rPr>
          <w:lang w:val="en-US"/>
        </w:rPr>
      </w:pPr>
      <w:r w:rsidRPr="00FE02FC">
        <w:rPr>
          <w:b/>
          <w:lang w:val="en-US"/>
        </w:rPr>
        <w:t>Future air quality (in term of surface ozone and PM concentrations) on global to local scales will be primarily driven by changes in precursor emissions as opposed to climate change (</w:t>
      </w:r>
      <w:r w:rsidRPr="00FE02FC">
        <w:rPr>
          <w:b/>
          <w:i/>
          <w:lang w:val="en-US"/>
        </w:rPr>
        <w:t>high confidence</w:t>
      </w:r>
      <w:r w:rsidRPr="00FE02FC">
        <w:rPr>
          <w:b/>
          <w:lang w:val="en-US"/>
        </w:rPr>
        <w:t xml:space="preserve">) and climate change is projected to have mixed effects. </w:t>
      </w:r>
      <w:r w:rsidRPr="00FE02FC">
        <w:rPr>
          <w:lang w:val="en-US"/>
        </w:rPr>
        <w:t xml:space="preserve">A warmer climate is expected to reduce surface </w:t>
      </w:r>
      <w:commentRangeStart w:id="97"/>
      <w:r w:rsidRPr="00FE02FC">
        <w:rPr>
          <w:lang w:val="en-US"/>
        </w:rPr>
        <w:t>O</w:t>
      </w:r>
      <w:r w:rsidRPr="00FE02FC">
        <w:rPr>
          <w:vertAlign w:val="subscript"/>
          <w:lang w:val="en-US"/>
        </w:rPr>
        <w:t>3</w:t>
      </w:r>
      <w:commentRangeEnd w:id="97"/>
      <w:r w:rsidR="00872611">
        <w:rPr>
          <w:rStyle w:val="Marquedecommentaire"/>
        </w:rPr>
        <w:commentReference w:id="97"/>
      </w:r>
      <w:r w:rsidRPr="00FE02FC">
        <w:rPr>
          <w:lang w:val="en-US"/>
        </w:rPr>
        <w:t xml:space="preserve"> in regions remote from pollution sources (</w:t>
      </w:r>
      <w:r w:rsidRPr="00FE02FC">
        <w:rPr>
          <w:i/>
          <w:lang w:val="en-US"/>
        </w:rPr>
        <w:t>high confidence</w:t>
      </w:r>
      <w:r w:rsidRPr="00FE02FC">
        <w:rPr>
          <w:lang w:val="en-US"/>
        </w:rPr>
        <w:t>) but is expected to increase it by a few parts per billion over polluted regions, depending on ozone precursor levels</w:t>
      </w:r>
      <w:r w:rsidRPr="00FE02FC" w:rsidDel="00082D19">
        <w:rPr>
          <w:lang w:val="en-US"/>
        </w:rPr>
        <w:t xml:space="preserve"> </w:t>
      </w:r>
      <w:r w:rsidRPr="00FE02FC">
        <w:rPr>
          <w:lang w:val="en-US"/>
        </w:rPr>
        <w:t>(</w:t>
      </w:r>
      <w:r w:rsidRPr="00FE02FC">
        <w:rPr>
          <w:i/>
          <w:lang w:val="en-US"/>
        </w:rPr>
        <w:t xml:space="preserve">medium </w:t>
      </w:r>
      <w:r w:rsidRPr="009E1B6C">
        <w:rPr>
          <w:iCs/>
          <w:lang w:val="en-US"/>
          <w:rPrChange w:id="98" w:author="Lucy Cowie" w:date="2021-07-26T12:18:00Z">
            <w:rPr>
              <w:i/>
              <w:lang w:val="en-US"/>
            </w:rPr>
          </w:rPrChange>
        </w:rPr>
        <w:t>to</w:t>
      </w:r>
      <w:r w:rsidRPr="00FE02FC">
        <w:rPr>
          <w:i/>
          <w:lang w:val="en-US"/>
        </w:rPr>
        <w:t xml:space="preserve"> high confidence</w:t>
      </w:r>
      <w:r w:rsidRPr="00FE02FC">
        <w:rPr>
          <w:lang w:val="en-US"/>
        </w:rPr>
        <w:t>). Future climate change is expected to have mixed effects, positive or negative, with an overall low effect, on global surface PM and more generally on the aerosol global burden (</w:t>
      </w:r>
      <w:r w:rsidRPr="00FE02FC">
        <w:rPr>
          <w:i/>
          <w:lang w:val="en-US"/>
        </w:rPr>
        <w:t>medium confidence</w:t>
      </w:r>
      <w:r w:rsidRPr="00FE02FC">
        <w:rPr>
          <w:lang w:val="en-US"/>
        </w:rPr>
        <w:t>)</w:t>
      </w:r>
      <w:r w:rsidRPr="00FE02FC">
        <w:rPr>
          <w:i/>
          <w:lang w:val="en-US"/>
        </w:rPr>
        <w:t xml:space="preserve">, </w:t>
      </w:r>
      <w:r w:rsidRPr="00FE02FC">
        <w:rPr>
          <w:lang w:val="en-US"/>
        </w:rPr>
        <w:t>but stronger effects are not excluded in regions prone to specific meteorological conditions (</w:t>
      </w:r>
      <w:r w:rsidRPr="00FE02FC">
        <w:rPr>
          <w:i/>
          <w:lang w:val="en-US"/>
        </w:rPr>
        <w:t>low confidence</w:t>
      </w:r>
      <w:r w:rsidRPr="00FE02FC">
        <w:rPr>
          <w:lang w:val="en-US"/>
        </w:rPr>
        <w:t xml:space="preserve">). Overall, there is </w:t>
      </w:r>
      <w:r w:rsidRPr="00FE02FC">
        <w:rPr>
          <w:i/>
          <w:lang w:val="en-US"/>
        </w:rPr>
        <w:t>low confidence</w:t>
      </w:r>
      <w:r w:rsidRPr="00FE02FC">
        <w:rPr>
          <w:lang w:val="en-US"/>
        </w:rPr>
        <w:t xml:space="preserve"> in the response of surface ozone and PM to future climate change due to the uncertainty in the response of the natural processes (e.g., stratosphere</w:t>
      </w:r>
      <w:del w:id="99" w:author="Ian Blenkinsop" w:date="2021-07-29T10:44:00Z">
        <w:r w:rsidR="003F1C19" w:rsidDel="003F1C19">
          <w:rPr>
            <w:lang w:val="en-US"/>
          </w:rPr>
          <w:delText>-</w:delText>
        </w:r>
      </w:del>
      <w:ins w:id="100" w:author="Ian Blenkinsop" w:date="2021-07-29T10:44:00Z">
        <w:r w:rsidR="003F1C19">
          <w:rPr>
            <w:lang w:val="en-US"/>
          </w:rPr>
          <w:t>–</w:t>
        </w:r>
      </w:ins>
      <w:r w:rsidRPr="00FE02FC">
        <w:rPr>
          <w:lang w:val="en-US"/>
        </w:rPr>
        <w:t xml:space="preserve">troposphere exchange, natural precursor emissions, particularly including biogenic volatile organic compounds, wildfire-emitted precursors, land and marine aerosols, and lightning </w:t>
      </w:r>
      <w:r w:rsidRPr="00FE02FC">
        <w:rPr>
          <w:rFonts w:eastAsia="MS Gothic"/>
          <w:lang w:val="en-US"/>
        </w:rPr>
        <w:t>NO</w:t>
      </w:r>
      <w:r w:rsidRPr="008A4401">
        <w:rPr>
          <w:rFonts w:eastAsia="MS Gothic"/>
          <w:iCs/>
          <w:vertAlign w:val="subscript"/>
          <w:lang w:val="en-US"/>
          <w:rPrChange w:id="101" w:author="Lucy Cowie" w:date="2021-07-21T14:57:00Z">
            <w:rPr>
              <w:rFonts w:eastAsia="MS Gothic"/>
              <w:i/>
              <w:vertAlign w:val="subscript"/>
              <w:lang w:val="en-US"/>
            </w:rPr>
          </w:rPrChange>
        </w:rPr>
        <w:t>x</w:t>
      </w:r>
      <w:r w:rsidRPr="00FE02FC">
        <w:rPr>
          <w:lang w:val="en-US"/>
        </w:rPr>
        <w:t>) to climate change. {6.3, 6.5}</w:t>
      </w:r>
    </w:p>
    <w:p w14:paraId="52D965BE" w14:textId="77777777" w:rsidR="00B9089B" w:rsidRDefault="00B9089B" w:rsidP="00FB4434">
      <w:pPr>
        <w:rPr>
          <w:ins w:id="102" w:author="Ian Blenkinsop" w:date="2021-07-15T11:49:00Z"/>
          <w:b/>
          <w:bCs/>
          <w:lang w:val="en-US"/>
        </w:rPr>
      </w:pPr>
    </w:p>
    <w:p w14:paraId="2C51E2EE" w14:textId="3B9257D5" w:rsidR="00FB4434" w:rsidRPr="00FE02FC" w:rsidRDefault="00FB4434" w:rsidP="00FB4434">
      <w:pPr>
        <w:rPr>
          <w:lang w:val="en-US"/>
        </w:rPr>
      </w:pPr>
      <w:r w:rsidRPr="00FE02FC">
        <w:rPr>
          <w:b/>
          <w:bCs/>
          <w:lang w:val="en-US"/>
        </w:rPr>
        <w:t>The SSPs span a wider range of SLCF emissions than the Representative Concentration Pathways</w:t>
      </w:r>
      <w:ins w:id="103" w:author="Lucy Cowie" w:date="2021-07-21T15:15:00Z">
        <w:r w:rsidR="00AF2700">
          <w:rPr>
            <w:b/>
            <w:bCs/>
            <w:lang w:val="en-US"/>
          </w:rPr>
          <w:t xml:space="preserve"> (</w:t>
        </w:r>
      </w:ins>
      <w:ins w:id="104" w:author="Lucy Cowie" w:date="2021-07-21T15:16:00Z">
        <w:r w:rsidR="00AF2700">
          <w:rPr>
            <w:b/>
            <w:bCs/>
            <w:lang w:val="en-US"/>
          </w:rPr>
          <w:t>RCPs)</w:t>
        </w:r>
      </w:ins>
      <w:r w:rsidRPr="00FE02FC">
        <w:rPr>
          <w:b/>
          <w:bCs/>
          <w:lang w:val="en-US"/>
        </w:rPr>
        <w:t>, representing better the diversity of future options in air pollution management (</w:t>
      </w:r>
      <w:r w:rsidRPr="00FE02FC">
        <w:rPr>
          <w:b/>
          <w:bCs/>
          <w:i/>
          <w:iCs/>
          <w:lang w:val="en-US"/>
        </w:rPr>
        <w:t>high confidence</w:t>
      </w:r>
      <w:r w:rsidRPr="00FE02FC">
        <w:rPr>
          <w:b/>
          <w:bCs/>
          <w:lang w:val="en-US"/>
        </w:rPr>
        <w:t xml:space="preserve">). </w:t>
      </w:r>
      <w:r w:rsidRPr="00FE02FC">
        <w:rPr>
          <w:lang w:val="en-US"/>
        </w:rPr>
        <w:t>In the SSPs, the socio-economic assumptions and climate mitigation ambition primarily drive future emissions, but the SLCF emission trajectories are also steered by varying levels of air pollution control originating from the SSP narratives, independently from climate mitigation.</w:t>
      </w:r>
      <w:r w:rsidRPr="00FE02FC">
        <w:rPr>
          <w:sz w:val="18"/>
          <w:szCs w:val="20"/>
          <w:lang w:val="en-US"/>
        </w:rPr>
        <w:t xml:space="preserve"> </w:t>
      </w:r>
      <w:r w:rsidRPr="00FE02FC">
        <w:rPr>
          <w:lang w:val="en-US"/>
        </w:rPr>
        <w:t xml:space="preserve">Consequently, SSPs consider a large variety of regional </w:t>
      </w:r>
      <w:commentRangeStart w:id="105"/>
      <w:r w:rsidRPr="00FE02FC">
        <w:rPr>
          <w:lang w:val="en-US"/>
        </w:rPr>
        <w:t>ambition</w:t>
      </w:r>
      <w:commentRangeEnd w:id="105"/>
      <w:r w:rsidR="00C10C05">
        <w:rPr>
          <w:rStyle w:val="Marquedecommentaire"/>
        </w:rPr>
        <w:commentReference w:id="105"/>
      </w:r>
      <w:r w:rsidRPr="00FE02FC">
        <w:rPr>
          <w:lang w:val="en-US"/>
        </w:rPr>
        <w:t xml:space="preserve"> and </w:t>
      </w:r>
      <w:commentRangeStart w:id="106"/>
      <w:r w:rsidRPr="00FE02FC">
        <w:rPr>
          <w:lang w:val="en-US"/>
        </w:rPr>
        <w:t>effectiveness</w:t>
      </w:r>
      <w:commentRangeEnd w:id="106"/>
      <w:r w:rsidR="00E21C52">
        <w:rPr>
          <w:rStyle w:val="Marquedecommentaire"/>
        </w:rPr>
        <w:commentReference w:id="106"/>
      </w:r>
      <w:r w:rsidRPr="00FE02FC">
        <w:rPr>
          <w:lang w:val="en-US"/>
        </w:rPr>
        <w:t xml:space="preserve"> in implementing air pollution legislation and result in wider range of future air pollution levels and SLCF-induced climate effects. {6.7.1}</w:t>
      </w:r>
    </w:p>
    <w:p w14:paraId="5C7B996E" w14:textId="77777777" w:rsidR="00FB4434" w:rsidRPr="00FE02FC" w:rsidRDefault="00FB4434" w:rsidP="00FB4434">
      <w:pPr>
        <w:rPr>
          <w:b/>
          <w:lang w:val="en-US"/>
        </w:rPr>
      </w:pPr>
    </w:p>
    <w:p w14:paraId="5354CD70" w14:textId="77777777" w:rsidR="00FB4434" w:rsidRPr="00FE02FC" w:rsidRDefault="00FB4434" w:rsidP="00FB4434">
      <w:pPr>
        <w:rPr>
          <w:bCs/>
          <w:lang w:val="en-US"/>
        </w:rPr>
      </w:pPr>
      <w:r w:rsidRPr="00FE02FC">
        <w:rPr>
          <w:b/>
          <w:lang w:val="en-US"/>
        </w:rPr>
        <w:t>Air pollution projections range from strong reductions in global surface ozone and PM (e.g., SSP1-2.6, with strong mitigation of both air pollution and climate change) to no improvement and even degradation (e.g., SSP3-7.0 without climate change mitigation and with only weak air pollution control) (</w:t>
      </w:r>
      <w:r w:rsidRPr="00FE02FC">
        <w:rPr>
          <w:b/>
          <w:i/>
          <w:lang w:val="en-US"/>
        </w:rPr>
        <w:t>high confidence</w:t>
      </w:r>
      <w:r w:rsidRPr="00FE02FC">
        <w:rPr>
          <w:b/>
          <w:lang w:val="en-US"/>
        </w:rPr>
        <w:t>).</w:t>
      </w:r>
      <w:r w:rsidRPr="00FE02FC">
        <w:rPr>
          <w:lang w:val="en-US"/>
        </w:rPr>
        <w:t xml:space="preserve"> Under the SSP3-7.0 scenario, PM levels are projected to increase until 2050 over large parts of Asia, and surface ozone pollution is projected to worsen over all continental areas </w:t>
      </w:r>
      <w:commentRangeStart w:id="107"/>
      <w:r w:rsidRPr="00FE02FC">
        <w:rPr>
          <w:lang w:val="en-US"/>
        </w:rPr>
        <w:t>through</w:t>
      </w:r>
      <w:commentRangeEnd w:id="107"/>
      <w:r w:rsidR="009F1097">
        <w:rPr>
          <w:rStyle w:val="Marquedecommentaire"/>
        </w:rPr>
        <w:commentReference w:id="107"/>
      </w:r>
      <w:r w:rsidRPr="00FE02FC">
        <w:rPr>
          <w:lang w:val="en-US"/>
        </w:rPr>
        <w:t xml:space="preserve"> 2100 (</w:t>
      </w:r>
      <w:r w:rsidRPr="00FE02FC">
        <w:rPr>
          <w:i/>
          <w:lang w:val="en-US"/>
        </w:rPr>
        <w:t>high confidence</w:t>
      </w:r>
      <w:r w:rsidRPr="00FE02FC">
        <w:rPr>
          <w:lang w:val="en-US"/>
        </w:rPr>
        <w:t xml:space="preserve">). Without climate change mitigation but with stringent air pollution control (SSP5-8.5), PM levels decline </w:t>
      </w:r>
      <w:commentRangeStart w:id="108"/>
      <w:r w:rsidRPr="00FE02FC">
        <w:rPr>
          <w:lang w:val="en-US"/>
        </w:rPr>
        <w:t>through</w:t>
      </w:r>
      <w:commentRangeEnd w:id="108"/>
      <w:r w:rsidR="00DC3486">
        <w:rPr>
          <w:rStyle w:val="Marquedecommentaire"/>
        </w:rPr>
        <w:commentReference w:id="108"/>
      </w:r>
      <w:r w:rsidRPr="00FE02FC">
        <w:rPr>
          <w:lang w:val="en-US"/>
        </w:rPr>
        <w:t xml:space="preserve"> 2100, but high methane levels hamper the decline in global surface ozone at least until 2080 (</w:t>
      </w:r>
      <w:r w:rsidRPr="00FE02FC">
        <w:rPr>
          <w:i/>
          <w:lang w:val="en-US"/>
        </w:rPr>
        <w:t>high confidence</w:t>
      </w:r>
      <w:r w:rsidRPr="00FE02FC">
        <w:rPr>
          <w:lang w:val="en-US"/>
        </w:rPr>
        <w:t>). {6.7.1}</w:t>
      </w:r>
    </w:p>
    <w:p w14:paraId="775A1DEC" w14:textId="77777777" w:rsidR="00FB4434" w:rsidRPr="00FE02FC" w:rsidRDefault="00FB4434" w:rsidP="00FB4434">
      <w:pPr>
        <w:rPr>
          <w:b/>
          <w:bCs/>
          <w:lang w:val="en-US"/>
        </w:rPr>
      </w:pPr>
    </w:p>
    <w:p w14:paraId="573AD793" w14:textId="6D9AC18D" w:rsidR="00FB4434" w:rsidRPr="00FE02FC" w:rsidRDefault="00FB4434" w:rsidP="00FB4434">
      <w:pPr>
        <w:rPr>
          <w:b/>
          <w:bCs/>
          <w:color w:val="C45911"/>
          <w:lang w:val="en-US"/>
        </w:rPr>
      </w:pPr>
      <w:commentRangeStart w:id="109"/>
      <w:r w:rsidRPr="00FE02FC">
        <w:rPr>
          <w:b/>
          <w:bCs/>
          <w:lang w:val="en-US"/>
        </w:rPr>
        <w:t xml:space="preserve">Future Projections of the Effect of </w:t>
      </w:r>
      <w:ins w:id="110" w:author="Lucy Cowie" w:date="2021-07-21T15:45:00Z">
        <w:r w:rsidR="0036423E">
          <w:rPr>
            <w:b/>
            <w:bCs/>
            <w:lang w:val="en-US"/>
          </w:rPr>
          <w:t>Short-lived Climate Forcers (</w:t>
        </w:r>
      </w:ins>
      <w:r w:rsidRPr="00FE02FC">
        <w:rPr>
          <w:b/>
          <w:bCs/>
          <w:lang w:val="en-US"/>
        </w:rPr>
        <w:t>SLCFs</w:t>
      </w:r>
      <w:ins w:id="111" w:author="Lucy Cowie" w:date="2021-07-21T15:45:00Z">
        <w:r w:rsidR="0036423E">
          <w:rPr>
            <w:b/>
            <w:bCs/>
            <w:lang w:val="en-US"/>
          </w:rPr>
          <w:t>)</w:t>
        </w:r>
      </w:ins>
      <w:r w:rsidRPr="00FE02FC">
        <w:rPr>
          <w:b/>
          <w:bCs/>
          <w:lang w:val="en-US"/>
        </w:rPr>
        <w:t xml:space="preserve"> on </w:t>
      </w:r>
      <w:ins w:id="112" w:author="Lucy Cowie" w:date="2021-07-21T15:45:00Z">
        <w:r w:rsidR="0036423E">
          <w:rPr>
            <w:b/>
            <w:bCs/>
            <w:lang w:val="en-US"/>
          </w:rPr>
          <w:t>G</w:t>
        </w:r>
      </w:ins>
      <w:ins w:id="113" w:author="Lucy Cowie" w:date="2021-07-21T15:46:00Z">
        <w:r w:rsidR="0036423E">
          <w:rPr>
            <w:b/>
            <w:bCs/>
            <w:lang w:val="en-US"/>
          </w:rPr>
          <w:t>lobal Surface Air Temperature (</w:t>
        </w:r>
      </w:ins>
      <w:r w:rsidRPr="00FE02FC">
        <w:rPr>
          <w:b/>
          <w:bCs/>
          <w:lang w:val="en-US"/>
        </w:rPr>
        <w:t>GSAT</w:t>
      </w:r>
      <w:ins w:id="114" w:author="Lucy Cowie" w:date="2021-07-21T15:46:00Z">
        <w:r w:rsidR="0036423E">
          <w:rPr>
            <w:b/>
            <w:bCs/>
            <w:lang w:val="en-US"/>
          </w:rPr>
          <w:t>)</w:t>
        </w:r>
      </w:ins>
      <w:r w:rsidRPr="00FE02FC">
        <w:rPr>
          <w:b/>
          <w:bCs/>
          <w:lang w:val="en-US"/>
        </w:rPr>
        <w:t xml:space="preserve"> in the Core </w:t>
      </w:r>
      <w:ins w:id="115" w:author="Lucy Cowie" w:date="2021-07-21T15:46:00Z">
        <w:r w:rsidR="0036423E">
          <w:rPr>
            <w:b/>
            <w:bCs/>
            <w:lang w:val="en-US"/>
          </w:rPr>
          <w:t>Shared Socio-economic Pathways (</w:t>
        </w:r>
      </w:ins>
      <w:r w:rsidRPr="00FE02FC">
        <w:rPr>
          <w:b/>
          <w:bCs/>
          <w:lang w:val="en-US"/>
        </w:rPr>
        <w:t>SSPs</w:t>
      </w:r>
      <w:ins w:id="116" w:author="Lucy Cowie" w:date="2021-07-21T15:46:00Z">
        <w:r w:rsidR="0036423E">
          <w:rPr>
            <w:b/>
            <w:bCs/>
            <w:lang w:val="en-US"/>
          </w:rPr>
          <w:t>)</w:t>
        </w:r>
      </w:ins>
      <w:r w:rsidRPr="00FE02FC">
        <w:rPr>
          <w:b/>
          <w:bCs/>
          <w:lang w:val="en-US"/>
        </w:rPr>
        <w:t> </w:t>
      </w:r>
      <w:commentRangeEnd w:id="109"/>
      <w:r w:rsidR="0036423E">
        <w:rPr>
          <w:rStyle w:val="Marquedecommentaire"/>
        </w:rPr>
        <w:commentReference w:id="109"/>
      </w:r>
    </w:p>
    <w:p w14:paraId="72EE0D0E" w14:textId="77777777" w:rsidR="00326917" w:rsidRDefault="00326917" w:rsidP="00326917">
      <w:pPr>
        <w:pStyle w:val="AR6BodyText"/>
        <w:rPr>
          <w:lang w:val="en-US"/>
        </w:rPr>
      </w:pPr>
    </w:p>
    <w:p w14:paraId="076D1186" w14:textId="7515D3AB" w:rsidR="00FB4434" w:rsidRDefault="00FB4434" w:rsidP="00326917">
      <w:pPr>
        <w:rPr>
          <w:b/>
          <w:lang w:val="en-US"/>
        </w:rPr>
      </w:pPr>
      <w:r w:rsidRPr="00FE02FC">
        <w:rPr>
          <w:b/>
          <w:bCs/>
          <w:lang w:val="en-US"/>
        </w:rPr>
        <w:t xml:space="preserve">In the next two decades, it is </w:t>
      </w:r>
      <w:r w:rsidRPr="00FE02FC">
        <w:rPr>
          <w:b/>
          <w:bCs/>
          <w:i/>
          <w:iCs/>
          <w:lang w:val="en-US"/>
        </w:rPr>
        <w:t>very likely</w:t>
      </w:r>
      <w:r w:rsidRPr="00FE02FC">
        <w:rPr>
          <w:b/>
          <w:bCs/>
          <w:lang w:val="en-US"/>
        </w:rPr>
        <w:t xml:space="preserve"> that the SLCF emission changes in the </w:t>
      </w:r>
      <w:r w:rsidR="00A50B09" w:rsidRPr="00FE02FC">
        <w:rPr>
          <w:b/>
          <w:bCs/>
          <w:lang w:val="en-US"/>
        </w:rPr>
        <w:t xml:space="preserve">WG1 </w:t>
      </w:r>
      <w:r w:rsidRPr="00FE02FC">
        <w:rPr>
          <w:b/>
          <w:bCs/>
          <w:lang w:val="en-US"/>
        </w:rPr>
        <w:t xml:space="preserve">core </w:t>
      </w:r>
      <w:r w:rsidR="00A50B09" w:rsidRPr="00FE02FC">
        <w:rPr>
          <w:b/>
          <w:bCs/>
          <w:lang w:val="en-US"/>
        </w:rPr>
        <w:t xml:space="preserve">set of </w:t>
      </w:r>
      <w:r w:rsidRPr="00FE02FC">
        <w:rPr>
          <w:b/>
          <w:bCs/>
          <w:lang w:val="en-US"/>
        </w:rPr>
        <w:t>SSPs will cause a warming relative to 2019, whatever the SSPs, in addition to the warming from</w:t>
      </w:r>
      <w:r w:rsidRPr="00FE02FC">
        <w:rPr>
          <w:b/>
          <w:lang w:val="en-US"/>
        </w:rPr>
        <w:t xml:space="preserve"> long-lived greenhouse gases. </w:t>
      </w:r>
      <w:commentRangeStart w:id="117"/>
      <w:r w:rsidRPr="00FE02FC">
        <w:rPr>
          <w:b/>
          <w:lang w:val="en-US"/>
        </w:rPr>
        <w:t xml:space="preserve">The net effect of SLCF </w:t>
      </w:r>
      <w:r w:rsidR="001D3761" w:rsidRPr="00FE02FC">
        <w:rPr>
          <w:b/>
          <w:lang w:val="en-US"/>
        </w:rPr>
        <w:t xml:space="preserve">and </w:t>
      </w:r>
      <w:ins w:id="118" w:author="Lucy Cowie" w:date="2021-07-21T15:52:00Z">
        <w:r w:rsidR="00A95CCE" w:rsidRPr="0054242F">
          <w:rPr>
            <w:b/>
            <w:bCs/>
            <w:lang w:val="en-US"/>
            <w:rPrChange w:id="119" w:author="Lucy Cowie" w:date="2021-07-22T14:34:00Z">
              <w:rPr>
                <w:lang w:val="en-US"/>
              </w:rPr>
            </w:rPrChange>
          </w:rPr>
          <w:t>hydrofluorocarbon</w:t>
        </w:r>
        <w:r w:rsidR="00A95CCE">
          <w:rPr>
            <w:lang w:val="en-US"/>
          </w:rPr>
          <w:t xml:space="preserve"> (</w:t>
        </w:r>
      </w:ins>
      <w:r w:rsidR="001D3761" w:rsidRPr="00FE02FC">
        <w:rPr>
          <w:b/>
          <w:lang w:val="en-US"/>
        </w:rPr>
        <w:t>HFC</w:t>
      </w:r>
      <w:ins w:id="120" w:author="Lucy Cowie" w:date="2021-07-21T15:52:00Z">
        <w:r w:rsidR="00A95CCE">
          <w:rPr>
            <w:b/>
            <w:lang w:val="en-US"/>
          </w:rPr>
          <w:t>)</w:t>
        </w:r>
      </w:ins>
      <w:r w:rsidR="001D3761" w:rsidRPr="00FE02FC">
        <w:rPr>
          <w:b/>
          <w:lang w:val="en-US"/>
        </w:rPr>
        <w:t xml:space="preserve"> </w:t>
      </w:r>
      <w:r w:rsidRPr="00FE02FC">
        <w:rPr>
          <w:b/>
          <w:lang w:val="en-US"/>
        </w:rPr>
        <w:t>changes on GSAT across the SSPs</w:t>
      </w:r>
      <w:r w:rsidRPr="00FE02FC">
        <w:rPr>
          <w:lang w:val="en-US"/>
        </w:rPr>
        <w:t xml:space="preserve"> </w:t>
      </w:r>
      <w:r w:rsidRPr="00FE02FC">
        <w:rPr>
          <w:b/>
          <w:lang w:val="en-US"/>
        </w:rPr>
        <w:t xml:space="preserve">is a </w:t>
      </w:r>
      <w:r w:rsidRPr="00FE02FC">
        <w:rPr>
          <w:b/>
          <w:i/>
          <w:lang w:val="en-US"/>
        </w:rPr>
        <w:t>likely</w:t>
      </w:r>
      <w:r w:rsidRPr="00FE02FC">
        <w:rPr>
          <w:b/>
          <w:lang w:val="en-US"/>
        </w:rPr>
        <w:t xml:space="preserve"> warming of 0.</w:t>
      </w:r>
      <w:r w:rsidR="001D3761" w:rsidRPr="00FE02FC">
        <w:rPr>
          <w:b/>
          <w:lang w:val="en-US"/>
        </w:rPr>
        <w:t>06</w:t>
      </w:r>
      <w:r w:rsidRPr="00FE02FC">
        <w:rPr>
          <w:b/>
          <w:lang w:val="en-US"/>
        </w:rPr>
        <w:t>°C–0.35°C in 2040 relative to 2019. Warming over the next two decades is quite similar across the SSPs due to competing effects of warming (methane, ozone) and cooling (aerosols) SLCFs</w:t>
      </w:r>
      <w:r w:rsidRPr="00FE02FC">
        <w:rPr>
          <w:lang w:val="en-US"/>
        </w:rPr>
        <w:t xml:space="preserve">. </w:t>
      </w:r>
      <w:commentRangeEnd w:id="117"/>
      <w:r w:rsidR="00DF7463">
        <w:rPr>
          <w:rStyle w:val="Marquedecommentaire"/>
        </w:rPr>
        <w:commentReference w:id="117"/>
      </w:r>
      <w:r w:rsidRPr="00FE02FC">
        <w:rPr>
          <w:lang w:val="en-US"/>
        </w:rPr>
        <w:t xml:space="preserve">For the scenarios with the most stringent climate and air pollution mitigations (SSP1-1.9 and SSP1-2.6), the </w:t>
      </w:r>
      <w:r w:rsidRPr="00FE02FC">
        <w:rPr>
          <w:i/>
          <w:lang w:val="en-US"/>
        </w:rPr>
        <w:t>likely</w:t>
      </w:r>
      <w:r w:rsidRPr="00FE02FC">
        <w:rPr>
          <w:lang w:val="en-US"/>
        </w:rPr>
        <w:t xml:space="preserve"> near-term warming from the SLCFs is predominantly due to sulphate aerosol reduction, but this effect levels </w:t>
      </w:r>
      <w:r w:rsidRPr="00FE02FC">
        <w:rPr>
          <w:lang w:val="en-US"/>
        </w:rPr>
        <w:lastRenderedPageBreak/>
        <w:t xml:space="preserve">off after 2040. In the absence of climate change policies and with weak air pollution control (SSP3-7.0), the </w:t>
      </w:r>
      <w:r w:rsidRPr="00FE02FC">
        <w:rPr>
          <w:i/>
          <w:lang w:val="en-US"/>
        </w:rPr>
        <w:t>likely</w:t>
      </w:r>
      <w:r w:rsidRPr="00FE02FC">
        <w:rPr>
          <w:lang w:val="en-US"/>
        </w:rPr>
        <w:t xml:space="preserve"> near-term warming due to changes in SLCFs is predominantly due to increases in methane, ozone and HFCs, with smaller contributions from changes in aerosols. SSP5-8.5 has the highest SLCF-induced warming rates due to warming from methane and ozone increases and reduced aerosols due to stronger air pollution control compared to the SSP3-7.0 scenario.</w:t>
      </w:r>
      <w:r w:rsidRPr="00FE02FC">
        <w:rPr>
          <w:color w:val="212121"/>
          <w:shd w:val="clear" w:color="auto" w:fill="FFFFFF"/>
          <w:lang w:val="en-US"/>
        </w:rPr>
        <w:t xml:space="preserve"> </w:t>
      </w:r>
      <w:r w:rsidRPr="00FE02FC">
        <w:rPr>
          <w:lang w:val="en-US"/>
        </w:rPr>
        <w:t>{6.7.3}</w:t>
      </w:r>
      <w:r w:rsidRPr="00FE02FC">
        <w:rPr>
          <w:b/>
          <w:lang w:val="en-US"/>
        </w:rPr>
        <w:t xml:space="preserve">  </w:t>
      </w:r>
    </w:p>
    <w:p w14:paraId="68F756C2" w14:textId="77777777" w:rsidR="00326917" w:rsidRPr="00FE02FC" w:rsidRDefault="00326917" w:rsidP="00326917">
      <w:pPr>
        <w:rPr>
          <w:lang w:val="en-US"/>
        </w:rPr>
      </w:pPr>
    </w:p>
    <w:p w14:paraId="7E460377" w14:textId="1862AF17" w:rsidR="00FB4434" w:rsidRPr="00FE02FC" w:rsidRDefault="00FB4434" w:rsidP="00FB4434">
      <w:pPr>
        <w:rPr>
          <w:lang w:val="en-US"/>
        </w:rPr>
      </w:pPr>
      <w:r w:rsidRPr="00FE02FC">
        <w:rPr>
          <w:b/>
          <w:lang w:val="en-US"/>
        </w:rPr>
        <w:t>At the end of the century, the large diversity of GSAT response to SLCFs among the scenarios robustly covers the possible futures, as the scenarios are internally consistent and span a range from very high to very low emissions.</w:t>
      </w:r>
      <w:r w:rsidRPr="00FE02FC">
        <w:rPr>
          <w:lang w:val="en-US"/>
        </w:rPr>
        <w:t xml:space="preserve"> In the scenarios without climate change mitigation (SSP3-7.0</w:t>
      </w:r>
      <w:ins w:id="121" w:author="Lucy Cowie" w:date="2021-07-21T15:55:00Z">
        <w:r w:rsidR="006A32E5">
          <w:rPr>
            <w:lang w:val="en-US"/>
          </w:rPr>
          <w:t xml:space="preserve"> </w:t>
        </w:r>
      </w:ins>
      <w:ins w:id="122" w:author="Lucy Cowie" w:date="2021-07-21T15:56:00Z">
        <w:r w:rsidR="006A32E5">
          <w:rPr>
            <w:lang w:val="en-US"/>
          </w:rPr>
          <w:t xml:space="preserve">and </w:t>
        </w:r>
      </w:ins>
      <w:del w:id="123" w:author="Lucy Cowie" w:date="2021-07-21T15:55:00Z">
        <w:r w:rsidRPr="00FE02FC" w:rsidDel="006A32E5">
          <w:rPr>
            <w:lang w:val="en-US"/>
          </w:rPr>
          <w:delText xml:space="preserve">, </w:delText>
        </w:r>
      </w:del>
      <w:r w:rsidRPr="00FE02FC">
        <w:rPr>
          <w:lang w:val="en-US"/>
        </w:rPr>
        <w:t>SSP5-8.5</w:t>
      </w:r>
      <w:del w:id="124" w:author="Lucy Cowie" w:date="2021-07-21T15:55:00Z">
        <w:r w:rsidRPr="00FE02FC" w:rsidDel="006A32E5">
          <w:rPr>
            <w:lang w:val="en-US"/>
          </w:rPr>
          <w:delText>,</w:delText>
        </w:r>
      </w:del>
      <w:r w:rsidRPr="00FE02FC">
        <w:rPr>
          <w:lang w:val="en-US"/>
        </w:rPr>
        <w:t>) the</w:t>
      </w:r>
      <w:r w:rsidRPr="00FE02FC">
        <w:rPr>
          <w:i/>
          <w:lang w:val="en-US"/>
        </w:rPr>
        <w:t xml:space="preserve"> likely</w:t>
      </w:r>
      <w:r w:rsidRPr="00FE02FC">
        <w:rPr>
          <w:lang w:val="en-US"/>
        </w:rPr>
        <w:t xml:space="preserve"> range of the estimated warming due to SLCFs in 2100 relative to 2019 is 0.</w:t>
      </w:r>
      <w:r w:rsidR="003E05B3" w:rsidRPr="00FE02FC">
        <w:rPr>
          <w:lang w:val="en-US"/>
        </w:rPr>
        <w:t>4</w:t>
      </w:r>
      <w:r w:rsidRPr="00FE02FC">
        <w:rPr>
          <w:lang w:val="en-US"/>
        </w:rPr>
        <w:t xml:space="preserve">°C–0.9°C {6.7.3, 6.7.4}. In SSP3-7.0 there is a near-linear warming due to SLCFs of 0.08°C per decade, while for SSP5-8.5 there is a more rapid warming in the first half of the century. For the scenarios considering the most stringent climate and air pollution mitigations (SSP1-1.9 and SSP1-2.6), the reduced warming from reductions in methane, ozone and HFCs partly balances the warming from reduced aerosols, and the overall SLCF effect is a </w:t>
      </w:r>
      <w:r w:rsidRPr="00FE02FC">
        <w:rPr>
          <w:i/>
          <w:iCs/>
          <w:lang w:val="en-US"/>
        </w:rPr>
        <w:t>likely</w:t>
      </w:r>
      <w:r w:rsidRPr="00FE02FC">
        <w:rPr>
          <w:lang w:val="en-US"/>
        </w:rPr>
        <w:t xml:space="preserve"> increase in GSAT of 0.0°C–0.3°C in 2100, relative to 2019. The SSP2-4.5 scenario (with moderate climate and air pollution mitigations) results in a </w:t>
      </w:r>
      <w:r w:rsidRPr="00FE02FC">
        <w:rPr>
          <w:i/>
          <w:iCs/>
          <w:lang w:val="en-US"/>
        </w:rPr>
        <w:t xml:space="preserve">likely </w:t>
      </w:r>
      <w:r w:rsidRPr="00FE02FC">
        <w:rPr>
          <w:lang w:val="en-US"/>
        </w:rPr>
        <w:t xml:space="preserve">warming in 2100 due to </w:t>
      </w:r>
      <w:commentRangeStart w:id="125"/>
      <w:r w:rsidRPr="00E55D9F">
        <w:rPr>
          <w:lang w:val="en-US"/>
        </w:rPr>
        <w:t>the</w:t>
      </w:r>
      <w:commentRangeEnd w:id="125"/>
      <w:r w:rsidR="00F67725">
        <w:rPr>
          <w:rStyle w:val="Marquedecommentaire"/>
        </w:rPr>
        <w:commentReference w:id="125"/>
      </w:r>
      <w:r w:rsidRPr="00FE02FC">
        <w:rPr>
          <w:lang w:val="en-US"/>
        </w:rPr>
        <w:t xml:space="preserve"> SLCFs of 0.2°C–0.5°C, with the largest warming from reductions in aerosols.</w:t>
      </w:r>
      <w:r w:rsidRPr="00FE02FC">
        <w:rPr>
          <w:b/>
          <w:bCs/>
          <w:lang w:val="en-US"/>
        </w:rPr>
        <w:t xml:space="preserve"> </w:t>
      </w:r>
      <w:r w:rsidRPr="00FE02FC">
        <w:rPr>
          <w:lang w:val="en-US"/>
        </w:rPr>
        <w:t>{6.7.3}</w:t>
      </w:r>
    </w:p>
    <w:p w14:paraId="5EFFD880" w14:textId="77777777" w:rsidR="00FB4434" w:rsidRPr="00FE02FC" w:rsidRDefault="00FB4434" w:rsidP="00FB4434">
      <w:pPr>
        <w:rPr>
          <w:b/>
          <w:bCs/>
          <w:lang w:val="en-US"/>
        </w:rPr>
      </w:pPr>
    </w:p>
    <w:p w14:paraId="18219279" w14:textId="5C686144" w:rsidR="00FB4434" w:rsidRPr="00FE02FC" w:rsidRDefault="00FB4434" w:rsidP="00FB4434">
      <w:pPr>
        <w:rPr>
          <w:b/>
          <w:bCs/>
          <w:lang w:val="en-US"/>
        </w:rPr>
      </w:pPr>
      <w:r w:rsidRPr="00FE02FC">
        <w:rPr>
          <w:b/>
          <w:bCs/>
          <w:lang w:val="en-US"/>
        </w:rPr>
        <w:t xml:space="preserve">Potential Effects of </w:t>
      </w:r>
      <w:ins w:id="126" w:author="Lucy Cowie" w:date="2021-07-21T15:58:00Z">
        <w:r w:rsidR="00E20CCA">
          <w:rPr>
            <w:b/>
            <w:bCs/>
            <w:lang w:val="en-US"/>
          </w:rPr>
          <w:t xml:space="preserve">Short-lived </w:t>
        </w:r>
      </w:ins>
      <w:ins w:id="127" w:author="Lucy Cowie" w:date="2021-07-21T15:59:00Z">
        <w:r w:rsidR="00E20CCA">
          <w:rPr>
            <w:b/>
            <w:bCs/>
            <w:lang w:val="en-US"/>
          </w:rPr>
          <w:t>Climate Forcer (</w:t>
        </w:r>
      </w:ins>
      <w:r w:rsidRPr="00FE02FC">
        <w:rPr>
          <w:b/>
          <w:bCs/>
          <w:lang w:val="en-US"/>
        </w:rPr>
        <w:t>SLCF</w:t>
      </w:r>
      <w:ins w:id="128" w:author="Lucy Cowie" w:date="2021-07-21T15:59:00Z">
        <w:r w:rsidR="00E20CCA">
          <w:rPr>
            <w:b/>
            <w:bCs/>
            <w:lang w:val="en-US"/>
          </w:rPr>
          <w:t>)</w:t>
        </w:r>
      </w:ins>
      <w:r w:rsidRPr="00FE02FC">
        <w:rPr>
          <w:b/>
          <w:bCs/>
          <w:lang w:val="en-US"/>
        </w:rPr>
        <w:t xml:space="preserve"> Mitigation </w:t>
      </w:r>
    </w:p>
    <w:p w14:paraId="5AFCFBFB" w14:textId="77777777" w:rsidR="00FB4434" w:rsidRPr="00FE02FC" w:rsidRDefault="00FB4434" w:rsidP="00FB4434">
      <w:pPr>
        <w:rPr>
          <w:b/>
          <w:bCs/>
          <w:lang w:val="en-US"/>
        </w:rPr>
      </w:pPr>
      <w:r w:rsidRPr="00FE02FC">
        <w:rPr>
          <w:noProof/>
          <w:lang w:val="en-US"/>
        </w:rPr>
        <w:t xml:space="preserve"> </w:t>
      </w:r>
    </w:p>
    <w:p w14:paraId="365BA5B9" w14:textId="77777777" w:rsidR="00FB4434" w:rsidRPr="00FE02FC" w:rsidRDefault="00FB4434" w:rsidP="00FB4434">
      <w:pPr>
        <w:rPr>
          <w:bCs/>
          <w:lang w:val="en-US"/>
        </w:rPr>
      </w:pPr>
      <w:r w:rsidRPr="00FE02FC">
        <w:rPr>
          <w:b/>
          <w:lang w:val="en-US"/>
        </w:rPr>
        <w:t xml:space="preserve">Over time scales of 10 to 20 years, the global temperature response to a year’s worth of current emissions of SLCFs is at least as large as that due to a year’s worth of </w:t>
      </w:r>
      <w:r w:rsidRPr="00FE02FC">
        <w:rPr>
          <w:b/>
          <w:noProof/>
          <w:lang w:val="en-US"/>
        </w:rPr>
        <w:t>CO</w:t>
      </w:r>
      <w:r w:rsidRPr="00FE02FC">
        <w:rPr>
          <w:b/>
          <w:noProof/>
          <w:vertAlign w:val="subscript"/>
          <w:lang w:val="en-US"/>
        </w:rPr>
        <w:t>2</w:t>
      </w:r>
      <w:r w:rsidRPr="00FE02FC">
        <w:rPr>
          <w:b/>
          <w:lang w:val="en-US"/>
        </w:rPr>
        <w:t xml:space="preserve"> emissions </w:t>
      </w:r>
      <w:r w:rsidRPr="00FE02FC">
        <w:rPr>
          <w:b/>
          <w:bCs/>
          <w:lang w:val="en-US"/>
        </w:rPr>
        <w:t>(</w:t>
      </w:r>
      <w:r w:rsidRPr="00FE02FC">
        <w:rPr>
          <w:b/>
          <w:bCs/>
          <w:i/>
          <w:lang w:val="en-US"/>
        </w:rPr>
        <w:t>high confidence</w:t>
      </w:r>
      <w:r w:rsidRPr="00FE02FC">
        <w:rPr>
          <w:b/>
          <w:bCs/>
          <w:lang w:val="en-US"/>
        </w:rPr>
        <w:t>). S</w:t>
      </w:r>
      <w:r w:rsidRPr="00FE02FC">
        <w:rPr>
          <w:b/>
          <w:lang w:val="en-US"/>
        </w:rPr>
        <w:t>ectors producing the largest SLCF-induced warming are those dominated by CH</w:t>
      </w:r>
      <w:r w:rsidRPr="00FE02FC">
        <w:rPr>
          <w:b/>
          <w:vertAlign w:val="subscript"/>
          <w:lang w:val="en-US"/>
        </w:rPr>
        <w:t>4</w:t>
      </w:r>
      <w:r w:rsidRPr="00FE02FC">
        <w:rPr>
          <w:b/>
          <w:lang w:val="en-US"/>
        </w:rPr>
        <w:t xml:space="preserve"> emissions: fossil fuel production and distribution, agriculture and waste management</w:t>
      </w:r>
      <w:r w:rsidRPr="00FE02FC">
        <w:rPr>
          <w:b/>
          <w:bCs/>
          <w:lang w:val="en-US"/>
        </w:rPr>
        <w:t xml:space="preserve"> (</w:t>
      </w:r>
      <w:r w:rsidRPr="00FE02FC">
        <w:rPr>
          <w:b/>
          <w:bCs/>
          <w:i/>
          <w:iCs/>
          <w:lang w:val="en-US"/>
        </w:rPr>
        <w:t>high confidence</w:t>
      </w:r>
      <w:r w:rsidRPr="00FE02FC">
        <w:rPr>
          <w:b/>
          <w:bCs/>
          <w:lang w:val="en-US"/>
        </w:rPr>
        <w:t xml:space="preserve">). </w:t>
      </w:r>
      <w:r w:rsidRPr="00FE02FC">
        <w:rPr>
          <w:lang w:val="en-US"/>
        </w:rPr>
        <w:t>On these time scales</w:t>
      </w:r>
      <w:r w:rsidRPr="00FE02FC">
        <w:rPr>
          <w:bCs/>
          <w:lang w:val="en-US"/>
        </w:rPr>
        <w:t>, SLCFs with cooling effects can significantly mask the CO</w:t>
      </w:r>
      <w:r w:rsidRPr="00FE02FC">
        <w:rPr>
          <w:bCs/>
          <w:vertAlign w:val="subscript"/>
          <w:lang w:val="en-US"/>
        </w:rPr>
        <w:t>2</w:t>
      </w:r>
      <w:r w:rsidRPr="00FE02FC">
        <w:rPr>
          <w:bCs/>
          <w:lang w:val="en-US"/>
        </w:rPr>
        <w:t xml:space="preserve"> warming in the case of fossil fuel combustion for energy and land transportation, or completely offset the CO</w:t>
      </w:r>
      <w:r w:rsidRPr="00FE02FC">
        <w:rPr>
          <w:bCs/>
          <w:vertAlign w:val="subscript"/>
          <w:lang w:val="en-US"/>
        </w:rPr>
        <w:t>2</w:t>
      </w:r>
      <w:r w:rsidRPr="00FE02FC">
        <w:rPr>
          <w:bCs/>
          <w:lang w:val="en-US"/>
        </w:rPr>
        <w:t xml:space="preserve"> warming and lead to an overall net cooling in the case of industry and maritime shipping (prior to the implementation of the revised fuel-sulphur limit policy for shipping in 2020) (</w:t>
      </w:r>
      <w:r w:rsidRPr="00FE02FC">
        <w:rPr>
          <w:bCs/>
          <w:i/>
          <w:lang w:val="en-US"/>
        </w:rPr>
        <w:t>medium confidence</w:t>
      </w:r>
      <w:r w:rsidRPr="00FE02FC">
        <w:rPr>
          <w:bCs/>
          <w:lang w:val="en-US"/>
        </w:rPr>
        <w:t xml:space="preserve">). </w:t>
      </w:r>
      <w:r w:rsidRPr="00FE02FC">
        <w:rPr>
          <w:lang w:val="en-US"/>
        </w:rPr>
        <w:t xml:space="preserve">Ten years after a one-year pulse of present-day aviation emissions, </w:t>
      </w:r>
      <w:r w:rsidRPr="00FE02FC">
        <w:rPr>
          <w:bCs/>
          <w:lang w:val="en-US"/>
        </w:rPr>
        <w:t xml:space="preserve">SLCFs </w:t>
      </w:r>
      <w:r w:rsidRPr="00FE02FC">
        <w:rPr>
          <w:lang w:val="en-US"/>
        </w:rPr>
        <w:t>induce strong</w:t>
      </w:r>
      <w:del w:id="129" w:author="Lucy Cowie" w:date="2021-07-22T14:36:00Z">
        <w:r w:rsidRPr="00FE02FC" w:rsidDel="004727FB">
          <w:rPr>
            <w:lang w:val="en-US"/>
          </w:rPr>
          <w:delText>,</w:delText>
        </w:r>
      </w:del>
      <w:r w:rsidRPr="00FE02FC">
        <w:rPr>
          <w:lang w:val="en-US"/>
        </w:rPr>
        <w:t xml:space="preserve"> but short-lived warming contributions to the GSAT response (</w:t>
      </w:r>
      <w:r w:rsidRPr="00FE02FC">
        <w:rPr>
          <w:i/>
          <w:lang w:val="en-US"/>
        </w:rPr>
        <w:t>medium confidence</w:t>
      </w:r>
      <w:r w:rsidRPr="00FE02FC">
        <w:rPr>
          <w:lang w:val="en-US"/>
        </w:rPr>
        <w:t>), while CO</w:t>
      </w:r>
      <w:r w:rsidRPr="00FE02FC">
        <w:rPr>
          <w:vertAlign w:val="subscript"/>
          <w:lang w:val="en-US"/>
        </w:rPr>
        <w:t>2</w:t>
      </w:r>
      <w:r w:rsidRPr="00FE02FC">
        <w:rPr>
          <w:lang w:val="en-US"/>
        </w:rPr>
        <w:t xml:space="preserve"> both gives a warming effect in the near term and dominates the long-term warming impact (</w:t>
      </w:r>
      <w:r w:rsidRPr="00FE02FC">
        <w:rPr>
          <w:i/>
          <w:lang w:val="en-US"/>
        </w:rPr>
        <w:t>high-confidence</w:t>
      </w:r>
      <w:r w:rsidRPr="00FE02FC">
        <w:rPr>
          <w:lang w:val="en-US"/>
        </w:rPr>
        <w:t>). {6.6.1, 6.6.2}</w:t>
      </w:r>
    </w:p>
    <w:p w14:paraId="74F1865E" w14:textId="77777777" w:rsidR="00FB4434" w:rsidRPr="00FE02FC" w:rsidRDefault="00FB4434" w:rsidP="00FB4434">
      <w:pPr>
        <w:rPr>
          <w:bCs/>
          <w:lang w:val="en-US"/>
        </w:rPr>
      </w:pPr>
    </w:p>
    <w:p w14:paraId="70BCAE05" w14:textId="77777777" w:rsidR="00FB4434" w:rsidRPr="00FE02FC" w:rsidRDefault="00FB4434" w:rsidP="00FB4434">
      <w:pPr>
        <w:rPr>
          <w:lang w:val="en-US"/>
        </w:rPr>
      </w:pPr>
      <w:r w:rsidRPr="00FE02FC">
        <w:rPr>
          <w:b/>
          <w:lang w:val="en-US"/>
        </w:rPr>
        <w:t xml:space="preserve">The effects of </w:t>
      </w:r>
      <w:commentRangeStart w:id="130"/>
      <w:r w:rsidRPr="00E55D9F">
        <w:rPr>
          <w:b/>
          <w:lang w:val="en-US"/>
        </w:rPr>
        <w:t>the</w:t>
      </w:r>
      <w:commentRangeEnd w:id="130"/>
      <w:r w:rsidR="00CD4E9D" w:rsidRPr="00E55D9F">
        <w:rPr>
          <w:rStyle w:val="Marquedecommentaire"/>
        </w:rPr>
        <w:commentReference w:id="130"/>
      </w:r>
      <w:r w:rsidRPr="00FE02FC">
        <w:rPr>
          <w:b/>
          <w:lang w:val="en-US"/>
        </w:rPr>
        <w:t xml:space="preserve"> SLCFs decay rapidly over the first few decades after pulse emission. Consequently, on time scales longer than about 30 years, the net long-term global temperature effects of sectors and regions are dominated by CO</w:t>
      </w:r>
      <w:r w:rsidRPr="00FE02FC">
        <w:rPr>
          <w:b/>
          <w:vertAlign w:val="subscript"/>
          <w:lang w:val="en-US"/>
        </w:rPr>
        <w:t xml:space="preserve">2 </w:t>
      </w:r>
      <w:r w:rsidRPr="00FE02FC">
        <w:rPr>
          <w:b/>
          <w:lang w:val="en-US"/>
        </w:rPr>
        <w:t>(</w:t>
      </w:r>
      <w:r w:rsidRPr="00FE02FC">
        <w:rPr>
          <w:b/>
          <w:i/>
          <w:lang w:val="en-US"/>
        </w:rPr>
        <w:t>high confidence</w:t>
      </w:r>
      <w:r w:rsidRPr="00FE02FC">
        <w:rPr>
          <w:b/>
          <w:lang w:val="en-US"/>
        </w:rPr>
        <w:t>)</w:t>
      </w:r>
      <w:r w:rsidRPr="00636221">
        <w:rPr>
          <w:b/>
          <w:bCs/>
          <w:lang w:val="en-US"/>
          <w:rPrChange w:id="131" w:author="Ian Blenkinsop" w:date="2021-07-29T12:08:00Z">
            <w:rPr>
              <w:lang w:val="en-US"/>
            </w:rPr>
          </w:rPrChange>
        </w:rPr>
        <w:t>.</w:t>
      </w:r>
      <w:r w:rsidRPr="00FE02FC">
        <w:rPr>
          <w:bCs/>
          <w:lang w:val="en-US"/>
        </w:rPr>
        <w:t xml:space="preserve"> </w:t>
      </w:r>
      <w:r w:rsidRPr="00FE02FC">
        <w:rPr>
          <w:lang w:val="en-US"/>
        </w:rPr>
        <w:t xml:space="preserve">The global mean temperature response following a climate mitigation measure that affects emissions of both short- and long-lived climate forcers depends on their atmospheric decay times, how fast and for how long the emissions are reduced, and the inertia in the climate system. For </w:t>
      </w:r>
      <w:commentRangeStart w:id="132"/>
      <w:r w:rsidRPr="00FE02FC">
        <w:rPr>
          <w:lang w:val="en-US"/>
        </w:rPr>
        <w:t xml:space="preserve">the SLCFs </w:t>
      </w:r>
      <w:commentRangeEnd w:id="132"/>
      <w:r w:rsidR="00CE00A9">
        <w:rPr>
          <w:rStyle w:val="Marquedecommentaire"/>
        </w:rPr>
        <w:commentReference w:id="132"/>
      </w:r>
      <w:r w:rsidRPr="00FE02FC">
        <w:rPr>
          <w:lang w:val="en-US"/>
        </w:rPr>
        <w:t>including methane, the rate of emissions drives the long-term global temperature effect, as opposed to CO</w:t>
      </w:r>
      <w:r w:rsidRPr="00FE02FC">
        <w:rPr>
          <w:vertAlign w:val="subscript"/>
          <w:lang w:val="en-US"/>
        </w:rPr>
        <w:t>2</w:t>
      </w:r>
      <w:r w:rsidRPr="00FE02FC">
        <w:rPr>
          <w:lang w:val="en-US"/>
        </w:rPr>
        <w:t xml:space="preserve"> for which the long-term global temperature effect is controlled by the cumulative emissions</w:t>
      </w:r>
      <w:r w:rsidRPr="00FE02FC">
        <w:rPr>
          <w:noProof/>
          <w:lang w:val="en-US"/>
        </w:rPr>
        <w:t xml:space="preserve">. </w:t>
      </w:r>
      <w:r w:rsidRPr="00FE02FC">
        <w:rPr>
          <w:bCs/>
          <w:lang w:val="en-US"/>
        </w:rPr>
        <w:t xml:space="preserve">About 30 years or more after a one-year emission pulse occurs, the sectors contributing the most to global warming are </w:t>
      </w:r>
      <w:r w:rsidRPr="00FE02FC">
        <w:rPr>
          <w:lang w:val="en-US"/>
        </w:rPr>
        <w:t>industry, fossil fuel combustion for energy and land transportation, essentially through CO</w:t>
      </w:r>
      <w:r w:rsidRPr="00FE02FC">
        <w:rPr>
          <w:vertAlign w:val="subscript"/>
          <w:lang w:val="en-US"/>
        </w:rPr>
        <w:t>2</w:t>
      </w:r>
      <w:r w:rsidRPr="00FE02FC">
        <w:rPr>
          <w:lang w:val="en-US"/>
        </w:rPr>
        <w:t xml:space="preserve"> (</w:t>
      </w:r>
      <w:r w:rsidRPr="00FE02FC">
        <w:rPr>
          <w:i/>
          <w:lang w:val="en-US"/>
        </w:rPr>
        <w:t>high confidence</w:t>
      </w:r>
      <w:r w:rsidRPr="00FE02FC">
        <w:rPr>
          <w:lang w:val="en-US"/>
        </w:rPr>
        <w:t>). Current emissions of SLCFs, CO</w:t>
      </w:r>
      <w:r w:rsidRPr="00FE02FC">
        <w:rPr>
          <w:vertAlign w:val="subscript"/>
          <w:lang w:val="en-US"/>
        </w:rPr>
        <w:t>2</w:t>
      </w:r>
      <w:r w:rsidRPr="00FE02FC">
        <w:rPr>
          <w:lang w:val="en-US"/>
        </w:rPr>
        <w:t xml:space="preserve"> and N</w:t>
      </w:r>
      <w:r w:rsidRPr="00FE02FC">
        <w:rPr>
          <w:vertAlign w:val="subscript"/>
          <w:lang w:val="en-US"/>
        </w:rPr>
        <w:t>2</w:t>
      </w:r>
      <w:r w:rsidRPr="00FE02FC">
        <w:rPr>
          <w:lang w:val="en-US"/>
        </w:rPr>
        <w:t>O from East Asia and North America are the largest regional contributors to additional net future warming on both short- (</w:t>
      </w:r>
      <w:r w:rsidRPr="00FE02FC">
        <w:rPr>
          <w:i/>
          <w:iCs/>
          <w:lang w:val="en-US"/>
        </w:rPr>
        <w:t>medium confidence</w:t>
      </w:r>
      <w:r w:rsidRPr="00FE02FC">
        <w:rPr>
          <w:lang w:val="en-US"/>
        </w:rPr>
        <w:t xml:space="preserve">) and </w:t>
      </w:r>
      <w:commentRangeStart w:id="133"/>
      <w:r w:rsidRPr="00FE02FC">
        <w:rPr>
          <w:lang w:val="en-US"/>
        </w:rPr>
        <w:t>long-time</w:t>
      </w:r>
      <w:commentRangeEnd w:id="133"/>
      <w:r w:rsidR="00B9089B">
        <w:rPr>
          <w:rStyle w:val="Marquedecommentaire"/>
        </w:rPr>
        <w:commentReference w:id="133"/>
      </w:r>
      <w:r w:rsidRPr="00FE02FC">
        <w:rPr>
          <w:lang w:val="en-US"/>
        </w:rPr>
        <w:t xml:space="preserve"> scales (</w:t>
      </w:r>
      <w:r w:rsidRPr="00FE02FC">
        <w:rPr>
          <w:i/>
          <w:iCs/>
          <w:lang w:val="en-US"/>
        </w:rPr>
        <w:t>high confidence</w:t>
      </w:r>
      <w:r w:rsidRPr="00FE02FC">
        <w:rPr>
          <w:lang w:val="en-US"/>
        </w:rPr>
        <w:t>). {6.6.1, 6.6.2}</w:t>
      </w:r>
    </w:p>
    <w:p w14:paraId="116CE8FC" w14:textId="77777777" w:rsidR="00FB4434" w:rsidRPr="00FE02FC" w:rsidRDefault="00FB4434" w:rsidP="00FB4434">
      <w:pPr>
        <w:rPr>
          <w:lang w:val="en-US"/>
        </w:rPr>
      </w:pPr>
    </w:p>
    <w:p w14:paraId="1A32C612" w14:textId="3AFFF03C" w:rsidR="00FB4434" w:rsidRPr="00FE02FC" w:rsidRDefault="00FB4434" w:rsidP="00FB4434">
      <w:pPr>
        <w:rPr>
          <w:b/>
          <w:lang w:val="en-US"/>
        </w:rPr>
      </w:pPr>
      <w:r w:rsidRPr="00FE02FC">
        <w:rPr>
          <w:b/>
          <w:bCs/>
          <w:lang w:val="en-US"/>
        </w:rPr>
        <w:t xml:space="preserve">At present, emissions from the residential and commercial sectors (fossil and biofuel use for cooking and heating) and the energy sector (fossil fuel production, distribution and </w:t>
      </w:r>
      <w:r w:rsidRPr="00FE02FC">
        <w:rPr>
          <w:b/>
          <w:bCs/>
          <w:lang w:val="en-US"/>
        </w:rPr>
        <w:lastRenderedPageBreak/>
        <w:t xml:space="preserve">combustion) contribute the most to the world population’s exposure to anthropogenic fine PM </w:t>
      </w:r>
      <w:r w:rsidRPr="00FE02FC">
        <w:rPr>
          <w:b/>
          <w:lang w:val="en-US"/>
        </w:rPr>
        <w:t>(</w:t>
      </w:r>
      <w:r w:rsidRPr="00FE02FC">
        <w:rPr>
          <w:b/>
          <w:i/>
          <w:lang w:val="en-US"/>
        </w:rPr>
        <w:t>high confidence</w:t>
      </w:r>
      <w:r w:rsidRPr="00FE02FC">
        <w:rPr>
          <w:b/>
          <w:lang w:val="en-US"/>
        </w:rPr>
        <w:t>)</w:t>
      </w:r>
      <w:r w:rsidRPr="00FE02FC">
        <w:rPr>
          <w:b/>
          <w:bCs/>
          <w:lang w:val="en-US"/>
        </w:rPr>
        <w:t>, whereas emissions from the energy and land transportation sectors contribute the most to ozone exposure (</w:t>
      </w:r>
      <w:r w:rsidRPr="00FE02FC">
        <w:rPr>
          <w:b/>
          <w:bCs/>
          <w:i/>
          <w:lang w:val="en-US"/>
        </w:rPr>
        <w:t>medium to</w:t>
      </w:r>
      <w:r w:rsidRPr="00FE02FC">
        <w:rPr>
          <w:b/>
          <w:bCs/>
          <w:lang w:val="en-US"/>
        </w:rPr>
        <w:t xml:space="preserve"> </w:t>
      </w:r>
      <w:r w:rsidRPr="00FE02FC">
        <w:rPr>
          <w:b/>
          <w:bCs/>
          <w:i/>
          <w:iCs/>
          <w:lang w:val="en-US"/>
        </w:rPr>
        <w:t>high confidence</w:t>
      </w:r>
      <w:r w:rsidRPr="00FE02FC">
        <w:rPr>
          <w:b/>
          <w:bCs/>
          <w:lang w:val="en-US"/>
        </w:rPr>
        <w:t>).</w:t>
      </w:r>
      <w:r w:rsidRPr="00FE02FC">
        <w:rPr>
          <w:lang w:val="en-US"/>
        </w:rPr>
        <w:t xml:space="preserve"> The contribution of different emission sectors to PM varies across regions, with the residential sector being the most important in South Asia and Africa, agricultural emissions dominating in Europe and North America, and industry and energy production dominating in Central and East Asia, Latin America and</w:t>
      </w:r>
      <w:ins w:id="134" w:author="Lucy Cowie" w:date="2021-07-22T15:02:00Z">
        <w:r w:rsidR="003F7665">
          <w:rPr>
            <w:lang w:val="en-US"/>
          </w:rPr>
          <w:t xml:space="preserve"> the</w:t>
        </w:r>
      </w:ins>
      <w:r w:rsidRPr="00FE02FC">
        <w:rPr>
          <w:lang w:val="en-US"/>
        </w:rPr>
        <w:t xml:space="preserve"> Middle East. Energy and industry are important PM</w:t>
      </w:r>
      <w:r w:rsidRPr="00FE02FC">
        <w:rPr>
          <w:vertAlign w:val="subscript"/>
          <w:lang w:val="en-US"/>
        </w:rPr>
        <w:t>2.5</w:t>
      </w:r>
      <w:r w:rsidRPr="00FE02FC">
        <w:rPr>
          <w:lang w:val="en-US"/>
        </w:rPr>
        <w:t xml:space="preserve"> contributors in most regions, except Africa (</w:t>
      </w:r>
      <w:r w:rsidRPr="00FE02FC">
        <w:rPr>
          <w:i/>
          <w:lang w:val="en-US"/>
        </w:rPr>
        <w:t>high confidence</w:t>
      </w:r>
      <w:r w:rsidRPr="00FE02FC">
        <w:rPr>
          <w:lang w:val="en-US"/>
        </w:rPr>
        <w:t>). Source contributions to surface ozone concentrations are similar for all regions. {6.6.2}</w:t>
      </w:r>
    </w:p>
    <w:p w14:paraId="28E54EB2" w14:textId="77777777" w:rsidR="00FB4434" w:rsidRPr="00FE02FC" w:rsidRDefault="00FB4434" w:rsidP="00FB4434">
      <w:pPr>
        <w:rPr>
          <w:lang w:val="en-US"/>
        </w:rPr>
      </w:pPr>
    </w:p>
    <w:p w14:paraId="0008D850" w14:textId="7FCD5990" w:rsidR="00FB4434" w:rsidRPr="00FE02FC" w:rsidRDefault="00FB4434" w:rsidP="00FB4434">
      <w:pPr>
        <w:rPr>
          <w:lang w:val="en-US"/>
        </w:rPr>
      </w:pPr>
      <w:r w:rsidRPr="00FE02FC">
        <w:rPr>
          <w:b/>
          <w:bCs/>
          <w:shd w:val="clear" w:color="auto" w:fill="FFFFFF"/>
          <w:lang w:val="en-US"/>
        </w:rPr>
        <w:t xml:space="preserve">Assuming implementation and efficient enforcement of both the Kigali Amendment to the Montreal Protocol on Ozone Depleting Substances and current national </w:t>
      </w:r>
      <w:commentRangeStart w:id="135"/>
      <w:r w:rsidRPr="00FE02FC">
        <w:rPr>
          <w:b/>
          <w:bCs/>
          <w:shd w:val="clear" w:color="auto" w:fill="FFFFFF"/>
          <w:lang w:val="en-US"/>
        </w:rPr>
        <w:t>plans</w:t>
      </w:r>
      <w:commentRangeEnd w:id="135"/>
      <w:r w:rsidR="00B10671">
        <w:rPr>
          <w:rStyle w:val="Marquedecommentaire"/>
        </w:rPr>
        <w:commentReference w:id="135"/>
      </w:r>
      <w:r w:rsidRPr="00FE02FC">
        <w:rPr>
          <w:b/>
          <w:bCs/>
          <w:shd w:val="clear" w:color="auto" w:fill="FFFFFF"/>
          <w:lang w:val="en-US"/>
        </w:rPr>
        <w:t xml:space="preserve"> limit emissions (as in SSP1-2.6), the effects of HFCs on GSAT, relative to 2019, would remain below +0.</w:t>
      </w:r>
      <w:del w:id="136" w:author="Lucy Cowie" w:date="2021-07-26T12:25:00Z">
        <w:r w:rsidRPr="00FE02FC" w:rsidDel="00161BDB">
          <w:rPr>
            <w:b/>
            <w:bCs/>
            <w:shd w:val="clear" w:color="auto" w:fill="FFFFFF"/>
            <w:lang w:val="en-US"/>
          </w:rPr>
          <w:delText xml:space="preserve"> </w:delText>
        </w:r>
      </w:del>
      <w:r w:rsidRPr="00FE02FC">
        <w:rPr>
          <w:b/>
          <w:bCs/>
          <w:shd w:val="clear" w:color="auto" w:fill="FFFFFF"/>
          <w:lang w:val="en-US"/>
        </w:rPr>
        <w:t>02°C from 2050 onwards versus about +0.0</w:t>
      </w:r>
      <w:r w:rsidR="003D2062" w:rsidRPr="00FE02FC">
        <w:rPr>
          <w:b/>
          <w:bCs/>
          <w:shd w:val="clear" w:color="auto" w:fill="FFFFFF"/>
          <w:lang w:val="en-US"/>
        </w:rPr>
        <w:t>4</w:t>
      </w:r>
      <w:ins w:id="137" w:author="Lucy Cowie" w:date="2021-07-22T15:13:00Z">
        <w:r w:rsidR="0094567E" w:rsidRPr="00FE02FC">
          <w:rPr>
            <w:b/>
            <w:bCs/>
            <w:shd w:val="clear" w:color="auto" w:fill="FFFFFF"/>
            <w:lang w:val="en-US"/>
          </w:rPr>
          <w:t>°C</w:t>
        </w:r>
      </w:ins>
      <w:r w:rsidRPr="00FE02FC">
        <w:rPr>
          <w:b/>
          <w:bCs/>
          <w:shd w:val="clear" w:color="auto" w:fill="FFFFFF"/>
          <w:lang w:val="en-US"/>
        </w:rPr>
        <w:t>–</w:t>
      </w:r>
      <w:ins w:id="138" w:author="Ian Blenkinsop" w:date="2021-07-15T11:52:00Z">
        <w:del w:id="139" w:author="Lucy Cowie" w:date="2021-07-26T12:43:00Z">
          <w:r w:rsidR="00721C54" w:rsidDel="0032788A">
            <w:rPr>
              <w:b/>
              <w:bCs/>
              <w:shd w:val="clear" w:color="auto" w:fill="FFFFFF"/>
              <w:lang w:val="en-US"/>
            </w:rPr>
            <w:delText xml:space="preserve"> to </w:delText>
          </w:r>
        </w:del>
      </w:ins>
      <w:r w:rsidRPr="00FE02FC">
        <w:rPr>
          <w:b/>
          <w:bCs/>
          <w:shd w:val="clear" w:color="auto" w:fill="FFFFFF"/>
          <w:lang w:val="en-US"/>
        </w:rPr>
        <w:t>0</w:t>
      </w:r>
      <w:commentRangeStart w:id="140"/>
      <w:r w:rsidRPr="00FE02FC">
        <w:rPr>
          <w:b/>
          <w:bCs/>
          <w:shd w:val="clear" w:color="auto" w:fill="FFFFFF"/>
          <w:lang w:val="en-US"/>
        </w:rPr>
        <w:t>.0</w:t>
      </w:r>
      <w:r w:rsidR="003D2062" w:rsidRPr="00FE02FC">
        <w:rPr>
          <w:b/>
          <w:bCs/>
          <w:shd w:val="clear" w:color="auto" w:fill="FFFFFF"/>
          <w:lang w:val="en-US"/>
        </w:rPr>
        <w:t>8</w:t>
      </w:r>
      <w:r w:rsidRPr="00FE02FC">
        <w:rPr>
          <w:b/>
          <w:bCs/>
          <w:shd w:val="clear" w:color="auto" w:fill="FFFFFF"/>
          <w:lang w:val="en-US"/>
        </w:rPr>
        <w:t>°C</w:t>
      </w:r>
      <w:commentRangeEnd w:id="140"/>
      <w:r w:rsidR="00721C54">
        <w:rPr>
          <w:rStyle w:val="Marquedecommentaire"/>
        </w:rPr>
        <w:commentReference w:id="140"/>
      </w:r>
      <w:r w:rsidRPr="00FE02FC">
        <w:rPr>
          <w:b/>
          <w:bCs/>
          <w:shd w:val="clear" w:color="auto" w:fill="FFFFFF"/>
          <w:lang w:val="en-US"/>
        </w:rPr>
        <w:t xml:space="preserve"> in 2050 and +0.</w:t>
      </w:r>
      <w:r w:rsidR="003D2062" w:rsidRPr="00FE02FC">
        <w:rPr>
          <w:b/>
          <w:bCs/>
          <w:shd w:val="clear" w:color="auto" w:fill="FFFFFF"/>
          <w:lang w:val="en-US"/>
        </w:rPr>
        <w:t>1</w:t>
      </w:r>
      <w:ins w:id="141" w:author="Lucy Cowie" w:date="2021-07-22T15:13:00Z">
        <w:r w:rsidR="0094567E" w:rsidRPr="00FE02FC">
          <w:rPr>
            <w:b/>
            <w:bCs/>
            <w:shd w:val="clear" w:color="auto" w:fill="FFFFFF"/>
            <w:lang w:val="en-US"/>
          </w:rPr>
          <w:t>°C</w:t>
        </w:r>
      </w:ins>
      <w:r w:rsidRPr="00FE02FC">
        <w:rPr>
          <w:b/>
          <w:bCs/>
          <w:shd w:val="clear" w:color="auto" w:fill="FFFFFF"/>
          <w:lang w:val="en-US"/>
        </w:rPr>
        <w:t>–</w:t>
      </w:r>
      <w:ins w:id="142" w:author="Ian Blenkinsop" w:date="2021-07-15T11:53:00Z">
        <w:del w:id="143" w:author="Lucy Cowie" w:date="2021-07-26T12:43:00Z">
          <w:r w:rsidR="00721C54" w:rsidDel="00936B43">
            <w:rPr>
              <w:b/>
              <w:bCs/>
              <w:shd w:val="clear" w:color="auto" w:fill="FFFFFF"/>
              <w:lang w:val="en-US"/>
            </w:rPr>
            <w:delText xml:space="preserve"> to </w:delText>
          </w:r>
        </w:del>
      </w:ins>
      <w:r w:rsidRPr="00FE02FC">
        <w:rPr>
          <w:b/>
          <w:bCs/>
          <w:shd w:val="clear" w:color="auto" w:fill="FFFFFF"/>
          <w:lang w:val="en-US"/>
        </w:rPr>
        <w:t>0.3°C in 2100 considering only national HFC regulations decided prior to the Kigali Amendment (as in SSP5-8.5) (</w:t>
      </w:r>
      <w:r w:rsidRPr="00FE02FC">
        <w:rPr>
          <w:b/>
          <w:bCs/>
          <w:i/>
          <w:iCs/>
          <w:shd w:val="clear" w:color="auto" w:fill="FFFFFF"/>
          <w:lang w:val="en-US"/>
        </w:rPr>
        <w:t>medium confidence</w:t>
      </w:r>
      <w:r w:rsidRPr="00FE02FC">
        <w:rPr>
          <w:b/>
          <w:bCs/>
          <w:shd w:val="clear" w:color="auto" w:fill="FFFFFF"/>
          <w:lang w:val="en-US"/>
        </w:rPr>
        <w:t>).</w:t>
      </w:r>
      <w:r w:rsidRPr="00FE02FC">
        <w:rPr>
          <w:color w:val="212121"/>
          <w:shd w:val="clear" w:color="auto" w:fill="FFFFFF"/>
          <w:lang w:val="en-US"/>
        </w:rPr>
        <w:t xml:space="preserve"> Further improvements in the efficiency of refrigeration and air-conditioning equipment during the transition to low-global-warming-potential refrigerants would bring additional</w:t>
      </w:r>
      <w:ins w:id="144" w:author="Lucy Cowie" w:date="2021-07-23T12:13:00Z">
        <w:r w:rsidR="009912B7">
          <w:rPr>
            <w:color w:val="212121"/>
            <w:shd w:val="clear" w:color="auto" w:fill="FFFFFF"/>
            <w:lang w:val="en-US"/>
          </w:rPr>
          <w:t xml:space="preserve"> greenhouse gas</w:t>
        </w:r>
      </w:ins>
      <w:r w:rsidRPr="00FE02FC">
        <w:rPr>
          <w:color w:val="212121"/>
          <w:shd w:val="clear" w:color="auto" w:fill="FFFFFF"/>
          <w:lang w:val="en-US"/>
        </w:rPr>
        <w:t xml:space="preserve"> </w:t>
      </w:r>
      <w:ins w:id="145" w:author="Lucy Cowie" w:date="2021-07-23T12:13:00Z">
        <w:r w:rsidR="009912B7">
          <w:rPr>
            <w:color w:val="212121"/>
            <w:shd w:val="clear" w:color="auto" w:fill="FFFFFF"/>
            <w:lang w:val="en-US"/>
          </w:rPr>
          <w:t>(</w:t>
        </w:r>
      </w:ins>
      <w:r w:rsidRPr="00FE02FC">
        <w:rPr>
          <w:color w:val="212121"/>
          <w:shd w:val="clear" w:color="auto" w:fill="FFFFFF"/>
          <w:lang w:val="en-US"/>
        </w:rPr>
        <w:t>GHG</w:t>
      </w:r>
      <w:ins w:id="146" w:author="Lucy Cowie" w:date="2021-07-23T12:13:00Z">
        <w:r w:rsidR="009912B7">
          <w:rPr>
            <w:color w:val="212121"/>
            <w:shd w:val="clear" w:color="auto" w:fill="FFFFFF"/>
            <w:lang w:val="en-US"/>
          </w:rPr>
          <w:t>)</w:t>
        </w:r>
      </w:ins>
      <w:r w:rsidRPr="00FE02FC">
        <w:rPr>
          <w:color w:val="212121"/>
          <w:shd w:val="clear" w:color="auto" w:fill="FFFFFF"/>
          <w:lang w:val="en-US"/>
        </w:rPr>
        <w:t xml:space="preserve"> reductions (</w:t>
      </w:r>
      <w:r w:rsidRPr="00FE02FC">
        <w:rPr>
          <w:i/>
          <w:iCs/>
          <w:color w:val="212121"/>
          <w:shd w:val="clear" w:color="auto" w:fill="FFFFFF"/>
          <w:lang w:val="en-US"/>
        </w:rPr>
        <w:t>medium confidence</w:t>
      </w:r>
      <w:r w:rsidRPr="00FE02FC">
        <w:rPr>
          <w:color w:val="212121"/>
          <w:shd w:val="clear" w:color="auto" w:fill="FFFFFF"/>
          <w:lang w:val="en-US"/>
        </w:rPr>
        <w:t xml:space="preserve">) </w:t>
      </w:r>
      <w:r w:rsidRPr="00FE02FC">
        <w:rPr>
          <w:shd w:val="clear" w:color="auto" w:fill="FFFFFF"/>
          <w:lang w:val="en-US"/>
        </w:rPr>
        <w:t>resulting in benefits for climate change mitigation and to a lesser extent for air quality due to reduced air pollutant emissions from power plants</w:t>
      </w:r>
      <w:r w:rsidRPr="00FE02FC">
        <w:rPr>
          <w:color w:val="212121"/>
          <w:shd w:val="clear" w:color="auto" w:fill="FFFFFF"/>
          <w:lang w:val="en-US"/>
        </w:rPr>
        <w:t xml:space="preserve">. {6.6.3, 6.7.3} </w:t>
      </w:r>
    </w:p>
    <w:p w14:paraId="6E5F19C6" w14:textId="77777777" w:rsidR="00FB4434" w:rsidRPr="00FE02FC" w:rsidRDefault="00FB4434" w:rsidP="00FB4434">
      <w:pPr>
        <w:rPr>
          <w:color w:val="212121"/>
          <w:shd w:val="clear" w:color="auto" w:fill="FFFFFF"/>
          <w:lang w:val="en-US"/>
        </w:rPr>
      </w:pPr>
    </w:p>
    <w:p w14:paraId="516CC148" w14:textId="320BE0EF" w:rsidR="00FB4434" w:rsidRPr="00FE02FC" w:rsidRDefault="00FB4434" w:rsidP="00FB4434">
      <w:pPr>
        <w:rPr>
          <w:lang w:val="en-US"/>
        </w:rPr>
      </w:pPr>
      <w:r w:rsidRPr="00FE02FC">
        <w:rPr>
          <w:b/>
          <w:bCs/>
          <w:color w:val="212121"/>
          <w:shd w:val="clear" w:color="auto" w:fill="FFFFFF"/>
          <w:lang w:val="en-US"/>
        </w:rPr>
        <w:t xml:space="preserve">Future changes in SLCFs are expected to cause </w:t>
      </w:r>
      <w:commentRangeStart w:id="147"/>
      <w:r w:rsidRPr="00FE02FC">
        <w:rPr>
          <w:b/>
          <w:bCs/>
          <w:color w:val="212121"/>
          <w:shd w:val="clear" w:color="auto" w:fill="FFFFFF"/>
          <w:lang w:val="en-US"/>
        </w:rPr>
        <w:t xml:space="preserve">an </w:t>
      </w:r>
      <w:commentRangeEnd w:id="147"/>
      <w:r w:rsidR="00A55958">
        <w:rPr>
          <w:rStyle w:val="Marquedecommentaire"/>
        </w:rPr>
        <w:commentReference w:id="147"/>
      </w:r>
      <w:r w:rsidRPr="00FE02FC">
        <w:rPr>
          <w:b/>
          <w:bCs/>
          <w:color w:val="212121"/>
          <w:shd w:val="clear" w:color="auto" w:fill="FFFFFF"/>
          <w:lang w:val="en-US"/>
        </w:rPr>
        <w:t>additional warming.</w:t>
      </w:r>
      <w:r w:rsidRPr="00FE02FC">
        <w:rPr>
          <w:b/>
          <w:color w:val="212121"/>
          <w:shd w:val="clear" w:color="auto" w:fill="FFFFFF"/>
          <w:lang w:val="en-US"/>
        </w:rPr>
        <w:t xml:space="preserve"> </w:t>
      </w:r>
      <w:r w:rsidRPr="00FE02FC">
        <w:rPr>
          <w:b/>
          <w:lang w:val="en-US"/>
        </w:rPr>
        <w:t>This warming is stable after 2040 in scenarios leading to lower global air pollution as long as methane emissions are also mitigated, but the overall warming induced by SLCF changes is higher in scenarios in which air quality continues to deteriorate (induced by growing fossil fuel use and limited air pollution control) (</w:t>
      </w:r>
      <w:r w:rsidRPr="00FE02FC">
        <w:rPr>
          <w:b/>
          <w:i/>
          <w:lang w:val="en-US"/>
        </w:rPr>
        <w:t>high confidence</w:t>
      </w:r>
      <w:r w:rsidRPr="00FE02FC">
        <w:rPr>
          <w:b/>
          <w:lang w:val="en-US"/>
        </w:rPr>
        <w:t>)</w:t>
      </w:r>
      <w:r w:rsidRPr="00636221">
        <w:rPr>
          <w:b/>
          <w:bCs/>
          <w:lang w:val="en-US"/>
          <w:rPrChange w:id="148" w:author="Ian Blenkinsop" w:date="2021-07-29T12:08:00Z">
            <w:rPr>
              <w:lang w:val="en-US"/>
            </w:rPr>
          </w:rPrChange>
        </w:rPr>
        <w:t>.</w:t>
      </w:r>
      <w:r w:rsidRPr="00FE02FC">
        <w:rPr>
          <w:color w:val="212121"/>
          <w:shd w:val="clear" w:color="auto" w:fill="FFFFFF"/>
          <w:lang w:val="en-US"/>
        </w:rPr>
        <w:t xml:space="preserve"> If a strong air pollution control resulting in reductions in anthropogenic aerosols and non-methane ozone precursors was considered in SSP3-7.0, it would lead to</w:t>
      </w:r>
      <w:r w:rsidR="003848F8" w:rsidRPr="00FE02FC">
        <w:rPr>
          <w:color w:val="212121"/>
          <w:shd w:val="clear" w:color="auto" w:fill="FFFFFF"/>
          <w:lang w:val="en-US"/>
        </w:rPr>
        <w:t xml:space="preserve"> a</w:t>
      </w:r>
      <w:r w:rsidRPr="00FE02FC">
        <w:rPr>
          <w:color w:val="212121"/>
          <w:shd w:val="clear" w:color="auto" w:fill="FFFFFF"/>
          <w:lang w:val="en-US"/>
        </w:rPr>
        <w:t xml:space="preserve"> </w:t>
      </w:r>
      <w:r w:rsidRPr="00FE02FC">
        <w:rPr>
          <w:i/>
          <w:color w:val="212121"/>
          <w:shd w:val="clear" w:color="auto" w:fill="FFFFFF"/>
          <w:lang w:val="en-US"/>
        </w:rPr>
        <w:t>likely</w:t>
      </w:r>
      <w:r w:rsidRPr="00FE02FC">
        <w:rPr>
          <w:color w:val="212121"/>
          <w:shd w:val="clear" w:color="auto" w:fill="FFFFFF"/>
          <w:lang w:val="en-US"/>
        </w:rPr>
        <w:t xml:space="preserve"> additional near-term global warming of 0.</w:t>
      </w:r>
      <w:r w:rsidR="003848F8" w:rsidRPr="00326917">
        <w:rPr>
          <w:color w:val="212121"/>
          <w:shd w:val="clear" w:color="auto" w:fill="FFFFFF"/>
          <w:lang w:val="en-US"/>
        </w:rPr>
        <w:t>08</w:t>
      </w:r>
      <w:ins w:id="149" w:author="Ian Blenkinsop" w:date="2021-07-15T11:53:00Z">
        <w:del w:id="150" w:author="Lucy Cowie" w:date="2021-07-23T11:07:00Z">
          <w:r w:rsidR="00D437A0" w:rsidRPr="00FE02FC" w:rsidDel="00680D7C">
            <w:rPr>
              <w:color w:val="212121"/>
              <w:shd w:val="clear" w:color="auto" w:fill="FFFFFF"/>
              <w:lang w:val="en-US"/>
            </w:rPr>
            <w:delText>°C</w:delText>
          </w:r>
        </w:del>
      </w:ins>
      <w:r w:rsidRPr="00FE02FC">
        <w:rPr>
          <w:b/>
          <w:shd w:val="clear" w:color="auto" w:fill="FFFFFF"/>
          <w:lang w:val="en-US"/>
        </w:rPr>
        <w:t xml:space="preserve"> </w:t>
      </w:r>
      <w:r w:rsidRPr="00FE02FC">
        <w:rPr>
          <w:color w:val="212121"/>
          <w:shd w:val="clear" w:color="auto" w:fill="FFFFFF"/>
          <w:lang w:val="en-US"/>
        </w:rPr>
        <w:t>[0.0</w:t>
      </w:r>
      <w:r w:rsidR="003848F8" w:rsidRPr="00326917">
        <w:rPr>
          <w:color w:val="212121"/>
          <w:shd w:val="clear" w:color="auto" w:fill="FFFFFF"/>
          <w:lang w:val="en-US"/>
        </w:rPr>
        <w:t>0</w:t>
      </w:r>
      <w:ins w:id="151" w:author="Ian Blenkinsop" w:date="2021-07-15T11:53:00Z">
        <w:del w:id="152" w:author="Lucy Cowie" w:date="2021-07-23T11:05:00Z">
          <w:r w:rsidR="00D437A0" w:rsidRPr="00FE02FC" w:rsidDel="00710E7C">
            <w:rPr>
              <w:color w:val="212121"/>
              <w:shd w:val="clear" w:color="auto" w:fill="FFFFFF"/>
              <w:lang w:val="en-US"/>
            </w:rPr>
            <w:delText>°C</w:delText>
          </w:r>
        </w:del>
        <w:r w:rsidR="00D437A0" w:rsidRPr="00FE02FC">
          <w:rPr>
            <w:color w:val="212121"/>
            <w:shd w:val="clear" w:color="auto" w:fill="FFFFFF"/>
            <w:lang w:val="en-US"/>
          </w:rPr>
          <w:t xml:space="preserve"> </w:t>
        </w:r>
      </w:ins>
      <w:del w:id="153" w:author="Ian Blenkinsop" w:date="2021-07-15T11:53:00Z">
        <w:r w:rsidRPr="00FE02FC" w:rsidDel="00D437A0">
          <w:rPr>
            <w:color w:val="212121"/>
            <w:shd w:val="clear" w:color="auto" w:fill="FFFFFF"/>
            <w:lang w:val="en-US"/>
          </w:rPr>
          <w:delText>–</w:delText>
        </w:r>
      </w:del>
      <w:ins w:id="154" w:author="Ian Blenkinsop" w:date="2021-07-15T11:53:00Z">
        <w:r w:rsidR="00D437A0">
          <w:rPr>
            <w:color w:val="212121"/>
            <w:shd w:val="clear" w:color="auto" w:fill="FFFFFF"/>
            <w:lang w:val="en-US"/>
          </w:rPr>
          <w:t xml:space="preserve">to </w:t>
        </w:r>
      </w:ins>
      <w:r w:rsidRPr="00FE02FC">
        <w:rPr>
          <w:color w:val="212121"/>
          <w:shd w:val="clear" w:color="auto" w:fill="FFFFFF"/>
          <w:lang w:val="en-US"/>
        </w:rPr>
        <w:t>0.</w:t>
      </w:r>
      <w:r w:rsidR="003848F8" w:rsidRPr="00326917">
        <w:rPr>
          <w:color w:val="212121"/>
          <w:shd w:val="clear" w:color="auto" w:fill="FFFFFF"/>
          <w:lang w:val="en-US"/>
        </w:rPr>
        <w:t>10</w:t>
      </w:r>
      <w:ins w:id="155" w:author="Ian Blenkinsop" w:date="2021-07-15T11:53:00Z">
        <w:del w:id="156" w:author="Lucy Cowie" w:date="2021-07-23T11:05:00Z">
          <w:r w:rsidR="00D437A0" w:rsidRPr="00FE02FC" w:rsidDel="00710E7C">
            <w:rPr>
              <w:color w:val="212121"/>
              <w:shd w:val="clear" w:color="auto" w:fill="FFFFFF"/>
              <w:lang w:val="en-US"/>
            </w:rPr>
            <w:delText>°C</w:delText>
          </w:r>
        </w:del>
      </w:ins>
      <w:r w:rsidRPr="00FE02FC">
        <w:rPr>
          <w:color w:val="212121"/>
          <w:shd w:val="clear" w:color="auto" w:fill="FFFFFF"/>
          <w:lang w:val="en-US"/>
        </w:rPr>
        <w:t>]</w:t>
      </w:r>
      <w:ins w:id="157" w:author="Lucy Cowie" w:date="2021-07-23T11:05:00Z">
        <w:r w:rsidR="00710E7C">
          <w:rPr>
            <w:color w:val="212121"/>
            <w:shd w:val="clear" w:color="auto" w:fill="FFFFFF"/>
            <w:lang w:val="en-US"/>
          </w:rPr>
          <w:t xml:space="preserve"> </w:t>
        </w:r>
        <w:r w:rsidR="00710E7C" w:rsidRPr="00FE02FC">
          <w:rPr>
            <w:color w:val="212121"/>
            <w:shd w:val="clear" w:color="auto" w:fill="FFFFFF"/>
            <w:lang w:val="en-US"/>
          </w:rPr>
          <w:t>°C</w:t>
        </w:r>
      </w:ins>
      <w:del w:id="158" w:author="Ian Blenkinsop" w:date="2021-07-15T11:53:00Z">
        <w:r w:rsidRPr="00FE02FC" w:rsidDel="00D437A0">
          <w:rPr>
            <w:color w:val="212121"/>
            <w:shd w:val="clear" w:color="auto" w:fill="FFFFFF"/>
            <w:lang w:val="en-US"/>
          </w:rPr>
          <w:delText xml:space="preserve"> °C</w:delText>
        </w:r>
      </w:del>
      <w:r w:rsidRPr="00FE02FC" w:rsidDel="003A27EB">
        <w:rPr>
          <w:color w:val="212121"/>
          <w:shd w:val="clear" w:color="auto" w:fill="FFFFFF"/>
          <w:lang w:val="en-US"/>
        </w:rPr>
        <w:t xml:space="preserve"> </w:t>
      </w:r>
      <w:r w:rsidRPr="00FE02FC">
        <w:rPr>
          <w:color w:val="212121"/>
          <w:shd w:val="clear" w:color="auto" w:fill="FFFFFF"/>
          <w:lang w:val="en-US"/>
        </w:rPr>
        <w:t xml:space="preserve">in 2040. </w:t>
      </w:r>
      <w:r w:rsidRPr="00FE02FC">
        <w:rPr>
          <w:shd w:val="clear" w:color="auto" w:fill="FFFFFF"/>
          <w:lang w:val="en-US"/>
        </w:rPr>
        <w:t>An additional concomitant methane mitigation (consistent with</w:t>
      </w:r>
      <w:r w:rsidRPr="00FE02FC">
        <w:rPr>
          <w:lang w:val="en-US"/>
        </w:rPr>
        <w:t xml:space="preserve"> </w:t>
      </w:r>
      <w:r w:rsidRPr="00FE02FC">
        <w:rPr>
          <w:shd w:val="clear" w:color="auto" w:fill="FFFFFF"/>
          <w:lang w:val="en-US"/>
        </w:rPr>
        <w:t>SSP1’s stringent climate mitigation policy implemented in the SSP3 world) would not only alleviate this warming but would turn this into a cooling of 0.</w:t>
      </w:r>
      <w:r w:rsidR="003848F8" w:rsidRPr="00326917">
        <w:rPr>
          <w:shd w:val="clear" w:color="auto" w:fill="FFFFFF"/>
          <w:lang w:val="en-US"/>
        </w:rPr>
        <w:t>07</w:t>
      </w:r>
      <w:ins w:id="159" w:author="Lucy Cowie" w:date="2021-07-22T15:18:00Z">
        <w:r w:rsidR="00DB72BD" w:rsidRPr="00FE02FC">
          <w:rPr>
            <w:color w:val="212121"/>
            <w:shd w:val="clear" w:color="auto" w:fill="FFFFFF"/>
            <w:lang w:val="en-US"/>
          </w:rPr>
          <w:t>°C</w:t>
        </w:r>
      </w:ins>
      <w:r w:rsidRPr="00FE02FC">
        <w:rPr>
          <w:shd w:val="clear" w:color="auto" w:fill="FFFFFF"/>
          <w:lang w:val="en-US"/>
        </w:rPr>
        <w:t xml:space="preserve"> </w:t>
      </w:r>
      <w:r w:rsidR="003848F8" w:rsidRPr="00326917">
        <w:rPr>
          <w:shd w:val="clear" w:color="auto" w:fill="FFFFFF"/>
          <w:lang w:val="en-US"/>
        </w:rPr>
        <w:t xml:space="preserve">with a </w:t>
      </w:r>
      <w:r w:rsidR="003848F8" w:rsidRPr="00326917">
        <w:rPr>
          <w:i/>
          <w:shd w:val="clear" w:color="auto" w:fill="FFFFFF"/>
          <w:lang w:val="en-US"/>
        </w:rPr>
        <w:t>likely</w:t>
      </w:r>
      <w:r w:rsidR="003848F8" w:rsidRPr="00326917">
        <w:rPr>
          <w:shd w:val="clear" w:color="auto" w:fill="FFFFFF"/>
          <w:lang w:val="en-US"/>
        </w:rPr>
        <w:t xml:space="preserve"> range of </w:t>
      </w:r>
      <w:del w:id="160" w:author="Ian Blenkinsop" w:date="2021-07-15T11:54:00Z">
        <w:r w:rsidRPr="00B931DD" w:rsidDel="00406FE8">
          <w:rPr>
            <w:color w:val="212121"/>
            <w:shd w:val="clear" w:color="auto" w:fill="FFFFFF"/>
            <w:lang w:val="en-US"/>
          </w:rPr>
          <w:delText>[</w:delText>
        </w:r>
        <w:r w:rsidR="003848F8" w:rsidRPr="00B931DD" w:rsidDel="00406FE8">
          <w:rPr>
            <w:color w:val="212121"/>
            <w:shd w:val="clear" w:color="auto" w:fill="FFFFFF"/>
            <w:lang w:val="en-US"/>
          </w:rPr>
          <w:delText>-</w:delText>
        </w:r>
      </w:del>
      <w:ins w:id="161" w:author="Ian Blenkinsop" w:date="2021-07-15T11:54:00Z">
        <w:r w:rsidR="00406FE8" w:rsidRPr="00B931DD">
          <w:rPr>
            <w:color w:val="212121"/>
            <w:shd w:val="clear" w:color="auto" w:fill="FFFFFF"/>
            <w:lang w:val="en-US"/>
          </w:rPr>
          <w:t>[–</w:t>
        </w:r>
      </w:ins>
      <w:r w:rsidRPr="00B931DD">
        <w:rPr>
          <w:color w:val="212121"/>
          <w:shd w:val="clear" w:color="auto" w:fill="FFFFFF"/>
          <w:lang w:val="en-US"/>
        </w:rPr>
        <w:t>0.0</w:t>
      </w:r>
      <w:r w:rsidR="003848F8" w:rsidRPr="00B931DD">
        <w:rPr>
          <w:color w:val="212121"/>
          <w:shd w:val="clear" w:color="auto" w:fill="FFFFFF"/>
          <w:lang w:val="en-US"/>
        </w:rPr>
        <w:t>2</w:t>
      </w:r>
      <w:ins w:id="162" w:author="Ian Blenkinsop" w:date="2021-07-15T11:54:00Z">
        <w:del w:id="163" w:author="Lucy Cowie" w:date="2021-07-23T11:08:00Z">
          <w:r w:rsidR="00406FE8" w:rsidRPr="00B931DD" w:rsidDel="00531CB9">
            <w:rPr>
              <w:color w:val="212121"/>
              <w:shd w:val="clear" w:color="auto" w:fill="FFFFFF"/>
              <w:lang w:val="en-US"/>
            </w:rPr>
            <w:delText>°C</w:delText>
          </w:r>
        </w:del>
      </w:ins>
      <w:r w:rsidRPr="00B931DD">
        <w:rPr>
          <w:color w:val="212121"/>
          <w:shd w:val="clear" w:color="auto" w:fill="FFFFFF"/>
          <w:lang w:val="en-US"/>
        </w:rPr>
        <w:t xml:space="preserve"> to </w:t>
      </w:r>
      <w:ins w:id="164" w:author="Ian Blenkinsop" w:date="2021-07-15T11:54:00Z">
        <w:r w:rsidR="00406FE8" w:rsidRPr="00B931DD">
          <w:rPr>
            <w:color w:val="212121"/>
            <w:shd w:val="clear" w:color="auto" w:fill="FFFFFF"/>
            <w:lang w:val="en-US"/>
          </w:rPr>
          <w:t>+</w:t>
        </w:r>
      </w:ins>
      <w:r w:rsidRPr="00B931DD">
        <w:rPr>
          <w:color w:val="212121"/>
          <w:shd w:val="clear" w:color="auto" w:fill="FFFFFF"/>
          <w:lang w:val="en-US"/>
        </w:rPr>
        <w:t>0.</w:t>
      </w:r>
      <w:r w:rsidR="003848F8" w:rsidRPr="00B931DD">
        <w:rPr>
          <w:color w:val="212121"/>
          <w:shd w:val="clear" w:color="auto" w:fill="FFFFFF"/>
          <w:lang w:val="en-US"/>
        </w:rPr>
        <w:t>14</w:t>
      </w:r>
      <w:ins w:id="165" w:author="Ian Blenkinsop" w:date="2021-07-15T11:54:00Z">
        <w:del w:id="166" w:author="Lucy Cowie" w:date="2021-07-23T11:08:00Z">
          <w:r w:rsidR="00406FE8" w:rsidRPr="00B931DD" w:rsidDel="00531CB9">
            <w:rPr>
              <w:color w:val="212121"/>
              <w:shd w:val="clear" w:color="auto" w:fill="FFFFFF"/>
              <w:lang w:val="en-US"/>
            </w:rPr>
            <w:delText>°C</w:delText>
          </w:r>
        </w:del>
      </w:ins>
      <w:r w:rsidRPr="00B931DD">
        <w:rPr>
          <w:color w:val="212121"/>
          <w:shd w:val="clear" w:color="auto" w:fill="FFFFFF"/>
          <w:lang w:val="en-US"/>
        </w:rPr>
        <w:t>]</w:t>
      </w:r>
      <w:ins w:id="167" w:author="Lucy Cowie" w:date="2021-07-23T11:08:00Z">
        <w:r w:rsidR="00531CB9" w:rsidRPr="00531CB9">
          <w:rPr>
            <w:color w:val="212121"/>
            <w:shd w:val="clear" w:color="auto" w:fill="FFFFFF"/>
            <w:lang w:val="en-US"/>
            <w:rPrChange w:id="168" w:author="Lucy Cowie" w:date="2021-07-23T11:09:00Z">
              <w:rPr>
                <w:color w:val="212121"/>
                <w:highlight w:val="yellow"/>
                <w:shd w:val="clear" w:color="auto" w:fill="FFFFFF"/>
                <w:lang w:val="en-US"/>
              </w:rPr>
            </w:rPrChange>
          </w:rPr>
          <w:t xml:space="preserve"> </w:t>
        </w:r>
        <w:r w:rsidR="00531CB9" w:rsidRPr="00531CB9">
          <w:rPr>
            <w:color w:val="212121"/>
            <w:shd w:val="clear" w:color="auto" w:fill="FFFFFF"/>
            <w:lang w:val="en-US"/>
          </w:rPr>
          <w:t>°C</w:t>
        </w:r>
      </w:ins>
      <w:del w:id="169" w:author="Ian Blenkinsop" w:date="2021-07-15T11:54:00Z">
        <w:r w:rsidRPr="00B931DD" w:rsidDel="00406FE8">
          <w:rPr>
            <w:color w:val="212121"/>
            <w:shd w:val="clear" w:color="auto" w:fill="FFFFFF"/>
            <w:lang w:val="en-US"/>
          </w:rPr>
          <w:delText xml:space="preserve"> °C</w:delText>
        </w:r>
      </w:del>
      <w:r w:rsidRPr="00FE02FC" w:rsidDel="003A27EB">
        <w:rPr>
          <w:color w:val="212121"/>
          <w:shd w:val="clear" w:color="auto" w:fill="FFFFFF"/>
          <w:lang w:val="en-US"/>
        </w:rPr>
        <w:t xml:space="preserve"> </w:t>
      </w:r>
      <w:r w:rsidRPr="00FE02FC">
        <w:rPr>
          <w:shd w:val="clear" w:color="auto" w:fill="FFFFFF"/>
          <w:lang w:val="en-US"/>
        </w:rPr>
        <w:t xml:space="preserve">(compared with </w:t>
      </w:r>
      <w:r w:rsidRPr="00FE02FC">
        <w:rPr>
          <w:color w:val="212121"/>
          <w:shd w:val="clear" w:color="auto" w:fill="FFFFFF"/>
          <w:lang w:val="en-US"/>
        </w:rPr>
        <w:t>SSP3-7.0 in 2040)</w:t>
      </w:r>
      <w:r w:rsidRPr="00FE02FC">
        <w:rPr>
          <w:shd w:val="clear" w:color="auto" w:fill="FFFFFF"/>
          <w:lang w:val="en-US"/>
        </w:rPr>
        <w:t xml:space="preserve">. Across the SSPs, </w:t>
      </w:r>
      <w:r w:rsidRPr="00FE02FC">
        <w:rPr>
          <w:color w:val="212121"/>
          <w:shd w:val="clear" w:color="auto" w:fill="FFFFFF"/>
          <w:lang w:val="en-US"/>
        </w:rPr>
        <w:t>the collective reduction of CH</w:t>
      </w:r>
      <w:r w:rsidRPr="00FE02FC">
        <w:rPr>
          <w:color w:val="212121"/>
          <w:shd w:val="clear" w:color="auto" w:fill="FFFFFF"/>
          <w:vertAlign w:val="subscript"/>
          <w:lang w:val="en-US"/>
        </w:rPr>
        <w:t>4</w:t>
      </w:r>
      <w:r w:rsidRPr="00FE02FC">
        <w:rPr>
          <w:color w:val="212121"/>
          <w:shd w:val="clear" w:color="auto" w:fill="FFFFFF"/>
          <w:lang w:val="en-US"/>
        </w:rPr>
        <w:t>, ozone precursors and HFCs can make a difference of GSAT of 0.</w:t>
      </w:r>
      <w:r w:rsidR="003848F8" w:rsidRPr="00326917">
        <w:rPr>
          <w:color w:val="212121"/>
          <w:shd w:val="clear" w:color="auto" w:fill="FFFFFF"/>
          <w:lang w:val="en-US"/>
        </w:rPr>
        <w:t>2</w:t>
      </w:r>
      <w:ins w:id="170" w:author="Lucy Cowie" w:date="2021-07-22T15:48:00Z">
        <w:r w:rsidR="009E4B83" w:rsidRPr="00FE02FC">
          <w:rPr>
            <w:color w:val="212121"/>
            <w:shd w:val="clear" w:color="auto" w:fill="FFFFFF"/>
            <w:lang w:val="en-US"/>
          </w:rPr>
          <w:t>°C</w:t>
        </w:r>
      </w:ins>
      <w:r w:rsidRPr="00FE02FC">
        <w:rPr>
          <w:color w:val="212121"/>
          <w:shd w:val="clear" w:color="auto" w:fill="FFFFFF"/>
          <w:lang w:val="en-US"/>
        </w:rPr>
        <w:t xml:space="preserve"> </w:t>
      </w:r>
      <w:r w:rsidR="003848F8" w:rsidRPr="00326917">
        <w:rPr>
          <w:color w:val="212121"/>
          <w:shd w:val="clear" w:color="auto" w:fill="FFFFFF"/>
          <w:lang w:val="en-US"/>
        </w:rPr>
        <w:t xml:space="preserve">with a </w:t>
      </w:r>
      <w:r w:rsidR="003848F8" w:rsidRPr="00326917">
        <w:rPr>
          <w:i/>
          <w:color w:val="212121"/>
          <w:shd w:val="clear" w:color="auto" w:fill="FFFFFF"/>
          <w:lang w:val="en-US"/>
        </w:rPr>
        <w:t>very likely</w:t>
      </w:r>
      <w:r w:rsidR="003848F8" w:rsidRPr="00326917">
        <w:rPr>
          <w:color w:val="212121"/>
          <w:shd w:val="clear" w:color="auto" w:fill="FFFFFF"/>
          <w:lang w:val="en-US"/>
        </w:rPr>
        <w:t xml:space="preserve"> range </w:t>
      </w:r>
      <w:r w:rsidR="003848F8" w:rsidRPr="00531CB9">
        <w:rPr>
          <w:color w:val="212121"/>
          <w:shd w:val="clear" w:color="auto" w:fill="FFFFFF"/>
          <w:lang w:val="en-US"/>
        </w:rPr>
        <w:t xml:space="preserve">of </w:t>
      </w:r>
      <w:r w:rsidRPr="00531CB9">
        <w:rPr>
          <w:color w:val="212121"/>
          <w:shd w:val="clear" w:color="auto" w:fill="FFFFFF"/>
          <w:lang w:val="en-US"/>
        </w:rPr>
        <w:t>[0.</w:t>
      </w:r>
      <w:r w:rsidR="003848F8" w:rsidRPr="004E4F2F">
        <w:rPr>
          <w:color w:val="212121"/>
          <w:shd w:val="clear" w:color="auto" w:fill="FFFFFF"/>
          <w:lang w:val="en-US"/>
        </w:rPr>
        <w:t>1</w:t>
      </w:r>
      <w:ins w:id="171" w:author="Lucy Cowie" w:date="2021-07-26T12:26:00Z">
        <w:r w:rsidR="00482A69">
          <w:rPr>
            <w:color w:val="212121"/>
            <w:shd w:val="clear" w:color="auto" w:fill="FFFFFF"/>
            <w:lang w:val="en-US"/>
          </w:rPr>
          <w:t xml:space="preserve"> </w:t>
        </w:r>
      </w:ins>
      <w:ins w:id="172" w:author="Lucy Cowie" w:date="2021-07-26T12:27:00Z">
        <w:r w:rsidR="00482A69">
          <w:rPr>
            <w:color w:val="212121"/>
            <w:shd w:val="clear" w:color="auto" w:fill="FFFFFF"/>
            <w:lang w:val="en-US"/>
          </w:rPr>
          <w:t xml:space="preserve">to </w:t>
        </w:r>
      </w:ins>
      <w:del w:id="173" w:author="Lucy Cowie" w:date="2021-07-26T12:26:00Z">
        <w:r w:rsidRPr="00A93859" w:rsidDel="00482A69">
          <w:rPr>
            <w:color w:val="212121"/>
            <w:shd w:val="clear" w:color="auto" w:fill="FFFFFF"/>
            <w:lang w:val="en-US"/>
          </w:rPr>
          <w:delText>–</w:delText>
        </w:r>
      </w:del>
      <w:r w:rsidRPr="00A93859">
        <w:rPr>
          <w:color w:val="212121"/>
          <w:shd w:val="clear" w:color="auto" w:fill="FFFFFF"/>
          <w:lang w:val="en-US"/>
        </w:rPr>
        <w:t>0.4] °C</w:t>
      </w:r>
      <w:r w:rsidRPr="00FE02FC" w:rsidDel="003A27EB">
        <w:rPr>
          <w:color w:val="212121"/>
          <w:shd w:val="clear" w:color="auto" w:fill="FFFFFF"/>
          <w:lang w:val="en-US"/>
        </w:rPr>
        <w:t xml:space="preserve"> </w:t>
      </w:r>
      <w:r w:rsidRPr="00FE02FC">
        <w:rPr>
          <w:color w:val="212121"/>
          <w:shd w:val="clear" w:color="auto" w:fill="FFFFFF"/>
          <w:lang w:val="en-US"/>
        </w:rPr>
        <w:t>in 2040 and 0.</w:t>
      </w:r>
      <w:r w:rsidR="003848F8" w:rsidRPr="00326917">
        <w:rPr>
          <w:color w:val="212121"/>
          <w:shd w:val="clear" w:color="auto" w:fill="FFFFFF"/>
          <w:lang w:val="en-US"/>
        </w:rPr>
        <w:t>8</w:t>
      </w:r>
      <w:ins w:id="174" w:author="Lucy Cowie" w:date="2021-07-22T15:41:00Z">
        <w:r w:rsidR="007A424D" w:rsidRPr="00FE02FC">
          <w:rPr>
            <w:color w:val="212121"/>
            <w:shd w:val="clear" w:color="auto" w:fill="FFFFFF"/>
            <w:lang w:val="en-US"/>
          </w:rPr>
          <w:t>°C</w:t>
        </w:r>
      </w:ins>
      <w:r w:rsidRPr="00FE02FC">
        <w:rPr>
          <w:color w:val="212121"/>
          <w:shd w:val="clear" w:color="auto" w:fill="FFFFFF"/>
          <w:lang w:val="en-US"/>
        </w:rPr>
        <w:t xml:space="preserve"> </w:t>
      </w:r>
      <w:del w:id="175" w:author="Lucy Cowie" w:date="2021-07-22T15:41:00Z">
        <w:r w:rsidR="003848F8" w:rsidRPr="00326917" w:rsidDel="007A424D">
          <w:rPr>
            <w:color w:val="212121"/>
            <w:shd w:val="clear" w:color="auto" w:fill="FFFFFF"/>
            <w:lang w:val="en-US"/>
          </w:rPr>
          <w:delText xml:space="preserve"> </w:delText>
        </w:r>
      </w:del>
      <w:r w:rsidR="003848F8" w:rsidRPr="00326917">
        <w:rPr>
          <w:color w:val="212121"/>
          <w:shd w:val="clear" w:color="auto" w:fill="FFFFFF"/>
          <w:lang w:val="en-US"/>
        </w:rPr>
        <w:t xml:space="preserve">with a </w:t>
      </w:r>
      <w:r w:rsidR="003848F8" w:rsidRPr="00326917">
        <w:rPr>
          <w:i/>
          <w:color w:val="212121"/>
          <w:shd w:val="clear" w:color="auto" w:fill="FFFFFF"/>
          <w:lang w:val="en-US"/>
        </w:rPr>
        <w:t>very likely</w:t>
      </w:r>
      <w:r w:rsidR="003848F8" w:rsidRPr="00326917">
        <w:rPr>
          <w:color w:val="212121"/>
          <w:shd w:val="clear" w:color="auto" w:fill="FFFFFF"/>
          <w:lang w:val="en-US"/>
        </w:rPr>
        <w:t xml:space="preserve"> range of </w:t>
      </w:r>
      <w:r w:rsidRPr="00FE02FC">
        <w:rPr>
          <w:color w:val="212121"/>
          <w:shd w:val="clear" w:color="auto" w:fill="FFFFFF"/>
          <w:lang w:val="en-US"/>
        </w:rPr>
        <w:t>[</w:t>
      </w:r>
      <w:r w:rsidRPr="00531CB9">
        <w:rPr>
          <w:color w:val="212121"/>
          <w:shd w:val="clear" w:color="auto" w:fill="FFFFFF"/>
          <w:lang w:val="en-US"/>
        </w:rPr>
        <w:t>0.</w:t>
      </w:r>
      <w:r w:rsidR="003848F8" w:rsidRPr="004E4F2F">
        <w:rPr>
          <w:color w:val="212121"/>
          <w:shd w:val="clear" w:color="auto" w:fill="FFFFFF"/>
          <w:lang w:val="en-US"/>
        </w:rPr>
        <w:t>5</w:t>
      </w:r>
      <w:ins w:id="176" w:author="Lucy Cowie" w:date="2021-07-26T12:44:00Z">
        <w:r w:rsidR="003204E6">
          <w:rPr>
            <w:color w:val="212121"/>
            <w:shd w:val="clear" w:color="auto" w:fill="FFFFFF"/>
            <w:lang w:val="en-US"/>
          </w:rPr>
          <w:t xml:space="preserve"> to </w:t>
        </w:r>
      </w:ins>
      <w:del w:id="177" w:author="Lucy Cowie" w:date="2021-07-26T12:44:00Z">
        <w:r w:rsidRPr="00A93859" w:rsidDel="003204E6">
          <w:rPr>
            <w:color w:val="212121"/>
            <w:shd w:val="clear" w:color="auto" w:fill="FFFFFF"/>
            <w:lang w:val="en-US"/>
          </w:rPr>
          <w:delText>–</w:delText>
        </w:r>
      </w:del>
      <w:r w:rsidRPr="00A93859">
        <w:rPr>
          <w:color w:val="212121"/>
          <w:shd w:val="clear" w:color="auto" w:fill="FFFFFF"/>
          <w:lang w:val="en-US"/>
        </w:rPr>
        <w:t>1.</w:t>
      </w:r>
      <w:r w:rsidR="003848F8" w:rsidRPr="009912B7">
        <w:rPr>
          <w:color w:val="212121"/>
          <w:shd w:val="clear" w:color="auto" w:fill="FFFFFF"/>
          <w:lang w:val="en-US"/>
        </w:rPr>
        <w:t>3</w:t>
      </w:r>
      <w:r w:rsidRPr="009912B7">
        <w:rPr>
          <w:color w:val="212121"/>
          <w:shd w:val="clear" w:color="auto" w:fill="FFFFFF"/>
          <w:lang w:val="en-US"/>
        </w:rPr>
        <w:t>] °C</w:t>
      </w:r>
      <w:r w:rsidRPr="00FE02FC" w:rsidDel="003A27EB">
        <w:rPr>
          <w:color w:val="212121"/>
          <w:shd w:val="clear" w:color="auto" w:fill="FFFFFF"/>
          <w:lang w:val="en-US"/>
        </w:rPr>
        <w:t xml:space="preserve"> </w:t>
      </w:r>
      <w:r w:rsidRPr="00FE02FC">
        <w:rPr>
          <w:color w:val="212121"/>
          <w:shd w:val="clear" w:color="auto" w:fill="FFFFFF"/>
          <w:lang w:val="en-US"/>
        </w:rPr>
        <w:t>at the end of the 21</w:t>
      </w:r>
      <w:r w:rsidRPr="003F1C19">
        <w:rPr>
          <w:color w:val="212121"/>
          <w:shd w:val="clear" w:color="auto" w:fill="FFFFFF"/>
          <w:vertAlign w:val="superscript"/>
          <w:lang w:val="en-US"/>
        </w:rPr>
        <w:t>st</w:t>
      </w:r>
      <w:r w:rsidRPr="00FE02FC">
        <w:rPr>
          <w:color w:val="212121"/>
          <w:shd w:val="clear" w:color="auto" w:fill="FFFFFF"/>
          <w:lang w:val="en-US"/>
        </w:rPr>
        <w:t xml:space="preserve"> century (comparing SSP3-7.0 and SSP1-1.9), which is substantial in the context of the Paris Agreement. Sustained methane mitigation, wherever it occurs, stands out as an option that combines near- and long-term gains on surface temperature (</w:t>
      </w:r>
      <w:r w:rsidRPr="00FE02FC">
        <w:rPr>
          <w:i/>
          <w:iCs/>
          <w:color w:val="212121"/>
          <w:shd w:val="clear" w:color="auto" w:fill="FFFFFF"/>
          <w:lang w:val="en-US"/>
        </w:rPr>
        <w:t>high confidence</w:t>
      </w:r>
      <w:r w:rsidRPr="00FE02FC">
        <w:rPr>
          <w:color w:val="212121"/>
          <w:shd w:val="clear" w:color="auto" w:fill="FFFFFF"/>
          <w:lang w:val="en-US"/>
        </w:rPr>
        <w:t>)</w:t>
      </w:r>
      <w:r w:rsidRPr="00FE02FC">
        <w:rPr>
          <w:i/>
          <w:iCs/>
          <w:color w:val="212121"/>
          <w:shd w:val="clear" w:color="auto" w:fill="FFFFFF"/>
          <w:lang w:val="en-US"/>
        </w:rPr>
        <w:t xml:space="preserve"> </w:t>
      </w:r>
      <w:r w:rsidRPr="00FE02FC">
        <w:rPr>
          <w:color w:val="212121"/>
          <w:shd w:val="clear" w:color="auto" w:fill="FFFFFF"/>
          <w:lang w:val="en-US"/>
        </w:rPr>
        <w:t>and leads to air</w:t>
      </w:r>
      <w:ins w:id="178" w:author="Lucy Cowie" w:date="2021-07-23T17:06:00Z">
        <w:r w:rsidR="00150FA4">
          <w:rPr>
            <w:color w:val="212121"/>
            <w:shd w:val="clear" w:color="auto" w:fill="FFFFFF"/>
            <w:lang w:val="en-US"/>
          </w:rPr>
          <w:t>-</w:t>
        </w:r>
      </w:ins>
      <w:del w:id="179" w:author="Lucy Cowie" w:date="2021-07-23T17:06:00Z">
        <w:r w:rsidRPr="00FE02FC" w:rsidDel="00150FA4">
          <w:rPr>
            <w:color w:val="212121"/>
            <w:shd w:val="clear" w:color="auto" w:fill="FFFFFF"/>
            <w:lang w:val="en-US"/>
          </w:rPr>
          <w:delText xml:space="preserve"> </w:delText>
        </w:r>
      </w:del>
      <w:r w:rsidRPr="00FE02FC">
        <w:rPr>
          <w:color w:val="212121"/>
          <w:shd w:val="clear" w:color="auto" w:fill="FFFFFF"/>
          <w:lang w:val="en-US"/>
        </w:rPr>
        <w:t>quality benefits by reducing surface ozone levels globally (</w:t>
      </w:r>
      <w:r w:rsidRPr="00FE02FC">
        <w:rPr>
          <w:i/>
          <w:iCs/>
          <w:color w:val="212121"/>
          <w:shd w:val="clear" w:color="auto" w:fill="FFFFFF"/>
          <w:lang w:val="en-US"/>
        </w:rPr>
        <w:t>high confidence</w:t>
      </w:r>
      <w:r w:rsidRPr="00FE02FC">
        <w:rPr>
          <w:color w:val="212121"/>
          <w:shd w:val="clear" w:color="auto" w:fill="FFFFFF"/>
          <w:lang w:val="en-US"/>
        </w:rPr>
        <w:t xml:space="preserve">). </w:t>
      </w:r>
      <w:r w:rsidRPr="00FE02FC">
        <w:rPr>
          <w:lang w:val="en-US"/>
        </w:rPr>
        <w:t xml:space="preserve">{6.6.3, 6.7.3, </w:t>
      </w:r>
      <w:r w:rsidRPr="00FE02FC">
        <w:rPr>
          <w:color w:val="212121"/>
          <w:shd w:val="clear" w:color="auto" w:fill="FFFFFF"/>
          <w:lang w:val="en-US"/>
        </w:rPr>
        <w:t>4.4.4</w:t>
      </w:r>
      <w:r w:rsidRPr="00FE02FC">
        <w:rPr>
          <w:lang w:val="en-US"/>
        </w:rPr>
        <w:t xml:space="preserve">}  </w:t>
      </w:r>
    </w:p>
    <w:p w14:paraId="543FD47A" w14:textId="77777777" w:rsidR="00FB4434" w:rsidRPr="00FE02FC" w:rsidRDefault="00FB4434" w:rsidP="00FB4434">
      <w:pPr>
        <w:rPr>
          <w:lang w:val="en-US"/>
        </w:rPr>
      </w:pPr>
    </w:p>
    <w:p w14:paraId="2FC726AF" w14:textId="3C6020F1" w:rsidR="00FB4434" w:rsidRPr="00FE02FC" w:rsidRDefault="00FB4434" w:rsidP="00FB4434">
      <w:pPr>
        <w:rPr>
          <w:lang w:val="en-US"/>
        </w:rPr>
      </w:pPr>
      <w:r w:rsidRPr="00FE02FC">
        <w:rPr>
          <w:b/>
          <w:lang w:val="en-US"/>
        </w:rPr>
        <w:t>Rapid decarbonization strategies lead to air</w:t>
      </w:r>
      <w:ins w:id="180" w:author="Lucy Cowie" w:date="2021-07-23T17:06:00Z">
        <w:r w:rsidR="009B3A6E">
          <w:rPr>
            <w:b/>
            <w:lang w:val="en-US"/>
          </w:rPr>
          <w:t>-</w:t>
        </w:r>
      </w:ins>
      <w:del w:id="181" w:author="Lucy Cowie" w:date="2021-07-23T17:06:00Z">
        <w:r w:rsidRPr="00FE02FC" w:rsidDel="009B3A6E">
          <w:rPr>
            <w:b/>
            <w:lang w:val="en-US"/>
          </w:rPr>
          <w:delText xml:space="preserve"> </w:delText>
        </w:r>
      </w:del>
      <w:r w:rsidRPr="00FE02FC">
        <w:rPr>
          <w:b/>
          <w:lang w:val="en-US"/>
        </w:rPr>
        <w:t>quality improvements but are not sufficient to achieve, in the near term, air</w:t>
      </w:r>
      <w:ins w:id="182" w:author="Lucy Cowie" w:date="2021-07-23T17:07:00Z">
        <w:r w:rsidR="003B0FF7">
          <w:rPr>
            <w:b/>
            <w:lang w:val="en-US"/>
          </w:rPr>
          <w:t>-</w:t>
        </w:r>
      </w:ins>
      <w:del w:id="183" w:author="Lucy Cowie" w:date="2021-07-23T17:07:00Z">
        <w:r w:rsidRPr="00FE02FC" w:rsidDel="003B0FF7">
          <w:rPr>
            <w:b/>
            <w:lang w:val="en-US"/>
          </w:rPr>
          <w:delText xml:space="preserve"> </w:delText>
        </w:r>
      </w:del>
      <w:r w:rsidRPr="00FE02FC">
        <w:rPr>
          <w:b/>
          <w:lang w:val="en-US"/>
        </w:rPr>
        <w:t xml:space="preserve">quality guidelines set </w:t>
      </w:r>
      <w:r w:rsidRPr="00FE02FC">
        <w:rPr>
          <w:rFonts w:eastAsia="MS Mincho"/>
          <w:b/>
          <w:bCs/>
          <w:lang w:val="en-US"/>
        </w:rPr>
        <w:t xml:space="preserve">for fine PM </w:t>
      </w:r>
      <w:r w:rsidRPr="00FE02FC">
        <w:rPr>
          <w:b/>
          <w:lang w:val="en-US"/>
        </w:rPr>
        <w:t>by the World Health Organization (WHO)</w:t>
      </w:r>
      <w:r w:rsidRPr="00FE02FC">
        <w:rPr>
          <w:rFonts w:eastAsia="MS Mincho"/>
          <w:b/>
          <w:bCs/>
          <w:lang w:val="en-US"/>
        </w:rPr>
        <w:t>, especially in parts of Asia and</w:t>
      </w:r>
      <w:r w:rsidRPr="00FE02FC">
        <w:rPr>
          <w:b/>
          <w:lang w:val="en-US"/>
        </w:rPr>
        <w:t xml:space="preserve"> in some other highly polluted regions (</w:t>
      </w:r>
      <w:r w:rsidRPr="00FE02FC">
        <w:rPr>
          <w:b/>
          <w:i/>
          <w:lang w:val="en-US"/>
        </w:rPr>
        <w:t>high confidence</w:t>
      </w:r>
      <w:r w:rsidRPr="00FE02FC">
        <w:rPr>
          <w:b/>
          <w:lang w:val="en-US"/>
        </w:rPr>
        <w:t>).</w:t>
      </w:r>
      <w:r w:rsidRPr="00FE02FC">
        <w:rPr>
          <w:lang w:val="en-US"/>
        </w:rPr>
        <w:t xml:space="preserve"> Additional CH</w:t>
      </w:r>
      <w:r w:rsidRPr="00FE02FC">
        <w:rPr>
          <w:vertAlign w:val="subscript"/>
          <w:lang w:val="en-US"/>
        </w:rPr>
        <w:t>4</w:t>
      </w:r>
      <w:r w:rsidRPr="00FE02FC">
        <w:rPr>
          <w:lang w:val="en-US"/>
        </w:rPr>
        <w:t xml:space="preserve"> and</w:t>
      </w:r>
      <w:ins w:id="184" w:author="Lucy Cowie" w:date="2021-07-22T15:49:00Z">
        <w:r w:rsidR="009037AD">
          <w:rPr>
            <w:lang w:val="en-US"/>
          </w:rPr>
          <w:t xml:space="preserve"> black carbon</w:t>
        </w:r>
      </w:ins>
      <w:r w:rsidRPr="00FE02FC">
        <w:rPr>
          <w:lang w:val="en-US"/>
        </w:rPr>
        <w:t xml:space="preserve"> </w:t>
      </w:r>
      <w:ins w:id="185" w:author="Lucy Cowie" w:date="2021-07-22T15:50:00Z">
        <w:r w:rsidR="009037AD">
          <w:rPr>
            <w:lang w:val="en-US"/>
          </w:rPr>
          <w:t>(</w:t>
        </w:r>
      </w:ins>
      <w:r w:rsidRPr="00FE02FC">
        <w:rPr>
          <w:lang w:val="en-US"/>
        </w:rPr>
        <w:t>BC</w:t>
      </w:r>
      <w:ins w:id="186" w:author="Lucy Cowie" w:date="2021-07-22T15:50:00Z">
        <w:r w:rsidR="009037AD">
          <w:rPr>
            <w:lang w:val="en-US"/>
          </w:rPr>
          <w:t>)</w:t>
        </w:r>
      </w:ins>
      <w:r w:rsidRPr="00FE02FC">
        <w:rPr>
          <w:lang w:val="en-US"/>
        </w:rPr>
        <w:t xml:space="preserve"> mitigation would contribute to offsetting the additional warming associated with SO</w:t>
      </w:r>
      <w:r w:rsidRPr="00FE02FC">
        <w:rPr>
          <w:vertAlign w:val="subscript"/>
          <w:lang w:val="en-US"/>
        </w:rPr>
        <w:t>2</w:t>
      </w:r>
      <w:r w:rsidRPr="00FE02FC">
        <w:rPr>
          <w:lang w:val="en-US"/>
        </w:rPr>
        <w:t xml:space="preserve"> reductions that would accompany decarbonization (</w:t>
      </w:r>
      <w:r w:rsidRPr="00FE02FC">
        <w:rPr>
          <w:i/>
          <w:iCs/>
          <w:lang w:val="en-US"/>
        </w:rPr>
        <w:t>high confidence</w:t>
      </w:r>
      <w:r w:rsidRPr="00FE02FC">
        <w:rPr>
          <w:iCs/>
          <w:lang w:val="en-US"/>
        </w:rPr>
        <w:t>)</w:t>
      </w:r>
      <w:r w:rsidRPr="00FE02FC">
        <w:rPr>
          <w:lang w:val="en-US"/>
        </w:rPr>
        <w:t>. Strong air pollution control as well as strong climate change mitigation, implemented separately, lead to large reductions in exposure to air pollution by the end of the century (</w:t>
      </w:r>
      <w:r w:rsidRPr="00FE02FC">
        <w:rPr>
          <w:i/>
          <w:lang w:val="en-US"/>
        </w:rPr>
        <w:t>high confidence</w:t>
      </w:r>
      <w:r w:rsidRPr="00FE02FC">
        <w:rPr>
          <w:lang w:val="en-US"/>
        </w:rPr>
        <w:t>). Implementation of air pollution controls, relying on the deployment of existing technologies, leads more rapidly to air quality benefits than climate change mitigation, which requires systemic changes. However, in both cases, significant parts of the population are projected to remain exposed to air pollution exceeding the WHO guidelines. Additional policies</w:t>
      </w:r>
      <w:r w:rsidRPr="00FE02FC" w:rsidDel="0081358C">
        <w:rPr>
          <w:lang w:val="en-US"/>
        </w:rPr>
        <w:t xml:space="preserve"> </w:t>
      </w:r>
      <w:r w:rsidRPr="00FE02FC">
        <w:rPr>
          <w:lang w:val="en-US"/>
        </w:rPr>
        <w:lastRenderedPageBreak/>
        <w:t>envisaged to attain Sustainable Development Goals (SDG</w:t>
      </w:r>
      <w:ins w:id="187" w:author="Ian Blenkinsop" w:date="2021-07-15T12:02:00Z">
        <w:r w:rsidR="00196636">
          <w:rPr>
            <w:lang w:val="en-US"/>
          </w:rPr>
          <w:t>s</w:t>
        </w:r>
      </w:ins>
      <w:del w:id="188" w:author="Ian Blenkinsop" w:date="2021-07-15T12:02:00Z">
        <w:r w:rsidRPr="00FE02FC" w:rsidDel="00196636">
          <w:rPr>
            <w:lang w:val="en-US"/>
          </w:rPr>
          <w:delText>) (</w:delText>
        </w:r>
      </w:del>
      <w:ins w:id="189" w:author="Ian Blenkinsop" w:date="2021-07-15T12:02:00Z">
        <w:r w:rsidR="00196636">
          <w:rPr>
            <w:lang w:val="en-US"/>
          </w:rPr>
          <w:t xml:space="preserve">; </w:t>
        </w:r>
      </w:ins>
      <w:r w:rsidRPr="00FE02FC">
        <w:rPr>
          <w:lang w:val="en-US"/>
        </w:rPr>
        <w:t xml:space="preserve">e.g., access to clean energy, waste management) bring complementary SLCF reduction. Only strategies integrating climate, air quality, and </w:t>
      </w:r>
      <w:commentRangeStart w:id="190"/>
      <w:r w:rsidRPr="00FE02FC">
        <w:rPr>
          <w:lang w:val="en-US"/>
        </w:rPr>
        <w:t>development</w:t>
      </w:r>
      <w:commentRangeEnd w:id="190"/>
      <w:r w:rsidR="00C1219A">
        <w:rPr>
          <w:rStyle w:val="Marquedecommentaire"/>
        </w:rPr>
        <w:commentReference w:id="190"/>
      </w:r>
      <w:r w:rsidRPr="00FE02FC">
        <w:rPr>
          <w:lang w:val="en-US"/>
        </w:rPr>
        <w:t xml:space="preserve">s goals are found to effectively achieve multiple benefits. </w:t>
      </w:r>
      <w:r w:rsidRPr="00FE02FC">
        <w:rPr>
          <w:color w:val="212121"/>
          <w:shd w:val="clear" w:color="auto" w:fill="FFFFFF"/>
          <w:lang w:val="en-US"/>
        </w:rPr>
        <w:t>{</w:t>
      </w:r>
      <w:r w:rsidRPr="00FE02FC">
        <w:rPr>
          <w:lang w:val="en-US"/>
        </w:rPr>
        <w:t>6.6.3, 6.7.3, Box 6.2</w:t>
      </w:r>
      <w:r w:rsidRPr="00FE02FC">
        <w:rPr>
          <w:color w:val="212121"/>
          <w:shd w:val="clear" w:color="auto" w:fill="FFFFFF"/>
          <w:lang w:val="en-US"/>
        </w:rPr>
        <w:t>}</w:t>
      </w:r>
    </w:p>
    <w:p w14:paraId="0623E3AA" w14:textId="77777777" w:rsidR="00FB4434" w:rsidRPr="00FE02FC" w:rsidRDefault="00FB4434" w:rsidP="00FB4434">
      <w:pPr>
        <w:rPr>
          <w:b/>
          <w:bCs/>
          <w:lang w:val="en-US"/>
        </w:rPr>
      </w:pPr>
      <w:r w:rsidRPr="00FE02FC">
        <w:rPr>
          <w:b/>
          <w:bCs/>
          <w:lang w:val="en-US"/>
        </w:rPr>
        <w:t xml:space="preserve"> </w:t>
      </w:r>
    </w:p>
    <w:p w14:paraId="29E1AD4D" w14:textId="77777777" w:rsidR="00FB4434" w:rsidRPr="00FE02FC" w:rsidRDefault="00FB4434" w:rsidP="00FB4434">
      <w:pPr>
        <w:rPr>
          <w:b/>
          <w:lang w:val="en-US"/>
        </w:rPr>
      </w:pPr>
      <w:r w:rsidRPr="00FE02FC">
        <w:rPr>
          <w:b/>
          <w:lang w:val="en-US"/>
        </w:rPr>
        <w:t>Implications of COVID-19 Restrictions for Emissions, Air Quality and Climate</w:t>
      </w:r>
      <w:r w:rsidRPr="00FE02FC" w:rsidDel="001944CF">
        <w:rPr>
          <w:b/>
          <w:lang w:val="en-US"/>
        </w:rPr>
        <w:t xml:space="preserve"> </w:t>
      </w:r>
    </w:p>
    <w:p w14:paraId="51C233D2" w14:textId="77777777" w:rsidR="00FB4434" w:rsidRPr="00FE02FC" w:rsidRDefault="00FB4434" w:rsidP="00FB4434">
      <w:pPr>
        <w:rPr>
          <w:b/>
          <w:lang w:val="en-US"/>
        </w:rPr>
      </w:pPr>
    </w:p>
    <w:p w14:paraId="224AD8C1" w14:textId="0C84773B" w:rsidR="00FB4434" w:rsidRPr="004D53C2" w:rsidRDefault="00FB4434" w:rsidP="00FB4434">
      <w:r w:rsidRPr="00FE02FC">
        <w:rPr>
          <w:b/>
          <w:lang w:val="en-US"/>
        </w:rPr>
        <w:t xml:space="preserve">Emissions reductions associated with COVID-19 containment led to a discernible temporary improvement of air quality in most regions, but changes to global and regional climate are undetectable above internal variability. </w:t>
      </w:r>
      <w:r w:rsidRPr="00FE02FC">
        <w:rPr>
          <w:lang w:val="en-US"/>
        </w:rPr>
        <w:t>Global anthropogenic NO</w:t>
      </w:r>
      <w:r w:rsidRPr="00A5354A">
        <w:rPr>
          <w:iCs/>
          <w:vertAlign w:val="subscript"/>
          <w:lang w:val="en-US"/>
          <w:rPrChange w:id="191" w:author="Lucy Cowie" w:date="2021-07-22T15:52:00Z">
            <w:rPr>
              <w:i/>
              <w:vertAlign w:val="subscript"/>
              <w:lang w:val="en-US"/>
            </w:rPr>
          </w:rPrChange>
        </w:rPr>
        <w:t>x</w:t>
      </w:r>
      <w:r w:rsidRPr="00A5354A">
        <w:rPr>
          <w:iCs/>
          <w:lang w:val="en-US"/>
        </w:rPr>
        <w:t xml:space="preserve"> </w:t>
      </w:r>
      <w:r w:rsidRPr="00FE02FC">
        <w:rPr>
          <w:lang w:val="en-US"/>
        </w:rPr>
        <w:t xml:space="preserve">emissions decreased by a maximum of about </w:t>
      </w:r>
      <w:del w:id="192" w:author="Lucy Cowie" w:date="2021-07-22T15:53:00Z">
        <w:r w:rsidRPr="00FE02FC" w:rsidDel="00110796">
          <w:rPr>
            <w:lang w:val="en-US"/>
          </w:rPr>
          <w:delText xml:space="preserve">by </w:delText>
        </w:r>
      </w:del>
      <w:r w:rsidRPr="00FE02FC">
        <w:rPr>
          <w:lang w:val="en-US"/>
        </w:rPr>
        <w:t>35% in April 2020 (</w:t>
      </w:r>
      <w:r w:rsidRPr="00FE02FC">
        <w:rPr>
          <w:i/>
          <w:lang w:val="en-US"/>
        </w:rPr>
        <w:t>medium confidence</w:t>
      </w:r>
      <w:r w:rsidRPr="00FE02FC">
        <w:rPr>
          <w:lang w:val="en-US"/>
        </w:rPr>
        <w:t xml:space="preserve">). There is </w:t>
      </w:r>
      <w:r w:rsidRPr="00FE02FC">
        <w:rPr>
          <w:i/>
          <w:iCs/>
          <w:lang w:val="en-US"/>
        </w:rPr>
        <w:t>high confidence</w:t>
      </w:r>
      <w:r w:rsidRPr="00FE02FC">
        <w:rPr>
          <w:lang w:val="en-US"/>
        </w:rPr>
        <w:t xml:space="preserve"> that, with the exception of surface ozone, these emission</w:t>
      </w:r>
      <w:ins w:id="193" w:author="Lucy Cowie" w:date="2021-07-22T15:53:00Z">
        <w:r w:rsidR="009C4C0E">
          <w:rPr>
            <w:lang w:val="en-US"/>
          </w:rPr>
          <w:t>s</w:t>
        </w:r>
      </w:ins>
      <w:r w:rsidRPr="00FE02FC">
        <w:rPr>
          <w:lang w:val="en-US"/>
        </w:rPr>
        <w:t xml:space="preserve"> reductions have contributed to improved air quality in most regions of the world. </w:t>
      </w:r>
      <w:r w:rsidR="00E169E7" w:rsidRPr="00FE02FC">
        <w:rPr>
          <w:lang w:val="en-US"/>
        </w:rPr>
        <w:t>Global f</w:t>
      </w:r>
      <w:r w:rsidRPr="00FE02FC">
        <w:rPr>
          <w:lang w:val="en-US"/>
        </w:rPr>
        <w:t>ossil CO</w:t>
      </w:r>
      <w:r w:rsidRPr="00FE02FC">
        <w:rPr>
          <w:vertAlign w:val="subscript"/>
          <w:lang w:val="en-US"/>
        </w:rPr>
        <w:t>2</w:t>
      </w:r>
      <w:r w:rsidRPr="00FE02FC">
        <w:rPr>
          <w:lang w:val="en-US"/>
        </w:rPr>
        <w:t xml:space="preserve"> emissions decreased </w:t>
      </w:r>
      <w:r w:rsidR="00E169E7" w:rsidRPr="00FE02FC">
        <w:rPr>
          <w:lang w:val="en-US"/>
        </w:rPr>
        <w:t xml:space="preserve">by 7% </w:t>
      </w:r>
      <w:r w:rsidR="00E169E7">
        <w:t>(</w:t>
      </w:r>
      <w:r w:rsidR="00E169E7" w:rsidRPr="003B0FF7">
        <w:t xml:space="preserve">with a range of </w:t>
      </w:r>
      <w:r w:rsidR="00E169E7" w:rsidRPr="003B0FF7">
        <w:rPr>
          <w:lang w:val="en-US"/>
        </w:rPr>
        <w:t>5.8</w:t>
      </w:r>
      <w:ins w:id="194" w:author="Lucy Cowie" w:date="2021-07-22T15:55:00Z">
        <w:r w:rsidR="00181D49" w:rsidRPr="003B0FF7">
          <w:rPr>
            <w:lang w:val="en-US"/>
            <w:rPrChange w:id="195" w:author="Lucy Cowie" w:date="2021-07-23T17:08:00Z">
              <w:rPr>
                <w:highlight w:val="yellow"/>
                <w:lang w:val="en-US"/>
              </w:rPr>
            </w:rPrChange>
          </w:rPr>
          <w:t>–</w:t>
        </w:r>
      </w:ins>
      <w:del w:id="196" w:author="Lucy Cowie" w:date="2021-07-22T15:55:00Z">
        <w:r w:rsidR="00E169E7" w:rsidRPr="003B0FF7" w:rsidDel="009C4C0E">
          <w:rPr>
            <w:lang w:val="en-US"/>
          </w:rPr>
          <w:delText>%</w:delText>
        </w:r>
        <w:r w:rsidR="00E169E7" w:rsidRPr="003B0FF7" w:rsidDel="00181D49">
          <w:rPr>
            <w:lang w:val="en-US"/>
          </w:rPr>
          <w:delText xml:space="preserve"> to </w:delText>
        </w:r>
      </w:del>
      <w:r w:rsidR="00E169E7" w:rsidRPr="003B0FF7">
        <w:rPr>
          <w:lang w:val="en-US"/>
        </w:rPr>
        <w:t>13.0%)</w:t>
      </w:r>
      <w:r w:rsidR="00E169E7">
        <w:t xml:space="preserve"> in 2020 relative to 2019</w:t>
      </w:r>
      <w:r w:rsidRPr="00FE02FC">
        <w:rPr>
          <w:lang w:val="en-US"/>
        </w:rPr>
        <w:t>, largely due to reduced emissions from the transportation sector (</w:t>
      </w:r>
      <w:r w:rsidR="00E169E7" w:rsidRPr="00FE02FC">
        <w:rPr>
          <w:i/>
          <w:lang w:val="en-US"/>
        </w:rPr>
        <w:t>medium</w:t>
      </w:r>
      <w:r w:rsidRPr="00FE02FC">
        <w:rPr>
          <w:i/>
          <w:lang w:val="en-US"/>
        </w:rPr>
        <w:t xml:space="preserve"> confidence</w:t>
      </w:r>
      <w:r w:rsidRPr="00FE02FC">
        <w:rPr>
          <w:lang w:val="en-US"/>
        </w:rPr>
        <w:t>). Overall, the net ERF, relative to ongoing trends, from COVID-19 restrictions was likely small and positive for 2020 (less than 0.</w:t>
      </w:r>
      <w:r w:rsidR="00E169E7" w:rsidRPr="00FE02FC">
        <w:rPr>
          <w:lang w:val="en-US"/>
        </w:rPr>
        <w:t>2</w:t>
      </w:r>
      <w:r w:rsidRPr="00FE02FC">
        <w:rPr>
          <w:lang w:val="en-US"/>
        </w:rPr>
        <w:t xml:space="preserve"> W m</w:t>
      </w:r>
      <w:del w:id="197" w:author="Ian Blenkinsop" w:date="2021-07-15T11:54:00Z">
        <w:r w:rsidRPr="00FE02FC" w:rsidDel="00406FE8">
          <w:rPr>
            <w:vertAlign w:val="superscript"/>
            <w:lang w:val="en-US"/>
          </w:rPr>
          <w:delText>-</w:delText>
        </w:r>
      </w:del>
      <w:ins w:id="198" w:author="Ian Blenkinsop" w:date="2021-07-15T11:54:00Z">
        <w:r w:rsidR="00406FE8">
          <w:rPr>
            <w:vertAlign w:val="superscript"/>
            <w:lang w:val="en-US"/>
          </w:rPr>
          <w:t>–</w:t>
        </w:r>
      </w:ins>
      <w:r w:rsidRPr="00FE02FC">
        <w:rPr>
          <w:vertAlign w:val="superscript"/>
          <w:lang w:val="en-US"/>
        </w:rPr>
        <w:t>2</w:t>
      </w:r>
      <w:r w:rsidRPr="00FE02FC">
        <w:rPr>
          <w:lang w:val="en-US"/>
        </w:rPr>
        <w:t xml:space="preserve">), thus temporarily </w:t>
      </w:r>
      <w:r w:rsidR="00E169E7" w:rsidRPr="00FE02FC">
        <w:rPr>
          <w:lang w:val="en-US"/>
        </w:rPr>
        <w:t>adding to</w:t>
      </w:r>
      <w:r w:rsidRPr="00FE02FC">
        <w:rPr>
          <w:lang w:val="en-US"/>
        </w:rPr>
        <w:t xml:space="preserve"> the total anthropogenic climate influence, with positive forcing from aerosol changes dominating over negative forcings from CO</w:t>
      </w:r>
      <w:r w:rsidRPr="00FE02FC">
        <w:rPr>
          <w:vertAlign w:val="subscript"/>
          <w:lang w:val="en-US"/>
        </w:rPr>
        <w:t>2</w:t>
      </w:r>
      <w:r w:rsidRPr="00FE02FC">
        <w:rPr>
          <w:lang w:val="en-US"/>
        </w:rPr>
        <w:t>, NO</w:t>
      </w:r>
      <w:r w:rsidRPr="006C3AA9">
        <w:rPr>
          <w:iCs/>
          <w:vertAlign w:val="subscript"/>
          <w:lang w:val="en-US"/>
          <w:rPrChange w:id="199" w:author="Lucy Cowie" w:date="2021-07-22T15:56:00Z">
            <w:rPr>
              <w:i/>
              <w:vertAlign w:val="subscript"/>
              <w:lang w:val="en-US"/>
            </w:rPr>
          </w:rPrChange>
        </w:rPr>
        <w:t>x</w:t>
      </w:r>
      <w:r w:rsidRPr="00FE02FC">
        <w:rPr>
          <w:lang w:val="en-US"/>
        </w:rPr>
        <w:t xml:space="preserve"> and contrail cirrus changes. Consistent with this small net radiative forcing, and against a large component of internal variability, Earth system model simulations show no detectable effect on global or regional surface temperature or precipitation (</w:t>
      </w:r>
      <w:r w:rsidRPr="00FE02FC">
        <w:rPr>
          <w:i/>
          <w:lang w:val="en-US"/>
        </w:rPr>
        <w:t>high confidence</w:t>
      </w:r>
      <w:r w:rsidRPr="00FE02FC">
        <w:rPr>
          <w:lang w:val="en-US"/>
        </w:rPr>
        <w:t xml:space="preserve">). </w:t>
      </w:r>
      <w:r w:rsidRPr="004D53C2">
        <w:t>{Cross-Chapter Box 6.1}</w:t>
      </w:r>
    </w:p>
    <w:p w14:paraId="1C41406B" w14:textId="77777777" w:rsidR="006E76B8" w:rsidRPr="009E1B0B" w:rsidRDefault="006E76B8" w:rsidP="00D5630D">
      <w:pPr>
        <w:pStyle w:val="AR6BodyText"/>
        <w:rPr>
          <w:b/>
          <w:lang w:val="en-GB"/>
        </w:rPr>
      </w:pPr>
      <w:bookmarkStart w:id="200" w:name="_1v1yuxt" w:colFirst="0" w:colLast="0"/>
      <w:bookmarkEnd w:id="200"/>
    </w:p>
    <w:p w14:paraId="7A7B5F13" w14:textId="20468D2F" w:rsidR="00331517" w:rsidRPr="00BB4222" w:rsidRDefault="00331517" w:rsidP="00331517">
      <w:r>
        <w:br w:type="page"/>
      </w:r>
    </w:p>
    <w:p w14:paraId="69FB5330" w14:textId="77777777" w:rsidR="00331517" w:rsidRPr="00930489" w:rsidRDefault="00331517" w:rsidP="00930489">
      <w:pPr>
        <w:pStyle w:val="AR6Chap6Level161"/>
      </w:pPr>
      <w:bookmarkStart w:id="201" w:name="_Toc30500981"/>
      <w:bookmarkStart w:id="202" w:name="_Toc5721859"/>
      <w:bookmarkStart w:id="203" w:name="_Toc6596732"/>
      <w:bookmarkStart w:id="204" w:name="_Toc70498158"/>
      <w:r w:rsidRPr="00930489">
        <w:lastRenderedPageBreak/>
        <w:t>Introduction</w:t>
      </w:r>
      <w:bookmarkStart w:id="205" w:name="_Ref5357260"/>
      <w:bookmarkEnd w:id="201"/>
      <w:bookmarkEnd w:id="202"/>
      <w:bookmarkEnd w:id="203"/>
      <w:bookmarkEnd w:id="204"/>
      <w:r w:rsidRPr="00930489">
        <w:t xml:space="preserve"> </w:t>
      </w:r>
      <w:bookmarkEnd w:id="205"/>
    </w:p>
    <w:p w14:paraId="69B338DE" w14:textId="77777777" w:rsidR="00331517" w:rsidRPr="00071871" w:rsidRDefault="00331517" w:rsidP="00D5630D">
      <w:pPr>
        <w:pStyle w:val="AR6BodyText"/>
        <w:rPr>
          <w:lang w:val="en-GB"/>
        </w:rPr>
      </w:pPr>
    </w:p>
    <w:p w14:paraId="1B999416" w14:textId="37F03453" w:rsidR="00331517" w:rsidRPr="00071871" w:rsidRDefault="00331517" w:rsidP="00D5630D">
      <w:pPr>
        <w:pStyle w:val="AR6BodyText"/>
        <w:rPr>
          <w:rFonts w:cs="Times New Roman"/>
          <w:lang w:val="en-GB"/>
        </w:rPr>
      </w:pPr>
      <w:r>
        <w:rPr>
          <w:rFonts w:cs="Times New Roman"/>
          <w:lang w:val="en-GB"/>
        </w:rPr>
        <w:t>Short</w:t>
      </w:r>
      <w:ins w:id="206" w:author="Lucy Cowie" w:date="2021-07-23T11:17:00Z">
        <w:r w:rsidR="000F6CE8">
          <w:rPr>
            <w:rFonts w:cs="Times New Roman"/>
            <w:lang w:val="en-GB"/>
          </w:rPr>
          <w:t>-</w:t>
        </w:r>
      </w:ins>
      <w:del w:id="207" w:author="Lucy Cowie" w:date="2021-07-23T11:17:00Z">
        <w:r w:rsidDel="000F6CE8">
          <w:rPr>
            <w:rFonts w:cs="Times New Roman"/>
            <w:lang w:val="en-GB"/>
          </w:rPr>
          <w:delText xml:space="preserve"> </w:delText>
        </w:r>
      </w:del>
      <w:r>
        <w:rPr>
          <w:rFonts w:cs="Times New Roman"/>
          <w:lang w:val="en-GB"/>
        </w:rPr>
        <w:t xml:space="preserve">lived climate forcers (SLCFs) are a set of chemically </w:t>
      </w:r>
      <w:r w:rsidR="00F177CC">
        <w:rPr>
          <w:rFonts w:cs="Times New Roman"/>
          <w:lang w:val="en-GB"/>
        </w:rPr>
        <w:t xml:space="preserve">and physically </w:t>
      </w:r>
      <w:r>
        <w:rPr>
          <w:rFonts w:cs="Times New Roman"/>
          <w:lang w:val="en-GB"/>
        </w:rPr>
        <w:t xml:space="preserve">reactive compounds with atmospheric lifetimes typically shorter than two decades but differing in terms of physiochemical properties and environmental effects. </w:t>
      </w:r>
      <w:r w:rsidRPr="006F64A6">
        <w:rPr>
          <w:rFonts w:cs="Times New Roman"/>
          <w:color w:val="000000"/>
          <w:shd w:val="clear" w:color="auto" w:fill="FFFFFF"/>
          <w:lang w:val="en-US"/>
        </w:rPr>
        <w:t xml:space="preserve">SLCFs can be classified as direct or indirect, with direct SLCFs exerting climate effects through their radiative forcing and indirect SLCFs being precursors </w:t>
      </w:r>
      <w:r>
        <w:rPr>
          <w:rFonts w:cs="Times New Roman"/>
          <w:color w:val="000000"/>
          <w:shd w:val="clear" w:color="auto" w:fill="FFFFFF"/>
          <w:lang w:val="en-US"/>
        </w:rPr>
        <w:t xml:space="preserve">of direct </w:t>
      </w:r>
      <w:r w:rsidRPr="006F64A6">
        <w:rPr>
          <w:rFonts w:cs="Times New Roman"/>
          <w:color w:val="000000"/>
          <w:shd w:val="clear" w:color="auto" w:fill="FFFFFF"/>
          <w:lang w:val="en-US"/>
        </w:rPr>
        <w:t>climate forcers</w:t>
      </w:r>
      <w:r w:rsidRPr="00DB368B">
        <w:rPr>
          <w:lang w:val="en-US"/>
        </w:rPr>
        <w:t xml:space="preserve">. </w:t>
      </w:r>
      <w:r>
        <w:rPr>
          <w:rFonts w:cs="Times New Roman"/>
          <w:lang w:val="en-GB"/>
        </w:rPr>
        <w:t xml:space="preserve">Direct </w:t>
      </w:r>
      <w:r w:rsidRPr="00071871">
        <w:rPr>
          <w:rFonts w:cs="Times New Roman"/>
          <w:lang w:val="en-GB"/>
        </w:rPr>
        <w:t>SLCFs include methane (CH</w:t>
      </w:r>
      <w:r w:rsidRPr="00071871">
        <w:rPr>
          <w:rFonts w:cs="Times New Roman"/>
          <w:vertAlign w:val="subscript"/>
          <w:lang w:val="en-GB"/>
        </w:rPr>
        <w:t>4</w:t>
      </w:r>
      <w:r w:rsidRPr="00071871">
        <w:rPr>
          <w:rFonts w:cs="Times New Roman"/>
          <w:lang w:val="en-GB"/>
        </w:rPr>
        <w:t>), ozone (</w:t>
      </w:r>
      <w:r w:rsidRPr="00071871">
        <w:rPr>
          <w:rFonts w:cs="Times New Roman"/>
          <w:shd w:val="clear" w:color="auto" w:fill="FFFFFF"/>
          <w:lang w:val="en-GB"/>
        </w:rPr>
        <w:t>O</w:t>
      </w:r>
      <w:r w:rsidRPr="00071871">
        <w:rPr>
          <w:rFonts w:cs="Times New Roman"/>
          <w:shd w:val="clear" w:color="auto" w:fill="FFFFFF"/>
          <w:vertAlign w:val="subscript"/>
          <w:lang w:val="en-GB"/>
        </w:rPr>
        <w:t>3</w:t>
      </w:r>
      <w:r w:rsidRPr="00071871">
        <w:rPr>
          <w:rFonts w:cs="Times New Roman"/>
          <w:lang w:val="en-GB"/>
        </w:rPr>
        <w:t xml:space="preserve">), </w:t>
      </w:r>
      <w:r>
        <w:rPr>
          <w:rFonts w:cs="Times New Roman"/>
          <w:lang w:val="en-GB"/>
        </w:rPr>
        <w:t>short</w:t>
      </w:r>
      <w:ins w:id="208" w:author="Lucy Cowie" w:date="2021-07-23T11:59:00Z">
        <w:r w:rsidR="00A93859">
          <w:rPr>
            <w:rFonts w:cs="Times New Roman"/>
            <w:lang w:val="en-GB"/>
          </w:rPr>
          <w:t>-</w:t>
        </w:r>
      </w:ins>
      <w:del w:id="209" w:author="Lucy Cowie" w:date="2021-07-23T11:59:00Z">
        <w:r w:rsidDel="00A93859">
          <w:rPr>
            <w:rFonts w:cs="Times New Roman"/>
            <w:lang w:val="en-GB"/>
          </w:rPr>
          <w:delText xml:space="preserve"> </w:delText>
        </w:r>
      </w:del>
      <w:r>
        <w:rPr>
          <w:rFonts w:cs="Times New Roman"/>
          <w:lang w:val="en-GB"/>
        </w:rPr>
        <w:t xml:space="preserve">lived </w:t>
      </w:r>
      <w:r w:rsidRPr="00071871">
        <w:rPr>
          <w:rFonts w:cs="Times New Roman"/>
          <w:lang w:val="en-GB"/>
        </w:rPr>
        <w:t xml:space="preserve">halogenated </w:t>
      </w:r>
      <w:r>
        <w:rPr>
          <w:rFonts w:cs="Times New Roman"/>
          <w:lang w:val="en-GB"/>
        </w:rPr>
        <w:t>compounds,</w:t>
      </w:r>
      <w:r w:rsidRPr="00071871">
        <w:rPr>
          <w:rFonts w:cs="Times New Roman"/>
          <w:lang w:val="en-GB"/>
        </w:rPr>
        <w:t xml:space="preserve"> such as</w:t>
      </w:r>
      <w:r w:rsidRPr="00B914C5">
        <w:rPr>
          <w:rFonts w:cs="Times New Roman"/>
          <w:lang w:val="en-GB"/>
        </w:rPr>
        <w:t xml:space="preserve"> </w:t>
      </w:r>
      <w:r w:rsidRPr="00071871">
        <w:rPr>
          <w:rFonts w:cs="Times New Roman"/>
          <w:lang w:val="en-GB"/>
        </w:rPr>
        <w:t>hydrofluorocarbons (HFCs), hydrochlorofluorocarbons (HCFCs), and aerosols</w:t>
      </w:r>
      <w:r>
        <w:rPr>
          <w:rFonts w:cs="Times New Roman"/>
          <w:lang w:val="en-GB"/>
        </w:rPr>
        <w:t xml:space="preserve">. Indirect </w:t>
      </w:r>
      <w:r w:rsidRPr="00071871">
        <w:rPr>
          <w:rFonts w:cs="Times New Roman"/>
          <w:lang w:val="en-GB"/>
        </w:rPr>
        <w:t>SLCFs include nitrogen oxides (NO</w:t>
      </w:r>
      <w:r w:rsidRPr="004E4F2F">
        <w:rPr>
          <w:rFonts w:cs="Times New Roman"/>
          <w:iCs/>
          <w:vertAlign w:val="subscript"/>
          <w:lang w:val="en-GB"/>
          <w:rPrChange w:id="210" w:author="Lucy Cowie" w:date="2021-07-23T11:30:00Z">
            <w:rPr>
              <w:rFonts w:cs="Times New Roman"/>
              <w:i/>
              <w:vertAlign w:val="subscript"/>
              <w:lang w:val="en-GB"/>
            </w:rPr>
          </w:rPrChange>
        </w:rPr>
        <w:t>x</w:t>
      </w:r>
      <w:r w:rsidRPr="00071871">
        <w:rPr>
          <w:rFonts w:cs="Times New Roman"/>
          <w:lang w:val="en-GB"/>
        </w:rPr>
        <w:t>), carbon monoxide (CO), non-methane volatile organic compounds (NMVOCs), sulphur dioxide (SO</w:t>
      </w:r>
      <w:r w:rsidRPr="00071871">
        <w:rPr>
          <w:rFonts w:cs="Times New Roman"/>
          <w:vertAlign w:val="subscript"/>
          <w:lang w:val="en-GB"/>
        </w:rPr>
        <w:t>2</w:t>
      </w:r>
      <w:r w:rsidRPr="00071871">
        <w:rPr>
          <w:rFonts w:cs="Times New Roman"/>
          <w:lang w:val="en-GB"/>
        </w:rPr>
        <w:t>), and ammonia (NH</w:t>
      </w:r>
      <w:r w:rsidRPr="00071871">
        <w:rPr>
          <w:rFonts w:cs="Times New Roman"/>
          <w:vertAlign w:val="subscript"/>
          <w:lang w:val="en-GB"/>
        </w:rPr>
        <w:t>3</w:t>
      </w:r>
      <w:r w:rsidRPr="00071871">
        <w:rPr>
          <w:rFonts w:cs="Times New Roman"/>
          <w:lang w:val="en-GB"/>
        </w:rPr>
        <w:t xml:space="preserve">). </w:t>
      </w:r>
      <w:r>
        <w:rPr>
          <w:rFonts w:cs="Times New Roman"/>
          <w:lang w:val="en-GB"/>
        </w:rPr>
        <w:t xml:space="preserve">Aerosols </w:t>
      </w:r>
      <w:r w:rsidRPr="00071871">
        <w:rPr>
          <w:rFonts w:cs="Times New Roman"/>
          <w:lang w:val="en-GB"/>
        </w:rPr>
        <w:t>consist of sulphate</w:t>
      </w:r>
      <w:commentRangeStart w:id="211"/>
      <w:r w:rsidRPr="00071871">
        <w:rPr>
          <w:rFonts w:cs="Times New Roman"/>
          <w:lang w:val="en-GB"/>
        </w:rPr>
        <w:t xml:space="preserve"> </w:t>
      </w:r>
      <w:commentRangeEnd w:id="211"/>
      <w:r w:rsidR="00CC30E4">
        <w:rPr>
          <w:rStyle w:val="Marquedecommentaire"/>
          <w:lang w:val="en-GB"/>
        </w:rPr>
        <w:commentReference w:id="211"/>
      </w:r>
      <m:oMath>
        <m:r>
          <m:rPr>
            <m:sty m:val="p"/>
          </m:rPr>
          <w:rPr>
            <w:rFonts w:ascii="Cambria Math" w:hAnsi="Cambria Math" w:cs="Times New Roman"/>
            <w:lang w:val="en-GB"/>
          </w:rPr>
          <m:t>(</m:t>
        </m:r>
        <m:sSubSup>
          <m:sSubSupPr>
            <m:ctrlPr>
              <w:rPr>
                <w:rFonts w:ascii="Cambria Math" w:hAnsi="Cambria Math" w:cs="Times New Roman"/>
                <w:lang w:val="en-GB"/>
              </w:rPr>
            </m:ctrlPr>
          </m:sSubSupPr>
          <m:e>
            <m:r>
              <m:rPr>
                <m:sty m:val="p"/>
              </m:rPr>
              <w:rPr>
                <w:rFonts w:ascii="Cambria Math" w:hAnsi="Cambria Math" w:cs="Times New Roman"/>
                <w:lang w:val="en-GB"/>
              </w:rPr>
              <m:t>SO</m:t>
            </m:r>
          </m:e>
          <m:sub>
            <m:r>
              <m:rPr>
                <m:sty m:val="p"/>
              </m:rPr>
              <w:rPr>
                <w:rFonts w:ascii="Cambria Math" w:hAnsi="Cambria Math" w:cs="Times New Roman"/>
                <w:lang w:val="en-GB"/>
              </w:rPr>
              <m:t>4</m:t>
            </m:r>
          </m:sub>
          <m:sup>
            <m:r>
              <m:rPr>
                <m:sty m:val="p"/>
              </m:rPr>
              <w:rPr>
                <w:rFonts w:ascii="Cambria Math" w:hAnsi="Cambria Math" w:cs="Times New Roman"/>
                <w:lang w:val="en-GB"/>
              </w:rPr>
              <m:t>2-</m:t>
            </m:r>
          </m:sup>
        </m:sSubSup>
        <m:r>
          <w:rPr>
            <w:rFonts w:ascii="Cambria Math" w:hAnsi="Cambria Math" w:cs="Times New Roman"/>
            <w:lang w:val="en-GB"/>
          </w:rPr>
          <m:t>)</m:t>
        </m:r>
      </m:oMath>
      <w:r w:rsidRPr="00071871">
        <w:rPr>
          <w:rFonts w:cs="Times New Roman"/>
          <w:lang w:val="en-GB"/>
        </w:rPr>
        <w:t xml:space="preserve">, nitrate </w:t>
      </w:r>
      <m:oMath>
        <m:r>
          <m:rPr>
            <m:sty m:val="p"/>
          </m:rPr>
          <w:rPr>
            <w:rFonts w:ascii="Cambria Math" w:hAnsi="Cambria Math" w:cs="Times New Roman"/>
            <w:lang w:val="en-GB"/>
          </w:rPr>
          <m:t>(</m:t>
        </m:r>
        <m:sSubSup>
          <m:sSubSupPr>
            <m:ctrlPr>
              <w:rPr>
                <w:rFonts w:ascii="Cambria Math" w:hAnsi="Cambria Math" w:cs="Times New Roman"/>
                <w:lang w:val="en-GB"/>
              </w:rPr>
            </m:ctrlPr>
          </m:sSubSupPr>
          <m:e>
            <m:r>
              <m:rPr>
                <m:sty m:val="p"/>
              </m:rPr>
              <w:rPr>
                <w:rFonts w:ascii="Cambria Math" w:hAnsi="Cambria Math" w:cs="Times New Roman"/>
                <w:lang w:val="en-GB"/>
              </w:rPr>
              <m:t>NO</m:t>
            </m:r>
          </m:e>
          <m:sub>
            <m:r>
              <m:rPr>
                <m:sty m:val="p"/>
              </m:rPr>
              <w:rPr>
                <w:rFonts w:ascii="Cambria Math" w:hAnsi="Cambria Math" w:cs="Times New Roman"/>
                <w:lang w:val="en-GB"/>
              </w:rPr>
              <m:t>3</m:t>
            </m:r>
          </m:sub>
          <m:sup>
            <m:r>
              <m:rPr>
                <m:sty m:val="p"/>
              </m:rPr>
              <w:rPr>
                <w:rFonts w:ascii="Cambria Math" w:hAnsi="Cambria Math" w:cs="Times New Roman"/>
                <w:lang w:val="en-GB"/>
              </w:rPr>
              <m:t>-</m:t>
            </m:r>
          </m:sup>
        </m:sSubSup>
        <m:r>
          <w:rPr>
            <w:rFonts w:ascii="Cambria Math" w:hAnsi="Cambria Math" w:cs="Times New Roman"/>
            <w:lang w:val="en-GB"/>
          </w:rPr>
          <m:t>)</m:t>
        </m:r>
      </m:oMath>
      <w:r w:rsidRPr="00071871">
        <w:rPr>
          <w:rFonts w:cs="Times New Roman"/>
          <w:lang w:val="en-GB"/>
        </w:rPr>
        <w:t>, ammonium</w:t>
      </w:r>
      <m:oMath>
        <m:r>
          <w:rPr>
            <w:rFonts w:ascii="Cambria Math" w:hAnsi="Cambria Math" w:cs="Times New Roman"/>
            <w:lang w:val="en-GB"/>
          </w:rPr>
          <m:t xml:space="preserve"> </m:t>
        </m:r>
        <m:r>
          <m:rPr>
            <m:sty m:val="p"/>
          </m:rPr>
          <w:rPr>
            <w:rFonts w:ascii="Cambria Math" w:hAnsi="Cambria Math" w:cs="Times New Roman"/>
            <w:lang w:val="en-GB"/>
          </w:rPr>
          <m:t>(</m:t>
        </m:r>
        <m:sSubSup>
          <m:sSubSupPr>
            <m:ctrlPr>
              <w:rPr>
                <w:rFonts w:ascii="Cambria Math" w:hAnsi="Cambria Math" w:cs="Times New Roman"/>
                <w:lang w:val="en-GB"/>
              </w:rPr>
            </m:ctrlPr>
          </m:sSubSupPr>
          <m:e>
            <m:r>
              <m:rPr>
                <m:sty m:val="p"/>
              </m:rPr>
              <w:rPr>
                <w:rFonts w:ascii="Cambria Math" w:hAnsi="Cambria Math" w:cs="Times New Roman"/>
                <w:lang w:val="en-GB"/>
              </w:rPr>
              <m:t>NH</m:t>
            </m:r>
          </m:e>
          <m:sub>
            <m:r>
              <m:rPr>
                <m:sty m:val="p"/>
              </m:rPr>
              <w:rPr>
                <w:rFonts w:ascii="Cambria Math" w:hAnsi="Cambria Math" w:cs="Times New Roman"/>
                <w:lang w:val="en-GB"/>
              </w:rPr>
              <m:t>4</m:t>
            </m:r>
          </m:sub>
          <m:sup>
            <m:r>
              <m:rPr>
                <m:sty m:val="p"/>
              </m:rPr>
              <w:rPr>
                <w:rFonts w:ascii="Cambria Math" w:hAnsi="Cambria Math" w:cs="Times New Roman"/>
                <w:lang w:val="en-GB"/>
              </w:rPr>
              <m:t>+</m:t>
            </m:r>
          </m:sup>
        </m:sSubSup>
        <m:r>
          <w:rPr>
            <w:rFonts w:ascii="Cambria Math" w:hAnsi="Cambria Math" w:cs="Times New Roman"/>
            <w:lang w:val="en-GB"/>
          </w:rPr>
          <m:t>)</m:t>
        </m:r>
      </m:oMath>
      <w:r w:rsidRPr="00071871">
        <w:rPr>
          <w:rFonts w:cs="Times New Roman"/>
          <w:lang w:val="en-GB"/>
        </w:rPr>
        <w:t>, carbonaceous aerosols</w:t>
      </w:r>
      <w:r>
        <w:rPr>
          <w:rFonts w:cs="Times New Roman"/>
          <w:lang w:val="en-GB"/>
        </w:rPr>
        <w:t xml:space="preserve"> (e.g., </w:t>
      </w:r>
      <w:r w:rsidRPr="00071871">
        <w:rPr>
          <w:rFonts w:cs="Times New Roman"/>
          <w:lang w:val="en-GB"/>
        </w:rPr>
        <w:t>black carbon (BC</w:t>
      </w:r>
      <w:r>
        <w:rPr>
          <w:rFonts w:cs="Times New Roman"/>
          <w:lang w:val="en-GB"/>
        </w:rPr>
        <w:t>)</w:t>
      </w:r>
      <w:r w:rsidRPr="00071871">
        <w:rPr>
          <w:rFonts w:cs="Times New Roman"/>
          <w:lang w:val="en-GB"/>
        </w:rPr>
        <w:t xml:space="preserve">, </w:t>
      </w:r>
      <w:r>
        <w:rPr>
          <w:rFonts w:cs="Times New Roman"/>
          <w:lang w:val="en-GB"/>
        </w:rPr>
        <w:t>organic aerosols (OA))</w:t>
      </w:r>
      <w:r w:rsidRPr="00071871">
        <w:rPr>
          <w:rFonts w:cs="Times New Roman"/>
          <w:lang w:val="en-GB"/>
        </w:rPr>
        <w:t xml:space="preserve">, mineral dust, and sea </w:t>
      </w:r>
      <w:r>
        <w:rPr>
          <w:rFonts w:cs="Times New Roman"/>
          <w:lang w:val="en-GB"/>
        </w:rPr>
        <w:t xml:space="preserve">spray </w:t>
      </w:r>
      <w:r w:rsidRPr="00071871">
        <w:rPr>
          <w:rFonts w:cs="Times New Roman"/>
          <w:lang w:val="en-GB"/>
        </w:rPr>
        <w:t>(see Table 6.1)</w:t>
      </w:r>
      <w:r>
        <w:rPr>
          <w:lang w:val="en-GB"/>
        </w:rPr>
        <w:t xml:space="preserve"> and </w:t>
      </w:r>
      <w:r w:rsidRPr="00071871">
        <w:rPr>
          <w:rFonts w:cs="Times New Roman"/>
          <w:lang w:val="en-GB"/>
        </w:rPr>
        <w:t>can be present as internal or external mixtures</w:t>
      </w:r>
      <w:r>
        <w:rPr>
          <w:rFonts w:cs="Times New Roman"/>
          <w:lang w:val="en-GB"/>
        </w:rPr>
        <w:t xml:space="preserve"> and at sizes from nano-meters to tens of micro-meters</w:t>
      </w:r>
      <w:r w:rsidRPr="00071871">
        <w:rPr>
          <w:rFonts w:cs="Times New Roman"/>
          <w:lang w:val="en-GB"/>
        </w:rPr>
        <w:t xml:space="preserve">. </w:t>
      </w:r>
      <w:r w:rsidRPr="00822F74">
        <w:rPr>
          <w:lang w:val="en-US"/>
        </w:rPr>
        <w:t xml:space="preserve">SLCFs </w:t>
      </w:r>
      <w:r>
        <w:rPr>
          <w:lang w:val="en-US"/>
        </w:rPr>
        <w:t xml:space="preserve">can be </w:t>
      </w:r>
      <w:r>
        <w:rPr>
          <w:rFonts w:cs="Times New Roman"/>
          <w:lang w:val="en-GB"/>
        </w:rPr>
        <w:t>emitted</w:t>
      </w:r>
      <w:r w:rsidRPr="00822F74" w:rsidDel="003E2E64">
        <w:rPr>
          <w:lang w:val="en-US"/>
        </w:rPr>
        <w:t xml:space="preserve"> </w:t>
      </w:r>
      <w:r w:rsidR="00A65814">
        <w:rPr>
          <w:rFonts w:cs="Times New Roman"/>
          <w:lang w:val="en-GB"/>
        </w:rPr>
        <w:t xml:space="preserve">directly </w:t>
      </w:r>
      <w:r>
        <w:rPr>
          <w:lang w:val="en-US"/>
        </w:rPr>
        <w:t xml:space="preserve">from </w:t>
      </w:r>
      <w:r w:rsidRPr="00071871">
        <w:rPr>
          <w:rFonts w:cs="Times New Roman"/>
          <w:lang w:val="en-GB"/>
        </w:rPr>
        <w:t>natural</w:t>
      </w:r>
      <w:r>
        <w:rPr>
          <w:rFonts w:cs="Times New Roman"/>
          <w:lang w:val="en-GB"/>
        </w:rPr>
        <w:t xml:space="preserve"> systems</w:t>
      </w:r>
      <w:r w:rsidRPr="00071871">
        <w:rPr>
          <w:rFonts w:cs="Times New Roman"/>
          <w:lang w:val="en-GB"/>
        </w:rPr>
        <w:t xml:space="preserve"> and anthropogenic</w:t>
      </w:r>
      <w:r>
        <w:rPr>
          <w:rFonts w:cs="Times New Roman"/>
          <w:lang w:val="en-GB"/>
        </w:rPr>
        <w:t xml:space="preserve"> sources (primary) </w:t>
      </w:r>
      <w:r w:rsidR="00A65814">
        <w:rPr>
          <w:rFonts w:cs="Times New Roman"/>
          <w:lang w:val="en-GB"/>
        </w:rPr>
        <w:t xml:space="preserve">or </w:t>
      </w:r>
      <w:r>
        <w:rPr>
          <w:rFonts w:cs="Times New Roman"/>
          <w:lang w:val="en-GB"/>
        </w:rPr>
        <w:t>can be formed by reactions in the atmosphere (secondary</w:t>
      </w:r>
      <w:del w:id="212" w:author="Ian Blenkinsop" w:date="2021-07-15T11:56:00Z">
        <w:r w:rsidDel="00A51FE3">
          <w:rPr>
            <w:rFonts w:cs="Times New Roman"/>
            <w:lang w:val="en-GB"/>
          </w:rPr>
          <w:delText>)</w:delText>
        </w:r>
        <w:r w:rsidRPr="003E2E64" w:rsidDel="00A51FE3">
          <w:rPr>
            <w:rFonts w:cs="Times New Roman"/>
            <w:lang w:val="en-GB"/>
          </w:rPr>
          <w:delText xml:space="preserve"> </w:delText>
        </w:r>
        <w:r w:rsidDel="00A51FE3">
          <w:rPr>
            <w:rFonts w:cs="Times New Roman"/>
            <w:lang w:val="en-GB"/>
          </w:rPr>
          <w:delText>(</w:delText>
        </w:r>
      </w:del>
      <w:ins w:id="213" w:author="Ian Blenkinsop" w:date="2021-07-15T11:56:00Z">
        <w:r w:rsidR="00A51FE3">
          <w:rPr>
            <w:rFonts w:cs="Times New Roman"/>
            <w:lang w:val="en-GB"/>
          </w:rPr>
          <w:t xml:space="preserve">; </w:t>
        </w:r>
      </w:ins>
      <w:r w:rsidRPr="00071871">
        <w:rPr>
          <w:rFonts w:cs="Times New Roman"/>
          <w:lang w:val="en-GB"/>
        </w:rPr>
        <w:t>Figure 6.1)</w:t>
      </w:r>
      <w:r>
        <w:rPr>
          <w:rFonts w:cs="Times New Roman"/>
          <w:lang w:val="en-GB"/>
        </w:rPr>
        <w:t xml:space="preserve">. </w:t>
      </w:r>
    </w:p>
    <w:p w14:paraId="6DD2D7FF" w14:textId="43394284" w:rsidR="00331517" w:rsidRDefault="00331517" w:rsidP="00D5630D">
      <w:pPr>
        <w:pStyle w:val="AR6BodyText"/>
        <w:rPr>
          <w:lang w:val="en-GB"/>
        </w:rPr>
      </w:pPr>
    </w:p>
    <w:p w14:paraId="06B9AB28" w14:textId="77777777" w:rsidR="007E79EA" w:rsidRPr="00071871" w:rsidRDefault="007E79EA" w:rsidP="00D5630D">
      <w:pPr>
        <w:pStyle w:val="AR6BodyText"/>
        <w:rPr>
          <w:lang w:val="en-GB"/>
        </w:rPr>
      </w:pPr>
    </w:p>
    <w:p w14:paraId="4CB540D4" w14:textId="6C992A28" w:rsidR="00331517" w:rsidRPr="00FE02FC" w:rsidRDefault="00331517" w:rsidP="00930489">
      <w:pPr>
        <w:pStyle w:val="AR6Chap6Level2611"/>
      </w:pPr>
      <w:bookmarkStart w:id="214" w:name="_Toc30500982"/>
      <w:bookmarkStart w:id="215" w:name="_Toc70498159"/>
      <w:r w:rsidRPr="00FE02FC">
        <w:t xml:space="preserve">Importance of SLCFs for </w:t>
      </w:r>
      <w:ins w:id="216" w:author="Lucy Cowie" w:date="2021-07-23T12:03:00Z">
        <w:r w:rsidR="000A278B">
          <w:t>C</w:t>
        </w:r>
      </w:ins>
      <w:del w:id="217" w:author="Lucy Cowie" w:date="2021-07-23T12:03:00Z">
        <w:r w:rsidRPr="00FE02FC" w:rsidDel="000A278B">
          <w:delText>c</w:delText>
        </w:r>
      </w:del>
      <w:r w:rsidRPr="00FE02FC">
        <w:t xml:space="preserve">limate and </w:t>
      </w:r>
      <w:ins w:id="218" w:author="Lucy Cowie" w:date="2021-07-23T12:03:00Z">
        <w:r w:rsidR="000A278B">
          <w:t>A</w:t>
        </w:r>
      </w:ins>
      <w:del w:id="219" w:author="Lucy Cowie" w:date="2021-07-23T12:03:00Z">
        <w:r w:rsidRPr="00FE02FC" w:rsidDel="000A278B">
          <w:delText>a</w:delText>
        </w:r>
      </w:del>
      <w:r w:rsidRPr="00FE02FC">
        <w:t xml:space="preserve">ir </w:t>
      </w:r>
      <w:ins w:id="220" w:author="Lucy Cowie" w:date="2021-07-23T12:03:00Z">
        <w:r w:rsidR="000A278B">
          <w:t>Q</w:t>
        </w:r>
      </w:ins>
      <w:del w:id="221" w:author="Lucy Cowie" w:date="2021-07-23T12:03:00Z">
        <w:r w:rsidRPr="00FE02FC" w:rsidDel="000A278B">
          <w:delText>q</w:delText>
        </w:r>
      </w:del>
      <w:r w:rsidRPr="00FE02FC">
        <w:t>uality</w:t>
      </w:r>
      <w:bookmarkEnd w:id="214"/>
      <w:bookmarkEnd w:id="215"/>
    </w:p>
    <w:p w14:paraId="29245610" w14:textId="77777777" w:rsidR="007E79EA" w:rsidRDefault="007E79EA" w:rsidP="00D5630D">
      <w:pPr>
        <w:pStyle w:val="AR6BodyText"/>
        <w:rPr>
          <w:rFonts w:cs="Times New Roman"/>
          <w:lang w:val="en-GB"/>
        </w:rPr>
      </w:pPr>
    </w:p>
    <w:p w14:paraId="6796A480" w14:textId="277B99F1" w:rsidR="00331517" w:rsidRPr="00071871" w:rsidRDefault="00331517" w:rsidP="00D5630D">
      <w:pPr>
        <w:pStyle w:val="AR6BodyText"/>
        <w:rPr>
          <w:rFonts w:cs="Times New Roman"/>
          <w:lang w:val="en-GB"/>
        </w:rPr>
      </w:pPr>
      <w:r>
        <w:rPr>
          <w:rFonts w:cs="Times New Roman"/>
          <w:lang w:val="en-GB"/>
        </w:rPr>
        <w:t>The atmospheric lifetime determines the spatial and temporal variability,</w:t>
      </w:r>
      <w:r w:rsidRPr="00071871">
        <w:rPr>
          <w:rFonts w:cs="Times New Roman"/>
          <w:lang w:val="en-GB"/>
        </w:rPr>
        <w:t xml:space="preserve"> </w:t>
      </w:r>
      <w:r>
        <w:rPr>
          <w:rFonts w:cs="Times New Roman"/>
          <w:lang w:val="en-GB"/>
        </w:rPr>
        <w:t>with most SLCFs showing high variability, except CH</w:t>
      </w:r>
      <w:r w:rsidRPr="007E3967">
        <w:rPr>
          <w:rFonts w:cs="Times New Roman"/>
          <w:vertAlign w:val="subscript"/>
          <w:lang w:val="en-GB"/>
        </w:rPr>
        <w:t>4</w:t>
      </w:r>
      <w:r>
        <w:rPr>
          <w:rFonts w:cs="Times New Roman"/>
          <w:lang w:val="en-GB"/>
        </w:rPr>
        <w:t xml:space="preserve"> and many HCFCs and HFCs that are also well mixed (as a consequence CH</w:t>
      </w:r>
      <w:r w:rsidRPr="00FC6A8B">
        <w:rPr>
          <w:rFonts w:cs="Times New Roman"/>
          <w:vertAlign w:val="subscript"/>
          <w:lang w:val="en-GB"/>
        </w:rPr>
        <w:t>4</w:t>
      </w:r>
      <w:r>
        <w:rPr>
          <w:rFonts w:cs="Times New Roman"/>
          <w:lang w:val="en-GB"/>
        </w:rPr>
        <w:t xml:space="preserve"> is discussed together with other well</w:t>
      </w:r>
      <w:r w:rsidR="00086C02">
        <w:rPr>
          <w:rFonts w:cs="Times New Roman"/>
          <w:lang w:val="en-GB"/>
        </w:rPr>
        <w:t>-</w:t>
      </w:r>
      <w:r>
        <w:rPr>
          <w:rFonts w:cs="Times New Roman"/>
          <w:lang w:val="en-GB"/>
        </w:rPr>
        <w:t>mixed GHGs in Chapters 2, 5, and 7)</w:t>
      </w:r>
      <w:r w:rsidRPr="00071871">
        <w:rPr>
          <w:rFonts w:cs="Times New Roman"/>
          <w:lang w:val="en-GB"/>
        </w:rPr>
        <w:t>.</w:t>
      </w:r>
      <w:r>
        <w:rPr>
          <w:rFonts w:cs="Times New Roman"/>
          <w:lang w:val="en-GB"/>
        </w:rPr>
        <w:t xml:space="preserve"> </w:t>
      </w:r>
      <w:r w:rsidRPr="00071871">
        <w:rPr>
          <w:rFonts w:cs="Times New Roman"/>
          <w:lang w:val="en-GB"/>
        </w:rPr>
        <w:t xml:space="preserve">In contrast to </w:t>
      </w:r>
      <w:r>
        <w:rPr>
          <w:rFonts w:cs="Times New Roman"/>
          <w:lang w:val="en-GB"/>
        </w:rPr>
        <w:t>well-mixed greenhouse gases, such as CO</w:t>
      </w:r>
      <w:r w:rsidRPr="00FE037D">
        <w:rPr>
          <w:rFonts w:cs="Times New Roman"/>
          <w:vertAlign w:val="subscript"/>
          <w:lang w:val="en-GB"/>
        </w:rPr>
        <w:t>2</w:t>
      </w:r>
      <w:r>
        <w:rPr>
          <w:rFonts w:cs="Times New Roman"/>
          <w:lang w:val="en-GB"/>
        </w:rPr>
        <w:t>, CH</w:t>
      </w:r>
      <w:r w:rsidRPr="00FE037D">
        <w:rPr>
          <w:rFonts w:cs="Times New Roman"/>
          <w:vertAlign w:val="subscript"/>
          <w:lang w:val="en-GB"/>
        </w:rPr>
        <w:t>4</w:t>
      </w:r>
      <w:r>
        <w:rPr>
          <w:rFonts w:cs="Times New Roman"/>
          <w:lang w:val="en-GB"/>
        </w:rPr>
        <w:t xml:space="preserve"> and some HFCs</w:t>
      </w:r>
      <w:r w:rsidR="00E427EA">
        <w:rPr>
          <w:rFonts w:cs="Times New Roman"/>
          <w:lang w:val="en-GB"/>
        </w:rPr>
        <w:t>,</w:t>
      </w:r>
      <w:r>
        <w:rPr>
          <w:rFonts w:cs="Times New Roman"/>
          <w:lang w:val="en-GB"/>
        </w:rPr>
        <w:t xml:space="preserve"> the </w:t>
      </w:r>
      <w:r w:rsidRPr="00071871">
        <w:rPr>
          <w:rFonts w:cs="Times New Roman"/>
          <w:lang w:val="en-GB"/>
        </w:rPr>
        <w:t>radiative forcing</w:t>
      </w:r>
      <w:r>
        <w:rPr>
          <w:rFonts w:cs="Times New Roman"/>
          <w:lang w:val="en-GB"/>
        </w:rPr>
        <w:t xml:space="preserve"> </w:t>
      </w:r>
      <w:r w:rsidRPr="00071871">
        <w:rPr>
          <w:rFonts w:cs="Times New Roman"/>
          <w:lang w:val="en-GB"/>
        </w:rPr>
        <w:t xml:space="preserve">effects of </w:t>
      </w:r>
      <w:r>
        <w:rPr>
          <w:rFonts w:cs="Times New Roman"/>
          <w:lang w:val="en-GB"/>
        </w:rPr>
        <w:t xml:space="preserve">most of </w:t>
      </w:r>
      <w:commentRangeStart w:id="222"/>
      <w:r>
        <w:rPr>
          <w:rFonts w:cs="Times New Roman"/>
          <w:lang w:val="en-GB"/>
        </w:rPr>
        <w:t>the</w:t>
      </w:r>
      <w:commentRangeEnd w:id="222"/>
      <w:r w:rsidR="00925FE1">
        <w:rPr>
          <w:rStyle w:val="Marquedecommentaire"/>
          <w:lang w:val="en-GB"/>
        </w:rPr>
        <w:commentReference w:id="222"/>
      </w:r>
      <w:r>
        <w:rPr>
          <w:rFonts w:cs="Times New Roman"/>
          <w:lang w:val="en-GB"/>
        </w:rPr>
        <w:t xml:space="preserve"> </w:t>
      </w:r>
      <w:r w:rsidRPr="00071871">
        <w:rPr>
          <w:rFonts w:cs="Times New Roman"/>
          <w:lang w:val="en-GB"/>
        </w:rPr>
        <w:t xml:space="preserve">SLCFs are largest at regional scales and </w:t>
      </w:r>
      <w:r w:rsidR="00B8586C">
        <w:rPr>
          <w:rFonts w:cs="Times New Roman"/>
          <w:lang w:val="en-GB"/>
        </w:rPr>
        <w:t xml:space="preserve">climate effects </w:t>
      </w:r>
      <w:r w:rsidRPr="00071871">
        <w:rPr>
          <w:rFonts w:cs="Times New Roman"/>
          <w:lang w:val="en-GB"/>
        </w:rPr>
        <w:t>predominantly occur in the first two decades after their emissions</w:t>
      </w:r>
      <w:r>
        <w:rPr>
          <w:rFonts w:cs="Times New Roman"/>
          <w:lang w:val="en-GB"/>
        </w:rPr>
        <w:t xml:space="preserve"> or formation</w:t>
      </w:r>
      <w:r w:rsidR="00B8586C">
        <w:rPr>
          <w:rFonts w:cs="Times New Roman"/>
          <w:lang w:val="en-GB"/>
        </w:rPr>
        <w:t xml:space="preserve">. However, </w:t>
      </w:r>
      <w:r w:rsidRPr="00B914C5">
        <w:rPr>
          <w:rFonts w:cs="Times New Roman"/>
          <w:color w:val="000000"/>
          <w:shd w:val="clear" w:color="auto" w:fill="FFFFFF"/>
          <w:lang w:val="en-US"/>
        </w:rPr>
        <w:t>c</w:t>
      </w:r>
      <w:r w:rsidRPr="006F64A6">
        <w:rPr>
          <w:rFonts w:cs="Times New Roman"/>
          <w:color w:val="000000"/>
          <w:shd w:val="clear" w:color="auto" w:fill="FFFFFF"/>
          <w:lang w:val="en-US"/>
        </w:rPr>
        <w:t xml:space="preserve">hanges in their emissions can </w:t>
      </w:r>
      <w:r>
        <w:rPr>
          <w:rFonts w:cs="Times New Roman"/>
          <w:color w:val="000000"/>
          <w:shd w:val="clear" w:color="auto" w:fill="FFFFFF"/>
          <w:lang w:val="en-US"/>
        </w:rPr>
        <w:t>also</w:t>
      </w:r>
      <w:r w:rsidRPr="006F64A6">
        <w:rPr>
          <w:rFonts w:cs="Times New Roman"/>
          <w:color w:val="000000"/>
          <w:shd w:val="clear" w:color="auto" w:fill="FFFFFF"/>
          <w:lang w:val="en-US"/>
        </w:rPr>
        <w:t xml:space="preserve"> induce long-term climate effects, for instance by altering some biogeochemical cycles</w:t>
      </w:r>
      <w:r w:rsidRPr="00071871">
        <w:rPr>
          <w:rFonts w:cs="Times New Roman"/>
          <w:szCs w:val="20"/>
          <w:lang w:val="en-GB"/>
        </w:rPr>
        <w:t>.</w:t>
      </w:r>
      <w:r w:rsidRPr="00071871">
        <w:rPr>
          <w:rFonts w:cs="Times New Roman"/>
          <w:sz w:val="20"/>
          <w:szCs w:val="20"/>
          <w:lang w:val="en-GB"/>
        </w:rPr>
        <w:t xml:space="preserve"> </w:t>
      </w:r>
      <w:r w:rsidRPr="00071871">
        <w:rPr>
          <w:rFonts w:cs="Times New Roman"/>
          <w:lang w:val="en-GB"/>
        </w:rPr>
        <w:t>Therefore, the temporal evolution of radiative effects of SLCF</w:t>
      </w:r>
      <w:r>
        <w:rPr>
          <w:rFonts w:cs="Times New Roman"/>
          <w:lang w:val="en-GB"/>
        </w:rPr>
        <w:t>s</w:t>
      </w:r>
      <w:r w:rsidRPr="00071871">
        <w:rPr>
          <w:rFonts w:cs="Times New Roman"/>
          <w:lang w:val="en-GB"/>
        </w:rPr>
        <w:t xml:space="preserve"> follows </w:t>
      </w:r>
      <w:r>
        <w:rPr>
          <w:rFonts w:cs="Times New Roman"/>
          <w:lang w:val="en-GB"/>
        </w:rPr>
        <w:t xml:space="preserve">that </w:t>
      </w:r>
      <w:r w:rsidRPr="00071871">
        <w:rPr>
          <w:rFonts w:cs="Times New Roman"/>
          <w:lang w:val="en-GB"/>
        </w:rPr>
        <w:t>of emissions</w:t>
      </w:r>
      <w:del w:id="223" w:author="Lucy Cowie" w:date="2021-07-23T12:18:00Z">
        <w:r w:rsidDel="001E0DFE">
          <w:rPr>
            <w:rFonts w:cs="Times New Roman"/>
            <w:lang w:val="en-GB"/>
          </w:rPr>
          <w:delText>,</w:delText>
        </w:r>
      </w:del>
      <w:r>
        <w:rPr>
          <w:rFonts w:cs="Times New Roman"/>
          <w:lang w:val="en-GB"/>
        </w:rPr>
        <w:t xml:space="preserve"> </w:t>
      </w:r>
      <w:commentRangeStart w:id="224"/>
      <w:ins w:id="225" w:author="Lucy Cowie" w:date="2021-07-23T12:18:00Z">
        <w:r w:rsidR="001E0DFE">
          <w:rPr>
            <w:rFonts w:cs="Times New Roman"/>
            <w:lang w:val="en-GB"/>
          </w:rPr>
          <w:t>(</w:t>
        </w:r>
      </w:ins>
      <w:r>
        <w:rPr>
          <w:rFonts w:cs="Times New Roman"/>
          <w:lang w:val="en-GB"/>
        </w:rPr>
        <w:t xml:space="preserve">i.e., </w:t>
      </w:r>
      <w:commentRangeEnd w:id="224"/>
      <w:r w:rsidR="001E0DFE">
        <w:rPr>
          <w:rStyle w:val="Marquedecommentaire"/>
          <w:lang w:val="en-GB"/>
        </w:rPr>
        <w:commentReference w:id="224"/>
      </w:r>
      <w:r>
        <w:rPr>
          <w:rFonts w:cs="Times New Roman"/>
          <w:lang w:val="en-GB"/>
        </w:rPr>
        <w:t xml:space="preserve">when </w:t>
      </w:r>
      <w:r w:rsidRPr="00071871">
        <w:rPr>
          <w:rFonts w:cs="Times New Roman"/>
          <w:lang w:val="en-GB"/>
        </w:rPr>
        <w:t>SLCF emissions decline to zero their atmosphe</w:t>
      </w:r>
      <w:r>
        <w:rPr>
          <w:rFonts w:cs="Times New Roman"/>
          <w:lang w:val="en-GB"/>
        </w:rPr>
        <w:t>r</w:t>
      </w:r>
      <w:r w:rsidRPr="00071871">
        <w:rPr>
          <w:rFonts w:cs="Times New Roman"/>
          <w:lang w:val="en-GB"/>
        </w:rPr>
        <w:t>ic abundance and radiative effects decline to</w:t>
      </w:r>
      <w:r>
        <w:rPr>
          <w:rFonts w:cs="Times New Roman"/>
          <w:lang w:val="en-GB"/>
        </w:rPr>
        <w:t>wards</w:t>
      </w:r>
      <w:r w:rsidRPr="00071871">
        <w:rPr>
          <w:rFonts w:cs="Times New Roman"/>
          <w:lang w:val="en-GB"/>
        </w:rPr>
        <w:t xml:space="preserve"> zero</w:t>
      </w:r>
      <w:ins w:id="226" w:author="Lucy Cowie" w:date="2021-07-23T12:18:00Z">
        <w:r w:rsidR="001E0DFE">
          <w:rPr>
            <w:rFonts w:cs="Times New Roman"/>
            <w:lang w:val="en-GB"/>
          </w:rPr>
          <w:t>)</w:t>
        </w:r>
      </w:ins>
      <w:r w:rsidRPr="00071871">
        <w:rPr>
          <w:rFonts w:cs="Times New Roman"/>
          <w:lang w:val="en-GB"/>
        </w:rPr>
        <w:t>.</w:t>
      </w:r>
      <w:r w:rsidRPr="007E3967">
        <w:rPr>
          <w:rFonts w:cs="Times New Roman"/>
          <w:lang w:val="en-GB"/>
        </w:rPr>
        <w:t xml:space="preserve"> </w:t>
      </w:r>
      <w:r w:rsidR="00DC415B" w:rsidRPr="00DC415B">
        <w:rPr>
          <w:rFonts w:cs="Times New Roman"/>
          <w:lang w:val="en-GB"/>
        </w:rPr>
        <w:t>The total influence of individual SLCF emissions on radiative forcing and climate account for their effects on the abundances of other forcers through chemistry (chemical adjustments).</w:t>
      </w:r>
    </w:p>
    <w:p w14:paraId="041F776A" w14:textId="77777777" w:rsidR="00A5663D" w:rsidRPr="00071871" w:rsidRDefault="00A5663D" w:rsidP="00D5630D">
      <w:pPr>
        <w:pStyle w:val="AR6BodyText"/>
        <w:rPr>
          <w:rFonts w:cs="Times New Roman"/>
          <w:lang w:val="en-GB"/>
        </w:rPr>
      </w:pPr>
    </w:p>
    <w:p w14:paraId="220AA777" w14:textId="77777777" w:rsidR="00331517" w:rsidRPr="00071871" w:rsidRDefault="00331517" w:rsidP="00D5630D">
      <w:pPr>
        <w:pStyle w:val="AR6BodyText"/>
        <w:rPr>
          <w:rFonts w:cs="Times New Roman"/>
          <w:lang w:val="en-GB"/>
        </w:rPr>
      </w:pPr>
      <w:r w:rsidRPr="00071871">
        <w:rPr>
          <w:rFonts w:cs="Times New Roman"/>
          <w:lang w:val="en-GB"/>
        </w:rPr>
        <w:t>SLCF</w:t>
      </w:r>
      <w:r>
        <w:rPr>
          <w:rFonts w:cs="Times New Roman"/>
          <w:lang w:val="en-GB"/>
        </w:rPr>
        <w:t>s</w:t>
      </w:r>
      <w:r w:rsidRPr="00071871">
        <w:rPr>
          <w:rFonts w:cs="Times New Roman"/>
          <w:lang w:val="en-GB"/>
        </w:rPr>
        <w:t xml:space="preserve"> can affect climate by interactin</w:t>
      </w:r>
      <w:r>
        <w:rPr>
          <w:rFonts w:cs="Times New Roman"/>
          <w:lang w:val="en-GB"/>
        </w:rPr>
        <w:t>g with radiation or by perturb</w:t>
      </w:r>
      <w:r w:rsidRPr="00071871">
        <w:rPr>
          <w:rFonts w:cs="Times New Roman"/>
          <w:lang w:val="en-GB"/>
        </w:rPr>
        <w:t xml:space="preserve">ing other components of the climate system (e.g., </w:t>
      </w:r>
      <w:r>
        <w:rPr>
          <w:rFonts w:cs="Times New Roman"/>
          <w:lang w:val="en-GB"/>
        </w:rPr>
        <w:t xml:space="preserve">the </w:t>
      </w:r>
      <w:r w:rsidRPr="00071871">
        <w:rPr>
          <w:rFonts w:cs="Times New Roman"/>
          <w:lang w:val="en-GB"/>
        </w:rPr>
        <w:t>cryosphere and carbon cycle through deposition</w:t>
      </w:r>
      <w:r>
        <w:rPr>
          <w:rFonts w:cs="Times New Roman"/>
          <w:lang w:val="en-GB"/>
        </w:rPr>
        <w:t>,</w:t>
      </w:r>
      <w:r w:rsidRPr="00071871">
        <w:rPr>
          <w:rFonts w:cs="Times New Roman"/>
          <w:lang w:val="en-GB"/>
        </w:rPr>
        <w:t xml:space="preserve"> or </w:t>
      </w:r>
      <w:r>
        <w:rPr>
          <w:rFonts w:cs="Times New Roman"/>
          <w:lang w:val="en-GB"/>
        </w:rPr>
        <w:t xml:space="preserve">the </w:t>
      </w:r>
      <w:r w:rsidRPr="00071871">
        <w:rPr>
          <w:rFonts w:cs="Times New Roman"/>
          <w:lang w:val="en-GB"/>
        </w:rPr>
        <w:t>water cycle through</w:t>
      </w:r>
      <w:r>
        <w:rPr>
          <w:rFonts w:cs="Times New Roman"/>
          <w:lang w:val="en-GB"/>
        </w:rPr>
        <w:t xml:space="preserve"> </w:t>
      </w:r>
      <w:r w:rsidRPr="00071871">
        <w:rPr>
          <w:rFonts w:cs="Times New Roman"/>
          <w:lang w:val="en-GB"/>
        </w:rPr>
        <w:t>modifications</w:t>
      </w:r>
      <w:r>
        <w:rPr>
          <w:rFonts w:cs="Times New Roman"/>
          <w:lang w:val="en-GB"/>
        </w:rPr>
        <w:t xml:space="preserve"> of</w:t>
      </w:r>
      <w:r w:rsidRPr="00071871">
        <w:rPr>
          <w:rFonts w:cs="Times New Roman"/>
          <w:lang w:val="en-GB"/>
        </w:rPr>
        <w:t xml:space="preserve"> cloud properties </w:t>
      </w:r>
      <w:r>
        <w:rPr>
          <w:rFonts w:cs="Times New Roman"/>
          <w:lang w:val="en-GB"/>
        </w:rPr>
        <w:t>via</w:t>
      </w:r>
      <w:r w:rsidRPr="00071871">
        <w:rPr>
          <w:rFonts w:cs="Times New Roman"/>
          <w:lang w:val="en-GB"/>
        </w:rPr>
        <w:t xml:space="preserve"> cloud condensation nuclei or ice nuclei). SLCFs can have either net warming or cooling effects on climate. In addition to altering the Earth’s radiative balance, many SLCFs are also air pollutants with adverse effects on human health and ecosystems. SLCF</w:t>
      </w:r>
      <w:r>
        <w:rPr>
          <w:rFonts w:cs="Times New Roman"/>
          <w:lang w:val="en-GB"/>
        </w:rPr>
        <w:t>s</w:t>
      </w:r>
      <w:r w:rsidRPr="00071871">
        <w:rPr>
          <w:rFonts w:cs="Times New Roman"/>
          <w:lang w:val="en-GB"/>
        </w:rPr>
        <w:t xml:space="preserve"> are of interest for climate policies (e.g., CH</w:t>
      </w:r>
      <w:r w:rsidRPr="00071871">
        <w:rPr>
          <w:rFonts w:cs="Times New Roman"/>
          <w:vertAlign w:val="subscript"/>
          <w:lang w:val="en-GB"/>
        </w:rPr>
        <w:t>4</w:t>
      </w:r>
      <w:r>
        <w:rPr>
          <w:rFonts w:cs="Times New Roman"/>
          <w:lang w:val="en-GB"/>
        </w:rPr>
        <w:t>, HFCs</w:t>
      </w:r>
      <w:r w:rsidRPr="00071871">
        <w:rPr>
          <w:rFonts w:cs="Times New Roman"/>
          <w:lang w:val="en-GB"/>
        </w:rPr>
        <w:t xml:space="preserve">), </w:t>
      </w:r>
      <w:r>
        <w:rPr>
          <w:rFonts w:cs="Times New Roman"/>
          <w:lang w:val="en-GB"/>
        </w:rPr>
        <w:t xml:space="preserve">and are </w:t>
      </w:r>
      <w:r w:rsidRPr="00071871">
        <w:rPr>
          <w:rFonts w:cs="Times New Roman"/>
          <w:lang w:val="en-GB"/>
        </w:rPr>
        <w:t>regulated as air pollutants (e.g., aerosol</w:t>
      </w:r>
      <w:r>
        <w:rPr>
          <w:rFonts w:cs="Times New Roman"/>
          <w:lang w:val="en-GB"/>
        </w:rPr>
        <w:t>s</w:t>
      </w:r>
      <w:r w:rsidRPr="00071871">
        <w:rPr>
          <w:rFonts w:cs="Times New Roman"/>
          <w:lang w:val="en-GB"/>
        </w:rPr>
        <w:t>, O</w:t>
      </w:r>
      <w:r w:rsidRPr="00071871">
        <w:rPr>
          <w:rFonts w:cs="Times New Roman"/>
          <w:vertAlign w:val="subscript"/>
          <w:lang w:val="en-GB"/>
        </w:rPr>
        <w:t>3</w:t>
      </w:r>
      <w:r w:rsidRPr="00071871">
        <w:rPr>
          <w:rFonts w:cs="Times New Roman"/>
          <w:lang w:val="en-GB"/>
        </w:rPr>
        <w:t xml:space="preserve">) or because of their deleterious influence on stratospheric ozone (e.g., HCFCs). </w:t>
      </w:r>
      <w:r>
        <w:rPr>
          <w:rFonts w:cs="Times New Roman"/>
          <w:lang w:val="en-GB"/>
        </w:rPr>
        <w:t>The</w:t>
      </w:r>
      <w:r w:rsidRPr="00071871">
        <w:rPr>
          <w:rFonts w:cs="Times New Roman"/>
          <w:lang w:val="en-GB"/>
        </w:rPr>
        <w:t xml:space="preserve"> list of SLCF</w:t>
      </w:r>
      <w:r>
        <w:rPr>
          <w:rFonts w:cs="Times New Roman"/>
          <w:lang w:val="en-GB"/>
        </w:rPr>
        <w:t>s</w:t>
      </w:r>
      <w:r w:rsidRPr="00071871">
        <w:rPr>
          <w:rFonts w:cs="Times New Roman"/>
          <w:lang w:val="en-GB"/>
        </w:rPr>
        <w:t xml:space="preserve"> assessed in this chapter and their effects are provided in Table 6.1. </w:t>
      </w:r>
    </w:p>
    <w:p w14:paraId="0DC7494A" w14:textId="77777777" w:rsidR="00331517" w:rsidRDefault="00331517" w:rsidP="00D5630D">
      <w:pPr>
        <w:pStyle w:val="AR6BodyText"/>
        <w:rPr>
          <w:rFonts w:cs="Times New Roman"/>
          <w:lang w:val="en-GB"/>
        </w:rPr>
      </w:pPr>
    </w:p>
    <w:p w14:paraId="4634BDE0" w14:textId="77777777" w:rsidR="00A5663D" w:rsidRPr="00071871" w:rsidRDefault="00A5663D" w:rsidP="00D5630D">
      <w:pPr>
        <w:pStyle w:val="AR6BodyText"/>
        <w:rPr>
          <w:rFonts w:cs="Times New Roman"/>
          <w:lang w:val="en-GB"/>
        </w:rPr>
      </w:pPr>
    </w:p>
    <w:p w14:paraId="3153532E" w14:textId="77777777" w:rsidR="00331517" w:rsidRPr="00071871" w:rsidRDefault="00331517" w:rsidP="00D5630D">
      <w:pPr>
        <w:pStyle w:val="AR6BodyText"/>
        <w:rPr>
          <w:rFonts w:cs="Times New Roman"/>
          <w:b/>
          <w:lang w:val="en-GB"/>
        </w:rPr>
      </w:pPr>
      <w:r w:rsidRPr="00071871">
        <w:rPr>
          <w:rFonts w:cs="Times New Roman"/>
          <w:b/>
          <w:lang w:val="en-GB"/>
        </w:rPr>
        <w:t>[</w:t>
      </w:r>
      <w:commentRangeStart w:id="227"/>
      <w:r w:rsidRPr="00071871">
        <w:rPr>
          <w:rFonts w:cs="Times New Roman"/>
          <w:b/>
          <w:lang w:val="en-GB"/>
        </w:rPr>
        <w:t>START FIGURE 6.1 HERE]</w:t>
      </w:r>
    </w:p>
    <w:p w14:paraId="64AAE77F" w14:textId="77777777" w:rsidR="00331517" w:rsidRPr="00071871" w:rsidRDefault="00331517" w:rsidP="00D5630D">
      <w:pPr>
        <w:pStyle w:val="AR6BodyText"/>
        <w:rPr>
          <w:lang w:val="en-GB"/>
        </w:rPr>
      </w:pPr>
    </w:p>
    <w:p w14:paraId="01C918DF" w14:textId="6BAFD22E" w:rsidR="00A705E3" w:rsidRDefault="00A705E3" w:rsidP="001C68C5">
      <w:pPr>
        <w:pStyle w:val="AR6Chap6Figure"/>
      </w:pPr>
      <w:r w:rsidRPr="00F177CC">
        <w:rPr>
          <w:b/>
        </w:rPr>
        <w:t xml:space="preserve">Sources and processes leading to </w:t>
      </w:r>
      <w:r w:rsidR="008E014E" w:rsidRPr="00F177CC">
        <w:rPr>
          <w:b/>
        </w:rPr>
        <w:t>atmospheric</w:t>
      </w:r>
      <w:r w:rsidRPr="00F177CC">
        <w:rPr>
          <w:b/>
        </w:rPr>
        <w:t xml:space="preserve"> short-lived climate forcer (SLCF) burden and their </w:t>
      </w:r>
      <w:r w:rsidR="00F6115A" w:rsidRPr="00F177CC">
        <w:rPr>
          <w:b/>
        </w:rPr>
        <w:t xml:space="preserve">interactions with the </w:t>
      </w:r>
      <w:r w:rsidRPr="00F177CC">
        <w:rPr>
          <w:b/>
        </w:rPr>
        <w:t>climate system.</w:t>
      </w:r>
      <w:r w:rsidRPr="001C68C5">
        <w:t xml:space="preserve"> Both direct and indirect SLCFs and the role of atmospheric processes for the lifetime of SLCFs are depicted. Anthropogenic emission sectors illustrated are fossil fuel exploration, distribution and use, biofuel production and use, waste, transport, industry, agricultural sources, and open biomass burning. Emissions from natural systems include those from open biomass burning, vegetation, soil, oceans, lightning, and volcanoes. SLCFs interact with solar or terrestrial radiation, surface albedo, and cloud or precipitation system. The radiative forcing due to individual SLCF can be either positive or negative. Climate change induces changes in emissions from most natural systems as well as from some anthropogenic emission sectors (e.g. agriculture) leading to a climate feedback (purple arrows). Climate change also influences atmospheric chemistry processes, such as chemical reaction rates or via circulation changes, thus </w:t>
      </w:r>
      <w:r w:rsidR="00F6115A" w:rsidRPr="001C68C5">
        <w:t>affecting atmospheric composition leading to a climate feedback</w:t>
      </w:r>
      <w:r w:rsidRPr="001C68C5">
        <w:t xml:space="preserve">. Air pollutants influence emissions from terrestrial vegetation, including agriculture (the grey arrow).   </w:t>
      </w:r>
    </w:p>
    <w:p w14:paraId="531F19B5" w14:textId="77777777" w:rsidR="001C68C5" w:rsidRPr="001C68C5" w:rsidRDefault="001C68C5" w:rsidP="001C68C5">
      <w:pPr>
        <w:pStyle w:val="AR6BodyText"/>
        <w:rPr>
          <w:lang w:val="en-US"/>
        </w:rPr>
      </w:pPr>
    </w:p>
    <w:p w14:paraId="43D5A2BD" w14:textId="6B0FDC28" w:rsidR="00331517" w:rsidRPr="00071871" w:rsidRDefault="00331517" w:rsidP="00A705E3">
      <w:pPr>
        <w:pStyle w:val="AR6BodyText"/>
        <w:rPr>
          <w:rFonts w:cs="Times New Roman"/>
          <w:b/>
          <w:lang w:val="en-GB"/>
        </w:rPr>
      </w:pPr>
      <w:r w:rsidRPr="00071871">
        <w:rPr>
          <w:rFonts w:cs="Times New Roman"/>
          <w:b/>
          <w:lang w:val="en-GB"/>
        </w:rPr>
        <w:lastRenderedPageBreak/>
        <w:t>[END FIGURE 6.1 HERE]</w:t>
      </w:r>
      <w:commentRangeEnd w:id="227"/>
      <w:r w:rsidR="00C01481">
        <w:rPr>
          <w:rStyle w:val="Marquedecommentaire"/>
          <w:lang w:val="en-GB"/>
        </w:rPr>
        <w:commentReference w:id="227"/>
      </w:r>
    </w:p>
    <w:p w14:paraId="75D1049F" w14:textId="3A7FA6BA" w:rsidR="00331517" w:rsidRDefault="00331517" w:rsidP="00D5630D">
      <w:pPr>
        <w:pStyle w:val="AR6BodyText"/>
        <w:rPr>
          <w:rFonts w:cs="Times New Roman"/>
          <w:lang w:val="en-GB"/>
        </w:rPr>
      </w:pPr>
    </w:p>
    <w:p w14:paraId="4E2C0BE8" w14:textId="77777777" w:rsidR="00326917" w:rsidRPr="00071871" w:rsidRDefault="00326917" w:rsidP="00D5630D">
      <w:pPr>
        <w:pStyle w:val="AR6BodyText"/>
        <w:rPr>
          <w:rFonts w:cs="Times New Roman"/>
          <w:lang w:val="en-GB"/>
        </w:rPr>
      </w:pPr>
    </w:p>
    <w:p w14:paraId="796566F9" w14:textId="3FE00577" w:rsidR="00331517" w:rsidRPr="00071871" w:rsidRDefault="00331517" w:rsidP="00D5630D">
      <w:pPr>
        <w:pStyle w:val="AR6BodyText"/>
        <w:rPr>
          <w:rFonts w:cs="Times New Roman"/>
          <w:b/>
          <w:lang w:val="en-GB"/>
        </w:rPr>
      </w:pPr>
      <w:r w:rsidRPr="00071871">
        <w:rPr>
          <w:rFonts w:cs="Times New Roman"/>
          <w:b/>
          <w:lang w:val="en-GB"/>
        </w:rPr>
        <w:t>[START T</w:t>
      </w:r>
      <w:r w:rsidR="004641B0">
        <w:rPr>
          <w:rFonts w:cs="Times New Roman"/>
          <w:b/>
          <w:lang w:val="en-GB"/>
        </w:rPr>
        <w:t>ABLE</w:t>
      </w:r>
      <w:r w:rsidRPr="00071871">
        <w:rPr>
          <w:rFonts w:cs="Times New Roman"/>
          <w:b/>
          <w:lang w:val="en-GB"/>
        </w:rPr>
        <w:t xml:space="preserve"> 6.1 HERE]</w:t>
      </w:r>
    </w:p>
    <w:p w14:paraId="422C5EBC" w14:textId="77777777" w:rsidR="00331517" w:rsidRPr="00071871" w:rsidRDefault="00331517" w:rsidP="00D5630D">
      <w:pPr>
        <w:pStyle w:val="AR6BodyText"/>
        <w:rPr>
          <w:rFonts w:cs="Times New Roman"/>
          <w:lang w:val="en-GB"/>
        </w:rPr>
      </w:pPr>
    </w:p>
    <w:p w14:paraId="3B3B2AF0" w14:textId="2E334211" w:rsidR="00331517" w:rsidRPr="004641B0" w:rsidRDefault="00331517" w:rsidP="004641B0">
      <w:pPr>
        <w:pStyle w:val="AR6Chap6Table"/>
      </w:pPr>
      <w:r w:rsidRPr="004641B0">
        <w:t>Overview of SLCFs of interest for Chapter 6. For each SLCF, its source types, lifetime in the atmosphere</w:t>
      </w:r>
      <w:r w:rsidR="0096506A" w:rsidRPr="004641B0">
        <w:t>,</w:t>
      </w:r>
      <w:r w:rsidRPr="004641B0">
        <w:t xml:space="preserve"> and associated radiatively active agent is given. Source type can be primary (emitted from source categories) and/or secondary (formed through atmospheric oxidation mechanisms in the atmosphere). Unless otherwise noted, the stated lifetime refers to tropospheric lifetime</w:t>
      </w:r>
      <w:ins w:id="228" w:author="Lucy Cowie" w:date="2021-07-26T15:01:00Z">
        <w:r w:rsidR="004C2FCF">
          <w:t>.</w:t>
        </w:r>
      </w:ins>
      <w:r w:rsidRPr="004641B0">
        <w:t>*</w:t>
      </w:r>
      <w:del w:id="229" w:author="Lucy Cowie" w:date="2021-07-26T15:01:00Z">
        <w:r w:rsidRPr="004641B0" w:rsidDel="004C2FCF">
          <w:delText>.</w:delText>
        </w:r>
      </w:del>
      <w:r w:rsidRPr="004641B0">
        <w:t xml:space="preserve"> Climate effect of increased SLCFs is indicated as </w:t>
      </w:r>
      <w:ins w:id="230" w:author="Ian Blenkinsop" w:date="2021-07-15T12:03:00Z">
        <w:r w:rsidR="00196636">
          <w:t>‘+’</w:t>
        </w:r>
      </w:ins>
      <w:del w:id="231" w:author="Ian Blenkinsop" w:date="2021-07-15T12:03:00Z">
        <w:r w:rsidRPr="004641B0" w:rsidDel="00196636">
          <w:delText>“+”</w:delText>
        </w:r>
      </w:del>
      <w:r w:rsidRPr="004641B0">
        <w:t xml:space="preserve"> for warming and  </w:t>
      </w:r>
      <w:del w:id="232" w:author="Ian Blenkinsop" w:date="2021-07-15T12:02:00Z">
        <w:r w:rsidRPr="004641B0" w:rsidDel="00196636">
          <w:delText xml:space="preserve">“-“ </w:delText>
        </w:r>
      </w:del>
      <w:ins w:id="233" w:author="Ian Blenkinsop" w:date="2021-07-15T12:03:00Z">
        <w:r w:rsidR="00196636">
          <w:t>‘</w:t>
        </w:r>
      </w:ins>
      <w:ins w:id="234" w:author="Ian Blenkinsop" w:date="2021-07-15T12:02:00Z">
        <w:r w:rsidR="00196636">
          <w:t>–</w:t>
        </w:r>
      </w:ins>
      <w:ins w:id="235" w:author="Ian Blenkinsop" w:date="2021-07-15T12:03:00Z">
        <w:r w:rsidR="00196636">
          <w:t>’</w:t>
        </w:r>
      </w:ins>
      <w:ins w:id="236" w:author="Ian Blenkinsop" w:date="2021-07-15T12:02:00Z">
        <w:r w:rsidR="00196636" w:rsidRPr="004641B0">
          <w:t xml:space="preserve"> </w:t>
        </w:r>
      </w:ins>
      <w:r w:rsidRPr="004641B0">
        <w:t xml:space="preserve">for cooling. </w:t>
      </w:r>
      <w:ins w:id="237" w:author="Lucy Cowie" w:date="2021-07-23T17:14:00Z">
        <w:r w:rsidR="0034328E">
          <w:t>‘</w:t>
        </w:r>
      </w:ins>
      <w:del w:id="238" w:author="Lucy Cowie" w:date="2021-07-23T17:14:00Z">
        <w:r w:rsidRPr="004641B0" w:rsidDel="0034328E">
          <w:delText>“</w:delText>
        </w:r>
      </w:del>
      <w:r w:rsidRPr="004641B0">
        <w:t>Direct</w:t>
      </w:r>
      <w:ins w:id="239" w:author="Lucy Cowie" w:date="2021-07-23T17:15:00Z">
        <w:r w:rsidR="0034328E">
          <w:t>’</w:t>
        </w:r>
      </w:ins>
      <w:del w:id="240" w:author="Lucy Cowie" w:date="2021-07-23T17:14:00Z">
        <w:r w:rsidRPr="004641B0" w:rsidDel="0034328E">
          <w:delText>”</w:delText>
        </w:r>
      </w:del>
      <w:r w:rsidRPr="004641B0">
        <w:t xml:space="preserve"> is used for SLCFs exerting climate effects through their radiative forcing and </w:t>
      </w:r>
      <w:ins w:id="241" w:author="Lucy Cowie" w:date="2021-07-23T17:15:00Z">
        <w:r w:rsidR="0034328E">
          <w:t>‘</w:t>
        </w:r>
      </w:ins>
      <w:del w:id="242" w:author="Lucy Cowie" w:date="2021-07-23T17:15:00Z">
        <w:r w:rsidRPr="004641B0" w:rsidDel="0034328E">
          <w:delText>“</w:delText>
        </w:r>
      </w:del>
      <w:r w:rsidRPr="004641B0">
        <w:t>Indirect</w:t>
      </w:r>
      <w:ins w:id="243" w:author="Lucy Cowie" w:date="2021-07-23T17:15:00Z">
        <w:r w:rsidR="0034328E">
          <w:t>’</w:t>
        </w:r>
      </w:ins>
      <w:del w:id="244" w:author="Lucy Cowie" w:date="2021-07-23T17:15:00Z">
        <w:r w:rsidRPr="004641B0" w:rsidDel="0034328E">
          <w:delText>”</w:delText>
        </w:r>
      </w:del>
      <w:r w:rsidRPr="004641B0">
        <w:t xml:space="preserve"> for SLCFs which are precursors affecting the atmospheric burden of other climatically active compounds. </w:t>
      </w:r>
      <w:del w:id="245" w:author="Lucy Cowie" w:date="2021-07-23T13:46:00Z">
        <w:r w:rsidRPr="004641B0" w:rsidDel="003507C1">
          <w:delText xml:space="preserve"> </w:delText>
        </w:r>
      </w:del>
      <w:r w:rsidRPr="004641B0">
        <w:t>Other processes through which SLCFs affect climate are listed where applicable. The World Health Organization (WHO) guidelines for air quality (AQ) are given, where applicable, to show which SLCFs are regulated for air</w:t>
      </w:r>
      <w:ins w:id="246" w:author="Lucy Cowie" w:date="2021-07-23T17:13:00Z">
        <w:r w:rsidR="0034328E">
          <w:t>-</w:t>
        </w:r>
      </w:ins>
      <w:del w:id="247" w:author="Lucy Cowie" w:date="2021-07-23T17:13:00Z">
        <w:r w:rsidRPr="004641B0" w:rsidDel="0034328E">
          <w:delText xml:space="preserve"> </w:delText>
        </w:r>
      </w:del>
      <w:r w:rsidRPr="004641B0">
        <w:t xml:space="preserve">quality purposes. </w:t>
      </w:r>
    </w:p>
    <w:p w14:paraId="67EB0E74" w14:textId="77777777" w:rsidR="00331517" w:rsidRPr="00071871" w:rsidRDefault="00331517" w:rsidP="00D5630D">
      <w:pPr>
        <w:pStyle w:val="AR6BodyText"/>
        <w:rPr>
          <w:lang w:val="en-GB"/>
        </w:rPr>
      </w:pPr>
    </w:p>
    <w:tbl>
      <w:tblPr>
        <w:tblStyle w:val="Grilledutableau"/>
        <w:tblW w:w="10314" w:type="dxa"/>
        <w:tblLayout w:type="fixed"/>
        <w:tblLook w:val="04A0" w:firstRow="1" w:lastRow="0" w:firstColumn="1" w:lastColumn="0" w:noHBand="0" w:noVBand="1"/>
      </w:tblPr>
      <w:tblGrid>
        <w:gridCol w:w="1885"/>
        <w:gridCol w:w="1080"/>
        <w:gridCol w:w="1440"/>
        <w:gridCol w:w="1170"/>
        <w:gridCol w:w="1373"/>
        <w:gridCol w:w="957"/>
        <w:gridCol w:w="1090"/>
        <w:gridCol w:w="1319"/>
      </w:tblGrid>
      <w:tr w:rsidR="00331517" w:rsidRPr="009F41EE" w14:paraId="1962EDF8" w14:textId="77777777" w:rsidTr="00D5630D">
        <w:tc>
          <w:tcPr>
            <w:tcW w:w="1885" w:type="dxa"/>
          </w:tcPr>
          <w:p w14:paraId="3F966D1B" w14:textId="77777777" w:rsidR="00331517" w:rsidRPr="009F41EE" w:rsidRDefault="00331517" w:rsidP="00D5630D">
            <w:pPr>
              <w:pStyle w:val="AR6BodyText"/>
              <w:rPr>
                <w:b/>
                <w:bCs/>
                <w:sz w:val="20"/>
                <w:szCs w:val="20"/>
                <w:lang w:val="en-GB"/>
              </w:rPr>
            </w:pPr>
            <w:r>
              <w:rPr>
                <w:b/>
                <w:bCs/>
                <w:sz w:val="20"/>
                <w:szCs w:val="20"/>
                <w:lang w:val="en-GB"/>
              </w:rPr>
              <w:t>Compounds</w:t>
            </w:r>
          </w:p>
        </w:tc>
        <w:tc>
          <w:tcPr>
            <w:tcW w:w="1080" w:type="dxa"/>
          </w:tcPr>
          <w:p w14:paraId="08E46D0B" w14:textId="77777777" w:rsidR="00331517" w:rsidRPr="009F41EE" w:rsidRDefault="00331517" w:rsidP="00D5630D">
            <w:pPr>
              <w:pStyle w:val="AR6BodyText"/>
              <w:rPr>
                <w:b/>
                <w:bCs/>
                <w:sz w:val="20"/>
                <w:szCs w:val="20"/>
                <w:vertAlign w:val="superscript"/>
                <w:lang w:val="en-GB"/>
              </w:rPr>
            </w:pPr>
            <w:r w:rsidRPr="009F41EE">
              <w:rPr>
                <w:b/>
                <w:bCs/>
                <w:sz w:val="20"/>
                <w:szCs w:val="20"/>
                <w:lang w:val="en-GB"/>
              </w:rPr>
              <w:t>Source Type</w:t>
            </w:r>
            <w:r>
              <w:rPr>
                <w:b/>
                <w:bCs/>
                <w:sz w:val="20"/>
                <w:szCs w:val="20"/>
                <w:vertAlign w:val="superscript"/>
                <w:lang w:val="en-GB"/>
              </w:rPr>
              <w:t>a</w:t>
            </w:r>
          </w:p>
        </w:tc>
        <w:tc>
          <w:tcPr>
            <w:tcW w:w="1440" w:type="dxa"/>
          </w:tcPr>
          <w:p w14:paraId="3E37F65E" w14:textId="77777777" w:rsidR="00331517" w:rsidRPr="009F41EE" w:rsidRDefault="00331517" w:rsidP="00D5630D">
            <w:pPr>
              <w:pStyle w:val="AR6BodyText"/>
              <w:rPr>
                <w:b/>
                <w:bCs/>
                <w:sz w:val="20"/>
                <w:szCs w:val="20"/>
                <w:lang w:val="en-GB"/>
              </w:rPr>
            </w:pPr>
            <w:r w:rsidRPr="009F41EE">
              <w:rPr>
                <w:b/>
                <w:bCs/>
                <w:sz w:val="20"/>
                <w:szCs w:val="20"/>
                <w:lang w:val="en-GB"/>
              </w:rPr>
              <w:t>Lifetime</w:t>
            </w:r>
          </w:p>
        </w:tc>
        <w:tc>
          <w:tcPr>
            <w:tcW w:w="1170" w:type="dxa"/>
          </w:tcPr>
          <w:p w14:paraId="03F356E8" w14:textId="77777777" w:rsidR="00331517" w:rsidRPr="004B7988" w:rsidRDefault="00331517" w:rsidP="00D5630D">
            <w:pPr>
              <w:pStyle w:val="AR6BodyText"/>
              <w:rPr>
                <w:b/>
                <w:bCs/>
                <w:sz w:val="20"/>
                <w:szCs w:val="20"/>
                <w:lang w:val="en-GB"/>
              </w:rPr>
            </w:pPr>
            <w:r>
              <w:rPr>
                <w:rFonts w:cs="Times New Roman"/>
                <w:b/>
                <w:color w:val="000000"/>
                <w:sz w:val="20"/>
                <w:szCs w:val="20"/>
                <w:shd w:val="clear" w:color="auto" w:fill="FFFFFF"/>
                <w:lang w:val="en-US"/>
              </w:rPr>
              <w:t xml:space="preserve">Direct </w:t>
            </w:r>
          </w:p>
        </w:tc>
        <w:tc>
          <w:tcPr>
            <w:tcW w:w="1373" w:type="dxa"/>
          </w:tcPr>
          <w:p w14:paraId="2959C532" w14:textId="77777777" w:rsidR="00331517" w:rsidRPr="009F41EE" w:rsidRDefault="00331517" w:rsidP="00D5630D">
            <w:pPr>
              <w:pStyle w:val="AR6BodyText"/>
              <w:rPr>
                <w:b/>
                <w:bCs/>
                <w:sz w:val="20"/>
                <w:szCs w:val="20"/>
                <w:lang w:val="en-GB"/>
              </w:rPr>
            </w:pPr>
            <w:r>
              <w:rPr>
                <w:b/>
                <w:bCs/>
                <w:sz w:val="20"/>
                <w:szCs w:val="20"/>
                <w:lang w:val="en-GB"/>
              </w:rPr>
              <w:t xml:space="preserve">Indirect </w:t>
            </w:r>
          </w:p>
        </w:tc>
        <w:tc>
          <w:tcPr>
            <w:tcW w:w="957" w:type="dxa"/>
          </w:tcPr>
          <w:p w14:paraId="73EECA81" w14:textId="77777777" w:rsidR="00331517" w:rsidRPr="009F41EE" w:rsidRDefault="00331517" w:rsidP="00D5630D">
            <w:pPr>
              <w:pStyle w:val="AR6BodyText"/>
              <w:rPr>
                <w:b/>
                <w:bCs/>
                <w:sz w:val="20"/>
                <w:szCs w:val="20"/>
                <w:vertAlign w:val="superscript"/>
                <w:lang w:val="en-GB"/>
              </w:rPr>
            </w:pPr>
            <w:r w:rsidRPr="009F41EE">
              <w:rPr>
                <w:b/>
                <w:bCs/>
                <w:sz w:val="20"/>
                <w:szCs w:val="20"/>
                <w:lang w:val="en-GB"/>
              </w:rPr>
              <w:t xml:space="preserve">Climate </w:t>
            </w:r>
            <w:r>
              <w:rPr>
                <w:b/>
                <w:bCs/>
                <w:sz w:val="20"/>
                <w:szCs w:val="20"/>
                <w:lang w:val="en-GB"/>
              </w:rPr>
              <w:t>Forcing</w:t>
            </w:r>
          </w:p>
        </w:tc>
        <w:tc>
          <w:tcPr>
            <w:tcW w:w="1090" w:type="dxa"/>
          </w:tcPr>
          <w:p w14:paraId="2ADBB1AC" w14:textId="27448BAA" w:rsidR="00331517" w:rsidRPr="009F41EE" w:rsidRDefault="00331517" w:rsidP="00D5630D">
            <w:pPr>
              <w:pStyle w:val="AR6BodyText"/>
              <w:rPr>
                <w:b/>
                <w:bCs/>
                <w:sz w:val="20"/>
                <w:szCs w:val="20"/>
                <w:lang w:val="en-GB"/>
              </w:rPr>
            </w:pPr>
            <w:r>
              <w:rPr>
                <w:b/>
                <w:bCs/>
                <w:sz w:val="20"/>
                <w:szCs w:val="20"/>
                <w:lang w:val="en-GB"/>
              </w:rPr>
              <w:t xml:space="preserve">Other </w:t>
            </w:r>
            <w:del w:id="248" w:author="Ian Blenkinsop" w:date="2021-07-15T11:58:00Z">
              <w:r w:rsidDel="00A51FE3">
                <w:rPr>
                  <w:b/>
                  <w:bCs/>
                  <w:sz w:val="20"/>
                  <w:szCs w:val="20"/>
                  <w:lang w:val="en-GB"/>
                </w:rPr>
                <w:delText xml:space="preserve">effects </w:delText>
              </w:r>
            </w:del>
            <w:ins w:id="249" w:author="Ian Blenkinsop" w:date="2021-07-15T11:58:00Z">
              <w:r w:rsidR="00A51FE3">
                <w:rPr>
                  <w:b/>
                  <w:bCs/>
                  <w:sz w:val="20"/>
                  <w:szCs w:val="20"/>
                  <w:lang w:val="en-GB"/>
                </w:rPr>
                <w:t xml:space="preserve">Effects </w:t>
              </w:r>
            </w:ins>
            <w:r>
              <w:rPr>
                <w:b/>
                <w:bCs/>
                <w:sz w:val="20"/>
                <w:szCs w:val="20"/>
                <w:lang w:val="en-GB"/>
              </w:rPr>
              <w:t xml:space="preserve">on </w:t>
            </w:r>
            <w:del w:id="250" w:author="Ian Blenkinsop" w:date="2021-07-15T11:59:00Z">
              <w:r w:rsidDel="00A51FE3">
                <w:rPr>
                  <w:b/>
                  <w:bCs/>
                  <w:sz w:val="20"/>
                  <w:szCs w:val="20"/>
                  <w:lang w:val="en-GB"/>
                </w:rPr>
                <w:delText>climate</w:delText>
              </w:r>
            </w:del>
            <w:ins w:id="251" w:author="Ian Blenkinsop" w:date="2021-07-15T11:59:00Z">
              <w:r w:rsidR="00A51FE3">
                <w:rPr>
                  <w:b/>
                  <w:bCs/>
                  <w:sz w:val="20"/>
                  <w:szCs w:val="20"/>
                  <w:lang w:val="en-GB"/>
                </w:rPr>
                <w:t>Climate</w:t>
              </w:r>
            </w:ins>
          </w:p>
        </w:tc>
        <w:tc>
          <w:tcPr>
            <w:tcW w:w="1319" w:type="dxa"/>
          </w:tcPr>
          <w:p w14:paraId="493BE23C" w14:textId="0901B116" w:rsidR="00331517" w:rsidRPr="009F41EE" w:rsidRDefault="00331517" w:rsidP="00D5630D">
            <w:pPr>
              <w:pStyle w:val="AR6BodyText"/>
              <w:rPr>
                <w:b/>
                <w:bCs/>
                <w:sz w:val="20"/>
                <w:szCs w:val="20"/>
                <w:lang w:val="en-GB"/>
              </w:rPr>
            </w:pPr>
            <w:r w:rsidRPr="009F41EE">
              <w:rPr>
                <w:b/>
                <w:bCs/>
                <w:sz w:val="20"/>
                <w:szCs w:val="20"/>
                <w:lang w:val="en-GB"/>
              </w:rPr>
              <w:t xml:space="preserve">WHO AQ </w:t>
            </w:r>
            <w:del w:id="252" w:author="Ian Blenkinsop" w:date="2021-07-15T11:59:00Z">
              <w:r w:rsidRPr="009F41EE" w:rsidDel="00A51FE3">
                <w:rPr>
                  <w:b/>
                  <w:bCs/>
                  <w:sz w:val="20"/>
                  <w:szCs w:val="20"/>
                  <w:lang w:val="en-GB"/>
                </w:rPr>
                <w:delText>guideline</w:delText>
              </w:r>
              <w:r w:rsidDel="00A51FE3">
                <w:rPr>
                  <w:b/>
                  <w:bCs/>
                  <w:sz w:val="20"/>
                  <w:szCs w:val="20"/>
                  <w:lang w:val="en-GB"/>
                </w:rPr>
                <w:delText>s</w:delText>
              </w:r>
              <w:r w:rsidDel="00A51FE3">
                <w:rPr>
                  <w:b/>
                  <w:bCs/>
                  <w:sz w:val="20"/>
                  <w:szCs w:val="20"/>
                  <w:vertAlign w:val="superscript"/>
                  <w:lang w:val="en-GB"/>
                </w:rPr>
                <w:delText>b</w:delText>
              </w:r>
              <w:r w:rsidRPr="009F41EE" w:rsidDel="00A51FE3">
                <w:rPr>
                  <w:b/>
                  <w:bCs/>
                  <w:sz w:val="20"/>
                  <w:szCs w:val="20"/>
                  <w:lang w:val="en-GB"/>
                </w:rPr>
                <w:delText xml:space="preserve"> </w:delText>
              </w:r>
            </w:del>
            <w:ins w:id="253" w:author="Ian Blenkinsop" w:date="2021-07-15T11:59:00Z">
              <w:r w:rsidR="00A51FE3">
                <w:rPr>
                  <w:b/>
                  <w:bCs/>
                  <w:sz w:val="20"/>
                  <w:szCs w:val="20"/>
                  <w:lang w:val="en-GB"/>
                </w:rPr>
                <w:t>G</w:t>
              </w:r>
              <w:r w:rsidR="00A51FE3" w:rsidRPr="009F41EE">
                <w:rPr>
                  <w:b/>
                  <w:bCs/>
                  <w:sz w:val="20"/>
                  <w:szCs w:val="20"/>
                  <w:lang w:val="en-GB"/>
                </w:rPr>
                <w:t>uideline</w:t>
              </w:r>
              <w:r w:rsidR="00A51FE3">
                <w:rPr>
                  <w:b/>
                  <w:bCs/>
                  <w:sz w:val="20"/>
                  <w:szCs w:val="20"/>
                  <w:lang w:val="en-GB"/>
                </w:rPr>
                <w:t>s</w:t>
              </w:r>
              <w:r w:rsidR="00A51FE3">
                <w:rPr>
                  <w:b/>
                  <w:bCs/>
                  <w:sz w:val="20"/>
                  <w:szCs w:val="20"/>
                  <w:vertAlign w:val="superscript"/>
                  <w:lang w:val="en-GB"/>
                </w:rPr>
                <w:t>b</w:t>
              </w:r>
              <w:r w:rsidR="00A51FE3" w:rsidRPr="009F41EE">
                <w:rPr>
                  <w:b/>
                  <w:bCs/>
                  <w:sz w:val="20"/>
                  <w:szCs w:val="20"/>
                  <w:lang w:val="en-GB"/>
                </w:rPr>
                <w:t xml:space="preserve"> </w:t>
              </w:r>
            </w:ins>
          </w:p>
        </w:tc>
      </w:tr>
      <w:tr w:rsidR="00331517" w:rsidRPr="00071871" w14:paraId="37F22430" w14:textId="77777777" w:rsidTr="00D5630D">
        <w:tc>
          <w:tcPr>
            <w:tcW w:w="1885" w:type="dxa"/>
          </w:tcPr>
          <w:p w14:paraId="034FF23A" w14:textId="77777777" w:rsidR="00331517" w:rsidRPr="00243465" w:rsidRDefault="00331517" w:rsidP="00D5630D">
            <w:pPr>
              <w:pStyle w:val="AR6BodyText"/>
              <w:rPr>
                <w:b/>
                <w:sz w:val="20"/>
                <w:szCs w:val="20"/>
                <w:lang w:val="en-GB"/>
              </w:rPr>
            </w:pPr>
            <w:r w:rsidRPr="00243465">
              <w:rPr>
                <w:b/>
                <w:sz w:val="20"/>
                <w:szCs w:val="20"/>
                <w:lang w:val="en-GB"/>
              </w:rPr>
              <w:t>CH</w:t>
            </w:r>
            <w:r w:rsidRPr="00243465">
              <w:rPr>
                <w:b/>
                <w:sz w:val="20"/>
                <w:szCs w:val="20"/>
                <w:vertAlign w:val="subscript"/>
                <w:lang w:val="en-GB"/>
              </w:rPr>
              <w:t>4</w:t>
            </w:r>
          </w:p>
        </w:tc>
        <w:tc>
          <w:tcPr>
            <w:tcW w:w="1080" w:type="dxa"/>
          </w:tcPr>
          <w:p w14:paraId="2D0C5837" w14:textId="77777777" w:rsidR="00331517" w:rsidRPr="00071871" w:rsidRDefault="00331517" w:rsidP="00D5630D">
            <w:pPr>
              <w:pStyle w:val="AR6BodyText"/>
              <w:rPr>
                <w:sz w:val="20"/>
                <w:szCs w:val="20"/>
                <w:lang w:val="en-GB"/>
              </w:rPr>
            </w:pPr>
            <w:r w:rsidRPr="00071871">
              <w:rPr>
                <w:sz w:val="20"/>
                <w:szCs w:val="20"/>
                <w:lang w:val="en-GB"/>
              </w:rPr>
              <w:t>Primary</w:t>
            </w:r>
          </w:p>
        </w:tc>
        <w:tc>
          <w:tcPr>
            <w:tcW w:w="1440" w:type="dxa"/>
          </w:tcPr>
          <w:p w14:paraId="4DA0F1DA" w14:textId="77777777" w:rsidR="00331517" w:rsidRDefault="00331517" w:rsidP="00D5630D">
            <w:pPr>
              <w:pStyle w:val="AR6BodyText"/>
              <w:rPr>
                <w:rFonts w:cs="Times New Roman"/>
                <w:color w:val="000000" w:themeColor="text1"/>
                <w:sz w:val="20"/>
                <w:szCs w:val="20"/>
                <w:lang w:val="en-GB"/>
              </w:rPr>
            </w:pPr>
            <w:r w:rsidRPr="00071871">
              <w:rPr>
                <w:rFonts w:cs="Times New Roman"/>
                <w:color w:val="000000" w:themeColor="text1"/>
                <w:sz w:val="20"/>
                <w:szCs w:val="20"/>
                <w:lang w:val="en-GB"/>
              </w:rPr>
              <w:t>~9</w:t>
            </w:r>
            <w:r>
              <w:rPr>
                <w:rFonts w:cs="Times New Roman"/>
                <w:color w:val="000000" w:themeColor="text1"/>
                <w:sz w:val="20"/>
                <w:szCs w:val="20"/>
                <w:lang w:val="en-GB"/>
              </w:rPr>
              <w:t xml:space="preserve"> years </w:t>
            </w:r>
          </w:p>
          <w:p w14:paraId="326B07B2" w14:textId="77777777" w:rsidR="00331517" w:rsidRPr="00071871" w:rsidRDefault="00331517" w:rsidP="00D5630D">
            <w:pPr>
              <w:pStyle w:val="AR6BodyText"/>
              <w:rPr>
                <w:color w:val="000000" w:themeColor="text1"/>
                <w:sz w:val="20"/>
                <w:szCs w:val="20"/>
                <w:lang w:val="en-GB"/>
              </w:rPr>
            </w:pPr>
            <w:r>
              <w:rPr>
                <w:rFonts w:cs="Times New Roman"/>
                <w:color w:val="000000" w:themeColor="text1"/>
                <w:sz w:val="20"/>
                <w:szCs w:val="20"/>
                <w:lang w:val="en-GB"/>
              </w:rPr>
              <w:t>~</w:t>
            </w:r>
            <w:r w:rsidRPr="00071871">
              <w:rPr>
                <w:rFonts w:cs="Times New Roman"/>
                <w:color w:val="000000" w:themeColor="text1"/>
                <w:sz w:val="20"/>
                <w:szCs w:val="20"/>
                <w:lang w:val="en-GB"/>
              </w:rPr>
              <w:t>12 years</w:t>
            </w:r>
            <w:r>
              <w:rPr>
                <w:rFonts w:cs="Times New Roman"/>
                <w:color w:val="000000" w:themeColor="text1"/>
                <w:sz w:val="20"/>
                <w:szCs w:val="20"/>
                <w:lang w:val="en-GB"/>
              </w:rPr>
              <w:t xml:space="preserve"> (perturbation time)</w:t>
            </w:r>
          </w:p>
        </w:tc>
        <w:tc>
          <w:tcPr>
            <w:tcW w:w="1170" w:type="dxa"/>
          </w:tcPr>
          <w:p w14:paraId="4F1306CA" w14:textId="77777777" w:rsidR="00331517" w:rsidRDefault="00331517" w:rsidP="00D5630D">
            <w:pPr>
              <w:pStyle w:val="AR6BodyText"/>
              <w:rPr>
                <w:sz w:val="20"/>
                <w:szCs w:val="20"/>
                <w:lang w:val="en-GB"/>
              </w:rPr>
            </w:pPr>
            <w:r w:rsidRPr="00071871">
              <w:rPr>
                <w:sz w:val="20"/>
                <w:szCs w:val="20"/>
                <w:lang w:val="en-GB"/>
              </w:rPr>
              <w:t>CH</w:t>
            </w:r>
            <w:r w:rsidRPr="00071871">
              <w:rPr>
                <w:sz w:val="20"/>
                <w:szCs w:val="20"/>
                <w:vertAlign w:val="subscript"/>
                <w:lang w:val="en-GB"/>
              </w:rPr>
              <w:t>4</w:t>
            </w:r>
            <w:r>
              <w:rPr>
                <w:sz w:val="20"/>
                <w:szCs w:val="20"/>
                <w:vertAlign w:val="subscript"/>
                <w:lang w:val="en-GB"/>
              </w:rPr>
              <w:t xml:space="preserve"> </w:t>
            </w:r>
          </w:p>
          <w:p w14:paraId="27F84608" w14:textId="77777777" w:rsidR="00331517" w:rsidRPr="00071871" w:rsidRDefault="00331517" w:rsidP="00D5630D">
            <w:pPr>
              <w:pStyle w:val="AR6BodyText"/>
              <w:rPr>
                <w:sz w:val="20"/>
                <w:szCs w:val="20"/>
                <w:lang w:val="en-GB"/>
              </w:rPr>
            </w:pPr>
          </w:p>
        </w:tc>
        <w:tc>
          <w:tcPr>
            <w:tcW w:w="1373" w:type="dxa"/>
          </w:tcPr>
          <w:p w14:paraId="7AA361CA" w14:textId="77777777" w:rsidR="00331517" w:rsidRPr="00071871" w:rsidRDefault="00331517" w:rsidP="00D5630D">
            <w:pPr>
              <w:pStyle w:val="AR6BodyText"/>
              <w:rPr>
                <w:sz w:val="20"/>
                <w:szCs w:val="20"/>
                <w:lang w:val="en-GB"/>
              </w:rPr>
            </w:pPr>
            <w:r w:rsidRPr="00071871">
              <w:rPr>
                <w:sz w:val="20"/>
                <w:szCs w:val="20"/>
                <w:lang w:val="en-GB"/>
              </w:rPr>
              <w:t>O</w:t>
            </w:r>
            <w:r w:rsidRPr="00071871">
              <w:rPr>
                <w:sz w:val="20"/>
                <w:szCs w:val="20"/>
                <w:vertAlign w:val="subscript"/>
                <w:lang w:val="en-GB"/>
              </w:rPr>
              <w:t>3</w:t>
            </w:r>
            <w:r w:rsidRPr="00071871">
              <w:rPr>
                <w:sz w:val="20"/>
                <w:szCs w:val="20"/>
                <w:lang w:val="en-GB"/>
              </w:rPr>
              <w:t>, H</w:t>
            </w:r>
            <w:r w:rsidRPr="00071871">
              <w:rPr>
                <w:sz w:val="20"/>
                <w:szCs w:val="20"/>
                <w:vertAlign w:val="subscript"/>
                <w:lang w:val="en-GB"/>
              </w:rPr>
              <w:t>2</w:t>
            </w:r>
            <w:r w:rsidRPr="00071871">
              <w:rPr>
                <w:sz w:val="20"/>
                <w:szCs w:val="20"/>
                <w:lang w:val="en-GB"/>
              </w:rPr>
              <w:t>O</w:t>
            </w:r>
            <w:r>
              <w:rPr>
                <w:sz w:val="20"/>
                <w:szCs w:val="20"/>
                <w:lang w:val="en-GB"/>
              </w:rPr>
              <w:t xml:space="preserve">, </w:t>
            </w:r>
            <w:r w:rsidRPr="00243B20">
              <w:rPr>
                <w:noProof/>
                <w:color w:val="000000" w:themeColor="text1"/>
                <w:sz w:val="20"/>
                <w:szCs w:val="20"/>
                <w:lang w:val="en-GB"/>
              </w:rPr>
              <w:t>CO</w:t>
            </w:r>
            <w:r w:rsidRPr="007E1C78">
              <w:rPr>
                <w:noProof/>
                <w:color w:val="000000" w:themeColor="text1"/>
                <w:sz w:val="20"/>
                <w:szCs w:val="20"/>
                <w:vertAlign w:val="subscript"/>
                <w:lang w:val="en-GB"/>
              </w:rPr>
              <w:t>2</w:t>
            </w:r>
            <w:r>
              <w:rPr>
                <w:sz w:val="20"/>
                <w:szCs w:val="20"/>
                <w:lang w:val="en-GB"/>
              </w:rPr>
              <w:t xml:space="preserve"> </w:t>
            </w:r>
          </w:p>
        </w:tc>
        <w:tc>
          <w:tcPr>
            <w:tcW w:w="957" w:type="dxa"/>
          </w:tcPr>
          <w:p w14:paraId="68EB8E1F" w14:textId="77777777" w:rsidR="00331517" w:rsidRDefault="00331517" w:rsidP="00D5630D">
            <w:pPr>
              <w:pStyle w:val="AR6BodyText"/>
              <w:rPr>
                <w:rFonts w:cs="Times New Roman"/>
                <w:color w:val="000000" w:themeColor="text1"/>
                <w:sz w:val="20"/>
                <w:szCs w:val="20"/>
                <w:lang w:val="en-GB"/>
              </w:rPr>
            </w:pPr>
            <w:r>
              <w:rPr>
                <w:rFonts w:cs="Times New Roman"/>
                <w:color w:val="000000" w:themeColor="text1"/>
                <w:sz w:val="20"/>
                <w:szCs w:val="20"/>
                <w:lang w:val="en-GB"/>
              </w:rPr>
              <w:t>+</w:t>
            </w:r>
          </w:p>
          <w:p w14:paraId="2FB83253" w14:textId="77777777" w:rsidR="00331517" w:rsidRPr="00071871" w:rsidRDefault="00331517" w:rsidP="00D5630D">
            <w:pPr>
              <w:pStyle w:val="AR6BodyText"/>
              <w:rPr>
                <w:color w:val="000000" w:themeColor="text1"/>
                <w:sz w:val="20"/>
                <w:szCs w:val="20"/>
                <w:lang w:val="en-GB"/>
              </w:rPr>
            </w:pPr>
            <w:r>
              <w:rPr>
                <w:rFonts w:cs="Times New Roman"/>
                <w:color w:val="000000" w:themeColor="text1"/>
                <w:sz w:val="20"/>
                <w:szCs w:val="20"/>
                <w:lang w:val="en-GB"/>
              </w:rPr>
              <w:t xml:space="preserve"> </w:t>
            </w:r>
          </w:p>
        </w:tc>
        <w:tc>
          <w:tcPr>
            <w:tcW w:w="1090" w:type="dxa"/>
          </w:tcPr>
          <w:p w14:paraId="486F65AE" w14:textId="77777777" w:rsidR="00331517" w:rsidRPr="00071871" w:rsidRDefault="00331517" w:rsidP="00D5630D">
            <w:pPr>
              <w:pStyle w:val="AR6BodyText"/>
              <w:rPr>
                <w:color w:val="000000" w:themeColor="text1"/>
                <w:sz w:val="20"/>
                <w:szCs w:val="20"/>
                <w:lang w:val="en-GB"/>
              </w:rPr>
            </w:pPr>
          </w:p>
        </w:tc>
        <w:tc>
          <w:tcPr>
            <w:tcW w:w="1319" w:type="dxa"/>
          </w:tcPr>
          <w:p w14:paraId="749CA1A5" w14:textId="77777777" w:rsidR="00331517" w:rsidRPr="00071871" w:rsidRDefault="00331517" w:rsidP="00D5630D">
            <w:pPr>
              <w:pStyle w:val="AR6BodyText"/>
              <w:rPr>
                <w:sz w:val="20"/>
                <w:szCs w:val="20"/>
                <w:lang w:val="en-GB"/>
              </w:rPr>
            </w:pPr>
            <w:r w:rsidRPr="00071871">
              <w:rPr>
                <w:sz w:val="20"/>
                <w:szCs w:val="20"/>
                <w:lang w:val="en-GB"/>
              </w:rPr>
              <w:t>No</w:t>
            </w:r>
            <w:r>
              <w:rPr>
                <w:sz w:val="20"/>
                <w:szCs w:val="20"/>
                <w:vertAlign w:val="superscript"/>
                <w:lang w:val="en-GB"/>
              </w:rPr>
              <w:t>c</w:t>
            </w:r>
          </w:p>
        </w:tc>
      </w:tr>
      <w:tr w:rsidR="00331517" w:rsidRPr="00071871" w14:paraId="52BB0CB9" w14:textId="77777777" w:rsidTr="00D5630D">
        <w:tc>
          <w:tcPr>
            <w:tcW w:w="1885" w:type="dxa"/>
          </w:tcPr>
          <w:p w14:paraId="5F6318FB" w14:textId="77777777" w:rsidR="00331517" w:rsidRPr="00243465" w:rsidRDefault="00331517" w:rsidP="00D5630D">
            <w:pPr>
              <w:pStyle w:val="AR6BodyText"/>
              <w:rPr>
                <w:b/>
                <w:sz w:val="20"/>
                <w:szCs w:val="20"/>
                <w:lang w:val="en-GB"/>
              </w:rPr>
            </w:pPr>
            <w:r w:rsidRPr="00243465">
              <w:rPr>
                <w:b/>
                <w:sz w:val="20"/>
                <w:szCs w:val="20"/>
                <w:lang w:val="en-GB"/>
              </w:rPr>
              <w:t>O</w:t>
            </w:r>
            <w:r w:rsidRPr="00243465">
              <w:rPr>
                <w:b/>
                <w:sz w:val="20"/>
                <w:szCs w:val="20"/>
                <w:vertAlign w:val="subscript"/>
                <w:lang w:val="en-GB"/>
              </w:rPr>
              <w:t>3</w:t>
            </w:r>
          </w:p>
        </w:tc>
        <w:tc>
          <w:tcPr>
            <w:tcW w:w="1080" w:type="dxa"/>
          </w:tcPr>
          <w:p w14:paraId="77C24353" w14:textId="77777777" w:rsidR="00331517" w:rsidRPr="00071871" w:rsidRDefault="00331517" w:rsidP="00D5630D">
            <w:pPr>
              <w:pStyle w:val="AR6BodyText"/>
              <w:rPr>
                <w:sz w:val="20"/>
                <w:szCs w:val="20"/>
                <w:lang w:val="en-GB"/>
              </w:rPr>
            </w:pPr>
            <w:r w:rsidRPr="00071871">
              <w:rPr>
                <w:sz w:val="20"/>
                <w:szCs w:val="20"/>
                <w:lang w:val="en-GB"/>
              </w:rPr>
              <w:t>Secondary</w:t>
            </w:r>
          </w:p>
        </w:tc>
        <w:tc>
          <w:tcPr>
            <w:tcW w:w="1440" w:type="dxa"/>
          </w:tcPr>
          <w:p w14:paraId="729DC7CD" w14:textId="7CCE54C0" w:rsidR="00331517" w:rsidRPr="00071871" w:rsidRDefault="00331517" w:rsidP="00D5630D">
            <w:pPr>
              <w:pStyle w:val="AR6BodyText"/>
              <w:rPr>
                <w:color w:val="000000" w:themeColor="text1"/>
                <w:sz w:val="20"/>
                <w:szCs w:val="20"/>
                <w:lang w:val="en-GB"/>
              </w:rPr>
            </w:pPr>
            <w:r w:rsidRPr="00071871">
              <w:rPr>
                <w:rFonts w:cs="Times New Roman"/>
                <w:color w:val="000000" w:themeColor="text1"/>
                <w:sz w:val="20"/>
                <w:szCs w:val="20"/>
                <w:lang w:val="en-GB"/>
              </w:rPr>
              <w:t xml:space="preserve">Hours </w:t>
            </w:r>
            <w:del w:id="254" w:author="Ian Blenkinsop" w:date="2021-07-15T12:01:00Z">
              <w:r w:rsidRPr="00071871" w:rsidDel="009469F2">
                <w:rPr>
                  <w:rFonts w:cs="Times New Roman"/>
                  <w:color w:val="000000" w:themeColor="text1"/>
                  <w:sz w:val="20"/>
                  <w:szCs w:val="20"/>
                  <w:lang w:val="en-GB"/>
                </w:rPr>
                <w:delText xml:space="preserve">- </w:delText>
              </w:r>
            </w:del>
            <w:ins w:id="255" w:author="Ian Blenkinsop" w:date="2021-07-15T12:01:00Z">
              <w:del w:id="256" w:author="Lucy Cowie" w:date="2021-07-23T13:18:00Z">
                <w:r w:rsidR="009469F2" w:rsidDel="007C48CA">
                  <w:rPr>
                    <w:rFonts w:cs="Times New Roman"/>
                    <w:color w:val="000000" w:themeColor="text1"/>
                    <w:sz w:val="20"/>
                    <w:szCs w:val="20"/>
                    <w:lang w:val="en-GB"/>
                  </w:rPr>
                  <w:delText>–</w:delText>
                </w:r>
              </w:del>
            </w:ins>
            <w:ins w:id="257" w:author="Lucy Cowie" w:date="2021-07-23T13:18:00Z">
              <w:r w:rsidR="007C48CA">
                <w:rPr>
                  <w:rFonts w:cs="Times New Roman"/>
                  <w:color w:val="000000" w:themeColor="text1"/>
                  <w:sz w:val="20"/>
                  <w:szCs w:val="20"/>
                  <w:lang w:val="en-GB"/>
                </w:rPr>
                <w:t>to</w:t>
              </w:r>
            </w:ins>
            <w:ins w:id="258" w:author="Ian Blenkinsop" w:date="2021-07-15T12:01:00Z">
              <w:r w:rsidR="009469F2" w:rsidRPr="00071871">
                <w:rPr>
                  <w:rFonts w:cs="Times New Roman"/>
                  <w:color w:val="000000" w:themeColor="text1"/>
                  <w:sz w:val="20"/>
                  <w:szCs w:val="20"/>
                  <w:lang w:val="en-GB"/>
                </w:rPr>
                <w:t xml:space="preserve"> </w:t>
              </w:r>
            </w:ins>
            <w:r w:rsidRPr="00071871">
              <w:rPr>
                <w:rFonts w:cs="Times New Roman"/>
                <w:color w:val="000000" w:themeColor="text1"/>
                <w:sz w:val="20"/>
                <w:szCs w:val="20"/>
                <w:lang w:val="en-GB"/>
              </w:rPr>
              <w:t>weeks</w:t>
            </w:r>
          </w:p>
        </w:tc>
        <w:tc>
          <w:tcPr>
            <w:tcW w:w="1170" w:type="dxa"/>
          </w:tcPr>
          <w:p w14:paraId="2A06FF08" w14:textId="77777777" w:rsidR="00331517" w:rsidRPr="00071871" w:rsidRDefault="00331517" w:rsidP="00D5630D">
            <w:pPr>
              <w:pStyle w:val="AR6BodyText"/>
              <w:rPr>
                <w:sz w:val="20"/>
                <w:szCs w:val="20"/>
                <w:lang w:val="en-GB"/>
              </w:rPr>
            </w:pPr>
            <w:r w:rsidRPr="00071871">
              <w:rPr>
                <w:sz w:val="20"/>
                <w:szCs w:val="20"/>
                <w:lang w:val="en-GB"/>
              </w:rPr>
              <w:t>O</w:t>
            </w:r>
            <w:r w:rsidRPr="00071871">
              <w:rPr>
                <w:sz w:val="20"/>
                <w:szCs w:val="20"/>
                <w:vertAlign w:val="subscript"/>
                <w:lang w:val="en-GB"/>
              </w:rPr>
              <w:t>3</w:t>
            </w:r>
          </w:p>
        </w:tc>
        <w:tc>
          <w:tcPr>
            <w:tcW w:w="1373" w:type="dxa"/>
          </w:tcPr>
          <w:p w14:paraId="69729D9C" w14:textId="77777777" w:rsidR="00331517" w:rsidRPr="00071871" w:rsidRDefault="00331517" w:rsidP="00D5630D">
            <w:pPr>
              <w:pStyle w:val="AR6BodyText"/>
              <w:rPr>
                <w:sz w:val="20"/>
                <w:szCs w:val="20"/>
                <w:lang w:val="en-GB"/>
              </w:rPr>
            </w:pPr>
            <w:r>
              <w:rPr>
                <w:sz w:val="20"/>
                <w:szCs w:val="20"/>
                <w:lang w:val="en-GB"/>
              </w:rPr>
              <w:t>CH</w:t>
            </w:r>
            <w:r w:rsidRPr="004F524E">
              <w:rPr>
                <w:sz w:val="20"/>
                <w:szCs w:val="20"/>
                <w:vertAlign w:val="subscript"/>
                <w:lang w:val="en-GB"/>
              </w:rPr>
              <w:t>4</w:t>
            </w:r>
            <w:r>
              <w:rPr>
                <w:sz w:val="20"/>
                <w:szCs w:val="20"/>
                <w:lang w:val="en-GB"/>
              </w:rPr>
              <w:t>, secondary organic aerosols, sulphates</w:t>
            </w:r>
          </w:p>
        </w:tc>
        <w:tc>
          <w:tcPr>
            <w:tcW w:w="957" w:type="dxa"/>
          </w:tcPr>
          <w:p w14:paraId="6D15635A" w14:textId="77777777" w:rsidR="00331517" w:rsidRDefault="00331517" w:rsidP="00D5630D">
            <w:pPr>
              <w:pStyle w:val="AR6BodyText"/>
              <w:rPr>
                <w:rFonts w:cs="Times New Roman"/>
                <w:color w:val="000000" w:themeColor="text1"/>
                <w:sz w:val="20"/>
                <w:szCs w:val="20"/>
                <w:lang w:val="en-GB"/>
              </w:rPr>
            </w:pPr>
            <w:r>
              <w:rPr>
                <w:rFonts w:cs="Times New Roman"/>
                <w:color w:val="000000" w:themeColor="text1"/>
                <w:sz w:val="20"/>
                <w:szCs w:val="20"/>
                <w:lang w:val="en-GB"/>
              </w:rPr>
              <w:t>+</w:t>
            </w:r>
          </w:p>
          <w:p w14:paraId="6891734C" w14:textId="77777777" w:rsidR="00331517" w:rsidRPr="00071871" w:rsidRDefault="00331517" w:rsidP="00D5630D">
            <w:pPr>
              <w:pStyle w:val="AR6BodyText"/>
              <w:rPr>
                <w:color w:val="000000" w:themeColor="text1"/>
                <w:sz w:val="20"/>
                <w:szCs w:val="20"/>
                <w:lang w:val="en-GB"/>
              </w:rPr>
            </w:pPr>
          </w:p>
        </w:tc>
        <w:tc>
          <w:tcPr>
            <w:tcW w:w="1090" w:type="dxa"/>
          </w:tcPr>
          <w:p w14:paraId="2F011156" w14:textId="77777777" w:rsidR="00331517" w:rsidRPr="00071871" w:rsidRDefault="00331517" w:rsidP="00D5630D">
            <w:pPr>
              <w:pStyle w:val="AR6BodyText"/>
              <w:rPr>
                <w:color w:val="000000" w:themeColor="text1"/>
                <w:sz w:val="20"/>
                <w:szCs w:val="20"/>
                <w:lang w:val="en-GB"/>
              </w:rPr>
            </w:pPr>
            <w:r>
              <w:rPr>
                <w:rFonts w:cs="Times New Roman"/>
                <w:color w:val="000000" w:themeColor="text1"/>
                <w:sz w:val="20"/>
                <w:szCs w:val="20"/>
                <w:lang w:val="en-GB"/>
              </w:rPr>
              <w:t>Ecosystem</w:t>
            </w:r>
          </w:p>
        </w:tc>
        <w:tc>
          <w:tcPr>
            <w:tcW w:w="1319" w:type="dxa"/>
          </w:tcPr>
          <w:p w14:paraId="5702EB34" w14:textId="5D411402" w:rsidR="00331517" w:rsidRPr="00071871" w:rsidRDefault="00331517" w:rsidP="00D5630D">
            <w:pPr>
              <w:pStyle w:val="AR6BodyText"/>
              <w:rPr>
                <w:sz w:val="20"/>
                <w:szCs w:val="20"/>
                <w:lang w:val="en-GB"/>
              </w:rPr>
            </w:pPr>
            <w:r w:rsidRPr="00071871">
              <w:rPr>
                <w:sz w:val="20"/>
                <w:szCs w:val="20"/>
                <w:lang w:val="en-GB"/>
              </w:rPr>
              <w:t>100 μg m</w:t>
            </w:r>
            <w:del w:id="259" w:author="Ian Blenkinsop" w:date="2021-07-29T09:28:00Z">
              <w:r w:rsidRPr="00071871" w:rsidDel="00E55D9F">
                <w:rPr>
                  <w:sz w:val="20"/>
                  <w:szCs w:val="20"/>
                  <w:vertAlign w:val="superscript"/>
                  <w:lang w:val="en-GB"/>
                </w:rPr>
                <w:delText>-</w:delText>
              </w:r>
            </w:del>
            <w:ins w:id="260" w:author="Ian Blenkinsop" w:date="2021-07-29T09:28:00Z">
              <w:r w:rsidR="00E55D9F">
                <w:rPr>
                  <w:sz w:val="20"/>
                  <w:szCs w:val="20"/>
                  <w:vertAlign w:val="superscript"/>
                  <w:lang w:val="en-GB"/>
                </w:rPr>
                <w:t>–</w:t>
              </w:r>
            </w:ins>
            <w:r w:rsidRPr="00071871">
              <w:rPr>
                <w:sz w:val="20"/>
                <w:szCs w:val="20"/>
                <w:vertAlign w:val="superscript"/>
                <w:lang w:val="en-GB"/>
              </w:rPr>
              <w:t>3</w:t>
            </w:r>
            <w:r w:rsidRPr="00071871">
              <w:rPr>
                <w:sz w:val="20"/>
                <w:szCs w:val="20"/>
                <w:lang w:val="en-GB"/>
              </w:rPr>
              <w:t> </w:t>
            </w:r>
          </w:p>
          <w:p w14:paraId="2606175D" w14:textId="77777777" w:rsidR="00331517" w:rsidRPr="00071871" w:rsidRDefault="00331517" w:rsidP="00D5630D">
            <w:pPr>
              <w:pStyle w:val="AR6BodyText"/>
              <w:rPr>
                <w:sz w:val="20"/>
                <w:szCs w:val="20"/>
                <w:lang w:val="en-GB"/>
              </w:rPr>
            </w:pPr>
            <w:r w:rsidRPr="00071871">
              <w:rPr>
                <w:sz w:val="20"/>
                <w:szCs w:val="20"/>
                <w:vertAlign w:val="superscript"/>
                <w:lang w:val="en-GB"/>
              </w:rPr>
              <w:t>8-hour mean</w:t>
            </w:r>
          </w:p>
        </w:tc>
      </w:tr>
      <w:tr w:rsidR="00331517" w:rsidRPr="00071871" w14:paraId="416B7953" w14:textId="77777777" w:rsidTr="00D5630D">
        <w:tc>
          <w:tcPr>
            <w:tcW w:w="1885" w:type="dxa"/>
          </w:tcPr>
          <w:p w14:paraId="6CE3E90D" w14:textId="77777777" w:rsidR="00331517" w:rsidRPr="00280E6D" w:rsidRDefault="00331517" w:rsidP="00D5630D">
            <w:pPr>
              <w:pStyle w:val="AR6BodyText"/>
              <w:rPr>
                <w:b/>
                <w:sz w:val="20"/>
                <w:szCs w:val="20"/>
                <w:lang w:val="en-GB"/>
              </w:rPr>
            </w:pPr>
            <w:r w:rsidRPr="00243465">
              <w:rPr>
                <w:b/>
                <w:sz w:val="20"/>
                <w:szCs w:val="20"/>
                <w:lang w:val="en-GB"/>
              </w:rPr>
              <w:t>NO</w:t>
            </w:r>
            <w:r w:rsidRPr="00A51FE3">
              <w:rPr>
                <w:b/>
                <w:iCs/>
                <w:sz w:val="20"/>
                <w:szCs w:val="20"/>
                <w:vertAlign w:val="subscript"/>
                <w:lang w:val="en-GB"/>
                <w:rPrChange w:id="261" w:author="Ian Blenkinsop" w:date="2021-07-15T12:00:00Z">
                  <w:rPr>
                    <w:b/>
                    <w:i/>
                    <w:sz w:val="20"/>
                    <w:szCs w:val="20"/>
                    <w:vertAlign w:val="subscript"/>
                    <w:lang w:val="en-GB"/>
                  </w:rPr>
                </w:rPrChange>
              </w:rPr>
              <w:t>x</w:t>
            </w:r>
            <w:r>
              <w:rPr>
                <w:b/>
                <w:sz w:val="20"/>
                <w:szCs w:val="20"/>
                <w:lang w:val="en-GB"/>
              </w:rPr>
              <w:t xml:space="preserve"> (= NO + </w:t>
            </w:r>
            <w:r w:rsidRPr="00280E6D">
              <w:rPr>
                <w:rFonts w:eastAsiaTheme="majorEastAsia" w:cstheme="majorBidi"/>
                <w:b/>
                <w:sz w:val="20"/>
                <w:szCs w:val="20"/>
                <w:lang w:val="en-GB"/>
              </w:rPr>
              <w:t>NO</w:t>
            </w:r>
            <w:r w:rsidRPr="00280E6D">
              <w:rPr>
                <w:rFonts w:eastAsiaTheme="majorEastAsia" w:cstheme="majorBidi"/>
                <w:b/>
                <w:sz w:val="20"/>
                <w:szCs w:val="20"/>
                <w:vertAlign w:val="subscript"/>
                <w:lang w:val="en-GB"/>
              </w:rPr>
              <w:t>2</w:t>
            </w:r>
            <w:r>
              <w:rPr>
                <w:b/>
                <w:sz w:val="20"/>
                <w:szCs w:val="20"/>
                <w:lang w:val="en-GB"/>
              </w:rPr>
              <w:t>)</w:t>
            </w:r>
          </w:p>
        </w:tc>
        <w:tc>
          <w:tcPr>
            <w:tcW w:w="1080" w:type="dxa"/>
          </w:tcPr>
          <w:p w14:paraId="7E707B60" w14:textId="77777777" w:rsidR="00331517" w:rsidRPr="00071871" w:rsidRDefault="00331517" w:rsidP="00D5630D">
            <w:pPr>
              <w:pStyle w:val="AR6BodyText"/>
              <w:rPr>
                <w:sz w:val="20"/>
                <w:szCs w:val="20"/>
                <w:lang w:val="en-GB"/>
              </w:rPr>
            </w:pPr>
            <w:r w:rsidRPr="00071871">
              <w:rPr>
                <w:sz w:val="20"/>
                <w:szCs w:val="20"/>
                <w:lang w:val="en-GB"/>
              </w:rPr>
              <w:t>Primary</w:t>
            </w:r>
          </w:p>
        </w:tc>
        <w:tc>
          <w:tcPr>
            <w:tcW w:w="1440" w:type="dxa"/>
          </w:tcPr>
          <w:p w14:paraId="3C3A0231" w14:textId="418B8BB7" w:rsidR="00331517" w:rsidRPr="00071871" w:rsidRDefault="00331517" w:rsidP="00D5630D">
            <w:pPr>
              <w:pStyle w:val="AR6BodyText"/>
              <w:rPr>
                <w:color w:val="000000" w:themeColor="text1"/>
                <w:sz w:val="20"/>
                <w:szCs w:val="20"/>
                <w:lang w:val="en-GB"/>
              </w:rPr>
            </w:pPr>
            <w:r w:rsidRPr="00071871">
              <w:rPr>
                <w:rFonts w:cs="Times New Roman"/>
                <w:color w:val="000000" w:themeColor="text1"/>
                <w:sz w:val="20"/>
                <w:szCs w:val="20"/>
                <w:lang w:val="en-GB"/>
              </w:rPr>
              <w:t xml:space="preserve">Hours </w:t>
            </w:r>
            <w:del w:id="262" w:author="Ian Blenkinsop" w:date="2021-07-15T12:01:00Z">
              <w:r w:rsidRPr="00071871" w:rsidDel="009469F2">
                <w:rPr>
                  <w:rFonts w:cs="Times New Roman"/>
                  <w:color w:val="000000" w:themeColor="text1"/>
                  <w:sz w:val="20"/>
                  <w:szCs w:val="20"/>
                  <w:lang w:val="en-GB"/>
                </w:rPr>
                <w:delText xml:space="preserve">- </w:delText>
              </w:r>
            </w:del>
            <w:ins w:id="263" w:author="Ian Blenkinsop" w:date="2021-07-15T12:01:00Z">
              <w:del w:id="264" w:author="Lucy Cowie" w:date="2021-07-23T13:18:00Z">
                <w:r w:rsidR="009469F2" w:rsidDel="007C48CA">
                  <w:rPr>
                    <w:rFonts w:cs="Times New Roman"/>
                    <w:color w:val="000000" w:themeColor="text1"/>
                    <w:sz w:val="20"/>
                    <w:szCs w:val="20"/>
                    <w:lang w:val="en-GB"/>
                  </w:rPr>
                  <w:delText>–</w:delText>
                </w:r>
              </w:del>
            </w:ins>
            <w:ins w:id="265" w:author="Lucy Cowie" w:date="2021-07-23T13:18:00Z">
              <w:r w:rsidR="007C48CA">
                <w:rPr>
                  <w:rFonts w:cs="Times New Roman"/>
                  <w:color w:val="000000" w:themeColor="text1"/>
                  <w:sz w:val="20"/>
                  <w:szCs w:val="20"/>
                  <w:lang w:val="en-GB"/>
                </w:rPr>
                <w:t>to</w:t>
              </w:r>
            </w:ins>
            <w:ins w:id="266" w:author="Ian Blenkinsop" w:date="2021-07-15T12:01:00Z">
              <w:r w:rsidR="009469F2" w:rsidRPr="00071871">
                <w:rPr>
                  <w:rFonts w:cs="Times New Roman"/>
                  <w:color w:val="000000" w:themeColor="text1"/>
                  <w:sz w:val="20"/>
                  <w:szCs w:val="20"/>
                  <w:lang w:val="en-GB"/>
                </w:rPr>
                <w:t xml:space="preserve"> </w:t>
              </w:r>
            </w:ins>
            <w:r w:rsidRPr="00071871">
              <w:rPr>
                <w:rFonts w:cs="Times New Roman"/>
                <w:color w:val="000000" w:themeColor="text1"/>
                <w:sz w:val="20"/>
                <w:szCs w:val="20"/>
                <w:lang w:val="en-GB"/>
              </w:rPr>
              <w:t>days</w:t>
            </w:r>
          </w:p>
        </w:tc>
        <w:tc>
          <w:tcPr>
            <w:tcW w:w="1170" w:type="dxa"/>
          </w:tcPr>
          <w:p w14:paraId="1872F66F" w14:textId="77777777" w:rsidR="00331517" w:rsidRPr="00071871" w:rsidRDefault="00331517" w:rsidP="00D5630D">
            <w:pPr>
              <w:pStyle w:val="AR6BodyText"/>
              <w:rPr>
                <w:sz w:val="20"/>
                <w:szCs w:val="20"/>
                <w:lang w:val="en-GB"/>
              </w:rPr>
            </w:pPr>
          </w:p>
        </w:tc>
        <w:tc>
          <w:tcPr>
            <w:tcW w:w="1373" w:type="dxa"/>
          </w:tcPr>
          <w:p w14:paraId="0D64B1A1" w14:textId="77777777" w:rsidR="00331517" w:rsidRPr="00071871" w:rsidRDefault="00331517" w:rsidP="00D5630D">
            <w:pPr>
              <w:pStyle w:val="AR6BodyText"/>
              <w:rPr>
                <w:sz w:val="20"/>
                <w:szCs w:val="20"/>
                <w:lang w:val="en-GB"/>
              </w:rPr>
            </w:pPr>
            <w:r w:rsidRPr="00071871">
              <w:rPr>
                <w:sz w:val="20"/>
                <w:szCs w:val="20"/>
                <w:lang w:val="en-GB"/>
              </w:rPr>
              <w:t>O</w:t>
            </w:r>
            <w:r w:rsidRPr="00071871">
              <w:rPr>
                <w:sz w:val="20"/>
                <w:szCs w:val="20"/>
                <w:vertAlign w:val="subscript"/>
                <w:lang w:val="en-GB"/>
              </w:rPr>
              <w:t>3</w:t>
            </w:r>
            <w:r w:rsidRPr="00071871">
              <w:rPr>
                <w:sz w:val="20"/>
                <w:szCs w:val="20"/>
                <w:lang w:val="en-GB"/>
              </w:rPr>
              <w:t xml:space="preserve">, </w:t>
            </w:r>
            <w:r>
              <w:rPr>
                <w:sz w:val="20"/>
                <w:szCs w:val="20"/>
                <w:lang w:val="en-GB"/>
              </w:rPr>
              <w:t>nitrates</w:t>
            </w:r>
            <w:r w:rsidRPr="00071871">
              <w:rPr>
                <w:sz w:val="20"/>
                <w:szCs w:val="20"/>
                <w:lang w:val="en-GB"/>
              </w:rPr>
              <w:t>, CH</w:t>
            </w:r>
            <w:r w:rsidRPr="00071871">
              <w:rPr>
                <w:sz w:val="20"/>
                <w:szCs w:val="20"/>
                <w:vertAlign w:val="subscript"/>
                <w:lang w:val="en-GB"/>
              </w:rPr>
              <w:t>4</w:t>
            </w:r>
          </w:p>
        </w:tc>
        <w:tc>
          <w:tcPr>
            <w:tcW w:w="957" w:type="dxa"/>
          </w:tcPr>
          <w:p w14:paraId="6AFF34E5" w14:textId="1DF0D5AF" w:rsidR="00331517" w:rsidRDefault="00331517" w:rsidP="00D5630D">
            <w:pPr>
              <w:pStyle w:val="AR6BodyText"/>
              <w:rPr>
                <w:rFonts w:cs="Times New Roman"/>
                <w:color w:val="000000" w:themeColor="text1"/>
                <w:sz w:val="20"/>
                <w:szCs w:val="20"/>
                <w:lang w:val="en-GB"/>
              </w:rPr>
            </w:pPr>
            <w:del w:id="267" w:author="Ian Blenkinsop" w:date="2021-07-15T11:59:00Z">
              <w:r w:rsidDel="00A51FE3">
                <w:rPr>
                  <w:rFonts w:cs="Times New Roman"/>
                  <w:color w:val="000000" w:themeColor="text1"/>
                  <w:sz w:val="20"/>
                  <w:szCs w:val="20"/>
                  <w:lang w:val="en-GB"/>
                </w:rPr>
                <w:delText>+/-</w:delText>
              </w:r>
            </w:del>
            <w:ins w:id="268" w:author="Ian Blenkinsop" w:date="2021-07-15T11:59:00Z">
              <w:r w:rsidR="00A51FE3">
                <w:rPr>
                  <w:rFonts w:cs="Times New Roman"/>
                  <w:color w:val="000000" w:themeColor="text1"/>
                  <w:sz w:val="20"/>
                  <w:szCs w:val="20"/>
                  <w:lang w:val="en-GB"/>
                </w:rPr>
                <w:t>+/–</w:t>
              </w:r>
            </w:ins>
          </w:p>
          <w:p w14:paraId="5B9D1300" w14:textId="77777777" w:rsidR="00331517" w:rsidRPr="00071871" w:rsidRDefault="00331517" w:rsidP="00D5630D">
            <w:pPr>
              <w:pStyle w:val="AR6BodyText"/>
              <w:rPr>
                <w:color w:val="000000" w:themeColor="text1"/>
                <w:sz w:val="20"/>
                <w:szCs w:val="20"/>
                <w:lang w:val="en-GB"/>
              </w:rPr>
            </w:pPr>
          </w:p>
        </w:tc>
        <w:tc>
          <w:tcPr>
            <w:tcW w:w="1090" w:type="dxa"/>
          </w:tcPr>
          <w:p w14:paraId="33EED0BA" w14:textId="77777777" w:rsidR="00331517" w:rsidRPr="00071871" w:rsidRDefault="00331517" w:rsidP="00D5630D">
            <w:pPr>
              <w:pStyle w:val="AR6BodyText"/>
              <w:rPr>
                <w:color w:val="000000" w:themeColor="text1"/>
                <w:sz w:val="20"/>
                <w:szCs w:val="20"/>
                <w:lang w:val="en-GB"/>
              </w:rPr>
            </w:pPr>
            <w:r w:rsidRPr="00071871">
              <w:rPr>
                <w:rFonts w:cs="Times New Roman"/>
                <w:color w:val="000000" w:themeColor="text1"/>
                <w:sz w:val="20"/>
                <w:szCs w:val="20"/>
                <w:lang w:val="en-GB"/>
              </w:rPr>
              <w:t xml:space="preserve"> </w:t>
            </w:r>
            <w:r>
              <w:rPr>
                <w:rFonts w:cs="Times New Roman"/>
                <w:color w:val="000000" w:themeColor="text1"/>
                <w:sz w:val="20"/>
                <w:szCs w:val="20"/>
                <w:lang w:val="en-GB"/>
              </w:rPr>
              <w:t>Ecosystem</w:t>
            </w:r>
          </w:p>
        </w:tc>
        <w:tc>
          <w:tcPr>
            <w:tcW w:w="1319" w:type="dxa"/>
          </w:tcPr>
          <w:p w14:paraId="6BCA2E5C" w14:textId="545B5BAD" w:rsidR="00331517" w:rsidRPr="00071871" w:rsidRDefault="00331517" w:rsidP="00D5630D">
            <w:pPr>
              <w:pStyle w:val="AR6BodyText"/>
              <w:rPr>
                <w:sz w:val="20"/>
                <w:szCs w:val="20"/>
                <w:lang w:val="en-GB"/>
              </w:rPr>
            </w:pPr>
            <w:r w:rsidRPr="00071871">
              <w:rPr>
                <w:sz w:val="20"/>
                <w:szCs w:val="20"/>
                <w:lang w:val="en-GB"/>
              </w:rPr>
              <w:t>40 μg m</w:t>
            </w:r>
            <w:del w:id="269" w:author="Ian Blenkinsop" w:date="2021-07-29T12:13:00Z">
              <w:r w:rsidRPr="00071871" w:rsidDel="004B6367">
                <w:rPr>
                  <w:sz w:val="20"/>
                  <w:szCs w:val="20"/>
                  <w:vertAlign w:val="superscript"/>
                  <w:lang w:val="en-GB"/>
                </w:rPr>
                <w:delText>-</w:delText>
              </w:r>
            </w:del>
            <w:ins w:id="270" w:author="Ian Blenkinsop" w:date="2021-07-29T12:13:00Z">
              <w:r w:rsidR="004B6367">
                <w:rPr>
                  <w:sz w:val="20"/>
                  <w:szCs w:val="20"/>
                  <w:vertAlign w:val="superscript"/>
                  <w:lang w:val="en-GB"/>
                </w:rPr>
                <w:t>–</w:t>
              </w:r>
            </w:ins>
            <w:r w:rsidRPr="00071871">
              <w:rPr>
                <w:sz w:val="20"/>
                <w:szCs w:val="20"/>
                <w:vertAlign w:val="superscript"/>
                <w:lang w:val="en-GB"/>
              </w:rPr>
              <w:t>3</w:t>
            </w:r>
            <w:r w:rsidRPr="00071871">
              <w:rPr>
                <w:sz w:val="20"/>
                <w:szCs w:val="20"/>
                <w:lang w:val="en-GB"/>
              </w:rPr>
              <w:t> </w:t>
            </w:r>
          </w:p>
          <w:p w14:paraId="46616181" w14:textId="19B47493" w:rsidR="00331517" w:rsidRPr="00071871" w:rsidRDefault="00331517" w:rsidP="00D5630D">
            <w:pPr>
              <w:pStyle w:val="AR6BodyText"/>
              <w:rPr>
                <w:sz w:val="20"/>
                <w:szCs w:val="20"/>
                <w:lang w:val="en-GB"/>
              </w:rPr>
            </w:pPr>
            <w:r w:rsidRPr="00071871">
              <w:rPr>
                <w:sz w:val="20"/>
                <w:szCs w:val="20"/>
                <w:vertAlign w:val="superscript"/>
                <w:lang w:val="en-GB"/>
              </w:rPr>
              <w:t>annual mean</w:t>
            </w:r>
            <w:r w:rsidRPr="00071871">
              <w:rPr>
                <w:sz w:val="20"/>
                <w:szCs w:val="20"/>
                <w:vertAlign w:val="superscript"/>
                <w:lang w:val="en-GB"/>
              </w:rPr>
              <w:br/>
            </w:r>
            <w:r w:rsidRPr="00071871">
              <w:rPr>
                <w:sz w:val="20"/>
                <w:szCs w:val="20"/>
                <w:lang w:val="en-GB"/>
              </w:rPr>
              <w:t>200 μg m</w:t>
            </w:r>
            <w:del w:id="271" w:author="Ian Blenkinsop" w:date="2021-07-29T12:13:00Z">
              <w:r w:rsidRPr="00071871" w:rsidDel="004B6367">
                <w:rPr>
                  <w:sz w:val="20"/>
                  <w:szCs w:val="20"/>
                  <w:vertAlign w:val="superscript"/>
                  <w:lang w:val="en-GB"/>
                </w:rPr>
                <w:delText>-</w:delText>
              </w:r>
            </w:del>
            <w:ins w:id="272" w:author="Ian Blenkinsop" w:date="2021-07-29T12:13:00Z">
              <w:r w:rsidR="004B6367">
                <w:rPr>
                  <w:sz w:val="20"/>
                  <w:szCs w:val="20"/>
                  <w:vertAlign w:val="superscript"/>
                  <w:lang w:val="en-GB"/>
                </w:rPr>
                <w:t>–</w:t>
              </w:r>
            </w:ins>
            <w:r w:rsidRPr="00071871">
              <w:rPr>
                <w:sz w:val="20"/>
                <w:szCs w:val="20"/>
                <w:vertAlign w:val="superscript"/>
                <w:lang w:val="en-GB"/>
              </w:rPr>
              <w:t>3</w:t>
            </w:r>
            <w:r w:rsidRPr="00071871">
              <w:rPr>
                <w:sz w:val="20"/>
                <w:szCs w:val="20"/>
                <w:lang w:val="en-GB"/>
              </w:rPr>
              <w:t> </w:t>
            </w:r>
          </w:p>
          <w:p w14:paraId="20E662DD" w14:textId="77777777" w:rsidR="00331517" w:rsidRPr="00071871" w:rsidRDefault="00331517" w:rsidP="00D5630D">
            <w:pPr>
              <w:pStyle w:val="AR6BodyText"/>
              <w:rPr>
                <w:sz w:val="20"/>
                <w:szCs w:val="20"/>
                <w:lang w:val="en-GB"/>
              </w:rPr>
            </w:pPr>
            <w:r w:rsidRPr="00071871">
              <w:rPr>
                <w:sz w:val="20"/>
                <w:szCs w:val="20"/>
                <w:vertAlign w:val="superscript"/>
                <w:lang w:val="en-GB"/>
              </w:rPr>
              <w:t>1-hour mean</w:t>
            </w:r>
          </w:p>
        </w:tc>
      </w:tr>
      <w:tr w:rsidR="00331517" w:rsidRPr="00071871" w14:paraId="411284EE" w14:textId="77777777" w:rsidTr="00D5630D">
        <w:tc>
          <w:tcPr>
            <w:tcW w:w="1885" w:type="dxa"/>
          </w:tcPr>
          <w:p w14:paraId="531A321A" w14:textId="77777777" w:rsidR="00331517" w:rsidRPr="00243465" w:rsidRDefault="00331517" w:rsidP="00D5630D">
            <w:pPr>
              <w:pStyle w:val="AR6BodyText"/>
              <w:rPr>
                <w:b/>
                <w:sz w:val="20"/>
                <w:szCs w:val="20"/>
                <w:lang w:val="en-GB"/>
              </w:rPr>
            </w:pPr>
            <w:r w:rsidRPr="00243465">
              <w:rPr>
                <w:b/>
                <w:sz w:val="20"/>
                <w:szCs w:val="20"/>
                <w:lang w:val="en-GB"/>
              </w:rPr>
              <w:t>CO</w:t>
            </w:r>
          </w:p>
        </w:tc>
        <w:tc>
          <w:tcPr>
            <w:tcW w:w="1080" w:type="dxa"/>
          </w:tcPr>
          <w:p w14:paraId="2F00FE31" w14:textId="77777777" w:rsidR="00331517" w:rsidRPr="00071871" w:rsidRDefault="00331517" w:rsidP="00D5630D">
            <w:pPr>
              <w:pStyle w:val="AR6BodyText"/>
              <w:rPr>
                <w:sz w:val="20"/>
                <w:szCs w:val="20"/>
                <w:lang w:val="en-GB"/>
              </w:rPr>
            </w:pPr>
            <w:r w:rsidRPr="00071871">
              <w:rPr>
                <w:sz w:val="20"/>
                <w:szCs w:val="20"/>
                <w:lang w:val="en-GB"/>
              </w:rPr>
              <w:t>Primary + Secondary</w:t>
            </w:r>
            <w:r w:rsidRPr="00071871" w:rsidDel="003A0E31">
              <w:rPr>
                <w:sz w:val="20"/>
                <w:szCs w:val="20"/>
                <w:lang w:val="en-GB"/>
              </w:rPr>
              <w:t xml:space="preserve"> </w:t>
            </w:r>
          </w:p>
        </w:tc>
        <w:tc>
          <w:tcPr>
            <w:tcW w:w="1440" w:type="dxa"/>
          </w:tcPr>
          <w:p w14:paraId="5424631C" w14:textId="150FE64C" w:rsidR="00331517" w:rsidRPr="00071871" w:rsidRDefault="00331517" w:rsidP="00D5630D">
            <w:pPr>
              <w:pStyle w:val="AR6BodyText"/>
              <w:rPr>
                <w:color w:val="000000" w:themeColor="text1"/>
                <w:sz w:val="20"/>
                <w:szCs w:val="20"/>
                <w:lang w:val="en-GB"/>
              </w:rPr>
            </w:pPr>
            <w:r w:rsidRPr="00071871">
              <w:rPr>
                <w:rFonts w:cs="Times New Roman"/>
                <w:color w:val="000000" w:themeColor="text1"/>
                <w:sz w:val="20"/>
                <w:szCs w:val="20"/>
                <w:lang w:val="en-GB"/>
              </w:rPr>
              <w:t>1</w:t>
            </w:r>
            <w:del w:id="273" w:author="Ian Blenkinsop" w:date="2021-07-15T12:00:00Z">
              <w:r w:rsidRPr="00071871" w:rsidDel="009469F2">
                <w:rPr>
                  <w:rFonts w:cs="Times New Roman"/>
                  <w:color w:val="000000" w:themeColor="text1"/>
                  <w:sz w:val="20"/>
                  <w:szCs w:val="20"/>
                  <w:lang w:val="en-GB"/>
                </w:rPr>
                <w:delText>-</w:delText>
              </w:r>
            </w:del>
            <w:ins w:id="274" w:author="Lucy Cowie" w:date="2021-07-23T13:18:00Z">
              <w:r w:rsidR="007C48CA">
                <w:rPr>
                  <w:rFonts w:cs="Times New Roman"/>
                  <w:color w:val="000000" w:themeColor="text1"/>
                  <w:sz w:val="20"/>
                  <w:szCs w:val="20"/>
                  <w:lang w:val="en-GB"/>
                </w:rPr>
                <w:t xml:space="preserve"> to </w:t>
              </w:r>
            </w:ins>
            <w:ins w:id="275" w:author="Ian Blenkinsop" w:date="2021-07-15T12:00:00Z">
              <w:del w:id="276" w:author="Lucy Cowie" w:date="2021-07-23T13:18:00Z">
                <w:r w:rsidR="009469F2" w:rsidDel="007C48CA">
                  <w:rPr>
                    <w:rFonts w:cs="Times New Roman"/>
                    <w:color w:val="000000" w:themeColor="text1"/>
                    <w:sz w:val="20"/>
                    <w:szCs w:val="20"/>
                    <w:lang w:val="en-GB"/>
                  </w:rPr>
                  <w:delText>–</w:delText>
                </w:r>
              </w:del>
            </w:ins>
            <w:r w:rsidRPr="00071871">
              <w:rPr>
                <w:rFonts w:cs="Times New Roman"/>
                <w:color w:val="000000" w:themeColor="text1"/>
                <w:sz w:val="20"/>
                <w:szCs w:val="20"/>
                <w:lang w:val="en-GB"/>
              </w:rPr>
              <w:t>4 months</w:t>
            </w:r>
          </w:p>
        </w:tc>
        <w:tc>
          <w:tcPr>
            <w:tcW w:w="1170" w:type="dxa"/>
          </w:tcPr>
          <w:p w14:paraId="12FB03B0" w14:textId="77777777" w:rsidR="00331517" w:rsidRPr="00071871" w:rsidRDefault="00331517" w:rsidP="00D5630D">
            <w:pPr>
              <w:pStyle w:val="AR6BodyText"/>
              <w:rPr>
                <w:sz w:val="20"/>
                <w:szCs w:val="20"/>
                <w:lang w:val="en-GB"/>
              </w:rPr>
            </w:pPr>
          </w:p>
        </w:tc>
        <w:tc>
          <w:tcPr>
            <w:tcW w:w="1373" w:type="dxa"/>
          </w:tcPr>
          <w:p w14:paraId="42C93A99" w14:textId="77777777" w:rsidR="00331517" w:rsidRPr="00071871" w:rsidRDefault="00331517" w:rsidP="00D5630D">
            <w:pPr>
              <w:pStyle w:val="AR6BodyText"/>
              <w:rPr>
                <w:sz w:val="20"/>
                <w:szCs w:val="20"/>
                <w:lang w:val="en-GB"/>
              </w:rPr>
            </w:pPr>
            <w:r w:rsidRPr="00071871">
              <w:rPr>
                <w:sz w:val="20"/>
                <w:szCs w:val="20"/>
                <w:lang w:val="en-GB"/>
              </w:rPr>
              <w:t>O</w:t>
            </w:r>
            <w:r w:rsidRPr="00071871">
              <w:rPr>
                <w:sz w:val="20"/>
                <w:szCs w:val="20"/>
                <w:vertAlign w:val="subscript"/>
                <w:lang w:val="en-GB"/>
              </w:rPr>
              <w:t>3</w:t>
            </w:r>
            <w:r w:rsidRPr="00071871">
              <w:rPr>
                <w:sz w:val="20"/>
                <w:szCs w:val="20"/>
                <w:lang w:val="en-GB"/>
              </w:rPr>
              <w:t>, CH</w:t>
            </w:r>
            <w:r w:rsidRPr="00071871">
              <w:rPr>
                <w:sz w:val="20"/>
                <w:szCs w:val="20"/>
                <w:vertAlign w:val="subscript"/>
                <w:lang w:val="en-GB"/>
              </w:rPr>
              <w:t>4</w:t>
            </w:r>
          </w:p>
        </w:tc>
        <w:tc>
          <w:tcPr>
            <w:tcW w:w="957" w:type="dxa"/>
          </w:tcPr>
          <w:p w14:paraId="3CD9DA3F" w14:textId="77777777" w:rsidR="00331517" w:rsidRDefault="00331517" w:rsidP="00D5630D">
            <w:pPr>
              <w:pStyle w:val="AR6BodyText"/>
              <w:rPr>
                <w:rFonts w:cs="Times New Roman"/>
                <w:color w:val="000000" w:themeColor="text1"/>
                <w:sz w:val="20"/>
                <w:szCs w:val="20"/>
                <w:lang w:val="en-GB"/>
              </w:rPr>
            </w:pPr>
            <w:r>
              <w:rPr>
                <w:rFonts w:cs="Times New Roman"/>
                <w:color w:val="000000" w:themeColor="text1"/>
                <w:sz w:val="20"/>
                <w:szCs w:val="20"/>
                <w:lang w:val="en-GB"/>
              </w:rPr>
              <w:t>+</w:t>
            </w:r>
          </w:p>
          <w:p w14:paraId="0C96747D" w14:textId="77777777" w:rsidR="00331517" w:rsidRPr="00071871" w:rsidRDefault="00331517" w:rsidP="00D5630D">
            <w:pPr>
              <w:pStyle w:val="AR6BodyText"/>
              <w:rPr>
                <w:color w:val="000000" w:themeColor="text1"/>
                <w:sz w:val="20"/>
                <w:szCs w:val="20"/>
                <w:lang w:val="en-GB"/>
              </w:rPr>
            </w:pPr>
          </w:p>
        </w:tc>
        <w:tc>
          <w:tcPr>
            <w:tcW w:w="1090" w:type="dxa"/>
          </w:tcPr>
          <w:p w14:paraId="02FF8B79" w14:textId="77777777" w:rsidR="00331517" w:rsidRPr="00071871" w:rsidRDefault="00331517" w:rsidP="00D5630D">
            <w:pPr>
              <w:pStyle w:val="AR6BodyText"/>
              <w:rPr>
                <w:color w:val="000000" w:themeColor="text1"/>
                <w:sz w:val="20"/>
                <w:szCs w:val="20"/>
                <w:lang w:val="en-GB"/>
              </w:rPr>
            </w:pPr>
            <w:r w:rsidRPr="00071871">
              <w:rPr>
                <w:rFonts w:cs="Times New Roman"/>
                <w:color w:val="000000" w:themeColor="text1"/>
                <w:sz w:val="20"/>
                <w:szCs w:val="20"/>
                <w:lang w:val="en-GB"/>
              </w:rPr>
              <w:t xml:space="preserve"> </w:t>
            </w:r>
          </w:p>
        </w:tc>
        <w:tc>
          <w:tcPr>
            <w:tcW w:w="1319" w:type="dxa"/>
          </w:tcPr>
          <w:p w14:paraId="20964CF1" w14:textId="77777777" w:rsidR="00331517" w:rsidRPr="00071871" w:rsidRDefault="00331517" w:rsidP="00D5630D">
            <w:pPr>
              <w:pStyle w:val="AR6BodyText"/>
              <w:rPr>
                <w:sz w:val="20"/>
                <w:szCs w:val="20"/>
                <w:lang w:val="en-GB"/>
              </w:rPr>
            </w:pPr>
            <w:r>
              <w:rPr>
                <w:sz w:val="20"/>
                <w:szCs w:val="20"/>
                <w:lang w:val="en-GB"/>
              </w:rPr>
              <w:t>No</w:t>
            </w:r>
          </w:p>
        </w:tc>
      </w:tr>
      <w:tr w:rsidR="00331517" w:rsidRPr="00071871" w14:paraId="678E33B1" w14:textId="77777777" w:rsidTr="00D5630D">
        <w:tc>
          <w:tcPr>
            <w:tcW w:w="1885" w:type="dxa"/>
          </w:tcPr>
          <w:p w14:paraId="7E8284F6" w14:textId="77777777" w:rsidR="00331517" w:rsidRPr="002D29B6" w:rsidRDefault="00331517" w:rsidP="00D5630D">
            <w:pPr>
              <w:pStyle w:val="AR6BodyText"/>
              <w:rPr>
                <w:b/>
                <w:sz w:val="20"/>
                <w:szCs w:val="20"/>
                <w:lang w:val="en-GB"/>
              </w:rPr>
            </w:pPr>
            <w:r w:rsidRPr="002D29B6">
              <w:rPr>
                <w:b/>
                <w:sz w:val="20"/>
                <w:szCs w:val="20"/>
                <w:lang w:val="en-GB"/>
              </w:rPr>
              <w:t>NMVOC</w:t>
            </w:r>
            <w:r>
              <w:rPr>
                <w:b/>
                <w:sz w:val="20"/>
                <w:szCs w:val="20"/>
                <w:lang w:val="en-GB"/>
              </w:rPr>
              <w:t>s</w:t>
            </w:r>
          </w:p>
        </w:tc>
        <w:tc>
          <w:tcPr>
            <w:tcW w:w="1080" w:type="dxa"/>
          </w:tcPr>
          <w:p w14:paraId="7033BDC9" w14:textId="77777777" w:rsidR="00331517" w:rsidRPr="00071871" w:rsidRDefault="00331517" w:rsidP="00D5630D">
            <w:pPr>
              <w:pStyle w:val="AR6BodyText"/>
              <w:rPr>
                <w:sz w:val="20"/>
                <w:szCs w:val="20"/>
                <w:lang w:val="en-GB"/>
              </w:rPr>
            </w:pPr>
            <w:r w:rsidRPr="00071871">
              <w:rPr>
                <w:sz w:val="20"/>
                <w:szCs w:val="20"/>
                <w:lang w:val="en-GB"/>
              </w:rPr>
              <w:t>Primary + Secondary</w:t>
            </w:r>
          </w:p>
        </w:tc>
        <w:tc>
          <w:tcPr>
            <w:tcW w:w="1440" w:type="dxa"/>
          </w:tcPr>
          <w:p w14:paraId="0C04C1EE" w14:textId="3F5D4C34" w:rsidR="00331517" w:rsidRPr="00071871" w:rsidRDefault="00331517" w:rsidP="00D5630D">
            <w:pPr>
              <w:pStyle w:val="AR6BodyText"/>
              <w:rPr>
                <w:color w:val="000000" w:themeColor="text1"/>
                <w:sz w:val="20"/>
                <w:szCs w:val="20"/>
                <w:lang w:val="en-GB"/>
              </w:rPr>
            </w:pPr>
            <w:r w:rsidRPr="00071871">
              <w:rPr>
                <w:rFonts w:cs="Times New Roman"/>
                <w:color w:val="000000" w:themeColor="text1"/>
                <w:sz w:val="20"/>
                <w:szCs w:val="20"/>
                <w:lang w:val="en-GB"/>
              </w:rPr>
              <w:t xml:space="preserve">Hours </w:t>
            </w:r>
            <w:ins w:id="277" w:author="Lucy Cowie" w:date="2021-07-23T13:19:00Z">
              <w:r w:rsidR="007C48CA">
                <w:rPr>
                  <w:rFonts w:cs="Times New Roman"/>
                  <w:color w:val="000000" w:themeColor="text1"/>
                  <w:sz w:val="20"/>
                  <w:szCs w:val="20"/>
                  <w:lang w:val="en-GB"/>
                </w:rPr>
                <w:t>to</w:t>
              </w:r>
            </w:ins>
            <w:del w:id="278" w:author="Lucy Cowie" w:date="2021-07-23T13:19:00Z">
              <w:r w:rsidRPr="00071871" w:rsidDel="007C48CA">
                <w:rPr>
                  <w:rFonts w:cs="Times New Roman"/>
                  <w:color w:val="000000" w:themeColor="text1"/>
                  <w:sz w:val="20"/>
                  <w:szCs w:val="20"/>
                  <w:lang w:val="en-GB"/>
                </w:rPr>
                <w:delText>-</w:delText>
              </w:r>
            </w:del>
            <w:r w:rsidRPr="00071871">
              <w:rPr>
                <w:rFonts w:cs="Times New Roman"/>
                <w:color w:val="000000" w:themeColor="text1"/>
                <w:sz w:val="20"/>
                <w:szCs w:val="20"/>
                <w:lang w:val="en-GB"/>
              </w:rPr>
              <w:t xml:space="preserve"> months</w:t>
            </w:r>
          </w:p>
        </w:tc>
        <w:tc>
          <w:tcPr>
            <w:tcW w:w="1170" w:type="dxa"/>
          </w:tcPr>
          <w:p w14:paraId="2D908F52" w14:textId="77777777" w:rsidR="00331517" w:rsidRPr="00071871" w:rsidRDefault="00331517" w:rsidP="00D5630D">
            <w:pPr>
              <w:pStyle w:val="AR6BodyText"/>
              <w:rPr>
                <w:sz w:val="20"/>
                <w:szCs w:val="20"/>
                <w:lang w:val="en-GB"/>
              </w:rPr>
            </w:pPr>
          </w:p>
        </w:tc>
        <w:tc>
          <w:tcPr>
            <w:tcW w:w="1373" w:type="dxa"/>
          </w:tcPr>
          <w:p w14:paraId="1DD6F7AF" w14:textId="77777777" w:rsidR="00331517" w:rsidRPr="00071871" w:rsidRDefault="00331517" w:rsidP="00D5630D">
            <w:pPr>
              <w:pStyle w:val="AR6BodyText"/>
              <w:rPr>
                <w:sz w:val="20"/>
                <w:szCs w:val="20"/>
                <w:lang w:val="en-GB"/>
              </w:rPr>
            </w:pPr>
            <w:r w:rsidRPr="00071871">
              <w:rPr>
                <w:sz w:val="20"/>
                <w:szCs w:val="20"/>
                <w:lang w:val="en-GB"/>
              </w:rPr>
              <w:t>O</w:t>
            </w:r>
            <w:r w:rsidRPr="00071871">
              <w:rPr>
                <w:sz w:val="20"/>
                <w:szCs w:val="20"/>
                <w:vertAlign w:val="subscript"/>
                <w:lang w:val="en-GB"/>
              </w:rPr>
              <w:t>3</w:t>
            </w:r>
            <w:r w:rsidRPr="00071871">
              <w:rPr>
                <w:sz w:val="20"/>
                <w:szCs w:val="20"/>
                <w:lang w:val="en-GB"/>
              </w:rPr>
              <w:t>, CH</w:t>
            </w:r>
            <w:r w:rsidRPr="00071871">
              <w:rPr>
                <w:sz w:val="20"/>
                <w:szCs w:val="20"/>
                <w:vertAlign w:val="subscript"/>
                <w:lang w:val="en-GB"/>
              </w:rPr>
              <w:t>4</w:t>
            </w:r>
            <w:r w:rsidRPr="00071871">
              <w:rPr>
                <w:sz w:val="20"/>
                <w:szCs w:val="20"/>
                <w:lang w:val="en-GB"/>
              </w:rPr>
              <w:t xml:space="preserve">, </w:t>
            </w:r>
            <w:r>
              <w:rPr>
                <w:sz w:val="20"/>
                <w:szCs w:val="20"/>
                <w:lang w:val="en-GB"/>
              </w:rPr>
              <w:t>organic aerosols</w:t>
            </w:r>
          </w:p>
        </w:tc>
        <w:tc>
          <w:tcPr>
            <w:tcW w:w="957" w:type="dxa"/>
          </w:tcPr>
          <w:p w14:paraId="5AE8C592" w14:textId="6F46F11E" w:rsidR="00331517" w:rsidRDefault="00331517" w:rsidP="00D5630D">
            <w:pPr>
              <w:pStyle w:val="AR6BodyText"/>
              <w:rPr>
                <w:rFonts w:cs="Times New Roman"/>
                <w:color w:val="000000" w:themeColor="text1"/>
                <w:sz w:val="20"/>
                <w:szCs w:val="20"/>
                <w:lang w:val="en-GB"/>
              </w:rPr>
            </w:pPr>
            <w:del w:id="279" w:author="Ian Blenkinsop" w:date="2021-07-15T11:59:00Z">
              <w:r w:rsidDel="00A51FE3">
                <w:rPr>
                  <w:rFonts w:cs="Times New Roman"/>
                  <w:color w:val="000000" w:themeColor="text1"/>
                  <w:sz w:val="20"/>
                  <w:szCs w:val="20"/>
                  <w:lang w:val="en-GB"/>
                </w:rPr>
                <w:delText>+/-</w:delText>
              </w:r>
            </w:del>
            <w:ins w:id="280" w:author="Ian Blenkinsop" w:date="2021-07-15T11:59:00Z">
              <w:r w:rsidR="00A51FE3">
                <w:rPr>
                  <w:rFonts w:cs="Times New Roman"/>
                  <w:color w:val="000000" w:themeColor="text1"/>
                  <w:sz w:val="20"/>
                  <w:szCs w:val="20"/>
                  <w:lang w:val="en-GB"/>
                </w:rPr>
                <w:t>+/–</w:t>
              </w:r>
            </w:ins>
          </w:p>
          <w:p w14:paraId="2EF05971" w14:textId="77777777" w:rsidR="00331517" w:rsidRPr="00071871" w:rsidRDefault="00331517" w:rsidP="00D5630D">
            <w:pPr>
              <w:pStyle w:val="AR6BodyText"/>
              <w:rPr>
                <w:color w:val="000000" w:themeColor="text1"/>
                <w:sz w:val="20"/>
                <w:szCs w:val="20"/>
                <w:lang w:val="en-GB"/>
              </w:rPr>
            </w:pPr>
          </w:p>
        </w:tc>
        <w:tc>
          <w:tcPr>
            <w:tcW w:w="1090" w:type="dxa"/>
          </w:tcPr>
          <w:p w14:paraId="55A41100" w14:textId="77777777" w:rsidR="00331517" w:rsidRPr="00071871" w:rsidRDefault="00331517" w:rsidP="00D5630D">
            <w:pPr>
              <w:pStyle w:val="AR6BodyText"/>
              <w:rPr>
                <w:color w:val="000000" w:themeColor="text1"/>
                <w:sz w:val="20"/>
                <w:szCs w:val="20"/>
                <w:lang w:val="en-GB"/>
              </w:rPr>
            </w:pPr>
            <w:r w:rsidRPr="00071871">
              <w:rPr>
                <w:rFonts w:cs="Times New Roman"/>
                <w:color w:val="000000" w:themeColor="text1"/>
                <w:sz w:val="20"/>
                <w:szCs w:val="20"/>
                <w:lang w:val="en-GB"/>
              </w:rPr>
              <w:t xml:space="preserve"> </w:t>
            </w:r>
          </w:p>
        </w:tc>
        <w:tc>
          <w:tcPr>
            <w:tcW w:w="1319" w:type="dxa"/>
          </w:tcPr>
          <w:p w14:paraId="122D1BBF" w14:textId="77777777" w:rsidR="00331517" w:rsidRPr="00071871" w:rsidRDefault="00331517" w:rsidP="00D5630D">
            <w:pPr>
              <w:pStyle w:val="AR6BodyText"/>
              <w:rPr>
                <w:sz w:val="20"/>
                <w:szCs w:val="20"/>
                <w:lang w:val="en-GB"/>
              </w:rPr>
            </w:pPr>
            <w:r w:rsidRPr="00071871">
              <w:rPr>
                <w:sz w:val="20"/>
                <w:szCs w:val="20"/>
                <w:lang w:val="en-GB"/>
              </w:rPr>
              <w:t>No</w:t>
            </w:r>
          </w:p>
        </w:tc>
      </w:tr>
      <w:tr w:rsidR="00331517" w:rsidRPr="00CE5442" w14:paraId="111268CE" w14:textId="77777777" w:rsidTr="00D5630D">
        <w:tc>
          <w:tcPr>
            <w:tcW w:w="1885" w:type="dxa"/>
          </w:tcPr>
          <w:p w14:paraId="55620E2D" w14:textId="77777777" w:rsidR="00331517" w:rsidRPr="00243465" w:rsidRDefault="00331517" w:rsidP="00D5630D">
            <w:pPr>
              <w:pStyle w:val="AR6BodyText"/>
              <w:rPr>
                <w:b/>
                <w:sz w:val="20"/>
                <w:szCs w:val="20"/>
                <w:lang w:val="en-GB"/>
              </w:rPr>
            </w:pPr>
            <w:r w:rsidRPr="00243465">
              <w:rPr>
                <w:b/>
                <w:sz w:val="20"/>
                <w:szCs w:val="20"/>
                <w:lang w:val="en-GB"/>
              </w:rPr>
              <w:t>SO</w:t>
            </w:r>
            <w:r w:rsidRPr="00243465">
              <w:rPr>
                <w:b/>
                <w:sz w:val="20"/>
                <w:szCs w:val="20"/>
                <w:vertAlign w:val="subscript"/>
                <w:lang w:val="en-GB"/>
              </w:rPr>
              <w:t>2</w:t>
            </w:r>
          </w:p>
        </w:tc>
        <w:tc>
          <w:tcPr>
            <w:tcW w:w="1080" w:type="dxa"/>
          </w:tcPr>
          <w:p w14:paraId="2DC6BE5F" w14:textId="77777777" w:rsidR="00331517" w:rsidRPr="00071871" w:rsidRDefault="00331517" w:rsidP="00D5630D">
            <w:pPr>
              <w:pStyle w:val="AR6BodyText"/>
              <w:rPr>
                <w:sz w:val="20"/>
                <w:szCs w:val="20"/>
                <w:lang w:val="en-GB"/>
              </w:rPr>
            </w:pPr>
            <w:del w:id="281" w:author="Lucy Cowie" w:date="2021-07-23T13:21:00Z">
              <w:r w:rsidRPr="00071871" w:rsidDel="000A14CB">
                <w:rPr>
                  <w:sz w:val="20"/>
                  <w:szCs w:val="20"/>
                  <w:lang w:val="en-GB"/>
                </w:rPr>
                <w:delText xml:space="preserve"> </w:delText>
              </w:r>
            </w:del>
            <w:r w:rsidRPr="00071871">
              <w:rPr>
                <w:sz w:val="20"/>
                <w:szCs w:val="20"/>
                <w:lang w:val="en-GB"/>
              </w:rPr>
              <w:t>Primary</w:t>
            </w:r>
          </w:p>
        </w:tc>
        <w:tc>
          <w:tcPr>
            <w:tcW w:w="1440" w:type="dxa"/>
          </w:tcPr>
          <w:p w14:paraId="3C821D2D" w14:textId="77777777" w:rsidR="00331517" w:rsidRPr="00071871" w:rsidRDefault="00331517" w:rsidP="00D5630D">
            <w:pPr>
              <w:pStyle w:val="AR6BodyText"/>
              <w:rPr>
                <w:color w:val="000000" w:themeColor="text1"/>
                <w:sz w:val="20"/>
                <w:szCs w:val="20"/>
                <w:lang w:val="en-GB"/>
              </w:rPr>
            </w:pPr>
            <w:r w:rsidRPr="00071871">
              <w:rPr>
                <w:rFonts w:cs="Times New Roman"/>
                <w:color w:val="000000" w:themeColor="text1"/>
                <w:sz w:val="20"/>
                <w:szCs w:val="20"/>
                <w:lang w:val="en-GB"/>
              </w:rPr>
              <w:t>Days (trop.) to weeks (strat.)</w:t>
            </w:r>
          </w:p>
        </w:tc>
        <w:tc>
          <w:tcPr>
            <w:tcW w:w="1170" w:type="dxa"/>
          </w:tcPr>
          <w:p w14:paraId="66A618F1" w14:textId="77777777" w:rsidR="00331517" w:rsidRPr="00071871" w:rsidRDefault="00331517" w:rsidP="00D5630D">
            <w:pPr>
              <w:pStyle w:val="AR6BodyText"/>
              <w:rPr>
                <w:sz w:val="20"/>
                <w:szCs w:val="20"/>
                <w:lang w:val="en-GB"/>
              </w:rPr>
            </w:pPr>
          </w:p>
        </w:tc>
        <w:tc>
          <w:tcPr>
            <w:tcW w:w="1373" w:type="dxa"/>
          </w:tcPr>
          <w:p w14:paraId="0D17CE57" w14:textId="77777777" w:rsidR="00331517" w:rsidRPr="00071871" w:rsidRDefault="00331517" w:rsidP="00D5630D">
            <w:pPr>
              <w:pStyle w:val="AR6BodyText"/>
              <w:rPr>
                <w:sz w:val="20"/>
                <w:szCs w:val="20"/>
                <w:vertAlign w:val="superscript"/>
                <w:lang w:val="en-GB"/>
              </w:rPr>
            </w:pPr>
            <w:r>
              <w:rPr>
                <w:sz w:val="20"/>
                <w:szCs w:val="20"/>
                <w:lang w:val="en-GB"/>
              </w:rPr>
              <w:t>sulphates, nitrates,</w:t>
            </w:r>
            <w:r>
              <w:rPr>
                <w:sz w:val="20"/>
                <w:szCs w:val="20"/>
                <w:vertAlign w:val="subscript"/>
                <w:lang w:val="en-GB"/>
              </w:rPr>
              <w:t xml:space="preserve"> </w:t>
            </w:r>
            <w:r w:rsidRPr="00071871">
              <w:rPr>
                <w:sz w:val="20"/>
                <w:szCs w:val="20"/>
                <w:lang w:val="en-GB"/>
              </w:rPr>
              <w:t>O</w:t>
            </w:r>
            <w:r w:rsidRPr="00071871">
              <w:rPr>
                <w:sz w:val="20"/>
                <w:szCs w:val="20"/>
                <w:vertAlign w:val="subscript"/>
                <w:lang w:val="en-GB"/>
              </w:rPr>
              <w:t>3</w:t>
            </w:r>
          </w:p>
        </w:tc>
        <w:tc>
          <w:tcPr>
            <w:tcW w:w="957" w:type="dxa"/>
          </w:tcPr>
          <w:p w14:paraId="65538B96" w14:textId="0A080609" w:rsidR="00331517" w:rsidRPr="00071871" w:rsidRDefault="00331517" w:rsidP="00D5630D">
            <w:pPr>
              <w:pStyle w:val="AR6BodyText"/>
              <w:rPr>
                <w:color w:val="000000" w:themeColor="text1"/>
                <w:sz w:val="20"/>
                <w:szCs w:val="20"/>
                <w:lang w:val="en-GB"/>
              </w:rPr>
            </w:pPr>
            <w:del w:id="282" w:author="Ian Blenkinsop" w:date="2021-07-15T11:59:00Z">
              <w:r w:rsidDel="00A51FE3">
                <w:rPr>
                  <w:rFonts w:cs="Times New Roman"/>
                  <w:color w:val="000000" w:themeColor="text1"/>
                  <w:sz w:val="20"/>
                  <w:szCs w:val="20"/>
                  <w:lang w:val="en-GB"/>
                </w:rPr>
                <w:delText>-</w:delText>
              </w:r>
            </w:del>
            <w:ins w:id="283" w:author="Ian Blenkinsop" w:date="2021-07-15T11:59:00Z">
              <w:r w:rsidR="00A51FE3">
                <w:rPr>
                  <w:rFonts w:cs="Times New Roman"/>
                  <w:color w:val="000000" w:themeColor="text1"/>
                  <w:sz w:val="20"/>
                  <w:szCs w:val="20"/>
                  <w:lang w:val="en-GB"/>
                </w:rPr>
                <w:t>–</w:t>
              </w:r>
            </w:ins>
          </w:p>
        </w:tc>
        <w:tc>
          <w:tcPr>
            <w:tcW w:w="1090" w:type="dxa"/>
          </w:tcPr>
          <w:p w14:paraId="511EEB3C" w14:textId="77777777" w:rsidR="00331517" w:rsidRPr="00071871" w:rsidRDefault="00331517" w:rsidP="00D5630D">
            <w:pPr>
              <w:pStyle w:val="AR6BodyText"/>
              <w:rPr>
                <w:color w:val="000000" w:themeColor="text1"/>
                <w:sz w:val="20"/>
                <w:szCs w:val="20"/>
                <w:lang w:val="en-GB"/>
              </w:rPr>
            </w:pPr>
            <w:r w:rsidRPr="00071871">
              <w:rPr>
                <w:rFonts w:cs="Times New Roman"/>
                <w:color w:val="000000" w:themeColor="text1"/>
                <w:sz w:val="20"/>
                <w:szCs w:val="20"/>
                <w:lang w:val="en-GB"/>
              </w:rPr>
              <w:t xml:space="preserve"> </w:t>
            </w:r>
          </w:p>
        </w:tc>
        <w:tc>
          <w:tcPr>
            <w:tcW w:w="1319" w:type="dxa"/>
          </w:tcPr>
          <w:p w14:paraId="2A332C4C" w14:textId="3CAEFC14" w:rsidR="00331517" w:rsidRPr="00071871" w:rsidRDefault="00331517" w:rsidP="00D5630D">
            <w:pPr>
              <w:pStyle w:val="AR6BodyText"/>
              <w:rPr>
                <w:sz w:val="20"/>
                <w:szCs w:val="20"/>
                <w:lang w:val="en-GB"/>
              </w:rPr>
            </w:pPr>
            <w:r w:rsidRPr="00071871">
              <w:rPr>
                <w:sz w:val="20"/>
                <w:szCs w:val="20"/>
                <w:lang w:val="en-GB"/>
              </w:rPr>
              <w:t>20 μg m</w:t>
            </w:r>
            <w:del w:id="284" w:author="Ian Blenkinsop" w:date="2021-07-15T11:59:00Z">
              <w:r w:rsidRPr="00071871" w:rsidDel="00A51FE3">
                <w:rPr>
                  <w:sz w:val="20"/>
                  <w:szCs w:val="20"/>
                  <w:vertAlign w:val="superscript"/>
                  <w:lang w:val="en-GB"/>
                </w:rPr>
                <w:delText>-</w:delText>
              </w:r>
            </w:del>
            <w:ins w:id="285" w:author="Ian Blenkinsop" w:date="2021-07-15T11:59:00Z">
              <w:r w:rsidR="00A51FE3">
                <w:rPr>
                  <w:sz w:val="20"/>
                  <w:szCs w:val="20"/>
                  <w:vertAlign w:val="superscript"/>
                  <w:lang w:val="en-GB"/>
                </w:rPr>
                <w:t>–</w:t>
              </w:r>
            </w:ins>
            <w:r w:rsidRPr="00071871">
              <w:rPr>
                <w:sz w:val="20"/>
                <w:szCs w:val="20"/>
                <w:vertAlign w:val="superscript"/>
                <w:lang w:val="en-GB"/>
              </w:rPr>
              <w:t>3</w:t>
            </w:r>
            <w:r w:rsidRPr="00071871">
              <w:rPr>
                <w:sz w:val="20"/>
                <w:szCs w:val="20"/>
                <w:lang w:val="en-GB"/>
              </w:rPr>
              <w:t> </w:t>
            </w:r>
          </w:p>
          <w:p w14:paraId="08372EBD" w14:textId="7B1822E0" w:rsidR="00331517" w:rsidRPr="00071871" w:rsidRDefault="00331517" w:rsidP="00D5630D">
            <w:pPr>
              <w:pStyle w:val="AR6BodyText"/>
              <w:rPr>
                <w:sz w:val="20"/>
                <w:szCs w:val="20"/>
                <w:lang w:val="en-GB"/>
              </w:rPr>
            </w:pPr>
            <w:r w:rsidRPr="00071871">
              <w:rPr>
                <w:sz w:val="20"/>
                <w:szCs w:val="20"/>
                <w:vertAlign w:val="superscript"/>
                <w:lang w:val="en-GB"/>
              </w:rPr>
              <w:t>24-hour mean</w:t>
            </w:r>
            <w:r w:rsidRPr="00071871">
              <w:rPr>
                <w:sz w:val="20"/>
                <w:szCs w:val="20"/>
                <w:lang w:val="en-GB"/>
              </w:rPr>
              <w:br/>
              <w:t>500 μg m</w:t>
            </w:r>
            <w:del w:id="286" w:author="Ian Blenkinsop" w:date="2021-07-15T11:59:00Z">
              <w:r w:rsidRPr="00071871" w:rsidDel="00A51FE3">
                <w:rPr>
                  <w:sz w:val="20"/>
                  <w:szCs w:val="20"/>
                  <w:vertAlign w:val="superscript"/>
                  <w:lang w:val="en-GB"/>
                </w:rPr>
                <w:delText>-</w:delText>
              </w:r>
            </w:del>
            <w:ins w:id="287" w:author="Ian Blenkinsop" w:date="2021-07-15T11:59:00Z">
              <w:r w:rsidR="00A51FE3">
                <w:rPr>
                  <w:sz w:val="20"/>
                  <w:szCs w:val="20"/>
                  <w:vertAlign w:val="superscript"/>
                  <w:lang w:val="en-GB"/>
                </w:rPr>
                <w:t>–</w:t>
              </w:r>
            </w:ins>
            <w:r w:rsidRPr="00071871">
              <w:rPr>
                <w:sz w:val="20"/>
                <w:szCs w:val="20"/>
                <w:vertAlign w:val="superscript"/>
                <w:lang w:val="en-GB"/>
              </w:rPr>
              <w:t>3</w:t>
            </w:r>
            <w:r w:rsidRPr="00071871">
              <w:rPr>
                <w:sz w:val="20"/>
                <w:szCs w:val="20"/>
                <w:lang w:val="en-GB"/>
              </w:rPr>
              <w:t> </w:t>
            </w:r>
          </w:p>
          <w:p w14:paraId="4808B4F1" w14:textId="77777777" w:rsidR="00331517" w:rsidRPr="00071871" w:rsidRDefault="00331517" w:rsidP="00D5630D">
            <w:pPr>
              <w:pStyle w:val="AR6BodyText"/>
              <w:rPr>
                <w:sz w:val="20"/>
                <w:szCs w:val="20"/>
                <w:vertAlign w:val="superscript"/>
                <w:lang w:val="en-GB"/>
              </w:rPr>
            </w:pPr>
            <w:r w:rsidRPr="00071871">
              <w:rPr>
                <w:sz w:val="20"/>
                <w:szCs w:val="20"/>
                <w:vertAlign w:val="superscript"/>
                <w:lang w:val="en-GB"/>
              </w:rPr>
              <w:t>10-minute mean</w:t>
            </w:r>
          </w:p>
        </w:tc>
      </w:tr>
      <w:tr w:rsidR="00331517" w:rsidRPr="00071871" w14:paraId="39572D79" w14:textId="77777777" w:rsidTr="00D5630D">
        <w:tc>
          <w:tcPr>
            <w:tcW w:w="1885" w:type="dxa"/>
          </w:tcPr>
          <w:p w14:paraId="0A4B65DB" w14:textId="77777777" w:rsidR="00331517" w:rsidRPr="00B86545" w:rsidRDefault="00331517" w:rsidP="00D5630D">
            <w:pPr>
              <w:pStyle w:val="AR6BodyText"/>
              <w:rPr>
                <w:b/>
                <w:sz w:val="20"/>
                <w:szCs w:val="20"/>
                <w:lang w:val="en-GB"/>
              </w:rPr>
            </w:pPr>
            <w:r w:rsidRPr="00B86545">
              <w:rPr>
                <w:b/>
                <w:sz w:val="20"/>
                <w:szCs w:val="20"/>
                <w:lang w:val="en-GB"/>
              </w:rPr>
              <w:t>NH</w:t>
            </w:r>
            <w:r w:rsidRPr="00B86545">
              <w:rPr>
                <w:b/>
                <w:sz w:val="20"/>
                <w:szCs w:val="20"/>
                <w:vertAlign w:val="subscript"/>
                <w:lang w:val="en-GB"/>
              </w:rPr>
              <w:t>3</w:t>
            </w:r>
          </w:p>
        </w:tc>
        <w:tc>
          <w:tcPr>
            <w:tcW w:w="1080" w:type="dxa"/>
          </w:tcPr>
          <w:p w14:paraId="098F2CD2" w14:textId="77777777" w:rsidR="00331517" w:rsidRPr="00071871" w:rsidRDefault="00331517" w:rsidP="00D5630D">
            <w:pPr>
              <w:pStyle w:val="AR6BodyText"/>
              <w:rPr>
                <w:sz w:val="20"/>
                <w:szCs w:val="20"/>
                <w:lang w:val="en-GB"/>
              </w:rPr>
            </w:pPr>
            <w:r w:rsidRPr="00071871">
              <w:rPr>
                <w:sz w:val="20"/>
                <w:szCs w:val="20"/>
                <w:lang w:val="en-GB"/>
              </w:rPr>
              <w:t>Primary</w:t>
            </w:r>
          </w:p>
        </w:tc>
        <w:tc>
          <w:tcPr>
            <w:tcW w:w="1440" w:type="dxa"/>
          </w:tcPr>
          <w:p w14:paraId="54B738D9" w14:textId="77777777" w:rsidR="00331517" w:rsidRPr="00071871" w:rsidRDefault="00331517" w:rsidP="00D5630D">
            <w:pPr>
              <w:pStyle w:val="AR6BodyText"/>
              <w:rPr>
                <w:color w:val="000000" w:themeColor="text1"/>
                <w:sz w:val="20"/>
                <w:szCs w:val="20"/>
                <w:lang w:val="en-GB"/>
              </w:rPr>
            </w:pPr>
            <w:r w:rsidRPr="00071871">
              <w:rPr>
                <w:rFonts w:cs="Times New Roman"/>
                <w:color w:val="000000" w:themeColor="text1"/>
                <w:sz w:val="20"/>
                <w:szCs w:val="20"/>
                <w:lang w:val="en-GB"/>
              </w:rPr>
              <w:t xml:space="preserve">Hours </w:t>
            </w:r>
          </w:p>
        </w:tc>
        <w:tc>
          <w:tcPr>
            <w:tcW w:w="1170" w:type="dxa"/>
          </w:tcPr>
          <w:p w14:paraId="140CBE64" w14:textId="77777777" w:rsidR="00331517" w:rsidRDefault="00331517" w:rsidP="00D5630D">
            <w:pPr>
              <w:pStyle w:val="AR6BodyText"/>
              <w:rPr>
                <w:sz w:val="20"/>
                <w:szCs w:val="20"/>
                <w:lang w:val="en-GB"/>
              </w:rPr>
            </w:pPr>
          </w:p>
        </w:tc>
        <w:tc>
          <w:tcPr>
            <w:tcW w:w="1373" w:type="dxa"/>
          </w:tcPr>
          <w:p w14:paraId="47F0C8D6" w14:textId="77777777" w:rsidR="00331517" w:rsidRPr="00071871" w:rsidRDefault="00331517" w:rsidP="00D5630D">
            <w:pPr>
              <w:pStyle w:val="AR6BodyText"/>
              <w:rPr>
                <w:sz w:val="20"/>
                <w:szCs w:val="20"/>
                <w:lang w:val="en-GB"/>
              </w:rPr>
            </w:pPr>
            <w:r>
              <w:rPr>
                <w:sz w:val="20"/>
                <w:szCs w:val="20"/>
                <w:lang w:val="en-GB"/>
              </w:rPr>
              <w:t>Ammonium Sulphate, Ammonium Nitrate</w:t>
            </w:r>
          </w:p>
        </w:tc>
        <w:tc>
          <w:tcPr>
            <w:tcW w:w="957" w:type="dxa"/>
          </w:tcPr>
          <w:p w14:paraId="7B5590A8" w14:textId="6F372F23" w:rsidR="00331517" w:rsidRPr="00071871" w:rsidRDefault="00331517" w:rsidP="00D5630D">
            <w:pPr>
              <w:pStyle w:val="AR6BodyText"/>
              <w:rPr>
                <w:color w:val="000000" w:themeColor="text1"/>
                <w:sz w:val="20"/>
                <w:szCs w:val="20"/>
                <w:lang w:val="en-GB"/>
              </w:rPr>
            </w:pPr>
            <w:del w:id="288" w:author="Ian Blenkinsop" w:date="2021-07-15T11:59:00Z">
              <w:r w:rsidDel="00A51FE3">
                <w:rPr>
                  <w:rFonts w:cs="Times New Roman"/>
                  <w:color w:val="000000" w:themeColor="text1"/>
                  <w:sz w:val="20"/>
                  <w:szCs w:val="20"/>
                  <w:lang w:val="en-GB"/>
                </w:rPr>
                <w:delText>-</w:delText>
              </w:r>
            </w:del>
            <w:ins w:id="289" w:author="Ian Blenkinsop" w:date="2021-07-15T11:59:00Z">
              <w:r w:rsidR="00A51FE3">
                <w:rPr>
                  <w:rFonts w:cs="Times New Roman"/>
                  <w:color w:val="000000" w:themeColor="text1"/>
                  <w:sz w:val="20"/>
                  <w:szCs w:val="20"/>
                  <w:lang w:val="en-GB"/>
                </w:rPr>
                <w:t>–</w:t>
              </w:r>
            </w:ins>
          </w:p>
        </w:tc>
        <w:tc>
          <w:tcPr>
            <w:tcW w:w="1090" w:type="dxa"/>
          </w:tcPr>
          <w:p w14:paraId="1C9B71D9" w14:textId="77777777" w:rsidR="00331517" w:rsidRPr="00071871" w:rsidRDefault="00331517" w:rsidP="00D5630D">
            <w:pPr>
              <w:pStyle w:val="AR6BodyText"/>
              <w:rPr>
                <w:color w:val="000000" w:themeColor="text1"/>
                <w:sz w:val="20"/>
                <w:szCs w:val="20"/>
                <w:lang w:val="en-GB"/>
              </w:rPr>
            </w:pPr>
            <w:r>
              <w:rPr>
                <w:rFonts w:cs="Times New Roman"/>
                <w:color w:val="000000" w:themeColor="text1"/>
                <w:sz w:val="20"/>
                <w:szCs w:val="20"/>
                <w:lang w:val="en-GB"/>
              </w:rPr>
              <w:t>Ecosystem</w:t>
            </w:r>
          </w:p>
        </w:tc>
        <w:tc>
          <w:tcPr>
            <w:tcW w:w="1319" w:type="dxa"/>
          </w:tcPr>
          <w:p w14:paraId="126B4C34" w14:textId="77777777" w:rsidR="00331517" w:rsidRPr="00071871" w:rsidRDefault="00331517" w:rsidP="00D5630D">
            <w:pPr>
              <w:pStyle w:val="AR6BodyText"/>
              <w:rPr>
                <w:sz w:val="20"/>
                <w:szCs w:val="20"/>
                <w:lang w:val="en-GB"/>
              </w:rPr>
            </w:pPr>
            <w:r w:rsidRPr="00071871">
              <w:rPr>
                <w:sz w:val="20"/>
                <w:szCs w:val="20"/>
                <w:lang w:val="en-GB"/>
              </w:rPr>
              <w:t>No</w:t>
            </w:r>
          </w:p>
        </w:tc>
      </w:tr>
      <w:tr w:rsidR="00331517" w:rsidRPr="00071871" w14:paraId="010A608C" w14:textId="77777777" w:rsidTr="00D5630D">
        <w:tc>
          <w:tcPr>
            <w:tcW w:w="1885" w:type="dxa"/>
          </w:tcPr>
          <w:p w14:paraId="607858D7" w14:textId="77777777" w:rsidR="00331517" w:rsidRPr="00243465" w:rsidRDefault="00331517" w:rsidP="00D5630D">
            <w:pPr>
              <w:pStyle w:val="AR6BodyText"/>
              <w:rPr>
                <w:b/>
                <w:sz w:val="20"/>
                <w:szCs w:val="20"/>
                <w:lang w:val="en-GB"/>
              </w:rPr>
            </w:pPr>
            <w:r w:rsidRPr="00243465">
              <w:rPr>
                <w:b/>
                <w:sz w:val="20"/>
                <w:szCs w:val="20"/>
                <w:lang w:val="en-GB"/>
              </w:rPr>
              <w:t>HCFCs</w:t>
            </w:r>
          </w:p>
        </w:tc>
        <w:tc>
          <w:tcPr>
            <w:tcW w:w="1080" w:type="dxa"/>
          </w:tcPr>
          <w:p w14:paraId="03F520CD" w14:textId="77777777" w:rsidR="00331517" w:rsidRPr="00071871" w:rsidRDefault="00331517" w:rsidP="00D5630D">
            <w:pPr>
              <w:pStyle w:val="AR6BodyText"/>
              <w:rPr>
                <w:sz w:val="20"/>
                <w:szCs w:val="20"/>
                <w:lang w:val="en-GB"/>
              </w:rPr>
            </w:pPr>
            <w:r w:rsidRPr="00071871">
              <w:rPr>
                <w:sz w:val="20"/>
                <w:szCs w:val="20"/>
                <w:lang w:val="en-GB"/>
              </w:rPr>
              <w:t>Primary</w:t>
            </w:r>
          </w:p>
        </w:tc>
        <w:tc>
          <w:tcPr>
            <w:tcW w:w="1440" w:type="dxa"/>
          </w:tcPr>
          <w:p w14:paraId="6DF81324" w14:textId="063F3D8E" w:rsidR="00331517" w:rsidRPr="008F01BD" w:rsidRDefault="00331517" w:rsidP="00D5630D">
            <w:pPr>
              <w:pStyle w:val="AR6BodyText"/>
              <w:rPr>
                <w:rFonts w:cs="Times New Roman"/>
                <w:color w:val="000000" w:themeColor="text1"/>
                <w:sz w:val="20"/>
                <w:szCs w:val="20"/>
                <w:lang w:val="en-GB"/>
              </w:rPr>
            </w:pPr>
            <w:r w:rsidRPr="00CB09AF">
              <w:rPr>
                <w:rFonts w:cs="Times New Roman"/>
                <w:color w:val="000000" w:themeColor="text1"/>
                <w:sz w:val="20"/>
                <w:szCs w:val="20"/>
                <w:lang w:val="en-GB"/>
              </w:rPr>
              <w:t>Months</w:t>
            </w:r>
            <w:r w:rsidRPr="001A085B">
              <w:rPr>
                <w:rFonts w:cs="Times New Roman"/>
                <w:color w:val="000000" w:themeColor="text1"/>
                <w:sz w:val="20"/>
                <w:szCs w:val="20"/>
                <w:lang w:val="en-GB"/>
              </w:rPr>
              <w:t xml:space="preserve"> </w:t>
            </w:r>
            <w:ins w:id="290" w:author="Lucy Cowie" w:date="2021-07-23T13:19:00Z">
              <w:r w:rsidR="007C48CA">
                <w:rPr>
                  <w:rFonts w:cs="Times New Roman"/>
                  <w:color w:val="000000" w:themeColor="text1"/>
                  <w:sz w:val="20"/>
                  <w:szCs w:val="20"/>
                  <w:lang w:val="en-GB"/>
                </w:rPr>
                <w:t>to</w:t>
              </w:r>
            </w:ins>
            <w:del w:id="291" w:author="Lucy Cowie" w:date="2021-07-23T13:19:00Z">
              <w:r w:rsidRPr="001A085B" w:rsidDel="007C48CA">
                <w:rPr>
                  <w:rFonts w:cs="Times New Roman"/>
                  <w:color w:val="000000" w:themeColor="text1"/>
                  <w:sz w:val="20"/>
                  <w:szCs w:val="20"/>
                  <w:lang w:val="en-GB"/>
                </w:rPr>
                <w:delText>–</w:delText>
              </w:r>
            </w:del>
            <w:r w:rsidRPr="001A085B">
              <w:rPr>
                <w:rFonts w:cs="Times New Roman"/>
                <w:color w:val="000000" w:themeColor="text1"/>
                <w:sz w:val="20"/>
                <w:szCs w:val="20"/>
                <w:lang w:val="en-GB"/>
              </w:rPr>
              <w:t xml:space="preserve"> y</w:t>
            </w:r>
            <w:r w:rsidRPr="008F01BD">
              <w:rPr>
                <w:rFonts w:cs="Times New Roman"/>
                <w:color w:val="000000" w:themeColor="text1"/>
                <w:sz w:val="20"/>
                <w:szCs w:val="20"/>
                <w:lang w:val="en-GB"/>
              </w:rPr>
              <w:t>ears</w:t>
            </w:r>
          </w:p>
        </w:tc>
        <w:tc>
          <w:tcPr>
            <w:tcW w:w="1170" w:type="dxa"/>
          </w:tcPr>
          <w:p w14:paraId="61032E88" w14:textId="77777777" w:rsidR="00331517" w:rsidRPr="00071871" w:rsidRDefault="00331517" w:rsidP="00D5630D">
            <w:pPr>
              <w:pStyle w:val="AR6BodyText"/>
              <w:rPr>
                <w:sz w:val="20"/>
                <w:szCs w:val="20"/>
                <w:lang w:val="en-GB"/>
              </w:rPr>
            </w:pPr>
            <w:r w:rsidRPr="00071871">
              <w:rPr>
                <w:sz w:val="20"/>
                <w:szCs w:val="20"/>
                <w:lang w:val="en-GB"/>
              </w:rPr>
              <w:t>H</w:t>
            </w:r>
            <w:r>
              <w:rPr>
                <w:sz w:val="20"/>
                <w:szCs w:val="20"/>
                <w:lang w:val="en-GB"/>
              </w:rPr>
              <w:t>C</w:t>
            </w:r>
            <w:r w:rsidRPr="00071871">
              <w:rPr>
                <w:sz w:val="20"/>
                <w:szCs w:val="20"/>
                <w:lang w:val="en-GB"/>
              </w:rPr>
              <w:t>FCs</w:t>
            </w:r>
          </w:p>
        </w:tc>
        <w:tc>
          <w:tcPr>
            <w:tcW w:w="1373" w:type="dxa"/>
          </w:tcPr>
          <w:p w14:paraId="521D0B52" w14:textId="77777777" w:rsidR="00331517" w:rsidRPr="00071871" w:rsidRDefault="00331517" w:rsidP="00D5630D">
            <w:pPr>
              <w:pStyle w:val="AR6BodyText"/>
              <w:rPr>
                <w:sz w:val="20"/>
                <w:szCs w:val="20"/>
                <w:lang w:val="en-GB"/>
              </w:rPr>
            </w:pPr>
            <w:r>
              <w:rPr>
                <w:sz w:val="20"/>
                <w:szCs w:val="20"/>
                <w:lang w:val="en-GB"/>
              </w:rPr>
              <w:t>Stratospheric</w:t>
            </w:r>
            <w:r w:rsidRPr="00071871">
              <w:rPr>
                <w:sz w:val="20"/>
                <w:szCs w:val="20"/>
                <w:lang w:val="en-GB"/>
              </w:rPr>
              <w:t xml:space="preserve"> O</w:t>
            </w:r>
            <w:r w:rsidRPr="00071871">
              <w:rPr>
                <w:sz w:val="20"/>
                <w:szCs w:val="20"/>
                <w:vertAlign w:val="subscript"/>
                <w:lang w:val="en-GB"/>
              </w:rPr>
              <w:t>3</w:t>
            </w:r>
          </w:p>
        </w:tc>
        <w:tc>
          <w:tcPr>
            <w:tcW w:w="957" w:type="dxa"/>
          </w:tcPr>
          <w:p w14:paraId="3F48228E" w14:textId="7159E45D" w:rsidR="00331517" w:rsidRPr="00071871" w:rsidRDefault="00331517" w:rsidP="00D5630D">
            <w:pPr>
              <w:pStyle w:val="AR6BodyText"/>
              <w:rPr>
                <w:rFonts w:cs="Times New Roman"/>
                <w:color w:val="000000" w:themeColor="text1"/>
                <w:sz w:val="20"/>
                <w:szCs w:val="20"/>
                <w:lang w:val="en-GB"/>
              </w:rPr>
            </w:pPr>
            <w:del w:id="292" w:author="Ian Blenkinsop" w:date="2021-07-15T11:59:00Z">
              <w:r w:rsidDel="00A51FE3">
                <w:rPr>
                  <w:rFonts w:cs="Times New Roman"/>
                  <w:color w:val="000000" w:themeColor="text1"/>
                  <w:sz w:val="20"/>
                  <w:szCs w:val="20"/>
                  <w:lang w:val="en-GB"/>
                </w:rPr>
                <w:delText>+/-</w:delText>
              </w:r>
            </w:del>
            <w:ins w:id="293" w:author="Ian Blenkinsop" w:date="2021-07-15T11:59:00Z">
              <w:r w:rsidR="00A51FE3">
                <w:rPr>
                  <w:rFonts w:cs="Times New Roman"/>
                  <w:color w:val="000000" w:themeColor="text1"/>
                  <w:sz w:val="20"/>
                  <w:szCs w:val="20"/>
                  <w:lang w:val="en-GB"/>
                </w:rPr>
                <w:t>+/–</w:t>
              </w:r>
            </w:ins>
          </w:p>
        </w:tc>
        <w:tc>
          <w:tcPr>
            <w:tcW w:w="1090" w:type="dxa"/>
          </w:tcPr>
          <w:p w14:paraId="4D626C4A" w14:textId="77777777" w:rsidR="00331517" w:rsidRPr="00071871" w:rsidRDefault="00331517" w:rsidP="00D5630D">
            <w:pPr>
              <w:pStyle w:val="AR6BodyText"/>
              <w:rPr>
                <w:rFonts w:cs="Times New Roman"/>
                <w:color w:val="000000" w:themeColor="text1"/>
                <w:sz w:val="20"/>
                <w:szCs w:val="20"/>
                <w:lang w:val="en-GB"/>
              </w:rPr>
            </w:pPr>
          </w:p>
        </w:tc>
        <w:tc>
          <w:tcPr>
            <w:tcW w:w="1319" w:type="dxa"/>
          </w:tcPr>
          <w:p w14:paraId="53E13064" w14:textId="77777777" w:rsidR="00331517" w:rsidRPr="00071871" w:rsidRDefault="00331517" w:rsidP="00D5630D">
            <w:pPr>
              <w:pStyle w:val="AR6BodyText"/>
              <w:rPr>
                <w:sz w:val="20"/>
                <w:szCs w:val="20"/>
                <w:lang w:val="en-GB"/>
              </w:rPr>
            </w:pPr>
            <w:r w:rsidRPr="00071871">
              <w:rPr>
                <w:sz w:val="20"/>
                <w:szCs w:val="20"/>
                <w:lang w:val="en-GB"/>
              </w:rPr>
              <w:t>No</w:t>
            </w:r>
            <w:r>
              <w:rPr>
                <w:sz w:val="20"/>
                <w:szCs w:val="20"/>
                <w:vertAlign w:val="superscript"/>
                <w:lang w:val="en-GB"/>
              </w:rPr>
              <w:t>c</w:t>
            </w:r>
          </w:p>
        </w:tc>
      </w:tr>
      <w:tr w:rsidR="00331517" w:rsidRPr="00071871" w14:paraId="0A8FAC9D" w14:textId="77777777" w:rsidTr="00D5630D">
        <w:tc>
          <w:tcPr>
            <w:tcW w:w="1885" w:type="dxa"/>
          </w:tcPr>
          <w:p w14:paraId="062683C6" w14:textId="77777777" w:rsidR="00331517" w:rsidRPr="00243465" w:rsidRDefault="00331517" w:rsidP="00D5630D">
            <w:pPr>
              <w:pStyle w:val="AR6BodyText"/>
              <w:rPr>
                <w:b/>
                <w:sz w:val="20"/>
                <w:szCs w:val="20"/>
                <w:lang w:val="en-GB"/>
              </w:rPr>
            </w:pPr>
            <w:r w:rsidRPr="00243465">
              <w:rPr>
                <w:b/>
                <w:sz w:val="20"/>
                <w:szCs w:val="20"/>
                <w:lang w:val="en-GB"/>
              </w:rPr>
              <w:t>HFCs</w:t>
            </w:r>
            <w:r w:rsidRPr="00243465">
              <w:rPr>
                <w:b/>
                <w:sz w:val="20"/>
                <w:szCs w:val="20"/>
                <w:vertAlign w:val="superscript"/>
                <w:lang w:val="en-GB"/>
              </w:rPr>
              <w:t xml:space="preserve"> </w:t>
            </w:r>
          </w:p>
        </w:tc>
        <w:tc>
          <w:tcPr>
            <w:tcW w:w="1080" w:type="dxa"/>
          </w:tcPr>
          <w:p w14:paraId="0E99FD27" w14:textId="77777777" w:rsidR="00331517" w:rsidRPr="00071871" w:rsidRDefault="00331517" w:rsidP="00D5630D">
            <w:pPr>
              <w:pStyle w:val="AR6BodyText"/>
              <w:rPr>
                <w:sz w:val="20"/>
                <w:szCs w:val="20"/>
                <w:lang w:val="en-GB"/>
              </w:rPr>
            </w:pPr>
            <w:r w:rsidRPr="00071871">
              <w:rPr>
                <w:sz w:val="20"/>
                <w:szCs w:val="20"/>
                <w:lang w:val="en-GB"/>
              </w:rPr>
              <w:t>Primary</w:t>
            </w:r>
          </w:p>
        </w:tc>
        <w:tc>
          <w:tcPr>
            <w:tcW w:w="1440" w:type="dxa"/>
          </w:tcPr>
          <w:p w14:paraId="44918550" w14:textId="75DBCC42" w:rsidR="00331517" w:rsidRPr="008F01BD" w:rsidRDefault="00331517" w:rsidP="00D5630D">
            <w:pPr>
              <w:pStyle w:val="AR6BodyText"/>
              <w:rPr>
                <w:color w:val="000000" w:themeColor="text1"/>
                <w:sz w:val="20"/>
                <w:szCs w:val="20"/>
                <w:lang w:val="en-GB"/>
              </w:rPr>
            </w:pPr>
            <w:r w:rsidRPr="00CB09AF">
              <w:rPr>
                <w:rFonts w:cs="Times New Roman"/>
                <w:color w:val="000000" w:themeColor="text1"/>
                <w:sz w:val="20"/>
                <w:szCs w:val="20"/>
                <w:lang w:val="en-GB"/>
              </w:rPr>
              <w:t>D</w:t>
            </w:r>
            <w:r w:rsidRPr="001A085B">
              <w:rPr>
                <w:rFonts w:cs="Times New Roman"/>
                <w:color w:val="000000" w:themeColor="text1"/>
                <w:sz w:val="20"/>
                <w:szCs w:val="20"/>
                <w:lang w:val="en-GB"/>
              </w:rPr>
              <w:t xml:space="preserve">ays </w:t>
            </w:r>
            <w:ins w:id="294" w:author="Lucy Cowie" w:date="2021-07-23T13:19:00Z">
              <w:r w:rsidR="007C48CA">
                <w:rPr>
                  <w:rFonts w:cs="Times New Roman"/>
                  <w:color w:val="000000" w:themeColor="text1"/>
                  <w:sz w:val="20"/>
                  <w:szCs w:val="20"/>
                  <w:lang w:val="en-GB"/>
                </w:rPr>
                <w:t>to</w:t>
              </w:r>
            </w:ins>
            <w:del w:id="295" w:author="Lucy Cowie" w:date="2021-07-23T13:19:00Z">
              <w:r w:rsidRPr="001A085B" w:rsidDel="007C48CA">
                <w:rPr>
                  <w:rFonts w:cs="Times New Roman"/>
                  <w:color w:val="000000" w:themeColor="text1"/>
                  <w:sz w:val="20"/>
                  <w:szCs w:val="20"/>
                  <w:lang w:val="en-GB"/>
                </w:rPr>
                <w:delText>–</w:delText>
              </w:r>
            </w:del>
            <w:r w:rsidRPr="001A085B">
              <w:rPr>
                <w:rFonts w:cs="Times New Roman"/>
                <w:color w:val="000000" w:themeColor="text1"/>
                <w:sz w:val="20"/>
                <w:szCs w:val="20"/>
                <w:lang w:val="en-GB"/>
              </w:rPr>
              <w:t xml:space="preserve"> yea</w:t>
            </w:r>
            <w:r w:rsidRPr="008F01BD">
              <w:rPr>
                <w:rFonts w:cs="Times New Roman"/>
                <w:color w:val="000000" w:themeColor="text1"/>
                <w:sz w:val="20"/>
                <w:szCs w:val="20"/>
                <w:lang w:val="en-GB"/>
              </w:rPr>
              <w:t>rs</w:t>
            </w:r>
          </w:p>
        </w:tc>
        <w:tc>
          <w:tcPr>
            <w:tcW w:w="1170" w:type="dxa"/>
          </w:tcPr>
          <w:p w14:paraId="1DB414DA" w14:textId="77777777" w:rsidR="00331517" w:rsidRPr="00071871" w:rsidRDefault="00331517" w:rsidP="00D5630D">
            <w:pPr>
              <w:pStyle w:val="AR6BodyText"/>
              <w:rPr>
                <w:sz w:val="20"/>
                <w:szCs w:val="20"/>
                <w:lang w:val="en-GB"/>
              </w:rPr>
            </w:pPr>
            <w:r w:rsidRPr="00071871">
              <w:rPr>
                <w:sz w:val="20"/>
                <w:szCs w:val="20"/>
                <w:lang w:val="en-GB"/>
              </w:rPr>
              <w:t>HFCs</w:t>
            </w:r>
          </w:p>
        </w:tc>
        <w:tc>
          <w:tcPr>
            <w:tcW w:w="1373" w:type="dxa"/>
          </w:tcPr>
          <w:p w14:paraId="2090C37E" w14:textId="77777777" w:rsidR="00331517" w:rsidRPr="00071871" w:rsidRDefault="00331517" w:rsidP="00D5630D">
            <w:pPr>
              <w:pStyle w:val="AR6BodyText"/>
              <w:rPr>
                <w:sz w:val="20"/>
                <w:szCs w:val="20"/>
                <w:lang w:val="en-GB"/>
              </w:rPr>
            </w:pPr>
          </w:p>
        </w:tc>
        <w:tc>
          <w:tcPr>
            <w:tcW w:w="957" w:type="dxa"/>
          </w:tcPr>
          <w:p w14:paraId="6CA87982" w14:textId="77777777" w:rsidR="00331517" w:rsidRPr="00071871" w:rsidRDefault="00331517" w:rsidP="00D5630D">
            <w:pPr>
              <w:pStyle w:val="AR6BodyText"/>
              <w:rPr>
                <w:color w:val="000000" w:themeColor="text1"/>
                <w:sz w:val="20"/>
                <w:szCs w:val="20"/>
                <w:lang w:val="en-GB"/>
              </w:rPr>
            </w:pPr>
            <w:r>
              <w:rPr>
                <w:rFonts w:cs="Times New Roman"/>
                <w:color w:val="000000" w:themeColor="text1"/>
                <w:sz w:val="20"/>
                <w:szCs w:val="20"/>
                <w:lang w:val="en-GB"/>
              </w:rPr>
              <w:t>+</w:t>
            </w:r>
          </w:p>
        </w:tc>
        <w:tc>
          <w:tcPr>
            <w:tcW w:w="1090" w:type="dxa"/>
          </w:tcPr>
          <w:p w14:paraId="164A6E09" w14:textId="77777777" w:rsidR="00331517" w:rsidRPr="00071871" w:rsidRDefault="00331517" w:rsidP="00D5630D">
            <w:pPr>
              <w:pStyle w:val="AR6BodyText"/>
              <w:rPr>
                <w:color w:val="000000" w:themeColor="text1"/>
                <w:sz w:val="20"/>
                <w:szCs w:val="20"/>
                <w:lang w:val="en-GB"/>
              </w:rPr>
            </w:pPr>
            <w:r w:rsidRPr="00071871">
              <w:rPr>
                <w:rFonts w:cs="Times New Roman"/>
                <w:color w:val="000000" w:themeColor="text1"/>
                <w:sz w:val="20"/>
                <w:szCs w:val="20"/>
                <w:lang w:val="en-GB"/>
              </w:rPr>
              <w:t xml:space="preserve"> </w:t>
            </w:r>
          </w:p>
        </w:tc>
        <w:tc>
          <w:tcPr>
            <w:tcW w:w="1319" w:type="dxa"/>
          </w:tcPr>
          <w:p w14:paraId="406C01D9" w14:textId="77777777" w:rsidR="00331517" w:rsidRPr="00071871" w:rsidRDefault="00331517" w:rsidP="00D5630D">
            <w:pPr>
              <w:pStyle w:val="AR6BodyText"/>
              <w:rPr>
                <w:sz w:val="20"/>
                <w:szCs w:val="20"/>
                <w:lang w:val="en-GB"/>
              </w:rPr>
            </w:pPr>
            <w:r w:rsidRPr="00071871">
              <w:rPr>
                <w:sz w:val="20"/>
                <w:szCs w:val="20"/>
                <w:lang w:val="en-GB"/>
              </w:rPr>
              <w:t>No</w:t>
            </w:r>
            <w:r>
              <w:rPr>
                <w:sz w:val="20"/>
                <w:szCs w:val="20"/>
                <w:vertAlign w:val="superscript"/>
                <w:lang w:val="en-GB"/>
              </w:rPr>
              <w:t>c</w:t>
            </w:r>
          </w:p>
        </w:tc>
      </w:tr>
      <w:tr w:rsidR="00331517" w:rsidRPr="00071871" w14:paraId="30CD3AD8" w14:textId="77777777" w:rsidTr="00D5630D">
        <w:tc>
          <w:tcPr>
            <w:tcW w:w="1885" w:type="dxa"/>
          </w:tcPr>
          <w:p w14:paraId="44DDC127" w14:textId="77777777" w:rsidR="00331517" w:rsidRPr="00243465" w:rsidRDefault="00331517" w:rsidP="00D5630D">
            <w:pPr>
              <w:pStyle w:val="AR6BodyText"/>
              <w:rPr>
                <w:b/>
                <w:sz w:val="20"/>
                <w:szCs w:val="20"/>
                <w:lang w:val="en-GB"/>
              </w:rPr>
            </w:pPr>
            <w:r w:rsidRPr="00243465">
              <w:rPr>
                <w:b/>
                <w:sz w:val="20"/>
                <w:szCs w:val="20"/>
                <w:lang w:val="en-GB"/>
              </w:rPr>
              <w:t>Halons and Methylbromide</w:t>
            </w:r>
          </w:p>
        </w:tc>
        <w:tc>
          <w:tcPr>
            <w:tcW w:w="1080" w:type="dxa"/>
          </w:tcPr>
          <w:p w14:paraId="0A47BEE7" w14:textId="77777777" w:rsidR="00331517" w:rsidRPr="00071871" w:rsidRDefault="00331517" w:rsidP="00D5630D">
            <w:pPr>
              <w:pStyle w:val="AR6BodyText"/>
              <w:rPr>
                <w:sz w:val="20"/>
                <w:szCs w:val="20"/>
                <w:lang w:val="en-GB"/>
              </w:rPr>
            </w:pPr>
            <w:r w:rsidRPr="00071871">
              <w:rPr>
                <w:sz w:val="20"/>
                <w:szCs w:val="20"/>
                <w:lang w:val="en-GB"/>
              </w:rPr>
              <w:t>Primary</w:t>
            </w:r>
          </w:p>
        </w:tc>
        <w:tc>
          <w:tcPr>
            <w:tcW w:w="1440" w:type="dxa"/>
          </w:tcPr>
          <w:p w14:paraId="7D734D33" w14:textId="77777777" w:rsidR="00331517" w:rsidRPr="001A085B" w:rsidRDefault="00331517" w:rsidP="00D5630D">
            <w:pPr>
              <w:pStyle w:val="AR6BodyText"/>
              <w:rPr>
                <w:rFonts w:cs="Times New Roman"/>
                <w:color w:val="000000" w:themeColor="text1"/>
                <w:sz w:val="20"/>
                <w:szCs w:val="20"/>
                <w:lang w:val="en-GB"/>
              </w:rPr>
            </w:pPr>
            <w:r w:rsidRPr="00CB09AF">
              <w:rPr>
                <w:rFonts w:cs="Times New Roman"/>
                <w:color w:val="000000" w:themeColor="text1"/>
                <w:sz w:val="20"/>
                <w:szCs w:val="20"/>
                <w:lang w:val="en-GB"/>
              </w:rPr>
              <w:t>Yea</w:t>
            </w:r>
            <w:r w:rsidRPr="001A085B">
              <w:rPr>
                <w:rFonts w:cs="Times New Roman"/>
                <w:color w:val="000000" w:themeColor="text1"/>
                <w:sz w:val="20"/>
                <w:szCs w:val="20"/>
                <w:lang w:val="en-GB"/>
              </w:rPr>
              <w:t>rs</w:t>
            </w:r>
          </w:p>
        </w:tc>
        <w:tc>
          <w:tcPr>
            <w:tcW w:w="1170" w:type="dxa"/>
          </w:tcPr>
          <w:p w14:paraId="4B65A0F4" w14:textId="77777777" w:rsidR="00331517" w:rsidRPr="004E69B1" w:rsidRDefault="00331517" w:rsidP="00D5630D">
            <w:pPr>
              <w:pStyle w:val="AR6BodyText"/>
              <w:rPr>
                <w:sz w:val="20"/>
                <w:szCs w:val="20"/>
                <w:lang w:val="en-GB"/>
              </w:rPr>
            </w:pPr>
            <w:r w:rsidRPr="004F524E">
              <w:rPr>
                <w:sz w:val="20"/>
                <w:szCs w:val="20"/>
                <w:lang w:val="en-GB"/>
              </w:rPr>
              <w:t>Halons and Methylbromide</w:t>
            </w:r>
          </w:p>
        </w:tc>
        <w:tc>
          <w:tcPr>
            <w:tcW w:w="1373" w:type="dxa"/>
          </w:tcPr>
          <w:p w14:paraId="14DC7B32" w14:textId="77777777" w:rsidR="00331517" w:rsidRPr="00071871" w:rsidRDefault="00331517" w:rsidP="00D5630D">
            <w:pPr>
              <w:pStyle w:val="AR6BodyText"/>
              <w:rPr>
                <w:sz w:val="20"/>
                <w:szCs w:val="20"/>
                <w:lang w:val="en-GB"/>
              </w:rPr>
            </w:pPr>
            <w:r>
              <w:rPr>
                <w:sz w:val="20"/>
                <w:szCs w:val="20"/>
                <w:lang w:val="en-GB"/>
              </w:rPr>
              <w:t xml:space="preserve">Stratospheric </w:t>
            </w:r>
            <w:r w:rsidRPr="00071871">
              <w:rPr>
                <w:sz w:val="20"/>
                <w:szCs w:val="20"/>
                <w:lang w:val="en-GB"/>
              </w:rPr>
              <w:t>O</w:t>
            </w:r>
            <w:r w:rsidRPr="00071871">
              <w:rPr>
                <w:sz w:val="20"/>
                <w:szCs w:val="20"/>
                <w:vertAlign w:val="subscript"/>
                <w:lang w:val="en-GB"/>
              </w:rPr>
              <w:t>3</w:t>
            </w:r>
          </w:p>
        </w:tc>
        <w:tc>
          <w:tcPr>
            <w:tcW w:w="957" w:type="dxa"/>
          </w:tcPr>
          <w:p w14:paraId="696EFCBC" w14:textId="437EE1F0" w:rsidR="00331517" w:rsidRPr="00071871" w:rsidRDefault="00331517" w:rsidP="00D5630D">
            <w:pPr>
              <w:pStyle w:val="AR6BodyText"/>
              <w:rPr>
                <w:rFonts w:cs="Times New Roman"/>
                <w:color w:val="000000" w:themeColor="text1"/>
                <w:sz w:val="20"/>
                <w:szCs w:val="20"/>
                <w:lang w:val="en-GB"/>
              </w:rPr>
            </w:pPr>
            <w:del w:id="296" w:author="Ian Blenkinsop" w:date="2021-07-15T11:59:00Z">
              <w:r w:rsidDel="00A51FE3">
                <w:rPr>
                  <w:rFonts w:cs="Times New Roman"/>
                  <w:color w:val="000000" w:themeColor="text1"/>
                  <w:sz w:val="20"/>
                  <w:szCs w:val="20"/>
                  <w:lang w:val="en-GB"/>
                </w:rPr>
                <w:delText>+/-</w:delText>
              </w:r>
            </w:del>
            <w:ins w:id="297" w:author="Ian Blenkinsop" w:date="2021-07-15T11:59:00Z">
              <w:r w:rsidR="00A51FE3">
                <w:rPr>
                  <w:rFonts w:cs="Times New Roman"/>
                  <w:color w:val="000000" w:themeColor="text1"/>
                  <w:sz w:val="20"/>
                  <w:szCs w:val="20"/>
                  <w:lang w:val="en-GB"/>
                </w:rPr>
                <w:t>+/–</w:t>
              </w:r>
            </w:ins>
          </w:p>
        </w:tc>
        <w:tc>
          <w:tcPr>
            <w:tcW w:w="1090" w:type="dxa"/>
          </w:tcPr>
          <w:p w14:paraId="61E2B4C0" w14:textId="77777777" w:rsidR="00331517" w:rsidRPr="00071871" w:rsidRDefault="00331517" w:rsidP="00D5630D">
            <w:pPr>
              <w:pStyle w:val="AR6BodyText"/>
              <w:rPr>
                <w:rFonts w:cs="Times New Roman"/>
                <w:color w:val="000000" w:themeColor="text1"/>
                <w:sz w:val="20"/>
                <w:szCs w:val="20"/>
                <w:lang w:val="en-GB"/>
              </w:rPr>
            </w:pPr>
          </w:p>
        </w:tc>
        <w:tc>
          <w:tcPr>
            <w:tcW w:w="1319" w:type="dxa"/>
          </w:tcPr>
          <w:p w14:paraId="513D1EA3" w14:textId="77777777" w:rsidR="00331517" w:rsidRPr="00071871" w:rsidRDefault="00331517" w:rsidP="00D5630D">
            <w:pPr>
              <w:pStyle w:val="AR6BodyText"/>
              <w:rPr>
                <w:sz w:val="20"/>
                <w:szCs w:val="20"/>
                <w:lang w:val="en-GB"/>
              </w:rPr>
            </w:pPr>
            <w:r w:rsidRPr="00071871">
              <w:rPr>
                <w:sz w:val="20"/>
                <w:szCs w:val="20"/>
                <w:lang w:val="en-GB"/>
              </w:rPr>
              <w:t>No</w:t>
            </w:r>
            <w:r>
              <w:rPr>
                <w:sz w:val="20"/>
                <w:szCs w:val="20"/>
                <w:vertAlign w:val="superscript"/>
                <w:lang w:val="en-GB"/>
              </w:rPr>
              <w:t>c</w:t>
            </w:r>
          </w:p>
        </w:tc>
      </w:tr>
      <w:tr w:rsidR="00331517" w:rsidRPr="00071871" w14:paraId="616905E0" w14:textId="77777777" w:rsidTr="00D5630D">
        <w:tc>
          <w:tcPr>
            <w:tcW w:w="1885" w:type="dxa"/>
          </w:tcPr>
          <w:p w14:paraId="4C572BF6" w14:textId="6341CAF6" w:rsidR="00F764CE" w:rsidRPr="00243465" w:rsidRDefault="00F764CE" w:rsidP="00D5630D">
            <w:pPr>
              <w:pStyle w:val="AR6BodyText"/>
              <w:rPr>
                <w:b/>
                <w:sz w:val="20"/>
                <w:szCs w:val="20"/>
                <w:lang w:val="en-GB"/>
              </w:rPr>
            </w:pPr>
            <w:r>
              <w:rPr>
                <w:b/>
                <w:sz w:val="20"/>
                <w:szCs w:val="20"/>
                <w:lang w:val="en-GB"/>
              </w:rPr>
              <w:t>Very Short-</w:t>
            </w:r>
            <w:del w:id="298" w:author="Ian Blenkinsop" w:date="2021-07-15T11:59:00Z">
              <w:r w:rsidDel="00A51FE3">
                <w:rPr>
                  <w:b/>
                  <w:sz w:val="20"/>
                  <w:szCs w:val="20"/>
                  <w:lang w:val="en-GB"/>
                </w:rPr>
                <w:delText xml:space="preserve">Lived </w:delText>
              </w:r>
            </w:del>
            <w:ins w:id="299" w:author="Ian Blenkinsop" w:date="2021-07-15T11:59:00Z">
              <w:r w:rsidR="00A51FE3">
                <w:rPr>
                  <w:b/>
                  <w:sz w:val="20"/>
                  <w:szCs w:val="20"/>
                  <w:lang w:val="en-GB"/>
                </w:rPr>
                <w:t xml:space="preserve">lived </w:t>
              </w:r>
            </w:ins>
            <w:del w:id="300" w:author="Ian Blenkinsop" w:date="2021-07-15T12:00:00Z">
              <w:r w:rsidDel="00A51FE3">
                <w:rPr>
                  <w:b/>
                  <w:sz w:val="20"/>
                  <w:szCs w:val="20"/>
                  <w:lang w:val="en-GB"/>
                </w:rPr>
                <w:delText xml:space="preserve">halogenated </w:delText>
              </w:r>
            </w:del>
            <w:ins w:id="301" w:author="Ian Blenkinsop" w:date="2021-07-15T12:00:00Z">
              <w:r w:rsidR="00A51FE3">
                <w:rPr>
                  <w:b/>
                  <w:sz w:val="20"/>
                  <w:szCs w:val="20"/>
                  <w:lang w:val="en-GB"/>
                </w:rPr>
                <w:t xml:space="preserve">Halogenated </w:t>
              </w:r>
            </w:ins>
            <w:r>
              <w:rPr>
                <w:b/>
                <w:sz w:val="20"/>
                <w:szCs w:val="20"/>
                <w:lang w:val="en-GB"/>
              </w:rPr>
              <w:t xml:space="preserve">Species </w:t>
            </w:r>
            <w:r w:rsidR="002B1D16">
              <w:rPr>
                <w:b/>
                <w:sz w:val="20"/>
                <w:szCs w:val="20"/>
                <w:lang w:val="en-GB"/>
              </w:rPr>
              <w:t>(</w:t>
            </w:r>
            <w:r w:rsidRPr="00243465">
              <w:rPr>
                <w:b/>
                <w:sz w:val="20"/>
                <w:szCs w:val="20"/>
                <w:lang w:val="en-GB"/>
              </w:rPr>
              <w:t>VSLSs</w:t>
            </w:r>
            <w:r w:rsidR="002B1D16">
              <w:rPr>
                <w:b/>
                <w:sz w:val="20"/>
                <w:szCs w:val="20"/>
                <w:lang w:val="en-GB"/>
              </w:rPr>
              <w:t>)</w:t>
            </w:r>
          </w:p>
        </w:tc>
        <w:tc>
          <w:tcPr>
            <w:tcW w:w="1080" w:type="dxa"/>
          </w:tcPr>
          <w:p w14:paraId="473E5EBF" w14:textId="77777777" w:rsidR="00331517" w:rsidRPr="00071871" w:rsidRDefault="00331517" w:rsidP="00D5630D">
            <w:pPr>
              <w:pStyle w:val="AR6BodyText"/>
              <w:rPr>
                <w:sz w:val="20"/>
                <w:szCs w:val="20"/>
                <w:lang w:val="en-GB"/>
              </w:rPr>
            </w:pPr>
            <w:r w:rsidRPr="00071871">
              <w:rPr>
                <w:sz w:val="20"/>
                <w:szCs w:val="20"/>
                <w:lang w:val="en-GB"/>
              </w:rPr>
              <w:t>Primary</w:t>
            </w:r>
          </w:p>
        </w:tc>
        <w:tc>
          <w:tcPr>
            <w:tcW w:w="1440" w:type="dxa"/>
          </w:tcPr>
          <w:p w14:paraId="3EC5B22F" w14:textId="1343377A" w:rsidR="00331517" w:rsidRPr="00CB09AF" w:rsidRDefault="00331517" w:rsidP="00D5630D">
            <w:pPr>
              <w:pStyle w:val="AR6BodyText"/>
              <w:rPr>
                <w:rFonts w:cs="Times New Roman"/>
                <w:color w:val="000000" w:themeColor="text1"/>
                <w:sz w:val="20"/>
                <w:szCs w:val="20"/>
                <w:lang w:val="en-GB"/>
              </w:rPr>
            </w:pPr>
            <w:commentRangeStart w:id="302"/>
            <w:del w:id="303" w:author="Ian Blenkinsop" w:date="2021-07-15T12:00:00Z">
              <w:r w:rsidRPr="00E62508" w:rsidDel="009469F2">
                <w:rPr>
                  <w:rFonts w:cs="Times New Roman"/>
                  <w:color w:val="000000" w:themeColor="text1"/>
                  <w:sz w:val="20"/>
                  <w:szCs w:val="20"/>
                  <w:lang w:val="en-GB"/>
                </w:rPr>
                <w:delText xml:space="preserve">less </w:delText>
              </w:r>
            </w:del>
            <w:ins w:id="304" w:author="Ian Blenkinsop" w:date="2021-07-15T12:00:00Z">
              <w:r w:rsidR="009469F2">
                <w:rPr>
                  <w:rFonts w:cs="Times New Roman"/>
                  <w:color w:val="000000" w:themeColor="text1"/>
                  <w:sz w:val="20"/>
                  <w:szCs w:val="20"/>
                  <w:lang w:val="en-GB"/>
                </w:rPr>
                <w:t>L</w:t>
              </w:r>
              <w:r w:rsidR="009469F2" w:rsidRPr="00E62508">
                <w:rPr>
                  <w:rFonts w:cs="Times New Roman"/>
                  <w:color w:val="000000" w:themeColor="text1"/>
                  <w:sz w:val="20"/>
                  <w:szCs w:val="20"/>
                  <w:lang w:val="en-GB"/>
                </w:rPr>
                <w:t xml:space="preserve">ess </w:t>
              </w:r>
            </w:ins>
            <w:r w:rsidRPr="00E62508">
              <w:rPr>
                <w:rFonts w:cs="Times New Roman"/>
                <w:color w:val="000000" w:themeColor="text1"/>
                <w:sz w:val="20"/>
                <w:szCs w:val="20"/>
                <w:lang w:val="en-GB"/>
              </w:rPr>
              <w:t>than 0.5 year</w:t>
            </w:r>
            <w:commentRangeEnd w:id="302"/>
            <w:r w:rsidR="007C48CA">
              <w:rPr>
                <w:rStyle w:val="Marquedecommentaire"/>
                <w:lang w:val="en-GB"/>
              </w:rPr>
              <w:commentReference w:id="302"/>
            </w:r>
          </w:p>
        </w:tc>
        <w:tc>
          <w:tcPr>
            <w:tcW w:w="1170" w:type="dxa"/>
          </w:tcPr>
          <w:p w14:paraId="41518506" w14:textId="77777777" w:rsidR="00331517" w:rsidRDefault="00331517" w:rsidP="00D5630D">
            <w:pPr>
              <w:pStyle w:val="AR6BodyText"/>
              <w:rPr>
                <w:sz w:val="20"/>
                <w:szCs w:val="20"/>
                <w:lang w:val="en-GB"/>
              </w:rPr>
            </w:pPr>
          </w:p>
        </w:tc>
        <w:tc>
          <w:tcPr>
            <w:tcW w:w="1373" w:type="dxa"/>
          </w:tcPr>
          <w:p w14:paraId="6F6909C0" w14:textId="77777777" w:rsidR="00331517" w:rsidRPr="00071871" w:rsidRDefault="00331517" w:rsidP="00D5630D">
            <w:pPr>
              <w:pStyle w:val="AR6BodyText"/>
              <w:rPr>
                <w:sz w:val="20"/>
                <w:szCs w:val="20"/>
                <w:lang w:val="en-GB"/>
              </w:rPr>
            </w:pPr>
            <w:r>
              <w:rPr>
                <w:sz w:val="20"/>
                <w:szCs w:val="20"/>
                <w:lang w:val="en-GB"/>
              </w:rPr>
              <w:t xml:space="preserve">Stratospheric </w:t>
            </w:r>
            <w:r w:rsidRPr="00071871">
              <w:rPr>
                <w:sz w:val="20"/>
                <w:szCs w:val="20"/>
                <w:lang w:val="en-GB"/>
              </w:rPr>
              <w:t>O</w:t>
            </w:r>
            <w:r w:rsidRPr="00071871">
              <w:rPr>
                <w:sz w:val="20"/>
                <w:szCs w:val="20"/>
                <w:vertAlign w:val="subscript"/>
                <w:lang w:val="en-GB"/>
              </w:rPr>
              <w:t>3</w:t>
            </w:r>
          </w:p>
        </w:tc>
        <w:tc>
          <w:tcPr>
            <w:tcW w:w="957" w:type="dxa"/>
          </w:tcPr>
          <w:p w14:paraId="2BA7EB09" w14:textId="630DE504" w:rsidR="00331517" w:rsidRPr="00071871" w:rsidRDefault="00331517" w:rsidP="00D5630D">
            <w:pPr>
              <w:pStyle w:val="AR6BodyText"/>
              <w:rPr>
                <w:rFonts w:cs="Times New Roman"/>
                <w:color w:val="000000" w:themeColor="text1"/>
                <w:sz w:val="20"/>
                <w:szCs w:val="20"/>
                <w:lang w:val="en-GB"/>
              </w:rPr>
            </w:pPr>
            <w:del w:id="305" w:author="Ian Blenkinsop" w:date="2021-07-15T11:59:00Z">
              <w:r w:rsidDel="00A51FE3">
                <w:rPr>
                  <w:rFonts w:cs="Times New Roman"/>
                  <w:color w:val="000000" w:themeColor="text1"/>
                  <w:sz w:val="20"/>
                  <w:szCs w:val="20"/>
                  <w:lang w:val="en-GB"/>
                </w:rPr>
                <w:delText>-</w:delText>
              </w:r>
            </w:del>
            <w:ins w:id="306" w:author="Ian Blenkinsop" w:date="2021-07-15T11:59:00Z">
              <w:r w:rsidR="00A51FE3">
                <w:rPr>
                  <w:rFonts w:cs="Times New Roman"/>
                  <w:color w:val="000000" w:themeColor="text1"/>
                  <w:sz w:val="20"/>
                  <w:szCs w:val="20"/>
                  <w:lang w:val="en-GB"/>
                </w:rPr>
                <w:t>–</w:t>
              </w:r>
            </w:ins>
          </w:p>
        </w:tc>
        <w:tc>
          <w:tcPr>
            <w:tcW w:w="1090" w:type="dxa"/>
          </w:tcPr>
          <w:p w14:paraId="63F07B7A" w14:textId="77777777" w:rsidR="00331517" w:rsidRPr="00071871" w:rsidRDefault="00331517" w:rsidP="00D5630D">
            <w:pPr>
              <w:pStyle w:val="AR6BodyText"/>
              <w:rPr>
                <w:rFonts w:cs="Times New Roman"/>
                <w:color w:val="000000" w:themeColor="text1"/>
                <w:sz w:val="20"/>
                <w:szCs w:val="20"/>
                <w:lang w:val="en-GB"/>
              </w:rPr>
            </w:pPr>
          </w:p>
        </w:tc>
        <w:tc>
          <w:tcPr>
            <w:tcW w:w="1319" w:type="dxa"/>
          </w:tcPr>
          <w:p w14:paraId="1BBDF4E7" w14:textId="77777777" w:rsidR="00331517" w:rsidRPr="00071871" w:rsidRDefault="00331517" w:rsidP="00D5630D">
            <w:pPr>
              <w:pStyle w:val="AR6BodyText"/>
              <w:rPr>
                <w:sz w:val="20"/>
                <w:szCs w:val="20"/>
                <w:lang w:val="en-GB"/>
              </w:rPr>
            </w:pPr>
            <w:r w:rsidRPr="00071871">
              <w:rPr>
                <w:sz w:val="20"/>
                <w:szCs w:val="20"/>
                <w:lang w:val="en-GB"/>
              </w:rPr>
              <w:t>No</w:t>
            </w:r>
            <w:r>
              <w:rPr>
                <w:sz w:val="20"/>
                <w:szCs w:val="20"/>
                <w:vertAlign w:val="superscript"/>
                <w:lang w:val="en-GB"/>
              </w:rPr>
              <w:t>c</w:t>
            </w:r>
          </w:p>
        </w:tc>
      </w:tr>
      <w:tr w:rsidR="00331517" w:rsidRPr="00071871" w14:paraId="15F8FC5B" w14:textId="77777777" w:rsidTr="00D5630D">
        <w:tc>
          <w:tcPr>
            <w:tcW w:w="1885" w:type="dxa"/>
          </w:tcPr>
          <w:p w14:paraId="151358EA" w14:textId="77777777" w:rsidR="00331517" w:rsidRDefault="00331517" w:rsidP="00D5630D">
            <w:pPr>
              <w:pStyle w:val="AR6BodyText"/>
              <w:rPr>
                <w:b/>
                <w:sz w:val="20"/>
                <w:szCs w:val="20"/>
                <w:lang w:val="en-GB"/>
              </w:rPr>
            </w:pPr>
            <w:r w:rsidRPr="00243465">
              <w:rPr>
                <w:b/>
                <w:sz w:val="20"/>
                <w:szCs w:val="20"/>
                <w:lang w:val="en-GB"/>
              </w:rPr>
              <w:t>Sulphate</w:t>
            </w:r>
            <w:r>
              <w:rPr>
                <w:b/>
                <w:sz w:val="20"/>
                <w:szCs w:val="20"/>
                <w:lang w:val="en-GB"/>
              </w:rPr>
              <w:t>s</w:t>
            </w:r>
          </w:p>
          <w:p w14:paraId="2246CA1F" w14:textId="77777777" w:rsidR="00331517" w:rsidRPr="00243465" w:rsidRDefault="00331517" w:rsidP="00D5630D">
            <w:pPr>
              <w:pStyle w:val="AR6BodyText"/>
              <w:rPr>
                <w:b/>
                <w:sz w:val="20"/>
                <w:szCs w:val="20"/>
                <w:lang w:val="en-GB"/>
              </w:rPr>
            </w:pPr>
          </w:p>
        </w:tc>
        <w:tc>
          <w:tcPr>
            <w:tcW w:w="1080" w:type="dxa"/>
          </w:tcPr>
          <w:p w14:paraId="10C4DB2F" w14:textId="77777777" w:rsidR="00331517" w:rsidRPr="00071871" w:rsidRDefault="00331517" w:rsidP="00D5630D">
            <w:pPr>
              <w:pStyle w:val="AR6BodyText"/>
              <w:rPr>
                <w:sz w:val="20"/>
                <w:szCs w:val="20"/>
                <w:lang w:val="en-GB"/>
              </w:rPr>
            </w:pPr>
            <w:r w:rsidRPr="00071871">
              <w:rPr>
                <w:sz w:val="20"/>
                <w:szCs w:val="20"/>
                <w:lang w:val="en-GB"/>
              </w:rPr>
              <w:t xml:space="preserve"> Secondary</w:t>
            </w:r>
          </w:p>
        </w:tc>
        <w:tc>
          <w:tcPr>
            <w:tcW w:w="1440" w:type="dxa"/>
          </w:tcPr>
          <w:p w14:paraId="6B195E55" w14:textId="5BE8C42F" w:rsidR="00331517" w:rsidRPr="00071871" w:rsidRDefault="00331517" w:rsidP="00D5630D">
            <w:pPr>
              <w:pStyle w:val="AR6BodyText"/>
              <w:rPr>
                <w:color w:val="000000" w:themeColor="text1"/>
                <w:sz w:val="20"/>
                <w:szCs w:val="20"/>
                <w:lang w:val="en-GB"/>
              </w:rPr>
            </w:pPr>
            <w:r w:rsidRPr="00071871">
              <w:rPr>
                <w:rFonts w:cs="Times New Roman"/>
                <w:color w:val="000000" w:themeColor="text1"/>
                <w:sz w:val="20"/>
                <w:szCs w:val="20"/>
                <w:lang w:val="en-GB"/>
              </w:rPr>
              <w:t>Minutes</w:t>
            </w:r>
            <w:r w:rsidRPr="001A085B">
              <w:rPr>
                <w:rFonts w:cs="Times New Roman"/>
                <w:color w:val="000000" w:themeColor="text1"/>
                <w:sz w:val="20"/>
                <w:szCs w:val="20"/>
                <w:lang w:val="en-GB"/>
              </w:rPr>
              <w:t xml:space="preserve"> </w:t>
            </w:r>
            <w:ins w:id="307" w:author="Lucy Cowie" w:date="2021-07-23T13:19:00Z">
              <w:r w:rsidR="006A134C">
                <w:rPr>
                  <w:rFonts w:cs="Times New Roman"/>
                  <w:color w:val="000000" w:themeColor="text1"/>
                  <w:sz w:val="20"/>
                  <w:szCs w:val="20"/>
                  <w:lang w:val="en-GB"/>
                </w:rPr>
                <w:t>to</w:t>
              </w:r>
            </w:ins>
            <w:del w:id="308" w:author="Lucy Cowie" w:date="2021-07-23T13:19:00Z">
              <w:r w:rsidRPr="001A085B" w:rsidDel="006A134C">
                <w:rPr>
                  <w:rFonts w:cs="Times New Roman"/>
                  <w:color w:val="000000" w:themeColor="text1"/>
                  <w:sz w:val="20"/>
                  <w:szCs w:val="20"/>
                  <w:lang w:val="en-GB"/>
                </w:rPr>
                <w:delText>–</w:delText>
              </w:r>
            </w:del>
            <w:r w:rsidRPr="001A085B">
              <w:rPr>
                <w:rFonts w:cs="Times New Roman"/>
                <w:color w:val="000000" w:themeColor="text1"/>
                <w:sz w:val="20"/>
                <w:szCs w:val="20"/>
                <w:lang w:val="en-GB"/>
              </w:rPr>
              <w:t xml:space="preserve"> </w:t>
            </w:r>
            <w:r w:rsidRPr="00071871">
              <w:rPr>
                <w:rFonts w:cs="Times New Roman"/>
                <w:color w:val="000000" w:themeColor="text1"/>
                <w:sz w:val="20"/>
                <w:szCs w:val="20"/>
                <w:lang w:val="en-GB"/>
              </w:rPr>
              <w:t>weeks</w:t>
            </w:r>
          </w:p>
        </w:tc>
        <w:tc>
          <w:tcPr>
            <w:tcW w:w="1170" w:type="dxa"/>
          </w:tcPr>
          <w:p w14:paraId="4744CEED" w14:textId="77777777" w:rsidR="00331517" w:rsidDel="00243B20" w:rsidRDefault="00331517" w:rsidP="00D5630D">
            <w:pPr>
              <w:pStyle w:val="AR6BodyText"/>
              <w:rPr>
                <w:sz w:val="20"/>
                <w:szCs w:val="20"/>
                <w:lang w:val="en-GB"/>
              </w:rPr>
            </w:pPr>
            <w:r>
              <w:rPr>
                <w:sz w:val="20"/>
                <w:szCs w:val="20"/>
                <w:lang w:val="en-GB"/>
              </w:rPr>
              <w:t>Sulphates</w:t>
            </w:r>
          </w:p>
        </w:tc>
        <w:tc>
          <w:tcPr>
            <w:tcW w:w="1373" w:type="dxa"/>
          </w:tcPr>
          <w:p w14:paraId="35C3313D" w14:textId="77777777" w:rsidR="00331517" w:rsidRPr="00071871" w:rsidRDefault="00331517" w:rsidP="00D5630D">
            <w:pPr>
              <w:pStyle w:val="AR6BodyText"/>
              <w:rPr>
                <w:sz w:val="20"/>
                <w:szCs w:val="20"/>
                <w:lang w:val="en-GB"/>
              </w:rPr>
            </w:pPr>
            <w:r>
              <w:rPr>
                <w:sz w:val="20"/>
                <w:szCs w:val="20"/>
                <w:lang w:val="en-GB"/>
              </w:rPr>
              <w:t xml:space="preserve"> </w:t>
            </w:r>
          </w:p>
        </w:tc>
        <w:tc>
          <w:tcPr>
            <w:tcW w:w="957" w:type="dxa"/>
          </w:tcPr>
          <w:p w14:paraId="1C44D484" w14:textId="37C1E175" w:rsidR="00331517" w:rsidRPr="00071871" w:rsidRDefault="00331517" w:rsidP="00D5630D">
            <w:pPr>
              <w:pStyle w:val="AR6BodyText"/>
              <w:rPr>
                <w:color w:val="000000" w:themeColor="text1"/>
                <w:sz w:val="20"/>
                <w:szCs w:val="20"/>
                <w:lang w:val="en-GB"/>
              </w:rPr>
            </w:pPr>
            <w:del w:id="309" w:author="Ian Blenkinsop" w:date="2021-07-15T11:59:00Z">
              <w:r w:rsidDel="00A51FE3">
                <w:rPr>
                  <w:rFonts w:cs="Times New Roman"/>
                  <w:color w:val="000000" w:themeColor="text1"/>
                  <w:sz w:val="20"/>
                  <w:szCs w:val="20"/>
                  <w:lang w:val="en-GB"/>
                </w:rPr>
                <w:delText>-</w:delText>
              </w:r>
            </w:del>
            <w:ins w:id="310" w:author="Ian Blenkinsop" w:date="2021-07-15T11:59:00Z">
              <w:r w:rsidR="00A51FE3">
                <w:rPr>
                  <w:rFonts w:cs="Times New Roman"/>
                  <w:color w:val="000000" w:themeColor="text1"/>
                  <w:sz w:val="20"/>
                  <w:szCs w:val="20"/>
                  <w:lang w:val="en-GB"/>
                </w:rPr>
                <w:t>–</w:t>
              </w:r>
            </w:ins>
          </w:p>
        </w:tc>
        <w:tc>
          <w:tcPr>
            <w:tcW w:w="1090" w:type="dxa"/>
          </w:tcPr>
          <w:p w14:paraId="1799A040" w14:textId="77777777" w:rsidR="00331517" w:rsidRPr="00071871" w:rsidRDefault="00331517" w:rsidP="00D5630D">
            <w:pPr>
              <w:pStyle w:val="AR6BodyText"/>
              <w:rPr>
                <w:color w:val="000000" w:themeColor="text1"/>
                <w:sz w:val="20"/>
                <w:szCs w:val="20"/>
                <w:lang w:val="en-GB"/>
              </w:rPr>
            </w:pPr>
            <w:r>
              <w:rPr>
                <w:rFonts w:cs="Times New Roman"/>
                <w:color w:val="000000" w:themeColor="text1"/>
                <w:sz w:val="20"/>
                <w:szCs w:val="20"/>
                <w:lang w:val="en-GB"/>
              </w:rPr>
              <w:t>Cloud</w:t>
            </w:r>
          </w:p>
        </w:tc>
        <w:tc>
          <w:tcPr>
            <w:tcW w:w="1319" w:type="dxa"/>
          </w:tcPr>
          <w:p w14:paraId="7BA577FC" w14:textId="77777777" w:rsidR="00331517" w:rsidRPr="00071871" w:rsidRDefault="00331517" w:rsidP="00D5630D">
            <w:pPr>
              <w:pStyle w:val="AR6BodyText"/>
              <w:rPr>
                <w:sz w:val="20"/>
                <w:szCs w:val="20"/>
                <w:lang w:val="en-GB"/>
              </w:rPr>
            </w:pPr>
            <w:r w:rsidRPr="00071871">
              <w:rPr>
                <w:sz w:val="20"/>
                <w:szCs w:val="20"/>
                <w:lang w:val="en-GB"/>
              </w:rPr>
              <w:t>as part of PM</w:t>
            </w:r>
            <w:r>
              <w:rPr>
                <w:sz w:val="20"/>
                <w:szCs w:val="20"/>
                <w:vertAlign w:val="superscript"/>
                <w:lang w:val="en-GB"/>
              </w:rPr>
              <w:t>d</w:t>
            </w:r>
          </w:p>
        </w:tc>
      </w:tr>
      <w:tr w:rsidR="00331517" w:rsidRPr="00071871" w14:paraId="7765C44B" w14:textId="77777777" w:rsidTr="00D5630D">
        <w:tc>
          <w:tcPr>
            <w:tcW w:w="1885" w:type="dxa"/>
          </w:tcPr>
          <w:p w14:paraId="0BF5E1A4" w14:textId="77777777" w:rsidR="00331517" w:rsidRDefault="00331517" w:rsidP="00D5630D">
            <w:pPr>
              <w:pStyle w:val="AR6BodyText"/>
              <w:rPr>
                <w:b/>
                <w:sz w:val="20"/>
                <w:szCs w:val="20"/>
                <w:lang w:val="en-GB"/>
              </w:rPr>
            </w:pPr>
            <w:r w:rsidRPr="00243465">
              <w:rPr>
                <w:b/>
                <w:sz w:val="20"/>
                <w:szCs w:val="20"/>
                <w:lang w:val="en-GB"/>
              </w:rPr>
              <w:t>Nitrate</w:t>
            </w:r>
            <w:r>
              <w:rPr>
                <w:b/>
                <w:sz w:val="20"/>
                <w:szCs w:val="20"/>
                <w:lang w:val="en-GB"/>
              </w:rPr>
              <w:t>s</w:t>
            </w:r>
          </w:p>
          <w:p w14:paraId="72DDF4FE" w14:textId="77777777" w:rsidR="00331517" w:rsidRPr="00243465" w:rsidRDefault="00331517" w:rsidP="00D5630D">
            <w:pPr>
              <w:pStyle w:val="AR6BodyText"/>
              <w:rPr>
                <w:b/>
                <w:sz w:val="20"/>
                <w:szCs w:val="20"/>
                <w:lang w:val="en-GB"/>
              </w:rPr>
            </w:pPr>
          </w:p>
        </w:tc>
        <w:tc>
          <w:tcPr>
            <w:tcW w:w="1080" w:type="dxa"/>
          </w:tcPr>
          <w:p w14:paraId="480C98C1" w14:textId="77777777" w:rsidR="00331517" w:rsidRPr="00071871" w:rsidRDefault="00331517" w:rsidP="00D5630D">
            <w:pPr>
              <w:pStyle w:val="AR6BodyText"/>
              <w:rPr>
                <w:sz w:val="20"/>
                <w:szCs w:val="20"/>
                <w:lang w:val="en-GB"/>
              </w:rPr>
            </w:pPr>
            <w:r w:rsidRPr="00071871">
              <w:rPr>
                <w:sz w:val="20"/>
                <w:szCs w:val="20"/>
                <w:lang w:val="en-GB"/>
              </w:rPr>
              <w:lastRenderedPageBreak/>
              <w:t xml:space="preserve"> </w:t>
            </w:r>
            <w:r w:rsidRPr="00071871">
              <w:rPr>
                <w:sz w:val="20"/>
                <w:szCs w:val="20"/>
                <w:lang w:val="en-GB"/>
              </w:rPr>
              <w:lastRenderedPageBreak/>
              <w:t>Secondary</w:t>
            </w:r>
          </w:p>
        </w:tc>
        <w:tc>
          <w:tcPr>
            <w:tcW w:w="1440" w:type="dxa"/>
          </w:tcPr>
          <w:p w14:paraId="264CEDEB" w14:textId="4DEB5B96" w:rsidR="00331517" w:rsidRPr="00071871" w:rsidRDefault="00331517" w:rsidP="00D5630D">
            <w:pPr>
              <w:pStyle w:val="AR6BodyText"/>
              <w:rPr>
                <w:color w:val="000000" w:themeColor="text1"/>
                <w:sz w:val="20"/>
                <w:szCs w:val="20"/>
                <w:lang w:val="en-GB"/>
              </w:rPr>
            </w:pPr>
            <w:r w:rsidRPr="00071871">
              <w:rPr>
                <w:rFonts w:cs="Times New Roman"/>
                <w:color w:val="000000" w:themeColor="text1"/>
                <w:sz w:val="20"/>
                <w:szCs w:val="20"/>
                <w:lang w:val="en-GB"/>
              </w:rPr>
              <w:lastRenderedPageBreak/>
              <w:t>Minutes</w:t>
            </w:r>
            <w:r w:rsidRPr="001A085B">
              <w:rPr>
                <w:rFonts w:cs="Times New Roman"/>
                <w:color w:val="000000" w:themeColor="text1"/>
                <w:sz w:val="20"/>
                <w:szCs w:val="20"/>
                <w:lang w:val="en-GB"/>
              </w:rPr>
              <w:t xml:space="preserve"> </w:t>
            </w:r>
            <w:ins w:id="311" w:author="Lucy Cowie" w:date="2021-07-23T13:20:00Z">
              <w:r w:rsidR="006A134C">
                <w:rPr>
                  <w:rFonts w:cs="Times New Roman"/>
                  <w:color w:val="000000" w:themeColor="text1"/>
                  <w:sz w:val="20"/>
                  <w:szCs w:val="20"/>
                  <w:lang w:val="en-GB"/>
                </w:rPr>
                <w:t>to</w:t>
              </w:r>
            </w:ins>
            <w:del w:id="312" w:author="Lucy Cowie" w:date="2021-07-23T13:20:00Z">
              <w:r w:rsidRPr="001A085B" w:rsidDel="006A134C">
                <w:rPr>
                  <w:rFonts w:cs="Times New Roman"/>
                  <w:color w:val="000000" w:themeColor="text1"/>
                  <w:sz w:val="20"/>
                  <w:szCs w:val="20"/>
                  <w:lang w:val="en-GB"/>
                </w:rPr>
                <w:delText>–</w:delText>
              </w:r>
            </w:del>
            <w:r w:rsidRPr="001A085B">
              <w:rPr>
                <w:rFonts w:cs="Times New Roman"/>
                <w:color w:val="000000" w:themeColor="text1"/>
                <w:sz w:val="20"/>
                <w:szCs w:val="20"/>
                <w:lang w:val="en-GB"/>
              </w:rPr>
              <w:t xml:space="preserve"> </w:t>
            </w:r>
            <w:r w:rsidRPr="00071871">
              <w:rPr>
                <w:rFonts w:cs="Times New Roman"/>
                <w:color w:val="000000" w:themeColor="text1"/>
                <w:sz w:val="20"/>
                <w:szCs w:val="20"/>
                <w:lang w:val="en-GB"/>
              </w:rPr>
              <w:lastRenderedPageBreak/>
              <w:t>weeks</w:t>
            </w:r>
          </w:p>
        </w:tc>
        <w:tc>
          <w:tcPr>
            <w:tcW w:w="1170" w:type="dxa"/>
          </w:tcPr>
          <w:p w14:paraId="705026FC" w14:textId="77777777" w:rsidR="00331517" w:rsidDel="00243B20" w:rsidRDefault="00331517" w:rsidP="00D5630D">
            <w:pPr>
              <w:pStyle w:val="AR6BodyText"/>
              <w:rPr>
                <w:sz w:val="20"/>
                <w:szCs w:val="20"/>
                <w:lang w:val="en-GB"/>
              </w:rPr>
            </w:pPr>
            <w:r>
              <w:rPr>
                <w:sz w:val="20"/>
                <w:szCs w:val="20"/>
                <w:lang w:val="en-GB"/>
              </w:rPr>
              <w:lastRenderedPageBreak/>
              <w:t>Nitrates</w:t>
            </w:r>
          </w:p>
        </w:tc>
        <w:tc>
          <w:tcPr>
            <w:tcW w:w="1373" w:type="dxa"/>
          </w:tcPr>
          <w:p w14:paraId="4DF490D9" w14:textId="77777777" w:rsidR="00331517" w:rsidRPr="00071871" w:rsidRDefault="00331517" w:rsidP="00D5630D">
            <w:pPr>
              <w:pStyle w:val="AR6BodyText"/>
              <w:rPr>
                <w:sz w:val="20"/>
                <w:szCs w:val="20"/>
                <w:lang w:val="en-GB"/>
              </w:rPr>
            </w:pPr>
          </w:p>
        </w:tc>
        <w:tc>
          <w:tcPr>
            <w:tcW w:w="957" w:type="dxa"/>
          </w:tcPr>
          <w:p w14:paraId="3A65C60D" w14:textId="7F22AD4D" w:rsidR="00331517" w:rsidRPr="00071871" w:rsidRDefault="00331517" w:rsidP="00D5630D">
            <w:pPr>
              <w:pStyle w:val="AR6BodyText"/>
              <w:rPr>
                <w:color w:val="000000" w:themeColor="text1"/>
                <w:sz w:val="20"/>
                <w:szCs w:val="20"/>
                <w:lang w:val="en-GB"/>
              </w:rPr>
            </w:pPr>
            <w:del w:id="313" w:author="Ian Blenkinsop" w:date="2021-07-15T11:59:00Z">
              <w:r w:rsidDel="00A51FE3">
                <w:rPr>
                  <w:rFonts w:cs="Times New Roman"/>
                  <w:color w:val="000000" w:themeColor="text1"/>
                  <w:sz w:val="20"/>
                  <w:szCs w:val="20"/>
                  <w:lang w:val="en-GB"/>
                </w:rPr>
                <w:delText>-</w:delText>
              </w:r>
            </w:del>
            <w:ins w:id="314" w:author="Ian Blenkinsop" w:date="2021-07-15T11:59:00Z">
              <w:r w:rsidR="00A51FE3">
                <w:rPr>
                  <w:rFonts w:cs="Times New Roman"/>
                  <w:color w:val="000000" w:themeColor="text1"/>
                  <w:sz w:val="20"/>
                  <w:szCs w:val="20"/>
                  <w:lang w:val="en-GB"/>
                </w:rPr>
                <w:t>–</w:t>
              </w:r>
            </w:ins>
          </w:p>
        </w:tc>
        <w:tc>
          <w:tcPr>
            <w:tcW w:w="1090" w:type="dxa"/>
          </w:tcPr>
          <w:p w14:paraId="6D6BA5CE" w14:textId="77777777" w:rsidR="00331517" w:rsidRPr="00071871" w:rsidRDefault="00331517" w:rsidP="00D5630D">
            <w:pPr>
              <w:pStyle w:val="AR6BodyText"/>
              <w:rPr>
                <w:color w:val="000000" w:themeColor="text1"/>
                <w:sz w:val="20"/>
                <w:szCs w:val="20"/>
                <w:lang w:val="en-GB"/>
              </w:rPr>
            </w:pPr>
            <w:r>
              <w:rPr>
                <w:rFonts w:cs="Times New Roman"/>
                <w:color w:val="000000" w:themeColor="text1"/>
                <w:sz w:val="20"/>
                <w:szCs w:val="20"/>
                <w:lang w:val="en-GB"/>
              </w:rPr>
              <w:t>Cloud</w:t>
            </w:r>
          </w:p>
        </w:tc>
        <w:tc>
          <w:tcPr>
            <w:tcW w:w="1319" w:type="dxa"/>
          </w:tcPr>
          <w:p w14:paraId="55C4BBCE" w14:textId="77777777" w:rsidR="00331517" w:rsidRPr="00071871" w:rsidRDefault="00331517" w:rsidP="00D5630D">
            <w:pPr>
              <w:pStyle w:val="AR6BodyText"/>
              <w:rPr>
                <w:sz w:val="20"/>
                <w:szCs w:val="20"/>
                <w:lang w:val="en-GB"/>
              </w:rPr>
            </w:pPr>
            <w:r w:rsidRPr="00071871">
              <w:rPr>
                <w:sz w:val="20"/>
                <w:szCs w:val="20"/>
                <w:lang w:val="en-GB"/>
              </w:rPr>
              <w:t xml:space="preserve">as part of </w:t>
            </w:r>
            <w:r w:rsidRPr="00071871">
              <w:rPr>
                <w:sz w:val="20"/>
                <w:szCs w:val="20"/>
                <w:lang w:val="en-GB"/>
              </w:rPr>
              <w:lastRenderedPageBreak/>
              <w:t>PM</w:t>
            </w:r>
            <w:r>
              <w:rPr>
                <w:sz w:val="20"/>
                <w:szCs w:val="20"/>
                <w:vertAlign w:val="superscript"/>
                <w:lang w:val="en-GB"/>
              </w:rPr>
              <w:t>d</w:t>
            </w:r>
          </w:p>
        </w:tc>
      </w:tr>
      <w:tr w:rsidR="00331517" w:rsidRPr="00071871" w14:paraId="41C073A5" w14:textId="77777777" w:rsidTr="00D5630D">
        <w:tc>
          <w:tcPr>
            <w:tcW w:w="1885" w:type="dxa"/>
          </w:tcPr>
          <w:p w14:paraId="1628781F" w14:textId="601A1467" w:rsidR="00331517" w:rsidRPr="00243465" w:rsidRDefault="00331517" w:rsidP="00D5630D">
            <w:pPr>
              <w:pStyle w:val="AR6BodyText"/>
              <w:rPr>
                <w:b/>
                <w:sz w:val="20"/>
                <w:szCs w:val="20"/>
                <w:lang w:val="en-GB"/>
              </w:rPr>
            </w:pPr>
            <w:r w:rsidRPr="00243465">
              <w:rPr>
                <w:b/>
                <w:sz w:val="20"/>
                <w:szCs w:val="20"/>
                <w:lang w:val="en-GB"/>
              </w:rPr>
              <w:lastRenderedPageBreak/>
              <w:t xml:space="preserve">Carbonaceous </w:t>
            </w:r>
            <w:del w:id="315" w:author="Ian Blenkinsop" w:date="2021-07-15T11:59:00Z">
              <w:r w:rsidRPr="00243465" w:rsidDel="00A51FE3">
                <w:rPr>
                  <w:b/>
                  <w:sz w:val="20"/>
                  <w:szCs w:val="20"/>
                  <w:lang w:val="en-GB"/>
                </w:rPr>
                <w:delText>aerosol</w:delText>
              </w:r>
              <w:r w:rsidDel="00A51FE3">
                <w:rPr>
                  <w:b/>
                  <w:sz w:val="20"/>
                  <w:szCs w:val="20"/>
                  <w:lang w:val="en-GB"/>
                </w:rPr>
                <w:delText>s</w:delText>
              </w:r>
              <w:r w:rsidRPr="00243465" w:rsidDel="00A51FE3">
                <w:rPr>
                  <w:b/>
                  <w:sz w:val="20"/>
                  <w:szCs w:val="20"/>
                  <w:lang w:val="en-GB"/>
                </w:rPr>
                <w:delText xml:space="preserve"> </w:delText>
              </w:r>
            </w:del>
            <w:ins w:id="316" w:author="Ian Blenkinsop" w:date="2021-07-15T11:59:00Z">
              <w:r w:rsidR="00A51FE3">
                <w:rPr>
                  <w:b/>
                  <w:sz w:val="20"/>
                  <w:szCs w:val="20"/>
                  <w:lang w:val="en-GB"/>
                </w:rPr>
                <w:t>A</w:t>
              </w:r>
              <w:r w:rsidR="00A51FE3" w:rsidRPr="00243465">
                <w:rPr>
                  <w:b/>
                  <w:sz w:val="20"/>
                  <w:szCs w:val="20"/>
                  <w:lang w:val="en-GB"/>
                </w:rPr>
                <w:t>erosol</w:t>
              </w:r>
              <w:r w:rsidR="00A51FE3">
                <w:rPr>
                  <w:b/>
                  <w:sz w:val="20"/>
                  <w:szCs w:val="20"/>
                  <w:lang w:val="en-GB"/>
                </w:rPr>
                <w:t>s</w:t>
              </w:r>
              <w:r w:rsidR="00A51FE3" w:rsidRPr="00243465">
                <w:rPr>
                  <w:b/>
                  <w:sz w:val="20"/>
                  <w:szCs w:val="20"/>
                  <w:lang w:val="en-GB"/>
                </w:rPr>
                <w:t xml:space="preserve"> </w:t>
              </w:r>
            </w:ins>
          </w:p>
        </w:tc>
        <w:tc>
          <w:tcPr>
            <w:tcW w:w="1080" w:type="dxa"/>
          </w:tcPr>
          <w:p w14:paraId="2994EEF1" w14:textId="77777777" w:rsidR="00331517" w:rsidRPr="00071871" w:rsidRDefault="00331517" w:rsidP="00D5630D">
            <w:pPr>
              <w:pStyle w:val="AR6BodyText"/>
              <w:rPr>
                <w:sz w:val="20"/>
                <w:szCs w:val="20"/>
                <w:lang w:val="en-GB"/>
              </w:rPr>
            </w:pPr>
            <w:r w:rsidRPr="00071871">
              <w:rPr>
                <w:sz w:val="20"/>
                <w:szCs w:val="20"/>
                <w:lang w:val="en-GB"/>
              </w:rPr>
              <w:t>Primary + Secondary</w:t>
            </w:r>
          </w:p>
        </w:tc>
        <w:tc>
          <w:tcPr>
            <w:tcW w:w="1440" w:type="dxa"/>
          </w:tcPr>
          <w:p w14:paraId="519F576F" w14:textId="77777777" w:rsidR="00331517" w:rsidRPr="00071871" w:rsidRDefault="00331517" w:rsidP="00D5630D">
            <w:pPr>
              <w:pStyle w:val="AR6BodyText"/>
              <w:rPr>
                <w:color w:val="000000" w:themeColor="text1"/>
                <w:sz w:val="20"/>
                <w:szCs w:val="20"/>
                <w:lang w:val="en-GB"/>
              </w:rPr>
            </w:pPr>
            <w:r w:rsidRPr="00071871">
              <w:rPr>
                <w:rFonts w:cs="Times New Roman"/>
                <w:color w:val="000000" w:themeColor="text1"/>
                <w:sz w:val="20"/>
                <w:szCs w:val="20"/>
                <w:lang w:val="en-GB"/>
              </w:rPr>
              <w:t>Minutes to Weeks</w:t>
            </w:r>
          </w:p>
        </w:tc>
        <w:tc>
          <w:tcPr>
            <w:tcW w:w="1170" w:type="dxa"/>
          </w:tcPr>
          <w:p w14:paraId="68EA2CE4" w14:textId="77777777" w:rsidR="00331517" w:rsidRPr="00071871" w:rsidRDefault="00331517" w:rsidP="00D5630D">
            <w:pPr>
              <w:pStyle w:val="AR6BodyText"/>
              <w:rPr>
                <w:sz w:val="20"/>
                <w:szCs w:val="20"/>
                <w:lang w:val="en-GB"/>
              </w:rPr>
            </w:pPr>
            <w:r>
              <w:rPr>
                <w:sz w:val="20"/>
                <w:szCs w:val="20"/>
                <w:lang w:val="en-GB"/>
              </w:rPr>
              <w:t xml:space="preserve">BC, OA </w:t>
            </w:r>
          </w:p>
        </w:tc>
        <w:tc>
          <w:tcPr>
            <w:tcW w:w="1373" w:type="dxa"/>
          </w:tcPr>
          <w:p w14:paraId="7AC9126C" w14:textId="77777777" w:rsidR="00331517" w:rsidRPr="00071871" w:rsidRDefault="00331517" w:rsidP="00D5630D">
            <w:pPr>
              <w:pStyle w:val="AR6BodyText"/>
              <w:rPr>
                <w:sz w:val="20"/>
                <w:szCs w:val="20"/>
                <w:lang w:val="en-GB"/>
              </w:rPr>
            </w:pPr>
          </w:p>
        </w:tc>
        <w:tc>
          <w:tcPr>
            <w:tcW w:w="957" w:type="dxa"/>
          </w:tcPr>
          <w:p w14:paraId="0ED4B325" w14:textId="77DA5D7A" w:rsidR="00331517" w:rsidRPr="00071871" w:rsidRDefault="00331517" w:rsidP="00D5630D">
            <w:pPr>
              <w:pStyle w:val="AR6BodyText"/>
              <w:rPr>
                <w:color w:val="000000" w:themeColor="text1"/>
                <w:sz w:val="20"/>
                <w:szCs w:val="20"/>
                <w:lang w:val="en-GB"/>
              </w:rPr>
            </w:pPr>
            <w:r>
              <w:rPr>
                <w:rFonts w:cs="Times New Roman"/>
                <w:color w:val="000000" w:themeColor="text1"/>
                <w:sz w:val="20"/>
                <w:szCs w:val="20"/>
                <w:lang w:val="en-GB"/>
              </w:rPr>
              <w:t>+/</w:t>
            </w:r>
            <w:del w:id="317" w:author="Ian Blenkinsop" w:date="2021-07-15T11:59:00Z">
              <w:r w:rsidRPr="00071871" w:rsidDel="00A51FE3">
                <w:rPr>
                  <w:rFonts w:cs="Times New Roman"/>
                  <w:color w:val="000000" w:themeColor="text1"/>
                  <w:sz w:val="20"/>
                  <w:szCs w:val="20"/>
                  <w:lang w:val="en-GB"/>
                </w:rPr>
                <w:delText xml:space="preserve"> </w:delText>
              </w:r>
              <w:r w:rsidDel="00A51FE3">
                <w:rPr>
                  <w:rFonts w:cs="Times New Roman"/>
                  <w:color w:val="000000" w:themeColor="text1"/>
                  <w:sz w:val="20"/>
                  <w:szCs w:val="20"/>
                  <w:lang w:val="en-GB"/>
                </w:rPr>
                <w:delText>-</w:delText>
              </w:r>
            </w:del>
            <w:ins w:id="318" w:author="Ian Blenkinsop" w:date="2021-07-15T11:59:00Z">
              <w:r w:rsidR="00A51FE3">
                <w:rPr>
                  <w:rFonts w:cs="Times New Roman"/>
                  <w:color w:val="000000" w:themeColor="text1"/>
                  <w:sz w:val="20"/>
                  <w:szCs w:val="20"/>
                  <w:lang w:val="en-GB"/>
                </w:rPr>
                <w:t>–</w:t>
              </w:r>
            </w:ins>
          </w:p>
        </w:tc>
        <w:tc>
          <w:tcPr>
            <w:tcW w:w="1090" w:type="dxa"/>
          </w:tcPr>
          <w:p w14:paraId="10E95A4D" w14:textId="77777777" w:rsidR="00331517" w:rsidRPr="00071871" w:rsidRDefault="00331517" w:rsidP="00D5630D">
            <w:pPr>
              <w:pStyle w:val="AR6BodyText"/>
              <w:rPr>
                <w:color w:val="000000" w:themeColor="text1"/>
                <w:sz w:val="20"/>
                <w:szCs w:val="20"/>
                <w:lang w:val="en-GB"/>
              </w:rPr>
            </w:pPr>
            <w:r w:rsidRPr="00071871">
              <w:rPr>
                <w:rFonts w:cs="Times New Roman"/>
                <w:color w:val="000000" w:themeColor="text1"/>
                <w:sz w:val="20"/>
                <w:szCs w:val="20"/>
                <w:lang w:val="en-GB"/>
              </w:rPr>
              <w:t>Cryo, Cloud</w:t>
            </w:r>
          </w:p>
        </w:tc>
        <w:tc>
          <w:tcPr>
            <w:tcW w:w="1319" w:type="dxa"/>
          </w:tcPr>
          <w:p w14:paraId="6339F6DD" w14:textId="77777777" w:rsidR="00331517" w:rsidRPr="00071871" w:rsidRDefault="00331517" w:rsidP="00D5630D">
            <w:pPr>
              <w:pStyle w:val="AR6BodyText"/>
              <w:rPr>
                <w:sz w:val="20"/>
                <w:szCs w:val="20"/>
                <w:lang w:val="en-GB"/>
              </w:rPr>
            </w:pPr>
            <w:r w:rsidRPr="00071871">
              <w:rPr>
                <w:sz w:val="20"/>
                <w:szCs w:val="20"/>
                <w:lang w:val="en-GB"/>
              </w:rPr>
              <w:t>as part of PM</w:t>
            </w:r>
            <w:r>
              <w:rPr>
                <w:sz w:val="20"/>
                <w:szCs w:val="20"/>
                <w:vertAlign w:val="superscript"/>
                <w:lang w:val="en-GB"/>
              </w:rPr>
              <w:t>d</w:t>
            </w:r>
          </w:p>
        </w:tc>
      </w:tr>
      <w:tr w:rsidR="00331517" w:rsidRPr="00071871" w14:paraId="1E74ECFC" w14:textId="77777777" w:rsidTr="00D5630D">
        <w:tc>
          <w:tcPr>
            <w:tcW w:w="1885" w:type="dxa"/>
          </w:tcPr>
          <w:p w14:paraId="0F216859" w14:textId="77777777" w:rsidR="00331517" w:rsidRPr="00243465" w:rsidRDefault="00331517" w:rsidP="00D5630D">
            <w:pPr>
              <w:pStyle w:val="AR6BodyText"/>
              <w:rPr>
                <w:b/>
                <w:sz w:val="20"/>
                <w:szCs w:val="20"/>
                <w:lang w:val="en-GB"/>
              </w:rPr>
            </w:pPr>
            <w:r w:rsidRPr="00243465">
              <w:rPr>
                <w:b/>
                <w:sz w:val="20"/>
                <w:szCs w:val="20"/>
                <w:lang w:val="en-GB"/>
              </w:rPr>
              <w:t xml:space="preserve">Sea </w:t>
            </w:r>
            <w:r>
              <w:rPr>
                <w:b/>
                <w:sz w:val="20"/>
                <w:szCs w:val="20"/>
                <w:lang w:val="en-GB"/>
              </w:rPr>
              <w:t>spray</w:t>
            </w:r>
          </w:p>
        </w:tc>
        <w:tc>
          <w:tcPr>
            <w:tcW w:w="1080" w:type="dxa"/>
          </w:tcPr>
          <w:p w14:paraId="0FACC4EC" w14:textId="77777777" w:rsidR="00331517" w:rsidRPr="00071871" w:rsidRDefault="00331517" w:rsidP="00D5630D">
            <w:pPr>
              <w:pStyle w:val="AR6BodyText"/>
              <w:rPr>
                <w:sz w:val="20"/>
                <w:szCs w:val="20"/>
                <w:lang w:val="en-GB"/>
              </w:rPr>
            </w:pPr>
            <w:r w:rsidRPr="00071871">
              <w:rPr>
                <w:sz w:val="20"/>
                <w:szCs w:val="20"/>
                <w:lang w:val="en-GB"/>
              </w:rPr>
              <w:t>Primary</w:t>
            </w:r>
          </w:p>
        </w:tc>
        <w:tc>
          <w:tcPr>
            <w:tcW w:w="1440" w:type="dxa"/>
          </w:tcPr>
          <w:p w14:paraId="720B5A1D" w14:textId="4A383368" w:rsidR="00331517" w:rsidRPr="00071871" w:rsidRDefault="00331517" w:rsidP="00D5630D">
            <w:pPr>
              <w:pStyle w:val="AR6BodyText"/>
              <w:rPr>
                <w:color w:val="000000" w:themeColor="text1"/>
                <w:sz w:val="20"/>
                <w:szCs w:val="20"/>
                <w:lang w:val="en-GB"/>
              </w:rPr>
            </w:pPr>
            <w:commentRangeStart w:id="319"/>
            <w:del w:id="320" w:author="Ian Blenkinsop" w:date="2021-07-15T12:00:00Z">
              <w:r w:rsidRPr="00071871" w:rsidDel="009469F2">
                <w:rPr>
                  <w:rFonts w:cs="Times New Roman"/>
                  <w:color w:val="000000" w:themeColor="text1"/>
                  <w:sz w:val="20"/>
                  <w:szCs w:val="20"/>
                  <w:lang w:val="en-GB"/>
                </w:rPr>
                <w:delText xml:space="preserve">day </w:delText>
              </w:r>
            </w:del>
            <w:ins w:id="321" w:author="Ian Blenkinsop" w:date="2021-07-15T12:00:00Z">
              <w:r w:rsidR="009469F2">
                <w:rPr>
                  <w:rFonts w:cs="Times New Roman"/>
                  <w:color w:val="000000" w:themeColor="text1"/>
                  <w:sz w:val="20"/>
                  <w:szCs w:val="20"/>
                  <w:lang w:val="en-GB"/>
                </w:rPr>
                <w:t>D</w:t>
              </w:r>
              <w:r w:rsidR="009469F2" w:rsidRPr="00071871">
                <w:rPr>
                  <w:rFonts w:cs="Times New Roman"/>
                  <w:color w:val="000000" w:themeColor="text1"/>
                  <w:sz w:val="20"/>
                  <w:szCs w:val="20"/>
                  <w:lang w:val="en-GB"/>
                </w:rPr>
                <w:t xml:space="preserve">ay </w:t>
              </w:r>
            </w:ins>
            <w:r w:rsidRPr="00071871">
              <w:rPr>
                <w:rFonts w:cs="Times New Roman"/>
                <w:color w:val="000000" w:themeColor="text1"/>
                <w:sz w:val="20"/>
                <w:szCs w:val="20"/>
                <w:lang w:val="en-GB"/>
              </w:rPr>
              <w:t xml:space="preserve">to week </w:t>
            </w:r>
            <w:commentRangeEnd w:id="319"/>
            <w:r w:rsidR="006A134C">
              <w:rPr>
                <w:rStyle w:val="Marquedecommentaire"/>
                <w:lang w:val="en-GB"/>
              </w:rPr>
              <w:commentReference w:id="319"/>
            </w:r>
          </w:p>
        </w:tc>
        <w:tc>
          <w:tcPr>
            <w:tcW w:w="1170" w:type="dxa"/>
          </w:tcPr>
          <w:p w14:paraId="388CF635" w14:textId="77777777" w:rsidR="00331517" w:rsidRPr="00071871" w:rsidRDefault="00331517" w:rsidP="00D5630D">
            <w:pPr>
              <w:pStyle w:val="AR6BodyText"/>
              <w:rPr>
                <w:sz w:val="20"/>
                <w:szCs w:val="20"/>
                <w:lang w:val="en-GB"/>
              </w:rPr>
            </w:pPr>
            <w:r w:rsidRPr="00071871">
              <w:rPr>
                <w:sz w:val="20"/>
                <w:szCs w:val="20"/>
                <w:lang w:val="en-GB"/>
              </w:rPr>
              <w:t xml:space="preserve">Sea </w:t>
            </w:r>
            <w:r>
              <w:rPr>
                <w:sz w:val="20"/>
                <w:szCs w:val="20"/>
                <w:lang w:val="en-GB"/>
              </w:rPr>
              <w:t xml:space="preserve">spray </w:t>
            </w:r>
          </w:p>
        </w:tc>
        <w:tc>
          <w:tcPr>
            <w:tcW w:w="1373" w:type="dxa"/>
          </w:tcPr>
          <w:p w14:paraId="12CE29D8" w14:textId="77777777" w:rsidR="00331517" w:rsidRPr="00071871" w:rsidRDefault="00331517" w:rsidP="00D5630D">
            <w:pPr>
              <w:pStyle w:val="AR6BodyText"/>
              <w:rPr>
                <w:sz w:val="20"/>
                <w:szCs w:val="20"/>
                <w:lang w:val="en-GB"/>
              </w:rPr>
            </w:pPr>
          </w:p>
        </w:tc>
        <w:tc>
          <w:tcPr>
            <w:tcW w:w="957" w:type="dxa"/>
          </w:tcPr>
          <w:p w14:paraId="0A280E1A" w14:textId="22A11961" w:rsidR="00331517" w:rsidRPr="00071871" w:rsidRDefault="00331517" w:rsidP="00D5630D">
            <w:pPr>
              <w:pStyle w:val="AR6BodyText"/>
              <w:rPr>
                <w:color w:val="000000" w:themeColor="text1"/>
                <w:sz w:val="20"/>
                <w:szCs w:val="20"/>
                <w:lang w:val="en-GB"/>
              </w:rPr>
            </w:pPr>
            <w:del w:id="322" w:author="Ian Blenkinsop" w:date="2021-07-15T12:00:00Z">
              <w:r w:rsidRPr="00071871" w:rsidDel="009469F2">
                <w:rPr>
                  <w:rFonts w:cs="Times New Roman"/>
                  <w:color w:val="000000" w:themeColor="text1"/>
                  <w:sz w:val="20"/>
                  <w:szCs w:val="20"/>
                  <w:lang w:val="en-GB"/>
                </w:rPr>
                <w:delText xml:space="preserve"> </w:delText>
              </w:r>
              <w:r w:rsidDel="009469F2">
                <w:rPr>
                  <w:rFonts w:cs="Times New Roman"/>
                  <w:color w:val="000000" w:themeColor="text1"/>
                  <w:sz w:val="20"/>
                  <w:szCs w:val="20"/>
                  <w:lang w:val="en-GB"/>
                </w:rPr>
                <w:delText>-</w:delText>
              </w:r>
            </w:del>
            <w:ins w:id="323" w:author="Ian Blenkinsop" w:date="2021-07-15T12:00:00Z">
              <w:r w:rsidR="009469F2">
                <w:rPr>
                  <w:rFonts w:cs="Times New Roman"/>
                  <w:color w:val="000000" w:themeColor="text1"/>
                  <w:sz w:val="20"/>
                  <w:szCs w:val="20"/>
                  <w:lang w:val="en-GB"/>
                </w:rPr>
                <w:t>–</w:t>
              </w:r>
            </w:ins>
          </w:p>
        </w:tc>
        <w:tc>
          <w:tcPr>
            <w:tcW w:w="1090" w:type="dxa"/>
          </w:tcPr>
          <w:p w14:paraId="3DB1ABA0" w14:textId="77777777" w:rsidR="00331517" w:rsidRPr="00071871" w:rsidRDefault="00331517" w:rsidP="00D5630D">
            <w:pPr>
              <w:pStyle w:val="AR6BodyText"/>
              <w:rPr>
                <w:color w:val="000000" w:themeColor="text1"/>
                <w:sz w:val="20"/>
                <w:szCs w:val="20"/>
                <w:lang w:val="en-GB"/>
              </w:rPr>
            </w:pPr>
            <w:r w:rsidRPr="00071871">
              <w:rPr>
                <w:rFonts w:cs="Times New Roman"/>
                <w:color w:val="000000" w:themeColor="text1"/>
                <w:sz w:val="20"/>
                <w:szCs w:val="20"/>
                <w:lang w:val="en-GB"/>
              </w:rPr>
              <w:t>Cloud</w:t>
            </w:r>
          </w:p>
        </w:tc>
        <w:tc>
          <w:tcPr>
            <w:tcW w:w="1319" w:type="dxa"/>
          </w:tcPr>
          <w:p w14:paraId="6411EB18" w14:textId="77777777" w:rsidR="00331517" w:rsidRPr="00071871" w:rsidRDefault="00331517" w:rsidP="00D5630D">
            <w:pPr>
              <w:pStyle w:val="AR6BodyText"/>
              <w:rPr>
                <w:sz w:val="20"/>
                <w:szCs w:val="20"/>
                <w:lang w:val="en-GB"/>
              </w:rPr>
            </w:pPr>
            <w:r w:rsidRPr="00071871">
              <w:rPr>
                <w:sz w:val="20"/>
                <w:szCs w:val="20"/>
                <w:lang w:val="en-GB"/>
              </w:rPr>
              <w:t>as part of PM</w:t>
            </w:r>
            <w:r>
              <w:rPr>
                <w:sz w:val="20"/>
                <w:szCs w:val="20"/>
                <w:vertAlign w:val="superscript"/>
                <w:lang w:val="en-GB"/>
              </w:rPr>
              <w:t>d</w:t>
            </w:r>
          </w:p>
        </w:tc>
      </w:tr>
      <w:tr w:rsidR="00331517" w:rsidRPr="00071871" w14:paraId="3138E580" w14:textId="77777777" w:rsidTr="00D5630D">
        <w:tc>
          <w:tcPr>
            <w:tcW w:w="1885" w:type="dxa"/>
          </w:tcPr>
          <w:p w14:paraId="06B43D4B" w14:textId="77777777" w:rsidR="00331517" w:rsidRPr="00243465" w:rsidRDefault="00331517" w:rsidP="00D5630D">
            <w:pPr>
              <w:pStyle w:val="AR6BodyText"/>
              <w:rPr>
                <w:b/>
                <w:sz w:val="20"/>
                <w:szCs w:val="20"/>
                <w:lang w:val="en-GB"/>
              </w:rPr>
            </w:pPr>
            <w:r w:rsidRPr="00243465">
              <w:rPr>
                <w:b/>
                <w:sz w:val="20"/>
                <w:szCs w:val="20"/>
                <w:lang w:val="en-GB"/>
              </w:rPr>
              <w:t>Mineral dust</w:t>
            </w:r>
          </w:p>
        </w:tc>
        <w:tc>
          <w:tcPr>
            <w:tcW w:w="1080" w:type="dxa"/>
          </w:tcPr>
          <w:p w14:paraId="4BA00D22" w14:textId="77777777" w:rsidR="00331517" w:rsidRPr="00071871" w:rsidRDefault="00331517" w:rsidP="00D5630D">
            <w:pPr>
              <w:pStyle w:val="AR6BodyText"/>
              <w:rPr>
                <w:sz w:val="20"/>
                <w:szCs w:val="20"/>
                <w:lang w:val="en-GB"/>
              </w:rPr>
            </w:pPr>
            <w:del w:id="324" w:author="Lucy Cowie" w:date="2021-07-23T13:47:00Z">
              <w:r w:rsidRPr="00071871" w:rsidDel="00B05606">
                <w:rPr>
                  <w:sz w:val="20"/>
                  <w:szCs w:val="20"/>
                  <w:lang w:val="en-GB"/>
                </w:rPr>
                <w:delText xml:space="preserve"> </w:delText>
              </w:r>
            </w:del>
            <w:r w:rsidRPr="00071871">
              <w:rPr>
                <w:sz w:val="20"/>
                <w:szCs w:val="20"/>
                <w:lang w:val="en-GB"/>
              </w:rPr>
              <w:t>Primary</w:t>
            </w:r>
          </w:p>
        </w:tc>
        <w:tc>
          <w:tcPr>
            <w:tcW w:w="1440" w:type="dxa"/>
          </w:tcPr>
          <w:p w14:paraId="5624B59B" w14:textId="77777777" w:rsidR="00331517" w:rsidRPr="00071871" w:rsidRDefault="00331517" w:rsidP="00D5630D">
            <w:pPr>
              <w:pStyle w:val="AR6BodyText"/>
              <w:rPr>
                <w:color w:val="000000" w:themeColor="text1"/>
                <w:sz w:val="20"/>
                <w:szCs w:val="20"/>
                <w:lang w:val="en-GB"/>
              </w:rPr>
            </w:pPr>
            <w:r w:rsidRPr="00071871">
              <w:rPr>
                <w:rFonts w:cs="Times New Roman"/>
                <w:color w:val="000000" w:themeColor="text1"/>
                <w:sz w:val="20"/>
                <w:szCs w:val="20"/>
                <w:lang w:val="en-GB"/>
              </w:rPr>
              <w:t>Minutes to Weeks</w:t>
            </w:r>
          </w:p>
        </w:tc>
        <w:tc>
          <w:tcPr>
            <w:tcW w:w="1170" w:type="dxa"/>
          </w:tcPr>
          <w:p w14:paraId="5957D67F" w14:textId="77777777" w:rsidR="00331517" w:rsidRPr="00071871" w:rsidRDefault="00331517" w:rsidP="00D5630D">
            <w:pPr>
              <w:pStyle w:val="AR6BodyText"/>
              <w:rPr>
                <w:sz w:val="20"/>
                <w:szCs w:val="20"/>
                <w:lang w:val="en-GB"/>
              </w:rPr>
            </w:pPr>
            <w:r w:rsidRPr="00071871">
              <w:rPr>
                <w:sz w:val="20"/>
                <w:szCs w:val="20"/>
                <w:lang w:val="en-GB"/>
              </w:rPr>
              <w:t>Mineral dust</w:t>
            </w:r>
          </w:p>
        </w:tc>
        <w:tc>
          <w:tcPr>
            <w:tcW w:w="1373" w:type="dxa"/>
          </w:tcPr>
          <w:p w14:paraId="19CCA227" w14:textId="77777777" w:rsidR="00331517" w:rsidRPr="00071871" w:rsidRDefault="00331517" w:rsidP="00D5630D">
            <w:pPr>
              <w:pStyle w:val="AR6BodyText"/>
              <w:rPr>
                <w:sz w:val="20"/>
                <w:szCs w:val="20"/>
                <w:lang w:val="en-GB"/>
              </w:rPr>
            </w:pPr>
          </w:p>
        </w:tc>
        <w:tc>
          <w:tcPr>
            <w:tcW w:w="957" w:type="dxa"/>
          </w:tcPr>
          <w:p w14:paraId="5A7567BE" w14:textId="4D5BE5A3" w:rsidR="00331517" w:rsidRPr="00071871" w:rsidRDefault="00331517" w:rsidP="00D5630D">
            <w:pPr>
              <w:pStyle w:val="AR6BodyText"/>
              <w:rPr>
                <w:color w:val="000000" w:themeColor="text1"/>
                <w:sz w:val="20"/>
                <w:szCs w:val="20"/>
                <w:lang w:val="en-GB"/>
              </w:rPr>
            </w:pPr>
            <w:del w:id="325" w:author="Ian Blenkinsop" w:date="2021-07-15T12:00:00Z">
              <w:r w:rsidRPr="00071871" w:rsidDel="009469F2">
                <w:rPr>
                  <w:rFonts w:cs="Times New Roman"/>
                  <w:color w:val="000000" w:themeColor="text1"/>
                  <w:sz w:val="20"/>
                  <w:szCs w:val="20"/>
                  <w:lang w:val="en-GB"/>
                </w:rPr>
                <w:delText xml:space="preserve"> </w:delText>
              </w:r>
              <w:r w:rsidDel="009469F2">
                <w:rPr>
                  <w:rFonts w:cs="Times New Roman"/>
                  <w:color w:val="000000" w:themeColor="text1"/>
                  <w:sz w:val="20"/>
                  <w:szCs w:val="20"/>
                  <w:lang w:val="en-GB"/>
                </w:rPr>
                <w:delText>-</w:delText>
              </w:r>
            </w:del>
            <w:ins w:id="326" w:author="Ian Blenkinsop" w:date="2021-07-15T12:00:00Z">
              <w:r w:rsidR="009469F2">
                <w:rPr>
                  <w:rFonts w:cs="Times New Roman"/>
                  <w:color w:val="000000" w:themeColor="text1"/>
                  <w:sz w:val="20"/>
                  <w:szCs w:val="20"/>
                  <w:lang w:val="en-GB"/>
                </w:rPr>
                <w:t>–</w:t>
              </w:r>
            </w:ins>
          </w:p>
        </w:tc>
        <w:tc>
          <w:tcPr>
            <w:tcW w:w="1090" w:type="dxa"/>
          </w:tcPr>
          <w:p w14:paraId="6519B8FD" w14:textId="77777777" w:rsidR="00331517" w:rsidRPr="00071871" w:rsidRDefault="00331517" w:rsidP="00D5630D">
            <w:pPr>
              <w:pStyle w:val="AR6BodyText"/>
              <w:rPr>
                <w:color w:val="000000" w:themeColor="text1"/>
                <w:sz w:val="20"/>
                <w:szCs w:val="20"/>
                <w:lang w:val="en-GB"/>
              </w:rPr>
            </w:pPr>
            <w:r w:rsidRPr="00071871">
              <w:rPr>
                <w:rFonts w:cs="Times New Roman"/>
                <w:color w:val="000000" w:themeColor="text1"/>
                <w:sz w:val="20"/>
                <w:szCs w:val="20"/>
                <w:lang w:val="en-GB"/>
              </w:rPr>
              <w:t>Cryo, Cloud</w:t>
            </w:r>
          </w:p>
        </w:tc>
        <w:tc>
          <w:tcPr>
            <w:tcW w:w="1319" w:type="dxa"/>
          </w:tcPr>
          <w:p w14:paraId="26DAC15D" w14:textId="77777777" w:rsidR="00331517" w:rsidRPr="00071871" w:rsidRDefault="00331517" w:rsidP="00D5630D">
            <w:pPr>
              <w:pStyle w:val="AR6BodyText"/>
              <w:rPr>
                <w:sz w:val="20"/>
                <w:szCs w:val="20"/>
                <w:lang w:val="en-GB"/>
              </w:rPr>
            </w:pPr>
            <w:r w:rsidRPr="00071871">
              <w:rPr>
                <w:sz w:val="20"/>
                <w:szCs w:val="20"/>
                <w:lang w:val="en-GB"/>
              </w:rPr>
              <w:t>as part of PM</w:t>
            </w:r>
            <w:r>
              <w:rPr>
                <w:sz w:val="20"/>
                <w:szCs w:val="20"/>
                <w:vertAlign w:val="superscript"/>
                <w:lang w:val="en-GB"/>
              </w:rPr>
              <w:t>d</w:t>
            </w:r>
          </w:p>
        </w:tc>
      </w:tr>
    </w:tbl>
    <w:p w14:paraId="6EC93BBC" w14:textId="77777777" w:rsidR="00331517" w:rsidRPr="00142192" w:rsidRDefault="00331517" w:rsidP="00D5630D">
      <w:pPr>
        <w:pStyle w:val="AR6BodyText"/>
        <w:rPr>
          <w:rFonts w:cs="Times New Roman"/>
          <w:vertAlign w:val="superscript"/>
          <w:lang w:val="en-GB"/>
        </w:rPr>
      </w:pPr>
    </w:p>
    <w:p w14:paraId="39058C24" w14:textId="77777777" w:rsidR="00331517" w:rsidRPr="00142192" w:rsidRDefault="00331517" w:rsidP="00D5630D">
      <w:pPr>
        <w:pStyle w:val="AR6BodyText"/>
        <w:rPr>
          <w:rFonts w:cs="Times New Roman"/>
          <w:sz w:val="18"/>
          <w:szCs w:val="18"/>
          <w:vertAlign w:val="superscript"/>
          <w:lang w:val="en-GB"/>
        </w:rPr>
      </w:pPr>
    </w:p>
    <w:p w14:paraId="24DE09D6" w14:textId="37C652D4" w:rsidR="00331517" w:rsidRPr="00DD519D" w:rsidRDefault="00331517" w:rsidP="00C827FE">
      <w:pPr>
        <w:pStyle w:val="AR6BodyText"/>
        <w:rPr>
          <w:lang w:val="en-US"/>
        </w:rPr>
      </w:pPr>
      <w:r w:rsidRPr="00C827FE">
        <w:rPr>
          <w:sz w:val="20"/>
          <w:szCs w:val="20"/>
          <w:vertAlign w:val="superscript"/>
          <w:lang w:val="en-US"/>
        </w:rPr>
        <w:t xml:space="preserve">* </w:t>
      </w:r>
      <w:r w:rsidRPr="00C827FE">
        <w:rPr>
          <w:sz w:val="20"/>
          <w:szCs w:val="20"/>
          <w:lang w:val="en-US"/>
        </w:rPr>
        <w:t xml:space="preserve">For lifetimes reported </w:t>
      </w:r>
      <w:del w:id="327" w:author="Lucy Cowie" w:date="2021-07-23T13:47:00Z">
        <w:r w:rsidRPr="00C827FE" w:rsidDel="00BE51CE">
          <w:rPr>
            <w:sz w:val="20"/>
            <w:szCs w:val="20"/>
            <w:lang w:val="en-US"/>
          </w:rPr>
          <w:delText xml:space="preserve">it </w:delText>
        </w:r>
      </w:del>
      <w:r w:rsidRPr="00C827FE">
        <w:rPr>
          <w:sz w:val="20"/>
          <w:szCs w:val="20"/>
          <w:lang w:val="en-US"/>
        </w:rPr>
        <w:t>in this table, it is assumed that the compounds are uniformly mixed throughout the troposphere, however, this assumption is unlikely for compounds with lifetimes &lt; 1 year and</w:t>
      </w:r>
      <w:ins w:id="328" w:author="Lucy Cowie" w:date="2021-07-23T13:48:00Z">
        <w:r w:rsidR="003F08B5">
          <w:rPr>
            <w:sz w:val="20"/>
            <w:szCs w:val="20"/>
            <w:lang w:val="en-US"/>
          </w:rPr>
          <w:t>,</w:t>
        </w:r>
      </w:ins>
      <w:r w:rsidRPr="00C827FE">
        <w:rPr>
          <w:sz w:val="20"/>
          <w:szCs w:val="20"/>
          <w:lang w:val="en-US"/>
        </w:rPr>
        <w:t xml:space="preserve"> therefore, the reported values should be viewed as approximations </w:t>
      </w:r>
      <w:r w:rsidRPr="00C827FE">
        <w:rPr>
          <w:sz w:val="20"/>
          <w:szCs w:val="20"/>
        </w:rPr>
        <w:fldChar w:fldCharType="begin" w:fldLock="1"/>
      </w:r>
      <w:r w:rsidR="00D477C7">
        <w:rPr>
          <w:sz w:val="20"/>
          <w:szCs w:val="20"/>
          <w:lang w:val="en-US"/>
        </w:rPr>
        <w:instrText>ADDIN CSL_CITATION { "citationItems" : [ { "id" : "ITEM-1", "itemData" : { "ISBN" : "0521807670", "author" : [ { "dropping-particle" : "", "family" : "Prather", "given" : "M J", "non-dropping-particle" : "", "parse-names" : false, "suffix" : "" }, { "dropping-particle" : "", "family" : "Ehhalt", "given" : "D", "non-dropping-particle" : "", "parse-names" : false, "suffix" : "" }, { "dropping-particle" : "", "family" : "F.J.Dentener", "given" : "", "non-dropping-particle" : "", "parse-names" : false, "suffix" : "" }, { "dropping-particle" : "", "family" : "Derwent", "given" : "R", "non-dropping-particle" : "", "parse-names" : false, "suffix" : "" }, { "dropping-particle" : "", "family" : "Dlugokencky", "given" : "E", "non-dropping-particle" : "", "parse-names" : false, "suffix" : "" }, { "dropping-particle" : "", "family" : "Holland", "given" : "E", "non-dropping-particle" : "", "parse-names" : false, "suffix" : "" }, { "dropping-particle" : "", "family" : "Isaksen", "given" : "I", "non-dropping-particle" : "", "parse-names" : false, "suffix" : "" }, { "dropping-particle" : "", "family" : "Katima", "given" : "J", "non-dropping-particle" : "", "parse-names" : false, "suffix" : "" }, { "dropping-particle" : "", "family" : "Kirchhoff", "given" : "V", "non-dropping-particle" : "", "parse-names" : false, "suffix" : "" }, { "dropping-particle" : "", "family" : "Matson", "given" : "P", "non-dropping-particle" : "", "parse-names" : false, "suffix" : "" }, { "dropping-particle" : "", "family" : "Midgley", "given" : "P", "non-dropping-particle" : "", "parse-names" : false, "suffix" : "" }, { "dropping-particle" : "", "family" : "Wang", "given" : "M", "non-dropping-particle" : "", "parse-names" : false, "suffix" : "" }, { "dropping-particle" : "", "family" : "Houghton", "given" : "J T", "non-dropping-particle" : "", "parse-names" : false, "suffix" : "" } ], "container-title" : "Climate Change 2001: The Physical Science Basis. Contribution of Working Group I to the Third Assessment Report of the Intergovernmental Panel on Climate Change", "editor" : [ { "dropping-particle" : "", "family" : "Y. Ding", "given" : "", "non-dropping-particle" : "", "parse-names" : false, "suffix" : "" }, { "dropping-particle" : "", "family" : "D.J. Griggs", "given" : "", "non-dropping-particle" : "", "parse-names" : false, "suffix" : "" }, { "dropping-particle" : "", "family" : "M. Noguer", "given" : "", "non-dropping-particle" : "", "parse-names" : false, "suffix" : "" }, { "dropping-particle" : "", "family" : "P.J. van der Linden", "given" : "", "non-dropping-particle" : "", "parse-names" : false, "suffix" : "" }, { "dropping-particle" : "", "family" : "X. Dai", "given" : "", "non-dropping-particle" : "", "parse-names" : false, "suffix" : "" }, { "dropping-particle" : "", "family" : "K. Maskell", "given" : "", "non-dropping-particle" : "", "parse-names" : false, "suffix" : "" }, { "dropping-particle" : "", "family" : "Johnson", "given" : "C A", "non-dropping-particle" : "", "parse-names" : false, "suffix" : "" } ], "id" : "ITEM-1", "issued" : { "date-parts" : [ [ "2001" ] ] }, "page" : "239-287", "publisher" : "Cambridge University Press", "publisher-place" : "Cambridge, United Kingdom and New York, NY, USA", "title" : "Atmospheric Chemistry and Greenhouse Gases", "translator" : [ { "dropping-particle" : "", "family" : "G4973", "given" : "Rt13", "non-dropping-particle" : "", "parse-names" : false, "suffix" : "" } ], "type" : "chapter" }, "uris" : [ "http://www.mendeley.com/documents/?uuid=40194f51-c46f-4581-ac28-1da053ed1142" ] } ], "mendeley" : { "formattedCitation" : "(Prather et al., 2001)", "plainTextFormattedCitation" : "(Prather et al., 2001)", "previouslyFormattedCitation" : "(Prather et al., 2001)" }, "properties" : { "noteIndex" : 0 }, "schema" : "https://github.com/citation-style-language/schema/raw/master/csl-citation.json" }</w:instrText>
      </w:r>
      <w:r w:rsidRPr="00C827FE">
        <w:rPr>
          <w:sz w:val="20"/>
          <w:szCs w:val="20"/>
        </w:rPr>
        <w:fldChar w:fldCharType="separate"/>
      </w:r>
      <w:r w:rsidR="00CB33A1">
        <w:rPr>
          <w:noProof/>
          <w:sz w:val="20"/>
          <w:szCs w:val="20"/>
          <w:lang w:val="en-US"/>
        </w:rPr>
        <w:t>(Prather et al., 2001)</w:t>
      </w:r>
      <w:r w:rsidRPr="00C827FE">
        <w:rPr>
          <w:sz w:val="20"/>
          <w:szCs w:val="20"/>
        </w:rPr>
        <w:fldChar w:fldCharType="end"/>
      </w:r>
      <w:r w:rsidRPr="00DD519D">
        <w:rPr>
          <w:sz w:val="20"/>
          <w:szCs w:val="20"/>
          <w:lang w:val="en-US"/>
        </w:rPr>
        <w:t xml:space="preserve">. </w:t>
      </w:r>
    </w:p>
    <w:p w14:paraId="752C1887" w14:textId="39D5FCAC" w:rsidR="00331517" w:rsidRPr="00C827FE" w:rsidRDefault="00331517" w:rsidP="00C827FE">
      <w:pPr>
        <w:pStyle w:val="AR6BodyText"/>
        <w:rPr>
          <w:lang w:val="en-US"/>
        </w:rPr>
      </w:pPr>
      <w:r w:rsidRPr="00DD519D">
        <w:rPr>
          <w:sz w:val="20"/>
          <w:szCs w:val="20"/>
          <w:vertAlign w:val="superscript"/>
          <w:lang w:val="en-US"/>
        </w:rPr>
        <w:t xml:space="preserve"> </w:t>
      </w:r>
      <w:r w:rsidRPr="00C827FE">
        <w:rPr>
          <w:sz w:val="20"/>
          <w:szCs w:val="20"/>
          <w:vertAlign w:val="superscript"/>
          <w:lang w:val="en-US"/>
        </w:rPr>
        <w:t>a</w:t>
      </w:r>
      <w:r w:rsidRPr="00C827FE">
        <w:rPr>
          <w:sz w:val="20"/>
          <w:szCs w:val="20"/>
          <w:lang w:val="en-GB"/>
        </w:rPr>
        <w:t xml:space="preserve"> </w:t>
      </w:r>
      <w:r w:rsidRPr="00C827FE">
        <w:rPr>
          <w:sz w:val="20"/>
          <w:szCs w:val="20"/>
          <w:lang w:val="en-US"/>
        </w:rPr>
        <w:t>Source types can be primary (emitted from source categories) and/or secondary (formed by reactions in the atmosphere).</w:t>
      </w:r>
      <w:r w:rsidRPr="00C827FE">
        <w:rPr>
          <w:sz w:val="20"/>
          <w:szCs w:val="20"/>
          <w:lang w:val="en-GB"/>
        </w:rPr>
        <w:t xml:space="preserve"> </w:t>
      </w:r>
      <w:r w:rsidRPr="00C827FE">
        <w:rPr>
          <w:sz w:val="20"/>
          <w:szCs w:val="20"/>
          <w:lang w:val="en-US"/>
        </w:rPr>
        <w:t>Cryo: effect on planetary albedo through deposition on snow and ice;</w:t>
      </w:r>
      <w:ins w:id="329" w:author="Lucy Cowie" w:date="2021-07-23T13:50:00Z">
        <w:r w:rsidR="003F08B5">
          <w:rPr>
            <w:sz w:val="20"/>
            <w:szCs w:val="20"/>
            <w:vertAlign w:val="superscript"/>
            <w:lang w:val="en-US"/>
          </w:rPr>
          <w:t xml:space="preserve"> </w:t>
        </w:r>
      </w:ins>
      <w:del w:id="330" w:author="Lucy Cowie" w:date="2021-07-23T13:49:00Z">
        <w:r w:rsidRPr="00C827FE" w:rsidDel="003F08B5">
          <w:rPr>
            <w:sz w:val="20"/>
            <w:szCs w:val="20"/>
            <w:vertAlign w:val="superscript"/>
            <w:lang w:val="en-US"/>
          </w:rPr>
          <w:delText xml:space="preserve">, </w:delText>
        </w:r>
      </w:del>
      <w:r w:rsidRPr="00C827FE">
        <w:rPr>
          <w:sz w:val="20"/>
          <w:szCs w:val="20"/>
          <w:vertAlign w:val="superscript"/>
          <w:lang w:val="en-US"/>
        </w:rPr>
        <w:t>b</w:t>
      </w:r>
      <w:r w:rsidRPr="00C827FE">
        <w:rPr>
          <w:sz w:val="20"/>
          <w:szCs w:val="20"/>
          <w:lang w:val="en-US"/>
        </w:rPr>
        <w:t xml:space="preserve"> </w:t>
      </w:r>
      <w:r w:rsidRPr="00C827FE">
        <w:rPr>
          <w:sz w:val="20"/>
          <w:szCs w:val="20"/>
        </w:rPr>
        <w:fldChar w:fldCharType="begin" w:fldLock="1"/>
      </w:r>
      <w:r w:rsidR="00D477C7">
        <w:rPr>
          <w:sz w:val="20"/>
          <w:szCs w:val="20"/>
          <w:lang w:val="en-US"/>
        </w:rPr>
        <w:instrText>ADDIN CSL_CITATION { "citationItems" : [ { "id" : "ITEM-1", "itemData" : { "DOI" : "10.1007/s11869-008-0008-9", "ISSN" : "1873-9326", "abstract" : "Based on a systematic review of literature on adverse health effects of air pollution, the World Health Organization has updated its Air Quality Guidelines in 2005. The current update is intended to be relevant and applicable worldwide and takes into consideration large regional inequalities in exposures to air pollution. It recommends guideline levels for particulate matter, ozone, nitrogen dioxide and sulfur dioxide, as well as the set of interim targets for these pollutants\u2019 concentrations, encouraging gradual improvement of air quality and reduction of health impacts of the pollution.", "author" : [ { "dropping-particle" : "", "family" : "Krzyzanowski", "given" : "Michal", "non-dropping-particle" : "", "parse-names" : false, "suffix" : "" }, { "dropping-particle" : "", "family" : "Cohen", "given" : "Aaron", "non-dropping-particle" : "", "parse-names" : false, "suffix" : "" } ], "container-title" : "Air Quality, Atmosphere &amp; Health", "id" : "ITEM-1", "issue" : "1", "issued" : { "date-parts" : [ [ "2008" ] ] }, "page" : "7-13", "title" : "Update of WHO air quality guidelines", "translator" : [ { "dropping-particle" : "", "family" : "G5270", "given" : "", "non-dropping-particle" : "", "parse-names" : false, "suffix" : "" } ], "type" : "article-journal", "volume" : "1" }, "uris" : [ "http://www.mendeley.com/documents/?uuid=04f8f431-3497-4927-a58f-00e498e56afb" ] } ], "mendeley" : { "formattedCitation" : "(Krzyzanowski and Cohen, 2008)", "manualFormatting" : "Krzyzanowski and Cohen (2008)", "plainTextFormattedCitation" : "(Krzyzanowski and Cohen, 2008)", "previouslyFormattedCitation" : "(Krzyzanowski and Cohen, 2008)" }, "properties" : { "noteIndex" : 0 }, "schema" : "https://github.com/citation-style-language/schema/raw/master/csl-citation.json" }</w:instrText>
      </w:r>
      <w:r w:rsidRPr="00C827FE">
        <w:rPr>
          <w:sz w:val="20"/>
          <w:szCs w:val="20"/>
        </w:rPr>
        <w:fldChar w:fldCharType="separate"/>
      </w:r>
      <w:r w:rsidR="00CB33A1">
        <w:rPr>
          <w:noProof/>
          <w:sz w:val="20"/>
          <w:szCs w:val="20"/>
          <w:lang w:val="en-US"/>
        </w:rPr>
        <w:t>Krzyzanowski and Cohen (2008)</w:t>
      </w:r>
      <w:r w:rsidRPr="00C827FE">
        <w:rPr>
          <w:sz w:val="20"/>
          <w:szCs w:val="20"/>
        </w:rPr>
        <w:fldChar w:fldCharType="end"/>
      </w:r>
      <w:del w:id="331" w:author="Lucy Cowie" w:date="2021-07-23T13:49:00Z">
        <w:r w:rsidRPr="00C827FE" w:rsidDel="003F08B5">
          <w:rPr>
            <w:sz w:val="20"/>
            <w:szCs w:val="20"/>
            <w:lang w:val="en-US"/>
          </w:rPr>
          <w:delText xml:space="preserve"> </w:delText>
        </w:r>
      </w:del>
      <w:r w:rsidRPr="00C827FE">
        <w:rPr>
          <w:sz w:val="20"/>
          <w:szCs w:val="20"/>
          <w:lang w:val="en-US"/>
        </w:rPr>
        <w:t>;</w:t>
      </w:r>
      <w:r w:rsidRPr="00C827FE">
        <w:rPr>
          <w:sz w:val="20"/>
          <w:szCs w:val="20"/>
          <w:vertAlign w:val="superscript"/>
          <w:lang w:val="en-US"/>
        </w:rPr>
        <w:t xml:space="preserve"> </w:t>
      </w:r>
      <w:r w:rsidRPr="00C827FE">
        <w:rPr>
          <w:color w:val="000000" w:themeColor="text1"/>
          <w:sz w:val="20"/>
          <w:szCs w:val="20"/>
          <w:vertAlign w:val="superscript"/>
          <w:lang w:val="en-US"/>
        </w:rPr>
        <w:t>c</w:t>
      </w:r>
      <w:r w:rsidRPr="00C827FE">
        <w:rPr>
          <w:color w:val="000000" w:themeColor="text1"/>
          <w:sz w:val="20"/>
          <w:szCs w:val="20"/>
          <w:lang w:val="en-US"/>
        </w:rPr>
        <w:t xml:space="preserve"> regulated through </w:t>
      </w:r>
      <w:commentRangeStart w:id="332"/>
      <w:r w:rsidRPr="00C827FE">
        <w:rPr>
          <w:color w:val="000000" w:themeColor="text1"/>
          <w:sz w:val="20"/>
          <w:szCs w:val="20"/>
          <w:lang w:val="en-US"/>
        </w:rPr>
        <w:t>Kyoto/Montreal protocol</w:t>
      </w:r>
      <w:commentRangeEnd w:id="332"/>
      <w:r w:rsidR="00BE224D">
        <w:rPr>
          <w:rStyle w:val="Marquedecommentaire"/>
          <w:lang w:val="en-GB"/>
        </w:rPr>
        <w:commentReference w:id="332"/>
      </w:r>
      <w:r w:rsidRPr="00C827FE">
        <w:rPr>
          <w:sz w:val="20"/>
          <w:szCs w:val="20"/>
          <w:lang w:val="en-US"/>
        </w:rPr>
        <w:t xml:space="preserve">; </w:t>
      </w:r>
      <w:del w:id="333" w:author="Lucy Cowie" w:date="2021-07-23T13:49:00Z">
        <w:r w:rsidRPr="00C827FE" w:rsidDel="003F08B5">
          <w:rPr>
            <w:sz w:val="20"/>
            <w:szCs w:val="20"/>
            <w:lang w:val="en-US"/>
          </w:rPr>
          <w:delText xml:space="preserve"> </w:delText>
        </w:r>
      </w:del>
      <w:r w:rsidRPr="00C827FE">
        <w:rPr>
          <w:sz w:val="20"/>
          <w:szCs w:val="20"/>
          <w:vertAlign w:val="superscript"/>
          <w:lang w:val="en-US"/>
        </w:rPr>
        <w:t>d</w:t>
      </w:r>
      <w:r w:rsidRPr="00C827FE">
        <w:rPr>
          <w:sz w:val="20"/>
          <w:szCs w:val="20"/>
          <w:lang w:val="en-US"/>
        </w:rPr>
        <w:t xml:space="preserve"> For Particulate Matter with diameter &lt;</w:t>
      </w:r>
      <w:del w:id="334" w:author="Ian Blenkinsop" w:date="2021-07-15T12:03:00Z">
        <w:r w:rsidRPr="00C827FE" w:rsidDel="00383F26">
          <w:rPr>
            <w:sz w:val="20"/>
            <w:szCs w:val="20"/>
            <w:lang w:val="en-US"/>
          </w:rPr>
          <w:delText xml:space="preserve"> </w:delText>
        </w:r>
      </w:del>
      <w:r w:rsidRPr="00C827FE">
        <w:rPr>
          <w:sz w:val="20"/>
          <w:szCs w:val="20"/>
          <w:lang w:val="en-US"/>
        </w:rPr>
        <w:t>2.5 µm (PM</w:t>
      </w:r>
      <w:r w:rsidRPr="00C827FE">
        <w:rPr>
          <w:sz w:val="20"/>
          <w:szCs w:val="20"/>
          <w:vertAlign w:val="subscript"/>
          <w:lang w:val="en-US"/>
        </w:rPr>
        <w:t>2.5</w:t>
      </w:r>
      <w:del w:id="335" w:author="Ian Blenkinsop" w:date="2021-07-15T12:04:00Z">
        <w:r w:rsidRPr="00C827FE" w:rsidDel="00383F26">
          <w:rPr>
            <w:sz w:val="20"/>
            <w:szCs w:val="20"/>
            <w:lang w:val="en-US"/>
          </w:rPr>
          <w:delText xml:space="preserve"> </w:delText>
        </w:r>
      </w:del>
      <w:r w:rsidRPr="00C827FE">
        <w:rPr>
          <w:sz w:val="20"/>
          <w:szCs w:val="20"/>
          <w:lang w:val="en-US"/>
        </w:rPr>
        <w:t>): 10 µg m</w:t>
      </w:r>
      <w:del w:id="336" w:author="Ian Blenkinsop" w:date="2021-07-15T12:04:00Z">
        <w:r w:rsidRPr="00C827FE" w:rsidDel="00383F26">
          <w:rPr>
            <w:sz w:val="20"/>
            <w:szCs w:val="20"/>
            <w:vertAlign w:val="superscript"/>
            <w:lang w:val="en-US"/>
          </w:rPr>
          <w:delText>-</w:delText>
        </w:r>
      </w:del>
      <w:ins w:id="337" w:author="Ian Blenkinsop" w:date="2021-07-15T12:04:00Z">
        <w:r w:rsidR="00383F26">
          <w:rPr>
            <w:sz w:val="20"/>
            <w:szCs w:val="20"/>
            <w:vertAlign w:val="superscript"/>
            <w:lang w:val="en-US"/>
          </w:rPr>
          <w:t>–</w:t>
        </w:r>
      </w:ins>
      <w:r w:rsidRPr="00C827FE">
        <w:rPr>
          <w:sz w:val="20"/>
          <w:szCs w:val="20"/>
          <w:vertAlign w:val="superscript"/>
          <w:lang w:val="en-US"/>
        </w:rPr>
        <w:t>3</w:t>
      </w:r>
      <w:r w:rsidRPr="00C827FE">
        <w:rPr>
          <w:sz w:val="20"/>
          <w:szCs w:val="20"/>
          <w:lang w:val="en-US"/>
        </w:rPr>
        <w:t xml:space="preserve"> annual mean or 25 µg m</w:t>
      </w:r>
      <w:del w:id="338" w:author="Ian Blenkinsop" w:date="2021-07-15T12:04:00Z">
        <w:r w:rsidRPr="00C827FE" w:rsidDel="00383F26">
          <w:rPr>
            <w:sz w:val="20"/>
            <w:szCs w:val="20"/>
            <w:vertAlign w:val="superscript"/>
            <w:lang w:val="en-US"/>
          </w:rPr>
          <w:delText>-</w:delText>
        </w:r>
      </w:del>
      <w:ins w:id="339" w:author="Ian Blenkinsop" w:date="2021-07-15T12:04:00Z">
        <w:r w:rsidR="00383F26">
          <w:rPr>
            <w:sz w:val="20"/>
            <w:szCs w:val="20"/>
            <w:vertAlign w:val="superscript"/>
            <w:lang w:val="en-US"/>
          </w:rPr>
          <w:t>–</w:t>
        </w:r>
      </w:ins>
      <w:r w:rsidRPr="00C827FE">
        <w:rPr>
          <w:sz w:val="20"/>
          <w:szCs w:val="20"/>
          <w:vertAlign w:val="superscript"/>
          <w:lang w:val="en-US"/>
        </w:rPr>
        <w:t>3</w:t>
      </w:r>
      <w:r w:rsidRPr="00C827FE">
        <w:rPr>
          <w:sz w:val="20"/>
          <w:szCs w:val="20"/>
          <w:lang w:val="en-US"/>
        </w:rPr>
        <w:t xml:space="preserve"> 24</w:t>
      </w:r>
      <w:ins w:id="340" w:author="Lucy Cowie" w:date="2021-07-23T14:02:00Z">
        <w:r w:rsidR="00672D14">
          <w:rPr>
            <w:sz w:val="20"/>
            <w:szCs w:val="20"/>
            <w:lang w:val="en-US"/>
          </w:rPr>
          <w:t>-</w:t>
        </w:r>
      </w:ins>
      <w:del w:id="341" w:author="Lucy Cowie" w:date="2021-07-23T14:02:00Z">
        <w:r w:rsidRPr="00C827FE" w:rsidDel="00672D14">
          <w:rPr>
            <w:sz w:val="20"/>
            <w:szCs w:val="20"/>
            <w:lang w:val="en-US"/>
          </w:rPr>
          <w:delText xml:space="preserve"> </w:delText>
        </w:r>
      </w:del>
      <w:r w:rsidRPr="00C827FE">
        <w:rPr>
          <w:sz w:val="20"/>
          <w:szCs w:val="20"/>
          <w:lang w:val="en-US"/>
        </w:rPr>
        <w:t>hour mean (99</w:t>
      </w:r>
      <w:r w:rsidRPr="00636221">
        <w:rPr>
          <w:sz w:val="20"/>
          <w:szCs w:val="20"/>
          <w:lang w:val="en-US"/>
          <w:rPrChange w:id="342" w:author="Ian Blenkinsop" w:date="2021-07-29T12:06:00Z">
            <w:rPr>
              <w:sz w:val="20"/>
              <w:szCs w:val="20"/>
              <w:vertAlign w:val="superscript"/>
              <w:lang w:val="en-US"/>
            </w:rPr>
          </w:rPrChange>
        </w:rPr>
        <w:t>th</w:t>
      </w:r>
      <w:r w:rsidRPr="00C827FE">
        <w:rPr>
          <w:sz w:val="20"/>
          <w:szCs w:val="20"/>
          <w:lang w:val="en-US"/>
        </w:rPr>
        <w:t xml:space="preserve"> percentile) and for Particulate Matter with diameter &lt;</w:t>
      </w:r>
      <w:del w:id="343" w:author="Ian Blenkinsop" w:date="2021-07-15T12:04:00Z">
        <w:r w:rsidRPr="00C827FE" w:rsidDel="00383F26">
          <w:rPr>
            <w:sz w:val="20"/>
            <w:szCs w:val="20"/>
            <w:lang w:val="en-US"/>
          </w:rPr>
          <w:delText xml:space="preserve"> </w:delText>
        </w:r>
      </w:del>
      <w:r w:rsidRPr="00C827FE">
        <w:rPr>
          <w:sz w:val="20"/>
          <w:szCs w:val="20"/>
          <w:lang w:val="en-US"/>
        </w:rPr>
        <w:t>10 µm (PM</w:t>
      </w:r>
      <w:r w:rsidRPr="00C827FE">
        <w:rPr>
          <w:sz w:val="20"/>
          <w:szCs w:val="20"/>
          <w:vertAlign w:val="subscript"/>
          <w:lang w:val="en-US"/>
        </w:rPr>
        <w:t>10</w:t>
      </w:r>
      <w:r w:rsidRPr="00C827FE">
        <w:rPr>
          <w:sz w:val="20"/>
          <w:szCs w:val="20"/>
          <w:lang w:val="en-US"/>
        </w:rPr>
        <w:t>): 20 µg m</w:t>
      </w:r>
      <w:ins w:id="344" w:author="Lucy Cowie" w:date="2021-07-26T12:54:00Z">
        <w:r w:rsidR="00582968">
          <w:rPr>
            <w:sz w:val="20"/>
            <w:szCs w:val="20"/>
            <w:vertAlign w:val="superscript"/>
            <w:lang w:val="en-US"/>
          </w:rPr>
          <w:t>–</w:t>
        </w:r>
      </w:ins>
      <w:del w:id="345" w:author="Lucy Cowie" w:date="2021-07-26T12:54:00Z">
        <w:r w:rsidRPr="00C827FE" w:rsidDel="00582968">
          <w:rPr>
            <w:sz w:val="20"/>
            <w:szCs w:val="20"/>
            <w:vertAlign w:val="superscript"/>
            <w:lang w:val="en-US"/>
          </w:rPr>
          <w:delText>-</w:delText>
        </w:r>
      </w:del>
      <w:r w:rsidRPr="00C827FE">
        <w:rPr>
          <w:sz w:val="20"/>
          <w:szCs w:val="20"/>
          <w:vertAlign w:val="superscript"/>
          <w:lang w:val="en-US"/>
        </w:rPr>
        <w:t>3</w:t>
      </w:r>
      <w:r w:rsidRPr="00C827FE">
        <w:rPr>
          <w:sz w:val="20"/>
          <w:szCs w:val="20"/>
          <w:lang w:val="en-US"/>
        </w:rPr>
        <w:t xml:space="preserve"> annual mean or 50 µ µg m</w:t>
      </w:r>
      <w:ins w:id="346" w:author="Lucy Cowie" w:date="2021-07-26T12:54:00Z">
        <w:r w:rsidR="00582968">
          <w:rPr>
            <w:sz w:val="20"/>
            <w:szCs w:val="20"/>
            <w:vertAlign w:val="superscript"/>
            <w:lang w:val="en-US"/>
          </w:rPr>
          <w:t>–</w:t>
        </w:r>
      </w:ins>
      <w:del w:id="347" w:author="Lucy Cowie" w:date="2021-07-26T12:54:00Z">
        <w:r w:rsidRPr="00C827FE" w:rsidDel="00582968">
          <w:rPr>
            <w:sz w:val="20"/>
            <w:szCs w:val="20"/>
            <w:vertAlign w:val="superscript"/>
            <w:lang w:val="en-US"/>
          </w:rPr>
          <w:delText>-</w:delText>
        </w:r>
      </w:del>
      <w:r w:rsidRPr="00C827FE">
        <w:rPr>
          <w:sz w:val="20"/>
          <w:szCs w:val="20"/>
          <w:vertAlign w:val="superscript"/>
          <w:lang w:val="en-US"/>
        </w:rPr>
        <w:t>3</w:t>
      </w:r>
      <w:r w:rsidRPr="00C827FE">
        <w:rPr>
          <w:sz w:val="20"/>
          <w:szCs w:val="20"/>
          <w:lang w:val="en-US"/>
        </w:rPr>
        <w:t xml:space="preserve"> 24</w:t>
      </w:r>
      <w:ins w:id="348" w:author="Lucy Cowie" w:date="2021-07-23T14:02:00Z">
        <w:r w:rsidR="00672D14">
          <w:rPr>
            <w:sz w:val="20"/>
            <w:szCs w:val="20"/>
            <w:lang w:val="en-US"/>
          </w:rPr>
          <w:t>-</w:t>
        </w:r>
      </w:ins>
      <w:del w:id="349" w:author="Lucy Cowie" w:date="2021-07-23T14:02:00Z">
        <w:r w:rsidRPr="00C827FE" w:rsidDel="00672D14">
          <w:rPr>
            <w:sz w:val="20"/>
            <w:szCs w:val="20"/>
            <w:lang w:val="en-US"/>
          </w:rPr>
          <w:delText xml:space="preserve"> </w:delText>
        </w:r>
      </w:del>
      <w:r w:rsidRPr="00C827FE">
        <w:rPr>
          <w:sz w:val="20"/>
          <w:szCs w:val="20"/>
          <w:lang w:val="en-US"/>
        </w:rPr>
        <w:t>hour mean (99</w:t>
      </w:r>
      <w:r w:rsidRPr="00636221">
        <w:rPr>
          <w:sz w:val="20"/>
          <w:szCs w:val="20"/>
          <w:lang w:val="en-US"/>
          <w:rPrChange w:id="350" w:author="Ian Blenkinsop" w:date="2021-07-29T12:06:00Z">
            <w:rPr>
              <w:sz w:val="20"/>
              <w:szCs w:val="20"/>
              <w:vertAlign w:val="superscript"/>
              <w:lang w:val="en-US"/>
            </w:rPr>
          </w:rPrChange>
        </w:rPr>
        <w:t>th</w:t>
      </w:r>
      <w:r w:rsidRPr="00C827FE">
        <w:rPr>
          <w:sz w:val="20"/>
          <w:szCs w:val="20"/>
          <w:lang w:val="en-US"/>
        </w:rPr>
        <w:t xml:space="preserve"> percentile)</w:t>
      </w:r>
      <w:ins w:id="351" w:author="Lucy Cowie" w:date="2021-07-23T14:03:00Z">
        <w:r w:rsidR="00672D14">
          <w:rPr>
            <w:sz w:val="20"/>
            <w:szCs w:val="20"/>
            <w:lang w:val="en-US"/>
          </w:rPr>
          <w:t>.</w:t>
        </w:r>
      </w:ins>
    </w:p>
    <w:p w14:paraId="48A74581" w14:textId="77777777" w:rsidR="004641B0" w:rsidRDefault="004641B0" w:rsidP="00D5630D">
      <w:pPr>
        <w:pStyle w:val="AR6BodyText"/>
        <w:rPr>
          <w:rFonts w:cs="Times New Roman"/>
          <w:b/>
          <w:lang w:val="en-GB"/>
        </w:rPr>
      </w:pPr>
    </w:p>
    <w:p w14:paraId="37B5DF51" w14:textId="414EA9ED" w:rsidR="00331517" w:rsidRPr="00071871" w:rsidRDefault="00331517" w:rsidP="00D5630D">
      <w:pPr>
        <w:pStyle w:val="AR6BodyText"/>
        <w:rPr>
          <w:rFonts w:cs="Times New Roman"/>
          <w:b/>
          <w:lang w:val="en-GB"/>
        </w:rPr>
      </w:pPr>
      <w:r w:rsidRPr="00071871">
        <w:rPr>
          <w:rFonts w:cs="Times New Roman"/>
          <w:b/>
          <w:lang w:val="en-GB"/>
        </w:rPr>
        <w:t xml:space="preserve">[END </w:t>
      </w:r>
      <w:r w:rsidR="004641B0" w:rsidRPr="00071871">
        <w:rPr>
          <w:rFonts w:cs="Times New Roman"/>
          <w:b/>
          <w:lang w:val="en-GB"/>
        </w:rPr>
        <w:t xml:space="preserve">TABLE </w:t>
      </w:r>
      <w:r w:rsidRPr="00071871">
        <w:rPr>
          <w:rFonts w:cs="Times New Roman"/>
          <w:b/>
          <w:lang w:val="en-GB"/>
        </w:rPr>
        <w:t>6.1 HERE]</w:t>
      </w:r>
    </w:p>
    <w:p w14:paraId="5744EC08" w14:textId="77777777" w:rsidR="00331517" w:rsidRPr="00071871" w:rsidRDefault="00331517" w:rsidP="00D5630D">
      <w:pPr>
        <w:pStyle w:val="AR6BodyText"/>
        <w:rPr>
          <w:rFonts w:cs="Times New Roman"/>
          <w:lang w:val="en-GB"/>
        </w:rPr>
      </w:pPr>
    </w:p>
    <w:p w14:paraId="0A1FE54C" w14:textId="77777777" w:rsidR="00331517" w:rsidRPr="00071871" w:rsidRDefault="00331517" w:rsidP="00D5630D">
      <w:pPr>
        <w:pStyle w:val="AR6BodyText"/>
        <w:rPr>
          <w:rFonts w:cs="Times New Roman"/>
          <w:lang w:val="en-GB"/>
        </w:rPr>
      </w:pPr>
    </w:p>
    <w:p w14:paraId="35562D2B" w14:textId="3AF81B5B" w:rsidR="008B78CD" w:rsidRPr="00071871" w:rsidRDefault="00331517" w:rsidP="008B78CD">
      <w:pPr>
        <w:pStyle w:val="AR6BodyText"/>
        <w:rPr>
          <w:lang w:val="en-GB"/>
        </w:rPr>
      </w:pPr>
      <w:r w:rsidRPr="00071871">
        <w:rPr>
          <w:rFonts w:cs="Times New Roman"/>
          <w:color w:val="000000" w:themeColor="text1"/>
          <w:lang w:val="en-GB"/>
        </w:rPr>
        <w:t xml:space="preserve">As </w:t>
      </w:r>
      <w:r w:rsidRPr="004E69B1">
        <w:rPr>
          <w:rFonts w:cs="Times New Roman"/>
          <w:color w:val="000000" w:themeColor="text1"/>
          <w:lang w:val="en-GB"/>
        </w:rPr>
        <w:t xml:space="preserve">depicted in Figure 6.1, emissions of SLCFs are governed by anthropogenic activities and sources from natural systems (see </w:t>
      </w:r>
      <w:r w:rsidRPr="004F524E">
        <w:rPr>
          <w:rFonts w:cs="Times New Roman"/>
          <w:color w:val="000000" w:themeColor="text1"/>
          <w:lang w:val="en-GB"/>
        </w:rPr>
        <w:t>Section 6.2</w:t>
      </w:r>
      <w:r w:rsidRPr="004E69B1">
        <w:rPr>
          <w:rFonts w:cs="Times New Roman"/>
          <w:color w:val="000000" w:themeColor="text1"/>
          <w:lang w:val="en-GB"/>
        </w:rPr>
        <w:t xml:space="preserve"> for details). Atmospheric chemistry in this context is both a source and a sink of SLCFs. For instance, O</w:t>
      </w:r>
      <w:r w:rsidRPr="004E69B1">
        <w:rPr>
          <w:rFonts w:cs="Times New Roman"/>
          <w:color w:val="000000" w:themeColor="text1"/>
          <w:vertAlign w:val="subscript"/>
          <w:lang w:val="en-GB"/>
        </w:rPr>
        <w:t>3</w:t>
      </w:r>
      <w:r w:rsidRPr="004E69B1">
        <w:rPr>
          <w:rFonts w:cs="Times New Roman"/>
          <w:color w:val="000000" w:themeColor="text1"/>
          <w:lang w:val="en-GB"/>
        </w:rPr>
        <w:t xml:space="preserve"> and secondary aerosols are exclusively formed through atmospheric mechanisms (Section</w:t>
      </w:r>
      <w:ins w:id="352" w:author="Lucy Cowie" w:date="2021-07-23T14:10:00Z">
        <w:r w:rsidR="00B81693">
          <w:rPr>
            <w:rFonts w:cs="Times New Roman"/>
            <w:color w:val="000000" w:themeColor="text1"/>
            <w:lang w:val="en-GB"/>
          </w:rPr>
          <w:t>s</w:t>
        </w:r>
      </w:ins>
      <w:r w:rsidRPr="004E69B1">
        <w:rPr>
          <w:rFonts w:cs="Times New Roman"/>
          <w:color w:val="000000" w:themeColor="text1"/>
          <w:lang w:val="en-GB"/>
        </w:rPr>
        <w:t xml:space="preserve"> 6.3.2 a</w:t>
      </w:r>
      <w:r w:rsidRPr="00156E10">
        <w:rPr>
          <w:rFonts w:cs="Times New Roman"/>
          <w:color w:val="000000" w:themeColor="text1"/>
          <w:lang w:val="en-GB"/>
        </w:rPr>
        <w:t>n</w:t>
      </w:r>
      <w:r w:rsidRPr="004E69B1">
        <w:rPr>
          <w:rFonts w:cs="Times New Roman"/>
          <w:color w:val="000000" w:themeColor="text1"/>
          <w:lang w:val="en-GB"/>
        </w:rPr>
        <w:t xml:space="preserve">d 6.3.5 </w:t>
      </w:r>
      <w:r w:rsidRPr="004741A3">
        <w:rPr>
          <w:rFonts w:cs="Times New Roman"/>
          <w:color w:val="000000" w:themeColor="text1"/>
          <w:lang w:val="en-GB"/>
        </w:rPr>
        <w:t>respectively</w:t>
      </w:r>
      <w:r w:rsidRPr="004E69B1">
        <w:rPr>
          <w:rFonts w:cs="Times New Roman"/>
          <w:color w:val="000000" w:themeColor="text1"/>
          <w:lang w:val="en-GB"/>
        </w:rPr>
        <w:t xml:space="preserve">). The </w:t>
      </w:r>
      <w:r w:rsidR="00D51DD3">
        <w:rPr>
          <w:rFonts w:cs="Times New Roman"/>
          <w:color w:val="000000" w:themeColor="text1"/>
          <w:lang w:val="en-GB"/>
        </w:rPr>
        <w:t>hydroxyl (</w:t>
      </w:r>
      <w:r w:rsidRPr="004E69B1">
        <w:rPr>
          <w:rFonts w:cs="Times New Roman"/>
          <w:color w:val="000000" w:themeColor="text1"/>
          <w:lang w:val="en-GB"/>
        </w:rPr>
        <w:t>OH</w:t>
      </w:r>
      <w:r w:rsidR="00D51DD3">
        <w:rPr>
          <w:rFonts w:cs="Times New Roman"/>
          <w:color w:val="000000" w:themeColor="text1"/>
          <w:lang w:val="en-GB"/>
        </w:rPr>
        <w:t>)</w:t>
      </w:r>
      <w:r w:rsidRPr="004E69B1">
        <w:rPr>
          <w:rFonts w:cs="Times New Roman"/>
          <w:color w:val="000000" w:themeColor="text1"/>
          <w:lang w:val="en-GB"/>
        </w:rPr>
        <w:t xml:space="preserve"> radical</w:t>
      </w:r>
      <w:r w:rsidR="00BB7010">
        <w:rPr>
          <w:rFonts w:cs="Times New Roman"/>
          <w:color w:val="000000" w:themeColor="text1"/>
          <w:lang w:val="en-GB"/>
        </w:rPr>
        <w:t>,</w:t>
      </w:r>
      <w:r w:rsidR="00D51DD3">
        <w:rPr>
          <w:rFonts w:cs="Times New Roman"/>
          <w:color w:val="000000" w:themeColor="text1"/>
          <w:lang w:val="en-GB"/>
        </w:rPr>
        <w:t xml:space="preserve"> the most important oxidizing agent in the troposphere</w:t>
      </w:r>
      <w:r w:rsidR="00BB7010">
        <w:rPr>
          <w:rFonts w:cs="Times New Roman"/>
          <w:color w:val="000000" w:themeColor="text1"/>
          <w:lang w:val="en-GB"/>
        </w:rPr>
        <w:t>, acts as a sink for SLCFs by reacting with them</w:t>
      </w:r>
      <w:del w:id="353" w:author="Lucy Cowie" w:date="2021-07-23T14:46:00Z">
        <w:r w:rsidR="00BB7010" w:rsidDel="00557D31">
          <w:rPr>
            <w:rFonts w:cs="Times New Roman"/>
            <w:color w:val="000000" w:themeColor="text1"/>
            <w:lang w:val="en-GB"/>
          </w:rPr>
          <w:delText>,</w:delText>
        </w:r>
      </w:del>
      <w:r w:rsidR="00BB7010">
        <w:rPr>
          <w:rFonts w:cs="Times New Roman"/>
          <w:color w:val="000000" w:themeColor="text1"/>
          <w:lang w:val="en-GB"/>
        </w:rPr>
        <w:t xml:space="preserve"> and </w:t>
      </w:r>
      <w:r w:rsidRPr="004E69B1">
        <w:rPr>
          <w:rFonts w:cs="Times New Roman"/>
          <w:color w:val="000000" w:themeColor="text1"/>
          <w:lang w:val="en-GB"/>
        </w:rPr>
        <w:t>thereby</w:t>
      </w:r>
      <w:del w:id="354" w:author="Lucy Cowie" w:date="2021-07-23T14:46:00Z">
        <w:r w:rsidR="00BB7010" w:rsidDel="00557D31">
          <w:rPr>
            <w:rFonts w:cs="Times New Roman"/>
            <w:color w:val="000000" w:themeColor="text1"/>
            <w:lang w:val="en-GB"/>
          </w:rPr>
          <w:delText>,</w:delText>
        </w:r>
      </w:del>
      <w:r w:rsidRPr="004E69B1">
        <w:rPr>
          <w:rFonts w:cs="Times New Roman"/>
          <w:color w:val="000000" w:themeColor="text1"/>
          <w:lang w:val="en-GB"/>
        </w:rPr>
        <w:t xml:space="preserve"> influencing their lifetime (Section </w:t>
      </w:r>
      <w:r w:rsidRPr="004F524E">
        <w:rPr>
          <w:rFonts w:cs="Times New Roman"/>
          <w:color w:val="000000" w:themeColor="text1"/>
          <w:lang w:val="en-GB"/>
        </w:rPr>
        <w:t>6.</w:t>
      </w:r>
      <w:r w:rsidRPr="004E69B1">
        <w:rPr>
          <w:rFonts w:cs="Times New Roman"/>
          <w:color w:val="000000" w:themeColor="text1"/>
          <w:lang w:val="en-GB"/>
        </w:rPr>
        <w:t>3.6). Through SLCF radiative forcing and feedbacks (</w:t>
      </w:r>
      <w:del w:id="355" w:author="Lucy Cowie" w:date="2021-07-23T14:12:00Z">
        <w:r w:rsidRPr="004E69B1" w:rsidDel="00AA72E1">
          <w:rPr>
            <w:rFonts w:cs="Times New Roman"/>
            <w:color w:val="000000" w:themeColor="text1"/>
            <w:lang w:val="en-GB"/>
          </w:rPr>
          <w:delText xml:space="preserve">see </w:delText>
        </w:r>
      </w:del>
      <w:r w:rsidRPr="004E69B1">
        <w:rPr>
          <w:rFonts w:cs="Times New Roman"/>
          <w:color w:val="000000" w:themeColor="text1"/>
          <w:lang w:val="en-GB"/>
        </w:rPr>
        <w:t xml:space="preserve">Section </w:t>
      </w:r>
      <w:r w:rsidRPr="004F524E">
        <w:rPr>
          <w:rFonts w:cs="Times New Roman"/>
          <w:color w:val="000000" w:themeColor="text1"/>
          <w:lang w:val="en-GB"/>
        </w:rPr>
        <w:t>6.4</w:t>
      </w:r>
      <w:r w:rsidRPr="004E69B1">
        <w:rPr>
          <w:rFonts w:cs="Times New Roman"/>
          <w:color w:val="000000" w:themeColor="text1"/>
          <w:lang w:val="en-GB"/>
        </w:rPr>
        <w:t>), key climate parameters, such as temperature, hydrological cycle</w:t>
      </w:r>
      <w:del w:id="356" w:author="Lucy Cowie" w:date="2021-07-26T12:55:00Z">
        <w:r w:rsidRPr="004E69B1" w:rsidDel="00325719">
          <w:rPr>
            <w:rFonts w:cs="Times New Roman"/>
            <w:color w:val="000000" w:themeColor="text1"/>
            <w:lang w:val="en-GB"/>
          </w:rPr>
          <w:delText>,</w:delText>
        </w:r>
      </w:del>
      <w:r w:rsidRPr="004E69B1">
        <w:rPr>
          <w:rFonts w:cs="Times New Roman"/>
          <w:color w:val="000000" w:themeColor="text1"/>
          <w:lang w:val="en-GB"/>
        </w:rPr>
        <w:t xml:space="preserve"> and weather patterns are perturbed. Climate change also influences air quality (Section </w:t>
      </w:r>
      <w:r w:rsidRPr="004F524E">
        <w:rPr>
          <w:rFonts w:cs="Times New Roman"/>
          <w:color w:val="000000" w:themeColor="text1"/>
          <w:lang w:val="en-GB"/>
        </w:rPr>
        <w:t>6.5</w:t>
      </w:r>
      <w:r w:rsidRPr="004E69B1">
        <w:rPr>
          <w:rFonts w:cs="Times New Roman"/>
          <w:color w:val="000000" w:themeColor="text1"/>
          <w:lang w:val="en-GB"/>
        </w:rPr>
        <w:t xml:space="preserve">). As depicted in Figure 6.1, SLCFs affect both climate and air quality, hence SLCF mitigation has linkages to both </w:t>
      </w:r>
      <w:del w:id="357" w:author="Lucy Cowie" w:date="2021-07-23T14:12:00Z">
        <w:r w:rsidRPr="004E69B1" w:rsidDel="003F5A13">
          <w:rPr>
            <w:rFonts w:cs="Times New Roman"/>
            <w:color w:val="000000" w:themeColor="text1"/>
            <w:lang w:val="en-GB"/>
          </w:rPr>
          <w:delText xml:space="preserve">the </w:delText>
        </w:r>
      </w:del>
      <w:r w:rsidRPr="004E69B1">
        <w:rPr>
          <w:rFonts w:cs="Times New Roman"/>
          <w:color w:val="000000" w:themeColor="text1"/>
          <w:lang w:val="en-GB"/>
        </w:rPr>
        <w:t xml:space="preserve">issues (Section </w:t>
      </w:r>
      <w:r w:rsidRPr="004F524E">
        <w:rPr>
          <w:rFonts w:cs="Times New Roman"/>
          <w:color w:val="000000" w:themeColor="text1"/>
          <w:lang w:val="en-GB"/>
        </w:rPr>
        <w:t>6.6</w:t>
      </w:r>
      <w:r w:rsidRPr="004E69B1">
        <w:rPr>
          <w:rFonts w:cs="Times New Roman"/>
          <w:color w:val="000000" w:themeColor="text1"/>
          <w:lang w:val="en-GB"/>
        </w:rPr>
        <w:t>).</w:t>
      </w:r>
      <w:r w:rsidR="008B78CD">
        <w:rPr>
          <w:rFonts w:cs="Times New Roman"/>
          <w:color w:val="000000" w:themeColor="text1"/>
          <w:lang w:val="en-GB"/>
        </w:rPr>
        <w:t xml:space="preserve"> </w:t>
      </w:r>
      <w:r w:rsidR="00BB7010">
        <w:rPr>
          <w:rFonts w:cs="Times New Roman"/>
          <w:color w:val="000000" w:themeColor="text1"/>
          <w:lang w:val="en-GB"/>
        </w:rPr>
        <w:t>Socio-economic narratives including air</w:t>
      </w:r>
      <w:ins w:id="358" w:author="Lucy Cowie" w:date="2021-07-23T14:13:00Z">
        <w:r w:rsidR="00F01D2F">
          <w:rPr>
            <w:rFonts w:cs="Times New Roman"/>
            <w:color w:val="000000" w:themeColor="text1"/>
            <w:lang w:val="en-GB"/>
          </w:rPr>
          <w:t>-</w:t>
        </w:r>
      </w:ins>
      <w:del w:id="359" w:author="Lucy Cowie" w:date="2021-07-23T14:13:00Z">
        <w:r w:rsidR="00BB7010" w:rsidDel="00F01D2F">
          <w:rPr>
            <w:rFonts w:cs="Times New Roman"/>
            <w:color w:val="000000" w:themeColor="text1"/>
            <w:lang w:val="en-GB"/>
          </w:rPr>
          <w:delText xml:space="preserve"> </w:delText>
        </w:r>
      </w:del>
      <w:r w:rsidR="00BB7010">
        <w:rPr>
          <w:rFonts w:cs="Times New Roman"/>
          <w:color w:val="000000" w:themeColor="text1"/>
          <w:lang w:val="en-GB"/>
        </w:rPr>
        <w:t xml:space="preserve">quality policies determine </w:t>
      </w:r>
      <w:r w:rsidR="00116849">
        <w:rPr>
          <w:lang w:val="en-GB"/>
        </w:rPr>
        <w:t>f</w:t>
      </w:r>
      <w:r w:rsidR="008B78CD">
        <w:rPr>
          <w:lang w:val="en-GB"/>
        </w:rPr>
        <w:t xml:space="preserve">uture projections of SLCFs </w:t>
      </w:r>
      <w:r w:rsidR="00116849">
        <w:rPr>
          <w:lang w:val="en-GB"/>
        </w:rPr>
        <w:t xml:space="preserve">in </w:t>
      </w:r>
      <w:r w:rsidR="008B78CD">
        <w:rPr>
          <w:lang w:val="en-GB"/>
        </w:rPr>
        <w:t>the five core Socio</w:t>
      </w:r>
      <w:ins w:id="360" w:author="Lucy Cowie" w:date="2021-07-28T20:06:00Z">
        <w:r w:rsidR="007B18FE">
          <w:rPr>
            <w:lang w:val="en-GB"/>
          </w:rPr>
          <w:t>-</w:t>
        </w:r>
      </w:ins>
      <w:r w:rsidR="008B78CD">
        <w:rPr>
          <w:lang w:val="en-GB"/>
        </w:rPr>
        <w:t>economic</w:t>
      </w:r>
      <w:r w:rsidR="00D51DD3">
        <w:rPr>
          <w:lang w:val="en-GB"/>
        </w:rPr>
        <w:t xml:space="preserve"> </w:t>
      </w:r>
      <w:r w:rsidR="008B78CD">
        <w:rPr>
          <w:lang w:val="en-GB"/>
        </w:rPr>
        <w:t xml:space="preserve">Pathways (SSPs): </w:t>
      </w:r>
      <w:r w:rsidR="008B78CD" w:rsidRPr="00114C40">
        <w:rPr>
          <w:lang w:val="en-GB"/>
        </w:rPr>
        <w:t xml:space="preserve">SSP1-1.9, SSP1-2.6, SSP2-4.5, SSP3-7.0, and SSP5-8.5 </w:t>
      </w:r>
      <w:r w:rsidR="008B78CD">
        <w:rPr>
          <w:lang w:val="en-GB"/>
        </w:rPr>
        <w:t>(described in Chapter 1)</w:t>
      </w:r>
      <w:r w:rsidR="00CD3FC5">
        <w:rPr>
          <w:lang w:val="en-GB"/>
        </w:rPr>
        <w:t>,</w:t>
      </w:r>
      <w:r w:rsidR="008B78CD">
        <w:rPr>
          <w:lang w:val="en-GB"/>
        </w:rPr>
        <w:t xml:space="preserve"> and in addition, a subset of SSP3 scenarios </w:t>
      </w:r>
      <w:commentRangeStart w:id="361"/>
      <w:r w:rsidR="008B78CD">
        <w:rPr>
          <w:lang w:val="en-GB"/>
        </w:rPr>
        <w:t>allow</w:t>
      </w:r>
      <w:r w:rsidR="00116849">
        <w:rPr>
          <w:lang w:val="en-GB"/>
        </w:rPr>
        <w:t>s</w:t>
      </w:r>
      <w:r w:rsidR="008B78CD">
        <w:rPr>
          <w:lang w:val="en-GB"/>
        </w:rPr>
        <w:t xml:space="preserve"> to isolate </w:t>
      </w:r>
      <w:commentRangeEnd w:id="361"/>
      <w:r w:rsidR="00E13E07">
        <w:rPr>
          <w:rStyle w:val="Marquedecommentaire"/>
          <w:lang w:val="en-GB"/>
        </w:rPr>
        <w:commentReference w:id="361"/>
      </w:r>
      <w:r w:rsidR="008B78CD">
        <w:rPr>
          <w:lang w:val="en-GB"/>
        </w:rPr>
        <w:t xml:space="preserve">the effect of various SLCF mitigation trajectories </w:t>
      </w:r>
      <w:r w:rsidR="00116849">
        <w:rPr>
          <w:lang w:val="en-GB"/>
        </w:rPr>
        <w:t xml:space="preserve">on climate and air quality </w:t>
      </w:r>
      <w:r w:rsidR="008B78CD">
        <w:rPr>
          <w:lang w:val="en-GB"/>
        </w:rPr>
        <w:t>(Section 6.7).</w:t>
      </w:r>
    </w:p>
    <w:p w14:paraId="04AC47CA" w14:textId="64A4E611" w:rsidR="00331517" w:rsidRDefault="00331517" w:rsidP="00D5630D">
      <w:pPr>
        <w:pStyle w:val="AR6BodyText"/>
        <w:rPr>
          <w:rFonts w:cs="Times New Roman"/>
          <w:color w:val="000000" w:themeColor="text1"/>
          <w:lang w:val="en-GB"/>
        </w:rPr>
      </w:pPr>
    </w:p>
    <w:p w14:paraId="604AC62E" w14:textId="77777777" w:rsidR="00331517" w:rsidRPr="00071871" w:rsidRDefault="00331517" w:rsidP="00D5630D">
      <w:pPr>
        <w:pStyle w:val="AR6BodyText"/>
        <w:rPr>
          <w:rFonts w:cs="Times New Roman"/>
          <w:color w:val="000000" w:themeColor="text1"/>
          <w:lang w:val="en-GB"/>
        </w:rPr>
      </w:pPr>
    </w:p>
    <w:p w14:paraId="2FA1BC96" w14:textId="2B2DF419" w:rsidR="00331517" w:rsidRPr="00FE02FC" w:rsidRDefault="00331517" w:rsidP="00930489">
      <w:pPr>
        <w:pStyle w:val="AR6Chap6Level2611"/>
      </w:pPr>
      <w:bookmarkStart w:id="362" w:name="_Toc5715205"/>
      <w:bookmarkStart w:id="363" w:name="_Toc5721860"/>
      <w:bookmarkStart w:id="364" w:name="_Toc6596733"/>
      <w:bookmarkStart w:id="365" w:name="_Toc30500983"/>
      <w:bookmarkStart w:id="366" w:name="_Toc70498160"/>
      <w:r w:rsidRPr="00FE02FC">
        <w:t xml:space="preserve">Treatment of SLCFs in </w:t>
      </w:r>
      <w:ins w:id="367" w:author="Lucy Cowie" w:date="2021-07-23T14:47:00Z">
        <w:r w:rsidR="00FD17D4">
          <w:t>P</w:t>
        </w:r>
      </w:ins>
      <w:del w:id="368" w:author="Lucy Cowie" w:date="2021-07-23T14:47:00Z">
        <w:r w:rsidRPr="00FE02FC" w:rsidDel="00FD17D4">
          <w:delText>p</w:delText>
        </w:r>
      </w:del>
      <w:r w:rsidRPr="00FE02FC">
        <w:t xml:space="preserve">revious </w:t>
      </w:r>
      <w:ins w:id="369" w:author="Lucy Cowie" w:date="2021-07-23T14:47:00Z">
        <w:r w:rsidR="00FD17D4">
          <w:t>A</w:t>
        </w:r>
      </w:ins>
      <w:del w:id="370" w:author="Lucy Cowie" w:date="2021-07-23T14:47:00Z">
        <w:r w:rsidRPr="00FE02FC" w:rsidDel="00FD17D4">
          <w:delText>a</w:delText>
        </w:r>
      </w:del>
      <w:r w:rsidRPr="00FE02FC">
        <w:t>ssessments</w:t>
      </w:r>
      <w:bookmarkEnd w:id="362"/>
      <w:bookmarkEnd w:id="363"/>
      <w:bookmarkEnd w:id="364"/>
      <w:bookmarkEnd w:id="365"/>
      <w:bookmarkEnd w:id="366"/>
    </w:p>
    <w:p w14:paraId="6ACC9337" w14:textId="77777777" w:rsidR="00331517" w:rsidRPr="00071871" w:rsidRDefault="00331517" w:rsidP="00D5630D">
      <w:pPr>
        <w:pStyle w:val="AR6BodyText"/>
        <w:rPr>
          <w:rFonts w:cs="Times New Roman"/>
          <w:lang w:val="en-GB"/>
        </w:rPr>
      </w:pPr>
    </w:p>
    <w:p w14:paraId="4538A52F" w14:textId="29EA357F" w:rsidR="00331517" w:rsidRPr="00071871" w:rsidRDefault="00331517" w:rsidP="00D5630D">
      <w:pPr>
        <w:pStyle w:val="AR6BodyText"/>
        <w:rPr>
          <w:rFonts w:cs="Times New Roman"/>
          <w:color w:val="000000" w:themeColor="text1"/>
          <w:lang w:val="en-GB"/>
        </w:rPr>
      </w:pPr>
      <w:r w:rsidRPr="00071871">
        <w:rPr>
          <w:rFonts w:cs="Times New Roman"/>
          <w:color w:val="000000" w:themeColor="text1"/>
          <w:lang w:val="en-GB"/>
        </w:rPr>
        <w:t xml:space="preserve">Although </w:t>
      </w:r>
      <w:r w:rsidRPr="00071871">
        <w:rPr>
          <w:rFonts w:cs="Times New Roman"/>
          <w:color w:val="000000" w:themeColor="text1"/>
          <w:shd w:val="clear" w:color="auto" w:fill="FFFFFF"/>
          <w:lang w:val="en-GB"/>
        </w:rPr>
        <w:t>O</w:t>
      </w:r>
      <w:r w:rsidRPr="00071871">
        <w:rPr>
          <w:rFonts w:cs="Times New Roman"/>
          <w:color w:val="000000" w:themeColor="text1"/>
          <w:shd w:val="clear" w:color="auto" w:fill="FFFFFF"/>
          <w:vertAlign w:val="subscript"/>
          <w:lang w:val="en-GB"/>
        </w:rPr>
        <w:t>3</w:t>
      </w:r>
      <w:r w:rsidRPr="009C3BBF">
        <w:rPr>
          <w:rFonts w:cs="Times New Roman"/>
          <w:color w:val="000000" w:themeColor="text1"/>
          <w:shd w:val="clear" w:color="auto" w:fill="FFFFFF"/>
          <w:lang w:val="en-GB"/>
        </w:rPr>
        <w:t>,</w:t>
      </w:r>
      <w:r w:rsidRPr="00071871">
        <w:rPr>
          <w:rFonts w:cs="Times New Roman"/>
          <w:color w:val="000000" w:themeColor="text1"/>
          <w:lang w:val="en-GB"/>
        </w:rPr>
        <w:t xml:space="preserve"> aerosols</w:t>
      </w:r>
      <w:r>
        <w:rPr>
          <w:rFonts w:cs="Times New Roman"/>
          <w:color w:val="000000" w:themeColor="text1"/>
          <w:lang w:val="en-GB"/>
        </w:rPr>
        <w:t xml:space="preserve"> and their precursors</w:t>
      </w:r>
      <w:r w:rsidRPr="00071871">
        <w:rPr>
          <w:rFonts w:cs="Times New Roman"/>
          <w:color w:val="000000" w:themeColor="text1"/>
          <w:lang w:val="en-GB"/>
        </w:rPr>
        <w:t xml:space="preserve"> have been considered in previous IPCC assessment reports, </w:t>
      </w:r>
      <w:r>
        <w:rPr>
          <w:rFonts w:cs="Times New Roman"/>
          <w:color w:val="000000" w:themeColor="text1"/>
          <w:lang w:val="en-GB"/>
        </w:rPr>
        <w:t xml:space="preserve">AR5 </w:t>
      </w:r>
      <w:r w:rsidRPr="00071871">
        <w:rPr>
          <w:rFonts w:cs="Times New Roman"/>
          <w:color w:val="000000" w:themeColor="text1"/>
          <w:lang w:val="en-GB"/>
        </w:rPr>
        <w:t>consider</w:t>
      </w:r>
      <w:r>
        <w:rPr>
          <w:rFonts w:cs="Times New Roman"/>
          <w:color w:val="000000" w:themeColor="text1"/>
          <w:lang w:val="en-GB"/>
        </w:rPr>
        <w:t>ed</w:t>
      </w:r>
      <w:r w:rsidRPr="00071871">
        <w:rPr>
          <w:rFonts w:cs="Times New Roman"/>
          <w:color w:val="000000" w:themeColor="text1"/>
          <w:lang w:val="en-GB"/>
        </w:rPr>
        <w:t xml:space="preserve"> SLCFs as a specific category of climate</w:t>
      </w:r>
      <w:ins w:id="371" w:author="Lucy Cowie" w:date="2021-07-23T14:50:00Z">
        <w:r w:rsidR="00F41CFC">
          <w:rPr>
            <w:rFonts w:cs="Times New Roman"/>
            <w:color w:val="000000" w:themeColor="text1"/>
            <w:lang w:val="en-GB"/>
          </w:rPr>
          <w:t>-</w:t>
        </w:r>
      </w:ins>
      <w:del w:id="372" w:author="Lucy Cowie" w:date="2021-07-23T14:50:00Z">
        <w:r w:rsidRPr="00071871" w:rsidDel="00F41CFC">
          <w:rPr>
            <w:rFonts w:cs="Times New Roman"/>
            <w:color w:val="000000" w:themeColor="text1"/>
            <w:lang w:val="en-GB"/>
          </w:rPr>
          <w:delText xml:space="preserve"> </w:delText>
        </w:r>
      </w:del>
      <w:r w:rsidRPr="00071871">
        <w:rPr>
          <w:rFonts w:cs="Times New Roman"/>
          <w:color w:val="000000" w:themeColor="text1"/>
          <w:lang w:val="en-GB"/>
        </w:rPr>
        <w:t xml:space="preserve">relevant compounds </w:t>
      </w:r>
      <w:r>
        <w:rPr>
          <w:rFonts w:cs="Times New Roman"/>
          <w:color w:val="000000" w:themeColor="text1"/>
          <w:lang w:val="en-GB"/>
        </w:rPr>
        <w:t xml:space="preserve">but referred to them as </w:t>
      </w:r>
      <w:r w:rsidRPr="00071871">
        <w:rPr>
          <w:rFonts w:cs="Times New Roman"/>
          <w:color w:val="000000" w:themeColor="text1"/>
          <w:lang w:val="en-GB"/>
        </w:rPr>
        <w:t>near-term climate forcers</w:t>
      </w:r>
      <w:r>
        <w:rPr>
          <w:rFonts w:cs="Times New Roman"/>
          <w:color w:val="000000" w:themeColor="text1"/>
          <w:lang w:val="en-GB"/>
        </w:rPr>
        <w:t xml:space="preserve"> (</w:t>
      </w:r>
      <w:r w:rsidRPr="00071871">
        <w:rPr>
          <w:rFonts w:cs="Times New Roman"/>
          <w:color w:val="000000" w:themeColor="text1"/>
          <w:lang w:val="en-GB"/>
        </w:rPr>
        <w:t>NTCFs</w:t>
      </w:r>
      <w:del w:id="373" w:author="Ian Blenkinsop" w:date="2021-07-15T12:04:00Z">
        <w:r w:rsidDel="00383F26">
          <w:rPr>
            <w:rFonts w:cs="Times New Roman"/>
            <w:color w:val="000000" w:themeColor="text1"/>
            <w:lang w:val="en-GB"/>
          </w:rPr>
          <w:delText xml:space="preserve">) </w:delText>
        </w:r>
      </w:del>
      <w:ins w:id="374" w:author="Ian Blenkinsop" w:date="2021-07-15T12:04:00Z">
        <w:r w:rsidR="00383F26">
          <w:rPr>
            <w:rFonts w:cs="Times New Roman"/>
            <w:color w:val="000000" w:themeColor="text1"/>
            <w:lang w:val="en-GB"/>
          </w:rPr>
          <w:t xml:space="preserve">; </w:t>
        </w:r>
      </w:ins>
      <w:commentRangeStart w:id="375"/>
      <w:commentRangeStart w:id="376"/>
      <w:r w:rsidRPr="00071871">
        <w:rPr>
          <w:rFonts w:cs="Times New Roman"/>
          <w:color w:val="000000" w:themeColor="text1"/>
          <w:lang w:val="en-GB"/>
        </w:rPr>
        <w:fldChar w:fldCharType="begin" w:fldLock="1"/>
      </w:r>
      <w:r w:rsidR="00D477C7">
        <w:rPr>
          <w:rFonts w:cs="Times New Roman"/>
          <w:color w:val="000000" w:themeColor="text1"/>
          <w:lang w:val="en-GB"/>
        </w:rPr>
        <w:instrText>ADDIN CSL_CITATION { "citationItems" : [ { "id" : "ITEM-1", "itemData" : { "DOI" : "10.1016/j.dss.2003.08.004", "ISBN" : "01679236 (ISSN)", "ISSN" : "01679236", "PMID" : "27235000", "abstract" : "This paper uses Data Envelopment Analysis (DEA), a non-parametric approach to the estimation of production functions, in order to assess efficiency in dot com firms. These firms have two objectives: to make an impact in the Internet and to obtain revenues from their activities. For this reason, the outputs have been two: unique visitors-a web metric-and revenues. DEA efficiencies have been obtained under various input/output combinations. A ranking of dot com firms in terms of relative efficiency has been obtained. A method based on multivariate analysis has been proven to be successful at showing the strengths and weaknesses of individual dot com firms. It is shown that there is a relationship between the type of e-business (e-tailers, search/portal, content/communities), and the way in which efficiency is obtained. The paper suggests a new approach to the problem of deciding which inputs and outputs the model should contain.\u00a9 2003 Elsevier B.V. All rights reserved.", "author" : [ { "dropping-particle" : "", "family" : "Serrano-Cinca", "given" : "Carlos", "non-dropping-particle" : "", "parse-names" : false, "suffix" : "" }, { "dropping-particle" : "", "family" : "Fuertes-Call\u00e9n", "given" : "Yolanda", "non-dropping-particle" : "", "parse-names" : false, "suffix" : "" }, { "dropping-particle" : "", "family" : "Mar-Molinero", "given" : "Cecilio", "non-dropping-particle" : "", "parse-names" : false, "suffix" : "" } ], "container-title" : "Decision Support Systems", "id" : "ITEM-1", "issue" : "4", "issued" : { "date-parts" : [ [ "2005" ] ] }, "page" : "557-573", "title" : "Measuring DEA efficiency in Internet companies", "translator" : [ { "dropping-particle" : "", "family" : "G2846", "given" : "", "non-dropping-particle" : "", "parse-names" : false, "suffix" : "" } ], "type" : "article-journal", "volume" : "38" }, "uris" : [ "http://www.mendeley.com/documents/?uuid=1d01a40e-fa9b-436c-b1e4-4ff6a90fce26" ] }, { "id" : "ITEM-2", "itemData" : { "DOI" : "10.1017/CBO9781107415324.018", "ISBN" : "9781107661820", "author" : [ { "dropping-particle" : "", "family" : "Myhre", "given" : "Gunnar", "non-dropping-particle" : "", "parse-names" : false, "suffix" : "" }, { "dropping-particle" : "", "family" : "Shindell", "given" : "Drew", "non-dropping-particle" : "", "parse-names" : false, "suffix" : "" }, { "dropping-particle" : "", "family" : "Br\u00e9on", "given" : "Francois-Marie", "non-dropping-particle" : "", "parse-names" : false, "suffix" : "" }, { "dropping-particle" : "", "family" : "Collins", "given" : "William", "non-dropping-particle" : "", "parse-names" : false, "suffix" : "" }, { "dropping-particle" : "", "family" : "Fuglestvedt", "given" : "Jan", "non-dropping-particle" : "", "parse-names" : false, "suffix" : "" }, { "dropping-particle" : "", "family" : "Huang", "given" : "Jianping", "non-dropping-particle" : "", "parse-names" : false, "suffix" : "" }, { "dropping-particle" : "", "family" : "Koch", "given" : "Dorothy", "non-dropping-particle" : "", "parse-names" : false, "suffix" : "" }, { "dropping-particle" : "", "family" : "Lamarque", "given" : "Jean-Francois", "non-dropping-particle" : "", "parse-names" : false, "suffix" : "" }, { "dropping-particle" : "", "family" : "Lee", "given" : "David", "non-dropping-particle" : "", "parse-names" : false, "suffix" : "" }, { "dropping-particle" : "", "family" : "Mendoza", "given" : "Blanca", "non-dropping-particle" : "", "parse-names" : false, "suffix" : "" }, { "dropping-particle" : "", "family" : "Nakajima", "given" : "Teruyuki", "non-dropping-particle" : "", "parse-names" : false, "suffix" : "" }, { "dropping-particle" : "", "family" : "Robock", "given" : "Alan", "non-dropping-particle" : "", "parse-names" : false, "suffix" : "" }, { "dropping-particle" : "", "family" : "Stephens", "given" : "Graeme", "non-dropping-particle" : "", "parse-names" : false, "suffix" : "" }, { "dropping-particle" : "", "family" : "Takemura", "given" : "Toshihiko", "non-dropping-particle" : "", "parse-names" : false, "suffix" : "" }, { "dropping-particle" : "", "family" : "Zhang", "given" : "Hua", "non-dropping-particle" : "", "parse-names" : false, "suffix" : "" } ], "chapter-number" : "8",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"genre" : "Book Section", "id" : "ITEM-2", "issued" : { "date-parts" : [ [ "2013" ] ] }, "page" : "659-740", "publisher" : "Cambridge University Press", "publisher-place" : "Cambridge, United Kingdom and New York, NY, USA", "title" : "Anthropogenic and Natural Radiative Forcing", "translator" : [ { "dropping-particle" : "", "family" : "G5425", "given" : "Rt13", "non-dropping-particle" : "", "parse-names" : false, "suffix" : "" } ], "type" : "chapter" }, "uris" : [ "http://www.mendeley.com/documents/?uuid=b9eebf76-21a6-4bbc-b69a-7f5fffcf0153" ] } ], "mendeley" : { "formattedCitation" : "(Serrano-Cinca et al., 2005; Myhre et al., 2013)", "manualFormatting" : "(Myhre et al., 2013)", "plainTextFormattedCitation" : "(Serrano-Cinca et al., 2005; Myhre et al., 2013)", "previouslyFormattedCitation" : "(Serrano-Cinca et al., 2005; Myhre et al., 2013)" }, "properties" : { "noteIndex" : 0 }, "schema" : "https://github.com/citation-style-language/schema/raw/master/csl-citation.json" }</w:instrText>
      </w:r>
      <w:r w:rsidRPr="00071871">
        <w:rPr>
          <w:rFonts w:cs="Times New Roman"/>
          <w:color w:val="000000" w:themeColor="text1"/>
          <w:lang w:val="en-GB"/>
        </w:rPr>
        <w:fldChar w:fldCharType="separate"/>
      </w:r>
      <w:del w:id="377" w:author="Ian Blenkinsop" w:date="2021-07-15T12:04:00Z">
        <w:r w:rsidR="00CB33A1" w:rsidDel="00383F26">
          <w:rPr>
            <w:rFonts w:cs="Times New Roman"/>
            <w:noProof/>
            <w:color w:val="000000" w:themeColor="text1"/>
            <w:lang w:val="en-GB"/>
          </w:rPr>
          <w:delText>(</w:delText>
        </w:r>
      </w:del>
      <w:r w:rsidR="00CB33A1">
        <w:rPr>
          <w:rFonts w:cs="Times New Roman"/>
          <w:noProof/>
          <w:color w:val="000000" w:themeColor="text1"/>
          <w:lang w:val="en-GB"/>
        </w:rPr>
        <w:t>Myhre et al., 2013)</w:t>
      </w:r>
      <w:r w:rsidRPr="00071871">
        <w:rPr>
          <w:rFonts w:cs="Times New Roman"/>
          <w:color w:val="000000" w:themeColor="text1"/>
          <w:lang w:val="en-GB"/>
        </w:rPr>
        <w:fldChar w:fldCharType="end"/>
      </w:r>
      <w:commentRangeEnd w:id="375"/>
      <w:r w:rsidR="00CB33A1">
        <w:rPr>
          <w:rStyle w:val="Marquedecommentaire"/>
        </w:rPr>
        <w:commentReference w:id="375"/>
      </w:r>
      <w:commentRangeEnd w:id="376"/>
      <w:r w:rsidR="00BE4C5D">
        <w:rPr>
          <w:rStyle w:val="Marquedecommentaire"/>
        </w:rPr>
        <w:commentReference w:id="376"/>
      </w:r>
      <w:r w:rsidRPr="00071871">
        <w:rPr>
          <w:rFonts w:cs="Times New Roman"/>
          <w:color w:val="000000" w:themeColor="text1"/>
          <w:lang w:val="en-GB"/>
        </w:rPr>
        <w:t xml:space="preserve">. In AR5, the linkages between air quality and climate change </w:t>
      </w:r>
      <w:r>
        <w:rPr>
          <w:rFonts w:cs="Times New Roman"/>
          <w:color w:val="000000" w:themeColor="text1"/>
          <w:lang w:val="en-GB"/>
        </w:rPr>
        <w:t>were</w:t>
      </w:r>
      <w:r w:rsidRPr="00071871">
        <w:rPr>
          <w:rFonts w:cs="Times New Roman"/>
          <w:color w:val="000000" w:themeColor="text1"/>
          <w:lang w:val="en-GB"/>
        </w:rPr>
        <w:t xml:space="preserve"> also considered in a more detailed and quantitative way </w:t>
      </w:r>
      <w:r>
        <w:rPr>
          <w:rFonts w:cs="Times New Roman"/>
          <w:color w:val="000000" w:themeColor="text1"/>
          <w:lang w:val="en-GB"/>
        </w:rPr>
        <w:t xml:space="preserve">than in previous reports </w:t>
      </w:r>
      <w:commentRangeStart w:id="378"/>
      <w:commentRangeStart w:id="379"/>
      <w:r w:rsidRPr="00071871">
        <w:rPr>
          <w:rFonts w:cs="Times New Roman"/>
          <w:color w:val="000000" w:themeColor="text1"/>
          <w:lang w:val="en-GB"/>
        </w:rPr>
        <w:fldChar w:fldCharType="begin" w:fldLock="1"/>
      </w:r>
      <w:r w:rsidR="00D477C7">
        <w:rPr>
          <w:rFonts w:cs="Times New Roman"/>
          <w:color w:val="000000" w:themeColor="text1"/>
          <w:lang w:val="en-GB"/>
        </w:rPr>
        <w:instrText>ADDIN CSL_CITATION { "citationItems" : [ { "id" : "ITEM-1", "itemData" : { "DOI" : "10.1016/j.dss.2003.08.004", "ISBN" : "01679236 (ISSN)", "ISSN" : "01679236", "PMID" : "27235000", "abstract" : "This paper uses Data Envelopment Analysis (DEA), a non-parametric approach to the estimation of production functions, in order to assess efficiency in dot com firms. These firms have two objectives: to make an impact in the Internet and to obtain revenues from their activities. For this reason, the outputs have been two: unique visitors-a web metric-and revenues. DEA efficiencies have been obtained under various input/output combinations. A ranking of dot com firms in terms of relative efficiency has been obtained. A method based on multivariate analysis has been proven to be successful at showing the strengths and weaknesses of individual dot com firms. It is shown that there is a relationship between the type of e-business (e-tailers, search/portal, content/communities), and the way in which efficiency is obtained. The paper suggests a new approach to the problem of deciding which inputs and outputs the model should contain.\u00a9 2003 Elsevier B.V. All rights reserved.", "author" : [ { "dropping-particle" : "", "family" : "Serrano-Cinca", "given" : "Carlos", "non-dropping-particle" : "", "parse-names" : false, "suffix" : "" }, { "dropping-particle" : "", "family" : "Fuertes-Call\u00e9n", "given" : "Yolanda", "non-dropping-particle" : "", "parse-names" : false, "suffix" : "" }, { "dropping-particle" : "", "family" : "Mar-Molinero", "given" : "Cecilio", "non-dropping-particle" : "", "parse-names" : false, "suffix" : "" } ], "container-title" : "Decision Support Systems", "id" : "ITEM-1", "issue" : "4", "issued" : { "date-parts" : [ [ "2005" ] ] }, "page" : "557-573", "title" : "Measuring DEA efficiency in Internet companies", "translator" : [ { "dropping-particle" : "", "family" : "G2846", "given" : "", "non-dropping-particle" : "", "parse-names" : false, "suffix" : "" } ], "type" : "article-journal", "volume" : "38" }, "uris" : [ "http://www.mendeley.com/documents/?uuid=1d01a40e-fa9b-436c-b1e4-4ff6a90fce26" ] }, { "id" : "ITEM-2", "itemData" : { "DOI" : "10.1017/CBO9781107415324.023", "ISBN" : "9781107661820", "author" : [ { "dropping-particle" : "", "family" : "Kirtman", "given" : "B.", "non-dropping-particle" : "", "parse-names" : false, "suffix" : "" }, { "dropping-particle" : "", "family" : "Power", "given" : "S.B.", "non-dropping-particle" : "", "parse-names" : false, "suffix" : "" }, { "dropping-particle" : "", "family" : "Adedoyin", "given" : "J.A.", "non-dropping-particle" : "", "parse-names" : false, "suffix" : "" }, { "dropping-particle" : "", "family" : "Boer", "given" : "G.J.", "non-dropping-particle" : "", "parse-names" : false, "suffix" : "" }, { "dropping-particle" : "", "family" : "Bojariu", "given" : "R.", "non-dropping-particle" : "", "parse-names" : false, "suffix" : "" }, { "dropping-particle" : "", "family" : "Camilloni", "given" : "I.", "non-dropping-particle" : "", "parse-names" : false, "suffix" : "" }, { "dropping-particle" : "", "family" : "Doblas-Reyes", "given" : "F.J.", "non-dropping-particle" : "", "parse-names" : false, "suffix" : "" }, { "dropping-particle" : "", "family" : "Fiore", "given" : "A.M.", "non-dropping-particle" : "", "parse-names" : false, "suffix" : "" }, { "dropping-particle" : "", "family" : "Kimoto", "given" : "M.", "non-dropping-particle" : "", "parse-names" : false, "suffix" : "" }, { "dropping-particle" : "", "family" : "Meehl", "given" : "G.A.", "non-dropping-particle" : "", "parse-names" : false, "suffix" : "" }, { "dropping-particle" : "", "family" : "Prather", "given" : "M.", "non-dropping-particle" : "", "parse-names" : false, "suffix" : "" }, { "dropping-particle" : "", "family" : "Sarr", "given" : "A.", "non-dropping-particle" : "", "parse-names" : false, "suffix" : "" }, { "dropping-particle" : "", "family" : "Sch\u00e4r", "given" : "C.", "non-dropping-particle" : "", "parse-names" : false, "suffix" : "" }, { "dropping-particle" : "", "family" : "Sutton", "given" : "R.", "non-dropping-particle" : "", "parse-names" : false, "suffix" : "" }, { "dropping-particle" : "van", "family" : "Oldenborgh", "given" : "G.J.", "non-dropping-particle" : "", "parse-names" : false, "suffix" : "" }, { "dropping-particle" : "", "family" : "Vecchi", "given" : "G.", "non-dropping-particle" : "", "parse-names" : false, "suffix" : "" }, { "dropping-particle" : "", "family" : "Wang", "given" : "H.J.",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"ITEM-2", "issued" : { "date-parts" : [ [ "2013" ] ] }, "page" : "953-1028", "publisher" : "Cambridge University Press", "publisher-place" : "Cambridge, United Kingdom and New York, USA", "title" : "Near-term Climate Change: Projections and Predictability", "translator" : [ { "dropping-particle" : "", "family" : "G2969", "given" : "Rt13", "non-dropping-particle" : "", "parse-names" : false, "suffix" : "" } ], "type" : "chapter" }, "uris" : [ "http://www.mendeley.com/documents/?uuid=9a6cf6ad-d679-4873-ac87-418694787e21" ] }, { "id" : "ITEM-3", "itemData" : { "DOI" : "10.1017/CBO9781107415324.018", "ISBN" : "9781107661820", "author" : [ { "dropping-particle" : "", "family" : "Myhre", "given" : "Gunnar", "non-dropping-particle" : "", "parse-names" : false, "suffix" : "" }, { "dropping-particle" : "", "family" : "Shindell", "given" : "Drew", "non-dropping-particle" : "", "parse-names" : false, "suffix" : "" }, { "dropping-particle" : "", "family" : "Br\u00e9on", "given" : "Francois-Marie", "non-dropping-particle" : "", "parse-names" : false, "suffix" : "" }, { "dropping-particle" : "", "family" : "Collins", "given" : "William", "non-dropping-particle" : "", "parse-names" : false, "suffix" : "" }, { "dropping-particle" : "", "family" : "Fuglestvedt", "given" : "Jan", "non-dropping-particle" : "", "parse-names" : false, "suffix" : "" }, { "dropping-particle" : "", "family" : "Huang", "given" : "Jianping", "non-dropping-particle" : "", "parse-names" : false, "suffix" : "" }, { "dropping-particle" : "", "family" : "Koch", "given" : "Dorothy", "non-dropping-particle" : "", "parse-names" : false, "suffix" : "" }, { "dropping-particle" : "", "family" : "Lamarque", "given" : "Jean-Francois", "non-dropping-particle" : "", "parse-names" : false, "suffix" : "" }, { "dropping-particle" : "", "family" : "Lee", "given" : "David", "non-dropping-particle" : "", "parse-names" : false, "suffix" : "" }, { "dropping-particle" : "", "family" : "Mendoza", "given" : "Blanca", "non-dropping-particle" : "", "parse-names" : false, "suffix" : "" }, { "dropping-particle" : "", "family" : "Nakajima", "given" : "Teruyuki", "non-dropping-particle" : "", "parse-names" : false, "suffix" : "" }, { "dropping-particle" : "", "family" : "Robock", "given" : "Alan", "non-dropping-particle" : "", "parse-names" : false, "suffix" : "" }, { "dropping-particle" : "", "family" : "Stephens", "given" : "Graeme", "non-dropping-particle" : "", "parse-names" : false, "suffix" : "" }, { "dropping-particle" : "", "family" : "Takemura", "given" : "Toshihiko", "non-dropping-particle" : "", "parse-names" : false, "suffix" : "" }, { "dropping-particle" : "", "family" : "Zhang", "given" : "Hua", "non-dropping-particle" : "", "parse-names" : false, "suffix" : "" } ], "chapter-number" : "8",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"genre" : "Book Section", "id" : "ITEM-3", "issued" : { "date-parts" : [ [ "2013" ] ] }, "page" : "659-740", "publisher" : "Cambridge University Press", "publisher-place" : "Cambridge, United Kingdom and New York, NY, USA", "title" : "Anthropogenic and Natural Radiative Forcing", "translator" : [ { "dropping-particle" : "", "family" : "G5425", "given" : "Rt13", "non-dropping-particle" : "", "parse-names" : false, "suffix" : "" } ], "type" : "chapter" }, "uris" : [ "http://www.mendeley.com/documents/?uuid=b9eebf76-21a6-4bbc-b69a-7f5fffcf0153" ] } ], "mendeley" : { "formattedCitation" : "(Serrano-Cinca et al., 2005; Kirtman et al., 2013; Myhre et al., 2013)", "manualFormatting" : "(Kirtman et al., 2013; Myhre et al., 2013)", "plainTextFormattedCitation" : "(Serrano-Cinca et al., 2005; Kirtman et al., 2013; Myhre et al., 2013)", "previouslyFormattedCitation" : "(Serrano-Cinca et al., 2005; Kirtman et al., 2013; Myhre et al., 2013)" }, "properties" : { "noteIndex" : 0 }, "schema" : "https://github.com/citation-style-language/schema/raw/master/csl-citation.json" }</w:instrText>
      </w:r>
      <w:r w:rsidRPr="00071871">
        <w:rPr>
          <w:rFonts w:cs="Times New Roman"/>
          <w:color w:val="000000" w:themeColor="text1"/>
          <w:lang w:val="en-GB"/>
        </w:rPr>
        <w:fldChar w:fldCharType="separate"/>
      </w:r>
      <w:r w:rsidR="00CB33A1">
        <w:rPr>
          <w:rFonts w:cs="Times New Roman"/>
          <w:noProof/>
          <w:color w:val="000000" w:themeColor="text1"/>
          <w:lang w:val="en-GB"/>
        </w:rPr>
        <w:t>(Kirtman et al., 2013; Myhre et al., 2013)</w:t>
      </w:r>
      <w:r w:rsidRPr="00071871">
        <w:rPr>
          <w:rFonts w:cs="Times New Roman"/>
          <w:color w:val="000000" w:themeColor="text1"/>
          <w:lang w:val="en-GB"/>
        </w:rPr>
        <w:fldChar w:fldCharType="end"/>
      </w:r>
      <w:commentRangeEnd w:id="378"/>
      <w:r w:rsidR="00CB33A1">
        <w:rPr>
          <w:rStyle w:val="Marquedecommentaire"/>
        </w:rPr>
        <w:commentReference w:id="378"/>
      </w:r>
      <w:commentRangeEnd w:id="379"/>
      <w:r w:rsidR="00BE4C5D">
        <w:rPr>
          <w:rStyle w:val="Marquedecommentaire"/>
        </w:rPr>
        <w:commentReference w:id="379"/>
      </w:r>
      <w:r w:rsidRPr="00071871">
        <w:rPr>
          <w:rFonts w:cs="Times New Roman"/>
          <w:color w:val="000000" w:themeColor="text1"/>
          <w:lang w:val="en-GB"/>
        </w:rPr>
        <w:t>.</w:t>
      </w:r>
    </w:p>
    <w:p w14:paraId="2925CDD3" w14:textId="77777777" w:rsidR="00331517" w:rsidRPr="00071871" w:rsidRDefault="00331517" w:rsidP="00D5630D">
      <w:pPr>
        <w:pStyle w:val="AR6BodyText"/>
        <w:rPr>
          <w:rFonts w:cs="Times New Roman"/>
          <w:color w:val="000000" w:themeColor="text1"/>
          <w:lang w:val="en-GB"/>
        </w:rPr>
      </w:pPr>
    </w:p>
    <w:p w14:paraId="2A55D1A6" w14:textId="0622101B" w:rsidR="00331517" w:rsidRPr="00071871" w:rsidRDefault="00FF13C4" w:rsidP="004E2874">
      <w:pPr>
        <w:pStyle w:val="AR6BodyText"/>
        <w:rPr>
          <w:rFonts w:cs="Times New Roman"/>
          <w:color w:val="000000" w:themeColor="text1"/>
          <w:lang w:val="en-GB"/>
        </w:rPr>
      </w:pPr>
      <w:ins w:id="380" w:author="Ian Blenkinsop" w:date="2021-07-15T12:06:00Z">
        <w:r>
          <w:rPr>
            <w:rFonts w:cs="Times New Roman"/>
            <w:color w:val="000000" w:themeColor="text1"/>
            <w:lang w:val="en-GB"/>
          </w:rPr>
          <w:t xml:space="preserve">The </w:t>
        </w:r>
      </w:ins>
      <w:r w:rsidR="00331517" w:rsidRPr="00071871">
        <w:rPr>
          <w:rFonts w:cs="Times New Roman"/>
          <w:color w:val="000000" w:themeColor="text1"/>
          <w:lang w:val="en-GB"/>
        </w:rPr>
        <w:t>AR5</w:t>
      </w:r>
      <w:r w:rsidR="00331517">
        <w:rPr>
          <w:rFonts w:cs="Times New Roman"/>
          <w:color w:val="000000" w:themeColor="text1"/>
          <w:lang w:val="en-GB"/>
        </w:rPr>
        <w:t xml:space="preserve"> </w:t>
      </w:r>
      <w:r w:rsidR="00331517" w:rsidRPr="00071871">
        <w:rPr>
          <w:rFonts w:cs="Times New Roman"/>
          <w:color w:val="000000" w:themeColor="text1"/>
          <w:lang w:val="en-GB"/>
        </w:rPr>
        <w:t>WGI</w:t>
      </w:r>
      <w:r w:rsidR="00331517">
        <w:rPr>
          <w:rFonts w:cs="Times New Roman"/>
          <w:color w:val="000000" w:themeColor="text1"/>
          <w:lang w:val="en-GB"/>
        </w:rPr>
        <w:t xml:space="preserve"> assessed </w:t>
      </w:r>
      <w:commentRangeStart w:id="381"/>
      <w:r w:rsidR="00331517">
        <w:rPr>
          <w:rFonts w:cs="Times New Roman"/>
          <w:color w:val="000000" w:themeColor="text1"/>
          <w:lang w:val="en-GB"/>
        </w:rPr>
        <w:t>radiative forcings</w:t>
      </w:r>
      <w:r w:rsidR="00331517" w:rsidRPr="00071871">
        <w:rPr>
          <w:rFonts w:cs="Times New Roman"/>
          <w:color w:val="000000" w:themeColor="text1"/>
          <w:lang w:val="en-GB"/>
        </w:rPr>
        <w:t xml:space="preserve"> </w:t>
      </w:r>
      <w:commentRangeEnd w:id="381"/>
      <w:r w:rsidR="00023D54">
        <w:rPr>
          <w:rStyle w:val="Marquedecommentaire"/>
          <w:lang w:val="en-GB"/>
        </w:rPr>
        <w:commentReference w:id="381"/>
      </w:r>
      <w:r w:rsidR="00331517" w:rsidRPr="00071871">
        <w:rPr>
          <w:rFonts w:cs="Times New Roman"/>
          <w:color w:val="000000" w:themeColor="text1"/>
          <w:lang w:val="en-GB"/>
        </w:rPr>
        <w:t>for short-lived gases, aerosol</w:t>
      </w:r>
      <w:r w:rsidR="00331517">
        <w:rPr>
          <w:rFonts w:cs="Times New Roman"/>
          <w:color w:val="000000" w:themeColor="text1"/>
          <w:lang w:val="en-GB"/>
        </w:rPr>
        <w:t>s</w:t>
      </w:r>
      <w:r w:rsidR="00331517" w:rsidRPr="00071871">
        <w:rPr>
          <w:rFonts w:cs="Times New Roman"/>
          <w:color w:val="000000" w:themeColor="text1"/>
          <w:lang w:val="en-GB"/>
        </w:rPr>
        <w:t>, aerosol precursors and aerosol</w:t>
      </w:r>
      <w:ins w:id="382" w:author="Lucy Cowie" w:date="2021-07-23T14:51:00Z">
        <w:r w:rsidR="003F472D">
          <w:rPr>
            <w:rFonts w:cs="Times New Roman"/>
            <w:color w:val="000000" w:themeColor="text1"/>
            <w:lang w:val="en-GB"/>
          </w:rPr>
          <w:t>–</w:t>
        </w:r>
      </w:ins>
      <w:del w:id="383" w:author="Lucy Cowie" w:date="2021-07-23T14:51:00Z">
        <w:r w:rsidR="00331517" w:rsidRPr="00071871" w:rsidDel="003F472D">
          <w:rPr>
            <w:rFonts w:cs="Times New Roman"/>
            <w:color w:val="000000" w:themeColor="text1"/>
            <w:lang w:val="en-GB"/>
          </w:rPr>
          <w:delText xml:space="preserve"> </w:delText>
        </w:r>
      </w:del>
      <w:r w:rsidR="00331517" w:rsidRPr="00071871">
        <w:rPr>
          <w:rFonts w:cs="Times New Roman"/>
          <w:color w:val="000000" w:themeColor="text1"/>
          <w:lang w:val="en-GB"/>
        </w:rPr>
        <w:t>cloud interaction</w:t>
      </w:r>
      <w:r w:rsidR="00331517">
        <w:rPr>
          <w:rFonts w:cs="Times New Roman"/>
          <w:color w:val="000000" w:themeColor="text1"/>
          <w:lang w:val="en-GB"/>
        </w:rPr>
        <w:t>s</w:t>
      </w:r>
      <w:r w:rsidR="00331517" w:rsidRPr="00071871">
        <w:rPr>
          <w:rFonts w:cs="Times New Roman"/>
          <w:color w:val="000000" w:themeColor="text1"/>
          <w:lang w:val="en-GB"/>
        </w:rPr>
        <w:t xml:space="preserve"> (ERF</w:t>
      </w:r>
      <w:commentRangeStart w:id="384"/>
      <w:r w:rsidR="00331517" w:rsidRPr="00071871">
        <w:rPr>
          <w:rFonts w:cs="Times New Roman"/>
          <w:color w:val="000000" w:themeColor="text1"/>
          <w:lang w:val="en-GB"/>
        </w:rPr>
        <w:t>aci</w:t>
      </w:r>
      <w:commentRangeEnd w:id="384"/>
      <w:r w:rsidR="003F1C19">
        <w:rPr>
          <w:rStyle w:val="Marquedecommentaire"/>
          <w:rFonts w:cs="Times New Roman"/>
          <w:lang w:val="en-GB" w:eastAsia="en-GB"/>
        </w:rPr>
        <w:commentReference w:id="384"/>
      </w:r>
      <w:r w:rsidR="00331517" w:rsidRPr="00071871">
        <w:rPr>
          <w:rFonts w:cs="Times New Roman"/>
          <w:color w:val="000000" w:themeColor="text1"/>
          <w:lang w:val="en-GB"/>
        </w:rPr>
        <w:t xml:space="preserve">) </w:t>
      </w:r>
      <w:r w:rsidR="00331517">
        <w:rPr>
          <w:rFonts w:cs="Times New Roman"/>
          <w:color w:val="000000" w:themeColor="text1"/>
          <w:lang w:val="en-GB"/>
        </w:rPr>
        <w:t>as well as</w:t>
      </w:r>
      <w:r w:rsidR="00331517" w:rsidRPr="00071871">
        <w:rPr>
          <w:rFonts w:cs="Times New Roman"/>
          <w:color w:val="000000" w:themeColor="text1"/>
          <w:lang w:val="en-GB"/>
        </w:rPr>
        <w:t xml:space="preserve"> the </w:t>
      </w:r>
      <w:r w:rsidR="000741F0">
        <w:rPr>
          <w:rFonts w:cs="Times New Roman"/>
          <w:color w:val="000000" w:themeColor="text1"/>
          <w:lang w:val="en-GB"/>
        </w:rPr>
        <w:t xml:space="preserve">evolution of </w:t>
      </w:r>
      <w:commentRangeStart w:id="385"/>
      <w:r w:rsidR="00331517" w:rsidRPr="00071871">
        <w:rPr>
          <w:rFonts w:cs="Times New Roman"/>
          <w:color w:val="000000" w:themeColor="text1"/>
          <w:lang w:val="en-GB"/>
        </w:rPr>
        <w:t xml:space="preserve">confidence level </w:t>
      </w:r>
      <w:commentRangeEnd w:id="385"/>
      <w:r w:rsidR="00666750">
        <w:rPr>
          <w:rStyle w:val="Marquedecommentaire"/>
          <w:lang w:val="en-GB"/>
        </w:rPr>
        <w:commentReference w:id="385"/>
      </w:r>
      <w:r w:rsidR="000741F0">
        <w:rPr>
          <w:rFonts w:cs="Times New Roman"/>
          <w:color w:val="000000" w:themeColor="text1"/>
          <w:lang w:val="en-GB"/>
        </w:rPr>
        <w:t>in</w:t>
      </w:r>
      <w:r w:rsidR="00331517" w:rsidRPr="00071871">
        <w:rPr>
          <w:rFonts w:cs="Times New Roman"/>
          <w:color w:val="000000" w:themeColor="text1"/>
          <w:lang w:val="en-GB"/>
        </w:rPr>
        <w:t xml:space="preserve"> the forcing mechanisms from SAR to AR5. Whereas the forcing mechanisms for ozone and </w:t>
      </w:r>
      <w:commentRangeStart w:id="386"/>
      <w:r w:rsidR="00331517" w:rsidRPr="00071871">
        <w:rPr>
          <w:rFonts w:cs="Times New Roman"/>
          <w:color w:val="000000" w:themeColor="text1"/>
          <w:lang w:val="en-GB"/>
        </w:rPr>
        <w:t>aerosol</w:t>
      </w:r>
      <w:del w:id="387" w:author="Ian Blenkinsop" w:date="2021-07-15T12:08:00Z">
        <w:r w:rsidR="00331517" w:rsidRPr="00071871" w:rsidDel="00FF13C4">
          <w:rPr>
            <w:rFonts w:cs="Times New Roman"/>
            <w:color w:val="000000" w:themeColor="text1"/>
            <w:lang w:val="en-GB"/>
          </w:rPr>
          <w:delText>-</w:delText>
        </w:r>
      </w:del>
      <w:ins w:id="388" w:author="Ian Blenkinsop" w:date="2021-07-15T12:08:00Z">
        <w:r>
          <w:rPr>
            <w:rFonts w:cs="Times New Roman"/>
            <w:color w:val="000000" w:themeColor="text1"/>
            <w:lang w:val="en-GB"/>
          </w:rPr>
          <w:t>–</w:t>
        </w:r>
      </w:ins>
      <w:r w:rsidR="00331517" w:rsidRPr="00071871">
        <w:rPr>
          <w:rFonts w:cs="Times New Roman"/>
          <w:color w:val="000000" w:themeColor="text1"/>
          <w:lang w:val="en-GB"/>
        </w:rPr>
        <w:t>radiation</w:t>
      </w:r>
      <w:commentRangeEnd w:id="386"/>
      <w:r>
        <w:rPr>
          <w:rStyle w:val="Marquedecommentaire"/>
          <w:lang w:val="en-GB"/>
        </w:rPr>
        <w:commentReference w:id="386"/>
      </w:r>
      <w:r w:rsidR="00331517" w:rsidRPr="00071871">
        <w:rPr>
          <w:rFonts w:cs="Times New Roman"/>
          <w:color w:val="000000" w:themeColor="text1"/>
          <w:lang w:val="en-GB"/>
        </w:rPr>
        <w:t xml:space="preserve"> interactions were estimated to be characteri</w:t>
      </w:r>
      <w:ins w:id="389" w:author="Lucy Cowie" w:date="2021-07-26T15:14:00Z">
        <w:r w:rsidR="009B064A">
          <w:rPr>
            <w:rFonts w:cs="Times New Roman"/>
            <w:color w:val="000000" w:themeColor="text1"/>
            <w:lang w:val="en-GB"/>
          </w:rPr>
          <w:t>z</w:t>
        </w:r>
      </w:ins>
      <w:del w:id="390" w:author="Lucy Cowie" w:date="2021-07-26T15:14:00Z">
        <w:r w:rsidR="00331517" w:rsidRPr="00071871" w:rsidDel="009B064A">
          <w:rPr>
            <w:rFonts w:cs="Times New Roman"/>
            <w:color w:val="000000" w:themeColor="text1"/>
            <w:lang w:val="en-GB"/>
          </w:rPr>
          <w:delText>s</w:delText>
        </w:r>
      </w:del>
      <w:r w:rsidR="00331517" w:rsidRPr="00071871">
        <w:rPr>
          <w:rFonts w:cs="Times New Roman"/>
          <w:color w:val="000000" w:themeColor="text1"/>
          <w:lang w:val="en-GB"/>
        </w:rPr>
        <w:t xml:space="preserve">ed with </w:t>
      </w:r>
      <w:r w:rsidR="00331517" w:rsidRPr="00071871">
        <w:rPr>
          <w:rFonts w:cs="Times New Roman"/>
          <w:i/>
          <w:color w:val="000000" w:themeColor="text1"/>
          <w:lang w:val="en-GB"/>
        </w:rPr>
        <w:t>high confidence</w:t>
      </w:r>
      <w:r w:rsidR="00331517" w:rsidRPr="00071871">
        <w:rPr>
          <w:rFonts w:cs="Times New Roman"/>
          <w:color w:val="000000" w:themeColor="text1"/>
          <w:lang w:val="en-GB"/>
        </w:rPr>
        <w:t xml:space="preserve">, the ones induced by aerosols through other processes remained of </w:t>
      </w:r>
      <w:r w:rsidR="00331517" w:rsidRPr="00071871">
        <w:rPr>
          <w:rFonts w:cs="Times New Roman"/>
          <w:i/>
          <w:color w:val="000000" w:themeColor="text1"/>
          <w:lang w:val="en-GB"/>
        </w:rPr>
        <w:t xml:space="preserve">very low </w:t>
      </w:r>
      <w:r w:rsidR="00331517" w:rsidRPr="00071871">
        <w:rPr>
          <w:rFonts w:cs="Times New Roman"/>
          <w:color w:val="000000" w:themeColor="text1"/>
          <w:lang w:val="en-GB"/>
        </w:rPr>
        <w:t>to</w:t>
      </w:r>
      <w:r w:rsidR="00331517" w:rsidRPr="00071871">
        <w:rPr>
          <w:rFonts w:cs="Times New Roman"/>
          <w:i/>
          <w:color w:val="000000" w:themeColor="text1"/>
          <w:lang w:val="en-GB"/>
        </w:rPr>
        <w:t xml:space="preserve"> low confidence</w:t>
      </w:r>
      <w:r w:rsidR="00331517" w:rsidRPr="00071871">
        <w:rPr>
          <w:rFonts w:cs="Times New Roman"/>
          <w:color w:val="000000" w:themeColor="text1"/>
          <w:lang w:val="en-GB"/>
        </w:rPr>
        <w:t xml:space="preserve">. </w:t>
      </w:r>
      <w:ins w:id="391" w:author="Ian Blenkinsop" w:date="2021-07-15T12:08:00Z">
        <w:r w:rsidR="001668E0">
          <w:rPr>
            <w:rFonts w:cs="Times New Roman"/>
            <w:color w:val="000000" w:themeColor="text1"/>
            <w:lang w:val="en-GB"/>
          </w:rPr>
          <w:t xml:space="preserve">The </w:t>
        </w:r>
      </w:ins>
      <w:r w:rsidR="00331517" w:rsidRPr="00071871">
        <w:rPr>
          <w:rFonts w:cs="Times New Roman"/>
          <w:color w:val="000000" w:themeColor="text1"/>
          <w:lang w:val="en-GB"/>
        </w:rPr>
        <w:t xml:space="preserve">AR5 </w:t>
      </w:r>
      <w:r w:rsidR="00331517">
        <w:rPr>
          <w:rFonts w:cs="Times New Roman"/>
          <w:color w:val="000000" w:themeColor="text1"/>
          <w:lang w:val="en-GB"/>
        </w:rPr>
        <w:t xml:space="preserve">also </w:t>
      </w:r>
      <w:r w:rsidR="009C13F9">
        <w:rPr>
          <w:rFonts w:cs="Times New Roman"/>
          <w:color w:val="000000" w:themeColor="text1"/>
          <w:lang w:val="en-GB"/>
        </w:rPr>
        <w:t>repor</w:t>
      </w:r>
      <w:r w:rsidR="004E2874">
        <w:rPr>
          <w:rFonts w:cs="Times New Roman"/>
          <w:color w:val="000000" w:themeColor="text1"/>
          <w:lang w:val="en-GB"/>
        </w:rPr>
        <w:t>ted that f</w:t>
      </w:r>
      <w:r w:rsidR="004E2874" w:rsidRPr="004E2874">
        <w:rPr>
          <w:rFonts w:cs="Times New Roman"/>
          <w:color w:val="000000" w:themeColor="text1"/>
          <w:lang w:val="en-GB"/>
        </w:rPr>
        <w:t>orcing agents such as aer</w:t>
      </w:r>
      <w:r w:rsidR="004E2874">
        <w:rPr>
          <w:rFonts w:cs="Times New Roman"/>
          <w:color w:val="000000" w:themeColor="text1"/>
          <w:lang w:val="en-GB"/>
        </w:rPr>
        <w:t>osols and</w:t>
      </w:r>
      <w:r w:rsidR="004E2874" w:rsidRPr="004E2874">
        <w:rPr>
          <w:rFonts w:cs="Times New Roman"/>
          <w:color w:val="000000" w:themeColor="text1"/>
          <w:lang w:val="en-GB"/>
        </w:rPr>
        <w:t xml:space="preserve"> o</w:t>
      </w:r>
      <w:r w:rsidR="004E2874">
        <w:rPr>
          <w:rFonts w:cs="Times New Roman"/>
          <w:color w:val="000000" w:themeColor="text1"/>
          <w:lang w:val="en-GB"/>
        </w:rPr>
        <w:t>zone</w:t>
      </w:r>
      <w:r w:rsidR="004E2874" w:rsidRPr="004E2874">
        <w:rPr>
          <w:rFonts w:cs="Times New Roman"/>
          <w:color w:val="000000" w:themeColor="text1"/>
          <w:lang w:val="en-GB"/>
        </w:rPr>
        <w:t xml:space="preserve"> changes are highly heterogeneous spatially and temporally</w:t>
      </w:r>
      <w:ins w:id="392" w:author="Lucy Cowie" w:date="2021-07-23T14:57:00Z">
        <w:r w:rsidR="00CB02C1">
          <w:rPr>
            <w:rFonts w:cs="Times New Roman"/>
            <w:color w:val="000000" w:themeColor="text1"/>
            <w:lang w:val="en-GB"/>
          </w:rPr>
          <w:t>,</w:t>
        </w:r>
      </w:ins>
      <w:r w:rsidR="004E2874" w:rsidRPr="004E2874">
        <w:rPr>
          <w:rFonts w:cs="Times New Roman"/>
          <w:color w:val="000000" w:themeColor="text1"/>
          <w:lang w:val="en-GB"/>
        </w:rPr>
        <w:t xml:space="preserve"> </w:t>
      </w:r>
      <w:r w:rsidR="004E2874">
        <w:rPr>
          <w:rFonts w:cs="Times New Roman"/>
          <w:color w:val="000000" w:themeColor="text1"/>
          <w:lang w:val="en-GB"/>
        </w:rPr>
        <w:t>and t</w:t>
      </w:r>
      <w:r w:rsidR="004E2874" w:rsidRPr="004E2874">
        <w:rPr>
          <w:rFonts w:cs="Times New Roman"/>
          <w:color w:val="000000" w:themeColor="text1"/>
          <w:lang w:val="en-GB"/>
        </w:rPr>
        <w:t>he</w:t>
      </w:r>
      <w:r w:rsidR="004E2874">
        <w:rPr>
          <w:rFonts w:cs="Times New Roman"/>
          <w:color w:val="000000" w:themeColor="text1"/>
          <w:lang w:val="en-GB"/>
        </w:rPr>
        <w:t>se</w:t>
      </w:r>
      <w:r w:rsidR="004E2874" w:rsidRPr="004E2874">
        <w:rPr>
          <w:rFonts w:cs="Times New Roman"/>
          <w:color w:val="000000" w:themeColor="text1"/>
          <w:lang w:val="en-GB"/>
        </w:rPr>
        <w:t xml:space="preserve"> pattern</w:t>
      </w:r>
      <w:r w:rsidR="004E2874">
        <w:rPr>
          <w:rFonts w:cs="Times New Roman"/>
          <w:color w:val="000000" w:themeColor="text1"/>
          <w:lang w:val="en-GB"/>
        </w:rPr>
        <w:t>s</w:t>
      </w:r>
      <w:r w:rsidR="004E2874" w:rsidRPr="004E2874">
        <w:rPr>
          <w:rFonts w:cs="Times New Roman"/>
          <w:color w:val="000000" w:themeColor="text1"/>
          <w:lang w:val="en-GB"/>
        </w:rPr>
        <w:t xml:space="preserve"> affect global and regional temperature responses as well as other aspects of climate response such as the hydrologic cycle </w:t>
      </w:r>
      <w:commentRangeStart w:id="393"/>
      <w:commentRangeStart w:id="394"/>
      <w:r w:rsidR="00331517" w:rsidRPr="00071871">
        <w:rPr>
          <w:rFonts w:cs="Times New Roman"/>
          <w:color w:val="000000" w:themeColor="text1"/>
          <w:lang w:val="en-GB"/>
        </w:rPr>
        <w:fldChar w:fldCharType="begin" w:fldLock="1"/>
      </w:r>
      <w:r w:rsidR="00D477C7">
        <w:rPr>
          <w:rFonts w:cs="Times New Roman"/>
          <w:color w:val="000000" w:themeColor="text1"/>
          <w:lang w:val="en-GB"/>
        </w:rPr>
        <w:instrText>ADDIN CSL_CITATION { "citationItems" : [ { "id" : "ITEM-1", "itemData" : { "DOI" : "10.1016/j.dss.2003.08.004", "ISBN" : "01679236 (ISSN)", "ISSN" : "01679236", "PMID" : "27235000", "abstract" : "This paper uses Data Envelopment Analysis (DEA), a non-parametric approach to the estimation of production functions, in order to assess efficiency in dot com firms. These firms have two objectives: to make an impact in the Internet and to obtain revenues from their activities. For this reason, the outputs have been two: unique visitors-a web metric-and revenues. DEA efficiencies have been obtained under various input/output combinations. A ranking of dot com firms in terms of relative efficiency has been obtained. A method based on multivariate analysis has been proven to be successful at showing the strengths and weaknesses of individual dot com firms. It is shown that there is a relationship between the type of e-business (e-tailers, search/portal, content/communities), and the way in which efficiency is obtained. The paper suggests a new approach to the problem of deciding which inputs and outputs the model should contain.\u00a9 2003 Elsevier B.V. All rights reserved.", "author" : [ { "dropping-particle" : "", "family" : "Serrano-Cinca", "given" : "Carlos", "non-dropping-particle" : "", "parse-names" : false, "suffix" : "" }, { "dropping-particle" : "", "family" : "Fuertes-Call\u00e9n", "given" : "Yolanda", "non-dropping-particle" : "", "parse-names" : false, "suffix" : "" }, { "dropping-particle" : "", "family" : "Mar-Molinero", "given" : "Cecilio", "non-dropping-particle" : "", "parse-names" : false, "suffix" : "" } ], "container-title" : "Decision Support Systems", "id" : "ITEM-1", "issue" : "4", "issued" : { "date-parts" : [ [ "2005" ] ] }, "page" : "557-573", "title" : "Measuring DEA efficiency in Internet companies", "translator" : [ { "dropping-particle" : "", "family" : "G2846", "given" : "", "non-dropping-particle" : "", "parse-names" : false, "suffix" : "" } ], "type" : "article-journal", "volume" : "38" }, "uris" : [ "http://www.mendeley.com/documents/?uuid=1d01a40e-fa9b-436c-b1e4-4ff6a90fce26" ] }, { "id" : "ITEM-2", "itemData" : { "DOI" : "10.1017/CBO9781107415324.018", "ISBN" : "9781107661820", "author" : [ { "dropping-particle" : "", "family" : "Myhre", "given" : "Gunnar", "non-dropping-particle" : "", "parse-names" : false, "suffix" : "" }, { "dropping-particle" : "", "family" : "Shindell", "given" : "Drew", "non-dropping-particle" : "", "parse-names" : false, "suffix" : "" }, { "dropping-particle" : "", "family" : "Br\u00e9on", "given" : "Francois-Marie", "non-dropping-particle" : "", "parse-names" : false, "suffix" : "" }, { "dropping-particle" : "", "family" : "Collins", "given" : "William", "non-dropping-particle" : "", "parse-names" : false, "suffix" : "" }, { "dropping-particle" : "", "family" : "Fuglestvedt", "given" : "Jan", "non-dropping-particle" : "", "parse-names" : false, "suffix" : "" }, { "dropping-particle" : "", "family" : "Huang", "given" : "Jianping", "non-dropping-particle" : "", "parse-names" : false, "suffix" : "" }, { "dropping-particle" : "", "family" : "Koch", "given" : "Dorothy", "non-dropping-particle" : "", "parse-names" : false, "suffix" : "" }, { "dropping-particle" : "", "family" : "Lamarque", "given" : "Jean-Francois", "non-dropping-particle" : "", "parse-names" : false, "suffix" : "" }, { "dropping-particle" : "", "family" : "Lee", "given" : "David", "non-dropping-particle" : "", "parse-names" : false, "suffix" : "" }, { "dropping-particle" : "", "family" : "Mendoza", "given" : "Blanca", "non-dropping-particle" : "", "parse-names" : false, "suffix" : "" }, { "dropping-particle" : "", "family" : "Nakajima", "given" : "Teruyuki", "non-dropping-particle" : "", "parse-names" : false, "suffix" : "" }, { "dropping-particle" : "", "family" : "Robock", "given" : "Alan", "non-dropping-particle" : "", "parse-names" : false, "suffix" : "" }, { "dropping-particle" : "", "family" : "Stephens", "given" : "Graeme", "non-dropping-particle" : "", "parse-names" : false, "suffix" : "" }, { "dropping-particle" : "", "family" : "Takemura", "given" : "Toshihiko", "non-dropping-particle" : "", "parse-names" : false, "suffix" : "" }, { "dropping-particle" : "", "family" : "Zhang", "given" : "Hua", "non-dropping-particle" : "", "parse-names" : false, "suffix" : "" } ], "chapter-number" : "8",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"genre" : "Book Section", "id" : "ITEM-2", "issued" : { "date-parts" : [ [ "2013" ] ] }, "page" : "659-740", "publisher" : "Cambridge University Press", "publisher-place" : "Cambridge, United Kingdom and New York, NY, USA", "title" : "Anthropogenic and Natural Radiative Forcing", "translator" : [ { "dropping-particle" : "", "family" : "G5425", "given" : "Rt13", "non-dropping-particle" : "", "parse-names" : false, "suffix" : "" } ], "type" : "chapter" }, "uris" : [ "http://www.mendeley.com/documents/?uuid=b9eebf76-21a6-4bbc-b69a-7f5fffcf0153" ] } ], "mendeley" : { "formattedCitation" : "(Serrano-Cinca et al., 2005; Myhre et al., 2013)", "manualFormatting" : "(Myhre et al., 2013)", "plainTextFormattedCitation" : "(Serrano-Cinca et al., 2005; Myhre et al., 2013)", "previouslyFormattedCitation" : "(Serrano-Cinca et al., 2005; Myhre et al., 2013)" }, "properties" : { "noteIndex" : 0 }, "schema" : "https://github.com/citation-style-language/schema/raw/master/csl-citation.json" }</w:instrText>
      </w:r>
      <w:r w:rsidR="00331517" w:rsidRPr="00071871">
        <w:rPr>
          <w:rFonts w:cs="Times New Roman"/>
          <w:color w:val="000000" w:themeColor="text1"/>
          <w:lang w:val="en-GB"/>
        </w:rPr>
        <w:fldChar w:fldCharType="separate"/>
      </w:r>
      <w:r w:rsidR="00CB33A1">
        <w:rPr>
          <w:rFonts w:cs="Times New Roman"/>
          <w:noProof/>
          <w:color w:val="000000" w:themeColor="text1"/>
          <w:lang w:val="en-GB"/>
        </w:rPr>
        <w:t>(Myhre et al., 2013)</w:t>
      </w:r>
      <w:r w:rsidR="00331517" w:rsidRPr="00071871">
        <w:rPr>
          <w:rFonts w:cs="Times New Roman"/>
          <w:color w:val="000000" w:themeColor="text1"/>
          <w:lang w:val="en-GB"/>
        </w:rPr>
        <w:fldChar w:fldCharType="end"/>
      </w:r>
      <w:commentRangeEnd w:id="393"/>
      <w:r w:rsidR="00CB33A1">
        <w:rPr>
          <w:rStyle w:val="Marquedecommentaire"/>
        </w:rPr>
        <w:commentReference w:id="393"/>
      </w:r>
      <w:r w:rsidR="00331517" w:rsidRPr="00071871">
        <w:rPr>
          <w:rFonts w:cs="Times New Roman"/>
          <w:color w:val="000000" w:themeColor="text1"/>
          <w:lang w:val="en-GB"/>
        </w:rPr>
        <w:t>.</w:t>
      </w:r>
      <w:commentRangeEnd w:id="394"/>
      <w:r w:rsidR="00BE4C5D">
        <w:rPr>
          <w:rStyle w:val="Marquedecommentaire"/>
        </w:rPr>
        <w:commentReference w:id="394"/>
      </w:r>
    </w:p>
    <w:p w14:paraId="39589769" w14:textId="77777777" w:rsidR="00331517" w:rsidRPr="00071871" w:rsidRDefault="00331517" w:rsidP="00D5630D">
      <w:pPr>
        <w:pStyle w:val="AR6BodyText"/>
        <w:rPr>
          <w:rFonts w:cs="Times New Roman"/>
          <w:color w:val="000000" w:themeColor="text1"/>
          <w:lang w:val="en-GB"/>
        </w:rPr>
      </w:pPr>
    </w:p>
    <w:p w14:paraId="16B56346" w14:textId="2A56AF0E" w:rsidR="00331517" w:rsidRPr="00071871" w:rsidRDefault="00CB02C1" w:rsidP="00D5630D">
      <w:pPr>
        <w:pStyle w:val="AR6BodyText"/>
        <w:rPr>
          <w:rFonts w:cs="Times New Roman"/>
          <w:color w:val="000000" w:themeColor="text1"/>
          <w:lang w:val="en-GB"/>
        </w:rPr>
      </w:pPr>
      <w:ins w:id="395" w:author="Lucy Cowie" w:date="2021-07-23T14:58:00Z">
        <w:r>
          <w:rPr>
            <w:rFonts w:cs="Times New Roman"/>
            <w:color w:val="000000" w:themeColor="text1"/>
            <w:lang w:val="en-GB"/>
          </w:rPr>
          <w:t xml:space="preserve">The </w:t>
        </w:r>
      </w:ins>
      <w:r w:rsidR="00331517" w:rsidRPr="00071871">
        <w:rPr>
          <w:rFonts w:cs="Times New Roman"/>
          <w:color w:val="000000" w:themeColor="text1"/>
          <w:lang w:val="en-GB"/>
        </w:rPr>
        <w:t>AR5</w:t>
      </w:r>
      <w:r w:rsidR="00331517">
        <w:rPr>
          <w:rFonts w:cs="Times New Roman"/>
          <w:color w:val="000000" w:themeColor="text1"/>
          <w:lang w:val="en-GB"/>
        </w:rPr>
        <w:t xml:space="preserve"> </w:t>
      </w:r>
      <w:r w:rsidR="00331517" w:rsidRPr="00071871">
        <w:rPr>
          <w:rFonts w:cs="Times New Roman"/>
          <w:color w:val="000000" w:themeColor="text1"/>
          <w:lang w:val="en-GB"/>
        </w:rPr>
        <w:t xml:space="preserve">WGI also </w:t>
      </w:r>
      <w:r w:rsidR="00331517">
        <w:rPr>
          <w:rFonts w:cs="Times New Roman"/>
          <w:color w:val="000000" w:themeColor="text1"/>
          <w:lang w:val="en-GB"/>
        </w:rPr>
        <w:t>evaluated</w:t>
      </w:r>
      <w:r w:rsidR="00331517" w:rsidRPr="00071871">
        <w:rPr>
          <w:rFonts w:cs="Times New Roman"/>
          <w:color w:val="000000" w:themeColor="text1"/>
          <w:lang w:val="en-GB"/>
        </w:rPr>
        <w:t xml:space="preserve"> the air quality-climate interaction through the projected trends of surface </w:t>
      </w:r>
      <w:r w:rsidR="00331517" w:rsidRPr="00071871">
        <w:rPr>
          <w:rFonts w:cs="Times New Roman"/>
          <w:color w:val="000000" w:themeColor="text1"/>
          <w:shd w:val="clear" w:color="auto" w:fill="FFFFFF"/>
          <w:lang w:val="en-GB"/>
        </w:rPr>
        <w:t>O</w:t>
      </w:r>
      <w:r w:rsidR="00331517" w:rsidRPr="00071871">
        <w:rPr>
          <w:rFonts w:cs="Times New Roman"/>
          <w:color w:val="000000" w:themeColor="text1"/>
          <w:shd w:val="clear" w:color="auto" w:fill="FFFFFF"/>
          <w:vertAlign w:val="subscript"/>
          <w:lang w:val="en-GB"/>
        </w:rPr>
        <w:t>3</w:t>
      </w:r>
      <w:r w:rsidR="00331517" w:rsidRPr="00071871">
        <w:rPr>
          <w:rFonts w:cs="Times New Roman"/>
          <w:color w:val="000000" w:themeColor="text1"/>
          <w:lang w:val="en-GB"/>
        </w:rPr>
        <w:t xml:space="preserve"> and PM</w:t>
      </w:r>
      <w:r w:rsidR="00331517" w:rsidRPr="00071871">
        <w:rPr>
          <w:rFonts w:cs="Times New Roman"/>
          <w:color w:val="000000" w:themeColor="text1"/>
          <w:vertAlign w:val="subscript"/>
          <w:lang w:val="en-GB"/>
        </w:rPr>
        <w:t>2.5</w:t>
      </w:r>
      <w:r w:rsidR="00331517" w:rsidRPr="00071871">
        <w:rPr>
          <w:rFonts w:cs="Times New Roman"/>
          <w:color w:val="000000" w:themeColor="text1"/>
          <w:lang w:val="en-GB"/>
        </w:rPr>
        <w:t xml:space="preserve">. </w:t>
      </w:r>
      <w:r w:rsidR="00331517" w:rsidRPr="00071871">
        <w:rPr>
          <w:rFonts w:cs="Times New Roman"/>
          <w:color w:val="000000" w:themeColor="text1"/>
          <w:lang w:val="en-GB"/>
        </w:rPr>
        <w:fldChar w:fldCharType="begin" w:fldLock="1"/>
      </w:r>
      <w:r w:rsidR="00D477C7">
        <w:rPr>
          <w:rFonts w:cs="Times New Roman"/>
          <w:color w:val="000000" w:themeColor="text1"/>
          <w:lang w:val="en-GB"/>
        </w:rPr>
        <w:instrText>ADDIN CSL_CITATION { "citationItems" : [ { "id" : "ITEM-1", "itemData" : { "DOI" : "10.1017/CBO9781107415324.023", "ISBN" : "9781107661820", "author" : [ { "dropping-particle" : "", "family" : "Kirtman", "given" : "B.", "non-dropping-particle" : "", "parse-names" : false, "suffix" : "" }, { "dropping-particle" : "", "family" : "Power", "given" : "S.B.", "non-dropping-particle" : "", "parse-names" : false, "suffix" : "" }, { "dropping-particle" : "", "family" : "Adedoyin", "given" : "J.A.", "non-dropping-particle" : "", "parse-names" : false, "suffix" : "" }, { "dropping-particle" : "", "family" : "Boer", "given" : "G.J.", "non-dropping-particle" : "", "parse-names" : false, "suffix" : "" }, { "dropping-particle" : "", "family" : "Bojariu", "given" : "R.", "non-dropping-particle" : "", "parse-names" : false, "suffix" : "" }, { "dropping-particle" : "", "family" : "Camilloni", "given" : "I.", "non-dropping-particle" : "", "parse-names" : false, "suffix" : "" }, { "dropping-particle" : "", "family" : "Doblas-Reyes", "given" : "F.J.", "non-dropping-particle" : "", "parse-names" : false, "suffix" : "" }, { "dropping-particle" : "", "family" : "Fiore", "given" : "A.M.", "non-dropping-particle" : "", "parse-names" : false, "suffix" : "" }, { "dropping-particle" : "", "family" : "Kimoto", "given" : "M.", "non-dropping-particle" : "", "parse-names" : false, "suffix" : "" }, { "dropping-particle" : "", "family" : "Meehl", "given" : "G.A.", "non-dropping-particle" : "", "parse-names" : false, "suffix" : "" }, { "dropping-particle" : "", "family" : "Prather", "given" : "M.", "non-dropping-particle" : "", "parse-names" : false, "suffix" : "" }, { "dropping-particle" : "", "family" : "Sarr", "given" : "A.", "non-dropping-particle" : "", "parse-names" : false, "suffix" : "" }, { "dropping-particle" : "", "family" : "Sch\u00e4r", "given" : "C.", "non-dropping-particle" : "", "parse-names" : false, "suffix" : "" }, { "dropping-particle" : "", "family" : "Sutton", "given" : "R.", "non-dropping-particle" : "", "parse-names" : false, "suffix" : "" }, { "dropping-particle" : "van", "family" : "Oldenborgh", "given" : "G.J.", "non-dropping-particle" : "", "parse-names" : false, "suffix" : "" }, { "dropping-particle" : "", "family" : "Vecchi", "given" : "G.", "non-dropping-particle" : "", "parse-names" : false, "suffix" : "" }, { "dropping-particle" : "", "family" : "Wang", "given" : "H.J.",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"page" : "953-1028", "publisher" : "Cambridge University Press", "publisher-place" : "Cambridge, United Kingdom and New York, USA", "title" : "Near-term Climate Change: Projections and Predictability", "translator" : [ { "dropping-particle" : "", "family" : "G2969", "given" : "Rt13", "non-dropping-particle" : "", "parse-names" : false, "suffix" : "" } ], "type" : "chapter" }, "uris" : [ "http://www.mendeley.com/documents/?uuid=9a6cf6ad-d679-4873-ac87-418694787e21" ] } ], "mendeley" : { "formattedCitation" : "(Kirtman et al., 2013)", "manualFormatting" : "Kirtman et al. (2013)", "plainTextFormattedCitation" : "(Kirtman et al., 2013)", "previouslyFormattedCitation" : "(Kirtman et al., 2013)" }, "properties" : { "noteIndex" : 0 }, "schema" : "https://github.com/citation-style-language/schema/raw/master/csl-citation.json" }</w:instrText>
      </w:r>
      <w:r w:rsidR="00331517" w:rsidRPr="00071871">
        <w:rPr>
          <w:rFonts w:cs="Times New Roman"/>
          <w:color w:val="000000" w:themeColor="text1"/>
          <w:lang w:val="en-GB"/>
        </w:rPr>
        <w:fldChar w:fldCharType="separate"/>
      </w:r>
      <w:r w:rsidR="00CB33A1">
        <w:rPr>
          <w:rFonts w:cs="Times New Roman"/>
          <w:noProof/>
          <w:color w:val="000000" w:themeColor="text1"/>
          <w:lang w:val="en-GB"/>
        </w:rPr>
        <w:t>Kirtman et al. (2013)</w:t>
      </w:r>
      <w:r w:rsidR="00331517" w:rsidRPr="00071871">
        <w:rPr>
          <w:rFonts w:cs="Times New Roman"/>
          <w:color w:val="000000" w:themeColor="text1"/>
          <w:lang w:val="en-GB"/>
        </w:rPr>
        <w:fldChar w:fldCharType="end"/>
      </w:r>
      <w:r w:rsidR="00331517" w:rsidRPr="00071871">
        <w:rPr>
          <w:rFonts w:cs="Times New Roman"/>
          <w:color w:val="000000" w:themeColor="text1"/>
          <w:lang w:val="en-GB"/>
        </w:rPr>
        <w:t xml:space="preserve"> concluded with </w:t>
      </w:r>
      <w:r w:rsidR="00331517" w:rsidRPr="00071871">
        <w:rPr>
          <w:rFonts w:cs="Times New Roman"/>
          <w:i/>
          <w:color w:val="000000" w:themeColor="text1"/>
          <w:lang w:val="en-GB"/>
        </w:rPr>
        <w:t>high confidence</w:t>
      </w:r>
      <w:r w:rsidR="00331517" w:rsidRPr="00071871">
        <w:rPr>
          <w:rFonts w:cs="Times New Roman"/>
          <w:color w:val="000000" w:themeColor="text1"/>
          <w:lang w:val="en-GB"/>
        </w:rPr>
        <w:t xml:space="preserve"> that the response of air quality to climate-driven changes is more uncertain than the response to emission-driven changes, and also that locally higher surface temperatures in polluted regions will trigger regional feedbacks in chemistry and local emissions that </w:t>
      </w:r>
      <w:r w:rsidR="00331517" w:rsidRPr="00071871">
        <w:rPr>
          <w:rFonts w:cs="Times New Roman"/>
          <w:color w:val="000000" w:themeColor="text1"/>
          <w:lang w:val="en-GB"/>
        </w:rPr>
        <w:lastRenderedPageBreak/>
        <w:t xml:space="preserve">will increase peak levels of </w:t>
      </w:r>
      <w:r w:rsidR="00331517" w:rsidRPr="00071871">
        <w:rPr>
          <w:rFonts w:cs="Times New Roman"/>
          <w:color w:val="000000" w:themeColor="text1"/>
          <w:shd w:val="clear" w:color="auto" w:fill="FFFFFF"/>
          <w:lang w:val="en-GB"/>
        </w:rPr>
        <w:t>O</w:t>
      </w:r>
      <w:r w:rsidR="00331517" w:rsidRPr="00071871">
        <w:rPr>
          <w:rFonts w:cs="Times New Roman"/>
          <w:color w:val="000000" w:themeColor="text1"/>
          <w:shd w:val="clear" w:color="auto" w:fill="FFFFFF"/>
          <w:vertAlign w:val="subscript"/>
          <w:lang w:val="en-GB"/>
        </w:rPr>
        <w:t>3</w:t>
      </w:r>
      <w:r w:rsidR="00331517" w:rsidRPr="00071871">
        <w:rPr>
          <w:rFonts w:cs="Times New Roman"/>
          <w:color w:val="000000" w:themeColor="text1"/>
          <w:lang w:val="en-GB"/>
        </w:rPr>
        <w:t xml:space="preserve"> and PM</w:t>
      </w:r>
      <w:r w:rsidR="00331517" w:rsidRPr="00071871">
        <w:rPr>
          <w:rFonts w:cs="Times New Roman"/>
          <w:color w:val="000000" w:themeColor="text1"/>
          <w:vertAlign w:val="subscript"/>
          <w:lang w:val="en-GB"/>
        </w:rPr>
        <w:t xml:space="preserve">2.5 </w:t>
      </w:r>
      <w:r w:rsidR="00331517" w:rsidRPr="00071871">
        <w:rPr>
          <w:rFonts w:cs="Times New Roman"/>
          <w:color w:val="000000" w:themeColor="text1"/>
          <w:lang w:val="en-GB"/>
        </w:rPr>
        <w:t>(</w:t>
      </w:r>
      <w:r w:rsidR="00331517" w:rsidRPr="00071871">
        <w:rPr>
          <w:rFonts w:cs="Times New Roman"/>
          <w:i/>
          <w:color w:val="000000" w:themeColor="text1"/>
          <w:lang w:val="en-GB"/>
        </w:rPr>
        <w:t>medium confidence</w:t>
      </w:r>
      <w:r w:rsidR="00331517" w:rsidRPr="00071871">
        <w:rPr>
          <w:rFonts w:cs="Times New Roman"/>
          <w:color w:val="000000" w:themeColor="text1"/>
          <w:lang w:val="en-GB"/>
        </w:rPr>
        <w:t>).</w:t>
      </w:r>
    </w:p>
    <w:p w14:paraId="47AE3CE3" w14:textId="77777777" w:rsidR="00331517" w:rsidRPr="00071871" w:rsidRDefault="00331517" w:rsidP="00D5630D">
      <w:pPr>
        <w:pStyle w:val="AR6BodyText"/>
        <w:rPr>
          <w:rFonts w:cs="Times New Roman"/>
          <w:color w:val="000000" w:themeColor="text1"/>
          <w:lang w:val="en-GB"/>
        </w:rPr>
      </w:pPr>
    </w:p>
    <w:p w14:paraId="02629CBF" w14:textId="393D1D20" w:rsidR="00331517" w:rsidRPr="00071871" w:rsidRDefault="00331517" w:rsidP="00D5630D">
      <w:pPr>
        <w:pStyle w:val="AR6BodyText"/>
        <w:rPr>
          <w:lang w:val="en-GB"/>
        </w:rPr>
      </w:pPr>
      <w:r>
        <w:rPr>
          <w:lang w:val="en-GB"/>
        </w:rPr>
        <w:t>In t</w:t>
      </w:r>
      <w:r w:rsidRPr="00071871">
        <w:rPr>
          <w:lang w:val="en-GB"/>
        </w:rPr>
        <w:t xml:space="preserve">he </w:t>
      </w:r>
      <w:ins w:id="396" w:author="Lucy Cowie" w:date="2021-07-23T17:19:00Z">
        <w:r w:rsidR="00210C23">
          <w:rPr>
            <w:lang w:val="en-GB"/>
          </w:rPr>
          <w:t xml:space="preserve">IPCC </w:t>
        </w:r>
      </w:ins>
      <w:r w:rsidRPr="00071871">
        <w:rPr>
          <w:lang w:val="en-GB"/>
        </w:rPr>
        <w:t>Special Report on Global Warming of 1.5</w:t>
      </w:r>
      <w:del w:id="397" w:author="Ian Blenkinsop" w:date="2021-07-15T12:09:00Z">
        <w:r w:rsidRPr="00071871" w:rsidDel="001668E0">
          <w:rPr>
            <w:lang w:val="en-GB"/>
          </w:rPr>
          <w:delText> </w:delText>
        </w:r>
      </w:del>
      <w:r w:rsidRPr="00071871">
        <w:rPr>
          <w:lang w:val="en-GB"/>
        </w:rPr>
        <w:t>°C (SR1</w:t>
      </w:r>
      <w:ins w:id="398" w:author="Ian Blenkinsop" w:date="2021-07-15T12:10:00Z">
        <w:r w:rsidR="001668E0">
          <w:rPr>
            <w:lang w:val="en-GB"/>
          </w:rPr>
          <w:t>.</w:t>
        </w:r>
      </w:ins>
      <w:r w:rsidRPr="00071871">
        <w:rPr>
          <w:lang w:val="en-GB"/>
        </w:rPr>
        <w:t>5</w:t>
      </w:r>
      <w:ins w:id="399" w:author="Ian Blenkinsop" w:date="2021-07-15T12:09:00Z">
        <w:r w:rsidR="001668E0">
          <w:rPr>
            <w:lang w:val="en-GB"/>
          </w:rPr>
          <w:t>;</w:t>
        </w:r>
      </w:ins>
      <w:del w:id="400" w:author="Ian Blenkinsop" w:date="2021-07-15T12:09:00Z">
        <w:r w:rsidRPr="00071871" w:rsidDel="001668E0">
          <w:rPr>
            <w:lang w:val="en-GB"/>
          </w:rPr>
          <w:delText>)</w:delText>
        </w:r>
      </w:del>
      <w:ins w:id="401" w:author="Robin Matthews" w:date="2021-07-08T15:05:00Z">
        <w:r w:rsidR="00BE4C5D">
          <w:rPr>
            <w:lang w:val="en-GB"/>
          </w:rPr>
          <w:t xml:space="preserve"> </w:t>
        </w:r>
      </w:ins>
      <w:r w:rsidRPr="00071871">
        <w:rPr>
          <w:lang w:val="en-GB"/>
        </w:rPr>
        <w:fldChar w:fldCharType="begin" w:fldLock="1"/>
      </w:r>
      <w:r w:rsidR="00D477C7">
        <w:rPr>
          <w:lang w:val="en-GB"/>
        </w:rPr>
        <w:instrText>ADDIN CSL_CITATION { "citationItems" : [ { "id" : "ITEM-1", "itemData" : { "author" : [ { "dropping-particle" : "", "family" : "Allen", "given" : "M.R.", "non-dropping-particle" : "", "parse-names" : false, "suffix" : "" }, { "dropping-particle" : "", "family" : "Dube", "given" : "O.P.", "non-dropping-particle" : "", "parse-names" : false, "suffix" : "" }, { "dropping-particle" : "", "family" : "Solecki", "given" : "W.", "non-dropping-particle" : "", "parse-names" : false, "suffix" : "" }, { "dropping-particle" : "", "family" : "Arag\u00f3n-Durand", "given" : "F.", "non-dropping-particle" : "", "parse-names" : false, "suffix" : "" }, { "dropping-particle" : "", "family" : "Cramer", "given" : "W.", "non-dropping-particle" : "", "parse-names" : false, "suffix" : "" }, { "dropping-particle" : "", "family" : "Humphreys", "given" : "S.", "non-dropping-particle" : "", "parse-names" : false, "suffix" : "" }, { "dropping-particle" : "", "family" : "Kainuma", "given" : "M.", "non-dropping-particle" : "", "parse-names" : false, "suffix" : "" }, { "dropping-particle" : "", "family" : "Kala", "given" : "J.", "non-dropping-particle" : "", "parse-names" : false, "suffix" : "" }, { "dropping-particle" : "", "family" : "Mahowald", "given" : "N.", "non-dropping-particle" : "", "parse-names" : false, "suffix" : "" }, { "dropping-particle" : "", "family" : "Mulugetta", "given" : "Y.", "non-dropping-particle" : "", "parse-names" : false, "suffix" : "" }, { "dropping-particle" : "", "family" : "Perez", "given" : "R.", "non-dropping-particle" : "", "parse-names" : false, "suffix" : "" }, { "dropping-particle" : "", "family" : "Wairiu", "given" : "M.", "non-dropping-particle" : "", "parse-names" : false, "suffix" : "" }, { "dropping-particle" : "", "family" : "K. Zickfeld", "given" : "", "non-dropping-particle" : "", "parse-names" : false, "suffix" : "" } ], "chapter-number" : "1",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"page" : "49-92", "publisher" : "In Press", "title" : "Framing and Context", "translator" : [ { "dropping-particle" : "", "family" : "G4187", "given" : "Rt13", "non-dropping-particle" : "", "parse-names" : false, "suffix" : "" } ], "type" : "chapter" }, "uris" : [ "http://www.mendeley.com/documents/?uuid=75f260dc-f9d6-4180-9028-a5c36e2adbcd" ] } ], "mendeley" : { "formattedCitation" : "(Allen et al., 2018a)", "plainTextFormattedCitation" : "(Allen et al., 2018a)", "previouslyFormattedCitation" : "(Allen et al., 2018a)" }, "properties" : { "noteIndex" : 0 }, "schema" : "https://github.com/citation-style-language/schema/raw/master/csl-citation.json" }</w:instrText>
      </w:r>
      <w:r w:rsidRPr="00071871">
        <w:rPr>
          <w:lang w:val="en-GB"/>
        </w:rPr>
        <w:fldChar w:fldCharType="separate"/>
      </w:r>
      <w:del w:id="402" w:author="Ian Blenkinsop" w:date="2021-07-15T12:09:00Z">
        <w:r w:rsidR="00CB33A1" w:rsidDel="001668E0">
          <w:rPr>
            <w:noProof/>
            <w:lang w:val="en-GB"/>
          </w:rPr>
          <w:delText>(</w:delText>
        </w:r>
      </w:del>
      <w:r w:rsidR="00CB33A1">
        <w:rPr>
          <w:noProof/>
          <w:lang w:val="en-GB"/>
        </w:rPr>
        <w:t>Allen et al., 2018a)</w:t>
      </w:r>
      <w:r w:rsidRPr="00071871">
        <w:rPr>
          <w:lang w:val="en-GB"/>
        </w:rPr>
        <w:fldChar w:fldCharType="end"/>
      </w:r>
      <w:r>
        <w:rPr>
          <w:lang w:val="en-GB"/>
        </w:rPr>
        <w:t>,</w:t>
      </w:r>
      <w:r w:rsidRPr="00071871">
        <w:rPr>
          <w:lang w:val="en-GB"/>
        </w:rPr>
        <w:t xml:space="preserve"> </w:t>
      </w:r>
      <w:commentRangeStart w:id="403"/>
      <w:r w:rsidRPr="00071871">
        <w:rPr>
          <w:lang w:val="en-GB"/>
        </w:rPr>
        <w:fldChar w:fldCharType="begin" w:fldLock="1"/>
      </w:r>
      <w:r w:rsidR="00A75A09">
        <w:rPr>
          <w:lang w:val="en-GB"/>
        </w:rPr>
        <w:instrText>ADDIN CSL_CITATION { "citationItems" : [ { "id" : "ITEM-1", "itemData" : { "DOI" : "10.1038/s41558-018-0091-3", "ISSN" : "1758-6798", "abstract" : "The 2015 Paris Agreement calls for countries to pursue efforts to limit global-mean temperature rise to 1.5 \u00b0C. The transition pathways that can meet such a target have not, however, been extensively explored. Here we describe scenarios that limit end-of-century radiative forcing to 1.9 W m\u22122, and consequently restrict median warming in the year 2100 to below 1.5 \u00b0C. We use six integrated assessment models and a simple climate model, under different socio-economic, technological and resource assumptions from five Shared Socio-economic Pathways (SSPs). Some, but not all, SSPs are amenable to pathways to 1.5 \u00b0C. Successful 1.9 W m\u22122 scenarios are characterized by a rapid shift away from traditional fossil-fuel use towards large-scale low-carbon energy supplies, reduced energy use, and carbon-dioxide removal. However, 1.9 W m\u22122 scenarios could not be achieved in several models under SSPs with strong inequalities, high baseline fossil-fuel use, or scattered short-term climate policy. Further research can help policy-makers to understand the real-world implications of these scenarios.", "author" : [ { "dropping-particle" : "", "family" : "Rogelj", "given" : "Joeri", "non-dropping-particle" : "", "parse-names" : false, "suffix" : "" }, { "dropping-particle" : "", "family" : "Popp", "given" : "Alexander", "non-dropping-particle" : "", "parse-names" : false, "suffix" : "" }, { "dropping-particle" : "V", "family" : "Calvin", "given" : "Katherine", "non-dropping-particle" : "", "parse-names" : false, "suffix" : "" }, { "dropping-particle" : "", "family" : "Luderer", "given" : "Gunnar", "non-dropping-particle" : "", "parse-names" : false, "suffix" : "" }, { "dropping-particle" : "", "family" : "Emmerling", "given" : "Johannes", "non-dropping-particle" : "", "parse-names" : false, "suffix" : "" }, { "dropping-particle" : "", "family" : "Gernaat", "given" : "David", "non-dropping-particle" : "", "parse-names" : false, "suffix" : "" }, { "dropping-particle" : "", "family" : "Fujimori", "given" : "Shinichiro", "non-dropping-particle" : "", "parse-names" : false, "suffix" : "" }, { "dropping-particle" : "", "family" : "Strefler", "given" : "Jessica", "non-dropping-particle" : "", "parse-names" : false, "suffix" : "" }, { "dropping-particle" : "", "family" : "Hasegawa", "given" : "Tomoko", "non-dropping-particle" : "", "parse-names" : false, "suffix" : "" }, { "dropping-particle" : "", "family" : "Marangoni", "given" : "Giacomo", "non-dropping-particle" : "", "parse-names" : false, "suffix" : "" }, { "dropping-particle" : "", "family" : "Krey", "given" : "Volker", "non-dropping-particle" : "", "parse-names" : false, "suffix" : "" }, { "dropping-particle" : "", "family" : "Kriegler", "given" : "Elmar", "non-dropping-particle" : "", "parse-names" : false, "suffix" : "" }, { "dropping-particle" : "", "family" : "Riahi", "given" : "Keywan", "non-dropping-particle" : "", "parse-names" : false, "suffix" : "" }, { "dropping-particle" : "", "family" : "Vuuren", "given" : "Detlef P", "non-dropping-particle" : "van", "parse-names" : false, "suffix" : "" }, { "dropping-particle" : "", "family" : "Doelman", "given" : "Jonathan", "non-dropping-particle" : "", "parse-names" : false, "suffix" : "" }, { "dropping-particle" : "", "family" : "Drouet", "given" : "Laurent", "non-dropping-particle" : "", "parse-names" : false, "suffix" : "" }, { "dropping-particle" : "", "family" : "Edmonds", "given" : "Jae", "non-dropping-particle" : "", "parse-names" : false, "suffix" : "" }, { "dropping-particle" : "", "family" : "Fricko", "given" : "Oliver", "non-dropping-particle" : "", "parse-names" : false, "suffix" : "" }, { "dropping-particle" : "", "family" : "Harmsen", "given" : "Mathijs", "non-dropping-particle" : "", "parse-names" : false, "suffix" : "" }, { "dropping-particle" : "", "family" : "Havl\u00edk", "given" : "Petr", "non-dropping-particle" : "", "parse-names" : false, "suffix" : "" }, { "dropping-particle" : "", "family" : "Humpen\u00f6der", "given" : "Florian", "non-dropping-particle" : "", "parse-names" : false, "suffix" : "" }, { "dropping-particle" : "", "family" : "Stehfest", "given" : "Elke", "non-dropping-particle" : "", "parse-names" : false, "suffix" : "" }, { "dropping-particle" : "", "family" : "Tavoni", "given" : "Massimo", "non-dropping-particle" : "", "parse-names" : false, "suffix" : "" } ], "container-title" : "Nature Climate Change", "id" : "ITEM-1", "issue" : "4", "issued" : { "date-parts" : [ [ "2018" ] ] }, "page" : "325-332", "title" : "Scenarios towards limiting global mean temperature increase below 1.5 \u00b0C", "translator" : [ { "dropping-particle" : "", "family" : "G3726", "given" : "", "non-dropping-particle" : "", "parse-names" : false, "suffix" : "" } ], "type" : "article-journal", "volume" : "8" }, "uris" : [ "http://www.mendeley.com/documents/?uuid=1e552fa7-b3f7-4fdd-a2a7-bc1e05e0d1d6" ] } ], "mendeley" : { "formattedCitation" : "(Rogelj et al., 2018a)", "manualFormatting" : "Rogelj et al. (2018a)", "plainTextFormattedCitation" : "(Rogelj et al., 2018a)", "previouslyFormattedCitation" : "(Rogelj et al., 2018a)" }, "properties" : { "noteIndex" : 0 }, "schema" : "https://github.com/citation-style-language/schema/raw/master/csl-citation.json" }</w:instrText>
      </w:r>
      <w:r w:rsidRPr="00071871">
        <w:rPr>
          <w:lang w:val="en-GB"/>
        </w:rPr>
        <w:fldChar w:fldCharType="separate"/>
      </w:r>
      <w:r w:rsidR="00CB33A1">
        <w:rPr>
          <w:noProof/>
          <w:lang w:val="en-GB"/>
        </w:rPr>
        <w:t>Rogelj et al.</w:t>
      </w:r>
      <w:del w:id="404" w:author="Robin Matthews" w:date="2021-07-08T15:05:00Z">
        <w:r w:rsidR="00CB33A1" w:rsidDel="00BE4C5D">
          <w:rPr>
            <w:noProof/>
            <w:lang w:val="en-GB"/>
          </w:rPr>
          <w:delText>,</w:delText>
        </w:r>
      </w:del>
      <w:r w:rsidR="00CB33A1">
        <w:rPr>
          <w:noProof/>
          <w:lang w:val="en-GB"/>
        </w:rPr>
        <w:t xml:space="preserve"> (2018a)</w:t>
      </w:r>
      <w:r w:rsidRPr="00071871">
        <w:rPr>
          <w:lang w:val="en-GB"/>
        </w:rPr>
        <w:fldChar w:fldCharType="end"/>
      </w:r>
      <w:commentRangeEnd w:id="403"/>
      <w:r w:rsidR="00CB33A1">
        <w:rPr>
          <w:rStyle w:val="Marquedecommentaire"/>
        </w:rPr>
        <w:commentReference w:id="403"/>
      </w:r>
      <w:r>
        <w:rPr>
          <w:lang w:val="en-GB"/>
        </w:rPr>
        <w:t xml:space="preserve"> state</w:t>
      </w:r>
      <w:r w:rsidRPr="00071871">
        <w:rPr>
          <w:lang w:val="en-GB"/>
        </w:rPr>
        <w:t xml:space="preserve"> that </w:t>
      </w:r>
      <w:r w:rsidRPr="00A36F06">
        <w:rPr>
          <w:lang w:val="en-GB"/>
        </w:rPr>
        <w:t>the evolution of CH</w:t>
      </w:r>
      <w:r w:rsidRPr="00A36F06">
        <w:rPr>
          <w:vertAlign w:val="subscript"/>
          <w:lang w:val="en-GB"/>
        </w:rPr>
        <w:t>4</w:t>
      </w:r>
      <w:r w:rsidRPr="00A36F06">
        <w:rPr>
          <w:lang w:val="en-GB"/>
        </w:rPr>
        <w:t xml:space="preserve"> and SO</w:t>
      </w:r>
      <w:r w:rsidRPr="00A36F06">
        <w:rPr>
          <w:vertAlign w:val="subscript"/>
          <w:lang w:val="en-GB"/>
        </w:rPr>
        <w:t>2</w:t>
      </w:r>
      <w:r w:rsidRPr="00A36F06">
        <w:rPr>
          <w:lang w:val="en-GB"/>
        </w:rPr>
        <w:t xml:space="preserve"> emissions strongly influences the chances of limiting warming to 1.5°C</w:t>
      </w:r>
      <w:r w:rsidR="00116849">
        <w:rPr>
          <w:lang w:val="en-GB"/>
        </w:rPr>
        <w:t>,</w:t>
      </w:r>
      <w:r w:rsidRPr="00A36F06">
        <w:rPr>
          <w:lang w:val="en-GB"/>
        </w:rPr>
        <w:t xml:space="preserve"> and that, considering mitigation scenarios to limit warming to 1.5</w:t>
      </w:r>
      <w:ins w:id="405" w:author="Ian Blenkinsop" w:date="2021-07-15T12:11:00Z">
        <w:r w:rsidR="00600CB0" w:rsidRPr="00A36F06">
          <w:rPr>
            <w:lang w:val="en-GB"/>
          </w:rPr>
          <w:t>°</w:t>
        </w:r>
        <w:r w:rsidR="00600CB0">
          <w:rPr>
            <w:lang w:val="en-GB"/>
          </w:rPr>
          <w:t>C</w:t>
        </w:r>
      </w:ins>
      <w:r w:rsidRPr="00A36F06">
        <w:rPr>
          <w:lang w:val="en-GB"/>
        </w:rPr>
        <w:t xml:space="preserve"> or 2°C, a weakening of aerosol cooling would add to future warming in the near term, but can be tempered by reductions in methane emissions (</w:t>
      </w:r>
      <w:r w:rsidRPr="00A36F06">
        <w:rPr>
          <w:i/>
          <w:lang w:val="en-GB"/>
        </w:rPr>
        <w:t>high confidence</w:t>
      </w:r>
      <w:r w:rsidRPr="00A36F06">
        <w:rPr>
          <w:lang w:val="en-GB"/>
        </w:rPr>
        <w:t>).</w:t>
      </w:r>
      <w:r w:rsidRPr="00071871">
        <w:rPr>
          <w:lang w:val="en-GB"/>
        </w:rPr>
        <w:t xml:space="preserve"> </w:t>
      </w:r>
      <w:r>
        <w:rPr>
          <w:lang w:val="en-GB"/>
        </w:rPr>
        <w:t>In addition, as</w:t>
      </w:r>
      <w:r w:rsidRPr="00071871">
        <w:rPr>
          <w:lang w:val="en-GB"/>
        </w:rPr>
        <w:t xml:space="preserve"> some SLCFs are co-emitted alongside </w:t>
      </w:r>
      <w:r w:rsidRPr="00071871">
        <w:rPr>
          <w:rFonts w:eastAsiaTheme="majorEastAsia"/>
          <w:bCs/>
          <w:lang w:val="en-GB"/>
        </w:rPr>
        <w:t>CO</w:t>
      </w:r>
      <w:r w:rsidRPr="00071871">
        <w:rPr>
          <w:rFonts w:eastAsiaTheme="majorEastAsia"/>
          <w:bCs/>
          <w:vertAlign w:val="subscript"/>
          <w:lang w:val="en-GB"/>
        </w:rPr>
        <w:t>2</w:t>
      </w:r>
      <w:r w:rsidRPr="00071871">
        <w:rPr>
          <w:lang w:val="en-GB"/>
        </w:rPr>
        <w:t>, especially in the energy and transport sectors, low CO</w:t>
      </w:r>
      <w:r w:rsidRPr="00071871">
        <w:rPr>
          <w:vertAlign w:val="subscript"/>
          <w:lang w:val="en-GB"/>
        </w:rPr>
        <w:t>2</w:t>
      </w:r>
      <w:r w:rsidRPr="00071871">
        <w:rPr>
          <w:lang w:val="en-GB"/>
        </w:rPr>
        <w:t xml:space="preserve"> scenarios</w:t>
      </w:r>
      <w:r>
        <w:rPr>
          <w:lang w:val="en-GB"/>
        </w:rPr>
        <w:t>,</w:t>
      </w:r>
      <w:r w:rsidRPr="00226E21">
        <w:rPr>
          <w:lang w:val="en-GB"/>
        </w:rPr>
        <w:t xml:space="preserve"> </w:t>
      </w:r>
      <w:r>
        <w:rPr>
          <w:lang w:val="en-GB"/>
        </w:rPr>
        <w:t>relying on</w:t>
      </w:r>
      <w:r w:rsidRPr="00071871">
        <w:rPr>
          <w:lang w:val="en-GB"/>
        </w:rPr>
        <w:t xml:space="preserve"> declin</w:t>
      </w:r>
      <w:r>
        <w:rPr>
          <w:lang w:val="en-GB"/>
        </w:rPr>
        <w:t>e of</w:t>
      </w:r>
      <w:r w:rsidRPr="00071871">
        <w:rPr>
          <w:lang w:val="en-GB"/>
        </w:rPr>
        <w:t xml:space="preserve"> fossil fuel use</w:t>
      </w:r>
      <w:r>
        <w:rPr>
          <w:lang w:val="en-GB"/>
        </w:rPr>
        <w:t>,</w:t>
      </w:r>
      <w:r w:rsidRPr="00071871">
        <w:rPr>
          <w:lang w:val="en-GB"/>
        </w:rPr>
        <w:t xml:space="preserve"> </w:t>
      </w:r>
      <w:r>
        <w:rPr>
          <w:lang w:val="en-GB"/>
        </w:rPr>
        <w:t xml:space="preserve">can result in strong abatement of some cooling and warming SLCFs </w:t>
      </w:r>
      <w:r w:rsidRPr="00071871">
        <w:rPr>
          <w:lang w:val="en-GB"/>
        </w:rPr>
        <w:fldChar w:fldCharType="begin" w:fldLock="1"/>
      </w:r>
      <w:r w:rsidR="00D477C7">
        <w:rPr>
          <w:lang w:val="en-GB"/>
        </w:rPr>
        <w:instrText>ADDIN CSL_CITATION { "citationItems" : [ { "id" : "ITEM-1", "itemData" : { "DOI" : "10.1038/s41558-018-0091-3", "ISSN" : "1758-6798", "abstract" : "The 2015 Paris Agreement calls for countries to pursue efforts to limit global-mean temperature rise to 1.5 \u00b0C. The transition pathways that can meet such a target have not, however, been extensively explored. Here we describe scenarios that limit end-of-century radiative forcing to 1.9 W m\u22122, and consequently restrict median warming in the year 2100 to below 1.5 \u00b0C. We use six integrated assessment models and a simple climate model, under different socio-economic, technological and resource assumptions from five Shared Socio-economic Pathways (SSPs). Some, but not all, SSPs are amenable to pathways to 1.5 \u00b0C. Successful 1.9 W m\u22122 scenarios are characterized by a rapid shift away from traditional fossil-fuel use towards large-scale low-carbon energy supplies, reduced energy use, and carbon-dioxide removal. However, 1.9 W m\u22122 scenarios could not be achieved in several models under SSPs with strong inequalities, high baseline fossil-fuel use, or scattered short-term climate policy. Further research can help policy-makers to understand the real-world implications of these scenarios.", "author" : [ { "dropping-particle" : "", "family" : "Rogelj", "given" : "Joeri", "non-dropping-particle" : "", "parse-names" : false, "suffix" : "" }, { "dropping-particle" : "", "family" : "Popp", "given" : "Alexander", "non-dropping-particle" : "", "parse-names" : false, "suffix" : "" }, { "dropping-particle" : "V", "family" : "Calvin", "given" : "Katherine", "non-dropping-particle" : "", "parse-names" : false, "suffix" : "" }, { "dropping-particle" : "", "family" : "Luderer", "given" : "Gunnar", "non-dropping-particle" : "", "parse-names" : false, "suffix" : "" }, { "dropping-particle" : "", "family" : "Emmerling", "given" : "Johannes", "non-dropping-particle" : "", "parse-names" : false, "suffix" : "" }, { "dropping-particle" : "", "family" : "Gernaat", "given" : "David", "non-dropping-particle" : "", "parse-names" : false, "suffix" : "" }, { "dropping-particle" : "", "family" : "Fujimori", "given" : "Shinichiro", "non-dropping-particle" : "", "parse-names" : false, "suffix" : "" }, { "dropping-particle" : "", "family" : "Strefler", "given" : "Jessica", "non-dropping-particle" : "", "parse-names" : false, "suffix" : "" }, { "dropping-particle" : "", "family" : "Hasegawa", "given" : "Tomoko", "non-dropping-particle" : "", "parse-names" : false, "suffix" : "" }, { "dropping-particle" : "", "family" : "Marangoni", "given" : "Giacomo", "non-dropping-particle" : "", "parse-names" : false, "suffix" : "" }, { "dropping-particle" : "", "family" : "Krey", "given" : "Volker", "non-dropping-particle" : "", "parse-names" : false, "suffix" : "" }, { "dropping-particle" : "", "family" : "Kriegler", "given" : "Elmar", "non-dropping-particle" : "", "parse-names" : false, "suffix" : "" }, { "dropping-particle" : "", "family" : "Riahi", "given" : "Keywan", "non-dropping-particle" : "", "parse-names" : false, "suffix" : "" }, { "dropping-particle" : "", "family" : "Vuuren", "given" : "Detlef P", "non-dropping-particle" : "van", "parse-names" : false, "suffix" : "" }, { "dropping-particle" : "", "family" : "Doelman", "given" : "Jonathan", "non-dropping-particle" : "", "parse-names" : false, "suffix" : "" }, { "dropping-particle" : "", "family" : "Drouet", "given" : "Laurent", "non-dropping-particle" : "", "parse-names" : false, "suffix" : "" }, { "dropping-particle" : "", "family" : "Edmonds", "given" : "Jae", "non-dropping-particle" : "", "parse-names" : false, "suffix" : "" }, { "dropping-particle" : "", "family" : "Fricko", "given" : "Oliver", "non-dropping-particle" : "", "parse-names" : false, "suffix" : "" }, { "dropping-particle" : "", "family" : "Harmsen", "given" : "Mathijs", "non-dropping-particle" : "", "parse-names" : false, "suffix" : "" }, { "dropping-particle" : "", "family" : "Havl\u00edk", "given" : "Petr", "non-dropping-particle" : "", "parse-names" : false, "suffix" : "" }, { "dropping-particle" : "", "family" : "Humpen\u00f6der", "given" : "Florian", "non-dropping-particle" : "", "parse-names" : false, "suffix" : "" }, { "dropping-particle" : "", "family" : "Stehfest", "given" : "Elke", "non-dropping-particle" : "", "parse-names" : false, "suffix" : "" }, { "dropping-particle" : "", "family" : "Tavoni", "given" : "Massimo", "non-dropping-particle" : "", "parse-names" : false, "suffix" : "" } ], "container-title" : "Nature Climate Change", "id" : "ITEM-1", "issue" : "4", "issued" : { "date-parts" : [ [ "2018" ] ] }, "page" : "325-332", "title" : "Scenarios towards limiting global mean temperature increase below 1.5 \u00b0C", "translator" : [ { "dropping-particle" : "", "family" : "G3726", "given" : "", "non-dropping-particle" : "", "parse-names" : false, "suffix" : "" } ], "type" : "article-journal", "volume" : "8" }, "uris" : [ "http://www.mendeley.com/documents/?uuid=1e552fa7-b3f7-4fdd-a2a7-bc1e05e0d1d6" ] } ], "mendeley" : { "formattedCitation" : "(Rogelj et al., 2018a)", "plainTextFormattedCitation" : "(Rogelj et al., 2018a)", "previouslyFormattedCitation" : "(Rogelj et al., 2018a)" }, "properties" : { "noteIndex" : 0 }, "schema" : "https://github.com/citation-style-language/schema/raw/master/csl-citation.json" }</w:instrText>
      </w:r>
      <w:r w:rsidRPr="00071871">
        <w:rPr>
          <w:lang w:val="en-GB"/>
        </w:rPr>
        <w:fldChar w:fldCharType="separate"/>
      </w:r>
      <w:r w:rsidR="00CB33A1">
        <w:rPr>
          <w:noProof/>
          <w:lang w:val="en-GB"/>
        </w:rPr>
        <w:t>(Rogelj et al., 2018a)</w:t>
      </w:r>
      <w:r w:rsidRPr="00071871">
        <w:rPr>
          <w:lang w:val="en-GB"/>
        </w:rPr>
        <w:fldChar w:fldCharType="end"/>
      </w:r>
      <w:r w:rsidRPr="00071871">
        <w:rPr>
          <w:lang w:val="en-GB"/>
        </w:rPr>
        <w:t>.</w:t>
      </w:r>
    </w:p>
    <w:p w14:paraId="1C23FB6B" w14:textId="77777777" w:rsidR="00331517" w:rsidRPr="00071871" w:rsidRDefault="00331517" w:rsidP="00D5630D">
      <w:pPr>
        <w:pStyle w:val="AR6BodyText"/>
        <w:rPr>
          <w:lang w:val="en-GB"/>
        </w:rPr>
      </w:pPr>
    </w:p>
    <w:p w14:paraId="2B70FBE9" w14:textId="4CEB8D22" w:rsidR="00331517" w:rsidRPr="00BE2A7D" w:rsidRDefault="00331517" w:rsidP="00D5630D">
      <w:pPr>
        <w:pStyle w:val="AR6BodyText"/>
        <w:rPr>
          <w:lang w:val="en-GB"/>
        </w:rPr>
      </w:pPr>
      <w:r w:rsidRPr="00401152">
        <w:rPr>
          <w:lang w:val="en-GB"/>
        </w:rPr>
        <w:t>On the other hand,</w:t>
      </w:r>
      <w:r w:rsidRPr="00BE2A7D">
        <w:rPr>
          <w:lang w:val="en-GB"/>
        </w:rPr>
        <w:t xml:space="preserve"> specific reductions of the warming SLCFs (CH</w:t>
      </w:r>
      <w:r w:rsidRPr="00BE2A7D">
        <w:rPr>
          <w:vertAlign w:val="subscript"/>
          <w:lang w:val="en-GB"/>
        </w:rPr>
        <w:t>4</w:t>
      </w:r>
      <w:r w:rsidRPr="00BE2A7D">
        <w:rPr>
          <w:lang w:val="en-GB"/>
        </w:rPr>
        <w:t xml:space="preserve"> and BC) would, in the short term, contribute significantly to the efforts of limiting warming to 1.5°C. Reductions of BC and CH</w:t>
      </w:r>
      <w:r w:rsidRPr="00BE2A7D">
        <w:rPr>
          <w:vertAlign w:val="subscript"/>
          <w:lang w:val="en-GB"/>
        </w:rPr>
        <w:t>4</w:t>
      </w:r>
      <w:r w:rsidRPr="00BE2A7D">
        <w:rPr>
          <w:lang w:val="en-GB"/>
        </w:rPr>
        <w:t xml:space="preserve"> would have substantial co-benefits</w:t>
      </w:r>
      <w:ins w:id="406" w:author="Lucy Cowie" w:date="2021-07-23T17:32:00Z">
        <w:r w:rsidR="009A635B">
          <w:rPr>
            <w:lang w:val="en-GB"/>
          </w:rPr>
          <w:t>,</w:t>
        </w:r>
      </w:ins>
      <w:r w:rsidRPr="00BE2A7D">
        <w:rPr>
          <w:lang w:val="en-GB"/>
        </w:rPr>
        <w:t xml:space="preserve"> improving air quality and therefore limit</w:t>
      </w:r>
      <w:ins w:id="407" w:author="Lucy Cowie" w:date="2021-07-23T17:32:00Z">
        <w:r w:rsidR="009A635B">
          <w:rPr>
            <w:lang w:val="en-GB"/>
          </w:rPr>
          <w:t>ing</w:t>
        </w:r>
      </w:ins>
      <w:r w:rsidRPr="00BE2A7D">
        <w:rPr>
          <w:lang w:val="en-GB"/>
        </w:rPr>
        <w:t xml:space="preserve"> effects </w:t>
      </w:r>
      <w:r>
        <w:rPr>
          <w:lang w:val="en-GB"/>
        </w:rPr>
        <w:t>on</w:t>
      </w:r>
      <w:r w:rsidRPr="00BE2A7D">
        <w:rPr>
          <w:lang w:val="en-GB"/>
        </w:rPr>
        <w:t xml:space="preserve"> human health and agricultural yields. This would, in turn, enhance the institutional and socio-cultural feasibility of such actions in line with the United Nations’ Sustainable Development Goals </w:t>
      </w:r>
      <w:r w:rsidRPr="00BE2A7D">
        <w:rPr>
          <w:lang w:val="en-GB"/>
        </w:rPr>
        <w:fldChar w:fldCharType="begin" w:fldLock="1"/>
      </w:r>
      <w:r w:rsidR="00D477C7">
        <w:rPr>
          <w:lang w:val="en-GB"/>
        </w:rPr>
        <w:instrText>ADDIN CSL_CITATION { "citationItems" : [ { "id" : "ITEM-1", "itemData" : { "author" : [ { "dropping-particle" : "de", "family" : "Coninck", "given" : "H.", "non-dropping-particle" : "", "parse-names" : false, "suffix" : "" }, { "dropping-particle" : "", "family" : "Revi", "given" : "A.", "non-dropping-particle" : "", "parse-names" : false, "suffix" : "" }, { "dropping-particle" : "", "family" : "Babiker", "given" : "M.", "non-dropping-particle" : "", "parse-names" : false, "suffix" : "" }, { "dropping-particle" : "", "family" : "Bertoldi", "given" : "P.", "non-dropping-particle" : "", "parse-names" : false, "suffix" : "" }, { "dropping-particle" : "", "family" : "Buckeridge", "given" : "M.", "non-dropping-particle" : "", "parse-names" : false, "suffix" : "" }, { "dropping-particle" : "", "family" : "Cartwright", "given" : "A.", "non-dropping-particle" : "", "parse-names" : false, "suffix" : "" }, { "dropping-particle" : "", "family" : "Dong", "given" : "W.", "non-dropping-particle" : "", "parse-names" : false, "suffix" : "" }, { "dropping-particle" : "", "family" : "Ford", "given" : "J.", "non-dropping-particle" : "", "parse-names" : false, "suffix" : "" }, { "dropping-particle" : "", "family" : "Fuss", "given" : "S.", "non-dropping-particle" : "", "parse-names" : false, "suffix" : "" }, { "dropping-particle" : "", "family" : "Hourcade", "given" : "JC.", "non-dropping-particle" : "", "parse-names" : false, "suffix" : "" }, { "dropping-particle" : "", "family" : "Ley", "given" : "D.", "non-dropping-particle" : "", "parse-names" : false, "suffix" : "" }, { "dropping-particle" : "", "family" : "Mechler", "given" : "R.", "non-dropping-particle" : "", "parse-names" : false, "suffix" : "" }, { "dropping-particle" : "", "family" : "Newman", "given" : "P.", "non-dropping-particle" : "", "parse-names" : false, "suffix" : "" }, { "dropping-particle" : "", "family" : "Revokatova", "given" : "A.", "non-dropping-particle" : "", "parse-names" : false, "suffix" : "" }, { "dropping-particle" : "", "family" : "Schultz", "given" : "S.", "non-dropping-particle" : "", "parse-names" : false, "suffix" : "" }, { "dropping-particle" : "", "family" : "Steg", "given" : "L.", "non-dropping-particle" : "", "parse-names" : false, "suffix" : "" }, { "dropping-particle" : "", "family" : "Sugiyama", "given" : "T.", "non-dropping-particle" : "", "parse-names" : false, "suffix" : "" } ],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"Po\u0308rtner", "given" : "H. 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"Pe\u0301an",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 B. R.", "non-dropping-particle" : "", "parse-names" : false, "suffix" : "" }, { "dropping-particle" : "", "family" : "Chen", "given" : "Y.", "non-dropping-particle" : "", "parse-names" : false, "suffix" : "" }, { "dropping-particle" : "", "family" : "Zhou", "given" : "X.", "non-dropping-particle" : "", "parse-names" : false, "suffix" : "" }, { "dropping-particle" : "", "family" : "Gomis", "given" : "M. 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"page" : "313-443", "publisher" : "In Press", "title" : "Strengthening and Implementing the Global Response", "translator" : [ { "dropping-particle" : "", "family" : "G3624", "given" : "Rt13", "non-dropping-particle" : "", "parse-names" : false, "suffix" : "" } ], "type" : "chapter" }, "uris" : [ "http://www.mendeley.com/documents/?uuid=4056e001-bf55-47f2-83f7-db5e446b4a24" ] } ], "mendeley" : { "formattedCitation" : "(Coninck et al., 2018)", "plainTextFormattedCitation" : "(Coninck et al., 2018)", "previouslyFormattedCitation" : "(Coninck et al., 2018)" }, "properties" : { "noteIndex" : 0 }, "schema" : "https://github.com/citation-style-language/schema/raw/master/csl-citation.json" }</w:instrText>
      </w:r>
      <w:r w:rsidRPr="00BE2A7D">
        <w:rPr>
          <w:lang w:val="en-GB"/>
        </w:rPr>
        <w:fldChar w:fldCharType="separate"/>
      </w:r>
      <w:r w:rsidR="00CB33A1">
        <w:rPr>
          <w:noProof/>
          <w:lang w:val="en-GB"/>
        </w:rPr>
        <w:t>(</w:t>
      </w:r>
      <w:ins w:id="408" w:author="Lucy Cowie" w:date="2021-07-23T17:23:00Z">
        <w:r w:rsidR="00401152">
          <w:rPr>
            <w:noProof/>
            <w:lang w:val="en-GB"/>
          </w:rPr>
          <w:t xml:space="preserve">SDGs; </w:t>
        </w:r>
      </w:ins>
      <w:r w:rsidR="00CB33A1">
        <w:rPr>
          <w:noProof/>
          <w:lang w:val="en-GB"/>
        </w:rPr>
        <w:t>Coninck et al., 2018)</w:t>
      </w:r>
      <w:r w:rsidRPr="00BE2A7D">
        <w:rPr>
          <w:lang w:val="en-GB"/>
        </w:rPr>
        <w:fldChar w:fldCharType="end"/>
      </w:r>
      <w:r w:rsidRPr="00BE2A7D">
        <w:rPr>
          <w:lang w:val="en-GB"/>
        </w:rPr>
        <w:t>.</w:t>
      </w:r>
    </w:p>
    <w:p w14:paraId="287CE16D" w14:textId="77777777" w:rsidR="00331517" w:rsidRPr="004C5DFE" w:rsidRDefault="00331517">
      <w:pPr>
        <w:pStyle w:val="AR6BodyText"/>
        <w:rPr>
          <w:lang w:val="en-GB"/>
        </w:rPr>
      </w:pPr>
    </w:p>
    <w:p w14:paraId="59E0ECE3" w14:textId="2A3C70D1" w:rsidR="00331517" w:rsidRPr="00BE2A7D" w:rsidRDefault="00331517" w:rsidP="00D5630D">
      <w:pPr>
        <w:pStyle w:val="AR6BodyText"/>
        <w:rPr>
          <w:lang w:val="en-GB"/>
        </w:rPr>
      </w:pPr>
      <w:r w:rsidRPr="00BE2A7D">
        <w:rPr>
          <w:lang w:val="en-GB"/>
        </w:rPr>
        <w:t>Following SR1</w:t>
      </w:r>
      <w:ins w:id="409" w:author="Lucy Cowie" w:date="2021-07-23T17:25:00Z">
        <w:r w:rsidR="00411CD5">
          <w:rPr>
            <w:lang w:val="en-GB"/>
          </w:rPr>
          <w:t>.</w:t>
        </w:r>
      </w:ins>
      <w:r w:rsidRPr="00BE2A7D">
        <w:rPr>
          <w:lang w:val="en-GB"/>
        </w:rPr>
        <w:t xml:space="preserve">5, the IPCC Special Report </w:t>
      </w:r>
      <w:ins w:id="410" w:author="Lucy Cowie" w:date="2021-07-23T17:35:00Z">
        <w:r w:rsidR="009A635B">
          <w:rPr>
            <w:lang w:val="en-GB"/>
          </w:rPr>
          <w:t xml:space="preserve">on </w:t>
        </w:r>
      </w:ins>
      <w:r w:rsidRPr="00BE2A7D">
        <w:rPr>
          <w:lang w:val="en-GB"/>
        </w:rPr>
        <w:t>Climate Change and Land (SRCCL</w:t>
      </w:r>
      <w:ins w:id="411" w:author="Ian Blenkinsop" w:date="2021-07-15T12:10:00Z">
        <w:r w:rsidR="001668E0">
          <w:rPr>
            <w:lang w:val="en-GB"/>
          </w:rPr>
          <w:t xml:space="preserve">; </w:t>
        </w:r>
      </w:ins>
      <w:del w:id="412" w:author="Ian Blenkinsop" w:date="2021-07-15T12:10:00Z">
        <w:r w:rsidRPr="00BE2A7D" w:rsidDel="001668E0">
          <w:rPr>
            <w:lang w:val="en-GB"/>
          </w:rPr>
          <w:delText>)</w:delText>
        </w:r>
      </w:del>
      <w:r w:rsidRPr="00BE2A7D">
        <w:rPr>
          <w:lang w:val="en-GB"/>
        </w:rPr>
        <w:fldChar w:fldCharType="begin" w:fldLock="1"/>
      </w:r>
      <w:r w:rsidR="00D477C7">
        <w:rPr>
          <w:lang w:val="en-GB"/>
        </w:rPr>
        <w:instrText>ADDIN CSL_CITATION { "citationItems" : [ { "id" : "ITEM-1", "itemData" : { "author" : [ { "dropping-particle" : "", "family" : "IPCC", "given" : "", "non-dropping-particle" : "", "parse-names" : false, "suffix" : "" } ], "editor" : [ { "dropping-particle" : "", "family" : "Shukla", "given" : "P.R.", "non-dropping-particle" : "", "parse-names" : false, "suffix" : "" }, { "dropping-particle" : "", "family" : "Skea", "given" : "J.", "non-dropping-particle" : "", "parse-names" : false, "suffix" : "" }, { "dropping-particle" : "", "family" : "Buendia", "given" : "E. Calvo", "non-dropping-particle" : "", "parse-names" : false, "suffix" : "" }, { "dropping-particle" : "", "family" : "Masson-Delmotte", "given" : "V.", "non-dropping-particle" : "", "parse-names" : false, "suffix" : "" }, { "dropping-particle" : "", "family" : "P\u00f6rtner", "given" : "H.-O.", "non-dropping-particle" : "", "parse-names" : false, "suffix" : "" }, { "dropping-particle" : "", "family" : "Roberts", "given" : "D. C.", "non-dropping-particle" : "", "parse-names" : false, "suffix" : "" }, { "dropping-particle" : "", "family" : "Zhai", "given" : "P.", "non-dropping-particle" : "", "parse-names" : false, "suffix" : "" }, { "dropping-particle" : "", "family" : "Slade", "given" : "R.", "non-dropping-particle" : "", "parse-names" : false, "suffix" : "" }, { "dropping-particle" : "", "family" : "Connors", "given" : "S.", "non-dropping-particle" : "", "parse-names" : false, "suffix" : "" }, { "dropping-particle" : "van", "family" : "Diemen", "given" : "R.", "non-dropping-particle" : "", "parse-names" : false, "suffix" : "" }, { "dropping-particle" : "", "family" : "Ferrat", "given" : "M.", "non-dropping-particle" : "", "parse-names" : false, "suffix" : "" }, { "dropping-particle" : "", "family" : "Haughey", "given" : "E.", "non-dropping-particle" : "", "parse-names" : false, "suffix" : "" }, { "dropping-particle" : "", "family" : "Luz", "given" : "S.", "non-dropping-particle" : "", "parse-names" : false, "suffix" : "" }, { "dropping-particle" : "", "family" : "Neogi", "given" : "S.", "non-dropping-particle" : "", "parse-names" : false, "suffix" : "" }, { "dropping-particle" : "", "family" : "Pathak", "given" : "M.", "non-dropping-particle" : "", "parse-names" : false, "suffix" : "" }, { "dropping-particle" : "", "family" : "Petzold", "given" : "J.", "non-dropping-particle" : "", "parse-names" : false, "suffix" : "" }, { "dropping-particle" : "", "family" : "Pereira", "given" : "J. Portugal", "non-dropping-particle" : "", "parse-names" : false, "suffix" : "" }, { "dropping-particle" : "", "family" : "Vyas", "given" : "P.", "non-dropping-particle" : "", "parse-names" : false, "suffix" : "" }, { "dropping-particle" : "", "family" : "Huntley", "given" : "E.", "non-dropping-particle" : "", "parse-names" : false, "suffix" : "" }, { "dropping-particle" : "", "family" : "Kissick", "given" : "K.", "non-dropping-particle" : "", "parse-names" : false, "suffix" : "" }, { "dropping-particle" : "", "family" : "Belkacemi", "given" : "M.", "non-dropping-particle" : "", "parse-names" : false, "suffix" : "" }, { "dropping-particle" : "", "family" : "Malley", "given" : "J.", "non-dropping-particle" : "", "parse-names" : false, "suffix" : "" } ], "id" : "ITEM-1", "issued" : { "date-parts" : [ [ "2019" ] ] }, "number-of-pages" : "896", "publisher" : "In Press", "title" : "Climate Change and Land: an IPCC special report on climate change, desertification, land degradation, sustainable land management, food security, and greenhouse gas fluxes in terrestrial ecosystems", "translator" : [ { "dropping-particle" : "", "family" : "G4441", "given" : "Rt12", "non-dropping-particle" : "", "parse-names" : false, "suffix" : "" } ], "type" : "report" }, "uris" : [ "http://www.mendeley.com/documents/?uuid=423def13-ae57-4c0e-9574-222e82ad19b9" ] } ], "mendeley" : { "formattedCitation" : "(IPCC, 2019a)", "plainTextFormattedCitation" : "(IPCC, 2019a)", "previouslyFormattedCitation" : "(IPCC, 2019a)" }, "properties" : { "noteIndex" : 0 }, "schema" : "https://github.com/citation-style-language/schema/raw/master/csl-citation.json" }</w:instrText>
      </w:r>
      <w:r w:rsidRPr="00BE2A7D">
        <w:rPr>
          <w:lang w:val="en-GB"/>
        </w:rPr>
        <w:fldChar w:fldCharType="separate"/>
      </w:r>
      <w:del w:id="413" w:author="Ian Blenkinsop" w:date="2021-07-15T12:10:00Z">
        <w:r w:rsidR="00CB33A1" w:rsidDel="001668E0">
          <w:rPr>
            <w:noProof/>
            <w:lang w:val="en-GB"/>
          </w:rPr>
          <w:delText>(</w:delText>
        </w:r>
      </w:del>
      <w:r w:rsidR="00CB33A1">
        <w:rPr>
          <w:noProof/>
          <w:lang w:val="en-GB"/>
        </w:rPr>
        <w:t>IPCC, 2019a)</w:t>
      </w:r>
      <w:r w:rsidRPr="00BE2A7D">
        <w:rPr>
          <w:lang w:val="en-GB"/>
        </w:rPr>
        <w:fldChar w:fldCharType="end"/>
      </w:r>
      <w:r w:rsidRPr="00BE2A7D">
        <w:rPr>
          <w:lang w:val="en-GB"/>
        </w:rPr>
        <w:t xml:space="preserve"> took into consideration the emissions on land of three major SLCFs: mineral dust, carbonaceous aerosols (BC and O</w:t>
      </w:r>
      <w:r>
        <w:rPr>
          <w:lang w:val="en-GB"/>
        </w:rPr>
        <w:t>A</w:t>
      </w:r>
      <w:r w:rsidRPr="00BE2A7D">
        <w:rPr>
          <w:lang w:val="en-GB"/>
        </w:rPr>
        <w:t xml:space="preserve">) and BVOCs </w:t>
      </w:r>
      <w:r w:rsidRPr="00BE2A7D">
        <w:rPr>
          <w:lang w:val="en-GB"/>
        </w:rPr>
        <w:fldChar w:fldCharType="begin" w:fldLock="1"/>
      </w:r>
      <w:r w:rsidR="00D477C7">
        <w:rPr>
          <w:lang w:val="en-GB"/>
        </w:rPr>
        <w:instrText>ADDIN CSL_CITATION { "citationItems" : [ { "id" : "ITEM-1", "itemData" : { "author" : [ { "dropping-particle" : "", "family" : "Jia", "given" : "G.", "non-dropping-particle" : "", "parse-names" : false, "suffix" : "" }, { "dropping-particle" : "", "family" : "Shevliakova", "given" : "E.", "non-dropping-particle" : "", "parse-names" : false, "suffix" : "" }, { "dropping-particle" : "", "family" : "Artaxo", "given" : "P.", "non-dropping-particle" : "", "parse-names" : false, "suffix" : "" }, { "dropping-particle" : "", "family" : "N. De Noblet-Ducoudr\u00e9", "given" : "", "non-dropping-particle" : "", "parse-names" : false, "suffix" : "" }, { "dropping-particle" : "", "family" : "Houghton", "given" : "R.", "non-dropping-particle" : "", "parse-names" : false, "suffix" : "" }, { "dropping-particle" : "", "family" : "House", "given" : "J.", "non-dropping-particle" : "", "parse-names" : false, "suffix" : "" }, { "dropping-particle" : "", "family" : "Kitajima", "given" : "K.", "non-dropping-particle" : "", "parse-names" : false, "suffix" : "" }, { "dropping-particle" : "", "family" : "Lennard", "given" : "C.", "non-dropping-particle" : "", "parse-names" : false, "suffix" : "" }, { "dropping-particle" : "", "family" : "Popp", "given" : "A.", "non-dropping-particle" : "", "parse-names" : false, "suffix" : "" }, { "dropping-particle" : "", "family" : "Sirin", "given" : "A.", "non-dropping-particle" : "", "parse-names" : false, "suffix" : "" }, { "dropping-particle" : "", "family" : "Sukumar", "given" : "R.", "non-dropping-particle" : "", "parse-names" : false, "suffix" : "" }, { "dropping-particle" : "", "family" : "Verchot", "given" : "L.", "non-dropping-particle" : "", "parse-names" : false, "suffix" : "" } ], "chapter-number" : "2", "container-title" : "Climate Change and Land: an IPCC special report on climate change, desertification, land degradation, sustainable land management, food security, and greenhouse gas fluxes in terrestrial ecosystems", "editor" : [ { "dropping-particle" : "", "family" : "Shukla", "given" : "P.R.", "non-dropping-particle" : "", "parse-names" : false, "suffix" : "" }, { "dropping-particle" : "", "family" : "Skea", "given" : "J.", "non-dropping-particle" : "", "parse-names" : false, "suffix" : "" }, { "dropping-particle" : "", "family" : "Buendia", "given" : "E. Calvo", "non-dropping-particle" : "", "parse-names" : false, "suffix" : "" }, { "dropping-particle" : "", "family" : "Masson-Delmotte", "given" : "V.", "non-dropping-particle" : "", "parse-names" : false, "suffix" : "" }, { "dropping-particle" : "", "family" : "P\u00f6rtner", "given" : "H.-O.", "non-dropping-particle" : "", "parse-names" : false, "suffix" : "" }, { "dropping-particle" : "", "family" : "Roberts", "given" : "D.C.", "non-dropping-particle" : "", "parse-names" : false, "suffix" : "" }, { "dropping-particle" : "", "family" : "Zhai", "given" : "P.", "non-dropping-particle" : "", "parse-names" : false, "suffix" : "" }, { "dropping-particle" : "", "family" : "Slade", "given" : "R.", "non-dropping-particle" : "", "parse-names" : false, "suffix" : "" }, { "dropping-particle" : "", "family" : "Connors", "given" : "S.", "non-dropping-particle" : "", "parse-names" : false, "suffix" : "" }, { "dropping-particle" : "van", "family" : "Diemen", "given" : "R.", "non-dropping-particle" : "", "parse-names" : false, "suffix" : "" }, { "dropping-particle" : "", "family" : "Ferrat", "given" : "M.", "non-dropping-particle" : "", "parse-names" : false, "suffix" : "" }, { "dropping-particle" : "", "family" : "Haughey", "given" : "E.", "non-dropping-particle" : "", "parse-names" : false, "suffix" : "" }, { "dropping-particle" : "", "family" : "Luz", "given" : "S.", "non-dropping-particle" : "", "parse-names" : false, "suffix" : "" }, { "dropping-particle" : "", "family" : "Neogi", "given" : "S.", "non-dropping-particle" : "", "parse-names" : false, "suffix" : "" }, { "dropping-particle" : "", "family" : "Pathak", "given" : "M.", "non-dropping-particle" : "", "parse-names" : false, "suffix" : "" }, { "dropping-particle" : "", "family" : "Petzold", "given" : "J.", "non-dropping-particle" : "", "parse-names" : false, "suffix" : "" }, { "dropping-particle" : "", "family" : "Portugal Pereira", "given" : "J.", "non-dropping-particle" : "", "parse-names" : false, "suffix" : "" }, { "dropping-particle" : "", "family" : "P. Vyas", "given" : "E. Huntley", "non-dropping-particle" : "", "parse-names" : false, "suffix" : "" }, { "dropping-particle" : "", "family" : "Kissick", "given" : "K.", "non-dropping-particle" : "", "parse-names" : false, "suffix" : "" }, { "dropping-particle" : "", "family" : "Belkacemi", "given" : "M.", "non-dropping-particle" : "", "parse-names" : false, "suffix" : "" }, { "dropping-particle" : "", "family" : "Malley", "given" : "J.", "non-dropping-particle" : "", "parse-names" : false, "suffix" : "" } ], "id" : "ITEM-1", "issued" : { "date-parts" : [ [ "2019" ] ] }, "page" : "131-247", "publisher" : "In Press", "title" : "Land\u2013climate interactions", "translator" : [ { "dropping-particle" : "", "family" : "G4114", "given" : "Rt13", "non-dropping-particle" : "", "parse-names" : false, "suffix" : "" } ], "type" : "chapter" }, "uris" : [ "http://www.mendeley.com/documents/?uuid=fe269d04-31f1-478b-889b-2d863ebc8b77" ] } ], "mendeley" : { "formattedCitation" : "(Jia et al., 2019)", "plainTextFormattedCitation" : "(Jia et al., 2019)", "previouslyFormattedCitation" : "(Jia et al., 2019)" }, "properties" : { "noteIndex" : 0 }, "schema" : "https://github.com/citation-style-language/schema/raw/master/csl-citation.json" }</w:instrText>
      </w:r>
      <w:r w:rsidRPr="00BE2A7D">
        <w:rPr>
          <w:lang w:val="en-GB"/>
        </w:rPr>
        <w:fldChar w:fldCharType="separate"/>
      </w:r>
      <w:r w:rsidR="00CB33A1">
        <w:rPr>
          <w:noProof/>
          <w:lang w:val="en-GB"/>
        </w:rPr>
        <w:t>(Jia et al., 2019)</w:t>
      </w:r>
      <w:r w:rsidRPr="00BE2A7D">
        <w:rPr>
          <w:lang w:val="en-GB"/>
        </w:rPr>
        <w:fldChar w:fldCharType="end"/>
      </w:r>
      <w:r w:rsidRPr="00BE2A7D">
        <w:rPr>
          <w:lang w:val="en-GB"/>
        </w:rPr>
        <w:t xml:space="preserve">. The SRCCL concluded that: </w:t>
      </w:r>
      <w:ins w:id="414" w:author="Ian Blenkinsop" w:date="2021-07-15T12:09:00Z">
        <w:r w:rsidR="001668E0">
          <w:rPr>
            <w:lang w:val="en-GB"/>
          </w:rPr>
          <w:t>(</w:t>
        </w:r>
      </w:ins>
      <w:r w:rsidRPr="00BE2A7D">
        <w:rPr>
          <w:lang w:val="en-GB"/>
        </w:rPr>
        <w:t xml:space="preserve">i) there is no agreement about the direction of future changes in </w:t>
      </w:r>
      <w:r>
        <w:rPr>
          <w:lang w:val="en-GB"/>
        </w:rPr>
        <w:t xml:space="preserve">mineral </w:t>
      </w:r>
      <w:r w:rsidRPr="00BE2A7D">
        <w:rPr>
          <w:lang w:val="en-GB"/>
        </w:rPr>
        <w:t xml:space="preserve">dust emissions; </w:t>
      </w:r>
      <w:ins w:id="415" w:author="Ian Blenkinsop" w:date="2021-07-15T12:09:00Z">
        <w:r w:rsidR="001668E0">
          <w:rPr>
            <w:lang w:val="en-GB"/>
          </w:rPr>
          <w:t>(</w:t>
        </w:r>
      </w:ins>
      <w:r w:rsidRPr="00BE2A7D">
        <w:rPr>
          <w:lang w:val="en-GB"/>
        </w:rPr>
        <w:t>ii) fossil fuel</w:t>
      </w:r>
      <w:r>
        <w:rPr>
          <w:lang w:val="en-GB"/>
        </w:rPr>
        <w:t xml:space="preserve"> and </w:t>
      </w:r>
      <w:r w:rsidRPr="00BE2A7D">
        <w:rPr>
          <w:lang w:val="en-GB"/>
        </w:rPr>
        <w:t>biomass burning</w:t>
      </w:r>
      <w:r>
        <w:rPr>
          <w:lang w:val="en-GB"/>
        </w:rPr>
        <w:t>,</w:t>
      </w:r>
      <w:r w:rsidRPr="00BE2A7D">
        <w:rPr>
          <w:lang w:val="en-GB"/>
        </w:rPr>
        <w:t xml:space="preserve"> and </w:t>
      </w:r>
      <w:commentRangeStart w:id="416"/>
      <w:ins w:id="417" w:author="Lucy Cowie" w:date="2021-07-23T17:38:00Z">
        <w:r w:rsidR="00EE7A51">
          <w:rPr>
            <w:lang w:val="en-GB"/>
          </w:rPr>
          <w:t>secondary organic aerosol</w:t>
        </w:r>
      </w:ins>
      <w:commentRangeEnd w:id="416"/>
      <w:ins w:id="418" w:author="Lucy Cowie" w:date="2021-07-23T17:39:00Z">
        <w:r w:rsidR="00EE7A51">
          <w:rPr>
            <w:rStyle w:val="Marquedecommentaire"/>
            <w:lang w:val="en-GB"/>
          </w:rPr>
          <w:commentReference w:id="416"/>
        </w:r>
      </w:ins>
      <w:ins w:id="419" w:author="Lucy Cowie" w:date="2021-07-23T17:38:00Z">
        <w:r w:rsidR="00EE7A51">
          <w:rPr>
            <w:lang w:val="en-GB"/>
          </w:rPr>
          <w:t xml:space="preserve"> </w:t>
        </w:r>
      </w:ins>
      <w:ins w:id="420" w:author="Lucy Cowie" w:date="2021-07-23T17:39:00Z">
        <w:r w:rsidR="00EE7A51">
          <w:rPr>
            <w:lang w:val="en-GB"/>
          </w:rPr>
          <w:t>(</w:t>
        </w:r>
      </w:ins>
      <w:r w:rsidRPr="00BE2A7D">
        <w:rPr>
          <w:lang w:val="en-GB"/>
        </w:rPr>
        <w:t>SOA</w:t>
      </w:r>
      <w:ins w:id="421" w:author="Lucy Cowie" w:date="2021-07-23T17:39:00Z">
        <w:r w:rsidR="00EE7A51">
          <w:rPr>
            <w:lang w:val="en-GB"/>
          </w:rPr>
          <w:t>)</w:t>
        </w:r>
      </w:ins>
      <w:r w:rsidRPr="00BE2A7D">
        <w:rPr>
          <w:lang w:val="en-GB"/>
        </w:rPr>
        <w:t xml:space="preserve"> from natural BVOC emissions are the main global sources of carbonaceous aerosols whose emissions are expected to increase in the near future due to possible increases in open biomass burning and increase in SOA from oxidation of BVOCs (</w:t>
      </w:r>
      <w:r w:rsidRPr="00BE2A7D">
        <w:rPr>
          <w:i/>
          <w:iCs/>
          <w:lang w:val="en-GB"/>
        </w:rPr>
        <w:t>medium confidence</w:t>
      </w:r>
      <w:r w:rsidRPr="00BE2A7D">
        <w:rPr>
          <w:lang w:val="en-GB"/>
        </w:rPr>
        <w:t xml:space="preserve">); </w:t>
      </w:r>
      <w:ins w:id="422" w:author="Ian Blenkinsop" w:date="2021-07-15T12:09:00Z">
        <w:r w:rsidR="001668E0">
          <w:rPr>
            <w:lang w:val="en-GB"/>
          </w:rPr>
          <w:t>and (</w:t>
        </w:r>
      </w:ins>
      <w:r w:rsidRPr="00BE2A7D">
        <w:rPr>
          <w:lang w:val="en-GB"/>
        </w:rPr>
        <w:t>iii) BVOCs are emitted in large amounts by forests and they are rapidly oxidi</w:t>
      </w:r>
      <w:ins w:id="423" w:author="Lucy Cowie" w:date="2021-07-26T15:14:00Z">
        <w:r w:rsidR="009B064A">
          <w:rPr>
            <w:lang w:val="en-GB"/>
          </w:rPr>
          <w:t>z</w:t>
        </w:r>
      </w:ins>
      <w:del w:id="424" w:author="Lucy Cowie" w:date="2021-07-26T15:14:00Z">
        <w:r w:rsidRPr="00BE2A7D" w:rsidDel="009B064A">
          <w:rPr>
            <w:lang w:val="en-GB"/>
          </w:rPr>
          <w:delText>s</w:delText>
        </w:r>
      </w:del>
      <w:r w:rsidRPr="00BE2A7D">
        <w:rPr>
          <w:lang w:val="en-GB"/>
        </w:rPr>
        <w:t>ed in the atmosphere to form less volatile compounds that can condense and form SOA, and in a warming planet, BVOC emissions are expected to increase but magnitude is unknown and will depend on future land</w:t>
      </w:r>
      <w:ins w:id="425" w:author="Lucy Cowie" w:date="2021-07-23T18:03:00Z">
        <w:r w:rsidR="002C06B0">
          <w:rPr>
            <w:lang w:val="en-GB"/>
          </w:rPr>
          <w:t>-</w:t>
        </w:r>
      </w:ins>
      <w:del w:id="426" w:author="Lucy Cowie" w:date="2021-07-23T18:03:00Z">
        <w:r w:rsidRPr="00BE2A7D" w:rsidDel="002C06B0">
          <w:rPr>
            <w:lang w:val="en-GB"/>
          </w:rPr>
          <w:delText xml:space="preserve"> </w:delText>
        </w:r>
      </w:del>
      <w:r w:rsidRPr="00BE2A7D">
        <w:rPr>
          <w:lang w:val="en-GB"/>
        </w:rPr>
        <w:t>use change, in addition to climate (</w:t>
      </w:r>
      <w:r w:rsidRPr="00BE2A7D">
        <w:rPr>
          <w:i/>
          <w:iCs/>
          <w:lang w:val="en-GB"/>
        </w:rPr>
        <w:t>limited evidence</w:t>
      </w:r>
      <w:r w:rsidRPr="009A11F2">
        <w:rPr>
          <w:lang w:val="en-GB"/>
          <w:rPrChange w:id="427" w:author="Lucy Cowie" w:date="2021-07-25T11:22:00Z">
            <w:rPr>
              <w:i/>
              <w:iCs/>
              <w:lang w:val="en-GB"/>
            </w:rPr>
          </w:rPrChange>
        </w:rPr>
        <w:t>,</w:t>
      </w:r>
      <w:r w:rsidRPr="00BE2A7D">
        <w:rPr>
          <w:i/>
          <w:iCs/>
          <w:lang w:val="en-GB"/>
        </w:rPr>
        <w:t xml:space="preserve"> medium agreement</w:t>
      </w:r>
      <w:r w:rsidRPr="00BE2A7D">
        <w:rPr>
          <w:lang w:val="en-GB"/>
        </w:rPr>
        <w:t>).</w:t>
      </w:r>
    </w:p>
    <w:p w14:paraId="24EC9596" w14:textId="77777777" w:rsidR="00331517" w:rsidRPr="00BE2A7D" w:rsidRDefault="00331517" w:rsidP="00D5630D">
      <w:pPr>
        <w:pStyle w:val="AR6BodyText"/>
        <w:rPr>
          <w:lang w:val="en-GB"/>
        </w:rPr>
      </w:pPr>
    </w:p>
    <w:p w14:paraId="23335C28" w14:textId="3C04C02C" w:rsidR="00331517" w:rsidRPr="00BE2A7D" w:rsidRDefault="00331517" w:rsidP="00D5630D">
      <w:pPr>
        <w:pStyle w:val="AR6BodyText"/>
        <w:rPr>
          <w:lang w:val="en-GB"/>
        </w:rPr>
      </w:pPr>
      <w:r w:rsidRPr="00BE2A7D">
        <w:rPr>
          <w:lang w:val="en-GB"/>
        </w:rPr>
        <w:t>Finally, the IPCC Special Report on the Ocean and Cryosphere in a Changing Climate (SROCC</w:t>
      </w:r>
      <w:del w:id="428" w:author="Ian Blenkinsop" w:date="2021-07-15T12:09:00Z">
        <w:r w:rsidRPr="00BE2A7D" w:rsidDel="001668E0">
          <w:rPr>
            <w:lang w:val="en-GB"/>
          </w:rPr>
          <w:delText>)</w:delText>
        </w:r>
      </w:del>
      <w:ins w:id="429" w:author="Robin Matthews" w:date="2021-07-08T18:19:00Z">
        <w:del w:id="430" w:author="Ian Blenkinsop" w:date="2021-07-15T12:09:00Z">
          <w:r w:rsidR="004D31F1" w:rsidDel="001668E0">
            <w:rPr>
              <w:lang w:val="en-GB"/>
            </w:rPr>
            <w:delText xml:space="preserve"> </w:delText>
          </w:r>
        </w:del>
      </w:ins>
      <w:del w:id="431" w:author="Ian Blenkinsop" w:date="2021-07-15T12:09:00Z">
        <w:r w:rsidRPr="00BE2A7D" w:rsidDel="001668E0">
          <w:rPr>
            <w:lang w:val="en-GB"/>
          </w:rPr>
          <w:fldChar w:fldCharType="begin" w:fldLock="1"/>
        </w:r>
        <w:r w:rsidR="00D477C7" w:rsidDel="001668E0">
          <w:rPr>
            <w:lang w:val="en-GB"/>
          </w:rPr>
          <w:delInstrText>ADDIN CSL_CITATION { "citationItems" : [ { "id" : "ITEM-1", "itemData" : { "DOI" : "https://www.ipcc.ch/report/srocc/", "author" : [ { "dropping-particle" : "", "family" : "IPCC", "given" : "", "non-dropping-particle" : "", "parse-names" : false, "suffix" : "" } ], "editor" : [ { "dropping-particle" : "", "family" : "Po\u0308rtner",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"Alegri\u0301a",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"ITEM-1", "issued" : { "date-parts" : [ [ "2019" ] ] }, "number-of-pages" : "755", "publisher" : "In Press", "title" : "IPCC Special Report on the Ocean and Cryosphere in a Changing Climate", "translator" : [ { "dropping-particle" : "", "family" : "G4301", "given" : "Rt12", "non-dropping-particle" : "", "parse-names" : false, "suffix" : "" } ], "type" : "report" }, "uris" : [ "http://www.mendeley.com/documents/?uuid=2ef46699-36a4-4bfe-b17f-61ecf9ad4e68" ] } ], "mendeley" : { "formattedCitation" : "(IPCC, 2019b)", "plainTextFormattedCitation" : "(IPCC, 2019b)", "previouslyFormattedCitation" : "(IPCC, 2019b)" }, "properties" : { "noteIndex" : 0 }, "schema" : "https://github.com/citation-style-language/schema/raw/master/csl-citation.json" }</w:delInstrText>
        </w:r>
        <w:r w:rsidRPr="00BE2A7D" w:rsidDel="001668E0">
          <w:rPr>
            <w:lang w:val="en-GB"/>
          </w:rPr>
          <w:fldChar w:fldCharType="separate"/>
        </w:r>
        <w:r w:rsidR="00CB33A1" w:rsidDel="001668E0">
          <w:rPr>
            <w:noProof/>
            <w:lang w:val="en-GB"/>
          </w:rPr>
          <w:delText>(IPCC, 2019b)</w:delText>
        </w:r>
        <w:r w:rsidRPr="00BE2A7D" w:rsidDel="001668E0">
          <w:rPr>
            <w:lang w:val="en-GB"/>
          </w:rPr>
          <w:fldChar w:fldCharType="end"/>
        </w:r>
      </w:del>
      <w:ins w:id="432" w:author="Ian Blenkinsop" w:date="2021-07-15T12:09:00Z">
        <w:r w:rsidR="001668E0" w:rsidRPr="00BE2A7D">
          <w:rPr>
            <w:lang w:val="en-GB"/>
          </w:rPr>
          <w:fldChar w:fldCharType="begin" w:fldLock="1"/>
        </w:r>
        <w:r w:rsidR="001668E0">
          <w:rPr>
            <w:lang w:val="en-GB"/>
          </w:rPr>
          <w:instrText>ADDIN CSL_CITATION { "citationItems" : [ { "id" : "ITEM-1", "itemData" : { "DOI" : "https://www.ipcc.ch/report/srocc/", "author" : [ { "dropping-particle" : "", "family" : "IPCC", "given" : "", "non-dropping-particle" : "", "parse-names" : false, "suffix" : "" } ], "editor" : [ { "dropping-particle" : "", "family" : "Po\u0308rtner",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"Alegri\u0301a",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"ITEM-1", "issued" : { "date-parts" : [ [ "2019" ] ] }, "number-of-pages" : "755", "publisher" : "In Press", "title" : "IPCC Special Report on the Ocean and Cryosphere in a Changing Climate", "translator" : [ { "dropping-particle" : "", "family" : "G4301", "given" : "Rt12", "non-dropping-particle" : "", "parse-names" : false, "suffix" : "" } ], "type" : "report" }, "uris" : [ "http://www.mendeley.com/documents/?uuid=2ef46699-36a4-4bfe-b17f-61ecf9ad4e68" ] } ], "mendeley" : { "formattedCitation" : "(IPCC, 2019b)", "plainTextFormattedCitation" : "(IPCC, 2019b)", "previouslyFormattedCitation" : "(IPCC, 2019b)" }, "properties" : { "noteIndex" : 0 }, "schema" : "https://github.com/citation-style-language/schema/raw/master/csl-citation.json" }</w:instrText>
        </w:r>
        <w:r w:rsidR="001668E0" w:rsidRPr="00BE2A7D">
          <w:rPr>
            <w:lang w:val="en-GB"/>
          </w:rPr>
          <w:fldChar w:fldCharType="separate"/>
        </w:r>
        <w:r w:rsidR="001668E0">
          <w:rPr>
            <w:noProof/>
            <w:lang w:val="en-GB"/>
          </w:rPr>
          <w:t>; IPCC, 2019b)</w:t>
        </w:r>
        <w:r w:rsidR="001668E0" w:rsidRPr="00BE2A7D">
          <w:rPr>
            <w:lang w:val="en-GB"/>
          </w:rPr>
          <w:fldChar w:fldCharType="end"/>
        </w:r>
      </w:ins>
      <w:r w:rsidRPr="00BE2A7D">
        <w:rPr>
          <w:lang w:val="en-GB"/>
        </w:rPr>
        <w:t xml:space="preserve"> discussed the effect</w:t>
      </w:r>
      <w:r>
        <w:rPr>
          <w:lang w:val="en-GB"/>
        </w:rPr>
        <w:t>s</w:t>
      </w:r>
      <w:r w:rsidRPr="00BE2A7D">
        <w:rPr>
          <w:lang w:val="en-GB"/>
        </w:rPr>
        <w:t xml:space="preserve"> of BC deposition on snow and glaciers, concluding that there is </w:t>
      </w:r>
      <w:r w:rsidRPr="00BE2A7D">
        <w:rPr>
          <w:i/>
          <w:iCs/>
          <w:lang w:val="en-GB"/>
        </w:rPr>
        <w:t xml:space="preserve">high confidence </w:t>
      </w:r>
      <w:r w:rsidRPr="00BE2A7D">
        <w:rPr>
          <w:lang w:val="en-GB"/>
        </w:rPr>
        <w:t>that darkening of snow through the deposition of BC and other light</w:t>
      </w:r>
      <w:ins w:id="433" w:author="Lucy Cowie" w:date="2021-07-23T18:05:00Z">
        <w:r w:rsidR="00700164">
          <w:rPr>
            <w:lang w:val="en-GB"/>
          </w:rPr>
          <w:t>-</w:t>
        </w:r>
      </w:ins>
      <w:del w:id="434" w:author="Lucy Cowie" w:date="2021-07-23T18:05:00Z">
        <w:r w:rsidRPr="00BE2A7D" w:rsidDel="00700164">
          <w:rPr>
            <w:lang w:val="en-GB"/>
          </w:rPr>
          <w:delText xml:space="preserve"> </w:delText>
        </w:r>
      </w:del>
      <w:r w:rsidRPr="00BE2A7D">
        <w:rPr>
          <w:lang w:val="en-GB"/>
        </w:rPr>
        <w:t>absorbing particles enhances snow</w:t>
      </w:r>
      <w:del w:id="435" w:author="Lucy Cowie" w:date="2021-07-23T18:06:00Z">
        <w:r w:rsidRPr="00BE2A7D" w:rsidDel="002D1043">
          <w:rPr>
            <w:lang w:val="en-GB"/>
          </w:rPr>
          <w:delText xml:space="preserve"> </w:delText>
        </w:r>
      </w:del>
      <w:r w:rsidRPr="00BE2A7D">
        <w:rPr>
          <w:lang w:val="en-GB"/>
        </w:rPr>
        <w:t xml:space="preserve">melt in </w:t>
      </w:r>
      <w:r>
        <w:rPr>
          <w:lang w:val="en-GB"/>
        </w:rPr>
        <w:t xml:space="preserve">the </w:t>
      </w:r>
      <w:r w:rsidRPr="00BE2A7D">
        <w:rPr>
          <w:lang w:val="en-GB"/>
        </w:rPr>
        <w:t xml:space="preserve">Arctic </w:t>
      </w:r>
      <w:r w:rsidRPr="00BE2A7D">
        <w:rPr>
          <w:lang w:val="en-GB"/>
        </w:rPr>
        <w:fldChar w:fldCharType="begin" w:fldLock="1"/>
      </w:r>
      <w:r w:rsidR="00D477C7">
        <w:rPr>
          <w:lang w:val="en-GB"/>
        </w:rPr>
        <w:instrText>ADDIN CSL_CITATION { "citationItems" : [ { "id" : "ITEM-1", "itemData" : { "author" : [ { "dropping-particle" : "", "family" : "Meredith", "given" : "M.", "non-dropping-particle" : "", "parse-names" : false, "suffix" : "" }, { "dropping-particle" : "", "family" : "Sommerkorn", "given" : "M.", "non-dropping-particle" : "", "parse-names" : false, "suffix" : "" }, { "dropping-particle" : "", "family" : "Cassotta", "given" : "S.", "non-dropping-particle" : "", "parse-names" : false, "suffix" : "" }, { "dropping-particle" : "", "family" : "Derksen", "given" : "C.", "non-dropping-particle" : "", "parse-names" : false, "suffix" : "" }, { "dropping-particle" : "", "family" : "Ekaykin", "given" : "A.", "non-dropping-particle" : "", "parse-names" : false, "suffix" : "" }, { "dropping-particle" : "", "family" : "Hollowed", "given" : "A.", "non-dropping-particle" : "", "parse-names" : false, "suffix" : "" }, { "dropping-particle" : "", "family" : "Kofinas", "given" : "G.", "non-dropping-particle" : "", "parse-names" : false, "suffix" : "" }, { "dropping-particle" : "", "family" : "Mackintosh", "given" : "A.", "non-dropping-particle" : "", "parse-names" : false, "suffix" : "" }, { "dropping-particle" : "", "family" : "Melbourne-Thomas", "given" : "J.", "non-dropping-particle" : "", "parse-names" : false, "suffix" : "" }, { "dropping-particle" : "", "family" : "Muelbert", "given" : "M.M.C.", "non-dropping-particle" : "", "parse-names" : false, "suffix" : "" }, { "dropping-particle" : "", "family" : "G. Ottersen", "given" : "H. Pritchard", "non-dropping-particle" : "", "parse-names" : false, "suffix" : "" }, { "dropping-particle" : "", "family" : "Schuur", "given" : "E.A.G.", "non-dropping-particle" : "", "parse-names" : false, "suffix" : "" } ], "chapter-number" : "3", "container-title" : "IPCC Special Report on the Ocean and Cryosphere in a Changing Climate", "editor" : [ { "dropping-particle" : "", "family" : "Po\u0308rtner",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"Alegri\u0301a",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"ITEM-1", "issued" : { "date-parts" : [ [ "2019" ] ] }, "page" : "203-320", "publisher" : "In Press", "title" : "Polar Regions", "translator" : [ { "dropping-particle" : "", "family" : "G4115", "given" : "Rt13", "non-dropping-particle" : "", "parse-names" : false, "suffix" : "" } ], "type" : "chapter" }, "uris" : [ "http://www.mendeley.com/documents/?uuid=069bb171-ab91-4e4b-864f-7a9803a5ec7e" ] } ], "mendeley" : { "formattedCitation" : "(Meredith et al., 2019)", "plainTextFormattedCitation" : "(Meredith et al., 2019)", "previouslyFormattedCitation" : "(Meredith et al., 2019)" }, "properties" : { "noteIndex" : 0 }, "schema" : "https://github.com/citation-style-language/schema/raw/master/csl-citation.json" }</w:instrText>
      </w:r>
      <w:r w:rsidRPr="00BE2A7D">
        <w:rPr>
          <w:lang w:val="en-GB"/>
        </w:rPr>
        <w:fldChar w:fldCharType="separate"/>
      </w:r>
      <w:r w:rsidR="00CB33A1">
        <w:rPr>
          <w:noProof/>
          <w:lang w:val="en-GB"/>
        </w:rPr>
        <w:t>(Meredith et al., 2019)</w:t>
      </w:r>
      <w:r w:rsidRPr="00BE2A7D">
        <w:rPr>
          <w:lang w:val="en-GB"/>
        </w:rPr>
        <w:fldChar w:fldCharType="end"/>
      </w:r>
      <w:r w:rsidRPr="00BE2A7D">
        <w:rPr>
          <w:lang w:val="en-GB"/>
        </w:rPr>
        <w:t xml:space="preserve">, but that there is </w:t>
      </w:r>
      <w:r w:rsidRPr="00BE2A7D">
        <w:rPr>
          <w:i/>
          <w:iCs/>
          <w:lang w:val="en-GB"/>
        </w:rPr>
        <w:t xml:space="preserve">limited evidence </w:t>
      </w:r>
      <w:r w:rsidRPr="00BE2A7D">
        <w:rPr>
          <w:lang w:val="en-GB"/>
        </w:rPr>
        <w:t xml:space="preserve">and </w:t>
      </w:r>
      <w:r w:rsidRPr="00BE2A7D">
        <w:rPr>
          <w:i/>
          <w:iCs/>
          <w:lang w:val="en-GB"/>
        </w:rPr>
        <w:t xml:space="preserve">low agreement </w:t>
      </w:r>
      <w:r w:rsidRPr="00BE2A7D">
        <w:rPr>
          <w:lang w:val="en-GB"/>
        </w:rPr>
        <w:t>that long-term changes in glacier mass of high mountain areas are linked to light</w:t>
      </w:r>
      <w:ins w:id="436" w:author="Lucy Cowie" w:date="2021-07-23T18:08:00Z">
        <w:r w:rsidR="00CD201A">
          <w:rPr>
            <w:lang w:val="en-GB"/>
          </w:rPr>
          <w:t>-</w:t>
        </w:r>
      </w:ins>
      <w:del w:id="437" w:author="Lucy Cowie" w:date="2021-07-23T18:08:00Z">
        <w:r w:rsidRPr="00BE2A7D" w:rsidDel="00CD201A">
          <w:rPr>
            <w:lang w:val="en-GB"/>
          </w:rPr>
          <w:delText xml:space="preserve"> </w:delText>
        </w:r>
      </w:del>
      <w:r w:rsidRPr="00BE2A7D">
        <w:rPr>
          <w:lang w:val="en-GB"/>
        </w:rPr>
        <w:t xml:space="preserve">absorbing particles </w:t>
      </w:r>
      <w:r w:rsidRPr="00BE2A7D">
        <w:rPr>
          <w:lang w:val="en-GB"/>
        </w:rPr>
        <w:fldChar w:fldCharType="begin" w:fldLock="1"/>
      </w:r>
      <w:r w:rsidR="00D477C7">
        <w:rPr>
          <w:lang w:val="en-GB"/>
        </w:rPr>
        <w:instrText>ADDIN CSL_CITATION { "citationItems" : [ { "id" : "ITEM-1", "itemData" : { "author" : [ { "dropping-particle" : "", "family" : "Hock", "given" : "R.", "non-dropping-particle" : "", "parse-names" : false, "suffix" : "" }, { "dropping-particle" : "", "family" : "Rasul", "given" : "G.", "non-dropping-particle" : "", "parse-names" : false, "suffix" : "" }, { "dropping-particle" : "", "family" : "Adler", "given" : "C.", "non-dropping-particle" : "", "parse-names" : false, "suffix" : "" }, { "dropping-particle" : "", "family" : "C\u00e1ceres", "given" : "B.", "non-dropping-particle" : "", "parse-names" : false, "suffix" : "" }, { "dropping-particle" : "", "family" : "Gruber", "given" : "S.", "non-dropping-particle" : "", "parse-names" : false, "suffix" : "" }, { "dropping-particle" : "", "family" : "Hirabayashi", "given" : "Y.", "non-dropping-particle" : "", "parse-names" : false, "suffix" : "" }, { "dropping-particle" : "", "family" : "Jackson", "given" : "M.", "non-dropping-particle" : "", "parse-names" : false, "suffix" : "" }, { "dropping-particle" : "", "family" : "K\u00e4\u00e4b", "given" : "A.", "non-dropping-particle" : "", "parse-names" : false, "suffix" : "" }, { "dropping-particle" : "", "family" : "Kang", "given" : "S.", "non-dropping-particle" : "", "parse-names" : false, "suffix" : "" }, { "dropping-particle" : "", "family" : "Kutuzov", "given" : "S.", "non-dropping-particle" : "", "parse-names" : false, "suffix" : "" }, { "dropping-particle" : "", "family" : "Milner", "given" : "A.", "non-dropping-particle" : "", "parse-names" : false, "suffix" : "" }, { "dropping-particle" : "", "family" : "Molau", "given" : "U.", "non-dropping-particle" : "", "parse-names" : false, "suffix" : "" }, { "dropping-particle" : "", "family" : "Morin", "given" : "S.", "non-dropping-particle" : "", "parse-names" : false, "suffix" : "" }, { "dropping-particle" : "", "family" : "Orlove", "given" : "B.", "non-dropping-particle" : "", "parse-names" : false, "suffix" : "" }, { "dropping-particle" : "", "family" : "Steltzer", "given" : "H.", "non-dropping-particle" : "", "parse-names" : false, "suffix" : "" } ], "chapter-number" : "2", "container-title" : "IPCC Special Report on the Ocean and Cryosphere in a Changing Climate", "editor" : [ { "dropping-particle" : "", "family" : "Po\u0308rtner",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"Alegri\u0301a",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"ITEM-1", "issued" : { "date-parts" : [ [ "2019" ] ] }, "page" : "131-202", "publisher" : "In Press", "title" : "High Mountain Areas", "translator" : [ { "dropping-particle" : "", "family" : "G5369", "given" : "Rt13", "non-dropping-particle" : "", "parse-names" : false, "suffix" : "" } ], "type" : "chapter" }, "uris" : [ "http://www.mendeley.com/documents/?uuid=d83eaa08-32f4-4715-a17f-ca78b5d94a63" ] } ], "mendeley" : { "formattedCitation" : "(Hock et al., 2019)", "plainTextFormattedCitation" : "(Hock et al., 2019)", "previouslyFormattedCitation" : "(Hock et al., 2019)" }, "properties" : { "noteIndex" : 0 }, "schema" : "https://github.com/citation-style-language/schema/raw/master/csl-citation.json" }</w:instrText>
      </w:r>
      <w:r w:rsidRPr="00BE2A7D">
        <w:rPr>
          <w:lang w:val="en-GB"/>
        </w:rPr>
        <w:fldChar w:fldCharType="separate"/>
      </w:r>
      <w:r w:rsidR="00CB33A1">
        <w:rPr>
          <w:noProof/>
          <w:lang w:val="en-GB"/>
        </w:rPr>
        <w:t>(Hock et al., 2019)</w:t>
      </w:r>
      <w:r w:rsidRPr="00BE2A7D">
        <w:rPr>
          <w:lang w:val="en-GB"/>
        </w:rPr>
        <w:fldChar w:fldCharType="end"/>
      </w:r>
      <w:r w:rsidRPr="00BE2A7D">
        <w:rPr>
          <w:lang w:val="en-GB"/>
        </w:rPr>
        <w:t>.</w:t>
      </w:r>
    </w:p>
    <w:p w14:paraId="04633B02" w14:textId="42765E3E" w:rsidR="00331517" w:rsidRDefault="00331517" w:rsidP="00D5630D">
      <w:pPr>
        <w:pStyle w:val="AR6BodyText"/>
        <w:rPr>
          <w:lang w:val="en-GB"/>
        </w:rPr>
      </w:pPr>
    </w:p>
    <w:p w14:paraId="520A3814" w14:textId="77777777" w:rsidR="007E79EA" w:rsidRPr="00BE2A7D" w:rsidRDefault="007E79EA" w:rsidP="00D5630D">
      <w:pPr>
        <w:pStyle w:val="AR6BodyText"/>
        <w:rPr>
          <w:lang w:val="en-GB"/>
        </w:rPr>
      </w:pPr>
    </w:p>
    <w:p w14:paraId="6DDB7259" w14:textId="77777777" w:rsidR="00331517" w:rsidRPr="00930489" w:rsidRDefault="00331517" w:rsidP="00930489">
      <w:pPr>
        <w:pStyle w:val="AR6Chap6Level2611"/>
      </w:pPr>
      <w:bookmarkStart w:id="438" w:name="_Toc30500984"/>
      <w:bookmarkStart w:id="439" w:name="_Toc70498161"/>
      <w:r w:rsidRPr="00930489">
        <w:t>Chapter Roadmap</w:t>
      </w:r>
      <w:bookmarkEnd w:id="438"/>
      <w:bookmarkEnd w:id="439"/>
    </w:p>
    <w:p w14:paraId="16BEAA22" w14:textId="77777777" w:rsidR="00331517" w:rsidRPr="00071871" w:rsidRDefault="00331517">
      <w:pPr>
        <w:pStyle w:val="AR6BodyText"/>
        <w:rPr>
          <w:lang w:val="en-GB"/>
        </w:rPr>
      </w:pPr>
    </w:p>
    <w:p w14:paraId="2B91A01D" w14:textId="77777777" w:rsidR="00331517" w:rsidRDefault="00331517">
      <w:pPr>
        <w:pStyle w:val="AR6BodyText"/>
        <w:rPr>
          <w:lang w:val="en-GB"/>
        </w:rPr>
      </w:pPr>
      <w:r w:rsidRPr="00071871">
        <w:rPr>
          <w:lang w:val="en-GB"/>
        </w:rPr>
        <w:t>Figure 6.</w:t>
      </w:r>
      <w:r>
        <w:rPr>
          <w:lang w:val="en-GB"/>
        </w:rPr>
        <w:t>2</w:t>
      </w:r>
      <w:r w:rsidRPr="00071871">
        <w:rPr>
          <w:lang w:val="en-GB"/>
        </w:rPr>
        <w:t xml:space="preserve"> </w:t>
      </w:r>
      <w:r>
        <w:rPr>
          <w:lang w:val="en-GB"/>
        </w:rPr>
        <w:t xml:space="preserve">presents </w:t>
      </w:r>
      <w:r w:rsidRPr="00071871">
        <w:rPr>
          <w:lang w:val="en-GB"/>
        </w:rPr>
        <w:t xml:space="preserve">the Chapter 6 roadmap. </w:t>
      </w:r>
    </w:p>
    <w:p w14:paraId="0CB83023" w14:textId="77777777" w:rsidR="00331517" w:rsidRPr="00071871" w:rsidRDefault="00331517">
      <w:pPr>
        <w:pStyle w:val="AR6BodyText"/>
        <w:rPr>
          <w:lang w:val="en-GB"/>
        </w:rPr>
      </w:pPr>
    </w:p>
    <w:p w14:paraId="111B59A7" w14:textId="767866CB" w:rsidR="00331517" w:rsidRPr="00114C40" w:rsidRDefault="00331517" w:rsidP="00D5630D">
      <w:pPr>
        <w:pStyle w:val="AR6BodyText"/>
        <w:rPr>
          <w:lang w:val="en-GB"/>
        </w:rPr>
      </w:pPr>
      <w:r w:rsidRPr="00243BFE">
        <w:rPr>
          <w:lang w:val="en-GB"/>
        </w:rPr>
        <w:t>Specific aspects of SLCFs can also be found in other chapters of this report: the evolution of ozone, HFCs</w:t>
      </w:r>
      <w:ins w:id="440" w:author="Lucy Cowie" w:date="2021-07-23T18:10:00Z">
        <w:r w:rsidR="00FB279F" w:rsidRPr="00243BFE">
          <w:rPr>
            <w:lang w:val="en-GB"/>
          </w:rPr>
          <w:t xml:space="preserve"> and</w:t>
        </w:r>
      </w:ins>
      <w:del w:id="441" w:author="Lucy Cowie" w:date="2021-07-23T18:10:00Z">
        <w:r w:rsidRPr="00243BFE" w:rsidDel="00FB279F">
          <w:rPr>
            <w:lang w:val="en-GB"/>
          </w:rPr>
          <w:delText>,</w:delText>
        </w:r>
      </w:del>
      <w:r w:rsidRPr="00243BFE">
        <w:rPr>
          <w:lang w:val="en-GB"/>
        </w:rPr>
        <w:t xml:space="preserve"> aerosols</w:t>
      </w:r>
      <w:ins w:id="442" w:author="Lucy Cowie" w:date="2021-07-25T11:25:00Z">
        <w:r w:rsidR="00243BFE" w:rsidRPr="00243BFE">
          <w:rPr>
            <w:lang w:val="en-GB"/>
            <w:rPrChange w:id="443" w:author="Lucy Cowie" w:date="2021-07-25T11:25:00Z">
              <w:rPr>
                <w:highlight w:val="yellow"/>
                <w:lang w:val="en-GB"/>
              </w:rPr>
            </w:rPrChange>
          </w:rPr>
          <w:t>,</w:t>
        </w:r>
      </w:ins>
      <w:r w:rsidRPr="00243BFE">
        <w:rPr>
          <w:lang w:val="en-GB"/>
        </w:rPr>
        <w:t xml:space="preserve"> as well as </w:t>
      </w:r>
      <w:ins w:id="444" w:author="Lucy Cowie" w:date="2021-07-23T18:10:00Z">
        <w:r w:rsidR="00FB279F" w:rsidRPr="00243BFE">
          <w:rPr>
            <w:lang w:val="en-GB"/>
          </w:rPr>
          <w:t xml:space="preserve">the </w:t>
        </w:r>
      </w:ins>
      <w:r w:rsidRPr="00243BFE">
        <w:rPr>
          <w:lang w:val="en-GB"/>
        </w:rPr>
        <w:t>long</w:t>
      </w:r>
      <w:ins w:id="445" w:author="Lucy Cowie" w:date="2021-07-23T18:10:00Z">
        <w:r w:rsidR="00FB279F" w:rsidRPr="00243BFE">
          <w:rPr>
            <w:lang w:val="en-GB"/>
          </w:rPr>
          <w:t>-</w:t>
        </w:r>
      </w:ins>
      <w:del w:id="446" w:author="Lucy Cowie" w:date="2021-07-23T18:10:00Z">
        <w:r w:rsidRPr="00243BFE" w:rsidDel="00FB279F">
          <w:rPr>
            <w:lang w:val="en-GB"/>
          </w:rPr>
          <w:delText xml:space="preserve"> </w:delText>
        </w:r>
      </w:del>
      <w:r w:rsidRPr="00243BFE">
        <w:rPr>
          <w:lang w:val="en-GB"/>
        </w:rPr>
        <w:t>term evolution of methane, dust</w:t>
      </w:r>
      <w:ins w:id="447" w:author="Lucy Cowie" w:date="2021-07-23T18:10:00Z">
        <w:r w:rsidR="00FB279F" w:rsidRPr="00243BFE">
          <w:rPr>
            <w:lang w:val="en-GB"/>
          </w:rPr>
          <w:t xml:space="preserve"> and</w:t>
        </w:r>
      </w:ins>
      <w:del w:id="448" w:author="Lucy Cowie" w:date="2021-07-23T18:10:00Z">
        <w:r w:rsidRPr="00243BFE" w:rsidDel="00FB279F">
          <w:rPr>
            <w:lang w:val="en-GB"/>
          </w:rPr>
          <w:delText>,</w:delText>
        </w:r>
      </w:del>
      <w:r w:rsidRPr="00243BFE">
        <w:rPr>
          <w:lang w:val="en-GB"/>
        </w:rPr>
        <w:t xml:space="preserve"> volcanic aerosols are discussed in Chapter 2</w:t>
      </w:r>
      <w:del w:id="449" w:author="Lucy Cowie" w:date="2021-07-23T18:11:00Z">
        <w:r w:rsidRPr="00243BFE" w:rsidDel="00635D3C">
          <w:rPr>
            <w:lang w:val="en-GB"/>
          </w:rPr>
          <w:delText>,</w:delText>
        </w:r>
      </w:del>
      <w:ins w:id="450" w:author="Lucy Cowie" w:date="2021-07-23T18:11:00Z">
        <w:r w:rsidR="00FB279F" w:rsidRPr="00243BFE">
          <w:rPr>
            <w:lang w:val="en-GB"/>
          </w:rPr>
          <w:t>;</w:t>
        </w:r>
      </w:ins>
      <w:r w:rsidRPr="00243BFE">
        <w:rPr>
          <w:lang w:val="en-GB"/>
        </w:rPr>
        <w:t xml:space="preserve"> near-term climate projections and SLCFs are discussed in Chapter 4</w:t>
      </w:r>
      <w:ins w:id="451" w:author="Lucy Cowie" w:date="2021-07-23T18:11:00Z">
        <w:r w:rsidR="00635D3C" w:rsidRPr="00243BFE">
          <w:rPr>
            <w:lang w:val="en-GB"/>
          </w:rPr>
          <w:t>;</w:t>
        </w:r>
      </w:ins>
      <w:del w:id="452" w:author="Lucy Cowie" w:date="2021-07-23T18:11:00Z">
        <w:r w:rsidRPr="00243BFE" w:rsidDel="00635D3C">
          <w:rPr>
            <w:lang w:val="en-GB"/>
          </w:rPr>
          <w:delText>,</w:delText>
        </w:r>
      </w:del>
      <w:r w:rsidRPr="00243BFE">
        <w:rPr>
          <w:lang w:val="en-GB"/>
        </w:rPr>
        <w:t xml:space="preserve"> the global budget of methane is addressed in Chapter 5</w:t>
      </w:r>
      <w:ins w:id="453" w:author="Lucy Cowie" w:date="2021-07-23T18:11:00Z">
        <w:r w:rsidR="00737139" w:rsidRPr="00243BFE">
          <w:rPr>
            <w:lang w:val="en-GB"/>
          </w:rPr>
          <w:t>;</w:t>
        </w:r>
      </w:ins>
      <w:del w:id="454" w:author="Lucy Cowie" w:date="2021-07-23T18:11:00Z">
        <w:r w:rsidRPr="00243BFE" w:rsidDel="00737139">
          <w:rPr>
            <w:lang w:val="en-GB"/>
          </w:rPr>
          <w:delText>,</w:delText>
        </w:r>
      </w:del>
      <w:r w:rsidRPr="00243BFE">
        <w:rPr>
          <w:lang w:val="en-GB"/>
        </w:rPr>
        <w:t xml:space="preserve"> aerosol</w:t>
      </w:r>
      <w:ins w:id="455" w:author="Lucy Cowie" w:date="2021-07-23T18:13:00Z">
        <w:r w:rsidR="004D30FE" w:rsidRPr="00243BFE">
          <w:rPr>
            <w:lang w:val="en-GB"/>
          </w:rPr>
          <w:t>–</w:t>
        </w:r>
      </w:ins>
      <w:del w:id="456" w:author="Lucy Cowie" w:date="2021-07-23T18:13:00Z">
        <w:r w:rsidRPr="00243BFE" w:rsidDel="004D30FE">
          <w:rPr>
            <w:lang w:val="en-GB"/>
          </w:rPr>
          <w:delText>-</w:delText>
        </w:r>
      </w:del>
      <w:r w:rsidRPr="00243BFE">
        <w:rPr>
          <w:lang w:val="en-GB"/>
        </w:rPr>
        <w:t xml:space="preserve">cloud and </w:t>
      </w:r>
      <w:commentRangeStart w:id="457"/>
      <w:r w:rsidRPr="00243BFE">
        <w:rPr>
          <w:lang w:val="en-GB"/>
        </w:rPr>
        <w:t>aerosol</w:t>
      </w:r>
      <w:ins w:id="458" w:author="Lucy Cowie" w:date="2021-07-23T18:13:00Z">
        <w:r w:rsidR="004D30FE" w:rsidRPr="00243BFE">
          <w:rPr>
            <w:lang w:val="en-GB"/>
          </w:rPr>
          <w:t>–</w:t>
        </w:r>
      </w:ins>
      <w:del w:id="459" w:author="Lucy Cowie" w:date="2021-07-23T18:13:00Z">
        <w:r w:rsidRPr="00243BFE" w:rsidDel="004D30FE">
          <w:rPr>
            <w:lang w:val="en-GB"/>
          </w:rPr>
          <w:delText>-</w:delText>
        </w:r>
      </w:del>
      <w:r w:rsidRPr="00243BFE">
        <w:rPr>
          <w:lang w:val="en-GB"/>
        </w:rPr>
        <w:t xml:space="preserve">precipitation interactions </w:t>
      </w:r>
      <w:commentRangeEnd w:id="457"/>
      <w:r w:rsidR="004D30FE" w:rsidRPr="00243BFE">
        <w:rPr>
          <w:rStyle w:val="Marquedecommentaire"/>
          <w:lang w:val="en-GB"/>
        </w:rPr>
        <w:commentReference w:id="457"/>
      </w:r>
      <w:r w:rsidRPr="00243BFE">
        <w:rPr>
          <w:lang w:val="en-GB"/>
        </w:rPr>
        <w:t>are treated in Chapters 7 and 8, respectively</w:t>
      </w:r>
      <w:ins w:id="460" w:author="Lucy Cowie" w:date="2021-07-23T18:14:00Z">
        <w:r w:rsidR="00085160" w:rsidRPr="00243BFE">
          <w:rPr>
            <w:lang w:val="en-GB"/>
          </w:rPr>
          <w:t>;</w:t>
        </w:r>
      </w:ins>
      <w:del w:id="461" w:author="Lucy Cowie" w:date="2021-07-23T18:14:00Z">
        <w:r w:rsidRPr="00243BFE" w:rsidDel="00085160">
          <w:rPr>
            <w:lang w:val="en-GB"/>
          </w:rPr>
          <w:delText>,</w:delText>
        </w:r>
      </w:del>
      <w:r w:rsidRPr="00243BFE">
        <w:rPr>
          <w:lang w:val="en-GB"/>
        </w:rPr>
        <w:t xml:space="preserve"> the global radiative forcing of SLCFs is assessed in Chapter 7</w:t>
      </w:r>
      <w:ins w:id="462" w:author="Lucy Cowie" w:date="2021-07-23T18:14:00Z">
        <w:r w:rsidR="00085160" w:rsidRPr="00243BFE">
          <w:rPr>
            <w:lang w:val="en-GB"/>
          </w:rPr>
          <w:t>;</w:t>
        </w:r>
      </w:ins>
      <w:del w:id="463" w:author="Lucy Cowie" w:date="2021-07-23T18:14:00Z">
        <w:r w:rsidRPr="00243BFE" w:rsidDel="00085160">
          <w:rPr>
            <w:lang w:val="en-GB"/>
          </w:rPr>
          <w:delText>,</w:delText>
        </w:r>
      </w:del>
      <w:r w:rsidRPr="00243BFE">
        <w:rPr>
          <w:lang w:val="en-GB"/>
        </w:rPr>
        <w:t xml:space="preserve"> some aspects of downscaling methodology in climate modelling concerning SLCFs are discussed in Chapter 10.</w:t>
      </w:r>
      <w:r w:rsidRPr="00DD406E">
        <w:rPr>
          <w:lang w:val="en-GB"/>
        </w:rPr>
        <w:t xml:space="preserve"> </w:t>
      </w:r>
      <w:r w:rsidRPr="003F5838">
        <w:rPr>
          <w:lang w:val="en-US"/>
        </w:rPr>
        <w:t>The WG</w:t>
      </w:r>
      <w:r w:rsidR="002D0B2B">
        <w:rPr>
          <w:lang w:val="en-US"/>
        </w:rPr>
        <w:t>II</w:t>
      </w:r>
      <w:r w:rsidRPr="003F5838">
        <w:rPr>
          <w:lang w:val="en-US"/>
        </w:rPr>
        <w:t xml:space="preserve"> report assesses how climate change affects air pollution and impacts on human health and the WG</w:t>
      </w:r>
      <w:r w:rsidR="002D0B2B">
        <w:rPr>
          <w:lang w:val="en-US"/>
        </w:rPr>
        <w:t>III</w:t>
      </w:r>
      <w:r w:rsidRPr="003F5838">
        <w:rPr>
          <w:lang w:val="en-US"/>
        </w:rPr>
        <w:t xml:space="preserve"> report assesses the role of SLCFs in abatement strategies and their cost</w:t>
      </w:r>
      <w:ins w:id="464" w:author="Lucy Cowie" w:date="2021-07-23T18:21:00Z">
        <w:r w:rsidR="005F6C8D">
          <w:rPr>
            <w:lang w:val="en-US"/>
          </w:rPr>
          <w:t>-</w:t>
        </w:r>
      </w:ins>
      <w:del w:id="465" w:author="Lucy Cowie" w:date="2021-07-23T18:21:00Z">
        <w:r w:rsidRPr="003F5838" w:rsidDel="005F6C8D">
          <w:rPr>
            <w:lang w:val="en-US"/>
          </w:rPr>
          <w:delText xml:space="preserve"> </w:delText>
        </w:r>
      </w:del>
      <w:r w:rsidRPr="003F5838">
        <w:rPr>
          <w:lang w:val="en-US"/>
        </w:rPr>
        <w:t xml:space="preserve">effectiveness, the implications of mitigation efforts on air pollution as well as the articulation between air pollution policies and </w:t>
      </w:r>
      <w:ins w:id="466" w:author="Lucy Cowie" w:date="2021-07-25T11:30:00Z">
        <w:r w:rsidR="00A2469C">
          <w:rPr>
            <w:lang w:val="en-US"/>
          </w:rPr>
          <w:t>greenhouse gas (</w:t>
        </w:r>
      </w:ins>
      <w:r w:rsidRPr="003F5838">
        <w:rPr>
          <w:lang w:val="en-US"/>
        </w:rPr>
        <w:t>GHG</w:t>
      </w:r>
      <w:ins w:id="467" w:author="Lucy Cowie" w:date="2021-07-26T12:57:00Z">
        <w:r w:rsidR="00AC68FB">
          <w:rPr>
            <w:lang w:val="en-US"/>
          </w:rPr>
          <w:t>)</w:t>
        </w:r>
      </w:ins>
      <w:r w:rsidRPr="003F5838">
        <w:rPr>
          <w:lang w:val="en-US"/>
        </w:rPr>
        <w:t xml:space="preserve"> mitigation. </w:t>
      </w:r>
    </w:p>
    <w:p w14:paraId="614B1237" w14:textId="77777777" w:rsidR="00331517" w:rsidRPr="00FE02FC" w:rsidRDefault="00331517" w:rsidP="00D5630D">
      <w:pPr>
        <w:rPr>
          <w:lang w:val="en-US"/>
        </w:rPr>
      </w:pPr>
    </w:p>
    <w:p w14:paraId="1806AAD0" w14:textId="6C58EAFB" w:rsidR="00331517" w:rsidRDefault="00331517" w:rsidP="00D5630D">
      <w:pPr>
        <w:pStyle w:val="AR6BodyText"/>
        <w:rPr>
          <w:lang w:val="en-GB"/>
        </w:rPr>
      </w:pPr>
      <w:r>
        <w:rPr>
          <w:lang w:val="en-GB"/>
        </w:rPr>
        <w:t>T</w:t>
      </w:r>
      <w:r w:rsidRPr="00EA6622">
        <w:rPr>
          <w:lang w:val="en-GB"/>
        </w:rPr>
        <w:t xml:space="preserve">his chapter discusses air quality from a global point of view with </w:t>
      </w:r>
      <w:ins w:id="468" w:author="Lucy Cowie" w:date="2021-07-23T18:22:00Z">
        <w:r w:rsidR="00D61D68">
          <w:rPr>
            <w:lang w:val="en-GB"/>
          </w:rPr>
          <w:t xml:space="preserve">a </w:t>
        </w:r>
      </w:ins>
      <w:r w:rsidRPr="00EA6622">
        <w:rPr>
          <w:lang w:val="en-GB"/>
        </w:rPr>
        <w:t xml:space="preserve">focus on surface ozone and particulate matter surface concentrations. Local and indoor air pollution, as well as </w:t>
      </w:r>
      <w:ins w:id="469" w:author="Lucy Cowie" w:date="2021-07-23T18:22:00Z">
        <w:r w:rsidR="00D61D68">
          <w:rPr>
            <w:lang w:val="en-GB"/>
          </w:rPr>
          <w:t xml:space="preserve">the </w:t>
        </w:r>
      </w:ins>
      <w:commentRangeStart w:id="470"/>
      <w:r w:rsidRPr="00EA6622">
        <w:rPr>
          <w:lang w:val="en-GB"/>
        </w:rPr>
        <w:t>effect</w:t>
      </w:r>
      <w:commentRangeEnd w:id="470"/>
      <w:r w:rsidR="00BC03D0">
        <w:rPr>
          <w:rStyle w:val="Marquedecommentaire"/>
          <w:lang w:val="en-GB"/>
        </w:rPr>
        <w:commentReference w:id="470"/>
      </w:r>
      <w:r w:rsidRPr="00EA6622">
        <w:rPr>
          <w:lang w:val="en-GB"/>
        </w:rPr>
        <w:t xml:space="preserve"> of air pollution on health, are beyond the scope of this chapter. This </w:t>
      </w:r>
      <w:ins w:id="471" w:author="Lucy Cowie" w:date="2021-07-26T14:48:00Z">
        <w:r w:rsidR="00483962">
          <w:rPr>
            <w:lang w:val="en-GB"/>
          </w:rPr>
          <w:t>A</w:t>
        </w:r>
      </w:ins>
      <w:del w:id="472" w:author="Lucy Cowie" w:date="2021-07-26T14:48:00Z">
        <w:r w:rsidRPr="00EA6622" w:rsidDel="00483962">
          <w:rPr>
            <w:lang w:val="en-GB"/>
          </w:rPr>
          <w:delText>a</w:delText>
        </w:r>
      </w:del>
      <w:r w:rsidRPr="00EA6622">
        <w:rPr>
          <w:lang w:val="en-GB"/>
        </w:rPr>
        <w:t xml:space="preserve">ssessment is mainly based on results and studies relying on global models or observation datasets operated through global networks or from satellites. </w:t>
      </w:r>
      <w:r w:rsidRPr="00FC736E">
        <w:rPr>
          <w:lang w:val="en-GB"/>
        </w:rPr>
        <w:t xml:space="preserve">Global </w:t>
      </w:r>
      <w:commentRangeStart w:id="473"/>
      <w:r w:rsidRPr="00FC736E">
        <w:rPr>
          <w:lang w:val="en-GB"/>
        </w:rPr>
        <w:t>chemistry</w:t>
      </w:r>
      <w:ins w:id="474" w:author="Lucy Cowie" w:date="2021-07-26T15:24:00Z">
        <w:r w:rsidR="00C60A72">
          <w:rPr>
            <w:lang w:val="en-GB"/>
          </w:rPr>
          <w:t xml:space="preserve"> </w:t>
        </w:r>
      </w:ins>
      <w:del w:id="475" w:author="Lucy Cowie" w:date="2021-07-26T15:24:00Z">
        <w:r w:rsidRPr="00FC736E" w:rsidDel="00C60A72">
          <w:rPr>
            <w:lang w:val="en-GB"/>
          </w:rPr>
          <w:lastRenderedPageBreak/>
          <w:delText>-</w:delText>
        </w:r>
      </w:del>
      <w:r w:rsidRPr="00FC736E">
        <w:rPr>
          <w:lang w:val="en-GB"/>
        </w:rPr>
        <w:t>climate models</w:t>
      </w:r>
      <w:commentRangeEnd w:id="473"/>
      <w:r w:rsidR="00C60A72">
        <w:rPr>
          <w:rStyle w:val="Marquedecommentaire"/>
          <w:lang w:val="en-GB"/>
        </w:rPr>
        <w:commentReference w:id="473"/>
      </w:r>
      <w:r w:rsidRPr="00EA6622">
        <w:rPr>
          <w:lang w:val="en-GB"/>
        </w:rPr>
        <w:t xml:space="preserve"> </w:t>
      </w:r>
      <w:commentRangeStart w:id="476"/>
      <w:r w:rsidRPr="00EA6622">
        <w:rPr>
          <w:lang w:val="en-GB"/>
        </w:rPr>
        <w:t xml:space="preserve">allow to quantify the changes </w:t>
      </w:r>
      <w:commentRangeEnd w:id="476"/>
      <w:r w:rsidR="00B7729E">
        <w:rPr>
          <w:rStyle w:val="Marquedecommentaire"/>
          <w:lang w:val="en-GB"/>
        </w:rPr>
        <w:commentReference w:id="476"/>
      </w:r>
      <w:r w:rsidRPr="00EA6622">
        <w:rPr>
          <w:lang w:val="en-GB"/>
        </w:rPr>
        <w:t xml:space="preserve">in </w:t>
      </w:r>
      <w:r w:rsidRPr="00EA6622">
        <w:rPr>
          <w:iCs/>
          <w:lang w:val="en-GB"/>
        </w:rPr>
        <w:t>background</w:t>
      </w:r>
      <w:r w:rsidRPr="00EA6622">
        <w:rPr>
          <w:lang w:val="en-GB"/>
        </w:rPr>
        <w:t xml:space="preserve"> concentrations such as surface ozone due to large</w:t>
      </w:r>
      <w:ins w:id="477" w:author="Lucy Cowie" w:date="2021-07-23T18:25:00Z">
        <w:r w:rsidR="000E47D7">
          <w:rPr>
            <w:lang w:val="en-GB"/>
          </w:rPr>
          <w:t>-</w:t>
        </w:r>
      </w:ins>
      <w:del w:id="478" w:author="Lucy Cowie" w:date="2021-07-23T18:25:00Z">
        <w:r w:rsidRPr="00EA6622" w:rsidDel="000E47D7">
          <w:rPr>
            <w:lang w:val="en-GB"/>
          </w:rPr>
          <w:delText xml:space="preserve"> </w:delText>
        </w:r>
      </w:del>
      <w:r w:rsidRPr="00EA6622">
        <w:rPr>
          <w:lang w:val="en-GB"/>
        </w:rPr>
        <w:t>scale changes in climate or CH</w:t>
      </w:r>
      <w:r w:rsidRPr="00EA6622">
        <w:rPr>
          <w:vertAlign w:val="subscript"/>
          <w:lang w:val="en-GB"/>
        </w:rPr>
        <w:t>4</w:t>
      </w:r>
      <w:r w:rsidRPr="00EA6622">
        <w:rPr>
          <w:lang w:val="en-GB"/>
        </w:rPr>
        <w:t xml:space="preserve"> by considering comprehensively the physiochemical processes (</w:t>
      </w:r>
      <w:del w:id="479" w:author="Lucy Cowie" w:date="2021-07-23T18:25:00Z">
        <w:r w:rsidRPr="00EA6622" w:rsidDel="009B5842">
          <w:rPr>
            <w:lang w:val="en-GB"/>
          </w:rPr>
          <w:delText xml:space="preserve">see </w:delText>
        </w:r>
      </w:del>
      <w:r w:rsidRPr="00EA6622">
        <w:rPr>
          <w:lang w:val="en-GB"/>
        </w:rPr>
        <w:t xml:space="preserve">Box 6.1). </w:t>
      </w:r>
      <w:r>
        <w:rPr>
          <w:lang w:val="en-US"/>
        </w:rPr>
        <w:t>In addition</w:t>
      </w:r>
      <w:r w:rsidRPr="009166E8">
        <w:rPr>
          <w:lang w:val="en-US"/>
        </w:rPr>
        <w:t>, climate effects are often non-linear responses to concentrations</w:t>
      </w:r>
      <w:r w:rsidRPr="00E87E77">
        <w:rPr>
          <w:lang w:val="en-US"/>
        </w:rPr>
        <w:t xml:space="preserve"> </w:t>
      </w:r>
      <w:r>
        <w:rPr>
          <w:lang w:val="en-US"/>
        </w:rPr>
        <w:t xml:space="preserve">which already respond non-linearly to </w:t>
      </w:r>
      <w:r w:rsidRPr="00271B67">
        <w:rPr>
          <w:lang w:val="en-US"/>
        </w:rPr>
        <w:t>emissions</w:t>
      </w:r>
      <w:r>
        <w:rPr>
          <w:lang w:val="en-US"/>
        </w:rPr>
        <w:t>,</w:t>
      </w:r>
      <w:r w:rsidRPr="009166E8">
        <w:rPr>
          <w:lang w:val="en-US"/>
        </w:rPr>
        <w:t xml:space="preserve"> </w:t>
      </w:r>
      <w:r>
        <w:rPr>
          <w:lang w:val="en-US"/>
        </w:rPr>
        <w:t xml:space="preserve">with </w:t>
      </w:r>
      <w:r w:rsidRPr="009166E8">
        <w:rPr>
          <w:lang w:val="en-US"/>
        </w:rPr>
        <w:t>per</w:t>
      </w:r>
      <w:ins w:id="480" w:author="Lucy Cowie" w:date="2021-07-25T11:47:00Z">
        <w:r w:rsidR="00942A19">
          <w:rPr>
            <w:lang w:val="en-US"/>
          </w:rPr>
          <w:t>-</w:t>
        </w:r>
      </w:ins>
      <w:del w:id="481" w:author="Lucy Cowie" w:date="2021-07-25T11:47:00Z">
        <w:r w:rsidRPr="009166E8" w:rsidDel="00942A19">
          <w:rPr>
            <w:lang w:val="en-US"/>
          </w:rPr>
          <w:delText xml:space="preserve"> </w:delText>
        </w:r>
      </w:del>
      <w:r w:rsidRPr="009166E8">
        <w:rPr>
          <w:lang w:val="en-US"/>
        </w:rPr>
        <w:t>mass unit effects often larger in pristine</w:t>
      </w:r>
      <w:r>
        <w:rPr>
          <w:lang w:val="en-US"/>
        </w:rPr>
        <w:t xml:space="preserve"> than in polluted </w:t>
      </w:r>
      <w:r w:rsidRPr="009166E8">
        <w:rPr>
          <w:lang w:val="en-US"/>
        </w:rPr>
        <w:t>regions</w:t>
      </w:r>
      <w:r>
        <w:rPr>
          <w:lang w:val="en-US"/>
        </w:rPr>
        <w:t>, justifying the relevance of global models</w:t>
      </w:r>
      <w:r w:rsidRPr="00EA6622">
        <w:rPr>
          <w:lang w:val="en-GB"/>
        </w:rPr>
        <w:t xml:space="preserve">. However, specific aspects of </w:t>
      </w:r>
      <w:r>
        <w:rPr>
          <w:lang w:val="en-GB"/>
        </w:rPr>
        <w:t xml:space="preserve">urban </w:t>
      </w:r>
      <w:r w:rsidRPr="00EA6622">
        <w:rPr>
          <w:lang w:val="en-GB"/>
        </w:rPr>
        <w:t>air quality cannot be captured by global models and require high</w:t>
      </w:r>
      <w:ins w:id="482" w:author="Lucy Cowie" w:date="2021-07-25T11:49:00Z">
        <w:r w:rsidR="00A71D0F">
          <w:rPr>
            <w:lang w:val="en-GB"/>
          </w:rPr>
          <w:t>-</w:t>
        </w:r>
      </w:ins>
      <w:del w:id="483" w:author="Lucy Cowie" w:date="2021-07-25T11:49:00Z">
        <w:r w:rsidRPr="00EA6622" w:rsidDel="00A71D0F">
          <w:rPr>
            <w:lang w:val="en-GB"/>
          </w:rPr>
          <w:delText xml:space="preserve"> </w:delText>
        </w:r>
      </w:del>
      <w:r w:rsidRPr="00EA6622">
        <w:rPr>
          <w:lang w:val="en-GB"/>
        </w:rPr>
        <w:t xml:space="preserve">resolution modelling </w:t>
      </w:r>
      <w:commentRangeStart w:id="484"/>
      <w:r w:rsidRPr="00EA6622">
        <w:rPr>
          <w:lang w:val="en-GB"/>
        </w:rPr>
        <w:t xml:space="preserve">which reproduce </w:t>
      </w:r>
      <w:commentRangeEnd w:id="484"/>
      <w:r w:rsidR="00F10851">
        <w:rPr>
          <w:rStyle w:val="Marquedecommentaire"/>
          <w:lang w:val="en-GB"/>
        </w:rPr>
        <w:commentReference w:id="484"/>
      </w:r>
      <w:r w:rsidRPr="00EA6622">
        <w:rPr>
          <w:lang w:val="en-GB"/>
        </w:rPr>
        <w:t xml:space="preserve">the temporal and spatial variability of emissions and abundances necessary to precisely account for the non-linearity of the chemistry and the sensitivity of local air pollution to its drivers. Consequently, the sectoral analysis in </w:t>
      </w:r>
      <w:r>
        <w:rPr>
          <w:lang w:val="en-GB"/>
        </w:rPr>
        <w:t>S</w:t>
      </w:r>
      <w:r w:rsidRPr="00EA6622">
        <w:rPr>
          <w:lang w:val="en-GB"/>
        </w:rPr>
        <w:t xml:space="preserve">ection 6.6 and the mitigation effects in </w:t>
      </w:r>
      <w:r>
        <w:rPr>
          <w:lang w:val="en-GB"/>
        </w:rPr>
        <w:t>S</w:t>
      </w:r>
      <w:r w:rsidRPr="00EA6622">
        <w:rPr>
          <w:lang w:val="en-GB"/>
        </w:rPr>
        <w:t>ection 6.7 cannot be directly applied for local air</w:t>
      </w:r>
      <w:ins w:id="485" w:author="Lucy Cowie" w:date="2021-07-25T11:59:00Z">
        <w:r w:rsidR="00267476">
          <w:rPr>
            <w:lang w:val="en-GB"/>
          </w:rPr>
          <w:t>-</w:t>
        </w:r>
      </w:ins>
      <w:del w:id="486" w:author="Lucy Cowie" w:date="2021-07-25T11:59:00Z">
        <w:r w:rsidRPr="00EA6622" w:rsidDel="00267476">
          <w:rPr>
            <w:lang w:val="en-GB"/>
          </w:rPr>
          <w:delText xml:space="preserve"> </w:delText>
        </w:r>
      </w:del>
      <w:r w:rsidRPr="00EA6622">
        <w:rPr>
          <w:lang w:val="en-GB"/>
        </w:rPr>
        <w:t xml:space="preserve">quality planning. </w:t>
      </w:r>
    </w:p>
    <w:p w14:paraId="52D3B771" w14:textId="77777777" w:rsidR="00331517" w:rsidRPr="00EA6622" w:rsidRDefault="00331517" w:rsidP="00D5630D">
      <w:pPr>
        <w:pStyle w:val="AR6BodyText"/>
        <w:rPr>
          <w:lang w:val="en-GB"/>
        </w:rPr>
      </w:pPr>
    </w:p>
    <w:p w14:paraId="1F3147A3" w14:textId="039D96FC" w:rsidR="00331517" w:rsidRPr="00017C66" w:rsidRDefault="00331517" w:rsidP="00D5630D">
      <w:pPr>
        <w:pStyle w:val="AR6BodyText"/>
        <w:rPr>
          <w:lang w:val="en-US"/>
        </w:rPr>
      </w:pPr>
      <w:r w:rsidRPr="00EA6622">
        <w:rPr>
          <w:lang w:val="en-GB"/>
        </w:rPr>
        <w:t xml:space="preserve">Due to their </w:t>
      </w:r>
      <w:r w:rsidRPr="004F524E">
        <w:rPr>
          <w:lang w:val="en-US"/>
        </w:rPr>
        <w:t xml:space="preserve">short lifetimes, SLCF trends and effects are strongly related to the </w:t>
      </w:r>
      <w:del w:id="487" w:author="Ian Blenkinsop" w:date="2021-07-15T12:11:00Z">
        <w:r w:rsidRPr="004F524E" w:rsidDel="00600CB0">
          <w:rPr>
            <w:lang w:val="en-US"/>
          </w:rPr>
          <w:delText xml:space="preserve">localisation </w:delText>
        </w:r>
      </w:del>
      <w:ins w:id="488" w:author="Ian Blenkinsop" w:date="2021-07-15T12:11:00Z">
        <w:r w:rsidR="00600CB0" w:rsidRPr="004F524E">
          <w:rPr>
            <w:lang w:val="en-US"/>
          </w:rPr>
          <w:t>locali</w:t>
        </w:r>
        <w:r w:rsidR="00600CB0">
          <w:rPr>
            <w:lang w:val="en-US"/>
          </w:rPr>
          <w:t>z</w:t>
        </w:r>
        <w:r w:rsidR="00600CB0" w:rsidRPr="004F524E">
          <w:rPr>
            <w:lang w:val="en-US"/>
          </w:rPr>
          <w:t xml:space="preserve">ation </w:t>
        </w:r>
      </w:ins>
      <w:r w:rsidRPr="004F524E">
        <w:rPr>
          <w:lang w:val="en-US"/>
        </w:rPr>
        <w:t xml:space="preserve">and evolution of the emission sources. </w:t>
      </w:r>
      <w:r w:rsidRPr="0022487F">
        <w:rPr>
          <w:lang w:val="en-US"/>
        </w:rPr>
        <w:t xml:space="preserve">To better link the drivers of emission evolution and SLCFs, </w:t>
      </w:r>
      <w:r>
        <w:rPr>
          <w:lang w:val="en-US"/>
        </w:rPr>
        <w:t>C</w:t>
      </w:r>
      <w:r w:rsidRPr="0022487F">
        <w:rPr>
          <w:lang w:val="en-US"/>
        </w:rPr>
        <w:t xml:space="preserve">hapter 6 makes use of regions defined by the </w:t>
      </w:r>
      <w:r w:rsidR="001F0A95" w:rsidRPr="0022487F">
        <w:rPr>
          <w:lang w:val="en-US"/>
        </w:rPr>
        <w:t>WG</w:t>
      </w:r>
      <w:r w:rsidR="001F0A95">
        <w:rPr>
          <w:lang w:val="en-US"/>
        </w:rPr>
        <w:t>III</w:t>
      </w:r>
      <w:r w:rsidR="001F0A95" w:rsidRPr="0022487F">
        <w:rPr>
          <w:lang w:val="en-US"/>
        </w:rPr>
        <w:t xml:space="preserve"> </w:t>
      </w:r>
      <w:r w:rsidRPr="0022487F">
        <w:rPr>
          <w:lang w:val="en-US"/>
        </w:rPr>
        <w:t xml:space="preserve">in most of the analysis. </w:t>
      </w:r>
      <w:r w:rsidRPr="00017C66">
        <w:rPr>
          <w:lang w:val="en-US"/>
        </w:rPr>
        <w:t xml:space="preserve">An exception is made for the effect of SLCFs on </w:t>
      </w:r>
      <w:r>
        <w:rPr>
          <w:lang w:val="en-US"/>
        </w:rPr>
        <w:t xml:space="preserve">the </w:t>
      </w:r>
      <w:r w:rsidRPr="00017C66">
        <w:rPr>
          <w:lang w:val="en-US"/>
        </w:rPr>
        <w:t>climate</w:t>
      </w:r>
      <w:r>
        <w:rPr>
          <w:lang w:val="en-US"/>
        </w:rPr>
        <w:t>, for which analysis</w:t>
      </w:r>
      <w:r w:rsidRPr="00017C66">
        <w:rPr>
          <w:lang w:val="en-US"/>
        </w:rPr>
        <w:t xml:space="preserve"> relies on </w:t>
      </w:r>
      <w:r w:rsidR="001F0A95">
        <w:rPr>
          <w:lang w:val="en-US"/>
        </w:rPr>
        <w:t xml:space="preserve">WGI </w:t>
      </w:r>
      <w:r>
        <w:rPr>
          <w:lang w:val="en-US"/>
        </w:rPr>
        <w:t>A</w:t>
      </w:r>
      <w:r w:rsidRPr="00017C66">
        <w:rPr>
          <w:lang w:val="en-US"/>
        </w:rPr>
        <w:t>tlas regions.</w:t>
      </w:r>
    </w:p>
    <w:p w14:paraId="40960D09" w14:textId="6D164303" w:rsidR="00331517" w:rsidRDefault="00331517" w:rsidP="00D5630D">
      <w:pPr>
        <w:pStyle w:val="AR6BodyText"/>
        <w:rPr>
          <w:lang w:val="en-GB"/>
        </w:rPr>
      </w:pPr>
    </w:p>
    <w:p w14:paraId="0A15AB93" w14:textId="77777777" w:rsidR="007E79EA" w:rsidRPr="00071871" w:rsidRDefault="007E79EA" w:rsidP="00D5630D">
      <w:pPr>
        <w:pStyle w:val="AR6BodyText"/>
        <w:rPr>
          <w:lang w:val="en-GB"/>
        </w:rPr>
      </w:pPr>
    </w:p>
    <w:p w14:paraId="03C7884B" w14:textId="77777777" w:rsidR="00331517" w:rsidRPr="00071871" w:rsidRDefault="00331517" w:rsidP="00D5630D">
      <w:pPr>
        <w:pStyle w:val="AR6BodyText"/>
        <w:rPr>
          <w:rFonts w:cs="Times New Roman"/>
          <w:b/>
          <w:lang w:val="en-GB"/>
        </w:rPr>
      </w:pPr>
      <w:r w:rsidRPr="00071871">
        <w:rPr>
          <w:rFonts w:cs="Times New Roman"/>
          <w:b/>
          <w:lang w:val="en-GB"/>
        </w:rPr>
        <w:t>[START FIGURE 6.</w:t>
      </w:r>
      <w:r>
        <w:rPr>
          <w:rFonts w:cs="Times New Roman"/>
          <w:b/>
          <w:lang w:val="en-GB"/>
        </w:rPr>
        <w:t>2</w:t>
      </w:r>
      <w:r w:rsidRPr="00071871">
        <w:rPr>
          <w:rFonts w:cs="Times New Roman"/>
          <w:b/>
          <w:lang w:val="en-GB"/>
        </w:rPr>
        <w:t xml:space="preserve"> HERE]</w:t>
      </w:r>
    </w:p>
    <w:p w14:paraId="18C45068" w14:textId="77777777" w:rsidR="00331517" w:rsidRPr="00071871" w:rsidRDefault="00331517" w:rsidP="00D5630D">
      <w:pPr>
        <w:pStyle w:val="AR6BodyText"/>
        <w:rPr>
          <w:lang w:val="en-GB"/>
        </w:rPr>
      </w:pPr>
    </w:p>
    <w:p w14:paraId="3E4D713C" w14:textId="77777777" w:rsidR="00331517" w:rsidRPr="001C68C5" w:rsidRDefault="00331517" w:rsidP="001C68C5">
      <w:pPr>
        <w:pStyle w:val="AR6Chap6Figure"/>
      </w:pPr>
      <w:r w:rsidRPr="001C68C5">
        <w:t>Chapter roadmap. See Section 6.1.3 for additional description of the chapter.</w:t>
      </w:r>
      <w:r w:rsidRPr="001C68C5" w:rsidDel="0057604B">
        <w:t xml:space="preserve"> </w:t>
      </w:r>
    </w:p>
    <w:p w14:paraId="3BFDE144" w14:textId="77777777" w:rsidR="00331517" w:rsidRPr="00071871" w:rsidRDefault="00331517" w:rsidP="00D5630D">
      <w:pPr>
        <w:pStyle w:val="AR6BodyText"/>
        <w:rPr>
          <w:rFonts w:cs="Times New Roman"/>
          <w:b/>
          <w:lang w:val="en-GB"/>
        </w:rPr>
      </w:pPr>
    </w:p>
    <w:p w14:paraId="15B7B8B6" w14:textId="77777777" w:rsidR="00331517" w:rsidRDefault="00331517" w:rsidP="00D5630D">
      <w:pPr>
        <w:pStyle w:val="AR6BodyText"/>
        <w:rPr>
          <w:rFonts w:cs="Times New Roman"/>
          <w:b/>
          <w:lang w:val="en-GB"/>
        </w:rPr>
      </w:pPr>
      <w:r w:rsidRPr="00071871">
        <w:rPr>
          <w:rFonts w:cs="Times New Roman"/>
          <w:b/>
          <w:lang w:val="en-GB"/>
        </w:rPr>
        <w:t>[END FIGURE 6.</w:t>
      </w:r>
      <w:r>
        <w:rPr>
          <w:rFonts w:cs="Times New Roman"/>
          <w:b/>
          <w:lang w:val="en-GB"/>
        </w:rPr>
        <w:t>2</w:t>
      </w:r>
      <w:r w:rsidRPr="00071871">
        <w:rPr>
          <w:rFonts w:cs="Times New Roman"/>
          <w:b/>
          <w:lang w:val="en-GB"/>
        </w:rPr>
        <w:t xml:space="preserve"> HERE]</w:t>
      </w:r>
    </w:p>
    <w:p w14:paraId="4435CAC6" w14:textId="77777777" w:rsidR="00331517" w:rsidRDefault="00331517" w:rsidP="00D5630D">
      <w:pPr>
        <w:pStyle w:val="AR6BodyText"/>
        <w:rPr>
          <w:rFonts w:cs="Times New Roman"/>
          <w:b/>
          <w:lang w:val="en-GB"/>
        </w:rPr>
      </w:pPr>
    </w:p>
    <w:p w14:paraId="7A2DA73E" w14:textId="77777777" w:rsidR="00A05B04" w:rsidRPr="00B43382" w:rsidRDefault="00A05B04" w:rsidP="00D5630D">
      <w:pPr>
        <w:pStyle w:val="AR6BodyText"/>
        <w:rPr>
          <w:b/>
          <w:lang w:val="en-GB"/>
        </w:rPr>
      </w:pPr>
      <w:bookmarkStart w:id="489" w:name="_Toc528163511"/>
    </w:p>
    <w:p w14:paraId="4475EF0F" w14:textId="6315630A" w:rsidR="00A05B04" w:rsidRPr="00FE02FC" w:rsidRDefault="00A05B04" w:rsidP="00930489">
      <w:pPr>
        <w:pStyle w:val="AR6Chap6Level161"/>
      </w:pPr>
      <w:bookmarkStart w:id="490" w:name="_Toc5715214"/>
      <w:bookmarkStart w:id="491" w:name="_Toc5721871"/>
      <w:bookmarkStart w:id="492" w:name="_Toc6596743"/>
      <w:bookmarkStart w:id="493" w:name="_Toc30500986"/>
      <w:bookmarkStart w:id="494" w:name="_Toc70498162"/>
      <w:r w:rsidRPr="00FE02FC">
        <w:t xml:space="preserve">Global and </w:t>
      </w:r>
      <w:ins w:id="495" w:author="Lucy Cowie" w:date="2021-07-25T12:01:00Z">
        <w:r w:rsidR="006F75BF">
          <w:t>R</w:t>
        </w:r>
      </w:ins>
      <w:del w:id="496" w:author="Lucy Cowie" w:date="2021-07-25T12:01:00Z">
        <w:r w:rsidRPr="00FE02FC" w:rsidDel="006F75BF">
          <w:delText>r</w:delText>
        </w:r>
      </w:del>
      <w:r w:rsidRPr="00FE02FC">
        <w:t xml:space="preserve">egional </w:t>
      </w:r>
      <w:ins w:id="497" w:author="Lucy Cowie" w:date="2021-07-25T12:01:00Z">
        <w:r w:rsidR="006F75BF">
          <w:t>T</w:t>
        </w:r>
      </w:ins>
      <w:del w:id="498" w:author="Lucy Cowie" w:date="2021-07-25T12:01:00Z">
        <w:r w:rsidRPr="00FE02FC" w:rsidDel="006F75BF">
          <w:delText>t</w:delText>
        </w:r>
      </w:del>
      <w:r w:rsidRPr="00FE02FC">
        <w:t xml:space="preserve">emporal </w:t>
      </w:r>
      <w:ins w:id="499" w:author="Lucy Cowie" w:date="2021-07-25T12:01:00Z">
        <w:r w:rsidR="006F75BF">
          <w:t>E</w:t>
        </w:r>
      </w:ins>
      <w:del w:id="500" w:author="Lucy Cowie" w:date="2021-07-25T12:01:00Z">
        <w:r w:rsidRPr="00FE02FC" w:rsidDel="006F75BF">
          <w:delText>e</w:delText>
        </w:r>
      </w:del>
      <w:r w:rsidRPr="00FE02FC">
        <w:t xml:space="preserve">volution of SLCF </w:t>
      </w:r>
      <w:ins w:id="501" w:author="Lucy Cowie" w:date="2021-07-25T12:01:00Z">
        <w:r w:rsidR="006F75BF">
          <w:t>E</w:t>
        </w:r>
      </w:ins>
      <w:del w:id="502" w:author="Lucy Cowie" w:date="2021-07-25T12:01:00Z">
        <w:r w:rsidRPr="00FE02FC" w:rsidDel="006F75BF">
          <w:delText>e</w:delText>
        </w:r>
      </w:del>
      <w:r w:rsidRPr="00FE02FC">
        <w:t>missions</w:t>
      </w:r>
      <w:bookmarkEnd w:id="490"/>
      <w:bookmarkEnd w:id="491"/>
      <w:bookmarkEnd w:id="492"/>
      <w:bookmarkEnd w:id="493"/>
      <w:bookmarkEnd w:id="494"/>
    </w:p>
    <w:p w14:paraId="7B60DDE6" w14:textId="77777777" w:rsidR="00A05B04" w:rsidRPr="00B43382" w:rsidRDefault="00A05B04" w:rsidP="00D5630D">
      <w:pPr>
        <w:pStyle w:val="AR6BodyText"/>
        <w:rPr>
          <w:lang w:val="en-GB"/>
        </w:rPr>
      </w:pPr>
    </w:p>
    <w:p w14:paraId="4E2DBD62" w14:textId="4FA2D593" w:rsidR="00A05B04" w:rsidRPr="00B43382" w:rsidRDefault="00A05B04" w:rsidP="00D5630D">
      <w:pPr>
        <w:pStyle w:val="AR6BodyText"/>
        <w:rPr>
          <w:lang w:val="en-GB"/>
        </w:rPr>
      </w:pPr>
      <w:r w:rsidRPr="00B43382">
        <w:rPr>
          <w:lang w:val="en-GB"/>
        </w:rPr>
        <w:t>SLCF emissions originate from a variety of sources driven by anthropogenic activities and natural processes. The natural sources include vegetation, soil, fire, lightning, volcanoes</w:t>
      </w:r>
      <w:del w:id="503" w:author="Lucy Cowie" w:date="2021-07-25T12:03:00Z">
        <w:r w:rsidRPr="00B43382" w:rsidDel="00A5206E">
          <w:rPr>
            <w:lang w:val="en-GB"/>
          </w:rPr>
          <w:delText>,</w:delText>
        </w:r>
      </w:del>
      <w:r w:rsidRPr="00B43382">
        <w:rPr>
          <w:lang w:val="en-GB"/>
        </w:rPr>
        <w:t xml:space="preserve"> and oceans. Changes in SLCF emissions from natural systems occur either due to human activities, such as land-use change, or due to global changes. Their sensitivity to climate change thus induces </w:t>
      </w:r>
      <w:commentRangeStart w:id="504"/>
      <w:r w:rsidRPr="00B43382">
        <w:rPr>
          <w:lang w:val="en-GB"/>
        </w:rPr>
        <w:t xml:space="preserve">a climate feedback </w:t>
      </w:r>
      <w:commentRangeEnd w:id="504"/>
      <w:r w:rsidR="00B80B73">
        <w:rPr>
          <w:rStyle w:val="Marquedecommentaire"/>
          <w:lang w:val="en-GB"/>
        </w:rPr>
        <w:commentReference w:id="504"/>
      </w:r>
      <w:r w:rsidRPr="00B43382">
        <w:rPr>
          <w:lang w:val="en-GB"/>
        </w:rPr>
        <w:t>(see Section 6.</w:t>
      </w:r>
      <w:r>
        <w:rPr>
          <w:lang w:val="en-GB"/>
        </w:rPr>
        <w:t>4</w:t>
      </w:r>
      <w:r w:rsidRPr="00B43382">
        <w:rPr>
          <w:lang w:val="en-GB"/>
        </w:rPr>
        <w:t>.6 for a quantification of these feedbacks). This section reviews the current understanding of historical emissions for anthropogenic, natural, and open</w:t>
      </w:r>
      <w:ins w:id="505" w:author="Lucy Cowie" w:date="2021-07-28T16:06:00Z">
        <w:r w:rsidR="00D83AB5">
          <w:rPr>
            <w:lang w:val="en-GB"/>
          </w:rPr>
          <w:t xml:space="preserve"> </w:t>
        </w:r>
      </w:ins>
      <w:del w:id="506" w:author="Lucy Cowie" w:date="2021-07-25T12:07:00Z">
        <w:r w:rsidRPr="00B43382" w:rsidDel="00B716C6">
          <w:rPr>
            <w:lang w:val="en-GB"/>
          </w:rPr>
          <w:delText xml:space="preserve"> </w:delText>
        </w:r>
      </w:del>
      <w:r w:rsidRPr="00B43382">
        <w:rPr>
          <w:lang w:val="en-GB"/>
        </w:rPr>
        <w:t xml:space="preserve">biomass burning sources. </w:t>
      </w:r>
      <w:r>
        <w:rPr>
          <w:lang w:val="en-GB"/>
        </w:rPr>
        <w:t xml:space="preserve">A </w:t>
      </w:r>
      <w:r>
        <w:rPr>
          <w:color w:val="000000"/>
          <w:lang w:val="en-GB"/>
        </w:rPr>
        <w:t>d</w:t>
      </w:r>
      <w:r w:rsidRPr="00577614">
        <w:rPr>
          <w:color w:val="000000"/>
          <w:lang w:val="en-GB"/>
        </w:rPr>
        <w:t xml:space="preserve">etailed discussion of methane sources, sinks, trends </w:t>
      </w:r>
      <w:commentRangeStart w:id="507"/>
      <w:r w:rsidRPr="00577614">
        <w:rPr>
          <w:color w:val="000000"/>
          <w:lang w:val="en-GB"/>
        </w:rPr>
        <w:t xml:space="preserve">and their evaluation </w:t>
      </w:r>
      <w:commentRangeEnd w:id="507"/>
      <w:r w:rsidR="00456BE7">
        <w:rPr>
          <w:rStyle w:val="Marquedecommentaire"/>
          <w:lang w:val="en-GB"/>
        </w:rPr>
        <w:commentReference w:id="507"/>
      </w:r>
      <w:r>
        <w:rPr>
          <w:color w:val="000000"/>
          <w:lang w:val="en-GB"/>
        </w:rPr>
        <w:t>are</w:t>
      </w:r>
      <w:r w:rsidRPr="00577614">
        <w:rPr>
          <w:color w:val="000000"/>
          <w:lang w:val="en-GB"/>
        </w:rPr>
        <w:t xml:space="preserve"> provided in Chapter 5; Section 5.2.</w:t>
      </w:r>
      <w:r>
        <w:rPr>
          <w:color w:val="000000"/>
          <w:lang w:val="en-GB"/>
        </w:rPr>
        <w:t>2</w:t>
      </w:r>
      <w:r w:rsidRPr="00577614">
        <w:rPr>
          <w:color w:val="000000"/>
          <w:lang w:val="en-GB"/>
        </w:rPr>
        <w:t xml:space="preserve">. </w:t>
      </w:r>
    </w:p>
    <w:p w14:paraId="4BC74A1E" w14:textId="7C63E603" w:rsidR="00A05B04" w:rsidRDefault="00A05B04" w:rsidP="00D5630D">
      <w:pPr>
        <w:pStyle w:val="AR6BodyText"/>
        <w:rPr>
          <w:lang w:val="en-GB" w:eastAsia="en-US"/>
        </w:rPr>
      </w:pPr>
    </w:p>
    <w:p w14:paraId="1F7C0976" w14:textId="77777777" w:rsidR="007E79EA" w:rsidRPr="00B43382" w:rsidRDefault="007E79EA" w:rsidP="00D5630D">
      <w:pPr>
        <w:pStyle w:val="AR6BodyText"/>
        <w:rPr>
          <w:lang w:val="en-GB" w:eastAsia="en-US"/>
        </w:rPr>
      </w:pPr>
    </w:p>
    <w:p w14:paraId="377341DB" w14:textId="7C6A64C6" w:rsidR="00A05B04" w:rsidRPr="00930489" w:rsidRDefault="00A05B04" w:rsidP="00930489">
      <w:pPr>
        <w:pStyle w:val="AR6Chap6Level2611"/>
      </w:pPr>
      <w:bookmarkStart w:id="508" w:name="_Toc5715215"/>
      <w:bookmarkStart w:id="509" w:name="_Toc5721872"/>
      <w:bookmarkStart w:id="510" w:name="_Toc6596744"/>
      <w:bookmarkStart w:id="511" w:name="_Toc30500987"/>
      <w:bookmarkStart w:id="512" w:name="_Toc70498163"/>
      <w:r w:rsidRPr="00930489">
        <w:t xml:space="preserve">Anthropogenic </w:t>
      </w:r>
      <w:ins w:id="513" w:author="Lucy Cowie" w:date="2021-07-25T12:13:00Z">
        <w:r w:rsidR="00344D4F">
          <w:t>S</w:t>
        </w:r>
      </w:ins>
      <w:del w:id="514" w:author="Lucy Cowie" w:date="2021-07-25T12:13:00Z">
        <w:r w:rsidRPr="00930489" w:rsidDel="00344D4F">
          <w:delText>s</w:delText>
        </w:r>
      </w:del>
      <w:r w:rsidRPr="00930489">
        <w:t>ources</w:t>
      </w:r>
      <w:bookmarkEnd w:id="508"/>
      <w:bookmarkEnd w:id="509"/>
      <w:bookmarkEnd w:id="510"/>
      <w:bookmarkEnd w:id="511"/>
      <w:bookmarkEnd w:id="512"/>
    </w:p>
    <w:p w14:paraId="5BB24A0B" w14:textId="77777777" w:rsidR="00A05B04" w:rsidRDefault="00A05B04" w:rsidP="00D5630D">
      <w:pPr>
        <w:pStyle w:val="AR6BodyText"/>
        <w:rPr>
          <w:color w:val="000000"/>
          <w:lang w:val="en-GB"/>
        </w:rPr>
      </w:pPr>
    </w:p>
    <w:p w14:paraId="61CF7FE1" w14:textId="57EB867E" w:rsidR="00A05B04" w:rsidRPr="00577614" w:rsidRDefault="00A05B04" w:rsidP="00D5630D">
      <w:pPr>
        <w:pStyle w:val="AR6BodyText"/>
        <w:rPr>
          <w:color w:val="000000"/>
          <w:lang w:val="en-GB"/>
        </w:rPr>
      </w:pPr>
      <w:r w:rsidRPr="00577614">
        <w:rPr>
          <w:color w:val="000000"/>
          <w:lang w:val="en-GB"/>
        </w:rPr>
        <w:t>Estimates of global anthropogenic</w:t>
      </w:r>
      <w:ins w:id="515" w:author="Lucy Cowie" w:date="2021-07-26T12:58:00Z">
        <w:r w:rsidR="0072694E">
          <w:rPr>
            <w:color w:val="000000"/>
            <w:lang w:val="en-GB"/>
          </w:rPr>
          <w:t xml:space="preserve"> (human-made)</w:t>
        </w:r>
      </w:ins>
      <w:r w:rsidRPr="00577614">
        <w:rPr>
          <w:color w:val="000000"/>
          <w:lang w:val="en-GB"/>
        </w:rPr>
        <w:t xml:space="preserve"> SLCF emissions and their historical evolution that were used in AR5 (CMIP5</w:t>
      </w:r>
      <w:del w:id="516" w:author="Ian Blenkinsop" w:date="2021-07-15T12:12:00Z">
        <w:r w:rsidRPr="00577614" w:rsidDel="00600CB0">
          <w:rPr>
            <w:color w:val="000000"/>
            <w:lang w:val="en-GB"/>
          </w:rPr>
          <w:delText xml:space="preserve">) </w:delText>
        </w:r>
      </w:del>
      <w:ins w:id="517" w:author="Ian Blenkinsop" w:date="2021-07-15T12:12:00Z">
        <w:r w:rsidR="00600CB0">
          <w:rPr>
            <w:color w:val="000000"/>
            <w:lang w:val="en-GB"/>
          </w:rPr>
          <w:t>;</w:t>
        </w:r>
        <w:r w:rsidR="00600CB0" w:rsidRPr="00577614">
          <w:rPr>
            <w:color w:val="000000"/>
            <w:lang w:val="en-GB"/>
          </w:rPr>
          <w:t xml:space="preserve"> </w:t>
        </w:r>
      </w:ins>
      <w:r w:rsidRPr="00577614">
        <w:rPr>
          <w:color w:val="000000"/>
          <w:lang w:val="en-GB"/>
        </w:rPr>
        <w:fldChar w:fldCharType="begin" w:fldLock="1"/>
      </w:r>
      <w:r w:rsidR="00A75A09">
        <w:rPr>
          <w:color w:val="000000"/>
          <w:lang w:val="en-GB"/>
        </w:rPr>
        <w:instrText>ADDIN CSL_CITATION { "citationItems" : [ { "id" : "ITEM-1", "itemData" : { "DOI" : "10.5194/acp-10-7017-2010", "ISSN" : "1680-7324", "abstract" : "Abstract. We present and discuss a new dataset of gridded emissions covering the historical period (1850\u20132000) in decadal increments at a horizontal resolution of 0.5\u00b0 in latitude and longitude. The primary purpose of this inventory is to provide consistent gridded emissions of reactive gases and aerosols for use in chemistry model simulations needed by climate models for the Climate Model Intercomparison Program #5 (CMIP5) in support of the Intergovernmental Panel on Climate Change (IPCC) Fifth Assessment report (AR5). Our best estimate for the year 2000 inventory represents a combination of existing regional and global inventories to capture the best information available at this point; 40 regions and 12 sectors are used to combine the various sources. The historical reconstruction of each emitted compound, for each region and sector, is then forced to agree with our 2000 estimate, ensuring continuity between past and 2000 emissions. Simulations from two chemistry-climate models are used to test the ability of the emission dataset described here to capture long-term changes in atmospheric ozone, carbon monoxide and aerosol distributions. The simulated long-term change in the Northern mid-latitudes surface and mid-troposphere ozone is not quite as rapid as observed. However, stations outside this latitude band show much better agreement in both present-day and long-term trend. The model simulations indicate that the concentration of carbon monoxide is underestimated at the Mace Head station; however, the long-term trend over the limited observational period seems to be reasonably well captured. The simulated sulfate and black carbon deposition over Greenland is in very good agreement with the ice-core observations spanning the simulation period. Finally, aerosol optical depth and additional aerosol diagnostics are shown to be in good agreement with previously published estimates and observations.", "author" : [ { "dropping-particle" : "", "family" : "Lamarque", "given" : "J.-F.", "non-dropping-particle" : "", "parse-names" : false, "suffix" : "" }, { "dropping-particle" : "", "family" : "Bond", "given" : "T. C.", "non-dropping-particle" : "", "parse-names" : false, "suffix" : "" }, { "dropping-particle" : "", "family" : "Eyring", "given" : "V.", "non-dropping-particle" : "", "parse-names" : false, "suffix" : "" }, { "dropping-particle" : "", "family" : "Granier", "given" : "C.", "non-dropping-particle" : "", "parse-names" : false, "suffix" : "" }, { "dropping-particle" : "", "family" : "Heil", "given" : "A.", "non-dropping-particle" : "", "parse-names" : false, "suffix" : "" }, { "dropping-particle" : "", "family" : "Klimont", "given" : "Z.", "non-dropping-particle" : "", "parse-names" : false, "suffix" : "" }, { "dropping-particle" : "", "family" : "Lee", "given" : "D.", "non-dropping-particle" : "", "parse-names" : false, "suffix" : "" }, { "dropping-particle" : "", "family" : "Liousse", "given" : "C.", "non-dropping-particle" : "", "parse-names" : false, "suffix" : "" }, { "dropping-particle" : "", "family" : "Mieville", "given" : "A.", "non-dropping-particle" : "", "parse-names" : false, "suffix" : "" }, { "dropping-particle" : "", "family" : "Owen", "given" : "B.", "non-dropping-particle" : "", "parse-names" : false, "suffix" : "" }, { "dropping-particle" : "", "family" : "Schultz", "given" : "M. G.", "non-dropping-particle" : "", "parse-names" : false, "suffix" : "" }, { "dropping-particle" : "", "family" : "Shindell", "given" : "D.", "non-dropping-particle" : "", "parse-names" : false, "suffix" : "" }, { "dropping-particle" : "", "family" : "Smith", "given" : "S. J.", "non-dropping-particle" : "", "parse-names" : false, "suffix" : "" }, { "dropping-particle" : "", "family" : "Stehfest", "given" : "E.", "non-dropping-particle" : "", "parse-names" : false, "suffix" : "" }, { "dropping-particle" : "", "family" : "Aardenne", "given" : "J.", "non-dropping-particle" : "Van", "parse-names" : false, "suffix" : "" }, { "dropping-particle" : "", "family" : "Cooper", "given" : "O. R.", "non-dropping-particle" : "", "parse-names" : false, "suffix" : "" }, { "dropping-particle" : "", "family" : "Kainuma", "given" : "M.", "non-dropping-particle" : "", "parse-names" : false, "suffix" : "" }, { "dropping-particle" : "", "family" : "Mahowald", "given" : "N.", "non-dropping-particle" : "", "parse-names" : false, "suffix" : "" }, { "dropping-particle" : "", "family" : "McConnell", "given" : "J. R.", "non-dropping-particle" : "", "parse-names" : false, "suffix" : "" }, { "dropping-particle" : "", "family" : "Naik", "given" : "V.", "non-dropping-particle" : "", "parse-names" : false, "suffix" : "" }, { "dropping-particle" : "", "family" : "Riahi", "given" : "K.", "non-dropping-particle" : "", "parse-names" : false, "suffix" : "" }, { "dropping-particle" : "", "family" : "Vuuren", "given" : "D. P.", "non-dropping-particle" : "van", "parse-names" : false, "suffix" : "" } ], "container-title" : "Atmospheric Chemistry and Physics", "id" : "ITEM-1", "issue" : "15", "issued" : { "date-parts" : [ [ "2010", "8", "3" ] ] }, "page" : "7017-7039", "title" : "Historical (1850\u20132000) gridded anthropogenic and biomass burning emissions of reactive gases and aerosols: methodology and application", "translator" : [ { "dropping-particle" : "", "family" : "G4290", "given" : "", "non-dropping-particle" : "", "parse-names" : false, "suffix" : "" } ], "type" : "article-journal", "volume" : "10" }, "uris" : [ "http://www.mendeley.com/documents/?uuid=a6089ff6-9d6b-4e62-9ce0-6322c7c1cb3a" ] } ], "mendeley" : { "formattedCitation" : "(Lamarque et al., 2010)", "plainTextFormattedCitation" : "(Lamarque et al., 2010)", "previouslyFormattedCitation" : "(Lamarque et al., 2010)" }, "properties" : { "noteIndex" : 0 }, "schema" : "https://github.com/citation-style-language/schema/raw/master/csl-citation.json" }</w:instrText>
      </w:r>
      <w:r w:rsidRPr="00577614">
        <w:rPr>
          <w:color w:val="000000"/>
          <w:lang w:val="en-GB"/>
        </w:rPr>
        <w:fldChar w:fldCharType="separate"/>
      </w:r>
      <w:del w:id="518" w:author="Ian Blenkinsop" w:date="2021-07-15T12:12:00Z">
        <w:r w:rsidR="00CB33A1" w:rsidDel="00600CB0">
          <w:rPr>
            <w:noProof/>
            <w:color w:val="000000"/>
            <w:lang w:val="en-GB"/>
          </w:rPr>
          <w:delText>(</w:delText>
        </w:r>
      </w:del>
      <w:r w:rsidR="00CB33A1">
        <w:rPr>
          <w:noProof/>
          <w:color w:val="000000"/>
          <w:lang w:val="en-GB"/>
        </w:rPr>
        <w:t>Lamarque et al., 2010)</w:t>
      </w:r>
      <w:r w:rsidRPr="00577614">
        <w:rPr>
          <w:color w:val="000000"/>
          <w:lang w:val="en-GB"/>
        </w:rPr>
        <w:fldChar w:fldCharType="end"/>
      </w:r>
      <w:r w:rsidRPr="00577614">
        <w:rPr>
          <w:color w:val="000000"/>
          <w:lang w:val="en-GB"/>
        </w:rPr>
        <w:t xml:space="preserve"> have been revised for use in CMIP6 </w:t>
      </w:r>
      <w:r w:rsidRPr="00577614">
        <w:rPr>
          <w:color w:val="000000"/>
          <w:lang w:val="en-GB"/>
        </w:rPr>
        <w:fldChar w:fldCharType="begin" w:fldLock="1"/>
      </w:r>
      <w:r w:rsidR="00D477C7">
        <w:rPr>
          <w:color w:val="000000"/>
          <w:lang w:val="en-GB"/>
        </w:rPr>
        <w:instrText>ADDIN CSL_CITATION { "citationItems" : [ { "id" : "ITEM-1", "itemData" : { "DOI" : "10.5194/gmd-11-369-2018", "ISBN" : "1991-962X", "ISSN" : "19919603", "abstract" : "We present a new data set of annual historical (1750\u20132014) anthropogenic chemically reactive gases (CO, CH4, NH3, NOx, SO2, NMVOCs), carbonaceous aerosols (black carbon \u2013 BC, and organic carbon \u2013 OC), and CO2 developed with the Community Emissions Data System (CEDS). We improve upon existing inventories with a more consistent and reproducible methodology applied to all emission species, updated emission factors, and recent estimates through 2014. The data system relies on existing energy consumption data sets and regional and country-specific inventories to produce trends over recent decades. All emission species are consistently estimated using the same activity data over all time periods. Emissions are provided on an annual basis at the level of country and sector and gridded with monthly seasonality. These estimates are comparable to, but generally slightly higher than, existing global inventories. Emissions over the most recent years are more uncertain, particularly in low- and middle-income regions where country-specific emission inventories are less available. Future work will involve refining and updating these emission estimates, estimating emissions' uncertainty, and publication of the system as open-source software.", "author" : [ { "dropping-particle" : "", "family" : "Hoesly", "given" : "Rachel M.", "non-dropping-particle" : "", "parse-names" : false, "suffix" : "" }, { "dropping-particle" : "", "family" : "Smith", "given" : "Steven J.", "non-dropping-particle" : "", "parse-names" : false, "suffix" : "" }, { "dropping-particle" : "", "family" : "Feng", "given" : "Leyang", "non-dropping-particle" : "", "parse-names" : false, "suffix" : "" }, { "dropping-particle" : "", "family" : "Klimont", "given" : "Zbigniew", "non-dropping-particle" : "", "parse-names" : false, "suffix" : "" }, { "dropping-particle" : "", "family" : "Janssens-Maenhout", "given" : "Greet", "non-dropping-particle" : "", "parse-names" : false, "suffix" : "" }, { "dropping-particle" : "", "family" : "Pitkanen", "given" : "Tyler", "non-dropping-particle" : "", "parse-names" : false, "suffix" : "" }, { "dropping-particle" : "", "family" : "Seibert", "given" : "Jonathan J.", "non-dropping-particle" : "", "parse-names" : false, "suffix" : "" }, { "dropping-particle" : "", "family" : "Vu", "given" : "Linh", "non-dropping-particle" : "", "parse-names" : false, "suffix" : "" }, { "dropping-particle" : "", "family" : "Andres", "given" : "Robert J.", "non-dropping-particle" : "", "parse-names" : false, "suffix" : "" }, { "dropping-particle" : "", "family" : "Bolt", "given" : "Ryan M.", "non-dropping-particle" : "", "parse-names" : false, "suffix" : "" }, { "dropping-particle" : "", "family" : "Bond", "given" : "Tami C.", "non-dropping-particle" : "", "parse-names" : false, "suffix" : "" }, { "dropping-particle" : "", "family" : "Dawidowski", "given" : "Laura", "non-dropping-particle" : "", "parse-names" : false, "suffix" : "" }, { "dropping-particle" : "", "family" : "Kholod", "given" : "Nazar", "non-dropping-particle" : "", "parse-names" : false, "suffix" : "" }, { "dropping-particle" : "", "family" : "Kurokawa", "given" : "June Ichi", "non-dropping-particle" : "", "parse-names" : false, "suffix" : "" }, { "dropping-particle" : "", "family" : "Li", "given" : "Meng", "non-dropping-particle" : "", "parse-names" : false, "suffix" : "" }, { "dropping-particle" : "", "family" : "Liu", "given" : "Liang", "non-dropping-particle" : "", "parse-names" : false, "suffix" : "" }, { "dropping-particle" : "", "family" : "Lu", "given" : "Zifeng", "non-dropping-particle" : "", "parse-names" : false, "suffix" : "" }, { "dropping-particle" : "", "family" : "Moura", "given" : "Maria C.P.", "non-dropping-particle" : "", "parse-names" : false, "suffix" : "" }, { "dropping-particle" : "", "family" : "O'Rourke", "given" : "Patrick R.", "non-dropping-particle" : "", "parse-names" : false, "suffix" : "" }, { "dropping-particle" : "", "family" : "Zhang", "given" : "Qiang", "non-dropping-particle" : "", "parse-names" : false, "suffix" : "" } ], "container-title" : "Geoscientific Model Development", "id" : "ITEM-1", "issue" : "1", "issued" : { "date-parts" : [ [ "2018" ] ] }, "page" : "369-408", "title" : "Historical (1750-2014) anthropogenic emissions of reactive gases and aerosols from the Community Emissions Data System (CEDS)", "translator" : [ { "dropping-particle" : "", "family" : "G2885", "given" : "", "non-dropping-particle" : "", "parse-names" : false, "suffix" : "" } ], "type" : "article-journal", "volume" : "11" }, "uris" : [ "http://www.mendeley.com/documents/?uuid=2bf2fa68-b7ee-423d-bfbd-d77a4390d45e" ] } ], "mendeley" : { "formattedCitation" : "(Hoesly et al., 2018)", "plainTextFormattedCitation" : "(Hoesly et al., 2018)", "previouslyFormattedCitation" : "(Hoesly et al., 2018)" }, "properties" : { "noteIndex" : 0 }, "schema" : "https://github.com/citation-style-language/schema/raw/master/csl-citation.json" }</w:instrText>
      </w:r>
      <w:r w:rsidRPr="00577614">
        <w:rPr>
          <w:color w:val="000000"/>
          <w:lang w:val="en-GB"/>
        </w:rPr>
        <w:fldChar w:fldCharType="separate"/>
      </w:r>
      <w:r w:rsidR="00CB33A1">
        <w:rPr>
          <w:noProof/>
          <w:color w:val="000000"/>
          <w:lang w:val="en-GB"/>
        </w:rPr>
        <w:t>(Hoesly et al., 2018)</w:t>
      </w:r>
      <w:r w:rsidRPr="00577614">
        <w:rPr>
          <w:color w:val="000000"/>
          <w:lang w:val="en-GB"/>
        </w:rPr>
        <w:fldChar w:fldCharType="end"/>
      </w:r>
      <w:r w:rsidRPr="00577614">
        <w:rPr>
          <w:color w:val="000000"/>
          <w:lang w:val="en-GB"/>
        </w:rPr>
        <w:t xml:space="preserve">. The update considered new data and assessment of the impact of </w:t>
      </w:r>
      <w:del w:id="519" w:author="Lucy Cowie" w:date="2021-07-25T12:15:00Z">
        <w:r w:rsidRPr="00577614" w:rsidDel="00FD4CA8">
          <w:rPr>
            <w:color w:val="000000"/>
            <w:lang w:val="en-GB"/>
          </w:rPr>
          <w:delText xml:space="preserve">the </w:delText>
        </w:r>
      </w:del>
      <w:r w:rsidRPr="00577614">
        <w:rPr>
          <w:color w:val="000000"/>
          <w:lang w:val="en-GB"/>
        </w:rPr>
        <w:t xml:space="preserve">environmental policies, primarily regarding air pollution control </w:t>
      </w:r>
      <w:commentRangeStart w:id="520"/>
      <w:r w:rsidRPr="00577614">
        <w:rPr>
          <w:color w:val="000000"/>
          <w:lang w:val="en-GB"/>
        </w:rPr>
        <w:fldChar w:fldCharType="begin" w:fldLock="1"/>
      </w:r>
      <w:ins w:id="521" w:author="Robin Matthews" w:date="2021-07-08T15:06:00Z">
        <w:r w:rsidR="00BE4C5D">
          <w:rPr>
            <w:color w:val="000000"/>
            <w:lang w:val="en-GB"/>
          </w:rPr>
          <w:instrText>ADDIN CSL_CITATION { "citationItems" : [ { "id" : "ITEM-1", "itemData" : { "DOI" : "10.5194/acp-16-3825-2016", "author" : [ { "dropping-particle" : "", "family" : "Crippa", "given" : "M", "non-dropping-particle" : "", "parse-names" : false, "suffix" : "" }, { "dropping-particle" : "", "family" : "Janssens-Maenhout", "given" : "G", "non-dropping-particle" : "", "parse-names" : false, "suffix" : "" }, { "dropping-particle" : "", "family" : "Dentener", "given" : "F", "non-dropping-particle" : "", "parse-names" : false, "suffix" : "" }, { "dropping-particle" : "", "family" : "Guizzardi", "given" : "D", "non-dropping-particle" : "", "parse-names" : false, "suffix" : "" }, { "dropping-particle" : "", "family" : "Sindelarova", "given" : "K", "non-dropping-particle" : "", "parse-names" : false, "suffix" : "" }, { "dropping-particle" : "", "family" : "Muntean", "given" : "M", "non-dropping-particle" : "", "parse-names" : false, "suffix" : "" }, { "dropping-particle" : "", "family" : "Dingenen", "given" : "R", "non-dropping-particle" : "Van", "parse-names" : false, "suffix" : "" }, { "dropping-particle" : "", "family" : "Granier", "given" : "C", "non-dropping-particle" : "", "parse-names" : false, "suffix" : "" } ], "container-title" : "Atmospheric Chemistry and Physics", "id" : "ITEM-1", "issue" : "6", "issued" : { "date-parts" : [ [ "2016" ] ] }, "page" : "3825-3841", "title" : "Forty years of improvements in European air quality: regional policy-industry interactions with global impacts", "translator" : [ { "dropping-particle" : "", "family" : "G2996", "given" : "", "non-dropping-particle" : "", "parse-names" : false, "suffix" : "" } ], "type" : "article-journal", "volume" : "16" }, "uris" : [ "http://www.mendeley.com/documents/?uuid=0cbed00a-c043-4f6a-852a-fd12f0b1a024" ] }, { "id" : "ITEM-2", "itemData" : { "DOI" : "10.1088/1748-9326/11/2/024010", "ISBN" : "1748-9326", "ISSN" : "17489326", "abstract" : "European air quality legislation has reduced emissions of air pollutants across Europe since the 1970s, affecting air quality, human health and regional climate. We used a coupled composition-climate model to simulate the impacts of European air quality legislation and technology measures implemented between 1970 and 2010. We contrast simulations using two emission scenarios; one with actual emissions in 2010 and the other with emissions that would have occurred in 2010 in the absence of technological improvements and end-of-pipe treatment measures in the energy, industrial and road transport sectors. European emissions of sulphur dioxide, black carbon (BC) and organic carbon in 2010 are 53%, 59% and 32% lower respectively compared to emissions that would have occurred in 2010 in the absence of legislative and technology measures. These emission reductions decreased simulated European annual mean concentrations of fine particulate matter (PM 2.5 ) by 35%, sulphate by 44%, BC by 56% and particulate organic matter by 23%. The reduction in PM 2.5 concentrations is calculated to have prevented 80 000 (37 000\u2013116 000, at 95% confidence intervals) premature deaths annually across the European Union, resulting in a perceived financial benefit to society of US$232 billion annually (1.4% of 2010 EU GDP). The reduction in aerosol concentrations due to legislative and technology measures caused a positive change in the aerosol radiative effect at the top of atmosphere, reduced atmospheric absorption and also increased the amount of solar radiation incident at the surface over Europe. We used an energy budget approximation to estimate that these changes in the radiative balance have increased European annual mean surface temperatures and precipitation by 0.45 \u00b1 0.11 \u00b0C and by 13 \u00b1 0.8 mm yr \u22121 respectively. Our results show that the implementation of European legislation and technological improvements to reduce the emission of air pollutants has improved air quality and human health over Europe, as well as having an unintended impact on the regional radiative balance and climate.", "author" : [ { "dropping-particle" : "", "family" : "Turnock", "given" : "S. T.", "non-dropping-particle" : "", "parse-names" : false, "suffix" : "" }, { "dropping-particle" : "", "family" : "Butt", "given" : "E. W.", "non-dropping-particle" : "", "parse-names" : false, "suffix" : "" }, { "dropping-particle" : "", "family" : "Richardson", "given" : "T. B.", "non-dropping-particle" : "", "parse-names" : false, "suffix" : "" }, { "dropping-particle" : "", "family" : "Mann", "given" : "G. W.", "non-dropping-particle" : "", "parse-names" : false, "suffix" : "" }, { "dropping-particle" : "", "family" : "Reddington", "given" : "C. L.", "non-dropping-particle" : "", "parse-names" : false, "suffix" : "" }, { "dropping-particle" : "", "family" : "Forster", "given" : "P. M.", "non-dropping-particle" : "", "parse-names" : false, "suffix" : "" }, { "dropping-particle" : "", "family" : "Haywood", "given" : "J.", "non-dropping-particle" : "", "parse-names" : false, "suffix" : "" }, { "dropping-particle" : "", "family" : "Crippa", "given" : "M.", "non-dropping-particle" : "", "parse-names" : false, "suffix" : "" }, { "dropping-particle" : "", "family" : "Janssens-Maenhout", "given" : "G.", "non-dropping-particle" : "", "parse-names" : false, "suffix" : "" }, { "dropping-particle" : "", "family" : "Johnson", "given" : "C. E.", "non-dropping-particle" : "", "parse-names" : false, "suffix" : "" }, { "dropping-particle" : "", "family" : "Bellouin", "given" : "N.", "non-dropping-particle" : "", "parse-names" : false, "suffix" : "" }, { "dropping-particle" : "", "family" : "Carslaw", "given" : "K. S.", "non-dropping-particle" : "", "parse-names" : false, "suffix" : "" }, { "dropping-particle" : "V.", "family" : "Spracklen", "given" : "D.", "non-dropping-particle" : "", "parse-names" : false, "suffix" : "" } ], "container-title" : "Environmental Research Letters", "id" : "ITEM-2", "issue" : "2", "issued" : { "date-parts" : [ [ "2016" ] ] }, "title" : "The impact of European legislative and technology measures to reduce air pollutants on air quality, human health and climate", "translator" : [ { "dropping-particle" : "", "family" : "G2850", "given" : "", "non-dropping-particle" : "", "parse-names" : false, "suffix" : "" } ], "type" : "article-journal", "volume" : "11" }, "uris" : [ "http://www.mendeley.com/documents/?uuid=e8343756-dd65-34a9-a4e9-fbe36ad5f28d" ] }, { "id" : "ITEM-3", "itemData" : { "DOI" : "10.5194/acp-17-8681-2017", "ISSN" : "16807324", "abstract" : "This paper presents a comprehensive assessment of historical (1990-2010) global anthropogenic particulate matter (PM) emissions including the consistent and harmonized calculation of mass-based size distribution (PM1, PM2. 5, PM10), as well as primary carbonaceous aerosols including black carbon (BC) and organic carbon (OC). The estimates were developed with the integrated assessment model GAINS, where source-and region-specific technology characteristics are explicitly included. This assessment includes a number of previously unaccounted or often misallocated emission sources, i.e. kerosene lamps, gas flaring, diesel generators, refuse burning; some of them were reported in the past for selected regions or in the context of a particular pollutant or sector but not included as part of a total estimate. Spatially, emissions were calculated for 172 source regions (as well as international shipping), presented for 25 global regions, and allocated to 0.5\u00b0\u011d\u20ac \u00d7 \u011d\u20ac0.5\u00b0 longitude-latitude grids. No independent estimates of emissions from forest fires and savannah burning are provided and neither windblown dust nor unpaved roads emissions are included. We estimate that global emissions of PM have not changed significantly between 1990 and 2010, showing a strong decoupling from the global increase in energy consumption and, consequently, CO2 emissions, but there are significantly different regional trends, with a particularly strong increase in East Asia and Africa and a strong decline in Europe, North America, and the Pacific region. This in turn resulted in important changes in the spatial pattern of PM burden, e.g. European, North American, and Pacific contributions to global emissions dropped from nearly 30\u011d\u20ac% in 1990 to well below 15\u011d\u20ac% in 2010, while Asia's contribution grew from just over 50\u011d\u20ac% to nearly two-Thirds of the global total in 2010. For all PM species considered, Asian sources represented over 60\u011d\u20ac% of the global anthropogenic total, and residential combustion was the most important sector, contributing about 60\u011d\u20ac% for BC and OC, 45\u011d\u20ac% for PM2. 5, and less than 40\u011d\u20ac% for PM10, where large combustion sources and industrial processes are equally important. Global anthropogenic emissions of BC were estimated at about 6.6 and 7.2\u011d\u20acTg in 2000 and 2010, respectively, and represent about 15\u011d\u20ac% of PM2. 5 but for some sources reach nearly 50\u011d\u20ac%, i.e. for the transport sector. Our global BC numbers are higher than previously published owing primarily to t\u2026", "author" : [ { "dropping-particle" : "", "family" : "Klimont", "given" : "Zbigniew", "non-dropping-particle" : "", "parse-names" : false, "suffix" : "" }, { "dropping-particle" : "", "family" : "Kupiainen", "given" : "Kaarle", "non-dropping-particle" : "", "parse-names" : false, "suffix" : "" }, { "dropping-particle" : "", "family" : "Heyes", "given" : "Chris", "non-dropping-particle" : "", "parse-names" : false, "suffix" : "" }, { "dropping-particle" : "", "family" : "Purohit", "given" : "Pallav", "non-dropping-particle" : "", "parse-names" : false, "suffix" : "" }, { "dropping-particle" : "", "family" : "Cofala", "given" : "Janusz", "non-dropping-particle" : "", "parse-names" : false, "suffix" : "" }, { "dropping-particle" : "", "family" : "Rafaj", "given" : "Peter", "non-dropping-particle" : "", "parse-names" : false, "suffix" : "" }, { "dropping-particle" : "", "family" : "Borken-Kleefeld", "given" : "Jens", "non-dropping-particle" : "", "parse-names" : false, "suffix" : "" }, { "dropping-particle" : "", "family" : "Sch\u00f6pp", "given" : "Wolfgang", "non-dropping-particle" : "", "parse-names" : false, "suffix" : "" } ], "container-title" : "Atmospheric Chemistry and Physics", "id" : "ITEM-3", "issue" : "14", "issued" : { "date-parts" : [ [ "2017" ] ] }, "page" : "8681-8723", "title" : "Global anthropogenic emissions of particulate matter including black carbon", "translator" : [ { "dropping-particle" : "", "family" : "G5419", "given" : "", "non-dropping-particle" : "", "parse-names" : false, "suffix" : "" } ], "type" : "article-journal", "volume" : "17" }, "uris" : [ "http://www.mendeley.com/documents/?uuid=20d59123-7b23-408a-8cbd-4b1e874d9951" ] }, { "id" : "ITEM-4", "itemData" : { "DOI" : "10.5194/acp-17-11971-2017", "abstract" : "&lt;p&gt;&lt;strong&gt;Abstract.&lt;/strong&gt; Black carbon (BC) contributes to Arctic warming, yet sources of Arctic BC and their geographic contributions remain uncertain. We interpret a\u00a0series of recent airborne (NETCARE 2015; PAMARCMiP 2009 and 2011 campaigns) and ground-based measurements (at Alert, Barrow and Ny-\u00c5lesund) from multiple methods (thermal, laser incandescence and light absorption) with the GEOS-Chem global chemical transport model and its adjoint to attribute the sources of Arctic BC. This is the first comparison with a\u00a0chemical transport model of refractory BC (rBC) measurements at Alert. The springtime airborne measurements performed by the NETCARE campaign in 2015 and the PAMARCMiP campaigns in 2009 and 2011 offer BC vertical profiles extending to above 6&lt;span class=\"thinspace\"&gt;&lt;/span&gt;km across the Arctic and include profiles above Arctic ground monitoring stations. Our simulations with the addition of seasonally varying domestic heating and of gas flaring emissions are consistent with ground-based measurements of BC concentrations at Alert and Barrow in winter and spring (rRMSE&lt;span class=\"thinspace\"&gt;&lt;/span&gt; &amp;amp;lt; 13&lt;span class=\"thinspace\"&gt;&lt;/span&gt;%) and with airborne measurements of the BC vertical profile across the Arctic (rRMSE&lt;span class=\"thinspace\"&gt;&lt;/span&gt; = 17&lt;span class=\"thinspace\"&gt;&lt;/span&gt;%) except for an underestimation in the middle troposphere (500\u2013700&lt;span class=\"thinspace\"&gt;&lt;/span&gt;hPa).&lt;br&gt;&lt;br&gt;Sensitivity simulations suggest that anthropogenic emissions in eastern and southern Asia have the largest effect on the Arctic BC column burden both in spring (56&lt;span class=\"thinspace\"&gt;&lt;/span&gt;%) and annually (37&lt;span class=\"thinspace\"&gt;&lt;/span&gt;%), with the largest contribution in the middle troposphere (400\u2013700&lt;span class=\"thinspace\"&gt;&lt;/span&gt;hPa). Anthropogenic emissions from northern Asia contribute considerable BC (27&lt;span class=\"thinspace\"&gt;&lt;/span&gt;% in spring and 43&lt;span class=\"thinspace\"&gt;&lt;/span&gt;% annually) to the lower troposphere (below 900&lt;span class=\"thinspace\"&gt;&lt;/span&gt;hPa). Biomass burning contributes 20&lt;span class=\"thinspace\"&gt;&lt;/span&gt;% to the Arctic BC column annually.&lt;br&gt;&lt;br&gt;At the Arctic surface, anthropogenic emissions from northern Asia (40\u201345&lt;span class=\"thinspace\"&gt;&lt;/span&gt;%) and eastern and southern Asia (20\u201340&lt;span class=\"thinspace\"&gt;&lt;/span&gt;%) are the largest BC contributors in winter and spring, followed by Europe (16\u201336&lt;span class=\"thinspace\"&gt;&lt;/span&gt;%). Biomass burning from North America is the most important contributor to all stat\u2026", "author" : [ { "dropping-particle" : "", "family" : "Zanatta", "given" : "Marco", "non-dropping-particle" : "", "parse-names" : false, "suffix" : "" }, { "dropping-particle" : "", "family" : "Huang", "given" : "Lin", "non-dropping-particle" : "", "parse-names" : false, "suffix" : "" }, { "dropping-particle" : "", "family" : "Herber", "given" : "Andreas B.", "non-dropping-particle" : "", "parse-names" : false, "suffix" : "" }, { "dropping-particle" : "", "family" : "Abbatt", "given" : "Jonathan P. D.", "non-dropping-particle" : "", "parse-names" : false, "suffix" : "" }, { "dropping-particle" : "", "family" : "Henze", "given" : "Daven K.", "non-dropping-particle" : "", "parse-names" : false, "suffix" : "" }, { "dropping-particle" : "", "family" : "Leaitch", "given" : "W. Richard", "non-dropping-particle" : "", "parse-names" : false, "suffix" : "" }, { "dropping-particle" : "", "family" : "Lee", "given" : "Colin J.", "non-dropping-particle" : "", "parse-names" : false, "suffix" : "" }, { "dropping-particle" : "", "family" : "Schulz", "given" : "Hannes", "non-dropping-particle" : "", "parse-names" : false, "suffix" : "" }, { "dropping-particle" : "", "family" : "Willis", "given" : "Megan D.", "non-dropping-particle" : "", "parse-names" : false, "suffix" : "" }, { "dropping-particle" : "", "family" : "Morrow", "given" : "Andrew", "non-dropping-particle" : "", "parse-names" : false, "suffix" : "" }, { "dropping-particle" : "", "family" : "Sharma", "given" : "Sangeeta", "non-dropping-particle" : "", "parse-names" : false, "suffix" : "" }, { "dropping-particle" : "", "family" : "Burkart", "given" : "Julia", "non-dropping-particle" : "", "parse-names" : false, "suffix" : "" }, { "dropping-particle" : "", "family" : "Xu", "given" : "Jun-Wei", "non-dropping-particle" : "", "parse-names" : false, "suffix" : "" }, { "dropping-particle" : "V.", "family" : "Martin", "given" : "Randall", "non-dropping-particle" : "", "parse-names" : false, "suffix" : "" } ], "container-title" : "Atmospheric Chemistry and Physics", "id" : "ITEM-4", "issue" : "19", "issued" : { "date-parts" : [ [ "2017" ] ] }, "page" : "11971-11989", "publisher" : "Copernicus GmbH", "title" : "Source attribution of Arctic black carbon constrained by aircraft and surface measurements", "translator" : [ { "dropping-particle" : "", "family" : "G3435", "given" : "", "non-dropping-particle" : "", "parse-names" : false, "suffix" : "" } ], "type" : "article-journal", "volume" : "17" }, "uris" : [ "http://www.mendeley.com/documents/?uuid=055cd109-3045-300b-8f76-41b6d60e71f4" ] }, { "id" : "ITEM-5", "itemData" : { "DOI" : "10.5194/acp-14-6571-2014", "ISSN" : "16807324", "abstract" : "Abstract. Emissions of air pollutants in East Asia play an important role in the regional and global atmospheric environment. In this study we evaluated the recent emission trends of sulfur dioxide (SO2), nitrogen oxides (NOx), particulate matter (PM), and non-methane volatile organic compounds (NMVOC) in East Asia, and projected their future emissions up until 2030 with six emission scenarios. The results will provide future emission projections for the modeling community of the model inter-comparison program for Asia (MICS-Asia). During 2005\u20132010, the emissions of SO2 and PM2.5 in East Asia decreased by 15 and 12%, respectively, mainly attributable to the large-scale deployment of flue gas desulfurization (FGD) at China's power plants, and the promotion of highly efficient PM removal technologies in China's power plants and cement industry. During this period, the emissions of NOx and NMVOC increased by 25 and 15%, driven by rapid increase in the emissions from China due to inadequate control strategies. In contrast, the NOx and NMVOC emissions in East Asia except China decreased by 13\u201317%, mainly due to the implementation of stringent vehicle emission standards in Japan and South Korea. Under current regulations and current levels of implementation, NOx, SO2, and NMVOC emissions in East Asia are projected to increase by about one-quarter over 2010 levels by 2030, while PM2.5 emissions are expected to decrease by 7%. Assuming enforcement of new energy-saving policies, emissions of NOx, SO2, PM2.5 and NMVOC in East Asia are expected to decrease by 28, 36, 28, and 15%, respectively, compared with the baseline case. The implementation of \"progressive\" end-of-pipe control measures would lead to another one-third reduction of the baseline emissions of NOx, and about one-quarter reduction of SO2, PM2.5, and NMVOC. Assuming the full application of technically feasible energy-saving policies and end-of-pipe control technologies, the emissions of NOx, SO2, and PM2.5 in East Asia would account for only about one-quarter, and NMVOC for one-third, of the levels of the baseline projection. Compared with previous projections, this study projects larger reductions in NOx and SO2 emissions by considering aggressive governmental plans and standards scheduled to be implemented in the next decade, and quantifies the significant effects of detailed progressive control measures on NMVOC emissions up until 2030.", "author" : [ { "dropping-particle" : "", "family" : "Wang", "given" : "S. X.", "non-dropping-particle" : "", "parse-names" : false, "suffix" : "" }, { "dropping-particle" : "", "family" : "Zhao", "given" : "B.", "non-dropping-particle" : "", "parse-names" : false, "suffix" : "" }, { "dropping-particle" : "", "family" : "Cai", "given" : "S. Y.", "non-dropping-particle" : "", "parse-names" : false, "suffix" : "" }, { "dropping-particle" : "", "family" : "Klimont", "given" : "Z.", "non-dropping-particle" : "", "parse-names" : false, "suffix" : "" }, { "dropping-particle" : "", "family" : "Nielsen", "given" : "C. P.", "non-dropping-particle" : "", "parse-names" : false, "suffix" : "" }, { "dropping-particle" : "", "family" : "Morikawa", "given" : "T.", "non-dropping-particle" : "", "parse-names" : false, "suffix" : "" }, { "dropping-particle" : "", "family" : "Woo", "given" : "J. H.", "non-dropping-particle" : "", "parse-names" : false, "suffix" : "" }, { "dropping-particle" : "", "family" : "Kim", "given" : "Y.", "non-dropping-particle" : "", "parse-names" : false, "suffix" : "" }, { "dropping-particle" : "", "family" : "Fu", "given" : "X.", "non-dropping-particle" : "", "parse-names" : false, "suffix" : "" }, { "dropping-particle" : "", "family" : "Xu", "given" : "J. Y.", "non-dropping-particle" : "", "parse-names" : false, "suffix" : "" }, { "dropping-particle" : "", "family" : "Hao", "given" : "J. M.", "non-dropping-particle" : "", "parse-names" : false, "suffix" : "" }, { "dropping-particle" : "", "family" : "He", "given" : "K. B.", "non-dropping-particle" : "", "parse-names" : false, "suffix" : "" } ], "container-title" : "Atmospheric Chemistry and Physics", "id" : "ITEM-5", "issue" : "13", "issued" : { "date-parts" : [ [ "2014" ] ] }, "page" : "6571-6603", "title" : "Emission trends and mitigation options for air pollutants in East Asia", "translator" : [ { "dropping-particle" : "", "family" : "G2977", "given" : "", "non-dropping-particle" : "", "parse-names" : false, "suffix" : "" } ], "type" : "article-journal", "volume" : "14" }, "uris" : [ "http://www.mendeley.com/documents/?uuid=76d27211-75d8-4a0f-985e-2b42bd0ddb61" ] }, { "id" : "ITEM-6", "itemData" : { "DOI" : "10.1021/es5021422", "ISSN" : "0013-936X", "abstract" : "Black carbon (BC) plays an important role in both climate change and health impact. Still, BC emissions as well as the historical trends are associated with high uncertainties in existing inventories. In the present study, global BC emissions from 1960 to 2007 were estimated for 64 sources, by using recompiled fuel consumption and emission factor data sets. Annual BC emissions had increased from 5.3 (3.4-8.5 as an interquartile range) to 9.1 (5.6-14.4) teragrams during this period. Our estimations are 11-16% higher than those in previous inventories. Over the period, we found that the BC emission intensity, defined as the amount of BC emitted per unit of energy production, had decreased for all the regions, especially China and India. Improvements in combustion technology and changes in fuel composition had led to an increase in energy use efficiency, and subsequently a decline of BC emission intensities in power plants, the residential sector, and transportation. On the other hand, the BC emission intensities had increased in the industrial and agricultural sectors, mainly due to an expansion of low-efficiency industry (coke and brick production) in developing countries and to an increasing usage of diesel in agriculture in developed countries. \u00a9 2014 American Chemical Society.", "author" : [ { "dropping-particle" : "", "family" : "Wang", "given" : "Rong", "non-dropping-particle" : "", "parse-names" : false, "suffix" : "" }, { "dropping-particle" : "", "family" : "Tao", "given" : "Shu", "non-dropping-particle" : "", "parse-names" : false, "suffix" : "" }, { "dropping-particle" : "", "family" : "Shen", "given" : "Huizhong", "non-dropping-particle" : "", "parse-names" : false, "suffix" : "" }, { "dropping-particle" : "", "family" : "Huang", "given" : "Ye", "non-dropping-particle" : "", "parse-names" : false, "suffix" : "" }, { "dropping-particle" : "", "family" : "Chen", "given" : "Han", "non-dropping-particle" : "", "parse-names" : false, "suffix" : "" }, { "dropping-particle" : "", "family" : "Balkanski", "given" : "Yves", "non-dropping-particle" : "", "parse-names" : false, "suffix" : "" }, { "dropping-particle" : "", "family" : "Boucher", "given" : "Olivier", "non-dropping-particle" : "", "parse-names" : false, "suffix" : "" }, { "dropping-particle" : "", "family" : "Ciais", "given" : "Philippe", "non-dropping-particle" : "", "parse-names" : false, "suffix" : "" }, { "dropping-particle" : "", "family" : "Shen", "given" : "Guofeng", "non-dropping-particle" : "", "parse-names" : false, "suffix" : "" }, { "dropping-particle" : "", "family" : "Li", "given" : "Wei", "non-dropping-particle" : "", "parse-names" : false, "suffix" : "" }, { "dropping-particle" : "", "family" : "Zhang", "given" : "Yanyan", "non-dropping-particle" : "", "parse-names" : false, "suffix" : "" }, { "dropping-particle" : "", "family" : "Chen", "given" : "Yuanchen", "non-dropping-particle" : "", "parse-names" : false, "suffix" : "" }, { "dropping-particle" : "", "family" : "Lin", "given" : "Nan", "non-dropping-particle" : "", "parse-names" : false, "suffix" : "" }, { "dropping-particle" : "", "family" : "Su", "given" : "Shu", "non-dropping-particle" : "", "parse-names" : false, "suffix" : "" }, { "dropping-particle" : "", "family" : "Li", "given" : "Bengang", "non-dropping-particle" : "", "parse-names" : false, "suffix" : "" }, { "dropping-particle" : "", "family" : "Liu", "given" : "Junfeng", "non-dropping-particle" : "", "parse-names" : false, "suffix" : "" }, { "dropping-particle" : "", "family" : "Liu", "given" : "Wenxin", "non-dropping-particle" : "", "parse-names" : false, "suffix" : "" } ], "container-title" : "Environmental Science &amp; Technology", "id" : "ITEM-6", "issue" : "12", "issued" : { "date-parts" : [ [ "2014", "6", "17" ] ] }, "page" : "6780-6787", "title" : "Trend in Global Black Carbon Emissions from 1960 to 2007", "translator" : [ { "dropping-particle" : "", "family" : "G2979", "given" : "", "non-dropping-particle" : "", "parse-names" : false, "suffix" : "" } ], "type" : "article-journal", "volume" : "48" }, "uris" : [ "http://www.mendeley.com/documents/?uuid=b54dbc19-9fd4-4866-8dde-18ba1f8275b2" ] }, { "id" : "ITEM-7", "itemData" : { "DOI" : "10.5194/essd-10-985-2018", "ISBN" : "1866-3508", "abstract" : "We present the organization, instrumentation, datasets, data interpretation, modeling, and accomplishments of the multinational global atmospheric measurement program AGAGE (Advanced Global Atmospheric Gases Experiment). AGAGE is distinguished by its capability to measure globally, at high frequency, and at multiple sites all the important species in the Montreal Protocol and all the important non-carbon-dioxide (non-CO2) gases assessed by the Intergovernmental Panel on Climate Change (CO2 is also measured at several sites). The scientific objectives of AGAGE are important in furthering our understanding of global chemical and climatic phenomena. They are the following: (1) to accurately measure the temporal and spatial distributions of anthropogenic gases that contribute the majority of reactive halogen to the stratosphere and/or are strong infrared absorbers (chlorocarbons, chlorofluorocarbons CFCs, bromocarbons, hydrochlorofluorocarbons HCFCs, hydrofluorocarbons HFCs and polyfluorinated compounds (perfluorocarbons PFCs), nitrogen trifluoride NF3, sulfuryl fluoride SO2F2, and sulfur hexafluoride SF6) and use these measurements to determine the global rates of their emission and/or destruction (i.e., lifetimes); (2) to accurately measure the global distributions and temporal behaviors and determine the sources and sinks of non-CO2 biogenic anthropogenic gases important to climate change and/or ozone depletion (methane CH4, nitrous oxide N20, carbon monoxide CO, molecular hydrogen H2, methyl chloride CH3C1, and methyl bromide CH3Br); (3) to identify new long-lived greenhouse and ozone -depleting gases (e.g., SO2F2, NF3, heavy PFCs (C4Fm, C5F12, C6F 14, C7F16, and C8F18) and hydrofluoroolefins (HF0s; e.g., CH2 = CFCF3) have been identified in AGAGE), initiate the real-time monitoring of these new gases, and reconstruct their past histories from AGAGE, air archive, and firn air measurements; (4) to determine the average concentrations and trends of tropospheric hydroxyl radicals (OH) from the rates of destruction of atmospheric trichloroethane (CH3CC13), HFCs, and HCFCs and estimates of their emissions; (5) to determine from atmospheric observations and estimates of their destruction rates the magnitudes and distributions by region of surface sources and sinks of all measured gases; (6) to provide accurate data on the global accumulation of many of these trace gases that are used to test the synoptic-, regional-, and global -scale circulations predicted b\u2026", "author" : [ { "dropping-particle" : "", "family" : "Prinn", "given" : "Ronald G", "non-dropping-particle" : "", "parse-names" : false, "suffix" : "" }, { "dropping-particle" : "", "family" : "Weiss", "given" : "Ray F", "non-dropping-particle" : "", "parse-names" : false, "suffix" : "" }, { "dropping-particle" : "", "family" : "Arduini", "given" : "Jgor", "non-dropping-particle" : "", "parse-names" : false, "suffix" : "" }, { "dropping-particle" : "", "family" : "Arnold", "given" : "Tim", "non-dropping-particle" : "", "parse-names" : false, "suffix" : "" }, { "dropping-particle" : "", "family" : "DeWitt", "given" : "H Langley", "non-dropping-particle" : "", "parse-names" : false, "suffix" : "" }, { "dropping-particle" : "", "family" : "Fraser", "given" : "Paul J", "non-dropping-particle" : "", "parse-names" : false, "suffix" : "" }, { "dropping-particle" : "", "family" : "Ganesan", "given" : "Anita L", "non-dropping-particle" : "", "parse-names" : false, "suffix" : "" }, { "dropping-particle" : "", "family" : "Gasore", "given" : "Jimmy", "non-dropping-particle" : "", "parse-names" : false, "suffix" : "" }, { "dropping-particle" : "", "family" : "Harth", "given" : "Christina M", "non-dropping-particle" : "", "parse-names" : false, "suffix" : "" }, { "dropping-particle" : "", "family" : "Hermansen", "given" : "Ove", "non-dropping-particle" : "", "parse-names" : false, "suffix" : "" }, { "dropping-particle" : "", "family" : "Kim", "given" : "Jooil", "non-dropping-particle" : "", "parse-names" : false, "suffix" : "" }, { "dropping-particle" : "", "family" : "Krummel", "given" : "Paul B", "non-dropping-particle" : "", "parse-names" : false, "suffix" : "" }, { "dropping-particle" : "", "family" : "Li", "given" : "Shanlan", "non-dropping-particle" : "", "parse-names" : false, "suffix" : "" }, { "dropping-particle" : "", "family" : "Loh", "given" : "Zoe M", "non-dropping-particle" : "", "parse-names" : false, "suffix" : "" }, { "dropping-particle" : "", "family" : "Lunder", "given" : "Chris R", "non-dropping-particle" : "", "parse-names" : false, "suffix" : "" }, { "dropping-particle" : "", "family" : "Maione", "given" : "Michela", "non-dropping-particle" : "", "parse-names" : false, "suffix" : "" }, { "dropping-particle" : "", "family" : "Manning", "given" : "Alistair J", "non-dropping-particle" : "", "parse-names" : false, "suffix" : "" }, { "dropping-particle" : "", "family" : "Miller", "given" : "Ben R", "non-dropping-particle" : "", "parse-names" : false, "suffix" : "" }, { "dropping-particle" : "", "family" : "Mitrevski", "given" : "Blagoj", "non-dropping-particle" : "", "parse-names" : false, "suffix" : "" }, { "dropping-particle" : "", "family" : "Muehle", "given" : "Jens", "non-dropping-particle" : "", "parse-names" : false, "suffix" : "" }, { "dropping-particle" : "", "family" : "O'Doherty", "given" : "Simon", "non-dropping-particle" : "", "parse-names" : false, "suffix" : "" }, { "dropping-particle" : "", "family" : "Park", "given" : "Sunyoung", "non-dropping-particle" : "", "parse-names" : false, "suffix" : "" }, { "dropping-particle" : "", "family" : "Reimann", "given" : "Stefan", "non-dropping-particle" : "", "parse-names" : false, "suffix" : "" }, { "dropping-particle" : "", "family" : "Rigby", "given" : "Matt", "non-dropping-particle" : "", "parse-names" : false, "suffix" : "" }, { "dropping-particle" : "", "family" : "Saito", "given" : "Takuya", "non-dropping-particle" : "", "parse-names" : false, "suffix" : "" }, { "dropping-particle" : "", "family" : "Salameh", "given" : "Peter K", "non-dropping-particle" : "", "parse-names" : false, "suffix" : "" }, { "dropping-particle" : "", "family" : "Schmidt", "given" : "Roland", "non-dropping-particle" : "", "parse-names" : false, "suffix" : "" }, { "dropping-particle" : "", "family" : "Simmonds", "given" : "Peter G", "non-dropping-particle" : "", "parse-names" : false, "suffix" : "" }, { "dropping-particle" : "", "family" : "Steele", "given" : "L Paul", "non-dropping-particle" : "", "parse-names" : false, "suffix" : "" }, { "dropping-particle" : "", "family" : "Vollmer", "given" : "Martin K", "non-dropping-particle" : "", "parse-names" : false, "suffix" : "" }, { "dropping-particle" : "", "family" : "Wang", "given" : "Ray H", "non-dropping-particle" : "", "parse-names" : false, "suffix" : "" }, { "dropping-particle" : "", "family" : "Yao", "given" : "Bo", "non-dropping-particle" : "", "parse-names" : false, "suffix" : "" }, { "dropping-particle" : "", "family" : "Yokouchi", "given" : "Yoko", "non-dropping-particle" : "", "parse-names" : false, "suffix" : "" }, { "dropping-particle" : "", "family" : "Young", "given" : "Dickon", "non-dropping-particle" : "", "parse-names" : false, "suffix" : "" }, { "dropping-particle" : "", "family" : "Zhou", "given" : "Lingxi", "non-dropping-particle" : "", "parse-names" : false, "suffix" : "" } ], "container-title" : "Earth System Science Data", "id" : "ITEM-7", "issue" : "2", "issued" : { "date-parts" : [ [ "2018" ] ] }, "note" : "Times Cited: 0\nRigby, Matthew/A-5555-2012; Reimann, Stefan/A-2327-2009; Krummel, Paul/A-4293-2013; Steele, Paul/B-3185-2009; arduini, jgor/\nRigby, Matthew/0000-0002-2020-9253; Reimann, Stefan/0000-0002-9885-7138; Krummel, Paul/0000-0002-4884-3678; Steele, Paul/0000-0002-8234-3730; arduini, jgor/0000-0002-5199-3853\n0\n1866-3516", "page" : "985-1018", "title" : "History of chemically and radiatively important atmospheric gases from the Advanced Global Atmospheric Gases Experiment (AGAGE)", "translator" : [ { "dropping-particle" : "", "family" : "G3274", "given" : "", "non-dropping-particle" : "", "parse-names" : false, "suffix" : "" } ], "type" : "article-journal", "volume" : "10" }, "uris" : [ "http://www.mendeley.com/documents/?uuid=c2154aec-9058-4824-8948-0ccf04195854" ] }, { "id" : "ITEM-8", "itemData" : { "DOI" : "10.1021/jp5097376", "ISSN" : "1089-5639", "abstract" : "Global-scale atmospheric measurements are used to investigate the effectiveness of recent adjustments to production and consumption controls on hydrochlorofluorocarbons (HCFCs) under the Montreal Protocol on Substances that Deplete the Ozone Layer (Montreal Protocol) and to assess recent projections of large increases in hydrofluorocarbon (HFC) production and emission. The results show that aggregate global HCFC emissions did not increase appreciably during 2007\u20132012 and suggest that the 2007 Adjustments to the Montreal Protocol played a role in limiting HCFC emissions well in advance of the 2013 cap on global production. HCFC emissions varied between 27 and 29 kt CFC-11-equivalent (eq)/y or 0.76 and 0.79 GtCO2-eq/y during this period. Despite slower than projected increases in aggregate HCFC emissions since 2007, total emissions of HFCs used as substitutes for HCFCs and chlorofluorocarbons (CFCs) have not increased more rapidly than rates projected [Velders, G. J. M.; Fahey, D. W.; Daniel, J. S.; McFarland, M.; Andersen, S. O. The Large Contribution of Projected HFC Emissions to Future Climate Forcing. Proc. Natl. Acad. Sci. U.S.A. 2009, 106, 10949\u221210954] for 2007\u20132012. HFC global emission magnitudes related to this substitution totaled 0.51 (\u22120.03, +0.04) GtCO2-eq/y in 2012, a magnitude about two times larger than emissions reported to the United Nations Framework Convention on Climate Change (UNFCCC) for these HFCs. Assuming accurate reporting to the UNFCCC, the results imply that developing countries (non-Annex I Parties) not reporting to the UNFCCC now account for nearly 50% of global HFC emissions used as substitutes for ozone-depleting substances (ODSs). Global HFC emissions (as CO2-eq) from ODS substitution can be attributed approximately equally to mobile air conditioning, commercial refrigeration, and the sum of all other applications.", "author" : [ { "dropping-particle" : "", "family" : "Montzka", "given" : "S A", "non-dropping-particle" : "", "parse-names" : false, "suffix" : "" }, { "dropping-particle" : "", "family" : "McFarland", "given" : "M", "non-dropping-particle" : "", "parse-names" : false, "suffix" : "" }, { "dropping-particle" : "", "family" : "Andersen", "given" : "S O", "non-dropping-particle" : "", "parse-names" : false, "suffix" : "" }, { "dropping-particle" : "", "family" : "Miller", "given" : "B R", "non-dropping-particle" : "", "parse-names" : false, "suffix" : "" }, { "dropping-particle" : "", "family" : "Fahey", "given" : "D W", "non-dropping-particle" : "", "parse-names" : false, "suffix" : "" }, { "dropping-particle" : "", "family" : "Hall", "given" : "B D", "non-dropping-particle" : "", "parse-names" : false, "suffix" : "" }, { "dropping-particle" : "", "family" : "Hu", "given" : "L", "non-dropping-particle" : "", "parse-names" : false, "suffix" : "" }, { "dropping-particle" : "", "family" : "Siso", "given" : "C", "non-dropping-particle" : "", "parse-names" : false, "suffix" : "" }, { "dropping-particle" : "", "family" : "Elkins", "given" : "J W", "non-dropping-particle" : "", "parse-names" : false, "suffix" : "" } ], "container-title" : "The Journal of Physical Chemistry A", "id" : "ITEM-8", "issue" : "19", "issued" : { "date-parts" : [ [ "2015", "5", "14" ] ] }, "note" : "doi: 10.1021/jp5097376", "page" : "4439-4449", "publisher" : "American Chemical Society", "title" : "Recent Trends in Global Emissions of Hydrochlorofluorocarbons and Hydrofluorocarbons: Reflecting on the 2007 Adjustments to the Montreal Protocol", "translator" : [ { "dropping-particle" : "", "family" : "G3152", "given" : "", "non-dropping-particle" : "", "parse-names" : false, "suffix" : "" } ], "type" : "article-journal", "volume" : "119" }, "uris" : [ "http://www.mendeley.com/documents/?uuid=4a277404-6e35-4942-9a0c-11b2d5e60c08" ] } ], "mendeley" : { "formattedCitation" : "(Wang et al., 2014c, 2014b; Montzka et al., 2015; Crippa et al., 2016; Turnock et al., 2016; Klimont et al., 2017a; Zanatta et al., 2017; Prinn et al., 2018)", "manualFormatting" : "(R. Wang et al., 2014; S.X. Wang et al., 2014; Montzka et al., 2015; Crippa et al., 2016; Turnock et al., 2016; Klimont et al., 2017a; Zanatta et al., 2017; Prinn et al., 2018)", "plainTextFormattedCitation" : "(Wang et al., 2014c, 2014b; Montzka et al., 2015; Crippa et al., 2016; Turnock et al., 2016; Klimont et al., 2017a; Zanatta et al., 2017; Prinn et al., 2018)", "previouslyFormattedCitation" : "(Wang et al., 2014c, 2014b; Montzka et al., 2015; Crippa et al., 2016; Turnock et al., 2016; Klimont et al., 2017a; Zanatta et al., 2017; Prinn et al., 2018)" }, "properties" : { "noteIndex" : 0 }, "schema" : "https://github.com/citation-style-language/schema/raw/master/csl-citation.json" }</w:instrText>
        </w:r>
      </w:ins>
      <w:del w:id="522" w:author="Robin Matthews" w:date="2021-07-08T15:05:00Z">
        <w:r w:rsidR="00D477C7" w:rsidDel="00BE4C5D">
          <w:rPr>
            <w:color w:val="000000"/>
            <w:lang w:val="en-GB"/>
          </w:rPr>
          <w:delInstrText xml:space="preserve">ADDIN CSL_CITATION { "citationItems" : [ { "id" : "ITEM-1", "itemData" : { "DOI" : "10.5194/acp-16-3825-2016", "author" : [ { "dropping-particle" : "", "family" : "Crippa", "given" : "M", "non-dropping-particle" : "", "parse-names" : false, "suffix" : "" }, { "dropping-particle" : "", "family" : "Janssens-Maenhout", "given" : "G", "non-dropping-particle" : "", "parse-names" : false, "suffix" : "" }, { "dropping-particle" : "", "family" : "Dentener", "given" : "F", "non-dropping-particle" : "", "parse-names" : false, "suffix" : "" }, { "dropping-particle" : "", "family" : "Guizzardi", "given" : "D", "non-dropping-particle" : "", "parse-names" : false, "suffix" : "" }, { "dropping-particle" : "", "family" : "Sindelarova", "given" : "K", "non-dropping-particle" : "", "parse-names" : false, "suffix" : "" }, { "dropping-particle" : "", "family" : "Muntean", "given" : "M", "non-dropping-particle" : "", "parse-names" : false, "suffix" : "" }, { "dropping-particle" : "", "family" : "Dingenen", "given" : "R", "non-dropping-particle" : "Van", "parse-names" : false, "suffix" : "" }, { "dropping-particle" : "", "family" : "Granier", "given" : "C", "non-dropping-particle" : "", "parse-names" : false, "suffix" : "" } ], "container-title" : "Atmospheric Chemistry and Physics", "id" : "ITEM-1", "issue" : "6", "issued" : { "date-parts" : [ [ "2016" ] ] }, "page" : "3825-3841", "title" : "Forty years of improvements in European air quality: regional policy-industry interactions with global impacts", "translator" : [ { "dropping-particle" : "", "family" : "G2996", "given" : "", "non-dropping-particle" : "", "parse-names" : false, "suffix" : "" } ], "type" : "article-journal", "volume" : "16" }, "uris" : [ "http://www.mendeley.com/documents/?uuid=0cbed00a-c043-4f6a-852a-fd12f0b1a024" ] }, { "id" : "ITEM-2", "itemData" : { "DOI" : "10.1088/1748-9326/11/2/024010", "ISBN" : "1748-9326", "ISSN" : "17489326", "abstract" : "European air quality legislation has reduced emissions of air pollutants across Europe since the 1970s, affecting air quality, human health and regional climate. We used a coupled composition-climate model to simulate the impacts of European air quality legislation and technology measures implemented between 1970 and 2010. We contrast simulations using two emission scenarios; one with actual emissions in 2010 and the other with emissions that would have occurred in 2010 in the absence of technological improvements and end-of-pipe treatment measures in the energy, industrial and road transport sectors. European emissions of sulphur dioxide, black carbon (BC) and organic carbon in 2010 are 53%, 59% and 32% lower respectively compared to emissions that would have occurred in 2010 in the absence of legislative and technology measures. These emission reductions decreased simulated European annual mean concentrations of fine particulate matter (PM 2.5 ) by 35%, sulphate by 44%, BC by 56% and particulate organic matter by 23%. The reduction in PM 2.5 concentrations is calculated to have prevented 80 000 (37 000\u2013116 000, at 95% confidence intervals) premature deaths annually across the European Union, resulting in a perceived financial benefit to society of US$232 billion annually (1.4% of 2010 EU GDP). The reduction in aerosol concentrations due to legislative and technology measures caused a positive change in the aerosol radiative effect at the top of atmosphere, reduced atmospheric absorption and also increased the amount of solar radiation incident at the surface over Europe. We used an energy budget approximation to estimate that these changes in the radiative balance have increased European annual mean surface temperatures and precipitation by 0.45 \u00b1 0.11 \u00b0C and by 13 \u00b1 0.8 mm yr \u22121 respectively. Our results show that the implementation of European legislation and technological improvements to reduce the emission of air pollutants has improved air quality and human health over Europe, as well as having an unintended impact on the regional radiative balance and climate.", "author" : [ { "dropping-particle" : "", "family" : "Turnock", "given" : "S. T.", "non-dropping-particle" : "", "parse-names" : false, "suffix" : "" }, { "dropping-particle" : "", "family" : "Butt", "given" : "E. W.", "non-dropping-particle" : "", "parse-names" : false, "suffix" : "" }, { "dropping-particle" : "", "family" : "Richardson", "given" : "T. B.", "non-dropping-particle" : "", "parse-names" : false, "suffix" : "" }, { "dropping-particle" : "", "family" : "Mann", "given" : "G. W.", "non-dropping-particle" : "", "parse-names" : false, "suffix" : "" }, { "dropping-particle" : "", "family" : "Reddington", "given" : "C. L.", "non-dropping-particle" : "", "parse-names" : false, "suffix" : "" }, { "dropping-particle" : "", "family" : "Forster", "given" : "P. M.", "non-dropping-particle" : "", "parse-names" : false, "suffix" : "" }, { "dropping-particle" : "", "family" : "Haywood", "given" : "J.", "non-dropping-particle" : "", "parse-names" : false, "suffix" : "" }, { "dropping-particle" : "", "family" : "Crippa", "given" : "M.", "non-dropping-particle" : "", "parse-names" : false, "suffix" : "" }, { "dropping-particle" : "", "family" : "Janssens-Maenhout", "given" : "G.", "non-dropping-particle" : "", "parse-names" : false, "suffix" : "" }, { "dropping-particle" : "", "family" : "Johnson", "given" : "C. E.", "non-dropping-particle" : "", "parse-names" : false, "suffix" : "" }, { "dropping-particle" : "", "family" : "Bellouin", "given" : "N.", "non-dropping-particle" : "", "parse-names" : false, "suffix" : "" }, { "dropping-particle" : "", "family" : "Carslaw", "given" : "K. S.", "non-dropping-particle" : "", "parse-names" : false, "suffix" : "" }, { "dropping-particle" : "V.", "family" : "Spracklen", "given" : "D.", "non-dropping-particle" : "", "parse-names" : false, "suffix" : "" } ], "container-title" : "Environmental Research Letters", "id" : "ITEM-2", "issue" : "2", "issued" : { "date-parts" : [ [ "2016" ] ] }, "title" : "The impact of European legislative and technology measures to reduce air pollutants on air quality, human health and climate", "translator" : [ { "dropping-particle" : "", "family" : "G2850", "given" : "", "non-dropping-particle" : "", "parse-names" : false, "suffix" : "" } ], "type" : "article-journal", "volume" : "11" }, "uris" : [ "http://www.mendeley.com/documents/?uuid=e8343756-dd65-34a9-a4e9-fbe36ad5f28d" ] }, { "id" : "ITEM-3", "itemData" : { "DOI" : "10.5194/acp-17-8681-2017", "ISSN" : "16807324", "abstract" : "This paper presents a comprehensive assessment of historical (1990-2010) global anthropogenic particulate matter (PM) emissions including the consistent and harmonized calculation of mass-based size distribution (PM1, PM2. 5, PM10), as well as primary carbonaceous aerosols including black carbon (BC) and organic carbon (OC). The estimates were developed with the integrated assessment model GAINS, where source-and region-specific technology characteristics are explicitly included. This assessment includes a number of previously unaccounted or often misallocated emission sources, i.e. kerosene lamps, gas flaring, diesel generators, refuse burning; some of them were reported in the past for selected regions or in the context of a particular pollutant or sector but not included as part of a total estimate. Spatially, emissions were calculated for 172 source regions (as well as international shipping), presented for 25 global regions, and allocated to 0.5\u00b0\u011d\u20ac \u00d7 \u011d\u20ac0.5\u00b0 longitude-latitude grids. No independent estimates of emissions from forest fires and savannah burning are provided and neither windblown dust nor unpaved roads emissions are included. We estimate that global emissions of PM have not changed significantly between 1990 and 2010, showing a strong decoupling from the global increase in energy consumption and, consequently, CO2 emissions, but there are significantly different regional trends, with a particularly strong increase in East Asia and Africa and a strong decline in Europe, North America, and the Pacific region. This in turn resulted in important changes in the spatial pattern of PM burden, e.g. European, North American, and Pacific contributions to global emissions dropped from nearly 30\u011d\u20ac% in 1990 to well below 15\u011d\u20ac% in 2010, while Asia's contribution grew from just over 50\u011d\u20ac% to nearly two-Thirds of the global total in 2010. For all PM species considered, Asian sources represented over 60\u011d\u20ac% of the global anthropogenic total, and residential combustion was the most important sector, contributing about 60\u011d\u20ac% for BC and OC, 45\u011d\u20ac% for PM2. 5, and less than 40\u011d\u20ac% for PM10, where large combustion sources and industrial processes are equally important. Global anthropogenic emissions of BC were estimated at about 6.6 and 7.2\u011d\u20acTg in 2000 and 2010, respectively, and represent about 15\u011d\u20ac% of PM2. 5 but for some sources reach nearly 50\u011d\u20ac%, i.e. for the transport sector. Our global BC numbers are higher than previously published owing primarily to t\u2026", "author" : [ { "dropping-particle" : "", "family" : "Klimont", "given" : "Zbigniew", "non-dropping-particle" : "", "parse-names" : false, "suffix" : "" }, { "dropping-particle" : "", "family" : "Kupiainen", "given" : "Kaarle", "non-dropping-particle" : "", "parse-names" : false, "suffix" : "" }, { "dropping-particle" : "", "family" : "Heyes", "given" : "Chris", "non-dropping-particle" : "", "parse-names" : false, "suffix" : "" }, { "dropping-particle" : "", "family" : "Purohit", "given" : "Pallav", "non-dropping-particle" : "", "parse-names" : false, "suffix" : "" }, { "dropping-particle" : "", "family" : "Cofala", "given" : "Janusz", "non-dropping-particle" : "", "parse-names" : false, "suffix" : "" }, { "dropping-particle" : "", "family" : "Rafaj", "given" : "Peter", "non-dropping-particle" : "", "parse-names" : false, "suffix" : "" }, { "dropping-particle" : "", "family" : "Borken-Kleefeld", "given" : "Jens", "non-dropping-particle" : "", "parse-names" : false, "suffix" : "" }, { "dropping-particle" : "", "family" : "Sch\u00f6pp", "given" : "Wolfgang", "non-dropping-particle" : "", "parse-names" : false, "suffix" : "" } ], "container-title" : "Atmospheric Chemistry and Physics", "id" : "ITEM-3", "issue" : "14", "issued" : { "date-parts" : [ [ "2017" ] ] }, "page" : "8681-8723", "title" : "Global anthropogenic emissions of particulate matter including black carbon", "translator" : [ { "dropping-particle" : "", "family" : "G5419", "given" : "", "non-dropping-particle" : "", "parse-names" : false, "suffix" : "" } ], "type" : "article-journal", "volume" : "17" }, "uris" : [ "http://www.mendeley.com/documents/?uuid=20d59123-7b23-408a-8cbd-4b1e874d9951" ] }, { "id" : "ITEM-4", "itemData" : { "DOI" : "10.5194/acp-17-11971-2017", "abstract" : "&lt;p&gt;&lt;strong&gt;Abstract.&lt;/strong&gt; Black carbon (BC) contributes to Arctic warming, yet sources of Arctic BC and their geographic contributions remain uncertain. We interpret a\u00a0series of recent airborne (NETCARE 2015; PAMARCMiP 2009 and 2011 campaigns) and ground-based measurements (at Alert, Barrow and Ny-\u00c5lesund) from multiple methods (thermal, laser incandescence and light absorption) with the GEOS-Chem global chemical transport model and its adjoint to attribute the sources of Arctic BC. This is the first comparison with a\u00a0chemical transport model of refractory BC (rBC) measurements at Alert. The springtime airborne measurements performed by the NETCARE campaign in 2015 and the PAMARCMiP campaigns in 2009 and 2011 offer BC vertical profiles extending to above 6&lt;span class=\"thinspace\"&gt;&lt;/span&gt;km across the Arctic and include profiles above Arctic ground monitoring stations. Our simulations with the addition of seasonally varying domestic heating and of gas flaring emissions are consistent with ground-based measurements of BC concentrations at Alert and Barrow in winter and spring (rRMSE&lt;span class=\"thinspace\"&gt;&lt;/span&gt; &amp;amp;lt; 13&lt;span class=\"thinspace\"&gt;&lt;/span&gt;%) and with airborne measurements of the BC vertical profile across the Arctic (rRMSE&lt;span class=\"thinspace\"&gt;&lt;/span&gt; = 17&lt;span class=\"thinspace\"&gt;&lt;/span&gt;%) except for an underestimation in the middle troposphere (500\u2013700&lt;span class=\"thinspace\"&gt;&lt;/span&gt;hPa).&lt;br&gt;&lt;br&gt;Sensitivity simulations suggest that anthropogenic emissions in eastern and southern Asia have the largest effect on the Arctic BC column burden both in spring (56&lt;span class=\"thinspace\"&gt;&lt;/span&gt;%) and annually (37&lt;span class=\"thinspace\"&gt;&lt;/span&gt;%), with the largest contribution in the middle troposphere (400\u2013700&lt;span class=\"thinspace\"&gt;&lt;/span&gt;hPa). Anthropogenic emissions from northern Asia contribute considerable BC (27&lt;span class=\"thinspace\"&gt;&lt;/span&gt;% in spring and 43&lt;span class=\"thinspace\"&gt;&lt;/span&gt;% annually) to the lower troposphere (below 900&lt;span class=\"thinspace\"&gt;&lt;/span&gt;hPa). Biomass burning contributes 20&lt;span class=\"thinspace\"&gt;&lt;/span&gt;% to the Arctic BC column annually.&lt;br&gt;&lt;br&gt;At the Arctic surface, anthropogenic emissions from northern Asia (40\u201345&lt;span class=\"thinspace\"&gt;&lt;/span&gt;%) and eastern and southern Asia (20\u201340&lt;span class=\"thinspace\"&gt;&lt;/span&gt;%) are the largest BC contributors in winter and spring, followed by Europe (16\u201336&lt;span class=\"thinspace\"&gt;&lt;/span&gt;%). Biomass burning from North America is the most important contributor to all stat\u2026", "author" : [ { "dropping-particle" : "", "family" : "Zanatta", "given" : "Marco", "non-dropping-particle" : "", "parse-names" : false, "suffix" : "" }, { "dropping-particle" : "", "family" : "Huang", "given" : "Lin", "non-dropping-particle" : "", "parse-names" : false, "suffix" : "" }, { "dropping-particle" : "", "family" : "Herber", "given" : "Andreas B.", "non-dropping-particle" : "", "parse-names" : false, "suffix" : "" }, { "dropping-particle" : "", "family" : "Abbatt", "given" : "Jonathan P. D.", "non-dropping-particle" : "", "parse-names" : false, "suffix" : "" }, { "dropping-particle" : "", "family" : "Henze", "given" : "Daven K.", "non-dropping-particle" : "", "parse-names" : false, "suffix" : "" }, { "dropping-particle" : "", "family" : "Leaitch", "given" : "W. Richard", "non-dropping-particle" : "", "parse-names" : false, "suffix" : "" }, { "dropping-particle" : "", "family" : "Lee", "given" : "Colin J.", "non-dropping-particle" : "", "parse-names" : false, "suffix" : "" }, { "dropping-particle" : "", "family" : "Schulz", "given" : "Hannes", "non-dropping-particle" : "", "parse-names" : false, "suffix" : "" }, { "dropping-particle" : "", "family" : "Willis", "given" : "Megan D.", "non-dropping-particle" : "", "parse-names" : false, "suffix" : "" }, { "dropping-particle" : "", "family" : "Morrow", "given" : "Andrew", "non-dropping-particle" : "", "parse-names" : false, "suffix" : "" }, { "dropping-particle" : "", "family" : "Sharma", "given" : "Sangeeta", "non-dropping-particle" : "", "parse-names" : false, "suffix" : "" }, { "dropping-particle" : "", "family" : "Burkart", "given" : "Julia", "non-dropping-particle" : "", "parse-names" : false, "suffix" : "" }, { "dropping-particle" : "", "family" : "Xu", "given" : "Jun-Wei", "non-dropping-particle" : "", "parse-names" : false, "suffix" : "" }, { "dropping-particle" : "V.", "family" : "Martin", "given" : "Randall", "non-dropping-particle" : "", "parse-names" : false, "suffix" : "" } ], "container-title" : "Atmospheric Chemistry and Physics", "id" : "ITEM-4", "issue" : "19", "issued" : { "date-parts" : [ [ "2017" ] ] }, "page" : "11971-11989", "publisher" : "Copernicus GmbH", "title" : "Source attribution of Arctic black carbon constrained by aircraft and surface measurements", "translator" : [ { "dropping-particle" : "", "family" : "G3435", "given" : "", "non-dropping-particle" : "", "parse-names" : false, "suffix" : "" } ], "type" : "article-journal", "volume" : "17" }, "uris" : [ "http://www.mendeley.com/documents/?uuid=055cd109-3045-300b-8f76-41b6d60e71f4" ] }, { "id" : "ITEM-5", "itemData" : { "DOI" : "10.5194/acp-14-6571-2014", "ISSN" : "16807324", "abstract" : "Abstract. Emissions of air pollutants in East Asia play an important role in the regional and global atmospheric environment. In this study we evaluated the recent emission trends of sulfur dioxide (SO2), nitrogen oxides (NOx), particulate matter (PM), and non-methane volatile organic compounds (NMVOC) in East Asia, and projected their future emissions up until 2030 with six emission scenarios. The results will provide future emission projections for the modeling community of the model inter-comparison program for Asia (MICS-Asia). During 2005\u20132010, the emissions of SO2 and PM2.5 in East Asia decreased by 15 and 12%, respectively, mainly attributable to the large-scale deployment of flue gas desulfurization (FGD) at China's power plants, and the promotion of highly efficient PM removal technologies in China's power plants and cement industry. During this period, the emissions of NOx and NMVOC increased by 25 and 15%, driven by rapid increase in the emissions from China due to inadequate control strategies. In contrast, the NOx and NMVOC emissions in East Asia except China decreased by 13\u201317%, mainly due to the implementation of stringent vehicle emission standards in Japan and South Korea. Under current regulations and current levels of implementation, NOx, SO2, and NMVOC emissions in East Asia are projected to increase by about one-quarter over 2010 levels by 2030, while PM2.5 emissions are expected to decrease by 7%. Assuming enforcement of new energy-saving policies, emissions of NOx, SO2, PM2.5 and NMVOC in East Asia are expected to decrease by 28, 36, 28, and 15%, respectively, compared with the baseline case. The implementation of \"progressive\" end-of-pipe control measures would lead to another one-third reduction of the baseline emissions of NOx, and about one-quarter reduction of SO2, PM2.5, and NMVOC. Assuming the full application of technically feasible energy-saving policies and end-of-pipe control technologies, the emissions of NOx, SO2, and PM2.5 in East Asia would account for only about one-quarter, and NMVOC for one-third, of the levels of the baseline projection. Compared with previous projections, this study projects larger reductions in NOx and SO2 emissions by considering aggressive governmental plans and standards scheduled to be implemented in the next decade, and quantifies the significant effects of detailed progressive control measures on NMVOC emissions up until 2030.", "author" : [ { "dropping-particle" : "", "family" : "Wang", "given" : "S. X.", "non-dropping-particle" : "", "parse-names" : false, "suffix" : "" }, { "dropping-particle" : "", "family" : "Zhao", "given" : "B.", "non-dropping-particle" : "", "parse-names" : false, "suffix" : "" }, { "dropping-particle" : "", "family" : "Cai", "given" : "S. Y.", "non-dropping-particle" : "", "parse-names" : false, "suffix" : "" }, { "dropping-particle" : "", "family" : "Klimont", "given" : "Z.", "non-dropping-particle" : "", "parse-names" : false, "suffix" : "" }, { "dropping-particle" : "", "family" : "Nielsen", "given" : "C. P.", "non-dropping-particle" : "", "parse-names" : false, "suffix" : "" }, { "dropping-particle" : "", "family" : "Morikawa", "given" : "T.", "non-dropping-particle" : "", "parse-names" : false, "suffix" : "" }, { "dropping-particle" : "", "family" : "Woo", "given" : "J. H.", "non-dropping-particle" : "", "parse-names" : false, "suffix" : "" }, { "dropping-particle" : "", "family" : "Kim", "given" : "Y.", "non-dropping-particle" : "", "parse-names" : false, "suffix" : "" }, { "dropping-particle" : "", "family" : "Fu", "given" : "X.", "non-dropping-particle" : "", "parse-names" : false, "suffix" : "" }, { "dropping-particle" : "", "family" : "Xu", "given" : "J. Y.", "non-dropping-particle" : "", "parse-names" : false, "suffix" : "" }, { "dropping-particle" : "", "family" : "Hao", "given" : "J. M.", "non-dropping-particle" : "", "parse-names" : false, "suffix" : "" }, { "dropping-particle" : "", "family" : "He", "given" : "K. B.", "non-dropping-particle" : "", "parse-names" : false, "suffix" : "" } ], "container-title" : "Atmospheric Chemistry and Physics", "id" : "ITEM-5", "issue" : "13", "issued" : { "date-parts" : [ [ "2014" ] ] }, "page" : "6571-6603", "title" : "Emission trends and mitigation options for air pollutants in East Asia", "translator" : [ { "dropping-particle" : "", "family" : "G2977", "given" : "", "non-dropping-particle" : "", "parse-names" : false, "suffix" : "" } ], "type" : "article-journal", "volume" : "14" }, "uris" : [ "http://www.mendeley.com/documents/?uuid=76d27211-75d8-4a0f-985e-2b42bd0ddb61" ] }, { "id" : "ITEM-6", "itemData" : { "DOI" : "10.1021/es5021422", "ISSN" : "0013-936X", "abstract" : "Black carbon (BC) plays an important role in both climate change and health impact. Still, BC emissions as well as the historical trends are associated with high uncertainties in existing inventories. In the present study, global BC emissions from 1960 to 2007 were estimated for 64 sources, by using recompiled fuel consumption and emission factor data sets. Annual BC emissions had increased from 5.3 (3.4-8.5 as an interquartile range) to 9.1 (5.6-14.4) teragrams during this period. Our estimations are 11-16% higher than those in previous inventories. Over the period, we found that the BC emission intensity, defined as the amount of BC emitted per unit of energy production, had decreased for all the regions, especially China and India. Improvements in combustion technology and changes in fuel composition had led to an increase in energy use efficiency, and subsequently a decline of BC emission intensities in power plants, the residential sector, and transportation. On the other hand, the BC emission intensities had increased in the industrial and agricultural sectors, mainly due to an expansion of low-efficiency industry (coke and brick production) in developing countries and to an increasing usage of diesel in agriculture in developed countries. \u00a9 2014 American Chemical Society.", "author" : [ { "dropping-particle" : "", "family" : "Wang", "given" : "Rong", "non-dropping-particle" : "", "parse-names" : false, "suffix" : "" }, { "dropping-particle" : "", "family" : "Tao", "given" : "Shu", "non-dropping-particle" : "", "parse-names" : false, "suffix" : "" }, { "dropping-particle" : "", "family" : "Shen", "given" : "Huizhong", "non-dropping-particle" : "", "parse-names" : false, "suffix" : "" }, { "dropping-particle" : "", "family" : "Huang", "given" : "Ye", "non-dropping-particle" : "", "parse-names" : false, "suffix" : "" }, { "dropping-particle" : "", "family" : "Chen", "given" : "Han", "non-dropping-particle" : "", "parse-names" : false, "suffix" : "" }, { "dropping-particle" : "", "family" : "Balkanski", "given" : "Yves", "non-dropping-particle" : "", "parse-names" : false, "suffix" : "" }, { "dropping-particle" : "", "family" : "Boucher", "given" : "Olivier", "non-dropping-particle" : "", "parse-names" : false, "suffix" : "" }, { "dropping-particle" : "", "family" : "Ciais", "given" : "Philippe", "non-dropping-particle" : "", "parse-names" : false, "suffix" : "" }, { "dropping-particle" : "", "family" : "Shen", "given" : "Guofeng", "non-dropping-particle" : "", "parse-names" : false, "suffix" : "" }, { "dropping-particle" : "", "family" : "Li", "given" : "Wei", "non-dropping-particle" : "", "parse-names" : false, "suffix" : "" }, { "dropping-particle" : "", "family" : "Zhang", "given" : "Yanyan", "non-dropping-particle" : "", "parse-names" : false, "suffix" : "" }, { "dropping-particle" : "", "family" : "Chen", "given" : "Yuanchen", "non-dropping-particle" : "", "parse-names" : false, "suffix" : "" }, { "dropping-particle" : "", "family" : "Lin", "given" : "Nan", "non-dropping-particle" : "", "parse-names" : false, "suffix" : "" }, { "dropping-particle" : "", "family" : "Su", "given" : "Shu", "non-dropping-particle" : "", "parse-names" : false, "suffix" : "" }, { "dropping-particle" : "", "family" : "Li", "given" : "Bengang", "non-dropping-particle" : "", "parse-names" : false, "suffix" : "" }, { "dropping-particle" : "", "family" : "Liu", "given" : "Junfeng", "non-dropping-particle" : "", "parse-names" : false, "suffix" : "" }, { "dropping-particle" : "", "family" : "Liu", "given" : "Wenxin", "non-dropping-particle" : "", "parse-names" : false, "suffix" : "" } ], "container-title" : "Environmental Science &amp; Technology", "id" : "ITEM-6", "issue" : "12", "issued" : { "date-parts" : [ [ "2014", "6", "17" ] ] }, "page" : "6780-6787", "title" : "Trend in Global Black Carbon Emissions from 1960 to 2007", "translator" : [ { "dropping-particle" : "", "family" : "G2979", "given" : "", "non-dropping-particle" : "", "parse-names" : false, "suffix" : "" } ], "type" : "article-journal", "volume" : "48" }, "uris" : [ "http://www.mendeley.com/documents/?uuid=b54dbc19-9fd4-4866-8dde-18ba1f8275b2" ] }, { "id" : "ITEM-7", "itemData" : { "DOI" : "10.5194/essd-10-985-2018", "ISBN" : "1866-3508", "abstract" : "We present the organization, instrumentation, datasets, data interpretation, modeling, and accomplishments of the multinational global atmospheric measurement program AGAGE (Advanced Global Atmospheric Gases Experiment). AGAGE is distinguished by its capability to measure globally, at high frequency, and at multiple sites all the important species in the Montreal Protocol and all the important non-carbon-dioxide (non-CO2) gases assessed by the Intergovernmental Panel on Climate Change (CO2 is also measured at several sites). The scientific objectives of AGAGE are important in furthering our understanding of global chemical and climatic phenomena. They are the following: (1) to accurately measure the temporal and spatial distributions of anthropogenic gases that contribute the majority of reactive halogen to the stratosphere and/or are strong infrared absorbers (chlorocarbons, chlorofluorocarbons CFCs, bromocarbons, hydrochlorofluorocarbons HCFCs, hydrofluorocarbons HFCs and polyfluorinated compounds (perfluorocarbons PFCs), nitrogen trifluoride NF3, sulfuryl fluoride SO2F2, and sulfur hexafluoride SF6) and use these measurements to determine the global rates of their emission and/or destruction (i.e., lifetimes); (2) to accurately measure the global distributions and temporal behaviors and determine the sources and sinks of non-CO2 biogenic anthropogenic gases important to climate change and/or ozone depletion (methane CH4, nitrous oxide N20, carbon monoxide CO, molecular hydrogen H2, methyl chloride CH3C1, and methyl bromide CH3Br); (3) to identify new long-lived greenhouse and ozone -depleting gases (e.g., SO2F2, NF3, heavy PFCs (C4Fm, C5F12, C6F 14, C7F16, and C8F18) and hydrofluoroolefins (HF0s; e.g., CH2 = CFCF3) have been identified in AGAGE), initiate the real-time monitoring of these new gases, and reconstruct their past histories from AGAGE, air archive, and firn air measurements; (4) to determine the average concentrations and trends of tropospheric hydroxyl radicals (OH) from the rates of destruction of atmospheric trichloroethane (CH3CC13), HFCs, and HCFCs and estimates of their emissions; (5) to determine from atmospheric observations and estimates of their destruction rates the magnitudes and distributions by region of surface sources and sinks of all measured gases; (6) to provide accurate data on the global accumulation of many of these trace gases that are used to test the synoptic-, regional-, and global -scale circulations predicted b\u2026", "author" : [ { "dropping-particle" : "", "family" : "Prinn", "given" : "Ronald G", "non-dropping-particle" : "", "parse-names" : false, "suffix" : "" }, { "dropping-particle" : "", "family" : "Weiss", "given" : "Ray F", "non-dropping-particle" : "", "parse-names" : false, "suffix" : "" }, { "dropping-particle" : "", "family" : "Arduini", "given" : "Jgor", "non-dropping-particle" : "", "parse-names" : false, "suffix" : "" }, { "dropping-particle" : "", "family" : "Arnold", "given" : "Tim", "non-dropping-particle" : "", "parse-names" : false, "suffix" : "" }, { "dropping-particle" : "", "family" : "DeWitt", "given" : "H Langley", "non-dropping-particle" : "", "parse-names" : false, "suffix" : "" }, { "dropping-particle" : "", "family" : "Fraser", "given" : "Paul J", "non-dropping-particle" : "", "parse-names" : false, "suffix" : "" }, { "dropping-particle" : "", "family" : "Ganesan", "given" : "Anita L", "non-dropping-particle" : "", "parse-names" : false, "suffix" : "" }, { "dropping-particle" : "", "family" : "Gasore", "given" : "Jimmy", "non-dropping-particle" : "", "parse-names" : false, "suffix" : "" }, { "dropping-particle" : "", "family" : "Harth", "given" : "Christina M", "non-dropping-particle" : "", "parse-names" : false, "suffix" : "" }, { "dropping-particle" : "", "family" : "Hermansen", "given" : "Ove", "non-dropping-particle" : "", "parse-names" : false, "suffix" : "" }, { "dropping-particle" : "", "family" : "Kim", "given" : "Jooil", "non-dropping-particle" : "", "parse-names" : false, "suffix" : "" }, { "dropping-particle" : "", "family" : "Krummel", "given" : "Paul B", "non-dropping-particle" : "", "parse-names" : false, "suffix" : "" }, { "dropping-particle" : "", "family" : "Li", "given" : "Shanlan", "non-dropping-particle" : "", "parse-names" : false, "suffix" : "" }, { "dropping-particle" : "", "family" : "Loh", "given" : "Zoe M", "non-dropping-particle" : "", "parse-names" : false, "suffix" : "" }, { "dropping-particle" : "", "family" : "Lunder", "given" : "Chris R", "non-dropping-particle" : "", "parse-names" : false, "suffix" : "" }, { "dropping-particle" : "", "family" : "Maione", "given" : "Michela", "non-dropping-particle" : "", "parse-names" : false, "suffix" : "" }, { "dropping-particle" : "", "family" : "Manning", "given" : "Alistair J", "non-dropping-particle" : "", "parse-names" : false, "suffix" : "" }, { "dropping-particle" : "", "family" : "Miller", "given" : "Ben R", "non-dropping-particle" : "", "parse-names" : false, "suffix" : "" }, { "dropping-particle" : "", "family" : "Mitrevski", "given" : "Blagoj", "non-dropping-particle" : "", "parse-names" : false, "suffix" : "" }, { "dropping-particle" : "", "family" : "Muehle", "given" : "Jens", "non-dropping-particle" : "", "parse-names" : false, "suffix" : "" }, { "dropping-particle" : "", "family" : "O'Doherty", "given" : "Simon", "non-dropping-particle" : "", "parse-names" : false, "suffix" : "" }, { "dropping-particle" : "", "family" : "Park", "given" : "Sunyoung", "non-dropping-particle" : "", "parse-names" : false, "suffix" : "" }, { "dropping-particle" : "", "family" : "Reimann", "given" : "Stefan", "non-dropping-particle" : "", "parse-names" : false, "suffix" : "" }, { "dropping-particle" : "", "family" : "Rigby", "given" : "Matt", "non-dropping-particle" : "", "parse-names" : false, "suffix" : "" }, { "dropping-particle" : "", "family" : "Saito", "given" : "Takuya", "non-dropping-particle" : "", "parse-names" : false, "suffix" : "" }, { "dropping-particle" : "", "family" : "Salameh", "given" : "Peter K", "non-dropping-particle" : "", "parse-names" : false, "suffix" : "" }, { "dropping-particle" : "", "family" : "Schmidt", "given" : "Roland", "non-dropping-particle" : "", "parse-names" : false, "suffix" : "" }, { "dropping-particle" : "", "family" : "Simmonds", "given" : "Peter G", "non-dropping-particle" : "", "parse-names" : false, "suffix" : "" }, { "dropping-particle" : "", "family" : "Steele", "given" : "L Paul", "non-dropping-particle" : "", "parse-names" : false, "suffix" : "" }, { "dropping-particle" : "", "family" : "Vollmer", "given" : "Martin K", "non-dropping-particle" : "", "parse-names" : false, "suffix" : "" }, { "dropping-particle" : "", "family" : "Wang", "given" : "Ray H", "non-dropping-particle" : "", "parse-names" : false, "suffix" : "" }, { "dropping-particle" : "", "family" : "Yao", "given" : "Bo", "non-dropping-particle" : "", "parse-names" : false, "suffix" : "" }, { "dropping-particle" : "", "family" : "Yokouchi", "given" : "Yoko", "non-dropping-particle" : "", "parse-names" : false, "suffix" : "" }, { "dropping-particle" : "", "family" : "Young", "given" : "Dickon", "non-dropping-particle" : "", "parse-names" : false, "suffix" : "" }, { "dropping-particle" : "", "family" : "Zhou", "given" : "Lingxi", "non-dropping-particle" : "", "parse-names" : false, "suffix" : "" } ], "container-title" : "Earth System Science Data", "id" : "ITEM-7", "issue" : "2", "issued" : { "date-parts" : [ [ "2018" ] ] }, "note" : "Times Cited: 0\nRigby, Matthew/A-5555-2012; Reimann, Stefan/A-2327-2009; Krummel, Paul/A-4293-2013; Steele, Paul/B-3185-2009; arduini, jgor/\nRigby, Matthew/0000-0002-2020-9253; Reimann, Stefan/0000-0002-9885-7138; Krummel, Paul/0000-0002-4884-3678; Steele, Paul/0000-0002-8234-3730; arduini, jgor/0000-0002-5199-3853\n0\n1866-3516", "page" : "985-1018", "title" : "History of chemically and radiatively important atmospheric gases from the Advanced Global Atmospheric Gases Experiment (AGAGE)", "translator" : [ { "dropping-particle" : "", "family" : "G3274", "given" : "", "non-dropping-particle" : "", "parse-names" : false, "suffix" : "" } ], "type" : "article-journal", "volume" : "10" }, "uris" : [ "http://www.mendeley.com/documents/?uuid=c2154aec-9058-4824-8948-0ccf04195854" ] }, { "id" : "ITEM-8", "itemData" : { "DOI" : "10.1021/jp5097376", "ISSN" : "1089-5639", "abstract" : "Global-scale atmospheric measurements are used to investigate the effectiveness of recent adjustments to production and consumption controls on hydrochlorofluorocarbons (HCFCs) under the Montreal Protocol on Substances that Deplete the Ozone Layer (Montreal Protocol) and to assess recent projections of large increases in hydrofluorocarbon (HFC) production and emission. The results show that aggregate global HCFC emissions did not increase appreciably during 2007\u20132012 and suggest that the 2007 Adjustments to the Montreal Protocol played a role in limiting HCFC emissions well in advance of the 2013 cap on global production. HCFC emissions varied between 27 and 29 kt CFC-11-equivalent (eq)/y or 0.76 and 0.79 GtCO2-eq/y during this period. Despite slower than projected increases in aggregate HCFC emissions since 2007, total emissions of HFCs used as substitutes for HCFCs and chlorofluorocarbons (CFCs) have not increased more rapidly than rates projected [Velders, G. J. M.; Fahey, D. W.; Daniel, J. S.; McFarland, M.; Andersen, S. O. The Large Contribution of Projected HFC Emissions to Future Climate Forcing. Proc. Natl. Acad. Sci. U.S.A. 2009, 106, 10949\u221210954] for 2007\u20132012. HFC global emission magnitudes related to this substitution totaled 0.51 (\u22120.03, +0.04) GtCO2-eq/y in 2012, a magnitude about two times larger than emissions reported to the United Nations Framework Convention on Climate Change (UNFCCC) for these HFCs. Assuming accurate reporting to the UNFCCC, the results imply that developing countries (non-Annex I Parties) not reporting to the UNFCCC now account for nearly 50% of global HFC emissions used as substitutes for ozone-depleting substances (ODSs). Global HFC emissions (as CO2-eq) from ODS substitution can be attributed approximately equally to mobile air conditioning, commercial refrigeration, and the sum of all other applications.", "author" : [ { "dropping-particle" : "", "family" : "Montzka", "given" : "S A", "non-dropping-particle" : "", "parse-names" : false, "suffix" : "" }, { "dropping-particle" : "", "family" : "McFarland", "given" : "M", "non-dropping-particle" : "", "parse-names" : false, "suffix" : "" }, { "dropping-particle" : "", "family" : "Andersen", "given" : "S O", "non-dropping-particle" : "", "parse-names" : false, "suffix" : "" }, { "dropping-particle" : "", "family" : "Miller", "given" : "B R", "non-dropping-particle" : "", "parse-names" : false, "suffix" : "" }, { "dropping-particle" : "", "family" : "Fahey", "given" : "D W", "non-dropping-particle" : "", "parse-names" : false, "suffix" : "" }, { "dropping-particle" : "", "family" : "Hall", "given" : "B D", "non-dropping-particle" : "", "parse-names" : false, "suffix" : "" }, { "dropping-particle" : "", "family" : "Hu", "given" : "L", "non-dropping-particle" : "", "parse-names" : false, "suffix" : "" }, { "dropping-particle" : "", "family" : "Siso", "given" : "C", "non-dropping-particle" : "", "parse-names" : false, "suffix" : "" }, { "dropping-particle" : "", "family" : "Elkins", "given" </w:delInstrText>
        </w:r>
        <w:r w:rsidR="00D477C7" w:rsidRPr="002A1EE0" w:rsidDel="00BE4C5D">
          <w:rPr>
            <w:color w:val="000000"/>
            <w:rPrChange w:id="523" w:author="Clotilde Pean" w:date="2021-08-08T19:08:00Z">
              <w:rPr>
                <w:color w:val="000000"/>
                <w:lang w:val="en-GB"/>
              </w:rPr>
            </w:rPrChange>
          </w:rPr>
          <w:delInstrText>: "J W", "non-dropping-particle" : "", "parse-names" : false, "suffix" : "" } ], "container-title" : "The Journal of Physical Chemistry A", "id" : "ITEM-8", "issue" : "19", "issued" : { "date-parts" : [ [ "2015", "5", "14" ] ] }, "note" : "doi: 10.1021/jp5097376", "page" : "4439-4449", "publisher" : "American Chemical Society", "title" : "Recent Trends in Global Emissions of Hydrochlorofluorocarbons and Hydrofluorocarbons: Reflecting on the 2007 Adjustments to the Montreal Protocol", "translator" : [ { "dropping-particle" : "", "family" : "G3152", "given" : "", "non-dropping-particle" : "", "parse-names" : false, "suffix" : "" } ], "type" : "article-journal", "volume" : "119" }, "uris" : [ "http://www.mendeley.com/documents/?uuid=4a277404-6e35-4942-9a0c-11b2d5e60c08" ] } ], "mendeley" : { "formattedCitation" : "(Wang et al., 2014c, 2014b; Montzka et al., 2015; Crippa et al., 2016; Turnock et al., 2016; Klimont et al., 2017a; Zanatta et al., 2017; Prinn et al., 2018)", "plainTextFormattedCitation" : "(Wang et al., 2014c, 2014b; Montzka et al., 2015; Crippa et al., 2016; Turnock et al., 2016; Klimont et al., 2017a; Zanatta et al., 2017; Prinn et al., 2018)", "previouslyFormattedCitation" : "(Wang et al., 2014c, 2014b; Montzka et al., 2015; Crippa et al., 2016; Turnock et al., 2016; Klimont et al., 2017a; Zanatta et al., 2017; Prinn et al., 2018)" }, "properties" : { "noteIndex" : 0 }, "schema" : "https://github.com/citation-style-language/schema/raw/master/csl-citation.json" }</w:delInstrText>
        </w:r>
      </w:del>
      <w:r w:rsidRPr="00577614">
        <w:rPr>
          <w:color w:val="000000"/>
          <w:lang w:val="en-GB"/>
        </w:rPr>
        <w:fldChar w:fldCharType="separate"/>
      </w:r>
      <w:r w:rsidR="00CB33A1">
        <w:rPr>
          <w:noProof/>
          <w:color w:val="000000"/>
        </w:rPr>
        <w:t>(</w:t>
      </w:r>
      <w:ins w:id="524" w:author="Robin Matthews" w:date="2021-07-08T15:06:00Z">
        <w:r w:rsidR="00BE4C5D">
          <w:rPr>
            <w:noProof/>
          </w:rPr>
          <w:t>R. Wang et al., 2014; S.X. Wang et al., 2014; Montzka et al., 2015; Crippa et al., 2016; Turnock et al., 2016; Klimont et al., 2017a; Zanatta et al., 2017; Prinn et al., 2018</w:t>
        </w:r>
      </w:ins>
      <w:del w:id="525" w:author="Robin Matthews" w:date="2021-07-08T15:06:00Z">
        <w:r w:rsidR="00CB33A1" w:rsidDel="00BE4C5D">
          <w:rPr>
            <w:noProof/>
            <w:color w:val="000000"/>
          </w:rPr>
          <w:delText>Wang et al., 2014</w:delText>
        </w:r>
      </w:del>
      <w:del w:id="526" w:author="Robin Matthews" w:date="2021-07-08T15:05:00Z">
        <w:r w:rsidR="00CB33A1" w:rsidDel="00BE4C5D">
          <w:rPr>
            <w:noProof/>
            <w:color w:val="000000"/>
          </w:rPr>
          <w:delText>c</w:delText>
        </w:r>
      </w:del>
      <w:del w:id="527" w:author="Robin Matthews" w:date="2021-07-08T15:06:00Z">
        <w:r w:rsidR="00CB33A1" w:rsidDel="00BE4C5D">
          <w:rPr>
            <w:noProof/>
            <w:color w:val="000000"/>
          </w:rPr>
          <w:delText>, 2014b; Montzka et al., 2015; Crippa et al., 2016; Turnock et al., 2016; Klimont et al., 2017a; Zanatta et al., 2017; Prinn et al., 2018</w:delText>
        </w:r>
      </w:del>
      <w:r w:rsidR="00CB33A1">
        <w:rPr>
          <w:noProof/>
          <w:color w:val="000000"/>
        </w:rPr>
        <w:t>)</w:t>
      </w:r>
      <w:r w:rsidRPr="00577614">
        <w:rPr>
          <w:color w:val="000000"/>
          <w:lang w:val="en-GB"/>
        </w:rPr>
        <w:fldChar w:fldCharType="end"/>
      </w:r>
      <w:commentRangeEnd w:id="520"/>
      <w:r w:rsidR="00CB33A1">
        <w:rPr>
          <w:rStyle w:val="Marquedecommentaire"/>
        </w:rPr>
        <w:commentReference w:id="520"/>
      </w:r>
      <w:r w:rsidRPr="00B125F6">
        <w:rPr>
          <w:color w:val="000000"/>
        </w:rPr>
        <w:t xml:space="preserve">. </w:t>
      </w:r>
      <w:r w:rsidRPr="00C827FE">
        <w:rPr>
          <w:color w:val="000000"/>
        </w:rPr>
        <w:t xml:space="preserve">Additionally, Hoesly et al. </w:t>
      </w:r>
      <w:commentRangeStart w:id="528"/>
      <w:r w:rsidRPr="00577614">
        <w:rPr>
          <w:color w:val="000000"/>
          <w:lang w:val="en-GB"/>
        </w:rPr>
        <w:fldChar w:fldCharType="begin" w:fldLock="1"/>
      </w:r>
      <w:r w:rsidR="00D477C7">
        <w:rPr>
          <w:color w:val="000000"/>
          <w:lang w:val="en-GB"/>
        </w:rPr>
        <w:instrText>ADDIN CSL_CITATION { "citationItems" : [ { "id" : "ITEM-1", "itemData" : { "DOI" : "10.5194/gmd-11-369-2018", "ISBN" : "1991-962X", "ISSN" : "19919603", "abstract" : "We present a new data set of annual historical (1750\u20132014) anthropogenic chemically reactive gases (CO, CH4, NH3, NOx, SO2, NMVOCs), carbonaceous aerosols (black carbon \u2013 BC, and organic carbon \u2013 OC), and CO2 developed with the Community Emissions Data System (CEDS). We improve upon existing inventories with a more consistent and reproducible methodology applied to all emission species, updated emission factors, and recent estimates through 2014. The data system relies on existing energy consumption data sets and regional and country-specific inventories to produce trends over recent decades. All emission species are consistently estimated using the same activity data over all time periods. Emissions are provided on an annual basis at the level of country and sector and gridded with monthly seasonality. These estimates are comparable to, but generally slightly higher than, existing global inventories. Emissions over the most recent years are more uncertain, particularly in low- and middle-income regions where country-specific emission inventories are less available. Future work will involve refining and updating these emission estimates, estimating emissions' uncertainty, and publication of the system as open-source software.", "author" : [ { "dropping-particle" : "", "family" : "Hoesly", "given" : "Rachel M.", "non-dropping-particle" : "", "parse-names" : false, "suffix" : "" }, { "dropping-particle" : "", "family" : "Smith", "given" : "Steven J.", "non-dropping-particle" : "", "parse-names" : false, "suffix" : "" }, { "dropping-particle" : "", "family" : "Feng", "given" : "Leyang", "non-dropping-particle" : "", "parse-names" : false, "suffix" : "" }, { "dropping-particle" : "", "family" : "Klimont", "given" : "Zbigniew", "non-dropping-particle" : "", "parse-names" : false, "suffix" : "" }, { "dropping-particle" : "", "family" : "Janssens-Maenhout", "given" : "Greet", "non-dropping-particle" : "", "parse-names" : false, "suffix" : "" }, { "dropping-particle" : "", "family" : "Pitkanen", "given" : "Tyler", "non-dropping-particle" : "", "parse-names" : false, "suffix" : "" }, { "dropping-particle" : "", "family" : "Seibert", "given" : "Jonathan J.", "non-dropping-particle" : "", "parse-names" : false, "suffix" : "" }, { "dropping-particle" : "", "family" : "Vu", "given" : "Linh", "non-dropping-particle" : "", "parse-names" : false, "suffix" : "" }, { "dropping-particle" : "", "family" : "Andres", "given" : "Robert J.", "non-dropping-particle" : "", "parse-names" : false, "suffix" : "" }, { "dropping-particle" : "", "family" : "Bolt", "given" : "Ryan M.", "non-dropping-particle" : "", "parse-names" : false, "suffix" : "" }, { "dropping-particle" : "", "family" : "Bond", "given" : "Tami C.", "non-dropping-particle" : "", "parse-names" : false, "suffix" : "" }, { "dropping-particle" : "", "family" : "Dawidowski", "given" : "Laura", "non-dropping-particle" : "", "parse-names" : false, "suffix" : "" }, { "dropping-particle" : "", "family" : "Kholod", "given" : "Nazar", "non-dropping-particle" : "", "parse-names" : false, "suffix" : "" }, { "dropping-particle" : "", "family" : "Kurokawa", "given" : "June Ichi", "non-dropping-particle" : "", "parse-names" : false, "suffix" : "" }, { "dropping-particle" : "", "family" : "Li", "given" : "Meng", "non-dropping-particle" : "", "parse-names" : false, "suffix" : "" }, { "dropping-particle" : "", "family" : "Liu", "given" : "Liang", "non-dropping-particle" : "", "parse-names" : false, "suffix" : "" }, { "dropping-particle" : "", "family" : "Lu", "given" : "Zifeng", "non-dropping-particle" : "", "parse-names" : false, "suffix" : "" }, { "dropping-particle" : "", "family" : "Moura", "given" : "Maria C.P.", "non-dropping-particle" : "", "parse-names" : false, "suffix" : "" }, { "dropping-particle" : "", "family" : "O'Rourke", "given" : "Patrick R.", "non-dropping-particle" : "", "parse-names" : false, "suffix" : "" }, { "dropping-particle" : "", "family" : "Zhang", "given" : "Qiang", "non-dropping-particle" : "", "parse-names" : false, "suffix" : "" } ], "container-title" : "Geoscientific Model Development", "id" : "ITEM-1", "issue" : "1", "issued" : { "date-parts" : [ [ "2018" ] ] }, "page" : "369-408", "title" : "Historical (1750-2014) anthropogenic emissions of reactive gases and aerosols from the Community Emissions Data System (CEDS)", "translator" : [ { "dropping-particle" : "", "family" : "G2885", "given" : "", "non-dropping-particle" : "", "parse-names" : false, "suffix" : "" } ], "type" : "article-journal", "volume" : "11" }, "suppress-author" : 1, "uris" : [ "http://www.mendeley.com/documents/?uuid=2bf2fa68-b7ee-423d-bfbd-d77a4390d45e" ] } ], "mendeley" : { "formattedCitation" : "(2018)", "plainTextFormattedCitation" : "(2018)", "previouslyFormattedCitation" : "(2018)" }, "properties" : { "noteIndex" : 0 }, "schema" : "https://github.com/citation-style-language/schema/raw/master/csl-citation.json" }</w:instrText>
      </w:r>
      <w:r w:rsidRPr="00577614">
        <w:rPr>
          <w:color w:val="000000"/>
          <w:lang w:val="en-GB"/>
        </w:rPr>
        <w:fldChar w:fldCharType="separate"/>
      </w:r>
      <w:r w:rsidR="00CB33A1">
        <w:rPr>
          <w:noProof/>
          <w:color w:val="000000"/>
          <w:lang w:val="en-GB"/>
        </w:rPr>
        <w:t>(2018)</w:t>
      </w:r>
      <w:r w:rsidRPr="00577614">
        <w:rPr>
          <w:color w:val="000000"/>
          <w:lang w:val="en-GB"/>
        </w:rPr>
        <w:fldChar w:fldCharType="end"/>
      </w:r>
      <w:commentRangeEnd w:id="528"/>
      <w:r w:rsidR="00CB33A1">
        <w:rPr>
          <w:rStyle w:val="Marquedecommentaire"/>
        </w:rPr>
        <w:commentReference w:id="528"/>
      </w:r>
      <w:r w:rsidRPr="00577614">
        <w:rPr>
          <w:color w:val="000000"/>
          <w:lang w:val="en-GB"/>
        </w:rPr>
        <w:t xml:space="preserve"> have extended estimates of anthropogenic emissions back to 1750 and developed an updated and new set of spatial proxies allowing for more differentiated (source sector-wise) </w:t>
      </w:r>
      <w:r w:rsidRPr="000F05D7">
        <w:rPr>
          <w:color w:val="000000"/>
          <w:lang w:val="en-GB"/>
        </w:rPr>
        <w:t xml:space="preserve">gridding of emissions </w:t>
      </w:r>
      <w:r w:rsidRPr="000F05D7">
        <w:rPr>
          <w:lang w:val="en-GB"/>
        </w:rPr>
        <w:fldChar w:fldCharType="begin" w:fldLock="1"/>
      </w:r>
      <w:r w:rsidR="00D477C7">
        <w:rPr>
          <w:lang w:val="en-GB"/>
        </w:rPr>
        <w:instrText>ADDIN CSL_CITATION { "citationItems" : [ { "id" : "ITEM-1", "itemData" : { "DOI" : "10.5194/gmd-13-461-2020", "ISSN" : "1991-962X", "abstract" : "Abstract. Spatially distributed anthropogenic and open burning emissions are fundamental data needed by Earth system models. We describe the methods used for generating gridded data sets produced for use by the modelling community, particularly for the Coupled Model Inter-comparison Project Phase 6. The development of three sets of gridded data for historical open burning, historical anthropogenic, and future scenarios were coordinated to produce consistent data over 1750&amp;ndash;2100. Historical data up to 2014 were provided with annual resolution and future scenario data in 10-year intervals. Emissions are provided on a sectoral basis, along with additional files for speciated non-Methane Volatile Organic Compounds (NMVOCs). An automated framework was developed to produce these datasets to ensure that they are reproducible and facilitate future improvements. We discuss the methodologies used to produce these data along with limitations and potential for future work.", "author" : [ { "dropping-particle" : "", "family" : "Feng", "given" : "Leyang", "non-dropping-particle" : "", "parse-names" : false, "suffix" : "" }, { "dropping-particle" : "", "family" : "Smith", "given" : "Steve J", "non-dropping-particle" : "", "parse-names" : false, "suffix" : "" }, { "dropping-particle" : "", "family" : "Braun", "given" : "Caleb", "non-dropping-particle" : "", "parse-names" : false, "suffix" : "" }, { "dropping-particle" : "", "family" : "Crippa", "given" : "Monica", "non-dropping-particle" : "", "parse-names" : false, "suffix" : "" }, { "dropping-particle" : "", "family" : "Gidden", "given" : "Matthew J.", "non-dropping-particle" : "", "parse-names" : false, "suffix" : "" }, { "dropping-particle" : "", "family" : "Hoesly", "given" : "Rachel", "non-dropping-particle" : "", "parse-names" : false, "suffix" : "" }, { "dropping-particle" : "", "family" : "Klimont", "given" : "Zbigniew", "non-dropping-particle" : "", "parse-names" : false, "suffix" : "" }, { "dropping-particle" : "", "family" : "Marle", "given" : "Margreet", "non-dropping-particle" : "van", "parse-names" : false, "suffix" : "" }, { "dropping-particle" : "", "family" : "Berg", "given" : "Maarten", "non-dropping-particle" : "van den", "parse-names" : false, "suffix" : "" }, { "dropping-particle" : "", "family" : "Werf", "given" : "Guido R.", "non-dropping-particle" : "van der", "parse-names" : false, "suffix" : "" } ], "container-title" : "Geoscientific Model Development", "id" : "ITEM-1", "issue" : "2", "issued" : { "date-parts" : [ [ "2020" ] ] }, "page" : "461-482", "title" : "Gridded Emissions for CMIP6", "translator" : [ { "dropping-particle" : "", "family" : "G4254", "given" : "", "non-dropping-particle" : "", "parse-names" : false, "suffix" : "" } ], "type" : "article-journal", "volume" : "13" }, "uris" : [ "http://www.mendeley.com/documents/?uuid=cee068ed-d1d7-45dc-b38a-9ad2a485b181" ] } ], "mendeley" : { "formattedCitation" : "(Feng et al., 2020)", "plainTextFormattedCitation" : "(Feng et al., 2020)", "previouslyFormattedCitation" : "(Feng et al., 2020)" }, "properties" : { "noteIndex" : 0 }, "schema" : "https://github.com/citation-style-language/schema/raw/master/csl-citation.json" }</w:instrText>
      </w:r>
      <w:r w:rsidRPr="000F05D7">
        <w:rPr>
          <w:lang w:val="en-GB"/>
        </w:rPr>
        <w:fldChar w:fldCharType="separate"/>
      </w:r>
      <w:r w:rsidR="00CB33A1">
        <w:rPr>
          <w:noProof/>
          <w:lang w:val="en-GB"/>
        </w:rPr>
        <w:t>(Feng et al., 2020)</w:t>
      </w:r>
      <w:r w:rsidRPr="000F05D7">
        <w:rPr>
          <w:lang w:val="en-GB"/>
        </w:rPr>
        <w:fldChar w:fldCharType="end"/>
      </w:r>
      <w:r w:rsidRPr="000F05D7">
        <w:rPr>
          <w:color w:val="000000"/>
          <w:lang w:val="en-GB"/>
        </w:rPr>
        <w:t xml:space="preserve">. The CMIP6 </w:t>
      </w:r>
      <w:commentRangeStart w:id="529"/>
      <w:r w:rsidRPr="000F05D7">
        <w:rPr>
          <w:color w:val="000000"/>
          <w:lang w:val="en-GB"/>
        </w:rPr>
        <w:t>emission</w:t>
      </w:r>
      <w:commentRangeEnd w:id="529"/>
      <w:r w:rsidR="006637A1">
        <w:rPr>
          <w:rStyle w:val="Marquedecommentaire"/>
          <w:lang w:val="en-GB"/>
        </w:rPr>
        <w:commentReference w:id="529"/>
      </w:r>
      <w:r w:rsidRPr="000F05D7">
        <w:rPr>
          <w:color w:val="000000"/>
          <w:lang w:val="en-GB"/>
        </w:rPr>
        <w:t xml:space="preserve"> inventory has been developed with the Community Emissions Data System (CEDS) that improves upon existing inventories with a more consistent and reproducible methodology, similar to approaches used in</w:t>
      </w:r>
      <w:r>
        <w:rPr>
          <w:color w:val="000000"/>
          <w:lang w:val="en-GB"/>
        </w:rPr>
        <w:t>,</w:t>
      </w:r>
      <w:r w:rsidRPr="000F05D7">
        <w:rPr>
          <w:color w:val="000000"/>
          <w:lang w:val="en-GB"/>
        </w:rPr>
        <w:t xml:space="preserve"> for example</w:t>
      </w:r>
      <w:r>
        <w:rPr>
          <w:color w:val="000000"/>
          <w:lang w:val="en-GB"/>
        </w:rPr>
        <w:t>,</w:t>
      </w:r>
      <w:r w:rsidRPr="000F05D7">
        <w:rPr>
          <w:color w:val="000000"/>
          <w:lang w:val="en-GB"/>
        </w:rPr>
        <w:t xml:space="preserve"> EDGAR </w:t>
      </w:r>
      <w:r w:rsidRPr="000F05D7">
        <w:rPr>
          <w:color w:val="000000"/>
          <w:lang w:val="en-GB"/>
        </w:rPr>
        <w:fldChar w:fldCharType="begin" w:fldLock="1"/>
      </w:r>
      <w:r w:rsidR="00D477C7">
        <w:rPr>
          <w:color w:val="000000"/>
          <w:lang w:val="en-GB"/>
        </w:rPr>
        <w:instrText>ADDIN CSL_CITATION { "citationItems" : [ { "id" : "ITEM-1", "itemData" : { "DOI" : "10.5194/acp-16-3825-2016", "author" : [ { "dropping-particle" : "", "family" : "Crippa", "given" : "M", "non-dropping-particle" : "", "parse-names" : false, "suffix" : "" }, { "dropping-particle" : "", "family" : "Janssens-Maenhout", "given" : "G", "non-dropping-particle" : "", "parse-names" : false, "suffix" : "" }, { "dropping-particle" : "", "family" : "Dentener", "given" : "F", "non-dropping-particle" : "", "parse-names" : false, "suffix" : "" }, { "dropping-particle" : "", "family" : "Guizzardi", "given" : "D", "non-dropping-particle" : "", "parse-names" : false, "suffix" : "" }, { "dropping-particle" : "", "family" : "Sindelarova", "given" : "K", "non-dropping-particle" : "", "parse-names" : false, "suffix" : "" }, { "dropping-particle" : "", "family" : "Muntean", "given" : "M", "non-dropping-particle" : "", "parse-names" : false, "suffix" : "" }, { "dropping-particle" : "", "family" : "Dingenen", "given" : "R", "non-dropping-particle" : "Van", "parse-names" : false, "suffix" : "" }, { "dropping-particle" : "", "family" : "Granier", "given" : "C", "non-dropping-particle" : "", "parse-names" : false, "suffix" : "" } ], "container-title" : "Atmospheric Chemistry and Physics", "id" : "ITEM-1", "issue" : "6", "issued" : { "date-parts" : [ [ "2016" ] ] }, "page" : "3825-3841", "title" : "Forty years of improvements in European air quality: regional policy-industry interactions with global impacts", "translator" : [ { "dropping-particle" : "", "family" : "G2996", "given" : "", "non-dropping-particle" : "", "parse-names" : false, "suffix" : "" } ], "type" : "article-journal", "volume" : "16" }, "uris" : [ "http://www.mendeley.com/documents/?uuid=0cbed00a-c043-4f6a-852a-fd12f0b1a024" ] } ], "mendeley" : { "formattedCitation" : "(Crippa et al., 2016)", "plainTextFormattedCitation" : "(Crippa et al., 2016)", "previouslyFormattedCitation" : "(Crippa et al., 2016)" }, "properties" : { "noteIndex" : 0 }, "schema" : "https://github.com/citation-style-language/schema/raw/master/csl-citation.json" }</w:instrText>
      </w:r>
      <w:r w:rsidRPr="000F05D7">
        <w:rPr>
          <w:color w:val="000000"/>
          <w:lang w:val="en-GB"/>
        </w:rPr>
        <w:fldChar w:fldCharType="separate"/>
      </w:r>
      <w:r w:rsidR="00CB33A1">
        <w:rPr>
          <w:noProof/>
          <w:color w:val="000000"/>
          <w:lang w:val="en-GB"/>
        </w:rPr>
        <w:t>(Crippa et al., 2016)</w:t>
      </w:r>
      <w:r w:rsidRPr="000F05D7">
        <w:rPr>
          <w:color w:val="000000"/>
          <w:lang w:val="en-GB"/>
        </w:rPr>
        <w:fldChar w:fldCharType="end"/>
      </w:r>
      <w:r w:rsidRPr="000F05D7">
        <w:rPr>
          <w:color w:val="000000"/>
          <w:lang w:val="en-GB"/>
        </w:rPr>
        <w:t xml:space="preserve"> and GAINS </w:t>
      </w:r>
      <w:commentRangeStart w:id="530"/>
      <w:r w:rsidRPr="000F05D7">
        <w:rPr>
          <w:color w:val="000000"/>
          <w:lang w:val="en-GB"/>
        </w:rPr>
        <w:t xml:space="preserve">model </w:t>
      </w:r>
      <w:commentRangeEnd w:id="530"/>
      <w:r w:rsidR="00C25605">
        <w:rPr>
          <w:rStyle w:val="Marquedecommentaire"/>
          <w:lang w:val="en-GB"/>
        </w:rPr>
        <w:commentReference w:id="530"/>
      </w:r>
      <w:r w:rsidRPr="000F05D7">
        <w:rPr>
          <w:color w:val="000000"/>
          <w:lang w:val="en-GB"/>
        </w:rPr>
        <w:fldChar w:fldCharType="begin" w:fldLock="1"/>
      </w:r>
      <w:r w:rsidR="00D477C7">
        <w:rPr>
          <w:color w:val="000000"/>
          <w:lang w:val="en-GB"/>
        </w:rPr>
        <w:instrText>ADDIN CSL_CITATION { "citationItems" : [ { "id" : "ITEM-1", "itemData" : { "author" : [ { "dropping-particle" : "", "family" : "H\u00f6glund-Isaksson", "given" : "Lena", "non-dropping-particle" : "", "parse-names" : false, "suffix" : "" }, { "dropping-particle" : "", "family" : "Gomez-Sanabria", "given" : "Adriana", "non-dropping-particle" : "", "parse-names" : false, "suffix" : "" }, { "dropping-particle" : "", "family" : "Klimont", "given" : "Zbigniew", "non-dropping-particle" : "", "parse-names" : false, "suffix" : "" }, { "dropping-particle" : "", "family" : "Rafaj", "given" : "Peter", "non-dropping-particle" : "", "parse-names" : false, "suffix" : "" }, { "dropping-particle" : "", "family" : "Sch\u00f6pp", "given" : "Wolfgang", "non-dropping-particle" : "", "parse-names" : false, "suffix" : "" } ], "container-title" : "Environmental Reaserch Communication", "id" : "ITEM-1", "issued" : { "date-parts" : [ [ "2020" ] ] }, "title" : "Technical potentials and costs for reducing global anthropogenic methane emissions in the 2050 timeframe - results from the GAINS model", "translator" : [ { "dropping-particle" : "", "family" : "G4227", "given" : "", "non-dropping-particle" : "", "parse-names" : false, "suffix" : "" } ], "type" : "article-journal", "volume" : "2" }, "uris" : [ "http://www.mendeley.com/documents/?uuid=28806652-f967-48be-881f-a6274fb5171c" ] }, { "id" : "ITEM-2", "itemData" : { "DOI" : "10.1016/j.envsoft.2011.07.012", "ISSN" : "13648152", "abstract" : "Environmental policies in Europe have successfully eliminated the most visible and immediate harmful effects of air pollution in the last decades. However, there is ample and robust scientific evidence that even at present rates Europe's emissions to the atmosphere pose a significant threat to human health, ecosystems and the global climate, though in a less visible and immediate way. As many of the 'low hanging fruits' have been harvested by now, further action will place higher demands on economic resources, especially at a time when resources are strained by an economic crisis. In addition, interactions and interdependencies of the various measures could even lead to counter-productive outcomes of strategies if they are ignored.Integrated assessment models, such as the GAINS (Greenhouse gas - Air pollution Interactions and Synergies) model, have been developed to identify portfolios of measures that improve air quality and reduce greenhouse gas emissions at least cost. Such models bring together scientific knowledge and quality-controlled data on future socio-economic driving forces of emissions, on the technical and economic features of the available emission control options, on the chemical transformation and dispersion of pollutants in the atmosphere, and the resulting impacts on human health and the environment. The GAINS model and its predecessor have been used to inform the key negotiations on air pollution control agreements in Europe during the last two decades.This paper describes the methodological approach of the GAINS model and its components. It presents a recent policy analysis that explores the likely future development of emissions and air quality in Europe in the absence of further policy measures, and assesses the potential and costs for further environmental improvements. To inform the forthcoming negotiations on the revision of the Gothenburg Protocol of the Convention on Long-range Transboundary Air Pollution, the paper discusses the implications of alternative formulations of environmental policy targets on a cost-effective allocation of further mitigation measures. \u00a9 2011 Elsevier Ltd.", "author" : [ { "dropping-particle" : "", "family" : "Amann", "given" : "M.", "non-dropping-particle" : "", "parse-names" : false, "suffix" : "" }, { "dropping-particle" : "", "family" : "Bertok", "given" : "I.", "non-dropping-particle" : "", "parse-names" : false, "suffix" : "" }, { "dropping-particle" : "", "family" : "Borken-Kleefeld", "given" : "J.", "non-dropping-particle" : "", "parse-names" : false, "suffix" : "" }, { "dropping-particle" : "", "family" : "Cofala", "given" : "J.", "non-dropping-particle" : "", "parse-names" : false, "suffix" : "" }, { "dropping-particle" : "", "family" : "Heyes", "given" : "C.", "non-dropping-particle" : "", "parse-names" : false, "suffix" : "" }, { "dropping-particle" : "", "family" : "H\u00f6glund-Isaksson", "given" : "L.", "non-dropping-particle" : "", "parse-names" : false, "suffix" : "" }, { "dropping-particle" : "", "family" : "Klimont", "given" : "Z.", "non-dropping-particle" : "", "parse-names" : false, "suffix" : "" }, { "dropping-particle" : "", "family" : "Nguyen", "given" : "B.", "non-dropping-particle" : "", "parse-names" : false, "suffix" : "" }, { "dropping-particle" : "", "family" : "Posch", "given" : "M.", "non-dropping-particle" : "", "parse-names" : false, "suffix" : "" }, { "dropping-particle" : "", "family" : "Rafaj", "given" : "P.", "non-dropping-particle" : "", "parse-names" : false, "suffix" : "" }, { "dropping-particle" : "", "family" : "Sandler", "given" : "R.", "non-dropping-particle" : "", "parse-names" : false, "suffix" : "" }, { "dropping-particle" : "", "family" : "Sch\u00f6pp", "given" : "W.", "non-dropping-particle" : "", "parse-names" : false, "suffix" : "" }, { "dropping-particle" : "", "family" : "Wagner", "given" : "F.", "non-dropping-particle" : "", "parse-names" : false, "suffix" : "" }, { "dropping-particle" : "", "family" : "Winiwarter", "given" : "W.", "non-dropping-particle" : "", "parse-names" : false, "suffix" : "" } ], "container-title" : "Environmental Modelling and Software", "id" : "ITEM-2", "issue" : "12", "issued" : { "date-parts" : [ [ "2011" ] ] }, "title" : "Cost-effective control of air quality and greenhouse gases in Europe: Modeling and policy applications", "translator" : [ { "dropping-particle" : "", "family" : "G5279", "given" : "", "non-dropping-particle" : "", "parse-names" : false, "suffix" : "" } ], "type" : "article-journal", "volume" : "26" }, "uris" : [ "http://www.mendeley.com/documents/?uuid=c6934b3c-cbef-40b4-872e-ba2ee67fbdc6" ] }, { "id" : "ITEM-3", "itemData" : { "DOI" : "10.5194/acp-17-8681-2017", "ISSN" : "16807324", "abstract" : "This paper presents a comprehensive assessment of historical (1990-2010) global anthropogenic particulate matter (PM) emissions including the consistent and harmonized calculation of mass-based size distribution (PM1, PM2. 5, PM10), as well as primary carbonaceous aerosols including black carbon (BC) and organic carbon (OC). The estimates were developed with the integrated assessment model GAINS, where source-and region-specific technology characteristics are explicitly included. This assessment includes a number of previously unaccounted or often misallocated emission sources, i.e. kerosene lamps, gas flaring, diesel generators, refuse burning; some of them were reported in the past for selected regions or in the context of a particular pollutant or sector but not included as part of a total estimate. Spatially, emissions were calculated for 172 source regions (as well as international shipping), presented for 25 global regions, and allocated to 0.5\u00b0\u011d\u20ac \u00d7 \u011d\u20ac0.5\u00b0 longitude-latitude grids. No independent estimates of emissions from forest fires and savannah burning are provided and neither windblown dust nor unpaved roads emissions are included. We estimate that global emissions of PM have not changed significantly between 1990 and 2010, showing a strong decoupling from the global increase in energy consumption and, consequently, CO2 emissions, but there are significantly different regional trends, with a particularly strong increase in East Asia and Africa and a strong decline in Europe, North America, and the Pacific region. This in turn resulted in important changes in the spatial pattern of PM burden, e.g. European, North American, and Pacific contributions to global emissions dropped from nearly 30\u011d\u20ac% in 1990 to well below 15\u011d\u20ac% in 2010, while Asia's contribution grew from just over 50\u011d\u20ac% to nearly two-Thirds of the global total in 2010. For all PM species considered, Asian sources represented over 60\u011d\u20ac% of the global anthropogenic total, and residential combustion was the most important sector, contributing about 60\u011d\u20ac% for BC and OC, 45\u011d\u20ac% for PM2. 5, and less than 40\u011d\u20ac% for PM10, where large combustion sources and industrial processes are equally important. Global anthropogenic emissions of BC were estimated at about 6.6 and 7.2\u011d\u20acTg in 2000 and 2010, respectively, and represent about 15\u011d\u20ac% of PM2. 5 but for some sources reach nearly 50\u011d\u20ac%, i.e. for the transport sector. Our global BC numbers are higher than previously published owing primarily to t\u2026", "author" : [ { "dropping-particle" : "", "family" : "Klimont", "given" : "Zbigniew", "non-dropping-particle" : "", "parse-names" : false, "suffix" : "" }, { "dropping-particle" : "", "family" : "Kupiainen", "given" : "Kaarle", "non-dropping-particle" : "", "parse-names" : false, "suffix" : "" }, { "dropping-particle" : "", "family" : "Heyes", "given" : "Chris", "non-dropping-particle" : "", "parse-names" : false, "suffix" : "" }, { "dropping-particle" : "", "family" : "Purohit", "given" : "Pallav", "non-dropping-particle" : "", "parse-names" : false, "suffix" : "" }, { "dropping-particle" : "", "family" : "Cofala", "given" : "Janusz", "non-dropping-particle" : "", "parse-names" : false, "suffix" : "" }, { "dropping-particle" : "", "family" : "Rafaj", "given" : "Peter", "non-dropping-particle" : "", "parse-names" : false, "suffix" : "" }, { "dropping-particle" : "", "family" : "Borken-Kleefeld", "given" : "Jens", "non-dropping-particle" : "", "parse-names" : false, "suffix" : "" }, { "dropping-particle" : "", "family" : "Sch\u00f6pp", "given" : "Wolfgang", "non-dropping-particle" : "", "parse-names" : false, "suffix" : "" } ], "container-title" : "Atmospheric Chemistry and Physics", "id" : "ITEM-3", "issue" : "14", "issued" : { "date-parts" : [ [ "2017" ] ] }, "page" : "8681-8723", "title" : "Global anthropogenic emissions of particulate matter including black carbon", "translator" : [ { "dropping-particle" : "", "family" : "G5419", "given" : "", "non-dropping-particle" : "", "parse-names" : false, "suffix" : "" } ], "type" : "article-journal", "volume" : "17" }, "uris" : [ "http://www.mendeley.com/documents/?uuid=20d59123-7b23-408a-8cbd-4b1e874d9951" ] } ], "mendeley" : { "formattedCitation" : "(Amann et al., 2011; Klimont et al., 2017a; H\u00f6glund-Isaksson et al., 2020)", "plainTextFormattedCitation" : "(Amann et al., 2011; Klimont et al., 2017a; H\u00f6glund-Isaksson et al., 2020)", "previouslyFormattedCitation" : "(Amann et al., 2011; Klimont et al., 2017a; H\u00f6glund-Isaksson et al., 2020)" }, "properties" : { "noteIndex" : 0 }, "schema" : "https://github.com/citation-style-language/schema/raw/master/csl-citation.json" }</w:instrText>
      </w:r>
      <w:r w:rsidRPr="000F05D7">
        <w:rPr>
          <w:color w:val="000000"/>
          <w:lang w:val="en-GB"/>
        </w:rPr>
        <w:fldChar w:fldCharType="separate"/>
      </w:r>
      <w:r w:rsidR="00CB33A1">
        <w:rPr>
          <w:noProof/>
          <w:color w:val="000000"/>
          <w:lang w:val="en-GB"/>
        </w:rPr>
        <w:t>(Amann et al., 2011; Klimont et al., 2017a; Höglund-Isaksson et al., 2020)</w:t>
      </w:r>
      <w:r w:rsidRPr="000F05D7">
        <w:rPr>
          <w:color w:val="000000"/>
          <w:lang w:val="en-GB"/>
        </w:rPr>
        <w:fldChar w:fldCharType="end"/>
      </w:r>
      <w:r w:rsidRPr="000F05D7">
        <w:rPr>
          <w:color w:val="000000"/>
          <w:lang w:val="en-GB"/>
        </w:rPr>
        <w:t xml:space="preserve"> where emissions of all compounds are consistently estimated using the same emission drivers</w:t>
      </w:r>
      <w:r>
        <w:rPr>
          <w:color w:val="000000"/>
          <w:lang w:val="en-GB"/>
        </w:rPr>
        <w:t xml:space="preserve"> and propagating individual components (activity data and emission factors) separately to capture fuel and technology trends affecting emission</w:t>
      </w:r>
      <w:ins w:id="531" w:author="Lucy Cowie" w:date="2021-07-25T12:57:00Z">
        <w:r w:rsidR="003229CB">
          <w:rPr>
            <w:color w:val="000000"/>
            <w:lang w:val="en-GB"/>
          </w:rPr>
          <w:t>s</w:t>
        </w:r>
      </w:ins>
      <w:r>
        <w:rPr>
          <w:color w:val="000000"/>
          <w:lang w:val="en-GB"/>
        </w:rPr>
        <w:t xml:space="preserve"> trajectories over time</w:t>
      </w:r>
      <w:r w:rsidRPr="000F05D7">
        <w:rPr>
          <w:color w:val="000000"/>
          <w:lang w:val="en-GB"/>
        </w:rPr>
        <w:t>.</w:t>
      </w:r>
      <w:r>
        <w:rPr>
          <w:color w:val="000000"/>
          <w:lang w:val="en-GB"/>
        </w:rPr>
        <w:t xml:space="preserve"> This </w:t>
      </w:r>
      <w:commentRangeStart w:id="532"/>
      <w:r>
        <w:rPr>
          <w:color w:val="000000"/>
          <w:lang w:val="en-GB"/>
        </w:rPr>
        <w:t>contrasts</w:t>
      </w:r>
      <w:commentRangeEnd w:id="532"/>
      <w:r w:rsidR="00D67EB8">
        <w:rPr>
          <w:rStyle w:val="Marquedecommentaire"/>
          <w:lang w:val="en-GB"/>
        </w:rPr>
        <w:commentReference w:id="532"/>
      </w:r>
      <w:r>
        <w:rPr>
          <w:color w:val="000000"/>
          <w:lang w:val="en-GB"/>
        </w:rPr>
        <w:t xml:space="preserve"> the approach used to establish historical emissions for CMIP5 where different data</w:t>
      </w:r>
      <w:del w:id="533" w:author="Lucy Cowie" w:date="2021-07-25T13:03:00Z">
        <w:r w:rsidDel="00E4781E">
          <w:rPr>
            <w:color w:val="000000"/>
            <w:lang w:val="en-GB"/>
          </w:rPr>
          <w:delText xml:space="preserve"> </w:delText>
        </w:r>
      </w:del>
      <w:r>
        <w:rPr>
          <w:color w:val="000000"/>
          <w:lang w:val="en-GB"/>
        </w:rPr>
        <w:t>sets available at the time were combined.</w:t>
      </w:r>
      <w:r w:rsidRPr="000F05D7">
        <w:rPr>
          <w:color w:val="000000"/>
          <w:lang w:val="en-GB"/>
        </w:rPr>
        <w:t xml:space="preserve"> </w:t>
      </w:r>
      <w:r>
        <w:rPr>
          <w:color w:val="000000"/>
          <w:lang w:val="en-GB"/>
        </w:rPr>
        <w:t xml:space="preserve">The </w:t>
      </w:r>
      <w:r w:rsidRPr="000F05D7">
        <w:rPr>
          <w:color w:val="000000"/>
          <w:lang w:val="en-GB"/>
        </w:rPr>
        <w:t>CMIP6 exercise is based on the first release of</w:t>
      </w:r>
      <w:ins w:id="534" w:author="Lucy Cowie" w:date="2021-07-25T13:12:00Z">
        <w:r w:rsidR="00444A7B">
          <w:rPr>
            <w:color w:val="000000"/>
            <w:lang w:val="en-GB"/>
          </w:rPr>
          <w:t xml:space="preserve"> the</w:t>
        </w:r>
      </w:ins>
      <w:r w:rsidRPr="000F05D7">
        <w:rPr>
          <w:color w:val="000000"/>
          <w:lang w:val="en-GB"/>
        </w:rPr>
        <w:t xml:space="preserve"> CEDS emission</w:t>
      </w:r>
      <w:ins w:id="535" w:author="Lucy Cowie" w:date="2021-07-25T13:25:00Z">
        <w:r w:rsidR="009C0AA6">
          <w:rPr>
            <w:color w:val="000000"/>
            <w:lang w:val="en-GB"/>
          </w:rPr>
          <w:t>s</w:t>
        </w:r>
      </w:ins>
      <w:r w:rsidRPr="000F05D7">
        <w:rPr>
          <w:color w:val="000000"/>
          <w:lang w:val="en-GB"/>
        </w:rPr>
        <w:t xml:space="preserve"> dataset</w:t>
      </w:r>
      <w:r w:rsidR="003D3296">
        <w:rPr>
          <w:color w:val="000000"/>
          <w:lang w:val="en-GB"/>
        </w:rPr>
        <w:t xml:space="preserve"> (version </w:t>
      </w:r>
      <w:r w:rsidR="003D3296" w:rsidRPr="003D3296">
        <w:rPr>
          <w:color w:val="000000"/>
          <w:lang w:val="en-GB"/>
        </w:rPr>
        <w:t>2017-05-18</w:t>
      </w:r>
      <w:r w:rsidR="00BF3819">
        <w:rPr>
          <w:color w:val="000000"/>
          <w:lang w:val="en-GB"/>
        </w:rPr>
        <w:t xml:space="preserve">, </w:t>
      </w:r>
      <w:r w:rsidR="00AF78C3">
        <w:rPr>
          <w:color w:val="000000"/>
          <w:lang w:val="en-GB"/>
        </w:rPr>
        <w:t xml:space="preserve">sometimes referred to </w:t>
      </w:r>
      <w:r w:rsidR="002A6E0C">
        <w:rPr>
          <w:color w:val="000000"/>
          <w:lang w:val="en-GB"/>
        </w:rPr>
        <w:t xml:space="preserve">hereafter </w:t>
      </w:r>
      <w:r w:rsidR="00AF78C3">
        <w:rPr>
          <w:color w:val="000000"/>
          <w:lang w:val="en-GB"/>
        </w:rPr>
        <w:t xml:space="preserve">as </w:t>
      </w:r>
      <w:r w:rsidR="002A6E0C">
        <w:rPr>
          <w:color w:val="000000"/>
          <w:lang w:val="en-GB"/>
        </w:rPr>
        <w:t>CMIP6 emissions</w:t>
      </w:r>
      <w:r w:rsidR="003D3296">
        <w:rPr>
          <w:color w:val="000000"/>
          <w:lang w:val="en-GB"/>
        </w:rPr>
        <w:t>)</w:t>
      </w:r>
      <w:r w:rsidRPr="000F05D7">
        <w:rPr>
          <w:color w:val="000000"/>
          <w:lang w:val="en-GB"/>
        </w:rPr>
        <w:t xml:space="preserve"> whose main features regarding SLCFs are described hereafter. The CEDS has been and will be regularly updated and extended; the recent update of </w:t>
      </w:r>
      <w:ins w:id="536" w:author="Lucy Cowie" w:date="2021-07-26T10:21:00Z">
        <w:r w:rsidR="00325580">
          <w:rPr>
            <w:color w:val="000000"/>
            <w:lang w:val="en-GB"/>
          </w:rPr>
          <w:t xml:space="preserve">the </w:t>
        </w:r>
      </w:ins>
      <w:r w:rsidRPr="000F05D7">
        <w:rPr>
          <w:color w:val="000000"/>
          <w:lang w:val="en-GB"/>
        </w:rPr>
        <w:lastRenderedPageBreak/>
        <w:t xml:space="preserve">CEDS </w:t>
      </w:r>
      <w:r w:rsidRPr="000F05D7">
        <w:rPr>
          <w:color w:val="000000"/>
          <w:lang w:val="en-GB"/>
        </w:rPr>
        <w:fldChar w:fldCharType="begin" w:fldLock="1"/>
      </w:r>
      <w:r w:rsidR="00D477C7">
        <w:rPr>
          <w:color w:val="000000"/>
          <w:lang w:val="en-GB"/>
        </w:rPr>
        <w:instrText>ADDIN CSL_CITATION { "citationItems" : [ { "id" : "ITEM-1", "itemData" : { "DOI" : "10.5281/zenodo.3592073", "URL" : "http://www.globalchange.umd.edu/ceds/", "abstract" : "The Community Emissions Data System (CEDS) produces consistent estimates of global air emissions species over the industrial era (1750 - present). The system is written in R and uses open-source data (with the exception of the IEA energy statistics which must be purchased from IEA). CEDS is publicly available through an Open Source License.", "accessed" : { "date-parts" : [ [ "2019", "12", "23" ] ] }, "author" : [ { "dropping-particle" : "", "family" : "Hoesly", "given" : "Rachel", "non-dropping-particle" : "", "parse-names" : false, "suffix" : "" }, { "dropping-particle" : "", "family" : "O'Rourke", "given" : "Patrick", "non-dropping-particle" : "", "parse-names" : false, "suffix" : "" }, { "dropping-particle" : "", "family" : "Braun", "given" : "Caleb", "non-dropping-particle" : "", "parse-names" : false, "suffix" : "" }, { "dropping-particle" : "", "family" : "Feng", "given" : "Leyang", "non-dropping-particle" : "", "parse-names" : false, "suffix" : "" }, { "dropping-particle" : "", "family" : "Smith", "given" : "Steven J.", "non-dropping-particle" : "", "parse-names" : false, "suffix" : "" }, { "dropping-particle" : "", "family" : "Pitkanen", "given" : "Tyler", "non-dropping-particle" : "", "parse-names" : false, "suffix" : "" }, { "dropping-particle" : "", "family" : "Seibert", "given" : "Jonathan J.", "non-dropping-particle" : "", "parse-names" : false, "suffix" : "" }, { "dropping-particle" : "", "family" : "Vu", "given" : "Linh", "non-dropping-particle" : "", "parse-names" : false, "suffix" : "" }, { "dropping-particle" : "", "family" : "Muwan", "given" : "Presley", "non-dropping-particle" : "", "parse-names" : false, "suffix" : "" }, { "dropping-particle" : "", "family" : "Bolt", "given" : "Ryan", "non-dropping-particle" : "", "parse-names" : false, "suffix" : "" }, { "dropping-particle" : "", "family" : "Goldstein", "given" : "Ben", "non-dropping-particle" : "", "parse-names" : false, "suffix" : "" }, { "dropping-particle" : "", "family" : "Kholod", "given" : "Nazar", "non-dropping-particle" : "", "parse-names" : false, "suffix" : "" } ], "container-title" : "Zenodo", "id" : "ITEM-1", "issued" : { "date-parts" : [ [ "2019" ] ] }, "title" : "Community Emissions Data System (Version Dec-23-2019)", "translator" : [ { "dropping-particle" : "", "family" : "G4831", "given" : "Rt17", "non-dropping-particle" : "", "parse-names" : false, "suffix" : "" } ], "type" : "webpage" }, "uris" : [ "http://www.mendeley.com/documents/?uuid=21ad5d22-c336-4c6c-af31-2a6e8e703dd0" ] } ], "mendeley" : { "formattedCitation" : "(Hoesly et al., 2019)", "plainTextFormattedCitation" : "(Hoesly et al., 2019)", "previouslyFormattedCitation" : "(Hoesly et al., 2019)" }, "properties" : { "noteIndex" : 0 }, "schema" : "https://github.com/citation-style-language/schema/raw/master/csl-citation.json" }</w:instrText>
      </w:r>
      <w:r w:rsidRPr="000F05D7">
        <w:rPr>
          <w:color w:val="000000"/>
          <w:lang w:val="en-GB"/>
        </w:rPr>
        <w:fldChar w:fldCharType="separate"/>
      </w:r>
      <w:r w:rsidR="00CB33A1">
        <w:rPr>
          <w:noProof/>
          <w:color w:val="000000"/>
          <w:lang w:val="en-GB"/>
        </w:rPr>
        <w:t>(Hoesly et al., 2019)</w:t>
      </w:r>
      <w:r w:rsidRPr="000F05D7">
        <w:rPr>
          <w:color w:val="000000"/>
          <w:lang w:val="en-GB"/>
        </w:rPr>
        <w:fldChar w:fldCharType="end"/>
      </w:r>
      <w:r>
        <w:rPr>
          <w:color w:val="000000"/>
          <w:lang w:val="en-GB"/>
        </w:rPr>
        <w:t xml:space="preserve"> and consequences for this </w:t>
      </w:r>
      <w:ins w:id="537" w:author="Lucy Cowie" w:date="2021-07-26T14:48:00Z">
        <w:r w:rsidR="00483962">
          <w:rPr>
            <w:color w:val="000000"/>
            <w:lang w:val="en-GB"/>
          </w:rPr>
          <w:t>A</w:t>
        </w:r>
      </w:ins>
      <w:del w:id="538" w:author="Lucy Cowie" w:date="2021-07-26T14:48:00Z">
        <w:r w:rsidDel="00483962">
          <w:rPr>
            <w:color w:val="000000"/>
            <w:lang w:val="en-GB"/>
          </w:rPr>
          <w:delText>a</w:delText>
        </w:r>
      </w:del>
      <w:r>
        <w:rPr>
          <w:color w:val="000000"/>
          <w:lang w:val="en-GB"/>
        </w:rPr>
        <w:t>ssessment is discussed when necessary.</w:t>
      </w:r>
      <w:r w:rsidRPr="00577614">
        <w:rPr>
          <w:color w:val="000000"/>
          <w:lang w:val="en-GB"/>
        </w:rPr>
        <w:t xml:space="preserve"> </w:t>
      </w:r>
      <w:r w:rsidRPr="00440E1E">
        <w:rPr>
          <w:color w:val="000000"/>
          <w:lang w:val="en-GB"/>
        </w:rPr>
        <w:t>Some details on how SLCF emissions have been represented in scenarios used by IPCC assessments can be found in Chapter 1 (</w:t>
      </w:r>
      <w:del w:id="539" w:author="Lucy Cowie" w:date="2021-07-25T13:26:00Z">
        <w:r w:rsidRPr="00440E1E" w:rsidDel="007E651F">
          <w:rPr>
            <w:color w:val="000000"/>
            <w:lang w:val="en-GB"/>
          </w:rPr>
          <w:delText xml:space="preserve">see </w:delText>
        </w:r>
      </w:del>
      <w:del w:id="540" w:author="Ian Blenkinsop" w:date="2021-07-15T12:12:00Z">
        <w:r w:rsidRPr="00440E1E" w:rsidDel="00600CB0">
          <w:rPr>
            <w:color w:val="000000"/>
            <w:lang w:val="en-GB"/>
          </w:rPr>
          <w:delText xml:space="preserve">Chapter 1, </w:delText>
        </w:r>
      </w:del>
      <w:r w:rsidRPr="00440E1E">
        <w:rPr>
          <w:color w:val="000000"/>
          <w:lang w:val="en-GB"/>
        </w:rPr>
        <w:t>Section 1.6.1 and Cross</w:t>
      </w:r>
      <w:ins w:id="541" w:author="Lucy Cowie" w:date="2021-07-25T16:27:00Z">
        <w:r w:rsidR="00A22C96">
          <w:rPr>
            <w:color w:val="000000"/>
            <w:lang w:val="en-GB"/>
          </w:rPr>
          <w:t>-</w:t>
        </w:r>
      </w:ins>
      <w:del w:id="542" w:author="Lucy Cowie" w:date="2021-07-25T16:27:00Z">
        <w:r w:rsidRPr="00440E1E" w:rsidDel="00A22C96">
          <w:rPr>
            <w:color w:val="000000"/>
            <w:lang w:val="en-GB"/>
          </w:rPr>
          <w:delText xml:space="preserve"> </w:delText>
        </w:r>
      </w:del>
      <w:r w:rsidRPr="00440E1E">
        <w:rPr>
          <w:color w:val="000000"/>
          <w:lang w:val="en-GB"/>
        </w:rPr>
        <w:t>Chapter Box 1.4).</w:t>
      </w:r>
    </w:p>
    <w:p w14:paraId="7069CC8D" w14:textId="77777777" w:rsidR="00A05B04" w:rsidRPr="00577614" w:rsidRDefault="00A05B04" w:rsidP="00D5630D">
      <w:pPr>
        <w:pStyle w:val="AR6BodyText"/>
        <w:rPr>
          <w:color w:val="000000"/>
          <w:lang w:val="en-GB"/>
        </w:rPr>
      </w:pPr>
    </w:p>
    <w:p w14:paraId="25D93A0E" w14:textId="3EC06823" w:rsidR="00A05B04" w:rsidRPr="008C6AC2" w:rsidRDefault="00A05B04" w:rsidP="00D5630D">
      <w:pPr>
        <w:pStyle w:val="AR6BodyText"/>
        <w:rPr>
          <w:color w:val="000000"/>
          <w:lang w:val="en-GB"/>
        </w:rPr>
      </w:pPr>
      <w:r w:rsidRPr="00577614">
        <w:rPr>
          <w:color w:val="000000"/>
          <w:lang w:val="en-GB"/>
        </w:rPr>
        <w:t xml:space="preserve">For most of the SLCF species, the global and regional anthropogenic </w:t>
      </w:r>
      <w:commentRangeStart w:id="543"/>
      <w:r w:rsidRPr="00577614">
        <w:rPr>
          <w:color w:val="000000"/>
          <w:lang w:val="en-GB"/>
        </w:rPr>
        <w:t>emission</w:t>
      </w:r>
      <w:commentRangeEnd w:id="543"/>
      <w:r w:rsidR="00E206A6">
        <w:rPr>
          <w:rStyle w:val="Marquedecommentaire"/>
          <w:lang w:val="en-GB"/>
        </w:rPr>
        <w:commentReference w:id="543"/>
      </w:r>
      <w:r w:rsidRPr="00577614">
        <w:rPr>
          <w:color w:val="000000"/>
          <w:lang w:val="en-GB"/>
        </w:rPr>
        <w:t xml:space="preserve"> trends developed for CMIP6 for the period 1850</w:t>
      </w:r>
      <w:del w:id="544" w:author="Ian Blenkinsop" w:date="2021-07-15T12:12:00Z">
        <w:r w:rsidRPr="00577614" w:rsidDel="00600CB0">
          <w:rPr>
            <w:color w:val="000000"/>
            <w:lang w:val="en-GB"/>
          </w:rPr>
          <w:delText xml:space="preserve"> to </w:delText>
        </w:r>
      </w:del>
      <w:ins w:id="545" w:author="Ian Blenkinsop" w:date="2021-07-15T12:12:00Z">
        <w:r w:rsidR="00600CB0">
          <w:rPr>
            <w:color w:val="000000"/>
            <w:lang w:val="en-GB"/>
          </w:rPr>
          <w:t>–</w:t>
        </w:r>
      </w:ins>
      <w:r w:rsidRPr="00577614">
        <w:rPr>
          <w:color w:val="000000"/>
          <w:lang w:val="en-GB"/>
        </w:rPr>
        <w:t>2000 are not substantially different from those used in CMIP5 (Figure</w:t>
      </w:r>
      <w:r>
        <w:rPr>
          <w:color w:val="000000"/>
          <w:lang w:val="en-GB"/>
        </w:rPr>
        <w:t xml:space="preserve">s 6.18 </w:t>
      </w:r>
      <w:del w:id="546" w:author="Lucy Cowie" w:date="2021-07-25T13:31:00Z">
        <w:r w:rsidDel="00C63584">
          <w:rPr>
            <w:color w:val="000000"/>
            <w:lang w:val="en-GB"/>
          </w:rPr>
          <w:delText xml:space="preserve">&amp; </w:delText>
        </w:r>
      </w:del>
      <w:ins w:id="547" w:author="Lucy Cowie" w:date="2021-07-25T13:31:00Z">
        <w:r w:rsidR="00C63584">
          <w:rPr>
            <w:color w:val="000000"/>
            <w:lang w:val="en-GB"/>
          </w:rPr>
          <w:t xml:space="preserve">and </w:t>
        </w:r>
      </w:ins>
      <w:r>
        <w:rPr>
          <w:color w:val="000000"/>
          <w:lang w:val="en-GB"/>
        </w:rPr>
        <w:t>6.19</w:t>
      </w:r>
      <w:r w:rsidRPr="00577614">
        <w:rPr>
          <w:color w:val="000000"/>
          <w:lang w:val="en-GB"/>
        </w:rPr>
        <w:t>)</w:t>
      </w:r>
      <w:r>
        <w:rPr>
          <w:color w:val="000000"/>
          <w:lang w:val="en-GB"/>
        </w:rPr>
        <w:t xml:space="preserve"> despite the different </w:t>
      </w:r>
      <w:commentRangeStart w:id="548"/>
      <w:r>
        <w:rPr>
          <w:color w:val="000000"/>
          <w:lang w:val="en-GB"/>
        </w:rPr>
        <w:t>method</w:t>
      </w:r>
      <w:commentRangeEnd w:id="548"/>
      <w:r w:rsidR="00040B82">
        <w:rPr>
          <w:rStyle w:val="Marquedecommentaire"/>
          <w:lang w:val="en-GB"/>
        </w:rPr>
        <w:commentReference w:id="548"/>
      </w:r>
      <w:r>
        <w:rPr>
          <w:color w:val="000000"/>
          <w:lang w:val="en-GB"/>
        </w:rPr>
        <w:t xml:space="preserve"> used to derive them. Hoesly et al. </w:t>
      </w:r>
      <w:commentRangeStart w:id="549"/>
      <w:r>
        <w:rPr>
          <w:color w:val="000000"/>
          <w:lang w:val="en-GB"/>
        </w:rPr>
        <w:fldChar w:fldCharType="begin" w:fldLock="1"/>
      </w:r>
      <w:ins w:id="550" w:author="Robin Matthews" w:date="2021-07-08T15:07:00Z">
        <w:r w:rsidR="00BE4C5D">
          <w:rPr>
            <w:color w:val="000000"/>
            <w:lang w:val="en-GB"/>
          </w:rPr>
          <w:instrText>ADDIN CSL_CITATION { "citationItems" : [ { "id" : "ITEM-1", "itemData" : { "DOI" : "10.5194/gmd-11-369-2018", "ISBN" : "1991-962X", "ISSN" : "19919603", "abstract" : "We present a new data set of annual historical (1750\u20132014) anthropogenic chemically reactive gases (CO, CH4, NH3, NOx, SO2, NMVOCs), carbonaceous aerosols (black carbon \u2013 BC, and organic carbon \u2013 OC), and CO2 developed with the Community Emissions Data System (CEDS). We improve upon existing inventories with a more consistent and reproducible methodology applied to all emission species, updated emission factors, and recent estimates through 2014. The data system relies on existing energy consumption data sets and regional and country-specific inventories to produce trends over recent decades. All emission species are consistently estimated using the same activity data over all time periods. Emissions are provided on an annual basis at the level of country and sector and gridded with monthly seasonality. These estimates are comparable to, but generally slightly higher than, existing global inventories. Emissions over the most recent years are more uncertain, particularly in low- and middle-income regions where country-specific emission inventories are less available. Future work will involve refining and updating these emission estimates, estimating emissions' uncertainty, and publication of the system as open-source software.", "author" : [ { "dropping-particle" : "", "family" : "Hoesly", "given" : "Rachel M.", "non-dropping-particle" : "", "parse-names" : false, "suffix" : "" }, { "dropping-particle" : "", "family" : "Smith", "given" : "Steven J.", "non-dropping-particle" : "", "parse-names" : false, "suffix" : "" }, { "dropping-particle" : "", "family" : "Feng", "given" : "Leyang", "non-dropping-particle" : "", "parse-names" : false, "suffix" : "" }, { "dropping-particle" : "", "family" : "Klimont", "given" : "Zbigniew", "non-dropping-particle" : "", "parse-names" : false, "suffix" : "" }, { "dropping-particle" : "", "family" : "Janssens-Maenhout", "given" : "Greet", "non-dropping-particle" : "", "parse-names" : false, "suffix" : "" }, { "dropping-particle" : "", "family" : "Pitkanen", "given" : "Tyler", "non-dropping-particle" : "", "parse-names" : false, "suffix" : "" }, { "dropping-particle" : "", "family" : "Seibert", "given" : "Jonathan J.", "non-dropping-particle" : "", "parse-names" : false, "suffix" : "" }, { "dropping-particle" : "", "family" : "Vu", "given" : "Linh", "non-dropping-particle" : "", "parse-names" : false, "suffix" : "" }, { "dropping-particle" : "", "family" : "Andres", "given" : "Robert J.", "non-dropping-particle" : "", "parse-names" : false, "suffix" : "" }, { "dropping-particle" : "", "family" : "Bolt", "given" : "Ryan M.", "non-dropping-particle" : "", "parse-names" : false, "suffix" : "" }, { "dropping-particle" : "", "family" : "Bond", "given" : "Tami C.", "non-dropping-particle" : "", "parse-names" : false, "suffix" : "" }, { "dropping-particle" : "", "family" : "Dawidowski", "given" : "Laura", "non-dropping-particle" : "", "parse-names" : false, "suffix" : "" }, { "dropping-particle" : "", "family" : "Kholod", "given" : "Nazar", "non-dropping-particle" : "", "parse-names" : false, "suffix" : "" }, { "dropping-particle" : "", "family" : "Kurokawa", "given" : "June Ichi", "non-dropping-particle" : "", "parse-names" : false, "suffix" : "" }, { "dropping-particle" : "", "family" : "Li", "given" : "Meng", "non-dropping-particle" : "", "parse-names" : false, "suffix" : "" }, { "dropping-particle" : "", "family" : "Liu", "given" : "Liang", "non-dropping-particle" : "", "parse-names" : false, "suffix" : "" }, { "dropping-particle" : "", "family" : "Lu", "given" : "Zifeng", "non-dropping-particle" : "", "parse-names" : false, "suffix" : "" }, { "dropping-particle" : "", "family" : "Moura", "given" : "Maria C.P.", "non-dropping-particle" : "", "parse-names" : false, "suffix" : "" }, { "dropping-particle" : "", "family" : "O'Rourke", "given" : "Patrick R.", "non-dropping-particle" : "", "parse-names" : false, "suffix" : "" }, { "dropping-particle" : "", "family" : "Zhang", "given" : "Qiang", "non-dropping-particle" : "", "parse-names" : false, "suffix" : "" } ], "container-title" : "Geoscientific Model Development", "id" : "ITEM-1", "issue" : "1", "issued" : { "date-parts" : [ [ "2018" ] ] }, "page" : "369-408", "title" : "Historical (1750-2014) anthropogenic emissions of reactive gases and aerosols from the Community Emissions Data System (CEDS)", "translator" : [ { "dropping-particle" : "", "family" : "G2885", "given" : "", "non-dropping-particle" : "", "parse-names" : false, "suffix" : "" } ], "type" : "article-journal", "volume" : "11" }, "suffix" : ", CEDS", "suppress-author" : 1, "uris" : [ "http://www.mendeley.com/documents/?uuid=2bf2fa68-b7ee-423d-bfbd-d77a4390d45e" ] } ], "mendeley" : { "formattedCitation" : "(2018, CEDS)", "manualFormatting" : "(2018", "plainTextFormattedCitation" : "(2018, CEDS)", "previouslyFormattedCitation" : "(2018, CEDS)" }, "properties" : { "noteIndex" : 0 }, "schema" : "https://github.com/citation-style-language/schema/raw/master/csl-citation.json" }</w:instrText>
        </w:r>
      </w:ins>
      <w:del w:id="551" w:author="Robin Matthews" w:date="2021-07-08T15:07:00Z">
        <w:r w:rsidR="00D477C7" w:rsidDel="00BE4C5D">
          <w:rPr>
            <w:color w:val="000000"/>
            <w:lang w:val="en-GB"/>
          </w:rPr>
          <w:delInstrText>ADDIN CSL_CITATION { "citationItems" : [ { "id" : "ITEM-1", "itemData" : { "DOI" : "10.5194/gmd-11-369-2018", "ISBN" : "1991-962X", "ISSN" : "19919603", "abstract" : "We present a new data set of annual historical (1750\u20132014) anthropogenic chemically reactive gases (CO, CH4, NH3, NOx, SO2, NMVOCs), carbonaceous aerosols (black carbon \u2013 BC, and organic carbon \u2013 OC), and CO2 developed with the Community Emissions Data System (CEDS). We improve upon existing inventories with a more consistent and reproducible methodology applied to all emission species, updated emission factors, and recent estimates through 2014. The data system relies on existing energy consumption data sets and regional and country-specific inventories to produce trends over recent decades. All emission species are consistently estimated using the same activity data over all time periods. Emissions are provided on an annual basis at the level of country and sector and gridded with monthly seasonality. These estimates are comparable to, but generally slightly higher than, existing global inventories. Emissions over the most recent years are more uncertain, particularly in low- and middle-income regions where country-specific emission inventories are less available. Future work will involve refining and updating these emission estimates, estimating emissions' uncertainty, and publication of the system as open-source software.", "author" : [ { "dropping-particle" : "", "family" : "Hoesly", "given" : "Rachel M.", "non-dropping-particle" : "", "parse-names" : false, "suffix" : "" }, { "dropping-particle" : "", "family" : "Smith", "given" : "Steven J.", "non-dropping-particle" : "", "parse-names" : false, "suffix" : "" }, { "dropping-particle" : "", "family" : "Feng", "given" : "Leyang", "non-dropping-particle" : "", "parse-names" : false, "suffix" : "" }, { "dropping-particle" : "", "family" : "Klimont", "given" : "Zbigniew", "non-dropping-particle" : "", "parse-names" : false, "suffix" : "" }, { "dropping-particle" : "", "family" : "Janssens-Maenhout", "given" : "Greet", "non-dropping-particle" : "", "parse-names" : false, "suffix" : "" }, { "dropping-particle" : "", "family" : "Pitkanen", "given" : "Tyler", "non-dropping-particle" : "", "parse-names" : false, "suffix" : "" }, { "dropping-particle" : "", "family" : "Seibert", "given" : "Jonathan J.", "non-dropping-particle" : "", "parse-names" : false, "suffix" : "" }, { "dropping-particle" : "", "family" : "Vu", "given" : "Linh", "non-dropping-particle" : "", "parse-names" : false, "suffix" : "" }, { "dropping-particle" : "", "family" : "Andres", "given" : "Robert J.", "non-dropping-particle" : "", "parse-names" : false, "suffix" : "" }, { "dropping-particle" : "", "family" : "Bolt", "given" : "Ryan M.", "non-dropping-particle" : "", "parse-names" : false, "suffix" : "" }, { "dropping-particle" : "", "family" : "Bond", "given" : "Tami C.", "non-dropping-particle" : "", "parse-names" : false, "suffix" : "" }, { "dropping-particle" : "", "family" : "Dawidowski", "given" : "Laura", "non-dropping-particle" : "", "parse-names" : false, "suffix" : "" }, { "dropping-particle" : "", "family" : "Kholod", "given" : "Nazar", "non-dropping-particle" : "", "parse-names" : false, "suffix" : "" }, { "dropping-particle" : "", "family" : "Kurokawa", "given" : "June Ichi", "non-dropping-particle" : "", "parse-names" : false, "suffix" : "" }, { "dropping-particle" : "", "family" : "Li", "given" : "Meng", "non-dropping-particle" : "", "parse-names" : false, "suffix" : "" }, { "dropping-particle" : "", "family" : "Liu", "given" : "Liang", "non-dropping-particle" : "", "parse-names" : false, "suffix" : "" }, { "dropping-particle" : "", "family" : "Lu", "given" : "Zifeng", "non-dropping-particle" : "", "parse-names" : false, "suffix" : "" }, { "dropping-particle" : "", "family" : "Moura", "given" : "Maria C.P.", "non-dropping-particle" : "", "parse-names" : false, "suffix" : "" }, { "dropping-particle" : "", "family" : "O'Rourke", "given" : "Patrick R.", "non-dropping-particle" : "", "parse-names" : false, "suffix" : "" }, { "dropping-particle" : "", "family" : "Zhang", "given" : "Qiang", "non-dropping-particle" : "", "parse-names" : false, "suffix" : "" } ], "container-title" : "Geoscientific Model Development", "id" : "ITEM-1", "issue" : "1", "issued" : { "date-parts" : [ [ "2018" ] ] }, "page" : "369-408", "title" : "Historical (1750-2014) anthropogenic emissions of reactive gases and aerosols from the Community Emissions Data System (CEDS)", "translator" : [ { "dropping-particle" : "", "family" : "G2885", "given" : "", "non-dropping-particle" : "", "parse-names" : false, "suffix" : "" } ], "type" : "article-journal", "volume" : "11" }, "suffix" : ", CEDS", "suppress-author" : 1, "uris" : [ "http://www.mendeley.com/documents/?uuid=2bf2fa68-b7ee-423d-bfbd-d77a4390d45e" ] } ], "mendeley" : { "formattedCitation" : "(2018, CEDS)", "plainTextFormattedCitation" : "(2018, CEDS)", "previouslyFormattedCitation" : "(2018, CEDS)" }, "properties" : { "noteIndex" : 0 }, "schema" : "https://github.com/citation-style-language/schema/raw/master/csl-citation.json" }</w:delInstrText>
        </w:r>
      </w:del>
      <w:r>
        <w:rPr>
          <w:color w:val="000000"/>
          <w:lang w:val="en-GB"/>
        </w:rPr>
        <w:fldChar w:fldCharType="separate"/>
      </w:r>
      <w:r w:rsidR="00CB33A1">
        <w:rPr>
          <w:noProof/>
          <w:color w:val="000000"/>
          <w:lang w:val="en-GB"/>
        </w:rPr>
        <w:t>(2018</w:t>
      </w:r>
      <w:del w:id="552" w:author="Robin Matthews" w:date="2021-07-08T15:06:00Z">
        <w:r w:rsidR="00CB33A1" w:rsidDel="00BE4C5D">
          <w:rPr>
            <w:noProof/>
            <w:color w:val="000000"/>
            <w:lang w:val="en-GB"/>
          </w:rPr>
          <w:delText>, CEDS)</w:delText>
        </w:r>
      </w:del>
      <w:r>
        <w:rPr>
          <w:color w:val="000000"/>
          <w:lang w:val="en-GB"/>
        </w:rPr>
        <w:fldChar w:fldCharType="end"/>
      </w:r>
      <w:commentRangeEnd w:id="549"/>
      <w:r w:rsidR="00CB33A1">
        <w:rPr>
          <w:rStyle w:val="Marquedecommentaire"/>
        </w:rPr>
        <w:commentReference w:id="549"/>
      </w:r>
      <w:ins w:id="553" w:author="Robin Matthews" w:date="2021-07-08T15:06:00Z">
        <w:r w:rsidR="00BE4C5D">
          <w:rPr>
            <w:noProof/>
            <w:color w:val="000000"/>
            <w:lang w:val="en-GB"/>
          </w:rPr>
          <w:t>, CEDS)</w:t>
        </w:r>
      </w:ins>
      <w:r>
        <w:rPr>
          <w:color w:val="000000"/>
          <w:lang w:val="en-GB"/>
        </w:rPr>
        <w:t xml:space="preserve"> developed an independent time series capturing trends in fuel use, technology</w:t>
      </w:r>
      <w:del w:id="554" w:author="Lucy Cowie" w:date="2021-07-25T13:33:00Z">
        <w:r w:rsidDel="005775FE">
          <w:rPr>
            <w:color w:val="000000"/>
            <w:lang w:val="en-GB"/>
          </w:rPr>
          <w:delText>,</w:delText>
        </w:r>
      </w:del>
      <w:r>
        <w:rPr>
          <w:color w:val="000000"/>
          <w:lang w:val="en-GB"/>
        </w:rPr>
        <w:t xml:space="preserve"> and level of control, whereas CMIP5 combined different emission</w:t>
      </w:r>
      <w:ins w:id="555" w:author="Lucy Cowie" w:date="2021-07-25T13:33:00Z">
        <w:r w:rsidR="00784D08">
          <w:rPr>
            <w:color w:val="000000"/>
            <w:lang w:val="en-GB"/>
          </w:rPr>
          <w:t>s</w:t>
        </w:r>
      </w:ins>
      <w:r>
        <w:rPr>
          <w:color w:val="000000"/>
          <w:lang w:val="en-GB"/>
        </w:rPr>
        <w:t xml:space="preserve"> data</w:t>
      </w:r>
      <w:del w:id="556" w:author="Lucy Cowie" w:date="2021-07-25T13:04:00Z">
        <w:r w:rsidDel="00D67EB8">
          <w:rPr>
            <w:color w:val="000000"/>
            <w:lang w:val="en-GB"/>
          </w:rPr>
          <w:delText xml:space="preserve"> </w:delText>
        </w:r>
      </w:del>
      <w:r>
        <w:rPr>
          <w:color w:val="000000"/>
          <w:lang w:val="en-GB"/>
        </w:rPr>
        <w:t>sets</w:t>
      </w:r>
      <w:r w:rsidRPr="00577614">
        <w:rPr>
          <w:color w:val="000000"/>
          <w:lang w:val="en-GB"/>
        </w:rPr>
        <w:t xml:space="preserve">. However, for the </w:t>
      </w:r>
      <w:r>
        <w:rPr>
          <w:color w:val="000000"/>
          <w:lang w:val="en-GB"/>
        </w:rPr>
        <w:t>period after 1990</w:t>
      </w:r>
      <w:r w:rsidRPr="00577614">
        <w:rPr>
          <w:color w:val="000000"/>
          <w:lang w:val="en-GB"/>
        </w:rPr>
        <w:t xml:space="preserve">, the CMIP6 dataset shows for all species, except </w:t>
      </w:r>
      <w:r>
        <w:rPr>
          <w:color w:val="000000"/>
          <w:lang w:val="en-GB"/>
        </w:rPr>
        <w:t xml:space="preserve">for </w:t>
      </w:r>
      <w:r w:rsidRPr="00577614">
        <w:rPr>
          <w:color w:val="000000"/>
          <w:lang w:val="en-GB"/>
        </w:rPr>
        <w:t>SO</w:t>
      </w:r>
      <w:r w:rsidRPr="00577614">
        <w:rPr>
          <w:color w:val="000000"/>
          <w:vertAlign w:val="subscript"/>
          <w:lang w:val="en-GB"/>
        </w:rPr>
        <w:t>2</w:t>
      </w:r>
      <w:r w:rsidRPr="00577614">
        <w:rPr>
          <w:color w:val="000000"/>
          <w:lang w:val="en-GB"/>
        </w:rPr>
        <w:t xml:space="preserve"> and CO</w:t>
      </w:r>
      <w:ins w:id="557" w:author="Lucy Cowie" w:date="2021-07-25T13:34:00Z">
        <w:r w:rsidR="00F30F9F">
          <w:rPr>
            <w:color w:val="000000"/>
            <w:lang w:val="en-GB"/>
          </w:rPr>
          <w:t>,</w:t>
        </w:r>
      </w:ins>
      <w:r w:rsidRPr="00577614">
        <w:rPr>
          <w:color w:val="000000"/>
          <w:lang w:val="en-GB"/>
        </w:rPr>
        <w:t xml:space="preserve"> </w:t>
      </w:r>
      <w:commentRangeStart w:id="558"/>
      <w:r w:rsidRPr="00577614">
        <w:rPr>
          <w:color w:val="000000"/>
          <w:lang w:val="en-GB"/>
        </w:rPr>
        <w:t xml:space="preserve">and since 2011 </w:t>
      </w:r>
      <w:r>
        <w:rPr>
          <w:color w:val="000000"/>
          <w:lang w:val="en-GB"/>
        </w:rPr>
        <w:t xml:space="preserve">for </w:t>
      </w:r>
      <w:r w:rsidRPr="00577614">
        <w:rPr>
          <w:color w:val="000000"/>
          <w:lang w:val="en-GB"/>
        </w:rPr>
        <w:t>NO</w:t>
      </w:r>
      <w:r w:rsidRPr="00F30F9F">
        <w:rPr>
          <w:iCs/>
          <w:color w:val="000000"/>
          <w:vertAlign w:val="subscript"/>
          <w:lang w:val="en-GB"/>
          <w:rPrChange w:id="559" w:author="Lucy Cowie" w:date="2021-07-25T13:34:00Z">
            <w:rPr>
              <w:i/>
              <w:color w:val="000000"/>
              <w:vertAlign w:val="subscript"/>
              <w:lang w:val="en-GB"/>
            </w:rPr>
          </w:rPrChange>
        </w:rPr>
        <w:t>x</w:t>
      </w:r>
      <w:commentRangeEnd w:id="558"/>
      <w:r w:rsidR="005555D9">
        <w:rPr>
          <w:rStyle w:val="Marquedecommentaire"/>
          <w:lang w:val="en-GB"/>
        </w:rPr>
        <w:commentReference w:id="558"/>
      </w:r>
      <w:r w:rsidRPr="00577614">
        <w:rPr>
          <w:color w:val="000000"/>
          <w:lang w:val="en-GB"/>
        </w:rPr>
        <w:t>, a different trend than CMIP5</w:t>
      </w:r>
      <w:ins w:id="560" w:author="Lucy Cowie" w:date="2021-07-25T13:36:00Z">
        <w:r w:rsidR="007310A6">
          <w:rPr>
            <w:color w:val="000000"/>
            <w:lang w:val="en-GB"/>
          </w:rPr>
          <w:t xml:space="preserve"> (</w:t>
        </w:r>
      </w:ins>
      <w:del w:id="561" w:author="Lucy Cowie" w:date="2021-07-25T13:36:00Z">
        <w:r w:rsidRPr="00577614" w:rsidDel="007310A6">
          <w:rPr>
            <w:color w:val="000000"/>
            <w:lang w:val="en-GB"/>
          </w:rPr>
          <w:delText xml:space="preserve">, </w:delText>
        </w:r>
      </w:del>
      <w:r w:rsidRPr="00577614">
        <w:rPr>
          <w:color w:val="000000"/>
          <w:lang w:val="en-GB"/>
        </w:rPr>
        <w:t>i.e., continued strong growth of emissions driven primarily by developments in Asia (Figure 6.</w:t>
      </w:r>
      <w:r>
        <w:rPr>
          <w:color w:val="000000"/>
          <w:lang w:val="en-GB"/>
        </w:rPr>
        <w:t>19</w:t>
      </w:r>
      <w:r w:rsidRPr="00577614">
        <w:rPr>
          <w:color w:val="000000"/>
          <w:lang w:val="en-GB"/>
        </w:rPr>
        <w:t>)</w:t>
      </w:r>
      <w:ins w:id="562" w:author="Lucy Cowie" w:date="2021-07-25T13:36:00Z">
        <w:r w:rsidR="007310A6">
          <w:rPr>
            <w:color w:val="000000"/>
            <w:lang w:val="en-GB"/>
          </w:rPr>
          <w:t>)</w:t>
        </w:r>
      </w:ins>
      <w:r w:rsidRPr="00577614">
        <w:rPr>
          <w:color w:val="000000"/>
          <w:lang w:val="en-GB"/>
        </w:rPr>
        <w:t>. The unprecedented growth of East and South Asian emissions since 2000 changed the global landscape of emissions</w:t>
      </w:r>
      <w:ins w:id="563" w:author="Lucy Cowie" w:date="2021-07-25T14:21:00Z">
        <w:r w:rsidR="00EB3AC2">
          <w:rPr>
            <w:color w:val="000000"/>
            <w:lang w:val="en-GB"/>
          </w:rPr>
          <w:t>,</w:t>
        </w:r>
      </w:ins>
      <w:r w:rsidRPr="00577614">
        <w:rPr>
          <w:color w:val="000000"/>
          <w:lang w:val="en-GB"/>
        </w:rPr>
        <w:t xml:space="preserve"> making Asia the dominant SLCF source region (Figure</w:t>
      </w:r>
      <w:r w:rsidR="00762CD4">
        <w:rPr>
          <w:color w:val="000000"/>
          <w:lang w:val="en-GB"/>
        </w:rPr>
        <w:t>s</w:t>
      </w:r>
      <w:r w:rsidRPr="00577614">
        <w:rPr>
          <w:color w:val="000000"/>
          <w:lang w:val="en-GB"/>
        </w:rPr>
        <w:t xml:space="preserve"> 6.3</w:t>
      </w:r>
      <w:ins w:id="564" w:author="Lucy Cowie" w:date="2021-07-25T13:37:00Z">
        <w:r w:rsidR="00A16334">
          <w:rPr>
            <w:color w:val="000000"/>
            <w:lang w:val="en-GB"/>
          </w:rPr>
          <w:t xml:space="preserve"> and</w:t>
        </w:r>
      </w:ins>
      <w:del w:id="565" w:author="Lucy Cowie" w:date="2021-07-25T13:37:00Z">
        <w:r w:rsidRPr="00577614" w:rsidDel="00A16334">
          <w:rPr>
            <w:color w:val="000000"/>
            <w:lang w:val="en-GB"/>
          </w:rPr>
          <w:delText>,</w:delText>
        </w:r>
      </w:del>
      <w:r w:rsidRPr="00577614">
        <w:rPr>
          <w:color w:val="000000"/>
          <w:lang w:val="en-GB"/>
        </w:rPr>
        <w:t xml:space="preserve"> 6.</w:t>
      </w:r>
      <w:r>
        <w:rPr>
          <w:color w:val="000000"/>
          <w:lang w:val="en-GB"/>
        </w:rPr>
        <w:t>19</w:t>
      </w:r>
      <w:r w:rsidRPr="00577614">
        <w:rPr>
          <w:color w:val="000000"/>
          <w:lang w:val="en-GB"/>
        </w:rPr>
        <w:t xml:space="preserve">). The Representative Concentration Pathways (RCP) scenarios used in AR5 started from the year 2000 </w:t>
      </w:r>
      <w:r w:rsidRPr="00577614">
        <w:rPr>
          <w:color w:val="000000"/>
          <w:lang w:val="en-GB"/>
        </w:rPr>
        <w:fldChar w:fldCharType="begin" w:fldLock="1"/>
      </w:r>
      <w:r w:rsidR="00D477C7">
        <w:rPr>
          <w:color w:val="000000"/>
          <w:lang w:val="en-GB"/>
        </w:rPr>
        <w:instrText>ADDIN CSL_CITATION { "citationItems" : [ { "id" : "ITEM-1", "itemData" : { "DOI" : "10.1007/s10584-011-0148-z", "ISSN" : "1573-1480", "abstract" : "This paper summarizes the development process and main characteristics of the Representative Concentration Pathways (RCPs), a set of four new pathways developed for the climate modeling community as a basis for long-term and near-term modeling experiments. The four RCPs together span the range of year 2100 radiative forcing values found in the open literature, i.e. from 2.6 to 8.5 W/m2. The RCPs are the product of an innovative collaboration between integrated assessment modelers, climate modelers, terrestrial ecosystem modelers and emission inventory experts. The resulting product forms a comprehensive data set with high spatial and sectoral resolutions for the period extending to 2100. Land use and emissions of air pollutants and greenhouse gases are reported mostly at a 0.5{\\thinspace}{\\texttimes}{\\thinspace}0.5 degree spatial resolution, with air pollutants also provided per sector (for well-mixed gases, a coarser resolution is used). The underlying integrated assessment model outputs for land use, atmospheric emissions and concentration data were harmonized across models and scenarios to ensure consistency with historical observations while preserving individual scenario trends. For most variables, the RCPs cover a wide range of the existing literature. The RCPs are supplemented with extensions (Extended Concentration Pathways, ECPs), which allow climate modeling experiments through the year 2300. The RCPs are an important development in climate research and provide a potential foundation for further research and assessment, including emissions mitigation and impact analysis.", "author" : [ { "dropping-particle" : "", "family" : "Vuuren", "given" : "Detlef P", "non-dropping-particle" : "van", "parse-names" : false, "suffix" : "" }, { "dropping-particle" : "", "family" : "Edmonds", "given" : "Jae", "non-dropping-particle" : "", "parse-names" : false, "suffix" : "" }, { "dropping-particle" : "", "family" : "Kainuma", "given" : "Mikiko", "non-dropping-particle" : "", "parse-names" : false, "suffix" : "" }, { "dropping-particle" : "", "family" : "Riahi", "given" : "Keywan", "non-dropping-particle" : "", "parse-names" : false, "suffix" : "" }, { "dropping-particle" : "", "family" : "Thomson", "given" : "Allison", "non-dropping-particle" : "", "parse-names" : false, "suffix" : "" }, { "dropping-particle" : "", "family" : "Hibbard", "given" : "Kathy", "non-dropping-particle" : "", "parse-names" : false, "suffix" : "" }, { "dropping-particle" : "", "family" : "Hurtt", "given" : "George C", "non-dropping-particle" : "", "parse-names" : false, "suffix" : "" }, { "dropping-particle" : "", "family" : "Kram", "given" : "Tom", "non-dropping-particle" : "", "parse-names" : false, "suffix" : "" }, { "dropping-particle" : "", "family" : "Krey", "given" : "Volker", "non-dropping-particle" : "", "parse-names" : false, "suffix" : "" }, { "dropping-particle" : "", "family" : "Lamarque", "given" : "Jean-Francois", "non-dropping-particle" : "", "parse-names" : false, "suffix" : "" }, { "dropping-particle" : "", "family" : "Masui", "given" : "Toshihiko", "non-dropping-particle" : "", "parse-names" : false, "suffix" : "" }, { "dropping-particle" : "", "family" : "Meinshausen", "given" : "Malte", "non-dropping-particle" : "", "parse-names" : false, "suffix" : "" }, { "dropping-particle" : "", "family" : "Nakicenovic", "given" : "Nebojsa", "non-dropping-particle" : "", "parse-names" : false, "suffix" : "" }, { "dropping-particle" : "", "family" : "Smith", "given" : "Steven J", "non-dropping-particle" : "", "parse-names" : false, "suffix" : "" }, { "dropping-particle" : "", "family" : "Rose", "given" : "Steven K", "non-dropping-particle" : "", "parse-names" : false, "suffix" : "" } ], "container-title" : "Climatic Change", "id" : "ITEM-1", "issue" : "1", "issued" : { "date-parts" : [ [ "2011", "8" ] ] }, "page" : "5", "title" : "The representative concentration pathways: an overview", "translator" : [ { "dropping-particle" : "", "family" : "G3725", "given" : "", "non-dropping-particle" : "", "parse-names" : false, "suffix" : "" } ], "type" : "article-journal", "volume" : "109" }, "uris" : [ "http://www.mendeley.com/documents/?uuid=9db49072-b128-42ec-9488-2505fb0f4583" ] } ], "mendeley" : { "formattedCitation" : "(van Vuuren et al., 2011)", "plainTextFormattedCitation" : "(van Vuuren et al., 2011)", "previouslyFormattedCitation" : "(van Vuuren et al., 2011)" }, "properties" : { "noteIndex" : 0 }, "schema" : "https://github.com/citation-style-language/schema/raw/master/csl-citation.json" }</w:instrText>
      </w:r>
      <w:r w:rsidRPr="00577614">
        <w:rPr>
          <w:color w:val="000000"/>
          <w:lang w:val="en-GB"/>
        </w:rPr>
        <w:fldChar w:fldCharType="separate"/>
      </w:r>
      <w:r w:rsidR="00CB33A1">
        <w:rPr>
          <w:noProof/>
          <w:color w:val="000000"/>
          <w:lang w:val="en-GB"/>
        </w:rPr>
        <w:t>(van Vuuren et al., 2011)</w:t>
      </w:r>
      <w:r w:rsidRPr="00577614">
        <w:rPr>
          <w:color w:val="000000"/>
          <w:lang w:val="en-GB"/>
        </w:rPr>
        <w:fldChar w:fldCharType="end"/>
      </w:r>
      <w:r w:rsidRPr="00577614">
        <w:rPr>
          <w:color w:val="000000"/>
          <w:lang w:val="en-GB"/>
        </w:rPr>
        <w:t xml:space="preserve"> and did not </w:t>
      </w:r>
      <w:commentRangeStart w:id="566"/>
      <w:r w:rsidRPr="00577614">
        <w:rPr>
          <w:color w:val="000000"/>
          <w:lang w:val="en-GB"/>
        </w:rPr>
        <w:t xml:space="preserve">represent well </w:t>
      </w:r>
      <w:commentRangeEnd w:id="566"/>
      <w:r w:rsidR="00A16334">
        <w:rPr>
          <w:rStyle w:val="Marquedecommentaire"/>
          <w:lang w:val="en-GB"/>
        </w:rPr>
        <w:commentReference w:id="566"/>
      </w:r>
      <w:r w:rsidRPr="00577614">
        <w:rPr>
          <w:color w:val="000000"/>
          <w:lang w:val="en-GB"/>
        </w:rPr>
        <w:t xml:space="preserve">the development </w:t>
      </w:r>
      <w:r>
        <w:rPr>
          <w:color w:val="000000"/>
          <w:lang w:val="en-GB"/>
        </w:rPr>
        <w:t xml:space="preserve">of SLCF emissions </w:t>
      </w:r>
      <w:r w:rsidRPr="00577614">
        <w:rPr>
          <w:color w:val="000000"/>
          <w:lang w:val="en-GB"/>
        </w:rPr>
        <w:t xml:space="preserve">until 2015. The CEDS inventory </w:t>
      </w:r>
      <w:r w:rsidRPr="00577614">
        <w:rPr>
          <w:color w:val="000000"/>
          <w:lang w:val="en-GB"/>
        </w:rPr>
        <w:fldChar w:fldCharType="begin" w:fldLock="1"/>
      </w:r>
      <w:r w:rsidR="00D477C7">
        <w:rPr>
          <w:color w:val="000000"/>
          <w:lang w:val="en-GB"/>
        </w:rPr>
        <w:instrText>ADDIN CSL_CITATION { "citationItems" : [ { "id" : "ITEM-1", "itemData" : { "DOI" : "10.5194/gmd-11-369-2018", "ISBN" : "1991-962X", "ISSN" : "19919603", "abstract" : "We present a new data set of annual historical (1750\u20132014) anthropogenic chemically reactive gases (CO, CH4, NH3, NOx, SO2, NMVOCs), carbonaceous aerosols (black carbon \u2013 BC, and organic carbon \u2013 OC), and CO2 developed with the Community Emissions Data System (CEDS). We improve upon existing inventories with a more consistent and reproducible methodology applied to all emission species, updated emission factors, and recent estimates through 2014. The data system relies on existing energy consumption data sets and regional and country-specific inventories to produce trends over recent decades. All emission species are consistently estimated using the same activity data over all time periods. Emissions are provided on an annual basis at the level of country and sector and gridded with monthly seasonality. These estimates are comparable to, but generally slightly higher than, existing global inventories. Emissions over the most recent years are more uncertain, particularly in low- and middle-income regions where country-specific emission inventories are less available. Future work will involve refining and updating these emission estimates, estimating emissions' uncertainty, and publication of the system as open-source software.", "author" : [ { "dropping-particle" : "", "family" : "Hoesly", "given" : "Rachel M.", "non-dropping-particle" : "", "parse-names" : false, "suffix" : "" }, { "dropping-particle" : "", "family" : "Smith", "given" : "Steven J.", "non-dropping-particle" : "", "parse-names" : false, "suffix" : "" }, { "dropping-particle" : "", "family" : "Feng", "given" : "Leyang", "non-dropping-particle" : "", "parse-names" : false, "suffix" : "" }, { "dropping-particle" : "", "family" : "Klimont", "given" : "Zbigniew", "non-dropping-particle" : "", "parse-names" : false, "suffix" : "" }, { "dropping-particle" : "", "family" : "Janssens-Maenhout", "given" : "Greet", "non-dropping-particle" : "", "parse-names" : false, "suffix" : "" }, { "dropping-particle" : "", "family" : "Pitkanen", "given" : "Tyler", "non-dropping-particle" : "", "parse-names" : false, "suffix" : "" }, { "dropping-particle" : "", "family" : "Seibert", "given" : "Jonathan J.", "non-dropping-particle" : "", "parse-names" : false, "suffix" : "" }, { "dropping-particle" : "", "family" : "Vu", "given" : "Linh", "non-dropping-particle" : "", "parse-names" : false, "suffix" : "" }, { "dropping-particle" : "", "family" : "Andres", "given" : "Robert J.", "non-dropping-particle" : "", "parse-names" : false, "suffix" : "" }, { "dropping-particle" : "", "family" : "Bolt", "given" : "Ryan M.", "non-dropping-particle" : "", "parse-names" : false, "suffix" : "" }, { "dropping-particle" : "", "family" : "Bond", "given" : "Tami C.", "non-dropping-particle" : "", "parse-names" : false, "suffix" : "" }, { "dropping-particle" : "", "family" : "Dawidowski", "given" : "Laura", "non-dropping-particle" : "", "parse-names" : false, "suffix" : "" }, { "dropping-particle" : "", "family" : "Kholod", "given" : "Nazar", "non-dropping-particle" : "", "parse-names" : false, "suffix" : "" }, { "dropping-particle" : "", "family" : "Kurokawa", "given" : "June Ichi", "non-dropping-particle" : "", "parse-names" : false, "suffix" : "" }, { "dropping-particle" : "", "family" : "Li", "given" : "Meng", "non-dropping-particle" : "", "parse-names" : false, "suffix" : "" }, { "dropping-particle" : "", "family" : "Liu", "given" : "Liang", "non-dropping-particle" : "", "parse-names" : false, "suffix" : "" }, { "dropping-particle" : "", "family" : "Lu", "given" : "Zifeng", "non-dropping-particle" : "", "parse-names" : false, "suffix" : "" }, { "dropping-particle" : "", "family" : "Moura", "given" : "Maria C.P.", "non-dropping-particle" : "", "parse-names" : false, "suffix" : "" }, { "dropping-particle" : "", "family" : "O'Rourke", "given" : "Patrick R.", "non-dropping-particle" : "", "parse-names" : false, "suffix" : "" }, { "dropping-particle" : "", "family" : "Zhang", "given" : "Qiang", "non-dropping-particle" : "", "parse-names" : false, "suffix" : "" } ], "container-title" : "Geoscientific Model Development", "id" : "ITEM-1", "issue" : "1", "issued" : { "date-parts" : [ [ "2018" ] ] }, "page" : "369-408", "title" : "Historical (1750-2014) anthropogenic emissions of reactive gases and aerosols from the Community Emissions Data System (CEDS)", "translator" : [ { "dropping-particle" : "", "family" : "G2885", "given" : "", "non-dropping-particle" : "", "parse-names" : false, "suffix" : "" } ], "type" : "article-journal", "volume" : "11" }, "uris" : [ "http://www.mendeley.com/documents/?uuid=2bf2fa68-b7ee-423d-bfbd-d77a4390d45e" ] } ], "mendeley" : { "formattedCitation" : "(Hoesly et al., 2018)", "plainTextFormattedCitation" : "(Hoesly et al., 2018)", "previouslyFormattedCitation" : "(Hoesly et al., 2018)" }, "properties" : { "noteIndex" : 0 }, "schema" : "https://github.com/citation-style-language/schema/raw/master/csl-citation.json" }</w:instrText>
      </w:r>
      <w:r w:rsidRPr="00577614">
        <w:rPr>
          <w:color w:val="000000"/>
          <w:lang w:val="en-GB"/>
        </w:rPr>
        <w:fldChar w:fldCharType="separate"/>
      </w:r>
      <w:r w:rsidR="00CB33A1">
        <w:rPr>
          <w:noProof/>
          <w:color w:val="000000"/>
          <w:lang w:val="en-GB"/>
        </w:rPr>
        <w:t>(Hoesly et al., 2018)</w:t>
      </w:r>
      <w:r w:rsidRPr="00577614">
        <w:rPr>
          <w:color w:val="000000"/>
          <w:lang w:val="en-GB"/>
        </w:rPr>
        <w:fldChar w:fldCharType="end"/>
      </w:r>
      <w:r w:rsidRPr="00577614">
        <w:rPr>
          <w:color w:val="000000"/>
          <w:lang w:val="en-GB"/>
        </w:rPr>
        <w:t xml:space="preserve"> includes improved representation of these trends and the estimate for 201</w:t>
      </w:r>
      <w:r>
        <w:rPr>
          <w:color w:val="000000"/>
          <w:lang w:val="en-GB"/>
        </w:rPr>
        <w:t>4</w:t>
      </w:r>
      <w:r w:rsidRPr="00577614">
        <w:rPr>
          <w:color w:val="000000"/>
          <w:lang w:val="en-GB"/>
        </w:rPr>
        <w:t>. These findings have been largely supported by several independent emission inventory studies and remote</w:t>
      </w:r>
      <w:ins w:id="567" w:author="Lucy Cowie" w:date="2021-07-25T13:46:00Z">
        <w:r w:rsidR="000C0EB2">
          <w:rPr>
            <w:color w:val="000000"/>
            <w:lang w:val="en-GB"/>
          </w:rPr>
          <w:t>-</w:t>
        </w:r>
      </w:ins>
      <w:del w:id="568" w:author="Lucy Cowie" w:date="2021-07-25T13:46:00Z">
        <w:r w:rsidRPr="00577614" w:rsidDel="003829C7">
          <w:rPr>
            <w:color w:val="000000"/>
            <w:lang w:val="en-GB"/>
          </w:rPr>
          <w:delText xml:space="preserve"> </w:delText>
        </w:r>
      </w:del>
      <w:r w:rsidRPr="00577614">
        <w:rPr>
          <w:color w:val="000000"/>
          <w:lang w:val="en-GB"/>
        </w:rPr>
        <w:t>sensing data analysis, however, for the last decade the decline of Asian emissions of SO</w:t>
      </w:r>
      <w:r w:rsidRPr="00577614">
        <w:rPr>
          <w:color w:val="000000"/>
          <w:vertAlign w:val="subscript"/>
          <w:lang w:val="en-GB"/>
        </w:rPr>
        <w:t>2</w:t>
      </w:r>
      <w:r w:rsidRPr="00577614">
        <w:rPr>
          <w:color w:val="000000"/>
          <w:lang w:val="en-GB"/>
        </w:rPr>
        <w:t xml:space="preserve"> and NO</w:t>
      </w:r>
      <w:r w:rsidRPr="00D9428E">
        <w:rPr>
          <w:iCs/>
          <w:color w:val="000000"/>
          <w:vertAlign w:val="subscript"/>
          <w:lang w:val="en-GB"/>
          <w:rPrChange w:id="569" w:author="Lucy Cowie" w:date="2021-07-25T13:46:00Z">
            <w:rPr>
              <w:i/>
              <w:color w:val="000000"/>
              <w:vertAlign w:val="subscript"/>
              <w:lang w:val="en-GB"/>
            </w:rPr>
          </w:rPrChange>
        </w:rPr>
        <w:t>x</w:t>
      </w:r>
      <w:r w:rsidRPr="00577614">
        <w:rPr>
          <w:color w:val="000000"/>
          <w:lang w:val="en-GB"/>
        </w:rPr>
        <w:t xml:space="preserve"> appears underestimated while growth of BC and OC emissions in Asia and Africa </w:t>
      </w:r>
      <w:r>
        <w:rPr>
          <w:color w:val="000000"/>
          <w:lang w:val="en-GB"/>
        </w:rPr>
        <w:t xml:space="preserve">seems </w:t>
      </w:r>
      <w:r w:rsidRPr="00577614">
        <w:rPr>
          <w:color w:val="000000"/>
          <w:lang w:val="en-GB"/>
        </w:rPr>
        <w:t>overestimated in CMIP6</w:t>
      </w:r>
      <w:r>
        <w:rPr>
          <w:color w:val="000000"/>
          <w:lang w:val="en-GB"/>
        </w:rPr>
        <w:t>,</w:t>
      </w:r>
      <w:r w:rsidRPr="00577614">
        <w:rPr>
          <w:color w:val="000000"/>
          <w:lang w:val="en-GB"/>
        </w:rPr>
        <w:t xml:space="preserve"> compared to most recent regional evaluations</w:t>
      </w:r>
      <w:r>
        <w:rPr>
          <w:color w:val="000000"/>
          <w:lang w:val="en-GB"/>
        </w:rPr>
        <w:t xml:space="preserve"> </w:t>
      </w:r>
      <w:r>
        <w:rPr>
          <w:color w:val="000000"/>
          <w:lang w:val="en-GB"/>
        </w:rPr>
        <w:fldChar w:fldCharType="begin" w:fldLock="1"/>
      </w:r>
      <w:r w:rsidR="00D477C7">
        <w:rPr>
          <w:color w:val="000000"/>
          <w:lang w:val="en-GB"/>
        </w:rPr>
        <w:instrText>ADDIN CSL_CITATION { "citationItems" : [ { "id" : "ITEM-1", "itemData" : { "DOI" : "https://doi.org/10.1029/2020EF001520", "ISSN" : "2328-4277", "abstract" : "Abstract This study compares recent CO, NOx, NMVOC, SO2, BC, and OC anthropogenic emissions from several state-of-the-art top-down estimates to global and regional bottom-up inventories and projections from five Shared Socioeconomic Pathways (SSPs) in several regions. Results show that top-down emissions derived in several recent studies exhibit similar uncertainty as bottom-up inventories in some regions for certain species and even less in the case of Chinese CO emissions. In general, the largest discrepancies are found outside of regions such as the United States, Europe, and Japan where the most accurate and detailed information on emissions is available. In some regions such as China, which has recently undergone dynamical economic growth and changes in air quality regulations, the top-down estimates better capture recent emission trends than global bottom-up inventories. These results show the potential of top-down estimates to complement bottom-up inventories and to aide in the development of emission scenarios, particularly in regions where global inventories lack the necessary up-to-date and accurate information regarding regional activity data and emission factors such as Africa and India. Areas of future work aimed at quantifying and reducing uncertainty are also highlighted. A regional comparison of recent CO and NOx trends in the five SSPs indicate that SSP126, a strong pollution control scenario, best represents the trends from the top-down and regional bottom-up inventories in the United States, Europe, and China, while SSP460, a low-pollution control scenario, lies closest to actual trends in West Africa. This analysis can be useful for air quality forecasting and near-future pollution control/mitigation policy studies.", "author" : [ { "dropping-particle" : "", "family" : "Elguindi", "given" : "N", "non-dropping-particle" : "", "parse-names" : false, "suffix" : "" }, { "dropping-particle" : "", "family" : "Granier", "given" : "C", "non-dropping-particle" : "", "parse-names" : false, "suffix" : "" }, { "dropping-particle" : "", "family" : "Stavrakou", "given" : "T", "non-dropping-particle" : "", "parse-names" : false, "suffix" : "" }, { "dropping-particle" : "", "family" : "Darras", "given" : "S", "non-dropping-particle" : "", "parse-names" : false, "suffix" : "" }, { "dropping-particle" : "", "family" : "Bauwens", "given" : "M", "non-dropping-particle" : "", "parse-names" : false, "suffix" : "" }, { "dropping-particle" : "", "family" : "Cao", "given" : "H", "non-dropping-particle" : "", "parse-names" : false, "suffix" : "" }, { "dropping-particle" : "", "family" : "Chen", "given" : "C", "non-dropping-particle" : "", "parse-names" : false, "suffix" : "" }, { "dropping-particle" : "", "family" : "Denier van der Gon", "given" : "H A C", "non-dropping-particle" : "", "parse-names" : false, "suffix" : "" }, { "dropping-particle" : "", "family" : "Dubovik", "given" : "O", "non-dropping-particle" : "", "parse-names" : false, "suffix" : "" }, { "dropping-particle" : "", "family" : "Fu", "given" : "T M", "non-dropping-particle" : "", "parse-names" : false, "suffix" : "" }, { "dropping-particle" : "", "family" : "Henze", "given" : "D K", "non-dropping-particle" : "", "parse-names" : false, "suffix" : "" }, { "dropping-particle" : "", "family" : "Jiang", "given" : "Z", "non-dropping-particle" : "", "parse-names" : false, "suffix" : "" }, { "dropping-particle" : "", "family" : "Keita", "given" : "S", "non-dropping-particle" : "", "parse-names" : false, "suffix" : "" }, { "dropping-particle" : "", "family" : "Kuenen", "given" : "J J P", "non-dropping-particle" : "", "parse-names" : false, "suffix" : "" }, { "dropping-particle" : "", "family" : "Kurokawa", "given" : "J", "non-dropping-particle" : "", "parse-names" : false, "suffix" : "" }, { "dropping-particle" : "", "family" : "Liousse", "given" : "C", "non-dropping-particle" : "", "parse-names" : false, "suffix" : "" }, { "dropping-particle" : "", "family" : "Miyazaki", "given" : "K", "non-dropping-particle" : "", "parse-names" : false, "suffix" : "" }, { "dropping-particle" : "", "family" : "M\u00fcller", "given" : "J.-F.", "non-dropping-particle" : "", "parse-names" : false, "suffix" : "" }, { "dropping-particle" : "", "family" : "Qu", "given" : "Z", "non-dropping-particle" : "", "parse-names" : false, "suffix" : "" }, { "dropping-particle" : "", "family" : "Solmon", "given" : "F", "non-dropping-particle" : "", "parse-names" : false, "suffix" : "" }, { "dropping-particle" : "", "family" : "Zheng", "given" : "B", "non-dropping-particle" : "", "parse-names" : false, "suffix" : "" } ], "container-title" : "Earth's Future", "id" : "ITEM-1", "issue" : "8", "issued" : { "date-parts" : [ [ "2020", "8", "1" ] ] }, "note" : "https://doi.org/10.1029/2020EF001520", "page" : "e2020EF001520", "publisher" : "John Wiley &amp; Sons, Ltd", "title" : "Intercomparison of Magnitudes and Trends in Anthropogenic Surface Emissions From Bottom-Up Inventories, Top-Down Estimates, and Emission Scenarios", "translator" : [ { "dropping-particle" : "", "family" : "G5133", "given" : "", "non-dropping-particle" : "", "parse-names" : false, "suffix" : "" } ], "type" : "article-journal", "volume" : "8" }, "uris" : [ "http://www.mendeley.com/documents/?uuid=8ba6e0c8-fa61-4b73-a562-9a745449aff4" ] }, { "id" : "ITEM-2", "itemData" : { "DOI" : "10.5194/acp-20-6339-2020", "ISSN" : "1680-7324", "author" : [ { "dropping-particle" : "", "family" : "Kanaya", "given" : "Yugo", "non-dropping-particle" : "", "parse-names" : false, "suffix" : "" }, { "dropping-particle" : "", "family" : "Yamaji", "given" : "Kazuyo", "non-dropping-particle" : "", "parse-names" : false, "suffix" : "" }, { "dropping-particle" : "", "family" : "Miyakawa", "given" : "Takuma", "non-dropping-particle" : "", "parse-names" : false, "suffix" : "" }, { "dropping-particle" : "", "family" : "Taketani", "given" : "Fumikazu", "non-dropping-particle" : "", "parse-names" : false, "suffix" : "" }, { "dropping-particle" : "", "family" : "Zhu", "given" : "Chunmao", "non-dropping-particle" : "", "parse-names" : false, "suffix" : "" }, { "dropping-particle" : "", "family" : "Choi", "given" : "Yongjoo", "non-dropping-particle" : "", "parse-names" : false, "suffix" : "" }, { "dropping-particle" : "", "family" : "Komazaki", "given" : "Yuichi", "non-dropping-particle" : "", "parse-names" : false, "suffix" : "" }, { "dropping-particle" : "", "family" : "Ikeda", "given" : "Kohei", "non-dropping-particle" : "", "parse-names" : false, "suffix" : "" }, { "dropping-particle" : "", "family" : "Kondo", "given" : "Yutaka", "non-dropping-particle" : "", "parse-names" : false, "suffix" : "" }, { "dropping-particle" : "", "family" : "Klimont", "given" : "Zbigniew", "non-dropping-particle" : "", "parse-names" : false, "suffix" : "" } ], "container-title" : "Atmospheric Chemistry and Physics", "id" : "ITEM-2", "issue" : "11", "issued" : { "date-parts" : [ [ "2020", "6", "5" ] ] }, "page" : "6339-6356", "title" : "Rapid reduction in black carbon emissions from China: evidence from 2009\u20132019 observations on Fukue Island, Japan", "translator" : [ { "dropping-particle" : "", "family" : "G3972", "given" : "", "non-dropping-particle" : "", "parse-names" : false, "suffix" : "" } ], "type" : "article-journal", "volume" : "20" }, "uris" : [ "http://www.mendeley.com/documents/?uuid=eea6863e-b348-42a0-b850-c16c72a4bd6c" ] }, { "id" : "ITEM-3", "itemData" : { "DOI" : "10.5194/essd-12-3413-2020", "author" : [ { "dropping-particle" : "", "family" : "McDuffie", "given" : "E E", "non-dropping-particle" : "", "parse-names" : false, "suffix" : "" }, { "dropping-particle" : "", "family" : "Smith", "given" : "S J", "non-dropping-particle" : "", "parse-names" : false, "suffix" : "" }, { "dropping-particle" : "", "family" : "O'Rourke", "given" : "P", "non-dropping-particle" : "", "parse-names" : false, "suffix" : "" }, { "dropping-particle" : "", "family" : "Tibrewal", "given" : "K", "non-dropping-particle" : "", "parse-names" : false, "suffix" : "" }, { "dropping-particle" : "", "family" : "Venkataraman", "given" : "C", "non-dropping-particle" : "", "parse-names" : false, "suffix" : "" }, { "dropping-particle" : "", "family" : "Marais", "given" : "E A", "non-dropping-particle" : "", "parse-names" : false, "suffix" : "" }, { "dropping-particle" : "", "family" : "Zheng", "given" : "B", "non-dropping-particle" : "", "parse-names" : false, "suffix" : "" }, { "dropping-particle" : "", "family" : "Crippa", "given" : "M", "non-dropping-particle" : "", "parse-names" : false, "suffix" : "" }, { "dropping-particle" : "", "family" : "Brauer", "given" : "M", "non-dropping-particle" : "", "parse-names" : false, "suffix" : "" }, { "dropping-particle" : "V", "family" : "Martin", "given" : "R", "non-dropping-particle" : "", "parse-names" : false, "suffix" : "" } ], "container-title" : "Earth System Science Data", "id" : "ITEM-3", "issue" : "4", "issued" : { "date-parts" : [ [ "2020" ] ] }, "page" : "3413-3442", "title" : "A global anthropogenic emission inventory of atmospheric pollutants from sector- and fuel-specific sources (1970\u20132017): an application of the Community Emissions Data System (CEDS)", "translator" : [ { "dropping-particle" : "", "family" : "G5134", "given" : "", "non-dropping-particle" : "", "parse-names" : false, "suffix" : "" } ], "type" : "article-journal", "volume" : "12" }, "uris" : [ "http://www.mendeley.com/documents/?uuid=33ef9933-4889-416b-b664-183f74016a7a" ] }, { "id" : "ITEM-4", "itemData" : { "DOI" : "10.5194/acp-2018-374", "ISSN" : "1680-7375", "abstract" : "Abstract. To tackle the problem of severe air pollution, China has implemented active clean air policies in recent years. As a consequence, the emissions of major air pollutants have decreased and the air quality has substantially improved. Here, we quantified China's anthropogenic emission trends from 2010&amp;ndash;2017 and identified the major driving forces of these trends by using a combination of bottom-up emission inventory and Index Decomposition Analysis (IDA) approaches. The relative change rates of China's anthropogenic emissions during 2010&amp;ndash;2017 are estimated as follows: &amp;minus;62% for SO2, &amp;minus;17% for NOx, &amp;plus;11% for NMVOC, &amp;plus;1% for NH3, &amp;minus;27% for CO, &amp;minus;38% for PM10, &amp;minus;35% for PM2.5, &amp;minus;27% for BC, &amp;minus;35% for OC, and &amp;plus;18% for CO2. The IDA results suggest that emission control measures are the main drivers of this reduction, in which the pollution controls on power plants and industries are the most effective mitigation measures. The emission reduction rates markedly accelerated after the year 2013, confirming the effectiveness of China's Clean Air Action that was implemented in 2013. We estimated that during 2013&amp;ndash;2017, China's anthropogenic emissions decreased by 59% for SO2, 21% for NOx, 23% for CO, 36% for PM10, 33% for PM2.5, 28% for BC, and 32% for OC. NMVOC emissions increased by 11% and NH3 emissions remained stable from 2010&amp;ndash;2017, representing the absence of effective mitigation measures for NMVOC and NH3 in current policies. The relative contributions of different sectors to emissions have significantly changed after several years' implementation of clean air policies, indicating that it is paramount to introduce new policies to enable further emission reductions in the future.", "author" : [ { "dropping-particle" : "", "family" : "Zheng", "given" : "Bo", "non-dropping-particle" : "", "parse-names" : false, "suffix" : "" }, { "dropping-particle" : "", "family" : "Tong", "given" : "Dan", "non-dropping-particle" : "", "parse-names" : false, "suffix" : "" }, { "dropping-particle" : "", "family" : "Li", "given" : "Meng", "non-dropping-particle" : "", "parse-names" : false, "suffix" : "" }, { "dropping-particle" : "", "family" : "Liu", "given" : "Fei", "non-dropping-particle" : "", "parse-names" : false, "suffix" : "" }, { "dropping-particle" : "", "family" : "Hong", "given" : "Chaopeng", "non-dropping-particle" : "", "parse-names" : false, "suffix" : "" }, { "dropping-particle" : "", "family" : "Geng", "given" : "Guannan", "non-dropping-particle" : "", "parse-names" : false, "suffix" : "" }, { "dropping-particle" : "", "family" : "Li", "given" : "Haiyan", "non-dropping-particle" : "", "parse-names" : false, "suffix" : "" }, { "dropping-particle" : "", "family" : "Li", "given" : "Xin", "non-dropping-particle" : "", "parse-names" : false, "suffix" : "" }, { "dropping-particle" : "", "family" : "Peng", "given" : "Liqun", "non-dropping-particle" : "", "parse-names" : false, "suffix" : "" }, { "dropping-particle" : "", "family" : "Qi", "given" : "Ji", "non-dropping-particle" : "", "parse-names" : false, "suffix" : "" }, { "dropping-particle" : "", "family" : "Yan", "given" : "Liu", "non-dropping-particle" : "", "parse-names" : false, "suffix" : "" }, { "dropping-particle" : "", "family" : "Zhang", "given" : "Yuxuan", "non-dropping-particle" : "", "parse-names" : false, "suffix" : "" }, { "dropping-particle" : "", "family" : "Zhao", "given" : "Hongyan", "non-dropping-particle" : "", "parse-names" : false, "suffix" : "" }, { "dropping-particle" : "", "family" : "Zheng", "given" : "Yixuan", "non-dropping-particle" : "", "parse-names" : false, "suffix" : "" }, { "dropping-particle" : "", "family" : "He", "given" : "Kebin", "non-dropping-particle" : "", "parse-names" : false, "suffix" : "" }, { "dropping-particle" : "", "family" : "Zhang", "given" : "Qiang", "non-dropping-particle" : "", "parse-names" : false, "suffix" : "" } ], "container-title" : "Atmospheric Chemistry and Physics", "id" : "ITEM-4", "issued" : { "date-parts" : [ [ "2018" ] ] }, "page" : "14095\u201314111", "title" : "Trends in China's anthropogenic emissions since 2010 as the consequence of clean air actions", "translator" : [ { "dropping-particle" : "", "family" : "G2880", "given" : "", "non-dropping-particle" : "", "parse-names" : false, "suffix" : "" } ], "type" : "article-journal", "volume" : "18" }, "uris" : [ "http://www.mendeley.com/documents/?uuid=264c81cb-b27c-4fa3-9285-946213a2caf5" ] }, { "id" : "ITEM-5", "itemData" : { "DOI" : "10.5194/acp-17-8681-2017", "ISSN" : "16807324", "abstract" : "This paper presents a comprehensive assessment of historical (1990-2010) global anthropogenic particulate matter (PM) emissions including the consistent and harmonized calculation of mass-based size distribution (PM1, PM2. 5, PM10), as well as primary carbonaceous aerosols including black carbon (BC) and organic carbon (OC). The estimates were developed with the integrated assessment model GAINS, where source-and region-specific technology characteristics are explicitly included. This assessment includes a number of previously unaccounted or often misallocated emission sources, i.e. kerosene lamps, gas flaring, diesel generators, refuse burning; some of them were reported in the past for selected regions or in the context of a particular pollutant or sector but not included as part of a total estimate. Spatially, emissions were calculated for 172 source regions (as well as international shipping), presented for 25 global regions, and allocated to 0.5\u00b0\u011d\u20ac \u00d7 \u011d\u20ac0.5\u00b0 longitude-latitude grids. No independent estimates of emissions from forest fires and savannah burning are provided and neither windblown dust nor unpaved roads emissions are included. We estimate that global emissions of PM have not changed significantly between 1990 and 2010, showing a strong decoupling from the global increase in energy consumption and, consequently, CO2 emissions, but there are significantly different regional trends, with a particularly strong increase in East Asia and Africa and a strong decline in Europe, North America, and the Pacific region. This in turn resulted in important changes in the spatial pattern of PM burden, e.g. European, North American, and Pacific contributions to global emissions dropped from nearly 30\u011d\u20ac% in 1990 to well below 15\u011d\u20ac% in 2010, while Asia's contribution grew from just over 50\u011d\u20ac% to nearly two-Thirds of the global total in 2010. For all PM species considered, Asian sources represented over 60\u011d\u20ac% of the global anthropogenic total, and residential combustion was the most important sector, contributing about 60\u011d\u20ac% for BC and OC, 45\u011d\u20ac% for PM2. 5, and less than 40\u011d\u20ac% for PM10, where large combustion sources and industrial processes are equally important. Global anthropogenic emissions of BC were estimated at about 6.6 and 7.2\u011d\u20acTg in 2000 and 2010, respectively, and represent about 15\u011d\u20ac% of PM2. 5 but for some sources reach nearly 50\u011d\u20ac%, i.e. for the transport sector. Our global BC numbers are higher than previously published owing primarily to t\u2026", "author" : [ { "dropping-particle" : "", "family" : "Klimont", "given" : "Zbigniew", "non-dropping-particle" : "", "parse-names" : false, "suffix" : "" }, { "dropping-particle" : "", "family" : "Kupiainen", "given" : "Kaarle", "non-dropping-particle" : "", "parse-names" : false, "suffix" : "" }, { "dropping-particle" : "", "family" : "Heyes", "given" : "Chris", "non-dropping-particle" : "", "parse-names" : false, "suffix" : "" }, { "dropping-particle" : "", "family" : "Purohit", "given" : "Pallav", "non-dropping-particle" : "", "parse-names" : false, "suffix" : "" }, { "dropping-particle" : "", "family" : "Cofala", "given" : "Janusz", "non-dropping-particle" : "", "parse-names" : false, "suffix" : "" }, { "dropping-particle" : "", "family" : "Rafaj", "given" : "Peter", "non-dropping-particle" : "", "parse-names" : false, "suffix" : "" }, { "dropping-particle" : "", "family" : "Borken-Kleefeld", "given" : "Jens", "non-dropping-particle" : "", "parse-names" : false, "suffix" : "" }, { "dropping-particle" : "", "family" : "Sch\u00f6pp", "given" : "Wolfgang", "non-dropping-particle" : "", "parse-names" : false, "suffix" : "" } ], "container-title" : "Atmospheric Chemistry and Physics", "id" : "ITEM-5", "issue" : "14", "issued" : { "date-parts" : [ [ "2017" ] ] }, "page" : "8681-8723", "title" : "Global anthropogenic emissions of particulate matter including black carbon", "translator" : [ { "dropping-particle" : "", "family" : "G5419", "given" : "", "non-dropping-particle" : "", "parse-names" : false, "suffix" : "" } ], "type" : "article-journal", "volume" : "17" }, "uris" : [ "http://www.mendeley.com/documents/?uuid=20d59123-7b23-408a-8cbd-4b1e874d9951" ] } ], "mendeley" : { "formattedCitation" : "(Klimont et al., 2017a; Zheng et al., 2018b; Elguindi et al., 2020; Kanaya et al., 2020; McDuffie et al., 2020)", "plainTextFormattedCitation" : "(Klimont et al., 2017a; Zheng et al., 2018b; Elguindi et al., 2020; Kanaya et al., 2020; McDuffie et al., 2020)", "previouslyFormattedCitation" : "(Klimont et al., 2017a; Zheng et al., 2018b; Elguindi et al., 2020; Kanaya et al., 2020; McDuffie et al., 2020)" }, "properties" : { "noteIndex" : 0 }, "schema" : "https://github.com/citation-style-language/schema/raw/master/csl-citation.json" }</w:instrText>
      </w:r>
      <w:r>
        <w:rPr>
          <w:color w:val="000000"/>
          <w:lang w:val="en-GB"/>
        </w:rPr>
        <w:fldChar w:fldCharType="separate"/>
      </w:r>
      <w:r w:rsidR="00CB33A1">
        <w:rPr>
          <w:noProof/>
          <w:color w:val="000000"/>
          <w:lang w:val="en-GB"/>
        </w:rPr>
        <w:t>(Klimont et al., 2017a; Zheng et al., 2018b; Elguindi et al., 2020; Kanaya et al., 2020; McDuffie et al., 2020)</w:t>
      </w:r>
      <w:r>
        <w:rPr>
          <w:color w:val="000000"/>
          <w:lang w:val="en-GB"/>
        </w:rPr>
        <w:fldChar w:fldCharType="end"/>
      </w:r>
      <w:r>
        <w:rPr>
          <w:color w:val="000000"/>
          <w:lang w:val="en-GB"/>
        </w:rPr>
        <w:t xml:space="preserve">, which are largely considered in the updated release of </w:t>
      </w:r>
      <w:r w:rsidRPr="007032C9">
        <w:rPr>
          <w:color w:val="000000"/>
          <w:lang w:val="en-GB"/>
        </w:rPr>
        <w:t xml:space="preserve">the </w:t>
      </w:r>
      <w:r w:rsidRPr="002D4E8D">
        <w:rPr>
          <w:color w:val="000000"/>
          <w:lang w:val="en-GB"/>
        </w:rPr>
        <w:t xml:space="preserve">CEDS </w:t>
      </w:r>
      <w:r w:rsidRPr="008C6AC2">
        <w:rPr>
          <w:color w:val="000000"/>
          <w:lang w:val="en-GB"/>
        </w:rPr>
        <w:fldChar w:fldCharType="begin" w:fldLock="1"/>
      </w:r>
      <w:r w:rsidR="00D477C7">
        <w:rPr>
          <w:color w:val="000000"/>
          <w:lang w:val="en-GB"/>
        </w:rPr>
        <w:instrText>ADDIN CSL_CITATION { "citationItems" : [ { "id" : "ITEM-1", "itemData" : { "DOI" : "10.5281/zenodo.3592073", "URL" : "http://www.globalchange.umd.edu/ceds/", "abstract" : "The Community Emissions Data System (CEDS) produces consistent estimates of global air emissions species over the industrial era (1750 - present). The system is written in R and uses open-source data (with the exception of the IEA energy statistics which must be purchased from IEA). CEDS is publicly available through an Open Source License.", "accessed" : { "date-parts" : [ [ "2019", "12", "23" ] ] }, "author" : [ { "dropping-particle" : "", "family" : "Hoesly", "given" : "Rachel", "non-dropping-particle" : "", "parse-names" : false, "suffix" : "" }, { "dropping-particle" : "", "family" : "O'Rourke", "given" : "Patrick", "non-dropping-particle" : "", "parse-names" : false, "suffix" : "" }, { "dropping-particle" : "", "family" : "Braun", "given" : "Caleb", "non-dropping-particle" : "", "parse-names" : false, "suffix" : "" }, { "dropping-particle" : "", "family" : "Feng", "given" : "Leyang", "non-dropping-particle" : "", "parse-names" : false, "suffix" : "" }, { "dropping-particle" : "", "family" : "Smith", "given" : "Steven J.", "non-dropping-particle" : "", "parse-names" : false, "suffix" : "" }, { "dropping-particle" : "", "family" : "Pitkanen", "given" : "Tyler", "non-dropping-particle" : "", "parse-names" : false, "suffix" : "" }, { "dropping-particle" : "", "family" : "Seibert", "given" : "Jonathan J.", "non-dropping-particle" : "", "parse-names" : false, "suffix" : "" }, { "dropping-particle" : "", "family" : "Vu", "given" : "Linh", "non-dropping-particle" : "", "parse-names" : false, "suffix" : "" }, { "dropping-particle" : "", "family" : "Muwan", "given" : "Presley", "non-dropping-particle" : "", "parse-names" : false, "suffix" : "" }, { "dropping-particle" : "", "family" : "Bolt", "given" : "Ryan", "non-dropping-particle" : "", "parse-names" : false, "suffix" : "" }, { "dropping-particle" : "", "family" : "Goldstein", "given" : "Ben", "non-dropping-particle" : "", "parse-names" : false, "suffix" : "" }, { "dropping-particle" : "", "family" : "Kholod", "given" : "Nazar", "non-dropping-particle" : "", "parse-names" : false, "suffix" : "" } ], "container-title" : "Zenodo", "id" : "ITEM-1", "issued" : { "date-parts" : [ [ "2019" ] ] }, "title" : "Community Emissions Data System (Version Dec-23-2019)", "translator" : [ { "dropping-particle" : "", "family" : "G4831", "given" : "Rt17", "non-dropping-particle" : "", "parse-names" : false, "suffix" : "" } ], "type" : "webpage" }, "uris" : [ "http://www.mendeley.com/documents/?uuid=21ad5d22-c336-4c6c-af31-2a6e8e703dd0" ] } ], "mendeley" : { "formattedCitation" : "(Hoesly et al., 2019)", "plainTextFormattedCitation" : "(Hoesly et al., 2019)", "previouslyFormattedCitation" : "(Hoesly et al., 2019)" }, "properties" : { "noteIndex" : 0 }, "schema" : "https://github.com/citation-style-language/schema/raw/master/csl-citation.json" }</w:instrText>
      </w:r>
      <w:r w:rsidRPr="008C6AC2">
        <w:rPr>
          <w:color w:val="000000"/>
          <w:lang w:val="en-GB"/>
        </w:rPr>
        <w:fldChar w:fldCharType="separate"/>
      </w:r>
      <w:r w:rsidR="00CB33A1">
        <w:rPr>
          <w:noProof/>
          <w:color w:val="000000"/>
          <w:lang w:val="en-GB"/>
        </w:rPr>
        <w:t>(Hoesly et al., 2019)</w:t>
      </w:r>
      <w:r w:rsidRPr="008C6AC2">
        <w:rPr>
          <w:color w:val="000000"/>
          <w:lang w:val="en-GB"/>
        </w:rPr>
        <w:fldChar w:fldCharType="end"/>
      </w:r>
      <w:r w:rsidRPr="008C6AC2">
        <w:rPr>
          <w:color w:val="000000"/>
          <w:lang w:val="en-GB"/>
        </w:rPr>
        <w:t>. Consequently, global CMIP6 anthropogenic emissions for 2015 are likely overestimated by about 10% for SO</w:t>
      </w:r>
      <w:r w:rsidRPr="008C6AC2">
        <w:rPr>
          <w:color w:val="000000"/>
          <w:vertAlign w:val="subscript"/>
          <w:lang w:val="en-GB"/>
        </w:rPr>
        <w:t>2</w:t>
      </w:r>
      <w:r w:rsidRPr="008C6AC2">
        <w:rPr>
          <w:color w:val="000000"/>
          <w:lang w:val="en-GB"/>
        </w:rPr>
        <w:t xml:space="preserve"> and NO</w:t>
      </w:r>
      <w:r w:rsidRPr="0037119C">
        <w:rPr>
          <w:iCs/>
          <w:color w:val="000000"/>
          <w:vertAlign w:val="subscript"/>
          <w:lang w:val="en-GB"/>
          <w:rPrChange w:id="570" w:author="Lucy Cowie" w:date="2021-07-25T13:47:00Z">
            <w:rPr>
              <w:i/>
              <w:color w:val="000000"/>
              <w:vertAlign w:val="subscript"/>
              <w:lang w:val="en-GB"/>
            </w:rPr>
          </w:rPrChange>
        </w:rPr>
        <w:t>x</w:t>
      </w:r>
      <w:r w:rsidRPr="008C6AC2">
        <w:rPr>
          <w:color w:val="000000"/>
          <w:lang w:val="en-GB"/>
        </w:rPr>
        <w:t xml:space="preserve"> and </w:t>
      </w:r>
      <w:ins w:id="571" w:author="Lucy Cowie" w:date="2021-07-25T13:47:00Z">
        <w:r w:rsidR="0037119C">
          <w:rPr>
            <w:color w:val="000000"/>
            <w:lang w:val="en-GB"/>
          </w:rPr>
          <w:t xml:space="preserve">by </w:t>
        </w:r>
      </w:ins>
      <w:r w:rsidRPr="008C6AC2">
        <w:rPr>
          <w:color w:val="000000"/>
          <w:lang w:val="en-GB"/>
        </w:rPr>
        <w:t xml:space="preserve">about 15% for BC and OC. </w:t>
      </w:r>
    </w:p>
    <w:p w14:paraId="1994F63E" w14:textId="77777777" w:rsidR="00A05B04" w:rsidRPr="008C6AC2" w:rsidRDefault="00A05B04" w:rsidP="00D5630D">
      <w:pPr>
        <w:pStyle w:val="AR6BodyText"/>
        <w:rPr>
          <w:color w:val="000000"/>
          <w:lang w:val="en-GB"/>
        </w:rPr>
      </w:pPr>
    </w:p>
    <w:p w14:paraId="02B7631F" w14:textId="43636CA6" w:rsidR="00A05B04" w:rsidRPr="00FA019F" w:rsidRDefault="00A05B04" w:rsidP="00D5630D">
      <w:pPr>
        <w:pStyle w:val="AR6BodyText"/>
        <w:rPr>
          <w:color w:val="000000"/>
          <w:lang w:val="en-GB"/>
        </w:rPr>
      </w:pPr>
      <w:r w:rsidRPr="008C6AC2">
        <w:rPr>
          <w:color w:val="000000"/>
          <w:lang w:val="en-GB"/>
        </w:rPr>
        <w:t>For SO</w:t>
      </w:r>
      <w:r w:rsidRPr="008C6AC2">
        <w:rPr>
          <w:color w:val="000000"/>
          <w:vertAlign w:val="subscript"/>
          <w:lang w:val="en-GB"/>
        </w:rPr>
        <w:t>2</w:t>
      </w:r>
      <w:r w:rsidRPr="008C6AC2">
        <w:rPr>
          <w:color w:val="000000"/>
          <w:lang w:val="en-GB"/>
        </w:rPr>
        <w:t xml:space="preserve">, </w:t>
      </w:r>
      <w:r>
        <w:rPr>
          <w:color w:val="000000"/>
          <w:lang w:val="en-GB"/>
        </w:rPr>
        <w:t xml:space="preserve">independent </w:t>
      </w:r>
      <w:r w:rsidRPr="00887952">
        <w:rPr>
          <w:color w:val="000000"/>
          <w:lang w:val="en-GB"/>
        </w:rPr>
        <w:t>emission inventories</w:t>
      </w:r>
      <w:r w:rsidRPr="008C6AC2">
        <w:rPr>
          <w:color w:val="000000"/>
          <w:lang w:val="en-GB"/>
        </w:rPr>
        <w:t xml:space="preserve"> and observational evidence show that </w:t>
      </w:r>
      <w:r>
        <w:rPr>
          <w:color w:val="000000"/>
          <w:lang w:val="en-GB"/>
        </w:rPr>
        <w:t xml:space="preserve">on a global scale </w:t>
      </w:r>
      <w:r w:rsidRPr="008C6AC2">
        <w:rPr>
          <w:color w:val="000000"/>
          <w:lang w:val="en-GB"/>
        </w:rPr>
        <w:t xml:space="preserve">strong growth of Asian emissions has been countered by reduction in North America and Europe </w:t>
      </w:r>
      <w:r w:rsidRPr="008C6AC2">
        <w:rPr>
          <w:color w:val="000000"/>
          <w:lang w:val="en-GB"/>
        </w:rPr>
        <w:fldChar w:fldCharType="begin" w:fldLock="1"/>
      </w:r>
      <w:r w:rsidR="00D477C7">
        <w:rPr>
          <w:color w:val="000000"/>
          <w:lang w:val="en-GB"/>
        </w:rPr>
        <w:instrText xml:space="preserve">ADDIN CSL_CITATION { "citationItems" : [ { "id" : "ITEM-1", "itemData" : { "DOI" : "10.1146/annurev-environ-052912-173303", "ISSN" : "1543-5938", "abstract" : "New scientific understanding could increase the cost-effectiveness of local and regional air quality management policies, enhance the acceptance of mitigation measures for long-lived greenhouse gas (GHG) emissions, and reveal win-win portfolios of controls for short-lived substances that yield immediate health and crop benefits while limiting temperature increase in the near term. However, although substantial efforts have been devoted to global analyses of the emissions of carbon dioxide (CO) and other long-lived GHGs, air pollutant emissions have received only limited attention in the global context. Past and likely future trends in air pollutant emissions evolve rather differently from those of long-lived GHGs, so that superficial extrapolations of GHG trends would lead to misleading conclusions. In many world regions, the evolution of air pollutant emissions has effectively decoupled from economic growth. Since 1990, air pollutant emissions declined (sulfur dioxide, SO), stabilized (nitrogen oxides, NO), or increased slightly (black carbon, BC; organic carbon, OC; and ammonia, NH). This review discusses to what extent structural changes, technological improvements, and dedicated environmental legislation have contributed to these changes. The scenarios of future emissions in the literature span a wide range, mainly owing to different assumptions about future environmental policies. Although the more recent scenarios agree on declining air pollutants up to 2030, avoiding potential rebounds of emissions after 2030 will require additional policy interventions.", "author" : [ { "dropping-particle" : "", "family" : "Amann", "given" : "Markus", "non-dropping-particle" : "", "parse-names" : false, "suffix" : "" }, { "dropping-particle" : "", "family" : "Klimont", "given" : "Zbigniew", "non-dropping-particle" : "", "parse-names" : false, "suffix" : "" }, { "dropping-particle" : "", "family" : "Wagner", "given" : "Fabian", "non-dropping-particle" : "", "parse-names" : false, "suffix" : "" } ], "container-title" : "Annual Review of Environment and Resources", "id" : "ITEM-1", "issue" : "1", "issued" : { "date-parts" : [ [ "2013" ] ] }, "number-of-pages" : "31-55", "title" : "Regional and Global Emissions of Air Pollutants: Recent Trends and Future Scenarios", "translator" : [ { "dropping-particle" : "", "family" : "G2995", "given" : "", "non-dropping-particle" : "", "parse-names" : false, "suffix" : "" } ], "type" : "book", "volume" : "38" }, "uris" : [ "http://www.mendeley.com/documents/?uuid=39ae5f7d-54c2-4bbd-a76b-fde83467ecc2" ] }, { "id" : "ITEM-2", "itemData" : { "DOI" : "10.5194/acp-16-3825-2016", "author" : [ { "dropping-particle" : "", "family" : "Crippa", "given" : "M", "non-dropping-particle" : "", "parse-names" : false, "suffix" : "" }, { "dropping-particle" : "", "family" : "Janssens-Maenhout", "given" : "G", "non-dropping-particle" : "", "parse-names" : false, "suffix" : "" }, { "dropping-particle" : "", "family" : "Dentener", "given" : "F", "non-dropping-particle" : "", "parse-names" : false, "suffix" : "" }, { "dropping-particle" : "", "family" : "Guizzardi", "given" : "D", "non-dropping-particle" : "", "parse-names" : false, "suffix" : "" }, { "dropping-particle" : "", "family" : "Sindelarova", "given" : "K", "non-dropping-particle" : "", "parse-names" : false, "suffix" : "" }, { "dropping-particle" : "", "family" : "Muntean", "given" : "M", "non-dropping-particle" : "", "parse-names" : false, "suffix" : "" }, { "dropping-particle" : "", "family" : "Dingenen", "given" : "R", "non-dropping-particle" : "Van", "parse-names" : false, "suffix" : "" }, { "dropping-particle" : "", "family" : "Granier", "given" : "C", "non-dropping-particle" : "", "parse-names" : false, "suffix" : "" } ], "container-title" : "Atmospheric Chemistry and Physics", "id" : "ITEM-2", "issue" : "6", "issued" : { "date-parts" : [ [ "2016" ] ] }, "page" : "3825-3841", "title" : "Forty years of improvements in European air quality: regional policy-industry interactions with global impacts", "translator" : [ { "dropping-particle" : "", "family" : "G2996", "given" : "", "non-dropping-particle" : "", "parse-names" : false, "suffix" : "" } ], "type" : "article-journal", "volume" : "16" }, "uris" : [ "http://www.mendeley.com/documents/?uuid=0cbed00a-c043-4f6a-852a-fd12f0b1a024" ] }, { "id" : "ITEM-3", "itemData" : { "DOI" : "10.1126/science.1226514", "ISSN" : "10959203", "abstract" : "Updated air pollution science and policies address human health, ecosystem effects, and climate change in Europe.", "author" : [ { "dropping-particle" : "", "family" : "Reis", "given" : "S.", "non-dropping-particle" : "", "parse-names" : false, "suffix" : "" }, { "dropping-particle" : "", "family" : "Grennfelt", "given" : "P.", "non-dropping-particle" : "", "parse-names" : false, "suffix" : "" }, { "dropping-particle" : "", "family" : "Klimont", "given" : "Z.", "non-dropping-particle" : "", "parse-names" : false, "suffix" : "" }, { "dropping-particle" : "", "family" : "Amann", "given" : "M.", "non-dropping-particle" : "", "parse-names" : false, "suffix" : "" }, { "dropping-particle" : "", "family" : "ApSimon", "given" : "H.", "non-dropping-particle" : "", "parse-names" : false, "suffix" : "" }, { "dropping-particle" : "", "family" : "Hettelingh", "given" : "J. P.", "non-dropping-particle" : "", "parse-names" : false, "suffix" : "" }, { "dropping-particle" : "", "family" : "Holland", "given" : "M.", "non-dropping-particle" : "", "parse-names" : false, "suffix" : "" }, { "dropping-particle" : "", "family" : "LeGall", "given" : "A. C.", "non-dropping-particle" : "", "parse-names" : false, "suffix" : "" }, { "dropping-particle" : "", "family" : "Maas", "given" : "R.", "non-dropping-particle" : "", "parse-names" : false, "suffix" : "" }, { "dropping-particle" : "", "family" : "Posch", "given" : "M.", "non-dropping-particle" : "", "parse-names" : false, "suffix" : "" }, { "dropping-particle" : "", "family" : "Spranger", "given" : "T.", "non-dropping-particle" : "", "parse-names" : false, "suffix" : "" }, { "dropping-particle" : "", "family" : "Sutton", "given" : "M. A.", "non-dropping-particle" : "", "parse-names" : false, "suffix" : "" }, { "dropping-particle" : "", "family" : "Williams", "given" : "M.", "non-dropping-particle" : "", "parse-names" : false, "suffix" : "" } ], "container-title" : "Science", "id" : "ITEM-3", "issue" : "6111", "issued" : { "date-parts" : [ [ "2012" ] ] }, "page" : "1153-1154", "title" : "From acid rain to climate change", "translator" : [ { "dropping-particle" : "", "family" : "G3494", "given" : "", "non-dropping-particle" : "", "parse-names" : false, "suffix" : "" } ], "type" : "article-journal", "volume" : "338" }, "uris" : [ "http://www.mendeley.com/documents/?uuid=e71fe316-f9fe-4a9f-9000-a52c8e047be8" ] }, { "id" : "ITEM-4", "itemData" : { "DOI" : "10.1038/s41598-018-37304-0", "ISSN" : "20452322", "abstract" : "The profound changes in global SO2 emissions over the last decades have affected atmospheric composition on a regional and global scale with large impact on air quality, atmospheric deposition and the radiative forcing of sulfate aerosols. Reproduction of historical atmospheric pollution levels based on global aerosol models and emission changes is crucial to prove that such models are able to predict future scenarios. Here, we analyze consistency of trends in observations of sulfur components in air and precipitation from major regional networks and estimates from six different global aerosol models from 1990 until 2015. There are large interregional differences in the sulfur trends consistently captured by the models and observations, especially for North America and Europe. Europe had the largest reductions in sulfur emissions in the first part of the period while the highest reduction came later in North America and East Asia. The uncertainties in both the emissions and the representativity of the observations are larger in Asia. However, emissions from East Asia clearly increased from 2000 to 2005 followed by a decrease, while in India a steady increase over the whole period has been observed and modelled. The agreement between a bottom-up approach, which uses emissions and process-based chemical transport models, with independent observations gives an improved confidence in the understanding of the atmospheric sulfur budget.", "author" : [ { "dropping-particle" : "", "family" : "Aas", "given" : "Wenche", "non-dropping-particle" : "", "parse-names" : false, "suffix" : "" }, { "dropping-particle" : "", "family" : "Mortier", "given" : "Augustin", "non-dropping-particle" : "", "parse-names" : false, "suffix" : "" }, { "dropping-particle" : "", "family" : "Bowersox", "given" : "Van", "non-dropping-particle" : "", "parse-names" : false, "suffix" : "" }, { "dropping-particle" : "", "family" : "Cherian", "given" : "Ribu", "non-dropping-particle" : "", "parse-names" : false, "suffix" : "" }, { "dropping-particle" : "", "family" : "Faluvegi", "given" : "Greg", "non-dropping-particle" : "", "parse-names" : false, "suffix" : "" }, { "dropping-particle" : "", "family" : "Fagerli", "given" : "Hilde", "non-dropping-particle" : "", "parse-names" : false, "suffix" : "" }, { "dropping-particle" : "", "family" : "Hand", "given" : "Jenny", "non-dropping-particle" : "", "parse-names" : false, "suffix" : "" }, { "dropping-particle" : "", "family" : "Klimont", "given" : "Zbigniew", "non-dropping-particle" : "", "parse-names" : false, "suffix" : "" }, { "dropping-particle" : "", "family" : "Galy-Lacaux", "given" : "Corinne", "non-dropping-particle" : "", "parse-names" : false, "suffix" : "" }, { "dropping-particle" : "", "family" : "Lehmann", "given" : "Christopher M.B.", "non-dropping-particle" : "", "parse-names" : false, "suffix" : "" }, { "dropping-particle" : "", "family" : "Myhre", "given" : "Cathrine Lund", "non-dropping-particle" : "", "parse-names" : false, "suffix" : "" }, { "dropping-particle" : "", "family" : "Myhre", "given" : "Gunnar", "non-dropping-particle" : "", "parse-names" : false, "suffix" : "" }, { "dropping-particle" : "", "family" : "Olivi\u00e9", "given" : "Dirk", "non-dropping-particle" : "", "parse-names" : false, "suffix" : "" }, { "dropping-particle" : "", "family" : "Sato", "given" : "Keiichi", "non-dropping-particle" : "", "parse-names" : false, "suffix" : "" }, { "dropping-particle" : "", "family" : "Quaas", "given" : "Johannes", "non-dropping-particle" : "", "parse-names" : false, "suffix" : "" }, { "dropping-particle" : "", "family" : "Rao", "given" : "P. S.P.", "non-dropping-particle" : "", "parse-names" : false, "suffix" : "" }, { "dropping-particle" : "", "family" : "Schulz", "given" : "Michael", "non-dropping-particle" : "", "parse-names" : false, "suffix" : "" }, { "dropping-particle" : "", "family" : "Shindell", "given" : "Drew", "non-dropping-particle" : "", "parse-names" : false, "suffix" : "" }, { "dropping-particle" : "", "family" : "Skeie", "given" : "Ragnhild B.", "non-dropping-particle" : "", "parse-names" : false, "suffix" : "" }, { "dropping-particle" : "", "family" : "Stein", "given" : "Ariel", "non-dropping-particle" : "", "parse-names" : false, "suffix" : "" }, { "dropping-particle" : "", </w:instrText>
      </w:r>
      <w:r w:rsidR="00D477C7" w:rsidRPr="002A1EE0">
        <w:rPr>
          <w:color w:val="000000"/>
          <w:rPrChange w:id="572" w:author="Clotilde Pean" w:date="2021-08-08T19:08:00Z">
            <w:rPr>
              <w:color w:val="000000"/>
              <w:lang w:val="en-GB"/>
            </w:rPr>
          </w:rPrChange>
        </w:rPr>
        <w:instrText>"family" : "Takemura", "given" : "Toshihiko", "non-dropping-particle" : "", "parse-names" : false, "suffix" : "" }, { "dropping-particle" : "", "family" : "Tsyro", "given" : "Svetlana", "non-dropping-particle" : "", "parse-names" : false, "suffix" : "" }, { "dropping-particle" : "", "family" : "Vet", "given" : "Robert", "non-dropping-particle" : "", "parse-names" : false, "suffix" : "" }, { "dropping-particle" : "", "family" : "Xu", "given" : "Xiaobin", "non-dropping-particle" : "", "parse-names" : false, "suffix" : "" } ], "container-title" : "Scientific Reports", "id" : "ITEM-4", "issue" : "1", "issued" : { "date-parts" : [ [ "2019" ] ] }, "page" : "953", "title" : "Global and regional trends of atmospheric sulfur", "translator" : [ { "dropping-particle" : "", "family" : "G3889", "given" : "", "non-dropping-particle" : "", "parse-names" : false, "suffix" : "" } ], "type" : "article-journal", "volume" : "9" }, "uris" : [ "http://www.mendeley.com/documents/?uuid=0fd6ff8b-965b-498f-846a-51e53dcee40f" ] } ], "mendeley" : { "formattedCitation" : "(Reis et al., 2012; Amann et al., 2013; Crippa et al., 2016; Aas et al., 2019)", "plainTextFormattedCitation" : "(Reis et al., 2012; Amann et al., 2013; Crippa et al., 2016; Aas et al., 2019)", "previouslyFormattedCitation" : "(Reis et al., 2012; Amann et al., 2013; Crippa et al., 2016; Aas et al., 2019)" }, "properties" : { "noteIndex" : 0 }, "schema" : "https://github.com/citation-style-language/schema/raw/master/csl-citation.json" }</w:instrText>
      </w:r>
      <w:r w:rsidRPr="008C6AC2">
        <w:rPr>
          <w:color w:val="000000"/>
          <w:lang w:val="en-GB"/>
        </w:rPr>
        <w:fldChar w:fldCharType="separate"/>
      </w:r>
      <w:r w:rsidR="00CB33A1" w:rsidRPr="002A1EE0">
        <w:rPr>
          <w:noProof/>
          <w:color w:val="000000"/>
          <w:rPrChange w:id="573" w:author="Clotilde Pean" w:date="2021-08-08T19:08:00Z">
            <w:rPr>
              <w:noProof/>
              <w:color w:val="000000"/>
              <w:lang w:val="en-GB"/>
            </w:rPr>
          </w:rPrChange>
        </w:rPr>
        <w:t>(Reis et al., 2012; Amann et al., 2013; Crippa et al., 2016; Aas et al., 2019)</w:t>
      </w:r>
      <w:r w:rsidRPr="008C6AC2">
        <w:rPr>
          <w:color w:val="000000"/>
          <w:lang w:val="en-GB"/>
        </w:rPr>
        <w:fldChar w:fldCharType="end"/>
      </w:r>
      <w:r w:rsidRPr="002A1EE0">
        <w:rPr>
          <w:color w:val="000000"/>
          <w:rPrChange w:id="574" w:author="Clotilde Pean" w:date="2021-08-08T19:08:00Z">
            <w:rPr>
              <w:color w:val="000000"/>
              <w:lang w:val="en-GB"/>
            </w:rPr>
          </w:rPrChange>
        </w:rPr>
        <w:t xml:space="preserve">. </w:t>
      </w:r>
      <w:commentRangeStart w:id="575"/>
      <w:r>
        <w:rPr>
          <w:color w:val="000000"/>
          <w:lang w:val="en-GB"/>
        </w:rPr>
        <w:t>S</w:t>
      </w:r>
      <w:r w:rsidRPr="008C6AC2">
        <w:rPr>
          <w:color w:val="000000"/>
          <w:lang w:val="en-GB"/>
        </w:rPr>
        <w:t>ince about 2006, also Chinese emissions declined by nearly 70% by 2017</w:t>
      </w:r>
      <w:commentRangeEnd w:id="575"/>
      <w:r w:rsidR="00375EA7">
        <w:rPr>
          <w:rStyle w:val="Marquedecommentaire"/>
          <w:lang w:val="en-GB"/>
        </w:rPr>
        <w:commentReference w:id="575"/>
      </w:r>
      <w:ins w:id="576" w:author="Ian Blenkinsop" w:date="2021-07-15T12:12:00Z">
        <w:r w:rsidR="00600CB0">
          <w:rPr>
            <w:color w:val="000000"/>
            <w:lang w:val="en-GB"/>
          </w:rPr>
          <w:t xml:space="preserve"> </w:t>
        </w:r>
        <w:r w:rsidR="00600CB0" w:rsidRPr="002A1EE0">
          <w:rPr>
            <w:color w:val="000000"/>
            <w:lang w:val="en-US"/>
            <w:rPrChange w:id="577" w:author="Clotilde Pean" w:date="2021-08-08T19:08:00Z">
              <w:rPr>
                <w:color w:val="000000"/>
              </w:rPr>
            </w:rPrChange>
          </w:rPr>
          <w:t>(</w:t>
        </w:r>
        <w:r w:rsidR="00600CB0" w:rsidRPr="002A1EE0">
          <w:rPr>
            <w:i/>
            <w:color w:val="000000"/>
            <w:lang w:val="en-US"/>
            <w:rPrChange w:id="578" w:author="Clotilde Pean" w:date="2021-08-08T19:08:00Z">
              <w:rPr>
                <w:i/>
                <w:color w:val="000000"/>
              </w:rPr>
            </w:rPrChange>
          </w:rPr>
          <w:t>high confidence</w:t>
        </w:r>
        <w:r w:rsidR="00600CB0" w:rsidRPr="002A1EE0">
          <w:rPr>
            <w:color w:val="000000"/>
            <w:lang w:val="en-US"/>
            <w:rPrChange w:id="579" w:author="Clotilde Pean" w:date="2021-08-08T19:08:00Z">
              <w:rPr>
                <w:color w:val="000000"/>
              </w:rPr>
            </w:rPrChange>
          </w:rPr>
          <w:t>)</w:t>
        </w:r>
      </w:ins>
      <w:r w:rsidRPr="008C6AC2">
        <w:rPr>
          <w:color w:val="000000"/>
          <w:lang w:val="en-GB"/>
        </w:rPr>
        <w:t xml:space="preserve"> </w:t>
      </w:r>
      <w:r w:rsidRPr="008C6AC2">
        <w:rPr>
          <w:color w:val="000000"/>
          <w:lang w:val="en-GB"/>
        </w:rPr>
        <w:fldChar w:fldCharType="begin" w:fldLock="1"/>
      </w:r>
      <w:r w:rsidR="00D477C7">
        <w:rPr>
          <w:color w:val="000000"/>
          <w:lang w:val="en-GB"/>
        </w:rPr>
        <w:instrText>ADDIN CSL_CITATION { "citationItems" : [ { "id" : "ITEM-1", "itemData" : { "DOI" : "10.1088/1748-9326/aae718", "ISSN" : "1748-9326", "abstract" : "China\u2019s rapid industrialisation and urbanisation has led to poor air quality. The Chinese government have responded by introducing policies to reduce emissions and setting ambitious targets for ambient PM2.5, SO2, NO2 and O3 concentrations. Previous satellite and modelling studies indicate that concentrations of these pollutants have begun to decline within the last decade. However, prior to 2012, air quality data from ground-based monitoring stations were difficult to obtain, limited to a few locations in major cities, and often unreliable. Since then, a comprehensive monitoring network, with over 1000 stations across China has been established by the Ministry of Ecology and Environment (MEE). We use a three-year (2015\u20132017) dataset consisting of hourly PM2.5, O3, NO2 and SO2 concentrations obtained from the MEE, combined with similar data from Taiwan and Hong Kong. We find that at 53% and 59% of stations, PM2.5 and SO2 concentrations have decreased significantly, with median rates across all stations of \u22123.4 and \u22121.9 \u03bcg m\u22123 year\u22121 respectively. At 50% of stations, O3 maximum daily 8 h mean (MDA8) concentrations have increased significantly, with median rates across all stations of 4.6 \u03bcg m\u22123 year\u22121. It will be important to understand the relative contribution of changing anthropogenic emissions and meteorology to the changes in air pollution reported here.", "author" : [ { "dropping-particle" : "", "family" : "Silver", "given" : "B", "non-dropping-particle" : "", "parse-names" : false, "suffix" : "" }, { "dropping-particle" : "", "family" : "Reddington", "given" : "C L", "non-dropping-particle" : "", "parse-names" : false, "suffix" : "" }, { "dropping-particle" : "", "family" : "Arnold", "given" : "S R", "non-dropping-particle" : "", "parse-names" : false, "suffix" : "" }, { "dropping-particle" : "V", "family" : "Spracklen", "given" : "D", "non-dropping-particle" : "", "parse-names" : false, "suffix" : "" } ], "container-title" : "Environmental Research Letters", "id" : "ITEM-1", "issue" : "11", "issued" : { "date-parts" : [ [ "2018" ] ] }, "page" : "114012", "publisher" : "IOP Publishing", "title" : "Substantial changes in air pollution across China during 2015\u20132017", "translator" : [ { "dropping-particle" : "", "family" : "G4375", "given" : "", "non-dropping-particle" : "", "parse-names" : false, "suffix" : "" } ], "type" : "article-journal", "volume" : "13" }, "uris" : [ "http://www.mendeley.com/documents/?uuid=10361bc6-db07-4596-b613-b043fc8419ab" ] }, { "id" : "ITEM-2", "itemData" : { "DOI" : "doi.org/10.5194/acp-20-5729-2020", "author" : [ { "dropping-particle" : "", "family" : "Tong", "given" : "D", "non-dropping-particle" : "", "parse-names" : false, "suffix" : "" }, { "dropping-particle" : "", "family" : "Cheng", "given" : "J", "non-dropping-particle" : "", "parse-names" : false, "suffix" : "" }, { "dropping-particle" : "", "family" : "Liu", "given" : "Y", "non-dropping-particle" : "", "parse-names" : false, "suffix" : "" }, { "dropping-particle" : "", "family" : "Yu", "given" : "S", "non-dropping-particle" : "", "parse-names" : false, "suffix" : "" }, { "dropping-particle" : "", "family" : "Yan", "given" : "L", "non-dropping-particle" : "", "parse-names" : false, "suffix" : "" }, { "dropping-particle" : "", "family" : "Hong", "given" : "C", "non-dropping-particle" : "", "parse-names" : false, "suffix" : "" }, { "dropping-particle" : "", "family" : "Qin", "given" : "Y", "non-dropping-particle" : "", "parse-names" : false, "suffix" : "" }, { "dropping-particle" : "", "family" : "Zhao", "given" : "H", "non-dropping-particle" : "", "parse-names" : false, "suffix" : "" }, { "dropping-particle" : "", "family" : "Zheng", "given" : "Y", "non-dropping-particle" : "", "parse-names" : false, "suffix" : "" }, { "dropping-particle" : "", "family" : "Geng", "given" : "G", "non-dropping-particle" : "", "parse-names" : false, "suffix" : "" }, { "dropping-particle" : "", "family" : "Li", "given" : "M", "non-dropping-particle" : "", "parse-names" : false, "suffix" : "" }, { "dropping-particle" : "", "family" : "Liu", "given" : "F", "non-dropping-particle" : "", "parse-names" : false, "suffix" : "" }, { "dropping-particle" : "", "family" : "Zhang", "given" : "Y", "non-dropping-particle" : "", "parse-names" : false, "suffix" : "" }, { "dropping-particle" : "", "family" : "Zheng", "given" : "B", "non-dropping-particle" : "", "parse-names" : false, "suffix" : "" }, { "dropping-particle" : "", "family" : "Clarke", "given" : "L", "non-dropping-particle" : "", "parse-names" : false, "suffix" : "" }, { "dropping-particle" : "", "family" : "Zhang", "given" : "Q", "non-dropping-particle" : "", "parse-names" : false, "suffix" : "" } ], "container-title" : "Atmospheric Chemistry and Physics", "id" : "ITEM-2", "issue" : "9", "issued" : { "date-parts" : [ [ "2020" ] ] }, "page" : "5729-5757", "title" : "Dynamic projection of anthropogenic emissions in China: methodology and 2015--2050 emission pathways under a range of socioeconomic, climate policy, and pollution control scenarios", "translator" : [ { "dropping-particle" : "", "family" : "G4042", "given" : "", "non-dropping-particle" : "", "parse-names" : false, "suffix" : "" } ], "type" : "article-journal", "volume" : "20" }, "uris" : [ "http://www.mendeley.com/documents/?uuid=303e94a6-2711-40dd-922b-6c2383b4bb9f" ] }, { "id" : "ITEM-3", "itemData" : { "DOI" : "10.5194/acp-2018-374", "ISSN" : "1680-7375", "abstract" : "Abstract. To tackle the problem of severe air pollution, China has implemented active clean air policies in recent years. As a consequence, the emissions of major air pollutants have decreased and the air quality has substantially improved. Here, we quantified China's anthropogenic emission trends from 2010&amp;ndash;2017 and identified the major driving forces of these trends by using a combination of bottom-up emission inventory and Index Decomposition Analysis (IDA) approaches. The relative change rates of China's anthropogenic emissions during 2010&amp;ndash;2017 are estimated as follows: &amp;minus;62% for SO2, &amp;minus;17% for NOx, &amp;plus;11% for NMVOC, &amp;plus;1% for NH3, &amp;minus;27% for CO, &amp;minus;38% for PM10, &amp;minus;35% for PM2.5, &amp;minus;27% for BC, &amp;minus;35% for OC, and &amp;plus;18% for CO2. The IDA results suggest that emission control measures are the main drivers of this reduction, in which the pollution controls on power plants and industries are the most effective mitigation measures. The emission reduction rates markedly accelerated after the year 2013, confirming the effectiveness of China's Clean Air Action that was implemented in 2013. We estimated that during 2013&amp;ndash;2017, China's anthropogenic emissions decreased by 59% for SO2, 21% for NOx, 23% for CO, 36% for PM10, 33% for PM2.5, 28% for BC, and 32% for OC. NMVOC emissions increased by 11% and NH3 emissions remained stable from 2010&amp;ndash;2017, representing the absence of effective mitigation measures for NMVOC and NH3 in current policies. The relative contributions of different sectors to emissions have significantly changed after several years' implementation of clean air policies, indicating that it is paramount to introduce new policies to enable further emission reductions in the future.", "author" : [ { "dropping-particle" : "", "family" : "Zheng", "given" : "Bo", "non-dropping-particle" : "", "parse-names" : false, "suffix" : "" }, { "dropping-particle" : "", "family" : "Tong", "given" : "Dan", "non-dropping-particle" : "", "parse-names" : false, "suffix" : "" }, { "dropping-particle" : "", "family" : "Li", "given" : "Meng", "non-dropping-particle" : "", "parse-names" : false, "suffix" : "" }, { "dropping-particle" : "", "family" : "Liu", "given" : "Fei", "non-dropping-particle" : "", "parse-names" : false, "suffix" : "" }, { "dropping-particle" : "", "family" : "Hong", "given" : "Chaopeng", "non-dropping-particle" : "", "parse-names" : false, "suffix" : "" }, { "dropping-particle" : "", "family" : "Geng", "given" : "Guannan", "non-dropping-particle" : "", "parse-names" : false, "suffix" : "" }, { "dropping-particle" : "", "family" : "Li", "given" : "Haiyan", "non-dropping-particle" : "", "parse-names" : false, "suffix" : "" }, { "dropping-particle" : "", "family" : "Li", "given" : "Xin", "non-dropping-particle" : "", "parse-names" : false, "suffix" : "" }, { "dropping-particle" : "", "family" : "Peng", "given" : "Liqun", "non-dropping-particle" : "", "parse-names" : false, "suffix" : "" }, { "dropping-particle" : "", "family" : "Qi", "given" : "Ji", "non-dropping-particle" : "", "parse-names" : false, "suffix" : "" }, { "dropping-particle" : "", "family" : "Yan", "given" : "Liu", "non-dropping-particle" : "", "parse-names" : false, "suffix" : "" }, { "dropping-particle" : "", "family" : "Zhang", "given" : "Yuxuan", "non-dropping-particle" : "", "parse-names" : false, "suffix" : "" }, { "dropping-particle" : "", "family" : "Zhao", "given" : "Hongyan", "non-dropping-particle" : "", "parse-names" : false, "suffix" : "" }, { "dropping-particle" : "", "family" : "Zheng", "given" : "Yixuan", "non-dropping-particle" : "", "parse-names" : false, "suffix" : "" }, { "dropping-particle" : "", "family" : "He", "given" : "Kebin", "non-dropping-particle" : "", "parse-names" : false, "suffix" : "" }, { "dropping-particle" : "", "family" : "Zhang", "given" : "Qiang", "non-dropping-particle" : "", "parse-names" : false, "suffix" : "" } ], "container-title" : "Atmospheric Chemistry and Physics", "id" : "ITEM-3", "issued" : { "date-parts" : [ [ "2018" ] ] }, "page" : "14095\u201314111", "title" : "Trends in China's anthropogenic emissions since 2010 as the consequence of clean air actions", "translator" : [ { "dropping-particle" : "", "family" : "G2880", "given" : "", "non-dropping-particle" : "", "parse-names" : false, "suffix" : "" } ], "type" : "article-journal", "volume" : "18" }, "uris" : [ "http://www.mendeley.com/documents/?uuid=264c81cb-b27c-4fa3-9285-946213a2caf5" ] }, { "id" : "ITEM-4", "itemData" : { "DOI" : "10.5194/acp-20-13355-2020", "ISSN" : "1680-7324", "abstract" : "Abstract. This study presents a multiparameter analysis of aerosol trends over the last 2 decades at regional and global scales. Regional time series have been computed for a set of nine optical, chemical-composition and mass aerosol properties by using the observations from several ground-based networks. From these regional time series the aerosol trends have been derived for the different regions of the world. Most of the properties related to aerosol loading exhibit negative trends, both at the surface and in the total atmospheric column. Significant decreases in aerosol optical depth (AOD) are found in Europe, North America, South America, North Africa and Asia, ranging from \u22121.2 % yr\u22121 to \u22123.1 % yr\u22121. An error and representativity analysis of the spatially and temporally limited observational data has been performed using model data subsets in order to investigate how much the observed trends represent the actual trends happening in the regions over the full study period from 2000 to 2014. This analysis reveals that significant uncertainty is associated with some of the regional trends due to time and space sampling deficiencies. The set of observed regional trends has then been used for the evaluation of 10 models (6 AeroCom phase III models and 4 CMIP6 models) and the CAMS reanalysis dataset and of their skills in reproducing the aerosol trends. Model performance is found to vary depending on the parameters and the regions of the world. The models tend to capture trends in AOD, the column \u00c5ngstr\u00f6m exponent, sulfate and particulate matter well (except in North Africa), but they show larger discrepancies for coarse-mode AOD. The rather good agreement of the trends, across different aerosol parameters between models and observations, when co-locating them in time and space, implies that global model trends, including those in poorly monitored regions, are likely correct. The models can help to provide a global picture of the aerosol trends by filling the gaps in regions not covered by observations. The calculation of aerosol trends at a global scale reveals a different picture from that depicted by solely relying on ground-based observations. Using a model with complete diagnostics (NorESM2), we find a global increase in AOD of about 0.2 % yr\u22121 between 2000 and 2014, primarily caused by an increase in the loads of organic aerosols, sulfate and black carbon.", "author" : [ { "dropping-particle" : "", "family" : "Mortier", "given" : "Augustin", "non-dropping-particle" : "", "parse-names" : false, "suffix" : "" }, { "dropping-particle" : "", "family" : "Gli\u00df", "given" : "Jonas", "non-dropping-particle" : "", "parse-names" : false, "suffix" : "" }, { "dropping-particle" : "", "family" : "Schulz", "given" : "Michael", "non-dropping-particle" : "", "parse-names" : false, "suffix" : "" }, { "dropping-particle" : "", "family" : "Aas", "given" : "Wenche", "non-dropping-particle" : "", "parse-names" : false, "suffix" : "" }, { "dropping-particle" : "", "family" : "Andrews", "given" : "Elisabeth", "non-dropping-particle" : "", "parse-names" : false, "suffix" : "" }, { "dropping-particle" : "", "family" : "Bian", "given" : "Huisheng", "non-dropping-particle" : "", "parse-names" : false, "suffix" : "" }, { "dropping-particle" : "", "family" : "Chin", "given" : "Mian", "non-dropping-particle" : "", "parse-names" : false, "suffix" : "" }, { "dropping-particle" : "", "family" : "Ginoux", "given" : "Paul", "non-dropping-particle" : "", "parse-names" : false, "suffix" : "" }, { "dropping-particle" : "", "family" : "Hand", "given" : "Jenny", "non-dropping-particle" : "", "parse-names" : false, "suffix" : "" }, { "dropping-particle" : "", "family" : "Holben", "given" : "Brent", "non-dropping-particle" : "", "parse-names" : false, "suffix" : "" }, { "dropping-particle" : "", "family" : "Zhang", "given" : "Hua", "non-dropping-particle" : "", "parse-names" : false, "suffix" : "" }, { "dropping-particle" : "", "family" : "Kipling", "given" : "Zak", "non-dropping-particle" : "", "parse-names" : false, "suffix" : "" }, { "dropping-particle" : "", "family" : "Kirkev\u00e5g", "given" : "Alf", "non-dropping-particle" : "", "parse-names" : false, "suffix" : "" }, { "dropping-particle" : "", "family" : "Laj", "given" : "Paolo", "non-dropping-particle" : "", "parse-names" : false, "suffix" : "" }, { "dropping-particle" : "", "family" : "Lurton", "given" : "Thibault", "non-dropping-particle" : "", "parse-names" : false, "suffix" : "" }, { "dropping-particle" : "", "family" : "Myhre", "given" : "Gunnar", "non-dropping-particle" : "", "parse-names" : false, "suffix" : "" }, { "dropping-particle" : "", "family" : "Neubauer", "given" : "David", "non-dropping-particle" : "", "parse-names" : false, "suffix" : "" }, { "dropping-particle" : "", "family" : "Olivi\u00e9", "given" : "Dirk", "non-dropping-particle" : "", "parse-names" : false, "suffix" : "" }, { "dropping-particle" : "", "family" : "Salzen", "given" : "Knut", "non-dropping-particle" : "von", "parse-names" : false, "suffix" : "" }, { "dropping-particle" : "", "family" : "Ske</w:instrText>
      </w:r>
      <w:r w:rsidR="00D477C7" w:rsidRPr="002A1EE0">
        <w:rPr>
          <w:color w:val="000000"/>
          <w:rPrChange w:id="580" w:author="Clotilde Pean" w:date="2021-08-08T19:08:00Z">
            <w:rPr>
              <w:color w:val="000000"/>
              <w:lang w:val="en-GB"/>
            </w:rPr>
          </w:rPrChange>
        </w:rPr>
        <w:instrText>ie", "given" : "Ragnhild Bieltvedt", "non-dropping-particle" : "", "parse-names" : false, "suffix" : "" }, { "dropping-particle" : "", "family" : "Takemura", "given" : "Toshihiko", "non-dropping-particle" : "", "parse-names" : false, "suffix" : "" }, { "dropping-particle" : "", "family" : "Tilmes", "given" : "Simone", "non-dropping-particle" : "", "parse-names" : false, "suffix" : "" } ], "container-title" : "Atmospheric Chemistry and Physics", "id" : "ITEM-4", "issue" : "21", "issued" : { "date-parts" : [ [ "2020", "11", "11" ] ] }, "page" : "13355-13378", "title" : "Evaluation of climate model aerosol trends with ground-based observations over the last 2 decades \u2013 an AeroCom and CMIP6 analysis", "translator" : [ { "dropping-particle" : "", "family" : "G4787", "given" : "", "non-dropping-particle" : "", "parse-names" : false, "suffix" : "" } ], "type" : "article-journal", "volume" : "20" }, "uris" : [ "http://www.mendeley.com/documents/?uuid=9684fa33-ec77-432b-aaf2-fa60572dca71" ] } ], "mendeley" : { "formattedCitation" : "(Silver et al., 2018; Zheng et al., 2018b; Mortier et al., 2020; Tong et al., 2020)", "plainTextFormattedCitation" : "(Silver et al., 2018; Zheng et al., 2018b; Mortier et al., 2020; Tong et al., 2020)", "previouslyFormattedCitation" : "(Silver et al., 2018; Zheng et al., 2018b; Mortier et al., 2020; Tong et al., 2020)" }, "properties" : { "noteIndex" : 0 }, "schema" : "https://github.com/citation-style-language/schema/raw/master/csl-citation.json" }</w:instrText>
      </w:r>
      <w:r w:rsidRPr="008C6AC2">
        <w:rPr>
          <w:color w:val="000000"/>
          <w:lang w:val="en-GB"/>
        </w:rPr>
        <w:fldChar w:fldCharType="separate"/>
      </w:r>
      <w:r w:rsidR="00CB33A1">
        <w:rPr>
          <w:noProof/>
          <w:color w:val="000000"/>
        </w:rPr>
        <w:t>(Silver et al., 2018; Zheng et al., 2018b; Mortier et al., 2020; Tong et al., 2020)</w:t>
      </w:r>
      <w:r w:rsidRPr="008C6AC2">
        <w:rPr>
          <w:color w:val="000000"/>
          <w:lang w:val="en-GB"/>
        </w:rPr>
        <w:fldChar w:fldCharType="end"/>
      </w:r>
      <w:del w:id="581" w:author="Ian Blenkinsop" w:date="2021-07-15T12:12:00Z">
        <w:r w:rsidRPr="008C6AC2" w:rsidDel="00600CB0">
          <w:rPr>
            <w:color w:val="000000"/>
          </w:rPr>
          <w:delText xml:space="preserve"> (</w:delText>
        </w:r>
        <w:r w:rsidRPr="008C6AC2" w:rsidDel="00600CB0">
          <w:rPr>
            <w:i/>
            <w:color w:val="000000"/>
          </w:rPr>
          <w:delText>high confidence</w:delText>
        </w:r>
        <w:r w:rsidRPr="008C6AC2" w:rsidDel="00600CB0">
          <w:rPr>
            <w:color w:val="000000"/>
          </w:rPr>
          <w:delText>)</w:delText>
        </w:r>
      </w:del>
      <w:r w:rsidRPr="008C6AC2">
        <w:rPr>
          <w:color w:val="000000"/>
        </w:rPr>
        <w:t xml:space="preserve">. </w:t>
      </w:r>
      <w:r w:rsidRPr="008C6AC2">
        <w:rPr>
          <w:color w:val="000000"/>
          <w:lang w:val="en-GB"/>
        </w:rPr>
        <w:t>The estimated reduction in China contrasts</w:t>
      </w:r>
      <w:ins w:id="582" w:author="Lucy Cowie" w:date="2021-07-25T14:19:00Z">
        <w:r w:rsidR="00A84597">
          <w:rPr>
            <w:color w:val="000000"/>
            <w:lang w:val="en-GB"/>
          </w:rPr>
          <w:t xml:space="preserve"> with</w:t>
        </w:r>
      </w:ins>
      <w:r w:rsidRPr="008C6AC2">
        <w:rPr>
          <w:color w:val="000000"/>
          <w:lang w:val="en-GB"/>
        </w:rPr>
        <w:t xml:space="preserve"> continuing strong growth of SO</w:t>
      </w:r>
      <w:r w:rsidRPr="008C6AC2">
        <w:rPr>
          <w:color w:val="000000"/>
          <w:vertAlign w:val="subscript"/>
          <w:lang w:val="en-GB"/>
        </w:rPr>
        <w:t>2</w:t>
      </w:r>
      <w:r w:rsidRPr="008C6AC2">
        <w:rPr>
          <w:color w:val="000000"/>
          <w:lang w:val="en-GB"/>
        </w:rPr>
        <w:t xml:space="preserve"> emissions in South Asia (</w:t>
      </w:r>
      <w:r w:rsidRPr="008C6AC2">
        <w:rPr>
          <w:lang w:val="en-GB"/>
        </w:rPr>
        <w:t>Figure 6.</w:t>
      </w:r>
      <w:r>
        <w:rPr>
          <w:lang w:val="en-GB"/>
        </w:rPr>
        <w:t>19</w:t>
      </w:r>
      <w:r w:rsidRPr="008C6AC2">
        <w:rPr>
          <w:color w:val="000000"/>
          <w:lang w:val="en-GB"/>
        </w:rPr>
        <w:t xml:space="preserve">). </w:t>
      </w:r>
      <w:r w:rsidRPr="002D4E8D">
        <w:rPr>
          <w:color w:val="000000"/>
          <w:lang w:val="en-GB"/>
        </w:rPr>
        <w:t>In 2014, over 80% of anthropogenic SO</w:t>
      </w:r>
      <w:r w:rsidRPr="002D4E8D">
        <w:rPr>
          <w:color w:val="000000"/>
          <w:vertAlign w:val="subscript"/>
          <w:lang w:val="en-GB"/>
        </w:rPr>
        <w:t>2</w:t>
      </w:r>
      <w:r w:rsidRPr="002D4E8D">
        <w:rPr>
          <w:color w:val="000000"/>
          <w:lang w:val="en-GB"/>
        </w:rPr>
        <w:t xml:space="preserve"> emissions originated from power plants and industry with Asian sources contributing more than 50% of</w:t>
      </w:r>
      <w:ins w:id="583" w:author="Lucy Cowie" w:date="2021-07-25T14:28:00Z">
        <w:r w:rsidR="00F27682">
          <w:rPr>
            <w:color w:val="000000"/>
            <w:lang w:val="en-GB"/>
          </w:rPr>
          <w:t xml:space="preserve"> the</w:t>
        </w:r>
      </w:ins>
      <w:r w:rsidRPr="002D4E8D">
        <w:rPr>
          <w:color w:val="000000"/>
          <w:lang w:val="en-GB"/>
        </w:rPr>
        <w:t xml:space="preserve"> total (Figure 6.3).</w:t>
      </w:r>
    </w:p>
    <w:p w14:paraId="50625163" w14:textId="77777777" w:rsidR="00A05B04" w:rsidRPr="00FA019F" w:rsidRDefault="00A05B04" w:rsidP="00D5630D">
      <w:pPr>
        <w:pStyle w:val="AR6BodyText"/>
        <w:rPr>
          <w:color w:val="000000"/>
          <w:lang w:val="en-GB"/>
        </w:rPr>
      </w:pPr>
    </w:p>
    <w:p w14:paraId="66D9147D" w14:textId="0911B9BD" w:rsidR="00A05B04" w:rsidRPr="00577614" w:rsidRDefault="00A05B04" w:rsidP="00D5630D">
      <w:pPr>
        <w:pStyle w:val="AR6BodyText"/>
        <w:rPr>
          <w:color w:val="000000"/>
          <w:lang w:val="en-GB"/>
        </w:rPr>
      </w:pPr>
      <w:r w:rsidRPr="002F69B0">
        <w:rPr>
          <w:color w:val="000000"/>
          <w:lang w:val="en-GB"/>
        </w:rPr>
        <w:t>Global emissions of NO</w:t>
      </w:r>
      <w:r w:rsidRPr="000F0603">
        <w:rPr>
          <w:iCs/>
          <w:color w:val="000000"/>
          <w:vertAlign w:val="subscript"/>
          <w:lang w:val="en-GB"/>
          <w:rPrChange w:id="584" w:author="Lucy Cowie" w:date="2021-07-25T15:12:00Z">
            <w:rPr>
              <w:i/>
              <w:color w:val="000000"/>
              <w:vertAlign w:val="subscript"/>
              <w:lang w:val="en-GB"/>
            </w:rPr>
          </w:rPrChange>
        </w:rPr>
        <w:t>x</w:t>
      </w:r>
      <w:r w:rsidRPr="002F69B0">
        <w:rPr>
          <w:color w:val="000000"/>
          <w:lang w:val="en-GB"/>
        </w:rPr>
        <w:t xml:space="preserve"> have been growing in spite of the successful reduction of emissions in North America, Europe, Japan</w:t>
      </w:r>
      <w:ins w:id="585" w:author="Lucy Cowie" w:date="2021-07-25T15:12:00Z">
        <w:r w:rsidR="000F0603">
          <w:rPr>
            <w:color w:val="000000"/>
            <w:lang w:val="en-GB"/>
          </w:rPr>
          <w:t xml:space="preserve"> and</w:t>
        </w:r>
      </w:ins>
      <w:del w:id="586" w:author="Lucy Cowie" w:date="2021-07-25T15:12:00Z">
        <w:r w:rsidRPr="002F69B0" w:rsidDel="000F0603">
          <w:rPr>
            <w:color w:val="000000"/>
            <w:lang w:val="en-GB"/>
          </w:rPr>
          <w:delText>,</w:delText>
        </w:r>
      </w:del>
      <w:r w:rsidRPr="002F69B0">
        <w:rPr>
          <w:color w:val="000000"/>
          <w:lang w:val="en-GB"/>
        </w:rPr>
        <w:t xml:space="preserve"> Korea </w:t>
      </w:r>
      <w:r w:rsidRPr="002F69B0">
        <w:rPr>
          <w:lang w:val="en-GB"/>
        </w:rPr>
        <w:fldChar w:fldCharType="begin" w:fldLock="1"/>
      </w:r>
      <w:r w:rsidR="00D477C7">
        <w:rPr>
          <w:lang w:val="en-GB"/>
        </w:rPr>
        <w:instrText>ADDIN CSL_CITATION { "citationItems" : [ { "id" : "ITEM-1", "itemData" : { "DOI" : "10.1088/1748-9326/11/2/024010", "ISBN" : "1748-9326", "ISSN" : "17489326", "abstract" : "European air quality legislation has reduced emissions of air pollutants across Europe since the 1970s, affecting air quality, human health and regional climate. We used a coupled composition-climate model to simulate the impacts of European air quality legislation and technology measures implemented between 1970 and 2010. We contrast simulations using two emission scenarios; one with actual emissions in 2010 and the other with emissions that would have occurred in 2010 in the absence of technological improvements and end-of-pipe treatment measures in the energy, industrial and road transport sectors. European emissions of sulphur dioxide, black carbon (BC) and organic carbon in 2010 are 53%, 59% and 32% lower respectively compared to emissions that would have occurred in 2010 in the absence of legislative and technology measures. These emission reductions decreased simulated European annual mean concentrations of fine particulate matter (PM 2.5 ) by 35%, sulphate by 44%, BC by 56% and particulate organic matter by 23%. The reduction in PM 2.5 concentrations is calculated to have prevented 80 000 (37 000\u2013116 000, at 95% confidence intervals) premature deaths annually across the European Union, resulting in a perceived financial benefit to society of US$232 billion annually (1.4% of 2010 EU GDP). The reduction in aerosol concentrations due to legislative and technology measures caused a positive change in the aerosol radiative effect at the top of atmosphere, reduced atmospheric absorption and also increased the amount of solar radiation incident at the surface over Europe. We used an energy budget approximation to estimate that these changes in the radiative balance have increased European annual mean surface temperatures and precipitation by 0.45 \u00b1 0.11 \u00b0C and by 13 \u00b1 0.8 mm yr \u22121 respectively. Our results show that the implementation of European legislation and technological improvements to reduce the emission of air pollutants has improved air quality and human health over Europe, as well as having an unintended impact on the regional radiative balance and climate.", "author" : [ { "dropping-particle" : "", "family" : "Turnock", "given" : "S. T.", "non-dropping-particle" : "", "parse-names" : false, "suffix" : "" }, { "dropping-particle" : "", "family" : "Butt", "given" : "E. W.", "non-dropping-particle" : "", "parse-names" : false, "suffix" : "" }, { "dropping-particle" : "", "family" : "Richardson", "given" : "T. B.", "non-dropping-particle" : "", "parse-names" : false, "suffix" : "" }, { "dropping-particle" : "", "family" : "Mann", "given" : "G. W.", "non-dropping-particle" : "", "parse-names" : false, "suffix" : "" }, { "dropping-particle" : "", "family" : "Reddington", "given" : "C. L.", "non-dropping-particle" : "", "parse-names" : false, "suffix" : "" }, { "dropping-particle" : "", "family" : "Forster", "given" : "P. M.", "non-dropping-particle" : "", "parse-names" : false, "suffix" : "" }, { "dropping-particle" : "", "family" : "Haywood", "given" : "J.", "non-dropping-particle" : "", "parse-names" : false, "suffix" : "" }, { "dropping-particle" : "", "family" : "Crippa", "given" : "M.", "non-dropping-particle" : "", "parse-names" : false, "suffix" : "" }, { "dropping-particle" : "", "family" : "Janssens-Maenhout", "given" : "G.", "non-dropping-particle" : "", "parse-names" : false, "suffix" : "" }, { "dropping-particle" : "", "family" : "Johnson", "given" : "C. E.", "non-dropping-particle" : "", "parse-names" : false, "suffix" : "" }, { "dropping-particle" : "", "family" : "Bellouin", "given" : "N.", "non-dropping-particle" : "", "parse-names" : false, "suffix" : "" }, { "dropping-particle" : "", "family" : "Carslaw", "given" : "K. S.", "non-dropping-particle" : "", "parse-names" : false, "suffix" : "" }, { "dropping-particle" : "V.", "family" : "Spracklen", "given" : "D.", "non-dropping-particle" : "", "parse-names" : false, "suffix" : "" } ], "container-title" : "Environmental Research Letters", "id" : "ITEM-1", "issue" : "2", "issued" : { "date-parts" : [ [ "2016" ] ] }, "title" : "The impact of European legislative and technology measures to reduce air pollutants on air quality, human health and climate", "translator" : [ { "dropping-particle" : "", "family" : "G2850", "given" : "", "non-dropping-particle" : "", "parse-names" : false, "suffix" : "" } ], "type" : "article-journal", "volume" : "11" }, "uris" : [ "http://www.mendeley.com/documents/?uuid=e8343756-dd65-34a9-a4e9-fbe36ad5f28d" ] }, { "id" : "ITEM-2", "itemData" : { "DOI" : "10.5194/acp-16-3825-2016", "author" : [ { "dropping-particle" : "", "family" : "Crippa", "given" : "M", "non-dropping-particle" : "", "parse-names" : false, "suffix" : "" }, { "dropping-particle" : "", "family" : "Janssens-Maenhout", "given" : "G", "non-dropping-particle" : "", "parse-names" : false, "suffix" : "" }, { "dropping-particle" : "", "family" : "Dentener", "given" : "F", "non-dropping-particle" : "", "parse-names" : false, "suffix" : "" }, { "dropping-particle" : "", "family" : "Guizzardi", "given" : "D", "non-dropping-particle" : "", "parse-names" : false, "suffix" : "" }, { "dropping-particle" : "", "family" : "Sindelarova", "given" : "K", "non-dropping-particle" : "", "parse-names" : false, "suffix" : "" }, { "dropping-particle" : "", "family" : "Muntean", "given" : "M", "non-dropping-particle" : "", "parse-names" : false, "suffix" : "" }, { "dropping-particle" : "", "family" : "Dingenen", "given" : "R", "non-dropping-particle" : "Van", "parse-names" : false, "suffix" : "" }, { "dropping-particle" : "", "family" : "Granier", "given" : "C", "non-dropping-particle" : "", "parse-names" : false, "suffix" : "" } ], "container-title" : "Atmospheric Chemistry and Physics", "id" : "ITEM-2", "issue" : "6", "issued" : { "date-parts" : [ [ "2016" ] ] }, "page" : "3825-3841", "title" : "Forty years of improvements in European air quality: regional policy-industry interactions with global impacts", "translator" : [ { "dropping-particle" : "", "family" : "G2996", "given" : "", "non-dropping-particle" : "", "parse-names" : false, "suffix" : "" } ], "type" : "article-journal", "volume" : "16" }, "uris" : [ "http://www.mendeley.com/documents/?uuid=0cbed00a-c043-4f6a-852a-fd12f0b1a024" ] }, { "id" : "ITEM-3", "itemData" : { "DOI" : "10.1073/pnas.1801191115", "ISBN" : "1801191115", "ISSN" : "0027-8424", "PMID" : "29712822", "abstract" : "Ground and satellite observations show that air pollution regulations in the United States (US) have resulted in substantial reductions in emissions and corresponding improvements in air quality over the last several decades. However, large uncertainties remain in evaluating how recent regulations affect different emission sectors and pollutant trends. Here we show a significant slowdown in decreasing US emissions of nitrogen oxides (NO x ) and carbon monoxide (CO) for 2011\u20132015 using satellite and surface measurements. This observed slowdown in emission reductions is significantly different from the trend expected using US Environmental Protection Agency (EPA) bottom-up inventories and impedes compliance with local and federal agency air-quality goals. We find that the difference between observations and EPA\u2019s NO x emission estimates could be explained by: ( i ) growing relative contributions of industrial, area, and off-road sources, ( ii ) decreasing relative contributions of on-road gasoline, and ( iii ) slower than expected decreases in on-road diesel emissions.", "author" : [ { "dropping-particle" : "", "family" : "Jiang", "given" : "Zhe", "non-dropping-particle" : "", "parse-names" : false, "suffix" : "" }, { "dropping-particle" : "", "family" : "McDonald", "given" : "Brian C.", "non-dropping-particle" : "", "parse-names" : false, "suffix" : "" }, { "dropping-particle" : "", "family" : "Worden", "given" : "Helen", "non-dropping-particle" : "", "parse-names" : false, "suffix" : "" }, { "dropping-particle" : "", "family" : "Worden", "given" : "John R.", "non-dropping-particle" : "", "parse-names" : false, "suffix" : "" }, { "dropping-particle" : "", "family" : "Miyazaki", "given" : "Kazuyuki", "non-dropping-particle" : "", "parse-names" : false, "suffix" : "" }, { "dropping-particle" : "", "family" : "Qu", "given" : "Zhen", "non-dropping-particle" : "", "parse-names" : false, "suffix" : "" }, { "dropping-particle" : "", "family" : "Henze", "given" : "Daven K.", "non-dropping-particle" : "", "parse-names" : false, "suffix" : "" }, { "dropping-particle" : "", "family" : "Jones", "given" : "Dylan B. A.", "non-dropping-particle" : "", "parse-names" : false, "suffix" : "" }, { "dropping-particle" : "", "family" : "Arellano", "given" : "Avelino F.", "non-dropping-particle" : "", "parse-names" : false, "suffix" : "" }, { "dropping-particle" : "V.", "family" : "Fischer", "given" : "Emily", "non-dropping-particle" : "", "parse-names" : false, "suffix" : "" }, { "dropping-particle" : "", "family" : "Zhu", "given" : "Liye", "non-dropping-particle" : "", "parse-names" : false, "suffix" : "" }, { "dropping-particle" : "", "family" : "Boersma", "given" : "K. Folkert", "non-dropping-particle" : "", "parse-names" : false, "suffix" : "" } ], "container-title" : "Proceedings of the National Academy of Sciences", "id" : "ITEM-3", "issue" : "20", "issued" : { "date-parts" : [ [ "2018", "5", "15" ] ] }, "page" : "5099-5104", "publisher" : "National Academy of Sciences", "title" : "Unexpected slowdown of US pollutant emission reduction in the past decade", "translator" : [ { "dropping-particle" : "", "family" : "G5417", "given" : "", "non-dropping-particle" : "", "parse-names" : false, "suffix" : "" } ], "type" : "article-journal", "volume" : "115" }, "uris" : [ "http://www.mendeley.com/documents/?uuid=73d74fb6-a091-43a8-8e08-4e1211fc15fb" ] }, { "id" : "ITEM-4", "itemData" : { "DOI" : "10.5194/acp-17-807-2017", "author" : [ { "dropping-particle" : "", "family" : "Miyazaki", "given" : "K", "non-dropping-particle" : "", "parse-names" : false, "suffix" : "" }, { "dropping-particle" : "", "family" : "Eskes", "given" : "H", "non-dropping-particle" : "", "parse-names" : false, "suffix" : "" }, { "dropping-particle" : "", "family" : "Sudo", "given" : "K", "non-dropping-particle" : "", "parse-names" : false, "suffix" : "" }, { "dropping-particle" : "", "family" : "Boersma", "given" : "K F", "non-dropping-particle" : "", "parse-names" : false, "suffix" : "" }, { "dropping-particle" : "", "family" : "Bowman", "given" : "K", "non-dropping-particle" : "", "parse-names" : false, "suffix" : "" }, { "dropping-particle" : "", "family" : "Kanaya", "given" : "Y", "non-dropping-particle" : "", "parse-names" : false, "suffix" : "" } ], "container-title" : "Atmospheric Chemistry and Physics", "id" : "ITEM-4", "issue" : "2", "issued" : { "date-parts" : [ [ "2017" ] ] }, "page" : "807-837", "title" : "Decadal changes in global surface NOx emissions from multi-constituent satellite data assimilation", "translator" : [ { "dropping-particle" : "", "family" : "G5131", "given" : "", "non-dropping-particle" : "", "parse-names" : false, "suffix" : "" } ], "type" : "article-journal", "volume" : "17" }, "uris" : [ "http://www.mendeley.com/documents/?uuid=e8267094-24a3-42b4-9c71-65986966caa0" ] } ], "mendeley" : { "formattedCitation" : "(Crippa et al., 2016; Turnock et al., 2016; Miyazaki et al., 2017; Jiang et al., 2018)", "plainTextFormattedCitation" : "(Crippa et al., 2016; Turnock et al., 2016; Miyazaki et al., 2017; Jiang et al., 2018)", "previouslyFormattedCitation" : "(Crippa et al., 2016; Turnock et al., 2016; Miyazaki et al., 2017; Jiang et al., 2018)" }, "properties" : { "noteIndex" : 0 }, "schema" : "https://github.com/citation-style-language/schema/raw/master/csl-citation.json" }</w:instrText>
      </w:r>
      <w:r w:rsidRPr="002F69B0">
        <w:rPr>
          <w:lang w:val="en-GB"/>
        </w:rPr>
        <w:fldChar w:fldCharType="separate"/>
      </w:r>
      <w:r w:rsidR="00CB33A1">
        <w:rPr>
          <w:noProof/>
          <w:lang w:val="en-GB"/>
        </w:rPr>
        <w:t>(Crippa et al., 2016; Turnock et al., 2016; Miyazaki et al., 2017; Jiang et al., 2018)</w:t>
      </w:r>
      <w:r w:rsidRPr="002F69B0">
        <w:rPr>
          <w:lang w:val="en-GB"/>
        </w:rPr>
        <w:fldChar w:fldCharType="end"/>
      </w:r>
      <w:ins w:id="587" w:author="Lucy Cowie" w:date="2021-07-25T15:30:00Z">
        <w:r w:rsidR="00D646FB">
          <w:rPr>
            <w:lang w:val="en-GB"/>
          </w:rPr>
          <w:t>,</w:t>
        </w:r>
      </w:ins>
      <w:r w:rsidRPr="002F69B0">
        <w:rPr>
          <w:lang w:val="en-GB"/>
        </w:rPr>
        <w:t xml:space="preserve"> </w:t>
      </w:r>
      <w:r>
        <w:rPr>
          <w:lang w:val="en-GB"/>
        </w:rPr>
        <w:t xml:space="preserve">partly driven by </w:t>
      </w:r>
      <w:r w:rsidRPr="002F69B0">
        <w:rPr>
          <w:color w:val="000000"/>
          <w:lang w:val="en-GB"/>
        </w:rPr>
        <w:t>continuous efforts to strengthen the emission</w:t>
      </w:r>
      <w:ins w:id="588" w:author="Lucy Cowie" w:date="2021-07-25T15:12:00Z">
        <w:r w:rsidR="000F0603">
          <w:rPr>
            <w:color w:val="000000"/>
            <w:lang w:val="en-GB"/>
          </w:rPr>
          <w:t>s</w:t>
        </w:r>
      </w:ins>
      <w:r w:rsidRPr="002F69B0">
        <w:rPr>
          <w:color w:val="000000"/>
          <w:lang w:val="en-GB"/>
        </w:rPr>
        <w:t xml:space="preserve"> standards for road vehicles in most countries </w:t>
      </w:r>
      <w:r w:rsidRPr="002F69B0">
        <w:rPr>
          <w:lang w:val="en-GB"/>
        </w:rPr>
        <w:t>(Figure</w:t>
      </w:r>
      <w:ins w:id="589" w:author="Ian Blenkinsop" w:date="2021-07-15T12:13:00Z">
        <w:r w:rsidR="00600CB0">
          <w:rPr>
            <w:lang w:val="en-GB"/>
          </w:rPr>
          <w:t>s</w:t>
        </w:r>
      </w:ins>
      <w:r w:rsidRPr="002F69B0">
        <w:rPr>
          <w:lang w:val="en-GB"/>
        </w:rPr>
        <w:t xml:space="preserve"> 6.</w:t>
      </w:r>
      <w:r>
        <w:rPr>
          <w:lang w:val="en-GB"/>
        </w:rPr>
        <w:t xml:space="preserve">18 </w:t>
      </w:r>
      <w:del w:id="590" w:author="Ian Blenkinsop" w:date="2021-07-15T12:13:00Z">
        <w:r w:rsidDel="00600CB0">
          <w:rPr>
            <w:lang w:val="en-GB"/>
          </w:rPr>
          <w:delText xml:space="preserve">&amp; </w:delText>
        </w:r>
      </w:del>
      <w:ins w:id="591" w:author="Ian Blenkinsop" w:date="2021-07-15T12:13:00Z">
        <w:r w:rsidR="00600CB0">
          <w:rPr>
            <w:lang w:val="en-GB"/>
          </w:rPr>
          <w:t xml:space="preserve">and </w:t>
        </w:r>
      </w:ins>
      <w:r>
        <w:rPr>
          <w:lang w:val="en-GB"/>
        </w:rPr>
        <w:t>6.19</w:t>
      </w:r>
      <w:r w:rsidRPr="002F69B0">
        <w:rPr>
          <w:lang w:val="en-GB"/>
        </w:rPr>
        <w:t>)</w:t>
      </w:r>
      <w:r w:rsidRPr="002F69B0">
        <w:rPr>
          <w:color w:val="000000"/>
          <w:lang w:val="en-GB"/>
        </w:rPr>
        <w:t xml:space="preserve">. In many regions, an increase in </w:t>
      </w:r>
      <w:commentRangeStart w:id="592"/>
      <w:r w:rsidRPr="002F69B0">
        <w:rPr>
          <w:color w:val="000000"/>
          <w:lang w:val="en-GB"/>
        </w:rPr>
        <w:t xml:space="preserve">vehicle fleet </w:t>
      </w:r>
      <w:commentRangeEnd w:id="592"/>
      <w:r w:rsidR="00980CE1">
        <w:rPr>
          <w:rStyle w:val="Marquedecommentaire"/>
          <w:lang w:val="en-GB"/>
        </w:rPr>
        <w:commentReference w:id="592"/>
      </w:r>
      <w:r w:rsidRPr="002F69B0">
        <w:rPr>
          <w:color w:val="000000"/>
          <w:lang w:val="en-GB"/>
        </w:rPr>
        <w:t>as well as non-compliance with emission</w:t>
      </w:r>
      <w:ins w:id="593" w:author="Lucy Cowie" w:date="2021-07-25T15:13:00Z">
        <w:r w:rsidR="005A3354">
          <w:rPr>
            <w:color w:val="000000"/>
            <w:lang w:val="en-GB"/>
          </w:rPr>
          <w:t>s</w:t>
        </w:r>
      </w:ins>
      <w:r w:rsidRPr="002F69B0">
        <w:rPr>
          <w:color w:val="000000"/>
          <w:lang w:val="en-GB"/>
        </w:rPr>
        <w:t xml:space="preserve"> standards </w:t>
      </w:r>
      <w:r w:rsidRPr="002F69B0">
        <w:rPr>
          <w:color w:val="000000"/>
          <w:lang w:val="en-GB"/>
        </w:rPr>
        <w:fldChar w:fldCharType="begin" w:fldLock="1"/>
      </w:r>
      <w:r w:rsidR="00D477C7">
        <w:rPr>
          <w:color w:val="000000"/>
          <w:lang w:val="en-GB"/>
        </w:rPr>
        <w:instrText>ADDIN CSL_CITATION { "citationItems" : [ { "id" : "ITEM-1", "itemData" : { "DOI" : "10.1088/1748-9326/aa8850", "ISSN" : "17489326", "abstract" : "Diesel cars have been emitting four to seven times more NOx in on-road driving than in type approval tests. These 'excess emissions' are a consequence of deliberate design of the vehicle's after-Treatment system, as investigations during the 'Dieselgate' scandal have revealed. Here we calculate health and environmental impacts of these excess NOx emissions in all European countries for the year 2013. We use national emissions reported officially under the UNECE Convention for Long-range Transport of Atmospheric Pollutants and employ the EMEP MSC-W Chemistry Transport Model and the GAINS Integrated Assessment Model to determine atmospheric concentrations and resulting impacts. We compare with impacts from hypothetical emissions where light duty diesel vehicles are assumed to emit only as much as their respective type approval limit value or as little as petrol cars of the same age. Excess NO2 concentrations can also have direct health impacts, but these overlap with the impacts from particulate matter (PM) and are not included here. We estimate that almost 10 000 premature deaths from PM2.5 and ozone in the adult population (age &gt;30 years) can be attributed to the NOx emissions from diesel cars and light commercial vehicles in EU28 plus Norway and Switzerland in 2013. About 50% of these could have been avoided if diesel limits had been achieved also in on-road driving; and had diesel cars emitted as little NOx as petrol cars, 80% of these premature deaths could have been avoided. Ecosystem eutrophication impacts (critical load exceedances) from the same diesel vehicles would also have been reduced at similar rates as for the health effects.", "author" : [ { "dropping-particle" : "", "family" : "Jonson", "given" : "J. E.", "non-dropping-particle" : "", "parse-names" : false, "suffix" : "" }, { "dropping-particle" : "", "family" : "Borken-Kleefeld", "given" : "J.", "non-dropping-particle" : "", "parse-names" : false, "suffix" : "" }, { "dropping-particle" : "", "family" : "Simpson", "given" : "D.", "non-dropping-particle" : "", "parse-names" : false, "suffix" : "" }, { "dropping-particle" : "", "family" : "Ny\u00edri", "given" : "A.", "non-dropping-particle" : "", "parse-names" : false, "suffix" : "" }, { "dropping-particle" : "", "family" : "Posch", "given" : "M.", "non-dropping-particle" : "", "parse-names" : false, "suffix" : "" }, { "dropping-particle" : "", "family" : "Heyes", "given" : "C.", "non-dropping-particle" : "", "parse-names" : false, "suffix" : "" } ], "container-title" : "Environmental Research Letters", "id" : "ITEM-1", "issue" : "9", "issued" : { "date-parts" : [ [ "2017", "9", "18" ] ] }, "page" : "94017", "title" : "Impact of excess NOx emissions from diesel cars on air quality, public health and eutrophication in Europe", "translator" : [ { "dropping-particle" : "", "family" : "G4253", "given" : "", "non-dropping-particle" : "", "parse-names" : false, "suffix" : "" } ], "type" : "article-journal", "volume" : "12" }, "uris" : [ "http://www.mendeley.com/documents/?uuid=e0b88889-04d6-4157-b375-da5635f78458" ] }, { "id" : "ITEM-2", "itemData" : { "DOI" : "10.1038/nature22086", "ISSN" : "0028-0836", "abstract" : "Across markets accounting for 80 per cent of global diesel vehicle sales, more than a third of diesel nitrogen oxide emissions are in excess of certification limits, causing many deaths.", "author" : [ { "dropping-particle" : "", "family" : "Anenberg", "given" : "Susan C.", "non-dropping-particle" : "", "parse-names" : false, "suffix" : "" }, { "dropping-particle" : "", "family" : "Miller", "given" : "Joshua", "non-dropping-particle" : "", "parse-names" : false, "suffix" : "" }, { "dropping-particle" : "", "family" : "Minjares", "given" : "Ray", "non-dropping-particle" : "", "parse-names" : false, "suffix" : "" }, { "dropping-particle" : "", "family" : "Du", "given" : "Li", "non-dropping-particle" : "", "parse-names" : false, "suffix" : "" }, { "dropping-particle" : "", "family" : "Henze", "given" : "Daven K.", "non-dropping-particle" : "", "parse-names" : false, "suffix" : "" }, { "dropping-particle" : "", "family" : "Lacey", "given" : "Forrest", "non-dropping-particle" : "", "parse-names" : false, "suffix" : "" }, { "dropping-particle" : "", "family" : "Malley", "given" : "Christopher S.", "non-dropping-particle" : "", "parse-names" : false, "suffix" : "" }, { "dropping-particle" : "", "family" : "Emberson", "given" : "Lisa", "non-dropping-particle" : "", "parse-names" : false, "suffix" : "" }, { "dropping-particle" : "", "family" : "Franco", "given" : "Vicente", "non-dropping-particle" : "", "parse-names" : false, "suffix" : "" }, { "dropping-particle" : "", "family" : "Klimont", "given" : "Zbigniew", "non-dropping-particle" : "", "parse-names" : false, "suffix" : "" }, { "dropping-particle" : "", "family" : "Heyes", "given" : "Chris", "non-dropping-particle" : "", "parse-names" : false, "suffix" : "" } ], "container-title" : "Nature", "id" : "ITEM-2", "issue" : "7655", "issued" : { "date-parts" : [ [ "2017", "5", "15" ] ] }, "page" : "467-471", "publisher" : "Nature Publishing Group", "title" : "Impacts and mitigation of excess diesel-related NOx emissions in 11 major vehicle markets", "translator" : [ { "dropping-particle" : "", "family" : "G3351", "given" : "", "non-dropping-particle" : "", "parse-names" : false, "suffix" : "" } ], "type" : "article-journal", "volume" : "545" }, "uris" : [ "http://www.mendeley.com/documents/?uuid=f3865917-c606-3632-ae1f-fcf922250eb5" ] }, { "id" : "ITEM-3", "itemData" : { "abstract" : "Exhaust from vehicles is a major source of outdoor air pollution worldwide. This study links state-of-the-art vehicle emissions, air pollution, and epidemiological models to estimate the impacts of transportation sector emissions on ambient PM2.5 and ozone and associated health impacts in 2010 and 2015. It provides a detailed picture of the global, regional, and local health impacts attributable to emissions from four transportation subsectors: on-road diesel vehicles, other on-road vehicles, shipping, and non-road mobile engines such as agricultural and construction equipment. The study links vehicle tailpipe emissions to ~361,000 premature deaths from ambient PM2.5 and ozone worldwide in 2010 and ~385,000 in 2015, equivalent to 11.7% of global ambient PM2.5 and ozone premature deaths in 2010 and 11.4% in 2015. An estimated 84% of global transportation-attributable deaths occurred in G20 countries, and 70% occurred in the four largest vehicle markets in 2015: China, India, the European Union, and the United States. Exhaust from on-road diesel vehicles was responsible for nearly half of the impacts (~181,000 premature deaths) worldwide, and fully two-thirds in India, France, Germany, and Italy. Together, PM2.5 and ozone concentrations from transportation emissions resulted in 7.8 million years of life lost and approximately $1 trillion (2015 US$) in health damages globally in 2015. The urban areas with the highest number of transportation-attributable air pollution in 2015 were Guangzhou, Tokyo, Shanghai, Mexico City, Cairo, New Delhi, Moscow, Beijing, London, and Los Angeles. By contrast, when normalized by population, the urban areas with the highest number of transportation-attributable air pollution deaths per 100,000 people were Milan, Turin, Stuttgart, Kiev, Cologne, Haarlem, Berlin, Rotterdam, London, and Leeds. Despite recent adoption of more stringent vehicle emission regulations in some major vehicle markets, the transportation sector remains a major contributor to the air pollution disease burden globally. This points to the need for reducing emissions from the transportation sector to be a central element of national and local management plans aimed at reducing ambient air pollution and its burden on public health. Wherever world-class vehicle emissions standards have not yet been adopted, countries and trade blocs should avoid continuation of the considerable public health damages highlighted in this report by accelerating their adoption. T\u2026", "author" : [ { "dropping-particle" : "", "family" : "Anenberg", "given" : "Susan C.", "non-dropping-particle" : "", "parse-names" : false, "suffix" : "" }, { "dropping-particle" : "", "family" : "Miller", "given" : "Joshua", "non-dropping-particle" : "", "parse-names" : false, "suffix" : "" }, { "dropping-particle" : "", "family" : "Henze", "given" : "Daven", "non-dropping-particle" : "", "parse-names" : false, "suffix" : "" }, { "dropping-particle" : "", "family" : "Minjares", "given" : "Ray", "non-dropping-particle" : "", "parse-names" : false, "suffix" : "" } ], "id" : "ITEM-3", "issued" : { "date-parts" : [ [ "2019" ] ] }, "number-of-pages" : "55", "publisher" : "International Council on Clean Transportation (ICCT)", "publisher-place" : "Washington, DC, USA", "title" : "A global snapshot of the air pollution-related health impacts of transportation sector emissions in 2010 and 2015", "translator" : [ { "dropping-particle" : "", "family" : "G4095", "given" : "Rt7", "non-dropping-particle" : "", "parse-names" : false, "suffix" : "" } ], "type" : "report" }, "uris" : [ "http://www.mendeley.com/documents/?uuid=c320b32d-be21-4397-824b-05a46b0856ea" ] }, { "id" : "ITEM-4", "itemData" : { "DOI" : "10.1073/pnas.1801191115", "ISBN" : "1801191115", "ISSN" : "0027-8424", "PMID" : "29712822", "abstract" : "Ground and satellite observations show that air pollution regulations in the United States (US) have resulted in substantial reductions in emissions and corresponding improvements in air quality over the last several decades. However, large uncertainties remain in evaluating how recent regulations affect different emission sectors and pollutant trends. Here we show a significant slowdown in decreasing US emissions of nitrogen oxides (NO x ) and carbon monoxide (CO) for 2011\u20132015 using satellite and surface measurements. This observed slowdown in emission reductions is significantly different from the trend expected using US Environmental Protection Agency (EPA) bottom-up inventories and impedes compliance with local and federal agency air-quality goals. We find that the difference between observations and EPA\u2019s NO x emission estimates could be explained by: ( i ) growing relative contributions of industrial, area, and off-road sources, ( ii ) decreasing relative contributions of on-road gasoline, and ( iii ) slower than expected decreases in on-road diesel emissions.", "author" : [ { "dropping-particle" : "", "family" : "Jiang", "given" : "Zhe", "non-dropping-particle" : "", "parse-names" : false, "suffix" : "" }, { "dropping-particle" : "", "family" : "McDonald", "given" : "Brian C.", "non-dropping-particle" : "", "parse-names" : false, "suffix" : "" }, { "dropping-particle" : "", "family" : "Worden", "given" : "Helen", "non-dropping-particle" : "", "parse-names" : false, "suffix" : "" }, { "dropping-particle" : "", "family" : "Worden", "given" : "John R.", "non-dropping-particle" : "", "parse-names" : false, "suffix" : "" }, { "dropping-particle" : "", "family" : "Miyazaki", "given" : "Kazuyuki", "non-dropping-particle" : "", "parse-names" : false, "suffix" : "" }, { "dropping-particle" : "", "family" : "Qu", "given" : "Zhen", "non-dropping-particle" : "", "parse-names" : false, "suffix" : "" }, { "dropping-particle" : "", "family" : "Henze", "given" : "Daven K.", "non-dropping-particle" : "", "parse-names" : false, "suffix" : "" }, { "dropping-particle" : "", "family" : "Jones", "given" : "Dylan B. A.", "non-dropping-particle" : "", "parse-names" : false, "suffix" : "" }, { "dropping-particle" : "", "family" : "Arellano", "given" : "Avelino F.", "non-dropping-particle" : "", "parse-names" : false, "suf</w:instrText>
      </w:r>
      <w:r w:rsidR="00D477C7" w:rsidRPr="002A1EE0">
        <w:rPr>
          <w:color w:val="000000"/>
          <w:rPrChange w:id="594" w:author="Clotilde Pean" w:date="2021-08-08T19:08:00Z">
            <w:rPr>
              <w:color w:val="000000"/>
              <w:lang w:val="en-GB"/>
            </w:rPr>
          </w:rPrChange>
        </w:rPr>
        <w:instrText>fix" : "" }, { "dropping-particle" : "V.", "family" : "Fischer", "given" : "Emily", "non-dropping-particle" : "", "parse-names" : false, "suffix" : "" }, { "dropping-particle" : "", "family" : "Zhu", "given" : "Liye", "non-dropping-particle" : "", "parse-names" : false, "suffix" : "" }, { "dropping-particle" : "", "family" : "Boersma", "given" : "K. Folkert", "non-dropping-particle" : "", "parse-names" : false, "suffix" : "" } ], "container-title" : "Proceedings of the National Academy of Sciences", "id" : "ITEM-4", "issue" : "20", "issued" : { "date-parts" : [ [ "2018", "5", "15" ] ] }, "page" : "5099-5104", "publisher" : "National Academy of Sciences", "title" : "Unexpected slowdown of US pollutant emission reduction in the past decade", "translator" : [ { "dropping-particle" : "", "family" : "G5417", "given" : "", "non-dropping-particle" : "", "parse-names" : false, "suffix" : "" } ], "type" : "article-journal", "volume" : "115" }, "uris" : [ "http://www.mendeley.com/documents/?uuid=73d74fb6-a091-43a8-8e08-4e1211fc15fb" ] } ], "mendeley" : { "formattedCitation" : "(Anenberg et al., 2017, 2019; Jonson et al., 2017; Jiang et al., 2018)", "plainTextFormattedCitation" : "(Anenberg et al., 2017, 2019; Jonson et al., 2017; Jiang et al., 2018)", "previouslyFormattedCitation" : "(Anenberg et al., 2017, 2019; Jonson et al., 2017; Jiang et al., 2018)" }, "properties" : { "noteIndex" : 0 }, "schema" : "https://github.com/citation-style-language/schema/raw/master/csl-citation.json" }</w:instrText>
      </w:r>
      <w:r w:rsidRPr="002F69B0">
        <w:rPr>
          <w:color w:val="000000"/>
          <w:lang w:val="en-GB"/>
        </w:rPr>
        <w:fldChar w:fldCharType="separate"/>
      </w:r>
      <w:r w:rsidR="00CB33A1">
        <w:rPr>
          <w:noProof/>
          <w:color w:val="000000"/>
        </w:rPr>
        <w:t>(Anenberg et al., 2017, 2019; Jonson et al., 2017; Jiang et al., 2018)</w:t>
      </w:r>
      <w:r w:rsidRPr="002F69B0">
        <w:rPr>
          <w:color w:val="000000"/>
          <w:lang w:val="en-GB"/>
        </w:rPr>
        <w:fldChar w:fldCharType="end"/>
      </w:r>
      <w:r w:rsidRPr="00C827FE">
        <w:rPr>
          <w:color w:val="000000"/>
        </w:rPr>
        <w:t xml:space="preserve">, growing aviation </w:t>
      </w:r>
      <w:r w:rsidRPr="002F69B0">
        <w:rPr>
          <w:color w:val="000000"/>
          <w:lang w:val="en-GB"/>
        </w:rPr>
        <w:fldChar w:fldCharType="begin" w:fldLock="1"/>
      </w:r>
      <w:r w:rsidR="00D477C7">
        <w:rPr>
          <w:color w:val="000000"/>
        </w:rPr>
        <w:instrText>ADDIN CSL_CITATION { "citationItems" : [ { "id" : "ITEM-1", "itemData" : { "DOI" : "10.1016/j.atmosenv.2020.117834", "ISSN" : "13522310", "author" : [ { "dropping-particle" : "", "family" : "Lee", "given" : "D.S.", "non-dropping-particle" : "", "parse-names" : false, "suffix" : "" }, { "dropping-particle" : "", "family" : "Fahey", "given" : "D.W.", "non-dropping-particle" : "", "parse-names" : false, "suffix" : "" }, { "dropping-particle" : "", "family" : "Skowron", "given" : "A.", "non-dropping-particle" : "", "parse-names" : false, "suffix" : "" }, { "dropping-particle" : "", "family" : "Allen", "given" : "M.R.", "non-dropping-particle" : "", "parse-names" : false, "suffix" : "" }, { "dropping-particle" : "", "family" : "Burkhardt", "given" : "U.", "non-dropping-particle" : "", "parse-names" : false, "suffix" : "" }, { "dropping-particle" : "", "family" : "Chen", "given" : "Q.", "non-dropping-particle" : "", "parse-names" : false, "suffix" : "" }, { "dropping-particle" : "", "family" : "Doherty", "given" : "S.J.", "non-dropping-particle" : "", "parse-names" : false, "suffix" : "" }, { "dropping-particle" : "", "family" : "Freeman", "given" : "S.", "non-dropping-particle" : "", "parse-names" : false, "suffix" : "" }, { "dropping-particle" : "", "family" : "Forster", "given" : "P.M.", "non-dropping-particle" : "", "parse-names" : false, "suffix" : "" }, { "dropping-particle" : "", "family" : "Fuglestvedt", "given" : "J.", "non-dropping-particle" : "", "parse-names" : false, "suffix" : "" }, { "dropping-particle" : "", "family" : "Gettelman", "given" : "A.", "non-dropping-particle" : "", "parse-names" : false, "suffix" : "" }, { "dropping-particle" : "", "family" : "Le\u00f3n", "given" : "R.R.", "non-dropping-particle" : "De", "parse-names" : false, "suffix" : "" }, { "dropping-particle" : "", "family" : "Lim", "given" : "L.L.", "non-dropping-particle" : "", "parse-names" : false, "suffix" : "" }, { "dropping-particle" : "", "family" : "Lund", "given" : "M.T.", "non-dropping-particle" : "", "parse-names" : false, "suffix" : "" }, { "dropping-particle" : "", "family" : "Millar", "given" : "R.J.", "non-dropping-particle" : "", "parse-names" : false, "suffix" : "" }, { "dropping-particle" : "", "family" : "Owen", "given" : "B.", "non-dropping-particle" : "", "parse-names" : false, "suffix" : "" }, { "dropping-particle" : "", "family" : "Penner", "given" : "J.E.", "non-dropping-particle" : "", "parse-names" : false, "suffix" : "" }, { "dropping-particle" : "", "family" : "Pitari", "given" : "G.", "non-dropping-particle" : "", "parse-names" : false, "suffix" : "" }, { "dropping-particle" : "", "family" : "Prather", "given" : "M.J.", "non-dropping-particle" : "", "parse-names" : false, "suffix" : "" }, { "dropping-particle" : "", "family" : "Sausen", "given" : "R.", "non-dropping-particle" : "", "parse-names" : false, "suffix" : "" }, { "dropping-particle" : "", "family" : "Wilcox", "given" : "L.J.", "non-dropping-particle" : "", "parse-names" : false, "suffix" : "" } ], "container-title" : "Atmospheric Environment", "id" : "ITEM-1", "issued" : { "date-parts" : [ [ "2021", "1" ] ] }, "page" : "117834", "title" : "The contribution of global aviation to anthropogenic climate forcing for 2000 to 2018", "translator" : [ { "dropping-particle" : "", "family" : "G5421", "given" : "", "non-dropping-particle" : "", "parse-names" : false, "suffix" : "" } ], "type" : "article-journal", "volume" : "244" }, "uris" : [ "http://www.mendeley.com/documents/?uuid=4e2a014b-c94e-4b3c-</w:instrText>
      </w:r>
      <w:r w:rsidR="00D477C7" w:rsidRPr="002A1EE0">
        <w:rPr>
          <w:color w:val="000000"/>
          <w:lang w:val="en-US"/>
          <w:rPrChange w:id="595" w:author="Clotilde Pean" w:date="2021-08-08T19:08:00Z">
            <w:rPr>
              <w:color w:val="000000"/>
            </w:rPr>
          </w:rPrChange>
        </w:rPr>
        <w:instrText>bd26-0589d56ee67e" ] }, { "id" : "ITEM-2", "itemData" : { "DOI" : "10.1088/1748-9326/ab5dd7", "ISSN" : "1748-9326", "author" : [ { "dropping-particle" : "", "family" : "Grewe", "given" : "Volker", "non-dropping-particle" : "", "parse-names" : false, "suffix" : "" }, { "dropping-particle" : "", "family" : "Matthes", "given" : "Sigrun", "non-dropping-particle" : "", "parse-names" : false, "suffix" : "" }, { "dropping-particle" : "", "family" : "Dahlmann", "given" : "Katrin", "non-dropping-particle" : "", "parse-names" : false, "suffix" : "" } ], "container-title" : "Environmental Research Letters", "id" : "ITEM-2", "issue" : "12", "issued" : { "date-parts" : [ [ "2019" ] ] }, "page" : "121003", "publisher" : "IOP Publishing", "title" : "The contribution of aviation NOx emissions to climate change: are we ignoring methodological flaws?", "translator" : [ { "dropping-particle" : "", "family" : "G5129", "given" : "", "non-dropping-particle" : "", "parse-names" : false, "suffix" : "" } ], "type" : "article-journal", "volume" : "14" }, "uris" : [ "http://www.mendeley.com/documents/?uuid=327fc3c1-583a-489a-8e35-ea1974484e5f" ] } ], "mendeley" : { "formattedCitation" : "(Grewe et al., 2019; Lee et al., 2021)", "plainTextFormattedCitation" : "(Grewe et al., 2019; Lee et al., 2021)", "previouslyFormattedCitation" : "(Grewe et al., 2019; Lee et al., 2021)" }, "properties" : { "noteIndex" : 0 }, "schema" : "https://github.com/citation-style-language/schema/raw/master/csl-citation.json" }</w:instrText>
      </w:r>
      <w:r w:rsidRPr="002F69B0">
        <w:rPr>
          <w:color w:val="000000"/>
          <w:lang w:val="en-GB"/>
        </w:rPr>
        <w:fldChar w:fldCharType="separate"/>
      </w:r>
      <w:r w:rsidR="00CB33A1">
        <w:rPr>
          <w:noProof/>
          <w:color w:val="000000"/>
          <w:lang w:val="en-GB"/>
        </w:rPr>
        <w:t>(Grewe et al., 2019; Lee et al., 2021)</w:t>
      </w:r>
      <w:r w:rsidRPr="002F69B0">
        <w:rPr>
          <w:color w:val="000000"/>
          <w:lang w:val="en-GB"/>
        </w:rPr>
        <w:fldChar w:fldCharType="end"/>
      </w:r>
      <w:r w:rsidRPr="002F69B0">
        <w:rPr>
          <w:color w:val="000000"/>
          <w:lang w:val="en-GB"/>
        </w:rPr>
        <w:t xml:space="preserve"> and demand for energy, and consequently </w:t>
      </w:r>
      <w:ins w:id="596" w:author="Lucy Cowie" w:date="2021-07-25T15:17:00Z">
        <w:r w:rsidR="00980CE1">
          <w:rPr>
            <w:color w:val="000000"/>
            <w:lang w:val="en-GB"/>
          </w:rPr>
          <w:t xml:space="preserve">a </w:t>
        </w:r>
      </w:ins>
      <w:r w:rsidRPr="002F69B0">
        <w:rPr>
          <w:color w:val="000000"/>
          <w:lang w:val="en-GB"/>
        </w:rPr>
        <w:t xml:space="preserve">large number of new fossil fuel power plants, have been </w:t>
      </w:r>
      <w:commentRangeStart w:id="597"/>
      <w:r>
        <w:rPr>
          <w:color w:val="000000"/>
          <w:lang w:val="en-GB"/>
        </w:rPr>
        <w:t>overcompensating</w:t>
      </w:r>
      <w:commentRangeEnd w:id="597"/>
      <w:r w:rsidR="002F2286">
        <w:rPr>
          <w:rStyle w:val="Marquedecommentaire"/>
          <w:lang w:val="en-GB"/>
        </w:rPr>
        <w:commentReference w:id="597"/>
      </w:r>
      <w:r w:rsidRPr="002F69B0">
        <w:rPr>
          <w:color w:val="000000"/>
          <w:lang w:val="en-GB"/>
        </w:rPr>
        <w:t xml:space="preserve"> these reductions. Since about 2011, global </w:t>
      </w:r>
      <w:r w:rsidRPr="006F3E97">
        <w:rPr>
          <w:rFonts w:eastAsiaTheme="majorEastAsia" w:cstheme="majorBidi"/>
          <w:color w:val="000000"/>
          <w:lang w:val="en-GB"/>
        </w:rPr>
        <w:t>NO</w:t>
      </w:r>
      <w:r w:rsidRPr="00D8530D">
        <w:rPr>
          <w:rFonts w:eastAsiaTheme="majorEastAsia" w:cstheme="majorBidi"/>
          <w:iCs/>
          <w:color w:val="000000"/>
          <w:vertAlign w:val="subscript"/>
          <w:lang w:val="en-GB"/>
          <w:rPrChange w:id="598" w:author="Lucy Cowie" w:date="2021-07-25T15:17:00Z">
            <w:rPr>
              <w:rFonts w:eastAsiaTheme="majorEastAsia" w:cstheme="majorBidi"/>
              <w:i/>
              <w:color w:val="000000"/>
              <w:vertAlign w:val="subscript"/>
              <w:lang w:val="en-GB"/>
            </w:rPr>
          </w:rPrChange>
        </w:rPr>
        <w:t>x</w:t>
      </w:r>
      <w:r w:rsidRPr="00D8530D">
        <w:rPr>
          <w:iCs/>
          <w:color w:val="000000"/>
          <w:lang w:val="en-GB"/>
        </w:rPr>
        <w:t xml:space="preserve"> </w:t>
      </w:r>
      <w:r w:rsidRPr="002F69B0">
        <w:rPr>
          <w:color w:val="000000"/>
          <w:lang w:val="en-GB"/>
        </w:rPr>
        <w:t>emissions appear to have stabilized or slightly declined (</w:t>
      </w:r>
      <w:r w:rsidRPr="002F69B0">
        <w:rPr>
          <w:i/>
          <w:color w:val="000000"/>
          <w:lang w:val="en-GB"/>
        </w:rPr>
        <w:t>medium confidence</w:t>
      </w:r>
      <w:r w:rsidRPr="006F3E97">
        <w:rPr>
          <w:color w:val="000000"/>
          <w:lang w:val="en-GB"/>
        </w:rPr>
        <w:t xml:space="preserve">) but the global rate of decline has been underestimated in </w:t>
      </w:r>
      <w:ins w:id="599" w:author="Lucy Cowie" w:date="2021-07-26T10:20:00Z">
        <w:r w:rsidR="007032C9">
          <w:rPr>
            <w:color w:val="000000"/>
            <w:lang w:val="en-GB"/>
          </w:rPr>
          <w:t xml:space="preserve">the </w:t>
        </w:r>
      </w:ins>
      <w:r w:rsidRPr="006F3E97">
        <w:rPr>
          <w:color w:val="000000"/>
          <w:lang w:val="en-GB"/>
        </w:rPr>
        <w:t>CEDS, as recent data suggest that emission</w:t>
      </w:r>
      <w:ins w:id="600" w:author="Lucy Cowie" w:date="2021-07-25T15:18:00Z">
        <w:r w:rsidR="00D8530D">
          <w:rPr>
            <w:color w:val="000000"/>
            <w:lang w:val="en-GB"/>
          </w:rPr>
          <w:t>s</w:t>
        </w:r>
      </w:ins>
      <w:r w:rsidRPr="006F3E97">
        <w:rPr>
          <w:color w:val="000000"/>
          <w:lang w:val="en-GB"/>
        </w:rPr>
        <w:t xml:space="preserve"> reductions in China were larger than included in </w:t>
      </w:r>
      <w:ins w:id="601" w:author="Lucy Cowie" w:date="2021-07-26T10:20:00Z">
        <w:r w:rsidR="007032C9">
          <w:rPr>
            <w:color w:val="000000"/>
            <w:lang w:val="en-GB"/>
          </w:rPr>
          <w:t xml:space="preserve">the </w:t>
        </w:r>
      </w:ins>
      <w:r w:rsidRPr="006F3E97">
        <w:rPr>
          <w:color w:val="000000"/>
          <w:lang w:val="en-GB"/>
        </w:rPr>
        <w:t>CED</w:t>
      </w:r>
      <w:ins w:id="602" w:author="Lucy Cowie" w:date="2021-07-26T10:20:00Z">
        <w:r w:rsidR="007032C9">
          <w:rPr>
            <w:color w:val="000000"/>
            <w:lang w:val="en-GB"/>
          </w:rPr>
          <w:t>S</w:t>
        </w:r>
      </w:ins>
      <w:del w:id="603" w:author="Lucy Cowie" w:date="2021-07-26T10:20:00Z">
        <w:r w:rsidRPr="006F3E97" w:rsidDel="007032C9">
          <w:rPr>
            <w:color w:val="000000"/>
            <w:lang w:val="en-GB"/>
          </w:rPr>
          <w:delText>s</w:delText>
        </w:r>
      </w:del>
      <w:del w:id="604" w:author="Lucy Cowie" w:date="2021-07-25T15:18:00Z">
        <w:r w:rsidRPr="006F3E97" w:rsidDel="0034468A">
          <w:rPr>
            <w:color w:val="000000"/>
            <w:lang w:val="en-GB"/>
          </w:rPr>
          <w:delText>.</w:delText>
        </w:r>
      </w:del>
      <w:r w:rsidRPr="006F3E97" w:rsidDel="006F3E97">
        <w:rPr>
          <w:color w:val="000000"/>
          <w:lang w:val="en-GB"/>
        </w:rPr>
        <w:t xml:space="preserve"> </w:t>
      </w:r>
      <w:r w:rsidRPr="002F69B0">
        <w:rPr>
          <w:color w:val="000000"/>
          <w:lang w:val="en-GB"/>
        </w:rPr>
        <w:t>(</w:t>
      </w:r>
      <w:r w:rsidRPr="002F69B0">
        <w:rPr>
          <w:lang w:val="en-GB"/>
        </w:rPr>
        <w:t>Figure 6.</w:t>
      </w:r>
      <w:r>
        <w:rPr>
          <w:lang w:val="en-GB"/>
        </w:rPr>
        <w:t>19</w:t>
      </w:r>
      <w:r w:rsidRPr="002F69B0">
        <w:rPr>
          <w:color w:val="000000"/>
          <w:lang w:val="en-GB"/>
        </w:rPr>
        <w:t xml:space="preserve"> and Hoesly et al.</w:t>
      </w:r>
      <w:ins w:id="605" w:author="Robin Matthews" w:date="2021-07-08T15:07:00Z">
        <w:r w:rsidR="00BE4C5D">
          <w:rPr>
            <w:color w:val="000000"/>
            <w:lang w:val="en-GB"/>
          </w:rPr>
          <w:t>,</w:t>
        </w:r>
      </w:ins>
      <w:r w:rsidRPr="002F69B0">
        <w:rPr>
          <w:color w:val="000000"/>
          <w:lang w:val="en-GB"/>
        </w:rPr>
        <w:t xml:space="preserve"> </w:t>
      </w:r>
      <w:commentRangeStart w:id="606"/>
      <w:r w:rsidRPr="002F69B0">
        <w:rPr>
          <w:color w:val="000000"/>
          <w:lang w:val="en-GB"/>
        </w:rPr>
        <w:fldChar w:fldCharType="begin" w:fldLock="1"/>
      </w:r>
      <w:ins w:id="607" w:author="Robin Matthews" w:date="2021-07-08T15:07:00Z">
        <w:r w:rsidR="00BE4C5D">
          <w:rPr>
            <w:color w:val="000000"/>
            <w:lang w:val="en-GB"/>
          </w:rPr>
          <w:instrText>ADDIN CSL_CITATION { "citationItems" : [ { "id" : "ITEM-1", "itemData" : { "DOI" : "10.5194/gmd-11-369-2018", "ISBN" : "1991-962X", "ISSN" : "19919603", "abstract" : "We present a new data set of annual historical (1750\u20132014) anthropogenic chemically reactive gases (CO, CH4, NH3, NOx, SO2, NMVOCs), carbonaceous aerosols (black carbon \u2013 BC, and organic carbon \u2013 OC), and CO2 developed with the Community Emissions Data System (CEDS). We improve upon existing inventories with a more consistent and reproducible methodology applied to all emission species, updated emission factors, and recent estimates through 2014. The data system relies on existing energy consumption data sets and regional and country-specific inventories to produce trends over recent decades. All emission species are consistently estimated using the same activity data over all time periods. Emissions are provided on an annual basis at the level of country and sector and gridded with monthly seasonality. These estimates are comparable to, but generally slightly higher than, existing global inventories. Emissions over the most recent years are more uncertain, particularly in low- and middle-income regions where country-specific emission inventories are less available. Future work will involve refining and updating these emission estimates, estimating emissions' uncertainty, and publication of the system as open-source software.", "author" : [ { "dropping-particle" : "", "family" : "Hoesly", "given" : "Rachel M.", "non-dropping-particle" : "", "parse-names" : false, "suffix" : "" }, { "dropping-particle" : "", "family" : "Smith", "given" : "Steven J.", "non-dropping-particle" : "", "parse-names" : false, "suffix" : "" }, { "dropping-particle" : "", "family" : "Feng", "given" : "Leyang", "non-dropping-particle" : "", "parse-names" : false, "suffix" : "" }, { "dropping-particle" : "", "family" : "Klimont", "given" : "Zbigniew", "non-dropping-particle" : "", "parse-names" : false, "suffix" : "" }, { "dropping-particle" : "", "family" : "Janssens-Maenhout", "given" : "Greet", "non-dropping-particle" : "", "parse-names" : false, "suffix" : "" }, { "dropping-particle" : "", "family" : "Pitkanen", "given" : "Tyler", "non-dropping-particle" : "", "parse-names" : false, "suffix" : "" }, { "dropping-particle" : "", "family" : "Seibert", "given" : "Jonathan J.", "non-dropping-particle" : "", "parse-names" : false, "suffix" : "" }, { "dropping-particle" : "", "family" : "Vu", "given" : "Linh", "non-dropping-particle" : "", "parse-names" : false, "suffix" : "" }, { "dropping-particle" : "", "family" : "Andres", "given" : "Robert J.", "non-dropping-particle" : "", "parse-names" : false, "suffix" : "" }, { "dropping-particle" : "", "family" : "Bolt", "given" : "Ryan M.", "non-dropping-particle" : "", "parse-names" : false, "suffix" : "" }, { "dropping-particle" : "", "family" : "Bond", "given" : "Tami C.", "non-dropping-particle" : "", "parse-names" : false, "suffix" : "" }, { "dropping-particle" : "", "family" : "Dawidowski", "given" : "Laura", "non-dropping-particle" : "", "parse-names" : false, "suffix" : "" }, { "dropping-particle" : "", "family" : "Kholod", "given" : "Nazar", "non-dropping-particle" : "", "parse-names" : false, "suffix" : "" }, { "dropping-particle" : "", "family" : "Kurokawa", "given" : "June Ichi", "non-dropping-particle" : "", "parse-names" : false, "suffix" : "" }, { "dropping-particle" : "", "family" : "Li", "given" : "Meng", "non-dropping-particle" : "", "parse-names" : false, "suffix" : "" }, { "dropping-particle" : "", "family" : "Liu", "given" : "Liang", "non-dropping-particle" : "", "parse-names" : false, "suffix" : "" }, { "dropping-particle" : "", "family" : "Lu", "given" : "Zifeng", "non-dropping-particle" : "", "parse-names" : false, "suffix" : "" }, { "dropping-particle" : "", "family" : "Moura", "given" : "Maria C.P.", "non-dropping-particle" : "", "parse-names" : false, "suffix" : "" }, { "dropping-particle" : "", "family" : "O'Rourke", "given" : "Patrick R.", "non-dropping-particle" : "", "parse-names" : false, "suffix" : "" }, { "dropping-particle" : "", "family" : "Zhang", "given" : "Qiang", "non-dropping-particle" : "", "parse-names" : false, "suffix" : "" } ], "container-title" : "Geoscientific Model Development", "id" : "ITEM-1", "issue" : "1", "issued" : { "date-parts" : [ [ "2018" ] ] }, "page" : "369-408", "title" : "Historical (1750-2014) anthropogenic emissions of reactive gases and aerosols from the Community Emissions Data System (CEDS)", "translator" : [ { "dropping-particle" : "", "family" : "G2885", "given" : "", "non-dropping-particle" : "", "parse-names" : false, "suffix" : "" } ], "type" : "article-journal", "volume" : "11" }, "suppress-author" : 1, "uris" : [ "http://www.mendeley.com/documents/?uuid=2bf2fa68-b7ee-423d-bfbd-d77a4390d45e" ] } ], "mendeley" : { "formattedCitation" : "(2018)", "manualFormatting" : "2018)", "plainTextFormattedCitation" : "(2018)", "previouslyFormattedCitation" : "(2018)" }, "properties" : { "noteIndex" : 0 }, "schema" : "https://github.com/citation-style-language/schema/raw/master/csl-citation.json" }</w:instrText>
        </w:r>
      </w:ins>
      <w:del w:id="608" w:author="Robin Matthews" w:date="2021-07-08T15:07:00Z">
        <w:r w:rsidR="00D477C7" w:rsidDel="00BE4C5D">
          <w:rPr>
            <w:color w:val="000000"/>
            <w:lang w:val="en-GB"/>
          </w:rPr>
          <w:delInstrText>ADDIN CSL_CITATION { "citationItems" : [ { "id" : "ITEM-1", "itemData" : { "DOI" : "10.5194/gmd-11-369-2018", "ISBN" : "1991-962X", "ISSN" : "19919603", "abstract" : "We present a new data set of annual historical (1750\u20132014) anthropogenic chemically reactive gases (CO, CH4, NH3, NOx, SO2, NMVOCs), carbonaceous aerosols (black carbon \u2013 BC, and organic carbon \u2013 OC), and CO2 developed with the Community Emissions Data System (CEDS). We improve upon existing inventories with a more consistent and reproducible methodology applied to all emission species, updated emission factors, and recent estimates through 2014. The data system relies on existing energy consumption data sets and regional and country-specific inventories to produce trends over recent decades. All emission species are consistently estimated using the same activity data over all time periods. Emissions are provided on an annual basis at the level of country and sector and gridded with monthly seasonality. These estimates are comparable to, but generally slightly higher than, existing global inventories. Emissions over the most recent years are more uncertain, particularly in low- and middle-income regions where country-specific emission inventories are less available. Future work will involve refining and updating these emission estimates, estimating emissions' uncertainty, and publication of the system as open-source software.", "author" : [ { "dropping-particle" : "", "family" : "Hoesly", "given" : "Rachel M.", "non-dropping-particle" : "", "parse-names" : false, "suffix" : "" }, { "dropping-particle" : "", "family" : "Smith", "given" : "Steven J.", "non-dropping-particle" : "", "parse-names" : false, "suffix" : "" }, { "dropping-particle" : "", "family" : "Feng", "given" : "Leyang", "non-dropping-particle" : "", "parse-names" : false, "suffix" : "" }, { "dropping-particle" : "", "family" : "Klimont", "given" : "Zbigniew", "non-dropping-particle" : "", "parse-names" : false, "suffix" : "" }, { "dropping-particle" : "", "family" : "Janssens-Maenhout", "given" : "Greet", "non-dropping-particle" : "", "parse-names" : false, "suffix" : "" }, { "dropping-particle" : "", "family" : "Pitkanen", "given" : "Tyler", "non-dropping-particle" : "", "parse-names" : false, "suffix" : "" }, { "dropping-particle" : "", "family" : "Seibert", "given" : "Jonathan J.", "non-dropping-particle" : "", "parse-names" : false, "suffix" : "" }, { "dropping-particle" : "", "family" : "Vu", "given" : "Linh", "non-dropping-particle" : "", "parse-names" : false, "suffix" : "" }, { "dropping-particle" : "", "family" : "Andres", "given" : "Robert J.", "non-dropping-particle" : "", "parse-names" : false, "suffix" : "" }, { "dropping-particle" : "", "family" : "Bolt", "given" : "Ryan M.", "non-dropping-particle" : "", "parse-names" : false, "suffix" : "" }, { "dropping-particle" : "", "family" : "Bond", "given" : "Tami C.", "non-dropping-particle" : "", "parse-names" : false, "suffix" : "" }, { "dropping-particle" : "", "family" : "Dawidowski", "given" : "Laura", "non-dropping-particle" : "", "parse-names" : false, "suffix" : "" }, { "dropping-particle" : "", "family" : "Kholod", "given" : "Nazar", "non-dropping-particle" : "", "parse-names" : false, "suffix" : "" }, { "dropping-particle" : "", "family" : "Kurokawa", "given" : "June Ichi", "non-dropping-particle" : "", "parse-names" : false, "suffix" : "" }, { "dropping-particle" : "", "family" : "Li", "given" : "Meng", "non-dropping-particle" : "", "parse-names" : false, "suffix" : "" }, { "dropping-particle" : "", "family" : "Liu", "given" : "Liang", "non-dropping-particle" : "", "parse-names" : false, "suffix" : "" }, { "dropping-particle" : "", "family" : "Lu", "given" : "Zifeng", "non-dropping-particle" : "", "parse-names" : false, "suffix" : "" }, { "dropping-particle" : "", "family" : "Moura", "given" : "Maria C.P.", "non-dropping-particle" : "", "parse-names" : false, "suffix" : "" }, { "dropping-particle" : "", "family" : "O'Rourke", "given" : "Patrick R.", "non-dropping-particle" : "", "parse-names" : false, "suffix" : "" }, { "dropping-particle" : "", "family" : "Zhang", "given" : "Qiang", "non-dropping-particle" : "", "parse-names" : false, "suffix" : "" } ], "container-title" : "Geoscientific Model Development", "id" : "ITEM-1", "issue" : "1", "issued" : { "date-parts" : [ [ "2018" ] ] }, "page" : "369-408", "title" : "Historical (1750-2014) anthropogenic emissions of reactive gases and aerosols from the Community Emissions Data System (CEDS)", "translator" : [ { "dropping-particle" : "", "family" : "G2885", "given" : "", "non-dropping-particle" : "", "parse-names" : false, "suffix" : "" } ], "type" : "article-journal", "volume" : "11" }, "suppress-author" : 1, "uris" : [ "http://www.mendeley.com/documents/?uuid=2bf2fa68-b7ee-423d-bfbd-d77a4390d45e" ] } ], "mendeley" : { "formattedCitation" : "(2018)", "plainTextFormattedCitation" : "(2018)", "previouslyFormattedCitation" : "(2018)" }, "properties" : { "noteIndex" : 0 }, "schema" : "https://github.com/citation-style-language/schema/raw/master/csl-citation.json" }</w:delInstrText>
        </w:r>
      </w:del>
      <w:r w:rsidRPr="002F69B0">
        <w:rPr>
          <w:color w:val="000000"/>
          <w:lang w:val="en-GB"/>
        </w:rPr>
        <w:fldChar w:fldCharType="separate"/>
      </w:r>
      <w:del w:id="609" w:author="Robin Matthews" w:date="2021-07-08T15:07:00Z">
        <w:r w:rsidR="00CB33A1" w:rsidDel="00BE4C5D">
          <w:rPr>
            <w:noProof/>
            <w:color w:val="000000"/>
            <w:lang w:val="en-GB"/>
          </w:rPr>
          <w:delText>(</w:delText>
        </w:r>
      </w:del>
      <w:r w:rsidR="00CB33A1">
        <w:rPr>
          <w:noProof/>
          <w:color w:val="000000"/>
          <w:lang w:val="en-GB"/>
        </w:rPr>
        <w:t>2018)</w:t>
      </w:r>
      <w:r w:rsidRPr="002F69B0">
        <w:rPr>
          <w:color w:val="000000"/>
          <w:lang w:val="en-GB"/>
        </w:rPr>
        <w:fldChar w:fldCharType="end"/>
      </w:r>
      <w:commentRangeEnd w:id="606"/>
      <w:r w:rsidR="00CB33A1">
        <w:rPr>
          <w:rStyle w:val="Marquedecommentaire"/>
        </w:rPr>
        <w:commentReference w:id="606"/>
      </w:r>
      <w:del w:id="610" w:author="Robin Matthews" w:date="2021-07-08T15:07:00Z">
        <w:r w:rsidRPr="002F69B0" w:rsidDel="00BE4C5D">
          <w:rPr>
            <w:color w:val="000000"/>
            <w:lang w:val="en-GB"/>
          </w:rPr>
          <w:delText>)</w:delText>
        </w:r>
      </w:del>
      <w:r w:rsidRPr="002F69B0">
        <w:rPr>
          <w:color w:val="000000"/>
          <w:lang w:val="en-GB"/>
        </w:rPr>
        <w:t>. Recent bottom</w:t>
      </w:r>
      <w:ins w:id="611" w:author="Lucy Cowie" w:date="2021-07-25T15:28:00Z">
        <w:r w:rsidR="000D5750">
          <w:rPr>
            <w:color w:val="000000"/>
            <w:lang w:val="en-GB"/>
          </w:rPr>
          <w:t>-</w:t>
        </w:r>
      </w:ins>
      <w:del w:id="612" w:author="Lucy Cowie" w:date="2021-07-25T15:28:00Z">
        <w:r w:rsidRPr="002F69B0" w:rsidDel="000D5750">
          <w:rPr>
            <w:color w:val="000000"/>
            <w:lang w:val="en-GB"/>
          </w:rPr>
          <w:delText xml:space="preserve"> </w:delText>
        </w:r>
      </w:del>
      <w:r w:rsidRPr="002F69B0">
        <w:rPr>
          <w:color w:val="000000"/>
          <w:lang w:val="en-GB"/>
        </w:rPr>
        <w:t xml:space="preserve">up emission estimates </w:t>
      </w:r>
      <w:r w:rsidRPr="002F69B0">
        <w:rPr>
          <w:lang w:val="en-GB"/>
        </w:rPr>
        <w:fldChar w:fldCharType="begin" w:fldLock="1"/>
      </w:r>
      <w:r w:rsidR="00D477C7">
        <w:rPr>
          <w:lang w:val="en-GB"/>
        </w:rPr>
        <w:instrText>ADDIN CSL_CITATION { "citationItems" : [ { "id" : "ITEM-1", "itemData" : { "DOI" : "10.5194/acp-2018-374", "ISSN" : "1680-7375", "abstract" : "Abstract. To tackle the problem of severe air pollution, China has implemented active clean air policies in recent years. As a consequence, the emissions of major air pollutants have decreased and the air quality has substantially improved. Here, we quantified China's anthropogenic emission trends from 2010&amp;ndash;2017 and identified the major driving forces of these trends by using a combination of bottom-up emission inventory and Index Decomposition Analysis (IDA) approaches. The relative change rates of China's anthropogenic emissions during 2010&amp;ndash;2017 are estimated as follows: &amp;minus;62% for SO2, &amp;minus;17% for NOx, &amp;plus;11% for NMVOC, &amp;plus;1% for NH3, &amp;minus;27% for CO, &amp;minus;38% for PM10, &amp;minus;35% for PM2.5, &amp;minus;27% for BC, &amp;minus;35% for OC, and &amp;plus;18% for CO2. The IDA results suggest that emission control measures are the main drivers of this reduction, in which the pollution controls on power plants and industries are the most effective mitigation measures. The emission reduction rates markedly accelerated after the year 2013, confirming the effectiveness of China's Clean Air Action that was implemented in 2013. We estimated that during 2013&amp;ndash;2017, China's anthropogenic emissions decreased by 59% for SO2, 21% for NOx, 23% for CO, 36% for PM10, 33% for PM2.5, 28% for BC, and 32% for OC. NMVOC emissions increased by 11% and NH3 emissions remained stable from 2010&amp;ndash;2017, representing the absence of effective mitigation measures for NMVOC and NH3 in current policies. The relative contributions of different sectors to emissions have significantly changed after several years' implementation of clean air policies, indicating that it is paramount to introduce new policies to enable further emission reductions in the future.", "author" : [ { "dropping-particle" : "", "family" : "Zheng", "given" : "Bo", "non-dropping-particle" : "", "parse-names" : false, "suffix" : "" }, { "dropping-particle" : "", "family" : "Tong", "given" : "Dan", "non-dropping-particle" : "", "parse-names" : false, "suffix" : "" }, { "dropping-particle" : "", "family" : "Li", "given" : "Meng", "non-dropping-particle" : "", "parse-names" : false, "suffix" : "" }, { "dropping-particle" : "", "family" : "Liu", "given" : "Fei", "non-dropping-particle" : "", "parse-names" : false, "suffix" : "" }, { "dropping-particle" : "", "family" : "Hong", "given" : "Chaopeng", "non-dropping-particle" : "", "parse-names" : false, "suffix" : "" }, { "dropping-particle" : "", "family" : "Geng", "given" : "Guannan", "non-dropping-particle" : "", "parse-names" : false, "suffix" : "" }, { "dropping-particle" : "", "family" : "Li", "given" : "Haiyan", "non-dropping-particle" : "", "parse-names" : false, "suffix" : "" }, { "dropping-particle" : "", "family" : "Li", "given" : "Xin", "non-dropping-particle" : "", "parse-names" : false, "suffix" : "" }, { "dropping-particle" : "", "family" : "Peng", "given" : "Liqun", "non-dropping-particle" : "", "parse-names" : false, "suffix" : "" }, { "dropping-particle" : "", "family" : "Qi", "given" : "Ji", "non-dropping-particle" : "", "parse-names" : false, "suffix" : "" }, { "dropping-particle" : "", "family" : "Yan", "given" : "Liu", "non-dropping-particle" : "", "parse-names" : false, "suffix" : "" }, { "dropping-particle" : "", "family" : "Zhang", "given" : "Yuxuan", "non-dropping-particle" : "", "parse-names" : false, "suffix" : "" }, { "dropping-particle" : "", "family" : "Zhao", "given" : "Hongyan", "non-dropping-particle" : "", "parse-names" : false, "suffix" : "" }, { "dropping-particle" : "", "family" : "Zheng", "given" : "Yixuan", "non-dropping-particle" : "", "parse-names" : false, "suffix" : "" }, { "dropping-particle" : "", "family" : "He", "given" : "Kebin", "non-dropping-particle" : "", "parse-names" : false, "suffix" : "" }, { "dropping-particle" : "", "family" : "Zhang", "given" : "Qiang", "non-dropping-particle" : "", "parse-names" : false, "suffix" : "" } ], "container-title" : "Atmospheric Chemistry and Physics", "id" : "ITEM-1", "issued" : { "date-parts" : [ [ "2018" ] ] }, "page" : "14095\u201314111", "title" : "Trends in China's anthropogenic emissions since 2010 as the consequence of clean air actions", "translator" : [ { "dropping-particle" : "", "family" : "G2880", "given" : "", "non-dropping-particle" : "", "parse-names" : false, "suffix" : "" } ], "type" : "article-journal", "volume" : "18" }, "uris" : [ "http://www.mendeley.com/documents/?uuid=264c81cb-b27c-4fa3-9285-946213a2caf5" ] } ], "mendeley" : { "formattedCitation" : "(Zheng et al., 2018b)", "plainTextFormattedCitation" : "(Zheng et al., 2018b)", "previouslyFormattedCitation" : "(Zheng et al., 2018b)" }, "properties" : { "noteIndex" : 0 }, "schema" : "https://github.com/citation-style-language/schema/raw/master/csl-citation.json" }</w:instrText>
      </w:r>
      <w:r w:rsidRPr="002F69B0">
        <w:rPr>
          <w:lang w:val="en-GB"/>
        </w:rPr>
        <w:fldChar w:fldCharType="separate"/>
      </w:r>
      <w:r w:rsidR="00CB33A1">
        <w:rPr>
          <w:noProof/>
          <w:lang w:val="en-GB"/>
        </w:rPr>
        <w:t>(Zheng et al., 2018b)</w:t>
      </w:r>
      <w:r w:rsidRPr="002F69B0">
        <w:rPr>
          <w:lang w:val="en-GB"/>
        </w:rPr>
        <w:fldChar w:fldCharType="end"/>
      </w:r>
      <w:r w:rsidRPr="002F69B0">
        <w:rPr>
          <w:lang w:val="en-GB"/>
        </w:rPr>
        <w:t xml:space="preserve"> largely confirm what has been shown in satellite data </w:t>
      </w:r>
      <w:commentRangeStart w:id="613"/>
      <w:r w:rsidRPr="002F69B0">
        <w:rPr>
          <w:lang w:val="en-GB"/>
        </w:rPr>
        <w:fldChar w:fldCharType="begin" w:fldLock="1"/>
      </w:r>
      <w:ins w:id="614" w:author="Robin Matthews" w:date="2021-07-08T15:07:00Z">
        <w:r w:rsidR="00BE4C5D">
          <w:rPr>
            <w:lang w:val="en-GB"/>
          </w:rPr>
          <w:instrText>ADDIN CSL_CITATION { "citationItems" : [ { "id" : "ITEM-1", "itemData" : { "DOI" : "10.1088/1748-9326/aae718", "ISSN" : "1748-9326", "abstract" : "China\u2019s rapid industrialisation and urbanisation has led to poor air quality. The Chinese government have responded by introducing policies to reduce emissions and setting ambitious targets for ambient PM2.5, SO2, NO2 and O3 concentrations. Previous satellite and modelling studies indicate that concentrations of these pollutants have begun to decline within the last decade. However, prior to 2012, air quality data from ground-based monitoring stations were difficult to obtain, limited to a few locations in major cities, and often unreliable. Since then, a comprehensive monitoring network, with over 1000 stations across China has been established by the Ministry of Ecology and Environment (MEE). We use a three-year (2015\u20132017) dataset consisting of hourly PM2.5, O3, NO2 and SO2 concentrations obtained from the MEE, combined with similar data from Taiwan and Hong Kong. We find that at 53% and 59% of stations, PM2.5 and SO2 concentrations have decreased significantly, with median rates across all stations of \u22123.4 and \u22121.9 \u03bcg m\u22123 year\u22121 respectively. At 50% of stations, O3 maximum daily 8 h mean (MDA8) concentrations have increased significantly, with median rates across all stations of 4.6 \u03bcg m\u22123 year\u22121. It will be important to understand the relative contribution of changing anthropogenic emissions and meteorology to the changes in air pollution reported here.", "author" : [ { "dropping-particle" : "", "family" : "Silver", "given" : "B", "non-dropping-particle" : "", "parse-names" : false, "suffix" : "" }, { "dropping-particle" : "", "family" : "Reddington", "given" : "C L", "non-dropping-particle" : "", "parse-names" : false, "suffix" : "" }, { "dropping-particle" : "", "family" : "Arnold", "given" : "S R", "non-dropping-particle" : "", "parse-names" : false, "suffix" : "" }, { "dropping-particle" : "V", "family" : "Spracklen", "given" : "D", "non-dropping-particle" : "", "parse-names" : false, "suffix" : "" } ], "container-title" : "Environmental Research Letters", "id" : "ITEM-1", "issue" : "11", "issued" : { "date-parts" : [ [ "2018" ] ] }, "page" : "114012", "publisher" : "IOP Publishing", "title" : "Substantial changes in air pollution across China during 2015\u20132017", "translator" : [ { "dropping-particle" : "", "family" : "G4375", "given" : "", "non-dropping-particle" : "", "parse-names" : false, "suffix" : "" } ], "type" : "article-journal", "volume" : "13" }, "uris" : [ "http://www.mendeley.com/documents/?uuid=10361bc6-db07-4596-b613-b043fc8419ab" ] }, { "id" : "ITEM-2", "itemData" : { "DOI" : "10.5194/acp-17-807-2017", "author" : [ { "dropping-particle" : "", "family" : "Miyazaki", "given" : "K", "non-dropping-particle" : "", "parse-names" : false, "suffix" : "" }, { "dropping-particle" : "", "family" : "Eskes", "given" : "H", "non-dropping-particle" : "", "parse-names" : false, "suffix" : "" }, { "dropping-particle" : "", "family" : "Sudo", "given" : "K", "non-dropping-particle" : "", "parse-names" : false, "suffix" : "" }, { "dropping-particle" : "", "family" : "Boersma", "given" : "K F", "non-dropping-particle" : "", "parse-names" : false, "suffix" : "" }, { "dropping-particle" : "", "family" : "Bowman", "given" : "K", "non-dropping-particle" : "", "parse-names" : false, "suffix" : "" }, { "dropping-particle" : "", "family" : "Kanaya", "given" : "Y", "non-dropping-particle" : "", "parse-names" : false, "suffix" : "" } ], "container-title" : "Atmospheric Chemistry and Physics", "id" : "ITEM-2", "issue" : "2", "issued" : { "date-parts" : [ [ "2017" ] ] }, "page" : "807-837", "title" : "Decadal changes in global surface NOx emissions from multi-constituent satellite data assimilation", "translator" : [ { "dropping-particle" : "", "family" : "G5131", "given" : "", "non-dropping-particle" : "", "parse-names" : false, "suffix" : "" } ], "type" : "article-journal", "volume" : "17" }, "uris" : [ "http://www.mendeley.com/documents/?uuid=e8267094-24a3-42b4-9c71-65986966caa0" ] }, { "id" : "ITEM-3", "itemData" : { "DOI" : "10.1088/1748-9326/11/11/114002", "ISBN" : "1748-9326", "abstract" : "Tropospheric nitrogen dioxide (NO2) column densities detected from space are widely used to infer trends in terrestrial nitrogen oxide (NOx) emissions. We study changes in NO2 column densities using the Ozone Monitoring Instrument (OMI) over China from 2005 to 2015 and compare them with the bottom-up inventory to examine NOx emission trends and their driving forces. From OMI measurements we detect the peak of NO2 column densities at a national level in the year 2011, with average NO2 column densities deceasing by 32% from 2011 to 2015 and corresponding to a simultaneous decline of 21% in bottom-up emission estimates. A significant variation in the peak year of NO2 column densities over regions is observed. Because of the reasonable agreement between the peak year of NO2 columns and the start of deployment of denitration devices, we conclude that power plants are the primary contributor to the NO2 decline, which is further supported by the emission reduction of 56% from the power sector in the bottom-up emission inventory associated with the penetration of selective catalytic reduction (SCR) increasing from 18% to 86% during 2011-2015. Meanwhile, regulations for vehicles also make a significant contribution to NOx emission reductions, in particular for a few urbanized regions (e.g., Beijing and Shanghai), where they implemented strict regulations for vehicle emissions years before the national schedule for SCR installations and thus reached their NO2 peak 2-3 years ahead of the deployment of denitration devices for power plants.", "author" : [ { "dropping-particle" : "", "family" : "Liu", "given" : "Fei", "non-dropping-particle" : "", "parse-names" : false, "suffix" : "" }, { "dropping-particle" : "", "family" : "Zhang", "given" : "Qiang", "non-dropping-particle" : "", "parse-names" : false, "suffix" : "" }, { "dropping-particle" : "", "family" : "Ronald", "given" : "J van der A", "non-dropping-particle" : "", "parse-names" : false, "suffix" : "" }, { "dropping-particle" : "", "family" : "Zheng", "given" : "Bo", "non-dropping-particle" : "", "parse-names" : false, "suffix" : "" }, { "dropping-particle" : "", "family" : "Tong", "given" : "Dan", "non-dropping-particle" : "", "parse-names" : false, "suffix" : "" }, { "dropping-particle" : "", "family" : "Yan", "given" : "Liu", "non-dropping-particle" : "", "parse-names" : false, "suffix" : "" }, { "dropping-particle" : "", "family" : "Zheng", "given" : "Yixuan", "non-dropping-particle" : "", "parse-names" : false, "suffix" : "" }, { "dropping-particle" : "", "family" : "He", "given" : "Kebin", "non-dropping-particle" : "", "parse-names" : false, "suffix" : "" } ], "container-title" : "Environmental Research Letters", "id" : "ITEM-3", "issue" : "11", "issued" : { "date-parts" : [ [ "2016" ] ] }, "note" : "Times Cited: 36\nZhang, Qiang/D-9034-2012; Liu, Fei/\nLiu, Fei/0000-0002-0357-0274\n0\n38", "title" : "Recent reduction in NOx emissions over China: synthesis of satellite observations and emission inventories", "translator" : [ { "dropping-particle" : "", "family" : "G3016", "given" : "", "non-dropping-particle" : "", "parse-names" : false, "suffix" : "" } ], "type" : "article-journal", "volume" : "11" }, "uris" : [ "http://www.mendeley.com/documents/?uuid=b62d9868-98f6-4b34-bee1-1552421e0a86" ] } ], "mendeley" : { "formattedCitation" : "(Liu et al., 2016a; Miyazaki et al., 2017; Silver et al., 2018)", "manualFormatting" : "(F. Liu et al., 2016; Miyazaki et al., 2017; Silver et al., 2018)", "plainTextFormattedCitation" : "(Liu et al., 2016a; Miyazaki et al., 2017; Silver et al., 2018)", "previouslyFormattedCitation" : "(Liu et al., 2016a; Miyazaki et al., 2017; Silver et al., 2018)" }, "properties" : { "noteIndex" : 0 }, "schema" : "https://github.com/citation-style-language/schema/raw/master/csl-citation.json" }</w:instrText>
        </w:r>
      </w:ins>
      <w:del w:id="615" w:author="Robin Matthews" w:date="2021-07-08T15:07:00Z">
        <w:r w:rsidR="00D477C7" w:rsidDel="00BE4C5D">
          <w:rPr>
            <w:lang w:val="en-GB"/>
          </w:rPr>
          <w:delInstrText>ADDIN CSL_CITATION { "citationItems" : [ { "id" : "ITEM-1", "itemData" : { "DOI" : "10.1088/1748-9326/aae718", "ISSN" : "1748-9326", "abstract" : "China\u2019s rapid industrialisation and urbanisation has led to poor air quality. The Chinese government have responded by introducing policies to reduce emissions and setting ambitious targets for ambient PM2.5, SO2, NO2 and O3 concentrations. Previous satellite and modelling studies indicate that concentrations of these pollutants have begun to decline within the last decade. However, prior to 2012, air quality data from ground-based monitoring stations were difficult to obtain, limited to a few locations in major cities, and often unreliable. Since then, a comprehensive monitoring network, with over 1000 stations across China has been established by the Ministry of Ecology and Environment (MEE). We use a three-year (2015\u20132017) dataset consisting of hourly PM2.5, O3, NO2 and SO2 concentrations obtained from the MEE, combined with similar data from Taiwan and Hong Kong. We find that at 53% and 59% of stations, PM2.5 and SO2 concentrations have decreased significantly, with median rates across all stations of \u22123.4 and \u22121.9 \u03bcg m\u22123 year\u22121 respectively. At 50% of stations, O3 maximum daily 8 h mean (MDA8) concentrations have increased significantly, with median rates across all stations of 4.6 \u03bcg m\u22123 year\u22121. It will be important to understand the relative contribution of changing anthropogenic emissions and meteorology to the changes in air pollution reported here.", "author" : [ { "dropping-particle" : "", "family" : "Silver", "given" : "B", "non-dropping-particle" : "", "parse-names" : false, "suffix" : "" }, { "dropping-particle" : "", "family" : "Reddington", "given" : "C L", "non-dropping-particle" : "", "parse-names" : false, "suffix" : "" }, { "dropping-particle" : "", "family" : "Arnold", "given" : "S R", "non-dropping-particle" : "", "parse-names" : false, "suffix" : "" }, { "dropping-particle" : "V", "family" : "Spracklen", "given" : "D", "non-dropping-particle" : "", "parse-names" : false, "suffix" : "" } ], "container-title" : "Environmental Research Letters", "id" : "ITEM-1", "issue" : "11", "issued" : { "date-parts" : [ [ "2018" ] ] }, "page" : "114012", "publisher" : "IOP Publishing", "title" : "Substantial changes in air pollution across China during 2015\u20132017", "translator" : [ { "dropping-particle" : "", "family" : "G4375", "given" : "", "non-dropping-particle" : "", "parse-names" : false, "suffix" : "" } ], "type" : "article-journal", "volume" : "13" }, "uris" : [ "http://www.mendeley.com/documents/?uuid=10361bc6-db07-4596-b613-b043fc8419ab" ] }, { "id" : "ITEM-2", "itemData" : { "DOI" : "10.5194/acp-17-807-2017", "author" : [ { "dropping-particle" : "", "family" : "Miyazaki", "given" : "K", "non-dropping-particle" : "", "parse-names" : false, "suffix" : "" }, { "dropping-particle" : "", "family" : "Eskes", "given" : "H", "non-dropping-particle" : "", "parse-names" : false, "suffix" : "" }, { "dropping-particle" : "", "family" : "Sudo", "given" : "K", "non-dropping-particle" : "", "parse-names" : false, "suffix" : "" }, { "dropping-particle" : "", "family" : "Boersma", "given" : "K F", "non-dropping-particle" : "", "parse-names" : false, "suffix" : "" }, { "dropping-particle" : "", "family" : "Bowman", "given" : "K", "non-dropping-particle" : "", "parse-names" : false, "suffix" : "" }, { "dropping-particle" : "", "family" : "Kanaya", "given" : "Y", "non-dropping-particle" : "", "parse-names" : false, "suffix" : "" } ], "container-title" : "Atmospheric Chemistry and Physics", "id" : "ITEM-2", "issue" : "2", "issued" : { "date-parts" : [ [ "2017" ] ] }, "page" : "807-837", "title" : "Decadal changes in global surface NOx emissions from multi-constituent satellite data assimilation", "translator" : [ { "dropping-particle" : "", "family" : "G5131", "given" : "", "non-dropping-particle" : "", "parse-names" : false, "suffix" : "" } ], "type" : "article-journal", "volume" : "17" }, "uris" : [ "http://www.mendeley.com/documents/?uuid=e8267094-24a3-42b4-9c71-65986966caa0" ] }, { "id" : "ITEM-3", "itemData" : { "DOI" : "10.1088/1748-9326/11/11/114002", "ISBN" : "1748-9326", "abstract" : "Tropospheric nitrogen dioxide (NO2) column densities detected from space are widely used to infer trends in terrestrial nitrogen oxide (NOx) emissions. We study changes in NO2 column densities using the Ozone Monitoring Instrument (OMI) over China from 2005 to 2015 and compare them with the bottom-up inventory to examine NOx emission trends and their driving forces. From OMI measurements we detect the peak of NO2 column densities at a national level in the year 2011, with average NO2 column densities deceasing by 32% from 2011 to 2015 and corresponding to a simultaneous decline of 21% in bottom-up emission estimates. A significant variation in the peak year of NO2 column densities over regions is observed. Because of the reasonable agreement between the peak year of NO2 columns and the start of deployment of denitration devices, we conclude that power plants are the primary contributor to the NO2 decline, which is further supported by the emission reduction of 56% from the power sector in the bottom-up emission inventory associated with the penetration of selective catalytic reduction (SCR) increasing from 18% to 86% during 2011-2015. Meanwhile, regulations for vehicles also make a significant contribution to NOx emission reductions, in particular for a few urbanized regions (e.g., Beijing and Shanghai), where they implemented strict regulations for vehicle emissions years before the national schedule for SCR installations and thus reached their NO2 peak 2-3 years ahead of the deployment of denitration devices for power plants.", "author" : [ { "dropping-particle" : "", "family" : "Liu", "given" : "Fei", "non-dropping-particle" : "", "parse-names" : false, "suffix" : "" }, { "dropping-particle" : "", "family" : "Zhang", "given" : "Qiang", "non-dropping-particle" : "", "parse-names" : false, "suffix" : "" }, { "dropping-particle" : "", "family" : "Ronald", "given" : "J van der A", "non-dropping-particle" : "", "parse-names" : false, "suffix" : "" }, { "dropping-particle" : "", "family" : "Zheng", "given" : "Bo", "non-dropping-particle" : "", "parse-names" : false, "suffix" : "" }, { "dropping-particle" : "", "family" : "Tong", "given" : "Dan", "non-dropping-particle" : "", "parse-names" : false, "suffix" : "" }, { "dropping-particle" : "", "family" : "Yan", "given" : "Liu", "non-dropping-particle" : "", "parse-names" : false, "suffix" : "" }, { "dropping-particle" : "", "family" : "Zheng", "given" : "Yixuan", "non-dropping-particle" : "", "parse-names" : false, "suffix" : "" }, { "dropping-particle" : "", "family" : "He", "given" : "Kebin", "non-dropping-particle" : "", "parse-names" : false, "suffix" : "" } ], "container-title" : "Environmental Research Letters", "id" : "ITEM-3", "issue" : "11", "issued" : { "date-parts" : [ [ "2016" ] ] }, "note" : "Times Cited: 36\nZhang, Qiang/D-9034-2012; Liu, Fei/\nLiu, Fei/0000-0002-0357-0274\n0\n38", "title" : "Recent reduction in NOx emissions over China: synthesis of satellite observations and emission inventories", "translator" : [ { "dropping-particle" : "", "family" : "G3016", "given" : "", "non-dropping-particle" : "", "parse-names" : false, "suffix" : "" } ], "type" : "article-journal", "volume" : "11" }, "uris" : [ "http://www.mendeley.com/documents/?uuid=b62d9868-98f6-4b34-bee1-1552421e0a86" ] } ], "mendeley" : { "formattedCitation" : "(Liu et al., 2016a; Miyazaki et al., 2017; Silver et al., 2018)", "plainTextFormattedCitation" : "(Liu et al., 2016a; Miyazaki et al., 2017; Silver et al., 2018)", "previouslyFormattedCitation" : "(Liu et al., 2016a; Miyazaki et al., 2017; Silver et al., 2018)" }, "properties" : { "noteIndex" : 0 }, "schema" : "https://github.com/citation-style-language/schema/raw/master/csl-citation.json" }</w:delInstrText>
        </w:r>
      </w:del>
      <w:r w:rsidRPr="002F69B0">
        <w:rPr>
          <w:lang w:val="en-GB"/>
        </w:rPr>
        <w:fldChar w:fldCharType="separate"/>
      </w:r>
      <w:r w:rsidR="00CB33A1">
        <w:rPr>
          <w:noProof/>
          <w:lang w:val="en-GB"/>
        </w:rPr>
        <w:t>(</w:t>
      </w:r>
      <w:ins w:id="616" w:author="Robin Matthews" w:date="2021-07-08T15:07:00Z">
        <w:r w:rsidR="00BE4C5D" w:rsidRPr="002A1EE0">
          <w:rPr>
            <w:noProof/>
            <w:lang w:val="en-US"/>
            <w:rPrChange w:id="617" w:author="Clotilde Pean" w:date="2021-08-08T19:08:00Z">
              <w:rPr>
                <w:noProof/>
              </w:rPr>
            </w:rPrChange>
          </w:rPr>
          <w:t>F. Liu et al., 2016; Miyazaki et al., 2017; Silver et al., 2018</w:t>
        </w:r>
      </w:ins>
      <w:del w:id="618" w:author="Robin Matthews" w:date="2021-07-08T15:07:00Z">
        <w:r w:rsidR="00CB33A1" w:rsidDel="00BE4C5D">
          <w:rPr>
            <w:noProof/>
            <w:lang w:val="en-GB"/>
          </w:rPr>
          <w:delText>Liu et al., 2016a; Miyazaki et al., 2017; Silver et al., 2018</w:delText>
        </w:r>
      </w:del>
      <w:r w:rsidR="00CB33A1">
        <w:rPr>
          <w:noProof/>
          <w:lang w:val="en-GB"/>
        </w:rPr>
        <w:t>)</w:t>
      </w:r>
      <w:r w:rsidRPr="002F69B0">
        <w:rPr>
          <w:lang w:val="en-GB"/>
        </w:rPr>
        <w:fldChar w:fldCharType="end"/>
      </w:r>
      <w:commentRangeEnd w:id="613"/>
      <w:r w:rsidR="00CB33A1">
        <w:rPr>
          <w:rStyle w:val="Marquedecommentaire"/>
        </w:rPr>
        <w:commentReference w:id="613"/>
      </w:r>
      <w:ins w:id="619" w:author="Lucy Cowie" w:date="2021-07-25T15:31:00Z">
        <w:r w:rsidR="005B7E02">
          <w:rPr>
            <w:lang w:val="en-GB"/>
          </w:rPr>
          <w:t>:</w:t>
        </w:r>
      </w:ins>
      <w:del w:id="620" w:author="Lucy Cowie" w:date="2021-07-25T15:31:00Z">
        <w:r w:rsidRPr="002F69B0" w:rsidDel="005B7E02">
          <w:rPr>
            <w:lang w:val="en-GB"/>
          </w:rPr>
          <w:delText>;</w:delText>
        </w:r>
      </w:del>
      <w:r w:rsidRPr="002F69B0">
        <w:rPr>
          <w:lang w:val="en-GB"/>
        </w:rPr>
        <w:t xml:space="preserve"> a strong decline of NO</w:t>
      </w:r>
      <w:r w:rsidRPr="002F69B0">
        <w:rPr>
          <w:vertAlign w:val="subscript"/>
          <w:lang w:val="en-GB"/>
        </w:rPr>
        <w:t>2</w:t>
      </w:r>
      <w:r w:rsidRPr="002F69B0">
        <w:rPr>
          <w:lang w:val="en-GB"/>
        </w:rPr>
        <w:t xml:space="preserve"> column over </w:t>
      </w:r>
      <w:del w:id="621" w:author="Lucy Cowie" w:date="2021-07-25T15:33:00Z">
        <w:r w:rsidRPr="002F69B0" w:rsidDel="00BF6AD2">
          <w:rPr>
            <w:lang w:val="en-GB"/>
          </w:rPr>
          <w:delText xml:space="preserve">Eastern </w:delText>
        </w:r>
      </w:del>
      <w:ins w:id="622" w:author="Lucy Cowie" w:date="2021-07-25T15:33:00Z">
        <w:r w:rsidR="00BF6AD2">
          <w:rPr>
            <w:lang w:val="en-GB"/>
          </w:rPr>
          <w:t>e</w:t>
        </w:r>
        <w:r w:rsidR="00BF6AD2" w:rsidRPr="002F69B0">
          <w:rPr>
            <w:lang w:val="en-GB"/>
          </w:rPr>
          <w:t xml:space="preserve">astern </w:t>
        </w:r>
      </w:ins>
      <w:r w:rsidRPr="002F69B0">
        <w:rPr>
          <w:lang w:val="en-GB"/>
        </w:rPr>
        <w:t>China (</w:t>
      </w:r>
      <w:r w:rsidRPr="002F69B0">
        <w:rPr>
          <w:i/>
          <w:iCs/>
          <w:lang w:val="en-GB"/>
        </w:rPr>
        <w:t>high confidence</w:t>
      </w:r>
      <w:r w:rsidRPr="002F69B0">
        <w:rPr>
          <w:lang w:val="en-GB"/>
        </w:rPr>
        <w:t>) (</w:t>
      </w:r>
      <w:del w:id="623" w:author="Lucy Cowie" w:date="2021-07-25T15:28:00Z">
        <w:r w:rsidRPr="002F69B0" w:rsidDel="007603D0">
          <w:rPr>
            <w:lang w:val="en-GB"/>
          </w:rPr>
          <w:delText xml:space="preserve">see </w:delText>
        </w:r>
      </w:del>
      <w:r w:rsidRPr="002F69B0">
        <w:rPr>
          <w:lang w:val="en-GB"/>
        </w:rPr>
        <w:t xml:space="preserve">Section 6.3.3.1). </w:t>
      </w:r>
      <w:r>
        <w:rPr>
          <w:lang w:val="en-GB"/>
        </w:rPr>
        <w:t>At a global level, the estimated CEDS CO emission trends are com</w:t>
      </w:r>
      <w:r w:rsidRPr="00FA1328">
        <w:rPr>
          <w:lang w:val="en-GB"/>
        </w:rPr>
        <w:t xml:space="preserve">parable </w:t>
      </w:r>
      <w:r>
        <w:rPr>
          <w:lang w:val="en-GB"/>
        </w:rPr>
        <w:t>to NO</w:t>
      </w:r>
      <w:r w:rsidRPr="002640D6">
        <w:rPr>
          <w:iCs/>
          <w:vertAlign w:val="subscript"/>
          <w:lang w:val="en-GB"/>
          <w:rPrChange w:id="624" w:author="Lucy Cowie" w:date="2021-07-25T15:28:00Z">
            <w:rPr>
              <w:i/>
              <w:vertAlign w:val="subscript"/>
              <w:lang w:val="en-GB"/>
            </w:rPr>
          </w:rPrChange>
        </w:rPr>
        <w:t>x</w:t>
      </w:r>
      <w:r w:rsidRPr="00FA1328">
        <w:rPr>
          <w:lang w:val="en-GB"/>
        </w:rPr>
        <w:t xml:space="preserve">, </w:t>
      </w:r>
      <w:r>
        <w:rPr>
          <w:lang w:val="en-GB"/>
        </w:rPr>
        <w:t xml:space="preserve">which has been </w:t>
      </w:r>
      <w:r w:rsidRPr="00FA1328">
        <w:rPr>
          <w:lang w:val="en-GB"/>
        </w:rPr>
        <w:t xml:space="preserve">confirmed by </w:t>
      </w:r>
      <w:r>
        <w:rPr>
          <w:lang w:val="en-GB"/>
        </w:rPr>
        <w:t xml:space="preserve">several </w:t>
      </w:r>
      <w:r w:rsidRPr="00FA1328">
        <w:rPr>
          <w:lang w:val="en-GB"/>
        </w:rPr>
        <w:t>inverse modelling studies (</w:t>
      </w:r>
      <w:del w:id="625" w:author="Lucy Cowie" w:date="2021-07-25T15:29:00Z">
        <w:r w:rsidRPr="00FA1328" w:rsidDel="00890C7F">
          <w:rPr>
            <w:lang w:val="en-GB"/>
          </w:rPr>
          <w:delText xml:space="preserve">see </w:delText>
        </w:r>
      </w:del>
      <w:r>
        <w:rPr>
          <w:lang w:val="en-GB"/>
        </w:rPr>
        <w:t>S</w:t>
      </w:r>
      <w:r w:rsidRPr="00FA1328">
        <w:rPr>
          <w:lang w:val="en-GB"/>
        </w:rPr>
        <w:t xml:space="preserve">ection </w:t>
      </w:r>
      <w:r>
        <w:rPr>
          <w:lang w:val="en-GB"/>
        </w:rPr>
        <w:t>6.3.3.2).</w:t>
      </w:r>
      <w:r w:rsidRPr="00FA1328">
        <w:rPr>
          <w:lang w:val="en-GB"/>
        </w:rPr>
        <w:t xml:space="preserve"> </w:t>
      </w:r>
      <w:r w:rsidRPr="002F69B0">
        <w:rPr>
          <w:lang w:val="en-GB"/>
        </w:rPr>
        <w:t>T</w:t>
      </w:r>
      <w:ins w:id="626" w:author="Lucy Cowie" w:date="2021-07-25T15:44:00Z">
        <w:r w:rsidR="00DA2A9B">
          <w:rPr>
            <w:lang w:val="en-GB"/>
          </w:rPr>
          <w:t>he t</w:t>
        </w:r>
      </w:ins>
      <w:r w:rsidRPr="002F69B0">
        <w:rPr>
          <w:lang w:val="en-GB"/>
        </w:rPr>
        <w:t>ransport sector (including international shipping and aviation) was the largest anthropogenic source</w:t>
      </w:r>
      <w:r>
        <w:rPr>
          <w:lang w:val="en-GB"/>
        </w:rPr>
        <w:t xml:space="preserve"> of NO</w:t>
      </w:r>
      <w:r w:rsidRPr="00047EB7">
        <w:rPr>
          <w:iCs/>
          <w:vertAlign w:val="subscript"/>
          <w:lang w:val="en-GB"/>
          <w:rPrChange w:id="627" w:author="Lucy Cowie" w:date="2021-07-25T15:29:00Z">
            <w:rPr>
              <w:i/>
              <w:vertAlign w:val="subscript"/>
              <w:lang w:val="en-GB"/>
            </w:rPr>
          </w:rPrChange>
        </w:rPr>
        <w:t>x</w:t>
      </w:r>
      <w:r w:rsidRPr="002F69B0">
        <w:rPr>
          <w:lang w:val="en-GB"/>
        </w:rPr>
        <w:t xml:space="preserve"> (about 50% of </w:t>
      </w:r>
      <w:ins w:id="628" w:author="Lucy Cowie" w:date="2021-07-25T15:45:00Z">
        <w:r w:rsidR="00DA2A9B">
          <w:rPr>
            <w:lang w:val="en-GB"/>
          </w:rPr>
          <w:t xml:space="preserve">the </w:t>
        </w:r>
      </w:ins>
      <w:r w:rsidRPr="002F69B0">
        <w:rPr>
          <w:lang w:val="en-GB"/>
        </w:rPr>
        <w:t xml:space="preserve">total) </w:t>
      </w:r>
      <w:r>
        <w:rPr>
          <w:lang w:val="en-GB"/>
        </w:rPr>
        <w:t>and</w:t>
      </w:r>
      <w:ins w:id="629" w:author="Lucy Cowie" w:date="2021-07-25T15:29:00Z">
        <w:r w:rsidR="00047EB7">
          <w:rPr>
            <w:lang w:val="en-GB"/>
          </w:rPr>
          <w:t xml:space="preserve"> also</w:t>
        </w:r>
      </w:ins>
      <w:r>
        <w:rPr>
          <w:lang w:val="en-GB"/>
        </w:rPr>
        <w:t xml:space="preserve"> contributed </w:t>
      </w:r>
      <w:del w:id="630" w:author="Lucy Cowie" w:date="2021-07-25T15:29:00Z">
        <w:r w:rsidDel="00047EB7">
          <w:rPr>
            <w:lang w:val="en-GB"/>
          </w:rPr>
          <w:delText xml:space="preserve">also </w:delText>
        </w:r>
      </w:del>
      <w:r>
        <w:rPr>
          <w:lang w:val="en-GB"/>
        </w:rPr>
        <w:t xml:space="preserve">over 25% of CO emissions </w:t>
      </w:r>
      <w:r w:rsidRPr="002F69B0">
        <w:rPr>
          <w:lang w:val="en-GB"/>
        </w:rPr>
        <w:t>in 2014</w:t>
      </w:r>
      <w:del w:id="631" w:author="Lucy Cowie" w:date="2021-07-25T15:45:00Z">
        <w:r w:rsidDel="000F10B8">
          <w:rPr>
            <w:lang w:val="en-GB"/>
          </w:rPr>
          <w:delText>,</w:delText>
        </w:r>
        <w:r w:rsidRPr="002F69B0" w:rsidDel="000F10B8">
          <w:rPr>
            <w:lang w:val="en-GB"/>
          </w:rPr>
          <w:delText xml:space="preserve"> and</w:delText>
        </w:r>
      </w:del>
      <w:ins w:id="632" w:author="Lucy Cowie" w:date="2021-07-25T15:45:00Z">
        <w:r w:rsidR="000F10B8">
          <w:rPr>
            <w:lang w:val="en-GB"/>
          </w:rPr>
          <w:t>;</w:t>
        </w:r>
      </w:ins>
      <w:r w:rsidRPr="002F69B0">
        <w:rPr>
          <w:lang w:val="en-GB"/>
        </w:rPr>
        <w:t xml:space="preserve"> Asia represented </w:t>
      </w:r>
      <w:commentRangeStart w:id="633"/>
      <w:r w:rsidRPr="002F69B0">
        <w:rPr>
          <w:lang w:val="en-GB"/>
        </w:rPr>
        <w:t>half</w:t>
      </w:r>
      <w:commentRangeEnd w:id="633"/>
      <w:r w:rsidR="0007657F">
        <w:rPr>
          <w:rStyle w:val="Marquedecommentaire"/>
          <w:lang w:val="en-GB"/>
        </w:rPr>
        <w:commentReference w:id="633"/>
      </w:r>
      <w:r w:rsidRPr="002F69B0">
        <w:rPr>
          <w:lang w:val="en-GB"/>
        </w:rPr>
        <w:t xml:space="preserve"> and North America and Europe about 20% of global total</w:t>
      </w:r>
      <w:r>
        <w:rPr>
          <w:lang w:val="en-GB"/>
        </w:rPr>
        <w:t xml:space="preserve"> NO</w:t>
      </w:r>
      <w:r w:rsidRPr="0071582F">
        <w:rPr>
          <w:iCs/>
          <w:vertAlign w:val="subscript"/>
          <w:lang w:val="en-GB"/>
          <w:rPrChange w:id="634" w:author="Lucy Cowie" w:date="2021-07-25T15:55:00Z">
            <w:rPr>
              <w:i/>
              <w:vertAlign w:val="subscript"/>
              <w:lang w:val="en-GB"/>
            </w:rPr>
          </w:rPrChange>
        </w:rPr>
        <w:t>x</w:t>
      </w:r>
      <w:r w:rsidRPr="0071582F">
        <w:rPr>
          <w:iCs/>
          <w:lang w:val="en-GB"/>
        </w:rPr>
        <w:t xml:space="preserve"> </w:t>
      </w:r>
      <w:r>
        <w:rPr>
          <w:lang w:val="en-GB"/>
        </w:rPr>
        <w:t xml:space="preserve">and </w:t>
      </w:r>
      <w:commentRangeStart w:id="635"/>
      <w:r>
        <w:rPr>
          <w:lang w:val="en-GB"/>
        </w:rPr>
        <w:t>CO</w:t>
      </w:r>
      <w:commentRangeEnd w:id="635"/>
      <w:r w:rsidR="000F10B8">
        <w:rPr>
          <w:rStyle w:val="Marquedecommentaire"/>
          <w:lang w:val="en-GB"/>
        </w:rPr>
        <w:commentReference w:id="635"/>
      </w:r>
      <w:r w:rsidRPr="002F69B0">
        <w:rPr>
          <w:lang w:val="en-GB"/>
        </w:rPr>
        <w:t xml:space="preserve"> (Figure 6.3).</w:t>
      </w:r>
    </w:p>
    <w:p w14:paraId="30F3E1DE" w14:textId="77777777" w:rsidR="00A05B04" w:rsidRPr="00577614" w:rsidRDefault="00A05B04" w:rsidP="00D5630D">
      <w:pPr>
        <w:pStyle w:val="AR6BodyText"/>
        <w:rPr>
          <w:color w:val="000000"/>
          <w:lang w:val="en-GB"/>
        </w:rPr>
      </w:pPr>
    </w:p>
    <w:p w14:paraId="172CCF0D" w14:textId="440228BF" w:rsidR="00A05B04" w:rsidRDefault="00A05B04" w:rsidP="00D5630D">
      <w:pPr>
        <w:pStyle w:val="AR6BodyText"/>
        <w:rPr>
          <w:color w:val="000000"/>
          <w:lang w:val="en-GB"/>
        </w:rPr>
      </w:pPr>
      <w:r>
        <w:rPr>
          <w:color w:val="000000"/>
          <w:lang w:val="en-GB"/>
        </w:rPr>
        <w:t>O</w:t>
      </w:r>
      <w:r w:rsidRPr="00577614">
        <w:rPr>
          <w:color w:val="000000"/>
          <w:lang w:val="en-GB"/>
        </w:rPr>
        <w:t>il production-distribution and</w:t>
      </w:r>
      <w:ins w:id="636" w:author="Lucy Cowie" w:date="2021-07-25T15:47:00Z">
        <w:r w:rsidR="004F25D9">
          <w:rPr>
            <w:color w:val="000000"/>
            <w:lang w:val="en-GB"/>
          </w:rPr>
          <w:t xml:space="preserve"> the</w:t>
        </w:r>
      </w:ins>
      <w:r w:rsidRPr="00577614">
        <w:rPr>
          <w:color w:val="000000"/>
          <w:lang w:val="en-GB"/>
        </w:rPr>
        <w:t xml:space="preserve"> </w:t>
      </w:r>
      <w:r>
        <w:rPr>
          <w:color w:val="000000"/>
          <w:lang w:val="en-GB"/>
        </w:rPr>
        <w:t>transport sector</w:t>
      </w:r>
      <w:r w:rsidRPr="00577614">
        <w:rPr>
          <w:color w:val="000000"/>
          <w:lang w:val="en-GB"/>
        </w:rPr>
        <w:t xml:space="preserve"> have dominated </w:t>
      </w:r>
      <w:r>
        <w:rPr>
          <w:color w:val="000000"/>
          <w:lang w:val="en-GB"/>
        </w:rPr>
        <w:t xml:space="preserve">anthropogenic </w:t>
      </w:r>
      <w:r w:rsidRPr="00577614">
        <w:rPr>
          <w:color w:val="000000"/>
          <w:lang w:val="en-GB"/>
        </w:rPr>
        <w:t xml:space="preserve">NMVOC emissions for most of the </w:t>
      </w:r>
      <w:r>
        <w:rPr>
          <w:color w:val="000000"/>
          <w:lang w:val="en-GB"/>
        </w:rPr>
        <w:t>20</w:t>
      </w:r>
      <w:r w:rsidRPr="00636221">
        <w:rPr>
          <w:color w:val="000000"/>
          <w:lang w:val="en-GB"/>
          <w:rPrChange w:id="637" w:author="Ian Blenkinsop" w:date="2021-07-29T12:06:00Z">
            <w:rPr>
              <w:color w:val="000000"/>
              <w:vertAlign w:val="superscript"/>
              <w:lang w:val="en-GB"/>
            </w:rPr>
          </w:rPrChange>
        </w:rPr>
        <w:t>th</w:t>
      </w:r>
      <w:r w:rsidRPr="00577614">
        <w:rPr>
          <w:color w:val="000000"/>
          <w:lang w:val="en-GB"/>
        </w:rPr>
        <w:t xml:space="preserve"> century </w:t>
      </w:r>
      <w:r w:rsidRPr="00B43382">
        <w:rPr>
          <w:lang w:val="en-GB"/>
        </w:rPr>
        <w:fldChar w:fldCharType="begin" w:fldLock="1"/>
      </w:r>
      <w:r w:rsidR="00D477C7">
        <w:rPr>
          <w:lang w:val="en-GB"/>
        </w:rPr>
        <w:instrText>ADDIN CSL_CITATION { "citationItems" : [ { "id" : "ITEM-1", "itemData" : { "DOI" : "10.5194/gmd-11-369-2018", "ISBN" : "1991-962X", "ISSN" : "19919603", "abstract" : "We present a new data set of annual historical (1750\u20132014) anthropogenic chemically reactive gases (CO, CH4, NH3, NOx, SO2, NMVOCs), carbonaceous aerosols (black carbon \u2013 BC, and organic carbon \u2013 OC), and CO2 developed with the Community Emissions Data System (CEDS). We improve upon existing inventories with a more consistent and reproducible methodology applied to all emission species, updated emission factors, and recent estimates through 2014. The data system relies on existing energy consumption data sets and regional and country-specific inventories to produce trends over recent decades. All emission species are consistently estimated using the same activity data over all time periods. Emissions are provided on an annual basis at the level of country and sector and gridded with monthly seasonality. These estimates are comparable to, but generally slightly higher than, existing global inventories. Emissions over the most recent years are more uncertain, particularly in low- and middle-income regions where country-specific emission inventories are less available. Future work will involve refining and updating these emission estimates, estimating emissions' uncertainty, and publication of the system as open-source software.", "author" : [ { "dropping-particle" : "", "family" : "Hoesly", "given" : "Rachel M.", "non-dropping-particle" : "", "parse-names" : false, "suffix" : "" }, { "dropping-particle" : "", "family" : "Smith", "given" : "Steven J.", "non-dropping-particle" : "", "parse-names" : false, "suffix" : "" }, { "dropping-particle" : "", "family" : "Feng", "given" : "Leyang", "non-dropping-particle" : "", "parse-names" : false, "suffix" : "" }, { "dropping-particle" : "", "family" : "Klimont", "given" : "Zbigniew", "non-dropping-particle" : "", "parse-names" : false, "suffix" : "" }, { "dropping-particle" : "", "family" : "Janssens-Maenhout", "given" : "Greet", "non-dropping-particle" : "", "parse-names" : false, "suffix" : "" }, { "dropping-particle" : "", "family" : "Pitkanen", "given" : "Tyler", "non-dropping-particle" : "", "parse-names" : false, "suffix" : "" }, { "dropping-particle" : "", "family" : "Seibert", "given" : "Jonathan J.", "non-dropping-particle" : "", "parse-names" : false, "suffix" : "" }, { "dropping-particle" : "", "family" : "Vu", "given" : "Linh", "non-dropping-particle" : "", "parse-names" : false, "suffix" : "" }, { "dropping-particle" : "", "family" : "Andres", "given" : "Robert J.", "non-dropping-particle" : "", "parse-names" : false, "suffix" : "" }, { "dropping-particle" : "", "family" : "Bolt", "given" : "Ryan M.", "non-dropping-particle" : "", "parse-names" : false, "suffix" : "" }, { "dropping-particle" : "", "family" : "Bond", "given" : "Tami C.", "non-dropping-particle" : "", "parse-names" : false, "suffix" : "" }, { "dropping-particle" : "", "family" : "Dawidowski", "given" : "Laura", "non-dropping-particle" : "", "parse-names" : false, "suffix" : "" }, { "dropping-particle" : "", "family" : "Kholod", "given" : "Nazar", "non-dropping-particle" : "", "parse-names" : false, "suffix" : "" }, { "dropping-particle" : "", "family" : "Kurokawa", "given" : "June Ichi", "non-dropping-particle" : "", "parse-names" : false, "suffix" : "" }, { "dropping-particle" : "", "family" : "Li", "given" : "Meng", "non-dropping-particle" : "", "parse-names" : false, "suffix" : "" }, { "dropping-particle" : "", "family" : "Liu", "given" : "Liang", "non-dropping-particle" : "", "parse-names" : false, "suffix" : "" }, { "dropping-particle" : "", "family" : "Lu", "given" : "Zifeng", "non-dropping-particle" : "", "parse-names" : false, "suffix" : "" }, { "dropping-particle" : "", "family" : "Moura", "given" : "Maria C.P.", "non-dropping-particle" : "", "parse-names" : false, "suffix" : "" }, { "dropping-particle" : "", "family" : "O'Rourke", "given" : "Patrick R.", "non-dropping-particle" : "", "parse-names" : false, "suffix" : "" }, { "dropping-particle" : "", "family" : "Zhang", "given" : "Qiang", "non-dropping-particle" : "", "parse-names" : false, "suffix" : "" } ], "container-title" : "Geoscientific Model Development", "id" : "ITEM-1", "issue" : "1", "issued" : { "date-parts" : [ [ "2018" ] ] }, "page" : "369-408", "title" : "Historical (1750-2014) anthropogenic emissions of reactive gases and aerosols from the Community Emissions Data System (CEDS)", "translator" : [ { "dropping-particle" : "", "family" : "G2885", "given" : "", "non-dropping-particle" : "", "parse-names" : false, "suffix" : "" } ], "type" : "article-journal", "volume" : "11" }, "uris" : [ "http://www.mendeley.com/documents/?uuid=2bf2fa68-b7ee-423d-bfbd-d77a4390d45e" ] } ], "mendeley" : { "formattedCitation" : "(Hoesly et al., 2018)", "plainTextFormattedCitation" : "(Hoesly et al., 2018)", "previouslyFormattedCitation" : "(Hoesly et al., 2018)" }, "properties" : { "noteIndex" : 0 }, "schema" : "https://github.com/citation-style-language/schema/raw/master/csl-citation.json" }</w:instrText>
      </w:r>
      <w:r w:rsidRPr="00B43382">
        <w:rPr>
          <w:lang w:val="en-GB"/>
        </w:rPr>
        <w:fldChar w:fldCharType="separate"/>
      </w:r>
      <w:r w:rsidR="00CB33A1">
        <w:rPr>
          <w:noProof/>
          <w:lang w:val="en-GB"/>
        </w:rPr>
        <w:t>(Hoesly et al., 2018)</w:t>
      </w:r>
      <w:r w:rsidRPr="00B43382">
        <w:rPr>
          <w:lang w:val="en-GB"/>
        </w:rPr>
        <w:fldChar w:fldCharType="end"/>
      </w:r>
      <w:r>
        <w:rPr>
          <w:lang w:val="en-GB"/>
        </w:rPr>
        <w:t xml:space="preserve"> and still represent a large share (Figure 6.3)</w:t>
      </w:r>
      <w:r w:rsidRPr="00577614">
        <w:rPr>
          <w:color w:val="000000"/>
          <w:lang w:val="en-GB"/>
        </w:rPr>
        <w:t>. Efforts to control transport emissions</w:t>
      </w:r>
      <w:r>
        <w:rPr>
          <w:color w:val="000000"/>
          <w:lang w:val="en-GB"/>
        </w:rPr>
        <w:t xml:space="preserve"> (i.e.</w:t>
      </w:r>
      <w:ins w:id="638" w:author="Lucy Cowie" w:date="2021-07-25T15:49:00Z">
        <w:r w:rsidR="00E12A9E">
          <w:rPr>
            <w:color w:val="000000"/>
            <w:lang w:val="en-GB"/>
          </w:rPr>
          <w:t>,</w:t>
        </w:r>
      </w:ins>
      <w:r>
        <w:rPr>
          <w:color w:val="000000"/>
          <w:lang w:val="en-GB"/>
        </w:rPr>
        <w:t xml:space="preserve"> increasing stringency of vehicle emission limits)</w:t>
      </w:r>
      <w:r w:rsidRPr="00577614">
        <w:rPr>
          <w:color w:val="000000"/>
          <w:lang w:val="en-GB"/>
        </w:rPr>
        <w:t xml:space="preserve"> were largely offset by</w:t>
      </w:r>
      <w:ins w:id="639" w:author="Lucy Cowie" w:date="2021-07-25T15:58:00Z">
        <w:r w:rsidR="006424EB">
          <w:rPr>
            <w:color w:val="000000"/>
            <w:lang w:val="en-GB"/>
          </w:rPr>
          <w:t xml:space="preserve"> the</w:t>
        </w:r>
      </w:ins>
      <w:r w:rsidRPr="00577614">
        <w:rPr>
          <w:color w:val="000000"/>
          <w:lang w:val="en-GB"/>
        </w:rPr>
        <w:t xml:space="preserve"> fast growth of emissions from chemical industries and solvent use</w:t>
      </w:r>
      <w:ins w:id="640" w:author="Lucy Cowie" w:date="2021-07-25T15:58:00Z">
        <w:r w:rsidR="006424EB">
          <w:rPr>
            <w:color w:val="000000"/>
            <w:lang w:val="en-GB"/>
          </w:rPr>
          <w:t>,</w:t>
        </w:r>
      </w:ins>
      <w:r w:rsidRPr="00577614">
        <w:rPr>
          <w:color w:val="000000"/>
          <w:lang w:val="en-GB"/>
        </w:rPr>
        <w:t xml:space="preserve"> as well as </w:t>
      </w:r>
      <w:r>
        <w:rPr>
          <w:color w:val="000000"/>
          <w:lang w:val="en-GB"/>
        </w:rPr>
        <w:t xml:space="preserve">from </w:t>
      </w:r>
      <w:r w:rsidRPr="00577614">
        <w:rPr>
          <w:color w:val="000000"/>
          <w:lang w:val="en-GB"/>
        </w:rPr>
        <w:t xml:space="preserve">fossil fuel production and </w:t>
      </w:r>
      <w:r w:rsidRPr="00577614">
        <w:rPr>
          <w:color w:val="000000"/>
          <w:lang w:val="en-GB"/>
        </w:rPr>
        <w:lastRenderedPageBreak/>
        <w:t>distribution</w:t>
      </w:r>
      <w:r>
        <w:rPr>
          <w:color w:val="000000"/>
          <w:lang w:val="en-GB"/>
        </w:rPr>
        <w:t xml:space="preserve">, resulting in continued growth of global anthropogenic NMVOC emissions </w:t>
      </w:r>
      <w:r w:rsidR="00F46FC6">
        <w:rPr>
          <w:color w:val="000000"/>
          <w:lang w:val="en-GB"/>
        </w:rPr>
        <w:t xml:space="preserve">since </w:t>
      </w:r>
      <w:r w:rsidR="00F46FC6" w:rsidRPr="00F51694">
        <w:rPr>
          <w:color w:val="000000"/>
          <w:lang w:val="en-GB"/>
        </w:rPr>
        <w:t xml:space="preserve">1900 </w:t>
      </w:r>
      <w:del w:id="641" w:author="Lucy Cowie" w:date="2021-07-25T16:28:00Z">
        <w:r w:rsidRPr="00F51694" w:rsidDel="00B30783">
          <w:rPr>
            <w:color w:val="000000"/>
            <w:lang w:val="en-GB"/>
          </w:rPr>
          <w:delText xml:space="preserve">(Figure 6.18) </w:delText>
        </w:r>
      </w:del>
      <w:r w:rsidRPr="00F51694">
        <w:rPr>
          <w:color w:val="000000"/>
          <w:lang w:val="en-GB"/>
        </w:rPr>
        <w:t>(</w:t>
      </w:r>
      <w:r w:rsidRPr="00F51694">
        <w:rPr>
          <w:i/>
          <w:iCs/>
          <w:color w:val="000000"/>
          <w:lang w:val="en-GB"/>
        </w:rPr>
        <w:t>high confidence</w:t>
      </w:r>
      <w:r w:rsidRPr="00F51694">
        <w:rPr>
          <w:color w:val="000000"/>
          <w:lang w:val="en-GB"/>
          <w:rPrChange w:id="642" w:author="Lucy Cowie" w:date="2021-07-26T13:03:00Z">
            <w:rPr>
              <w:i/>
              <w:iCs/>
              <w:color w:val="000000"/>
              <w:lang w:val="en-GB"/>
            </w:rPr>
          </w:rPrChange>
        </w:rPr>
        <w:t>)</w:t>
      </w:r>
      <w:ins w:id="643" w:author="Lucy Cowie" w:date="2021-07-26T13:03:00Z">
        <w:r w:rsidR="00F51694" w:rsidRPr="00F51694">
          <w:rPr>
            <w:color w:val="000000"/>
            <w:lang w:val="en-GB"/>
          </w:rPr>
          <w:t xml:space="preserve"> </w:t>
        </w:r>
        <w:r w:rsidR="00F51694" w:rsidRPr="00F51694">
          <w:rPr>
            <w:color w:val="000000"/>
            <w:lang w:val="en-GB"/>
            <w:rPrChange w:id="644" w:author="Lucy Cowie" w:date="2021-07-26T13:03:00Z">
              <w:rPr>
                <w:color w:val="000000"/>
                <w:highlight w:val="yellow"/>
                <w:lang w:val="en-GB"/>
              </w:rPr>
            </w:rPrChange>
          </w:rPr>
          <w:t>(Figure 6.18)</w:t>
        </w:r>
      </w:ins>
      <w:r w:rsidRPr="00F51694">
        <w:rPr>
          <w:color w:val="000000"/>
          <w:lang w:val="en-GB"/>
        </w:rPr>
        <w:t>. Si</w:t>
      </w:r>
      <w:r w:rsidRPr="002F69B0">
        <w:rPr>
          <w:color w:val="000000"/>
          <w:lang w:val="en-GB"/>
        </w:rPr>
        <w:t xml:space="preserve">nce AR5, there is </w:t>
      </w:r>
      <w:r w:rsidRPr="002F69B0">
        <w:rPr>
          <w:i/>
          <w:color w:val="000000"/>
          <w:lang w:val="en-GB"/>
        </w:rPr>
        <w:t>high confidence</w:t>
      </w:r>
      <w:r w:rsidRPr="002F69B0">
        <w:rPr>
          <w:color w:val="000000"/>
          <w:lang w:val="en-GB"/>
        </w:rPr>
        <w:t xml:space="preserve"> that motor vehicle </w:t>
      </w:r>
      <w:r>
        <w:rPr>
          <w:color w:val="000000"/>
          <w:lang w:val="en-GB"/>
        </w:rPr>
        <w:t xml:space="preserve">NMVOC </w:t>
      </w:r>
      <w:r w:rsidRPr="002F69B0">
        <w:rPr>
          <w:color w:val="000000"/>
          <w:lang w:val="en-GB"/>
        </w:rPr>
        <w:t xml:space="preserve">emissions have sharply decreased in North America and Europe in the last decades </w:t>
      </w:r>
      <w:r w:rsidRPr="002F69B0">
        <w:rPr>
          <w:color w:val="000000"/>
          <w:lang w:val="en-GB"/>
        </w:rPr>
        <w:fldChar w:fldCharType="begin" w:fldLock="1"/>
      </w:r>
      <w:r w:rsidR="00D477C7">
        <w:rPr>
          <w:color w:val="000000"/>
          <w:lang w:val="en-GB"/>
        </w:rPr>
        <w:instrText>ADDIN CSL_CITATION { "citationItems" : [ { "id" : "ITEM-1", "itemData" : { "DOI" : "10.1002/2017JD027709", "abstract" : "Abstract Nonmethane hydrocarbons have been used as tracers in research on emissions and atmospheric oxidation chemistry. This research investigates source region mixing ratio trends of the nonmethane hydrocarbons i-butane, n-butane, i-pentane, and n-pentane, and the (i/n) isomeric ratios of these compounds between 2001 and 2015. Data collected at Photochemical Assessment Monitoring Stations, mandated by the U.S. Environmental Protection Agency in ozone nonattainment areas, and data collected at Global Greenhouse Gas Reference Network sites within the National Oceanic and Atmospheric Administration network, and analyzed at the Institute of Arctic and Alpine Research at the University of Colorado-Boulder, were examined. Among all considered species, linear regression analyses on concentration time series had negative slopes at 81% of sites, indicating predominantly declining butane and pentane atmospheric concentrations. Mostly negative slopes (78% of sites) were found for the (i/n) butane and pentane isomeric ratios, including all six and seven statistically significant (i/n) butane and pentane trends, respectively. Over the ~15 year investigation period and averaged over all sites, total relative changes were ~30 and 45% for the (i/n) ratios of butanes and pentanes, respectively, with a relative increase in the prominence of the n-isomers. Most likely causes include changing isomeric ratios in gasoline sector emissions, and increasing influence of oil and natural gas industry emissions. Changes in concentrations and isomeric ratios depend on proximity of contributing emission sources to measurement sites.", "author" : [ { "dropping-particle" : "", "family" : "Rossabi", "given" : "Sam", "non-dropping-particle" : "", "parse-names" : false, "suffix" : "" }, { "dropping-particle" : "", "family" : "Helmig", "given" : "Detlev", "non-dropping-particle" : "", "parse-names" : false, "suffix" : "" } ], "container-title" : "Journal of Geophysical Research: Atmospheres", "id" : "ITEM-1", "issue" : "7", "issued" : { "date-parts" : [ [ "2018" ] ] }, "page" : "3772-3790", "title" : "Changes in Atmospheric Butanes and Pentanes and Their Isomeric Ratios in the Continental United States", "translator" : [ { "dropping-particle" : "", "family" : "G3350", "given" : "", "non-dropping-particle" : "", "parse-names" : false, "suffix" : "" } ], "type" : "article-journal", "volume" : "123" }, "uris" : [ "http://www.mendeley.com/documents/?uuid=1c3d5347-95ba-4d36-8ebb-d7b14f68e7c4" ] } ], "mendeley" : { "formattedCitation" : "(Rossabi and Helmig, 2018)", "plainTextFormattedCitation" : "(Rossabi and Helmig, 2018)", "previouslyFormattedCitation" : "(Rossabi and Helmig, 2018)" }, "properties" : { "noteIndex" : 0 }, "schema" : "https://github.com/citation-style-language/schema/raw/master/csl-citation.json" }</w:instrText>
      </w:r>
      <w:r w:rsidRPr="002F69B0">
        <w:rPr>
          <w:color w:val="000000"/>
          <w:lang w:val="en-GB"/>
        </w:rPr>
        <w:fldChar w:fldCharType="separate"/>
      </w:r>
      <w:r w:rsidR="00CB33A1">
        <w:rPr>
          <w:noProof/>
          <w:color w:val="000000"/>
          <w:lang w:val="en-GB"/>
        </w:rPr>
        <w:t>(Rossabi and Helmig, 2018)</w:t>
      </w:r>
      <w:r w:rsidRPr="002F69B0">
        <w:rPr>
          <w:color w:val="000000"/>
          <w:lang w:val="en-GB"/>
        </w:rPr>
        <w:fldChar w:fldCharType="end"/>
      </w:r>
      <w:r w:rsidRPr="002F69B0">
        <w:rPr>
          <w:color w:val="000000"/>
          <w:lang w:val="en-GB"/>
        </w:rPr>
        <w:t xml:space="preserve">, </w:t>
      </w:r>
      <w:commentRangeStart w:id="645"/>
      <w:r>
        <w:rPr>
          <w:color w:val="000000"/>
          <w:lang w:val="en-GB"/>
        </w:rPr>
        <w:t xml:space="preserve">i.e., </w:t>
      </w:r>
      <w:r w:rsidRPr="002F69B0">
        <w:rPr>
          <w:color w:val="000000"/>
          <w:lang w:val="en-GB"/>
        </w:rPr>
        <w:t>by about an order of magnitude in major U</w:t>
      </w:r>
      <w:del w:id="646" w:author="Lucy Cowie" w:date="2021-07-26T13:04:00Z">
        <w:r w:rsidRPr="002F69B0" w:rsidDel="00041F88">
          <w:rPr>
            <w:color w:val="000000"/>
            <w:lang w:val="en-GB"/>
          </w:rPr>
          <w:delText>.</w:delText>
        </w:r>
      </w:del>
      <w:r w:rsidRPr="002F69B0">
        <w:rPr>
          <w:color w:val="000000"/>
          <w:lang w:val="en-GB"/>
        </w:rPr>
        <w:t>S</w:t>
      </w:r>
      <w:del w:id="647" w:author="Lucy Cowie" w:date="2021-07-26T13:04:00Z">
        <w:r w:rsidRPr="002F69B0" w:rsidDel="00041F88">
          <w:rPr>
            <w:color w:val="000000"/>
            <w:lang w:val="en-GB"/>
          </w:rPr>
          <w:delText>.</w:delText>
        </w:r>
      </w:del>
      <w:r w:rsidRPr="002F69B0">
        <w:rPr>
          <w:color w:val="000000"/>
          <w:lang w:val="en-GB"/>
        </w:rPr>
        <w:t xml:space="preserve"> cities since 1990</w:t>
      </w:r>
      <w:commentRangeEnd w:id="645"/>
      <w:r w:rsidR="00D439AF">
        <w:rPr>
          <w:rStyle w:val="Marquedecommentaire"/>
          <w:lang w:val="en-GB"/>
        </w:rPr>
        <w:commentReference w:id="645"/>
      </w:r>
      <w:r w:rsidRPr="002F69B0">
        <w:rPr>
          <w:color w:val="000000"/>
          <w:lang w:val="en-GB"/>
        </w:rPr>
        <w:t xml:space="preserve"> </w:t>
      </w:r>
      <w:r w:rsidRPr="002F69B0">
        <w:rPr>
          <w:color w:val="000000"/>
          <w:lang w:val="en-GB"/>
        </w:rPr>
        <w:fldChar w:fldCharType="begin" w:fldLock="1"/>
      </w:r>
      <w:r w:rsidR="00D477C7">
        <w:rPr>
          <w:color w:val="000000"/>
          <w:lang w:val="en-GB"/>
        </w:rPr>
        <w:instrText>ADDIN CSL_CITATION { "citationItems" : [ { "id" : "ITEM-1", "itemData" : { "DOI" : "10.1126/science.aaq0524", "ISSN" : "0036-8075", "abstract" : "Transport-derived emissions of volatile organic compounds (VOCs) have decreased owing to stricter controls on air pollution. This means that the relative importance of chemicals in pesticides, coatings, printing inks, adhesives, cleaning agents, and personal care products has increased. McDonald et al. show that these volatile chemical products now contribute fully one-half of emitted VOCs in 33 industrialized cities (see the Perspective by Lewis). Thus, the focus of efforts to mitigate ozone formation and toxic chemical burdens need to be adjusted.Science, this issue p. 760; see also p. 744A gap in emission inventories of urban volatile organic compound (VOC) sources, which contribute to regional ozone and aerosol burdens, has increased as transportation emissions in the United States and Europe have declined rapidly. A detailed mass balance demonstrates that the use of volatile chemical products (VCPs){\\textemdash}including pesticides, coatings, printing inks, adhesives, cleaning agents, and personal care products{\\textemdash}now constitutes half of fossil fuel VOC emissions in industrialized cities. The high fraction of VCP emissions is consistent with observed urban outdoor and indoor air measurements. We show that human exposure to carbonaceous aerosols of fossil origin is transitioning away from transportation-related sources and toward VCPs. Existing U.S. regulations on VCPs emphasize mitigating ozone and air toxics, but they currently exempt many chemicals that lead to secondary organic aerosols.", "author" : [ { "dropping-particle" : "", "family" : "McDonald", "given" : "Brian C", "non-dropping-particle" : "", "parse-names" : false, "suffix" : "" }, { "dropping-particle" : "", "family" : "Gouw", "given" : "Joost A", "non-dropping-particle" : "de", "parse-names" : false, "suffix" : "" }, { "dropping-particle" : "", "family" : "Gilman", "given" : "Jessica B", "non-dropping-particle" : "", "parse-names" : false, "suffix" : "" }, { "dropping-particle" : "", "family" : "Jathar", "given" : "Shantanu H", "non-dropping-particle" : "", "parse-names" : false, "suffix" : "" }, { "dropping-particle" : "", "family" : "Akherati", "given" : "Ali", "non-dropping-particle" : "", "parse-names" : false, "suffix" : "" }, { "dropping-particle" : "", "family" : "Cappa", "given" : "Christopher D", "non-dropping-particle" : "", "parse-names" : false, "suffix" : "" }, { "dropping-particle" : "", "family" : "Jimenez", "given" : "Jose L", "non-dropping-particle" : "", "parse-names" : false, "suffix" : "" }, { "dropping-particle" : "", "family" : "Lee-Taylor", "given" : "Julia", "non-dropping-particle" : "", "parse-names" : false, "suffix" : "" }, { "dropping-particle" : "", "family" : "Hayes", "given" : "Patrick L", "non-dropping-particle" : "", "parse-names" : false, "suffix" : "" }, { "dropping-particle" : "", "family" : "McKeen", "given" : "Stuart A", "non-dropping-particle" : "", "parse-names" : false, "suffix" : "" }, { "dropping-particle" : "", "family" : "Cui", "given" : "Yu Yan", "non-dropping-particle" : "", "parse-names" : false, "suffix" : "" }, { "dropping-particle" : "", "family" : "Kim", "given" : "Si-Wan", "non-dropping-particle" : "", "parse-names" : false, "suffix" : "" }, { "dropping-particle" : "", "family" : "Gentner", "given" : "Drew R", "non-dropping-particle" : "", "parse-names" : false, "suffix" : "" }, { "dropping-particle" : "", "family" : "Isaacman-VanWertz", "given" : "Gabriel", "non-dropping-particle" : "", "parse-names" : false, "suffix" : "" }, { "dropping-particle" : "", "family" : "Goldstein", "given" : "Allen H", "non-dropping-particle" : "", "parse-names" : false, "suffix" : "" }, { "dropping-particle" : "", "family" : "Harley", "given" : "Robert A", "non-dropping-particle" : "", "parse-names" : false, "suffix" : "" }, { "dropping-particle" : "", "family" : "Frost", "given" : "Gregory J", "non-dropping-particle" : "", "parse-names" : false, "suffix" : "" }, { "dropping-particle" : "", "family" : "Roberts", "given" : "James M", "non-dropping-particle" : "", "parse-names" : false, "suffix" : "" }, { "dropping-particle" : "", "family" : "Ryerson", "given" : "Thomas B", "non-dropping-particle" : "", "parse-names" : false, "suffix" : "" }, { "dropping-particle" : "", "family" : "Trainer", "given" : "Michael", "non-dropping-particle" : "", "parse-names" : false, "suffix" : "" } ], "container-title" : "Science", "id" : "ITEM-1", "issue" : "6377", "issued" : { "date-parts" : [ [ "2018" ] ] }, "page" : "760-764", "publisher" : "American Association for the Advancement of Science", "title" : "Volatile chemical products emerging as largest petrochemical source of urban organic emissions", "translator" : [ { "dropping-particle" : "", "family" : "G3348", "given" : "", "non-dropping-particle" : "", "parse-names" : false, "suffix" : "" } ], "type" : "article-journal", "volume" : "359" }, "uris" : [ "http://www.mendeley.com/documents/?uuid=f180d8f1-71c3-40c4-a713-82e7db9b5d6a" ] }, { "id" : "ITEM-2", "itemData" : { "DOI" : "10.1021/acs.est.8b00926", "ISSN" : "0013-936X", "abstract" : "The University of Denver has collected on-road fuel specific vehicle emissions measurements in the Chicago area since 1989. This nearly 30 year record illustrates the large reductions in light-duty vehicle tailpipe emissions and the remarkable improvements in emissions control durability to maintain low emissions over increasing periods of time. Since 1989 fuel specific carbon monoxide (CO) emissions have been reduced by an order of magnitude and hydrocarbon (HC) emissions by more than a factor of 20. Nitric oxide (NO) emissions have only been collected since 1997 but have seen reductions of 79%. This has increased the skewness of the emissions distribution where the 2016 fleet's 99th percentile contributes \u223c3 times more of the 1990 total for CO and HC emissions. There are signs that these reductions may be leveling out as the emissions durability of Tier 2 vehicles in use today has almost eliminated the emissions reduction benefit of fleet turnover. Since 1997, the average age of the Chicago on-road fleet has increased 2 model years and the percentage of passenger vehicles has dropped from 71 to 52% of the fleet. Emissions are now so well controlled that the influence of driving mode has been completely eliminated as a factor for fuel specific CO and NO emissions.", "author" : [ { "dropping-particle" : "", "family" : "Bishop", "given" : "Gary A.", "non-dropping-particle" : "", "parse-names" : false, "suffix" : "" }, { "dropping-particle" : "", "family" : "Haugen", "given" : "Molly J.", "non-dropping-particle" : "", "parse-names" : false, "suffix" : "" } ], "container-title" : "Environmental Science &amp; Technology", "id" : "ITEM-2", "issue" : "13", "issued" : { "date-parts" : [ [ "2018", "7", "3" ] ] }, "page" : "7587-7593", "title" : "The Story of Ever Diminishing Vehicle Tailpipe Emissions as Observed in the Chicago, Illinois Area", "translator" : [ { "dropping-particle" : "", "family" : "G4065", "given" : "", "non-dropping-particle" : "", "parse-names" : false, "suffix" : "" } ], "type" : "article-journal", "volume" : "52" }, "uris" : [ "http://www.mendeley.com/documents/?uuid=d2d17d30-ab19-4ef8-aa83-c1bdc2f05b5f" ] } ], "mendeley" : { "formattedCitation" : "(Bishop and Haugen, 2018; McDonald et al., 2018)", "plainTextFormattedCitation" : "(Bishop and Haugen, 2018; McDonald et al., 2018)", "previouslyFormattedCitation" : "(Bishop and Haugen, 2018; McDonald et al., 2018)" }, "properties" : { "noteIndex" : 0 }, "schema" : "https://github.com/citation-style-language/schema/raw/master/csl-citation.json" }</w:instrText>
      </w:r>
      <w:r w:rsidRPr="002F69B0">
        <w:rPr>
          <w:color w:val="000000"/>
          <w:lang w:val="en-GB"/>
        </w:rPr>
        <w:fldChar w:fldCharType="separate"/>
      </w:r>
      <w:r w:rsidR="00CB33A1">
        <w:rPr>
          <w:noProof/>
          <w:color w:val="000000"/>
          <w:lang w:val="en-GB"/>
        </w:rPr>
        <w:t>(Bishop and Haugen, 2018; McDonald et al., 2018)</w:t>
      </w:r>
      <w:r w:rsidRPr="002F69B0">
        <w:rPr>
          <w:color w:val="000000"/>
          <w:lang w:val="en-GB"/>
        </w:rPr>
        <w:fldChar w:fldCharType="end"/>
      </w:r>
      <w:r w:rsidRPr="002F69B0">
        <w:rPr>
          <w:color w:val="000000"/>
          <w:lang w:val="en-GB"/>
        </w:rPr>
        <w:t>. I</w:t>
      </w:r>
      <w:r w:rsidRPr="002F69B0">
        <w:rPr>
          <w:color w:val="000000" w:themeColor="text1"/>
          <w:lang w:val="en-GB"/>
        </w:rPr>
        <w:t>ncreasing (since 2008) oil</w:t>
      </w:r>
      <w:ins w:id="648" w:author="Lucy Cowie" w:date="2021-07-25T16:22:00Z">
        <w:r w:rsidR="00872094">
          <w:rPr>
            <w:color w:val="000000" w:themeColor="text1"/>
            <w:lang w:val="en-GB"/>
          </w:rPr>
          <w:t>-</w:t>
        </w:r>
      </w:ins>
      <w:r w:rsidRPr="002F69B0">
        <w:rPr>
          <w:color w:val="000000" w:themeColor="text1"/>
          <w:lang w:val="en-GB"/>
        </w:rPr>
        <w:t xml:space="preserve"> and gas</w:t>
      </w:r>
      <w:ins w:id="649" w:author="Lucy Cowie" w:date="2021-07-25T16:22:00Z">
        <w:r w:rsidR="00872094">
          <w:rPr>
            <w:color w:val="000000" w:themeColor="text1"/>
            <w:lang w:val="en-GB"/>
          </w:rPr>
          <w:t>-</w:t>
        </w:r>
      </w:ins>
      <w:del w:id="650" w:author="Lucy Cowie" w:date="2021-07-25T16:22:00Z">
        <w:r w:rsidRPr="002F69B0" w:rsidDel="00872094">
          <w:rPr>
            <w:color w:val="000000" w:themeColor="text1"/>
            <w:lang w:val="en-GB"/>
          </w:rPr>
          <w:delText xml:space="preserve"> </w:delText>
        </w:r>
      </w:del>
      <w:r w:rsidRPr="002F69B0">
        <w:rPr>
          <w:color w:val="000000" w:themeColor="text1"/>
          <w:lang w:val="en-GB"/>
        </w:rPr>
        <w:t>extraction activities in North America lead to a strong growth of NMVOC emissions (</w:t>
      </w:r>
      <w:r w:rsidRPr="002F69B0">
        <w:rPr>
          <w:i/>
          <w:color w:val="000000" w:themeColor="text1"/>
          <w:lang w:val="en-GB"/>
        </w:rPr>
        <w:t>high confidence</w:t>
      </w:r>
      <w:r w:rsidRPr="002F69B0">
        <w:rPr>
          <w:color w:val="000000" w:themeColor="text1"/>
          <w:lang w:val="en-GB"/>
        </w:rPr>
        <w:t xml:space="preserve">) as shown by analysis of ethane columns data </w:t>
      </w:r>
      <w:r w:rsidRPr="002F69B0">
        <w:rPr>
          <w:color w:val="000000"/>
          <w:lang w:val="en-GB"/>
        </w:rPr>
        <w:fldChar w:fldCharType="begin" w:fldLock="1"/>
      </w:r>
      <w:r w:rsidR="00D477C7">
        <w:rPr>
          <w:color w:val="000000"/>
          <w:lang w:val="en-GB"/>
        </w:rPr>
        <w:instrText>ADDIN CSL_CITATION { "citationItems" : [ { "id" : "ITEM-1", "itemData" : { "DOI" : "10.1088/1748-9326/11/4/044010", "ISSN" : "17489326", "abstract" : "Sharp rises in the atmospheric abundance of ethane (C2H6) have been detected from 2009 onwards in the Northern Hemisphere as a result of the unprecedented growth in the exploitation of shale gas and tight oil reservoirs in North America. Using time series of C2H6 total columns derived from ground-based Fourier transform infrared (FTIR) observations made at five selected Network for the Detection of Atmospheric Composition Change sites, we characterize the recent C2H6 evolution and determine growth rates of \u223c5% yr-1 at mid-latitudes and of \u223c3% yr-1 at remote sites. Results from CAM-chem simulations with the Hemispheric Transport of Air Pollutants, Phase II bottom-up inventory for anthropogenic emissions are found to greatly underestimate the current C2H6 abundances. Doubling global emissions is required to reconcile the simulations and the observations prior to 2009. We further estimate that North American anthropogenic C2H6 emissions have increased from 1.6 Tg yr-1 in 2008 to 2.8 Tg yr-1 in 2014, i.e. by 75% over these six years. We also completed a second simulation with new top-down emissions of C2H6 from North American oil and gas activities, biofuel consumption and biomass burning, inferred from space-borne observations of methane (CH4) from Greenhouse Gases Observing SATellite. In this simulation, GEOS-Chem is able to reproduce FTIR measurements at the mid-latitudinal sites, underscoring the impact of the North American oil and gas development on the current C2H6 abundance. Finally we estimate that the North American oil and gas emissions of CH4, a major greenhouse gas, grew from 20 to 35 Tg yr-1 over the period 2008-2014, in association with the recent C2H6 rise.", "author" : [ { "dropping-particle" : "", "family" : "Franco", "given" : "B.", "non-dropping-particle" : "", "parse-names" : false, "suffix" : "" }, { "dropping-particle" : "", "family" : "Mahieu", "given" : "E.", "non-dropping-particle" : "", "parse-names" : false, "suffix" : "" }, { "dropping-particle" : "", "family" : "Emmons", "given" : "L. K.", "non-dropping-particle" : "", "parse-names" : false, "suffix" : "" }, { "dropping-particle" : "", "family" : "Tzompa-Sosa", "given" : "Z. A.", "non-dropping-particle" : "", "parse-names" : false, "suffix" : "" }, { "dropping-particle" : "V.", "family" : "Fischer", "given" : "E.", "non-dropping-particle" : "", "parse-names" : false, "suffix" : "" }, { "dropping-particle" : "", "family" : "Sudo", "given" : "K.", "non-dropping-particle" : "", "parse-names" : false, "suffix" : "" }, { "dropping-particle" : "", "family" : "Bovy", "given" : "B.", "non-dropping-particle" : "", "parse-names" : false, "suffix" : "" }, { "dropping-particle" : "", "family" : "Conway", "given" : "S.", "non-dropping-particle" : "", "parse-names" : false, "suffix" : "" }, { "dropping-particle" : "", "family" : "Griffin", "given" : "D.", "non-dropping-particle" : "", "parse-names" : false, "suffix" : "" }, { "dropping-particle" : "", "family" : "Hannigan", "given" : "J. W.", "non-dropping-particle" : "", "parse-names" : false, "suffix" : "" }, { "dropping-particle" : "", "family" : "Strong", "given" : "K.", "non-dropping-particle" : "", "parse-names" : false, "suffix" : "" }, { "dropping-particle" : "", "family" : "Walker", "given" : "K. A.", "non-dropping-particle" : "", "parse-names" : false, "suffix" : "" } ], "container-title" : "Environmental Research Letters", "id" : "ITEM-1", "issue" : "4", "issued" : { "date-parts" : [ [ "2016" ] ] }, "title" : "Evaluating ethane and methane emissions associated with the development of oil and natural gas extraction in North America", "translator" : [ { "dropping-particle" : "", "family" : "G4060", "given" : "", "non-dropping-particle" : "", "parse-names" : false, "suffix" : "" } ], "type" : "article-journal", "volume" : "11" }, "uris" : [ "http://www.mendeley.com/documents/?uuid=35698584-74a3-4916-ae23-975357e12d68" ] } ], "mendeley" : { "formattedCitation" : "(Franco et al., 2016)", "plainTextFormattedCitation" : "(Franco et al., 2016)", "previouslyFormattedCitation" : "(Franco et al., 2016)" }, "properties" : { "noteIndex" : 0 }, "schema" : "https://github.com/citation-style-language/schema/raw/master/csl-citation.json" }</w:instrText>
      </w:r>
      <w:r w:rsidRPr="002F69B0">
        <w:rPr>
          <w:color w:val="000000"/>
          <w:lang w:val="en-GB"/>
        </w:rPr>
        <w:fldChar w:fldCharType="separate"/>
      </w:r>
      <w:r w:rsidR="00CB33A1">
        <w:rPr>
          <w:noProof/>
          <w:color w:val="000000"/>
          <w:lang w:val="en-GB"/>
        </w:rPr>
        <w:t>(Franco et al., 2016)</w:t>
      </w:r>
      <w:r w:rsidRPr="002F69B0">
        <w:rPr>
          <w:color w:val="000000"/>
          <w:lang w:val="en-GB"/>
        </w:rPr>
        <w:fldChar w:fldCharType="end"/>
      </w:r>
      <w:r w:rsidRPr="002F69B0">
        <w:rPr>
          <w:color w:val="000000"/>
          <w:lang w:val="en-GB"/>
        </w:rPr>
        <w:t xml:space="preserve">, but absolute emission amounts remain uncertain </w:t>
      </w:r>
      <w:r w:rsidRPr="002F69B0">
        <w:rPr>
          <w:color w:val="000000"/>
          <w:lang w:val="en-GB"/>
        </w:rPr>
        <w:fldChar w:fldCharType="begin" w:fldLock="1"/>
      </w:r>
      <w:r w:rsidR="00A75A09">
        <w:rPr>
          <w:color w:val="000000"/>
          <w:lang w:val="en-GB"/>
        </w:rPr>
        <w:instrText>ADDIN CSL_CITATION { "citationItems" : [ { "id" : "ITEM-1", "itemData" : { "DOI" : "10.1002/2013JD021272", "ISSN" : "2169-897X", "abstract" : "Emissions of methane (CH4) from oil and natural gas (O&amp;G) operations in the most densely drilled area of the Denver-Julesburg Basin in Weld County located in northeastern Colorado are estimated for 2 days in May 2012 using aircraft-based CH4 observations and planetary boundary layer height and ground-based wind profile measurements. Total top-down CH4 emission estimates are 25.8 \u00b1 8.4 and 26.2 \u00b1 10.7 t CH4/h for the 29 and 31 May flights, respectively. Using inventory data, we estimate the total emissions of CH4 from non-O&amp;G gas-related sources at 7.1 \u00b1 1.7 and 6.3 \u00b1 1.0 t CH4/h for these 2 days. The difference in emissions is attributed to O&amp;G sources in the study region, and their total emission is on average 19.3 \u00b1 6.9 t/h, close to 3 times higher than an hourly emission estimate based on Environmental Protection Agency\u2019s Greenhouse Gas Reporting Program data for 2012. We derive top-down emissions estimates for propane, n-butane, i-pentane, n-pentane, and benzene from our total top-down CH4 emission estimate and the relative hydrocarbon abundances in aircraft-based discrete air samples. Emissions for these five nonmethane hydrocarbons alone total 25.4 \u00b1 8.2 t/h. Assuming that these emissions are solely originating from O&amp;G-related activities in the study region, our results show that the state inventory for total volatile organic compounds emitted by O&amp;G activities is at least a factor of 2 too low for May 2012. Our top-down emission estimate of benzene emissions from O&amp;G operations is 173 \u00b1 64 kg/h, or 7 times larger than in the state inventory.", "author" : [ { "dropping-particle" : "", "family" : "P\u00e9tron", "given" : "Gabrielle", "non-dropping-particle" : "", "parse-names" : false, "suffix" : "" }, { "dropping-particle" : "", "family" : "Karion", "given" : "Anna", "non-dropping-particle" : "", "parse-names" : false, "suffix" : "" }, { "dropping-particle" : "", "family" : "Sweeney", "given" : "Colm", "non-dropping-particle" : "", "parse-names" : false, "suffix" : "" }, { "dropping-particle" : "", "family" : "Miller", "given" : "Benjamin R.", "non-dropping-particle" : "", "parse-names" : false, "suffix" : "" }, { "dropping-particle" : "", "family" : "Montzka", "given" : "Stephen A.", "non-dropping-particle" : "", "parse-names" : false, "suffix" : "" }, { "dropping-particle" : "", "family" : "Frost", "given" : "Gregory J.", "non-dropping-particle" : "", "parse-names" : false, "suffix" : "" }, { "dropping-particle" : "", "family" : "Trainer", "given" : "Michael", "non-dropping-particle" : "", "parse-names" : false, "suffix" : "" }, { "dropping-particle" : "", "family" : "Tans", "given" : "Pieter", "non-dropping-particle" : "", "parse-names" : false, "suffix" : "" }, { "dropping-particle" : "", "family" : "Andrews", "given" : "Arlyn", "non-dropping-particle" : "", "parse-names" : false, "suffix" : "" }, { "dropping-particle" : "", "family" : "Kofler", "given" : "Jonathan", "non-dropping-particle" : "", "parse-names" : false, "suffix" : "" }, { "dropping-particle" : "", "family" : "Helmig", "given" : "Detlev", "non-dropping-particle" : "", "parse-names" : false, "suffix" : "" }, { "dropping-particle" : "", "family" : "Guenther", "given" : "Douglas", "non-dropping-particle" : "", "parse-names" : false, "suffix" : "" }, { "dropping-particle" : "", "family" : "Dlugokencky", "given" : "Ed", "non-dropping-particle" : "", "parse-names" : false, "suffix" : "" }, { "dropping-particle" : "", "family" : "Lang", "given" : "Patricia", "non-dropping-particle" : "", "parse-names" : false, "suffix" : "" }, { "dropping-particle" : "", "family" : "Newberger", "given" : "Tim", "non-dropping-particle" : "", "parse-names" : false, "suffix" : "" }, { "dropping-particle" : "", "family" : "Wolter", "given" : "Sonja", "non-dropping-particle" : "", "parse-names" : false, "suffix" : "" }, { "dropping-particle" : "", "family" : "Hall", "given" : "Bradley", "non-dropping-particle" : "", "parse-names" : false, "suffix" : "" }, { "dropping-particle" : "", "family" : "Novelli", "given" : "Paul", "non-dropping-particle" : "", "parse-names" : false, "suffix" : "" }, { "dropping-particle" : "", "family" : "Brewer", "given" : "Alan", "non-dropping-particle" : "", "parse-names" : false, "suffix" : "" }, { "dropping-particle" : "", "family" : "Conley", "given" : "Stephen", "non-dropping-particle" : "", "parse-names" : false, "suffix" : "" }, { "dropping-particle" : "", "family" : "Hardesty", "given" : "Mike", "non-dropping-particle" : "", "parse-names" : false, "suffix" : "" }, { "dropping-particle" : "", "family" : "Banta", "given" : "Robert", "non-dropping-particle" : "", "parse-names" : false, "suffix" : "" }, { "dropping-particle" : "", "family" : "White", "given" : "Allen", "non-dropping-particle" : "", "parse-names" : false, "suffix" : "" }, { "dropping-particle" : "", "family" : "Noone", "given" : "David", "non-dropping-particle" : "", "parse-names" : false, "suffix" : "" }, { "dropping-particle" : "", "family" : "Wolfe", "given" : "Dan", "non-dropping-particle" : "", "parse-names" : false, "suffix" : "" }, { "dropping-particle" : "", "family" : "Schnell", "given" : "Russ", "non-dropping-particle" : "", "parse-names" : false, "suffix" : "" } ], "container-title" : "Journal of Geophysical Research: Atmospheres", "id" : "ITEM-1", "issue" : "11", "issued" : { "date-parts" : [ [ "2014", "6", "16" ] ] }, "page" : "6836-6852", "title" : "A new look at methane and nonmethane hydrocarbon emissions from oil and natural gas operations in the Colorado Denver\u2010Julesburg Basin", "translator" : [ { "dropping-particle" : "", "family" : "G4047", "given" : "", "non-dropping-particle" : "", "parse-names" : false, "suffix" : "" } ], "type" : "article-journal", "volume" : "119" }, "uris" : [ "http://www.mendeley.com/documents/?uuid=45e8221e-2a46-483d-832b-bd0b3438ed06" ] }, { "id" : "ITEM-2", "itemData" : { "DOI" : "10.1029/2018JD028955", "ISSN" : "2169-897X", "abstract" : "Emissions of C 2 -C 5 alkanes from the U.S. oil and gas sector have changed rapidly over the last decade. We use a nested GEOS-Chem simulation driven by updated 2011NEI emissions with aircraft, surface, and column observations to (1) examine spatial patterns in the emissions and observed atmospheric abundances of C 2 -C 5 alkanes over the United States and (2) estimate the contribution of emissions from the U.S. oil and gas industry to these patterns. The oil and gas sector in the updated 2011NEI contributes over 80% of the total U.S. emissions of ethane (C 2 H 6 ) and propane (C 3 H 8 ), and emissions of these species are largest in the central United States. Observed mixing ratios of C 2 -C 5 alkanes show enhancements over the central United States below 2 km. A nested GEOS-Chem simulation underpredicts observed C 3 H 8 mixing ratios in the boundary layer over several U.S. regions, and the relative underprediction is not consistent, suggesting C 3 H 8 emissions should receive more attention moving forward. Our decision to consider only C 4 -C 5 alkane emissions as a single lumped species produces a geographic distribution similar to observations. Due to the increasing importance of oil and gas emissions in the United States, we recommend continued support of existing long-term measurements of C 2 -C 5 alkanes. We suggest additional monitoring of C 2 -C 5 alkanes downwind of northeastern Colorado, Wyoming, and western North Dakota to capture changes in these regions. The atmospheric chemistry modeling community should also evaluate whether chemical mechanisms that lump larger alkanes are sufficient to understand air quality issues in regions with large emissions of these species.", "author" : [ { "dropping-particle" : "", "family" : "Tzompa\u2010Sosa", "given" : "Z. A.", "non-dropping-particle" : "", "parse-names" : false, "suffix" : "" }, { "dropping-particle" : "", "family" : "Henderson", "given" : "B. H.", "non-dropping-particle" : "", "parse-names" : false, "suffix" : "" }, { "dropping-particle" : "", "family" : "Keller", "given" : "C. A.", "non-dropping-particle" : "", "parse-names" : false, "suffix" : "" }, { "dropping-particle" : "", "family" : "Travis", "given" : "K.", "non-dropping-particle" : "", "parse-names" : false, "suffix" : "" }, { "dropping-particle" : "", "family" : "Mahieu", "given" : "E.", "non-dropping-particle" : "", "parse-names" : false, "suffix" : "" }, { "dropping-particle" : "", "family" : "Franco", "given" : "B.", "non-dropping-particle" : "", "parse-names" : false, "suffix" : "" }, { "dropping-particle" : "", "family" : "Estes", "given" : "M.", "non-dropping-particle" : "", "parse-names" : false, "suffix" : "" }, { "dropping-particle" : "", "family" : "Helmig", "given" : "D.", "non-dropping-particle" : "", "parse-names" : false, "suffix" : "" }, { "dropping-particle" : "", "family" : "Fried", "given" : "A.", "non-dropping-particle" : "", "parse-names" : false, "suffix" : "" }, { "dropping-particle" : "", "family" : "Richter", "given" : "D.", "non-dropping-particle" : "", "parse-names" : false, "suffix" : "" }, { "dropping-particle" : "", "family" : "Weibring", "given" : "P.", "non-dropping-particle" : "", "parse-names" : false, "suffix" : "" }, { "dropping-particle" : "", "family" : "Walega", "given" : "J.", "non-dropping-particle" : "", "parse-names" : false, "suffix" : "" }, { "dropping-particle" : "", "family" : "Blake", "given" : "D. R.", "non-dropping-particle" : "", "parse-names" : false, "suffix" : "" }, { "dropping-particle" : "", "family" : "Hannigan", "given" : "J. W.", "non-dropping-particle" : "", "parse-names" : false, "suffix" : "" }, { "dropping-particle" : "", "family" : "Ortega", "given" : "I.", "non-dropping-particle" : "", "parse-names" : false, "suffix" : "" }, { "dropping-particle" : "", "family" : "Conway", "given" : "S.", "non-dropping-particle" : "", "parse-names" : false, "suffix" : "" }, { "dropping-particle" : "", "family" : "Strong", "given" : "K.", "non-dropping-particle" : "", "parse-names" : false, "suffix" : "" }, { "dropping-particle" : "V.", "family" : "Fischer", "given" : "E.", "non-dropping-particle" : "", "parse-names" : false, "suffix" : "" } ], "container-title" : "Journal of Geophysical Research: Atmospheres", "id" : "ITEM-2", "issue" : "2", "issued" : { "date-parts" : [ [ "2019", "1", "27" ] ] }, "page" : "1148-1169", "title" : "Atmospheric Implications of Large C2\u2010C5 Alkane Emissions From the U.S. Oil and Gas Industry", "translator" : [ { "dropping-particle" : "", "family" : "G4053", "given" : "", "non-dropping-particle" : "", "parse-names" : false, "suffix" : "" } ], "type" : "article-journal", "volume" : "124" }, "uris" : [ "http://www.mendeley.com/documents/?uuid=d68ab611-73e1-4d2a-90f6-6dad7dbcd0d6" ] } ], "mendeley" : { "formattedCitation" : "(P\u00e9tron et al., 2014; Tzompa\u2010Sosa et al., 2019)", "manualFormatting" : "(P\u00e9tron et al., 2014; Tzompa-Sosa et al., 2019)", "plainTextFormattedCitation" : "(P\u00e9tron et al., 2014; Tzompa\u2010Sosa et al., 2019)", "previouslyFormattedCitation" : "(P\u00e9tron et al., 2014; Tzompa\u2010Sosa et al., 2019)" }, "properties" : { "noteIndex" : 0 }, "schema" : "https://github.com/citation-style-language/schema/raw/master/csl-citation.json" }</w:instrText>
      </w:r>
      <w:r w:rsidRPr="002F69B0">
        <w:rPr>
          <w:color w:val="000000"/>
          <w:lang w:val="en-GB"/>
        </w:rPr>
        <w:fldChar w:fldCharType="separate"/>
      </w:r>
      <w:r w:rsidR="00CB33A1">
        <w:rPr>
          <w:noProof/>
          <w:color w:val="000000"/>
          <w:lang w:val="en-GB"/>
        </w:rPr>
        <w:t>(Pétron et al., 2014; Tzompa-Sosa et al., 2019)</w:t>
      </w:r>
      <w:r w:rsidRPr="002F69B0">
        <w:rPr>
          <w:color w:val="000000"/>
          <w:lang w:val="en-GB"/>
        </w:rPr>
        <w:fldChar w:fldCharType="end"/>
      </w:r>
      <w:r w:rsidRPr="002F69B0">
        <w:rPr>
          <w:color w:val="000000"/>
          <w:lang w:val="en-GB"/>
        </w:rPr>
        <w:t xml:space="preserve">. In East Asia, there is </w:t>
      </w:r>
      <w:r w:rsidRPr="002F69B0">
        <w:rPr>
          <w:i/>
          <w:color w:val="000000"/>
          <w:lang w:val="en-GB"/>
        </w:rPr>
        <w:t>medium confidence</w:t>
      </w:r>
      <w:r w:rsidRPr="002F69B0">
        <w:rPr>
          <w:color w:val="000000"/>
          <w:lang w:val="en-GB"/>
        </w:rPr>
        <w:t xml:space="preserve"> </w:t>
      </w:r>
      <w:r>
        <w:rPr>
          <w:color w:val="000000"/>
          <w:lang w:val="en-GB"/>
        </w:rPr>
        <w:t xml:space="preserve">in </w:t>
      </w:r>
      <w:r w:rsidRPr="002F69B0">
        <w:rPr>
          <w:color w:val="000000"/>
          <w:lang w:val="en-GB"/>
        </w:rPr>
        <w:t xml:space="preserve">a decreasing trend of motor vehicle emissions, suggested by ambient measurements in Beijing since 2002 </w:t>
      </w:r>
      <w:r w:rsidRPr="002F69B0">
        <w:rPr>
          <w:color w:val="000000"/>
          <w:lang w:val="en-GB"/>
        </w:rPr>
        <w:fldChar w:fldCharType="begin" w:fldLock="1"/>
      </w:r>
      <w:r w:rsidR="00D477C7">
        <w:rPr>
          <w:color w:val="000000"/>
          <w:lang w:val="en-GB"/>
        </w:rPr>
        <w:instrText>ADDIN CSL_CITATION { "citationItems" : [ { "id" : "ITEM-1", "itemData" : { "DOI" : "10.5194/acp-15-1489-2015", "ISSN" : "16807324", "abstract" : "Non-methane hydrocarbons (NMHCs) play a critical role in the photochemical production of ozone (O3) and organic aerosols. Obtaining an accurate understanding on temporal trends of NMHC emissions is essential for predicting air quality changes and evaluating the effectiveness of current control measures. In this study, we evaluated temporal trends of anthropogenic NMHC emissions during August in Beijing based on ambient measurements during selected summer periods at an urban site in Beijing from 2002 to 2013. In the contrast to the results from the most recent inventory (Multi-resolution Emission Inventory for China, MEIC), which reported that anthropogenic NMHC emissions during August increased by 28% from 2004 to 2012, whereas mixing ratios of NMHCs measured at this urban site decreased by 37% during the same time period. A positive matrix factorization (PMF) model was applied to these NMHC measurements for source apportionment. The results showed that the relative contributions of vehicular exhaust and gasoline evaporation to measured NMHC concentrations decreased by 66% during August from 2004 to 2012, comparable to the relative decline of 67% for transportation-related NMHC emissions reported by the MEIC inventory. This finding indicates that the implementation of stricter emissions standards for new vehicles and specific control measures for in-use vehicles has been effective for reducing transportation-related NMHC emissions. In addition, the PMF results suggested that there were no significant temporal changes in NMHC concentrations from solvent use and industry during August from 2004 to 2012, in contrast with the rapid rate of increase (8.8% yr-1) reported by the MEIC inventory. To re-evaluate the NMHC emissions trends for solvent use and industry, annual variations in NMHC / NOx ratios were compared between ambient measurements at the PKU site and the MEIC inventory. In contrast to the significant rise in NMHC / NOx ratios from the MEIC inventory, the measured NMHC / NOx ratios declined by 14% during August from 2005 to 2012. The inferred NMHC / NOx ratios based on PMF results exhibited a comparable decline of 11% to measured ratios. These results indicate that the increase rate for NMHC emissions from solvent use and industry in Beijing might be overestimated in the current inventory; therefore, additional research is necessary to verify the NMHC emission trends for this source.", "author" : [ { "dropping-particle" : "", "family" : "Wang", "given" : "M.", "non-dropping-particle" : "", "parse-names" : false, "suffix" : "" }, { "dropping-particle" : "", "family" : "Shao", "given" : "M.", "non-dropping-particle" : "", "parse-names" : false, "suffix" : "" }, { "dropping-particle" : "", "family" : "Chen", "given" : "W.", "non-dropping-particle" : "", "parse-names" : false, "suffix" : "" }, { "dropping-particle" : "", "family" : "Lu", "given" : "S.", "non-dropping-particle" : "", "parse-names" : false, "suffix" : "" }, { "dropping-particle" : "", "family" : "Liu", "given" : "Y.", "non-dropping-particle" : "", "parse-names" : false, "suffix" : "" }, { "dropping-particle" : "", "family" : "Yuan", "given" : "B.", "non-dropping-particle" : "", "parse-names" : false, "suffix" : "" }, { "dropping-particle" : "", "family" : "Zhang", "given" : "Q.", "non-dropping-particle" : "", "parse-names" : false, "suffix" : "" }, { "dropping-particle" : "", "family" : "Zhang", "given" : "Q.", "non-dropping-particle" : "", "parse-names" : false, "suffix" : "" }, { "dropping-particle" : "", "family" : "Chang", "given" : "C. C.", "non-dropping-particle" : "", "parse-names" : false, "suffix" : "" }, { "dropping-particle" : "", "family" : "Wang", "given" : "B.", "non-dropping-particle" : "", "parse-names" : false, "suffix" : "" }, { "dropping-particle" : "", "family" : "Zeng", "given" : "L.", "non-dropping-particle" : "", "parse-names" : false, "suffix" : "" }, { "dropping-particle" : "", "family" : "Hu", "given" : "M.", "non-dropping-particle" : "", "parse-names" : false, "suffix" : "" }, { "dropping-particle" : "", "family" : "Yang", "given" : "Y.", "non-dropping-particle" : "", "parse-names" : false, "suffix" : "" }, { "dropping-particle" : "", "family" : "Li", "given" : "Y.", "non-dropping-particle" : "", "parse-names" : false, "suffix" : "" } ], "container-title" : "Atmospheric Chemistry and Physics", "id" : "ITEM-1", "issue" : "3", "issued" : { "date-parts" : [ [ "2015" ] ] }, "page" : "1489-1502", "title" : "Trends of non-methane hydrocarbons (NMHC) emissions in Beijing during 2002-2013", "translator" : [ { "dropping-particle" : "", "family" : "G4049", "given" : "", "non-dropping-particle" : "", "parse-names" : false, "suffix" : "" } ], "type" : "article", "volume" : "15" }, "uris" : [ "http://www.mendeley.com/documents/?uuid=7805a7fb-4939-49cd-8706-e94e40c30ee9" ] } ], "mendeley" : { "formattedCitation" : "(Wang et al., 2015)", "plainTextFormattedCitation" : "(Wang et al., 2015)", "previouslyFormattedCitation" : "(Wang et al., 2015)" }, "properties" : { "noteIndex" : 0 }, "schema" : "https://github.com/citation-style-language/schema/raw/master/csl-citation.json" }</w:instrText>
      </w:r>
      <w:r w:rsidRPr="002F69B0">
        <w:rPr>
          <w:color w:val="000000"/>
          <w:lang w:val="en-GB"/>
        </w:rPr>
        <w:fldChar w:fldCharType="separate"/>
      </w:r>
      <w:r w:rsidR="00CB33A1">
        <w:rPr>
          <w:noProof/>
          <w:color w:val="000000"/>
          <w:lang w:val="en-GB"/>
        </w:rPr>
        <w:t>(Wang et al., 2015)</w:t>
      </w:r>
      <w:r w:rsidRPr="002F69B0">
        <w:rPr>
          <w:color w:val="000000"/>
          <w:lang w:val="en-GB"/>
        </w:rPr>
        <w:fldChar w:fldCharType="end"/>
      </w:r>
      <w:r w:rsidRPr="002F69B0">
        <w:rPr>
          <w:color w:val="000000"/>
          <w:lang w:val="en-GB"/>
        </w:rPr>
        <w:t xml:space="preserve"> and by bottom-up estimates </w:t>
      </w:r>
      <w:r w:rsidRPr="002F69B0">
        <w:rPr>
          <w:color w:val="000000"/>
          <w:lang w:val="en-GB"/>
        </w:rPr>
        <w:fldChar w:fldCharType="begin" w:fldLock="1"/>
      </w:r>
      <w:r w:rsidR="00D477C7">
        <w:rPr>
          <w:color w:val="000000"/>
          <w:lang w:val="en-GB"/>
        </w:rPr>
        <w:instrText>ADDIN CSL_CITATION { "citationItems" : [ { "id" : "ITEM-1", "itemData" : { "DOI" : "10.5194/acp-2018-374", "ISSN" : "1680-7375", "abstract" : "Abstract. To tackle the problem of severe air pollution, China has implemented active clean air policies in recent years. As a consequence, the emissions of major air pollutants have decreased and the air quality has substantially improved. Here, we quantified China's anthropogenic emission trends from 2010&amp;ndash;2017 and identified the major driving forces of these trends by using a combination of bottom-up emission inventory and Index Decomposition Analysis (IDA) approaches. The relative change rates of China's anthropogenic emissions during 2010&amp;ndash;2017 are estimated as follows: &amp;minus;62% for SO2, &amp;minus;17% for NOx, &amp;plus;11% for NMVOC, &amp;plus;1% for NH3, &amp;minus;27% for CO, &amp;minus;38% for PM10, &amp;minus;35% for PM2.5, &amp;minus;27% for BC, &amp;minus;35% for OC, and &amp;plus;18% for CO2. The IDA results suggest that emission control measures are the main drivers of this reduction, in which the pollution controls on power plants and industries are the most effective mitigation measures. The emission reduction rates markedly accelerated after the year 2013, confirming the effectiveness of China's Clean Air Action that was implemented in 2013. We estimated that during 2013&amp;ndash;2017, China's anthropogenic emissions decreased by 59% for SO2, 21% for NOx, 23% for CO, 36% for PM10, 33% for PM2.5, 28% for BC, and 32% for OC. NMVOC emissions increased by 11% and NH3 emissions remained stable from 2010&amp;ndash;2017, representing the absence of effective mitigation measures for NMVOC and NH3 in current policies. The relative contributions of different sectors to emissions have significantly changed after several years' implementation of clean air policies, indicating that it is paramount to introduce new policies to enable further emission reductions in the future.", "author" : [ { "dropping-particle" : "", "family" : "Zheng", "given" : "Bo", "non-dropping-particle" : "", "parse-names" : false, "suffix" : "" }, { "dropping-particle" : "", "family" : "Tong", "given" : "Dan", "non-dropping-particle" : "", "parse-names" : false, "suffix" : "" }, { "dropping-particle" : "", "family" : "Li", "given" : "Meng", "non-dropping-particle" : "", "parse-names" : false, "suffix" : "" }, { "dropping-particle" : "", "family" : "Liu", "given" : "Fei", "non-dropping-particle" : "", "parse-names" : false, "suffix" : "" }, { "dropping-particle" : "", "family" : "Hong", "given" : "Chaopeng", "non-dropping-particle" : "", "parse-names" : false, "suffix" : "" }, { "dropping-particle" : "", "family" : "Geng", "given" : "Guannan", "non-dropping-particle" : "", "parse-names" : false, "suffix" : "" }, { "dropping-particle" : "", "family" : "Li", "given" : "Haiyan", "non-dropping-particle" : "", "parse-names" : false, "suffix" : "" }, { "dropping-particle" : "", "family" : "Li", "given" : "Xin", "non-dropping-particle" : "", "parse-names" : false, "suffix" : "" }, { "dropping-particle" : "", "family" : "Peng", "given" : "Liqun", "non-dropping-particle" : "", "parse-names" : false, "suffix" : "" }, { "dropping-particle" : "", "family" : "Qi", "given" : "Ji", "non-dropping-particle" : "", "parse-names" : false, "suffix" : "" }, { "dropping-particle" : "", "family" : "Yan", "given" : "Liu", "non-dropping-particle" : "", "parse-names" : false, "suffix" : "" }, { "dropping-particle" : "", "family" : "Zhang", "given" : "Yuxuan", "non-dropping-particle" : "", "parse-names" : false, "suffix" : "" }, { "dropping-particle" : "", "family" : "Zhao", "given" : "Hongyan", "non-dropping-particle" : "", "parse-names" : false, "suffix" : "" }, { "dropping-particle" : "", "family" : "Zheng", "given" : "Yixuan", "non-dropping-particle" : "", "parse-names" : false, "suffix" : "" }, { "dropping-particle" : "", "family" : "He", "given" : "Kebin", "non-dropping-particle" : "", "parse-names" : false, "suffix" : "" }, { "dropping-particle" : "", "family" : "Zhang", "given" : "Qiang", "non-dropping-particle" : "", "parse-names" : false, "suffix" : "" } ], "container-title" : "Atmospheric Chemistry and Physics", "id" : "ITEM-1", "issued" : { "date-parts" : [ [ "2018" ] ] }, "page" : "14095\u201314111", "title" : "Trends in China's anthropogenic emissions since 2010 as the consequence of clean air actions", "translator" : [ { "dropping-particle" : "", "family" : "G2880", "given" : "", "non-dropping-particle" : "", "parse-names" : false, "suffix" : "" } ], "type" : "article-journal", "volume" : "18" }, "uris" : [ "http://www.mendeley.com/documents/?uuid=264c81cb-b27c-4fa3-9285-946213a2caf5" ] } ], "mendeley" : { "formattedCitation" : "(Zheng et al., 2018b)", "plainTextFormattedCitation" : "(Zheng et al., 2018b)", "previouslyFormattedCitation" : "(Zheng et al., 2018b)" }, "properties" : { "noteIndex" : 0 }, "schema" : "https://github.com/citation-style-language/schema/raw/master/csl-citation.json" }</w:instrText>
      </w:r>
      <w:r w:rsidRPr="002F69B0">
        <w:rPr>
          <w:color w:val="000000"/>
          <w:lang w:val="en-GB"/>
        </w:rPr>
        <w:fldChar w:fldCharType="separate"/>
      </w:r>
      <w:r w:rsidR="00CB33A1">
        <w:rPr>
          <w:noProof/>
          <w:color w:val="000000"/>
          <w:lang w:val="en-GB"/>
        </w:rPr>
        <w:t>(Zheng et al., 2018b)</w:t>
      </w:r>
      <w:r w:rsidRPr="002F69B0">
        <w:rPr>
          <w:color w:val="000000"/>
          <w:lang w:val="en-GB"/>
        </w:rPr>
        <w:fldChar w:fldCharType="end"/>
      </w:r>
      <w:r w:rsidRPr="002F69B0">
        <w:rPr>
          <w:color w:val="000000"/>
          <w:lang w:val="en-GB"/>
        </w:rPr>
        <w:t xml:space="preserve">, and </w:t>
      </w:r>
      <w:commentRangeStart w:id="651"/>
      <w:r w:rsidRPr="002F69B0">
        <w:rPr>
          <w:color w:val="000000"/>
          <w:lang w:val="en-GB"/>
        </w:rPr>
        <w:t xml:space="preserve">decrease of </w:t>
      </w:r>
      <w:commentRangeEnd w:id="651"/>
      <w:r w:rsidR="00D771A4">
        <w:rPr>
          <w:rStyle w:val="Marquedecommentaire"/>
          <w:lang w:val="en-GB"/>
        </w:rPr>
        <w:commentReference w:id="651"/>
      </w:r>
      <w:r w:rsidRPr="002F69B0">
        <w:rPr>
          <w:color w:val="000000"/>
          <w:lang w:val="en-GB"/>
        </w:rPr>
        <w:t xml:space="preserve">residential heating emissions due to declining coal and biofuel use since 2005 </w:t>
      </w:r>
      <w:commentRangeStart w:id="652"/>
      <w:r w:rsidRPr="002F69B0">
        <w:rPr>
          <w:color w:val="000000"/>
          <w:lang w:val="en-GB"/>
        </w:rPr>
        <w:fldChar w:fldCharType="begin" w:fldLock="1"/>
      </w:r>
      <w:ins w:id="653" w:author="Robin Matthews" w:date="2021-07-08T15:08:00Z">
        <w:r w:rsidR="00BE4C5D">
          <w:rPr>
            <w:color w:val="000000"/>
            <w:lang w:val="en-GB"/>
          </w:rPr>
          <w:instrText>ADDIN CSL_CITATION { "citationItems" : [ { "id" : "ITEM-1", "itemData" : { "DOI" : "10.5194/acp-2018-374", "ISSN" : "1680-7375", "abstract" : "Abstract. To tackle the problem of severe air pollution, China has implemented active clean air policies in recent years. As a consequence, the emissions of major air pollutants have decreased and the air quality has substantially improved. Here, we quantified China's anthropogenic emission trends from 2010&amp;ndash;2017 and identified the major driving forces of these trends by using a combination of bottom-up emission inventory and Index Decomposition Analysis (IDA) approaches. The relative change rates of China's anthropogenic emissions during 2010&amp;ndash;2017 are estimated as follows: &amp;minus;62% for SO2, &amp;minus;17% for NOx, &amp;plus;11% for NMVOC, &amp;plus;1% for NH3, &amp;minus;27% for CO, &amp;minus;38% for PM10, &amp;minus;35% for PM2.5, &amp;minus;27% for BC, &amp;minus;35% for OC, and &amp;plus;18% for CO2. The IDA results suggest that emission control measures are the main drivers of this reduction, in which the pollution controls on power plants and industries are the most effective mitigation measures. The emission reduction rates markedly accelerated after the year 2013, confirming the effectiveness of China's Clean Air Action that was implemented in 2013. We estimated that during 2013&amp;ndash;2017, China's anthropogenic emissions decreased by 59% for SO2, 21% for NOx, 23% for CO, 36% for PM10, 33% for PM2.5, 28% for BC, and 32% for OC. NMVOC emissions increased by 11% and NH3 emissions remained stable from 2010&amp;ndash;2017, representing the absence of effective mitigation measures for NMVOC and NH3 in current policies. The relative contributions of different sectors to emissions have significantly changed after several years' implementation of clean air policies, indicating that it is paramount to introduce new policies to enable further emission reductions in the future.", "author" : [ { "dropping-particle" : "", "family" : "Zheng", "given" : "Bo", "non-dropping-particle" : "", "parse-names" : false, "suffix" : "" }, { "dropping-particle" : "", "family" : "Tong", "given" : "Dan", "non-dropping-particle" : "", "parse-names" : false, "suffix" : "" }, { "dropping-particle" : "", "family" : "Li", "given" : "Meng", "non-dropping-particle" : "", "parse-names" : false, "suffix" : "" }, { "dropping-particle" : "", "family" : "Liu", "given" : "Fei", "non-dropping-particle" : "", "parse-names" : false, "suffix" : "" }, { "dropping-particle" : "", "family" : "Hong", "given" : "Chaopeng", "non-dropping-particle" : "", "parse-names" : false, "suffix" : "" }, { "dropping-particle" : "", "family" : "Geng", "given" : "Guannan", "non-dropping-particle" : "", "parse-names" : false, "suffix" : "" }, { "dropping-particle" : "", "family" : "Li", "given" : "Haiyan", "non-dropping-particle" : "", "parse-names" : false, "suffix" : "" }, { "dropping-particle" : "", "family" : "Li", "given" : "Xin", "non-dropping-particle" : "", "parse-names" : false, "suffix" : "" }, { "dropping-particle" : "", "family" : "Peng", "given" : "Liqun", "non-dropping-particle" : "", "parse-names" : false, "suffix" : "" }, { "dropping-particle" : "", "family" : "Qi", "given" : "Ji", "non-dropping-particle" : "", "parse-names" : false, "suffix" : "" }, { "dropping-particle" : "", "family" : "Yan", "given" : "Liu", "non-dropping-particle" : "", "parse-names" : false, "suffix" : "" }, { "dropping-particle" : "", "family" : "Zhang", "given" : "Yuxuan", "non-dropping-particle" : "", "parse-names" : false, "suffix" : "" }, { "dropping-particle" : "", "family" : "Zhao", "given" : "Hongyan", "non-dropping-particle" : "", "parse-names" : false, "suffix" : "" }, { "dropping-particle" : "", "family" : "Zheng", "given" : "Yixuan", "non-dropping-particle" : "", "parse-names" : false, "suffix" : "" }, { "dropping-particle" : "", "family" : "He", "given" : "Kebin", "non-dropping-particle" : "", "parse-names" : false, "suffix" : "" }, { "dropping-particle" : "", "family" : "Zhang", "given" : "Qiang", "non-dropping-particle" : "", "parse-names" : false, "suffix" : "" } ], "container-title" : "Atmospheric Chemistry and Physics", "id" : "ITEM-1", "issued" : { "date-parts" : [ [ "2018" ] ] }, "page" : "14095\u201314111", "title" : "Trends in China's anthropogenic emissions since 2010 as the consequence of clean air actions", "translator" : [ { "dropping-particle" : "", "family" : "G2880", "given" : "", "non-dropping-particle" : "", "parse-names" : false, "suffix" : "" } ], "type" : "article-journal", "volume" : "18" }, "uris" : [ "http://www.mendeley.com/documents/?uuid=264c81cb-b27c-4fa3-9285-946213a2caf5" ] }, { "id" : "ITEM-2", "itemData" : { "DOI" : "10.5194/acp-19-8897-2019", "ISSN" : "16807324", "abstract" : "Non-methane volatile organic compounds (NMVOCs) are important ozone and secondary organic aerosol precursors and play important roles in tropospheric chemistry. In this work, we estimated the total and speciated NMVOC emissions from China's anthropogenic sources during 1990-2017 by using a bottom-up emission inventory framework and investigated the main drivers behind the trends. We found that anthropogenic NMVOC emissions in China have been increasing continuously since 1990 due to the dramatic growth in activity rates and absence of effective control measures. We estimated that anthropogenic NMVOC emissions in China increased from 9.76Tg in 1990 to 28.5Tg in 2017, mainly driven by the persistent growth from the industry sector and solvent use. Meanwhile, emissions from the residential and transportation sectors declined after 2005, partly offsetting the total emission increase. During 1990-2017, mass-based emissions of alkanes, alkenes, alkynes, aromatics, oxygenated volatile organic compounds (OVOCs) and other species increased by 274%, 88%, 4%, 387%, 91% and 231%, respectively. Following the growth in total NMVOC emissions, the corresponding ozone formation potential (OFP) increased from 38.2Tg of O3 in 1990 to 99.7Tg of O3 in 2017. We estimated that aromatics accounted for the largest share (43%) of the total OFP, followed by alkenes (37%) and OVOCs (10%). Growth in China's NMVOC emissions was mainly driven by the transportation sector before 2000, while industry and solvent use dominated the emission growth during 2000-2010. Since 2010, although emissions from the industry sector and solvent use kept growing, strict control measures on transportation and fuel transition in residential stoves have successfully slowed down the increasing trend, especially after the implementation of China's clean air action since 2013. However, compared to large emission decreases in other major air pollutants in China (e.g., SO2, NOx and primary PM) during 2013-2017, the relatively flat trend in NMVOC emissions and OFP revealed the absence of effective control measures, which might have contributed to the increase in ozone during the same period. Given their high contributions to emissions and OFP, tailored control measures for solvent use and industrial sources should be developed, and multi-pollutant control strategies should be designed to mitigate both PM2:5 and ozone pollution simultaneously.", "author" : [ { "dropping-particle" : "", "family" : "Li", "given" : "Meng", "non-dropping-particle" : "", "parse-names" : false, "suffix" : "" }, { "dropping-particle" : "", "family" : "Zhang", "given" : "Qiang", "non-dropping-particle" : "", "parse-names" : false, "suffix" : "" }, { "dropping-particle" : "", "family" : "Zheng", "given" : "Bo", "non-dropping-particle" : "", "parse-names" : false, "suffix" : "" }, { "dropping-particle" : "", "family" : "Tong", "given" : "Dan", "non-dropping-particle" : "", "parse-names" : false, "suffix" : "" }, { "dropping-particle" : "", "family" : "Lei", "given" : "Yu", "non-dropping-particle" : "", "parse-names" : false, "suffix" : "" }, { "dropping-particle" : "", "family" : "Liu", "given" : "Fei", "non-dropping-particle" : "", "parse-names" : false, "suffix" : "" }, { "dropping-particle" : "", "family" : "Hong", "given" : "Chaopeng", "non-dropping-particle" : "", "parse-names" : false, "suffix" : "" }, { "dropping-particle" : "", "family" : "Kang", "given" : "Sicong", "non-dropping-particle" : "", "parse-names" : false, "suffix" : "" }, { "dropping-particle" : "", "family" : "Yan", "given" : "Liu", "non-dropping-particle" : "", "parse-names" : false, "suffix" : "" }, { "dropping-particle" : "", "family" : "Zhang", "given" : "Yuxuan", "non-dropping-particle" : "", "parse-names" : false, "suffix" : "" }, { "dropping-particle" : "", "family" : "Bo", "given" : "Yu", "non-dropping-particle" : "", "parse-names" : false, "suffix" : "" }, { "dropping-particle" : "", "family" : "Su", "given" : "Hang", "non-dropping-particle" : "", "parse-names" : false, "suffix" : "" }, { "dropping-particle" : "", "family" : "Cheng", "given" : "Yafang", "non-dropping-particle" : "", "parse-names" : false, "suffix" : "" }, { "dropping-particle" : "", "family" : "He", "given" : "Kebin", "non-dropping-particle" : "", "parse-names" : false, "suffix" : "" } ], "container-title" : "Atmospheric Chemistry and Physics", "id" : "ITEM-2", "issue" : "13", "issued" : { "date-parts" : [ [ "2019" ] ] }, "page" : "8897-8913", "title" : "Persistent growth of anthropogenic non-methane volatile organic compound (NMVOC) emissions in China during 1990-2017: Drivers, speciation and ozone formation potential", "translator" : [ { "dropping-particle" : "", "family" : "G4061", "given" : "", "non-dropping-particle" : "", "parse-names" : false, "suffix" : "" } ], "type" : "article-journal", "volume" : "19" }, "uris" : [ "http://www.mendeley.com/documents/?uuid=a7e73619-d68c-4427-b516-a9fbd7ec9178" ] } ], "mendeley" : { "formattedCitation" : "(Zheng et al., 2018b; Li et al., 2019b)", "manualFormatting" : "(Zheng et al., 2018b; M. Li et al., 2019)", "plainTextFormattedCitation" : "(Zheng et al., 2018b; Li et al., 2019b)", "previouslyFormattedCitation" : "(Zheng et al., 2018b; Li et al., 2019b)" }, "properties" : { "noteIndex" : 0 }, "schema" : "https://github.com/citation-style-language/schema/raw/master/csl-citation.json" }</w:instrText>
        </w:r>
      </w:ins>
      <w:del w:id="654" w:author="Robin Matthews" w:date="2021-07-08T15:08:00Z">
        <w:r w:rsidR="00D477C7" w:rsidDel="00BE4C5D">
          <w:rPr>
            <w:color w:val="000000"/>
            <w:lang w:val="en-GB"/>
          </w:rPr>
          <w:delInstrText>ADDIN CSL_CITATION { "citationItems" : [ { "id" : "ITEM-1", "itemData" : { "DOI" : "10.5194/acp-2018-374", "ISSN" : "1680-7375", "abstract" : "Abstract. To tackle the problem of severe air pollution, China has implemented active clean air policies in recent years. As a consequence, the emissions of major air pollutants have decreased and the air quality has substantially improved. Here, we quantified China's anthropogenic emission trends from 2010&amp;ndash;2017 and identified the major driving forces of these trends by using a combination of bottom-up emission inventory and Index Decomposition Analysis (IDA) approaches. The relative change rates of China's anthropogenic emissions during 2010&amp;ndash;2017 are estimated as follows: &amp;minus;62% for SO2, &amp;minus;17% for NOx, &amp;plus;11% for NMVOC, &amp;plus;1% for NH3, &amp;minus;27% for CO, &amp;minus;38% for PM10, &amp;minus;35% for PM2.5, &amp;minus;27% for BC, &amp;minus;35% for OC, and &amp;plus;18% for CO2. The IDA results suggest that emission control measures are the main drivers of this reduction, in which the pollution controls on power plants and industries are the most effective mitigation measures. The emission reduction rates markedly accelerated after the year 2013, confirming the effectiveness of China's Clean Air Action that was implemented in 2013. We estimated that during 2013&amp;ndash;2017, China's anthropogenic emissions decreased by 59% for SO2, 21% for NOx, 23% for CO, 36% for PM10, 33% for PM2.5, 28% for BC, and 32% for OC. NMVOC emissions increased by 11% and NH3 emissions remained stable from 2010&amp;ndash;2017, representing the absence of effective mitigation measures for NMVOC and NH3 in current policies. The relative contributions of different sectors to emissions have significantly changed after several years' implementation of clean air policies, indicating that it is paramount to introduce new policies to enable further emission reductions in the future.", "author" : [ { "dropping-particle" : "", "family" : "Zheng", "given" : "Bo", "non-dropping-particle" : "", "parse-names" : false, "suffix" : "" }, { "dropping-particle" : "", "family" : "Tong", "given" : "Dan", "non-dropping-particle" : "", "parse-names" : false, "suffix" : "" }, { "dropping-particle" : "", "family" : "Li", "given" : "Meng", "non-dropping-particle" : "", "parse-names" : false, "suffix" : "" }, { "dropping-particle" : "", "family" : "Liu", "given" : "Fei", "non-dropping-particle" : "", "parse-names" : false, "suffix" : "" }, { "dropping-particle" : "", "family" : "Hong", "given" : "Chaopeng", "non-dropping-particle" : "", "parse-names" : false, "suffix" : "" }, { "dropping-particle" : "", "family" : "Geng", "given" : "Guannan", "non-dropping-particle" : "", "parse-names" : false, "suffix" : "" }, { "dropping-particle" : "", "family" : "Li", "given" : "Haiyan", "non-dropping-particle" : "", "parse-names" : false, "suffix" : "" }, { "dropping-particle" : "", "family" : "Li", "given" : "Xin", "non-dropping-particle" : "", "parse-names" : false, "suffix" : "" }, { "dropping-particle" : "", "family" : "Peng", "given" : "Liqun", "non-dropping-particle" : "", "parse-names" : false, "suffix" : "" }, { "dropping-particle" : "", "family" : "Qi", "given" : "Ji", "non-dropping-particle" : "", "parse-names" : false, "suffix" : "" }, { "dropping-particle" : "", "family" : "Yan", "given" : "Liu", "non-dropping-particle" : "", "parse-names" : false, "suffix" : "" }, { "dropping-particle" : "", "family" : "Zhang", "given" : "Yuxuan", "non-dropping-particle" : "", "parse-names" : false, "suffix" : "" }, { "dropping-particle" : "", "family" : "Zhao", "given" : "Hongyan", "non-dropping-particle" : "", "parse-names" : false, "suffix" : "" }, { "dropping-particle" : "", "family" : "Zheng", "given" : "Yixuan", "non-dropping-particle" : "", "parse-names" : false, "suffix" : "" }, { "dropping-particle" : "", "family" : "He", "given" : "Kebin", "non-dropping-particle" : "", "parse-names" : false, "suffix" : "" }, { "dropping-particle" : "", "family" : "Zhang", "given" : "Qiang", "non-dropping-particle" : "", "parse-names" : false, "suffix" : "" } ], "container-title" : "Atmospheric Chemistry and Physics", "id" : "ITEM-1", "issued" : { "date-parts" : [ [ "2018" ] ] }, "page" : "14095\u201314111", "title" : "Trends in China's anthropogenic emissions since 2010 as the consequence of clean air actions", "translator" : [ { "dropping-particle" : "", "family" : "G2880", "given" : "", "non-dropping-particle" : "", "parse-names" : false, "suffix" : "" } ], "type" : "article-journal", "volume" : "18" }, "uris" : [ "http://www.mendeley.com/documents/?uuid=264c81cb-b27c-4fa3-9285-946213a2caf5" ] }, { "id" : "ITEM-2", "itemData" : { "DOI" : "10.5194/acp-19-8897-2019", "ISSN" : "16807324", "abstract" : "Non-methane volatile organic compounds (NMVOCs) are important ozone and secondary organic aerosol precursors and play important roles in tropospheric chemistry. In this work, we estimated the total and speciated NMVOC emissions from China's anthropogenic sources during 1990-2017 by using a bottom-up emission inventory framework and investigated the main drivers behind the trends. We found that anthropogenic NMVOC emissions in China have been increasing continuously since 1990 due to the dramatic growth in activity rates and absence of effective control measures. We estimated that anthropogenic NMVOC emissions in China increased from 9.76Tg in 1990 to 28.5Tg in 2017, mainly driven by the persistent growth from the industry sector and solvent use. Meanwhile, emissions from the residential and transportation sectors declined after 2005, partly offsetting the total emission increase. During 1990-2017, mass-based emissions of alkanes, alkenes, alkynes, aromatics, oxygenated volatile organic compounds (OVOCs) and other species increased by 274%, 88%, 4%, 387%, 91% and 231%, respectively. Following the growth in total NMVOC emissions, the corresponding ozone formation potential (OFP) increased from 38.2Tg of O3 in 1990 to 99.7Tg of O3 in 2017. We estimated that aromatics accounted for the largest share (43%) of the total OFP, followed by alkenes (37%) and OVOCs (10%). Growth in China's NMVOC emissions was mainly driven by the transportation sector before 2000, while industry and solvent use dominated the emission growth during 2000-2010. Since 2010, although emissions from the industry sector and solvent use kept growing, strict control measures on transportation and fuel transition in residential stoves have successfully slowed down the increasing trend, especially after the implementation of China's clean air action since 2013. However, compared to large emission decreases in other major air pollutants in China (e.g., SO2, NOx and primary PM) during 2013-2017, the relatively flat trend in NMVOC emissions and OFP revealed the absence of effective control measures, which might have contributed to the increase in ozone during the same period. Given their high contributions to emissions and OFP, tailored control measures for solvent use and industrial sources should be developed, and multi-pollutant control strategies should be designed to mitigate both PM2:5 and ozone pollution simultaneously.", "author" : [ { "dropping-particle" : "", "family" : "Li", "given" : "Meng", "non-dropping-particle" : "", "parse-names" : false, "suffix" : "" }, { "dropping-particle" : "", "family" : "Zhang", "given" : "Qiang", "non-dropping-particle" : "", "parse-names" : false, "suffix" : "" }, { "dropping-particle" : "", "family" : "Zheng", "given" : "Bo", "non-dropping-particle" : "", "parse-names" : false, "suffix" : "" }, { "dropping-particle" : "", "family" : "Tong", "given" : "Dan", "non-dropping-particle" : "", "parse-names" : false, "suffix" : "" }, { "dropping-particle" : "", "family" : "Lei", "given" : "Yu", "non-dropping-particle" : "", "parse-names" : false, "suffix" : "" }, { "dropping-particle" : "", "family" : "Liu", "given" : "Fei", "non-dropping-particle" : "", "parse-names" : false, "suffix" : "" }, { "dropping-particle" : "", "family" : "Hong", "given" : "Chaopeng", "non-dropping-particle" : "", "parse-names" : false, "suffix" : "" }, { "dropping-particle" : "", "family" : "Kang", "given" : "Sicong", "non-dropping-particle" : "", "parse-names" : false, "suffix" : "" }, { "dropping-particle" : "", "family" : "Yan", "given" : "Liu", "non-dropping-particle" : "", "parse-names" : false, "suffix" : "" }, { "dropping-particle" : "", "family" : "Zhang", "given" : "Yuxuan", "non-dropping-particle" : "", "parse-names" : false, "suffix" : "" }, { "dropping-particle" : "", "family" : "Bo", "given" : "Yu", "non-dropping-particle" : "", "parse-names" : false, "suffix" : "" }, { "dropping-particle" : "", "family" : "Su", "given" : "Hang", "non-dropping-particle" : "", "parse-names" : false, "suffix" : "" }, { "dropping-particle" : "", "family" : "Cheng", "given" : "Yafang", "non-dropping-particle" : "", "parse-names" : false, "suffix" : "" }, { "dropping-particle" : "", "family" : "He", "given" : "Kebin", "non-dropping-particle" : "", "parse-names" : false, "suffix" : "" } ], "container-title" : "Atmospheric Chemistry and Physics", "id" : "ITEM-2", "issue" : "13", "issued" : { "date-parts" : [ [ "2019" ] ] }, "page" : "8897-8913", "title" : "Persistent growth of anthropogenic non-methane volatile organic compound (NMVOC) emissions in China during 1990-2017: Drivers, speciation and ozone formation potential", "translator" : [ { "dropping-particle" : "", "family" : "G4061", "given" : "", "non-dropping-particle" : "", "parse-names" : false, "suffix" : "" } ], "type" : "article-journal", "volume" : "19" }, "uris" : [ "http://www.mendeley.com/documents/?uuid=a7e73619-d68c-4427-b516-a9fbd7ec9178" ] } ], "mendeley" : { "formattedCitation" : "(Zheng et al., 2018b; Li et al., 2019b)", "plainTextFormattedCitation" : "(Zheng et al., 2018b; Li et al., 2019b)", "previouslyFormattedCitation" : "(Zheng et al., 2018b; Li et al., 2019b)" }, "properties" : { "noteIndex" : 0 }, "schema" : "https://github.com/citation-style-language/schema/raw/master/csl-citation.json" }</w:delInstrText>
        </w:r>
      </w:del>
      <w:r w:rsidRPr="002F69B0">
        <w:rPr>
          <w:color w:val="000000"/>
          <w:lang w:val="en-GB"/>
        </w:rPr>
        <w:fldChar w:fldCharType="separate"/>
      </w:r>
      <w:r w:rsidR="00CB33A1">
        <w:rPr>
          <w:noProof/>
          <w:color w:val="000000"/>
          <w:lang w:val="en-GB"/>
        </w:rPr>
        <w:t xml:space="preserve">(Zheng et al., 2018b; </w:t>
      </w:r>
      <w:ins w:id="655" w:author="Robin Matthews" w:date="2021-07-08T15:08:00Z">
        <w:r w:rsidR="00BE4C5D">
          <w:rPr>
            <w:noProof/>
            <w:color w:val="000000"/>
            <w:lang w:val="en-GB"/>
          </w:rPr>
          <w:t xml:space="preserve">M. </w:t>
        </w:r>
      </w:ins>
      <w:r w:rsidR="00CB33A1">
        <w:rPr>
          <w:noProof/>
          <w:color w:val="000000"/>
          <w:lang w:val="en-GB"/>
        </w:rPr>
        <w:t>Li et al., 2019</w:t>
      </w:r>
      <w:del w:id="656" w:author="Robin Matthews" w:date="2021-07-08T15:08:00Z">
        <w:r w:rsidR="00CB33A1" w:rsidDel="00BE4C5D">
          <w:rPr>
            <w:noProof/>
            <w:color w:val="000000"/>
            <w:lang w:val="en-GB"/>
          </w:rPr>
          <w:delText>b</w:delText>
        </w:r>
      </w:del>
      <w:r w:rsidR="00CB33A1">
        <w:rPr>
          <w:noProof/>
          <w:color w:val="000000"/>
          <w:lang w:val="en-GB"/>
        </w:rPr>
        <w:t>)</w:t>
      </w:r>
      <w:r w:rsidRPr="002F69B0">
        <w:rPr>
          <w:color w:val="000000"/>
          <w:lang w:val="en-GB"/>
        </w:rPr>
        <w:fldChar w:fldCharType="end"/>
      </w:r>
      <w:commentRangeEnd w:id="652"/>
      <w:r w:rsidR="00CB33A1">
        <w:rPr>
          <w:rStyle w:val="Marquedecommentaire"/>
        </w:rPr>
        <w:commentReference w:id="652"/>
      </w:r>
      <w:r w:rsidRPr="002F69B0">
        <w:rPr>
          <w:color w:val="000000"/>
          <w:lang w:val="en-GB"/>
        </w:rPr>
        <w:t>. However, total anthropogenic NMVOC emissions have increased steadily in China since the mid-20</w:t>
      </w:r>
      <w:ins w:id="657" w:author="Lucy Cowie" w:date="2021-07-25T16:24:00Z">
        <w:r w:rsidR="00CC4B4E" w:rsidRPr="00636221">
          <w:rPr>
            <w:color w:val="000000"/>
            <w:lang w:val="en-GB"/>
            <w:rPrChange w:id="658" w:author="Ian Blenkinsop" w:date="2021-07-29T12:06:00Z">
              <w:rPr>
                <w:color w:val="000000"/>
                <w:vertAlign w:val="superscript"/>
                <w:lang w:val="en-GB"/>
              </w:rPr>
            </w:rPrChange>
          </w:rPr>
          <w:t>th</w:t>
        </w:r>
      </w:ins>
      <w:del w:id="659" w:author="Lucy Cowie" w:date="2021-07-25T16:24:00Z">
        <w:r w:rsidRPr="002F69B0" w:rsidDel="00CC4B4E">
          <w:rPr>
            <w:color w:val="000000"/>
            <w:vertAlign w:val="superscript"/>
            <w:lang w:val="en-GB"/>
          </w:rPr>
          <w:delText>th</w:delText>
        </w:r>
      </w:del>
      <w:r w:rsidRPr="002F69B0">
        <w:rPr>
          <w:color w:val="000000"/>
          <w:lang w:val="en-GB"/>
        </w:rPr>
        <w:t xml:space="preserve"> century, largely due to </w:t>
      </w:r>
      <w:ins w:id="660" w:author="Lucy Cowie" w:date="2021-07-25T16:29:00Z">
        <w:r w:rsidR="005E7C04">
          <w:rPr>
            <w:color w:val="000000"/>
            <w:lang w:val="en-GB"/>
          </w:rPr>
          <w:t xml:space="preserve">the </w:t>
        </w:r>
      </w:ins>
      <w:r w:rsidRPr="002F69B0">
        <w:rPr>
          <w:color w:val="000000"/>
          <w:lang w:val="en-GB"/>
        </w:rPr>
        <w:t>growing importance of the solvent</w:t>
      </w:r>
      <w:ins w:id="661" w:author="Lucy Cowie" w:date="2021-07-25T16:29:00Z">
        <w:r w:rsidR="005E7C04">
          <w:rPr>
            <w:color w:val="000000"/>
            <w:lang w:val="en-GB"/>
          </w:rPr>
          <w:t>-</w:t>
        </w:r>
      </w:ins>
      <w:del w:id="662" w:author="Lucy Cowie" w:date="2021-07-25T16:29:00Z">
        <w:r w:rsidDel="005E7C04">
          <w:rPr>
            <w:color w:val="000000"/>
            <w:lang w:val="en-GB"/>
          </w:rPr>
          <w:delText xml:space="preserve"> </w:delText>
        </w:r>
      </w:del>
      <w:r>
        <w:rPr>
          <w:color w:val="000000"/>
          <w:lang w:val="en-GB"/>
        </w:rPr>
        <w:t>use</w:t>
      </w:r>
      <w:r w:rsidRPr="002F69B0">
        <w:rPr>
          <w:color w:val="000000"/>
          <w:lang w:val="en-GB"/>
        </w:rPr>
        <w:t xml:space="preserve"> and industrial sectors</w:t>
      </w:r>
      <w:ins w:id="663" w:author="Ian Blenkinsop" w:date="2021-07-29T12:09:00Z">
        <w:r w:rsidR="00636221">
          <w:rPr>
            <w:color w:val="000000"/>
            <w:lang w:val="en-GB"/>
          </w:rPr>
          <w:t xml:space="preserve"> </w:t>
        </w:r>
        <w:r w:rsidR="00636221" w:rsidRPr="00A12D1A">
          <w:rPr>
            <w:color w:val="000000"/>
            <w:lang w:val="nb-NO"/>
          </w:rPr>
          <w:t>(</w:t>
        </w:r>
        <w:r w:rsidR="00636221" w:rsidRPr="00A12D1A">
          <w:rPr>
            <w:i/>
            <w:color w:val="000000"/>
            <w:lang w:val="nb-NO"/>
          </w:rPr>
          <w:t>medium evidence</w:t>
        </w:r>
        <w:r w:rsidR="00636221" w:rsidRPr="004E50A4">
          <w:rPr>
            <w:iCs/>
            <w:color w:val="000000"/>
            <w:lang w:val="nb-NO"/>
          </w:rPr>
          <w:t>,</w:t>
        </w:r>
        <w:r w:rsidR="00636221" w:rsidRPr="00A12D1A">
          <w:rPr>
            <w:i/>
            <w:color w:val="000000"/>
            <w:lang w:val="nb-NO"/>
          </w:rPr>
          <w:t xml:space="preserve"> high agreement</w:t>
        </w:r>
        <w:r w:rsidR="00636221" w:rsidRPr="00A12D1A">
          <w:rPr>
            <w:color w:val="000000"/>
            <w:lang w:val="nb-NO"/>
          </w:rPr>
          <w:t>)</w:t>
        </w:r>
      </w:ins>
      <w:r w:rsidRPr="002F69B0">
        <w:rPr>
          <w:color w:val="000000"/>
          <w:lang w:val="en-GB"/>
        </w:rPr>
        <w:t xml:space="preserve"> </w:t>
      </w:r>
      <w:commentRangeStart w:id="664"/>
      <w:r w:rsidRPr="002F69B0">
        <w:rPr>
          <w:color w:val="000000"/>
          <w:lang w:val="en-GB"/>
        </w:rPr>
        <w:fldChar w:fldCharType="begin" w:fldLock="1"/>
      </w:r>
      <w:ins w:id="665" w:author="Robin Matthews" w:date="2021-07-08T15:08:00Z">
        <w:r w:rsidR="00BE4C5D">
          <w:rPr>
            <w:color w:val="000000"/>
            <w:lang w:val="en-GB"/>
          </w:rPr>
          <w:instrText>ADDIN CSL_CITATION { "citationItems" : [ { "id" : "ITEM-1", "itemData" : { "DOI" : "10.1029/2018EF000822", "ISSN" : "23284277", "abstract" : "Studies reporting the historical trends of SO2, NOx, CO, and nonmethane volatile organic compounds emissions in China using unified approaches and sources are limited. Here we established 66-year emission trends of these four species in China. Six primary anthropogenic sources were included, and we made a series of improvements to the few existing inventories based on detailed statistical data, recently published emission factors, and technology renewal to reduce the uncertainties. National SO2, NOx, CO, and nonmethane volatile organic compounds emissions in 2015 were 27.1, 20.6, 188, and 28.4 Mt, with annual growth rates of 5.8%, 5.9%, 3.8%, and 4.6% since 1949, respectively. In recent years, fossil fuel combustion was the major contributor to SO2, NOx, and CO emissions, whereas industrial process contributed most to VOCs emissions. Our results revealed a 10% decrease in the SO2 emissions from 2005 to 2010 as a result of improvements in the flue gas desulfurization installation rate. NOx emissions stopped rising and started falling in 2011, with technology renewal and the penetration of end-of-pipe control measures in industrial boilers and cement production. Furthermore, we calculated future speciated VOCs emissions and ozone formation potential under alternative policy scenarios and projected to reduce emissions by 10% (compared with 2013 levels) with stringent control measures in 2020. A reactivity-based control strategy was proposed to achieve greater ozone formation potential reductions while requiring less VOCs emissions reduction.", "author" : [ { "dropping-particle" : "", "family" : "Sun", "given" : "W.", "non-dropping-particle" : "", "parse-names" : false, "suffix" : "" }, { "dropping-particle" : "", "family" : "Shao", "given" : "M.", "non-dropping-particle" : "", "parse-names" : false, "suffix" : "" }, { "dropping-particle" : "", "family" : "Granier", "given" : "C.", "non-dropping-particle" : "", "parse-names" : false, "suffix" : "" }, { "dropping-particle" : "", "family" : "Liu", "given" : "Y.", "non-dropping-particle" : "", "parse-names" : false, "suffix" : "" }, { "dropping-particle" : "", "family" : "Ye", "given" : "C. S.", "non-dropping-particle" : "", "parse-names" : false, "suffix" : "" }, { "dropping-particle" : "", "family" : "Zheng", "given" : "J. Y.", "non-dropping-particle" : "", "parse-names" : false, "suffix" : "" } ], "container-title" : "Earth's Future", "id" : "ITEM-1", "issue" : "8", "issued" : { "date-parts" : [ [ "2018" ] ] }, "page" : "1112-1133", "title" : "Long-Term Trends of Anthropogenic SO2, NOx, CO, and NMVOCs Emissions in China", "translator" : [ { "dropping-particle" : "", "family" : "G4055", "given" : "", "non-dropping-particle" : "", "parse-names" : false, "suffix" : "" } ], "type" : "article-journal", "volume" : "6" }, "uris" : [ "http://www.mendeley.com/documents/?uuid=62a26ef3-3379-4006-b56a-7cd80de54ea1" ] }, { "id" : "ITEM-2", "itemData" : { "DOI" : "10.5194/acp-2018-374", "ISSN" : "1680-7375", "abstract" : "Abstract. To tackle the problem of severe air pollution, China has implemented active clean air policies in recent years. As a consequence, the emissions of major air pollutants have decreased and the air quality has substantially improved. Here, we quantified China's anthropogenic emission trends from 2010&amp;ndash;2017 and identified the major driving forces of these trends by using a combination of bottom-up emission inventory and Index Decomposition Analysis (IDA) approaches. The relative change rates of China's anthropogenic emissions during 2010&amp;ndash;2017 are estimated as follows: &amp;minus;62% for SO2, &amp;minus;17% for NOx, &amp;plus;11% for NMVOC, &amp;plus;1% for NH3, &amp;minus;27% for CO, &amp;minus;38% for PM10, &amp;minus;35% for PM2.5, &amp;minus;27% for BC, &amp;minus;35% for OC, and &amp;plus;18% for CO2. The IDA results suggest that emission control measures are the main drivers of this reduction, in which the pollution controls on power plants and industries are the most effective mitigation measures. The emission reduction rates markedly accelerated after the year 2013, confirming the effectiveness of China's Clean Air Action that was implemented in 2013. We estimated that during 2013&amp;ndash;2017, China's anthropogenic emissions decreased by 59% for SO2, 21% for NOx, 23% for CO, 36% for PM10, 33% for PM2.5, 28% for BC, and 32% for OC. NMVOC emissions increased by 11% and NH3 emissions remained stable from 2010&amp;ndash;2017, representing the absence of effective mitigation measures for NMVOC and NH3 in current policies. The relative contributions of different sectors to emissions have significantly changed after several years' implementation of clean air policies, indicating that it is paramount to introduce new policies to enable further emission reductions in the future.", "author" : [ { "dropping-particle" : "", "family" : "Zheng", "given" : "Bo", "non-dropping-particle" : "", "parse-names" : false, "suffix" : "" }, { "dropping-particle" : "", "family" : "Tong", "given" : "Dan", "non-dropping-particle" : "", "parse-names" : false, "suffix" : "" }, { "dropping-particle" : "", "family" : "Li", "given" : "Meng", "non-dropping-particle" : "", "parse-names" : false, "suffix" : "" }, { "dropping-particle" : "", "family" : "Liu", "given" : "Fei", "non-dropping-particle" : "", "parse-names" : false, "suffix" : "" }, { "dropping-particle" : "", "family" : "Hong", "given" : "Chaopeng", "non-dropping-particle" : "", "parse-names" : false, "suffix" : "" }, { "dropping-particle" : "", "family" : "Geng", "given" : "Guannan", "non-dropping-particle" : "", "parse-names" : false, "suffix" : "" }, { "dropping-particle" : "", "family" : "Li", "given" : "Haiyan", "non-dropping-particle" : "", "parse-names" : false, "suffix" : "" }, { "dropping-particle" : "", "family" : "Li", "given" : "Xin", "non-dropping-particle" : "", "parse-names" : false, "suffix" : "" }, { "dropping-particle" : "", "family" : "Peng", "given" : "Liqun", "non-dropping-particle" : "", "parse-names" : false, "suffix" : "" }, { "dropping-particle" : "", "family" : "Qi", "given" : "Ji", "non-dropping-particle" : "", "parse-names" : false, "suffix" : "" }, { "dropping-particle" : "", "family" : "Yan", "given" : "Liu", "non-dropping-particle" : "", "parse-names" : false, "suffix" : "" }, { "dropping-particle" : "", "family" : "Zhang", "given" : "Yuxuan", "non-dropping-particle" : "", "parse-names" : false, "suffix" : "" }, { "dropping-particle" : "", "family" : "Zhao", "given" : "Hongyan", "non-dropping-particle" : "", "parse-names" : false, "suffix" : "" }, { "dropping-particle" : "", "family" : "Zheng", "given" : "Yixuan", "non-dropping-particle" : "", "parse-names" : false, "suffix" : "" }, { "dropping-particle" : "", "family" : "He", "given" : "Kebin", "non-dropping-particle" : "", "parse-names" : false, "suffix" : "" }, { "dropping-particle" : "", "family" : "Zhang", "given" : "Qiang", "non-dropping-particle" : "", "parse-names" : false, "suffix" : "" } ], "container-title" : "Atmospheric Chemistry and Physics", "id" : "ITEM-2", "issued" : { "date-parts" : [ [ "2018" ] ] }, "page" : "14095\u201314111", "title" : "Trends in China's anthropogenic emissions since 2010 as the consequence of clean air actions", "translator" : [ { "dropping-particle" : "", "family" : "G2880", "given" : "", "non-dropping-particle" : "", "parse-names" : false, "suffix" : "" } ], "type" : "article-journal", "volume" : "18" }, "uris" : [ "http://www.mendeley.com/documents/?uuid=264c81cb-b27c-4fa3-9285-946213a2caf5" ] }, { "id" : "ITEM-3", "itemData" : { "DOI" : "10.5194/acp-19-8897-2019", "ISSN" : "16807324", "abstract" : "Non-methane volatile organic compounds (NMVOCs) are important ozone and secondary organic aerosol precursors and play important roles in tropospheric chemistry. In this work, we estimated the total and speciated NMVOC emissions from China's anthropogenic sources during 1990-2017 by using a bottom-up emission inventory framework and investigated the main drivers behind the trends. We found that anthropogenic NMVOC emissions in China have been increasing continuously since 1990 due to the dramatic growth in activity rates and absence of effective control measures. We estimated that anthropogenic NMVOC emissions in China increased from 9.76Tg in 1990 to 28.5Tg in 2017, mainly driven by the persistent growth from the industry sector and solvent use. Meanwhile, emissions from the residential and transportation sectors declined after 2005, partly offsetting the total emission increase. During 1990-2017, mass-based emissions of alkanes, alkenes, alkynes, aromatics, oxygenated volatile organic compounds (OVOCs) and other species increased by 274%, 88%, 4%, 387%, 91% and 231%, respectively. Following the growth in total NMVOC emissions, the corresponding ozone formation potential (OFP) increased from 38.2Tg of O3 in 1990 to 99.7Tg of O3 in 2017. We estimated that aromatics accounted for the largest share (43%) of the total OFP, followed by alkenes (37%) and OVOCs (10%). Growth in China's NMVOC emissions was mainly driven by the transportation sector before 2000, while industry and solvent use dominated the emission growth during 2000-2010. Since 2010, although emissions from the industry sector and solvent use kept growing, strict control measures on transportation and fuel transition in residential stoves have successfully slowed down the increasing trend, especially after the implementation of China's clean air action since 2013. However, compared to large emission decreases in other major air pollutants in China (e.g., SO2, NOx and primary PM) during 2013-2017, the relatively flat trend in NMVOC emissions and OFP revealed the absence of effective control measures, which might have contributed to the increase in ozone during the same period. Given their high contributions to emissions and OFP, tailored control measures for solvent use and industrial sources should be developed, and multi-pollutant control strategies should be designed to mitigate both PM2:5 and ozone pollution simultaneously.", "author" : [ { "dropping-particle" : "", "family" : "Li", "given" : "Meng", "non-dropping-particle" : "", "parse-names" : false, "suffix" : "" }, { "dropping-particle" : "", "family" : "Zhang", "given" : "Qiang", "non-dropping-particle" : "", "parse-names" : false, "suffix" : "" }, { "dropping-particle" : "", "family" : "Zheng", "given" : "Bo", "non-dropping-particle" : "", "parse-names" : false, "suffix" : "" }, { "dropping-particle" : "", "family" : "Tong", "given" : "Dan", "non-dropping-particle" : "", "parse-names" : false, "suffix" : "" }, { "dropping-particle" : "", "family" : "Lei", "given" : "Yu", "non-dropping-particle" : "", "parse-names" : false, "suffix" : "" }, { "dropping-particle" : "", "family" : "Liu", "given" : "Fei", "non-dropping-particle" : "", "parse-names" : false, "suffix" : "" }, { "dropping-particle" : "", "family" : "Hong", "given" : "Chaopeng", "non-dropping-particle" : "", "parse-names" : false, "suffix" : "" }, { "dropping-particle" : "", "family" : "Kang", "given" : "Sicong", "non-dropping-particle" : "", "parse-names" : false, "suffix" : "" }, { "dropping-particle" : "", "family" : "Yan", "given" : "Liu", "non-dropping-particle" : "", "parse-names" : false, "suffix" : "" }, { "dropping-particle" : "", "family" : "Zhang", "given" : "Yuxuan", "non-dropping-particle" : "", "parse-names" : false, "suffix" : "" }, { "dropping-particle" : "", "family" : "Bo", "given" : "Yu", "non-dropping-particle" : "", "parse-names" : false, "suffix" : "" }, { "dropping-particle" : "", "family" : "Su", "given" : "Hang", "non-dropping-particle" : "", "parse-names" : false, "suffix" : "" }, { "dropping-particle" : "", "family" : "Cheng", "given" : "Yafang", "non-dropping-particle" : "", "parse-names" : false, "suffix" : "" }, { "dropping-particle" : "", "family" : "He", "given" : "Kebin", "non-dropping-particle" : "", "parse-names" : false, "suffix" : "" } ], "container-title" : "Atmospheric Chemistry and Physics", "id" : "ITEM-3", "issue" : "13", "issued" : { "date-parts" : [ [ "2019" ] ] }, "page" : "8897-8913", "title" : "Persistent growth of anthropogenic non-methane volatile organic compound (NMVOC) emissions in China during 1990-2017: Drivers, speciation and ozone formation potential", "translator" : [ { "dropping-particle" : "", "family" : "G4061", "given" : "", "non-dropping-particle" : "", "parse-names" : false, "suffix" : "" } ], "type" : "article-journal", "volume" : "19" }, "uris" : [ "http://www.mendeley.com/documents/?uuid=a7e73619-d68c-4427-b516-a9fbd7ec9178" ] } ], "mendeley" : { "formattedCitation" : "(Sun et al., 2018; Zheng et al., 2018b; Li et al., 2019b)", "manualFormatting" : "(Sun et al., 2018; Zheng et al., 2018b; M. Li et al., 2019)", "plainTextFormattedCitation" : "(Sun et al., 2018; Zheng et al., 2018b; Li et al., 2019b)", "previouslyFormattedCitation" : "(Sun et al., 2018; Zheng et al., 2018b; Li et al., 2019b)" }, "properties" : { "noteIndex" : 0 }, "schema" : "https://github.com/citation-style-language/schema/raw/master/csl-citation.json" }</w:instrText>
        </w:r>
      </w:ins>
      <w:del w:id="666" w:author="Robin Matthews" w:date="2021-07-08T15:08:00Z">
        <w:r w:rsidR="00D477C7" w:rsidDel="00BE4C5D">
          <w:rPr>
            <w:color w:val="000000"/>
            <w:lang w:val="en-GB"/>
          </w:rPr>
          <w:delInstrText xml:space="preserve">ADDIN CSL_CITATION { "citationItems" : [ { "id" : "ITEM-1", "itemData" : { "DOI" : "10.1029/2018EF000822", "ISSN" : "23284277", "abstract" : "Studies reporting the historical trends of SO2, NOx, CO, and nonmethane volatile organic compounds emissions in China using unified approaches and sources are limited. Here we established 66-year emission trends of these four species in China. Six primary anthropogenic sources were included, and we made a series of improvements to the few existing inventories based on detailed statistical data, recently published emission factors, and technology renewal to reduce the uncertainties. National SO2, NOx, CO, and nonmethane volatile organic compounds emissions in 2015 were 27.1, 20.6, 188, and 28.4 Mt, with annual growth rates of 5.8%, 5.9%, 3.8%, and 4.6% since 1949, respectively. In recent years, fossil fuel combustion was the major contributor to SO2, NOx, and CO emissions, whereas industrial process contributed most to VOCs emissions. Our results revealed a 10% decrease in the SO2 emissions from 2005 to 2010 as a result of improvements in the flue gas desulfurization installation rate. NOx emissions stopped rising and started falling in 2011, with technology renewal and the penetration of end-of-pipe control measures in industrial boilers and cement production. Furthermore, we calculated future speciated VOCs emissions and ozone formation potential under alternative policy scenarios and projected to reduce emissions by 10% (compared with 2013 levels) with stringent control measures in 2020. A reactivity-based control strategy was proposed to achieve greater ozone formation potential reductions while requiring less VOCs emissions reduction.", "author" : [ { "dropping-particle" : "", "family" : "Sun", "given" : "W.", "non-dropping-particle" : "", "parse-names" : false, "suffix" : "" }, { "dropping-particle" : "", "family" : "Shao", "given" : "M.", "non-dropping-particle" : "", "parse-names" : false, "suffix" : "" }, { "dropping-particle" : "", "family" : "Granier", "given" : "C.", "non-dropping-particle" : "", "parse-names" : false, "suffix" : "" }, { "dropping-particle" : "", "family" : "Liu", "given" : "Y.", "non-dropping-particle" : "", "parse-names" : false, "suffix" : "" }, { "dropping-particle" : "", "family" : "Ye", "given" : "C. S.", "non-dropping-particle" : "", "parse-names" : false, "suffix" : "" }, { "dropping-particle" : "", "family" : "Zheng", "given" : "J. Y.", "non-dropping-particle" : "", "parse-names" : false, "suffix" : "" } ], "container-title" : "Earth's Future", "id" : "ITEM-1", "issue" : "8", "issued" : { "date-parts" : [ [ "2018" ] ] }, "page" : "1112-1133", "title" : "Long-Term Trends of Anthropogenic SO2, NOx, CO, and NMVOCs Emissions in China", "translator" : [ { "dropping-particle" : "", "family" : "G4055", "given" : "", "non-dropping-particle" : "", "parse-names" : false, "suffix" : "" } ], "type" : "article-journal", "volume" : "6" }, "uris" : [ "http://www.mendeley.com/documents/?uuid=62a26ef3-3379-4006-b56a-7cd80de54ea1" ] }, { "id" : "ITEM-2", "itemData" : { "DOI" : "10.5194/acp-2018-374", "ISSN" : "1680-7375", "abstract" : "Abstract. To tackle the problem of severe air pollution, China has implemented active clean air policies in recent years. As a consequence, the emissions of major air pollutants have decreased and the air quality has substantially improved. Here, we quantified China's anthropogenic emission trends from 2010&amp;ndash;2017 and identified the major driving forces of these trends by using a combination of bottom-up emission inventory and Index Decomposition Analysis (IDA) approaches. The relative change rates of China's anthropogenic emissions during 2010&amp;ndash;2017 are estimated as follows: &amp;minus;62% for SO2, &amp;minus;17% for NOx, &amp;plus;11% for NMVOC, &amp;plus;1% for NH3, &amp;minus;27% for CO, &amp;minus;38% for PM10, &amp;minus;35% for PM2.5, &amp;minus;27% for BC, &amp;minus;35% for OC, and &amp;plus;18% for CO2. The IDA results suggest that emission control measures are the main drivers of this reduction, in which the pollution controls on power plants and industries are the most effective mitigation measures. The emission reduction rates markedly accelerated after the year 2013, confirming the effectiveness of China's Clean Air Action that was implemented in 2013. We estimated that during 2013&amp;ndash;2017, China's anthropogenic emissions decreased by 59% for SO2, 21% for NOx, 23% for CO, 36% for PM10, 33% for PM2.5, 28% for BC, and 32% for OC. NMVOC emissions increased by 11% and NH3 emissions remained stable from 2010&amp;ndash;2017, representing the absence of effective mitigation measures for NMVOC and NH3 in current policies. The relative contributions of different sectors to emissions have significantly changed after several years' implementation of clean air policies, indicating that it is paramount to introduce new policies to enable further emission reductions in the future.", "author" : [ { "dropping-particle" : "", "family" : "Zheng", "given" : "Bo", "non-dropping-particle" : "", "parse-names" : false, "suffix" : "" }, { "dropping-particle" : "", "family" : "Tong", "given" : "Dan", "non-dropping-particle" : "", "parse-names" : false, "suffix" : "" }, { "dropping-particle" : "", "family" : "Li", "given" : "Meng", "non-dropping-particle" : "", "parse-names" : false, "suffix" : "" }, { "dropping-particle" : "", "family" : "Liu", "given" : "Fei", "non-dropping-particle" : "", "parse-names" : false, "suffix" : "" }, { "dropping-particle" : "", "family" : "Hong", "given" : "Chaopeng", "non-dropping-particle" : "", "parse-names" : false, "suffix" : "" }, { "dropping-particle" : "", "family" : "Geng", "given" : "Guannan", "non-dropping-particle" : "", "parse-names" : false, "suffix" : "" }, { "dropping-particle" : "", "family" : "Li", "given" : "Haiyan", "non-dropping-particle" : "", "parse-names" : false, "suffix" : "" }, { "dropping-particle" : "", "family" : "Li", "given" : "Xin", "non-dropping-particle" : "", "parse-names" : false, "suffix" : "" }, { "dropping-particle" : "", "family" : "Peng", "given" : "Liqun", "non-dropping-particle" : "", "parse-names" : false, "suffix" : "" }, { "dropping-particle" : "", "family" : "Qi", "given" : "Ji", "non-dropping-particle" : "", "parse-names" : false, "suffix" : "" }, { "dropping-particle" : "", "family" : "Yan", "given" : "Liu", "non-dropping-particle" : "", "parse-names" : false, "suffix" : "" }, { "dropping-particle" : "", "family" : "Zhang", "given" : "Yuxuan", "non-dropping-particle" : "", "parse-names" : false, "suffix" : "" }, { "dropping-particle" : "", "family" : "Zhao", "given" : "Hongyan", "non-dropping-particle" : "", "parse-names" : false, "suffix" : "" }, { "dropping-particle" : "", "family" : "Zheng", "given" : "Yixuan", "non-dropping-particle" : "", "parse-names" : false, "suffix" : "" }, { "dropping-particle" : "", "family" : "He", "given" : "Kebin", "non-dropping-particle" : "", "parse-names" : false, "suffix" : "" }, { "dropping-particle" : "", "family" : "Zhang", "given" : "Qiang", "non-dropping-particle" : "", "parse-names" : false, "suffix" : "" } ], "container-title" : "Atmospheric Chemistry and Physics", "id" : "ITEM-2", "issued" : { "date-parts" : [ [ "2018" ] ] }, "page" : "14095\u201314111", "title" : "Trends in China's anthropogenic emissions since 2010 as the consequence of clean air actions", "translator" : [ { "dropping-particle" : "", "family" : "G2880", "given" : "", "non-dropping-particle" : "", "parse-names" : false, "suffix" : "" } ], "type" : "article-journal", "volume" : "18" }, "uris" : [ "http://www.mendeley.com/documents/?uuid=264c81cb-b27c-4fa3-9285-946213a2caf5" ] }, { "id" : "ITEM-3", "itemData" : { "DOI" : "10.5194/acp-19-8897-2019", "ISSN" : "16807324", "abstract" : "Non-methane volatile organic compounds (NMVOCs) are important ozone and secondary organic aerosol precursors and play important roles in tropospheric chemistry. In this work, we estimated the total and speciated NMVOC emissions from China's anthropogenic sources during 1990-2017 by using a bottom-up emission inventory framework and investigated the main drivers behind the trends. We found that anthropogenic NMVOC emissions in China have been increasing continuously since 1990 due to the dramatic growth in activity rates and absence of effective control measures. We estimated that anthropogenic NMVOC emissions in China increased from 9.76Tg in 1990 to 28.5Tg in 2017, mainly driven by the persistent growth from the industry sector and solvent use. Meanwhile, emissions from the residential and transportation sectors declined after 2005, partly offsetting the total emission increase. During 1990-2017, mass-based emissions of alkanes, alkenes, alkynes, aromatics, oxygenated volatile organic compounds (OVOCs) and other species increased by 274%, 88%, 4%, 387%, 91% and 231%, respectively. Following the growth in total NMVOC emissions, the corresponding ozone formation potential (OFP) increased from 38.2Tg of O3 in 1990 to 99.7Tg of O3 in 2017. We estimated that aromatics accounted for the largest share (43%) of the total OFP, followed by alkenes (37%) and OVOCs (10%). Growth in China's NMVOC emissions was mainly driven by the transportation sector before 2000, while industry and solvent use dominated the emission growth during 2000-2010. Since 2010, although emissions from the industry sector and solvent use kept growing, strict control measures on transportation and fuel transition in residential stoves have successfully slowed down the increasing trend, especially after the implementation of China's clean air action since 2013. However, compared to large emission decreases in other major air pollutants in China (e.g., SO2, NOx and primary PM) during 2013-2017, the relatively flat trend in NMVOC emissions and OFP revealed the absence of effective control measures, which might have contributed to the increase in ozone during the same period. Given their high contributions to emissions and OFP, tailored control measures for solvent use and industrial sources should be developed, and multi-pollutant control strategies should be designed to mitigate both PM2:5 and ozone pollution simultaneously.", "author" : [ { "dropping-particle" : "", "family" : "Li", "given" : "Meng", "non-dropping-particle" : "", "parse-names" : false, "suffix" : "" }, { "dropping-particle" : "", "family" : "Zhang", "given" : "Qiang", "non-dropping-particle" : "", "parse-names" : false, "suffix" : "" }, { "dropping-particle" : "", "family" : "Zheng", "given" : "Bo", "non-dropping-particle" : "", "parse-names" : false, "suffix" : "" }, { "dropping-particle" : "", "family" : "Tong", "given" : "Dan", "non-dropping-particle" : "", "parse-names" : false, "suffix" : "" }, { "dropping-particle" : "", "family" : "Lei", "given" : "Yu", "non-dropping-particle" : "", "parse-names" : false, "suffix" : "" }, { "dropping-particle" : "", "family" : "Liu", "given" : "Fei", "non-dropping-particle" : "", "parse-names" : false, "suffix" : "" }, { "dropping-particle" : "", "family" : "Hong", "given" : "Chaopeng", "non-dropping-particle" : "", "parse-names" : false, "suffix" : "" }, { "dropping-particle" : "", "family" : "Kang", "given" : "Sicong", "non-dropping-particle" : "", "parse-names" : false, "suffix" : "" }, { "dropping-particle" : "", "family" : "Yan", "given" : "Liu", "non-dropping-particle" : "", "parse-names" : false, "suffix" : "" }, { "dropping-particle" : "", "family" : "Zhang", "given" : "Yuxuan", "non-dropping-particle" : "", "parse-names" : false, "suffix" : "" }, { "dropping-particle" : "", "family" : "Bo", "given" : "Yu", "non-dropping-particle" : </w:delInstrText>
        </w:r>
        <w:r w:rsidR="00D477C7" w:rsidRPr="002A1EE0" w:rsidDel="00BE4C5D">
          <w:rPr>
            <w:color w:val="000000"/>
            <w:rPrChange w:id="667" w:author="Clotilde Pean" w:date="2021-08-08T19:08:00Z">
              <w:rPr>
                <w:color w:val="000000"/>
                <w:lang w:val="en-GB"/>
              </w:rPr>
            </w:rPrChange>
          </w:rPr>
          <w:delInstrText>"", "parse-names" : false, "suffix" : "" }, { "dropping-particle" : "", "family" : "Su", "given" : "Hang", "non-dropping-particle" : "", "parse-names" : false, "suffix" : "" }, { "dropping-particle" : "", "family" : "Cheng", "given" : "Yafang", "non-dropping-particle" : "", "parse-names" : false, "suffix" : "" }, { "dropping-particle" : "", "family" : "He", "given" : "Kebin", "non-dropping-particle" : "", "parse-names" : false, "suffix" : "" } ], "container-title" : "Atmospheric Chemistry and Physics", "id" : "ITEM-3", "issue" : "13", "issued" : { "date-parts" : [ [ "2019" ] ] }, "page" : "8897-8913", "title" : "Persistent growth of anthropogenic non-methane volatile organic compound (NMVOC) emissions in China during 1990-2017: Drivers, speciation and ozone formation potential", "translator" : [ { "dropping-particle" : "", "family" : "G4061", "given" : "", "non-dropping-particle" : "", "parse-names" : false, "suffix" : "" } ], "type" : "article-journal", "volume" : "19" }, "uris" : [ "http://www.mendeley.com/documents/?uuid=a7e73619-d68c-4427-b516-a9fbd7ec9178" ] } ], "mendeley" : { "formattedCitation" : "(Sun et al., 2018; Zheng et al., 2018b; Li et al., 2019b)", "plainTextFormattedCitation" : "(Sun et al., 2018; Zheng et al., 2018b; Li et al., 2019b)", "previouslyFormattedCitation" : "(Sun et al., 2018; Zheng et al., 2018b; Li et al., 2019b)" }, "properties" : { "noteIndex" : 0 }, "schema" : "https://github.com/citation-style-language/schema/raw/master/csl-citation.json" }</w:delInstrText>
        </w:r>
      </w:del>
      <w:r w:rsidRPr="002F69B0">
        <w:rPr>
          <w:color w:val="000000"/>
          <w:lang w:val="en-GB"/>
        </w:rPr>
        <w:fldChar w:fldCharType="separate"/>
      </w:r>
      <w:r w:rsidR="00CB33A1">
        <w:rPr>
          <w:noProof/>
          <w:color w:val="000000"/>
          <w:lang w:val="nb-NO"/>
        </w:rPr>
        <w:t xml:space="preserve">(Sun et al., 2018; Zheng et al., 2018b; </w:t>
      </w:r>
      <w:ins w:id="668" w:author="Robin Matthews" w:date="2021-07-08T15:08:00Z">
        <w:r w:rsidR="00BE4C5D">
          <w:rPr>
            <w:noProof/>
            <w:color w:val="000000"/>
            <w:lang w:val="nb-NO"/>
          </w:rPr>
          <w:t xml:space="preserve">M. </w:t>
        </w:r>
      </w:ins>
      <w:r w:rsidR="00CB33A1">
        <w:rPr>
          <w:noProof/>
          <w:color w:val="000000"/>
          <w:lang w:val="nb-NO"/>
        </w:rPr>
        <w:t>Li et al., 2019</w:t>
      </w:r>
      <w:del w:id="669" w:author="Robin Matthews" w:date="2021-07-08T15:08:00Z">
        <w:r w:rsidR="00CB33A1" w:rsidDel="00BE4C5D">
          <w:rPr>
            <w:noProof/>
            <w:color w:val="000000"/>
            <w:lang w:val="nb-NO"/>
          </w:rPr>
          <w:delText>b</w:delText>
        </w:r>
      </w:del>
      <w:r w:rsidR="00CB33A1">
        <w:rPr>
          <w:noProof/>
          <w:color w:val="000000"/>
          <w:lang w:val="nb-NO"/>
        </w:rPr>
        <w:t>)</w:t>
      </w:r>
      <w:r w:rsidRPr="002F69B0">
        <w:rPr>
          <w:color w:val="000000"/>
          <w:lang w:val="en-GB"/>
        </w:rPr>
        <w:fldChar w:fldCharType="end"/>
      </w:r>
      <w:commentRangeEnd w:id="664"/>
      <w:r w:rsidR="00CB33A1">
        <w:rPr>
          <w:rStyle w:val="Marquedecommentaire"/>
        </w:rPr>
        <w:commentReference w:id="664"/>
      </w:r>
      <w:del w:id="670" w:author="Ian Blenkinsop" w:date="2021-07-29T12:09:00Z">
        <w:r w:rsidRPr="00A12D1A" w:rsidDel="00636221">
          <w:rPr>
            <w:color w:val="000000"/>
            <w:lang w:val="nb-NO"/>
          </w:rPr>
          <w:delText xml:space="preserve"> (</w:delText>
        </w:r>
        <w:r w:rsidRPr="00A12D1A" w:rsidDel="00636221">
          <w:rPr>
            <w:i/>
            <w:color w:val="000000"/>
            <w:lang w:val="nb-NO"/>
          </w:rPr>
          <w:delText>medium evidence</w:delText>
        </w:r>
        <w:r w:rsidRPr="00600CB0" w:rsidDel="00636221">
          <w:rPr>
            <w:iCs/>
            <w:color w:val="000000"/>
            <w:lang w:val="nb-NO"/>
            <w:rPrChange w:id="671" w:author="Ian Blenkinsop" w:date="2021-07-15T12:13:00Z">
              <w:rPr>
                <w:i/>
                <w:color w:val="000000"/>
                <w:lang w:val="nb-NO"/>
              </w:rPr>
            </w:rPrChange>
          </w:rPr>
          <w:delText>,</w:delText>
        </w:r>
        <w:r w:rsidRPr="00A12D1A" w:rsidDel="00636221">
          <w:rPr>
            <w:i/>
            <w:color w:val="000000"/>
            <w:lang w:val="nb-NO"/>
          </w:rPr>
          <w:delText xml:space="preserve"> high agreement</w:delText>
        </w:r>
        <w:r w:rsidRPr="00A12D1A" w:rsidDel="00636221">
          <w:rPr>
            <w:color w:val="000000"/>
            <w:lang w:val="nb-NO"/>
          </w:rPr>
          <w:delText>)</w:delText>
        </w:r>
      </w:del>
      <w:r w:rsidRPr="00A12D1A">
        <w:rPr>
          <w:color w:val="000000"/>
          <w:lang w:val="nb-NO"/>
        </w:rPr>
        <w:t xml:space="preserve">. </w:t>
      </w:r>
      <w:r w:rsidRPr="002F69B0">
        <w:rPr>
          <w:color w:val="000000"/>
          <w:lang w:val="en-GB"/>
        </w:rPr>
        <w:t xml:space="preserve">Resulting changes in the </w:t>
      </w:r>
      <w:commentRangeStart w:id="672"/>
      <w:r w:rsidRPr="002F69B0">
        <w:rPr>
          <w:color w:val="000000"/>
          <w:lang w:val="en-GB"/>
        </w:rPr>
        <w:t xml:space="preserve">NMVOC speciated </w:t>
      </w:r>
      <w:commentRangeEnd w:id="672"/>
      <w:r w:rsidR="005E7C04">
        <w:rPr>
          <w:rStyle w:val="Marquedecommentaire"/>
          <w:lang w:val="en-GB"/>
        </w:rPr>
        <w:commentReference w:id="672"/>
      </w:r>
      <w:r w:rsidRPr="002F69B0">
        <w:rPr>
          <w:color w:val="000000"/>
          <w:lang w:val="en-GB"/>
        </w:rPr>
        <w:t xml:space="preserve">emissions might be underestimated in the current </w:t>
      </w:r>
      <w:r>
        <w:rPr>
          <w:color w:val="000000"/>
          <w:lang w:val="en-GB"/>
        </w:rPr>
        <w:t xml:space="preserve">regional and global </w:t>
      </w:r>
      <w:r w:rsidRPr="002F69B0">
        <w:rPr>
          <w:color w:val="000000"/>
          <w:lang w:val="en-GB"/>
        </w:rPr>
        <w:t xml:space="preserve">inventories. For example, in the </w:t>
      </w:r>
      <w:del w:id="673" w:author="Ian Blenkinsop" w:date="2021-07-15T12:13:00Z">
        <w:r w:rsidRPr="002F69B0" w:rsidDel="00600CB0">
          <w:rPr>
            <w:color w:val="000000"/>
            <w:lang w:val="en-GB"/>
          </w:rPr>
          <w:delText>U.S.</w:delText>
        </w:r>
      </w:del>
      <w:ins w:id="674" w:author="Ian Blenkinsop" w:date="2021-07-15T12:13:00Z">
        <w:r w:rsidR="00600CB0">
          <w:rPr>
            <w:color w:val="000000"/>
            <w:lang w:val="en-GB"/>
          </w:rPr>
          <w:t>U</w:t>
        </w:r>
        <w:del w:id="675" w:author="Lucy Cowie" w:date="2021-07-26T13:05:00Z">
          <w:r w:rsidR="00600CB0" w:rsidDel="00A738AD">
            <w:rPr>
              <w:color w:val="000000"/>
              <w:lang w:val="en-GB"/>
            </w:rPr>
            <w:delText>nited States</w:delText>
          </w:r>
        </w:del>
      </w:ins>
      <w:ins w:id="676" w:author="Lucy Cowie" w:date="2021-07-26T13:05:00Z">
        <w:r w:rsidR="00A738AD">
          <w:rPr>
            <w:color w:val="000000"/>
            <w:lang w:val="en-GB"/>
          </w:rPr>
          <w:t>SA</w:t>
        </w:r>
      </w:ins>
      <w:r w:rsidRPr="002F69B0">
        <w:rPr>
          <w:color w:val="000000"/>
          <w:lang w:val="en-GB"/>
        </w:rPr>
        <w:t>, a recent study suggested an emergent shift in urban NMVOC sources from transportation to chemical products (i.e.</w:t>
      </w:r>
      <w:ins w:id="677" w:author="Lucy Cowie" w:date="2021-07-25T16:31:00Z">
        <w:r w:rsidR="00874D45">
          <w:rPr>
            <w:color w:val="000000"/>
            <w:lang w:val="en-GB"/>
          </w:rPr>
          <w:t>,</w:t>
        </w:r>
      </w:ins>
      <w:r w:rsidRPr="002F69B0">
        <w:rPr>
          <w:color w:val="000000"/>
          <w:lang w:val="en-GB"/>
        </w:rPr>
        <w:t xml:space="preserve"> household chemicals, personal care products, solvents, etc.), which is not in accordance with emission inventories currently used </w:t>
      </w:r>
      <w:r w:rsidRPr="002F69B0">
        <w:rPr>
          <w:color w:val="000000"/>
          <w:lang w:val="en-GB"/>
        </w:rPr>
        <w:fldChar w:fldCharType="begin" w:fldLock="1"/>
      </w:r>
      <w:r w:rsidR="00D477C7">
        <w:rPr>
          <w:color w:val="000000"/>
          <w:lang w:val="en-GB"/>
        </w:rPr>
        <w:instrText>ADDIN CSL_CITATION { "citationItems" : [ { "id" : "ITEM-1", "itemData" : { "DOI" : "10.1126/science.aaq0524", "ISSN" : "0036-8075", "abstract" : "Transport-derived emissions of volatile organic compounds (VOCs) have decreased owing to stricter controls on air pollution. This means that the relative importance of chemicals in pesticides, coatings, printing inks, adhesives, cleaning agents, and personal care products has increased. McDonald et al. show that these volatile chemical products now contribute fully one-half of emitted VOCs in 33 industrialized cities (see the Perspective by Lewis). Thus, the focus of efforts to mitigate ozone formation and toxic chemical burdens need to be adjusted.Science, this issue p. 760; see also p. 744A gap in emission inventories of urban volatile organic compound (VOC) sources, which contribute to regional ozone and aerosol burdens, has increased as transportation emissions in the United States and Europe have declined rapidly. A detailed mass balance demonstrates that the use of volatile chemical products (VCPs){\\textemdash}including pesticides, coatings, printing inks, adhesives, cleaning agents, and personal care products{\\textemdash}now constitutes half of fossil fuel VOC emissions in industrialized cities. The high fraction of VCP emissions is consistent with observed urban outdoor and indoor air measurements. We show that human exposure to carbonaceous aerosols of fossil origin is transitioning away from transportation-related sources and toward VCPs. Existing U.S. regulations on VCPs emphasize mitigating ozone and air toxics, but they currently exempt many chemicals that lead to secondary organic aerosols.", "author" : [ { "dropping-particle" : "", "family" : "McDonald", "given" : "Brian C", "non-dropping-particle" : "", "parse-names" : false, "suffix" : "" }, { "dropping-particle" : "", "family" : "Gouw", "given" : "Joost A", "non-dropping-particle" : "de", "parse-names" : false, "suffix" : "" }, { "dropping-particle" : "", "family" : "Gilman", "given" : "Jessica B", "non-dropping-particle" : "", "parse-names" : false, "suffix" : "" }, { "dropping-particle" : "", "family" : "Jathar", "given" : "Shantanu H", "non-dropping-particle" : "", "parse-names" : false, "suffix" : "" }, { "dropping-particle" : "", "family" : "Akherati", "given" : "Ali", "non-dropping-particle" : "", "parse-names" : false, "suffix" : "" }, { "dropping-particle" : "", "family" : "Cappa", "given" : "Christopher D", "non-dropping-particle" : "", "parse-names" : false, "suffix" : "" }, { "dropping-particle" : "", "family" : "Jimenez", "given" : "Jose L", "non-dropping-particle" : "", "parse-names" : false, "suffix" : "" }, { "dropping-particle" : "", "family" : "Lee-Taylor", "given" : "Julia", "non-dropping-particle" : "", "parse-names" : false, "suffix" : "" }, { "dropping-particle" : "", "family" : "Hayes", "given" : "Patrick L", "non-dropping-particle" : "", "parse-names" : false, "suffix" : "" }, { "dropping-particle" : "", "family" : "McKeen", "given" : "Stuart A", "non-dropping-particle" : "", "parse-names" : false, "suffix" : "" }, { "dropping-particle" : "", "family" : "Cui", "given" : "Yu Yan", "non-dropping-particle" : "", "parse-names" : false, "suffix" : "" }, { "dropping-particle" : "", "family" : "Kim", "given" : "Si-Wan", "non-dropping-particle" : "", "parse-names" : false, "suffix" : "" }, { "dropping-particle" : "", "family" : "Gentner", "given" : "Drew R", "non-dropping-particle" : "", "parse-names" : false, "suffix" : "" }, { "dropping-particle" : "", "family" : "Isaacman-VanWertz", "given" : "Gabriel", "non-dropping-particle" : "", "parse-names" : false, "suffix" : "" }, { "dropping-particle" : "", "family" : "Goldstein", "given" : "Allen H", "non-dropping-particle" : "", "parse-names" : false, "suffix" : "" }, { "dropping-particle" : "", "family" : "Harley", "given" : "Robert A", "non-dropping-particle" : "", "parse-names" : false, "suffix" : "" }, { "dropping-particle" : "", "family" : "Frost", "given" : "Gregory J", "non-dropping-particle" : "", "parse-names" : false, "suffix" : "" }, { "dropping-particle" : "", "family" : "Roberts", "given" : "James M", "non-dropping-particle" : "", "parse-names" : false, "suffix" : "" }, { "dropping-particle" : "", "family" : "Ryerson", "given" : "Thomas B", "non-dropping-particle" : "", "parse-names" : false, "suffix" : "" }, { "dropping-particle" : "", "family" : "Trainer", "given" : "Michael", "non-dropping-particle" : "", "parse-names" : false, "suffix" : "" } ], "container-title" : "Science", "id" : "ITEM-1", "issue" : "6377", "issued" : { "date-parts" : [ [ "2018" ] ] }, "page" : "760-764", "publisher" : "American Association for the Advancement of Science", "title" : "Volatile chemical products emerging as largest petrochemical source of urban organic emissions", "translator" : [ { "dropping-particle" : "", "family" : "G3348", "given" : "", "non-dropping-particle" : "", "parse-names" : false, "suffix" : "" } ], "type" : "article-journal", "volume" : "359" }, "uris" : [ "http://www.mendeley.com/documents/?uuid=f180d8f1-71c3-40c4-a713-82e7db9b5d6a" ] } ], "mendeley" : { "formattedCitation" : "(McDonald et al., 2018)", "plainTextFormattedCitation" : "(McDonald et al., 2018)", "previouslyFormattedCitation" : "(McDonald et al., 2018)" }, "properties" : { "noteIndex" : 0 }, "schema" : "https://github.com/citation-style-language/schema/raw/master/csl-citation.json" }</w:instrText>
      </w:r>
      <w:r w:rsidRPr="002F69B0">
        <w:rPr>
          <w:color w:val="000000"/>
          <w:lang w:val="en-GB"/>
        </w:rPr>
        <w:fldChar w:fldCharType="separate"/>
      </w:r>
      <w:r w:rsidR="00CB33A1">
        <w:rPr>
          <w:noProof/>
          <w:color w:val="000000"/>
          <w:lang w:val="en-GB"/>
        </w:rPr>
        <w:t>(McDonald et al., 2018)</w:t>
      </w:r>
      <w:r w:rsidRPr="002F69B0">
        <w:rPr>
          <w:color w:val="000000"/>
          <w:lang w:val="en-GB"/>
        </w:rPr>
        <w:fldChar w:fldCharType="end"/>
      </w:r>
      <w:r w:rsidRPr="002F69B0">
        <w:rPr>
          <w:color w:val="000000"/>
          <w:lang w:val="en-GB"/>
        </w:rPr>
        <w:t xml:space="preserve">. In many European </w:t>
      </w:r>
      <w:r>
        <w:rPr>
          <w:color w:val="000000"/>
          <w:lang w:val="en-GB"/>
        </w:rPr>
        <w:t xml:space="preserve">regions and </w:t>
      </w:r>
      <w:r w:rsidRPr="002F69B0">
        <w:rPr>
          <w:color w:val="000000"/>
          <w:lang w:val="en-GB"/>
        </w:rPr>
        <w:t>cities, wood burning has been increasingly used for residential heating, partly for economic reasons and because it is considered CO</w:t>
      </w:r>
      <w:r w:rsidRPr="002F69B0">
        <w:rPr>
          <w:color w:val="000000"/>
          <w:vertAlign w:val="subscript"/>
          <w:lang w:val="en-GB"/>
        </w:rPr>
        <w:t>2</w:t>
      </w:r>
      <w:r w:rsidRPr="002F69B0">
        <w:rPr>
          <w:color w:val="000000"/>
          <w:lang w:val="en-GB"/>
        </w:rPr>
        <w:t xml:space="preserve">-neutral </w:t>
      </w:r>
      <w:r w:rsidRPr="002F69B0">
        <w:rPr>
          <w:color w:val="000000"/>
          <w:lang w:val="en-GB"/>
        </w:rPr>
        <w:fldChar w:fldCharType="begin" w:fldLock="1"/>
      </w:r>
      <w:r w:rsidR="00D477C7">
        <w:rPr>
          <w:color w:val="000000"/>
          <w:lang w:val="en-GB"/>
        </w:rPr>
        <w:instrText>ADDIN CSL_CITATION { "citationItems" : [ { "id" : "ITEM-1", "itemData" : { "DOI" : "10.5194/acp-17-10597-2017", "ISSN" : "16807324", "abstract" : "For the past 8\u011d\u20acyears, Greece has been experiencing a major financial crisis which, among other side effects, has led to a shift in the fuel used for residential heating from fossil fuel towards biofuels, primarily wood. This study simulates the fate of the residential wood burning aerosol plume (RWB smog) and the implications on atmospheric chemistry and radiation, with the support of detailed aerosol characterization from measurements during the winter of 2013-2014 in Athens. The applied model system (TNO-MACC-II emissions and COSMO-ART model) and configuration used reproduces the measured frequent nighttime aerosol spikes (hourly PM10\u011d\u20ac &amp;gt; \u011d\u20ac75\u011d\u20ac\u03bcg\u011d\u20ac\u2020m\u011d'3) and their chemical profile (carbonaceous components and ratios). Updated temporal and chemical RWB emission profiles, derived from measurements, were used, while the level of the model performance was tested for different heating demand (HD) conditions, resulting in better agreement with measurements for &lt;i&gt;T&lt;/i&gt;min &amp;lt; 9\u011d\u20ac\u00b0C. Half of the aerosol mass over the Athens basin is organic in the submicron range, of which 80\u011d\u20ac% corresponds to RWB (average values during the smog period). Although organic particles are important light scatterers, the direct radiative cooling of the aerosol plume during wintertime is found low (monthly average forcing of -0.4\u011d\u20acW\u011d\u20ac\u2020m\u011d'2 at the surface), followed by a minor feedback to the concentration levels of aerosol species. The low radiative cooling of a period with such intense air pollution conditions is attributed to the timing of the smog plume appearance, both directly (longwave radiation increases during nighttime) and indirectly (the mild effect of the residual plume on solar radiation during the next day, due to removal and dispersion processes.", "author" : [ { "dropping-particle" : "", "family" : "Athanasopoulou", "given" : "Eleni", "non-dropping-particle" : "", "parse-names" : false, "suffix" : "" }, { "dropping-particle" : "", "family" : "Speyer", "given" : "Orestis", "non-dropping-particle" : "", "parse-names" : false, "suffix" : "" }, { "dropping-particle" : "", "family" : "Brunner", "given" : "Dominik", "non-dropping-particle" : "", "parse-names" : false, "suffix" : "" }, { "dropping-particle" : "", "family" : "Vogel", "given" : "Heike", "non-dropping-particle" : "", "parse-names" : false, "suffix" : "" }, { "dropping-particle" : "", "family" : "Vogel", "given" : "Bernhard", "non-dropping-particle" : "", "parse-names" : false, "suffix" : "" }, { "dropping-particle" : "", "family" : "Mihalopoulos", "given" : "Nikolaos", "non-dropping-particle" : "", "parse-names" : false, "suffix" : "" }, { "dropping-particle" : "", "family" : "Gerasopoulos", "given" : "Evangelos", "non-dropping-particle" : "", "parse-names" : false, "suffix" : "" } ], "container-title" : "Atmospheric Chemistry and Physics", "id" : "ITEM-1", "issued" : { "date-parts" : [ [ "2017" ] ] }, "title" : "Changes in domestic heating fuel use in Greece: Effects on atmospheric chemistry and radiation", "translator" : [ { "dropping-particle" : "", "family" : "G4690", "given" : "", "non-dropping-particle" : "", "parse-names" : false, "suffix" : "" } ], "type" : "article-journal" }, "uris" : [ "http://www.mendeley.com/documents/?uuid=b5f10747-8279-4d67-9246-e66f123c2226" ] } ], "mendeley" : { "formattedCitation" : "(Athanasopoulou et al., 2017)", "plainTextFormattedCitation" : "(Athanasopoulou et al., 2017)", "previouslyFormattedCitation" : "(Athanasopoulou et al., 2017)" }, "properties" : { "noteIndex" : 0 }, "schema" : "https://github.com/citation-style-language/schema/raw/master/csl-citation.json" }</w:instrText>
      </w:r>
      <w:r w:rsidRPr="002F69B0">
        <w:rPr>
          <w:color w:val="000000"/>
          <w:lang w:val="en-GB"/>
        </w:rPr>
        <w:fldChar w:fldCharType="separate"/>
      </w:r>
      <w:r w:rsidR="00CB33A1">
        <w:rPr>
          <w:noProof/>
          <w:color w:val="000000"/>
          <w:lang w:val="en-GB"/>
        </w:rPr>
        <w:t>(Athanasopoulou et al., 2017)</w:t>
      </w:r>
      <w:r w:rsidRPr="002F69B0">
        <w:rPr>
          <w:color w:val="000000"/>
          <w:lang w:val="en-GB"/>
        </w:rPr>
        <w:fldChar w:fldCharType="end"/>
      </w:r>
      <w:r w:rsidRPr="002F69B0">
        <w:rPr>
          <w:color w:val="000000"/>
          <w:lang w:val="en-GB"/>
        </w:rPr>
        <w:t xml:space="preserve">; in situ measurements in several cities, including Paris, suggest that wood burning explains up to half the NMVOC emissions during winter </w:t>
      </w:r>
      <w:r w:rsidRPr="002F69B0">
        <w:rPr>
          <w:color w:val="000000"/>
          <w:lang w:val="en-GB"/>
        </w:rPr>
        <w:fldChar w:fldCharType="begin" w:fldLock="1"/>
      </w:r>
      <w:r w:rsidR="00D477C7">
        <w:rPr>
          <w:color w:val="000000"/>
          <w:lang w:val="en-GB"/>
        </w:rPr>
        <w:instrText>ADDIN CSL_CITATION { "citationItems" : [ { "id" : "ITEM-1", "itemData" : { "DOI" : "10.1016/j.scitotenv.2019.135055", "ISSN" : "18791026", "PMID" : "31810669", "abstract" : "Wood burning is widely used for domestic heating and has been identified as a ubiquitous pollution source in urban areas, especially during cold months. The present study is based on a three and a half winter months field campaign in the Paris region measuring Volatile Organic Compounds (VOCs) by Proton Transfer Reaction Mass Spectrometry (PTR-MS) in addition to Black Carbon (BC). Several VOCs were identified as strongly wood burning-influenced (e.g., acetic acid, furfural), or traffic-influenced (e.g., toluene, C8-aromatics). Methylbutenone, benzenediol and butandione were identified for the first time as wood burning-related in ambient air. A Positive Matrix Factorization (PMF) analysis highlighted that wood burning is the most important source of VOCs during the winter season. (47%). Traffic was found to account for about 22% of the measured VOCs during the same period, whereas solvent use plus background accounted altogether for the remaining fraction. The comparison with the regional emission inventory showed good consistency for benzene and xylenes but revisions of the inventory should be considered for several VOCs such as acetic acid, C9-aromatics and methanol. Finally, complementary measurements acquired simultaneously at other sites in \u00cele-de-France (the Paris region) enabled evaluation of spatial variabilities. The influence of traffic emissions on investigated pollutants displayed a clear negative gradient from roadside to suburban stations, whereas wood burning pollution was found to be fairly homogeneous over the region.", "author" : [ { "dropping-particle" : "", "family" : "Languille", "given" : "Baptiste", "non-dropping-particle" : "", "parse-names" : false, "suffix" : "" }, { "dropping-particle" : "", "family" : "Gros", "given" : "Val\u00e9rie", "non-dropping-particle" : "", "parse-names" : false, "suffix" : "" }, { "dropping-particle" : "", "family" : "Petit", "given" : "Jean Eudes", "non-dropping-particle" : "", "parse-names" : false, "suffix" : "" }, { "dropping-particle" : "", "family" : "Honor\u00e9", "given" : "C\u00e9cile", "non-dropping-particle" : "", "parse-names" : false, "suffix" : "" }, { "dropping-particle" : "", "family" : "Baudic", "given" : "Alexia", "non-dropping-particle" : "", "parse-names" : false, "suffix" : "" }, { "dropping-particle" : "", "family" : "Perrussel", "given" : "Olivier", "non-dropping-particle" : "", "parse-names" : false, "suffix" : "" }, { "dropping-particle" : "", "family" : "Foret", "given" : "Gilles", "non-dropping-particle" : "", "parse-names" : false, "suffix" : "" }, { "dropping-particle" : "", "family" : "Michoud", "given" : "Vincent", "non-dropping-particle" : "", "parse-names" : false, "suffix" : "" }, { "dropping-particle" : "", "family" : "Truong", "given" : "Fran\u00e7ois", "non-dropping-particle" : "", "parse-names" : false, "suffix" : "" }, { "dropping-particle" : "", "family" : "Bonnaire", "given" : "Nicolas", "non-dropping-particle" : "", "parse-names" : false, "suffix" : "" }, { "dropping-particle" : "", "family" : "Sarda-Est\u00e8ve", "given" : "Roland", "non-dropping-particle" : "", "parse-names" : false, "suffix" : "" }, { "dropping-particle" : "", "family" : "Delmotte", "given" : "Marc", "non-dropping-particle" : "", "parse-names" : false, "suffix" : "" }, { "dropping-particle" : "", "family" : "Feron", "given" : "Ana\u00efs", "non-dropping-particle" : "", "parse-names" : false, "suffix" : "" }, { "dropping-particle" : "", "family" : "Maisonneuve", "given" : "Franck", "non-dropping-particle" : "", "parse-names" : false, "suffix" : "" }, { "dropping-particle" : "", "family" : "Gaimoz", "given" : "C\u00e9cile", "non-dropping-particle" : "", "parse-names" : false, "suffix" : "" }, { "dropping-particle" : "", "family" : "Formenti", "given" : "Paola", "non-dropping-particle" : "", "parse-names" : false, "suffix" : "" }, { "dropping-particle" : "", "family" : "Kotthaus", "given" : "Simone", "non-dropping-particle" : "", "parse-names" : false, "suffix" : "" }, { "dropping-particle" : "", "family" : "Haeffelin", "given" : "Martial", "non-dropping-particle" : "", "parse-names" : false, "suffix" : "" }, { "dropping-particle" : "", "family" : "Favez", "given" : "Olivier", "non-dropping-particle" : "", "parse-names" : false, "suffix" : "" } ], "container-title" : "Science of the Total Environment", "id" : "ITEM-1", "issued" : { "date-parts" : [ [ "2020" ] ] }, "title" : "Wood burning: A major source of Volatile Organic Compounds during wintertime in the Paris region", "translator" : [ { "dropping-particle" : "", "family" : "G4686", "given" : "", "non-dropping-particle" : "", "parse-names" : false, "suffix" : "" } ], "type" : "article-journal" }, "uris" : [ "http://www.mendeley.com/documents/?uuid=af35427b-9887-490c-bf7b-f95e5ccb92e9" ] }, { "id" : "ITEM-2", "itemData" : { "DOI" : "10.5194/acp-16-14825-2016", "ISSN" : "16807324", "abstract" : "During the summer of 2012 volatile organic compounds (VOCs) were monitored by proton transfer reaction mass spectrometry (PTR-MS) in urban sites, in Athens and Patras, two of the largest cities in Greece. Also, during the winter of 2013, PTR-MS measurements were conducted in the center of the city of Athens. Positive matrix factorization (PMF) was applied to the VOC measurements to gain insights about their sources. In summer most of the measured VOCs were due to biogenic and traffic emissions. Isoprene, monoterpenes, and several oxygenated VOCs (oVOCs) originated mainly from vegetation either directly or as oxidation products. Isoprene average concentrations in Patras and Athens were 1 and 0.7ppb respectively, while the monoterpene concentrations were 0.3 and 0.9ppb respectively. Traffic was the main source of aromatic compounds during summer. For Patras and Athens the average concentrations of benzene were 0.1 and 0.2ppb, of toluene 0.3 and 0.8ppb, and of the xylenes 0.3 and 0.7ppb respectively. Winter measurements in Athens revealed that biomass burning used for residential heating was a major VOC source contributing both aromatic VOCs and biogenic compounds such as monoterpenes. Several episodes related to biomass burning were identified and emission ratios (ERs) and emission factors (EFs) were estimated.", "author" : [ { "dropping-particle" : "", "family" : "Kaltsonoudis", "given" : "Christos", "non-dropping-particle" : "", "parse-names" : false, "suffix" : "" }, { "dropping-particle" : "", "family" : "Kostenidou", "given" : "Evangelia", "non-dropping-particle" : "", "parse-names" : false, "suffix" : "" }, { "dropping-particle" : "", "family" : "Florou", "given" : "Kalliopi", "non-dropping-particle" : "", "parse-names" : false, "suffix" : "" }, { "dropping-particle" : "", "family" : "Psichoudaki", "given" : "Magda", "non-dropping-particle" : "", "parse-names" : false, "suffix" : "" }, { "dropping-particle" : "", "family" : "Pandis", "given" : "Spyros N.", "non-dropping-particle" : "", "parse-names" : false, "suffix" : "" } ], "container-title" : "Atmospheric Chemistry and Physics", "id" : "ITEM-2", "issued" : { "date-parts" : [ [ "2016" ] ] }, "title" : "Temporal variability and sources of VOCs in urban areas of the eastern Mediterranean", "translator" : [ { "dropping-particle" : "", "family" : "G4688", "given" : "", "non-dropping-particle" : "", "parse-names" : false, "suffix" : "" } ], "type" : "article-journal" }, "uris" : [ "http://www.mendeley.com/documents/?uuid=af4ff09a-3036-4645-a6da-1b2fc4bd21d2" ] } ], "mendeley" : { "formattedCitation" : "(Kaltsonoudis et al., 2016; Languille et al., 2020)", "plainTextFormattedCitation" : "(Kaltsonoudis et al., 2016; Languille et al., 2020)", "previouslyFormattedCitation" : "(Kaltsonoudis et al., 2016; Languille et al., 2020)" }, "properties" : { "noteIndex" : 0 }, "schema" : "https://github.com/citation-style-language/schema/raw/master/csl-citation.json" }</w:instrText>
      </w:r>
      <w:r w:rsidRPr="002F69B0">
        <w:rPr>
          <w:color w:val="000000"/>
          <w:lang w:val="en-GB"/>
        </w:rPr>
        <w:fldChar w:fldCharType="separate"/>
      </w:r>
      <w:r w:rsidR="00CB33A1">
        <w:rPr>
          <w:noProof/>
          <w:color w:val="000000"/>
          <w:lang w:val="en-GB"/>
        </w:rPr>
        <w:t>(Kaltsonoudis et al., 2016; Languille et al., 2020)</w:t>
      </w:r>
      <w:r w:rsidRPr="002F69B0">
        <w:rPr>
          <w:color w:val="000000"/>
          <w:lang w:val="en-GB"/>
        </w:rPr>
        <w:fldChar w:fldCharType="end"/>
      </w:r>
      <w:r w:rsidRPr="002F69B0">
        <w:rPr>
          <w:color w:val="000000"/>
          <w:lang w:val="en-GB"/>
        </w:rPr>
        <w:t>.</w:t>
      </w:r>
      <w:r>
        <w:rPr>
          <w:color w:val="000000"/>
          <w:lang w:val="en-GB"/>
        </w:rPr>
        <w:t xml:space="preserve"> D</w:t>
      </w:r>
      <w:r w:rsidRPr="006B1DD1">
        <w:rPr>
          <w:color w:val="000000"/>
          <w:lang w:val="en-GB"/>
        </w:rPr>
        <w:t>ue to th</w:t>
      </w:r>
      <w:r>
        <w:rPr>
          <w:color w:val="000000"/>
          <w:lang w:val="en-GB"/>
        </w:rPr>
        <w:t>e vast heterogeneity of sources</w:t>
      </w:r>
      <w:r w:rsidRPr="006B1DD1">
        <w:rPr>
          <w:color w:val="000000"/>
          <w:lang w:val="en-GB"/>
        </w:rPr>
        <w:t xml:space="preserve"> and components of VOCs, uncertainty in regional emissions and trends is higher than for most other components.</w:t>
      </w:r>
    </w:p>
    <w:p w14:paraId="2D0FF18D" w14:textId="77777777" w:rsidR="00A05B04" w:rsidRDefault="00A05B04" w:rsidP="00D5630D">
      <w:pPr>
        <w:pStyle w:val="AR6BodyText"/>
        <w:rPr>
          <w:color w:val="000000"/>
          <w:lang w:val="en-GB"/>
        </w:rPr>
      </w:pPr>
    </w:p>
    <w:p w14:paraId="57B2812B" w14:textId="639D910F" w:rsidR="00A05B04" w:rsidRPr="00577614" w:rsidRDefault="00A05B04" w:rsidP="00D5630D">
      <w:pPr>
        <w:pStyle w:val="AR6BodyText"/>
        <w:rPr>
          <w:color w:val="000000"/>
          <w:lang w:val="en-GB"/>
        </w:rPr>
      </w:pPr>
      <w:r w:rsidRPr="00577614">
        <w:rPr>
          <w:color w:val="000000"/>
          <w:lang w:val="en-GB"/>
        </w:rPr>
        <w:t xml:space="preserve">Emissions of carbonaceous aerosols (BC, OC) have been steadily increasing and their </w:t>
      </w:r>
      <w:r>
        <w:rPr>
          <w:color w:val="000000"/>
          <w:lang w:val="en-GB"/>
        </w:rPr>
        <w:t>emissions</w:t>
      </w:r>
      <w:r w:rsidRPr="00577614">
        <w:rPr>
          <w:color w:val="000000"/>
          <w:lang w:val="en-GB"/>
        </w:rPr>
        <w:t xml:space="preserve"> have almost doubled since </w:t>
      </w:r>
      <w:r w:rsidRPr="005B1890">
        <w:rPr>
          <w:color w:val="000000"/>
          <w:lang w:val="en-GB"/>
        </w:rPr>
        <w:t xml:space="preserve">1950 </w:t>
      </w:r>
      <w:bookmarkStart w:id="678" w:name="_Hlk5033590"/>
      <w:del w:id="679" w:author="Lucy Cowie" w:date="2021-07-26T13:06:00Z">
        <w:r w:rsidRPr="005B1890" w:rsidDel="005B1890">
          <w:rPr>
            <w:lang w:val="en-GB"/>
          </w:rPr>
          <w:fldChar w:fldCharType="begin" w:fldLock="1"/>
        </w:r>
        <w:r w:rsidR="00D477C7" w:rsidRPr="005B1890" w:rsidDel="005B1890">
          <w:rPr>
            <w:lang w:val="en-GB"/>
          </w:rPr>
          <w:delInstrText>ADDIN CSL_CITATION { "citationItems" : [ { "id" : "ITEM-1", "itemData" : { "DOI" : "10.5194/gmd-11-369-2018", "ISBN" : "1991-962X", "ISSN" : "19919603", "abstract" : "We present a new data set of annual historical (1750\u20132014) anthropogenic chemically reactive gases (CO, CH4, NH3, NOx, SO2, NMVOCs), carbonaceous aerosols (black carbon \u2013 BC, and organic carbon \u2013 OC), and CO2 developed with the Community Emissions Data System (CEDS). We improve upon existing inventories with a more consistent and reproducible methodology applied to all emission species, updated emission factors, and recent estimates through 2014. The data system relies on existing energy consumption data sets and regional and country-specific inventories to produce trends over recent decades. All emission species are consistently estimated using the same activity data over all time periods. Emissions are provided on an annual basis at the level of country and sector and gridded with monthly seasonality. These estimates are comparable to, but generally slightly higher than, existing global inventories. Emissions over the most recent years are more uncertain, particularly in low- and middle-income regions where country-specific emission inventories are less available. Future work will involve refining and updating these emission estimates, estimating emissions' uncertainty, and publication of the system as open-source software.", "author" : [ { "dropping-particle" : "", "family" : "Hoesly", "given" : "Rachel M.", "non-dropping-particle" : "", "parse-names" : false, "suffix" : "" }, { "dropping-particle" : "", "family" : "Smith", "given" : "Steven J.", "non-dropping-particle" : "", "parse-names" : false, "suffix" : "" }, { "dropping-particle" : "", "family" : "Feng", "given" : "Leyang", "non-dropping-particle" : "", "parse-names" : false, "suffix" : "" }, { "dropping-particle" : "", "family" : "Klimont", "given" : "Zbigniew", "non-dropping-particle" : "", "parse-names" : false, "suffix" : "" }, { "dropping-particle" : "", "family" : "Janssens-Maenhout", "given" : "Greet", "non-dropping-particle" : "", "parse-names" : false, "suffix" : "" }, { "dropping-particle" : "", "family" : "Pitkanen", "given" : "Tyler", "non-dropping-particle" : "", "parse-names" : false, "suffix" : "" }, { "dropping-particle" : "", "family" : "Seibert", "given" : "Jonathan J.", "non-dropping-particle" : "", "parse-names" : false, "suffix" : "" }, { "dropping-particle" : "", "family" : "Vu", "given" : "Linh", "non-dropping-particle" : "", "parse-names" : false, "suffix" : "" }, { "dropping-particle" : "", "family" : "Andres", "given" : "Robert J.", "non-dropping-particle" : "", "parse-names" : false, "suffix" : "" }, { "dropping-particle" : "", "family" : "Bolt", "given" : "Ryan M.", "non-dropping-particle" : "", "parse-names" : false, "suffix" : "" }, { "dropping-particle" : "", "family" : "Bond", "given" : "Tami C.", "non-dropping-particle" : "", "parse-names" : false, "suffix" : "" }, { "dropping-particle" : "", "family" : "Dawidowski", "given" : "Laura", "non-dropping-particle" : "", "parse-names" : false, "suffix" : "" }, { "dropping-particle" : "", "family" : "Kholod", "given" : "Nazar", "non-dropping-particle" : "", "parse-names" : false, "suffix" : "" }, { "dropping-particle" : "", "family" : "Kurokawa", "given" : "June Ichi", "non-dropping-particle" : "", "parse-names" : false, "suffix" : "" }, { "dropping-particle" : "", "family" : "Li", "given" : "Meng", "non-dropping-particle" : "", "parse-names" : false, "suffix" : "" }, { "dropping-particle" : "", "family" : "Liu", "given" : "Liang", "non-dropping-particle" : "", "parse-names" : false, "suffix" : "" }, { "dropping-particle" : "", "family" : "Lu", "given" : "Zifeng", "non-dropping-particle" : "", "parse-names" : false, "suffix" : "" }, { "dropping-particle" : "", "family" : "Moura", "given" : "Maria C.P.", "non-dropping-particle" : "", "parse-names" : false, "suffix" : "" }, { "dropping-particle" : "", "family" : "O'Rourke", "given" : "Patrick R.", "non-dropping-particle" : "", "parse-names" : false, "suffix" : "" }, { "dropping-particle" : "", "family" : "Zhang", "given" : "Qiang", "non-dropping-particle" : "", "parse-names" : false, "suffix" : "" } ], "container-title" : "Geoscientific Model Development", "id" : "ITEM-1", "issue" : "1", "issued" : { "date-parts" : [ [ "2018" ] ] }, "page" : "369-408", "title" : "Historical (1750-2014) anthropogenic emissions of reactive gases and aerosols from the Community Emissions Data System (CEDS)", "translator" : [ { "dropping-particle" : "", "family" : "G2885", "given" : "", "non-dropping-particle" : "", "parse-names" : false, "suffix" : "" } ], "type" : "article-journal", "volume" : "11" }, "uris" : [ "http://www.mendeley.com/documents/?uuid=2bf2fa68-b7ee-423d-bfbd-d77a4390d45e" ] } ], "mendeley" : { "formattedCitation" : "(Hoesly et al., 2018)", "plainTextFormattedCitation" : "(Hoesly et al., 2018)", "previouslyFormattedCitation" : "(Hoesly et al., 2018)" }, "properties" : { "noteIndex" : 0 }, "schema" : "https://github.com/citation-style-language/schema/raw/master/csl-citation.json" }</w:delInstrText>
        </w:r>
        <w:r w:rsidRPr="005B1890" w:rsidDel="005B1890">
          <w:rPr>
            <w:lang w:val="en-GB"/>
          </w:rPr>
          <w:fldChar w:fldCharType="separate"/>
        </w:r>
        <w:r w:rsidR="00CB33A1" w:rsidRPr="005B1890" w:rsidDel="005B1890">
          <w:rPr>
            <w:noProof/>
            <w:lang w:val="en-GB"/>
          </w:rPr>
          <w:delText>(Hoesly et al., 2018)</w:delText>
        </w:r>
        <w:r w:rsidRPr="005B1890" w:rsidDel="005B1890">
          <w:rPr>
            <w:lang w:val="en-GB"/>
          </w:rPr>
          <w:fldChar w:fldCharType="end"/>
        </w:r>
        <w:bookmarkEnd w:id="678"/>
        <w:r w:rsidRPr="005B1890" w:rsidDel="005B1890">
          <w:rPr>
            <w:lang w:val="en-GB"/>
          </w:rPr>
          <w:delText xml:space="preserve"> </w:delText>
        </w:r>
      </w:del>
      <w:r w:rsidRPr="005B1890">
        <w:rPr>
          <w:lang w:val="en-GB"/>
        </w:rPr>
        <w:t>(</w:t>
      </w:r>
      <w:r w:rsidRPr="005B1890">
        <w:rPr>
          <w:i/>
          <w:lang w:val="en-GB"/>
        </w:rPr>
        <w:t>medium confidence</w:t>
      </w:r>
      <w:r w:rsidRPr="005B1890">
        <w:rPr>
          <w:lang w:val="en-GB"/>
        </w:rPr>
        <w:t>)</w:t>
      </w:r>
      <w:ins w:id="680" w:author="Lucy Cowie" w:date="2021-07-26T13:06:00Z">
        <w:r w:rsidR="005B1890" w:rsidRPr="005B1890">
          <w:rPr>
            <w:lang w:val="en-GB"/>
            <w:rPrChange w:id="681" w:author="Lucy Cowie" w:date="2021-07-26T13:06:00Z">
              <w:rPr>
                <w:highlight w:val="yellow"/>
                <w:lang w:val="en-GB"/>
              </w:rPr>
            </w:rPrChange>
          </w:rPr>
          <w:t xml:space="preserve"> </w:t>
        </w:r>
        <w:r w:rsidR="005B1890" w:rsidRPr="005B1890">
          <w:rPr>
            <w:lang w:val="en-GB"/>
            <w:rPrChange w:id="682" w:author="Lucy Cowie" w:date="2021-07-26T13:06:00Z">
              <w:rPr>
                <w:highlight w:val="yellow"/>
                <w:lang w:val="en-GB"/>
              </w:rPr>
            </w:rPrChange>
          </w:rPr>
          <w:fldChar w:fldCharType="begin" w:fldLock="1"/>
        </w:r>
        <w:r w:rsidR="005B1890" w:rsidRPr="005B1890">
          <w:rPr>
            <w:lang w:val="en-GB"/>
            <w:rPrChange w:id="683" w:author="Lucy Cowie" w:date="2021-07-26T13:06:00Z">
              <w:rPr>
                <w:highlight w:val="yellow"/>
                <w:lang w:val="en-GB"/>
              </w:rPr>
            </w:rPrChange>
          </w:rPr>
          <w:instrText>ADDIN CSL_CITATION { "citationItems" : [ { "id" : "ITEM-1", "itemData" : { "DOI" : "10.5194/gmd-11-369-2018", "ISBN" : "1991-962X", "ISSN" : "19919603", "abstract" : "We present a new data set of annual historical (1750\u20132014) anthropogenic chemically reactive gases (CO, CH4, NH3, NOx, SO2, NMVOCs), carbonaceous aerosols (black carbon \u2013 BC, and organic carbon \u2013 OC), and CO2 developed with the Community Emissions Data System (CEDS). We improve upon existing inventories with a more consistent and reproducible methodology applied to all emission species, updated emission factors, and recent estimates through 2014. The data system relies on existing energy consumption data sets and regional and country-specific inventories to produce trends over recent decades. All emission species are consistently estimated using the same activity data over all time periods. Emissions are provided on an annual basis at the level of country and sector and gridded with monthly seasonality. These estimates are comparable to, but generally slightly higher than, existing global inventories. Emissions over the most recent years are more uncertain, particularly in low- and middle-income regions where country-specific emission inventories are less available. Future work will involve refining and updating these emission estimates, estimating emissions' uncertainty, and publication of the system as open-source software.", "author" : [ { "dropping-particle" : "", "family" : "Hoesly", "given" : "Rachel M.", "non-dropping-particle" : "", "parse-names" : false, "suffix" : "" }, { "dropping-particle" : "", "family" : "Smith", "given" : "Steven J.", "non-dropping-particle" : "", "parse-names" : false, "suffix" : "" }, { "dropping-particle" : "", "family" : "Feng", "given" : "Leyang", "non-dropping-particle" : "", "parse-names" : false, "suffix" : "" }, { "dropping-particle" : "", "family" : "Klimont", "given" : "Zbigniew", "non-dropping-particle" : "", "parse-names" : false, "suffix" : "" }, { "dropping-particle" : "", "family" : "Janssens-Maenhout", "given" : "Greet", "non-dropping-particle" : "", "parse-names" : false, "suffix" : "" }, { "dropping-particle" : "", "family" : "Pitkanen", "given" : "Tyler", "non-dropping-particle" : "", "parse-names" : false, "suffix" : "" }, { "dropping-particle" : "", "family" : "Seibert", "given" : "Jonathan J.", "non-dropping-particle" : "", "parse-names" : false, "suffix" : "" }, { "dropping-particle" : "", "family" : "Vu", "given" : "Linh", "non-dropping-particle" : "", "parse-names" : false, "suffix" : "" }, { "dropping-particle" : "", "family" : "Andres", "given" : "Robert J.", "non-dropping-particle" : "", "parse-names" : false, "suffix" : "" }, { "dropping-particle" : "", "family" : "Bolt", "given" : "Ryan M.", "non-dropping-particle" : "", "parse-names" : false, "suffix" : "" }, { "dropping-particle" : "", "family" : "Bond", "given" : "Tami C.", "non-dropping-particle" : "", "parse-names" : false, "suffix" : "" }, { "dropping-particle" : "", "family" : "Dawidowski", "given" : "Laura", "non-dropping-particle" : "", "parse-names" : false, "suffix" : "" }, { "dropping-particle" : "", "family" : "Kholod", "given" : "Nazar", "non-dropping-particle" : "", "parse-names" : false, "suffix" : "" }, { "dropping-particle" : "", "family" : "Kurokawa", "given" : "June Ichi", "non-dropping-particle" : "", "parse-names" : false, "suffix" : "" }, { "dropping-particle" : "", "family" : "Li", "given" : "Meng", "non-dropping-particle" : "", "parse-names" : false, "suffix" : "" }, { "dropping-particle" : "", "family" : "Liu", "given" : "Liang", "non-dropping-particle" : "", "parse-names" : false, "suffix" : "" }, { "dropping-particle" : "", "family" : "Lu", "given" : "Zifeng", "non-dropping-particle" : "", "parse-names" : false, "suffix" : "" }, { "dropping-particle" : "", "family" : "Moura", "given" : "Maria C.P.", "non-dropping-particle" : "", "parse-names" : false, "suffix" : "" }, { "dropping-particle" : "", "family" : "O'Rourke", "given" : "Patrick R.", "non-dropping-particle" : "", "parse-names" : false, "suffix" : "" }, { "dropping-particle" : "", "family" : "Zhang", "given" : "Qiang", "non-dropping-particle" : "", "parse-names" : false, "suffix" : "" } ], "container-title" : "Geoscientific Model Development", "id" : "ITEM-1", "issue" : "1", "issued" : { "date-parts" : [ [ "2018" ] ] }, "page" : "369-408", "title" : "Historical (1750-2014) anthropogenic emissions of reactive gases and aerosols from the Community Emissions Data System (CEDS)", "translator" : [ { "dropping-particle" : "", "family" : "G2885", "given" : "", "non-dropping-particle" : "", "parse-names" : false, "suffix" : "" } ], "type" : "article-journal", "volume" : "11" }, "uris" : [ "http://www.mendeley.com/documents/?uuid=2bf2fa68-b7ee-423d-bfbd-d77a4390d45e" ] } ], "mendeley" : { "formattedCitation" : "(Hoesly et al., 2018)", "plainTextFormattedCitation" : "(Hoesly et al., 2018)", "previouslyFormattedCitation" : "(Hoesly et al., 2018)" }, "properties" : { "noteIndex" : 0 }, "schema" : "https://github.com/citation-style-language/schema/raw/master/csl-citation.json" }</w:instrText>
        </w:r>
        <w:r w:rsidR="005B1890" w:rsidRPr="005B1890">
          <w:rPr>
            <w:lang w:val="en-GB"/>
            <w:rPrChange w:id="684" w:author="Lucy Cowie" w:date="2021-07-26T13:06:00Z">
              <w:rPr>
                <w:highlight w:val="yellow"/>
                <w:lang w:val="en-GB"/>
              </w:rPr>
            </w:rPrChange>
          </w:rPr>
          <w:fldChar w:fldCharType="separate"/>
        </w:r>
        <w:r w:rsidR="005B1890" w:rsidRPr="005B1890">
          <w:rPr>
            <w:noProof/>
            <w:lang w:val="en-GB"/>
            <w:rPrChange w:id="685" w:author="Lucy Cowie" w:date="2021-07-26T13:06:00Z">
              <w:rPr>
                <w:noProof/>
                <w:highlight w:val="yellow"/>
                <w:lang w:val="en-GB"/>
              </w:rPr>
            </w:rPrChange>
          </w:rPr>
          <w:t>(Hoesly et al., 2018)</w:t>
        </w:r>
        <w:r w:rsidR="005B1890" w:rsidRPr="005B1890">
          <w:rPr>
            <w:lang w:val="en-GB"/>
            <w:rPrChange w:id="686" w:author="Lucy Cowie" w:date="2021-07-26T13:06:00Z">
              <w:rPr>
                <w:highlight w:val="yellow"/>
                <w:lang w:val="en-GB"/>
              </w:rPr>
            </w:rPrChange>
          </w:rPr>
          <w:fldChar w:fldCharType="end"/>
        </w:r>
      </w:ins>
      <w:r w:rsidRPr="005B1890">
        <w:rPr>
          <w:color w:val="000000"/>
          <w:lang w:val="en-GB"/>
        </w:rPr>
        <w:t xml:space="preserve">. Before 1950, North America and Europe contributed about half of the global total but successful introduction of diesel particulate filters on road vehicles </w:t>
      </w:r>
      <w:r w:rsidRPr="005B1890">
        <w:rPr>
          <w:lang w:val="en-GB"/>
        </w:rPr>
        <w:fldChar w:fldCharType="begin" w:fldLock="1"/>
      </w:r>
      <w:r w:rsidR="00D477C7" w:rsidRPr="005B1890">
        <w:rPr>
          <w:lang w:val="en-GB"/>
        </w:rPr>
        <w:instrText>ADDIN CSL_CITATION { "citationItems" : [ { "id" : "ITEM-1", "itemData" : { "DOI" : "10.1080/10962247.2015.1005850", "ISSN" : "1096-2247", "author" : [ { "dropping-particle" : "", "family" : "Robinson", "given" : "Michael A", "non-dropping-particle" : "", "parse-names" : false, "suffix" : "" }, { "dropping-particle" : "", "family" : "Olson", "given" : "Michael R", "non-dropping-particle" : "", "parse-names" : false, "suffix" : "" }, { "dropping-particle" : "", "family" : "Liu", "given" : "Z Gerald", "non-dropping-particle" : "", "parse-names" : false, "suffix" : "" }, { "dropping-particle" : "", "family" : "Schauer", "given" : "James J", "non-dropping-particle" : "", "parse-names" : false, "suffix" : "" } ], "container-title" : "Journal of the Air &amp; Waste Management Association", "id" : "ITEM-1", "issue" : "6", "issued" : { "date-parts" : [ [ "2015", "6", "3" ] ] }, "note" : "doi: 10.1080/10962247.2015.1005850", "page" : "759-766", "publisher" : "Taylor &amp; Francis", "title" : "The effects of emission control strategies on light-absorbing carbon emissions from a modern heavy-duty diesel engine", "translator" : [ { "dropping-particle" : "", "family" : "G3635", "given" : "", "non-dropping-particle" : "", "parse-names" : false, "suffix" : "" } ], "type" : "article-journal", "volume" : "65" }, "uris" : [ "http://www.mendeley.com/documents/?uuid=11ee9d60-6f57-4722-928f-93447e7b2a87" ] }, { "id" : "ITEM-2", "itemData" : { "DOI" : "10.1186/1745-6673-9-6", "ISSN" : "1745-6673", "abstract" : "In the last 30 years, diesel engines have made rapid progress to increased efficiency, environmental protection and comfort for both light- and heavy-duty applications. The technical developments include all issues from fuel to combustion process to exhaust gas aftertreatment. This paper provides a comprehensive summary of the available literature regarding technical developments and their impact on the reduction of pollutant emission. This includes emission legislation, fuel quality, diesel engine- and exhaust gas aftertreatment technologies, as well as particulate composition, with a focus on the mass-related particulate emission of on-road vehicle applications. Diesel engine technologies representative of real-world on-road applications will be highlighted.", "author" : [ { "dropping-particle" : "", "family" : "Fiebig", "given" : "Michael", "non-dropping-particle" : "", "parse-names" : false, "suffix" : "" }, { "dropping-particle" : "", "family" : "Wiartalla", "given" : "Andreas", "non-dropping-particle" : "", "parse-names" : false, "suffix" : "" }, { "dropping-particle" : "", "family" : "Holderbaum", "given" : "Bastian", "non-dropping-particle" : "", "parse-names" : false, "suffix" : "" }, { "dropping-particle" : "", "family" : "Kiesow", "given" : "Sebastian", "non-dropping-particle" : "", "parse-names" : false, "suffix" : "" } ], "container-title" : "Journal of Occupational Medicine and Toxicology", "id" : "ITEM-2", "issue" : "1", "issued" : { "date-parts" : [ [ "2014", "3" ] ] }, "page" : "6", "title" : "Particulate emissions from diesel engines: correlation between engine technology and emissions", "translator" : [ { "dropping-particle" : "", "family" : "G3631", "given" : "", "non-dropping-particle" : "", "parse-names" : false, "suffix" : "" } ], "type" : "article-journal", "volume" : "9" }, "uris" : [ "http://www.mendeley.com/documents/?uuid=6fb27c51-7033-42bd-a60b-e5fc73f7ade8" ] }, { "id" : "ITEM-3", "itemData" : { "DOI" : "10.5194/acp-17-8681-2017", "ISSN" : "16807324", "abstract" : "This paper presents a comprehensive assessment of historical (1990-2010) global anthropogenic particulate matter (PM) emissions including the consistent and harmonized calculation of mass-based size distribution (PM1, PM2. 5, PM10), as well as primary carbonaceous aerosols including black carbon (BC) and organic carbon (OC). The estimates were developed with the integrated assessment model GAINS, where source-and region-specific technology characteristics are explicitly included. This assessment includes a number of previously unaccounted or often misallocated emission sources, i.e. kerosene lamps, gas flaring, diesel generators, refuse burning; some of them were reported in the past for selected regions or in the context of a particular pollutant or sector but not included as part of a total estimate. Spatially, emissions were calculated for 172 source regions (as well as international shipping), presented for 25 global regions, and allocated to 0.5\u00b0\u011d\u20ac \u00d7 \u011d\u20ac0.5\u00b0 longitude-latitude grids. No independent estimates of emissions from forest fires and savannah burning are provided and neither windblown dust nor unpaved roads emissions are included. We estimate that global emissions of PM have not changed significantly between 1990 and 2010, showing a strong decoupling from the global increase in energy consumption and, consequently, CO2 emissions, but there are significantly different regional trends, with a particularly strong increase in East Asia and Africa and a strong decline in Europe, North America, and the Pacific region. This in turn resulted in important changes in the spatial pattern of PM burden, e.g. European, North American, and Pacific contributions to global emissions dropped from nearly 30\u011d\u20ac% in 1990 to well below 15\u011d\u20ac% in 2010, while Asia's contribution grew from just over 50\u011d\u20ac% to nearly two-Thirds of the global total in 2010. For all PM species considered, Asian sources represented over 60\u011d\u20ac% of the global anthropogenic total, and residential combustion was the most important sector, contributing about 60\u011d\u20ac% for BC and OC, 45\u011d\u20ac% for PM2. 5, and less than 40\u011d\u20ac% for PM10, where large combustion sources and industrial processes are equally important. Global anthropogenic emissions of BC were estimated at about 6.6 and 7.2\u011d\u20acTg in 2000 and 2010, respectively, and represent about 15\u011d\u20ac% of PM2. 5 but for some sources reach nearly 50\u011d\u20ac%, i.e. for the transport sector. Our global BC numbers are higher than previously published owing primarily to t\u2026", "author" : [ { "dropping-particle" : "", "family" : "Klimont", "given" : "Zbigniew", "non-dropping-particle" : "", "parse-names" : false, "suffix" : "" }, { "dropping-particle" : "", "family" : "Kupiainen", "given" : "Kaarle", "non-dropping-particle" : "", "parse-names" : false, "suffix" : "" }, { "dropping-particle" : "", "family" : "Heyes", "given" : "Chris", "non-dropping-particle" : "", "parse-names" : false, "suffix" : "" }, { "dropping-particle" : "", "family" : "Purohit", "given" : "Pallav", "non-dropping-particle" : "", "parse-names" : false, "suffix" : "" }, { "dropping-particle" : "", "family" : "Cofala", "given" : "Janusz", "non-dropping-particle" : "", "parse-names" : false, "suffix" : "" }, { "dropping-particle" : "", "family" : "Rafaj", "given" : "Peter", "non-dropping-particle" : "", "parse-names" : false, "suffix" : "" }, { "dropping-particle" : "", "family" : "Borken-Kleefeld", "given" : "Jens", "non-dropping-particle" : "", "parse-names" : false, "suffix" : "" }, { "dropping-particle" : "", "family" : "Sch\u00f6pp", "given" : "Wolfgang", "non-dropping-particle" : "", "parse-names" : false, "suffix" : "" } ], "container-title" : "Atmospheric Chemistry and Physics", "id" : "ITEM-3", "issue" : "14", "issued" : { "date-parts" : [ [ "2017" ] ] }, "page" : "8681-8723", "title" : "Global anthropogenic emissions of particulate matter including black carbon", "translator" : [ { "dropping-particle" : "", "family" : "G5419", "given" : "", "non-dropping-particle" : "", "parse-names" : false, "suffix" : "" } ], "type" : "article-journal", "volume" : "17" }, "uris" : [ "http://www.mendeley.com/documents/?uuid=20d59123-7b23-408a-8cbd-4b1e874d9951" ] } ], "mendeley" : { "formattedCitation" : "(Fiebig et al., 2014; Robinson et al., 2015; Klimont et al., 2017a)", "plainTextFormattedCitation" : "(Fiebig et al., 2014; Robinson et al., 2015; Klimont et al., 2017a)", "previouslyFormattedCitation" : "(Fiebig et al., 2014; Robinson et al., 2015; Klimont et al., 2017a)" }, "properties" : { "noteIndex" : 0 }, "schema" : "https://github.com/citation-style-language/schema/raw/master/csl-citation.json" }</w:instrText>
      </w:r>
      <w:r w:rsidRPr="005B1890">
        <w:rPr>
          <w:lang w:val="en-GB"/>
        </w:rPr>
        <w:fldChar w:fldCharType="separate"/>
      </w:r>
      <w:r w:rsidR="00CB33A1" w:rsidRPr="005B1890">
        <w:rPr>
          <w:noProof/>
          <w:lang w:val="en-GB"/>
        </w:rPr>
        <w:t>(Fiebig et al., 2014; Robinson et al., 2015; Klimont et al., 2017a)</w:t>
      </w:r>
      <w:r w:rsidRPr="005B1890">
        <w:rPr>
          <w:lang w:val="en-GB"/>
        </w:rPr>
        <w:fldChar w:fldCharType="end"/>
      </w:r>
      <w:r w:rsidRPr="005B1890">
        <w:rPr>
          <w:color w:val="000000"/>
          <w:lang w:val="en-GB"/>
        </w:rPr>
        <w:t xml:space="preserve"> and declining reliance on solid fuels for heating brought in large reductions </w:t>
      </w:r>
      <w:del w:id="687" w:author="Lucy Cowie" w:date="2021-07-26T13:06:00Z">
        <w:r w:rsidRPr="005B1890" w:rsidDel="005B1890">
          <w:rPr>
            <w:color w:val="000000"/>
            <w:lang w:val="en-GB"/>
          </w:rPr>
          <w:delText>(</w:delText>
        </w:r>
        <w:r w:rsidRPr="005B1890" w:rsidDel="005B1890">
          <w:rPr>
            <w:lang w:val="en-GB"/>
          </w:rPr>
          <w:delText>Figure 6.19</w:delText>
        </w:r>
        <w:r w:rsidRPr="005B1890" w:rsidDel="005B1890">
          <w:rPr>
            <w:color w:val="000000"/>
            <w:lang w:val="en-GB"/>
          </w:rPr>
          <w:delText xml:space="preserve">) </w:delText>
        </w:r>
      </w:del>
      <w:r w:rsidRPr="005B1890">
        <w:rPr>
          <w:color w:val="000000"/>
          <w:lang w:val="en-GB"/>
        </w:rPr>
        <w:t>(</w:t>
      </w:r>
      <w:r w:rsidRPr="005B1890">
        <w:rPr>
          <w:i/>
          <w:color w:val="000000"/>
          <w:lang w:val="en-GB"/>
        </w:rPr>
        <w:t>high confidence</w:t>
      </w:r>
      <w:r w:rsidRPr="005B1890">
        <w:rPr>
          <w:color w:val="000000"/>
          <w:lang w:val="en-GB"/>
        </w:rPr>
        <w:t>)</w:t>
      </w:r>
      <w:ins w:id="688" w:author="Lucy Cowie" w:date="2021-07-26T13:06:00Z">
        <w:r w:rsidR="005B1890" w:rsidRPr="005B1890">
          <w:rPr>
            <w:color w:val="000000"/>
            <w:lang w:val="en-GB"/>
            <w:rPrChange w:id="689" w:author="Lucy Cowie" w:date="2021-07-26T13:06:00Z">
              <w:rPr>
                <w:color w:val="000000"/>
                <w:highlight w:val="yellow"/>
                <w:lang w:val="en-GB"/>
              </w:rPr>
            </w:rPrChange>
          </w:rPr>
          <w:t xml:space="preserve"> (</w:t>
        </w:r>
        <w:r w:rsidR="005B1890" w:rsidRPr="005B1890">
          <w:rPr>
            <w:lang w:val="en-GB"/>
            <w:rPrChange w:id="690" w:author="Lucy Cowie" w:date="2021-07-26T13:06:00Z">
              <w:rPr>
                <w:highlight w:val="yellow"/>
                <w:lang w:val="en-GB"/>
              </w:rPr>
            </w:rPrChange>
          </w:rPr>
          <w:t>Figure 6.19</w:t>
        </w:r>
        <w:r w:rsidR="005B1890" w:rsidRPr="005B1890">
          <w:rPr>
            <w:color w:val="000000"/>
            <w:lang w:val="en-GB"/>
            <w:rPrChange w:id="691" w:author="Lucy Cowie" w:date="2021-07-26T13:06:00Z">
              <w:rPr>
                <w:color w:val="000000"/>
                <w:highlight w:val="yellow"/>
                <w:lang w:val="en-GB"/>
              </w:rPr>
            </w:rPrChange>
          </w:rPr>
          <w:t>)</w:t>
        </w:r>
      </w:ins>
      <w:r w:rsidRPr="005B1890">
        <w:rPr>
          <w:color w:val="000000"/>
          <w:lang w:val="en-GB"/>
        </w:rPr>
        <w:t xml:space="preserve">. Currently, global carbonaceous aerosol emissions originate primarily from Asia and Africa </w:t>
      </w:r>
      <w:r w:rsidRPr="005B1890">
        <w:rPr>
          <w:color w:val="000000"/>
          <w:lang w:val="en-GB"/>
        </w:rPr>
        <w:fldChar w:fldCharType="begin" w:fldLock="1"/>
      </w:r>
      <w:r w:rsidR="00D477C7" w:rsidRPr="005B1890">
        <w:rPr>
          <w:color w:val="000000"/>
          <w:lang w:val="en-GB"/>
        </w:rPr>
        <w:instrText>ADDIN CSL_CITATION { "citationItems" : [ { "id" : "ITEM-1", "itemData" : { "DOI" : "10.1002/jgrd.50171", "ISSN" : "2169897X", "abstract" : "Black carbon aerosol plays a unique and important role in Earth's climate system. Black carbon is a type of carbonaceous material with a unique combination of physical properties. This assessment provides an evaluation of black-carbon climate forcing that is comprehensive in its inclusion of all known and relevant processes and that is quantitative in providing best estimates and uncertainties of the main forcing terms: direct solar absorption; influence on liquid, mixed phase, and ice clouds; and deposition on snow and ice. These effects are calculated with climate models, but when possible, they are evaluated with both microphysical measurements and field observations. Predominant sources are combustion related, namely, fossil fuels for transportation, solid fuels for industrial and residential uses, and open burning of biomass. Total global emissions of black carbon using bottom-up inventory methods are 7500 Gg yr-1 in the year 2000 with an uncertainty range of 2000 to 29000. However, global atmospheric absorption attributable to black carbon is too low in many models and should be increased by a factor of almost 3. After this scaling, the best estimate for the industrial-era (1750 to 2005) direct radiative forcing of atmospheric black carbon is +0.71 W m-2 with 90% uncertainty bounds of (+0.08, +1.27) W m-2. Total direct forcing by all black carbon sources, without subtracting the preindustrial background, is estimated as +0.88 (+0.17, +1.48) W m-2. Direct radiative forcing alone does not capture important rapid adjustment mechanisms. A framework is described and used for quantifying climate forcings, including rapid adjustments. The best estimate of industrial-era climate forcing of black carbon through all forcing mechanisms, including clouds and cryosphere forcing, is +1.1 W m-2 with 90% uncertainty bounds of +0.17 to +2.1 W m-2. Thus, there is a very high probability that black carbon emissions, independent of co-emitted species, have a positive forcing and warm the climate. We estimate that black carbon, with a total climate forcing of +1.1 W m-2, is the second most important human emission in terms of its climate forcing in the present-day atmosphere; only carbon dioxide is estimated to have a greater forcing. Sources that emit black carbon also emit other short-lived species that may either cool or warm climate. Climate forcings from co-emitted species are estimated and used in the framework described herein. When the principal effects of sho\u2026", "author" : [ { "dropping-particle" : "", "family" : "Bond", "given" : "T. C.", "non-dropping-particle" : "", "parse-names" : false, "suffix" : "" }, { "dropping-particle" : "", "family" : "Doherty", "given" : "S. J.", "non-dropping-particle" : "", "parse-names" : false, "suffix" : "" }, { "dropping-particle" : "", "family" : "Fahey", "given" : "D. W.", "non-dropping-particle" : "", "parse-names" : false, "suffix" : "" }, { "dropping-particle" : "", "family" : "Forster", "given" : "P. M.", "non-dropping-particle" : "", "parse-names" : false, "suffix" : "" }, { "dropping-particle" : "", "family" : "Berntsen", "given" : "T.", "non-dropping-particle" : "", "parse-names" : false, "suffix" : "" }, { "dropping-particle" : "", "family" : "DeAngelo", "given" : "B. J.", "non-dropping-particle" : "", "parse-names" : false, "suffix" : "" }, { "dropping-particle" : "", "family" : "Flanner", "given" : "M. G.", "non-dropping-particle" : "", "parse-names" : false, "suffix" : "" }, { "dropping-particle" : "", "family" : "Ghan", "given" : "S.", "non-dropping-particle" : "", "parse-names" : false, "suffix" : "" }, { "dropping-particle" : "", "family" : "K\u00e4rcher", "given" : "B.", "non-dropping-particle" : "", "parse-names" : false, "suffix" : "" }, { "dropping-particle" : "", "family" : "Koch", "given" : "D.", "non-dropping-particle" : "", "parse-names" : false, "suffix" : "" }, { "dropping-particle" : "", "family" : "Kinne", "given" : "S.", "non-dropping-particle" : "", "parse-names" : false, "suffix" : "" }, { "dropping-particle" : "", "family" : "Kondo", "given" : "Y.", "non-dropping-particle" : "", "parse-names" : false, "suffix" : "" }, { "dropping-particle" : "", "family" : "Quinn", "given" : "P. K.", "non-dropping-particle" : "", "parse-names" : false, "suffix" : "" }, { "dropping-particle" : "", "family" : "Sarofim", "given" : "M. C.", "non-dropping-particle" : "", "parse-names" : false, "suffix" : "" }, { "dropping-particle" : "", "family" : "Schultz", "given" : "M. G.", "non-dropping-particle" : "", "parse-names" : false, "suffix" : "" }, { "dropping-particle" : "", "family" : "Schulz", "given" : "M.", "non-dropping-particle" : "", "parse-names" : false, "suffix" : "" }, { "dropping-particle" : "", "family" : "Venkataraman", "given" : "C.", "non-dropping-particle" : "", "parse-names" : false, "suffix" : "" }, { "dropping-particle" : "", "family" : "Zhang", "given" : "H.", "non-dropping-particle" : "", "parse-names" : false, "suffix" : "" }, { "dropping-particle" : "", "family" : "Zhang", "given" : "S.", "non-dropping-particle" : "", "parse-names" : false, "suffix" : "" }, { "dropping-particle" : "", "family" : "Bellouin", "given" : "N.", "non-dropping-particle" : "", "parse-names" : false, "suffix" : "" }, { "dropping-particle" : "", "family" : "Guttikunda", "given" : "S. K.", "non-dropping-particle" : "", "parse-names" : false, "suffix" : "" }, { "dropping-particle" : "", "family" : "Hopke", "given" : "P. K.", "non-dropping-particle" : "", "parse-names" : false, "suffix" : "" }, { "dropping-particle" : "", "family" : "Jacobson", "given" : "M. Z.", "non-dropping-particle" : "", "parse-names" : false, "suffix" : "" }, { "dropping-particle" : "", "family" : "Kaiser", "given" : "J. W.", "non-dropping-particle" : "", "parse-names" : false, "suffix" : "" }, { "dropping-particle" : "", "family" : "Klimont", "given" : "Z.", "non-dropping-particle" : "", "parse-names" : false, "suffix" : "" }, { "dropping-particle" : "", "family" : "Lohmann", "given" : "U.", "non-dropping-particle" : "", "parse-names" : false, "suffix" : "" }, { "dropping-particle" : "", "family" : "Schwarz", "given" : "J. P.", "non-dropping-particle" : "", "parse-names" : false, "suffix" : "" }, { "dropping-particle" : "", "family" : "Shindell", "given" : "D.", "non-dropping-particle" : "", "parse-names" : false, "suffix" : "" }, { "dropping-particle" : "", "family" : "Storelvmo", "given" : "T.", "non-dropping-particle" : "", "parse-names" : false, "suffix" : "" }, { "dropping-particle" : "", "family" : "Warren", "given" : "S. G.", "non-dropping-particle" : "", "parse-names" : false, "suffix" : "" }, { "dropping-particle" : "", "family" : "Zender", "given" : "C. S.", "non-dropping-particle" : "", "parse-names" : false, "suffix" : "" } ], "container-title" : "Journal of Geophysical Research: Atmospheres", "id" : "ITEM-1", "issue" : "11", "issued" : { "date-parts" : [ [ "2013", "6", "16" ] ] }, "language" : "English", "note" : "From Duplicate 1 (Bounding the role of black carbon in the climate system: A scientific assessment - Bond, T. C.; Doherty, S. J.; Fahey, D. W.; Forster, P. M.; Berntsen, T.; DeAngelo, B. J.; Flanner, M. G.; Ghan, S.; K\u00e4rcher, B.; Koch, D.; Kinne, S.; Kondo, Y.; Quinn, P. K.; Sarofim, M. C.; Schultz, M. G.; Schulz, M.; Venkataraman, C.; Zhang, H.; Zhang, S.; Bellouin, N.; Guttikunda, S. K.; Hopke, P. K.; Jacobson, M. Z.; Kaiser, J. W.; Klimont, Z.; Lohmann, U.; Schwarz, J. P.; Shindell, D.; Storelvmo, T.; Warren, S. G.; Zender, C. S.)\n\nFrom Duplicate 3 (Bounding the role of black carbon in the climate system: A scientific assessment - Bond, T. C.; Doherty, S. J.; Fahey, D. W.; Forster, P. M.; Berntsen, T.; Deangelo, B. J.; Flanner, M. G.; Ghan, S.; K\u00e4rcher, B.; Koch, D.; Kinne, S.; Kondo, Y.; Quinn, P. K.; Sarofim, M. C.; Schultz, M. G.; Schulz, M.; Venkataraman, C.; Zhang, H.; Zhang, S.; Bellouin, N.; Guttikunda, S. K.; Hopke, P. K.; Jacobson, M. Z.; Kaiser, J. W.; Klimont, Z.; Lohmann, U.; Schwarz, J. P.; Shindell, D.; Storelvmo, T.; Warren, S. G.; Zender, C. S.)\n\nFrom Duplicate 2 (Bounding the role of black carbon in the climate system: A scientific assessment - DuplicateBond, NoCite; Bond, T. C.; Doherty, S. J.; Fahey, D. W.; Forster, P. M.; Berntsen, T.; Deangelo, B. J.; Flanner, M. G.; Ghan, S.; K\u00e4rcher, B.; Koch, D.; Kinne, S.; Kondo, Y.; Quinn, P. K.; Sarofim, M. C.; Schultz, M. G.; Schulz, M.; Venkataraman, C.; Zhang, H.; Zhang, S.; Bellouin, N.; Guttikunda, S. K.; Hopke, P. K.; Jacobson, M. Z.; Kaiser, J. W.; Klimont, Z.; Lohmann, U.; Schwarz, J. P.; Shindell, D.; Storelvmo, T.; Warren, S. G.; Zender, C. S.)\n\n228TG\nTimes Cited:405\nCited References Count:868\n\nFrom Duplicate 2 (Bounding the role of black carbon in the climate system: A scientific assessment - Bond, T. C.; Doherty, S. J.; Fahey, D. W.; Forster, P. M.; Berntsen, T.; Deangelo, B. J.; Flanner, M. G.; Ghan, S.; K\u00e4rcher, B.; Koch, D.; Kinne, S.; Kondo, Y.; Quinn, P. K.; Sarofim, M. C.; Schultz, M. G.; Schulz, M.; Venkataraman, C.; Zhang, H.; Zhang, S.; Bellouin, N.; Guttikunda, S. K.; Hopke, P. K.; Jacobson, M. Z.; Kaiser, J. W.; Klimont, Z.; Lohmann, U.; Schwarz, J. P.; Shindell, D.; Storelvmo, T.; Warren, S. G.; Zender, C. S.)\n\nFrom Duplicate 2 (Bounding the role of black carbon in the climate system: A scientific assessment - DuplicateBond, NoCite; Bond, T. C.; Doherty, S. J.; Fahey, D. W.; Forster, P. M.; Berntsen, T.; Deangelo, B. J.; Flanner, M. G.; Ghan, S.; K\u00e4rcher, B.; Koch, D.; Kinne, S.; Kondo, Y.; Quinn, P. K.; Sarofim, M. C.; Schultz, M. G.; Schulz, M.; Venkataraman, C.; Zhang, H.; Zhang, S.; Bellouin, N.; Guttikunda, S. K.; Hopke, P. K.; Jacobson, M. Z.; Kaiser, J. W.; Klimont, Z.; Lohmann, U.; Schwarz, J. P.; Shindell, D.; Storelvmo, T.; Warren, S. G.; Zender, C. S.)\n\n228TG\nTimes Cited:405\nCited References Count:868", "page" : "5380-5552", "title" : "Bounding the role of black carbon in the climate system: A scientific assessment", "translator" : [ { "dropping-particle" : "", "family" : "G4349", "given" : "", "non-dropping-particle" : "", "parse-names" : false, "suffix" : "" } ], "type" : "article-journal", "volume" : "118" }, "uris" : [ "http://www.mendeley.com/documents/?uuid=855ea43a-0f85-4fae-841c-cb10c0134750" ] }, { "id" : "ITEM-2", "itemData" : { "DOI" : "10.5194/gmd-11-369-2018", "ISBN" : "1991-962X", "ISSN" : "19919603", "abstract" : "We present a new data set of annual historical (1750\u20132014) anthropogenic chemically reactive gases (CO, CH4, NH3, NOx, SO2, NMVOCs), carbonaceous aerosols (black carbon \u2013 BC, and organic carbon \u2013 OC), and CO2 developed with the Community Emissions Data System (CEDS). We improve upon existing inventories with a more consistent and reproducible methodology applied to all emission species, updated emission factors, and recent estimates through 2014. The data system relies on existing energy consumption data sets and regional and country-specific inventories to produce trends over recent decades. All emission species are consistently estimated using the same activity data over all time periods. Emissions are provided on an annual basis at the level of country and sector and gridded with monthly seasonality. These estimates are comparable to, but generally slightly higher than, existing global inventories. Emissions over the most recent years are more uncertain, particularly in low- and middle-income regions where country-specific emission inventories are less available. Future work will involve refining and updating these emission estimates, estimating emissions' uncertainty, and publication of the system as open-source software.", "author" : [ { "dropping-particle" : "", "family" : "Hoesly", "given" : "Rachel M.", "non-dropping-particle" : "", "parse-names" : false, "suffix" : "" }, { "dropping-particle" : "", "family" : "Smith", "given" : "Steven J.", "non-dropping-particle" : "", "parse-names" : false, "suffix" : "" }, { "dropping-particle" : "", "family" : "Feng", "given" : "Leyang", "non-dropping-particle" : "", "parse-names" : false, "suffix" : "" }, { "dropping-particle" : "", "family" : "Klimont", "given" : "Zbigniew", "non-dropping-particle" : "", "parse-names" : false, "suffix" : "" }, { "dropping-particle" : "", "family" : "Janssens-Maenhout", "given" : "Greet", "non-dropping-particle" : "", "parse-names" : false, "suffix" : "" }, { "dropping-particle" : "", "family" : "Pitkanen", "given" : "Tyler", "non-dropping-particle" : "", "parse-names" : false, "suffix" : "" }, { "dropping-particle" : "", "family" : "Seibert", "given" : "Jonathan J.", "non-dropping-particle" : "", "parse-names" : false, "suffix" : "" }, { "dropping-particle" : "", "family" : "Vu", "given" : "Linh", "non-dropping-particle" : "", "parse-names" : false, "suffix" : "" }, { "dropping-particle" : "", "family" : "Andres", "given" : "Robert J.", "non-dropping-particle" : "", "parse-names" : false, "suffix" : "" }, { "dropping-particle" : "", "family" : "Bolt", "given" : "Ryan M.", "non-dropping-particle" : "", "parse-names" : false, "suffix" : "" }, { "dropping-particle" : "", "family" : "Bond", "given" : "Tami C.", "non-dropping-particle" : "", "parse-names" : false, "suffix" : "" }, { "dropping-particle" : "", "family" : "Dawidowski", "given" : "Laura", "non-dropping-particle" : "", "parse-names" : false, "suffix" : "" }, { "dropping-particle" : "", "family" : "Kholod", "given" : "Nazar", "non-dropping-particle" : "", "parse-names" : false, "suffix" : "" }, { "dropping-particle" : "", "family" : "Kurokawa", "given" : "June Ichi", "non-dropping-particle" : "", "parse-names" : false, "suffix" : "" }, { "dropping-particle" : "", "family" : "Li", "given" : "Meng", "non-dropping-particle" : "", "parse-names" : false, "suffix" : "" }, { "dropping-particle" : "", "family" : "Liu", "given" : "Liang", "non-dropping-particle" : "", "parse-names" : false, "suffix" : "" }, { "dropping-particle" : "", "family" : "Lu", "given" : "Zifeng", "non-dropping-particle" : "", "parse-names" : false, "suffix" : "" }, { "dropping-particle" : "", "family" : "Moura", "given" : "Maria C.P.", "non-dropping-particle" : "", "parse-names" : false, "suffix" : "" }, { "dropping-particle" : "", "family" : "O'Rourke", "given" : "Patrick R.", "non-dropping-particle" : "", "parse-names" : false, "suffix" : "" }, { "dropping-particle" : "", "family" : "Zhang", "given" : "Qiang", "non-dropping-particle" : "", "parse-names" : false, "suffix" : "" } ], "container-title" : "Geoscientific Model Development", "id" : "ITEM-2", "issue" : "1", "issued" : { "date-parts" : [ [ "2018" ] ] }, "page" : "369-408", "title" : "Historical (1750-2014) anthropogenic emissions of reactive gases and aerosols from the Community Emissions Data System (CEDS)", "translator" : [ { "dropping-particle" : "", "family" : "G2885", "given" : "", "non-dropping-particle" : "", "parse-names" : false, "suffix" : "" } ], "type" : "article-journal", "volume" : "11" }, "uris" : [ "http://www.mendeley.com/documents/?uuid=2bf2fa68-b7ee-423d-bfbd-d77a4390d45e" ] }, { "id" : "ITEM-3", "itemData" : { "DOI" : "10.5194/essd-12-3413-2020", "author" : [ { "dropping-particle" : "", "family" : "McDuffie", "given" : "E E", "non-dropping-particle" : "", "parse-names" : false, "suffix" : "" }, { "dropping-particle" : "", "family" : "Smith", "given" : "S J", "non-dropping-particle" : "", "parse-names" : false, "suffix" : "" }, { "dropping-particle" : "", "family" : "O'Rourke", "given" : "P", "non-dropping-particle" : "", "parse-names" : false, "suffix" : "" }, { "dropping-particle" : "", "family" : "Tibrewal", "given" : "K", "non-dropping-particle" : "", "parse-names" : false, "suffix" : "" }, { "dropping-particle" : "", "family" : "Venkataraman", "given" : "C", "non-dropping-particle" : "", "parse-names" : false, "suffix" : "" }, { "dropping-particle" : "", "family" : "Marais", "given" : "E A", "non-dropping-particle" : "", "parse-names" : false, "suffix" : "" }, { "dropping-particle" : "", "family" : "Zheng", "given" : "B", "non-dropping-particle" : "", "parse-names" : false, "suffix" : "" }, { "dropping-particle" : "", "family" : "Crippa", "given" : "M", "non-dropping-particle" : "", "parse-names" : false, "suffix" : "" }, { "dropping-particle" : "", "family" : "Brauer", "given" : "M", "non-dropping-particle" : "", "parse-names" : false, "suffix" : "" }, { "dropping-particle" : "V", "family" : "Martin", "given" : "R", "non-dropping-particle" : "", "parse-names" : false, "suffix" : "" } ], "container-title" : "Earth System Science Data", "id" : "ITEM-3", "issue" : "4", "issued" : { "date-parts" : [ [ "2020" ] ] }, "page" : "3413-3442", "title" : "A global anthropogenic emission inventory of atmospheric pollutants from sector- and fuel-specific sources (1970\u20132017): an application of the Community Emissions Data System (CEDS)", "translator" : [ { "dropping-particle" : "", "family" : "G5134", "given" : "", "non-dropping-particle" : "", "parse-names" : false, "suffix" : "" } ], "type" : "article-journal", "volume" : "12" }, "uris" : [ "http://www.mendeley.com/documents/?uuid=33ef9933-4889-416b-b664-183f74016a7a" ] }, { "id" : "ITEM-4", "itemData" : { "DOI" : "https://doi.org/10.1029/2020EF001520", "ISSN" : "2328-4277", "abstract" : "Abstract This study compares recent CO, NOx, NMVOC, SO2, BC, and OC anthropogenic emissions from several state-of-the-art top-down estimates to global and regional bottom-up inventories and projections from five Shared Socioeconomic Pathways (SSPs) in several regions. Results show that top-down emissions derived in several recent studies exhibit similar uncertainty as bottom-up inventories in some regions for certain species and even less in the case of Chinese CO emissions. In general, the largest discrepancies are found outside of regions such as the United States, Europe, and Japan where the most accurate and detailed information on emissions is available. In some regions such as China, which has recently undergone dynamical economic growth and changes in air quality regulations, the top-down estimates better capture recent emission trends than global bottom-up inventories. These results show the potential of top-down estimates to complement bottom-up inventories and to aide in the development of emission scenarios, particularly in regions where global inventories lack the necessary up-to-date and accurate information regarding regional activity data and emission factors such as Africa and India. Areas of future work aimed at quantifying and reducing uncertainty are also highlighted. A regional comparison of recent CO and NOx trends in the five SSPs indicate that SSP126, a strong pollution control scenario, best represents the trends from the top-down and regional bottom-up inventories in the United States, Europe, and China, while SSP460, a low-pollution control scenario, lies closest to actual trends in West Africa. This analysis can be useful for air quality forecasting and near-future pollution control/mitigation policy studies.", "author" : [ { "dropping-particle" : "", "family" : "Elguindi", "given" : "N", "non-dropping-particle" : "", "parse-names" : false, "suffix" : "" }, { "dropping-particle" : "", "family" : "Granier", "given" : "C", "non-dropping-particle" : "", "parse-names" : false, "suffix" : "" }, { "dropping-particle" : "", "family" : "Stavrakou", "given" : "T", "non-dropping-particle" : "", "parse-names" : false, "suffix" : "" }, { "dropping-particle" : "", "family" : "Darras", "given" : "S", "non-dropping-particle" : "", "parse-names" : false, "suffix" : "" }, { "dropping-particle" : "", "family" : "Bauwens", "given" : "M", "non-dropping-particle" : "", "parse-names" : false, "suffix" : "" }, { "dropping-particle" : "", "family" : "Cao", "given" : "H", "non-dropping-particle" : "", "parse-names" : false, "suffix" : "" }, { "dropping-particle" : "", "family" : "Chen", "given" : "C", "non-dropping-particle" : "", "parse-names" : false, "suffix" : "" }, { "dropping-particle" : "", "family" : "Denier van der Gon", "given" : "H A C", "non-dropping-particle" : "", "parse-names" : false, "suffix" : "" }, { "dropping-particle" : "", "family" : "Dubovik", "given" : "O", "non-dropping-particle" : "", "parse-names" : false, "suffix" : "" }, { "dropping-particle" : "", "family" : "Fu", "given" : "T M", "non-dropping-particle" : "", "parse-names" : false, "suffix" : "" }, { "dropping-particle" : "", "family" : "Henze", "given" : "D K", "non-dropping-particle" : "", "parse-names" : false, "suffix" : "" }, { "dropping-particle" : "", "family" : "Jiang", "given" : "Z", "non-dropping-particle" : "", "parse-names" : false, "suffix" : "" }, { "dropping-particle" : "", "family" : "Keita", "given" : "S", "non-dropping-particle" : "", "parse-names" : false, "suffix" : "" }, { "dropping-particle" : "", "family" : "Kuenen", "given" : "J J P", "non-dropping-particle" : "", "parse-names" : false, "suffix" : "" }, { "dropping-particle" : "", "family" : "Kurokawa", "given" : "J", "non-dropping-particle" : "", "parse-names" : false, "suffix" : "" }, { "dropping-particle" : "", "family" : "Liousse", "given" : "C", "non-dropping-particle" : "", "parse-names" : false, "suffix" : "" }, { "dropping-particle" : "", "family" : "Miyazaki", "given" : "K", "non-dropping-particle" : "", "parse-names" : false, "suffix" : "" }, { "dropping-particle" : "", "family" : "M\u00fcller", "given" : "J.-F.", "non-dropping-particle" : "", "parse-names" : false, "suffix" : "" }, { "dropping-particle" : "", "family" : "Qu", "given" : "Z", "non-dropping-particle" : "", "parse-names" : false, "suffix" : "" }, { "dropping-particle" : "", "family" : "Solmon", "given" : "F", "non-dropping-particle" : "", "parse-names" : false, "suffix" : "" }, { "dropping-particle" : "", "family" : "Zheng", "given" : "B", "non-dropping-particle" : "", "parse-names" : false, "suffix" : "" } ], "container-title" : "Earth's Future", "id" : "ITEM-4", "issue" : "8", "issued" : { "date-parts" : [ [ "2020", "8", "1" ] ] }, "note" : "https://doi.org/10.1029/2020EF001520", "page" : "e2020EF001520", "publisher" : "John Wiley &amp; Sons, Ltd", "title" : "Intercomparison of Magnitudes and Trends in Anthropogenic Surface Emissions From Bottom-Up Inventories, Top-Down Estimates, and Emission Scenarios", "translator" : [ { "dropping-particle" : "", "family" : "G5133", "given" : "", "non-dropping-particle" : "", "parse-names" : false, "suffix" : "" } ], "type" : "article-journal", "volume" : "8" }, "uris" : [ "http://www.mendeley.com/documents/?uuid=8ba6e0c8-fa61-4b73-a562-9a745449aff4" ] } ], "mendeley" : { "formattedCitation" : "(Bond et al., 2013; Hoesly et al., 2018; Elguindi et al., 2020; McDuffie et al., 2020)", "plainTextFormattedCitation" : "(Bond et al., 2013; Hoesly et al., 2018; Elguindi et al., 2020; McDuffie et al., 2020)", "previouslyFormattedCitation" : "(Bond et al., 2013; Hoesly et al., 2018; Elguindi et al., 2020; McDuffie et al., 2020)" }, "properties" : { "noteIndex" : 0 }, "schema" : "https://github.com/citation-style-language/schema/raw/master/csl-citation.json" }</w:instrText>
      </w:r>
      <w:r w:rsidRPr="005B1890">
        <w:rPr>
          <w:color w:val="000000"/>
          <w:lang w:val="en-GB"/>
        </w:rPr>
        <w:fldChar w:fldCharType="separate"/>
      </w:r>
      <w:r w:rsidR="00CB33A1" w:rsidRPr="005B1890">
        <w:rPr>
          <w:noProof/>
          <w:color w:val="000000"/>
          <w:lang w:val="en-GB"/>
        </w:rPr>
        <w:t>(Bond et al., 2013; Hoesly et al., 2018; Elguindi et al., 2020; McDuffie et al., 2020)</w:t>
      </w:r>
      <w:r w:rsidRPr="005B1890">
        <w:rPr>
          <w:color w:val="000000"/>
          <w:lang w:val="en-GB"/>
        </w:rPr>
        <w:fldChar w:fldCharType="end"/>
      </w:r>
      <w:r w:rsidRPr="005B1890">
        <w:rPr>
          <w:color w:val="000000"/>
          <w:lang w:val="en-GB"/>
        </w:rPr>
        <w:t xml:space="preserve">, representing about 80% of </w:t>
      </w:r>
      <w:ins w:id="692" w:author="Lucy Cowie" w:date="2021-07-25T16:39:00Z">
        <w:r w:rsidR="00770710" w:rsidRPr="005B1890">
          <w:rPr>
            <w:color w:val="000000"/>
            <w:lang w:val="en-GB"/>
          </w:rPr>
          <w:t xml:space="preserve">the </w:t>
        </w:r>
      </w:ins>
      <w:r w:rsidRPr="005B1890">
        <w:rPr>
          <w:color w:val="000000"/>
          <w:lang w:val="en-GB"/>
        </w:rPr>
        <w:t xml:space="preserve">global total </w:t>
      </w:r>
      <w:del w:id="693" w:author="Lucy Cowie" w:date="2021-07-26T13:06:00Z">
        <w:r w:rsidRPr="005B1890" w:rsidDel="005B1890">
          <w:rPr>
            <w:color w:val="000000"/>
            <w:lang w:val="en-GB"/>
          </w:rPr>
          <w:delText xml:space="preserve">(Figure 6.3) </w:delText>
        </w:r>
      </w:del>
      <w:r w:rsidRPr="005B1890">
        <w:rPr>
          <w:color w:val="000000"/>
          <w:lang w:val="en-GB"/>
        </w:rPr>
        <w:t>(</w:t>
      </w:r>
      <w:r w:rsidRPr="005B1890">
        <w:rPr>
          <w:i/>
          <w:iCs/>
          <w:color w:val="000000"/>
          <w:lang w:val="en-GB"/>
        </w:rPr>
        <w:t>high confidence</w:t>
      </w:r>
      <w:r w:rsidRPr="005B1890">
        <w:rPr>
          <w:color w:val="000000"/>
          <w:lang w:val="en-GB"/>
        </w:rPr>
        <w:t>)</w:t>
      </w:r>
      <w:ins w:id="694" w:author="Lucy Cowie" w:date="2021-07-26T13:06:00Z">
        <w:r w:rsidR="005B1890" w:rsidRPr="005B1890">
          <w:rPr>
            <w:color w:val="000000"/>
            <w:lang w:val="en-GB"/>
            <w:rPrChange w:id="695" w:author="Lucy Cowie" w:date="2021-07-26T13:06:00Z">
              <w:rPr>
                <w:color w:val="000000"/>
                <w:highlight w:val="yellow"/>
                <w:lang w:val="en-GB"/>
              </w:rPr>
            </w:rPrChange>
          </w:rPr>
          <w:t xml:space="preserve"> (Figure 6.3)</w:t>
        </w:r>
      </w:ins>
      <w:r w:rsidRPr="005B1890">
        <w:rPr>
          <w:color w:val="000000"/>
          <w:lang w:val="en-GB"/>
        </w:rPr>
        <w:t>. Consideration, in CMIP6, of emissions from kerosene lamps and gas flaring, revised estimates for open burning of waste</w:t>
      </w:r>
      <w:r w:rsidRPr="00577614">
        <w:rPr>
          <w:color w:val="000000"/>
          <w:lang w:val="en-GB"/>
        </w:rPr>
        <w:t xml:space="preserve">, regional coal consumption, and </w:t>
      </w:r>
      <w:r>
        <w:rPr>
          <w:color w:val="000000"/>
          <w:lang w:val="en-GB"/>
        </w:rPr>
        <w:t xml:space="preserve">new </w:t>
      </w:r>
      <w:r w:rsidRPr="00577614">
        <w:rPr>
          <w:color w:val="000000"/>
          <w:lang w:val="en-GB"/>
        </w:rPr>
        <w:t xml:space="preserve">estimates for Russia </w:t>
      </w:r>
      <w:r w:rsidRPr="00577614">
        <w:rPr>
          <w:color w:val="000000"/>
          <w:lang w:val="en-GB"/>
        </w:rPr>
        <w:fldChar w:fldCharType="begin" w:fldLock="1"/>
      </w:r>
      <w:r w:rsidR="00D477C7">
        <w:rPr>
          <w:color w:val="000000"/>
          <w:lang w:val="en-GB"/>
        </w:rPr>
        <w:instrText>ADDIN CSL_CITATION { "citationItems" : [ { "id" : "ITEM-1", "itemData" : { "DOI" : "10.1002/2015JD023358", "ISSN" : "2169-8996", "abstract" : "Development of reliable source emission inventories is particularly needed to advance the understanding of the origin of Arctic haze using chemical transport modeling. This study develops a regional anthropogenic black carbon (BC) emission inventory for the Russian Federation, the largest country by land area in the Arctic Council. Activity data from combination of local Russia information and international resources, emission factors based on either Russian documents or adjusted values for local conditions, and other emission source data are used to approximate the BC emissions. Emissions are gridded at a resolution of 0.1\u00b0 \u00d7 0.1\u00b0 and developed into a monthly temporal profile. Total anthropogenic BC emission of Russia in 2010 is estimated to be around 224 Gg. Gas flaring, a commonly ignored black carbon source, contributes a significant fraction of 36.2% to Russia's total anthropogenic BC emissions. Other sectors, i.e., residential, transportation, industry, and power plants, contribute 25.0%, 20.3%, 13.1%, and 5.4%, respectively. Three major BC hot spot regions are identified: the European part of Russia, the southern central part of Russia where human population densities are relatively high, and the Urals Federal District where Russia's major oil and gas fields are located but with sparse human population. BC simulations are conducted using the hemispheric version of Community Multi-scale Air Quality Model with emission inputs from a global emission database EDGAR (Emissions Database for Global Atmospheric Research)-HTAPv2 (Hemispheric Transport of Air Pollution) and EDGAR-HTAPv2 with its Russian part replaced by the newly developed Russian BC emissions, respectively. The simulation using the new Russian BC emission inventory could improve 30\u201365% of absorption aerosol optical depth measured at the AERONET sites in Russia throughout the whole year as compared to that using the default HTAPv2 emissions. At the four ground monitoring sites (Zeppelin, Barrow, Alert, and Tiksi) in the Arctic Circle, surface BC simulations are improved the most during the Arctic haze periods (October\u2013March). The poor performance of Arctic BC simulations in previous studies may be partly ascribed to the Russian BC emissions built on out-of-date and/or missing information, which could result in biases to both emission rates and the spatial distribution of emissions. This study highlights that the impact of Russian emissions on the Arctic haze has likely been underestimated,\u2026", "author" : [ { "dropping-particle" : "", "family" : "Huang", "given" : "Kan", "non-dropping-particle" : "", "parse-names" : false, "suffix" : "" }, { "dropping-particle" : "", "family" : "Fu", "given" : "Joshua S", "non-dropping-particle" : "", "parse-names" : false, "suffix" : "" }, { "dropping-particle" : "", "family" : "Prikhodko", "given" : "Vitaly Y", "non-dropping-particle" : "", "parse-names" : false, "suffix" : "" }, { "dropping-particle" : "", "family" : "Storey", "given" : "John M", "non-dropping-particle" : "", "parse-names" : false, "suffix" : "" }, { "dropping-particle" : "", "family" : "Romanov", "given" : "Alexander", "non-dropping-particle" : "", "parse-names" : false, "suffix" : "" }, { "dropping-particle" : "", "family" : "Hodson", "given" : "Elke L", "non-dropping-particle" : "", "parse-names" : false, "suffix" : "" }, { "dropping-particle" : "", "family" : "Cresko", "given" : "Joe", "non-dropping-particle" : "", "parse-names" : false, "suffix" : "" }, { "dropping-particle" : "", "family" : "Morozova", "given" : "Irina", "non-dropping-particle" : "", "parse-names" : false, "suffix" : "" }, { "dropping-particle" : "", "family" : "Ignatieva", "given" : "Yulia", "non-dropping-particle" : "", "parse-names" : false, "suffix" : "" }, { "dropping-particle" : "", "family" : "Cabaniss", "given" : "John", "non-dropping-particle" : "", "parse-names" : false, "suffix" : "" } ], "container-title" : "Journal of Geophysical Research: Atmospheres", "id" : "ITEM-1", "issue" : "21", "issued" : { "date-parts" : [ [ "2015" ] ] }, "page" : "11,306-311,333", "title" : "Russian anthropogenic black carbon: Emission reconstruction and Arctic black carbon simulation", "translator" : [ { "dropping-particle" : "", "family" : "G2973", "given" : "", "non-dropping-particle" : "", "parse-names" : false, "suffix" : "" } ], "type" : "article-journal", "volume" : "120" }, "uris" : [ "http://www.mendeley.com/documents/?uuid=9cab9551-73c3-4dd8-9870-2c99a7feb3cd" ] }, { "id" : "ITEM-2", "itemData" : { "author" : [ { "dropping-particle" : "", "family" : "Huang", "given" : "Kan", "non-dropping-particle" : "", "parse-names" : false, "suffix" : "" }, { "dropping-particle" : "", "family" : "Fu", "given" : "Joshua S", "non-dropping-particle" : "", "parse-names" : false, "suffix" : "" } ], "container-title" : "Scientific Data", "id" : "ITEM-2", "issued" : { "date-parts" : [ [ "2016" ] ] }, "page" : "160104", "title" : "A global gas flaring black carbon emission rate dataset from 1994 to 2012", "translator" : [ { "dropping-particle" : "", "family" : "G2976", "given" : "", "non-dropping-particle" : "", "parse-names" : false, "suffix" : "" } ], "type" : "article-journal", "volume" : "3" }, "uris" : [ "http://www.mendeley.com/documents/?uuid=3a272e07-fc1f-4ebd-afb0-6331a116354d" ] }, { "id" : "ITEM-3", "itemData" : { "DOI" : "10.1021/acs.est.6b03690", "ISSN" : "0013-936X", "author" : [ { "dropping-particle" : "", "family" : "Conrad", "given" : "Bradley M", "non-dropping-particle" : "", "parse-names" : false, "suffix" : "" }, { "dropping-particle" : "", "family" : "Johnson", "given" : "Matthew R", "non-dropping-particle" : "", "parse-names" : false, "suffix" : "" } ], "container-title" : "Environmental Science &amp; Technology", "id" : "ITEM-3", "issue" : "3", "issued" : { "date-parts" : [ [ "2017" ] ] }, "page" : "1893-1900", "title" : "Field Measurements of Black Carbon Yields from Gas Flaring", "translator" : [ { "dropping-particle" : "", "family" : "G2975", "given" : "", "non-dropping-particle" : "", "parse-names" : false, "suffix" : "" } ], "type" : "article-journal", "volume" : "51" }, "uris" : [ "http://www.mendeley.com/documents/?uuid=e42ddbcd-23e1-4322-8b97-4f806a9a4a48" ] }, { "id" : "ITEM-4", "itemData" : { "DOI" : "10.5194/acp-13-8833-2013", "ISSN" : "16807316", "abstract" : "Arctic haze is a seasonal phenomenon with high concentrations of accumulation-mode aerosols occurring in the Arctic in winter and early spring. Chemistry transport models and climate chemistry models struggle to reproduce this phenomenon, and this has recently prompted changes in aerosol removal schemes to remedy the modeling problems. In this paper, we show that shortcomings in current emission data sets are at least as important. We perform a 3 yr model simulation of black carbon (BC) with the Lagrangian particle dispersion model FLEXPART. The model is driven with a new emission data set (\"ECLIPSE emissions\") which includes emissions from gas flaring. While gas flaring is estimated to contribute less than 3% of global BC emissions in this data set, flaring dominates the estimated BC emissions in the Arctic (north of 66 N). Putting these emissions into our model, we find that flaring contributes 42% to the annual mean BC surface concentrations in the Arctic. In March, flaring even accounts for 52% of all Arctic BC near the surface. Most of the flaring BC remains close to the surface in the Arctic, so that the flaring contribution to BC in the middle and upper troposphere is small. Another important factor determining simulated BC concentrations is the seasonal variation of BC emissions from residential combustion (often also called domestic combustion, which is used synonymously in this paper). We have calculated daily residential combustion emissions using the heating degree day (HDD) concept based on ambient air temperature and compare results from model simulations using emissions with daily, monthly and annual time resolution. In January, the Arctic-mean surface concentrations of BC due to residential combustion emissions are 150% higher when using daily emissions than when using annually constant emissions. While there are concentration reductions in summer, they are smaller than the winter increases, leading to a systematic increase of annual mean Arctic BC surface concentrations due to residential combustion by 68% when using daily emissions. A large part (93%) of this systematic increase can be captured also when using monthly emissions; the increase is compensated by a decreased BC burden at lower latitudes. In a comparison with BC measurements at six Arctic stations, we find that using daily-varying residential combustion emissions and introducing gas flaring emissions leads to large improvements of the simulated Arctic BC, both in terms of m\u2026", "author" : [ { "dropping-particle" : "", "family" : "Stohl", "given" : "A.", "non-dropping-particle" : "", "parse-names" : false, "suffix" : "" }, { "dropping-particle" : "", "family" : "Klimont", "given" : "Z.", "non-dropping-particle" : "", "parse-names" : false, "suffix" : "" }, { "dropping-particle" : "", "family" : "Eckhardt", "given" : "S.", "non-dropping-particle" : "", "parse-names" : false, "suffix" : "" }, { "dropping-particle" : "", "family" : "Kupiainen", "given" : "K.", "non-dropping-particle" : "", "parse-names" : false, "suffix" : "" }, { "dropping-particle" : "", "family" : "Shevchenko", "given" : "V.P.", "non-dropping-particle" : "", "parse-names" : false, "suffix" : "" }, { "dropping-particle" : "", "family" : "Kopeikin", "given" : "V.M.", "non-dropping-particle" : "", "parse-names" : false, "suffix" : "" }, { "dropping-particle" : "", "family" : "Novigatsky", "given" : "A.N.", "non-dropping-particle" : "", "parse-names" : false, "suffix" : "" } ], "container-title" : "Atmospheric Chemistry and Physics", "id" : "ITEM-4", "issue" : "17", "issued" : { "date-parts" : [ [ "2013" ] ] }, "title" : "Black carbon in the Arctic: The underestimated role of gas flaring and residential combustion emissions", "translator" : [ { "dropping-particle" : "", "family" : "G2974", "given" : "", "non-dropping-particle" : "", "parse-names" : false, "suffix" : "" } ], "type" : "article-journal", "volume" : "13" }, "uris" : [ "http://www.mendeley.com/documents/?uuid=9185acea-00de-49aa-8a34-b4a603f89719" ] }, { "id" : "ITEM-5", "itemData" : { "DOI" : "10.5194/acp-16-11267-2016", "ISSN" : "16807324", "abstract" : "Black carbon (BC) is a significant climate forcer with a particularly pronounced forcing effect in polar regions, like the Russian Arctic. Diesel combustion is a major global source of BC emissions, accounting for 25&amp;ndash;30 % of all BC emissions. The demand for diesel is growing in Russia, but Russian diesel emissions are poorly understood. This paper presents a detailed inventory of Russian BC emissions from diesel sources. Drawing on a complete Russian vehicle registry with detailed information about vehicle types and emission standards, this paper analyzes BC emissions from diesel on-road vehicles. We use the COPERT emission model with Russia-specific emission factors for all types of on-road vehicles. On-road diesel vehicles emitted 21 Gg of BC in 2014; heavy-duty trucks account for 70 % of the on-road BC emissions, while cars represent only 4 % (light commercial vehicles and buses account for the remainder). Using Russian activity data and fuel-based emission factors, the paper also presents BC emissions from diesel locomotives and ships, off-road engines in industry, construction and agriculture, and from diesel generators. The study also factors in the role of superemitters in BC emissions from diesel on-road vehicles and off-road sources. The total emissions from diesel sources in Russia are estimated to be 48 Gg of BC and 16 Gg of OC in 2014. Off-road diesel sources emitted 57 % of all diesel BC in Russia.", "author" : [ { "dropping-particle" : "", "family" : "Kholod", "given" : "Nazar", "non-dropping-particle" : "", "parse-names" : false, "suffix" : "" }, { "dropping-particle" : "", "family" : "Evans", "given" : "Meredydd", "non-dropping-particle" : "", "parse-names" : false, "suffix" : "" }, { "dropping-particle" : "", "family" : "Kuklinski", "given" : "Teresa", "non-dropping-particle" : "", "parse-names" : false, "suffix" : "" } ], "container-title" : "Atmospheric Chemistry and Physics", "id" : "ITEM-5", "issue" : "17", "issued" : { "date-parts" : [ [ "2016" ] ] }, "page" : "11267-11281", "title" : "Russia's black carbon emissions: Focus on diesel sources", "translator" : [ { "dropping-particle" : "", "family" : "G3493", "given" : "", "non-dropping-particle" : "", "parse-names" : false, "suffix" : "" } ], "type" : "article-journal", "volume" : "16" }, "uris" : [ "http://www.mendeley.com/documents/?uuid=7a176365-a04b-47cb-a1ef-75bbd1dd997a" ] }, { "id" : "ITEM-6", "itemData" : { "DOI" : "10.1016/j.atmosenv.2017.05.026", "ISSN" : "18732844", "abstract" : "This study presents a comprehensive review of estimated black carbon (BC) emissions in Russia from a range of studies. Russia has an important role regarding BC emissions given the extent of its territory above the Arctic Circle, where BC emissions have a particularly pronounced effect on the climate. We assess underlying methodologies and data sources for each major emissions source based on their level of detail, accuracy and extent to which they represent current conditions. We then present reference values for each major emissions source. In the case of flaring, the study presents new estimates drawing on data on Russia's associated petroleum gas and the most recent satellite data on flaring. We also present estimates of organic carbon (OC) for each source, either based on the reference studies or from our own calculations. In addition, the study provides uncertainty estimates for each source. Total BC emissions are estimated at 688 Gg in 2014, with an uncertainty range 401 Gg-1453 Gg, while OC emissions are 9224 Gg with uncertainty ranging between 5596 Gg and 14,736 Gg. Wildfires dominated and contributed about 83% of the total BC emissions: however, the effect on radiative forcing is mitigated in part by OC emissions. We also present an adjusted estimate of Arctic forcing from Russia's BC and OC emissions. In recent years, Russia has pursued policies to reduce flaring and limit particulate emissions from on-road transport, both of which appear to significantly contribute to the lower emissions and forcing values found in this study.", "author" : [ { "dropping-particle" : "", "family" : "Evans", "given" : "Meredydd", "non-dropping-particle" : "", "parse-names" : false, "suffix" : "" }, { "dropping-particle" : "", "family" : "Kholod", "given" : "Nazar", "non-dropping-particle" : "", "parse-names" : false, "suffix" : "" }, { "dropping-particle" : "", "family" : "Kuklinski", "given" : "Teresa", "non-dropping-particle" : "", "parse-names" : false, "suffix" : "" }, { "dropping-particle" : "", "family" : "Denysenko", "given" : "Artur", "non-dropping-particle" : "", "parse-names" : false, "suffix" : "" }, { "dropping-particle" : "", "family" : "Smith", "given" : "Steven J.", "non-dropping-particle" : "", "parse-names" : false, "suffix" : "" }, { "dropping-particle" : "", "family" : "Staniszewski", "given" : "Aaron", "non-dropping-particle" : "", "parse-names" : false, "suffix" : "" }, { "dropping-particle" : "", "family" : "Hao", "given" : "Wei Min", "non-dropping-particle" : "", "parse-names" : false, "suffix" : "" }, { "dropping-particle" : "", "family" : "Liu", "given" : "Liang", "non-dropping-particle" : "", "parse-names" : false, "suffix" : "" }, { "dropping-particle" : "", "family" : "Bond", "given" : "Tami C.", "non-dropping-particle" : "", "parse-names" : false, "suffix" : "" } ], "container-title" : "Atmospheric Environment", "id" : "ITEM-6", "issued" : { "date-parts" : [ [ "2017" ] ] }, "page" : "9-21", "title" : "Black carbon emissions in Russia: A critical review", "translator" : [ { "dropping-particle" : "", "family" : "G3492", "given" : "", "non-dropping-particle" : "", "parse-names" : false, "suffix" : "" } ], "type" : "article-journal", "volume" : "163" }, "uris" : [ "http://www.mendeley.com/documents/?uuid=a684fc26-e34c-4e45-b7dd-11b3f5a44763" ] }, { "id" : "ITEM-7", "itemData" : { "DOI" : "10.5194/acp-17-8681-2017", "ISSN" : "16807324", "abstract" : "This paper presents a comprehensive assessment of historical (1990-2010) global anthropogenic particulate matter (PM) emissions including the consistent and harmonized calculation of mass-based size distribution (PM1, PM2. 5, PM10), as well as primary carbonaceous aerosols including black carbon (BC) and organic carbon (OC). The estimates were developed with the integrated assessment model GAINS, where source-and region-specific technology characteristics are explicitly included. This assessment includes a number of previously unaccounted or often misallocated emission sources, i.e. kerosene lamps, gas flaring, diesel generators, refuse burning; some of them were reported in the past for selected regions or in the context of a particular pollutant or sector but not included as part of a total estimate. Spatially, emissions were calculated for 172 source regions (as well as international shipping), presented for 25 global regions, and allocated to 0.5\u00b0\u011d\u20ac \u00d7 \u011d\u20ac0.5\u00b0 longitude-latitude grids. No independent estimates of emissions from forest fires and savannah burning are provided and neither windblown dust nor unpaved roads emissions are included. We estimate that global emissions of PM have not changed significantly between 1990 and 2010, showing a strong decoupling from the global increase in energy consumption and, consequently, CO2 emissions, but there are significantly different regional trends, with a particularly strong increase in East Asia and Africa and a strong decline in Europe, North America, and the Pacific region. This in turn resulted in important changes in the spatial pattern of PM burden, e.g. European, North American, and Pacific contributions to global emissions dropped from nearly 30\u011d\u20ac% in 1990 to well below 15\u011d\u20ac% in 2010, while Asia's contribution grew from just over 50\u011d\u20ac% to nearly two-Thirds of the global total in 2010. For all PM species considered, Asian sources represented over 60\u011d\u20ac% of the global anthropogenic total, and residential combustion was the most important sector, contributing about 60\u011d\u20ac% for BC and OC, 45\u011d\u20ac% for PM2. 5, and less than 40\u011d\u20ac% for PM10, where large combustion sources and industrial processes are equally important. Global anthropogenic emissions of BC were estimated at about 6.6 and 7.2\u011d\u20acTg in 2000 and 2010, respectively, and represent about 15\u011d\u20ac% of PM2. 5 but for some sources reach nearly 50\u011d\u20ac%, i.e. for the transport sector. Our global BC numbers are higher than previously published owing primarily to t\u2026", "author" : [ { "dropping-particle" : "", "family" : "Klimont", "given" : "Zbigniew", "non-dropping-particle" : "", "parse-names" : false, "suffix" : "" }, { "dropping-particle" : "", "family" : "Kupiainen", "given" : "Kaarle", "non-dropping-particle" : "", "parse-names" : false, "suffix" : "" }, { "dropping-particle" : "", "family" : "Heyes", "given" : "Chris", "non-dropping-particle" : "", "parse-names" : false, "suffix" : "" }, { "dropping-particle" : "", "family" : "Purohit", "given" : "Pallav", "non-dropping-particle" : "", "parse-names" : false, "suffix" : "" }, { "dropping-particle" : "", "family" : "Cofala", "given" : "Janusz", "non-dropping-particle" : "", "parse-names" : false, "suffix" : "" }, { "dropping-particle" : "", "family" : "Rafaj", "given" : "Peter", "non-dropping-particle" : "", "parse-names" : false, "suffix" : "" }, { "dropping-particle" : "", "family" : "Borken-Kleefeld", "given" : "Jens", "non-dropping-particle" : "", "parse-names" : false, "suffix" : "" }, { "dropping-particle" : "", "family" : "Sch\u00f6pp", "given" : "Wolfgang", "non-dropping-particle" : "", "parse-names" : false, "suffix" : "" } ], "container-title" : "Atmospheric Chemistry and Physics", "id" : "ITEM-7", "issue" : "14", "issued" : { "date-parts" : [ [ "2017" ] ] }, "page" : "8681-8723", "title" : "Global anthropogenic emissions of particulate matter including black carbon", "translator" : [ { "dropping-particle" : "", "family" : "G5419", "given" : "", "non-dropping-particle" : "", "parse-names" : false, "suffix" : "" } ], "type" : "article-journal", "volume" : "17" }, "uris" : [ "http://www.mendeley.com/documents/?uuid=20d59123-7b23-408a-8cbd-4b1e874d9951" ] } ], "mendeley" : { "formattedCitation" : "(Stohl et al., 2013; Huang et al., 2015; Huang and Fu, 2016; Kholod et al., 2016; Conrad and Johnson, 2017; Evans et al., 2017; Klimont et al., 2017a)", "plainTextFormattedCitation" : "(Stohl et al., 2013; Huang et al., 2015; Huang and Fu, 2016; Kholod et al., 2016; Conrad and Johnson, 2017; Evans et al., 2017; Klimont et al., 2017a)", "previouslyFormattedCitation" : "(Stohl et al., 2013; Huang et al., 2015; Huang and Fu, 2016; Kholod et al., 2016; Conrad and Johnson, 2017; Evans et al., 2017; Klimont et al., 2017a)" }, "properties" : { "noteIndex" : 0 }, "schema" : "https://github.com/citation-style-language/schema/raw/master/csl-citation.json" }</w:instrText>
      </w:r>
      <w:r w:rsidRPr="00577614">
        <w:rPr>
          <w:color w:val="000000"/>
          <w:lang w:val="en-GB"/>
        </w:rPr>
        <w:fldChar w:fldCharType="separate"/>
      </w:r>
      <w:r w:rsidR="00CB33A1">
        <w:rPr>
          <w:noProof/>
          <w:color w:val="000000"/>
          <w:lang w:val="en-GB"/>
        </w:rPr>
        <w:t>(Stohl et al., 2013; Huang et al., 2015; Huang and Fu, 2016; Kholod et al., 2016; Conrad and Johnson, 2017; Evans et al., 2017; Klimont et al., 2017a)</w:t>
      </w:r>
      <w:r w:rsidRPr="00577614">
        <w:rPr>
          <w:color w:val="000000"/>
          <w:lang w:val="en-GB"/>
        </w:rPr>
        <w:fldChar w:fldCharType="end"/>
      </w:r>
      <w:r>
        <w:rPr>
          <w:color w:val="000000"/>
          <w:lang w:val="en-GB"/>
        </w:rPr>
        <w:t xml:space="preserve"> resulted in</w:t>
      </w:r>
      <w:r w:rsidRPr="00577614">
        <w:rPr>
          <w:color w:val="000000"/>
          <w:lang w:val="en-GB"/>
        </w:rPr>
        <w:t xml:space="preserve"> over 15</w:t>
      </w:r>
      <w:r>
        <w:rPr>
          <w:color w:val="000000"/>
          <w:lang w:val="en-GB"/>
        </w:rPr>
        <w:t>%</w:t>
      </w:r>
      <w:r w:rsidRPr="00577614">
        <w:rPr>
          <w:color w:val="000000"/>
          <w:lang w:val="en-GB"/>
        </w:rPr>
        <w:t xml:space="preserve"> higher </w:t>
      </w:r>
      <w:r>
        <w:rPr>
          <w:color w:val="000000"/>
          <w:lang w:val="en-GB"/>
        </w:rPr>
        <w:t xml:space="preserve">global emissions of OC and BC </w:t>
      </w:r>
      <w:r w:rsidRPr="00577614">
        <w:rPr>
          <w:color w:val="000000"/>
          <w:lang w:val="en-GB"/>
        </w:rPr>
        <w:t xml:space="preserve">than in the CMIP5 estimates for the first decade of the </w:t>
      </w:r>
      <w:del w:id="696" w:author="Lucy Cowie" w:date="2021-07-25T16:41:00Z">
        <w:r w:rsidRPr="00577614" w:rsidDel="007574CA">
          <w:rPr>
            <w:color w:val="000000"/>
            <w:lang w:val="en-GB"/>
          </w:rPr>
          <w:delText>21</w:delText>
        </w:r>
        <w:r w:rsidRPr="00577614" w:rsidDel="007574CA">
          <w:rPr>
            <w:color w:val="000000"/>
            <w:vertAlign w:val="superscript"/>
            <w:lang w:val="en-GB"/>
          </w:rPr>
          <w:delText>st</w:delText>
        </w:r>
        <w:r w:rsidRPr="00577614" w:rsidDel="007574CA">
          <w:rPr>
            <w:color w:val="000000"/>
            <w:lang w:val="en-GB"/>
          </w:rPr>
          <w:delText xml:space="preserve"> </w:delText>
        </w:r>
      </w:del>
      <w:ins w:id="697" w:author="Lucy Cowie" w:date="2021-07-25T16:41:00Z">
        <w:r w:rsidR="007574CA" w:rsidRPr="00577614">
          <w:rPr>
            <w:color w:val="000000"/>
            <w:lang w:val="en-GB"/>
          </w:rPr>
          <w:t>2</w:t>
        </w:r>
        <w:r w:rsidR="007574CA">
          <w:rPr>
            <w:color w:val="000000"/>
            <w:lang w:val="en-GB"/>
          </w:rPr>
          <w:t>1</w:t>
        </w:r>
        <w:r w:rsidR="007574CA" w:rsidRPr="003F1C19">
          <w:rPr>
            <w:color w:val="000000"/>
            <w:vertAlign w:val="superscript"/>
            <w:lang w:val="en-GB"/>
          </w:rPr>
          <w:t>st</w:t>
        </w:r>
        <w:r w:rsidR="007574CA" w:rsidRPr="00577614">
          <w:rPr>
            <w:color w:val="000000"/>
            <w:lang w:val="en-GB"/>
          </w:rPr>
          <w:t xml:space="preserve"> </w:t>
        </w:r>
        <w:r w:rsidR="00D661F1">
          <w:rPr>
            <w:color w:val="000000"/>
            <w:lang w:val="en-GB"/>
          </w:rPr>
          <w:t>c</w:t>
        </w:r>
      </w:ins>
      <w:del w:id="698" w:author="Lucy Cowie" w:date="2021-07-25T16:41:00Z">
        <w:r w:rsidRPr="00577614" w:rsidDel="00D661F1">
          <w:rPr>
            <w:color w:val="000000"/>
            <w:lang w:val="en-GB"/>
          </w:rPr>
          <w:delText>C</w:delText>
        </w:r>
      </w:del>
      <w:r w:rsidRPr="00577614">
        <w:rPr>
          <w:color w:val="000000"/>
          <w:lang w:val="en-GB"/>
        </w:rPr>
        <w:t>entury (</w:t>
      </w:r>
      <w:r w:rsidRPr="00B43382">
        <w:rPr>
          <w:lang w:val="en-GB"/>
        </w:rPr>
        <w:t>Figure 6.</w:t>
      </w:r>
      <w:r>
        <w:rPr>
          <w:lang w:val="en-GB"/>
        </w:rPr>
        <w:t>18</w:t>
      </w:r>
      <w:r w:rsidRPr="00B43382">
        <w:rPr>
          <w:lang w:val="en-GB"/>
        </w:rPr>
        <w:t>)</w:t>
      </w:r>
      <w:r w:rsidRPr="00577614">
        <w:rPr>
          <w:color w:val="000000"/>
          <w:lang w:val="en-GB"/>
        </w:rPr>
        <w:t xml:space="preserve">. </w:t>
      </w:r>
      <w:ins w:id="699" w:author="Lucy Cowie" w:date="2021-07-25T16:54:00Z">
        <w:r w:rsidR="00A7064A">
          <w:rPr>
            <w:color w:val="000000"/>
            <w:lang w:val="en-GB"/>
          </w:rPr>
          <w:t>However, t</w:t>
        </w:r>
      </w:ins>
      <w:del w:id="700" w:author="Lucy Cowie" w:date="2021-07-25T16:54:00Z">
        <w:r w:rsidRPr="00577614" w:rsidDel="00A7064A">
          <w:rPr>
            <w:color w:val="000000"/>
            <w:lang w:val="en-GB"/>
          </w:rPr>
          <w:delText>T</w:delText>
        </w:r>
      </w:del>
      <w:r w:rsidRPr="00577614">
        <w:rPr>
          <w:color w:val="000000"/>
          <w:lang w:val="en-GB"/>
        </w:rPr>
        <w:t>he continued increase of BC emissions over East Asia after 20</w:t>
      </w:r>
      <w:r>
        <w:rPr>
          <w:color w:val="000000"/>
          <w:lang w:val="en-GB"/>
        </w:rPr>
        <w:t>05</w:t>
      </w:r>
      <w:r w:rsidRPr="00577614">
        <w:rPr>
          <w:color w:val="000000"/>
          <w:lang w:val="en-GB"/>
        </w:rPr>
        <w:t>, estimated in CMIP6 (Figure 6.</w:t>
      </w:r>
      <w:r>
        <w:rPr>
          <w:color w:val="000000"/>
          <w:lang w:val="en-GB"/>
        </w:rPr>
        <w:t>19</w:t>
      </w:r>
      <w:r w:rsidRPr="00577614">
        <w:rPr>
          <w:color w:val="000000"/>
          <w:lang w:val="en-GB"/>
        </w:rPr>
        <w:t>), has been</w:t>
      </w:r>
      <w:ins w:id="701" w:author="Lucy Cowie" w:date="2021-07-25T16:54:00Z">
        <w:r w:rsidR="00D82A1B">
          <w:rPr>
            <w:color w:val="000000"/>
            <w:lang w:val="en-GB"/>
          </w:rPr>
          <w:t xml:space="preserve"> </w:t>
        </w:r>
      </w:ins>
      <w:del w:id="702" w:author="Lucy Cowie" w:date="2021-07-25T16:54:00Z">
        <w:r w:rsidRPr="00577614" w:rsidDel="00D82A1B">
          <w:rPr>
            <w:color w:val="000000"/>
            <w:lang w:val="en-GB"/>
          </w:rPr>
          <w:delText xml:space="preserve">, however, </w:delText>
        </w:r>
      </w:del>
      <w:r w:rsidRPr="00577614">
        <w:rPr>
          <w:color w:val="000000"/>
          <w:lang w:val="en-GB"/>
        </w:rPr>
        <w:t xml:space="preserve">questioned recently as a steady decline of BC concentrations was measured in the air masses </w:t>
      </w:r>
      <w:r>
        <w:rPr>
          <w:color w:val="000000"/>
          <w:lang w:val="en-GB"/>
        </w:rPr>
        <w:t>flowing out</w:t>
      </w:r>
      <w:r w:rsidRPr="00577614">
        <w:rPr>
          <w:color w:val="000000"/>
          <w:lang w:val="en-GB"/>
        </w:rPr>
        <w:t xml:space="preserve"> from</w:t>
      </w:r>
      <w:ins w:id="703" w:author="Lucy Cowie" w:date="2021-07-25T16:42:00Z">
        <w:r w:rsidR="0010399F">
          <w:rPr>
            <w:color w:val="000000"/>
            <w:lang w:val="en-GB"/>
          </w:rPr>
          <w:t xml:space="preserve"> the</w:t>
        </w:r>
      </w:ins>
      <w:r w:rsidRPr="00577614">
        <w:rPr>
          <w:color w:val="000000"/>
          <w:lang w:val="en-GB"/>
        </w:rPr>
        <w:t xml:space="preserve"> east coast of China </w:t>
      </w:r>
      <w:r w:rsidRPr="00577614">
        <w:rPr>
          <w:color w:val="000000"/>
          <w:lang w:val="en-GB"/>
        </w:rPr>
        <w:fldChar w:fldCharType="begin" w:fldLock="1"/>
      </w:r>
      <w:r w:rsidR="00D477C7">
        <w:rPr>
          <w:color w:val="000000"/>
          <w:lang w:val="en-GB"/>
        </w:rPr>
        <w:instrText>ADDIN CSL_CITATION { "citationItems" : [ { "id" : "ITEM-1", "itemData" : { "DOI" : "10.5194/acp-20-6339-2020", "ISSN" : "1680-7324", "author" : [ { "dropping-particle" : "", "family" : "Kanaya", "given" : "Yugo", "non-dropping-particle" : "", "parse-names" : false, "suffix" : "" }, { "dropping-particle" : "", "family" : "Yamaji", "given" : "Kazuyo", "non-dropping-particle" : "", "parse-names" : false, "suffix" : "" }, { "dropping-particle" : "", "family" : "Miyakawa", "given" : "Takuma", "non-dropping-particle" : "", "parse-names" : false, "suffix" : "" }, { "dropping-particle" : "", "family" : "Taketani", "given" : "Fumikazu", "non-dropping-particle" : "", "parse-names" : false, "suffix" : "" }, { "dropping-particle" : "", "family" : "Zhu", "given" : "Chunmao", "non-dropping-particle" : "", "parse-names" : false, "suffix" : "" }, { "dropping-particle" : "", "family" : "Choi", "given" : "Yongjoo", "non-dropping-particle" : "", "parse-names" : false, "suffix" : "" }, { "dropping-particle" : "", "family" : "Komazaki", "given" : "Yuichi", "non-dropping-particle" : "", "parse-names" : false, "suffix" : "" }, { "dropping-particle" : "", "family" : "Ikeda", "given" : "Kohei", "non-dropping-particle" : "", "parse-names" : false, "suffix" : "" }, { "dropping-particle" : "", "family" : "Kondo", "given" : "Yutaka", "non-dropping-particle" : "", "parse-names" : false, "suffix" : "" }, { "dropping-particle" : "", "family" : "Klimont", "given" : "Zbigniew", "non-dropping-particle" : "", "parse-names" : false, "suffix" : "" } ], "container-title" : "Atmospheric Chemistry and Physics", "id" : "ITEM-1", "issue" : "11", "issued" : { "date-parts" : [ [ "2020", "6", "5" ] ] }, "page" : "6339-6356", "title" : "Rapid reduction in black carbon emissions from China: evidence from 2009\u20132019 observations on Fukue Island, Japan", "translator" : [ { "dropping-particle" : "", "family" : "G3972", "given" : "", "non-dropping-particle" : "", "parse-names" : false, "suffix" : "" } ], "type" : "article-journal", "volume" : "20" }, "uris" : [ "http://www.mendeley.com/documents/?uuid=eea6863e-b348-42a0-b850-c16c72a4bd6c" ] } ], "mendeley" : { "formattedCitation" : "(Kanaya et al., 2020)", "plainTextFormattedCitation" : "(Kanaya et al., 2020)", "previouslyFormattedCitation" : "(Kanaya et al., 2020)" }, "properties" : { "noteIndex" : 0 }, "schema" : "https://github.com/citation-style-language/schema/raw/master/csl-citation.json" }</w:instrText>
      </w:r>
      <w:r w:rsidRPr="00577614">
        <w:rPr>
          <w:color w:val="000000"/>
          <w:lang w:val="en-GB"/>
        </w:rPr>
        <w:fldChar w:fldCharType="separate"/>
      </w:r>
      <w:r w:rsidR="00CB33A1">
        <w:rPr>
          <w:noProof/>
          <w:color w:val="000000"/>
          <w:lang w:val="en-GB"/>
        </w:rPr>
        <w:t>(Kanaya et al., 2020)</w:t>
      </w:r>
      <w:r w:rsidRPr="00577614">
        <w:rPr>
          <w:color w:val="000000"/>
          <w:lang w:val="en-GB"/>
        </w:rPr>
        <w:fldChar w:fldCharType="end"/>
      </w:r>
      <w:r>
        <w:rPr>
          <w:color w:val="000000"/>
          <w:lang w:val="en-GB"/>
        </w:rPr>
        <w:t xml:space="preserve">, which has been also estimated in recent regional bottom-up </w:t>
      </w:r>
      <w:r w:rsidRPr="00317612">
        <w:rPr>
          <w:color w:val="000000"/>
          <w:lang w:val="en-GB"/>
        </w:rPr>
        <w:t xml:space="preserve">and top-down inventories </w:t>
      </w:r>
      <w:r w:rsidRPr="00317612">
        <w:rPr>
          <w:color w:val="000000"/>
          <w:lang w:val="en-GB"/>
        </w:rPr>
        <w:fldChar w:fldCharType="begin" w:fldLock="1"/>
      </w:r>
      <w:r w:rsidR="00D477C7">
        <w:rPr>
          <w:color w:val="000000"/>
          <w:lang w:val="en-GB"/>
        </w:rPr>
        <w:instrText>ADDIN CSL_CITATION { "citationItems" : [ { "id" : "ITEM-1", "itemData" : { "DOI" : "https://doi.org/10.1029/2020EF001520", "ISSN" : "2328-4277", "abstract" : "Abstract This study compares recent CO, NOx, NMVOC, SO2, BC, and OC anthropogenic emissions from several state-of-the-art top-down estimates to global and regional bottom-up inventories and projections from five Shared Socioeconomic Pathways (SSPs) in several regions. Results show that top-down emissions derived in several recent studies exhibit similar uncertainty as bottom-up inventories in some regions for certain species and even less in the case of Chinese CO emissions. In general, the largest discrepancies are found outside of regions such as the United States, Europe, and Japan where the most accurate and detailed information on emissions is available. In some regions such as China, which has recently undergone dynamical economic growth and changes in air quality regulations, the top-down estimates better capture recent emission trends than global bottom-up inventories. These results show the potential of top-down estimates to complement bottom-up inventories and to aide in the development of emission scenarios, particularly in regions where global inventories lack the necessary up-to-date and accurate information regarding regional activity data and emission factors such as Africa and India. Areas of future work aimed at quantifying and reducing uncertainty are also highlighted. A regional comparison of recent CO and NOx trends in the five SSPs indicate that SSP126, a strong pollution control scenario, best represents the trends from the top-down and regional bottom-up inventories in the United States, Europe, and China, while SSP460, a low-pollution control scenario, lies closest to actual trends in West Africa. This analysis can be useful for air quality forecasting and near-future pollution control/mitigation policy studies.", "author" : [ { "dropping-particle" : "", "family" : "Elguindi", "given" : "N", "non-dropping-particle" : "", "parse-names" : false, "suffix" : "" }, { "dropping-particle" : "", "family" : "Granier", "given" : "C", "non-dropping-particle" : "", "parse-names" : false, "suffix" : "" }, { "dropping-particle" : "", "family" : "Stavrakou", "given" : "T", "non-dropping-particle" : "", "parse-names" : false, "suffix" : "" }, { "dropping-particle" : "", "family" : "Darras", "given" : "S", "non-dropping-particle" : "", "parse-names" : false, "suffix" : "" }, { "dropping-particle" : "", "family" : "Bauwens", "given" : "M", "non-dropping-particle" : "", "parse-names" : false, "suffix" : "" }, { "dropping-particle" : "", "family" : "Cao", "given" : "H", "non-dropping-particle" : "", "parse-names" : false, "suffix" : "" }, { "dropping-particle" : "", "family" : "Chen", "given" : "C", "non-dropping-particle" : "", "parse-names" : false, "suffix" : "" }, { "dropping-particle" : "", "family" : "Denier van der Gon", "given" : "H A C", "non-dropping-particle" : "", "parse-names" : false, "suffix" : "" }, { "dropping-particle" : "", "family" : "Dubovik", "given" : "O", "non-dropping-particle" : "", "parse-names" : false, "suffix" : "" }, { "dropping-particle" : "", "family" : "Fu", "given" : "T M", "non-dropping-particle" : "", "parse-names" : false, "suffix" : "" }, { "dropping-particle" : "", "family" : "Henze", "given" : "D K", "non-dropping-particle" : "", "parse-names" : false, "suffix" : "" }, { "dropping-particle" : "", "family" : "Jiang", "given" : "Z", "non-dropping-particle" : "", "parse-names" : false, "suffix" : "" }, { "dropping-particle" : "", "family" : "Keita", "given" : "S", "non-dropping-particle" : "", "parse-names" : false, "suffix" : "" }, { "dropping-particle" : "", "family" : "Kuenen", "given" : "J J P", "non-dropping-particle" : "", "parse-names" : false, "suffix" : "" }, { "dropping-particle" : "", "family" : "Kurokawa", "given" : "J", "non-dropping-particle" : "", "parse-names" : false, "suffix" : "" }, { "dropping-particle" : "", "family" : "Liousse", "given" : "C", "non-dropping-particle" : "", "parse-names" : false, "suffix" : "" }, { "dropping-particle" : "", "family" : "Miyazaki", "given" : "K", "non-dropping-particle" : "", "parse-names" : false, "suffix" : "" }, { "dropping-particle" : "", "family" : "M\u00fcller", "given" : "J.-F.", "non-dropping-particle" : "", "parse-names" : false, "suffix" : "" }, { "dropping-particle" : "", "family" : "Qu", "given" : "Z", "non-dropping-particle" : "", "parse-names" : false, "suffix" : "" }, { "dropping-particle" : "", "family" : "Solmon", "given" : "F", "non-dropping-particle" : "", "parse-names" : false, "suffix" : "" }, { "dropping-particle" : "", "family" : "Zheng", "given" : "B", "non-dropping-particle" : "", "parse-names" : false, "suffix" : "" } ], "container-title" : "Earth's Future", "id" : "ITEM-1", "issue" : "8", "issued" : { "date-parts" : [ [ "2020", "8", "1" ] ] }, "note" : "https://doi.org/10.1029/2020EF001520", "page" : "e2020EF001520", "publisher" : "John Wiley &amp; Sons, Ltd", "title" : "Intercomparison of Magnitudes and Trends in Anthropogenic Surface Emissions From Bottom-Up Inventories, Top-Down Estimates, and Emission Scenarios", "translator" : [ { "dropping-particle" : "", "family" : "G5133", "given" : "", "non-dropping-particle" : "", "parse-names" : false, "suffix" : "" } ], "type" : "article-journal", "volume" : "8" }, "uris" : [ "http://www.mendeley.com/documents/?uuid=8ba6e0c8-fa61-4b73-a562-9a745449aff4" ] }, { "id" : "ITEM-2", "itemData" : { "DOI" : "10.5194/essd-12-3413-2020", "author" : [ { "dropping-particle" : "", "family" : "McDuffie", "given" : "E E", "non-dropping-particle" : "", "parse-names" : false, "suffix" : "" }, { "dropping-particle" : "", "family" : "Smith", "given" : "S J", "non-dropping-particle" : "", "parse-names" : false, "suffix" : "" }, { "dropping-particle" : "", "family" : "O'Rourke", "given" : "P", "non-dropping-particle" : "", "parse-names" : false, "suffix" : "" }, { "dropping-particle" : "", "family" : "Tibrewal", "given" : "K", "non-dropping-particle" : "", "parse-names" : false, "suffix" : "" }, { "dropping-particle" : "", "family" : "Venkataraman", "given" : "C", "non-dropping-particle" : "", "parse-names" : false, "suffix" : "" }, { "dropping-particle" : "", "family" : "Marais", "given" : "E A", "non-dropping-particle" : "", "parse-names" : false, "suffix" : "" }, { "dropping-particle" : "", "family" : "Zheng", "given" : "B", "non-dropping-particle" : "", "parse-names" : false, "suffix" : "" }, { "dropping-particle" : "", "family" : "Crippa", "given" : "M", "non-dropping-particle" : "", "parse-names" : false, "suffix" : "" }, { "dropping-particle" : "", "family" : "Brauer", "given" : "M", "non-dropping-particle" : "", "parse-names" : false, "suffix" : "" }, { "dropping-particle" : "V", "family" : "Martin", "given" : "R", "non-dropping-particle" : "", "parse-names" : false, "suffix" : "" } ], "container-title" : "Earth System Science Data", "id" : "ITEM-2", "issue" : "4", "issued" : { "date-parts" : [ [ "2020" ] ] }, "page" : "3413-3442", "title" : "A global anthropogenic emission inventory of atmospheric pollutants from sector- and fuel-specific sources (1970\u20132017): an application of the Community Emissions Data System (CEDS)", "translator" : [ { "dropping-particle" : "", "family" : "G5134", "given" : "", "non-dropping-particle" : "", "parse-names" : false, "suffix" : "" } ], "type" : "article-journal", "volume" : "12" }, "uris" : [ "http://www.mendeley.com/documents/?uuid=33ef9933-4889-416b-b664-183f74016a7a" ] }, { "id" : "ITEM-3", "itemData" : { "DOI" : "10.1088/1748-9326/aab2b3", "ISSN" : "1748-9326", "abstract" : "Measurements of Pollution in the Troposphere (MOPITT) satellite and ground-based carbon monoxide (CO) measurements both suggest a widespread downward trend in CO concentrations over East Asia during the period 2005\u20132016. This negative trend is inconsistent with global bottom-up inventories of CO emissions, which show a small increase or stable emissions in this region. We try to reconcile the observed CO trend with emission inventories using an atmospheric inversion of the MOPITT CO data that estimates emissions from primary sources, secondary production, and chemical sinks of CO. The atmospheric inversion indicates a ~ \u22122%\u2009yr\u22121 decrease in emissions from primary sources in East Asia from 2005\u20132016. The decreasing emissions are mainly caused by source reductions in China. The regional MEIC inventory for China is the only bottom up estimate consistent with the inversion-diagnosed decrease of CO emissions. According to the MEIC data, decreasing CO emissions from four main sectors (iron and steel industries, residential sources, gasoline-powered vehicles, and construction materials industries) in China explain 76% of the inversion-based trend of East Asian CO emissions. This result suggests that global inventories underestimate the recent decrease of CO emission factors in China which occurred despite increasing consumption of carbon-based fuels, and is driven by rapid technological changes with improved combustion efficiency and emission control measures.", "author" : [ { "dropping-particle" : "", "family" : "Zheng", "given" : "Bo", "non-dropping-particle" : "", "parse-names" : false, "suffix" : "" }, { "dropping-particle" : "", "family" : "Chevallier", "given" : "Frederic", "non-dropping-particle" : "", "parse-names" : false, "suffix" : "" }, { "dropping-particle" : "", "family" : "Ciais", "given" : "Philippe", "non-dropping-particle" : "", "parse-names" : false, "suffix" : "" }, { "dropping-particle" : "", "family" : "Yin", "given" : "Yi", "non-dropping-particle" : "", "parse-names" : false, "suffix" : "" }, { "dropping-particle" : "", "family" : "Deeter", "given" : "Merritt N", "non-dropping-particle" : "", "parse-names" : false, "suffix" : "" }, { "dropping-particle" : "", "family" : "Worden", "given" : "Helen M", "non-droppin</w:instrText>
      </w:r>
      <w:r w:rsidR="00D477C7" w:rsidRPr="002A1EE0">
        <w:rPr>
          <w:color w:val="000000"/>
          <w:rPrChange w:id="704" w:author="Clotilde Pean" w:date="2021-08-08T19:08:00Z">
            <w:rPr>
              <w:color w:val="000000"/>
              <w:lang w:val="en-GB"/>
            </w:rPr>
          </w:rPrChange>
        </w:rPr>
        <w:instrText>g-particle" : "", "parse-names" : false, "suffix" : "" }, { "dropping-particle" : "", "family" : "Wang", "given" : "Yilong", "non-dropping-particle" : "", "parse-names" : false, "suffix" : "" }, { "dropping-particle" : "", "family" : "Zhang", "given" : "Qiang", "non-dropping-particle" : "", "parse-names" : false, "suffix" : "" }, { "dropping-particle" : "", "family" : "He", "given" : "Kebin", "non-dropping-particle" : "", "parse-names" : false, "suffix" : "" } ], "container-title" : "Environmental Research Letters", "id" : "ITEM-3", "issue" : "4", "issued" : { "date-parts" : [ [ "2018" ] ] }, "page" : "44007", "publisher" : "IOP Publishing", "title" : "Rapid decline in carbon monoxide emissions and export from East Asia between years 2005 and 2016", "translator" : [ { "dropping-particle" : "", "family" : "G3718", "given" : "", "non-dropping-particle" : "", "parse-names" : false, "suffix" : "" } ], "type" : "article-journal", "volume" : "13" }, "uris" : [ "http://www.mendeley.com/documents/?uuid=e40e007f-6adc-4a7c-b8d8-40f1e3bcc01d" ] } ], "mendeley" : { "formattedCitation" : "(Zheng et al., 2018a; Elguindi et al., 2020; McDuffie et al., 2020)", "plainTextFormattedCitation" : "(Zheng et al., 2018a; Elguindi et al., 2020; McDuffie et al., 2020)", "previouslyFormattedCitation" : "(Zheng et al., 2018a; Elguindi et al., 2020; McDuffie et al., 2020)" }, "properties" : { "noteIndex" : 0 }, "schema" : "https://github.com/citation-style-language/schema/raw/master/csl-citation.json" }</w:instrText>
      </w:r>
      <w:r w:rsidRPr="00317612">
        <w:rPr>
          <w:color w:val="000000"/>
          <w:lang w:val="en-GB"/>
        </w:rPr>
        <w:fldChar w:fldCharType="separate"/>
      </w:r>
      <w:r w:rsidR="00CB33A1">
        <w:rPr>
          <w:noProof/>
          <w:color w:val="000000"/>
        </w:rPr>
        <w:t>(Zheng et al., 2018a; Elguindi et al., 2020; McDuffie et al., 2020)</w:t>
      </w:r>
      <w:r w:rsidRPr="00317612">
        <w:rPr>
          <w:color w:val="000000"/>
          <w:lang w:val="en-GB"/>
        </w:rPr>
        <w:fldChar w:fldCharType="end"/>
      </w:r>
      <w:r w:rsidRPr="00317612">
        <w:rPr>
          <w:color w:val="000000"/>
        </w:rPr>
        <w:t xml:space="preserve">. </w:t>
      </w:r>
      <w:r w:rsidRPr="00317612">
        <w:rPr>
          <w:color w:val="000000"/>
          <w:lang w:val="en-GB"/>
        </w:rPr>
        <w:t>Since AR5, confidence in emission</w:t>
      </w:r>
      <w:ins w:id="705" w:author="Lucy Cowie" w:date="2021-07-25T16:55:00Z">
        <w:r w:rsidR="00016F88">
          <w:rPr>
            <w:color w:val="000000"/>
            <w:lang w:val="en-GB"/>
          </w:rPr>
          <w:t>s</w:t>
        </w:r>
      </w:ins>
      <w:r w:rsidRPr="00317612">
        <w:rPr>
          <w:color w:val="000000"/>
          <w:lang w:val="en-GB"/>
        </w:rPr>
        <w:t xml:space="preserve"> estimates and trends in North America and Europe has increased</w:t>
      </w:r>
      <w:ins w:id="706" w:author="Lucy Cowie" w:date="2021-07-25T16:55:00Z">
        <w:r w:rsidR="004D6CF0">
          <w:rPr>
            <w:color w:val="000000"/>
            <w:lang w:val="en-GB"/>
          </w:rPr>
          <w:t>,</w:t>
        </w:r>
      </w:ins>
      <w:r w:rsidRPr="00317612">
        <w:rPr>
          <w:color w:val="000000"/>
          <w:lang w:val="en-GB"/>
        </w:rPr>
        <w:t xml:space="preserve"> but high uncertainties remain for Asia and </w:t>
      </w:r>
      <w:commentRangeStart w:id="707"/>
      <w:r w:rsidRPr="00317612">
        <w:rPr>
          <w:color w:val="000000"/>
          <w:lang w:val="en-GB"/>
        </w:rPr>
        <w:t>Africa</w:t>
      </w:r>
      <w:commentRangeEnd w:id="707"/>
      <w:r w:rsidR="004D6CF0">
        <w:rPr>
          <w:rStyle w:val="Marquedecommentaire"/>
          <w:lang w:val="en-GB"/>
        </w:rPr>
        <w:commentReference w:id="707"/>
      </w:r>
      <w:r w:rsidRPr="00317612">
        <w:rPr>
          <w:color w:val="000000"/>
          <w:lang w:val="en-GB"/>
        </w:rPr>
        <w:t xml:space="preserve"> that dominate global emissions. </w:t>
      </w:r>
      <w:ins w:id="708" w:author="Lucy Cowie" w:date="2021-07-25T16:43:00Z">
        <w:r w:rsidR="0010399F">
          <w:rPr>
            <w:color w:val="000000"/>
            <w:lang w:val="en-GB"/>
          </w:rPr>
          <w:t xml:space="preserve">The </w:t>
        </w:r>
        <w:r w:rsidR="0010399F">
          <w:rPr>
            <w:lang w:val="en-GB"/>
          </w:rPr>
          <w:t>s</w:t>
        </w:r>
      </w:ins>
      <w:del w:id="709" w:author="Lucy Cowie" w:date="2021-07-25T16:43:00Z">
        <w:r w:rsidRPr="006B1DD1" w:rsidDel="0010399F">
          <w:rPr>
            <w:lang w:val="en-GB"/>
          </w:rPr>
          <w:delText>S</w:delText>
        </w:r>
      </w:del>
      <w:r w:rsidRPr="006B1DD1">
        <w:rPr>
          <w:lang w:val="en-GB"/>
        </w:rPr>
        <w:t xml:space="preserve">ize distribution of emitted </w:t>
      </w:r>
      <w:r>
        <w:rPr>
          <w:lang w:val="en-GB"/>
        </w:rPr>
        <w:t xml:space="preserve">species, of </w:t>
      </w:r>
      <w:r w:rsidR="00275A71">
        <w:rPr>
          <w:lang w:val="en-GB"/>
        </w:rPr>
        <w:t>importance for cli</w:t>
      </w:r>
      <w:r>
        <w:rPr>
          <w:lang w:val="en-GB"/>
        </w:rPr>
        <w:t>m</w:t>
      </w:r>
      <w:r w:rsidR="00924E0B">
        <w:rPr>
          <w:lang w:val="en-GB"/>
        </w:rPr>
        <w:t>a</w:t>
      </w:r>
      <w:r>
        <w:rPr>
          <w:lang w:val="en-GB"/>
        </w:rPr>
        <w:t>te and health impacts,</w:t>
      </w:r>
      <w:r w:rsidRPr="006B1DD1">
        <w:rPr>
          <w:lang w:val="en-GB"/>
        </w:rPr>
        <w:t xml:space="preserve"> remains uncertain and </w:t>
      </w:r>
      <w:ins w:id="710" w:author="Lucy Cowie" w:date="2021-07-25T16:43:00Z">
        <w:r w:rsidR="0010399F">
          <w:rPr>
            <w:lang w:val="en-GB"/>
          </w:rPr>
          <w:t xml:space="preserve">the </w:t>
        </w:r>
      </w:ins>
      <w:r w:rsidRPr="006B1DD1">
        <w:rPr>
          <w:lang w:val="en-GB"/>
        </w:rPr>
        <w:t>CEDS inventory does not provide such information.</w:t>
      </w:r>
      <w:r w:rsidRPr="002011A4">
        <w:rPr>
          <w:color w:val="000000"/>
          <w:lang w:val="en-GB"/>
        </w:rPr>
        <w:t xml:space="preserve"> Overall, a factor two uncertainty in global estimates of BC and OC emissions remains, with post</w:t>
      </w:r>
      <w:ins w:id="711" w:author="Lucy Cowie" w:date="2021-07-25T16:44:00Z">
        <w:r w:rsidR="00705179">
          <w:rPr>
            <w:color w:val="000000"/>
            <w:lang w:val="en-GB"/>
          </w:rPr>
          <w:t>-</w:t>
        </w:r>
      </w:ins>
      <w:del w:id="712" w:author="Lucy Cowie" w:date="2021-07-25T16:44:00Z">
        <w:r w:rsidRPr="002011A4" w:rsidDel="00705179">
          <w:rPr>
            <w:color w:val="000000"/>
            <w:lang w:val="en-GB"/>
          </w:rPr>
          <w:delText xml:space="preserve"> </w:delText>
        </w:r>
      </w:del>
      <w:r w:rsidRPr="002011A4">
        <w:rPr>
          <w:color w:val="000000"/>
          <w:lang w:val="en-GB"/>
        </w:rPr>
        <w:t>2005 emissions overestimated in Asia (</w:t>
      </w:r>
      <w:r w:rsidRPr="002011A4">
        <w:rPr>
          <w:i/>
          <w:iCs/>
          <w:color w:val="000000"/>
          <w:lang w:val="en-GB"/>
        </w:rPr>
        <w:t>high confidence</w:t>
      </w:r>
      <w:r w:rsidRPr="002011A4">
        <w:rPr>
          <w:color w:val="000000"/>
          <w:lang w:val="en-GB"/>
        </w:rPr>
        <w:t>) and Africa (</w:t>
      </w:r>
      <w:r w:rsidRPr="002011A4">
        <w:rPr>
          <w:i/>
          <w:iCs/>
          <w:color w:val="000000"/>
          <w:lang w:val="en-GB"/>
        </w:rPr>
        <w:t>medium confidence</w:t>
      </w:r>
      <w:r w:rsidRPr="002011A4">
        <w:rPr>
          <w:color w:val="000000"/>
          <w:lang w:val="en-GB"/>
        </w:rPr>
        <w:t>)</w:t>
      </w:r>
      <w:r w:rsidRPr="00317612">
        <w:rPr>
          <w:color w:val="000000"/>
          <w:lang w:val="en-GB"/>
        </w:rPr>
        <w:t>.</w:t>
      </w:r>
      <w:r>
        <w:rPr>
          <w:color w:val="000000"/>
          <w:lang w:val="en-GB"/>
        </w:rPr>
        <w:t xml:space="preserve"> </w:t>
      </w:r>
    </w:p>
    <w:p w14:paraId="76122B61" w14:textId="77777777" w:rsidR="00A05B04" w:rsidRPr="00577614" w:rsidRDefault="00A05B04" w:rsidP="00D5630D">
      <w:pPr>
        <w:pStyle w:val="AR6BodyText"/>
        <w:rPr>
          <w:color w:val="000000"/>
          <w:lang w:val="en-GB"/>
        </w:rPr>
      </w:pPr>
    </w:p>
    <w:p w14:paraId="3217237F" w14:textId="64060493" w:rsidR="00A05B04" w:rsidRPr="00C84B02" w:rsidRDefault="00A05B04" w:rsidP="00D5630D">
      <w:pPr>
        <w:pStyle w:val="AR6BodyText"/>
        <w:rPr>
          <w:color w:val="000000"/>
        </w:rPr>
      </w:pPr>
      <w:r w:rsidRPr="00EE0EA3">
        <w:rPr>
          <w:color w:val="000000"/>
          <w:lang w:val="en-GB"/>
        </w:rPr>
        <w:t>Bottom</w:t>
      </w:r>
      <w:ins w:id="713" w:author="Lucy Cowie" w:date="2021-07-25T16:57:00Z">
        <w:r w:rsidR="00694F2B">
          <w:rPr>
            <w:color w:val="000000"/>
            <w:lang w:val="en-GB"/>
          </w:rPr>
          <w:t>-</w:t>
        </w:r>
      </w:ins>
      <w:del w:id="714" w:author="Lucy Cowie" w:date="2021-07-25T16:57:00Z">
        <w:r w:rsidRPr="00EE0EA3" w:rsidDel="00694F2B">
          <w:rPr>
            <w:color w:val="000000"/>
            <w:lang w:val="en-GB"/>
          </w:rPr>
          <w:delText xml:space="preserve"> </w:delText>
        </w:r>
      </w:del>
      <w:r w:rsidRPr="00EE0EA3">
        <w:rPr>
          <w:color w:val="000000"/>
          <w:lang w:val="en-GB"/>
        </w:rPr>
        <w:t>up global emission estimates of CH</w:t>
      </w:r>
      <w:r w:rsidRPr="00EE0EA3">
        <w:rPr>
          <w:color w:val="000000"/>
          <w:vertAlign w:val="subscript"/>
          <w:lang w:val="en-GB"/>
        </w:rPr>
        <w:t>4</w:t>
      </w:r>
      <w:r w:rsidRPr="00D35B90">
        <w:rPr>
          <w:color w:val="000000"/>
          <w:lang w:val="en-GB"/>
        </w:rPr>
        <w:t xml:space="preserve"> </w:t>
      </w:r>
      <w:bookmarkStart w:id="715" w:name="_Hlk5039105"/>
      <w:r w:rsidRPr="00EE0EA3">
        <w:rPr>
          <w:color w:val="000000"/>
          <w:lang w:val="en-GB"/>
        </w:rPr>
        <w:fldChar w:fldCharType="begin" w:fldLock="1"/>
      </w:r>
      <w:r w:rsidR="00A75A09">
        <w:rPr>
          <w:color w:val="000000"/>
          <w:lang w:val="en-GB"/>
        </w:rPr>
        <w:instrText>ADDIN CSL_CITATION { "citationItems" : [ { "id" : "ITEM-1", "itemData" : { "DOI" : "10.5194/acp-10-7017-2010", "ISSN" : "1680-7324", "abstract" : "Abstract. We present and discuss a new dataset of gridded emissions covering the historical period (1850\u20132000) in decadal increments at a horizontal resolution of 0.5\u00b0 in latitude and longitude. The primary purpose of this inventory is to provide consistent gridded emissions of reactive gases and aerosols for use in chemistry model simulations needed by climate models for the Climate Model Intercomparison Program #5 (CMIP5) in support of the Intergovernmental Panel on Climate Change (IPCC) Fifth Assessment report (AR5). Our best estimate for the year 2000 inventory represents a combination of existing regional and global inventories to capture the best information available at this point; 40 regions and 12 sectors are used to combine the various sources. The historical reconstruction of each emitted compound, for each region and sector, is then forced to agree with our 2000 estimate, ensuring continuity between past and 2000 emissions. Simulations from two chemistry-climate models are used to test the ability of the emission dataset described here to capture long-term changes in atmospheric ozone, carbon monoxide and aerosol distributions. The simulated long-term change in the Northern mid-latitudes surface and mid-troposphere ozone is not quite as rapid as observed. However, stations outside this latitude band show much better agreement in both present-day and long-term trend. The model simulations indicate that the concentration of carbon monoxide is underestimated at the Mace Head station; however, the long-term trend over the limited observational period seems to be reasonably well captured. The simulated sulfate and black carbon deposition over Greenland is in very good agreement with the ice-core observations spanning the simulation period. Finally, aerosol optical depth and additional aerosol diagnostics are shown to be in good agreement with previously published estimates and observations.", "author" : [ { "dropping-particle" : "", "family" : "Lamarque", "given" : "J.-F.", "non-dropping-particle" : "", "parse-names" : false, "suffix" : "" }, { "dropping-particle" : "", "family" : "Bond", "given" : "T. C.", "non-dropping-particle" : "", "parse-names" : false, "suffix" : "" }, { "dropping-particle" : "", "family" : "Eyring", "given" : "V.", "non-dropping-particle" : "", "parse-names" : false, "suffix" : "" }, { "dropping-particle" : "", "family" : "Granier", "given" : "C.", "non-dropping-particle" : "", "parse-names" : false, "suffix" : "" }, { "dropping-particle" : "", "family" : "Heil", "given" : "A.", "non-dropping-particle" : "", "parse-names" : false, "suffix" : "" }, { "dropping-particle" : "", "family" : "Klimont", "given" : "Z.", "non-dropping-particle" : "", "parse-names" : false, "suffix" : "" }, { "dropping-particle" : "", "family" : "Lee", "given" : "D.", "non-dropping-particle" : "", "parse-names" : false, "suffix" : "" }, { "dropping-particle" : "", "family" : "Liousse", "given" : "C.", "non-dropping-particle" : "", "parse-names" : false, "suffix" : "" }, { "dropping-particle" : "", "family" : "Mieville", "given" : "A.", "non-dropping-particle" : "", "parse-names" : false, "suffix" : "" }, { "dropping-particle" : "", "family" : "Owen", "given" : "B.", "non-dropping-particle" : "", "parse-names" : false, "suffix" : "" }, { "dropping-particle" : "", "family" : "Schultz", "given" : "M. G.", "non-dropping-particle" : "", "parse-names" : false, "suffix" : "" }, { "dropping-particle" : "", "family" : "Shindell", "given" : "D.", "non-dropping-particle" : "", "parse-names" : false, "suffix" : "" }, { "dropping-particle" : "", "family" : "Smith", "given" : "S. J.", "non-dropping-particle" : "", "parse-names" : false, "suffix" : "" }, { "dropping-particle" : "", "family" : "Stehfest", "given" : "E.", "non-dropping-particle" : "", "parse-names" : false, "suffix" : "" }, { "dropping-particle" : "", "family" : "Aardenne", "given" : "J.", "non-dropping-particle" : "Van", "parse-names" : false, "suffix" : "" }, { "dropping-particle" : "", "family" : "Cooper", "given" : "O. R.", "non-dropping-particle" : "", "parse-names" : false, "suffix" : "" }, { "dropping-particle" : "", "family" : "Kainuma", "given" : "M.", "non-dropping-particle" : "", "parse-names" : false, "suffix" : "" }, { "dropping-particle" : "", "family" : "Mahowald", "given" : "N.", "non-dropping-particle" : "", "parse-names" : false, "suffix" : "" }, { "dropping-particle" : "", "family" : "McConnell", "given" : "J. R.", "non-dropping-particle" : "", "parse-names" : false, "suffix" : "" }, { "dropping-particle" : "", "family" : "Naik", "given" : "V.", "non-dropping-particle" : "", "parse-names" : false, "suffix" : "" }, { "dropping-particle" : "", "family" : "Riahi", "given" : "K.", "non-dropping-particle" : "", "parse-names" : false, "suffix" : "" }, { "dropping-particle" : "", "family" : "Vuuren", "given" : "D. P.", "non-dropping-particle" : "van", "parse-names" : false, "suffix" : "" } ], "container-title" : "Atmospheric Chemistry and Physics", "id" : "ITEM-1", "issue" : "15", "issued" : { "date-parts" : [ [ "2010", "8", "3" ] ] }, "page" : "7017-7039", "title" : "Historical (1850\u20132000) gridded anthropogenic and biomass burning emissions of reactive gases and aerosols: methodology and application", "translator" : [ { "dropping-particle" : "", "family" : "G4290", "given" : "", "non-dropping-particle" : "", "parse-names" : false, "suffix" : "" } ], "type" : "article-journal", "volume" : "10" }, "uris" : [ "http://www.mendeley.com/documents/?uuid=a6089ff6-9d6b-4e62-9ce0-6322c7c1cb3a" ] }, { "id" : "ITEM-2", "itemData" : { "DOI" : "10.5194/gmd-11-369-2018", "ISBN" : "1991-962X", "ISSN" : "19919603", "abstract" : "We present a new data set of annual historical (1750\u20132014) anthropogenic chemically reactive gases (CO, CH4, NH3, NOx, SO2, NMVOCs), carbonaceous aerosols (black carbon \u2013 BC, and organic carbon \u2013 OC), and CO2 developed with the Community Emissions Data System (CEDS). We improve upon existing inventories with a more consistent and reproducible methodology applied to all emission species, updated emission factors, and recent estimates through 2014. The data system relies on existing energy consumption data sets and regional and country-specific inventories to produce trends over recent decades. All emission species are consistently estimated using the same activity data over all time periods. Emissions are provided on an annual basis at the level of country and sector and gridded with monthly seasonality. These estimates are comparable to, but generally slightly higher than, existing global inventories. Emissions over the most recent years are more uncertain, particularly in low- and middle-income regions where country-specific emission inventories are less available. Future work will involve refining and updating these emission estimates, estimating emissions' uncertainty, and publication of the system as open-source software.", "author" : [ { "dropping-particle" : "", "family" : "Hoesly", "given" : "Rachel M.", "non-dropping-particle" : "", "parse-names" : false, "suffix" : "" }, { "dropping-particle" : "", "family" : "Smith", "given" : "Steven J.", "non-dropping-particle" : "", "parse-names" : false, "suffix" : "" }, { "dropping-particle" : "", "family" : "Feng", "given" : "Leyang", "non-dropping-particle" : "", "parse-names" : false, "suffix" : "" }, { "dropping-particle" : "", "family" : "Klimont", "given" : "Zbigniew", "non-dropping-particle" : "", "parse-names" : false, "suffix" : "" }, { "dropping-particle" : "", "family" : "Janssens-Maenhout", "given" : "Greet", "non-dropping-particle" : "", "parse-names" : false, "suffix" : "" }, { "dropping-particle" : "", "family" : "Pitkanen", "given" : "Tyler", "non-dropping-particle" : "", "parse-names" : false, "suffix" : "" }, { "dropping-particle" : "", "family" : "Seibert", "given" : "Jonathan J.", "non-dropping-particle" : "", "parse-names" : false, "suffix" : "" }, { "dropping-particle" : "", "family" : "Vu", "given" : "Linh", "non-dropping-particle" : "", "parse-names" : false, "suffix" : "" }, { "dropping-particle" : "", "family" : "Andres", "given" : "Robert J.", "non-dropping-particle" : "", "parse-names" : false, "suffix" : "" }, { "dropping-particle" : "", "family" : "Bolt", "given" : "Ryan M.", "non-dropping-particle" : "", "parse-names" : false, "suffix" : "" }, { "dropping-particle" : "", "family" : "Bond", "given" : "Tami C.", "non-dropping-particle" : "", "parse-names" : false, "suffix" : "" }, { "dropping-particle" : "", "family" : "Dawidowski", "given" : "Laura", "non-dropping-particle" : "", "parse-names" : false, "suffix" : "" }, { "dropping-particle" : "", "family" : "Kholod", "given" : "Nazar", "non-dropping-particle" : "", "parse-names" : false, "suffix" : "" }, { "dropping-particle" : "", "family" : "Kurokawa", "given" : "June Ichi", "non-dropping-particle" : "", "parse-names" : false, "suffix" : "" }, { "dropping-particle" : "", "family" : "Li", "given" : "Meng", "non-dropping-particle" : "", "parse-names" : false, "suffix" : "" }, { "dropping-particle" : "", "family" : "Liu", "given" : "Liang", "non-dropping-particle" : "", "parse-names" : false, "suffix" : "" }, { "dropping-particle" : "", "family" : "Lu", "given" : "Zifeng", "non-dropping-particle" : "", "parse-names" : false, "suffix" : "" }, { "dropping-particle" : "", "family" : "Moura", "given" : "Maria C.P.", "non-dropping-particle" : "", "parse-names" : false, "suffix" : "" }, { "dropping-particle" : "", "family" : "O'Rourke", "given" : "Patrick R.", "non-dropping-particle" : "", "parse-names" : false, "suffix" : "" }, { "dropping-particle" : "", "family" : "Zhang", "given" : "Qiang", "non-dropping-particle" : "", "parse-names" : false, "suffix" : "" } ], "container-title" : "Geoscientific Model Development", "id" : "ITEM-2", "issue" : "1", "issued" : { "date-parts" : [ [ "2018" ] ] }, "page" : "369-408", "title" : "Historical (1750-2014) anthropogenic emissions of reactive gases and aerosols from the Community Emissions Data System (CEDS)", "translator" : [ { "dropping-particle" : "", "family" : "G2885", "given" : "", "non-dropping-particle" : "", "parse-names" : false, "suffix" : "" } ], "type" : "article-journal", "volume" : "11" }, "uris" : [ "http://www.mendeley.com/documents/?uuid=2bf2fa68-b7ee-423d-bfbd-d77a4390d45e" ] }, { "id" : "ITEM-3", "itemData" : { "DOI" : "10.5194/essd-11-959-2019", "ISSN" : "1866-3516", "author" : [ { "dropping-particle" : "", "family" : "Janssens-Maenhout", "given" : "Greet", "non-dropping-particle" : "", "parse-names" : false, "suffix" : "" }, { "dropping-particle" : "", "family" : "Crippa", "given" : "Monica", "non-dropping-particle" : "", "parse-names" : false, "suffix" : "" }, { "dropping-particle" : "", "family" : "Guizzardi", "given" : "Diego", "non-dropping-particle" : "", "parse-names" : false, "suffix" : "" }, { "dropping-particle" : "", "family" : "Muntean", "given" : "Marilena", "non-dropping-particle" : "", "parse-names" : false, "suffix" : "" }, { "dropping-particle" : "", "family" : "Schaaf", "given" : "Edwin", "non-dropping-particle" : "", "parse-names" : false, "suffix" : "" }, { "dropping-particle" : "", "family" : "Dentener", "given" : "Frank", "non-dropping-particle" : "", "parse-names" : false, "suffix" : "" }, { "dropping-particle" : "", "family" : "Bergamaschi", "given" : "Peter", "non-dropping-particle" : "", "parse-names" : false, "suffix" : "" }, { "dropping-particle" : "", "family" : "Pagliari", "given" : "Valerio", "non-dropping-particle" : "", "parse-names" : false, "suffix" : "" }, { "dropping-particle" : "", "family" : "Olivier", "given" : "Jos G. J.", "non-dropping-particle" : "", "parse-names" : false, "suffix" : "" }, { "dropping-particle" : "", "family" : "Peters", "given" : "Jeroen A. H. W.", "non-dropping-particle" : "", "parse-names" : false, "suffix" : "" }, { "dropping-particle" : "", "family" : "Aardenne", "given" : "John A.", "non-dropping-particle" : "van", "parse-names" : false, "suffix" : "" }, { "dropping-particle" : "", "family" : "Monni", "given" : "Suvi", "non-dropping-particle" : "", "parse-names" : false, "suffix" : "" }, { "dropping-particle" : "", "family" : "Doering", "given" : "Ulrike", "non-dropping-particle" : "", "parse-names" : false, "suffix" : "" }, { "dropping-particle" : "", "family" : "Petrescu", "given" : "A. M. Roxana", "non-dropping-particle" : "", "parse-names" : false, "suffix" : "" }, { "dropping-particle" : "", "family" : "Solazzo", "given" : "Efisio", "non-dropping-particle" : "", "parse-names" : false, "suffix" : "" }, { "dropping-particle" : "", "family" : "Oreggioni", "given" : "Gabriel D.", "non-dropping-particle" : "", "parse-names" : false, "suffix" : "" } ], "container-title" : "Earth System Science Data", "id" : "ITEM-3", "issue" : "3", "issued" : { "date-parts" : [ [ "2019", "7", "8" ] ] }, "page" : "959-1002", "title" : "EDGAR v4.3.2 Global Atlas of the three major greenhouse gas emissions for the period 1970\u20132012", "translator" : [ { "dropping-particle" : "", "family" : "G3632", "given" : "", "non-dropping-particle" : "", "parse-names" : false, "suffix" : "" } ], "type" : "article-journal", "volume" : "11" }, "uris" : [ "http://www.mendeley.com/documents/?uuid=152ab4bd-1ae5-46b4-bcb4-8d679a2491ab" ] }, { "id" : "ITEM-4", "itemData" : { "author" : [ { "dropping-particle" : "", "family" : "H\u00f6glund-Isaksson", "given" : "Lena", "non-dropping-particle" : "", "parse-names" : false, "suffix" : "" }, { "dropping-particle" : "", "family" : "Gomez-Sanabria", "given" : "Adriana", "non-dropping-particle" : "", "parse-names" : false, "suffix" : "" }, { "dropping-particle" : "", "family" : "Klimont", "given" : "Zbigniew", "non-dropping-particle" : "", "parse-names" : false, "suffix" : "" }, { "dropping-particle" : "", "family" : "Rafaj", "given" : "Peter", "non-dropping-particle" : "", "parse-names" : false, "suffix" : "" }, { "dropping-particle" : "", "family" : "Sch\u00f6pp", "given" : "Wolfgang", "non-dropping-particle" : "", "parse-names" : false, "suffix" : "" } ], "container-title" : "Environmental Reaserch Communication", "id" : "ITEM-4", "issued" : { "date-parts" : [ [ "2020" ] ] }, "title" : "Technical potentials and costs for reducing global anthropogenic methane emissions in the 2050 timeframe - results from the GAINS model", "translator" : [ { "dropping-particle" : "", "family" : "G4227", "given" : "", "non-dropping-particle" : "", "parse-names" : false, "suffix" : "" } ], "type" : "article-journal", "volume" : "2" }, "uris" : [ "http://www.mendeley.com/documents/?uuid=28806652-f967-48be-881f-a6274fb5171c" ] } ], "mendeley" : { "formattedCitation" : "(Lamarque et al., 2010; Hoesly et al., 2018; Janssens-Maenhout et al., 2019; H\u00f6glund-Isaksson et al., 2020)", "plainTextFormattedCitation" : "(Lamarque et al., 2010; Hoesly et al., 2018; Janssens-Maenhout et al., 2019; H\u00f6glund-Isaksson et al., 2020)", "previouslyFormattedCitation" : "(Lamarque et al., 2010; Hoesly et al., 2018; Janssens-Maenhout et al., 2019; H\u00f6glund-Isaksson et al., 2020)" }, "properties" : { "noteIndex" : 0 }, "schema" : "https://github.com/citation-style-language/schema/raw/master/csl-citation.json" }</w:instrText>
      </w:r>
      <w:r w:rsidRPr="00EE0EA3">
        <w:rPr>
          <w:color w:val="000000"/>
          <w:lang w:val="en-GB"/>
        </w:rPr>
        <w:fldChar w:fldCharType="separate"/>
      </w:r>
      <w:r w:rsidR="00CB33A1">
        <w:rPr>
          <w:noProof/>
          <w:color w:val="000000"/>
          <w:lang w:val="en-GB"/>
        </w:rPr>
        <w:t>(Lamarque et al., 2010; Hoesly et al., 2018; Janssens-Maenhout et al., 2019; Höglund-Isaksson et al., 2020)</w:t>
      </w:r>
      <w:r w:rsidRPr="00EE0EA3">
        <w:rPr>
          <w:color w:val="000000"/>
          <w:lang w:val="en-GB"/>
        </w:rPr>
        <w:fldChar w:fldCharType="end"/>
      </w:r>
      <w:r w:rsidRPr="00EE0EA3">
        <w:rPr>
          <w:color w:val="000000"/>
          <w:lang w:val="en-GB"/>
        </w:rPr>
        <w:t xml:space="preserve"> </w:t>
      </w:r>
      <w:bookmarkEnd w:id="715"/>
      <w:r w:rsidRPr="00EE0EA3">
        <w:rPr>
          <w:color w:val="000000"/>
          <w:lang w:val="en-GB"/>
        </w:rPr>
        <w:t>for the last two decades are higher than top</w:t>
      </w:r>
      <w:ins w:id="716" w:author="Lucy Cowie" w:date="2021-07-25T16:58:00Z">
        <w:r w:rsidR="00FF6E86">
          <w:rPr>
            <w:color w:val="000000"/>
            <w:lang w:val="en-GB"/>
          </w:rPr>
          <w:t>-</w:t>
        </w:r>
      </w:ins>
      <w:del w:id="717" w:author="Lucy Cowie" w:date="2021-07-25T16:58:00Z">
        <w:r w:rsidRPr="00EE0EA3" w:rsidDel="00FF6E86">
          <w:rPr>
            <w:color w:val="000000"/>
            <w:lang w:val="en-GB"/>
          </w:rPr>
          <w:delText xml:space="preserve"> </w:delText>
        </w:r>
      </w:del>
      <w:r w:rsidRPr="00EE0EA3">
        <w:rPr>
          <w:color w:val="000000"/>
          <w:lang w:val="en-GB"/>
        </w:rPr>
        <w:t xml:space="preserve">down assessments </w:t>
      </w:r>
      <w:r w:rsidRPr="00EE0EA3">
        <w:rPr>
          <w:color w:val="000000"/>
          <w:lang w:val="en-GB"/>
        </w:rPr>
        <w:fldChar w:fldCharType="begin" w:fldLock="1"/>
      </w:r>
      <w:r w:rsidR="00D477C7">
        <w:rPr>
          <w:color w:val="000000"/>
          <w:lang w:val="en-GB"/>
        </w:rPr>
        <w:instrText>ADDIN CSL_CITATION { "citationItems" : [ { "id" : "ITEM-1", "itemData" : { "DOI" : "10.5194/essd-8-697-2016", "ISBN" : "1866-3508", "ISSN" : "1866-3516", "abstract" : "Abstract. The global methane (CH4) budget is becoming an increasingly important component for managing realistic pathways to mitigate climate change. This relevance, due to a shorter atmospheric lifetime and a stronger warming potential than carbon dioxide, is challenged by the still unexplained changes of atmospheric CH4 over the past decade. Emissions and concentrations of CH4 are continuing to increase, making CH4 the second most important human-induced greenhouse gas after carbon dioxide. Two major difficulties in reducing uncertainties come from the large variety of diffusive CH4 sources that overlap geographically, and from the destruction of CH4 by the very short-lived hydroxyl radical (OH). To address these difficulties, we have established a consortium of multi-disciplinary scientists under the umbrella of the Global Carbon Project to synthesize and stimulate research on the methane cycle, and producing regular (\u223c biennial) updates of the global methane budget. This consortium includes atmospheric physicists and chemists, biogeochemists of surface and marine emissions, and socio-economists who study anthropogenic emissions. Following Kirschke et al. (2013), we propose here the first version of a living review paper that integrates results of top-down studies (exploiting atmospheric observations within an atmospheric inverse-modelling framework) and bottom-up models, inventories and data-driven approaches (including process-based models for estimating land surface emissions and atmospheric chemistry, and inventories for anthropogenic emissions, data-driven extrapolations). For the 2003\u20132012 decade, global methane emissions are estimated by top-down inversions at 558 Tg CH4 yr\u22121, range 540\u2013568. About 60 % of global emissions are anthropogenic (range 50\u201365 %). Since 2010, the bottom-up global emission inventories have been closer to methane emissions in the most carbon-intensive Representative Concentrations Pathway (RCP8.5) and higher than all other RCP scenarios. Bottom-up approaches suggest larger global emissions (736 Tg CH4 yr\u22121, range 596\u2013884) mostly because of larger natural emissions from individual sources such as inland waters, natural wetlands and geological sources. Considering the atmospheric constraints on the top-down budget, it is likely that some of the individual emissions reported by the bottom-up approaches are overestimated, leading to too large global emissions. Latitudinal data from top-down emissions indicate a predominance\u2026", "author" : [ { "dropping-particle" : "", "family" : "Saunois", "given" : "Marielle", "non-dropping-particle" : "", "parse-names" : false, "suffix" : "" }, { "dropping-particle" : "", "family" : "Bousquet", "given" : "Philippe", "non-dropping-particle" : "", "parse-names" : false, "suffix" : "" }, { "dropping-particle" : "", "family" : "Poulter", "given" : "Ben", "non-dropping-particle" : "", "parse-names" : false, "suffix" : "" }, { "dropping-particle" : "", "family" : "Peregon", "given" : "Anna", "non-dropping-particle" : "", "parse-names" : false, "suffix" : "" }, { "dropping-particle" : "", "family" : "Ciais", "given" : "Philippe", "non-dropping-particle" : "", "parse-names" : false, "suffix" : "" }, { "dropping-particle" : "", "family" : "Canadell", "given" : "Josep G.", "non-dropping-particle" : "", "parse-names" : false, "suffix" : "" }, { "dropping-particle" : "", "family" : "Dlugokencky", "given" : "Edward J.", "non-dropping-particle" : "", "parse-names" : false, "suffix" : "" }, { "dropping-particle" : "", "family" : "Etiope", "given" : "Giuseppe", "non-dropping-particle" : "", "parse-names" : false, "suffix" : "" }, { "dropping-particle" : "", "family" : "Bastviken", "given" : "David", "non-dropping-particle" : "", "parse-names" : false, "suffix" : "" }, { "dropping-particle" : "", "family" : "Houweling", "given" : "Sander", "non-dropping-particle" : "", "parse-names" : false, "suffix" : "" }, { "dropping-particle" : "", "family" : "Janssens-Maenhout", "given" : "Greet", "non-dropping-particle" : "", "parse-names" : false, "suffix" : "" }, { "dropping-particle" : "", "family" : "Tubiello", "given" : "Francesco N.", "non-dropping-particle" : "", "parse-names" : false, "suffix" : "" }, { "dropping-particle" : "", "family" : "Castaldi", "given" : "Simona", "non-dropping-particle" : "", "parse-names" : false, "suffix" : "" }, { "dropping-particle" : "", "family" : "Jackson", "given" : "Robert B.", "non-dropping-particle" : "", "parse-names" : false, "suffix" : "" }, { "dropping-particle" : "", "family" : "Alexe", "given" : "Mihai", "non-dropping-particle" : "", "parse-names" : false, "suffix" : "" }, { "dropping-particle" : "", "family" : "Arora", "given" : "Vivek K.", "non-dropping-particle" : "", "parse-names" : false, "suffix" : "" }, { "dropping-particle" : "", "family" : "Beerling", "given" : "David J.", "non-dropping-particle" : "", "parse-names" : false, "suffix" : "" }, { "dropping-particle" : "", "family" : "Bergamaschi", "given" : "Peter", "non-dropping-particle" : "", "parse-names" : false, "suffix" : "" }, { "dropping-particle" : "", "family" : "Blake", "given" : "Donald R.", "non-dropping-particle" : "", "parse-names" : false, "suffix" : "" }, { "dropping-particle" : "", "family" : "Brailsford", "given" : "Gordon", "non-dropping-particle" : "", "parse-names" : false, "suffix" : "" }, { "dropping-particle" : "", "family" : "Brovkin", "given" : "Victor", "non-dropping-particle" : "", "parse-names" : false, "suffix" : "" }, { "dropping-particle" : "", "family" : "Bruhwiler", "given" : "Lori", "non-dropping-particle" : "", "parse-names" : false, "suffix" : "" }, { "dropping-particle" : "", "family" : "Crevoisier", "given" : "Cyril", "non-dropping-particle" : "", "parse-names" : false, "suffix" : "" }, { "dropping-particle" : "", "family" : "Crill", "given" : "Patrick", "non-dropping-particle" : "", "parse-names" : false, "suffix" : "" }, { "dropping-particle" : "", "family" : "Covey", "given" : "Kristofer", "non-dropping-particle" : "", "parse-names" : false, "suffix" : "" }, { "dropping-particle" : "", "family" : "Curry", "given" : "Charles", "non-dropping-particle" : "", "parse-names" : false, "suffix" : "" }, { "dropping-particle" : "", "family" : "Frankenberg", "given" : "Christian", "non-dropping-particle" : "", "parse-names" : false, "suffix" : "" }, { "dropping-particle" : "", "family" : "Gedney", "given" : "Nicola", "non-dropping-particle" : "", "parse-names" : false, "suffix" : "" }, { "dropping-particle" : "", "family" : "H\u00f6glund-Isaksson", "given" : "Lena", "non-dropping-particle" : "", "parse-names" : false, "suffix" : "" }, { "dropping-particle" : "", "family" : "Ishizawa", "given" : "Misa", "non-dropping-particle" : "", "parse-names" : false, "suffix" : "" }, { "dropping-particle" : "", "family" : "Ito", "given" : "Akihiko", "non-dropping-particle" : "", "parse-names" : false, "suffix" : "" }, { "dropping-particle" : "", "family" : "Joos", "given" : "Fortunat", "non-dropping-particle" : "", "parse-names" : false, "suffix" : "" }, { "dropping-particle" : "", "family" : "Kim", "given" : "Heon-Sook", "non-dropping-particle" : "", "parse-names" : false, "suffix" : "" }, { "dropping-particle" : "", "family" : "Kleinen", "given" : "Thomas", "non-dropping-particle" : "", "parse-names" : false, "suffix" : "" }, { "dropping-particle" : "", "family" : "Krummel", "given" : "Paul", "non-dropping-particle" : "", "parse-names" : false, "suffix" : "" }, { "dropping-particle" : "", "family" : "Lamarque", "given" : "Jean-Fran\u00e7ois", "non-dropping-particle" : "", "parse-names" : false, "suffix" : "" }, { "dropping-particle" : "", "family" : "Langenfelds", "given" : "Ray", "non-dropping-particle" : "", "parse-names" : false, "suffix" : "" }, { "dropping-particle" : "", "family" : "Locatelli", "given" : "Robin", "non-dropping-particle" : "", "parse-names" : false, "suffix" : "" }, { "dropping-particle" : "", "family" : "Machida", "given" : "Toshinobu", "non-dropping-particle" : "", "parse-names" : false, "suffix" : "" }, { "dropping-particle" : "", "family" : "Maksyutov", "given" : "Shamil", "non-dropping-particle" : "", "parse-names" : false, "suffix" : "" }, { "dropping-particle" : "", "family" : "McDonald", "given" : "Kyle C.", "non-dropping-particle" : "", "parse-names" : false, "suffix" : "" }, { "dropping-particle" : "", "family" : "Marshall", "given" : "Julia", "non-dropping-particle" : "", "parse-names" : false, "suffix" : "" }, { "dropping-particle" : "", "family" : "Melton", "given" : "Joe R.", "non-dropping-particle" : "", "parse-names" : false, "suffix" : "" }, { "dropping-particle" : "", "family" : "Morino", "given" : "Isamu", "non-dropping-particle" : "", "parse-names" : false, "suffix" : "" }, { "dropping-particle" : "", "family" : "Naik", "given" : "Vaishali", "non-dropping-particle" : "", "parse-names" : false, "suffix" : "" }, { "dropping-particle" : "", "family" : "O'Doherty", "given" : "Simon", "non-dropping-particle" : "", "parse-names" : false, "suffix" : "" }, { "dropping-particle" : "", "family" : "Parmentier", "given" : "Frans-Jan W.", "non-dropping-particle" : "", "parse-names" : false, "suffix" : "" }, { "dropping-particle" : "", "family" : "Patra", "given" : "Prabir K.", "non-dropping-particle" : "", "parse-names" : false, "suffix" : "" }, { "dropping-particle" : "", "family" : "Peng", "given" : "Changhui", "non-dropping-particle" : "", "parse-names" : false, "suffix" : "" }, { "dropping-particle" : "", "family" : "Peng", "given" : "Shushi", "non-dropping-particle" : "", "parse-names" : false, "suffix" : "" }, { "dropping-particle" : "", "family" : "Peters", "given" : "Glen P.", "non-dropping-particle" : "", "parse-names" : false, "suffix" : "" }, { "dropping-particle" : "", "family" : "Pison", "given" : "Isabelle", "non-dropping-particle" : "", "parse-names" : false, "suffix" : "" }, { "dropping-particle" : "", "family" : "Prigent", "given" : "Catherine", "non-dropping-particle" : "", "parse-names" : false, "suffix" : "" }, { "dropping-particle" : "", "family" : "Prinn", "given" : "Ronald", "non-dropping-particle" : "", "parse-names" : false, "suffix" : "" }, { "dropping-particle" : "", "family" : "Ramonet", "given" : "Michel", "non-dropping-particle" : "", "parse-names" : false, "suffix" : "" }, { "dropping-particle" : "", "family" : "Riley", "given" : "William J.", "non-dropping-particle" : "", "parse-names" : false, "suffix" : "" }, { "dropping-particle" : "", "family" : "Saito", "given" : "Makoto", "non-dropping-particle" : "", "parse-names" : false, "suffix" : "" }, { "dropping-particle" : "", "family" : "Santini", "given" : "Monia", "non-dropping-particle" : "", "parse-names" : false, "suffix" : "" }, { "dropping-particle" : "", "family" : "Schroeder", "given" : "Ronny", "non-dropping-particle" : "", "parse-names" : false, "suffix" : "" }, { "dropping-particle" : "", "family" : "Simpson", "given" : "Isobel J.", "non-dropping-particle" : "", "parse-names" : false, "suffix" : "" }, { "dropping-particle" : "", "family" : "Spahni", "given" : "Renato", "non-dropping-particle" : "", "parse-names" : false, "suffix" : "" }, { "dropping-particle" : "", "family" : "Steele", "given" : "Paul", "non-dropping-particle" : "", "parse-names" : false, "suffix" : "" }, { "dropping-particle" : "", "family" : "Takizawa", "given" : "Atsushi", "non-dropping-particle" : "", "parse-names" : false, "suffix" : "" }, { "dropping-particle" : "", "family" : "Thornton", "given" : "Brett F.", "non-dropping-particle" : "", "parse-names" : false, "suffix" : "" }, { "dropping-particle" : "", "family" : "Tian", "given" : "Hanqin", "non-dropping-particle" : "", "parse-names" : false, "suffix" : "" }, { "dropping-particle" : "", "family" : "Tohjima", "given" : "Yasunori", "non-dropping-particle" : "", "parse-names" : false, "suffix" : "" }, { "dropping-particle" : "", "family" : "Viovy", "given" : "Nicolas", "non-dropping-particle" : "", "parse-names" : false, "suffix" : "" }, { "dropping-particle" : "", "family" : "Voulgarakis", "given" : "Apostolos", "non-dropping-particle" : "", "parse-names" : false, "suffix" : "" }, { "dropping-particle" : "", "family" : "Weele", "given" : "Michiel", "non-dropping-particle" : "van", "parse-names" : false, "suffix" : "" }, { "dropping-particle" : "", "family" : "Werf", "given" : "Guido R.", "non-dropping-particle" : "van der", "parse-names" : false, "suffix" : "" }, { "dropping-particle" : "", "family" : "Weiss", "given" : "Ray", "non-dropping-particle" : "", "parse-names" : false, "suffix" : "" }, { "dropping-particle" : "", "family" : "Wiedinmyer", "given" : "Christine", "non-dropping-particle" : "", "parse-names" : false, "suffix" : "" }, { "dropping-particle" : "", "family" : "Wilton", "given" : "David J.", "non-dropping-particle" : "", "parse-names" : false, "suffix" : "" }, { "dropping-particle" : "", "family" : "Wiltshire", "given" : "Andy", "non-dropping-particle" : "", "parse-names" : false, "suffix" : "" }, { "dropping-particle" : "", "family" : "Worthy", "given" : "Doug", "non-dropping-particle" : "", "parse-names" : false, "suffix" : "" }, { "dropping-particle" : "", "family" : "Wunch", "given" : "Debra", "non-dropping-particle" : "", "parse-names" : false, "suffix" : "" }, { "dropping-particle" : "", "family" : "Xu", "given" : "Xiyan", "non-dropping-particle" : "", "parse-names" : false, "suffix" : "" }, { "dropping-particle" : "", "family" : "Yoshida", "given" : "Yukio", "non-dropping-particle" : "", "parse-names" : false, "suffix" : "" }, { "dropping-particle" : "", "family" : "Zhang", "given" : "Bowen", "non-dropping-particle" : "", "parse-names" : false, "suffix" : "" }, { "dropping-particle" : "", "family" : "Zhang", "given" : "Zhen", "non-dropping-particle" : "", "parse-names" : false, "suffix" : "" }, { "dropping-particle" : "", "family" : "Zhu", "given" : "Qiuan", "non-dropping-particle" : "", "parse-names" : false, "suffix" : "" } ], "container-title" : "Earth System Science Data", "id" : "ITEM-1", "issue" : "2", "issued" : { "date-parts" : [ [ "2016", "12", "12" ] ] }, "page" : "697-751", "title" : "The global methane budget 2000\u20132012", "translator" : [ { "dropping-particle" : "", "family" : "G3874", "given" : "", "non-dropping-particle" : "", "parse-names" : false, "suffix" : "" } ], "type" : "article-journal", "volume" : "8" }, "prefix" : "e.g., ", "uris" : [ "http://www.mendeley.com/documents/?uuid=612251fd-36bc-4601-bbd5-5c7e521aa925" ] }, { "id" : "ITEM-2", "itemData" : { "DOI" : "10.5194/essd-12-1561-2020", "ISSN" : "1866-3516", "abstract" : "Abstract. Understanding and quantifying the global methane (CH4) budget is important for assessing realistic pathways to mitigate climate change. Atmospheric emissions and concentrations of CH4 continue to increase, making CH4 the second most important human-influenced greenhouse gas in terms of climate forcing, after carbon dioxide (CO2). The relative importance of CH4 compared to CO2 depends on its shorter atmospheric lifetime, stronger warming potential, and variations in atmospheric growth rate over the past decade, the causes of which are still debated. Two major challenges in reducing uncertainties in the atmospheric growth rate arise from the variety of geographically overlapping CH4 sources and from the destruction of CH4 by short-lived hydroxyl radicals (OH). To address these challenges, we have established a consortium of multidisciplinary scientists under the umbrella of the Global Carbon Project to synthesize and stimulate new research aimed at improving and regularly updating the global methane budget. Following Saunois et al. (2016), we present here the second version of the living review paper dedicated to the decadal methane budget, integrating results of top-down studies (atmospheric observations within an atmospheric inverse-modelling framework) and bottom-up estimates (including process-based models for estimating land surface emissions and atmospheric chemistry, inventories of anthropogenic emissions, and data-driven extrapolations). For the 2008\u20132017 decade, global methane emissions are estimated by atmospheric inversions (a top-down approach) to be 576 Tg CH4 yr\u22121 (range 550\u2013594, corresponding to the minimum and maximum estimates of the model ensemble). Of this total, 359 Tg CH4 yr\u22121 or \u223c 60 % is attributed to anthropogenic sources, that is emissions caused by direct human activity (i.e. anthropogenic emissions; range 336\u2013376 Tg CH4 yr\u22121 or 50 %\u201365 %). The mean annual total emission for the new decade (2008\u20132017) is 29 Tg CH4 yr\u22121 larger than our estimate for the previous decade (2000\u20132009), and 24 Tg CH4 yr\u22121 larger than the one reported in the previous budget for 2003\u20132012 (Saunois et al., 2016). Since 2012, global CH4 emissions have been tracking the warmest scenarios assessed by the Intergovernmental Panel on Climate Change. Bottom-up methods suggest almost 30 % larger global emissions (737 Tg CH4 yr\u22121, range 594\u2013881) than top-down inversion methods. Indeed, bottom-up estimates for natural sources such as natural wetlands, othe\u2026", "author" : [ { "dropping-particle" : "", "family" : "Saunois", "given" : "Marielle", "non-dropping-particle" : "", "parse-names" : false, "suffix" : "" }, { "dropping-particle" : "", "family" : "Stavert", "given" : "Ann R", "non-dropping-particle" : "", "parse-names" : false, "suffix" : "" }, { "dropping-particle" : "", "family" : "Poulter", "given" : "Ben", "non-dropping-particle" : "", "parse-names" : false, "suffix" : "" }, { "dropping-particle" : "", "family" : "Bousquet", "given" : "Philippe", "non-dropping-particle" : "", "parse-names" : false, "suffix" : "" }, { "dropping-particle" : "", "family" : "Canadell", "given" : "Josep G", "non-dropping-particle" : "", "parse-names" : false, "suffix" : "" }, { "dropping-particle" : "", "family" : "Jackson", "given" : "Robert B", "non-dropping-particle" : "", "parse-names" : false, "suffix" : "" }, { "dropping-particle" : "", "family" : "Raymond", "given" : "Peter A", "non-dropping-particle" : "", "parse-names" : false, "suffix" : "" }, { "dropping-particle" : "", "family" : "Dlugokencky", "given" : "Edward J", "non-dropping-particle" : "", "parse-names" : false, "suffix" : "" }, { "dropping-particle" : "", "family" : "Houweling", "given" : "Sander", "non-dropping-particle" : "", "parse-names" : false, "suffix" : "" }, { "dropping-particle" : "", "family" : "Patra", "given" : "Prabir K", "non-dropping-particle" : "", "parse-names" : false, "suffix" : "" }, { "dropping-particle" : "", "family" : "Ciais", "given" : "Philippe", "non-dropping-particle" : "", "parse-names" : false, "suffix" : "" }, { "dropping-particle" : "", "family" : "Arora", "given" : "Vivek K", "non-dropping-particle" : "", "parse-names" : false, "suffix" : "" }, { "dropping-particle" : "", "family" : "Bastviken", "given" : "David", "non-dropping-particle" : "", "parse-names" : false, "suffix" : "" }, { "dropping-particle" : "", "family" : "Bergamaschi", "given" : "Peter", "non-dropping-particle" : "", "parse-names" : false, "suffix" : "" }, { "dropping-particle" : "", "family" : "Blake", "given" : "Donald R", "non-dropping-particle" : "", "parse-names" : false, "suffix" : "" }, { "dropping-particle" : "", "family" : "Brailsford", "given" : "Gordon", "non-dropping-particle" : "", "parse-names" : false, "suffix" : "" }, { "dropping-particle" : "", "family" : "Bruhwiler", "given" : "Lori", "non-dropping-particle" : "", "parse-names" : false, "suffix" : "" }, { "dropping-particle" : "", "family" : "Carlson", "given" : "Kimberly M", "non-dropping-particle" : "", "parse-names" : false, "suffix" : "" }, { "dropping-particle" : "", "family" : "Carrol", "given" : "Mark", "non-dropping-particle" : "", "parse-names" : false, "suffix" : "" }, { "dropping-particle" : "", "family" : "Castaldi", "given" : "Simona", "non-dropping-particle" : "", "parse-names" : false, "suffix" : "" }, { "dropping-particle" : "", "family" : "Chandra", "given" : "Naveen", "non-dropping-particle" : "", "parse-names" : false, "suffix" : "" }, { "dropping-particle" : "", "family" : "Crevoisier", "given" : "Cyril", "non-dropping-particle" : "", "parse-names" : false, "suffix" : "" }, { "dropping-particle" : "", "family" : "Crill", "given" : "Patrick M", "non-dropping-particle" : "", "parse-names" : false, "suffix" : "" }, { "dropping-particle" : "", "family" : "Covey", "given" : "Kristofer", "non-dropping-particle" : "", "parse-names" : false, "suffix" : "" }, { "dropping-particle" : "", "family" : "Curry", "given" : "Charles L", "non-dropping-particle" : "", "parse-names" : false, "suffix" : "" }, { "dropping-particle" : "", "family" : "Etiope", "given" : "Giuseppe", "non-dropping-particle" : "", "parse-names" : false, "suffix" : "" }, { "dropping-particle" : "", "family" : "Frankenberg", "given" : "Christian", "non-dropping-particle" : "", "parse-names" : false, "suffix" : "" }, { "dropping-particle" : "", "family" : "Gedney", "given" : "Nicola", "non-dropping-particle" : "", "parse-names" : false, "suffix" : "" }, { "dropping-particle" : "", "family" : "Hegglin", "given" : "Michaela I", "non-dropping-particle" : "", "parse-names" : false, "suffix" : "" }, { "dropping-particle" : "", "family" : "H\u00f6glund-Isaksson", "given" : "Lena", "non-dropping-particle" : "", "parse-names" : false, "suffix" : "" }, { "dropping-particle" : "", "family" : "Hugelius", "given" : "Gustaf", "non-dropping-particle" : "", "parse-names" : false, "suffix" : "" }, { "dropping-particle" : "", "family" : "Ishizawa", "given" : "Misa", "non-dropping-particle" : "", "parse-names" : false, "suffix" : "" }, { "dropping-particle" : "", "family" : "Ito", "given" : "Akihiko", "non-dropping-particle" : "", "parse-names" : false, "suffix" : "" }, { "dropping-particle" : "", "family" : "Janssens-Maenhout", "given" : "Greet", "non-dropping-particle" : "", "parse-names" : false, "suffix" : "" }, { "dropping-particle" : "", "family" : "Jensen", "given" : "Katherine M", "non-dropping-particle" : "", "parse-names" : false, "suffix" : "" }, { "dropping-particle" : "", "family" : "Joos", "given" : "Fortunat", "non-dropping-particle" : "", "parse-names" : false, "suffix" : "" }, { "dropping-particle" : "", "family" : "Kleinen", "given" : "Thomas", "non-dropping-particle" : "", "parse-names" : false, "suffix" : "" }, { "dropping-particle" : "", "family" : "Krummel", "given" : "Paul B", "non-dropping-particle" : "", "parse-names" : false, "suffix" : "" }, { "dropping-particle" : "", "family" : "Langenfelds", "given" : "Ray L", "non-dropping-particle" : "", "parse-names" : false, "suffix" : "" }, { "dropping-particle" : "", "family" : "Laruelle", "given" : "Goulven G", "non-dropping-particle" : "", "parse-names" : false, "suffix" : "" }, { "dropping-particle" : "", "family" : "Liu", "given" : "Licheng", "non-dropping-particle" : "", "parse-names" : false, "suffix" : "" }, { "dropping-particle" : "", "family" : "Machida", "given" : "Toshinobu", "non-dropping-particle" : "", "parse-names" : false, "suffix" : "" }, { "dropping-particle" : "", "family" : "Maksyutov", "given" : "Shamil", "non-dropping-particle" : "", "parse-names" : false, "suffix" : "" }, { "dropping-particle" : "", "family" : "McDonald", "given" : "Kyle C", "non-dropping-particle" : "", "parse-names" : false, "suffix" : "" }, { "dropping-particle" : "", "family" : "McNorton", "given" : "Joe", "non-dropping-particle" : "", "parse-names" : false, "suffix" : "" }, { "dropping-particle" : "", "family" : "Miller", "given" : "Paul A", "non-dropping-particle" : "", "parse-names" : false, "suffix" : "" }, { "dropping-particle" : "", "family" : "Melton", "given" : "Joe R", "non-dropping-particle" : "", "parse-names" : false, "suffix" : "" }, { "dropping-particle" : "", "family" : "Morino", "given" : "Isamu", "non-dropping-particle" : "", "parse-names" : false, "suffix" : "" }, { "dropping-particle" : "", "family" : "M\u00fcller", "given" : "Jurek", "non-dropping-particle" : "", "parse-names" : false, "suffix" : "" }, { "dropping-particle" : "", "family" : "Murguia-Flores", "given" : "Fabiola", "non-dropping-particle" : "", "parse-names" : false, "suffix" : "" }, { "dropping-particle" : "", "family" : "Naik", "given" : "Vaishali", "non-dropping-particle" : "", "parse-names" : false, "suffix" : "" }, { "dropping-particle" : "", "family" : "Niwa", "given" : "Yosuke", "non-dropping-particle" : "", "parse-names" : false, "suffix" : "" }, { "dropping-particle" : "", "family" : "Noce", "given" : "Sergio", "non-dropping-particle" : "", "parse-names" : false, "suffix" : "" }, { "dropping-particle" : "", "family" : "O'Doherty", "given" : "Simon", "non-dropping-particle" : "", "parse-names" : false, "suffix" : "" }, { "dropping-particle" : "", "family" : "Parker", "given" : "Robert J", "non-dropping-particle" : "", "parse-names" : false, "suffix" : "" }, { "dropping-particle" : "", "family" : "Peng", "given" : "Changhui", "non-dropping-particle" : "", "parse-names" : false, "suffix" : "" }, { "dropping-particle" : "", "family" : "Peng", "given" : "Shushi", "non-dropping-particle" : "", "parse-names" : false, "suffix" : "" }, { "dropping-particle" : "", "family" : "Peters", "given" : "Glen P", "non-dropping-particle" : "", "parse-names" : false, "suffix" : "" }, { "dropping-particle" : "", "family" : "Prigent", "given" : "Catherine", "non-dropping-particle" : "", "parse-names" : false, "suffix" : "" }, { "dropping-particle" : "", "family" : "Prinn", "given" : "Ronald", "non-dropping-particle" : "", "parse-names" : false, "suffix" : "" }, { "dropping-particle" : "", "family" : "Ramonet", "given" : "Michel", "non-dropping-particle" : "", "parse-names" : false, "suffix" : "" }, { "dropping-particle" : "", "family" : "Regnier", "given" : "Pierre", "non-dropping-particle" : "", "parse-names" : false, "suffix" : "" }, { "dropping-particle" : "", "family" : "Riley", "given" : "William J", "non-dropping-particle" : "", "parse-names" : false, "suffix" : "" }, { "dropping-particle" : "", "family" : "Rosentreter", "given" : "Judith A", "non-dropping-particle" : "", "parse-names" : false, "suffix" : "" }, { "dropping-particle" : "", "family" : "Segers", "given" : "Arjo", "non-dropping-particle" : "", "parse-names" : false, "suffix" : "" }, { "dropping-particle" : "", "family" : "Simpson", "given" : "Isobel J", "non-dropping-particle" : "", "parse-names" : false, "suffix" : "" }, { "dropping-particle" : "", "family" : "Shi", "given" : "Hao", "non-dropping-particle" : "", "parse-names" : false, "suffix" : "" }, { "dropping-particle" : "", "family" : "Smith", "given" : "Steven J", "non-dropping-particle" : "", "parse-names" : false, "suffix" : "" }, { "dropping-particle" : "", "family" : "Steele", "given" : "L Paul", "non-dropping-particle" : "", "parse-names" : false, "suffix" : "" }, { "dropping-particle" : "", "family" : "Thornton", "given" : "Brett F", "non-dropping-particle" : "", "parse-names" : false, "suffix" : "" }, { "dropping-particle" : "", "family" : "Tian", "given" : "Hanqin", "non-dropping-particle" : "", "parse-names" : false, "suffix" : "" }, { "dropping-particle" : "", "family" : "Tohjima", "given" : "Yasunori", "non-dropping-particle" : "", "parse-names" : false, "suffix" : "" }, { "dropping-particle" : "", "family" : "Tubiello", "given" : "Francesco N", "non-dropping-particle" : "", "parse-names" : false, "suffix" : "" }, { "dropping-particle" : "", "family" : "Tsuruta", "given" : "Aki", "non-dropping-particle" : "", "parse-names" : false, "suffix" : "" }, { "dropping-particle" : "", "family" : "Viovy", "given" : "Nicolas", "non-dropping-particle" : "", "parse-names" : false, "suffix" : "" }, { "dropping-particle" : "", "family" : "Voulgarakis", "given" : "Apostolos", "non-dropping-particle" : "", "parse-names" : false, "suffix" : "" }, { "dropping-particle" : "", "family" : "Weber", "given" : "Thomas S", "non-dropping-particle" : "", "parse-names" : false, "suffix" : "" }, { "dropping-particle" : "", "family" : "Weele", "given" : "Michiel", "non-dropping-particle" : "van", "parse-names" : false, "suffix" : "" }, { "dropping-particle" : "", "family" : "Werf", "given" : "Guido R", "non-dropping-particle" : "van der", "parse-names" : false, "suffix" : "" }, { "dropping-particle" : "", "family" : "Weiss", "given" : "Ray F", "non-dropping-particle" : "", "parse-names" : false, "suffix" : "" }, { "dropping-particle" : "", "family" : "Worthy", "given" : "Doug", "non-dropping-particle" : "", "parse-names" : false, "suffix" : "" }, { "dropping-particle" : "", "family" : "Wunch", "given" : "Debra", "non-dropping-particle" : "", "parse-names" : false, "suffix" : "" }, { "dropping-particle" : "", "family" : "Yin", "given" : "Yi", "non-dropping-particle" : "", "parse-names" : false, "suffix" : "" }, { "dropping-particle" : "", "family" : "Yoshida", "given" : "Yukio", "non-dropping-particle" : "", "parse-names" : false, "suffix" : "" }, { "dropping-particle" : "", "family" : "Zhang", "given" : "Wenxin", "non-dropping-particle" : "", "parse-names" : false, "suffix" : "" }, { "dropping-particle" : "", "family" : "Zhang", "given" : "Zhen", "non-dropping-particle" : "", "parse-names" : false, "suffix" : "" }, { "dropping-particle" : "", "family" : "Zhao", "given" : "Yuanhong", "non-dropping-particle" : "", "parse-names" : false, "suffix" : "" }, { "dropping-particle" : "", "family" : "Zheng", "given" : "Bo", "non-dropping-particle" : "", "parse-names" : false, "suffix" : "" }, { "dropping-particle" : "", "family" : "Zhu", "given" : "Qing", "non-dropping-particle" : "", "parse-names" : false, "suffix" : "" }, { "dropping-particle" : "", "family" : "Zhu", "given" : "Qiuan", "non-dropping-particle" : "", "parse-names" : false, "suffix" : "" }, { "dropping-particle" : "", "family" : "Zhuang", "given" : "Qianlai", "non-dropping-particle" : "", "parse-names" : false, "suffix" : "" } ], "container-title" : "Earth System Science Data", "id" : "ITEM-2", "issue" : "3", "issued" : { "date-parts" : [ [ "2020", "7", "15" ] ] }, "page" : "1561-1623", "publisher" : "Copernicus Publications", "title" : "The Global Methane Budget 2000\u20132017", "translator" : [ { "dropping-particle" : "", "family" : "G4846", "given" : "", "non-dropping-particle" : "", "parse-names" : false, "suffix" : "" } ], "type" : "article-journal", "volume" : "12" }, "uris" : [ "http://www.mendeley.com/documents/?uuid=9fd1b2c1-791e-4000-8630-343928294100" ] } ], "mendeley" : { "formattedCitation" : "(e.g., Saunois et al., 2016, 2020)", "plainTextFormattedCitation" : "(e.g., Saunois et al., 2016, 2020)", "previouslyFormattedCitation" : "(e.g., Saunois et al., 2016, 2020)" }, "properties" : { "noteIndex" : 0 }, "schema" : "https://github.com/citation-style-language/schema/raw/master/csl-citation.json" }</w:instrText>
      </w:r>
      <w:r w:rsidRPr="00EE0EA3">
        <w:rPr>
          <w:color w:val="000000"/>
          <w:lang w:val="en-GB"/>
        </w:rPr>
        <w:fldChar w:fldCharType="separate"/>
      </w:r>
      <w:r w:rsidR="00CB33A1">
        <w:rPr>
          <w:noProof/>
          <w:color w:val="000000"/>
          <w:lang w:val="en-GB"/>
        </w:rPr>
        <w:t>(e.g., Saunois et al., 2016, 2020)</w:t>
      </w:r>
      <w:r w:rsidRPr="00EE0EA3">
        <w:rPr>
          <w:color w:val="000000"/>
          <w:lang w:val="en-GB"/>
        </w:rPr>
        <w:fldChar w:fldCharType="end"/>
      </w:r>
      <w:r w:rsidRPr="00EE0EA3">
        <w:rPr>
          <w:lang w:val="en-GB"/>
        </w:rPr>
        <w:t xml:space="preserve"> but trends </w:t>
      </w:r>
      <w:r>
        <w:rPr>
          <w:lang w:val="en-GB"/>
        </w:rPr>
        <w:t xml:space="preserve">from the two methods </w:t>
      </w:r>
      <w:r w:rsidRPr="00EE0EA3">
        <w:rPr>
          <w:lang w:val="en-GB"/>
        </w:rPr>
        <w:t>are similar</w:t>
      </w:r>
      <w:r>
        <w:rPr>
          <w:lang w:val="en-GB"/>
        </w:rPr>
        <w:t xml:space="preserve"> and indicate </w:t>
      </w:r>
      <w:r w:rsidRPr="00EE0EA3">
        <w:rPr>
          <w:lang w:val="en-GB"/>
        </w:rPr>
        <w:t>continued growth (</w:t>
      </w:r>
      <w:r w:rsidRPr="00EE0EA3">
        <w:rPr>
          <w:i/>
          <w:lang w:val="en-GB"/>
        </w:rPr>
        <w:t>high confidence</w:t>
      </w:r>
      <w:r w:rsidRPr="00EE0EA3">
        <w:rPr>
          <w:lang w:val="en-GB"/>
        </w:rPr>
        <w:t xml:space="preserve">). Larger discrepancies exist at the sectoral and regional levels, </w:t>
      </w:r>
      <w:r>
        <w:rPr>
          <w:lang w:val="en-GB"/>
        </w:rPr>
        <w:t xml:space="preserve">notably </w:t>
      </w:r>
      <w:r w:rsidRPr="00EE0EA3">
        <w:rPr>
          <w:lang w:val="en-GB"/>
        </w:rPr>
        <w:t xml:space="preserve">for coal mining </w:t>
      </w:r>
      <w:r w:rsidRPr="00EE0EA3">
        <w:rPr>
          <w:lang w:val="en-GB"/>
        </w:rPr>
        <w:fldChar w:fldCharType="begin" w:fldLock="1"/>
      </w:r>
      <w:r w:rsidR="00D477C7">
        <w:rPr>
          <w:lang w:val="en-GB"/>
        </w:rPr>
        <w:instrText>ADDIN CSL_CITATION { "citationItems" : [ { "id" : "ITEM-1", "itemData" : { "DOI" : "10.1038/s41467-018-07891-7", "ISSN" : "2041-1723", "abstract" : "Anthropogenic methane emissions from China are likely greater than in any other country in the world. The largest fraction of China\u2019s anthropogenic emissions is attributable to coal mining, but these emissions may be changing; China enacted a suite of regulations for coal mine methane (CMM) drainage and utilization that came into full effect in 2010. Here, we use methane observations from the GOSAT satellite to evaluate recent trends in total anthropogenic and natural emissions from Asia with a particular focus on China. We find that emissions from China rose by 1.1\u2009\u00b1\u20090.4\u2009Tg\u2009CH4\u2009yr\u22121 from 2010 to 2015, culminating in total anthropogenic and natural emissions of 61.5\u2009\u00b1\u20092.7\u2009Tg\u2009CH4 in 2015. The observed trend is consistent with pre-2010 trends and is largely attributable to coal mining. These results indicate that China\u2019s CMM regulations have had no discernible impact on the continued increase in Chinese methane emissions.", "author" : [ { "dropping-particle" : "", "family" : "Miller", "given" : "Scot M", "non-dropping-particle" : "", "parse-names" : false, "suffix" : "" }, { "dropping-particle" : "", "family" : "Michalak", "given" : "Anna M", "non-dropping-particle" : "", "parse-names" : false, "suffix" : "" }, { "dropping-particle" : "", "family" : "Detmers", "given" : "Robert G", "non-dropping-particle" : "", "parse-names" : false, "suffix" : "" }, { "dropping-particle" : "", "family" : "Hasekamp", "given" : "Otto P", "non-dropping-particle" : "", "parse-names" : false, "suffix" : "" }, { "dropping-particle" : "", "family" : "Bruhwiler", "given" : "Lori M P", "non-dropping-particle" : "", "parse-names" : false, "suffix" : "" }, { "dropping-particle" : "", "family" : "Schwietzke", "given" : "Stefan", "non-dropping-particle" : "", "parse-names" : false, "suffix" : "" } ], "container-title" : "Nature Communications", "id" : "ITEM-1", "issue" : "1", "issued" : { "date-parts" : [ [ "2019" ] ] }, "page" : "303", "title" : "China\u2019s coal mine methane regulations have not curbed growing emissions", "translator" : [ { "dropping-particle" : "", "family" : "G3826", "given" : "", "non-dropping-particle" : "", "parse-names" : false, "suffix" : "" } ], "type" : "article-journal", "volume" : "10" }, "uris" : [ "http://www.mendeley.com/documents/?uuid=2330b343-e651-403d-9879-cf196e374d16" ] }, { "id" : "ITEM-2", "itemData" : { "DOI" : "10.5194/acp-16-14545-2016", "author" : [ { "dropping-particle" : "", "family" : "Peng", "given" : "S", "non-dropping-particle" : "", "parse-names" : false, "suffix" : "" }, { "dropping-particle" : "", "family" : "Piao", "given" : "S", "non-dropping-particle" : "", "parse-names" : false, "suffix" : "" }, { "dropping-particle" : "", "family" : "Bousquet", "given" : "P", "non-dropping-particle" : "", "parse-names" : false, "suffix" : "" }, { "dropping-particle" : "", "family" : "Ciais", "given" : "P", "non-dropping-particle" : "", "parse-names" : false, "suffix" : "" }, { "dropping-particle" : "", "family" : "Li", "given" : "B", "non-dropping-particle" : "", "parse-names" : false, "suffix" : "" }, { "dropping-particle" : "", "family" : "Lin", "given" : "X", "non-dropping-particle" : "", "parse-names" : false, "suffix" : "" }, { "dropping-particle" : "", "family" : "Tao", "given" : "S", "non-dropping-particle" : "", "parse-names" : false, "suffix" : "" }, { "dropping-particle" : "", "family" : "Wang", "given" : "Z", "non-dropping-particle" : "", "parse-names" : false, "suffix" : "" }, { "dropping-particle" : "", "family" : "Zhang", "given" : "Y", "non-dropping-particle" : "", "parse-names" : false, "suffix" : "" }, { "dropping-particle" : "", "family" : "Zhou", "given" : "F", "non-dropping-particle" : "", "parse-names" : false, "suffix" : "" } ], "container-title" : "Atmospheric Chemistry and Physics", "id" : "ITEM-2", "issue" : "22", "issued" : { "date-parts" : [ [ "2016" ] ] }, "page" : "14545-14562", "title" : "Inventory of anthropogenic methane emissions in mainland China from 1980 to 2010", "translator" : [ { "dropping-particle" : "", "family" : "G3630", "given" : "", "non-dropping-particle" : "", "parse-names" : false, "suffix" : "" } ], "type" : "article-journal", "volume" : "16" }, "uris" : [ "http://www.mendeley.com/documents/?uuid=a74a3aba-9b0d-4626-a65d-a9043f79c367" ] } ], "mendeley" : { "formattedCitation" : "(Peng et al., 2016; Miller et al., 2019)", "plainTextFormattedCitation" : "(Peng et al., 2016; Miller et al., 2019)", "previouslyFormattedCitation" : "(Peng et al., 2016; Miller et al., 2019)" }, "properties" : { "noteIndex" : 0 }, "schema" : "https://github.com/citation-style-language/schema/raw/master/csl-citation.json" }</w:instrText>
      </w:r>
      <w:r w:rsidRPr="00EE0EA3">
        <w:rPr>
          <w:lang w:val="en-GB"/>
        </w:rPr>
        <w:fldChar w:fldCharType="separate"/>
      </w:r>
      <w:r w:rsidR="00CB33A1">
        <w:rPr>
          <w:noProof/>
          <w:lang w:val="en-GB"/>
        </w:rPr>
        <w:t>(Peng et al., 2016; Miller et al., 2019)</w:t>
      </w:r>
      <w:r w:rsidRPr="00EE0EA3">
        <w:rPr>
          <w:lang w:val="en-GB"/>
        </w:rPr>
        <w:fldChar w:fldCharType="end"/>
      </w:r>
      <w:r w:rsidRPr="00EE0EA3">
        <w:rPr>
          <w:lang w:val="en-GB"/>
        </w:rPr>
        <w:t xml:space="preserve"> and </w:t>
      </w:r>
      <w:ins w:id="718" w:author="Lucy Cowie" w:date="2021-07-25T16:58:00Z">
        <w:r w:rsidR="00015AE1">
          <w:rPr>
            <w:lang w:val="en-GB"/>
          </w:rPr>
          <w:t xml:space="preserve">the </w:t>
        </w:r>
      </w:ins>
      <w:r w:rsidRPr="00EE0EA3">
        <w:rPr>
          <w:lang w:val="en-GB"/>
        </w:rPr>
        <w:t>oil and gas sector due to</w:t>
      </w:r>
      <w:ins w:id="719" w:author="Lucy Cowie" w:date="2021-07-25T16:59:00Z">
        <w:r w:rsidR="00015AE1">
          <w:rPr>
            <w:lang w:val="en-GB"/>
          </w:rPr>
          <w:t xml:space="preserve"> the</w:t>
        </w:r>
      </w:ins>
      <w:r w:rsidRPr="00EE0EA3">
        <w:rPr>
          <w:lang w:val="en-GB"/>
        </w:rPr>
        <w:t xml:space="preserve"> growth of unconventional production and higher loss estimates </w:t>
      </w:r>
      <w:r w:rsidRPr="00EE0EA3">
        <w:rPr>
          <w:lang w:val="en-GB"/>
        </w:rPr>
        <w:fldChar w:fldCharType="begin" w:fldLock="1"/>
      </w:r>
      <w:r w:rsidR="00D477C7">
        <w:rPr>
          <w:lang w:val="en-GB"/>
        </w:rPr>
        <w:instrText>ADDIN CSL_CITATION { "citationItems" : [ { "id" : "ITEM-1", "itemData" : { "DOI" : "10.1038/s41561-018-0073-0", "ISSN" : "1752-0908", "abstract" : "Ethane and propane are the most abundant non-methane hydrocarbons in the atmosphere. However, their emissions, atmospheric distribution, and trends in their atmospheric concentrations are insufficiently understood. Atmospheric model simulations using standard community emission inventories do not reproduce available measurements in the Northern Hemisphere. Here, we show that observations of pre-industrial and present-day ethane and propane can be reproduced in simulations with a detailed atmospheric chemistry transport model, provided that natural geologic emissions are taken into account and anthropogenic fossil fuel emissions are assumed to be two to three times higher than is indicated in current inventories. Accounting for these enhanced ethane and propane emissions results in simulated surface ozone concentrations that are 5\u201313% higher than previously assumed in some polluted regions in Asia. The improved correspondence with observed ethane and propane in model simulations with greater emissions suggests that the level of fossil (geologic\u2009+\u2009fossil fuel) methane emissions in current inventories may need re-evaluation.", "author" : [ { "dropping-particle" : "", "family" : "Dals\u00f8ren", "given" : "Stig B", "non-dropping-particle" : "", "parse-names" : false, "suffix" : "" }, { "dropping-particle" : "", "family" : "Myhre", "given" : "Gunnar", "non-dropping-particle" : "", "parse-names" : false, "suffix" : "" }, { "dropping-particle" : "", "family" : "Hodnebrog", "given" : "\u00d8ivind", "non-dropping-particle" : "", "parse-names" : false, "suffix" : "" }, { "dropping-particle" : "", "family" : "Myhre", "given" : "Cathrine Lund", "non-dropping-particle" : "", "parse-names" : false, "suffix" : "" }, { "dropping-particle" : "", "family" : "Stohl", "given" : "Andreas", "non-dropping-particle" : "", "parse-names" : false, "suffix" : "" }, { "dropping-particle" : "", "family" : "Pisso", "given" : "Ignacio", "non-dropping-particle" : "", "parse-names" : false, "suffix" : "" }, { "dropping-particle" : "", "family" : "Schwietzke", "given" : "Stefan", "non-dropping-particle" : "", "parse-names" : false, "suffix" : "" }, { "dropping-particle" : "", "family" : "H\u00f6glund-Isaksson", "given" : "Lena", "non-dropping-particle" : "", "parse-names" : false, "suffix" : "" }, { "dropping-particle" : "", "family" : "Helmig", "given" : "Detlev", "non-dropping-particle" : "", "parse-names" : false, "suffix" : "" }, { "dropping-particle" : "", "family" : "Reimann", "given" : "Stefan", "non-dropping-particle" : "", "parse-names" : false, "suffix" : "" }, { "dropping-particle" : "", "family" : "Sauvage", "given" : "St\u00e9phane", "non-dropping-particle" : "", "parse-names" : false, "suffix" : "" }, { "dropping-particle" : "", "family" : "Schmidbauer", "given" : "Norbert", "non-dropping-particle" : "", "parse-names" : false, "suffix" : "" }, { "dropping-particle" : "", "family" : "Read", "given" : "Katie A", "non-dropping-particle" : "", "parse-names" : false, "suffix" : "" }, { "dropping-particle" : "", "family" : "Carpenter", "given" : "Lucy J", "non-dropping-particle" : "", "parse-names" : false, "suffix" : "" }, { "dropping-particle" : "", "family" : "Lewis", "given" : "Alastair C", "non-dropping-particle" : "", "parse-names" : false, "suffix" : "" }, { "dropping-particle" : "", "family" : "Punjabi", "given" : "Shalini", "non-dropping-particle" : "", "parse-names" : false, "suffix" : "" }, { "dropping-particle" : "", "family" : "Wallasch", "given" : "Markus", "non-dropping-particle" : "", "parse-names" : false, "suffix" : "" } ], "container-title" : "Nature Geoscience", "id" : "ITEM-1", "issue" : "3", "issued" : { "date-parts" : [ [ "2018" ] ] }, "page" : "178-184", "title" : "Discrepancy between simulated and observed ethane and propane levels explained by underestimated fossil emissions", "translator" : [ { "dropping-particle" : "", "family" : "G3629", "given" : "", "non-dropping-particle" : "", "parse-names" : false, "suffix" : "" } ], "type" : "article-journal", "volume" : "11" }, "uris" : [ "http://www.mendeley.com/documents/?uuid=b9765fc3-96c6-4990-9273-f6a9d732806d" ] }, { "id" : "ITEM-2", "itemData" : { "DOI" : "10.1126/science.aar7204", "abstract" : "Considerable amounts of the greenhouse gas methane leak from the U.S. oil and natural gas supply chain. Alvarez et al. reassessed the magnitude of this leakage and found that in 2015, supply chain emissions were \u223c60% higher than the U.S. Environmental Protection Agency inventory estimate. They suggest that this discrepancy exists because current inventory methods miss emissions that occur during abnormal operating conditions. These data, and the methodology used to obtain them, could improve and verify international inventories of greenhouse gases and provide a better understanding of mitigation efforts outlined by the Paris Agreement.Science, this issue p. 186Methane emissions from the U.S. oil and natural gas supply chain were estimated by using ground-based, facility-scale measurements and validated with aircraft observations in areas accounting for ~30% of U.S. gas production. When scaled up nationally, our facility-based estimate of 2015 supply chain emissions is 13 \u00b1 2 teragrams per year, equivalent to 2.3% of gross U.S. gas production. This value is ~60% higher than the U.S. Environmental Protection Agency inventory estimate, likely because existing inventory methods miss emissions released during abnormal operating conditions. Methane emissions of this magnitude, per unit of natural gas consumed, produce radiative forcing over a 20-year time horizon comparable to the CO2 from natural gas combustion. Substantial emission reductions are feasible through rapid detection of the root causes of high emissions and deployment of less failure-prone systems.", "author" : [ { "dropping-particle" : "", "family" : "Alvarez", "given" : "Ram\u00f3n A", "non-dropping-particle" : "", "parse-names" : false, "suffix" : "" }, { "dropping-particle" : "", "family" : "Zavala-Araiza", "given" : "Daniel", "non-dropping-particle" : "", "parse-names" : false, "suffix" : "" }, { "dropping-particle" : "", "family" : "Lyon", "given" : "David R", "non-dropping-particle" : "", "parse-names" : false, "suffix" : "" }, { "dropping-particle" : "", "family" : "Allen", "given" : "David T", "non-dropping-particle" : "", "parse-names" : false, "suffix" : "" }, { "dropping-particle" : "", "family" : "Barkley", "given" : "Zachary R", "non-dropping-particle" : "", "parse-names" : false, "suffix" : "" }, { "dropping-particle" : "", "family" : "Brandt", "given" : "Adam R", "non-dropping-particle" : "", "parse-names" : false, "suffix" : "" }, { "dropping-particle" : "", "family" : "Davis", "given" : "Kenneth J", "non-dropping-particle" : "", "parse-names" : false, "suffix" : "" }, { "dropping-particle" : "", "family" : "Herndon", "given" : "Scott C", "non-dropping-particle" : "", "parse-names" : false, "suffix" : "" }, { "dropping-particle" : "", "family" : "Jacob", "given" : "Daniel J", "non-dropping-particle" : "", "parse-names" : false, "suffix" : "" }, { "dropping-particle" : "", "family" : "Karion", "given" : "Anna", "non-dropping-particle" : "", "parse-names" : false, "suffix" : "" }, { "dropping-particle" : "", "family" : "Kort", "given" : "Eric A", "non-dropping-particle" : "", "parse-names" : false, "suffix" : "" }, { "dropping-particle" : "", "family" : "Lamb", "given" : "Brian K", "non-dropping-particle" : "", "parse-names" : false, "suffix" : "" }, { "dropping-particle" : "", "family" : "Lauvaux", "given" : "Thomas", "non-dropping-particle" : "", "parse-names" : false, "suffix" : "" }, { "dropping-particle" : "", "family" : "Maasakkers", "given" : "Joannes D", "non-dropping-particle" : "", "parse-names" : false, "suffix" : "" }, { "dropping-particle" : "", "family" : "Marchese", "given" : "Anthony J", "non-dropping-particle" : "", "parse-names" : false, "suffix" : "" }, { "dropping-particle" : "", "family" : "Omara", "given" : "Mark", "non-dropping-particle" : "", "parse-names" : false, "suffix" : "" }, { "dropping-particle" : "", "family" : "Pacala", "given" : "Stephen W", "non-dropping-particle" : "", "parse-names" : false, "suffix" : "" }, { "dropping-particle" : "", "family" : "Peischl", "given" : "Jeff", "non-dropping-particle" : "", "parse-names" : false, "suffix" : "" }, { "dropping-particle" : "", "family" : "Robinson", "given" : "Allen L", "non-dropping-particle" : "", "parse-names" : false, "suffix" : "" }, { "dropping-particle" : "", "family" : "Shepson", "given" : "Paul B", "non-dropping-particle" : "", "parse-names" : false, "suffix" : "" }, { "dropping-particle" : "", "family" : "Sweeney", "given" : "Colm", "non-dropping-particle" : "", "parse-names" : false, "suffix" : "" }, { "dropping-particle" : "", "family" : "Townsend-Small", "given" : "Amy", "non-dropping-particle" : "", "parse-names" : false, "suffix" : "" }, { "dropping-particle" : "", "family" : "Wofsy", "given" : "Steven C", "non-dropping-particle" : "", "parse-names" : false, "suffix" : "" }, { "dropping-particle" : "", "family" : "Hamburg", "given" : "Steven P", "non-dropping-particle" : "", "parse-names" : false, "suffix" : "" } ], "container-title" : "Science", "id" : "ITEM-2", "issue" : "6398", "issued" : { "date-parts" : [ [ "2018", "7", "13" ] ] }, "page" : "186 LP  - 188", "title" : "Assessment of methane emissions from the U.S. oil and gas supply chain", "translator" : [ { "dropping-particle" : "", "family" : "G3827", "given" : "", "non-dropping-particle" : "", "parse-names" : false, "suffix" : "" } ], "type" : "article-journal", "volume" : "361" }, "uris" : [ "http://www.mendeley.com/documents/?uuid=30cdd0d2-4be1-4885-8a90-9836f15eb3ae" ] }, { "id" : "ITEM-3", "itemData" : { "DOI" : "10.1088/1748-9326/11/4/044010", "ISSN" : "17489326", "abstract" : "Sharp rises in the atmospheric abundance of ethane (C2H6) have been detected from 2009 onwards in the Northern Hemisphere as a result of the unprecedented growth in the exploitation of shale gas and tight oil reservoirs in North America. Using time series of C2H6 total columns derived from ground-based Fourier transform infrared (FTIR) observations made at five selected Network for the Detection of Atmospheric Composition Change sites, we characterize the recent C2H6 evolution and determine growth rates of \u223c5% yr-1 at mid-latitudes and of \u223c3% yr-1 at remote sites. Results from CAM-chem simulations with the Hemispheric Transport of Air Pollutants, Phase II bottom-up inventory for anthropogenic emissions are found to greatly underestimate the current C2H6 abundances. Doubling global emissions is required to reconcile the simulations and the observations prior to 2009. We further estimate that North American anthropogenic C2H6 emissions have increased from 1.6 Tg yr-1 in 2008 to 2.8 Tg yr-1 in 2014, i.e. by 75% over these six years. We also completed a second simulation with new top-down emissions of C2H6 from North American oil and gas activities, biofuel consumption and biomass burning, inferred from space-borne observations of methane (CH4) from Greenhouse Gases Observing SATellite. In this simulation, GEOS-Chem is able to reproduce FTIR measurements at the mid-latitudinal sites, underscoring the impact of the North American oil and gas development on the current C2H6 abundance. Finally we estimate that the North American oil and gas emissions of CH4, a major greenhouse gas, grew from 20 to 35 Tg yr-1 over the period 2008-2014, in association with the recent C2H6 rise.", "author" : [ { "dropping-particle" : "", "family" : "Franco", "given" : "B.", "non-dropping-particle" : "", "parse-names" : false, "suffix" : "" }, { "dropping-particle" : "", "family" : "Mahieu", "given" : "E.", "non-dropping-particle" : "", "parse-names" : false, "suffix" : "" }, { "dropping-particle" : "", "family" : "Emmons", "given" : "L. K.", "non-dropping-particle" : "", "parse-names" : false, "suffix" : "" }, { "dropping-particle" : "", "family" : "Tzompa-Sosa", "given" : "Z. A.", "non-dropping-particle" : "", "parse-names" : false, "suffix" : "" }, { "dropping-particle" : "V.", "family" : "Fischer", "given" : "E.", "non-dropping-particle" : "", "parse-names" : false, "suffix" : "" }, { "dropping-particle" : "", "family" : "Sudo", "given" : "K.", "non-dropping-particle" : "", "parse-names" : false, "suffix" : "" }, { "dropping-particle" : "", "family" : "Bovy", "given" : "B.", "non-dropping-particle" : "", "parse-names" : false, "suffix" : "" }, { "dropping-particle" : "", "family" : "Conway", "given" : "S.", "non-dropping-particle" : "", "parse-names" : false, "suffix" : "" }, { "dropping-particle" : "", "family" : "Griffin", "given" : "D.", "non-</w:instrText>
      </w:r>
      <w:r w:rsidR="00D477C7" w:rsidRPr="002A1EE0">
        <w:rPr>
          <w:rPrChange w:id="720" w:author="Clotilde Pean" w:date="2021-08-08T19:08:00Z">
            <w:rPr>
              <w:lang w:val="en-GB"/>
            </w:rPr>
          </w:rPrChange>
        </w:rPr>
        <w:instrText>dropping-particle" : "", "parse-names" : false, "suffix" : "" }, { "dropping-particle" : "", "family" : "Hannigan", "given" : "J. W.", "non-dropping-particle" : "", "parse-names" : false, "suffix" : "" }, { "dropping-particle" : "", "family" : "Strong", "given" : "K.", "non-dropping-particle" : "", "parse-names" : false, "suffix" : "" }, { "dropping-particle" : "", "family" : "Walker", "given" : "K. A.", "non-dropping-particle" : "", "parse-names" : false, "suffix" : "" } ], "container-title" : "Environmental Research Letters", "id" : "ITEM-3", "issue" : "4", "issued" : { "date-parts" : [ [ "2016" ] ] }, "title" : "Evaluating ethane and methane emissions associated with the development of oil and natural gas extraction in North America", "translator" : [ { "dropping-particle" : "", "family" : "G4060", "given" : "", "non-dropping-particle" : "", "parse-names" : false, "suffix" : "" } ], "type" : "article-journal", "volume" : "11" }, "uris" : [ "http://www.mendeley.com/documents/?uuid=35698584-74a3-4916-ae23-975357e12d68" ] } ], "mendeley" : { "formattedCitation" : "(Franco et al., 2016; Alvarez et al., 2018; Dals\u00f8ren et al., 2018)", "plainTextFormattedCitation" : "(Franco et al., 2016; Alvarez et al., 2018; Dals\u00f8ren et al., 2018)", "previouslyFormattedCitation" : "(Franco et al., 2016; Alvarez et al., 2018; Dals\u00f8ren et al., 2018)" }, "properties" : { "noteIndex" : 0 }, "schema" : "https://github.com/citation-style-language/schema/raw/master/csl-citation.json" }</w:instrText>
      </w:r>
      <w:r w:rsidRPr="00EE0EA3">
        <w:rPr>
          <w:lang w:val="en-GB"/>
        </w:rPr>
        <w:fldChar w:fldCharType="separate"/>
      </w:r>
      <w:r w:rsidR="00CB33A1">
        <w:rPr>
          <w:noProof/>
        </w:rPr>
        <w:t>(</w:t>
      </w:r>
      <w:ins w:id="721" w:author="Lucy Cowie" w:date="2021-07-25T17:25:00Z">
        <w:r w:rsidR="009E4026" w:rsidRPr="00C84B02">
          <w:rPr>
            <w:color w:val="000000"/>
          </w:rPr>
          <w:t>Section 5.2.2</w:t>
        </w:r>
        <w:r w:rsidR="009E4026">
          <w:rPr>
            <w:noProof/>
          </w:rPr>
          <w:t xml:space="preserve">; </w:t>
        </w:r>
      </w:ins>
      <w:r w:rsidR="00CB33A1">
        <w:rPr>
          <w:noProof/>
        </w:rPr>
        <w:t>Franco et al., 2016; Alvarez et al., 2018; Dalsøren et al., 2018</w:t>
      </w:r>
      <w:ins w:id="722" w:author="Lucy Cowie" w:date="2021-07-25T17:25:00Z">
        <w:r w:rsidR="009E4026">
          <w:rPr>
            <w:color w:val="000000"/>
          </w:rPr>
          <w:t>).</w:t>
        </w:r>
      </w:ins>
      <w:ins w:id="723" w:author="Lucy Cowie" w:date="2021-07-25T17:04:00Z">
        <w:r w:rsidR="00760066">
          <w:rPr>
            <w:color w:val="000000"/>
          </w:rPr>
          <w:t xml:space="preserve"> </w:t>
        </w:r>
      </w:ins>
      <w:del w:id="724" w:author="Lucy Cowie" w:date="2021-07-25T17:25:00Z">
        <w:r w:rsidR="00CB33A1" w:rsidDel="009E4026">
          <w:rPr>
            <w:noProof/>
          </w:rPr>
          <w:delText>)</w:delText>
        </w:r>
      </w:del>
      <w:r w:rsidRPr="00EE0EA3">
        <w:rPr>
          <w:lang w:val="en-GB"/>
        </w:rPr>
        <w:fldChar w:fldCharType="end"/>
      </w:r>
      <w:del w:id="725" w:author="Lucy Cowie" w:date="2021-07-25T17:04:00Z">
        <w:r w:rsidRPr="00C84B02" w:rsidDel="00760066">
          <w:delText xml:space="preserve"> (</w:delText>
        </w:r>
      </w:del>
      <w:del w:id="726" w:author="Lucy Cowie" w:date="2021-07-25T16:59:00Z">
        <w:r w:rsidRPr="00C84B02" w:rsidDel="00015AE1">
          <w:delText xml:space="preserve">see also </w:delText>
        </w:r>
      </w:del>
      <w:del w:id="727" w:author="Lucy Cowie" w:date="2021-07-25T17:04:00Z">
        <w:r w:rsidRPr="00C84B02" w:rsidDel="00760066">
          <w:rPr>
            <w:color w:val="000000"/>
          </w:rPr>
          <w:delText>Section 5.2.2)</w:delText>
        </w:r>
      </w:del>
      <w:del w:id="728" w:author="Lucy Cowie" w:date="2021-07-25T17:25:00Z">
        <w:r w:rsidRPr="00C84B02" w:rsidDel="009E4026">
          <w:rPr>
            <w:color w:val="000000"/>
          </w:rPr>
          <w:delText>.</w:delText>
        </w:r>
      </w:del>
      <w:r w:rsidRPr="00C84B02">
        <w:rPr>
          <w:color w:val="000000"/>
        </w:rPr>
        <w:t xml:space="preserve"> </w:t>
      </w:r>
    </w:p>
    <w:p w14:paraId="3CB99155" w14:textId="77777777" w:rsidR="00A05B04" w:rsidRPr="00C84B02" w:rsidRDefault="00A05B04" w:rsidP="00D5630D">
      <w:pPr>
        <w:pStyle w:val="AR6BodyText"/>
        <w:rPr>
          <w:color w:val="000000"/>
        </w:rPr>
      </w:pPr>
    </w:p>
    <w:p w14:paraId="36094DAF" w14:textId="2C6932F6" w:rsidR="00A05B04" w:rsidRPr="00EE0EA3" w:rsidRDefault="00A05B04" w:rsidP="00D5630D">
      <w:pPr>
        <w:pStyle w:val="AR6BodyText"/>
        <w:rPr>
          <w:color w:val="000000"/>
          <w:lang w:val="en-GB"/>
        </w:rPr>
      </w:pPr>
      <w:r w:rsidRPr="00EE0EA3">
        <w:rPr>
          <w:color w:val="000000"/>
          <w:lang w:val="en-GB"/>
        </w:rPr>
        <w:lastRenderedPageBreak/>
        <w:t>Agricultural production (livestock and mineral nitrogen fertilizer application) is the primar</w:t>
      </w:r>
      <w:del w:id="729" w:author="Lucy Cowie" w:date="2021-07-25T17:02:00Z">
        <w:r w:rsidRPr="00EE0EA3" w:rsidDel="00C4476A">
          <w:rPr>
            <w:color w:val="000000"/>
            <w:lang w:val="en-GB"/>
          </w:rPr>
          <w:delText>il</w:delText>
        </w:r>
      </w:del>
      <w:r w:rsidRPr="00EE0EA3">
        <w:rPr>
          <w:color w:val="000000"/>
          <w:lang w:val="en-GB"/>
        </w:rPr>
        <w:t>y source of ammonia</w:t>
      </w:r>
      <w:r>
        <w:rPr>
          <w:color w:val="000000"/>
          <w:lang w:val="en-GB"/>
        </w:rPr>
        <w:t xml:space="preserve"> </w:t>
      </w:r>
      <w:r w:rsidRPr="00EE0EA3">
        <w:rPr>
          <w:color w:val="000000"/>
          <w:lang w:val="en-GB"/>
        </w:rPr>
        <w:t>in the atmosphere with more than half of present</w:t>
      </w:r>
      <w:ins w:id="730" w:author="Lucy Cowie" w:date="2021-07-25T17:02:00Z">
        <w:r w:rsidR="00695209">
          <w:rPr>
            <w:color w:val="000000"/>
            <w:lang w:val="en-GB"/>
          </w:rPr>
          <w:t>-</w:t>
        </w:r>
      </w:ins>
      <w:del w:id="731" w:author="Lucy Cowie" w:date="2021-07-25T17:02:00Z">
        <w:r w:rsidRPr="00EE0EA3" w:rsidDel="00695209">
          <w:rPr>
            <w:color w:val="000000"/>
            <w:lang w:val="en-GB"/>
          </w:rPr>
          <w:delText xml:space="preserve"> </w:delText>
        </w:r>
      </w:del>
      <w:r w:rsidRPr="00EE0EA3">
        <w:rPr>
          <w:color w:val="000000"/>
          <w:lang w:val="en-GB"/>
        </w:rPr>
        <w:t xml:space="preserve">day emissions originating in Asia </w:t>
      </w:r>
      <w:commentRangeStart w:id="732"/>
      <w:r w:rsidRPr="00EE0EA3">
        <w:rPr>
          <w:color w:val="000000"/>
          <w:lang w:val="en-GB"/>
        </w:rPr>
        <w:fldChar w:fldCharType="begin" w:fldLock="1"/>
      </w:r>
      <w:r w:rsidR="00D477C7">
        <w:rPr>
          <w:color w:val="000000"/>
          <w:lang w:val="en-GB"/>
        </w:rPr>
        <w:instrText>ADDIN CSL_CITATION { "citationItems" : [ { "id" : "ITEM-1", "itemData" : { "DOI" : "10.5194/gmd-11-369-2018", "ISBN" : "1991-962X", "ISSN" : "19919603", "abstract" : "We present a new data set of annual historical (1750\u20132014) anthropogenic chemically reactive gases (CO, CH4, NH3, NOx, SO2, NMVOCs), carbonaceous aerosols (black carbon \u2013 BC, and organic carbon \u2013 OC), and CO2 developed with the Community Emissions Data System (CEDS). We improve upon existing inventories with a more consistent and reproducible methodology applied to all emission species, updated emission factors, and recent estimates through 2014. The data system relies on existing energy consumption data sets and regional and country-specific inventories to produce trends over recent decades. All emission species are consistently estimated using the same activity data over all time periods. Emissions are provided on an annual basis at the level of country and sector and gridded with monthly seasonality. These estimates are comparable to, but generally slightly higher than, existing global inventories. Emissions over the most recent years are more uncertain, particularly in low- and middle-income regions where country-specific emission inventories are less available. Future work will involve refining and updating these emission estimates, estimating emissions' uncertainty, and publication of the system as open-source software.", "author" : [ { "dropping-particle" : "", "family" : "Hoesly", "given" : "Rachel M.", "non-dropping-particle" : "", "parse-names" : false, "suffix" : "" }, { "dropping-particle" : "", "family" : "Smith", "given" : "Steven J.", "non-dropping-particle" : "", "parse-names" : false, "suffix" : "" }, { "dropping-particle" : "", "family" : "Feng", "given" : "Leyang", "non-dropping-particle" : "", "parse-names" : false, "suffix" : "" }, { "dropping-particle" : "", "family" : "Klimont", "given" : "Zbigniew", "non-dropping-particle" : "", "parse-names" : false, "suffix" : "" }, { "dropping-particle" : "", "family" : "Janssens-Maenhout", "given" : "Greet", "non-dropping-particle" : "", "parse-names" : false, "suffix" : "" }, { "dropping-particle" : "", "family" : "Pitkanen", "given" : "Tyler", "non-dropping-particle" : "", "parse-names" : false, "suffix" : "" }, { "dropping-particle" : "", "family" : "Seibert", "given" : "Jonathan J.", "non-dropping-particle" : "", "parse-names" : false, "suffix" : "" }, { "dropping-particle" : "", "family" : "Vu", "given" : "Linh", "non-dropping-particle" : "", "parse-names" : false, "suffix" : "" }, { "dropping-particle" : "", "family" : "Andres", "given" : "Robert J.", "non-dropping-particle" : "", "parse-names" : false, "suffix" : "" }, { "dropping-particle" : "", "family" : "Bolt", "given" : "Ryan M.", "non-dropping-particle" : "", "parse-names" : false, "suffix" : "" }, { "dropping-particle" : "", "family" : "Bond", "given" : "Tami C.", "non-dropping-particle" : "", "parse-names" : false, "suffix" : "" }, { "dropping-particle" : "", "family" : "Dawidowski", "given" : "Laura", "non-dropping-particle" : "", "parse-names" : false, "suffix" : "" }, { "dropping-particle" : "", "family" : "Kholod", "given" : "Nazar", "non-dropping-particle" : "", "parse-names" : false, "suffix" : "" }, { "dropping-particle" : "", "family" : "Kurokawa", "given" : "June Ichi", "non-dropping-particle" : "", "parse-names" : false, "suffix" : "" }, { "dropping-particle" : "", "family" : "Li", "given" : "Meng", "non-dropping-particle" : "", "parse-names" : false, "suffix" : "" }, { "dropping-particle" : "", "family" : "Liu", "given" : "Liang", "non-dropping-particle" : "", "parse-names" : false, "suffix" : "" }, { "dropping-particle" : "", "family" : "Lu", "given" : "Zifeng", "non-dropping-particle" : "", "parse-names" : false, "suffix" : "" }, { "dropping-particle" : "", "family" : "Moura", "given" : "Maria C.P.", "non-dropping-particle" : "", "parse-names" : false, "suffix" : "" }, { "dropping-particle" : "", "family" : "O'Rourke", "given" : "Patrick R.", "non-dropping-particle" : "", "parse-names" : false, "suffix" : "" }, { "dropping-particle" : "", "family" : "Zhang", "given" : "Qiang", "non-dropping-particle" : "", "parse-names" : false, "suffix" : "" } ], "container-title" : "Geoscientific Model Development", "id" : "ITEM-1", "issue" : "1", "issued" : { "date-parts" : [ [ "2018" ] ] }, "page" : "369-408", "title" : "Historical (1750-2014) anthropogenic emissions of reactive gases and aerosols from the Community Emissions Data System (CEDS)", "translator" : [ { "dropping-particle" : "", "family" : "G2885", "given" : "", "non-dropping-particle" : "", "parse-names" : false, "suffix" : "" } ], "type" : "article-journal", "volume" : "11" }, "uris" : [ "http://www.mendeley.com/documents/?uuid=2bf2fa68-b7ee-423d-bfbd-d77a4390d45e" ] }, { "id" : "ITEM-2", "itemData" : { "DOI" : "10.2904/JRC_DATASET_EDGAR", "URL" : "https://edgar.jrc.ec.europa.eu/overview.php?v=50_AP", "author" : [ { "dropping-particle" : "", "family" : "EC-JRC / PBL", "given" : "", "non-dropping-particle" : "", "parse-names" : false, "suffix" : "" } ], "id" : "ITEM-2", "issued" : { "date-parts" : [ [ "2020" ] ] }, "publisher" : "European Commission, Joint Research Centre (EC-JRC) / Netherlands Environmental Assessment Agency (PBL)", "title" : "EDGAR v5.0 Global Air Pollutant Emissions", "translator" : [ { "dropping-particle" : "", "family" : "G5100", "given" : "Rt17", "non-dropping-particle" : "", "parse-names" : false, "suffix" : "" } ], "type" : "webpage" }, "prefix" : "Figure 6.3, ", "uris" : [ "http://www.mendeley.com/documents/?uuid=7abd2860-cb27-4ce0-a429-5ff056678316" ] }, { "id" : "ITEM-3", "itemData" : { "DOI" : "10.5194/gmd-13-4459-2020", "author" : [ { "dropping-particle" : "", "family" : "Vira", "given" : "J", "non-dropping-particle" : "",</w:instrText>
      </w:r>
      <w:r w:rsidR="00D477C7" w:rsidRPr="002A1EE0">
        <w:rPr>
          <w:color w:val="000000"/>
          <w:rPrChange w:id="733" w:author="Clotilde Pean" w:date="2021-08-08T19:08:00Z">
            <w:rPr>
              <w:color w:val="000000"/>
              <w:lang w:val="en-GB"/>
            </w:rPr>
          </w:rPrChange>
        </w:rPr>
        <w:instrText xml:space="preserve"> "parse-names" : false, "suffix" : "" }, { "dropping-particle" : "", "family" : "Hess", "given" : "P", "non-dropping-particle" : "", "parse-names" : false, "suffix" : "" }, { "dropping-particle" : "", "family" : "Melkonian", "given" : "J", "non-dropping-particle" : "", "parse-names" : false, "suffix" : "" }, { "dropping-particle" : "", "family" : "Wieder", "given" : "W R", "non-dropping-particle" : "", "parse-names" : false, "suffix" : "" } ], "container-title" : "Geoscientific Model Development", "id" : "ITEM-3", "issue" : "9", "issued" : { "date-parts" : [ [ "2020" ] ] }, "page" : "4459-4490", "title" : "An improved mechanistic model for ammonia volatilization in Earth system models: Flow of Agricultural Nitrogen version 2 (FANv2)", "translator" : [ { "dropping-particle" : "", "family" : "G5274", "given" : "", "non-dropping-particle" : "", "parse-names" : false, "suffix" : "" } ], "type" : "article-journal", "volume" : "13" }, "uris" : [ "http://www.mendeley.com/documents/?uuid=7c1c024b-80cf-4ab6-bce2-49b91699366e" ] } ], "mendeley" : { "formattedCitation" : "(Hoesly et al., 2018; Figure 6.3, EC-JRC / PBL, 2020; Vira et al., 2020)", "plainTextFormattedCitation" : "(Hoesly et al., 2018; Figure 6.3, EC-JRC / PBL, 2020; Vira et al., 2020)", "previouslyFormattedCitation" : "(Hoesly et al., 2018; Figure 6.3, EC-JRC / PBL, 2020; Vira et al., 2020)" }, "properties" : { "noteIndex" : 0 }, "schema" : "https://github.com/citation-style-language/schema/raw/master/csl-citation.json" }</w:instrText>
      </w:r>
      <w:r w:rsidRPr="00EE0EA3">
        <w:rPr>
          <w:color w:val="000000"/>
          <w:lang w:val="en-GB"/>
        </w:rPr>
        <w:fldChar w:fldCharType="separate"/>
      </w:r>
      <w:r w:rsidR="00CB33A1">
        <w:rPr>
          <w:noProof/>
          <w:color w:val="000000"/>
        </w:rPr>
        <w:t>(Hoesly et al., 2018; Figure 6.3, EC-JRC / PBL, 2020; Vira et al., 2020)</w:t>
      </w:r>
      <w:r w:rsidRPr="00EE0EA3">
        <w:rPr>
          <w:color w:val="000000"/>
          <w:lang w:val="en-GB"/>
        </w:rPr>
        <w:fldChar w:fldCharType="end"/>
      </w:r>
      <w:commentRangeEnd w:id="732"/>
      <w:r w:rsidR="00CB33A1">
        <w:rPr>
          <w:rStyle w:val="Marquedecommentaire"/>
        </w:rPr>
        <w:commentReference w:id="732"/>
      </w:r>
      <w:r w:rsidRPr="00C84B02">
        <w:rPr>
          <w:color w:val="000000"/>
        </w:rPr>
        <w:t xml:space="preserve">. </w:t>
      </w:r>
      <w:r w:rsidRPr="00EE0EA3">
        <w:rPr>
          <w:color w:val="000000"/>
          <w:lang w:val="en-GB"/>
        </w:rPr>
        <w:t>NH</w:t>
      </w:r>
      <w:r w:rsidRPr="00EE0EA3">
        <w:rPr>
          <w:color w:val="000000"/>
          <w:vertAlign w:val="subscript"/>
          <w:lang w:val="en-GB"/>
        </w:rPr>
        <w:t>3</w:t>
      </w:r>
      <w:r w:rsidRPr="00EE0EA3">
        <w:rPr>
          <w:color w:val="000000"/>
          <w:lang w:val="en-GB"/>
        </w:rPr>
        <w:t xml:space="preserve"> emissions are estimated to have grown strongly since 1850, especially since 1950</w:t>
      </w:r>
      <w:ins w:id="734" w:author="Lucy Cowie" w:date="2021-07-25T17:03:00Z">
        <w:r w:rsidR="00C65601">
          <w:rPr>
            <w:color w:val="000000"/>
            <w:lang w:val="en-GB"/>
          </w:rPr>
          <w:t>,</w:t>
        </w:r>
      </w:ins>
      <w:r w:rsidRPr="00EE0EA3">
        <w:rPr>
          <w:color w:val="000000"/>
          <w:lang w:val="en-GB"/>
        </w:rPr>
        <w:t xml:space="preserve"> </w:t>
      </w:r>
      <w:r>
        <w:rPr>
          <w:color w:val="000000"/>
          <w:lang w:val="en-GB"/>
        </w:rPr>
        <w:t xml:space="preserve">driven by </w:t>
      </w:r>
      <w:r w:rsidRPr="00EE0EA3">
        <w:rPr>
          <w:color w:val="000000"/>
          <w:lang w:val="en-GB"/>
        </w:rPr>
        <w:t>continuously increasing livestock production, widespread application of mineral nitrogen fertilizers</w:t>
      </w:r>
      <w:ins w:id="735" w:author="Lucy Cowie" w:date="2021-07-25T17:03:00Z">
        <w:r w:rsidR="00C65601">
          <w:rPr>
            <w:color w:val="000000"/>
            <w:lang w:val="en-GB"/>
          </w:rPr>
          <w:t>,</w:t>
        </w:r>
      </w:ins>
      <w:r w:rsidRPr="00EE0EA3">
        <w:rPr>
          <w:color w:val="000000"/>
          <w:lang w:val="en-GB"/>
        </w:rPr>
        <w:t xml:space="preserve"> and lack of action to control ammonia</w:t>
      </w:r>
      <w:ins w:id="736" w:author="Lucy Cowie" w:date="2021-07-26T13:08:00Z">
        <w:r w:rsidR="007A0BCD">
          <w:rPr>
            <w:color w:val="000000"/>
            <w:lang w:val="en-GB"/>
          </w:rPr>
          <w:t xml:space="preserve"> </w:t>
        </w:r>
        <w:r w:rsidR="007A0BCD" w:rsidRPr="00EE0EA3">
          <w:rPr>
            <w:lang w:val="en-GB"/>
          </w:rPr>
          <w:t>(</w:t>
        </w:r>
        <w:r w:rsidR="007A0BCD" w:rsidRPr="00EE0EA3">
          <w:rPr>
            <w:i/>
            <w:lang w:val="en-GB"/>
          </w:rPr>
          <w:t>high confidence</w:t>
        </w:r>
        <w:r w:rsidR="007A0BCD" w:rsidRPr="00EE0EA3">
          <w:rPr>
            <w:lang w:val="en-GB"/>
          </w:rPr>
          <w:t>)</w:t>
        </w:r>
      </w:ins>
      <w:r w:rsidRPr="00EE0EA3">
        <w:rPr>
          <w:color w:val="000000"/>
          <w:lang w:val="en-GB"/>
        </w:rPr>
        <w:t xml:space="preserve"> </w:t>
      </w:r>
      <w:r w:rsidRPr="00EE0EA3">
        <w:rPr>
          <w:lang w:val="en-GB"/>
        </w:rPr>
        <w:fldChar w:fldCharType="begin" w:fldLock="1"/>
      </w:r>
      <w:r w:rsidR="00D477C7">
        <w:rPr>
          <w:lang w:val="en-GB"/>
        </w:rPr>
        <w:instrText>ADDIN CSL_CITATION { "citationItems" : [ { "id" : "ITEM-1", "itemData" : { "DOI" : "10.1038/ngeo325", "ISSN" : "17520894", "author" : [ { "dropping-particle" : "", "family" : "Erisman", "given" : "J.W.", "non-dropping-particle" : "", "parse-names" : false, "suffix" : "" }, { "dropping-particle" : "", "family" : "Sutton", "given" : "M.A.", "non-dropping-particle" : "", "parse-names" : false, "suffix" : "" }, { "dropping-particle" : "", "family" : "Galloway", "given" : "J.", "non-dropping-particle" : "", "parse-names" : false, "suffix" : "" }, { "dropping-particle" : "", "family" : "Klimont", "given" : "Z.", "non-dropping-particle" : "", "parse-names" : false, "suffix" : "" }, { "dropping-particle" : "", "family" : "Winiwarter", "given" : "W.", "non-dropping-particle" : "", "parse-names" : false, "suffix" : "" } ], "container-title" : "Nature Geoscience", "id" : "ITEM-1", "issue" : "10", "issued" : { "date-parts" : [ [ "2008" ] ] }, "title" : "How a century of ammonia synthesis changed the world", "translator" : [ { "dropping-particle" : "", "family" : "G3825", "given" : "", "non-dropping-particle" : "", "parse-names" : false, "suffix" : "" } ], "type" : "article-journal", "volume" : "1" }, "uris" : [ "http://www.mendeley.com/documents/?uuid=1053a51e-e1a1-4042-a445-d8dfe56881e1" ] }, { "id" : "ITEM-2", "itemData" : { "DOI" : "10.5194/bg-13-3397-2016", "author" : [ { "dropping-particle" : "", "family" : "Riddick", "given" : "S", "non-dropping-particle" : "", "parse-names" : false, "suffix" : "" }, { "dropping-particle" : "", "family" : "Ward", "given" : "D", "non-dropping-particle" : "", "parse-names" : false, "suffix" : "" }, { "dropping-particle" : "", "family" : "Hess", "given" : "P", "non-dropping-particle" : "", "parse-names" : false, "suffix" : "" }, { "dropping-particle" : "", "family" : "Mahowald", "given" : "N", "non-dropping-particle" : "", "parse-names" : false, "suffix" : "" }, { "dropping-particle" : "", "family" : "Massad", "given" : "R", "non-dropping-particle" : "", "parse-names" : false, "suffix" : "" }, { "dropping-particle" : "", "family" : "Holland", "given" : "E", "non-dropping-particle" : "", "parse-names" : false, "suffix" : "" } ], "container-title" : "Biogeosciences", "id" : "ITEM-2", "issue" : "11", "issued" : { "date-parts" : [ [ "2016" ] ] }, "page" : "3397-3426", "title" : "Estimate of changes in agricultural terrestrial nitrogen pathways and ammonia emissions from 1850 to present in the\\hack{\\newline} Community Earth System Model", "translator" : [ { "dropping-particle" : "", "family" : "G5277", "given" : "", "non-dropping-particle" : "", "parse-names" : false, "suffix" : "" } ], "type" : "article-journal", "volume" : "13" }, "uris" : [ "http://www.mendeley.com/documents/?uuid=3aaaee19-74ec-4756-a543-00533b4c3438" ] }, { "id" : "ITEM-3", "itemData" : { "DOI" : "10.5194/gmd-11-369-2018", "ISBN" : "1991-962X", "ISSN" : "19919603", "abstract" : "We present a new data set of annual historical (1750\u20132014) anthropogenic chemically reactive gases (CO, CH4, NH3, NOx, SO2, NMVOCs), carbonaceous aerosols (black carbon \u2013 BC, and organic carbon \u2013 OC), and CO2 developed with the Community Emissions Data System (CEDS). We improve upon existing inventories with a more consistent and reproducible methodology applied to all emission species, updated emission factors, and recent estimates through 2014. The data system relies on existing energy consumption data sets and regional and country-specific inventories to produce trends over recent decades. All emission species are consistently estimated using the same activity data over all time periods. Emissions are provided on an annual basis at the level of country and sector and gridded with monthly seasonality. These estimates are comparable to, but generally slightly higher than, existing global inventories. Emissions over the most recent years are more uncertain, particularly in low- and middle-income regions where country-specific emission inventories are less available. Future work will involve refining and updating these emission estimates, estimating emissions' uncertainty, and publication of the system as open-source software.", "author" : [ { "dropping-particle" : "", "family" : "Hoesly", "given" : "Rachel M.", "non-dropping-particle" : "", "parse-names" : false, "suffix" : "" }, { "dropping-particle" : "", "family" : "Smith", "given" : "Steven J.", "non-dropping-particle" : "", "parse-names" : false, "suffix" : "" }, { "dropping-particle" : "", "family" : "Feng", "given" : "Leyang", "non-dropping-particle" : "", "parse-names" : false, "suffix" : "" }, { "dropping-particle" : "", "family" : "Klimont", "given" : "Zbigniew", "non-dropping-particle" : "", "parse-names" : false, "suffix" : "" }, { "dropping-particle" : "", "family" : "Janssens-Maenhout", "given" : "Greet", "non-dropping-particle" : "", "parse-names" : false, "suffix" : "" }, { "dropping-particle" : "", "family" : "Pitkanen", "given" : "Tyler", "non-dropping-particle" : "", "parse-names" : false, "suffix" : "" }, { "dropping-particle" : "", "family" : "Seibert", "given" : "Jonathan J.", "non-dropping-particle" : "", "parse-names" : false, "suffix" : "" }, { "dropping-particle" : "", "family" : "Vu", "given" : "Linh", "non-dropping-particle" : "", "parse-names" : false, "suffix" : "" }, { "dropping-particle" : "", "family" : "Andres", "given" : "Robert J.", "non-dropping-particle" : "", "parse-names" : false, "suffix" : "" }, { "dropping-particle" : "", "family" : "Bolt", "given" : "Ryan M.", "non-dropping-particle" : "", "parse-names" : false, "suffix" : "" }, { "dropping-particle" : "", "family" : "Bond", "given" : "Tami C.", "non-dropping-particle" : "", "parse-names" : false, "suffix" : "" }, { "dropping-particle" : "", "family" : "Dawidowski", "given" : "Laura", "non-dropping-particle" : "", "parse-names" : false, "suffix" : "" }, { "dropping-particle" : "", "family" : "Kholod", "given" : "Nazar", "non-dropping-particle" : "", "parse-names" : false, "suffix" : "" }, { "dropping-particle" : "", "family" : "Kurokawa", "given" : "June Ichi", "non-dropping-particle" : "", "parse-names" : false, "suffix" : "" }, { "dropping-particle" : "", "family" : "Li", "given" : "Meng", "non-dropping-particle" : "", "parse-names" : false, "suffix" : "" }, { "dropping-particle" : "", "family" : "Liu", "given" : "Liang", "non-dropping-particle" : "", "parse-names" : false, "suffix" : "" }, { "dropping-particle" : "", "family" : "Lu", "given" : "Zifeng", "non-dropping-particle" : "", "parse-names" : false, "suffix" : "" }, { "dropping-particle" : "", "family" : "Moura", "given" : "Maria C.P.", "non-dropping-particle" : "", "parse-names" : false, "suffix" : "" }, { "dropping-particle" : "", "family" : "O'Rourke", "given" : "Patrick R.", "non-dropping-particle" : "", "parse-names" : false, "suffix" : "" }, { "dropping-particle" : "", "family" : "Zhang", "given" : "Qiang", "non-dropping-particle" : "", "parse-names" : false, "suffix" : "" } ], "container-title" : "Geoscientific Model Development", "id" : "ITEM-3", "issue" : "1", "issued" : { "date-parts" : [ [ "2018" ] ] }, "page" : "369-408", "title" : "Historical (1750-2014) anthropogenic emissions of reactive gases and aerosols from the Community Emissions Data System (CEDS)", "translator" : [ { "dropping-particle" : "", "family" : "G2885", "given" : "", "non-dropping-particle" : "", "parse-names" : false, "suffix" : "" } ], "type" : "article-journal", "volume" : "11" }, "uris" : [ "http://www.mendeley.com/documents/?uuid=2bf2fa68-b7ee-423d-bfbd-d77a4390d45e" ] }, { "id" : "ITEM-4", "itemData" : { "DOI" : "10.1098/rsta.2019.0314", "author" : [ { "dropping-particle" : "", "family" : "Fowler", "given" : "David", "non-dropping-particle" : "", "parse-names" : false, "suffix" : "" }, { "dropping-particle" : "", "family" : "Brimblecombe", "given" : "Peter", "non-dropping-particle" : "", "parse-names" : false, "suffix" : "" }, { "dropping-particle" : "", "family" : "Burrows", "given" : "John", "non-dropping-particle" : "", "parse-names" : false, "suffix" : "" }, { "dropping-particle" : "", "family" : "Heal", "given" : "Mathew R", "non-dropping-particle" : "", "parse-names" : false, "suffix" : "" }, { "dropping-particle" : "", "family" : "Grennfelt", "given" : "Peringe", "non-dropping-particle" : "", "parse-names" : false, "suffix" : "" }, { "dropping-particle" : "", "family" : "Stevenson", "given" : "David S", "non-dropping-particle" : "", "parse-names" : false, "suffix" : "" }, { "dropping-particle" : "", "family" : "Jowett", "given" : "Alan", "non-dropping-particle" : "", "parse-names" : false, "suffix" : "" }, { "dropping-particle" : "", "family" : "Nemitz", "given" : "Eiko", "non-dropping-particle" : "", "parse-names" : false, "suffix" : "" }, { "dropping-particle" : "", "family" : "Coyle", "given" : "Mhairi", "non-dropping-particle" : "", "parse-names" : false, "suffix" : "" }, { "dropping-particle" : "", "family" : "Lui", "given" : "Xuejun", "non-dropping-particle" : "", "parse-names" : false, "suffix" : "" }, { "dropping-particle" : "", "family" : "Chang", "given" : "Yunhua", "non-dropping-particle" : "", "parse-names" : false, "suffix" : "" }, { "dropping-particle" : "", "family" : "Fuller", "given" : "Gary W", "non-dropping-particle" : "", "parse-names" : false, "suffix" : "" }, { "dropping-particle" : "", "family" : "Sutton", "given" : "Mark A", "non-dropping-particle" : "", "parse-names" : false, "suffix" : "" }, { "dropping-particle" : "", "family" : "Klimont", "given" : "Zbigniew", "non-</w:instrText>
      </w:r>
      <w:r w:rsidR="00D477C7" w:rsidRPr="002A1EE0">
        <w:rPr>
          <w:rPrChange w:id="737" w:author="Clotilde Pean" w:date="2021-08-08T19:08:00Z">
            <w:rPr>
              <w:lang w:val="en-GB"/>
            </w:rPr>
          </w:rPrChange>
        </w:rPr>
        <w:instrText>dropping-particle" : "", "parse-names" : false, "suffix" : "" }, { "dropping-particle" : "", "family" : "Unsworth", "given" : "Mike H", "non-dropping-particle" : "", "parse-names" : false, "suffix" : "" }, { "dropping-particle" : "", "family" : "Vieno", "given" : "Massimo", "non-dropping-particle" : "", "parse-names" : false, "suffix" : "" } ], "container-title" : "Philosophical Transactions of the Royal Society A: Mathematical, Physical and Engineering Sciences", "id" : "ITEM-4", "issue" : "2183", "issued" : { "date-parts" : [ [ "2020", "10", "30" ] ] }, "note" : "doi: 10.1098/rsta.2019.0314", "page" : "20190314", "publisher" : "Royal Society", "title" : "A chronology of global air quality", "translator" : [ { "dropping-particle" : "", "family" : "G5276", "given" : "", "non-dropping-particle" : "", "parse-names" : false, "suffix" : "" } ], "type" : "article-journal", "volume" : "378" }, "uris" : [ "http://www.mendeley.com/documents/?uuid=ff06ab04-d863-4ca0-a8fd-2b1c7dc3129f" ] } ], "mendeley" : { "formattedCitation" : "(Erisman et al., 2008; Riddick et al., 2016; Hoesly et al., 2018; Fowler et al., 2020)", "plainTextFormattedCitation" : "(Erisman et al., 2008; Riddick et al., 2016; Hoesly et al., 2018; Fowler et al., 2020)", "previouslyFormattedCitation" : "(Erisman et al., 2008; Riddick et al., 2016; Hoesly et al., 2018; Fowler et al., 2020)" }, "properties" : { "noteIndex" : 0 }, "schema" : "https://github.com/citation-style-language/schema/raw/master/csl-citation.json" }</w:instrText>
      </w:r>
      <w:r w:rsidRPr="00EE0EA3">
        <w:rPr>
          <w:lang w:val="en-GB"/>
        </w:rPr>
        <w:fldChar w:fldCharType="separate"/>
      </w:r>
      <w:r w:rsidR="00CB33A1" w:rsidRPr="002A1EE0">
        <w:rPr>
          <w:noProof/>
          <w:rPrChange w:id="738" w:author="Clotilde Pean" w:date="2021-08-08T19:08:00Z">
            <w:rPr>
              <w:noProof/>
              <w:lang w:val="en-GB"/>
            </w:rPr>
          </w:rPrChange>
        </w:rPr>
        <w:t>(Erisman et al., 2008; Riddick et al., 2016; Hoesly et al., 2018; Fowler et al., 2020)</w:t>
      </w:r>
      <w:r w:rsidRPr="00EE0EA3">
        <w:rPr>
          <w:lang w:val="en-GB"/>
        </w:rPr>
        <w:fldChar w:fldCharType="end"/>
      </w:r>
      <w:del w:id="739" w:author="Lucy Cowie" w:date="2021-07-26T13:08:00Z">
        <w:r w:rsidRPr="002A1EE0" w:rsidDel="007A0BCD">
          <w:rPr>
            <w:rPrChange w:id="740" w:author="Clotilde Pean" w:date="2021-08-08T19:08:00Z">
              <w:rPr>
                <w:lang w:val="en-GB"/>
              </w:rPr>
            </w:rPrChange>
          </w:rPr>
          <w:delText xml:space="preserve"> (</w:delText>
        </w:r>
        <w:r w:rsidRPr="002A1EE0" w:rsidDel="007A0BCD">
          <w:rPr>
            <w:i/>
            <w:rPrChange w:id="741" w:author="Clotilde Pean" w:date="2021-08-08T19:08:00Z">
              <w:rPr>
                <w:i/>
                <w:lang w:val="en-GB"/>
              </w:rPr>
            </w:rPrChange>
          </w:rPr>
          <w:delText>high confidence</w:delText>
        </w:r>
        <w:r w:rsidRPr="002A1EE0" w:rsidDel="007A0BCD">
          <w:rPr>
            <w:rPrChange w:id="742" w:author="Clotilde Pean" w:date="2021-08-08T19:08:00Z">
              <w:rPr>
                <w:lang w:val="en-GB"/>
              </w:rPr>
            </w:rPrChange>
          </w:rPr>
          <w:delText>)</w:delText>
        </w:r>
      </w:del>
      <w:r w:rsidRPr="002A1EE0">
        <w:rPr>
          <w:rPrChange w:id="743" w:author="Clotilde Pean" w:date="2021-08-08T19:08:00Z">
            <w:rPr>
              <w:lang w:val="en-GB"/>
            </w:rPr>
          </w:rPrChange>
        </w:rPr>
        <w:t xml:space="preserve">. </w:t>
      </w:r>
      <w:r w:rsidRPr="00EE0EA3">
        <w:rPr>
          <w:lang w:val="en-GB"/>
        </w:rPr>
        <w:t xml:space="preserve">The trends estimated in CMIP5 and CMIP6 are similar, while in absolute terms CMIP6 has somewhat higher emissions as it includes emissions from wastewater and human waste that were largely missing in CMIP5 </w:t>
      </w:r>
      <w:r w:rsidRPr="00EE0EA3">
        <w:rPr>
          <w:lang w:val="en-GB"/>
        </w:rPr>
        <w:fldChar w:fldCharType="begin" w:fldLock="1"/>
      </w:r>
      <w:r w:rsidR="00D477C7">
        <w:rPr>
          <w:lang w:val="en-GB"/>
        </w:rPr>
        <w:instrText>ADDIN CSL_CITATION { "citationItems" : [ { "id" : "ITEM-1", "itemData" : { "DOI" : "10.5194/gmd-11-369-2018", "ISBN" : "1991-962X", "ISSN" : "19919603", "abstract" : "We present a new data set of annual historical (1750\u20132014) anthropogenic chemically reactive gases (CO, CH4, NH3, NOx, SO2, NMVOCs), carbonaceous aerosols (black carbon \u2013 BC, and organic carbon \u2013 OC), and CO2 developed with the Community Emissions Data System (CEDS). We improve upon existing inventories with a more consistent and reproducible methodology applied to all emission species, updated emission factors, and recent estimates through 2014. The data system relies on existing energy consumption data sets and regional and country-specific inventories to produce trends over recent decades. All emission species are consistently estimated using the same activity data over all time periods. Emissions are provided on an annual basis at the level of country and sector and gridded with monthly seasonality. These estimates are comparable to, but generally slightly higher than, existing global inventories. Emissions over the most recent years are more uncertain, particularly in low- and middle-income regions where country-specific emission inventories are less available. Future work will involve refining and updating these emission estimates, estimating emissions' uncertainty, and publication of the system as open-source software.", "author" : [ { "dropping-particle" : "", "family" : "Hoesly", "given" : "Rachel M.", "non-dropping-particle" : "", "parse-names" : false, "suffix" : "" }, { "dropping-particle" : "", "family" : "Smith", "given" : "Steven J.", "non-dropping-particle" : "", "parse-names" : false, "suffix" : "" }, { "dropping-particle" : "", "family" : "Feng", "given" : "Leyang", "non-dropping-particle" : "", "parse-names" : false, "suffix" : "" }, { "dropping-particle" : "", "family" : "Klimont", "given" : "Zbigniew", "non-dropping-particle" : "", "parse-names" : false, "suffix" : "" }, { "dropping-particle" : "", "family" : "Janssens-Maenhout", "given" : "Greet", "non-dropping-particle" : "", "parse-names" : false, "suffix" : "" }, { "dropping-particle" : "", "family" : "Pitkanen", "given" : "Tyler", "non-dropping-particle" : "", "parse-names" : false, "suffix" : "" }, { "dropping-particle" : "", "family" : "Seibert", "given" : "Jonathan J.", "non-dropping-particle" : "", "parse-names" : false, "suffix" : "" }, { "dropping-particle" : "", "family" : "Vu", "given" : "Linh", "non-dropping-particle" : "", "parse-names" : false, "suffix" : "" }, { "dropping-particle" : "", "family" : "Andres", "given" : "Robert J.", "non-dropping-particle" : "", "parse-names" : false, "suffix" : "" }, { "dropping-particle" : "", "family" : "Bolt", "given" : "Ryan M.", "non-dropping-particle" : "", "parse-names" : false, "suffix" : "" }, { "dropping-particle" : "", "family" : "Bond", "given" : "Tami C.", "non-dropping-particle" : "", "parse-names" : false, "suffix" : "" }, { "dropping-particle" : "", "family" : "Dawidowski", "given" : "Laura", "non-dropping-particle" : "", "parse-names" : false, "suffix" : "" }, { "dropping-particle" : "", "family" : "Kholod", "given" : "Nazar", "non-dropping-particle" : "", "parse-names" : false, "suffix" : "" }, { "dropping-particle" : "", "family" : "Kurokawa", "given" : "June Ichi", "non-dropping-particle" : "", "parse-names" : false, "suffix" : "" }, { "dropping-particle" : "", "family" : "Li", "given" : "Meng", "non-dropping-particle" : "", "parse-names" : false, "suffix" : "" }, { "dropping-particle" : "", "family" : "Liu", "given" : "Liang", "non-dropping-particle" : "", "parse-names" : false, "suffix" : "" }, { "dropping-particle" : "", "family" : "Lu", "given" : "Zifeng", "non-dropping-particle" : "", "parse-names" : false, "suffix" : "" }, { "dropping-particle" : "", "family" : "Moura", "given" : "Maria C.P.", "non-dropping-particle" : "", "parse-names" : false, "suffix" : "" }, { "dropping-particle" : "", "family" : "O'Rourke", "given" : "Patrick R.", "non-dropping-particle" : "", "parse-names" : false, "suffix" : "" }, { "dropping-particle" : "", "family" : "Zhang", "given" : "Qiang", "non-dropping-particle" : "", "parse-names" : false, "suffix" : "" } ], "container-title" : "Geoscientific Model Development", "id" : "ITEM-1", "issue" : "1", "issued" : { "date-parts" : [ [ "2018" ] ] }, "page" : "369-408", "title" : "Historical (1750-2014) anthropogenic emissions of reactive gases and aerosols from the Community Emissions Data System (CEDS)", "translator" : [ { "dropping-particle" : "", "family" : "G2885", "given" : "", "non-dropping-particle" : "", "parse-names" : false, "suffix" : "" } ], "type" : "article-journal", "volume" : "11" }, "uris" : [ "http://www.mendeley.com/documents/?uuid=2bf2fa68-b7ee-423d-bfbd-d77a4390d45e" ] } ], "mendeley" : { "formattedCitation" : "(Hoesly et al., 2018)", "plainTextFormattedCitation" : "(Hoesly et al., 2018)", "previouslyFormattedCitation" : "(Hoesly et al., 2018)" }, "properties" : { "noteIndex" : 0 }, "schema" : "https://github.com/citation-style-language/schema/raw/master/csl-citation.json" }</w:instrText>
      </w:r>
      <w:r w:rsidRPr="00EE0EA3">
        <w:rPr>
          <w:lang w:val="en-GB"/>
        </w:rPr>
        <w:fldChar w:fldCharType="separate"/>
      </w:r>
      <w:r w:rsidR="00CB33A1">
        <w:rPr>
          <w:noProof/>
          <w:lang w:val="en-GB"/>
        </w:rPr>
        <w:t>(Hoesly et al., 2018)</w:t>
      </w:r>
      <w:r w:rsidRPr="00EE0EA3">
        <w:rPr>
          <w:lang w:val="en-GB"/>
        </w:rPr>
        <w:fldChar w:fldCharType="end"/>
      </w:r>
      <w:r w:rsidRPr="00EE0EA3">
        <w:rPr>
          <w:lang w:val="en-GB"/>
        </w:rPr>
        <w:t xml:space="preserve">. </w:t>
      </w:r>
      <w:bookmarkStart w:id="744" w:name="_Hlk76649533"/>
      <w:r w:rsidRPr="00EE0EA3">
        <w:rPr>
          <w:lang w:val="en-GB"/>
        </w:rPr>
        <w:t>CMIP6 has improved spatial and temporal distribution of emissions</w:t>
      </w:r>
      <w:r>
        <w:rPr>
          <w:lang w:val="en-GB"/>
        </w:rPr>
        <w:t xml:space="preserve"> </w:t>
      </w:r>
      <w:bookmarkStart w:id="745" w:name="_Hlk76650078"/>
      <w:commentRangeStart w:id="746"/>
      <w:r>
        <w:rPr>
          <w:lang w:val="en-GB"/>
        </w:rPr>
        <w:fldChar w:fldCharType="begin" w:fldLock="1"/>
      </w:r>
      <w:ins w:id="747" w:author="Robin Matthews" w:date="2021-07-08T15:21:00Z">
        <w:r w:rsidR="00A96AB4">
          <w:rPr>
            <w:lang w:val="en-GB"/>
          </w:rPr>
          <w:instrText>ADDIN CSL_CITATION { "citationItems" : [ { "id" : "ITEM-1", "itemData" : { "DOI" : "10.5194/acp-13-7997-2013", "ISBN" : "1680-7324", "ISSN" : "1680-7324", "abstract" : "We present multi-model global datasets of nitrogen and sulfate deposition covering time periods from 1850 to 2100, calculated within the Atmospheric Chemistry and Climate Model Intercomparison Project (ACCMIP). The computed deposition fluxes are compared to surface wet deposition and ice core measurements. We use a new dataset of wet deposition for 2000\u20132002 based on critical assessment of the quality of existing regional network data. We show that for present day (year 2000 ACCMIP time slice), the ACCMIP results perform similarly to previously published multi-model assessments. For this time slice, we find a multi-model mean deposition of approximately 50 Tg(N) yr\u22121 from nitrogen oxide emissions, 60 Tg(N) yr\u22121 from ammonia emissions, and 83 Tg(S) yr\u22121 from sulfur emissions. The analysis of changes between 1980 and 2000 indicates significant differences between model and measurements over the United States but less so over Europe. This difference points towards a potential misrepresentation of 1980 NH3 emissions over North America. Based on ice core records, the 1850 deposition fluxes agree well with Greenland ice cores, but the change between 1850 and 2000 seems to be overestimated in the Northern Hemisphere for both nitrogen and sulfur species. Using the Representative Concentration Pathways (RCPs) to define the projected climate and atmospheric chemistry related emissions and concentrations, we find large regional nitrogen deposition increases in 2100 in Latin America, Africa and parts of Asia under some of the scenarios considered. Increases in South Asia are especially large, and are seen in all scenarios, with 2100 values more than double their 2000 counterpart in some scenarios and reaching &gt; 1300 mg(N) m\u22122 yr\u22121 averaged over regional to continental-scale regions in RCP 2.6 and 8.5, ~ 30\u201350% larger than the values in any region currently (circa 2000). However, sulfur deposition rates in 2100 are in all regions lower than in 2000 in all the RCPs. The new ACCMIP multi-model deposition dataset provides state-of-the-science, consistent and evaluated time slice (spanning 1850\u20132100) global gridded deposition fields for use in a wide range of climate and ecological studies.", "author" : [ { "dropping-particle" : "", "family" : "Lamarque", "given" : "J.-F.", "non-dropping-particle" : "", "parse-names" : false, "suffix" : "" }, { "dropping-particle" : "", "family" : "Dentener", "given" : "F.", "non-dropping-particle" : "", "parse-names" : false, "suffix" : "" }, { "dropping-particle" : "", "family" : "McConnell", "given" : "J.", "non-dropping-particle" : "", "parse-names" : false, "suffix" : "" }, { "dropping-particle" : "", "family" : "Ro", "given" : "C.-U.", "non-dropping-particle" : "", "parse-names" : false, "suffix" : "" }, { "dropping-particle" : "", "family" : "Shaw", "given" : "M.", "non-dropping-particle" : "", "parse-names" : false, "suffix" : "" }, { "dropping-particle" : "", "family" : "Vet", "given" : "R.", "non-dropping-particle" : "", "parse-names" : false, "suffix" : "" }, { "dropping-particle" : "", "family" : "Bergmann", "given" : "D.", "non-dropping-particle" : "", "parse-names" : false, "suffix" : "" }, { "dropping-particle" : "", "family" : "Cameron-Smith", "given" : "P.", "non-dropping-particle" : "", "parse-names" : false, "suffix" : "" }, { "dropping-particle" : "", "family" : "Dalsoren", "given" : "S.", "non-dropping-particle" : "", "parse-names" : false, "suffix" : "" }, { "dropping-particle" : "", "family" : "Doherty", "given" : "R.", "non-dropping-particle" : "", "parse-names" : false, "suffix" : "" }, { "dropping-particle" : "", "family" : "Faluvegi", "given" : "G.", "non-dropping-particle" : "", "parse-names" : false, "suffix" : "" }, { "dropping-particle" : "", "family" : "Ghan", "given" : "S. J.", "non-dropping-particle" : "", "parse-names" : false, "suffix" : "" }, { "dropping-particle" : "", "family" : "Josse", "given" : "B.", "non-dropping-particle" : "", "parse-names" : false, "suffix" : "" }, { "dropping-particle" : "", "family" : "Lee", "given" : "Y. H.", "non-dropping-particle" : "", "parse-names" : false, "suffix" : "" }, { "dropping-particle" : "", "family" : "MacKenzie", "given" : "I. A.", "non-dropping-particle" : "", "parse-names" : false, "suffix" : "" }, { "dropping-particle" : "", "family" : "Plummer", "given" : "D.", "non-dropping-particle" : "", "parse-names" : false, "suffix" : "" }, { "dropping-particle" : "", "family" : "Shindell", "given" : "D. T.", "non-dropping-particle" : "", "parse-names" : false, "suffix" : "" }, { "dropping-particle" : "", "family" : "Skeie", "given" : "R. B.", "non-dropping-particle" : "", "parse-names" : false, "suffix" : "" }, { "dropping-particle" : "", "family" : "Stevenson", "given" : "D. S.", "non-dropping-particle" : "", "parse-names" : false, "suffix" : "" }, { "dropping-particle" : "", "family" : "Strode", "given" : "S.", "non-dropping-particle" : "", "parse-names" : false, "suffix" : "" }, { "dropping-particle" : "", "family" : "Zeng", "given" : "G.", "non-dropping-particle" : "", "parse-names" : false, "suffix" : "" }, { "dropping-particle" : "", "family" : "Curran", "given" : "M.", "non-dropping-particle" : "", "parse-names" : false, "suffix" : "" }, { "dropping-particle" : "", "family" : "Dahl-Jensen", "given" : "D.", "non-dropping-particle" : "", "parse-names" : false, "suffix" : "" }, { "dropping-particle" : "", "family" : "Das", "given" : "S.", "non-dropping-particle" : "", "parse-names" : false, "suffix" : "" }, { "dropping-particle" : "", "family" : "Fritzsche", "given" : "D.", "non-dropping-particle" : "", "parse-names" : false, "suffix" : "" }, { "dropping-particle" : "", "family" : "Nolan", "given" : "M.", "non-dropping-particle" : "", "parse-names" : false, "suffix" : "" } ], "container-title" : "Atmospheric Chemistry and Physics", "id" : "ITEM-1", "issue" : "16", "issued" : { "date-parts" : [ [ "2013", "8", "20" ] ] }, "page" : "7997-8018", "publisher" : "Copernicus Publications", "title" : "Multi-model mean nitrogen and sulfur deposition from the Atmospheric Chemistry and Climate Model Intercomparison Project (ACCMIP): evaluation of historical and projected future changes", "translator" : [ { "dropping-particle" : "", "family" : "G5420", "given" : "", "non-dropping-particle" : "", "parse-names" : false, "suffix" : "" } ], "type" : "article-journal", "volume" : "13" }, "uris" : [ "http://www.mendeley.com/documents/?uuid=4b9cffe5-5995-4e67-ab53-2e696503afdf" ] } ], "mendeley" : { "formattedCitation" : "(Lamarque et al., 2013a)", "manualFormatting" : "(Lamarque et al., 2013a)", "plainTextFormattedCitation" : "(Lamarque et al., 2013a)", "previouslyFormattedCitation" : "(Lamarque et al., 2013a)" }, "properties" : { "noteIndex" : 0 }, "schema" : "https://github.com/citation-style-language/schema/raw/master/csl-citation.json" }</w:instrText>
        </w:r>
      </w:ins>
      <w:del w:id="748" w:author="Robin Matthews" w:date="2021-07-08T15:09:00Z">
        <w:r w:rsidR="00D477C7" w:rsidDel="00BE4C5D">
          <w:rPr>
            <w:lang w:val="en-GB"/>
          </w:rPr>
          <w:delInstrText>ADDIN CSL_CITATION { "citationItems" : [ { "id" : "ITEM-1", "itemData" : { "DOI" : "10.5194/acp-13-7997-2013", "ISBN" : "1680-7324", "ISSN" : "1680-7324", "abstract" : "We present multi-model global datasets of nitrogen and sulfate deposition covering time periods from 1850 to 2100, calculated within the Atmospheric Chemistry and Climate Model Intercomparison Project (ACCMIP). The computed deposition fluxes are compared to surface wet deposition and ice core measurements. We use a new dataset of wet deposition for 2000\u20132002 based on critical assessment of the quality of existing regional network data. We show that for present day (year 2000 ACCMIP time slice), the ACCMIP results perform similarly to previously published multi-model assessments. For this time slice, we find a multi-model mean deposition of approximately 50 Tg(N) yr\u22121 from nitrogen oxide emissions, 60 Tg(N) yr\u22121 from ammonia emissions, and 83 Tg(S) yr\u22121 from sulfur emissions. The analysis of changes between 1980 and 2000 indicates significant differences between model and measurements over the United States but less so over Europe. This difference points towards a potential misrepresentation of 1980 NH3 emissions over North America. Based on ice core records, the 1850 deposition fluxes agree well with Greenland ice cores, but the change between 1850 and 2000 seems to be overestimated in the Northern Hemisphere for both nitrogen and sulfur species. Using the Representative Concentration Pathways (RCPs) to define the projected climate and atmospheric chemistry related emissions and concentrations, we find large regional nitrogen deposition increases in 2100 in Latin America, Africa and parts of Asia under some of the scenarios considered. Increases in South Asia are especially large, and are seen in all scenarios, with 2100 values more than double their 2000 counterpart in some scenarios and reaching &gt; 1300 mg(N) m\u22122 yr\u22121 averaged over regional to continental-scale regions in RCP 2.6 and 8.5, ~ 30\u201350% larger than the values in any region currently (circa 2000). However, sulfur deposition rates in 2100 are in all regions lower than in 2000 in all the RCPs. The new ACCMIP multi-model deposition dataset provides state-of-the-science, consistent and evaluated time slice (spanning 1850\u20132100) global gridded deposition fields for use in a wide range of climate and ecological studies.", "author" : [ { "dropping-particle" : "", "family" : "Lamarque", "given" : "J.-F.", "non-dropping-particle" : "", "parse-names" : false, "suffix" : "" }, { "dropping-particle" : "", "family" : "Dentener", "given" : "F.", "non-dropping-particle" : "", "parse-names" : false, "suffix" : "" }, { "dropping-particle" : "", "family" : "McConnell", "given" : "J.", "non-dropping-particle" : "", "parse-names" : false, "suffix" : "" }, { "dropping-particle" : "", "family" : "Ro", "given" : "C.-U.", "non-dropping-particle" : "", "parse-names" : false, "suffix" : "" }, { "dropping-particle" : "", "family" : "Shaw", "given" : "M.", "non-dropping-particle" : "", "parse-names" : false, "suffix" : "" }, { "dropping-particle" : "", "family" : "Vet", "given" : "R.", "non-dropping-particle" : "", "parse-names" : false, "suffix" : "" }, { "dropping-particle" : "", "family" : "Bergmann", "given" : "D.", "non-dropping-particle" : "", "parse-names" : false, "suffix" : "" }, { "dropping-particle" : "", "family" : "Cameron-Smith", "given" : "P.", "non-dropping-particle" : "", "parse-names" : false, "suffix" : "" }, { "dropping-particle" : "", "family" : "Dalsoren", "given" : "S.", "non-dropping-particle" : "", "parse-names" : false, "suffix" : "" }, { "dropping-particle" : "", "family" : "Doherty", "given" : "R.", "non-dropping-particle" : "", "parse-names" : false, "suffix" : "" }, { "dropping-particle" : "", "family" : "Faluvegi", "given" : "G.", "non-dropping-particle" : "", "parse-names" : false, "suffix" : "" }, { "dropping-particle" : "", "family" : "Ghan", "given" : "S. J.", "non-dropping-particle" : "", "parse-names" : false, "suffix" : "" }, { "dropping-particle" : "", "family" : "Josse", "given" : "B.", "non-dropping-particle" : "", "parse-names" : false, "suffix" : "" }, { "dropping-particle" : "", "family" : "Lee", "given" : "Y. H.", "non-dropping-particle" : "", "parse-names" : false, "suffix" : "" }, { "dropping-particle" : "", "family" : "MacKenzie", "given" : "I. A.", "non-dropping-particle" : "", "parse-names" : false, "suffix" : "" }, { "dropping-particle" : "", "family" : "Plummer", "given" : "D.", "non-dropping-particle" : "", "parse-names" : false, "suffix" : "" }, { "dropping-particle" : "", "family" : "Shindell", "given" : "D. T.", "non-dropping-particle" : "", "parse-names" : false, "suffix" : "" }, { "dropping-particle" : "", "family" : "Skeie", "given" : "R. B.", "non-dropping-particle" : "", "parse-names" : false, "suffix" : "" }, { "dropping-particle" : "", "family" : "Stevenson", "given" : "D. S.", "non-dropping-particle" : "", "parse-names" : false, "suffix" : "" }, { "dropping-particle" : "", "family" : "Strode", "given" : "S.", "non-dropping-particle" : "", "parse-names" : false, "suffix" : "" }, { "dropping-particle" : "", "family" : "Zeng", "given" : "G.", "non-dropping-particle" : "", "parse-names" : false, "suffix" : "" }, { "dropping-particle" : "", "family" : "Curran", "given" : "M.", "non-dropping-particle" : "", "parse-names" : false, "suffix" : "" }, { "dropping-particle" : "", "family" : "Dahl-Jensen", "given" : "D.", "non-dropping-particle" : "", "parse-names" : false, "suffix" : "" }, { "dropping-particle" : "", "family" : "Das", "given" : "S.", "non-dropping-particle" : "", "parse-names" : false, "suffix" : "" }, { "dropping-particle" : "", "family" : "Fritzsche", "given" : "D.", "non-dropping-particle" : "", "parse-names" : false, "suffix" : "" }, { "dropping-particle" : "", "family" : "Nolan", "given" : "M.", "non-dropping-particle" : "", "parse-names" : false, "suffix" : "" } ], "container-title" : "Atmospheric Chemistry and Physics", "id" : "ITEM-1", "issue" : "16", "issued" : { "date-parts" : [ [ "2013", "8", "20" ] ] }, "page" : "7997-8018", "publisher" : "Copernicus Publications", "title" : "Multi-model mean nitrogen and sulfur deposition from the Atmospheric Chemistry and Climate Model Intercomparison Project (ACCMIP): evaluation of historical and projected future changes", "translator" : [ { "dropping-particle" : "", "family" : "G5420", "given" : "", "non-dropping-particle" : "", "parse-names" : false, "suffix" : "" } ], "type" : "article-journal", "volume" : "13" }, "uris" : [ "http://www.mendeley.com/documents/?uuid=4b9cffe5-5995-4e67-ab53-2e696503afdf" ] } ], "mendeley" : { "formattedCitation" : "(Lamarque et al., 2013a)", "plainTextFormattedCitation" : "(Lamarque et al., 2013a)", "previouslyFormattedCitation" : "(Lamarque et al., 2013a)" }, "properties" : { "noteIndex" : 0 }, "schema" : "https://github.com/citation-style-language/schema/raw/master/csl-citation.json" }</w:delInstrText>
        </w:r>
      </w:del>
      <w:r>
        <w:rPr>
          <w:lang w:val="en-GB"/>
        </w:rPr>
        <w:fldChar w:fldCharType="separate"/>
      </w:r>
      <w:r w:rsidR="00CB33A1">
        <w:rPr>
          <w:noProof/>
          <w:lang w:val="en-GB"/>
        </w:rPr>
        <w:t>(</w:t>
      </w:r>
      <w:ins w:id="749" w:author="Robin Matthews" w:date="2021-07-08T15:09:00Z">
        <w:r w:rsidR="00BE4C5D">
          <w:rPr>
            <w:noProof/>
          </w:rPr>
          <w:t>Lamarque et al., 2013</w:t>
        </w:r>
      </w:ins>
      <w:ins w:id="750" w:author="Robin Matthews" w:date="2021-07-08T15:21:00Z">
        <w:r w:rsidR="00A96AB4">
          <w:rPr>
            <w:noProof/>
          </w:rPr>
          <w:t>a</w:t>
        </w:r>
      </w:ins>
      <w:del w:id="751" w:author="Robin Matthews" w:date="2021-07-08T15:09:00Z">
        <w:r w:rsidR="00CB33A1" w:rsidDel="00BE4C5D">
          <w:rPr>
            <w:noProof/>
            <w:lang w:val="en-GB"/>
          </w:rPr>
          <w:delText>Lamarque et al., 2013a</w:delText>
        </w:r>
      </w:del>
      <w:r w:rsidR="00CB33A1">
        <w:rPr>
          <w:noProof/>
          <w:lang w:val="en-GB"/>
        </w:rPr>
        <w:t>)</w:t>
      </w:r>
      <w:r>
        <w:rPr>
          <w:lang w:val="en-GB"/>
        </w:rPr>
        <w:fldChar w:fldCharType="end"/>
      </w:r>
      <w:commentRangeEnd w:id="746"/>
      <w:r w:rsidR="00CB33A1">
        <w:rPr>
          <w:rStyle w:val="Marquedecommentaire"/>
        </w:rPr>
        <w:commentReference w:id="746"/>
      </w:r>
      <w:bookmarkEnd w:id="745"/>
      <w:r w:rsidRPr="00EE0EA3">
        <w:rPr>
          <w:lang w:val="en-GB"/>
        </w:rPr>
        <w:t xml:space="preserve"> relying on the </w:t>
      </w:r>
      <w:commentRangeStart w:id="752"/>
      <w:r w:rsidRPr="00EE0EA3">
        <w:rPr>
          <w:lang w:val="en-GB"/>
        </w:rPr>
        <w:t xml:space="preserve">EDGAR v4.3 </w:t>
      </w:r>
      <w:commentRangeEnd w:id="752"/>
      <w:r w:rsidR="0031496C">
        <w:rPr>
          <w:rStyle w:val="Marquedecommentaire"/>
          <w:lang w:val="en-GB"/>
        </w:rPr>
        <w:commentReference w:id="752"/>
      </w:r>
      <w:r w:rsidRPr="00EE0EA3">
        <w:rPr>
          <w:lang w:val="en-GB"/>
        </w:rPr>
        <w:t xml:space="preserve">and Paulot et al. </w:t>
      </w:r>
      <w:commentRangeStart w:id="753"/>
      <w:r w:rsidRPr="00EE0EA3">
        <w:rPr>
          <w:lang w:val="en-GB"/>
        </w:rPr>
        <w:fldChar w:fldCharType="begin" w:fldLock="1"/>
      </w:r>
      <w:r w:rsidR="00D477C7">
        <w:rPr>
          <w:lang w:val="en-GB"/>
        </w:rPr>
        <w:instrText>ADDIN CSL_CITATION { "citationItems" : [ { "id" : "ITEM-1", "itemData" : { "DOI" : "https://doi.org/10.1002/2013JD021130", "ISSN" : "2169-897X", "abstract" : "We use the adjoint of a global 3-D chemical transport model (GEOS-Chem) to optimize ammonia (NH3) emissions in the U.S., European Union, and China by inversion of 2005?2008 network data for wet deposition fluxes. Optimized emissions are derived on a 2\u00b0???2.5\u00b0 grid for individual months and years. Error characterization in the optimization includes model errors in precipitation. Annual optimized emissions are 2.8 Tg?NH3?N?a?1 for the contiguous U.S., 3.1 Tg?NH3?N a?1 for the European Union, and 8.4 Tg NH3?N?a?1 for China. Comparisons to previous inventories for the U.S. and European Union show consistency (?\u00b115%) in annual totals but some large spatial and seasonal differences. We develop a new global bottom-up inventory of NH3 emissions (Magnitude And Seasonality of Agricultural Emissions model for NH3 (MASAGE_NH3)) to interpret the results of the adjoint optimization. MASAGE_NH3 provides information on the magnitude and seasonality of NH3 emissions from individual crop and livestock sources on a 0.5\u00b0???0.5\u00b0 grid. We find that U.S. emissions peak in the spring in the Midwest due to corn fertilization and in the summer elsewhere due to manure. The seasonality of European emissions is more homogeneous with a well-defined maximum in spring associated with manure and mineral fertilizer application. There is some evidence for the effect of European regulations of NH3 emissions, notably a large fall decrease in northern Europe. Emissions in China peak in summer because of the summertime application of fertilizer for double cropping.", "author" : [ { "dropping-particle" : "", "family" : "Paulot", "given" : "F", "non-dropping-particle" : "", "parse-names" : false, "suffix" : "" }, { "dropping-particle" : "", "family" : "Jacob", "given" : "D J", "non-dropping-particle" : "", "parse-names" : false, "suffix" : "" }, { "dropping-particle" : "", "family" : "Pinder", "given" : "R W", "non-dropping-particle" : "", "parse-names" : false, "suffix" : "" }, { "dropping-particle" : "", "family" : "Bash", "given" : "J O", "non-dropping-particle" : "", "parse-names" : false, "suffix" : "" }, { "dropping-particle" : "", "family" : "Travis", "given" : "K", "non-dropping-particle" : "", "parse-names" : false, "suffix" : "" }, { "dropping-particle" : "", "family" : "Henze", "given" : "D K", "non-dropping-particle" : "", "parse-names" : false, "suffix" : "" } ], "container-title" : "Journal of Geophysical Research: Atmospheres", "id" : "ITEM-1", "issue" : "7", "issued" : { "date-parts" : [ [ "2014", "4", "16" ] ] }, "note" : "https://doi.org/10.1002/2013JD021130", "page" : "4343-4364", "publisher" : "John Wiley &amp; Sons, Ltd", "title" : "Ammonia emissions in the United States, European Union, and China derived by high-resolution inversion of ammonium wet deposition data: Interpretation with a new agricultural emissions inventory (MASAGE_NH3)", "translator" : [ { "dropping-particle" : "", "family" : "G5275", "given" : "", "non-dropping-particle" : "", "parse-names" : false, "suffix" : "" } ], "type" : "article-journal", "volume" : "119" }, "suppress-author" : 1, "uris" : [ "http://www.mendeley.com/documents/?uuid=050125e7-17ab-4b43-b763-bde1449777b8" ] } ], "mendeley" : { "formattedCitation" : "(2014)", "plainTextFormattedCitation" : "(2014)", "previouslyFormattedCitation" : "(2014)" }, "properties" : { "noteIndex" : 0 }, "schema" : "https://github.com/citation-style-language/schema/raw/master/csl-citation.json" }</w:instrText>
      </w:r>
      <w:r w:rsidRPr="00EE0EA3">
        <w:rPr>
          <w:lang w:val="en-GB"/>
        </w:rPr>
        <w:fldChar w:fldCharType="separate"/>
      </w:r>
      <w:r w:rsidR="00CB33A1">
        <w:rPr>
          <w:noProof/>
          <w:lang w:val="en-GB"/>
        </w:rPr>
        <w:t>(2014)</w:t>
      </w:r>
      <w:r w:rsidRPr="00EE0EA3">
        <w:rPr>
          <w:lang w:val="en-GB"/>
        </w:rPr>
        <w:fldChar w:fldCharType="end"/>
      </w:r>
      <w:commentRangeEnd w:id="753"/>
      <w:r w:rsidR="00CB33A1">
        <w:rPr>
          <w:rStyle w:val="Marquedecommentaire"/>
        </w:rPr>
        <w:commentReference w:id="753"/>
      </w:r>
      <w:r w:rsidRPr="00EE0EA3">
        <w:rPr>
          <w:lang w:val="en-GB"/>
        </w:rPr>
        <w:t>, but important uncertainties remain for regionally</w:t>
      </w:r>
      <w:ins w:id="754" w:author="Lucy Cowie" w:date="2021-07-25T17:06:00Z">
        <w:r w:rsidR="00231E88">
          <w:rPr>
            <w:lang w:val="en-GB"/>
          </w:rPr>
          <w:t xml:space="preserve"> </w:t>
        </w:r>
      </w:ins>
      <w:del w:id="755" w:author="Lucy Cowie" w:date="2021-07-25T17:06:00Z">
        <w:r w:rsidRPr="00EE0EA3" w:rsidDel="00231E88">
          <w:rPr>
            <w:lang w:val="en-GB"/>
          </w:rPr>
          <w:delText>-</w:delText>
        </w:r>
      </w:del>
      <w:r w:rsidRPr="00EE0EA3">
        <w:rPr>
          <w:lang w:val="en-GB"/>
        </w:rPr>
        <w:t>specific temporal patterns</w:t>
      </w:r>
      <w:bookmarkEnd w:id="744"/>
      <w:r w:rsidRPr="00EE0EA3">
        <w:rPr>
          <w:lang w:val="en-GB"/>
        </w:rPr>
        <w:t xml:space="preserve"> </w:t>
      </w:r>
      <w:r w:rsidRPr="00EE0EA3">
        <w:rPr>
          <w:lang w:val="en-GB"/>
        </w:rPr>
        <w:fldChar w:fldCharType="begin" w:fldLock="1"/>
      </w:r>
      <w:r w:rsidR="00D477C7">
        <w:rPr>
          <w:lang w:val="en-GB"/>
        </w:rPr>
        <w:instrText xml:space="preserve">ADDIN CSL_CITATION { "citationItems" : [ { "id" : "ITEM-1", "itemData" : { "DOI" : "10.5194/gmd-13-461-2020", "ISSN" : "1991-962X", "abstract" : "Abstract. Spatially distributed anthropogenic and open burning emissions are fundamental data needed by Earth system models. We describe the methods used for generating gridded data sets produced for use by the modelling community, particularly for the Coupled Model Inter-comparison Project Phase 6. The development of three sets of gridded data for historical open burning, historical anthropogenic, and future scenarios were coordinated to produce consistent data over 1750&amp;ndash;2100. Historical data up to 2014 were provided with annual resolution and future scenario data in 10-year intervals. Emissions are provided on a sectoral basis, along with additional files for speciated non-Methane Volatile Organic Compounds (NMVOCs). An automated framework was developed to produce these datasets to ensure that they are reproducible and facilitate future improvements. We discuss the methodologies used to produce these data along with limitations and potential for future work.", "author" : [ { "dropping-particle" : "", "family" : "Feng", "given" : "Leyang", "non-dropping-particle" : "", "parse-names" : false, "suffix" : "" }, { "dropping-particle" : "", "family" : "Smith", "given" : "Steve J", "non-dropping-particle" : "", "parse-names" : false, "suffix" : "" }, { "dropping-particle" : "", "family" : "Braun", "given" : "Caleb", "non-dropping-particle" : "", "parse-names" : false, "suffix" : "" }, { "dropping-particle" : "", "family" : "Crippa", "given" : "Monica", "non-dropping-particle" : "", "parse-names" : false, "suffix" : "" }, { "dropping-particle" : "", "family" : "Gidden", "given" : "Matthew J.", "non-dropping-particle" : "", "parse-names" : false, "suffix" : "" }, { "dropping-particle" : "", "family" : "Hoesly", "given" : "Rachel", "non-dropping-particle" : "", "parse-names" : false, "suffix" : "" }, { "dropping-particle" : "", "family" : "Klimont", "given" : "Zbigniew", "non-dropping-particle" : "", "parse-names" : false, "suffix" : "" }, { "dropping-particle" : "", "family" : "Marle", "given" : "Margreet", "non-dropping-particle" : "van", "parse-names" : false, "suffix" : "" }, { "dropping-particle" : "", "family" : "Berg", "given" : "Maarten", "non-dropping-particle" : "van den", "parse-names" : false, "suffix" : "" }, { "dropping-particle" : "", "family" : "Werf", "given" : "Guido R.", "non-dropping-particle" : "van der", "parse-names" : false, "suffix" : "" } ], "container-title" : "Geoscientific Model Development", "id" : "ITEM-1", "issue" : "2", "issued" : { "date-parts" : [ [ "2020" ] ] }, "page" : "461-482", "title" : "Gridded Emissions for CMIP6", "translator" : [ { "dropping-particle" : "", "family" : "G4254", "given" : "", "non-dropping-particle" : "", "parse-names" : false, "suffix" : "" } ], "type" : "article-journal", "volume" : "13" }, "uris" : [ "http://www.mendeley.com/documents/?uuid=cee068ed-d1d7-45dc-b38a-9ad2a485b181" ] }, { "id" : "ITEM-2", "itemData" : { "DOI" : "10.5194/bg-13-3397-2016", "author" : [ { "dropping-particle" : "", "family" : "Riddick", "given" : "S", "non-dropping-particle" : "", "parse-names" : false, "suffix" : "" }, { "dropping-particle" : "", "family" : "Ward", "given" : "D", "non-dropping-particle" : "", "parse-names" : false, "suffix" : "" }, { "dropping-particle" : "", "family" : "Hess", "given" : "P", "non-dropping-particle" : "", "parse-names" : false, "suffix" : "" }, { "dropping-particle" : "", "family" : "Mahowald", "given" : "N", "non-dropping-particle" : "", "parse-names" : false, "suffix" : "" }, { "dropping-particle" : "", "family" : "Massad", "given" : "R", "non-dropping-particle" : "", "parse-names" : false, "suffix" : "" }, { "dropping-particle" : "", "family" : "Holland", "given" : "E", "non-dropping-particle" : "", "parse-names" : false, "suffix" : "" } ], "container-title" : "Biogeosciences", "id" : "ITEM-2", "issue" : "11", "issued" : { "date-parts" : [ [ "2016" ] ] }, "page" : "3397-3426", "title" : "Estimate of changes in agricultural terrestrial nitrogen pathways and ammonia emissions from 1850 to present in the\\hack{\\newline} Community Earth System Model", "translator" : [ { "dropping-particle" : "", "family" : "G5277", "given" : "", "non-dropping-particle" : "", "parse-names" : false, "suffix" : "" } ], "type" : "article-journal", "volume" : "13" }, "uris" : [ "http://www.mendeley.com/documents/?uuid=3aaaee19-74ec-4756-a543-00533b4c3438" ] }, { "id" : "ITEM-3", "itemData" : { "DOI" : "10.5194/gmd-13-4459-2020", "author" : [ { "dropping-particle" : "", "family" : "Vira", "given" : "J", "non-dropping-particle" : "", "parse-names" : false, "suffix" : "" }, { "dropping-particle" : "", "family" : "Hess", "given" : "P", "non-dropping-particle" : "", "parse-names" : false, "suffix" : "" }, { "dropping-particle" : "", "family" : "Melkonian", "given" : "J", "non-dropping-particle" : "", "parse-names" : false, "suffix" : "" }, { "dropping-particle" : "", "family" : "Wieder", "given" : "W R", "non-dropping-particle" : "", "parse-names" : false, "suffix" : "" } ], "container-title" : "Geoscientific Model Development", "id" : "ITEM-3", "issue" : "9", "issued" : { "date-parts" : [ [ "2020" ] ] }, "page" : "4459-4490", "title" : "An improved mechanistic model for ammonia volatilization in Earth system models: Flow of Agricultural Nitrogen version 2 (FANv2)", "translator" : [ { "dropping-particle" : "", "family" : "G5274", "given" : "", "non-dropping-particle" : "", "parse-names" : false, "suffix" : "" } ], "type" : "article-journal", "volume" : "13" }, "uris" : [ "http://www.mendeley.com/documents/?uuid=7c1c024b-80cf-4ab6-bce2-49b91699366e" ] }, { "id" : "ITEM-4", "itemData" : { "DOI" : "10.5194/acp-19-12051-2019", "author" : [ { "dropping-particle" : "", "family" : "Liu", "given" : "L", "non-dropping-particle" : "", "parse-names" : false, "suffix" : "" }, { "dropping-particle" : "", "family" : "Zhang", "given" : "X", "non-dropping-particle" : "", "parse-names" : false, "suffix" : "" }, { "dropping-particle" : "", "family" : "Wong", "given" : "A Y H", "non-dropping-particle" : "", "parse-names" : false, "suffix" : "" }, { "dropping-particle" : "", "family" : "Xu", "given" : "W", "non-dropping-particle" : "", "parse-names" : false, "suffix" : "" }, { "dropping-particle" : "", "family" : "Liu", "given" : "X", "non-dropping-particle" : "", "parse-names" : false, "suffix" : "" }, { "dropping-particle" : "", "family" : "Li", "given" : "Y", "non-dropping-particle" : "", "parse-names" : false, "suffix" : "" }, { "dropping-particle" : "", "family" : "Mi", "given" : "H", "non-dropping-particle" : "", "parse-names" : false, "suffix" : "" }, { "dropping-particle" : "", "family" : "Lu", "given" : "X", "non-dropping-particle" : "", "parse-names" : false, "suffix" : "" }, { "dropping-particle" : "", "family" : "Zhao", "given" : </w:instrText>
      </w:r>
      <w:r w:rsidR="00D477C7" w:rsidRPr="002A1EE0">
        <w:instrText>"L", "non-dropping-particle" : "", "parse-names" : false, "suffix" : "" }, { "dropping-particle" : "", "family" : "Wang", "given" : "Z", "non-dropping-particle" : "", "parse-names" : false, "suffix" : "" }, { "dropping-particle" : "", "family" : "Wu", "given" : "X", "non-dropping-particle" : "", "parse-names" : false, "suffix" : "" }, { "dropping-particle" : "", "family" : "Wei", "given" : "J", "non-dropping-particle" : "", "parse-names" : false, "suffix" : "" } ], "container-title" : "Atmospheric Chemistry and Physics", "id" : "ITEM-4", "issue" : "18", "issued" : { "date-parts" : [ [ "2019" ] ] }, "page" : "12051-12066", "title" : "Estimating global surface ammonia concentrations inferred from satellite retrievals", "translator" : [ { "dropping-particle" : "", "family" : "G5278", "given" : "", "non-dropping-particle" : "", "parse-names" : false, "suffix" : "" } ], "type" : "article-journal", "volume" : "19" }, "uris" : [ "http://www.mendeley.com/documents/?uuid=4f80d1fd-8838-43a9-95ed-d8f5361a2a5d" ] } ], "mendeley" : { "formattedCitation" : "(Riddick et al., 2016; Liu et al., 2019; Feng et al., 2020; Vira et al., 2020)", "plainTextFormattedCitation" : "(Riddick et al., 2016; Liu et al., 2019; Feng et al., 2020; Vira et al., 2020)", "previouslyFormattedCitation" : "(Riddick et al., 2016; Liu et al., 2019; Feng et al., 2020; Vira et al., 2020)" }, "properties" : { "noteIndex" : 0 }, "schema" : "https://github.com/citation-style-language/schema/raw/master/csl-citation.json" }</w:instrText>
      </w:r>
      <w:r w:rsidRPr="00EE0EA3">
        <w:rPr>
          <w:lang w:val="en-GB"/>
        </w:rPr>
        <w:fldChar w:fldCharType="separate"/>
      </w:r>
      <w:r w:rsidR="00CB33A1">
        <w:rPr>
          <w:noProof/>
        </w:rPr>
        <w:t>(Riddick et al., 2016; Liu et al., 2019; Feng et al., 2020; Vira et al., 2020)</w:t>
      </w:r>
      <w:r w:rsidRPr="00EE0EA3">
        <w:rPr>
          <w:lang w:val="en-GB"/>
        </w:rPr>
        <w:fldChar w:fldCharType="end"/>
      </w:r>
      <w:r w:rsidRPr="00C84B02">
        <w:t xml:space="preserve">. </w:t>
      </w:r>
      <w:r w:rsidRPr="00EE0EA3">
        <w:rPr>
          <w:lang w:val="en-GB"/>
        </w:rPr>
        <w:t>The continuing increase in global NH</w:t>
      </w:r>
      <w:r w:rsidRPr="00EE0EA3">
        <w:rPr>
          <w:vertAlign w:val="subscript"/>
          <w:lang w:val="en-GB"/>
        </w:rPr>
        <w:t>3</w:t>
      </w:r>
      <w:r w:rsidRPr="00EE0EA3">
        <w:rPr>
          <w:lang w:val="en-GB"/>
        </w:rPr>
        <w:t xml:space="preserve"> emissions is driven primarily by growing livestock and crop production in Asia while emissions in the US</w:t>
      </w:r>
      <w:ins w:id="756" w:author="Lucy Cowie" w:date="2021-07-25T17:17:00Z">
        <w:r w:rsidR="0084411B">
          <w:rPr>
            <w:lang w:val="en-GB"/>
          </w:rPr>
          <w:t>A</w:t>
        </w:r>
      </w:ins>
      <w:r w:rsidRPr="00EE0EA3">
        <w:rPr>
          <w:lang w:val="en-GB"/>
        </w:rPr>
        <w:t xml:space="preserve"> and Europe remain about constant or </w:t>
      </w:r>
      <w:ins w:id="757" w:author="Lucy Cowie" w:date="2021-07-25T17:17:00Z">
        <w:r w:rsidR="00B47CF5">
          <w:rPr>
            <w:lang w:val="en-GB"/>
          </w:rPr>
          <w:t xml:space="preserve">have </w:t>
        </w:r>
      </w:ins>
      <w:r w:rsidRPr="00EE0EA3">
        <w:rPr>
          <w:lang w:val="en-GB"/>
        </w:rPr>
        <w:t>slightly decline</w:t>
      </w:r>
      <w:ins w:id="758" w:author="Lucy Cowie" w:date="2021-07-25T17:17:00Z">
        <w:r w:rsidR="00B47CF5">
          <w:rPr>
            <w:lang w:val="en-GB"/>
          </w:rPr>
          <w:t>d</w:t>
        </w:r>
      </w:ins>
      <w:r w:rsidRPr="00EE0EA3">
        <w:rPr>
          <w:lang w:val="en-GB"/>
        </w:rPr>
        <w:t xml:space="preserve"> in the last decade</w:t>
      </w:r>
      <w:del w:id="759" w:author="Robin Matthews" w:date="2021-07-08T18:20:00Z">
        <w:r w:rsidRPr="00EE0EA3" w:rsidDel="004D31F1">
          <w:rPr>
            <w:lang w:val="en-GB"/>
          </w:rPr>
          <w:delText xml:space="preserve"> </w:delText>
        </w:r>
      </w:del>
      <w:r w:rsidRPr="00EE0EA3">
        <w:rPr>
          <w:lang w:val="en-GB"/>
        </w:rPr>
        <w:t xml:space="preserve"> </w:t>
      </w:r>
      <w:r w:rsidRPr="00EE0EA3">
        <w:rPr>
          <w:lang w:val="en-GB"/>
        </w:rPr>
        <w:fldChar w:fldCharType="begin" w:fldLock="1"/>
      </w:r>
      <w:r w:rsidR="00D477C7">
        <w:rPr>
          <w:lang w:val="en-GB"/>
        </w:rPr>
        <w:instrText>ADDIN CSL_CITATION { "citationItems" : [ { "id" : "ITEM-1", "itemData" : { "DOI" : "10.5194/gmd-11-369-2018", "ISBN" : "1991-962X", "ISSN" : "19919603", "abstract" : "We present a new data set of annual historical (1750\u20132014) anthropogenic chemically reactive gases (CO, CH4, NH3, NOx, SO2, NMVOCs), carbonaceous aerosols (black carbon \u2013 BC, and organic carbon \u2013 OC), and CO2 developed with the Community Emissions Data System (CEDS). We improve upon existing inventories with a more consistent and reproducible methodology applied to all emission species, updated emission factors, and recent estimates through 2014. The data system relies on existing energy consumption data sets and regional and country-specific inventories to produce trends over recent decades. All emission species are consistently estimated using the same activity data over all time periods. Emissions are provided on an annual basis at the level of country and sector and gridded with monthly seasonality. These estimates are comparable to, but generally slightly higher than, existing global inventories. Emissions over the most recent years are more uncertain, particularly in low- and middle-income regions where country-specific emission inventories are less available. Future work will involve refining and updating these emission estimates, estimating emissions' uncertainty, and publication of the system as open-source software.", "author" : [ { "dropping-particle" : "", "family" : "Hoesly", "given" : "Rachel M.", "non-dropping-particle" : "", "parse-names" : false, "suffix" : "" }, { "dropping-particle" : "", "family" : "Smith", "given" : "Steven J.", "non-dropping-particle" : "", "parse-names" : false, "suffix" : "" }, { "dropping-particle" : "", "family" : "Feng", "given" : "Leyang", "non-dropping-particle" : "", "parse-names" : false, "suffix" : "" }, { "dropping-particle" : "", "family" : "Klimont", "given" : "Zbigniew", "non-dropping-particle" : "", "parse-names" : false, "suffix" : "" }, { "dropping-particle" : "", "family" : "Janssens-Maenhout", "given" : "Greet", "non-dropping-particle" : "", "parse-names" : false, "suffix" : "" }, { "dropping-particle" : "", "family" : "Pitkanen", "given" : "Tyler", "non-dropping-particle" : "", "parse-names" : false, "suffix" : "" }, { "dropping-particle" : "", "family" : "Seibert", "given" : "Jonathan J.", "non-dropping-particle" : "", "parse-names" : false, "suffix" : "" }, { "dropping-particle" : "", "family" : "Vu", "given" : "Linh", "non-dropping-particle" : "", "parse-names" : false, "suffix" : "" }, { "dropping-particle" : "", "family" : "Andres", "given" : "Robert J.", "non-dropping-particle" : "", "parse-names" : false, "suffix" : "" }, { "dropping-particle" : "", "family" : "Bolt", "given" : "Ryan M.", "non-dropping-particle" : "", "parse-names" : false, "suffix" : "" }, { "dropping-particle" : "", "family" : "Bond", "given" : "Tami C.", "non-dropping-particle" : "", "parse-names" : false, "suffix" : "" }, { "dropping-particle" : "", "family" : "Dawidowski", "given" : "Laura", "non-dropping-particle" : "", "parse-names" : false, "suffix" : "" }, { "dropping-particle" : "", "family" : "Kholod", "given" : "Nazar", "non-dropping-particle" : "", "parse-names" : false, "suffix" : "" }, { "dropping-particle" : "", "family" : "Kurokawa", "given" : "June Ichi", "non-dropping-particle" : "", "parse-names" : false, "suffix" : "" }, { "dropping-particle" : "", "family" : "Li", "given" : "Meng", "non-dropping-particle" : "", "parse-names" : false, "suffix" : "" }, { "dropping-particle" : "", "family" : "Liu", "given" : "Liang", "non-dropping-particle" : "", "parse-names" : false, "suffix" : "" }, { "dropping-particle" : "", "family" : "Lu", "given" : "Zifeng", "non-dropping-particle" : "", "parse-names" : false, "suffix" : "" }, { "dropping-particle" : "", "family" : "Moura", "given" : "Maria C.P.", "non-dropping-particle" : "", "parse-names" : false, "suffix" : "" }, { "dropping-particle" : "", "family" : "O'Rourke", "given" : "Patrick R.", "non-dropping-particle" : "", "parse-names" : false, "suffix" : "" }, { "dropping-particle" : "", "family" : "Zhang", "given" : "Qiang", "non-dropping-particle" : "", "parse-names" : false, "suffix" : "" } ], "container-title" : "Geoscientific Model Development", "id" : "ITEM-1", "issue" : "1", "issued" : { "date-parts" : [ [ "2018" ] ] }, "page" : "369-408", "title" : "Historical (1750-2014) anthropogenic emissions of reactive gases and aerosols from the Community Emissions Data System (CEDS)", "translator" : [ { "dropping-particle" : "", "family" : "G2885", "given" : "", "non-dropping-particle" : "", "parse-names" : false, "suffix" : "" } ], "type" : "article-journal", "volume" : "11" }, "uris" : [ "http://www.mendeley.com/documents/?uuid=2bf2fa68-b7ee-423d-bfbd-d77a4390d45e" ] } ], "mendeley" : { "formattedCitation" : "(Hoesly et al., 2018)", "plainTextFormattedCitation" : "(Hoesly et al., 2018)", "previouslyFormattedCitation" : "(Hoesly et al., 2018)" }, "properties" : { "noteIndex" : 0 }, "schema" : "https://github.com/citation-style-language/schema/raw/master/csl-citation.json" }</w:instrText>
      </w:r>
      <w:r w:rsidRPr="00EE0EA3">
        <w:rPr>
          <w:lang w:val="en-GB"/>
        </w:rPr>
        <w:fldChar w:fldCharType="separate"/>
      </w:r>
      <w:r w:rsidR="00CB33A1">
        <w:rPr>
          <w:noProof/>
          <w:lang w:val="en-GB"/>
        </w:rPr>
        <w:t>(Hoesly et al., 2018)</w:t>
      </w:r>
      <w:r w:rsidRPr="00EE0EA3">
        <w:rPr>
          <w:lang w:val="en-GB"/>
        </w:rPr>
        <w:fldChar w:fldCharType="end"/>
      </w:r>
      <w:r w:rsidRPr="00EE0EA3">
        <w:rPr>
          <w:lang w:val="en-GB"/>
        </w:rPr>
        <w:t>.</w:t>
      </w:r>
      <w:r w:rsidRPr="00EE0EA3" w:rsidDel="009F5ADA">
        <w:rPr>
          <w:lang w:val="en-GB"/>
        </w:rPr>
        <w:t xml:space="preserve"> </w:t>
      </w:r>
      <w:r w:rsidRPr="00EE0EA3">
        <w:rPr>
          <w:lang w:val="en-GB"/>
        </w:rPr>
        <w:t>Recent satellite and ground observations support trends estimated in CMIP6 dataset</w:t>
      </w:r>
      <w:r>
        <w:rPr>
          <w:lang w:val="en-GB"/>
        </w:rPr>
        <w:t xml:space="preserve"> (Section 6.3.3.4)</w:t>
      </w:r>
      <w:r w:rsidRPr="00EE0EA3">
        <w:rPr>
          <w:lang w:val="en-GB"/>
        </w:rPr>
        <w:t xml:space="preserve">. </w:t>
      </w:r>
    </w:p>
    <w:p w14:paraId="1DF60A51" w14:textId="77777777" w:rsidR="00A05B04" w:rsidRPr="00577614" w:rsidRDefault="00A05B04" w:rsidP="00D5630D">
      <w:pPr>
        <w:pStyle w:val="AR6BodyText"/>
        <w:rPr>
          <w:color w:val="000000"/>
          <w:lang w:val="en-GB"/>
        </w:rPr>
      </w:pPr>
    </w:p>
    <w:p w14:paraId="02F693CE" w14:textId="2FF5822D" w:rsidR="00A05B04" w:rsidRPr="00C84B02" w:rsidRDefault="00A05B04" w:rsidP="00D5630D">
      <w:pPr>
        <w:pStyle w:val="AR6BodyText"/>
        <w:rPr>
          <w:color w:val="000000"/>
        </w:rPr>
      </w:pPr>
      <w:r w:rsidRPr="00C16215">
        <w:rPr>
          <w:color w:val="000000"/>
          <w:lang w:val="en-GB"/>
        </w:rPr>
        <w:t xml:space="preserve">To summarize, there are significant differences in </w:t>
      </w:r>
      <w:r>
        <w:rPr>
          <w:color w:val="000000"/>
          <w:lang w:val="en-GB"/>
        </w:rPr>
        <w:t xml:space="preserve">spatial and temporal </w:t>
      </w:r>
      <w:r w:rsidRPr="00C16215">
        <w:rPr>
          <w:color w:val="000000"/>
          <w:lang w:val="en-GB"/>
        </w:rPr>
        <w:t>emission patterns of SLCFs across global regions (Figure 6.</w:t>
      </w:r>
      <w:r>
        <w:rPr>
          <w:color w:val="000000"/>
          <w:lang w:val="en-GB"/>
        </w:rPr>
        <w:t>18</w:t>
      </w:r>
      <w:r w:rsidRPr="00C16215">
        <w:rPr>
          <w:color w:val="000000"/>
          <w:lang w:val="en-GB"/>
        </w:rPr>
        <w:t>). Until the 1950s, the majority of SLCF emissions associated with fossil fuel use (SO</w:t>
      </w:r>
      <w:r w:rsidRPr="00C16215">
        <w:rPr>
          <w:color w:val="000000"/>
          <w:vertAlign w:val="subscript"/>
          <w:lang w:val="en-GB"/>
        </w:rPr>
        <w:t>2</w:t>
      </w:r>
      <w:r w:rsidRPr="00C16215">
        <w:rPr>
          <w:color w:val="000000"/>
          <w:lang w:val="en-GB"/>
        </w:rPr>
        <w:t>, NO</w:t>
      </w:r>
      <w:r w:rsidRPr="002F3DA9">
        <w:rPr>
          <w:iCs/>
          <w:color w:val="000000"/>
          <w:vertAlign w:val="subscript"/>
          <w:lang w:val="en-GB"/>
          <w:rPrChange w:id="760" w:author="Lucy Cowie" w:date="2021-07-25T17:22:00Z">
            <w:rPr>
              <w:i/>
              <w:color w:val="000000"/>
              <w:vertAlign w:val="subscript"/>
              <w:lang w:val="en-GB"/>
            </w:rPr>
          </w:rPrChange>
        </w:rPr>
        <w:t>x</w:t>
      </w:r>
      <w:r w:rsidRPr="00C16215">
        <w:rPr>
          <w:color w:val="000000"/>
          <w:lang w:val="en-GB"/>
        </w:rPr>
        <w:t xml:space="preserve">, NMVOCs, CO) and about half of BC and OC originated from North America and Europe </w:t>
      </w:r>
      <w:r w:rsidRPr="00C16215">
        <w:rPr>
          <w:color w:val="000000"/>
          <w:lang w:val="en-GB"/>
        </w:rPr>
        <w:fldChar w:fldCharType="begin" w:fldLock="1"/>
      </w:r>
      <w:r w:rsidR="00A75A09">
        <w:rPr>
          <w:color w:val="000000"/>
          <w:lang w:val="en-GB"/>
        </w:rPr>
        <w:instrText>ADDIN CSL_CITATION { "citationItems" : [ { "id" : "ITEM-1", "itemData" : { "DOI" : "10.5194/acp-10-7017-2010", "ISSN" : "1680-7324", "abstract" : "Abstract. We present and discuss a new dataset of gridded emissions covering the historical period (1850\u20132000) in decadal increments at a horizontal resolution of 0.5\u00b0 in latitude and longitude. The primary purpose of this inventory is to provide consistent gridded emissions of reactive gases and aerosols for use in chemistry model simulations needed by climate models for the Climate Model Intercomparison Program #5 (CMIP5) in support of the Intergovernmental Panel on Climate Change (IPCC) Fifth Assessment report (AR5). Our best estimate for the year 2000 inventory represents a combination of existing regional and global inventories to capture the best information available at this point; 40 regions and 12 sectors are used to combine the various sources. The historical reconstruction of each emitted compound, for each region and sector, is then forced to agree with our 2000 estimate, ensuring continuity between past and 2000 emissions. Simulations from two chemistry-climate models are used to test the ability of the emission dataset described here to capture long-term changes in atmospheric ozone, carbon monoxide and aerosol distributions. The simulated long-term change in the Northern mid-latitudes surface and mid-troposphere ozone is not quite as rapid as observed. However, stations outside this latitude band show much better agreement in both present-day and long-term trend. The model simulations indicate that the concentration of carbon monoxide is underestimated at the Mace Head station; however, the long-term trend over the limited observational period seems to be reasonably well captured. The simulated sulfate and black carbon deposition over Greenland is in very good agreement with the ice-core observations spanning the simulation period. Finally, aerosol optical depth and additional aerosol diagnostics are shown to be in good agreement with previously published estimates and observations.", "author" : [ { "dropping-particle" : "", "family" : "Lamarque", "given" : "J.-F.", "non-dropping-particle" : "", "parse-names" : false, "suffix" : "" }, { "dropping-particle" : "", "family" : "Bond", "given" : "T. C.", "non-dropping-particle" : "", "parse-names" : false, "suffix" : "" }, { "dropping-particle" : "", "family" : "Eyring", "given" : "V.", "non-dropping-particle" : "", "parse-names" : false, "suffix" : "" }, { "dropping-particle" : "", "family" : "Granier", "given" : "C.", "non-dropping-particle" : "", "parse-names" : false, "suffix" : "" }, { "dropping-particle" : "", "family" : "Heil", "given" : "A.", "non-dropping-particle" : "", "parse-names" : false, "suffix" : "" }, { "dropping-particle" : "", "family" : "Klimont", "given" : "Z.", "non-dropping-particle" : "", "parse-names" : false, "suffix" : "" }, { "dropping-particle" : "", "family" : "Lee", "given" : "D.", "non-dropping-particle" : "", "parse-names" : false, "suffix" : "" }, { "dropping-particle" : "", "family" : "Liousse", "given" : "C.", "non-dropping-particle" : "", "parse-names" : false, "suffix" : "" }, { "dropping-particle" : "", "family" : "Mieville", "given" : "A.", "non-dropping-particle" : "", "parse-names" : false, "suffix" : "" }, { "dropping-particle" : "", "family" : "Owen", "given" : "B.", "non-dropping-particle" : "", "parse-names" : false, "suffix" : "" }, { "dropping-particle" : "", "family" : "Schultz", "given" : "M. G.", "non-dropping-particle" : "", "parse-names" : false, "suffix" : "" }, { "dropping-particle" : "", "family" : "Shindell", "given" : "D.", "non-dropping-particle" : "", "parse-names" : false, "suffix" : "" }, { "dropping-particle" : "", "family" : "Smith", "given" : "S. J.", "non-dropping-particle" : "", "parse-names" : false, "suffix" : "" }, { "dropping-particle" : "", "family" : "Stehfest", "given" : "E.", "non-dropping-particle" : "", "parse-names" : false, "suffix" : "" }, { "dropping-particle" : "", "family" : "Aardenne", "given" : "J.", "non-dropping-particle" : "Van", "parse-names" : false, "suffix" : "" }, { "dropping-particle" : "", "family" : "Cooper", "given" : "O. R.", "non-dropping-particle" : "", "parse-names" : false, "suffix" : "" }, { "dropping-particle" : "", "family" : "Kainuma", "given" : "M.", "non-dropping-particle" : "", "parse-names" : false, "suffix" : "" }, { "dropping-particle" : "", "family" : "Mahowald", "given" : "N.", "non-dropping-particle" : "", "parse-names" : false, "suffix" : "" }, { "dropping-particle" : "", "family" : "McConnell", "given" : "J. R.", "non-dropping-particle" : "", "parse-names" : false, "suffix" : "" }, { "dropping-particle" : "", "family" : "Naik", "given" : "V.", "non-dropping-particle" : "", "parse-names" : false, "suffix" : "" }, { "dropping-particle" : "", "family" : "Riahi", "given" : "K.", "non-dropping-particle" : "", "parse-names" : false, "suffix" : "" }, { "dropping-particle" : "", "family" : "Vuuren", "given" : "D. P.", "non-dropping-particle" : "van", "parse-names" : false, "suffix" : "" } ], "container-title" : "Atmospheric Chemistry and Physics", "id" : "ITEM-1", "issue" : "15", "issued" : { "date-parts" : [ [ "2010", "8", "3" ] ] }, "page" : "7017-7039", "title" : "Historical (1850\u20132000) gridded anthropogenic and biomass burning emissions of reactive gases and aerosols: methodology and application", "translator" : [ { "dropping-particle" : "", "family" : "G4290", "given" : "", "non-dropping-particle" : "", "parse-names" : false, "suffix" : "" } ], "type" : "article-journal", "volume" : "10" }, "uris" : [ "http://www.mendeley.com/documents/?uuid=a6089ff6-9d6b-4e62-9ce0-6322c7c1cb3a" ] }, { "id" : "ITEM-2", "itemData" : { "DOI" : "10.5194/gmd-11-369-2018", "ISBN" : "1991-962X", "ISSN" : "19919603", "abstract" : "We present a new data set of annual historical (1750\u20132014) anthropogenic chemically reactive gases (CO, CH4, NH3, NOx, SO2, NMVOCs), carbonaceous aerosols (black carbon \u2013 BC, and organic carbon \u2013 OC), and CO2 developed with the Community Emissions Data System (CEDS). We improve upon existing inventories with a more consistent and reproducible methodology applied to all emission species, updated emission factors, and recent estimates through 2014. The data system relies on existing energy consumption data sets and regional and country-specific inventories to produce trends over recent decades. All emission species are consistently estimated using the same activity data over all time periods. Emissions are provided on an annual basis at the level of country and sector and gridded with monthly seasonality. These estimates are comparable to, but generally slightly higher than, existing global inventories. Emissions over the most recent years are more uncertain, particularly in low- and middle-income regions where country-specific emission inventories are less available. Future work will involve refining and updating these emission estimates, estimating emissions' uncertainty, and publication of the system as open-source software.", "author" : [ { "dropping-particle" : "", "family" : "Hoesly", "given" : "Rachel M.", "non-dropping-particle" : "", "parse-names" : false, "suffix" : "" }, { "dropping-particle" : "", "family" : "Smith", "given" : "Steven J.", "non-dropping-particle" : "", "parse-names" : false, "suffix" : "" }, { "dropping-particle" : "", "family" : "Feng", "given" : "Leyang", "non-dropping-particle" : "", "parse-names" : false, "suffix" : "" }, { "dropping-particle" : "", "family" : "Klimont", "given" : "Zbigniew", "non-dropping-particle" : "", "parse-names" : false, "suffix" : "" }, { "dropping-particle" : "", "family" : "Janssens-Maenhout", "given" : "Greet", "non-dropping-particle" : "", "parse-names" : false, "suffix" : "" }, { "dropping-particle" : "", "family" : "Pitkanen", "given" : "Tyler", "non-dropping-particle" : "", "parse-names" : false, "suffix" : "" }, { "dropping-particle" : "", "family" : "Seibert", "given" : "Jonathan J.", "non-dropping-particle" : "", "parse-names" : false, "suffix" : "" }, { "dropping-particle" : "", "family" : "Vu", "given" : "Linh", "non-dropping-particle" : "", "parse-names" : false, "suffix" : "" }, { "dropping-particle" : "", "family" : "Andres", "given" : "Robert J.", "non-dropping-particle" : "", "parse-names" : false, "suffix" : "" }, { "dropping-particle" : "", "family" : "Bolt", "given" : "Ryan M.", "non-dropping-particle" : "", "parse-names" : false, "suffix" : "" }, { "dropping-particle" : "", "family" : "Bond", "given" : "Tami C.", "non-dropping-particle" : "", "parse-names" : false, "suffix" : "" }, { "dropping-particle" : "", "family" : "Dawidowski", "given" : "Laura", "non-dropping-particle" : "", "parse-names" : false, "suffix" : "" }, { "dropping-particle" : "", "family" : "Kholod", "given" : "Nazar", "non-dropping-particle" : "", "parse-names" : false, "suffix" : "" }, { "dropping-particle" : "", "family" : "Kurokawa", "given" : "June Ichi", "non-dropping-particle" : "", "parse-names" : false, "suffix" : "" }, { "dropping-particle" : "", "family" : "Li", "given" : "Meng", "non-dropping-particle" : "", "parse-names" : false, "suffix" : "" }, { "dropping-particle" : "", "family" : "Liu", "given" : "Liang", "non-dropping-particle" : "", "parse-names" : false, "suffix" : "" }, { "dropping-particle" : "", "family" : "Lu", "given" : "Zifeng", "non-dropping-particle" : "", "parse-names" : false, "suffix" : "" }, { "dropping-particle" : "", "family" : "Moura", "given" : "Maria C.P.", "non-dropping-particle" : "", "parse-names" : false, "suffix" : "" }, { "dropping-particle" : "", "family" : "O'Rourke", "given" : "Patrick R.", "non-dropping-particle" : "", "parse-names" : false, "suffix" : "" }, { "dropping-particle" : "", "family" : "Zhang", "given" : "Qiang", "non-dropping-particle" : "", "parse-names" : false, "suffix" : "" } ], "container-title" : "Geoscientific Model Development", "id" : "ITEM-2", "issue" : "1", "issued" : { "date-parts" : [ [ "2018" ] ] }, "page" : "369-408", "title" : "Historical (1750-2014) anthropogenic emissions of reactive gases and aerosols from the Community Emissions Data System (CEDS)", "translator" : [ { "dropping-particle" : "", "family" : "G2885", "given" : "", "non-dropping-particle" : "", "parse-names" : false, "suffix" : "" } ], "type" : "article-journal", "volume" : "11" }, "uris" : [ "http://www.mendeley.com/documents/?uuid=2bf2fa68-b7ee-423d-bfbd-d77a4390d45e" ] } ], "mendeley" : { "formattedCitation" : "(Lamarque et al., 2010; Hoesly et al., 2018)", "plainTextFormattedCitation" : "(Lamarque et al., 2010; Hoesly et al., 2018)", "previouslyFormattedCitation" : "(Lamarque et al., 2010; Hoesly et al., 2018)" }, "properties" : { "noteIndex" : 0 }, "schema" : "https://github.com/citation-style-language/schema/raw/master/csl-citation.json" }</w:instrText>
      </w:r>
      <w:r w:rsidRPr="00C16215">
        <w:rPr>
          <w:color w:val="000000"/>
          <w:lang w:val="en-GB"/>
        </w:rPr>
        <w:fldChar w:fldCharType="separate"/>
      </w:r>
      <w:r w:rsidR="00CB33A1">
        <w:rPr>
          <w:noProof/>
          <w:color w:val="000000"/>
          <w:lang w:val="en-GB"/>
        </w:rPr>
        <w:t>(Lamarque et al., 2010; Hoesly et al., 2018)</w:t>
      </w:r>
      <w:r w:rsidRPr="00C16215">
        <w:rPr>
          <w:color w:val="000000"/>
          <w:lang w:val="en-GB"/>
        </w:rPr>
        <w:fldChar w:fldCharType="end"/>
      </w:r>
      <w:r w:rsidRPr="00C16215">
        <w:rPr>
          <w:color w:val="000000"/>
          <w:lang w:val="en-GB"/>
        </w:rPr>
        <w:t xml:space="preserve">. </w:t>
      </w:r>
      <w:r>
        <w:rPr>
          <w:color w:val="000000"/>
          <w:lang w:val="en-GB"/>
        </w:rPr>
        <w:t>S</w:t>
      </w:r>
      <w:r w:rsidRPr="00C16215">
        <w:rPr>
          <w:color w:val="000000"/>
          <w:lang w:val="en-GB"/>
        </w:rPr>
        <w:t xml:space="preserve">ince the 1990s a large </w:t>
      </w:r>
      <w:r>
        <w:rPr>
          <w:color w:val="000000"/>
          <w:lang w:val="en-GB"/>
        </w:rPr>
        <w:t>redistribution of emission</w:t>
      </w:r>
      <w:ins w:id="761" w:author="Lucy Cowie" w:date="2021-07-25T17:22:00Z">
        <w:r w:rsidR="00BA79DE">
          <w:rPr>
            <w:color w:val="000000"/>
            <w:lang w:val="en-GB"/>
          </w:rPr>
          <w:t>s</w:t>
        </w:r>
      </w:ins>
      <w:r>
        <w:rPr>
          <w:color w:val="000000"/>
          <w:lang w:val="en-GB"/>
        </w:rPr>
        <w:t xml:space="preserve"> was associated</w:t>
      </w:r>
      <w:r w:rsidRPr="00C16215">
        <w:rPr>
          <w:color w:val="000000"/>
          <w:lang w:val="en-GB"/>
        </w:rPr>
        <w:t xml:space="preserve"> with strong economic growth in Asia and declining emissions in North America and Europe due to air</w:t>
      </w:r>
      <w:ins w:id="762" w:author="Lucy Cowie" w:date="2021-07-25T17:22:00Z">
        <w:r w:rsidR="00031BDD">
          <w:rPr>
            <w:color w:val="000000"/>
            <w:lang w:val="en-GB"/>
          </w:rPr>
          <w:t>-</w:t>
        </w:r>
      </w:ins>
      <w:del w:id="763" w:author="Lucy Cowie" w:date="2021-07-25T17:22:00Z">
        <w:r w:rsidRPr="00C16215" w:rsidDel="00031BDD">
          <w:rPr>
            <w:color w:val="000000"/>
            <w:lang w:val="en-GB"/>
          </w:rPr>
          <w:delText xml:space="preserve"> </w:delText>
        </w:r>
      </w:del>
      <w:r w:rsidRPr="00C16215">
        <w:rPr>
          <w:color w:val="000000"/>
          <w:lang w:val="en-GB"/>
        </w:rPr>
        <w:t>quality legislation and</w:t>
      </w:r>
      <w:ins w:id="764" w:author="Lucy Cowie" w:date="2021-07-25T17:22:00Z">
        <w:r w:rsidR="00127D2F">
          <w:rPr>
            <w:color w:val="000000"/>
            <w:lang w:val="en-GB"/>
          </w:rPr>
          <w:t xml:space="preserve"> the</w:t>
        </w:r>
      </w:ins>
      <w:r w:rsidRPr="00C16215">
        <w:rPr>
          <w:color w:val="000000"/>
          <w:lang w:val="en-GB"/>
        </w:rPr>
        <w:t xml:space="preserve"> declining capacity of energy</w:t>
      </w:r>
      <w:ins w:id="765" w:author="Lucy Cowie" w:date="2021-07-25T17:23:00Z">
        <w:r w:rsidR="00127D2F">
          <w:rPr>
            <w:color w:val="000000"/>
            <w:lang w:val="en-GB"/>
          </w:rPr>
          <w:t>-</w:t>
        </w:r>
      </w:ins>
      <w:del w:id="766" w:author="Lucy Cowie" w:date="2021-07-25T17:23:00Z">
        <w:r w:rsidRPr="00C16215" w:rsidDel="00127D2F">
          <w:rPr>
            <w:color w:val="000000"/>
            <w:lang w:val="en-GB"/>
          </w:rPr>
          <w:delText xml:space="preserve"> </w:delText>
        </w:r>
      </w:del>
      <w:r w:rsidRPr="00C16215">
        <w:rPr>
          <w:color w:val="000000"/>
          <w:lang w:val="en-GB"/>
        </w:rPr>
        <w:t>intensive industry</w:t>
      </w:r>
      <w:del w:id="767" w:author="Lucy Cowie" w:date="2021-07-25T17:24:00Z">
        <w:r w:rsidRPr="00C16215" w:rsidDel="00AF3795">
          <w:rPr>
            <w:color w:val="000000"/>
            <w:lang w:val="en-GB"/>
          </w:rPr>
          <w:delText xml:space="preserve">, </w:delText>
        </w:r>
        <w:r w:rsidDel="00AF3795">
          <w:rPr>
            <w:color w:val="000000"/>
            <w:lang w:val="en-GB"/>
          </w:rPr>
          <w:delText>and</w:delText>
        </w:r>
      </w:del>
      <w:ins w:id="768" w:author="Lucy Cowie" w:date="2021-07-25T17:24:00Z">
        <w:r w:rsidR="00AF3795">
          <w:rPr>
            <w:color w:val="000000"/>
            <w:lang w:val="en-GB"/>
          </w:rPr>
          <w:t>;</w:t>
        </w:r>
      </w:ins>
      <w:r>
        <w:rPr>
          <w:color w:val="000000"/>
          <w:lang w:val="en-GB"/>
        </w:rPr>
        <w:t xml:space="preserve"> currently </w:t>
      </w:r>
      <w:r w:rsidRPr="00C16215">
        <w:rPr>
          <w:color w:val="000000"/>
          <w:lang w:val="en-GB"/>
        </w:rPr>
        <w:t>more than 50% of anthropogenic emissions of each SLCF species (including CH</w:t>
      </w:r>
      <w:r w:rsidRPr="00C16215">
        <w:rPr>
          <w:color w:val="000000"/>
          <w:vertAlign w:val="subscript"/>
          <w:lang w:val="en-GB"/>
        </w:rPr>
        <w:t>4</w:t>
      </w:r>
      <w:r w:rsidRPr="00C16215">
        <w:rPr>
          <w:color w:val="000000"/>
          <w:lang w:val="en-GB"/>
        </w:rPr>
        <w:t xml:space="preserve"> and NH</w:t>
      </w:r>
      <w:r w:rsidRPr="00C16215">
        <w:rPr>
          <w:color w:val="000000"/>
          <w:vertAlign w:val="subscript"/>
          <w:lang w:val="en-GB"/>
        </w:rPr>
        <w:t>3</w:t>
      </w:r>
      <w:r w:rsidRPr="00C16215">
        <w:rPr>
          <w:color w:val="000000"/>
          <w:lang w:val="en-GB"/>
        </w:rPr>
        <w:t>) originat</w:t>
      </w:r>
      <w:r>
        <w:rPr>
          <w:color w:val="000000"/>
          <w:lang w:val="en-GB"/>
        </w:rPr>
        <w:t>es</w:t>
      </w:r>
      <w:r w:rsidRPr="00C16215">
        <w:rPr>
          <w:color w:val="000000"/>
          <w:lang w:val="en-GB"/>
        </w:rPr>
        <w:t xml:space="preserve"> from Asia </w:t>
      </w:r>
      <w:ins w:id="769" w:author="Ian Blenkinsop" w:date="2021-07-15T12:14:00Z">
        <w:r w:rsidR="00600CB0" w:rsidRPr="002A1EE0">
          <w:rPr>
            <w:color w:val="000000"/>
            <w:lang w:val="en-US"/>
          </w:rPr>
          <w:t>(Figure 6.3</w:t>
        </w:r>
        <w:del w:id="770" w:author="Lucy Cowie" w:date="2021-07-25T17:25:00Z">
          <w:r w:rsidR="00600CB0" w:rsidRPr="002A1EE0" w:rsidDel="008245FB">
            <w:rPr>
              <w:color w:val="000000"/>
              <w:lang w:val="en-US"/>
            </w:rPr>
            <w:delText> </w:delText>
          </w:r>
        </w:del>
      </w:ins>
      <w:r w:rsidR="003F1C19" w:rsidRPr="002A1EE0">
        <w:rPr>
          <w:color w:val="000000"/>
          <w:lang w:val="en-US"/>
        </w:rPr>
        <w:t> </w:t>
      </w:r>
      <w:ins w:id="771" w:author="Ian Blenkinsop" w:date="2021-07-15T12:14:00Z">
        <w:r w:rsidR="00600CB0" w:rsidRPr="002A1EE0">
          <w:rPr>
            <w:color w:val="000000"/>
            <w:lang w:val="en-US"/>
          </w:rPr>
          <w:t xml:space="preserve">; </w:t>
        </w:r>
      </w:ins>
      <w:r w:rsidRPr="00C16215">
        <w:rPr>
          <w:color w:val="000000"/>
          <w:lang w:val="en-GB"/>
        </w:rPr>
        <w:fldChar w:fldCharType="begin" w:fldLock="1"/>
      </w:r>
      <w:r w:rsidR="00A75A09">
        <w:rPr>
          <w:color w:val="000000"/>
          <w:lang w:val="en-GB"/>
        </w:rPr>
        <w:instrText>ADDIN CSL_CITATION { "citationItems" : [ { "id" : "ITEM-1", "itemData" : { "DOI" : "10.1146/annurev-environ-052912-173303", "ISSN" : "1543-5938", "abstract" : "New scientific understanding could increase the cost-effectiveness of local and regional air quality management policies, enhance the acceptance of mitigation measures for long-lived greenhouse gas (GHG) emissions, and reveal win-win portfolios of controls for short-lived substances that yield immediate health and crop benefits while limiting temperature increase in the near term. However, although substantial efforts have been devoted to global analyses of the emissions of carbon dioxide (CO) and other long-lived GHGs, air pollutant emissions have received only limited attention in the global context. Past and likely future trends in air pollutant emissions evolve rather differently from those of long-lived GHGs, so that superficial extrapolations of GHG trends would lead to misleading conclusions. In many world regions, the evolution of air pollutant emissions has effectively decoupled from economic growth. Since 1990, air pollutant emissions declined (sulfur dioxide, SO), stabilized (nitrogen oxides, NO), or increased slightly (black carbon, BC; organic carbon, OC; and ammonia, NH). This review discusses to what extent structural changes, technological improvements, and dedicated environmental legislation have contributed to these changes. The scenarios of future emissions in the literature span a wide range, mainly owing to different assumptions about future environmental policies. Although the more recent scenarios agree on declining air pollutants up to 2030, avoiding potential rebounds of emissions after 2030 will require additional policy interventions.", "author" : [ { "dropping-particle" : "", "family" : "Amann", "given" : "Markus", "non-dropping-particle" : "", "parse-names" : false, "suffix" : "" }, { "dropping-particle" : "", "family" : "Klimont", "given" : "Zbigniew", "non-dropping-particle" : "", "parse-names" : false, "suffix" : "" }, { "dropping-particle" : "", "family" : "Wagner", "given" : "Fabian", "non-dropping-particle" : "", "parse-names" : false, "suffix" : "" } ], "container-title" : "Annual Review of Environment and Resources", "id" : "ITEM-1", "issue" : "1", "issued" : { "date-parts" : [ [ "2013" ] ] }, "number-of-pages" : "31-55", "title" : "Regional and Global Emissions of Air Pollutants: Recent Trends and Future Scenarios", "translator" : [ { "dropping-particle" : "", "family" : "G2995", "given" : "", "non-dropping-particle" : "", "parse-names" : false, "suffix" : "" } ], "type" : "book", "volume" : "38" }, "uris" : [ "http://www.mendeley.com/documents/?uuid=39ae5f7d-54c2-4bbd-a76b-fde83467ecc2" ] }, { "id" : "ITEM-2", "itemData" : { "DOI" : "10.5194/acp-16-3825-2016", "author" : [ { "dropping-particle" : "", "family" : "Crippa", "given" : "M", "non-dropping-particle" : "", "parse-names" : false, "suffix" : "" }, { "dropping-particle" : "", "family" : "Janssens-Maenhout", "given" : "G", "non-dropping-particle" : "", "parse-names" : false, "suffix" : "" }, { "dropping-particle" : "", "family" : "Dentener", "given" : "F", "non-dropping-particle" : "", "parse-names" : false, "suffix" : "" }, { "dropping-particle" : "", "family" : "Guizzardi", "given" : "D", "non-dropping-particle" : "", "parse-names" : false, "suffix" : "" }, { "dropping-particle" : "", "family" : "Sindelarova", "given" : "K", "non-dropping-particle" : "", "parse-names" : false, "suffix" : "" }, { "dropping-particle" : "", "family" : "Muntean", "given" : "M", "non-dropping-particle" : "", "parse-names" : false, "suffix" : "" }, { "dropping-particle" : "", "family" : "Dingenen", "given" : "R", "non-dropping-particle" : "Van", "parse-names" : false, "suffix" : "" }, { "dropping-particle" : "", "family" : "Granier", "given" : "C", "non-dropping-particle" : "", "parse-names" : false, "suffix" : "" } ], "container-title" : "Atmospheric Chemistry and Physics", "id" : "ITEM-2", "issue" : "6", "issued" : { "date-parts" : [ [ "2016" ] ] }, "page" : "3825-3841", "title" : "Forty years of improvements in European air quality: regional policy-industry interactions with global impacts", "translator" : [ { "dropping-particle" : "", "family" : "G2996", "given" : "", "non-dropping-particle" : "", "parse-names" : false, "suffix" : "" } ], "type" : "article-journal", "volume" : "16" }, "uris" : [ "http://www.mendeley.com/documents/?uuid=0cbed00a-c043-4f6a-852a-fd12f0b1a024" ] }, { "id" : "ITEM-3", "itemData" : { "DOI" : "10.5194/essd-10-1987-2018", "author" : [ { "dropping-particle" : "", "family" : "Crippa", "given" : "M", "non-dropping-particle" : "", "parse-names" : false, "suffix" : "" }, { "dropping-particle" : "", "family" : "Guizzardi", "given" : "D", "non-dropping-particle" : "", "parse-names" : false, "suffix" : "" }, { "dropping-particle" : "", "family" : "Muntean", "given" : "M", "non-dropping-particle" : "", "parse-names" : false, "suffix" : "" }, { "dropping-particle" : "", "family" : "Schaaf", "given" : "E", "non-dropping-particle" : "", "parse-names" : false, "suffix" : "" }, { "dropping-particle" : "", "family" : "Dentener", "given" : "F", "non-dropping-particle" : "", "parse-names" : false, "suffix" : "" }, { "dropping-particle" : "", "family" : "Aardenne", "given" : "J A", "non-dropping-particle" : "van", "parse-names" : false, "suffix" : "" }, { "dropping-particle" : "", "family" : "Monni", "given" : "S", "non-dropping-particle" : "", "parse-names" : false, "suffix" : "" }, { "dropping-particle" : "", "family" : "Doering", "given" : "U", "non-dropping-particle" : "", "parse-names" : false, "suffix" : "" }, { "dropping-particle" : "", "family" : "Olivier", "given" : "J G J", "non-dropping-particle" : "", "parse-names" : false, "suffix" : "" }, { "dropping-particle" : "", "family" : "Pagliari", "given" : "V", "non-dropping-particle" : "", "parse-names" : false, "suffix" : "" }, { "dropping-particle" : "", "family" : "Janssens-Maenhout", "given" : "G", "non-dropping-particle" : "", "parse-names" : false, "suffix" : "" } ], "container-title" : "Earth System Science Data", "id" : "ITEM-3", "issue" : "4", "issued" : { "date-parts" : [ [ "2018" ] ] }, "page" : "1987-2013", "title" : "Gridded emissions of air pollutants for the period 1970--2012 within EDGAR v4.3.2", "translator" : [ { "dropping-particle" : "", "family" : "G3541", "given" : "", "non-dropping-particle" : "", "parse-names" : false, "suffix" : "" } ], "type" : "article-journal", "volume" : "10" }, "uris" : [ "http://www.mendeley.com/documents/?uuid=ab3b445f-befa-4b00-aa70-05ad168b2a74" ] }, { "id" : "ITEM-4", "itemData" : { "DOI" : "10.1002/jgrd.50171", "ISSN" : "2169897X", "abstract" : "Black carbon aerosol plays a unique and important role in Earth's climate system. Black carbon is a type of carbonaceous material with a unique combination of physical properties. This assessment provides an evaluation of black-carbon climate forcing that is comprehensive in its inclusion of all known and relevant processes and that is quantitative in providing best estimates and uncertainties of the main forcing terms: direct solar absorption; influence on liquid, mixed phase, and ice clouds; and deposition on snow and ice. These effects are calculated with climate models, but when possible, they are evaluated with both microphysical measurements and field observations. Predominant sources are combustion related, namely, fossil fuels for transportation, solid fuels for industrial and residential uses, and open burning of biomass. Total global emissions of black carbon using bottom-up inventory methods are 7500 Gg yr-1 in the year 2000 with an uncertainty range of 2000 to 29000. However, global atmospheric absorption attributable to black carbon is too low in many models and should be increased by a factor of almost 3. After this scaling, the best estimate for the industrial-era (1750 to 2005) direct radiative forcing of atmospheric black carbon is +0.71 W m-2 with 90% uncertainty bounds of (+0.08, +1.27) W m-2. Total direct forcing by all black carbon sources, without subtracting the preindustrial background, is estimated as +0.88 (+0.17, +1.48) W m-2. Direct radiative forcing alone does not capture important rapid adjustment mechanisms. A framework is described and used for quantifying climate forcings, including rapid adjustments. The best estimate of industrial-era climate forcing of black carbon through all forcing mechanisms, including clouds and cryosphere forcing, is +1.1 W m-2 with 90% uncertainty bounds of +0.17 to +2.1 W m-2. Thus, there is a very high probability that black carbon emissions, independent of co-emitted species, have a positive forcing and warm the climate. We estimate that black carbon, with a total climate forcing of +1.1 W m-2, is the second most important human emission in terms of its climate forcing in the present-day atmosphere; only carbon dioxide is estimated to have a greater forcing. Sources that emit black carbon also emit other short-lived species that may either cool or warm climate. Climate forcings from co-emitted species are estimated and used in the framework described herein. When the principal effects of sho\u2026", "author" : [ { "dropping-particle" : "", "family" : "Bond", "given" : "T. C.", "non-dropping-particle" : "", "parse-names" : false, "suffix" : "" }, { "dropping-particle" : "", "family" : "Doherty", "given" : "S. J.", "non-dropping-particle" : "", "parse-names" : false, "suffix" : "" }, { "dropping-particle" : "", "family" : "Fahey", "given" : "D. W.", "non-dropping-particle" : "", "parse-names" : false, "suffix" : "" }, { "dropping-particle" : "", "family" : "Forster", "given" : "P. M.", "non-dropping-particle" : "", "parse-names" : false, "suffix" : "" }, { "dropping-particle" : "", "family" : "Berntsen", "given" : "T.", "non-dropping-particle" : "", "parse-names" : false, "suffix" : "" }, { "dropping-particle" : "", "family" : "DeAngelo", "given" : "B. J.", "non-dropping-particle" : "", "parse-names" : false, "suffix" : "" }, { "dropping-particle" : "", "family" : "Flanner", "given" : "M. G.", "non-dropping-particle" : "", "parse-names" : false, "suffix" : "" }, { "dropping-particle" : "", "family" : "Ghan", "given" : "S.", "non-dropping-particle" : "", "parse-names" : false, "suffix" : "" }, { "dropping-particle" : "", "family" : "K\u00e4rcher", "given" : "B.", "non-dropping-particle" : "", "parse-names" : false, "suffix" : "" }, { "dropping-particle" : "", "family" : "Koch", "given" : "D.", "non-dropping-particle" : "", "parse-names" : false, "suffix" : "" }, { "dropping-particle" : "", "family" : "Kinne", "given" : "S.", "non-dropping-particle" : "", "parse-names" : false, "suffix" : "" }, { "dropping-particle" : "", "family" : "Kondo", "given" : "Y.", "non-dropping-particle" : "", "parse-names" : false, "suffix" : "" }, { "dropping-particle" : "", "family" : "Quinn", "given" : "P. K.", "non-dropping-particle" : "", "parse-names" : false, "suffix" : "" }, { "dropping-particle" : "", "family" : "Sarofim", "given" : "M. C.", "non-dropping-particle" : "", "parse-names" : false, "suffix" : "" }, { "dropping-particle" : "", "family" : "Schultz", "given" : "M. G.", "non-dropping-particle" : "", "parse-names" : false, "suffix" : "" }, { "dropping-particle" : "", "family" : "Schulz", "given" : "M.", "non-dropping-particle" : "", "parse-names" : false, "suffix" : "" }, { "dropping-particle" : "", "family" : "Venkataraman", "given" : "C.", "non-dropping-particle" : "", "parse-names" : false, "suffix" : "" }, { "dropping-particle" : "", "family" : "Zhang", "given" : "H.", "non-dropping-particle" : "", "parse-names" : false, "suffix" : "" }, { "dropping-particle" : "", "family" : "Zhang", "given" : "S.", "non-dropping-particle" : "", "parse-names" : false, "suffix" : "" }, { "dropping-particle" : "", "family" : "Bellouin", "given" : "N.", "non-dropping-particle" : "", "parse-names" : false, "suffix" : "" }, { "dropping-particle" : "", "family" : "Guttikunda", "given" : "S. K.", "non-dropping-particle" : "", "parse-names" : false, "suffix" : "" }, { "dropping-particle" : "", "family" : "Hopke", "given" : "P. K.", "non-dropping-particle" : "", "parse-names" : false, "suffix" : "" }, { "dropping-particle" : "", "family" : "Jacobson", "given" : "M. Z.", "non-dropping-particle" : "", "parse-names" : false, "suffix" : "" }, { "dropping-particle" : "", "family" : "Kaiser", "given" : "J. W.", "non-dropping-particle" : "", "parse-names" : false, "suffix" : "" }, { "dropping-particle" : "", "family" : "Klimont", "given" : "Z.", "non-dropping-particle" : "", "parse-names" : false, "suffix" : "" }, { "dropping-particle" : "", "family" : "Lohmann", "given" : "U.", "non-dropping-particle" : "", "parse-names" : false, "suffix" : "" }, { "dropping-particle" : "", "family" : "Schwarz", "given" : "J. P.", "non-dropping-particle" : "", "parse-names" : false, "suffix" : "" }, { "dropping-particle" : "", "family" : "Shindell", "given" : "D.", "non-dropping-particle" : "", "parse-names" : false, "suffix" : "" }, { "dropping-particle" : "", "family" : "Storelvmo", "given" : "T.", "non-dropping-particle" : "", "parse-names" : false, "suffix" : "" }, { "dropping-particle" : "", "family" : "Warren", "given" : "S. G.", "non-dropping-particle" : "", "parse-names" : false, "suffix" : "" }, { "dropping-particle" : "", "family" : "Zender", "given" : "C. S.", "non-dropping-particle" : "", "parse-names" : false, "suffix" : "" } ], "container-title" : "Journal of Geophysical Research: Atmospheres", "id" : "ITEM-4", "issue" : "11", "issued" : { "date-parts" : [ [ "2013", "6", "16" ] ] }, "language" : "English", "note" : "From Duplicate 1 (Bounding the role of black carbon in the climate system: A scientific assessment - Bond, T. C.; Doherty, S. J.; Fahey, D. W.; Forster, P. M.; Berntsen, T.; DeAngelo, B. J.; Flanner, M. G.; Ghan, S.; K\u00e4rcher, B.; Koch, D.; Kinne, S.; Kondo, Y.; Quinn, P. K.; Sarofim, M. C.; Schultz, M. G.; Schulz, M.; Venkataraman, C.; Zhang, H.; Zhang, S.; Bellouin, N.; Guttikunda, S. K.; Hopke, P. K.; Jacobson, M. Z.; Kaiser, J. W.; Klimont, Z.; Lohmann, U.; Schwarz, J. P.; Shindell, D.; Storelvmo, T.; Warren, S. G.; Zender, C. S.)\n\nFrom Duplicate 3 (Bounding the role of black carbon in the climate system: A scientific assessment - Bond, T. C.; Doherty, S. J.; Fahey, D. W.; Forster, P. M.; Berntsen, T.; Deangelo, B. J.; Flanner, M. G.; Ghan, S.; K\u00e4rcher, B.; Koch, D.; Kinne, S.; Kondo, Y.; Quinn, P. K.; Sarofim, M. C.; Schultz, M. G.; Schulz, M.; Venkataraman, C.; Zhang, H.; Zhang, S.; Bellouin, N.; Guttikunda, S. K.; Hopke, P. K.; Jacobson, M. Z.; Kaiser, J. W.; Klimont, Z.; Lohmann, U.; Schwarz, J. P.; Shindell, D.; Storelvmo, T.; Warren, S. G.; Zender, C. S.)\n\nFrom Duplicate 2 (Bounding the role of black carbon in the climate system: A scientific assessment - DuplicateBond, NoCite; Bond, T. C.; Doherty, S. J.; Fahey, D. W.; Forster, P. M.; Berntsen, T.; Deangelo, B. J.; Flanner, M. G.; Ghan, S.; K\u00e4rcher, B.; Koch, D.; Kinne, S.; Kondo, Y.; Quinn, P. K.; Sarofim, M. C.; Schultz, M. G.; Schulz, M.; Venkataraman, C.; Zhang, H.; Zhang, S.; Bellouin, N.; Guttikunda, S. K.; Hopke, P. K.; Jacobson, M. Z.; Kaiser, J. W.; Klimont, Z.; Lohmann, U.; Schwarz, J. P.; Shindell, D.; Storelvmo, T.; Warren, S. G.; Zender, C. S.)\n\n228TG\nTimes Cited:405\nCited References Count:868\n\nFrom Duplicate 2 (Bounding the role of black carbon in the climate system: A scientific assessment - Bond, T. C.; Doherty, S. J.; Fahey, D. W.; Forster, P. M.; Berntsen, T.; Deangelo, B. J.; Flanner, M. G.; Ghan, S.; K\u00e4rcher, B.; Koch, D.; Kinne, S.; Kondo, Y.; Quinn, P. K.; Sarofim, M. C.; Schultz, M. G.; Schulz, M.; Venkataraman, C.; Zhang, H.; Zhang, S.; Bellouin, N.; Guttikunda, S. K.; Hopke, P. K.; Jacobson, M. Z.; Kaiser, J. W.; Klimont, Z.; Lohmann, U.; Schwarz, J. P.; Shindell, D.; Storelvmo, T.; Warren, S. G.; Zender, C. S.)\n\nFrom Duplicate 2 (Bounding the role of black carbon in the climate system: A scientific assessment - DuplicateBond, NoCite; Bond, T. C.; Doherty, S. J.; Fahey, D. W.; Forster, P. M.; Berntsen, T.; Deangelo, B. J.; Flanner, M. G.; Ghan, S.; K\u00e4rcher, B.; Koch, D.; Kinne, S.; Kondo, Y.; Quinn, P. K.; Sarofim, M. C.; Schultz, M. G.; Schulz, M.; Venkataraman, C.; Zhang, H.; Zhang, S.; Bellouin, N.; Guttikunda, S. K.; Hopke, P. K.; Jacobson, M. Z.; Kaiser, J. W.; Klimont, Z.; Lohmann, U.; Schwarz, J. P.; Shindell, D.; Storelvmo, T.; Warren, S. G.; Zender, C. S.)\n\n228TG\nTimes Cited:405\nCited References Count:868", "page" : "5380-5552", "title" : "Bounding the role of black carbon in the climate system: A scientific assessment", "translator" : [ { "dropping-particle" : "", "family" : "G4349", "given" : "", "non-dropping-particle" : "", "parse-names" : false, "suffix" : "" } ], "type" : "article-journal", "volume" : "118" }, "uris" : [ "http://www.mendeley.com/documents/?uuid=855ea43a-0f85-4fae-841c-cb10c0134750" ] }, { "id" : "ITEM-5", "itemData" : { "DOI" : "10.1080/10962247.2015.1040526", "ISBN" : "1096-2247", "ISSN" : "1096-2247", "PMID" : "25976481", "abstract" : "Multiple linkages connect air quality and climate change. Many air pollutant sources also emit carbon dioxide (CO2), the dominant anthropogenic greenhouse gas (GHG). The two main contributors to non-attainment of U.S. ambient air quality standards, ozone (O3) and particulate matter (PM), interact with radiation, forcing climate change. PM warms by absorbing sunlight (e.g., black carbon) or cools by scattering sunlight (e.g., sulfates) and interacts with clouds; these radiative and microphysical interactions can induce changes in precipitation and regional circulation patterns. Climate change is expected to degrade air quality in many polluted regions by changing air pollution meteorology (ventilation and dilution), precipitation and other removal processes, and by triggering some amplifying responses in atmospheric chemistry and in anthropogenic and natural sources. Together, these processes shape distributions and extreme episodes of O3 and PM. Global modeling indicates that as air pollution programs reduce SO2 to meet health and other air quality goals, near-term warming accelerates due to \u201cunmasking\u201d of warming induced by rising CO2. Air pollutant controls on CH4, a potent GHG and precursor to global O3 levels, and on sources with high black carbon (BC) to organic carbon (OC) ratios could offset near-term warming induced by SO2 emission reductions, while reducing global background O3 and regionally high levels of PM. Lowering peak warming requires decreasing atmospheric CO2, which for some source categories would also reduce co-emitted air pollutants or their precursors. Model projections for alternative climate and air quality scenarios indicate a wide range for U.S. surface O3 and fine PM, although regional projections may be confounded by interannual to decadal natural climate variability. Continued implementation of U.S. NOx emission controls guards against rising pollution levels triggered either by climate change or by global emission growth. Improved accuracy and trends in emission inventories are critical for accountability analyses of historical and projected air pollution and climate mitigation policies.", "author" : [ { "dropping-particle" : "", "family" : "Fiore", "given" : "Arlene M.", "non-dropping-particle" : "", "parse-names" : false, "suffix" : "" }, { "dropping-particle" : "", "family" : "Naik", "given" : "Vaishali", "non-dropping-particle" : "", "parse-names" : false, "suffix" : "" }, { "dropping-particle" : "", "family" : "Leibensperger", "given" : "Eric M.", "non-dropping-particle" : "", "parse-names" : false, "suffix" : "" } ], "container-title" : "Journal of the Air &amp; Waste Management Association", "edition" : "2015/05/16", "id" : "ITEM-5", "issue" : "6", "issued" : { "date-parts" : [ [ "2015" ] ] }, "note" : "Fiore, Arlene M\nNaik, Vaishali\nLeibensperger, Eric M\neng\nResearch Support, Non-U.S. Gov't\nResearch Support, U.S. Gov't, Non-P.H.S.\nReview\nJ Air Waste Manag Assoc. 2015 Jun;65(6):645-85. doi: 10.1080/10962247.2015.1040526.", "page" : "645-685", "title" : "Air Quality and Climate Connections", "translator" : [ { "dropping-particle" : "", "family" : "G2791", "given" : "", "non-dropping-particle" : "", "parse-names" : false, "suffix" : "" } ], "type" : "article-journal", "volume" : "65" }, "uris" : [ "http://www.mendeley.com/documents/?uuid=65d5d144-493e-42fa-aeae-b91b5fa5a78c" ] }, { "id" : "ITEM-6", "itemData" : { "DOI" : "10.5194/gmd-11-369-2018", "ISBN" : "1991-962X", "ISSN" : "19919603", "abstract" : "We present a new data set of annual historical (1750\u20132014) anthropogenic chemically reactive gases (CO, CH4, NH3, NOx, SO2, NMVOCs), carbonaceous aerosols (black carbon \u2013 BC, and organic carbon \u2013 OC), and CO2 developed with the Community Emissions Data System (CEDS). We improve upon existing inventories with a more consistent and reproducible methodology applied to all emission species, updated emission factors, and recent estimates through 2014. The data system relies on existing energy consumption data sets and regional and country-specific inventories to produce trends over recent decades. All emission species are consistently estimated using the same activity data over all time periods. Emissions are provided on an annual basis at the level of country and sector and gridded with monthly seasonality. These estimates are comparable to, but generally slightly higher than, existing global inventories. Emissions over the most recent years are more uncertain, particularly in low- and middle-income regions where country-specific emission inventories are less available. Future work will involve refining and updating these emission estimates, estimating emissions' uncertainty, and publication of the system as open-source software.", "author" : [ { "dropping-particle" : "", "family" : "Hoesly", "given" : "Rachel M.", "non-dropping-particle" : "", "parse-names" : false, "suffix" : "" }, { "dropping-particle" : "", "family" : "Smith", "given" : "Steven J.", "non-dropping-particle" : "", "parse-names" : false, "suffix" : "" }, { "dropping-particle" : "", "family" : "Feng", "given" : "Leyang", "non-dropping-particle" : "", "parse-names" : false, "suffix" : "" }, { "dropping-particle" : "", "family" : "Klimont", "given" : "Zbigniew", "non-dropping-particle" : "", "parse-names" : false, "suffix" : "" }, { "dropping-particle" : "", "family" : "Janssens-Maenhout", "given" : "Greet", "non-dropping-particle" : "", "parse-names" : false, "suffix" : "" }, { "dropping-particle" : "", "family" : "Pitkanen", "given" : "Tyler", "non-dropping-particle" : "", "parse-names" : false, "suffix" : "" }, { "dropping-particle" : "", "family" : "Seibert", "given" : "Jonathan J.", "non-dropping-particle" : "", "parse-names" : false, "suffix" : "" }, { "dropping-particle" : "", "family" : "Vu", "given" : "Linh", "non-dropping-particle" : "", "parse-names" : false, "suffix" : "" }, { "dropping-particle" : "", "family" : "Andres", "given" : "Robert J.", "non-dropping-particle" : "", "parse-names" : false, "suffix" : "" }, { "dropping-particle" : "", "family" : "Bolt", "given" : "Ryan M.", "non-dropping-particle" : "", "parse-names" : false, "suffix" : "" }, { "dropping-particle" : "", "family" : "Bond", "given" : "Tami C.", "non-dropping-particle" : "", "parse-names" : false, "suffix" : "" }, { "dropping-particle" : "", "family" : "Dawidowski", "given" : "Laura", "non-dropping-particle" : "", "parse-names" : false, "suffix" : "" }, { "dropping-particle" : "", "family" : "Kholod", "given" : "Nazar", "non-dropping-particle" : "", "parse-names" : false, "suffix" : "" }, { "dropping-particle" : "", "family" : "Kurokawa", "given" : "June Ichi", "non-dropping-particle" : "", "parse-names" : false, "suffix" : "" }, { "dropping-particle" : "", "family" : "Li", "given" : "Meng", "non-dropping-particle" : "", "parse-names" : false, "suffix" : "" }, { "dropping-particle" : "", "family" : "Liu", "given" : "Liang", "non-dropping-particle" : "", "parse-names" : false, "suffix" : "" }, { "dropping-particle" : "", "family" : "Lu", "given" : "Zifeng", "non-dropping-particle" : "", "parse-names" : false, "suffix" : "" }, { "dropping-particle" : "", "family" : "Moura", "given" : "Maria C.P.", "non-dropping-particle" : "", "parse-names" : false, "suffix" : "" }, { "dropping-particle" : "", "family" : "O'Rourke", "given" : "Patrick R.", "non-dropping-particle" : "", "parse-names" : false, "suffix" : "" }, { "dropping-particle" : "", "family" : "Zhang", "given" : "Qiang", "non-dropping-particle" : "", "parse-names" : false, "suffix" : "" } ], "container-title" : "Geoscientific Model Development", "id" : "ITEM-6", "issue" : "1", "issued" : { "date-parts" : [ [ "2018" ] ] }, "page" : "369-408", "title" : "Historical (1750-2014) anthropogenic emissions of reactive gases and aerosols from the Community Emissions Data System (CEDS)", "translator" : [ { "dropping-particle" : "", "family" : "G2885", "given" : "", "non-dropping-particle" : "", "parse-names" : false, "suffix" : "" } ], "type" : "article-journal", "volume" : "11" }, "uris" : [ "http://www.mendeley.com/documents/?uuid=2bf2fa68-b7ee-423d-bfbd-d77a4390d45e" ] }, { "id" : "ITEM-7", "itemData" : { "DOI" : "10.5194/acp-17-8681-2017", "ISSN" : "16807324", "abstract" : "This paper presents a comprehensive assessment of historical (1990-2010) global anthropogenic particulate matter (PM) emissions including the consistent and harmonized calculation of mass-based size distribution (PM1, PM2. 5, PM10), as well as primary carbonaceous aerosols including black carbon (BC) and organic carbon (OC). The estimates were developed with the integrated assessment model GAINS, where source-and region-specific technology characteristics are explicitly included. This assessment includes a number of previously unaccounted or often misallocated emission sources, i.e. kerosene lamps, gas flaring, diesel generators, refuse burning; some of them were reported in the past for selected regions or in the context of a particular pollutant or sector but not included as part of a total estimate. Spatially, emissions were calculated for 172 source regions (as well as international shipping), presented for 25 global regions, and allocated to 0.5\u00b0\u011d\u20ac \u00d7 \u011d\u20ac0.5\u00b0 longitude-latitude grids. No independent estimates of emissions from forest fires and savannah burning are provided and neither windblown dust nor unpaved roads emissions are included. We estimate that global emissions of PM have not changed significantly between 1990 and 2010, showing a strong decoupling from the global increase in energy consumption and, consequently, CO2 emissions, but there are significantly different regional trends, with a particularly strong increase in East Asia and Africa and a strong decline in Europe, North America, and the Pacific region. This in turn resulted in important changes in the spatial pattern of PM burden, e.g. European, North American, and Pacific contributions to global emissions dropped from nearly 30\u011d\u20ac% in 1990 to well below 15\u011d\u20ac% in 2010, while Asia's contribution grew from just over 50\u011d\u20ac% to nearly two-Thirds of the global total in 2010. For all PM species considered, Asian sources represented over 60\u011d\u20ac% of the global anthropogenic total, and residential combustion was the most important sector, contributing about 60\u011d\u20ac% for BC and OC, 45\u011d\u20ac% for PM2. 5, and less than 40\u011d\u20ac% for PM10, where large combustion sources and industrial processes are equally important. Global anthropogenic emissions of BC were estimated at about 6.6 and 7.2\u011d\u20acTg in 2000 and 2010, respectively, and represent about 15\u011d\u20ac% of PM2. 5 but for some sources reach nearly 50\u011d\u20ac%, i.e. for the transport sector. Our global BC numbers are higher than previously published owing primarily to t\u2026", "author" : [ { "dropping-particle" : "", "family" : "Klimont", "given" : "Zbigniew", "non-dropping-particle" : "", "parse-names" : false, "suffix" : "" }, { "dropping-particle" : "", "family" : "Kupiainen", "given" : "Kaarle", "non-dropping-particle" : "", "parse-names" : false, "suffix" : "" }, { "dropping-particle" : "", "family" : "Heyes", "given" : "Chris", "non-dropping-particle" : "", "parse-names" : false, "suffix" : "" }, { "dropping-particle" : "", "family" : "Purohit", "given" : "Pallav", "non-dropping-particle" : "", "parse-names" : false, "suffix" : "" }, { "dropping-particle" : "", "family" : "Cofala", "given" : "Janusz", "non-dropping-particle" : "", "parse-names" : false, "suffix" : "" }, { "dropping-particle" : "", "family" : "Rafaj", "given" : "Peter", "non-dropping-particle" : "", "parse-names" : false, "suffix" : "" }, { "dropping-part</w:instrText>
      </w:r>
      <w:r w:rsidR="00A75A09" w:rsidRPr="002A1EE0">
        <w:rPr>
          <w:color w:val="000000"/>
        </w:rPr>
        <w:instrText>icle" : "", "family" : "Borken-Kleefeld", "given" : "Jens", "non-dropping-particle" : "", "parse-names" : false, "suffix" : "" }, { "dropping-particle" : "", "family" : "Sch\u00f6pp", "given" : "Wolfgang", "non-dropping-particle" : "", "parse-names" : false, "suffix" : "" } ], "container-title" : "Atmospheric Chemistry and Physics", "id" : "ITEM-7", "issue" : "14", "issued" : { "date-parts" : [ [ "2017" ] ] }, "page" : "8681-8723", "title" : "Global anthropogenic emissions of particulate matter including black carbon", "translator" : [ { "dropping-particle" : "", "family" : "G5419", "given" : "", "non-dropping-particle" : "", "parse-names" : false, "suffix" : "" } ], "type" : "article-journal", "volume" : "17" }, "uris" : [ "http://www.mendeley.com/documents/?uuid=20d59123-7b23-408a-8cbd-4b1e874d9951" ] } ], "mendeley" : { "formattedCitation" : "(Amann et al., 2013; Bond et al., 2013; Fiore et al., 2015; Crippa et al., 2016; Klimont et al., 2017a; Crippa et al., 2018; Hoesly et al., 2018)", "plainTextFormattedCitation" : "(Amann et al., 2013; Bond et al., 2013; Fiore et al., 2015; Crippa et al., 2016; Klimont et al., 2017a; Crippa et al., 2018; Hoesly et al., 2018)", "previouslyFormattedCitation" : "(Amann et al., 2013; Bond et al., 2013; Fiore et al., 2015; Crippa et al., 2016; Klimont et al., 2017a; Crippa et al., 2018; Hoesly et al., 2018)" }, "properties" : { "noteIndex" : 0 }, "schema" : "https://github.com/citation-style-language/schema/raw/master/csl-citation.json" }</w:instrText>
      </w:r>
      <w:r w:rsidRPr="00C16215">
        <w:rPr>
          <w:color w:val="000000"/>
          <w:lang w:val="en-GB"/>
        </w:rPr>
        <w:fldChar w:fldCharType="separate"/>
      </w:r>
      <w:del w:id="772" w:author="Ian Blenkinsop" w:date="2021-07-15T12:14:00Z">
        <w:r w:rsidR="00A75A09" w:rsidRPr="00A75A09" w:rsidDel="00600CB0">
          <w:rPr>
            <w:noProof/>
            <w:color w:val="000000"/>
          </w:rPr>
          <w:delText>(</w:delText>
        </w:r>
      </w:del>
      <w:r w:rsidR="00A75A09" w:rsidRPr="00A75A09">
        <w:rPr>
          <w:noProof/>
          <w:color w:val="000000"/>
        </w:rPr>
        <w:t>Amann et al., 2013; Bond et al., 2013; Fiore et al., 2015; Crippa et al., 2016; Klimont et al., 2017a; Crippa et al., 2018; Hoesly et al., 2018)</w:t>
      </w:r>
      <w:r w:rsidRPr="00C16215">
        <w:rPr>
          <w:color w:val="000000"/>
          <w:lang w:val="en-GB"/>
        </w:rPr>
        <w:fldChar w:fldCharType="end"/>
      </w:r>
      <w:del w:id="773" w:author="Ian Blenkinsop" w:date="2021-07-15T12:14:00Z">
        <w:r w:rsidRPr="00C84B02" w:rsidDel="00600CB0">
          <w:rPr>
            <w:color w:val="000000"/>
          </w:rPr>
          <w:delText xml:space="preserve"> (Figure 6.3)</w:delText>
        </w:r>
      </w:del>
      <w:r w:rsidRPr="00C84B02">
        <w:rPr>
          <w:color w:val="000000"/>
        </w:rPr>
        <w:t xml:space="preserve">. </w:t>
      </w:r>
      <w:r w:rsidRPr="00C827FE">
        <w:rPr>
          <w:color w:val="000000"/>
          <w:lang w:val="en-US"/>
        </w:rPr>
        <w:t xml:space="preserve">The dominance of Asia for SLCF </w:t>
      </w:r>
      <w:r w:rsidR="00924E0B" w:rsidRPr="00C827FE">
        <w:rPr>
          <w:color w:val="000000"/>
          <w:lang w:val="en-US"/>
        </w:rPr>
        <w:t>emissions</w:t>
      </w:r>
      <w:r w:rsidRPr="00C827FE">
        <w:rPr>
          <w:color w:val="000000"/>
          <w:lang w:val="en-US"/>
        </w:rPr>
        <w:t xml:space="preserve"> </w:t>
      </w:r>
      <w:r w:rsidRPr="00C16215">
        <w:rPr>
          <w:color w:val="000000"/>
          <w:lang w:val="en-GB"/>
        </w:rPr>
        <w:t>is corroborated by growing remote</w:t>
      </w:r>
      <w:ins w:id="774" w:author="Lucy Cowie" w:date="2021-07-25T17:23:00Z">
        <w:r w:rsidR="00F0464F">
          <w:rPr>
            <w:color w:val="000000"/>
            <w:lang w:val="en-GB"/>
          </w:rPr>
          <w:t>-</w:t>
        </w:r>
      </w:ins>
      <w:del w:id="775" w:author="Lucy Cowie" w:date="2021-07-25T17:23:00Z">
        <w:r w:rsidRPr="00C16215" w:rsidDel="00F0464F">
          <w:rPr>
            <w:color w:val="000000"/>
            <w:lang w:val="en-GB"/>
          </w:rPr>
          <w:delText xml:space="preserve"> </w:delText>
        </w:r>
      </w:del>
      <w:r w:rsidRPr="00C16215">
        <w:rPr>
          <w:color w:val="000000"/>
          <w:lang w:val="en-GB"/>
        </w:rPr>
        <w:t xml:space="preserve">sensing capacity that has been providing </w:t>
      </w:r>
      <w:ins w:id="776" w:author="Lucy Cowie" w:date="2021-07-25T17:23:00Z">
        <w:r w:rsidR="0088137F">
          <w:rPr>
            <w:color w:val="000000"/>
            <w:lang w:val="en-GB"/>
          </w:rPr>
          <w:t xml:space="preserve">an </w:t>
        </w:r>
      </w:ins>
      <w:r w:rsidRPr="00C16215">
        <w:rPr>
          <w:color w:val="000000"/>
          <w:lang w:val="en-GB"/>
        </w:rPr>
        <w:t xml:space="preserve">independent evaluation of estimated pollution trends in the last decade </w:t>
      </w:r>
      <w:r w:rsidRPr="00C16215">
        <w:rPr>
          <w:color w:val="000000"/>
          <w:lang w:val="en-GB"/>
        </w:rPr>
        <w:fldChar w:fldCharType="begin" w:fldLock="1"/>
      </w:r>
      <w:r w:rsidR="00D477C7">
        <w:rPr>
          <w:color w:val="000000"/>
          <w:lang w:val="en-GB"/>
        </w:rPr>
        <w:instrText>ADDIN CSL_CITATION { "citationItems" : [ { "id" : "ITEM-1", "itemData" : { "DOI" : "10.1289/ehp.1409567", "ISBN" : "0091-6765 1552-9924", "abstract" : "BACKGROUND: Air pollution is associated with morbidity and premature mortality. Satellite remote sensing provides globally consistent decadal-scale observations of ambient nitrogen dioxide (NO(2)) pollution. OBJECTIVE: We determined global population-weighted annual mean NO(2) concentrations from 1996 through 2012. METHODS: We used observations of NO(2) tropospheric column densities from three satellite instruments in combination with chemical transport modeling to produce a global 17-year record of ground-level NO(2) at 0.1\u00b0 \u00d7 0.1\u00b0 resolution. We calculated linear trends in population-weighted annual mean NO(2) (PWM(NO2)) concentrations in different regions around the world. RESULTS: We found that PWM(NO2) in high-income North America (Canada and the United States) decreased more steeply than in any other region, having declined at a rate of \u20134.7%/year [95% confidence interval (CI): \u20135.3, \u20134.1]. PWM(NO2) decreased in western Europe at a rate of \u20132.5%/year (95% CI: \u20133.0, \u20132.1). The highest PWM(NO2) occurred in high-income Asia Pacific (predominantly Japan and South Korea) in 1996, with a subsequent decrease of \u20132.1%/year (95% CI: \u20132.7, \u20131.5). In contrast, PWM(NO2) almost tripled in East Asia (China, North Korea, and Taiwan) at a rate of 6.7%/year (95% CI: 6.0, 7.3). The satellite-derived estimates of trends in ground-level NO(2) were consistent with regional trends inferred from data obtained from ground-station monitoring networks in North America (within 0.7%/year) and Europe (within 0.3%/year). Our rankings of regional average NO(2) and long-term trends differed from the satellite-derived estimates of fine particulate matter reported elsewhere, demonstrating the utility of both indicators to describe changing pollutant mixtures. CONCLUSIONS: Long-term trends in satellite-derived ambient NO(2) provide new information about changing global exposure to ambient air pollution. Our estimates are publicly available at http://fizz.phys.dal.ca/~atmos/martin/?page_id=232. CITATION: Geddes JA, Martin RV, Boys BL, van Donkelaar A. 2016. Long-term trends worldwide in ambient NO(2) concentrations inferred from satellite observations. Environ Health Perspect 124:281\u2013289; http://dx.doi.org/10.1289/ehp.1409567", "author" : [ { "dropping-particle" : "", "family" : "Geddes", "given" : "Jeffrey A", "non-dropping-particle" : "", "parse-names" : false, "suffix" : "" }, { "dropping-particle" : "V", "family" : "Martin", "given" : "Randall", "non-dropping-particle" : "", "parse-names" : false, "suffix" : "" }, { "dropping-particle" : "", "family" : "Boys", "given" : "Brian L", "non-dropping-particle" : "", "parse-names" : false, "suffix" : "" }, { "dropping-particle" : "", "family" : "Donkelaar", "given" : "Aaron", "non-dropping-particle" : "van", "parse-names" : false, "suffix" : "" } ], "container-title" : "Environmental Health Perspectives", "id" : "ITEM-1", "issue" : "3", "issued" : { "date-parts" : [ [ "2016" ] ] }, "note" : "ehp.1409567[PII]\n26241114[pmid]\nEnviron Health Perspect", "page" : "281-289", "publisher" : "National Institute of Environmental Health Sciences", "title" : "Long-Term Trends Worldwide in Ambient NO2 Concentrations Inferred from Satellite Observations", "translator" : [ { "dropping-particle" : "", "family" : "G3013", "given" : "", "non-dropping-particle" : "", "parse-names" : false, "suffix" : "" } ], "type" : "article-journal", "volume" : "124" }, "uris" : [ "http://www.mendeley.com/documents/?uuid=41fdec3a-5d75-48db-bdfa-a8c1bed67d12" ] }, { "id" : "ITEM-2", "itemData" : { "DOI" : "http://dx.doi.org/10.1016/j.atmosenv.2013.08.068", "ISBN" : "1352-2310", "abstract" : "Abstract We show that Aura Ozone Monitoring Instrument (OMI) nitrogen dioxide (NO2) tropospheric column data may be used to assess changes of the emissions of nitrogen oxides (NOx) from power plants in the United States, though careful interpretation of the data is necessary. There is a clear response for OMI NO2 data to NOx emission reductions from power plants associated with the implementation of mandated emission control devices (ECDs) over the OMI record (2005\u20132011). This response is scalar for all intents and purposes, whether the reduction is rapid or incremental over several years. However, it is variable among the power plants, even for those with the greatest absolute decrease in emissions. We document the primary causes of this variability, presenting case examples for specific power plants.", "author" : [ { "dropping-particle" : "", "family" : "Duncan", "given" : "Bryan N", "non-dropping-particle" : "", "parse-names" : false, "suffix" : "" }, { "dropping-particle" : "", "family" : "Yoshida", "given" : "Yasuko", "non-dropping-particle" : "", "parse-names" : false, "suffix" : "" }, { "dropping-particle" : "", "family" : "Foy", "given" : "Benjamin", "non-dropping-particle" : "de", "parse-names" : false, "suffix" : "" }, { "dropping-particle" : "", "family" : "Lamsal", "given" : "Lok N", "non-dropping-particle" : "", "parse-names" : false, "suffix" : "" }, { "dropping-particle" : "", "family" : "Streets", "given" : "David G", "non-dropping-particle" : "", "parse-names" : false, "suffix" : "" }, { "dropping-particle" : "", "family" : "Lu", "given" : "Zifeng", "non-dropping-particle" : "", "parse-names" : false, "suffix" : "" }, { "dropping-particle" : "", "family" : "Pickering", "given" : "Kenneth E", "non-dropping-particle" : "", "parse-names" : false, "suffix" : "" }, { "dropping-particle" : "", "family" : "Krotkov", "given" : "Nickolay A", "non-dropping-particle" : "", "parse-names" : false, "suffix" : "" } ], "container-title" : "Atmospheric Environment", "id" : "ITEM-2", "issued" : { "date-parts" : [ [ "2013" ] ] }, "page" : "102-111", "title" : "The observed response of Ozone Monitoring Instrument (OMI) NO&lt;sub&gt;2&lt;/sub&gt; columns to NO&lt;sub&gt;x&lt;/sub&gt; emission controls on power plants in the United States: 2005\u20132011", "translator" : [ { "dropping-particle" : "", "family" : "G2999", "given" : "", "non-dropping-particle" : "", "parse-names" : false, "suffix" : "" } ], "type" : "article-journal", "volume" : "81" }, "uris" : [ "http://www.mendeley.com/documents/?uuid=65fdb2b2-71bf-434c-a9d5-2f4b76894598" ] }, { "id" : "ITEM-3", "itemData" : { "DOI" : "10.5194/acp-16-4605-2016", "ISBN" : "1680-7324", "ISSN" : "16807324", "abstract" : "The Ozone Monitoring Instrument (OMI) onboard NASA's Aura satellite has been providing global observations of the ozone layer and key atmospheric pollutant gases, such as nitrogen dioxide (NO2) and sulfur dioxide (SO2), since October 2004. The data products from the same instrument provide consistent spatial and temporal coverage and permit the study of anthropogenic and natural emissions on local-to-global scales. In this paper we examine changes in SO2 and NO2 over some of the world's most polluted industrialized regions during the first decade of OMI observations. In terms of regional pollution changes, we see both upward and downward trends, sometimes in opposite directions for NO2 and SO2, for the different study areas. The trends are, for the most part, associated with economic and/or technological changes in energy use, as well as regional regulatory policies. Over the eastern US, both NO2 and SO2 levels decreased dramatically from 2005 to 2014, by more than 40 and 80 %, respectively, as a result of both technological improvements and stricter regulations of emissions. OMI confirmed large reductions in SO2 over eastern Europe's largest coal power plants after installation of flue gas desulfurization devices. The North China Plain has the world's most severe SO2 pollution, but a decreasing trend has been observed since 2011, with about a 50 % reduction in 2012\u20132014, due to an economic slowdown and government efforts to restrain emissions from the power and industrial sectors. In contrast, India's SO2 and NO2 levels from coal power plants and smelters are growing at a fast pace, increasing by more than 100 and 50 %, respectively, from 2005 to 2014. Several SO2 hot spots observed over the Persian Gulf are probably related to oil and gas operations and indicate a possible underestimation of emissions from these sources in bottom-up emission inventories. Overall, OMI observations have proved to be very valuable in documenting rapid changes in air quality over different parts of the world during the last decade. The baseline established during the first 10 years of OMI is indispensable for the interpretation of air quality measurements from current and future satellite atmospheric composition missions.", "author" : [ { "dropping-particle" : "", "family" : "Krotkov", "given" : "Nickolay A.", "non-dropping-particle" : "", "parse-names" : false, "suffix" : "" }, { "dropping-particle" : "", "family" : "McLinden", "given" : "Chris A.", "non-dropping-particle" : "", "parse-names" : false, "suffix" : "" }, { "dropping-particle" : "", "family" : "Li", "given" : "Can", "non-dropping-particle" : "", "parse-names" : false, "suffix" : "" }, { "dropping-particle" : "", "family" : "Lamsal", "given" : "Lok N.", "non-dropping-particle" : "", "parse-names" : false, "suffix" : "" }, { "dropping-particle" : "", "family" : "Celarier", "given" : "Edward A.", "non-dropping-particle" : "", "parse-names" : false, "suffix" : "" }, { "dropping-particle" : "V.", "family" : "Marchenko", "given" : "Sergey", "non-dropping-particle" : "", "parse-names" : false, "suffix" : "" }, { "dropping-particle" : "", "family" : "Swartz", "given" : "William H.", "non-dropping-particle" : "", "parse-names" : false, "suffix" : "" }, { "dropping-particle" : "", "family" : "Bucsela", "given" : "Eric J.", "non-dropping-particle" : "", "parse-names" : false, "suffix" : "" }, { "dropping-particle" : "", "family" : "Joiner", "given" : "Joanna", "non-dropping-particle" : "", "parse-names" : false, "suffix" : "" }, { "dropping-particle" : "", "family" : "Duncan", "given" : "Bryan N.", "non-dropping-particle" : "", "parse-names" : false, "suffix" : "" }, { "dropping-particle" : "", "family" : "Folkert Boersma", "given" : "K.", "non-dropping-particle" : "", "parse-names" : false, "suffix" : "" }, { "dropping-particle" : "", "family" : "Pepijn Veefkind", "given" : "J.", "non-dropping-particle" : "", "parse-names" : false, "suffix" : "" }, { "dropping-particle" : "", "family" : "Levelt", "given" : "Pieternel F.", "non-dropping-particle" : "", "parse-names" : false, "suffix" : "" }, { "dropping-particle" : "", "family" : "Fioletov", "given" : "Vitali E.", "non-dropping-particle" : "", "parse-names" : false, "suffix" : "" }, { "dropping-particle" : "", "family" : "Dickerson", "given" : "Russell R.", "non-dropping-particle" : "", "parse-names" : false, "suffix" : "" }, { "dropping-particle" : "", "family" : "He", "given" : "Hao", "non-dropping-particle" : "", "parse-names" : false, "suffix" : "" }, { "dropping-particle" : "", "family" : "Lu", "given" : "Zifeng", "non-dropping-particle" : "", "parse-names" : false, "suffix" : "" }, { "dropping-particle" : "", "family" : "Streets", "given" : "David G.", "non-dropping-particle" : "", "parse-names" : false, "suffix" : "" } ], "container-title" : "Atmospheric Chemistry and Physics", "id" : "ITEM-3", "issue" : "7", "issued" : { "date-parts" : [ [ "2016" ] ] }, "note" : "ACP", "page" : "4605-4629", "publisher" : "Copernicus Publications", "title" : "Aura OMI observations of regional SO2 and NO2 pollution changes from 2005 to 2015", "translator" : [ { "dropping-particle" : "", "family" : "G3012", "given" : "", "non-dropping-particle" : "", "parse-names" : false, "suffix" : "" } ], "type" : "article-journal", "volume" : "16" }, "uris" : [ "http://www.mendeley.com/documents/?uuid=486fc344-c883-43df-a9e6-c1e7738c20da" ] }, { "id" : "ITEM-4", "itemData" : { "DOI" : "10.5194/acp-16-11497-2016", "author" : [ { "dropping-particle" : "", "family" : "Fioletov", "given" : "V E", "non-dropping-particle" : "", "parse-names" : false, "suffix" : "" }, { "dropping-particle" : "", "family" : "McLinden", "given" : "C A", "non-dropping-particle" : "", "parse-names" : false, "suffix" : "" }, { "dropping-particle" : "", "family" : "Krotkov", "given" : "N", "non-dropping-particle" : "", "parse-names" : false, "suffix" : "" }, { "dropping-particle" : "", "family" : "Li", "given" : "C", "non-dropping-particle" : "", "parse-names" : false, "suffix" : "" }, { "dropping-particle" : "", "family" : "Joiner", "given" : "J", "non-dropping-particle" : "", "parse-names" : false, "suffix" : "" }, { "dropping-particle" : "", "family" : "Theys", "given" : "N", "non-dropping-particle" : "", "parse-names" : false, "suffix" : "" }, { "dropping-particle" : "", "family" : "Carn", "given" : "S", "non-dropping-particle" : "", "parse-names" : false, "suffix" : "" }, { "dropping-particle" : "", "family" : "Moran", "given" : "M D", "non-dropping-particle" : "", "parse-names" : false, "suffix" : "" } ], "container-title" : "Atmospheric Chemistry and Physics", "id" : "ITEM-4", "issue" : "18", "issued" : { "date-parts" : [ [ "2016" ] ] }, "page" : "11497-11519", "title" : "A global catalogue of large SO2 sources and emissions derived from the Ozone Monitoring Instrument", "translator" : [ { "dropping-particle" : "", "family" : "G3029", "given" : "", "non-dropping-particle" : "", "parse-names" : false, "suffix" : "" } ], "type" : "article-journal", "volume" : "16" }, "uris" : [ "http://www.mendeley.com/documents/?uuid=7be4fc7d-801d-4646-b9e9-7fc2f7d71d91" ] }, { "id" : "ITEM-5", "itemData" : { "DOI" : "https://doi.org/10.1016/j.atmosenv.2015.03.055", "ISBN" : "1352-2310", "author" : [ { "dropping-particle" : "", "family" : "Lamsal", "given" : "Lok N", "non-dropping-particle" : "", "parse-names" : false, "suffix" : "" }, { "dropping-particle" : "", "family" : "Duncan", "given" : "Bryan N", "non-dropping-particle" : "", "parse-names" : false, "suffix" : "" }, { "dropping-particle" : "", "family" : "Yoshida", "given" : "Yasuko", "non-dropping-particle" : "", "parse-names" : false, "suffix" : "" }, { "dropping-particle" : "", "family" : "Krotkov", "given" : "Nickolay A", "non-dropping-particle" : "", "parse-names" : false, "suffix" : "" }, { "dropping-particle" : "", "family" : "Pickering", "given" : "Kenneth E", "non-dropping-particle" : "", "parse-names" : false, "suffix" : "" }, { "dropping-particle" : "", "family" : "Streets", "given" : "David G", "non-dropping-particle" : "", "parse-names" : false, "suffix" : "" }, { "dropping-particle" : "", "family" : "Lu", "given" : "Zifeng", "non-dropping-particle" : "", "parse-names" : false, "suffix" : "" } ], "container-title" : "Atmospheric Environment", "id" : "ITEM-5", "issued" : { "date-parts" : [ [ "2015" ] ] }, "page" : "130-143", "title" : "U.S. NO2 trends (2005\u20132013): EPA Air Quality System (AQS) data versus improved observations from the Ozone Monitoring Instrument (OMI)", "translator" : [ { "dropping-particle" : "", "family" : "G3011", "given" : "", "non-dropping-particle" : "", "parse-names" : false, "suffix" : "" } ], "type" : "article-journal", "volume" : "110" }, "uris" : [ "http://www.mendeley.com/documents/?uuid=b7ea8d68-adf1-49b4-a23d-d7cd7d9a40b0" ] }, { "id" : "ITEM-6", "itemData" : { "DOI" : "10.2151/sola.2016-035", "ISBN" : "1349-6476", "abstract" : "Long-term (2005-2015) tropospheric nitrogen dioxide (NO2) column data recorded by the satellite-borne Ozone Monitoring Instrument (OMI) in East Asia were analyzed to investigate annual trends on an national basis and their potential causes. We found an evident decrease of 6% year(-1) in the NO2 level over China after 2011. The grid-basis trend analysis implies that the rapid decrease occurred on a provincial or larger spatial scale and was likely due to a nationwide action such as the widespread use of denitrification units. In Japan and South Korea, a turnaround indicating an increase was observed after 2013 and 2012, respectively. As a consequence, the tropospheric NO2 pollution level in East Asia was found to be recovered to the 5-year-ago level in 2015.", "author" : [ { "dropping-particle" : "", "family" : "Irie", "given" : "Hitoshi", "non-dropping-particle" : "", "parse-names" : false, "suffix" : "" }, { "dropping-particle" : "", "family" : "Muto", "given" : "Takuya", "non-dropping-particle" : "", "parse-names" : false, "suffix" : "" }, { "dropping-particle" : "", "family" : "Itahashi", "given" : "Syuichi", "non-dropping-particle" : "", "parse-names" : false, "suffix" : "" }, { "dropping-particle" : "", "family" : "Kurokawa", "given" : "Jun-ichi", "non-dropping-particle" : "", "parse-names" : false, "suffix" : "" }, { "dropping-particle" : "", "family" : "Uno", "given" : "Itsushi", "non-dropping-particle" : "", "parse-names" : false, "suffix" : "" } ], "container-title" : "SOLA", "id" : "ITEM-6", "issued" : { "date-parts" : [ [ "2016" ] ] }, "note" : "Times Cited: 13\nKyushu, RIAM/F-4018-2015; Itahashi, Syuichi/F-5684-2014\nKyushu, RIAM/0000-0002-3518-444X; Itahashi, Syuichi/0000-0001-7567-7831\n0\n13", "page" : "170-174", "title" : "Turnaround of Tropospheric Nitrogen Dioxide Pollution Trends in China, Japan, and South Korea", "translator" : [ { "dropping-particle" : "", "family" : "G3004", "given" : "", "non-dropping-particle" : "", "parse-names" : false, "suffix" : "" } ], "type" : "article-journal", "volume" : "12" }, "uris" : [ "http://www.mendeley.com/documents/?uuid=e88a0acf-bc99-4dbd-b12b-15af0b2ca63c" ] }, { "id" : "ITEM-7", "itemData" : { "DOI" : "10.1016/j.atmosenv.2015.02.007", "ISSN" : "18732844", "PMID" : "2015727115", "abstract" : "Ammonia (NH3) and carbon monoxide (CO) are primary pollutants emitted to the Earth's atmosphere from common as well as distinct sources associated with anthropogenic and natural activities. The seasonal and global distributions and correlations of NH3and CO from the Tropospheric Emission Spectrometer (TES) satellite observations and GEOS-Chem model simulations for 2007 are investigated to evaluate how well the global and seasonal pollutant sources are prescribed in the model. Although the GEOS-Chem simulations of NH3and CO atmospheric mixing ratio values are lower than the TES satellite observations, the global distribution patterns from the model reasonably agree with the observations, indicating that the model represents the general location of the source regions and the seasonal enhancements of NH3and CO globally over large regional scales. In regions and seasons where biomass burning is the dominant source of both NH3and CO emissions into the atmosphere, there are strong NH3:CO correlations, which is consistent with the relationship demonstrated by surface measurements over fires. In regions where the enhanced NH3and CO are known to be produced by different sources, the NH3:CO correlations from TES observations and model simulations are weak or non-existent. For biomass burning regions the NH3:CO ratios are 0.015 (TES) and 0.013 (GEOS-Chem). In regions of high-population density, known heavy traffic, and limited biomass burning sources, such as the rapidly developing areas of South Asia and northern China, which include mixtures of megacities, industrial, and agricultural areas, the two species show weaker but still positive correlations and NH3:CO ratios of 0.051 (TES) and 0.036 (GEOS-Chem). These enhancement ratios of NH3relative to CO are useful in constraining NH3emission inventories when CO emission inventories are better known for some events or regions (i.e. biomass burning).", "author" : [ { "dropping-particle" : "", "family" : "Luo", "given" : "Ming", "non-dropping-particle" : "", "parse-names" : false, "suffix" : "" }, { "dropping-particle" : "", "family" : "Shephard", "given" : "Mark W.", "non-dropping-particle" : "", "parse-names" : false, "suffix" : "" }, { "dropping-particle" : "", "family" : "Cady-Pereira", "given" : "Karen E.", "non-dropping-particle" : "", "parse-names" : false, "suffix" : "" }, { "dropping-particle" : "", "family" : "Henze", "given" : "Daven K.", "non-dropping-particle" : "", "parse-names" : false, "suffix" : "" }, { "dropping-particle" : "", "family" : "Zhu", "given" : "Liye", "non-dropping-particle" : "", "parse-names" : false, "suffix" : "" }, { "dropping-particle" : "", "family" : "Bash", "given" : "Jesse O.", "non-dropping-particle" : "", "parse-names" : false, "suffix" : "" }, { "dropping-particle" : "", "family" : "Pinder", "given" : "Robert W.", "non-dropping-particle" : "", "parse-names" : false, "suffix" : "" }, { "dropping-particle" : "", "family" : "Capps", "given" : "Shannon L.", "non-dropping-particle" : "", "parse-names" : false, "suffix" : "" }, { "dropping-particle" : "", "family" : "Walker", "given" : "John T.", "non-dropping-particle" : "", "parse-names" : false, "suffix" : "" }, { "dropping-particle" : "", "family" : "Jones", "given" : "Matthew R.", "non-dropping-particle" : "", "parse-names" : false, "suffix" : "" } ], "container-title" : "Atmospheric Environment", "id" : "ITEM-7", "issued" : { "date-parts" : [ [ "2015" ] ] }, "title" : "Satellite observations of tropospheric ammonia and carbon monoxide: Global distributions, regional correlations and comparisons to model simulations", "translator" : [ { "dropping-particle" : "", "family" : "G3248", "given" : "", "non-dropping-particle" : "", "parse-names" : false, "suffix" : "" } ], "type" : "article-journal" }, "uris" : [ "http://www.mendeley.com/documents/?uuid=ac9a340b-d9cb-4171-8894-cbdf3dad8062" ] }, { "id" : "ITEM-8", "itemData" : { "DOI" : "10.5194/acp-18-11261-2018", "ISSN" : "16807324", "abstract" : "Nitrate aerosol makes up a significant fraction of fine particles and plays a key role in regional air quality and climate. The North China Plain (NCP) is one of the most industrialized and polluted regions in China. To ob- tain a holistic understanding of the nitrate pollution and its formation mechanisms over the NCP region, intensive field observations were conducted at three sites during summer- time in 2014\u20132015. The measurement sites include an ur- ban site in downtown Jinan \u2013 the capital city of Shandong Province \u2013, a rural site downwind of Jinan city, and a re- mote mountain site at Mt. Tai (1534 m a.s.l.). Elevated ni- trate concentrations were observed at all three sites despite distinct temporal and spatial variations. Using historical ob- servations, the nitrate / PM2.5 and nitrate / sulfate ratios have statistically significantly increased in Jinan (2005\u20132015) and at Mt. Tai (from 2007 to 2014), indicating the worsening situation of regional nitrate pollution. A multiphase chemi- cal box model (RACM\u2013CAPRAM) was deployed and con- strained by observations to elucidate the nitrate formation mechanisms. The principal formation route is the partition- ing of gaseous HNO3 to the aerosol phase during the day, whilst the nocturnal nitrate formation is dominated by the heterogeneous hydrolysis of N2 O5 . The daytime nitrate pro- duction in the NCP region is mainly limited by the availabil- ity of NO2 and to a lesser extent by O3 and NH3. In com- parison, the nighttime formation is controlled by both NO2 and O3. The presence of NH3 contributes to the formation of nitrate aerosol during the day, while there is slightly de- creasing nitrate formation at night. Our analyses suggest that controlling NOx and O3 is an efficient way, at the moment, to mitigate nitrate pollution in the NCP region, where NH3 is usually in excess in summer. This study provides observa- tional evidence of a rising trend of nitrate aerosol as well as scientific support for formulating effective control strategies for regional haze in China.", "author" : [ { "dropping-particle" : "", "family" : "Wen", "given" : "Liang", "non-dropping-particle" : "", "parse-names" : false, "suffix" : "" }, { "dropping-particle" : "", "family" : "Xue", "given" : "Likun", "non-dropping-particle" : "", "parse-names" : false, "suffix" : "" }, { "dropping-particle" : "", "family" : "Wang", "given" : "Xinfeng", "non-dropping-particle" : "", "parse-names" : false, "suffix" : "" }, { "dropping-particle" : "", "family" : "Xu", "given" : "Caihong", "non-dropping-particle" : "", "parse-names" : false, "suffix" : "" }, { "dropping-particle" : "", "family" : "Chen", "given" : "Tianshu", "non-dropping-particle" : "", "parse-names" : false, "suffix" : "" }, { "dropping-particle" : "", "family" : "Yang", "given" : "Lingxiao", "non-dropping-particle" : "", "parse-names" : false, "suffix" : "" }, { "dropping-particle" : "", "family" : "Wang", "given" : "Tao", "non-dropping-particle" : "", "parse-names" : false, "suffix" : "" }, { "dropping-particle" : "", "family" : "Zhang", "given" : "Qingzhu", "non-dropping-particle" : "", "parse-names" : false, "suffix" : "" }, { "dropping-particle" : "", "</w:instrText>
      </w:r>
      <w:r w:rsidR="00D477C7" w:rsidRPr="002A1EE0">
        <w:rPr>
          <w:color w:val="000000"/>
        </w:rPr>
        <w:instrText>family" : "Wang", "given" : "Wenxing", "non-dropping-particle" : "", "parse-names" : false, "suffix" : "" } ], "container-title" : "Atmospheric Chemistry and Physics", "id" : "ITEM-8", "issue" : "15", "issued" : { "date-parts" : [ [ "2018", "8" ] ] }, "page" : "11261-11275", "publisher" : "Copernicus {GmbH}", "title" : "Summertime fine particulate nitrate pollution in the North China Plain: increasing trends, formation mechanisms and implications for control policy", "translator" : [ { "dropping-particle" : "", "family" : "G4862", "given" : "", "non-dropping-particle" : "", "parse-names" : false, "suffix" : "" } ], "type" : "article-journal", "volume" : "18" }, "uris" : [ "http://www.mendeley.com/documents/?uuid=7ea01fe3-5152-44b4-80b8-5027a1c3784f" ] } ], "mendeley" : { "formattedCitation" : "(Duncan et al., 2013; Lamsal et al., 2015; Luo et al., 2015; Fioletov et al., 2016; Geddes et al., 2016; Irie et al., 2016; Krotkov et al., 2016; Wen et al., 2018)", "plainTextFormattedCitation" : "(Duncan et al., 2013; Lamsal et al., 2015; Luo et al., 2015; Fioletov et al., 2016; Geddes et al., 2016; Irie et al., 2016; Krotkov et al., 2016; Wen et al., 2018)", "previouslyFormattedCitation" : "(Duncan et al., 2013; Lamsal et al., 2015; Luo et al., 2015; Fioletov et al., 2016; Geddes et al., 2016; Irie et al., 2016; Krotkov et al., 2016; Wen et al., 2018)" }, "properties" : { "noteIndex" : 0 }, "schema" : "https://github.com/citation-style-language/schema/raw/master/csl-citation.json" }</w:instrText>
      </w:r>
      <w:r w:rsidRPr="00C16215">
        <w:rPr>
          <w:color w:val="000000"/>
          <w:lang w:val="en-GB"/>
        </w:rPr>
        <w:fldChar w:fldCharType="separate"/>
      </w:r>
      <w:r w:rsidR="00CB33A1">
        <w:rPr>
          <w:noProof/>
          <w:color w:val="000000"/>
        </w:rPr>
        <w:t>(Duncan et al., 2013; Lamsal et al., 2015; Luo et al., 2015; Fioletov et al., 2016; Geddes et al., 2016; Irie et al., 2016; Krotkov et al., 2016; Wen et al., 2018)</w:t>
      </w:r>
      <w:r w:rsidRPr="00C16215">
        <w:rPr>
          <w:color w:val="000000"/>
          <w:lang w:val="en-GB"/>
        </w:rPr>
        <w:fldChar w:fldCharType="end"/>
      </w:r>
      <w:r w:rsidRPr="00C84B02">
        <w:rPr>
          <w:color w:val="000000"/>
        </w:rPr>
        <w:t>.</w:t>
      </w:r>
    </w:p>
    <w:p w14:paraId="4890F929" w14:textId="77777777" w:rsidR="00A05B04" w:rsidRPr="00C84B02" w:rsidRDefault="00A05B04" w:rsidP="00D5630D">
      <w:pPr>
        <w:pStyle w:val="AR6BodyText"/>
        <w:rPr>
          <w:color w:val="000000"/>
        </w:rPr>
      </w:pPr>
    </w:p>
    <w:p w14:paraId="7CB383FE" w14:textId="3249C3D2" w:rsidR="00A05B04" w:rsidRPr="00577614" w:rsidRDefault="00A05B04" w:rsidP="00D5630D">
      <w:pPr>
        <w:pStyle w:val="AR6BodyText"/>
        <w:rPr>
          <w:color w:val="000000"/>
          <w:lang w:val="en-GB"/>
        </w:rPr>
      </w:pPr>
      <w:r w:rsidRPr="00EC580F">
        <w:rPr>
          <w:color w:val="000000"/>
          <w:lang w:val="en-GB"/>
        </w:rPr>
        <w:t>Since AR5, the quality and completeness of activity</w:t>
      </w:r>
      <w:ins w:id="777" w:author="Lucy Cowie" w:date="2021-07-25T17:31:00Z">
        <w:r w:rsidR="008A1EB9">
          <w:rPr>
            <w:color w:val="000000"/>
            <w:lang w:val="en-GB"/>
          </w:rPr>
          <w:t>-</w:t>
        </w:r>
      </w:ins>
      <w:r w:rsidRPr="00EC580F">
        <w:rPr>
          <w:color w:val="000000"/>
          <w:lang w:val="en-GB"/>
        </w:rPr>
        <w:t xml:space="preserve"> and emission</w:t>
      </w:r>
      <w:ins w:id="778" w:author="Lucy Cowie" w:date="2021-07-25T17:31:00Z">
        <w:r w:rsidR="008A1EB9">
          <w:rPr>
            <w:color w:val="000000"/>
            <w:lang w:val="en-GB"/>
          </w:rPr>
          <w:t>-</w:t>
        </w:r>
      </w:ins>
      <w:del w:id="779" w:author="Lucy Cowie" w:date="2021-07-25T17:31:00Z">
        <w:r w:rsidRPr="00EC580F" w:rsidDel="008A1EB9">
          <w:rPr>
            <w:color w:val="000000"/>
            <w:lang w:val="en-GB"/>
          </w:rPr>
          <w:delText xml:space="preserve"> </w:delText>
        </w:r>
      </w:del>
      <w:r w:rsidRPr="00EC580F">
        <w:rPr>
          <w:color w:val="000000"/>
          <w:lang w:val="en-GB"/>
        </w:rPr>
        <w:t xml:space="preserve">factor data and applied methodology, including spatial allocation together with independent satellite-derived observations, have improved, raising confidence in methods used to derive emissions. There is </w:t>
      </w:r>
      <w:r w:rsidRPr="00EC580F">
        <w:rPr>
          <w:i/>
          <w:iCs/>
          <w:color w:val="000000"/>
          <w:lang w:val="en-GB"/>
        </w:rPr>
        <w:t>high confidence</w:t>
      </w:r>
      <w:r w:rsidRPr="00EC580F">
        <w:rPr>
          <w:color w:val="000000"/>
          <w:lang w:val="en-GB"/>
        </w:rPr>
        <w:t xml:space="preserve"> in the sign of global trends of SLCF emissions until the year 2000. However, only </w:t>
      </w:r>
      <w:r w:rsidRPr="00EC580F">
        <w:rPr>
          <w:i/>
          <w:iCs/>
          <w:color w:val="000000"/>
          <w:lang w:val="en-GB"/>
        </w:rPr>
        <w:t>medium confidence</w:t>
      </w:r>
      <w:r w:rsidRPr="00EC580F">
        <w:rPr>
          <w:color w:val="000000"/>
          <w:lang w:val="en-GB"/>
        </w:rPr>
        <w:t xml:space="preserve"> for the rate of change in the two last decades</w:t>
      </w:r>
      <w:ins w:id="780" w:author="Lucy Cowie" w:date="2021-07-25T17:45:00Z">
        <w:r w:rsidR="00561A55">
          <w:rPr>
            <w:color w:val="000000"/>
            <w:lang w:val="en-GB"/>
          </w:rPr>
          <w:t>,</w:t>
        </w:r>
      </w:ins>
      <w:r w:rsidRPr="00EC580F">
        <w:rPr>
          <w:color w:val="000000"/>
          <w:lang w:val="en-GB"/>
        </w:rPr>
        <w:t xml:space="preserve"> owing primarily to uncertainties in </w:t>
      </w:r>
      <w:ins w:id="781" w:author="Lucy Cowie" w:date="2021-07-25T17:43:00Z">
        <w:r w:rsidR="00FB2D70">
          <w:rPr>
            <w:color w:val="000000"/>
            <w:lang w:val="en-GB"/>
          </w:rPr>
          <w:t xml:space="preserve">the </w:t>
        </w:r>
      </w:ins>
      <w:r w:rsidRPr="00EC580F">
        <w:rPr>
          <w:color w:val="000000"/>
          <w:lang w:val="en-GB"/>
        </w:rPr>
        <w:t>actual application of reduction technologies in fast</w:t>
      </w:r>
      <w:ins w:id="782" w:author="Lucy Cowie" w:date="2021-07-25T17:43:00Z">
        <w:r w:rsidR="00FB2D70">
          <w:rPr>
            <w:color w:val="000000"/>
            <w:lang w:val="en-GB"/>
          </w:rPr>
          <w:t>-</w:t>
        </w:r>
      </w:ins>
      <w:del w:id="783" w:author="Lucy Cowie" w:date="2021-07-25T17:43:00Z">
        <w:r w:rsidRPr="00EC580F" w:rsidDel="00FB2D70">
          <w:rPr>
            <w:color w:val="000000"/>
            <w:lang w:val="en-GB"/>
          </w:rPr>
          <w:delText xml:space="preserve"> </w:delText>
        </w:r>
      </w:del>
      <w:r w:rsidRPr="00EC580F">
        <w:rPr>
          <w:color w:val="000000"/>
          <w:lang w:val="en-GB"/>
        </w:rPr>
        <w:t>growing economies of Asia.</w:t>
      </w:r>
      <w:r w:rsidRPr="007D43B9">
        <w:rPr>
          <w:color w:val="000000"/>
          <w:lang w:val="en-GB"/>
        </w:rPr>
        <w:t xml:space="preserve"> </w:t>
      </w:r>
      <w:del w:id="784" w:author="Lucy Cowie" w:date="2021-07-25T17:43:00Z">
        <w:r w:rsidRPr="00E3517E" w:rsidDel="00180B04">
          <w:rPr>
            <w:color w:val="000000"/>
            <w:lang w:val="en-GB"/>
          </w:rPr>
          <w:delText xml:space="preserve"> </w:delText>
        </w:r>
      </w:del>
      <w:r>
        <w:rPr>
          <w:color w:val="000000"/>
          <w:lang w:val="en-GB"/>
        </w:rPr>
        <w:t>At a regional level, bottom-up derived SLCF emission trends and magnitudes in regions with strong economic growth and changing air</w:t>
      </w:r>
      <w:ins w:id="785" w:author="Lucy Cowie" w:date="2021-07-25T17:43:00Z">
        <w:r w:rsidR="00180B04">
          <w:rPr>
            <w:color w:val="000000"/>
            <w:lang w:val="en-GB"/>
          </w:rPr>
          <w:t>-</w:t>
        </w:r>
      </w:ins>
      <w:del w:id="786" w:author="Lucy Cowie" w:date="2021-07-25T17:43:00Z">
        <w:r w:rsidDel="00180B04">
          <w:rPr>
            <w:color w:val="000000"/>
            <w:lang w:val="en-GB"/>
          </w:rPr>
          <w:delText xml:space="preserve"> </w:delText>
        </w:r>
      </w:del>
      <w:r>
        <w:rPr>
          <w:color w:val="000000"/>
          <w:lang w:val="en-GB"/>
        </w:rPr>
        <w:t xml:space="preserve">quality regulation are highly uncertain and better constrained with top-down methods (Section 6.3). For most SLCF species, there is </w:t>
      </w:r>
      <w:r w:rsidRPr="00E3517E">
        <w:rPr>
          <w:i/>
          <w:iCs/>
          <w:color w:val="000000"/>
          <w:lang w:val="en-GB"/>
        </w:rPr>
        <w:t>high confidence</w:t>
      </w:r>
      <w:r>
        <w:rPr>
          <w:color w:val="000000"/>
          <w:lang w:val="en-GB"/>
        </w:rPr>
        <w:t xml:space="preserve"> in trends and magnitudes for </w:t>
      </w:r>
      <w:r w:rsidRPr="00E3517E">
        <w:rPr>
          <w:color w:val="000000"/>
          <w:lang w:val="en-GB"/>
        </w:rPr>
        <w:t xml:space="preserve">affluent OECD regions </w:t>
      </w:r>
      <w:r>
        <w:rPr>
          <w:color w:val="000000"/>
          <w:lang w:val="en-GB"/>
        </w:rPr>
        <w:t xml:space="preserve">where accurate and detailed information about drivers of emissions exists; </w:t>
      </w:r>
      <w:r>
        <w:rPr>
          <w:i/>
          <w:iCs/>
          <w:color w:val="000000"/>
          <w:lang w:val="en-GB"/>
        </w:rPr>
        <w:t xml:space="preserve">medium </w:t>
      </w:r>
      <w:r w:rsidRPr="005C66AD">
        <w:rPr>
          <w:i/>
          <w:iCs/>
          <w:color w:val="000000"/>
          <w:lang w:val="en-GB"/>
          <w:rPrChange w:id="787" w:author="Lucy Cowie" w:date="2021-07-25T17:44:00Z">
            <w:rPr>
              <w:color w:val="000000"/>
              <w:lang w:val="en-GB"/>
            </w:rPr>
          </w:rPrChange>
        </w:rPr>
        <w:t>confidence</w:t>
      </w:r>
      <w:r>
        <w:rPr>
          <w:color w:val="000000"/>
          <w:lang w:val="en-GB"/>
        </w:rPr>
        <w:t xml:space="preserve"> is assessed </w:t>
      </w:r>
      <w:r w:rsidRPr="00E94DE6">
        <w:rPr>
          <w:color w:val="000000"/>
          <w:lang w:val="en-GB"/>
        </w:rPr>
        <w:t>for</w:t>
      </w:r>
      <w:r>
        <w:rPr>
          <w:color w:val="000000"/>
          <w:lang w:val="en-GB"/>
        </w:rPr>
        <w:t xml:space="preserve"> regional emissions of NH</w:t>
      </w:r>
      <w:r>
        <w:rPr>
          <w:color w:val="000000"/>
          <w:vertAlign w:val="subscript"/>
          <w:lang w:val="en-GB"/>
        </w:rPr>
        <w:t>3</w:t>
      </w:r>
      <w:r>
        <w:rPr>
          <w:color w:val="000000"/>
          <w:lang w:val="en-GB"/>
        </w:rPr>
        <w:t>, CH</w:t>
      </w:r>
      <w:r>
        <w:rPr>
          <w:color w:val="000000"/>
          <w:vertAlign w:val="subscript"/>
          <w:lang w:val="en-GB"/>
        </w:rPr>
        <w:t>4</w:t>
      </w:r>
      <w:r>
        <w:rPr>
          <w:color w:val="000000"/>
          <w:lang w:val="en-GB"/>
        </w:rPr>
        <w:t xml:space="preserve"> and NMVOC.</w:t>
      </w:r>
      <w:r w:rsidRPr="00E3517E">
        <w:rPr>
          <w:color w:val="000000"/>
          <w:lang w:val="en-GB"/>
        </w:rPr>
        <w:t xml:space="preserve">  </w:t>
      </w:r>
    </w:p>
    <w:p w14:paraId="0DDB9FE9" w14:textId="7483BDD2" w:rsidR="00A05B04" w:rsidRDefault="00A05B04" w:rsidP="00D5630D">
      <w:pPr>
        <w:pStyle w:val="AR6BodyText"/>
        <w:rPr>
          <w:color w:val="000000"/>
          <w:lang w:val="en-GB"/>
        </w:rPr>
      </w:pPr>
    </w:p>
    <w:p w14:paraId="7D1605D7" w14:textId="77777777" w:rsidR="007E79EA" w:rsidRPr="00577614" w:rsidRDefault="007E79EA" w:rsidP="00D5630D">
      <w:pPr>
        <w:pStyle w:val="AR6BodyText"/>
        <w:rPr>
          <w:color w:val="000000"/>
          <w:lang w:val="en-GB"/>
        </w:rPr>
      </w:pPr>
    </w:p>
    <w:p w14:paraId="3D927234" w14:textId="686E14AE" w:rsidR="00A05B04" w:rsidRPr="00B70F69" w:rsidRDefault="007C4F95" w:rsidP="00D5630D">
      <w:pPr>
        <w:pStyle w:val="AR6BodyText"/>
        <w:rPr>
          <w:b/>
          <w:lang w:val="en-GB"/>
        </w:rPr>
      </w:pPr>
      <w:commentRangeStart w:id="788"/>
      <w:r>
        <w:rPr>
          <w:b/>
          <w:lang w:val="en-GB"/>
        </w:rPr>
        <w:t xml:space="preserve">[START FIGURE 6.3 HERE] </w:t>
      </w:r>
    </w:p>
    <w:p w14:paraId="36341673" w14:textId="77777777" w:rsidR="00A05B04" w:rsidRPr="00B70F69" w:rsidRDefault="00A05B04" w:rsidP="00D5630D">
      <w:pPr>
        <w:pStyle w:val="AR6BodyText"/>
        <w:rPr>
          <w:lang w:val="en-GB"/>
        </w:rPr>
      </w:pPr>
    </w:p>
    <w:p w14:paraId="07EE4E39" w14:textId="007AA9FF" w:rsidR="007C4F95" w:rsidRPr="001C68C5" w:rsidRDefault="007C4F95" w:rsidP="001C68C5">
      <w:pPr>
        <w:pStyle w:val="AR6Chap6Figure"/>
      </w:pPr>
      <w:r w:rsidRPr="005B71AC">
        <w:rPr>
          <w:b/>
        </w:rPr>
        <w:t>Relative regional and sectoral contributions to the present day (year 2014) anthropogenic emissions of Short Lived Climate Forcers (SLCFs).</w:t>
      </w:r>
      <w:r w:rsidRPr="001C68C5">
        <w:t xml:space="preserve"> Emission data </w:t>
      </w:r>
      <w:r w:rsidR="00703CDC" w:rsidRPr="001C68C5">
        <w:t xml:space="preserve">are </w:t>
      </w:r>
      <w:r w:rsidRPr="001C68C5">
        <w:t xml:space="preserve">from the Community Emissions Data System (CEDS) </w:t>
      </w:r>
      <w:r w:rsidRPr="001C68C5">
        <w:fldChar w:fldCharType="begin" w:fldLock="1"/>
      </w:r>
      <w:r w:rsidR="00D477C7">
        <w:instrText>ADDIN CSL_CITATION { "citationItems" : [ { "id" : "ITEM-1", "itemData" : { "DOI" : "10.5194/gmd-11-369-2018", "ISBN" : "1991-962X", "ISSN" : "19919603", "abstract" : "We present a new data set of annual historical (1750\u20132014) anthropogenic chemically reactive gases (CO, CH4, NH3, NOx, SO2, NMVOCs), carbonaceous aerosols (black carbon \u2013 BC, and organic carbon \u2013 OC), and CO2 developed with the Community Emissions Data System (CEDS). We improve upon existing inventories with a more consistent and reproducible methodology applied to all emission species, updated emission factors, and recent estimates through 2014. The data system relies on existing energy consumption data sets and regional and country-specific inventories to produce trends over recent decades. All emission species are consistently estimated using the same activity data over all time periods. Emissions are provided on an annual basis at the level of country and sector and gridded with monthly seasonality. These estimates are comparable to, but generally slightly higher than, existing global inventories. Emissions over the most recent years are more uncertain, particularly in low- and middle-income regions where country-specific emission inventories are less available. Future work will involve refining and updating these emission estimates, estimating emissions' uncertainty, and publication of the system as open-source software.", "author" : [ { "dropping-particle" : "", "family" : "Hoesly", "given" : "Rachel M.", "non-dropping-particle" : "", "parse-names" : false, "suffix" : "" }, { "dropping-particle" : "", "family" : "Smith", "given" : "Steven J.", "non-dropping-particle" : "", "parse-names" : false, "suffix" : "" }, { "dropping-particle" : "", "family" : "Feng", "given" : "Leyang", "non-dropping-particle" : "", "parse-names" : false, "suffix" : "" }, { "dropping-particle" : "", "family" : "Klimont", "given" : "Zbigniew", "non-dropping-particle" : "", "parse-names" : false, "suffix" : "" }, { "dropping-particle" : "", "family" : "Janssens-Maenhout", "given" : "Greet", "non-dropping-particle" : "", "parse-names" : false, "suffix" : "" }, { "dropping-particle" : "", "family" : "Pitkanen", "given" : "Tyler", "non-dropping-particle" : "", "parse-names" : false, "suffix" : "" }, { "dropping-particle" : "", "family" : "Seibert", "given" : "Jonathan J.", "non-dropping-particle" : "", "parse-names" : false, "suffix" : "" }, { "dropping-particle" : "", "family" : "Vu", "given" : "Linh", "non-dropping-particle" : "", "parse-names" : false, "suffix" : "" }, { "dropping-particle" : "", "family" : "Andres", "given" : "Robert J.", "non-dropping-particle" : "", "parse-names" : false, "suffix" : "" }, { "dropping-particle" : "", "family" : "Bolt", "given" : "Ryan M.", "non-dropping-particle" : "", "parse-names" : false, "suffix" : "" }, { "dropping-particle" : "", "family" : "Bond", "given" : "Tami C.", "non-dropping-particle" : "", "parse-names" : false, "suffix" : "" }, { "dropping-particle" : "", "family" : "Dawidowski", "given" : "Laura", "non-dropping-particle" : "", "parse-names" : false, "suffix" : "" }, { "dropping-particle" : "", "family" : "Kholod", "given" : "Nazar", "non-dropping-particle" : "", "parse-names" : false, "suffix" : "" }, { "dropping-particle" : "", "family" : "Kurokawa", "given" : "June Ichi", "non-dropping-particle" : "", "parse-names" : false, "suffix" : "" }, { "dropping-particle" : "", "family" : "Li", "given" : "Meng", "non-dropping-particle" : "", "parse-names" : false, "suffix" : "" }, { "dropping-particle" : "", "family" : "Liu", "given" : "Liang", "non-dropping-particle" : "", "parse-names" : false, "suffix" : "" }, { "dropping-particle" : "", "family" : "Lu", "given" : "Zifeng", "non-dropping-particle" : "", "parse-names" : false, "suffix" : "" }, { "dropping-particle" : "", "family" : "Moura", "given" : "Maria C.P.", "non-dropping-particle" : "", "parse-names" : false, "suffix" : "" }, { "dropping-particle" : "", "family" : "O'Rourke", "given" : "Patrick R.", "non-dropping-particle" : "", "parse-names" : false, "suffix" : "" }, { "dropping-particle" : "", "family" : "Zhang", "given" : "Qiang", "non-dropping-particle" : "", "parse-names" : false, "suffix" : "" } ], "container-title" : "Geoscientific Model Development", "id" : "ITEM-1", "issue" : "1", "issued" : { "date-parts" : [ [ "2018" ] ] }, "page" : "369-408", "title" : "Historical (1750-2014) anthropogenic emissions of reactive gases and aerosols from the Community Emissions Data System (CEDS)", "translator" : [ { "dropping-particle" : "", "family" : "G2885", "given" : "", "non-dropping-particle" : "", "parse-names" : false, "suffix" : "" } ], "type" : "article-journal", "volume" : "11" }, "uris" : [ "http://www.mendeley.com/documents/?uuid=2bf2fa68-b7ee-423d-bfbd-d77a4390d45e" ] } ], "mendeley" : { "formattedCitation" : "(Hoesly et al., 2018)", "plainTextFormattedCitation" : "(Hoesly et al., 2018)", "previouslyFormattedCitation" : "(Hoesly et al., 2018)" }, "properties" : { "noteIndex" : 0 }, "schema" : "https://github.com/citation-style-language/schema/raw/master/csl-citation.json" }</w:instrText>
      </w:r>
      <w:r w:rsidRPr="001C68C5">
        <w:fldChar w:fldCharType="separate"/>
      </w:r>
      <w:r w:rsidR="00CB33A1">
        <w:rPr>
          <w:noProof/>
        </w:rPr>
        <w:t>(Hoesly et al., 2018)</w:t>
      </w:r>
      <w:r w:rsidRPr="001C68C5">
        <w:fldChar w:fldCharType="end"/>
      </w:r>
      <w:r w:rsidRPr="001C68C5">
        <w:t>. Emission</w:t>
      </w:r>
      <w:r w:rsidR="00B50607" w:rsidRPr="001C68C5">
        <w:t>s</w:t>
      </w:r>
      <w:r w:rsidRPr="001C68C5">
        <w:t xml:space="preserve"> are aggregated into </w:t>
      </w:r>
      <w:r w:rsidR="00703CDC" w:rsidRPr="001C68C5">
        <w:t xml:space="preserve">the following sectors: </w:t>
      </w:r>
      <w:r w:rsidRPr="001C68C5">
        <w:t xml:space="preserve">fossil fuel production and distribution (coal mining, oil and gas production, upstream gas flaring, gas distribution networks), fossil fuel combustion for energy (power plants), residential and commercial (fossil and biofuel use for cooking and heating), industry (combustion and production processes, solvent use loses from production and end use), </w:t>
      </w:r>
      <w:r w:rsidR="00C71B99">
        <w:t xml:space="preserve">land </w:t>
      </w:r>
      <w:r w:rsidRPr="001C68C5">
        <w:t>transport</w:t>
      </w:r>
      <w:r w:rsidR="00C71B99">
        <w:t>ation</w:t>
      </w:r>
      <w:r w:rsidRPr="001C68C5">
        <w:t xml:space="preserve"> (road and off-road vehicles), shipping (incl</w:t>
      </w:r>
      <w:r w:rsidR="00703CDC" w:rsidRPr="001C68C5">
        <w:t>uding</w:t>
      </w:r>
      <w:r w:rsidRPr="001C68C5">
        <w:t xml:space="preserve"> international shipping), aviation (incl</w:t>
      </w:r>
      <w:r w:rsidR="00703CDC" w:rsidRPr="001C68C5">
        <w:t>uding</w:t>
      </w:r>
      <w:r w:rsidRPr="001C68C5">
        <w:t xml:space="preserve"> international aviation), agriculture (livestock and crop production), waste management (solid waste, incl</w:t>
      </w:r>
      <w:r w:rsidR="00703CDC" w:rsidRPr="001C68C5">
        <w:t>uding</w:t>
      </w:r>
      <w:r w:rsidRPr="001C68C5">
        <w:t xml:space="preserve"> landfills and open trash burning, residential and industrial waste water), and other.</w:t>
      </w:r>
      <w:r w:rsidR="00614779">
        <w:t xml:space="preserve"> </w:t>
      </w:r>
      <w:r w:rsidR="00614779" w:rsidRPr="004369BC">
        <w:rPr>
          <w:rFonts w:cs="Times New Roman"/>
          <w:szCs w:val="20"/>
        </w:rPr>
        <w:t xml:space="preserve">Further details on data sources and processing are available in the chapter data table (Table </w:t>
      </w:r>
      <w:r w:rsidR="00614779">
        <w:rPr>
          <w:rFonts w:cs="Times New Roman"/>
          <w:szCs w:val="20"/>
        </w:rPr>
        <w:t>6.SM.1</w:t>
      </w:r>
      <w:r w:rsidR="00614779" w:rsidRPr="004369BC">
        <w:rPr>
          <w:rFonts w:cs="Times New Roman"/>
          <w:szCs w:val="20"/>
        </w:rPr>
        <w:t>).</w:t>
      </w:r>
    </w:p>
    <w:p w14:paraId="566DC76F" w14:textId="77777777" w:rsidR="00A05B04" w:rsidRPr="00B70F69" w:rsidRDefault="00A05B04" w:rsidP="00D5630D">
      <w:pPr>
        <w:pStyle w:val="AR6BodyText"/>
        <w:rPr>
          <w:lang w:val="en-GB"/>
        </w:rPr>
      </w:pPr>
    </w:p>
    <w:p w14:paraId="4C88E223" w14:textId="07F8F233" w:rsidR="00A05B04" w:rsidRPr="00B43382" w:rsidRDefault="00C0063E" w:rsidP="00D5630D">
      <w:pPr>
        <w:pStyle w:val="AR6BodyText"/>
        <w:rPr>
          <w:b/>
          <w:lang w:val="en-GB"/>
        </w:rPr>
      </w:pPr>
      <w:r>
        <w:rPr>
          <w:b/>
          <w:lang w:val="en-GB"/>
        </w:rPr>
        <w:t xml:space="preserve">[END FIGURE 6.3 HERE] </w:t>
      </w:r>
      <w:commentRangeEnd w:id="788"/>
      <w:r w:rsidR="00845AE8">
        <w:rPr>
          <w:rStyle w:val="Marquedecommentaire"/>
          <w:lang w:val="en-GB"/>
        </w:rPr>
        <w:commentReference w:id="788"/>
      </w:r>
    </w:p>
    <w:p w14:paraId="3A58395F" w14:textId="30306BE5" w:rsidR="00A05B04" w:rsidRDefault="00A05B04" w:rsidP="00D5630D">
      <w:pPr>
        <w:pStyle w:val="AR6BodyText"/>
        <w:rPr>
          <w:lang w:val="en-GB"/>
        </w:rPr>
      </w:pPr>
    </w:p>
    <w:p w14:paraId="4CA7F3B4" w14:textId="77777777" w:rsidR="007E79EA" w:rsidRPr="00B43382" w:rsidRDefault="007E79EA" w:rsidP="00D5630D">
      <w:pPr>
        <w:pStyle w:val="AR6BodyText"/>
        <w:rPr>
          <w:lang w:val="en-GB"/>
        </w:rPr>
      </w:pPr>
    </w:p>
    <w:p w14:paraId="659DD77D" w14:textId="17C8C82B" w:rsidR="00A05B04" w:rsidRPr="00930489" w:rsidRDefault="00A05B04" w:rsidP="00930489">
      <w:pPr>
        <w:pStyle w:val="AR6Chap6Level2611"/>
      </w:pPr>
      <w:bookmarkStart w:id="789" w:name="_Toc528163512"/>
      <w:bookmarkStart w:id="790" w:name="_Toc5715216"/>
      <w:bookmarkStart w:id="791" w:name="_Toc5721873"/>
      <w:bookmarkStart w:id="792" w:name="_Toc6596745"/>
      <w:bookmarkStart w:id="793" w:name="_Toc30500988"/>
      <w:bookmarkStart w:id="794" w:name="_Toc70498164"/>
      <w:r w:rsidRPr="00930489">
        <w:t xml:space="preserve">Emissions by </w:t>
      </w:r>
      <w:ins w:id="795" w:author="Lucy Cowie" w:date="2021-07-25T17:50:00Z">
        <w:r w:rsidR="00A44768">
          <w:t>N</w:t>
        </w:r>
      </w:ins>
      <w:del w:id="796" w:author="Lucy Cowie" w:date="2021-07-25T17:50:00Z">
        <w:r w:rsidRPr="00930489" w:rsidDel="00A44768">
          <w:delText>n</w:delText>
        </w:r>
      </w:del>
      <w:r w:rsidRPr="00930489">
        <w:t xml:space="preserve">atural </w:t>
      </w:r>
      <w:bookmarkEnd w:id="789"/>
      <w:bookmarkEnd w:id="790"/>
      <w:bookmarkEnd w:id="791"/>
      <w:bookmarkEnd w:id="792"/>
      <w:bookmarkEnd w:id="793"/>
      <w:ins w:id="797" w:author="Lucy Cowie" w:date="2021-07-25T17:50:00Z">
        <w:r w:rsidR="00A44768">
          <w:t>S</w:t>
        </w:r>
      </w:ins>
      <w:del w:id="798" w:author="Lucy Cowie" w:date="2021-07-25T17:50:00Z">
        <w:r w:rsidRPr="00930489" w:rsidDel="00A44768">
          <w:delText>s</w:delText>
        </w:r>
      </w:del>
      <w:r w:rsidRPr="00930489">
        <w:t>ystems</w:t>
      </w:r>
      <w:bookmarkEnd w:id="794"/>
    </w:p>
    <w:p w14:paraId="7360B86A" w14:textId="77777777" w:rsidR="00A05B04" w:rsidRDefault="00A05B04" w:rsidP="00D5630D">
      <w:pPr>
        <w:pStyle w:val="AR6BodyText"/>
        <w:rPr>
          <w:lang w:val="en-GB" w:eastAsia="en-US"/>
        </w:rPr>
      </w:pPr>
    </w:p>
    <w:p w14:paraId="608FAAD3" w14:textId="79536882" w:rsidR="00A05B04" w:rsidRPr="00B43382" w:rsidRDefault="00A05B04" w:rsidP="00D5630D">
      <w:pPr>
        <w:pStyle w:val="AR6BodyText"/>
        <w:rPr>
          <w:lang w:val="en-GB"/>
        </w:rPr>
      </w:pPr>
      <w:r w:rsidRPr="00B43382">
        <w:rPr>
          <w:lang w:val="en-GB" w:eastAsia="en-US"/>
        </w:rPr>
        <w:t xml:space="preserve">This section assesses our current understanding of SLCF emissions by natural systems. Many naturally occurring emission processes in the Earth </w:t>
      </w:r>
      <w:del w:id="799" w:author="Lucy Cowie" w:date="2021-07-25T17:51:00Z">
        <w:r w:rsidRPr="00B43382" w:rsidDel="00827DEB">
          <w:rPr>
            <w:lang w:val="en-GB" w:eastAsia="en-US"/>
          </w:rPr>
          <w:delText xml:space="preserve">System </w:delText>
        </w:r>
      </w:del>
      <w:ins w:id="800" w:author="Lucy Cowie" w:date="2021-07-25T17:51:00Z">
        <w:r w:rsidR="00827DEB">
          <w:rPr>
            <w:lang w:val="en-GB" w:eastAsia="en-US"/>
          </w:rPr>
          <w:t>s</w:t>
        </w:r>
        <w:r w:rsidR="00827DEB" w:rsidRPr="00B43382">
          <w:rPr>
            <w:lang w:val="en-GB" w:eastAsia="en-US"/>
          </w:rPr>
          <w:t xml:space="preserve">ystem </w:t>
        </w:r>
      </w:ins>
      <w:r w:rsidRPr="00B43382">
        <w:rPr>
          <w:lang w:val="en-GB" w:eastAsia="en-US"/>
        </w:rPr>
        <w:t>have been perturbed by the growing influence of human activities either directly (e.g., deforestation, agriculture) or via human-induced atmospheric CO</w:t>
      </w:r>
      <w:r w:rsidRPr="00B43382">
        <w:rPr>
          <w:vertAlign w:val="subscript"/>
          <w:lang w:val="en-GB" w:eastAsia="en-US"/>
        </w:rPr>
        <w:t>2</w:t>
      </w:r>
      <w:r w:rsidRPr="00B43382">
        <w:rPr>
          <w:lang w:val="en-GB" w:eastAsia="en-US"/>
        </w:rPr>
        <w:t xml:space="preserve"> increase and climate change</w:t>
      </w:r>
      <w:ins w:id="801" w:author="Lucy Cowie" w:date="2021-07-25T17:55:00Z">
        <w:r w:rsidR="00406F18">
          <w:rPr>
            <w:lang w:val="en-GB" w:eastAsia="en-US"/>
          </w:rPr>
          <w:t>,</w:t>
        </w:r>
      </w:ins>
      <w:r w:rsidRPr="00B43382">
        <w:rPr>
          <w:lang w:val="en-GB" w:eastAsia="en-US"/>
        </w:rPr>
        <w:t xml:space="preserve"> and can therefore not be considered as purely natural emissions. </w:t>
      </w:r>
      <w:r w:rsidRPr="00B43382">
        <w:rPr>
          <w:lang w:val="en-GB"/>
        </w:rPr>
        <w:t>The temporal evolution and spatial distribution of natural SLCF emissions are highly variable and their estimates rely on models with rather uncertain paramet</w:t>
      </w:r>
      <w:del w:id="802" w:author="Lucy Cowie" w:date="2021-07-27T17:17:00Z">
        <w:r w:rsidRPr="00B43382" w:rsidDel="00690055">
          <w:rPr>
            <w:lang w:val="en-GB"/>
          </w:rPr>
          <w:delText>e</w:delText>
        </w:r>
      </w:del>
      <w:r w:rsidRPr="00B43382">
        <w:rPr>
          <w:lang w:val="en-GB"/>
        </w:rPr>
        <w:t>rizations for production mechanisms. For some SLCFs, the natural processes by which emissions occur are also not well</w:t>
      </w:r>
      <w:ins w:id="803" w:author="Lucy Cowie" w:date="2021-07-25T17:58:00Z">
        <w:r w:rsidR="00571D19">
          <w:rPr>
            <w:lang w:val="en-GB"/>
          </w:rPr>
          <w:t xml:space="preserve"> </w:t>
        </w:r>
      </w:ins>
      <w:del w:id="804" w:author="Lucy Cowie" w:date="2021-07-25T17:58:00Z">
        <w:r w:rsidRPr="00B43382" w:rsidDel="00571D19">
          <w:rPr>
            <w:lang w:val="en-GB"/>
          </w:rPr>
          <w:delText>-</w:delText>
        </w:r>
      </w:del>
      <w:r w:rsidRPr="00B43382">
        <w:rPr>
          <w:lang w:val="en-GB"/>
        </w:rPr>
        <w:t xml:space="preserve">understood. In the following sections, we assess the level of confidence in present-day SLCF emissions by natural systems, in their perturbation since </w:t>
      </w:r>
      <w:commentRangeStart w:id="805"/>
      <w:ins w:id="806" w:author="Lucy Cowie" w:date="2021-07-25T17:59:00Z">
        <w:r w:rsidR="00571D19">
          <w:rPr>
            <w:lang w:val="en-GB"/>
          </w:rPr>
          <w:t xml:space="preserve">the </w:t>
        </w:r>
      </w:ins>
      <w:r w:rsidRPr="00B43382">
        <w:rPr>
          <w:lang w:val="en-GB"/>
        </w:rPr>
        <w:t>pre</w:t>
      </w:r>
      <w:ins w:id="807" w:author="Lucy Cowie" w:date="2021-07-25T17:59:00Z">
        <w:r w:rsidR="00571D19">
          <w:rPr>
            <w:lang w:val="en-GB"/>
          </w:rPr>
          <w:t>-</w:t>
        </w:r>
      </w:ins>
      <w:r w:rsidRPr="00B43382">
        <w:rPr>
          <w:lang w:val="en-GB"/>
        </w:rPr>
        <w:t xml:space="preserve">industrial </w:t>
      </w:r>
      <w:ins w:id="808" w:author="Lucy Cowie" w:date="2021-07-25T17:59:00Z">
        <w:r w:rsidR="00571D19">
          <w:rPr>
            <w:lang w:val="en-GB"/>
          </w:rPr>
          <w:t>period</w:t>
        </w:r>
        <w:commentRangeEnd w:id="805"/>
        <w:r w:rsidR="00571D19">
          <w:rPr>
            <w:rStyle w:val="Marquedecommentaire"/>
            <w:lang w:val="en-GB"/>
          </w:rPr>
          <w:commentReference w:id="805"/>
        </w:r>
        <w:r w:rsidR="00571D19">
          <w:rPr>
            <w:lang w:val="en-GB"/>
          </w:rPr>
          <w:t xml:space="preserve"> </w:t>
        </w:r>
      </w:ins>
      <w:r w:rsidRPr="00B43382">
        <w:rPr>
          <w:lang w:val="en-GB"/>
        </w:rPr>
        <w:t xml:space="preserve">and their sensitivity to future changes. </w:t>
      </w:r>
      <w:r>
        <w:rPr>
          <w:lang w:val="en-GB"/>
        </w:rPr>
        <w:t xml:space="preserve">When available, the assessment also includes estimates from </w:t>
      </w:r>
      <w:ins w:id="809" w:author="Lucy Cowie" w:date="2021-07-25T18:01:00Z">
        <w:r w:rsidR="006E58EA">
          <w:rPr>
            <w:lang w:val="en-GB"/>
          </w:rPr>
          <w:t xml:space="preserve">the </w:t>
        </w:r>
      </w:ins>
      <w:r>
        <w:rPr>
          <w:lang w:val="en-GB"/>
        </w:rPr>
        <w:t xml:space="preserve">CMIP6 model ensemble. Note that volcanic </w:t>
      </w:r>
      <w:r w:rsidRPr="007F1C6E">
        <w:rPr>
          <w:rFonts w:eastAsiaTheme="majorEastAsia" w:cstheme="majorBidi"/>
          <w:lang w:val="en-GB"/>
        </w:rPr>
        <w:t>SO</w:t>
      </w:r>
      <w:r w:rsidRPr="007F1C6E">
        <w:rPr>
          <w:rFonts w:eastAsiaTheme="majorEastAsia" w:cstheme="majorBidi"/>
          <w:vertAlign w:val="subscript"/>
          <w:lang w:val="en-GB"/>
        </w:rPr>
        <w:t>2</w:t>
      </w:r>
      <w:r>
        <w:rPr>
          <w:lang w:val="en-GB"/>
        </w:rPr>
        <w:t xml:space="preserve"> emissions are discussed in Section 2.2.2. </w:t>
      </w:r>
    </w:p>
    <w:p w14:paraId="02994549" w14:textId="7E46CF3D" w:rsidR="00A05B04" w:rsidRDefault="00A05B04" w:rsidP="00D5630D">
      <w:pPr>
        <w:pStyle w:val="AR6BodyText"/>
        <w:rPr>
          <w:lang w:val="en-GB"/>
        </w:rPr>
      </w:pPr>
    </w:p>
    <w:p w14:paraId="7D894155" w14:textId="77777777" w:rsidR="00326917" w:rsidRPr="00B43382" w:rsidRDefault="00326917" w:rsidP="00D5630D">
      <w:pPr>
        <w:pStyle w:val="AR6BodyText"/>
        <w:rPr>
          <w:lang w:val="en-GB"/>
        </w:rPr>
      </w:pPr>
    </w:p>
    <w:p w14:paraId="4D03B2D2" w14:textId="77777777" w:rsidR="00A05B04" w:rsidRDefault="00A05B04" w:rsidP="00D5630D">
      <w:pPr>
        <w:pStyle w:val="AR6Chap6Level36111"/>
      </w:pPr>
      <w:bookmarkStart w:id="810" w:name="_Toc70498165"/>
      <w:r w:rsidRPr="00B43382">
        <w:t>Lightning NO</w:t>
      </w:r>
      <w:r w:rsidRPr="003630EE">
        <w:rPr>
          <w:vertAlign w:val="subscript"/>
        </w:rPr>
        <w:t>x</w:t>
      </w:r>
      <w:bookmarkEnd w:id="810"/>
    </w:p>
    <w:p w14:paraId="21F01010" w14:textId="77777777" w:rsidR="00A05B04" w:rsidRPr="00C51397" w:rsidRDefault="00A05B04" w:rsidP="00D5630D">
      <w:pPr>
        <w:pStyle w:val="AR6BodyText"/>
        <w:rPr>
          <w:lang w:val="en-GB" w:eastAsia="en-US"/>
        </w:rPr>
      </w:pPr>
    </w:p>
    <w:p w14:paraId="412F1A8B" w14:textId="77777777" w:rsidR="00B5666D" w:rsidRDefault="00A05B04" w:rsidP="00D5630D">
      <w:pPr>
        <w:pStyle w:val="AR6BodyText"/>
        <w:rPr>
          <w:ins w:id="811" w:author="Lucy Cowie" w:date="2021-07-25T19:44:00Z"/>
          <w:lang w:val="en-US"/>
        </w:rPr>
      </w:pPr>
      <w:r w:rsidRPr="003630EE">
        <w:rPr>
          <w:lang w:val="en-US"/>
        </w:rPr>
        <w:t xml:space="preserve">Lightning contributes </w:t>
      </w:r>
      <w:del w:id="812" w:author="Lucy Cowie" w:date="2021-07-25T18:04:00Z">
        <w:r w:rsidRPr="003630EE" w:rsidDel="00702C14">
          <w:rPr>
            <w:lang w:val="en-US"/>
          </w:rPr>
          <w:delText>~</w:delText>
        </w:r>
      </w:del>
      <w:ins w:id="813" w:author="Lucy Cowie" w:date="2021-07-25T18:04:00Z">
        <w:r w:rsidR="00702C14">
          <w:rPr>
            <w:lang w:val="en-US"/>
          </w:rPr>
          <w:t xml:space="preserve">approximately </w:t>
        </w:r>
      </w:ins>
      <w:r w:rsidRPr="003630EE">
        <w:rPr>
          <w:lang w:val="en-US"/>
        </w:rPr>
        <w:t xml:space="preserve">10% of the total </w:t>
      </w:r>
      <w:r w:rsidRPr="003630EE">
        <w:rPr>
          <w:rFonts w:eastAsia="MS Gothic"/>
          <w:lang w:val="en-US"/>
        </w:rPr>
        <w:t>NO</w:t>
      </w:r>
      <w:r w:rsidRPr="005D42FC">
        <w:rPr>
          <w:rFonts w:eastAsia="MS Gothic"/>
          <w:iCs/>
          <w:vertAlign w:val="subscript"/>
          <w:lang w:val="en-US"/>
          <w:rPrChange w:id="814" w:author="Lucy Cowie" w:date="2021-07-25T18:04:00Z">
            <w:rPr>
              <w:rFonts w:eastAsia="MS Gothic"/>
              <w:i/>
              <w:vertAlign w:val="subscript"/>
              <w:lang w:val="en-US"/>
            </w:rPr>
          </w:rPrChange>
        </w:rPr>
        <w:t>x</w:t>
      </w:r>
      <w:r w:rsidRPr="003630EE">
        <w:rPr>
          <w:lang w:val="en-US"/>
        </w:rPr>
        <w:t xml:space="preserve"> emissions </w:t>
      </w:r>
      <w:r w:rsidRPr="00E21316">
        <w:fldChar w:fldCharType="begin" w:fldLock="1"/>
      </w:r>
      <w:r w:rsidR="00D477C7">
        <w:rPr>
          <w:lang w:val="en-US"/>
        </w:rPr>
        <w:instrText>ADDIN CSL_CITATION { "citationItems" : [ { "id" : "ITEM-1", "itemData" : { "DOI" : "10.1007/s40726-016-0031-7", "ISSN" : "2198-6592", "abstract" : "Lightning generates relatively large but uncertain quantities of nitrogen oxides (NOx ), critical precursors for ozone and hydroxyl radical (OH), the primary tropospheric oxidants. Lightning NOx strongly influences background ozone and OH due to high ozone production efficiencies in the free troposphere, effecting small but non-negligible contributions to surface pollutant concentrations. Lightning globally contributes 3\u20134 ppbv of simulated annual-mean policy-relevant background (PRB) surface ozone, comprised of local, regional, and hemispheric components, and up to 18 ppbv during individual events. Feedbacks via methane may counter some of these effects on decadal time scales. Lightning contributes \u223c1 % to annual-mean surface particulate matter, as a direct precursor and by promoting faster oxidation of other precursors. Lightning also ignites wildfires and contributes to nitrogen deposition. Urban pollution influences lightning itself, with implications for regional lightning-NOx production and feedbacks on downwind surface pollution. How lightning emissions will change in a warming world remains uncertain.", "author" : [ { "dropping-particle" : "", "family" : "Murray", "given" : "Lee T.", "non-dropping-particle" : "", "parse-names" : false, "suffix" : "" } ], "container-title" : "Current Pollution Reports", "id" : "ITEM-1", "issue" : "2", "issued" : { "date-parts" : [ [ "2016" ] ] }, "page" : "115-133", "publisher" : "Current Pollution Reports", "title" : "Lightning NO x and Impacts on Air Quality", "translator" : [ { "dropping-particle" : "", "family" : "G2891", "given" : "", "non-dropping-particle" : "", "parse-names" : false, "suffix" : "" } ], "type" : "article-journal", "volume" : "2" }, "uris" : [ "http://www.mendeley.com/documents/?uuid=286d43f5-39d4-42d1-9200-098e6974b1e5" ] } ], "mendeley" : { "formattedCitation" : "(Murray, 2016)", "plainTextFormattedCitation" : "(Murray, 2016)", "previouslyFormattedCitation" : "(Murray, 2016)" }, "properties" : { "noteIndex" : 0 }, "schema" : "https://github.com/citation-style-language/schema/raw/master/csl-citation.json" }</w:instrText>
      </w:r>
      <w:r w:rsidRPr="00E21316">
        <w:fldChar w:fldCharType="separate"/>
      </w:r>
      <w:r w:rsidR="00CB33A1">
        <w:rPr>
          <w:noProof/>
          <w:lang w:val="en-US"/>
        </w:rPr>
        <w:t>(Murray, 2016)</w:t>
      </w:r>
      <w:r w:rsidRPr="00E21316">
        <w:fldChar w:fldCharType="end"/>
      </w:r>
      <w:r w:rsidRPr="003630EE">
        <w:rPr>
          <w:lang w:val="en-US"/>
        </w:rPr>
        <w:t xml:space="preserve">. Since lightning </w:t>
      </w:r>
      <w:r w:rsidRPr="003630EE">
        <w:rPr>
          <w:rFonts w:eastAsia="MS Gothic"/>
          <w:lang w:val="en-US"/>
        </w:rPr>
        <w:t>NO</w:t>
      </w:r>
      <w:r w:rsidRPr="005914E2">
        <w:rPr>
          <w:rFonts w:eastAsia="MS Gothic"/>
          <w:iCs/>
          <w:vertAlign w:val="subscript"/>
          <w:lang w:val="en-US"/>
          <w:rPrChange w:id="815" w:author="Lucy Cowie" w:date="2021-07-25T18:20:00Z">
            <w:rPr>
              <w:rFonts w:eastAsia="MS Gothic"/>
              <w:i/>
              <w:vertAlign w:val="subscript"/>
              <w:lang w:val="en-US"/>
            </w:rPr>
          </w:rPrChange>
        </w:rPr>
        <w:t>x</w:t>
      </w:r>
      <w:r w:rsidRPr="003630EE">
        <w:rPr>
          <w:rFonts w:eastAsia="MS Gothic"/>
          <w:i/>
          <w:vertAlign w:val="subscript"/>
          <w:lang w:val="en-US"/>
        </w:rPr>
        <w:t xml:space="preserve"> </w:t>
      </w:r>
      <w:r w:rsidRPr="003630EE">
        <w:rPr>
          <w:lang w:val="en-US"/>
        </w:rPr>
        <w:t>(L</w:t>
      </w:r>
      <w:r w:rsidRPr="003630EE">
        <w:rPr>
          <w:rFonts w:eastAsia="MS Gothic"/>
          <w:lang w:val="en-US"/>
        </w:rPr>
        <w:t>NO</w:t>
      </w:r>
      <w:r w:rsidRPr="008E2EF2">
        <w:rPr>
          <w:rFonts w:eastAsia="MS Gothic"/>
          <w:iCs/>
          <w:vertAlign w:val="subscript"/>
          <w:lang w:val="en-US"/>
          <w:rPrChange w:id="816" w:author="Lucy Cowie" w:date="2021-07-25T18:05:00Z">
            <w:rPr>
              <w:rFonts w:eastAsia="MS Gothic"/>
              <w:i/>
              <w:vertAlign w:val="subscript"/>
              <w:lang w:val="en-US"/>
            </w:rPr>
          </w:rPrChange>
        </w:rPr>
        <w:t>x</w:t>
      </w:r>
      <w:r w:rsidRPr="003630EE">
        <w:rPr>
          <w:lang w:val="en-US"/>
        </w:rPr>
        <w:t xml:space="preserve">) is </w:t>
      </w:r>
      <w:r>
        <w:rPr>
          <w:lang w:val="en-US"/>
        </w:rPr>
        <w:t xml:space="preserve">predominantly </w:t>
      </w:r>
      <w:r w:rsidRPr="003630EE">
        <w:rPr>
          <w:lang w:val="en-US"/>
        </w:rPr>
        <w:t>released in the upper troposphere, it has a disproportionately large impact on O</w:t>
      </w:r>
      <w:r w:rsidRPr="003630EE">
        <w:rPr>
          <w:vertAlign w:val="subscript"/>
          <w:lang w:val="en-US"/>
        </w:rPr>
        <w:t>3</w:t>
      </w:r>
      <w:r w:rsidRPr="003630EE">
        <w:rPr>
          <w:lang w:val="en-US"/>
        </w:rPr>
        <w:t xml:space="preserve"> and OH, and on the lifetime of CH</w:t>
      </w:r>
      <w:r w:rsidRPr="003630EE">
        <w:rPr>
          <w:vertAlign w:val="subscript"/>
          <w:lang w:val="en-US"/>
        </w:rPr>
        <w:t>4</w:t>
      </w:r>
      <w:r w:rsidRPr="003630EE">
        <w:rPr>
          <w:lang w:val="en-US"/>
        </w:rPr>
        <w:t xml:space="preserve"> compared with surface </w:t>
      </w:r>
      <w:r w:rsidRPr="003630EE">
        <w:rPr>
          <w:rFonts w:eastAsia="MS Gothic"/>
          <w:lang w:val="en-US"/>
        </w:rPr>
        <w:t>NO</w:t>
      </w:r>
      <w:r w:rsidRPr="005914E2">
        <w:rPr>
          <w:rFonts w:eastAsia="MS Gothic"/>
          <w:iCs/>
          <w:vertAlign w:val="subscript"/>
          <w:lang w:val="en-US"/>
          <w:rPrChange w:id="817" w:author="Lucy Cowie" w:date="2021-07-25T18:23:00Z">
            <w:rPr>
              <w:rFonts w:eastAsia="MS Gothic"/>
              <w:i/>
              <w:vertAlign w:val="subscript"/>
              <w:lang w:val="en-US"/>
            </w:rPr>
          </w:rPrChange>
        </w:rPr>
        <w:t>x</w:t>
      </w:r>
      <w:r w:rsidRPr="003630EE">
        <w:rPr>
          <w:lang w:val="en-US"/>
        </w:rPr>
        <w:t xml:space="preserve"> emissions. Whereas the global spatial and temporal distribution of lightning flashes can be characterized thanks to satellite-borne and ground sensors </w:t>
      </w:r>
      <w:r w:rsidRPr="007E133A">
        <w:fldChar w:fldCharType="begin" w:fldLock="1"/>
      </w:r>
      <w:r w:rsidR="00D477C7">
        <w:rPr>
          <w:lang w:val="en-US"/>
        </w:rPr>
        <w:instrText>ADDIN CSL_CITATION { "citationItems" : [ { "id" : "ITEM-1", "itemData" : { "DOI" : "10.1016/j.atmosres.2012.06.028", "ISBN" : "0169-8095", "ISSN" : "01698095", "abstract" : "Gridded climatologies of total lightning flash rates observed by the spaceborne Optical Transient Detector (OTD) and Lightning Imaging Sensor (LIS) instruments have been updated. OTD collected data from May 1995 to March 2000. LIS data (equatorward of about 38\u00b0) adds the years 1998-2010. Flash counts from each instrument are scaled by the best available estimates of detection efficiency. The long LIS record makes the merged climatology most robust in the tropics and subtropics, while the high latitude data is entirely from OTD. The gridded climatologies include annual mean flash rate on a 0.5\u00b0 grid, mean diurnal cycle of flash rate on a 2.5\u00b0 grid with 24. hour resolution, mean annual cycle of flash rate on a 0.5\u00b0 or 2.5\u00b0 grid with daily, monthly, or seasonal resolution, mean annual cycle of the diurnal cycle on a 2.5\u00b0 grid with two hour resolution for each day, and time series of flash rate over the sixteen year record with roughly three-month smoothing. For some of these (e.g., annual cycle of the diurnal cycle), more smoothing is necessary for results to be robust.The mean global flash rate from the merged climatology is 46flashess-1. This varies from around 35flashess-1 in February (austral summer) to 60flashess-1 in August (boreal summer). The peak annual flash rate at 0.5\u00b0 scale is 160flkm-2yr-1 in eastern Congo. The peak monthly average flash rate at 2.5\u00b0 scale is 18flkm-2mo-1 from early April to early May in the Brahmaputra Valley of far eastern India. Lightning decreases in this region during the monsoon season, but increases further north and west. An August peak in northern Pakistan also exceeds any monthly averages from Africa, despite central Africa having the greatest yearly average. \u00a9 2012 Elsevier B.V.", "author" : [ { "dropping-particle" : "", "family" : "Cecil", "given" : "Daniel J.", "non-dropping-particle" : "", "parse-names" : false, "suffix" : "" }, { "dropping-particle" : "", "family" : "Buechler", "given" : "Dennis E.", "non-dropping-particle" : "", "parse-names" : false, "suffix" : "" }, { "dropping-particle" : "", "family" : "Blakeslee", "given" : "Richard J.", "non-dropping-particle" : "", "parse-names" : false, "suffix" : "" } ], "container-title" : "Atmospheric Research", "id" : "ITEM-1", "issued" : { "date-parts" : [ [ "2014" ] ] }, "page" : "404-414", "title" : "Gridded lightning climatology from TRMM-LIS and OTD: Dataset description", "translator" : [ { "dropping-particle" : "", "family" : "G2901", "given" : "", "non-dropping-particle" : "", "parse-names" : false, "suffix" : "" } ], "type" : "article-journal", "volume" : "135-136" }, "uris" : [ "http://www.mendeley.com/documents/?uuid=7fee99e4-1b28-4e1b-8e73-faa22cf08968" ] }, { "id" : "ITEM-2", "itemData" : { "ISBN" : "1520-0477", "author" : [ { "dropping-particle" : "", "family" : "DuplicateVirts", "given" : "NoCite", "non-dropping-particle" : "", "parse-names" : false, "suffix" : "" } ], "container-title" : "Bulletin of the American Meteorological Society", "id" : "ITEM-2", "issue" : "2004", "issued" : { "date-parts" : [ [ "2013" ] ] }, "language" : "Refcheck: Is it this? DOI:10.1175/BAMS-D-12-00082.1", "page" : "2004", "title" : "A New Ground-Based, Hourly Global Lightning Climatology ( A53J-0286 )", "translator" : [ { "dropping-particle" : "", "family" : "G2894", "given" : "", "non-dropping-particle" : "", "parse-names" : false, "suffix" : "" } ], "type" : "article-journal", "volume" : "94" }, "uris" : [ "http://www.mendeley.com/documents/?uuid=c0366694-ac9e-44ed-90d3-e1d7eea07140" ] } ], "mendeley" : { "formattedCitation" : "(DuplicateVirts, 2013; Cecil et al., 2014)", "plainTextFormattedCitation" : "(DuplicateVirts, 2013; Cecil et al., 2014)", "previouslyFormattedCitation" : "(DuplicateVirts, 2013; Cecil et al., 2014)" }, "properties" : { "noteIndex" : 0 }, "schema" : "https://github.com/citation-style-language/schema/raw/master/csl-citation.json" }</w:instrText>
      </w:r>
      <w:r w:rsidRPr="007E133A">
        <w:fldChar w:fldCharType="separate"/>
      </w:r>
      <w:r w:rsidR="00CB33A1">
        <w:rPr>
          <w:noProof/>
          <w:lang w:val="en-US"/>
        </w:rPr>
        <w:t>(DuplicateVirts, 2013; Cecil et al., 2014)</w:t>
      </w:r>
      <w:r w:rsidRPr="007E133A">
        <w:fldChar w:fldCharType="end"/>
      </w:r>
      <w:r w:rsidRPr="003630EE">
        <w:rPr>
          <w:lang w:val="en-US"/>
        </w:rPr>
        <w:t xml:space="preserve">, constraining the amount of </w:t>
      </w:r>
      <w:r w:rsidRPr="003630EE">
        <w:rPr>
          <w:rFonts w:eastAsia="MS Gothic"/>
          <w:lang w:val="en-US"/>
        </w:rPr>
        <w:t>NO</w:t>
      </w:r>
      <w:r w:rsidRPr="004D7651">
        <w:rPr>
          <w:rFonts w:eastAsia="MS Gothic"/>
          <w:iCs/>
          <w:vertAlign w:val="subscript"/>
          <w:lang w:val="en-US"/>
          <w:rPrChange w:id="818" w:author="Lucy Cowie" w:date="2021-07-26T10:17:00Z">
            <w:rPr>
              <w:rFonts w:eastAsia="MS Gothic"/>
              <w:i/>
              <w:vertAlign w:val="subscript"/>
              <w:lang w:val="en-US"/>
            </w:rPr>
          </w:rPrChange>
        </w:rPr>
        <w:t>x</w:t>
      </w:r>
      <w:r w:rsidRPr="003630EE">
        <w:rPr>
          <w:lang w:val="en-US"/>
        </w:rPr>
        <w:t xml:space="preserve"> produced per flash</w:t>
      </w:r>
      <w:del w:id="819" w:author="Robin Matthews" w:date="2021-07-08T15:10:00Z">
        <w:r w:rsidRPr="003630EE" w:rsidDel="00BE4C5D">
          <w:rPr>
            <w:lang w:val="en-US"/>
          </w:rPr>
          <w:delText xml:space="preserve"> </w:delText>
        </w:r>
      </w:del>
      <w:r w:rsidRPr="003630EE">
        <w:rPr>
          <w:rFonts w:eastAsia="CIDFont+F1"/>
          <w:lang w:val="en-US"/>
        </w:rPr>
        <w:t xml:space="preserve"> </w:t>
      </w:r>
      <w:commentRangeStart w:id="820"/>
      <w:r w:rsidRPr="007E133A">
        <w:fldChar w:fldCharType="begin" w:fldLock="1"/>
      </w:r>
      <w:ins w:id="821" w:author="Robin Matthews" w:date="2021-07-08T15:10:00Z">
        <w:r w:rsidR="00BE4C5D">
          <w:rPr>
            <w:lang w:val="en-US"/>
          </w:rPr>
          <w:instrText>ADDIN CSL_CITATION { "citationItems" : [ { "id" : "ITEM-1", "itemData" : { "DOI" : "10.1002/2017GL074436", "ISSN" : "19448007", "abstract" : "Lightning is one of the most important sources of upper tropospheric NOx; however, there is a large spread in estimates of the global emission rates (2-8 Tg N yr(-1)). We combine upper tropospheric in situ observations from the Deep Convective Clouds and Chemistry (DC3) experiment and global satellite-retrieved NO2 tropospheric column densities to constrain mean lightning NOx (LNOx) emissions per flash. Insights from DC3 indicate that the NOx lifetime is similar to 3 h in the region of outflow of thunderstorms, mainly due to production of methyl peroxy nitrate and alkyl and multifunctional nitrates. The lifetime then increases farther downwind from the region of outflow. Reinterpreting previous analyses using the 3 h lifetime reduces the spread among various methods that have been used to calculate mean LNOx emissions per flash and indicates a global LNOx emission rate of similar to 9 Tg N yr(-1), a flux larger than the high end of recent estimates. Plain Language Summary Lightning is an important source of upper troposphere nitrogen oxides; however, there is high uncertainty in the amount of nitrogen oxides produced from lightning. Using recent updates in upper tropospheric nitrogen oxides chemistry, this study decreases this uncertainty from a factor of 4 to less than a factor of 2 and shows that the amount of nitrogen oxides produced from lightning should be higher.", "author" : [ { "dropping-particle" : "", "family" : "Nault", "given" : "B. A.", "non-dropping-particle" : "", "parse-names" : false, "suffix" : "" }, { "dropping-particle" : "", "family" : "Laughner", "given" : "J. L.", "non-dropping-particle" : "", "parse-names" : false, "suffix" : "" }, { "dropping-particle" : "", "family" : "Wooldridge", "given" : "P. J.", "non-dropping-particle" : "", "parse-names" : false, "suffix" : "" }, { "dropping-particle" : "", "family" : "Crounse", "given" : "J. D.", "non-dropping-particle" : "", "parse-names" : false, "suffix" : "" }, { "dropping-particle" : "", "family" : "Dibb", "given" : "J.", "non-dropping-particle" : "", "parse-names" : false, "suffix" : "" }, { "dropping-particle" : "", "family" : "Diskin", "given" : "G.", "non-dropping-particle" : "", "parse-names" : false, "suffix" : "" }, { "dropping-particle" : "", "family" : "Peischl", "given" : "J.", "non-dropping-particle" : "", "parse-names" : false, "suffix" : "" }, { "dropping-particle" : "", "family" : "Podolske", "given" : "J. R.", "non-dropping-particle" : "", "parse-names" : false, "suffix" : "" }, { "dropping-particle" : "", "family" : "Pollack", "given" : "I. B.", "non-dropping-particle" : "", "parse-names" : false, "suffix" : "" }, { "dropping-particle" : "", "family" : "Ryerson", "given" : "T. B.", "non-dropping-particle" : "", "parse-names" : false, "suffix" : "" }, { "dropping-particle" : "", "family" : "Scheuer", "given" : "E.", "non-dropping-particle" : "", "parse-names" : false, "suffix" : "" }, { "dropping-particle" : "", "family" : "Wennberg", "given" : "P. O.", "non-dropping-particle" : "", "parse-names" : false, "suffix" : "" }, { "dropping-particle" : "", "family" : "Cohen", "given" : "R. C.", "non-dropping-particle" : "", "parse-names" : false, "suffix" : "" } ], "container-title" : "Geophysical Research Letters", "id" : "ITEM-1", "issue" : "18", "issued" : { "date-parts" : [ [ "2017" ] ] }, "page" : "9479-9488", "title" : "Lightning NOx Emissions: Reconciling Measured and Modeled Estimates With Updated NOx Chemistry", "translator" : [ { "dropping-particle" : "", "family" : "G2899", "given" : "", "non-dropping-particle" : "", "parse-names" : false, "suffix" : "" } ], "type" : "article-journal", "volume" : "44" }, "uris" : [ "http://www.mendeley.com/documents/?uuid=8e92e990-d882-481c-80d9-45c30364734b" ] }, { "id" : "ITEM-2", "itemData" : { "DOI" : "10.1175/MWR-D-16-0426.1", "ISBN" : "0027-0644", "ISSN" : "0027-0644", "abstract" : "Background \u2022 GOES-R is going to have a GLM which will provide Total Lightning through the day and night. \u2022 It is expected to significantly improve our ability to nowcast severe weather over land and ocean. \u2022 Optimal use of changes in Total Lightning flash rate for individual ... \\n", "author" : [ { "dropping-particle" : "", "family" : "Medici", "given" : "Gina", "non-dropping-particle" : "", "parse-names" : false, "suffix" : "" }, { "dropping-particle" : "", "family" : "Cummins", "given" : "Kenneth L.", "non-dropping-particle" : "", "parse-names" : false, "suffix" : "" }, { "dropping-particle" : "", "family" : "Cecil", "given" : "Daniel J.", "non-dropping-particle" : "", "parse-names" : false, "suffix" : "" }, { "dropping-particle" : "", "family" : "Koshak", "given" : "William J.", "non-dropping-particle" : "", "parse-names" : false, "suffix" : "" }, { "dropping-particle" : "", "family" : "Rudlosky", "given" : "Scott D.", "non-dropping-particle" : "", "parse-names" : false, "suffix" : "" } ], "container-title" : "Monthly Weather Review", "id" : "ITEM-2", "issue" : "11", "issued" : { "date-parts" : [ [ "2017" ] ] }, "page" : "4481-4499", "title" : "The Intracloud Lightning Fraction in the Contiguous United States", "translator" : [ { "dropping-particle" : "", "family" : "G2895", "given" : "", "non-dropping-particle" : "", "parse-names" : false, "suffix" : "" } ], "type" : "article-journal", "volume" : "145" }, "uris" : [ "http://www.mendeley.com/documents/?uuid=0e6064ef-d6b2-4841-8b4e-69b87e0b6e8e" ] }, { "id" : "ITEM-3", "itemData" : { "DOI" : "10.5194/acp-14-3277-2014", "ISBN" : "1680-7324", "ISSN" : "16807324", "abstract" : "The global source of lightning-produced NOx (LNOx) is estimated by assimilating observations of NO2, O3, HNO3, and CO measured by multiple satellite measurements into a chemical transport model. Included are observations from the Ozone Monitoring Instrument (OMI), Microwave Limb Sounder (MLS), Tropospheric Emission Spectrometer (TES), and Measurements of Pollution in the Troposphere (MOPITT) instruments. The assimilation of multiple chemical data sets with different vertical sensitivity profiles provides comprehensive constraints on the global LNOx source while improving the representations of the entire chemical system affecting atmospheric NOx, including surface emissions and inflows from the stratosphere. The annual global LNOx source amount and NO production efficiency are estimated at 6.3 Tg N yr\u22121 and 310 mol NO flash\u22121, respectively. Sensitivity studies with perturbed satellite data sets, model and data assimilation settings lead to an error estimate of about 1.4 Tg N yr\u22121 on this global LNOx source. These estimates are significantly different from those estimated from a parameter inversion that optimizes only the LNOx source from NO2 observations alone, which may lead to an overestimate of the source adjustment. The total LNOx source is predominantly corrected by the assimilation of OMI NO2 observations, while TES and MLS observations add important constraints on the vertical source profile. The results indicate that the widely used lightning parameterization based on the C-shape assumption underestimates the source in the upper troposphere and overestimates the peak source height by up to about 1 km over land and the tropical western Pacific. Adjustments are larger over ocean than over land, suggesting that the cloud height dependence is too weak over the ocean in the Price and Rind (1992) approach. The significantly improved agreement between the analyzed ozone fields and independent observations gives confidence in the performance of the LNOx source estimation.", "author" : [ { "dropping-particle" : "", "family" : "Miyazaki", "given" : "K.", "non-dropping-particle" : "", "parse-names" : false, "suffix" : "" }, { "dropping-particle" : "", "family" : "Eskes", "given" : "H. J.", "non-dropping-particle" : "", "parse-names" : false, "suffix" : "" }, { "dropping-particle" : "", "family" : "Sudo", "given" : "K.", "non-dropping-particle" : "", "parse-names" : false, "suffix" : "" }, { "dropping-particle" : "", "family" : "Zhang", "given" : "C.", "non-dropping-particle" : "", "parse-names" : false, "suffix" : "" } ], "container-title" : "Atmospheric Chemistry and Physics", "id" : "ITEM-3", "issue" : "7", "issued" : { "date-parts" : [ [ "2014" ] ] }, "page" : "3277-3305", "publisher" : "Copernicus Publications", "title" : "Global lightning NOx production estimated by an assimilation of multiple satellite data sets", "translator" : [ { "dropping-particle" : "", "family" : "G3542", "given" : "", "non-dropping-particle" : "", "parse-names" : false, "suffix" : "" } ], "type" : "article-journal", "volume" : "14" }, "uris" : [ "http://www.mendeley.com/documents/?uuid=4786aaba-0497-4d2a-9e82-b03530679161" ] }, { "id" : "ITEM-4", "itemData" : { "DOI" : "10.1029/2018JD029824", "ISSN" : "21698996", "abstract" : "Nitrogen oxide (NOx) production by lightning in the tropics is estimated using tropospheric NOx amounts (LNOx*) over deep convective grid boxes derived from Ozone Monitoring Instrument (OMI) nitrogen dioxide (NO2) slant columns and detection-efficiency\u2013adjusted World Wide Lightning Location Network (WWLLN) flashes. The lightning NOx production efficiency (LNOx PE) in the tropics is determined for the austral and boreal summers of 2007 to 2011 by regressing regional mean daily values of LNOx* for individual seasons against daily flash totals during flash windows prior to the OMI overpass. LNOx PE is determined to be approximately two times larger over marine locations than over continental locations possibly because marine flashes are more energetic. Overall, the mean LNOx PE for the tropics is calculated to be 170 \u00b1 100 mol per flash with values over the tropical Pacific (low flash rate region) being largest. The main contributors to uncertainties in PE are uncertainties in WWLLN flash detection efficiency, upper tropospheric NOx lifetime in the near field of convection, and air mass factor biases.", "author" : [ { "dropping-particle" : "", "family" : "Allen", "given" : "Dale J.", "non-dropping-particle" : "", "parse-names" : false, "suffix" : "" }, { "dropping-particle" : "", "family" : "Pickering", "given" : "Kenneth E.", "non-dropping-particle" : "", "parse-names" : false, "suffix" : "" }, { "dropping-particle" : "", "family" : "Bucsela", "given" : "Eric", "non-dropping-particle" : "", "parse-names" : false, "suffix" : "" }, { "dropping-particle" : "", "family" : "Krotkov", "given" : "Nickolay", "non-dropping-particle" : "", "parse-names" : false, "suffix" : "" }, { "dropping-particle" : "", "family" : "Holzworth", "given" : "Robert", "non-dropping-particle" : "", "parse-names" : false, "suffix" : "" } ], "container-title" : "Journal of Geophysical Research: Atmospheres", "id" : "ITEM-4", "issue" : "23", "issued" : { "date-parts" : [ [ "2019", "12", "16" ] ] }, "note" : "doi: 10.1029/2018JD029824", "page" : "13498-13518", "publisher" : "John Wiley &amp; Sons, Ltd", "title" : "Lightning NOx Production in the Tropics as Determined Using OMI NO2 Retrievals and WWLLN Stroke Data", "translator" : [ { "dropping-particle" : "", "family" : "G4757", "given" : "", "non-dropping-particle" : "", "parse-names" : false, "suffix" : "" } ], "type" : "article-journal", "volume" : "124" }, "uris" : [ "http://www.mendeley.com/documents/?uuid=bc879b03-eb40-4c78-b73d-cf777724fff2" ] }, { "id" : "ITEM-5", "itemData" : { "DOI" : "10.1029/2019JD030561", "ISSN" : "21698996", "abstract" : "Oxides of nitrogen are critical trace gases in the troposphere and are precursors for nitrate aerosol and ozone, which is an important pollutant and greenhouse gas. Lightning is the major source of NOx (NO + NO2) in the middle to upper troposphere. We estimate the production efficiency (PE) of lightning NOx (LNOx) using satellite data from the Ozone Monitoring Instrument and the ground-based World Wide Lightning Location Network in three northern midlatitudes, primarily continental regions that include much of North America, Europe, and East Asia. Data were obtained over five boreal summers, 2007\u20132011, and comprise the largest number of midlatitude convective events to date for estimating the LNOx PE with satellite NO2 and ground-based lightning measurements. In contrast to some previous studies, the algorithm assumes no minimum flash-rate threshold and estimates freshly produced LNOx by subtracting a background of aged NOx estimated from the Ozone Monitoring Instrument data set itself. We infer an average value of 180 \u00b1 100 moles LNOx produced per lightning flash. We also show evidence of a dependence of PE on lightning flash rate and find an approximate empirical power function relating moles LNOx to flashes. PE decreases by an order of magnitude for a 2 orders of magnitude increase in flash rate. This phenomenon has not been reported in previous satellite LNOx studies but is consistent with ground-based observations suggesting an inverse relationship between flash rate and size.", "author" : [ { "dropping-particle" : "", "family" : "Bucsela", "given" : "Eric J.", "non-dropping-particle" : "", "parse-names" : false, "suffix" : "" }, { "dropping-particle" : "", "family" : "Pickering", "given" : "Kenneth E.", "non-dropping-particle" : "", "parse-names" : false, "suffix" : "" }, { "dropping-particle" : "", "family" : "Allen", "given" : "Dale J.", "non-dropping-particle" : "", "parse-names" : false, "suffix" : "" }, { "dropping-particle" : "", "family" : "Holzworth", "given" : "Robert H.", "non-dropping-particle" : "", "parse-names" : false, "suffix" : "" }, { "dropping-particle" : "", "family" : "Krotkov", "given" : "Nickolay A.", "non-dropping-particle" : "", "parse-names" : false, "suffix" : "" } ], "container-title" : "Journal of Geophysical Research: Atmospheres", "id" : "ITEM-5", "issue" : "23", "issued" : { "date-parts" : [ [ "2019", "12", "16" ] ] }, "note" : "doi: 10.1029/2019JD030561", "page" : "13475-13497", "publisher" : "John Wiley &amp; Sons, Ltd", "title" : "Midlatitude Lightning NOx Production Efficiency Inferred From OMI and WWLLN Data", "translator" : [ { "dropping-particle" : "", "family" : "G4761", "given" : "", "non-dropping-particle" : "", "parse-names" : false, "suffix" : "" } ], "type" : "article-journal", "volume" : "124" }, "uris" : [ "http://www.mendeley.com/documents/?uuid=a273c822-81b8-43f4-9e19-a0194dd28460" ] }, { "id" : "ITEM-6", "itemData" : { "DOI" : "10.5194/acp-18-17017-2018", "ISSN" : "16807324", "abstract" : "Nitrogen oxides (NOx = NO+NO2) in the upper troposphere (UT) have a large impact on global tropospheric ozone and OH (the main atmospheric oxidant). New cloudsliced observations of UT NO2 at 450-280 hPa (\u223c 6-9 km) from the Ozone Monitoring Instrument (OMI) produced by NASA and the Royal Netherlands Meteorological Institute (KNMI) provide global coverage to test our understanding of the factors controlling UT NOx. We find that these products offer useful information when averaged over coarse scales (20\u00b0 \u00d732\u00b0, seasonal), and that the NASA product is more consistent with aircraft observations of UT NO2. Correlation with Lightning Imaging Sensor (LIS) and Optical Transient Detector (OTD) satellite observations of lightning flash frequencies suggests that lightning is the dominant source of NOx to the upper troposphere except for extratropical latitudes in winter. The NO2 background in the absence of lightning is 10-20 pptv. We infer a global mean NOx yield of 280\u00b180 moles per lightning flash, with no significant difference between the tropics and midlatitudes, and a global lightning NOx source of 5:9\u00b11:7 TgNa-1. There is indication that the NOx yield per flash increases with lightning flash footprint and with flash energy.", "author" : [ { "dropping-particle" : "", "family" : "Marais", "given" : "Eloise A.", "non-dropping-particle" : "", "parse-names" : false, "suffix" : "" }, { "dropping-particle" : "", "family" : "Jacob", "given" : "Daniel J.", "non-dropping-particle" : "", "parse-names" : false, "suffix" : "" }, { "dropping-particle" : "", "family" : "Choi", "given" : "Sungyeon", "non-dropping-particle" : "", "parse-names" : false, "suffix" : "" }, { "dropping-particle" : "", "family" : "Joiner", "given" : "Joanna", "non-dropping-particle" : "", "parse-names" : false, "suffix" : "" }, { "dropping-particle" : "", "family" : "Belmonte-Rivas", "given" : "Maria", "non-dropping-particle" : "", "parse-names" : false, "suffix" : "" }, { "dropping-particle" : "", "family" : "Cohen", "given" : "Ronald C.", "non-dropping-particle" : "", "parse-names" : false, "suffix" : "" }, { "dropping-particle" : "", "family" : "Beirle", "given" : "Steffen", "non-dropping-particle" : "", "parse-names" : false, "suffix" : "" }, { "dropping-particle" : "", "family" : "Murray", "given" : "Lee T.", "non-dropping-particle" : "", "parse-names" : false, "suffix" : "" }, { "dropping-particle" : "", "family" : "Schiferl", "given" : "Luke D.", "non-dropping-particle" : "", "parse-names" : false, "suffix" : "" }, { "dropping-particle" : "", "family" : "Shah", "given" : "Viral", "non-dropping-particle" : "", "parse-names" : false, "suffix" : "" }, { "dropping-particle" : "", "family" : "Jaegl\u00e9", "given" : "Lyatt", "non-dropping-particle" : "", "parse-names" : false, "suffix" : "" } ], "container-title" : "Atmospheric Chemistry and Physics", "id" : "ITEM-6", "issue" : "23", "issued" : { "date-parts" : [ [ "2018", "11", "30" ] ] }, "page" : "17017-17027", "title" : "Nitrogen oxides in the global upper troposphere: Interpreting cloud-sliced NO2 observations from the OMI satellite instrument", "translator" : [ { "dropping-particle" : "", "family" : "G4759", "given" : "", "non-dropping-particle" : "", "parse-names" : false, "suffix" : "" } ], "type" : "article-journal", "volume" : "18" }, "uris" : [ "http://www.mendeley.com/documents/?uuid=17df0ee0-e5cc-4004-8d9c-1337e4455827" ] } ], "mendeley" : { "formattedCitation" : "(Miyazaki et al., 2014; Medici et al., 2017; Nault et al., 2017; Marais et al., 2018; Allen et al., 2019a; Bucsela et al., 2019)", "manualFormatting" : "(Miyazaki et al., 2014; Medici et al., 2017; Nault et al., 2017; Marais et al., 2018; D.J. Allen et al., 2019; Bucsela et al., 2019)", "plainTextFormattedCitation" : "(Miyazaki et al., 2014; Medici et al., 2017; Nault et al., 2017; Marais et al., 2018; Allen et al., 2019a; Bucsela et al., 2019)", "previouslyFormattedCitation" : "(Miyazaki et al., 2014; Medici et al., 2017; Nault et al., 2017; Marais et al., 2018; Allen et al., 2019a; Bucsela et al., 2019)" }, "properties" : { "noteIndex" : 0 }, "schema" : "https://github.com/citation-style-language/schema/raw/master/csl-citation.json" }</w:instrText>
        </w:r>
      </w:ins>
      <w:del w:id="822" w:author="Robin Matthews" w:date="2021-07-08T15:10:00Z">
        <w:r w:rsidR="00D477C7" w:rsidDel="00BE4C5D">
          <w:rPr>
            <w:lang w:val="en-US"/>
          </w:rPr>
          <w:delInstrText>ADDIN CSL_CITATION { "citationItems" : [ { "id" : "ITEM-1", "itemData" : { "DOI" : "10.1002/2017GL074436", "ISSN" : "19448007", "abstract" : "Lightning is one of the most important sources of upper tropospheric NOx; however, there is a large spread in estimates of the global emission rates (2-8 Tg N yr(-1)). We combine upper tropospheric in situ observations from the Deep Convective Clouds and Chemistry (DC3) experiment and global satellite-retrieved NO2 tropospheric column densities to constrain mean lightning NOx (LNOx) emissions per flash. Insights from DC3 indicate that the NOx lifetime is similar to 3 h in the region of outflow of thunderstorms, mainly due to production of methyl peroxy nitrate and alkyl and multifunctional nitrates. The lifetime then increases farther downwind from the region of outflow. Reinterpreting previous analyses using the 3 h lifetime reduces the spread among various methods that have been used to calculate mean LNOx emissions per flash and indicates a global LNOx emission rate of similar to 9 Tg N yr(-1), a flux larger than the high end of recent estimates. Plain Language Summary Lightning is an important source of upper troposphere nitrogen oxides; however, there is high uncertainty in the amount of nitrogen oxides produced from lightning. Using recent updates in upper tropospheric nitrogen oxides chemistry, this study decreases this uncertainty from a factor of 4 to less than a factor of 2 and shows that the amount of nitrogen oxides produced from lightning should be higher.", "author" : [ { "dropping-particle" : "", "family" : "Nault", "given" : "B. A.", "non-dropping-particle" : "", "parse-names" : false, "suffix" : "" }, { "dropping-particle" : "", "family" : "Laughner", "given" : "J. L.", "non-dropping-particle" : "", "parse-names" : false, "suffix" : "" }, { "dropping-particle" : "", "family" : "Wooldridge", "given" : "P. J.", "non-dropping-particle" : "", "parse-names" : false, "suffix" : "" }, { "dropping-particle" : "", "family" : "Crounse", "given" : "J. D.", "non-dropping-particle" : "", "parse-names" : false, "suffix" : "" }, { "dropping-particle" : "", "family" : "Dibb", "given" : "J.", "non-dropping-particle" : "", "parse-names" : false, "suffix" : "" }, { "dropping-particle" : "", "family" : "Diskin", "given" : "G.", "non-dropping-particle" : "", "parse-names" : false, "suffix" : "" }, { "dropping-particle" : "", "family" : "Peischl", "given" : "J.", "non-dropping-particle" : "", "parse-names" : false, "suffix" : "" }, { "dropping-particle" : "", "family" : "Podolske", "given" : "J. R.", "non-dropping-particle" : "", "parse-names" : false, "suffix" : "" }, { "dropping-particle" : "", "family" : "Pollack", "given" : "I. B.", "non-dropping-particle" : "", "parse-names" : false, "suffix" : "" }, { "dropping-particle" : "", "family" : "Ryerson", "given" : "T. B.", "non-dropping-particle" : "", "parse-names" : false, "suffix" : "" }, { "dropping-particle" : "", "family" : "Scheuer", "given" : "E.", "non-dropping-particle" : "", "parse-names" : false, "suffix" : "" }, { "dropping-particle" : "", "family" : "Wennberg", "given" : "P. O.", "non-dropping-particle" : "", "parse-names" : false, "suffix" : "" }, { "dropping-particle" : "", "family" : "Cohen", "given" : "R. C.", "non-dropping-particle" : "", "parse-names" : false, "suffix" : "" } ], "container-title" : "Geophysical Research Letters", "id" : "ITEM-1", "issue" : "18", "issued" : { "date-parts" : [ [ "2017" ] ] }, "page" : "9479-9488", "title" : "Lightning NOx Emissions: Reconciling Measured and Modeled Estimates With Updated NOx Chemistry", "translator" : [ { "dropping-particle" : "", "family" : "G2899", "given" : "", "non-dropping-particle" : "", "parse-names" : false, "suffix" : "" } ], "type" : "article-journal", "volume" : "44" }, "uris" : [ "http://www.mendeley.com/documents/?uuid=8e92e990-d882-481c-80d9-45c30364734b" ] }, { "id" : "ITEM-2", "itemData" : { "DOI" : "10.1175/MWR-D-16-0426.1", "ISBN" : "0027-0644", "ISSN" : "0027-0644", "abstract" : "Background \u2022 GOES-R is going to have a GLM which will provide Total Lightning through the day and night. \u2022 It is expected to significantly improve our ability to nowcast severe weather over land and ocean. \u2022 Optimal use of changes in Total Lightning flash rate for individual ... \\n", "author" : [ { "dropping-particle" : "", "family" : "Medici", "given" : "Gina", "non-dropping-particle" : "", "parse-names" : false, "suffix" : "" }, { "dropping-particle" : "", "family" : "Cummins", "given" : "Kenneth L.", "non-dropping-particle" : "", "parse-names" : false, "suffix" : "" }, { "dropping-particle" : "", "family" : "Cecil", "given" : "Daniel J.", "non-dropping-particle" : "", "parse-names" : false, "suffix" : "" }, { "dropping-particle" : "", "family" : "Koshak", "given" : "William J.", "non-dropping-particle" : "", "parse-names" : false, "suffix" : "" }, { "dropping-particle" : "", "family" : "Rudlosky", "given" : "Scott D.", "non-dropping-particle" : "", "parse-names" : false, "suffix" : "" } ], "container-title" : "Monthly Weather Review", "id" : "ITEM-2", "issue" : "11", "issued" : { "date-parts" : [ [ "2017" ] ] }, "page" : "4481-4499", "title" : "The Intracloud Lightning Fraction in the Contiguous United States", "translator" : [ { "dropping-particle" : "", "family" : "G2895", "given" : "", "non-dropping-particle" : "", "parse-names" : false, "suffix" : "" } ], "type" : "article-journal", "volume" : "145" }, "uris" : [ "http://www.mendeley.com/documents/?uuid=0e6064ef-d6b2-4841-8b4e-69b87e0b6e8e" ] }, { "id" : "ITEM-3", "itemData" : { "DOI" : "10.5194/acp-14-3277-2014", "ISBN" : "1680-7324", "ISSN" : "16807324", "abstract" : "The global source of lightning-produced NOx (LNOx) is estimated by assimilating observations of NO2, O3, HNO3, and CO measured by multiple satellite measurements into a chemical transport model. Included are observations from the Ozone Monitoring Instrument (OMI), Microwave Limb Sounder (MLS), Tropospheric Emission Spectrometer (TES), and Measurements of Pollution in the Troposphere (MOPITT) instruments. The assimilation of multiple chemical data sets with different vertical sensitivity profiles provides comprehensive constraints on the global LNOx source while improving the representations of the entire chemical system affecting atmospheric NOx, including surface emissions and inflows from the stratosphere. The annual global LNOx source amount and NO production efficiency are estimated at 6.3 Tg N yr\u22121 and 310 mol NO flash\u22121, respectively. Sensitivity studies with perturbed satellite data sets, model and data assimilation settings lead to an error estimate of about 1.4 Tg N yr\u22121 on this global LNOx source. These estimates are significantly different from those estimated from a parameter inversion that optimizes only the LNOx source from NO2 observations alone, which may lead to an overestimate of the source adjustment. The total LNOx source is predominantly corrected by the assimilation of OMI NO2 observations, while TES and MLS observations add important constraints on the vertical source profile. The results indicate that the widely used lightning parameterization based on the C-shape assumption underestimates the source in the upper troposphere and overestimates the peak source height by up to about 1 km over land and the tropical western Pacific. Adjustments are larger over ocean than over land, suggesting that the cloud height dependence is too weak over the ocean in the Price and Rind (1992) approach. The significantly improved agreement between the analyzed ozone fields and independent observations gives confidence in the performance of the LNOx source estimation.", "author" : [ { "dropping-particle" : "", "family" : "Miyazaki", "given" : "K.", "non-dropping-particle" : "", "parse-names" : false, "suffix" : "" }, { "dropping-particle" : "", "family" : "Eskes", "given" : "H. J.", "non-dropping-particle" : "", "parse-names" : false, "suffix" : "" }, { "dropping-particle" : "", "family" : "Sudo", "given" : "K.", "non-dropping-particle" : "", "parse-names" : false, "suffix" : "" }, { "dropping-particle" : "", "family" : "Zhang", "given" : "C.", "non-dropping-particle" : "", "parse-names" : false, "suffix" : "" } ], "container-title" : "Atmospheric Chemistry and Physics", "id" : "ITEM-3", "issue" : "7", "issued" : { "date-parts" : [ [ "2014" ] ] }, "page" : "3277-3305", "publisher" : "Copernicus Publications", "title" : "Global lightning NOx production estimated by an assimilation of multiple satellite data sets", "translator" : [ { "dropping-particle" : "", "family" : "G3542", "given" : "", "non-dropping-particle" : "", "parse-names" : false, "suffix" : "" } ], "type" : "article-journal", "volume" : "14" }, "uris" : [ "http://www.mendeley.com/documents/?uuid=4786aaba-0497-4d2a-9e82-b03530679161" ] }, { "id" : "ITEM-4", "itemData" : { "DOI" : "10.1029/2018JD029824", "ISSN" : "21698996", "abstract" : "Nitrogen oxide (NOx) production by lightning in the tropics is estimated using tropospheric NOx amounts (LNOx*) over deep convective grid boxes derived from Ozone Monitoring Instrument (OMI) nitrogen dioxide (NO2) slant columns and detection-efficiency\u2013adjusted World Wide Lightning Location Network (WWLLN) flashes. The lightning NOx production efficiency (LNOx PE) in the tropics is determined for the austral and boreal summers of 2007 to 2011 by regressing regional mean daily values of LNOx* for individual seasons against daily flash totals during flash windows prior to the OMI overpass. LNOx PE is determined to be approximately two times larger over marine locations than over continental locations possibly because marine flashes are more energetic. Overall, the mean LNOx PE for the tropics is calculated to be 170 \u00b1 100 mol per flash with values over the tropical Pacific (low flash rate region) being largest. The main contributors to uncertainties in PE are uncertainties in WWLLN flash detection efficiency, upper tropospheric NOx lifetime in the near field of convection, and air mass factor biases.", "author" : [ { "dropping-particle" : "", "family" : "Allen", "given" : "Dale J.", "non-dropping-particle" : "", "parse-names" : false, "suffix" : "" }, { "dropping-particle" : "", "family" : "Pickering", "given" : "Kenneth E.", "non-dropping-particle" : "", "parse-names" : false, "suffix" : "" }, { "dropping-particle" : "", "family" : "Bucsela", "given" : "Eric", "non-dropping-particle" : "", "parse-names" : false, "suffix" : "" }, { "dropping-particle" : "", "family" : "Krotkov", "given" : "Nickolay", "non-dropping-particle" : "", "parse-names" : false, "suffix" : "" }, { "dropping-particle" : "", "family" : "Holzworth", "given" : "Robert", "non-dropping-particle" : "", "parse-names" : false, "suffix" : "" } ], "container-title" : "Journal of Geophysical Research: Atmospheres", "id" : "ITEM-4", "issue" : "23", "issued" : { "date-parts" : [ [ "2019", "12", "16" ] ] }, "note" : "doi: 10.1029/2018JD029824", "page" : "13498-13518", "publisher" : "John Wiley &amp; Sons, Ltd", "title" : "Lightning NOx Production in the Tropics as Determined Using OMI NO2 Retrievals and WWLLN Stroke Data", "translator" : [ { "dropping-particle" : "", "family" : "G4757", "given" : "", "non-dropping-particle" : "", "parse-names" : false, "suffix" : "" } ], "type" : "article-journal", "volume" : "124" }, "uris" : [ "http://www.mendeley.com/documents/?uuid=bc879b03-eb40-4c78-b73d-cf777724fff2" ] }, { "id" : "ITEM-5", "itemData" : { "DOI" : "10.1029/2019JD030561", "ISSN" : "21698996", "abstract" : "Oxides of nitrogen are critical trace gases in the troposphere and are precursors for nitrate aerosol and ozone, which is an important pollutant and greenhouse gas. Lightning is the major source of NOx (NO + NO2) in the middle to upper troposphere. We estimate the production efficiency (PE) of lightning NOx (LNOx) using satellite data from the Ozone Monitoring Instrument and the ground-based World Wide Lightning Location Network in three northern midlatitudes, primarily continental regions that include much of North America, Europe, and East Asia. Data were obtained over five boreal summers, 2007\u20132011, and comprise the largest number of midlatitude convective events to date for estimating the LNOx PE with satellite NO2 and ground-based lightning measurements. In contrast to some previous studies, the algorithm assumes no minimum flash-rate threshold and estimates freshly produced LNOx by subtracting a background of aged NOx estimated from the Ozone Monitoring Instrument data set itself. We infer an average value of 180 \u00b1 100 moles LNOx produced per lightning flash. We also show evidence of a dependence of PE on lightning flash rate and find an approximate empirical power function relating moles LNOx to flashes. PE decreases by an order of magnitude for a 2 orders of magnitude increase in flash rate. This phenomenon has not been reported in previous satellite LNOx studies but is consistent with ground-based observations suggesting an inverse relationship between flash rate and size.", "author" : [ { "dropping-particle" : "", "family" : "Bucsela", "given" : "Eric J.", "non-dropping-particle" : "", "parse-names" : false, "suffix" : "" }, { "dropping-particle" : "", "family" : "Pickering", "given" : "Kenneth E.", "non-dropping-particle" : "", "parse-names" : false, "suffix" : "" }, { "dropping-particle" : "", "family" : "Allen", "given" : "Dale J.", "non-dropping-particle" : "", "parse-names" : false, "suffix" : "" }, { "dropping-particle" : "", "family" : "Holzworth", "given" : "Robert H.", "non-dropping-particle" : "", "parse-names" : false, "suffix" : "" }, { "dropping-particle" : "", "family" : "Krotkov", "given" : "Nickolay A.", "non-dropping-particle" : "", "parse-names" : false, "suffix" : "" } ], "container-title" : "Journal of Geophysical Research: Atmospheres", "id" : "ITEM-5", "issue" : "23", "issued" : { "date-parts" : [ [ "2019", "12", "16" ] ] }, "note" : "doi: 10.1029/2019JD030561", "page" : "13475-13497", "publisher" : "John Wiley &amp; Sons, Ltd", "title" : "Midlatitude Lightning NOx Production Efficiency Inferred From OMI and WWLLN Data", "translator" : [ { "dropping-particle" : "", "family" : "G4761", "given" : "", "non-dropping-particle" : "", "parse-names" : false, "suffix" : "" } ], "type" : "article-journal", "volume" : "124" }, "uris" : [ "http://www.mendeley.com/documents/?uuid=a273c822-81b8-43f4-9e19-a0194dd28460" ] }, { "id" : "ITEM-6", "itemData" : { "DOI" : "10.5194/acp-18-17017-2018", "ISSN" : "16807324", "abstract" : "Nitrogen oxides (NOx = NO+NO2) in the upper troposphere (UT) have a large impact on global tropospheric ozone and OH (the main atmospheric oxidant). New cloudsliced observations of UT NO2 at 450-280 hPa (\u223c 6-9 km) from the Ozone Monitoring Instrument (OMI) produced by NASA and the Royal Netherlands Meteorological Institute (KNMI) provide global coverage to test our understanding of the factors controlling UT NOx. We find that these products offer useful information when averaged over coarse scales (20\u00b0 \u00d732\u00b0, seasonal), and that the NASA product is more consistent with aircraft observations of UT NO2. Correlation with Lightning Imaging Sensor (LIS) and Optical Transient Detector (OTD) satellite observations of lightning flash frequencies suggests that lightning is the dominant source of NOx to the upper troposphere except for extratropical latitudes in winter. The NO2 background in the absence of lightning is 10-20 pptv. We infer a global mean NOx yield of 280\u00b180 moles per lightning flash, with no significant difference between the tropics and midlatitudes, and a global lightning NOx source of 5:9\u00b11:7 TgNa-1. There is indication that the NOx yield per flash increases with lightning flash footprint and with flash energy.", "author" : [ { "dropping-particle" : "", "family" : "Marais", "given" : "Eloise A.", "non-dropping-particle" : "", "parse-names" : false, "suffix" : "" }, { "dropping-particle" : "", "family" : "Jacob", "given" : "Daniel J.", "non-dropping-particle" : "", "parse-names" : false, "suffix" : "" }, { "dropping-particle" : "", "family" : "Choi", "given" : "Sungyeon", "non-dropping-particle" : "", "parse-names" : false, "suffix" : "" }, { "dropping-particle" : "", "family" : "Joiner", "given" : "Joanna", "non-dropping-particle" : "", "parse-names" : false, "suffix" : "" }, { "dropping-particle" : "", "family" : "Belmonte-Rivas", "given" : "Maria", "non-dropping-particle" : "", "parse-names" : false, "suffix" : "" }, { "dropping-particle" : "", "family" : "Cohen", "given" : "Ronald C.", "non-dropping-particle" : "", "parse-names" : false, "suffix" : "" }, { "dropping-particle" : "", "family" : "Beirle", "given" : "Steffen", "non-dropping-particle" : "", "parse-names" : false, "suffix" : "" }, { "dropping-particle" : "", "family" : "Murray", "given" : "Lee T.", "non-dropping-particle" : "", "parse-names" : false, "suffix" : "" }, { "dropping-particle" : "", "family" : "Schiferl", "given" : "Luke D.", "non-dropping-particle" : "", "parse-names" : false, "suffix" : "" }, { "dropping-par</w:delInstrText>
        </w:r>
        <w:r w:rsidR="00D477C7" w:rsidRPr="002A1EE0" w:rsidDel="00BE4C5D">
          <w:delInstrText>ticle" : "", "family" : "Shah", "given" : "Viral", "non-dropping-particle" : "", "parse-names" : false, "suffix" : "" }, { "dropping-particle" : "", "family" : "Jaegl\u00e9", "given" : "Lyatt", "non-dropping-particle" : "", "parse-names" : false, "suffix" : "" } ], "container-title" : "Atmospheric Chemistry and Physics", "id" : "ITEM-6", "issue" : "23", "issued" : { "date-parts" : [ [ "2018", "11", "30" ] ] }, "page" : "17017-17027", "title" : "Nitrogen oxides in the global upper troposphere: Interpreting cloud-sliced NO2 observations from the OMI satellite instrument", "translator" : [ { "dropping-particle" : "", "family" : "G4759", "given" : "", "non-dropping-particle" : "", "parse-names" : false, "suffix" : "" } ], "type" : "article-journal", "volume" : "18" }, "uris" : [ "http://www.mendeley.com/documents/?uuid=17df0ee0-e5cc-4004-8d9c-1337e4455827" ] } ], "mendeley" : { "formattedCitation" : "(Miyazaki et al., 2014; Medici et al., 2017; Nault et al., 2017; Marais et al., 2018; Allen et al., 2019a; Bucsela et al., 2019)", "plainTextFormattedCitation" : "(Miyazaki et al., 2014; Medici et al., 2017; Nault et al., 2017; Marais et al., 2018; Allen et al., 2019a; Bucsela et al., 2019)", "previouslyFormattedCitation" : "(Miyazaki et al., 2014; Medici et al., 2017; Nault et al., 2017; Marais et al., 2018; Allen et al., 2019a; Bucsela et al., 2019)" }, "properties" : { "noteIndex" : 0 }, "schema" : "https://github.com/citation-style-language/schema/raw/master/csl-citation.json" }</w:delInstrText>
        </w:r>
      </w:del>
      <w:r w:rsidRPr="007E133A">
        <w:fldChar w:fldCharType="separate"/>
      </w:r>
      <w:r w:rsidR="00CB33A1">
        <w:rPr>
          <w:noProof/>
        </w:rPr>
        <w:t>(</w:t>
      </w:r>
      <w:ins w:id="823" w:author="Robin Matthews" w:date="2021-07-08T15:10:00Z">
        <w:r w:rsidR="00BE4C5D">
          <w:rPr>
            <w:noProof/>
          </w:rPr>
          <w:t>Miyazaki et al., 2014; Medici et al., 2017; Nault et al., 2017; Marais et al., 2018; D.J. Allen et al., 2019; Bucsela et al., 2019</w:t>
        </w:r>
      </w:ins>
      <w:del w:id="824" w:author="Robin Matthews" w:date="2021-07-08T15:10:00Z">
        <w:r w:rsidR="00CB33A1" w:rsidDel="00BE4C5D">
          <w:rPr>
            <w:noProof/>
          </w:rPr>
          <w:delText>Miyazaki et al., 2014; Medici et al., 2017; Nault et al., 2017; Marais et al., 2018; Allen et al., 2019a; Bucsela et al., 2019</w:delText>
        </w:r>
      </w:del>
      <w:r w:rsidR="00CB33A1">
        <w:rPr>
          <w:noProof/>
        </w:rPr>
        <w:t>)</w:t>
      </w:r>
      <w:r w:rsidRPr="007E133A">
        <w:fldChar w:fldCharType="end"/>
      </w:r>
      <w:commentRangeEnd w:id="820"/>
      <w:r w:rsidR="00CB33A1">
        <w:rPr>
          <w:rStyle w:val="Marquedecommentaire"/>
        </w:rPr>
        <w:commentReference w:id="820"/>
      </w:r>
      <w:r w:rsidRPr="007E133A">
        <w:t xml:space="preserve"> and its vertical </w:t>
      </w:r>
      <w:r w:rsidRPr="00771369">
        <w:t xml:space="preserve">allocation </w:t>
      </w:r>
      <w:r w:rsidRPr="00771369">
        <w:fldChar w:fldCharType="begin" w:fldLock="1"/>
      </w:r>
      <w:r w:rsidR="00D477C7">
        <w:instrText>ADDIN CSL_CITATION { "citationItems" : [ { "id" : "ITEM-1", "itemData" : { "DOI" : "10.1016/j.atmosres.2012.12.015", "ISBN" : "0169-8095", "ISSN" : "01698095", "abstract" : "Recent improvements to the NASA Marshall Space Flight Center Lightning Nitrogen Oxides Model (LNOM) and its application to the Community Multiscale Air Quality (CMAQ) modeling system are discussed. The LNOM analyzes Lightning Mapping Array (LMA) and National Lightning Detection Network\u2122 (NLDN) data to estimate the raw (i.e., unmixed and otherwise environmentally unmodified) vertical profile of lightning NOx(=NO+NO2) production. The latest LNOM estimates of mean lightning channel length, the lightning 10-m segment altitude distribution, and the vertical profile of lightning NOxproduction are obtained. The primary improvement to the LNOM is the inclusion of non-return stroke lightning NOxproduction due to: hot core stepped and dart leaders, stepped leader corona sheath, K-changes, continuing currents, and M-components. The impact of including LNOM-estimates of lightning NOxfor an August 2006 run of CMAQ is discussed. An estimate of global annual lightning NOxproduction is also provided using the NASA satellite global lightning climatology. \u00a9 2013 Elsevier B.V.", "author" : [ { "dropping-particle" : "", "family" : "Koshak", "given" : "William", "non-dropping-particle" : "", "parse-names" : false, "suffix" : "" }, { "dropping-particle" : "", "family" : "Peterson", "given" : "Harold", "non-dropping-particle" : "", "parse-names" : false, "suffix" : "" }, { "dropping-particle" : "", "family" : "Biazar", "given" : "Arastoo", "non-dropping-particle" : "", "parse-names" : false, "suffix" : "" }, { "dropping-particle" : "", "family" : "Khan", "given" : "Maudood", "non-dropping-particle" : "", "parse-names" : false, "suffix" : "" }, { "dropping-particle" : "", "family" : "Wang", "given" : "Lihua", "non-dropping-particle" : "", "parse-names" : false, "suffix" : "" } ], "container-title" : "Atmospheric Research", "id" : "ITEM-1", "issued" : { "date-parts" : [ [ "2014" ] ] }, "page" : "363-369", "title" : "The NASA Lightning Nitrogen Oxides Model (LNOM): Application to air quality modeling", "translator" : [ { "dropping-particle" : "", "family" : "G2903", "given" : "", "non-dropping-particle" : "", "parse-names" : false, "suffix" : "" } ], "type" : "article-journal", "volume" : "135-136" }, "uris" : [ "http://www.mendeley.com/documents/?uuid=48cc0ef5-d6f7-45ef-900c-6c127db1131b" ] }, { "id" : "ITEM-2", "itemData" : { "DOI" : "10.1175/MWR-D-16-0426.1", "ISBN" : "0027-0644", "ISSN" : "0027-0644", "abstract" : "Background \u2022 GOES-R is going to have a GLM which will provide Total Lightning through the day and night. \u2022 It is expected to significantly improve our ability to nowcast severe weather over land and ocean. \u2022 Optimal use of changes in Total Lightning flash rate for individual ... \\n", "author" : [ { "dropping-particle" : "", "family" : "Medici", "given" : "Gina", "non-dropping-particle" : "", "pars</w:instrText>
      </w:r>
      <w:r w:rsidR="00D477C7" w:rsidRPr="002A1EE0">
        <w:rPr>
          <w:lang w:val="en-US"/>
        </w:rPr>
        <w:instrText>e-names" : false, "suffix" : "" }, { "dropping-particle" : "", "family" : "Cummins", "given" : "Kenneth L.", "non-dropping-particle" : "", "parse-names" : false, "suffix" : "" }, { "dropping-particle" : "", "family" : "Cecil", "given" : "Daniel J.", "non-dropping-particle" : "", "parse-names" : false, "suffix" : "" }, { "dropping-particle" : "", "family" : "Koshak", "given" : "William J.", "non-dropping-particle" : "", "parse-names" : false, "suffix" : "" }, { "dropping-particle" : "", "family" : "Rudlosky", "given" : "Scott D.", "non-dropping-particle" : "", "parse-names" : false, "suffix" : "" } ], "container-title" : "Monthly Weather Review", "id" : "ITEM-2", "issue" : "11", "issued" : { "date-parts" : [ [ "2017" ] ] }, "page" : "4481-4499", "title" : "The Intracloud Lightning Fraction in the Contiguous United States", "translator" : [ { "dropping-particle" : "", "family" : "G2895", "given" : "", "non-dropping-particle" : "", "parse-names" : false, "suffix" : "" } ], "type" : "article-journal", "volume" : "145" }, "uris" : [ "http://www.mendeley.com/documents/?uuid=0e6064ef-d6b2-4841-8b4e-69b87e0b6e8e" ] } ], "mendeley" : { "formattedCitation" : "(Koshak et al., 2014; Medici et al., 2017)", "plainTextFormattedCitation" : "(Koshak et al., 2014; Medici et al., 2017)", "previouslyFormattedCitation" : "(Koshak et al., 2014; Medici et al., 2017)" }, "properties" : { "noteIndex" : 0 }, "schema" : "https://github.com/citation-style-language/schema/raw/master/csl-citation.json" }</w:instrText>
      </w:r>
      <w:r w:rsidRPr="00771369">
        <w:fldChar w:fldCharType="separate"/>
      </w:r>
      <w:r w:rsidR="00CB33A1">
        <w:rPr>
          <w:noProof/>
          <w:lang w:val="en-US"/>
        </w:rPr>
        <w:t>(Koshak et al., 2014; Medici et al., 2017)</w:t>
      </w:r>
      <w:r w:rsidRPr="00771369">
        <w:fldChar w:fldCharType="end"/>
      </w:r>
      <w:r w:rsidRPr="003630EE">
        <w:rPr>
          <w:lang w:val="en-US"/>
        </w:rPr>
        <w:t xml:space="preserve"> has been more elusive. </w:t>
      </w:r>
      <w:bookmarkStart w:id="825" w:name="_Hlk76649572"/>
    </w:p>
    <w:p w14:paraId="61C31D9A" w14:textId="77777777" w:rsidR="00B5666D" w:rsidRDefault="00B5666D" w:rsidP="00D5630D">
      <w:pPr>
        <w:pStyle w:val="AR6BodyText"/>
        <w:rPr>
          <w:ins w:id="826" w:author="Lucy Cowie" w:date="2021-07-25T19:44:00Z"/>
          <w:lang w:val="en-US"/>
        </w:rPr>
      </w:pPr>
    </w:p>
    <w:p w14:paraId="11A50444" w14:textId="6B06EB7D" w:rsidR="00A05B04" w:rsidRPr="003630EE" w:rsidRDefault="00A05B04" w:rsidP="00D5630D">
      <w:pPr>
        <w:pStyle w:val="AR6BodyText"/>
        <w:rPr>
          <w:lang w:val="en-US"/>
        </w:rPr>
      </w:pPr>
      <w:r w:rsidRPr="003630EE">
        <w:rPr>
          <w:lang w:val="en-US"/>
        </w:rPr>
        <w:t>Atmospheric Chemistry and Climate Model Intercomparison Project (ACCMIP) models in CMIP5 used a range of LNO</w:t>
      </w:r>
      <w:r w:rsidRPr="005914E2">
        <w:rPr>
          <w:vertAlign w:val="subscript"/>
          <w:lang w:val="en-US"/>
          <w:rPrChange w:id="827" w:author="Lucy Cowie" w:date="2021-07-25T18:26:00Z">
            <w:rPr>
              <w:i/>
              <w:iCs/>
              <w:vertAlign w:val="subscript"/>
              <w:lang w:val="en-US"/>
            </w:rPr>
          </w:rPrChange>
        </w:rPr>
        <w:t>x</w:t>
      </w:r>
      <w:r w:rsidRPr="005914E2">
        <w:rPr>
          <w:lang w:val="en-US"/>
        </w:rPr>
        <w:t xml:space="preserve"> </w:t>
      </w:r>
      <w:r w:rsidRPr="003630EE">
        <w:rPr>
          <w:lang w:val="en-US"/>
        </w:rPr>
        <w:t>between 1.2</w:t>
      </w:r>
      <w:ins w:id="828" w:author="Lucy Cowie" w:date="2021-07-25T18:27:00Z">
        <w:r w:rsidR="005914E2">
          <w:rPr>
            <w:lang w:val="en-US"/>
          </w:rPr>
          <w:t>–</w:t>
        </w:r>
      </w:ins>
      <w:del w:id="829" w:author="Lucy Cowie" w:date="2021-07-25T18:27:00Z">
        <w:r w:rsidRPr="003630EE" w:rsidDel="005914E2">
          <w:rPr>
            <w:lang w:val="en-US"/>
          </w:rPr>
          <w:delText xml:space="preserve"> to</w:delText>
        </w:r>
      </w:del>
      <w:del w:id="830" w:author="Lucy Cowie" w:date="2021-07-26T13:10:00Z">
        <w:r w:rsidRPr="003630EE" w:rsidDel="00CC0E8E">
          <w:rPr>
            <w:lang w:val="en-US"/>
          </w:rPr>
          <w:delText xml:space="preserve"> </w:delText>
        </w:r>
      </w:del>
      <w:r w:rsidRPr="003630EE">
        <w:rPr>
          <w:lang w:val="en-US"/>
        </w:rPr>
        <w:t>9.7 TgN y</w:t>
      </w:r>
      <w:ins w:id="831" w:author="Lucy Cowie" w:date="2021-07-26T10:17:00Z">
        <w:r w:rsidR="004D7651" w:rsidRPr="003630EE">
          <w:rPr>
            <w:vertAlign w:val="superscript"/>
            <w:lang w:val="en-US"/>
          </w:rPr>
          <w:t>−</w:t>
        </w:r>
      </w:ins>
      <w:del w:id="832" w:author="Lucy Cowie" w:date="2021-07-26T10:17:00Z">
        <w:r w:rsidRPr="003630EE" w:rsidDel="004D7651">
          <w:rPr>
            <w:lang w:val="en-US"/>
          </w:rPr>
          <w:delText>ear</w:delText>
        </w:r>
        <w:r w:rsidRPr="003630EE" w:rsidDel="004D7651">
          <w:rPr>
            <w:vertAlign w:val="superscript"/>
            <w:lang w:val="en-US"/>
          </w:rPr>
          <w:delText>-</w:delText>
        </w:r>
      </w:del>
      <w:bookmarkStart w:id="833" w:name="_Hlk76650114"/>
      <w:r w:rsidRPr="003630EE">
        <w:rPr>
          <w:vertAlign w:val="superscript"/>
          <w:lang w:val="en-US"/>
        </w:rPr>
        <w:t>1</w:t>
      </w:r>
      <w:r w:rsidRPr="003630EE">
        <w:rPr>
          <w:lang w:val="en-US"/>
        </w:rPr>
        <w:t xml:space="preserve"> </w:t>
      </w:r>
      <w:commentRangeStart w:id="834"/>
      <w:r w:rsidRPr="00771369">
        <w:fldChar w:fldCharType="begin" w:fldLock="1"/>
      </w:r>
      <w:r w:rsidR="00A75A09">
        <w:rPr>
          <w:lang w:val="en-US"/>
        </w:rPr>
        <w:instrText>ADDIN CSL_CITATION { "citationItems" : [ { "id" : "ITEM-1", "itemData" : { "DOI" : "10.5194/gmd-6-179-2013", "ISBN" : "1991-9603", "ISSN" : "1991-9603", "abstract" : "Abstract. The Atmospheric Chemistry and Climate Model Intercomparison Project (ACCMIP) consists of a series of time slice experiments targeting the long-term changes in atmospheric composition between 1850 and 2100, with the goal of documenting composition changes and the associated radiative forcing. In this overview paper, we introduce the ACCMIP activity, the various simulations performed (with a requested set of 14) and the associated model output. The 16 ACCMIP models have a wide range of horizontal and vertical resolutions, vertical extent, chemistry schemes and interaction with radiation and clouds. While anthropogenic and biomass burning emissions were specified for all time slices in the ACCMIP protocol, it is found that the natural emissions are responsible for a significant range across models, mostly in the case of ozone precursors. The analysis of selected present-day climate diagnostics (precipitation, temperature, specific humidity and zonal wind) reveals biases consistent with state-of-the-art climate models. The model-to-model comparison of changes in temperature, specific humidity and zonal wind between 1850 and 2000 and between 2000 and 2100 indicates mostly consistent results. However, models that are clear outliers are different enough from the other models to significantly affect their simulation of atmospheric chemistry.", "author" : [ { "dropping-particle" : "", "family" : "Lamarque", "given" : "J.-F.", "non-dropping-particle" : "", "parse-names" : false, "suffix" : "" }, { "dropping-particle" : "", "family" : "Shindell", "given" : "D. T.", "non-dropping-particle" : "", "parse-names" : false, "suffix" : "" }, { "dropping-particle" : "", "family" : "Josse", "given" : "B.", "non-dropping-particle" : "", "parse-names" : false, "suffix" : "" }, { "dropping-particle" : "", "family" : "Young", "given" : "P. J.", "non-dropping-particle" : "", "parse-names" : false, "suffix" : "" }, { "dropping-particle" : "", "family" : "Cionni", "given" : "I.", "non-dropping-particle" : "", "parse-names" : false, "suffix" : "" }, { "dropping-particle" : "", "family" : "Eyring", "given" : "V.", "non-dropping-particle" : "", "parse-names" : false, "suffix" : "" }, { "dropping-particle" : "", "family" : "Bergmann", "given" : "D.", "non-dropping-particle" : "", "parse-names" : false, "suffix" : "" }, { "dropping-particle" : "", "family" : "Cameron-Smith", "given" : "P.", "non-dropping-particle" : "", "parse-names" : false, "suffix" : "" }, { "dropping-particle" : "", "family" : "Collins", "given" : "W. J.", "non-dropping-particle" : "", "parse-names" : false, "suffix" : "" }, { "dropping-particle" : "", "family" : "Doherty", "given" : "R.", "non-dropping-particle" : "", "parse-names" : false, "suffix" : "" }, { "dropping-particle" : "", "family" : "Dalsoren", "given" : "S.", "non-dropping-particle" : "", "parse-names" : false, "suffix" : "" }, { "dropping-particle" : "", "family" : "Faluvegi", "given" : "G.", "non-dropping-particle" : "", "parse-names" : false, "suffix" : "" }, { "dropping-particle" : "", "family" : "Folberth", "given" : "G.", "non-dropping-particle" : "", "parse-names" : false, "suffix" : "" }, { "dropping-particle" : "", "family" : "Ghan", "given" : "S. J.", "non-dropping-particle" : "", "parse-names" : false, "suffix" : "" }, { "dropping-particle" : "", "family" : "Horowitz", "given" : "L. W.", "non-dropping-particle" : "", "parse-names" : false, "suffix" : "" }, { "dropping-particle" : "", "family" : "Lee", "given" : "Y. H.", "non-dropping-particle" : "", "parse-names" : false, "suffix" : "" }, { "dropping-particle" : "", "family" : "MacKenzie", "given" : "I. A.", "non-dropping-particle" : "", "parse-names" : false, "suffix" : "" }, { "dropping-particle" : "", "family" : "Nagashima", "given" : "T.", "non-dropping-particle" : "", "parse-names" : false, "suffix" : "" }, { "dropping-particle" : "", "family" : "Naik", "given" : "V.", "non-dropping-particle" : "", "parse-names" : false, "suffix" : "" }, { "dropping-particle" : "", "family" : "Plummer", "given" : "D.", "non-dropping-particle" : "", "parse-names" : false, "suffix" : "" }, { "dropping-particle" : "", "family" : "Righi", "given" : "M.", "non-dropping-particle" : "", "parse-names" : false, "suffix" : "" }, { "dropping-particle" : "", "family" : "Rumbold", "given" : "S. T.", "non-dropping-particle" : "", "parse-names" : false, "suffix" : "" }, { "dropping-particle" : "", "family" : "Schulz", "given" : "M.", "non-dropping-particle" : "", "parse-names" : false, "suffix" : "" }, { "dropping-particle" : "", "family" : "Skeie", "given" : "R. B.", "non-dropping-particle" : "", "parse-names" : false, "suffix" : "" }, { "dropping-particle" : "", "family" : "Stevenson", "given" : "D. S.", "non-dropping-particle" : "", "parse-names" : false, "suffix" : "" }, { "dropping-particle" : "", "family" : "Strode", "given" : "S.", "non-dropping-particle" : "", "parse-names" : false, "suffix" : "" }, { "dropping-particle" : "", "family" : "Sudo", "given" : "K.", "non-dropping-particle" : "", "parse-names" : false, "suffix" : "" }, { "dropping-particle" : "", "family" : "Szopa", "given" : "S.", "non-dropping-particle" : "", "parse-names" : false, "suffix" : "" }, { "dropping-particle" : "", "family" : "Voulgarakis", "given" : "A.", "non-dropping-particle" : "", "parse-names" : false, "suffix" : "" }, { "dropping-particle" : "", "family" : "Zeng", "given" : "G.", "non-dropping-particle" : "", "parse-names" : false, "suffix" : "" } ], "container-title" : "Geoscientific Model Development", "id" : "ITEM-1", "issue" : "1", "issued" : { "date-parts" : [ [ "2013", "2", "7" ] ] }, "page" : "179-206", "title" : "The Atmospheric Chemistry and Climate Model Intercomparison Project (ACCMIP): overview and description of models, simulations and climate diagnostics", "translator" : [ { "dropping-particle" : "", "family" : "G2840", "given" : "", "non-dropping-particle" : "", "parse-names" : false, "suffix" : "" } ], "type" : "article-journal", "volume" : "6" }, "uris" : [ "http://www.mendeley.com/documents/?uuid=c2b0af2b-f372-49c4-9aae-9eabdefe69a5" ] } ], "mendeley" : { "formattedCitation" : "(Lamarque et al., 2013b)", "plainTextFormattedCitation" : "(Lamarque et al., 2013b)", "previouslyFormattedCitation" : "(Lamarque et al., 2013b)" }, "properties" : { "noteIndex" : 0 }, "schema" : "https://github.com/citation-style-language/schema/raw/master/csl-citation.json" }</w:instrText>
      </w:r>
      <w:r w:rsidRPr="00771369">
        <w:fldChar w:fldCharType="separate"/>
      </w:r>
      <w:r w:rsidR="00CB33A1">
        <w:rPr>
          <w:noProof/>
          <w:lang w:val="en-US"/>
        </w:rPr>
        <w:t>(</w:t>
      </w:r>
      <w:bookmarkStart w:id="835" w:name="_Hlk76650107"/>
      <w:r w:rsidR="00CB33A1">
        <w:rPr>
          <w:noProof/>
          <w:lang w:val="en-US"/>
        </w:rPr>
        <w:t>Lamarque</w:t>
      </w:r>
      <w:bookmarkEnd w:id="835"/>
      <w:r w:rsidR="00CB33A1">
        <w:rPr>
          <w:noProof/>
          <w:lang w:val="en-US"/>
        </w:rPr>
        <w:t xml:space="preserve"> et al., 2013b)</w:t>
      </w:r>
      <w:r w:rsidRPr="00771369">
        <w:fldChar w:fldCharType="end"/>
      </w:r>
      <w:commentRangeEnd w:id="834"/>
      <w:r w:rsidR="00CB33A1">
        <w:rPr>
          <w:rStyle w:val="Marquedecommentaire"/>
        </w:rPr>
        <w:commentReference w:id="834"/>
      </w:r>
      <w:r w:rsidRPr="003630EE">
        <w:rPr>
          <w:lang w:val="en-US"/>
        </w:rPr>
        <w:t xml:space="preserve">. </w:t>
      </w:r>
      <w:bookmarkEnd w:id="833"/>
      <w:r w:rsidRPr="003630EE">
        <w:rPr>
          <w:lang w:val="en-US"/>
        </w:rPr>
        <w:t xml:space="preserve">In </w:t>
      </w:r>
      <w:bookmarkEnd w:id="825"/>
      <w:r w:rsidRPr="003630EE">
        <w:rPr>
          <w:lang w:val="en-US"/>
        </w:rPr>
        <w:t>CMIP6, the corresponding L</w:t>
      </w:r>
      <w:r w:rsidRPr="003630EE">
        <w:rPr>
          <w:rFonts w:eastAsia="MS Gothic"/>
          <w:lang w:val="en-US"/>
        </w:rPr>
        <w:t>NO</w:t>
      </w:r>
      <w:r w:rsidRPr="003630EE">
        <w:rPr>
          <w:rFonts w:eastAsia="MS Gothic"/>
          <w:i/>
          <w:vertAlign w:val="subscript"/>
          <w:lang w:val="en-US"/>
        </w:rPr>
        <w:t>x</w:t>
      </w:r>
      <w:r w:rsidRPr="003630EE">
        <w:rPr>
          <w:lang w:val="en-US"/>
        </w:rPr>
        <w:t xml:space="preserve"> range is between 3.2</w:t>
      </w:r>
      <w:ins w:id="836" w:author="Lucy Cowie" w:date="2021-07-25T18:26:00Z">
        <w:r w:rsidR="005914E2">
          <w:rPr>
            <w:lang w:val="en-US"/>
          </w:rPr>
          <w:t>–</w:t>
        </w:r>
      </w:ins>
      <w:del w:id="837" w:author="Lucy Cowie" w:date="2021-07-25T18:26:00Z">
        <w:r w:rsidRPr="003630EE" w:rsidDel="005914E2">
          <w:rPr>
            <w:lang w:val="en-US"/>
          </w:rPr>
          <w:delText xml:space="preserve"> to </w:delText>
        </w:r>
      </w:del>
      <w:r w:rsidRPr="003630EE">
        <w:rPr>
          <w:lang w:val="en-US"/>
        </w:rPr>
        <w:t>7.6 TgN y</w:t>
      </w:r>
      <w:ins w:id="838" w:author="Lucy Cowie" w:date="2021-07-26T10:17:00Z">
        <w:r w:rsidR="004D7651" w:rsidRPr="003630EE">
          <w:rPr>
            <w:vertAlign w:val="superscript"/>
            <w:lang w:val="en-US"/>
          </w:rPr>
          <w:t>−</w:t>
        </w:r>
      </w:ins>
      <w:del w:id="839" w:author="Lucy Cowie" w:date="2021-07-26T10:17:00Z">
        <w:r w:rsidRPr="003630EE" w:rsidDel="004D7651">
          <w:rPr>
            <w:lang w:val="en-US"/>
          </w:rPr>
          <w:delText>ear</w:delText>
        </w:r>
        <w:r w:rsidRPr="003630EE" w:rsidDel="004D7651">
          <w:rPr>
            <w:vertAlign w:val="superscript"/>
            <w:lang w:val="en-US"/>
          </w:rPr>
          <w:delText>-</w:delText>
        </w:r>
      </w:del>
      <w:r w:rsidRPr="003630EE">
        <w:rPr>
          <w:vertAlign w:val="superscript"/>
          <w:lang w:val="en-US"/>
        </w:rPr>
        <w:t>1</w:t>
      </w:r>
      <w:r w:rsidRPr="003630EE">
        <w:rPr>
          <w:lang w:val="en-US"/>
        </w:rPr>
        <w:t xml:space="preserve"> </w:t>
      </w:r>
      <w:r>
        <w:rPr>
          <w:lang w:val="en-US"/>
        </w:rPr>
        <w:fldChar w:fldCharType="begin" w:fldLock="1"/>
      </w:r>
      <w:r w:rsidR="00D477C7">
        <w:rPr>
          <w:lang w:val="en-US"/>
        </w:rPr>
        <w:instrText>ADDIN CSL_CITATION { "citationItems" : [ { "id" : "ITEM-1", "itemData" : { "DOI" : "10.5194/acp-2019-1216", "abstract" : "The evolution of tropospheric ozone from 1850 to 2100 has been studied using data from Phase 6 of the Coupled Model Intercomparison Project (CMIP6). We evaluate long-term changes using coupled atmosphere-ocean chemistry-climate models, focusing on the CMIP historical and ScenarioMIP ssp370 experiments, for which detailed tropospheric ozone diagnostics were archived. The model ensemble has been evaluated against a suite of surface, sonde, and satellite observations of the past several decades, and found to reproduce well the salient spatial, seasonal and decadal variability and trends. The tropospheric ozone burden increases from 244 \u00b1 30 Tg in 1850 to a mean value of 348 \u00b1 15 Tg for the period 2005\u20132014, an increase of 40 %. Modelled present day values agree well with previous determinations (ACCENT: 336 \u00b1 27 Tg; ACCMIP: 337 \u00b1 23 Tg and TOAR: 340 \u00b1 34 Tg). In the ssp370 experiments, the ozone burden reaches a maximum of 402 \u00b1 36 Tg in 2090, before declining slightly to 396 \u00b1 32 Tg by 2100. The ozone budget has been examined over the same period using lumped ozone production (PO3) and loss (LO3) diagnostics. There are large differences (30 %) between models in the preindustrial period, with the difference narrowing to 15 % in the present day. Both ozone production and chemical loss terms increase steadily over the period 1850 to 2100, with net chemical production (PO3-LO3) reaching a maximum around the year 2000. The residual term, which contains contributions from stratosphere-troposphere transport reaches a minimum around the same time, while dry deposition increases steadily across the experiment. Differences between the model residual terms are explained in terms of variation in tropopause height and stratospheric ozone burden.", "author" : [ { "dropping-particle" : "", "family" : "Griffiths", "given" : "P T", "non-dropping-particle" : "", "parse-names" : false, "suffix" : "" }, { "dropping-particle" : "", "family" : "Murray", "given" : "L T", "non-dropping-particle" : "", "parse-names" : false, "suffix" : "" }, { "dropping-particle" : "", "family" : "Zeng", "given" : "G", "non-dropping-particle" : "", "parse-names" : false, "suffix" : "" }, { "dropping-particle" : "", "family" : "Archibald", "given" : "A T", "non-dropping-particle" : "", "parse-names" : false, "suffix" : "" }, { "dropping-particle" : "", "family" : "Emmons", "given" : "L K", "non-dropping-particle" : "", "parse-names" : false, "suffix" : "" }, { "dropping-particle" : "", "family" : "Galbally", "given" : "I", "non-dropping-particle" : "", "parse-names" : false, "suffix" : "" }, { "dropping-particle" : "", "family" : "Hassler", "given" : "B", "non-dropping-particle" : "", "parse-names" : false, "suffix" : "" }, { "dropping-particle" : "", "family" : "Horowitz", "given" : "L W", "non-dropping-particle" : "", "parse-names" : false, "suffix" : "" }, { "dropping-particle" : "", "family" : "Keeble", "given" : "J", "non-dropping-particle" : "", "parse-names" : false, "suffix" : "" }, { "dropping-particle" : "", "family" : "Liu", "given" : "J", "non-dropping-particle" : "", "parse-names" : false, "suffix" : "" }, { "dropping-particle" : "", "family" : "Moeini", "given" : "O", "non-dropping-particle" : "", "parse-names" : false, "suffix" : "" }, { "dropping-particle" : "", "family" : "Naik", "given" : "V", "non-dropping-particle" : "", "parse-names" : false, "suffix" : "" }, { "dropping-particle" : "", "family" : "O'Connor", "given" : "F M", "non-dropping-particle" : "", "parse-names" : false, "suffix" : "" }, { "dropping-particle" : "", "family" : "Shin", "given" : "Y M", "non-dropping-particle" : "", "parse-names" : false, "suffix" : "" }, { "dropping-particle" : "", "family" : "Tarasick", "given" : "D", "non-dropping-particle" : "", "parse-names" : false, "suffix" : "" }, { "dropping-particle" : "", "family" : "Tilmes", "given" : "S", "non-dropping-particle" : "", "parse-names" : false, "suffix" : "" }, { "dropping-particle" : "", "family" : "Turnock", "given" : "S T", "non-dropping-particle" : "", "parse-names" : false, "suffix" : "" }, { "dropping-particle" : "", "family" : "Wild", "given" : "O", "non-dropping-particle" : "", "parse-names" : false, "suffix" : "" }, { "dropping-particle" : "", "family" : "Young", "given" : "P J", "non-dropping-particle" : "", "parse-names" : false, "suffix" : "" }, { "dropping-particle" : "", "family" : "Zanis", "given" : "P", "non-dropping-particle" : "", "parse-names" : false, "suffix" : "" } ], "container-title" : "Atmospheric Chemistry and Physics", "id" : "ITEM-1", "issued" : { "date-parts" : [ [ "2020" ] ] }, "page" : "1-50", "title" : "Tropospheric ozone in CMIP6 Simulations", "translator" : [ { "dropping-particle" : "", "family" : "G5139", "given" : "", "non-dropping-particle" : "", "parse-names" : false, "suffix" : "" } ], "type" : "article-journal", "volume" : "2020" }, "uris" : [ "http://www.mendeley.com/documents/?uuid=a59e9358-1fcc-405a-9858-7cbe6b762739" ] } ], "mendeley" : { "formattedCitation" : "(Griffiths et al., 2020)", "plainTextFormattedCitation" : "(Griffiths et al., 2020)", "previouslyFormattedCitation" : "(Griffiths et al., 2020)" }, "properties" : { "noteIndex" : 0 }, "schema" : "https://github.com/citation-style-language/schema/raw/master/csl-citation.json" }</w:instrText>
      </w:r>
      <w:r>
        <w:rPr>
          <w:lang w:val="en-US"/>
        </w:rPr>
        <w:fldChar w:fldCharType="separate"/>
      </w:r>
      <w:r w:rsidR="00CB33A1">
        <w:rPr>
          <w:noProof/>
          <w:lang w:val="en-US"/>
        </w:rPr>
        <w:t>(Griffiths et al., 2020)</w:t>
      </w:r>
      <w:r>
        <w:rPr>
          <w:lang w:val="en-US"/>
        </w:rPr>
        <w:fldChar w:fldCharType="end"/>
      </w:r>
      <w:r>
        <w:rPr>
          <w:lang w:val="en-US"/>
        </w:rPr>
        <w:t xml:space="preserve">. </w:t>
      </w:r>
      <w:r w:rsidRPr="003630EE">
        <w:rPr>
          <w:lang w:val="en-US"/>
        </w:rPr>
        <w:t xml:space="preserve">All CMIP6 models (as well as most models included in the CMIP5, </w:t>
      </w:r>
      <w:commentRangeStart w:id="840"/>
      <w:r>
        <w:fldChar w:fldCharType="begin" w:fldLock="1"/>
      </w:r>
      <w:r w:rsidR="00D477C7">
        <w:rPr>
          <w:lang w:val="en-US"/>
        </w:rPr>
        <w:instrText>ADDIN CSL_CITATION { "citationItems" : [ { "id" : "ITEM-1", "itemData" : { "DOI" : "10.5194/acp-13-2063-2013", "ISBN" : "1680-7316", "ISSN" : "1680-7324", "abstract" : "We have analysed time-slice simulations from 17 global models, participating in the Atmospheric Chemistry and Climate Model Intercomparison Project (ACCMIP), to explore changes in present-day (2000) hydroxyl radical (OH) concentration and methane (CH4) lifetime relative to preindustrial times (1850) and to 1980. A comparison of modeled and observation-derived methane and methyl chloroform lifetimes suggests that the present-day global multi-model mean OH concentration is overestimated by 5 to 10% but is within the range of uncertainties. The models consistently simulate higher OH concentrations in the Northern Hemisphere (NH) compared with the Southern Hemisphere (SH) for the present-day (2000; inter-hemispheric ratios of 1.13 to 1.42), in contrast to observation-based approaches which generally indicate higher OH in the SH although uncertainties are large. Evaluation of simulated carbon monoxide (CO) concentrations, the primary sink for OH, against ground-based and satellite observations suggests low biases in the NH that may contribute to the high north-south OH asymmetry in the models. The models vary widely in their regional distribution of present-day OH concentrations (up to 34 %). Despite large regional changes, the multi-model global mean (mass-weighted) OH concentration changes little over the past 150 yr, due to concurrent increases in factors that enhance OH (humidity, tropospheric ozone, nitrogen oxide (NOx) emissions, and UV radiation due to decreases in stratospheric ozone), compensated by increases in OH sinks (methane abundance, carbon monoxide and non-methane volatile organic carbon (NMVOC) emissions). The large inter-model diversity in the sign and magnitude of preindustrial to present-day OH changes (ranging from a decrease of 12.7% to an increase of 14.6 %) indicate that uncertainty remains in our understanding of the long-term trends in OH and methane lifetime. We show that this diversity is largely explained by the different ratio of the change in global mean tropospheric CO and NOx burdens (Delta CO/Delta NOx, approximately represents changes in OH sinks versus changes in OH sources) in the models, pointing to a need for better constraints on natural precursor emissions and on the chemical mechanisms in the current generation of chemistry-climate models. For the 1980 to 2000 period, we find that climate warming and a slight increase in mean OH (3.5 +/- 2.2 %) leads to a 4.3 +/- 1.9% decrease in the methane lifetime. Analysing sens\u2026", "author" : [ { "dropping-particle" : "", "family" : "Young", "given" : "P. J.", "non-dropping-particle" : "", "parse-names" : false, "suffix" : "" }, { "dropping-particle" : "", "family" : "Archibald", "given" : "A. T.", "non-dropping-particle" : "", "parse-names" : false, "suffix" : "" }, { "dropping-particle" : "", "family" : "Bowman", "given" : "K. W.", "non-dropping-particle" : "", "parse-names" : false, "suffix" : "" }, { "dropping-particle" : "", "family" : "Lamarque", "given" : "J.-F.", "non-dropping-particle" : "", "parse-names" : false, "suffix" : "" }, { "dropping-particle" : "", "family" : "Naik", "given" : "V.", "non-dropping-particle" : "", "parse-names" : false, "suffix" : "" }, { "dropping-particle" : "", "family" : "Stevenson", "given" : "D. S.", "non-dropping-particle" : "", "parse-names" : false, "suffix" : "" }, { "dropping-particle" : "", "family" : "Tilmes", "given" : "S.", "non-dropping-particle" : "", "parse-names" : false, "suffix" : "" }, { "dropping-particle" : "", "family" : "Voulgarakis", "given" : "A.", "non-dropping-particle" : "", "parse-names" : false, "suffix" : "" }, { "dropping-particle" : "", "family" : "Wild", "given" : "O.", "non-dropping-particle" : "", "parse-names" : false, "suffix" : "" }, { "dropping-particle" : "", "family" : "Bergmann", "given" : "D.", "non-dropping-particle" : "", "parse-names" : false, "suffix" : "" }, { "dropping-particle" : "", "family" : "Cameron-Smith", "given" : "P.", "non-dropping-particle" : "", "parse-names" : false, "suffix" : "" }, { "dropping-particle" : "", "family" : "Cionni", "given" : "I.", "non-dropping-particle" : "", "parse-names" : false, "suffix" : "" }, { "dropping-particle" : "", "family" : "Collins", "given" : "W. J.", "non-dropping-particle" : "", "parse-names" : false, "suffix" : "" }, { "dropping-particle" : "", "family" : "Dals\u00f8ren", "given" : "S. B.", "non-dropping-particle" : "", "parse-names" : false, "suffix" : "" }, { "dropping-particle" : "", "family" : "Doherty", "given" : "R. M.", "non-dropping-particle" : "", "parse-names" : false, "suffix" : "" }, { "dropping-particle" : "", "family" : "Eyring", "given" : "V.", "non-dropping-particle" : "", "parse-names" : false, "suffix" : "" }, { "dropping-particle" : "", "family" : "Faluvegi", "given" : "G.", "non-dropping-particle" : "", "parse-names" : false, "suffix" : "" }, { "dropping-particle" : "", "family" : "Horowitz", "given" : "L. W.", "non-dropping-particle" : "", "parse-names" : false, "suffix" : "" }, { "dropping-particle" : "", "family" : "Josse", "given" : "B.", "non-dropping-particle" : "", "parse-names" : false, "suffix" : "" }, { "dropping-particle" : "", "family" : "Lee", "given" : "Y. H.", "non-dropping-particle" : "", "parse-names" : false, "suffix" : "" }, { "dropping-particle" : "", "family" : "MacKenzie", "given" : "I. A.", "non-dropping-particle" : "", "parse-names" : false, "suffix" : "" }, { "dropping-particle" : "", "family" : "Nagashima", "given" : "T.", "non-dropping-particle" : "", "parse-names" : false, "suffix" : "" }, { "dropping-particle" : "", "family" : "Plummer", "given" : "D. A.", "non-dropping-particle" : "", "parse-names" : false, "suffix" : "" }, { "dropping-particle" : "", "family" : "Righi", "given" : "M.", "non-dropping-particle" : "", "parse-names" : false, "suffix" : "" }, { "dropping-particle" : "", "family" : "Rumbold", "given" : "S. T.", "non-dropping-particle" : "", "parse-names" : false, "suffix" : "" }, { "dropping-particle" : "", "family" : "Skeie", "given" : "R. B.", "non-dropping-particle" : "", "parse-names" : false, "suffix" : "" }, { "dropping-particle" : "", "family" : "Shindell", "given" : "D. T.", "non-dropping-particle" : "", "parse-names" : false, "suffix" : "" }, { "dropping-particle" : "", "family" : "Strode", "given" : "S. A.", "non-dropping-particle" : "", "parse-names" : false, "suffix" : "" }, { "dropping-particle" : "", "family" : "Sudo", "given" : "K.", "non-dropping-particle" : "", "parse-names" : false, "suffix" : "" }, { "dropping-particle" : "", "family" : "Szopa", "given" : "S.", "non-dropping-particle" : "", "parse-names" : false, "suffix" : "" }, { "dropping-particle" : "", "family" : "Zeng", "given" : "G.", "non-dropping-particle" : "", "parse-names" : false, "suffix" : "" } ], "container-title" : "Atmospheric Chemistry and Physics", "id" : "ITEM-1", "issue" : "4", "issued" : { "date-parts" : [ [ "2013", "2", "21" ] ] }, "page" : "2063-2090", "title" : "Pre-industrial to end 21st century projections of tropospheric ozone from the Atmospheric Chemistry and Climate Model Intercomparison Project (ACCMIP)", "translator" : [ { "dropping-particle" : "", "family" : "G2794", "given" : "", "non-dropping-particle" : "", "parse-names" : false, "suffix" : "" } ], "type" : "article-journal", "volume" : "13" }, "uris" : [ "http://www.mendeley.com/documents/?uuid=b9220935-4489-424c-b374-247aeba87a58" ] } ], "mendeley" : { "formattedCitation" : "(Young et al., 2013)", "manualFormatting" : "Young et al., 2013)", "plainTextFormattedCitation" : "(Young et al., 2013)", "previouslyFormattedCitation" : "(Young et al., 2013)" }, "properties" : { "noteIndex" : 0 }, "schema" : "https://github.com/citation-style-language/schema/raw/master/csl-citation.json" }</w:instrText>
      </w:r>
      <w:r>
        <w:fldChar w:fldCharType="separate"/>
      </w:r>
      <w:r w:rsidR="00CB33A1">
        <w:rPr>
          <w:noProof/>
          <w:lang w:val="en-US"/>
        </w:rPr>
        <w:t>Young et al., 2013)</w:t>
      </w:r>
      <w:r>
        <w:fldChar w:fldCharType="end"/>
      </w:r>
      <w:commentRangeEnd w:id="840"/>
      <w:r w:rsidR="00CB33A1">
        <w:rPr>
          <w:rStyle w:val="Marquedecommentaire"/>
        </w:rPr>
        <w:commentReference w:id="840"/>
      </w:r>
      <w:r w:rsidRPr="003630EE">
        <w:rPr>
          <w:lang w:val="en-US"/>
        </w:rPr>
        <w:t xml:space="preserve"> apply a paramet</w:t>
      </w:r>
      <w:del w:id="841" w:author="Lucy Cowie" w:date="2021-07-27T17:17:00Z">
        <w:r w:rsidRPr="003630EE" w:rsidDel="00690055">
          <w:rPr>
            <w:lang w:val="en-US"/>
          </w:rPr>
          <w:delText>e</w:delText>
        </w:r>
      </w:del>
      <w:r w:rsidRPr="003630EE">
        <w:rPr>
          <w:lang w:val="en-US"/>
        </w:rPr>
        <w:t>ri</w:t>
      </w:r>
      <w:r>
        <w:rPr>
          <w:lang w:val="en-US"/>
        </w:rPr>
        <w:t>z</w:t>
      </w:r>
      <w:r w:rsidRPr="003630EE">
        <w:rPr>
          <w:lang w:val="en-US"/>
        </w:rPr>
        <w:t xml:space="preserve">ation that relates </w:t>
      </w:r>
      <w:commentRangeStart w:id="842"/>
      <w:r w:rsidRPr="003630EE">
        <w:rPr>
          <w:lang w:val="en-US"/>
        </w:rPr>
        <w:t xml:space="preserve">cloud-top-height </w:t>
      </w:r>
      <w:commentRangeEnd w:id="842"/>
      <w:r w:rsidR="005E2195">
        <w:rPr>
          <w:rStyle w:val="Marquedecommentaire"/>
          <w:lang w:val="en-GB"/>
        </w:rPr>
        <w:commentReference w:id="842"/>
      </w:r>
      <w:r w:rsidRPr="003630EE">
        <w:rPr>
          <w:lang w:val="en-US"/>
        </w:rPr>
        <w:t xml:space="preserve">to lightning intensity </w:t>
      </w:r>
      <w:r w:rsidRPr="00771369">
        <w:fldChar w:fldCharType="begin" w:fldLock="1"/>
      </w:r>
      <w:r w:rsidR="00D477C7">
        <w:rPr>
          <w:lang w:val="en-US"/>
        </w:rPr>
        <w:instrText>ADDIN CSL_CITATION { "citationItems" : [ { "id" : "ITEM-1", "itemData" : { "DOI" : "10.1029/92JD00719", "ISBN" : "0148-0227", "ISSN" : "01480227", "abstract" : "A simple parameterization has been developed to simulate global lightning distributions. Convective cloud top height is used as the variable in the parameterization, with different formulations for continental and marine thunderstorms. The parameterization has been validated using two lightning data sets: one global and one regional. In both cases the simulated lightning distributions and frequencies are in very good agreement with the observed lightning data. This parameterization could be used for global studies of lightning climatology; the Earth's electric circuit; in general circulation models for modeling global lightning activity, atmospheric NOx concentrations, and perhaps forest fire distributions for both the present and future climate; and, possibly, even as a short-term forecasting aid.", "author" : [ { "dropping-particle" : "", "family" : "Price", "given" : "Colin", "non-dropping-particle" : "", "parse-names" : false, "suffix" : "" }, { "dropping-particle" : "", "family" : "Rind", "given" : "David", "non-dropping-particle" : "", "parse-names" : false, "suffix" : "" } ], "container-title" : "Journal of Geophysical Research: Atmospheres", "id" : "ITEM-1", "issue" : "D9", "issued" : { "date-parts" : [ [ "1992", "6", "20" ] ] }, "page" : "9919-9933", "title" : "A simple lightning parameterization for calculating global lightning distributions", "translator" : [ { "dropping-particle" : "", "family" : "G2835", "given" : "", "non-dropping-particle" : "", "parse-names" : false, "suffix" : "" } ], "type" : "article-journal", "volume" : "97" }, "uris" : [ "http://www.mendeley.com/documents/?uuid=1e9264d5-2879-4e26-b308-f2c50160d201" ] } ], "mendeley" : { "formattedCitation" : "(Price and Rind, 1992)", "plainTextFormattedCitation" : "(Price and Rind, 1992)", "previouslyFormattedCitation" : "(Price and Rind, 1992)" }, "properties" : { "noteIndex" : 0 }, "schema" : "https://github.com/citation-style-language/schema/raw/master/csl-citation.json" }</w:instrText>
      </w:r>
      <w:r w:rsidRPr="00771369">
        <w:fldChar w:fldCharType="separate"/>
      </w:r>
      <w:r w:rsidR="00CB33A1">
        <w:rPr>
          <w:noProof/>
          <w:lang w:val="en-US"/>
        </w:rPr>
        <w:t>(Price and Rind, 1992)</w:t>
      </w:r>
      <w:r w:rsidRPr="00771369">
        <w:fldChar w:fldCharType="end"/>
      </w:r>
      <w:r w:rsidRPr="003630EE">
        <w:rPr>
          <w:lang w:val="en-US"/>
        </w:rPr>
        <w:t>, projecting an increase in LNO</w:t>
      </w:r>
      <w:r w:rsidRPr="00077650">
        <w:rPr>
          <w:iCs/>
          <w:vertAlign w:val="subscript"/>
          <w:lang w:val="en-US"/>
          <w:rPrChange w:id="843" w:author="Lucy Cowie" w:date="2021-07-25T18:29:00Z">
            <w:rPr>
              <w:i/>
              <w:vertAlign w:val="subscript"/>
              <w:lang w:val="en-US"/>
            </w:rPr>
          </w:rPrChange>
        </w:rPr>
        <w:t>x</w:t>
      </w:r>
      <w:r w:rsidRPr="003630EE">
        <w:rPr>
          <w:lang w:val="en-US"/>
        </w:rPr>
        <w:t xml:space="preserve"> in a warmer world in the range </w:t>
      </w:r>
      <w:ins w:id="844" w:author="Lucy Cowie" w:date="2021-07-25T18:30:00Z">
        <w:r w:rsidR="00077650">
          <w:rPr>
            <w:lang w:val="en-US"/>
          </w:rPr>
          <w:t xml:space="preserve">of </w:t>
        </w:r>
      </w:ins>
      <w:r w:rsidRPr="003630EE">
        <w:rPr>
          <w:lang w:val="en-US"/>
        </w:rPr>
        <w:t>0.27</w:t>
      </w:r>
      <w:ins w:id="845" w:author="Lucy Cowie" w:date="2021-07-25T18:30:00Z">
        <w:r w:rsidR="00077650">
          <w:rPr>
            <w:lang w:val="en-US"/>
          </w:rPr>
          <w:t>–</w:t>
        </w:r>
      </w:ins>
      <w:del w:id="846" w:author="Lucy Cowie" w:date="2021-07-25T18:30:00Z">
        <w:r w:rsidRPr="003630EE" w:rsidDel="00077650">
          <w:rPr>
            <w:lang w:val="en-US"/>
          </w:rPr>
          <w:delText xml:space="preserve"> to </w:delText>
        </w:r>
      </w:del>
      <w:r w:rsidRPr="003630EE">
        <w:rPr>
          <w:lang w:val="en-US"/>
        </w:rPr>
        <w:t>0.61 Tg</w:t>
      </w:r>
      <w:commentRangeStart w:id="847"/>
      <w:r w:rsidRPr="003630EE">
        <w:rPr>
          <w:lang w:val="en-US"/>
        </w:rPr>
        <w:t>(N)</w:t>
      </w:r>
      <w:commentRangeEnd w:id="847"/>
      <w:r w:rsidR="00210EE6">
        <w:rPr>
          <w:rStyle w:val="Marquedecommentaire"/>
          <w:lang w:val="en-GB"/>
        </w:rPr>
        <w:commentReference w:id="847"/>
      </w:r>
      <w:r w:rsidRPr="003630EE">
        <w:rPr>
          <w:lang w:val="en-US"/>
        </w:rPr>
        <w:t xml:space="preserve"> </w:t>
      </w:r>
      <w:commentRangeStart w:id="848"/>
      <w:r w:rsidRPr="003630EE">
        <w:rPr>
          <w:lang w:val="en-US"/>
        </w:rPr>
        <w:t>yr</w:t>
      </w:r>
      <w:r w:rsidRPr="003630EE">
        <w:rPr>
          <w:vertAlign w:val="superscript"/>
          <w:lang w:val="en-US"/>
        </w:rPr>
        <w:t>−1</w:t>
      </w:r>
      <w:r w:rsidRPr="003630EE">
        <w:rPr>
          <w:lang w:val="en-US"/>
        </w:rPr>
        <w:t xml:space="preserve"> per °C</w:t>
      </w:r>
      <w:commentRangeEnd w:id="848"/>
      <w:r w:rsidR="00D35B90">
        <w:rPr>
          <w:rStyle w:val="Marquedecommentaire"/>
          <w:rFonts w:cs="Times New Roman"/>
          <w:lang w:val="en-GB" w:eastAsia="en-GB"/>
        </w:rPr>
        <w:commentReference w:id="848"/>
      </w:r>
      <w:r w:rsidRPr="003630EE">
        <w:rPr>
          <w:lang w:val="en-US"/>
        </w:rPr>
        <w:t xml:space="preserve"> </w:t>
      </w:r>
      <w:commentRangeStart w:id="849"/>
      <w:r>
        <w:fldChar w:fldCharType="begin" w:fldLock="1"/>
      </w:r>
      <w:r w:rsidR="002E1475">
        <w:rPr>
          <w:lang w:val="en-US"/>
        </w:rPr>
        <w:instrText>ADDIN CSL_CITATION { "citationItems" : [ { "id" : "ITEM-1", "itemData" : { "DOI" : "10.5194/acp-21-1105-2021", "abstract" : "Feedbacks play a fundamental role in determining the magnitude of the response of the climate system to exter- nal forcing, such as from anthropogenic emissions. The lat- est generation of Earth system models includes aerosol and chemistry components that interact with each other and with the biosphere. These interactions introduce a complex web of feedbacks that is important to understand and quantify. This paper addresses multiple pathways for aerosol and chemical feedbacks in Earth system models. These focus on changes in natural emissions (dust, sea salt, dimethyl sulfide, biogenic volatile organic compounds (BVOCs) and light- ning) and changes in reaction rates for methane and ozone chemistry. The feedback terms are then given by the sensitiv- ity of a pathway to climate change multiplied by the radiative effect of the change. We find that the overall climate feedback through chem- istry and aerosols is negative in the sixth Coupled Model Intercomparison Project (CMIP6) Earth system models due to increased negative forcing from aerosols in a climate with warmer surface temperatures following a quadrupling of CO2 concentrations. This is principally due to increased emissions of sea salt and BVOCs which are sensitive to cli- mate change and cause strong negative radiative forcings. Increased chemical loss of ozone and methane also con- tributes to a negative feedback. However, overall methane lifetime is expected to increase in a warmer climate due to increased BVOCs. Increased emissions of methane from wetlands would also offset some of the negative feedbacks. The CMIP6 experimental design did not allow the methane lifetime or methane emission changes to affect climate, so we found a robust negative contribution from interactive aerosols and chemistry to climate sensitivity in CMIP6 Earth system models.", "author" : [ { "dropping-particle" : "", "family" : "Thornhill", "given" : "G D", "non-dropping-particle" : "", "parse-names" : false, "suffix" : "" }, { "dropping-particle" : "", "family" : "Collins", "given" : "W", "non-dropping-particle" : "", "parse-names" : false, "suffix" : "" }, { "dropping-particle" : "", "family" : "Olivi\u00e9", "given" : "D", "non-dropping-particle" : "", "parse-names" : false, "suffix" : "" }, { "dropping-particle" : "", "family" : "Skeie", "given" : "R B", "non-dropping-particle" : "", "parse-names" : false, "suffix" : "" }, { "dropping-particle" : "", "family" : "Archibald", "given" : "A", "non-dropping-particle" : "", "parse-names" : false, "suffix" : "" }, { "dropping-particle" : "", "family" : "Bauer", "given" : "S", "non-dropping-particle" : "", "parse-names" : false, "suffix" : "" }, { "dropping-particle" : "", "family" : "Checa-Garcia", "given" : "R", "non-dropping-particle" : "", "parse-names" : false, "suffix" : "" }, { "dropping-particle" : "", "family" : "Fiedler", "given" : "S", "non-dropping-particle" : "", "parse-names" : false, "suffix" : "" }, { "dropping-particle" : "", "family" : "Folberth", "given" : "G", "non-dropping-particle" : "", "parse-names" : false, "suffix" : "" }, { "dropping-particle" : "", "family" : "Gjermundsen", "given" : "A", "non-dropping-particle" : "", "parse-names" : false, "suffix" : "" }, { "dropping-particle" : "", "family" : "Horowitz", "given" : "L", "non-dropping-particle" : "", "parse-names" : false, "suffix" : "" }, { "dropping-particle" : "", "family" : "Lamarque", "given" : "J.-F.", "non-dropping-particle" : "", "parse-names" : false, "suffix" : "" }, { "dropping-particle" : "", "family" : "Michou", "given" : "M", "non-dropping-particle" : "", "parse-names" : false, "suffix" : "" }, { "dropping-particle" : "", "family" : "Mulcahy", "given" : "J", "non-dropping-particle" : "", "parse-names" : false, "suffix" : "" }, { "dropping-particle" : "", "family" : "Nabat", "given" : "P", "non-dropping-particle" : "", "parse-names" : false, "suffix" : "" }, { "dropping-particle" : "", "family" : "Naik", "given" : "V", "non-dropping-particle" : "", "parse-names" : false, "suffix" : "" }, { "dropping-particle" : "", "family" : "O'Connor", "given" : "F M", "non-dropping-particle" : "", "parse-names" : false, "suffix" : "" }, { "dropping-particle" : "", "family" : "Paulot", "given" : "F", "non-dropping-particle" : "", "parse-names" : false, "suffix" : "" }, { "dropping-particle" : "", "family" : "Schulz", "given" : "M", "non-dropping-particle" : "", "parse-names" : false, "suffix" : "" }, { "dropping-particle" : "", "family" : "Scott", "given" : "C E", "non-dropping-particle" : "", "parse-names" : false, "suffix" : "" }, { "dropping-particle" : "", "family" : "S\u00e9f\u00e9rian", "given" : "R", "non-dropping-particle" : "", "parse-names" : false, "suffix" : "" }, { "dropping-particle" : "", "family" : "Smith", "given" : "C", "non-dropping-particle" : "", "parse-names" : false, "suffix" : "" }, { "dropping-particle" : "", "family" : "Takemura", "given" : "T", "non-dropping-particle" : "", "parse-names" : false, "suffix" : "" }, { "dropping-particle" : "", "family" : "Tilmes", "given" : "S", "non-dropping-particle" : "", "parse-names" : false, "suffix" : "" }, { "dropping-particle" : "", "family" : "Tsigaridis", "given" : "K", "non-dropping-particle" : "", "parse-names" : false, "suffix" : "" }, { "dropping-particle" : "", "family" : "Weber", "given" : "J", "non-dropping-particle" : "", "parse-names" : false, "suffix" : "" } ], "container-title" : "Atmospheric Chemistry and Physics", "id" : "ITEM-1", "issue" : "2", "issued" : { "date-parts" : [ [ "2021" ] ] }, "page" : "1105-1126", "title" : "Climate-driven chemistry and aerosol feedbacks in CMIP6 Earth system models", "translator" : [ { "dropping-particle" : "", "family" : "G5293", "given" : "", "non-dropping-particle" : "", "parse-names" : false, "suffix" : "" } ], "type" : "article-journal", "volume" : "21" }, "uris" : [ "http://www.mendeley.com/documents/?uuid=f3680341-029a-4a96-8855-438228ecc015" ] } ], "mendeley" : { "formattedCitation" : "(Thornhill et al., 2021b)", "manualFormatting" : "(Thornhill et al., 2021a)", "plainTextFormattedCitation" : "(Thornhill et al., 2021b)", "previouslyFormattedCitation" : "(Thornhill et al., 2021b)" }, "properties" : { "noteIndex" : 0 }, "schema" : "https://github.com/citation-style-language/schema/raw/master/csl-citation.json" }</w:instrText>
      </w:r>
      <w:r>
        <w:fldChar w:fldCharType="separate"/>
      </w:r>
      <w:r w:rsidR="00CB33A1">
        <w:rPr>
          <w:noProof/>
          <w:lang w:val="en-US"/>
        </w:rPr>
        <w:t>(Thornhill et al., 2021</w:t>
      </w:r>
      <w:ins w:id="850" w:author="Robin Matthews" w:date="2021-07-08T15:25:00Z">
        <w:r w:rsidR="00493201">
          <w:rPr>
            <w:noProof/>
            <w:lang w:val="en-US"/>
          </w:rPr>
          <w:t>a</w:t>
        </w:r>
      </w:ins>
      <w:del w:id="851" w:author="Robin Matthews" w:date="2021-07-08T15:25:00Z">
        <w:r w:rsidR="00CB33A1" w:rsidDel="00493201">
          <w:rPr>
            <w:noProof/>
            <w:lang w:val="en-US"/>
          </w:rPr>
          <w:delText>b</w:delText>
        </w:r>
      </w:del>
      <w:r w:rsidR="00CB33A1">
        <w:rPr>
          <w:noProof/>
          <w:lang w:val="en-US"/>
        </w:rPr>
        <w:t>)</w:t>
      </w:r>
      <w:r>
        <w:fldChar w:fldCharType="end"/>
      </w:r>
      <w:commentRangeEnd w:id="849"/>
      <w:r w:rsidR="00CB33A1">
        <w:rPr>
          <w:rStyle w:val="Marquedecommentaire"/>
        </w:rPr>
        <w:commentReference w:id="849"/>
      </w:r>
      <w:r w:rsidRPr="003630EE">
        <w:rPr>
          <w:lang w:val="en-US"/>
        </w:rPr>
        <w:t>. However, models using paramet</w:t>
      </w:r>
      <w:del w:id="852" w:author="Lucy Cowie" w:date="2021-07-27T17:17:00Z">
        <w:r w:rsidRPr="003630EE" w:rsidDel="00752F98">
          <w:rPr>
            <w:lang w:val="en-US"/>
          </w:rPr>
          <w:delText>e</w:delText>
        </w:r>
      </w:del>
      <w:r w:rsidRPr="003630EE">
        <w:rPr>
          <w:lang w:val="en-US"/>
        </w:rPr>
        <w:t>ri</w:t>
      </w:r>
      <w:r>
        <w:rPr>
          <w:lang w:val="en-US"/>
        </w:rPr>
        <w:t>z</w:t>
      </w:r>
      <w:r w:rsidRPr="003630EE">
        <w:rPr>
          <w:lang w:val="en-US"/>
        </w:rPr>
        <w:t xml:space="preserve">ations based on convection </w:t>
      </w:r>
      <w:r w:rsidRPr="00771369">
        <w:fldChar w:fldCharType="begin" w:fldLock="1"/>
      </w:r>
      <w:r w:rsidR="00D477C7">
        <w:rPr>
          <w:lang w:val="en-US"/>
        </w:rPr>
        <w:instrText>ADDIN CSL_CITATION { "citationItems" : [ { "id" : "ITEM-1", "itemData" : { "DOI" : "10.1016/S1352-2310(01)00134-0", "ISBN" : "1352-2310", "ISSN" : "13522310", "abstract" : "Year-long measurements of NOxand ozone performed during the NOXAR project are compared to results from the ECHAM4.L39(DLR)/CHEM (E39/C) and GISS coupled chemistry-climate models. The measurements were taken on flights between Europe and the eastern United States and between Europe and the Far East in the latitude range 40-65\u00b0N. Our comparison concentrates on the upper troposphere and reveals strong longitudinal variations in seasonal mean NOxof more than 200pptv, which both models are able to reproduce qualitatively. Vertical profiles show maximum NOxvalues 2-3km below the tropopause ('E-shape') with a strong seasonal cycle. E39/C simulates a maximum located at the tropopause and with a reasonable seasonal cycle. The GISS model reproduces the seasonal cycle but not the profile's shape due to its coarser vertical resolution. A comparison of NOxfrequency distributions reveals that both models are capable of reproducing the observed variability, except that E39/C shows no very high NOxmixing ratios.Both models show that lightning and surface NOxemissions contribute the most to the seasonal cycle of NOxat tropopause altitudes. The impact of lightning in the upper troposphere does not vary strongly with altitude, whereas the impact of surface emissions decreases with altitude. Among all sources, lightning contributes the most to the variability of NOxin the upper troposphere in northern mid-latitudes during summer. Copyright \u00a9 2001 Elsevier Science Ltd.", "author" : [ { "dropping-particle" : "", "family" : "Grewe", "given" : "V.", "non-dropping-particle" : "", "parse-names" : false, "suffix" : "" }, { "dropping-particle" : "", "family" : "Brunner", "given" : "D.", "non-dropping-particle" : "", "parse-names" : false, "suffix" : "" }, { "dropping-particle" : "", "family" : "Dameris", "given" : "M.", "non-dropping-particle" : "", "parse-names" : false, "suffix" : "" }, { "dropping-particle" : "", "family" : "Grenfell", "given" : "J. L.", "non-dropping-particle" : "", "parse-names" : false, "suffix" : "" }, { "dropping-particle" : "", "family" : "Hein", "given" : "R.", "non-dropping-particle" : "", "parse-names" : false, "suffix" : "" }, { "dropping-particle" : "", "family" : "Shindell", "given" : "D.", "non-dropping-particle" : "", "parse-names" : false, "suffix" : "" }, { "dropping-particle" : "", "family" : "Staehelin", "given" : "J.", "non-dropping-particle" : "", "parse-names" : false, "suffix" : "" } ], "container-title" : "Atmospheric Environment", "id" : "ITEM-1", "issue" : "20", "issued" : { "date-parts" : [ [ "2001" ] ] }, "page" : "3421-3433", "title" : "Origin and variability of upper tropospheric nitrogen oxides and ozone at northern mid-latitudes", "translator" : [ { "dropping-particle" : "", "family" : "G2839", "given" : "", "non-dropping-particle" : "", "parse-names" : false, "suffix" : "" } ], "type" : "article-journal", "volume" : "35" }, "uris" : [ "http://www.mendeley.com/documents/?uuid=cec72826-8bbd-489b-8b42-096daa3d156d" ] } ], "mendeley" : { "formattedCitation" : "(Grewe et al., 2001)", "plainTextFormattedCitation" : "(Grewe et al., 2001)", "previouslyFormattedCitation" : "(Grewe et al., 2001)" }, "properties" : { "noteIndex" : 0 }, "schema" : "https://github.com/citation-style-language/schema/raw/master/csl-citation.json" }</w:instrText>
      </w:r>
      <w:r w:rsidRPr="00771369">
        <w:fldChar w:fldCharType="separate"/>
      </w:r>
      <w:r w:rsidR="00CB33A1">
        <w:rPr>
          <w:noProof/>
        </w:rPr>
        <w:t>(Grewe et al., 2001)</w:t>
      </w:r>
      <w:r w:rsidRPr="00771369">
        <w:fldChar w:fldCharType="end"/>
      </w:r>
      <w:r w:rsidRPr="00771369">
        <w:t xml:space="preserve">, updraft mass flux </w:t>
      </w:r>
      <w:r w:rsidRPr="00771369">
        <w:fldChar w:fldCharType="begin" w:fldLock="1"/>
      </w:r>
      <w:r w:rsidR="00D477C7">
        <w:instrText>ADDIN CSL_CITATION { "citationItems" : [ { "id" : "ITEM-1", "itemData" : { "DOI" : "10.1029/2002JD002066", "ISSN" : "01480227", "abstract" : "Model simulations of tropospheric O3 require an accurate specification of the reactive odd nitrogen (NOx) source from lightning that is consistent in time and space with convective transport of O3 precursors. Lightning NOx production in global models is often parameterized in terms of convective cloud top heights (CLDHT). However, a closer relationship may exist between flash rate and other measures of convective intensity. In this study, flash rates are parameterized in terms of CLDHT, convective precipitation (PRECON), and upward convective mass flux (MFLUX) from the Goddard Earth Observing System Data Assimilation System (GEOS DAS). GEOS-based flash rates are compared to flash rates from the National Lightning Detection Network (NLDN) and Long Range Flash (LRF) network and the Optical Transient Detector (OTD). Overall, MFLUX-based flash rates are most realistic. PRECON- and CLDHT-based flash rates are too large in the tropics. The MFLUX- and PRECON-based flash rates are a factor of 3 too high (low) over the equatorial western Pacific (central and southern Africa), while CLDHT-based flash rates are much too low at nearly all marine locations. In many cases, biases in the flash rate distributions can be traced to biases in the GEOS DAS convective fields. Improvements in flash rate parameterizations will be tied closely to improvements in model physics as well as to increases in the amount of tropical data that are available for assimilation. Flash rates calculated from the 6-hour averaged CLDHTs are much less variable than observed, and O3 production rates calculated using the NOx produced from these flash rates are likely to be larger than observed.", "author" : [ { "dropping-particle" : "", "family" : "Allen", "given" : "Dale J", "non-dropping-particle" : "", "parse-names" : false, "suffix" : "" }, { "dropping-particle" : "", "family" : "Pickering", "given" : "Kenneth E", "non-dropping-particle" : "", "parse-names" : false, "suffix" : "" } ], "container-title" : "Journal of Geophysical Research: Atmospheres", "id" : "ITEM-1", "issue" : "D23", "issued" : { "date-parts" : [ [ "2002", "12", "16" ] ] }, "page" : "ACH 15-1-ACH 15-21", "title" : "Evaluation of lightning flash rate parameterizations for use in a global chemical transport model", "translator" : [ { "dropping-particle" : "", "family" : "G2842", "given" : "", "non-dropping-particle" : "", "parse-names" : false, "suffix" : "" } ], "type" : "article-journal", "volume" : "107" }, "uris" : [ "http://www.mendeley.com/documents/?uuid=368b19ec-d7dd-46bf-a7e8-f61376ebe014" ] } ], "mendeley" : { "formattedCitation" : "(Allen and Pickering, 2002)", "plainTextFormattedCitation" : "(Allen and Pickering, 2002)", "previouslyFormattedCitation" : "(Allen and Pickering, 2002)" }, "properties" : { "noteIndex" : 0 }, "schema" : "https://github.com/citation-style-language/schema/raw/master/csl-citation.json" }</w:instrText>
      </w:r>
      <w:r w:rsidRPr="00771369">
        <w:fldChar w:fldCharType="separate"/>
      </w:r>
      <w:r w:rsidR="00CB33A1">
        <w:rPr>
          <w:noProof/>
        </w:rPr>
        <w:t>(Allen and Pickering, 2002)</w:t>
      </w:r>
      <w:r w:rsidRPr="00771369">
        <w:fldChar w:fldCharType="end"/>
      </w:r>
      <w:del w:id="853" w:author="Lucy Cowie" w:date="2021-07-25T18:33:00Z">
        <w:r w:rsidRPr="00771369" w:rsidDel="00AC65F3">
          <w:delText>,</w:delText>
        </w:r>
      </w:del>
      <w:r w:rsidRPr="00771369">
        <w:t xml:space="preserve"> or ice flux </w:t>
      </w:r>
      <w:r w:rsidRPr="00771369">
        <w:fldChar w:fldCharType="begin" w:fldLock="1"/>
      </w:r>
      <w:r w:rsidR="00D477C7">
        <w:instrText>ADDIN CSL_CITATION { "citationItems" : [ { "id" : "ITEM-1", "itemData" : { "DOI" : "10.5194/acp-16-7507-2016", "ISBN" : "1680-7316", "ISSN" : "16807324", "abstract" : "A lightning parametrisation based on upward cloud ice flux is implemented in a chemistry-climate model (CCM) for the first time. The UK Chemistry and Aerosols model is used to study the impact of these lightning nitric oxide (NO) emissions on ozone. Comparisons are then made between the new ice flux parametrisation and the commonly-used, cloud-top height parametrisation. The ice flux approach improves the simulation of lightning and the temporal correlations with ozone sonde measurements in the middle and upper troposphere. Peak values of ozone in these regions are attributed to high lightning NO emissions. The ice flux approach reduces the overestimation of tropical lightning apparent in this CCM when using the cloud-top approach. This results in less emission in the tropical upper troposphere and more in the extratropics when using the ice flux scheme. In the tropical upper troposphere the reduction in ozone concentration is around 5&amp;ndash;10 %. Surprisingly, there is only a small reduction in tropospheric ozone burden when using the ice flux approach. The greatest absolute change in ozone burden is found in the lower stratosphere suggesting that much of the ozone produced in the upper troposphere is transported to higher altitudes. Major differences in the frequency distribution of flash rates for the two approaches are found. The cloud-top height scheme has lower maximum flash rates and more mid-range flash rates than the ice flux scheme. The initial O&lt;sub&gt;x&lt;/sub&gt; (odd oxygen species) production associated with the frequency distribution of continental lightning is analysed to show that higher flash rates are less efficient at producing O&lt;sub&gt;x&lt;/sub&gt; &amp;ndash; low flash rates produce around 10 times more O&lt;sub&gt;x&lt;/sub&gt; per flash than high-end flash rates. We find that the newly implemented lightning scheme performs favourably compared to the cloud-top scheme with respect to simulation of lightning and tropospheric ozone. This alternative lightning scheme shows spatial and temporal differences in ozone chemistry which may have implications for comparison on models and observations and</w:instrText>
      </w:r>
      <w:r w:rsidR="00D477C7" w:rsidRPr="002A1EE0">
        <w:rPr>
          <w:lang w:val="en-US"/>
        </w:rPr>
        <w:instrText xml:space="preserve"> for simulation of future changes in tropospheric ozone.", "author" : [ { "dropping-particle" : "", "family" : "Finney", "given" : "D. L.", "non-dropping-particle" : "", "parse-names" : false, "suffix" : "" }, { "dropping-particle" : "", "family" : "Doherty", "given" : "R. M.", "non-dropping-particle" : "", "parse-names" : false, "suffix" : "" }, { "dropping-particle" : "", "family" : "Wild", "given" : "O.", "non-dropping-particle" : "", "parse-names" : false, "suffix" : "" }, { "dropping-particle" : "", "family" : "Abraham", "given" : "N. L.", "non-dropping-particle" : "", "parse-names" : false, "suffix" : "" } ], "container-title" : "Atmospheric Chemistry and Physics", "id" : "ITEM-1", "issue" : "12", "issued" : { "date-parts" : [ [ "2016" ] ] }, "page" : "7507-7522", "title" : "The impact of lightning on tropospheric ozone chemistry using a new global lightning parametrisation", "translator" : [ { "dropping-particle" : "", "family" : "G3000", "given" : "", "non-dropping-particle" : "", "parse-names" : false, "suffix" : "" } ], "type" : "article-journal", "volume" : "16" }, "uris" : [ "http://www.mendeley.com/documents/?uuid=3af5c47f-8366-449b-b002-47991f3400c9" ] } ], "mendeley" : { "formattedCitation" : "(Finney et al., 2016a)", "plainTextFormattedCitation" : "(Finney et al., 2016a)", "previouslyFormattedCitation" : "(Finney et al., 2016a)" }, "properties" : { "noteIndex" : 0 }, "schema" : "https://github.com/citation-style-language/schema/raw/master/csl-citation.json" }</w:instrText>
      </w:r>
      <w:r w:rsidRPr="00771369">
        <w:fldChar w:fldCharType="separate"/>
      </w:r>
      <w:r w:rsidR="00CB33A1">
        <w:rPr>
          <w:noProof/>
          <w:lang w:val="en-US"/>
        </w:rPr>
        <w:t>(Finney et al., 2016a)</w:t>
      </w:r>
      <w:r w:rsidRPr="00771369">
        <w:fldChar w:fldCharType="end"/>
      </w:r>
      <w:r w:rsidRPr="003630EE">
        <w:rPr>
          <w:lang w:val="en-US"/>
        </w:rPr>
        <w:t xml:space="preserve"> show either much less sensitivity or a negative response </w:t>
      </w:r>
      <w:r w:rsidRPr="00771369">
        <w:fldChar w:fldCharType="begin" w:fldLock="1"/>
      </w:r>
      <w:r w:rsidR="00D477C7">
        <w:rPr>
          <w:lang w:val="en-US"/>
        </w:rPr>
        <w:instrText>ADDIN CSL_CITATION { "citationItems" : [ { "id" : "ITEM-1", "itemData" : { "DOI" : "10.1038/s41558-018-0072-6", "ISBN" : "1758-6798", "ISSN" : "17586798", "abstract" : "Lightning strongly influences atmospheric chemistry1\u20133, and impacts the frequency of natural wildfires\n                  4\n                . Most previous studies project an increase in global lightning with climate change over the coming century1,5\u20137, but these typically use parameterizations of lightning that neglect cloud ice fluxes, a component generally considered to be fundamental to thunderstorm charging\n                  8\n                . As such, the response of lightning to climate change is uncertain. Here, we compare lightning projections for 2100 using two parameterizations: the widely used cloud-top height (CTH) approach\n                  9\n                , and a new upward cloud ice flux (IFLUX) approach\n                  10\n                 that overcomes previous limitations. In contrast to the previously reported global increase in lightning based on CTH, we find a 15% decrease in total lightning flash rate with IFLUX in 2100 under a strong global warming scenario. Differences are largest in the tropics, where most lightning occurs, with implications for the estimation of future changes in tropospheric ozone and methane, as well as differences in their radiative forcings. These results suggest that lightning schemes more closely related to cloud ice and microphysical processes are needed to robustly estimate future changes in lightning and atmospheric composition.", "author" : [ { "dropping-particle" : "", "family" : "Finney", "given" : "Declan L.", "non-dropping-particle" : "", "parse-names" : false, "suffix" : "" }, { "dropping-particle" : "", "family" : "Doherty", "given" : "Ruth M.", "non-dropping-particle" : "", "parse-names" : false, "suffix" : "" }, { "dropping-particle" : "", "family" : "Wild", "given" : "Oliver", "non-dropping-particle" : "", "parse-names" : false, "suffix" : "" }, { "dropping-particle" : "", "family" : "Stevenson", "given" : "David S.", "non-dropping-particle" : "", "parse-names" : false, "suffix" : "" }, { "dropping-particle" : "", "family" : "MacKenzie", "given" : "Ian A.", "non-dropping-particle" : "", "parse-names" : false, "suffix" : "" }, { "dropping-particle" : "", "family" : "Blyth", "given" : "Alan M.", "non-dropping-particle" : "", "parse-names" : false, "suffix" : "" } ], "container-title" : "Nature Climate Change", "id" : "ITEM-1", "issue" : "3", "issued" : { "date-parts" : [ [ "2018" ] ] }, "page" : "210-213", "title" : "A projected decrease in lightning under climate change", "translator" : [ { "dropping-particle" : "", "family" : "G2910", "given" : "", "non-dropping-particle" : "", "parse-names" : false, "suffix" : "" } ], "type" : "article-journal", "volume" : "8" }, "uris" : [ "http://www.mendeley.com/documents/?uuid=5f598e3b-d2e2-418a-8d1e-7494b6303306" ] }, { "id" : "ITEM-2", "itemData" : { "DOI" : "10.1002/2016GL068825", "ISBN" : "0094-8276", "ISSN" : "00948276", "abstract" : "Results from an ensemble of models are used to investigate the response of lightning nitrogen oxide emissions to climate change and the consequent impacts on ozone production. Most models generate lightning using a parameterization based on cloud top height. With this approach and a present-day global emission of 5 TgN, we estimate a linear response with respect to changes in global surface temperature of +0.44 \u00b1 0.05 TgN K\u22121. However, two models using alternative approaches give +0.14 and \u22120.55 TgN K\u22121 suggesting that the simulated response is highly dependent on lightning parameterization. Lightning NOx is found to have an ozone production efficiency of 6.5 \u00b1 4.7 times that of surface NOx sources. This wide range of efficiencies across models is partly due to the assumed vertical distribution of the lightning source and partly to the treatment of nonmethane volatile organic compound (NMVOC) chemistry. Careful consideration of the vertical distribution of emissions is needed, given its large influence on ozone production.", "author" : [ { "dropping-particle" : "", "family" : "Finney", "given" : "D. L.", "non-dropping-particle" : "", "parse-names" : false, "suffix" : "" }, { "dropping-particle" : "", "family" : "Doherty", "given" : "R. M.", "non-dropping-particle" : "", "parse-names" : false, "suffix" : "" }, { "dropping-particle" : "", "family" : "Wild", "given" : "O.", "non-dropping-particle" : "", "parse-names" : false, "suffix" : "" }, { "dropping-particle" : "", "family" : "Young", "given" : "P. J.", "non-dropping-particle" : "", "parse-names" : false, "suffix" : "" }, { "dropping-particle" : "", "family" : "Butler", "given" : "A.", "non-dropping-particle" : "", "parse-names" : false, "suffix" : "" } ], "container-title" : "Geophysical Research Letters", "id" : "ITEM-2", "issue" : "10", "issued" : { "date-parts" : [ [ "2016" ] ] }, "note" : "From Duplicate 1 (Response of lightning NOx emissions and ozone production to climate change: Insights from the Atmospheric Chemistry and Climate Model Intercomparison Project - Finney, D L; Doherty, R M; Wild, O; Young, P J; Butler, A)\n\nTimes Cited: 11\nYoung, Paul/E-8739-2010; Finney, Declan/B-1473-2013; Wild, Oliver/A-4909-2009\nYoung, Paul/0000-0002-5608-8887; Finney, Declan/0000-0002-3334-6935; Wild, Oliver/0000-0002-6227-7035\n0\n11\n1944-8007\n\nFrom Duplicate 2 (Response of lightning NOx emissions and ozone production to climate change: Insights from the Atmospheric Chemistry and Climate Model Intercomparison Project - Finney, D L; Doherty, R M; Wild, O; Young, P J; Butler, A)\n\nFrom Duplicate 2 (Response of lightning NOx emissions and ozone production to climate change: Insights from the Atmospheric Chemistry and Climate Model Intercomparison Project - Finney, D L; Doherty, R M; Wild, O; Young, P J; Butler, A)\n\nTimes Cited: 11\nYoung, Paul/E-8739-2010; Finney, Declan/B-1473-2013; Wild, Oliver/A-4909-2009\nYoung, Paul/0000-0002-5608-8887; Finney, Declan/0000-0002-3334-6935; Wild, Oliver/0000-0002-6227-7035\n0\n11\n1944-8007", "page" : "5492-5500", "title" : "Response of lightning NOx emissions and ozone production to climate change: Insights from the Atmospheric Chemistry and Climate Model Intercomparison Project", "translator" : [ { "dropping-particle" : "", "family" : "G2906", "given" : "", "non-dropping-particle" : "", "parse-names" : false, "suffix" : "" } ], "type" : "article-journal", "volume" : "43" }, "uris" : [ "http://www.mendeley.com/documents/?uuid=5a1a8848-ce71-4d75-8fc8-295606ed4b7c" ] }, { "id" : "ITEM-3", "itemData" : { "DOI" : "10.1002/2017GL073017", "ISBN" : "0094-8276", "ISSN" : "19448007", "abstract" : "In this study we implement eight lightning parameterizations in the Community Atmospheric Model (CAM5), evaluate the performance of the parameterizations in the present climate, and test the sensitivity of future lightning activity to the choice of parameterization. In the present day, the annual mean lightning flash densities in simulations constrained by reanalysis data show the highest spatial correlation to satellite observations for parameterizations based either on cloud top height (0.83) or cold cloud depth (0.80). Under future scenarios using representative concentration pathways, changes in global mean lightning flash density are highly sensitive to the parameterization chosen, with cloud top height schemes, a cold cloud depth scheme, and a scheme based on convective mass flux projecting large increases (36% to 45%), a mild increase (12.6%), and a decrease (\u22126.7%) in lightning flash density, respectively, under the RCP8.5 scenario, which causes a 3.4 K warming between 1996\u20132005 and 2079\u20132088.", "author" : [ { "dropping-particle" : "", "family" : "Clark", "given" : "Spencer K.", "non-dropping-particle" : "", "parse-names" : false, "suffix" : "" }, { "dropping-particle" : "", "family" : "Ward", "given" : "Daniel S.", "non-dropping-particle" : "", "parse-names" : false, "suffix" : "" }, { "dropping-particle" : "", "family" : "Mahowald", "given" : "Natalie M.", "non-dropping-particle" : "", "parse-names" : false, "suffix" : "" } ], "container-title" : "Geophysical Research Letters", "id" : "ITEM-3", "issue" : "6", "issued" : { "date-parts" : [ [ "2017" ] ] }, "page" : "2893-2901", "title" : "Parameterization-based uncertainty in future lightning flash density", "translator" : [ { "dropping-particle" : "", "family" : "G2909", "given" : "", "non-dropping-particle" : "", "parse-names" : false, "suffix" : "" } ], "type" : "article-journal", "volume" : "44" }, "uris" : [ "http://www.mendeley.com/documents/?uuid=66c1eb90-0cfc-433c-b1b6-4991b33c106a" ] } ], "mendeley" : { "formattedCitation" : "(Finney et al., 2016b, 2018; Clark et al., 2017)", "plainTextFormattedCitation" : "(Finney et al., 2016b, 2018; Clark et al., 2017)", "previouslyFormattedCitation" : "(Finney et al., 2016b, 2018; Clark et al., 2017)" }, "properties" : { "noteIndex" : 0 }, "schema" : "https://github.com/citation-style-language/schema/raw/master/csl-citation.json" }</w:instrText>
      </w:r>
      <w:r w:rsidRPr="00771369">
        <w:fldChar w:fldCharType="separate"/>
      </w:r>
      <w:r w:rsidR="00CB33A1">
        <w:rPr>
          <w:noProof/>
          <w:lang w:val="en-US"/>
        </w:rPr>
        <w:t>(Finney et al., 2016b, 2018; Clark et al., 2017)</w:t>
      </w:r>
      <w:r w:rsidRPr="00771369">
        <w:fldChar w:fldCharType="end"/>
      </w:r>
      <w:r w:rsidRPr="003630EE">
        <w:rPr>
          <w:lang w:val="en-US"/>
        </w:rPr>
        <w:t xml:space="preserve">. </w:t>
      </w:r>
    </w:p>
    <w:p w14:paraId="67E53F6D" w14:textId="77777777" w:rsidR="00B5666D" w:rsidRDefault="00B5666D" w:rsidP="00D5630D">
      <w:pPr>
        <w:pStyle w:val="AR6BodyText"/>
        <w:rPr>
          <w:ins w:id="854" w:author="Lucy Cowie" w:date="2021-07-25T19:44:00Z"/>
          <w:lang w:val="en-US"/>
        </w:rPr>
      </w:pPr>
    </w:p>
    <w:p w14:paraId="02A15F00" w14:textId="12BC9678" w:rsidR="00A05B04" w:rsidRDefault="00A05B04" w:rsidP="00D5630D">
      <w:pPr>
        <w:pStyle w:val="AR6BodyText"/>
        <w:rPr>
          <w:vertAlign w:val="subscript"/>
          <w:lang w:val="en-US"/>
        </w:rPr>
      </w:pPr>
      <w:r w:rsidRPr="003630EE">
        <w:rPr>
          <w:lang w:val="en-US"/>
        </w:rPr>
        <w:t xml:space="preserve">In summary, the total present-day </w:t>
      </w:r>
      <w:r>
        <w:rPr>
          <w:lang w:val="en-US"/>
        </w:rPr>
        <w:t>global lightning N</w:t>
      </w:r>
      <w:r w:rsidRPr="003630EE">
        <w:rPr>
          <w:lang w:val="en-US"/>
        </w:rPr>
        <w:t>O</w:t>
      </w:r>
      <w:r w:rsidRPr="00AC65F3">
        <w:rPr>
          <w:iCs/>
          <w:vertAlign w:val="subscript"/>
          <w:lang w:val="en-US"/>
          <w:rPrChange w:id="855" w:author="Lucy Cowie" w:date="2021-07-25T18:33:00Z">
            <w:rPr>
              <w:i/>
              <w:vertAlign w:val="subscript"/>
              <w:lang w:val="en-US"/>
            </w:rPr>
          </w:rPrChange>
        </w:rPr>
        <w:t>x</w:t>
      </w:r>
      <w:r w:rsidRPr="00E23379">
        <w:rPr>
          <w:i/>
          <w:vertAlign w:val="subscript"/>
          <w:lang w:val="en-US"/>
        </w:rPr>
        <w:t xml:space="preserve"> </w:t>
      </w:r>
      <w:r w:rsidRPr="003630EE">
        <w:rPr>
          <w:lang w:val="en-US"/>
        </w:rPr>
        <w:t xml:space="preserve">emissions are still estimated to be within a factor of </w:t>
      </w:r>
      <w:del w:id="856" w:author="Lucy Cowie" w:date="2021-07-25T18:33:00Z">
        <w:r w:rsidRPr="003630EE" w:rsidDel="00AC65F3">
          <w:rPr>
            <w:lang w:val="en-US"/>
          </w:rPr>
          <w:delText>2</w:delText>
        </w:r>
      </w:del>
      <w:ins w:id="857" w:author="Lucy Cowie" w:date="2021-07-25T18:33:00Z">
        <w:r w:rsidR="00AC65F3">
          <w:rPr>
            <w:lang w:val="en-US"/>
          </w:rPr>
          <w:t>two</w:t>
        </w:r>
      </w:ins>
      <w:r w:rsidRPr="003630EE">
        <w:rPr>
          <w:lang w:val="en-US"/>
        </w:rPr>
        <w:t xml:space="preserve">. There is </w:t>
      </w:r>
      <w:r w:rsidRPr="003630EE">
        <w:rPr>
          <w:i/>
          <w:lang w:val="en-US"/>
        </w:rPr>
        <w:t>high confidence</w:t>
      </w:r>
      <w:r w:rsidRPr="003630EE">
        <w:rPr>
          <w:lang w:val="en-US"/>
        </w:rPr>
        <w:t xml:space="preserve"> that LNO</w:t>
      </w:r>
      <w:r w:rsidRPr="00A406A6">
        <w:rPr>
          <w:iCs/>
          <w:vertAlign w:val="subscript"/>
          <w:lang w:val="en-US"/>
          <w:rPrChange w:id="858" w:author="Lucy Cowie" w:date="2021-07-25T18:34:00Z">
            <w:rPr>
              <w:i/>
              <w:vertAlign w:val="subscript"/>
              <w:lang w:val="en-US"/>
            </w:rPr>
          </w:rPrChange>
        </w:rPr>
        <w:t>x</w:t>
      </w:r>
      <w:r w:rsidRPr="003630EE">
        <w:rPr>
          <w:vertAlign w:val="subscript"/>
          <w:lang w:val="en-US"/>
        </w:rPr>
        <w:t xml:space="preserve"> </w:t>
      </w:r>
      <w:r w:rsidRPr="003630EE">
        <w:rPr>
          <w:lang w:val="en-US"/>
        </w:rPr>
        <w:t>are perturbed by climate change</w:t>
      </w:r>
      <w:ins w:id="859" w:author="Lucy Cowie" w:date="2021-07-25T18:34:00Z">
        <w:r w:rsidR="00A406A6">
          <w:rPr>
            <w:lang w:val="en-US"/>
          </w:rPr>
          <w:t>,</w:t>
        </w:r>
      </w:ins>
      <w:r w:rsidRPr="003630EE">
        <w:rPr>
          <w:lang w:val="en-US"/>
        </w:rPr>
        <w:t xml:space="preserve"> however there is </w:t>
      </w:r>
      <w:r w:rsidRPr="003630EE">
        <w:rPr>
          <w:i/>
          <w:lang w:val="en-US"/>
        </w:rPr>
        <w:t>low confidence</w:t>
      </w:r>
      <w:r w:rsidRPr="003630EE">
        <w:rPr>
          <w:lang w:val="en-US"/>
        </w:rPr>
        <w:t xml:space="preserve"> in the </w:t>
      </w:r>
      <w:commentRangeStart w:id="860"/>
      <w:r w:rsidRPr="003630EE">
        <w:rPr>
          <w:lang w:val="en-US"/>
        </w:rPr>
        <w:t>sign</w:t>
      </w:r>
      <w:commentRangeEnd w:id="860"/>
      <w:r w:rsidR="00BB482D">
        <w:rPr>
          <w:rStyle w:val="Marquedecommentaire"/>
          <w:lang w:val="en-GB"/>
        </w:rPr>
        <w:commentReference w:id="860"/>
      </w:r>
      <w:r w:rsidRPr="003630EE">
        <w:rPr>
          <w:lang w:val="en-US"/>
        </w:rPr>
        <w:t xml:space="preserve"> of the change</w:t>
      </w:r>
      <w:r>
        <w:rPr>
          <w:lang w:val="en-US"/>
        </w:rPr>
        <w:t xml:space="preserve"> due to fundamental uncertainties in paramet</w:t>
      </w:r>
      <w:del w:id="861" w:author="Lucy Cowie" w:date="2021-07-27T17:17:00Z">
        <w:r w:rsidDel="00752F98">
          <w:rPr>
            <w:lang w:val="en-US"/>
          </w:rPr>
          <w:delText>e</w:delText>
        </w:r>
      </w:del>
      <w:r>
        <w:rPr>
          <w:lang w:val="en-US"/>
        </w:rPr>
        <w:t>rizations</w:t>
      </w:r>
      <w:r w:rsidRPr="003630EE">
        <w:rPr>
          <w:lang w:val="en-US"/>
        </w:rPr>
        <w:t>.</w:t>
      </w:r>
      <w:r w:rsidRPr="003630EE">
        <w:rPr>
          <w:vertAlign w:val="subscript"/>
          <w:lang w:val="en-US"/>
        </w:rPr>
        <w:t xml:space="preserve"> </w:t>
      </w:r>
    </w:p>
    <w:p w14:paraId="5B2D11BC" w14:textId="58D896DE" w:rsidR="007E79EA" w:rsidRDefault="007E79EA" w:rsidP="00D5630D">
      <w:pPr>
        <w:pStyle w:val="AR6BodyText"/>
        <w:rPr>
          <w:lang w:val="en-US"/>
        </w:rPr>
      </w:pPr>
    </w:p>
    <w:p w14:paraId="0820A3E9" w14:textId="77777777" w:rsidR="007E79EA" w:rsidRPr="003630EE" w:rsidRDefault="007E79EA" w:rsidP="00D5630D">
      <w:pPr>
        <w:pStyle w:val="AR6BodyText"/>
        <w:rPr>
          <w:lang w:val="en-US"/>
        </w:rPr>
      </w:pPr>
    </w:p>
    <w:p w14:paraId="67F6630B" w14:textId="7667E8A6" w:rsidR="00A05B04" w:rsidRPr="00B43382" w:rsidRDefault="00A05B04" w:rsidP="00D5630D">
      <w:pPr>
        <w:pStyle w:val="AR6Chap6Level36111"/>
      </w:pPr>
      <w:bookmarkStart w:id="862" w:name="_Toc70498166"/>
      <w:r w:rsidRPr="00B43382">
        <w:t>NO</w:t>
      </w:r>
      <w:r w:rsidRPr="003630EE">
        <w:rPr>
          <w:vertAlign w:val="subscript"/>
        </w:rPr>
        <w:t>x</w:t>
      </w:r>
      <w:r w:rsidRPr="00B43382">
        <w:t xml:space="preserve"> </w:t>
      </w:r>
      <w:del w:id="863" w:author="Ian Blenkinsop" w:date="2021-07-15T12:16:00Z">
        <w:r w:rsidRPr="00B43382" w:rsidDel="00501B53">
          <w:delText xml:space="preserve">emissions </w:delText>
        </w:r>
      </w:del>
      <w:ins w:id="864" w:author="Ian Blenkinsop" w:date="2021-07-15T12:16:00Z">
        <w:r w:rsidR="00501B53">
          <w:t>E</w:t>
        </w:r>
        <w:r w:rsidR="00501B53" w:rsidRPr="00B43382">
          <w:t xml:space="preserve">missions </w:t>
        </w:r>
      </w:ins>
      <w:r w:rsidRPr="00B43382">
        <w:t xml:space="preserve">by </w:t>
      </w:r>
      <w:del w:id="865" w:author="Ian Blenkinsop" w:date="2021-07-15T12:16:00Z">
        <w:r w:rsidRPr="00B43382" w:rsidDel="00501B53">
          <w:delText>soils</w:delText>
        </w:r>
      </w:del>
      <w:bookmarkEnd w:id="862"/>
      <w:ins w:id="866" w:author="Ian Blenkinsop" w:date="2021-07-15T12:16:00Z">
        <w:r w:rsidR="00501B53">
          <w:t>S</w:t>
        </w:r>
        <w:r w:rsidR="00501B53" w:rsidRPr="00B43382">
          <w:t>oils</w:t>
        </w:r>
      </w:ins>
    </w:p>
    <w:p w14:paraId="72427DF1" w14:textId="77777777" w:rsidR="00A05B04" w:rsidRDefault="00A05B04" w:rsidP="00D5630D">
      <w:pPr>
        <w:pStyle w:val="AR6BodyText"/>
        <w:rPr>
          <w:rStyle w:val="AR6BodyTextCar"/>
          <w:lang w:val="en-GB"/>
        </w:rPr>
      </w:pPr>
    </w:p>
    <w:p w14:paraId="7BE6791D" w14:textId="45BFA18C" w:rsidR="00A05B04" w:rsidRPr="0065385A" w:rsidRDefault="00A05B04" w:rsidP="00D5630D">
      <w:pPr>
        <w:pStyle w:val="AR6BodyText"/>
        <w:rPr>
          <w:rStyle w:val="AR6BodyTextCar"/>
          <w:lang w:val="en-GB"/>
        </w:rPr>
      </w:pPr>
      <w:r w:rsidRPr="0065385A">
        <w:rPr>
          <w:rStyle w:val="AR6BodyTextCar"/>
          <w:lang w:val="en-GB"/>
        </w:rPr>
        <w:t>Soil NO</w:t>
      </w:r>
      <w:r w:rsidRPr="00014FB6">
        <w:rPr>
          <w:rStyle w:val="AR6BodyTextCar"/>
          <w:iCs/>
          <w:vertAlign w:val="subscript"/>
          <w:lang w:val="en-GB"/>
          <w:rPrChange w:id="867" w:author="Lucy Cowie" w:date="2021-07-25T19:38:00Z">
            <w:rPr>
              <w:rStyle w:val="AR6BodyTextCar"/>
              <w:i/>
              <w:vertAlign w:val="subscript"/>
              <w:lang w:val="en-GB"/>
            </w:rPr>
          </w:rPrChange>
        </w:rPr>
        <w:t>x</w:t>
      </w:r>
      <w:r w:rsidRPr="0065385A">
        <w:rPr>
          <w:rStyle w:val="AR6BodyTextCar"/>
          <w:lang w:val="en-GB"/>
        </w:rPr>
        <w:t xml:space="preserve"> (SNO</w:t>
      </w:r>
      <w:r w:rsidRPr="00014FB6">
        <w:rPr>
          <w:rStyle w:val="AR6BodyTextCar"/>
          <w:iCs/>
          <w:vertAlign w:val="subscript"/>
          <w:lang w:val="en-GB"/>
          <w:rPrChange w:id="868" w:author="Lucy Cowie" w:date="2021-07-25T19:38:00Z">
            <w:rPr>
              <w:rStyle w:val="AR6BodyTextCar"/>
              <w:i/>
              <w:vertAlign w:val="subscript"/>
              <w:lang w:val="en-GB"/>
            </w:rPr>
          </w:rPrChange>
        </w:rPr>
        <w:t>x</w:t>
      </w:r>
      <w:r w:rsidRPr="0065385A">
        <w:rPr>
          <w:rStyle w:val="AR6BodyTextCar"/>
          <w:lang w:val="en-GB"/>
        </w:rPr>
        <w:t xml:space="preserve">) emissions occur in connection with complex biogenic/microbial nitrification and denitrification processes </w:t>
      </w:r>
      <w:r w:rsidRPr="0065385A">
        <w:rPr>
          <w:rStyle w:val="AR6BodyTextCar"/>
          <w:lang w:val="en-GB"/>
        </w:rPr>
        <w:fldChar w:fldCharType="begin" w:fldLock="1"/>
      </w:r>
      <w:r w:rsidR="00D477C7">
        <w:rPr>
          <w:rStyle w:val="AR6BodyTextCar"/>
          <w:lang w:val="en-GB"/>
        </w:rPr>
        <w:instrText>ADDIN CSL_CITATION { "citationItems" : [ { "id" : "ITEM-1", "itemData" : { "DOI" : "10.1017/CBO9781107415324.015", "ISBN" : "9781107415324", "ISSN" : "1098-6596", "PMID" : "25246403", "author" : [ { "dropping-particle" : "", "family" : "Ciais", "given" : "P", "non-dropping-particle" : "", "parse-names" : false, "suffix" : "" }, { "dropping-particle" : "", "family" : "Sabine", "given" : "C", "non-dropping-particle" : "", "parse-names" : false, "suffix" : "" }, { "dropping-particle" : "", "family" : "Bala", "given" : "G", "non-dropping-particle" : "", "parse-names" : false, "suffix" : "" }, { "dropping-particle" : "", "family" : "Bopp", "given" : "L", "non-dropping-particle" : "", "parse-names" : false, "suffix" : "" }, { "dropping-particle" : "", "family" : "Brovkin", "given" : "V", "non-dropping-particle" : "", "parse-names" : false, "suffix" : "" }, { "dropping-particle" : "", "family" : "Canadell", "given" : "J", "non-dropping-particle" : "", "parse-names" : false, "suffix" : "" }, { "dropping-particle" : "", "family" : "Chhabra", "given" : "A", "non-dropping-particle" : "", "parse-names" : false, "suffix" : "" }, { "dropping-particle" : "", "family" : "DeFries", "given" : "R", "non-dropping-particle" : "", "parse-names" : false, "suffix" : "" }, { "dropping-particle" : "", "family" : "Galloway", "given" : "J", "non-dropping-particle" : "", "parse-names" : false, "suffix" : "" }, { "dropping-particle" : "", "family" : "Heimann", "given" : "M", "non-dropping-particle" : "", "parse-names" : false, "suffix" : "" }, { "dropping-particle" : "", "family" : "Jones", "given" : "C", "non-dropping-particle" : "", "parse-names" : false, "suffix" : "" }, { "dropping-particle" : "", "family" : "Que\u0301re\u0301", "given" : "C", "non-dropping-particle" : "Le", "parse-names" : false, "suffix" : "" }, { "dropping-particle" : "", "family" : "Myneni", "given" : "R B", "non-dropping-particle" : "", "parse-names" : false, "suffix" : "" }, { "dropping-particle" : "", "family" : "Piao", "given" : "S", "non-dropping-particle" : "", "parse-names" : false, "suffix" : "" }, { "dropping-particle" : "", "family" : "Thornton", "given" : "P", "non-dropping-particle" : "", "parse-names" : false, "suffix" : "" } ], "chapter-number" : "6",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"465-570", "publisher" : "Cambridge University Press", "publisher-place" : "Cambridge, United Kingdom and New York, NY, USA", "title" : "Carbon and other biogeochemical cycles", "translator" : [ { "dropping-particle" : "", "family" : "G2780", "given" : "", "non-dropping-particle" : "", "parse-names" : false, "suffix" : "" } ], "type" : "chapter", "volume" : "9781107057" }, "uris" : [ "http://www.mendeley.com/documents/?uuid=39b996fb-d4b9-4af9-a2f2-e3288d4da5e4" ] } ], "mendeley" : { "formattedCitation" : "(Ciais et al., 2013)", "plainTextFormattedCitation" : "(Ciais et al., 2013)", "previouslyFormattedCitation" : "(Ciais et al., 2013)" }, "properties" : { "noteIndex" : 0 }, "schema" : "https://github.com/citation-style-language/schema/raw/master/csl-citation.json" }</w:instrText>
      </w:r>
      <w:r w:rsidRPr="0065385A">
        <w:rPr>
          <w:rStyle w:val="AR6BodyTextCar"/>
          <w:lang w:val="en-GB"/>
        </w:rPr>
        <w:fldChar w:fldCharType="separate"/>
      </w:r>
      <w:r w:rsidR="00CB33A1">
        <w:rPr>
          <w:rStyle w:val="AR6BodyTextCar"/>
          <w:noProof/>
          <w:lang w:val="en-GB"/>
        </w:rPr>
        <w:t>(Ciais et al., 2013)</w:t>
      </w:r>
      <w:r w:rsidRPr="0065385A">
        <w:rPr>
          <w:rStyle w:val="AR6BodyTextCar"/>
          <w:lang w:val="en-GB"/>
        </w:rPr>
        <w:fldChar w:fldCharType="end"/>
      </w:r>
      <w:r w:rsidRPr="0065385A">
        <w:rPr>
          <w:rStyle w:val="AR6BodyTextCar"/>
          <w:lang w:val="en-GB"/>
        </w:rPr>
        <w:t>, which in turn are sensitive –</w:t>
      </w:r>
      <w:r>
        <w:rPr>
          <w:rStyle w:val="AR6BodyTextCar"/>
          <w:lang w:val="en-GB"/>
        </w:rPr>
        <w:t xml:space="preserve"> </w:t>
      </w:r>
      <w:r w:rsidRPr="0065385A">
        <w:rPr>
          <w:rStyle w:val="AR6BodyTextCar"/>
          <w:lang w:val="en-GB"/>
        </w:rPr>
        <w:t>in a non-linear manner – to temperature, precipitation, soil moisture, carbon and nutrient content</w:t>
      </w:r>
      <w:ins w:id="869" w:author="Lucy Cowie" w:date="2021-07-25T19:41:00Z">
        <w:r w:rsidR="00014FB6">
          <w:rPr>
            <w:rStyle w:val="AR6BodyTextCar"/>
            <w:lang w:val="en-GB"/>
          </w:rPr>
          <w:t>,</w:t>
        </w:r>
      </w:ins>
      <w:r w:rsidRPr="0065385A">
        <w:rPr>
          <w:rStyle w:val="AR6BodyTextCar"/>
          <w:lang w:val="en-GB"/>
        </w:rPr>
        <w:t xml:space="preserve"> and the biome itself (e.g., </w:t>
      </w:r>
      <w:commentRangeStart w:id="870"/>
      <w:r w:rsidRPr="0065385A">
        <w:rPr>
          <w:rStyle w:val="AR6BodyTextCar"/>
          <w:lang w:val="en-GB"/>
        </w:rPr>
        <w:fldChar w:fldCharType="begin" w:fldLock="1"/>
      </w:r>
      <w:r w:rsidR="00D477C7">
        <w:rPr>
          <w:rStyle w:val="AR6BodyTextCar"/>
          <w:lang w:val="en-GB"/>
        </w:rPr>
        <w:instrText>ADDIN CSL_CITATION { "citationItems" : [ { "id" : "ITEM-1", "itemData" : { "DOI" : "10.5194/acp-12-7779-2012", "ISSN" : "1680-7324", "abstract" : "Abstract. Soils have been identified as a major source (~15%) of global nitrogen oxide (NOx) emissions. Parameterizations of soil NOx emissions (SNOx) commonly used in the current generation of chemical transport models were designed to capture mean seasonal behaviour. These parameterizations do not, however, respond quantitatively to the meteorological triggers that are observed to result in pulsed SNOx. Here we present a new parameterization of SNOx implemented within a global chemical transport model (GEOS-Chem). The parameterization represents available nitrogen (N) in soils using biome specific emission factors, online wet- and dry-deposition of N, and fertilizer and manure N derived from a spatially explicit dataset, distributed using seasonality derived from data obtained by the Moderate Resolution Imaging Spectrometer. Moreover, it represents the functional form of emissions derived from point measurements and ecosystem scale experiments including pulsing following soil wetting by rain or irrigation, and emissions that are a smooth function of soil moisture as well as temperature between 0 and 30 \u00b0C. This parameterization yields global above-soil SNOx of 10.7 Tg N yr\u22121, including 1.8 Tg N yr\u22121 from fertilizer N input (1.5% of applied N) and 0.5 Tg N yr\u22121 from atmospheric N deposition. Over the United States (US) Great Plains region, SNOx are predicted to comprise 15\u201340% of the tropospheric NO2 column and increase column variability by a factor of 2\u20134 during the summer months due to chemical fertilizer application and warm temperatures. SNOx enhancements of 50\u201380% of the simulated NO2 column are predicted over the African Sahel during the monsoon onset (April\u2013June). In this region the day-to-day variability of column NO2 is increased by a factor of 5 due to pulsed-N emissions. We evaluate the model by comparison with observations of NO2 column density from the Ozone Monitoring Instrument (OMI). We find that the model is able to reproduce the observed interannual variability of NO2 (induced by pulsed-N emissions) over the US Great Plains. We also show that the OMI mean (median) NO2 observed during the overpass following first rainfall over the Sahel is 49% (23%) higher than in the five days preceding. The measured NO2 on the day after rainfall is still 23% (5%) higher, providing a direct measure of the pulse's decay time of 1\u20132 days. This is consistent with the pulsing representation used in our parameterization and much shorter than 5\u201314 day puls\u2026", "author" : [ { "dropping-particle" : "", "family" : "Hudman", "given" : "R. C.", "non-dropping-particle" : "", "parse-names" : false, "suffix" : "" }, { "dropping-particle" : "", "family" : "Moore", "given" : "N. E.", "non-dropping-particle" : "", "parse-names" : false, "suffix" : "" }, { "dropping-particle" : "", "family" : "Mebust", "given" : "A. K.", "non-dropping-particle" : "", "parse-names" : false, "suffix" : "" }, { "dropping-particle" : "V.", "family" : "Martin", "given" : "R.", "non-dropping-particle" : "", "parse-names" : false, "suffix" : "" }, { "dropping-particle" : "", "family" : "Russell", "given" : "A. R.", "non-dropping-particle" : "", "parse-names" : false, "suffix" : "" }, { "dropping-particle" : "", "family" : "Valin", "given" : "L. C.", "non-dropping-particle" : "", "parse-names" : false, "suffix" : "" }, { "dropping-particle" : "", "family" : "Cohen", "given" : "R. C.", "non-dropping-particle" : "", "parse-names" : false, "suffix" : "" } ], "container-title" : "Atmospheric Chemistry and Physics", "id" : "ITEM-1", "issue" : "16", "issued" : { "date-parts" : [ [ "2012", "8", "30" ] ] }, "page" : "7779-7795", "title" : "Steps towards a mechanistic model of global soil nitric oxide emissions: implementation and space based-constraints", "translator" : [ { "dropping-particle" : "", "family" : "G3161", "given" : "", "non-dropping-particle" : "", "parse-names" : false, "suffix" : "" } ], "type" : "article-journal", "volume" : "12" }, "uris" : [ "http://www.mendeley.com/documents/?uuid=7d22355a-9d26-38e7-b2ca-3d979aa7f3d6" ] } ], "mendeley" : { "formattedCitation" : "(Hudman et al., 2012)", "manualFormatting" : "Hudman et al., 2012)", "plainTextFormattedCitation" : "(Hudman et al., 2012)", "previouslyFormattedCitation" : "(Hudman et al., 2012)" }, "properties" : { "noteIndex" : 0 }, "schema" : "https://github.com/citation-style-language/schema/raw/master/csl-citation.json" }</w:instrText>
      </w:r>
      <w:r w:rsidRPr="0065385A">
        <w:rPr>
          <w:rStyle w:val="AR6BodyTextCar"/>
          <w:lang w:val="en-GB"/>
        </w:rPr>
        <w:fldChar w:fldCharType="separate"/>
      </w:r>
      <w:r w:rsidR="00CB33A1">
        <w:rPr>
          <w:rStyle w:val="AR6BodyTextCar"/>
          <w:noProof/>
          <w:lang w:val="en-GB"/>
        </w:rPr>
        <w:t>Hudman et al., 2012)</w:t>
      </w:r>
      <w:r w:rsidRPr="0065385A">
        <w:rPr>
          <w:rStyle w:val="AR6BodyTextCar"/>
          <w:lang w:val="en-GB"/>
        </w:rPr>
        <w:fldChar w:fldCharType="end"/>
      </w:r>
      <w:commentRangeEnd w:id="870"/>
      <w:r w:rsidR="00CB33A1">
        <w:rPr>
          <w:rStyle w:val="Marquedecommentaire"/>
        </w:rPr>
        <w:commentReference w:id="870"/>
      </w:r>
      <w:r w:rsidRPr="0065385A">
        <w:rPr>
          <w:rStyle w:val="AR6BodyTextCar"/>
          <w:lang w:val="en-GB"/>
        </w:rPr>
        <w:t>. Global SNO</w:t>
      </w:r>
      <w:r w:rsidRPr="00014FB6">
        <w:rPr>
          <w:rStyle w:val="AR6BodyTextCar"/>
          <w:iCs/>
          <w:vertAlign w:val="subscript"/>
          <w:lang w:val="en-GB"/>
          <w:rPrChange w:id="871" w:author="Lucy Cowie" w:date="2021-07-25T19:42:00Z">
            <w:rPr>
              <w:rStyle w:val="AR6BodyTextCar"/>
              <w:i/>
              <w:vertAlign w:val="subscript"/>
              <w:lang w:val="en-GB"/>
            </w:rPr>
          </w:rPrChange>
        </w:rPr>
        <w:t>x</w:t>
      </w:r>
      <w:r w:rsidRPr="0065385A">
        <w:rPr>
          <w:rStyle w:val="AR6BodyTextCar"/>
          <w:lang w:val="en-GB"/>
        </w:rPr>
        <w:t xml:space="preserve"> estimates, based on observationally constrained chemistry-transport model and vegetation model studies, show a broad range between 4.7</w:t>
      </w:r>
      <w:ins w:id="872" w:author="Lucy Cowie" w:date="2021-07-25T19:42:00Z">
        <w:r w:rsidR="00331BDD">
          <w:rPr>
            <w:rStyle w:val="AR6BodyTextCar"/>
            <w:lang w:val="en-GB"/>
          </w:rPr>
          <w:t>–</w:t>
        </w:r>
      </w:ins>
      <w:del w:id="873" w:author="Lucy Cowie" w:date="2021-07-25T19:42:00Z">
        <w:r w:rsidRPr="0065385A" w:rsidDel="00331BDD">
          <w:rPr>
            <w:rStyle w:val="AR6BodyTextCar"/>
            <w:lang w:val="en-GB"/>
          </w:rPr>
          <w:delText xml:space="preserve"> and </w:delText>
        </w:r>
      </w:del>
      <w:r w:rsidRPr="0065385A">
        <w:rPr>
          <w:rStyle w:val="AR6BodyTextCar"/>
          <w:lang w:val="en-GB"/>
        </w:rPr>
        <w:t>1</w:t>
      </w:r>
      <w:r w:rsidRPr="00375451">
        <w:rPr>
          <w:rStyle w:val="AR6BodyTextCar"/>
          <w:lang w:val="en-GB"/>
        </w:rPr>
        <w:t>6.8 TgN</w:t>
      </w:r>
      <w:ins w:id="874" w:author="Lucy Cowie" w:date="2021-07-26T13:11:00Z">
        <w:r w:rsidR="00375451" w:rsidRPr="00375451">
          <w:rPr>
            <w:rStyle w:val="AR6BodyTextCar"/>
            <w:lang w:val="en-GB"/>
            <w:rPrChange w:id="875" w:author="Lucy Cowie" w:date="2021-07-26T13:11:00Z">
              <w:rPr>
                <w:rStyle w:val="AR6BodyTextCar"/>
                <w:highlight w:val="yellow"/>
                <w:lang w:val="en-GB"/>
              </w:rPr>
            </w:rPrChange>
          </w:rPr>
          <w:t xml:space="preserve"> </w:t>
        </w:r>
      </w:ins>
      <w:del w:id="876" w:author="Lucy Cowie" w:date="2021-07-26T13:11:00Z">
        <w:r w:rsidRPr="00375451" w:rsidDel="00375451">
          <w:rPr>
            <w:rStyle w:val="AR6BodyTextCar"/>
            <w:lang w:val="en-GB"/>
          </w:rPr>
          <w:delText>/</w:delText>
        </w:r>
      </w:del>
      <w:r w:rsidRPr="00375451">
        <w:rPr>
          <w:rStyle w:val="AR6BodyTextCar"/>
          <w:lang w:val="en-GB"/>
        </w:rPr>
        <w:t>yr</w:t>
      </w:r>
      <w:ins w:id="877" w:author="Lucy Cowie" w:date="2021-07-25T19:50:00Z">
        <w:r w:rsidR="002D1D84" w:rsidRPr="00375451">
          <w:rPr>
            <w:rStyle w:val="AR6BodyTextCar"/>
            <w:vertAlign w:val="superscript"/>
            <w:lang w:val="en-GB"/>
          </w:rPr>
          <w:t>–1</w:t>
        </w:r>
        <w:r w:rsidR="002D1D84" w:rsidRPr="00375451">
          <w:rPr>
            <w:rStyle w:val="AR6BodyTextCar"/>
            <w:lang w:val="en-GB"/>
          </w:rPr>
          <w:t xml:space="preserve"> </w:t>
        </w:r>
      </w:ins>
      <w:del w:id="878" w:author="Lucy Cowie" w:date="2021-07-25T19:50:00Z">
        <w:r w:rsidRPr="00375451" w:rsidDel="002D1D84">
          <w:rPr>
            <w:rStyle w:val="AR6BodyTextCar"/>
            <w:lang w:val="en-GB"/>
          </w:rPr>
          <w:delText xml:space="preserve"> </w:delText>
        </w:r>
      </w:del>
      <w:del w:id="879" w:author="Robin Matthews" w:date="2021-07-08T15:25:00Z">
        <w:r w:rsidRPr="00375451" w:rsidDel="00493201">
          <w:rPr>
            <w:rStyle w:val="AR6BodyTextCar"/>
            <w:lang w:val="en-GB"/>
          </w:rPr>
          <w:delText>(</w:delText>
        </w:r>
      </w:del>
      <w:commentRangeStart w:id="880"/>
      <w:r w:rsidRPr="00375451">
        <w:rPr>
          <w:rStyle w:val="AR6BodyTextCar"/>
          <w:lang w:val="en-GB"/>
        </w:rPr>
        <w:fldChar w:fldCharType="begin" w:fldLock="1"/>
      </w:r>
      <w:ins w:id="881" w:author="Robin Matthews" w:date="2021-07-08T15:25:00Z">
        <w:r w:rsidR="00493201" w:rsidRPr="00375451">
          <w:rPr>
            <w:rStyle w:val="AR6BodyTextCar"/>
            <w:lang w:val="en-GB"/>
          </w:rPr>
          <w:instrText>ADDIN CSL_CITATION { "citationItems" : [ { "id" : "ITEM-1", "itemData" : { "DOI" : "10.1525/elementa.265", "ISSN" : "2325-1026", "abstract" : "The goal of the Tropospheric Ozone Assessment Report (TOAR) is to provide the research community with an up-to-date scientific assessment of tropospheric ozone, from the surface to the tropopause. While a suite of observations provides significant information on the spatial and temporal distribution of tropospheric ozone, observational gaps make it necessary to use global atmospheric chemistry models to synthesize our understanding of the processes and variables that control tropospheric ozone abundance and its variability. Models facilitate the interpretation of the observations and allow us to make projections of future tropospheric ozone and trace gas distributions for different anthropogenic or natural perturbations. This paper assesses the skill of current-generation global atmospheric chemistry models in simulating the observed present-day tropospheric ozone distribution, variability, and trends. Drawing upon the results of recent international multi-model intercomparisons and using a range of model evaluation techniques, we demonstrate that global chemistry models are broadly skillful in capturing the spatio-temporal variations of tropospheric ozone over the seasonal cycle, for extreme pollution episodes, and changes over interannual to decadal periods. However, models are consistently biased high in the northern hemisphere and biased low in the southern hemisphere, throughout the depth of the troposphere, and are unable to replicate particular metrics that define the longer term trends in tropospheric ozone as derived from some background sites. When the models compare unfavorably against observations, we discuss the potential causes of model biases and propose directions for future developments, including improved evaluations that may be able to better diagnose the root cause of the model-observation disparity. Overall, model results should be approached critically, including determining whether the model performance is acceptable for the problem being addressed, whether biases can be tolerated or corrected, whether the model is appropriately constituted, and whether there is a way to satisfactorily quantify the uncertainty.", "author" : [ { "dropping-particle" : "", "family" : "Young", "given" : "P. J.", "non-dropping-particle" : "", "parse-names" : false, "suffix" : "" }, { "dropping-particle" : "", "family" : "Naik", "given" : "V.", "non-dropping-particle" : "", "parse-names" : false, "suffix" : "" }, { "dropping-particle" : "", "family" : "Fiore", "given" : "A. M.", "non-dropping-particle" : "", "parse-names" : false, "suffix" : "" }, { "dropping-particle" : "", "family" : "Gaudel", "given" : "A.", "non-dropping-particle" : "", "parse-names" : false, "suffix" : "" }, { "dropping-particle" : "", "family" : "Guo", "given" : "J.", "non-dropping-particle" : "", "parse-names" : false, "suffix" : "" }, { "dropping-particle" : "", "family" : "Lin", "given" : "M. Y.", "non-dropping-particle" : "", "parse-names" : false, "suffix" : "" }, { "dropping-particle" : "", "family" : "Neu", "given" : "J. L.", "non-dropping-particle" : "", "parse-names" : false, "suffix" : "" }, { "dropping-particle" : "", "family" : "Parrish", "given" : "D. D.", "non-dropping-particle" : "", "parse-names" : false, "suffix" : "" }, { "dropping-particle" : "", "family" : "Rieder", "given" : "H. E.", "non-dropping-particle" : "", "parse-names" : false, "suffix" : "" }, { "dropping-particle" : "", "family" : "Schnell", "given" : "J. L.", "non-dropping-particle" : "", "parse-names" : false, "suffix" : "" }, { "dropping-particle" : "", "family" : "Tilmes", "given" : "S.", "non-dropping-particle" : "", "parse-names" : false, "suffix" : "" }, { "dropping-particle" : "", "family" : "Wild", "given" : "O.", "non-dropping-particle" : "", "parse-names" : false, "suffix" : "" }, { "dropping-particle" : "", "family" : "Zhang", "given" : "L.", "non-dropping-particle" : "", "parse-names" : false, "suffix" : "" }, { "dropping-particle" : "", "family" : "Ziemke", "given" : "J. R.", "non-dropping-particle" : "", "parse-names" : false, "suffix" : "" }, { "dropping-particle" : "", "family" : "Brandt", "given" : "J.", "non-dropping-particle" : "", "parse-names" : false, "suffix" : "" }, { "dropping-particle" : "", "family" : "Delcloo", "given" : "A.", "non-dropping-particle" : "", "parse-names" : false, "suffix" : "" }, { "dropping-particle" : "", "family" : "Doherty", "given" : "R. M.", "non-dropping-particle" : "", "parse-names" : false, "suffix" : "" }, { "dropping-particle" : "", "family" : "Geels", "given" : "C.", "non-dropping-particle" : "", "parse-names" : false, "suffix" : "" }, { "dropping-particle" : "", "family" : "Hegglin", "given" : "M. I.", "non-dropping-particle" : "", "parse-names" : false, "suffix" : "" }, { "dropping-particle" : "", "family" : "Hu", "given" : "L.", "non-dropping-particle" : "", "parse-names" : false, "suffix" : "" }, { "dropping-particle" : "", "family" : "Im", "given" : "U.", "non-dropping-particle" : "", "parse-names" : false, "suffix" : "" }, { "dropping-particle" : "", "family" : "Kumar", "given" : "R.", "non-dropping-particle" : "", "parse-names" : false, "suffix" : "" }, { "dropping-particle" : "", "family" : "Luhar", "given" : "A.", "non-dropping-particle" : "", "parse-names" : false, "suffix" : "" }, { "dropping-particle" : "", "family" : "Murray", "given" : "L.", "non-dropping-particle" : "", "parse-names" : false, "suffix" : "" }, { "dropping-particle" : "", "family" : "Plummer", "given" : "D.", "non-dropping-particle" : "", "parse-names" : false, "suffix" : "" }, { "dropping-particle" : "", "family" : "Rodriguez", "given" : "J.", "non-dropping-particle" : "", "parse-names" : false, "suffix" : "" }, { "dropping-particle" : "", "family" : "Saiz-Lopez", "given" : "A.", "non-dropping-particle" : "", "parse-names" : false, "suffix" : "" }, { "dropping-particle" : "", "family" : "Schultz", "given" : "M. G.", "non-dropping-particle" : "", "parse-names" : false, "suffix" : "" }, { "dropping-particle" : "", "family" : "Woodhouse", "given" : "M. T.", "non-dropping-particle" : "", "parse-names" : false, "suffix" : "" }, { "dropping-particle" : "", "family" : "Zeng", "given" : "G.", "non-dropping-particle" : "", "parse-names" : false, "suffix" : "" } ], "container-title" : "Elem Sci Anth", "id" : "ITEM-1", "issue" : "1", "issued" : { "date-parts" : [ [ "2018" ] ] }, "page" : "10", "title" : "Tropospheric Ozone Assessment Report: Assessment of global-scale model performance for global and regional ozone distributions, variability, and trends", "translator" : [ { "dropping-particle" : "", "family" : "G2864", "given" : "", "non-dropping-particle" : "", "parse-names" : false, "suffix" : "" } ], "type" : "article-journal", "volume" : "6" }, "uris" : [ "http://www.mendeley.com/documents/?uuid=6c1fac20-a652-4a52-b413-3c2a03c1a433" ] } ], "mendeley" : { "formattedCitation" : "(Young et al., 2018)", "manualFormatting" : "(Young et al., 2018)", "plainTextFormattedCitation" : "(Young et al., 2018)", "previouslyFormattedCitation" : "(Young et al., 2018)" }, "properties" : { "noteIndex" : 0 }, "schema" : "https://github.com/citation-style-language/schema/raw/master/csl-citation.json" }</w:instrText>
        </w:r>
      </w:ins>
      <w:del w:id="882" w:author="Robin Matthews" w:date="2021-07-08T15:25:00Z">
        <w:r w:rsidR="00D477C7" w:rsidRPr="00375451" w:rsidDel="00493201">
          <w:rPr>
            <w:rStyle w:val="AR6BodyTextCar"/>
            <w:lang w:val="en-GB"/>
          </w:rPr>
          <w:delInstrText>ADDIN CSL_CITATION { "citationItems" : [ { "id" : "ITEM-1", "itemData" : { "DOI" : "10.1525/elementa.265", "ISSN" : "2325-1026", "abstract" : "The goal of the Tropospheric Ozone Assessment Report (TOAR) is to provide the research community with an up-to-date scientific assessment of tropospheric ozone, from the surface to the tropopause. While a suite of observations provides significant information on the spatial and temporal distribution of tropospheric ozone, observational gaps make it necessary to use global atmospheric chemistry models to synthesize our understanding of the processes and variables that control tropospheric ozone abundance and its variability. Models facilitate the interpretation of the observations and allow us to make projections of future tropospheric ozone and trace gas distributions for different anthropogenic or natural perturbations. This paper assesses the skill of current-generation global atmospheric chemistry models in simulating the observed present-day tropospheric ozone distribution, variability, and trends. Drawing upon the results of recent international multi-model intercomparisons and using a range of model evaluation techniques, we demonstrate that global chemistry models are broadly skillful in capturing the spatio-temporal variations of tropospheric ozone over the seasonal cycle, for extreme pollution episodes, and changes over interannual to decadal periods. However, models are consistently biased high in the northern hemisphere and biased low in the southern hemisphere, throughout the depth of the troposphere, and are unable to replicate particular metrics that define the longer term trends in tropospheric ozone as derived from some background sites. When the models compare unfavorably against observations, we discuss the potential causes of model biases and propose directions for future developments, including improved evaluations that may be able to better diagnose the root cause of the model-observation disparity. Overall, model results should be approached critically, including determining whether the model performance is acceptable for the problem being addressed, whether biases can be tolerated or corrected, whether the model is appropriately constituted, and whether there is a way to satisfactorily quantify the uncertainty.", "author" : [ { "dropping-particle" : "", "family" : "Young", "given" : "P. J.", "non-dropping-particle" : "", "parse-names" : false, "suffix" : "" }, { "dropping-particle" : "", "family" : "Naik", "given" : "V.", "non-dropping-particle" : "", "parse-names" : false, "suffix" : "" }, { "dropping-particle" : "", "family" : "Fiore", "given" : "A. M.", "non-dropping-particle" : "", "parse-names" : false, "suffix" : "" }, { "dropping-particle" : "", "family" : "Gaudel", "given" : "A.", "non-dropping-particle" : "", "parse-names" : false, "suffix" : "" }, { "dropping-particle" : "", "family" : "Guo", "given" : "J.", "non-dropping-particle" : "", "parse-names" : false, "suffix" : "" }, { "dropping-particle" : "", "family" : "Lin", "given" : "M. Y.", "non-dropping-particle" : "", "parse-names" : false, "suffix" : "" }, { "dropping-particle" : "", "family" : "Neu", "given" : "J. L.", "non-dropping-particle" : "", "parse-names" : false, "suffix" : "" }, { "dropping-particle" : "", "family" : "Parrish", "given" : "D. D.", "non-dropping-particle" : "", "parse-names" : false, "suffix" : "" }, { "dropping-particle" : "", "family" : "Rieder", "given" : "H. E.", "non-dropping-particle" : "", "parse-names" : false, "suffix" : "" }, { "dropping-particle" : "", "family" : "Schnell", "given" : "J. L.", "non-dropping-particle" : "", "parse-names" : false, "suffix" : "" }, { "dropping-particle" : "", "family" : "Tilmes", "given" : "S.", "non-dropping-particle" : "", "parse-names" : false, "suffix" : "" }, { "dropping-particle" : "", "family" : "Wild", "given" : "O.", "non-dropping-particle" : "", "parse-names" : false, "suffix" : "" }, { "dropping-particle" : "", "family" : "Zhang", "given" : "L.", "non-dropping-particle" : "", "parse-names" : false, "suffix" : "" }, { "dropping-particle" : "", "family" : "Ziemke", "given" : "J. R.", "non-dropping-particle" : "", "parse-names" : false, "suffix" : "" }, { "dropping-particle" : "", "family" : "Brandt", "given" : "J.", "non-dropping-particle" : "", "parse-names" : false, "suffix" : "" }, { "dropping-particle" : "", "family" : "Delcloo", "given" : "A.", "non-dropping-particle" : "", "parse-names" : false, "suffix" : "" }, { "dropping-particle" : "", "family" : "Doherty", "given" : "R. M.", "non-dropping-particle" : "", "parse-names" : false, "suffix" : "" }, { "dropping-particle" : "", "family" : "Geels", "given" : "C.", "non-dropping-particle" : "", "parse-names" : false, "suffix" : "" }, { "dropping-particle" : "", "family" : "Hegglin", "given" : "M. I.", "non-dropping-particle" : "", "parse-names" : false, "suffix" : "" }, { "dropping-particle" : "", "family" : "Hu", "given" : "L.", "non-dropping-particle" : "", "parse-names" : false, "suffix" : "" }, { "dropping-particle" : "", "family" : "Im", "given" : "U.", "non-dropping-particle" : "", "parse-names" : false, "suffix" : "" }, { "dropping-particle" : "", "family" : "Kumar", "given" : "R.", "non-dropping-particle" : "", "parse-names" : false, "suffix" : "" }, { "dropping-particle" : "", "family" : "Luhar", "given" : "A.", "non-dropping-particle" : "", "parse-names" : false, "suffix" : "" }, { "dropping-particle" : "", "family" : "Murray", "given" : "L.", "non-dropping-particle" : "", "parse-names" : false, "suffix" : "" }, { "dropping-particle" : "", "family" : "Plummer", "given" : "D.", "non-dropping-particle" : "", "parse-names" : false, "suffix" : "" }, { "dropping-particle" : "", "family" : "Rodriguez", "given" : "J.", "non-dropping-particle" : "", "parse-names" : false, "suffix" : "" }, { "dropping-particle" : "", "family" : "Saiz-Lopez", "given" : "A.", "non-dropping-particle" : "", "parse-names" : false, "suffix" : "" }, { "dropping-particle" : "", "family" : "Schultz", "given" : "M. G.", "non-dropping-particle" : "", "parse-names" : false, "suffix" : "" }, { "dropping-particle" : "", "family" : "Woodhouse", "given" : "M. T.", "non-dropping-particle" : "", "parse-names" : false, "suffix" : "" }, { "dropping-particle" : "", "family" : "Zeng", "given" : "G.", "non-dropping-particle" : "", "parse-names" : false, "suffix" : "" } ], "container-title" : "Elem Sci Anth", "id" : "ITEM-1", "issue" : "1", "issued" : { "date-parts" : [ [ "2018" ] ] }, "page" : "10", "title" : "Tropospheric Ozone Assessment Report: Assessment of global-scale model performance for global and regional ozone distributions, variability, and trends", "translator" : [ { "dropping-particle" : "", "family" : "G2864", "given" : "", "non-dropping-particle" : "", "parse-names" : false, "suffix" : "" } ], "type" : "article-journal", "volume" : "6" }, "uris" : [ "http://www.mendeley.com/documents/?uuid=6c1fac20-a652-4a52-b413-3c2a03c1a433" ] } ], "mendeley" : { "formattedCitation" : "(Young et al., 2018)", "manualFormatting" : "Young et al., 2018)", "plainTextFormattedCitation" : "(Young et al., 2018)", "previouslyFormattedCitation" : "(Young et al., 2018)" }, "properties" : { "noteIndex" : 0 }, "schema" : "https://github.com/citation-style-language/schema/raw/master/csl-citation.json" }</w:delInstrText>
        </w:r>
      </w:del>
      <w:r w:rsidRPr="00375451">
        <w:rPr>
          <w:rStyle w:val="AR6BodyTextCar"/>
          <w:lang w:val="en-GB"/>
        </w:rPr>
        <w:fldChar w:fldCharType="separate"/>
      </w:r>
      <w:del w:id="883" w:author="Robin Matthews" w:date="2021-07-08T15:25:00Z">
        <w:r w:rsidR="00CB33A1" w:rsidRPr="00375451" w:rsidDel="00493201">
          <w:rPr>
            <w:rStyle w:val="AR6BodyTextCar"/>
            <w:noProof/>
            <w:lang w:val="en-GB"/>
          </w:rPr>
          <w:delText>Y</w:delText>
        </w:r>
      </w:del>
      <w:ins w:id="884" w:author="Robin Matthews" w:date="2021-07-08T15:25:00Z">
        <w:r w:rsidR="00493201" w:rsidRPr="00375451">
          <w:rPr>
            <w:rStyle w:val="AR6BodyTextCar"/>
            <w:noProof/>
            <w:lang w:val="en-GB"/>
          </w:rPr>
          <w:t>(Y</w:t>
        </w:r>
      </w:ins>
      <w:r w:rsidR="00CB33A1" w:rsidRPr="00375451">
        <w:rPr>
          <w:rStyle w:val="AR6BodyTextCar"/>
          <w:noProof/>
          <w:lang w:val="en-GB"/>
        </w:rPr>
        <w:t>oung et al., 2018)</w:t>
      </w:r>
      <w:r w:rsidRPr="00375451">
        <w:rPr>
          <w:rStyle w:val="AR6BodyTextCar"/>
          <w:lang w:val="en-GB"/>
        </w:rPr>
        <w:fldChar w:fldCharType="end"/>
      </w:r>
      <w:commentRangeEnd w:id="880"/>
      <w:r w:rsidR="00CB33A1" w:rsidRPr="00375451">
        <w:rPr>
          <w:rStyle w:val="Marquedecommentaire"/>
        </w:rPr>
        <w:commentReference w:id="880"/>
      </w:r>
      <w:r w:rsidRPr="00375451">
        <w:rPr>
          <w:rStyle w:val="AR6BodyTextCar"/>
          <w:lang w:val="en-GB"/>
        </w:rPr>
        <w:t>. This estimate is generally larger than the current source strength used in CMIP6 simulations, which is prescribed using an early empirical estimate, typically scaled to about 5 TgN</w:t>
      </w:r>
      <w:ins w:id="885" w:author="Lucy Cowie" w:date="2021-07-26T13:11:00Z">
        <w:r w:rsidR="00375451" w:rsidRPr="00375451">
          <w:rPr>
            <w:rStyle w:val="AR6BodyTextCar"/>
            <w:lang w:val="en-GB"/>
            <w:rPrChange w:id="886" w:author="Lucy Cowie" w:date="2021-07-26T13:11:00Z">
              <w:rPr>
                <w:rStyle w:val="AR6BodyTextCar"/>
                <w:highlight w:val="yellow"/>
                <w:lang w:val="en-GB"/>
              </w:rPr>
            </w:rPrChange>
          </w:rPr>
          <w:t xml:space="preserve"> </w:t>
        </w:r>
      </w:ins>
      <w:del w:id="887" w:author="Lucy Cowie" w:date="2021-07-26T13:11:00Z">
        <w:r w:rsidRPr="00375451" w:rsidDel="00375451">
          <w:rPr>
            <w:rStyle w:val="AR6BodyTextCar"/>
            <w:lang w:val="en-GB"/>
          </w:rPr>
          <w:delText>/</w:delText>
        </w:r>
      </w:del>
      <w:r w:rsidRPr="00375451">
        <w:rPr>
          <w:rStyle w:val="AR6BodyTextCar"/>
          <w:lang w:val="en-GB"/>
        </w:rPr>
        <w:t>yr</w:t>
      </w:r>
      <w:ins w:id="888" w:author="Lucy Cowie" w:date="2021-07-25T19:50:00Z">
        <w:r w:rsidR="002D1D84" w:rsidRPr="00375451">
          <w:rPr>
            <w:rStyle w:val="AR6BodyTextCar"/>
            <w:vertAlign w:val="superscript"/>
            <w:lang w:val="en-GB"/>
          </w:rPr>
          <w:t>–1</w:t>
        </w:r>
      </w:ins>
      <w:r w:rsidRPr="00375451">
        <w:rPr>
          <w:rStyle w:val="AR6BodyTextCar"/>
          <w:lang w:val="en-GB"/>
        </w:rPr>
        <w:t xml:space="preserve"> </w:t>
      </w:r>
      <w:r w:rsidRPr="00375451">
        <w:rPr>
          <w:rStyle w:val="AR6BodyTextCar"/>
          <w:lang w:val="en-GB"/>
        </w:rPr>
        <w:fldChar w:fldCharType="begin" w:fldLock="1"/>
      </w:r>
      <w:r w:rsidR="00D477C7" w:rsidRPr="00375451">
        <w:rPr>
          <w:rStyle w:val="AR6BodyTextCar"/>
          <w:lang w:val="en-GB"/>
        </w:rPr>
        <w:instrText>ADDIN CSL_CITATION { "citationItems" : [ { "id" : "ITEM-1", "itemData" : { "DOI" : "10.1029/95JD00370", "ISSN" : "0148-0227", "author" : [ { "dropping-particle" : "", "family" : "Yienger", "given" : "J. J.", "non-dropping-particle" : "", "parse-names" : false, "suffix" : "" }, { "dropping-particle" : "", "family" : "Levy", "given" : "H.", "non-dropping-particle" : "", "parse-names" : false, "suffix" : "" } ], "container-title" : "Journal of Geophysical Research: Atmospheres", "id" : "ITEM-1", "issue" : "D6", "issued" : { "date-parts" : [ [ "1995" ] ] }, "page" : "11447", "title" : "Empirical model of global soil-biogenic NOx emissions", "translator" : [ { "dropping-particle" : "", "family" : "G5112", "given" : "", "non-dropping-particle" : "", "parse-names" : false, "suffix" : "" } ], "type" : "article-journal", "volume" : "100" }, "uris" : [ "http://www.mendeley.com/documents/?uuid=5946eece-4f87-4ccd-bc56-27566ae9a304" ] } ], "mendeley" : { "formattedCitation" : "(Yienger and Levy, 1995)", "plainTextFormattedCitation" : "(Yienger and Levy, 1995)", "previouslyFormattedCitation" : "(Yienger and Levy, 1995)" }, "properties" : { "noteIndex" : 0 }, "schema" : "https://github.com/citation-style-language/schema/raw/master/csl-citation.json" }</w:instrText>
      </w:r>
      <w:r w:rsidRPr="00375451">
        <w:rPr>
          <w:rStyle w:val="AR6BodyTextCar"/>
          <w:lang w:val="en-GB"/>
        </w:rPr>
        <w:fldChar w:fldCharType="separate"/>
      </w:r>
      <w:r w:rsidR="00CB33A1" w:rsidRPr="00375451">
        <w:rPr>
          <w:rStyle w:val="AR6BodyTextCar"/>
          <w:noProof/>
          <w:lang w:val="en-GB"/>
        </w:rPr>
        <w:t>(Yienger and Levy, 1995)</w:t>
      </w:r>
      <w:r w:rsidRPr="00375451">
        <w:rPr>
          <w:rStyle w:val="AR6BodyTextCar"/>
          <w:lang w:val="en-GB"/>
        </w:rPr>
        <w:fldChar w:fldCharType="end"/>
      </w:r>
      <w:ins w:id="889" w:author="Lucy Cowie" w:date="2021-07-25T19:43:00Z">
        <w:r w:rsidR="00B5666D">
          <w:rPr>
            <w:rStyle w:val="AR6BodyTextCar"/>
            <w:lang w:val="en-GB"/>
          </w:rPr>
          <w:t>.</w:t>
        </w:r>
      </w:ins>
      <w:r w:rsidRPr="0065385A">
        <w:rPr>
          <w:rStyle w:val="AR6BodyTextCar"/>
          <w:lang w:val="en-GB"/>
        </w:rPr>
        <w:t xml:space="preserve"> </w:t>
      </w:r>
    </w:p>
    <w:p w14:paraId="2294C231" w14:textId="77777777" w:rsidR="00B5666D" w:rsidRDefault="00B5666D" w:rsidP="00D5630D">
      <w:pPr>
        <w:pStyle w:val="AR6BodyText"/>
        <w:rPr>
          <w:ins w:id="890" w:author="Lucy Cowie" w:date="2021-07-25T19:44:00Z"/>
          <w:rStyle w:val="AR6BodyTextCar"/>
          <w:lang w:val="en-GB"/>
        </w:rPr>
      </w:pPr>
    </w:p>
    <w:p w14:paraId="53C14365" w14:textId="2AAFBD77" w:rsidR="00A05B04" w:rsidRPr="0065385A" w:rsidRDefault="00A05B04" w:rsidP="00D5630D">
      <w:pPr>
        <w:pStyle w:val="AR6BodyText"/>
        <w:rPr>
          <w:rStyle w:val="AR6BodyTextCar"/>
          <w:rFonts w:eastAsiaTheme="minorHAnsi"/>
          <w:lang w:val="en-GB"/>
        </w:rPr>
      </w:pPr>
      <w:commentRangeStart w:id="891"/>
      <w:r w:rsidRPr="0065385A">
        <w:rPr>
          <w:rStyle w:val="AR6BodyTextCar"/>
          <w:lang w:val="en-GB"/>
        </w:rPr>
        <w:t>Under warmer climate</w:t>
      </w:r>
      <w:commentRangeEnd w:id="891"/>
      <w:r w:rsidR="00223B77">
        <w:rPr>
          <w:rStyle w:val="Marquedecommentaire"/>
          <w:lang w:val="en-GB"/>
        </w:rPr>
        <w:commentReference w:id="891"/>
      </w:r>
      <w:r w:rsidRPr="0065385A">
        <w:rPr>
          <w:rStyle w:val="AR6BodyTextCar"/>
          <w:lang w:val="en-GB"/>
        </w:rPr>
        <w:t xml:space="preserve">, the overall nitrogen fixation in non-agricultural ecosystems is expected to be 40% larger than in 2000, due to increased enzyme activity with growing temperatures, but the emission rates of </w:t>
      </w:r>
      <w:r w:rsidRPr="0065385A">
        <w:rPr>
          <w:rStyle w:val="AR6BodyTextCar"/>
          <w:lang w:val="en-GB"/>
        </w:rPr>
        <w:lastRenderedPageBreak/>
        <w:t>NO (and N</w:t>
      </w:r>
      <w:r w:rsidRPr="0065385A">
        <w:rPr>
          <w:rStyle w:val="AR6BodyTextCar"/>
          <w:vertAlign w:val="subscript"/>
          <w:lang w:val="en-GB"/>
        </w:rPr>
        <w:t>2</w:t>
      </w:r>
      <w:r w:rsidRPr="0065385A">
        <w:rPr>
          <w:rStyle w:val="AR6BodyTextCar"/>
          <w:lang w:val="en-GB"/>
        </w:rPr>
        <w:t xml:space="preserve">O) </w:t>
      </w:r>
      <w:del w:id="892" w:author="Lucy Cowie" w:date="2021-07-25T20:03:00Z">
        <w:r w:rsidDel="003A500D">
          <w:rPr>
            <w:rStyle w:val="AR6BodyTextCar"/>
            <w:lang w:val="en-GB"/>
          </w:rPr>
          <w:delText xml:space="preserve">is </w:delText>
        </w:r>
      </w:del>
      <w:ins w:id="893" w:author="Lucy Cowie" w:date="2021-07-25T20:03:00Z">
        <w:r w:rsidR="003A500D">
          <w:rPr>
            <w:rStyle w:val="AR6BodyTextCar"/>
            <w:lang w:val="en-GB"/>
          </w:rPr>
          <w:t xml:space="preserve">are </w:t>
        </w:r>
      </w:ins>
      <w:r>
        <w:rPr>
          <w:rStyle w:val="AR6BodyTextCar"/>
          <w:lang w:val="en-GB"/>
        </w:rPr>
        <w:t xml:space="preserve">expected to be dominated </w:t>
      </w:r>
      <w:r w:rsidRPr="0065385A">
        <w:rPr>
          <w:rStyle w:val="AR6BodyTextCar"/>
          <w:lang w:val="en-GB"/>
        </w:rPr>
        <w:t xml:space="preserve">by changes in precipitation patterns and evapotranspiration fluxes </w:t>
      </w:r>
      <w:r w:rsidRPr="0065385A">
        <w:rPr>
          <w:rStyle w:val="AR6BodyTextCar"/>
          <w:lang w:val="en-GB"/>
        </w:rPr>
        <w:fldChar w:fldCharType="begin" w:fldLock="1"/>
      </w:r>
      <w:r w:rsidR="00D477C7">
        <w:rPr>
          <w:rStyle w:val="AR6BodyTextCar"/>
          <w:rFonts w:eastAsiaTheme="minorHAnsi"/>
          <w:lang w:val="en-GB"/>
        </w:rPr>
        <w:instrText>ADDIN CSL_CITATION { "citationItems" : [ { "id" : "ITEM-1", "itemData" : { "DOI" : "10.5194/acp-15-13849-2015", "author" : [ { "dropping-particle" : "", "family" : "Fowler", "given" : "D", "non-dropping-particle" : "", "parse-names" : false, "suffix" : "" }, { "dropping-particle" : "", "family" : "Steadman", "given" : "C E", "non-dropping-particle" : "", "parse-names" : false, "suffix" : "" }, { "dropping-particle" : "", "family" : "Stevenson", "given" : "D", "non-dropping-particle" : "", "parse-names" : false, "suffix" : "" }, { "dropping-particle" : "", "family" : "Coyle", "given" : "M", "non-dropping-particle" : "", "parse-names" : false, "suffix" : "" }, { "dropping-particle" : "", "family" : "Rees", "given" : "R M", "non-dropping-particle" : "", "parse-names" : false, "suffix" : "" }, { "dropping-particle" : "", "family" : "Skiba", "given" : "U M", "non-dropping-particle" : "", "parse-names" : false, "suffix" : "" }, { "dropping-particle" : "", "family" : "Sutton", "given" : "M A", "non-dropping-particle" : "", "parse-names" : false, "suffix" : "" }, { "dropping-particle" : "", "family" : "Cape", "given" : "J N", "non-dropping-particle" : "", "parse-names" : false, "suffix" : "" }, { "dropping-particle" : "", "family" : "Dore", "given" : "A J", "non-dropping-particle" : "", "parse-names" : false, "suffix" : "" }, { "dropping-particle" : "", "family" : "Vieno", "given" : "M", "non-dropping-particle" : "", "parse-names" : false, "suffix" : "" }, { "dropping-particle" : "", "family" : "Simpson", "given" : "D", "non-dropping-particle" : "", "parse-names" : false, "suffix" : "" }, { "dropping-particle" : "", "family" : "Zaehle", "given" : "S", "non-dropping-particle" : "", "parse-names" : false, "suffix" : "" }, { "dropping-particle" : "", "family" : "Stocker", "given" : "B D", "non-dropping-particle" : "", "parse-names" : false, "suffix" : "" }, { "dropping-particle" : "", "family" : "Rinaldi", "given" : "M", "non-dropping-particle" : "", "parse-names" : false, "suffix" : "" }, { "dropping-particle" : "", "family" : "Facchini", "given" : "M C", "non-dropping-particle" : "", "parse-names" : false, "suffix" : "" }, { "dropping-particle" : "", "family" : "Flechard", "given" : "C R", "non-dropping-particle" : "", "parse-names" : false, "suffix" : "" }, { "dropping-particle" : "", "family" : "Nemitz", "given" : "E", "non-dropping-particle" : "", "parse-names" : false, "suffix" : "" }, { "dropping-particle" : "", "family" : "Twigg", "given" : "M", "non-dropping-particle" : "", "parse-names" : false, "suffix" : "" }, { "dropping-particle" : "", "family" : "Erisman", "given" : "J W", "non-dropping-particle" : "", "parse-names" : false, "suffix" : "" }, { "dropping-particle" : "", "family" : "Butterbach-Bahl", "given" : "K", "non-dropping-particle" : "", "parse-names" : false, "suffix" : "" }, { "dropping-particle" : "", "family" : "Galloway", "given" : "J N", "non-dropping-particle" : "", "parse-names" : false, "suffix" : "" } ], "container-title" : "Atmospheric Chemistry and Physics", "id" : "ITEM-1", "issue" : "24", "issued" : { "date-parts" : [ [ "2015" ] ] }, "page" : "13849-13893", "title" : "Effects of global change during the 21st century on the nitrogen cycle", "translator" : [ { "dropping-particle" : "", "family" : "G2942", "given" : "", "non-dropping-particle" : "", "parse-names" : false, "suffix" : "" } ], "type" : "article-journal", "volume" : "15" }, "uris" : [ "http://www.mendeley.com/documents/?uuid=0519eb19-26dd-4fe0-8ed3-972d07c53fd6" ] } ], "mendeley" : { "formattedCitation" : "(Fowler et al., 2015)", "plainTextFormattedCitation" : "(Fowler et al., 2015)", "previouslyFormattedCitation" : "(Fowler et al., 2015)" }, "properties" : { "noteIndex" : 0 }, "schema" : "https://github.com/citation-style-language/schema/raw/master/csl-citation.json" }</w:instrText>
      </w:r>
      <w:r w:rsidRPr="0065385A">
        <w:rPr>
          <w:rStyle w:val="AR6BodyTextCar"/>
          <w:lang w:val="en-GB"/>
        </w:rPr>
        <w:fldChar w:fldCharType="separate"/>
      </w:r>
      <w:r w:rsidR="00CB33A1">
        <w:rPr>
          <w:rStyle w:val="AR6BodyTextCar"/>
          <w:noProof/>
          <w:lang w:val="en-GB"/>
        </w:rPr>
        <w:t>(Fowler et al., 2015)</w:t>
      </w:r>
      <w:r w:rsidRPr="0065385A">
        <w:rPr>
          <w:rStyle w:val="AR6BodyTextCar"/>
          <w:lang w:val="en-GB"/>
        </w:rPr>
        <w:fldChar w:fldCharType="end"/>
      </w:r>
      <w:r w:rsidRPr="0065385A">
        <w:rPr>
          <w:rStyle w:val="AR6BodyTextCar"/>
          <w:lang w:val="en-GB"/>
        </w:rPr>
        <w:t xml:space="preserve">. Current </w:t>
      </w:r>
      <w:ins w:id="894" w:author="Lucy Cowie" w:date="2021-07-25T20:05:00Z">
        <w:r w:rsidR="003A500D">
          <w:rPr>
            <w:rStyle w:val="AR6BodyTextCar"/>
            <w:lang w:val="en-GB"/>
          </w:rPr>
          <w:t>E</w:t>
        </w:r>
      </w:ins>
      <w:del w:id="895" w:author="Lucy Cowie" w:date="2021-07-25T20:05:00Z">
        <w:r w:rsidRPr="0065385A" w:rsidDel="003A500D">
          <w:rPr>
            <w:rStyle w:val="AR6BodyTextCar"/>
            <w:lang w:val="en-GB"/>
          </w:rPr>
          <w:delText>e</w:delText>
        </w:r>
      </w:del>
      <w:r w:rsidRPr="0065385A">
        <w:rPr>
          <w:rStyle w:val="AR6BodyTextCar"/>
          <w:lang w:val="en-GB"/>
        </w:rPr>
        <w:t>arth system models (ESM</w:t>
      </w:r>
      <w:ins w:id="896" w:author="Lucy Cowie" w:date="2021-07-25T20:13:00Z">
        <w:r w:rsidR="00387057">
          <w:rPr>
            <w:rStyle w:val="AR6BodyTextCar"/>
            <w:lang w:val="en-GB"/>
          </w:rPr>
          <w:t>s</w:t>
        </w:r>
      </w:ins>
      <w:r w:rsidRPr="0065385A">
        <w:rPr>
          <w:rStyle w:val="AR6BodyTextCar"/>
          <w:lang w:val="en-GB"/>
        </w:rPr>
        <w:t xml:space="preserve">) incorporate biophysical and biogeochemical processes only to a limited extent </w:t>
      </w:r>
      <w:r w:rsidRPr="0065385A">
        <w:rPr>
          <w:rStyle w:val="AR6BodyTextCar"/>
          <w:lang w:val="en-GB"/>
        </w:rPr>
        <w:fldChar w:fldCharType="begin" w:fldLock="1"/>
      </w:r>
      <w:r w:rsidR="00D477C7">
        <w:rPr>
          <w:rStyle w:val="AR6BodyTextCar"/>
          <w:lang w:val="en-GB"/>
        </w:rPr>
        <w:instrText>ADDIN CSL_CITATION { "citationItems" : [ { "id" : "ITEM-1", "itemData" : { "author" : [ { "dropping-particle" : "", "family" : "Jia", "given" : "G.", "non-dropping-particle" : "", "parse-names" : false, "suffix" : "" }, { "dropping-particle" : "", "family" : "Shevliakova", "given" : "E.", "non-dropping-particle" : "", "parse-names" : false, "suffix" : "" }, { "dropping-particle" : "", "family" : "Artaxo", "given" : "P.", "non-dropping-particle" : "", "parse-names" : false, "suffix" : "" }, { "dropping-particle" : "", "family" : "N. De Noblet-Ducoudr\u00e9", "given" : "", "non-dropping-particle" : "", "parse-names" : false, "suffix" : "" }, { "dropping-particle" : "", "family" : "Houghton", "given" : "R.", "non-dropping-particle" : "", "parse-names" : false, "suffix" : "" }, { "dropping-particle" : "", "family" : "House", "given" : "J.", "non-dropping-particle" : "", "parse-names" : false, "suffix" : "" }, { "dropping-particle" : "", "family" : "Kitajima", "given" : "K.", "non-dropping-particle" : "", "parse-names" : false, "suffix" : "" }, { "dropping-particle" : "", "family" : "Lennard", "given" : "C.", "non-dropping-particle" : "", "parse-names" : false, "suffix" : "" }, { "dropping-particle" : "", "family" : "Popp", "given" : "A.", "non-dropping-particle" : "", "parse-names" : false, "suffix" : "" }, { "dropping-particle" : "", "family" : "Sirin", "given" : "A.", "non-dropping-particle" : "", "parse-names" : false, "suffix" : "" }, { "dropping-particle" : "", "family" : "Sukumar", "given" : "R.", "non-dropping-particle" : "", "parse-names" : false, "suffix" : "" }, { "dropping-particle" : "", "family" : "Verchot", "given" : "L.", "non-dropping-particle" : "", "parse-names" : false, "suffix" : "" } ], "chapter-number" : "2", "container-title" : "Climate Change and Land: an IPCC special report on climate change, desertification, land degradation, sustainable land management, food security, and greenhouse gas fluxes in terrestrial ecosystems", "editor" : [ { "dropping-particle" : "", "family" : "Shukla", "given" : "P.R.", "non-dropping-particle" : "", "parse-names" : false, "suffix" : "" }, { "dropping-particle" : "", "family" : "Skea", "given" : "J.", "non-dropping-particle" : "", "parse-names" : false, "suffix" : "" }, { "dropping-particle" : "", "family" : "Buendia", "given" : "E. Calvo", "non-dropping-particle" : "", "parse-names" : false, "suffix" : "" }, { "dropping-particle" : "", "family" : "Masson-Delmotte", "given" : "V.", "non-dropping-particle" : "", "parse-names" : false, "suffix" : "" }, { "dropping-particle" : "", "family" : "P\u00f6rtner", "given" : "H.-O.", "non-dropping-particle" : "", "parse-names" : false, "suffix" : "" }, { "dropping-particle" : "", "family" : "Roberts", "given" : "D.C.", "non-dropping-particle" : "", "parse-names" : false, "suffix" : "" }, { "dropping-particle" : "", "family" : "Zhai", "given" : "P.", "non-dropping-particle" : "", "parse-names" : false, "suffix" : "" }, { "dropping-particle" : "", "family" : "Slade", "given" : "R.", "non-dropping-particle" : "", "parse-names" : false, "suffix" : "" }, { "dropping-particle" : "", "family" : "Connors", "given" : "S.", "non-dropping-particle" : "", "parse-names" : false, "suffix" : "" }, { "dropping-particle" : "van", "family" : "Diemen", "given" : "R.", "non-dropping-particle" : "", "parse-names" : false, "suffix" : "" }, { "dropping-particle" : "", "family" : "Ferrat", "given" : "M.", "non-dropping-particle" : "", "parse-names" : false, "suffix" : "" }, { "dropping-particle" : "", "family" : "Haughey", "given" : "E.", "non-dropping-particle" : "", "parse-names" : false, "suffix" : "" }, { "dropping-particle" : "", "family" : "Luz", "given" : "S.", "non-dropping-particle" : "", "parse-names" : false, "suffix" : "" }, { "dropping-particle" : "", "family" : "Neogi", "given" : "S.", "non-dropping-particle" : "", "parse-names" : false, "suffix" : "" }, { "dropping-particle" : "", "family" : "Pathak", "given" : "M.", "non-dropping-particle" : "", "parse-names" : false, "suffix" : "" }, { "dropping-particle" : "", "family" : "Petzold", "given" : "J.", "non-dropping-particle" : "", "parse-names" : false, "suffix" : "" }, { "dropping-particle" : "", "family" : "Portugal Pereira", "given" : "J.", "non-dropping-particle" : "", "parse-names" : false, "suffix" : "" }, { "dropping-particle" : "", "family" : "P. Vyas", "given" : "E. Huntley", "non-dropping-particle" : "", "parse-names" : false, "suffix" : "" }, { "dropping-particle" : "", "family" : "Kissick", "given" : "K.", "non-dropping-particle" : "", "parse-names" : false, "suffix" : "" }, { "dropping-particle" : "", "family" : "Belkacemi", "given" : "M.", "non-dropping-particle" : "", "parse-names" : false, "suffix" : "" }, { "dropping-particle" : "", "family" : "Malley", "given" : "J.", "non-dropping-particle" : "", "parse-names" : false, "suffix" : "" } ], "id" : "ITEM-1", "issued" : { "date-parts" : [ [ "2019" ] ] }, "page" : "131-247", "publisher" : "In Press", "title" : "Land\u2013climate interactions", "translator" : [ { "dropping-particle" : "", "family" : "G4114", "given" : "Rt13", "non-dropping-particle" : "", "parse-names" : false, "suffix" : "" } ], "type" : "chapter" }, "uris" : [ "http://www.mendeley.com/documents/?uuid=fe269d04-31f1-478b-889b-2d863ebc8b77" ] } ], "mendeley" : { "formattedCitation" : "(Jia et al., 2019)", "plainTextFormattedCitation" : "(Jia et al., 2019)", "previouslyFormattedCitation" : "(Jia et al., 2019)" }, "properties" : { "noteIndex" : 0 }, "schema" : "https://github.com/citation-style-language/schema/raw/master/csl-citation.json" }</w:instrText>
      </w:r>
      <w:r w:rsidRPr="0065385A">
        <w:rPr>
          <w:rStyle w:val="AR6BodyTextCar"/>
          <w:lang w:val="en-GB"/>
        </w:rPr>
        <w:fldChar w:fldCharType="separate"/>
      </w:r>
      <w:r w:rsidR="00CB33A1">
        <w:rPr>
          <w:rStyle w:val="AR6BodyTextCar"/>
          <w:noProof/>
          <w:lang w:val="en-GB"/>
        </w:rPr>
        <w:t>(Jia et al., 2019)</w:t>
      </w:r>
      <w:r w:rsidRPr="0065385A">
        <w:rPr>
          <w:rStyle w:val="AR6BodyTextCar"/>
          <w:lang w:val="en-GB"/>
        </w:rPr>
        <w:fldChar w:fldCharType="end"/>
      </w:r>
      <w:r w:rsidRPr="0065385A">
        <w:rPr>
          <w:rStyle w:val="AR6BodyTextCar"/>
          <w:lang w:val="en-GB"/>
        </w:rPr>
        <w:t>, precluding adequate climate sensitivity studies for SNO</w:t>
      </w:r>
      <w:r w:rsidRPr="00C710CB">
        <w:rPr>
          <w:rStyle w:val="AR6BodyTextCar"/>
          <w:iCs/>
          <w:vertAlign w:val="subscript"/>
          <w:lang w:val="en-GB"/>
          <w:rPrChange w:id="897" w:author="Lucy Cowie" w:date="2021-07-25T20:06:00Z">
            <w:rPr>
              <w:rStyle w:val="AR6BodyTextCar"/>
              <w:i/>
              <w:vertAlign w:val="subscript"/>
              <w:lang w:val="en-GB"/>
            </w:rPr>
          </w:rPrChange>
        </w:rPr>
        <w:t>x</w:t>
      </w:r>
      <w:r w:rsidRPr="0065385A">
        <w:rPr>
          <w:rStyle w:val="AR6BodyTextCar"/>
          <w:lang w:val="en-GB"/>
        </w:rPr>
        <w:t>. Hence, while the current strength source of soil NO</w:t>
      </w:r>
      <w:r w:rsidRPr="00D31770">
        <w:rPr>
          <w:rStyle w:val="AR6BodyTextCar"/>
          <w:iCs/>
          <w:vertAlign w:val="subscript"/>
          <w:lang w:val="en-GB"/>
          <w:rPrChange w:id="898" w:author="Lucy Cowie" w:date="2021-07-25T20:06:00Z">
            <w:rPr>
              <w:rStyle w:val="AR6BodyTextCar"/>
              <w:i/>
              <w:vertAlign w:val="subscript"/>
              <w:lang w:val="en-GB"/>
            </w:rPr>
          </w:rPrChange>
        </w:rPr>
        <w:t>x</w:t>
      </w:r>
      <w:r w:rsidRPr="0065385A">
        <w:rPr>
          <w:rStyle w:val="AR6BodyTextCar"/>
          <w:lang w:val="en-GB"/>
        </w:rPr>
        <w:t xml:space="preserve"> has been better constrained over the last decade, adequate representations of SNO</w:t>
      </w:r>
      <w:r w:rsidRPr="00D31770">
        <w:rPr>
          <w:rStyle w:val="AR6BodyTextCar"/>
          <w:iCs/>
          <w:vertAlign w:val="subscript"/>
          <w:lang w:val="en-GB"/>
          <w:rPrChange w:id="899" w:author="Lucy Cowie" w:date="2021-07-25T20:06:00Z">
            <w:rPr>
              <w:rStyle w:val="AR6BodyTextCar"/>
              <w:i/>
              <w:vertAlign w:val="subscript"/>
              <w:lang w:val="en-GB"/>
            </w:rPr>
          </w:rPrChange>
        </w:rPr>
        <w:t>x</w:t>
      </w:r>
      <w:r w:rsidRPr="0065385A">
        <w:rPr>
          <w:rStyle w:val="AR6BodyTextCar"/>
          <w:lang w:val="en-GB"/>
        </w:rPr>
        <w:t xml:space="preserve"> </w:t>
      </w:r>
      <w:r>
        <w:rPr>
          <w:rStyle w:val="AR6BodyTextCar"/>
          <w:lang w:val="en-GB"/>
        </w:rPr>
        <w:t xml:space="preserve">and how it escapes from the canopy </w:t>
      </w:r>
      <w:r w:rsidRPr="0065385A">
        <w:rPr>
          <w:rStyle w:val="AR6BodyTextCar"/>
          <w:lang w:val="en-GB"/>
        </w:rPr>
        <w:t xml:space="preserve">are still missing in ESM </w:t>
      </w:r>
      <w:commentRangeStart w:id="900"/>
      <w:r w:rsidRPr="0065385A">
        <w:rPr>
          <w:rStyle w:val="AR6BodyTextCar"/>
          <w:lang w:val="en-GB"/>
        </w:rPr>
        <w:t>to provide quantitative estimates of climate</w:t>
      </w:r>
      <w:ins w:id="901" w:author="Lucy Cowie" w:date="2021-07-25T20:07:00Z">
        <w:r w:rsidR="00D31770">
          <w:rPr>
            <w:rStyle w:val="AR6BodyTextCar"/>
            <w:lang w:val="en-GB"/>
          </w:rPr>
          <w:t>-</w:t>
        </w:r>
      </w:ins>
      <w:del w:id="902" w:author="Lucy Cowie" w:date="2021-07-25T20:07:00Z">
        <w:r w:rsidRPr="0065385A" w:rsidDel="00D31770">
          <w:rPr>
            <w:rStyle w:val="AR6BodyTextCar"/>
            <w:lang w:val="en-GB"/>
          </w:rPr>
          <w:delText xml:space="preserve"> </w:delText>
        </w:r>
      </w:del>
      <w:r w:rsidRPr="0065385A">
        <w:rPr>
          <w:rStyle w:val="AR6BodyTextCar"/>
          <w:lang w:val="en-GB"/>
        </w:rPr>
        <w:t>driven changes in SNO</w:t>
      </w:r>
      <w:r w:rsidRPr="00BA44AD">
        <w:rPr>
          <w:rStyle w:val="AR6BodyTextCar"/>
          <w:iCs/>
          <w:vertAlign w:val="subscript"/>
          <w:lang w:val="en-GB"/>
          <w:rPrChange w:id="903" w:author="Lucy Cowie" w:date="2021-07-25T20:08:00Z">
            <w:rPr>
              <w:rStyle w:val="AR6BodyTextCar"/>
              <w:i/>
              <w:vertAlign w:val="subscript"/>
              <w:lang w:val="en-GB"/>
            </w:rPr>
          </w:rPrChange>
        </w:rPr>
        <w:t>x</w:t>
      </w:r>
      <w:r w:rsidRPr="0065385A">
        <w:rPr>
          <w:rStyle w:val="AR6BodyTextCar"/>
          <w:rFonts w:eastAsiaTheme="minorHAnsi"/>
          <w:lang w:val="en-GB"/>
        </w:rPr>
        <w:t>.</w:t>
      </w:r>
      <w:commentRangeEnd w:id="900"/>
      <w:r w:rsidR="00BA44AD">
        <w:rPr>
          <w:rStyle w:val="Marquedecommentaire"/>
          <w:lang w:val="en-GB"/>
        </w:rPr>
        <w:commentReference w:id="900"/>
      </w:r>
    </w:p>
    <w:p w14:paraId="38436F41" w14:textId="77777777" w:rsidR="00A05B04" w:rsidRPr="00FE02FC" w:rsidRDefault="00A05B04" w:rsidP="00D5630D">
      <w:pPr>
        <w:autoSpaceDE w:val="0"/>
        <w:autoSpaceDN w:val="0"/>
        <w:adjustRightInd w:val="0"/>
        <w:rPr>
          <w:lang w:val="en-US"/>
        </w:rPr>
      </w:pPr>
    </w:p>
    <w:p w14:paraId="0E0FEA3B" w14:textId="10533A8D" w:rsidR="00A05B04" w:rsidRPr="00930489" w:rsidRDefault="00A05B04" w:rsidP="00930489">
      <w:pPr>
        <w:pStyle w:val="AR6Chap6Level36111"/>
      </w:pPr>
      <w:bookmarkStart w:id="904" w:name="_Toc70498167"/>
      <w:r w:rsidRPr="00930489">
        <w:t xml:space="preserve">Vegetation </w:t>
      </w:r>
      <w:del w:id="905" w:author="Ian Blenkinsop" w:date="2021-07-15T12:16:00Z">
        <w:r w:rsidRPr="00930489" w:rsidDel="00CF17B6">
          <w:delText xml:space="preserve">emissions </w:delText>
        </w:r>
      </w:del>
      <w:ins w:id="906" w:author="Ian Blenkinsop" w:date="2021-07-15T12:16:00Z">
        <w:r w:rsidR="00CF17B6">
          <w:t>E</w:t>
        </w:r>
        <w:r w:rsidR="00CF17B6" w:rsidRPr="00930489">
          <w:t xml:space="preserve">missions </w:t>
        </w:r>
      </w:ins>
      <w:r w:rsidRPr="00930489">
        <w:t xml:space="preserve">of </w:t>
      </w:r>
      <w:del w:id="907" w:author="Ian Blenkinsop" w:date="2021-07-15T12:16:00Z">
        <w:r w:rsidRPr="00930489" w:rsidDel="00CF17B6">
          <w:delText xml:space="preserve">organic </w:delText>
        </w:r>
      </w:del>
      <w:ins w:id="908" w:author="Ian Blenkinsop" w:date="2021-07-15T12:16:00Z">
        <w:r w:rsidR="00CF17B6">
          <w:t>O</w:t>
        </w:r>
        <w:r w:rsidR="00CF17B6" w:rsidRPr="00930489">
          <w:t xml:space="preserve">rganic </w:t>
        </w:r>
      </w:ins>
      <w:del w:id="909" w:author="Ian Blenkinsop" w:date="2021-07-15T12:16:00Z">
        <w:r w:rsidRPr="00930489" w:rsidDel="00CF17B6">
          <w:delText>compounds</w:delText>
        </w:r>
        <w:bookmarkEnd w:id="904"/>
        <w:r w:rsidRPr="00930489" w:rsidDel="00CF17B6">
          <w:delText xml:space="preserve"> </w:delText>
        </w:r>
      </w:del>
      <w:ins w:id="910" w:author="Ian Blenkinsop" w:date="2021-07-15T12:16:00Z">
        <w:r w:rsidR="00CF17B6">
          <w:t>C</w:t>
        </w:r>
        <w:r w:rsidR="00CF17B6" w:rsidRPr="00930489">
          <w:t xml:space="preserve">ompounds </w:t>
        </w:r>
      </w:ins>
    </w:p>
    <w:p w14:paraId="13999634" w14:textId="77777777" w:rsidR="00A05B04" w:rsidRDefault="00A05B04" w:rsidP="00D5630D">
      <w:pPr>
        <w:pStyle w:val="AR6BodyText"/>
      </w:pPr>
    </w:p>
    <w:p w14:paraId="06240849" w14:textId="15628C24" w:rsidR="00A05B04" w:rsidRPr="0091319A" w:rsidRDefault="00A05B04" w:rsidP="00D5630D">
      <w:pPr>
        <w:pStyle w:val="AR6BodyText"/>
        <w:rPr>
          <w:color w:val="000000"/>
          <w:lang w:val="en-GB"/>
        </w:rPr>
      </w:pPr>
      <w:r w:rsidRPr="00C51397">
        <w:rPr>
          <w:color w:val="000000"/>
          <w:lang w:val="en-GB"/>
        </w:rPr>
        <w:t xml:space="preserve">A wide range of BVOCs are emitted from vegetation </w:t>
      </w:r>
      <w:r>
        <w:rPr>
          <w:color w:val="000000"/>
          <w:lang w:val="en-GB"/>
        </w:rPr>
        <w:t xml:space="preserve">with the dominant compounds being isoprene and monoterpenes but also </w:t>
      </w:r>
      <w:r w:rsidRPr="00C51397">
        <w:rPr>
          <w:color w:val="000000"/>
          <w:lang w:val="en-GB"/>
        </w:rPr>
        <w:t>including sesquiterpenes, alkenes, alcohols, aldehydes and ketones. The photo</w:t>
      </w:r>
      <w:del w:id="911" w:author="Lucy Cowie" w:date="2021-07-25T20:15:00Z">
        <w:r w:rsidRPr="00C51397" w:rsidDel="00A9389F">
          <w:rPr>
            <w:color w:val="000000"/>
            <w:lang w:val="en-GB"/>
          </w:rPr>
          <w:delText>-</w:delText>
        </w:r>
      </w:del>
      <w:r w:rsidRPr="00C51397">
        <w:rPr>
          <w:color w:val="000000"/>
          <w:lang w:val="en-GB"/>
        </w:rPr>
        <w:t xml:space="preserve">oxidation of BVOC emissions plays a fundamental role </w:t>
      </w:r>
      <w:r w:rsidRPr="0091319A">
        <w:rPr>
          <w:color w:val="000000"/>
          <w:lang w:val="en-GB"/>
        </w:rPr>
        <w:t>in atmospheric composition by controlling the regional and global budgets of ozone and organic aerosol</w:t>
      </w:r>
      <w:r>
        <w:rPr>
          <w:color w:val="000000"/>
          <w:lang w:val="en-GB"/>
        </w:rPr>
        <w:t>s,</w:t>
      </w:r>
      <w:r w:rsidRPr="0091319A">
        <w:rPr>
          <w:color w:val="000000"/>
          <w:lang w:val="en-GB"/>
        </w:rPr>
        <w:t xml:space="preserve"> and impacting the lifetime of methane</w:t>
      </w:r>
      <w:r>
        <w:rPr>
          <w:color w:val="000000"/>
          <w:lang w:val="en-GB"/>
        </w:rPr>
        <w:t xml:space="preserve"> and other reactive components</w:t>
      </w:r>
      <w:r w:rsidRPr="0091319A">
        <w:rPr>
          <w:color w:val="000000"/>
          <w:lang w:val="en-GB"/>
        </w:rPr>
        <w:t xml:space="preserve"> </w:t>
      </w:r>
      <w:r w:rsidRPr="00A42773">
        <w:rPr>
          <w:color w:val="000000"/>
          <w:lang w:val="en-GB"/>
        </w:rPr>
        <w:fldChar w:fldCharType="begin" w:fldLock="1"/>
      </w:r>
      <w:r w:rsidR="00D477C7">
        <w:rPr>
          <w:color w:val="000000"/>
          <w:lang w:val="en-GB"/>
        </w:rPr>
        <w:instrText>ADDIN CSL_CITATION { "citationItems" : [ { "id" : "ITEM-1", "itemData" : { "DOI" : "10.5194/bg-7-121-2010", "author" : [ { "dropping-particle" : "", "family" : "Arneth", "given" : "A", "non-dropping-particle" : "", "parse-names" : false, "suffix" : "" }, { "dropping-particle" : "", "family" : "Sitch", "given" : "S", "non-dropping-particle" : "", "parse-names" : false, "suffix" : "" }, { "dropping-particle" : "", "family" : "Bondeau", "given" : "A", "non-dropping-particle" : "", "parse-names" : false, "suffix" : "" }, { "dropping-particle" : "", "family" : "Butterbach-Bahl", "given" : "K", "non-dropping-particle" : "", "parse-names" : false, "suffix" : "" }, { "dropping-particle" : "", "family" : "Foster", "given" : "P", "non-dropping-particle" : "", "parse-names" : false, "suffix" : "" }, { "dropping-particle" : "", "family" : "Gedney", "given" : "N", "non-dropping-particle" : "", "parse-names" : false, "suffix" : "" }, { "dropping-particle" : "", "family" : "Noblet-Ducoudr\u00e9", "given" : "N", "non-dropping-particle" : "de", "parse-names" : false, "suffix" : "" }, { "dropping-particle" : "", "family" : "Prentice", "given" : "I C", "non-dropping-particle" : "", "parse-names" : false, "suffix" : "" }, { "dropping-particle" : "", "family" : "Sanderson", "given" : "M", "non-dropping-particle" : "", "parse-names" : false, "suffix" : "" }, { "dropping-particle" : "", "family" : "Thonicke", "given" : "K", "non-dropping-particle" : "", "parse-names" : false, "suffix" : "" }, { "dropping-particle" : "", "family" : "Wania", "given" : "R", "non-dropping-particle" : "", "parse-names" : false, "suffix" : "" }, { "dropping-particle" : "", "family" : "Zaehle", "given" : "S", "non-dropping-particle" : "", "parse-names" : false, "suffix" : "" } ], "container-title" : "Biogeosciences", "id" : "ITEM-1", "issue" : "1", "issued" : { "date-parts" : [ [ "2010" ] ] }, "page" : "121-149", "title" : "From biota to chemistry and climate: towards a comprehensive description of trace gas exchange between the biosphere and atmosphere", "translator" : [ { "dropping-particle" : "", "family" : "G3107", "given" : "", "non-dropping-particle" : "", "parse-names" : false, "suffix" : "" } ], "type" : "article-journal", "volume" : "7" }, "uris" : [ "http://www.mendeley.com/documents/?uuid=bf479acd-01a4-4e52-aadc-f7dd94156952" ] }, { "id" : "ITEM-2", "itemData" : { "DOI" : "10.1021/cr500446g", "ISSN" : "15206890", "author" : [ { "dropping-particle" : "", "family" : "Heald", "given" : "Colette L.", "non-dropping-particle" : "", "parse-names" : false, "suffix" : "" }, { "dropping-particle" : "V.", "family" : "Spracklen", "given" : "Dominick", "non-dropping-particle" : "", "parse-names" : false, "suffix" : "" } ], "container-title" : "Chemical Reviews", "id" : "ITEM-2", "issue" : "10", "issued" : { "date-parts" : [ [ "2015" ] ] }, "note" : "PMID: 25839909", "page" : "4476-4496", "title" : "Land Use Change Impacts on Air Quality and Climate", "translator" : [ { "dropping-particle" : "", "family" : "G3106", "given" : "", "non-dropping-particle" : "", "parse-names" : false, "suffix" : "" } ], "type" : "article-journal", "volume" : "115" }, "uris" : [ "http://www.mendeley.com/documents/?uuid=e2a53395-e79e-41d7-bc6a-f531615fb329" ] } ], "mendeley" : { "formattedCitation" : "(Arneth et al., 2010b; Heald and Spracklen, 2015)", "plainTextFormattedCitation" : "(Arneth et al., 2010b; Heald and Spracklen, 2015)", "previouslyFormattedCitation" : "(Arneth et al., 2010b; Heald and Spracklen, 2015)" }, "properties" : { "noteIndex" : 0 }, "schema" : "https://github.com/citation-style-language/schema/raw/master/csl-citation.json" }</w:instrText>
      </w:r>
      <w:r w:rsidRPr="00A42773">
        <w:rPr>
          <w:color w:val="000000"/>
          <w:lang w:val="en-GB"/>
        </w:rPr>
        <w:fldChar w:fldCharType="separate"/>
      </w:r>
      <w:r w:rsidR="00CB33A1">
        <w:rPr>
          <w:noProof/>
          <w:color w:val="000000"/>
          <w:lang w:val="en-GB"/>
        </w:rPr>
        <w:t>(Arneth et al., 2010b; Heald and Spracklen, 2015)</w:t>
      </w:r>
      <w:r w:rsidRPr="00A42773">
        <w:rPr>
          <w:color w:val="000000"/>
          <w:lang w:val="en-GB"/>
        </w:rPr>
        <w:fldChar w:fldCharType="end"/>
      </w:r>
      <w:r w:rsidRPr="0091319A">
        <w:rPr>
          <w:color w:val="000000"/>
          <w:lang w:val="en-GB"/>
        </w:rPr>
        <w:t xml:space="preserve">. </w:t>
      </w:r>
      <w:r w:rsidRPr="00A51276">
        <w:rPr>
          <w:color w:val="000000"/>
          <w:lang w:val="en-GB"/>
        </w:rPr>
        <w:t xml:space="preserve">Substantial uncertainty exists across different modelling frameworks for estimates of global total BVOC emissions and individual compound </w:t>
      </w:r>
      <w:r w:rsidRPr="001B4C90">
        <w:rPr>
          <w:color w:val="000000"/>
          <w:lang w:val="en-GB"/>
        </w:rPr>
        <w:t xml:space="preserve">emissions </w:t>
      </w:r>
      <w:r w:rsidRPr="001B4C90">
        <w:rPr>
          <w:color w:val="000000"/>
          <w:lang w:val="en-GB"/>
        </w:rPr>
        <w:fldChar w:fldCharType="begin" w:fldLock="1"/>
      </w:r>
      <w:r w:rsidR="00D477C7" w:rsidRPr="001B4C90">
        <w:rPr>
          <w:color w:val="000000"/>
          <w:lang w:val="en-GB"/>
        </w:rPr>
        <w:instrText>ADDIN CSL_CITATION { "citationItems" : [ { "id" : "ITEM-1", "itemData" : { "DOI" : "10.5194/acp-16-14169-2016", "ISSN" : "1680-7324", "abstract" : "Abstract. A new version of the biogenic volatile organic compounds (BVOCs) emission scheme has been developed in the global vegetation model ORCHIDEE (Organizing Carbon and Hydrology in Dynamic EcosystEm), which includes an extended list of biogenic emitted compounds, updated emission factors (EFs), a dependency on light for almost all compounds and a multi-layer radiation scheme. Over the 2000\u20132009 period, using this model, we estimate mean global emissions of 465 Tg C yr\u22121 for isoprene, 107.5 Tg C yr\u22121 for monoterpenes, 38 Tg C yr\u22121 for methanol, 25 Tg C yr\u22121 for acetone and 24 Tg C yr\u22121 for sesquiterpenes. The model results are compared to state-of-the-art emission budgets, showing that the ORCHIDEE emissions are within the range of published estimates. ORCHIDEE BVOC emissions are compared to the estimates of the Model of Emissions of Gases and Aerosols from Nature (MEGAN), which is largely used throughout the biogenic emissions and atmospheric chemistry community. Our results show that global emission budgets of the two models are, in general, in good agreement. ORCHIDEE emissions are 8 % higher for isoprene, 8 % lower for methanol, 17 % higher for acetone, 18 % higher for monoterpenes and 39 % higher for sesquiterpenes, compared to the MEGAN estimates. At the regional scale, the largest differences between ORCHIDEE and MEGAN are highlighted for isoprene in northern temperate regions, where ORCHIDEE emissions are higher by 21 Tg C yr\u22121, and for monoterpenes, where they are higher by 4.4 and 10.2 Tg C yr\u22121 in northern and southern tropical regions compared to MEGAN. The geographical differences between the two models are mainly associated with different EF and plant functional type (PFT) distributions, while differences in the seasonal cycle are mostly driven by differences in the leaf area index (LAI). Sensitivity tests are carried out for both models to explore the response to key variables or parameters such as LAI and light-dependent fraction (LDF). The ORCHIDEE and MEGAN emissions are differently affected by LAI changes, with a response highly depending on the compound considered. Scaling the LAI by a factor of 0.5 and 1.5 changes the isoprene global emission by \u221221 and +8 % for ORCHIDEE and \u221215 and +7 % for MEGAN, and affects the global emissions of monoterpenes by \u221243 and +40 % for ORCHIDEE and \u221211 and +3 % for MEGAN. Performing a further sensitivity test, forcing ORCHIDEE with the MODIS LAI, confirms the high sensitivity of the ORCHIDEE emiss\u2026", "author" : [ { "dropping-particle" : "", "family" : "Messina", "given" : "Palmira", "non-dropping-particle" : "", "parse-names" : false, "suffix" : "" }, { "dropping-particle" : "", "family" : "Lathi\u00e8re", "given" : "Juliette", "non-dropping-particle" : "", "parse-names" : false, "suffix" : "" }, { "dropping-particle" : "", "family" : "Sindelarova", "given" : "Katerina", "non-dropping-particle" : "", "parse-names" : false, "suffix" : "" }, { "dropping-particle" : "", "family" : "Vuichard", "given" : "Nicolas", "non-dropping-particle" : "", "parse-names" : false, "suffix" : "" }, { "dropping-particle" : "", "family" : "Granier", "given" : "Claire", "non-dropping-particle" : "", "parse-names" : false, "suffix" : "" }, { "dropping-particle" : "", "family" : "Ghattas", "given" : "Josefine", "non-dropping-particle" : "", "parse-names" : false, "suffix" : "" }, { "dropping-particle" : "", "family" : "Cozic", "given" : "Anne", "non-dropping-particle" : "", "parse-names" : false, "suffix" : "" }, { "dropping-particle" : "", "family" : "Hauglustaine", "given" : "Didier A.", "non-dropping-particle" : "", "parse-names" : false, "suffix" : "" } ], "container-title" : "Atmospheric Chemistry and Physics", "id" : "ITEM-1", "issue" : "22", "issued" : { "date-parts" : [ [ "2016", "11" ] ] }, "page" : "14169-14202", "title" : "Global biogenic volatile organic compound emissions in the ORCHIDEE and MEGAN models and sensitivity to key parameters", "translator" : [ { "dropping-particle" : "", "family" : "G4864", "given" : "", "non-dropping-particle" : "", "parse-names" : false, "suffix" : "" } ], "type" : "article-journal", "volume" : "16" }, "uris" : [ "http://www.mendeley.com/documents/?uuid=55f03ad3-f566-4e8e-9080-6bc4ccc806fe" ] } ], "mendeley" : { "formattedCitation" : "(Messina et al., 2016)", "plainTextFormattedCitation" : "(Messina et al., 2016)", "previouslyFormattedCitation" : "(Messina et al., 2016)" }, "properties" : { "noteIndex" : 0 }, "schema" : "https://github.com/citation-style-language/schema/raw/master/csl-citation.json" }</w:instrText>
      </w:r>
      <w:r w:rsidRPr="001B4C90">
        <w:rPr>
          <w:color w:val="000000"/>
          <w:lang w:val="en-GB"/>
        </w:rPr>
        <w:fldChar w:fldCharType="separate"/>
      </w:r>
      <w:r w:rsidR="00CB33A1" w:rsidRPr="001B4C90">
        <w:rPr>
          <w:noProof/>
          <w:color w:val="000000"/>
          <w:lang w:val="en-GB"/>
        </w:rPr>
        <w:t>(Messina et al., 2016)</w:t>
      </w:r>
      <w:r w:rsidRPr="001B4C90">
        <w:rPr>
          <w:color w:val="000000"/>
          <w:lang w:val="en-GB"/>
        </w:rPr>
        <w:fldChar w:fldCharType="end"/>
      </w:r>
      <w:r w:rsidRPr="001B4C90">
        <w:rPr>
          <w:color w:val="000000"/>
          <w:lang w:val="en-GB"/>
        </w:rPr>
        <w:t xml:space="preserve">. Global isoprene emission estimates differ by a factor of </w:t>
      </w:r>
      <w:del w:id="912" w:author="Lucy Cowie" w:date="2021-07-25T20:15:00Z">
        <w:r w:rsidRPr="001B4C90" w:rsidDel="00E456C6">
          <w:rPr>
            <w:color w:val="000000"/>
            <w:lang w:val="en-GB"/>
          </w:rPr>
          <w:delText xml:space="preserve">2 </w:delText>
        </w:r>
      </w:del>
      <w:ins w:id="913" w:author="Lucy Cowie" w:date="2021-07-25T20:15:00Z">
        <w:r w:rsidR="00E456C6" w:rsidRPr="001B4C90">
          <w:rPr>
            <w:color w:val="000000"/>
            <w:lang w:val="en-GB"/>
          </w:rPr>
          <w:t xml:space="preserve">two </w:t>
        </w:r>
      </w:ins>
      <w:r w:rsidRPr="001B4C90">
        <w:rPr>
          <w:color w:val="000000"/>
          <w:lang w:val="en-GB"/>
        </w:rPr>
        <w:t>from 300</w:t>
      </w:r>
      <w:ins w:id="914" w:author="Lucy Cowie" w:date="2021-07-25T20:16:00Z">
        <w:r w:rsidR="008A40FF" w:rsidRPr="001B4C90">
          <w:rPr>
            <w:color w:val="000000"/>
            <w:lang w:val="en-GB"/>
          </w:rPr>
          <w:t>–</w:t>
        </w:r>
      </w:ins>
      <w:del w:id="915" w:author="Lucy Cowie" w:date="2021-07-25T20:16:00Z">
        <w:r w:rsidRPr="001B4C90" w:rsidDel="008A40FF">
          <w:rPr>
            <w:color w:val="000000"/>
            <w:lang w:val="en-GB"/>
          </w:rPr>
          <w:delText>-</w:delText>
        </w:r>
      </w:del>
      <w:r w:rsidRPr="001B4C90">
        <w:rPr>
          <w:color w:val="000000"/>
          <w:lang w:val="en-GB"/>
        </w:rPr>
        <w:t>600 Tg</w:t>
      </w:r>
      <w:del w:id="916" w:author="Lucy Cowie" w:date="2021-07-26T13:16:00Z">
        <w:r w:rsidRPr="001B4C90" w:rsidDel="001B4C90">
          <w:rPr>
            <w:color w:val="000000"/>
            <w:lang w:val="en-GB"/>
          </w:rPr>
          <w:delText>(</w:delText>
        </w:r>
      </w:del>
      <w:r w:rsidRPr="001B4C90">
        <w:rPr>
          <w:color w:val="000000"/>
          <w:lang w:val="en-GB"/>
        </w:rPr>
        <w:t>C</w:t>
      </w:r>
      <w:del w:id="917" w:author="Lucy Cowie" w:date="2021-07-26T13:16:00Z">
        <w:r w:rsidRPr="001B4C90" w:rsidDel="001B4C90">
          <w:rPr>
            <w:color w:val="000000"/>
            <w:lang w:val="en-GB"/>
          </w:rPr>
          <w:delText>)</w:delText>
        </w:r>
      </w:del>
      <w:r w:rsidRPr="001B4C90">
        <w:rPr>
          <w:color w:val="000000"/>
          <w:lang w:val="en-GB"/>
        </w:rPr>
        <w:t xml:space="preserve"> yr</w:t>
      </w:r>
      <w:ins w:id="918" w:author="Lucy Cowie" w:date="2021-07-26T13:16:00Z">
        <w:r w:rsidR="001B4C90" w:rsidRPr="001B4C90">
          <w:rPr>
            <w:color w:val="000000"/>
            <w:vertAlign w:val="superscript"/>
            <w:lang w:val="en-GB"/>
            <w:rPrChange w:id="919" w:author="Lucy Cowie" w:date="2021-07-26T13:16:00Z">
              <w:rPr>
                <w:color w:val="000000"/>
                <w:highlight w:val="yellow"/>
                <w:vertAlign w:val="superscript"/>
                <w:lang w:val="en-GB"/>
              </w:rPr>
            </w:rPrChange>
          </w:rPr>
          <w:t>–</w:t>
        </w:r>
      </w:ins>
      <w:del w:id="920" w:author="Lucy Cowie" w:date="2021-07-26T13:16:00Z">
        <w:r w:rsidRPr="001B4C90" w:rsidDel="001B4C90">
          <w:rPr>
            <w:color w:val="000000"/>
            <w:vertAlign w:val="superscript"/>
            <w:lang w:val="en-GB"/>
          </w:rPr>
          <w:delText>-</w:delText>
        </w:r>
      </w:del>
      <w:r w:rsidRPr="001B4C90">
        <w:rPr>
          <w:color w:val="000000"/>
          <w:vertAlign w:val="superscript"/>
          <w:lang w:val="en-GB"/>
        </w:rPr>
        <w:t>1</w:t>
      </w:r>
      <w:r w:rsidRPr="001B4C90">
        <w:rPr>
          <w:color w:val="000000"/>
          <w:lang w:val="en-GB"/>
        </w:rPr>
        <w:t xml:space="preserve"> and global monoterpene emission estimates by a factor of </w:t>
      </w:r>
      <w:del w:id="921" w:author="Lucy Cowie" w:date="2021-07-25T20:17:00Z">
        <w:r w:rsidRPr="001B4C90" w:rsidDel="008A40FF">
          <w:rPr>
            <w:color w:val="000000"/>
            <w:lang w:val="en-GB"/>
          </w:rPr>
          <w:delText xml:space="preserve">5 </w:delText>
        </w:r>
      </w:del>
      <w:ins w:id="922" w:author="Lucy Cowie" w:date="2021-07-25T20:17:00Z">
        <w:r w:rsidR="008A40FF" w:rsidRPr="001B4C90">
          <w:rPr>
            <w:color w:val="000000"/>
            <w:lang w:val="en-GB"/>
          </w:rPr>
          <w:t xml:space="preserve">five </w:t>
        </w:r>
      </w:ins>
      <w:r w:rsidRPr="001B4C90">
        <w:rPr>
          <w:color w:val="000000"/>
          <w:lang w:val="en-GB"/>
        </w:rPr>
        <w:t>from 30</w:t>
      </w:r>
      <w:ins w:id="923" w:author="Lucy Cowie" w:date="2021-07-25T20:18:00Z">
        <w:r w:rsidR="008A40FF" w:rsidRPr="001B4C90">
          <w:rPr>
            <w:color w:val="000000"/>
            <w:lang w:val="en-GB"/>
          </w:rPr>
          <w:t>–</w:t>
        </w:r>
      </w:ins>
      <w:del w:id="924" w:author="Lucy Cowie" w:date="2021-07-25T20:18:00Z">
        <w:r w:rsidRPr="001B4C90" w:rsidDel="008A40FF">
          <w:rPr>
            <w:color w:val="000000"/>
            <w:lang w:val="en-GB"/>
          </w:rPr>
          <w:delText>-</w:delText>
        </w:r>
      </w:del>
      <w:r w:rsidRPr="001B4C90">
        <w:rPr>
          <w:color w:val="000000"/>
          <w:lang w:val="en-GB"/>
        </w:rPr>
        <w:t>150 Tg</w:t>
      </w:r>
      <w:del w:id="925" w:author="Lucy Cowie" w:date="2021-07-26T13:16:00Z">
        <w:r w:rsidRPr="001B4C90" w:rsidDel="001B4C90">
          <w:rPr>
            <w:color w:val="000000"/>
            <w:lang w:val="en-GB"/>
          </w:rPr>
          <w:delText>(</w:delText>
        </w:r>
      </w:del>
      <w:r w:rsidRPr="001B4C90">
        <w:rPr>
          <w:color w:val="000000"/>
          <w:lang w:val="en-GB"/>
        </w:rPr>
        <w:t>C</w:t>
      </w:r>
      <w:del w:id="926" w:author="Lucy Cowie" w:date="2021-07-26T13:16:00Z">
        <w:r w:rsidRPr="001B4C90" w:rsidDel="001B4C90">
          <w:rPr>
            <w:color w:val="000000"/>
            <w:lang w:val="en-GB"/>
          </w:rPr>
          <w:delText>)</w:delText>
        </w:r>
      </w:del>
      <w:r w:rsidRPr="001B4C90">
        <w:rPr>
          <w:color w:val="000000"/>
          <w:lang w:val="en-GB"/>
        </w:rPr>
        <w:t xml:space="preserve"> yr</w:t>
      </w:r>
      <w:ins w:id="927" w:author="Lucy Cowie" w:date="2021-07-26T13:16:00Z">
        <w:r w:rsidR="001B4C90" w:rsidRPr="001B4C90">
          <w:rPr>
            <w:color w:val="000000"/>
            <w:vertAlign w:val="superscript"/>
            <w:lang w:val="en-GB"/>
            <w:rPrChange w:id="928" w:author="Lucy Cowie" w:date="2021-07-26T13:16:00Z">
              <w:rPr>
                <w:color w:val="000000"/>
                <w:highlight w:val="yellow"/>
                <w:vertAlign w:val="superscript"/>
                <w:lang w:val="en-GB"/>
              </w:rPr>
            </w:rPrChange>
          </w:rPr>
          <w:t>–</w:t>
        </w:r>
      </w:ins>
      <w:del w:id="929" w:author="Lucy Cowie" w:date="2021-07-26T13:16:00Z">
        <w:r w:rsidRPr="001B4C90" w:rsidDel="001B4C90">
          <w:rPr>
            <w:color w:val="000000"/>
            <w:vertAlign w:val="superscript"/>
            <w:lang w:val="en-GB"/>
          </w:rPr>
          <w:delText>-</w:delText>
        </w:r>
      </w:del>
      <w:r w:rsidRPr="001B4C90">
        <w:rPr>
          <w:color w:val="000000"/>
          <w:vertAlign w:val="superscript"/>
          <w:lang w:val="en-GB"/>
        </w:rPr>
        <w:t>1</w:t>
      </w:r>
      <w:r w:rsidRPr="001B4C90">
        <w:rPr>
          <w:color w:val="000000"/>
          <w:lang w:val="en-GB"/>
        </w:rPr>
        <w:t xml:space="preserve"> </w:t>
      </w:r>
      <w:r w:rsidRPr="001B4C90">
        <w:rPr>
          <w:color w:val="000000"/>
          <w:lang w:val="en-GB"/>
        </w:rPr>
        <w:fldChar w:fldCharType="begin" w:fldLock="1"/>
      </w:r>
      <w:r w:rsidR="00D477C7" w:rsidRPr="001B4C90">
        <w:rPr>
          <w:color w:val="000000"/>
          <w:lang w:val="en-GB"/>
        </w:rPr>
        <w:instrText>ADDIN CSL_CITATION { "citationItems" : [ { "id" : "ITEM-1", "itemData" : { "DOI" : "10.5194/acp-16-14169-2016", "ISSN" : "1680-7324", "abstract" : "Abstract. A new version of the biogenic volatile organic compounds (BVOCs) emission scheme has been developed in the global vegetation model ORCHIDEE (Organizing Carbon and Hydrology in Dynamic EcosystEm), which includes an extended list of biogenic emitted compounds, updated emission factors (EFs), a dependency on light for almost all compounds and a multi-layer radiation scheme. Over the 2000\u20132009 period, using this model, we estimate mean global emissions of 465 Tg C yr\u22121 for isoprene, 107.5 Tg C yr\u22121 for monoterpenes, 38 Tg C yr\u22121 for methanol, 25 Tg C yr\u22121 for acetone and 24 Tg C yr\u22121 for sesquiterpenes. The model results are compared to state-of-the-art emission budgets, showing that the ORCHIDEE emissions are within the range of published estimates. ORCHIDEE BVOC emissions are compared to the estimates of the Model of Emissions of Gases and Aerosols from Nature (MEGAN), which is largely used throughout the biogenic emissions and atmospheric chemistry community. Our results show that global emission budgets of the two models are, in general, in good agreement. ORCHIDEE emissions are 8 % higher for isoprene, 8 % lower for methanol, 17 % higher for acetone, 18 % higher for monoterpenes and 39 % higher for sesquiterpenes, compared to the MEGAN estimates. At the regional scale, the largest differences between ORCHIDEE and MEGAN are highlighted for isoprene in northern temperate regions, where ORCHIDEE emissions are higher by 21 Tg C yr\u22121, and for monoterpenes, where they are higher by 4.4 and 10.2 Tg C yr\u22121 in northern and southern tropical regions compared to MEGAN. The geographical differences between the two models are mainly associated with different EF and plant functional type (PFT) distributions, while differences in the seasonal cycle are mostly driven by differences in the leaf area index (LAI). Sensitivity tests are carried out for both models to explore the response to key variables or parameters such as LAI and light-dependent fraction (LDF). The ORCHIDEE and MEGAN emissions are differently affected by LAI changes, with a response highly depending on the compound considered. Scaling the LAI by a factor of 0.5 and 1.5 changes the isoprene global emission by \u221221 and +8 % for ORCHIDEE and \u221215 and +7 % for MEGAN, and affects the global emissions of monoterpenes by \u221243 and +40 % for ORCHIDEE and \u221211 and +3 % for MEGAN. Performing a further sensitivity test, forcing ORCHIDEE with the MODIS LAI, confirms the high sensitivity of the ORCHIDEE emiss\u2026", "author" : [ { "dropping-particle" : "", "family" : "Messina", "given" : "Palmira", "non-dropping-particle" : "", "parse-names" : false, "suffix" : "" }, { "dropping-particle" : "", "family" : "Lathi\u00e8re", "given" : "Juliette", "non-dropping-particle" : "", "parse-names" : false, "suffix" : "" }, { "dropping-particle" : "", "family" : "Sindelarova", "given" : "Katerina", "non-dropping-particle" : "", "parse-names" : false, "suffix" : "" }, { "dropping-particle" : "", "family" : "Vuichard", "given" : "Nicolas", "non-dropping-particle" : "", "parse-names" : false, "suffix" : "" }, { "dropping-particle" : "", "family" : "Granier", "given" : "Claire", "non-dropping-particle" : "", "parse-names" : false, "suffix" : "" }, { "dropping-particle" : "", "family" : "Ghattas", "given" : "Josefine", "non-dropping-particle" : "", "parse-names" : false, "suffix" : "" }, { "dropping-particle" : "", "family" : "Cozic", "given" : "Anne", "non-dropping-particle" : "", "parse-names" : false, "suffix" : "" }, { "dropping-particle" : "", "family" : "Hauglustaine", "given" : "Didier A.", "non-dropping-particle" : "", "parse-names" : false, "suffix" : "" } ], "container-title" : "Atmospheric Chemistry and Physics", "id" : "ITEM-1", "issue" : "22", "issued" : { "date-parts" : [ [ "2016", "11" ] ] }, "page" : "14169-14202", "title" : "Global biogenic volatile organic compound emissions in the ORCHIDEE and MEGAN models and sensitivity to key parameters", "translator" : [ { "dropping-particle" : "", "family" : "G4864", "given" : "", "non-dropping-particle" : "", "parse-names" : false, "suffix" : "" } ], "type" : "article-journal", "volume" : "16" }, "uris" : [ "http://www.mendeley.com/documents/?uuid=55f03ad3-f566-4e8e-9080-6bc4ccc806fe" ] } ], "mendeley" : { "formattedCitation" : "(Messina et al., 2016)", "plainTextFormattedCitation" : "(Messina et al., 2016)", "previouslyFormattedCitation" : "(Messina et al., 2016)" }, "properties" : { "noteIndex" : 0 }, "schema" : "https://github.com/citation-style-language/schema/raw/master/csl-citation.json" }</w:instrText>
      </w:r>
      <w:r w:rsidRPr="001B4C90">
        <w:rPr>
          <w:color w:val="000000"/>
          <w:lang w:val="en-GB"/>
        </w:rPr>
        <w:fldChar w:fldCharType="separate"/>
      </w:r>
      <w:r w:rsidR="00CB33A1" w:rsidRPr="001B4C90">
        <w:rPr>
          <w:noProof/>
          <w:color w:val="000000"/>
          <w:lang w:val="en-GB"/>
        </w:rPr>
        <w:t>(Messina et al., 2016)</w:t>
      </w:r>
      <w:r w:rsidRPr="001B4C90">
        <w:rPr>
          <w:color w:val="000000"/>
          <w:lang w:val="en-GB"/>
        </w:rPr>
        <w:fldChar w:fldCharType="end"/>
      </w:r>
      <w:r w:rsidRPr="000306BB">
        <w:rPr>
          <w:color w:val="000000"/>
          <w:lang w:val="en-GB"/>
        </w:rPr>
        <w:t xml:space="preserve">. </w:t>
      </w:r>
      <w:r>
        <w:rPr>
          <w:color w:val="000000"/>
          <w:lang w:val="en-GB"/>
        </w:rPr>
        <w:t xml:space="preserve">A main driver of the uncertainty ranges is the choice of assignment of </w:t>
      </w:r>
      <w:commentRangeStart w:id="930"/>
      <w:r>
        <w:rPr>
          <w:color w:val="000000"/>
          <w:lang w:val="en-GB"/>
        </w:rPr>
        <w:t>PFT</w:t>
      </w:r>
      <w:commentRangeEnd w:id="930"/>
      <w:r w:rsidR="009D45B4">
        <w:rPr>
          <w:rStyle w:val="Marquedecommentaire"/>
          <w:lang w:val="en-GB"/>
        </w:rPr>
        <w:commentReference w:id="930"/>
      </w:r>
      <w:r>
        <w:rPr>
          <w:color w:val="000000"/>
          <w:lang w:val="en-GB"/>
        </w:rPr>
        <w:t xml:space="preserve">-specific basal emission rates in the model, however, the smaller uncertainty range for isoprene than for monoterpenes is not fully understood </w:t>
      </w:r>
      <w:r>
        <w:rPr>
          <w:color w:val="000000"/>
          <w:lang w:val="en-GB"/>
        </w:rPr>
        <w:fldChar w:fldCharType="begin" w:fldLock="1"/>
      </w:r>
      <w:r w:rsidR="00D477C7">
        <w:rPr>
          <w:color w:val="000000"/>
          <w:lang w:val="en-GB"/>
        </w:rPr>
        <w:instrText>ADDIN CSL_CITATION { "citationItems" : [ { "id" : "ITEM-1", "itemData" : { "DOI" : "10.5194/acp-8-4605-2008", "abstract" : "Emissions of biogenic volatile organic compounds (BVOC) are a chief uncertainty in calculating the burdens of important atmospheric compounds like tropospheric ozone or secondary organic aerosol, reflecting either imperfect chemical oxidation mechanisms or unreliable emission estimates, or both. To provide a starting point for a more systematic discussion we review here global isoprene and monoterpene emission estimates to-date. We note a surprisingly small variation in the predictions of global isoprene emission rate that is in stark contrast with our lack of process understanding and the small number of observations for model parameterisation and evaluation. Most of the models are based on similar emission algorithms, using fixed values for the emission capacity of various plant functional types. In some cases, these values are very similar but differ substantially in other models. The similarities with regard to the global isoprene emission rate would suggest that the dominant parameters driving the ultimate global estimate, and thus the dominant determinant of model sensitivity, are the specific emission algorithm and isoprene emission capacity. But the models also differ broadly with regard to their representation of net primary productivity, method of biome coverage determination and climate data. Contrary to isoprene, monoterpene estimates show significantly larger model-to-model variation although variation in terms of leaf algorithm, emission capacities, the way of model upscaling, vegetation cover or climatology used in terpene models are comparable to those used for isoprene. From our summary of published studies there appears to be no evidence that the terrestrial modelling community has been any more successful in \"resolving unknowns\" in the mechanisms that control global isoprene emissions, compared to global monoterpene emissions. Rather, the proliferation of common parameterization schemes within a large variety of model platforms lends the illusion of convergence towards a common estimate of global isoprene emissions. This convergence might be used to provide optimism that the community has reached the \"relief phase\", the phase when sufficient process understanding and data for evaluation allows models' projections to converge, when applying a recently proposed concept. We argue that there is no basis for this apparent relief phase. Rather, we urge modellers to be bolder in their analysis, and to draw attention to the fact that terrestr\u2026", "author" : [ { "dropping-particle" : "", "family" : "Arneth", "given" : "A", "non-dropping-particle" : "", "parse-names" : false, "suffix" : "" }, { "dropping-particle" : "", "family" : "Monson", "given" : "R K", "non-dropping-particle" : "", "parse-names" : false, "suffix" : "" }, { "dropping-particle" : "", "family" : "Schurgers", "given" : "G", "non-dropping-particle" : "", "parse-names" : false, "suffix" : "" }, { "dropping-particle" : "", "family" : "Niinemets", "given" : "\u00dc", "non-dropping-particle" : "", "parse-names" : false, "suffix" : "" }, { "dropping-particle" : "", "family" : "Palmer", "given" : "P I", "non-dropping-particle" : "", "parse-names" : false, "suffix" : "" } ], "container-title" : "Atmospheric Chemistry and Physics", "id" : "ITEM-1", "issue" : "16", "issued" : { "date-parts" : [ [ "2008" ] ] }, "page" : "4605-4620", "title" : "Why are estimates of global terrestrial isoprene emissions so similar (and why is this not so for monoterpenes)?", "translator" : [ { "dropping-particle" : "", "family" : "G5235", "given" : "", "non-dropping-particle" : "", "parse-names" : false, "suffix" : "" } ], "type" : "article-journal", "volume" : "8" }, "uris" : [ "http://www.mendeley.com/documents/?uuid=60455a23-1499-4447-aabb-ade5bd9e51b5" ] } ], "mendeley" : { "formattedCitation" : "(Arneth et al., 2008)", "plainTextFormattedCitation" : "(Arneth et al., 2008)", "previouslyFormattedCitation" : "(Arneth et al., 2008)" }, "properties" : { "noteIndex" : 0 }, "schema" : "https://github.com/citation-style-language/schema/raw/master/csl-citation.json" }</w:instrText>
      </w:r>
      <w:r>
        <w:rPr>
          <w:color w:val="000000"/>
          <w:lang w:val="en-GB"/>
        </w:rPr>
        <w:fldChar w:fldCharType="separate"/>
      </w:r>
      <w:r w:rsidR="00CB33A1">
        <w:rPr>
          <w:noProof/>
          <w:color w:val="000000"/>
          <w:lang w:val="en-GB"/>
        </w:rPr>
        <w:t>(Arneth et al., 2008)</w:t>
      </w:r>
      <w:r>
        <w:rPr>
          <w:color w:val="000000"/>
          <w:lang w:val="en-GB"/>
        </w:rPr>
        <w:fldChar w:fldCharType="end"/>
      </w:r>
      <w:r>
        <w:rPr>
          <w:color w:val="000000"/>
          <w:lang w:val="en-GB"/>
        </w:rPr>
        <w:t>. The e</w:t>
      </w:r>
      <w:r w:rsidRPr="000306BB">
        <w:rPr>
          <w:color w:val="000000"/>
          <w:lang w:val="en-GB"/>
        </w:rPr>
        <w:t xml:space="preserve">valuation of global BVOC emissions is challenging because of poor measurement data coverage in many regions and the lack of year-round measurements </w:t>
      </w:r>
      <w:r w:rsidRPr="000306BB">
        <w:rPr>
          <w:color w:val="000000"/>
          <w:lang w:val="en-GB"/>
        </w:rPr>
        <w:fldChar w:fldCharType="begin" w:fldLock="1"/>
      </w:r>
      <w:r w:rsidR="00D477C7">
        <w:rPr>
          <w:color w:val="000000"/>
          <w:lang w:val="en-GB"/>
        </w:rPr>
        <w:instrText>ADDIN CSL_CITATION { "citationItems" : [ { "id" : "ITEM-1", "itemData" : { "DOI" : "10.5194/acp-13-10243-2013", "ISSN" : "1680-7324", "abstract" : "Abstract. We describe the implementation of a biochemical model of isoprene emission that depends on the electron requirement for isoprene synthesis into the Farquhar\u2013Ball\u2013Berry leaf model of photosynthesis and stomatal conductance that is embedded within a global chemistry-climate simulation framework. The isoprene production is calculated as a function of electron transport-limited photosynthesis, intercellular and atmospheric carbon dioxide concentration, and canopy temperature. The vegetation biophysics module computes the photosynthetic uptake of carbon dioxide coupled with the transpiration of water vapor and the isoprene emission rate at the 30 min physical integration time step of the global chemistry-climate model. In the model, the rate of carbon assimilation provides the dominant control on isoprene emission variability over canopy temperature. A control simulation representative of the present-day climatic state that uses 8 plant functional types (PFTs), prescribed phenology and generic PFT-specific isoprene emission potentials (fraction of electrons available for isoprene synthesis) reproduces 50% of the variability across different ecosystems and seasons in a global database of 28 measured campaign-average fluxes. Compared to time-varying isoprene flux measurements at 9 select sites, the model authentically captures the observed variability in the 30 min average diurnal cycle (R2 = 64\u201396%) and simulates the flux magnitude to within a factor of 2. The control run yields a global isoprene source strength of 451 TgC yr\u22121 that increases by 30% in the artificial absence of plant water stress and by 55% for potential natural vegetation.", "author" : [ { "dropping-particle" : "", "family" : "Unger", "given" : "N.", "non-dropping-particle" : "", "parse-names" : false, "suffix" : "" }, { "dropping-particle" : "", "family" : "Harper", "given" : "K.", "non-dropping-particle" : "", "parse-names" : false, "suffix" : "" }, { "dropping-particle" : "", "family" : "Zheng", "given" : "Y.", "non-dropping-particle" : "", "parse-names" : false, "suffix" : "" }, { "dropping-particle" : "", "family" : "Kiang", "given" : "N. Y.", "non-dropping-particle" : "", "parse-names" : false, "suffix" : "" }, { "dropping-particle" : "", "family" : "Aleinov", "given" : "I.", "non-dropping-particle" : "", "parse-names" : false, "suffix" : "" }, { "dropping-particle" : "", "family" : "Arneth", "given" : "A.", "non-dropping-particle" : "", "parse-names" : false, "suffix" : "" }, { "dropping-particle" : "", "family" : "Schurgers", "given" : "G.", "non-dropping-particle" : "", "parse-names" : false, "suffix" : "" }, { "dropping-particle" : "", "family" : "Amelynck", "given" : "C.", "non-dropping-particle" : "", "parse-names" : false, "suffix" : "" }, { "dropping-particle" : "", "family" : "Goldstein", "given" : "A.", "non-dropping-particle" : "", "parse-names" : false, "suffix" : "" }, { "dropping-particle" : "", "family" : "Guenther", "given" : "A.", "non-dropping-particle" : "", "parse-names" : false, "suffix" : "" }, { "dropping-particle" : "", "family" : "Heinesch", "given" : "B.", "non-dropping-particle" : "", "parse-names" : false, "suffix" : "" }, { "dropping-particle" : "", "family" : "Hewitt", "given" : "C. N.", "non-dropping-particle" : "", "parse-names" : false, "suffix" : "" }, { "dropping-particle" : "", "family" : "Karl", "given" : "T.", "non-dropping-particle" : "", "parse-names" : false, "suffix" : "" }, { "dropping-particle" : "", "family" : "Laffineur", "given" : "Q.", "non-dropping-particle" : "", "parse-names" : false, "suffix" : "" }, { "dropping-particle" : "", "family" : "Langford", "given" : "B.", "non-dropping-particle" : "", "parse-names" : false, "suffix" : "" }, { "dropping-particle" : "", "family" : "A. McKinney", "given" : "K.", "non-dropping-particle" : "", "parse-names" : false, "suffix" : "" }, { "dropping-particle" : "", "family" : "Misztal", "given" : "P.", "non-dropping-particle" : "", "parse-names" : false, "suffix" : "" }, { "dropping-particle" : "", "family" : "Potosnak", "given" : "M.", "non-dropping-particle" : "", "parse-names" : false, "suffix" : "" }, { "dropping-particle" : "", "family" : "Rinne", "given" : "J.", "non-dropping-particle" : "", "parse-names" : false, "suffix" : "" }, { "dropping-particle" : "", "family" : "Pressley", "given" : "S.", "non-dropping-particle" : "", "parse-names" : false, "suffix" : "" }, { "dropping-particle" : "", "family" : "Schoon", "given" : "N.", "non-dropping-particle" : "", "parse-names" : false, "suffix" : "" }, { "dropping-particle" : "", "family" : "Ser\u00e7a", "given" : "D.", "non-dropping-particle" : "", "parse-names" : false, "suffix" : "" } ], "container-title" : "Atmospheric Chemistry and Physics", "id" : "ITEM-1", "issue" : "20", "issued" : { "date-parts" : [ [ "2013", "10", "22" ] ] }, "page" : "10243-10269", "title" : "Photosynthesis-dependent isoprene emission from leaf to planet in a global carbon-chemistry-climate model", "translator" : [ { "dropping-particle" : "", "family" : "G4983", "given" : "", "non-dropping-particle" : "", "parse-names" : false, "suffix" : "" } ], "type" : "article-journal", "volume" : "13" }, "uris" : [ "http://www.mendeley.com/documents/?uuid=b6ea746a-82c0-40c5-9867-a7584ada826e" ] } ], "mendeley" : { "formattedCitation" : "(Unger et al., 2013)", "plainTextFormattedCitation" : "(Unger et al., 2013)", "previouslyFormattedCitation" : "(Unger et al., 2013)" }, "properties" : { "noteIndex" : 0 }, "schema" : "https://github.com/citation-style-language/schema/raw/master/csl-citation.json" }</w:instrText>
      </w:r>
      <w:r w:rsidRPr="000306BB">
        <w:rPr>
          <w:color w:val="000000"/>
          <w:lang w:val="en-GB"/>
        </w:rPr>
        <w:fldChar w:fldCharType="separate"/>
      </w:r>
      <w:r w:rsidR="00CB33A1">
        <w:rPr>
          <w:noProof/>
          <w:color w:val="000000"/>
          <w:lang w:val="en-GB"/>
        </w:rPr>
        <w:t>(Unger et al., 2013)</w:t>
      </w:r>
      <w:r w:rsidRPr="000306BB">
        <w:rPr>
          <w:color w:val="000000"/>
          <w:lang w:val="en-GB"/>
        </w:rPr>
        <w:fldChar w:fldCharType="end"/>
      </w:r>
      <w:r w:rsidRPr="000306BB">
        <w:rPr>
          <w:color w:val="000000"/>
          <w:lang w:val="en-GB"/>
        </w:rPr>
        <w:t xml:space="preserve">. Several observational approaches have been developed </w:t>
      </w:r>
      <w:r w:rsidRPr="00A51276">
        <w:rPr>
          <w:color w:val="000000"/>
          <w:lang w:val="en-GB"/>
        </w:rPr>
        <w:t>in the past few years to improve understanding of BVOC emissions</w:t>
      </w:r>
      <w:ins w:id="931" w:author="Lucy Cowie" w:date="2021-07-25T20:25:00Z">
        <w:r w:rsidR="00066CF8">
          <w:rPr>
            <w:color w:val="000000"/>
            <w:lang w:val="en-GB"/>
          </w:rPr>
          <w:t>,</w:t>
        </w:r>
      </w:ins>
      <w:r w:rsidRPr="00A51276">
        <w:rPr>
          <w:color w:val="000000"/>
          <w:lang w:val="en-GB"/>
        </w:rPr>
        <w:t xml:space="preserve"> including indirect methods such as the measurement of the OH loss rate in forested environments </w:t>
      </w:r>
      <w:r w:rsidRPr="00A51276">
        <w:rPr>
          <w:color w:val="000000"/>
          <w:lang w:val="en-GB"/>
        </w:rPr>
        <w:fldChar w:fldCharType="begin" w:fldLock="1"/>
      </w:r>
      <w:r w:rsidR="00D477C7">
        <w:rPr>
          <w:color w:val="000000"/>
          <w:lang w:val="en-GB"/>
        </w:rPr>
        <w:instrText>ADDIN CSL_CITATION { "citationItems" : [ { "id" : "ITEM-1", "itemData" : { "DOI" : "10.1016/j.atmosenv.2016.03.010", "ISBN" : "1352-2310", "abstract" : "Over the past fifty years, considerable efforts have been devoted to measuring the concentration and chemical speciation of volatile organic compounds (VOCs) in ambient air and emissions. Recently, it has become possible to directly determine the overall effect of atmospheric trace gases on the oxidant hydroxyl radicals (OH), by measuring OH reactivity (OH loss frequency). Quantifying total OH reactivity is one way to characterize the roles of VOCs in formation of ground-level ozone and secondary organic aerosols (SOA). Approaches for measuring total OH reactivity in both emissions and ambient air have been progressing and have been applied in a wide range of studies. Here we evaluate the main techniques used to measure OH reactivity, including two methods directly measuring OH decay and one comparative reactivity method (CRM), and summarize the existing experimental and modeling studies. Total OH reactivity varies significantly on spatial, diurnal, seasonal and vertical bates. Comparison with individually detected OH sinks often reveals a significant missing reactivity, ranging from 20% to over 80% in some environments. Missing reactivity has also been determined in most source emission studies. These source measurements, as well as numerical models, have indicated that both undetected primary emissions and unmeasured secondary products could contribute to missing reactivity. A quantitative understanding of total OH reactivity of various sources and ambient environments will enhance our understanding of the suite of compounds found in emissions as well as chemical processes, and will also provide an opportunity for the improvement of atmospheric chemical mechanisms. (C) 2016 Published by Elsevier Ltd.", "author" : [ { "dropping-particle" : "", "family" : "Yang", "given" : "Yudong", "non-dropping-particle" : "", "parse-names" : false, "suffix" : "" }, { "dropping-particle" : "", "family" : "Shao", "given" : "Min", "non-dropping-particle" : "", "parse-names" : false, "suffix" : "" }, { "dropping-particle" : "", "family" : "Wang", "given" : "Xuemei", "non-dropping-particle" : "", "parse-names" : false, "suffix" : "" }, { "dropping-particle" : "", "family" : "Noelscher", "given" : "Anke C", "non-dropping-particle" : "", "parse-names" : false, "suffix" : "" }, { "dropping-particle" : "", "family" : "Kessel", "given" : "Stephan", "non-dropping-particle" : "", "parse-names" : false, "suffix" : "" }, { "dropping-particle" : "", "family" : "Guenther", "given" : "Alex", "non-dropping-particle" : "", "parse-names" : false, "suffix" : "" }, { "dropping-particle" : "", "family" : "Williams", "given" : "Jonathan", "non-dropping-particle" : "", "parse-names" : false, "suffix" : "" } ], "container-title" : "Atmospheric Environment", "id" : "ITEM-1", "issued" : { "date-parts" : [ [ "2016" ] ] }, "note" : "Times Cited: 21\nWilliams, Jonathan/K-7686-2017\nWilliams, Jonathan/0000-0001-9421-1703\n0\n21\n1873-2844", "page" : "147-161", "title" : "Towards a quantitative understanding of total OH reactivity: A review", "translator" : [ { "dropping-particle" : "", "family" : "G3271", "given" : "", "non-dropping-particle" : "", "parse-names" : false, "suffix" : "" } ], "type" : "article-journal", "volume" : "134" }, "uris" : [ "http://www.mendeley.com/documents/?uuid=6ca7ba6c-b6fb-4d89-ab04-08dc7e82f2a5" ] } ], "mendeley" : { "formattedCitation" : "(Yang et al., 2016)", "plainTextFormattedCitation" : "(Yang et al., 2016)", "previouslyFormattedCitation" : "(Yang et al., 2016)" }, "properties" : { "noteIndex" : 0 }, "schema" : "https://github.com/citation-style-language/schema/raw/master/csl-citation.json" }</w:instrText>
      </w:r>
      <w:r w:rsidRPr="00A51276">
        <w:rPr>
          <w:color w:val="000000"/>
          <w:lang w:val="en-GB"/>
        </w:rPr>
        <w:fldChar w:fldCharType="separate"/>
      </w:r>
      <w:r w:rsidR="00CB33A1">
        <w:rPr>
          <w:noProof/>
          <w:color w:val="000000"/>
          <w:lang w:val="en-GB"/>
        </w:rPr>
        <w:t>(Yang et al., 2016)</w:t>
      </w:r>
      <w:r w:rsidRPr="00A51276">
        <w:rPr>
          <w:color w:val="000000"/>
          <w:lang w:val="en-GB"/>
        </w:rPr>
        <w:fldChar w:fldCharType="end"/>
      </w:r>
      <w:r w:rsidRPr="00A51276">
        <w:rPr>
          <w:color w:val="000000"/>
          <w:lang w:val="en-GB"/>
        </w:rPr>
        <w:t xml:space="preserve"> and application of the variability in satellite formaldehyde concentrations </w:t>
      </w:r>
      <w:r w:rsidRPr="00A51276">
        <w:rPr>
          <w:color w:val="000000"/>
          <w:lang w:val="en-GB"/>
        </w:rPr>
        <w:fldChar w:fldCharType="begin" w:fldLock="1"/>
      </w:r>
      <w:r w:rsidR="00D477C7">
        <w:rPr>
          <w:color w:val="000000"/>
          <w:lang w:val="en-GB"/>
        </w:rPr>
        <w:instrText>ADDIN CSL_CITATION { "citationItems" : [ { "id" : "ITEM-1", "itemData" : { "DOI" : "10.1029/2005JD006689", "ISBN" : "0148-0227", "ISSN" : "0148-0227", "abstract" : "Quantifying isoprene emissions using satellite observations of the formaldehyde (HCHO) columns is subject to errors involving the column retrieval and the assumed relationship between HCHO columns and isoprene emissions,taken here from the GEOSCHEM chemical transport model. Here we use a 6-year (1996-2001) HCHO column data set from the Global Ozone Monitoring Experiment (GOME) satellite instrument to (1) quantify these errors, (2) evaluate GOME-derived isoprene emissions with in situ flux measurements and a process-based emission inventory (Model of Emissions of Gases and Aerosols from Nature, MEGAN), and (3) investigate the factors driving the seasonal and interannual variability of North American isoprene emissions. The error in the GOME HCHO column retrieval is estimated to be 40%. We use the Master Chemical Mechanism (MCM) to quantify the time-dependent HCHO production from isoprene, \u03b1-and \u03b2-pinenes, and methylbutenol and show that only emissions of isoprene are detectable by GOME. The time-dependent HCHO yield from isoprene oxidation calculated by MCM is 20-30% larger than in GEOS-CHEM. GOME-derived isoprene fluxes track the observed seasonal variation of in situ measurements at a Michigan forest site with a -30% bias. The seasonal variation of North American isoprene emissions during 2001 inferred from GOME is similar to MEGAN, with GOME emissions typically 25% higher (lower) at the beginning (end) of the growing season. GOME and MEGAN both show a maximum over the southeastern United States, but they differ in the precise location. The observed interannual variability of this maximum is 20-30%, depending on month. The MEGAN isoprene emission dependence on surface air temperature explains 75% of the month-to-month variability in GOME-derived isoprene emissions over the southeastern United States during May-September 1996-2001. Copyright 2006 by the American Geophysical Union.", "author" : [ { "dropping-particle" : "", "family" : "Palmer", "given" : "Paul I.", "non-dropping-particle" : "", "parse-names" : false, "suffix" : "" }, { "dropping-particle" : "", "family" : "Abbot", "given" : "Dorian S.", "non-dropping-particle" : "", "parse-names" : false, "suffix" : "" }, { "dropping-particle" : "", "family" : "Fu", "given" : "Tzung-May", "non-dropping-particle" : "", "parse-names" : false, "suffix" : "" }, { "dropping-particle" : "", "family" : "Jacob", "given" : "Daniel J.", "non-dropping-particle" : "", "parse-names" : false, "suffix" : "" }, { "dropping-particle" : "", "family" : "Chance", "given" : "Kelly", "non-dropping-particle" : "", "parse-names" : false, "suffix" : "" }, { "dropping-particle" : "", "family" : "Kurosu", "given" : "Thomas P.", "non-dropping-particle" : "", "parse-names" : false, "suffix" : "" }, { "dropping-particle" : "", "family" : "Guenther", "given" : "Alex", "non-dropping-particle" : "", "parse-names" : false, "suffix" : "" }, { "dropping-particle" : "", "family" : "Wiedinmyer", "given" : "Christine", "non-dropping-particle" : "", "parse-names" : false, "suffix" : "" }, { "dropping-particle" : "", "family" : "Stanton", "given" : "Jenny C.", "non-dropping-particle" : "", "parse-names" : false, "suffix" : "" }, { "dropping-particle" : "", "family" : "Pilling", "given" : "Michael J.", "non-dropping-particle" : "", "parse-names" : false, "suffix" : "" }, { "dropping-particle" : "", "family" : "Pressley", "given" : "Shelley N.", "non-dropping-particle" : "", "parse-names" : false, "suffix" : "" }, { "dropping-particle" : "", "family" : "Lamb", "given" : "Brian", "non-dropping-particle" : "", "parse-names" : false, "suffix" : "" }, { "dropping-particle" : "", "family" : "Sumner", "given" : "Anne Louise", "non-dropping-particle" : "", "parse-names" : false, "suffix" : "" } ], "container-title" : "Journal of Geophysical Research: Atmospheres", "id" : "ITEM-1", "issue" : "D12", "issued" : { "date-parts" : [ [ "2006" ] ] }, "page" : "D12315", "title" : "Quantifying the seasonal and interannual variability of North American isoprene emissions using satellite observations of the formaldehyde column", "translator" : [ { "dropping-particle" : "", "family" : "G4147", "given" : "", "non-dropping-particle" : "", "parse-names" : false, "suffix" : "" } ], "type" : "article-journal", "volume" : "111" }, "uris" : [ "http://www.mendeley.com/documents/?uuid=c335894d-478e-499a-bc54-bfd4387dca08" ] }, { "id" : "ITEM-2", "itemData" : { "DOI" : "10.1002/jgrd.50552", "ISSN" : "2169897X", "author" : [ { "dropping-particle" : "", "family" : "Barkley", "given" : "Michael P.", "non-dropping-particle" : "", "parse-names" : false, "suffix" : "" }, { "dropping-particle" : "De", "family" : "Smedt", "given" : "Isabelle", "non-dropping-particle" : "", "parse-names" : false, "suffix" : "" }, { "dropping-particle" : "", "family" : "Roozendael", "given" : "Michel", "non-dropping-particle" : "Van", "parse-names" : false, "suffix" : "" }, { "dropping-particle" : "", "family" : "Kurosu", "given" : "Thomas P.", "non-dropping-particle" : "", "parse-names" : false, "suffix" : "" }, { "dropping-particle" : "", "family" : "Chance", "given" : "Kelly", "non-dropping-particle" : "", "parse-names" : false, "suffix" : "" }, { "dropping-particle" : "", "family" : "Arneth", "given" : "Almut", "non-dropping-particle" : "", "parse-names" : false, "suffix" : "" }, { "dropping-particle" : "", "family" : "Hagberg", "given" : "Daniel", "non-dropping-particle" : "", "parse-names" : false, "suffix" : "" }, { "dropping-particle" : "", "family" : "Guenther", "given" : "Alex", "non-dropping-particle" : "", "parse-names" : false, "suffix" : "" }, { "dropping-particle" : "", "family" : "Paulot", "given" : "Fabien", "non-dropping-particle" : "", "parse-names" : false, "suffix" : "" }, { "dropping-particle" : "", "family" : "Marais", "given" : "Eloise", "non-dropping-particle" : "", "parse-names" : false, "suffix" : "" }, { "dropping-particle" : "", "family" : "Mao", "given" : "Jingqiu", "non-dropping-particle" : "", "parse-names" : false, "suffix" : "" } ], "container-title" : "Journal of Geophysical Research: Atmospheres", "id" : "ITEM-2", "issue" : "12", "issued" : { "date-parts" : [ [ "2013", "6" ] ] }, "page" : "6849-6868", "title" : "Top-down isoprene emissions over tropical South America inferred from SCIAMACHY and OMI formaldehyde columns", "translator" : [ { "dropping-particle" : "", "family" : "G4892", "given" : "", "non-dropping-particle" : "", "parse-names" : false, "suffix" : "" } ], "type" : "article-journal", "volume" : "118" }, "uris" : [ "http://www.mendeley.com/documents/?uuid=a2e9cb8c-be07-46fc-aa34-df782008332d" ] }, { "id" : "ITEM-3", "itemData" : { "DOI" : "10.5194/acp-14-4587-2014", "ISSN" : "1680-7324", "abstract" : "Abstract. Due to the scarcity of observational constraints and the rapidly changing environment in East and Southeast Asia, isoprene emissions predicted by models are expected to bear substantial uncertainties. The aim of this study is to improve upon the existing bottom-up estimates, and to investigate the temporal evolution of the fluxes in Asia over 1979\u20132012. To this purpose, we calculate the hourly emissions at 0.5\u00b0\u00d70.5\u00b0 resolution using the MEGAN\u2013MOHYCAN model driven by ECMWF ERA-Interim climatology. In order to remedy for known biases identified in previous studies, and to improve the simulation of interannual variability and trends in emissions, this study incorporates (i) changes in land use, including the rapid expansion of oil palms, (ii) meteorological variability according to ERA-Interim, (iii) long-term changes in solar radiation (dimming/brightening) constrained by surface network radiation measurements, and (iv) recent experimental evidence that South Asian tropical forests are much weaker isoprene emitters than previously assumed, and on the other hand, that oil palms have a strong isoprene emission capacity. These effects lead to a significant lowering (factor of 2) in the total isoprene fluxes over the studied domain, and to emission reductions reaching a factor of 3.5 in Southeast Asia. The bottom-up annual isoprene emissions for 2005 are estimated at 7.0, 4.8, 8.3, and 2.9 Tg in China, India, Indonesia and Malaysia, respectively. The isoprene flux anomaly over the whole domain and studied period is found to be strongly correlated with the Oceanic Ni\u00f1o Index (r = 0.73), with positive (negative) anomalies related to El Ni\u00f1o (La Ni\u00f1a) years. Changes in temperature and solar radiation are the major drivers of the interannual variability and trends in the emissions, except over semi-arid areas such as northwestern China, Pakistan and Kazakhstan, where soil moisture is by far the main cause of interannual emission changes. In our base simulation, annual positive flux trends of 0.2% and 0.52% throughout the entire period are found in Asia and China, respectively, related to a positive trend in temperature and solar radiation. The impact of oil palm expansion in Indonesia and Malaysia is to enhance the trends over that region, e.g., from 1.17% to 1.5% in 1979\u20132005 in Malaysia. A negative emission trend is derived in India (\u22120.4%), owing to the negative trend in solar radiation data associated with the strong dimming effect likely due to inc\u2026", "author" : [ { "dropping-particle" : "", "family" : "Stavrakou", "given" : "T.", "non-dropping-particle" : "", "parse-names" : false, "suffix" : "" }, { "dropping-particle" : "", "family" : "M\u00fcller", "given" : "J.-F.", "non-dropping-particle" : "", "parse-names" : false, "suffix" : "" }, { "dropping-particle" : "", "family" : "Bauwens", "given" : "M.", "non-dropping-particle" : "", "parse-names" : false, "suffix" : "" }, { "dropping-particle" : "", "family" : "Smedt", "given" : "I.", "non-dropping-particle" : "De", "parse-names" : false, "suffix" : "" }, { "dropping-particle" : "", "family" : "Roozendael", "given" : "M.", "non-dropping-particle" : "Van", "parse-names" : false, "suffix" : "" }, { "dropping-particle" : "", "family" : "Guenther", "given" : "A.", "non-dropping-particle" : "", "parse-names" : false, "suffix" : "" }, { "dropping-particle" : "", "family" : "Wild", "given" : "M.", "non-dropping-particle" : "", "parse-names" : false, "suffix" : "" }, { "dropping-particle" : "", "family" : "Xia", "given" : "X.", "non-dropping-particle" : "", "parse-names" : false, "suffix" : "" } ], "container-title" : "Atmospheric Chemistry and Physics", "id" : "ITEM-3", "issue" : "9", "issued" : { "date-parts" : [ [ "2014", "5" ] ] }, "page" : "4587-4605", "title" : "Isoprene emissions over Asia 1979\u20132012: impact of climate and land-use changes", "translator" : [ { "dropping-particle" : "", "family" : "G4903", "given" : "", "non-dropping-particle" : "", "parse-names" : false, "suffix" : "" } ], "type" : "article-journal", "volume" : "14" }, "uris" : [ "http://www.mendeley.com/documents/?uuid=fc33634b-7e1e-41d2-af56-36203e954ce9" ] } ], "mendeley" : { "formattedCitation" : "(Palmer et al., 2006; Barkley et al., 2013; Stavrakou et al., 2014)", "plainTextFormattedCitation" : "(Palmer et al., 2006; Barkley et al., 2013; Stavrakou et al., 2014)", "previouslyFormattedCitation" : "(Palmer et al., 2006; Barkley et al., 2013; Stavrakou et al., 2014)" }, "properties" : { "noteIndex" : 0 }, "schema" : "https://github.com/citation-style-language/schema/raw/master/csl-citation.json" }</w:instrText>
      </w:r>
      <w:r w:rsidRPr="00A51276">
        <w:rPr>
          <w:color w:val="000000"/>
          <w:lang w:val="en-GB"/>
        </w:rPr>
        <w:fldChar w:fldCharType="separate"/>
      </w:r>
      <w:r w:rsidR="00CB33A1">
        <w:rPr>
          <w:noProof/>
          <w:color w:val="000000"/>
          <w:lang w:val="en-GB"/>
        </w:rPr>
        <w:t>(Palmer et al., 2006; Barkley et al., 2013; Stavrakou et al., 2014)</w:t>
      </w:r>
      <w:r w:rsidRPr="00A51276">
        <w:rPr>
          <w:color w:val="000000"/>
          <w:lang w:val="en-GB"/>
        </w:rPr>
        <w:fldChar w:fldCharType="end"/>
      </w:r>
      <w:r w:rsidRPr="00A51276">
        <w:rPr>
          <w:color w:val="000000"/>
          <w:lang w:val="en-GB"/>
        </w:rPr>
        <w:t xml:space="preserve">. Direct space-borne isoprene retrievals using infrared </w:t>
      </w:r>
      <w:del w:id="932" w:author="Lucy Cowie" w:date="2021-07-25T20:24:00Z">
        <w:r w:rsidRPr="00A51276" w:rsidDel="00F954C0">
          <w:rPr>
            <w:color w:val="000000"/>
            <w:lang w:val="en-GB"/>
          </w:rPr>
          <w:delText xml:space="preserve">(IR) </w:delText>
        </w:r>
      </w:del>
      <w:r w:rsidRPr="00A51276">
        <w:rPr>
          <w:color w:val="000000"/>
          <w:lang w:val="en-GB"/>
        </w:rPr>
        <w:t>radiance</w:t>
      </w:r>
      <w:ins w:id="933" w:author="Lucy Cowie" w:date="2021-07-25T20:24:00Z">
        <w:r w:rsidR="00F954C0">
          <w:rPr>
            <w:color w:val="000000"/>
            <w:lang w:val="en-GB"/>
          </w:rPr>
          <w:t xml:space="preserve"> </w:t>
        </w:r>
        <w:r w:rsidR="00F954C0" w:rsidRPr="00A51276">
          <w:rPr>
            <w:color w:val="000000"/>
            <w:lang w:val="en-GB"/>
          </w:rPr>
          <w:t>(IR)</w:t>
        </w:r>
      </w:ins>
      <w:r w:rsidRPr="00A51276">
        <w:rPr>
          <w:color w:val="000000"/>
          <w:lang w:val="en-GB"/>
        </w:rPr>
        <w:t xml:space="preserve"> measurements </w:t>
      </w:r>
      <w:r>
        <w:rPr>
          <w:color w:val="000000"/>
          <w:lang w:val="en-GB"/>
        </w:rPr>
        <w:t>have very recently become</w:t>
      </w:r>
      <w:r w:rsidRPr="00A51276">
        <w:rPr>
          <w:color w:val="000000"/>
          <w:lang w:val="en-GB"/>
        </w:rPr>
        <w:t xml:space="preserve"> available </w:t>
      </w:r>
      <w:r w:rsidRPr="00A51276">
        <w:rPr>
          <w:color w:val="000000"/>
          <w:lang w:val="en-GB"/>
        </w:rPr>
        <w:fldChar w:fldCharType="begin" w:fldLock="1"/>
      </w:r>
      <w:r w:rsidR="00D477C7">
        <w:rPr>
          <w:color w:val="000000"/>
          <w:lang w:val="en-GB"/>
        </w:rPr>
        <w:instrText>ADDIN CSL_CITATION { "citationItems" : [ { "id" : "ITEM-1", "itemData" : { "DOI" : "10.1038/s41467-019-11835-0", "ISSN" : "2041-1723", "author" : [ { "dropping-particle" : "", "family" : "Fu", "given" : "Dejian", "non-dropping-particle" : "", "parse-names" : false, "suffix" : "" }, { "dropping-particle" : "", "family" : "Millet", "given" : "Dylan B.", "non-dropping-particle" : "", "parse-names" : false, "suffix" : "" }, { "dropping-particle" : "", "family" : "Wells", "given" : "Kelley C.", "non-dropping-particle" : "", "parse-names" : false, "suffix" : "" }, { "dropping-particle" : "", "family" : "Payne", "given" : "Vivienne H.", "non-dropping-particle" : "", "parse-names" : false, "suffix" : "" }, { "dropping-particle" : "", "family" : "Yu", "given" : "Shanshan", "non-dropping-particle" : "", "parse-names" : false, "suffix" : "" }, { "dropping-particle" : "", "family" : "Guenther", "given" : "Alex", "non-dropping-particle" : "", "parse-names" : false, "suffix" : "" }, { "dropping-particle" : "", "family" : "Eldering", "given" : "Annmarie", "non-dropping-particle" : "", "parse-names" : false, "suffix" : "" } ], "container-title" : "Nature Communications", "id" : "ITEM-1", "issue" : "1", "issued" : { "date-parts" : [ [ "2019", "12" ] ] }, "page" : "3811", "title" : "Direct retrieval of isoprene from satellite-based infrared measurements", "translator" : [ { "dropping-particle" : "", "family" : "G4899", "given" : "", "non-dropping-particle" : "", "parse-names" : false, "suffix" : "" } ], "type" : "article-journal", "volume" : "10" }, "uris" : [ "http://www.mendeley.com/documents/?uuid=b253fc8d-25b5-49a6-a0bc-2d070fdbf067" ] }, { "id" : "ITEM-2", "itemData" : { "DOI" : "10.1038/s41586-020-2664-3", "ISSN" : "0028-0836", "author" : [ { "dropping-particle" : "", "family" : "Wells", "given" : "Kelley C.", "non-dropping-particle" : "", "parse-names" : false, "suffix" : "" }, { "dropping-particle" : "", "family" : "Millet", "given" : "Dylan B.", "non-dropping-particle" : "", "parse-names" : false, "suffix" : "" }, { "dropping-particle" : "", "family" : "Payne", "given" : "Vivienne H.", "non-dropping-particle" : "", "parse-names" : false, "suffix" : "" }, { "dropping-particle" : "", "family" : "Deventer", "given" : "M. Julian", "non-dropping-particle" : "", "parse-names" : false, "suffix" : "" }, { "dropping-particle" : "", "family" : "Bates", "given" : "Kelvin H.", "non-dropping-particle" : "", "parse-names" : false, "suffix" : "" }, { "dropping-particle" : "", "family" : "Gouw", "given" : "Joost A.", "non-dropping-particle" : "de", "parse-names" : false, "suffix" : "" }, { "dropping-particle" : "", "family" : "Graus", "given" : "Martin", "non-dropping-particle" : "", "parse-names" : false, "suffix" : "" }, { "dropping-particle" : "", "family" : "Warneke", "given" : "Carsten", "non-dropping-particle" : "", "parse-names" : false, "suffix" : "" }, { "dropping-particle" : "", "family" : "Wisthaler", "given" : "Armin", "non-dropping-particle" : "", "parse-names" : false, "suffix" : "" }, { "dropping-particle" : "", "family" : "Fuentes", "given" : "Jose D.", "non-dropping-particle" : "", "parse-names" : false, "suffix" : "" } ], "container-title" : "Nature", "id" : "ITEM-2", "issue" : "7824", "issued" : { "date-parts" : [ [ "2020", "9" ] ] }, "page" : "225-233", "title" : "Satellite isoprene retrievals constrain emissions and atmospheric oxidation", "translator" : [ { "dropping-particle" : "", "family" : "G4871", "given" : "", "non-dropping-particle" : "", "parse-names" : false, "suffix" : "" } ], "type" : "article-journal", "volume" : "585" }, "uris" : [ "http://www.mendeley.com/documents/?uuid=579134ee-0676-45b1-8d4e-63b8a2ff3602" ] } ], "mendeley" : { "formattedCitation" : "(Fu et al., 2019; Wells et al., 2020)", "plainTextFormattedCitation" : "(Fu et al., 2019; Wells et al., 2020)", "previouslyFormattedCitation" : "(Fu et al., 2019; Wells et al., 2020)" }, "properties" : { "noteIndex" : 0 }, "schema" : "https://github.com/citation-style-language/schema/raw/master/csl-citation.json" }</w:instrText>
      </w:r>
      <w:r w:rsidRPr="00A51276">
        <w:rPr>
          <w:color w:val="000000"/>
          <w:lang w:val="en-GB"/>
        </w:rPr>
        <w:fldChar w:fldCharType="separate"/>
      </w:r>
      <w:r w:rsidR="00CB33A1">
        <w:rPr>
          <w:noProof/>
          <w:color w:val="000000"/>
          <w:lang w:val="en-GB"/>
        </w:rPr>
        <w:t>(Fu et al., 2019; Wells et al., 2020)</w:t>
      </w:r>
      <w:r w:rsidRPr="00A51276">
        <w:rPr>
          <w:color w:val="000000"/>
          <w:lang w:val="en-GB"/>
        </w:rPr>
        <w:fldChar w:fldCharType="end"/>
      </w:r>
      <w:r w:rsidRPr="00A51276">
        <w:rPr>
          <w:color w:val="000000"/>
          <w:lang w:val="en-GB"/>
        </w:rPr>
        <w:t xml:space="preserve">. </w:t>
      </w:r>
      <w:r>
        <w:rPr>
          <w:color w:val="000000"/>
          <w:lang w:val="en-GB"/>
        </w:rPr>
        <w:t>Collectively these</w:t>
      </w:r>
      <w:r w:rsidRPr="00A51276">
        <w:rPr>
          <w:color w:val="000000"/>
          <w:lang w:val="en-GB"/>
        </w:rPr>
        <w:t xml:space="preserve"> approaches have identified weaknesses in the ability of the paramet</w:t>
      </w:r>
      <w:del w:id="934" w:author="Lucy Cowie" w:date="2021-07-27T17:17:00Z">
        <w:r w:rsidRPr="00A51276" w:rsidDel="00752F98">
          <w:rPr>
            <w:color w:val="000000"/>
            <w:lang w:val="en-GB"/>
          </w:rPr>
          <w:delText>e</w:delText>
        </w:r>
      </w:del>
      <w:r w:rsidRPr="00A51276">
        <w:rPr>
          <w:color w:val="000000"/>
          <w:lang w:val="en-GB"/>
        </w:rPr>
        <w:t xml:space="preserve">rizations in global models to reproduce BVOC emissions hotspots </w:t>
      </w:r>
      <w:r w:rsidRPr="00A51276">
        <w:rPr>
          <w:color w:val="000000"/>
          <w:lang w:val="en-GB"/>
        </w:rPr>
        <w:fldChar w:fldCharType="begin" w:fldLock="1"/>
      </w:r>
      <w:r w:rsidR="00D477C7">
        <w:rPr>
          <w:color w:val="000000"/>
          <w:lang w:val="en-GB"/>
        </w:rPr>
        <w:instrText>ADDIN CSL_CITATION { "citationItems" : [ { "id" : "ITEM-1", "itemData" : { "DOI" : "10.1038/s41586-020-2664-3", "ISSN" : "0028-0836", "author" : [ { "dropping-particle" : "", "family" : "Wells", "given" : "Kelley C.", "non-dropping-particle" : "", "parse-names" : false, "suffix" : "" }, { "dropping-particle" : "", "family" : "Millet", "given" : "Dylan B.", "non-dropping-particle" : "", "parse-names" : false, "suffix" : "" }, { "dropping-particle" : "", "family" : "Payne", "given" : "Vivienne H.", "non-dropping-particle" : "", "parse-names" : false, "suffix" : "" }, { "dropping-particle" : "", "family" : "Deventer", "given" : "M. Julian", "non-dropping-particle" : "", "parse-names" : false, "suffix" : "" }, { "dropping-particle" : "", "family" : "Bates", "given" : "Kelvin H.", "non-dropping-particle" : "", "parse-names" : false, "suffix" : "" }, { "dropping-particle" : "", "family" : "Gouw", "given" : "Joost A.", "non-dropping-particle" : "de", "parse-names" : false, "suffix" : "" }, { "dropping-particle" : "", "family" : "Graus", "given" : "Martin", "non-dropping-particle" : "", "parse-names" : false, "suffix" : "" }, { "dropping-particle" : "", "family" : "Warneke", "given" : "Carsten", "non-dropping-particle" : "", "parse-names" : false, "suffix" : "" }, { "dropping-particle" : "", "family" : "Wisthaler", "given" : "Armin", "non-dropping-particle" : "", "parse-names" : false, "suffix" : "" }, { "dropping-particle" : "", "family" : "Fuentes", "given" : "Jose D.", "non-dropping-particle" : "", "parse-names" : false, "suffix" : "" } ], "container-title" : "Nature", "id" : "ITEM-1", "issue" : "7824", "issued" : { "date-parts" : [ [ "2020", "9" ] ] }, "page" : "225-233", "title" : "Satellite isoprene retrievals constrain emissions and atmospheric oxidation", "translator" : [ { "dropping-particle" : "", "family" : "G4871", "given" : "", "non-dropping-particle" : "", "parse-names" : false, "suffix" : "" } ], "type" : "article-journal", "volume" : "585" }, "uris" : [ "http://www.mendeley.com/documents/?uuid=579134ee-0676-45b1-8d4e-63b8a2ff3602" ] } ], "mendeley" : { "formattedCitation" : "(Wells et al., 2020)", "plainTextFormattedCitation" : "(Wells et al., 2020)", "previouslyFormattedCitation" : "(Wells et al., 2020)" }, "properties" : { "noteIndex" : 0 }, "schema" : "https://github.com/citation-style-language/schema/raw/master/csl-citation.json" }</w:instrText>
      </w:r>
      <w:r w:rsidRPr="00A51276">
        <w:rPr>
          <w:color w:val="000000"/>
          <w:lang w:val="en-GB"/>
        </w:rPr>
        <w:fldChar w:fldCharType="separate"/>
      </w:r>
      <w:r w:rsidR="00CB33A1">
        <w:rPr>
          <w:noProof/>
          <w:color w:val="000000"/>
          <w:lang w:val="en-GB"/>
        </w:rPr>
        <w:t>(Wells et al., 2020)</w:t>
      </w:r>
      <w:r w:rsidRPr="00A51276">
        <w:rPr>
          <w:color w:val="000000"/>
          <w:lang w:val="en-GB"/>
        </w:rPr>
        <w:fldChar w:fldCharType="end"/>
      </w:r>
      <w:r w:rsidRPr="00A51276">
        <w:rPr>
          <w:color w:val="000000"/>
          <w:lang w:val="en-GB"/>
        </w:rPr>
        <w:t>. However, none of the current observational approaches have yet been able to reduce the uncertainty ranges in global emission</w:t>
      </w:r>
      <w:ins w:id="935" w:author="Lucy Cowie" w:date="2021-07-25T20:26:00Z">
        <w:r w:rsidR="007B2B00">
          <w:rPr>
            <w:color w:val="000000"/>
            <w:lang w:val="en-GB"/>
          </w:rPr>
          <w:t>s</w:t>
        </w:r>
      </w:ins>
      <w:r w:rsidRPr="00A51276">
        <w:rPr>
          <w:color w:val="000000"/>
          <w:lang w:val="en-GB"/>
        </w:rPr>
        <w:t xml:space="preserve"> estimates.</w:t>
      </w:r>
    </w:p>
    <w:p w14:paraId="2F5E7F42" w14:textId="77777777" w:rsidR="00A05B04" w:rsidRPr="0091319A" w:rsidRDefault="00A05B04" w:rsidP="00D5630D">
      <w:pPr>
        <w:pStyle w:val="AR6BodyText"/>
        <w:rPr>
          <w:color w:val="000000"/>
          <w:lang w:val="en-GB"/>
        </w:rPr>
      </w:pPr>
    </w:p>
    <w:p w14:paraId="5744DD4B" w14:textId="77EB59CC" w:rsidR="00A05B04" w:rsidRPr="00C51397" w:rsidRDefault="00A05B04" w:rsidP="00D5630D">
      <w:pPr>
        <w:pStyle w:val="AR6BodyText"/>
        <w:rPr>
          <w:color w:val="000000"/>
          <w:lang w:val="en-GB"/>
        </w:rPr>
      </w:pPr>
      <w:r w:rsidRPr="00A51276">
        <w:rPr>
          <w:color w:val="000000"/>
          <w:lang w:val="en-GB"/>
        </w:rPr>
        <w:t>At the plant level, BVOC emission rates and composition depend strongly on plant species with plants tending to emit either isoprene or monoterpenes but not both. Photosynthetic activity is a main driver of isoprene and monoterpene production. Therefore, radiation and temperature, along with leaf</w:t>
      </w:r>
      <w:ins w:id="936" w:author="Lucy Cowie" w:date="2021-07-25T20:31:00Z">
        <w:r w:rsidR="00F82ABB">
          <w:rPr>
            <w:color w:val="000000"/>
            <w:lang w:val="en-GB"/>
          </w:rPr>
          <w:t>-</w:t>
        </w:r>
      </w:ins>
      <w:del w:id="937" w:author="Lucy Cowie" w:date="2021-07-25T20:31:00Z">
        <w:r w:rsidRPr="00A51276" w:rsidDel="00F82ABB">
          <w:rPr>
            <w:color w:val="000000"/>
            <w:lang w:val="en-GB"/>
          </w:rPr>
          <w:delText xml:space="preserve"> </w:delText>
        </w:r>
      </w:del>
      <w:r w:rsidRPr="00A51276">
        <w:rPr>
          <w:color w:val="000000"/>
          <w:lang w:val="en-GB"/>
        </w:rPr>
        <w:t xml:space="preserve">water status, phenological state and </w:t>
      </w:r>
      <w:r w:rsidRPr="00B53AEC">
        <w:rPr>
          <w:color w:val="000000"/>
          <w:lang w:val="en-GB"/>
        </w:rPr>
        <w:t>atmospheric</w:t>
      </w:r>
      <w:ins w:id="938" w:author="Lucy Cowie" w:date="2021-07-25T20:47:00Z">
        <w:r w:rsidR="00B53AEC" w:rsidRPr="00B53AEC">
          <w:rPr>
            <w:color w:val="000000"/>
            <w:lang w:val="en-GB"/>
            <w:rPrChange w:id="939" w:author="Lucy Cowie" w:date="2021-07-25T20:47:00Z">
              <w:rPr>
                <w:color w:val="000000"/>
                <w:highlight w:val="yellow"/>
                <w:lang w:val="en-GB"/>
              </w:rPr>
            </w:rPrChange>
          </w:rPr>
          <w:t xml:space="preserve"> </w:t>
        </w:r>
      </w:ins>
      <w:del w:id="940" w:author="Lucy Cowie" w:date="2021-07-25T20:44:00Z">
        <w:r w:rsidRPr="00B53AEC" w:rsidDel="00CA3A46">
          <w:rPr>
            <w:color w:val="000000"/>
            <w:lang w:val="en-GB"/>
          </w:rPr>
          <w:delText xml:space="preserve"> </w:delText>
        </w:r>
      </w:del>
      <w:r w:rsidRPr="00B53AEC">
        <w:rPr>
          <w:color w:val="000000"/>
          <w:lang w:val="en-GB"/>
        </w:rPr>
        <w:t>CO</w:t>
      </w:r>
      <w:r w:rsidRPr="00B53AEC">
        <w:rPr>
          <w:color w:val="000000"/>
          <w:vertAlign w:val="subscript"/>
          <w:lang w:val="en-GB"/>
        </w:rPr>
        <w:t>2</w:t>
      </w:r>
      <w:ins w:id="941" w:author="Lucy Cowie" w:date="2021-07-25T20:47:00Z">
        <w:r w:rsidR="00B53AEC" w:rsidRPr="00B53AEC">
          <w:rPr>
            <w:color w:val="000000"/>
            <w:lang w:val="en-GB"/>
            <w:rPrChange w:id="942" w:author="Lucy Cowie" w:date="2021-07-25T20:47:00Z">
              <w:rPr>
                <w:color w:val="000000"/>
                <w:highlight w:val="yellow"/>
                <w:lang w:val="en-GB"/>
              </w:rPr>
            </w:rPrChange>
          </w:rPr>
          <w:t xml:space="preserve"> </w:t>
        </w:r>
      </w:ins>
      <w:del w:id="943" w:author="Lucy Cowie" w:date="2021-07-25T20:44:00Z">
        <w:r w:rsidRPr="00B53AEC" w:rsidDel="00CA3A46">
          <w:rPr>
            <w:color w:val="000000"/>
            <w:lang w:val="en-GB"/>
          </w:rPr>
          <w:delText xml:space="preserve"> </w:delText>
        </w:r>
      </w:del>
      <w:r w:rsidRPr="00B53AEC">
        <w:rPr>
          <w:color w:val="000000"/>
          <w:lang w:val="en-GB"/>
        </w:rPr>
        <w:t>mixing</w:t>
      </w:r>
      <w:r w:rsidRPr="00A51276">
        <w:rPr>
          <w:color w:val="000000"/>
          <w:lang w:val="en-GB"/>
        </w:rPr>
        <w:t xml:space="preserve"> ratio, affect emissions directly (</w:t>
      </w:r>
      <w:r w:rsidRPr="006E30A2">
        <w:rPr>
          <w:color w:val="000000"/>
          <w:lang w:val="en-GB"/>
        </w:rPr>
        <w:t>on the leaf</w:t>
      </w:r>
      <w:ins w:id="944" w:author="Lucy Cowie" w:date="2021-07-26T13:17:00Z">
        <w:r w:rsidR="006E30A2" w:rsidRPr="006E30A2">
          <w:rPr>
            <w:color w:val="000000"/>
            <w:lang w:val="en-GB"/>
            <w:rPrChange w:id="945" w:author="Lucy Cowie" w:date="2021-07-26T13:17:00Z">
              <w:rPr>
                <w:color w:val="000000"/>
                <w:highlight w:val="yellow"/>
                <w:lang w:val="en-GB"/>
              </w:rPr>
            </w:rPrChange>
          </w:rPr>
          <w:t xml:space="preserve"> </w:t>
        </w:r>
      </w:ins>
      <w:del w:id="946" w:author="Lucy Cowie" w:date="2021-07-26T13:17:00Z">
        <w:r w:rsidRPr="006E30A2" w:rsidDel="006E30A2">
          <w:rPr>
            <w:color w:val="000000"/>
            <w:lang w:val="en-GB"/>
          </w:rPr>
          <w:delText>-</w:delText>
        </w:r>
      </w:del>
      <w:r w:rsidRPr="006E30A2">
        <w:rPr>
          <w:color w:val="000000"/>
          <w:lang w:val="en-GB"/>
        </w:rPr>
        <w:t>scale)</w:t>
      </w:r>
      <w:r w:rsidRPr="00A51276">
        <w:rPr>
          <w:color w:val="000000"/>
          <w:lang w:val="en-GB"/>
        </w:rPr>
        <w:t xml:space="preserve"> and indirectly</w:t>
      </w:r>
      <w:del w:id="947" w:author="Lucy Cowie" w:date="2021-07-25T20:48:00Z">
        <w:r w:rsidRPr="00A51276" w:rsidDel="007B4F2F">
          <w:rPr>
            <w:color w:val="000000"/>
            <w:lang w:val="en-GB"/>
          </w:rPr>
          <w:delText xml:space="preserve"> (via plant productivity)</w:delText>
        </w:r>
      </w:del>
      <w:r w:rsidRPr="00A51276">
        <w:rPr>
          <w:color w:val="000000"/>
          <w:lang w:val="en-GB"/>
        </w:rPr>
        <w:t xml:space="preserve"> </w:t>
      </w:r>
      <w:r w:rsidRPr="00A51276">
        <w:rPr>
          <w:color w:val="000000"/>
          <w:lang w:val="en-GB"/>
        </w:rPr>
        <w:fldChar w:fldCharType="begin" w:fldLock="1"/>
      </w:r>
      <w:r w:rsidR="00D477C7">
        <w:rPr>
          <w:color w:val="000000"/>
          <w:lang w:val="en-GB"/>
        </w:rPr>
        <w:instrText>ADDIN CSL_CITATION { "citationItems" : [ { "id" : "ITEM-1", "itemData" : { "DOI" : "10.5194/gmd-5-1471-2012", "ISSN" : "1991959X", "abstract" : "The Model of Emissions of Gases and Aerosols from Nature version 2.1 (MEGAN2.1) is a modeling framework for estimating fluxes of biogenic compounds between terrestrial ecosystems and the atmosphere using simple mechanistic algorithms to account for the major known processes controlling biogenic emissions. It is available as an offline code and has also been coupled into land surface and atmospheric chemistry models. MEGAN2.1 is an update from the previous versions including MEGAN2.0, which was described for isoprene emissions by Guenther et al. (2006) and MEGAN2.02, which was described for monoterpene and sesquiterpene emissions by Sakulyanontvittaya et al. (2008). Isoprene comprises about half of the total global biogenic volatile organic compound (BVOC) emission of 1 Pg (1000 Tg or 1015 g) estimated using MEGAN2.1. Methanol, ethanol, acetaldehyde, acetone, \u03b1-pinene, \u03b2-pinene, t-\u03b2-ocimene, limonene, ethene, and propene together contribute another 30% of the MEGAN2.1 estimated emission. An additional 20 compounds (mostly terpenoids) are associated with the MEGAN2.1 estimates of another 17% of the total emission with the remaining 3% distributed among &gt;100 compounds. Emissions of 41 monoterpenes and 32 sesquiterpenes together comprise about 15% and 3%, respectively, of the estimated total global BVOC emission. Tropical trees cover about 18% of the global land surface and are estimated to be responsible for \u223c80% of terpenoid emissions and \u223c50% of other VOC emissions. Other trees cover about the same area but are estimated to contribute only about 10% of total emissions. The magnitude of the emissions estimated with MEGAN2.1 are within the range of estimates reported using other approaches and much of the differences between reported values can be attributed to land cover and meteorological driving variables. The offline version of MEGAN2.1 source code and driving variables is available from http://bai.acd.ucar.edu/ MEGAN/ and the version integrated into the Community Land Model version 4 (CLM4) can be downloaded from http://www.cesm.ucar.edu/. \u00a9 Author(s) 2012.", "author" : [ { "dropping-particle" : "", "family" : "Guenther", "given" : "A. B.", "non-dropping-particle" : "", "parse-names" : false, "suffix" : "" }, { "dropping-particle" : "", "family" : "Jiang", "given" : "X.", "non-dropping-particle" : "", "parse-names" : false, "suffix" : "" }, { "dropping-particle" : "", "family" : "Heald", "given" : "C. L.", "non-dropping-particle" : "", "parse-names" : false, "suffix" : "" }, { "dropping-particle" : "", "family" : "Sakulyanontvittaya", "given" : "T.", "non-dropping-particle" : "", "parse-names" : false, "suffix" : "" }, { "dropping-particle" : "", "family" : "Duhl", "given" : "T.", "non-dropping-particle" : "", "parse-names" : false, "suffix" : "" }, { "dropping-particle" : "", "family" : "Emmons", "given" : "L. K.", "non-dropping-particle" : "", "parse-names" : false, "suffix" : "" }, { "dropping-particle" : "", "family" : "Wang", "given" : "X.", "non-dropping-particle" : "", "parse-names" : false, "suffix" : "" } ], "container-title" : "Geoscientific Model Development", "id" : "ITEM-1", "issue" : "6", "issued" : { "date-parts" : [ [ "2012" ] ] }, "page" : "1471-1492", "title" : "The model of emissions of gases and aerosols from nature version 2.1 (MEGAN2.1): An extended and updated framework for modeling biogenic emissions", "translator" : [ { "dropping-particle" : "", "family" : "G3103", "given" : "", "non-dropping-particle" : "", "parse-names" : false, "suffix" : "" } ], "type" : "article-journal", "volume" : "5" }, "uris" : [ "http://www.mendeley.com/documents/?uuid=7b6eec86-feca-4497-9cf3-7dea085e0fa6" ] }, { "id" : "ITEM-2", "itemData" : { "DOI" : "10.1111/pce.12369", "ISSN" : "01407791", "abstract" : "Abstract Volatile organic compounds emitted by plants represent the largest part of biogenic volatile organic compounds (BVOCs) released into our atmosphere. Plant volatiles are formed through many biochemical pathways, constitutively and after stress induction. In recent years, our understanding of the functions of these molecules has made constant and rapid progress. From being considered in the past as a mere waste of carbon, BVOCs have now emerged as an essential element of an invisible language that is perceived and exploited by the plants' enemies, the enemies of plant enemies, and neighbouring plants. In addition, BVOCs have important functions in protecting plants from abiotic stresses. Recent advances in our understanding of the role of BVOC in direct and indirect defences are driving further attention to these emissions. This special issue gathers some of the latest and most original research that further expands our knowledge of BVOC. BVOC emissions and functions in (1) unexplored terrestrial (including the soil) and marine environments, (2) in changing climate conditions, and (3) under anthropic pressures, or (4) in complex trophic communities are comprehensively reviewed. Stepping up from scientific awareness, the presented information shows that the manipulation and exploitation of BVOC is a realistic and promising strategy for agricultural applications and biotechnological exploitations.", "author" : [ { "dropping-particle" : "", "family" : "Loreto", "given" : "Francesco", "non-dropping-particle" : "", "parse-names" : false, "suffix" : "" }, { "dropping-particle" : "", "family" : "Dicke", "given" : "Marcel", "non-dropping-particle" : "", "parse-names" : false, "suffix" : "" }, { "dropping-particle" : "", "family" : "Schnitzler", "given" : "J\u00f6rg-Peter", "non-dropping-particle" : "", "parse-names" : false, "suffix" : "" }, { "dropping-particle" : "", "family" : "Turlings", "given" : "Ted C J", "non-dropping-particle" : "", "parse-names" : false, "suffix" : "" } ], "container-title" : "Plant, Cell &amp; Environment", "id" : "ITEM-2", "issue" : "8", "issued" : { "date-parts" : [ [ "2014", "8" ] ] }, "page" : "1905-1908", "title" : "Plant volatiles and the environment", "translator" : [ { "dropping-particle" : "", "family" : "G3101", "given" : "", "non-dropping-particle" : "", "parse-names" : false, "suffix" : "" } ], "type" : "article-journal", "volume" : "37" }, "uris" : [ "http://www.mendeley.com/documents/?uuid=a9b597a2-4b3b-460a-8bef-efcb387bd13f" ] }, { "id" : "ITEM-3", "itemData" : { "DOI" : "10.1111/pce.12322", "ISSN" : "01407791", "author" : [ { "dropping-particle" : "", "family" : "Niinemets", "given" : "\u00dclo", "non-d</w:instrText>
      </w:r>
      <w:r w:rsidR="00D477C7" w:rsidRPr="002A1EE0">
        <w:rPr>
          <w:color w:val="000000"/>
        </w:rPr>
        <w:instrText>ropping-particle" : "", "parse-names" : false, "suffix" : "" }, { "dropping-particle" : "", "family" : "Fares", "given" : "S.", "non-dropping-particle" : "", "parse-names" : false, "suffix" : "" }, { "dropping-particle" : "", "family" : "Hardley", "given" : "P.", "non-dropping-particle" : "", "parse-names" : false, "suffix" : "" }, { "dropping-particle" : "", "family" : "Jardine", "given" : "K.J.", "non-dropping-particle" : "", "parse-names" : false, "suffix" : "" } ], "container-title" : "Plant, Cell &amp; Environment", "id" : "ITEM-3", "issue" : "8", "issued" : { "date-parts" : [ [ "2014", "8" ] ] }, "page" : "1790-1809", "title" : "Bidirectional exchange of biogenic volatiles with vegetation: emission sources, reactions, breakdown and deposition", "translator" : [ { "dropping-particle" : "", "family" : "G4873", "given" : "", "non-dropping-particle" : "", "parse-names" : false, "suffix" : "" } ], "type" : "article-journal", "volume" : "37" }, "uris" : [ "http://www.mendeley.com/documents/?uuid=49910404-9706-4710-855c-015d25d351fb" ] } ], "mendeley" : { "formattedCitation" : "(Guenther et al., 2012; Loreto et al., 2014; Niinemets et al., 2014)", "plainTextFormattedCitation" : "(Guenther et al., 2012; Loreto et al., 2014; Niinemets et al., 2014)", "previouslyFormattedCitation" : "(Guenther et al., 2012; Loreto et al., 2014; Niinemets et al., 2014)" }, "properties" : { "noteIndex" : 0 }, "schema" : "https://github.com/citation-style-language/schema/raw/master/csl-citation.json" }</w:instrText>
      </w:r>
      <w:r w:rsidRPr="00A51276">
        <w:rPr>
          <w:color w:val="000000"/>
          <w:lang w:val="en-GB"/>
        </w:rPr>
        <w:fldChar w:fldCharType="separate"/>
      </w:r>
      <w:r w:rsidR="00CB33A1" w:rsidRPr="002A1EE0">
        <w:rPr>
          <w:noProof/>
          <w:color w:val="000000"/>
        </w:rPr>
        <w:t>(</w:t>
      </w:r>
      <w:ins w:id="948" w:author="Lucy Cowie" w:date="2021-07-25T20:48:00Z">
        <w:r w:rsidR="007B4F2F" w:rsidRPr="002A1EE0">
          <w:rPr>
            <w:color w:val="000000"/>
          </w:rPr>
          <w:t>via plant productivity;</w:t>
        </w:r>
        <w:r w:rsidR="007B4F2F" w:rsidRPr="002A1EE0">
          <w:rPr>
            <w:noProof/>
            <w:color w:val="000000"/>
          </w:rPr>
          <w:t xml:space="preserve"> </w:t>
        </w:r>
      </w:ins>
      <w:r w:rsidR="00CB33A1" w:rsidRPr="002A1EE0">
        <w:rPr>
          <w:noProof/>
          <w:color w:val="000000"/>
        </w:rPr>
        <w:t>Guenther et al., 2012; Loreto et al., 2014; Niinemets et al., 2014)</w:t>
      </w:r>
      <w:r w:rsidRPr="00A51276">
        <w:rPr>
          <w:color w:val="000000"/>
          <w:lang w:val="en-GB"/>
        </w:rPr>
        <w:fldChar w:fldCharType="end"/>
      </w:r>
      <w:r w:rsidRPr="002A1EE0">
        <w:rPr>
          <w:color w:val="000000"/>
        </w:rPr>
        <w:t xml:space="preserve">. </w:t>
      </w:r>
      <w:r w:rsidRPr="00A51276">
        <w:rPr>
          <w:color w:val="000000"/>
          <w:lang w:val="en-GB"/>
        </w:rPr>
        <w:t>CO</w:t>
      </w:r>
      <w:r w:rsidRPr="00A51276">
        <w:rPr>
          <w:color w:val="000000"/>
          <w:vertAlign w:val="subscript"/>
          <w:lang w:val="en-GB"/>
        </w:rPr>
        <w:t>2</w:t>
      </w:r>
      <w:r w:rsidRPr="00A51276">
        <w:rPr>
          <w:color w:val="000000"/>
          <w:lang w:val="en-GB"/>
        </w:rPr>
        <w:t xml:space="preserve"> directly influences the isoprene</w:t>
      </w:r>
      <w:ins w:id="949" w:author="Lucy Cowie" w:date="2021-07-25T20:48:00Z">
        <w:r w:rsidR="00E9778B">
          <w:rPr>
            <w:color w:val="000000"/>
            <w:lang w:val="en-GB"/>
          </w:rPr>
          <w:t>-</w:t>
        </w:r>
      </w:ins>
      <w:del w:id="950" w:author="Lucy Cowie" w:date="2021-07-25T20:48:00Z">
        <w:r w:rsidRPr="00A51276" w:rsidDel="00E9778B">
          <w:rPr>
            <w:color w:val="000000"/>
            <w:lang w:val="en-GB"/>
          </w:rPr>
          <w:delText xml:space="preserve"> </w:delText>
        </w:r>
      </w:del>
      <w:r w:rsidRPr="00A51276">
        <w:rPr>
          <w:color w:val="000000"/>
          <w:lang w:val="en-GB"/>
        </w:rPr>
        <w:t>synthesis process, with inhibition under increasing atmospheric CO</w:t>
      </w:r>
      <w:r w:rsidRPr="00A51276">
        <w:rPr>
          <w:color w:val="000000"/>
          <w:vertAlign w:val="subscript"/>
          <w:lang w:val="en-GB"/>
        </w:rPr>
        <w:t>2</w:t>
      </w:r>
      <w:r w:rsidRPr="00A51276">
        <w:rPr>
          <w:color w:val="000000"/>
          <w:lang w:val="en-GB"/>
        </w:rPr>
        <w:t xml:space="preserve"> </w:t>
      </w:r>
      <w:r w:rsidRPr="00A51276">
        <w:rPr>
          <w:color w:val="000000"/>
          <w:lang w:val="en-GB"/>
        </w:rPr>
        <w:fldChar w:fldCharType="begin" w:fldLock="1"/>
      </w:r>
      <w:r w:rsidR="00D477C7">
        <w:rPr>
          <w:color w:val="000000"/>
          <w:lang w:val="en-GB"/>
        </w:rPr>
        <w:instrText>ADDIN CSL_CITATION { "citationItems" : [ { "id" : "ITEM-1", "itemData" : { "DOI" : "10.1038/nature01312", "ISSN" : "0028-0836", "author" : [ { "dropping-particle" : "", "family" : "Rosenstiel", "given" : "Todd N.", "non-dropping-particle" : "", "parse-names" : false, "suffix" : "" }, { "dropping-particle" : "", "family" : "Potosnak", "given" : "Mark J.", "non-dropping-particle" : "", "parse-names" : false, "suffix" : "" }, { "dropping-particle" : "", "family" : "Griffin", "given" : "Kevin L.", "non-dropping-particle" : "", "parse-names" : false, "suffix" : "" }, { "dropping-particle" : "", "family" : "Fall", "given" : "Ray", "non-dropping-particle" : "", "parse-names" : false, "suffix" : "" }, { "dropping-particle" : "", "family" : "Monson", "given" : "Russell K.", "non-dropping-particle" : "", "parse-names" : false, "suffix" : "" } ], "container-title" : "Nature", "id" : "ITEM-1", "issue" : "6920", "issued" : { "date-parts" : [ [ "2003", "1" ] ] }, "page" : "256-259", "title" : "Increased CO2 uncouples growth from isoprene emission in an agriforest ecosystem", "translator" : [ { "dropping-particle" : "", "family" : "G4972", "given" : "", "non-dropping-particle" : "", "parse-names" : false, "suffix" : "" } ], "type" : "article-journal", "volume" : "421" }, "uris" : [ "http://www.mendeley.com/documents/?uuid=8f93f9f5-1b9a-461a-8c22-de9287632fc8" ] }, { "id" : "ITEM-2", "itemData" : { "DOI" : "10.1111/j.1365-2486.2004.00889.x", "ISSN" : "1354-1013", "author" : [ { "dropping-particle" : "", "family" : "Possell", "given" : "Malcolm", "non-dropping-particle" : "", "parse-names" : false, "suffix" : "" }, { "dropping-particle" : "", "family" : "Nicholas Hewitt", "given" : "C.", "non-dropping-particle" : "", "parse-names" : false, "suffix" : "" }, { "dropping-particle" : "", "family" : "Beerling", "given" : "David J.", "non-dropping-particle" : "", "parse-names" : false, "suffix" : "" } ], "container-title" : "Global Change Biology", "id" : "ITEM-2", "issue" : "1", "issued" : { "date-parts" : [ [ "2005", "1" ] ] }, "page" : "60-69", "title" : "The effects of glacial atmospheric CO2 concentrations and climate on isoprene emissions by vascular plants", "translator" : [ { "dropping-particle" : "", "family" : "G4945", "given" : "", "non-dropping-particle" : "", "parse-names" : false, "suffix" : "" } ], "type" : "article-journal", "volume" : "11" }, "uris" : [ "http://www.mendeley.com/documents/?uuid=02990deb-1732-432a-86ab-103a4528f762", "http://www.mendeley.com/documents/?uuid=e8e637c4-d37a-494e-af06-dd7bace26a0b", "http://www.mendeley.com/documents/?uuid=6e90c20f-ba37-40ca-84e3-0b45569f3d8e", "http://www.mendeley.com/documents/?uuid=68448b63-6f65-4ac1-9eff-20f3eafb0107" ] }, { "id" : "ITEM-3", "itemData" : { "DOI" : "10.1111/j.1365-2486.2008.01803.x", "ISSN" : "13541013", "abstract" : "There is considerable interest in modeling isoprene emissions from terrestrial vegetation, because these emissions exert a principal control over the oxidative capacity of the troposphere. We used a unique field experiment that employs a continuous gradient in CO2 concentration from 240 to 520 ppmv to demonstrate that isoprene emissions in Eucalyptus globulus were enhanced at the lowest CO2 concentration, which was similar to the estimated CO2 concentrations during the last Glacial Maximum, compared with 380 ppmv, the current CO2 concentration. Leaves of Liquidambar styraciflua did not show an increase in isoprene emission at the lowest CO2 concentration. However, isoprene emission rates from both species were lower for trees grown at 520 ppmv CO2 compared with trees grown at 380 ppmv CO2. When grown in environmentally controlled chambers, trees of Populus deltoides and Populus tremuloides exhibited a 30-40% reduction in isoprene emission rate when grown at 800 ppmv CO2, compared with 400 ppmv CO2. P. tremuloides exhibited a 33% reduction when grown at 1200 ppmv CO2, compared with 600 ppmv CO2. We used current models of leaf isoprene emission to demonstrate that significant errors occur if the CO2 inhibition of isoprene is not taken into account. In order to alleviate these errors, we present a new model of isoprene emission that describes its response to changes in atmospheric CO2 concentration. The model logic is based on assumed competition between cytosolic and chloroplastic processes for pyruvate, one of the principal substrates of isoprene biosynthesis. \u00a9 Journal compilation \u00a9 2009 Blackwell Publishing.", "author" : [ { "dropping-particle" : "", "family" : "Wilkinson", "given" : "Michael J.", "non-dropping-particle" : "", "parse-names" : false, "suffix" : "" }, { "dropping-particle" : "", "family" : "Monson", "given" : "Russell K.", "non-dropping-particle" : "", "parse-names" : false, "suffix" : "" }, { "dropping-particle" : "", "family" : "Trahan", "given" : "Nicole", "non-dropping-particle" : "", "parse-names" : false, "suffix" : "" }, { "dropping-particle" : "", "family" : "Lee", "given" : "Stanfield", "non-dropping-particle" : "", "parse-names" : false, "suffix" : "" }, { "dropping-particle" : "", "family" : "Brown", "given" : "Erin", "non-dropping-particle" : "", "parse-names" : false, "suffix" : "" }, { "dropping-particle" : "", "family" : "Jackson", "given" : "Robert B.", "non-dropping-particle" : "", "parse-names" : false, "suffix" : "" }, { "dropping-particle" : "", "family" : "Polley", "given" : "H. Wayne", "non-dropping-particle" : "", "parse-names" : false, "suffix" : "" }, { "dropping-particle" : "", "family" : "Fay", "given" : "Philip A.", "non-dropping-particle" : "", "parse-names" : false, "suffix" : "" }, { "dropping-particle" : "", "family" : "Fall", "given" : "Ray", "non-dropping-particle" : "", "parse-names" : false, "suffix" : "" } ], "container-title" : "Global Change Biology", "id" : "ITEM-3", "issue" : "5", "issued" : { "date-parts" : [ [ "2009", "5" ] ] }, "page" : "1189-1200", "title" : "Leaf isoprene emission rate as a function of atmospheric CO2 concentration", "translator" : [ { "dropping-particle" : "", "family" : "G3932", "given" : "", "non-dropping-particle" : "", "parse-names" : false, "suffix" : "" } ], "type" : "article-journal", "volume" : "15" }, "uris" : [ "http://www.mendeley.com/documents/?uuid=1dca4958-0c44-496d-abff-1f1486d4d011" ] } ], "mendeley" : { "formattedCitation" : "(Rosenstiel et al., 2003; Possell et al., 2005; Wilkinson et al., 2009)", "plainTextFormattedCitation" : "(Rosenstiel et al., 2003; Possell et al., 2005; Wilkinson et al., 2009)", "previouslyFormattedCitation" : "(Rosenstiel et al., 2003; Possell et al., 2005; Wilkinson et al., 2009)" }, "properties" : { "noteIndex" : 0 }, "schema" : "https://github.com/citation-style-language/schema/raw/master/csl-citation.json" }</w:instrText>
      </w:r>
      <w:r w:rsidRPr="00A51276">
        <w:rPr>
          <w:color w:val="000000"/>
          <w:lang w:val="en-GB"/>
        </w:rPr>
        <w:fldChar w:fldCharType="separate"/>
      </w:r>
      <w:r w:rsidR="00CB33A1">
        <w:rPr>
          <w:noProof/>
          <w:color w:val="000000"/>
          <w:lang w:val="en-GB"/>
        </w:rPr>
        <w:t>(Rosenstiel et al., 2003; Possell et al., 2005; Wilkinson et al., 2009)</w:t>
      </w:r>
      <w:r w:rsidRPr="00A51276">
        <w:rPr>
          <w:color w:val="000000"/>
          <w:lang w:val="en-GB"/>
        </w:rPr>
        <w:fldChar w:fldCharType="end"/>
      </w:r>
      <w:r w:rsidRPr="00A51276">
        <w:rPr>
          <w:color w:val="000000"/>
          <w:lang w:val="en-GB"/>
        </w:rPr>
        <w:t>. Direct CO</w:t>
      </w:r>
      <w:r w:rsidRPr="00A51276">
        <w:rPr>
          <w:color w:val="000000"/>
          <w:vertAlign w:val="subscript"/>
          <w:lang w:val="en-GB"/>
        </w:rPr>
        <w:t>2</w:t>
      </w:r>
      <w:r w:rsidRPr="00A51276">
        <w:rPr>
          <w:color w:val="000000"/>
          <w:lang w:val="en-GB"/>
        </w:rPr>
        <w:t xml:space="preserve"> inhibition has been observed for some monoterpene compounds </w:t>
      </w:r>
      <w:r w:rsidRPr="00A51276">
        <w:rPr>
          <w:color w:val="000000"/>
          <w:lang w:val="en-GB"/>
        </w:rPr>
        <w:fldChar w:fldCharType="begin" w:fldLock="1"/>
      </w:r>
      <w:r w:rsidR="00D477C7">
        <w:rPr>
          <w:color w:val="000000"/>
          <w:lang w:val="en-GB"/>
        </w:rPr>
        <w:instrText>ADDIN CSL_CITATION { "citationItems" : [ { "id" : "ITEM-1", "itemData" : { "DOI" : "10.1029/2008JG000802", "ISSN" : "0148-0227", "author" : [ { "dropping-particle" : "", "family" : "Llorens", "given" : "L.", "non-dropping-particle" : "", "parse-names" : false, "suffix" : "" }, { "dropping-particle" : "", "family" : "Llusi\u00e0", "given" : "J.", "non-dropping-particle" : "", "parse-names" : false, "suffix" : "" }, { "dropping-particle" : "", "family" : "Murchie", "given" : "E. H.", "non-dropping-particle" : "", "parse-names" : false, "suffix" : "" }, { "dropping-particle" : "", "family" : "Pe\u00f1uelas", "given" : "J.", "non-dropping-particle" : "", "parse-names" : false, "suffix" : "" }, { "dropping-particle" : "", "family" : "Beerling", "given" : "D. J.", "non-dropping-particle" : "", "parse-names" : false, "suffix" : "" } ], "container-title" : "Journal of Geophysical Research: Biogeosciences", "id" : "ITEM-1", "issue" : "G1", "issued" : { "date-parts" : [ [ "2009", "1", "28" ] ] }, "page" : "G01005", "title" : "Monoterpene emissions and photoinhibition of \u201cliving fossil\u201d trees grown under CO2 enrichment in a simulated Cretaceous polar environment", "translator" : [ { "dropping-particle" : "", "family" : "G4941", "given" : "", "non-dropping-particle" : "", "parse-names" : false, "suffix" : "" } ], "type" : "article-journal", "volume" : "114" }, "uris" : [ "http://www.mendeley.com/documents/?uuid=bcde2c47-04e8-4f7d-b216-fd16544d3adc", "http://www.mendeley.com/documents/?uuid=5e5a71e6-1ecf-4e17-87d1-06eeac3bfe3c", "http://www.mendeley.com/documents/?uuid=5b50a6bb-dc86-40f8-a10b-5f74c1ce4b0f", "http://www.mendeley.com/documents/?uuid=038ec939-5874-4f8e-a4b6-b50fa83afa79" ] }, { "id" : "ITEM-2", "itemData" : { "DOI" : "10.1046/j.1354-1013.2001.00442.x", "ISSN" : "13541013", "author" : [ { "dropping-particle" : "", "family" : "Loreto", "given" : "Francesco", "non-dropping-particle" : "", "parse-names" : false, "suffix" : "" }, { "dropping-particle" : "", "family" : "Fischbach", "given" : "Robert J.", "non-dropping-particle" : "", "parse-names" : false, "suffix" : "" }, { "dropping-particle" : "", "family" : "Schnitzler", "given" : "J\u00f6rg-Peter", "non-dropping-particle" : "", "parse-names" : false, "suffix" : "" }, { "dropping-particle" : "", "family" : "Ciccioli", "given" : "Paolo", "non-dropping-particle" : "", "parse-names" : false, "suffix" : "" }, { "dropping-particle" : "", "family" : "Brancaleoni", "given" : "ENZO", "non-dropping-particle" : "", "parse-names" : false, "suffix" : "" }, { "dropping-particle" : "", "family" : "Calfapietra", "given" : "Carlo", "non-dropping-particle" : "", "parse-names" : false, "suffix" : "" }, { "dropping-particle" : "", "family" : "Seufert", "given" : "Guenther", "non-dropping-particle" : "", "parse-names" : false, "suffix" : "" } ], "container-title" : "Global Change Biology", "id" : "ITEM-2", "issue" : "6", "issued" : { "date-parts" : [ [ "2001", "8" ] ] }, "page" : "709-717", "title" : "Monoterpene emission and monoterpene synthase activities in the Mediterranean evergreen oak Quercus ilex L. grown at elevated CO 2 concentrations", "translator" : [ { "dropping-particle" : "", "family" : "G4946", "given" : "", "non-dropping-particle" : "", "parse-names" : false, "suffix" : "" } ], "type" : "article-journal", "volume" : "7" }, "uris" : [ "http://www.mendeley.com/documents/?uuid=d6935c38-7ef9-4803-9ab2-83c0af2c1d5e", "http://www.mendeley.com/documents/?uuid=a43f4574-8a5c-42e6-bd73-8e2efe7ddd4c", "http://www.mendeley.com/documents/?uuid=fa2368cf-af16-48b1-aa83-ff38cc373dfe", "http://www.mendeley.com/documents/?uuid=76be003e-f9e6-4b89-98ed-8bfaf7a80b82" ] } ], "mendeley" : { "formattedCitation" : "(Loreto et al., 2001; Llorens et al., 2009)", "plainTextFormattedCitation" : "(Loreto et al., 2001; Llorens et al., 2009)", "previouslyFormattedCitation" : "(Loreto et al., 2001; Llorens et al., 2009)" }, "properties" : { "noteIndex" : 0 }, "schema" : "https://github.com/citation-style-language/schema/raw/master/csl-citation.json" }</w:instrText>
      </w:r>
      <w:r w:rsidRPr="00A51276">
        <w:rPr>
          <w:color w:val="000000"/>
          <w:lang w:val="en-GB"/>
        </w:rPr>
        <w:fldChar w:fldCharType="separate"/>
      </w:r>
      <w:r w:rsidR="00CB33A1">
        <w:rPr>
          <w:noProof/>
          <w:color w:val="000000"/>
          <w:lang w:val="en-GB"/>
        </w:rPr>
        <w:t>(Loreto et al., 2001; Llorens et al., 2009)</w:t>
      </w:r>
      <w:r w:rsidRPr="00A51276">
        <w:rPr>
          <w:color w:val="000000"/>
          <w:lang w:val="en-GB"/>
        </w:rPr>
        <w:fldChar w:fldCharType="end"/>
      </w:r>
      <w:r w:rsidRPr="00A51276">
        <w:rPr>
          <w:color w:val="000000"/>
          <w:lang w:val="en-GB"/>
        </w:rPr>
        <w:t>. Severe/long-term water stress may reduce emissions whilst mild/short-term water stress may temporarily amplify or maintain BVOC emissions to protect plants against on</w:t>
      </w:r>
      <w:del w:id="951" w:author="Lucy Cowie" w:date="2021-07-25T20:49:00Z">
        <w:r w:rsidRPr="00A51276" w:rsidDel="001C6AF1">
          <w:rPr>
            <w:color w:val="000000"/>
            <w:lang w:val="en-GB"/>
          </w:rPr>
          <w:delText>-</w:delText>
        </w:r>
      </w:del>
      <w:r w:rsidRPr="00A51276">
        <w:rPr>
          <w:color w:val="000000"/>
          <w:lang w:val="en-GB"/>
        </w:rPr>
        <w:t xml:space="preserve">going stress </w:t>
      </w:r>
      <w:r w:rsidRPr="00A51276">
        <w:rPr>
          <w:color w:val="000000"/>
          <w:lang w:val="en-GB"/>
        </w:rPr>
        <w:fldChar w:fldCharType="begin" w:fldLock="1"/>
      </w:r>
      <w:r w:rsidR="00D477C7">
        <w:rPr>
          <w:color w:val="000000"/>
          <w:lang w:val="en-GB"/>
        </w:rPr>
        <w:instrText>ADDIN CSL_CITATION { "citationItems" : [ { "id" : "ITEM-1", "itemData" : { "DOI" : "10.1016/j.tplants.2009.12.005", "ISSN" : "13601385", "author" : [ { "dropping-particle" : "", "family" : "Pe\u00f1uelas", "given" : "Josep", "non-dropping-particle" : "", "parse-names" : false, "suffix" : "" }, { "dropping-particle" : "", "family" : "Staudt", "given" : "Michael", "non-dropping-particle" : "", "parse-names" : false, "suffix" : "" } ], "container-title" : "Trends in Plant Science", "id" : "ITEM-1", "issue" : "3", "issued" : { "date-parts" : [ [ "2010", "3" ] ] }, "page" : "133-144", "title" : "BVOCs and global change", "translator" : [ { "dropping-particle" : "", "family" : "G4894", "given" : "", "non-dropping-particle" : "", "parse-names" : false, "suffix" : "" } ], "type" : "article-journal", "volume" : "15" }, "uris" : [ "http://www.mendeley.com/documents/?uuid=3beb4a19-dda2-492e-a729-b35aaac135d9" ] }, { "id" : "ITEM-2", "itemData" : { "DOI" : "10.5194/bg-15-4711-2018", "ISSN" : "1726-4189", "author" : [ { "dropping-particle" : "", "family" : "Genard-Zielinski", "given" : "Anne-Cyrielle", "non-dropping-particle" : "", "parse-names" : false, "suffix" : "" }, { "dropping-particle" : "", "family" : "Boissard", "given" : "Christophe", "non-dropping-particle" : "", "parse-names" : false, "suffix" : "" }, { "dropping-particle" : "", "family" : "Orme\u00f1o", "given" : "Elena", "non-dropping-particle" : "", "parse-names" : false, "suffix" : "" }, { "dropping-particle" : "", "family" : "Lathi\u00e8re", "given" : "Juliette", "non-dropping-particle" : "", "parse-names" : false, "suffix" : "" }, { "dropping-particle" : "", "family" : "Reiter", "given" : "Ilja M.", "non-dropping-particle" : "", "parse-names" : false, "suffix" : "" }, { "dropping-particle" : "", "family" : "Wortham", "given" : "Henri", "non-dropping-particle" : "", "parse-names" : false, "suffix" : "" }, { "dropping-particle" : "", "family" : "Orts", "given" : "Jean-Philippe", "non-dropping-particle" : "", "parse-names" : false, "suffix" : "" }, { "dropping-particle" : "", "family" : "Temime-Roussel", "given" : "Brice", "non-dropping-particle" : "", "parse-names" : false, "suffix" : "" }, { "dropping-particle" : "", "family" : "Guenet", "given" : "Bertrand", "non-dropping-particle" : "", "parse-names" : false, "suffix" : "" }, { "dropping-particle" : "", "family" : "Bartsch", "given" : "Svenja", "non-dropping-particle" : "", "parse-names" : false, "suffix" : "" }, { "dropping-particle" : "", "family" : "Gauquelin", "given" : "Thierry", "non-dropping-particle" : "", "parse-names" : false, "suffix" : "" }, { "dropping-particle" : "", "family" : "Fernandez", "given" : "Catherine", "non-dropping-particle" : "", "parse-names" : false, "suffix" : "" } ], "container-title" : "Biogeosciences", "id" : "ITEM-2", "issue" : "15", "issued" : { "date-parts" : [ [ "2018", "8", "3" ] ] }, "page" : "4711-4730", "title" : "Seasonal variations of [Quercus pubescens] isoprene emissions from an [in natura] forest under drought stress and sensitivity to future climate change in the Mediterranean area", "translator" : [ { "dropping-particle" : "", "family" : "G5375", "given" : "", "non-dropping-particle" : "", "parse-names" : false, "suffix" : "" } ], "type" : "article-journal", "volume" : "15" }, "uris" : [ "http://www.mendeley.com/documents/?uuid=5d373eb9-386a-429f-a42d-569eda7e7d43" ] }, { "id" : "ITEM-3", "itemData" : { "DOI" : "10.1016/j.atmosenv.2013.11.055", "ISSN" : "13522310", "author" : [ { "dropping-particle" : "", "family" : "Potosnak", "given" : "Mark J.", "non-dropping-particle" : "", "parse-names" : false, "suffix" : "" }, { "dropping-particle" : "", "family" : "LeStourgeon", "given" : "Lauren", "non-dropping-particle" : "", "parse-names" : false, "suffix" : "" }, { "dropping-particle" : "", "family" : "Pallardy", "given" : "Stephen G.", "non-dropping-particle" : "", "parse-names" : false, "suffix" : "" }, { "dropping-particle" : "", "family" : "Hosman", "given" : "Kevin P.", "non-dropping-particle" : "", "parse-names" : false, "suffix" : "" }, { "dropping-particle" : "", "family" : "Gu", "given" : "Lianhong", "non-dropping-particle" : "", "parse-names" : false, "suffix" : "" }, { "dropping-particle" : "", "family" : "Karl", "given" : "Thomas", "non-dropping-particle" : "", "parse-names" : false, "suffix" : "" }, { "dropping-particle" : "", "family" : "Geron", "given" : "Chris", "non-dropping-particle" : "", "parse-names" : false, "suffix" : "" }, { "dropping-particle" : "", "family" : "Guenther", "given" : "Alex B.", "non-dropping-particle" : "", "parse-names" : false, "suffix" : "" } ], "container-title" : "Atmospheric Environment", "id" : "ITEM-3", "issued" : { "date-parts" : [ [ "2014", "2" ] ] }, "page" : "314-322", "title" : "Observed and modeled ecosystem isoprene fluxes from an oak-dominated temperate forest and the influence of drought stress", "translator" : [ { "dropping-particle" : "", "family" : "G4944", "given" : "", "non-dropping-particle" : "", "parse-names" : false, "suffix" : "" } ], "type" : "article-journal", "volume" : "84" }, "uris" : [ "http://www.mendeley.com/documents/?uuid=a7ade8b8-dcad-439c-bcc1-fb4d8adfb075", "http://www.mendeley.com/documents/?uuid=31199c5b-d853-4244-bba2-4909c9957d33", "http://www.mendeley.com/documents/?uuid=ea659a65-373a-4b76-8a5f-f2e450073629", "http://www.mendeley.com/documents/?uuid=2cc5c49d-1b63-47ec-8a83-34f6f2a946c7" ] } ], "mendeley" : { "formattedCitation" : "(Pe\u00f1uelas and Staudt, 2010; Potosnak et al., 2014; Genard-Zielinski et al., 2018)", "plainTextFormattedCitation" : "(Pe\u00f1uelas and Staudt, 2010; Potosnak et al., 2014; Genard-Zielinski et al., 2018)", "previouslyFormattedCitation" : "(Pe\u00f1uelas and Staudt, 2010; Potosnak et al., 2014; Genard-Zielinski et al., 2018)" }, "properties" : { "noteIndex" : 0 }, "schema" : "https://github.com/citation-style-language/schema/raw/master/csl-citation.json" }</w:instrText>
      </w:r>
      <w:r w:rsidRPr="00A51276">
        <w:rPr>
          <w:color w:val="000000"/>
          <w:lang w:val="en-GB"/>
        </w:rPr>
        <w:fldChar w:fldCharType="separate"/>
      </w:r>
      <w:r w:rsidR="00CB33A1">
        <w:rPr>
          <w:noProof/>
          <w:color w:val="000000"/>
          <w:lang w:val="en-US"/>
        </w:rPr>
        <w:t>(Peñuelas and Staudt, 2010; Potosnak et al., 2014; Genard-Zielinski et al., 2018)</w:t>
      </w:r>
      <w:r w:rsidRPr="00A51276">
        <w:rPr>
          <w:color w:val="000000"/>
          <w:lang w:val="en-GB"/>
        </w:rPr>
        <w:fldChar w:fldCharType="end"/>
      </w:r>
      <w:r w:rsidRPr="00890F9E">
        <w:rPr>
          <w:color w:val="000000"/>
          <w:lang w:val="en-US"/>
        </w:rPr>
        <w:t xml:space="preserve">. </w:t>
      </w:r>
      <w:del w:id="952" w:author="Lucy Cowie" w:date="2021-07-25T20:49:00Z">
        <w:r w:rsidRPr="00890F9E" w:rsidDel="002A7BCB">
          <w:rPr>
            <w:color w:val="000000"/>
            <w:lang w:val="en-US"/>
          </w:rPr>
          <w:delText xml:space="preserve"> </w:delText>
        </w:r>
      </w:del>
      <w:r w:rsidRPr="0091319A">
        <w:rPr>
          <w:color w:val="000000"/>
          <w:lang w:val="en-US"/>
        </w:rPr>
        <w:t>Furthermore</w:t>
      </w:r>
      <w:r w:rsidRPr="00C51397">
        <w:rPr>
          <w:color w:val="000000"/>
          <w:lang w:val="en-US"/>
        </w:rPr>
        <w:t xml:space="preserve">, observations </w:t>
      </w:r>
      <w:r w:rsidRPr="00C51397">
        <w:rPr>
          <w:color w:val="000000"/>
          <w:lang w:val="en-GB"/>
        </w:rPr>
        <w:t>in the Amazon</w:t>
      </w:r>
      <w:del w:id="953" w:author="Lucy Cowie" w:date="2021-07-25T20:50:00Z">
        <w:r w:rsidRPr="00C51397" w:rsidDel="00093C3D">
          <w:rPr>
            <w:color w:val="000000"/>
            <w:lang w:val="en-GB"/>
          </w:rPr>
          <w:delText>,</w:delText>
        </w:r>
      </w:del>
      <w:r w:rsidRPr="00C51397">
        <w:rPr>
          <w:color w:val="000000"/>
          <w:lang w:val="en-GB"/>
        </w:rPr>
        <w:t xml:space="preserve"> </w:t>
      </w:r>
      <w:r w:rsidRPr="00C51397">
        <w:rPr>
          <w:color w:val="000000"/>
          <w:lang w:val="en-US"/>
        </w:rPr>
        <w:t xml:space="preserve">indicate </w:t>
      </w:r>
      <w:r w:rsidRPr="00C51397">
        <w:rPr>
          <w:color w:val="000000"/>
          <w:lang w:val="en-GB"/>
        </w:rPr>
        <w:t xml:space="preserve">the chemical composition of monoterpene emissions could also change under elevated temperature conditions </w:t>
      </w:r>
      <w:r w:rsidRPr="00C51397">
        <w:rPr>
          <w:color w:val="000000"/>
          <w:lang w:val="en-GB"/>
        </w:rPr>
        <w:fldChar w:fldCharType="begin" w:fldLock="1"/>
      </w:r>
      <w:r w:rsidR="00D477C7">
        <w:rPr>
          <w:color w:val="000000"/>
          <w:lang w:val="en-GB"/>
        </w:rPr>
        <w:instrText>ADDIN CSL_CITATION { "citationItems" : [ { "id" : "ITEM-1", "itemData" : { "DOI" : "10.1111/pce.12879", "ISSN" : "0140-7791", "abstract" : "Abstract Tropical forests absorb large amounts of atmospheric CO2 through photosynthesis but elevated temperatures suppress this absorption and promote monoterpene emissions. Using 13CO2 labeling, here we show that monoterpene emissions from tropical leaves derive from recent photosynthesis and demonstrate distinct temperature optima for five groups (Groups 1?5), potentially corresponding to different enzymatic temperature-dependent reaction mechanisms within ?-ocimene synthases. As diurnal and seasonal leaf temperatures increased during the Amazonian 2015 El Ni\u00f1o event, leaf and landscape monoterpene emissions showed strong linear enrichments of ?-ocimenes (+4.4%?\u00b0C?1) at the expense of other monoterpene isomers. The observed inverse temperature response of \u03b1-pinene (?0.8%?\u00b0C?1), typically assumed to be the dominant monoterpene with moderate reactivity, was not accurately simulated by current global emission models. Given that ?-ocimenes are highly reactive with respect to both atmospheric and biological oxidants, the results suggest that highly reactive ?-ocimenes may play important roles in the thermotolerance of photosynthesis by functioning as effective antioxidants within plants and as efficient atmospheric precursors of secondary organic aerosols. Thus, monoterpene composition may represent a new sensitive ?thermometer? of leaf oxidative stress and atmospheric reactivity, and therefore a new tool in future studies of warming impacts on tropical biosphere-atmosphere carbon-cycle feedbacks.", "author" : [ { "dropping-particle" : "", "family" : "Jardine", "given" : "Kolby J", "non-dropping-particle" : "", "parse-names" : false, "suffix" : "" }, { "dropping-particle" : "", "family" : "Jardine", "given" : "Angela B", "non-dropping-particle" : "", "parse-names" : false, "suffix" : "" }, { "dropping-particle" : "", "family" : "Holm", "given" : "Jennifer A", "non-dropping-particle" : "", "parse-names" : false, "suffix" : "" }, { "dropping-particle" : "", "family" : "Lombardozzi", "given" : "Danica L", "non-dropping-particle" : "", "parse-names" : false, "suffix" : "" }, { "dropping-particle" : "", "family" : "Negron-Juarez", "given" : "Robinson I", "non-dropping-particle" : "", "parse-names" : false, "suffix" : "" }, { "dropping-particle" : "", "family" : "Martin", "given" : "Scot T", "non-dropping-particle" : "", "parse-names" : false, "suffix" : "" }, { "dropping-particle" : "", "family" : "Beller", "given" : "Harry R", "non-dropping-particle" : "", "parse-names" : false, "suffix" : "" }, { "dropping-particle" : "", "family" : "Gimenez", "given" : "Bruno O", "non-dropping-particle" : "", "parse-names" : false, "suffix" : "" }, { "dropping-particle" : "", "family" : "Higuchi", "given" : "Niro", "non-dropping-particle" : "", "parse-names" : false, "suffix" : "" }, { "dropping-particle" : "", "family" : "Chambers", "given" : "Jeffrey Q", "non-dropping-particle" : "", "parse-names" : false, "suffix" : "" } ], "container-title" : "Plant, Cell &amp; Environment", "id" : "ITEM-1", "issue" : "3", "issued" : { "date-parts" : [ [ "2016", "12", "11" ] ] }, "note" : "doi: 10.1111/pce.12879", "page" : "441-452", "publisher" : "Wiley/Blackwell (10.1111)", "title" : "Monoterpene \u2018thermometer\u2019 of tropical forest-atmosphere response to climate warming", "translator" : [ { "dropping-particle" : "", "family" : "G3108", "given" : "", "non-dropping-particle" : "", "parse-names" : false, "suffix" : "" } ], "type" : "article-journal", "volume" : "40" }, "uris" : [ "http://www.mendeley.com/documents/?uuid=645528e8-ed94-4d12-ac14-56b8a551f7c7" ] } ], "mendeley" : { "formattedCitation" : "(Jardine et al., 2016)", "plainTextFormattedCitation" : "(Jardine et al., 2016)", "previouslyFormattedCitation" : "(Jardine et al., 2016)" }, "properties" : { "noteIndex" : 0 }, "schema" : "https://github.com/citation-style-language/schema/raw/master/csl-citation.json" }</w:instrText>
      </w:r>
      <w:r w:rsidRPr="00C51397">
        <w:rPr>
          <w:color w:val="000000"/>
          <w:lang w:val="en-GB"/>
        </w:rPr>
        <w:fldChar w:fldCharType="separate"/>
      </w:r>
      <w:r w:rsidR="00CB33A1">
        <w:rPr>
          <w:noProof/>
          <w:color w:val="000000"/>
          <w:lang w:val="en-GB"/>
        </w:rPr>
        <w:t>(Jardine et al., 2016)</w:t>
      </w:r>
      <w:r w:rsidRPr="00C51397">
        <w:rPr>
          <w:color w:val="000000"/>
          <w:lang w:val="en-GB"/>
        </w:rPr>
        <w:fldChar w:fldCharType="end"/>
      </w:r>
      <w:r w:rsidRPr="00C51397">
        <w:rPr>
          <w:color w:val="000000"/>
          <w:lang w:val="en-GB"/>
        </w:rPr>
        <w:t xml:space="preserve">. In addition, all these processes are investigated over </w:t>
      </w:r>
      <w:commentRangeStart w:id="954"/>
      <w:r w:rsidRPr="00C51397">
        <w:rPr>
          <w:color w:val="000000"/>
          <w:lang w:val="en-GB"/>
        </w:rPr>
        <w:t>short-time scales</w:t>
      </w:r>
      <w:commentRangeEnd w:id="954"/>
      <w:r w:rsidR="00093C3D">
        <w:rPr>
          <w:rStyle w:val="Marquedecommentaire"/>
          <w:lang w:val="en-GB"/>
        </w:rPr>
        <w:commentReference w:id="954"/>
      </w:r>
      <w:r w:rsidRPr="00C51397">
        <w:rPr>
          <w:color w:val="000000"/>
          <w:lang w:val="en-GB"/>
        </w:rPr>
        <w:t xml:space="preserve"> but the </w:t>
      </w:r>
      <w:r w:rsidR="00C34910">
        <w:rPr>
          <w:color w:val="000000"/>
          <w:lang w:val="en-GB"/>
        </w:rPr>
        <w:t>long-term</w:t>
      </w:r>
      <w:r>
        <w:rPr>
          <w:color w:val="000000"/>
          <w:lang w:val="en-GB"/>
        </w:rPr>
        <w:t xml:space="preserve"> </w:t>
      </w:r>
      <w:r w:rsidRPr="00C51397">
        <w:rPr>
          <w:color w:val="000000"/>
          <w:lang w:val="en-GB"/>
        </w:rPr>
        <w:t>response of BVOC emission</w:t>
      </w:r>
      <w:r>
        <w:rPr>
          <w:color w:val="000000"/>
          <w:lang w:val="en-GB"/>
        </w:rPr>
        <w:t xml:space="preserve">s </w:t>
      </w:r>
      <w:r w:rsidRPr="00C51397">
        <w:rPr>
          <w:color w:val="000000"/>
          <w:lang w:val="en-GB"/>
        </w:rPr>
        <w:t>depend</w:t>
      </w:r>
      <w:r>
        <w:rPr>
          <w:color w:val="000000"/>
          <w:lang w:val="en-GB"/>
        </w:rPr>
        <w:t>s</w:t>
      </w:r>
      <w:r w:rsidRPr="00C51397">
        <w:rPr>
          <w:color w:val="000000"/>
          <w:lang w:val="en-GB"/>
        </w:rPr>
        <w:t xml:space="preserve"> </w:t>
      </w:r>
      <w:r w:rsidRPr="00A51276">
        <w:rPr>
          <w:color w:val="000000"/>
          <w:lang w:val="en-GB"/>
        </w:rPr>
        <w:t>on</w:t>
      </w:r>
      <w:r w:rsidRPr="00A51276">
        <w:rPr>
          <w:lang w:val="en-GB"/>
        </w:rPr>
        <w:t xml:space="preserve"> how the vegetation itself responds to the altered climate state (including temperature</w:t>
      </w:r>
      <w:r>
        <w:rPr>
          <w:lang w:val="en-GB"/>
        </w:rPr>
        <w:t xml:space="preserve"> and</w:t>
      </w:r>
      <w:r w:rsidR="00C34910">
        <w:rPr>
          <w:lang w:val="en-GB"/>
        </w:rPr>
        <w:t xml:space="preserve"> </w:t>
      </w:r>
      <w:r w:rsidRPr="00A51276">
        <w:rPr>
          <w:lang w:val="en-GB"/>
        </w:rPr>
        <w:t>water stress).</w:t>
      </w:r>
    </w:p>
    <w:p w14:paraId="07EA69AE" w14:textId="77777777" w:rsidR="00A05B04" w:rsidRPr="00C51397" w:rsidRDefault="00A05B04" w:rsidP="00D5630D">
      <w:pPr>
        <w:pStyle w:val="AR6BodyText"/>
        <w:rPr>
          <w:color w:val="000000"/>
          <w:lang w:val="en-US"/>
        </w:rPr>
      </w:pPr>
    </w:p>
    <w:p w14:paraId="46E4ED1C" w14:textId="7A3913DB" w:rsidR="00A05B04" w:rsidRPr="00C51397" w:rsidRDefault="00A05B04" w:rsidP="00D5630D">
      <w:pPr>
        <w:pStyle w:val="AR6BodyText"/>
        <w:rPr>
          <w:color w:val="000000"/>
          <w:highlight w:val="yellow"/>
          <w:lang w:val="en-GB"/>
        </w:rPr>
      </w:pPr>
      <w:r w:rsidRPr="00C51397">
        <w:rPr>
          <w:color w:val="000000"/>
          <w:lang w:val="en-GB"/>
        </w:rPr>
        <w:t>Global BVOC emissions are highly sensitive to environmental change</w:t>
      </w:r>
      <w:ins w:id="955" w:author="Lucy Cowie" w:date="2021-07-25T21:38:00Z">
        <w:r w:rsidR="001A394D">
          <w:rPr>
            <w:color w:val="000000"/>
            <w:lang w:val="en-GB"/>
          </w:rPr>
          <w:t>s</w:t>
        </w:r>
      </w:ins>
      <w:r w:rsidRPr="00C51397">
        <w:rPr>
          <w:color w:val="000000"/>
          <w:lang w:val="en-GB"/>
        </w:rPr>
        <w:t xml:space="preserve"> including changes in climate, atmospheric CO</w:t>
      </w:r>
      <w:r w:rsidRPr="00C51397">
        <w:rPr>
          <w:color w:val="000000"/>
          <w:vertAlign w:val="subscript"/>
          <w:lang w:val="en-GB"/>
        </w:rPr>
        <w:t>2</w:t>
      </w:r>
      <w:r w:rsidRPr="00C51397">
        <w:rPr>
          <w:color w:val="000000"/>
          <w:lang w:val="en-GB"/>
        </w:rPr>
        <w:t xml:space="preserve"> and vegetation composition</w:t>
      </w:r>
      <w:ins w:id="956" w:author="Lucy Cowie" w:date="2021-07-25T21:38:00Z">
        <w:r w:rsidR="0020551A">
          <w:rPr>
            <w:color w:val="000000"/>
            <w:lang w:val="en-GB"/>
          </w:rPr>
          <w:t>,</w:t>
        </w:r>
      </w:ins>
      <w:r w:rsidRPr="00C51397">
        <w:rPr>
          <w:color w:val="000000"/>
          <w:lang w:val="en-GB"/>
        </w:rPr>
        <w:t xml:space="preserve"> and cover changes in natural and managed lands. Recent global modelling studies agree that global isoprene emissions have declined since the pre</w:t>
      </w:r>
      <w:ins w:id="957" w:author="Lucy Cowie" w:date="2021-07-25T21:39:00Z">
        <w:r w:rsidR="00D37C7B">
          <w:rPr>
            <w:color w:val="000000"/>
            <w:lang w:val="en-GB"/>
          </w:rPr>
          <w:t>-</w:t>
        </w:r>
      </w:ins>
      <w:r w:rsidRPr="00C51397">
        <w:rPr>
          <w:color w:val="000000"/>
          <w:lang w:val="en-GB"/>
        </w:rPr>
        <w:t>industrial</w:t>
      </w:r>
      <w:ins w:id="958" w:author="Lucy Cowie" w:date="2021-07-25T21:39:00Z">
        <w:r w:rsidR="00D37C7B">
          <w:rPr>
            <w:color w:val="000000"/>
            <w:lang w:val="en-GB"/>
          </w:rPr>
          <w:t xml:space="preserve"> period</w:t>
        </w:r>
        <w:r w:rsidR="00ED6A77">
          <w:rPr>
            <w:color w:val="000000"/>
            <w:lang w:val="en-GB"/>
          </w:rPr>
          <w:t>,</w:t>
        </w:r>
      </w:ins>
      <w:r w:rsidRPr="00C51397">
        <w:rPr>
          <w:color w:val="000000"/>
          <w:lang w:val="en-GB"/>
        </w:rPr>
        <w:t xml:space="preserve"> driven predominantly by anthropogenic </w:t>
      </w:r>
      <w:commentRangeStart w:id="959"/>
      <w:r w:rsidRPr="00C51397">
        <w:rPr>
          <w:color w:val="000000"/>
          <w:lang w:val="en-GB"/>
        </w:rPr>
        <w:t>LULCC</w:t>
      </w:r>
      <w:commentRangeEnd w:id="959"/>
      <w:r w:rsidR="001B11ED">
        <w:rPr>
          <w:rStyle w:val="Marquedecommentaire"/>
          <w:lang w:val="en-GB"/>
        </w:rPr>
        <w:commentReference w:id="959"/>
      </w:r>
      <w:r w:rsidRPr="00C51397">
        <w:rPr>
          <w:color w:val="000000"/>
          <w:lang w:val="en-GB"/>
        </w:rPr>
        <w:t xml:space="preserve"> with results converging on a 10</w:t>
      </w:r>
      <w:ins w:id="960" w:author="Lucy Cowie" w:date="2021-07-25T21:39:00Z">
        <w:r w:rsidR="00ED6A77">
          <w:rPr>
            <w:color w:val="000000"/>
            <w:lang w:val="en-GB"/>
          </w:rPr>
          <w:t>–</w:t>
        </w:r>
      </w:ins>
      <w:del w:id="961" w:author="Lucy Cowie" w:date="2021-07-25T21:39:00Z">
        <w:r w:rsidRPr="00C51397" w:rsidDel="00ED6A77">
          <w:rPr>
            <w:color w:val="000000"/>
            <w:lang w:val="en-GB"/>
          </w:rPr>
          <w:delText>-</w:delText>
        </w:r>
      </w:del>
      <w:r w:rsidRPr="00C51397">
        <w:rPr>
          <w:color w:val="000000"/>
          <w:lang w:val="en-GB"/>
        </w:rPr>
        <w:t xml:space="preserve">25% loss of isoprene emissions </w:t>
      </w:r>
      <w:commentRangeStart w:id="962"/>
      <w:r w:rsidRPr="00AF2C87">
        <w:rPr>
          <w:strike/>
          <w:color w:val="000000"/>
          <w:lang w:val="en-GB"/>
          <w:rPrChange w:id="963" w:author="Lucy Cowie" w:date="2021-07-25T21:41:00Z">
            <w:rPr>
              <w:color w:val="000000"/>
              <w:lang w:val="en-GB"/>
            </w:rPr>
          </w:rPrChange>
        </w:rPr>
        <w:t>globally</w:t>
      </w:r>
      <w:commentRangeEnd w:id="962"/>
      <w:r w:rsidR="00AF2C87">
        <w:rPr>
          <w:rStyle w:val="Marquedecommentaire"/>
          <w:lang w:val="en-GB"/>
        </w:rPr>
        <w:commentReference w:id="962"/>
      </w:r>
      <w:r w:rsidRPr="00C51397">
        <w:rPr>
          <w:color w:val="000000"/>
          <w:lang w:val="en-GB"/>
        </w:rPr>
        <w:t xml:space="preserve"> between 1850 and </w:t>
      </w:r>
      <w:ins w:id="964" w:author="Lucy Cowie" w:date="2021-07-25T21:39:00Z">
        <w:r w:rsidR="00ED6A77">
          <w:rPr>
            <w:color w:val="000000"/>
            <w:lang w:val="en-GB"/>
          </w:rPr>
          <w:t xml:space="preserve">the </w:t>
        </w:r>
      </w:ins>
      <w:r w:rsidRPr="00C51397">
        <w:rPr>
          <w:color w:val="000000"/>
          <w:lang w:val="en-GB"/>
        </w:rPr>
        <w:t xml:space="preserve">present day </w:t>
      </w:r>
      <w:r w:rsidRPr="00C51397">
        <w:rPr>
          <w:color w:val="000000"/>
          <w:lang w:val="en-GB"/>
        </w:rPr>
        <w:fldChar w:fldCharType="begin" w:fldLock="1"/>
      </w:r>
      <w:r w:rsidR="00D477C7">
        <w:rPr>
          <w:color w:val="000000"/>
          <w:lang w:val="en-GB"/>
        </w:rPr>
        <w:instrText>ADDIN CSL_CITATION { "citationItems" : [ { "id" : "ITEM-1", "itemData" : { "DOI" : "10.1029/2009GB003548", "abstract" : "We describe the development and analysis of a global model based on Model of Emissions of Gases and Aerosols from Nature (MEGAN) (Guenther et al., 2006) for estimating isoprene emissions from terrestrial vegetation. The sensitivity of calculated isoprene emissions to descriptors including leaf age, soil moisture, atmospheric CO2 concentration, and regional variability of emission factors is analyzed. The validity of the results is evaluated by comparison with compilations of published field-based canopy-scale observations. Calculated isoprene emissions reproduce above-canopy flux measurements and the site-to-site variability across a wide range of latitudes, with the model explaining 60% of the variance. Although the model underestimates isoprene emissions, especially in northern latitude localities, this disagreement is significantly corrected when regional variability of emission factors for particular plant functional types is considered (r2 = 0.78). At the global scale, we estimate a terrestrial biosphere isoprene flux of 413 TgC yr\u22121 using the present-day climate, atmospheric CO2 concentration, and vegetation distribution, and this compares with other published estimates from global modeling studies of 402 to 660 TgC yr\u22121. The validated model was used to calculate changes in isoprene emissions in response to atmospheric CO2 increase, climate change, and land use change during the 20th century (1901\u20132002). Changes in all of these factors are found to impact significantly on isoprene emissions over the course of the 20th century. Between 1901 and 2002, we estimate that at the global scale, climate change was responsible for a 7% increase in isoprene emissions, and rising atmospheric CO2 caused a 21% reduction. However, by the end of the 20th century (2002), anthropogenic cropland expansion has the largest impact reducing isoprene emissions by 15%. Overall, these factors combined to cause a 24% decrease in global isoprene emissions during the 20th century. It remains to be determined whether predicted 21st century warming and increased use of isoprene-emitting crops for biofuels (e.g., oil palm) will more than offset any future CO2 suppression of isoprene emission rates.", "author" : [ { "dropping-particle" : "", "family" : "Lathi\u00e8re", "given" : "J", "non-dropping-particle" : "", "parse-names" : false, "suffix" : "" }, { "dropping-particle" : "", "family" : "Hewitt", "given" : "C N", "non-dropping-particle" : "", "parse-names" : false, "suffix" : "" }, { "dropping-particle" : "", "family" : "Beerling", "given" : "D J", "non-dropping-particle" : "", "parse-names" : false, "suffix" : "" } ], "container-title" : "Global Biogeochemical Cycles", "id" : "ITEM-1", "issue" : "1", "issued" : { "date-parts" : [ [ "2010" ] ] }, "title" : "Sensitivity of isoprene emissions from the terrestrial biosphere to 20th century changes in atmospheric CO&lt;sub&gt;2&lt;/sub&gt; concentration, climate, and land use", "translator" : [ { "dropping-particle" : "", "family" : "G3112", "given" : "", "non-dropping-particle" : "", "parse-names" : false, "suffix" : "" } ], "type" : "article-journal", "volume" : "24" }, "uris" : [ "http://www.mendeley.com/documents/?uuid=b6c6f77b-1ca8-45c9-9646-f2e78af83017" ] }, { "id" : "ITEM-2", "itemData" : { "DOI" : "10.1002/2013JD020978", "ISSN" : "2169897X", "abstract" : "A biochemical model of isoprene emission embedded within a global chemistry-climate simulation framework is applied to investigate the transient response to environmental change over the past century. In the model, the isoprene production is directly coupled to photosynthesis and depends on intercellular carbon dioxide concentration (CO2), atmospheric CO 2, and canopy temperature. Sensitivity runs are performed to isolate the relative roles of individual global change drivers: CO2, physical climate, and anthropogenic land cover change (ALCC). Between 1880 and 2000, atmospheric CO2 increased by ~30% from 291 to 370 ppmv, global average surface air temperature increased by 0.7\u00b0C, and the crop cover fraction of vegetated land area more than doubled from 15 to 37%. Over the past century, isoprene emission has decreased globally by 20% from 534 to 449 Tg C/yr, while gross primary productivity has increased by 15% from 107 to 124 Pg C/yr mostly due to CO2 fertilization. In terms of individual drivers, the global isoprene source increased by 7% due to the atmospheric CO 2 concentration rise (including the opposing effects of CO 2 fertilization and CO2 inhibition), decreased by 22% due to ALCC, and increased by only 3% due to physical climate change. Thus, ALCC is the dominant driver of isoprene emission change. Modeled global isoprene emissions were higher in the preindustrial than in the present day. In the industrial era, isoprene emission change represents a human-induced climate forcing, analogous to land use-driven CO2 emission, not a climate feedback because temperature-driven increase was a relatively weak driver of isoprene emission change from 1880 to 2000. Key Points Isoprene emission was 20% higher in 1880 than in 2000 Human land use is dominant driver of twentieth century isoprene change Twentieth century isoprene emission change is a climate forcing not a feedback \u00a92013. American Geophysical Union. All Rights Reserved.", "author" : [ { "dropping-particle" : "", "family" : "Unger", "given" : "N.", "non-dropping-particle" : "", "parse-names" : false, "suffix" : "" } ], "container-title" : "Journal of Geophysical Research: Atmospheres", "id" : "ITEM-2", "issue" : "24", "issued" : { "date-parts" : [ [ "2013", "12", "27" ] ] }, "page" : "13606-13613", "publisher" : "Blackwell Publishing Ltd", "title" : "Isoprene emission variability through the twentieth century", "translator" : [ { "dropping-particle" : "", "family" : "G3105", "given" : "", "non-dropping-particle" : "", "parse-names" : false, "suffix" : "" } ], "type" : "article-journal", "volume" : "118" }, "uris" : [ "http://www.mendeley.com/documents/?uuid=18c12d4a-eae5-4d6e-b76c-0271f674d007" ] }, { "id" : "ITEM-3", "itemData" : { "abstract" : "Human conversion of forest ecosystems to agriculture is a major driver of global change. Conventionally, the impacts of the historical cropland expansion on Earth\u2019s radiation balance have been quantified through two opposing effects: the release of stored carbon to the atmosphere as CO2 (warming) versus the increase in surface albedo (cooling)1 . Changing forest cover has a third effect on the global radiation balance by altering emissions of biogenic volatile organic compounds (BVOCs) that control the loadings of multiple warming and cooling climate pollutants: tropospheric ozone (O3 ), methane (CH4 ) and aerosols. Although human land cover change has dominated BVOC emission variability over the past century2\u20134 , the net effect on global climate has not been quantified. Here, I showthat the effects of the global cropland expansion between the 1850s and 2000s on BVOC emissions and atmospheric chemistry have imposed an additional net global radiative impact of \u22120.11 \u00b1 0.17Wm\u22122 (cooling). This magnitude is comparable to that of the surface albedo and land carbon release effects. I conclude that atmospheric chemistry must be considered in climate impact assessments of anthropogenic land cover change and in forestry for climate protection strategies.", "author" : [ { "dropping-particle" : "", "family" : "Unger", "given" : "Nadine", "non-dropping-particle" : "", "parse-names" : false, "suffix" : "" } ], "container-title" : "Nature Climate Change", "id" : "ITEM-3", "issue" : "8", "issued" : { "date-parts" : [ [ "2014" ] ] }, "page" : "907-910", "title" : "Human land-use-driven reduction of forest volatiles cools global climate", "translator" : [ { "dropping-particle" : "", "family" : "G3104", "given" : "", "non-dropping-particle" : "", "parse-names" : false, "suffix" : "" } ], "type" : "article-journal", "volume" : "4" }, "uris" : [ "http://www.mendeley.com/documents/?uuid=d9288918-84d2-4132-a0ff-c7687a3e6dfb" ] }, { "id" : "ITEM-4", "itemData" : { "DOI" : "10.1002/2013JD021238", "ISSN" : "2169-897X", "author" : [ { "dropping-particle" : "", "family" : "Acosta Navarro", "given" : "J. C.", "non-dropping-particle" : "", "parse-names" : false, "suffix" : "" }, { "dropping-particle" : "", "family" : "Smolander", "given" : "S.", "non-dropping-particle" : "", "parse-names" : false, "suffix" : "" }, { "dropping-particle" : "", "family" : "Struthers", "given" : "H.", "non-dropping-particle" : "", "parse-names" : false, "suffix" : "" }, { "dropping-particle" : "", "family" : "Zorita", "given" : "E.", "non-dropping-particle" : "", "parse-names" : false, "suffix" : "" }, { "dropping-particle" : "", "family" : "Ekman", "given" : "A. M. L.", "non-dropping-particle" : "", "parse-names" : false, "suffix" : "" }, { "dropping-particle" : "", "family" : "Kaplan", "given" : "J. O.", "non-dropping-particle" : "", "parse-names" : false, "suffix" : "" }, { "dropping-particle" : "", "family" : "Guenther", "given" : "A.", "non-dropping-particle" : "", "parse-names" : false, "suffix" : "" }, { "dropping-particle" : "", "family" : "Arneth", "given" : "A.", "non-dropping-particle" : "", "parse-names" : false, "suffix" : "" }, { "dropping-particle" : "", "family" : "Riipinen", "given" : "I.", "non-dropping-particle" : "", "parse-names" : false, "suffix" : "" } ], "container-title" : "Journal of Geophysical Research: Atmospheres", "id" : "ITEM-4", "issue" : "11", "issued" : { "date-parts" : [ [ "2014", "6" ] ] }, "page" : "6867-6885", "title" : "Global emissions of terpenoid VOCs from terrestrial vegetation in the last millennium", "translator" : [ { "dropping-particle" : "", "family" : "G4874", "given" : "", "non-dropping-particle" : "", "parse-names" : false, "suffix" : "" } ], "type" : "article-journal", "volume" : "119" }, "uris" : [ "http://www.mendeley.com/documents/?uuid=81d5bdbb-df69-4795-a017-afaab2cf0896" ] }, { "id" : "ITEM-5", "itemData" : { "DOI" : "10.5194/acp-16-14997-2016", "ISSN" : "1680-7324", "abstract" : "Anthropogenic land use change (LUC) since preindustrial (1850) has altered the vegetation distribution and density around the world. We use a global model (GEOS-Chem) to assess the attendant changes in surface air quality and the direct radiative forcing (DRF). We focus our analysis on secondary particulate matter and tropospheric ozone formation. The general trend of expansion of managed ecosystems (croplands and pasturelands) at the expense of natural ecosystems has led to an 11 % decline in global mean biogenic volatile organic compound emissions. Concomitant growth in agricultural activity has more than doubled ammonia emissions and increased emissions of nitrogen oxides from soils by more than 50 %. Conversion to croplands has also led to a widespread increase in ozone dry deposition velocity. Together these changes in biosphere\u2013atmosphere exchange have led to a 14 % global mean increase in biogenic secondary organic aerosol (BSOA) surface concentrations, a doubling of surface aerosol nitrate concentrations, and local changes in surface ozone of up to 8.5 ppb. We assess a global mean LUC-DRF of +0.017, \u22120.071, and \u22120.01 W m\u22122 for BSOA, nitrate, and tropospheric ozone, respectively. We conclude that the DRF and the perturbations in surface air quality associated with LUC (and the associated changes in agricultural emissions) are substantial and should be considered alongside changes in anthropogenic emissions and climate feedbacks in chemistry\u2013climate studies.", "author" : [ { "dropping-particle" : "", "family" : "Heald", "given" : "Colette L.", "non-dropping-particle" : "", "parse-names" : false, "suffix" : "" }, { "dropping-particle" : "", "family" : "Geddes", "given" : "Jeffrey A.", "non-dropping-particle" : "", "parse-names" : false, "suffix" : "" } ], "container-title" : "Atmospheric Chemistry and Physics", "id" : "ITEM-5", "issue" : "23", "issued" : { "date-parts" : [ [ "2016", "12" ] ] }, "page" : "14997-15010", "title" : "The impact of historical land use change from 1850 to 2000 on secondary particulate matter and ozone", "translator" : [ { "dropping-particle" : "", "family" : "G5418", "given" : "", "non-dropping-particle" : "", "parse-names" : false, "suffix" : "" } ], "type" : "article-journal", "volume" : "16" }, "uris" : [ "http://www.mendeley.com/documents/?uuid=76be1c91-a8be-4905-8d3f-5fdb64b10723" ] }, { "id" : "ITEM-6", "itemData" : { "DOI" : "https://doi.org/10.1016/j.atmosenv.2017.02.010", "ISSN" : "1352-2310", "abstract" : "Plants emit large quantities of isoprene and monoterpenes, the main components of global biogenic volatile organic compound (BVOC) emissions. BVOCs have an important impact on the atmospheric composition of methane, and of short-lived radiative forcing agents (e.g. ozone, aerosols etc.). It is therefore necessary to know how isoprene and monoterpene emissions have changed over the past and how future changes in climate, land-use and other factors will impact them. Here we present emission estimates of isoprene and monoterpenes over the period 1901\u20132\u00a0100 based on the dynamic global vegetation model LPJ-GUESS, including the effects of all known important drivers. We find that both isoprene and monoterpene emissions at the beginning of the 20th century were higher than at present. While anthropogenic land-use change largely drives the global decreasing trend for isoprene over the 20th century, changes in natural vegetation composition caused a decreasing trend for monoterpene emissions. Future global isoprene and monoterpene emissions depend strongly on the climate and land-use scenarios considered. Over the 21st century, global isoprene emissions are simulated to either remain stable (RCP 4.5), or decrease further (RCP 8.5), with important differences depending on the underlying land-use scenario. Future monoterpene emissions are expected to continue their present decreasing trend for all scenarios, possibly stabilizing from 2050 onwards (RCP 4.5). These results demonstrate the importance to take both natural vegetation dynamics and anthropogenic changes in land-use into account when estimating past and future BVOC emissions. They also indicate that a future global increase in BVOC emissions is improbable.", "author" : [ { "dropping-particle" : "", "family" : "Hantson", "given" : "Stijn", "non-dropping-particle" : "", "parse-names" : false, "suffix" : "" }, { "dropping-particle" : "", "family" : "Knorr", "given" : "Wolfgang", "non-dropping-particle" : "", "parse-names" : false, "suffix" : "" }, { "dropping-particle" : "", "family" : "Schurgers", "given" : "Guy", "non-dropping-particle" : "", "parse-names" : false, "suffix" : "" }, { "dropping-particle" : "", "family" : "Pugh", "given" : "Thomas A M", "non-dropping-particle" : "", "parse-names" : false, "suffix" : "" }, { "dropping-particle" : "", "family" : "Arneth", "given" : "Almut", "non-dropping-particle" : "", "parse-names" : false, "suffix" : "" } ], "container-title" : "Atmospheric Environment", "id" : "ITEM-6", "issued" : { "date-parts" : [ [ "2017" ] ] }, "page" : "35-45", "title" : "Global isoprene and monoterpene emissions under changing climate, vegetation, CO2 and land use", "translator" : [ { "dropping-particle" : "", "family" : "G4749", "given" : "", "non-dropping-particle" : "", "parse-names" : false, "suffix" : "" } ], "type" : "article-journal", "volume" : "155" }, "uris" : [ "http://www.mendeley.com/documents/?uuid=26891ee8-f7ee-42f6-851d-f6281babed04" ] }, { "id" : "ITEM-7", "itemData" : { "DOI" : "10.1039/c7fd00028f", "ISBN" : "1359-6640", "ISSN" : "13645498", "PMID" : "28585973", "abstract" : "More than one quarter of natural forests have been cleared by humans to make way for other land-uses, with changes to forest cover projected to continue. The climate impact of land-use change (LUC) is dependent upon the relative strength of several biogeophysical and biogeochemical effects. In addition to affecting the surface albedo and exchanging carbon dioxide (CO2) and moisture with the atmosphere, vegetation emits biogenic volatile organic compounds (BVOCs), altering the formation of short-lived climate forcers (SLCFs) including aerosol, ozone (O3) and methane (CH4). Once emitted, BVOCs are rapidly oxidised by O3, and the hydroxyl (OH) and nitrate (NO3) radicals. These oxidation reactions yield secondary organic products which are implicated in the formation and growth of aerosol particles and are estimated to have a negative radiative effect on the climate (i.e. a cooling). These reactions also deplete OH, increasing the atmospheric lifetime of CH4, and directly affect concentrations of O3; the latter two being greenhouse gases which impose a positive radiative effect (i.e. a warming) on the climate. Our previous work assessing idealised deforestation scenarios found a positive radiative effect due to changes in SLCFs; however, since the radiative effects associated with changes to SLCFs result from a combination of non-linear processes it may not be appropriate to scale radiative effects from complete deforestation scenarios according to the deforestation extent. Here we combine a land-surface model, a chemical transport model, a global aerosol model, and a radiative transfer model to assess the net radiative effect of changes in SLCFs due to historical LUC between the years 1850 and 2000.", "author" : [ { "dropping-particle" : "", "family" : "Scott", "given" : "C. E.", "non-dropping-particle" : "", "parse-names" : false, "suffix" : "" }, { "dropping-particle" : "", "family" : "Monks", "given" : "S. A.", "non-dropping-particle" : "", "parse-names" : false, "suffix" : "" }, { "dropping-particle" : "V.", "family" : "Spracklen", "given" : "D.", "non-dropping-particle" : "", "parse-names" : false, "suffix" : "" }, { "dropping-particle" : "", "family" : "Arnold", "given" : "S. R.", "non-dropping-particle" : "", "parse-names" : false, "suffix" : "" }, { "dropping-particle" : "", "family" : "Forster", "given" : "P. M.", "non-dropping-particle" : "", "parse-names" : false, "suffix" : "" }, { "dropping-particle" : "", "family" : "Rap", "given" : "A.", "non-dropping-particle" : "", "parse-names" : false, "suffix" : "" }, { "dropping-particle" : "", "family" : "Carslaw", "given" : "K. S.", "non-dropping-particle" : "", "parse-names" : false, "suffix" : "" }, { "dropping-particle" : "", "family" : "Chipperfield", "given" : "M. P.", "non-dropping-particle" : "", "parse-names" : false, "suffix" : "" }, { "dropping-particle" : "", "family" : "Reddington", "given" : "C. L.S.", "non-dropping-particle" : "", "parse-names" : false, "suffix" : "" }, { "dropping-particle" : "", "family" : "Wilson", "given" : "C.", "non-dropping-particle" : "", "parse-names" : false, "suffix" : "" } ], "container-title" : "Faraday Discussions", "id" : "ITEM-7", "issued" : { "date-parts" : [ [ "2017" ] ] }, "note" : "Times Cited: 1\nRap, Alexandru/G-7532-2016; Forster, Piers/F-9829-2010; Manager, CSD Publications/B-2789-2015; Chipperfield, Martyn/H-6359-2013; Carslaw, Ken/C-8514-2009\nRap, Alexandru/0000-0002-2319-6769; Forster, Piers/0000-0002-6078-0171; Chipperfield, Martyn/0000-0002-6803-4149; Carslaw, Ken/0000-0002-6800-154X\n0\n1\n1364-5498", "page" : "101-120", "title" : "Impact on short-lived climate forcers (SLCFs) from a realistic land-use change scenario: Via changes in biogenic emissions", "translator" : [ { "dropping-particle" : "", "family" : "G2830", "given" : "", "non-dropping-particle" : "", "parse-names" : false, "suffix" : "" } ], "type" : "article-journal", "volume" : "200" }, "uris" : [ "http://www.mendeley.com/documents/?uuid=b3d7392c-cb3e-461f-b9c3-07a62eca33f8" ] }, { "id" : "ITEM-8", "itemData" : { "DOI" : "10.1002/2016JD025462", "ISSN" : "2169-897X", "abstract" : "We use an Earth System model (HadGEM2-ES) to investigate the sensitivity of midnineteenth century tropospheric ozone to vegetation distribution and atmospheric chemistry-vegetation interaction processes. We conduct model experiments to isolate the response of midnineteenth century tropospheric ozone to vegetation cover changes between the 1860s and present day and to CO2-induced changes in isoprene emissions and dry deposition over the same period. Changes in vegetation distribution and CO2 suppression of isoprene emissions between midnineteenth century and present day lead to decreases in global isoprene emissions of 19% and 21%, respectively. This results in increases in surface ozone over the continents of up to 2 ppbv and of 2-6 ppbv in the tropical upper troposphere. The effects of CO2 increases on suppression of isoprene emissions and suppression of dry deposition to vegetation are small compared with the effects of vegetation cover change. Accounting for present-day climate in addition to present-day vegetation cover and atmospheric CO2 concentrations leads to increases in surface ozone concentrations of up to 5 ppbv over the entire northern hemisphere (NH) and of up to 8 ppbv in the NH free troposphere, compared with a midnineteenth century control simulation. Ozone changes are dominated by the following: (1) the role of isoprene as an ozone sink in the low NOx midnineteenth century atmosphere and (2) the redistribution of NOx to remote regions and the free troposphere via PAN (peroxyacetyl nitrate) formed from isoprene oxidation. We estimate a tropospheric ozone radiative forcing of 0.264 W m-2 and a sensitivity in ozone radiative forcing to midnineteenth century to present-day vegetation cover change of -0.012 W m-2.", "author" : [ { "dropping-particle" : "", "family" : "Hollaway", "given" : "M. J.", "non-dropping-particle" : "", "parse-names" : false, "suffix" : "" }, { "dropping-particle" : "", "family" : "Arnold", "given" : "S. R.", "non-dropping-particle" : "", "parse-names" : false, "suffix" : "" }, { "dropping-particle" : "", "family" : "Collins", "given" : "W. J.", "non-dropping-particle" : "", "parse-names" : false, "suffix" : "" }, { "dropping-particle" : "", "family" : "Folberth", "given" : "G.", "non-dropping-particle" : "", "parse-names" : false, "suffix" : "" }, { "dropping-particle" : "", "family" : "Rap", "given" : "A.", "non-dropping-particle" : "", "parse-names" : false, "suffix" : "" } ], "container-title" : "Journal of Geophysical Research: Atmospheres", "id" : "ITEM-8", "issue" : "4", "issued" : { "date-parts" : [ [ "2017", "2", "27" ] ] }, "note" : "doi: 10.1002/2016JD025462", "page" : "2452-2473", "publisher" : "John Wiley &amp; Sons, Ltd", "title" : "Sensitivity of midnineteenth century tropospheric ozone to atmospheric chemistry\u2010vegetation interactions", "translator" : [ { "dropping-particle" : "", "family" : "G4020", "given" : "", "non-dropping-particle" : "", "parse-names" : false, "suffix" : "" } ], "type" : "article-journal", "volume" : "122" }, "uris" : [ "http://www.mendeley.com/documents/?uuid=a7aaa78d-a2e8-45c4-8c0d-26dff316b043" ] } ], "mendeley" : { "formattedCitation" : "(Lathi\u00e8re et al., 2010; Unger, 2013, 2014; Acosta Navarro et al., 2014; Heald and Geddes, 2016; Hantson et al., 2017; Hollaway et al., 2017; Scott et al., 2017)", "plainTextFormattedCitation" : "(Lathi\u00e8re et al., 2010; Unger, 2013, 2014; Acosta Navarro et al., 2014; Heald and Geddes, 2016; Hantson et al., 2017; Hollaway et al., 2017; Scott et al., 2017)", "previouslyFormattedCitation" : "(Lathi\u00e8re et al., 2010; Unger, 2013, 2014; Acosta Navarro et al., 2014; Heald and Geddes, 2016; Hantson et al., 2017; Hollaway et al., 2017; Scott et al., 2017)" }, "properties" : { "noteIndex" : 0 }, "schema" : "https://github.com/citation-style-language/schema/raw/master/csl-citation.json" }</w:instrText>
      </w:r>
      <w:r w:rsidRPr="00C51397">
        <w:rPr>
          <w:color w:val="000000"/>
          <w:lang w:val="en-GB"/>
        </w:rPr>
        <w:fldChar w:fldCharType="separate"/>
      </w:r>
      <w:r w:rsidR="00CB33A1">
        <w:rPr>
          <w:noProof/>
          <w:color w:val="000000"/>
          <w:lang w:val="en-GB"/>
        </w:rPr>
        <w:t>(Lathière et al., 2010; Unger, 2013, 2014; Acosta Navarro et al., 2014; Heald and Geddes, 2016; Hantson et al., 2017; Hollaway et al., 2017; Scott et al., 2017)</w:t>
      </w:r>
      <w:r w:rsidRPr="00C51397">
        <w:rPr>
          <w:color w:val="000000"/>
          <w:lang w:val="en-GB"/>
        </w:rPr>
        <w:fldChar w:fldCharType="end"/>
      </w:r>
      <w:r w:rsidRPr="00C51397">
        <w:rPr>
          <w:color w:val="000000"/>
          <w:lang w:val="en-GB"/>
        </w:rPr>
        <w:t xml:space="preserve">. The historical evolution of monoterpene and sesquiterpene emissions is less well studied and there is no robust consensus on even the sign of the </w:t>
      </w:r>
      <w:r w:rsidRPr="0091319A">
        <w:rPr>
          <w:color w:val="000000"/>
          <w:lang w:val="en-GB"/>
        </w:rPr>
        <w:t>change</w:t>
      </w:r>
      <w:r w:rsidRPr="00A51276">
        <w:rPr>
          <w:color w:val="000000"/>
          <w:lang w:val="en-GB"/>
        </w:rPr>
        <w:t xml:space="preserve"> </w:t>
      </w:r>
      <w:r w:rsidRPr="00A51276">
        <w:rPr>
          <w:color w:val="000000"/>
          <w:lang w:val="en-GB"/>
        </w:rPr>
        <w:fldChar w:fldCharType="begin" w:fldLock="1"/>
      </w:r>
      <w:r w:rsidR="00D477C7">
        <w:rPr>
          <w:color w:val="000000"/>
          <w:lang w:val="en-GB"/>
        </w:rPr>
        <w:instrText>ADDIN CSL_CITATION { "citationItems" : [ { "id" : "ITEM-1", "itemData" : { "DOI" : "10.1002/2013JD021238", "ISSN" : "2169-897X", "author" : [ { "dropping-particle" : "", "family" : "Acosta Navarro", "given" : "J. C.", "non-dropping-particle" : "", "parse-names" : false, "suffix" : "" }, { "dropping-particle" : "", "family" : "Smolander", "given" : "S.", "non-dropping-particle" : "", "parse-names" : false, "suffix" : "" }, { "dropping-particle" : "", "family" : "Struthers", "given" : "H.", "non-dropping-particle" : "", "parse-names" : false, "suffix" : "" }, { "dropping-particle" : "", "family" : "Zorita", "given" : "E.", "non-dropping-particle" : "", "parse-names" : false, "suffix" : "" }, { "dropping-particle" : "", "family" : "Ekman", "given" : "A. M. L.", "non-dropping-particle" : "", "parse-names" : false, "suffix" : "" }, { "dropping-particle" : "", "family" : "Kaplan", "given" : "J. O.", "non-dropping-particle" : "", "parse-names" : false, "suffix" : "" }, { "dropping-particle" : "", "family" : "Guenther", "given" : "A.", "non-dropping-particle" : "", "parse-names" : false, "suffix" : "" }, { "dropping-particle" : "", "family" : "Arneth", "given" : "A.", "non-dropping-particle" : "", "parse-names" : false, "suffix" : "" }, { "dropping-particle" : "", "family" : "Riipinen", "given" : "I.", "non-dropping-particle" : "", "parse-names" : false, "suffix" : "" } ], "container-title" : "Journal of Geophysical Research: Atmospheres", "id" : "ITEM-1", "issue" : "11", "issued" : { "date-parts" : [ [ "2014", "6" ] ] }, "page" : "6867-6885", "title" : "Global emissions of terpenoid VOCs from terrestrial vegetation in the last millennium", "translator" : [ { "dropping-particle" : "", "family" : "G4874", "given" : "", "non-dropping-particle" : "", "parse-names" : false, "suffix" : "" } ], "type" : "article-journal", "volume" : "119" }, "uris" : [ "http://www.mendeley.com/documents/?uuid=81d5bdbb-df69-4795-a017-afaab2cf0896" ] }, { "id" : "ITEM-2", "itemData" : { "DOI" : "https://doi.org/10.1016/j.atmosenv.2017.02.010", "ISSN" : "1352-2310", "abstract" : "Plants emit large quantities of isoprene and monoterpenes, the main components of global biogenic volatile organic compound (BVOC) emissions. BVOCs have an important impact on the atmospheric composition of methane, and of short-lived radiative forcing agents (e.g. ozone, aerosols etc.). It is therefore necessary to know how isoprene and monoterpene emissions have changed over the past and how future changes in climate, land-use and other factors will impact them. Here we present emission estimates of isoprene and monoterpenes over the period 1901\u20132\u00a0100 based on the dynamic global vegetation model LPJ-GUESS, including the effects of all known important drivers. We find that both isoprene and monoterpene emissions at the beginning of the 20th century were higher than at present. While anthropogenic land-use change largely drives the global decreasing trend for isoprene over the 20th century, changes in natural vegetation composition caused a decreasing trend for monoterpene emissions. Future global isoprene and monoterpene emissions depend strongly on the climate and land-use scenarios considered. Over the 21st century, global isoprene emissions are simulated to either remain stable (RCP 4.5), or decrease further (RCP 8.5), with important differences depending on the underlying land-use scenario. Future monoterpene emissions are expected to continue their present decreasing trend for all scenarios, possibly stabilizing from 2050 onwards (RCP 4.5). These results demonstrate the importance to take both natural vegetation dynamics and anthropogenic changes in land-use into account when estimating past and future BVOC emissions. They also indicate that a future global increase in BVOC emissions is improbable.", "author" : [ { "dropping-particle" : "", "family" : "Hantson", "given" : "Stijn", "non-dropping-particle" : "", "parse-names" : false, "suffix" : "" }, { "dropping-particle" : "", "family" : "Knorr", "given" : "Wolfgang", "non-dropping-particle" : "", "parse-names" : false, "suffix" : "" }, { "dropping-particle" : "", "family" : "Schurgers", "given" : "Guy", "non-dropping-particle" : "", "parse-names" : false, "suffix" : "" }, { "dropping-particle" : "", "family" : "Pugh", "given" : "Thomas A M", "non-dropping-particle" : "", "parse-names" : false, "suffix" : "" }, { "dropping-particle" : "", "family" : "Arneth", "given" : "Almut", "non-dropping-particle" : "", "parse-names" : false, "suffix" : "" } ], "container-title" : "Atmospheric Environment", "id" : "ITEM-2", "issued" : { "date-parts" : [ [ "2017" ] ] }, "page" : "35-45", "title" : "Global isoprene and monoterpene emissions under changing climate, vegetation, CO2 and land use", "translator" : [ { "dropping-particle" : "", "family" : "G4749", "given" : "", "non-dropping-particle" : "", "parse-names" : false, "suffix" : "" } ], "type" : "article-journal", "volume" : "155" }, "uris" : [ "http://www.mendeley.com/documents/?uuid=26891ee8-f7ee-42f6-851d-f6281babed04" ] } ], "mendeley" : { "formattedCitation" : "(Acosta Navarro et al., 2014; Hantson et al., 2017)", "plainTextFormattedCitation" : "(Acosta Navarro et al., 2014; Hantson et al., 2017)", "previouslyFormattedCitation" : "(Acosta Navarro et al., 2014; Hantson et al., 2017)" }, "properties" : { "noteIndex" : 0 }, "schema" : "https://github.com/citation-style-language/schema/raw/master/csl-citation.json" }</w:instrText>
      </w:r>
      <w:r w:rsidRPr="00A51276">
        <w:rPr>
          <w:color w:val="000000"/>
          <w:lang w:val="en-GB"/>
        </w:rPr>
        <w:fldChar w:fldCharType="separate"/>
      </w:r>
      <w:r w:rsidR="00CB33A1">
        <w:rPr>
          <w:noProof/>
          <w:color w:val="000000"/>
          <w:lang w:val="en-GB"/>
        </w:rPr>
        <w:t>(Acosta Navarro et al., 2014; Hantson et al., 2017)</w:t>
      </w:r>
      <w:r w:rsidRPr="00A51276">
        <w:rPr>
          <w:color w:val="000000"/>
          <w:lang w:val="en-GB"/>
        </w:rPr>
        <w:fldChar w:fldCharType="end"/>
      </w:r>
      <w:r w:rsidRPr="00A51276">
        <w:rPr>
          <w:color w:val="000000"/>
          <w:lang w:val="en-GB"/>
        </w:rPr>
        <w:t xml:space="preserve">. </w:t>
      </w:r>
      <w:r w:rsidRPr="00A51276">
        <w:rPr>
          <w:color w:val="000000"/>
          <w:lang w:val="en-GB"/>
        </w:rPr>
        <w:lastRenderedPageBreak/>
        <w:t xml:space="preserve">Future global isoprene and monoterpene emissions depend strongly on the climate and land-use scenarios considered </w:t>
      </w:r>
      <w:r w:rsidRPr="00A51276">
        <w:rPr>
          <w:color w:val="000000"/>
          <w:lang w:val="en-GB"/>
        </w:rPr>
        <w:fldChar w:fldCharType="begin" w:fldLock="1"/>
      </w:r>
      <w:r w:rsidR="00D477C7">
        <w:rPr>
          <w:color w:val="000000"/>
          <w:lang w:val="en-GB"/>
        </w:rPr>
        <w:instrText>ADDIN CSL_CITATION { "citationItems" : [ { "id" : "ITEM-1", "itemData" : { "DOI" : "10.1016/j.atmosenv.2017.06.025", "ISSN" : "13522310", "author" : [ { "dropping-particle" : "", "family" : "Szogs", "given" : "Sebastian", "non-dropping-particle" : "", "parse-names" : false, "suffix" : "" }, { "dropping-particle" : "", "family" : "Arneth", "given" : "Almut", "non-dropping-particle" : "", "parse-names" : false, "suffix" : "" }, { "dropping-particle" : "", "family" : "Anthoni", "given" : "Peter", "non-dropping-particle" : "", "parse-names" : false, "suffix" : "" }, { "dropping-particle" : "", "family" : "Doelman", "given" : "Jonathan C.", "non-dropping-particle" : "", "parse-names" : false, "suffix" : "" }, { "dropping-particle" : "", "family" : "Humpen\u00f6der", "given" : "Florian", "non-dropping-particle" : "", "parse-names" : false, "suffix" : "" }, { "dropping-particle" : "", "family" : "Popp", "given" : "Alexander", "non-dropping-particle" : "", "parse-names" : false, "suffix" : "" }, { "dropping-particle" : "", "family" : "Pugh", "given" : "Thomas A.M.", "non-dropping-particle" : "", "parse-names" : false, "suffix" : "" }, { "dropping-particle" : "", "family" : "Stehfest", "given" : "Elke", "non-dropping-particle" : "", "parse-names" : false, "suffix" : "" } ], "container-title" : "Atmospheric Environment", "id" : "ITEM-1", "issued" : { "date-parts" : [ [ "2017", "9" ] ] }, "page" : "73-87", "title" : "Impact of LULCC on the emission of BVOCs during the 21st century", "translator" : [ { "dropping-particle" : "", "family" : "G4863", "given" : "", "non-dropping-particle" : "", "parse-names" : false, "suffix" : "" } ], "type" : "article-journal", "volume" : "165" }, "uris" : [ "http://www.mendeley.com/documents/?uuid=03de1ec1-da98-4b5a-aaf1-53010160f81a" ] }, { "id" : "ITEM-2", "itemData" : { "DOI" : "https://doi.org/10.1016/j.atmosenv.2017.02.010", "ISSN" : "1352-2310", "abstract" : "Plants emit large quantities of isoprene and monoterpenes, the main components of global biogenic volatile organic compound (BVOC) emissions. BVOCs have an important impact on the atmospheric composition of methane, and of short-lived radiative forcing agents (e.g. ozone, aerosols etc.). It is therefore necessary to know how isoprene and monoterpene emissions have changed over the past and how future changes in climate, land-use and other factors will impact them. Here we present emission estimates of isoprene and monoterpenes over the period 1901\u20132\u00a0100 based on the dynamic global vegetation model LPJ-GUESS, including the effects of all known important drivers. We find that both isoprene and monoterpene emissions at the beginning of the 20th century were higher than at present. While anthropogenic land-use change largely drives the global decreasing trend for isoprene over the 20th century, changes in natural vegetation composition caused a decreasing trend for monoterpene emissions. Future global isoprene and monoterpene emissions depend strongly on the climate and land-use scenarios considered. Over the 21st century, global isoprene emissions are simulated to either remain stable (RCP 4.5), or decrease further (RCP 8.5), with important differences depending on the underlying land-use scenario. Future monoterpene emissions are expected to continue their present decreasing trend for all scenarios, possibly stabilizing from 2050 onwards (RCP 4.5). These results demonstrate the importance to take both natural vegetation dynamics and anthropogenic changes in land-use into account when estimating past and future BVOC emissions. They also indicate that a future global increase in BVOC emissions is improbable.", "author" : [ { "dropping-particle" : "", "family" : "Hantson", "given" : "Stijn", "non-dropping-particle" : "", "parse-names" : false, "suffix" : "" }, { "dropping-particle" : "", "family" : "Knorr", "given" : "Wolfgang", "non-dropping-particle" : "", "parse-names" : false, "suffix" : "" }, { "dropping-particle" : "", "family" : "Schurgers", "given" : "Guy", "non-dropping-particle" : "", "parse-names" : false, "suffix" : "" }, { "dropping-particle" : "", "family" : "Pugh", "given" : "Thomas A M", "non-dropping-particle" : "", "parse-names" : false, "suffix" : "" }, { "dropping-particle" : "", "family" : "Arneth", "given" : "Almut", "non-dropping-particle" : "", "parse-names" : false, "suffix" : "" } ], "container-title" : "Atmospheric Environment", "id" : "ITEM-2", "issued" : { "date-parts" : [ [ "2017" ] ] }, "page" : "35-45", "title" : "Global isoprene and monoterpene emissions under changing climate, vegetation, CO2 and land use", "translator" : [ { "dropping-particle" : "", "family" : "G4749", "given" : "", "non-dropping-particle" : "", "parse-names" : false, "suffix" : "" } ], "type" : "article-journal", "volume" : "155" }, "uris" : [ "http://www.mendeley.com/documents/?uuid=26891ee8-f7ee-42f6-851d-f6281babed04" ] } ], "mendeley" : { "formattedCitation" : "(Hantson et al., 2017; Szogs et al., 2017)", "plainTextFormattedCitation" : "(Hantson et al., 2017; Szogs et al., 2017)", "previouslyFormattedCitation" : "(Hantson et al., 2017; Szogs et al., 2017)" }, "properties" : { "noteIndex" : 0 }, "schema" : "https://github.com/citation-style-language/schema/raw/master/csl-citation.json" }</w:instrText>
      </w:r>
      <w:r w:rsidRPr="00A51276">
        <w:rPr>
          <w:color w:val="000000"/>
          <w:lang w:val="en-GB"/>
        </w:rPr>
        <w:fldChar w:fldCharType="separate"/>
      </w:r>
      <w:r w:rsidR="00CB33A1">
        <w:rPr>
          <w:noProof/>
          <w:color w:val="000000"/>
          <w:lang w:val="en-GB"/>
        </w:rPr>
        <w:t>(Hantson et al., 2017; Szogs et al., 2017)</w:t>
      </w:r>
      <w:r w:rsidRPr="00A51276">
        <w:rPr>
          <w:color w:val="000000"/>
          <w:lang w:val="en-GB"/>
        </w:rPr>
        <w:fldChar w:fldCharType="end"/>
      </w:r>
      <w:r w:rsidRPr="00A51276">
        <w:rPr>
          <w:color w:val="000000"/>
          <w:lang w:val="en-GB"/>
        </w:rPr>
        <w:t xml:space="preserve">. BVOC emissions will be sensitive to future land-based climate change mitigation strategies including afforestation and bioenergy, with impacts of bioenergy depending on the choice of crops </w:t>
      </w:r>
      <w:r w:rsidRPr="00A51276">
        <w:rPr>
          <w:color w:val="000000"/>
          <w:lang w:val="en-GB"/>
        </w:rPr>
        <w:fldChar w:fldCharType="begin" w:fldLock="1"/>
      </w:r>
      <w:r w:rsidR="00D477C7">
        <w:rPr>
          <w:color w:val="000000"/>
          <w:lang w:val="en-GB"/>
        </w:rPr>
        <w:instrText>ADDIN CSL_CITATION { "citationItems" : [ { "id" : "ITEM-1", "itemData" : { "DOI" : "10.1016/j.atmosenv.2017.06.025", "ISSN" : "13522310", "author" : [ { "dropping-particle" : "", "family" : "Szogs", "given" : "Sebastian", "non-dropping-particle" : "", "parse-names" : false, "suffix" : "" }, { "dropping-particle" : "", "family" : "Arneth", "given" : "Almut", "non-dropping-particle" : "", "parse-names" : false, "suffix" : "" }, { "dropping-particle" : "", "family" : "Anthoni", "given" : "Peter", "non-dropping-particle" : "", "parse-names" : false, "suffix" : "" }, { "dropping-particle" : "", "family" : "Doelman", "given" : "Jonathan C.", "non-dropping-particle" : "", "parse-names" : false, "suffix" : "" }, { "dropping-particle" : "", "family" : "Humpen\u00f6der", "given" : "Florian", "non-dropping-particle" : "", "parse-names" : false, "suffix" : "" }, { "dropping-particle" : "", "family" : "Popp", "given" : "Alexander", "non-dropping-particle" : "", "parse-names" : false, "suffix" : "" }, { "dropping-particle" : "", "family" : "Pugh", "given" : "Thomas A.M.", "non-dropping-particle" : "", "parse-names" : false, "suffix" : "" }, { "dropping-particle" : "", "family" : "Stehfest", "given" : "Elke", "non-dropping-particle" : "", "parse-names" : false, "suffix" : "" } ], "container-title" : "Atmospheric Environment", "id" : "ITEM-1", "issued" : { "date-parts" : [ [ "2017", "9" ] ] }, "page" : "73-87", "title" : "Impact of LULCC on the emission of BVOCs during the 21st century", "translator" : [ { "dropping-particle" : "", "family" : "G4863", "given" : "", "non-dropping-particle" : "", "parse-names" : false, "suffix" : "" } ], "type" : "article-journal", "volume" : "165" }, "uris" : [ "http://www.mendeley.com/documents/?uuid=03de1ec1-da98-4b5a-aaf1-53010160f81a" ] } ], "mendeley" : { "formattedCitation" : "(Szogs et al., 2017)", "plainTextFormattedCitation" : "(Szogs et al., 2017)", "previouslyFormattedCitation" : "(Szogs et al., 2017)" }, "properties" : { "noteIndex" : 0 }, "schema" : "https://github.com/citation-style-language/schema/raw/master/csl-citation.json" }</w:instrText>
      </w:r>
      <w:r w:rsidRPr="00A51276">
        <w:rPr>
          <w:color w:val="000000"/>
          <w:lang w:val="en-GB"/>
        </w:rPr>
        <w:fldChar w:fldCharType="separate"/>
      </w:r>
      <w:r w:rsidR="00CB33A1">
        <w:rPr>
          <w:noProof/>
          <w:color w:val="000000"/>
          <w:lang w:val="en-GB"/>
        </w:rPr>
        <w:t>(Szogs et al., 2017)</w:t>
      </w:r>
      <w:r w:rsidRPr="00A51276">
        <w:rPr>
          <w:color w:val="000000"/>
          <w:lang w:val="en-GB"/>
        </w:rPr>
        <w:fldChar w:fldCharType="end"/>
      </w:r>
      <w:r w:rsidRPr="00A51276">
        <w:rPr>
          <w:color w:val="000000"/>
          <w:lang w:val="en-GB"/>
        </w:rPr>
        <w:t xml:space="preserve">. </w:t>
      </w:r>
      <w:r w:rsidRPr="00A51276">
        <w:rPr>
          <w:color w:val="000000"/>
          <w:lang w:val="en-GB"/>
        </w:rPr>
        <w:br/>
      </w:r>
    </w:p>
    <w:p w14:paraId="57692E27" w14:textId="6E347950" w:rsidR="00A05B04" w:rsidRPr="00A51276" w:rsidRDefault="00A05B04" w:rsidP="00D5630D">
      <w:pPr>
        <w:pStyle w:val="AR6BodyText"/>
        <w:rPr>
          <w:lang w:val="en-GB"/>
        </w:rPr>
      </w:pPr>
      <w:r w:rsidRPr="00A51276">
        <w:rPr>
          <w:lang w:val="en-GB"/>
        </w:rPr>
        <w:t>Most CMIP6 models use overly simplistic paramet</w:t>
      </w:r>
      <w:del w:id="965" w:author="Lucy Cowie" w:date="2021-07-27T17:16:00Z">
        <w:r w:rsidR="003D3296" w:rsidDel="00752F98">
          <w:rPr>
            <w:lang w:val="en-GB"/>
          </w:rPr>
          <w:delText>e</w:delText>
        </w:r>
      </w:del>
      <w:r w:rsidRPr="00A51276">
        <w:rPr>
          <w:lang w:val="en-GB"/>
        </w:rPr>
        <w:t xml:space="preserve">rizations and project an increase in global BVOC emissions in response to warming temperatures </w:t>
      </w:r>
      <w:r w:rsidRPr="00A51276">
        <w:rPr>
          <w:lang w:val="en-GB"/>
        </w:rPr>
        <w:fldChar w:fldCharType="begin" w:fldLock="1"/>
      </w:r>
      <w:r w:rsidR="00D477C7">
        <w:rPr>
          <w:lang w:val="en-GB"/>
        </w:rPr>
        <w:instrText>ADDIN CSL_CITATION { "citationItems" : [ { "id" : "ITEM-1", "itemData" : { "DOI" : "10.5194/acp-20-14547-2020", "ISSN" : "1680-7324", "author" : [ { "dropping-particle" : "", "family" : "Turnock", "given" : "Steven T.", "non-dropping-particle" : "", "parse-names" : false, "suffix" : "" }, { "dropping-particle" : "", "family" : "Allen", "given" : "Robert J.", "non-dropping-particle" : "", "parse-names" : false, "suffix" : "" }, { "dropping-particle" : "", "family" : "Andrews", "given" : "Martin", "non-dropping-particle" : "", "parse-names" : false, "suffix" : "" }, { "dropping-particle" : "", "family" : "Bauer", "given" : "Susanne E.", "non-dropping-particle" : "", "parse-names" : false, "suffix" : "" }, { "dropping-particle" : "", "family" : "Deushi", "given" : "Makoto", "non-dropping-particle" : "", "parse-names" : false, "suffix" : "" }, { "dropping-particle" : "", "family" : "Emmons", "given" : "Louisa", "non-dropping-particle" : "", "parse-names" : false, "suffix" : "" }, { "dropping-particle" : "", "family" : "Good", "given" : "Peter", "non-dropping-particle" : "", "parse-names" : false, "suffix" : "" }, { "dropping-particle" : "", "family" : "Horowitz", "given" : "Larry", "non-dropping-particle" : "", "parse-names" : false, "suffix" : "" }, { "dropping-particle" : "", "family" : "John", "given" : "Jasmin G.", "non-dropping-particle" : "", "parse-names" : false, "suffix" : "" }, { "dropping-particle" : "", "family" : "Michou", "given" : "Martine", "non-dropping-particle" : "", "parse-names" : false, "suffix" : "" }, { "dropping-particle" : "", "family" : "Nabat", "given" : "Pierre", "non-dropping-particle" : "", "parse-names" : false, "suffix" : "" }, { "dropping-particle" : "", "family" : "Naik", "given" : "Vaishali", "non-dropping-particle" : "", "parse-names" : false, "suffix" : "" }, { "dropping-particle" : "", "family" : "Neubauer", "given" : "David", "non-dropping-particle" : "", "parse-names" : false, "suffix" : "" }, { "dropping-particle" : "", "family" : "O'Connor", "given" : "Fiona M.", "non-dropping-particle" : "", "parse-names" : false, "suffix" : "" }, { "dropping-particle" : "", "family" : "Olivi\u00e9", "given" : "Dirk", "non-dropping-particle" : "", "parse-names" : false, "suffix" : "" }, { "dropping-particle" : "", "family" : "Oshima", "given" : "Naga", "non-dropping-particle" : "", "parse-names" : false, "suffix" : "" }, { "dropping-particle" : "", "family" : "Schulz", "given" : "Michael", "non-dropping-particle" : "", "parse-names" : false, "suffix" : "" }, { "dropping-particle" : "", "family" : "Sellar", "given" : "Alistair", "non-dropping-particle" : "", "parse-names" : false, "suffix" : "" }, { "dropping-particle" : "", "family" : "Shim", "given" : "Sungbo", "non-dropping-particle" : "", "parse-names" : false, "suffix" : "" }, { "dropping-particle" : "", "family" : "Takemura", "given" : "Toshihiko", "non-dropping-particle" : "", "parse-names" : false, "suffix" : "" }, { "dropping-particle" : "", "family" : "Tilmes", "given" : "Simone", "non-dropping-particle" : "", "parse-names" : false, "suffix" : "" }, { "dropping-particle" : "", "family" : "Tsigaridis", "given" : "Kostas", "non-dropping-particle" : "", "parse-names" : false, "suffix" : "" }, { "dropping-particle" : "", "family" : "Wu", "given" : "Tongwen", "non-dropping-particle" : "", "parse-names" : false, "suffix" : "" }, { "dropping-particle" : "", "family" : "Zhang", "given" : "Jie", "non-dropping-particle" : "", "parse-names" : false, "suffix" : "" } ], "container-title" : "Atmospheric Chemistry and Physics", "id" : "ITEM-1", "issue" : "23", "issued" : { "date-parts" : [ [ "2020", "11", "30" ] ] }, "page" : "14547-14579", "title" : "Historical and future changes in air pollutants from CMIP6 models", "translator" : [ { "dropping-particle" : "", "family" : "G4234", "given" : "", "non-dropping-particle" : "", "parse-names" : false, "suffix" : "" } ], "type" : "article-journal", "volume" : "20" }, "uris" : [ "http://www.mendeley.com/documents/?uuid=cd308733-3bb7-4df8-82bb-bad1de257cb3" ] } ], "mendeley" : { "formattedCitation" : "(Turnock et al., 2020)", "plainTextFormattedCitation" : "(Turnock et al., 2020)", "previouslyFormattedCitation" : "(Turnock et al., 2020)" }, "properties" : { "noteIndex" : 0 }, "schema" : "https://github.com/citation-style-language/schema/raw/master/csl-citation.json" }</w:instrText>
      </w:r>
      <w:r w:rsidRPr="00A51276">
        <w:rPr>
          <w:lang w:val="en-GB"/>
        </w:rPr>
        <w:fldChar w:fldCharType="separate"/>
      </w:r>
      <w:r w:rsidR="00CB33A1">
        <w:rPr>
          <w:noProof/>
          <w:lang w:val="en-GB"/>
        </w:rPr>
        <w:t>(Turnock et al., 2020)</w:t>
      </w:r>
      <w:r w:rsidRPr="00A51276">
        <w:rPr>
          <w:lang w:val="en-GB"/>
        </w:rPr>
        <w:fldChar w:fldCharType="end"/>
      </w:r>
      <w:r w:rsidRPr="00A51276">
        <w:rPr>
          <w:lang w:val="en-GB"/>
        </w:rPr>
        <w:t>. This good agreement actually reflects the lack of diversity in BVOC</w:t>
      </w:r>
      <w:ins w:id="966" w:author="Lucy Cowie" w:date="2021-07-25T21:45:00Z">
        <w:r w:rsidR="009876FB">
          <w:rPr>
            <w:lang w:val="en-GB"/>
          </w:rPr>
          <w:t>-</w:t>
        </w:r>
      </w:ins>
      <w:del w:id="967" w:author="Lucy Cowie" w:date="2021-07-25T21:45:00Z">
        <w:r w:rsidRPr="00A51276" w:rsidDel="009876FB">
          <w:rPr>
            <w:lang w:val="en-GB"/>
          </w:rPr>
          <w:delText xml:space="preserve"> </w:delText>
        </w:r>
      </w:del>
      <w:r w:rsidRPr="00A51276">
        <w:rPr>
          <w:lang w:val="en-GB"/>
        </w:rPr>
        <w:t>emission parametrizations in global models that do not fully account for the complex processes influencing emissions</w:t>
      </w:r>
      <w:ins w:id="968" w:author="Lucy Cowie" w:date="2021-07-25T21:46:00Z">
        <w:r w:rsidR="009876FB">
          <w:rPr>
            <w:lang w:val="en-GB"/>
          </w:rPr>
          <w:t xml:space="preserve"> that are</w:t>
        </w:r>
      </w:ins>
      <w:r w:rsidRPr="00A51276">
        <w:rPr>
          <w:lang w:val="en-GB"/>
        </w:rPr>
        <w:t xml:space="preserve"> discussed above.</w:t>
      </w:r>
    </w:p>
    <w:p w14:paraId="518149E4" w14:textId="77777777" w:rsidR="00A05B04" w:rsidRPr="00C51397" w:rsidRDefault="00A05B04" w:rsidP="00D5630D">
      <w:pPr>
        <w:pStyle w:val="AR6BodyText"/>
        <w:rPr>
          <w:color w:val="000000"/>
          <w:highlight w:val="yellow"/>
          <w:lang w:val="en-GB"/>
        </w:rPr>
      </w:pPr>
    </w:p>
    <w:p w14:paraId="67FC8578" w14:textId="4C8B1E29" w:rsidR="00A05B04" w:rsidRPr="00A51276" w:rsidRDefault="00A05B04" w:rsidP="00D5630D">
      <w:pPr>
        <w:pStyle w:val="AR6BodyText"/>
        <w:rPr>
          <w:color w:val="000000"/>
          <w:lang w:val="en-GB"/>
        </w:rPr>
      </w:pPr>
      <w:r w:rsidRPr="00A51276">
        <w:rPr>
          <w:color w:val="000000"/>
          <w:lang w:val="en-GB"/>
        </w:rPr>
        <w:t>Overall, we assess that historical global isoprene emissions declined between the pre</w:t>
      </w:r>
      <w:ins w:id="969" w:author="Lucy Cowie" w:date="2021-07-25T21:46:00Z">
        <w:r w:rsidR="006062A7">
          <w:rPr>
            <w:color w:val="000000"/>
            <w:lang w:val="en-GB"/>
          </w:rPr>
          <w:t>-</w:t>
        </w:r>
      </w:ins>
      <w:r w:rsidRPr="00A51276">
        <w:rPr>
          <w:color w:val="000000"/>
          <w:lang w:val="en-GB"/>
        </w:rPr>
        <w:t>industrial</w:t>
      </w:r>
      <w:ins w:id="970" w:author="Lucy Cowie" w:date="2021-07-25T21:46:00Z">
        <w:r w:rsidR="006062A7">
          <w:rPr>
            <w:color w:val="000000"/>
            <w:lang w:val="en-GB"/>
          </w:rPr>
          <w:t xml:space="preserve"> period</w:t>
        </w:r>
      </w:ins>
      <w:r w:rsidRPr="00A51276">
        <w:rPr>
          <w:color w:val="000000"/>
          <w:lang w:val="en-GB"/>
        </w:rPr>
        <w:t xml:space="preserve"> and </w:t>
      </w:r>
      <w:ins w:id="971" w:author="Lucy Cowie" w:date="2021-07-25T21:46:00Z">
        <w:r w:rsidR="006062A7">
          <w:rPr>
            <w:color w:val="000000"/>
            <w:lang w:val="en-GB"/>
          </w:rPr>
          <w:t xml:space="preserve">the </w:t>
        </w:r>
      </w:ins>
      <w:r w:rsidRPr="00A51276">
        <w:rPr>
          <w:color w:val="000000"/>
          <w:lang w:val="en-GB"/>
        </w:rPr>
        <w:t>present day by 10</w:t>
      </w:r>
      <w:del w:id="972" w:author="Ian Blenkinsop" w:date="2021-07-15T12:16:00Z">
        <w:r w:rsidRPr="00A51276" w:rsidDel="00CF17B6">
          <w:rPr>
            <w:color w:val="000000"/>
            <w:lang w:val="en-GB"/>
          </w:rPr>
          <w:delText>-</w:delText>
        </w:r>
      </w:del>
      <w:ins w:id="973" w:author="Ian Blenkinsop" w:date="2021-07-15T12:16:00Z">
        <w:r w:rsidR="00CF17B6">
          <w:rPr>
            <w:color w:val="000000"/>
            <w:lang w:val="en-GB"/>
          </w:rPr>
          <w:t>–</w:t>
        </w:r>
      </w:ins>
      <w:r w:rsidRPr="00A51276">
        <w:rPr>
          <w:color w:val="000000"/>
          <w:lang w:val="en-GB"/>
        </w:rPr>
        <w:t xml:space="preserve">25% </w:t>
      </w:r>
      <w:ins w:id="974" w:author="Ian Blenkinsop" w:date="2021-07-15T12:17:00Z">
        <w:r w:rsidR="00CF17B6">
          <w:rPr>
            <w:color w:val="000000"/>
            <w:lang w:val="en-GB"/>
          </w:rPr>
          <w:t>(</w:t>
        </w:r>
      </w:ins>
      <w:r w:rsidRPr="00A51276">
        <w:rPr>
          <w:i/>
          <w:color w:val="000000"/>
          <w:lang w:val="en-GB"/>
        </w:rPr>
        <w:t>low confidence</w:t>
      </w:r>
      <w:r w:rsidRPr="00A51276">
        <w:rPr>
          <w:color w:val="000000"/>
          <w:lang w:val="en-GB"/>
        </w:rPr>
        <w:t xml:space="preserve">) but historical changes in global monoterpenes and sesquiterpenes are too uncertain to provide an assessment. Future changes in BVOCs depend strongly on the </w:t>
      </w:r>
      <w:r>
        <w:rPr>
          <w:color w:val="000000"/>
          <w:lang w:val="en-GB"/>
        </w:rPr>
        <w:t xml:space="preserve">evolution of </w:t>
      </w:r>
      <w:r w:rsidRPr="00A51276">
        <w:rPr>
          <w:color w:val="000000"/>
          <w:lang w:val="en-GB"/>
        </w:rPr>
        <w:t>climate and land</w:t>
      </w:r>
      <w:ins w:id="975" w:author="Lucy Cowie" w:date="2021-07-25T21:48:00Z">
        <w:r w:rsidR="00CD1BA5">
          <w:rPr>
            <w:color w:val="000000"/>
            <w:lang w:val="en-GB"/>
          </w:rPr>
          <w:t xml:space="preserve"> </w:t>
        </w:r>
      </w:ins>
      <w:del w:id="976" w:author="Lucy Cowie" w:date="2021-07-25T21:48:00Z">
        <w:r w:rsidRPr="00A51276" w:rsidDel="00CD1BA5">
          <w:rPr>
            <w:color w:val="000000"/>
            <w:lang w:val="en-GB"/>
          </w:rPr>
          <w:delText>-</w:delText>
        </w:r>
      </w:del>
      <w:r w:rsidRPr="00A51276">
        <w:rPr>
          <w:color w:val="000000"/>
          <w:lang w:val="en-GB"/>
        </w:rPr>
        <w:t xml:space="preserve">use and are strongly sensitive to land-based climate change mitigation strategies. However, the net response </w:t>
      </w:r>
      <w:r>
        <w:rPr>
          <w:color w:val="000000"/>
          <w:lang w:val="en-GB"/>
        </w:rPr>
        <w:t xml:space="preserve">of BVOC emissions </w:t>
      </w:r>
      <w:r w:rsidRPr="00A51276">
        <w:rPr>
          <w:color w:val="000000"/>
          <w:lang w:val="en-GB"/>
        </w:rPr>
        <w:t xml:space="preserve">is uncertain due to </w:t>
      </w:r>
      <w:ins w:id="977" w:author="Lucy Cowie" w:date="2021-07-25T21:48:00Z">
        <w:r w:rsidR="00FD3BC8">
          <w:rPr>
            <w:color w:val="000000"/>
            <w:lang w:val="en-GB"/>
          </w:rPr>
          <w:t xml:space="preserve">the </w:t>
        </w:r>
      </w:ins>
      <w:r w:rsidRPr="00A51276">
        <w:rPr>
          <w:color w:val="000000"/>
          <w:lang w:val="en-GB"/>
        </w:rPr>
        <w:t>complexity of processes, hard to constrain observationally, considered with various degrees of details in models.</w:t>
      </w:r>
    </w:p>
    <w:p w14:paraId="6CE8F895" w14:textId="673CDAAA" w:rsidR="00A05B04" w:rsidRDefault="00A05B04" w:rsidP="00D5630D">
      <w:pPr>
        <w:pStyle w:val="AR6BodyText"/>
        <w:rPr>
          <w:color w:val="000000"/>
          <w:lang w:val="en-GB"/>
        </w:rPr>
      </w:pPr>
    </w:p>
    <w:p w14:paraId="249D8E5E" w14:textId="60154412" w:rsidR="007E79EA" w:rsidRDefault="007E79EA" w:rsidP="00D5630D">
      <w:pPr>
        <w:pStyle w:val="AR6BodyText"/>
        <w:rPr>
          <w:color w:val="000000"/>
          <w:lang w:val="en-GB"/>
        </w:rPr>
      </w:pPr>
    </w:p>
    <w:p w14:paraId="2AE142C7" w14:textId="77777777" w:rsidR="00326917" w:rsidRPr="00577614" w:rsidRDefault="00326917" w:rsidP="00D5630D">
      <w:pPr>
        <w:pStyle w:val="AR6BodyText"/>
        <w:rPr>
          <w:color w:val="000000"/>
          <w:lang w:val="en-GB"/>
        </w:rPr>
      </w:pPr>
    </w:p>
    <w:p w14:paraId="409563A4" w14:textId="33B04766" w:rsidR="00A05B04" w:rsidRPr="006D754C" w:rsidRDefault="00A05B04" w:rsidP="00930489">
      <w:pPr>
        <w:pStyle w:val="AR6Chap6Level36111"/>
      </w:pPr>
      <w:bookmarkStart w:id="978" w:name="_Toc70498168"/>
      <w:r w:rsidRPr="006D754C">
        <w:t xml:space="preserve">Land </w:t>
      </w:r>
      <w:ins w:id="979" w:author="Lucy Cowie" w:date="2021-07-25T21:48:00Z">
        <w:r w:rsidR="00C24CEC" w:rsidRPr="006D754C">
          <w:t>E</w:t>
        </w:r>
      </w:ins>
      <w:del w:id="980" w:author="Lucy Cowie" w:date="2021-07-25T21:48:00Z">
        <w:r w:rsidRPr="006D754C" w:rsidDel="00C24CEC">
          <w:delText>e</w:delText>
        </w:r>
      </w:del>
      <w:r w:rsidRPr="006D754C">
        <w:t xml:space="preserve">missions of </w:t>
      </w:r>
      <w:ins w:id="981" w:author="Lucy Cowie" w:date="2021-07-25T21:48:00Z">
        <w:r w:rsidR="00C24CEC" w:rsidRPr="006D754C">
          <w:t>D</w:t>
        </w:r>
      </w:ins>
      <w:del w:id="982" w:author="Lucy Cowie" w:date="2021-07-25T21:48:00Z">
        <w:r w:rsidRPr="006D754C" w:rsidDel="00C24CEC">
          <w:delText>d</w:delText>
        </w:r>
      </w:del>
      <w:r w:rsidRPr="006D754C">
        <w:t xml:space="preserve">ust </w:t>
      </w:r>
      <w:ins w:id="983" w:author="Lucy Cowie" w:date="2021-07-25T21:48:00Z">
        <w:r w:rsidR="00C24CEC" w:rsidRPr="006D754C">
          <w:t>P</w:t>
        </w:r>
      </w:ins>
      <w:del w:id="984" w:author="Lucy Cowie" w:date="2021-07-25T21:48:00Z">
        <w:r w:rsidRPr="006D754C" w:rsidDel="00C24CEC">
          <w:delText>p</w:delText>
        </w:r>
      </w:del>
      <w:r w:rsidRPr="006D754C">
        <w:t>articles</w:t>
      </w:r>
      <w:bookmarkEnd w:id="978"/>
    </w:p>
    <w:p w14:paraId="3E1C59A1" w14:textId="77777777" w:rsidR="00A05B04" w:rsidRPr="00B43382" w:rsidRDefault="00A05B04" w:rsidP="00D5630D">
      <w:pPr>
        <w:pStyle w:val="AR6BodyText"/>
        <w:rPr>
          <w:highlight w:val="yellow"/>
          <w:lang w:val="en-GB"/>
        </w:rPr>
      </w:pPr>
    </w:p>
    <w:p w14:paraId="60A7412A" w14:textId="2B7A149E" w:rsidR="00A05B04" w:rsidRPr="00B43382" w:rsidRDefault="00A05B04" w:rsidP="00D5630D">
      <w:pPr>
        <w:pStyle w:val="AR6BodyText"/>
        <w:rPr>
          <w:lang w:val="en-GB"/>
        </w:rPr>
      </w:pPr>
      <w:r w:rsidRPr="00B43382">
        <w:rPr>
          <w:lang w:val="en-GB"/>
        </w:rPr>
        <w:t xml:space="preserve">The emission of dust particles into the atmosphere results from a natural process, namely saltation bombardment of the soil by large wind-blown particles such as sand grains and from disintegration of saltating </w:t>
      </w:r>
      <w:r>
        <w:rPr>
          <w:lang w:val="en-GB"/>
        </w:rPr>
        <w:t>particle clusters</w:t>
      </w:r>
      <w:r w:rsidRPr="00B43382">
        <w:rPr>
          <w:lang w:val="en-GB"/>
        </w:rPr>
        <w:t xml:space="preserve"> </w:t>
      </w:r>
      <w:r w:rsidRPr="00B43382">
        <w:rPr>
          <w:lang w:val="en-GB"/>
        </w:rPr>
        <w:fldChar w:fldCharType="begin" w:fldLock="1"/>
      </w:r>
      <w:r w:rsidR="00D477C7">
        <w:rPr>
          <w:lang w:val="en-GB"/>
        </w:rPr>
        <w:instrText>ADDIN CSL_CITATION { "citationItems" : [ { "id" : "ITEM-1", "itemData" : { "DOI" : "10.1088/0034-4885/75/10/106901", "ISSN" : "00344885", "PMID" : "22982806", "abstract" : "The transport of sand and dust by wind is a potent erosional force, creates sand dunes and ripples, and loads the atmosphere with suspended dust aerosols. This paper presents an extensive review of the physics of wind-blown sand and dust on Earth and Mars. Specifically, we review the physics of aeolian saltation, the formation and development of sand dunes and ripples, the physics of dust aerosol emission, the weather phenomena that trigger dust storms, and the lifting of dust by dust devils and other small-scale vortices. We also discuss the physics of wind-blown sand and dune formation on Venus and Titan. \u00a9 2012 IOP Publishing Ltd.", "author" : [ { "dropping-particle" : "", "family" : "Kok", "given" : "Jasper F.", "non-dropping-particle" : "", "parse-names" : false, "suffix" : "" }, { "dropping-particle" : "", "family" : "Parteli", "given" : "Eric J.R.", "non-dropping-particle" : "", "parse-names" : false, "suffix" : "" }, { "dropping-particle" : "", "family" : "Michaels", "given" : "Timothy I.", "non-dropping-particle" : "", "parse-names" : false, "suffix" : "" }, { "dropping-particle" : "", "family" : "Karam", "given" : "Diana Bou", "non-dropping-particle" : "", "parse-names" : false, "suffix" : "" } ], "container-title" : "Reports on Progress in Physics", "id" : "ITEM-1", "issue" : "10", "issued" : { "date-parts" : [ [ "2012" ] ] }, "title" : "The physics of wind-blown sand and dust", "translator" : [ { "dropping-particle" : "", "family" : "G4030", "given" : "", "non-dropping-particle" : "", "parse-names" : false, "suffix" : "" } ], "type" : "article-journal", "volume" : "75" }, "uris" : [ "http://www.mendeley.com/documents/?uuid=75aba526-18bd-4ea9-b117-f1f46b83225b" ] } ], "mendeley" : { "formattedCitation" : "(Kok et al., 2012)", "plainTextFormattedCitation" : "(Kok et al., 2012)", "previouslyFormattedCitation" : "(Kok et al., 2012)" }, "properties" : { "noteIndex" : 0 }, "schema" : "https://github.com/citation-style-language/schema/raw/master/csl-citation.json" }</w:instrText>
      </w:r>
      <w:r w:rsidRPr="00B43382">
        <w:rPr>
          <w:lang w:val="en-GB"/>
        </w:rPr>
        <w:fldChar w:fldCharType="separate"/>
      </w:r>
      <w:r w:rsidR="00CB33A1">
        <w:rPr>
          <w:noProof/>
          <w:lang w:val="en-GB"/>
        </w:rPr>
        <w:t>(Kok et al., 2012)</w:t>
      </w:r>
      <w:r w:rsidRPr="00B43382">
        <w:rPr>
          <w:lang w:val="en-GB"/>
        </w:rPr>
        <w:fldChar w:fldCharType="end"/>
      </w:r>
      <w:r w:rsidRPr="00B43382">
        <w:rPr>
          <w:lang w:val="en-GB"/>
        </w:rPr>
        <w:t>. The occurrence and intensity of dust emissions are controlled by soil properties, vegetation</w:t>
      </w:r>
      <w:del w:id="985" w:author="Lucy Cowie" w:date="2021-07-26T10:52:00Z">
        <w:r w:rsidRPr="00B43382" w:rsidDel="00E7750B">
          <w:rPr>
            <w:lang w:val="en-GB"/>
          </w:rPr>
          <w:delText>,</w:delText>
        </w:r>
      </w:del>
      <w:r w:rsidRPr="00B43382">
        <w:rPr>
          <w:lang w:val="en-GB"/>
        </w:rPr>
        <w:t xml:space="preserve"> and near-surface wind, making dust emissions sensitive to changes in climate, </w:t>
      </w:r>
      <w:del w:id="986" w:author="Lucy Cowie" w:date="2021-07-26T10:52:00Z">
        <w:r w:rsidRPr="00B43382" w:rsidDel="00E7750B">
          <w:rPr>
            <w:lang w:val="en-GB"/>
          </w:rPr>
          <w:delText xml:space="preserve">and </w:delText>
        </w:r>
      </w:del>
      <w:r w:rsidRPr="00B43382">
        <w:rPr>
          <w:lang w:val="en-GB"/>
        </w:rPr>
        <w:t>land</w:t>
      </w:r>
      <w:ins w:id="987" w:author="Lucy Cowie" w:date="2021-07-26T10:52:00Z">
        <w:r w:rsidR="00E7750B">
          <w:rPr>
            <w:lang w:val="en-GB"/>
          </w:rPr>
          <w:t xml:space="preserve"> </w:t>
        </w:r>
      </w:ins>
      <w:del w:id="988" w:author="Lucy Cowie" w:date="2021-07-26T10:52:00Z">
        <w:r w:rsidRPr="00B43382" w:rsidDel="00E7750B">
          <w:rPr>
            <w:lang w:val="en-GB"/>
          </w:rPr>
          <w:delText>-</w:delText>
        </w:r>
      </w:del>
      <w:r w:rsidRPr="00B43382">
        <w:rPr>
          <w:lang w:val="en-GB"/>
        </w:rPr>
        <w:t xml:space="preserve">use and land cover </w:t>
      </w:r>
      <w:r w:rsidRPr="00B43382">
        <w:rPr>
          <w:lang w:val="en-GB"/>
        </w:rPr>
        <w:fldChar w:fldCharType="begin" w:fldLock="1"/>
      </w:r>
      <w:r w:rsidR="00D477C7">
        <w:rPr>
          <w:lang w:val="en-GB"/>
        </w:rPr>
        <w:instrText>ADDIN CSL_CITATION { "citationItems" : [ { "id" : "ITEM-1", "itemData" : { "author" : [ { "dropping-particle" : "", "family" : "Jia", "given" : "G.", "non-dropping-particle" : "", "parse-names" : false, "suffix" : "" }, { "dropping-particle" : "", "family" : "Shevliakova", "given" : "E.", "non-dropping-particle" : "", "parse-names" : false, "suffix" : "" }, { "dropping-particle" : "", "family" : "Artaxo", "given" : "P.", "non-dropping-particle" : "", "parse-names" : false, "suffix" : "" }, { "dropping-particle" : "", "family" : "N. De Noblet-Ducoudr\u00e9", "given" : "", "non-dropping-particle" : "", "parse-names" : false, "suffix" : "" }, { "dropping-particle" : "", "family" : "Houghton", "given" : "R.", "non-dropping-particle" : "", "parse-names" : false, "suffix" : "" }, { "dropping-particle" : "", "family" : "House", "given" : "J.", "non-dropping-particle" : "", "parse-names" : false, "suffix" : "" }, { "dropping-particle" : "", "family" : "Kitajima", "given" : "K.", "non-dropping-particle" : "", "parse-names" : false, "suffix" : "" }, { "dropping-particle" : "", "family" : "Lennard", "given" : "C.", "non-dropping-particle" : "", "parse-names" : false, "suffix" : "" }, { "dropping-particle" : "", "family" : "Popp", "given" : "A.", "non-dropping-particle" : "", "parse-names" : false, "suffix" : "" }, { "dropping-particle" : "", "family" : "Sirin", "given" : "A.", "non-dropping-particle" : "", "parse-names" : false, "suffix" : "" }, { "dropping-particle" : "", "family" : "Sukumar", "given" : "R.", "non-dropping-particle" : "", "parse-names" : false, "suffix" : "" }, { "dropping-particle" : "", "family" : "Verchot", "given" : "L.", "non-dropping-particle" : "", "parse-names" : false, "suffix" : "" } ], "chapter-number" : "2", "container-title" : "Climate Change and Land: an IPCC special report on climate change, desertification, land degradation, sustainable land management, food security, and greenhouse gas fluxes in terrestrial ecosystems", "editor" : [ { "dropping-particle" : "", "family" : "Shukla", "given" : "P.R.", "non-dropping-particle" : "", "parse-names" : false, "suffix" : "" }, { "dropping-particle" : "", "family" : "Skea", "given" : "J.", "non-dropping-particle" : "", "parse-names" : false, "suffix" : "" }, { "dropping-particle" : "", "family" : "Buendia", "given" : "E. Calvo", "non-dropping-particle" : "", "parse-names" : false, "suffix" : "" }, { "dropping-particle" : "", "family" : "Masson-Delmotte", "given" : "V.", "non-dropping-particle" : "", "parse-names" : false, "suffix" : "" }, { "dropping-particle" : "", "family" : "P\u00f6rtner", "given" : "H.-O.", "non-dropping-particle" : "", "parse-names" : false, "suffix" : "" }, { "dropping-particle" : "", "family" : "Roberts", "given" : "D.C.", "non-dropping-particle" : "", "parse-names" : false, "suffix" : "" }, { "dropping-particle" : "", "family" : "Zhai", "given" : "P.", "non-dropping-particle" : "", "parse-names" : false, "suffix" : "" }, { "dropping-particle" : "", "family" : "Slade", "given" : "R.", "non-dropping-particle" : "", "parse-names" : false, "suffix" : "" }, { "dropping-particle" : "", "family" : "Connors", "given" : "S.", "non-dropping-particle" : "", "parse-names" : false, "suffix" : "" }, { "dropping-particle" : "van", "family" : "Diemen", "given" : "R.", "non-dropping-particle" : "", "parse-names" : false, "suffix" : "" }, { "dropping-particle" : "", "family" : "Ferrat", "given" : "M.", "non-dropping-particle" : "", "parse-names" : false, "suffix" : "" }, { "dropping-particle" : "", "family" : "Haughey", "given" : "E.", "non-dropping-particle" : "", "parse-names" : false, "suffix" : "" }, { "dropping-particle" : "", "family" : "Luz", "given" : "S.", "non-dropping-particle" : "", "parse-names" : false, "suffix" : "" }, { "dropping-particle" : "", "family" : "Neogi", "given" : "S.", "non-dropping-particle" : "", "parse-names" : false, "suffix" : "" }, { "dropping-particle" : "", "family" : "Pathak", "given" : "M.", "non-dropping-particle" : "", "parse-names" : false, "suffix" : "" }, { "dropping-particle" : "", "family" : "Petzold", "given" : "J.", "non-dropping-particle" : "", "parse-names" : false, "suffix" : "" }, { "dropping-particle" : "", "family" : "Portugal Pereira", "given" : "J.", "non-dropping-particle" : "", "parse-names" : false, "suffix" : "" }, { "dropping-particle" : "", "family" : "P. Vyas", "given" : "E. Huntley", "non-dropping-particle" : "", "parse-names" : false, "suffix" : "" }, { "dropping-particle" : "", "family" : "Kissick", "given" : "K.", "non-dropping-particle" : "", "parse-names" : false, "suffix" : "" }, { "dropping-particle" : "", "family" : "Belkacemi", "given" : "M.", "non-dropping-particle" : "", "parse-names" : false, "suffix" : "" }, { "dropping-particle" : "", "family" : "Malley", "given" : "J.", "non-dropping-particle" : "", "parse-names" : false, "suffix" : "" } ], "id" : "ITEM-1", "issued" : { "date-parts" : [ [ "2019" ] ] }, "page" : "131-247", "publisher" : "In Press", "title" : "Land\u2013climate interactions", "translator" : [ { "dropping-particle" : "", "family" : "G4114", "given" : "Rt13", "non-dropping-particle" : "", "parse-names" : false, "suffix" : "" } ], "type" : "chapter" }, "uris" : [ "http://www.mendeley.com/documents/?uuid=fe269d04-31f1-478b-889b-2d863ebc8b77" ] } ], "mendeley" : { "formattedCitation" : "(Jia et al., 2019)", "plainTextFormattedCitation" : "(Jia et al., 2019)", "previouslyFormattedCitation" : "(Jia et al., 2019)" }, "properties" : { "noteIndex" : 0 }, "schema" : "https://github.com/citation-style-language/schema/raw/master/csl-citation.json" }</w:instrText>
      </w:r>
      <w:r w:rsidRPr="00B43382">
        <w:rPr>
          <w:lang w:val="en-GB"/>
        </w:rPr>
        <w:fldChar w:fldCharType="separate"/>
      </w:r>
      <w:r w:rsidR="00CB33A1">
        <w:rPr>
          <w:noProof/>
          <w:lang w:val="en-GB"/>
        </w:rPr>
        <w:t>(Jia et al., 2019)</w:t>
      </w:r>
      <w:r w:rsidRPr="00B43382">
        <w:rPr>
          <w:lang w:val="en-GB"/>
        </w:rPr>
        <w:fldChar w:fldCharType="end"/>
      </w:r>
      <w:r w:rsidRPr="00B43382">
        <w:rPr>
          <w:lang w:val="en-GB"/>
        </w:rPr>
        <w:t>. In addition, dust can be directly emitted through human activities, such as agriculture, off-road vehicles, building construction</w:t>
      </w:r>
      <w:ins w:id="989" w:author="Lucy Cowie" w:date="2021-07-26T10:58:00Z">
        <w:r w:rsidR="0082527A">
          <w:rPr>
            <w:lang w:val="en-GB"/>
          </w:rPr>
          <w:t xml:space="preserve"> and</w:t>
        </w:r>
      </w:ins>
      <w:del w:id="990" w:author="Lucy Cowie" w:date="2021-07-26T10:58:00Z">
        <w:r w:rsidRPr="00B43382" w:rsidDel="0082527A">
          <w:rPr>
            <w:lang w:val="en-GB"/>
          </w:rPr>
          <w:delText>,</w:delText>
        </w:r>
      </w:del>
      <w:r w:rsidRPr="00B43382">
        <w:rPr>
          <w:lang w:val="en-GB"/>
        </w:rPr>
        <w:t xml:space="preserve"> mining, and indirectly emitted through hydrological changes due to human actions such water diversion for irrigation </w:t>
      </w:r>
      <w:commentRangeStart w:id="991"/>
      <w:r>
        <w:rPr>
          <w:lang w:val="en-GB"/>
        </w:rPr>
        <w:fldChar w:fldCharType="begin" w:fldLock="1"/>
      </w:r>
      <w:ins w:id="992" w:author="Robin Matthews" w:date="2021-07-08T15:26:00Z">
        <w:r w:rsidR="00493201">
          <w:rPr>
            <w:lang w:val="en-GB"/>
          </w:rPr>
          <w:instrText>ADDIN CSL_CITATION { "citationItems" : [ { "id" : "ITEM-1", "itemData" : { "DOI" : "10.1029/2012RG000388", "abstract" : "Our understanding of the global dust cycle is limited by a dearth of information about dust sources, especially small-scale features which could account for a large fraction of global emissions. Here we present a global-scale high-resolution (0.1\u00b0) mapping of sources based on Moderate Resolution Imaging Spectroradiometer (MODIS) Deep Blue estimates of dust optical depth in conjunction with other data sets including land use. We ascribe dust sources to natural and anthropogenic (primarily agricultural) origins, calculate their respective contributions to emissions, and extensively compare these products against literature. Natural dust sources globally account for 75% of emissions; anthropogenic sources account for 25%. North Africa accounts for 55% of global dust emissions with only 8% being anthropogenic, mostly from the Sahel. Elsewhere, anthropogenic dust emissions can be much higher (75% in Australia). Hydrologic dust sources (e.g., ephemeral water bodies) account for 31% worldwide; 15% of them are natural while 85% are anthropogenic. Globally, 20% of emissions are from vegetated surfaces, primarily desert shrublands and agricultural lands. Since anthropogenic dust sources are associated with land use and ephemeral water bodies, both in turn linked to the hydrological cycle, their emissions are affected by climate variability. Such changes in dust emissions can impact climate, air quality, and human health. Improved dust emission estimates will require a better mapping of threshold wind velocities, vegetation dynamics, and surface conditions (soil moisture and land use) especially in the sensitive regions identified here, as well as improved ability to address small-scale convective processes producing dust via cold pool (haboob) events frequent in monsoon regimes.", "author" : [ { "dropping-particle" : "", "family" : "Ginoux", "given" : "Paul", "non-dropping-particle" : "", "parse-names" : false, "suffix" : "" }, { "dropping-particle" : "", "family" : "Prospero", "given" : "Joseph M", "non-dropping-particle" : "", "parse-names" : false, "suffix" : "" }, { "dropping-particle" : "", "family" : "Gill", "given" : "Thomas E", "non-dropping-particle" : "", "parse-names" : false, "suffix" : "" }, { "dropping-particle" : "", "family" : "Hsu", "given" : "N Christina", "non-dropping-particle" : "", "parse-names" : false, "suffix" : "" }, { "dropping-particle" : "", "family" : "Zhao", "given" : "Ming", "non-dropping-particle" : "", "parse-names" : false, "suffix" : "" } ], "container-title" : "Reviews of Geophysics", "id" : "ITEM-1", "issue" : "3", "issued" : { "date-parts" : [ [ "2012" ] ] }, "title" : "Global-scale attribution of anthropogenic and natural dust sources and their emission rates based on MODIS Deep Blue aerosol products", "translator" : [ { "dropping-particle" : "", "family" : "G3304", "given" : "", "non-dropping-particle" : "", "parse-names" : false, "suffix" : "" } ], "type" : "article-journal", "volume" : "50" }, "uris" : [ "http://www.mendeley.com/documents/?uuid=1974b5bb-4508-4793-9532-c254be5ae15c" ] } ], "mendeley" : { "formattedCitation" : "(Ginoux et al., 2012)", "manualFormatting" : "(e.g., Ginoux et al., 2012)", "plainTextFormattedCitation" : "(Ginoux et al., 2012)", "previouslyFormattedCitation" : "(Ginoux et al., 2012)" }, "properties" : { "noteIndex" : 0 }, "schema" : "https://github.com/citation-style-language/schema/raw/master/csl-citation.json" }</w:instrText>
        </w:r>
      </w:ins>
      <w:del w:id="993" w:author="Robin Matthews" w:date="2021-07-08T15:26:00Z">
        <w:r w:rsidR="00D477C7" w:rsidDel="00493201">
          <w:rPr>
            <w:lang w:val="en-GB"/>
          </w:rPr>
          <w:delInstrText>ADDIN CSL_CITATION { "citationItems" : [ { "id" : "ITEM-1", "itemData" : { "DOI" : "10.1029/2012RG000388", "abstract" : "Our understanding of the global dust cycle is limited by a dearth of information about dust sources, especially small-scale features which could account for a large fraction of global emissions. Here we present a global-scale high-resolution (0.1\u00b0) mapping of sources based on Moderate Resolution Imaging Spectroradiometer (MODIS) Deep Blue estimates of dust optical depth in conjunction with other data sets including land use. We ascribe dust sources to natural and anthropogenic (primarily agricultural) origins, calculate their respective contributions to emissions, and extensively compare these products against literature. Natural dust sources globally account for 75% of emissions; anthropogenic sources account for 25%. North Africa accounts for 55% of global dust emissions with only 8% being anthropogenic, mostly from the Sahel. Elsewhere, anthropogenic dust emissions can be much higher (75% in Australia). Hydrologic dust sources (e.g., ephemeral water bodies) account for 31% worldwide; 15% of them are natural while 85% are anthropogenic. Globally, 20% of emissions are from vegetated surfaces, primarily desert shrublands and agricultural lands. Since anthropogenic dust sources are associated with land use and ephemeral water bodies, both in turn linked to the hydrological cycle, their emissions are affected by climate variability. Such changes in dust emissions can impact climate, air quality, and human health. Improved dust emission estimates will require a better mapping of threshold wind velocities, vegetation dynamics, and surface conditions (soil moisture and land use) especially in the sensitive regions identified here, as well as improved ability to address small-scale convective processes producing dust via cold pool (haboob) events frequent in monsoon regimes.", "author" : [ { "dropping-particle" : "", "family" : "Ginoux", "given" : "Paul", "non-dropping-particle" : "", "parse-names" : false, "suffix" : "" }, { "dropping-particle" : "", "family" : "Prospero", "given" : "Joseph M", "non-dropping-particle" : "", "parse-names" : false, "suffix" : "" }, { "dropping-particle" : "", "family" : "Gill", "given" : "Thomas E", "non-dropping-particle" : "", "parse-names" : false, "suffix" : "" }, { "dropping-particle" : "", "family" : "Hsu", "given" : "N Christina", "non-dropping-particle" : "", "parse-names" : false, "suffix" : "" }, { "dropping-particle" : "", "family" : "Zhao", "given" : "Ming", "non-dropping-particle" : "", "parse-names" : false, "suffix" : "" } ], "container-title" : "Reviews of Geophysics", "id" : "ITEM-1", "issue" : "3", "issued" : { "date-parts" : [ [ "2012" ] ] }, "title" : "Global-scale attribution of anthropogenic and natural dust sources and their emission rates based on MODIS Deep Blue aerosol products", "translator" : [ { "dropping-particle" : "", "family" : "G3304", "given" : "", "non-dropping-particle" : "", "parse-names" : false, "suffix" : "" } ], "type" : "article-journal", "volume" : "50" }, "uris" : [ "http://www.mendeley.com/documents/?uuid=1974b5bb-4508-4793-9532-c254be5ae15c" ] } ], "mendeley" : { "formattedCitation" : "(Ginoux et al., 2012)", "manualFormatting" : "(e.g. Ginoux et al., 2012)", "plainTextFormattedCitation" : "(Ginoux et al., 2012)", "previouslyFormattedCitation" : "(Ginoux et al., 2012)" }, "properties" : { "noteIndex" : 0 }, "schema" : "https://github.com/citation-style-language/schema/raw/master/csl-citation.json" }</w:delInstrText>
        </w:r>
      </w:del>
      <w:r>
        <w:rPr>
          <w:lang w:val="en-GB"/>
        </w:rPr>
        <w:fldChar w:fldCharType="separate"/>
      </w:r>
      <w:r w:rsidR="00CB33A1">
        <w:rPr>
          <w:noProof/>
          <w:lang w:val="en-GB"/>
        </w:rPr>
        <w:t>(e.g.</w:t>
      </w:r>
      <w:ins w:id="994" w:author="Robin Matthews" w:date="2021-07-08T15:26:00Z">
        <w:r w:rsidR="00493201">
          <w:rPr>
            <w:noProof/>
            <w:lang w:val="en-GB"/>
          </w:rPr>
          <w:t>,</w:t>
        </w:r>
      </w:ins>
      <w:r w:rsidR="00CB33A1">
        <w:rPr>
          <w:noProof/>
          <w:lang w:val="en-GB"/>
        </w:rPr>
        <w:t xml:space="preserve"> Ginoux et al., 2012)</w:t>
      </w:r>
      <w:r>
        <w:rPr>
          <w:lang w:val="en-GB"/>
        </w:rPr>
        <w:fldChar w:fldCharType="end"/>
      </w:r>
      <w:commentRangeEnd w:id="991"/>
      <w:r w:rsidR="00CB33A1">
        <w:rPr>
          <w:rStyle w:val="Marquedecommentaire"/>
        </w:rPr>
        <w:commentReference w:id="991"/>
      </w:r>
      <w:r w:rsidRPr="00B43382">
        <w:rPr>
          <w:lang w:val="en-GB"/>
        </w:rPr>
        <w:t xml:space="preserve">. </w:t>
      </w:r>
      <w:r>
        <w:rPr>
          <w:lang w:val="en-GB"/>
        </w:rPr>
        <w:t>E</w:t>
      </w:r>
      <w:r w:rsidRPr="00B43382">
        <w:rPr>
          <w:lang w:val="en-GB"/>
        </w:rPr>
        <w:t xml:space="preserve">stimates of the anthropogenic fraction of global dust vary from less than 10% to over 60% suggesting that </w:t>
      </w:r>
      <w:ins w:id="995" w:author="Lucy Cowie" w:date="2021-07-26T10:58:00Z">
        <w:r w:rsidR="00A53B40">
          <w:rPr>
            <w:lang w:val="en-GB"/>
          </w:rPr>
          <w:t xml:space="preserve">the </w:t>
        </w:r>
      </w:ins>
      <w:r w:rsidRPr="00B43382">
        <w:rPr>
          <w:lang w:val="en-GB"/>
        </w:rPr>
        <w:t xml:space="preserve">human contribution to the global dust budget is quite uncertain </w:t>
      </w:r>
      <w:r w:rsidRPr="00B43382">
        <w:rPr>
          <w:lang w:val="en-GB"/>
        </w:rPr>
        <w:fldChar w:fldCharType="begin" w:fldLock="1"/>
      </w:r>
      <w:r w:rsidR="00D477C7">
        <w:rPr>
          <w:lang w:val="en-GB"/>
        </w:rPr>
        <w:instrText>ADDIN CSL_CITATION { "citationItems" : [ { "id" : "ITEM-1", "itemData" : { "DOI" : "10.1002/2014JD022062", "ISSN" : "2169897X", "abstract" : "We investigate the relative importance of climate change (CC) and anthropogenic land cover change (ALCC) for the dust emissions and burden changes between the late nineteenth century and today. For this purpose, the climate-aerosol model ECHAM6-HAM2 is complemented by a new scheme to derive potential dust sources at runtime using the vegetation cover provided by the land component JSBACH of ECHAM6. Dust emissions are computed online using information from the ECHAM6 atmospheric component. This allows us to account for changes in land cover and climate interactively and to distinguish between emissions from natural and agricultural dust sources. For today's climate we find that nearly 10% of dust particles are emitted from agricultural areas. According to our simulations, global annual dust emissions have increased by 25% between the late nineteenth century and today (e. g., from 729 Tg/a to 912 Tg/a). Globally, CC and ALCC (e. g., agricultural expansion) have both contributed to this change (56% and 40%, respectively). There are however large regional differences. For example, change in dust emissions in Africa are clearly dominated by CC. Global dust burden have increased by 24.5% since the late nineteenth century, which results in a clear-sky radiative forcing at top of the atmosphere of similar to 0.14W/m(2). Based on these findings, we recommend that both climate changes and anthropogenic land cover changes should be considered when investigating long-term changes in dust emissions.", "author" : [ { "dropping-particle" : "", "family" : "Stanelle", "given" : "Tanja", "non-dropping-particle" : "", "parse-names" : false, "suffix" : "" }, { "dropping-particle" : "", "family" : "Bey", "given" : "Isabelle", "non-dropping-particle" : "", "parse-names" : false, "suffix" : "" }, { "dropping-particle" : "", "family" : "Raddatz", "given" : "Thomas", "non-dropping-particle" : "", "parse-names" : false, "suffix" : "" }, { "dropping-particle" : "", "family" : "Reick", "given" : "Christian", "non-dropping-particle" : "", "parse-names" : false, "suffix" : "" }, { "dropping-particle" : "", "family" : "Tegen", "given" : "Ina", "non-dropping-particle" : "", "parse-names" : false, "suffix" : "" } ], "container-title" : "Journal of Geophysical Research: Atmospheres", "id" : "ITEM-1", "issue" : "23", "issued" : { "date-parts" : [ [ "2014", "12", "16" ] ] }, "note" : "Forcing by dust from PI to PD -- section 6.5", "page" : "13,526-13,546", "title" : "Anthropogenically induced changes in twentieth century mineral dust burden and the associated impact on radiative forcing", "translator" : [ { "dropping-particle" : "", "family" : "G3229", "given" : "", "non-dropping-particle" : "", "parse-names" : false, "suffix" : "" } ], "type" : "article-journal", "volume" : "119" }, "uris" : [ "http://www.mendeley.com/documents/?uuid=6a882a98-e068-4b36-8bf6-5a597f47b2df" ] }, { "id" : "ITEM-2", "itemData" : { "DOI" : "10.1002/2016JD025556", "ISSN" : "2169897X", "abstract" : "A regional dust model system is applied to quantify the anthropogenic dust emission in the post-Soviet Central Asia from 2000 to 2014. Two physically based dust schemes suggest that a proportion of 18.3-32.8% of total dust emissions is contributed by agricultural land use and the desiccation of Aral Sea, whereas a simplified dust scheme yields higher estimates in the range of 49.7-56.5% depending on whether a static or dynamic preferential dust source function is used. The dust schemes also differ greatly in the spatial distribution of anthropogenic dust and the sensitivity to the use of land use intensity in separating natural and human-made source areas, suggesting that the model representation of erosion threshold velocity, especially the role of vegetation, is a key source of model uncertainty in quantifying anthropogenic dust. The relative importance of agriculture and dried Aral Sea bed (Aralkum) differs greatly among the dust schemes. Despite the increased dust from the expansion of Aralkum, there is a negative trend in the anthropogenic dust proportion, indicating a shift of dust emission toward natural source areas. All dust schemes show a decrease in anthropogenic dust in response to land cover changes over agricultural lands.", "author" : [ { "dropping-particle" : "", "family" : "Xi", "given" : "Xin", "non-dropping-particle" : "", "parse-names" : false, "suffix" : "" }, { "dropping-particle" : "", "family" : "Sokolik", "given" : "Irina N.", "non-dropping-particle" : "", "parse-names" : false, "suffix" : "" } ], "container-title" : "Journal of Geophysical Research: Atmospheres", "id" : "ITEM-2", "issue" : "20", "issued" : { "date-parts" : [ [ "2016", "10", "27" ] ] }, "page" : "12270-12281", "publisher" : "John Wiley &amp; Sons, Ltd", "title" : "Quantifying the anthropogenic dust emission from agricultural land use and desiccation of the Aral Sea in Central Asia", "translator" : [ { "dropping-particle" : "", "family" : "G4071", "given" : "", "non-dropping-particle" : "", "parse-names" : false, "suffix" : "" } ], "type" : "article-journal", "volume" : "121" }, "uris" : [ "http://www.mendeley.com/documents/?uuid=0ae763b3-26fa-46b7-843f-45419508e2c2", "http://www.mendeley.com/documents/?uuid=fb576ddd-e942-43c2-bf36-c12de1364757", "http://www.mendeley.com/documents/?uuid=9b08d117-f80a-4036-9a1d-17ca088b60e4" ] }, { "id" : "ITEM-3", "itemData" : { "DOI" : "10.1029/2012RG000388", "abstract" : "Our understanding of the global dust cycle is limited by a dearth of information about dust sources, especially small-scale features which could account for a large fraction of global emissions. Here we present a global-scale high-resolution (0.1\u00b0) mapping of sources based on Moderate Resolution Imaging Spectroradiometer (MODIS) Deep Blue estimates of dust optical depth in conjunction with other data sets including land use. We ascribe dust sources to natural and anthropogenic (primarily agricultural) origins, calculate their respective contributions to emissions, and extensively compare these products against literature. Natural dust sources globally account for 75% of emissions; anthropogenic sources account for 25%. North Africa accounts for 55% of global dust emissions with only 8% being anthropogenic, mostly from the Sahel. Elsewhere, anthropogenic dust emissions can be much higher (75% in Australia). Hydrologic dust sources (e.g., ephemeral water bodies) account for 31% worldwide; 15% of them are natural while 85% are anthropogenic. Globally, 20% of emissions are from vegetated surfaces, primarily desert shrublands and agricultural lands. Since anthropogenic dust sources are associated with land use and ephemeral water bodies, both in turn linked to the hydrological cycle, their emissions are affected by climate variability. Such changes in dust emissions can impact climate, air quality, and human health. Improved dust emission estimates will require a better mapping of threshold wind velocities, vegetation dynamics, and surface conditions (soil moisture and land use) especially in the sensitive regions identified here, as well as improved ability to address small-scale convective processes producing dust via cold pool (haboob) events frequent in monsoon regimes.", "author" : [ { "dropping-particle" : "", "family" : "Ginoux", "given" : "Paul", "non-dropping-particle" : "", "parse-names" : false, "suffix" : "" }, { "dropping-particle" : "", "family" : "Prospero", "given" : "Joseph M", "non-dropping-particle" : "", "parse-names" : false, "suffix" : "" }, { "dropping-particle" : "", "family" : "Gill", "given" : "Thomas E", "non-dropping-particle" : "", "parse-names" : false, "suffix" : "" }, { "dropping-particle" : "", "family" : "Hsu", "given" : "N Christina", "non-dropping-particle" : "", "parse-names" : false, "suffix" : "" }, { "dropping-particle" : "", "family" : "Zhao", "given" : "Ming", "non-dropping-particle" : "", "parse-names" : false, "suffix" : "" } ], "container-title" : "Reviews of Geophysics", "id" : "ITEM-3", "issue" : "3", "issued" : { "date-parts" : [ [ "2012" ] ] }, "title" : "Global-scale attribution of anthropogenic and natural dust sources and their emission rates based on MODIS Deep Blue aerosol products", "translator" : [ { "dropping-particle" : "", "family" : "G3304", "given" : "", "non-dropping-particle" : "", "parse-names" : false, "suffix" : "" } ], "type" : "article-journal", "volume" : "50" }, "uris" : [ "http://www.mendeley.com/documents/?uuid=1974b5bb-4508-4793-9532-c254be5ae15c" ] } ], "mendeley" : { "formattedCitation" : "(Ginoux et al., 2012; Stanelle et al., 2014; Xi and Sokolik, 2016)", "plainTextFormattedCitation" : "(Ginoux et al., 2012; Stanelle et al., 2014; Xi and Sokolik, 2016)", "previouslyFormattedCitation" : "(Ginoux et al., 2012; Stanelle et al., 2014; Xi and Sokolik, 2016)" }, "properties" : { "noteIndex" : 0 }, "schema" : "https://github.com/citation-style-language/schema/raw/master/csl-citation.json" }</w:instrText>
      </w:r>
      <w:r w:rsidRPr="00B43382">
        <w:rPr>
          <w:lang w:val="en-GB"/>
        </w:rPr>
        <w:fldChar w:fldCharType="separate"/>
      </w:r>
      <w:r w:rsidR="00CB33A1">
        <w:rPr>
          <w:noProof/>
          <w:lang w:val="en-GB"/>
        </w:rPr>
        <w:t>(Ginoux et al., 2012; Stanelle et al., 2014; Xi and Sokolik, 2016)</w:t>
      </w:r>
      <w:r w:rsidRPr="00B43382">
        <w:rPr>
          <w:lang w:val="en-GB"/>
        </w:rPr>
        <w:fldChar w:fldCharType="end"/>
      </w:r>
      <w:r w:rsidRPr="00B43382">
        <w:rPr>
          <w:lang w:val="en-GB"/>
        </w:rPr>
        <w:t xml:space="preserve">. </w:t>
      </w:r>
      <w:r>
        <w:rPr>
          <w:lang w:val="en-GB"/>
        </w:rPr>
        <w:t xml:space="preserve">Reconstruction of global dust </w:t>
      </w:r>
      <w:r w:rsidRPr="000746E0">
        <w:rPr>
          <w:lang w:val="en-GB"/>
        </w:rPr>
        <w:t xml:space="preserve">(deposition) </w:t>
      </w:r>
      <w:r>
        <w:rPr>
          <w:lang w:val="en-GB"/>
        </w:rPr>
        <w:t xml:space="preserve">from paleo records indicate </w:t>
      </w:r>
      <w:r w:rsidRPr="0060573B">
        <w:rPr>
          <w:lang w:val="en-GB"/>
        </w:rPr>
        <w:t xml:space="preserve">factor of </w:t>
      </w:r>
      <w:ins w:id="996" w:author="Lucy Cowie" w:date="2021-07-26T13:18:00Z">
        <w:r w:rsidR="0060573B" w:rsidRPr="0060573B">
          <w:rPr>
            <w:lang w:val="en-GB"/>
            <w:rPrChange w:id="997" w:author="Lucy Cowie" w:date="2021-07-26T13:19:00Z">
              <w:rPr>
                <w:highlight w:val="yellow"/>
                <w:lang w:val="en-GB"/>
              </w:rPr>
            </w:rPrChange>
          </w:rPr>
          <w:t>two</w:t>
        </w:r>
      </w:ins>
      <w:del w:id="998" w:author="Lucy Cowie" w:date="2021-07-26T13:18:00Z">
        <w:r w:rsidRPr="0060573B" w:rsidDel="0060573B">
          <w:rPr>
            <w:lang w:val="en-GB"/>
          </w:rPr>
          <w:delText>2</w:delText>
        </w:r>
      </w:del>
      <w:r w:rsidRPr="0060573B">
        <w:rPr>
          <w:lang w:val="en-GB"/>
        </w:rPr>
        <w:t xml:space="preserve"> to </w:t>
      </w:r>
      <w:del w:id="999" w:author="Lucy Cowie" w:date="2021-07-26T13:18:00Z">
        <w:r w:rsidRPr="0060573B" w:rsidDel="0060573B">
          <w:rPr>
            <w:lang w:val="en-GB"/>
          </w:rPr>
          <w:delText xml:space="preserve">4 </w:delText>
        </w:r>
      </w:del>
      <w:ins w:id="1000" w:author="Lucy Cowie" w:date="2021-07-26T13:18:00Z">
        <w:r w:rsidR="0060573B" w:rsidRPr="0060573B">
          <w:rPr>
            <w:lang w:val="en-GB"/>
          </w:rPr>
          <w:t>four</w:t>
        </w:r>
        <w:r w:rsidR="0060573B">
          <w:rPr>
            <w:lang w:val="en-GB"/>
          </w:rPr>
          <w:t xml:space="preserve"> </w:t>
        </w:r>
      </w:ins>
      <w:r>
        <w:rPr>
          <w:lang w:val="en-GB"/>
        </w:rPr>
        <w:t>changes between the different climate regimes in the glacial and interglacial periods (</w:t>
      </w:r>
      <w:del w:id="1001" w:author="Lucy Cowie" w:date="2021-07-26T10:53:00Z">
        <w:r w:rsidDel="00ED5C32">
          <w:rPr>
            <w:lang w:val="en-GB"/>
          </w:rPr>
          <w:delText xml:space="preserve">see </w:delText>
        </w:r>
      </w:del>
      <w:r>
        <w:rPr>
          <w:lang w:val="en-GB"/>
        </w:rPr>
        <w:t>Section 2.2.6)</w:t>
      </w:r>
      <w:r w:rsidRPr="000746E0">
        <w:rPr>
          <w:lang w:val="en-GB"/>
        </w:rPr>
        <w:t>.</w:t>
      </w:r>
      <w:r>
        <w:rPr>
          <w:lang w:val="en-GB"/>
        </w:rPr>
        <w:t xml:space="preserve"> </w:t>
      </w:r>
      <w:r w:rsidRPr="00B43382">
        <w:rPr>
          <w:lang w:val="en-GB"/>
        </w:rPr>
        <w:t xml:space="preserve">An extremely limited number of studies have explored the evolution of global dust sources </w:t>
      </w:r>
      <w:r>
        <w:rPr>
          <w:lang w:val="en-GB"/>
        </w:rPr>
        <w:t>since pre</w:t>
      </w:r>
      <w:ins w:id="1002" w:author="Lucy Cowie" w:date="2021-07-26T10:53:00Z">
        <w:r w:rsidR="00274B7A">
          <w:rPr>
            <w:lang w:val="en-GB"/>
          </w:rPr>
          <w:t>-</w:t>
        </w:r>
      </w:ins>
      <w:r>
        <w:rPr>
          <w:lang w:val="en-GB"/>
        </w:rPr>
        <w:t xml:space="preserve">industrial times </w:t>
      </w:r>
      <w:r w:rsidRPr="00B43382">
        <w:rPr>
          <w:lang w:val="en-GB"/>
        </w:rPr>
        <w:fldChar w:fldCharType="begin" w:fldLock="1"/>
      </w:r>
      <w:r w:rsidR="00D477C7">
        <w:rPr>
          <w:lang w:val="en-GB"/>
        </w:rPr>
        <w:instrText>ADDIN CSL_CITATION { "citationItems" : [ { "id" : "ITEM-1", "itemData" : { "DOI" : "10.5194/acp-10-10875-2010", "ISBN" : "1680-7324", "ISSN" : "16807316", "abstract" : "Desert dust perturbs climate by directly and indirectly interacting with incoming solar and outgoing long wave radiation, thereby changing precipitation and temperature, in addition to modifying ocean and land biogeochemistry. While we know that desert dust is sensitive to perturbations in climate and human land use, previous studies have been unable to determine whether humans were increasing or decreasing desert dust in the global average. Here we present observational estimates of desert dust based on paleodata proxies showing a doubling of desert dust during the 20th century over much, but not all the globe. Large uncertainties remain in estimates of desert dust variability over 20th century due to limited data. Using these observational estimates of desert dust change in combination with ocean, atmosphere and land models, we calculate the net radiative effect of these observed changes (top of atmosphere) over the 20th century to be -0.14\u00b10.11 W/m2 (1990-1999 vs. 1905-1914). The estimated radiative change due to dust is especially strong between the heavily loaded 1980-1989 and the less heavily loaded 1955-1964 time periods (-0.57\u00b10.46 W/m2), which model simulations suggest may have reduced the rate of temperature increase between these time periods by 0.11 \u00b0C. Model simulations also indicate strong regional shifts in precipitation and temperature from desert dust changes, causing 6 ppm (12 PgC) reduction in model carbon uptake by the terrestrial biosphere over the 20th century. Desert dust carries iron, an important micronutrient for ocean biogeochemistry that can modulate ocean carbon storage; here we show that dust deposition trends increase ocean productivity by an estimated 6% over the 20th century, drawing down an additional 4 ppm (8 PgC) of carbon dioxide into the oceans. Thus, perturbations to desert dust over the 20th century inferred from observations are potentially important for climate and biogeochemistry, and our understanding of these changes and their impacts should continue to be refined. \u00a9 2010 Author(s).", "author" : [ { "dropping-particle" : "", "family" : "Mahowald", "given" : "N. M.", "non-dropping-particle" : "", "parse-names" : false, "suffix" : "" }, { "dropping-particle" : "", "family" : "Kloster", "given" : "S.", "non-dropping-particle" : "", "parse-names" : false, "suffix" : "" }, { "dropping-particle" : "", "family" : "Engelstaedter", "given" : "S.", "non-dropping-particle" : "", "parse-names" : false, "suffix" : "" }, { "dropping-particle" : "", "family" : "Moore", "given" : "J. K.", "non-dropping-particle" : "", "parse-names" : false, "suffix" : "" }, { "dropping-particle" : "", "family" : "Mukhopadhyay", "given" : "S.", "non-dropping-particle" : "", "parse-names" : false, "suffix" : "" }, { "dropping-particle" : "", "family" : "McConnell", "given" : "J. R.", "non-dropping-particle" : "", "parse-names" : false, "suffix" : "" }, { "dropping-particle" : "", "family" : "Albani", "given" : "S.", "non-dropping-particle" : "", "parse-names" : false, "suffix" : "" }, { "dropping-particle" : "", "family" : "Doney", "given" : "S. C.", "non-dropping-particle" : "", "parse-names" : false, "suffix" : "" }, { "dropping-particle" : "", "family" : "Bhattacharya", "given" : "A.", "non-dropping-particle" : "", "parse-names" : false, "suffix" : "" }, { "dropping-particle" : "", "family" : "Curran", "given" : "M. A.J.", "non-dropping-particle" : "", "parse-names" : false, "suffix" : "" }, { "dropping-particle" : "", "family" : "Flanner", "given" : "M. G.", "non-dropping-particle" : "", "parse-names" : false, "suffix" : "" }, { "dropping-particle" : "", "family" : "Hoffman", "given" : "F. M.", "non-dropping-particle" : "", "parse-names" : false, "suffix" : "" }, { "dropping-particle" : "", "family" : "Lawrence", "given" : "D. M.", "non-dropping-particle" : "", "parse-names" : false, "suffix" : "" }, { "dropping-particle" : "", "family" : "Lindsay", "given" : "K.", "non-dropping-particle" : "", "parse-names" : false, "suffix" : "" }, { "dropping-particle" : "", "family" : "Mayewski", "given" : "P. A.", "non-dropping-particle" : "", "parse-names" : false, "suffix" : "" }, { "dropping-particle" : "", "family" : "Neff", "given" : "J.", "non-dropping-particle" : "", "parse-names" : false, "suffix" : "" }, { "dropping-particle" : "", "family" : "Rothenberg", "given" : "D.", "non-dropping-particle" : "", "parse-names" : false, "suffix" : "" }, { "dropping-particle" : "", "family" : "Thomas", "given" : "E.", "non-dropping-particle" : "", "parse-names" : false, "suffix" : "" }, { "dropping-particle" : "", "family" : "Thornton", "given" : "P. E.", "non-dropping-particle" : "", "parse-names" : false, "suffix" : "" }, { "dropping-particle" : "", "family" : "Zender", "given" : "C. S.", "non-dropping-particle" : "", "parse-names" : false, "suffix" : "" } ], "container-title" : "Atmospheric Chemistry and Physics", "id" : "ITEM-1", "issue" : "22", "issued" : { "date-parts" : [ [ "2010" ] ] }, "note" : "ACP", "page" : "10875-10893", "publisher" : "Copernicus Publications", "title" : "Observed 20th century desert dust variability: Impact on climateand biogeochemistry", "translator" : [ { "dropping-particle" : "", "family" : "G4088", "given" : "", "non-dropping-particle" : "", "parse-names" : false, "suffix" : "" } ], "type" : "article-journal", "volume" : "10" }, "uris" : [ "http://www.mendeley.com/documents/?uuid=29459476-1ced-4e55-a18a-7f9d213c5f64", "http://www.mendeley.com/documents/?uuid=c42dcd6f-6508-41e3-81cd-07746dde1e2e", "http://www.mendeley.com/documents/?uuid=89c7e9b5-9cec-4e1d-874e-8541e780f62c" ] }, { "id" : "ITEM-2", "itemData" : { "DOI" : "10.1002/2014JD022062", "ISSN" : "2169897X", "abstract" : "We investigate the relative importance of climate change (CC) and anthropogenic land cover change (ALCC) for the dust emissions and burden changes between the late nineteenth century and today. For this purpose, the climate-aerosol model ECHAM6-HAM2 is complemented by a new scheme to derive potential dust sources at runtime using the vegetation cover provided by the land component JSBACH of ECHAM6. Dust emissions are computed online using information from the ECHAM6 atmospheric component. This allows us to account for changes in land cover and climate interactively and to distinguish between emissions from natural and agricultural dust sources. For today's climate we find that nearly 10% of dust particles are emitted from agricultural areas. According to our simulations, global annual dust emissions have increased by 25% between the late nineteenth century and today (e. g., from 729 Tg/a to 912 Tg/a). Globally, CC and ALCC (e. g., agricultural expansion) have both contributed to this change (56% and 40%, respectively). There are however large regional differences. For example, change in dust emissions in Africa are clearly dominated by CC. Global dust burden have increased by 24.5% since the late nineteenth century, which results in a clear-sky radiative forcing at top of the atmosphere of similar to 0.14W/m(2). Based on these findings, we recommend that both climate changes and anthropogenic land cover changes should be considered when investigating long-term changes in dust emissions.", "author" : [ { "dropping-particle" : "", "family" : "Stanelle", "given" : "Tanja", "non-dropping-particle" : "", "parse-names" : false, "suffix" : "" }, { "dropping-particle" : "", "family" : "Bey", "given" : "Isabelle", "non-dropping-particle" : "", "parse-names" : false, "suffix" : "" }, { "dropping-particle" : "", "family" : "Raddatz", "given" : "Thomas", "non-dropping-particle" : "", "parse-names" : false, "suffix" : "" }, { "dropping-particle" : "", "family" : "Reick", "given" : "Christian", "non-dropping-particle" : "", "parse-names" : false, "suffix" : "" }, { "dropping-particle" : "", "family" : "Tegen", "given" : "Ina", "non-dropping-particle" : "", "parse-names" : false, "suffix" : "" } ], "container-title" : "Journal of Geophysical Research: Atmospheres", "id" : "ITEM-2", "issue" : "23", "issued" : { "date-parts" : [ [ "2014", "12", "16" ] ] }, "note" : "Forcing by dust from PI to PD -- section 6.5", "page" : "13,526-13,546", "title" : "Anthropogenically induced changes in twentieth century mineral dust burden and the associated impact on radiative forcing", "translator" : [ { "dropping-particle" : "", "family" : "G3229", "given" : "", "non-dropping-particle" : "", "parse-names" : false, "suffix" : "" } ], "type" : "article-journal", "volume" : "119" }, "uris" : [ "http://www.mendeley.com/documents/?uuid=6a882a98-e068-4b36-8bf6-5a597f47b2df" ] } ], "mendeley" : { "formattedCitation" : "(Mahowald et al., 2010; Stanelle et al., 2014)", "plainTextFormattedCitation" : "(Mahowald et al., 2010; Stanelle et al., 2014)", "previouslyFormattedCitation" : "(Mahowald et al., 2010; Stanelle et al., 2014)" }, "properties" : { "noteIndex" : 0 }, "schema" : "https://github.com/citation-style-language/schema/raw/master/csl-citation.json" }</w:instrText>
      </w:r>
      <w:r w:rsidRPr="00B43382">
        <w:rPr>
          <w:lang w:val="en-GB"/>
        </w:rPr>
        <w:fldChar w:fldCharType="separate"/>
      </w:r>
      <w:r w:rsidR="00CB33A1">
        <w:rPr>
          <w:noProof/>
          <w:lang w:val="en-GB"/>
        </w:rPr>
        <w:t>(Mahowald et al., 2010; Stanelle et al., 2014)</w:t>
      </w:r>
      <w:r w:rsidRPr="00B43382">
        <w:rPr>
          <w:lang w:val="en-GB"/>
        </w:rPr>
        <w:fldChar w:fldCharType="end"/>
      </w:r>
      <w:r w:rsidRPr="00B43382">
        <w:rPr>
          <w:lang w:val="en-GB"/>
        </w:rPr>
        <w:t xml:space="preserve">. A </w:t>
      </w:r>
      <w:r>
        <w:rPr>
          <w:lang w:val="en-GB"/>
        </w:rPr>
        <w:t xml:space="preserve">modelling </w:t>
      </w:r>
      <w:r w:rsidRPr="00B43382">
        <w:rPr>
          <w:lang w:val="en-GB"/>
        </w:rPr>
        <w:t xml:space="preserve">study estimated a 25% increase in global dust emissions between the late </w:t>
      </w:r>
      <w:del w:id="1003" w:author="Lucy Cowie" w:date="2021-07-26T10:54:00Z">
        <w:r w:rsidRPr="00B43382" w:rsidDel="0061035E">
          <w:rPr>
            <w:lang w:val="en-GB"/>
          </w:rPr>
          <w:delText xml:space="preserve">nineteenth </w:delText>
        </w:r>
      </w:del>
      <w:ins w:id="1004" w:author="Lucy Cowie" w:date="2021-07-26T10:54:00Z">
        <w:r w:rsidR="0061035E">
          <w:rPr>
            <w:lang w:val="en-GB"/>
          </w:rPr>
          <w:t>19</w:t>
        </w:r>
        <w:r w:rsidR="0061035E" w:rsidRPr="00636221">
          <w:rPr>
            <w:lang w:val="en-GB"/>
            <w:rPrChange w:id="1005" w:author="Ian Blenkinsop" w:date="2021-07-29T12:07:00Z">
              <w:rPr>
                <w:vertAlign w:val="superscript"/>
                <w:lang w:val="en-GB"/>
              </w:rPr>
            </w:rPrChange>
          </w:rPr>
          <w:t>th</w:t>
        </w:r>
        <w:r w:rsidR="0061035E" w:rsidRPr="00B43382">
          <w:rPr>
            <w:lang w:val="en-GB"/>
          </w:rPr>
          <w:t xml:space="preserve"> </w:t>
        </w:r>
      </w:ins>
      <w:r w:rsidRPr="00B43382">
        <w:rPr>
          <w:lang w:val="en-GB"/>
        </w:rPr>
        <w:t xml:space="preserve">century </w:t>
      </w:r>
      <w:del w:id="1006" w:author="Lucy Cowie" w:date="2021-07-26T10:56:00Z">
        <w:r w:rsidRPr="00B43382" w:rsidDel="0018231B">
          <w:rPr>
            <w:lang w:val="en-GB"/>
          </w:rPr>
          <w:delText xml:space="preserve">to </w:delText>
        </w:r>
      </w:del>
      <w:ins w:id="1007" w:author="Lucy Cowie" w:date="2021-07-26T10:56:00Z">
        <w:r w:rsidR="0018231B">
          <w:rPr>
            <w:lang w:val="en-GB"/>
          </w:rPr>
          <w:t>and</w:t>
        </w:r>
        <w:r w:rsidR="0018231B" w:rsidRPr="00B43382">
          <w:rPr>
            <w:lang w:val="en-GB"/>
          </w:rPr>
          <w:t xml:space="preserve"> </w:t>
        </w:r>
        <w:r w:rsidR="0018231B">
          <w:rPr>
            <w:lang w:val="en-GB"/>
          </w:rPr>
          <w:t xml:space="preserve">the </w:t>
        </w:r>
      </w:ins>
      <w:r w:rsidRPr="00B43382">
        <w:rPr>
          <w:lang w:val="en-GB"/>
        </w:rPr>
        <w:t>present</w:t>
      </w:r>
      <w:ins w:id="1008" w:author="Lucy Cowie" w:date="2021-07-26T10:58:00Z">
        <w:r w:rsidR="00336B00">
          <w:rPr>
            <w:lang w:val="en-GB"/>
          </w:rPr>
          <w:t>,</w:t>
        </w:r>
      </w:ins>
      <w:r w:rsidRPr="00B43382">
        <w:rPr>
          <w:lang w:val="en-GB"/>
        </w:rPr>
        <w:t xml:space="preserve"> due to agricultural land expansion and climate change </w:t>
      </w:r>
      <w:r w:rsidRPr="00B43382">
        <w:rPr>
          <w:lang w:val="en-GB"/>
        </w:rPr>
        <w:fldChar w:fldCharType="begin" w:fldLock="1"/>
      </w:r>
      <w:r w:rsidR="00D477C7">
        <w:rPr>
          <w:lang w:val="en-GB"/>
        </w:rPr>
        <w:instrText>ADDIN CSL_CITATION { "citationItems" : [ { "id" : "ITEM-1", "itemData" : { "DOI" : "10.1002/2014JD022062", "ISSN" : "2169897X", "abstract" : "We investigate the relative importance of climate change (CC) and anthropogenic land cover change (ALCC) for the dust emissions and burden changes between the late nineteenth century and today. For this purpose, the climate-aerosol model ECHAM6-HAM2 is complemented by a new scheme to derive potential dust sources at runtime using the vegetation cover provided by the land component JSBACH of ECHAM6. Dust emissions are computed online using information from the ECHAM6 atmospheric component. This allows us to account for changes in land cover and climate interactively and to distinguish between emissions from natural and agricultural dust sources. For today's climate we find that nearly 10% of dust particles are emitted from agricultural areas. According to our simulations, global annual dust emissions have increased by 25% between the late nineteenth century and today (e. g., from 729 Tg/a to 912 Tg/a). Globally, CC and ALCC (e. g., agricultural expansion) have both contributed to this change (56% and 40%, respectively). There are however large regional differences. For example, change in dust emissions in Africa are clearly dominated by CC. Global dust burden have increased by 24.5% since the late nineteenth century, which results in a clear-sky radiative forcing at top of the atmosphere of similar to 0.14W/m(2). Based on these findings, we recommend that both climate changes and anthropogenic land cover changes should be considered when investigating long-term changes in dust emissions.", "author" : [ { "dropping-particle" : "", "family" : "Stanelle", "given" : "Tanja", "non-dropping-particle" : "", "parse-names" : false, "suffix" : "" }, { "dropping-particle" : "", "family" : "Bey", "given" : "Isabelle", "non-dropping-particle" : "", "parse-names" : false, "suffix" : "" }, { "dropping-particle" : "", "family" : "Raddatz", "given" : "Thomas", "non-dropping-particle" : "", "parse-names" : false, "suffix" : "" }, { "dropping-particle" : "", "family" : "Reick", "given" : "Christian", "non-dropping-particle" : "", "parse-names" : false, "suffix" : "" }, { "dropping-particle" : "", "family" : "Tegen", "given" : "Ina", "non-dropping-particle" : "", "parse-names" : false, "suffix" : "" } ], "container-title" : "Journal of Geophysical Research: Atmospheres", "id" : "ITEM-1", "issue" : "23", "issued" : { "date-parts" : [ [ "2014", "12", "16" ] ] }, "note" : "Forcing by dust from PI to PD -- section 6.5", "page" : "13,526-13,546", "title" : "Anthropogenically induced changes in twentieth century mineral dust burden and the associated impact on radiative forcing", "translator" : [ { "dropping-particle" : "", "family" : "G3229", "given" : "", "non-dropping-particle" : "", "parse-names" : false, "suffix" : "" } ], "type" : "article-journal", "volume" : "119" }, "uris" : [ "http://www.mendeley.com/documents/?uuid=6a882a98-e068-4b36-8bf6-5a597f47b2df" ] } ], "mendeley" : { "formattedCitation" : "(Stanelle et al., 2014)", "plainTextFormattedCitation" : "(Stanelle et al., 2014)", "previouslyFormattedCitation" : "(Stanelle et al., 2014)" }, "properties" : { "noteIndex" : 0 }, "schema" : "https://github.com/citation-style-language/schema/raw/master/csl-citation.json" }</w:instrText>
      </w:r>
      <w:r w:rsidRPr="00B43382">
        <w:rPr>
          <w:lang w:val="en-GB"/>
        </w:rPr>
        <w:fldChar w:fldCharType="separate"/>
      </w:r>
      <w:r w:rsidR="00CB33A1">
        <w:rPr>
          <w:noProof/>
          <w:lang w:val="en-GB"/>
        </w:rPr>
        <w:t>(Stanelle et al., 2014)</w:t>
      </w:r>
      <w:r w:rsidRPr="00B43382">
        <w:rPr>
          <w:lang w:val="en-GB"/>
        </w:rPr>
        <w:fldChar w:fldCharType="end"/>
      </w:r>
      <w:r w:rsidRPr="00B43382">
        <w:rPr>
          <w:lang w:val="en-GB"/>
        </w:rPr>
        <w:t>. CMIP5 models were unable to capture the observed variability of annual and longer time</w:t>
      </w:r>
      <w:r w:rsidR="00050150">
        <w:rPr>
          <w:lang w:val="en-GB"/>
        </w:rPr>
        <w:t xml:space="preserve"> </w:t>
      </w:r>
      <w:r w:rsidRPr="00B43382">
        <w:rPr>
          <w:lang w:val="en-GB"/>
        </w:rPr>
        <w:t xml:space="preserve">scales in North African dust emissions </w:t>
      </w:r>
      <w:r w:rsidRPr="00B43382">
        <w:rPr>
          <w:lang w:val="en-GB"/>
        </w:rPr>
        <w:fldChar w:fldCharType="begin" w:fldLock="1"/>
      </w:r>
      <w:r w:rsidR="00D477C7">
        <w:rPr>
          <w:lang w:val="en-GB"/>
        </w:rPr>
        <w:instrText>ADDIN CSL_CITATION { "citationItems" : [ { "id" : "ITEM-1", "itemData" : { "DOI" : "10.1002/2014GL060545", "ISSN" : "19448007", "abstract" : "Aeolian dust is a key aspect of the climate system. Dust can modify the Earth's energy budget, provide long-range transport of nutrients, and influence land surface processes via erosion. Consequently, effective modeling of the climate system, particularly at regional scales, requires a reasonably accurate representation of dust emission, transport, and deposition. Here we evaluate African dust in 23 state-of-the-art global climate models used in the Fifth Assessment Report of the Intergovernmental Panel on Climate Change. We find that all models fail to reproduce basic aspects of dust emission and transport over the second half of the twentieth century. The models systematically underestimate dust emission, transport, and optical depth, and year-to-year changes in these properties bear little resemblance to observations. These findings cast doubt on the ability of these models to simulate the regional climate and the response of African dust to future climate change.", "author" : [ { "dropping-particle" : "", "family" : "Evan", "given" : "Amato T.", "non-dropping-particle" : "", "parse-names" : false, "suffix" : "" }, { "dropping-particle" : "", "family" : "Flamant", "given" : "Cyrille", "non-dropping-particle" : "", "parse-names" : false, "suffix" : "" }, { "dropping-particle" : "", "family" : "Fiedler", "given" : "Stephanie", "non-dropping-particle" : "", "parse-names" : false, "suffix" : "" }, { "dropping-particle" : "", "family" : "Doherty", "given" : "Owen", "non-dropping-particle" : "", "parse-names" : false, "suffix" : "" } ], "container-title" : "Geophysical Research Letters", "id" : "ITEM-1", "issue" : "16", "issued" : { "date-parts" : [ [ "2014", "8" ] ] }, "page" : "5996-6001", "publisher" : "John Wiley &amp; Sons, Ltd", "title" : "An analysis of aeolian dust in climate models", "translator" : [ { "dropping-particle" : "", "family" : "G4078", "given" : "", "non-dropping-particle" : "", "parse-names" : false, "suffix" : "" } ], "type" : "article-journal", "volume" : "41" }, "uris" : [ "http://www.mendeley.com/documents/?uuid=3c471ce2-d6a8-4bc1-b322-7c2be5631bf6", "http://www.mendeley.com/documents/?uuid=f9898710-9c08-4c38-84e0-a988d0744be7", "http://www.mendeley.com/documents/?uuid=cd913cb0-1945-4686-afa1-7ac99ea0c664" ] } ], "mendeley" : { "formattedCitation" : "(Evan et al., 2014)", "plainTextFormattedCitation" : "(Evan et al., 2014)", "previouslyFormattedCitation" : "(Evan et al., 2014)" }, "properties" : { "noteIndex" : 0 }, "schema" : "https://github.com/citation-style-language/schema/raw/master/csl-citation.json" }</w:instrText>
      </w:r>
      <w:r w:rsidRPr="00B43382">
        <w:rPr>
          <w:lang w:val="en-GB"/>
        </w:rPr>
        <w:fldChar w:fldCharType="separate"/>
      </w:r>
      <w:r w:rsidR="00CB33A1">
        <w:rPr>
          <w:noProof/>
          <w:lang w:val="en-GB"/>
        </w:rPr>
        <w:t>(Evan et al., 2014)</w:t>
      </w:r>
      <w:r w:rsidRPr="00B43382">
        <w:rPr>
          <w:lang w:val="en-GB"/>
        </w:rPr>
        <w:fldChar w:fldCharType="end"/>
      </w:r>
      <w:r w:rsidRPr="00B43382">
        <w:rPr>
          <w:lang w:val="en-GB"/>
        </w:rPr>
        <w:t>, however</w:t>
      </w:r>
      <w:ins w:id="1009" w:author="Lucy Cowie" w:date="2021-07-26T10:59:00Z">
        <w:r w:rsidR="00811C7B">
          <w:rPr>
            <w:lang w:val="en-GB"/>
          </w:rPr>
          <w:t>,</w:t>
        </w:r>
      </w:ins>
      <w:r w:rsidRPr="00B43382">
        <w:rPr>
          <w:lang w:val="en-GB"/>
        </w:rPr>
        <w:t xml:space="preserve"> </w:t>
      </w:r>
      <w:r>
        <w:rPr>
          <w:lang w:val="en-GB"/>
        </w:rPr>
        <w:t>more recent</w:t>
      </w:r>
      <w:r w:rsidRPr="00B43382">
        <w:rPr>
          <w:lang w:val="en-GB"/>
        </w:rPr>
        <w:t xml:space="preserve"> </w:t>
      </w:r>
      <w:r>
        <w:rPr>
          <w:lang w:val="en-GB"/>
        </w:rPr>
        <w:t>ESMs</w:t>
      </w:r>
      <w:r w:rsidRPr="00B43382">
        <w:rPr>
          <w:lang w:val="en-GB"/>
        </w:rPr>
        <w:t xml:space="preserve"> with </w:t>
      </w:r>
      <w:r>
        <w:rPr>
          <w:lang w:val="en-GB"/>
        </w:rPr>
        <w:t>process</w:t>
      </w:r>
      <w:r w:rsidRPr="00B43382">
        <w:rPr>
          <w:lang w:val="en-GB"/>
        </w:rPr>
        <w:t>-based dust emission schemes that account for changes in vegetation and climate in a more consistent manner</w:t>
      </w:r>
      <w:ins w:id="1010" w:author="Lucy Cowie" w:date="2021-07-26T11:01:00Z">
        <w:r w:rsidR="002112CD">
          <w:rPr>
            <w:lang w:val="en-GB"/>
          </w:rPr>
          <w:t>,</w:t>
        </w:r>
      </w:ins>
      <w:r w:rsidRPr="00B43382">
        <w:rPr>
          <w:lang w:val="en-GB"/>
        </w:rPr>
        <w:t xml:space="preserve"> better match the observations </w:t>
      </w:r>
      <w:r w:rsidRPr="00B43382">
        <w:rPr>
          <w:lang w:val="en-GB"/>
        </w:rPr>
        <w:fldChar w:fldCharType="begin" w:fldLock="1"/>
      </w:r>
      <w:r w:rsidR="00D477C7">
        <w:rPr>
          <w:lang w:val="en-GB"/>
        </w:rPr>
        <w:instrText>ADDIN CSL_CITATION { "citationItems" : [ { "id" : "ITEM-1", "itemData" : { "DOI" : "10.5194/acp-14-13023-2014", "ISSN" : "16807324", "abstract" : "Simulations of the dust cycle and its interactions with the changing Earth system are hindered by the empirical nature of dust emission parameterizations in weather and climate models. Here we take a step towards improving dust cycle simulations by using a combination of theory and numerical simulations to derive a physically based dust emission parameterization. Our parameterization is straightforward to implement into large-scale models, as it depends only on the wind friction velocity and the soil's threshold friction velocity. Moreover, it accounts for two processes missing from most existing parameterizations: a soil's increased ability to produce dust under saltation bombardment as it becomes more erodible, and the increased scaling of the dust flux with wind speed as a soil becomes less erodible. Our treatment of both these processes is supported by a compilation of quality-controlled vertical dust flux measurements. Furthermore, our scheme reproduces this measurement compilation with substantially less error than the existing dust flux parameterizations we were able to compare against. A critical insight from both our theory and the measurement compilation is that dust fluxes are substantially more sensitive to the soil's threshold friction velocity than most current schemes account for.", "author" : [ { "dropping-particle" : "", "family" : "Kok", "given" : "J. F.", "non-dropping-particle" : "", "parse-names" : false, "suffix" : "" }, { "dropping-particle" : "", "family" : "Mahowald", "given" : "N. M.", "non-dropping-particle" : "", "parse-names" : false, "suffix" : "" }, { "dropping-particle" : "", "family" : "Fratini", "given" : "G.", "non-dropping-particle" : "", "parse-names" : false, "suffix" : "" }, { "dropping-particle" : "", "family" : "Gillies", "given" : "J. A.", "non-dropping-particle" : "", "parse-names" : false, "suffix" : "" }, { "dropping-particle" : "", "family" : "Ishizuka", "given" : "M.", "non-dropping-particle" : "", "parse-names" : false, "suffix" : "" }, { "dropping-particle" : "", "family" : "Leys", "given" : "J. F.", "non-dropping-particle" : "", "parse-names" : false, "suffix" : "" }, { "dropping-particle" : "", "family" : "Mikami", "given" : "M.", "non-dropping-particle" : "", "parse-names" : false, "suffix" : "" }, { "dropping-particle" : "", "family" : "Park", "given" : "M. S.", "non-dropping-particle" : "", "parse-names" : false, "suffix" : "" }, { "dropping-particle" : "", "family" : "Park", "given" : "S. U.", "non-dropping-particle" : "", "parse-names" : false, "suffix" : "" }, { "dropping-particle" : "", "family" : "Pelt", "given" : "R. S.", "non-dropping-particle" : "Van", "parse-names" : false, "suffix" : "" }, { "dropping-particle" : "", "family" : "Zobeck", "given" : "T. M.", "non-dropping-particle" : "", "parse-names" : false, "suffix" : "" } ], "container-title" : "Atmospheric Chemistry and Physics", "id" : "ITEM-1", "issue" : "23", "issued" : { "date-parts" : [ [ "2014", "12" ] ] }, "page" : "13023-13041", "publisher" : "Copernicus Publications", "title" : "An improved dust emission model - Part 1: Model description and comparison against measurements", "translator" : [ { "dropping-particle" : "", "family" : "G4077", "given" : "", "non-dropping-particle" : "", "parse-names" : false, "suffix" : "" } ], "type" : "article-journal", "volume" : "14" }, "uris" : [ "http://www.mendeley.com/documents/?uuid=02e095d5-7763-43f4-a2a4-0a61ddb31982", "http://www.mendeley.com/documents/?uuid=fb010682-b9ab-4341-9305-f1ec3df5bb1a", "http://www.mendeley.com/documents/?uuid=eefadcf1-7cb4-4832-b0d2-9cb36162f7ac" ] }, { "id" : "ITEM-2", "itemData" : { "DOI" : "10.1002/2016GL071016", "ISSN" : "19448007", "abstract" : "Observations show that Australian dust activity varies by a factor of 4 on decadal timescales. General circulation models, however, typically fail to simulate this variability. Here we introduce a new dust parameterization into the NOAA/Geophysical Fluid Dynamics Laboratory climate model CM3 that represents land surface processes controlling dust sources including soil water and ice, snow cover, vegetation characteristics, and land type. In an additional novel step, we couple this new dust parameterization to the dynamic vegetation model LM3. In Australia, the new parameterization amplifies the magnitude and timescale of dust variability and better simulates the El Ni\u00f1o\u2013Southern Oscillation-dust relationship by more than doubling its strength. We attribute these improvements primarily to the slow response time of vegetation to precipitation anomalies and show that vegetation changes account for approximately 50% of enhanced dust emission during El Ni\u00f1o events. The amplified dust leads to radiative forcing over Australia greater than \u22121 and \u221220 W/m2 at top of atmosphere and surface, respectively.", "author" : [ { "dropping-particle" : "", "family" : "Evans", "given" : "Stuart", "non-dropping-particle" : "", "parse-names" : false, "suffix" : "" }, { "dropping-particle" : "", "family" : "Ginoux", "given" : "Paul", "non-dropping-particle" : "", "parse-names" : false, "suffix" : "" }, { "dropping-particle" : "", "family" : "Malyshev", "given" : "Sergey", "non-dropping-particle" : "", "parse-names" : false, "suffix" : "" }, { "dropping-particle" : "", "family" : "Shevliakova", "given" : "Elena", "non-dropping-particle" : "", "parse-names" : false, "suffix" : "" } ], "container-title" : "Geophysical Research Letters", "id" : "ITEM-2", "issue" : "22", "issued" : { "date-parts" : [ [ "2016" ] ] }, "page" : "11,823-11,830", "title" : "Climate-vegetation interaction and amplification of Australian dust variability", "translator" : [ { "dropping-particle" : "", "family" : "G4070", "given" : "", "non-dropping-particle" : "", "parse-names" : false, "suffix" : "" } ], "type" : "article-journal", "volume" : "43" }, "uris" : [ "http://www.mendeley.com/documents/?uuid=28dbf986-b7f1-4d34-bc70-84737f29602f", "http://www.mendeley.com/documents/?uuid=8b576c2b-311a-4aee-a77e-b8fb30d7afdb", "http://www.mendeley.com/documents/?uuid=15054bb5-d497-4700-a51a-c56c725729af" ] } ], "mendeley" : { "formattedCitation" : "(Kok et al., 2014; Evans et al., 2016)", "plainTextFormattedCitation" : "(Kok et al., 2014; Evans et al., 2016)", "previouslyFormattedCitation" : "(Kok et al., 2014; Evans et al., 2016)" }, "properties" : { "noteIndex" : 0 }, "schema" : "https://github.com/citation-style-language/schema/raw/master/csl-citation.json" }</w:instrText>
      </w:r>
      <w:r w:rsidRPr="00B43382">
        <w:rPr>
          <w:lang w:val="en-GB"/>
        </w:rPr>
        <w:fldChar w:fldCharType="separate"/>
      </w:r>
      <w:r w:rsidR="00CB33A1">
        <w:rPr>
          <w:noProof/>
          <w:lang w:val="en-GB"/>
        </w:rPr>
        <w:t>(Kok et al., 2014; Evans et al., 2016)</w:t>
      </w:r>
      <w:r w:rsidRPr="00B43382">
        <w:rPr>
          <w:lang w:val="en-GB"/>
        </w:rPr>
        <w:fldChar w:fldCharType="end"/>
      </w:r>
      <w:r w:rsidRPr="00B43382">
        <w:rPr>
          <w:lang w:val="en-GB"/>
        </w:rPr>
        <w:t xml:space="preserve">. </w:t>
      </w:r>
      <w:r w:rsidRPr="005A043A">
        <w:rPr>
          <w:lang w:val="en-GB"/>
        </w:rPr>
        <w:t>Feedbacks between the global dust cycle and the climate system (</w:t>
      </w:r>
      <w:del w:id="1011" w:author="Lucy Cowie" w:date="2021-07-26T10:55:00Z">
        <w:r w:rsidRPr="005A043A" w:rsidDel="00964B75">
          <w:rPr>
            <w:lang w:val="en-GB"/>
          </w:rPr>
          <w:delText xml:space="preserve">see </w:delText>
        </w:r>
      </w:del>
      <w:r w:rsidRPr="005A043A">
        <w:rPr>
          <w:lang w:val="en-GB"/>
        </w:rPr>
        <w:t xml:space="preserve">Section 6.4.6) could account for a substantial fraction of the total aerosol feedbacks in the climate system with an order of magnitude enhancement on </w:t>
      </w:r>
      <w:ins w:id="1012" w:author="Lucy Cowie" w:date="2021-07-26T10:55:00Z">
        <w:r w:rsidR="00A15192">
          <w:rPr>
            <w:lang w:val="en-GB"/>
          </w:rPr>
          <w:t xml:space="preserve">a </w:t>
        </w:r>
      </w:ins>
      <w:r w:rsidRPr="005A043A">
        <w:rPr>
          <w:lang w:val="en-GB"/>
        </w:rPr>
        <w:t xml:space="preserve">regional scale </w:t>
      </w:r>
      <w:r>
        <w:rPr>
          <w:lang w:val="en-GB"/>
        </w:rPr>
        <w:fldChar w:fldCharType="begin" w:fldLock="1"/>
      </w:r>
      <w:r w:rsidR="00D477C7">
        <w:rPr>
          <w:lang w:val="en-GB"/>
        </w:rPr>
        <w:instrText>ADDIN CSL_CITATION { "citationItems" : [ { "id" : "ITEM-1", "itemData" : { "DOI" : "10.1038/s41467-017-02620-y", "ISSN" : "20411723", "abstract" : "Feedbacks between the global dust cycle and the climate system might have amplified past climate changes. Yet, it remains unclear what role the dust-climate feedback will play in future anthropogenic climate change. Here, we estimate the direct dust-climate feedback, arising from changes in the dust direct radiative effect (DRE), using a simple theoretical framework that combines constraints on the dust DRE with a series of climate model results. We find that the direct dust-climate feedback is likely in the range of -0.04 to +0.02 Wm -2 K-1, such that it could account for a substantial fraction of the total aerosol feedbacks in the climate system. On a regional scale, the direct dust-climate feedback is enhanced by approximately an order of magnitude close to major source regions. This suggests that it could play an important role in shaping the future climates of Northern Africa, the Sahel, the Mediterranean region, the Middle East, and Central Asia.", "author" : [ { "dropping-particle" : "", "family" : "Kok", "given" : "Jasper F.", "non-dropping-particle" : "", "parse-names" : false, "suffix" : "" }, { "dropping-particle" : "", "family" : "Ward", "given" : "Daniel S.", "non-dropping-particle" : "", "parse-names" : false, "suffix" : "" }, { "dropping-particle" : "", "family" : "Mahowald", "given" : "Natalie M.", "non-dropping-particle" : "", "parse-names" : false, "suffix" : "" }, { "dropping-particle" : "", "family" : "Evan", "given" : "Amato T.", "non-dropping-particle" : "", "parse-names" : false, "suffix" : "" } ], "container-title" : "Nature Communications", "id" : "ITEM-1", "issue" : "1", "issued" : { "date-parts" : [ [ "2018" ] ] }, "page" : "241", "publisher" : "Nature Publishing Group", "title" : "Global and regional importance of the direct dust-climate feedback", "translator" : [ { "dropping-particle" : "", "family" : "G3952", "given" : "", "non-dropping-particle" : "", "parse-names" : false, "suffix" : "" } ], "type" : "article-journal", "volume" : "9" }, "uris" : [ "http://www.mendeley.com/documents/?uuid=23ca63b8-c82d-4e4f-b3b2-6eed398adc65" ] } ], "mendeley" : { "formattedCitation" : "(Kok et al., 2018)", "plainTextFormattedCitation" : "(Kok et al., 2018)", "previouslyFormattedCitation" : "(Kok et al., 2018)" }, "properties" : { "noteIndex" : 0 }, "schema" : "https://github.com/citation-style-language/schema/raw/master/csl-citation.json" }</w:instrText>
      </w:r>
      <w:r>
        <w:rPr>
          <w:lang w:val="en-GB"/>
        </w:rPr>
        <w:fldChar w:fldCharType="separate"/>
      </w:r>
      <w:r w:rsidR="00CB33A1">
        <w:rPr>
          <w:noProof/>
          <w:lang w:val="en-GB"/>
        </w:rPr>
        <w:t>(Kok et al., 2018)</w:t>
      </w:r>
      <w:r>
        <w:rPr>
          <w:lang w:val="en-GB"/>
        </w:rPr>
        <w:fldChar w:fldCharType="end"/>
      </w:r>
      <w:r w:rsidRPr="005A043A">
        <w:rPr>
          <w:lang w:val="en-GB"/>
        </w:rPr>
        <w:t>.</w:t>
      </w:r>
      <w:r w:rsidRPr="00B43382">
        <w:rPr>
          <w:lang w:val="en-GB"/>
        </w:rPr>
        <w:t xml:space="preserve"> </w:t>
      </w:r>
      <w:r>
        <w:rPr>
          <w:lang w:val="en-GB"/>
        </w:rPr>
        <w:t>In summary</w:t>
      </w:r>
      <w:r w:rsidRPr="00B43382">
        <w:rPr>
          <w:lang w:val="en-GB"/>
        </w:rPr>
        <w:t xml:space="preserve">, there is </w:t>
      </w:r>
      <w:r w:rsidRPr="007B2F52">
        <w:rPr>
          <w:i/>
          <w:lang w:val="en-GB"/>
        </w:rPr>
        <w:t>high confidence</w:t>
      </w:r>
      <w:r>
        <w:rPr>
          <w:lang w:val="en-GB"/>
        </w:rPr>
        <w:t xml:space="preserve"> that atmospheric dust source and loading are sensitive to changes in climate and land use, however, t</w:t>
      </w:r>
      <w:r w:rsidRPr="00753950">
        <w:rPr>
          <w:lang w:val="en-GB"/>
        </w:rPr>
        <w:t xml:space="preserve">here is </w:t>
      </w:r>
      <w:r w:rsidRPr="00221F29">
        <w:rPr>
          <w:i/>
          <w:lang w:val="en-GB"/>
        </w:rPr>
        <w:t>low confidence</w:t>
      </w:r>
      <w:r w:rsidRPr="00753950">
        <w:rPr>
          <w:lang w:val="en-GB"/>
        </w:rPr>
        <w:t xml:space="preserve"> in quantitative estimates of dust emis</w:t>
      </w:r>
      <w:r>
        <w:rPr>
          <w:lang w:val="en-GB"/>
        </w:rPr>
        <w:t>sion response to climate change</w:t>
      </w:r>
      <w:r w:rsidRPr="00B43382">
        <w:rPr>
          <w:lang w:val="en-GB"/>
        </w:rPr>
        <w:t xml:space="preserve">. </w:t>
      </w:r>
    </w:p>
    <w:p w14:paraId="0B7BD3A2" w14:textId="4B6B611F" w:rsidR="00A05B04" w:rsidRDefault="00A05B04" w:rsidP="00D5630D">
      <w:pPr>
        <w:pStyle w:val="AR6BodyText"/>
        <w:rPr>
          <w:lang w:val="en-GB"/>
        </w:rPr>
      </w:pPr>
    </w:p>
    <w:p w14:paraId="7179CC35" w14:textId="77777777" w:rsidR="007E79EA" w:rsidRPr="00B43382" w:rsidRDefault="007E79EA" w:rsidP="00D5630D">
      <w:pPr>
        <w:pStyle w:val="AR6BodyText"/>
        <w:rPr>
          <w:lang w:val="en-GB"/>
        </w:rPr>
      </w:pPr>
    </w:p>
    <w:p w14:paraId="2872AC7E" w14:textId="0C97453C" w:rsidR="00A05B04" w:rsidRPr="00930489" w:rsidRDefault="00A05B04" w:rsidP="00930489">
      <w:pPr>
        <w:pStyle w:val="AR6Chap6Level36111"/>
      </w:pPr>
      <w:bookmarkStart w:id="1013" w:name="_Toc70498169"/>
      <w:r w:rsidRPr="00930489">
        <w:t xml:space="preserve">Oceanic </w:t>
      </w:r>
      <w:ins w:id="1014" w:author="Lucy Cowie" w:date="2021-07-26T11:02:00Z">
        <w:r w:rsidR="007E0006">
          <w:t>E</w:t>
        </w:r>
      </w:ins>
      <w:del w:id="1015" w:author="Lucy Cowie" w:date="2021-07-26T11:02:00Z">
        <w:r w:rsidRPr="00930489" w:rsidDel="007E0006">
          <w:delText>e</w:delText>
        </w:r>
      </w:del>
      <w:r w:rsidRPr="00930489">
        <w:t xml:space="preserve">missions of </w:t>
      </w:r>
      <w:ins w:id="1016" w:author="Lucy Cowie" w:date="2021-07-26T11:02:00Z">
        <w:r w:rsidR="007E0006">
          <w:t>M</w:t>
        </w:r>
      </w:ins>
      <w:del w:id="1017" w:author="Lucy Cowie" w:date="2021-07-26T11:02:00Z">
        <w:r w:rsidRPr="00930489" w:rsidDel="007E0006">
          <w:delText>m</w:delText>
        </w:r>
      </w:del>
      <w:r w:rsidRPr="00930489">
        <w:t xml:space="preserve">arine </w:t>
      </w:r>
      <w:ins w:id="1018" w:author="Lucy Cowie" w:date="2021-07-26T11:02:00Z">
        <w:r w:rsidR="007E0006">
          <w:t>A</w:t>
        </w:r>
      </w:ins>
      <w:del w:id="1019" w:author="Lucy Cowie" w:date="2021-07-26T11:02:00Z">
        <w:r w:rsidRPr="00930489" w:rsidDel="007E0006">
          <w:delText>a</w:delText>
        </w:r>
      </w:del>
      <w:r w:rsidRPr="00930489">
        <w:t xml:space="preserve">erosols and </w:t>
      </w:r>
      <w:ins w:id="1020" w:author="Lucy Cowie" w:date="2021-07-26T11:02:00Z">
        <w:r w:rsidR="007E0006">
          <w:t>P</w:t>
        </w:r>
      </w:ins>
      <w:del w:id="1021" w:author="Lucy Cowie" w:date="2021-07-26T11:02:00Z">
        <w:r w:rsidRPr="00930489" w:rsidDel="007E0006">
          <w:delText>p</w:delText>
        </w:r>
      </w:del>
      <w:r w:rsidRPr="00930489">
        <w:t>recursors</w:t>
      </w:r>
      <w:bookmarkEnd w:id="1013"/>
    </w:p>
    <w:p w14:paraId="525031EB" w14:textId="77777777" w:rsidR="00A05B04" w:rsidRPr="00B43382" w:rsidRDefault="00A05B04" w:rsidP="00D5630D">
      <w:pPr>
        <w:pStyle w:val="AR6BodyText"/>
        <w:rPr>
          <w:highlight w:val="yellow"/>
          <w:lang w:val="en-GB"/>
        </w:rPr>
      </w:pPr>
    </w:p>
    <w:p w14:paraId="6997DD89" w14:textId="7CF22515" w:rsidR="00A05B04" w:rsidRPr="00BE1531" w:rsidRDefault="00A05B04" w:rsidP="00D5630D">
      <w:pPr>
        <w:pStyle w:val="AR6BodyText"/>
        <w:rPr>
          <w:lang w:val="en-GB"/>
        </w:rPr>
      </w:pPr>
      <w:r w:rsidRPr="00B43382">
        <w:rPr>
          <w:lang w:val="en-GB"/>
        </w:rPr>
        <w:t xml:space="preserve">Oceans are a significant source of marine aerosols that influence climate directly by scattering and absorbing solar radiation or indirectly through the formation of cloud condensation nuclei (CCN) and </w:t>
      </w:r>
      <w:r w:rsidRPr="0060573B">
        <w:rPr>
          <w:lang w:val="en-GB"/>
        </w:rPr>
        <w:t>ice nucleating particles (INP</w:t>
      </w:r>
      <w:ins w:id="1022" w:author="Lucy Cowie" w:date="2021-07-26T13:20:00Z">
        <w:r w:rsidR="0060573B" w:rsidRPr="0060573B">
          <w:rPr>
            <w:lang w:val="en-GB"/>
            <w:rPrChange w:id="1023" w:author="Lucy Cowie" w:date="2021-07-26T13:20:00Z">
              <w:rPr>
                <w:highlight w:val="yellow"/>
                <w:lang w:val="en-GB"/>
              </w:rPr>
            </w:rPrChange>
          </w:rPr>
          <w:t>s</w:t>
        </w:r>
      </w:ins>
      <w:r w:rsidRPr="0060573B">
        <w:rPr>
          <w:lang w:val="en-GB"/>
        </w:rPr>
        <w:t>).</w:t>
      </w:r>
      <w:r w:rsidRPr="00B43382">
        <w:rPr>
          <w:lang w:val="en-GB"/>
        </w:rPr>
        <w:t xml:space="preserve"> Marine aerosols consist of primary </w:t>
      </w:r>
      <w:del w:id="1024" w:author="Ian Blenkinsop" w:date="2021-07-29T10:57:00Z">
        <w:r w:rsidRPr="00B43382" w:rsidDel="00C520FC">
          <w:rPr>
            <w:lang w:val="en-GB"/>
          </w:rPr>
          <w:delText>sea</w:delText>
        </w:r>
      </w:del>
      <w:ins w:id="1025" w:author="Lucy Cowie" w:date="2021-07-26T11:10:00Z">
        <w:del w:id="1026" w:author="Ian Blenkinsop" w:date="2021-07-29T10:57:00Z">
          <w:r w:rsidR="00C175E5" w:rsidDel="00C520FC">
            <w:rPr>
              <w:lang w:val="en-GB"/>
            </w:rPr>
            <w:delText>-</w:delText>
          </w:r>
        </w:del>
      </w:ins>
      <w:del w:id="1027" w:author="Ian Blenkinsop" w:date="2021-07-29T10:57:00Z">
        <w:r w:rsidRPr="00B43382" w:rsidDel="00C520FC">
          <w:rPr>
            <w:lang w:val="en-GB"/>
          </w:rPr>
          <w:delText xml:space="preserve"> spray</w:delText>
        </w:r>
      </w:del>
      <w:r w:rsidRPr="00B43382">
        <w:rPr>
          <w:lang w:val="en-GB"/>
        </w:rPr>
        <w:t xml:space="preserve"> particles and secondary aerosols produced by the oxidation of emitted precursors, such as dimethylsulphide (DMS) and numerous other BVOCs. </w:t>
      </w:r>
      <w:del w:id="1028" w:author="Ian Blenkinsop" w:date="2021-07-29T10:57:00Z">
        <w:r w:rsidRPr="00B43382" w:rsidDel="00C520FC">
          <w:rPr>
            <w:lang w:val="en-GB"/>
          </w:rPr>
          <w:delText>Sea</w:delText>
        </w:r>
      </w:del>
      <w:ins w:id="1029" w:author="Lucy Cowie" w:date="2021-07-26T11:10:00Z">
        <w:del w:id="1030" w:author="Ian Blenkinsop" w:date="2021-07-29T10:57:00Z">
          <w:r w:rsidR="00E5089F" w:rsidDel="00C520FC">
            <w:rPr>
              <w:lang w:val="en-GB"/>
            </w:rPr>
            <w:delText>-</w:delText>
          </w:r>
        </w:del>
      </w:ins>
      <w:del w:id="1031" w:author="Ian Blenkinsop" w:date="2021-07-29T10:57:00Z">
        <w:r w:rsidRPr="00B43382" w:rsidDel="00C520FC">
          <w:rPr>
            <w:lang w:val="en-GB"/>
          </w:rPr>
          <w:delText xml:space="preserve"> spray</w:delText>
        </w:r>
      </w:del>
      <w:r w:rsidRPr="00B43382">
        <w:rPr>
          <w:lang w:val="en-GB"/>
        </w:rPr>
        <w:t xml:space="preserve"> particles, composed of sea</w:t>
      </w:r>
      <w:ins w:id="1032" w:author="Lucy Cowie" w:date="2021-07-26T11:10:00Z">
        <w:r w:rsidR="00CC3842">
          <w:rPr>
            <w:lang w:val="en-GB"/>
          </w:rPr>
          <w:t xml:space="preserve"> </w:t>
        </w:r>
      </w:ins>
      <w:del w:id="1033" w:author="Lucy Cowie" w:date="2021-07-26T11:10:00Z">
        <w:r w:rsidRPr="00B43382" w:rsidDel="00CC3842">
          <w:rPr>
            <w:lang w:val="en-GB"/>
          </w:rPr>
          <w:delText>-</w:delText>
        </w:r>
      </w:del>
      <w:r w:rsidRPr="00B43382">
        <w:rPr>
          <w:lang w:val="en-GB"/>
        </w:rPr>
        <w:t>salt and primary organic aerosols (POA), are produced by wind</w:t>
      </w:r>
      <w:ins w:id="1034" w:author="Lucy Cowie" w:date="2021-07-26T11:10:00Z">
        <w:r w:rsidR="00BD1A06">
          <w:rPr>
            <w:lang w:val="en-GB"/>
          </w:rPr>
          <w:t>-</w:t>
        </w:r>
      </w:ins>
      <w:del w:id="1035" w:author="Lucy Cowie" w:date="2021-07-26T11:10:00Z">
        <w:r w:rsidRPr="00B43382" w:rsidDel="00BD1A06">
          <w:rPr>
            <w:lang w:val="en-GB"/>
          </w:rPr>
          <w:delText xml:space="preserve"> </w:delText>
        </w:r>
      </w:del>
      <w:r w:rsidRPr="00B43382">
        <w:rPr>
          <w:lang w:val="en-GB"/>
        </w:rPr>
        <w:t xml:space="preserve">induced wave breaking as well as </w:t>
      </w:r>
      <w:ins w:id="1036" w:author="Lucy Cowie" w:date="2021-07-26T11:10:00Z">
        <w:r w:rsidR="00E4049B">
          <w:rPr>
            <w:lang w:val="en-GB"/>
          </w:rPr>
          <w:t xml:space="preserve">the </w:t>
        </w:r>
      </w:ins>
      <w:r w:rsidRPr="00B43382">
        <w:rPr>
          <w:lang w:val="en-GB"/>
        </w:rPr>
        <w:t>direct mechanical disruption of waves. The understanding of sea</w:t>
      </w:r>
      <w:ins w:id="1037" w:author="Lucy Cowie" w:date="2021-07-26T11:11:00Z">
        <w:r w:rsidR="000C119C">
          <w:rPr>
            <w:lang w:val="en-GB"/>
          </w:rPr>
          <w:t>-</w:t>
        </w:r>
      </w:ins>
      <w:del w:id="1038" w:author="Lucy Cowie" w:date="2021-07-26T11:11:00Z">
        <w:r w:rsidRPr="00B43382" w:rsidDel="000C119C">
          <w:rPr>
            <w:lang w:val="en-GB"/>
          </w:rPr>
          <w:delText xml:space="preserve"> </w:delText>
        </w:r>
      </w:del>
      <w:r w:rsidRPr="00B43382">
        <w:rPr>
          <w:lang w:val="en-GB"/>
        </w:rPr>
        <w:t xml:space="preserve">spray </w:t>
      </w:r>
      <w:r w:rsidRPr="00BE1531">
        <w:rPr>
          <w:lang w:val="en-GB"/>
        </w:rPr>
        <w:t xml:space="preserve">emissions has increased substantially over the last five years, however, the knowledge of formation pathways </w:t>
      </w:r>
      <w:r w:rsidRPr="00BE1531">
        <w:rPr>
          <w:lang w:val="en-GB"/>
        </w:rPr>
        <w:lastRenderedPageBreak/>
        <w:t xml:space="preserve">and factors influencing their emissions continue to have large uncertainties </w:t>
      </w:r>
      <w:r w:rsidRPr="00BE1531">
        <w:rPr>
          <w:lang w:val="en-GB"/>
        </w:rPr>
        <w:fldChar w:fldCharType="begin" w:fldLock="1"/>
      </w:r>
      <w:r w:rsidR="00D477C7">
        <w:rPr>
          <w:lang w:val="en-GB"/>
        </w:rPr>
        <w:instrText>ADDIN CSL_CITATION { "citationItems" : [ { "id" : "ITEM-1", "itemData" : { "DOI" : "10.1073/pnas.1907574116", "ISSN" : "10916490", "abstract" : "Four North Atlantic Aerosol and Marine Ecosystems Study (NAAMES) field campaigns from winter 2015 through spring 2018 sampled an extensive set of oceanographic and atmospheric parameters during the annual phytoplankton bloom cycle. This unique dataset provides four seasons of open-ocean observations of wind speed, sea surface temperature (SST), seawater particle attenuation at 660 nm (cp,660, a measure of ocean particulate organic carbon), bacterial production rates, and sea-spray aerosol size distributions and number concentrations (NSSA). The NAAMES measurements show moderate to strong correlations (0.56 &lt; R &lt; 0.70) between NSSA and local wind speeds in the marine boundary layer on hourly timescales, but this relationship weakens in the campaign averages that represent each season, in part because of the reduction in range of wind speed by multiday averaging. NSSA correlates weakly with seawater cp,660 (R = 0.36, P &lt;&lt; 0.01), but the correlation with cp,660, is improved (R = 0.51, P &lt; 0.05) for periods of low wind speeds. In addition, NAAMES measurements provide observational dependence of SSA mode diameter (dm) on SST, with dm increasing to larger sizes at higher SST (R = 0.60, P &lt;&lt; 0.01) on hourly timescales. These results imply that climate models using bimodal SSA parameterizations to wind speed rather than a single SSA mode that varies with SST may overestimate SSA number concentrations (hence cloud condensation nuclei) by a factor of 4 to 7 and may underestimate SSA scattering (hence direct radiative effects) by a factor of 2 to 5, in addition to overpredicting variability in SSA scattering from wind speed by a factor of 5.", "author" : [ { "dropping-particle" : "", "family" : "Saliba", "given" : "Georges", "non-dropping-particle" : "", "parse-names" : false, "suffix" : "" }, { "dropping-particle" : "", "family" : "Chen", "given" : "Chia Li", "non-dropping-particle" : "", "parse-names" : false, "suffix" : "" }, { "dropping-particle" : "", "family" : "Lewis", "given" : "Savannah", "non-dropping-particle" : "", "parse-names" : false, "suffix" : "" }, { "dropping-particle" : "", "family" : "Russell", "given" : "Lynn M.", "non-dropping-particle" : "", "parse-names" : false, "suffix" : "" }, { "dropping-particle" : "", "family" : "Rivellini", "given" : "Laura Helena", "non-dropping-particle" : "", "parse-names" : false, "suffix" : "" }, { "dropping-particle" : "", "family" : "Lee", "given" : "Alex K.Y.", "non-dropping-particle" : "", "parse-names" : false, "suffix" : "" }, { "dropping-particle" : "", "family" : "Quinn", "given" : "Patricia K.", "non-dropping-particle" : "", "parse-names" : false, "suffix" : "" }, { "dropping-particle" : "", "family" : "Bates", "given" : "Timothy S.", "non-dropping-particle" : "", "parse-names" : false, "suffix" : "" }, { "dropping-particle" : "", "family" : "Ha\u00ebntjens", "given" : "Nils", "non-dropping-particle" : "", "parse-names" : false, "suffix" : "" }, { "dropping-particle" : "", "family" : "Boss", "given" : "Emmanuel S.", "non-dropping-particle" : "", "parse-names" : false, "suffix" : "" }, { "dropping-particle" : "", "family" : "Karp-Boss", "given" : "Lee", "non-dropping-particle" : "", "parse-names" : false, "suffix" : "" }, { "dropping-particle" : "", "family" : "Baetge", "given" : "Nicholas", "non-dropping-particle" : "", "parse-names" : false, "suffix" : "" }, { "dropping-particle" : "", "family" : "Carlson", "given" : "Craig A.", "non-dropping-particle" : "", "parse-names" : false, "suffix" : "" }, { "dropping-particle" : "", "family" : "Behrenfeld", "given" : "Michael J.", "non-dropping-particle" : "", "parse-names" : false, "suffix" : "" } ], "container-title" : "Proceedings of the National Academy of Sciences", "id" : "ITEM-1", "issue" : "41", "issued" : { "date-parts" : [ [ "2019" ] ] }, "page" : "20309-20314", "title" : "Factors driving the seasonal and hourly variability of sea-spray aerosol number in the North Atlantic", "translator" : [ { "dropping-particle" : "", "family" : "G4038", "given" : "", "non-dropping-particle" : "", "parse-names" : false, "suffix" : "" } ], "type" : "article-journal", "volume" : "116" }, "uris" : [ "http://www.mendeley.com/documents/?uuid=1f7b2283-1df8-405a-87c6-b4c388dd934f" ] }, { "id" : "ITEM-2", "itemData" : { "DOI" : "10.1029/2018gl078193", "author" : [ { "dropping-particle" : "", "family" : "Forestieri", "given" : "S D", "non-dropping-particle" : "", "parse-names" : false, "suffix" : "" }, { "dropping-particle" : "", "family" : "Moore", "given" : "K A", "non-dropping-particle" : "", "parse-names" : false, "suffix" : "" }, { "dropping-particle" : "", "family" : "Borrero", "given" : "R Martinez", "non-dropping-particle" : "", "parse-names" : false, "suffix" : "" }, { "dropping-particle" : "", "family" : "Wang", "given" : "A", "non-dropping-particle" : "", "parse-names" : false, "suffix" : "" }, { "dropping-particle" : "", "family" : "Stokes", "given" : "M D", "non-dropping-particle" : "", "parse-names" : false, "suffix" : "" }, { "dropping-particle" : "", "family" : "Cappa", "given" : "C D", "non-dropping-particle" : "", "parse-names" : false, "suffix" : "" } ], "container-title" : "Geophysical Research Letters", "id" : "ITEM-2", "issued" : { "date-parts" : [ [ "2018", "7" ] ] }, "publisher" : "American Geophysical Union ({AGU})", "title" : "Temperature and Composition Dependence of Sea Spray Aerosol Production", "translator" : [ { "dropping-particle" : "", "family" : "G4851", "given" : "", "non-dropping-particle" : "", "parse-names" : false, "suffix" : "" } ], "type" : "article-journal" }, "uris" : [ "http://www.mendeley.com/documents/?uuid=7f682f00-2378-45e8-b7c6-fc360313b459" ] } ], "mendeley" : { "formattedCitation" : "(Forestieri et al., 2018; Saliba et al., 2019)", "plainTextFormattedCitation" : "(Forestieri et al., 2018; Saliba et al., 2019)", "previouslyFormattedCitation" : "(Forestieri et al., 2018; Saliba et al., 2019)" }, "properties" : { "noteIndex" : 0 }, "schema" : "https://github.com/citation-style-language/schema/raw/master/csl-citation.json" }</w:instrText>
      </w:r>
      <w:r w:rsidRPr="00BE1531">
        <w:rPr>
          <w:lang w:val="en-GB"/>
        </w:rPr>
        <w:fldChar w:fldCharType="separate"/>
      </w:r>
      <w:r w:rsidR="00CB33A1">
        <w:rPr>
          <w:noProof/>
          <w:lang w:val="en-GB"/>
        </w:rPr>
        <w:t>(Forestieri et al., 2018; Saliba et al., 2019)</w:t>
      </w:r>
      <w:r w:rsidRPr="00BE1531">
        <w:rPr>
          <w:lang w:val="en-GB"/>
        </w:rPr>
        <w:fldChar w:fldCharType="end"/>
      </w:r>
      <w:r w:rsidRPr="00BE1531">
        <w:rPr>
          <w:lang w:val="en-GB"/>
        </w:rPr>
        <w:t xml:space="preserve">. The emission rate of sea-spray particles is predominantly controlled by wind speed. Since AR5, the influence of other factors, including sea surface temperature, wave history and salinity is increasingly evident </w:t>
      </w:r>
      <w:r w:rsidRPr="00BE1531">
        <w:rPr>
          <w:lang w:val="en-GB"/>
        </w:rPr>
        <w:fldChar w:fldCharType="begin" w:fldLock="1"/>
      </w:r>
      <w:r w:rsidR="00D477C7">
        <w:rPr>
          <w:lang w:val="en-GB"/>
        </w:rPr>
        <w:instrText>ADDIN CSL_CITATION { "citationItems" : [ { "id" : "ITEM-1", "itemData" : { "DOI" : "10.5194/acp-14-1277-2014", "ISSN" : "16807316", "abstract" : "Sea-spray aerosols (SSA) are an important part of the climate system because of their effects on the global radiative budget-both directly as scatterers and absorbers of solar and terrestrial radiation, and indirectly as cloud condensation nuclei (CCN) influencing cloud formation, lifetime, and precipitation. In terms of their global mass, SSA have the largest uncertainty of all aerosols. In this study we review 21 SSA source functions from the literature, several of which are used in current climate models. In addition, we propose a\u223cnew function. Even excluding outliers, the global annual SSA mass produced spans roughly 3-70 Pg yr-1 for the different source functions, for particles with dry diameter Dp10 \u03bcm, with relatively little interannual variability for a given function. The FLEXPART Lagrangian particle dispersion model was run in backward mode for a large global set of observed SSA concentrations, comprised of several station networks and ship cruise measurement campaigns. FLEXPART backward calculations produce gridded emission sensitivity fields, which can subsequently be multiplied with gridded SSA production fluxes in order to obtain modeled SSA concentrations. This allowed us to efficiently and simultaneously evaluate all 21 source functions against the measurements. Another advantage of this method is that source-region information on wind speed and sea surface temperatures (SSTs) could be stored and used for improving the SSA source function parameterizations. The best source functions reproduced as much as 70% of the observed SSA concentration variability at several stations, which is comparable with \"state of the art\" aerosol models. The main driver of SSA production is wind, and we found that the best fit to the observation data could be obtained when the SSA production is proportional to U103.5, where U10 is the source region averaged 10 m wind speed. A strong influence of SST on SSA production, with higher temperatures leading to higher production, could be detected as well, although the underlying physical mechanisms of the SST influence remains unclear. Our new source function with wind speed and temperature dependence gives a global SSA production for particles smaller than Dp 10 \u03bcm of 9 Pg yr-1, and is the best fit to the observed concentrations. \u00a9 2014 Auhtor(s).", "author" : [ { "dropping-particle" : "", "family" : "Grythe", "given" : "H.", "non-dropping-particle" : "", "parse-names" : false, "suffix" : "" }, { "dropping-particle" : "", "family" : "Str\u00f6m", "given" : "J.", "non-dropping-particle" : "", "parse-names" : false, "suffix" : "" }, { "dropping-particle" : "", "family" : "Krejci", "given" : "R.", "non-dropping-particle" : "", "parse-names" : false, "suffix" : "" }, { "dropping-particle" : "", "family" : "Quinn", "given" : "P.", "non-dropping-particle" : "", "parse-names" : false, "suffix" : "" }, { "dropping-particle" : "", "family" : "Stohl", "given" : "A.", "non-dropping-particle" : "", "parse-names" : false, "suffix" : "" } ], "container-title" : "Atmospheric Chemistry and Physics", "id" : "ITEM-1", "issue" : "3", "issued" : { "date-parts" : [ [ "2014" ] ] }, "page" : "1277-1297", "title" : "A review of sea-spray aerosol source functions using a large global set of sea salt aerosol concentration measurements", "translator" : [ { "dropping-particle" : "", "family" : "G4039", "given" : "", "non-dropping-particle" : "", "parse-names" : false, "suffix" : "" } ], "type" : "article", "volume" : "14" }, "uris" : [ "http://www.mendeley.com/documents/?uuid=b041644c-a9a4-4ff7-81a1-5e8f62158a52" ] }, { "id" : "ITEM-2", "itemData" : { "DOI" : "10.1016/j.atmosenv.2018.10.016", "ISSN" : "18732844", "abstract" : "Sea spray aerosol particle is a dominating part of the global aerosol mass load of natural origin. Thus, it strongly influences the atmospheric radiation balance and cloud properties especially over the oceans. Uncertainties of the estimated climate impacts by this aerosol type are partly caused by the uncertainties in the particle size dependent emission fluxes of sea spray aerosol particle. We present simulations with a regional aerosol transport model system in two domains, for three months and compared the model results to measurements at four stations using various sea spray aerosol particle source source functions. Despite these limitations we found the results using different source functions are within the range of most model uncertainties. Especially the model's ability to produce realistic wind speeds is crucial. Furthermore, the model results are more affected by a function correcting the emission flux for the effect of the sea surface temperature than by the use of different source functions.", "author" : [ { "dropping-particle" : "", "family" : "Barthel", "given" : "Stefan", "non-dropping-particle" : "", "parse-names" : false, "suffix" : "" }, { "dropping-particle" : "", "family" : "Tegen", "given" : "Ina", "non-dropping-particle" : "", "parse-names" : false, "suffix" : "" }, { "dropping-particle" : "", "family" : "Wolke", "given" : "Ralf", "non-dropping-particle" : "", "parse-names" : false, "suffix" : "" } ], "container-title" : "Atmospheric Environment", "id" : "ITEM-2", "issued" : { "date-parts" : [ [ "2019" ] ] }, "page" : "265-278", "title" : "Do new sea spray aerosol source functions improve the results of a regional aerosol model?", "translator" : [ { "dropping-particle" : "", "family" : "G4031", "given" : "", "non-dropping-particle" : "", "parse-names" : false, "suffix" : "" } ], "type" : "article-journal", "volume" : "198" }, "uris" : [ "http://www.mendeley.com/documents/?uuid=e5ed48ae-1fc4-454b-814d-94c77d59a565" ] }, { "id" : "ITEM-3", "itemData" : { "DOI" : "10.1002/2013JD021376", "ISSN" : "2169-897X", "abstract" : "Breaking waves on the ocean surface produce bubbles which, upon bursting, deliver seawater constituents into the atmosphere as sea spray aerosol particles. One way of investigating this process in the laboratory is to generate a bubble plume by a continuous plunging jet. We performed a series of laboratory experiments to elucidate the role of seawater temperature on aerosol production from artificial seawater free from organic contamination using a plunging jet. The seawater temperature was varied from \u22121.3\u00b0 C to 30.1\u00b0 C, while the volume of air entrained by the jet, surface bubble size distributions, and size distribution of the aerosol particles produced was monitored. We observed that the volume of air entrained decreased as the seawater temperature was increased. The number of surface bubbles with film radius smaller than 2 mm decreased nonlinearly with seawater temperature. This decrease was coincident with a substantial reduction in particle production. The number concentrations of particles with dry diameter less than \u223c1 \u03bcm decreased substantially as the seawater temperature was increased from \u22121.3\u00b0 C to \u223c9\u00b0 C. With further increase in seawater temperature (up to 30\u00b0 C), a small increase in the number concentration of larger particles (dry diameter &gt;\u223c0.3 \u03bcm) was observed. Based on these observations, we infer that as seawater temperature increases, the process of bubble fragmentation changes, resulting in decreased air entrainment by the plunging jet, as well as the number of bubbles with film radius smaller than 2 mm. This again results in decreased particle production with increasing seawater temperature.", "author" : [ { "dropping-particle" : "", "family" : "Salter", "given" : "M. E.", "non-dropping-particle" : "", "parse-names" : false, "suffix" : "" }, { "dropping-particle" : "", "family" : "Nilsson", "given" : "E. D.", "non-dropping-particle" : "", "parse-names" : false, "suffix" : "" }, { "dropping-particle" : "", "family" : "Butcher", "given" : "A.", "non-dropping-particle" : "", "parse-names" : false, "suffix" : "" }, { "dropping-particle" : "", "family" : "Bilde", "given" : "M.", "non-dropping-particle" : "", "parse-names" : false, "suffix" : "" } ], "container-title" : "Journal of Geophysical Research: Atmospheres", "id" : "ITEM-3", "issue" : "14", "issued" : { "date-parts" : [ [ "2014", "7", "27" ] ] }, "page" : "9052-9072", "title" : "On the seawater temperature dependence of the sea spray aerosol generated by a continuous plunging jet", "translator" : [ { "dropping-particle" : "", "family" : "G4036", "given" : "", "non-dropping-particle" : "", "parse-names" : false, "suffix" : "" } ], "type" : "article-journal", "volume" : "119" }, "uris" : [ "http://www.mendeley.com/documents/?uuid=64960c72-f16a-4d5e-8474-e15356f4fb52" ] }, { "id" : "ITEM-4", "itemData" : { "DOI" : "10.5194/acp-14-1837-2014", "ISSN" : "16807316", "abstract" : "A new sea spray source function (SSSF), termed Oceanflux Sea Spray Aerosol or OSSA, was derived based on in-situ sea spray aerosol measurements along with meteorological/physical parameters. Submicron sea spray aerosol fluxes derived from particle number concentration measurements at the Mace Head coastal station, on the west coast of Ireland, were used together with open-ocean eddy correlation flux measurements from the Eastern Atlantic Sea Spray, Gas Flux, and Whitecap (SEASAW) project cruise. In the overlapping size range, the data for Mace Head and SEASAW were found to be in a good agreement, which allowed deriving the new SSSF from the combined dataset spanning the dry diameter range from 15 nm to 6 \u03bcm. The OSSA source function has been parameterized in terms of five lognormal modes and the Reynolds number instead of the more commonly used wind speed, thereby encapsulating important influences of wave height, wind history, friction velocity, and viscosity. This formulation accounts for the different flux relationships associated with rising and waning wind speeds since these are included in the Reynolds number. Furthermore, the Reynolds number incorporates the kinematic viscosity of water, thus the SSSF inherently includes dependences on sea surface temperature and salinity. The temperature dependence of the resulting SSSF is similar to that of other in-situ derived source functions and results in lower production fluxes for cold waters and enhanced fluxes from warm waters as compared with SSSF formulations that do not include temperature effects.\u00a9Author(s) 2014.", "author" : [ { "dropping-particle" : "", "family" : "Ovadnevaite", "given" : "J.", "non-dropping-particle" : "", "parse-names" : false, "suffix" : "" }, { "dropping-particle" : "", "family" : "Manders", "given" : "A.", "non-dropping-particle" : "", "parse-names" : false, "suffix" : "" }, { "dropping-particle" : "", "family" : "Leeuw", "given" : "G.", "non-dropping-particle" : "De", "parse-names" : false, "suffix" : "" }, { "dropping-particle" : "", "family" : "Ceburnis", "given" : "D.", "non-dropping-particle" : "", "parse-names" : false, "suffix" : "" }, { "dropping-particle" : "", "family" : "Monahan", "given" : "C.", "non-dropping-particle" : "", "parse-names" : false, "suffix" : "" }, { "dropping-particle" : "", "family" : "Partanen", "given" : "A. I.", "non-dropping-particle" : "", "parse-names" : false, "suffix" : "" }, { "dropping-particle" : "", "family" : "Korhonen", "given" : "H.", "non-dropping-particle" : "", "parse-names" : false, "suffix" : "" }, { "dropping-particle" : "", "family" : "O'Dowd", "given" : "C. D.", "non-dropping-particle" : "", "parse-names" : false, "suffix" : "" } ], "container-title" : "Atmospheric Chemistry and Physics", "id" : "ITEM-4", "issue" : "4", "issued" : { "date-parts" : [ [ "2014" ] ] }, "page" : "1837-1852", "title" : "A sea spray aerosol flux parameterization encapsulating wave state", "translator" : [ { "dropping-particle" : "", "family" : "G4040", "given" : "", "non-dropping-particle" : "", "parse-names" : false, "suffix" : "" } ], "type" : "article-journal", "volume" : "14" }, "uris" : [ "http://www.mendeley.com/documents/?uuid=0247738f-9c02-4401-ad4f-ca5c9d18e571" ] }, { "id" : "ITEM-5", "itemData" : { "DOI" : "10.1002/2014JC010351", "ISSN" : "21699291", "abstract" : "Air-entraining breaking waves form oceanic whitecaps and play a key role in climate regulation through air-sea bubble-mediated gas transfer, and sea spray aerosol production. The effect of varying sea surface temperature on air entrainment, subsurface bubble plume dynamics, and surface foam evolution intrinsic to oceanic whitecaps has not been well studied. By using a breaking wave analog in the laboratory over a range of water temperatures (Tw?=?5C to Tw?=?30C) and different source waters, we have examined changes in air entrainment, subsurface bubble plumes, and surface foam evolution over the course of a breaking event. For filtered seawater, air entrainment was estimated to increase by 6% between Tw?=?6C and Tw?=?30C, driven by increases of about 43% in the measured surface roughness of the plunging water sheet. After active air entrainment, the rate of loss of air through bubble degassing was more rapid at colder water temperatures within the first 0.5 s of plume evolution. Thereafter, the trend reversed and bubbles degassed more quickly in warmer water. The largest observed temperature-dependent differences in subsurface bubble distributions occurred at radii greater than about 700 \u03bcm. Temperature-dependent trends observed in the subsurface bubble plume were mirrored in the temporal evolution of the surface whitecap foam area demonstrating the intrinsic link between surface whitecap foam and the subsurface bubble plume. Differences in foam and plume characteristics due to different water sources were greater than the temperature dependencies for the filtered seawater examined.", "author" : [ { "dropping-particle" : "", "family" : "Callaghan", "given" : "A. H.", "non-dropping-particle" : "</w:instrText>
      </w:r>
      <w:r w:rsidR="00D477C7" w:rsidRPr="002A1EE0">
        <w:instrText>", "parse-names" : false, "suffix" : "" }, { "dropping-particle" : "", "family" : "Stokes", "given" : "M. D.", "non-dropping-particle" : "", "parse-names" : false, "suffix" : "" }, { "dropping-particle" : "", "family" : "Deane", "given" : "G. B.", "non-dropping-particle" : "", "parse-names" : false, "suffix" : "" } ], "container-title" : "Journal of Geophysical Research: Oceans", "id" : "ITEM-5", "issue" : "11", "issued" : { "date-parts" : [ [ "2014" ] ] }, "page" : "7463-7482", "title" : "The effect of water temperature on air entrainment, bubble plumes, and surface foam in a laboratory breaking-wave analog", "translator" : [ { "dropping-particle" : "", "family" : "G4037", "given" : "", "non-dropping-particle" : "", "parse-names" : false, "suffix" : "" } ], "type" : "article-journal", "volume" : "119" }, "uris" : [ "http://www.mendeley.com/documents/?uuid=ef7e4956-4238-4923-840d-140eaa09780f" ] } ], "mendeley" : { "formattedCitation" : "(Callaghan et al., 2014; Grythe et al., 2014; Ovadnevaite et al., 2014; Salter et al., 2014; Barthel et al., 2019)", "plainTextFormattedCitation" : "(Callaghan et al., 2014; Grythe et al., 2014; Ovadnevaite et al., 2014; Salter et al., 2014; Barthel et al., 2019)", "previouslyFormattedCitation" : "(Callaghan et al., 2014; Grythe et al., 2014; Ovadnevaite et al., 2014; Salter et al., 2014; Barthel et al., 2019)" }, "properties" : { "noteIndex" : 0 }, "schema" : "https://github.com/citation-style-language/schema/raw/master/csl-citation.json" }</w:instrText>
      </w:r>
      <w:r w:rsidRPr="00BE1531">
        <w:rPr>
          <w:lang w:val="en-GB"/>
        </w:rPr>
        <w:fldChar w:fldCharType="separate"/>
      </w:r>
      <w:r w:rsidR="00CB33A1">
        <w:rPr>
          <w:noProof/>
        </w:rPr>
        <w:t>(Callaghan et al., 2014; Grythe et al., 2014; Ovadnevaite et al., 2014; Salter et al., 2014; Barthel et al., 2019)</w:t>
      </w:r>
      <w:r w:rsidRPr="00BE1531">
        <w:rPr>
          <w:lang w:val="en-GB"/>
        </w:rPr>
        <w:fldChar w:fldCharType="end"/>
      </w:r>
      <w:r w:rsidRPr="00C827FE">
        <w:t xml:space="preserve">. </w:t>
      </w:r>
      <w:r w:rsidRPr="00BE1531">
        <w:rPr>
          <w:lang w:val="en-GB"/>
        </w:rPr>
        <w:t xml:space="preserve">Marine POA, often the dominant submicron component of sea spray, are emitted as a result of oceanic biological activity, however the biological processes by which these particles are produced remain poorly characterized contributing to large uncertainties in global marine POA emission estimates </w:t>
      </w:r>
      <w:commentRangeStart w:id="1039"/>
      <w:r w:rsidRPr="00BE1531">
        <w:rPr>
          <w:lang w:val="en-GB"/>
        </w:rPr>
        <w:fldChar w:fldCharType="begin" w:fldLock="1"/>
      </w:r>
      <w:r w:rsidR="00D477C7">
        <w:rPr>
          <w:lang w:val="en-GB"/>
        </w:rPr>
        <w:instrText>ADDIN CSL_CITATION { "citationItems" : [ { "id" : "ITEM-1", "itemData" : { "DOI" : "10.5194/acp-14-10845-2014", "ISBN" : "1680-7375", "ISSN" : "16807324", "abstract" : "This paper evaluates the current status of global modeling of the organic aerosol (OA) in the troposphere and analyzes the differences between models as well as between models and observations. Thirty-one global chemistry transport models (CTMs) and general circulation models (GCMs) have participated in this intercomparison, in the framework of AeroCom phase II. The simulation of OA varies greatly between models in terms of the magnitude of primary emissions, secondary OA (SOA) formation, the number of OA species used (2 to 62), the complexity of OA parameterizations (gas-particle partitioning, chemical aging, multiphase chemistry, aerosol microphysics), and the OA physical, chemical and optical properties. The diversity of the global OA simulation results has increased since earlier AeroCom experiments, mainly due to the increasing complexity of the SOA parameterization in models, and the implementation of new, highly uncertain, OA sources. Diversity of over one order of magnitude exists in the modeled vertical distribution of OA concentrations that deserves a dedicated future study. Furthermore, although the OA / OC ratio depends on OA sources and atmospheric processing, and is important for model evaluation against OA and OC observations, it is resolved only by a few global models. The median global primary OA (POA) source strength is 56 Tg a\u22121 (range 34\u2013144 Tg a\u22121) and the median SOA source strength (natural and anthropogenic) is 19 Tg a\u22121 (range 13\u2013121 Tg a\u22121). Among the models that take into account the semi-volatile SOA nature, the median source is calculated to be 51 Tg a\u22121 (range 16\u2013121 Tg a\u22121), much larger than the median value of the models that calculate SOA in a more simplistic way (19 Tg a\u22121; range 13\u201320 Tg a\u22121, with one model at 37 Tg a\u22121). The median atmospheric burden of OA is 1.4 Tg (24 models in the range of 0.6\u20132.0 Tg and 4 between 2.0 and 3.8 Tg), with a median OA lifetime of 5.4 days (range 3.8\u20139.6 days). In models that reported both OA and sulfate burdens, the median value of the OA/sulfate burden ratio is calculated to be 0.77; 13 models calculate a ratio lower than 1, and 9 models higher than 1. For 26 models that reported OA deposition fluxes, the median wet removal is 70 Tg a\u22121 (range 28\u2013209 Tg a\u22121), which is on average 85% of the total OA deposition. Fine aerosol organic carbon (OC) and OA observations from continuous monitoring networks and individual field campaigns have been used for model evaluation. At urban locations, t\u2026", "author" : [ { "dropping-particle" : "", "family" : "Tsigaridis", "given" : "K.", "non-dropping-particle" : "", "parse-names" : false, "suffix" : "" }, { "dropping-particle" : "", "family" : "Daskalakis", "given" : "N.", "non-dropping-particle" : "", "parse-names" : false, "suffix" : "" }, { "dropping-particle" : "", "family" : "Kanakidou", "given" : "M.", "non-dropping-particle" : "", "parse-names" : false, "suffix" : "" }, { "dropping-particle" : "", "family" : "Adams", "given" : "P. J.", "non-dropping-particle" : "", "parse-names" : false, "suffix" : "" }, { "dropping-particle" : "", "family" : "Artaxo", "given" : "P.", "non-dropping-particle" : "", "parse-names" : false, "suffix" : "" }, { "dropping-particle" : "", "family" : "Bahadur", "given" : "R.", "non-dropping-particle" : "", "parse-names" : false, "suffix" : "" }, { "dropping-particle" : "", "family" : "Balkanski", "given" : "Y.", "non-dropping-particle" : "", "parse-names" : false, "suffix" : "" }, { "dropping-particle" : "", "family" : "Bauer", "given" : "S. E.", "non-dropping-particle" : "", "parse-names" : false, "suffix" : "" }, { "dropping-particle" : "", "family" : "Bellouin", "given" : "N.", "non-dropping-particle" : "", "parse-names" : false, "suffix" : "" }, { "dropping-particle" : "", "family" : "Benedetti", "given" : "A.", "non-dropping-particle" : "", "parse-names" : false, "suffix" : "" }, { "dropping-particle" : "", "family" : "Bergman", "given" : "T.", "non-dropping-particle" : "", "parse-names" : false, "suffix" : "" }, { "dropping-particle" : "", "family" : "Berntsen", "given" : "T. K.", "non-dropping-particle" : "", "parse-names" : false, "suffix" : "" }, { "dropping-particle" : "", "family" : "Beukes", "given" : "J. P.", "non-dropping-particle" : "", "parse-names" : false, "suffix" : "" }, { "dropping-particle" : "", "family" : "Bian", "given" : "H.", "non-dropping-particle" : "", "parse-names" : false, "suffix" : "" }, { "dropping-particle" : "", "family" : "Carslaw", "given" : "K. S.", "non-dropping-particle" : "", "parse-names" : false, "suffix" : "" }, { "dropping-particle" : "", "family" : "Chin", "given" : "M.", "non-dropping-particle" : "", "parse-names" : false, "suffix" : "" }, { "dropping-particle" : "", "family" : "Curci", "given" : "G.", "non-dropping-particle" : "", "parse-names" : false, "suffix" : "" }, { "dropping-particle" : "", "family" : "Diehl", "given" : "T.", "non-dropping-particle" : "", "parse-names" : false, "suffix" : "" }, { "dropping-particle" : "", "family" : "Easter", "given" : "R. C.", "non-dropping-particle" : "", "parse-names" : false, "suffix" : "" }, { "dropping-particle" : "", "family" : "Ghan", "given" : "S. J.", "non-dropping-particle" : "", "parse-names" : false, "suffix" : "" }, { "dropping-particle" : "", "family" : "Gong", "given" : "S. L.", "non-dropping-particle" : "", "parse-names" : false, "suffix" : "" }, { "dropping-particle" : "", "family" : "Hodzic", "given" : "A.", "non-dropping-particle" : "", "parse-names" : false, "suffix" : "" }, { "dropping-particle" : "", "family" : "Hoyle", "given" : "C. R.", "non-dropping-particle" : "", "parse-names" : false, "suffix" : "" }, { "dropping-particle" : "", "family" : "Iversen", "given" : "T.", "non-dropping-particle" : "", "parse-names" : false, "suffix" : "" }, { "dropping-particle" : "", "family" : "Jathar", "given" : "S.", "non-dropping-particle" : "", "parse-names" : false, "suffix" : "" }, { "dropping-particle" : "", "family" : "Jimenez", "given" : "J. L.", "non-dropping-particle" : "", "parse-names" : false, "suffix" : "" }, { "dropping-particle" : "", "family" : "Kaiser", "given" : "J. W.", "non-dropping-particle" : "", "parse-names" : false, "suffix" : "" }, { "dropping-particle" : "", "family" : "Kirkev\u00e4g", "given" : "A.", "non-dropping-particle" : "", "parse-names" : false, "suffix" : "" }, { "dropping-particle" : "", "family" : "Koch", "given" : "D.", "non-dropping-particle" : "", "parse-names" : false, "suffix" : "" }, { "dropping-particle" : "", "family" : "Kokkola", "given" : "H.", "non-dropping-particle" : "", "parse-names" : false, "suffix" : "" }, { "dropping-particle" : "", "family" : "H Lee", "given" : "Y.", "non-dropping-particle" : "", "parse-names" : false, "suffix" : "" }, { "dropping-particle" : "", "family" : "Lin", "given" : "G.", "non-dropping-particle" : "", "parse-names" : false, "suffix" : "" }, { "dropping-particle" : "", "family" : "Liu", "given" : "X.", "non-dropping-particle" : "", "parse-names" : false, "suffix" : "" }, { "dropping-particle" : "", "family" : "Luo", "given" : "G.", "non-dropping-particle" : "", "parse-names" : false, "suffix" : "" }, { "dropping-particle" : "", "family" : "Ma", "given" : "X.", "non-dropping-particle" : "", "parse-names" : false, "suffix" : "" }, { "dropping-particle" : "", "family" : "Mann", "given" : "G. W.", "non-dropping-particle" : "", "parse-names" : false, "suffix" : "" }, { "dropping-particle" : "", "family" : "Mihalopoulos", "given" : "N.", "non-dropping-particle" : "", "parse-names" : false, "suffix" : "" }, { "dropping-particle" : "", "family" : "Morcrette", "given" : "J. J.", "non-dropping-particle" : "", "parse-names" : false, "suffix" : "" }, { "dropping-particle" : "", "family" : "M\u00fcller", "given" : "J. F.", "non-dropping-particle" : "", "parse-names" : false, "suffix" : "" }, { "dropping-particle" : "", "family" : "Myhre", "given" : "G.", "non-dropping-particle" : "", "parse-names" : false, "suffix" : "" }, { "dropping-particle" : "", "family" : "Myriokefalitakis", "given" : "S.", "non-dropping-particle" : "", "parse-names" : false, "suffix" : "" }, { "dropping-particle" : "", "family" : "Ng", "given" : "N. L.", "non-dropping-particle" : "", "parse-names" : false, "suffix" : "" }, { "dropping-particle" : "", "family" : "O'donnell", "given" : "D.", "non-dropping-particle" : "", "parse-names" : false, "suffix" : "" }, { "dropping-particle" : "", "family" : "Penner", "given" : "J. E.", "non-dropping-particle" : "", "parse-names" : false, "suffix" : "" }, { "dropping-particle" : "", "family" : "Pozzoli", "given" : "L.", "non-dropping-particle" : "", "parse-names" : false, "suffix" : "" }, { "dropping-particle" : "", "family" : "Pringle", "given" : "K. J.", "non-dropping-particle" : "", "parse-names" : false, "suffix" : "" }, { "dropping-particle" : "", "family" : "Russell", "given" : "L. M.", "non-dropping-particle" : "", "parse-names" : false, "suffix" : "" }, { "dropping-particle" : "", "family" : "Schulz", "given" : "M.", "non-dropping-particle" : "", "parse-names" : false, "suffix" : "" }, { "dropping-particle" : "", "family" : "Sciare", "given" : "J.", "non-dropping-particle" : "", "parse-names" : false, "suffix" : "" }, { "dropping-particle" : "", "family" : "Seland", "given" : "", "non-dropping-particle" : "", "parse-names" : false, "suffix" : "" }, { "dropping-particle" : "", "family" : "Shindell", "given" : "D. T.", "non-dropping-particle" : "", "parse-names" : false, "suffix" : "" }, { "dropping-particle" : "", "family" : "Sillman", "given" : "S.", "non-dropping-particle" : "", "parse-names" : false, "suffix" : "" }, { "dropping-particle" : "", "family" : "Skeie", "given" : "R. B.", "non-dropping-particle" : "", "parse-names" : false, "suffix" : "" }, { "dropping-particle" : "", "family" : "Spracklen", "given" : "D.", "non-dropping-particle" : "", "parse-names" : false, "suffix" : "" }, { "dropping-particle" : "", "family" : "Stavrakou", "given" : "T.", "non-dropping-particle" : "", "parse-names" : false, "suffix" : "" }, { "dropping-particle" : "", "family" : "Steenrod", "given" : "S. D.", "non-dropping-particle" : "", "parse-names" : false, "suffix" : "" }, { "dropping-particle" : "", "family" : "Takemura", "given" : "T.", "non-dropping-particle" : "", "parse-names" : false, "suffix" : "" }, { "dropping-particle" : "", "family" : "Tiitta", "given" : "P.", "non-dropping-particle" : "", "parse-names" : false, "suffix" : "" }, { "dropping-particle" : "", "family" : "Tilmes", "given" : "S.", "non-dropping-particle" : "", "parse-names" : false, "suffix" : "" }, { "dropping-particle" : "", "family" : "Tost", "given" : "H.", "non-dropping-particle" : "", "parse-names" : false, "suffix" : "" }, { "dropping-particle" : "", "family" : "Noije", "given" : "T.", "non-dropping-particle" : "Van", "parse-names" : false, "suffix" : "" }, { "dropping-particle" : "", "family" : "Zyl", "given" : "P. G.", "non-dropping-particle" : "Van", "parse-names" : false, "suffix" : "" }, { "dropping-particle" : "", "family" : "Salzen", "given" : "K.", "non-dropping-particle" : "Von", "parse-names" : false, "suffix" : "" }, { "dropping-particle" : "", "family" : "Yu", "given" : "F.", "non-dropping-particle" : "", "parse-names" : false, "suffix" : "" }, { "dropping-particle" : "", "family" : "Wang", "given" : "Z.", "non-dropping-particle" : "", "parse-names" : false, "suffix" : "" }, { "dropping-particle" : "", "family" : "Wang", "given" : "Z.", "non-dropping-particle" : "", "parse-names" : false, "suffix" : "" }, { "dropping-particle" : "", "family" : "Zaveri", "given" : "R. A.", "non-dropping-particle" : "", "parse-names" : false, "suffix" : "" }, { "dropping-particle" : "", "family" : "Zhang", "given" : "H.", "non-dropping-particle" : "", "parse-names" : false, "suffix" : "" }, { "dropping-particle" : "", "family" : "Zhang", "given" : "K.", "non-dropping-particle" : "", "parse-names" : false, "suffix" : "" }, { "dropping-particle" : "", "family" : "Zhang", "given" : "Q.", "non-dropping-particle" : "", "parse-names" : false, "suffix" : "" }, { "dropping-particle" : "", "family" : "Zhang", "given" : "X.", "non-dropping-particle" : "", "parse-names" : false, "suffix" : "" } ], "container-title" : "Atmospheric Chemistry and Physics", "id" : "ITEM-1", "issue" : "19", "issued" : { "date-parts" : [ [ "2014" ] ] }, "page" : "10845-10895", "title" : "The AeroCom evaluation and intercomparison of organic aerosol in global models", "translator" : [ { "dropping-particle" : "", "family" : "G4876", "given" : "", "non-dropping-particle" : "", "parse-names" : false, "suffix" : "" } ], "type" : "article-journal", "volume" : "14" }, "uris" : [ "http://www.mendeley.com/documents/?uuid=58f80265-0e83-45c2-9f79-4020a50aa0a9" ] }, { "id" : "ITEM-2", "itemData" : { "DOI" : "10.5194/acp-2018-70", "abstract" : "The OCEANFILMS parameterization for sea-spray organic aerosol emissions has been implemented into a global Earth system model, the Energy Exascale Earth System Model (E3SM). OCEANFILMS is a physically-based model that links sea spray chemistry with ocean biogeochemistry using a Langmuir partitioning approach. Here we describe the implementation within E3SM and investigate the impacts of the parameterization on the model's aerosols, clouds and climate. Four sensitivity cases are tested, in which organic emissions either strictly add to or strictly replace sea salt emissions (in mass and number), and are either fully internally or fully externally mixed with sea salt. The simulation with internally-mixed, added organics agrees best with observed seasonal cycles of organic matter in marine aerosol. In this configuration, marine organic aerosols contribute an additional source of cloud condensation nuclei, adding up to 30 cm\u22123 to Southern Ocean boundary-layer CCN concentrations (supersaturation = 0.1 %). The addition of this new aerosol source strengthens shortwave radiative cooling by clouds by \u22120.36 W/m2 in the global annual mean, and contributes more than \u22123.5 W/m2 to summertime zonal mean cloud forcing in the Southern Ocean, with maximum zonal mean impacts of about \u22124 W/m2 around 50\u00b0 S\u201360\u00b0 S. This is consistent with a previous top-down, satellite-based empirical estimate of the radiative forcing by marine organic aerosol over the Southern Ocean.", "author" : [ { "dropping-particle" : "", "family" : "Burrows", "given" : "S M", "non-dropping-particle" : "", "parse-names" : false, "suffix" : "" }, { "dropping-particle" : "", "family" : "Easter", "given" : "R", "non-dropping-particle" : "", "parse-names" : false, "suffix" : "" }, { "dropping-particle" : "", "family" : "Liu", "given" : "X", "non-dropping-particle" : "", "parse-names" : false, "suffix" : "" }, { "dropping-particle" : "", "family" : "Ma", "given" : "P.-L.", "non-dropping-particle" : "", "parse-names" : false, "suffix" : "" }, { "dropping-particle" : "", "family" : "Wang", "given" : "H", "non-dropping-particle" : "", "parse-names" : false, "suffix" : "" }, { "dropping-particle" : "", "family" : "Elliott", "given" : "S M", "non-dropping-particle" : "", "parse-names" : false, "suffix" : "" }, { "dropping-particle" : "", "family" : "Singh", "given" : "B", "non-dropping-particle" : "", "parse-names" : false, "suffix" : "" }, { "dropping-particle" : "", "family" : "Zhang", "given" : "K", "non-dropping-particle" : "", "parse-names" : false, "suffix" : "" }, { "dropping-particle" : "", "family" : "Rasch", "given" : "P J", "non-dropping-particle" : "", "parse-names" : false, "suffix" : "" } ], "container-title" : "Atmospheric Chemistry and Physics Discussions", "id" : "ITEM-2", "issued" : { "date-parts" : [ [ "2018" ] ] }, "language" : "Refcheck: Article wasn't accepted - remove/replace", "page" : "1-27", "title" : "OCEANFILMS sea-spray organic aerosol emissions -- Part 1: implementation and impacts on clouds", "translator" : [ { "dropping-particle" : "", "family" : "G4442", "given" : "", "non-dropping-particle" : "", "parse-names" : false, "suffix" : "" } ], "type" : "article-journal", "volume" : "2018" }, "uris" : [ "http://www.mendeley.com/documents/?uuid=95b28552-a379-41b3-9723-0fa39be9ec3d" ] }, { "id" : "ITEM-3", "itemData" : { "DOI" : "10.5194/acp-20-4607-2020", "ISSN" : "1680-7324", "author" : [ { "dropping-particle" : "", "family" : "Hodzic", "given" : "Alma", "non-dropping-particle" : "", "parse-names" : false, "suffix" : "" }, { "dropping-particle" : "", "family" : "Campuzano-Jost", "given" : "Pedro", "non-dropping-particle" : "", "parse-names" : false, "suffix" : "" }, { "dropping-particle" : "", "family" : "Bian", "given" : "Huisheng", "non-dropping-particle" : "", "parse-names" : false, "suffix" : "" }, { "dropping-particle" : "", "family" : "Chin", "given" : "Mian", "non-dropping-particle" : "", "parse-names" : false, "suffix" : "" }, { "dropping-particle" : "", "family" : "Colarco", "given" : "Peter R", "non-dropping-particle" : "", "parse-names" : false, "suffix" : "" }, { "dropping-particle" : "", "family" : "Day", "given" : "Douglas A", "non-dropping-particle" : "", "parse-names" : false, "suffix" : "" }, { "dropping-particle" : "", "family" : "Froyd", "given" : "Karl D", "non-dropping-particle" : "", "parse-names" : false, "suffix" : "" }, { "dropping-particle" : "", "family" : "Heinold", "given" : "Bernd", "non-dropping-particle" : "", "parse-names" : false, "suffix" : "" }, { "dropping-particle" : "", "family" : "Jo", "given" : "Duseong S", "non-dropping-particle" : "", "parse-names" : false, "suffix" : "" }, { "dropping-particle" : "", "family" : "Katich", "given" : "Joseph M", "non-dropping-particle" : "", "parse-names" : false, "suffix" : "" }, { "dropping-particle" : "", "family" : "Kodros", "given" : "John K", "non-dropping-particle" : "", "parse-names" : false, "suffix" : "" }, { "dropping-particle" : "", "family" : "Nault", "given" : "Benjamin A", "non-dropping-particle" : "", "parse-names" : false, "suffix" : "" }, { "dropping-particle" : "", "family" : "Pierce", "given" : "Jeffrey R", "non-dropping-particle" : "", "parse-names" : false, "suffix" : "" }, { "dropping-particle" : "", "family" : "Ray", "given" : "Eric", "non-dropping-particle" : "", "parse-names" : false, "suffix" : "" }, { "dropping-particle" : "", "family" : "Schacht", "given" : "Jacob", "non-dropping-particle" : "", "parse-names" : false, "suffix" : "" }, { "dropping-particle" : "", "family" : "Schill", "given" : "Gregory P", "non-dropping-particle" : "", "parse-names" : false, "suffix" : "" }, { "dropping-particle" : "", "family" : "Schroder", "given" : "Jason C", "non-dropping-particle" : "", "parse-names" : false, "suffix" : "" }, { "dropping-particle" : "", "family" : "Schwarz", "given" : "Joshua P", "non-dropping-particle" : "", "parse-names" : false, "suffix" : "" }, { "dropping-particle" : "", "family" : "Sueper", "given" : "Donna T", "non-dropping-particle" : "", "parse-names" : false, "suffix" : "" }, { "dropping-particle" : "", "family" : "Tegen", "given" : "Ina", "non-dropping-particle" : "", "parse-names" : false, "suffix" : "" }, { "dropping-particle" : "", "family" : "Tilmes", "given" : "Simone", "non-dropping-particle" : "", "parse-names" : false, "suffix" : "" }, { "dropping-particle" : "", "family" : "Tsigaridis", "given" : "Kostas", "non-dropping-particle" : "", "parse-names" : false, "suffix" : "" }, { "dropping-particle" : "", "family" : "Yu", "given" : "Pengfei", "non-dropping-particle" : "", "parse-names" : false, "suffix" : "" }, { "dropping-particle" : "", "family" : "Jimenez", "given" : "Jose L", "non-dropping-particle" : "", "parse-names" : false, "suffix" : "" } ], "container-title" : "Atmospheric Chemistry and Physics", "id" : "ITEM-3", "issue" : "8", "issued" : { "date-parts" : [ [ "2020", "4", "21" ] ] }, "page" : "4607-4635", "publisher" : "Copernicus Publications", "title" : "Characterization of organic aerosol across the global remote troposphere: a comparison of ATom measurements and global chemistry models", "translator" : [ { "dropping-particle" : "", "family" : "G4883", "given" : "", "non-dropping-particle" : "", "parse-names" : false, "suffix" : "" } ], "type" : "article-journal", "volume" : "20" }, "uris" : [ "http://www.mendeley.com/documents/?uuid=869f1afa-a95a-499b-a0d5-c9d2f408cc0a", "http://www.mendeley.com/documents/?uuid=7e6b1157-359e-40c8-b2f2-b6020dae2432", "http://www.mendeley.com/documents/?uuid=615b51fe-3c42-46c9-a5c1-6ffea87d5e6f" ] }, { "id" : "ITEM-4", "itemData" : { "DOI" : "10.5194/acp-20-7955-2020", "ISSN" : "1680-7324", "abstract" : "Abstract. The aerosol-driven radiative effects on marine low-level cloud represent a large uncertainty in climate simulations, in particular over the Southern Ocean, which is also an important region for sea spray aerosol production. Observations of sea spray aerosol organic enrichment and the resulting impact on water uptake over the remote Southern Hemisphere are scarce, and therefore the region is under-represented in existing parameterisations. The Surface Ocean Aerosol Production (SOAP) voyage was a 23 d voyage which sampled three phytoplankton blooms in the highly productive water of the Chatham Rise, east of New Zealand. In this study we examined the enrichment of organics to nascent sea spray aerosol and the modifications to sea spray aerosol water uptake using in situ chamber measurements of seawater samples taken during the SOAP voyage. Primary marine organics contributed up to 23 % of the sea spray mass for particles with diameter less than approximately 1 \u00b5m and up to 79 % of the particle volume for 50 nm diameter sea spray. The composition of the submicron organic fraction was consistent throughout the voyage and was largely composed of a polysaccharide-like component, characterised by very low alkane-to-hydroxyl-concentration ratios of approximately 0.1\u20130.2. The enrichment of organics was compared to the output from the chlorophyll-a-based sea spray aerosol parameterisation suggested by Gantt et al. (2011) and the OCEANFILMS (Organic Compounds from Ecosystems to Aerosols: Natural Films and Interfaces via Langmuir Molecular Surfactants) models. OCEANFILMS improved on the representation of the organic fraction predicted using chlorophyll a, in particular when the co-adsorption of polysaccharides was included; however, the model still under-predicted the proportion of polysaccharides by an average of 33 %. Nascent 50 nm diameter sea spray aerosol hygroscopic growth factors measured at 90 % relative humidity averaged 1.93\u00b10.08 and did not decrease with increasing sea spray aerosol organic fractions. The observed hygroscopicity was greater than expected from the assumption of full solubility, particularly during the most productive phytoplankton bloom (B1), during which organic fractions were greater than approximately 0.4. The water uptake behaviour observed in this study is consistent with that observed for other measurements of phytoplankton blooms and can be partially attributed to the presence of sea salt hydrates, which lowers the sea spr\u2026", "author" : [ { "dropping-particle" : "", "family" : "Cravigan", "given" : "Luke T", "non-dropping-particle" : "", "parse-names" : false, "suffix" : "" }, { "dropping-particle" : "", "family" : "Mallet", "given" : "Marc D", "non-dropping-particle" : "", "parse-names" : false, "suffix" : "" }, { "dropping-particle" : "", "family" : "Vaattovaara", "given" : "Petri", "non-dropping-particle" : "", "parse-names" : false, "suffix" : "" }, { "dropping-particle" : "", "family" : "Harvey", "given" : "Mike J", "non-dropping-particle" : "", "parse-names" : false, "suffix" : "" }, { "dropping-particle" : "", "family" : "Law", "given" : "Cliff S", "non-dropping-particle" : "", "parse-names" : false, "suffix" : "" }, { "dropping-particle" : "", "family" : "Modini", "given" : "Robin L", "non-dropping-particle" : "", "parse-names" : false, "suffix" : "" }, { "dropping-particle" : "", "family" : "Russell", "given" : "Lynn M", "non-dropping-particle" : "", "parse-names" : false, "suffix" : "" }, { "dropping-particle" : "", "family" : "Stelcer", "given" : "Ed", "non-dropping-particle" : "", "parse-names" : false, "suffix" : "" }, { "dropping-particle" : "", "family" : "Cohen", "given" : "David D", "non-dropping-particle" : "", "parse-names" : false, "suffix" : "" }, { "dropping-particle" : "", "family" : "Olsen", "given" : "Greg", "non-dropping-particle" : "", "parse-names" : false, "suffix" : "" }, { "dropping-particle" : "", "family" : "Safi", "given" : "Karl", "non-dropping-particle" : "", "parse-names" : false, "suffix" : "" }, { "dropping-particle" : "", "family" : "Burrell", "given" :</w:instrText>
      </w:r>
      <w:r w:rsidR="00D477C7" w:rsidRPr="002A1EE0">
        <w:instrText xml:space="preserve"> "Timothy J", "non-dropping-particle" : "", "parse-names" : false, "suffix" : "" }, { "dropping-particle" : "", "family" : "Ristovski", "given" : "Zoran", "non-dropping-particle" : "", "parse-names" : false, "suffix" : "" } ], "container-title" : "Atmospheric Chemistry and Physics", "id" : "ITEM-4", "issue" : "13", "issued" : { "date-parts" : [ [ "2020", "7", "9" ] ] }, "page" : "7955-7977", "publisher" : "Copernicus Publications", "title" : "Sea spray aerosol organic enrichment, water uptake and surface tension effects", "translator" : [ { "dropping-particle" : "", "family" : "G4900", "given" : "", "non-dropping-particle" : "", "parse-names" : false, "suffix" : "" } ], "type" : "article-journal", "volume" : "20" }, "uris" : [ "http://www.mendeley.com/documents/?uuid=6a18f782-b802-45cb-9513-f6b4961bf4ea", "http://www.mendeley.com/documents/?uuid=a9e878b0-bb16-4f42-8472-6e99d28411f0", "http://www.mendeley.com/documents/?uuid=4d3b23ea-d512-4009-8ae1-860d65891f41" ] } ], "mendeley" : { "formattedCitation" : "(Tsigaridis et al., 2014; Burrows et al., 2018; Cravigan et al., 2020; Hodzic et al., 2020)", "plainTextFormattedCitation" : "(Tsigaridis et al., 2014; Burrows et al., 2018; Cravigan et al., 2020; Hodzic et al., 2020)", "previouslyFormattedCitation" : "(Tsigaridis et al., 2014; Burrows et al., 2018; Cravigan et al., 2020; Hodzic et al., 2020)" }, "properties" : { "noteIndex" : 0 }, "schema" : "https://github.com/citation-style-language/schema/raw/master/csl-citation.json" }</w:instrText>
      </w:r>
      <w:r w:rsidRPr="00BE1531">
        <w:rPr>
          <w:lang w:val="en-GB"/>
        </w:rPr>
        <w:fldChar w:fldCharType="separate"/>
      </w:r>
      <w:r w:rsidR="00CB33A1">
        <w:rPr>
          <w:noProof/>
        </w:rPr>
        <w:t>(Tsigaridis et al., 2014; Burrows et al., 2018; Cravigan et al., 2020; Hodzic et al., 2020)</w:t>
      </w:r>
      <w:r w:rsidRPr="00BE1531">
        <w:rPr>
          <w:lang w:val="en-GB"/>
        </w:rPr>
        <w:fldChar w:fldCharType="end"/>
      </w:r>
      <w:r w:rsidRPr="00C827FE">
        <w:rPr>
          <w:sz w:val="16"/>
          <w:szCs w:val="16"/>
        </w:rPr>
        <w:t xml:space="preserve">. </w:t>
      </w:r>
      <w:commentRangeEnd w:id="1039"/>
      <w:r w:rsidR="008A4E7E">
        <w:rPr>
          <w:rStyle w:val="Marquedecommentaire"/>
        </w:rPr>
        <w:commentReference w:id="1039"/>
      </w:r>
      <w:r w:rsidRPr="00BE1531">
        <w:rPr>
          <w:lang w:val="en-GB"/>
        </w:rPr>
        <w:t xml:space="preserve">Furthermore, </w:t>
      </w:r>
      <w:ins w:id="1040" w:author="Lucy Cowie" w:date="2021-07-26T11:13:00Z">
        <w:r w:rsidR="00431D15">
          <w:rPr>
            <w:lang w:val="en-GB"/>
          </w:rPr>
          <w:t xml:space="preserve">the </w:t>
        </w:r>
      </w:ins>
      <w:r w:rsidRPr="00BE1531">
        <w:rPr>
          <w:lang w:val="en-GB"/>
        </w:rPr>
        <w:t>particle size and chemical composition of sea</w:t>
      </w:r>
      <w:ins w:id="1041" w:author="Lucy Cowie" w:date="2021-07-26T11:13:00Z">
        <w:r w:rsidR="00431D15">
          <w:rPr>
            <w:lang w:val="en-GB"/>
          </w:rPr>
          <w:t>-</w:t>
        </w:r>
      </w:ins>
      <w:del w:id="1042" w:author="Lucy Cowie" w:date="2021-07-26T11:13:00Z">
        <w:r w:rsidRPr="00BE1531" w:rsidDel="00431D15">
          <w:rPr>
            <w:lang w:val="en-GB"/>
          </w:rPr>
          <w:delText xml:space="preserve"> </w:delText>
        </w:r>
      </w:del>
      <w:r w:rsidRPr="00BE1531">
        <w:rPr>
          <w:lang w:val="en-GB"/>
        </w:rPr>
        <w:t>spray particles</w:t>
      </w:r>
      <w:ins w:id="1043" w:author="Lucy Cowie" w:date="2021-07-26T11:13:00Z">
        <w:r w:rsidR="00262E8F">
          <w:rPr>
            <w:lang w:val="en-GB"/>
          </w:rPr>
          <w:t>,</w:t>
        </w:r>
      </w:ins>
      <w:r w:rsidRPr="00BE1531">
        <w:rPr>
          <w:lang w:val="en-GB"/>
        </w:rPr>
        <w:t xml:space="preserve"> and how these evolve in response to changing climate factors and dynamic oceanic biology</w:t>
      </w:r>
      <w:ins w:id="1044" w:author="Lucy Cowie" w:date="2021-07-26T11:13:00Z">
        <w:r w:rsidR="00262E8F">
          <w:rPr>
            <w:lang w:val="en-GB"/>
          </w:rPr>
          <w:t>,</w:t>
        </w:r>
      </w:ins>
      <w:r w:rsidRPr="00BE1531">
        <w:rPr>
          <w:lang w:val="en-GB"/>
        </w:rPr>
        <w:t xml:space="preserve"> continue to have large uncertainties. </w:t>
      </w:r>
    </w:p>
    <w:p w14:paraId="021AB075" w14:textId="77777777" w:rsidR="00A05B04" w:rsidRPr="00B43382" w:rsidRDefault="00A05B04" w:rsidP="00D5630D">
      <w:pPr>
        <w:pStyle w:val="AR6BodyText"/>
        <w:rPr>
          <w:lang w:val="en-GB"/>
        </w:rPr>
      </w:pPr>
    </w:p>
    <w:p w14:paraId="54F02A41" w14:textId="2A67930B" w:rsidR="00A05B04" w:rsidRPr="00B43382" w:rsidRDefault="00A05B04" w:rsidP="00D5630D">
      <w:pPr>
        <w:pStyle w:val="AR6BodyText"/>
        <w:rPr>
          <w:lang w:val="en-GB"/>
        </w:rPr>
      </w:pPr>
      <w:r w:rsidRPr="00B43382">
        <w:rPr>
          <w:lang w:val="en-GB"/>
        </w:rPr>
        <w:t>DMS, the largest natural source of sulphur in the atmosphere, is produced by marine phytoplankton and is transferred from ocean water to the atmosphere due to wind-induced mixing of surface water. DMS oxidizes to produce sulphate aerosols and contributes to the formation of CCN. Since AR5, the range in global DMS flux estimates reduced from 10</w:t>
      </w:r>
      <w:ins w:id="1045" w:author="Lucy Cowie" w:date="2021-07-26T13:25:00Z">
        <w:r w:rsidR="00787436">
          <w:rPr>
            <w:lang w:val="en-GB"/>
          </w:rPr>
          <w:t>–</w:t>
        </w:r>
      </w:ins>
      <w:del w:id="1046" w:author="Lucy Cowie" w:date="2021-07-26T13:25:00Z">
        <w:r w:rsidRPr="00B43382" w:rsidDel="00787436">
          <w:rPr>
            <w:lang w:val="en-GB"/>
          </w:rPr>
          <w:delText>-</w:delText>
        </w:r>
      </w:del>
      <w:r w:rsidRPr="00B43382">
        <w:rPr>
          <w:lang w:val="en-GB"/>
        </w:rPr>
        <w:t>40 Tg</w:t>
      </w:r>
      <w:del w:id="1047" w:author="Lucy Cowie" w:date="2021-07-26T13:22:00Z">
        <w:r w:rsidRPr="00B43382" w:rsidDel="00740C1A">
          <w:rPr>
            <w:lang w:val="en-GB"/>
          </w:rPr>
          <w:delText xml:space="preserve"> </w:delText>
        </w:r>
      </w:del>
      <w:r w:rsidRPr="00B43382">
        <w:rPr>
          <w:lang w:val="en-GB"/>
        </w:rPr>
        <w:t>S y</w:t>
      </w:r>
      <w:ins w:id="1048" w:author="Ian Blenkinsop" w:date="2021-07-29T09:57:00Z">
        <w:r w:rsidR="00D35B90">
          <w:rPr>
            <w:lang w:val="en-GB"/>
          </w:rPr>
          <w:t>r</w:t>
        </w:r>
      </w:ins>
      <w:ins w:id="1049" w:author="Lucy Cowie" w:date="2021-07-26T13:23:00Z">
        <w:r w:rsidR="00740C1A" w:rsidRPr="00740C1A">
          <w:rPr>
            <w:vertAlign w:val="superscript"/>
            <w:lang w:val="en-GB"/>
            <w:rPrChange w:id="1050" w:author="Lucy Cowie" w:date="2021-07-26T13:23:00Z">
              <w:rPr>
                <w:lang w:val="en-GB"/>
              </w:rPr>
            </w:rPrChange>
          </w:rPr>
          <w:t>–</w:t>
        </w:r>
      </w:ins>
      <w:del w:id="1051" w:author="Lucy Cowie" w:date="2021-07-26T13:22:00Z">
        <w:r w:rsidRPr="00B43382" w:rsidDel="00740C1A">
          <w:rPr>
            <w:lang w:val="en-GB"/>
          </w:rPr>
          <w:delText>ear</w:delText>
        </w:r>
        <w:r w:rsidRPr="00B43382" w:rsidDel="00740C1A">
          <w:rPr>
            <w:vertAlign w:val="superscript"/>
            <w:lang w:val="en-GB"/>
          </w:rPr>
          <w:delText>-</w:delText>
        </w:r>
      </w:del>
      <w:r w:rsidRPr="00B43382">
        <w:rPr>
          <w:vertAlign w:val="superscript"/>
          <w:lang w:val="en-GB"/>
        </w:rPr>
        <w:t>1</w:t>
      </w:r>
      <w:r w:rsidRPr="00B43382">
        <w:rPr>
          <w:lang w:val="en-GB"/>
        </w:rPr>
        <w:t xml:space="preserve"> to 9</w:t>
      </w:r>
      <w:ins w:id="1052" w:author="Lucy Cowie" w:date="2021-07-26T13:26:00Z">
        <w:r w:rsidR="00787436">
          <w:rPr>
            <w:lang w:val="en-GB"/>
          </w:rPr>
          <w:t>–</w:t>
        </w:r>
      </w:ins>
      <w:del w:id="1053" w:author="Lucy Cowie" w:date="2021-07-26T13:26:00Z">
        <w:r w:rsidRPr="00B43382" w:rsidDel="00787436">
          <w:rPr>
            <w:lang w:val="en-GB"/>
          </w:rPr>
          <w:delText xml:space="preserve"> to </w:delText>
        </w:r>
      </w:del>
      <w:r w:rsidRPr="00B43382">
        <w:rPr>
          <w:lang w:val="en-GB"/>
        </w:rPr>
        <w:t>34 Tg</w:t>
      </w:r>
      <w:del w:id="1054" w:author="Lucy Cowie" w:date="2021-07-26T13:23:00Z">
        <w:r w:rsidRPr="00B43382" w:rsidDel="000B0076">
          <w:rPr>
            <w:lang w:val="en-GB"/>
          </w:rPr>
          <w:delText xml:space="preserve"> </w:delText>
        </w:r>
      </w:del>
      <w:r w:rsidRPr="00B43382">
        <w:rPr>
          <w:lang w:val="en-GB"/>
        </w:rPr>
        <w:t>S y</w:t>
      </w:r>
      <w:ins w:id="1055" w:author="Ian Blenkinsop" w:date="2021-07-29T09:57:00Z">
        <w:r w:rsidR="00D35B90">
          <w:rPr>
            <w:lang w:val="en-GB"/>
          </w:rPr>
          <w:t>r</w:t>
        </w:r>
      </w:ins>
      <w:del w:id="1056" w:author="Lucy Cowie" w:date="2021-07-26T13:23:00Z">
        <w:r w:rsidRPr="00B43382" w:rsidDel="000B0076">
          <w:rPr>
            <w:lang w:val="en-GB"/>
          </w:rPr>
          <w:delText>ear</w:delText>
        </w:r>
      </w:del>
      <w:ins w:id="1057" w:author="Lucy Cowie" w:date="2021-07-26T13:23:00Z">
        <w:r w:rsidR="00740C1A" w:rsidRPr="00695F38">
          <w:rPr>
            <w:vertAlign w:val="superscript"/>
            <w:lang w:val="en-GB"/>
          </w:rPr>
          <w:t>–</w:t>
        </w:r>
      </w:ins>
      <w:del w:id="1058" w:author="Lucy Cowie" w:date="2021-07-26T13:23:00Z">
        <w:r w:rsidRPr="00B43382" w:rsidDel="00740C1A">
          <w:rPr>
            <w:vertAlign w:val="superscript"/>
            <w:lang w:val="en-GB"/>
          </w:rPr>
          <w:delText>-</w:delText>
        </w:r>
      </w:del>
      <w:r w:rsidRPr="00B43382">
        <w:rPr>
          <w:vertAlign w:val="superscript"/>
          <w:lang w:val="en-GB"/>
        </w:rPr>
        <w:t>1</w:t>
      </w:r>
      <w:r w:rsidRPr="00B43382">
        <w:rPr>
          <w:lang w:val="en-GB"/>
        </w:rPr>
        <w:t xml:space="preserve"> with a </w:t>
      </w:r>
      <w:r w:rsidR="005A2D6D" w:rsidRPr="005A2D6D">
        <w:rPr>
          <w:i/>
          <w:lang w:val="en-GB"/>
        </w:rPr>
        <w:t>very likely</w:t>
      </w:r>
      <w:r w:rsidR="005A2D6D">
        <w:rPr>
          <w:lang w:val="en-GB"/>
        </w:rPr>
        <w:t xml:space="preserve"> range</w:t>
      </w:r>
      <w:r w:rsidRPr="00B43382">
        <w:rPr>
          <w:lang w:val="en-GB"/>
        </w:rPr>
        <w:t xml:space="preserve"> of 18</w:t>
      </w:r>
      <w:ins w:id="1059" w:author="Lucy Cowie" w:date="2021-07-26T13:24:00Z">
        <w:r w:rsidR="000B0076">
          <w:rPr>
            <w:lang w:val="en-GB"/>
          </w:rPr>
          <w:t>–</w:t>
        </w:r>
      </w:ins>
      <w:del w:id="1060" w:author="Lucy Cowie" w:date="2021-07-26T13:24:00Z">
        <w:r w:rsidRPr="00B43382" w:rsidDel="000B0076">
          <w:rPr>
            <w:lang w:val="en-GB"/>
          </w:rPr>
          <w:delText>-</w:delText>
        </w:r>
      </w:del>
      <w:r w:rsidRPr="00B43382">
        <w:rPr>
          <w:lang w:val="en-GB"/>
        </w:rPr>
        <w:t>24 Tg</w:t>
      </w:r>
      <w:del w:id="1061" w:author="Lucy Cowie" w:date="2021-07-26T13:23:00Z">
        <w:r w:rsidRPr="00B43382" w:rsidDel="000B0076">
          <w:rPr>
            <w:lang w:val="en-GB"/>
          </w:rPr>
          <w:delText xml:space="preserve"> </w:delText>
        </w:r>
      </w:del>
      <w:r w:rsidRPr="00B43382">
        <w:rPr>
          <w:lang w:val="en-GB"/>
        </w:rPr>
        <w:t>S y</w:t>
      </w:r>
      <w:ins w:id="1062" w:author="Ian Blenkinsop" w:date="2021-07-29T09:58:00Z">
        <w:r w:rsidR="00D35B90">
          <w:rPr>
            <w:lang w:val="en-GB"/>
          </w:rPr>
          <w:t>r</w:t>
        </w:r>
      </w:ins>
      <w:ins w:id="1063" w:author="Lucy Cowie" w:date="2021-07-26T13:23:00Z">
        <w:r w:rsidR="000B0076" w:rsidRPr="00695F38">
          <w:rPr>
            <w:vertAlign w:val="superscript"/>
            <w:lang w:val="en-GB"/>
          </w:rPr>
          <w:t>–</w:t>
        </w:r>
      </w:ins>
      <w:del w:id="1064" w:author="Lucy Cowie" w:date="2021-07-26T13:23:00Z">
        <w:r w:rsidRPr="00B43382" w:rsidDel="000B0076">
          <w:rPr>
            <w:lang w:val="en-GB"/>
          </w:rPr>
          <w:delText>ear</w:delText>
        </w:r>
        <w:r w:rsidRPr="00B43382" w:rsidDel="000B0076">
          <w:rPr>
            <w:vertAlign w:val="superscript"/>
            <w:lang w:val="en-GB"/>
          </w:rPr>
          <w:delText>-</w:delText>
        </w:r>
      </w:del>
      <w:r w:rsidRPr="00B43382">
        <w:rPr>
          <w:vertAlign w:val="superscript"/>
          <w:lang w:val="en-GB"/>
        </w:rPr>
        <w:t>1</w:t>
      </w:r>
      <w:r w:rsidRPr="00B43382">
        <w:rPr>
          <w:lang w:val="en-GB"/>
        </w:rPr>
        <w:t xml:space="preserve"> based on sea-surface measurements and satellite observations </w:t>
      </w:r>
      <w:r>
        <w:rPr>
          <w:lang w:val="en-GB"/>
        </w:rPr>
        <w:fldChar w:fldCharType="begin" w:fldLock="1"/>
      </w:r>
      <w:r w:rsidR="00D477C7">
        <w:rPr>
          <w:lang w:val="en-GB"/>
        </w:rPr>
        <w:instrText>ADDIN CSL_CITATION { "citationItems" : [ { "id" : "ITEM-1", "itemData" : { "DOI" : "10.1029/2010GB003850", "ISSN" : "0886-6236", "abstract" : "The potentially significant role of the biogenic trace gas dimethylsulfide (DMS) in determining the Earth's radiation budget makes it necessary to accurately reproduce seawater DMS distribution and quantify its global flux across the sea/air interface. Following a threefold increase of data (from 15,000 to over 47,000) in the global surface ocean DMS database over the last decade, new global monthly climatologies of surface ocean DMS concentration and sea-to-air emission flux are presented as updates of those constructed 10 years ago. Interpolation/extrapolation techniques were applied to project the discrete concentration data onto a first guess field based on Longhurst's biogeographic provinces. Further objective analysis allowed us to obtain the final monthly maps. The new climatology projects DMS concentrations typically in the range of 1?7 nM, with higher levels occurring in the high latitudes, and with a general trend toward increasing concentration in summer. The increased size and distribution of the observations in the DMS database have produced in the new climatology substantially lower DMS concentrations in the polar latitudes and generally higher DMS concentrations in regions that were severely undersampled 10 years ago, such as the southern Indian Ocean. Using the new DMS concentration climatology in conjunction with state-of-the-art parameterizations for the sea/air gas transfer velocity and climatological wind fields, we estimate that 28.1 (17.6?34.4) Tg of sulfur are transferred from the oceans into the atmosphere annually in the form of DMS. This represents a global emission increase of 17% with respect to the equivalent calculation using the previous climatology. This new DMS climatology represents a valuable tool for atmospheric chemistry, climate, and Earth System models.", "author" : [ { "dropping-particle" : "", "family" : "Lana", "given" : "A", "non-dropping-particle" : "", "parse-names" : false, "suffix" : "" }, { "dropping-particle" : "", "family" : "Bell", "given" : "T G", "non-dropping-particle" : "", "parse-names" : false, "suffix" : "" }, { "dropping-particle" : "", "family" : "Sim\u00f3", "given" : "R", "non-dropping-particle" : "", "parse-names" : false, "suffix" : "" }, { "dropping-particle" : "", "family" : "Vallina", "given" : "S M", "non-dropping-particle" : "", "parse-names" : false, "suffix" : "" }, { "dropping-particle" : "", "family" : "Ballabrera-Poy", "given" : "J", "non-dropping-particle" : "", "parse-names" : false, "suffix" : "" }, { "dropping-particle" : "", "family" : "Kettle", "given" : "A J", "non-dropping-particle" : "", "parse-names" : false, "suffix" : "" }, { "dropping-particle" : "", "family" : "Dachs", "given" : "J", "non-dropping-particle" : "", "parse-names" : false, "suffix" : "" }, { "dropping-particle" : "", "family" : "Bopp", "given" : "L", "non-dropping-particle" : "", "parse-names" : false, "suffix" : "" }, { "dropping-particle" : "", "family" : "Saltzman", "given" : "E S", "non-dropping-particle" : "", "parse-names" : false, "suffix" : "" }, { "dropping-particle" : "", "family" : "Stefels", "given" : "J", "non-dropping-particle" : "", "parse-names" : false, "suffix" : "" }, { "dropping-particle" : "", "family" : "Johnson", "given" : "J E", "non-dropping-particle" : "", "parse-names" : false, "suffix" : "" }, { "dropping-particle" : "", "family" : "Liss", "given" : "P S", "non-dropping-particle" : "", "parse-names" : false, "suffix" : "" } ], "container-title" : "Global Biogeochemical Cycles", "id" : "ITEM-1", "issue" : "1", "issued" : { "date-parts" : [ [ "2011", "3", "1" ] ] }, "note" : "doi: 10.1029/2010GB003850", "publisher" : "John Wiley &amp; Sons, Ltd", "title" : "An updated climatology of surface dimethlysulfide concentrations and emission fluxes in the global ocean", "translator" : [ { "dropping-particle" : "", "family" : "G4907", "given" : "", "non-dropping-particle" : "", "parse-names" : false, "suffix" : "" } ], "type" : "article-journal", "volume" : "25" }, "uris" : [ "http://www.mendeley.com/documents/?uuid=78e84a72-66a5-4c01-8de5-afac20573822" ] } ], "mendeley" : { "formattedCitation" : "(Lana et al., 2011)", "plainTextFormattedCitation" : "(Lana et al., 2011)", "previouslyFormattedCitation" : "(Lana et al., 2011)" }, "properties" : { "noteIndex" : 0 }, "schema" : "https://github.com/citation-style-language/schema/raw/master/csl-citation.json" }</w:instrText>
      </w:r>
      <w:r>
        <w:rPr>
          <w:lang w:val="en-GB"/>
        </w:rPr>
        <w:fldChar w:fldCharType="separate"/>
      </w:r>
      <w:r w:rsidR="00CB33A1">
        <w:rPr>
          <w:noProof/>
          <w:lang w:val="en-GB"/>
        </w:rPr>
        <w:t>(Lana et al., 2011)</w:t>
      </w:r>
      <w:r>
        <w:rPr>
          <w:lang w:val="en-GB"/>
        </w:rPr>
        <w:fldChar w:fldCharType="end"/>
      </w:r>
      <w:r w:rsidRPr="00B43382">
        <w:rPr>
          <w:lang w:val="en-GB"/>
        </w:rPr>
        <w:t xml:space="preserve">. DMS production, and consequently emissions, have been shown to respond to multiple stressors, including climate warming, eutrophication, and ocean acidification. </w:t>
      </w:r>
      <w:r w:rsidRPr="00B43382">
        <w:rPr>
          <w:rFonts w:eastAsia="Calibri"/>
          <w:lang w:val="en-GB" w:eastAsia="en-US"/>
        </w:rPr>
        <w:t>However, large uncertainties in process-based understanding of the mechanisms controlling DMS emissions, from physiological to ecological, limit our knowledge of past variations and our capacity to predict future changes.</w:t>
      </w:r>
    </w:p>
    <w:p w14:paraId="1C91F0D6" w14:textId="77777777" w:rsidR="00A05B04" w:rsidRPr="00B43382" w:rsidRDefault="00A05B04" w:rsidP="00D5630D">
      <w:pPr>
        <w:pStyle w:val="AR6BodyText"/>
        <w:rPr>
          <w:lang w:val="en-GB"/>
        </w:rPr>
      </w:pPr>
    </w:p>
    <w:p w14:paraId="25D0F778" w14:textId="77777777" w:rsidR="00A05B04" w:rsidRPr="00B43382" w:rsidRDefault="00A05B04" w:rsidP="00D5630D">
      <w:pPr>
        <w:pStyle w:val="AR6BodyText"/>
        <w:rPr>
          <w:lang w:val="en-GB"/>
        </w:rPr>
      </w:pPr>
      <w:r w:rsidRPr="00B43382">
        <w:rPr>
          <w:lang w:val="en-GB"/>
        </w:rPr>
        <w:t xml:space="preserve">Overall, there is </w:t>
      </w:r>
      <w:r w:rsidRPr="00B43382">
        <w:rPr>
          <w:i/>
          <w:lang w:val="en-GB"/>
        </w:rPr>
        <w:t>low confidence</w:t>
      </w:r>
      <w:r w:rsidRPr="00B43382">
        <w:rPr>
          <w:lang w:val="en-GB"/>
        </w:rPr>
        <w:t xml:space="preserve"> in the magnitude and changes in marine aerosol emissions in response to shifts in climate and marine ecosystem processes.</w:t>
      </w:r>
    </w:p>
    <w:p w14:paraId="5CB27322" w14:textId="2078B25F" w:rsidR="00A05B04" w:rsidRDefault="00A05B04" w:rsidP="00D5630D">
      <w:pPr>
        <w:pStyle w:val="AR6BodyText"/>
        <w:rPr>
          <w:lang w:val="en-GB"/>
        </w:rPr>
      </w:pPr>
      <w:bookmarkStart w:id="1065" w:name="_Hlk54347000"/>
    </w:p>
    <w:p w14:paraId="515FA48D" w14:textId="77777777" w:rsidR="00326917" w:rsidRPr="00B43382" w:rsidRDefault="00326917" w:rsidP="00D5630D">
      <w:pPr>
        <w:pStyle w:val="AR6BodyText"/>
        <w:rPr>
          <w:lang w:val="en-GB"/>
        </w:rPr>
      </w:pPr>
    </w:p>
    <w:p w14:paraId="44F7D690" w14:textId="2F1F945D" w:rsidR="00A05B04" w:rsidRPr="00930489" w:rsidRDefault="00A05B04" w:rsidP="00930489">
      <w:pPr>
        <w:pStyle w:val="AR6Chap6Level36111"/>
      </w:pPr>
      <w:bookmarkStart w:id="1066" w:name="_Toc70498170"/>
      <w:bookmarkStart w:id="1067" w:name="_Hlk54350162"/>
      <w:r w:rsidRPr="00930489">
        <w:t xml:space="preserve">Open </w:t>
      </w:r>
      <w:ins w:id="1068" w:author="Lucy Cowie" w:date="2021-07-26T13:32:00Z">
        <w:r w:rsidR="009208A2">
          <w:t>B</w:t>
        </w:r>
      </w:ins>
      <w:del w:id="1069" w:author="Lucy Cowie" w:date="2021-07-26T13:32:00Z">
        <w:r w:rsidRPr="00930489" w:rsidDel="009208A2">
          <w:delText>b</w:delText>
        </w:r>
      </w:del>
      <w:r w:rsidRPr="00930489">
        <w:t xml:space="preserve">iomass </w:t>
      </w:r>
      <w:ins w:id="1070" w:author="Lucy Cowie" w:date="2021-07-26T13:32:00Z">
        <w:r w:rsidR="009208A2">
          <w:t>B</w:t>
        </w:r>
      </w:ins>
      <w:del w:id="1071" w:author="Lucy Cowie" w:date="2021-07-26T13:32:00Z">
        <w:r w:rsidRPr="00930489" w:rsidDel="009208A2">
          <w:delText>b</w:delText>
        </w:r>
      </w:del>
      <w:r w:rsidRPr="00930489">
        <w:t xml:space="preserve">urning </w:t>
      </w:r>
      <w:ins w:id="1072" w:author="Lucy Cowie" w:date="2021-07-26T13:32:00Z">
        <w:r w:rsidR="009208A2">
          <w:t>E</w:t>
        </w:r>
      </w:ins>
      <w:del w:id="1073" w:author="Lucy Cowie" w:date="2021-07-26T13:32:00Z">
        <w:r w:rsidRPr="00930489" w:rsidDel="009208A2">
          <w:delText>e</w:delText>
        </w:r>
      </w:del>
      <w:r w:rsidRPr="00930489">
        <w:t>missions</w:t>
      </w:r>
      <w:bookmarkEnd w:id="1066"/>
      <w:r w:rsidRPr="00930489">
        <w:t xml:space="preserve"> </w:t>
      </w:r>
    </w:p>
    <w:p w14:paraId="72EF2BC6" w14:textId="77777777" w:rsidR="00A05B04" w:rsidRPr="0078253E" w:rsidRDefault="00A05B04" w:rsidP="00D5630D">
      <w:pPr>
        <w:pStyle w:val="AR6BodyText"/>
        <w:rPr>
          <w:lang w:val="en-GB"/>
        </w:rPr>
      </w:pPr>
    </w:p>
    <w:p w14:paraId="5C6F467C" w14:textId="5FF0D10D" w:rsidR="00A05B04" w:rsidRPr="0078253E" w:rsidRDefault="00A05B04" w:rsidP="00D5630D">
      <w:pPr>
        <w:pStyle w:val="AR6BodyText"/>
        <w:rPr>
          <w:lang w:val="en-GB"/>
        </w:rPr>
      </w:pPr>
      <w:r w:rsidRPr="0078253E">
        <w:rPr>
          <w:lang w:val="en-GB"/>
        </w:rPr>
        <w:t>Open biomass burning (including forest, grassland, peat fires and agricultural waste burning) represent about 30%, 10%, 15% and 40% of present-day global emissions of CO, NO</w:t>
      </w:r>
      <w:r w:rsidRPr="006028C3">
        <w:rPr>
          <w:iCs/>
          <w:vertAlign w:val="subscript"/>
          <w:lang w:val="en-GB"/>
          <w:rPrChange w:id="1074" w:author="Lucy Cowie" w:date="2021-07-26T13:32:00Z">
            <w:rPr>
              <w:i/>
              <w:vertAlign w:val="subscript"/>
              <w:lang w:val="en-GB"/>
            </w:rPr>
          </w:rPrChange>
        </w:rPr>
        <w:t>x</w:t>
      </w:r>
      <w:r w:rsidRPr="0078253E">
        <w:rPr>
          <w:lang w:val="en-GB"/>
        </w:rPr>
        <w:t>, BC</w:t>
      </w:r>
      <w:del w:id="1075" w:author="Lucy Cowie" w:date="2021-07-26T13:35:00Z">
        <w:r w:rsidRPr="0078253E" w:rsidDel="00C83487">
          <w:rPr>
            <w:lang w:val="en-GB"/>
          </w:rPr>
          <w:delText>,</w:delText>
        </w:r>
      </w:del>
      <w:r w:rsidRPr="0078253E">
        <w:rPr>
          <w:lang w:val="en-GB"/>
        </w:rPr>
        <w:t xml:space="preserve"> and OC, respectively </w:t>
      </w:r>
      <w:r w:rsidRPr="0078253E">
        <w:rPr>
          <w:color w:val="000000"/>
          <w:lang w:val="en-GB"/>
        </w:rPr>
        <w:fldChar w:fldCharType="begin" w:fldLock="1"/>
      </w:r>
      <w:r w:rsidR="00D477C7">
        <w:rPr>
          <w:color w:val="000000"/>
          <w:lang w:val="en-GB"/>
        </w:rPr>
        <w:instrText>ADDIN CSL_CITATION { "citationItems" : [ { "id" : "ITEM-1", "itemData" : { "DOI" : "10.5194/gmd-10-3329-2017", "ISSN" : "1991-9603", "abstract" : "Abstract. Fires have influenced atmospheric composition and climate since the rise of vascular plants, and satellite data have shown the overall global extent of fires. Our knowledge of historic fire emissions has progressively improved over the past decades due mostly to the development of new proxies and the improvement of fire models. Currently, there is a suite of proxies including sedimentary charcoal records, measurements of fire-emitted trace gases and black carbon stored in ice and firn, and visibility observations. These proxies provide opportunities to extrapolate emission estimates back in time based on satellite data starting in 1997, but each proxy has strengths and weaknesses regarding, for example, the spatial and temporal extents over which they are representative. We developed a new historic biomass burning emissions dataset starting in 1750 that merges the satellite record with several existing proxies and uses the average of six models from the Fire Model Intercomparison Project (FireMIP) protocol to estimate emissions when the available proxies had limited coverage. According to our approach, global biomass burning emissions were relatively constant, with 10-year averages varying between 1.8 and 2.3 Pg C yr\u22121. Carbon emissions increased only slightly over the full time period and peaked during the 1990s after which they decreased gradually. There is substantial uncertainty in these estimates, and patterns varied depending on choices regarding data representation, especially on regional scales. The observed pattern in fire carbon emissions is for a large part driven by African fires, which accounted for 58 % of global fire carbon emissions. African fire emissions declined since about 1950 due to conversion of savanna to cropland, and this decrease is partially compensated for by increasing emissions in deforestation zones of South America and Asia. These global fire emission estimates are mostly suited for global analyses and will be used in the Coupled Model Intercomparison Project Phase 6 (CMIP6) simulations.", "author" : [ { "dropping-particle" : "", "family" : "Marle", "given" : "Margreet J. E.", "non-dropping-particle" : "van", "parse-names" : false, "suffix" : "" }, { "dropping-particle" : "", "family" : "Kloster", "given" : "Silvia", "non-dropping-particle" : "", "parse-names" : false, "suffix" : "" }, { "dropping-particle" : "", "family" : "Magi", "given" : "Brian I.", "non-dropping-particle" : "", "parse-names" : false, "suffix" : "" }, { "dropping-particle" : "", "family" : "Marlon", "given" : "Jennifer R.", "non-dropping-particle" : "", "parse-names" : false, "suffix" : "" }, { "dropping-particle" : "", "family" : "Daniau", "given" : "Anne-Laure", "non-dropping-particle" : "", "parse-names" : false, "suffix" : "" }, { "dropping-particle" : "", "family" : "Field", "given" : "Robert D.", "non-dropping-particle" : "", "parse-names" : false, "suffix" : "" }, { "dropping-particle" : "", "family" : "Arneth", "given" : "Almut", "non-dropping-particle" : "", "parse-names" : false, "suffix" : "" }, { "dropping-particle" : "", "family" : "Forrest", "given" : "Matthew", "non-dropping-particle" : "", "parse-names" : false, "suffix" : "" }, { "dropping-particle" : "", "family" : "Hantson", "given" : "Stijn", "non-dropping-particle" : "", "parse-names" : false, "suffix" : "" }, { "dropping-particle" : "", "family" : "Kehrwald", "given" : "Natalie M.", "non-dropping-particle" : "", "parse-names" : false, "suffix" : "" }, { "dropping-particle" : "", "family" : "Knorr", "given" : "Wolfgang", "non-dropping-particle" : "", "parse-names" : false, "suffix" : "" }, { "dropping-particle" : "", "family" : "Lasslop", "given" : "Gitta", "non-dropping-particle" : "", "parse-names" : false, "suffix" : "" }, { "dropping-particle" : "", "family" : "Li", "given" : "Fang", "non-dropping-particle" : "", "parse-names" : false, "suffix" : "" }, { "dropping-particle" : "", "family" : "Mangeon", "given" : "St\u00e9phane", "non-dropping-particle" : "", "parse-names" : false, "suffix" : "" }, { "dropping-particle" : "", "family" : "Yue", "given" : "Chao", "non-dropping-particle" : "", "parse-names" : false, "suffix" : "" }, { "dropping-particle" : "", "family" : "Kaiser", "given" : "Johannes W.", "non-dropping-particle" : "", "parse-names" : false, "suffix" : "" }, { "dropping-particle" : "", "family" : "Werf", "given" : "Guido R.", "non-dropping-particle" : "van der", "parse-names" : false, "suffix" : "" } ], "container-title" : "Geoscientific Model Development", "id" : "ITEM-1", "issue" : "9", "issued" : { "date-parts" : [ [ "2017", "9", "11" ] ] }, "page" : "3329-3357", "title" : "Historic global biomass burning emissions for CMIP6 (BB4CMIP) based on merging satellite observations with proxies and fire models (1750\u20132015)", "translator" : [ { "dropping-particle" : "", "family" : "G4372", "given" : "", "non-dropping-particle" : "", "parse-names" : false, "suffix" : "" } ], "type" : "article-journal", "volume" : "10" }, "uris" : [ "http://www.mendeley.com/documents/?uuid=cf7ce9ff-0db1-484e-a38e-8a5e54cf6ee4" ] }, { "id" : "ITEM-2", "itemData" : { "DOI" : "10.5194/gmd-11-369-2018", "ISBN" : "1991-962X", "ISSN" : "19919603", "abstract" : "We present a new data set of annual historical (1750\u20132014) anthropogenic chemically reactive gases (CO, CH4, NH3, NOx, SO2, NMVOCs), carbonaceous aerosols (black carbon \u2013 BC, and organic carbon \u2013 OC), and CO2 developed with the Community Emissions Data System (CEDS). We improve upon existing inventories with a more consistent and reproducible methodology applied to all emission species, updated emission factors, and recent estimates through 2014. The data system relies on existing energy consumption data sets and regional and country-specific inventories to produce trends over recent decades. All emission species are consistently estimated using the same activity data over all time periods. Emissions are provided on an annual basis at the level of country and sector and gridded with monthly seasonality. These estimates are comparable to, but generally slightly higher than, existing global inventories. Emissions over the most recent years are more uncertain, particularly in low- and middle-income regions where country-specific emission inventories are less available. Future work will involve refining and updating these emission estimates, estimating emissions' uncertainty, and publication of the system as open-source software.", "author" : [ { "dropping-particle" : "", "family" : "Hoesly", "given" : "Rachel M.", "non-dropping-particle" : "", "parse-names" : false, "suffix" : "" }, { "dropping-particle" : "", "family" : "Smith", "given" : "Steven J.", "non-dropping-particle" : "", "parse-names" : false, "suffix" : "" }, { "dropping-particle" : "", "family" : "Feng", "given" : "Leyang", "non-dropping-particle" : "", "parse-names" : false, "suffix" : "" }, { "dropping-particle" : "", "family" : "Klimont", "given" : "Zbigniew", "non-dropping-particle" : "", "parse-names" : false, "suffix" : "" }, { "dropping-particle" : "", "family" : "Janssens-Maenhout", "given" : "Greet", "non-dropping-particle" : "", "parse-names" : false, "suffix" : "" }, { "dropping-particle" : "", "family" : "Pitkanen", "given" : "Tyler", "non-dropping-particle" : "", "parse-names" : false, "suffix" : "" }, { "dropping-particle" : "", "family" : "Seibert", "given" : "Jonathan J.", "non-dropping-particle" : "", "parse-names" : false, "suffix" : "" }, { "dropping-particle" : "", "family" : "Vu", "given" : "Linh", "non-dropping-particle" : "", "parse-names" : false, "suffix" : "" }, { "dropping-particle" : "", "family" : "Andres", "given" : "Robert J.", "non-dropping-particle" : "", "parse-names" : false, "suffix" : "" }, { "dropping-particle" : "", "family" : "Bolt", "given" : "Ryan M.", "non-dropping-particle" : "", "parse-names" : false, "suffix" : "" }, { "dropping-particle" : "", "family" : "Bond", "given" : "Tami C.", "non-dropping-particle" : "", "parse-names" : false, "suffix" : "" }, { "dropping-particle" : "", "family" : "Dawidowski", "given" : "Laura", "non-dropping-particle" : "", "parse-names" : false, "suffix" : "" }, { "dropping-particle" : "", "family" : "Kholod", "given" : "Nazar", "non-dropping-particle" : "", "parse-names" : false, "suffix" : "" }, { "dropping-particle" : "", "family" : "Kurokawa", "given" : "June Ichi", "non-dropping-particle" : "", "parse-names" : false, "suffix" : "" }, { "dropping-particle" : "", "family" : "Li", "given" : "Meng", "non-dropping-particle" : "", "parse-names" : false, "suffix" : "" }, { "dropping-particle" : "", "family" : "Liu", "given" : "Liang", "non-dropping-particle" : "", "parse-names" : false, "suffix" : "" }, { "dropping-particle" : "", "family" : "Lu", "given" : "Zifeng", "non-dropping-particle" : "", "parse-names" : false, "suffix" : "" }, { "dropping-particle" : "", "family" : "Moura", "given" : "Maria C.P.", "non-dropping-particle" : "", "parse-names" : false, "suffix" : "" }, { "dropping-particle" : "", "family" : "O'Rourke", "given" : "Patrick R.", "non-dropping-particle" : "", "parse-names" : false, "suffix" : "" }, { "dropping-particle" : "", "family" : "Zhang", "given" : "Qiang", "non-dropping-particle" : "", "parse-names" : false, "suffix" : "" } ], "container-title" : "Geoscientific Model Development", "id" : "ITEM-2", "issue" : "1", "issued" : { "date-parts" : [ [ "2018" ] ] }, "page" : "369-408", "title" : "Historical (1750-2014) anthropogenic emissions of reactive gases and aerosols from the Community Emissions Data System (CEDS)", "translator" : [ { "dropping-particle" : "", "family" : "G2885", "given" : "", "non-dropping-particle" : "", "parse-names" : false, "suffix" : "" } ], "type" : "article-journal", "volume" : "11" }, "uris" : [ "http://www.mendeley.com/documents/?uuid=2bf2fa68-b7ee-423d-bfbd-d77a4390d45e" ] } ], "mendeley" : { "formattedCitation" : "(van Marle et al., 2017; Hoesly et al., 2018)", "plainTextFormattedCitation" : "(van Marle et al., 2017; Hoesly et al., 2018)", "previouslyFormattedCitation" : "(van Marle et al., 2017; Hoesly et al., 2018)" }, "properties" : { "noteIndex" : 0 }, "schema" : "https://github.com/citation-style-language/schema/raw/master/csl-citation.json" }</w:instrText>
      </w:r>
      <w:r w:rsidRPr="0078253E">
        <w:rPr>
          <w:color w:val="000000"/>
          <w:lang w:val="en-GB"/>
        </w:rPr>
        <w:fldChar w:fldCharType="separate"/>
      </w:r>
      <w:r w:rsidR="00CB33A1">
        <w:rPr>
          <w:noProof/>
          <w:color w:val="000000"/>
          <w:lang w:val="en-GB"/>
        </w:rPr>
        <w:t>(van Marle et al., 2017; Hoesly et al., 2018)</w:t>
      </w:r>
      <w:r w:rsidRPr="0078253E">
        <w:rPr>
          <w:color w:val="000000"/>
          <w:lang w:val="en-GB"/>
        </w:rPr>
        <w:fldChar w:fldCharType="end"/>
      </w:r>
      <w:r w:rsidRPr="0078253E">
        <w:rPr>
          <w:lang w:val="en-GB"/>
        </w:rPr>
        <w:t xml:space="preserve">. Wildfires also play an important role in several atmospheric chemistry–climate feedback mechanisms </w:t>
      </w:r>
      <w:r w:rsidRPr="0078253E">
        <w:rPr>
          <w:lang w:val="en-GB"/>
        </w:rPr>
        <w:fldChar w:fldCharType="begin" w:fldLock="1"/>
      </w:r>
      <w:r w:rsidR="00D477C7">
        <w:rPr>
          <w:lang w:val="en-GB"/>
        </w:rPr>
        <w:instrText>ADDIN CSL_CITATION { "citationItems" : [ { "id" : "ITEM-1", "itemData" : { "DOI" : "10.1126/science.1163886", "ISSN" : "00368075", "PMID" : "19390038", "abstract" : "Fire is a worldwide phenomenon that appears in the geological record soon after the appearance of terrestrial plants. Fire influences global ecosystem patterns and processes, including vegetation distribution and structure, the carbon cycle, and climate. Although humans and fire have always coexisted, our capacity to manage fire remains imperfect and may become more difficult in the future as climate change alters fire regimes. This risk is difficult to assess, however, because fires are still poorly represented in global models. Here, we discuss some of the most important issues involved in developing a better understanding of the role of fire in the Earth system.", "author" : [ { "dropping-particle" : "", "family" : "Bowman", "given" : "David M.J.S.", "non-dropping-particle" : "", "parse-names" : false, "suffix" : "" }, { "dropping-particle" : "", "family" : "Balch", "given" : "Jennifer K.", "non-dropping-particle" : "", "parse-names" : false, "suffix" : "" }, { "dropping-particle" : "", "family" : "Artaxo", "given" : "Paulo", "non-dropping-particle" : "", "parse-names" : false, "suffix" : "" }, { "dropping-particle" : "", "family" : "Bond", "given" : "William J.", "non-dropping-particle" : "", "parse-names" : false, "suffix" : "" }, { "dropping-particle" : "", "family" : "Carlson", "given" : "Jean M.", "non-dropping-particle" : "", "parse-names" : false, "suffix" : "" }, { "dropping-particle" : "", "family" : "Cochrane", "given" : "Mark A.", "non-dropping-particle" : "", "parse-names" : false, "suffix" : "" }, { "dropping-particle" : "", "family" : "D'Antonio", "given" : "Carla M.", "non-dropping-particle" : "", "parse-names" : false, "suffix" : "" }, { "dropping-particle" : "", "family" : "DeFries", "given" : "Ruth S.", "non-dropping-particle" : "", "parse-names" : false, "suffix" : "" }, { "dropping-particle" : "", "family" : "Doyle", "given" : "John C.", "non-dropping-particle" : "", "parse-names" : false, "suffix" : "" }, { "dropping-particle" : "", "family" : "Harrison", "given" : "Sandy P.", "non-dropping-particle" : "", "parse-names" : false, "suffix" : "" }, { "dropping-particle" : "", "family" : "Johnston", "given" : "Fay H.", "non-dropping-particle" : "", "parse-names" : false, "suffix" : "" }, { "dropping-particle" : "", "family" : "Keeley", "given" : "Jon E.", "non-dropping-particle" : "", "parse-names" : false, "suffix" : "" }, { "dropping-particle" : "", "family" : "Krawchuk", "given" : "Meg A.", "non-dropping-particle" : "", "parse-names" : false, "suffix" : "" }, { "dropping-particle" : "", "family" : "Kull", "given" : "Christian A.", "non-dropping-particle" : "", "parse-names" : false, "suffix" : "" }, { "dropping-particle" : "", "family" : "Marston", "given" : "J. Brad", "non-dropping-particle" : "", "parse-names" : false, "suffix" : "" }, { "dropping-particle" : "", "family" : "Moritz", "given" : "Max A.", "non-dropping-particle" : "", "parse-names" : false, "suffix" : "" }, { "dropping-particle" : "", "family" : "Prentice", "given" : "I. Colin", "non-dropping-particle" : "", "parse-names" : false, "suffix" : "" }, { "dropping-particle" : "", "family" : "Roos", "given" : "Christopher I.", "non-dropping-particle" : "", "parse-names" : false, "suffix" : "" }, { "dropping-particle" : "", "family" : "Scott", "given" : "Andrew C.", "non-dropping-particle" : "", "parse-names" : false, "suffix" : "" }, { "dropping-particle" : "", "family" : "Swetnam", "given" : "Thomas W.", "non-dropping-particle" : "", "parse-names" : false, "suffix" : "" }, { "dropping-particle" : "", "family" : "Werf", "given" : "Guido R.", "non-dropping-particle" : "Van Der", "parse-names" : false, "suffix" : "" }, { "dropping-particle" : "", "family" : "Pyne", "given" : "Stephen J.", "non-dropping-particle" : "", "parse-names" : false, "suffix" : "" } ], "container-title" : "Science", "id" : "ITEM-1", "issue" : "5926", "issued" : { "date-parts" : [ [ "2009", "4", "24" ] ] }, "page" : "481-484", "title" : "Fire in the earth system", "translator" : [ { "dropping-particle" : "", "family" : "G3722", "given" : "", "non-dropping-particle" : "", "parse-names" : false, "suffix" : "" } ], "type" : "article-journal", "volume" : "324" }, "uris" : [ "http://www.mendeley.com/documents/?uuid=22834ea0-92ec-423e-b245-854549fcde25" ] }, { "id" : "ITEM-2", "itemData" : { "DOI" : "10.1039/c2cs35095e", "ISBN" : "0306-0012; 1460-4744", "ISSN" : "14604744", "PMID" : "22868337", "abstract" : "Emissions of air pollutants and their precursors determine regional air quality and can alter climate. Climate change can perturb the long-range transport, chemical processing, and local meteorology that influence air pollution. We review the implications of projected changes in methane (CH4), ozone precursors (O3), and aerosols for climate (expressed in terms of the radiative forcing metric or changes in global surface temperature) and hemispheric-to-continental scale air quality. Reducing the O3 precursor CH4 would slow near-term warming by decreasing both CH4 and tropospheric O3. Uncertainty remains as to the net climate forcing from anthropogenic nitrogen oxide (NOx) emissions, which increase tropospheric O3 (warming) but also increase aerosols and decrease CH4 (both cooling). Anthropogenic emissions of carbon monoxide (CO) and non-CH4 volatile organic compounds (NMVOC) warm by increasing both O3 and CH4. Radiative impacts from secondary organic aerosols (SOA) are poorly understood. Black carbon emission controls, by reducing the absorption of sunlight in the atmosphere and on snow and ice, have the potential to slow near-term warming, but uncertainties in coincident emissions of reflective (cooling) aerosols and poorly constrained cloud indirect effects confound robust estimates of net climate impacts. Reducing sulfate and nitrate aerosols would improve air quality and lessen interference with the hydrologic cycle, but lead to warming. A holistic and balanced view is thus needed to assess how air pollution controls influence climate; a first step towards this goal involves estimating net climate impacts from individual emission sectors. Modeling and observational analyses suggest a warming climate degrades air quality (increasing surface O3 and particulate matter) in many populated regions, including during pollution episodes. Prior Intergovernmental Panel on Climate Change (IPCC) scenarios (SRES) allowed unconstrained growth, whereas the Representative Concentration Pathway (RCP) scenarios assume uniformly an aggressive reduction, of air pollutant emissions. New estimates from the current generation of chemistry\u2013climate models with RCP emissions thus project improved air quality over the next century relative to those using the IPCC SRES scenarios. These two sets of projections likely bracket possible futures. We find that uncertainty in emission-driven changes in air quality is generally greater than uncertainty in climate-driven changes. Confide\u2026", "author" : [ { "dropping-particle" : "", "family" : "Fiore", "given" : "Arlene M.", "non-dropping-particle" : "", "parse-names" : false, "suffix" : "" }, { "dropping-particle" : "", "family" : "Naik", "given" : "Vaishali", "non-dropping-particle" : "", "parse-names" : false, "suffix" : "" }, { "dropping-particle" : "V.", "family" : "Spracklen", "given" : "Dominick", "non-dropping-particle" : "", "parse-names" : false, "suffix" : "" }, { "dropping-particle" : "", "family" : "Steiner", "given" : "Allison", "non-dropping-particle" : "", "parse-names" : false, "suffix" : "" }, { "dropping-particle" : "", "family" : "Unger", "given" : "Nadine", "non-dropping-particle" : "", "parse-names" : false, "suffix" : "" }, { "dropping-particle" : "", "family" : "Prather", "given" : "Michael", "non-dropping-particle" : "", "parse-names" : false, "suffix" : "" }, { "dropping-particle" : "", "family" : "Bergmann", "given" : "Dan", "non-dropping-particle" : "", "parse-names" : false, "suffix" : "" }, { "dropping-particle" : "", "family" : "Cameron-Smith", "given" : "Philip J.", "non-dropping-particle" : "", "parse-names" : false, "suffix" : "" }, { "dropping-particle" : "", "family" : "Cionni", "given" : "Irene", "non-dropping-particle" : "", "parse-names" : false, "suffix" : "" }, { "dropping-particle" : "", "family" : "Collins", "given" : "William J.", "non-dropping-particle" : "", "parse-names" : false, "suffix" : "" }, { "dropping-particle" : "", "family" : "Dals\u00f8ren", "given" : "Stig", "non-dropping-particle" : "", "parse-names" : false, "suffix" : "" }, { "dropping-particle" : "", "family" : "Eyring", "given" : "Veronika", "non-dropping-particle" : "", "parse-names" : false, "suffix" : "" }, { "dropping-particle" : "", "family" : "Folberth", "given" : "Gerd A.", "non-dropping-particle" : "", "parse-names" : false, "suffix" : "" }, { "dropping-particle" : "", "family" : "Ginoux", "given" : "Paul", "non-dropping-particle" : "", "parse-names" : false, "suffix" : "" }, { "dropping-particle" : "", "family" : "Horowitz", "given" : "Larry W.", "non-dropping-particle" : "", "parse-names" : false, "suffix" : "" }, { "dropping-particle" : "", "family" : "Josse", "given" : "B\u00e9atrice", "non-dropping-particle" : "", "parse-names" : false, "suffix" : "" }, { "dropping-particle" : "", "family" : "Lamarque", "given" : "Jean Fran\u00e7ois", "non-dropping-particle" : "", "parse-names" : false, "suffix" : "" }, { "dropping-particle" : "", "family" : "Kenzie", "given" : "Ian A.", "non-dropping-particle" : "Mac", "parse-names" : false, "suffix" : "" }, { "dropping-particle" : "", "family" : "Nagashima", "given" : "Tatsuya", "non-dropping-particle" : "", "parse-names" : false, "suffix" : "" }, { "dropping-particle" : "", "family" : "O'connor", "given" : "Fiona M.", "non-dropping-particle" : "", "parse-names" : false, "suffix" : "" }, { "dropping-particle" : "", "family" : "Righi", "given" : "Mattia", "non-dropping-particle" : "", "parse-names" : false, "suffix" : "" }, { "dropping-particle" : "", "family" : "Rumbold", "given" : "Steven T.", "non-dropping-particle" : "", "parse-names" : false, "suffix" : "" }, { "dropping-particle" : "", "family" : "Shindell", "given" : "Drew T.", "non-dropping-particle" : "", "parse-names" : false, "suffix" : "" }, { "dropping-particle" : "", "family" : "Skeie", "given" : "Ragnhild B.", "non-dropping-particle" : "", "parse-names" : false, "suffix" : "" }, { "dropping-particle" : "", "family" : "Sudo", "given" : "Kengo", "non-dropping-particle" : "", "parse-names" : false, "suffix" : "" }, { "dropping-particle" : "", "family" : "Szopa", "given" : "Sophie", "non-dropping-particle" : "", "parse-names" : false, "suffix" : "" }, { "dropping-particle" : "", "family" : "Takemura", "given" : "Toshihiko", "non-dropping-particle" : "", "parse-names" : false, "suffix" : "" }, { "dropping-particle" : "", "family" : "Zeng", "given" : "Guang", "non-dropping-particle" : "", "parse-names" : false, "suffix" : "" } ], "container-title" : "Chemical Society Reviews", "id" : "ITEM-2", "issue" : "19", "issued" : { "date-parts" : [ [ "2012" ] ] }, "page" : "6663-6683", "title" : "Global air quality and climate", "translator" : [ { "dropping-particle" : "", "family" : "G5135", "given" : "", "non-dropping-particle" : "", "parse-names" : false, "suffix" : "" } ], "type" : "article-journal", "volume" : "41" }, "uris" : [ "http://www.mendeley.com/documents/?uuid=f1bc1f27-914b-4ed3-ad74-8ae7f1492022" ] } ], "mendeley" : { "formattedCitation" : "(Bowman et al., 2009; Fiore et al., 2012)", "plainTextFormattedCitation" : "(Bowman et al., 2009; Fiore et al., 2012)", "previouslyFormattedCitation" : "(Bowman et al., 2009; Fiore et al., 2012)" }, "properties" : { "noteIndex" : 0 }, "schema" : "https://github.com/citation-style-language/schema/raw/master/csl-citation.json" }</w:instrText>
      </w:r>
      <w:r w:rsidRPr="0078253E">
        <w:rPr>
          <w:lang w:val="en-GB"/>
        </w:rPr>
        <w:fldChar w:fldCharType="separate"/>
      </w:r>
      <w:r w:rsidR="00CB33A1">
        <w:rPr>
          <w:noProof/>
          <w:lang w:val="en-GB"/>
        </w:rPr>
        <w:t>(Bowman et al., 2009; Fiore et al., 2012)</w:t>
      </w:r>
      <w:r w:rsidRPr="0078253E">
        <w:rPr>
          <w:lang w:val="en-GB"/>
        </w:rPr>
        <w:fldChar w:fldCharType="end"/>
      </w:r>
      <w:r w:rsidRPr="0078253E">
        <w:rPr>
          <w:lang w:val="en-GB"/>
        </w:rPr>
        <w:t xml:space="preserve"> and fire events occurring near populated areas induce severe air pollution episodes </w:t>
      </w:r>
      <w:r w:rsidRPr="0078253E">
        <w:rPr>
          <w:lang w:val="en-GB"/>
        </w:rPr>
        <w:fldChar w:fldCharType="begin" w:fldLock="1"/>
      </w:r>
      <w:r w:rsidR="00D477C7">
        <w:rPr>
          <w:lang w:val="en-GB"/>
        </w:rPr>
        <w:instrText>ADDIN CSL_CITATION { "citationItems" : [ { "id" : "ITEM-1", "itemData" : { "DOI" : "https://doi.org/10.1029/2020GH000331", "ISSN" : "2471-1403", "abstract" : "Abstract Fires burning across the Amazon in the summer of 2019 attracted global attention for the widespread destruction of natural ecosystems and regional smoke production. Using a combination of satellite fire observations and atmospheric modeling, Nawaz and Henze (2020, https://doi.org.10.1029/2020GH000268) provide new evidence for the widespread regional public health consequences attributed to these fires. They find that approximately 10% of premature deaths in Brazil due to fine particulate matter (PM2.5) are attributable to smoke pollution and highlight how fire locations play a critical role in determining downwind health impacts.", "author" : [ { "dropping-particle" : "", "family" : "Marlier", "given" : "M E", "non-dropping-particle" : "", "parse-names" : false, "suffix" : "" }, { "dropping-particle" : "", "family" : "Bonilla", "given" : "E X", "non-dropping-particle" : "", "parse-names" : false, "suffix" : "" }, { "dropping-particle" : "", "family" : "Mickley", "given" : "L J", "non-dropping-particle" : "", "parse-names" : false, "suffix" : "" } ], "container-title" : "GeoHealth", "id" : "ITEM-1", "issue" : "12", "issued" : { "date-parts" : [ [ "2020", "12", "1" ] ] }, "note" : "https://doi.org/10.1029/2020GH000331", "page" : "e2020GH000331", "publisher" : "John Wiley &amp; Sons, Ltd", "title" : "How Do Brazilian Fires Affect Air Pollution and Public Health?", "translator" : [ { "dropping-particle" : "", "family" : "G5130", "given" : "", "non-dropping-particle" : "", "parse-names" : false, "suffix" : "" } ], "type" : "article-journal", "volume" : "4" }, "uris" : [ "http://www.mendeley.com/documents/?uuid=2d6f5fd7-a0b0-49fd-9cca-dff834a4ab8c", "http://www.mendeley.com/documents/?uuid=c8ce9301-e53a-4531-8275-a9ca2ab4e0f4" ] }, { "id" : "ITEM-2", "itemData" : { "DOI" : "https://doi.org/10.1016/S2542-5196(19)30267-0", "ISSN" : "2542-5196", "author" : [ { "dropping-particle" : "", "family" : "Yu", "given" : "Pei", "non-dropping-particle" : "", "parse-names" : false, "suffix" : "" }, { "dropping-particle" : "", "family" : "Xu", "given" : "Rongbin", "non-dropping-particle" : "", "parse-names" : false, "suffix" : "" }, { "dropping-particle" : "", "family" : "Abramson", "given" : "Michael J", "non-dropping-particle" : "", "parse-names" : false, "suffix" : "" }, { "dropping-particle" : "", "family" : "Li", "given" : "Shanshan", "non-dropping-particle" : "", "parse-names" : false, "suffix" : "" }, { "dropping-particle" : "", "family" : "Guo", "given" : "Yuming", "non-dropping-particle" : "", "parse-names" : false, "suffix" : "" } ], "container-title" : "The Lancet Planetary Health", "id" : "ITEM-2", "issue" : "1", "issued" : { "date-parts" : [ [ "2020" ] ] }, "page" : "e7-e8", "title" : "Bushfires in Australia: a serious health emergency under climate change", "translator" : [ { "dropping-particle" : "", "family" : "G5128", "given" : "", "non-dropping-particle" : "", "parse-names" : false, "suffix" : "" } ], "type" : "article-journal", "volume" : "4" }, "uris" : [ "http://www.mendeley.com/documents/?uuid=0df37d5e-0643-42a1-a390-9e831e3e21f3", "http://www.mendeley.com/documents/?uuid=384cb7ef-95a2-49a6-88ad-ed8f5d34c5fc" ] }, { "id" : "ITEM-3", "itemData" : { "DOI" : "10.5194/acp-20-14597-2020", "author" : [ { "dropping-particle" : "", "family" : "Rooney", "given" : "B", "non-dropping-particle" : "", "parse-names" : false, "suffix" : "" }, { "dropping-particle" : "", "family" : "Wang", "given" : "Y", "non-dropping-particle" : "", "parse-names" : false, "suffix" : "" }, { "dropping-particle" : "", "family" : "Jiang", "given" : "J H", "non-dropping-particle" : "", "parse-names" : false, "suffix" : "" }, { "dropping-particle" : "", "family" : "Zhao", "given" : "B", "non-dropping-particle" : "", "parse-names" : false, "suffix" : "" }, { "dropping-particle" : "", "family" : "Zeng", "given" : "Z.-C.", "non-dropping-particle" : "", "parse-names" : false, "suffix" : "" }, { "dropping-particle" : "", "family" : "Seinfeld", "given" : "J H", "non-dropping-particle" : "", "parse-names" : false, "suffix" : "" } ], "container-title" : "Atmospheric Chemistry and Physics", "id" : "ITEM-3", "issue" : "23", "issued" : { "date-parts" : [ [ "2020" ] ] }, "page" : "14597-14616", "title" : "Air quality impact of the Northern California Camp Fire of November 2018", "translator" : [ { "dropping-particle" : "", "family" : "G5127", "given" : "", "non-dropping-particle" : "", "parse-names" : false, "suffix" : "" } ], "type" : "article-journal", "volume" : "20" }, "uris" : [ "http://www.mendeley.com/documents/?uuid=591ed3b0-db49-4239-ac24-cf9bb1192df1", "http://www.mendeley.com/documents/?uuid=92262122-03fc-44b0-8dc1-0e37fa15364a" ] } ], "mendeley" : { "formattedCitation" : "(Marlier et al., 2020; Rooney et al., 2020; Yu et al., 2020)", "plainTextFormattedCitation" : "(Marlier et al., 2020; Rooney et al., 2020; Yu et al., 2020)", "previouslyFormattedCitation" : "(Marlier et al., 2020; Rooney et al., 2020; Yu et al., 2020)" }, "properties" : { "noteIndex" : 0 }, "schema" : "https://github.com/citation-style-language/schema/raw/master/csl-citation.json" }</w:instrText>
      </w:r>
      <w:r w:rsidRPr="0078253E">
        <w:rPr>
          <w:lang w:val="en-GB"/>
        </w:rPr>
        <w:fldChar w:fldCharType="separate"/>
      </w:r>
      <w:r w:rsidR="00CB33A1">
        <w:rPr>
          <w:noProof/>
          <w:lang w:val="en-GB"/>
        </w:rPr>
        <w:t>(Marlier et al., 2020; Rooney et al., 2020; Yu et al., 2020)</w:t>
      </w:r>
      <w:r w:rsidRPr="0078253E">
        <w:rPr>
          <w:lang w:val="en-GB"/>
        </w:rPr>
        <w:fldChar w:fldCharType="end"/>
      </w:r>
      <w:r w:rsidRPr="0078253E">
        <w:rPr>
          <w:lang w:val="en-GB"/>
        </w:rPr>
        <w:t>.</w:t>
      </w:r>
    </w:p>
    <w:p w14:paraId="33EFF11E" w14:textId="77777777" w:rsidR="00A05B04" w:rsidRPr="0078253E" w:rsidRDefault="00A05B04" w:rsidP="00D5630D">
      <w:pPr>
        <w:pStyle w:val="AR6BodyText"/>
        <w:rPr>
          <w:lang w:val="en-GB"/>
        </w:rPr>
      </w:pPr>
    </w:p>
    <w:p w14:paraId="1701DF39" w14:textId="061A166B" w:rsidR="00A05B04" w:rsidRPr="0078253E" w:rsidRDefault="00A05B04" w:rsidP="00D5630D">
      <w:pPr>
        <w:pStyle w:val="AR6BodyText"/>
        <w:rPr>
          <w:color w:val="000000"/>
          <w:lang w:val="en-GB"/>
        </w:rPr>
      </w:pPr>
      <w:r w:rsidRPr="0078253E">
        <w:rPr>
          <w:lang w:val="en-GB"/>
        </w:rPr>
        <w:t>For the last two decades, model-based emission estimates are constrained by remote</w:t>
      </w:r>
      <w:ins w:id="1076" w:author="Lucy Cowie" w:date="2021-07-26T13:32:00Z">
        <w:r w:rsidR="00BC0A6B">
          <w:rPr>
            <w:lang w:val="en-GB"/>
          </w:rPr>
          <w:t>-</w:t>
        </w:r>
      </w:ins>
      <w:del w:id="1077" w:author="Lucy Cowie" w:date="2021-07-26T13:32:00Z">
        <w:r w:rsidRPr="0078253E" w:rsidDel="00BC0A6B">
          <w:rPr>
            <w:lang w:val="en-GB"/>
          </w:rPr>
          <w:delText xml:space="preserve"> </w:delText>
        </w:r>
      </w:del>
      <w:r w:rsidRPr="0078253E">
        <w:rPr>
          <w:lang w:val="en-GB"/>
        </w:rPr>
        <w:t>sensing capacity to detect active fires and area burned.</w:t>
      </w:r>
      <w:r w:rsidRPr="0078253E">
        <w:rPr>
          <w:color w:val="000000"/>
          <w:lang w:val="en-GB"/>
        </w:rPr>
        <w:t xml:space="preserve"> </w:t>
      </w:r>
      <w:r w:rsidRPr="0078253E">
        <w:rPr>
          <w:lang w:val="en-GB"/>
        </w:rPr>
        <w:t xml:space="preserve">In AR5, biomass burning emissions were derived from a satellite product </w:t>
      </w:r>
      <w:r w:rsidRPr="0078253E">
        <w:rPr>
          <w:lang w:val="en-GB"/>
        </w:rPr>
        <w:fldChar w:fldCharType="begin" w:fldLock="1"/>
      </w:r>
      <w:r w:rsidR="00A75A09">
        <w:rPr>
          <w:lang w:val="en-GB"/>
        </w:rPr>
        <w:instrText>ADDIN CSL_CITATION { "citationItems" : [ { "id" : "ITEM-1", "itemData" : { "DOI" : "10.5194/acp-10-7017-2010", "ISSN" : "1680-7324", "abstract" : "Abstract. We present and discuss a new dataset of gridded emissions covering the historical period (1850\u20132000) in decadal increments at a horizontal resolution of 0.5\u00b0 in latitude and longitude. The primary purpose of this inventory is to provide consistent gridded emissions of reactive gases and aerosols for use in chemistry model simulations needed by climate models for the Climate Model Intercomparison Program #5 (CMIP5) in support of the Intergovernmental Panel on Climate Change (IPCC) Fifth Assessment report (AR5). Our best estimate for the year 2000 inventory represents a combination of existing regional and global inventories to capture the best information available at this point; 40 regions and 12 sectors are used to combine the various sources. The historical reconstruction of each emitted compound, for each region and sector, is then forced to agree with our 2000 estimate, ensuring continuity between past and 2000 emissions. Simulations from two chemistry-climate models are used to test the ability of the emission dataset described here to capture long-term changes in atmospheric ozone, carbon monoxide and aerosol distributions. The simulated long-term change in the Northern mid-latitudes surface and mid-troposphere ozone is not quite as rapid as observed. However, stations outside this latitude band show much better agreement in both present-day and long-term trend. The model simulations indicate that the concentration of carbon monoxide is underestimated at the Mace Head station; however, the long-term trend over the limited observational period seems to be reasonably well captured. The simulated sulfate and black carbon deposition over Greenland is in very good agreement with the ice-core observations spanning the simulation period. Finally, aerosol optical depth and additional aerosol diagnostics are shown to be in good agreement with previously published estimates and observations.", "author" : [ { "dropping-particle" : "", "family" : "Lamarque", "given" : "J.-F.", "non-dropping-particle" : "", "parse-names" : false, "suffix" : "" }, { "dropping-particle" : "", "family" : "Bond", "given" : "T. C.", "non-dropping-particle" : "", "parse-names" : false, "suffix" : "" }, { "dropping-particle" : "", "family" : "Eyring", "given" : "V.", "non-dropping-particle" : "", "parse-names" : false, "suffix" : "" }, { "dropping-particle" : "", "family" : "Granier", "given" : "C.", "non-dropping-particle" : "", "parse-names" : false, "suffix" : "" }, { "dropping-particle" : "", "family" : "Heil", "given" : "A.", "non-dropping-particle" : "", "parse-names" : false, "suffix" : "" }, { "dropping-particle" : "", "family" : "Klimont", "given" : "Z.", "non-dropping-particle" : "", "parse-names" : false, "suffix" : "" }, { "dropping-particle" : "", "family" : "Lee", "given" : "D.", "non-dropping-particle" : "", "parse-names" : false, "suffix" : "" }, { "dropping-particle" : "", "family" : "Liousse", "given" : "C.", "non-dropping-particle" : "", "parse-names" : false, "suffix" : "" }, { "dropping-particle" : "", "family" : "Mieville", "given" : "A.", "non-dropping-particle" : "", "parse-names" : false, "suffix" : "" }, { "dropping-particle" : "", "family" : "Owen", "given" : "B.", "non-dropping-particle" : "", "parse-names" : false, "suffix" : "" }, { "dropping-particle" : "", "family" : "Schultz", "given" : "M. G.", "non-dropping-particle" : "", "parse-names" : false, "suffix" : "" }, { "dropping-particle" : "", "family" : "Shindell", "given" : "D.", "non-dropping-particle" : "", "parse-names" : false, "suffix" : "" }, { "dropping-particle" : "", "family" : "Smith", "given" : "S. J.", "non-dropping-particle" : "", "parse-names" : false, "suffix" : "" }, { "dropping-particle" : "", "family" : "Stehfest", "given" : "E.", "non-dropping-particle" : "", "parse-names" : false, "suffix" : "" }, { "dropping-particle" : "", "family" : "Aardenne", "given" : "J.", "non-dropping-particle" : "Van", "parse-names" : false, "suffix" : "" }, { "dropping-particle" : "", "family" : "Cooper", "given" : "O. R.", "non-dropping-particle" : "", "parse-names" : false, "suffix" : "" }, { "dropping-particle" : "", "family" : "Kainuma", "given" : "M.", "non-dropping-particle" : "", "parse-names" : false, "suffix" : "" }, { "dropping-particle" : "", "family" : "Mahowald", "given" : "N.", "non-dropping-particle" : "", "parse-names" : false, "suffix" : "" }, { "dropping-particle" : "", "family" : "McConnell", "given" : "J. R.", "non-dropping-particle" : "", "parse-names" : false, "suffix" : "" }, { "dropping-particle" : "", "family" : "Naik", "given" : "V.", "non-dropping-particle" : "", "parse-names" : false, "suffix" : "" }, { "dropping-particle" : "", "family" : "Riahi", "given" : "K.", "non-dropping-particle" : "", "parse-names" : false, "suffix" : "" }, { "dropping-particle" : "", "family" : "Vuuren", "given" : "D. P.", "non-dropping-particle" : "van", "parse-names" : false, "suffix" : "" } ], "container-title" : "Atmospheric Chemistry and Physics", "id" : "ITEM-1", "issue" : "15", "issued" : { "date-parts" : [ [ "2010", "8", "3" ] ] }, "page" : "7017-7039", "title" : "Historical (1850\u20132000) gridded anthropogenic and biomass burning emissions of reactive gases and aerosols: methodology and application", "translator" : [ { "dropping-particle" : "", "family" : "G4290", "given" : "", "non-dropping-particle" : "", "parse-names" : false, "suffix" : "" } ], "type" : "article-journal", "volume" : "10" }, "uris" : [ "http://www.mendeley.com/documents/?uuid=a6089ff6-9d6b-4e62-9ce0-6322c7c1cb3a" ] } ], "mendeley" : { "formattedCitation" : "(Lamarque et al., 2010)", "plainTextFormattedCitation" : "(Lamarque et al., 2010)", "previouslyFormattedCitation" : "(Lamarque et al., 2010)" }, "properties" : { "noteIndex" : 0 }, "schema" : "https://github.com/citation-style-language/schema/raw/master/csl-citation.json" }</w:instrText>
      </w:r>
      <w:r w:rsidRPr="0078253E">
        <w:rPr>
          <w:lang w:val="en-GB"/>
        </w:rPr>
        <w:fldChar w:fldCharType="separate"/>
      </w:r>
      <w:r w:rsidR="00CB33A1">
        <w:rPr>
          <w:noProof/>
          <w:lang w:val="en-GB"/>
        </w:rPr>
        <w:t>(Lamarque et al., 2010)</w:t>
      </w:r>
      <w:r w:rsidRPr="0078253E">
        <w:rPr>
          <w:lang w:val="en-GB"/>
        </w:rPr>
        <w:fldChar w:fldCharType="end"/>
      </w:r>
      <w:r w:rsidRPr="0078253E">
        <w:rPr>
          <w:lang w:val="en-GB"/>
        </w:rPr>
        <w:t xml:space="preserve">. Since then, improvements in detection of small fires has enhanced the agreement with higher-resolution and ground-based data on burned </w:t>
      </w:r>
      <w:commentRangeStart w:id="1078"/>
      <w:r w:rsidRPr="0078253E">
        <w:rPr>
          <w:lang w:val="en-GB"/>
        </w:rPr>
        <w:t>area</w:t>
      </w:r>
      <w:commentRangeEnd w:id="1078"/>
      <w:r w:rsidR="001A2336">
        <w:rPr>
          <w:rStyle w:val="Marquedecommentaire"/>
          <w:lang w:val="en-GB"/>
        </w:rPr>
        <w:commentReference w:id="1078"/>
      </w:r>
      <w:r w:rsidRPr="0078253E">
        <w:rPr>
          <w:lang w:val="en-GB"/>
        </w:rPr>
        <w:t xml:space="preserve"> in several regions </w:t>
      </w:r>
      <w:r w:rsidRPr="0078253E">
        <w:rPr>
          <w:lang w:val="en-GB"/>
        </w:rPr>
        <w:fldChar w:fldCharType="begin" w:fldLock="1"/>
      </w:r>
      <w:r w:rsidR="00D477C7">
        <w:rPr>
          <w:lang w:val="en-GB"/>
        </w:rPr>
        <w:instrText>ADDIN CSL_CITATION { "citationItems" : [ { "id" : "ITEM-1", "itemData" : { "DOI" : "10.1177/2053019615588790", "ISSN" : "2053-0196", "abstract" : "North American wildfire management teams routinely assess burned area on site during firefighting campaigns; meanwhile, satellite observations provide systematic and global burned-area data. Here we compare satellite and ground-based daily burned area for wildfire events for selected large fires across North America in 2007 on daily timescales. In a sample of 26 fires across North America, we found the Global Fire Emissions Database Version 4 (GFED4) estimated about 80% of the burned area logged in ground-based Incident Status Summary (ICS-209) over 8-day analysis windows. Linear regression analysis found a slope between GFED and ICS-209 of 0.67 (with R = 0.96). The agreement between these data sets was found to degrade at short timescales (from R = 0.81 for 4-day to R = 0.55 for 2-day). Furthermore, during large burning days (&gt; 3000 ha) GFED4 typically estimates half of the burned area logged in the ICS-209 estimates.", "author" : [ { "dropping-particle" : "", "family" : "Mangeon", "given" : "St\u00e9phane", "non-dropping-particle" : "", "parse-names" : false, "suffix" : "" }, { "dropping-particle" : "", "family" : "Field", "given" : "Robert", "non-dropping-particle" : "", "parse-names" : false, "suffix" : "" }, { "dropping-particle" : "", "family" : "Fromm", "given" : "Michael", "non-dropping-particle" : "", "parse-names" : false, "suffix" : "" }, { "dropping-particle" : "", "family" : "McHugh", "given" : "Charles", "non-dropping-particle" : "", "parse-names" : false, "suffix" : "" }, { "dropping-particle" : "", "family" : "Voulgarakis", "given" : "Apostolos", "non-dropping-particle" : "", "parse-names" : false, "suffix" : "" } ], "container-title" : "The Anthropocene Review", "id" : "ITEM-1", "issue" : "2", "issued" : { "date-parts" : [ [ "2015", "5", "29" ] ] }, "note" : "doi: 10.1177/2053019615588790", "page" : "76-92", "publisher" : "SAGE Publications", "title" : "Satellite versus ground-based estimates of burned area: A comparison between MODIS based burned area and fire agency reports over North America in 2007", "translator" : [ { "dropping-particle" : "", "family" : "G5137", "given" : "", "non-dropping-particle" : "", "parse-names" : false, "suffix" : "" } ], "type" : "article-journal", "volume" : "3" }, "uris" : [ "http://www.mendeley.com/documents/?uuid=fd2719bb-1d85-493f-880c-0b6ff5f5d781", "http://www.mendeley.com/documents/?uuid=a23c8030-3cd4-41f9-955d-6977c96b95ed" ] }, { "id" : "ITEM-2", "itemData" : { "DOI" : "10.1029/2012JG002128", "ISSN" : "01480227", "abstract" : "In several biomes, including croplands, wooded savannas, and tropical forests, many small fires occur each year that are well below the detection limit of the current generation of global burned area products derived from moderate resolution surface reflectance imagery. Although these fires often generate thermal anomalies that can be detected by satellites, their contributions to burned area and carbon fluxes have not been systematically quantified across different regions and continents. Here we developed a preliminary method for combining 1-km thermal anomalies (active fires) and 500m burned area observations from the Moderate Resolution Imaging Spectroradiometer (MODIS) to estimate the influence of these fires. In our approach, we calculated the number of active fires inside and outside of 500m burn scars derived from reflectance data. We estimated small fire burned area by computing the difference normalized burn ratio (dNBR) for these two sets of active fires and then combining these observations with other information. In a final step, we used the Global Fire Emissions Database version 3 (GFED3) biogeochemical model to estimate the impact of these fires on biomass burning emissions. We found that the spatial distribution of active fires and 500m burned areas were in close agreement in ecosystems that experience large fires, including savannas across southern Africa and Australia and boreal forests in North America and Eurasia. In other areas, however, we observed many active fires outside of burned area perimeters. Fire radiative power was lower for this class of active fires. Small fires substantially increased burned area in several continental-scale regions, including Equatorial Asia (157%), Central America (143%), and Southeast Asia (90%) during 2001-2010. Globally, accounting for small fires increased total burned area by approximately by 35%, from 345 Mha/yr to 464 Mha/yr. A formal quantification of uncertainties was not possible, but sensitivity analyses of key model parameters caused estimates of global burned area increases from small fires to vary between 24% and 54%. Biomass burning carbon emissions increased by 35% at a global scale when small fires were included in GFED3, from 1.9 Pg C/yr to 2.5 Pg C/yr. The contribution of tropical forest fires to year-to-year variability in carbon fluxes increased because small fires amplified emissions from Central America, South America and Southeast Asiaregions where drought stress and burned ar\u2026", "author" : [ { "dropping-particle" : "", "family" : "Randerson", "given" : "J. T.", "non-dropping-particle" : "", "parse-names" : false, "suffix" : "" }, { "dropping-particle" : "", "family" : "Chen", "given" : "Y.", "non-dropping-particle" : "", "parse-names" : false, "suffix" : "" }, { "dropping-particle" : "", "family" : "Werf", "given" : "G. R.", "non-dropping-particle" : "van der", "parse-names" : false, "suffix" : "" }, { "dropping-particle" : "", "family" : "Rogers", "given" : "B. M.", "non-dropping-particle" : "", "parse-names" : false, "suffix" : "" }, { "dropping-particle" : "", "family" : "Morton", "given" : "D. C.", "non-dropping-particle" : "", "parse-names" : false, "suffix" : "" } ], "container-title" : "Journal of Geophysical Research: Biogeosciences", "id" : "ITEM-2", "issue" : "G4", "issued" : { "date-parts" : [ [ "2012", "12" ] ] }, "page" : "n/a-n/a", "title" : "Global burned area and biomass burning emissions from small fires", "translator" : [ { "dropping-particle" : "", "family" : "G4244", "given" : "", "non-dropping-particle" : "", "parse-names" : false, "suffix" : "" } ], "type" : "article-journal", "volume" : "117" }, "uris" : [ "http://www.mendeley.com/documents/?uuid=8e55f645-3515-4227-a96d-8014e0128a7f" ] } ], "mendeley" : { "formattedCitation" : "(Randerson et al., 2012; Mangeon et al., 2015)", "plainTextFormattedCitation" : "(Randerson et al., 2012; Mangeon et al., 2015)", "previouslyFormattedCitation" : "(Randerson et al., 2012; Mangeon et al., 2015)" }, "properties" : { "noteIndex" : 0 }, "schema" : "https://github.com/citation-style-language/schema/raw/master/csl-citation.json" }</w:instrText>
      </w:r>
      <w:r w:rsidRPr="0078253E">
        <w:rPr>
          <w:lang w:val="en-GB"/>
        </w:rPr>
        <w:fldChar w:fldCharType="separate"/>
      </w:r>
      <w:r w:rsidR="00CB33A1">
        <w:rPr>
          <w:noProof/>
          <w:lang w:val="en-GB"/>
        </w:rPr>
        <w:t>(Randerson et al., 2012; Mangeon et al., 2015)</w:t>
      </w:r>
      <w:r w:rsidRPr="0078253E">
        <w:rPr>
          <w:lang w:val="en-GB"/>
        </w:rPr>
        <w:fldChar w:fldCharType="end"/>
      </w:r>
      <w:ins w:id="1079" w:author="Lucy Cowie" w:date="2021-07-26T13:36:00Z">
        <w:r w:rsidR="00994F31">
          <w:rPr>
            <w:lang w:val="en-GB"/>
          </w:rPr>
          <w:t>,</w:t>
        </w:r>
      </w:ins>
      <w:r w:rsidRPr="0078253E">
        <w:rPr>
          <w:lang w:val="en-GB"/>
        </w:rPr>
        <w:t xml:space="preserve"> especially for areas subjected to agricultural waste burning </w:t>
      </w:r>
      <w:r w:rsidRPr="0078253E">
        <w:rPr>
          <w:lang w:val="en-GB"/>
        </w:rPr>
        <w:fldChar w:fldCharType="begin" w:fldLock="1"/>
      </w:r>
      <w:r w:rsidR="00D477C7">
        <w:rPr>
          <w:lang w:val="en-GB"/>
        </w:rPr>
        <w:instrText>ADDIN CSL_CITATION { "citationItems" : [ { "id" : "ITEM-1", "itemData" : { "DOI" : "https://doi.org/10.1111/geb.12440", "ISSN" : "1466-822X", "abstract" : "Abstract Aim This paper presents a new global burned area (BA) product developed within the framework of the European Space Agency's Climate Change Initiative (CCI) programme, along with a first assessment of its potentials for atmospheric and carbon cycle modelling. Innovation Methods are presented for generating a new global BA product, along with a comparison with existing BA products, in terms of BA extension, fire size and shapes and emissions derived from biomass burnings. Main conclusions Three years of the global BA product were produced, accounting for a total BA of between 360 and 380 Mha year?1. General omission and commission errors for BA were 0.76 and 0.64, but they decreased to 0.51 and 0.52, respectively, for sites with more than 10% BA. Intercomparison with other existing BA datasets found similar spatial and temporal trends, mainly with the BA included in the Global Fire Emissions Database (GFED4), although regional differences were found (particularly in the 2006 fires of eastern Europe). The simulated carbon emissions from biomass burning averaged 2.1 Pg C year?1.", "author" : [ { "dropping-particle" : "", "family" : "Chuvieco", "given" : "Emilio", "non-dropping-particle" : "", "parse-names" : false, "suffix" : "" }, { "dropping-particle" : "", "family" : "Yue", "given" : "Chao", "non-dropping-particle" : "", "parse-names" : false, "suffix" : "" }, { "dropping-particle" : "", "family" : "Heil", "given" : "Angelika", "non-dropping-particle" : "", "parse-names" : false, "suffix" : "" }, { "dropping-particle" : "", "family" : "Mouillot", "given" : "Florent", "non-dropping-particle" : "", "parse-names" : false, "suffix" : "" }, { "dropping-particle" : "", "family" : "Alonso-Canas", "given" : "Itziar", "non-dropping-particle" : "", "parse-names" : false, "suffix" : "" }, { "dropping-particle" : "", "family" : "Padilla", "given" : "Marc", "non-dropping-particle" : "", "parse-names" : false, "suffix" : "" }, { "dropping-particle" : "", "family" : "Pereira", "given" : "Jose Miguel", "non-dropping-particle" : "", "parse-names" : false, "suffix" : "" }, { "dropping-particle" : "", "family" : "Oom", "given" : "Duarte", "non-dropping-particle" : "", "parse-names" : false, "suffix" : "" }, { "dropping-particle" : "", "family" : "Tansey", "given" : "Kevin", "non-dropping-particle" : "", "parse-names" : false, "suffix" : "" } ], "container-title" : "Global Ecology and Biogeography", "id" : "ITEM-1", "issue" : "5", "issued" : { "date-parts" : [ [ "2016", "5", "1" ] ] }, "note" : "https://doi.org/10.1111/geb.12440", "page" : "619-629", "publisher" : "John Wiley &amp; Sons, Ltd", "title" : "A new global burned area product for climate assessment of fire impacts", "translator" : [ { "dropping-particle" : "", "family" : "G5136", "given" : "", "non-dropping-particle" : "", "parse-names" : false, "suffix" : "" } ], "type" : "article-journal", "volume" : "25" }, "uris" : [ "http://www.mendeley.com/documents/?uuid=3b8a105a-af87-42cb-b0ea-25551b24b60b", "http://www.mendeley.com/documents/?uuid=8d40cc0d-04f6-47e4-bcf9-f6a273db1a75" ] }, { "id" : "ITEM-2", "itemData" : { "DOI" : "10.1016/j.rse.2019.02.013", "ISSN" : "00344257", "abstract" : "Fire has a diverse range of impacts on Earth's physical and social systems. Accurate and up to date information on areas affected by fire is critical to better understand drivers of fire activity, as well as its relevance for biogeochemical cycles, climate, air quality, and to aid fire management. Mapping burned areas was traditionally done from field sketches. With the launch of the first Earth observation satellites, remote sensing quickly became a more practical alternative to detect burned areas, as they provide timely regional and global coverage of fire occurrence. This review paper explores the physical basis to detect burned area from satellite observations, describes the historical trends of using satellite sensors to monitor burned areas, summarizes the most recent approaches to map burned areas and evaluates the existing burned area products (both at global and regional scales). Finally, it identifies potential future opportunities to further improve burned area detection from Earth observation satellites.", "author" : [ { "dropping-particle" : "", "family" : "Chuvieco", "given" : "Emilio", "non-dropping-particle" : "", "parse-names" : false, "suffix" : "" }, { "dropping-particle" : "", "family" : "Mouillot", "given" : "Florent", "non-dropping-particle" : "", "parse-names" : false, "suffix" : "" }, { "dropping-particle" : "", "family" : "Werf", "given" : "Guido R.", "non-dropping-particle" : "van der", "parse-names" : false, "suffix" : "" }, { "dropping-particle" : "", "family" : "San Miguel", "given" : "Jes\u00fas", "non-dropping-particle" : "", "parse-names" : false, "suffix" : "" }, { "dropping-particle" : "", "family" : "Tanasse", "given" : "Mihai", "non-dropping-particle" : "", "parse-names" : false, "suffix" : "" }, { "dropping-particle" : "", "family" : "Koutsias", "given" : "Nikos", "non-dropping-particle" : "", "parse-names" : false, "suffix" : "" }, { "dropping-particle" : "", "family" : "Garc\u00eda", "given" : "Mariano", "non-dropping-particle" : "", "parse-names" : false, "suffix" : "" }, { "dropping-particle" : "", "family" : "Yebra", "given" : "Marta", "non-dropping-particle" : "", "parse-names" : false, "suffix" : "" }, { "dropping-particle" : "", "family" : "Padilla", "given" : "Marc", "non-dropping-particle" : "", "parse-names" : false, "suffix" : "" }, { "dropping-particle" : "", "family" : "Gitas", "given" : "Ioannis", "non-dropping-particle" : "", "parse-names" : false, "suffix" : "" }, { "dropping-particle" : "", "family" : "Heil", "given" : "Angelika", "non-dropping-particle" : "", "parse-names" : false, "suffix" : "" }, { "dropping-particle" : "", "family" : "Hawbaker", "given" : "Todd J.", "non-dropping-particle" : "", "parse-names" : false, "suffix" : "" }, { "dropping-particle" : "", "family" : "Giglio", "given" : "Louis", "non-dropping-particle" : "", "parse-names" : false, "suffix" : "" } ], "container-title" : "Remote Sensing of Environment", "id" : "ITEM-2", "issue" : "November 2018", "issued" : { "date-parts" : [ [ "2019", "5" ] ] }, "page" : "45-64", "publisher" : "Elsevier", "title" : "Historical background and current developments for mapping burned area from satellite Earth observation", "translator" : [ { "dropping-particle" : "", "family" : "G4201", "given" : "", "non-dropping-particle" : "", "parse-names" : false, "suffix" : "" } ], "type" : "article-journal", "volume" : "225" }, "uris" : [ "http://www.mendeley.com/documents/?uuid=00c6c539-367f-4611-8e08-73d5491298c5" ] } ], "mendeley" : { "formattedCitation" : "(Chuvieco et al., 2016, 2019)", "plainTextFormattedCitation" : "(Chuvieco et al., 2016, 2019)", "previouslyFormattedCitation" : "(Chuvieco et al., 2016, 2019)" }, "properties" : { "noteIndex" : 0 }, "schema" : "https://github.com/citation-style-language/schema/raw/master/csl-citation.json" }</w:instrText>
      </w:r>
      <w:r w:rsidRPr="0078253E">
        <w:rPr>
          <w:lang w:val="en-GB"/>
        </w:rPr>
        <w:fldChar w:fldCharType="separate"/>
      </w:r>
      <w:r w:rsidR="00CB33A1">
        <w:rPr>
          <w:noProof/>
          <w:lang w:val="en-GB"/>
        </w:rPr>
        <w:t>(Chuvieco et al., 2016, 2019)</w:t>
      </w:r>
      <w:r w:rsidRPr="0078253E">
        <w:rPr>
          <w:lang w:val="en-GB"/>
        </w:rPr>
        <w:fldChar w:fldCharType="end"/>
      </w:r>
      <w:r w:rsidRPr="0078253E">
        <w:rPr>
          <w:lang w:val="en-GB"/>
        </w:rPr>
        <w:t xml:space="preserve">. </w:t>
      </w:r>
      <w:r w:rsidRPr="0078253E">
        <w:rPr>
          <w:color w:val="000000"/>
          <w:lang w:val="en-GB"/>
        </w:rPr>
        <w:t xml:space="preserve">The updated emission factors and </w:t>
      </w:r>
      <w:ins w:id="1080" w:author="Lucy Cowie" w:date="2021-07-26T13:36:00Z">
        <w:r w:rsidR="00DE328D">
          <w:rPr>
            <w:color w:val="000000"/>
            <w:lang w:val="en-GB"/>
          </w:rPr>
          <w:t xml:space="preserve">the </w:t>
        </w:r>
      </w:ins>
      <w:r w:rsidRPr="0078253E">
        <w:rPr>
          <w:color w:val="000000"/>
          <w:lang w:val="en-GB"/>
        </w:rPr>
        <w:t>contribution of forest versus savanna</w:t>
      </w:r>
      <w:del w:id="1081" w:author="Lucy Cowie" w:date="2021-07-26T13:36:00Z">
        <w:r w:rsidRPr="0078253E" w:rsidDel="00313475">
          <w:rPr>
            <w:color w:val="000000"/>
            <w:lang w:val="en-GB"/>
          </w:rPr>
          <w:delText>h</w:delText>
        </w:r>
      </w:del>
      <w:r w:rsidRPr="0078253E">
        <w:rPr>
          <w:color w:val="000000"/>
          <w:lang w:val="en-GB"/>
        </w:rPr>
        <w:t xml:space="preserve"> fires lead to significantly higher global emissions of NO</w:t>
      </w:r>
      <w:r w:rsidRPr="0081317E">
        <w:rPr>
          <w:iCs/>
          <w:color w:val="000000"/>
          <w:vertAlign w:val="subscript"/>
          <w:lang w:val="en-GB"/>
          <w:rPrChange w:id="1082" w:author="Lucy Cowie" w:date="2021-07-26T13:33:00Z">
            <w:rPr>
              <w:i/>
              <w:color w:val="000000"/>
              <w:vertAlign w:val="subscript"/>
              <w:lang w:val="en-GB"/>
            </w:rPr>
          </w:rPrChange>
        </w:rPr>
        <w:t>x</w:t>
      </w:r>
      <w:r w:rsidRPr="0078253E">
        <w:rPr>
          <w:color w:val="000000"/>
          <w:lang w:val="en-GB"/>
        </w:rPr>
        <w:t xml:space="preserve"> and lower emissions of OC and CO in CMIP6, compared with CMIP5. A recent compilation and assessment of emission factors </w:t>
      </w:r>
      <w:r w:rsidRPr="0078253E">
        <w:rPr>
          <w:color w:val="000000"/>
          <w:lang w:val="en-GB"/>
        </w:rPr>
        <w:fldChar w:fldCharType="begin" w:fldLock="1"/>
      </w:r>
      <w:r w:rsidR="00D477C7">
        <w:rPr>
          <w:color w:val="000000"/>
          <w:lang w:val="en-GB"/>
        </w:rPr>
        <w:instrText>ADDIN CSL_CITATION { "citationItems" : [ { "id" : "ITEM-1", "itemData" : { "DOI" : "10.5194/acp-19-8523-2019", "ISSN" : "16807324", "abstract" : "Since the publication of the compilation of biomass burning emission factors by Andreae and Merlet (2001), a large number of studies have greatly expanded the amount of available data on emissions from various types of biomass burning. Using essentially the same methodology as Andreae and Merlet (2001), this paper presents an updated compilation of emission factors. The data from over 370 published studies were critically evaluated and integrated into a consistent format. Several new categories of biomass burning were added, and the number of species for which emission data are presented was increased from 93 to 121. Where field data are still insufficient, estimates based on appropriate extrapolation techniques are proposed. For key species, the updated emission factors are compared with previously published values. Based on these emission factors and published global activity estimates, I have derived estimates of pyrogenic emissions for important species released by the various types of biomass burning.", "author" : [ { "dropping-particle" : "", "family" : "Andreae", "given" : "Meinrat O.", "non-dropping-particle" : "", "parse-names" : false, "suffix" : "" } ], "container-title" : "Atmospheric Chemistry and Physics", "id" : "ITEM-1", "issue" : "13", "issued" : { "date-parts" : [ [ "2019", "7", "4" ] ] }, "page" : "8523-8546", "title" : "Emission of trace gases and aerosols from biomass burning \u2013 An updated assessment", "translator" : [ { "dropping-particle" : "", "family" : "G4251", "given" : "", "non-dropping-particle" : "", "parse-names" : false, "suffix" : "" } ], "type" : "article-journal", "volume" : "19" }, "uris" : [ "http://www.mendeley.com/documents/?uuid=d2f62faf-9077-3c7a-92e5-0b646574d3da" ] } ], "mendeley" : { "formattedCitation" : "(Andreae, 2019)", "plainTextFormattedCitation" : "(Andreae, 2019)", "previouslyFormattedCitation" : "(Andreae, 2019)" }, "properties" : { "noteIndex" : 0 }, "schema" : "https://github.com/citation-style-language/schema/raw/master/csl-citation.json" }</w:instrText>
      </w:r>
      <w:r w:rsidRPr="0078253E">
        <w:rPr>
          <w:color w:val="000000"/>
          <w:lang w:val="en-GB"/>
        </w:rPr>
        <w:fldChar w:fldCharType="separate"/>
      </w:r>
      <w:r w:rsidR="00CB33A1">
        <w:rPr>
          <w:noProof/>
          <w:color w:val="000000"/>
          <w:lang w:val="en-GB"/>
        </w:rPr>
        <w:t>(Andreae, 2019)</w:t>
      </w:r>
      <w:r w:rsidRPr="0078253E">
        <w:rPr>
          <w:color w:val="000000"/>
          <w:lang w:val="en-GB"/>
        </w:rPr>
        <w:fldChar w:fldCharType="end"/>
      </w:r>
      <w:r w:rsidRPr="0078253E">
        <w:rPr>
          <w:color w:val="000000"/>
          <w:lang w:val="en-GB"/>
        </w:rPr>
        <w:t xml:space="preserve"> indicates that</w:t>
      </w:r>
      <w:r w:rsidRPr="0078253E">
        <w:rPr>
          <w:lang w:val="en-GB"/>
        </w:rPr>
        <w:t xml:space="preserve"> the emission factors from Akagi et al. </w:t>
      </w:r>
      <w:commentRangeStart w:id="1083"/>
      <w:r w:rsidRPr="0078253E">
        <w:rPr>
          <w:lang w:val="en-GB"/>
        </w:rPr>
        <w:fldChar w:fldCharType="begin" w:fldLock="1"/>
      </w:r>
      <w:r w:rsidR="00D477C7">
        <w:rPr>
          <w:lang w:val="en-GB"/>
        </w:rPr>
        <w:instrText>ADDIN CSL_CITATION { "citationItems" : [ { "id" : "ITEM-1", "itemData" : { "DOI" : "10.5194/acp-11-4039-2011", "ISSN" : "16807316", "abstract" : "Biomass burning (BB) is the second largest source of trace gases and the largest source of primary fine carbonaceous particles in the global troposphere. Many recent BB studies have provided new emission factor (EF) measurements. This is especially true for non-methane organic compounds (NMOC), which influence secondary organic aerosol (SOA) and ozone formation. New EF should improve regional to global BB emissions estimates and therefore, the input for atmospheric models. In this work we present an up-to-date, comprehensive tabulation of EF for known pyrogenic species based on measurements made in smoke that has cooled to ambient temperature, but not yet undergone significant photochemical processing. All EFs are converted to one standard form (g compound emitted per kg dry biomass burned) using the carbon mass balance method and they are categorized into 14 fuel or vegetation types. Biomass burning terminology is defined to promote consistency. We compile a large number of measurements of biomass consumption per unit area for important fire types and summarize several recent estimates of global biomass consumption by the major types of biomass burning. Post emission processes are discussed to provide a context for the emission factor concept within overall atmospheric chemistry and also highlight the potential for rapid changes relative to the scale of some models or remote sensing products. Recent work shows that individual biomass fires emit significantly more gas-phase NMOC than previously thought and that including additional NMOC can improve photochemical model performance. A detailed global estimate suggests that BB emits at least 400 Tg yr-1 of gas-phase NMOC, which is almost 3 times larger than most previous estimates. Selected recent results (e.g. measurements of HONO and the BB tracers HCN and CH3CN) are highlighted and key areas requiring future research are briefly discussed. \u00a9 2011 Author(s).", "author" : [ { "dropping-particle" : "", "family" : "Akagi", "given" : "S. K.", "non-dropping-particle" : "", "parse-names" : false, "suffix" : "" }, { "dropping-particle" : "", "family" : "Yokelson", "given" : "R. J.", "non-dropping-particle" : "", "parse-names" : false, "suffix" : "" }, { "dropping-particle" : "", "family" : "Wiedinmyer", "given" : "C.", "non-dropping-particle" : "", "parse-names" : false, "suffix" : "" }, { "dropping-particle" : "", "family" : "Alvarado", "given" : "M. J.", "non-dropping-particle" : "", "parse-names" : false, "suffix" : "" }, { "dropping-particle" : "", "family" : "Reid", "given" : "J. S.", "non-dropping-particle" : "", "parse-names" : false, "suffix" : "" }, { "dropping-particle" : "", "family" : "Karl", "given" : "T.", "non-dropping-particle" : "", "parse-names" : false, "suffix" : "" }, { "dropping-particle" : "", "family" : "Crounse", "given" : "J. D.", "non-dropping-particle" : "", "parse-names" : false, "suffix" : "" }, { "dropping-particle" : "", "family" : "Wennberg", "given" : "P. O.", "non-dropping-particle" : "", "parse-names" : false, "suffix" : "" } ], "container-title" : "Atmospheric Chemistry and Physics", "id" : "ITEM-1", "issue" : "9", "issued" : { "date-parts" : [ [ "2011", "5", "3" ] ] }, "page" : "4039-4072", "title" : "Emission factors for open and domestic biomass burning for use in atmospheric models", "translator" : [ { "dropping-particle" : "", "family" : "G4524", "given" : "", "non-dropping-particle" : "", "parse-names" : false, "suffix" : "" } ], "type" : "article-journal", "volume" : "11" }, "suppress-author" : 1, "uris" : [ "http://www.mendeley.com/documents/?uuid=714a59a8-5a01-4168-83d0-979e4c45a2e6" ] } ], "mendeley" : { "formattedCitation" : "(2011)", "plainTextFormattedCitation" : "(2011)", "previouslyFormattedCitation" : "(2011)" }, "properties" : { "noteIndex" : 0 }, "schema" : "https://github.com/citation-style-language/schema/raw/master/csl-citation.json" }</w:instrText>
      </w:r>
      <w:r w:rsidRPr="0078253E">
        <w:rPr>
          <w:lang w:val="en-GB"/>
        </w:rPr>
        <w:fldChar w:fldCharType="separate"/>
      </w:r>
      <w:r w:rsidR="00CB33A1">
        <w:rPr>
          <w:noProof/>
          <w:lang w:val="en-GB"/>
        </w:rPr>
        <w:t>(2011)</w:t>
      </w:r>
      <w:r w:rsidRPr="0078253E">
        <w:rPr>
          <w:lang w:val="en-GB"/>
        </w:rPr>
        <w:fldChar w:fldCharType="end"/>
      </w:r>
      <w:commentRangeEnd w:id="1083"/>
      <w:r w:rsidR="00CB33A1">
        <w:rPr>
          <w:rStyle w:val="Marquedecommentaire"/>
        </w:rPr>
        <w:commentReference w:id="1083"/>
      </w:r>
      <w:r w:rsidRPr="0078253E">
        <w:rPr>
          <w:lang w:val="en-GB"/>
        </w:rPr>
        <w:t xml:space="preserve">, primarily used to produce the CMIP6 datasets, differ within </w:t>
      </w:r>
      <w:r w:rsidRPr="0078253E">
        <w:rPr>
          <w:lang w:val="en-GB" w:eastAsia="en-US"/>
        </w:rPr>
        <w:t>±</w:t>
      </w:r>
      <w:r w:rsidRPr="0078253E">
        <w:rPr>
          <w:lang w:val="en-GB"/>
        </w:rPr>
        <w:t>50% for CO, OC, BC</w:t>
      </w:r>
      <w:del w:id="1084" w:author="Lucy Cowie" w:date="2021-07-26T13:35:00Z">
        <w:r w:rsidRPr="0078253E" w:rsidDel="0081317E">
          <w:rPr>
            <w:lang w:val="en-GB"/>
          </w:rPr>
          <w:delText>,</w:delText>
        </w:r>
      </w:del>
      <w:r w:rsidRPr="0078253E">
        <w:rPr>
          <w:lang w:val="en-GB"/>
        </w:rPr>
        <w:t xml:space="preserve"> and NO</w:t>
      </w:r>
      <w:r w:rsidRPr="003D2E91">
        <w:rPr>
          <w:iCs/>
          <w:vertAlign w:val="subscript"/>
          <w:lang w:val="en-GB"/>
          <w:rPrChange w:id="1085" w:author="Lucy Cowie" w:date="2021-07-26T13:37:00Z">
            <w:rPr>
              <w:i/>
              <w:vertAlign w:val="subscript"/>
              <w:lang w:val="en-GB"/>
            </w:rPr>
          </w:rPrChange>
        </w:rPr>
        <w:t>x</w:t>
      </w:r>
      <w:r w:rsidRPr="0078253E">
        <w:rPr>
          <w:lang w:val="en-GB"/>
        </w:rPr>
        <w:t>, depending on the biome, and would imply, for example, up to 10</w:t>
      </w:r>
      <w:ins w:id="1086" w:author="Lucy Cowie" w:date="2021-07-26T13:35:00Z">
        <w:r w:rsidR="0081317E">
          <w:rPr>
            <w:lang w:val="en-GB"/>
          </w:rPr>
          <w:t>–</w:t>
        </w:r>
      </w:ins>
      <w:del w:id="1087" w:author="Lucy Cowie" w:date="2021-07-26T13:35:00Z">
        <w:r w:rsidRPr="0078253E" w:rsidDel="0081317E">
          <w:rPr>
            <w:lang w:val="en-GB"/>
          </w:rPr>
          <w:delText>-</w:delText>
        </w:r>
      </w:del>
      <w:r w:rsidRPr="0078253E">
        <w:rPr>
          <w:lang w:val="en-GB"/>
        </w:rPr>
        <w:t xml:space="preserve">30% higher OC and BC emissions from tropical forest fires. </w:t>
      </w:r>
    </w:p>
    <w:p w14:paraId="3DDD4095" w14:textId="77777777" w:rsidR="00A05B04" w:rsidRPr="0078253E" w:rsidRDefault="00A05B04" w:rsidP="00D5630D">
      <w:pPr>
        <w:pStyle w:val="AR6BodyText"/>
        <w:rPr>
          <w:lang w:val="en-GB"/>
        </w:rPr>
      </w:pPr>
    </w:p>
    <w:p w14:paraId="6C037AC7" w14:textId="4B3EECE7" w:rsidR="00A05B04" w:rsidRPr="0078253E" w:rsidRDefault="00A05B04" w:rsidP="00D5630D">
      <w:pPr>
        <w:pStyle w:val="AR6BodyText"/>
        <w:rPr>
          <w:color w:val="000000"/>
          <w:lang w:val="en-GB"/>
        </w:rPr>
      </w:pPr>
      <w:r w:rsidRPr="0078253E">
        <w:rPr>
          <w:lang w:val="en-GB"/>
        </w:rPr>
        <w:t>The historical (pre-satellite era) dataset for CMIP6 considers advances in knowledge of past fire dynamics (new fire proxy datasets, such as charcoal in sediments or levoglucosan in ice</w:t>
      </w:r>
      <w:ins w:id="1088" w:author="Lucy Cowie" w:date="2021-07-26T14:28:00Z">
        <w:r w:rsidR="00E817C5">
          <w:rPr>
            <w:lang w:val="en-GB"/>
          </w:rPr>
          <w:t xml:space="preserve"> </w:t>
        </w:r>
      </w:ins>
      <w:del w:id="1089" w:author="Lucy Cowie" w:date="2021-07-26T14:28:00Z">
        <w:r w:rsidRPr="0078253E" w:rsidDel="00E817C5">
          <w:rPr>
            <w:lang w:val="en-GB"/>
          </w:rPr>
          <w:delText>-</w:delText>
        </w:r>
      </w:del>
      <w:r w:rsidRPr="0078253E">
        <w:rPr>
          <w:lang w:val="en-GB"/>
        </w:rPr>
        <w:t xml:space="preserve">cores) and visibility records from weather stations </w:t>
      </w:r>
      <w:r w:rsidRPr="0078253E">
        <w:rPr>
          <w:lang w:val="en-GB"/>
        </w:rPr>
        <w:fldChar w:fldCharType="begin" w:fldLock="1"/>
      </w:r>
      <w:r w:rsidR="00D477C7">
        <w:rPr>
          <w:lang w:val="en-GB"/>
        </w:rPr>
        <w:instrText>ADDIN CSL_CITATION { "citationItems" : [ { "id" : "ITEM-1", "itemData" : { "DOI" : "10.5194/bg-13-3225-2016", "ISSN" : "1726-4189", "abstract" : "Abstract. The location, timing, spatial extent, and frequency of wildfires are changing rapidly in many parts of the world, producing substantial impacts on ecosystems, people, and potentially climate. Paleofire records based on charcoal accumulation in sediments enable modern changes in biomass burning to be considered in their long-term context. Paleofire records also provide insights into the causes and impacts of past wildfires and emissions when analyzed in conjunction with other paleoenvironmental data and with fire models. Here we present new 1000-year and 22 000-year trends and gridded biomass burning reconstructions based on the Global Charcoal Database version 3 (GCDv3), which includes 736 charcoal records (57 more than in version 2). The new gridded reconstructions reveal the spatial patterns underlying the temporal trends in the data, allowing insights into likely controls on biomass burning at regional to global scales. In the most recent few decades, biomass burning has sharply increased in both hemispheres but especially in the north, where charcoal fluxes are now higher than at any other time during the past 22 000 years. We also discuss methodological issues relevant to data\u2013model comparisons and identify areas for future research. Spatially gridded versions of the global data set from GCDv3 are provided to facilitate comparison with and validation of global fire simulations.", "author" : [ { "dropping-particle" : "", "family" : "Marlon", "given" : "Jennifer R", "non-dropping-particle" : "", "parse-names" : false, "suffix" : "" }, { "dropping-particle" : "", "family" : "Kelly", "given" : "Ryan", "non-dropping-particle" : "", "parse-names" : false, "suffix" : "" }, { "dropping-particle" : "", "family" : "Daniau", "given" : "Anne-Laure", "non-dropping-particle" : "", "parse-names" : false, "suffix" : "" }, { "dropping-particle" : "", "family" : "Vanni\u00e8re", "given" : "Boris", "non-dropping-particle" : "", "parse-names" : false, "suffix" : "" }, { "dropping-particle" : "", "family" : "Power", "given" : "Mitchell J", "non-dropping-particle" : "", "parse-names" : false, "suffix" : "" }, { "dropping-particle" : "", "family" : "Bartlein", "given" : "Patrick", "non-dropping-particle" : "", "parse-names" : false, "suffix" : "" }, { "dropping-particle" : "", "family" : "Higuera", "given" : "Philip", "non-dropping-particle" : "", "parse-names" : false, "suffix" : "" }, { "dropping-particle" : "", "family" : "Blarquez", "given" : "Olivier", "non-dropping-particle" : "", "parse-names" : false, "suffix" : "" }, { "dropping-particle" : "", "family" : "Brewer", "given" : "Simon", "non-dropping-particle" : "", "parse-names" : false, "suffix" : "" }, { "dropping-particle" : "", "family" : "Br\u00fccher", "given" : "Tim", "non-dropping-particle" : "", "parse-names" : false, "suffix" : "" }, { "dropping-particle" : "", "family" : "Feurdean", "given" : "Angelica", "non-dropping-particle" : "", "parse-names" : false, "suffix" : "" }, { "dropping-particle" : "", "family" : "Romera", "given" : "Graciela Gil", "non-dropping-particle" : "", "parse-names" : false, "suffix" : "" }, { "dropping-particle" : "", "family" : "Iglesias", "given" : "Virginia", "non-dropping-particle" : "", "parse-names" : false, "suffix" : "" }, { "dropping-particle" : "", "family" : "Maezumi", "given" : "S Yoshi", "non-dropping-particle" : "", "parse-names" : false, "suffix" : "" }, { "dropping-particle" : "", "family" : "Magi", "given" : "Brian", "non-dropping-particle" : "", "parse-names" : false, "suffix" : "" }, { "dropping-particle" : "", "family" : "Courtney Mustaphi", "given" : "Colin J", "non-dropping-particle" : "", "parse-names" : false, "suffix" : "" }, { "dropping-particle" : "", "family" : "Zhihai", "given" : "Tonishtan", "non-dropping-particle" : "", "parse-names" : false, "suffix" : "" } ], "container-title" : "Biogeosciences", "id" : "ITEM-1", "issue" : "11", "issued" : { "date-parts" : [ [ "2016", "6", "3" ] ] }, "page" : "3225-3244", "title" : "Reconstructions of biomass burning from sediment-charcoal records to improve data\u2013model comparisons", "translator" : [ { "dropping-particle" : "", "family" : "G4243", "given" : "", "non-dropping-particle" : "", "parse-names" : false, "suffix" : "" } ], "type" : "article-journal", "volume" : "13" }, "uris" : [ "http://www.mendeley.com/documents/?uuid=54d5af16-428c-42bc-a1e4-bb833fa5770f" ] }, { "id" : "ITEM-2", "itemData" : { "DOI" : "10.5194/gmd-10-3329-2017", "ISSN" : "1991-9603", "abstract" : "Abstract. Fires have influenced atmospheric composition and climate since the rise of vascular plants, and satellite data have shown the overall global extent of fires. Our knowledge of historic fire emissions has progressively improved over the past decades due mostly to the development of new proxies and the improvement of fire models. Currently, there is a suite of proxies including sedimentary charcoal records, measurements of fire-emitted trace gases and black carbon stored in ice and firn, and visibility observations. These proxies provide opportunities to extrapolate emission estimates back in time based on satellite data starting in 1997, but each proxy has strengths and weaknesses regarding, for example, the spatial and temporal extents over which they are representative. We developed a new historic biomass burning emissions dataset starting in 1750 that merges the satellite record with several existing proxies and uses the average of six models from the Fire Model Intercomparison Project (FireMIP) protocol to estimate emissions when the available proxies had limited coverage. According to our approach, global biomass burning emissions were relatively constant, with 10-year averages varying between 1.8 and 2.3 Pg C yr\u22121. Carbon emissions increased only slightly over the full time period and peaked during the 1990s after which they decreased gradually. There is substantial uncertainty in these estimates, and patterns varied depending on choices regarding data representation, especially on regional scales. The observed pattern in fire carbon emissions is for a large part driven by African fires, which accounted for 58 % of global fire carbon emissions. African fire emissions declined since about 1950 due to conversion of savanna to cropland, and this decrease is partially compensated for by increasing emissions in deforestation zones of South America and Asia. These global fire emission estimates are mostly suited for global analyses and will be used in the Coupled Model Intercomparison Project Phase 6 (CMIP6) simulations.", "author" : [ { "dropping-particle" : "", "family" : "Marle", "given" : "Margreet J. E.", "non-dropping-particle" : "van", "parse-names" : false, "suffix" : "" }, { "dropping-particle" : "", "family" : "Kloster", "given" : "Silvia", "non-dropping-particle" : "", "parse-names" : false, "suffix" : "" }, { "dropping-particle" : "", "family" : "Magi", "given" : "Brian I.", "non-dropping-particle" : "", "parse-names" : false, "suffix" : "" }, { "dropping-particle" : "", "family" : "Marlon", "given" : "Jennifer R.", "non-dropping-particle" : "", "parse-names" : false, "suffix" : "" }, { "dropping-particle" : "", "family" : "Daniau", "given" : "Anne-Laure", "non-dropping-particle" : "", "parse-names" : false, "suffix" : "" }, { "dropping-particle" : "", "family" : "Field", "given" : "Robert D.", "non-dropping-particle" : "", "parse-names" : false, "suffix" : "" }, { "dropping-particle" : "", "family" : "Arneth", "given" : "Almut", "non-dropping-particle" : "", "parse-names" : false, "suffix" : "" }, { "dropping-particle" : "", "family" : "Forrest", "given" : "Matthew", "non-dropping-particle" : "", "parse-names" : false, "suffix" : "" }, { "dropping-particle" : "", "family" : "Hantson", "given" : "Stijn", "non-dropping-particle" : "", "parse-names" : false, "suffix" : "" }, { "dropping-particle" : "", "family" : "Kehrwald", "given" : "Natalie M.", "non-dropping-particle" : "", "parse-names" : false, "suffix" : "" }, { "dropping-particle" : "", "family" : "Knorr", "given" : "Wolfgang", "non-dropping-particle" : "", "parse-names" : false, "suffix" : "" }, { "dropping-particle" : "", "family" : "Lasslop", "given" : "Gitta", "non-dropping-particle" : "", "parse-names" : false, "suffix" : "" }, { "dropping-particle" : "", "family" : "Li", "given" : "Fang", "non-dropping-particle" : "", "parse-names" : false, "suffix" : "" }, { "dropping-particle" : "", "family" : "Mangeon", "given" : "St\u00e9phane", "non-dropping-particle" : "", "parse-names" : false, "suffix" : "" }, { "dropping-particle" : "", "family" : "Yue", "given" : "Chao", "non-dropping-particle" : "", "parse-names" : false, "suffix" : "" }, { "dropping-particle" : "", "family" : "Kaiser", "given" : "Johannes W.", "non-dropping-particle" : "", "parse-names" : false, "suffix" : "" }, { "dropping-particle" : "", "family" : "Werf", "given" : "Guido R.", "non-dropping-particle" : "van der", "parse-names" : false, "suffix" : "" } ], "container-title" : "Geoscientific Model Development", "id" : "ITEM-2", "issue" : "9", "issued" : { "date-parts" : [ [ "2017", "9", "11" ] ] }, "page" : "3329-3357", "title" : "Historic global biomass burning emissions for CMIP6 (BB4CMIP) based on merging satellite observations with proxies and fire models (1750\u20132015)", "translator" : [ { "dropping-particle" : "", "family" : "G4372", "given" : "", "non-dropping-particle" : "", "parse-names" : false, "suffix" : "" } ], "type" : "article-journal", "volume" : "10" }, "uris" : [ "http://www.mendeley.com/documents/?uuid=cf7ce9ff-0db1-484e-a38e-8a5e54cf6ee4" ] } ], "mendeley" : { "formattedCitation" : "(Marlon et al., 2016; van Marle et al., 2017)", "plainTextFormattedCitation" : "(Marlon et al., 2016; van Marle et al., 2017)", "previouslyFormattedCitation" : "(Marlon et al., 2016; van Marle et al., 2017)" }, "properties" : { "noteIndex" : 0 }, "schema" : "https://github.com/citation-style-language/schema/raw/master/csl-citation.json" }</w:instrText>
      </w:r>
      <w:r w:rsidRPr="0078253E">
        <w:rPr>
          <w:lang w:val="en-GB"/>
        </w:rPr>
        <w:fldChar w:fldCharType="separate"/>
      </w:r>
      <w:r w:rsidR="00CB33A1">
        <w:rPr>
          <w:noProof/>
          <w:lang w:val="en-GB"/>
        </w:rPr>
        <w:t>(Marlon et al., 2016; van Marle et al., 2017)</w:t>
      </w:r>
      <w:r w:rsidRPr="0078253E">
        <w:rPr>
          <w:lang w:val="en-GB"/>
        </w:rPr>
        <w:fldChar w:fldCharType="end"/>
      </w:r>
      <w:r w:rsidRPr="0078253E">
        <w:rPr>
          <w:lang w:val="en-GB"/>
        </w:rPr>
        <w:t xml:space="preserve">. At a global level, CMIP5 and CMIP6 </w:t>
      </w:r>
      <w:r w:rsidR="00B125F6">
        <w:rPr>
          <w:lang w:val="en-GB"/>
        </w:rPr>
        <w:t xml:space="preserve">emission </w:t>
      </w:r>
      <w:r w:rsidRPr="0078253E">
        <w:rPr>
          <w:lang w:val="en-GB"/>
        </w:rPr>
        <w:t>trends are similar, however,</w:t>
      </w:r>
      <w:r w:rsidRPr="0078253E">
        <w:rPr>
          <w:color w:val="000000"/>
          <w:lang w:val="en-GB"/>
        </w:rPr>
        <w:t xml:space="preserve"> there are substantial differences at the regional level, especially for the U</w:t>
      </w:r>
      <w:del w:id="1090" w:author="Lucy Cowie" w:date="2021-07-26T14:30:00Z">
        <w:r w:rsidRPr="0078253E" w:rsidDel="00E07C7A">
          <w:rPr>
            <w:color w:val="000000"/>
            <w:lang w:val="en-GB"/>
          </w:rPr>
          <w:delText>nited States</w:delText>
        </w:r>
      </w:del>
      <w:ins w:id="1091" w:author="Lucy Cowie" w:date="2021-07-26T14:30:00Z">
        <w:r w:rsidR="00E07C7A">
          <w:rPr>
            <w:color w:val="000000"/>
            <w:lang w:val="en-GB"/>
          </w:rPr>
          <w:t>SA</w:t>
        </w:r>
      </w:ins>
      <w:r w:rsidRPr="0078253E">
        <w:rPr>
          <w:color w:val="000000"/>
          <w:lang w:val="en-GB"/>
        </w:rPr>
        <w:t>, South America (south of Amazonia)</w:t>
      </w:r>
      <w:del w:id="1092" w:author="Lucy Cowie" w:date="2021-07-26T14:33:00Z">
        <w:r w:rsidRPr="0078253E" w:rsidDel="001D727E">
          <w:rPr>
            <w:color w:val="000000"/>
            <w:lang w:val="en-GB"/>
          </w:rPr>
          <w:delText>,</w:delText>
        </w:r>
      </w:del>
      <w:r w:rsidRPr="0078253E">
        <w:rPr>
          <w:color w:val="000000"/>
          <w:lang w:val="en-GB"/>
        </w:rPr>
        <w:t xml:space="preserve"> and </w:t>
      </w:r>
      <w:ins w:id="1093" w:author="Lucy Cowie" w:date="2021-07-26T14:31:00Z">
        <w:r w:rsidR="0027231D">
          <w:rPr>
            <w:color w:val="000000"/>
            <w:lang w:val="en-GB"/>
          </w:rPr>
          <w:t>S</w:t>
        </w:r>
      </w:ins>
      <w:del w:id="1094" w:author="Lucy Cowie" w:date="2021-07-26T14:31:00Z">
        <w:r w:rsidRPr="0078253E" w:rsidDel="0027231D">
          <w:rPr>
            <w:color w:val="000000"/>
            <w:lang w:val="en-GB"/>
          </w:rPr>
          <w:delText>s</w:delText>
        </w:r>
      </w:del>
      <w:r w:rsidRPr="0078253E">
        <w:rPr>
          <w:color w:val="000000"/>
          <w:lang w:val="en-GB"/>
        </w:rPr>
        <w:t xml:space="preserve">outhern </w:t>
      </w:r>
      <w:ins w:id="1095" w:author="Lucy Cowie" w:date="2021-07-26T14:31:00Z">
        <w:r w:rsidR="0027231D">
          <w:rPr>
            <w:color w:val="000000"/>
            <w:lang w:val="en-GB"/>
          </w:rPr>
          <w:t>H</w:t>
        </w:r>
      </w:ins>
      <w:del w:id="1096" w:author="Lucy Cowie" w:date="2021-07-26T14:31:00Z">
        <w:r w:rsidRPr="0078253E" w:rsidDel="0027231D">
          <w:rPr>
            <w:color w:val="000000"/>
            <w:lang w:val="en-GB"/>
          </w:rPr>
          <w:delText>h</w:delText>
        </w:r>
      </w:del>
      <w:r w:rsidRPr="0078253E">
        <w:rPr>
          <w:color w:val="000000"/>
          <w:lang w:val="en-GB"/>
        </w:rPr>
        <w:t xml:space="preserve">emisphere Africa </w:t>
      </w:r>
      <w:r w:rsidRPr="0078253E">
        <w:rPr>
          <w:color w:val="000000"/>
          <w:lang w:val="en-GB"/>
        </w:rPr>
        <w:fldChar w:fldCharType="begin" w:fldLock="1"/>
      </w:r>
      <w:r w:rsidR="00D477C7">
        <w:rPr>
          <w:color w:val="000000"/>
          <w:lang w:val="en-GB"/>
        </w:rPr>
        <w:instrText>ADDIN CSL_CITATION { "citationItems" : [ { "id" : "ITEM-1", "itemData" : { "DOI" : "10.5194/gmd-10-3329-2017", "ISSN" : "1991-9603", "abstract" : "Abstract. Fires have influenced atmospheric composition and climate since the rise of vascular plants, and satellite data have shown the overall global extent of fires. Our knowledge of historic fire emissions has progressively improved over the past decades due mostly to the development of new proxies and the improvement of fire models. Currently, there is a suite of proxies including sedimentary charcoal records, measurements of fire-emitted trace gases and black carbon stored in ice and firn, and visibility observations. These proxies provide opportunities to extrapolate emission estimates back in time based on satellite data starting in 1997, but each proxy has strengths and weaknesses regarding, for example, the spatial and temporal extents over which they are representative. We developed a new historic biomass burning emissions dataset starting in 1750 that merges the satellite record with several existing proxies and uses the average of six models from the Fire Model Intercomparison Project (FireMIP) protocol to estimate emissions when the available proxies had limited coverage. According to our approach, global biomass burning emissions were relatively constant, with 10-year averages varying between 1.8 and 2.3 Pg C yr\u22121. Carbon emissions increased only slightly over the full time period and peaked during the 1990s after which they decreased gradually. There is substantial uncertainty in these estimates, and patterns varied depending on choices regarding data representation, especially on regional scales. The observed pattern in fire carbon emissions is for a large part driven by African fires, which accounted for 58 % of global fire carbon emissions. African fire emissions declined since about 1950 due to conversion of savanna to cropland, and this decrease is partially compensated for by increasing emissions in deforestation zones of South America and Asia. These global fire emission estimates are mostly suited for global analyses and will be used in the Coupled Model Intercomparison Project Phase 6 (CMIP6) simulations.", "author" : [ { "dropping-particle" : "", "family" : "Marle", "given" : "Margreet J. E.", "non-dropping-particle" : "van", "parse-names" : false, "suffix" : "" }, { "dropping-particle" : "", "family" : "Kloster", "given" : "Silvia", "non-dropping-particle" : "", "parse-names" : false, "suffix" : "" }, { "dropping-particle" : "", "family" : "Magi", "given" : "Brian I.", "non-dropping-particle" : "", "parse-names" : false, "suffix" : "" }, { "dropping-particle" : "", "family" : "Marlon", "given" : "Jennifer R.", "non-dropping-particle" : "", "parse-names" : false, "suffix" : "" }, { "dropping-particle" : "", "family" : "Daniau", "given" : "Anne-Laure", "non-dropping-particle" : "", "parse-names" : false, "suffix" : "" }, { "dropping-particle" : "", "family" : "Field", "given" : "Robert D.", "non-dropping-particle" : "", "parse-names" : false, "suffix" : "" }, { "dropping-particle" : "", "family" : "Arneth", "given" : "Almut", "non-dropping-particle" : "", "parse-names" : false, "suffix" : "" }, { "dropping-particle" : "", "family" : "Forrest", "given" : "Matthew", "non-dropping-particle" : "", "parse-names" : false, "suffix" : "" }, { "dropping-particle" : "", "family" : "Hantson", "given" : "Stijn", "non-dropping-particle" : "", "parse-names" : false, "suffix" : "" }, { "dropping-particle" : "", "family" : "Kehrwald", "given" : "Natalie M.", "non-dropping-particle" : "", "parse-names" : false, "suffix" : "" }, { "dropping-particle" : "", "family" : "Knorr", "given" : "Wolfgang", "non-dropping-particle" : "", "parse-names" : false, "suffix" : "" }, { "dropping-particle" : "", "family" : "Lasslop", "given" : "Gitta", "non-dropping-particle" : "", "parse-names" : false, "suffix" : "" }, { "dropping-particle" : "", "family" : "Li", "given" : "Fang", "non-dropping-particle" : "", "parse-names" : false, "suffix" : "" }, { "dropping-particle" : "", "family" : "Mangeon", "given" : "St\u00e9phane", "non-dropping-particle" : "", "parse-names" : false, "suffix" : "" }, { "dropping-particle" : "", "family" : "Yue", "given" : "Chao", "non-dropping-particle" : "", "parse-names" : false, "suffix" : "" }, { "dropping-particle" : "", "family" : "Kaiser", "given" : "Johannes W.", "non-dropping-particle" : "", "parse-names" : false, "suffix" : "" }, { "dropping-particle" : "", "family" : "Werf", "given" : "Guido R.", "non-dropping-particle" : "van der", "parse-names" : false, "suffix" : "" } ], "container-title" : "Geoscientific Model Development", "id" : "ITEM-1", "issue" : "9", "issued" : { "date-parts" : [ [ "2017", "9", "11" ] ] }, "page" : "3329-3357", "title" : "Historic global biomass burning emissions for CMIP6 (BB4CMIP) based on merging satellite observations with proxies and fire models (1750\u20132015)", "translator" : [ { "dropping-particle" : "", "family" : "G4372", "given" : "", "non-dropping-particle" : "", "parse-names" : false, "suffix" : "" } ], "type" : "article-journal", "volume" : "10" }, "uris" : [ "http://www.mendeley.com/documents/?uuid=cf7ce9ff-0db1-484e-a38e-8a5e54cf6ee4" ] } ], "mendeley" : { "formattedCitation" : "(van Marle et al., 2017)", "plainTextFormattedCitation" : "(van Marle et al., 2017)", "previouslyFormattedCitation" : "(van Marle et al., 2017)" }, "properties" : { "noteIndex" : 0 }, "schema" : "https://github.com/citation-style-language/schema/raw/master/csl-citation.json" }</w:instrText>
      </w:r>
      <w:r w:rsidRPr="0078253E">
        <w:rPr>
          <w:color w:val="000000"/>
          <w:lang w:val="en-GB"/>
        </w:rPr>
        <w:fldChar w:fldCharType="separate"/>
      </w:r>
      <w:r w:rsidR="00CB33A1">
        <w:rPr>
          <w:noProof/>
          <w:color w:val="000000"/>
          <w:lang w:val="en-GB"/>
        </w:rPr>
        <w:t>(van Marle et al., 2017)</w:t>
      </w:r>
      <w:r w:rsidRPr="0078253E">
        <w:rPr>
          <w:color w:val="000000"/>
          <w:lang w:val="en-GB"/>
        </w:rPr>
        <w:fldChar w:fldCharType="end"/>
      </w:r>
      <w:r w:rsidRPr="0078253E">
        <w:rPr>
          <w:color w:val="000000"/>
          <w:lang w:val="en-GB"/>
        </w:rPr>
        <w:t>.</w:t>
      </w:r>
    </w:p>
    <w:p w14:paraId="5C8A1EA6" w14:textId="77777777" w:rsidR="00A05B04" w:rsidRPr="0078253E" w:rsidRDefault="00A05B04" w:rsidP="00D5630D">
      <w:pPr>
        <w:pStyle w:val="AR6BodyText"/>
        <w:rPr>
          <w:color w:val="000000"/>
          <w:lang w:val="en-GB"/>
        </w:rPr>
      </w:pPr>
    </w:p>
    <w:p w14:paraId="39C6B7F9" w14:textId="763EC93C" w:rsidR="00A05B04" w:rsidRPr="0078253E" w:rsidRDefault="00A05B04" w:rsidP="00D5630D">
      <w:pPr>
        <w:pStyle w:val="AR6BodyText"/>
        <w:rPr>
          <w:lang w:val="en-GB"/>
        </w:rPr>
      </w:pPr>
      <w:r w:rsidRPr="0078253E">
        <w:rPr>
          <w:color w:val="000000"/>
          <w:lang w:val="en-GB"/>
        </w:rPr>
        <w:t xml:space="preserve">Globally, </w:t>
      </w:r>
      <w:r w:rsidR="00B125F6">
        <w:rPr>
          <w:color w:val="000000"/>
          <w:lang w:val="en-GB"/>
        </w:rPr>
        <w:t>t</w:t>
      </w:r>
      <w:r w:rsidR="00B125F6" w:rsidRPr="0078253E">
        <w:rPr>
          <w:color w:val="000000"/>
          <w:lang w:val="en-GB"/>
        </w:rPr>
        <w:t xml:space="preserve">he CMIP5 estimates </w:t>
      </w:r>
      <w:r w:rsidR="00B125F6" w:rsidRPr="0078253E">
        <w:rPr>
          <w:color w:val="000000"/>
          <w:lang w:val="en-GB"/>
        </w:rPr>
        <w:fldChar w:fldCharType="begin" w:fldLock="1"/>
      </w:r>
      <w:r w:rsidR="00A75A09">
        <w:rPr>
          <w:color w:val="000000"/>
          <w:lang w:val="en-GB"/>
        </w:rPr>
        <w:instrText>ADDIN CSL_CITATION { "citationItems" : [ { "id" : "ITEM-1", "itemData" : { "DOI" : "10.5194/acp-10-7017-2010", "ISSN" : "1680-7324", "abstract" : "Abstract. We present and discuss a new dataset of gridded emissions covering the historical period (1850\u20132000) in decadal increments at a horizontal resolution of 0.5\u00b0 in latitude and longitude. The primary purpose of this inventory is to provide consistent gridded emissions of reactive gases and aerosols for use in chemistry model simulations needed by climate models for the Climate Model Intercomparison Program #5 (CMIP5) in support of the Intergovernmental Panel on Climate Change (IPCC) Fifth Assessment report (AR5). Our best estimate for the year 2000 inventory represents a combination of existing regional and global inventories to capture the best information available at this point; 40 regions and 12 sectors are used to combine the various sources. The historical reconstruction of each emitted compound, for each region and sector, is then forced to agree with our 2000 estimate, ensuring continuity between past and 2000 emissions. Simulations from two chemistry-climate models are used to test the ability of the emission dataset described here to capture long-term changes in atmospheric ozone, carbon monoxide and aerosol distributions. The simulated long-term change in the Northern mid-latitudes surface and mid-troposphere ozone is not quite as rapid as observed. However, stations outside this latitude band show much better agreement in both present-day and long-term trend. The model simulations indicate that the concentration of carbon monoxide is underestimated at the Mace Head station; however, the long-term trend over the limited observational period seems to be reasonably well captured. The simulated sulfate and black carbon deposition over Greenland is in very good agreement with the ice-core observations spanning the simulation period. Finally, aerosol optical depth and additional aerosol diagnostics are shown to be in good agreement with previously published estimates and observations.", "author" : [ { "dropping-particle" : "", "family" : "Lamarque", "given" : "J.-F.", "non-dropping-particle" : "", "parse-names" : false, "suffix" : "" }, { "dropping-particle" : "", "family" : "Bond", "given" : "T. C.", "non-dropping-particle" : "", "parse-names" : false, "suffix" : "" }, { "dropping-particle" : "", "family" : "Eyring", "given" : "V.", "non-dropping-particle" : "", "parse-names" : false, "suffix" : "" }, { "dropping-particle" : "", "family" : "Granier", "given" : "C.", "non-dropping-particle" : "", "parse-names" : false, "suffix" : "" }, { "dropping-particle" : "", "family" : "Heil", "given" : "A.", "non-dropping-particle" : "", "parse-names" : false, "suffix" : "" }, { "dropping-particle" : "", "family" : "Klimont", "given" : "Z.", "non-dropping-particle" : "", "parse-names" : false, "suffix" : "" }, { "dropping-particle" : "", "family" : "Lee", "given" : "D.", "non-dropping-particle" : "", "parse-names" : false, "suffix" : "" }, { "dropping-particle" : "", "family" : "Liousse", "given" : "C.", "non-dropping-particle" : "", "parse-names" : false, "suffix" : "" }, { "dropping-particle" : "", "family" : "Mieville", "given" : "A.", "non-dropping-particle" : "", "parse-names" : false, "suffix" : "" }, { "dropping-particle" : "", "family" : "Owen", "given" : "B.", "non-dropping-particle" : "", "parse-names" : false, "suffix" : "" }, { "dropping-particle" : "", "family" : "Schultz", "given" : "M. G.", "non-dropping-particle" : "", "parse-names" : false, "suffix" : "" }, { "dropping-particle" : "", "family" : "Shindell", "given" : "D.", "non-dropping-particle" : "", "parse-names" : false, "suffix" : "" }, { "dropping-particle" : "", "family" : "Smith", "given" : "S. J.", "non-dropping-particle" : "", "parse-names" : false, "suffix" : "" }, { "dropping-particle" : "", "family" : "Stehfest", "given" : "E.", "non-dropping-particle" : "", "parse-names" : false, "suffix" : "" }, { "dropping-particle" : "", "family" : "Aardenne", "given" : "J.", "non-dropping-particle" : "Van", "parse-names" : false, "suffix" : "" }, { "dropping-particle" : "", "family" : "Cooper", "given" : "O. R.", "non-dropping-particle" : "", "parse-names" : false, "suffix" : "" }, { "dropping-particle" : "", "family" : "Kainuma", "given" : "M.", "non-dropping-particle" : "", "parse-names" : false, "suffix" : "" }, { "dropping-particle" : "", "family" : "Mahowald", "given" : "N.", "non-dropping-particle" : "", "parse-names" : false, "suffix" : "" }, { "dropping-particle" : "", "family" : "McConnell", "given" : "J. R.", "non-dropping-particle" : "", "parse-names" : false, "suffix" : "" }, { "dropping-particle" : "", "family" : "Naik", "given" : "V.", "non-dropping-particle" : "", "parse-names" : false, "suffix" : "" }, { "dropping-particle" : "", "family" : "Riahi", "given" : "K.", "non-dropping-particle" : "", "parse-names" : false, "suffix" : "" }, { "dropping-particle" : "", "family" : "Vuuren", "given" : "D. P.", "non-dropping-particle" : "van", "parse-names" : false, "suffix" : "" } ], "container-title" : "Atmospheric Chemistry and Physics", "id" : "ITEM-1", "issue" : "15", "issued" : { "date-parts" : [ [ "2010", "8", "3" ] ] }, "page" : "7017-7039", "title" : "Historical (1850\u20132000) gridded anthropogenic and biomass burning emissions of reactive gases and aerosols: methodology and application", "translator" : [ { "dropping-particle" : "", "family" : "G4290", "given" : "", "non-dropping-particle" : "", "parse-names" : false, "suffix" : "" } ], "type" : "article-journal", "volume" : "10" }, "uris" : [ "http://www.mendeley.com/documents/?uuid=a6089ff6-9d6b-4e62-9ce0-6322c7c1cb3a" ] } ], "mendeley" : { "formattedCitation" : "(Lamarque et al., 2010)", "plainTextFormattedCitation" : "(Lamarque et al., 2010)", "previouslyFormattedCitation" : "(Lamarque et al., 2010)" }, "properties" : { "noteIndex" : 0 }, "schema" : "https://github.com/citation-style-language/schema/raw/master/csl-citation.json" }</w:instrText>
      </w:r>
      <w:r w:rsidR="00B125F6" w:rsidRPr="0078253E">
        <w:rPr>
          <w:color w:val="000000"/>
          <w:lang w:val="en-GB"/>
        </w:rPr>
        <w:fldChar w:fldCharType="separate"/>
      </w:r>
      <w:r w:rsidR="00CB33A1">
        <w:rPr>
          <w:noProof/>
          <w:color w:val="000000"/>
          <w:lang w:val="en-GB"/>
        </w:rPr>
        <w:t>(Lamarque et al., 2010)</w:t>
      </w:r>
      <w:r w:rsidR="00B125F6" w:rsidRPr="0078253E">
        <w:rPr>
          <w:color w:val="000000"/>
          <w:lang w:val="en-GB"/>
        </w:rPr>
        <w:fldChar w:fldCharType="end"/>
      </w:r>
      <w:r w:rsidR="00B125F6" w:rsidRPr="0078253E">
        <w:rPr>
          <w:color w:val="000000"/>
          <w:lang w:val="en-GB"/>
        </w:rPr>
        <w:t xml:space="preserve">, indicated </w:t>
      </w:r>
      <w:ins w:id="1097" w:author="Lucy Cowie" w:date="2021-07-26T14:33:00Z">
        <w:r w:rsidR="0050579F">
          <w:rPr>
            <w:color w:val="000000"/>
            <w:lang w:val="en-GB"/>
          </w:rPr>
          <w:t xml:space="preserve">a </w:t>
        </w:r>
      </w:ins>
      <w:r w:rsidR="00B125F6" w:rsidRPr="0078253E">
        <w:rPr>
          <w:color w:val="000000"/>
          <w:lang w:val="en-GB"/>
        </w:rPr>
        <w:t>gradual decline of open biomass burning emission from 1920 to about 1950 and then steady, and stronger than CMIP6, increase towards 2000.</w:t>
      </w:r>
      <w:r w:rsidR="00B125F6">
        <w:rPr>
          <w:color w:val="000000"/>
          <w:lang w:val="en-GB"/>
        </w:rPr>
        <w:t xml:space="preserve"> In </w:t>
      </w:r>
      <w:r w:rsidR="00B125F6">
        <w:rPr>
          <w:color w:val="000000"/>
          <w:lang w:val="en-GB"/>
        </w:rPr>
        <w:lastRenderedPageBreak/>
        <w:t xml:space="preserve">contrast, CMIP6 </w:t>
      </w:r>
      <w:r w:rsidRPr="0078253E">
        <w:rPr>
          <w:lang w:val="en-GB"/>
        </w:rPr>
        <w:t>biomass burning emissions</w:t>
      </w:r>
      <w:r w:rsidR="00B125F6">
        <w:rPr>
          <w:lang w:val="en-GB"/>
        </w:rPr>
        <w:t xml:space="preserve"> </w:t>
      </w:r>
      <w:r w:rsidR="00B125F6" w:rsidRPr="0078253E">
        <w:rPr>
          <w:color w:val="000000"/>
          <w:lang w:val="en-GB"/>
        </w:rPr>
        <w:fldChar w:fldCharType="begin" w:fldLock="1"/>
      </w:r>
      <w:r w:rsidR="00D477C7">
        <w:rPr>
          <w:color w:val="000000"/>
          <w:lang w:val="en-GB"/>
        </w:rPr>
        <w:instrText>ADDIN CSL_CITATION { "citationItems" : [ { "id" : "ITEM-1", "itemData" : { "DOI" : "10.5194/gmd-10-3329-2017", "ISSN" : "1991-9603", "abstract" : "Abstract. Fires have influenced atmospheric composition and climate since the rise of vascular plants, and satellite data have shown the overall global extent of fires. Our knowledge of historic fire emissions has progressively improved over the past decades due mostly to the development of new proxies and the improvement of fire models. Currently, there is a suite of proxies including sedimentary charcoal records, measurements of fire-emitted trace gases and black carbon stored in ice and firn, and visibility observations. These proxies provide opportunities to extrapolate emission estimates back in time based on satellite data starting in 1997, but each proxy has strengths and weaknesses regarding, for example, the spatial and temporal extents over which they are representative. We developed a new historic biomass burning emissions dataset starting in 1750 that merges the satellite record with several existing proxies and uses the average of six models from the Fire Model Intercomparison Project (FireMIP) protocol to estimate emissions when the available proxies had limited coverage. According to our approach, global biomass burning emissions were relatively constant, with 10-year averages varying between 1.8 and 2.3 Pg C yr\u22121. Carbon emissions increased only slightly over the full time period and peaked during the 1990s after which they decreased gradually. There is substantial uncertainty in these estimates, and patterns varied depending on choices regarding data representation, especially on regional scales. The observed pattern in fire carbon emissions is for a large part driven by African fires, which accounted for 58 % of global fire carbon emissions. African fire emissions declined since about 1950 due to conversion of savanna to cropland, and this decrease is partially compensated for by increasing emissions in deforestation zones of South America and Asia. These global fire emission estimates are mostly suited for global analyses and will be used in the Coupled Model Intercomparison Project Phase 6 (CMIP6) simulations.", "author" : [ { "dropping-particle" : "", "family" : "Marle", "given" : "Margreet J. E.", "non-dropping-particle" : "van", "parse-names" : false, "suffix" : "" }, { "dropping-particle" : "", "family" : "Kloster", "given" : "Silvia", "non-dropping-particle" : "", "parse-names" : false, "suffix" : "" }, { "dropping-particle" : "", "family" : "Magi", "given" : "Brian I.", "non-dropping-particle" : "", "parse-names" : false, "suffix" : "" }, { "dropping-particle" : "", "family" : "Marlon", "given" : "Jennifer R.", "non-dropping-particle" : "", "parse-names" : false, "suffix" : "" }, { "dropping-particle" : "", "family" : "Daniau", "given" : "Anne-Laure", "non-dropping-particle" : "", "parse-names" : false, "suffix" : "" }, { "dropping-particle" : "", "family" : "Field", "given" : "Robert D.", "non-dropping-particle" : "", "parse-names" : false, "suffix" : "" }, { "dropping-particle" : "", "family" : "Arneth", "given" : "Almut", "non-dropping-particle" : "", "parse-names" : false, "suffix" : "" }, { "dropping-particle" : "", "family" : "Forrest", "given" : "Matthew", "non-dropping-particle" : "", "parse-names" : false, "suffix" : "" }, { "dropping-particle" : "", "family" : "Hantson", "given" : "Stijn", "non-dropping-particle" : "", "parse-names" : false, "suffix" : "" }, { "dropping-particle" : "", "family" : "Kehrwald", "given" : "Natalie M.", "non-dropping-particle" : "", "parse-names" : false, "suffix" : "" }, { "dropping-particle" : "", "family" : "Knorr", "given" : "Wolfgang", "non-dropping-particle" : "", "parse-names" : false, "suffix" : "" }, { "dropping-particle" : "", "family" : "Lasslop", "given" : "Gitta", "non-dropping-particle" : "", "parse-names" : false, "suffix" : "" }, { "dropping-particle" : "", "family" : "Li", "given" : "Fang", "non-dropping-particle" : "", "parse-names" : false, "suffix" : "" }, { "dropping-particle" : "", "family" : "Mangeon", "given" : "St\u00e9phane", "non-dropping-particle" : "", "parse-names" : false, "suffix" : "" }, { "dropping-particle" : "", "family" : "Yue", "given" : "Chao", "non-dropping-particle" : "", "parse-names" : false, "suffix" : "" }, { "dropping-particle" : "", "family" : "Kaiser", "given" : "Johannes W.", "non-dropping-particle" : "", "parse-names" : false, "suffix" : "" }, { "dropping-particle" : "", "family" : "Werf", "given" : "Guido R.", "non-dropping-particle" : "van der", "parse-names" : false, "suffix" : "" } ], "container-title" : "Geoscientific Model Development", "id" : "ITEM-1", "issue" : "9", "issued" : { "date-parts" : [ [ "2017", "9", "11" ] ] }, "page" : "3329-3357", "title" : "Historic global biomass burning emissions for CMIP6 (BB4CMIP) based on merging satellite observations with proxies and fire models (1750\u20132015)", "translator" : [ { "dropping-particle" : "", "family" : "G4372", "given" : "", "non-dropping-particle" : "", "parse-names" : false, "suffix" : "" } ], "type" : "article-journal", "volume" : "10" }, "uris" : [ "http://www.mendeley.com/documents/?uuid=cf7ce9ff-0db1-484e-a38e-8a5e54cf6ee4" ] } ], "mendeley" : { "formattedCitation" : "(van Marle et al., 2017)", "plainTextFormattedCitation" : "(van Marle et al., 2017)", "previouslyFormattedCitation" : "(van Marle et al., 2017)" }, "properties" : { "noteIndex" : 0 }, "schema" : "https://github.com/citation-style-language/schema/raw/master/csl-citation.json" }</w:instrText>
      </w:r>
      <w:r w:rsidR="00B125F6" w:rsidRPr="0078253E">
        <w:rPr>
          <w:color w:val="000000"/>
          <w:lang w:val="en-GB"/>
        </w:rPr>
        <w:fldChar w:fldCharType="separate"/>
      </w:r>
      <w:r w:rsidR="00CB33A1">
        <w:rPr>
          <w:noProof/>
          <w:color w:val="000000"/>
          <w:lang w:val="en-GB"/>
        </w:rPr>
        <w:t>(van Marle et al., 2017)</w:t>
      </w:r>
      <w:r w:rsidR="00B125F6" w:rsidRPr="0078253E">
        <w:rPr>
          <w:color w:val="000000"/>
          <w:lang w:val="en-GB"/>
        </w:rPr>
        <w:fldChar w:fldCharType="end"/>
      </w:r>
      <w:r w:rsidRPr="0078253E">
        <w:rPr>
          <w:lang w:val="en-GB"/>
        </w:rPr>
        <w:t xml:space="preserve"> increase only slightly over 1750</w:t>
      </w:r>
      <w:ins w:id="1098" w:author="Lucy Cowie" w:date="2021-07-26T14:33:00Z">
        <w:r w:rsidR="0050579F">
          <w:rPr>
            <w:lang w:val="en-GB"/>
          </w:rPr>
          <w:t>–</w:t>
        </w:r>
      </w:ins>
      <w:del w:id="1099" w:author="Lucy Cowie" w:date="2021-07-26T14:33:00Z">
        <w:r w:rsidRPr="0078253E" w:rsidDel="0050579F">
          <w:rPr>
            <w:lang w:val="en-GB"/>
          </w:rPr>
          <w:delText xml:space="preserve"> to </w:delText>
        </w:r>
      </w:del>
      <w:r w:rsidRPr="0078253E">
        <w:rPr>
          <w:lang w:val="en-GB"/>
        </w:rPr>
        <w:t xml:space="preserve">2015 and peak during the 1990s after which they decrease gradually </w:t>
      </w:r>
      <w:r w:rsidRPr="0078253E">
        <w:rPr>
          <w:color w:val="000000"/>
          <w:lang w:val="en-GB"/>
        </w:rPr>
        <w:t>consistently</w:t>
      </w:r>
      <w:r w:rsidR="00D5630D">
        <w:rPr>
          <w:color w:val="000000"/>
          <w:lang w:val="en-GB"/>
        </w:rPr>
        <w:t>,</w:t>
      </w:r>
      <w:r w:rsidRPr="0078253E">
        <w:rPr>
          <w:color w:val="000000"/>
          <w:lang w:val="en-GB"/>
        </w:rPr>
        <w:t xml:space="preserve"> with the assessment of fire trends in Chapter 5. </w:t>
      </w:r>
      <w:r w:rsidR="00D5630D">
        <w:rPr>
          <w:color w:val="000000"/>
          <w:lang w:val="en-GB"/>
        </w:rPr>
        <w:t xml:space="preserve">Therefore, the </w:t>
      </w:r>
      <w:r w:rsidRPr="0078253E">
        <w:rPr>
          <w:color w:val="000000"/>
          <w:lang w:val="en-GB"/>
        </w:rPr>
        <w:t xml:space="preserve">CMIP6 evolution has a smaller difference between pre-industrial and </w:t>
      </w:r>
      <w:commentRangeStart w:id="1100"/>
      <w:r w:rsidRPr="0078253E">
        <w:rPr>
          <w:color w:val="000000"/>
          <w:lang w:val="en-GB"/>
        </w:rPr>
        <w:t>present</w:t>
      </w:r>
      <w:commentRangeEnd w:id="1100"/>
      <w:r w:rsidR="00774F51">
        <w:rPr>
          <w:rStyle w:val="Marquedecommentaire"/>
          <w:lang w:val="en-GB"/>
        </w:rPr>
        <w:commentReference w:id="1100"/>
      </w:r>
      <w:r w:rsidRPr="0078253E">
        <w:rPr>
          <w:color w:val="000000"/>
          <w:lang w:val="en-GB"/>
        </w:rPr>
        <w:t xml:space="preserve"> emissions</w:t>
      </w:r>
      <w:r w:rsidR="00465010">
        <w:rPr>
          <w:color w:val="000000"/>
          <w:lang w:val="en-GB"/>
        </w:rPr>
        <w:t xml:space="preserve"> than CMIP5</w:t>
      </w:r>
      <w:r w:rsidRPr="0078253E">
        <w:rPr>
          <w:color w:val="000000"/>
          <w:lang w:val="en-GB"/>
        </w:rPr>
        <w:t>,</w:t>
      </w:r>
      <w:r w:rsidR="00C04F2D">
        <w:rPr>
          <w:color w:val="000000"/>
          <w:lang w:val="en-GB"/>
        </w:rPr>
        <w:t xml:space="preserve"> </w:t>
      </w:r>
      <w:r w:rsidR="00465010">
        <w:rPr>
          <w:color w:val="000000"/>
          <w:lang w:val="en-GB"/>
        </w:rPr>
        <w:t xml:space="preserve">resulting in a lower </w:t>
      </w:r>
      <w:r w:rsidRPr="0078253E">
        <w:rPr>
          <w:lang w:val="en-GB"/>
        </w:rPr>
        <w:t xml:space="preserve">radiative forcing of </w:t>
      </w:r>
      <w:r w:rsidR="00465010">
        <w:rPr>
          <w:lang w:val="en-GB"/>
        </w:rPr>
        <w:t xml:space="preserve">biomass burning </w:t>
      </w:r>
      <w:r w:rsidRPr="0078253E">
        <w:rPr>
          <w:lang w:val="en-GB"/>
        </w:rPr>
        <w:t>SLCFs,</w:t>
      </w:r>
      <w:r w:rsidRPr="0078253E">
        <w:rPr>
          <w:color w:val="000000"/>
          <w:lang w:val="en-GB"/>
        </w:rPr>
        <w:t xml:space="preserve"> leading to </w:t>
      </w:r>
      <w:ins w:id="1101" w:author="Lucy Cowie" w:date="2021-07-26T14:34:00Z">
        <w:r w:rsidR="0050579F">
          <w:rPr>
            <w:color w:val="000000"/>
            <w:lang w:val="en-GB"/>
          </w:rPr>
          <w:t xml:space="preserve">a </w:t>
        </w:r>
      </w:ins>
      <w:r w:rsidRPr="0078253E">
        <w:rPr>
          <w:color w:val="000000"/>
          <w:lang w:val="en-GB"/>
        </w:rPr>
        <w:t xml:space="preserve">possibly lower effect on climate </w:t>
      </w:r>
      <w:r w:rsidRPr="0078253E">
        <w:rPr>
          <w:color w:val="000000"/>
          <w:lang w:val="en-GB"/>
        </w:rPr>
        <w:fldChar w:fldCharType="begin" w:fldLock="1"/>
      </w:r>
      <w:r w:rsidR="00D477C7">
        <w:rPr>
          <w:color w:val="000000"/>
          <w:lang w:val="en-GB"/>
        </w:rPr>
        <w:instrText>ADDIN CSL_CITATION { "citationItems" : [ { "id" : "ITEM-1", "itemData" : { "DOI" : "10.5194/gmd-10-3329-2017", "ISSN" : "1991-9603", "abstract" : "Abstract. Fires have influenced atmospheric composition and climate since the rise of vascular plants, and satellite data have shown the overall global extent of fires. Our knowledge of historic fire emissions has progressively improved over the past decades due mostly to the development of new proxies and the improvement of fire models. Currently, there is a suite of proxies including sedimentary charcoal records, measurements of fire-emitted trace gases and black carbon stored in ice and firn, and visibility observations. These proxies provide opportunities to extrapolate emission estimates back in time based on satellite data starting in 1997, but each proxy has strengths and weaknesses regarding, for example, the spatial and temporal extents over which they are representative. We developed a new historic biomass burning emissions dataset starting in 1750 that merges the satellite record with several existing proxies and uses the average of six models from the Fire Model Intercomparison Project (FireMIP) protocol to estimate emissions when the available proxies had limited coverage. According to our approach, global biomass burning emissions were relatively constant, with 10-year averages varying between 1.8 and 2.3 Pg C yr\u22121. Carbon emissions increased only slightly over the full time period and peaked during the 1990s after which they decreased gradually. There is substantial uncertainty in these estimates, and patterns varied depending on choices regarding data representation, especially on regional scales. The observed pattern in fire carbon emissions is for a large part driven by African fires, which accounted for 58 % of global fire carbon emissions. African fire emissions declined since about 1950 due to conversion of savanna to cropland, and this decrease is partially compensated for by increasing emissions in deforestation zones of South America and Asia. These global fire emission estimates are mostly suited for global analyses and will be used in the Coupled Model Intercomparison Project Phase 6 (CMIP6) simulations.", "author" : [ { "dropping-particle" : "", "family" : "Marle", "given" : "Margreet J. E.", "non-dropping-particle" : "van", "parse-names" : false, "suffix" : "" }, { "dropping-particle" : "", "family" : "Kloster", "given" : "Silvia", "non-dropping-particle" : "", "parse-names" : false, "suffix" : "" }, { "dropping-particle" : "", "family" : "Magi", "given" : "Brian I.", "non-dropping-particle" : "", "parse-names" : false, "suffix" : "" }, { "dropping-particle" : "", "family" : "Marlon", "given" : "Jennifer R.", "non-dropping-particle" : "", "parse-names" : false, "suffix" : "" }, { "dropping-particle" : "", "family" : "Daniau", "given" : "Anne-Laure", "non-dropping-particle" : "", "parse-names" : false, "suffix" : "" }, { "dropping-particle" : "", "family" : "Field", "given" : "Robert D.", "non-dropping-particle" : "", "parse-names" : false, "suffix" : "" }, { "dropping-particle" : "", "family" : "Arneth", "given" : "Almut", "non-dropping-particle" : "", "parse-names" : false, "suffix" : "" }, { "dropping-particle" : "", "family" : "Forrest", "given" : "Matthew", "non-dropping-particle" : "", "parse-names" : false, "suffix" : "" }, { "dropping-particle" : "", "family" : "Hantson", "given" : "Stijn", "non-dropping-particle" : "", "parse-names" : false, "suffix" : "" }, { "dropping-particle" : "", "family" : "Kehrwald", "given" : "Natalie M.", "non-dropping-particle" : "", "parse-names" : false, "suffix" : "" }, { "dropping-particle" : "", "family" : "Knorr", "given" : "Wolfgang", "non-dropping-particle" : "", "parse-names" : false, "suffix" : "" }, { "dropping-particle" : "", "family" : "Lasslop", "given" : "Gitta", "non-dropping-particle" : "", "parse-names" : false, "suffix" : "" }, { "dropping-particle" : "", "family" : "Li", "given" : "Fang", "non-dropping-particle" : "", "parse-names" : false, "suffix" : "" }, { "dropping-particle" : "", "family" : "Mangeon", "given" : "St\u00e9phane", "non-dropping-particle" : "", "parse-names" : false, "suffix" : "" }, { "dropping-particle" : "", "family" : "Yue", "given" : "Chao", "non-dropping-particle" : "", "parse-names" : false, "suffix" : "" }, { "dropping-particle" : "", "family" : "Kaiser", "given" : "Johannes W.", "non-dropping-particle" : "", "parse-names" : false, "suffix" : "" }, { "dropping-particle" : "", "family" : "Werf", "given" : "Guido R.", "non-dropping-particle" : "van der", "parse-names" : false, "suffix" : "" } ], "container-title" : "Geoscientific Model Development", "id" : "ITEM-1", "issue" : "9", "issued" : { "date-parts" : [ [ "2017", "9", "11" ] ] }, "page" : "3329-3357", "title" : "Historic global biomass burning emissions for CMIP6 (BB4CMIP) based on merging satellite observations with proxies and fire models (1750\u20132015)", "translator" : [ { "dropping-particle" : "", "family" : "G4372", "given" : "", "non-dropping-particle" : "", "parse-names" : false, "suffix" : "" } ], "type" : "article-journal", "volume" : "10" }, "uris" : [ "http://www.mendeley.com/documents/?uuid=cf7ce9ff-0db1-484e-a38e-8a5e54cf6ee4" ] } ], "mendeley" : { "formattedCitation" : "(van Marle et al., 2017)", "plainTextFormattedCitation" : "(van Marle et al., 2017)", "previouslyFormattedCitation" : "(van Marle et al., 2017)" }, "properties" : { "noteIndex" : 0 }, "schema" : "https://github.com/citation-style-language/schema/raw/master/csl-citation.json" }</w:instrText>
      </w:r>
      <w:r w:rsidRPr="0078253E">
        <w:rPr>
          <w:color w:val="000000"/>
          <w:lang w:val="en-GB"/>
        </w:rPr>
        <w:fldChar w:fldCharType="separate"/>
      </w:r>
      <w:r w:rsidR="00CB33A1">
        <w:rPr>
          <w:noProof/>
          <w:color w:val="000000"/>
          <w:lang w:val="en-GB"/>
        </w:rPr>
        <w:t>(van Marle et al., 2017)</w:t>
      </w:r>
      <w:r w:rsidRPr="0078253E">
        <w:rPr>
          <w:color w:val="000000"/>
          <w:lang w:val="en-GB"/>
        </w:rPr>
        <w:fldChar w:fldCharType="end"/>
      </w:r>
      <w:r w:rsidRPr="0078253E">
        <w:rPr>
          <w:color w:val="000000"/>
          <w:lang w:val="en-GB"/>
        </w:rPr>
        <w:t xml:space="preserve">. </w:t>
      </w:r>
    </w:p>
    <w:p w14:paraId="178C93FE" w14:textId="77777777" w:rsidR="00A05B04" w:rsidRPr="0078253E" w:rsidRDefault="00A05B04" w:rsidP="00D5630D">
      <w:pPr>
        <w:pStyle w:val="AR6BodyText"/>
        <w:rPr>
          <w:lang w:val="en-GB"/>
        </w:rPr>
      </w:pPr>
    </w:p>
    <w:p w14:paraId="07162429" w14:textId="468DDDB3" w:rsidR="00A05B04" w:rsidRPr="0078253E" w:rsidRDefault="00A05B04" w:rsidP="00D5630D">
      <w:pPr>
        <w:pStyle w:val="AR6BodyText"/>
        <w:rPr>
          <w:lang w:val="en-GB"/>
        </w:rPr>
      </w:pPr>
      <w:r w:rsidRPr="0078253E">
        <w:rPr>
          <w:lang w:val="en-GB"/>
        </w:rPr>
        <w:t>C</w:t>
      </w:r>
      <w:r w:rsidRPr="0078253E">
        <w:rPr>
          <w:rFonts w:eastAsia="MS Mincho"/>
          <w:lang w:val="en-GB"/>
        </w:rPr>
        <w:t>limate warming,</w:t>
      </w:r>
      <w:r w:rsidR="00F01060">
        <w:rPr>
          <w:rFonts w:eastAsia="MS Mincho"/>
          <w:lang w:val="en-GB"/>
        </w:rPr>
        <w:t xml:space="preserve"> </w:t>
      </w:r>
      <w:r w:rsidR="00BE3A2A">
        <w:rPr>
          <w:rFonts w:eastAsia="MS Mincho"/>
          <w:lang w:val="en-GB"/>
        </w:rPr>
        <w:t>especially</w:t>
      </w:r>
      <w:r w:rsidRPr="0078253E">
        <w:rPr>
          <w:rFonts w:eastAsia="MS Mincho"/>
          <w:lang w:val="en-GB"/>
        </w:rPr>
        <w:t xml:space="preserve"> through change in temperature and precipitation, will generally increase the risk of fire </w:t>
      </w:r>
      <w:commentRangeStart w:id="1102"/>
      <w:r w:rsidRPr="0078253E">
        <w:rPr>
          <w:rFonts w:eastAsia="MS Mincho"/>
          <w:lang w:val="en-GB"/>
        </w:rPr>
        <w:fldChar w:fldCharType="begin" w:fldLock="1"/>
      </w:r>
      <w:ins w:id="1103" w:author="Robin Matthews" w:date="2021-07-08T15:26:00Z">
        <w:r w:rsidR="00493201">
          <w:rPr>
            <w:rFonts w:eastAsia="MS Mincho"/>
            <w:lang w:val="en-GB"/>
          </w:rPr>
          <w:instrText>ADDIN CSL_CITATION { "citationItems" : [ { "id" : "ITEM-1", "itemData" : { "author" : [ { "dropping-particle" : "", "family" : "Jia", "given" : "G.", "non-dropping-particle" : "", "parse-names" : false, "suffix" : "" }, { "dropping-particle" : "", "family" : "Shevliakova", "given" : "E.", "non-dropping-particle" : "", "parse-names" : false, "suffix" : "" }, { "dropping-particle" : "", "family" : "Artaxo", "given" : "P.", "non-dropping-particle" : "", "parse-names" : false, "suffix" : "" }, { "dropping-particle" : "", "family" : "N. De Noblet-Ducoudr\u00e9", "given" : "", "non-dropping-particle" : "", "parse-names" : false, "suffix" : "" }, { "dropping-particle" : "", "family" : "Houghton", "given" : "R.", "non-dropping-particle" : "", "parse-names" : false, "suffix" : "" }, { "dropping-particle" : "", "family" : "House", "given" : "J.", "non-dropping-particle" : "", "parse-names" : false, "suffix" : "" }, { "dropping-particle" : "", "family" : "Kitajima", "given" : "K.", "non-dropping-particle" : "", "parse-names" : false, "suffix" : "" }, { "dropping-particle" : "", "family" : "Lennard", "given" : "C.", "non-dropping-particle" : "", "parse-names" : false, "suffix" : "" }, { "dropping-particle" : "", "family" : "Popp", "given" : "A.", "non-dropping-particle" : "", "parse-names" : false, "suffix" : "" }, { "dropping-particle" : "", "family" : "Sirin", "given" : "A.", "non-dropping-particle" : "", "parse-names" : false, "suffix" : "" }, { "dropping-particle" : "", "family" : "Sukumar", "given" : "R.", "non-dropping-particle" : "", "parse-names" : false, "suffix" : "" }, { "dropping-particle" : "", "family" : "Verchot", "given" : "L.", "non-dropping-particle" : "", "parse-names" : false, "suffix" : "" } ], "chapter-number" : "2", "container-title" : "Climate Change and Land: an IPCC special report on climate change, desertification, land degradation, sustainable land management, food security, and greenhouse gas fluxes in terrestrial ecosystems", "editor" : [ { "dropping-particle" : "", "family" : "Shukla", "given" : "P.R.", "non-dropping-particle" : "", "parse-names" : false, "suffix" : "" }, { "dropping-particle" : "", "family" : "Skea", "given" : "J.", "non-dropping-particle" : "", "parse-names" : false, "suffix" : "" }, { "dropping-particle" : "", "family" : "Buendia", "given" : "E. Calvo", "non-dropping-particle" : "", "parse-names" : false, "suffix" : "" }, { "dropping-particle" : "", "family" : "Masson-Delmotte", "given" : "V.", "non-dropping-particle" : "", "parse-names" : false, "suffix" : "" }, { "dropping-particle" : "", "family" : "P\u00f6rtner", "given" : "H.-O.", "non-dropping-particle" : "", "parse-names" : false, "suffix" : "" }, { "dropping-particle" : "", "family" : "Roberts", "given" : "D.C.", "non-dropping-particle" : "", "parse-names" : false, "suffix" : "" }, { "dropping-particle" : "", "family" : "Zhai", "given" : "P.", "non-dropping-particle" : "", "parse-names" : false, "suffix" : "" }, { "dropping-particle" : "", "family" : "Slade", "given" : "R.", "non-dropping-particle" : "", "parse-names" : false, "suffix" : "" }, { "dropping-particle" : "", "family" : "Connors", "given" : "S.", "non-dropping-particle" : "", "parse-names" : false, "suffix" : "" }, { "dropping-particle" : "van", "family" : "Diemen", "given" : "R.", "non-dropping-particle" : "", "parse-names" : false, "suffix" : "" }, { "dropping-particle" : "", "family" : "Ferrat", "given" : "M.", "non-dropping-particle" : "", "parse-names" : false, "suffix" : "" }, { "dropping-particle" : "", "family" : "Haughey", "given" : "E.", "non-dropping-particle" : "", "parse-names" : false, "suffix" : "" }, { "dropping-particle" : "", "family" : "Luz", "given" : "S.", "non-dropping-particle" : "", "parse-names" : false, "suffix" : "" }, { "dropping-particle" : "", "family" : "Neogi", "given" : "S.", "non-dropping-particle" : "", "parse-names" : false, "suffix" : "" }, { "dropping-particle" : "", "family" : "Pathak", "given" : "M.", "non-dropping-particle" : "", "parse-names" : false, "suffix" : "" }, { "dropping-particle" : "", "family" : "Petzold", "given" : "J.", "non-dropping-particle" : "", "parse-names" : false, "suffix" : "" }, { "dropping-particle" : "", "family" : "Portugal Pereira", "given" : "J.", "non-dropping-particle" : "", "parse-names" : false, "suffix" : "" }, { "dropping-particle" : "", "family" : "P. Vyas", "given" : "E. Huntley", "non-dropping-particle" : "", "parse-names" : false, "suffix" : "" }, { "dropping-particle" : "", "family" : "Kissick", "given" : "K.", "non-dropping-particle" : "", "parse-names" : false, "suffix" : "" }, { "dropping-particle" : "", "family" : "Belkacemi", "given" : "M.", "non-dropping-particle" : "", "parse-names" : false, "suffix" : "" }, { "dropping-particle" : "", "family" : "Malley", "given" : "J.", "non-dropping-particle" : "", "parse-names" : false, "suffix" : "" } ], "id" : "ITEM-1", "issued" : { "date-parts" : [ [ "2019" ] ] }, "page" : "131-247", "publisher" : "In Press", "title" : "Land\u2013climate interactions", "translator" : [ { "dropping-particle" : "", "family" : "G4114", "given" : "Rt13", "non-dropping-particle" : "", "parse-names" : false, "suffix" : "" } ], "type" : "chapter" }, "suffix" : ", see also Chapter 12", "uris" : [ "http://www.mendeley.com/documents/?uuid=fe269d04-31f1-478b-889b-2d863ebc8b77" ] } ], "mendeley" : { "formattedCitation" : "(Jia et al., 2019, see also Chapter 12)", "manualFormatting" : "(Jia et al., 2019", "plainTextFormattedCitation" : "(Jia et al., 2019, see also Chapter 12)", "previouslyFormattedCitation" : "(Jia et al., 2019, see also Chapter 12)" }, "properties" : { "noteIndex" : 0 }, "schema" : "https://github.com/citation-style-language/schema/raw/master/csl-citation.json" }</w:instrText>
        </w:r>
      </w:ins>
      <w:del w:id="1104" w:author="Robin Matthews" w:date="2021-07-08T15:26:00Z">
        <w:r w:rsidR="00D477C7" w:rsidDel="00493201">
          <w:rPr>
            <w:rFonts w:eastAsia="MS Mincho"/>
            <w:lang w:val="en-GB"/>
          </w:rPr>
          <w:delInstrText>ADDIN CSL_CITATION { "citationItems" : [ { "id" : "ITEM-1", "itemData" : { "author" : [ { "dropping-particle" : "", "family" : "Jia", "given" : "G.", "non-dropping-particle" : "", "parse-names" : false, "suffix" : "" }, { "dropping-particle" : "", "family" : "Shevliakova", "given" : "E.", "non-dropping-particle" : "", "parse-names" : false, "suffix" : "" }, { "dropping-particle" : "", "family" : "Artaxo", "given" : "P.", "non-dropping-particle" : "", "parse-names" : false, "suffix" : "" }, { "dropping-particle" : "", "family" : "N. De Noblet-Ducoudr\u00e9", "given" : "", "non-dropping-particle" : "", "parse-names" : false, "suffix" : "" }, { "dropping-particle" : "", "family" : "Houghton", "given" : "R.", "non-dropping-particle" : "", "parse-names" : false, "suffix" : "" }, { "dropping-particle" : "", "family" : "House", "given" : "J.", "non-dropping-particle" : "", "parse-names" : false, "suffix" : "" }, { "dropping-particle" : "", "family" : "Kitajima", "given" : "K.", "non-dropping-particle" : "", "parse-names" : false, "suffix" : "" }, { "dropping-particle" : "", "family" : "Lennard", "given" : "C.", "non-dropping-particle" : "", "parse-names" : false, "suffix" : "" }, { "dropping-particle" : "", "family" : "Popp", "given" : "A.", "non-dropping-particle" : "", "parse-names" : false, "suffix" : "" }, { "dropping-particle" : "", "family" : "Sirin", "given" : "A.", "non-dropping-particle" : "", "parse-names" : false, "suffix" : "" }, { "dropping-particle" : "", "family" : "Sukumar", "given" : "R.", "non-dropping-particle" : "", "parse-names" : false, "suffix" : "" }, { "dropping-particle" : "", "family" : "Verchot", "given" : "L.", "non-dropping-particle" : "", "parse-names" : false, "suffix" : "" } ], "chapter-number" : "2", "container-title" : "Climate Change and Land: an IPCC special report on climate change, desertification, land degradation, sustainable land management, food security, and greenhouse gas fluxes in terrestrial ecosystems", "editor" : [ { "dropping-particle" : "", "family" : "Shukla", "given" : "P.R.", "non-dropping-particle" : "", "parse-names" : false, "suffix" : "" }, { "dropping-particle" : "", "family" : "Skea", "given" : "J.", "non-dropping-particle" : "", "parse-names" : false, "suffix" : "" }, { "dropping-particle" : "", "family" : "Buendia", "given" : "E. Calvo", "non-dropping-particle" : "", "parse-names" : false, "suffix" : "" }, { "dropping-particle" : "", "family" : "Masson-Delmotte", "given" : "V.", "non-dropping-particle" : "", "parse-names" : false, "suffix" : "" }, { "dropping-particle" : "", "family" : "P\u00f6rtner", "given" : "H.-O.", "non-dropping-particle" : "", "parse-names" : false, "suffix" : "" }, { "dropping-particle" : "", "family" : "Roberts", "given" : "D.C.", "non-dropping-particle" : "", "parse-names" : false, "suffix" : "" }, { "dropping-particle" : "", "family" : "Zhai", "given" : "P.", "non-dropping-particle" : "", "parse-names" : false, "suffix" : "" }, { "dropping-particle" : "", "family" : "Slade", "given" : "R.", "non-dropping-particle" : "", "parse-names" : false, "suffix" : "" }, { "dropping-particle" : "", "family" : "Connors", "given" : "S.", "non-dropping-particle" : "", "parse-names" : false, "suffix" : "" }, { "dropping-particle" : "van", "family" : "Diemen", "given" : "R.", "non-dropping-particle" : "", "parse-names" : false, "suffix" : "" }, { "dropping-particle" : "", "family" : "Ferrat", "given" : "M.", "non-dropping-particle" : "", "parse-names" : false, "suffix" : "" }, { "dropping-particle" : "", "family" : "Haughey", "given" : "E.", "non-dropping-particle" : "", "parse-names" : false, "suffix" : "" }, { "dropping-particle" : "", "family" : "Luz", "given" : "S.", "non-dropping-particle" : "", "parse-names" : false, "suffix" : "" }, { "dropping-particle" : "", "family" : "Neogi", "given" : "S.", "non-dropping-particle" : "", "parse-names" : false, "suffix" : "" }, { "dropping-particle" : "", "family" : "Pathak", "given" : "M.", "non-dropping-particle" : "", "parse-names" : false, "suffix" : "" }, { "dropping-particle" : "", "family" : "Petzold", "given" : "J.", "non-dropping-particle" : "", "parse-names" : false, "suffix" : "" }, { "dropping-particle" : "", "family" : "Portugal Pereira", "given" : "J.", "non-dropping-particle" : "", "parse-names" : false, "suffix" : "" }, { "dropping-particle" : "", "family" : "P. Vyas", "given" : "E. Huntley", "non-dropping-particle" : "", "parse-names" : false, "suffix" : "" }, { "dropping-particle" : "", "family" : "Kissick", "given" : "K.", "non-dropping-particle" : "", "parse-names" : false, "suffix" : "" }, { "dropping-particle" : "", "family" : "Belkacemi", "given" : "M.", "non-dropping-particle" : "", "parse-names" : false, "suffix" : "" }, { "dropping-particle" : "", "family" : "Malley", "given" : "J.", "non-dropping-particle" : "", "parse-names" : false, "suffix" : "" } ], "id" : "ITEM-1", "issued" : { "date-parts" : [ [ "2019" ] ] }, "page" : "131-247", "publisher" : "In Press", "title" : "Land\u2013climate interactions", "translator" : [ { "dropping-particle" : "", "family" : "G4114", "given" : "Rt13", "non-dropping-particle" : "", "parse-names" : false, "suffix" : "" } ], "type" : "chapter" }, "suffix" : ", see also Chapter 12", "uris" : [ "http://www.mendeley.com/documents/?uuid=fe269d04-31f1-478b-889b-2d863ebc8b77" ] } ], "mendeley" : { "formattedCitation" : "(Jia et al., 2019, see also Chapter 12)", "plainTextFormattedCitation" : "(Jia et al., 2019, see also Chapter 12)", "previouslyFormattedCitation" : "(Jia et al., 2019, see also Chapter 12)" }, "properties" : { "noteIndex" : 0 }, "schema" : "https://github.com/citation-style-language/schema/raw/master/csl-citation.json" }</w:delInstrText>
        </w:r>
      </w:del>
      <w:r w:rsidRPr="0078253E">
        <w:rPr>
          <w:rFonts w:eastAsia="MS Mincho"/>
          <w:lang w:val="en-GB"/>
        </w:rPr>
        <w:fldChar w:fldCharType="separate"/>
      </w:r>
      <w:r w:rsidR="00CB33A1">
        <w:rPr>
          <w:rFonts w:eastAsia="MS Mincho"/>
          <w:noProof/>
          <w:lang w:val="en-GB"/>
        </w:rPr>
        <w:t>(Jia et al., 2019</w:t>
      </w:r>
      <w:del w:id="1105" w:author="Robin Matthews" w:date="2021-07-08T15:26:00Z">
        <w:r w:rsidR="00CB33A1" w:rsidDel="00493201">
          <w:rPr>
            <w:rFonts w:eastAsia="MS Mincho"/>
            <w:noProof/>
            <w:lang w:val="en-GB"/>
          </w:rPr>
          <w:delText>, see also Chapter 12)</w:delText>
        </w:r>
      </w:del>
      <w:r w:rsidRPr="0078253E">
        <w:rPr>
          <w:rFonts w:eastAsia="MS Mincho"/>
          <w:lang w:val="en-GB"/>
        </w:rPr>
        <w:fldChar w:fldCharType="end"/>
      </w:r>
      <w:commentRangeEnd w:id="1102"/>
      <w:r w:rsidR="00CB33A1">
        <w:rPr>
          <w:rStyle w:val="Marquedecommentaire"/>
        </w:rPr>
        <w:commentReference w:id="1102"/>
      </w:r>
      <w:ins w:id="1106" w:author="Robin Matthews" w:date="2021-07-08T15:26:00Z">
        <w:r w:rsidR="00493201">
          <w:rPr>
            <w:rFonts w:eastAsia="MS Mincho"/>
            <w:noProof/>
            <w:lang w:val="en-GB"/>
          </w:rPr>
          <w:t>, see also Chapter 12)</w:t>
        </w:r>
      </w:ins>
      <w:r>
        <w:rPr>
          <w:rFonts w:eastAsia="MS Mincho"/>
          <w:lang w:val="en-GB"/>
        </w:rPr>
        <w:t xml:space="preserve"> and can also affect the fire injection and plume height </w:t>
      </w:r>
      <w:r>
        <w:rPr>
          <w:rFonts w:eastAsia="MS Mincho"/>
          <w:lang w:val="en-GB"/>
        </w:rPr>
        <w:fldChar w:fldCharType="begin" w:fldLock="1"/>
      </w:r>
      <w:r w:rsidR="00D477C7">
        <w:rPr>
          <w:rFonts w:eastAsia="MS Mincho"/>
          <w:lang w:val="en-GB"/>
        </w:rPr>
        <w:instrText>ADDIN CSL_CITATION { "citationItems" : [ { "id" : "ITEM-1", "itemData" : { "DOI" : "https://doi.org/10.1002/2015JD024142", "ISSN" : "2169-897X", "abstract" : "Abstract Global warming is expected to considerably impact wildfire activity and aerosol emission release in the future. Due to their complexity, the future interactions between climate change, wildfire activity, emission release, and atmospheric aerosol processes are still uncertain. Here we use the process-based fire model SPITFIRE within the global vegetation model JSBACH to simulate wildfire activity for present-day climate conditions and future Representative Concentration Pathways (RCPs). The modeled fire emission fluxes and fire radiative power serve as input for the aerosol-climate model ECHAM6-HAM2, which has been extended by a semiempirical plume height parametrization. Our results indicate a general increase in extratropical and a decrease in tropical wildfire activity at the end of the 21st century. Changes in emission fluxes are most pronounced for the strongest warming scenario RCP8.5 (+49% in the extratropics, ?37% in the tropics). Tropospheric black carbon (BC) concentrations are similarly affected by changes in emission fluxes and changes in climate conditions with regional variations of up to ?50% to +100%. In the Northern Hemispheric extratropics, we attribute a mean increase in aerosol optical thickness of +0.031\u00b10.002 to changes in wildfire emissions. Due to the compensating effects of fire intensification and more stable atmospheric conditions, global mean emission heights change by at most 0.3\u00a0km with only minor influence on BC long-range transport. The changes in wildfire emission fluxes for the RCP8.5 scenario, however, may largely compensate the projected reduction in anthropogenic BC emissions by the end of the 21st century.", "author" : [ { "dropping-particle" : "", "family" : "Veira", "given" : "A", "non-dropping-particle" : "", "parse-names" : false, "suffix" : "" }, { "dropping-particle" : "", "family" : "Lasslop", "given" : "G", "non-dropping-particle" : "", "parse-names" : false, "suffix" : "" }, { "dropping-particle" : "", "family" : "Kloster", "given" : "S", "non-dropping-particle" : "", "parse-names" : false, "suffix" : "" } ], "container-title" : "Journal of Geophysical Research: Atmospheres", "id" : "ITEM-1", "issue" : "7", "issued" : { "date-parts" : [ [ "2016", "4", "16" ] ] }, "note" : "https://doi.org/10.1002/2015JD024142", "page" : "3195-3223", "publisher" : "John Wiley &amp; Sons, Ltd", "title" : "Wildfires in a warmer climate: Emission fluxes, emission heights, and black carbon concentrations in 2090\u20132099", "translator" : [ { "dropping-particle" : "", "family" : "G5272", "given" : "", "non-dropping-particle" : "", "parse-names" : false, "suffix" : "" } ], "type" : "article-journal", "volume" : "121" }, "uris" : [ "http://www.mendeley.com/documents/?uuid=918afbc8-9974-4e13-9174-821051c4832d" ] } ], "mendeley" : { "formattedCitation" : "(Veira et al., 2016)", "plainTextFormattedCitation" : "(Veira et al., 2016)", "previouslyFormattedCitation" : "(Veira et al., 2016)" }, "properties" : { "noteIndex" : 0 }, "schema" : "https://github.com/citation-style-language/schema/raw/master/csl-citation.json" }</w:instrText>
      </w:r>
      <w:r>
        <w:rPr>
          <w:rFonts w:eastAsia="MS Mincho"/>
          <w:lang w:val="en-GB"/>
        </w:rPr>
        <w:fldChar w:fldCharType="separate"/>
      </w:r>
      <w:r w:rsidR="00CB33A1">
        <w:rPr>
          <w:rFonts w:eastAsia="MS Mincho"/>
          <w:noProof/>
          <w:lang w:val="en-GB"/>
        </w:rPr>
        <w:t>(Veira et al., 2016)</w:t>
      </w:r>
      <w:r>
        <w:rPr>
          <w:rFonts w:eastAsia="MS Mincho"/>
          <w:lang w:val="en-GB"/>
        </w:rPr>
        <w:fldChar w:fldCharType="end"/>
      </w:r>
      <w:r w:rsidRPr="0078253E">
        <w:rPr>
          <w:rFonts w:eastAsia="MS Mincho"/>
          <w:lang w:val="en-GB"/>
        </w:rPr>
        <w:t>, but occurrence of fires and their emission</w:t>
      </w:r>
      <w:r>
        <w:rPr>
          <w:rFonts w:eastAsia="MS Mincho"/>
          <w:lang w:val="en-GB"/>
        </w:rPr>
        <w:t>s</w:t>
      </w:r>
      <w:r w:rsidRPr="0078253E">
        <w:rPr>
          <w:rFonts w:eastAsia="MS Mincho"/>
          <w:lang w:val="en-GB"/>
        </w:rPr>
        <w:t xml:space="preserve"> in the future strongly depends on anthropogenic factors such as </w:t>
      </w:r>
      <w:r>
        <w:rPr>
          <w:rFonts w:eastAsia="MS Mincho"/>
          <w:lang w:val="en-GB"/>
        </w:rPr>
        <w:t>population density</w:t>
      </w:r>
      <w:r w:rsidR="00C04F2D">
        <w:rPr>
          <w:rFonts w:eastAsia="MS Mincho"/>
          <w:lang w:val="en-GB"/>
        </w:rPr>
        <w:t>,</w:t>
      </w:r>
      <w:r>
        <w:rPr>
          <w:rFonts w:eastAsia="MS Mincho"/>
          <w:lang w:val="en-GB"/>
        </w:rPr>
        <w:t xml:space="preserve"> </w:t>
      </w:r>
      <w:r w:rsidRPr="0078253E">
        <w:rPr>
          <w:rFonts w:eastAsia="MS Mincho"/>
          <w:lang w:val="en-GB"/>
        </w:rPr>
        <w:t>land use</w:t>
      </w:r>
      <w:r w:rsidR="00C04F2D">
        <w:rPr>
          <w:rFonts w:eastAsia="MS Mincho"/>
          <w:lang w:val="en-GB"/>
        </w:rPr>
        <w:t xml:space="preserve"> and fire management</w:t>
      </w:r>
      <w:r w:rsidRPr="0078253E">
        <w:rPr>
          <w:rFonts w:eastAsia="MS Mincho"/>
          <w:lang w:val="en-GB"/>
        </w:rPr>
        <w:t xml:space="preserve"> </w:t>
      </w:r>
      <w:r>
        <w:rPr>
          <w:rFonts w:eastAsia="MS Mincho"/>
          <w:lang w:val="en-GB"/>
        </w:rPr>
        <w:fldChar w:fldCharType="begin" w:fldLock="1"/>
      </w:r>
      <w:r w:rsidR="00D477C7">
        <w:rPr>
          <w:rFonts w:eastAsia="MS Mincho"/>
          <w:lang w:val="en-GB"/>
        </w:rPr>
        <w:instrText>ADDIN CSL_CITATION { "citationItems" : [ { "id" : "ITEM-1", "itemData" : { "DOI" : "https://doi.org/10.1002/2015JD024142", "ISSN" : "2169-897X", "abstract" : "Abstract Global warming is expected to considerably impact wildfire activity and aerosol emission release in the future. Due to their complexity, the future interactions between climate change, wildfire activity, emission release, and atmospheric aerosol processes are still uncertain. Here we use the process-based fire model SPITFIRE within the global vegetation model JSBACH to simulate wildfire activity for present-day climate conditions and future Representative Concentration Pathways (RCPs). The modeled fire emission fluxes and fire radiative power serve as input for the aerosol-climate model ECHAM6-HAM2, which has been extended by a semiempirical plume height parametrization. Our results indicate a general increase in extratropical and a decrease in tropical wildfire activity at the end of the 21st century. Changes in emission fluxes are most pronounced for the strongest warming scenario RCP8.5 (+49% in the extratropics, ?37% in the tropics). Tropospheric black carbon (BC) concentrations are similarly affected by changes in emission fluxes and changes in climate conditions with regional variations of up to ?50% to +100%. In the Northern Hemispheric extratropics, we attribute a mean increase in aerosol optical thickness of +0.031\u00b10.002 to changes in wildfire emissions. Due to the compensating effects of fire intensification and more stable atmospheric conditions, global mean emission heights change by at most 0.3\u00a0km with only minor influence on BC long-range transport. The changes in wildfire emission fluxes for the RCP8.5 scenario, however, may largely compensate the projected reduction in anthropogenic BC emissions by the end of the 21st century.", "author" : [ { "dropping-particle" : "", "family" : "Veira", "given" : "A", "non-dropping-particle" : "", "parse-names" : false, "suffix" : "" }, { "dropping-particle" : "", "family" : "Lasslop", "given" : "G", "non-dropping-particle" : "", "parse-names" : false, "suffix" : "" }, { "dropping-particle" : "", "family" : "Kloster", "given" : "S", "non-dropping-particle" : "", "parse-names" : false, "suffix" : "" } ], "container-title" : "Journal of Geophysical Research: Atmospheres", "id" : "ITEM-1", "issue" : "7", "issued" : { "date-parts" : [ [ "2016", "4", "16" ] ] }, "note" : "https://doi.org/10.1002/2015JD024142", "page" : "3195-3223", "publisher" : "John Wiley &amp; Sons, Ltd", "title" : "Wildfires in a warmer climate: Emission fluxes, emission heights, and black carbon concentrations in 2090\u20132099", "translator" : [ { "dropping-particle" : "", "family" : "G5272", "given" : "", "non-dropping-particle" : "", "parse-names" : false, "suffix" : "" } ], "type" : "article-journal", "volume" : "121" }, "uris" : [ "http://www.mendeley.com/documents/?uuid=918afbc8-9974-4e13-9174-821051c4832d" ] } ], "mendeley" : { "formattedCitation" : "(Veira et al., 2016)", "plainTextFormattedCitation" : "(Veira et al., 2016)", "previouslyFormattedCitation" : "(Veira et al., 2016)" }, "properties" : { "noteIndex" : 0 }, "schema" : "https://github.com/citation-style-language/schema/raw/master/csl-citation.json" }</w:instrText>
      </w:r>
      <w:r>
        <w:rPr>
          <w:rFonts w:eastAsia="MS Mincho"/>
          <w:lang w:val="en-GB"/>
        </w:rPr>
        <w:fldChar w:fldCharType="separate"/>
      </w:r>
      <w:r w:rsidR="00CB33A1">
        <w:rPr>
          <w:rFonts w:eastAsia="MS Mincho"/>
          <w:noProof/>
          <w:lang w:val="en-GB"/>
        </w:rPr>
        <w:t>(Veira et al., 2016)</w:t>
      </w:r>
      <w:r>
        <w:rPr>
          <w:rFonts w:eastAsia="MS Mincho"/>
          <w:lang w:val="en-GB"/>
        </w:rPr>
        <w:fldChar w:fldCharType="end"/>
      </w:r>
      <w:r w:rsidRPr="0078253E">
        <w:rPr>
          <w:rFonts w:eastAsia="MS Mincho"/>
          <w:lang w:val="en-GB"/>
        </w:rPr>
        <w:t xml:space="preserve">. Consequently, future </w:t>
      </w:r>
      <w:r w:rsidR="00C04F2D">
        <w:rPr>
          <w:rFonts w:eastAsia="MS Mincho"/>
          <w:lang w:val="en-GB"/>
        </w:rPr>
        <w:t>emissions</w:t>
      </w:r>
      <w:r w:rsidR="00C04F2D" w:rsidRPr="0078253E">
        <w:rPr>
          <w:rFonts w:eastAsia="MS Mincho"/>
          <w:lang w:val="en-GB"/>
        </w:rPr>
        <w:t xml:space="preserve"> </w:t>
      </w:r>
      <w:r w:rsidRPr="0078253E">
        <w:rPr>
          <w:rFonts w:eastAsia="MS Mincho"/>
          <w:lang w:val="en-GB"/>
        </w:rPr>
        <w:t>var</w:t>
      </w:r>
      <w:r w:rsidR="00C04F2D">
        <w:rPr>
          <w:rFonts w:eastAsia="MS Mincho"/>
          <w:lang w:val="en-GB"/>
        </w:rPr>
        <w:t>y</w:t>
      </w:r>
      <w:r w:rsidRPr="0078253E">
        <w:rPr>
          <w:rFonts w:eastAsia="MS Mincho"/>
          <w:lang w:val="en-GB"/>
        </w:rPr>
        <w:t xml:space="preserve"> widely</w:t>
      </w:r>
      <w:r>
        <w:rPr>
          <w:rFonts w:eastAsia="MS Mincho"/>
          <w:lang w:val="en-GB"/>
        </w:rPr>
        <w:t xml:space="preserve"> with increases and decreases amongst the</w:t>
      </w:r>
      <w:r w:rsidRPr="0078253E">
        <w:rPr>
          <w:rFonts w:eastAsia="MS Mincho"/>
          <w:lang w:val="en-GB"/>
        </w:rPr>
        <w:t xml:space="preserve"> SSP scenarios due to different land</w:t>
      </w:r>
      <w:ins w:id="1107" w:author="Lucy Cowie" w:date="2021-07-26T14:36:00Z">
        <w:r w:rsidR="001E057C">
          <w:rPr>
            <w:rFonts w:eastAsia="MS Mincho"/>
            <w:lang w:val="en-GB"/>
          </w:rPr>
          <w:t>-</w:t>
        </w:r>
      </w:ins>
      <w:del w:id="1108" w:author="Lucy Cowie" w:date="2021-07-26T14:36:00Z">
        <w:r w:rsidRPr="0078253E" w:rsidDel="001E057C">
          <w:rPr>
            <w:rFonts w:eastAsia="MS Mincho"/>
            <w:lang w:val="en-GB"/>
          </w:rPr>
          <w:delText xml:space="preserve"> </w:delText>
        </w:r>
      </w:del>
      <w:r w:rsidRPr="0078253E">
        <w:rPr>
          <w:rFonts w:eastAsia="MS Mincho"/>
          <w:lang w:val="en-GB"/>
        </w:rPr>
        <w:t xml:space="preserve">use change scenarios. </w:t>
      </w:r>
    </w:p>
    <w:p w14:paraId="7775E4CD" w14:textId="77777777" w:rsidR="00A05B04" w:rsidRPr="0078253E" w:rsidRDefault="00A05B04" w:rsidP="00D5630D">
      <w:pPr>
        <w:pStyle w:val="AR6BodyText"/>
        <w:rPr>
          <w:lang w:val="en-GB"/>
        </w:rPr>
      </w:pPr>
    </w:p>
    <w:bookmarkEnd w:id="489"/>
    <w:bookmarkEnd w:id="1065"/>
    <w:bookmarkEnd w:id="1067"/>
    <w:p w14:paraId="0397EEF7" w14:textId="3AB29B9F" w:rsidR="00D15D0B" w:rsidRPr="00693F5B" w:rsidRDefault="00D15D0B" w:rsidP="00D15D0B">
      <w:pPr>
        <w:pStyle w:val="AR6BodyText"/>
        <w:rPr>
          <w:lang w:val="en-US"/>
        </w:rPr>
      </w:pPr>
      <w:r w:rsidRPr="0078253E">
        <w:rPr>
          <w:lang w:val="en-GB"/>
        </w:rPr>
        <w:t xml:space="preserve">In summary, there has been </w:t>
      </w:r>
      <w:r>
        <w:rPr>
          <w:lang w:val="en-GB"/>
        </w:rPr>
        <w:t xml:space="preserve">an </w:t>
      </w:r>
      <w:r w:rsidRPr="0078253E">
        <w:rPr>
          <w:lang w:val="en-GB"/>
        </w:rPr>
        <w:t>improvement in the knowledge of biomass burning emissions</w:t>
      </w:r>
      <w:r>
        <w:rPr>
          <w:lang w:val="en-GB"/>
        </w:rPr>
        <w:t xml:space="preserve"> by</w:t>
      </w:r>
      <w:r w:rsidRPr="00D96AE9">
        <w:rPr>
          <w:lang w:val="en-GB"/>
        </w:rPr>
        <w:t xml:space="preserve"> </w:t>
      </w:r>
      <w:r>
        <w:rPr>
          <w:lang w:val="en-GB"/>
        </w:rPr>
        <w:t>reducing key uncertainties highlighted in AR5</w:t>
      </w:r>
      <w:r w:rsidRPr="00693F5B">
        <w:rPr>
          <w:lang w:val="en-US"/>
        </w:rPr>
        <w:t>. However, systematic assessment of remaining uncertainties is limited, with a lower limit of uncertainties due to emission factors of 30</w:t>
      </w:r>
      <w:del w:id="1109" w:author="Lucy Cowie" w:date="2021-07-26T14:40:00Z">
        <w:r w:rsidRPr="00693F5B" w:rsidDel="000A2697">
          <w:rPr>
            <w:lang w:val="en-US"/>
          </w:rPr>
          <w:delText xml:space="preserve"> </w:delText>
        </w:r>
      </w:del>
      <w:r w:rsidRPr="00693F5B">
        <w:rPr>
          <w:lang w:val="en-US"/>
        </w:rPr>
        <w:t>%, and larger uncertainties due to burning</w:t>
      </w:r>
      <w:ins w:id="1110" w:author="Lucy Cowie" w:date="2021-07-26T14:37:00Z">
        <w:r w:rsidR="00D826AB">
          <w:rPr>
            <w:lang w:val="en-US"/>
          </w:rPr>
          <w:t>-</w:t>
        </w:r>
      </w:ins>
      <w:del w:id="1111" w:author="Lucy Cowie" w:date="2021-07-26T14:37:00Z">
        <w:r w:rsidRPr="00693F5B" w:rsidDel="00D826AB">
          <w:rPr>
            <w:lang w:val="en-US"/>
          </w:rPr>
          <w:delText xml:space="preserve"> </w:delText>
        </w:r>
      </w:del>
      <w:r w:rsidRPr="00693F5B">
        <w:rPr>
          <w:lang w:val="en-US"/>
        </w:rPr>
        <w:t xml:space="preserve">activity estimates, especially at regional level. Overall, a </w:t>
      </w:r>
      <w:r w:rsidRPr="00693F5B">
        <w:rPr>
          <w:i/>
          <w:lang w:val="en-US"/>
        </w:rPr>
        <w:t>medium confidence</w:t>
      </w:r>
      <w:r w:rsidRPr="00693F5B">
        <w:rPr>
          <w:lang w:val="en-US"/>
        </w:rPr>
        <w:t xml:space="preserve"> </w:t>
      </w:r>
      <w:r>
        <w:rPr>
          <w:lang w:val="en-GB"/>
        </w:rPr>
        <w:t xml:space="preserve">in current global biomass burning SLCF emissions and their evolution over the satellite era is assessed. There is </w:t>
      </w:r>
      <w:commentRangeStart w:id="1112"/>
      <w:r w:rsidRPr="00693F5B">
        <w:rPr>
          <w:i/>
          <w:lang w:val="en-GB"/>
        </w:rPr>
        <w:t>low</w:t>
      </w:r>
      <w:ins w:id="1113" w:author="Lucy Cowie" w:date="2021-07-26T14:39:00Z">
        <w:r w:rsidR="00E70EE9">
          <w:rPr>
            <w:lang w:val="en-GB"/>
          </w:rPr>
          <w:t xml:space="preserve"> </w:t>
        </w:r>
      </w:ins>
      <w:del w:id="1114" w:author="Lucy Cowie" w:date="2021-07-26T14:39:00Z">
        <w:r w:rsidDel="00E70EE9">
          <w:rPr>
            <w:lang w:val="en-GB"/>
          </w:rPr>
          <w:delText>-</w:delText>
        </w:r>
      </w:del>
      <w:r>
        <w:rPr>
          <w:lang w:val="en-GB"/>
        </w:rPr>
        <w:t>to</w:t>
      </w:r>
      <w:ins w:id="1115" w:author="Lucy Cowie" w:date="2021-07-26T14:39:00Z">
        <w:r w:rsidR="00E70EE9">
          <w:rPr>
            <w:lang w:val="en-GB"/>
          </w:rPr>
          <w:t xml:space="preserve"> </w:t>
        </w:r>
      </w:ins>
      <w:del w:id="1116" w:author="Lucy Cowie" w:date="2021-07-26T14:39:00Z">
        <w:r w:rsidDel="00E70EE9">
          <w:rPr>
            <w:lang w:val="en-GB"/>
          </w:rPr>
          <w:delText>-</w:delText>
        </w:r>
      </w:del>
      <w:r w:rsidRPr="00693F5B">
        <w:rPr>
          <w:i/>
          <w:lang w:val="en-GB"/>
        </w:rPr>
        <w:t>medium confidence</w:t>
      </w:r>
      <w:commentRangeEnd w:id="1112"/>
      <w:r w:rsidR="00E70EE9">
        <w:rPr>
          <w:rStyle w:val="Marquedecommentaire"/>
          <w:lang w:val="en-GB"/>
        </w:rPr>
        <w:commentReference w:id="1112"/>
      </w:r>
      <w:r>
        <w:rPr>
          <w:lang w:val="en-GB"/>
        </w:rPr>
        <w:t xml:space="preserve"> </w:t>
      </w:r>
      <w:r w:rsidR="00A46EF1">
        <w:rPr>
          <w:lang w:val="en-GB"/>
        </w:rPr>
        <w:t xml:space="preserve">in </w:t>
      </w:r>
      <w:r>
        <w:rPr>
          <w:lang w:val="en-GB"/>
        </w:rPr>
        <w:t xml:space="preserve">pre-industrial to the 1980s </w:t>
      </w:r>
      <w:del w:id="1117" w:author="Lucy Cowie" w:date="2021-07-26T14:41:00Z">
        <w:r w:rsidDel="00C12E34">
          <w:rPr>
            <w:lang w:val="en-GB"/>
          </w:rPr>
          <w:delText xml:space="preserve">of </w:delText>
        </w:r>
      </w:del>
      <w:r>
        <w:rPr>
          <w:lang w:val="en-GB"/>
        </w:rPr>
        <w:t xml:space="preserve">biomass SLCF emissions, which rely on </w:t>
      </w:r>
      <w:ins w:id="1118" w:author="Lucy Cowie" w:date="2021-07-26T14:41:00Z">
        <w:r w:rsidR="00C12E34">
          <w:rPr>
            <w:lang w:val="en-GB"/>
          </w:rPr>
          <w:t xml:space="preserve">the </w:t>
        </w:r>
      </w:ins>
      <w:r>
        <w:rPr>
          <w:lang w:val="en-GB"/>
        </w:rPr>
        <w:t>incorporation of several proxy data, with limited spatial representativeness. Nevertheless</w:t>
      </w:r>
      <w:r w:rsidR="000C7FC0">
        <w:rPr>
          <w:lang w:val="en-GB"/>
        </w:rPr>
        <w:t>,</w:t>
      </w:r>
      <w:r>
        <w:rPr>
          <w:lang w:val="en-GB"/>
        </w:rPr>
        <w:t xml:space="preserve"> uncertainties </w:t>
      </w:r>
      <w:r w:rsidRPr="0078253E">
        <w:rPr>
          <w:lang w:val="en-GB"/>
        </w:rPr>
        <w:t>in</w:t>
      </w:r>
      <w:ins w:id="1119" w:author="Lucy Cowie" w:date="2021-07-26T14:41:00Z">
        <w:r w:rsidR="00F41E8D">
          <w:rPr>
            <w:lang w:val="en-GB"/>
          </w:rPr>
          <w:t xml:space="preserve"> the</w:t>
        </w:r>
      </w:ins>
      <w:r w:rsidRPr="0078253E">
        <w:rPr>
          <w:lang w:val="en-GB"/>
        </w:rPr>
        <w:t xml:space="preserve"> absolute value of pre-industrial emissions remain high, limiting confidence of radiative forcing estimates</w:t>
      </w:r>
      <w:r>
        <w:rPr>
          <w:lang w:val="en-GB"/>
        </w:rPr>
        <w:t xml:space="preserve">. </w:t>
      </w:r>
    </w:p>
    <w:p w14:paraId="61255C0B" w14:textId="1778BE9A" w:rsidR="00D15D0B" w:rsidRDefault="00D15D0B" w:rsidP="00D5630D">
      <w:pPr>
        <w:pStyle w:val="AR6BodyText"/>
        <w:rPr>
          <w:color w:val="000000"/>
          <w:lang w:val="en-GB"/>
        </w:rPr>
      </w:pPr>
    </w:p>
    <w:p w14:paraId="0E34E7F3" w14:textId="77777777" w:rsidR="00326917" w:rsidRPr="000E472A" w:rsidRDefault="00326917" w:rsidP="00D5630D">
      <w:pPr>
        <w:pStyle w:val="AR6BodyText"/>
        <w:rPr>
          <w:color w:val="000000"/>
          <w:lang w:val="en-GB"/>
        </w:rPr>
      </w:pPr>
    </w:p>
    <w:p w14:paraId="745D3C3C" w14:textId="20633846" w:rsidR="00AF2E59" w:rsidRPr="00930489" w:rsidRDefault="00AF2E59" w:rsidP="00930489">
      <w:pPr>
        <w:pStyle w:val="AR6Chap6Level161"/>
      </w:pPr>
      <w:bookmarkStart w:id="1120" w:name="_Toc528163514"/>
      <w:bookmarkStart w:id="1121" w:name="_Toc5715217"/>
      <w:bookmarkStart w:id="1122" w:name="_Toc5721875"/>
      <w:bookmarkStart w:id="1123" w:name="_Toc6596747"/>
      <w:bookmarkStart w:id="1124" w:name="_Toc30500991"/>
      <w:bookmarkStart w:id="1125" w:name="_Toc70498171"/>
      <w:r w:rsidRPr="00930489">
        <w:t xml:space="preserve">Evolution of Atmospheric SLCF </w:t>
      </w:r>
      <w:del w:id="1126" w:author="Ian Blenkinsop" w:date="2021-07-15T12:17:00Z">
        <w:r w:rsidRPr="00930489" w:rsidDel="00CF17B6">
          <w:delText>abundances</w:delText>
        </w:r>
      </w:del>
      <w:bookmarkEnd w:id="1120"/>
      <w:bookmarkEnd w:id="1121"/>
      <w:bookmarkEnd w:id="1122"/>
      <w:bookmarkEnd w:id="1123"/>
      <w:bookmarkEnd w:id="1124"/>
      <w:bookmarkEnd w:id="1125"/>
      <w:ins w:id="1127" w:author="Ian Blenkinsop" w:date="2021-07-15T12:17:00Z">
        <w:r w:rsidR="00CF17B6">
          <w:t>A</w:t>
        </w:r>
        <w:r w:rsidR="00CF17B6" w:rsidRPr="00930489">
          <w:t>bundances</w:t>
        </w:r>
      </w:ins>
    </w:p>
    <w:p w14:paraId="6C66B0F9" w14:textId="77777777" w:rsidR="00326917" w:rsidRDefault="00326917" w:rsidP="00D5630D">
      <w:pPr>
        <w:pStyle w:val="AR6BodyText"/>
        <w:rPr>
          <w:lang w:val="en-GB"/>
        </w:rPr>
      </w:pPr>
    </w:p>
    <w:p w14:paraId="37DCBC4A" w14:textId="4B919E03" w:rsidR="00AF2E59" w:rsidRPr="000E472A" w:rsidRDefault="00AF2E59" w:rsidP="00D5630D">
      <w:pPr>
        <w:pStyle w:val="AR6BodyText"/>
        <w:rPr>
          <w:lang w:val="en-GB"/>
        </w:rPr>
      </w:pPr>
      <w:r w:rsidRPr="00D837A8">
        <w:rPr>
          <w:lang w:val="en-GB"/>
        </w:rPr>
        <w:t>This section assesses the evolution of atmospheric abundance</w:t>
      </w:r>
      <w:r w:rsidRPr="002D39BF">
        <w:rPr>
          <w:rStyle w:val="Appelnotedebasdep"/>
          <w:rPrChange w:id="1128" w:author="Robin Matthews" w:date="2021-07-08T17:17:00Z">
            <w:rPr>
              <w:rStyle w:val="Appelnotedebasdep"/>
              <w:lang w:val="en-GB"/>
            </w:rPr>
          </w:rPrChange>
        </w:rPr>
        <w:footnoteReference w:id="1"/>
      </w:r>
      <w:r w:rsidRPr="004904EA">
        <w:rPr>
          <w:lang w:val="en-GB"/>
        </w:rPr>
        <w:t xml:space="preserve"> of SLCFs since AR5 based on observations and modelling, our knowledge of SLCFs</w:t>
      </w:r>
      <w:ins w:id="1131" w:author="Lucy Cowie" w:date="2021-07-26T14:45:00Z">
        <w:r w:rsidR="000E2B27">
          <w:rPr>
            <w:lang w:val="en-GB"/>
          </w:rPr>
          <w:t>’</w:t>
        </w:r>
      </w:ins>
      <w:r w:rsidRPr="004904EA">
        <w:rPr>
          <w:lang w:val="en-GB"/>
        </w:rPr>
        <w:t xml:space="preserve"> burden and distribution, and our understanding of the trends over longer time</w:t>
      </w:r>
      <w:r w:rsidR="00050150">
        <w:rPr>
          <w:lang w:val="en-GB"/>
        </w:rPr>
        <w:t xml:space="preserve"> </w:t>
      </w:r>
      <w:r w:rsidRPr="004904EA">
        <w:rPr>
          <w:lang w:val="en-GB"/>
        </w:rPr>
        <w:t>scales. In addition to</w:t>
      </w:r>
      <w:r w:rsidRPr="00610383">
        <w:rPr>
          <w:lang w:val="en-GB"/>
        </w:rPr>
        <w:t xml:space="preserve"> emissions (section 6.2), atmospheric chemistry (gas and aqueous chemistry), deposition (including wet and dry removal), and transport processes play a major role in determining the atmospheric distribution, budget and lifetime of SLCFs. The distribution a</w:t>
      </w:r>
      <w:r w:rsidRPr="00417ACD">
        <w:rPr>
          <w:lang w:val="en-GB"/>
        </w:rPr>
        <w:t xml:space="preserve">nd lifetime of SLCFs are further influenced by the modulation of chemical and physical processes in response to a changing climate. Therefore, the time evolution of atmospheric abundance of SLCFs is characterized by many complex non-linear interactions occurring at varying temporal and spatial scales. For this </w:t>
      </w:r>
      <w:ins w:id="1132" w:author="Lucy Cowie" w:date="2021-07-26T14:47:00Z">
        <w:r w:rsidR="003025AC">
          <w:rPr>
            <w:lang w:val="en-GB"/>
          </w:rPr>
          <w:t>A</w:t>
        </w:r>
      </w:ins>
      <w:del w:id="1133" w:author="Lucy Cowie" w:date="2021-07-26T14:47:00Z">
        <w:r w:rsidRPr="00417ACD" w:rsidDel="003025AC">
          <w:rPr>
            <w:lang w:val="en-GB"/>
          </w:rPr>
          <w:delText>a</w:delText>
        </w:r>
      </w:del>
      <w:r w:rsidRPr="00417ACD">
        <w:rPr>
          <w:lang w:val="en-GB"/>
        </w:rPr>
        <w:t>ssessment, global</w:t>
      </w:r>
      <w:ins w:id="1134" w:author="Lucy Cowie" w:date="2021-07-26T14:49:00Z">
        <w:r w:rsidR="00483962">
          <w:rPr>
            <w:lang w:val="en-GB"/>
          </w:rPr>
          <w:t>-</w:t>
        </w:r>
      </w:ins>
      <w:del w:id="1135" w:author="Lucy Cowie" w:date="2021-07-26T14:49:00Z">
        <w:r w:rsidRPr="00417ACD" w:rsidDel="00483962">
          <w:rPr>
            <w:lang w:val="en-GB"/>
          </w:rPr>
          <w:delText xml:space="preserve"> </w:delText>
        </w:r>
      </w:del>
      <w:r w:rsidRPr="00417ACD">
        <w:rPr>
          <w:lang w:val="en-GB"/>
        </w:rPr>
        <w:t>scale, long-term measurements are employed only for a few gaseous SLCFs while for most short-lived species regional-scale observations and global models are relied upon.</w:t>
      </w:r>
      <w:r w:rsidRPr="00F732C6">
        <w:rPr>
          <w:lang w:val="en-GB"/>
        </w:rPr>
        <w:t xml:space="preserve"> </w:t>
      </w:r>
    </w:p>
    <w:p w14:paraId="2A302B57" w14:textId="689C074F" w:rsidR="00AF2E59" w:rsidRDefault="00AF2E59" w:rsidP="00D5630D">
      <w:pPr>
        <w:pStyle w:val="AR6BodyText"/>
        <w:rPr>
          <w:lang w:val="en-GB"/>
        </w:rPr>
      </w:pPr>
    </w:p>
    <w:p w14:paraId="44D15DDB" w14:textId="77777777" w:rsidR="007E79EA" w:rsidRPr="000E472A" w:rsidRDefault="007E79EA" w:rsidP="00D5630D">
      <w:pPr>
        <w:pStyle w:val="AR6BodyText"/>
        <w:rPr>
          <w:lang w:val="en-GB"/>
        </w:rPr>
      </w:pPr>
    </w:p>
    <w:p w14:paraId="14FB74E3" w14:textId="77777777" w:rsidR="00AF2E59" w:rsidRPr="000E472A" w:rsidRDefault="00AF2E59" w:rsidP="00D5630D">
      <w:pPr>
        <w:pStyle w:val="AR6BodyText"/>
        <w:rPr>
          <w:b/>
          <w:lang w:val="en-GB"/>
        </w:rPr>
      </w:pPr>
      <w:r w:rsidRPr="000E472A">
        <w:rPr>
          <w:b/>
          <w:lang w:val="en-GB"/>
        </w:rPr>
        <w:t xml:space="preserve">[START BOX 6.1 HERE] </w:t>
      </w:r>
    </w:p>
    <w:p w14:paraId="0DBFD87F" w14:textId="77777777" w:rsidR="00AF2E59" w:rsidRPr="000E472A" w:rsidRDefault="00AF2E59" w:rsidP="00D5630D">
      <w:pPr>
        <w:pStyle w:val="AR6BodyText"/>
        <w:rPr>
          <w:lang w:val="en-GB"/>
        </w:rPr>
      </w:pPr>
    </w:p>
    <w:p w14:paraId="13E1442D" w14:textId="7ED7A8F8" w:rsidR="00AF2E59" w:rsidRPr="00326917" w:rsidRDefault="00AF2E59" w:rsidP="002F5D91">
      <w:pPr>
        <w:pStyle w:val="AR6Chap6Box"/>
        <w:shd w:val="clear" w:color="auto" w:fill="DEEAF6" w:themeFill="accent1" w:themeFillTint="33"/>
      </w:pPr>
      <w:bookmarkStart w:id="1136" w:name="_Toc30500990"/>
      <w:bookmarkStart w:id="1137" w:name="_Toc70498172"/>
      <w:bookmarkStart w:id="1138" w:name="_Toc5721874"/>
      <w:bookmarkStart w:id="1139" w:name="_Toc6596746"/>
      <w:r w:rsidRPr="00326917">
        <w:t xml:space="preserve">Atmospheric </w:t>
      </w:r>
      <w:commentRangeStart w:id="1140"/>
      <w:del w:id="1141" w:author="Lucy Cowie" w:date="2021-07-26T15:03:00Z">
        <w:r w:rsidRPr="00326917" w:rsidDel="00EA1367">
          <w:delText>a</w:delText>
        </w:r>
        <w:commentRangeEnd w:id="1140"/>
        <w:r w:rsidR="00CF17B6" w:rsidDel="00EA1367">
          <w:rPr>
            <w:rStyle w:val="Marquedecommentaire"/>
            <w:rFonts w:eastAsia="Times New Roman" w:cstheme="minorBidi"/>
            <w:b w:val="0"/>
            <w:lang w:val="en-GB" w:eastAsia="fr-FR"/>
          </w:rPr>
          <w:commentReference w:id="1140"/>
        </w:r>
        <w:r w:rsidRPr="00326917" w:rsidDel="00EA1367">
          <w:delText xml:space="preserve">bundance </w:delText>
        </w:r>
      </w:del>
      <w:ins w:id="1142" w:author="Lucy Cowie" w:date="2021-07-26T15:03:00Z">
        <w:r w:rsidR="00EA1367">
          <w:t>A</w:t>
        </w:r>
      </w:ins>
      <w:ins w:id="1143" w:author="Lucy Cowie" w:date="2021-07-26T15:05:00Z">
        <w:r w:rsidR="00EA1367">
          <w:t>b</w:t>
        </w:r>
      </w:ins>
      <w:ins w:id="1144" w:author="Lucy Cowie" w:date="2021-07-26T15:03:00Z">
        <w:r w:rsidR="00EA1367" w:rsidRPr="00326917">
          <w:t xml:space="preserve">undance </w:t>
        </w:r>
      </w:ins>
      <w:r w:rsidRPr="00326917">
        <w:t xml:space="preserve">of SLCFs: </w:t>
      </w:r>
      <w:ins w:id="1145" w:author="Lucy Cowie" w:date="2021-07-26T15:08:00Z">
        <w:r w:rsidR="000C7675">
          <w:t>F</w:t>
        </w:r>
      </w:ins>
      <w:del w:id="1146" w:author="Lucy Cowie" w:date="2021-07-26T15:08:00Z">
        <w:r w:rsidRPr="00326917" w:rsidDel="000C7675">
          <w:delText>f</w:delText>
        </w:r>
      </w:del>
      <w:r w:rsidRPr="00326917">
        <w:t xml:space="preserve">rom </w:t>
      </w:r>
      <w:ins w:id="1147" w:author="Lucy Cowie" w:date="2021-07-26T15:03:00Z">
        <w:r w:rsidR="00EA1367">
          <w:t>P</w:t>
        </w:r>
      </w:ins>
      <w:del w:id="1148" w:author="Lucy Cowie" w:date="2021-07-26T15:03:00Z">
        <w:r w:rsidRPr="00326917" w:rsidDel="00EA1367">
          <w:delText>p</w:delText>
        </w:r>
      </w:del>
      <w:r w:rsidRPr="00326917">
        <w:t>rocess</w:t>
      </w:r>
      <w:ins w:id="1149" w:author="Lucy Cowie" w:date="2021-07-26T15:03:00Z">
        <w:r w:rsidR="00EA1367">
          <w:t>-</w:t>
        </w:r>
      </w:ins>
      <w:del w:id="1150" w:author="Lucy Cowie" w:date="2021-07-26T15:03:00Z">
        <w:r w:rsidRPr="00326917" w:rsidDel="00EA1367">
          <w:delText xml:space="preserve"> </w:delText>
        </w:r>
      </w:del>
      <w:r w:rsidRPr="00326917">
        <w:t xml:space="preserve">level </w:t>
      </w:r>
      <w:ins w:id="1151" w:author="Lucy Cowie" w:date="2021-07-26T15:03:00Z">
        <w:r w:rsidR="00EA1367">
          <w:t>S</w:t>
        </w:r>
      </w:ins>
      <w:del w:id="1152" w:author="Lucy Cowie" w:date="2021-07-26T15:03:00Z">
        <w:r w:rsidRPr="00326917" w:rsidDel="00EA1367">
          <w:delText>s</w:delText>
        </w:r>
      </w:del>
      <w:r w:rsidRPr="00326917">
        <w:t xml:space="preserve">tudies to </w:t>
      </w:r>
      <w:ins w:id="1153" w:author="Lucy Cowie" w:date="2021-07-26T15:03:00Z">
        <w:r w:rsidR="00EA1367">
          <w:t>G</w:t>
        </w:r>
      </w:ins>
      <w:del w:id="1154" w:author="Lucy Cowie" w:date="2021-07-26T15:03:00Z">
        <w:r w:rsidRPr="00326917" w:rsidDel="00EA1367">
          <w:delText>g</w:delText>
        </w:r>
      </w:del>
      <w:r w:rsidRPr="00326917">
        <w:t xml:space="preserve">lobal </w:t>
      </w:r>
      <w:commentRangeStart w:id="1155"/>
      <w:ins w:id="1156" w:author="Lucy Cowie" w:date="2021-07-26T15:03:00Z">
        <w:r w:rsidR="00EA1367">
          <w:t>C</w:t>
        </w:r>
      </w:ins>
      <w:del w:id="1157" w:author="Lucy Cowie" w:date="2021-07-26T15:03:00Z">
        <w:r w:rsidRPr="00326917" w:rsidDel="00EA1367">
          <w:delText>c</w:delText>
        </w:r>
      </w:del>
      <w:r w:rsidRPr="00326917">
        <w:t>hemistry</w:t>
      </w:r>
      <w:ins w:id="1158" w:author="Lucy Cowie" w:date="2021-07-26T15:20:00Z">
        <w:r w:rsidR="003B6221">
          <w:t xml:space="preserve"> </w:t>
        </w:r>
      </w:ins>
      <w:del w:id="1159" w:author="Lucy Cowie" w:date="2021-07-26T15:20:00Z">
        <w:r w:rsidRPr="00326917" w:rsidDel="003B6221">
          <w:delText>-</w:delText>
        </w:r>
      </w:del>
      <w:ins w:id="1160" w:author="Lucy Cowie" w:date="2021-07-26T15:21:00Z">
        <w:r w:rsidR="003B6221">
          <w:t>C</w:t>
        </w:r>
      </w:ins>
      <w:del w:id="1161" w:author="Lucy Cowie" w:date="2021-07-26T15:21:00Z">
        <w:r w:rsidRPr="00326917" w:rsidDel="003B6221">
          <w:delText>c</w:delText>
        </w:r>
      </w:del>
      <w:r w:rsidRPr="00326917">
        <w:t xml:space="preserve">limate </w:t>
      </w:r>
      <w:ins w:id="1162" w:author="Lucy Cowie" w:date="2021-07-26T15:04:00Z">
        <w:r w:rsidR="00EA1367">
          <w:t>M</w:t>
        </w:r>
      </w:ins>
      <w:del w:id="1163" w:author="Lucy Cowie" w:date="2021-07-26T15:04:00Z">
        <w:r w:rsidRPr="00326917" w:rsidDel="00EA1367">
          <w:delText>m</w:delText>
        </w:r>
      </w:del>
      <w:r w:rsidRPr="00326917">
        <w:t>odels</w:t>
      </w:r>
      <w:bookmarkEnd w:id="1136"/>
      <w:bookmarkEnd w:id="1137"/>
      <w:r w:rsidRPr="00326917">
        <w:t xml:space="preserve"> </w:t>
      </w:r>
      <w:bookmarkEnd w:id="1138"/>
      <w:bookmarkEnd w:id="1139"/>
      <w:commentRangeEnd w:id="1155"/>
      <w:r w:rsidR="003B6221">
        <w:rPr>
          <w:rStyle w:val="Marquedecommentaire"/>
          <w:rFonts w:eastAsia="Times New Roman" w:cstheme="minorBidi"/>
          <w:b w:val="0"/>
          <w:lang w:val="en-GB" w:eastAsia="fr-FR"/>
        </w:rPr>
        <w:commentReference w:id="1155"/>
      </w:r>
    </w:p>
    <w:p w14:paraId="3F00A026" w14:textId="77777777" w:rsidR="007E79EA" w:rsidRPr="007E79EA" w:rsidRDefault="007E79EA" w:rsidP="007E79EA">
      <w:pPr>
        <w:pStyle w:val="AR6BodyText"/>
        <w:shd w:val="clear" w:color="auto" w:fill="DEEAF6" w:themeFill="accent1" w:themeFillTint="33"/>
        <w:rPr>
          <w:lang w:val="en-US" w:eastAsia="en-US"/>
        </w:rPr>
      </w:pPr>
    </w:p>
    <w:p w14:paraId="44012320" w14:textId="342359DE" w:rsidR="00AF2E59" w:rsidRPr="000E472A" w:rsidRDefault="00AF2E59" w:rsidP="00D5630D">
      <w:pPr>
        <w:pStyle w:val="AR6BodyText"/>
        <w:shd w:val="clear" w:color="auto" w:fill="DEEAF6"/>
        <w:rPr>
          <w:lang w:val="en-GB"/>
        </w:rPr>
      </w:pPr>
      <w:r w:rsidRPr="000E472A">
        <w:rPr>
          <w:lang w:val="en-GB"/>
        </w:rPr>
        <w:t>Changes in the atmospheric distribution of SLCFs determine their radiative forcing, and climate and air</w:t>
      </w:r>
      <w:ins w:id="1164" w:author="Lucy Cowie" w:date="2021-07-26T15:07:00Z">
        <w:r w:rsidR="004C0384">
          <w:rPr>
            <w:lang w:val="en-GB"/>
          </w:rPr>
          <w:t>-</w:t>
        </w:r>
      </w:ins>
      <w:del w:id="1165" w:author="Lucy Cowie" w:date="2021-07-26T15:07:00Z">
        <w:r w:rsidRPr="000E472A" w:rsidDel="004C0384">
          <w:rPr>
            <w:lang w:val="en-GB"/>
          </w:rPr>
          <w:delText xml:space="preserve"> </w:delText>
        </w:r>
      </w:del>
      <w:r w:rsidRPr="000E472A">
        <w:rPr>
          <w:lang w:val="en-GB"/>
        </w:rPr>
        <w:t>quality impacts. This box provides an overview of how process</w:t>
      </w:r>
      <w:ins w:id="1166" w:author="Lucy Cowie" w:date="2021-07-26T15:07:00Z">
        <w:r w:rsidR="002C0BF4">
          <w:rPr>
            <w:lang w:val="en-GB"/>
          </w:rPr>
          <w:t>-</w:t>
        </w:r>
      </w:ins>
      <w:del w:id="1167" w:author="Lucy Cowie" w:date="2021-07-26T15:07:00Z">
        <w:r w:rsidRPr="000E472A" w:rsidDel="002C0BF4">
          <w:rPr>
            <w:lang w:val="en-GB"/>
          </w:rPr>
          <w:delText xml:space="preserve"> </w:delText>
        </w:r>
      </w:del>
      <w:r w:rsidRPr="000E472A">
        <w:rPr>
          <w:lang w:val="en-GB"/>
        </w:rPr>
        <w:t xml:space="preserve">level understanding of the distribution and evolution of chemical compounds is derived and where uncertainties come from.  </w:t>
      </w:r>
    </w:p>
    <w:p w14:paraId="7AAD65FA" w14:textId="77777777" w:rsidR="00AF2E59" w:rsidRPr="000E472A" w:rsidRDefault="00AF2E59" w:rsidP="00D5630D">
      <w:pPr>
        <w:pStyle w:val="AR6BodyText"/>
        <w:shd w:val="clear" w:color="auto" w:fill="DEEAF6"/>
        <w:rPr>
          <w:lang w:val="en-GB"/>
        </w:rPr>
      </w:pPr>
    </w:p>
    <w:p w14:paraId="692E227A" w14:textId="5A60E5CB" w:rsidR="00AF2E59" w:rsidRPr="000E472A" w:rsidRDefault="00AF2E59" w:rsidP="00D5630D">
      <w:pPr>
        <w:pStyle w:val="AR6BodyText"/>
        <w:shd w:val="clear" w:color="auto" w:fill="DEEAF6"/>
        <w:rPr>
          <w:lang w:val="en-GB"/>
        </w:rPr>
      </w:pPr>
      <w:r w:rsidRPr="000E472A">
        <w:rPr>
          <w:lang w:val="en-GB"/>
        </w:rPr>
        <w:t>Process-level understanding of tropospheric gas and aerosol chemistry developed through laboratory and simulation chamber experiments</w:t>
      </w:r>
      <w:ins w:id="1168" w:author="Lucy Cowie" w:date="2021-07-26T15:09:00Z">
        <w:r w:rsidR="001F3F73">
          <w:rPr>
            <w:lang w:val="en-GB"/>
          </w:rPr>
          <w:t>,</w:t>
        </w:r>
      </w:ins>
      <w:r w:rsidRPr="000E472A">
        <w:rPr>
          <w:lang w:val="en-GB"/>
        </w:rPr>
        <w:t xml:space="preserve"> as well as quantum chemical theory</w:t>
      </w:r>
      <w:ins w:id="1169" w:author="Lucy Cowie" w:date="2021-07-26T15:09:00Z">
        <w:r w:rsidR="001F3F73">
          <w:rPr>
            <w:lang w:val="en-GB"/>
          </w:rPr>
          <w:t>,</w:t>
        </w:r>
      </w:ins>
      <w:r w:rsidRPr="000E472A">
        <w:rPr>
          <w:lang w:val="en-GB"/>
        </w:rPr>
        <w:t xml:space="preserve"> is used to generate chemical mechanisms. Atmospheric simulation chambers are designed to identify the chemical pathways and quantify reaction kinetics in isolation from atmospheric transport, deposition and emission processes. Ideally the chemical regimes studied</w:t>
      </w:r>
      <w:del w:id="1170" w:author="Lucy Cowie" w:date="2021-07-26T15:09:00Z">
        <w:r w:rsidRPr="000E472A" w:rsidDel="000C36A8">
          <w:rPr>
            <w:lang w:val="en-GB"/>
          </w:rPr>
          <w:delText>,</w:delText>
        </w:r>
      </w:del>
      <w:r w:rsidRPr="000E472A">
        <w:rPr>
          <w:lang w:val="en-GB"/>
        </w:rPr>
        <w:t xml:space="preserve"> </w:t>
      </w:r>
      <w:r>
        <w:rPr>
          <w:lang w:val="en-GB"/>
        </w:rPr>
        <w:t xml:space="preserve">are representative for ambient </w:t>
      </w:r>
      <w:r w:rsidRPr="000E472A">
        <w:rPr>
          <w:lang w:val="en-GB"/>
        </w:rPr>
        <w:t xml:space="preserve">atmospheric complexity and concentrations (e.g., </w:t>
      </w:r>
      <w:commentRangeStart w:id="1171"/>
      <w:commentRangeStart w:id="1172"/>
      <w:r w:rsidRPr="000E472A">
        <w:rPr>
          <w:lang w:val="en-GB"/>
        </w:rPr>
        <w:fldChar w:fldCharType="begin" w:fldLock="1"/>
      </w:r>
      <w:ins w:id="1173" w:author="Robin Matthews" w:date="2021-07-08T15:27:00Z">
        <w:r w:rsidR="00493201">
          <w:rPr>
            <w:lang w:val="en-GB"/>
          </w:rPr>
          <w:instrText>ADDIN CSL_CITATION { "citationItems" : [ { "id" : "ITEM-1", "itemData" : { "DOI" : "10.1038/nclimate2999", "ISSN" : "1758-6798", "abstract" : "Wildfire damage is expected to increase under climate warming. Research now suggests that increased human exposure to wildfires will be driven primarily by population growth in areas with frequent wildfires, rather than by a general increase in fire area.", "author" : [ { "dropping-particle" : "", "family" : "Knorr", "given" : "W", "non-dropping-particle" : "", "parse-names" : false, "suffix" : "" }, { "dropping-particle" : "", "family" : "Arneth", "given" : "A", "non-dropping-particle" : "", "parse-names" : false, "suffix" : "" }, { "dropping-particle" : "", "family" : "Jiang", "given" : "L", "non-dropping-particle" : "", "parse-names" : false, "suffix" : "" } ], "container-title" : "Nature Climate Change", "id" : "ITEM-1", "issue" : "8", "issued" : { "date-parts" : [ [ "2016" ] ] }, "page" : "781-785", "title" : "Demographic controls of future global fire risk", "translator" : [ { "dropping-particle" : "", "family" : "G4878", "given" : "", "non-dropping-particle" : "", "parse-names" : false, "suffix" : "" } ], "type" : "article-journal", "volume" : "6" }, "uris" : [ "http://www.mendeley.com/documents/?uuid=72b03004-e96f-4249-914a-3d76f53c16a3", "http://www.mendeley.com/documents/?uuid=22e584fd-9e25-4d5e-9c40-e1cf4e7a7a98", "http://www.mendeley.com/documents/?uuid=2edab3c0-5529-4e33-9b6d-166ed445b7b4" ] } ], "mendeley" : { "formattedCitation" : "(Knorr et al., 2016)", "manualFormatting" : "McFiggans et al., 2019)", "plainTextFormattedCitation" : "(Knorr et al., 2016)", "previouslyFormattedCitation" : "(Knorr et al., 2016)" }, "properties" : { "noteIndex" : 0 }, "schema" : "https://github.com/citation-style-language/schema/raw/master/csl-citation.json" }</w:instrText>
        </w:r>
      </w:ins>
      <w:del w:id="1174" w:author="Robin Matthews" w:date="2021-07-08T15:27:00Z">
        <w:r w:rsidR="00D477C7" w:rsidDel="00493201">
          <w:rPr>
            <w:lang w:val="en-GB"/>
          </w:rPr>
          <w:delInstrText>ADDIN CSL_CITATION { "citationItems" : [ { "id" : "ITEM-1", "itemData" : { "DOI" : "10.1038/nclimate2999", "ISSN" : "1758-6798", "abstract" : "Wildfire damage is expected to increase under climate warming. Research now suggests that increased human exposure to wildfires will be driven primarily by population growth in areas with frequent wildfires, rather than by a general increase in fire area.", "author" : [ { "dropping-particle" : "", "family" : "Knorr", "given" : "W", "non-dropping-particle" : "", "parse-names" : false, "suffix" : "" }, { "dropping-particle" : "", "family" : "Arneth", "given" : "A", "non-dropping-particle" : "", "parse-names" : false, "suffix" : "" }, { "dropping-particle" : "", "family" : "Jiang", "given" : "L", "non-dropping-particle" : "", "parse-names" : false, "suffix" : "" } ], "container-title" : "Nature Climate Change", "id" : "ITEM-1", "issue" : "8", "issued" : { "date-parts" : [ [ "2016" ] ] }, "page" : "781-785", "title" : "Demographic controls of future global fire risk", "translator" : [ { "dropping-particle" : "", "family" : "G4878", "given" : "", "non-dropping-particle" : "", "parse-names" : false, "suffix" : "" } ], "type" : "article-journal", "volume" : "6" }, "uris" : [ "http://www.mendeley.com/documents/?uuid=72b03004-e96f-4249-914a-3d76f53c16a3", "http://www.mendeley.com/documents/?uuid=22e584fd-9e25-4d5e-9c40-e1cf4e7a7a98", "http://www.mendeley.com/documents/?uuid=2edab3c0-5529-4e33-9b6d-166ed445b7b4" ] } ], "mendeley" : { "formattedCitation" : "(Knorr et al., 2016)", "manualFormatting" : "McFiggans et al., 2019", "plainTextFormattedCitation" : "(Knorr et al., 2016)", "previouslyFormattedCitation" : "(Knorr et al., 2016)" }, "properties" : { "noteIndex" : 0 }, "schema" : "https://github.com/citation-style-language/schema/raw/master/csl-citation.json" }</w:delInstrText>
        </w:r>
      </w:del>
      <w:r w:rsidRPr="000E472A">
        <w:rPr>
          <w:lang w:val="en-GB"/>
        </w:rPr>
        <w:fldChar w:fldCharType="separate"/>
      </w:r>
      <w:r w:rsidR="00CB33A1">
        <w:rPr>
          <w:noProof/>
          <w:lang w:val="en-GB"/>
        </w:rPr>
        <w:t>McFiggans et al., 201</w:t>
      </w:r>
      <w:ins w:id="1175" w:author="Robin Matthews" w:date="2021-07-08T15:27:00Z">
        <w:r w:rsidR="00493201">
          <w:rPr>
            <w:noProof/>
            <w:lang w:val="en-GB"/>
          </w:rPr>
          <w:t>9)</w:t>
        </w:r>
      </w:ins>
      <w:del w:id="1176" w:author="Robin Matthews" w:date="2021-07-08T15:27:00Z">
        <w:r w:rsidR="00CB33A1" w:rsidDel="00493201">
          <w:rPr>
            <w:noProof/>
            <w:lang w:val="en-GB"/>
          </w:rPr>
          <w:delText>9</w:delText>
        </w:r>
      </w:del>
      <w:r w:rsidRPr="000E472A">
        <w:rPr>
          <w:lang w:val="en-GB"/>
        </w:rPr>
        <w:fldChar w:fldCharType="end"/>
      </w:r>
      <w:commentRangeEnd w:id="1171"/>
      <w:commentRangeEnd w:id="1172"/>
      <w:r w:rsidR="00493201">
        <w:rPr>
          <w:rStyle w:val="Marquedecommentaire"/>
        </w:rPr>
        <w:commentReference w:id="1171"/>
      </w:r>
      <w:r w:rsidR="00CB33A1">
        <w:rPr>
          <w:rStyle w:val="Marquedecommentaire"/>
        </w:rPr>
        <w:commentReference w:id="1172"/>
      </w:r>
      <w:del w:id="1177" w:author="Robin Matthews" w:date="2021-07-08T15:27:00Z">
        <w:r w:rsidRPr="000E472A" w:rsidDel="00493201">
          <w:rPr>
            <w:lang w:val="en-GB"/>
          </w:rPr>
          <w:delText>)</w:delText>
        </w:r>
      </w:del>
      <w:r w:rsidRPr="000E472A">
        <w:rPr>
          <w:lang w:val="en-GB"/>
        </w:rPr>
        <w:t xml:space="preserve">. Recently, quantum chemical theory has advanced to a level that it can provide kinetic and product information in a parameter range not possible with laboratory experiments </w:t>
      </w:r>
      <w:commentRangeStart w:id="1178"/>
      <w:commentRangeStart w:id="1179"/>
      <w:r w:rsidRPr="000E472A">
        <w:rPr>
          <w:lang w:val="en-GB"/>
        </w:rPr>
        <w:fldChar w:fldCharType="begin" w:fldLock="1"/>
      </w:r>
      <w:r w:rsidR="00D477C7">
        <w:rPr>
          <w:lang w:val="en-GB"/>
        </w:rPr>
        <w:instrText>ADDIN CSL_CITATION { "citationItems" : [ { "id" : "ITEM-1", "itemData" : { "DOI" : "10.1038/s41586-018-0871-y", "ISSN" : "14764687", "abstract" : "Secondary organic aerosol contributes to the atmospheric particle burden with implications for air quality and climate. Biogenic volatile organic compounds such as terpenoids emitted from plants are important secondary organic aerosol precursors with isoprene dominating the emissions of biogenic volatile organic compounds\u00a0globally. However, the\u00a0particle mass from isoprene\u00a0oxidation is generally modest compared to that of other terpenoids. Here we show that isoprene, carbon monoxide and methane can each suppress the instantaneous mass and the overall mass yield derived from monoterpenes in mixtures of atmospheric vapours. We find that isoprene \u2018scavenges\u2019 hydroxyl radicals, preventing their reaction with monoterpenes, and the resulting isoprene peroxy radicals scavenge highly oxygenated monoterpene products. These effects reduce the yield of low-volatility products that would otherwise form secondary organic aerosol. Global model calculations indicate that oxidant and product scavenging can operate effectively in the real atmosphere. Thus highly reactive compounds (such as isoprene) that produce a modest amount of aerosol are not necessarily net producers of secondary organic particle mass and their oxidation in mixtures of atmospheric vapours can suppress both particle number and mass of secondary organic aerosol. We suggest that formation mechanisms of secondary organic aerosol in the atmosphere need to be considered more realistically, accounting for mechanistic interactions between the products of oxidizing precursor molecules (as is recognized to be necessary when modelling ozone production).", "author" : [ { "dropping-particle" : "", "family" : "McFiggans", "given" : "Gordon", "non-dropping-particle" : "", "parse-names" : false, "suffix" : "" }, { "dropping-particle" : "", "family" : "Mentel", "given" : "Thomas F.", "non-dropping-particle" : "", "parse-names" : false, "suffix" : "" }, { "dropping-particle" : "", "family" : "Wildt", "given" : "J\u00fcrgen", "non-dropping-particle" : "", "parse-names" : false, "suffix" : "" }, { "dropping-particle" : "", "family" : "Pullinen", "given" : "Iida", "non-dropping-particle" : "", "parse-names" : false, "suffix" : "" }, { "dropping-particle" : "", "family" : "Kang", "given" : "Sungah", "non-dropping-particle" : "", "parse-names" : false, "suffix" : "" }, { "dropping-particle" : "", "family" : "Kleist", "given" : "Einhard", "non-dropping-particle" : "", "parse-names" : false, "suffix" : "" }, { "dropping-particle" : "", "family" : "Schmitt", "given" : "Sebastian", "non-dropping-particle" : "", "parse-names" : false, "suffix" : "" }, { "dropping-particle" : "", "family" : "Springer", "given" : "Monika", "non-dropping-particle" : "", "parse-names" : false, "suffix" : "" }, { "dropping-particle" : "", "family" : "Tillmann", "given" : "Ralf", "non-dropping-particle" : "", "parse-names" : false, "suffix" : "" }, { "dropping-particle" : "", "family" : "Wu", "given" : "Cheng", "non-dropping-particle" : "", "parse-names" : false, "suffix" : "" }, { "dropping-particle" : "", "family" : "Zhao", "given" : "Defeng", "non-dropping-particle" : "", "parse-names" : false, "suffix" : "" }, { "dropping-particle" : "", "family" : "Hallquist", "given" : "Mattias", "non-dropping-particle" : "", "parse-names" : false, "suffix" : "" }, { "dropping-particle" : "", "family" : "Faxon", "given" : "Cameron", "non-dropping-particle" : "", "parse-names" : false, "suffix" : "" }, { "dropping-particle" : "", "family" : "Breton", "given" : "Michael", "non-dropping-particle" : "Le", "parse-names" : false, "suffix" : "" }, { "dropping-particle" : "", "family" : "Hallquist", "given" : "\u00c5sa M.", "non-dropping-particle" : "", "parse-names" : false, "suffix" : "" }, { "dropping-particle" : "", "family" : "Simpson", "given" : "David", "non-dropping-particle" : "", "parse-names" : false, "suffix" : "" }, { "dropping-particle" : "", "family" : "Bergstr\u00f6m", "given" : "Robert", "non-dropping-particle" : "", "parse-names" : false, "suffix" : "" }, { "dropping-particle" : "", "family" : "Jenkin", "given" : "Michael E.", "non-dropping-particle" : "", "parse-names" : false, "suffix" : "" }, { "dropping-particle" : "", "family" : "Ehn", "given" : "Mikael", "non-dropping-particle" : "", "parse-names" : false, "suffix" : "" }, { "dropping-particle" : "", "family" : "Thornton", "given" : "Joel A.", "non-dropping-particle" : "", "parse-names" : false, "suffix" : "" }, { "dropping-particle" : "", "family" : "Alfarra", "given" : "M. Rami", "non-dropping-particle" : "", "parse-names" : false, "suffix" : "" }, { "dropping-particle" : "", "family" : "Bannan", "given" : "Thomas J.", "non-dropping-particle" : "", "parse-names" : false, "suffix" : "" }, { "dropping-particle" : "", "family" : "Percival", "given" : "Carl J.", "non-dropping-particle" : "", "parse-names" : false, "suffix" : "" }, { "dropping-particle" : "", "family" : "Priestley", "given" : "Michael", "non-dropping-particle" : "", "parse-names" : false, "suffix" : "" }, { "dropping-particle" : "", "family" : "Topping", "given" : "David", "non-dropping-particle" : "", "parse-names" : false, "suffix" : "" }, { "dropping-particle" : "", "family" : "Kiendler-Scharr", "given" : "Astrid", "non-dropping-particle" : "", "parse-names" : false, "suffix" : "" } ], "container-title" : "Nature", "id" : "ITEM-1", "issue" : "7741", "issued" : { "date-parts" : [ [ "2019" ] ] }, "page" : "587-593", "title" : "Secondary organic aerosol reduced by mixture of atmospheric vapours", "translator" : [ { "dropping-particle" : "", "family" : "G4064", "given" : "", "non-dropping-particle" : "", "parse-names" : false, "suffix" : "" } ], "type" : "article-journal", "volume" : "565" }, "uris" : [ "http://www.mendeley.com/documents/?uuid=8d6438d0-be89-4f73-9853-415d8a08f8aa", "http://www.mendeley.com/documents/?uuid=6aa8825e-e7a7-461e-8d0f-837228a30f91" ] } ], "mendeley" : { "formattedCitation" : "(McFiggans et al., 2019)", "manualFormatting" : "(Vereecken et al., 2015)", "plainTextFormattedCitation" : "(McFiggans et al., 2019)", "previouslyFormattedCitation" : "(McFiggans et al., 2019)" }, "properties" : { "noteIndex" : 0 }, "schema" : "https://github.com/citation-style-language/schema/raw/master/csl-citation.json" }</w:instrText>
      </w:r>
      <w:r w:rsidRPr="000E472A">
        <w:rPr>
          <w:lang w:val="en-GB"/>
        </w:rPr>
        <w:fldChar w:fldCharType="separate"/>
      </w:r>
      <w:r w:rsidR="00CB33A1">
        <w:rPr>
          <w:noProof/>
          <w:lang w:val="en-GB"/>
        </w:rPr>
        <w:t xml:space="preserve">(Vereecken et </w:t>
      </w:r>
      <w:r w:rsidR="00CB33A1">
        <w:rPr>
          <w:noProof/>
          <w:lang w:val="en-GB"/>
        </w:rPr>
        <w:lastRenderedPageBreak/>
        <w:t>al., 2015)</w:t>
      </w:r>
      <w:r w:rsidRPr="000E472A">
        <w:rPr>
          <w:lang w:val="en-GB"/>
        </w:rPr>
        <w:fldChar w:fldCharType="end"/>
      </w:r>
      <w:commentRangeEnd w:id="1178"/>
      <w:r w:rsidR="00CB33A1">
        <w:rPr>
          <w:rStyle w:val="Marquedecommentaire"/>
        </w:rPr>
        <w:commentReference w:id="1178"/>
      </w:r>
      <w:commentRangeEnd w:id="1179"/>
      <w:r w:rsidR="00493201">
        <w:rPr>
          <w:rStyle w:val="Marquedecommentaire"/>
        </w:rPr>
        <w:commentReference w:id="1179"/>
      </w:r>
      <w:r w:rsidRPr="000E472A">
        <w:rPr>
          <w:lang w:val="en-GB"/>
        </w:rPr>
        <w:t xml:space="preserve">. Iterative and interlinked use of simulation chamber and quantum chemical theory has led to improved knowledge of chemical mechanisms </w:t>
      </w:r>
      <w:commentRangeStart w:id="1180"/>
      <w:commentRangeStart w:id="1181"/>
      <w:r w:rsidRPr="000E472A">
        <w:rPr>
          <w:lang w:val="en-GB"/>
        </w:rPr>
        <w:fldChar w:fldCharType="begin" w:fldLock="1"/>
      </w:r>
      <w:r w:rsidR="00D477C7">
        <w:rPr>
          <w:lang w:val="en-GB"/>
        </w:rPr>
        <w:instrText>ADDIN CSL_CITATION { "citationItems" : [ { "id" : "ITEM-1", "itemData" : { "DOI" : "10.1039/B908511D", "ISSN" : "1463-9076", "abstract" : "We propose, and quantify from first principles, two novel HOx-regenerating unimolecular reactions in isoprene oxidation, which are estimated to yield in pristine tropical forest conditions about 0.7 HO2 and 0.03 OH radicals per isoprene oxidized; it is further argued that the photolabile coproduct of HO2 can be a major source of OH, with a yield of the order of 1. The newly proposed chemistry could provide a rationalization for the unexpectedly high OH concentrations often observed in forested environments, such as over the Amazon forest in the recent Gabriel campaign.", "author" : [ { "dropping-particle" : "", "family" : "Peeters", "given" : "J", "non-dropping-particle" : "", "parse-names" : false, "suffix" : "" }, { "dropping-particle" : "", "family" : "Nguyen", "given" : "T L", "non-dropping-particle" : "", "parse-names" : false, "suffix" : "" }, { "dropping-particle" : "", "family" : "Vereecken", "given" : "L", "non-dropping-particle" : "", "parse-names" : false, "suffix" : "" } ], "container-title" : "Physical Chemistry Chemical Physics", "id" : "ITEM-1", "issue" : "28", "issued" : { "date-parts" : [ [ "2009" ] ] }, "page" : "5935-5939", "publisher" : "The Royal Society of Chemistry", "title" : "HOx radical regeneration in the oxidation of isoprene", "translator" : [ { "dropping-particle" : "", "family" : "G3141", "given" : "", "non-dropping-particle" : "", "parse-names" : false, "suffix" : "" } ], "type" : "article-journal", "volume" : "11" }, "uris" : [ "http://www.mendeley.com/documents/?uuid=a3087983-107e-3fe4-9773-e8f478e8d3e5", "http://www.mendeley.com/documents/?uuid=35d8cfce-9730-4d2c-b9bf-4522b8c254d0" ] }, { "id" : "ITEM-2", "itemData" : { "DOI" : "10.1002/cphc.201000480", "ISSN" : "1439-4235", "abstract" : "Abstract As a sequel to our communication on a proposed new isoprene oxidation mechanism aiming to rationalize the unexpectedly high OH and HO2 levels observed in isoprene-rich areas (J. Peeters, T. L. Nguyen, L. Vereecken, Phys. Chem. Chem. Phys. 2009, 11, 5935), we report herein the detailed quantum chemical and statistical kinetics characterization of the crucial 1,6-H shifts in the two Z-\u03b4-hydroxy-peroxy radicals from isoprene. Geometries, energies and vibration frequencies of all conformers of the reactant radicals and transition states are computed at the B3LYP/6-31+G(d,p) level of theory and the energies of the lowest-lying conformers are then refined at various higher levels of theory, including CBS-QB3, IRCMax(CBS-QB3//B3LYP) and CBS-APNO. The rate coefficients over a wide temperature range are calculated using multi-conformer transition state theory with WKB tunneling factors evaluated for the barrier shape found by CBS-QB3//B3LYP IRC analyses. The WKB tunneling factors for these allyl-stabilisation-assisted reactions are about 25 at ambient temperatures. The rate coefficients can be represented by Arrhenius expressions over the 250?350 K range: k(T)=1.4?109 exp(?6380/T)?s?1 for the Z-1-OH-4-OO?-isoprene radical, and k(T)=0.72?109?exp(?5520/T)?s?1 for Z-1-OH-4-OO?-isoprene. With the k(1,6-H) of order 1 s?1 at ambient temperatures, these isomerisations can compete with and even outrun the traditional peroxy reactions at low and moderate NO levels. The importance of these reactions as key processes in the newly proposed, OH-regenerating isoprene oxidation scheme is discussed.", "author" : [ { "dropping-particle" : "", "family" : "Nguyen", "given" : "Thanh Lam", "non-dropping-particle" : "", "parse-names" : false, "suffix" : "" }, { "dropping-particle" : "", "family" : "Vereecken", "given" : "Luc", "non-dropping-particle" : "", "parse-names" : false, "suffix" : "" }, { "dropping-particle" : "", "family" : "Peeters", "given" : "Jozef", "non-dropping-particle" : "", "parse-names" : false, "suffix" : "" } ], "container-title" : "ChemPhysChem", "id" : "ITEM-2", "issue" : "18", "issued" : { "date-parts" : [ [ "2010", "9", "23" ] ] }, "note" : "doi: 10.1002/cphc.201000480", "page" : "3996-4001", "publisher" : "Wiley-Blackwell", "title" : "HOx Regeneration in the Oxidation of Isoprene III: Theoretical Study of the key Isomerisation of the Z-\u03b4-hydroxy-peroxy Isoprene Radicals", "translator" : [ { "dropping-particle" : "", "family" : "G3142", "given" : "", "non-dropping-particle" : "", "parse-names" : false, "suffix" : "" } ], "type" : "article-journal", "volume" : "11" }, "uris" : [ "http://www.mendeley.com/documents/?uuid=cddd5514-cd1e-3182-b41f-e661a2343f13", "http://www.mendeley.com/documents/?uuid=7d17b53d-74b0-4951-b57b-27b02a32f19c" ] }, { "id" : "ITEM-3", "itemData" : { "author" : [ { "dropping-particle" : "", "family" : "Fuchs", "given" : "H", "non-dropping-particle" : "", "parse-names" : false, "suffix" : "" }, { "dropping-particle" : "", "family" : "Hofzumahaus", "given" : "A", "non-dropping-particle" : "", "parse-names" : false, "suffix" : "" }, { "dropping-particle" : "", "family" : "Rohrer", "given" : "F", "non-dropping-particle" : "", "parse-names" : false, "suffix" : "" }, { "dropping-particle" : "", "family" : "Bohn", "given" : "B", "non-dropping-particle" : "", "parse-names" : false, "suffix" : "" }, { "dropping-particle" : "", "family" : "Brauers", "given" : "T", "non-dropping-particle" : "", "parse-names" : false, "suffix" : "" }, { "dropping-particle" : "", "family" : "Dorn", "given" : "H-P.", "non-dropping-particle" : "", "parse-names" : false, "suffix" : "" }, { "dropping-particle" : "", "family" : "H\u00e4seler", "given" : "R", "non-dropping-particle" : "", "parse-names" : false, "suffix" : "" }, { "dropping-particle" : "", "family" : "Holland", "given" : "F", "non-dropping-particle" : "", "parse-names" : false, "suffix" : "" }, { "dropping-particle" : "", "family" : "Kaminski", "given" : "M", "non-dropping-particle" : "", "parse-names" : false, "suffix" : "" }, { "dropping-particle" : "", "family" : "Li", "given" : "X", "non-dropping-particle" : "", "parse-names" : false, "suffix" : "" }, { "dropping-particle" : "", "family" : "Lu", "given" : "K", "non-dropping-particle" : "", "parse-names" : false, "suffix" : "" }, { "dropping-particle" : "", "family" : "Nehr", "given" : "S", "non-dropping-particle" : "", "parse-names" : false, "suffix" : "" }, { "dropping-particle" : "", "family" : "Tillmann", "given" : "R", "non-dropping-par</w:instrText>
      </w:r>
      <w:r w:rsidR="00D477C7" w:rsidRPr="002A1EE0">
        <w:instrText>ticle" : "", "parse-names" : false, "suffix" : "" }, { "dropping-particle" : "", "family" : "Wegener", "given" : "R", "non-dropping-particle" : "", "parse-names" : false, "suffix" : "" }, { "dropping-particle" : "", "family" : "Wahner", "given" : "A", "non-dropping-particle" : "", "parse-names" : false, "suffix" : "" } ], "container-title" : "Nature Geoscience", "id" : "ITEM-3", "issued" : { "date-parts" : [ [ "2013", "10", "6" ] ] }, "page" : "1023", "publisher" : "Nature Publishing Group", "title" : "Experimental evidence for efficient hydroxyl radical regeneration in isoprene oxidation", "translator" : [ { "dropping-particle" : "", "family" : "G3143", "given" : "", "non-dropping-particle" : "", "parse-names" : false, "suffix" : "" } ], "type" : "article-journal", "volume" : "6" }, "uris" : [ "http://www.mendeley.com/documents/?uuid=bcfc3c8a-8c44-3fbf-9d98-40655b639c0c", "http://www.mendeley.com/documents/?uuid=67a52d5d-42c4-40b6-b7da-7dc6611245c4" ] } ], "mendeley" : { "formattedCitation" : "(Peeters et al., 2009; Nguyen et al., 2010; Fuchs et al., 2013)", "manualFormatting" : "(Fuchs et al., 2013a; Nguyen et al., 2010; Peeters et al., 2009, 2014)", "plainTextFormattedCitation" : "(Peeters et al., 2009; Nguyen et al., 2010; Fuchs et al., 2013)", "previouslyFormattedCitation" : "(Peeters et al., 2009; Nguyen et al., 2010; Fuchs et al., 2013)" }, "properties" : { "noteIndex" : 0 }, "schema" : "https://github.com/citation-style-language/schema/raw/master/csl-citation.json" }</w:instrText>
      </w:r>
      <w:r w:rsidRPr="000E472A">
        <w:rPr>
          <w:lang w:val="en-GB"/>
        </w:rPr>
        <w:fldChar w:fldCharType="separate"/>
      </w:r>
      <w:r w:rsidR="00CB33A1">
        <w:rPr>
          <w:noProof/>
        </w:rPr>
        <w:t>(Fuchs et al., 2013a; Nguyen et al., 2010; Peeters et al., 2009, 2014)</w:t>
      </w:r>
      <w:r w:rsidRPr="000E472A">
        <w:rPr>
          <w:lang w:val="en-GB"/>
        </w:rPr>
        <w:fldChar w:fldCharType="end"/>
      </w:r>
      <w:commentRangeEnd w:id="1180"/>
      <w:commentRangeEnd w:id="1181"/>
      <w:r w:rsidR="00493201">
        <w:rPr>
          <w:rStyle w:val="Marquedecommentaire"/>
        </w:rPr>
        <w:commentReference w:id="1180"/>
      </w:r>
      <w:r w:rsidR="00CB33A1">
        <w:rPr>
          <w:rStyle w:val="Marquedecommentaire"/>
        </w:rPr>
        <w:commentReference w:id="1181"/>
      </w:r>
      <w:r w:rsidRPr="00560B47">
        <w:t xml:space="preserve">. </w:t>
      </w:r>
      <w:r w:rsidRPr="00D837A8">
        <w:rPr>
          <w:lang w:val="en-GB"/>
        </w:rPr>
        <w:t>For application in chemistry climate models (CCMs), the chemical mechanisms need to be computationally efficient, requiring simplifications. Such simplifications include reduced hydroc</w:t>
      </w:r>
      <w:r w:rsidRPr="009638A7">
        <w:rPr>
          <w:lang w:val="en-GB"/>
        </w:rPr>
        <w:t xml:space="preserve">arbon representations, the application of lumping techniques (one </w:t>
      </w:r>
      <w:r w:rsidRPr="004904EA">
        <w:rPr>
          <w:lang w:val="en-GB"/>
        </w:rPr>
        <w:t>compound or a chemical structure representing a family of compounds, for example, as done for paramet</w:t>
      </w:r>
      <w:del w:id="1182" w:author="Lucy Cowie" w:date="2021-07-27T17:16:00Z">
        <w:r w:rsidRPr="004904EA" w:rsidDel="00752F98">
          <w:rPr>
            <w:lang w:val="en-GB"/>
          </w:rPr>
          <w:delText>e</w:delText>
        </w:r>
      </w:del>
      <w:r w:rsidRPr="004904EA">
        <w:rPr>
          <w:lang w:val="en-GB"/>
        </w:rPr>
        <w:t>rizing SOA formation) and/or the implementation of artificial operators representing key</w:t>
      </w:r>
      <w:r w:rsidRPr="00610383">
        <w:rPr>
          <w:lang w:val="en-GB"/>
        </w:rPr>
        <w:t xml:space="preserve"> steps of the chemistry </w:t>
      </w:r>
      <w:r w:rsidRPr="000E472A">
        <w:rPr>
          <w:lang w:val="en-GB"/>
        </w:rPr>
        <w:fldChar w:fldCharType="begin" w:fldLock="1"/>
      </w:r>
      <w:r w:rsidR="00D477C7">
        <w:rPr>
          <w:lang w:val="en-GB"/>
        </w:rPr>
        <w:instrText>ADDIN CSL_CITATION { "citationItems" : [ { "id" : "ITEM-1", "itemData" : { "DOI" : "10.5194/acp-9-1831-2009", "ISSN" : "16807324", "abstract" : "Methane and ozone are two important climate gases with significant tropospheric chemistry. Within chemistry-climate and transport models this chemistry is simplified for computational expediency. We compare the state of the art Master Chemical Mechanism (MCM) with six tropospheric chemistry schemes (CRI-reduced, GEOSCHEM and a GEOS-CHEM adduct, MOZART-2, TOMCAT and CBM-IV) that could be used within composition transport models. We test the schemes within a box model framework under conditions derived from a composition transport model and from field observations from a regional scale pollution event. We find that CRI-reduced provides much skill in simulating the full chemistry, yet with greatly reduced complexity. We find significant variations between the other chemical schemes, and reach the following conclusions. (1) The inclusion of a gas phase N2O5+H2O reaction in one scheme and not others is a large source of uncertainty in the inorganic chemistry. ( 2) There are significant variations in the calculated concentration of PAN between the schemes, which will affect the long range transport of reactive nitrogen in global models. ( 3) The representation of isoprene chemistry differs hugely between the schemes, leading to significant uncertainties on the impact of isoprene on composition. (4) Differences are found in NO3 concentrations in the nighttime chemistry. Resolving these four issues through further investigative laboratory studies will reduce the uncertainties within the chemical schemes of global tropospheric models.", "author" : [ { "dropping-particle" : "", "family" : "Emmerson", "given" : "K. M.", "non-dropping-particle" : "", "parse-names" : false, "suffix" : "" }, { "dropping-particle" : "", "family" : "Evans", "given" : "M. J.", "non-dropping-particle" : "", "parse-names" : false, "suffix" : "" } ], "container-title" : "Atmospheric Chemistry and Physics", "id" : "ITEM-1", "issue" : "5", "issued" : { "date-parts" : [ [ "2009" ] ] }, "page" : "1831-1845", "title" : "Comparison of tropospheric gas-phase chemistry schemes for use within global models", "translator" : [ { "dropping-particle" : "", "family" : "G4132", "given" : "", "non-dropping-particle" : "", "parse-names" : false, "suffix" : "" } ], "type" : "article-journal", "volume" : "9" }, "uris" : [ "http://www.mendeley.com/documents/?uuid=cf109cc8-eb28-405a-ab09-069fc6d397de", "http://www.mendeley.com/documents/?uuid=af22986d-218f-4712-a483-b5065e53f353" ] }, { "id" : "ITEM-2", "itemData" : { "DOI" : "10.5194/acp-9-4341-2009", "ISSN" : "16807316", "abstract" : "A detailed \u03b1-pinene oxidation mechanism was reduced systematically through the successive application of five mechanism reduction techniques. The resulting re- duced mechanism preserves the ozone- and organic aerosol- forming properties of the original mechanism, while us- ing less species. The methodologies employed included a directed relation graph method with error propagation (DRGEP, which removed a large number of redundant species and reactions), principal component analysis of the rate sensitivity matrix (PCA, used to remove unnecessary re- actions), the quasi-steady-state approximation (QSSA, used to remove some QSS species), an iterative screening method (ISSA, which removes redundant species and reactions si- multaneously), and a new lumping approach dependent on the hydrocarbon to NOx ratio (which reduced the number of species in mechanism subsets for specific hydrocarbon to NOx ranges). This multistage methodology results in a reduction ratio of 2.5 for the number of both species and reactions com- pared with the full mechanism. The simplified mechanism reproduces the important gas and aerosol phase species (the latter are examined in detail by individual condensing species as well as in classes according to four functional groups: PANs, nitrates, organic peroxides, and organic acids). The total SOA mass is also well represented in the condensed mechanism, to within 16% of the detailed mechanism under a wide range of conditions. The methodology described here is general, and may be used in general mechanism reduction problems.", "author" : [ { "dropping-particle" : "", "family" : "Xia", "given" : "A. G.", "non-dropping-particle" : "", "parse-names" : false, "suffix" : "" }, { "dropping-particle" : "V.", "family" : "Michelangeli", "given" : "D.", "non-dropping-particle" : "", "parse-names" : false, "suffix" : "" }, { "dropping-particle" : "", "family" : "Makar", "given" : "P. A.", "non-dropping-particle" : "", "parse-names" : false, "suffix" : "" } ], "container-title" : "Atmospheric Chemistry and Physics", "id" : "ITEM-2", "issue" : "13", "issued" : { "date-parts" : [ [ "2009", "4", "1" ] ] }, "page" : "4341-4362", "title" : "Mechanism reduction for the formation of secondary organic aerosol for integration into a 3-dimensional regional air quality model: \u03b1-Pinene oxidation system", "translator" : [ { "dropping-particle" : "", "family" : "G3812", "given" : "", "non-dropping-particle" : "", "parse-names" : false, "suffix" : "" } ], "type" : "article-journal", "volume" : "9" }, "uris" : [ "http://www.mendeley.com/documents/?uuid=7c909df7-dfd1-451a-bd43-7d0f079d6f15", "http://www.mendeley.com/documents/?uuid=2e36835b-f72c-4431-b68a-6d1ae041c9fb" ] }, { "id" : "ITEM-3", "itemData" : { "DOI" : "10.1080/10962247.2019.1694605", "ISSN" : "1096-2247", "author" : [ { "dropping-particle" : "", "family" : "Stockwell", "given" : "William R", "non-dropping-particle" : "", "parse-names" : false, "suffix" : "" }, { "dropping-particle" : "", "family" : "Saunders", "given" : "Emily", "non-dropping-particle" : "", "parse-names" : false, "suffix" : "" }, { "dropping-particle" : "", "family" : "Goliff", "given" : "Wendy S", "non-dropping-particle" : "", "parse-names" : false, "suffix" : "" }, { "dropping-particle" : "", "family" : "Fitzgerald", "given" : "Rosa M", "non-dropping-particle" : "", "parse-names" : false, "suffix" : "" } ], "container-title" : "Journal of the Air &amp; Waste Management Association", "id" : "ITEM-3", "issue" : "1", "issued" : { "date-parts" : [ [ "2020", "1", "2" ] ] }, "note" : "doi: 10.1080/10962247.2019.1694605", "page" : "44-70", "publisher" : "Taylor &amp; Francis", "title" : "A perspective on the development of gas-phase chemical mechanisms for Eulerian air quality models", "translator" : [ { "dropping-particle" : "", "family" : "G5126", "given" : "", "non-dropping-particle" : "", "parse-names" : false, "suffix" : "" } ], "type" : "article-journal", "volume" : "70" }, "uris" : [ "http://www.mendeley.com/documents/?uuid=699773f7-8c8c-4925-b6f5-00e0ac945331", "http://www.mendeley.com/documents/?uuid=44d45a25-db55-4a94-b0f1-fc3dbc30e910", "http://www.mendeley.com/documents/?uuid=516b8d7d-e446-4de6-b8b6-06ab8586a38e" ] } ], "mendeley" : { "formattedCitation" : "(Emmerson and Evans, 2009; Xia et al., 2009; Stockwell et al., 2020)", "plainTextFormattedCitation" : "(Emmerson and Evans, 2009; Xia et al., 2009; Stockwell et al., 2020)", "previouslyFormattedCitation" : "(Emmerson and Evans, 2009; Xia et al., 2009; Stockwell et al., 2020)" }, "properties" : { "noteIndex" : 0 }, "schema" : "https://github.com/citation-style-language/schema/raw/master/csl-citation.json" }</w:instrText>
      </w:r>
      <w:r w:rsidRPr="000E472A">
        <w:rPr>
          <w:lang w:val="en-GB"/>
        </w:rPr>
        <w:fldChar w:fldCharType="separate"/>
      </w:r>
      <w:r w:rsidR="00CB33A1">
        <w:rPr>
          <w:noProof/>
          <w:lang w:val="en-GB"/>
        </w:rPr>
        <w:t>(Emmerson and Evans, 2009; Xia et al., 2009; Stockwell et al., 2020)</w:t>
      </w:r>
      <w:r w:rsidRPr="000E472A">
        <w:rPr>
          <w:lang w:val="en-GB"/>
        </w:rPr>
        <w:fldChar w:fldCharType="end"/>
      </w:r>
      <w:r w:rsidRPr="000E472A">
        <w:rPr>
          <w:lang w:val="en-GB"/>
        </w:rPr>
        <w:t>. Additionally, aerosol microphysical processes (nucleation, coagulation, condensation, evaporation</w:t>
      </w:r>
      <w:del w:id="1183" w:author="Lucy Cowie" w:date="2021-07-26T15:10:00Z">
        <w:r w:rsidRPr="000E472A" w:rsidDel="00F07AF8">
          <w:rPr>
            <w:lang w:val="en-GB"/>
          </w:rPr>
          <w:delText>,</w:delText>
        </w:r>
      </w:del>
      <w:r w:rsidRPr="000E472A">
        <w:rPr>
          <w:lang w:val="en-GB"/>
        </w:rPr>
        <w:t xml:space="preserve"> and sedimentation) that determine the evolution of aerosol number concentrations and size particle distribution are represented in paramet</w:t>
      </w:r>
      <w:del w:id="1184" w:author="Lucy Cowie" w:date="2021-07-27T17:16:00Z">
        <w:r w:rsidRPr="000E472A" w:rsidDel="00752F98">
          <w:rPr>
            <w:lang w:val="en-GB"/>
          </w:rPr>
          <w:delText>e</w:delText>
        </w:r>
      </w:del>
      <w:r w:rsidRPr="000E472A">
        <w:rPr>
          <w:lang w:val="en-GB"/>
        </w:rPr>
        <w:t>ri</w:t>
      </w:r>
      <w:ins w:id="1185" w:author="Lucy Cowie" w:date="2021-07-26T15:15:00Z">
        <w:r w:rsidR="00202BFB">
          <w:rPr>
            <w:lang w:val="en-GB"/>
          </w:rPr>
          <w:t>z</w:t>
        </w:r>
      </w:ins>
      <w:del w:id="1186" w:author="Lucy Cowie" w:date="2021-07-26T15:15:00Z">
        <w:r w:rsidRPr="000E472A" w:rsidDel="00202BFB">
          <w:rPr>
            <w:lang w:val="en-GB"/>
          </w:rPr>
          <w:delText>s</w:delText>
        </w:r>
      </w:del>
      <w:r w:rsidRPr="000E472A">
        <w:rPr>
          <w:lang w:val="en-GB"/>
        </w:rPr>
        <w:t xml:space="preserve">ed forms in global models with varying levels of complexity </w:t>
      </w:r>
      <w:r w:rsidRPr="000E472A">
        <w:rPr>
          <w:lang w:val="en-GB"/>
        </w:rPr>
        <w:fldChar w:fldCharType="begin" w:fldLock="1"/>
      </w:r>
      <w:r w:rsidR="00D477C7">
        <w:rPr>
          <w:lang w:val="en-GB"/>
        </w:rPr>
        <w:instrText>ADDIN CSL_CITATION { "citationItems" : [ { "id" : "ITEM-1", "itemData" : { "DOI" : "10.5194/acp-14-4679-2014", "ISSN" : "1680-7324", "abstract" : "Abstract. Many of the next generation of global climate models will include aerosol schemes which explicitly simulate the microphysical processes that determine the particle size distribution. These models enable aerosol optical properties and cloud condensation nuclei (CCN) concentrations to be determined by fundamental aerosol processes, which should lead to a more physically based simulation of aerosol direct and indirect radiative forcings. This study examines the global variation in particle size distribution simulated by 12 global aerosol microphysics models to quantify model diversity and to identify any common biases against observations. Evaluation against size distribution measurements from a new European network of aerosol supersites shows that the mean model agrees quite well with the observations at many sites on the annual mean, but there are some seasonal biases common to many sites. In particular, at many of these European sites, the accumulation mode number concentration is biased low during winter and Aitken mode concentrations tend to be overestimated in winter and underestimated in summer. At high northern latitudes, the models strongly underpredict Aitken and accumulation particle concentrations compared to the measurements, consistent with previous studies that have highlighted the poor performance of global aerosol models in the Arctic. In the marine boundary layer, the models capture the observed meridional variation in the size distribution, which is dominated by the Aitken mode at high latitudes, with an increasing concentration of accumulation particles with decreasing latitude. Considering vertical profiles, the models reproduce the observed peak in total particle concentrations in the upper troposphere due to new particle formation, although modelled peak concentrations tend to be biased high over Europe. Overall, the multi-model-mean data set simulates the global variation of the particle size distribution with a good degree of skill, suggesting that most of the individual global aerosol microphysics models are performing well, although the large model diversity indicates that some models are in poor agreement with the observations. Further work is required to better constrain size-resolved primary and secondary particle number sources, and an improved understanding of nucleation and growth (e.g. the role of nitrate and secondary organics) will improve the fidelity of simulated particle size distributions.", "author" : [ { "dropping-particle" : "", "family" : "Mann", "given" : "G. W.", "non-dropping-particle" : "", "parse-names" : false, "suffix" : "" }, { "dropping-particle" : "", "family" : "Carslaw", "given" : "K. S.", "non-dropping-particle" : "", "parse-names" : false, "suffix" : "" }, { "dropping-particle" : "", "family" : "Reddington", "given" : "C. L.", "non-dropping-particle" : "", "parse-names" : false, "suffix" : "" }, { "dropping-particle" : "", "family" : "Pringle", "given" : "K. J.", "non-dropping-particle" : "", "parse-names" : false, "suffix" : "" }, { "dropping-particle" : "", "family" : "Schulz", "given" : "M.", "non-dropping-particle" : "", "parse-names" : false, "suffix" : "" }, { "dropping-particle" : "", "family" : "Asmi", "given" : "A.", "non-dropping-particle" : "", "parse-names" : false, "suffix" : "" }, { "dropping-particle" : "V.", "family" : "Spracklen", "given" : "D.", "non-dropping-particle" : "", "parse-names" : false, "suffix" : "" }, { "dropping-particle" : "", "family" : "Ridley", "given" : "D. A.", "non-dropping-particle" : "", "parse-names" : false, "suffix" : "" }, { "dropping-particle" : "", "family" : "Woodhouse", "given" : "M. T.", "non-dropping-particle" : "", "parse-names" : false, "suffix" : "" }, { "dropping-particle" : "", "family" : "Lee", "given" : "L. A.", "non-dropping-particle" : "", "parse-names" : false, "suffix" : "" }, { "dropping-particle" : "", "family" : "Zhang", "given" : "K.", "non-dropping-particle" : "", "parse-names" : false, "suffix" : "" }, { "dropping-particle" : "", "family" : "Ghan", "given" : "S. J.", "non-dropping-particle" : "", "parse-names" : false, "suffix" : "" }, { "dropping-particle" : "", "family" : "Easter", "given" : "R. C.", "non-dropping-particle" : "", "parse-names" : false, "suffix" : "" }, { "dropping-particle" : "", "family" : "Liu", "given" : "X.", "non-dropping-particle" : "", "parse-names" : false, "suffix" : "" }, { "dropping-particle" : "", "family" : "Stier", "given" : "P.", "non-dropping-particle" : "", "parse-names" : false, "suffix" : "" }, { "dropping-particle" : "", "family" : "Lee", "given" : "Y. H.", "non-dropping-particle" : "", "parse-names" : false, "suffix" : "" }, { "dropping-particle" : "", "family" : "Adams", "given" : "P. J.", "non-dropping-particle" : "", "parse-names" : false, "suffix" : "" }, { "dropping-particle" : "", "family" : "Tost", "given" : "H.", "non-dropping-particle" : "", "parse-names" : false, "suffix" : "" }, { "dropping-particle" : "", "family" : "Lelieveld", "given" : "J.", "non-dropping-particle" : "", "parse-names" : false, "suffix" : "" }, { "dropping-particle" : "", "family" : "Bauer", "given" : "S. E.", "non-dropping-particle" : "", "parse-names" : false, "suffix" : "" }, { "dropping-particle" : "", "family" : "Tsigaridis", "given" : "K.", "non-dropping-particle" : "", "parse-names" : false, "suffix" : "" }, { "dropping-particle" : "", "family" : "Noije", "given" : "T. P. C.", "non-dropping-particle" : "van", "parse-names" : false, "suffix" : "" }, { "dropping-particle" : "", "family" : "Strunk", "given" : "A.", "non-dropping-particle" : "", "parse-names" : false, "suffix" : "" }, { "dropping-particle" : "", "family" : "Vignati", "given" : "E.", "non-dropping-particle" : "", "parse-names" : false, "suffix" : "" }, { "dropping-particle" : "", "family" : "Bellouin", "given" : "N.", "non-dropping-particle" : "", "parse-names" : false, "suffix" : "" }, { "dropping-particle" : "", "family" : "Dalvi", "given" : "M.", "non-dropping-particle" : "", "parse-names" : false, "suffix" : "" }, { "dropping-particle" : "", "family" : "Johnson", "given" : "C. E.", "non-dropping-particle" : "", "parse-names" : false, "suffix" : "" }, { "dropping-particle" : "", "family" : "Bergman", "given" : "T.", "non-dropping-particle" : "", "parse-names" : false, "suffix" : "" }, { "dropping-particle" : "", "family" : "Kokkola", "given" : "H.", "non-dropping-particle" : "", "parse-names" : false, "suffix" : "" }, { "dropping-particle" : "", "family" : "Salzen", "given" : "K.", "non-dropping-particle" : "von", "parse-names" : false, "suffix" : "" }, { "dropping-particle" : "", "family" : "Yu", "given" : "F.", "non-dropping-particle" : "", "parse-names" : false, "suffix" : "" }, { "dropping-particle" : "", "family" : "Luo", "given" : "G.", "non-dropping-particle" : "", "parse-names" : false, "suffix" : "" }, { "dropping-particle" : "", "family" : "Petzold", "given" : "A.", "non-dropping-particle" : "", "parse-names" : false, "suffix" : "" }, { "dropping-particle" : "", "family" : "Heintzenberg", "given" : "J.", "non-dropping-particle" : "", "parse-names" : false, "suffix" : "" }, { "dropping-particle" : "", "family" : "Clarke", "given" : "A.", "non-dropping-particle" : "", "parse-names" : false, "suffix" : "" }, { "dropping-particle" : "", "family" : "Ogren", "given" : "J. A.", "non-dropping-particle" : "", "parse-names" : false, "suffix" : "" }, { "dropping-particle" : "", "family" : "Gras", "given" : "J.", "non-dropping-particle" : "", "parse-names" : false, "suffix" : "" }, { "dropping-particle" : "", "family" : "Baltensperger", "given" : "U.", "non-dropping-particle" : "", "parse-names" : false, "suffix" : "" }, { "dropping-particle" : "", "family" : "Kaminski", "given" : "U.", "non-dropping-particle" : "", "parse-names" : false, "suffix" : "" }, { "dropping-particle" : "", "family" : "Jennings", "given" : "S. G.", "non-dropping-particle" : "", "parse-names" : false, "suffix" : "" }, { "dropping-particle" : "", "family" : "O&amp;amp;apos;Dowd", "given" : "C. D.", "non-dropping-particle" : "", "parse-names" : false, "suffix" : "" }, { "dropping-particle" : "", "family" : "Harrison", "given" : "R. M.", "non-dropping-particle" : "", "parse-names" : false, "suffix" : "" }, { "dropping-particle" : "", "family" : "Beddows", "given" : "D. C. S.", "non-dropping-particle" : "", "parse-names" : false, "suffix" : "" }, { "dropping-particle" : "", "family" : "Kulmala", "given" : "M.", "non-dropping-particle" : "", "parse-names" : false, "suffix" : "" }, { "dropping-particle" : "", "family" : "Viisanen", "given" : "Y.", "non-dropping-particle" : "", "parse-names" : false, "suffix" : "" }, { "dropping-particle" : "", "family" : "Ulevicius", "given" : "V.", "non-dropping-particle" : "", "parse-names" : false, "suffix" : "" }, { "dropping-particle" : "", "family" : "Mihalopoulos", "given" : "N.", "non-dropping-particle" : "", "parse-names" : false, "suffix" : "" }, { "dropping-particle" : "", "family" : "Zdimal", "given" : "V.", "non-dropping-particle" : "", "parse-names" : false, "suffix" : "" }, { "dropping-particle" : "", "family" : "Fiebig", "given" : "M.", "non-dropping-particle" : "", "parse-names" : false, "suffix" : "" }, { "dropping-particle" : "", "family" : "Hansson", "given" : "H.-C.", "non-dropping-particle" : "", "parse-names" : false, "suffix" : "" }, { "dropping-particle" : "", "family" : "Swietlicki", "given" : "E.", "non-dropping-particle" : "", "parse-names" : false, "suffix" : "" }, { "dropping-particle" : "", "family" : "Henzing", "given" : "J. S.", "non-dropping-particle" : "", "parse-names" : false, "suffix" : "" } ], "container-title" : "Atmospheric Chemistry and Physics", "id" : "ITEM-1", "issue" : "9", "issued" : { "date-parts" : [ [ "2014", "5", "13" ] ] }, "page" : "4679-4713", "title" : "Intercomparison and evaluation of global aerosol microphysical properties among AeroCom models of a range of complexity", "translator" : [ { "dropping-particle" : "", "family" : "G3172", "given" : "", "non-dropping-particle" : "", "parse-names" : false, "suffix" : "" } ], "type" : "article-journal", "volume" : "14" }, "uris" : [ "http://www.mendeley.com/documents/?uuid=75121154-634c-3643-869b-3ec84a4dcc8c" ] } ], "mendeley" : { "formattedCitation" : "(Mann et al., 2014)", "plainTextFormattedCitation" : "(Mann et al., 2014)", "previouslyFormattedCitation" : "(Mann et al., 2014)" }, "properties" : { "noteIndex" : 0 }, "schema" : "https://github.com/citation-style-language/schema/raw/master/csl-citation.json" }</w:instrText>
      </w:r>
      <w:r w:rsidRPr="000E472A">
        <w:rPr>
          <w:lang w:val="en-GB"/>
        </w:rPr>
        <w:fldChar w:fldCharType="separate"/>
      </w:r>
      <w:r w:rsidR="00CB33A1">
        <w:rPr>
          <w:noProof/>
          <w:lang w:val="en-GB"/>
        </w:rPr>
        <w:t>(Mann et al., 2014)</w:t>
      </w:r>
      <w:r w:rsidRPr="000E472A">
        <w:rPr>
          <w:lang w:val="en-GB"/>
        </w:rPr>
        <w:fldChar w:fldCharType="end"/>
      </w:r>
      <w:r w:rsidRPr="000E472A">
        <w:rPr>
          <w:lang w:val="en-GB"/>
        </w:rPr>
        <w:t>.</w:t>
      </w:r>
    </w:p>
    <w:p w14:paraId="29ED8980" w14:textId="77777777" w:rsidR="00AF2E59" w:rsidRPr="000E472A" w:rsidRDefault="00AF2E59" w:rsidP="00D5630D">
      <w:pPr>
        <w:pStyle w:val="AR6BodyText"/>
        <w:shd w:val="clear" w:color="auto" w:fill="DEEAF6"/>
        <w:rPr>
          <w:lang w:val="en-GB"/>
        </w:rPr>
      </w:pPr>
    </w:p>
    <w:p w14:paraId="18C0AB8D" w14:textId="54254C53" w:rsidR="00AF2E59" w:rsidRPr="000E472A" w:rsidRDefault="00AF2E59" w:rsidP="00D5630D">
      <w:pPr>
        <w:pStyle w:val="AR6BodyText"/>
        <w:shd w:val="clear" w:color="auto" w:fill="DEEAF6"/>
        <w:rPr>
          <w:rFonts w:eastAsia="MS Gothic"/>
          <w:lang w:val="en-GB"/>
        </w:rPr>
      </w:pPr>
      <w:r w:rsidRPr="000E472A">
        <w:rPr>
          <w:rFonts w:eastAsia="MS Gothic"/>
          <w:lang w:val="en-GB"/>
        </w:rPr>
        <w:t>A wide range of in situ and remotely sensed observations are used to characteri</w:t>
      </w:r>
      <w:ins w:id="1187" w:author="Lucy Cowie" w:date="2021-07-26T15:13:00Z">
        <w:r w:rsidR="006C3E6C">
          <w:rPr>
            <w:rFonts w:eastAsia="MS Gothic"/>
            <w:lang w:val="en-GB"/>
          </w:rPr>
          <w:t>z</w:t>
        </w:r>
      </w:ins>
      <w:del w:id="1188" w:author="Lucy Cowie" w:date="2021-07-26T15:13:00Z">
        <w:r w:rsidRPr="000E472A" w:rsidDel="006C3E6C">
          <w:rPr>
            <w:rFonts w:eastAsia="MS Gothic"/>
            <w:lang w:val="en-GB"/>
          </w:rPr>
          <w:delText>s</w:delText>
        </w:r>
      </w:del>
      <w:r w:rsidRPr="000E472A">
        <w:rPr>
          <w:rFonts w:eastAsia="MS Gothic"/>
          <w:lang w:val="en-GB"/>
        </w:rPr>
        <w:t xml:space="preserve">e atmospheric chemical composition. Measurements made routinely as part of long-term monitoring programmes are particularly useful for assessing long-term trends and variability, and spatial </w:t>
      </w:r>
      <w:r w:rsidRPr="00E54188">
        <w:rPr>
          <w:rFonts w:eastAsia="MS Gothic"/>
          <w:lang w:val="en-GB"/>
        </w:rPr>
        <w:t xml:space="preserve">distributions </w:t>
      </w:r>
      <w:r w:rsidRPr="009779C3">
        <w:rPr>
          <w:rFonts w:eastAsia="MS Gothic"/>
          <w:lang w:val="en-GB"/>
        </w:rPr>
        <w:t>(</w:t>
      </w:r>
      <w:del w:id="1189" w:author="Lucy Cowie" w:date="2021-07-26T15:16:00Z">
        <w:r w:rsidRPr="009779C3" w:rsidDel="006D124D">
          <w:rPr>
            <w:rFonts w:eastAsia="MS Gothic"/>
            <w:lang w:val="en-GB"/>
          </w:rPr>
          <w:delText xml:space="preserve">as in </w:delText>
        </w:r>
      </w:del>
      <w:r w:rsidRPr="009779C3">
        <w:rPr>
          <w:rFonts w:eastAsia="MS Gothic"/>
          <w:lang w:val="en-GB"/>
        </w:rPr>
        <w:t>Section</w:t>
      </w:r>
      <w:ins w:id="1190" w:author="Lucy Cowie" w:date="2021-07-26T15:16:00Z">
        <w:r w:rsidR="006D124D">
          <w:rPr>
            <w:rFonts w:eastAsia="MS Gothic"/>
            <w:lang w:val="en-GB"/>
          </w:rPr>
          <w:t>s</w:t>
        </w:r>
      </w:ins>
      <w:r w:rsidRPr="009779C3">
        <w:rPr>
          <w:rFonts w:eastAsia="MS Gothic"/>
          <w:lang w:val="en-GB"/>
        </w:rPr>
        <w:t xml:space="preserve"> 2.2, </w:t>
      </w:r>
      <w:del w:id="1191" w:author="Lucy Cowie" w:date="2021-07-26T15:16:00Z">
        <w:r w:rsidRPr="009779C3" w:rsidDel="006D124D">
          <w:rPr>
            <w:rFonts w:eastAsia="MS Gothic"/>
            <w:lang w:val="en-GB"/>
          </w:rPr>
          <w:delText xml:space="preserve">Section </w:delText>
        </w:r>
      </w:del>
      <w:r w:rsidRPr="009779C3">
        <w:rPr>
          <w:rFonts w:eastAsia="MS Gothic"/>
          <w:lang w:val="en-GB"/>
        </w:rPr>
        <w:t>6.3</w:t>
      </w:r>
      <w:del w:id="1192" w:author="Lucy Cowie" w:date="2021-07-26T15:16:00Z">
        <w:r w:rsidRPr="009779C3" w:rsidDel="006D124D">
          <w:rPr>
            <w:rFonts w:eastAsia="MS Gothic"/>
            <w:lang w:val="en-GB"/>
          </w:rPr>
          <w:delText>,</w:delText>
        </w:r>
      </w:del>
      <w:r w:rsidRPr="009779C3">
        <w:rPr>
          <w:rFonts w:eastAsia="MS Gothic"/>
          <w:lang w:val="en-GB"/>
        </w:rPr>
        <w:t xml:space="preserve"> and </w:t>
      </w:r>
      <w:del w:id="1193" w:author="Lucy Cowie" w:date="2021-07-26T15:17:00Z">
        <w:r w:rsidRPr="009779C3" w:rsidDel="006D124D">
          <w:rPr>
            <w:rFonts w:eastAsia="MS Gothic"/>
            <w:lang w:val="en-GB"/>
          </w:rPr>
          <w:delText xml:space="preserve">Section </w:delText>
        </w:r>
      </w:del>
      <w:r w:rsidRPr="009779C3">
        <w:rPr>
          <w:rFonts w:eastAsia="MS Gothic"/>
          <w:lang w:val="en-GB"/>
        </w:rPr>
        <w:t>7.3.</w:t>
      </w:r>
      <w:r w:rsidR="00E54188" w:rsidRPr="00AB4DF9">
        <w:rPr>
          <w:rFonts w:eastAsia="MS Gothic"/>
          <w:lang w:val="en-GB"/>
        </w:rPr>
        <w:t>3</w:t>
      </w:r>
      <w:r w:rsidRPr="009779C3">
        <w:rPr>
          <w:rFonts w:eastAsia="MS Gothic"/>
          <w:lang w:val="en-GB"/>
        </w:rPr>
        <w:t>)</w:t>
      </w:r>
      <w:ins w:id="1194" w:author="Lucy Cowie" w:date="2021-07-26T15:29:00Z">
        <w:r w:rsidR="00375AE2">
          <w:rPr>
            <w:rFonts w:eastAsia="MS Gothic"/>
            <w:lang w:val="en-GB"/>
          </w:rPr>
          <w:t>,</w:t>
        </w:r>
      </w:ins>
      <w:r w:rsidRPr="000E472A">
        <w:rPr>
          <w:rFonts w:eastAsia="MS Gothic"/>
          <w:lang w:val="en-GB"/>
        </w:rPr>
        <w:t xml:space="preserve"> while intensive field campaigns provide a more comprehensive view of atmospheric composition at a specific location for a limited time</w:t>
      </w:r>
      <w:ins w:id="1195" w:author="Lucy Cowie" w:date="2021-07-26T15:17:00Z">
        <w:r w:rsidR="003B6221">
          <w:rPr>
            <w:rFonts w:eastAsia="MS Gothic"/>
            <w:lang w:val="en-GB"/>
          </w:rPr>
          <w:t>,</w:t>
        </w:r>
      </w:ins>
      <w:r w:rsidRPr="000E472A">
        <w:rPr>
          <w:rFonts w:eastAsia="MS Gothic"/>
          <w:lang w:val="en-GB"/>
        </w:rPr>
        <w:t xml:space="preserve"> facilitating an improved process-level understanding. Retrieval of atmospheric concentrations from satellites, in particular, has been tremendously useful for providing global continuous coverage, although the retrievals themselves depend on prior information of atmospheric composition usually derived from models. </w:t>
      </w:r>
      <w:r w:rsidRPr="000E472A">
        <w:rPr>
          <w:lang w:val="en-GB"/>
        </w:rPr>
        <w:t>Over the last decade or so, observations of atmospheric concentrations have been combined with information from global chemistry</w:t>
      </w:r>
      <w:ins w:id="1196" w:author="Lucy Cowie" w:date="2021-07-26T15:25:00Z">
        <w:r w:rsidR="00294EBF">
          <w:rPr>
            <w:lang w:val="en-GB"/>
          </w:rPr>
          <w:t xml:space="preserve"> </w:t>
        </w:r>
      </w:ins>
      <w:del w:id="1197" w:author="Lucy Cowie" w:date="2021-07-26T15:25:00Z">
        <w:r w:rsidRPr="000E472A" w:rsidDel="00294EBF">
          <w:rPr>
            <w:lang w:val="en-GB"/>
          </w:rPr>
          <w:delText>-</w:delText>
        </w:r>
      </w:del>
      <w:r w:rsidRPr="000E472A">
        <w:rPr>
          <w:lang w:val="en-GB"/>
        </w:rPr>
        <w:t xml:space="preserve">climate models to produce global assimilation and forecasting systems with the purpose of producing chemical reanalysis or improving model inputs (i.e., emissions or boundary conditions) and forecasts </w:t>
      </w:r>
      <w:r w:rsidRPr="000E472A">
        <w:rPr>
          <w:lang w:val="en-GB"/>
        </w:rPr>
        <w:fldChar w:fldCharType="begin" w:fldLock="1"/>
      </w:r>
      <w:r w:rsidR="00D477C7">
        <w:rPr>
          <w:lang w:val="en-GB"/>
        </w:rPr>
        <w:instrText>ADDIN CSL_CITATION { "citationItems" : [ { "id" : "ITEM-1", "itemData" : { "DOI" : "10.5194/acp-15-8315-2015", "ISSN" : "16807324", "abstract" : "We present the results from an eight-year tropospheric chemistry reanalysis for the period 2005\u20132012 obtained by assimilating multiple retrieval data sets from the OMI, MLS, TES, and MOPITT satellite instruments. The reanalysis calculation was conducted using a global chemical transport model and an ensemble Kalman filter technique that simultaneously optimises the chemical concentrations of various species and emissions of several precursors. The optimisation of both the concentration and the emission fields is an efficient method to correct the entire tropospheric profile and its year-to-year variations, and to adjust various tracers chemically linked to the species assimilated. Comparisons against independent aircraft, satellite, and ozonesonde observations demonstrate the quality of the analysed O&lt;sub&gt;3&lt;/sub&gt;, NO&lt;sub&gt;2&lt;/sub&gt;, and CO concentrations on regional and global scales and for both seasonal and year-to-year variations from the lower troposphere to the lower stratosphere. The data assimilation statistics imply persistent reduction of model error and improved representation of emission variability, but also show that discontinuities in the availability of the measurements lead to a degradation of the reanalysis. The decrease in the number of assimilated measurements increased the ozonesonde minus analysis difference after 2010 and caused spurious variations in the estimated emissions. The Northern/Southern Hemisphere OH ratio was modified considerably due to the multiple species assimilation and became closer to an observational estimate, which played an important role in propagating observational information among various chemical fields and affected the emission estimates. The consistent concentration and emission products provide unique information on year-to-year variations of the atmospheric environment.", "author" : [ { "dropping-particle" : "", "family" : "Miyazaki", "given" : "K.", "non-dropping-particle" : "", "parse-names" : false, "suffix" : "" }, { "dropping-particle" : "", "family" : "Eskes", "given" : "H. J.", "non-dropping-particle" : "", "parse-names" : false, "suffix" : "" }, { "dropping-particle" : "", "family" : "Sudo", "given" : "K.", "non-dropping-particle" : "", "parse-names" : false, "suffix" : "" } ], "container-title" : "Atmospheric Chemistry and Physics", "id" : "ITEM-1", "issue" : "14", "issued" : { "date-parts" : [ [ "2015" ] ] }, "page" : "8315-8348", "title" : "A tropospheric chemistry reanalysis for the years 2005-2012 based on an assimilation of OMI, MLS, TES, and MOPITT satellite data", "translator" : [ { "dropping-particle" : "", "family" : "G3707", "given" : "", "non-dropping-particle" : "", "parse-names" : false, "suffix" : "" } ], "type" : "article-journal", "volume" : "15" }, "uris" : [ "http://www.mendeley.com/documents/?uuid=f9797cff-f87c-4594-8af8-8684485c27df", "http://www.mendeley.com/documents/?uuid=16b0b29d-8cea-45e2-ba2b-57357ffd6b92" ] }, { "id" : "ITEM-2", "itemData" : { "DOI" : "10.1175/JCLI-D-16-0609.1", "ISSN" : "08948755", "abstract" : "The Modern-Era Retrospective Analysis for Research and Applications, version 2 (MERRA-2), updates NASA's previous satellite-era (1980 onward) reanalysis system to include additional observations and improvements to the Goddard Earth Observing System, version 5 (GEOS-5), Earth system model. As a major step toward a full Integrated Earth Systems Analysis (IESA), in addition to meteorological observations, MERRA-2 now includes assimilation of aerosol optical depth (AOD) from various ground- and space-based remote sensing platforms. Here, in the first of a pair of studies, the MERRA-2 aerosol assimilation is documented, including a description of the prognostic model (GEOS-5 coupled to the GOCART aerosol module), aerosol emissions, and the quality control of ingested observations. Initial validation and evaluation of the analyzed AOD fields are provided using independent observations from ground, aircraft, and shipborne instruments. The positive impact of the AOD assimilation on simulated aerosols is demonstrated by comparing MERRA-2 aerosol fields to an identical control simulation that does not include AOD assimilation. After showing the AOD evaluation, this paper takes a first look at aerosol-climate interactions by examining the shortwave, clear-sky aerosol direct radiative effect. The companion paper (Part II) evaluates and validates available MERRA-2 aerosol properties not directly impacted by the AOD assimilation (e.g., aerosol vertical distribution and absorption). Importantly, while highlighting the skill of the MERRA-2 aerosol assimilation products, both studies point out caveats that must be considered when using this new reanalysis product for future studies of aerosols and their interactions with weather and climate.", "author" : [ { "dropping-particle" : "", "family" : "Randles", "given" : "C. A.", "non-dropping-particle" : "", "parse-names" : false, "suffix" : "" }, { "dropping-particle" : "", "family" : "Silva", "given" : "A. M.", "non-dropping-particle" : "da", "parse-names" : false, "suffix" : "" }, { "dropping-particle" : "", "family" : "Buchard", "given" : "V.", "non-dropping-particle" : "", "parse-names" : false, "suffix" : "" }, { "dropping-particle" : "", "family" : "Colarco", "given" : "P. R.", "non-dropping-particle" : "", "parse-names" : false, "suffix" : "" }, { "dropping-particle" : "", "family" : "Darmenov", "given" : "A.", "non-dropping-particle" : "", "parse-names" : false, "suffix" : "" }, { "dropping-particle" : "", "family" : "Govindaraju", "given" : "R.", "non-dropping-particle" : "", "parse-names" : false, "suffix" : "" }, { "dropping-particle" : "", "family" : "Smirnov", "given" : "A.", "non-dropping-particle" : "", "parse-names" : false, "suffix" : "" }, { "dropping-particle" : "", "family" : "Holben", "given" : "B.", "non-dropping-particle" : "", "parse-names" : false, "suffix" : "" }, { "dropping-particle" : "", "family" : "Ferrare", "given" : "R.", "non-dropping-particle" : "", "parse-names" : false, "suffix" : "" }, { "dropping-particle" : "", "family" : "Hair", "given" : "J.", "non-dropping-particle" : "", "parse-names" : false, "suffix" : "" }, { "dropping-particle" : "", "family" : "Shinozuka", "given" : "Y.", "non-dropping-particle" : "", "parse-names" : false, "suffix" : "" }, { "dropping-particle" : "", "family" : "Flynn", "given" : "C. J.", "non-dropping-particle" : "", "parse-names" : false, "suffix" : "" } ], "container-title" : "Journal of Climate", "id" : "ITEM-2", "issue" : "17", "issued" : { "date-parts" : [ [ "2017", "4" ] ] }, "page" : "6823-6850", "publisher" : "American Meteorological Society", "title" : "The MERRA-2 aerosol reanalysis, 1980 onward. Part I: System description and data assimilation evaluation", "translator" : [ { "dropping-particle" : "", "family" : "G3731", "given" : "", "non-dropping-particle" : "", "parse-names" : false, "suffix" : "" } ], "type" : "article-journal", "volume" : "30" }, "uris" : [ "http://www.mendeley.com/documents/?uuid=b51c2b38-d355-4235-b220-55f78861d90c", "http://www.mendeley.com/documents/?uuid=7f37fbb3-1d05-4d6e-a074-ef07292f9ade" ] }, { "id" : "ITEM-3", "itemData" : { "DOI" : "10.5194/acp-19-3515-2019", "ISSN" : "1680-7324", "abstract" : "Abstract. The Copernicus Atmosphere Monitoring Service (CAMS) reanalysis is the latest global reanalysis dataset of atmospheric composition produced by the European Centre for Medium-Range Weather Forecasts (ECMWF), consisting of three-dimensional time-consistent atmospheric composition fields, including aerosols and chemical species. The dataset currently covers the period 2003\u20132016 and will be extended in the future by adding 1 year each year. A reanalysis for greenhouse gases is being produced separately. The CAMS reanalysis builds on the experience gained during the production of the earlier Monitoring Atmospheric Composition and Climate (MACC) reanalysis and CAMS interim reanalysis. Satellite retrievals of total column CO; tropospheric column NO2; aerosol optical depth (AOD); and total column, partial column and profile ozone retrievals were assimilated for the CAMS reanalysis with ECMWF's Integrated Forecasting System. The new reanalysis has an increased horizontal resolution of about 80&amp;thinsp;km and provides more chemical species at a better temporal resolution (3-hourly analysis fields, 3-hourly forecast fields and hourly surface forecast fields) than the previously produced CAMS interim reanalysis. The CAMS reanalysis has smaller biases compared with most of the independent ozone, carbon monoxide, nitrogen dioxide and aerosol optical depth observations used for validation in this paper than the previous two reanalyses and is much improved and more consistent in time, especially compared to the MACC reanalysis. The CAMS reanalysis is a dataset that can be used to compute climatologies, study trends, evaluate models, benchmark other reanalyses or serve as boundary conditions for regional models for past periods. ]]&gt;", "author" : [ { "dropping-particle" : "", "family" : "Inness", "given" : "Antje", "non-dropping-particle" : "", "parse-names" : false, "suffix" : "" }, { "dropping-particle" : "", "family" : "Ades", "given" : "Melanie", "non-dropping-particle" : "", "parse-names" : false, "suffix" : "" }, { "dropping-particle" : "", "family" : "Agust\u00ed-Panareda", "given" : "Anna", "non-dropping-particle" : "", "parse-names" : false, "suffix" : "" }, { "dropping-particle" : "", "family" : "Barr\u00e9", "given" : "J\u00e9r\u00f4me", "non-dropping-particle" : "", "parse-names" : false, "suffix" : "" }, { "dropping-particle" : "", "family" : "Benedictow", "given" : "Anna", "non-dropping-particle" : "", "parse-names" : false, "suffix" : "" }, { "dropping-particle" : "", "family" : "Blechschmidt", "given" : "Anne-Marlene", "non-dropping-particle" : "", "parse-names" : false, "suffix" : "" }, { "dropping-particle" : "", "family" : "Dominguez", "given" : "Juan Jose", "non-dropping-particle" : "", "parse-names" : false, "suffix" : "" }, { "dropping-particle" : "", "family" : "Engelen", "given" : "Richard", "non-dropping-particle" : "", "parse-names" : false, "suffix" : "" }, { "dropping-particle" : "", "family" : "Eskes", "given" : "Henk", "non-dropping-particle" : "", "parse-names" : false, "suffix" : "" }, { "dropping-particle" : "", "family" : "Flemming", "given" : "Johannes", "non-dropping-particle" : "", "parse-names" : false, "suffix" : "" }, { "dropping-particle" : "", "family" : "Huijnen", "given" : "Vincent", "non-dropping-particle" : "", "parse-names" : false, "suffix" : "" }, { "dropping-particle" : "", "family" : "Jones", "given" : "Luke", "non-dropping-particle" : "", "parse-names" : false, "suffix" : "" }, { "dropping-particle" : "", "family" : "Kipling", "given" : "Zak", "non-dropping-particle" : "", "parse-names" : false, "suffix" : "" }, { "dropping-particle" : "", "family" : "Massart", "given" : "Sebastien", "non-dropping-particle" : "", "parse-names" : false, "suffix" : "" }, { "dropping-particle" : "", "family" : "Parrington", "given" : "Mark", "non-dropping-particle" : "", "parse-names" : false, "suffix" : "" }, { "dropping-particle" : "", "family" : "Peuch", "given" : "Vincent-Henri", "non-dropping-particle" : "", "parse-names" : false, "suffix" : "" }, { "dropping-particle" : "", "family" : "Razinger", "given" : "Miha", "non-dropping-particle" : "", "parse-names" : false, "suffix" : "" }, { "dropping-particle" : "", "family" : "Remy", "given" : "Samuel", "non-dropping-particle" : "", "parse-names" : false, "suffix" : "" }, { "dropping-particle" : "", "family" : "Schulz", "given" : "Michael", "non-dropping-particle" : "", "parse-names" : false, "suffix" : "" }, { "dropping-particle" : "", "family" : "Suttie", "given" : "Martin", "non-dropping-particle" : "", "parse-names" : false, "suffix" : "" } ], "container-title" : "Atmospheric Chemistry and Physics", "id" : "ITEM-3", "issue" : "6", "issued" : { "date-parts" : [ [ "2019", "3", "20" ] ] }, "page" : "3515-3556", "title" : "The CAMS reanalysis of atmospheric composition", "translator" : [ { "dropping-particle" : "", "family" : "G3650", "given" : "", "non-dropping-particle" : "", "parse-names" : false, "suffix" : "" } ], "type" : "article-journal", "volume" : "19" }, "uris" : [ "http://www.mendeley.com/documents/?uuid=68ed5271-ec39-4276-92d3-f1ffe1ec5947", "http://www.mendeley.com/documents/?uuid=05caa61a-90d5-4e0b-8ab5-108cb8e76f82" ] } ], "mendeley" : { "formattedCitation" : "(Miyazaki et al., 2015; Randles et al., 2017; Inness et al., 2019)", "plainTextFormattedCitation" : "(Miyazaki et al., 2015; Randles et al., 2017; Inness et al., 2019)", "previouslyFormattedCitation" : "(Miyazaki et al., 2015; Randles et al., 2017; Inness et al., 2019)" }, "properties" : { "noteIndex" : 0 }, "schema" : "https://github.com/citation-style-language/schema/raw/master/csl-citation.json" }</w:instrText>
      </w:r>
      <w:r w:rsidRPr="000E472A">
        <w:rPr>
          <w:lang w:val="en-GB"/>
        </w:rPr>
        <w:fldChar w:fldCharType="separate"/>
      </w:r>
      <w:r w:rsidR="00CB33A1">
        <w:rPr>
          <w:noProof/>
          <w:lang w:val="en-GB"/>
        </w:rPr>
        <w:t>(Miyazaki et al., 2015; Randles et al., 2017; Inness et al., 2019)</w:t>
      </w:r>
      <w:r w:rsidRPr="000E472A">
        <w:rPr>
          <w:lang w:val="en-GB"/>
        </w:rPr>
        <w:fldChar w:fldCharType="end"/>
      </w:r>
      <w:r w:rsidRPr="000E472A">
        <w:rPr>
          <w:lang w:val="en-GB"/>
        </w:rPr>
        <w:t xml:space="preserve">.  </w:t>
      </w:r>
    </w:p>
    <w:p w14:paraId="3281EE9B" w14:textId="77777777" w:rsidR="00AF2E59" w:rsidRPr="000E472A" w:rsidRDefault="00AF2E59" w:rsidP="00D5630D">
      <w:pPr>
        <w:pStyle w:val="AR6BodyText"/>
        <w:shd w:val="clear" w:color="auto" w:fill="DEEAF6"/>
        <w:rPr>
          <w:rFonts w:eastAsia="MS Gothic"/>
          <w:lang w:val="en-GB"/>
        </w:rPr>
      </w:pPr>
    </w:p>
    <w:p w14:paraId="3DAB747E" w14:textId="7BABC4AB" w:rsidR="00AF2E59" w:rsidRPr="000E472A" w:rsidRDefault="00AF2E59" w:rsidP="00D5630D">
      <w:pPr>
        <w:pStyle w:val="AR6BodyText"/>
        <w:shd w:val="clear" w:color="auto" w:fill="DEEAF6"/>
        <w:rPr>
          <w:rFonts w:eastAsia="MS Gothic"/>
          <w:lang w:val="en-GB"/>
        </w:rPr>
      </w:pPr>
      <w:r w:rsidRPr="000E472A">
        <w:rPr>
          <w:rFonts w:eastAsia="MS Gothic"/>
          <w:lang w:val="en-GB"/>
        </w:rPr>
        <w:t xml:space="preserve">Global three-dimensional </w:t>
      </w:r>
      <w:r w:rsidRPr="009779C3">
        <w:rPr>
          <w:rFonts w:eastAsia="MS Gothic"/>
          <w:lang w:val="en-GB"/>
        </w:rPr>
        <w:t>CCMs (</w:t>
      </w:r>
      <w:r w:rsidRPr="000E3096">
        <w:rPr>
          <w:rFonts w:eastAsia="MS Gothic"/>
          <w:lang w:val="en-GB"/>
        </w:rPr>
        <w:t>Box 6.1, Figure 1</w:t>
      </w:r>
      <w:r w:rsidRPr="0058768D">
        <w:rPr>
          <w:rFonts w:eastAsia="MS Gothic"/>
          <w:lang w:val="en-GB"/>
        </w:rPr>
        <w:t>)</w:t>
      </w:r>
      <w:r w:rsidRPr="000E472A">
        <w:rPr>
          <w:rFonts w:eastAsia="MS Gothic"/>
          <w:lang w:val="en-GB"/>
        </w:rPr>
        <w:t xml:space="preserve"> represent the full coupling of chemistry with climate physics (e.g., </w:t>
      </w:r>
      <w:commentRangeStart w:id="1198"/>
      <w:commentRangeStart w:id="1199"/>
      <w:r w:rsidRPr="000E472A">
        <w:rPr>
          <w:rFonts w:eastAsia="MS Gothic"/>
          <w:lang w:val="en-GB"/>
        </w:rPr>
        <w:fldChar w:fldCharType="begin" w:fldLock="1"/>
      </w:r>
      <w:r w:rsidR="00D477C7">
        <w:rPr>
          <w:rFonts w:eastAsia="MS Gothic"/>
          <w:lang w:val="en-GB"/>
        </w:rPr>
        <w:instrText>ADDIN CSL_CITATION { "citationItems" : [ { "id" : "ITEM-1", "itemData" : { "DOI" : "10.5194/acp-15-5325-2015", "ISSN" : "16807324", "abstract" : "Data assimilation is used in atmospheric chemistry models to improve air quality forecasts, construct re-analyses of three-dimensional chemical (including aerosol) concentrations and perform inverse modeling of input variables or model parameters (e.g., emissions). Coupled chemistry meteorology models (CCMM) are atmospheric chemistry models that simulate meteorological processes and chemical transformations jointly. They offer the possibility to assimilate both meteorological and chemical data; however, because CCMM are fairly recent, data assimilation in CCMM has been limited to date. We review here the current status of data assimilation in atmospheric chemistry models with a particular focus on future prospects for data assimilation in CCMM. We first review the methods available for data assimilation in atmospheric models, including variational methods, ensemble Kalman filters, and hybrid methods. Next, we review past applications that have included chemical data assimilation in chemical transport models (CTM) and in CCMM. Observational data sets available for chemical data assimilation are described, including surface data, surface-based remote sensing, airborne data, and satellite data. Several case studies of chemical data assimilation in CCMM are presented to highlight the benefits obtained by assimilating chemical data in CCMM. A case study of data assimilation to constrain emissions is also presented. There are few examples to date of joint meteorological and chemical data assimilation in CCMM and potential difficulties associated with data assimilation in CCMM are discussed. As the number of variables being assimilated increases, it is essential to characterize correctly the errors; in particular, the specification of error cross-correlations may be problematic. In some cases, offline diagnostics are necessary to ensure that data assimilation can truly improve model performance. However, the main challenge is likely to be the paucity of chemical data available for assimilation in CCMM.", "author" : [ { "dropping-particle" : "", "family" : "Bocquet", "given" : "M.", "non-dropping-particle" : "", "parse-names" : false, "suffix" : "" }, { "dropping-particle" : "", "family" : "Elbern", "given" : "H.", "non-dropping-particle" : "", "parse-names" : false, "suffix" : "" }, { "dropping-particle" : "", "family" : "Eskes", "given" : "H.", "non-dropping-particle" : "", "parse-names" : false, "suffix" : "" }, { "dropping-particle" : "", "family" : "Hirtl", "given" : "M.", "non-dropping-particle" : "", "parse-names" : false, "suffix" : "" }, { "dropping-particle" : "", "family" : "Aabkar", "given" : "R.", "non-dropping-particle" : "", "parse-names" : false, "suffix" : "" }, { "dropping-particle" : "", "family" : "Carmichael", "given" : "G. R.", "non-dropping-particle" : "", "parse-names" : false, "suffix" : "" }, { "dropping-particle" : "", "family" : "Flemming", "given" : "J.", "non-dropping-particle" : "", "parse-names" : false, "suffix" : "" }, { "dropping-particle" : "", "family" : "Inness", "given" : "A.", "non-dropping-particle" : "", "parse-names" : false, "suffix" : "" }, { "dropping-particle" : "", "family" : "Pagowski", "given" : "M.", "non-dropping-particle" : "", "parse-names" : false, "suffix" : "" }, { "dropping-particle" : "", "family" : "P\u00e9rez Cama\u00f1o", "given" : "J. L.", "non-dropping-particle" : "", "parse-names" : false, "suffix" : "" }, { "dropping-particle" : "", "family" : "Saide", "given" : "P. E.", "non-dropping-particle" : "", "parse-names" : false, "suffix" : "" }, { "dropping-particle" : "", "family" : "San Jose", "given" : "R.", "non-dropping-particle" : "", "parse-names" : false, "suffix" : "" }, { "dropping-particle" : "", "family" : "Sofiev", "given" : "M.", "non-dropping-particle" : "", "parse-names" : false, "suffix" : "" }, { "dropping-particle" : "", "family" : "Vira", "given" : "J.", "non-dropping-particle" : "", "parse-names" : false, "suffix" : "" }, { "dropping-particle" : "", "family" : "Baklanov", "given" : "A.", "non-dropping-particle" : "", "parse-names" : false, "suffix" : "" }, { "dropping-particle" : "", "family" : "Carnevale", "given" : "C.", "non-dropping-particle" : "", "parse-names" : false, "suffix" : "" }, { "dropping-particle" : "", "family" : "Grell", "given" : "G.", "non-dropping-particle" : "", "parse-names" : false, "suffix" : "" }, { "dropping-particle" : "", "family" : "Seigneur", "given" : "C.", "non-dropping-particle" : "", "parse-names" : false, "suffix" : "" } ], "container-title" : "Atmospheric Chemistry and Physics", "id" : "ITEM-1", "issue" : "10", "issued" : { "date-parts" : [ [ "2015", "5" ] ] }, "page" : "5325-5358", "publisher" : "Copernicus Publications", "title" : "Data assimilation in atmospheric chemistry models: Current status and future prospects for coupled chemistry meteorology models", "translator" : [ { "dropping-particle" : "", "family" : "G4067", "given" : "", "non-dropping-particle" : "", "parse-names" : false, "suffix" : "" } ], "type" : "article-journal", "volume" : "15" }, "uris" : [ "http://www.mendeley.com/documents/?uuid=92ad729a-1aaa-41ba-ab6e-3b451ca2f669", "http://www.mendeley.com/documents/?uuid=47886308-4c2e-4444-9868-608dfb993b4f", "http://www.mendeley.com/documents/?uuid=ebaa9ebe-337a-455d-9498-9826e145d946" ] } ], "mendeley" : { "formattedCitation" : "(Bocquet et al., 2015)", "manualFormatting" : "Morgenstern et al. 2017)", "plainTextFormattedCitation" : "(Bocquet et al., 2015)", "previouslyFormattedCitation" : "(Bocquet et al., 2015)" }, "properties" : { "noteIndex" : 0 }, "schema" : "https://github.com/citation-style-language/schema/raw/master/csl-citation.json" }</w:instrText>
      </w:r>
      <w:r w:rsidRPr="000E472A">
        <w:rPr>
          <w:rFonts w:eastAsia="MS Gothic"/>
          <w:lang w:val="en-GB"/>
        </w:rPr>
        <w:fldChar w:fldCharType="separate"/>
      </w:r>
      <w:r w:rsidR="00CB33A1">
        <w:rPr>
          <w:rFonts w:eastAsia="MS Gothic"/>
          <w:noProof/>
          <w:lang w:val="en-GB"/>
        </w:rPr>
        <w:t>Morgenstern et al. 2017)</w:t>
      </w:r>
      <w:r w:rsidRPr="000E472A">
        <w:rPr>
          <w:rFonts w:eastAsia="MS Gothic"/>
          <w:lang w:val="en-GB"/>
        </w:rPr>
        <w:fldChar w:fldCharType="end"/>
      </w:r>
      <w:commentRangeEnd w:id="1198"/>
      <w:commentRangeEnd w:id="1199"/>
      <w:r w:rsidR="00493201">
        <w:rPr>
          <w:rStyle w:val="Marquedecommentaire"/>
        </w:rPr>
        <w:commentReference w:id="1198"/>
      </w:r>
      <w:r w:rsidR="00CB33A1">
        <w:rPr>
          <w:rStyle w:val="Marquedecommentaire"/>
        </w:rPr>
        <w:commentReference w:id="1199"/>
      </w:r>
      <w:r w:rsidRPr="000E472A">
        <w:rPr>
          <w:rFonts w:eastAsia="MS Gothic"/>
          <w:lang w:val="en-GB"/>
        </w:rPr>
        <w:t xml:space="preserve"> with different levels of complexity (e.g</w:t>
      </w:r>
      <w:ins w:id="1200" w:author="Lucy Cowie" w:date="2021-07-26T15:31:00Z">
        <w:r w:rsidR="00A869ED">
          <w:rPr>
            <w:rFonts w:eastAsia="MS Gothic"/>
            <w:lang w:val="en-GB"/>
          </w:rPr>
          <w:t>.</w:t>
        </w:r>
      </w:ins>
      <w:r w:rsidRPr="000E472A">
        <w:rPr>
          <w:rFonts w:eastAsia="MS Gothic"/>
          <w:lang w:val="en-GB"/>
        </w:rPr>
        <w:t xml:space="preserve">, interactive aerosols with or without tropospheric and/or stratospheric chemistry). Methane concentrations are typically prescribed or constrained to observations while emissions of other SLCFs (or their precursors) are either prescribed or calculated interactively in the current generation of CCMs </w:t>
      </w:r>
      <w:commentRangeStart w:id="1201"/>
      <w:commentRangeStart w:id="1202"/>
      <w:r w:rsidRPr="000E472A">
        <w:rPr>
          <w:rFonts w:eastAsia="MS Gothic"/>
          <w:lang w:val="en-GB"/>
        </w:rPr>
        <w:fldChar w:fldCharType="begin" w:fldLock="1"/>
      </w:r>
      <w:r w:rsidR="00D477C7">
        <w:rPr>
          <w:rFonts w:eastAsia="MS Gothic"/>
          <w:lang w:val="en-GB"/>
        </w:rPr>
        <w:instrText>ADDIN CSL_CITATION { "citationItems" : [ { "id" : "ITEM-1", "itemData" : { "DOI" : "10.5194/gmd-10-639-2017", "ISBN" : "1991-9603", "ISSN" : "1991-9603", "abstract" : "We present an overview of state-of-the-art chemistry\u2013climate and chemistry transport models that are used within phase 1 of the Chemistry\u2013Climate Model Initiative (CCMI-1). The CCMI aims to conduct a detailed evaluation of participating models using process-oriented diagnostics derived from observations in order to gain confidence in the models' projections of the stratospheric ozone layer, tropospheric composition, air quality, where applicable global climate change, and the interactions between them. Interpretation of these diagnostics requires detailed knowledge of the radiative, chemical, dynamical, and physical processes incorporated in the models. Also an understanding of the degree to which CCMI-1 recommendations for simulations have been followed is necessary to understand model responses to anthropogenic and natural forcing and also to explain inter-model differences. This becomes even more important given the ongoing development and the ever-growing complexity of these models. This paper also provides an overview of the available CCMI-1 simulations with the aim of informing CCMI data users.", "author" : [ { "dropping-particle" : "", "family" : "Morgenstern", "given" : "Olaf", "non-dropping-particle" : "", "parse-names" : false, "suffix" : "" }, { "dropping-particle" : "", "family" : "Hegglin", "given" : "Michaela I", "non-dropping-particle" : "", "parse-names" : false, "suffix" : "" }, { "dropping-particle" : "", "family" : "Rozanov", "given" : "Eugene", "non-dropping-particle" : "", "parse-names" : false, "suffix" : "" }, { "dropping-particle" : "", "family" : "O'Connor", "given" : "Fiona M", "non-dropping-particle" : "", "parse-names" : false, "suffix" : "" }, { "dropping-particle" : "", "family" : "Abraham", "given" : "N Luke", "non-dropping-particle" : "", "parse-names" : false, "suffix" : "" }, { "dropping-particle" : "", "family" : "Akiyoshi", "given" : "Hideharu", "non-dropping-particle" : "", "parse-names" : false, "suffix" : "" }, { "dropping-particle" : "", "family" : "Archibald", "given" : "Alexander T", "non-dropping-particle" : "", "parse-names" : false, "suffix" : "" }, { "dropping-particle" : "", "family" : "Bekki", "given" : "Slimane", "non-dropping-particle" : "", "parse-names" : false, "suffix" : "" }, { "dropping-particle" : "", "family" : "Butchart", "given" : "Neal", "non-dropping-particle" : "", "parse-names" : false, "suffix" : "" }, { "dropping-particle" : "", "family" : "Chipperfield", "given" : "Martyn P", "non-dropping-particle" : "", "parse-names" : false, "suffix" : "" }, { "dropping-particle" : "", "family" : "Deushi", "given" : "Makoto", "non-dropping-particle" : "", "parse-names" : false, "suffix" : "" }, { "dropping-particle" : "", "family" : "Dhomse", "given" : "Sandip S", "non-dropping-particle" : "", "parse-names" : false, "suffix" : "" }, { "dropping-particle" : "", "family" : "Garcia", "given" : "Rolando R", "non-dropping-particle" : "", "parse-names" : false, "suffix" : "" }, { "dropping-particle" : "", "family" : "Hardiman", "given" : "Steven C", "non-dropping-particle" : "", "parse-names" : false, "suffix" : "" }, { "dropping-particle" : "", "family" : "Horowitz", "given" : "Larry W", "non-dropping-particle" : "", "parse-names" : false, "suffix" : "" }, { "dropping-particle" : "", "family" : "J\u00f6ckel", "given" : "Patrick", "non-dropping-particle" : "", "parse-names" : false, "suffix" : "" }, { "dropping-particle" : "", "family" : "Josse", "given" : "Beatrice", "non-dropping-particle" : "", "parse-names" : false, "suffix" : "" }, { "dropping-particle" : "", "family" : "Kinnison", "given" : "Douglas", "non-dropping-particle" : "", "parse-names" : false, "suffix" : "" }, { "dropping-particle" : "", "family" : "Lin", "given" : "Meiyun", "non-dropping-particle" : "", "parse-names" : false, "suffix" : "" }, { "dropping-particle" : "", "family" : "Mancini", "given" : "Eva", "non-dropping-particle" : "", "parse-names" : false, "suffix" : "" }, { "dropping-particle" : "", "family" : "Manyin", "given" : "Michael E", "non-dropping-particle" : "", "parse-names" : false, "suffix" : "" }, { "dropping-particle" : "", "family" : "Marchand", "given" : "Marion", "non-dropping-particle" : "", "parse-names" : false, "suffix" : "" }, { "dropping-particle" : "", "family" : "Mar\u00e9cal", "given" : "Virginie", "non-dropping-particle" : "", "parse-names" : false, "suffix" : "" }, { "dropping-particle" : "", "family" : "Michou", "given" : "Martine", "non-dropping-particle" : "", "parse-names" : false, "suffix" : "" }, { "dropping-particle" : "", "family" : "Oman", "given" : "Luke D", "non-dropping-particle" : "", "parse-names" : false, "suffix" : "" }, { "dropping-particle" : "", "family" : "Pitari", "given" : "Giovanni", "non-dropping-particle" : "", "parse-names" : false, "suffix" : "" }, { "dropping-particle" : "", "family" : "Plummer", "given" : "David A", "non-dropping-particle" : "", "parse-names" : false, "suffix" : "" }, { "dropping-particle" : "", "family" : "Revell", "given" : "Laura E", "non-dropping-particle" : "", "parse-names" : false, "suffix" : "" }, { "dropping-particle" : "", "family" : "Saint-Martin", "given" : "David", "non-dropping-particle" : "", "parse-names" : false, "suffix" : "" }, { "dropping-particle" : "", "family" : "Schofield", "given" : "Robyn", "non-dropping-particle" : "", "parse-names" : false, "suffix" : "" }, { "dropping-particle" : "", "family" : "Stenke", "given" : "Andrea", "non-dropping-particle" : "", "parse-names" : false, "suffix" : "" }, { "dropping-particle" : "", "family" : "Stone", "given" : "Kane", "non-dropping-particle" : "", "parse-names" : false, "suffix" : "" }, { "dropping-particle" : "", "family" : "Sudo", "given" : "Kengo", "non-dropping-particle" : "", "parse-names" : false, "suffix" : "" }, { "dropping-particle" : "", "family" : "Tanaka", "given" : "Taichu Y", "non-dropping-particle" : "", "parse-names" : false, "suffix" : "" }, { "dropping-particle" : "", "family" : "Tilmes", "given" : "Simone", "non-dropping-particle" : "", "parse-names" : false, "suffix" : "" }, { "dropping-particle" : "", "family" : "Yamashita", "given" : "Yousuke", "non-dropping-particle" : "", "parse-names" : false, "suffix" : "" }, { "dropping-particle" : "", "family" : "Yoshida", "given" : "Kohei", "non-dropping-particle" : "", "parse-names" : false, "suffix" : "" }, { "dropping-particle" : "", "family" : "Zeng", "given" : "Guang", "non-dropping-particle" : "", "parse-names" : false, "suffix" : "" } ], "container-title" : "Geoscientific Model Development", "id" : "ITEM-1", "issue" : "2", "issued" : { "date-parts" : [ [ "2017", "2", "13" ] ] }, "page" : "639-671", "publisher" : "Copernicus Publications", "title" : "Review of the global models used within phase 1 of the Chemistry\u2013Climate Model Initiative (CCMI)", "translator" : [ { "dropping-particle" : "", "family" : "G3741", "given" : "", "non-dropping-particle" : "", "parse-names" : false, "suffix" : "" } ], "type" : "article-journal", "volume" : "10" }, "uris" : [ "http://www.mendeley.com/documents/?uuid=fdfe2f74-8c4d-4a03-9c32-da1437365cd9", "http://www.mendeley.com/documents/?uuid=cfdb03d0-a716-4f41-bb5f-33dcba75b533", "http://www.mendeley.com/documents/?uuid=9bc9acbf-7ce5-476e-a5a2-5b82871de9f8" ] } ], "mendeley" : { "formattedCitation" : "(Morgenstern et al., 2017)", "manualFormatting" : "(Collins et al., 2017)", "plainTextFormattedCitation" : "(Morgenstern et al., 2017)", "previouslyFormattedCitation" : "(Morgenstern et al., 2017)" }, "properties" : { "noteIndex" : 0 }, "schema" : "https://github.com/citation-style-language/schema/raw/master/csl-citation.json" }</w:instrText>
      </w:r>
      <w:r w:rsidRPr="000E472A">
        <w:rPr>
          <w:rFonts w:eastAsia="MS Gothic"/>
          <w:lang w:val="en-GB"/>
        </w:rPr>
        <w:fldChar w:fldCharType="separate"/>
      </w:r>
      <w:r w:rsidR="00CB33A1">
        <w:rPr>
          <w:rFonts w:eastAsia="MS Gothic"/>
          <w:noProof/>
          <w:lang w:val="en-GB"/>
        </w:rPr>
        <w:t>(Collins et al., 2017)</w:t>
      </w:r>
      <w:r w:rsidRPr="000E472A">
        <w:rPr>
          <w:rFonts w:eastAsia="MS Gothic"/>
          <w:lang w:val="en-GB"/>
        </w:rPr>
        <w:fldChar w:fldCharType="end"/>
      </w:r>
      <w:commentRangeEnd w:id="1201"/>
      <w:commentRangeEnd w:id="1202"/>
      <w:r w:rsidR="00493201">
        <w:rPr>
          <w:rStyle w:val="Marquedecommentaire"/>
        </w:rPr>
        <w:commentReference w:id="1201"/>
      </w:r>
      <w:r w:rsidR="00CB33A1">
        <w:rPr>
          <w:rStyle w:val="Marquedecommentaire"/>
        </w:rPr>
        <w:commentReference w:id="1202"/>
      </w:r>
      <w:r w:rsidRPr="000E472A">
        <w:rPr>
          <w:rFonts w:eastAsia="MS Gothic"/>
          <w:lang w:val="en-GB"/>
        </w:rPr>
        <w:t xml:space="preserve">. CCMs, now part of Earth </w:t>
      </w:r>
      <w:del w:id="1203" w:author="Lucy Cowie" w:date="2021-07-26T15:31:00Z">
        <w:r w:rsidRPr="000E472A" w:rsidDel="00182E0C">
          <w:rPr>
            <w:rFonts w:eastAsia="MS Gothic"/>
            <w:lang w:val="en-GB"/>
          </w:rPr>
          <w:delText xml:space="preserve">System </w:delText>
        </w:r>
      </w:del>
      <w:ins w:id="1204" w:author="Lucy Cowie" w:date="2021-07-26T15:31:00Z">
        <w:r w:rsidR="00182E0C">
          <w:rPr>
            <w:rFonts w:eastAsia="MS Gothic"/>
            <w:lang w:val="en-GB"/>
          </w:rPr>
          <w:t>s</w:t>
        </w:r>
        <w:r w:rsidR="00182E0C" w:rsidRPr="000E472A">
          <w:rPr>
            <w:rFonts w:eastAsia="MS Gothic"/>
            <w:lang w:val="en-GB"/>
          </w:rPr>
          <w:t xml:space="preserve">ystem </w:t>
        </w:r>
      </w:ins>
      <w:del w:id="1205" w:author="Lucy Cowie" w:date="2021-07-26T15:31:00Z">
        <w:r w:rsidRPr="000E472A" w:rsidDel="00182E0C">
          <w:rPr>
            <w:rFonts w:eastAsia="MS Gothic"/>
            <w:lang w:val="en-GB"/>
          </w:rPr>
          <w:delText xml:space="preserve">Models </w:delText>
        </w:r>
      </w:del>
      <w:ins w:id="1206" w:author="Lucy Cowie" w:date="2021-07-26T15:31:00Z">
        <w:r w:rsidR="00182E0C">
          <w:rPr>
            <w:rFonts w:eastAsia="MS Gothic"/>
            <w:lang w:val="en-GB"/>
          </w:rPr>
          <w:t>m</w:t>
        </w:r>
        <w:r w:rsidR="00182E0C" w:rsidRPr="000E472A">
          <w:rPr>
            <w:rFonts w:eastAsia="MS Gothic"/>
            <w:lang w:val="en-GB"/>
          </w:rPr>
          <w:t xml:space="preserve">odels </w:t>
        </w:r>
      </w:ins>
      <w:r w:rsidRPr="000E472A">
        <w:rPr>
          <w:rFonts w:eastAsia="MS Gothic"/>
          <w:lang w:val="en-GB"/>
        </w:rPr>
        <w:t>(ESMs), are applied extensively to simulate the distribution and evolution of chemical compounds on a variety of spatial and temporal scales to improve current knowledge, make future projections and investigate global scale chemistry</w:t>
      </w:r>
      <w:ins w:id="1207" w:author="Lucy Cowie" w:date="2021-07-26T15:32:00Z">
        <w:r w:rsidR="003660A7">
          <w:rPr>
            <w:rFonts w:eastAsia="MS Gothic"/>
            <w:lang w:val="en-GB"/>
          </w:rPr>
          <w:t>–</w:t>
        </w:r>
      </w:ins>
      <w:del w:id="1208" w:author="Lucy Cowie" w:date="2021-07-26T15:32:00Z">
        <w:r w:rsidRPr="000E472A" w:rsidDel="003660A7">
          <w:rPr>
            <w:rFonts w:eastAsia="MS Gothic"/>
            <w:lang w:val="en-GB"/>
          </w:rPr>
          <w:delText>-</w:delText>
        </w:r>
      </w:del>
      <w:r w:rsidRPr="000E472A">
        <w:rPr>
          <w:rFonts w:eastAsia="MS Gothic"/>
          <w:lang w:val="en-GB"/>
        </w:rPr>
        <w:t xml:space="preserve">climate interactions and </w:t>
      </w:r>
      <w:r w:rsidRPr="000E3096">
        <w:rPr>
          <w:rFonts w:eastAsia="MS Gothic"/>
          <w:lang w:val="en-GB"/>
        </w:rPr>
        <w:t>fee</w:t>
      </w:r>
      <w:r w:rsidRPr="0058768D">
        <w:rPr>
          <w:rFonts w:eastAsia="MS Gothic"/>
          <w:lang w:val="en-GB"/>
        </w:rPr>
        <w:t>dbacks (</w:t>
      </w:r>
      <w:del w:id="1209" w:author="Lucy Cowie" w:date="2021-07-26T15:33:00Z">
        <w:r w:rsidRPr="0058768D" w:rsidDel="003660A7">
          <w:rPr>
            <w:rFonts w:eastAsia="MS Gothic"/>
            <w:lang w:val="en-GB"/>
          </w:rPr>
          <w:delText xml:space="preserve">see also </w:delText>
        </w:r>
      </w:del>
      <w:del w:id="1210" w:author="Ian Blenkinsop" w:date="2021-07-29T09:59:00Z">
        <w:r w:rsidRPr="0058768D" w:rsidDel="00D35B90">
          <w:rPr>
            <w:rFonts w:eastAsia="MS Gothic"/>
            <w:lang w:val="en-GB"/>
          </w:rPr>
          <w:delText>Chapter 3</w:delText>
        </w:r>
      </w:del>
      <w:ins w:id="1211" w:author="Lucy Cowie" w:date="2021-07-26T15:33:00Z">
        <w:del w:id="1212" w:author="Ian Blenkinsop" w:date="2021-07-29T09:59:00Z">
          <w:r w:rsidR="003660A7" w:rsidDel="00D35B90">
            <w:rPr>
              <w:rFonts w:eastAsia="MS Gothic"/>
              <w:lang w:val="en-GB"/>
            </w:rPr>
            <w:delText>,</w:delText>
          </w:r>
        </w:del>
      </w:ins>
      <w:del w:id="1213" w:author="Ian Blenkinsop" w:date="2021-07-29T09:59:00Z">
        <w:r w:rsidRPr="0058768D" w:rsidDel="00D35B90">
          <w:rPr>
            <w:rFonts w:eastAsia="MS Gothic"/>
            <w:lang w:val="en-GB"/>
          </w:rPr>
          <w:delText xml:space="preserve"> </w:delText>
        </w:r>
      </w:del>
      <w:r w:rsidRPr="0058768D">
        <w:rPr>
          <w:rFonts w:eastAsia="MS Gothic"/>
          <w:lang w:val="en-GB"/>
        </w:rPr>
        <w:t>Section 3.8.2.2</w:t>
      </w:r>
      <w:r w:rsidRPr="000E3096">
        <w:rPr>
          <w:rFonts w:eastAsia="MS Gothic"/>
          <w:lang w:val="en-GB"/>
        </w:rPr>
        <w:t>).</w:t>
      </w:r>
      <w:r w:rsidRPr="000E472A">
        <w:rPr>
          <w:rFonts w:eastAsia="MS Gothic"/>
          <w:lang w:val="en-GB"/>
        </w:rPr>
        <w:t xml:space="preserve"> CCMs are also used to interpret observations to disentangle the processes that drive observed variability and trends. Some aspects of air quality, such as diurnal peaks or local threshold violations, strong gradient in chemical regimes and coupling between processes cannot be captured by relatively coarse spatial resolution</w:t>
      </w:r>
      <w:r>
        <w:rPr>
          <w:rFonts w:eastAsia="MS Gothic"/>
          <w:lang w:val="en-GB"/>
        </w:rPr>
        <w:t xml:space="preserve"> (&gt;</w:t>
      </w:r>
      <w:del w:id="1214" w:author="Ian Blenkinsop" w:date="2021-07-15T12:18:00Z">
        <w:r w:rsidDel="005F15FB">
          <w:rPr>
            <w:rFonts w:eastAsia="MS Gothic"/>
            <w:lang w:val="en-GB"/>
          </w:rPr>
          <w:delText xml:space="preserve"> </w:delText>
        </w:r>
      </w:del>
      <w:r>
        <w:rPr>
          <w:rFonts w:eastAsia="MS Gothic"/>
          <w:lang w:val="en-GB"/>
        </w:rPr>
        <w:t>50 km)</w:t>
      </w:r>
      <w:r w:rsidRPr="000E472A">
        <w:rPr>
          <w:rFonts w:eastAsia="MS Gothic"/>
          <w:lang w:val="en-GB"/>
        </w:rPr>
        <w:t xml:space="preserve"> global CCMs </w:t>
      </w:r>
      <w:r w:rsidRPr="000E472A">
        <w:rPr>
          <w:rFonts w:eastAsia="MS Gothic"/>
          <w:lang w:val="en-GB"/>
        </w:rPr>
        <w:fldChar w:fldCharType="begin" w:fldLock="1"/>
      </w:r>
      <w:r w:rsidR="00D477C7">
        <w:rPr>
          <w:rFonts w:eastAsia="MS Gothic"/>
          <w:lang w:val="en-GB"/>
        </w:rPr>
        <w:instrText>ADDIN CSL_CITATION { "citationItems" : [ { "id" : "ITEM-1", "itemData" : { "DOI" : "10.5194/acp-14-7323-2014", "ISSN" : "16807324", "abstract" : "Ozone and PM2.5 concentrations over the city of Paris are modeled with the CHIMERE air-quality model at 4 km \u00d7 4 km horizontal resolution for two future emission scenarios. A high-resolution (1 km \u00d7 1 km) emission projection until 2020 for the greater Paris region is developed by local experts (AIRPARIF) and is further extended to year 2050 based on regional-scale emission projections developed by the Global Energy Assessment. Model evaluation is performed based on a 10-year control simulation. Ozone is in very good agreement with measurements while PM2.5 is underestimated by 20% over the urban area mainly due to a large wet bias in wintertime precipitation. A significant increase of maximum ozone relative to present-day levels over Paris is modeled under the \"business-as-usual\" scenario (+7 ppb) while a more optimistic \"mitigation\" scenario leads to a moderate ozone decrease (\u011d\u0302'3.5 ppb) in year 2050. These results are substantially different to previous regional-scale projections where 2050 ozone is found to decrease under both future scenarios. A sensitivity analysis showed that this difference is due to the fact that ozone formation over Paris at the current urban-scale study is driven by volatile organic compound (VOC)-limited chemistry, whereas at the regional-scale ozone formation occurs under NOx-sensitive conditions. This explains why the sharp NOx reductions implemented in the future scenarios have a different effect on ozone projections at different scales. In rural areas, projections at both scales yield similar results showing that the longer timescale processes of emission transport and ozone formation are less sensitive to model resolution. PM2.5 concentrations decrease by 78% and 89% under business-as-usual and mitigation scenarios, respectively, compared to the present-day period. The reduction is much more prominent over the urban part of the domain due to the effective reductions of road transport and residential emissions resulting in the smoothing of the large urban increment modeled in the control simulation. \u00a9 Author(s) 2014. CC Attribution 3.0 License.", "author" : [ { "dropping-particle" : "", "family" : "Markakis", "given" : "K.", "non-dropping-particle" : "", "parse-names" : false, "suffix" : "" }, { "dropping-particle" : "", "family" : "Valari", "given" : "M.", "non-dropping-particle" : "", "parse-names" : false, "suffix" : "" }, { "dropping-particle" : "", "family" : "Colette", "given" : "A.", "non-dropping-particle" : "", "parse-names" : false, "suffix" : "" }, { "dropping-particle" : "", "family" : "Sanchez", "given" : "O.", "non-dropping-particle" : "", "parse-names" : false, "suffix" : "" }, { "dropping-particle" : "", "family" : "Perrussel", "given" : "O.", "non-dropping-particle" : "", "parse-names" : false, "suffix" : "" }, { "dropping-particle" : "", "family" : "Honore", "given" : "C.", "non-dropping-particle" : "", "parse-names" : false, "suffix" : "" }, { "dropping-particle" : "", "family" : "Vautard", "given" : "R.", "non-dropping-particle" : "", "parse-names" : false, "suffix" : "" }, { "dropping-particle" : "", "family" : "Klimont", "given" : "Z.", "non-dropping-particle" : "", "parse-names" : false, "suffix" : "" }, { "dropping-particle" : "", "family" : "Rao", "given" : "S.", "non-dropping-particle" : "", "parse-names" : false, "suffix" : "" } ], "container-title" : "Atmospheric Chemistry and Physics", "id" : "ITEM-1", "issue" : "14", "issued" : { "date-parts" : [ [ "2014" ] ] }, "page" : "7323-7340", "title" : "Air quality in the mid-21st century for the city of Paris under two climate scenarios; From the regional to local scale", "translator" : [ { "dropping-particle" : "", "family" : "G4043", "given" : "", "non-dropping-particle" : "", "parse-names" : false, "suffix" : "" } ], "type" : "article", "volume" : "14" }, "uris" : [ "http://www.mendeley.com/documents/?uuid=c3b0f9b8-fd06-4741-b278-e2394ac57dd7", "http://www.mendeley.com/documents/?uuid=5d89832b-23ef-4bc5-9768-0344f9458d01" ] } ], "mendeley" : { "formattedCitation" : "(Markakis et al., 2014)", "plainTextFormattedCitation" : "(Markakis et al., 2014)", "previouslyFormattedCitation" : "(Markakis et al., 2014)" }, "properties" : { "noteIndex" : 0 }, "schema" : "https://github.com/citation-style-language/schema/raw/master/csl-citation.json" }</w:instrText>
      </w:r>
      <w:r w:rsidRPr="000E472A">
        <w:rPr>
          <w:rFonts w:eastAsia="MS Gothic"/>
          <w:lang w:val="en-GB"/>
        </w:rPr>
        <w:fldChar w:fldCharType="separate"/>
      </w:r>
      <w:r w:rsidR="00CB33A1">
        <w:rPr>
          <w:rFonts w:eastAsia="MS Gothic"/>
          <w:noProof/>
          <w:lang w:val="en-GB"/>
        </w:rPr>
        <w:t>(Markakis et al., 2014)</w:t>
      </w:r>
      <w:r w:rsidRPr="000E472A">
        <w:rPr>
          <w:rFonts w:eastAsia="MS Gothic"/>
          <w:lang w:val="en-GB"/>
        </w:rPr>
        <w:fldChar w:fldCharType="end"/>
      </w:r>
      <w:r w:rsidRPr="000E472A">
        <w:rPr>
          <w:rFonts w:eastAsia="MS Gothic"/>
          <w:lang w:val="en-GB"/>
        </w:rPr>
        <w:t xml:space="preserve"> and necessitate subsequent downscaling model</w:t>
      </w:r>
      <w:r>
        <w:rPr>
          <w:rFonts w:eastAsia="MS Gothic"/>
          <w:lang w:val="en-GB"/>
        </w:rPr>
        <w:t>l</w:t>
      </w:r>
      <w:r w:rsidRPr="000E472A">
        <w:rPr>
          <w:rFonts w:eastAsia="MS Gothic"/>
          <w:lang w:val="en-GB"/>
        </w:rPr>
        <w:t>ing exercises.</w:t>
      </w:r>
    </w:p>
    <w:p w14:paraId="75A0EAD9" w14:textId="77777777" w:rsidR="00AF2E59" w:rsidRPr="000E472A" w:rsidRDefault="00AF2E59" w:rsidP="00D5630D">
      <w:pPr>
        <w:pStyle w:val="AR6BodyText"/>
        <w:shd w:val="clear" w:color="auto" w:fill="DEEAF6"/>
        <w:rPr>
          <w:rFonts w:eastAsia="MS Gothic"/>
          <w:lang w:val="en-GB"/>
        </w:rPr>
      </w:pPr>
    </w:p>
    <w:p w14:paraId="395E884F" w14:textId="1D082F8F" w:rsidR="00AF2E59" w:rsidRPr="009638A7" w:rsidRDefault="00AF2E59" w:rsidP="00D5630D">
      <w:pPr>
        <w:pStyle w:val="AR6BodyText"/>
        <w:shd w:val="clear" w:color="auto" w:fill="DEEAF6"/>
        <w:rPr>
          <w:rFonts w:eastAsia="MS Gothic"/>
          <w:lang w:val="en-GB"/>
        </w:rPr>
      </w:pPr>
      <w:r w:rsidRPr="000E472A">
        <w:rPr>
          <w:rFonts w:eastAsia="MS Gothic"/>
          <w:lang w:val="en-GB"/>
        </w:rPr>
        <w:t>The skill of CCMs is typically assessed by their ability to reproduce observed abundance</w:t>
      </w:r>
      <w:r>
        <w:rPr>
          <w:rFonts w:eastAsia="MS Gothic"/>
          <w:lang w:val="en-GB"/>
        </w:rPr>
        <w:t>,</w:t>
      </w:r>
      <w:r w:rsidRPr="000E472A">
        <w:rPr>
          <w:rFonts w:eastAsia="MS Gothic"/>
          <w:lang w:val="en-GB"/>
        </w:rPr>
        <w:t xml:space="preserve"> </w:t>
      </w:r>
      <w:del w:id="1215" w:author="Lucy Cowie" w:date="2021-07-26T15:35:00Z">
        <w:r w:rsidRPr="000E472A" w:rsidDel="00FC3991">
          <w:rPr>
            <w:rFonts w:eastAsia="MS Gothic"/>
            <w:lang w:val="en-GB"/>
          </w:rPr>
          <w:delText xml:space="preserve">and </w:delText>
        </w:r>
      </w:del>
      <w:r>
        <w:rPr>
          <w:rFonts w:eastAsia="MS Gothic"/>
          <w:lang w:val="en-GB"/>
        </w:rPr>
        <w:t xml:space="preserve">trends and </w:t>
      </w:r>
      <w:r w:rsidRPr="000E472A">
        <w:rPr>
          <w:rFonts w:eastAsia="MS Gothic"/>
          <w:lang w:val="en-GB"/>
        </w:rPr>
        <w:t>variability of chemical compounds. However, uncertainty remains large because of observation limitations (errors and uncertainties, spatial and temporal coverage), model paramet</w:t>
      </w:r>
      <w:del w:id="1216" w:author="Lucy Cowie" w:date="2021-07-27T17:19:00Z">
        <w:r w:rsidRPr="000E472A" w:rsidDel="00543854">
          <w:rPr>
            <w:rFonts w:eastAsia="MS Gothic"/>
            <w:lang w:val="en-GB"/>
          </w:rPr>
          <w:delText>e</w:delText>
        </w:r>
      </w:del>
      <w:r w:rsidRPr="000E472A">
        <w:rPr>
          <w:rFonts w:eastAsia="MS Gothic"/>
          <w:lang w:val="en-GB"/>
        </w:rPr>
        <w:t>rizations (e.g., chemical mechanisms, photolysis schemes, paramet</w:t>
      </w:r>
      <w:del w:id="1217" w:author="Lucy Cowie" w:date="2021-07-27T17:19:00Z">
        <w:r w:rsidRPr="000E472A" w:rsidDel="00543854">
          <w:rPr>
            <w:rFonts w:eastAsia="MS Gothic"/>
            <w:lang w:val="en-GB"/>
          </w:rPr>
          <w:delText>e</w:delText>
        </w:r>
      </w:del>
      <w:r w:rsidRPr="000E472A">
        <w:rPr>
          <w:rFonts w:eastAsia="MS Gothic"/>
          <w:lang w:val="en-GB"/>
        </w:rPr>
        <w:t xml:space="preserve">rizations for mixing and convective transport, and deposition), model input parameters (e.g., reaction rate constants, emissions) and an incomplete understanding of the physical and chemical processes that determine SLCF distributions </w:t>
      </w:r>
      <w:r w:rsidRPr="000E472A">
        <w:rPr>
          <w:rFonts w:eastAsia="MS Gothic"/>
          <w:lang w:val="en-GB"/>
        </w:rPr>
        <w:fldChar w:fldCharType="begin" w:fldLock="1"/>
      </w:r>
      <w:r w:rsidR="00D477C7">
        <w:rPr>
          <w:rFonts w:eastAsia="MS Gothic"/>
          <w:lang w:val="en-GB"/>
        </w:rPr>
        <w:instrText>ADDIN CSL_CITATION { "citationItems" : [ { "id" : "ITEM-1", "itemData" : { "DOI" : "10.1017/9781316544754", "ISBN" : "9781316544754", "abstract" : "Mathematical modeling of atmospheric composition is a formidable scientific and computational challenge. This comprehensive presentation of the modeling methods used in atmospheric chemistry focuses on both theory and practice, from the fundamental principles behind models, through to their applications in interpreting observations. An encyclopaedic coverage of methods used in atmospheric modeling, including their advantages and disadvantages, makes this a one-stop resource with a large scope. Particular emphasis is given to the mathematical formulation of chemical, radiative, and aerosol processes; advection and turbulent transport; emission and deposition processes; as well as major chapters on model evaluation and inverse modeling. The modeling of atmospheric chemistry is an intrinsically interdisciplinary endeavour, bringing together meteorology, radiative transfer, physical chemistry and biogeochemistry, making the book of value to a broad readership. Introductory chapters and a review of the relevant mathematics make this book instantly accessible to graduate students and researchers in the atmospheric sciences.", "author" : [ { "dropping-particle" : "", "family" : "Brasseur", "given" : "Guy P.", "non-dropping-particle" : "", "parse-names" : false, "suffix" : "" }, { "dropping-particle" : "", "family" : "Jacob", "given" : "Daniel J.", "non-dropping-particle" : "", "parse-names" : false, "suffix" : "" } ], "container-title" : "Modeling of Atmospheric Chemistry", "id" : "ITEM-1", "issued" : { "date-parts" : [ [ "2017" ] ] }, "number-of-pages" : "1-606", "publisher" : "Cambridge University Press", "publisher-place" : "Cambridge", "title" : "Modeling of atmospheric chemistry", "translator" : [ { "dropping-particle" : "", "family" : "G3737", "given" : "", "non-dropping-particle" : "", "parse-names" : false, "suffix" : "" } ], "type" : "book" }, "uris" : [ "http://www.mendeley.com/documents/?uuid=7a69aba4-ea2b-46b9-b875-b44cf3608a68", "http://www.mendeley.com/documents/?uuid=81935c4f-0a33-4b79-8f00-cb8945bbd3fd", "http://www.mendeley.com/documents/?uuid=e53de88a-1da0-495f-be0b-cff60235c418" ] }, { "id" : "ITEM-2", "itemData" : { "DOI" : "10.1525/elementa.265", "ISSN" : "2325-1026", "abstract" : "The goal of the Tropospheric Ozone Assessment Report (TOAR) is to provide the research community with an up-to-date scientific assessment of tropospheric ozone, from the surface to the tropopause. While a suite of observations provides significant information on the spatial and temporal distribution of tropospheric ozone, observational gaps make it necessary to use global atmospheric chemistry models to synthesize our understanding of the processes and variables that control tropospheric ozone abundance and its variability. Models facilitate the interpretation of the observations and allow us to make projections of future tropospheric ozone and trace gas distributions for different anthropogenic or natural perturbations. This paper assesses the skill of current-generation global atmospheric chemistry models in simulating the observed present-day tropospheric ozone distribution, variability, and trends. Drawing upon the results of recent international multi-model intercomparisons and using a range of model evaluation techniques, we demonstrate that global chemistry models are broadly skillful in capturing the spatio-temporal variations of tropospheric ozone over the seasonal cycle, for extreme pollution episodes, and changes over interannual to decadal periods. However, models are consistently biased high in the northern hemisphere and biased low in the southern hemisphere, throughout the depth of the troposphere, and are unable to replicate particular metrics that define the longer term trends in tropospheric ozone as derived from some background sites. When the models compare unfavorably against observations, we discuss the potential causes of model biases and propose directions for future developments, including improved evaluations that may be able to better diagnose the root cause of the model-observation disparity. Overall, model results should be approached critically, including determining whether the model performance is acceptable for the problem being addressed, whether biases can be tolerated or corrected, whether the model is appropriately constituted, and whether there is a way to satisfactorily quantify the uncertainty.", "author" : [ { "dropping-particle" : "", "family" : "Young", "given" : "P. J.", "non-dropping-particle" : "", "parse-names" : false, "suffix" : "" }, { "dropping-particle" : "", "family" : "Naik", "given" : "V.", "non-dropping-particle" : "", "parse-names" : false, "suffix" : "" }, { "dropping-particle" : "", "family" : "Fiore", "given" : "A. M.", "non-dropping-particle" : "", "parse-names" : false, "suffix" : "" }, { "dropping-particle" : "", "family" : "Gaudel", "given" : "A.", "non-dropping-particle" : "", "parse-names" : false, "suffix" : "" }, { "dropping-particle" : "", "family" : "Guo", "given" : "J.", "non-dropping-particle" : "", "parse-names" : false, "suffix" : "" }, { "dropping-particle" : "", "family" : "Lin", "given" : "M. Y.", "non-dropping-particle" : "", "parse-names" : false, "suffix" : "" }, { "dropping-particle" : "", "family" : "Neu", "given" : "J. L.", "non-dropping-particle" : "", "parse-names" : false, "suffix" : "" }, { "dropping-particle" : "", "family" : "Parrish", "given" : "D. D.", "non-dropping-particle" : "", "parse-names" : false, "suffix" : "" }, { "dropping-particle" : "", "family" : "Rieder", "given" : "H. E.", "non-dropping-particle" : "", "parse-names" : false, "suffix" : "" }, { "dropping-particle" : "", "family" : "Schnell", "given" : "J. L.", "non-dropping-particle" : "", "parse-names" : false, "suffix" : "" }, { "dropping-particle" : "", "family" : "Tilmes", "given" : "S.", "non-dropping-particle" : "", "parse-names" : false, "suffix" : "" }, { "dropping-particle" : "", "family" : "Wild", "given" : "O.", "non-dropping-particle" : "", "parse-names" : false, "suffix" : "" }, { "dropping-particle" : "", "family" : "Zhang", "given" : "L.", "non-dropping-particle" : "", "parse-names" : false, "suffix" : "" }, { "dropping-particle" : "", "family" : "Ziemke", "given" : "J. R.", "non-dropping-particle" : "", "parse-names" : false, "suffix" : "" }, { "dropping-particle" : "", "family" : "Brandt", "given" : "J.", "non-dropping-particle" : "", "parse-names" : false, "suffix" : "" }, { "dropping-particle" : "", "family" : "Delcloo", "given" : "A.", "non-dropping-particle" : "", "parse-names" : false, "suffix" : "" }, { "dropping-particle" : "", "family" : "Doherty", "given" : "R. M.", "non-dropping-particle" : "", "parse-names" : false, "suffix" : "" }, { "dropping-particle" : "", "family" : "Geels", "given" : "C.", "non-dropping-particle" : "", "parse-names" : false, "suffix" : "" }, { "dropping-particle" : "", "family" : "Hegglin", "given" : "M. I.", "non-dropping-particle" : "", "parse-names" : false, "suffix" : "" }, { "dropping-particle" : "", "family" : "Hu", "given" : "L.", "non-dropping-particle" : "", "parse-names" : false, "suffix" : "" }, { "dropping-particle" : "", "family" : "Im", "given" : "U.", "non-dropping-particle" : "", "parse-names" : false, "suffix" : "" }, { "dropping-particle" : "", "family" : "Kumar", "given" : "R.", "non-dropping-particle" : "", "parse-names" : false, "suffix" : "" }, { "dropping-particle" : "", "family" : "Luhar", "given" : "A.", "non-dropping-particle" : "", "parse-names" : false, "suffix" : "" }, { "dropping-particle" : "", "family" : "Murray", "given" : "L.", "non-dropping-particle" : "", "parse-names" : false, "suffix" : "" }, { "dropping-particle" : "", "family" : "Plummer", "given" : "D.", "non-dropping-particle" : "", "parse-names" : false, "suffix" : "" }, { "dropping-particle" : "", "family" : "Rodriguez", "given" : "J.", "non-dropping-particle" : "", "parse-names" : false, "suffix" : "" }, { "dropping-particle" : "", "family" : "Saiz-Lopez", "given" : "A.", "non-dropping-particle" : "", "parse-names" : false, "suffix" : "" }, { "dropping-particle" : "", "family" : "Schultz", "given" : "M. G.", "non-dropping-particle" : "", "parse-names" : false, "suffix" : "" }, { "dropping-particle" : "", "family" : "Woodhouse", "given" : "M. T.", "non-dropping-particle" : "", "parse-names" : false, "suffix" : "" }, { "dropping-particle" : "", "family" : "Zeng", "given" : "G.", "non-dropping-particle" : "", "parse-names" : false, "suffix" : "" } ], "container-title" : "Elem Sci Anth", "id" : "ITEM-2", "issue" : "1", "issued" : { "date-parts" : [ [ "2018" ] ] }, "page" : "10", "title" : "Tropospheric Ozone Assessment Report: Assessment of global-scale model performance for global and regional ozone distributions, variability, and trends", "translator" : [ { "dropping-particle" : "", "family" : "G2864", "given" : "", "non-dropping-particle" : "", "parse-names" : false, "suffix" : "" } ], "type" : "article-journal", "volume" : "6" }, "uris" : [ "http://www.mendeley.com/documents/?uuid=6c1fac20-a652-4a52-b413-3c2a03c1a433", "http://www.mendeley.com/documents/?uuid=ae7d0fe8-4759-41af-9cbb-29e0d5742716" ] } ], "mendeley" : { "formattedCitation" : "(Brasseur and Jacob, 2017; Young et al., 2018)", "plainTextFormattedCitation" : "(Brasseur and Jacob, 2017; Young et al., 2018)", "previouslyFormattedCitation" : "(Brasseur and Jacob, 2017; Young et al., 2018)" }, "properties" : { "noteIndex" : 0 }, "schema" : "https://github.com/citation-style-language/schema/raw/master/csl-citation.json" }</w:instrText>
      </w:r>
      <w:r w:rsidRPr="000E472A">
        <w:rPr>
          <w:rFonts w:eastAsia="MS Gothic"/>
          <w:lang w:val="en-GB"/>
        </w:rPr>
        <w:fldChar w:fldCharType="separate"/>
      </w:r>
      <w:r w:rsidR="00CB33A1">
        <w:rPr>
          <w:rFonts w:eastAsia="MS Gothic"/>
          <w:noProof/>
          <w:lang w:val="en-GB"/>
        </w:rPr>
        <w:t>(Brasseur and Jacob, 2017; Young et al., 2018)</w:t>
      </w:r>
      <w:r w:rsidRPr="000E472A">
        <w:rPr>
          <w:rFonts w:eastAsia="MS Gothic"/>
          <w:lang w:val="en-GB"/>
        </w:rPr>
        <w:fldChar w:fldCharType="end"/>
      </w:r>
      <w:r w:rsidRPr="000E472A">
        <w:rPr>
          <w:rFonts w:eastAsia="MS Gothic"/>
          <w:lang w:val="en-GB"/>
        </w:rPr>
        <w:t xml:space="preserve">. CCMs </w:t>
      </w:r>
      <w:r>
        <w:rPr>
          <w:rFonts w:eastAsia="MS Gothic"/>
          <w:lang w:val="en-GB"/>
        </w:rPr>
        <w:t xml:space="preserve">can </w:t>
      </w:r>
      <w:r w:rsidRPr="000E472A">
        <w:rPr>
          <w:rFonts w:eastAsia="MS Gothic"/>
          <w:lang w:val="en-GB"/>
        </w:rPr>
        <w:t>therefore not capture every aspect of atmospheric chemical composition</w:t>
      </w:r>
      <w:r>
        <w:rPr>
          <w:rFonts w:eastAsia="MS Gothic"/>
          <w:lang w:val="en-GB"/>
        </w:rPr>
        <w:t>,</w:t>
      </w:r>
      <w:r w:rsidRPr="000E472A">
        <w:rPr>
          <w:rFonts w:eastAsia="MS Gothic"/>
          <w:lang w:val="en-GB"/>
        </w:rPr>
        <w:t xml:space="preserve"> but are expected to represent, as faithfully as possible, the sensitivity of chemical compounds to their drivers (e.g</w:t>
      </w:r>
      <w:r w:rsidR="007E0B53">
        <w:rPr>
          <w:rFonts w:eastAsia="MS Gothic"/>
          <w:lang w:val="en-GB"/>
        </w:rPr>
        <w:t>.</w:t>
      </w:r>
      <w:r w:rsidRPr="000E472A">
        <w:rPr>
          <w:rFonts w:eastAsia="MS Gothic"/>
          <w:lang w:val="en-GB"/>
        </w:rPr>
        <w:t xml:space="preserve">, anthropogenic emissions). Models are evaluated in multiple ways to identify their strengths and weaknesses in explaining the evolution of SLCF abundances. For example, CCM simulations are performed in the nudged or offline meteorology mode, that is, driven by observed or reanalysed meteorology rather than in the free-running mode, for consistent comparison of modelled chemical composition with observations for a specific time period </w:t>
      </w:r>
      <w:r w:rsidRPr="000E472A">
        <w:rPr>
          <w:rFonts w:eastAsia="MS Gothic"/>
          <w:lang w:val="en-GB"/>
        </w:rPr>
        <w:fldChar w:fldCharType="begin" w:fldLock="1"/>
      </w:r>
      <w:r w:rsidR="00D477C7">
        <w:rPr>
          <w:rFonts w:eastAsia="MS Gothic"/>
          <w:lang w:val="en-GB"/>
        </w:rPr>
        <w:instrText>ADDIN CSL_CITATION { "citationItems" : [ { "id" : "ITEM-1", "itemData" : { "DOI" : "10.3390/atmos4020132", "ISBN" : "2073-4433", "ISSN" : "20734433", "abstract" : "This paper reviews the current state and development of different numerical model classes that are used to simulate the global atmospheric system, particularly Earth's climate and climate-chemistry connections. The focus is on Chemistry-Climate Models. In general, these serve to examine dynamical and chemical processes in the Earth atmosphere, their feedback, and interaction with climate. Such models have been established as helpful tools in addition to analyses of observational data. Definitions of the global model classes are given and their capabilities as well as weaknesses are discussed. Examples of scientific studies indicate how numerical exercises contribute to an improved understanding of atmospheric behavior. There, the focus is on synergistic investigations combining observations and model results. The possible future developments and challenges are presented, not only from the scientific point of view but also regarding the computer technology and respective consequences for numerical modeling of atmospheric processes. In the future, a stronger cross-linkage of subject-specific scientists is necessary, to tackle the looming challenges. It should link the specialist discipline and applied computer science. \u00a9 2013 by the authors; licensee MDPI, Basel, Switzerland.", "author" : [ { "dropping-particle" : "", "family" : "Dameris", "given" : "Martin", "non-dropping-particle" : "", "parse-names" : false, "suffix" : "" }, { "dropping-particle" : "", "family" : "J\u00f6ckel", "given" : "Patrick", "non-dropping-particle" : "", "parse-names" : false, "suffix" : "" } ], "container-title" : "Atmosphere", "id" : "ITEM-1", "issue" : "2", "issued" : { "date-parts" : [ [ "2013" ] ] }, "page" : "132-156", "title" : "Numerical modeling of climate-chemistry connections: Recent developments and future challenges", "translator" : [ { "dropping-particle" : "", "family" : "G4069", "given" : "", "non-dropping-particle" : "", "parse-names" : false, "suffix" : "" } ], "type" : "article-journal", "volume" : "4" }, "uris" : [ "http://www.mendeley.com/documents/?uuid=a3edbffa-daac-41e3-b653-5829ea451d63", "http://www.mendeley.com/documents/?uuid=f1d7ef62-c0d5-416d-bca6-9de3666bd529", "http://www.mendeley.com/documents/?uuid=7f0d745d-b9c4-4904-a3f5-369e2bbf6c5c" ] } ], "mendeley" : { "formattedCitation" : "(Dameris and J\u00f6ckel, 2013)", "plainTextFormattedCitation" : "(Dameris and J\u00f6ckel, 2013)", "previouslyFormattedCitation" : "(Dameris and J\u00f6ckel, 2013)" }, "properties" : { "noteIndex" : 0 }, "schema" : "https://github.com/citation-style-language/schema/raw/master/csl-citation.json" }</w:instrText>
      </w:r>
      <w:r w:rsidRPr="000E472A">
        <w:rPr>
          <w:rFonts w:eastAsia="MS Gothic"/>
          <w:lang w:val="en-GB"/>
        </w:rPr>
        <w:fldChar w:fldCharType="separate"/>
      </w:r>
      <w:r w:rsidR="00CB33A1">
        <w:rPr>
          <w:rFonts w:eastAsia="MS Gothic"/>
          <w:noProof/>
          <w:lang w:val="en-GB"/>
        </w:rPr>
        <w:t>(Dameris and Jöckel, 2013)</w:t>
      </w:r>
      <w:r w:rsidRPr="000E472A">
        <w:rPr>
          <w:rFonts w:eastAsia="MS Gothic"/>
          <w:lang w:val="en-GB"/>
        </w:rPr>
        <w:fldChar w:fldCharType="end"/>
      </w:r>
      <w:r w:rsidRPr="000E472A">
        <w:rPr>
          <w:rFonts w:eastAsia="MS Gothic"/>
          <w:lang w:val="en-GB"/>
        </w:rPr>
        <w:t xml:space="preserve">. </w:t>
      </w:r>
      <w:commentRangeStart w:id="1218"/>
      <w:r w:rsidRPr="000E472A">
        <w:rPr>
          <w:rFonts w:eastAsia="MS Gothic"/>
          <w:lang w:val="en-GB"/>
        </w:rPr>
        <w:t>Although</w:t>
      </w:r>
      <w:commentRangeEnd w:id="1218"/>
      <w:r w:rsidR="005D27D4">
        <w:rPr>
          <w:rStyle w:val="Marquedecommentaire"/>
          <w:lang w:val="en-GB"/>
        </w:rPr>
        <w:commentReference w:id="1218"/>
      </w:r>
      <w:r w:rsidRPr="000E472A">
        <w:rPr>
          <w:rFonts w:eastAsia="MS Gothic"/>
          <w:lang w:val="en-GB"/>
        </w:rPr>
        <w:t xml:space="preserve">, caution is exercised as nudging can alter the model climate resulting in unintentional impacts on the simulated atmospheric physics and/or chemistry </w:t>
      </w:r>
      <w:r w:rsidRPr="000E472A">
        <w:rPr>
          <w:rFonts w:eastAsia="MS Gothic"/>
          <w:lang w:val="en-GB"/>
        </w:rPr>
        <w:fldChar w:fldCharType="begin" w:fldLock="1"/>
      </w:r>
      <w:r w:rsidR="00D477C7">
        <w:rPr>
          <w:rFonts w:eastAsia="MS Gothic"/>
          <w:lang w:val="en-GB"/>
        </w:rPr>
        <w:instrText>ADDIN CSL_CITATION { "citationItems" : [ { "id" : "ITEM-1", "itemData" : { "DOI" : "10.5194/acp-19-11559-2019", "ISSN" : "1680-7324", "author" : [ { "dropping-particle" : "", "family" : "Chrysanthou", "given" : "Andreas", "non-dropping-particle" : "", "parse-names" : false, "suffix" : "" }, { "dropping-particle" : "", "family" : "Maycock", "given" : "Amanda C", "non-dropping-particle" : "", "parse-names" : false, "suffix" : "" }, { "dropping-particle" : "", "family" : "Chipperfield", "given" : "Martyn P", "non-dropping-particle" : "", "parse-names" : false, "suffix" : "" }, { "dropping-particle" : "", "family" : "Dhomse", "given" : "Sandip", "non-dropping-particle" : "", "parse-names" : false, "suffix" : "" }, { "dropping-particle" : "", "family" : "Garny", "given" : "Hella", "non-dropping-particle" : "", "parse-names" : false, "suffix" : "" }, { "dropping-particle" : "", "family" : "Kinnison", "given" : "Douglas", "non-dropping-particle" : "", "parse-names" : false, "suffix" : "" }, { "dropping-particle" : "", "family" : "Akiyoshi", "given" : "Hideharu", "non-dropping-particle" : "", "parse-names" : false, "suffix" : "" }, { "dropping-particle" : "", "family" : "Deushi", "given" : "Makoto", "non-dropping-particle" : "", "parse-names" : false, "suffix" : "" }, { "dropping-particle" : "", "family" : "Garcia", "given" : "Rolando R", "non-dropping-particle" : "", "parse-names" : false, "suffix" : "" }, { "dropping-particle" : "", "family" : "J\u00f6ckel", "given" : "Patrick", "non-dropping-particle" : "", "parse-names" : false, "suffix" : "" }, { "dropping-particle" : "", "family" : "Kirner", "given" : "Oliver", "non-dropping-particle" : "", "parse-names" : false, "suffix" : "" }, { "dropping-particle" : "", "family" : "Pitari", "given" : "Giovanni", "non-dropping-particle" : "", "parse-names" : false, "suffix" : "" }, { "dropping-particle" : "", "family" : "Plummer", "given" : "David A", "non-dropping-particle" : "", "parse-names" : false, "suffix" : "" }, { "dropping-particle" : "", "family" : "Revell", "given" : "Laura", "non-dropping-particle" : "", "parse-names" : false, "suffix" : "" }, { "dropping-particle" : "", "family" : "Rozanov", "given" : "Eugene", "non-dropping-particle" : "", "parse-names" : false, "suffix" : "" }, { "dropping-particle" : "", "family" : "Stenke", "given" : "Andrea", "non-dropping-particle" : "", "parse-names" : false, "suffix" : "" }, { "dropping-particle" : "", "family" : "Tanaka", "given" : "Taichu Y", "non-dropping-particle" : "", "parse-names" : false, "suffix" : "" }, { "dropping-particle" : "", "family" : "Visioni", "given" : "Daniele", "non-dropping-particle" : "", "parse-names" : false, "suffix" : "" }, { "dropping-particle" : "", "family" : "Yamashita", "given" : "Yousuke", "non-dropping-particle" : "", "parse-names" : false, "suffix" : "" } ], "container-title" : "Atmospheric Chemistry and Physics", "id" : "ITEM-1", "issue" : "17", "issued" : { "date-parts" : [ [ "2019", "9", "13" ] ] }, "page" : "11559-11586", "publisher" : "Copernicus Publications", "title" : "The effect of atmospheric nudging on the stratospheric residual circulation in chemistry\u2013climate models", "translator" : [ { "dropping-particle" : "", "family" : "G4771", "given" : "", "non-dropping-particle" : "", "parse-names" : false, "suffix" : "" } ], "type" : "article-journal", "volume" : "19" }, "uris" : [ "http://www.mendeley.com/documents/?uuid=102f22fb-40a2-47df-826c-564fa2b8e91b", "http://www.mendeley.com/documents/?uuid=7e36d5e0-179a-4a0e-8e12-b5c832c7aaa0", "http://www.mendeley.com/documents/?uuid=4300ea1e-7f64-4d1f-9c9b-9b7df898c055" ] }, { "id" : "ITEM-2", "itemData" : { "DOI" : "10.5194/acp-18-7217-2018", "ISSN" : "1680-7324", "abstract" : "Abstract. Understanding and modeling the large-scale transport of trace gases and aerosols is important for interpreting past (and projecting future) changes in atmospheric composition. Here we show that there are large differences in the global-scale atmospheric transport properties among the models participating in the IGAC SPARC Chemistry\u2013Climate Model Initiative (CCMI). Specifically, we find up to 40% differences in the transport timescales connecting the Northern Hemisphere (NH) midlatitude surface to the Arctic and to Southern Hemisphere high latitudes, where the mean age ranges between 1.7 and 2.6 years. We show that these differences are related to large differences in vertical transport among the simulations, in particular to differences in parameterized convection over the oceans. While stronger convection over NH midlatitudes is associated with slower transport to the Arctic, stronger convection in the tropics and subtropics is associated with faster interhemispheric transport. We also show that the differences among simulations constrained with fields derived from the same reanalysis products are as large as (and in some cases larger than) the differences among free-running simulations, most likely due to larger differences in parameterized convection. Our results indicate that care must be taken when using simulations constrained with analyzed winds to interpret the influence of meteorology on tropospheric composition.", "author" : [ { "dropping-particle" : "", "family" : "Orbe", "given" : "Clara", "non-dropping-particle" : "", "parse-names" : false, "suffix" : "" }, { "dropping-particle" : "", "family" : "Yang", "given" : "Huang", "non-dropping-particle" : "", "parse-names" : false, "suffix" : "" }, { "dropping-particle" : "", "family" : "J\u00f6ckel", "given" : "Patrick", "non-dropping-particle" : "", "parse-names" : false, "suffix" : "" }, { "dropping-particle" : "", "family" : "Stone", "given" : "Kane A.", "non-dropping-particle" : "", "parse-names" : false, "suffix" : "" }, { "dropping-particle" : "", "family" : "Kinnison", "given" : "Douglas E.", "non-dropping-particle" : "", "parse-names" : false, "suffix" : "" }, { "dropping-particle" : "", "family" : "Oman", "given" : "Luke D.", "non-dropping-particle" : "", "parse-names" : false, "suffix" : "" }, { "dropping-particle" : "", "family" : "Lamarque", "given" : "Jean-Francois", "non-dropping-particle" : "", "parse-names" : false, "suffix" : "" }, { "dropping-particle" : "", "family" : "Orbe", "given" : "Clara", "non-dropping-particle" : "", "parse-names" : false, "suffix" : "" }, { "dropping-particle" : "", "family" : "Rozanov", "given" : "Eugene", "non-dropping-particle" : "", "parse-names" : false, "suffix" : "" }, { "dropping-particle" : "", "family" : "Sukhodolov", "given" : "Timofei", "non-dropping-particle" : "", "parse-names" : false, "suffix" : "" }, { "dropping-particle" : "", "family" : "Akiyoshi", "given" : "Hideharu", "non-dropping-particle" : "", "parse-names" : false, "suffix" : "" }, { "dropping-particle" : "", "family" : "Yamashita", "given" : "Yousuke", "non-dropping-particle" : "", "parse-names" : false, "suffix" : "" }, { "dropping-particle" : "", "family" : "Yoshida", "given" : "Kohei", "non-dropping-particle" : "", "parse-names" : false, "suffix" : "" }, { "dropping-particle" : "", "family" : "Josse", "given" : "Beatrice", "non-dropping-particle" : "", "parse-names" : false, "suffix" : "" }, { "dropping-particle" : "", "family" : "Strahan", "given" : "Susan E.", "non-dropping-particle" : "", "parse-names" : false, "suffix" : "" }, { "dropping-particle" : "", "family" : "Revell", "given" : "Laura", "non-dropping-particle" : "", "parse-names" : false, "suffix" : "" }, { "dropping-particle" : "", "family" : "Marecal", "given" : "Virginie", "non-dropping-particle" : "", "parse-names" : false, "suffix" : "" }, { "dropping-particle" : "", "family" : "Scinocca", "given" : "John F.", "non-dropping-particle" : "", "parse-names" : false, "suffix" : "" }, { "dropping-particle" : "", "family" : "Banerjee", "given" : "Antara", "non-dropping-particle" : "", "parse-names" : false, "suffix" : "" }, { "dropping-particle" : "", "family" : "Waugh", "given" : "Darryn W.", "non-dropping-particle" : "", "parse-names" : false, "suffix" : "" }, { "dropping-particle" : "", "family" : "Yang", "given" : "Huang", "non-dropping-particle" : "", "parse-names" : false, "suffix" : "" }, { "dropping-particle" : "", "family" : "Plummer", "given" : "David A.", "non-dropping-particle" : "", "parse-names" : false, "suffix" : "" }, { "dropping-particle" : "", "family" : "Schofield", "given" : "Robyn", "non-dropping-particle" : "", "parse-names" : false, "suffix" : "" }, { "dropping-particle" : "", "family" : "Tanaka", "given" : "Taichu Y.", "non-dropping-particle" : "", "parse-names" : false, "suffix" : "" }, { "dropping-particle" : "", "family" : "Visioni", "given" : "Daniele", "non-dropping-particle" : "", "parse-names" : false, "suffix" : "" }, { "dropping-particle" : "", "family" : "Zeng", "given" : "Guang", "non-dropping-particle" : "", "parse-names" : false, "suffix" : "" }, { "dropping-particle" : "", "family" : "Tilmes", "given" : "Simone", "non-dropping-particle" : "", "parse-names" : false, "suffix" : "" }, { "dropping-particle" : "", "family" : "Pitari", "given" : "Giovanni", "non-dropping-particle" : "", "parse-names" : false, "suffix" : "" }, { "dropping-particle" : "", "family" : "Morgenstern", "given" : "Olaf", "non-dropping-particle" : "", "parse-names" : false, "suffix" : "" }, { "dropping-particle" : "", "family" : "Stenke", "given" : "Andreas", "non-dropping-particle" : "", "parse-names" : false, "suffix" : "" }, { "dropping-particle" : "", "family" : "Deushi", "given" : "Makoto", "non-dropping-particle" : "", "parse-names" : false, "suffix" : "" } ], "container-title" : "Atmospheric Chemistry and Physics", "id" : "ITEM-2", "issue" : "10", "issued" : { "date-parts" : [ [ "2018", "5", "25" ] ] }, "page" : "7217-7235", "title" : "Large-scale tropospheric transport in the Chemistry\u2013Climate Model Initiative (CCMI) simulations", "translator" : [ { "dropping-particle" : "", "family" : "G4770", "given" : "", "non-dropping-particle" : "", "parse-names" : false, "suffix" : "" } ], "type" : "article-journal", "volume" : "18" }, "uris" : [ "http://www.mendeley.com/documents/?uuid=666213b7-1743-4f24-8faa-63a837fcd2a1", "http://www.mendeley.com/documents/?uuid=574cb616-b8b4-4c70-9b7d-cea73ad3b75b", "http://www.mendeley.com/documents/?uuid=788315d9-a47d-4095-bf36-c26bfca0ac76" ] } ], "mendeley" : { "formattedCitation" : "(Orbe et al., 2018; Chrysanthou et al., 2019)", "plainTextFormattedCitation" : "(Orbe et al., 2018; Chrysanthou et al., 2019)", "previouslyFormattedCitation" : "(Orbe et al., 2018; Chrysanthou et al., 2019)" }, "properties" : { "noteIndex" : 0 }, "schema" : "https://github.com/citation-style-language/schema/raw/master/csl-citation.json" }</w:instrText>
      </w:r>
      <w:r w:rsidRPr="000E472A">
        <w:rPr>
          <w:rFonts w:eastAsia="MS Gothic"/>
          <w:lang w:val="en-GB"/>
        </w:rPr>
        <w:fldChar w:fldCharType="separate"/>
      </w:r>
      <w:r w:rsidR="00CB33A1">
        <w:rPr>
          <w:rFonts w:eastAsia="MS Gothic"/>
          <w:noProof/>
          <w:lang w:val="en-GB"/>
        </w:rPr>
        <w:t>(Orbe et al., 2018; Chrysanthou et al., 2019)</w:t>
      </w:r>
      <w:r w:rsidRPr="000E472A">
        <w:rPr>
          <w:rFonts w:eastAsia="MS Gothic"/>
          <w:lang w:val="en-GB"/>
        </w:rPr>
        <w:fldChar w:fldCharType="end"/>
      </w:r>
      <w:r w:rsidRPr="000E472A">
        <w:rPr>
          <w:rFonts w:eastAsia="MS Gothic"/>
          <w:lang w:val="en-GB"/>
        </w:rPr>
        <w:t xml:space="preserve">. Chemical mechanisms implemented in CCMs are evaluated and intercompared to assess their skill in capturing relevant chemistry features </w:t>
      </w:r>
      <w:commentRangeStart w:id="1219"/>
      <w:r w:rsidRPr="000E472A">
        <w:rPr>
          <w:rFonts w:eastAsia="MS Gothic"/>
          <w:lang w:val="en-GB"/>
        </w:rPr>
        <w:fldChar w:fldCharType="begin" w:fldLock="1"/>
      </w:r>
      <w:r w:rsidR="00D477C7">
        <w:rPr>
          <w:rFonts w:eastAsia="MS Gothic"/>
          <w:lang w:val="en-GB"/>
        </w:rPr>
        <w:instrText>ADDIN CSL_CITATION { "citationItems" : [ { "id" : "ITEM-1", "itemData" : { "DOI" : "10.5194/gmd-11-4155-2018", "ISSN" : "1991-9603", "author" : [ { "dropping-particle" : "", "family" : "Brown-Steiner", "given" : "Benjamin", "non-dropping-particle" : "", "parse-names" : false, "suffix" : "" }, { "dropping-particle" : "", "family" : "Selin", "given" : "Noelle E", "non-dropping-particle" : "", "parse-names" : false, "suffix" : "" }, { "dropping-particle" : "", "family" : "Prinn", "given" : "Ronald", "non-dropping-particle" : "", "parse-names" : false, "suffix" : "" }, { "dropping-particle" : "", "family" : "Tilmes", "given" : "Simone", "non-dropping-particle" : "", "parse-names" : false, "suffix" : "" }, { "dropping-particle" : "", "family" : "Emmons", "given" : "Louisa", "non-dropping-particle" : "", "parse-names" : false, "suffix" : "" }, { "dropping-particle" : "", "family" : "Lamarque", "given" : "Jean-Fran\u00e7ois", "non-dropping-particle" : "", "parse-names" : false, "suffix" : "" }, { "dropping-particle" : "", "family" : "Cameron-Smith", "given" : "Philip", "non-dropping-particle" : "", "parse-names" : false, "suffix" : "" } ], "container-title" : "Geoscientific Model Development", "id" : "ITEM-1", "issue" : "10", "issued" : { "date-parts" : [ [ "2018", "10", "16" ] ] }, "page" : "4155-4174", "publisher" : "Copernicus Publications", "title" : "Evaluating simplified chemical mechanisms within present-day simulations of the Community Earth System Model version 1.2 with CAM4 (CESM1.2 CAM-chem): MOZART-4 vs. Reduced Hydrocarbon vs. Super-Fast chemistry", "translator" : [ { "dropping-particle" : "", "family" : "G3684", "given" : "", "non-dropping-particle" : "", "parse-names" : false, "suffix" : "" } ], "type" : "article-journal", "volume" : "11" }, "uris" : [ "http://www.mendeley.com/documents/?uuid=44a66a24-db53-4863-902b-eff8a56c1b53", "http://www.mendeley.com/documents/?uuid=fb034a0b-f299-4360-9218-306540cdadb5" ] } ], "mendeley" : { "formattedCitation" : "(Brown-Steiner et al., 2018)", "manualFormatting" : "(e.g., Brown-Steiner et al. 2018)", "plainTextFormattedCitation" : "(Brown-Steiner et al., 2018)", "previouslyFormattedCitation" : "(Brown-Steiner et al., 2018)" }, "properties" : { "noteIndex" : 0 }, "schema" : "https://github.com/citation-style-language/schema/raw/master/csl-citation.json" }</w:instrText>
      </w:r>
      <w:r w:rsidRPr="000E472A">
        <w:rPr>
          <w:rFonts w:eastAsia="MS Gothic"/>
          <w:lang w:val="en-GB"/>
        </w:rPr>
        <w:fldChar w:fldCharType="separate"/>
      </w:r>
      <w:r w:rsidR="00CB33A1">
        <w:rPr>
          <w:rFonts w:eastAsia="MS Gothic"/>
          <w:noProof/>
          <w:lang w:val="en-GB"/>
        </w:rPr>
        <w:t>(e.g., Brown-Steiner et al.</w:t>
      </w:r>
      <w:ins w:id="1220" w:author="Lucy Cowie" w:date="2021-07-26T15:42:00Z">
        <w:r w:rsidR="00B85162">
          <w:rPr>
            <w:rFonts w:eastAsia="MS Gothic"/>
            <w:noProof/>
            <w:lang w:val="en-GB"/>
          </w:rPr>
          <w:t>,</w:t>
        </w:r>
      </w:ins>
      <w:r w:rsidR="00CB33A1">
        <w:rPr>
          <w:rFonts w:eastAsia="MS Gothic"/>
          <w:noProof/>
          <w:lang w:val="en-GB"/>
        </w:rPr>
        <w:t xml:space="preserve"> </w:t>
      </w:r>
      <w:r w:rsidR="00CB33A1">
        <w:rPr>
          <w:rFonts w:eastAsia="MS Gothic"/>
          <w:noProof/>
          <w:lang w:val="en-GB"/>
        </w:rPr>
        <w:lastRenderedPageBreak/>
        <w:t>2018)</w:t>
      </w:r>
      <w:r w:rsidRPr="000E472A">
        <w:rPr>
          <w:rFonts w:eastAsia="MS Gothic"/>
          <w:lang w:val="en-GB"/>
        </w:rPr>
        <w:fldChar w:fldCharType="end"/>
      </w:r>
      <w:commentRangeEnd w:id="1219"/>
      <w:r w:rsidR="00CB33A1">
        <w:rPr>
          <w:rStyle w:val="Marquedecommentaire"/>
        </w:rPr>
        <w:commentReference w:id="1219"/>
      </w:r>
      <w:r w:rsidRPr="000E472A">
        <w:rPr>
          <w:rFonts w:eastAsia="MS Gothic"/>
          <w:lang w:val="en-GB"/>
        </w:rPr>
        <w:t>. The multi-model ensemble</w:t>
      </w:r>
      <w:ins w:id="1221" w:author="Lucy Cowie" w:date="2021-07-26T15:44:00Z">
        <w:r w:rsidR="004650D7">
          <w:rPr>
            <w:rFonts w:eastAsia="MS Gothic"/>
            <w:lang w:val="en-GB"/>
          </w:rPr>
          <w:t xml:space="preserve"> (MME)</w:t>
        </w:r>
      </w:ins>
      <w:r w:rsidRPr="000E472A">
        <w:rPr>
          <w:rFonts w:eastAsia="MS Gothic"/>
          <w:lang w:val="en-GB"/>
        </w:rPr>
        <w:t xml:space="preserve"> approach, employed for evaluating climate models, has been particularly useful for characterizing errors in CCM simulations of SLCFs related to structural uncertainty and internal variability </w:t>
      </w:r>
      <w:commentRangeStart w:id="1222"/>
      <w:r w:rsidRPr="000E472A">
        <w:rPr>
          <w:rFonts w:eastAsia="MS Gothic"/>
          <w:lang w:val="en-GB"/>
        </w:rPr>
        <w:fldChar w:fldCharType="begin" w:fldLock="1"/>
      </w:r>
      <w:ins w:id="1223" w:author="Robin Matthews" w:date="2021-07-08T15:33:00Z">
        <w:r w:rsidR="00493201">
          <w:rPr>
            <w:rFonts w:eastAsia="MS Gothic"/>
            <w:lang w:val="en-GB"/>
          </w:rPr>
          <w:instrText>ADDIN CSL_CITATION { "citationItems" : [ { "id" : "ITEM-1", "itemData" : { "DOI" : "10.5194/acp-13-5277-2013", "ISBN" : "1680-7316", "ISSN" : "16807316", "abstract" : "We have analysed time-slice simulations from 17 global models, participating in the Atmospheric Chemistry and Climate Model Intercomparison Project (ACCMIP), to explore changes in present-day (2000) hydroxyl radical (OH) concentration and methane (CH4) lifetime relative to preindustrial times (1850) and to 1980. A comparison of modeled and observation-derived methane and methyl chloroform lifetimes suggests that the present-day global multi-model mean OH concentration is overestimated by 5 to 10% but is within the range of uncertainties. The models consistently simulate higher OH concentrations in the Northern Hemisphere (NH) compared with the Southern Hemisphere (SH) for the present-day (2000; inter-hemispheric ratios of 1.13 to 1.42), in contrast to observation-based approaches which generally indicate higher OH in the SH although uncertainties are large. Evaluation of simulated carbon monoxide (CO) concentrations, the primary sink for OH, against ground-based and satellite observations suggests low biases in the NH that may contribute to the high north-south OH asymmetry in the models. The models vary widely in their regional distribution of present-day OH concentrations (up to 34%). Despite large regional changes, the multi-model global mean (mass-weighted) OH concentration changes little over the past 150 yr, due to concurrent increases in factors that enhance OH (humidity, tropospheric ozone, nitrogen oxide (NOx) emissions, and UV radiation due to decreases in stratospheric ozone), compensated by increases in OH sinks (methane abundance, carbon monoxide and non-methane volatile organic carbon (NMVOC) emissions). The large inter-model diversity in the sign and magnitude of preindustrial to present-day OH changes (ranging from a decrease of 12.7% to an increase of 14.6%) indicate that uncertainty remains in our understanding of the long-term trends in OH and methane lifetime. We show that this diversity is largely explained by the different ratio of the change in global mean tropospheric CO and NOx burdens (\u0394CO/\u0394NOx, approximately represents changes in OH sinks versus changes in OH sources) in the models, pointing to a need for better constraints on natural precursor emissions and on the chemical mechanisms in the current generation of chemistry-climate models. For the 1980 to 2000 period, we find that climate warming and a slight increase in mean OH (3.5 \u00b1 2.2%) leads to a 4.3 \u00b1 1.9% decrease in the methane lifetime. Analysing sensitivity simulatio\u2026", "author" : [ { "dropping-particle" : "", "family" : "Naik", "given" : "V.", "non-dropping-particle" : "", "parse-names" : false, "suffix" : "" }, { "dropping-particle" : "", "family" : "Voulgarakis", "given" : "A.", "non-dropping-particle" : "", "parse-names" : false, "suffix" : "" }, { "dropping-particle" : "", "family" : "Fiore", "given" : "A. M.", "non-dropping-particle" : "", "parse-names" : false, "suffix" : "" }, { "dropping-particle" : "", "family" : "Horowitz", "given" : "L. W.", "non-dropping-particle" : "", "parse-names" : false, "suffix" : "" }, { "dropping-particle" : "", "family" : "Lamarque", "given" : "J. F.", "non-dropping-particle" : "", "parse-names" : false, "suffix" : "" }, { "dropping-particle" : "", "family" : "Lin", "given" : "M.", "non-dropping-particle" : "", "parse-names" : false, "suffix" : "" }, { "dropping-particle" : "", "family" : "Prather", "given" : "M. J.", "non-dropping-particle" : "", "parse-names" : false, "suffix" : "" }, { "dropping-particle" : "", "family" : "Young", "given" : "P. J.", "non-dropping-particle" : "", "parse-names" : false, "suffix" : "" }, { "dropping-particle" : "", "family" : "Bergmann", "given" : "D.", "non-dropping-particle" : "", "parse-names" : false, "suffix" : "" }, { "dropping-particle" : "", "family" : "Cameron-Smith", "given" : "P. J.", "non-dropping-particle" : "", "parse-names" : false, "suffix" : "" }, { "dropping-particle" : "", "family" : "Cionni", "given" : "I.", "non-dropping-particle" : "", "parse-names" : false, "suffix" : "" }, { "dropping-particle" : "", "family" : "Collins", "given" : "W. J.", "non-dropping-particle" : "", "parse-names" : false, "suffix" : "" }, { "dropping-particle" : "", "family" : "Dals\u00f8ren", "given" : "S. B.", "non-dropping-particle" : "", "parse-names" : false, "suffix" : "" }, { "dropping-particle" : "", "family" : "Doherty", "given" : "R.", "non-dropping-particle" : "", "parse-names" : false, "suffix" : "" }, { "dropping-particle" : "", "family" : "Eyring", "given" : "V.", "non-dropping-particle" : "", "parse-names" : false, "suffix" : "" }, { "dropping-particle" : "", "family" : "Faluvegi", "given" : "G.", "non-dropping-particle" : "", "parse-names" : false, "suffix" : "" }, { "dropping-particle" : "", "family" : "Folberth", "given" : "G. A.", "non-dropping-particle" : "", "parse-names" : false, "suffix" : "" }, { "dropping-particle" : "", "family" : "Josse", "given" : "B.", "non-dropping-particle" : "", "parse-names" : false, "suffix" : "" }, { "dropping-particle" : "", "family" : "Lee", "given" : "Y. H.", "non-dropping-particle" : "", "parse-names" : false, "suffix" : "" }, { "dropping-particle" : "", "family" : "MacKenzie", "given" : "I. A.", "non-dropping-particle" : "", "parse-names" : false, "suffix" : "" }, { "dropping-particle" : "", "family" : "Nagashima", "given" : "T.", "non-dropping-particle" : "", "parse-names" : false, "suffix" : "" }, { "dropping-particle" : "", "family" : "Noije", "given" : "T. P.C.", "non-dropping-particle" : "Van", "parse-names" : false, "suffix" : "" }, { "dropping-particle" : "", "family" : "Plummer", "given" : "D. A.", "non-dropping-particle" : "", "parse-names" : false, "suffix" : "" }, { "dropping-particle" : "", "family" : "Righi", "given" : "M.", "non-dropping-particle" : "", "parse-names" : false, "suffix" : "" }, { "dropping-particle" : "", "family" : "Rumbold", "given" : "S. T.", "non-dropping-particle" : "", "parse-names" : false, "suffix" : "" }, { "dropping-particle" : "", "family" : "Skeie", "given" : "R.", "non-dropping-particle" : "", "parse-names" : false, "suffix" : "" }, { "dropping-particle" : "", "family" : "Shindell", "given" : "D. T.", "non-dropping-particle" : "", "parse-names" : false, "suffix" : "" }, { "dropping-particle" : "", "family" : "Stevenson", "given" : "D. S.", "non-dropping-particle" : "", "parse-names" : false, "suffix" : "" }, { "dropping-particle" : "", "family" : "Strode", "given" : "S.", "non-dropping-particle" : "", "parse-names" : false, "suffix" : "" }, { "dropping-particle" : "", "family" : "Sudo", "given" : "K.", "non-dropping-particle" : "", "parse-names" : false, "suffix" : "" }, { "dropping-particle" : "", "family" : "Szopa", "given" : "S.", "non-dropping-particle" : "", "parse-names" : false, "suffix" : "" }, { "dropping-particle" : "", "family" : "Zeng", "given" : "G.", "non-dropping-particle" : "", "parse-names" : false, "suffix" : "" } ], "container-title" : "Atmospheric Chemistry and Physics", "id" : "ITEM-1", "issue" : "10", "issued" : { "date-parts" : [ [ "2013" ] ] }, "note" : "From Duplicate 1 (Preindustrial to present-day changes in tropospheric hydroxyl radical and methane lifetime from the Atmospheric Chemistry and Climate Model Intercomparison Project (ACCMIP) - Naik, V.; Voulgarakis, A.; Fiore, A. M.; Horowitz, L. W.; Lamarque, J. F.; Lin, M.; Prather, M. J.; Young, P. J.; Bergmann, D.; Cameron-Smith, P. J.; Cionni, I.; Collins, W. J.; Dals\u00f8ren, S. B.; Doherty, R.; Eyring, V.; Faluvegi, G.; Folberth, G. A.; Josse, B.; Lee, Y. H.; MacKenzie, I. A.; Nagashima, T.; Van Noije, T. P.C.; Plummer, D. A.; Righi, M.; Rumbold, S. T.; Skeie, R.; Shindell, D. T.; Stevenson, D. S.; Strode, S.; Sudo, K.; Szopa, S.; Zeng, G.)\n\nACP\n\nFrom Duplicate 4 (Preindustrial to present-day changes in tropospheric hydroxyl radical and methane lifetime from the Atmospheric Chemistry and Climate Model Intercomparison Project (ACCMIP) - DuplicateNaik2013, NoCite; Naik, V; Voulgarakis, A; Fiore, A M; Horowitz, L W; Lamarque, J F; Lin, M; Prather, M J; Young, P J; Bergmann, D; Cameron-Smith, P J; Cionni, I; Collins, W J; Dalsoren, S B; Doherty, R; Eyring, V; Faluvegi, G; Folberth, G A; Josse, B; Lee, Y H; MacKenzie, I A; Nagashima, T; van Noije, T P C; Plummer, D A; Righi, M; Rumbold, S T; Skeie, R; Shindell, D T; Stevenson, D S; Strode, S; Sudo, K; Szopa, S; Zeng, G)\n\nTimes Cited: 112\nBergmann, Daniel/F-9801-2011; Lee, Yunha/Q-7222-2016; Eyring, Veronika/O-9999-2016; Cameron-Smith, Philip/E-2468-2011; Lamarque, Jean-Francois/L-2313-2014; CIONNI, Irene/E-8204-2017; Szopa, Sophie/F-8984-2010; Horowitz, Larry/D-8048-2014; Righi, Mattia/I-5120-2013; Stevenson, David/C-8089-2012; Manager, CSD Publications/B-2789-2015; Collins, William/A-5895-2010; Shindell, Drew/D-4636-2012; Skeie, Ragnhild/K-1173-2015; Naik, Vaishali/A-4938-2013; Young, Paul/E-8739-2010; Strode, Sarah/H-2248-2012; Lin, Meiyun/D-6107-2013; Faluvegi, Gregory/; Righi, Mattia/; Folberth, Gerd/; Zeng, Guang/; Dalsoren, Stig/\nBergmann, Daniel/0000-0003-4357-6301; Lee, Yunha/0000-0001-7478-2672; Eyring, Veronika/0000-0002-6887-4885; Cameron-Smith, Philip/0000-0002-8802-8627; Lamarque, Jean-Francois/0000-0002-4225-5074; CIONNI, Irene/0000-0002-0591-9193; Szopa, Sophie/0000-0002-8641-1737; Horowitz, Larry/0000-0002-5886-3314; Stevenson, David/0000-0002-4745-5673; Collins, William/0000-0002-7419-0850; Skeie, Ragnhild/0000-0003-1246-4446; Naik, Vaishali/0000-0002-2254-1700; Young, Paul/0000-0002-5608-8887; Strode, Sarah/0000-0002-8103-1663; Lin, Meiyun/0000-0003-3852-3491; Faluvegi, Gregory/0000-0001-9011-3663; Righi, Mattia/0000-0003-3827-5950; Folberth, Gerd/0000-0002-1075-440X; Zeng, Guang/0000-0002-9356-5021; Dalsoren, Stig/0000-0002-6752-4728\n0\n113\n1680-7324", "page" : "5277-5298", "publisher" : "Copernicus Publications", "title" : "Preindustrial to present-day changes in tropospheric hydroxyl radical and methane lifetime from the Atmospheric Chemistry and Climate Model Intercomparison Project (ACCMIP)", "translator" : [ { "dropping-particle" : "", "family" : "G4158", "given" : "", "non-dropping-particle" : "", "parse-names" : false, "suffix" : "" } ], "type" : "article-journal", "volume" : "13" }, "uris" : [ "http://www.mendeley.com/documents/?uuid=c1235b05-932f-4db5-b524-48811242407c", "http://www.mendeley.com/documents/?uuid=239387e7-4c33-40e4-8193-d29f38ee819d" ] }, { "id" : "ITEM-2", "itemData" : { "DOI" : "10.5194/acp-13-2939-2013", "ISSN" : "16807324", "abstract" : "&lt;p&gt;&lt;strong&gt;Abstract.&lt;/strong&gt; The Atmospheric Chemistry and Climate Model Intercomparison Project (ACCMIP) examined the short-lived drivers of climate change in current climate models. Here we evaluate the 10 ACCMIP models that included aerosols, 8 of which also participated in the Coupled Model Intercomparison Project phase 5 (CMIP5). &lt;br&gt;&lt;br&gt; The models reproduce present-day total aerosol optical depth (AOD) relatively well, though many are biased low. Contributions from individual aerosol components are quite different, however, and most models underestimate east Asian AOD. The models capture most 1980\u20132000 AOD trends well, but underpredict increases over the Yellow/Eastern Sea. They strongly underestimate absorbing AOD in many regions. &lt;br&gt;&lt;br&gt; We examine both the direct radiative forcing (RF) and the forcing including rapid adjustments (effective radiative forcing; ERF, including direct and indirect effects). The models' all-sky 1850 to 2000 global mean annual average total aerosol RF is (mean; range) \u22120.26 W m&lt;sup&gt;\u22122&lt;/sup&gt;; \u22120.06 to \u22120.49 W m&lt;sup&gt;\u22122&lt;/sup&gt;. Screening based on model skill in capturing observed AOD yields a best estimate of \u22120.42 W m&lt;sup&gt;\u22122&lt;/sup&gt;; \u22120.33 to \u22120.50 W m&lt;sup&gt;\u22122&lt;/sup&gt;, including adjustment for missing aerosol components in some models. Many ACCMIP and CMIP5 models appear to produce substantially smaller aerosol RF than this best estimate. Climate feedbacks contribute substantially (35 to \u221258%) to modeled historical aerosol RF. The 1850 to 2000 aerosol ERF is \u22121.17 W m&lt;sup&gt;\u22122&lt;/sup&gt;; \u22120.71 to \u22121.44 W m&lt;sup&gt;\u22122&lt;/sup&gt;. Thus adjustments, including clouds, typically cause greater forcing than direct RF. Despite this, the multi-model spread relative to the mean is typically the same for ERF as it is for RF, or even smaller, over areas with substantial forcing. The largest 1850 to 2000 negative aerosol RF and ERF values are over and near Europe, south and east Asia and North America. ERF, however, is positive over the Sahara, the Karakoram, high Southern latitudes and especially the Arctic. &lt;br&gt;&lt;br&gt; Global aerosol RF peaks in most models around 1980, declining thereafter with only weak sensitivity to the Representative Concentration Pathway (RCP). One model, however, projects approximately stable RF levels, while two show increasingly negative RF due to nitrate (not included in most models). Aerosol ERF, in contrast, becomes more negative during 1980 to 2000. During this period, increased Asian emissions appear to have a larger imp\u2026", "author" : [ { "dropping-particle" : "", "family" : "Shindell", "given" : "D. T.", "non-dropping-particle" : "", "parse-names" : false, "suffix" : "" }, { "dropping-particle" : "", "family" : "Lamarque", "given" : "J. F.", "non-dropping-particle" : "", "parse-names" : false, "suffix" : "" }, { "dropping-particle" : "", "family" : "Schulz", "given" : "M.", "non-dropping-particle" : "", "parse-names" : false, "suffix" : "" }, { "dropping-particle" : "", "family" : "Flanner", "given" : "M.", "non-dropping-particle" : "", "parse-names" : false, "suffix" : "" }, { "dropping-particle" : "", "family" : "Jiao", "given" : "C.", "non-dropping-particle" : "", "parse-names" : false, "suffix" : "" }, { "dropping-particle" : "", "family" : "Chin", "given" : "M.", "non-dropping-particle" : "", "parse-names" : false, "suffix" : "" }, { "dropping-particle" : "", "family" : "Young", "given" : "P. J.", "non-dropping-particle" : "", "parse-names" : false, "suffix" : "" }, { "dropping-particle" : "", "family" : "Lee", "given" : "Y. H.", "non-dropping-particle" : "", "parse-names" : false, "suffix" : "" }, { "dropping-particle" : "", "family" : "Rotstayn", "given" : "L.", "non-dropping-particle" : "", "parse-names" : false, "suffix" : "" }, { "dropping-particle" : "", "family" : "Mahowald", "given" : "N.", "non-dropping-particle" : "", "parse-names" : false, "suffix" : "" }, { "dropping-particle" : "", "family" : "Milly", "given" : "G.", "non-dropping-particle" : "", "parse-names" : false, "suffix" : "" }, { "dropping-particle" : "", "family" : "Faluvegi", "given" : "G.", "non-dropping-particle" : "", "parse-names" : false, "suffix" : "" }, { "dropping-particle" : "", "family" : "Balkanski", "given" : "Y.", "non-dropping-particle" : "", "parse-names" : false, "suffix" : "" }, { "dropping-particle" : "", "family" : "Collins", "given" : "W. J.", "non-dropping-particle" : "", "parse-names" : false, "suffix" : "" }, { "dropping-particle" : "", "family" : "Conley", "given" : "A. J.", "non-dropping-particle" : "", "parse-names" : false, "suffix" : "" }, { "dropping-particle" : "", "family" : "Dalsoren", "given" : "S.", "non-dropping-particle" : "", "parse-names" : false, "suffix" : "" }, { "dropping-particle" : "", "family" : "Easter", "given" : "R.", "non-dropping-particle" : "", "parse-names" : false, "suffix" : "" }, { "dropping-particle" : "", "family" : "Ghan", "given" : "S.", "non-dropping-particle" : "", "parse-names" : false, "suffix" : "" }, { "dropping-particle" : "", "family" : "Horowitz", "given" : "L.", "non-dropping-particle" : "", "parse-names" : false, "suffix" : "" }, { "dropping-particle" : "", "family" : "Liu", "given" : "X.", "non-dropping-particle" : "", "parse-names" : false, "suffix" : "" }, { "dropping-particle" : "", "family" : "Myhre", "given" : "G.", "non-dropping-particle" : "", "parse-names" : false, "suffix" : "" }, { "dropping-particle" : "", "family" : "Nagashima", "given" : "T.", "non-dropping-particle" : "", "parse-names" : false, "suffix" : "" }, { "dropping-particle" : "", "family" : "Naik", "given" : "V.", "non-dropping-particle" : "", "parse-names" : false, "suffix" : "" }, { "dropping-particle" : "", "family" : "Rumbold", "given" : "S. T.", "non-dropping-particle" : "", "parse-names" : false, "suffix" : "" }, { "dropping-particle" : "", "family" : "Skeie", "given" : "R.", "non-dropping-particle" : "", "parse-names" : false, "suffix" : "" }, { "dropping-particle" : "", "family" : "Sudo", "given" : "K.", "non-dropping-particle" : "", "parse-names" : false, "suffix" : "" }, { "dropping-particle" : "", "family" : "Szopa", "given" : "S.", "non-dropping-particle" : "", "parse-names" : false, "suffix" : "" }, { "dropping-particle" : "", "family" : "Takemura", "given" : "T.", "non-dropping-particle" : "", "parse-names" : false, "suffix" : "" }, { "dropping-particle" : "", "family" : "Voulgarakis", "given" : "A.", "non-dropping-particle" : "", "parse-names" : false, "suffix" : "" }, { "dropping-particle" : "", "family" : "Yoon", "given" : "J. H.", "non-dropping-particle" : "", "parse-names" : false, "suffix" : "" }, { "dropping-particle" : "", "family" : "Lo", "given" : "F.", "non-dropping-particle" : "", "parse-names" : false, "suffix" : "" } ], "container-title" : "Atmospheric Chemistry and Physics", "id" : "ITEM-2", "issue" : "6", "issued" : { "date-parts" : [ [ "2013" ] ] }, "page" : "2939-2974", "title" : "Radiative forcing in the ACCMIP historical and future climate simulations", "translator" : [ { "dropping-particle" : "", "family" : "G3783", "given" : "", "non-dropping-particle" : "", "parse-names" : false, "suffix" : "" } ], "type" : "article-journal", "volume" : "13" }, "uris" : [ "http://www.mendeley.com/documents/?uuid=fef05714-11d4-44e6-bacb-d9b8b260c614", "http://www.mendeley.com/documents/?uuid=867121b1-3871-4924-bf3a-d7a2d0203cb6" ] }, { "id" : "ITEM-3", "itemData" : { "DOI" : "10.5194/acp-13-2063-2013", "ISBN" : "1680-7316", "ISSN" : "1680-7324", "abstract" : "We have analysed time-slice simulations from 17 global models, participating in the Atmospheric Chemistry and Climate Model Intercomparison Project (ACCMIP), to explore changes in present-day (2000) hydroxyl radical (OH) concentration and methane (CH4) lifetime relative to preindustrial times (1850) and to 1980. A comparison of modeled and observation-derived methane and methyl chloroform lifetimes suggests that the present-day global multi-model mean OH concentration is overestimated by 5 to 10% but is within the range of uncertainties. The models consistently simulate higher OH concentrations in the Northern Hemisphere (NH) compared with the Southern Hemisphere (SH) for the present-day (2000; inter-hemispheric ratios of 1.13 to 1.42), in contrast to observation-based approaches which generally indicate higher OH in the SH although uncertainties are large. Evaluation of simulated carbon monoxide (CO) concentrations, the primary sink for OH, against ground-based and satellite observations suggests low biases in the NH that may contribute to the high north-south OH asymmetry in the models. The models vary widely in their regional distribution of present-day OH concentrations (up to 34 %). Despite large regional changes, the multi-model global mean (mass-weighted) OH concentration changes little over the past 150 yr, due to concurrent increases in factors that enhance OH (humidity, tropospheric ozone, nitrogen oxide (NOx) emissions, and UV radiation due to decreases in stratospheric ozone), compensated by increases in OH sinks (methane abundance, carbon monoxide and non-methane volatile organic carbon (NMVOC) emissions). The large inter-model diversity in the sign and magnitude of preindustrial to present-day OH changes (ranging from a decrease of 12.7% to an increase of 14.6 %) indicate that uncertainty remains in our understanding of the long-term trends in OH and methane lifetime. We show that this diversity is largely explained by the different ratio of the change in global mean tropospheric CO and NOx burdens (Delta CO/Delta NOx, approximately represents changes in OH sinks versus changes in OH sources) in the models, pointing to a need for better constraints on natural precursor emissions and on the chemical mechanisms in the current generation of chemistry-climate models. For the 1980 to 2000 period, we find that climate warming and a slight increase in mean OH (3.5 +/- 2.2 %) leads to a 4.3 +/- 1.9% decrease in the methane lifetime. Analysing sens\u2026", "author" : [ { "dropping-particle" : "", "family" : "Young", "given" : "P. J.", "non-dropping-particle" : "", "parse-names" : false, "suffix" : "" }, { "dropping-particle" : "", "family" : "Archibald", "given" : "A. T.", "non-dropping-particle" : "", "parse-names" : false, "suffix" : "" }, { "dropping-particle" : "", "family" : "Bowman", "given" : "K. W.", "non-dropping-particle" : "", "parse-names" : false, "suffix" : "" }, { "dropping-particle" : "", "family" : "Lamarque", "given" : "J.-F.", "non-dropping-particle" : "", "parse-names" : false, "suffix" : "" }, { "dropping-particle" : "", "family" : "Naik", "given" : "V.", "non-dropping-particle" : "", "parse-names" : false, "suffix" : "" }, { "dropping-particle" : "", "family" : "Stevenson", "given" : "D. S.", "non-dropping-particle" : "", "parse-names" : false, "suffix" : "" }, { "dropping-particle" : "", "family" : "Tilmes", "given" : "S.", "non-dropping-particle" : "", "parse-names" : false, "suffix" : "" }, { "dropping-particle" : "", "family" : "Voulgarakis", "given" : "A.", "non-dropping-particle" : "", "parse-names" : false, "suffix" : "" }, { "dropping-particle" : "", "family" : "Wild", "given" : "O.", "non-dropping-particle" : "", "parse-names" : false, "suffix" : "" }, { "dropping-particle" : "", "family" : "Bergmann", "given" : "D.", "non-dropping-particle" : "", "parse-names" : false, "suffix" : "" }, { "dropping-particle" : "", "family" : "Cameron-Smith", "given" : "P.", "non-dropping-particle" : "", "parse-names" : false, "suffix" : "" }, { "dropping-particle" : "", "family" : "Cionni", "given" : "I.", "non-dropping-particle" : "", "parse-names" : false, "suffix" : "" }, { "dropping-particle" : "", "family" : "Collins", "given" : "W. J.", "non-dropping-particle" : "", "parse-names" : false, "suffix" : "" }, { "dropping-particle" : "", "family" : "Dals\u00f8ren", "given" : "S. B.", "non-dropping-particle" : "", "parse-names" : false, "suffix" : "" }, { "dropping-particle" : "", "family" : "Doherty", "given" : "R. M.", "non-dropping-particle" : "", "parse-names" : false, "suffix" : "" }, { "dropping-particle" : "", "family" : "Eyring", "given" : "V.", "non-dropping-particle" : "", "parse-names" : false, "suffix" : "" }, { "dropping-particle" : "", "family" : "Faluvegi", "given" : "G.", "non-dropping-particle" : "", "parse-names" : false, "suffix" : "" }, { "dropping-particle" : "", "family" : "Horowitz", "given" : "L. W.", "non-dropping-particle" : "", "parse-names" : false, "suffix" : "" }, { "dropping-particle" : "", "family" : "Josse", "given" : "B.", "non-dropping-particle" : "", "parse-names" : false, "suffix" : "" }, { "dropping-particle" : "", "family" : "Lee", "given" : "Y. H.", "non-dropping-particle" : "", "parse-names" : false, "suffix" : "" }, { "dropping-particle" : "", "family" : "MacKenzie", "given" : "I. A.", "non-dropping-particle" : "", "parse-names" : false, "suffix" : "" }, { "dropping-particle" : "", "family" : "Nagashima", "given" : "T.", "non-dropping-particle" : "", "parse-names" : false, "suffix" : "" }, { "dropping-particle" : "", "family" : "Plummer", "given" : "D. A.", "non-dropping-particle" : "", "parse-names" : false, "suffix" : "" }, { "dropping-particle" : "", "family" : "Righi", "given" : "M.", "non-dropping-particle" : "", "parse-names" : false, "suffix" : "" }, { "dropping-particle" : "", "family" : "Rumbold", "given" : "S. T.", "non-dropping-particle" : "", "parse-names" : false, "suffix" : "" }, { "dropping-particle" : "", "family" : "Skeie", "given" : "R. B.", "non-dropping-particle" : "", "parse-names" : false, "suffix" : "" }, { "dropping-particle" : "", "family" : "Shindell", "given" : "D. T.", "non-dropping-particle" : "", "parse-names" : false, "suffix" : "" }, { "dropping-particle" : "", "family" : "Strode", "given" : "S. A.", "non-dropping-particle" : "", "parse-names" : false, "suffix" : "" }, { "dropping-particle" : "", "family" : "Sudo", "given" : "K.", "non-dropping-particle" : "", "parse-names" : false, "suffix" : "" }, { "dropping-particle" : "", "family" : "Szopa", "given" : "S.", "non-dropping-particle" : "", "parse-names" : false, "suffix" : "" }, { "dropping-particle" : "", "family" : "Zeng", "given" : "G.", "non-dropping-particle" : "", "parse-names" : false, "suffix" : "" } ], "container-title" : "Atmospheric Chemistry and Physics", "id" : "ITEM-3", "issue" : "4", "issued" : { "date-parts" : [ [ "2013", "2", "21" ] ] }, "page" : "2063-2090", "title" : "Pre-industrial to end 21st century projections of tropospheric ozone from the Atmospheric Chemistry and Climate Model Intercomparison Project (ACCMIP)", "translator" : [ { "dropping-particle" : "", "family" : "G2794", "given" : "", "non-dropping-particle" : "", "parse-names" : false, "suffix" : "" } ], "type" : "article-journal", "volume" : "13" }, "uris" : [ "http://www.mendeley.com/documents/?uuid=b9220935-4489-424c-b374-247aeba87a58", "http://www.mendeley.com/documents/?uuid=ca394765-44cb-48b0-b90d-b9560244c1cb" ] }, { "id" : "ITEM-4", "itemData" : { "DOI" : "10.5194/acp-20-14547-2020", "ISSN" : "1680-7324", "author" : [ { "dropping-particle" : "", "family" : "Turnock", "given" : "Steven T.", "non-dropping-particle" : "", "parse-names" : false, "suffix" : "" }, { "dropping-particle" : "", "family" : "Allen", "given" : "Robert J.", "non-dropping-particle" : "", "parse-names" : false, "suffix" : "" }, { "dropping-particle" : "", "family" : "Andrews", "given" : "Martin", "non-dropping-particle" : "", "parse-names" : false, "suffix" : "" }, { "dropping-particle" : "", "family" : "Bauer", "given" : "Susanne E.", "non-dropping-particle" : "", "parse-names" : false, "suffix" : "" }, { "dropping-particle" : "", "family" : "Deushi", "given" : "Makoto", "non-dropping-particle" : "", "parse-names" : false, "suffix" : "" }, { "dropping-particle" : "", "family" : "Emmons", "given" : "Louisa", "non-dropping-particle" : "", "parse-names" : false, "suffix" : "" }, { "dropping-particle" : "", "family" : "Good", "given" : "Peter", "non-dropping-particle" : "", "parse-names" : false, "suffix" : "" }, { "dropping-particle" : "", "family" : "Horowitz", "given" : "Larry", "non-dropping-particle" : "", "parse-names" : false, "suffix" : "" }, { "dropping-particle" : "", "family" : "John", "given" : "Jasmin G.", "non-dropping-particle" : "", "parse-names" : false, "suffix" : "" }, { "dropping-particle" : "", "family" : "Michou", "given" : "Martine", "non-dropping-particle" : "", "parse-names" : false, "suffix" : "" }, { "dropping-particle" : "", "family" : "Nabat", "given" : "Pierre", "non-dropping-particle" : "", "parse-names" : false, "suffix" : "" }, { "dropping-particle" : "", "family" : "Naik", "given" : "Vaishali", "non-dropping-particle" : "", "parse-names" : false, "suffix" : "" }, { "dropping-particle" : "", "family" : "Neubauer", "given" : "David", "non-dropping-particle" : "", "parse-names" : false, "suffix" : "" }, { "dropping-particle" : "", "family" : "O'Connor", "given" : "Fiona M.", "non-dropping-particle" : "", "parse-names" : false, "suffix" : "" }, { "dropping-particle" : "", "family" : "Olivi\u00e9", "given" : "Dirk", "non-dropping-particle" : "", "parse-names" : false, "suffix" : "" }, { "dropping-particle" : "", "family" : "Oshima", "given" : "Naga", "non-dropping-particle" : "", "parse-names" : false, "suffix" : "" }, { "dropping-particle" : "", "family" : "Schulz", "given" : "Michael", "non-dropping-particle" : "", "parse-names" : false, "suffix" : "" }, { "dropping-particle" : "", "family" : "Sellar", "given" : "Alistair", "non-dropping-particle" : "", "parse-names" : false, "suffix" : "" }, { "dropping-particle" : "", "family" : "Shim", "given" : "Sungbo", "non-dropping-particle" : "", "parse-names" : false, "suffix" : "" }, { "dropping-particle" : "", "family" : "Takemura", "given" : "Toshihiko", "non-dropping-particle" : "", "parse-names" : false, "suffix" : "" }, { "dropping-particle" : "", "family" : "Tilmes", "given" : "Simone", "non-dropping-particle" : "", "parse-names" : false, "suffix" : "" }, { "dropping-particle" : "", "family" : "Tsigaridis", "given" : "Kostas", "non-dropping-particle" : "", "parse-names" : false, "suffix" : "" }, { "dropping-particle" : "", "family" : "Wu", "given" : "Tongwen", "non-dropping-particle" : "", "parse-names" : false, "suffix" : "" }, { "dropping-particle" : "", "family" : "Zhang", "given" : "Jie", "non-dropping-particle" : "", "parse-names" : false, "suffix" : "" } ], "container-title" : "Atmospheric Chemistry and Physics", "id" : "ITEM-4", "issue" : "23", "issued" : { "date-parts" : [ [ "2020", "11", "30" ] ] }, "page" : "14547-14579", "title" : "Historical and future changes in air pollutants from CMIP6 models", "translator" : [ { "dropping-particle" : "", "family" : "G4234", "given" : "", "non-dropping-particle" : "", "parse-names" : false, "suffix" : "" } ], "type" : "article-journal", "volume" : "20" }, "uris" : [ "http://www.mendeley.com/documents/?uuid=cd308733-3bb7-4df8-82bb-bad1de257cb3", "http://www.mendeley.com/documents/?uuid=797d2f92-0f8e-4ec9-a0c0-48337fc211f8" ] } ], "mendeley" : { "formattedCitation" : "(Naik et al., 2013; Shindell et al., 2013; Young et al., 2013; Turnock et al., 2020)", "manualFormatting" : "(Naik et al., 2013; Shindell et al., 2013; Young et al., 2013; Turnock et al., 2020)", "plainTextFormattedCitation" : "(Naik et al., 2013; Shindell et al., 2013; Young et al., 2013; Turnock et al., 2020)", "previouslyFormattedCitation" : "(Naik et al., 2013; Shindell et al., 2013; Young et al., 2013; Turnock et al., 2020)" }, "properties" : { "noteIndex" : 0 }, "schema" : "https://github.com/citation-style-language/schema/raw/master/csl-citation.json" }</w:instrText>
        </w:r>
      </w:ins>
      <w:del w:id="1224" w:author="Robin Matthews" w:date="2021-07-08T15:33:00Z">
        <w:r w:rsidR="00D477C7" w:rsidDel="00493201">
          <w:rPr>
            <w:rFonts w:eastAsia="MS Gothic"/>
            <w:lang w:val="en-GB"/>
          </w:rPr>
          <w:delInstrText>ADDIN CSL_CITATION { "citationItems" : [ { "id" : "ITEM-1", "itemData" : { "DOI" : "10.5194/acp-13-5277-2013", "ISBN" : "1680-7316", "ISSN" : "16807316", "abstract" : "We have analysed time-slice simulations from 17 global models, participating in the Atmospheric Chemistry and Climate Model Intercomparison Project (ACCMIP), to explore changes in present-day (2000) hydroxyl radical (OH) concentration and methane (CH4) lifetime relative to preindustrial times (1850) and to 1980. A comparison of modeled and observation-derived methane and methyl chloroform lifetimes suggests that the present-day global multi-model mean OH concentration is overestimated by 5 to 10% but is within the range of uncertainties. The models consistently simulate higher OH concentrations in the Northern Hemisphere (NH) compared with the Southern Hemisphere (SH) for the present-day (2000; inter-hemispheric ratios of 1.13 to 1.42), in contrast to observation-based approaches which generally indicate higher OH in the SH although uncertainties are large. Evaluation of simulated carbon monoxide (CO) concentrations, the primary sink for OH, against ground-based and satellite observations suggests low biases in the NH that may contribute to the high north-south OH asymmetry in the models. The models vary widely in their regional distribution of present-day OH concentrations (up to 34%). Despite large regional changes, the multi-model global mean (mass-weighted) OH concentration changes little over the past 150 yr, due to concurrent increases in factors that enhance OH (humidity, tropospheric ozone, nitrogen oxide (NOx) emissions, and UV radiation due to decreases in stratospheric ozone), compensated by increases in OH sinks (methane abundance, carbon monoxide and non-methane volatile organic carbon (NMVOC) emissions). The large inter-model diversity in the sign and magnitude of preindustrial to present-day OH changes (ranging from a decrease of 12.7% to an increase of 14.6%) indicate that uncertainty remains in our understanding of the long-term trends in OH and methane lifetime. We show that this diversity is largely explained by the different ratio of the change in global mean tropospheric CO and NOx burdens (\u0394CO/\u0394NOx, approximately represents changes in OH sinks versus changes in OH sources) in the models, pointing to a need for better constraints on natural precursor emissions and on the chemical mechanisms in the current generation of chemistry-climate models. For the 1980 to 2000 period, we find that climate warming and a slight increase in mean OH (3.5 \u00b1 2.2%) leads to a 4.3 \u00b1 1.9% decrease in the methane lifetime. Analysing sensitivity simulatio\u2026", "author" : [ { "dropping-particle" : "", "family" : "Naik", "given" : "V.", "non-dropping-particle" : "", "parse-names" : false, "suffix" : "" }, { "dropping-particle" : "", "family" : "Voulgarakis", "given" : "A.", "non-dropping-particle" : "", "parse-names" : false, "suffix" : "" }, { "dropping-particle" : "", "family" : "Fiore", "given" : "A. M.", "non-dropping-particle" : "", "parse-names" : false, "suffix" : "" }, { "dropping-particle" : "", "family" : "Horowitz", "given" : "L. W.", "non-dropping-particle" : "", "parse-names" : false, "suffix" : "" }, { "dropping-particle" : "", "family" : "Lamarque", "given" : "J. F.", "non-dropping-particle" : "", "parse-names" : false, "suffix" : "" }, { "dropping-particle" : "", "family" : "Lin", "given" : "M.", "non-dropping-particle" : "", "parse-names" : false, "suffix" : "" }, { "dropping-particle" : "", "family" : "Prather", "given" : "M. J.", "non-dropping-particle" : "", "parse-names" : false, "suffix" : "" }, { "dropping-particle" : "", "family" : "Young", "given" : "P. J.", "non-dropping-particle" : "", "parse-names" : false, "suffix" : "" }, { "dropping-particle" : "", "family" : "Bergmann", "given" : "D.", "non-dropping-particle" : "", "parse-names" : false, "suffix" : "" }, { "dropping-particle" : "", "family" : "Cameron-Smith", "given" : "P. J.", "non-dropping-particle" : "", "parse-names" : false, "suffix" : "" }, { "dropping-particle" : "", "family" : "Cionni", "given" : "I.", "non-dropping-particle" : "", "parse-names" : false, "suffix" : "" }, { "dropping-particle" : "", "family" : "Collins", "given" : "W. J.", "non-dropping-particle" : "", "parse-names" : false, "suffix" : "" }, { "dropping-particle" : "", "family" : "Dals\u00f8ren", "given" : "S. B.", "non-dropping-particle" : "", "parse-names" : false, "suffix" : "" }, { "dropping-particle" : "", "family" : "Doherty", "given" : "R.", "non-dropping-particle" : "", "parse-names" : false, "suffix" : "" }, { "dropping-particle" : "", "family" : "Eyring", "given" : "V.", "non-dropping-particle" : "", "parse-names" : false, "suffix" : "" }, { "dropping-particle" : "", "family" : "Faluvegi", "given" : "G.", "non-dropping-particle" : "", "parse-names" : false, "suffix" : "" }, { "dropping-particle" : "", "family" : "Folberth", "given" : "G. A.", "non-dropping-particle" : "", "parse-names" : false, "suffix" : "" }, { "dropping-particle" : "", "family" : "Josse", "given" : "B.", "non-dropping-particle" : "", "parse-names" : false, "suffix" : "" }, { "dropping-particle" : "", "family" : "Lee", "given" : "Y. H.", "non-dropping-particle" : "", "parse-names" : false, "suffix" : "" }, { "dropping-particle" : "", "family" : "MacKenzie", "given" : "I. A.", "non-dropping-particle" : "", "parse-names" : false, "suffix" : "" }, { "dropping-particle" : "", "family" : "Nagashima", "given" : "T.", "non-dropping-particle" : "", "parse-names" : false, "suffix" : "" }, { "dropping-particle" : "", "family" : "Noije", "given" : "T. P.C.", "non-dropping-particle" : "Van", "parse-names" : false, "suffix" : "" }, { "dropping-particle" : "", "family" : "Plummer", "given" : "D. A.", "non-dropping-particle" : "", "parse-names" : false, "suffix" : "" }, { "dropping-particle" : "", "family" : "Righi", "given" : "M.", "non-dropping-particle" : "", "parse-names" : false, "suffix" : "" }, { "dropping-particle" : "", "family" : "Rumbold", "given" : "S. T.", "non-dropping-particle" : "", "parse-names" : false, "suffix" : "" }, { "dropping-particle" : "", "family" : "Skeie", "given" : "R.", "non-dropping-particle" : "", "parse-names" : false, "suffix" : "" }, { "dropping-particle" : "", "family" : "Shindell", "given" : "D. T.", "non-dropping-particle" : "", "parse-names" : false, "suffix" : "" }, { "dropping-particle" : "", "family" : "Stevenson", "given" : "D. S.", "non-dropping-particle" : "", "parse-names" : false, "suffix" : "" }, { "dropping-particle" : "", "family" : "Strode", "given" : "S.", "non-dropping-particle" : "", "parse-names" : false, "suffix" : "" }, { "dropping-particle" : "", "family" : "Sudo", "given" : "K.", "non-dropping-particle" : "", "parse-names" : false, "suffix" : "" }, { "dropping-particle" : "", "family" : "Szopa", "given" : "S.", "non-dropping-particle" : "", "parse-names" : false, "suffix" : "" }, { "dropping-particle" : "", "family" : "Zeng", "given" : "G.", "non-dropping-particle" : "", "parse-names" : false, "suffix" : "" } ], "container-title" : "Atmospheric Chemistry and Physics", "id" : "ITEM-1", "issue" : "10", "issued" : { "date-parts" : [ [ "2013" ] ] }, "note" : "From Duplicate 1 (Preindustrial to present-day changes in tropospheric hydroxyl radical and methane lifetime from the Atmospheric Chemistry and Climate Model Intercomparison Project (ACCMIP) - Naik, V.; Voulgarakis, A.; Fiore, A. M.; Horowitz, L. W.; Lamarque, J. F.; Lin, M.; Prather, M. J.; Young, P. J.; Bergmann, D.; Cameron-Smith, P. J.; Cionni, I.; Collins, W. J.; Dals\u00f8ren, S. B.; Doherty, R.; Eyring, V.; Faluvegi, G.; Folberth, G. A.; Josse, B.; Lee, Y. H.; MacKenzie, I. A.; Nagashima, T.; Van Noije, T. P.C.; Plummer, D. A.; Righi, M.; Rumbold, S. T.; Skeie, R.; Shindell, D. T.; Stevenson, D. S.; Strode, S.; Sudo, K.; Szopa, S.; Zeng, G.)\n\nACP\n\nFrom Duplicate 4 (Preindustrial to present-day changes in tropospheric hydroxyl radical and methane lifetime from the Atmospheric Chemistry and Climate Model Intercomparison Project (ACCMIP) - DuplicateNaik2013, NoCite; Naik, V; Voulgarakis, A; Fiore, A M; Horowitz, L W; Lamarque, J F; Lin, M; Prather, M J; Young, P J; Bergmann, D; Cameron-Smith, P J; Cionni, I; Collins, W J; Dalsoren, S B; Doherty, R; Eyring, V; Faluvegi, G; Folberth, G A; Josse, B; Lee, Y H; MacKenzie, I A; Nagashima, T; van Noije, T P C; Plummer, D A; Righi, M; Rumbold, S T; Skeie, R; Shindell, D T; Stevenson, D S; Strode, S; Sudo, K; Szopa, S; Zeng, G)\n\nTimes Cited: 112\nBergmann, Daniel/F-9801-2011; Lee, Yunha/Q-7222-2016; Eyring, Veronika/O-9999-2016; Cameron-Smith, Philip/E-2468-2011; Lamarque, Jean-Francois/L-2313-2014; CIONNI, Irene/E-8204-2017; Szopa, Sophie/F-8984-2010; Horowitz, Larry/D-8048-2014; Righi, Mattia/I-5120-2013; Stevenson, David/C-8089-2012; Manager, CSD Publications/B-2789-2015; Collins, William/A-5895-2010; Shindell, Drew/D-4636-2012; Skeie, Ragnhild/K-1173-2015; Naik, Vaishali/A-4938-2013; Young, Paul/E-8739-2010; Strode, Sarah/H-2248-2012; Lin, Meiyun/D-6107-2013; Faluvegi, Gregory/; Righi, Mattia/; Folberth, Gerd/; Zeng, Guang/; Dalsoren, Stig/\nBergmann, Daniel/0000-0003-4357-6301; Lee, Yunha/0000-0001-7478-2672; Eyring, Veronika/0000-0002-6887-4885; Cameron-Smith, Philip/0000-0002-8802-8627; Lamarque, Jean-Francois/0000-0002-4225-5074; CIONNI, Irene/0000-0002-0591-9193; Szopa, Sophie/0000-0002-8641-1737; Horowitz, Larry/0000-0002-5886-3314; Stevenson, David/0000-0002-4745-5673; Collins, William/0000-0002-7419-0850; Skeie, Ragnhild/0000-0003-1246-4446; Naik, Vaishali/0000-0002-2254-1700; Young, Paul/0000-0002-5608-8887; Strode, Sarah/0000-0002-8103-1663; Lin, Meiyun/0000-0003-3852-3491; Faluvegi, Gregory/0000-0001-9011-3663; Righi, Mattia/0000-0003-3827-5950; Folberth, Gerd/0000-0002-1075-440X; Zeng, Guang/0000-0002-9356-5021; Dalsoren, Stig/0000-0002-6752-4728\n0\n113\n1680-7324", "page" : "5277-5298", "publisher" : "Copernicus Publications", "title" : "Preindustrial to present-day changes in tropospheric hydroxyl radical and methane lifetime from the Atmospheric Chemistry and Climate Model Intercomparison Project (ACCMIP)", "translator" : [ { "dropping-particle" : "", "family" : "G4158", "given" : "", "non-dropping-particle" : "", "parse-names" : false, "suffix" : "" } ], "type" : "article-journal", "volume" : "13" }, "uris" : [ "http://www.mendeley.com/documents/?uuid=c1235b05-932f-4db5-b524-48811242407c", "http://www.mendeley.com/documents/?uuid=239387e7-4c33-40e4-8193-d29f38ee819d" ] }, { "id" : "ITEM-2", "itemData" : { "DOI" : "10.5194/acp-13-2939-2013", "ISSN" : "16807324", "abstract" : "&lt;p&gt;&lt;strong&gt;Abstract.&lt;/strong&gt; The Atmospheric Chemistry and Climate Model Intercomparison Project (ACCMIP) examined the short-lived drivers of climate change in current climate models. Here we evaluate the 10 ACCMIP models that included aerosols, 8 of which also participated in the Coupled Model Intercomparison Project phase 5 (CMIP5). &lt;br&gt;&lt;br&gt; The models reproduce present-day total aerosol optical depth (AOD) relatively well, though many are biased low. Contributions from individual aerosol components are quite different, however, and most models underestimate east Asian AOD. The models capture most 1980\u20132000 AOD trends well, but underpredict increases over the Yellow/Eastern Sea. They strongly underestimate absorbing AOD in many regions. &lt;br&gt;&lt;br&gt; We examine both the direct radiative forcing (RF) and the forcing including rapid adjustments (effective radiative forcing; ERF, including direct and indirect effects). The models' all-sky 1850 to 2000 global mean annual average total aerosol RF is (mean; range) \u22120.26 W m&lt;sup&gt;\u22122&lt;/sup&gt;; \u22120.06 to \u22120.49 W m&lt;sup&gt;\u22122&lt;/sup&gt;. Screening based on model skill in capturing observed AOD yields a best estimate of \u22120.42 W m&lt;sup&gt;\u22122&lt;/sup&gt;; \u22120.33 to \u22120.50 W m&lt;sup&gt;\u22122&lt;/sup&gt;, including adjustment for missing aerosol components in some models. Many ACCMIP and CMIP5 models appear to produce substantially smaller aerosol RF than this best estimate. Climate feedbacks contribute substantially (35 to \u221258%) to modeled historical aerosol RF. The 1850 to 2000 aerosol ERF is \u22121.17 W m&lt;sup&gt;\u22122&lt;/sup&gt;; \u22120.71 to \u22121.44 W m&lt;sup&gt;\u22122&lt;/sup&gt;. Thus adjustments, including clouds, typically cause greater forcing than direct RF. Despite this, the multi-model spread relative to the mean is typically the same for ERF as it is for RF, or even smaller, over areas with substantial forcing. The largest 1850 to 2000 negative aerosol RF and ERF values are over and near Europe, south and east Asia and North America. ERF, however, is positive over the Sahara, the Karakoram, high Southern latitudes and especially the Arctic. &lt;br&gt;&lt;br&gt; Global aerosol RF peaks in most models around 1980, declining thereafter with only weak sensitivity to the Representative Concentration Pathway (RCP). One model, however, projects approximately stable RF levels, while two show increasingly negative RF due to nitrate (not included in most models). Aerosol ERF, in contrast, becomes more negative during 1980 to 2000. During this period, increased Asian emissions appear to have a larger imp\u2026", "author" : [ { "dropping-particle" : "", "family" : "Shindell", "given" : "D. T.", "non-dropping-particle" : "", "parse-names" : false, "suffix" : "" }, { "dropping-particle" : "", "family" : "Lamarque", "given" : "J. F.", "non-dropping-particle" : "", "parse-names" : false, "suffix" : "" }, { "dropping-particle" : "", "family" : "Schulz", "given" : "M.", "non-dropping-particle" : "", "parse-names" : false, "suffix" : "" }, { "dropping-particle" : "", "family" : "Flanner", "given" : "M.", "non-dropping-particle" : "", "parse-names" : false, "suffix" : "" }, { "dropping-particle" : "", "family" : "Jiao", "given" : "C.", "non-dropping-particle" : "", "parse-names" : false, "suffix" : "" }, { "dropping-particle" : "", "family" : "Chin", "given" : "M.", "non-dropping-particle" : "", "parse-names" : false, "suffix" : "" }, { "dropping-particle" : "", "family" : "Young", "given" : "P. J.", "non-dropping-particle" : "", "parse-names" : false, "suffix" : "" }, { "dropping-particle" : "", "family" : "Lee", "given" : "Y. H.", "non-dropping-particle" : "", "parse-names" : false, "suffix" : "" }, { "dropping-particle" : "", "family" : "Rotstayn", "given" : "L.", "non-dropping-particle" : "", "parse-names" : false, "suffix" : "" }, { "dropping-particle" : "", "family" : "Mahowald", "given" : "N.", "non-dropping-particle" : "", "parse-names" : false, "suffix" : "" }, { "dropping-particle" : "", "family" : "Milly", "given" : "G.", "non-dropping-particle" : "", "parse-names" : false, "suffix" : "" }, { "dropping-particle" : "", "family" : "Faluvegi", "given" : "G.", "non-dropping-particle" : "", "parse-names" : false, "suffix" : "" }, { "dropping-particle" : "", "family" : "Balkanski", "given" : "Y.", "non-dropping-particle" : "", "parse-names" : false, "suffix" : "" }, { "dropping-particle" : "", "family" : "Collins", "given" : "W. J.", "non-dropping-particle" : "", "parse-names" : false, "suffix" : "" }, { "dropping-particle" : "", "family" : "Conley", "given" : "A. J.", "non-dropping-particle" : "", "parse-names" : false, "suffix" : "" }, { "dropping-particle" : "", "family" : "Dalsoren", "given" : "S.", "non-dropping-particle" : "", "parse-names" : false, "suffix" : "" }, { "dropping-particle" : "", "family" : "Easter", "given" : "R.", "non-dropping-particle" : "", "parse-names" : false, "suffix" : "" }, { "dropping-particle" : "", "family" : "Ghan", "given" : "S.", "non-dropping-particle" : "", "parse-names" : false, "suffix" : "" }, { "dropping-particle" : "", "family" : "Horowitz", "given" : "L.", "non-dropping-particle" : "", "parse-names" : false, "suffix" : "" }, { "dropping-particle" : "", "family" : "Liu", "given" : "X.", "non-dropping-particle" : "", "parse-names" : false, "suffix" : "" }, { "dropping-particle" : "", "family" : "Myhre", "given" : "G.", "non-dropping-particle" : "", "parse-names" : false, "suffix" : "" }, { "dropping-particle" : "", "family" : "Nagashima", "given" : "T.", "non-dropping-particle" : "", "parse-names" : false, "suffix" : "" }, { "dropping-particle" : "", "family" : "Naik", "given" : "V.", "non-dropping-particle" : "", "parse-names" : false, "suffix" : "" }, { "dropping-particle" : "", "family" : "Rumbold", "given" : "S. T.", "non-dropping-particle" : "", "parse-names" : false, "suffix" : "" }, { "dropping-particle" : "", "family" : "Skeie", "given" : "R.", "non-dropping-particle" : "", "parse-names" : false, "suffix" : "" }, { "dropping-particle" : "", "family" : "Sudo", "given" : "K.", "non-dropping-particle" : "", "parse-names" : false, "suffix" : "" }, { "dropping-particle" : "", "family" : "Szopa", "given" : "S.", "non-dropping-particle" : "", "parse-names" : false, "suffix" : "" }, { "dropping-particle" : "", "family" : "Takemura", "given" : "T.", "non-dropping-particle" : "", "parse-names" : false, "suffix" : "" }, { "dropping-particle" : "", "family" : "Voulgarakis", "given" : "A.", "non-dropping-particle" : "", "parse-names" : false, "suffix" : "" }, { "dropping-particle" : "", "family" : "Yoon", "given" : "J. H.", "non-dropping-particle" : "", "parse-names" : false, "suffix" : "" }, { "dropping-particle" : "", "family" : "Lo", "given" : "F.", "non-dropping-particle" : "", "parse-names" : false, "suffix" : "" } ], "container-title" : "Atmospheric Chemistry and Physics", "id" : "ITEM-2", "issue" : "6", "issued" : { "date-parts" : [ [ "2013" ] ] }, "page" : "2939-2974", "title" : "Radiative forcing in the ACCMIP historical and future climate simulations", "translator" : [ { "dropping-particle" : "", "family" : "G3783", "given" : "", "non-dropping-particle" : "", "parse-names" : false, "suffix" : "" } ], "type" : "article-journal", "volume" : "13" }, "uris" : [ "http://www.mendeley.com/documents/?uuid=fef05714-11d4-44e6-bacb-d9b8b260c614", "http://www.mendeley.com/documents/?uuid=867121b1-3871-4924-bf3a-d7a2d0203cb6" ] }, { "id" : "ITEM-3", "itemData" : { "DOI" : "10.5194/acp-13-2063-2013", "ISBN" : "1680-7316", "ISSN" : "1680-7324", "abstract" : "We have analysed time-slice simulations from 17 global models, participating in the Atmospheric Chemistry and Climate Model Intercomparison Project (ACCMIP), to explore changes in present-day (2000) hydroxyl radical (OH) concentration and methane (CH4) lifetime relative to preindustrial times (1850) and to 1980. A comparison of modeled and observation-derived methane and methyl chloroform lifetimes suggests that the present-day global multi-model mean OH concentration is overestimated by 5 to 10% but is within the range of uncertainties. The models consistently simulate higher OH concentrations in the Northern Hemisphere (NH) compared with the Southern Hemisphere (SH) for the present-day (2000; inter-hemispheric ratios of 1.13 to 1.42), in contrast to observation-based approaches which generally indicate higher OH in the SH although uncertainties are large. Evaluation of simulated carbon monoxide (CO) concentrations, the primary sink for OH, against ground-based and satellite observations suggests low biases in the NH that may contribute to the high north-south OH asymmetry in the models. The models vary widely in their regional distribution of present-day OH concentrations (up to 34 %). Despite large regional changes, the multi-model global mean (mass-weighted) OH concentration changes little over the past 150 yr, due to concurrent increases in factors that enhance OH (humidity, tropospheric ozone, nitrogen oxide (NOx) emissions, and UV radiation due to decreases in stratospheric ozone), compensated by increases in OH sinks (methane abundance, carbon monoxide and non-methane volatile organic carbon (NMVOC) emissions). The large inter-model diversity in the sign and magnitude of preindustrial to present-day OH changes (ranging from a decrease of 12.7% to an increase of 14.6 %) indicate that uncertainty remains in our understanding of the long-term trends in OH and methane lifetime. We show that this diversity is largely explained by the different ratio of the change in global mean tropospheric CO and NOx burdens (Delta CO/Delta NOx, approximately represents changes in OH sinks versus changes in OH sources) in the models, pointing to a need for better constraints on natural precursor emissions and on the chemical mechanisms in the current generation of chemistry-climate models. For the 1980 to 2000 period, we find that climate warming and a slight increase in mean OH (3.5 +/- 2.2 %) leads to a 4.3 +/- 1.9% decrease in the methane lifetime. Analysing sens\u2026", "author" : [ { "dropping-particle" : "", "family" : "Young", "given" : "P. J.", "non-dropping-particle" : "", "parse-names" : false, "suffix" : "" }, { "dropping-particle" : "", "family" : "Archibald", "given" : "A. T.", "non-dropping-particle" : "", "parse-names" : false, "suffix" : "" }, { "dropping-particle" : "", "family" : "Bowman", "given" : "K. W.", "non-dropping-particle" : "", "parse-names" : false, "suffix" : "" }, { "dropping-particle" : "", "family" : "Lamarque", "given" : "J.-F.", "non-dropping-particle" : "", "parse-names" : false, "suffix" : "" }, { "dropping-particle" : "", "family" : "Naik", "given" : "V.", "non-dropping-particle" : "", "parse-names" : false, "suffix" : "" }, { "dropping-particle" : "", "family" : "Stevenson", "given" : "D. S.", "non-dropping-particle" : "", "parse-names" : false, "suffix" : "" }, { "dropping-particle" : "", "family" : "Tilmes", "given" : "S.", "non-dropping-particle" : "", "parse-names" : false, "suffix" : "" }, { "dropping-particle" : "", "family" : "Voulgarakis", "given" : "A.", "non-dropping-particle" : "", "parse-names" : false, "suffix" : "" }, { "dropping-particle" : "", "family" : "Wild", "given" : "O.", "non-dropping-particle" : "", "parse-names" : false, "suffix" : "" }, { "dropping-particle" : "", "family" : "Bergmann", "given" : "D.", "non-dropping-particle" : "", "parse-names" : false, "suffix" : "" }, { "dropping-particle" : "", "family" : "Cameron-Smith", "given" : "P.", "non-dropping-particle" : "", "parse-names" : false, "suffix" : "" }, { "dropping-particle" : "", "family" : "Cionni", "given" : "I.", "non-dropping-particle" : "", "parse-names" : false, "suffix" : "" }, { "dropping-particle" : "", "family" : "Collins", "given" : "W. J.", "non-dropping-particle" : "", "parse-names" : false, "suffix" : "" }, { "dropping-particle" : "", "family" : "Dals\u00f8ren", "given" : "S. B.", "non-dropping-particle" : "", "parse-names" : false, "suffix" : "" }, { "dropping-particle" : "", "family" : "Doherty", "given" : "R. M.", "non-dropping-particle" : "", "parse-names" : false, "suffix" : "" }, { "dropping-particle" : "", "family" : "Eyring", "given" : "V.", "non-dropping-particle" : "", "parse-names" : false, "suffix" : "" }, { "dropping-particle" : "", "family" : "Faluvegi", "given" : "G.", "non-dropping-particle" : "", "parse-names" : false, "suffix" : "" }, { "dropping-particle" : "", "family" : "Horowitz", "given" : "L. W.", "non-dropping-particle" : "", "parse-names" : false, "suffix" : "" }, { "dropping-particle" : "", "family" : "Josse", "given" : "B.", "non-dropping-particle" : "", "parse-names" : false, "suffix" : "" }, { "dropping-particle" : "", "family" : "Lee", "given" : "Y. H.", "non-dropping-particle" : "", "parse-names" : false, "suffix" : "" }, { "dropping-particle" : "", "family" : "MacKenzie", "given" : "I. A.", "non-dropping-particle" : "", "parse-names" : false, "suffix" : "" }, { "dropping-particle" : "", "family" : "Nagashima", "given" : "T.", "non-dropping-particle" : "", "parse-names" : false, "suffix" : "" }, { "dropping-particle" : "", "family" : "Plummer", "given" : "D. A.", "non-dropping-particle" : "", "parse-names" : false, "suffix" : "" }, { "dropping-particle" : "", "family" : "Righi", "given" : "M.", "non-dropping-particle" : "", "parse-names" : false, "suffix" : "" }, { "dropping-particle" : "", "family" : "Rumbold", "given" : "S. T.", "non-dropping-particle" : "", "parse-names" : false, "suffix" : "" }, { "dropping-particle" : "", "family" : "Skeie", "given" : "R. B.", "non-dropping-particle" : "", "parse-names" : false, "suffix" : "" }, { "dropping-particle" : "", "family" : "Shindell", "given" : "D. T.", "non-dropping-particle" : "", "parse-names" : false, "suffix" : "" }, { "dropping-particle" : "", "family" : "Strode", "given" : "S. A.", "non-dropping-particle" : "", "parse-names" : false, "suffix" : "" }, { "dropping-particle" : "", "family" : "Sudo", "given" : "K.", "non-dropping-particle" : "", "parse-names" : false, "suffix" : "" }, { "dropping-particle" : "", "family" : "Szopa", "given" : "S.", "non-dropping-particle" : "", "parse-names" : false, "suffix" : "" }, { "dropping-particle" : "", "family" : "Zeng", "given" : "G.", "non-dropping-particle" : "", "parse-names" : false, "suffix" : "" } ], "container-title" : "Atmospheric Chemistry and Physics", "id" : "ITEM-3", "issue" : "4", "issued" : { "date-parts" : [ [ "2013", "2", "21" ] ] }, "page" : "2063-2090", "title" : "Pre-industrial to end 21st century projections of tropospheric ozone from the Atmospheric Chemistry and Climate Model Intercomparison Project (ACCMIP)", "translator" : [ { "dropping-particle" : "", "family" : "G2794", "given" : "", "non-dropping-particle" : "", "parse-names" : false, "suffix" : "" } ], "type" : "article-journal", "volume" : "13" }, "uris" : [ "http://www.mendeley.com/documents/?uuid=b9220935-4489-424c-b374-247aeba87a58", "http://www.mendeley.com/documents/?uuid=ca394765-44cb-48b0-b90d-b9560244c1cb" ] }, { "id" : "ITEM-4", "itemData" : { "DOI" : "10.5194/acp-20-14547-2020", "ISSN" : "1680-7324", "author" : [ { "dropping-particle" : "", "family" : "Turnock", "given" : "Steven T.", "non-dropping-particle" : "", "parse-names" : false, "suffix" : "" }, { "dropping-particle" : "", "family" : "Allen", "given" : "Robert J.", "non-dropping-particle" : "", "parse-names" : false, "suffix" : "" }, { "dropping-particle" : "", "family" : "Andrews", "given" : "Martin", "non-dropping-particle" : "", "parse-names" : false, "suffix" : "" }, { "dropping-particle" : "", "family" : "Bauer", "given" : "Susanne E.", "non-dropping-particle" : "", "parse-names" : false, "suffix" : "" }, { "dropping-particle" : "", "family" : "Deushi", "given" : "Makoto", "non-dropping-particle" : "", "parse-names" : false, "suffix" : "" }, { "dropping-particle" : "", "family" : "Emmons", "given" : "Louisa", "non-dropping-particle" : "", "parse-names" : false, "suffix" : "" }, { "dropping-particle" : "", "family" : "Good", "given" : "Peter", "non-dropping-particle" : "", "parse-names" : false, "suffix" : "" }, { "dropping-particle" : "", "family" : "Horowitz", "given" : "Larry", "non-dropping-particle" : "", "parse-names" : false, "suffix" : "" }, { "dropping-particle" : "", "family" : "John", "given" : "Jasmin G.", "non-dropping-particle" : "", "parse-names" : false, "suffix" : "" }, { "dropping-particle" : "", "family" : "Michou", "given" : "Martine", "non-dropping-particle" : "", "parse-names" : false, "suffix" : "" }, { "dropping-particle" : "", "family" : "Nabat", "given" : "Pierre", "non-dropping-particle" : "", "parse-names" : false, "suffix" : "" }, { "dropping-particle" : "", "family" : "Naik", "given" : "Vaishali", "non-dropping-particle" : "", "parse-names" : false, "suffix" : "" }, { "dropping-particle" : "", "family" : "Neubauer", "given" : "David", "non-dropping-particle" : "", "parse-names" : false, "suffix" : "" }, { "dropping-particle" : "", "family" : "O'Connor", "given" : "Fiona M.", "non-dropping-particle" : "", "parse-names" : false, "suffix" : "" }, { "dropping-particle" : "", "family" : "Olivi\u00e9", "given" : "Dirk", "non-dropping-particle" : "", "parse-names" : false, "suffix" : "" }, { "dropping-particle" : "", "family" : "Oshima", "given" : "Naga", "non-dropping-particle" : "", "parse-names" : false, "suffix" : "" }, { "dropping-particle" : "", "family" : "Schulz", "given" : "Michael", "non-dropping-particle" : "", "parse-names" : false, "suffix" : "" }, { "dropping-particle" : "", "family" : "Sellar", "given" : "Alistair", "non-dropping-particle" : "", "parse-names" : false, "suffix" : "" }, { "dropping-particle" : "", "family" : "Shim", "given" : "Sungbo", "non-dropping-particle" : "", "parse-names" : false, "suffix" : "" }, { "dropping-particle" : "", "family" : "Takemura", "given" : "Toshihiko", "non-dropping-particle" : "", "parse-names" : false, "suffix" : "" }, { "dropping-particle" : "", "family" : "Tilmes", "given" : "Simone", "non-dropping-particle" : "", "parse-names" : false, "suffix" : "" }, { "dropping-particle" : "", "family" : "Tsigaridis", "given" : "Kostas", "non-dropping-particle" : "", "parse-names" : false, "suffix" : "" }, { "dr</w:delInstrText>
        </w:r>
        <w:r w:rsidR="00D477C7" w:rsidRPr="002A1EE0" w:rsidDel="00493201">
          <w:rPr>
            <w:rFonts w:eastAsia="MS Gothic"/>
          </w:rPr>
          <w:delInstrText>opping-particle" : "", "family" : "Wu", "given" : "Tongwen", "non-dropping-particle" : "", "parse-names" : false, "suffix" : "" }, { "dropping-particle" : "", "family" : "Zhang", "given" : "Jie", "non-dropping-particle" : "", "parse-names" : false, "suffix" : "" } ], "container-title" : "Atmospheric Chemistry and Physics", "id" : "ITEM-4", "issue" : "23", "issued" : { "date-parts" : [ [ "2020", "11", "30" ] ] }, "page" : "14547-14579", "title" : "Historical and future changes in air pollutants from CMIP6 models", "translator" : [ { "dropping-particle" : "", "family" : "G4234", "given" : "", "non-dropping-particle" : "", "parse-names" : false, "suffix" : "" } ], "type" : "article-journal", "volume" : "20" }, "uris" : [ "http://www.mendeley.com/documents/?uuid=cd308733-3bb7-4df8-82bb-bad1de257cb3", "http://www.mendeley.com/documents/?uuid=797d2f92-0f8e-4ec9-a0c0-48337fc211f8" ] } ], "mendeley" : { "formattedCitation" : "(Naik et al., 2013; Shindell et al., 2013; Young et al., 2013; Turnock et al., 2020)", "manualFormatting" : "(Naik et al., 2013b; Shindell et al., 2013; Turnock et al., 2020; Young et al., 2013)", "plainTextFormattedCitation" : "(Naik et al., 2013; Shindell et al., 2013; Young et al., 2013; Turnock et al., 2020)", "previouslyFormattedCitation" : "(Naik et al., 2013; Shindell et al., 2013; Young et al., 2013; Turnock et al., 2020)" }, "properties" : { "noteIndex" : 0 }, "schema" : "https://github.com/citation-style-language/schema/raw/master/csl-citation.json" }</w:delInstrText>
        </w:r>
      </w:del>
      <w:r w:rsidRPr="000E472A">
        <w:rPr>
          <w:rFonts w:eastAsia="MS Gothic"/>
          <w:lang w:val="en-GB"/>
        </w:rPr>
        <w:fldChar w:fldCharType="separate"/>
      </w:r>
      <w:r w:rsidR="00CB33A1">
        <w:rPr>
          <w:rFonts w:eastAsia="MS Gothic"/>
          <w:noProof/>
        </w:rPr>
        <w:t>(</w:t>
      </w:r>
      <w:ins w:id="1225" w:author="Robin Matthews" w:date="2021-07-08T15:33:00Z">
        <w:r w:rsidR="00493201">
          <w:rPr>
            <w:noProof/>
          </w:rPr>
          <w:t>Naik et al., 2013; Shindell et al., 2013; Young et al., 2013; Turnock et al., 2020</w:t>
        </w:r>
      </w:ins>
      <w:del w:id="1226" w:author="Robin Matthews" w:date="2021-07-08T15:33:00Z">
        <w:r w:rsidR="00CB33A1" w:rsidDel="00493201">
          <w:rPr>
            <w:rFonts w:eastAsia="MS Gothic"/>
            <w:noProof/>
          </w:rPr>
          <w:delText>Naik et al., 2013b; Shindell et al., 2013; Turnock et al., 2020; Young et al., 2013</w:delText>
        </w:r>
      </w:del>
      <w:r w:rsidR="00CB33A1">
        <w:rPr>
          <w:rFonts w:eastAsia="MS Gothic"/>
          <w:noProof/>
        </w:rPr>
        <w:t>)</w:t>
      </w:r>
      <w:r w:rsidRPr="000E472A">
        <w:rPr>
          <w:rFonts w:eastAsia="MS Gothic"/>
          <w:lang w:val="en-GB"/>
        </w:rPr>
        <w:fldChar w:fldCharType="end"/>
      </w:r>
      <w:commentRangeEnd w:id="1222"/>
      <w:r w:rsidR="00CB33A1">
        <w:rPr>
          <w:rStyle w:val="Marquedecommentaire"/>
        </w:rPr>
        <w:commentReference w:id="1222"/>
      </w:r>
      <w:r w:rsidR="001700D7" w:rsidRPr="00C827FE">
        <w:rPr>
          <w:rFonts w:eastAsia="MS Gothic"/>
        </w:rPr>
        <w:t>.</w:t>
      </w:r>
      <w:r w:rsidRPr="00C827FE">
        <w:rPr>
          <w:rFonts w:eastAsia="MS Gothic"/>
        </w:rPr>
        <w:t xml:space="preserve">  </w:t>
      </w:r>
      <w:r w:rsidRPr="00D837A8">
        <w:rPr>
          <w:rFonts w:eastAsia="MS Gothic"/>
          <w:lang w:val="en-GB"/>
        </w:rPr>
        <w:t xml:space="preserve">However, as discussed in </w:t>
      </w:r>
      <w:del w:id="1227" w:author="Lucy Cowie" w:date="2021-07-26T15:44:00Z">
        <w:r w:rsidRPr="00D837A8" w:rsidDel="001070DF">
          <w:rPr>
            <w:rFonts w:eastAsia="MS Gothic"/>
            <w:lang w:val="en-GB"/>
          </w:rPr>
          <w:delText xml:space="preserve">BOX </w:delText>
        </w:r>
      </w:del>
      <w:ins w:id="1228" w:author="Lucy Cowie" w:date="2021-07-26T15:44:00Z">
        <w:r w:rsidR="001070DF" w:rsidRPr="00D837A8">
          <w:rPr>
            <w:rFonts w:eastAsia="MS Gothic"/>
            <w:lang w:val="en-GB"/>
          </w:rPr>
          <w:t>B</w:t>
        </w:r>
        <w:r w:rsidR="001070DF">
          <w:rPr>
            <w:rFonts w:eastAsia="MS Gothic"/>
            <w:lang w:val="en-GB"/>
          </w:rPr>
          <w:t>ox</w:t>
        </w:r>
        <w:r w:rsidR="001070DF" w:rsidRPr="00D837A8">
          <w:rPr>
            <w:rFonts w:eastAsia="MS Gothic"/>
            <w:lang w:val="en-GB"/>
          </w:rPr>
          <w:t xml:space="preserve"> </w:t>
        </w:r>
      </w:ins>
      <w:r w:rsidRPr="00D837A8">
        <w:rPr>
          <w:rFonts w:eastAsia="MS Gothic"/>
          <w:lang w:val="en-GB"/>
        </w:rPr>
        <w:t>4.1, this approac</w:t>
      </w:r>
      <w:r w:rsidRPr="009638A7">
        <w:rPr>
          <w:rFonts w:eastAsia="MS Gothic"/>
          <w:lang w:val="en-GB"/>
        </w:rPr>
        <w:t xml:space="preserve">h is unable to capture the full uncertainty range. </w:t>
      </w:r>
    </w:p>
    <w:p w14:paraId="7AA013BD" w14:textId="77777777" w:rsidR="00AF2E59" w:rsidRPr="004904EA" w:rsidRDefault="00AF2E59" w:rsidP="00D5630D">
      <w:pPr>
        <w:pStyle w:val="AR6BodyText"/>
        <w:shd w:val="clear" w:color="auto" w:fill="DEEAF6"/>
        <w:rPr>
          <w:rFonts w:eastAsia="MS Gothic"/>
          <w:lang w:val="en-GB"/>
        </w:rPr>
      </w:pPr>
    </w:p>
    <w:p w14:paraId="6A224014" w14:textId="1382E0D6" w:rsidR="00AF2E59" w:rsidRPr="000E472A" w:rsidRDefault="00AF2E59" w:rsidP="00D5630D">
      <w:pPr>
        <w:pStyle w:val="AR6BodyText"/>
        <w:shd w:val="clear" w:color="auto" w:fill="DEEAF6"/>
        <w:rPr>
          <w:rFonts w:eastAsia="MS Gothic"/>
          <w:lang w:val="en-GB"/>
        </w:rPr>
      </w:pPr>
      <w:r w:rsidRPr="00610383">
        <w:rPr>
          <w:rFonts w:eastAsia="MS Gothic"/>
          <w:lang w:val="en-GB"/>
        </w:rPr>
        <w:t>This assessment draws upon results from single</w:t>
      </w:r>
      <w:ins w:id="1229" w:author="Lucy Cowie" w:date="2021-07-26T15:45:00Z">
        <w:r w:rsidR="00CC2976">
          <w:rPr>
            <w:rFonts w:eastAsia="MS Gothic"/>
            <w:lang w:val="en-GB"/>
          </w:rPr>
          <w:t>-</w:t>
        </w:r>
      </w:ins>
      <w:del w:id="1230" w:author="Lucy Cowie" w:date="2021-07-26T15:45:00Z">
        <w:r w:rsidRPr="00610383" w:rsidDel="00CC2976">
          <w:rPr>
            <w:rFonts w:eastAsia="MS Gothic"/>
            <w:lang w:val="en-GB"/>
          </w:rPr>
          <w:delText xml:space="preserve"> </w:delText>
        </w:r>
      </w:del>
      <w:r w:rsidRPr="00610383">
        <w:rPr>
          <w:rFonts w:eastAsia="MS Gothic"/>
          <w:lang w:val="en-GB"/>
        </w:rPr>
        <w:t>model studies</w:t>
      </w:r>
      <w:r>
        <w:rPr>
          <w:rFonts w:eastAsia="MS Gothic"/>
          <w:lang w:val="en-GB"/>
        </w:rPr>
        <w:t xml:space="preserve"> and </w:t>
      </w:r>
      <w:r w:rsidRPr="00610383">
        <w:rPr>
          <w:rFonts w:eastAsia="MS Gothic"/>
          <w:lang w:val="en-GB"/>
        </w:rPr>
        <w:t>recent multi-model intercomparisons</w:t>
      </w:r>
      <w:r>
        <w:rPr>
          <w:rFonts w:eastAsia="MS Gothic"/>
          <w:lang w:val="en-GB"/>
        </w:rPr>
        <w:t xml:space="preserve"> (e.g., AeroCom, CCMI)</w:t>
      </w:r>
      <w:r w:rsidRPr="00610383">
        <w:rPr>
          <w:rFonts w:eastAsia="MS Gothic"/>
          <w:lang w:val="en-GB"/>
        </w:rPr>
        <w:t>, in particular those endorsed by CMIP6, which then allows for the full consideration of ro</w:t>
      </w:r>
      <w:r w:rsidRPr="00417ACD">
        <w:rPr>
          <w:rFonts w:eastAsia="MS Gothic"/>
          <w:lang w:val="en-GB"/>
        </w:rPr>
        <w:t>bustness and uncertainty due to model structures and processes. Based on the collective information provided in this body of literature, the CMIP6 multi</w:t>
      </w:r>
      <w:ins w:id="1231" w:author="Lucy Cowie" w:date="2021-07-26T15:46:00Z">
        <w:r w:rsidR="00B9324F">
          <w:rPr>
            <w:rFonts w:eastAsia="MS Gothic"/>
            <w:lang w:val="en-GB"/>
          </w:rPr>
          <w:t>-</w:t>
        </w:r>
      </w:ins>
      <w:r w:rsidRPr="00417ACD">
        <w:rPr>
          <w:rFonts w:eastAsia="MS Gothic"/>
          <w:lang w:val="en-GB"/>
        </w:rPr>
        <w:t>model ensemble is largely fit-for-purpose of evaluating the influence of SLCFs on radiative forcing, climate and non-</w:t>
      </w:r>
      <w:r w:rsidRPr="00F732C6">
        <w:rPr>
          <w:rFonts w:eastAsia="MS Gothic"/>
          <w:noProof/>
          <w:color w:val="000000"/>
          <w:lang w:val="en-GB"/>
        </w:rPr>
        <w:t>CO</w:t>
      </w:r>
      <w:r w:rsidRPr="000E472A">
        <w:rPr>
          <w:rFonts w:eastAsia="MS Gothic"/>
          <w:noProof/>
          <w:color w:val="000000"/>
          <w:vertAlign w:val="subscript"/>
          <w:lang w:val="en-GB"/>
        </w:rPr>
        <w:t>2</w:t>
      </w:r>
      <w:r w:rsidRPr="000E472A">
        <w:rPr>
          <w:rFonts w:eastAsia="MS Gothic"/>
          <w:lang w:val="en-GB"/>
        </w:rPr>
        <w:t xml:space="preserve"> biogeochemical feedbacks. Additionally, CMIP6 models are fit for capturing</w:t>
      </w:r>
      <w:ins w:id="1232" w:author="Lucy Cowie" w:date="2021-07-26T15:46:00Z">
        <w:r w:rsidR="00771B4B">
          <w:rPr>
            <w:rFonts w:eastAsia="MS Gothic"/>
            <w:lang w:val="en-GB"/>
          </w:rPr>
          <w:t xml:space="preserve"> the</w:t>
        </w:r>
      </w:ins>
      <w:r w:rsidRPr="000E472A">
        <w:rPr>
          <w:rFonts w:eastAsia="MS Gothic"/>
          <w:lang w:val="en-GB"/>
        </w:rPr>
        <w:t xml:space="preserve"> global air pollution response to changes in emissions and meteorology</w:t>
      </w:r>
      <w:ins w:id="1233" w:author="Lucy Cowie" w:date="2021-07-26T15:46:00Z">
        <w:r w:rsidR="00F66BF1">
          <w:rPr>
            <w:rFonts w:eastAsia="MS Gothic"/>
            <w:lang w:val="en-GB"/>
          </w:rPr>
          <w:t>,</w:t>
        </w:r>
      </w:ins>
      <w:r w:rsidRPr="000E472A">
        <w:rPr>
          <w:rFonts w:eastAsia="MS Gothic"/>
          <w:lang w:val="en-GB"/>
        </w:rPr>
        <w:t xml:space="preserve"> but have difficulty in simulating the mean state </w:t>
      </w:r>
      <w:r w:rsidRPr="000E472A">
        <w:rPr>
          <w:rFonts w:eastAsia="MS Gothic"/>
          <w:lang w:val="en-GB"/>
        </w:rPr>
        <w:fldChar w:fldCharType="begin" w:fldLock="1"/>
      </w:r>
      <w:r w:rsidR="00D477C7">
        <w:rPr>
          <w:rFonts w:eastAsia="MS Gothic"/>
          <w:lang w:val="en-GB"/>
        </w:rPr>
        <w:instrText>ADDIN CSL_CITATION { "citationItems" : [ { "id" : "ITEM-1", "itemData" : { "DOI" : "10.5194/acp-20-14547-2020", "ISSN" : "1680-7324", "author" : [ { "dropping-particle" : "", "family" : "Turnock", "given" : "Steven T.", "non-dropping-particle" : "", "parse-names" : false, "suffix" : "" }, { "dropping-particle" : "", "family" : "Allen", "given" : "Robert J.", "non-dropping-particle" : "", "parse-names" : false, "suffix" : "" }, { "dropping-particle" : "", "family" : "Andrews", "given" : "Martin", "non-dropping-particle" : "", "parse-names" : false, "suffix" : "" }, { "dropping-particle" : "", "family" : "Bauer", "given" : "Susanne E.", "non-dropping-particle" : "", "parse-names" : false, "suffix" : "" }, { "dropping-particle" : "", "family" : "Deushi", "given" : "Makoto", "non-dropping-particle" : "", "parse-names" : false, "suffix" : "" }, { "dropping-particle" : "", "family" : "Emmons", "given" : "Louisa", "non-dropping-particle" : "", "parse-names" : false, "suffix" : "" }, { "dropping-particle" : "", "family" : "Good", "given" : "Peter", "non-dropping-particle" : "", "parse-names" : false, "suffix" : "" }, { "dropping-particle" : "", "family" : "Horowitz", "given" : "Larry", "non-dropping-particle" : "", "parse-names" : false, "suffix" : "" }, { "dropping-particle" : "", "family" : "John", "given" : "Jasmin G.", "non-dropping-particle" : "", "parse-names" : false, "suffix" : "" }, { "dropping-particle" : "", "family" : "Michou", "given" : "Martine", "non-dropping-particle" : "", "parse-names" : false, "suffix" : "" }, { "dropping-particle" : "", "family" : "Nabat", "given" : "Pierre", "non-dropping-particle" : "", "parse-names" : false, "suffix" : "" }, { "dropping-particle" : "", "family" : "Naik", "given" : "Vaishali", "non-dropping-particle" : "", "parse-names" : false, "suffix" : "" }, { "dropping-particle" : "", "family" : "Neubauer", "given" : "David", "non-dropping-particle" : "", "parse-names" : false, "suffix" : "" }, { "dropping-particle" : "", "family" : "O'Connor", "given" : "Fiona M.", "non-dropping-particle" : "", "parse-names" : false, "suffix" : "" }, { "dropping-particle" : "", "family" : "Olivi\u00e9", "given" : "Dirk", "non-dropping-particle" : "", "parse-names" : false, "suffix" : "" }, { "dropping-particle" : "", "family" : "Oshima", "given" : "Naga", "non-dropping-particle" : "", "parse-names" : false, "suffix" : "" }, { "dropping-particle" : "", "family" : "Schulz", "given" : "Michael", "non-dropping-particle" : "", "parse-names" : false, "suffix" : "" }, { "dropping-particle" : "", "family" : "Sellar", "given" : "Alistair", "non-dropping-particle" : "", "parse-names" : false, "suffix" : "" }, { "dropping-particle" : "", "family" : "Shim", "given" : "Sungbo", "non-dropping-particle" : "", "parse-names" : false, "suffix" : "" }, { "dropping-particle" : "", "family" : "Takemura", "given" : "Toshihiko", "non-dropping-particle" : "", "parse-names" : false, "suffix" : "" }, { "dropping-particle" : "", "family" : "Tilmes", "given" : "Simone", "non-dropping-particle" : "", "parse-names" : false, "suffix" : "" }, { "dropping-particle" : "", "family" : "Tsigaridis", "given" : "Kostas", "non-dropping-particle" : "", "parse-names" : false, "suffix" : "" }, { "dropping-particle" : "", "family" : "Wu", "given" : "Tongwen", "non-dropping-particle" : "", "parse-names" : false, "suffix" : "" }, { "dropping-particle" : "", "family" : "Zhang", "given" : "Jie", "non-dropping-particle" : "", "parse-names" : false, "suffix" : "" } ], "container-title" : "Atmospheric Chemistry and Physics", "id" : "ITEM-1", "issue" : "23", "issued" : { "date-parts" : [ [ "2020", "11", "30" ] ] }, "page" : "14547-14579", "title" : "Historical and future changes in air pollutants from CMIP6 models", "translator" : [ { "dropping-particle" : "", "family" : "G4234", "given" : "", "non-dropping-particle" : "", "parse-names" : false, "suffix" : "" } ], "type" : "article-journal", "volume" : "20" }, "uris" : [ "http://www.mendeley.com/documents/?uuid=cd308733-3bb7-4df8-82bb-bad1de257cb3" ] } ], "mendeley" : { "formattedCitation" : "(Turnock et al., 2020)", "plainTextFormattedCitation" : "(Turnock et al., 2020)", "previouslyFormattedCitation" : "(Turnock et al., 2020)" }, "properties" : { "noteIndex" : 0 }, "schema" : "https://github.com/citation-style-language/schema/raw/master/csl-citation.json" }</w:instrText>
      </w:r>
      <w:r w:rsidRPr="000E472A">
        <w:rPr>
          <w:rFonts w:eastAsia="MS Gothic"/>
          <w:lang w:val="en-GB"/>
        </w:rPr>
        <w:fldChar w:fldCharType="separate"/>
      </w:r>
      <w:r w:rsidR="00CB33A1">
        <w:rPr>
          <w:rFonts w:eastAsia="MS Gothic"/>
          <w:noProof/>
          <w:lang w:val="en-GB"/>
        </w:rPr>
        <w:t>(Turnock et al., 2020)</w:t>
      </w:r>
      <w:r w:rsidRPr="000E472A">
        <w:rPr>
          <w:rFonts w:eastAsia="MS Gothic"/>
          <w:lang w:val="en-GB"/>
        </w:rPr>
        <w:fldChar w:fldCharType="end"/>
      </w:r>
      <w:r w:rsidRPr="000E472A">
        <w:rPr>
          <w:rFonts w:eastAsia="MS Gothic"/>
          <w:lang w:val="en-GB"/>
        </w:rPr>
        <w:t xml:space="preserve">. The set of CMIP6 simulations has been used to update the relations between emissions and surface temperature at the heart of the emulators </w:t>
      </w:r>
      <w:r w:rsidRPr="008931C5">
        <w:rPr>
          <w:rFonts w:eastAsia="MS Gothic"/>
          <w:lang w:val="en-GB"/>
        </w:rPr>
        <w:t>(</w:t>
      </w:r>
      <w:r w:rsidRPr="00C827FE">
        <w:rPr>
          <w:rFonts w:eastAsia="MS Gothic"/>
          <w:lang w:val="en-GB"/>
        </w:rPr>
        <w:t xml:space="preserve">Cross-Chapter </w:t>
      </w:r>
      <w:ins w:id="1234" w:author="Lucy Cowie" w:date="2021-07-26T15:47:00Z">
        <w:r w:rsidR="0077496E">
          <w:rPr>
            <w:rFonts w:eastAsia="MS Gothic"/>
            <w:lang w:val="en-GB"/>
          </w:rPr>
          <w:t>B</w:t>
        </w:r>
      </w:ins>
      <w:del w:id="1235" w:author="Lucy Cowie" w:date="2021-07-26T15:47:00Z">
        <w:r w:rsidRPr="00C827FE" w:rsidDel="0077496E">
          <w:rPr>
            <w:rFonts w:eastAsia="MS Gothic"/>
            <w:lang w:val="en-GB"/>
          </w:rPr>
          <w:delText>b</w:delText>
        </w:r>
      </w:del>
      <w:r w:rsidRPr="00C827FE">
        <w:rPr>
          <w:rFonts w:eastAsia="MS Gothic"/>
          <w:lang w:val="en-GB"/>
        </w:rPr>
        <w:t>ox 7.1</w:t>
      </w:r>
      <w:r w:rsidRPr="008931C5">
        <w:rPr>
          <w:rFonts w:eastAsia="MS Gothic"/>
          <w:lang w:val="en-GB"/>
        </w:rPr>
        <w:t>)</w:t>
      </w:r>
      <w:r w:rsidRPr="000E472A">
        <w:rPr>
          <w:rFonts w:eastAsia="MS Gothic"/>
          <w:lang w:val="en-GB"/>
        </w:rPr>
        <w:t xml:space="preserve"> and update </w:t>
      </w:r>
      <w:r>
        <w:rPr>
          <w:rFonts w:eastAsia="MS Gothic"/>
          <w:lang w:val="en-GB"/>
        </w:rPr>
        <w:t xml:space="preserve">emission </w:t>
      </w:r>
      <w:r w:rsidRPr="000E472A">
        <w:rPr>
          <w:rFonts w:eastAsia="MS Gothic"/>
          <w:lang w:val="en-GB"/>
        </w:rPr>
        <w:t xml:space="preserve">metrics </w:t>
      </w:r>
      <w:r w:rsidRPr="00C6061B">
        <w:rPr>
          <w:rFonts w:eastAsia="MS Gothic"/>
          <w:lang w:val="en-GB"/>
        </w:rPr>
        <w:t>(</w:t>
      </w:r>
      <w:r w:rsidRPr="00C827FE">
        <w:rPr>
          <w:rFonts w:eastAsia="MS Gothic"/>
          <w:lang w:val="en-GB"/>
        </w:rPr>
        <w:t>Section 7.6)</w:t>
      </w:r>
      <w:r w:rsidRPr="00C6061B">
        <w:rPr>
          <w:rFonts w:eastAsia="MS Gothic"/>
          <w:lang w:val="en-GB"/>
        </w:rPr>
        <w:t xml:space="preserve">. </w:t>
      </w:r>
      <w:r w:rsidRPr="008931C5">
        <w:rPr>
          <w:rFonts w:eastAsia="MS Gothic"/>
          <w:lang w:val="en-GB"/>
        </w:rPr>
        <w:t>Emulators</w:t>
      </w:r>
      <w:r w:rsidRPr="000E472A">
        <w:rPr>
          <w:rFonts w:eastAsia="MS Gothic"/>
          <w:lang w:val="en-GB"/>
        </w:rPr>
        <w:t xml:space="preserve"> and </w:t>
      </w:r>
      <w:r>
        <w:rPr>
          <w:rFonts w:eastAsia="MS Gothic"/>
          <w:lang w:val="en-GB"/>
        </w:rPr>
        <w:t xml:space="preserve">emission </w:t>
      </w:r>
      <w:r w:rsidRPr="000E472A">
        <w:rPr>
          <w:rFonts w:eastAsia="MS Gothic"/>
          <w:lang w:val="en-GB"/>
        </w:rPr>
        <w:t>metrics are used in this chapter (Sections 6.5 and 6.7) to assess more specifically the effect of the individual SLCFs for each sector and region</w:t>
      </w:r>
      <w:ins w:id="1236" w:author="Lucy Cowie" w:date="2021-07-26T15:47:00Z">
        <w:r w:rsidR="00F11D5F">
          <w:rPr>
            <w:rFonts w:eastAsia="MS Gothic"/>
            <w:lang w:val="en-GB"/>
          </w:rPr>
          <w:t>,</w:t>
        </w:r>
      </w:ins>
      <w:r w:rsidRPr="000E472A">
        <w:rPr>
          <w:rFonts w:eastAsia="MS Gothic"/>
          <w:lang w:val="en-GB"/>
        </w:rPr>
        <w:t xml:space="preserve"> which would be of prohibitive computing cost with CCMs. CCMs are also used to build global source-receptor models which use relations between surface concentrations and emissions. Such a model is used to assess the impact of various </w:t>
      </w:r>
      <w:commentRangeStart w:id="1237"/>
      <w:r w:rsidRPr="000E472A">
        <w:rPr>
          <w:rFonts w:eastAsia="MS Gothic"/>
          <w:lang w:val="en-GB"/>
        </w:rPr>
        <w:t>mitigation</w:t>
      </w:r>
      <w:commentRangeEnd w:id="1237"/>
      <w:r w:rsidR="005A57F6">
        <w:rPr>
          <w:rStyle w:val="Marquedecommentaire"/>
          <w:lang w:val="en-GB"/>
        </w:rPr>
        <w:commentReference w:id="1237"/>
      </w:r>
      <w:r w:rsidRPr="000E472A">
        <w:rPr>
          <w:rFonts w:eastAsia="MS Gothic"/>
          <w:lang w:val="en-GB"/>
        </w:rPr>
        <w:t xml:space="preserve"> on air quality (Sections 6.5 and 6.7.)</w:t>
      </w:r>
    </w:p>
    <w:p w14:paraId="3F013A60" w14:textId="77777777" w:rsidR="00AF2E59" w:rsidRPr="000E472A" w:rsidRDefault="00AF2E59" w:rsidP="00D5630D">
      <w:pPr>
        <w:pStyle w:val="AR6BodyText"/>
        <w:shd w:val="clear" w:color="auto" w:fill="DEEAF6"/>
        <w:rPr>
          <w:rFonts w:eastAsia="MS Gothic"/>
          <w:lang w:val="en-GB"/>
        </w:rPr>
      </w:pPr>
    </w:p>
    <w:p w14:paraId="2D293910" w14:textId="160CB22A" w:rsidR="00AF2E59" w:rsidRDefault="00AF2E59" w:rsidP="00D5630D">
      <w:pPr>
        <w:pStyle w:val="AR6BodyText"/>
        <w:shd w:val="clear" w:color="auto" w:fill="DEEAF6"/>
        <w:rPr>
          <w:rFonts w:eastAsia="MS Gothic"/>
          <w:lang w:val="en-GB"/>
        </w:rPr>
      </w:pPr>
    </w:p>
    <w:p w14:paraId="217ED988" w14:textId="77777777" w:rsidR="00AF2E59" w:rsidRPr="000E472A" w:rsidRDefault="00AF2E59" w:rsidP="00D5630D">
      <w:pPr>
        <w:pStyle w:val="AR6BodyText"/>
        <w:shd w:val="clear" w:color="auto" w:fill="DEEAF6"/>
        <w:rPr>
          <w:b/>
          <w:lang w:val="en-GB"/>
        </w:rPr>
      </w:pPr>
      <w:commentRangeStart w:id="1238"/>
      <w:r w:rsidRPr="000E472A">
        <w:rPr>
          <w:b/>
          <w:lang w:val="en-GB"/>
        </w:rPr>
        <w:t>[START BOX 6.1, FIGURE 1 HERE]</w:t>
      </w:r>
    </w:p>
    <w:p w14:paraId="1A6BEB29" w14:textId="77777777" w:rsidR="00AF2E59" w:rsidRPr="000E472A" w:rsidRDefault="00AF2E59" w:rsidP="00D5630D">
      <w:pPr>
        <w:pStyle w:val="AR6BodyText"/>
        <w:shd w:val="clear" w:color="auto" w:fill="DEEAF6"/>
        <w:jc w:val="center"/>
        <w:rPr>
          <w:lang w:val="en-GB"/>
        </w:rPr>
      </w:pPr>
    </w:p>
    <w:p w14:paraId="39293293" w14:textId="2FDB1320" w:rsidR="00AF2E59" w:rsidRPr="000E472A" w:rsidRDefault="00AF2E59" w:rsidP="002F5D91">
      <w:pPr>
        <w:pStyle w:val="AR6BodyText"/>
        <w:shd w:val="clear" w:color="auto" w:fill="DEEAF6"/>
        <w:ind w:left="1560" w:hanging="1560"/>
        <w:rPr>
          <w:sz w:val="20"/>
          <w:szCs w:val="20"/>
          <w:lang w:val="en-GB"/>
        </w:rPr>
      </w:pPr>
      <w:r w:rsidRPr="000E472A">
        <w:rPr>
          <w:b/>
          <w:sz w:val="20"/>
          <w:szCs w:val="20"/>
          <w:lang w:val="en-GB"/>
        </w:rPr>
        <w:t>Box 6.1, Figure 1:</w:t>
      </w:r>
      <w:r w:rsidRPr="000E472A">
        <w:rPr>
          <w:sz w:val="20"/>
          <w:szCs w:val="20"/>
          <w:lang w:val="en-GB"/>
        </w:rPr>
        <w:t xml:space="preserve"> </w:t>
      </w:r>
      <w:r w:rsidR="00C30506" w:rsidRPr="004E2874">
        <w:rPr>
          <w:b/>
          <w:sz w:val="20"/>
          <w:szCs w:val="20"/>
          <w:lang w:val="en-GB"/>
        </w:rPr>
        <w:t>K</w:t>
      </w:r>
      <w:r w:rsidRPr="004E2874">
        <w:rPr>
          <w:b/>
          <w:sz w:val="20"/>
          <w:szCs w:val="20"/>
          <w:lang w:val="en-GB"/>
        </w:rPr>
        <w:t>nowledge exchange between laboratory/theoretical studies, observations and global chemistry</w:t>
      </w:r>
      <w:ins w:id="1239" w:author="Lucy Cowie" w:date="2021-07-26T15:25:00Z">
        <w:r w:rsidR="00294EBF">
          <w:rPr>
            <w:b/>
            <w:sz w:val="20"/>
            <w:szCs w:val="20"/>
            <w:lang w:val="en-GB"/>
          </w:rPr>
          <w:t xml:space="preserve"> </w:t>
        </w:r>
      </w:ins>
      <w:del w:id="1240" w:author="Lucy Cowie" w:date="2021-07-26T15:25:00Z">
        <w:r w:rsidRPr="004E2874" w:rsidDel="00294EBF">
          <w:rPr>
            <w:b/>
            <w:sz w:val="20"/>
            <w:szCs w:val="20"/>
            <w:lang w:val="en-GB"/>
          </w:rPr>
          <w:delText>-</w:delText>
        </w:r>
      </w:del>
      <w:r w:rsidRPr="004E2874">
        <w:rPr>
          <w:b/>
          <w:sz w:val="20"/>
          <w:szCs w:val="20"/>
          <w:lang w:val="en-GB"/>
        </w:rPr>
        <w:t>climate models to inform our understanding of short-lived climate forcers (SLCFs).</w:t>
      </w:r>
      <w:r w:rsidRPr="000E472A">
        <w:rPr>
          <w:sz w:val="20"/>
          <w:szCs w:val="20"/>
          <w:lang w:val="en-GB"/>
        </w:rPr>
        <w:t xml:space="preserve"> </w:t>
      </w:r>
    </w:p>
    <w:p w14:paraId="7C861175" w14:textId="77777777" w:rsidR="00AF2E59" w:rsidRPr="000E472A" w:rsidRDefault="00AF2E59" w:rsidP="00D5630D">
      <w:pPr>
        <w:pStyle w:val="AR6BodyText"/>
        <w:shd w:val="clear" w:color="auto" w:fill="DEEAF6"/>
        <w:rPr>
          <w:lang w:val="en-GB"/>
        </w:rPr>
      </w:pPr>
    </w:p>
    <w:p w14:paraId="3E58B076" w14:textId="77777777" w:rsidR="00AF2E59" w:rsidRPr="000E472A" w:rsidRDefault="00AF2E59" w:rsidP="00D5630D">
      <w:pPr>
        <w:pStyle w:val="AR6BodyText"/>
        <w:shd w:val="clear" w:color="auto" w:fill="DEEAF6"/>
        <w:rPr>
          <w:b/>
          <w:lang w:val="en-GB"/>
        </w:rPr>
      </w:pPr>
      <w:r w:rsidRPr="000E472A">
        <w:rPr>
          <w:b/>
          <w:lang w:val="en-GB"/>
        </w:rPr>
        <w:t>[END BOX 6.1, FIGURE 1 HERE]</w:t>
      </w:r>
      <w:commentRangeEnd w:id="1238"/>
      <w:r w:rsidR="009C7BEE">
        <w:rPr>
          <w:rStyle w:val="Marquedecommentaire"/>
          <w:lang w:val="en-GB"/>
        </w:rPr>
        <w:commentReference w:id="1238"/>
      </w:r>
    </w:p>
    <w:p w14:paraId="3B6EC483" w14:textId="77777777" w:rsidR="00AF2E59" w:rsidRPr="000E472A" w:rsidRDefault="00AF2E59" w:rsidP="00D5630D">
      <w:pPr>
        <w:pStyle w:val="AR6BodyText"/>
        <w:rPr>
          <w:color w:val="000000"/>
          <w:lang w:val="en-GB"/>
        </w:rPr>
      </w:pPr>
    </w:p>
    <w:p w14:paraId="2375ABD6" w14:textId="77777777" w:rsidR="00AF2E59" w:rsidRPr="000E472A" w:rsidRDefault="00AF2E59" w:rsidP="00D5630D">
      <w:pPr>
        <w:pStyle w:val="AR6BodyText"/>
        <w:rPr>
          <w:b/>
          <w:lang w:val="en-GB"/>
        </w:rPr>
      </w:pPr>
      <w:r w:rsidRPr="000E472A">
        <w:rPr>
          <w:b/>
          <w:lang w:val="en-GB"/>
        </w:rPr>
        <w:t>[END BOX 6.1 HERE]</w:t>
      </w:r>
    </w:p>
    <w:p w14:paraId="744DE6D6" w14:textId="398512E5" w:rsidR="00AF2E59" w:rsidRDefault="00AF2E59" w:rsidP="00D5630D">
      <w:pPr>
        <w:pStyle w:val="AR6BodyText"/>
        <w:rPr>
          <w:lang w:val="en-GB"/>
        </w:rPr>
      </w:pPr>
    </w:p>
    <w:p w14:paraId="4132ACF0" w14:textId="77777777" w:rsidR="007E79EA" w:rsidRPr="000E472A" w:rsidRDefault="007E79EA" w:rsidP="00D5630D">
      <w:pPr>
        <w:pStyle w:val="AR6BodyText"/>
        <w:rPr>
          <w:lang w:val="en-GB"/>
        </w:rPr>
      </w:pPr>
    </w:p>
    <w:p w14:paraId="6B9DA57D" w14:textId="5021538B" w:rsidR="00AF2E59" w:rsidRDefault="00AF2E59" w:rsidP="00D5630D">
      <w:pPr>
        <w:pStyle w:val="AR6Chap6Level2611"/>
      </w:pPr>
      <w:bookmarkStart w:id="1241" w:name="_Toc5715221"/>
      <w:bookmarkStart w:id="1242" w:name="_Toc5721880"/>
      <w:bookmarkStart w:id="1243" w:name="_Toc6596751"/>
      <w:bookmarkStart w:id="1244" w:name="_Toc30500995"/>
      <w:bookmarkStart w:id="1245" w:name="_Toc70498173"/>
      <w:r w:rsidRPr="000E472A">
        <w:t>Methane (CH</w:t>
      </w:r>
      <w:r w:rsidRPr="000E472A">
        <w:rPr>
          <w:vertAlign w:val="subscript"/>
        </w:rPr>
        <w:t>4</w:t>
      </w:r>
      <w:r w:rsidRPr="000E472A">
        <w:t>)</w:t>
      </w:r>
      <w:bookmarkEnd w:id="1241"/>
      <w:bookmarkEnd w:id="1242"/>
      <w:bookmarkEnd w:id="1243"/>
      <w:bookmarkEnd w:id="1244"/>
      <w:bookmarkEnd w:id="1245"/>
    </w:p>
    <w:p w14:paraId="298EEBF7" w14:textId="77777777" w:rsidR="007E79EA" w:rsidRPr="000E472A" w:rsidRDefault="007E79EA" w:rsidP="007E79EA">
      <w:pPr>
        <w:pStyle w:val="AR6BodyText"/>
      </w:pPr>
    </w:p>
    <w:p w14:paraId="19E28F18" w14:textId="52C518D4" w:rsidR="00AF2E59" w:rsidRPr="000E472A" w:rsidRDefault="00AF2E59" w:rsidP="00D5630D">
      <w:pPr>
        <w:pStyle w:val="AR6BodyText"/>
        <w:rPr>
          <w:lang w:val="en-GB"/>
        </w:rPr>
      </w:pPr>
      <w:r w:rsidRPr="000E472A">
        <w:rPr>
          <w:lang w:val="en-GB"/>
        </w:rPr>
        <w:t>The global mean surface mixing ratio of methane has increased by 156</w:t>
      </w:r>
      <w:r w:rsidRPr="00D837A8">
        <w:rPr>
          <w:lang w:val="en-GB"/>
        </w:rPr>
        <w:t>% since 1750 (see Section 2.2.3.4</w:t>
      </w:r>
      <w:del w:id="1246" w:author="Ian Blenkinsop" w:date="2021-07-15T12:19:00Z">
        <w:r w:rsidRPr="00D837A8" w:rsidDel="005F15FB">
          <w:rPr>
            <w:lang w:val="en-GB"/>
          </w:rPr>
          <w:delText xml:space="preserve">; </w:delText>
        </w:r>
      </w:del>
      <w:ins w:id="1247" w:author="Ian Blenkinsop" w:date="2021-07-15T12:19:00Z">
        <w:r w:rsidR="005F15FB">
          <w:rPr>
            <w:lang w:val="en-GB"/>
          </w:rPr>
          <w:t xml:space="preserve"> and </w:t>
        </w:r>
      </w:ins>
      <w:r w:rsidRPr="00D837A8">
        <w:rPr>
          <w:lang w:val="en-GB"/>
        </w:rPr>
        <w:t xml:space="preserve">Annex </w:t>
      </w:r>
      <w:r>
        <w:rPr>
          <w:lang w:val="en-GB"/>
        </w:rPr>
        <w:t>III</w:t>
      </w:r>
      <w:r w:rsidRPr="00D837A8">
        <w:rPr>
          <w:lang w:val="en-GB"/>
        </w:rPr>
        <w:t xml:space="preserve">). </w:t>
      </w:r>
      <w:r w:rsidRPr="009638A7">
        <w:rPr>
          <w:lang w:val="en-GB" w:eastAsia="en-US"/>
        </w:rPr>
        <w:t xml:space="preserve">Since AR5, the methane mixing ratio has increased by about 3.5% </w:t>
      </w:r>
      <w:r w:rsidRPr="004904EA">
        <w:rPr>
          <w:lang w:val="en-GB" w:eastAsia="en-US"/>
        </w:rPr>
        <w:t>from 1803</w:t>
      </w:r>
      <w:ins w:id="1248" w:author="Ian Blenkinsop" w:date="2021-07-15T12:19:00Z">
        <w:r w:rsidR="005F15FB">
          <w:rPr>
            <w:lang w:val="en-GB" w:eastAsia="en-US"/>
          </w:rPr>
          <w:t xml:space="preserve"> </w:t>
        </w:r>
      </w:ins>
      <w:r w:rsidRPr="004904EA">
        <w:rPr>
          <w:lang w:val="en-GB" w:eastAsia="en-US"/>
        </w:rPr>
        <w:t>±</w:t>
      </w:r>
      <w:ins w:id="1249" w:author="Ian Blenkinsop" w:date="2021-07-15T12:19:00Z">
        <w:r w:rsidR="005F15FB">
          <w:rPr>
            <w:lang w:val="en-GB" w:eastAsia="en-US"/>
          </w:rPr>
          <w:t xml:space="preserve"> </w:t>
        </w:r>
      </w:ins>
      <w:r w:rsidRPr="004904EA">
        <w:rPr>
          <w:lang w:val="en-GB" w:eastAsia="en-US"/>
        </w:rPr>
        <w:t>2 ppb in 2011 to 1866</w:t>
      </w:r>
      <w:ins w:id="1250" w:author="Lucy Cowie" w:date="2021-07-26T15:54:00Z">
        <w:r w:rsidR="004E39EC">
          <w:rPr>
            <w:lang w:val="en-GB" w:eastAsia="en-US"/>
          </w:rPr>
          <w:t xml:space="preserve"> </w:t>
        </w:r>
      </w:ins>
      <w:r w:rsidRPr="004904EA">
        <w:rPr>
          <w:lang w:val="en-GB" w:eastAsia="en-US"/>
        </w:rPr>
        <w:t>±</w:t>
      </w:r>
      <w:ins w:id="1251" w:author="Lucy Cowie" w:date="2021-07-26T15:54:00Z">
        <w:r w:rsidR="004E39EC">
          <w:rPr>
            <w:lang w:val="en-GB" w:eastAsia="en-US"/>
          </w:rPr>
          <w:t xml:space="preserve"> </w:t>
        </w:r>
      </w:ins>
      <w:r w:rsidRPr="004904EA">
        <w:rPr>
          <w:lang w:val="en-GB" w:eastAsia="en-US"/>
        </w:rPr>
        <w:t>3</w:t>
      </w:r>
      <w:r w:rsidRPr="00610383">
        <w:rPr>
          <w:lang w:val="en-GB" w:eastAsia="en-US"/>
        </w:rPr>
        <w:t xml:space="preserve"> ppb in 2019 (</w:t>
      </w:r>
      <w:del w:id="1252" w:author="Lucy Cowie" w:date="2021-07-26T15:56:00Z">
        <w:r w:rsidRPr="00610383" w:rsidDel="004E39EC">
          <w:rPr>
            <w:lang w:val="en-GB" w:eastAsia="en-US"/>
          </w:rPr>
          <w:delText xml:space="preserve">see </w:delText>
        </w:r>
      </w:del>
      <w:r w:rsidRPr="00610383">
        <w:rPr>
          <w:lang w:val="en-GB" w:eastAsia="en-US"/>
        </w:rPr>
        <w:t xml:space="preserve">Section 2.2.3.3.2) largely driven by anthropogenic activities as assessed </w:t>
      </w:r>
      <w:r w:rsidRPr="000F1877">
        <w:rPr>
          <w:lang w:val="en-GB" w:eastAsia="en-US"/>
        </w:rPr>
        <w:t xml:space="preserve">in </w:t>
      </w:r>
      <w:r w:rsidRPr="00C827FE">
        <w:rPr>
          <w:lang w:val="en-GB" w:eastAsia="en-US"/>
        </w:rPr>
        <w:t>Chapter 5 (Section 5.2.2 and Cross-Chapter Box 5.2</w:t>
      </w:r>
      <w:r w:rsidRPr="000F1877">
        <w:rPr>
          <w:lang w:val="en-GB" w:eastAsia="en-US"/>
        </w:rPr>
        <w:t>).</w:t>
      </w:r>
      <w:r w:rsidRPr="00F732C6">
        <w:rPr>
          <w:lang w:val="en-GB" w:eastAsia="en-US"/>
        </w:rPr>
        <w:t xml:space="preserve"> </w:t>
      </w:r>
    </w:p>
    <w:p w14:paraId="239847BD" w14:textId="77777777" w:rsidR="00AF2E59" w:rsidRPr="000E472A" w:rsidRDefault="00AF2E59" w:rsidP="00D5630D">
      <w:pPr>
        <w:pStyle w:val="AR6BodyText"/>
        <w:rPr>
          <w:color w:val="000000"/>
          <w:lang w:val="en-GB" w:eastAsia="en-US"/>
        </w:rPr>
      </w:pPr>
    </w:p>
    <w:p w14:paraId="2404E418" w14:textId="13D6A8DD" w:rsidR="00AF2E59" w:rsidRPr="00D837A8" w:rsidRDefault="00AF2E59" w:rsidP="00D5630D">
      <w:pPr>
        <w:pStyle w:val="AR6BodyText"/>
        <w:rPr>
          <w:color w:val="000000"/>
          <w:lang w:val="en-GB" w:eastAsia="en-US"/>
        </w:rPr>
      </w:pPr>
      <w:r w:rsidRPr="000E472A">
        <w:rPr>
          <w:color w:val="000000"/>
          <w:lang w:val="en-GB" w:eastAsia="en-US"/>
        </w:rPr>
        <w:t>An assessment of the global methane budget is provided in Chapter 5</w:t>
      </w:r>
      <w:r>
        <w:rPr>
          <w:color w:val="000000"/>
          <w:lang w:val="en-GB" w:eastAsia="en-US"/>
        </w:rPr>
        <w:t>,</w:t>
      </w:r>
      <w:r w:rsidRPr="000E472A">
        <w:rPr>
          <w:color w:val="000000"/>
          <w:lang w:val="en-GB" w:eastAsia="en-US"/>
        </w:rPr>
        <w:t xml:space="preserve"> while this section assesses methane atmospheric lifetime and perturbation time </w:t>
      </w:r>
      <w:r w:rsidRPr="000E472A">
        <w:rPr>
          <w:color w:val="000000"/>
          <w:lang w:val="en-GB" w:eastAsia="en-US"/>
        </w:rPr>
        <w:fldChar w:fldCharType="begin" w:fldLock="1"/>
      </w:r>
      <w:r w:rsidR="00D477C7">
        <w:rPr>
          <w:color w:val="000000"/>
          <w:lang w:val="en-GB" w:eastAsia="en-US"/>
        </w:rPr>
        <w:instrText>ADDIN CSL_CITATION { "citationItems" : [ { "id" : "ITEM-1", "itemData" : { "ISBN" : "0521807670", "author" : [ { "dropping-particle" : "", "family" : "Prather", "given" : "M J", "non-dropping-particle" : "", "parse-names" : false, "suffix" : "" }, { "dropping-particle" : "", "family" : "Ehhalt", "given" : "D", "non-dropping-particle" : "", "parse-names" : false, "suffix" : "" }, { "dropping-particle" : "", "family" : "F.J.Dentener", "given" : "", "non-dropping-particle" : "", "parse-names" : false, "suffix" : "" }, { "dropping-particle" : "", "family" : "Derwent", "given" : "R", "non-dropping-particle" : "", "parse-names" : false, "suffix" : "" }, { "dropping-particle" : "", "family" : "Dlugokencky", "given" : "E", "non-dropping-particle" : "", "parse-names" : false, "suffix" : "" }, { "dropping-particle" : "", "family" : "Holland", "given" : "E", "non-dropping-particle" : "", "parse-names" : false, "suffix" : "" }, { "dropping-particle" : "", "family" : "Isaksen", "given" : "I", "non-dropping-particle" : "", "parse-names" : false, "suffix" : "" }, { "dropping-particle" : "", "family" : "Katima", "given" : "J", "non-dropping-particle" : "", "parse-names" : false, "suffix" : "" }, { "dropping-particle" : "", "family" : "Kirchhoff", "given" : "V", "non-dropping-particle" : "", "parse-names" : false, "suffix" : "" }, { "dropping-particle" : "", "family" : "Matson", "given" : "P", "non-dropping-particle" : "", "parse-names" : false, "suffix" : "" }, { "dropping-particle" : "", "family" : "Midgley", "given" : "P", "non-dropping-particle" : "", "parse-names" : false, "suffix" : "" }, { "dropping-particle" : "", "family" : "Wang", "given" : "M", "non-dropping-particle" : "", "parse-names" : false, "suffix" : "" }, { "dropping-particle" : "", "family" : "Houghton", "given" : "J T", "non-dropping-particle" : "", "parse-names" : false, "suffix" : "" } ], "container-title" : "Climate Change 2001: The Physical Science Basis. Contribution of Working Group I to the Third Assessment Report of the Intergovernmental Panel on Climate Change", "editor" : [ { "dropping-particle" : "", "family" : "Y. Ding", "given" : "", "non-dropping-particle" : "", "parse-names" : false, "suffix" : "" }, { "dropping-particle" : "", "family" : "D.J. Griggs", "given" : "", "non-dropping-particle" : "", "parse-names" : false, "suffix" : "" }, { "dropping-particle" : "", "family" : "M. Noguer", "given" : "", "non-dropping-particle" : "", "parse-names" : false, "suffix" : "" }, { "dropping-particle" : "", "family" : "P.J. van der Linden", "given" : "", "non-dropping-particle" : "", "parse-names" : false, "suffix" : "" }, { "dropping-particle" : "", "family" : "X. Dai", "given" : "", "non-dropping-particle" : "", "parse-names" : false, "suffix" : "" }, { "dropping-particle" : "", "family" : "K. Maskell", "given" : "", "non-dropping-particle" : "", "parse-names" : false, "suffix" : "" }, { "dropping-particle" : "", "family" : "Johnson", "given" : "C A", "non-dropping-particle" : "", "parse-names" : false, "suffix" : "" } ], "id" : "ITEM-1", "issued" : { "date-parts" : [ [ "2001" ] ] }, "page" : "239-287", "publisher" : "Cambridge University Press", "publisher-place" : "Cambridge, United Kingdom and New York, NY, USA", "title" : "Atmospheric Chemistry and Greenhouse Gases", "translator" : [ { "dropping-particle" : "", "family" : "G4973", "given" : "Rt13", "non-dropping-particle" : "", "parse-names" : false, "suffix" : "" } ], "type" : "chapter" }, "uris" : [ "http://www.mendeley.com/documents/?uuid=b8903c98-295a-45a4-b42e-297603f5653a", "http://www.mendeley.com/documents/?uuid=f4cd4fe0-7ae0-4763-ad8d-a76177ff0567", "http://www.mendeley.com/documents/?uuid=40194f51-c46f-4581-ac28-1da053ed1142", "http://www.mendeley.com/documents/?uuid=6ec089a4-0585-4e6a-93fb-e11db3cdf0de", "http://www.mendeley.com/documents/?uuid=ea0a1b23-7268-417d-9d35-ba85afa38b78" ] } ], "mendeley" : { "formattedCitation" : "(Prather et al., 2001)", "plainTextFormattedCitation" : "(Prather et al., 2001)", "previouslyFormattedCitation" : "(Prather et al., 2001)" }, "properties" : { "noteIndex" : 0 }, "schema" : "https://github.com/citation-style-language/schema/raw/master/csl-citation.json" }</w:instrText>
      </w:r>
      <w:r w:rsidRPr="000E472A">
        <w:rPr>
          <w:color w:val="000000"/>
          <w:lang w:val="en-GB" w:eastAsia="en-US"/>
        </w:rPr>
        <w:fldChar w:fldCharType="separate"/>
      </w:r>
      <w:r w:rsidR="00CB33A1">
        <w:rPr>
          <w:noProof/>
          <w:color w:val="000000"/>
          <w:lang w:val="en-GB" w:eastAsia="en-US"/>
        </w:rPr>
        <w:t>(Prather et al., 2001)</w:t>
      </w:r>
      <w:r w:rsidRPr="000E472A">
        <w:rPr>
          <w:color w:val="000000"/>
          <w:lang w:val="en-GB" w:eastAsia="en-US"/>
        </w:rPr>
        <w:fldChar w:fldCharType="end"/>
      </w:r>
      <w:r w:rsidRPr="000E472A">
        <w:rPr>
          <w:color w:val="000000"/>
          <w:lang w:val="en-GB" w:eastAsia="en-US"/>
        </w:rPr>
        <w:t xml:space="preserve">. </w:t>
      </w:r>
      <w:commentRangeStart w:id="1253"/>
      <w:ins w:id="1254" w:author="Lucy Cowie" w:date="2021-07-26T15:56:00Z">
        <w:r w:rsidR="00691F94">
          <w:rPr>
            <w:color w:val="000000"/>
            <w:lang w:val="en-GB" w:eastAsia="en-US"/>
          </w:rPr>
          <w:t xml:space="preserve">The </w:t>
        </w:r>
      </w:ins>
      <w:r w:rsidRPr="000E472A">
        <w:rPr>
          <w:color w:val="000000"/>
          <w:lang w:val="en-GB" w:eastAsia="en-US"/>
        </w:rPr>
        <w:t>AR5 based its assessment of methane lifetime on</w:t>
      </w:r>
      <w:commentRangeEnd w:id="1253"/>
      <w:r w:rsidR="00783515">
        <w:rPr>
          <w:rStyle w:val="Marquedecommentaire"/>
          <w:lang w:val="en-GB"/>
        </w:rPr>
        <w:commentReference w:id="1253"/>
      </w:r>
      <w:r w:rsidRPr="000E472A">
        <w:rPr>
          <w:color w:val="000000"/>
          <w:lang w:val="en-GB" w:eastAsia="en-US"/>
        </w:rPr>
        <w:t xml:space="preserve"> </w:t>
      </w:r>
      <w:r w:rsidRPr="000E472A">
        <w:rPr>
          <w:color w:val="000000"/>
          <w:lang w:val="en-GB" w:eastAsia="en-US"/>
        </w:rPr>
        <w:fldChar w:fldCharType="begin" w:fldLock="1"/>
      </w:r>
      <w:r w:rsidR="00D477C7">
        <w:rPr>
          <w:color w:val="000000"/>
          <w:lang w:val="en-GB" w:eastAsia="en-US"/>
        </w:rPr>
        <w:instrText>ADDIN CSL_CITATION { "citationItems" : [ { "id" : "ITEM-1", "itemData" : { "DOI" : "10.1029/2012GL051440", "ISSN" : "00948276", "abstract" : "Knowledge of the atmospheric chemistry of reactive greenhouse gases is needed to accurately quantify the relationship between human activities and climate, and to incorporate uncertainty in our projections of greenhouse gas abundances. We present a method for estimating the fraction of greenhouse gases attributable to human activities, both currently and for future scenarios. Key variables used to calculate the atmospheric chemistry and budgets of major non\u2010CO2greenhouse gases are codified along with their uncertainties, and then used to project budgets and abundances under the new climate\u2010change scenarios. This new approach uses our knowledge of changing abundances and lifetimes to estimate current total anthropogenic emissions, independently and possibly more accurately than inventory\u2010based scenarios. We derive a present\u2010day atmospheric lifetime for methane (CH4) of 9.1 \u00b1 0.9 y and anthropogenic emissions of 352 \u00b1 45 Tg/y (64% of total emissions). For N2O, corresponding values are 131 \u00b1 10 y and 6.5 \u00b1 1.3 TgN/y (41% of total); and for HFC\u2010134a, the lifetime is 14.2 \u00b1 1.5 y.", "author" : [ { "dropping-particle" : "", "family" : "Prather", "given" : "Michael J", "non-dropping-particle" : "", "parse-names" : false, "suffix" : "" }, { "dropping-particle" : "", "family" : "Holmes", "given" : "Christopher D", "non-dropping-particle" : "", "parse-names" : false, "suffix" : "" }, { "dropping-particle" : "", "family" : "Hsu", "given" : "Juno", "non-dropping-particle" : "", "parse-names" : false, "suffix" : "" } ], "container-title" : "Geophysical Research Letters", "id" : "ITEM-1", "issue" : "9", "issued" : { "date-parts" : [ [ "2012", "5" ] ] }, "page" : "L09803", "title" : "Reactive greenhouse gas scenarios: Systematic exploration of uncertainties and the role of atmospheric chemistry", "translator" : [ { "dropping-particle" : "", "family" : "G4110", "given" : "", "non-dropping-particle" : "", "parse-names" : false, "suffix" : "" } ], "type" : "article-journal", "volume" : "39" }, "uris" : [ "http://www.mendeley.com/documents/?uuid=c9ffee9f-1f31-41b3-815f-c56a81321660", "http://www.mendeley.com/documents/?uuid=4b5a3440-96b3-4d8c-9b4a-278ea61f18a6" ] } ], "mendeley" : { "formattedCitation" : "(Prather et al., 2012)", "plainTextFormattedCitation" : "(Prather et al., 2012)", "previouslyFormattedCitation" : "(Prather et al., 2012)" }, "properties" : { "noteIndex" : 0 }, "schema" : "https://github.com/citation-style-language/schema/raw/master/csl-citation.json" }</w:instrText>
      </w:r>
      <w:r w:rsidRPr="000E472A">
        <w:rPr>
          <w:color w:val="000000"/>
          <w:lang w:val="en-GB" w:eastAsia="en-US"/>
        </w:rPr>
        <w:fldChar w:fldCharType="separate"/>
      </w:r>
      <w:r w:rsidR="00CB33A1">
        <w:rPr>
          <w:noProof/>
          <w:color w:val="000000"/>
          <w:lang w:val="en-GB" w:eastAsia="en-US"/>
        </w:rPr>
        <w:t>(Prather et al., 2012)</w:t>
      </w:r>
      <w:r w:rsidRPr="000E472A">
        <w:rPr>
          <w:color w:val="000000"/>
          <w:lang w:val="en-GB" w:eastAsia="en-US"/>
        </w:rPr>
        <w:fldChar w:fldCharType="end"/>
      </w:r>
      <w:r w:rsidRPr="000E472A">
        <w:rPr>
          <w:color w:val="000000"/>
          <w:lang w:val="en-GB" w:eastAsia="en-US"/>
        </w:rPr>
        <w:t>. The methane lifetime due to tropospheric OH, the primary sink of methane, was assessed to be 11.2 ± 1.3 years constrained by surface observations of methyl chloroform (MCF), and lifetimes due to stratospheric loss</w:t>
      </w:r>
      <w:ins w:id="1255" w:author="Ian Blenkinsop" w:date="2021-07-15T12:19:00Z">
        <w:r w:rsidR="005F15FB" w:rsidRPr="000E472A">
          <w:rPr>
            <w:color w:val="000000"/>
            <w:lang w:val="en-GB" w:eastAsia="en-US"/>
          </w:rPr>
          <w:t>,</w:t>
        </w:r>
      </w:ins>
      <w:r w:rsidRPr="002D39BF">
        <w:rPr>
          <w:rStyle w:val="Appelnotedebasdep"/>
          <w:rPrChange w:id="1256" w:author="Robin Matthews" w:date="2021-07-08T17:17:00Z">
            <w:rPr>
              <w:rStyle w:val="Appelnotedebasdep"/>
              <w:color w:val="000000"/>
              <w:lang w:val="en-GB" w:eastAsia="en-US"/>
            </w:rPr>
          </w:rPrChange>
        </w:rPr>
        <w:footnoteReference w:id="2"/>
      </w:r>
      <w:del w:id="1259" w:author="Ian Blenkinsop" w:date="2021-07-15T12:19:00Z">
        <w:r w:rsidRPr="000E472A" w:rsidDel="005F15FB">
          <w:rPr>
            <w:color w:val="000000"/>
            <w:lang w:val="en-GB" w:eastAsia="en-US"/>
          </w:rPr>
          <w:delText>,</w:delText>
        </w:r>
      </w:del>
      <w:r w:rsidRPr="000E472A">
        <w:rPr>
          <w:color w:val="000000"/>
          <w:lang w:val="en-GB" w:eastAsia="en-US"/>
        </w:rPr>
        <w:t xml:space="preserve"> tropospheric halogen loss and soil uptake were assessed to be 150 ± 50 years, 200 ± 100 years</w:t>
      </w:r>
      <w:ins w:id="1260" w:author="Lucy Cowie" w:date="2021-07-26T16:52:00Z">
        <w:r w:rsidR="00036777">
          <w:rPr>
            <w:color w:val="000000"/>
            <w:lang w:val="en-GB" w:eastAsia="en-US"/>
          </w:rPr>
          <w:t xml:space="preserve"> and</w:t>
        </w:r>
      </w:ins>
      <w:del w:id="1261" w:author="Lucy Cowie" w:date="2021-07-26T16:52:00Z">
        <w:r w:rsidRPr="000E472A" w:rsidDel="00036777">
          <w:rPr>
            <w:color w:val="000000"/>
            <w:lang w:val="en-GB" w:eastAsia="en-US"/>
          </w:rPr>
          <w:delText>,</w:delText>
        </w:r>
      </w:del>
      <w:r w:rsidRPr="000E472A">
        <w:rPr>
          <w:color w:val="000000"/>
          <w:lang w:val="en-GB" w:eastAsia="en-US"/>
        </w:rPr>
        <w:t xml:space="preserve"> 120 ± 24 years, respectively </w:t>
      </w:r>
      <w:r w:rsidRPr="000E472A">
        <w:rPr>
          <w:color w:val="000000"/>
          <w:lang w:val="en-GB" w:eastAsia="en-US"/>
        </w:rPr>
        <w:fldChar w:fldCharType="begin" w:fldLock="1"/>
      </w:r>
      <w:r w:rsidR="00D477C7">
        <w:rPr>
          <w:color w:val="000000"/>
          <w:lang w:val="en-GB" w:eastAsia="en-US"/>
        </w:rPr>
        <w:instrText>ADDIN CSL_CITATION { "citationItems" : [ { "id" : "ITEM-1", "itemData" : { "DOI" : "10.1017/CBO9781107415324.018", "ISBN" : "9781107661820", "author" : [ { "dropping-particle" : "", "family" : "Myhre", "given" : "Gunnar", "non-dropping-particle" : "", "parse-names" : false, "suffix" : "" }, { "dropping-particle" : "", "family" : "Shindell", "given" : "Drew", "non-dropping-particle" : "", "parse-names" : false, "suffix" : "" }, { "dropping-particle" : "", "family" : "Br\u00e9on", "given" : "Francois-Marie", "non-dropping-particle" : "", "parse-names" : false, "suffix" : "" }, { "dropping-particle" : "", "family" : "Collins", "given" : "William", "non-dropping-particle" : "", "parse-names" : false, "suffix" : "" }, { "dropping-particle" : "", "family" : "Fuglestvedt", "given" : "Jan", "non-dropping-particle" : "", "parse-names" : false, "suffix" : "" }, { "dropping-particle" : "", "family" : "Huang", "given" : "Jianping", "non-dropping-particle" : "", "parse-names" : false, "suffix" : "" }, { "dropping-particle" : "", "family" : "Koch", "given" : "Dorothy", "non-dropping-particle" : "", "parse-names" : false, "suffix" : "" }, { "dropping-particle" : "", "family" : "Lamarque", "given" : "Jean-Francois", "non-dropping-particle" : "", "parse-names" : false, "suffix" : "" }, { "dropping-particle" : "", "family" : "Lee", "given" : "David", "non-dropping-particle" : "", "parse-names" : false, "suffix" : "" }, { "dropping-particle" : "", "family" : "Mendoza", "given" : "Blanca", "non-dropping-particle" : "", "parse-names" : false, "suffix" : "" }, { "dropping-particle" : "", "family" : "Nakajima", "given" : "Teruyuki", "non-dropping-particle" : "", "parse-names" : false, "suffix" : "" }, { "dropping-particle" : "", "family" : "Robock", "given" : "Alan", "non-dropping-particle" : "", "parse-names" : false, "suffix" : "" }, { "dropping-particle" : "", "family" : "Stephens", "given" : "Graeme", "non-dropping-particle" : "", "parse-names" : false, "suffix" : "" }, { "dropping-particle" : "", "family" : "Takemura", "given" : "Toshihiko", "non-dropping-particle" : "", "parse-names" : false, "suffix" : "" }, { "dropping-particle" : "", "family" : "Zhang", "given" : "Hua", "non-dropping-particle" : "", "parse-names" : false, "suffix" : "" } ], "chapter-number" : "8",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"genre" : "Book Section", "id" : "ITEM-1", "issued" : { "date-parts" : [ [ "2013" ] ] }, "page" : "659-740", "publisher" : "Cambridge University Press", "publisher-place" : "Cambridge, United Kingdom and New York, NY, USA", "title" : "Anthropogenic and Natural Radiative Forcing", "translator" : [ { "dropping-particle" : "", "family" : "G5425", "given" : "Rt13", "non-dropping-particle" : "", "parse-names" : false, "suffix" : "" } ], "type" : "chapter" }, "uris" : [ "http://www.mendeley.com/documents/?uuid=b9eebf76-21a6-4bbc-b69a-7f5fffcf0153" ] } ], "mendeley" : { "formattedCitation" : "(Myhre et al., 2013)", "plainTextFormattedCitation" : "(Myhre et al., 2013)", "previouslyFormattedCitation" : "(Myhre et al., 2013)" }, "properties" : { "noteIndex" : 0 }, "schema" : "https://github.com/citation-style-language/schema/raw/master/csl-citation.json" }</w:instrText>
      </w:r>
      <w:r w:rsidRPr="000E472A">
        <w:rPr>
          <w:color w:val="000000"/>
          <w:lang w:val="en-GB" w:eastAsia="en-US"/>
        </w:rPr>
        <w:fldChar w:fldCharType="separate"/>
      </w:r>
      <w:r w:rsidR="00CB33A1">
        <w:rPr>
          <w:noProof/>
          <w:color w:val="000000"/>
          <w:lang w:val="en-GB" w:eastAsia="en-US"/>
        </w:rPr>
        <w:t>(Myhre et al., 2013)</w:t>
      </w:r>
      <w:r w:rsidRPr="000E472A">
        <w:rPr>
          <w:color w:val="000000"/>
          <w:lang w:val="en-GB" w:eastAsia="en-US"/>
        </w:rPr>
        <w:fldChar w:fldCharType="end"/>
      </w:r>
      <w:r w:rsidRPr="000E472A">
        <w:rPr>
          <w:color w:val="000000"/>
          <w:lang w:val="en-GB" w:eastAsia="en-US"/>
        </w:rPr>
        <w:t xml:space="preserve">. Considering the full range of individual lifetimes, the total methane lifetime was assessed </w:t>
      </w:r>
      <w:r>
        <w:rPr>
          <w:color w:val="000000"/>
          <w:lang w:val="en-GB" w:eastAsia="en-US"/>
        </w:rPr>
        <w:t xml:space="preserve">in AR5 </w:t>
      </w:r>
      <w:r w:rsidRPr="000E472A">
        <w:rPr>
          <w:color w:val="000000"/>
          <w:lang w:val="en-GB" w:eastAsia="en-US"/>
        </w:rPr>
        <w:t xml:space="preserve">to be </w:t>
      </w:r>
      <w:r w:rsidRPr="00B15603">
        <w:rPr>
          <w:color w:val="000000"/>
          <w:lang w:val="en-GB" w:eastAsia="en-US"/>
        </w:rPr>
        <w:t>9.25 ± 0.6</w:t>
      </w:r>
      <w:r w:rsidRPr="00D837A8">
        <w:rPr>
          <w:color w:val="000000"/>
          <w:lang w:val="en-GB" w:eastAsia="en-US"/>
        </w:rPr>
        <w:t xml:space="preserve"> years</w:t>
      </w:r>
      <w:r w:rsidRPr="00B15603">
        <w:rPr>
          <w:color w:val="000000"/>
          <w:lang w:val="en-GB"/>
        </w:rPr>
        <w:t>.</w:t>
      </w:r>
    </w:p>
    <w:p w14:paraId="6AAF3CAA" w14:textId="77777777" w:rsidR="00AF2E59" w:rsidRPr="009638A7" w:rsidRDefault="00AF2E59" w:rsidP="00D5630D">
      <w:pPr>
        <w:pStyle w:val="AR6BodyText"/>
        <w:rPr>
          <w:color w:val="000000"/>
          <w:lang w:val="en-GB" w:eastAsia="en-US"/>
        </w:rPr>
      </w:pPr>
    </w:p>
    <w:p w14:paraId="5FB73EB1" w14:textId="5FB04F6C" w:rsidR="00AF2E59" w:rsidRPr="009638A7" w:rsidRDefault="00AF2E59" w:rsidP="00D5630D">
      <w:pPr>
        <w:pStyle w:val="AR6BodyText"/>
        <w:rPr>
          <w:color w:val="000000"/>
          <w:lang w:val="en-GB" w:eastAsia="en-US"/>
        </w:rPr>
      </w:pPr>
      <w:r w:rsidRPr="004904EA">
        <w:rPr>
          <w:color w:val="000000"/>
          <w:lang w:val="en-GB" w:eastAsia="en-US"/>
        </w:rPr>
        <w:t xml:space="preserve">The global chemical methane sink, </w:t>
      </w:r>
      <w:r w:rsidRPr="00610383">
        <w:rPr>
          <w:color w:val="000000"/>
          <w:lang w:val="en-GB" w:eastAsia="en-US"/>
        </w:rPr>
        <w:t xml:space="preserve">essentially </w:t>
      </w:r>
      <w:r w:rsidRPr="00417ACD">
        <w:rPr>
          <w:color w:val="000000"/>
          <w:lang w:val="en-GB" w:eastAsia="en-US"/>
        </w:rPr>
        <w:t>due to tropospheric OH, required to calculate the chemical lifetime is estimated by either bottom-up global CCMs and ESMs (BU) or top-down observational inversion methods (TD). BU global models represent the coupled chemical processes and feedbacks that determine the ch</w:t>
      </w:r>
      <w:r w:rsidRPr="00F732C6">
        <w:rPr>
          <w:color w:val="000000"/>
          <w:lang w:val="en-GB" w:eastAsia="en-US"/>
        </w:rPr>
        <w:t xml:space="preserve">emical sinks but show large diversity in their estimates, particularly the tropospheric OH sink </w:t>
      </w:r>
      <w:commentRangeStart w:id="1262"/>
      <w:r w:rsidRPr="000E472A">
        <w:rPr>
          <w:color w:val="000000"/>
          <w:lang w:val="en-GB" w:eastAsia="en-US"/>
        </w:rPr>
        <w:fldChar w:fldCharType="begin" w:fldLock="1"/>
      </w:r>
      <w:r w:rsidR="00A75A09">
        <w:rPr>
          <w:color w:val="000000"/>
          <w:lang w:val="en-GB" w:eastAsia="en-US"/>
        </w:rPr>
        <w:instrText>ADDIN CSL_CITATION { "citationItems" : [ { "id" : "ITEM-1", "itemData" : { "DOI" : "10.5194/acp-20-12905-2020", "ISSN" : "1680-7324", "author" : [ { "dropping-particle" : "", "family" : "Stevenson", "given" : "David S.", "non-dropping-particle" : "", "parse-names" : false, "suffix" : "" }, { "dropping-particle" : "", "family" : "Zhao", "given" : "Alcide", "non-dropping-particle" : "", "parse-names" : false, "suffix" : "" }, { "dropping-particle" : "", "family" : "Naik", "given" : "Vaishali", "non-dropping-particle" : "", "parse-names" : false, "suffix" : "" }, { "dropping-particle" : "", "family" : "O'Connor", "given" : "Fiona M.", "non-dropping-particle" : "", "parse-names" : false, "suffix" : "" }, { "dropping-particle" : "", "family" : "Tilmes", "given" : "Simone", "non-dropping-particle" : "", "parse-names" : false, "suffix" : "" }, { "dropping-particle" : "", "family" : "Zeng", "given" : "Guang", "non-dropping-particle" : "", "parse-names" : false, "suffix" : "" }, { "dropping-particle" : "", "family" : "Murray", "given" : "Lee T.", "non-dropping-particle" : "", "parse-names" : false, "suffix" : "" }, { "dropping-particle" : "", "family" : "Collins", "given" : "William J.", "non-dropping-particle" : "", "parse-names" : false, "suffix" : "" }, { "dropping-particle" : "", "family" : "Griffiths", "given" : "Paul T.", "non-dropping-particle" : "", "parse-names" : false, "suffix" : "" }, { "dropping-particle" : "", "family" : "Shim", "given" : "Sungbo", "non-dropping-particle" : "", "parse-names" : false, "suffix" : "" }, { "dropping-particle" : "", "family" : "Horowitz", "given" : "Larry W.", "non-dropping-particle" : "", "parse-names" : false, "suffix" : "" }, { "dropping-particle" : "", "family" : "Sentman", "given" : "Lori T.", "non-dropping-particle" : "", "parse-names" : false, "suffix" : "" }, { "dropping-particle" : "", "family" : "Emmons", "given" : "Louisa", "non-dropping-particle" : "", "parse-names" : false, "suffix" : "" } ], "container-title" : "Atmospheric Chemistry and Physics", "id" : "ITEM-1", "issue" : "21", "issued" : { "date-parts" : [ [ "2020", "11", "5" ] ] }, "page" : "12905-12920", "title" : "Trends in global tropospheric hydroxyl radical and methane lifetime since 1850 from AerChemMIP", "translator" : [ { "dropping-particle" : "", "family" : "G4841", "given" : "", "non-dropping-particle" : "", "parse-names" : false, "suffix" : "" } ], "type" : "article-journal", "volume" : "20" }, "uris" : [ "http://www.mendeley.com/documents/?uuid=7b4594f3-269e-4351-850a-c71f5f60ead1" ] }, { "id" : "ITEM-2", "itemData" : { "DOI" : "10.5194/acp-19-13701-2019", "ISSN" : "1680-7324", "abstract" : "\u00b130 ppbv. Over the full 2000\u20132016 time period, using a common state-of-the-art but nonoptimized emission scenario, the impact of [OH] changes tested here can explain up to 54 % of the gap between model simulations and observations. This result emphasizes the importance of better representing OH abundance and variations in CH4 forward simulations and emission optimizations performed by atmospheric inversions.]]&gt;", "author" : [ { "dropping-particle" : "", "family" : "Zhao", "given" : "Yuanhong", "non-dropping-particle" : "", "parse-names" : false, "suffix" : "" }, { "dropping-particle" : "", "family" : "Saunois", "given" : "Marielle", "non-dropping-particle" : "", "parse-names" : false, "suffix" : "" }, { "dropping-particle" : "", "family" : "Bousquet", "given" : "Philippe", "non-dropping-particle" : "", "parse-names" : false, "suffix" : "" }, { "dropping-particle" : "", "family" : "Lin", "given" : "Xin", "non-dropping-particle" : "", "parse-names" : false, "suffix" : "" }, { "dropping-particle" : "", "family" : "Berchet", "given" : "Antoine", "non-dropping-particle" : "", "parse-names" : false, "suffix" : "" }, { "dropping-particle" : "", "family" : "Hegglin", "given" : "Michaela I.", "non-dropping-particle" : "", "parse-names" : false, "suffix" : "" }, { "dropping-particle" : "", "family" : "Canadell", "given" : "Josep G.", "non-dropping-particle" : "", "parse-names" : false, "suffix" : "" }, { "dropping-particle" : "", "family" : "Jackson", "given" : "Robert B.", "non-dropping-particle" : "", "parse-names" : false, "suffix" : "" }, { "dropping-particle" : "", "family" : "Hauglustaine", "given" : "Didier A.", "non-dropping-particle" : "", "parse-names" : false, "suffix" : "" }, { "dropping-particle" : "", "family" : "Szopa", "given" : "Sophie", "non-dropping-particle" : "", "parse-names" : false, "suffix" : "" }, { "dropping-particle" : "", "family" : "Stavert", "given" : "Ann R.", "non-dropping-particle" : "", "parse-names" : false, "suffix" : "" }, { "dropping-particle" : "", "family" : "Abraham", "given" : "Nathan Luke", "non-dropping-particle" : "", "parse-names" : false, "suffix" : "" }, { "dropping-particle" : "", "family" : "Archibald", "given" : "Alex T.", "non-dropping-particle" : "", "parse-names" : false, "suffix" : "" }, { "dropping-particle" : "", "family" : "Bekki", "given" : "Slimane", "non-dropping-particle" : "", "parse-names" : false, "suffix" : "" }, { "dropping-particle" : "", "family" : "Deushi", "given" : "Makoto", "non-dropping-particle" : "", "parse-names" : false, "suffix" : "" }, { "dropping-particle" : "", "family" : "J\u00f6ckel", "given" : "Patrick", "non-dropping-particle" : "", "parse-names" : false, "suffix" : "" }, { "dropping-particle" : "", "family" : "Josse", "given" : "B\u00e9atrice", "non-dropping-particle" : "", "parse-names" : false, "suffix" : "" }, { "dropping-particle" : "", "family" : "Kinnison", "given" : "Douglas", "non-dropping-particle" : "", "parse-names" : false, "suffix" : "" }, { "dropping-particle" : "", "family" : "Kirner", "given" : "Ole", "non-dropping-particle" : "", "parse-names" : false, "suffix" : "" }, { "dropping-particle" : "", "family" : "Mar\u00e9cal", "given" : "Virginie", "non-dropping-particle" : "", "parse-names" : false, "suffix" : "" }, { "dropping-particle" : "", "family" : "O'Connor", "given" : "Fiona M.", "non-dropping-particle" : "", "parse-names" : false, "suffix" : "" }, { "dropping-particle" : "", "family" : "Plummer", "given" : "David A.", "non-dropping-particle" : "", "parse-names" : false, "suffix" : "" }, { "dropping-particle" : "", "family" : "Revell", "given" : "Laura E.", "non-dropping-particle" : "", "parse-names" : false, "suffix" : "" }, { "dropping-particle" : "", "family" : "Rozanov", "given" : "Eugene", "non-dropping-particle" : "", "parse-names" : false, "suffix" : "" }, { "dropping-particle" : "", "family" : "Stenke", "given" : "Andrea", "non-dropping-particle" : "", "parse-names" : false, "suffix" : "" }, { "dropping-particle" : "", "family" : "Strode", "given" : "Sarah", "non-dropping-particle" : "", "parse-names" : false, "suffix" : "" }, { "dropping-particle" : "", "family" : "Tilmes", "given" : "Simone", "non-dropping-particle" : "", "parse-names" : false, "suffix" : "" }, { "dropping-particle" : "", "family" : "Dlugokencky", "given" : "Edward J.", "non-dropping-particle" : "", "parse-names" : false, "suffix" : "" }, { "dropping-particle" : "", "family" : "Zheng", "given" : "Bo", "non-dropping-particle" : "", "parse-names" : false, "suffix" : "" } ], "container-title" : "Atmospheric Chemistry and Physics", "id" : "ITEM-2", "issue" : "21", "issued" : { "date-parts" : [ [ "2019", "11", "13" ] ] }, "page" : "13701-13723", "publisher" : "Copernicus Publications", "title" : "Inter-model comparison of global hydroxyl radical (OH) distributions and their impact on atmospheric methane over the 2000\u20132016 period", "translator" : [ { "dropping-particle" : "", "family" : "G3944", "given" : "", "non-dropping-particle" : "", "parse-names" : false, "suffix" : "" } ], "type" : "article-journal", "volume" : "19" }, "uris" : [ "http://www.mendeley.com/documents/?uuid=70c42e33-b2d6-405e-8f08-5bea55686702", "http://www.mendeley.com/documents/?uuid=2321588e-5ac6-42c6-86b7-d990bb5b688b" ] } ], "mendeley" : { "formattedCitation" : "(Zhao et al., 2019b; Stevenson et al., 2020)", "manualFormatting" : "(Y. Zhao et al., 2019; Stevenson et al., 2020)", "plainTextFormattedCitation" : "(Zhao et al., 2019b; Stevenson et al., 2020)", "previouslyFormattedCitation" : "(Zhao et al., 2019b; Stevenson et al., 2020)" }, "properties" : { "noteIndex" : 0 }, "schema" : "https://github.com/citation-style-language/schema/raw/master/csl-citation.json" }</w:instrText>
      </w:r>
      <w:r w:rsidRPr="000E472A">
        <w:rPr>
          <w:color w:val="000000"/>
          <w:lang w:val="en-GB" w:eastAsia="en-US"/>
        </w:rPr>
        <w:fldChar w:fldCharType="separate"/>
      </w:r>
      <w:r w:rsidR="00CB33A1">
        <w:rPr>
          <w:noProof/>
          <w:color w:val="000000"/>
          <w:lang w:val="en-GB" w:eastAsia="en-US"/>
        </w:rPr>
        <w:t>(</w:t>
      </w:r>
      <w:ins w:id="1263" w:author="Robin Matthews" w:date="2021-07-08T15:33:00Z">
        <w:r w:rsidR="00317844">
          <w:rPr>
            <w:noProof/>
            <w:color w:val="000000"/>
            <w:lang w:val="en-GB" w:eastAsia="en-US"/>
          </w:rPr>
          <w:t xml:space="preserve">Y. </w:t>
        </w:r>
      </w:ins>
      <w:r w:rsidR="00CB33A1">
        <w:rPr>
          <w:noProof/>
          <w:color w:val="000000"/>
          <w:lang w:val="en-GB" w:eastAsia="en-US"/>
        </w:rPr>
        <w:t>Zhao et al., 2019</w:t>
      </w:r>
      <w:del w:id="1264" w:author="Robin Matthews" w:date="2021-07-08T15:33:00Z">
        <w:r w:rsidR="00CB33A1" w:rsidDel="00317844">
          <w:rPr>
            <w:noProof/>
            <w:color w:val="000000"/>
            <w:lang w:val="en-GB" w:eastAsia="en-US"/>
          </w:rPr>
          <w:delText>b</w:delText>
        </w:r>
      </w:del>
      <w:r w:rsidR="00CB33A1">
        <w:rPr>
          <w:noProof/>
          <w:color w:val="000000"/>
          <w:lang w:val="en-GB" w:eastAsia="en-US"/>
        </w:rPr>
        <w:t>; Stevenson et al., 2020)</w:t>
      </w:r>
      <w:r w:rsidRPr="000E472A">
        <w:rPr>
          <w:color w:val="000000"/>
          <w:lang w:val="en-GB" w:eastAsia="en-US"/>
        </w:rPr>
        <w:fldChar w:fldCharType="end"/>
      </w:r>
      <w:commentRangeEnd w:id="1262"/>
      <w:r w:rsidR="00CB33A1">
        <w:rPr>
          <w:rStyle w:val="Marquedecommentaire"/>
        </w:rPr>
        <w:commentReference w:id="1262"/>
      </w:r>
      <w:r w:rsidRPr="000E472A">
        <w:rPr>
          <w:color w:val="000000"/>
          <w:lang w:val="en-GB" w:eastAsia="en-US"/>
        </w:rPr>
        <w:t>. TD inversion methods, on the contrary, provide independent</w:t>
      </w:r>
      <w:r w:rsidRPr="00B15603">
        <w:rPr>
          <w:color w:val="000000"/>
          <w:lang w:val="en-GB"/>
        </w:rPr>
        <w:t xml:space="preserve"> </w:t>
      </w:r>
      <w:r w:rsidRPr="00B15603">
        <w:rPr>
          <w:color w:val="000000"/>
          <w:lang w:val="en-GB"/>
        </w:rPr>
        <w:lastRenderedPageBreak/>
        <w:t xml:space="preserve">observational constraints on </w:t>
      </w:r>
      <w:ins w:id="1265" w:author="Lucy Cowie" w:date="2021-07-26T15:58:00Z">
        <w:r w:rsidR="003A3696">
          <w:rPr>
            <w:color w:val="000000"/>
            <w:lang w:val="en-GB"/>
          </w:rPr>
          <w:t xml:space="preserve">the </w:t>
        </w:r>
      </w:ins>
      <w:r w:rsidRPr="00B15603">
        <w:rPr>
          <w:color w:val="000000"/>
          <w:lang w:val="en-GB"/>
        </w:rPr>
        <w:t>methane sink due to tropospheric OH over large spatio-temporal scales</w:t>
      </w:r>
      <w:r>
        <w:rPr>
          <w:color w:val="000000"/>
          <w:lang w:val="en-GB"/>
        </w:rPr>
        <w:t>,</w:t>
      </w:r>
      <w:r w:rsidRPr="00B15603">
        <w:rPr>
          <w:color w:val="000000"/>
          <w:lang w:val="en-GB"/>
        </w:rPr>
        <w:t xml:space="preserve"> but are prone to observational uncertainties and do not account for the chemical feedbacks on OH </w:t>
      </w:r>
      <w:r w:rsidRPr="00B15603">
        <w:rPr>
          <w:color w:val="000000"/>
          <w:lang w:val="en-GB"/>
        </w:rPr>
        <w:fldChar w:fldCharType="begin" w:fldLock="1"/>
      </w:r>
      <w:r w:rsidR="00D477C7">
        <w:rPr>
          <w:color w:val="000000"/>
          <w:lang w:val="en-GB"/>
        </w:rPr>
        <w:instrText>ADDIN CSL_CITATION { "citationItems" : [ { "id" : "ITEM-1", "itemData" : { "DOI" : "10.1073/pnas.1704884114", "abstract" : "Methane lies at the nexus of climate and air quality, being both a major anthropogenic greenhouse gas\u2014causing about one-half of the warming of carbon dioxide\u2014and a precursor of tropospheric ozone pollution. Over the industrial era, atmospheric methane abundances rose from about 720 parts per billion (ppb) (10\u22129 mole fraction) to over 1,850 ppb today. Humans have driven this change largely through agriculture, waste, and fossil fuel emissions. The community\u2019s regular review of the science of atmospheric methane via the Intergovernmental Panel on Climate Change (IPCC) Assessment Reports [First Assessment Report (FAR), 1990 (1); Second Assessment Report (SAR), 1995 (2); Third Assessment Report (TAR), 2001 (3); Fourth Assessment Report (AR4), 2007 (4); and Fifth Assessment Report (AR5), 2013 (5)] has maintained both a scientific interest and political urgency as nations seek to mitigate near-term climate change and keep the overall warming to less than 2 \u00b0C (6\u21d3\u21d3\u20139). The recent history (Fig. 1), based on ref. 10, shows a complex overall growth with different rates and even a pause from 2000 to 2006. The many conflicting reports of this recent variability (11\u21d3\u21d3\u21d3\u21d3\u21d3\u21d3\u21d3\u21d3\u21d3\u21d3\u21d3\u201323) suggest that it remains unexplained, or perhaps overexplained. Past work has separately used measurements of methane, its isotopes, and related gases to interpret the methane history. Two new publications (24, 25) combine these complementary data into a consistent Bayesian modeling framework and use advanced statistical methods to match all observations simultaneously subject to the prior constraints. Notably, they advance our understanding of what could have caused the variability. The similarities and differences of optimal solutions that emerge from both studies teach us about the information contained in present observations, as well as their limits.Fig. 1. (A) Timeline of the international assessments \u2026 \u21b51To whom correspondence should be addressed. Email: mprather{at}uci.edu.", "author" : [ { "dropping-particle" : "", "family" : "Prather", "given" : "Michael J", "non-dropping-particle" : "", "parse-names" : false, "suffix" : "" }, { "dropping-particle" : "", "family" : "Holmes", "given" : "Christopher D", "non-dropping-particle" : "", "parse-names" : false, "suffix" : "" } ], "container-title" : "Proceedings of the National Academy of Sciences", "id" : "ITEM-1", "issue" : "21", "issued" : { "date-parts" : [ [ "2017", "5", "23" ] ] }, "page" : "5324 LP  - 5326", "title" : "Overexplaining or underexplaining methane\u2019s role in climate change", "translator" : [ { "dropping-particle" : "", "family" : "G5285", "given" : "", "non-dropping-particle" : "", "parse-names" : false, "suffix" : "" } ], "type" : "article-journal", "volume" : "114" }, "uris" : [ "http://www.mendeley.com/documents/?uuid=e78d2598-e5af-41e3-ab61-faf48c32ebdb", "http://www.mendeley.com/documents/?uuid=b7ebdb2d-cea9-41a5-a004-9d8729c3e8fe" ] }, { "id" : "ITEM-2", "itemData" : { "DOI" : "10.5194/acp-19-407-2019", "ISBN" : "1680-7375", "ISSN" : "16807324", "abstract" : "&lt;p&gt;&lt;strong&gt;Abstract.&lt;/strong&gt; The hydroxyl radical (OH) is the main atmospheric oxidant and the primary sink of the greenhouse gas CH&lt;sub&gt;4&lt;/sub&gt;. In two recent studies, constraints on the hydroxyl radical (OH) were derived using a tropospheric two-box model of methyl chloroform (MCF) and CH&lt;sub&gt;4&lt;/sub&gt;. When OH variations as derived in this set-up were propagated to the CH&lt;sub&gt;4&lt;/sub&gt; budget, the constraints on OH from MCF still allowed for a wide range of CH&lt;sub&gt;4&lt;/sub&gt; emission scenarios. This is important, because global CH&lt;sub&gt;4&lt;/sub&gt; emissions are generally considered best constrained by the global lifetime of CH&lt;sub&gt;4&lt;/sub&gt;, which is determined mainly by OH. Here, we investigate how the use of a tropospheric two-box model in these studies can have affected derived constraints on OH, due to the simplifying assumptions inherent to a two-box model. First, instead of prescribing fixed model parameters for interhemispheric transport, chemical loss rates and loss to the stratosphere, we derive species- and time-dependent quantities from a full 3D transport model simulation. We find significant deviations between the magnitude and time-dependence of the parameters we derive, and the assumptions commonly reported and adopted in literature. Moreover, using output from the 3D model simulations, we investigated differences between the burden seen by the surface measurement network of the National Oceanic and Atmospheric Administration and the true tropospheric burden. Next, we accounted for these biases in a two-box model inversion of MCF and CH&lt;sub&gt;4&lt;/sub&gt;, to investigate the impact of the biases on OH constraints.&lt;/p&gt; &lt;p&gt;We find that the sensitivity of interannual OH anomalies to the biases is modest (1&amp;amp;ndash;2&lt;span class=\"thinspace\"&gt;&lt;/span&gt;%), relative to the significant uncertainties on derived OH (5&amp;amp;ndash;8&lt;span class=\"thinspace\"&gt;&lt;/span&gt;%). However, in an inversion where we implemented all four bias corrections simultaneously, we did find a shift to a positive OH trend over the 1994&amp;amp;ndash;2015 period. Moreover, the magnitude of derived global mean OH and by extent that of global CH&lt;sub&gt;4&lt;/sub&gt; emissions are affected much more strongly by the bias corrections than their anomalies (&amp;amp;sim;&lt;span class=\"thinspace\"&gt;&lt;/span&gt;10&lt;span class=\"thinspace\"&gt;&lt;/span&gt;%). In this way, we identified and quantified direct limitations in the two-box model approach that can possibly be corrected for when a full 3D simulation is used to inform the two-box model.\u2026", "author" : [ { "dropping-particle" : "", "family" : "Naus", "given" : "Stijn", "non-dropping-particle" : "", "parse-names" : false, "suffix" : "" }, { "dropping-particle" : "", "family" : "Montzka", "given" : "Stephen A.", "non-dropping-particle" : "", "parse-names" : false, "suffix" : "" }, { "dropping-particle" : "", "family" : "Pandey", "given" : "Sudhanshu", "non-dropping-particle" : "", "parse-names" : false, "suffix" : "" }, { "dropping-particle" : "", "family" : "Basu", "given" : "Sourish", "non-dropping-particle" : "", "parse-names" : false, "suffix" : "" }, { "dropping-particle" : "", "family" : "Dlugokencky", "given" : "Ed J.", "non-dropping-particle" : "", "parse-names" : false, "suffix" : "" }, { "dropping-particle" : "", "family" : "Krol", "given" : "Maarten", "non-dropping-particle" : "", "parse-names" : false, "suffix" : "" } ], "container-title" : "Atmospheric Chemistry and Physics", "id" : "ITEM-2", "issue" : "1", "issued" : { "date-parts" : [ [ "2019" ] ] }, "note" : "ACPD", "page" : "407-424", "publisher" : "Copernicus Publications", "title" : "Constraints and biases in a tropospheric two-box model of OH", "translator" : [ { "dropping-particle" : "", "family" : "G3281", "given" : "", "non-dropping-particle" : "", "parse-names" : false, "suffix" : "" } ], "type" : "article-journal", "volume" : "19" }, "uris" : [ "http://www.mendeley.com/documents/?uuid=02f2fe2b-3c5b-4129-817b-2117eb10e52f", "http://www.mendeley.com/documents/?uuid=f64def49-784f-4c40-b153-bbd2b8733f74" ] } ], "mendeley" : { "formattedCitation" : "(Prather and Holmes, 2017; Naus et al., 2019)", "plainTextFormattedCitation" : "(Prather and Holmes, 2017; Naus et al., 2019)", "previouslyFormattedCitation" : "(Prather and Holmes, 2017; Naus et al., 2019)" }, "properties" : { "noteIndex" : 0 }, "schema" : "https://github.com/citation-style-language/schema/raw/master/csl-citation.json" }</w:instrText>
      </w:r>
      <w:r w:rsidRPr="00B15603">
        <w:rPr>
          <w:color w:val="000000"/>
          <w:lang w:val="en-GB"/>
        </w:rPr>
        <w:fldChar w:fldCharType="separate"/>
      </w:r>
      <w:r w:rsidR="00CB33A1">
        <w:rPr>
          <w:noProof/>
          <w:color w:val="000000"/>
          <w:lang w:val="en-GB"/>
        </w:rPr>
        <w:t>(Prather and Holmes, 2017; Naus et al., 2019)</w:t>
      </w:r>
      <w:r w:rsidRPr="00B15603">
        <w:rPr>
          <w:color w:val="000000"/>
          <w:lang w:val="en-GB"/>
        </w:rPr>
        <w:fldChar w:fldCharType="end"/>
      </w:r>
      <w:r w:rsidRPr="00B15603">
        <w:rPr>
          <w:color w:val="000000"/>
          <w:lang w:val="en-GB"/>
        </w:rPr>
        <w:t>. The central estimate of mean chemical methane loss over the period 2008</w:t>
      </w:r>
      <w:ins w:id="1266" w:author="Lucy Cowie" w:date="2021-07-26T15:59:00Z">
        <w:r w:rsidR="00F718DC">
          <w:rPr>
            <w:color w:val="000000"/>
            <w:lang w:val="en-GB"/>
          </w:rPr>
          <w:t>–</w:t>
        </w:r>
      </w:ins>
      <w:del w:id="1267" w:author="Lucy Cowie" w:date="2021-07-26T15:59:00Z">
        <w:r w:rsidRPr="00B15603" w:rsidDel="00F718DC">
          <w:rPr>
            <w:color w:val="000000"/>
            <w:lang w:val="en-GB"/>
          </w:rPr>
          <w:delText>-</w:delText>
        </w:r>
      </w:del>
      <w:r w:rsidRPr="00B15603">
        <w:rPr>
          <w:color w:val="000000"/>
          <w:lang w:val="en-GB"/>
        </w:rPr>
        <w:t>2017 varies from 602 [minimum and maximum range of 507</w:t>
      </w:r>
      <w:del w:id="1268" w:author="Ian Blenkinsop" w:date="2021-07-15T12:19:00Z">
        <w:r w:rsidRPr="00B15603" w:rsidDel="005F15FB">
          <w:rPr>
            <w:color w:val="000000"/>
            <w:lang w:val="en-GB"/>
          </w:rPr>
          <w:delText>-</w:delText>
        </w:r>
      </w:del>
      <w:ins w:id="1269" w:author="Ian Blenkinsop" w:date="2021-07-15T12:19:00Z">
        <w:r w:rsidR="005F15FB">
          <w:rPr>
            <w:color w:val="000000"/>
            <w:lang w:val="en-GB"/>
          </w:rPr>
          <w:t>–</w:t>
        </w:r>
      </w:ins>
      <w:r w:rsidRPr="00B15603">
        <w:rPr>
          <w:color w:val="000000"/>
          <w:lang w:val="en-GB"/>
        </w:rPr>
        <w:t>803] Tg yr</w:t>
      </w:r>
      <w:del w:id="1270" w:author="Ian Blenkinsop" w:date="2021-07-15T12:19:00Z">
        <w:r w:rsidRPr="00B15603" w:rsidDel="005F15FB">
          <w:rPr>
            <w:color w:val="000000"/>
            <w:vertAlign w:val="superscript"/>
            <w:lang w:val="en-GB"/>
          </w:rPr>
          <w:delText>-</w:delText>
        </w:r>
      </w:del>
      <w:ins w:id="1271" w:author="Ian Blenkinsop" w:date="2021-07-15T12:19:00Z">
        <w:r w:rsidR="005F15FB">
          <w:rPr>
            <w:color w:val="000000"/>
            <w:vertAlign w:val="superscript"/>
            <w:lang w:val="en-GB"/>
          </w:rPr>
          <w:t>–</w:t>
        </w:r>
      </w:ins>
      <w:r w:rsidRPr="00B15603">
        <w:rPr>
          <w:color w:val="000000"/>
          <w:vertAlign w:val="superscript"/>
          <w:lang w:val="en-GB"/>
        </w:rPr>
        <w:t>1</w:t>
      </w:r>
      <w:r w:rsidRPr="00B15603">
        <w:rPr>
          <w:color w:val="000000"/>
          <w:lang w:val="en-GB"/>
        </w:rPr>
        <w:t xml:space="preserve"> from BU chemistry</w:t>
      </w:r>
      <w:ins w:id="1272" w:author="Lucy Cowie" w:date="2021-07-26T15:59:00Z">
        <w:r w:rsidR="00F718DC">
          <w:rPr>
            <w:color w:val="000000"/>
            <w:lang w:val="en-GB"/>
          </w:rPr>
          <w:t xml:space="preserve"> </w:t>
        </w:r>
      </w:ins>
      <w:del w:id="1273" w:author="Lucy Cowie" w:date="2021-07-26T15:59:00Z">
        <w:r w:rsidRPr="00B15603" w:rsidDel="00F718DC">
          <w:rPr>
            <w:color w:val="000000"/>
            <w:lang w:val="en-GB"/>
          </w:rPr>
          <w:delText>-</w:delText>
        </w:r>
      </w:del>
      <w:r w:rsidRPr="00B15603">
        <w:rPr>
          <w:color w:val="000000"/>
          <w:lang w:val="en-GB"/>
        </w:rPr>
        <w:t>climate models in the Chemistry Climate Model</w:t>
      </w:r>
      <w:ins w:id="1274" w:author="Lucy Cowie" w:date="2021-07-26T15:59:00Z">
        <w:r w:rsidR="00231225">
          <w:rPr>
            <w:color w:val="000000"/>
            <w:lang w:val="en-GB"/>
          </w:rPr>
          <w:t>l</w:t>
        </w:r>
      </w:ins>
      <w:r w:rsidRPr="00B15603">
        <w:rPr>
          <w:color w:val="000000"/>
          <w:lang w:val="en-GB"/>
        </w:rPr>
        <w:t>ing Initiative (CCMI) to 514 [474</w:t>
      </w:r>
      <w:del w:id="1275" w:author="Ian Blenkinsop" w:date="2021-07-15T12:19:00Z">
        <w:r w:rsidRPr="00B15603" w:rsidDel="005F15FB">
          <w:rPr>
            <w:color w:val="000000"/>
            <w:lang w:val="en-GB"/>
          </w:rPr>
          <w:delText>-</w:delText>
        </w:r>
      </w:del>
      <w:ins w:id="1276" w:author="Ian Blenkinsop" w:date="2021-07-15T12:19:00Z">
        <w:r w:rsidR="005F15FB">
          <w:rPr>
            <w:color w:val="000000"/>
            <w:lang w:val="en-GB"/>
          </w:rPr>
          <w:t>–</w:t>
        </w:r>
      </w:ins>
      <w:r w:rsidRPr="00B15603">
        <w:rPr>
          <w:color w:val="000000"/>
          <w:lang w:val="en-GB"/>
        </w:rPr>
        <w:t>529] Tg yr</w:t>
      </w:r>
      <w:ins w:id="1277" w:author="Lucy Cowie" w:date="2021-07-26T16:53:00Z">
        <w:r w:rsidR="00B03DDE">
          <w:rPr>
            <w:color w:val="000000"/>
            <w:vertAlign w:val="superscript"/>
            <w:lang w:val="en-GB"/>
          </w:rPr>
          <w:t>–</w:t>
        </w:r>
      </w:ins>
      <w:del w:id="1278" w:author="Lucy Cowie" w:date="2021-07-26T16:53:00Z">
        <w:r w:rsidRPr="00B15603" w:rsidDel="00B03DDE">
          <w:rPr>
            <w:color w:val="000000"/>
            <w:vertAlign w:val="superscript"/>
            <w:lang w:val="en-GB"/>
          </w:rPr>
          <w:delText>-</w:delText>
        </w:r>
      </w:del>
      <w:r w:rsidRPr="00B15603">
        <w:rPr>
          <w:color w:val="000000"/>
          <w:vertAlign w:val="superscript"/>
          <w:lang w:val="en-GB"/>
        </w:rPr>
        <w:t>1</w:t>
      </w:r>
      <w:r w:rsidRPr="00B15603">
        <w:rPr>
          <w:color w:val="000000"/>
          <w:lang w:val="en-GB"/>
        </w:rPr>
        <w:t xml:space="preserve"> from TD inverse modellin</w:t>
      </w:r>
      <w:r w:rsidRPr="00E92665">
        <w:rPr>
          <w:color w:val="000000"/>
          <w:lang w:val="en-GB"/>
        </w:rPr>
        <w:t>g (</w:t>
      </w:r>
      <w:del w:id="1279" w:author="Lucy Cowie" w:date="2021-07-26T16:00:00Z">
        <w:r w:rsidRPr="00AB4DF9" w:rsidDel="009A68DC">
          <w:rPr>
            <w:color w:val="000000"/>
            <w:lang w:val="en-GB"/>
          </w:rPr>
          <w:delText xml:space="preserve">also see </w:delText>
        </w:r>
      </w:del>
      <w:ins w:id="1280" w:author="Lucy Cowie" w:date="2021-07-26T15:59:00Z">
        <w:r w:rsidR="009A68DC">
          <w:rPr>
            <w:color w:val="000000"/>
            <w:lang w:val="en-GB"/>
          </w:rPr>
          <w:t>S</w:t>
        </w:r>
      </w:ins>
      <w:del w:id="1281" w:author="Lucy Cowie" w:date="2021-07-26T15:59:00Z">
        <w:r w:rsidRPr="00AB4DF9" w:rsidDel="009A68DC">
          <w:rPr>
            <w:color w:val="000000"/>
            <w:lang w:val="en-GB"/>
          </w:rPr>
          <w:delText>s</w:delText>
        </w:r>
      </w:del>
      <w:r w:rsidRPr="00AB4DF9">
        <w:rPr>
          <w:color w:val="000000"/>
          <w:lang w:val="en-GB"/>
        </w:rPr>
        <w:t>ection 5.2.2 and Table 5.2</w:t>
      </w:r>
      <w:r w:rsidRPr="00E92665">
        <w:rPr>
          <w:color w:val="000000"/>
          <w:lang w:val="en-GB"/>
        </w:rPr>
        <w:t>).</w:t>
      </w:r>
      <w:r w:rsidRPr="00B15603">
        <w:rPr>
          <w:color w:val="000000"/>
          <w:lang w:val="en-GB"/>
        </w:rPr>
        <w:t xml:space="preserve"> The smaller range in </w:t>
      </w:r>
      <w:ins w:id="1282" w:author="Lucy Cowie" w:date="2021-07-26T16:00:00Z">
        <w:r w:rsidR="009A68DC">
          <w:rPr>
            <w:color w:val="000000"/>
            <w:lang w:val="en-GB"/>
          </w:rPr>
          <w:t xml:space="preserve">the </w:t>
        </w:r>
      </w:ins>
      <w:r w:rsidRPr="00B15603">
        <w:rPr>
          <w:color w:val="000000"/>
          <w:lang w:val="en-GB"/>
        </w:rPr>
        <w:t>TD estimate (11%) results from</w:t>
      </w:r>
      <w:r>
        <w:rPr>
          <w:color w:val="000000"/>
          <w:lang w:val="en-GB"/>
        </w:rPr>
        <w:t xml:space="preserve"> the use of a common climatological mean OH distribution</w:t>
      </w:r>
      <w:r w:rsidRPr="00B15603">
        <w:rPr>
          <w:color w:val="000000"/>
          <w:lang w:val="en-GB"/>
        </w:rPr>
        <w:t xml:space="preserve"> </w:t>
      </w:r>
      <w:r w:rsidRPr="00B15603">
        <w:rPr>
          <w:color w:val="000000"/>
          <w:lang w:val="en-GB"/>
        </w:rPr>
        <w:fldChar w:fldCharType="begin" w:fldLock="1"/>
      </w:r>
      <w:r w:rsidR="00D477C7">
        <w:rPr>
          <w:color w:val="000000"/>
          <w:lang w:val="en-GB"/>
        </w:rPr>
        <w:instrText>ADDIN CSL_CITATION { "citationItems" : [ { "id" : "ITEM-1", "itemData" : { "DOI" : "10.5194/acp-20-9525-2020", "ISSN" : "1680-7324", "author" : [ { "dropping-particle" : "", "family" : "Zhao", "given" : "Yuanhong", "non-dropping-particle" : "", "parse-names" : false, "suffix" : "" }, { "dropping-particle" : "", "family" : "Saunois", "given" : "Marielle", "non-dropping-particle" : "", "parse-names" : false, "suffix" : "" }, { "dropping-particle" : "", "family" : "Bousquet", "given" : "Philippe", "non-dropping-particle" : "", "parse-names" : false, "suffix" : "" }, { "dropping-particle" : "", "family" : "Lin", "given" : "Xin", "non-dropping-particle" : "", "parse-names" : false, "suffix" : "" }, { "dropping-particle" : "", "family" : "Berchet", "given" : "Antoine", "non-dropping-particle" : "", "parse-names" : false, "suffix" : "" }, { "dropping-particle" : "", "family" : "Hegglin", "given" : "Michaela I", "non-dropping-particle" : "", "parse-names" : false, "suffix" : "" }, { "dropping-particle" : "", "family" : "Canadell", "given" : "Josep G", "non-dropping-particle" : "", "parse-names" : false, "suffix" : "" }, { "dropping-particle" : "", "family" : "Jackson", "given" : "Robert B", "non-dropping-particle" : "", "parse-names" : false, "suffix" : "" }, { "dropping-particle" : "", "family" : "Dlugokencky", "given" : "Edward J", "non-dropping-particle" : "", "parse-names" : false, "suffix" : "" }, { "dropping-particle" : "", "family" : "Langenfelds", "given" : "Ray L", "non-dropping-particle" : "", "parse-names" : false, "suffix" : "" }, { "dropping-particle" : "", "family" : "Ramonet", "given" : "Michel", "non-dropping-particle" : "", "parse-names" : false, "suffix" : "" }, { "dropping-particle" : "", "family" : "Worthy", "given" : "Doug", "non-dropping-particle" : "", "parse-names" : false, "suffix" : "" }, { "dropping-particle" : "", "family" : "Zheng", "given" : "Bo", "non-dropping-particle" : "", "parse-names" : false, "suffix" : "" } ], "container-title" : "Atmospheric Chemistry and Physics", "id" : "ITEM-1", "issue" : "15", "issued" : { "date-parts" : [ [ "2020", "8", "13" ] ] }, "page" : "9525-9546", "publisher" : "Copernicus Publications", "title" : "Influences of hydroxyl radicals (OH) on top-down estimates of the global and regional methane budgets", "translator" : [ { "dropping-particle" : "", "family" : "G5284", "given" : "", "non-dropping-particle" : "", "parse-names" : false, "suffix" : "" } ], "type" : "article-journal", "volume" : "20" }, "uris" : [ "http://www.mendeley.com/documents/?uuid=77aa1e2e-3e27-4f9c-aa2c-7365fee6c503", "http://www.mendeley.com/documents/?uuid=596aeb04-eaa7-456f-9aaf-1710ecc40d48" ] }, { "id" : "ITEM-2", "itemData" : { "DOI" : "10.5194/essd-12-1561-2020", "ISSN" : "1866-3516", "abstract" : "Abstract. Understanding and quantifying the global methane (CH4) budget is important for assessing realistic pathways to mitigate climate change. Atmospheric emissions and concentrations of CH4 continue to increase, making CH4 the second most important human-influenced greenhouse gas in terms of climate forcing, after carbon dioxide (CO2). The relative importance of CH4 compared to CO2 depends on its shorter atmospheric lifetime, stronger warming potential, and variations in atmospheric growth rate over the past decade, the causes of which are still debated. Two major challenges in reducing uncertainties in the atmospheric growth rate arise from the variety of geographically overlapping CH4 sources and from the destruction of CH4 by short-lived hydroxyl radicals (OH). To address these challenges, we have established a consortium of multidisciplinary scientists under the umbrella of the Global Carbon Project to synthesize and stimulate new research aimed at improving and regularly updating the global methane budget. Following Saunois et al. (2016), we present here the second version of the living review paper dedicated to the decadal methane budget, integrating results of top-down studies (atmospheric observations within an atmospheric inverse-modelling framework) and bottom-up estimates (including process-based models for estimating land surface emissions and atmospheric chemistry, inventories of anthropogenic emissions, and data-driven extrapolations). For the 2008\u20132017 decade, global methane emissions are estimated by atmospheric inversions (a top-down approach) to be 576 Tg CH4 yr\u22121 (range 550\u2013594, corresponding to the minimum and maximum estimates of the model ensemble). Of this total, 359 Tg CH4 yr\u22121 or \u223c 60 % is attributed to anthropogenic sources, that is emissions caused by direct human activity (i.e. anthropogenic emissions; range 336\u2013376 Tg CH4 yr\u22121 or 50 %\u201365 %). The mean annual total emission for the new decade (2008\u20132017) is 29 Tg CH4 yr\u22121 larger than our estimate for the previous decade (2000\u20132009), and 24 Tg CH4 yr\u22121 larger than the one reported in the previous budget for 2003\u20132012 (Saunois et al., 2016). Since 2012, global CH4 emissions have been tracking the warmest scenarios assessed by the Intergovernmental Panel on Climate Change. Bottom-up methods suggest almost 30 % larger global emissions (737 Tg CH4 yr\u22121, range 594\u2013881) than top-down inversion methods. Indeed, bottom-up estimates for natural sources such as natural wetlands, othe\u2026", "author" : [ { "dropping-particle" : "", "family" : "Saunois", "given" : "Marielle", "non-dropping-particle" : "", "parse-names" : false, "suffix" : "" }, { "dropping-particle" : "", "family" : "Stavert", "given" : "Ann R", "non-dropping-particle" : "", "parse-names" : false, "suffix" : "" }, { "dropping-particle" : "", "family" : "Poulter", "given" : "Ben", "non-dropping-particle" : "", "parse-names" : false, "suffix" : "" }, { "dropping-particle" : "", "family" : "Bousquet", "given" : "Philippe", "non-dropping-particle" : "", "parse-names" : false, "suffix" : "" }, { "dropping-particle" : "", "family" : "Canadell", "given" : "Josep G", "non-dropping-particle" : "", "parse-names" : false, "suffix" : "" }, { "dropping-particle" : "", "family" : "Jackson", "given" : "Robert B", "non-dropping-particle" : "", "parse-names" : false, "suffix" : "" }, { "dropping-particle" : "", "family" : "Raymond", "given" : "Peter A", "non-dropping-particle" : "", "parse-names" : false, "suffix" : "" }, { "dropping-particle" : "", "family" : "Dlugokencky", "given" : "Edward J", "non-dropping-particle" : "", "parse-names" : false, "suffix" : "" }, { "dropping-particle" : "", "family" : "Houweling", "given" : "Sander", "non-dropping-particle" : "", "parse-names" : false, "suffix" : "" }, { "dropping-particle" : "", "family" : "Patra", "given" : "Prabir K", "non-dropping-particle" : "", "parse-names" : false, "suffix" : "" }, { "dropping-particle" : "", "family" : "Ciais", "given" : "Philippe", "non-dropping-particle" : "", "parse-names" : false, "suffix" : "" }, { "dropping-particle" : "", "family" : "Arora", "given" : "Vivek K", "non-dropping-particle" : "", "parse-names" : false, "suffix" : "" }, { "dropping-particle" : "", "family" : "Bastviken", "given" : "David", "non-dropping-particle" : "", "parse-names" : false, "suffix" : "" }, { "dropping-particle" : "", "family" : "Bergamaschi", "given" : "Peter", "non-dropping-particle" : "", "parse-names" : false, "suffix" : "" }, { "dropping-particle" : "", "family" : "Blake", "given" : "Donald R", "non-dropping-particle" : "", "parse-names" : false, "suffix" : "" }, { "dropping-particle" : "", "family" : "Brailsford", "given" : "Gordon", "non-dropping-particle" : "", "parse-names" : false, "suffix" : "" }, { "dropping-particle" : "", "family" : "Bruhwiler", "given" : "Lori", "non-dropping-particle" : "", "parse-names" : false, "suffix" : "" }, { "dropping-particle" : "", "family" : "Carlson", "given" : "Kimberly M", "non-dropping-particle" : "", "parse-names" : false, "suffix" : "" }, { "dropping-particle" : "", "family" : "Carrol", "given" : "Mark", "non-dropping-particle" : "", "parse-names" : false, "suffix" : "" }, { "dropping-particle" : "", "family" : "Castaldi", "given" : "Simona", "non-dropping-particle" : "", "parse-names" : false, "suffix" : "" }, { "dropping-particle" : "", "family" : "Chandra", "given" : "Naveen", "non-dropping-particle" : "", "parse-names" : false, "suffix" : "" }, { "dropping-particle" : "", "family" : "Crevoisier", "given" : "Cyril", "non-dropping-particle" : "", "parse-names" : false, "suffix" : "" }, { "dropping-particle" : "", "family" : "Crill", "given" : "Patrick M", "non-dropping-particle" : "", "parse-names" : false, "suffix" : "" }, { "dropping-particle" : "", "family" : "Covey", "given" : "Kristofer", "non-dropping-particle" : "", "parse-names" : false, "suffix" : "" }, { "dropping-particle" : "", "family" : "Curry", "given" : "Charles L", "non-dropping-particle" : "", "parse-names" : false, "suffix" : "" }, { "dropping-particle" : "", "family" : "Etiope", "given" : "Giuseppe", "non-dropping-particle" : "", "parse-names" : false, "suffix" : "" }, { "dropping-particle" : "", "family" : "Frankenberg", "given" : "Christian", "non-dropping-particle" : "", "parse-names" : false, "suffix" : "" }, { "dropping-particle" : "", "family" : "Gedney", "given" : "Nicola", "non-dropping-particle" : "", "parse-names" : false, "suffix" : "" }, { "dropping-particle" : "", "family" : "Hegglin", "given" : "Michaela I", "non-dropping-particle" : "", "parse-names" : false, "suffix" : "" }, { "dropping-particle" : "", "family" : "H\u00f6glund-Isaksson", "given" : "Lena", "non-dropping-particle" : "", "parse-names" : false, "suffix" : "" }, { "dropping-particle" : "", "family" : "Hugelius", "given" : "Gustaf", "non-dropping-particle" : "", "parse-names" : false, "suffix" : "" }, { "dropping-particle" : "", "family" : "Ishizawa", "given" : "Misa", "non-dropping-particle" : "", "parse-names" : false, "suffix" : "" }, { "dropping-particle" : "", "family" : "Ito", "given" : "Akihiko", "non-dropping-particle" : "", "parse-names" : false, "suffix" : "" }, { "dropping-particle" : "", "family" : "Janssens-Maenhout", "given" : "Greet", "non-dropping-particle" : "", "parse-names" : false, "suffix" : "" }, { "dropping-particle" : "", "family" : "Jensen", "given" : "Katherine M", "non-dropping-particle" : "", "parse-names" : false, "suffix" : "" }, { "dropping-particle" : "", "family" : "Joos", "given" : "Fortunat", "non-dropping-particle" : "", "parse-names" : false, "suffix" : "" }, { "dropping-particle" : "", "family" : "Kleinen", "given" : "Thomas", "non-dropping-particle" : "", "parse-names" : false, "suffix" : "" }, { "dropping-particle" : "", "family" : "Krummel", "given" : "Paul B", "non-dropping-particle" : "", "parse-names" : false, "suffix" : "" }, { "dropping-particle" : "", "family" : "Langenfelds", "given" : "Ray L", "non-dropping-particle" : "", "parse-names" : false, "suffix" : "" }, { "dropping-particle" : "", "family" : "Laruelle", "given" : "Goulven G", "non-dropping-particle" : "", "parse-names" : false, "suffix" : "" }, { "dropping-particle" : "", "family" : "Liu", "given" : "Licheng", "non-dropping-particle" : "", "parse-names" : false, "suffix" : "" }, { "dropping-particle" : "", "family" : "Machida", "given" : "Toshinobu", "non-dropping-particle" : "", "parse-names" : false, "suffix" : "" }, { "dropping-particle" : "", "family" : "Maksyutov", "given" : "Shamil", "non-dropping-particle" : "", "parse-names" : false, "suffix" : "" }, { "dropping-particle" : "", "family" : "McDonald", "given" : "Kyle C", "non-dropping-particle" : "", "parse-names" : false, "suffix" : "" }, { "dropping-particle" : "", "family" : "McNorton", "given" : "Joe", "non-dropping-particle" : "", "parse-names" : false, "suffix" : "" }, { "dropping-particle" : "", "family" : "Miller", "given" : "Paul A", "non-dropping-particle" : "", "parse-names" : false, "suffix" : "" }, { "dropping-particle" : "", "family" : "Melton", "given" : "Joe R", "non-dropping-particle" : "", "parse-names" : false, "suffix" : "" }, { "dropping-particle" : "", "family" : "Morino", "given" : "Isamu", "non-dropping-particle" : "", "parse-names" : false, "suffix" : "" }, { "dropping-particle" : "", "family" : "M\u00fcller", "given" : "Jurek", "non-dropping-particle" : "", "parse-names" : false, "suffix" : "" }, { "dropping-particle" : "", "family" : "Murguia-Flores", "given" : "Fabiola", "non-dropping-particle" : "", "parse-names" : false, "suffix" : "" }, { "dropping-particle" : "", "family" : "Naik", "given" : "Vaishali", "non-dropping-particle" : "", "parse-names" : false, "suffix" : "" }, { "dropping-particle" : "", "family" : "Niwa", "given" : "Yosuke", "non-dropping-particle" : "", "parse-names" : false, "suffix" : "" }, { "dropping-particle" : "", "family" : "Noce", "given" : "Sergio", "non-dropping-particle" : "", "parse-names" : false, "suffix" : "" }, { "dropping-particle" : "", "family" : "O'Doherty", "given" : "Simon", "non-dropping-particle" : "", "parse-names" : false, "suffix" : "" }, { "dropping-particle" : "", "family" : "Parker", "given" : "Robert J", "non-dropping-particle" : "", "parse-names" : false, "suffix" : "" }, { "dropping-particle" : "", "family" : "Peng", "given" : "Changhui", "non-dropping-particle" : "", "parse-names" : false, "suffix" : "" }, { "dropping-particle" : "", "family" : "Peng", "given" : "Shushi", "non-dropping-particle" : "", "parse-names" : false, "suffix" : "" }, { "dropping-particle" : "", "family" : "Peters", "given" : "Glen P", "non-dropping-particle" : "", "parse-names" : false, "suffix" : "" }, { "dropping-particle" : "", "family" : "Prigent", "given" : "Catherine", "non-dropping-particle" : "", "parse-names" : false, "suffix" : "" }, { "dropping-particle" : "", "family" : "Prinn", "given" : "Ronald", "non-dropping-particle" : "", "parse-names" : false, "suffix" : "" }, { "dropping-particle" : "", "family" : "Ramonet", "given" : "Michel", "non-dropping-particle" : "", "parse-names" : false, "suffix" : "" }, { "dropping-particle" : "", "family" : "Regnier", "given" : "Pierre", "non-dropping-particle" : "", "parse-names" : false, "suffix" : "" }, { "dropping-particle" : "", "family" : "Riley", "given" : "William J", "non-dropping-particle" : "", "parse-names" : false, "suffix" : "" }, { "dropping-particle" : "", "family" : "Rosentreter", "given" : "Judith A", "non-dropping-particle" : "", "parse-names" : false, "suffix" : "" }, { "dropping-particle" : "", "family" : "Segers", "given" : "Arjo", "non-dropping-particle" : "", "parse-names" : false, "suffix" : "" }, { "dropping-particle" : "", "family" : "Simpson", "given" : "Isobel J", "non-dropping-particle" : "", "parse-names" : false, "suffix" : "" }, { "dropping-particle" : "", "family" : "Shi", "given" : "Hao", "non-dropping-particle" : "", "parse-names" : false, "suffix" : "" }, { "dropping-particle" : "", "family" : "Smith", "given" : "Steven J", "non-dropping-particle" : "", "parse-names" : false, "suffix" : "" }, { "dropping-particle" : "", "family" : "Steele", "given" : "L Paul", "non-dropping-particle" : "", "parse-names" : false, "suffix" : "" }, { "dropping-particle" : "", "family" : "Thornton", "given" : "Brett F", "non-dropping-particle" : "", "parse-names" : false, "suffix" : "" }, { "dropping-particle" : "", "family" : "Tian", "given" : "Hanqin", "non-dropping-particle" : "", "parse-names" : false, "suffix" : "" }, { "dropping-particle" : "", "family" : "Tohjima", "given" : "Yasunori", "non-dropping-particle" : "", "parse-names" : false, "suffix" : "" }, { "dropping-particle" : "", "family" : "Tubiello", "given" : "Francesco N", "non-dropping-particle" : "", "parse-names" : false, "suffix" : "" }, { "dropping-particle" : "", "family" : "Tsuruta", "given" : "Aki", "non-dropping-particle" : "", "parse-names" : false, "suffix" : "" }, { "dropping-particle" : "", "family" : "Viovy", "given" : "Nicolas", "non-dropping-particle" : "", "parse-names" : false, "suffix" : "" }, { "dropping-particle" : "", "family" : "Voulgarakis", "given" : "Apostolos", "non-dropping-particle" : "", "parse-names" : false, "suffix" : "" }, { "dropping-particle" : "", "family" : "Weber", "given" : "Thomas S", "non-dropping-particle" : "", "parse-names" : false, "suffix" : "" }, { "dropping-particle" : "", "family" : "Weele", "given" : "Michiel", "non-dropping-particle" : "van", "parse-names" : false, "suffix" : "" }, { "dropping-particle" : "", "family" : "Werf", "given" : "Guido R", "non-dropping-particle" : "van der", "parse-names" : false, "suffix" : "" }, { "dropping-particle" : "", "family" : "Weiss", "given" : "Ray F", "non-dropping-particle" : "", "parse-names" : false, "suffix" : "" }, { "dropping-particle" : "", "family" : "Worthy", "given" : "Doug", "non-dropping-particle" : "", "parse-names" : false, "suffix" : "" }, { "dropping-particle" : "", "family" : "Wunch", "given" : "Debra", "non-dropping-particle" : "", "parse-names" : false, "suffix" : "" }, { "dropping-particle" : "", "family" : "Yin", "given" : "Yi", "non-dropping-particle" : "", "parse-names" : false, "suffix" : "" }, { "dropping-particle" : "", "family" : "Yoshida", "given" : "Yukio", "non-dropping-particle" : "", "parse-names" : false, "suffix" : "" }, { "dropping-particle" : "", "family" : "Zhang", "given" : "Wenxin", "non-dropping-particle" : "", "parse-names" : false, "suffix" : "" }, { "dropping-particle" : "", "family" : "Zhang", "given" : "Zhen", "non-dropping-particle" : "", "parse-names" : false, "suffix" : "" }, { "dropping-particle" : "", "family" : "Zhao", "given" : "Yuanhong", "non-dropping-particle" : "", "parse-names" : false, "suffix" : "" }, { "dropping-particle" : "", "family" : "Zheng", "given" : "Bo", "non-dropping-particle" : "", "parse-names" : false, "suffix" : "" }, { "dropping-particle" : "", "family" : "Zhu", "given" : "Qing", "non-dropping-particle" : "", "parse-names" : false, "suffix" : "" }, { "dropping-particle" : "", "family" : "Zhu", "given" : "Qiuan", "non-dropping-particle" : "", "parse-names" : false, "suffix" : "" }, { "dropping-particle" : "", "family" : "Zhuang", "given" : "Qianlai", "non-dropping-particle" : "", "parse-names" : false, "suffix" : "" } ], "container-title" : "Earth System Science Data", "id" : "ITEM-2", "issue" : "3", "issued" : { "date-parts" : [ [ "2020", "7", "15" ] ] }, "page" : "1561-1623", "publisher" : "Copernicus Publications", "title" : "The Global Methane Budget 2000\u20132017", "translator" : [ { "dropping-particle" : "", "family" : "G4846", "given" : "", "non-dropping-particle" : "", "parse-names" : false, "suffix" : "" } ], "type" : "article-journal", "volume" : "12" }, "uris" : [ "http://www.mendeley.com/documents/?uuid=9fd1b2c1-791e-4000-8630-343928294100", "http://www.mendeley.com/documents/?uuid=1197f4d2-9476-4d70-a0b0-c47cae7328d6" ] } ], "mendeley" : { "formattedCitation" : "(Saunois et al., 2020; Zhao et al., 2020a)", "plainTextFormattedCitation" : "(Saunois et al., 2020; Zhao et al., 2020a)", "previouslyFormattedCitation" : "(Saunois et al., 2020; Zhao et al., 2020a)" }, "properties" : { "noteIndex" : 0 }, "schema" : "https://github.com/citation-style-language/schema/raw/master/csl-citation.json" }</w:instrText>
      </w:r>
      <w:r w:rsidRPr="00B15603">
        <w:rPr>
          <w:color w:val="000000"/>
          <w:lang w:val="en-GB"/>
        </w:rPr>
        <w:fldChar w:fldCharType="separate"/>
      </w:r>
      <w:r w:rsidR="00CB33A1">
        <w:rPr>
          <w:noProof/>
          <w:color w:val="000000"/>
          <w:lang w:val="en-GB"/>
        </w:rPr>
        <w:t>(Saunois et al., 2020; Zhao et al., 2020a)</w:t>
      </w:r>
      <w:r w:rsidRPr="00B15603">
        <w:rPr>
          <w:color w:val="000000"/>
          <w:lang w:val="en-GB"/>
        </w:rPr>
        <w:fldChar w:fldCharType="end"/>
      </w:r>
      <w:ins w:id="1283" w:author="Lucy Cowie" w:date="2021-07-26T16:00:00Z">
        <w:r w:rsidR="00ED3050">
          <w:rPr>
            <w:color w:val="000000"/>
            <w:lang w:val="en-GB"/>
          </w:rPr>
          <w:t>,</w:t>
        </w:r>
      </w:ins>
      <w:r w:rsidRPr="00B15603">
        <w:rPr>
          <w:color w:val="000000"/>
          <w:lang w:val="en-GB"/>
        </w:rPr>
        <w:t xml:space="preserve"> while the larger range in</w:t>
      </w:r>
      <w:ins w:id="1284" w:author="Lucy Cowie" w:date="2021-07-26T16:00:00Z">
        <w:r w:rsidR="008A0848">
          <w:rPr>
            <w:color w:val="000000"/>
            <w:lang w:val="en-GB"/>
          </w:rPr>
          <w:t xml:space="preserve"> the</w:t>
        </w:r>
      </w:ins>
      <w:r w:rsidRPr="00B15603">
        <w:rPr>
          <w:color w:val="000000"/>
          <w:lang w:val="en-GB"/>
        </w:rPr>
        <w:t xml:space="preserve"> BU estimate (</w:t>
      </w:r>
      <w:r>
        <w:rPr>
          <w:color w:val="000000"/>
          <w:lang w:val="en-GB"/>
        </w:rPr>
        <w:t>49</w:t>
      </w:r>
      <w:r w:rsidRPr="00601505">
        <w:rPr>
          <w:color w:val="000000"/>
          <w:lang w:val="en-GB"/>
        </w:rPr>
        <w:t>%) reflects the diversity in</w:t>
      </w:r>
      <w:r>
        <w:rPr>
          <w:color w:val="000000"/>
          <w:lang w:val="en-GB"/>
        </w:rPr>
        <w:t xml:space="preserve"> OH concentrations from different</w:t>
      </w:r>
      <w:r w:rsidRPr="00601505">
        <w:rPr>
          <w:color w:val="000000"/>
          <w:lang w:val="en-GB"/>
        </w:rPr>
        <w:t xml:space="preserve"> chemical mechanisms implemented in the global models </w:t>
      </w:r>
      <w:commentRangeStart w:id="1285"/>
      <w:r w:rsidRPr="00601505">
        <w:rPr>
          <w:color w:val="000000"/>
          <w:lang w:val="en-GB"/>
        </w:rPr>
        <w:fldChar w:fldCharType="begin" w:fldLock="1"/>
      </w:r>
      <w:ins w:id="1286" w:author="Robin Matthews" w:date="2021-07-08T15:33:00Z">
        <w:r w:rsidR="00317844">
          <w:rPr>
            <w:color w:val="000000"/>
            <w:lang w:val="en-GB"/>
          </w:rPr>
          <w:instrText>ADDIN CSL_CITATION { "citationItems" : [ { "id" : "ITEM-1", "itemData" : { "DOI" : "10.5194/acp-19-13701-2019", "ISSN" : "1680-7324", "abstract" : "\u00b130 ppbv. Over the full 2000\u20132016 time period, using a common state-of-the-art but nonoptimized emission scenario, the impact of [OH] changes tested here can explain up to 54 % of the gap between model simulations and observations. This result emphasizes the importance of better representing OH abundance and variations in CH4 forward simulations and emission optimizations performed by atmospheric inversions.]]&gt;", "author" : [ { "dropping-particle" : "", "family" : "Zhao", "given" : "Yuanhong", "non-dropping-particle" : "", "parse-names" : false, "suffix" : "" }, { "dropping-particle" : "", "family" : "Saunois", "given" : "Marielle", "non-dropping-particle" : "", "parse-names" : false, "suffix" : "" }, { "dropping-particle" : "", "family" : "Bousquet", "given" : "Philippe", "non-dropping-particle" : "", "parse-names" : false, "suffix" : "" }, { "dropping-particle" : "", "family" : "Lin", "given" : "Xin", "non-dropping-particle" : "", "parse-names" : false, "suffix" : "" }, { "dropping-particle" : "", "family" : "Berchet", "given" : "Antoine", "non-dropping-particle" : "", "parse-names" : false, "suffix" : "" }, { "dropping-particle" : "", "family" : "Hegglin", "given" : "Michaela I.", "non-dropping-particle" : "", "parse-names" : false, "suffix" : "" }, { "dropping-particle" : "", "family" : "Canadell", "given" : "Josep G.", "non-dropping-particle" : "", "parse-names" : false, "suffix" : "" }, { "dropping-particle" : "", "family" : "Jackson", "given" : "Robert B.", "non-dropping-particle" : "", "parse-names" : false, "suffix" : "" }, { "dropping-particle" : "", "family" : "Hauglustaine", "given" : "Didier A.", "non-dropping-particle" : "", "parse-names" : false, "suffix" : "" }, { "dropping-particle" : "", "family" : "Szopa", "given" : "Sophie", "non-dropping-particle" : "", "parse-names" : false, "suffix" : "" }, { "dropping-particle" : "", "family" : "Stavert", "given" : "Ann R.", "non-dropping-particle" : "", "parse-names" : false, "suffix" : "" }, { "dropping-particle" : "", "family" : "Abraham", "given" : "Nathan Luke", "non-dropping-particle" : "", "parse-names" : false, "suffix" : "" }, { "dropping-particle" : "", "family" : "Archibald", "given" : "Alex T.", "non-dropping-particle" : "", "parse-names" : false, "suffix" : "" }, { "dropping-particle" : "", "family" : "Bekki", "given" : "Slimane", "non-dropping-particle" : "", "parse-names" : false, "suffix" : "" }, { "dropping-particle" : "", "family" : "Deushi", "given" : "Makoto", "non-dropping-particle" : "", "parse-names" : false, "suffix" : "" }, { "dropping-particle" : "", "family" : "J\u00f6ckel", "given" : "Patrick", "non-dropping-particle" : "", "parse-names" : false, "suffix" : "" }, { "dropping-particle" : "", "family" : "Josse", "given" : "B\u00e9atrice", "non-dropping-particle" : "", "parse-names" : false, "suffix" : "" }, { "dropping-particle" : "", "family" : "Kinnison", "given" : "Douglas", "non-dropping-particle" : "", "parse-names" : false, "suffix" : "" }, { "dropping-particle" : "", "family" : "Kirner", "given" : "Ole", "non-dropping-particle" : "", "parse-names" : false, "suffix" : "" }, { "dropping-particle" : "", "family" : "Mar\u00e9cal", "given" : "Virginie", "non-dropping-particle" : "", "parse-names" : false, "suffix" : "" }, { "dropping-particle" : "", "family" : "O'Connor", "given" : "Fiona M.", "non-dropping-particle" : "", "parse-names" : false, "suffix" : "" }, { "dropping-particle" : "", "family" : "Plummer", "given" : "David A.", "non-dropping-particle" : "", "parse-names" : false, "suffix" : "" }, { "dropping-particle" : "", "family" : "Revell", "given" : "Laura E.", "non-dropping-particle" : "", "parse-names" : false, "suffix" : "" }, { "dropping-particle" : "", "family" : "Rozanov", "given" : "Eugene", "non-dropping-particle" : "", "parse-names" : false, "suffix" : "" }, { "dropping-particle" : "", "family" : "Stenke", "given" : "Andrea", "non-dropping-particle" : "", "parse-names" : false, "suffix" : "" }, { "dropping-particle" : "", "family" : "Strode", "given" : "Sarah", "non-dropping-particle" : "", "parse-names" : false, "suffix" : "" }, { "dropping-particle" : "", "family" : "Tilmes", "given" : "Simone", "non-dropping-particle" : "", "parse-names" : false, "suffix" : "" }, { "dropping-particle" : "", "family" : "Dlugokencky", "given" : "Edward J.", "non-dropping-particle" : "", "parse-names" : false, "suffix" : "" }, { "dropping-particle" : "", "family" : "Zheng", "given" : "Bo", "non-dropping-particle" : "", "parse-names" : false, "suffix" : "" } ], "container-title" : "Atmospheric Chemistry and Physics", "id" : "ITEM-1", "issue" : "21", "issued" : { "date-parts" : [ [ "2019", "11", "13" ] ] }, "page" : "13701-13723", "publisher" : "Copernicus Publications", "title" : "Inter-model comparison of global hydroxyl radical (OH) distributions and their impact on atmospheric methane over the 2000\u20132016 period", "translator" : [ { "dropping-particle" : "", "family" : "G3944", "given" : "", "non-dropping-particle" : "", "parse-names" : false, "suffix" : "" } ], "type" : "article-journal", "volume" : "19" }, "uris" : [ "http://www.mendeley.com/documents/?uuid=2321588e-5ac6-42c6-86b7-d990bb5b688b", "http://www.mendeley.com/documents/?uuid=70c42e33-b2d6-405e-8f08-5bea55686702" ] } ], "mendeley" : { "formattedCitation" : "(Zhao et al., 2019b)", "manualFormatting" : "(Y. Zhao et al., 2019)", "plainTextFormattedCitation" : "(Zhao et al., 2019b)", "previouslyFormattedCitation" : "(Zhao et al., 2019b)" }, "properties" : { "noteIndex" : 0 }, "schema" : "https://github.com/citation-style-language/schema/raw/master/csl-citation.json" }</w:instrText>
        </w:r>
      </w:ins>
      <w:del w:id="1287" w:author="Robin Matthews" w:date="2021-07-08T15:33:00Z">
        <w:r w:rsidR="00D477C7" w:rsidDel="00317844">
          <w:rPr>
            <w:color w:val="000000"/>
            <w:lang w:val="en-GB"/>
          </w:rPr>
          <w:delInstrText>ADDIN CSL_CITATION { "citationItems" : [ { "id" : "ITEM-1", "itemData" : { "DOI" : "10.5194/acp-19-13701-2019", "ISSN" : "1680-7324", "abstract" : "\u00b130 ppbv. Over the full 2000\u20132016 time period, using a common state-of-the-art but nonoptimized emission scenario, the impact of [OH] changes tested here can explain up to 54 % of the gap between model simulations and observations. This result emphasizes the importance of better representing OH abundance and variations in CH4 forward simulations and emission optimizations performed by atmospheric inversions.]]&gt;", "author" : [ { "dropping-particle" : "", "family" : "Zhao", "given" : "Yuanhong", "non-dropping-particle" : "", "parse-names" : false, "suffix" : "" }, { "dropping-particle" : "", "family" : "Saunois", "given" : "Marielle", "non-dropping-particle" : "", "parse-names" : false, "suffix" : "" }, { "dropping-particle" : "", "family" : "Bousquet", "given" : "Philippe", "non-dropping-particle" : "", "parse-names" : false, "suffix" : "" }, { "dropping-particle" : "", "family" : "Lin", "given" : "Xin", "non-dropping-particle" : "", "parse-names" : false, "suffix" : "" }, { "dropping-particle" : "", "family" : "Berchet", "given" : "Antoine", "non-dropping-particle" : "", "parse-names" : false, "suffix" : "" }, { "dropping-particle" : "", "family" : "Hegglin", "given" : "Michaela I.", "non-dropping-particle" : "", "parse-names" : false, "suffix" : "" }, { "dropping-particle" : "", "family" : "Canadell", "given" : "Josep G.", "non-dropping-particle" : "", "parse-names" : false, "suffix" : "" }, { "dropping-particle" : "", "family" : "Jackson", "given" : "Robert B.", "non-dropping-particle" : "", "parse-names" : false, "suffix" : "" }, { "dropping-particle" : "", "family" : "Hauglustaine", "given" : "Didier A.", "non-dropping-particle" : "", "parse-names" : false, "suffix" : "" }, { "dropping-particle" : "", "family" : "Szopa", "given" : "Sophie", "non-dropping-particle" : "", "parse-names" : false, "suffix" : "" }, { "dropping-particle" : "", "family" : "Stavert", "given" : "Ann R.", "non-dropping-particle" : "", "parse-names" : false, "suffix" : "" }, { "dropping-particle" : "", "family" : "Abraham", "given" : "Nathan Luke", "non-dropping-particle" : "", "parse-names" : false, "suffix" : "" }, { "dropping-particle" : "", "family" : "Archibald", "given" : "Alex T.", "non-dropping-particle" : "", "parse-names" : false, "suffix" : "" }, { "dropping-particle" : "", "family" : "Bekki", "given" : "Slimane", "non-dropping-particle" : "", "parse-names" : false, "suffix" : "" }, { "dropping-particle" : "", "family" : "Deushi", "given" : "Makoto", "non-dropping-particle" : "", "parse-names" : false, "suffix" : "" }, { "dropping-particle" : "", "family" : "J\u00f6ckel", "given" : "Patrick", "non-dropping-particle" : "", "parse-names" : false, "suffix" : "" }, { "dropping-particle" : "", "family" : "Josse", "given" : "B\u00e9atrice", "non-dropping-particle" : "", "parse-names" : false, "suffix" : "" }, { "dropping-particle" : "", "family" : "Kinnison", "given" : "Douglas", "non-dropping-particle" : "", "parse-names" : false, "suffix" : "" }, { "dropping-particle" : "", "family" : "Kirner", "given" : "Ole", "non-dropping-particle" : "", "parse-names" : false, "suffix" : "" }, { "dropping-particle" : "", "family" : "Mar\u00e9cal", "given" : "Virginie", "non-dropping-particle" : "", "parse-names" : false, "suffix" : "" }, { "dropping-particle" : "", "family" : "O'Connor", "given" : "Fiona M.", "non-dropping-particle" : "", "parse-names" : false, "suffix" : "" }, { "dropping-particle" : "", "family" : "Plummer", "given" : "David A.", "non-dropping-particle" : "", "parse-names" : false, "suffix" : "" }, { "dropping-particle" : "", "family" : "Revell", "given" : "Laura E.", "non-dropping-particle" : "", "parse-names" : false, "suffix" : "" }, { "dropping-particle" : "", "family" : "Rozanov", "given" : "Eugene", "non-dropping-particle" : "", "parse-names" : false, "suffix" : "" }, { "dropping-particle" : "", "family" : "Stenke", "given" : "Andrea", "non-dropping-particle" : "", "parse-names" : false, "suffix" : "" }, { "dropping-particle" : "", "family" : "Strode", "given" : "Sarah", "non-dropping-particle" : "", "parse-names" : false, "suffix" : "" }, { "dropping-particle" : "", "family" : "Tilmes", "given" : "Simone", "non-dropping-particle" : "", "parse-names" : false, "suffix" : "" }, { "dropping-particle" : "", "family" : "Dlugokencky", "given" : "Edward J.", "non-dropping-particle" : "", "parse-names" : false, "suffix" : "" }, { "dropping-particle" : "", "family" : "Zheng", "given" : "Bo", "non-dropping-particle" : "", "parse-names" : false, "suffix" : "" } ], "container-title" : "Atmospheric Chemistry and Physics", "id" : "ITEM-1", "issue" : "21", "issued" : { "date-parts" : [ [ "2019", "11", "13" ] ] }, "page" : "13701-13723", "publisher" : "Copernicus Publications", "title" : "Inter-model comparison of global hydroxyl radical (OH) distributions and their impact on atmospheric methane over the 2000\u20132016 period", "translator" : [ { "dropping-particle" : "", "family" : "G3944", "given" : "", "non-dropping-particle" : "", "parse-names" : false, "suffix" : "" } ], "type" : "article-journal", "volume" : "19" }, "uris" : [ "http://www.mendeley.com/documents/?uuid=2321588e-5ac6-42c6-86b7-d990bb5b688b", "http://www.mendeley.com/documents/?uuid=70c42e33-b2d6-405e-8f08-5bea55686702" ] } ], "mendeley" : { "formattedCitation" : "(Zhao et al., 2019b)", "plainTextFormattedCitation" : "(Zhao et al., 2019b)", "previouslyFormattedCitation" : "(Zhao et al., 2019b)" }, "properties" : { "noteIndex" : 0 }, "schema" : "https://github.com/citation-style-language/schema/raw/master/csl-citation.json" }</w:delInstrText>
        </w:r>
      </w:del>
      <w:r w:rsidRPr="00601505">
        <w:rPr>
          <w:color w:val="000000"/>
          <w:lang w:val="en-GB"/>
        </w:rPr>
        <w:fldChar w:fldCharType="separate"/>
      </w:r>
      <w:r w:rsidR="00CB33A1">
        <w:rPr>
          <w:noProof/>
          <w:color w:val="000000"/>
          <w:lang w:val="en-GB"/>
        </w:rPr>
        <w:t>(</w:t>
      </w:r>
      <w:ins w:id="1288" w:author="Robin Matthews" w:date="2021-07-08T15:33:00Z">
        <w:r w:rsidR="00317844">
          <w:rPr>
            <w:noProof/>
            <w:color w:val="000000"/>
            <w:lang w:val="en-GB"/>
          </w:rPr>
          <w:t xml:space="preserve">Y. </w:t>
        </w:r>
      </w:ins>
      <w:r w:rsidR="00CB33A1">
        <w:rPr>
          <w:noProof/>
          <w:color w:val="000000"/>
          <w:lang w:val="en-GB"/>
        </w:rPr>
        <w:t>Zhao et al., 2019</w:t>
      </w:r>
      <w:del w:id="1289" w:author="Robin Matthews" w:date="2021-07-08T15:33:00Z">
        <w:r w:rsidR="00CB33A1" w:rsidDel="00317844">
          <w:rPr>
            <w:noProof/>
            <w:color w:val="000000"/>
            <w:lang w:val="en-GB"/>
          </w:rPr>
          <w:delText>b</w:delText>
        </w:r>
      </w:del>
      <w:r w:rsidR="00CB33A1">
        <w:rPr>
          <w:noProof/>
          <w:color w:val="000000"/>
          <w:lang w:val="en-GB"/>
        </w:rPr>
        <w:t>)</w:t>
      </w:r>
      <w:r w:rsidRPr="00601505">
        <w:rPr>
          <w:color w:val="000000"/>
          <w:lang w:val="en-GB"/>
        </w:rPr>
        <w:fldChar w:fldCharType="end"/>
      </w:r>
      <w:commentRangeEnd w:id="1285"/>
      <w:r w:rsidR="00CB33A1">
        <w:rPr>
          <w:rStyle w:val="Marquedecommentaire"/>
        </w:rPr>
        <w:commentReference w:id="1285"/>
      </w:r>
      <w:r w:rsidRPr="00601505">
        <w:rPr>
          <w:color w:val="000000"/>
          <w:lang w:val="en-GB"/>
        </w:rPr>
        <w:t xml:space="preserve">. </w:t>
      </w:r>
      <w:r w:rsidRPr="00B15603">
        <w:rPr>
          <w:color w:val="000000"/>
          <w:lang w:val="en-GB"/>
        </w:rPr>
        <w:t>See Section 6.3.3 for further discussion on the conflicting information on OH from CCMs/ESMs and TD inversion approaches. Further work is required to reconcile differences between BU and TD estimates of the chemical methane sink.</w:t>
      </w:r>
      <w:r w:rsidRPr="00D837A8" w:rsidDel="00E97FDD">
        <w:rPr>
          <w:color w:val="000000"/>
          <w:lang w:val="en-GB" w:eastAsia="en-US"/>
        </w:rPr>
        <w:t xml:space="preserve"> </w:t>
      </w:r>
    </w:p>
    <w:p w14:paraId="13ECEC96" w14:textId="77777777" w:rsidR="00AF2E59" w:rsidRPr="004904EA" w:rsidRDefault="00AF2E59" w:rsidP="00D5630D">
      <w:pPr>
        <w:pStyle w:val="AR6BodyText"/>
        <w:rPr>
          <w:color w:val="000000"/>
          <w:lang w:val="en-GB" w:eastAsia="en-US"/>
        </w:rPr>
      </w:pPr>
    </w:p>
    <w:p w14:paraId="033CF9A2" w14:textId="77777777" w:rsidR="00AF2E59" w:rsidRPr="00610383" w:rsidRDefault="00AF2E59" w:rsidP="00D5630D">
      <w:pPr>
        <w:pStyle w:val="AR6BodyText"/>
        <w:rPr>
          <w:color w:val="000000"/>
          <w:lang w:val="en-GB" w:eastAsia="en-US"/>
        </w:rPr>
      </w:pPr>
    </w:p>
    <w:p w14:paraId="554165BC" w14:textId="77777777" w:rsidR="00AF2E59" w:rsidRPr="00D837A8" w:rsidRDefault="00AF2E59" w:rsidP="00D5630D">
      <w:pPr>
        <w:pStyle w:val="AR6BodyText"/>
        <w:rPr>
          <w:b/>
          <w:lang w:val="en-GB"/>
        </w:rPr>
      </w:pPr>
      <w:r w:rsidRPr="00417ACD">
        <w:rPr>
          <w:b/>
          <w:lang w:val="en-GB"/>
        </w:rPr>
        <w:t>[START TABLE 6.</w:t>
      </w:r>
      <w:r>
        <w:rPr>
          <w:b/>
          <w:lang w:val="en-GB"/>
        </w:rPr>
        <w:t>2</w:t>
      </w:r>
      <w:r w:rsidRPr="00D837A8">
        <w:rPr>
          <w:b/>
          <w:lang w:val="en-GB"/>
        </w:rPr>
        <w:t>HERE]</w:t>
      </w:r>
    </w:p>
    <w:p w14:paraId="48E8CBBE" w14:textId="77777777" w:rsidR="00AF2E59" w:rsidRPr="009638A7" w:rsidRDefault="00AF2E59" w:rsidP="00D5630D">
      <w:pPr>
        <w:pStyle w:val="AR6BodyText"/>
        <w:rPr>
          <w:color w:val="000000"/>
          <w:lang w:val="en-GB" w:eastAsia="en-US"/>
        </w:rPr>
      </w:pPr>
    </w:p>
    <w:p w14:paraId="25DD1ED4" w14:textId="4654A18F" w:rsidR="00AF2E59" w:rsidRPr="00B15603" w:rsidRDefault="00AF2E59" w:rsidP="00D5630D">
      <w:pPr>
        <w:pStyle w:val="AR6Chap6Table"/>
        <w:rPr>
          <w:lang w:val="en-GB"/>
        </w:rPr>
      </w:pPr>
      <w:commentRangeStart w:id="1290"/>
      <w:r w:rsidRPr="00B15603">
        <w:rPr>
          <w:lang w:val="en-GB"/>
        </w:rPr>
        <w:t>Methane</w:t>
      </w:r>
      <w:commentRangeEnd w:id="1290"/>
      <w:r w:rsidR="0038631A">
        <w:rPr>
          <w:rStyle w:val="Marquedecommentaire"/>
          <w:lang w:val="en-GB"/>
        </w:rPr>
        <w:commentReference w:id="1290"/>
      </w:r>
      <w:r w:rsidRPr="00B15603">
        <w:rPr>
          <w:lang w:val="en-GB"/>
        </w:rPr>
        <w:t xml:space="preserve"> lifetime due to chemical losses, soil uptake</w:t>
      </w:r>
      <w:del w:id="1291" w:author="Lucy Cowie" w:date="2021-07-26T16:54:00Z">
        <w:r w:rsidRPr="00B15603" w:rsidDel="00163A63">
          <w:rPr>
            <w:lang w:val="en-GB"/>
          </w:rPr>
          <w:delText>,</w:delText>
        </w:r>
      </w:del>
      <w:r w:rsidRPr="00B15603">
        <w:rPr>
          <w:lang w:val="en-GB"/>
        </w:rPr>
        <w:t xml:space="preserve"> and total atmospheric lifetime based on CMIP6 multi-model analysis, and bottom-up and top-down methane budget estimates in Table 5.2. Bottom-up and top-down methane lifetimes are calculated using the central estimates of the respective sinks for the mean 2008</w:t>
      </w:r>
      <w:ins w:id="1292" w:author="Lucy Cowie" w:date="2021-07-26T16:54:00Z">
        <w:r w:rsidR="0038631A">
          <w:rPr>
            <w:lang w:val="en-GB"/>
          </w:rPr>
          <w:t>–</w:t>
        </w:r>
      </w:ins>
      <w:del w:id="1293" w:author="Lucy Cowie" w:date="2021-07-26T16:54:00Z">
        <w:r w:rsidRPr="00B15603" w:rsidDel="0038631A">
          <w:rPr>
            <w:lang w:val="en-GB"/>
          </w:rPr>
          <w:delText>-</w:delText>
        </w:r>
      </w:del>
      <w:r w:rsidRPr="00B15603">
        <w:rPr>
          <w:lang w:val="en-GB"/>
        </w:rPr>
        <w:t xml:space="preserve">2017 period in Table 5.2 together with </w:t>
      </w:r>
      <w:ins w:id="1294" w:author="Lucy Cowie" w:date="2021-07-26T16:58:00Z">
        <w:r w:rsidR="001409C4">
          <w:rPr>
            <w:lang w:val="en-GB"/>
          </w:rPr>
          <w:t xml:space="preserve">the </w:t>
        </w:r>
      </w:ins>
      <w:r w:rsidRPr="00B15603">
        <w:rPr>
          <w:lang w:val="en-GB"/>
        </w:rPr>
        <w:t>mean 2008</w:t>
      </w:r>
      <w:ins w:id="1295" w:author="Lucy Cowie" w:date="2021-07-26T16:54:00Z">
        <w:r w:rsidR="0038631A">
          <w:rPr>
            <w:lang w:val="en-GB"/>
          </w:rPr>
          <w:t>–</w:t>
        </w:r>
      </w:ins>
      <w:del w:id="1296" w:author="Lucy Cowie" w:date="2021-07-26T16:54:00Z">
        <w:r w:rsidRPr="00B15603" w:rsidDel="0038631A">
          <w:rPr>
            <w:lang w:val="en-GB"/>
          </w:rPr>
          <w:delText>-</w:delText>
        </w:r>
      </w:del>
      <w:r w:rsidRPr="00B15603">
        <w:rPr>
          <w:lang w:val="en-GB"/>
        </w:rPr>
        <w:t xml:space="preserve">2017 global methane concentration of 1815 ppb (see Annex </w:t>
      </w:r>
      <w:r>
        <w:rPr>
          <w:lang w:val="en-GB"/>
        </w:rPr>
        <w:t>III</w:t>
      </w:r>
      <w:r w:rsidRPr="00B15603">
        <w:rPr>
          <w:lang w:val="en-GB"/>
        </w:rPr>
        <w:t xml:space="preserve">) converted to methane burden using a fill-factor of 2.75 Tg/ppb from </w:t>
      </w:r>
      <w:commentRangeStart w:id="1297"/>
      <w:r w:rsidRPr="00B15603">
        <w:rPr>
          <w:lang w:val="en-GB"/>
        </w:rPr>
        <w:fldChar w:fldCharType="begin" w:fldLock="1"/>
      </w:r>
      <w:ins w:id="1298" w:author="Robin Matthews" w:date="2021-07-08T15:34:00Z">
        <w:r w:rsidR="00317844">
          <w:rPr>
            <w:lang w:val="en-GB"/>
          </w:rPr>
          <w:instrText>ADDIN CSL_CITATION { "citationItems" : [ { "id" : "ITEM-1", "itemData" : { "DOI" : "10.1029/2012GL051440", "ISSN" : "00948276", "abstract" : "Knowledge of the atmospheric chemistry of reactive greenhouse gases is needed to accurately quantify the relationship between human activities and climate, and to incorporate uncertainty in our projections of greenhouse gas abundances. We present a method for estimating the fraction of greenhouse gases attributable to human activities, both currently and for future scenarios. Key variables used to calculate the atmospheric chemistry and budgets of major non\u2010CO2greenhouse gases are codified along with their uncertainties, and then used to project budgets and abundances under the new climate\u2010change scenarios. This new approach uses our knowledge of changing abundances and lifetimes to estimate current total anthropogenic emissions, independently and possibly more accurately than inventory\u2010based scenarios. We derive a present\u2010day atmospheric lifetime for methane (CH4) of 9.1 \u00b1 0.9 y and anthropogenic emissions of 352 \u00b1 45 Tg/y (64% of total emissions). For N2O, corresponding values are 131 \u00b1 10 y and 6.5 \u00b1 1.3 TgN/y (41% of total); and for HFC\u2010134a, the lifetime is 14.2 \u00b1 1.5 y.", "author" : [ { "dropping-particle" : "", "family" : "Prather", "given" : "Michael J", "non-dropping-particle" : "", "parse-names" : false, "suffix" : "" }, { "dropping-particle" : "", "family" : "Holmes", "given" : "Christopher D", "non-dropping-particle" : "", "parse-names" : false, "suffix" : "" }, { "dropping-particle" : "", "family" : "Hsu", "given" : "Juno", "non-dropping-particle" : "", "parse-names" : false, "suffix" : "" } ], "container-title" : "Geophysical Research Letters", "id" : "ITEM-1", "issue" : "9", "issued" : { "date-parts" : [ [ "2012", "5" ] ] }, "page" : "L09803", "title" : "Reactive greenhouse gas scenarios: Systematic exploration of uncertainties and the role of atmospheric chemistry", "translator" : [ { "dropping-particle" : "", "family" : "G4110", "given" : "", "non-dropping-particle" : "", "parse-names" : false, "suffix" : "" } ], "type" : "article-journal", "volume" : "39" }, "uris" : [ "http://www.mendeley.com/documents/?uuid=4b5a3440-96b3-4d8c-9b4a-278ea61f18a6", "http://www.mendeley.com/documents/?uuid=c9ffee9f-1f31-41b3-815f-c56a81321660" ] } ], "mendeley" : { "formattedCitation" : "(Prather et al., 2012)", "manualFormatting" : "Prather et al. (2012)", "plainTextFormattedCitation" : "(Prather et al., 2012)", "previouslyFormattedCitation" : "(Prather et al., 2012)" }, "properties" : { "noteIndex" : 0 }, "schema" : "https://github.com/citation-style-language/schema/raw/master/csl-citation.json" }</w:instrText>
        </w:r>
      </w:ins>
      <w:del w:id="1299" w:author="Robin Matthews" w:date="2021-07-08T15:34:00Z">
        <w:r w:rsidR="00D477C7" w:rsidDel="00317844">
          <w:rPr>
            <w:lang w:val="en-GB"/>
          </w:rPr>
          <w:delInstrText>ADDIN CSL_CITATION { "citationItems" : [ { "id" : "ITEM-1", "itemData" : { "DOI" : "10.1029/2012GL051440", "ISSN" : "00948276", "abstract" : "Knowledge of the atmospheric chemistry of reactive greenhouse gases is needed to accurately quantify the relationship between human activities and climate, and to incorporate uncertainty in our projections of greenhouse gas abundances. We present a method for estimating the fraction of greenhouse gases attributable to human activities, both currently and for future scenarios. Key variables used to calculate the atmospheric chemistry and budgets of major non\u2010CO2greenhouse gases are codified along with their uncertainties, and then used to project budgets and abundances under the new climate\u2010change scenarios. This new approach uses our knowledge of changing abundances and lifetimes to estimate current total anthropogenic emissions, independently and possibly more accurately than inventory\u2010based scenarios. We derive a present\u2010day atmospheric lifetime for methane (CH4) of 9.1 \u00b1 0.9 y and anthropogenic emissions of 352 \u00b1 45 Tg/y (64% of total emissions). For N2O, corresponding values are 131 \u00b1 10 y and 6.5 \u00b1 1.3 TgN/y (41% of total); and for HFC\u2010134a, the lifetime is 14.2 \u00b1 1.5 y.", "author" : [ { "dropping-particle" : "", "family" : "Prather", "given" : "Michael J", "non-dropping-particle" : "", "parse-names" : false, "suffix" : "" }, { "dropping-particle" : "", "family" : "Holmes", "given" : "Christopher D", "non-dropping-particle" : "", "parse-names" : false, "suffix" : "" }, { "dropping-particle" : "", "family" : "Hsu", "given" : "Juno", "non-dropping-particle" : "", "parse-names" : false, "suffix" : "" } ], "container-title" : "Geophysical Research Letters", "id" : "ITEM-1", "issue" : "9", "issued" : { "date-parts" : [ [ "2012", "5" ] ] }, "page" : "L09803", "title" : "Reactive greenhouse gas scenarios: Systematic exploration of uncertainties and the role of atmospheric chemistry", "translator" : [ { "dropping-particle" : "", "family" : "G4110", "given" : "", "non-dropping-particle" : "", "parse-names" : false, "suffix" : "" } ], "type" : "article-journal", "volume" : "39" }, "uris" : [ "http://www.mendeley.com/documents/?uuid=4b5a3440-96b3-4d8c-9b4a-278ea61f18a6", "http://www.mendeley.com/documents/?uuid=c9ffee9f-1f31-41b3-815f-c56a81321660" ] } ], "mendeley" : { "formattedCitation" : "(Prather et al., 2012)", "manualFormatting" : "Prather et al., (2012)", "plainTextFormattedCitation" : "(Prather et al., 2012)", "previouslyFormattedCitation" : "(Prather et al., 2012)" }, "properties" : { "noteIndex" : 0 }, "schema" : "https://github.com/citation-style-language/schema/raw/master/csl-citation.json" }</w:delInstrText>
        </w:r>
      </w:del>
      <w:r w:rsidRPr="00B15603">
        <w:rPr>
          <w:lang w:val="en-GB"/>
        </w:rPr>
        <w:fldChar w:fldCharType="separate"/>
      </w:r>
      <w:r w:rsidR="00CB33A1">
        <w:rPr>
          <w:noProof/>
          <w:lang w:val="en-GB"/>
        </w:rPr>
        <w:t>Prather et al.</w:t>
      </w:r>
      <w:del w:id="1300" w:author="Robin Matthews" w:date="2021-07-08T15:34:00Z">
        <w:r w:rsidR="00CB33A1" w:rsidDel="00317844">
          <w:rPr>
            <w:noProof/>
            <w:lang w:val="en-GB"/>
          </w:rPr>
          <w:delText>,</w:delText>
        </w:r>
      </w:del>
      <w:r w:rsidR="00CB33A1">
        <w:rPr>
          <w:noProof/>
          <w:lang w:val="en-GB"/>
        </w:rPr>
        <w:t xml:space="preserve"> (2012)</w:t>
      </w:r>
      <w:r w:rsidRPr="00B15603">
        <w:rPr>
          <w:lang w:val="en-GB"/>
        </w:rPr>
        <w:fldChar w:fldCharType="end"/>
      </w:r>
      <w:commentRangeEnd w:id="1297"/>
      <w:r w:rsidR="00CB33A1">
        <w:rPr>
          <w:rStyle w:val="Marquedecommentaire"/>
          <w:lang w:val="fr-FR"/>
        </w:rPr>
        <w:commentReference w:id="1297"/>
      </w:r>
      <w:r w:rsidRPr="00B15603">
        <w:rPr>
          <w:lang w:val="en-GB"/>
        </w:rPr>
        <w:t>. Values in parentheses show the minimum and maximum range.</w:t>
      </w:r>
    </w:p>
    <w:p w14:paraId="2EF46696" w14:textId="77777777" w:rsidR="00AF2E59" w:rsidRPr="00326917" w:rsidRDefault="00AF2E59" w:rsidP="00D5630D">
      <w:pPr>
        <w:rPr>
          <w:lang w:val="en-US"/>
        </w:rPr>
      </w:pPr>
    </w:p>
    <w:tbl>
      <w:tblPr>
        <w:tblW w:w="9360" w:type="dxa"/>
        <w:tblCellMar>
          <w:top w:w="15" w:type="dxa"/>
          <w:left w:w="15" w:type="dxa"/>
          <w:bottom w:w="15" w:type="dxa"/>
          <w:right w:w="15" w:type="dxa"/>
        </w:tblCellMar>
        <w:tblLook w:val="04A0" w:firstRow="1" w:lastRow="0" w:firstColumn="1" w:lastColumn="0" w:noHBand="0" w:noVBand="1"/>
      </w:tblPr>
      <w:tblGrid>
        <w:gridCol w:w="1198"/>
        <w:gridCol w:w="1109"/>
        <w:gridCol w:w="1536"/>
        <w:gridCol w:w="1980"/>
        <w:gridCol w:w="3537"/>
      </w:tblGrid>
      <w:tr w:rsidR="00AF2E59" w:rsidRPr="00D837A8" w14:paraId="3CD705CB" w14:textId="77777777" w:rsidTr="00D56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104B7A" w14:textId="77777777" w:rsidR="00AF2E59" w:rsidRPr="00B15603" w:rsidRDefault="00AF2E59" w:rsidP="00D5630D">
            <w:pPr>
              <w:pStyle w:val="AR6BodyText"/>
              <w:rPr>
                <w:b/>
                <w:lang w:val="en-GB"/>
              </w:rPr>
            </w:pPr>
            <w:r w:rsidRPr="00360D8B">
              <w:rPr>
                <w:b/>
                <w:lang w:val="en-GB"/>
              </w:rPr>
              <w:t>Study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C6FFF" w14:textId="77777777" w:rsidR="00AF2E59" w:rsidRPr="00B15603" w:rsidRDefault="00AF2E59" w:rsidP="00D5630D">
            <w:pPr>
              <w:pStyle w:val="AR6BodyText"/>
              <w:keepNext/>
              <w:keepLines/>
              <w:outlineLvl w:val="7"/>
              <w:rPr>
                <w:b/>
                <w:lang w:val="en-GB"/>
              </w:rPr>
            </w:pPr>
            <w:r w:rsidRPr="00B15603">
              <w:rPr>
                <w:b/>
                <w:color w:val="000000"/>
                <w:lang w:val="en-GB"/>
              </w:rPr>
              <w:t>Total Chemical Lifetime</w:t>
            </w:r>
          </w:p>
          <w:p w14:paraId="58D15A09" w14:textId="73F3B424" w:rsidR="00AF2E59" w:rsidRPr="00B15603" w:rsidRDefault="00AF2E59" w:rsidP="00D5630D">
            <w:pPr>
              <w:pStyle w:val="AR6BodyText"/>
              <w:keepNext/>
              <w:keepLines/>
              <w:outlineLvl w:val="7"/>
              <w:rPr>
                <w:b/>
                <w:lang w:val="en-GB"/>
              </w:rPr>
            </w:pPr>
            <w:r w:rsidRPr="00B15603">
              <w:rPr>
                <w:b/>
                <w:color w:val="000000"/>
                <w:lang w:val="en-GB"/>
              </w:rPr>
              <w:t>(</w:t>
            </w:r>
            <w:del w:id="1301" w:author="Ian Blenkinsop" w:date="2021-07-15T12:20:00Z">
              <w:r w:rsidRPr="00B15603" w:rsidDel="005F15FB">
                <w:rPr>
                  <w:b/>
                  <w:color w:val="000000"/>
                  <w:lang w:val="en-GB"/>
                </w:rPr>
                <w:delText>yr</w:delText>
              </w:r>
            </w:del>
            <w:ins w:id="1302" w:author="Ian Blenkinsop" w:date="2021-07-15T12:20:00Z">
              <w:r w:rsidR="005F15FB" w:rsidRPr="00B15603">
                <w:rPr>
                  <w:b/>
                  <w:color w:val="000000"/>
                  <w:lang w:val="en-GB"/>
                </w:rPr>
                <w:t>y</w:t>
              </w:r>
              <w:r w:rsidR="005F15FB">
                <w:rPr>
                  <w:b/>
                  <w:color w:val="000000"/>
                  <w:lang w:val="en-GB"/>
                </w:rPr>
                <w:t>ears</w:t>
              </w:r>
            </w:ins>
            <w:r w:rsidRPr="00B15603">
              <w:rPr>
                <w:b/>
                <w:color w:val="000000"/>
                <w:lang w:val="en-GB"/>
              </w:rPr>
              <w:t>)</w:t>
            </w:r>
          </w:p>
        </w:tc>
        <w:tc>
          <w:tcPr>
            <w:tcW w:w="1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7E149" w14:textId="77777777" w:rsidR="00AF2E59" w:rsidRPr="00B15603" w:rsidRDefault="00AF2E59" w:rsidP="00D5630D">
            <w:pPr>
              <w:pStyle w:val="AR6BodyText"/>
              <w:keepNext/>
              <w:keepLines/>
              <w:outlineLvl w:val="7"/>
              <w:rPr>
                <w:b/>
                <w:lang w:val="en-GB"/>
              </w:rPr>
            </w:pPr>
            <w:r w:rsidRPr="00B15603">
              <w:rPr>
                <w:b/>
                <w:color w:val="000000"/>
                <w:lang w:val="en-GB"/>
              </w:rPr>
              <w:t>Soil Lifetime </w:t>
            </w:r>
          </w:p>
          <w:p w14:paraId="7C0A9B70" w14:textId="35CB8C92" w:rsidR="00AF2E59" w:rsidRPr="00B15603" w:rsidRDefault="00AF2E59" w:rsidP="00D5630D">
            <w:pPr>
              <w:pStyle w:val="AR6BodyText"/>
              <w:keepNext/>
              <w:keepLines/>
              <w:outlineLvl w:val="7"/>
              <w:rPr>
                <w:b/>
                <w:lang w:val="en-GB"/>
              </w:rPr>
            </w:pPr>
            <w:r w:rsidRPr="00B15603">
              <w:rPr>
                <w:b/>
                <w:color w:val="000000"/>
                <w:lang w:val="en-GB"/>
              </w:rPr>
              <w:t>(</w:t>
            </w:r>
            <w:del w:id="1303" w:author="Ian Blenkinsop" w:date="2021-07-15T12:20:00Z">
              <w:r w:rsidRPr="00B15603" w:rsidDel="005F15FB">
                <w:rPr>
                  <w:b/>
                  <w:color w:val="000000"/>
                  <w:lang w:val="en-GB"/>
                </w:rPr>
                <w:delText>yr</w:delText>
              </w:r>
            </w:del>
            <w:ins w:id="1304" w:author="Ian Blenkinsop" w:date="2021-07-15T12:20:00Z">
              <w:r w:rsidR="005F15FB" w:rsidRPr="00B15603">
                <w:rPr>
                  <w:b/>
                  <w:color w:val="000000"/>
                  <w:lang w:val="en-GB"/>
                </w:rPr>
                <w:t>y</w:t>
              </w:r>
              <w:r w:rsidR="005F15FB">
                <w:rPr>
                  <w:b/>
                  <w:color w:val="000000"/>
                  <w:lang w:val="en-GB"/>
                </w:rPr>
                <w:t>ears</w:t>
              </w:r>
            </w:ins>
            <w:r w:rsidRPr="00B15603">
              <w:rPr>
                <w:b/>
                <w:color w:val="000000"/>
                <w:lang w:val="en-GB"/>
              </w:rPr>
              <w:t>)</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A0383" w14:textId="77777777" w:rsidR="00AF2E59" w:rsidRPr="00B15603" w:rsidRDefault="00AF2E59" w:rsidP="00D5630D">
            <w:pPr>
              <w:pStyle w:val="AR6BodyText"/>
              <w:keepNext/>
              <w:keepLines/>
              <w:outlineLvl w:val="7"/>
              <w:rPr>
                <w:b/>
                <w:lang w:val="en-GB"/>
              </w:rPr>
            </w:pPr>
            <w:r w:rsidRPr="00B15603">
              <w:rPr>
                <w:b/>
                <w:color w:val="000000"/>
                <w:lang w:val="en-GB"/>
              </w:rPr>
              <w:t>Total Atmospheric Lifetime</w:t>
            </w:r>
          </w:p>
          <w:p w14:paraId="3B657AC1" w14:textId="346566BB" w:rsidR="00AF2E59" w:rsidRPr="00B15603" w:rsidRDefault="00AF2E59" w:rsidP="00D5630D">
            <w:pPr>
              <w:pStyle w:val="AR6BodyText"/>
              <w:keepNext/>
              <w:keepLines/>
              <w:outlineLvl w:val="7"/>
              <w:rPr>
                <w:b/>
                <w:lang w:val="en-GB"/>
              </w:rPr>
            </w:pPr>
            <w:r w:rsidRPr="00B15603">
              <w:rPr>
                <w:b/>
                <w:color w:val="000000"/>
                <w:lang w:val="en-GB"/>
              </w:rPr>
              <w:t>(</w:t>
            </w:r>
            <w:del w:id="1305" w:author="Ian Blenkinsop" w:date="2021-07-15T12:20:00Z">
              <w:r w:rsidRPr="00B15603" w:rsidDel="005F15FB">
                <w:rPr>
                  <w:b/>
                  <w:color w:val="000000"/>
                  <w:lang w:val="en-GB"/>
                </w:rPr>
                <w:delText>yr</w:delText>
              </w:r>
            </w:del>
            <w:ins w:id="1306" w:author="Ian Blenkinsop" w:date="2021-07-15T12:20:00Z">
              <w:r w:rsidR="005F15FB" w:rsidRPr="00B15603">
                <w:rPr>
                  <w:b/>
                  <w:color w:val="000000"/>
                  <w:lang w:val="en-GB"/>
                </w:rPr>
                <w:t>y</w:t>
              </w:r>
              <w:r w:rsidR="005F15FB">
                <w:rPr>
                  <w:b/>
                  <w:color w:val="000000"/>
                  <w:lang w:val="en-GB"/>
                </w:rPr>
                <w:t>ears</w:t>
              </w:r>
            </w:ins>
            <w:r w:rsidRPr="00B15603">
              <w:rPr>
                <w:b/>
                <w:color w:val="000000"/>
                <w:lang w:val="en-GB"/>
              </w:rPr>
              <w:t>)</w:t>
            </w:r>
          </w:p>
        </w:tc>
        <w:tc>
          <w:tcPr>
            <w:tcW w:w="2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30080" w14:textId="27FDD08B" w:rsidR="00AF2E59" w:rsidRPr="00B15603" w:rsidRDefault="00AF2E59" w:rsidP="00D5630D">
            <w:pPr>
              <w:pStyle w:val="AR6BodyText"/>
              <w:keepNext/>
              <w:keepLines/>
              <w:outlineLvl w:val="7"/>
              <w:rPr>
                <w:b/>
                <w:lang w:val="en-GB"/>
              </w:rPr>
            </w:pPr>
            <w:r w:rsidRPr="00B15603">
              <w:rPr>
                <w:b/>
                <w:color w:val="000000"/>
                <w:lang w:val="en-GB"/>
              </w:rPr>
              <w:t xml:space="preserve">Number of </w:t>
            </w:r>
            <w:del w:id="1307" w:author="Ian Blenkinsop" w:date="2021-07-15T12:20:00Z">
              <w:r w:rsidRPr="00B15603" w:rsidDel="005F15FB">
                <w:rPr>
                  <w:b/>
                  <w:color w:val="000000"/>
                  <w:lang w:val="en-GB"/>
                </w:rPr>
                <w:delText>models</w:delText>
              </w:r>
            </w:del>
            <w:ins w:id="1308" w:author="Ian Blenkinsop" w:date="2021-07-15T12:20:00Z">
              <w:r w:rsidR="005F15FB">
                <w:rPr>
                  <w:b/>
                  <w:color w:val="000000"/>
                  <w:lang w:val="en-GB"/>
                </w:rPr>
                <w:t>M</w:t>
              </w:r>
              <w:r w:rsidR="005F15FB" w:rsidRPr="00B15603">
                <w:rPr>
                  <w:b/>
                  <w:color w:val="000000"/>
                  <w:lang w:val="en-GB"/>
                </w:rPr>
                <w:t>odels</w:t>
              </w:r>
            </w:ins>
            <w:r w:rsidRPr="00B15603">
              <w:rPr>
                <w:b/>
                <w:color w:val="000000"/>
                <w:lang w:val="en-GB"/>
              </w:rPr>
              <w:t>/</w:t>
            </w:r>
            <w:del w:id="1309" w:author="Ian Blenkinsop" w:date="2021-07-15T12:20:00Z">
              <w:r w:rsidRPr="00B15603" w:rsidDel="005F15FB">
                <w:rPr>
                  <w:b/>
                  <w:color w:val="000000"/>
                  <w:lang w:val="en-GB"/>
                </w:rPr>
                <w:delText>inversions</w:delText>
              </w:r>
            </w:del>
            <w:ins w:id="1310" w:author="Ian Blenkinsop" w:date="2021-07-15T12:20:00Z">
              <w:r w:rsidR="005F15FB">
                <w:rPr>
                  <w:b/>
                  <w:color w:val="000000"/>
                  <w:lang w:val="en-GB"/>
                </w:rPr>
                <w:t>I</w:t>
              </w:r>
              <w:r w:rsidR="005F15FB" w:rsidRPr="00B15603">
                <w:rPr>
                  <w:b/>
                  <w:color w:val="000000"/>
                  <w:lang w:val="en-GB"/>
                </w:rPr>
                <w:t>nversions</w:t>
              </w:r>
            </w:ins>
          </w:p>
        </w:tc>
      </w:tr>
      <w:tr w:rsidR="00AF2E59" w:rsidRPr="00D837A8" w14:paraId="240B037E" w14:textId="77777777" w:rsidTr="00D56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0607AD" w14:textId="3678A6EA" w:rsidR="00AF2E59" w:rsidRPr="00C827FE" w:rsidRDefault="00AF2E59" w:rsidP="00D5630D">
            <w:pPr>
              <w:pStyle w:val="AR6BodyText"/>
              <w:keepNext/>
              <w:keepLines/>
              <w:outlineLvl w:val="7"/>
            </w:pPr>
            <w:r w:rsidRPr="00B15603">
              <w:rPr>
                <w:color w:val="000000"/>
                <w:vertAlign w:val="superscript"/>
                <w:lang w:val="en-GB"/>
              </w:rPr>
              <w:fldChar w:fldCharType="begin" w:fldLock="1"/>
            </w:r>
            <w:ins w:id="1311" w:author="Robin Matthews" w:date="2021-07-08T18:22:00Z">
              <w:r w:rsidR="004D31F1">
                <w:rPr>
                  <w:color w:val="000000"/>
                  <w:vertAlign w:val="superscript"/>
                </w:rPr>
                <w:instrText>ADDIN CSL_CITATION { "citationItems" : [ { "id" : "ITEM-1", "itemData" : { "DOI" : "10.5194/acp-20-12905-2020", "ISSN" : "1680-7324", "author" : [ { "dropping-particle" : "", "family" : "Stevenson", "given" : "David S.", "non-dropping-particle" : "", "parse-names" : false, "suffix" : "" }, { "dropping-particle" : "", "family" : "Zhao", "given" : "Alcide", "non-dropping-particle" : "", "parse-names" : false, "suffix" : "" }, { "dropping-particle" : "", "family" : "Naik", "given" : "Vaishali", "non-dropping-particle" : "", "parse-names" : false, "suffix" : "" }, { "dropping-particle" : "", "family" : "O'Connor", "given" : "Fiona M.", "non-dropping-particle" : "", "parse-names" : false, "suffix" : "" }, { "dropping-particle" : "", "family" : "Tilmes", "given" : "Simone", "non-dropping-particle" : "", "parse-names" : false, "suffix" : "" }, { "dropping-particle" : "", "family" : "Zeng", "given" : "Guang", "non-dropping-particle" : "", "parse-names" : false, "suffix" : "" }, { "dropping-particle" : "", "family" : "Murray", "given" : "Lee T.", "non-dropping-particle" : "", "parse-names" : false, "suffix" : "" }, { "dropping-particle" : "", "family" : "Collins", "given" : "William J.", "non-dropping-particle" : "", "parse-names" : false, "suffix" : "" }, { "dropping-particle" : "", "family" : "Griffiths", "given" : "Paul T.", "non-dropping-particle" : "", "parse-names" : false, "suffix" : "" }, { "dropping-particle" : "", "family" : "Shim", "given" : "Sungbo", "non-dropping-particle" : "", "parse-names" : false, "suffix" : "" }, { "dropping-particle" : "", "family" : "Horowitz", "given" : "Larry W.", "non-dropping-particle" : "", "parse-names" : false, "suffix" : "" }, { "dropping-particle" : "", "family" : "Sentman", "given" : "Lori T.", "non-dropping-particle" : "", "parse-names" : false, "suffix" : "" }, { "dropping-particle" : "", "family" : "Emmons", "given" : "Louisa", "non-dropping-particle" : "", "parse-names" : false, "suffix" : "" } ], "container-title" : "Atmospheric Chemistry and Physics", "id" : "ITEM-1", "issue" : "21", "issued" : { "date-parts" : [ [ "2020", "11", "5" ] ] }, "page" : "12905-12920", "title" : "Trends in global tropospheric hydroxyl radical and methane lifetime since 1850 from AerChemMIP", "translator" : [ { "dropping-particle" : "", "family" : "G4841", "given" : "", "non-dropping-particle" : "", "parse-names" : false, "suffix" : "" } ], "type" : "article-journal", "volume" : "20" }, "uris" : [ "http://www.mendeley.com/documents/?uuid=7b4594f3-269e-4351-850a-c71f5f60ead1" ] } ], "mendeley" : { "formattedCitation" : "(Stevenson et al., 2020)", "manualFormatting" : "Stevenson et al., (2020)", "plainTextFormattedCitation" : "(Stevenson et al., 2020)", "previouslyFormattedCitation" : "(Stevenson et al., 2020)" }, "properties" : { "noteIndex" : 0 }, "schema" : "https://github.com/citation-style-language/schema/raw/master/csl-citation.json" }</w:instrText>
              </w:r>
            </w:ins>
            <w:del w:id="1312" w:author="Robin Matthews" w:date="2021-07-08T18:22:00Z">
              <w:r w:rsidR="00D477C7" w:rsidDel="004D31F1">
                <w:rPr>
                  <w:color w:val="000000"/>
                  <w:vertAlign w:val="superscript"/>
                </w:rPr>
                <w:delInstrText>ADDIN CSL_CITATION { "citationItems" : [ { "id" : "ITEM-1", "itemData" : { "DOI" : "10.5194/acp-20-12905-2020", "ISSN" : "1680-7324", "author" : [ { "dropping-particle" : "", "family" : "Stevenson", "given" : "David S.", "non-dropping-particle" : "", "parse-names" : false, "suffix" : "" }, { "dropping-particle" : "", "family" : "Zhao", "given" : "Alcide", "non-dropping-particle" : "", "parse-names" : false, "suffix" : "" }, { "dropping-particle" : "", "family" : "Naik", "given" : "Vaishali", "non-dropping-particle" : "", "parse-names" : false, "suffix" : "" }, { "dropping-particle" : "", "family" : "O'Connor", "given" : "Fiona M.", "non-dropping-particle" : "", "parse-names" : false, "suffix" : "" }, { "dropping-particle" : "", "family" : "Tilmes", "given" : "Simone", "non-dropping-particle" : "", "parse-names" : false, "suffix" : "" }, { "dropping-particle" : "", "family" : "Zeng", "given" : "Guang", "non-dropping-particle" : "", "parse-names" : false, "suffix" : "" }, { "dropping-particle" : "", "family" : "Murray", "given" : "Lee T.", "non-dropping-particle" : "", "parse-names" : false, "suffix" : "" }, { "dropping-particle" : "", "family" : "Collins", "given" : "William J.", "non-dropping-particle" : "", "parse-names" : false, "suffix" : "" }, { "dropping-particle" : "", "family" : "Griffiths", "given" : "Paul T.", "non-dropping-particle" : "", "parse-names" : false, "suffix" : "" }, { "dropping-particle" : "", "family" : "Shim", "given" : "Sungbo", "non-dropping-particle" : "", "parse-names" : false, "suffix" : "" }, { "dropping-particle" : "", "family" : "Horowitz", "given" : "Larry W.", "non-dropping-particle" : "", "parse-names" : false, "suffix" : "" }, { "dropping-particle" : "", "family" : "Sentman", "given" : "Lori T.", "non-dropping-particle" : "", "parse-names" : false, "suffix" : "" }, { "dropping-particle" : "", "family" : "Emmons", "given" : "Louisa", "non-dropping-particle" : "", "parse-names" : false, "suffix" : "" } ], "container-title" : "Atmospheric Chemistry and Physics", "id" : "ITEM-1", "issue" : "21", "issued" : { "date-parts" : [ [ "2020", "11", "5" ] ] }, "page" : "12905-12920", "title" : "Trends in global tropospheric hydroxyl radical and methane lifetime since 1850 from AerChemMIP", "translator" : [ { "dropping-particle" : "", "family" : "G4841", "given" : "", "non-dropping-particle" : "", "parse-names" : false, "suffix" : "" } ], "type" : "article-journal", "volume" : "20" }, "uris" : [ "http://www.mendeley.com/documents/?uuid=7b4594f3-269e-4351-850a-c71f5f60ead1" ] } ], "mendeley" : { "formattedCitation" : "(Stevenson et al., 2020)", "plainTextFormattedCitation" : "(Stevenson et al., 2020)", "previouslyFormattedCitation" : "(Stevenson et al., 2020)" }, "properties" : { "noteIndex" : 0 }, "schema" : "https://github.com/citation-style-language/schema/raw/master/csl-citation.json" }</w:delInstrText>
              </w:r>
            </w:del>
            <w:r w:rsidRPr="00B15603">
              <w:rPr>
                <w:color w:val="000000"/>
                <w:vertAlign w:val="superscript"/>
                <w:lang w:val="en-GB"/>
              </w:rPr>
              <w:fldChar w:fldCharType="separate"/>
            </w:r>
            <w:del w:id="1313" w:author="Robin Matthews" w:date="2021-07-08T18:22:00Z">
              <w:r w:rsidR="00CB33A1" w:rsidDel="004D31F1">
                <w:rPr>
                  <w:noProof/>
                  <w:color w:val="000000"/>
                </w:rPr>
                <w:delText>(</w:delText>
              </w:r>
            </w:del>
            <w:r w:rsidR="00CB33A1">
              <w:rPr>
                <w:noProof/>
                <w:color w:val="000000"/>
              </w:rPr>
              <w:t>Stevenson et al.</w:t>
            </w:r>
            <w:del w:id="1314" w:author="Robin Matthews" w:date="2021-07-08T18:22:00Z">
              <w:r w:rsidR="00CB33A1" w:rsidDel="004D31F1">
                <w:rPr>
                  <w:noProof/>
                  <w:color w:val="000000"/>
                </w:rPr>
                <w:delText>,</w:delText>
              </w:r>
            </w:del>
            <w:ins w:id="1315" w:author="Robin Matthews" w:date="2021-07-08T18:22:00Z">
              <w:r w:rsidR="004D31F1">
                <w:rPr>
                  <w:noProof/>
                  <w:color w:val="000000"/>
                </w:rPr>
                <w:t xml:space="preserve"> </w:t>
              </w:r>
            </w:ins>
            <w:del w:id="1316" w:author="Robin Matthews" w:date="2021-07-08T18:22:00Z">
              <w:r w:rsidR="00CB33A1" w:rsidDel="004D31F1">
                <w:rPr>
                  <w:noProof/>
                  <w:color w:val="000000"/>
                </w:rPr>
                <w:delText xml:space="preserve"> </w:delText>
              </w:r>
            </w:del>
            <w:ins w:id="1317" w:author="Robin Matthews" w:date="2021-07-08T18:22:00Z">
              <w:r w:rsidR="004D31F1">
                <w:rPr>
                  <w:noProof/>
                  <w:color w:val="000000"/>
                </w:rPr>
                <w:t>(</w:t>
              </w:r>
            </w:ins>
            <w:r w:rsidR="00CB33A1">
              <w:rPr>
                <w:noProof/>
                <w:color w:val="000000"/>
              </w:rPr>
              <w:t>2020)</w:t>
            </w:r>
            <w:r w:rsidRPr="00B15603">
              <w:rPr>
                <w:color w:val="000000"/>
                <w:vertAlign w:val="superscript"/>
                <w:lang w:val="en-GB"/>
              </w:rPr>
              <w:fldChar w:fldCharType="end"/>
            </w:r>
            <w:r w:rsidRPr="00C827FE">
              <w:rPr>
                <w:color w:val="000000"/>
                <w:vertAlign w:val="superscript"/>
              </w:rPr>
              <w: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6143E7" w14:textId="0F009DE2" w:rsidR="00AF2E59" w:rsidRPr="00B15603" w:rsidRDefault="00AF2E59" w:rsidP="00D5630D">
            <w:pPr>
              <w:pStyle w:val="AR6BodyText"/>
              <w:keepNext/>
              <w:keepLines/>
              <w:outlineLvl w:val="7"/>
              <w:rPr>
                <w:lang w:val="en-GB"/>
              </w:rPr>
            </w:pPr>
            <w:r w:rsidRPr="00B15603">
              <w:rPr>
                <w:color w:val="000000"/>
                <w:lang w:val="en-GB"/>
              </w:rPr>
              <w:t xml:space="preserve">8.3 </w:t>
            </w:r>
            <w:commentRangeStart w:id="1318"/>
            <w:r w:rsidRPr="00B15603">
              <w:rPr>
                <w:color w:val="000000"/>
                <w:lang w:val="en-GB"/>
              </w:rPr>
              <w:t>(</w:t>
            </w:r>
            <w:commentRangeEnd w:id="1318"/>
            <w:r w:rsidR="00D35B90">
              <w:rPr>
                <w:rStyle w:val="Marquedecommentaire"/>
                <w:rFonts w:cs="Times New Roman"/>
                <w:lang w:val="en-GB" w:eastAsia="en-GB"/>
              </w:rPr>
              <w:commentReference w:id="1318"/>
            </w:r>
            <w:r w:rsidRPr="00B15603">
              <w:rPr>
                <w:color w:val="000000"/>
                <w:lang w:val="en-GB"/>
              </w:rPr>
              <w:t>8.1</w:t>
            </w:r>
            <w:del w:id="1319" w:author="Ian Blenkinsop" w:date="2021-07-15T12:20:00Z">
              <w:r w:rsidRPr="00B15603" w:rsidDel="005F15FB">
                <w:rPr>
                  <w:color w:val="000000"/>
                  <w:lang w:val="en-GB"/>
                </w:rPr>
                <w:delText>-</w:delText>
              </w:r>
            </w:del>
            <w:ins w:id="1320" w:author="Ian Blenkinsop" w:date="2021-07-15T12:20:00Z">
              <w:r w:rsidR="005F15FB">
                <w:rPr>
                  <w:color w:val="000000"/>
                  <w:lang w:val="en-GB"/>
                </w:rPr>
                <w:t>–</w:t>
              </w:r>
            </w:ins>
            <w:r w:rsidRPr="00B15603">
              <w:rPr>
                <w:color w:val="000000"/>
                <w:lang w:val="en-GB"/>
              </w:rPr>
              <w:t>8.6)</w:t>
            </w:r>
            <w:r w:rsidRPr="00B15603">
              <w:rPr>
                <w:color w:val="000000"/>
                <w:vertAlign w:val="superscript"/>
                <w:lang w:val="en-GB"/>
              </w:rPr>
              <w:t>b</w:t>
            </w:r>
          </w:p>
        </w:tc>
        <w:tc>
          <w:tcPr>
            <w:tcW w:w="1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6B669" w14:textId="77777777" w:rsidR="00AF2E59" w:rsidRPr="00B15603" w:rsidRDefault="00AF2E59" w:rsidP="00D5630D">
            <w:pPr>
              <w:pStyle w:val="AR6BodyText"/>
              <w:keepNext/>
              <w:keepLines/>
              <w:outlineLvl w:val="7"/>
              <w:rPr>
                <w:lang w:val="en-GB"/>
              </w:rPr>
            </w:pPr>
            <w:r w:rsidRPr="00B15603">
              <w:rPr>
                <w:color w:val="000000"/>
                <w:lang w:val="en-GB"/>
              </w:rPr>
              <w:t>160</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40842E" w14:textId="72DCEE44" w:rsidR="00AF2E59" w:rsidRPr="00B15603" w:rsidRDefault="00AF2E59" w:rsidP="00D5630D">
            <w:pPr>
              <w:pStyle w:val="AR6BodyText"/>
              <w:keepNext/>
              <w:keepLines/>
              <w:outlineLvl w:val="7"/>
              <w:rPr>
                <w:lang w:val="en-GB"/>
              </w:rPr>
            </w:pPr>
            <w:r w:rsidRPr="00B15603">
              <w:rPr>
                <w:color w:val="000000"/>
                <w:lang w:val="en-GB"/>
              </w:rPr>
              <w:t>8.0 (7.7</w:t>
            </w:r>
            <w:ins w:id="1321" w:author="Lucy Cowie" w:date="2021-07-26T16:59:00Z">
              <w:r w:rsidR="00245732">
                <w:rPr>
                  <w:color w:val="000000"/>
                  <w:lang w:val="en-GB"/>
                </w:rPr>
                <w:t>–</w:t>
              </w:r>
            </w:ins>
            <w:del w:id="1322" w:author="Lucy Cowie" w:date="2021-07-26T16:59:00Z">
              <w:r w:rsidRPr="00B15603" w:rsidDel="00245732">
                <w:rPr>
                  <w:color w:val="000000"/>
                  <w:lang w:val="en-GB"/>
                </w:rPr>
                <w:delText>-</w:delText>
              </w:r>
            </w:del>
            <w:r w:rsidRPr="00B15603">
              <w:rPr>
                <w:color w:val="000000"/>
                <w:lang w:val="en-GB"/>
              </w:rPr>
              <w:t>8.2)</w:t>
            </w:r>
          </w:p>
        </w:tc>
        <w:tc>
          <w:tcPr>
            <w:tcW w:w="2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1BAEBB" w14:textId="77777777" w:rsidR="00AF2E59" w:rsidRPr="00B15603" w:rsidRDefault="00AF2E59" w:rsidP="00D5630D">
            <w:pPr>
              <w:pStyle w:val="AR6BodyText"/>
              <w:keepNext/>
              <w:keepLines/>
              <w:outlineLvl w:val="7"/>
              <w:rPr>
                <w:lang w:val="en-GB"/>
              </w:rPr>
            </w:pPr>
            <w:r w:rsidRPr="00B15603">
              <w:rPr>
                <w:color w:val="000000"/>
                <w:lang w:val="en-GB"/>
              </w:rPr>
              <w:t>3 CMIP6 ESMs</w:t>
            </w:r>
          </w:p>
        </w:tc>
      </w:tr>
      <w:tr w:rsidR="00AF2E59" w:rsidRPr="00D837A8" w14:paraId="7AAFE2E4" w14:textId="77777777" w:rsidTr="00D56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91BE28" w14:textId="77777777" w:rsidR="00AF2E59" w:rsidRPr="00B15603" w:rsidRDefault="00AF2E59" w:rsidP="00D5630D">
            <w:pPr>
              <w:pStyle w:val="AR6BodyText"/>
              <w:keepNext/>
              <w:keepLines/>
              <w:outlineLvl w:val="7"/>
              <w:rPr>
                <w:lang w:val="en-GB"/>
              </w:rPr>
            </w:pPr>
            <w:r w:rsidRPr="00B15603">
              <w:rPr>
                <w:color w:val="000000"/>
                <w:lang w:val="en-GB"/>
              </w:rPr>
              <w:t>Bottom-up (based on Table 5.2)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8E603" w14:textId="7684E75B" w:rsidR="00AF2E59" w:rsidRPr="00B15603" w:rsidRDefault="00AF2E59" w:rsidP="00D5630D">
            <w:pPr>
              <w:pStyle w:val="AR6BodyText"/>
              <w:keepNext/>
              <w:keepLines/>
              <w:outlineLvl w:val="7"/>
              <w:rPr>
                <w:lang w:val="en-GB"/>
              </w:rPr>
            </w:pPr>
            <w:r w:rsidRPr="00B15603">
              <w:rPr>
                <w:color w:val="000000"/>
                <w:lang w:val="en-GB"/>
              </w:rPr>
              <w:t>8.3 (6.2</w:t>
            </w:r>
            <w:ins w:id="1323" w:author="Lucy Cowie" w:date="2021-07-26T16:59:00Z">
              <w:r w:rsidR="00245732">
                <w:rPr>
                  <w:color w:val="000000"/>
                  <w:lang w:val="en-GB"/>
                </w:rPr>
                <w:t>–</w:t>
              </w:r>
            </w:ins>
            <w:del w:id="1324" w:author="Lucy Cowie" w:date="2021-07-26T16:59:00Z">
              <w:r w:rsidRPr="00B15603" w:rsidDel="00245732">
                <w:rPr>
                  <w:color w:val="000000"/>
                  <w:lang w:val="en-GB"/>
                </w:rPr>
                <w:delText>-</w:delText>
              </w:r>
            </w:del>
            <w:r w:rsidRPr="00B15603">
              <w:rPr>
                <w:color w:val="000000"/>
                <w:lang w:val="en-GB"/>
              </w:rPr>
              <w:t>9.8)</w:t>
            </w:r>
          </w:p>
        </w:tc>
        <w:tc>
          <w:tcPr>
            <w:tcW w:w="1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DCE6FE" w14:textId="6630A73E" w:rsidR="00AF2E59" w:rsidRPr="00B15603" w:rsidRDefault="00AF2E59" w:rsidP="00D5630D">
            <w:pPr>
              <w:pStyle w:val="AR6BodyText"/>
              <w:keepNext/>
              <w:keepLines/>
              <w:outlineLvl w:val="7"/>
              <w:rPr>
                <w:lang w:val="en-GB"/>
              </w:rPr>
            </w:pPr>
            <w:r w:rsidRPr="00B15603">
              <w:rPr>
                <w:color w:val="000000"/>
                <w:lang w:val="en-GB"/>
              </w:rPr>
              <w:t>166 (102</w:t>
            </w:r>
            <w:ins w:id="1325" w:author="Lucy Cowie" w:date="2021-07-26T16:59:00Z">
              <w:r w:rsidR="00245732">
                <w:rPr>
                  <w:color w:val="000000"/>
                  <w:lang w:val="en-GB"/>
                </w:rPr>
                <w:t>–</w:t>
              </w:r>
            </w:ins>
            <w:del w:id="1326" w:author="Lucy Cowie" w:date="2021-07-26T16:59:00Z">
              <w:r w:rsidRPr="00B15603" w:rsidDel="00245732">
                <w:rPr>
                  <w:color w:val="000000"/>
                  <w:lang w:val="en-GB"/>
                </w:rPr>
                <w:delText>-</w:delText>
              </w:r>
            </w:del>
            <w:r w:rsidRPr="00B15603">
              <w:rPr>
                <w:color w:val="000000"/>
                <w:lang w:val="en-GB"/>
              </w:rPr>
              <w:t>453)</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6794F" w14:textId="5A3C7819" w:rsidR="00AF2E59" w:rsidRPr="00B15603" w:rsidRDefault="00AF2E59" w:rsidP="00D5630D">
            <w:pPr>
              <w:pStyle w:val="AR6BodyText"/>
              <w:keepNext/>
              <w:keepLines/>
              <w:outlineLvl w:val="7"/>
              <w:rPr>
                <w:lang w:val="en-GB"/>
              </w:rPr>
            </w:pPr>
            <w:r w:rsidRPr="00B15603">
              <w:rPr>
                <w:color w:val="000000"/>
                <w:lang w:val="en-GB"/>
              </w:rPr>
              <w:t>8.0 (6.3</w:t>
            </w:r>
            <w:ins w:id="1327" w:author="Lucy Cowie" w:date="2021-07-26T16:59:00Z">
              <w:r w:rsidR="00245732">
                <w:rPr>
                  <w:color w:val="000000"/>
                  <w:lang w:val="en-GB"/>
                </w:rPr>
                <w:t>–</w:t>
              </w:r>
            </w:ins>
            <w:del w:id="1328" w:author="Lucy Cowie" w:date="2021-07-26T16:59:00Z">
              <w:r w:rsidRPr="00B15603" w:rsidDel="00245732">
                <w:rPr>
                  <w:color w:val="000000"/>
                  <w:lang w:val="en-GB"/>
                </w:rPr>
                <w:delText>-</w:delText>
              </w:r>
            </w:del>
            <w:r w:rsidRPr="00B15603">
              <w:rPr>
                <w:color w:val="000000"/>
                <w:lang w:val="en-GB"/>
              </w:rPr>
              <w:t>10.0)</w:t>
            </w:r>
          </w:p>
        </w:tc>
        <w:tc>
          <w:tcPr>
            <w:tcW w:w="2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8C023" w14:textId="77777777" w:rsidR="00AF2E59" w:rsidRPr="00B15603" w:rsidRDefault="00AF2E59" w:rsidP="00D5630D">
            <w:pPr>
              <w:pStyle w:val="AR6BodyText"/>
              <w:keepNext/>
              <w:keepLines/>
              <w:outlineLvl w:val="7"/>
              <w:rPr>
                <w:lang w:val="en-GB"/>
              </w:rPr>
            </w:pPr>
            <w:r w:rsidRPr="00B15603">
              <w:rPr>
                <w:color w:val="000000"/>
                <w:lang w:val="en-GB"/>
              </w:rPr>
              <w:t>7 CCMI CCMs/CTMs</w:t>
            </w:r>
          </w:p>
        </w:tc>
      </w:tr>
      <w:tr w:rsidR="00AF2E59" w:rsidRPr="00D837A8" w14:paraId="58F21D93" w14:textId="77777777" w:rsidTr="00D56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03F7C" w14:textId="77777777" w:rsidR="00AF2E59" w:rsidRPr="00B15603" w:rsidRDefault="00AF2E59" w:rsidP="00D5630D">
            <w:pPr>
              <w:pStyle w:val="AR6BodyText"/>
              <w:keepNext/>
              <w:keepLines/>
              <w:outlineLvl w:val="7"/>
              <w:rPr>
                <w:lang w:val="en-GB"/>
              </w:rPr>
            </w:pPr>
            <w:r w:rsidRPr="00B15603">
              <w:rPr>
                <w:color w:val="000000"/>
                <w:lang w:val="en-GB"/>
              </w:rPr>
              <w:t>Top-down (based on Table 5.2)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05F39" w14:textId="5A5C921B" w:rsidR="00AF2E59" w:rsidRPr="00B15603" w:rsidRDefault="00AF2E59" w:rsidP="00D5630D">
            <w:pPr>
              <w:pStyle w:val="AR6BodyText"/>
              <w:keepNext/>
              <w:keepLines/>
              <w:outlineLvl w:val="7"/>
              <w:rPr>
                <w:lang w:val="en-GB"/>
              </w:rPr>
            </w:pPr>
            <w:r w:rsidRPr="00B15603">
              <w:rPr>
                <w:color w:val="000000"/>
                <w:lang w:val="en-GB"/>
              </w:rPr>
              <w:t>9.7 (9.4</w:t>
            </w:r>
            <w:ins w:id="1329" w:author="Lucy Cowie" w:date="2021-07-26T16:59:00Z">
              <w:r w:rsidR="00245732">
                <w:rPr>
                  <w:color w:val="000000"/>
                  <w:lang w:val="en-GB"/>
                </w:rPr>
                <w:t>–</w:t>
              </w:r>
            </w:ins>
            <w:del w:id="1330" w:author="Lucy Cowie" w:date="2021-07-26T16:59:00Z">
              <w:r w:rsidRPr="00B15603" w:rsidDel="00245732">
                <w:rPr>
                  <w:color w:val="000000"/>
                  <w:lang w:val="en-GB"/>
                </w:rPr>
                <w:delText>-</w:delText>
              </w:r>
            </w:del>
            <w:r w:rsidRPr="00B15603">
              <w:rPr>
                <w:color w:val="000000"/>
                <w:lang w:val="en-GB"/>
              </w:rPr>
              <w:t>10.5)</w:t>
            </w:r>
          </w:p>
        </w:tc>
        <w:tc>
          <w:tcPr>
            <w:tcW w:w="1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1EC1D" w14:textId="08A2243D" w:rsidR="00AF2E59" w:rsidRPr="00B15603" w:rsidRDefault="00AF2E59" w:rsidP="00D5630D">
            <w:pPr>
              <w:pStyle w:val="AR6BodyText"/>
              <w:keepNext/>
              <w:keepLines/>
              <w:outlineLvl w:val="7"/>
              <w:rPr>
                <w:lang w:val="en-GB"/>
              </w:rPr>
            </w:pPr>
            <w:r w:rsidRPr="00B15603">
              <w:rPr>
                <w:color w:val="000000"/>
                <w:lang w:val="en-GB"/>
              </w:rPr>
              <w:t>135 (116</w:t>
            </w:r>
            <w:ins w:id="1331" w:author="Lucy Cowie" w:date="2021-07-26T16:59:00Z">
              <w:r w:rsidR="00245732">
                <w:rPr>
                  <w:color w:val="000000"/>
                  <w:lang w:val="en-GB"/>
                </w:rPr>
                <w:t>–</w:t>
              </w:r>
            </w:ins>
            <w:del w:id="1332" w:author="Lucy Cowie" w:date="2021-07-26T16:59:00Z">
              <w:r w:rsidRPr="00B15603" w:rsidDel="00245732">
                <w:rPr>
                  <w:color w:val="000000"/>
                  <w:lang w:val="en-GB"/>
                </w:rPr>
                <w:delText>-</w:delText>
              </w:r>
            </w:del>
            <w:r w:rsidRPr="00B15603">
              <w:rPr>
                <w:color w:val="000000"/>
                <w:lang w:val="en-GB"/>
              </w:rPr>
              <w:t>185)</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0C0FA5" w14:textId="03DCA82E" w:rsidR="00AF2E59" w:rsidRPr="00B15603" w:rsidRDefault="00AF2E59" w:rsidP="00D5630D">
            <w:pPr>
              <w:pStyle w:val="AR6BodyText"/>
              <w:keepNext/>
              <w:keepLines/>
              <w:outlineLvl w:val="7"/>
              <w:rPr>
                <w:lang w:val="en-GB"/>
              </w:rPr>
            </w:pPr>
            <w:r w:rsidRPr="00B15603">
              <w:rPr>
                <w:color w:val="000000"/>
                <w:lang w:val="en-GB"/>
              </w:rPr>
              <w:t>9.1 (8.7</w:t>
            </w:r>
            <w:ins w:id="1333" w:author="Lucy Cowie" w:date="2021-07-26T16:59:00Z">
              <w:r w:rsidR="00245732">
                <w:rPr>
                  <w:color w:val="000000"/>
                  <w:lang w:val="en-GB"/>
                </w:rPr>
                <w:t>–</w:t>
              </w:r>
            </w:ins>
            <w:del w:id="1334" w:author="Lucy Cowie" w:date="2021-07-26T16:59:00Z">
              <w:r w:rsidRPr="00B15603" w:rsidDel="00245732">
                <w:rPr>
                  <w:color w:val="000000"/>
                  <w:lang w:val="en-GB"/>
                </w:rPr>
                <w:delText>-</w:delText>
              </w:r>
            </w:del>
            <w:r w:rsidRPr="00B15603">
              <w:rPr>
                <w:color w:val="000000"/>
                <w:lang w:val="en-GB"/>
              </w:rPr>
              <w:t>10.0)</w:t>
            </w:r>
          </w:p>
        </w:tc>
        <w:tc>
          <w:tcPr>
            <w:tcW w:w="2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0F133" w14:textId="77777777" w:rsidR="00AF2E59" w:rsidRPr="00B15603" w:rsidRDefault="00AF2E59" w:rsidP="00D5630D">
            <w:pPr>
              <w:pStyle w:val="AR6BodyText"/>
              <w:keepNext/>
              <w:keepLines/>
              <w:outlineLvl w:val="7"/>
              <w:rPr>
                <w:lang w:val="en-GB"/>
              </w:rPr>
            </w:pPr>
            <w:r w:rsidRPr="00B15603">
              <w:rPr>
                <w:color w:val="000000"/>
                <w:lang w:val="en-GB"/>
              </w:rPr>
              <w:t>7 inversion systems</w:t>
            </w:r>
          </w:p>
        </w:tc>
      </w:tr>
      <w:tr w:rsidR="00AF2E59" w:rsidRPr="00DA7F98" w14:paraId="293AE9F6" w14:textId="77777777" w:rsidTr="00D5630D">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B656765" w14:textId="77777777" w:rsidR="00AF2E59" w:rsidRPr="00B15603" w:rsidRDefault="00AF2E59" w:rsidP="00D5630D">
            <w:pPr>
              <w:pStyle w:val="AR6BodyText"/>
              <w:keepNext/>
              <w:keepLines/>
              <w:outlineLvl w:val="7"/>
              <w:rPr>
                <w:lang w:val="en-GB"/>
              </w:rPr>
            </w:pPr>
            <w:r w:rsidRPr="00B15603">
              <w:rPr>
                <w:color w:val="000000"/>
                <w:lang w:val="en-GB"/>
              </w:rPr>
              <w:t>AR6 assessed value</w:t>
            </w:r>
            <w:r w:rsidRPr="00B15603">
              <w:rPr>
                <w:color w:val="000000"/>
                <w:vertAlign w:val="superscript"/>
                <w:lang w:val="en-GB"/>
              </w:rPr>
              <w:t xml:space="preserve"> c</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14:paraId="5C3C631C" w14:textId="77777777" w:rsidR="00AF2E59" w:rsidRPr="00B15603" w:rsidRDefault="00AF2E59" w:rsidP="00D5630D">
            <w:pPr>
              <w:pStyle w:val="AR6BodyText"/>
              <w:keepNext/>
              <w:keepLines/>
              <w:outlineLvl w:val="7"/>
              <w:rPr>
                <w:lang w:val="en-GB"/>
              </w:rPr>
            </w:pPr>
            <w:r w:rsidRPr="00B15603">
              <w:rPr>
                <w:lang w:val="en-GB"/>
              </w:rPr>
              <w:t>9.7 ± 1.1</w:t>
            </w:r>
          </w:p>
        </w:tc>
        <w:tc>
          <w:tcPr>
            <w:tcW w:w="153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14:paraId="13B305B6" w14:textId="77777777" w:rsidR="00AF2E59" w:rsidRPr="00B15603" w:rsidRDefault="00AF2E59" w:rsidP="00D5630D">
            <w:pPr>
              <w:pStyle w:val="AR6BodyText"/>
              <w:keepNext/>
              <w:keepLines/>
              <w:outlineLvl w:val="7"/>
              <w:rPr>
                <w:lang w:val="en-GB"/>
              </w:rPr>
            </w:pPr>
            <w:r w:rsidRPr="00B15603">
              <w:rPr>
                <w:lang w:val="en-GB"/>
              </w:rPr>
              <w:t>135 ± 44</w:t>
            </w:r>
          </w:p>
        </w:tc>
        <w:tc>
          <w:tcPr>
            <w:tcW w:w="1980"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14:paraId="55EED71B" w14:textId="77777777" w:rsidR="00AF2E59" w:rsidRPr="00B15603" w:rsidRDefault="00AF2E59" w:rsidP="00D5630D">
            <w:pPr>
              <w:pStyle w:val="AR6BodyText"/>
              <w:keepNext/>
              <w:keepLines/>
              <w:outlineLvl w:val="7"/>
              <w:rPr>
                <w:lang w:val="en-GB"/>
              </w:rPr>
            </w:pPr>
            <w:r w:rsidRPr="00B15603">
              <w:rPr>
                <w:lang w:val="en-GB"/>
              </w:rPr>
              <w:t>9.1 ± 0.9</w:t>
            </w:r>
          </w:p>
        </w:tc>
        <w:tc>
          <w:tcPr>
            <w:tcW w:w="2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F054B" w14:textId="38B43C1D" w:rsidR="00AF2E59" w:rsidRPr="00B15603" w:rsidRDefault="00AF2E59" w:rsidP="00D5630D">
            <w:pPr>
              <w:pStyle w:val="AR6BodyText"/>
              <w:keepNext/>
              <w:keepLines/>
              <w:outlineLvl w:val="7"/>
              <w:rPr>
                <w:lang w:val="en-GB"/>
              </w:rPr>
            </w:pPr>
            <w:r w:rsidRPr="00B15603">
              <w:rPr>
                <w:lang w:val="en-GB"/>
              </w:rPr>
              <w:t xml:space="preserve">Based on </w:t>
            </w:r>
            <w:ins w:id="1335" w:author="Lucy Cowie" w:date="2021-07-26T17:00:00Z">
              <w:r w:rsidR="00E90305">
                <w:rPr>
                  <w:lang w:val="en-GB"/>
                </w:rPr>
                <w:t>t</w:t>
              </w:r>
            </w:ins>
            <w:del w:id="1336" w:author="Lucy Cowie" w:date="2021-07-26T17:00:00Z">
              <w:r w:rsidRPr="00B15603" w:rsidDel="00E90305">
                <w:rPr>
                  <w:lang w:val="en-GB"/>
                </w:rPr>
                <w:delText>T</w:delText>
              </w:r>
            </w:del>
            <w:r w:rsidRPr="00B15603">
              <w:rPr>
                <w:lang w:val="en-GB"/>
              </w:rPr>
              <w:t>op-down with uncertainty estimate from AR5</w:t>
            </w:r>
          </w:p>
        </w:tc>
      </w:tr>
    </w:tbl>
    <w:p w14:paraId="542E426E" w14:textId="6CF91DCE" w:rsidR="00AF2E59" w:rsidRPr="00B15603" w:rsidRDefault="00AF2E59" w:rsidP="00D5630D">
      <w:pPr>
        <w:pStyle w:val="AR6BodyText"/>
        <w:rPr>
          <w:lang w:val="en-GB"/>
        </w:rPr>
      </w:pPr>
      <w:r w:rsidRPr="00B15603">
        <w:rPr>
          <w:vertAlign w:val="superscript"/>
          <w:lang w:val="en-GB"/>
        </w:rPr>
        <w:t xml:space="preserve">a </w:t>
      </w:r>
      <w:r w:rsidRPr="00B15603">
        <w:rPr>
          <w:lang w:val="en-GB"/>
        </w:rPr>
        <w:t>mean over 2005</w:t>
      </w:r>
      <w:del w:id="1337" w:author="Ian Blenkinsop" w:date="2021-07-15T12:20:00Z">
        <w:r w:rsidRPr="00B15603" w:rsidDel="005F15FB">
          <w:rPr>
            <w:lang w:val="en-GB"/>
          </w:rPr>
          <w:delText>-</w:delText>
        </w:r>
      </w:del>
      <w:ins w:id="1338" w:author="Ian Blenkinsop" w:date="2021-07-15T12:20:00Z">
        <w:r w:rsidR="005F15FB">
          <w:rPr>
            <w:lang w:val="en-GB"/>
          </w:rPr>
          <w:t>–</w:t>
        </w:r>
      </w:ins>
      <w:r w:rsidRPr="00B15603">
        <w:rPr>
          <w:lang w:val="en-GB"/>
        </w:rPr>
        <w:t>2014</w:t>
      </w:r>
    </w:p>
    <w:p w14:paraId="0DB75B6B" w14:textId="77777777" w:rsidR="00AF2E59" w:rsidRPr="00B15603" w:rsidRDefault="00AF2E59" w:rsidP="00D5630D">
      <w:pPr>
        <w:pStyle w:val="AR6BodyText"/>
        <w:rPr>
          <w:lang w:val="en-GB"/>
        </w:rPr>
      </w:pPr>
      <w:r w:rsidRPr="00B15603">
        <w:rPr>
          <w:vertAlign w:val="superscript"/>
          <w:lang w:val="en-GB"/>
        </w:rPr>
        <w:t>b</w:t>
      </w:r>
      <w:r w:rsidRPr="00B15603">
        <w:rPr>
          <w:lang w:val="en-GB"/>
        </w:rPr>
        <w:t xml:space="preserve"> does not include lifetime due to tropospheric halogen loss</w:t>
      </w:r>
    </w:p>
    <w:p w14:paraId="4E3AC919" w14:textId="3CC79B10" w:rsidR="00AF2E59" w:rsidRPr="00B15603" w:rsidRDefault="00AF2E59" w:rsidP="00D5630D">
      <w:pPr>
        <w:pStyle w:val="AR6BodyText"/>
        <w:rPr>
          <w:lang w:val="en-GB" w:eastAsia="en-US"/>
        </w:rPr>
      </w:pPr>
      <w:r w:rsidRPr="00B15603">
        <w:rPr>
          <w:vertAlign w:val="superscript"/>
          <w:lang w:val="en-GB" w:eastAsia="en-US"/>
        </w:rPr>
        <w:t>c</w:t>
      </w:r>
      <w:r w:rsidRPr="00B15603">
        <w:rPr>
          <w:lang w:val="en-GB" w:eastAsia="en-US"/>
        </w:rPr>
        <w:t xml:space="preserve"> uncertainties indicate </w:t>
      </w:r>
      <w:r w:rsidRPr="00B15603">
        <w:rPr>
          <w:lang w:val="en-GB"/>
        </w:rPr>
        <w:t>±</w:t>
      </w:r>
      <w:del w:id="1339" w:author="Ian Blenkinsop" w:date="2021-07-15T12:20:00Z">
        <w:r w:rsidRPr="00B15603" w:rsidDel="005F15FB">
          <w:rPr>
            <w:lang w:val="en-GB" w:eastAsia="en-US"/>
          </w:rPr>
          <w:delText xml:space="preserve"> </w:delText>
        </w:r>
      </w:del>
      <w:r w:rsidRPr="00B15603">
        <w:rPr>
          <w:lang w:val="en-GB" w:eastAsia="en-US"/>
        </w:rPr>
        <w:t>1</w:t>
      </w:r>
      <w:del w:id="1340" w:author="Ian Blenkinsop" w:date="2021-07-15T12:20:00Z">
        <w:r w:rsidRPr="00B15603" w:rsidDel="005F15FB">
          <w:rPr>
            <w:lang w:val="en-GB" w:eastAsia="en-US"/>
          </w:rPr>
          <w:delText>-</w:delText>
        </w:r>
      </w:del>
      <w:ins w:id="1341" w:author="Ian Blenkinsop" w:date="2021-07-15T12:20:00Z">
        <w:r w:rsidR="005F15FB">
          <w:rPr>
            <w:lang w:val="en-GB" w:eastAsia="en-US"/>
          </w:rPr>
          <w:t xml:space="preserve"> </w:t>
        </w:r>
      </w:ins>
      <w:r>
        <w:rPr>
          <w:lang w:val="en-GB" w:eastAsia="en-US"/>
        </w:rPr>
        <w:t>standard deviation</w:t>
      </w:r>
    </w:p>
    <w:p w14:paraId="4041AAE2" w14:textId="1783209B" w:rsidR="00AF2E59" w:rsidRDefault="00AF2E59" w:rsidP="00D5630D">
      <w:pPr>
        <w:pStyle w:val="AR6BodyText"/>
        <w:rPr>
          <w:color w:val="000000"/>
          <w:lang w:val="en-GB" w:eastAsia="en-US"/>
        </w:rPr>
      </w:pPr>
    </w:p>
    <w:p w14:paraId="74F992A7" w14:textId="4473D500" w:rsidR="004641B0" w:rsidRPr="00D837A8" w:rsidRDefault="004641B0" w:rsidP="004641B0">
      <w:pPr>
        <w:pStyle w:val="AR6BodyText"/>
        <w:rPr>
          <w:b/>
          <w:lang w:val="en-GB"/>
        </w:rPr>
      </w:pPr>
      <w:r w:rsidRPr="00417ACD">
        <w:rPr>
          <w:b/>
          <w:lang w:val="en-GB"/>
        </w:rPr>
        <w:t>[</w:t>
      </w:r>
      <w:r>
        <w:rPr>
          <w:b/>
          <w:lang w:val="en-GB"/>
        </w:rPr>
        <w:t>END</w:t>
      </w:r>
      <w:r w:rsidRPr="00417ACD">
        <w:rPr>
          <w:b/>
          <w:lang w:val="en-GB"/>
        </w:rPr>
        <w:t xml:space="preserve"> TABLE 6.</w:t>
      </w:r>
      <w:r>
        <w:rPr>
          <w:b/>
          <w:lang w:val="en-GB"/>
        </w:rPr>
        <w:t>2</w:t>
      </w:r>
      <w:r w:rsidRPr="00D837A8">
        <w:rPr>
          <w:b/>
          <w:lang w:val="en-GB"/>
        </w:rPr>
        <w:t>HERE]</w:t>
      </w:r>
    </w:p>
    <w:p w14:paraId="1C86A877" w14:textId="2ABF397E" w:rsidR="004641B0" w:rsidRDefault="004641B0" w:rsidP="00D5630D">
      <w:pPr>
        <w:pStyle w:val="AR6BodyText"/>
        <w:rPr>
          <w:color w:val="000000"/>
          <w:lang w:val="en-GB" w:eastAsia="en-US"/>
        </w:rPr>
      </w:pPr>
    </w:p>
    <w:p w14:paraId="050D5E1C" w14:textId="77777777" w:rsidR="004641B0" w:rsidRPr="00D837A8" w:rsidRDefault="004641B0" w:rsidP="00D5630D">
      <w:pPr>
        <w:pStyle w:val="AR6BodyText"/>
        <w:rPr>
          <w:color w:val="000000"/>
          <w:lang w:val="en-GB" w:eastAsia="en-US"/>
        </w:rPr>
      </w:pPr>
    </w:p>
    <w:p w14:paraId="32458209" w14:textId="1B3D69DB" w:rsidR="00AF2E59" w:rsidRPr="009638A7" w:rsidRDefault="00AF2E59" w:rsidP="00D5630D">
      <w:pPr>
        <w:pStyle w:val="AR6BodyText"/>
        <w:rPr>
          <w:color w:val="000000"/>
          <w:lang w:val="en-GB" w:eastAsia="en-US"/>
        </w:rPr>
      </w:pPr>
      <w:r w:rsidRPr="00B15603">
        <w:rPr>
          <w:color w:val="000000"/>
          <w:lang w:val="en-GB"/>
        </w:rPr>
        <w:t xml:space="preserve">The present-day BU methane chemical lifetime shows a larger spread than that in the TD estimates </w:t>
      </w:r>
      <w:r w:rsidRPr="00AB4DF9">
        <w:rPr>
          <w:color w:val="000000"/>
          <w:lang w:val="en-GB"/>
        </w:rPr>
        <w:t>(Table 6.2)</w:t>
      </w:r>
      <w:r w:rsidRPr="00AC0FBB">
        <w:rPr>
          <w:color w:val="000000"/>
          <w:lang w:val="en-GB"/>
        </w:rPr>
        <w:t xml:space="preserve"> in li</w:t>
      </w:r>
      <w:r w:rsidRPr="00B15603">
        <w:rPr>
          <w:color w:val="000000"/>
          <w:lang w:val="en-GB"/>
        </w:rPr>
        <w:t>ne with the spread seen in the sink estimates. The spread in the methane lifetime calculated by three CMIP6 ESMs is narrower and is enclosed within the spread of the BU CCMI model ensemble. Based on the consideration that the small imbalance in total methane sources versus sinks derived from TD estimates is close to the observed atmospheric methane growth rate (</w:t>
      </w:r>
      <w:del w:id="1342" w:author="Lucy Cowie" w:date="2021-07-26T17:02:00Z">
        <w:r w:rsidRPr="00B15603" w:rsidDel="00F15233">
          <w:rPr>
            <w:color w:val="000000"/>
            <w:lang w:val="en-GB"/>
          </w:rPr>
          <w:delText xml:space="preserve">see </w:delText>
        </w:r>
      </w:del>
      <w:r w:rsidRPr="00B15603">
        <w:rPr>
          <w:color w:val="000000"/>
          <w:lang w:val="en-GB"/>
        </w:rPr>
        <w:t>Table 5.2), the TD values are assessed to be the best estimates for this assessment. The relative uncertainty (</w:t>
      </w:r>
      <w:commentRangeStart w:id="1343"/>
      <w:r w:rsidRPr="00B15603">
        <w:rPr>
          <w:color w:val="000000"/>
          <w:lang w:val="en-GB"/>
        </w:rPr>
        <w:t>1</w:t>
      </w:r>
      <w:ins w:id="1344" w:author="Lucy Cowie" w:date="2021-07-26T17:04:00Z">
        <w:r w:rsidR="00536B59">
          <w:rPr>
            <w:color w:val="000000"/>
            <w:lang w:val="en-GB"/>
          </w:rPr>
          <w:t xml:space="preserve"> standard deviation</w:t>
        </w:r>
        <w:commentRangeEnd w:id="1343"/>
        <w:r w:rsidR="00536B59">
          <w:rPr>
            <w:rStyle w:val="Marquedecommentaire"/>
            <w:lang w:val="en-GB"/>
          </w:rPr>
          <w:commentReference w:id="1343"/>
        </w:r>
      </w:ins>
      <w:del w:id="1345" w:author="Lucy Cowie" w:date="2021-07-26T17:04:00Z">
        <w:r w:rsidRPr="00B15603" w:rsidDel="00536B59">
          <w:rPr>
            <w:color w:val="000000"/>
            <w:lang w:val="en-GB"/>
          </w:rPr>
          <w:delText>-sigma</w:delText>
        </w:r>
      </w:del>
      <w:r w:rsidRPr="00B15603">
        <w:rPr>
          <w:color w:val="000000"/>
          <w:lang w:val="en-GB"/>
        </w:rPr>
        <w:t xml:space="preserve">) is taken to be the </w:t>
      </w:r>
      <w:r w:rsidRPr="00B15603">
        <w:rPr>
          <w:color w:val="000000"/>
          <w:lang w:val="en-GB"/>
        </w:rPr>
        <w:lastRenderedPageBreak/>
        <w:t>same as that in AR5</w:t>
      </w:r>
      <w:ins w:id="1346" w:author="Lucy Cowie" w:date="2021-07-26T17:04:00Z">
        <w:r w:rsidR="00936665">
          <w:rPr>
            <w:color w:val="000000"/>
            <w:lang w:val="en-GB"/>
          </w:rPr>
          <w:t xml:space="preserve"> (</w:t>
        </w:r>
      </w:ins>
      <w:del w:id="1347" w:author="Lucy Cowie" w:date="2021-07-26T17:04:00Z">
        <w:r w:rsidRPr="00B15603" w:rsidDel="00936665">
          <w:rPr>
            <w:color w:val="000000"/>
            <w:lang w:val="en-GB"/>
          </w:rPr>
          <w:delText xml:space="preserve">, </w:delText>
        </w:r>
      </w:del>
      <w:r w:rsidRPr="00B15603">
        <w:rPr>
          <w:color w:val="000000"/>
          <w:lang w:val="en-GB"/>
        </w:rPr>
        <w:t>i.e., 11.8%, 33% and 10% for chemical, soil and total lifetime, respectively</w:t>
      </w:r>
      <w:ins w:id="1348" w:author="Lucy Cowie" w:date="2021-07-26T17:04:00Z">
        <w:r w:rsidR="00936665">
          <w:rPr>
            <w:color w:val="000000"/>
            <w:lang w:val="en-GB"/>
          </w:rPr>
          <w:t>)</w:t>
        </w:r>
      </w:ins>
      <w:r w:rsidRPr="00B15603">
        <w:rPr>
          <w:color w:val="000000"/>
          <w:lang w:val="en-GB"/>
        </w:rPr>
        <w:t xml:space="preserve">. The central estimate of the total atmospheric methane lifetime assessed here is the same as that in </w:t>
      </w:r>
      <w:del w:id="1349" w:author="Lucy Cowie" w:date="2021-07-26T17:05:00Z">
        <w:r w:rsidRPr="00B15603" w:rsidDel="00D07933">
          <w:rPr>
            <w:color w:val="000000"/>
            <w:lang w:val="en-GB"/>
          </w:rPr>
          <w:delText xml:space="preserve">the </w:delText>
        </w:r>
      </w:del>
      <w:r w:rsidRPr="00B15603">
        <w:rPr>
          <w:color w:val="000000"/>
          <w:lang w:val="en-GB"/>
        </w:rPr>
        <w:t>AR5.</w:t>
      </w:r>
      <w:r w:rsidRPr="00D837A8" w:rsidDel="00E97FDD">
        <w:rPr>
          <w:color w:val="000000"/>
          <w:lang w:val="en-GB" w:eastAsia="en-US"/>
        </w:rPr>
        <w:t xml:space="preserve"> </w:t>
      </w:r>
    </w:p>
    <w:p w14:paraId="2F9A5642" w14:textId="77777777" w:rsidR="00AF2E59" w:rsidRPr="004904EA" w:rsidRDefault="00AF2E59" w:rsidP="00D5630D">
      <w:pPr>
        <w:pStyle w:val="AR6BodyText"/>
        <w:rPr>
          <w:color w:val="000000"/>
          <w:lang w:val="en-GB" w:eastAsia="en-US"/>
        </w:rPr>
      </w:pPr>
    </w:p>
    <w:p w14:paraId="4EEBE44A" w14:textId="7F46B83B" w:rsidR="00AF2E59" w:rsidRPr="000E472A" w:rsidRDefault="00AF2E59" w:rsidP="00D5630D">
      <w:pPr>
        <w:pStyle w:val="AR6BodyText"/>
        <w:rPr>
          <w:color w:val="000000"/>
          <w:lang w:val="en-GB" w:eastAsia="en-US"/>
        </w:rPr>
      </w:pPr>
      <w:r w:rsidRPr="00610383">
        <w:rPr>
          <w:color w:val="000000"/>
          <w:lang w:val="en-GB" w:eastAsia="en-US"/>
        </w:rPr>
        <w:t>The methane perturbation lifetime (</w:t>
      </w:r>
      <w:commentRangeStart w:id="1350"/>
      <w:r w:rsidRPr="00610383">
        <w:rPr>
          <w:color w:val="000000"/>
          <w:lang w:val="en-GB" w:eastAsia="en-US"/>
        </w:rPr>
        <w:t>τ</w:t>
      </w:r>
      <w:r w:rsidRPr="00417ACD">
        <w:rPr>
          <w:color w:val="000000"/>
          <w:vertAlign w:val="subscript"/>
          <w:lang w:val="en-GB" w:eastAsia="en-US"/>
        </w:rPr>
        <w:t>pert</w:t>
      </w:r>
      <w:commentRangeEnd w:id="1350"/>
      <w:r w:rsidR="003067E8">
        <w:rPr>
          <w:rStyle w:val="Marquedecommentaire"/>
          <w:lang w:val="en-GB"/>
        </w:rPr>
        <w:commentReference w:id="1350"/>
      </w:r>
      <w:r w:rsidRPr="00417ACD">
        <w:rPr>
          <w:color w:val="000000"/>
          <w:lang w:val="en-GB" w:eastAsia="en-US"/>
        </w:rPr>
        <w:t>)</w:t>
      </w:r>
      <w:r>
        <w:rPr>
          <w:color w:val="000000"/>
          <w:lang w:val="en-GB" w:eastAsia="en-US"/>
        </w:rPr>
        <w:t xml:space="preserve"> is</w:t>
      </w:r>
      <w:r w:rsidRPr="00F732C6">
        <w:rPr>
          <w:color w:val="000000"/>
          <w:lang w:val="en-GB" w:eastAsia="en-US"/>
        </w:rPr>
        <w:t xml:space="preserve"> defined as the</w:t>
      </w:r>
      <w:r>
        <w:rPr>
          <w:color w:val="000000"/>
          <w:lang w:val="en-GB" w:eastAsia="en-US"/>
        </w:rPr>
        <w:t xml:space="preserve"> e-folding</w:t>
      </w:r>
      <w:r w:rsidRPr="00F732C6">
        <w:rPr>
          <w:color w:val="000000"/>
          <w:lang w:val="en-GB" w:eastAsia="en-US"/>
        </w:rPr>
        <w:t xml:space="preserve"> time it takes for</w:t>
      </w:r>
      <w:r w:rsidRPr="000E472A">
        <w:rPr>
          <w:color w:val="000000"/>
          <w:lang w:val="en-GB" w:eastAsia="en-US"/>
        </w:rPr>
        <w:t xml:space="preserve"> </w:t>
      </w:r>
      <w:ins w:id="1351" w:author="Lucy Cowie" w:date="2021-07-26T17:07:00Z">
        <w:r w:rsidR="002F7C98">
          <w:rPr>
            <w:color w:val="000000"/>
            <w:lang w:val="en-GB" w:eastAsia="en-US"/>
          </w:rPr>
          <w:t xml:space="preserve">the </w:t>
        </w:r>
      </w:ins>
      <w:r w:rsidRPr="000E472A">
        <w:rPr>
          <w:color w:val="000000"/>
          <w:lang w:val="en-GB" w:eastAsia="en-US"/>
        </w:rPr>
        <w:t xml:space="preserve">methane burden to decay back to its initial value after being perturbed by a change in methane emissions. Perturbation lifetime is longer than the total atmospheric lifetime of methane as an increase in methane emissions decreases tropospheric OH which in turn decreases the lifetime and therefore the methane burden </w:t>
      </w:r>
      <w:r w:rsidRPr="000E472A">
        <w:rPr>
          <w:color w:val="000000"/>
          <w:lang w:val="en-GB" w:eastAsia="en-US"/>
        </w:rPr>
        <w:fldChar w:fldCharType="begin" w:fldLock="1"/>
      </w:r>
      <w:r w:rsidR="00D477C7">
        <w:rPr>
          <w:color w:val="000000"/>
          <w:lang w:val="en-GB" w:eastAsia="en-US"/>
        </w:rPr>
        <w:instrText>ADDIN CSL_CITATION { "citationItems" : [ { "id" : "ITEM-1", "itemData" : { "DOI" : "10.5194/acp-13-285-2013", "ISSN" : "16807316", "abstract" : "Accurate prediction of future methane abundances following a climate scenario requires understanding the lifetime changes driven by anthropogenic emissions, meteorological factors, and chemistry-climate feedbacks. Uncertainty in any of these influences or the underlying processes implies uncertainty in future abundance and radiative forcing. We simulate methane lifetime in three chemical transport models (CTMs)-UCI CTM, GEOS-Chem, and Oslo CTM3-over the period 1997-2009 and compare the models' year-to-year variability against constraints from global methyl chloroform observations. Using sensitivity tests, we find that temperature, water vapor, stratospheric ozone column, biomass burning and lightning NOx are the dominant sources of interannual changes in methane lifetime in all three models. We also evaluate each model's response to forcings that have impacts on decadal time scales, such as methane feedback, and anthropogenic emissions. In general, these different CTMs show similar sensitivities to the driving variables. We construct a parametric model that reproduces most of the interannual variability of each CTM and use it to predict methane lifetime from 1980 through 2100 following a specified emissions and climate scenario (RCP 8.5). The parametric model propagates uncertainties through all steps and provides a foundation for predicting methane abundances in any climate scenario. Our sensitivity tests also enable a new estimate of the methane global warming potential (GWP), accounting for stratospheric ozone effects, including those mediated by water vapor. We estimate the 100-yr GWP to be 32, which is 25% larger than past assessments. \u00a9 2013 Author(s).", "author" : [ { "dropping-particle" : "", "family" : "Holmes", "given" : "C. D.", "non-dropping-particle" : "", "parse-names" : false, "suffix" : "" }, { "dropping-particle" : "", "family" : "Prather", "given" : "M. J.", "non-dropping-particle" : "", "parse-names" : false, "suffix" : "" }, { "dropping-particle" : "", "family" : "S\u00f8vde", "given" : "O. A.", "non-dropping-particle" : "", "parse-names" : false, "suffix" : "" }, { "dropping-particle" : "", "family" : "Myhre", "given" : "G.", "non-dropping-particle" : "", "parse-names" : false, "suffix" : "" } ], "container-title" : "Atmospheric Chemistry and Physics", "id" : "ITEM-1", "issue" : "1", "issued" : { "date-parts" : [ [ "2013", "1" ] ] }, "page" : "285-302", "publisher" : "Copernicus Publications", "title" : "Future methane, hydroxyl, and their uncertainties: Key climate and emission parameters for future predictions", "translator" : [ { "dropping-particle" : "", "family" : "G4073", "given" : "", "non-dropping-particle" : "", "parse-names" : false, "suffix" : "" } ], "type" : "article-journal", "volume" : "13" }, "uris" : [ "http://www.mendeley.com/documents/?uuid=638897af-1cd1-4791-980b-b4f48823da5d", "http://www.mendeley.com/documents/?uuid=9720463c-466c-42e1-8da9-41f27ad2e264" ] }, { "id" : "ITEM-2", "itemData" : { "DOI" : "10.1002/2017MS001196", "ISBN" : "1942-2466", "ISSN" : "19422466", "abstract" : "The atmospheric methane (CH4) chemical feedback is a key process for understanding the behavior of atmospheric CH4 and its environmental impact. This work reviews how the feedback is defined and used, then examines the meteorological, chemical, and emission factors that control the feedback strength. Geographical and temporal variations in the feedback are described and explained by HOx (HOx = OH + HO2) production and partitioning. Different CH4 boundary conditions used by models, however, make no meaningful difference to the feedback calculation. The strength of the CH4 feedback depends on atmospheric composition, particularly the atmospheric CH4 burden, and is therefore not constant. Sensitivity tests show that the feedback depends very weakly on temperature, insolation, water vapor, and emissions of NO. While the feedback strength has likely remained within 10% of its present value over the industrial era and likely will over the twenty-first century, neglecting these changes biases our understanding of CH4 impacts. Most environmental consequences per kg of CH4 emissions, including its global warming potential (GWP), scale with the perturbation time, which may have grown as much as 40% over the industrial era and continues to rise.", "author" : [ { "dropping-particle" : "", "family" : "Holmes", "given" : "Christopher D.", "non-dropping-particle" : "", "parse-names" : false, "suffix" : "" } ], "container-title" : "Journal of Advances in Modeling Earth Systems", "id" : "ITEM-2", "issue" : "4", "issued" : { "date-parts" : [ [ "2018" ] ] }, "page" : "1087-1099", "title" : "Methane Feedback on Atmospheric Chemistry: Methods, Models, and Mechanisms", "translator" : [ { "dropping-particle" : "", "family" : "G4075", "given" : "", "non-dropping-particle" : "", "parse-names" : false, "suffix" : "" } ], "type" : "article-journal", "volume" : "10" }, "uris" : [ "http://www.mendeley.com/documents/?uuid=7b0037bd-fa86-4f77-9878-2cc359e512a8", "http://www.mendeley.com/documents/?uuid=48769677-5341-4cf5-8528-76f883c14ac9" ] }, { "id" : "ITEM-3", "itemData" : { "DOI" : "10.1007/BF00139300", "ISSN" : "01650009", "abstract" : "Emissions may affect climate indirectly through chemical interactions in the atmosphere, but quantifications of such effects are difficult and uncertain due to incomplete knowledge and inadequate methods. A preliminary assessment of the climatic impact of changes in tropospheric O3 and CH4 in response to various emissions is given. For a 10% increase in the CH4 emissions the relative increase in concentration has been estimated to be 37% larger. The radiative forcing from enhanced levels of tropospheric O3 is estimated to 37% of the forcing from changes in CH4. Inclusion of indirect effects approximately doubles the climatic impact of CH4 emissions. Emissions of NOx increase tropospheric O3, while the levels of CH4 are reduced. For emissions of NOx from aircraft, the positive effects via O3 changes are significantly larger than the negative through changes in CH4. For NOx emitted from surface sources, the effects through changes in O3 and CH4 are estimated to be of similar magnitude and large uncertainty is connected to the sign of the net effect. Emissions of CO have positive indirect effects on climate through enhanced levels of tropospheric O3 and increased lifetime of CH4. These results form the basis for estimates of global warming potentials for sustained step increases in emissions. \u00a9 1996 Kluwer Academic Publishers.", "author" : [ { "dropping-particle" : "", "family" : "Fuglestvedt", "given" : "J. S.", "non-dropping-particle" : "", "parse-names" : false, "suffix" : "" }, { "dropping-particle" : "", "family" : "Isaksen", "given" : "I. S.A.", "non-dropping-particle" : "", "parse-names" : false, "suffix" : "" }, { "dropping-particle" : "", "family" : "Wang", "given" : "W. C.", "non-dropping-particle" : "", "parse-names" : false, "suffix" : "" } ], "container-title" : "Climatic Change", "id" : "ITEM-3", "issue" : "3-4", "issued" : { "date-parts" : [ [ "1996" ] ] }, "page" : "405-437", "title" : "Estimates of indirect global warming potentials for CH4, CO and NOx", "translator" : [ { "dropping-particle" : "", "family" : "G4108", "given" : "", "non-dropping-particle" : "", "parse-names" : false, "suffix" : "" } ], "type" : "article-journal", "volume" : "34" }, "uris" : [ "http://www.mendeley.com/documents/?uuid=cef7afa1-93dd-43fa-b32b-de0056e49f24", "http://www.mendeley.com/documents/?uuid=cabdb9f5-7ca8-48a1-917f-918f0bcbe670" ] }, { "id" : "ITEM-4", "itemData" : { "DOI" : "10.1029/94GL00840", "ISSN" : "19448007", "abstract" : "The time scales and mode of the atmosphere's response to chemical perturbations are defined by the eigenvalues and eigenvectors of the system. The eigenstates of a simplified one\u2010box CH4\u2010CO\u2010OH system are analyzed. The longest time constant (smallest eigenvalue) always exceeds the lifetime defined by the steady\u2010state loss frequency for CH4, the longest lived gas. Thus, the extent of a CH4 perturbation\u2014the methane response time\u2014is always longer than predicted by the steady\u2010state lifetime and is independent of size of the perturbation in the linear limit. This lengthening of the atmospheric recovery time can be diagnosed by how close we are to a chemically unstable troposphere, i.e., how much OH production exceeds that minimum needed to oxidize just the global emissions of CH4, CO, and other hydrocarbons and species. Copyright 1994 by the American Geophysical Union.", "author" : [ { "dropping-particle" : "", "family" : "Prather", "given" : "Michael J.", "non-dropping-particle" : "", "parse-names" : false, "suffix" : "" } ], "container-title" : "Geophysical Research Letters", "id" : "ITEM-4", "issue" : "9", "issued" : { "date-parts" : [ [ "1994" ] ] }, "page" : "801-804", "title" : "Lifetimes and eigenstates in atmospheric chemistry", "translator" : [ { "dropping-particle" : "", "family" : "G4456", "given" : "", "non-dropping-particle" : "", "parse-names" : false, "suffix" : "" } ], "type" : "article-journal", "volume" : "21" }, "uris" : [ "http://www.mendeley.com/documents/?uuid=d412f916-6161-435f-8163-b20b40dfb7db", "http://www.mendeley.com/documents/?uuid=893ab03a-9ab1-4f8b-b7fa-43294f741d26" ] } ], "mendeley" : { "formattedCitation" : "(Prather, 1994; Fuglestvedt et al., 1996; Holmes et al., 2013; Holmes, 2018)", "plainTextFormattedCitation" : "(Prather, 1994; Fuglestvedt et al., 1996; Holmes et al., 2013; Holmes, 2018)", "previouslyFormattedCitation" : "(Prather, 1994; Fuglestvedt et al., 1996; Holmes et al., 2013; Holmes, 2018)" }, "properties" : { "noteIndex" : 0 }, "schema" : "https://github.com/citation-style-language/schema/raw/master/csl-citation.json" }</w:instrText>
      </w:r>
      <w:r w:rsidRPr="000E472A">
        <w:rPr>
          <w:color w:val="000000"/>
          <w:lang w:val="en-GB" w:eastAsia="en-US"/>
        </w:rPr>
        <w:fldChar w:fldCharType="separate"/>
      </w:r>
      <w:r w:rsidR="00CB33A1">
        <w:rPr>
          <w:noProof/>
          <w:color w:val="000000"/>
          <w:lang w:val="en-GB" w:eastAsia="en-US"/>
        </w:rPr>
        <w:t>(Prather, 1994; Fuglestvedt et al., 1996; Holmes et al., 2013; Holmes, 2018)</w:t>
      </w:r>
      <w:r w:rsidRPr="000E472A">
        <w:rPr>
          <w:color w:val="000000"/>
          <w:lang w:val="en-GB" w:eastAsia="en-US"/>
        </w:rPr>
        <w:fldChar w:fldCharType="end"/>
      </w:r>
      <w:r w:rsidRPr="000E472A">
        <w:rPr>
          <w:color w:val="000000"/>
          <w:lang w:val="en-GB" w:eastAsia="en-US"/>
        </w:rPr>
        <w:t xml:space="preserve">. Since perturbation lifetime </w:t>
      </w:r>
      <w:r w:rsidRPr="000E472A">
        <w:rPr>
          <w:color w:val="000000"/>
          <w:lang w:val="en-GB"/>
        </w:rPr>
        <w:t xml:space="preserve">relates changes in emissions to changes in burden, it </w:t>
      </w:r>
      <w:r w:rsidRPr="000E472A">
        <w:rPr>
          <w:color w:val="000000"/>
          <w:lang w:val="en-GB" w:eastAsia="en-US"/>
        </w:rPr>
        <w:t xml:space="preserve">is used to determine the </w:t>
      </w:r>
      <w:r>
        <w:rPr>
          <w:color w:val="000000"/>
          <w:lang w:val="en-GB" w:eastAsia="en-US"/>
        </w:rPr>
        <w:t xml:space="preserve">emissions </w:t>
      </w:r>
      <w:r w:rsidRPr="000E472A">
        <w:rPr>
          <w:color w:val="000000"/>
          <w:lang w:val="en-GB" w:eastAsia="en-US"/>
        </w:rPr>
        <w:t>metrics assessed in Chapter 7</w:t>
      </w:r>
      <w:r>
        <w:rPr>
          <w:color w:val="000000"/>
          <w:lang w:val="en-GB" w:eastAsia="en-US"/>
        </w:rPr>
        <w:t xml:space="preserve"> </w:t>
      </w:r>
      <w:ins w:id="1352" w:author="Ian Blenkinsop" w:date="2021-07-15T12:21:00Z">
        <w:r w:rsidR="009B155C">
          <w:rPr>
            <w:color w:val="000000"/>
            <w:lang w:val="en-GB" w:eastAsia="en-US"/>
          </w:rPr>
          <w:t>(</w:t>
        </w:r>
      </w:ins>
      <w:r>
        <w:rPr>
          <w:color w:val="000000"/>
          <w:lang w:val="en-GB" w:eastAsia="en-US"/>
        </w:rPr>
        <w:t>Section 7.6</w:t>
      </w:r>
      <w:ins w:id="1353" w:author="Ian Blenkinsop" w:date="2021-07-15T12:21:00Z">
        <w:r w:rsidR="009B155C">
          <w:rPr>
            <w:color w:val="000000"/>
            <w:lang w:val="en-GB" w:eastAsia="en-US"/>
          </w:rPr>
          <w:t>)</w:t>
        </w:r>
      </w:ins>
      <w:r w:rsidRPr="000E472A">
        <w:rPr>
          <w:color w:val="000000"/>
          <w:lang w:val="en-GB" w:eastAsia="en-US"/>
        </w:rPr>
        <w:t xml:space="preserve">. The perturbation lifetime is related to the atmospheric lifetime as </w:t>
      </w:r>
      <w:commentRangeStart w:id="1354"/>
      <w:r w:rsidRPr="000E472A">
        <w:rPr>
          <w:color w:val="000000"/>
          <w:lang w:val="en-GB" w:eastAsia="en-US"/>
        </w:rPr>
        <w:t>τ</w:t>
      </w:r>
      <w:commentRangeEnd w:id="1354"/>
      <w:r w:rsidR="001130CC">
        <w:rPr>
          <w:rStyle w:val="Marquedecommentaire"/>
          <w:lang w:val="en-GB"/>
        </w:rPr>
        <w:commentReference w:id="1354"/>
      </w:r>
      <w:r w:rsidRPr="000E472A">
        <w:rPr>
          <w:color w:val="000000"/>
          <w:vertAlign w:val="subscript"/>
          <w:lang w:val="en-GB" w:eastAsia="en-US"/>
        </w:rPr>
        <w:t>pert</w:t>
      </w:r>
      <w:r w:rsidRPr="000E472A">
        <w:rPr>
          <w:color w:val="000000"/>
          <w:lang w:val="en-GB" w:eastAsia="en-US"/>
        </w:rPr>
        <w:t xml:space="preserve"> = f * τ</w:t>
      </w:r>
      <w:r w:rsidRPr="000E472A">
        <w:rPr>
          <w:color w:val="000000"/>
          <w:vertAlign w:val="subscript"/>
          <w:lang w:val="en-GB" w:eastAsia="en-US"/>
        </w:rPr>
        <w:t>total</w:t>
      </w:r>
      <w:r w:rsidRPr="000E472A">
        <w:rPr>
          <w:color w:val="000000"/>
          <w:lang w:val="en-GB" w:eastAsia="en-US"/>
        </w:rPr>
        <w:t xml:space="preserve"> where f is the feedback factor and is calculated as f = 1/(1-s), where s = </w:t>
      </w:r>
      <w:r w:rsidRPr="00B15603">
        <w:rPr>
          <w:lang w:val="en-GB"/>
        </w:rPr>
        <w:t>-</w:t>
      </w:r>
      <w:r w:rsidRPr="00D837A8">
        <w:rPr>
          <w:lang w:val="en-GB"/>
        </w:rPr>
        <w:t xml:space="preserve"> δ</w:t>
      </w:r>
      <w:r w:rsidRPr="00B15603">
        <w:rPr>
          <w:lang w:val="en-GB"/>
        </w:rPr>
        <w:t xml:space="preserve"> (ln</w:t>
      </w:r>
      <w:r w:rsidRPr="00D837A8">
        <w:rPr>
          <w:color w:val="000000"/>
          <w:lang w:val="en-GB" w:eastAsia="en-US"/>
        </w:rPr>
        <w:t xml:space="preserve"> τ</w:t>
      </w:r>
      <w:r w:rsidRPr="009638A7">
        <w:rPr>
          <w:color w:val="000000"/>
          <w:vertAlign w:val="subscript"/>
          <w:lang w:val="en-GB" w:eastAsia="en-US"/>
        </w:rPr>
        <w:t>total</w:t>
      </w:r>
      <w:r w:rsidRPr="00B15603">
        <w:rPr>
          <w:lang w:val="en-GB"/>
        </w:rPr>
        <w:t>)/</w:t>
      </w:r>
      <w:r w:rsidRPr="00D837A8">
        <w:rPr>
          <w:lang w:val="en-GB"/>
        </w:rPr>
        <w:t xml:space="preserve"> δ</w:t>
      </w:r>
      <w:r w:rsidRPr="00B15603">
        <w:rPr>
          <w:lang w:val="en-GB"/>
        </w:rPr>
        <w:t xml:space="preserve"> (ln[CH</w:t>
      </w:r>
      <w:r w:rsidRPr="00B15603">
        <w:rPr>
          <w:vertAlign w:val="subscript"/>
          <w:lang w:val="en-GB"/>
        </w:rPr>
        <w:t>4</w:t>
      </w:r>
      <w:r w:rsidRPr="00B15603">
        <w:rPr>
          <w:lang w:val="en-GB"/>
        </w:rPr>
        <w:t>])</w:t>
      </w:r>
      <w:r>
        <w:rPr>
          <w:lang w:val="en-GB"/>
        </w:rPr>
        <w:t xml:space="preserve"> </w:t>
      </w:r>
      <w:r>
        <w:rPr>
          <w:lang w:val="en-GB"/>
        </w:rPr>
        <w:fldChar w:fldCharType="begin" w:fldLock="1"/>
      </w:r>
      <w:r w:rsidR="00D477C7">
        <w:rPr>
          <w:lang w:val="en-GB"/>
        </w:rPr>
        <w:instrText>ADDIN CSL_CITATION { "citationItems" : [ { "id" : "ITEM-1", "itemData" : { "ISBN" : "0521807670", "author" : [ { "dropping-particle" : "", "family" : "Prather", "given" : "M J", "non-dropping-particle" : "", "parse-names" : false, "suffix" : "" }, { "dropping-particle" : "", "family" : "Ehhalt", "given" : "D", "non-dropping-particle" : "", "parse-names" : false, "suffix" : "" }, { "dropping-particle" : "", "family" : "F.J.Dentener", "given" : "", "non-dropping-particle" : "", "parse-names" : false, "suffix" : "" }, { "dropping-particle" : "", "family" : "Derwent", "given" : "R", "non-dropping-particle" : "", "parse-names" : false, "suffix" : "" }, { "dropping-particle" : "", "family" : "Dlugokencky", "given" : "E", "non-dropping-particle" : "", "parse-names" : false, "suffix" : "" }, { "dropping-particle" : "", "family" : "Holland", "given" : "E", "non-dropping-particle" : "", "parse-names" : false, "suffix" : "" }, { "dropping-particle" : "", "family" : "Isaksen", "given" : "I", "non-dropping-particle" : "", "parse-names" : false, "suffix" : "" }, { "dropping-particle" : "", "family" : "Katima", "given" : "J", "non-dropping-particle" : "", "parse-names" : false, "suffix" : "" }, { "dropping-particle" : "", "family" : "Kirchhoff", "given" : "V", "non-dropping-particle" : "", "parse-names" : false, "suffix" : "" }, { "dropping-particle" : "", "family" : "Matson", "given" : "P", "non-dropping-particle" : "", "parse-names" : false, "suffix" : "" }, { "dropping-particle" : "", "family" : "Midgley", "given" : "P", "non-dropping-particle" : "", "parse-names" : false, "suffix" : "" }, { "dropping-particle" : "", "family" : "Wang", "given" : "M", "non-dropping-particle" : "", "parse-names" : false, "suffix" : "" }, { "dropping-particle" : "", "family" : "Houghton", "given" : "J T", "non-dropping-particle" : "", "parse-names" : false, "suffix" : "" } ], "container-title" : "Climate Change 2001: The Physical Science Basis. Contribution of Working Group I to the Third Assessment Report of the Intergovernmental Panel on Climate Change", "editor" : [ { "dropping-particle" : "", "family" : "Y. Ding", "given" : "", "non-dropping-particle" : "", "parse-names" : false, "suffix" : "" }, { "dropping-particle" : "", "family" : "D.J. Griggs", "given" : "", "non-dropping-particle" : "", "parse-names" : false, "suffix" : "" }, { "dropping-particle" : "", "family" : "M. Noguer", "given" : "", "non-dropping-particle" : "", "parse-names" : false, "suffix" : "" }, { "dropping-particle" : "", "family" : "P.J. van der Linden", "given" : "", "non-dropping-particle" : "", "parse-names" : false, "suffix" : "" }, { "dropping-particle" : "", "family" : "X. Dai", "given" : "", "non-dropping-particle" : "", "parse-names" : false, "suffix" : "" }, { "dropping-particle" : "", "family" : "K. Maskell", "given" : "", "non-dropping-particle" : "", "parse-names" : false, "suffix" : "" }, { "dropping-particle" : "", "family" : "Johnson", "given" : "C A", "non-dropping-particle" : "", "parse-names" : false, "suffix" : "" } ], "id" : "ITEM-1", "issued" : { "date-parts" : [ [ "2001" ] ] }, "page" : "239-287", "publisher" : "Cambridge University Press", "publisher-place" : "Cambridge, United Kingdom and New York, NY, USA", "title" : "Atmospheric Chemistry and Greenhouse Gases", "translator" : [ { "dropping-particle" : "", "family" : "G4973", "given" : "Rt13", "non-dropping-particle" : "", "parse-names" : false, "suffix" : "" } ], "type" : "chapter" }, "uris" : [ "http://www.mendeley.com/documents/?uuid=40194f51-c46f-4581-ac28-1da053ed1142" ] } ], "mendeley" : { "formattedCitation" : "(Prather et al., 2001)", "plainTextFormattedCitation" : "(Prather et al., 2001)", "previouslyFormattedCitation" : "(Prather et al., 2001)" }, "properties" : { "noteIndex" : 0 }, "schema" : "https://github.com/citation-style-language/schema/raw/master/csl-citation.json" }</w:instrText>
      </w:r>
      <w:r>
        <w:rPr>
          <w:lang w:val="en-GB"/>
        </w:rPr>
        <w:fldChar w:fldCharType="separate"/>
      </w:r>
      <w:r w:rsidR="00CB33A1">
        <w:rPr>
          <w:noProof/>
          <w:lang w:val="en-GB"/>
        </w:rPr>
        <w:t>(Prather et al., 2001)</w:t>
      </w:r>
      <w:r>
        <w:rPr>
          <w:lang w:val="en-GB"/>
        </w:rPr>
        <w:fldChar w:fldCharType="end"/>
      </w:r>
      <w:r w:rsidRPr="00D837A8">
        <w:rPr>
          <w:lang w:val="en-GB"/>
        </w:rPr>
        <w:t>. Since there are no observational con</w:t>
      </w:r>
      <w:r w:rsidRPr="009638A7">
        <w:rPr>
          <w:lang w:val="en-GB"/>
        </w:rPr>
        <w:t>s</w:t>
      </w:r>
      <w:r w:rsidRPr="004904EA">
        <w:rPr>
          <w:lang w:val="en-GB"/>
        </w:rPr>
        <w:t xml:space="preserve">traints for either </w:t>
      </w:r>
      <w:r w:rsidRPr="00610383">
        <w:rPr>
          <w:color w:val="000000"/>
          <w:lang w:val="en-GB" w:eastAsia="en-US"/>
        </w:rPr>
        <w:t>τ</w:t>
      </w:r>
      <w:r w:rsidRPr="00417ACD">
        <w:rPr>
          <w:color w:val="000000"/>
          <w:vertAlign w:val="subscript"/>
          <w:lang w:val="en-GB" w:eastAsia="en-US"/>
        </w:rPr>
        <w:t>pert</w:t>
      </w:r>
      <w:r w:rsidRPr="00417ACD">
        <w:rPr>
          <w:lang w:val="en-GB"/>
        </w:rPr>
        <w:t xml:space="preserve"> or f, these quantities are derived from CCMs or ESMs. </w:t>
      </w:r>
      <w:r w:rsidRPr="00F732C6">
        <w:rPr>
          <w:lang w:val="en-GB"/>
        </w:rPr>
        <w:t>AR5 used f =</w:t>
      </w:r>
      <w:r w:rsidRPr="000E472A">
        <w:rPr>
          <w:lang w:val="en-GB"/>
        </w:rPr>
        <w:t xml:space="preserve"> </w:t>
      </w:r>
      <w:r w:rsidRPr="000E472A">
        <w:rPr>
          <w:color w:val="000000"/>
          <w:lang w:val="en-GB" w:eastAsia="en-US"/>
        </w:rPr>
        <w:t xml:space="preserve">1.34 ± 0.06 </w:t>
      </w:r>
      <w:r w:rsidRPr="000E472A">
        <w:rPr>
          <w:lang w:val="en-GB"/>
        </w:rPr>
        <w:t>based on a combination of multi</w:t>
      </w:r>
      <w:ins w:id="1355" w:author="Ian Blenkinsop" w:date="2021-07-15T12:21:00Z">
        <w:r w:rsidR="003067E8">
          <w:rPr>
            <w:lang w:val="en-GB"/>
          </w:rPr>
          <w:t>-</w:t>
        </w:r>
      </w:ins>
      <w:r w:rsidRPr="000E472A">
        <w:rPr>
          <w:lang w:val="en-GB"/>
        </w:rPr>
        <w:t xml:space="preserve">model (mostly CTMs and a few CCMs) estimates </w:t>
      </w:r>
      <w:r w:rsidRPr="000E472A">
        <w:rPr>
          <w:color w:val="000000"/>
          <w:lang w:val="en-GB" w:eastAsia="en-US"/>
        </w:rPr>
        <w:fldChar w:fldCharType="begin" w:fldLock="1"/>
      </w:r>
      <w:r w:rsidR="00D477C7">
        <w:rPr>
          <w:color w:val="000000"/>
          <w:lang w:val="en-GB" w:eastAsia="en-US"/>
        </w:rPr>
        <w:instrText>ADDIN CSL_CITATION { "citationItems" : [ { "id" : "ITEM-1", "itemData" : { "DOI" : "10.5194/acp-13-285-2013", "ISSN" : "16807316", "abstract" : "Accurate prediction of future methane abundances following a climate scenario requires understanding the lifetime changes driven by anthropogenic emissions, meteorological factors, and chemistry-climate feedbacks. Uncertainty in any of these influences or the underlying processes implies uncertainty in future abundance and radiative forcing. We simulate methane lifetime in three chemical transport models (CTMs)-UCI CTM, GEOS-Chem, and Oslo CTM3-over the period 1997-2009 and compare the models' year-to-year variability against constraints from global methyl chloroform observations. Using sensitivity tests, we find that temperature, water vapor, stratospheric ozone column, biomass burning and lightning NOx are the dominant sources of interannual changes in methane lifetime in all three models. We also evaluate each model's response to forcings that have impacts on decadal time scales, such as methane feedback, and anthropogenic emissions. In general, these different CTMs show similar sensitivities to the driving variables. We construct a parametric model that reproduces most of the interannual variability of each CTM and use it to predict methane lifetime from 1980 through 2100 following a specified emissions and climate scenario (RCP 8.5). The parametric model propagates uncertainties through all steps and provides a foundation for predicting methane abundances in any climate scenario. Our sensitivity tests also enable a new estimate of the methane global warming potential (GWP), accounting for stratospheric ozone effects, including those mediated by water vapor. We estimate the 100-yr GWP to be 32, which is 25% larger than past assessments. \u00a9 2013 Author(s).", "author" : [ { "dropping-particle" : "", "family" : "Holmes", "given" : "C. D.", "non-dropping-particle" : "", "parse-names" : false, "suffix" : "" }, { "dropping-particle" : "", "family" : "Prather", "given" : "M. J.", "non-dropping-particle" : "", "parse-names" : false, "suffix" : "" }, { "dropping-particle" : "", "family" : "S\u00f8vde", "given" : "O. A.", "non-dropping-particle" : "", "parse-names" : false, "suffix" : "" }, { "dropping-particle" : "", "family" : "Myhre", "given" : "G.", "non-dropping-particle" : "", "parse-names" : false, "suffix" : "" } ], "container-title" : "Atmospheric Chemistry and Physics", "id" : "ITEM-1", "issue" : "1", "issued" : { "date-parts" : [ [ "2013", "1" ] ] }, "page" : "285-302", "publisher" : "Copernicus Publications", "title" : "Future methane, hydroxyl, and their uncertainties: Key climate and emission parameters for future predictions", "translator" : [ { "dropping-particle" : "", "family" : "G4073", "given" : "", "non-dropping-particle" : "", "parse-names" : false, "suffix" : "" } ], "type" : "article-journal", "volume" : "13" }, "uris" : [ "http://www.mendeley.com/documents/?uuid=9720463c-466c-42e1-8da9-41f27ad2e264", "http://www.mendeley.com/documents/?uuid=638897af-1cd1-4791-980b-b4f48823da5d", "http://www.mendeley.com/documents/?uuid=6b31ee18-f063-4de2-a47b-6fb5d3e38cb2", "http://www.mendeley.com/documents/?uuid=d3a43d42-fc0f-4216-afde-62c659cd28be" ] } ], "mendeley" : { "formattedCitation" : "(Holmes et al., 2013)", "plainTextFormattedCitation" : "(Holmes et al., 2013)", "previouslyFormattedCitation" : "(Holmes et al., 2013)" }, "properties" : { "noteIndex" : 0 }, "schema" : "https://github.com/citation-style-language/schema/raw/master/csl-citation.json" }</w:instrText>
      </w:r>
      <w:r w:rsidRPr="000E472A">
        <w:rPr>
          <w:color w:val="000000"/>
          <w:lang w:val="en-GB" w:eastAsia="en-US"/>
        </w:rPr>
        <w:fldChar w:fldCharType="separate"/>
      </w:r>
      <w:r w:rsidR="00CB33A1">
        <w:rPr>
          <w:noProof/>
          <w:color w:val="000000"/>
          <w:lang w:val="en-GB" w:eastAsia="en-US"/>
        </w:rPr>
        <w:t>(Holmes et al., 2013)</w:t>
      </w:r>
      <w:r w:rsidRPr="000E472A">
        <w:rPr>
          <w:color w:val="000000"/>
          <w:lang w:val="en-GB" w:eastAsia="en-US"/>
        </w:rPr>
        <w:fldChar w:fldCharType="end"/>
      </w:r>
      <w:r w:rsidRPr="000E472A">
        <w:rPr>
          <w:color w:val="000000"/>
          <w:lang w:val="en-GB" w:eastAsia="en-US"/>
        </w:rPr>
        <w:t>. A recent model study explored new aspects of methane feedbacks finding that the strength of the feedback, typically treated as a constant, varies in space and time but will in all likelihood remain within 10% over the 2</w:t>
      </w:r>
      <w:ins w:id="1356" w:author="Lucy Cowie" w:date="2021-07-26T17:12:00Z">
        <w:r w:rsidR="00947A21">
          <w:rPr>
            <w:color w:val="000000"/>
            <w:lang w:val="en-GB" w:eastAsia="en-US"/>
          </w:rPr>
          <w:t>1</w:t>
        </w:r>
        <w:r w:rsidR="00947A21" w:rsidRPr="003F1C19">
          <w:rPr>
            <w:color w:val="000000"/>
            <w:vertAlign w:val="superscript"/>
            <w:lang w:val="en-GB" w:eastAsia="en-US"/>
          </w:rPr>
          <w:t>st</w:t>
        </w:r>
      </w:ins>
      <w:del w:id="1357" w:author="Lucy Cowie" w:date="2021-07-26T17:12:00Z">
        <w:r w:rsidRPr="000E472A" w:rsidDel="00947A21">
          <w:rPr>
            <w:color w:val="000000"/>
            <w:lang w:val="en-GB" w:eastAsia="en-US"/>
          </w:rPr>
          <w:delText>1</w:delText>
        </w:r>
        <w:r w:rsidRPr="000E472A" w:rsidDel="00947A21">
          <w:rPr>
            <w:color w:val="000000"/>
            <w:vertAlign w:val="superscript"/>
            <w:lang w:val="en-GB" w:eastAsia="en-US"/>
          </w:rPr>
          <w:delText>st</w:delText>
        </w:r>
      </w:del>
      <w:r w:rsidRPr="000E472A">
        <w:rPr>
          <w:color w:val="000000"/>
          <w:lang w:val="en-GB" w:eastAsia="en-US"/>
        </w:rPr>
        <w:t xml:space="preserve"> century </w:t>
      </w:r>
      <w:r w:rsidRPr="000E472A">
        <w:rPr>
          <w:color w:val="000000"/>
          <w:lang w:val="en-GB" w:eastAsia="en-US"/>
        </w:rPr>
        <w:fldChar w:fldCharType="begin" w:fldLock="1"/>
      </w:r>
      <w:r w:rsidR="00D477C7">
        <w:rPr>
          <w:color w:val="000000"/>
          <w:lang w:val="en-GB" w:eastAsia="en-US"/>
        </w:rPr>
        <w:instrText>ADDIN CSL_CITATION { "citationItems" : [ { "id" : "ITEM-1", "itemData" : { "DOI" : "10.1002/2017MS001196", "ISBN" : "1942-2466", "ISSN" : "19422466", "abstract" : "The atmospheric methane (CH4) chemical feedback is a key process for understanding the behavior of atmospheric CH4 and its environmental impact. This work reviews how the feedback is defined and used, then examines the meteorological, chemical, and emission factors that control the feedback strength. Geographical and temporal variations in the feedback are described and explained by HOx (HOx = OH + HO2) production and partitioning. Different CH4 boundary conditions used by models, however, make no meaningful difference to the feedback calculation. The strength of the CH4 feedback depends on atmospheric composition, particularly the atmospheric CH4 burden, and is therefore not constant. Sensitivity tests show that the feedback depends very weakly on temperature, insolation, water vapor, and emissions of NO. While the feedback strength has likely remained within 10% of its present value over the industrial era and likely will over the twenty-first century, neglecting these changes biases our understanding of CH4 impacts. Most environmental consequences per kg of CH4 emissions, including its global warming potential (GWP), scale with the perturbation time, which may have grown as much as 40% over the industrial era and continues to rise.", "author" : [ { "dropping-particle" : "", "family" : "Holmes", "given" : "Christopher D.", "non-dropping-particle" : "", "parse-names" : false, "suffix" : "" } ], "container-title" : "Journal of Advances in Modeling Earth Systems", "id" : "ITEM-1", "issue" : "4", "issued" : { "date-parts" : [ [ "2018" ] ] }, "page" : "1087-1099", "title" : "Methane Feedback on Atmospheric Chemistry: Methods, Models, and Mechanisms", "translator" : [ { "dropping-particle" : "", "family" : "G4075", "given" : "", "non-dropping-particle" : "", "parse-names" : false, "suffix" : "" } ], "type" : "article-journal", "volume" : "10" }, "uris" : [ "http://www.mendeley.com/documents/?uuid=48769677-5341-4cf5-8528-76f883c14ac9", "http://www.mendeley.com/documents/?uuid=7b0037bd-fa86-4f77-9878-2cc359e512a8", "http://www.mendeley.com/documents/?uuid=aa9b0565-4f40-4320-a02e-daac050ace96", "http://www.mendeley.com/documents/?uuid=0a7a128e-e773-4121-9db3-0b4bd20e285a" ] } ], "mendeley" : { "formattedCitation" : "(Holmes, 2018)", "plainTextFormattedCitation" : "(Holmes, 2018)", "previouslyFormattedCitation" : "(Holmes, 2018)" }, "properties" : { "noteIndex" : 0 }, "schema" : "https://github.com/citation-style-language/schema/raw/master/csl-citation.json" }</w:instrText>
      </w:r>
      <w:r w:rsidRPr="000E472A">
        <w:rPr>
          <w:color w:val="000000"/>
          <w:lang w:val="en-GB" w:eastAsia="en-US"/>
        </w:rPr>
        <w:fldChar w:fldCharType="separate"/>
      </w:r>
      <w:r w:rsidR="00CB33A1">
        <w:rPr>
          <w:noProof/>
          <w:color w:val="000000"/>
          <w:lang w:val="en-GB" w:eastAsia="en-US"/>
        </w:rPr>
        <w:t>(Holmes, 2018)</w:t>
      </w:r>
      <w:r w:rsidRPr="000E472A">
        <w:rPr>
          <w:color w:val="000000"/>
          <w:lang w:val="en-GB" w:eastAsia="en-US"/>
        </w:rPr>
        <w:fldChar w:fldCharType="end"/>
      </w:r>
      <w:r w:rsidRPr="000E472A">
        <w:rPr>
          <w:color w:val="000000"/>
          <w:lang w:val="en-GB" w:eastAsia="en-US"/>
        </w:rPr>
        <w:t xml:space="preserve">. For this </w:t>
      </w:r>
      <w:ins w:id="1358" w:author="Lucy Cowie" w:date="2021-07-26T17:12:00Z">
        <w:r w:rsidR="00C90B23">
          <w:rPr>
            <w:color w:val="000000"/>
            <w:lang w:val="en-GB" w:eastAsia="en-US"/>
          </w:rPr>
          <w:t>A</w:t>
        </w:r>
      </w:ins>
      <w:del w:id="1359" w:author="Lucy Cowie" w:date="2021-07-26T17:12:00Z">
        <w:r w:rsidRPr="000E472A" w:rsidDel="00C90B23">
          <w:rPr>
            <w:color w:val="000000"/>
            <w:lang w:val="en-GB" w:eastAsia="en-US"/>
          </w:rPr>
          <w:delText>a</w:delText>
        </w:r>
      </w:del>
      <w:r w:rsidRPr="000E472A">
        <w:rPr>
          <w:color w:val="000000"/>
          <w:lang w:val="en-GB" w:eastAsia="en-US"/>
        </w:rPr>
        <w:t>ssessment, the value of f is assessed to be 1.30</w:t>
      </w:r>
      <w:ins w:id="1360" w:author="Lucy Cowie" w:date="2021-07-26T17:13:00Z">
        <w:r w:rsidR="00745F8D">
          <w:rPr>
            <w:color w:val="000000"/>
            <w:lang w:val="en-GB" w:eastAsia="en-US"/>
          </w:rPr>
          <w:t xml:space="preserve"> </w:t>
        </w:r>
      </w:ins>
      <w:r w:rsidRPr="000E472A">
        <w:rPr>
          <w:color w:val="000000"/>
          <w:lang w:val="en-GB" w:eastAsia="en-US"/>
        </w:rPr>
        <w:t>±</w:t>
      </w:r>
      <w:ins w:id="1361" w:author="Lucy Cowie" w:date="2021-07-26T17:13:00Z">
        <w:r w:rsidR="00745F8D">
          <w:rPr>
            <w:color w:val="000000"/>
            <w:lang w:val="en-GB" w:eastAsia="en-US"/>
          </w:rPr>
          <w:t xml:space="preserve"> </w:t>
        </w:r>
      </w:ins>
      <w:r w:rsidRPr="000E472A">
        <w:rPr>
          <w:color w:val="000000"/>
          <w:lang w:val="en-GB" w:eastAsia="en-US"/>
        </w:rPr>
        <w:t>0.07 based on a six</w:t>
      </w:r>
      <w:ins w:id="1362" w:author="Lucy Cowie" w:date="2021-07-26T17:13:00Z">
        <w:r w:rsidR="00477978">
          <w:rPr>
            <w:color w:val="000000"/>
            <w:lang w:val="en-GB" w:eastAsia="en-US"/>
          </w:rPr>
          <w:t>-</w:t>
        </w:r>
      </w:ins>
      <w:del w:id="1363" w:author="Lucy Cowie" w:date="2021-07-26T17:13:00Z">
        <w:r w:rsidRPr="000E472A" w:rsidDel="00477978">
          <w:rPr>
            <w:color w:val="000000"/>
            <w:lang w:val="en-GB" w:eastAsia="en-US"/>
          </w:rPr>
          <w:delText xml:space="preserve"> </w:delText>
        </w:r>
      </w:del>
      <w:r w:rsidRPr="000E472A">
        <w:rPr>
          <w:color w:val="000000"/>
          <w:lang w:val="en-GB" w:eastAsia="en-US"/>
        </w:rPr>
        <w:t>member ensemble of AerChemMIP ESM</w:t>
      </w:r>
      <w:r>
        <w:rPr>
          <w:color w:val="000000"/>
          <w:lang w:val="en-GB" w:eastAsia="en-US"/>
        </w:rPr>
        <w:t>s</w:t>
      </w:r>
      <w:r w:rsidRPr="000E472A">
        <w:rPr>
          <w:color w:val="000000"/>
          <w:lang w:val="en-GB" w:eastAsia="en-US"/>
        </w:rPr>
        <w:t xml:space="preserve"> </w:t>
      </w:r>
      <w:commentRangeStart w:id="1364"/>
      <w:r w:rsidRPr="000E472A">
        <w:rPr>
          <w:color w:val="000000"/>
          <w:lang w:val="en-GB" w:eastAsia="en-US"/>
        </w:rPr>
        <w:fldChar w:fldCharType="begin" w:fldLock="1"/>
      </w:r>
      <w:r w:rsidR="00D871C2">
        <w:rPr>
          <w:color w:val="000000"/>
          <w:lang w:val="en-GB" w:eastAsia="en-US"/>
        </w:rPr>
        <w:instrText>ADDIN CSL_CITATION { "citationItems" : [ { "id" : "ITEM-1", "itemData" : { "DOI" : "10.5194/acp-21-853-2021", "ISSN" : "1680-7324", "author" : [ { "dropping-particle" : "", "family" : "Thornhill", "given" : "Gillian D", "non-dropping-particle" : "", "parse-names" : false, "suffix" : "" }, { "dropping-particle" : "", "family" : "Collins", "given" : "William J", "non-dropping-particle" : "", "parse-names" : false, "suffix" : "" }, { "dropping-particle" : "", "family" : "Kramer", "given" : "Ryan J", "non-dropping-particle" : "", "parse-names" : false, "suffix" : "" }, { "dropping-particle" : "", "family" : "Olivi\u00e9", "given" : "Dirk", "non-dropping-particle" : "", "parse-names" : false, "suffix" : "" }, { "dropping-particle" : "", "family" : "Skeie", "given" : "Ragnhild B.", "non-dropping-particle" : "", "parse-names" : false, "suffix" : "" }, { "dropping-particle" : "", "family" : "O'Connor", "given" : "Fiona M.", "non-dropping-particle" : "", "parse-names" : false, "suffix" : "" }, { "dropping-particle" : "", "family" : "Abraham", "given" : "Nathan Luke", "non-dropping-particle" : "", "parse-names" : false, "suffix" : "" }, { "dropping-particle" : "", "family" : "Checa-Garcia", "given" : "Ramiro", "non-dropping-particle" : "", "parse-names" : false, "suffix" : "" }, { "dropping-particle" : "", "family" : "Bauer", "given" : "Susanne E", "non-dropping-particle" : "", "parse-names" : false, "suffix" : "" }, { "dropping-particle" : "", "family" : "Deushi", "given" : "Makoto", "non-dropping-particle" : "", "parse-names" : false, "suffix" : "" }, { "dropping-particle" : "", "family" : "Emmons", "given" : "Louisa K.", "non-dropping-particle" : "", "parse-names" : false, "suffix" : "" }, { "dropping-particle" : "", "family" : "Forster", "given" : "Piers M.", "non-dropping-particle" : "", "parse-names" : false, "suffix" : "" }, { "dropping-particle" : "", "family" : "Horowitz", "given" : "Larry W.", "non-dropping-particle" : "", "parse-names" : false, "suffix" : "" }, { "dropping-particle" : "", "family" : "Johnson", "given" : "Ben", "non-dropping-particle" : "", "parse-names" : false, "suffix" : "" }, { "dropping-particle" : "", "family" : "Keeble", "given" : "James", "non-dropping-particle" : "", "parse-names" : false, "suffix" : "" }, { "dropping-particle" : "", "family" : "Lamarque", "given" : "Jean-Francois", "non-dropping-particle" : "", "parse-names" : false, "suffix" : "" }, { "dropping-particle" : "", "family" : "Michou", "given" : "Martine", "non-dropping-particle" : "", "parse-names" : false, "suffix" : "" }, { "dropping-particle" : "", "family" : "Mills", "given" : "Michael J.", "non-dropping-particle" : "", "parse-names" : false, "suffix" : "" }, { "dropping-particle" : "", "family" : "Mulcahy", "given" : "Jane P.", "non-dropping-particle" : "", "parse-names" : false, "suffix" : "" }, { "dropping-particle" : "", "family" : "Myhre", "given" : "Gunnar", "non-dropping-particle" : "", "parse-names" : false, "suffix" : "" }, { "dropping-particle" : "", "family" : "Nabat", "given" : "Pierre", "non-dropping-particle" : "", "parse-names" : false, "suffix" : "" }, { "dropping-particle" : "", "family" : "Naik", "given" : "Vaishali", "non-dropping-particle" : "", "parse-names" : false, "suffix" : "" }, { "dropping-particle" : "", "family" : "Oshima", "given" : "Naga", "non-dropping-particle" : "", "parse-names" : false, "suffix" : "" }, { "dropping-particle" : "", "family" : "Schulz", "given" : "Michael", "non-dropping-particle" : "", "parse-names" : false, "suffix" : "" }, { "dropping-particle" : "", "family" : "Smith", "given" : "Christopher J.", "non-dropping-particle" : "", "parse-names" : false, "suffix" : "" }, { "dropping-particle" : "", "family" : "Takemura", "given" : "Toshihiko", "non-dropping-particle" : "", "parse-names" : false, "suffix" : "" }, { "dropping-particle" : "", "family" : "Tilmes", "given" : "Simone", "non-dropping-particle" : "", "parse-names" : false, "suffix" : "" }, { "dropping-particle" : "", "family" : "Wu", "given" : "Tongwen", "non-dropping-particle" : "", "parse-names" : false, "suffix" : "" }, { "dropping-particle" : "", "family" : "Zeng", "given" : "Guang", "non-dropping-particle" : "", "parse-names" : false, "suffix" : "" }, { "dropping-particle" : "", "family" : "Zhang", "given" : "Jie", "non-dropping-particle" : "", "parse-names" : false, "suffix" : "" } ], "container-title" : "Atmospheric Chemistry and Physics", "id" : "ITEM-1", "issue" : "2", "issued" : { "date-parts" : [ [ "2021", "1", "21" ] ] }, "page" : "853-874", "publisher" : "Copernicus Publications", "title" : "Effective radiative forcing from emissions of reactive gases and aerosols \u2013 a multi-model comparison", "translator" : [ { "dropping-particle" : "", "family" : "G4693", "given" : "", "non-dropping-particle" : "", "parse-names" : false, "suffix" : "" } ], "type" : "article-journal", "volume" : "21" }, "uris" : [ "http://www.mendeley.com/documents/?uuid=06fa4e3b-bf34-4ef4-89f3-ba7ac753864a" ] } ], "mendeley" : { "formattedCitation" : "(Thornhill et al., 2021a)", "manualFormatting" : "(Thornhill et al., 2021b)", "plainTextFormattedCitation" : "(Thornhill et al., 2021a)", "previouslyFormattedCitation" : "(Thornhill et al., 2021a)" }, "properties" : { "noteIndex" : 0 }, "schema" : "https://github.com/citation-style-language/schema/raw/master/csl-citation.json" }</w:instrText>
      </w:r>
      <w:r w:rsidRPr="000E472A">
        <w:rPr>
          <w:color w:val="000000"/>
          <w:lang w:val="en-GB" w:eastAsia="en-US"/>
        </w:rPr>
        <w:fldChar w:fldCharType="separate"/>
      </w:r>
      <w:r w:rsidR="00CB33A1">
        <w:rPr>
          <w:noProof/>
          <w:color w:val="000000"/>
          <w:lang w:val="en-GB" w:eastAsia="en-US"/>
        </w:rPr>
        <w:t>(Thornhill et al., 2021</w:t>
      </w:r>
      <w:ins w:id="1365" w:author="Robin Matthews" w:date="2021-07-08T15:34:00Z">
        <w:r w:rsidR="00317844">
          <w:rPr>
            <w:noProof/>
            <w:color w:val="000000"/>
            <w:lang w:val="en-GB" w:eastAsia="en-US"/>
          </w:rPr>
          <w:t>b</w:t>
        </w:r>
      </w:ins>
      <w:del w:id="1366" w:author="Robin Matthews" w:date="2021-07-08T15:34:00Z">
        <w:r w:rsidR="00CB33A1" w:rsidDel="00317844">
          <w:rPr>
            <w:noProof/>
            <w:color w:val="000000"/>
            <w:lang w:val="en-GB" w:eastAsia="en-US"/>
          </w:rPr>
          <w:delText>a</w:delText>
        </w:r>
      </w:del>
      <w:r w:rsidR="00CB33A1">
        <w:rPr>
          <w:noProof/>
          <w:color w:val="000000"/>
          <w:lang w:val="en-GB" w:eastAsia="en-US"/>
        </w:rPr>
        <w:t>)</w:t>
      </w:r>
      <w:r w:rsidRPr="000E472A">
        <w:rPr>
          <w:color w:val="000000"/>
          <w:lang w:val="en-GB" w:eastAsia="en-US"/>
        </w:rPr>
        <w:fldChar w:fldCharType="end"/>
      </w:r>
      <w:commentRangeEnd w:id="1364"/>
      <w:r w:rsidR="00CB33A1">
        <w:rPr>
          <w:rStyle w:val="Marquedecommentaire"/>
        </w:rPr>
        <w:commentReference w:id="1364"/>
      </w:r>
      <w:r w:rsidRPr="000E472A">
        <w:rPr>
          <w:color w:val="000000"/>
          <w:lang w:val="en-GB" w:eastAsia="en-US"/>
        </w:rPr>
        <w:t xml:space="preserve">. This f value is slightly smaller but within the range of the AR5 value. This results in an overall perturbation methane lifetime of 11.8 ± 1.8 years, within the range of the AR5 value of 12.4 ± 1.4 years. The methane perturbation lifetime assessed here is used in the calculation of </w:t>
      </w:r>
      <w:r>
        <w:rPr>
          <w:color w:val="000000"/>
          <w:lang w:val="en-GB" w:eastAsia="en-US"/>
        </w:rPr>
        <w:t xml:space="preserve">emission </w:t>
      </w:r>
      <w:r w:rsidRPr="000E472A">
        <w:rPr>
          <w:color w:val="000000"/>
          <w:lang w:val="en-GB" w:eastAsia="en-US"/>
        </w:rPr>
        <w:t xml:space="preserve">metrics </w:t>
      </w:r>
      <w:r w:rsidRPr="00312B58">
        <w:rPr>
          <w:color w:val="000000"/>
          <w:lang w:val="en-GB" w:eastAsia="en-US"/>
        </w:rPr>
        <w:t xml:space="preserve">in </w:t>
      </w:r>
      <w:r w:rsidRPr="00AB4DF9">
        <w:rPr>
          <w:color w:val="000000"/>
          <w:lang w:val="en-GB" w:eastAsia="en-US"/>
        </w:rPr>
        <w:t>Section 7.6</w:t>
      </w:r>
      <w:r w:rsidRPr="00312B58">
        <w:rPr>
          <w:color w:val="000000"/>
          <w:lang w:val="en-GB" w:eastAsia="en-US"/>
        </w:rPr>
        <w:t>.</w:t>
      </w:r>
      <w:r w:rsidRPr="000E472A">
        <w:rPr>
          <w:color w:val="000000"/>
          <w:lang w:val="en-GB" w:eastAsia="en-US"/>
        </w:rPr>
        <w:t xml:space="preserve"> </w:t>
      </w:r>
      <w:r w:rsidRPr="000E472A" w:rsidDel="00AB3493">
        <w:rPr>
          <w:color w:val="000000"/>
          <w:lang w:val="en-GB" w:eastAsia="en-US"/>
        </w:rPr>
        <w:t xml:space="preserve"> </w:t>
      </w:r>
    </w:p>
    <w:p w14:paraId="4AA1BB35" w14:textId="0EF94C3B" w:rsidR="00AF2E59" w:rsidRDefault="00AF2E59" w:rsidP="00D5630D">
      <w:pPr>
        <w:pStyle w:val="AR6BodyText"/>
        <w:rPr>
          <w:lang w:val="en-GB"/>
        </w:rPr>
      </w:pPr>
    </w:p>
    <w:p w14:paraId="0CEE1ED2" w14:textId="3ECD2B27" w:rsidR="00326917" w:rsidRDefault="00326917" w:rsidP="00D5630D">
      <w:pPr>
        <w:pStyle w:val="AR6BodyText"/>
        <w:rPr>
          <w:lang w:val="en-GB"/>
        </w:rPr>
      </w:pPr>
    </w:p>
    <w:p w14:paraId="5FFD4BE9" w14:textId="77777777" w:rsidR="00326917" w:rsidRPr="000E472A" w:rsidRDefault="00326917" w:rsidP="00D5630D">
      <w:pPr>
        <w:pStyle w:val="AR6BodyText"/>
        <w:rPr>
          <w:lang w:val="en-GB"/>
        </w:rPr>
      </w:pPr>
    </w:p>
    <w:p w14:paraId="3997AF4E" w14:textId="77777777" w:rsidR="00AF2E59" w:rsidRPr="000E472A" w:rsidRDefault="00AF2E59" w:rsidP="00D5630D">
      <w:pPr>
        <w:pStyle w:val="AR6Chap6Level2611"/>
      </w:pPr>
      <w:bookmarkStart w:id="1367" w:name="_Toc70498174"/>
      <w:r w:rsidRPr="000E472A">
        <w:t>Ozone (O</w:t>
      </w:r>
      <w:r w:rsidRPr="000E472A">
        <w:rPr>
          <w:vertAlign w:val="subscript"/>
        </w:rPr>
        <w:t>3</w:t>
      </w:r>
      <w:r w:rsidRPr="000E472A">
        <w:t>)</w:t>
      </w:r>
      <w:bookmarkEnd w:id="1367"/>
    </w:p>
    <w:p w14:paraId="0B2D0F04" w14:textId="77777777" w:rsidR="00AF2E59" w:rsidRPr="000E472A" w:rsidRDefault="00AF2E59" w:rsidP="00D5630D">
      <w:pPr>
        <w:pStyle w:val="AR6BodyText"/>
        <w:rPr>
          <w:lang w:val="en-GB"/>
        </w:rPr>
      </w:pPr>
    </w:p>
    <w:p w14:paraId="5AA5D176" w14:textId="0F0CCCE5" w:rsidR="00AF2E59" w:rsidRDefault="00AF2E59" w:rsidP="00930489">
      <w:pPr>
        <w:pStyle w:val="AR6Chap6Level36111"/>
      </w:pPr>
      <w:bookmarkStart w:id="1368" w:name="_Toc70498175"/>
      <w:r w:rsidRPr="00930489">
        <w:t xml:space="preserve">Tropospheric </w:t>
      </w:r>
      <w:del w:id="1369" w:author="Ian Blenkinsop" w:date="2021-07-15T12:22:00Z">
        <w:r w:rsidRPr="00930489" w:rsidDel="009E349F">
          <w:delText>ozone</w:delText>
        </w:r>
        <w:bookmarkEnd w:id="1368"/>
        <w:r w:rsidRPr="00930489" w:rsidDel="009E349F">
          <w:delText xml:space="preserve"> </w:delText>
        </w:r>
      </w:del>
      <w:ins w:id="1370" w:author="Ian Blenkinsop" w:date="2021-07-15T12:22:00Z">
        <w:r w:rsidR="009E349F">
          <w:t>O</w:t>
        </w:r>
        <w:r w:rsidR="009E349F" w:rsidRPr="00930489">
          <w:t xml:space="preserve">zone </w:t>
        </w:r>
      </w:ins>
    </w:p>
    <w:p w14:paraId="7922AE66" w14:textId="77777777" w:rsidR="007E79EA" w:rsidRPr="007E79EA" w:rsidRDefault="007E79EA" w:rsidP="007E79EA">
      <w:pPr>
        <w:pStyle w:val="AR6BodyText"/>
        <w:rPr>
          <w:lang w:val="en-US" w:eastAsia="en-US"/>
        </w:rPr>
      </w:pPr>
    </w:p>
    <w:p w14:paraId="266180DF" w14:textId="15D0A631" w:rsidR="00AF2E59" w:rsidRPr="000E472A" w:rsidRDefault="00AF2E59" w:rsidP="00D5630D">
      <w:pPr>
        <w:pStyle w:val="AR6BodyText"/>
        <w:rPr>
          <w:lang w:val="en-GB"/>
        </w:rPr>
      </w:pPr>
      <w:r w:rsidRPr="000E472A">
        <w:rPr>
          <w:lang w:val="en-GB"/>
        </w:rPr>
        <w:t xml:space="preserve">About </w:t>
      </w:r>
      <w:del w:id="1371" w:author="Ian Blenkinsop" w:date="2021-07-15T12:22:00Z">
        <w:r w:rsidRPr="000E472A" w:rsidDel="009E349F">
          <w:rPr>
            <w:lang w:val="en-GB"/>
          </w:rPr>
          <w:delText>ten percent</w:delText>
        </w:r>
      </w:del>
      <w:ins w:id="1372" w:author="Ian Blenkinsop" w:date="2021-07-15T12:22:00Z">
        <w:r w:rsidR="009E349F">
          <w:rPr>
            <w:lang w:val="en-GB"/>
          </w:rPr>
          <w:t>10%</w:t>
        </w:r>
      </w:ins>
      <w:r w:rsidRPr="000E472A">
        <w:rPr>
          <w:lang w:val="en-GB"/>
        </w:rPr>
        <w:t xml:space="preserve"> of the total atmospheric ozone column resides in the troposphere. The ozone forcing on climate strongly depends on its vertical and latitudinal distribution in</w:t>
      </w:r>
      <w:ins w:id="1373" w:author="Ian Blenkinsop" w:date="2021-07-29T10:04:00Z">
        <w:r w:rsidR="00D35B90">
          <w:rPr>
            <w:lang w:val="en-GB"/>
          </w:rPr>
          <w:t xml:space="preserve"> the</w:t>
        </w:r>
      </w:ins>
      <w:r w:rsidRPr="000E472A">
        <w:rPr>
          <w:lang w:val="en-GB"/>
        </w:rPr>
        <w:t xml:space="preserve"> troposphere. The lifetime of ozone in the troposphere ranges from a few hours in polluted urban regions to up to few months in the upper troposphere. Observed tropospheric ozone concentrations</w:t>
      </w:r>
      <w:r w:rsidRPr="000E472A">
        <w:rPr>
          <w:color w:val="000000"/>
          <w:lang w:val="en-GB"/>
        </w:rPr>
        <w:t xml:space="preserve"> range from less than 10 ppb over the tropical Pacific Ocean </w:t>
      </w:r>
      <w:r w:rsidRPr="000E472A">
        <w:rPr>
          <w:color w:val="000000"/>
          <w:lang w:val="en-GB" w:eastAsia="el-GR"/>
        </w:rPr>
        <w:t>to as much as 100 ppb in the upper troposphere</w:t>
      </w:r>
      <w:r w:rsidRPr="000E472A">
        <w:rPr>
          <w:color w:val="000000"/>
          <w:lang w:val="en-GB"/>
        </w:rPr>
        <w:t xml:space="preserve"> and more than 100 ppb downwind of major ozone precursor emissions regions. </w:t>
      </w:r>
      <w:r w:rsidRPr="000E472A">
        <w:rPr>
          <w:lang w:val="en-GB"/>
        </w:rPr>
        <w:t>An ensemble of five CMIP6 models including whole atmospheric chemistry and interactive ozone has been shown to simulate consistently the present-day ozone distribution (</w:t>
      </w:r>
      <w:commentRangeStart w:id="1374"/>
      <w:r w:rsidRPr="000E472A">
        <w:rPr>
          <w:lang w:val="en-GB"/>
        </w:rPr>
        <w:t>N</w:t>
      </w:r>
      <w:del w:id="1375" w:author="Ian Blenkinsop" w:date="2021-07-15T12:22:00Z">
        <w:r w:rsidRPr="000E472A" w:rsidDel="009E349F">
          <w:rPr>
            <w:lang w:val="en-GB"/>
          </w:rPr>
          <w:delText>-</w:delText>
        </w:r>
      </w:del>
      <w:ins w:id="1376" w:author="Ian Blenkinsop" w:date="2021-07-15T12:22:00Z">
        <w:r w:rsidR="009E349F">
          <w:rPr>
            <w:lang w:val="en-GB"/>
          </w:rPr>
          <w:t>–</w:t>
        </w:r>
      </w:ins>
      <w:r w:rsidRPr="000E472A">
        <w:rPr>
          <w:lang w:val="en-GB"/>
        </w:rPr>
        <w:t xml:space="preserve">S </w:t>
      </w:r>
      <w:commentRangeEnd w:id="1374"/>
      <w:r w:rsidR="007A3A3E">
        <w:rPr>
          <w:rStyle w:val="Marquedecommentaire"/>
          <w:lang w:val="en-GB"/>
        </w:rPr>
        <w:commentReference w:id="1374"/>
      </w:r>
      <w:r w:rsidRPr="000E472A">
        <w:rPr>
          <w:lang w:val="en-GB"/>
        </w:rPr>
        <w:t xml:space="preserve">and latitudinal gradients) and its seasonal variability when compared with observations from sondes, background surface stations and satellite products </w:t>
      </w:r>
      <w:r w:rsidRPr="000E472A">
        <w:rPr>
          <w:lang w:val="en-GB"/>
        </w:rPr>
        <w:fldChar w:fldCharType="begin" w:fldLock="1"/>
      </w:r>
      <w:r w:rsidR="00D477C7">
        <w:rPr>
          <w:lang w:val="en-GB"/>
        </w:rPr>
        <w:instrText>ADDIN CSL_CITATION { "citationItems" : [ { "id" : "ITEM-1", "itemData" : { "DOI" : "10.5194/acp-2019-1216", "abstract" : "The evolution of tropospheric ozone from 1850 to 2100 has been studied using data from Phase 6 of the Coupled Model Intercomparison Project (CMIP6). We evaluate long-term changes using coupled atmosphere-ocean chemistry-climate models, focusing on the CMIP historical and ScenarioMIP ssp370 experiments, for which detailed tropospheric ozone diagnostics were archived. The model ensemble has been evaluated against a suite of surface, sonde, and satellite observations of the past several decades, and found to reproduce well the salient spatial, seasonal and decadal variability and trends. The tropospheric ozone burden increases from 244 \u00b1 30 Tg in 1850 to a mean value of 348 \u00b1 15 Tg for the period 2005\u20132014, an increase of 40 %. Modelled present day values agree well with previous determinations (ACCENT: 336 \u00b1 27 Tg; ACCMIP: 337 \u00b1 23 Tg and TOAR: 340 \u00b1 34 Tg). In the ssp370 experiments, the ozone burden reaches a maximum of 402 \u00b1 36 Tg in 2090, before declining slightly to 396 \u00b1 32 Tg by 2100. The ozone budget has been examined over the same period using lumped ozone production (PO3) and loss (LO3) diagnostics. There are large differences (30 %) between models in the preindustrial period, with the difference narrowing to 15 % in the present day. Both ozone production and chemical loss terms increase steadily over the period 1850 to 2100, with net chemical production (PO3-LO3) reaching a maximum around the year 2000. The residual term, which contains contributions from stratosphere-troposphere transport reaches a minimum around the same time, while dry deposition increases steadily across the experiment. Differences between the model residual terms are explained in terms of variation in tropopause height and stratospheric ozone burden.", "author" : [ { "dropping-particle" : "", "family" : "Griffiths", "given" : "P T", "non-dropping-particle" : "", "parse-names" : false, "suffix" : "" }, { "dropping-particle" : "", "family" : "Murray", "given" : "L T", "non-dropping-particle" : "", "parse-names" : false, "suffix" : "" }, { "dropping-particle" : "", "family" : "Zeng", "given" : "G", "non-dropping-particle" : "", "parse-names" : false, "suffix" : "" }, { "dropping-particle" : "", "family" : "Archibald", "given" : "A T", "non-dropping-particle" : "", "parse-names" : false, "suffix" : "" }, { "dropping-particle" : "", "family" : "Emmons", "given" : "L K", "non-dropping-particle" : "", "parse-names" : false, "suffix" : "" }, { "dropping-particle" : "", "family" : "Galbally", "given" : "I", "non-dropping-particle" : "", "parse-names" : false, "suffix" : "" }, { "dropping-particle" : "", "family" : "Hassler", "given" : "B", "non-dropping-particle" : "", "parse-names" : false, "suffix" : "" }, { "dropping-particle" : "", "family" : "Horowitz", "given" : "L W", "non-dropping-particle" : "", "parse-names" : false, "suffix" : "" }, { "dropping-particle" : "", "family" : "Keeble", "given" : "J", "non-dropping-particle" : "", "parse-names" : false, "suffix" : "" }, { "dropping-particle" : "", "family" : "Liu", "given" : "J", "non-dropping-particle" : "", "parse-names" : false, "suffix" : "" }, { "dropping-particle" : "", "family" : "Moeini", "given" : "O", "non-dropping-particle" : "", "parse-names" : false, "suffix" : "" }, { "dropping-particle" : "", "family" : "Naik", "given" : "V", "non-dropping-particle" : "", "parse-names" : false, "suffix" : "" }, { "dropping-particle" : "", "family" : "O'Connor", "given" : "F M", "non-dropping-particle" : "", "parse-names" : false, "suffix" : "" }, { "dropping-particle" : "", "family" : "Shin", "given" : "Y M", "non-dropping-particle" : "", "parse-names" : false, "suffix" : "" }, { "dropping-particle" : "", "family" : "Tarasick", "given" : "D", "non-dropping-particle" : "", "parse-names" : false, "suffix" : "" }, { "dropping-particle" : "", "family" : "Tilmes", "given" : "S", "non-dropping-particle" : "", "parse-names" : false, "suffix" : "" }, { "dropping-particle" : "", "family" : "Turnock", "given" : "S T", "non-dropping-particle" : "", "parse-names" : false, "suffix" : "" }, { "dropping-particle" : "", "family" : "Wild", "given" : "O", "non-dropping-particle" : "", "parse-names" : false, "suffix" : "" }, { "dropping-particle" : "", "family" : "Young", "given" : "P J", "non-dropping-particle" : "", "parse-names" : false, "suffix" : "" }, { "dropping-particle" : "", "family" : "Zanis", "given" : "P", "non-dropping-particle" : "", "parse-names" : false, "suffix" : "" } ], "container-title" : "Atmospheric Chemistry and Physics", "id" : "ITEM-1", "issued" : { "date-parts" : [ [ "2020" ] ] }, "page" : "1-50", "title" : "Tropospheric ozone in CMIP6 Simulations", "translator" : [ { "dropping-particle" : "", "family" : "G5139", "given" : "", "non-dropping-particle" : "", "parse-names" : false, "suffix" : "" } ], "type" : "article-journal", "volume" : "2020" }, "uris" : [ "http://www.mendeley.com/documents/?uuid=a59e9358-1fcc-405a-9858-7cbe6b762739", "http://www.mendeley.com/documents/?uuid=7e2f00ac-63d7-419e-a953-58b5c04e6641" ] } ], "mendeley" : { "formattedCitation" : "(Griffiths et al., 2020)", "plainTextFormattedCitation" : "(Griffiths et al., 2020)", "previouslyFormattedCitation" : "(Griffiths et al., 2020)" }, "properties" : { "noteIndex" : 0 }, "schema" : "https://github.com/citation-style-language/schema/raw/master/csl-citation.json" }</w:instrText>
      </w:r>
      <w:r w:rsidRPr="000E472A">
        <w:rPr>
          <w:lang w:val="en-GB"/>
        </w:rPr>
        <w:fldChar w:fldCharType="separate"/>
      </w:r>
      <w:r w:rsidR="00CB33A1">
        <w:rPr>
          <w:noProof/>
          <w:lang w:val="en-GB"/>
        </w:rPr>
        <w:t>(Griffiths et al., 2020)</w:t>
      </w:r>
      <w:r w:rsidRPr="000E472A">
        <w:rPr>
          <w:lang w:val="en-GB"/>
        </w:rPr>
        <w:fldChar w:fldCharType="end"/>
      </w:r>
      <w:r w:rsidRPr="000E472A">
        <w:rPr>
          <w:lang w:val="en-GB"/>
        </w:rPr>
        <w:t>. The biases, whose magnitude is similar to AR5,</w:t>
      </w:r>
      <w:r w:rsidRPr="000E472A">
        <w:rPr>
          <w:color w:val="000000"/>
          <w:lang w:val="en-GB"/>
        </w:rPr>
        <w:t xml:space="preserve"> </w:t>
      </w:r>
      <w:r w:rsidRPr="000E472A">
        <w:rPr>
          <w:lang w:val="en-GB"/>
        </w:rPr>
        <w:t xml:space="preserve">are lower than 15% against climatological seasonal </w:t>
      </w:r>
      <w:commentRangeStart w:id="1377"/>
      <w:r w:rsidRPr="000E472A">
        <w:rPr>
          <w:lang w:val="en-GB"/>
        </w:rPr>
        <w:t>cycle</w:t>
      </w:r>
      <w:commentRangeEnd w:id="1377"/>
      <w:r w:rsidR="002E2412">
        <w:rPr>
          <w:rStyle w:val="Marquedecommentaire"/>
          <w:lang w:val="en-GB"/>
        </w:rPr>
        <w:commentReference w:id="1377"/>
      </w:r>
      <w:r w:rsidRPr="000E472A">
        <w:rPr>
          <w:lang w:val="en-GB"/>
        </w:rPr>
        <w:t xml:space="preserve"> from ozonesondes with an overestimate in the Northern </w:t>
      </w:r>
      <w:r w:rsidR="00223B9D">
        <w:rPr>
          <w:lang w:val="en-GB"/>
        </w:rPr>
        <w:t>H</w:t>
      </w:r>
      <w:r w:rsidRPr="000E472A">
        <w:rPr>
          <w:lang w:val="en-GB"/>
        </w:rPr>
        <w:t xml:space="preserve">emisphere and an underestimate in the Southern </w:t>
      </w:r>
      <w:r w:rsidR="00223B9D">
        <w:rPr>
          <w:lang w:val="en-GB"/>
        </w:rPr>
        <w:t>H</w:t>
      </w:r>
      <w:r w:rsidRPr="000E472A">
        <w:rPr>
          <w:lang w:val="en-GB"/>
        </w:rPr>
        <w:t xml:space="preserve">emisphere </w:t>
      </w:r>
      <w:r w:rsidRPr="000E472A">
        <w:rPr>
          <w:lang w:val="en-GB"/>
        </w:rPr>
        <w:fldChar w:fldCharType="begin" w:fldLock="1"/>
      </w:r>
      <w:r w:rsidR="00D477C7">
        <w:rPr>
          <w:lang w:val="en-GB"/>
        </w:rPr>
        <w:instrText>ADDIN CSL_CITATION { "citationItems" : [ { "id" : "ITEM-1", "itemData" : { "DOI" : "10.5194/acp-2019-1216", "abstract" : "The evolution of tropospheric ozone from 1850 to 2100 has been studied using data from Phase 6 of the Coupled Model Intercomparison Project (CMIP6). We evaluate long-term changes using coupled atmosphere-ocean chemistry-climate models, focusing on the CMIP historical and ScenarioMIP ssp370 experiments, for which detailed tropospheric ozone diagnostics were archived. The model ensemble has been evaluated against a suite of surface, sonde, and satellite observations of the past several decades, and found to reproduce well the salient spatial, seasonal and decadal variability and trends. The tropospheric ozone burden increases from 244 \u00b1 30 Tg in 1850 to a mean value of 348 \u00b1 15 Tg for the period 2005\u20132014, an increase of 40 %. Modelled present day values agree well with previous determinations (ACCENT: 336 \u00b1 27 Tg; ACCMIP: 337 \u00b1 23 Tg and TOAR: 340 \u00b1 34 Tg). In the ssp370 experiments, the ozone burden reaches a maximum of 402 \u00b1 36 Tg in 2090, before declining slightly to 396 \u00b1 32 Tg by 2100. The ozone budget has been examined over the same period using lumped ozone production (PO3) and loss (LO3) diagnostics. There are large differences (30 %) between models in the preindustrial period, with the difference narrowing to 15 % in the present day. Both ozone production and chemical loss terms increase steadily over the period 1850 to 2100, with net chemical production (PO3-LO3) reaching a maximum around the year 2000. The residual term, which contains contributions from stratosphere-troposphere transport reaches a minimum around the same time, while dry deposition increases steadily across the experiment. Differences between the model residual terms are explained in terms of variation in tropopause height and stratospheric ozone burden.", "author" : [ { "dropping-particle" : "", "family" : "Griffiths", "given" : "P T", "non-dropping-particle" : "", "parse-names" : false, "suffix" : "" }, { "dropping-particle" : "", "family" : "Murray", "given" : "L T", "non-dropping-particle" : "", "parse-names" : false, "suffix" : "" }, { "dropping-particle" : "", "family" : "Zeng", "given" : "G", "non-dropping-particle" : "", "parse-names" : false, "suffix" : "" }, { "dropping-particle" : "", "family" : "Archibald", "given" : "A T", "non-dropping-particle" : "", "parse-names" : false, "suffix" : "" }, { "dropping-particle" : "", "family" : "Emmons", "given" : "L K", "non-dropping-particle" : "", "parse-names" : false, "suffix" : "" }, { "dropping-particle" : "", "family" : "Galbally", "given" : "I", "non-dropping-particle" : "", "parse-names" : false, "suffix" : "" }, { "dropping-particle" : "", "family" : "Hassler", "given" : "B", "non-dropping-particle" : "", "parse-names" : false, "suffix" : "" }, { "dropping-particle" : "", "family" : "Horowitz", "given" : "L W", "non-dropping-particle" : "", "parse-names" : false, "suffix" : "" }, { "dropping-particle" : "", "family" : "Keeble", "given" : "J", "non-dropping-particle" : "", "parse-names" : false, "suffix" : "" }, { "dropping-particle" : "", "family" : "Liu", "given" : "J", "non-dropping-particle" : "", "parse-names" : false, "suffix" : "" }, { "dropping-particle" : "", "family" : "Moeini", "given" : "O", "non-dropping-particle" : "", "parse-names" : false, "suffix" : "" }, { "dropping-particle" : "", "family" : "Naik", "given" : "V", "non-dropping-particle" : "", "parse-names" : false, "suffix" : "" }, { "dropping-particle" : "", "family" : "O'Connor", "given" : "F M", "non-dropping-particle" : "", "parse-names" : false, "suffix" : "" }, { "dropping-particle" : "", "family" : "Shin", "given" : "Y M", "non-dropping-particle" : "", "parse-names" : false, "suffix" : "" }, { "dropping-particle" : "", "family" : "Tarasick", "given" : "D", "non-dropping-particle" : "", "parse-names" : false, "suffix" : "" }, { "dropping-particle" : "", "family" : "Tilmes", "given" : "S", "non-dropping-particle" : "", "parse-names" : false, "suffix" : "" }, { "dropping-particle" : "", "family" : "Turnock", "given" : "S T", "non-dropping-particle" : "", "parse-names" : false, "suffix" : "" }, { "dropping-particle" : "", "family" : "Wild", "given" : "O", "non-dropping-particle" : "", "parse-names" : false, "suffix" : "" }, { "dropping-particle" : "", "family" : "Young", "given" : "P J", "non-dropping-particle" : "", "parse-names" : false, "suffix" : "" }, { "dropping-particle" : "", "family" : "Zanis", "given" : "P", "non-dropping-particle" : "", "parse-names" : false, "suffix" : "" } ], "container-title" : "Atmospheric Chemistry and Physics", "id" : "ITEM-1", "issued" : { "date-parts" : [ [ "2020" ] ] }, "page" : "1-50", "title" : "Tropospheric ozone in CMIP6 Simulations", "translator" : [ { "dropping-particle" : "", "family" : "G5139", "given" : "", "non-dropping-particle" : "", "parse-names" : false, "suffix" : "" } ], "type" : "article-journal", "volume" : "2020" }, "uris" : [ "http://www.mendeley.com/documents/?uuid=7e2f00ac-63d7-419e-a953-58b5c04e6641", "http://www.mendeley.com/documents/?uuid=a59e9358-1fcc-405a-9858-7cbe6b762739" ] } ], "mendeley" : { "formattedCitation" : "(Griffiths et al., 2020)", "plainTextFormattedCitation" : "(Griffiths et al., 2020)", "previouslyFormattedCitation" : "(Griffiths et al., 2020)" }, "properties" : { "noteIndex" : 0 }, "schema" : "https://github.com/citation-style-language/schema/raw/master/csl-citation.json" }</w:instrText>
      </w:r>
      <w:r w:rsidRPr="000E472A">
        <w:rPr>
          <w:lang w:val="en-GB"/>
        </w:rPr>
        <w:fldChar w:fldCharType="separate"/>
      </w:r>
      <w:r w:rsidR="00CB33A1">
        <w:rPr>
          <w:noProof/>
          <w:lang w:val="en-GB"/>
        </w:rPr>
        <w:t>(Griffiths et al., 2020)</w:t>
      </w:r>
      <w:r w:rsidRPr="000E472A">
        <w:rPr>
          <w:lang w:val="en-GB"/>
        </w:rPr>
        <w:fldChar w:fldCharType="end"/>
      </w:r>
      <w:r w:rsidRPr="000E472A">
        <w:rPr>
          <w:lang w:val="en-GB"/>
        </w:rPr>
        <w:t>. The CMIP6 multi</w:t>
      </w:r>
      <w:ins w:id="1378" w:author="Lucy Cowie" w:date="2021-07-26T17:24:00Z">
        <w:r w:rsidR="00E74542">
          <w:rPr>
            <w:lang w:val="en-GB"/>
          </w:rPr>
          <w:t>-</w:t>
        </w:r>
      </w:ins>
      <w:r w:rsidRPr="000E472A">
        <w:rPr>
          <w:lang w:val="en-GB"/>
        </w:rPr>
        <w:t>model ensemble</w:t>
      </w:r>
      <w:ins w:id="1379" w:author="Lucy Cowie" w:date="2021-07-26T17:24:00Z">
        <w:r w:rsidR="001329A1">
          <w:rPr>
            <w:lang w:val="en-GB"/>
          </w:rPr>
          <w:t xml:space="preserve"> (MME)</w:t>
        </w:r>
      </w:ins>
      <w:r w:rsidRPr="000E472A">
        <w:rPr>
          <w:lang w:val="en-GB"/>
        </w:rPr>
        <w:t xml:space="preserve"> estimate of the global mean lifetime of ozone for present</w:t>
      </w:r>
      <w:ins w:id="1380" w:author="Lucy Cowie" w:date="2021-07-26T17:24:00Z">
        <w:r w:rsidR="00B679D9">
          <w:rPr>
            <w:lang w:val="en-GB"/>
          </w:rPr>
          <w:t>-</w:t>
        </w:r>
      </w:ins>
      <w:del w:id="1381" w:author="Lucy Cowie" w:date="2021-07-26T17:24:00Z">
        <w:r w:rsidRPr="000E472A" w:rsidDel="00B679D9">
          <w:rPr>
            <w:lang w:val="en-GB"/>
          </w:rPr>
          <w:delText xml:space="preserve"> </w:delText>
        </w:r>
      </w:del>
      <w:r w:rsidRPr="000E472A">
        <w:rPr>
          <w:lang w:val="en-GB"/>
        </w:rPr>
        <w:t xml:space="preserve">day conditions is 25.5 ± 2.2 days </w:t>
      </w:r>
      <w:r w:rsidRPr="000E472A">
        <w:rPr>
          <w:lang w:val="en-GB"/>
        </w:rPr>
        <w:fldChar w:fldCharType="begin" w:fldLock="1"/>
      </w:r>
      <w:r w:rsidR="00D477C7">
        <w:rPr>
          <w:lang w:val="en-GB"/>
        </w:rPr>
        <w:instrText>ADDIN CSL_CITATION { "citationItems" : [ { "id" : "ITEM-1", "itemData" : { "DOI" : "10.5194/acp-2019-1216", "abstract" : "The evolution of tropospheric ozone from 1850 to 2100 has been studied using data from Phase 6 of the Coupled Model Intercomparison Project (CMIP6). We evaluate long-term changes using coupled atmosphere-ocean chemistry-climate models, focusing on the CMIP historical and ScenarioMIP ssp370 experiments, for which detailed tropospheric ozone diagnostics were archived. The model ensemble has been evaluated against a suite of surface, sonde, and satellite observations of the past several decades, and found to reproduce well the salient spatial, seasonal and decadal variability and trends. The tropospheric ozone burden increases from 244 \u00b1 30 Tg in 1850 to a mean value of 348 \u00b1 15 Tg for the period 2005\u20132014, an increase of 40 %. Modelled present day values agree well with previous determinations (ACCENT: 336 \u00b1 27 Tg; ACCMIP: 337 \u00b1 23 Tg and TOAR: 340 \u00b1 34 Tg). In the ssp370 experiments, the ozone burden reaches a maximum of 402 \u00b1 36 Tg in 2090, before declining slightly to 396 \u00b1 32 Tg by 2100. The ozone budget has been examined over the same period using lumped ozone production (PO3) and loss (LO3) diagnostics. There are large differences (30 %) between models in the preindustrial period, with the difference narrowing to 15 % in the present day. Both ozone production and chemical loss terms increase steadily over the period 1850 to 2100, with net chemical production (PO3-LO3) reaching a maximum around the year 2000. The residual term, which contains contributions from stratosphere-troposphere transport reaches a minimum around the same time, while dry deposition increases steadily across the experiment. Differences between the model residual terms are explained in terms of variation in tropopause height and stratospheric ozone burden.", "author" : [ { "dropping-particle" : "", "family" : "Griffiths", "given" : "P T", "non-dropping-particle" : "", "parse-names" : false, "suffix" : "" }, { "dropping-particle" : "", "family" : "Murray", "given" : "L T", "non-dropping-particle" : "", "parse-names" : false, "suffix" : "" }, { "dropping-particle" : "", "family" : "Zeng", "given" : "G", "non-dropping-particle" : "", "parse-names" : false, "suffix" : "" }, { "dropping-particle" : "", "family" : "Archibald", "given" : "A T", "non-dropping-particle" : "", "parse-names" : false, "suffix" : "" }, { "dropping-particle" : "", "family" : "Emmons", "given" : "L K", "non-dropping-particle" : "", "parse-names" : false, "suffix" : "" }, { "dropping-particle" : "", "family" : "Galbally", "given" : "I", "non-dropping-particle" : "", "parse-names" : false, "suffix" : "" }, { "dropping-particle" : "", "family" : "Hassler", "given" : "B", "non-dropping-particle" : "", "parse-names" : false, "suffix" : "" }, { "dropping-particle" : "", "family" : "Horowitz", "given" : "L W", "non-dropping-particle" : "", "parse-names" : false, "suffix" : "" }, { "dropping-particle" : "", "family" : "Keeble", "given" : "J", "non-dropping-particle" : "", "parse-names" : false, "suffix" : "" }, { "dropping-particle" : "", "family" : "Liu", "given" : "J", "non-dropping-particle" : "", "parse-names" : false, "suffix" : "" }, { "dropping-particle" : "", "family" : "Moeini", "given" : "O", "non-dropping-particle" : "", "parse-names" : false, "suffix" : "" }, { "dropping-particle" : "", "family" : "Naik", "given" : "V", "non-dropping-particle" : "", "parse-names" : false, "suffix" : "" }, { "dropping-particle" : "", "family" : "O'Connor", "given" : "F M", "non-dropping-particle" : "", "parse-names" : false, "suffix" : "" }, { "dropping-particle" : "", "family" : "Shin", "given" : "Y M", "non-dropping-particle" : "", "parse-names" : false, "suffix" : "" }, { "dropping-particle" : "", "family" : "Tarasick", "given" : "D", "non-dropping-particle" : "", "parse-names" : false, "suffix" : "" }, { "dropping-particle" : "", "family" : "Tilmes", "given" : "S", "non-dropping-particle" : "", "parse-names" : false, "suffix" : "" }, { "dropping-particle" : "", "family" : "Turnock", "given" : "S T", "non-dropping-particle" : "", "parse-names" : false, "suffix" : "" }, { "dropping-particle" : "", "family" : "Wild", "given" : "O", "non-dropping-particle" : "", "parse-names" : false, "suffix" : "" }, { "dropping-particle" : "", "family" : "Young", "given" : "P J", "non-dropping-particle" : "", "parse-names" : false, "suffix" : "" }, { "dropping-particle" : "", "family" : "Zanis", "given" : "P", "non-dropping-particle" : "", "parse-names" : false, "suffix" : "" } ], "container-title" : "Atmospheric Chemistry and Physics", "id" : "ITEM-1", "issued" : { "date-parts" : [ [ "2020" ] ] }, "page" : "1-50", "title" : "Tropospheric ozone in CMIP6 Simulations", "translator" : [ { "dropping-particle" : "", "family" : "G5139", "given" : "", "non-dropping-particle" : "", "parse-names" : false, "suffix" : "" } ], "type" : "article-journal", "volume" : "2020" }, "uris" : [ "http://www.mendeley.com/documents/?uuid=7e2f00ac-63d7-419e-a953-58b5c04e6641", "http://www.mendeley.com/documents/?uuid=a59e9358-1fcc-405a-9858-7cbe6b762739" ] } ], "mendeley" : { "formattedCitation" : "(Griffiths et al., 2020)", "plainTextFormattedCitation" : "(Griffiths et al., 2020)", "previouslyFormattedCitation" : "(Griffiths et al., 2020)" }, "properties" : { "noteIndex" : 0 }, "schema" : "https://github.com/citation-style-language/schema/raw/master/csl-citation.json" }</w:instrText>
      </w:r>
      <w:r w:rsidRPr="000E472A">
        <w:rPr>
          <w:lang w:val="en-GB"/>
        </w:rPr>
        <w:fldChar w:fldCharType="separate"/>
      </w:r>
      <w:r w:rsidR="00CB33A1">
        <w:rPr>
          <w:noProof/>
          <w:lang w:val="en-GB"/>
        </w:rPr>
        <w:t>(Griffiths et al., 2020)</w:t>
      </w:r>
      <w:r w:rsidRPr="000E472A">
        <w:rPr>
          <w:lang w:val="en-GB"/>
        </w:rPr>
        <w:fldChar w:fldCharType="end"/>
      </w:r>
      <w:ins w:id="1382" w:author="Lucy Cowie" w:date="2021-07-26T17:26:00Z">
        <w:r w:rsidR="009F6078">
          <w:rPr>
            <w:lang w:val="en-GB"/>
          </w:rPr>
          <w:t>,</w:t>
        </w:r>
      </w:ins>
      <w:r w:rsidRPr="000E472A">
        <w:rPr>
          <w:lang w:val="en-GB"/>
        </w:rPr>
        <w:t xml:space="preserve"> which is within the range of previous multi-model estimates </w:t>
      </w:r>
      <w:r w:rsidRPr="000E472A">
        <w:rPr>
          <w:lang w:val="en-GB"/>
        </w:rPr>
        <w:fldChar w:fldCharType="begin" w:fldLock="1"/>
      </w:r>
      <w:r w:rsidR="00D477C7">
        <w:rPr>
          <w:lang w:val="en-GB"/>
        </w:rPr>
        <w:instrText>ADDIN CSL_CITATION { "citationItems" : [ { "id" : "ITEM-1", "itemData" : { "DOI" : "10.1029/2005JD006338", "ISSN" : "0148-0227", "abstract" : "Global tropospheric ozone distributions, budgets, and radiative forcings from an ensemble of 26 state-of-the-art atmospheric chemistry models have been intercompared and synthesized as part of a wider study into both the air quality and climate roles of ozone. Results from three 2030 emissions scenarios, broadly representing ?optimistic,? ?likely,? and ?pessimistic? options, are compared to a base year 2000 simulation. This base case realistically represents the current global distribution of tropospheric ozone. A further set of simulations considers the influence of climate change over the same time period by forcing the central emissions scenario with a surface warming of around 0.7K. The use of a large multimodel ensemble allows us to identify key areas of uncertainty and improves the robustness of the results. Ensemble mean changes in tropospheric ozone burden between 2000 and 2030 for the 3 scenarios range from a 5% decrease, through a 6% increase, to a 15% increase. The intermodel uncertainty (\u00b11 standard deviation) associated with these values is about \u00b125%. Model outliers have no significant influence on the ensemble mean results. Combining ozone and methane changes, the three scenarios produce radiative forcings of ?50, 180, and 300 mW m?2, compared to a CO2 forcing over the same time period of 800?1100 mW m?2. These values indicate the importance of air pollution emissions in short- to medium-term climate forcing and the potential for stringent/lax control measures to improve/worsen future climate forcing. The model sensitivity of ozone to imposed climate change varies between models but modulates zonal mean mixing ratios by \u00b15 ppbv via a variety of feedback mechanisms, in particular those involving water vapor and stratosphere-troposphere exchange. This level of climate change also reduces the methane lifetime by around 4%. The ensemble mean year 2000 tropospheric ozone budget indicates chemical production, chemical destruction, dry deposition and stratospheric input fluxes of 5100, 4650, 1000, and 550 Tg(O3) yr?1, respectively. These values are significantly different to the mean budget documented by the Intergovernmental Panel on Climate Change (IPCC) Third Assessment Report (TAR). The mean ozone burden (340 Tg(O3)) is 10% larger than the IPCC TAR estimate, while the mean ozone lifetime (22 days) is 10% shorter. Results from individual models show a correlation between ozone burden and lifetime, and each model's ozone burden and lifetime re\u2026", "author" : [ { "dropping-particle" : "", "family" : "Stevenson", "given" : "D S", "non-dropping-particle" : "", "parse-names" : false, "suffix" : "" }, { "dropping-particle" : "", "family" : "Dentener", "given" : "F J", "non-dropping-particle" : "", "parse-names" : false, "suffix" : "" }, { "dropping-particle" : "", "family" : "Schultz", "given" : "M G", "non-dropping-particle" : "", "parse-names" : false, "suffix" : "" }, { "dropping-particle" : "", "family" : "Ellingsen", "given" : "K", "non-dropping-particle" : "", "parse-names" : false, "suffix" : "" }, { "dropping-particle" : "", "family" : "Noije", "given" : "T P C", "non-dropping-particle" : "van", "parse-names" : false, "suffix" : "" }, { "dropping-particle" : "", "family" : "Wild", "given" : "O", "non-dropping-particle" : "", "parse-names" : false, "suffix" : "" }, { "dropping-particle" : "", "family" : "Zeng", "given" : "G", "non-dropping-particle" : "", "parse-names" : false, "suffix" : "" }, { "dropping-particle" : "", "family" : "Amann", "given" : "M", "non-dropping-particle" : "", "parse-names" : false, "suffix" : "" }, { "dropping-particle" : "", "family" : "Atherton", "given" : "C S", "non-dropping-particle" : "", "parse-names" : false, "suffix" : "" }, { "dropping-particle" : "", "family" : "Bell", "given" : "N", "non-dropping-particle" : "", "parse-names" : false, "suffix" : "" }, { "dropping-particle" : "", "family" : "Bergmann", "given" : "D J", "non-dropping-particle" : "", "parse-names" : false, "suffix" : "" }, { "dropping-particle" : "", "family" : "Bey", "given" : "I", "non-dropping-particle" : "", "parse-names" : false, "suffix" : "" }, { "dropping-particle" : "", "family" : "Butler", "given" : "T", "non-dropping-particle" : "", "parse-names" : false, "suffix" : "" }, { "dropping-particle" : "", "family" : "Cofala", "given" : "J", "non-dropping-particle" : "", "parse-names" : false, "suffix" : "" }, { "dropping-particle" : "", "family" : "Collins", "given" : "W J", "non-dropping-particle" : "", "parse-names" : false, "suffix" : "" }, { "dropping-particle" : "", "family" : "Derwent", "given" : "R G", "non-dropping-particle" : "", "parse-names" : false, "suffix" : "" }, { "dropping-particle" : "", "family" : "Doherty", "given" : "R M", "non-dropping-particle" : "", "parse-names" : false, "suffix" : "" }, { "dropping-particle" : "", "family" : "Drevet", "given" : "J", "non-dropping-particle" : "", "parse-names" : false, "suffix" : "" }, { "dropping-particle" : "", "family" : "Eskes", "given" : "H J", "non-dropping-particle" : "", "parse-names" : false, "suffix" : "" }, { "dropping-particle" : "", "family" : "Fiore", "given" : "A M", "non-dropping-particle" : "", "parse-names" : false, "suffix" : "" }, { "dropping-particle" : "", "family" : "Gauss", "given" : "M", "non-dropping-particle" : "", "parse-names" : false, "suffix" : "" }, { "dropping-particle" : "", "family" : "Hauglustaine", "given" : "D A", "non-dropping-particle" : "", "parse-names" : false, "suffix" : "" }, { "dropping-particle" : "", "family" : "Horowitz", "given" : "L W", "non-dropping-particle" : "", "parse-names" : false, "suffix" : "" }, { "dropping-particle" : "", "family" : "Isaksen", "given" : "I S A", "non-dropping-particle" : "", "parse-names" : false, "suffix" : "" }, { "dropping-particle" : "", "family" : "Krol", "given" : "M C", "non-dropping-particle" : "", "parse-names" : false, "suffix" : "" }, { "dropping-particle" : "", "family" : "Lamarque", "given" : "J.-F.", "non-dropping-particle" : "", "parse-names" : false, "suffix" : "" }, { "dropping-particle" : "", "family" : "Lawrence", "given" : "M G", "non-dropping-particle" : "", "parse-names" : false, "suffix" : "" }, { "dropping-particle" : "", "family" : "Montanaro", "given" : "V", "non-dropping-particle" : "", "parse-names" : false, "suffix" : "" }, { "dropping-particle" : "", "family" : "M\u00fcller", "given" : "J.-F.", "non-dropping-particle" : "", "parse-names" : false, "suffix" : "" }, { "dropping-particle" : "", "family" : "Pitari", "given" : "G", "non-dropping-particle" : "", "parse-names" : false, "suffix" : "" }, { "dropping-particle" : "", "family" : "Prather", "given" : "M J", "non-dropping-particle" : "", "parse-names" : false, "suffix" : "" }, { "dropping-particle" : "", "family" : "Pyle", "given" : "J A", "non-dropping-particle" : "", "parse-names" : false, "suffix" : "" }, { "dropping-particle" : "", "family" : "Rast", "given" : "S", "non-dropping-particle" : "", "parse-names" : false, "suffix" : "" }, { "dropping-particle" : "", "family" : "Rodriguez", "given" : "J M", "non-dropping-particle" : "", "parse-names" : false, "suffix" : "" }, { "dropping-particle" : "", "family" : "Sanderson", "given" : "M G", "non-dropping-particle" : "", "parse-names" : false, "suffix" : "" }, { "dropping-particle" : "", "family" : "Savage", "given" : "N H", "non-dropping-particle" : "", "parse-names" : false, "suffix" : "" }, { "dropping-particle" : "", "family" : "Shindell", "given" : "D T", "non-dropping-particle" : "", "parse-names" : false, "suffix" : "" }, { "dropping-particle" : "", "family" : "Strahan", "given" : "S E", "non-dropping-particle" : "", "parse-names" : false, "suffix" : "" }, { "dropping-particle" : "", "family" : "Sudo", "given" : "K", "non-dropping-particle" : "", "parse-names" : false, "suffix" : "" }, { "dropping-particle" : "", "family" : "Szopa", "given" : "S", "non-dropping-particle" : "", "parse-names" : false, "suffix" : "" } ], "container-title" : "Journal of Geophysical Research: Atmospheres", "id" : "ITEM-1", "issue" : "D8", "issued" : { "date-parts" : [ [ "2006", "4", "26" ] ] }, "note" : "doi: 10.1029/2005JD006338", "publisher" : "Wiley-Blackwell", "title" : "Multimodel ensemble simulations of present-day and near-future tropospheric ozone", "translator" : [ { "dropping-particle" : "", "family" : "G3085", "given" : "", "non-dropping-particle" : "", "parse-names" : false, "suffix" : "" } ], "type" : "article-journal", "volume" : "111" }, "uris" : [ "http://www.mendeley.com/documents/?uuid=319f3519-6db4-4ae4-ad4f-742c40c7bc73", "http://www.mendeley.com/documents/?uuid=fff13e14-983e-4efb-bf50-378e23ba66cd" ] }, { "id" : "ITEM-2", "itemData" : { "DOI" : "10.5194/acp-13-2063-2013", "ISBN" : "1680-7316", "ISSN" : "1680-7324", "abstract" : "We have analysed time-slice simulations from 17 global models, participating in the Atmospheric Chemistry and Climate Model Intercomparison Project (ACCMIP), to explore changes in present-day (2000) hydroxyl radical (OH) concentration and methane (CH4) lifetime relative to preindustrial times (1850) and to 1980. A comparison of modeled and observation-derived methane and methyl chloroform lifetimes suggests that the present-day global multi-model mean OH concentration is overestimated by 5 to 10% but is within the range of uncertainties. The models consistently simulate higher OH concentrations in the Northern Hemisphere (NH) compared with the Southern Hemisphere (SH) for the present-day (2000; inter-hemispheric ratios of 1.13 to 1.42), in contrast to observation-based approaches which generally indicate higher OH in the SH although uncertainties are large. Evaluation of simulated carbon monoxide (CO) concentrations, the primary sink for OH, against ground-based and satellite observations suggests low biases in the NH that may contribute to the high north-south OH asymmetry in the models. The models vary widely in their regional distribution of present-day OH concentrations (up to 34 %). Despite large regional changes, the multi-model global mean (mass-weighted) OH concentration changes little over the past 150 yr, due to concurrent increases in factors that enhance OH (humidity, tropospheric ozone, nitrogen oxide (NOx) emissions, and UV radiation due to decreases in stratospheric ozone), compensated by increases in OH sinks (methane abundance, carbon monoxide and non-methane volatile organic carbon (NMVOC) emissions). The large inter-model diversity in the sign and magnitude of preindustrial to present-day OH changes (ranging from a decrease of 12.7% to an increase of 14.6 %) indicate that uncertainty remains in our understanding of the long-term trends in OH and methane lifetime. We show that this diversity is largely explained by the different ratio of the change in global mean tropospheric CO and NOx burdens (Delta CO/Delta NOx, approximately represents changes in OH sinks versus changes in OH sources) in the models, pointing to a need for better constraints on natural precursor emissions and on the chemical mechanisms in the current generation of chemistry-climate models. For the 1980 to 2000 period, we find that climate warming and a slight increase in mean OH (3.5 +/- 2.2 %) leads to a 4.3 +/- 1.9% decrease in the methane lifetime. Analysing sens\u2026", "author" : [ { "dropping-particle" : "", "family" : "Young", "given" : "P. J.", "non-dropping-particle" : "", "parse-names" : false, "suffix" : "" }, { "dropping-particle" : "", "family" : "Archibald", "given" : "A. T.", "non-dropping-particle" : "", "parse-names" : false, "suffix" : "" }, { "dropping-particle" : "", "family" : "Bowman", "given" : "K. W.", "non-dropping-particle" : "", "parse-names" : false, "suffix" : "" }, { "dropping-particle" : "", "family" : "Lamarque", "given" : "J.-F.", "non-dropping-particle" : "", "parse-names" : false, "suffix" : "" }, { "dropping-particle" : "", "family" : "Naik", "given" : "V.", "non-dropping-particle" : "", "parse-names" : false, "suffix" : "" }, { "dropping-particle" : "", "family" : "Stevenson", "given" : "D. S.", "non-dropping-particle" : "", "parse-names" : false, "suffix" : "" }, { "dropping-particle" : "", "family" : "Tilmes", "given" : "S.", "non-dropping-particle" : "", "parse-names" : false, "suffix" : "" }, { "dropping-particle" : "", "family" : "Voulgarakis", "given" : "A.", "non-dropping-particle" : "", "parse-names" : false, "suffix" : "" }, { "dropping-particle" : "", "family" : "Wild", "given" : "O.", "non-dropping-particle" : "", "parse-names" : false, "suffix" : "" }, { "dropping-particle" : "", "family" : "Bergmann", "given" : "D.", "non-dropping-particle" : "", "parse-names" : false, "suffix" : "" }, { "dropping-particle" : "", "family" : "Cameron-Smith", "given" : "P.", "non-dropping-particle" : "", "parse-names" : false, "suffix" : "" }, { "dropping-particle" : "", "family" : "Cionni", "given" : "I.", "non-dropping-particle" : "", "parse-names" : false, "suffix" : "" }, { "dropping-particle" : "", "family" : "Collins", "given" : "W. J.", "non-dropping-particle" : "", "parse-names" : false, "suffix" : "" }, { "dropping-particle" : "", "family" : "Dals\u00f8ren", "given" : "S. B.", "non-dropping-particle" : "", "parse-names" : false, "suffix" : "" }, { "dropping-particle" : "", "family" : "Doherty", "given" : "R. M.", "non-dropping-particle" : "", "parse-names" : false, "suffix" : "" }, { "dropping-particle" : "", "family" : "Eyring", "given" : "V.", "non-dropping-particle" : "", "parse-names" : false, "suffix" : "" }, { "dropping-particle" : "", "family" : "Faluvegi", "given" : "G.", "non-dropping-particle" : "", "parse-names" : false, "suffix" : "" }, { "dropping-particle" : "", "family" : "Horowitz", "given" : "L. W.", "non-dropping-particle" : "", "parse-names" : false, "suffix" : "" }, { "dropping-particle" : "", "family" : "Josse", "given" : "B.", "non-dropping-particle" : "", "parse-names" : false, "suffix" : "" }, { "dropping-particle" : "", "family" : "Lee", "given" : "Y. H.", "non-dropping-particle" : "", "parse-names" : false, "suffix" : "" }, { "dropping-particle" : "", "family" : "MacKenzie", "given" : "I. A.", "non-dropping-particle" : "", "parse-names" : false, "suffix" : "" }, { "dropping-particle" : "", "family" : "Nagashima", "given" : "T.", "non-dropping-particle" : "", "parse-names" : false, "suffix" : "" }, { "dropping-particle" : "", "family" : "Plummer", "given" : "D. A.", "non-dropping-particle" : "", "parse-names" : false, "suffix" : "" }, { "dropping-particle" : "", "family" : "Righi", "given" : "M.", "non-dropping-particle" : "", "parse-names" : false, "suffix" : "" }, { "dropping-particle" : "", "family" : "Rumbold", "given" : "S. T.", "non-dropping-particle" : "", "parse-names" : false, "suffix" : "" }, { "dropping-particle" : "", "family" : "Skeie", "given" : "R. B.", "non-dropping-particle" : "", "parse-names" : false, "suffix" : "" }, { "dropping-particle" : "", "family" : "Shindell", "given" : "D. T.", "non-dropping-particle" : "", "parse-names" : false, "suffix" : "" }, { "dropping-particle" : "", "family" : "Strode", "given" : "S. A.", "non-dropping-particle" : "", "parse-names" : false, "suffix" : "" }, { "dropping-particle" : "", "family" : "Sudo", "given" : "K.", "non-dropping-particle" : "", "parse-names" : false, "suffix" : "" }, { "dropping-particle" : "", "family" : "Szopa", "given" : "S.", "non-dropping-particle" : "", "parse-names" : false, "suffix" : "" }, { "dropping-particle" : "", "family" : "Zeng", "given" : "G.", "non-dropping-particle" : "", "parse-names" : false, "suffix" : "" } ], "container-title" : "Atmospheric Chemistry and Physics", "id" : "ITEM-2", "issue" : "4", "issued" : { "date-parts" : [ [ "2013", "2", "21" ] ] }, "page" : "2063-2090", "title" : "Pre-industrial to end 21st century projections of tropospheric ozone from the Atmospheric Chemistry and Climate Model Intercomparison Project (ACCMIP)", "translator" : [ { "dropping-particle" : "", "family" : "G2794", "given" : "", "non-dropping-particle" : "", "parse-names" : false, "suffix" : "" } ], "type" : "article-journal", "volume" : "13" }, "uris" : [ "http://www.mendeley.com/documents/?uuid=ca394765-44cb-48b0-b90d-b9560244c1cb", "http://www.mendeley.com/documents/?uuid=b9220935-4489-424c-b374-247aeba87a58" ] } ], "mendeley" : { "formattedCitation" : "(Stevenson et al., 2006; Young et al., 2013)", "plainTextFormattedCitation" : "(Stevenson et al., 2006; Young et al., 2013)", "previouslyFormattedCitation" : "(Stevenson et al., 2006; Young et al., 2013)" }, "properties" : { "noteIndex" : 0 }, "schema" : "https://github.com/citation-style-language/schema/raw/master/csl-citation.json" }</w:instrText>
      </w:r>
      <w:r w:rsidRPr="000E472A">
        <w:rPr>
          <w:lang w:val="en-GB"/>
        </w:rPr>
        <w:fldChar w:fldCharType="separate"/>
      </w:r>
      <w:r w:rsidR="00CB33A1">
        <w:rPr>
          <w:noProof/>
          <w:lang w:val="en-GB"/>
        </w:rPr>
        <w:t>(Stevenson et al., 2006; Young et al., 2013)</w:t>
      </w:r>
      <w:r w:rsidRPr="000E472A">
        <w:rPr>
          <w:lang w:val="en-GB"/>
        </w:rPr>
        <w:fldChar w:fldCharType="end"/>
      </w:r>
      <w:r w:rsidRPr="000E472A">
        <w:rPr>
          <w:lang w:val="en-GB"/>
        </w:rPr>
        <w:t xml:space="preserve">, indicating a </w:t>
      </w:r>
      <w:r w:rsidRPr="000E472A">
        <w:rPr>
          <w:i/>
          <w:lang w:val="en-GB"/>
        </w:rPr>
        <w:t>high level of confidence</w:t>
      </w:r>
      <w:r w:rsidRPr="000E472A">
        <w:rPr>
          <w:lang w:val="en-GB"/>
        </w:rPr>
        <w:t>.</w:t>
      </w:r>
    </w:p>
    <w:p w14:paraId="0599BF29" w14:textId="77777777" w:rsidR="00AF2E59" w:rsidRPr="000E472A" w:rsidRDefault="00AF2E59" w:rsidP="00D5630D">
      <w:pPr>
        <w:pStyle w:val="AR6BodyText"/>
        <w:rPr>
          <w:color w:val="000000"/>
          <w:highlight w:val="yellow"/>
          <w:lang w:val="en-GB"/>
        </w:rPr>
      </w:pPr>
    </w:p>
    <w:p w14:paraId="76473AB1" w14:textId="5E5D9F86" w:rsidR="00AF2E59" w:rsidRPr="000E472A" w:rsidRDefault="00E71EE7" w:rsidP="00D5630D">
      <w:pPr>
        <w:pStyle w:val="AR6BodyText"/>
        <w:rPr>
          <w:color w:val="000000"/>
          <w:lang w:val="en-GB"/>
        </w:rPr>
      </w:pPr>
      <w:ins w:id="1383" w:author="Lucy Cowie" w:date="2021-07-26T17:27:00Z">
        <w:r>
          <w:rPr>
            <w:color w:val="000000"/>
            <w:lang w:val="en-GB"/>
          </w:rPr>
          <w:t xml:space="preserve">The </w:t>
        </w:r>
      </w:ins>
      <w:r w:rsidR="00AF2E59" w:rsidRPr="000E472A">
        <w:rPr>
          <w:color w:val="000000"/>
          <w:lang w:val="en-GB"/>
        </w:rPr>
        <w:t>AR5 assessed the tropospheric ozone burden to be 337</w:t>
      </w:r>
      <w:ins w:id="1384" w:author="Lucy Cowie" w:date="2021-07-26T17:27:00Z">
        <w:r w:rsidR="007D52C3">
          <w:rPr>
            <w:color w:val="000000"/>
            <w:lang w:val="en-GB"/>
          </w:rPr>
          <w:t xml:space="preserve"> </w:t>
        </w:r>
      </w:ins>
      <w:r w:rsidR="00AF2E59" w:rsidRPr="000E472A">
        <w:rPr>
          <w:color w:val="000000"/>
          <w:lang w:val="en-GB"/>
        </w:rPr>
        <w:t>±</w:t>
      </w:r>
      <w:ins w:id="1385" w:author="Lucy Cowie" w:date="2021-07-26T17:27:00Z">
        <w:r w:rsidR="007D52C3">
          <w:rPr>
            <w:color w:val="000000"/>
            <w:lang w:val="en-GB"/>
          </w:rPr>
          <w:t xml:space="preserve"> </w:t>
        </w:r>
      </w:ins>
      <w:r w:rsidR="00AF2E59" w:rsidRPr="000E472A">
        <w:rPr>
          <w:color w:val="000000"/>
          <w:lang w:val="en-GB"/>
        </w:rPr>
        <w:t xml:space="preserve">23 Tg for </w:t>
      </w:r>
      <w:ins w:id="1386" w:author="Lucy Cowie" w:date="2021-07-26T17:27:00Z">
        <w:r w:rsidR="003D6C82">
          <w:rPr>
            <w:color w:val="000000"/>
            <w:lang w:val="en-GB"/>
          </w:rPr>
          <w:t xml:space="preserve">the </w:t>
        </w:r>
      </w:ins>
      <w:r w:rsidR="00AF2E59" w:rsidRPr="000E472A">
        <w:rPr>
          <w:color w:val="000000"/>
          <w:lang w:val="en-GB"/>
        </w:rPr>
        <w:t xml:space="preserve">year 2000 based on the ACCMIP ensemble of model simulations </w:t>
      </w:r>
      <w:r w:rsidR="00AF2E59" w:rsidRPr="000E472A">
        <w:rPr>
          <w:lang w:val="en-GB"/>
        </w:rPr>
        <w:fldChar w:fldCharType="begin" w:fldLock="1"/>
      </w:r>
      <w:r w:rsidR="00D477C7">
        <w:rPr>
          <w:lang w:val="en-GB"/>
        </w:rPr>
        <w:instrText>ADDIN CSL_CITATION { "citationItems" : [ { "id" : "ITEM-1", "itemData" : { "DOI" : "10.1017/CBO9781107415324.018", "ISBN" : "9781107661820", "author" : [ { "dropping-particle" : "", "family" : "Myhre", "given" : "Gunnar", "non-dropping-particle" : "", "parse-names" : false, "suffix" : "" }, { "dropping-particle" : "", "family" : "Shindell", "given" : "Drew", "non-dropping-particle" : "", "parse-names" : false, "suffix" : "" }, { "dropping-particle" : "", "family" : "Br\u00e9on", "given" : "Francois-Marie", "non-dropping-particle" : "", "parse-names" : false, "suffix" : "" }, { "dropping-particle" : "", "family" : "Collins", "given" : "William", "non-dropping-particle" : "", "parse-names" : false, "suffix" : "" }, { "dropping-particle" : "", "family" : "Fuglestvedt", "given" : "Jan", "non-dropping-particle" : "", "parse-names" : false, "suffix" : "" }, { "dropping-particle" : "", "family" : "Huang", "given" : "Jianping", "non-dropping-particle" : "", "parse-names" : false, "suffix" : "" }, { "dropping-particle" : "", "family" : "Koch", "given" : "Dorothy", "non-dropping-particle" : "", "parse-names" : false, "suffix" : "" }, { "dropping-particle" : "", "family" : "Lamarque", "given" : "Jean-Francois", "non-dropping-particle" : "", "parse-names" : false, "suffix" : "" }, { "dropping-particle" : "", "family" : "Lee", "given" : "David", "non-dropping-particle" : "", "parse-names" : false, "suffix" : "" }, { "dropping-particle" : "", "family" : "Mendoza", "given" : "Blanca", "non-dropping-particle" : "", "parse-names" : false, "suffix" : "" }, { "dropping-particle" : "", "family" : "Nakajima", "given" : "Teruyuki", "non-dropping-particle" : "", "parse-names" : false, "suffix" : "" }, { "dropping-particle" : "", "family" : "Robock", "given" : "Alan", "non-dropping-particle" : "", "parse-names" : false, "suffix" : "" }, { "dropping-particle" : "", "family" : "Stephens", "given" : "Graeme", "non-dropping-particle" : "", "parse-names" : false, "suffix" : "" }, { "dropping-particle" : "", "family" : "Takemura", "given" : "Toshihiko", "non-dropping-particle" : "", "parse-names" : false, "suffix" : "" }, { "dropping-particle" : "", "family" : "Zhang", "given" : "Hua", "non-dropping-particle" : "", "parse-names" : false, "suffix" : "" } ], "chapter-number" : "8",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"genre" : "Book Section", "id" : "ITEM-1", "issued" : { "date-parts" : [ [ "2013" ] ] }, "page" : "659-740", "publisher" : "Cambridge University Press", "publisher-place" : "Cambridge, United Kingdom and New York, NY, USA", "title" : "Anthropogenic and Natural Radiative Forcing", "translator" : [ { "dropping-particle" : "", "family" : "G5425", "given" : "Rt13", "non-dropping-particle" : "", "parse-names" : false, "suffix" : "" } ], "type" : "chapter" }, "uris" : [ "http://www.mendeley.com/documents/?uuid=b9eebf76-21a6-4bbc-b69a-7f5fffcf0153" ] } ], "mendeley" : { "formattedCitation" : "(Myhre et al., 2013)", "plainTextFormattedCitation" : "(Myhre et al., 2013)", "previouslyFormattedCitation" : "(Myhre et al., 2013)" }, "properties" : { "noteIndex" : 0 }, "schema" : "https://github.com/citation-style-language/schema/raw/master/csl-citation.json" }</w:instrText>
      </w:r>
      <w:r w:rsidR="00AF2E59" w:rsidRPr="000E472A">
        <w:rPr>
          <w:lang w:val="en-GB"/>
        </w:rPr>
        <w:fldChar w:fldCharType="separate"/>
      </w:r>
      <w:r w:rsidR="00CB33A1">
        <w:rPr>
          <w:noProof/>
          <w:lang w:val="en-GB"/>
        </w:rPr>
        <w:t>(Myhre et al., 2013)</w:t>
      </w:r>
      <w:r w:rsidR="00AF2E59" w:rsidRPr="000E472A">
        <w:rPr>
          <w:lang w:val="en-GB"/>
        </w:rPr>
        <w:fldChar w:fldCharType="end"/>
      </w:r>
      <w:r w:rsidR="00AF2E59" w:rsidRPr="000E472A">
        <w:rPr>
          <w:color w:val="000000"/>
          <w:lang w:val="en-GB"/>
        </w:rPr>
        <w:t xml:space="preserve">. </w:t>
      </w:r>
      <w:r w:rsidR="00AF2E59" w:rsidRPr="000E472A">
        <w:rPr>
          <w:rFonts w:eastAsia="Calibri"/>
          <w:lang w:val="en-GB"/>
        </w:rPr>
        <w:t>Multiple satellite</w:t>
      </w:r>
      <w:del w:id="1387" w:author="Lucy Cowie" w:date="2021-07-26T17:29:00Z">
        <w:r w:rsidR="00AF2E59" w:rsidRPr="000E472A" w:rsidDel="00BC370C">
          <w:rPr>
            <w:rFonts w:eastAsia="Calibri"/>
            <w:lang w:val="en-GB"/>
          </w:rPr>
          <w:delText>s</w:delText>
        </w:r>
      </w:del>
      <w:r w:rsidR="00AF2E59" w:rsidRPr="000E472A">
        <w:rPr>
          <w:rFonts w:eastAsia="Calibri"/>
          <w:lang w:val="en-GB"/>
        </w:rPr>
        <w:t xml:space="preserve"> products, ozonesondes and CCMs are used to estimate tropospheric ozone burden (Table 6.</w:t>
      </w:r>
      <w:r w:rsidR="00AF2E59">
        <w:rPr>
          <w:rFonts w:eastAsia="Calibri"/>
          <w:lang w:val="en-GB"/>
        </w:rPr>
        <w:t>3</w:t>
      </w:r>
      <w:r w:rsidR="00AF2E59" w:rsidRPr="000E472A">
        <w:rPr>
          <w:rFonts w:eastAsia="Calibri"/>
          <w:lang w:val="en-GB"/>
        </w:rPr>
        <w:t xml:space="preserve">). Satellite products provide </w:t>
      </w:r>
      <w:r w:rsidR="00AF2E59" w:rsidRPr="000E472A">
        <w:rPr>
          <w:lang w:val="en-GB"/>
        </w:rPr>
        <w:t>lower-bound values</w:t>
      </w:r>
      <w:r w:rsidR="00AF2E59" w:rsidRPr="000E472A">
        <w:rPr>
          <w:rFonts w:eastAsia="Calibri"/>
          <w:lang w:val="en-GB"/>
        </w:rPr>
        <w:t xml:space="preserve"> as they exclude regions under polar night conditions </w:t>
      </w:r>
      <w:r w:rsidR="00AF2E59" w:rsidRPr="000E472A">
        <w:rPr>
          <w:rFonts w:eastAsia="Calibri"/>
          <w:lang w:val="en-GB"/>
        </w:rPr>
        <w:fldChar w:fldCharType="begin" w:fldLock="1"/>
      </w:r>
      <w:r w:rsidR="00D477C7">
        <w:rPr>
          <w:rFonts w:eastAsia="Calibri"/>
          <w:lang w:val="en-GB"/>
        </w:rPr>
        <w:instrText>ADDIN CSL_CITATION { "citationItems" : [ { "id" : "ITEM-1", "itemData" : { "DOI" : "10.1525/elementa.291", "ISSN" : "2325-1026", "abstract" : "The Tropospheric Ozone Assessment Report (TOAR) is an activity of the International Global Atmospheric Chemistry Project. This paper is a component of the report, focusing on the present-day distribution and trends of tropospheric ozone relevant to climate and global atmospheric chemistry model evaluation. Utilizing the TOAR surface ozone database, several figures present the global distribution and trends of daytime average ozone at 2702 non-urban monitoring sites, highlighting the regions and seasons of the world with the greatest ozone levels. Similarly, ozonesonde and commercial aircraft observations reveal ozone\u2019s distribution throughout the depth of the free troposphere. Long-term surface observations are limited in their global spatial coverage, but data from remote locations indicate that ozone in the 21st century is greater than during the 1970s and 1980s. While some remote sites and many sites in the heavily polluted regions of East Asia show ozone increases since 2000, many others show decreases and there is no clear global pattern for surface ozone changes since 2000. Two new satellite products provide detailed views of ozone in the lower troposphere across East Asia and Europe, revealing the full spatial extent of the spring and summer ozone enhancements across eastern China that cannot be assessed from limited surface observations. Sufficient data are now available (ozonesondes, satellite, aircraft) across the tropics from South America eastwards to the western Pacific Ocean, to indicate a likely tropospheric column ozone increase since the 1990s. The 2014\u20132016 mean tropospheric ozone burden (TOB) between 60\u02daN\u201360\u02daS from five satellite products is 300 Tg \u00b1 4%. While this agreement is excellent, the products differ in their quantification of TOB trends and further work is required to reconcile the differences. Satellites can now estimate ozone\u2019s global long-wave radiative effect, but evaluation is difficult due to limited in situ observations where the radiative effect is greatest.", "author" : [ { "dropping-particle" : "", "family" : "Gaudel", "given" : "A.", "non-dropping-particle" : "", "parse-names" : false, "suffix" : "" }, { "dropping-particle" : "", "family" : "Cooper", "given" : "O. R.", "non-dropping-particle" : "", "parse-names" : false, "suffix" : "" }, { "dropping-particle" : "", "family" : "Ancellet", "given" : "G.", "non-dropping-particle" : "", "parse-names" : false, "suffix" : "" }, { "dropping-particle" : "", "family" : "Barret", "given" : "B.", "non-dropping-particle" : "", "parse-names" : false, "suffix" : "" }, { "dropping-particle" : "", "family" : "Boynard", "given" : "A.", "non-dropping-particle" : "", "parse-names" : false, "suffix" : "" }, { "dropping-particle" : "", "family" : "Burrows", "given" : "J. P.", "non-dropping-particle" : "", "parse-names" : false, "suffix" : "" }, { "dropping-particle" : "", "family" : "Clerbaux", "given" : "C.", "non-dropping-particle" : "", "parse-names" : false, "suffix" : "" }, { "dropping-particle" : "", "family" : "Coheur", "given" : "P.-F.", "non-dropping-particle" : "", "parse-names" : false, "suffix" : "" }, { "dropping-particle" : "", "family" : "Cuesta", "given" : "J.", "non-dropping-particle" : "", "parse-names" : false, "suffix" : "" }, { "dropping-particle" : "", "family" : "Cuevas", "given" : "E.", "non-dropping-particle" : "", "parse-names" : false, "suffix" : "" }, { "dropping-particle" : "", "family" : "Doniki", "given" : "S.", "non-dropping-particle" : "", "parse-names" : false, "suffix" : "" }, { "dropping-particle" : "", "family" : "Dufour", "given" : "G.", "non-dropping-particle" : "", "parse-names" : false, "suffix" : "" }, { "dropping-particle" : "", "family" : "Ebojie", "given" : "F.", "non-dropping-particle" : "", "parse-names" : false, "suffix" : "" }, { "dropping-particle" : "", "family" : "Foret", "given" : "G.", "non-dropping-particle" : "", "parse-names" : false, "suffix" : "" }, { "dropping-particle" : "", "family" : "Garcia", "given" : "O.", "non-dropping-particle" : "", "parse-names" : false, "suffix" : "" }, { "dropping-particle" : "", "family" : "Granados-Mu\u00f1oz", "given" : "M. J.", "non-dropping-particle" : "", "parse-names" : false, "suffix" : "" }, { "dropping-particle" : "", "family" : "Hannigan", "given" : "J. W.", "non-dropping-particle" : "", "parse-names" : false, "suffix" : "" }, { "dropping-particle" : "", "family" : "Hase", "given" : "F.", "non-dropping-particle" : "", "parse-names" : false, "suffix" : "" }, { "dropping-particle" : "", "family" : "Hassler", "given" : "B.", "non-dropping-particle" : "", "parse-names" : false, "suffix" : "" }, { "dropping-particle" : "", "family" : "Huang", "given" : "G.", "non-dropping-particle" : "", "parse-names" : false, "suffix" : "" }, { "dropping-particle" : "", "family" : "Hurtmans", "given" : "D.", "non-dropping-particle" : "", "parse-names" : false, "suffix" : "" }, { "dropping-particle" : "", "family" : "Jaffe", "given" : "D.", "non-dropping-particle" : "", "parse-names" : false, "suffix" : "" }, { "dropping-particle" : "", "family" : "Jones", "given" : "N.", "non-dropping-particle" : "", "parse-names" : false, "suffix" : "" }, { "dropping-particle" : "", "family" : "Kalabokas", "given" : "P.", "non-dropping-particle" : "", "parse-names" : false, "suffix" : "" }, { "dropping-particle" : "", "family" : "Kerridge", "given" : "B.", "non-dropping-particle" : "", "parse-names" : false, "suffix" : "" }, { "dropping-particle" : "", "family" : "Kulawik", "given" : "S.", "non-dropping-particle" : "", "parse-names" : false, "suffix" : "" }, { "dropping-particle" : "", "family" : "Latter", "given" : "B.", "non-dropping-particle" : "", "parse-names" : false, "suffix" : "" }, { "dropping-particle" : "", "family" : "Leblanc", "given" : "T.", "non-dropping-particle" : "", "parse-names" : false, "suffix" : "" }, { "dropping-particle" : "", "family" : "Flochmo\u00ebn", "given" : "E.", "non-dropping-particle" : "Le", "parse-names" : false, "suffix" : "" }, { "dropping-particle" : "", "family" : "Lin", "given" : "W.", "non-dropping-particle" : "", "parse-names" : false, "suffix" : "" }, { "dropping-particle" : "", "family" : "Liu", "given" : "J.", "non-dropping-particle" : "", "parse-names" : false, "suffix" : "" }, { "dropping-particle" : "", "family" : "Liu", "given" : "X.", "non-dropping-particle" : "", "parse-names" : false, "suffix" : "" }, { "dropping-particle" : "", "family" : "Mahieu", "given" : "E.", "non-dropping-particle" : "", "parse-names" : false, "suffix" : "" }, { "dropping-particle" : "", "family" : "McClure-Begley", "given" : "A.", "non-dropping-particle" : "", "parse-names" : false, "suffix" : "" }, { "dropping-particle" : "", "family" : "Neu", "given" : "J. L.", "non-dropping-particle" : "", "parse-names" : false, "suffix" : "" }, { "dropping-particle" : "", "family" : "Osman", "given" : "M.", "non-dropping-particle" : "", "parse-names" : false, "suffix" : "" }, { "dropping-particle" : "", "family" : "Palm", "given" : "M.", "non-dropping-particle" : "", "parse-names" : false, "suffix" : "" }, { "dropping-particle" : "", "family" : "Petetin", "given" : "H.", "non-dropping-particle" : "", "parse-names" : false, "suffix" : "" }, { "dropping-particle" : "", "family" : "Petropavlovskikh", "given" : "I.", "non-dropping-particle" : "", "parse-names" : false, "suffix" : "" }, { "dropping-particle" : "", "family" : "Querel", "given" : "R.", "non-dropping-particle" : "", "parse-names" : false, "suffix" : "" }, { "dropping-particle" : "", "family" : "Rahpoe", "given" : "N.", "non-dropping-particle" : "", "parse-names" : false, "suffix" : "" }, { "dropping-particle" : "", "family" : "Rozanov", "given" : "A.", "non-dropping-particle" : "", "parse-names" : false, "suffix" : "" }, { "dropping-particle" : "", "family" : "Schultz", "given" : "M. G.", "non-dropping-particle" : "", "parse-names" : false, "suffix" : "" }, { "dropping-particle" : "", "family" : "Schwab", "given" : "J.", "non-dropping-particle" : "", "parse-names" : false, "suffix" : "" }, { "dropping-particle" : "", "family" : "Siddans", "given" : "R.", "non-dropping-particle" : "", "parse-names" : false, "suffix" : "" }, { "dropping-particle" : "", "family" : "Smale", "given" : "D.", "non-dropping-particle" : "", "parse-names" : false, "suffix" : "" }, { "dropping-particle" : "", "family" : "Steinbacher", "given" : "M.", "non-dropping-particle" : "", "parse-names" : false, "suffix" : "" }, { "dropping-particle" : "", "family" : "Tanimoto", "given" : "H.", "non-dropping-particle" : "", "parse-names" : false, "suffix" : "" }, { "dropping-particle" : "", "family" : "Tarasick", "given" : "D. W.", "non-dropping-particle" : "", "parse-names" : false, "suffix" : "" }, { "dropping-particle" : "", "family" : "Thouret", "given" : "V.", "non-dropping-particle" : "", "parse-names" : false, "suffix" : "" }, { "dropping-particle" : "", "family" : "Thompson", "given" : "A. M.", "non-dropping-particle" : "", "parse-names" : false, "suffix" : "" }, { "dropping-particle" : "", "family" : "Trickl", "given" : "T.", "non-dropping-particle" : "", "parse-names" : false, "suffix" : "" }, { "dropping-particle" : "", "family" : "Weatherhead", "given" : "E.", "non-dropping-particle" : "", "parse-names" : false, "suffix" : "" }, { "dropping-particle" : "", "family" : "Wespes", "given" : "C.", "non-dropping-particle" : "", "parse-names" : false, "suffix" : "" }, { "dropping-particle" : "", "family" : "Worden", "given" : "H. M.", "non-dropping-particle" : "", "parse-names" : false, "suffix" : "" }, { "dropping-particle" : "", "family" : "Vigouroux", "given" : "C.", "non-dropping-particle" : "", "parse-names" : false, "suffix" : "" }, { "dropping-particle" : "", "family" : "Xu", "given" : "X.", "non-dropping-particle" : "", "parse-names" : false, "suffix" : "" }, { "dropping-particle" : "", "family" : "Zeng", "given" : "G.", "non-dropping-particle" : "", "parse-names" : false, "suffix" : "" }, { "dropping-particle" : "", "family" : "Ziemke", "given" : "J.", "non-dropping-particle" : "", "parse-names" : false, "suffix" : "" }, { "dropping-particle" : "", "family" : "Helmig", "given" : "Detlev", "non-dropping-particle" : "", "parse-names" : false, "suffix" : "" }, { "dropping-particle" : "", "family" : "Lewis", "given" : "Alastair", "non-dropping-particle" : "", "parse-names" : false, "suffix" : "" } ], "container-title" : "Elem Sci Anth", "id" : "ITEM-1", "issue" : "1", "issued" : { "date-parts" : [ [ "2018" ] ] }, "page" : "39", "title" : "Tropospheric Ozone Assessment Report: Present-day distribution and trends of tropospheric ozone relevant to climate and global atmospheric chemistry model evaluation", "translator" : [ { "dropping-particle" : "", "family" : "G2805", "given" : "", "non-dropping-particle" : "", "parse-names" : false, "suffix" : "" } ], "type" : "article-journal", "volume" : "6" }, "uris" : [ "http://www.mendeley.com/documents/?uuid=1b574329-859b-45e4-81f5-98f451fe2996", "http://www.mendeley.com/documents/?uuid=f8c59580-b5f1-44c9-a732-4531acd2c833" ] } ], "mendeley" : { "formattedCitation" : "(Gaudel et al., 2018)", "plainTextFormattedCitation" : "(Gaudel et al., 2018)", "previouslyFormattedCitation" : "(Gaudel et al., 2018)" }, "properties" : { "noteIndex" : 0 }, "schema" : "https://github.com/citation-style-language/schema/raw/master/csl-citation.json" }</w:instrText>
      </w:r>
      <w:r w:rsidR="00AF2E59" w:rsidRPr="000E472A">
        <w:rPr>
          <w:rFonts w:eastAsia="Calibri"/>
          <w:lang w:val="en-GB"/>
        </w:rPr>
        <w:fldChar w:fldCharType="separate"/>
      </w:r>
      <w:r w:rsidR="00CB33A1">
        <w:rPr>
          <w:rFonts w:eastAsia="Calibri"/>
          <w:noProof/>
          <w:lang w:val="en-GB"/>
        </w:rPr>
        <w:t>(Gaudel et al., 2018)</w:t>
      </w:r>
      <w:r w:rsidR="00AF2E59" w:rsidRPr="000E472A">
        <w:rPr>
          <w:rFonts w:eastAsia="Calibri"/>
          <w:lang w:val="en-GB"/>
        </w:rPr>
        <w:fldChar w:fldCharType="end"/>
      </w:r>
      <w:r w:rsidR="00AF2E59" w:rsidRPr="000E472A">
        <w:rPr>
          <w:rFonts w:eastAsia="Calibri"/>
          <w:lang w:val="en-GB"/>
        </w:rPr>
        <w:t xml:space="preserve">. </w:t>
      </w:r>
      <w:del w:id="1388" w:author="Lucy Cowie" w:date="2021-07-26T17:29:00Z">
        <w:r w:rsidR="00AF2E59" w:rsidRPr="000E472A" w:rsidDel="00672BA5">
          <w:rPr>
            <w:rFonts w:eastAsia="Calibri"/>
            <w:lang w:val="en-GB"/>
          </w:rPr>
          <w:delText xml:space="preserve"> </w:delText>
        </w:r>
      </w:del>
      <w:r w:rsidR="00AF2E59" w:rsidRPr="000E472A">
        <w:rPr>
          <w:color w:val="000000"/>
          <w:lang w:val="en-GB"/>
        </w:rPr>
        <w:t xml:space="preserve">The tropospheric ozone burden values from multi-model exercises </w:t>
      </w:r>
      <w:r w:rsidR="00AF2E59" w:rsidRPr="000E472A">
        <w:rPr>
          <w:rFonts w:eastAsia="Calibri"/>
          <w:lang w:val="en-GB"/>
        </w:rPr>
        <w:t>are within the range of the observational estimates</w:t>
      </w:r>
      <w:r w:rsidR="00AF2E59" w:rsidRPr="000E472A">
        <w:rPr>
          <w:color w:val="000000"/>
          <w:lang w:val="en-GB"/>
        </w:rPr>
        <w:t xml:space="preserve"> despite different definitions of the tropopause for multi-model estimates which can lead to differences of about 10% on the ozone</w:t>
      </w:r>
      <w:ins w:id="1389" w:author="Lucy Cowie" w:date="2021-07-26T17:31:00Z">
        <w:r w:rsidR="00B9090E">
          <w:rPr>
            <w:color w:val="000000"/>
            <w:lang w:val="en-GB"/>
          </w:rPr>
          <w:t>-</w:t>
        </w:r>
      </w:ins>
      <w:del w:id="1390" w:author="Lucy Cowie" w:date="2021-07-26T17:31:00Z">
        <w:r w:rsidR="00AF2E59" w:rsidRPr="000E472A" w:rsidDel="00B9090E">
          <w:rPr>
            <w:color w:val="000000"/>
            <w:lang w:val="en-GB"/>
          </w:rPr>
          <w:delText xml:space="preserve"> </w:delText>
        </w:r>
      </w:del>
      <w:r w:rsidR="00AF2E59" w:rsidRPr="000E472A">
        <w:rPr>
          <w:color w:val="000000"/>
          <w:lang w:val="en-GB"/>
        </w:rPr>
        <w:t xml:space="preserve">burden model estimates </w:t>
      </w:r>
      <w:r w:rsidR="00AF2E59" w:rsidRPr="000E472A">
        <w:rPr>
          <w:lang w:val="en-GB"/>
        </w:rPr>
        <w:fldChar w:fldCharType="begin" w:fldLock="1"/>
      </w:r>
      <w:r w:rsidR="00D477C7">
        <w:rPr>
          <w:lang w:val="en-GB"/>
        </w:rPr>
        <w:instrText>ADDIN CSL_CITATION { "citationItems" : [ { "id" : "ITEM-1", "itemData" : { "DOI" : "10.5194/acp-2019-1216", "abstract" : "The evolution of tropospheric ozone from 1850 to 2100 has been studied using data from Phase 6 of the Coupled Model Intercomparison Project (CMIP6). We evaluate long-term changes using coupled atmosphere-ocean chemistry-climate models, focusing on the CMIP historical and ScenarioMIP ssp370 experiments, for which detailed tropospheric ozone diagnostics were archived. The model ensemble has been evaluated against a suite of surface, sonde, and satellite observations of the past several decades, and found to reproduce well the salient spatial, seasonal and decadal variability and trends. The tropospheric ozone burden increases from 244 \u00b1 30 Tg in 1850 to a mean value of 348 \u00b1 15 Tg for the period 2005\u20132014, an increase of 40 %. Modelled present day values agree well with previous determinations (ACCENT: 336 \u00b1 27 Tg; ACCMIP: 337 \u00b1 23 Tg and TOAR: 340 \u00b1 34 Tg). In the ssp370 experiments, the ozone burden reaches a maximum of 402 \u00b1 36 Tg in 2090, before declining slightly to 396 \u00b1 32 Tg by 2100. The ozone budget has been examined over the same period using lumped ozone production (PO3) and loss (LO3) diagnostics. There are large differences (30 %) between models in the preindustrial period, with the difference narrowing to 15 % in the present day. Both ozone production and chemical loss terms increase steadily over the period 1850 to 2100, with net chemical production (PO3-LO3) reaching a maximum around the year 2000. The residual term, which contains contributions from stratosphere-troposphere transport reaches a minimum around the same time, while dry deposition increases steadily across the experiment. Differences between the model residual terms are explained in terms of variation in tropopause height and stratospheric ozone burden.", "author" : [ { "dropping-particle" : "", "family" : "Griffiths", "given" : "P T", "non-dropping-particle" : "", "parse-names" : false, "suffix" : "" }, { "dropping-particle" : "", "family" : "Murray", "given" : "L T", "non-dropping-particle" : "", "parse-names" : false, "suffix" : "" }, { "dropping-particle" : "", "family" : "Zeng", "given" : "G", "non-dropping-particle" : "", "parse-names" : false, "suffix" : "" }, { "dropping-particle" : "", "family" : "Archibald", "given" : "A T", "non-dropping-particle" : "", "parse-names" : false, "suffix" : "" }, { "dropping-particle" : "", "family" : "Emmons", "given" : "L K", "non-dropping-particle" : "", "parse-names" : false, "suffix" : "" }, { "dropping-particle" : "", "family" : "Galbally", "given" : "I", "non-dropping-particle" : "", "parse-names" : false, "suffix" : "" }, { "dropping-particle" : "", "family" : "Hassler", "given" : "B", "non-dropping-particle" : "", "parse-names" : false, "suffix" : "" }, { "dropping-particle" : "", "family" : "Horowitz", "given" : "L W", "non-dropping-particle" : "", "parse-names" : false, "suffix" : "" }, { "dropping-particle" : "", "family" : "Keeble", "given" : "J", "non-dropping-particle" : "", "parse-names" : false, "suffix" : "" }, { "dropping-particle" : "", "family" : "Liu", "given" : "J", "non-dropping-particle" : "", "parse-names" : false, "suffix" : "" }, { "dropping-particle" : "", "family" : "Moeini", "given" : "O", "non-dropping-particle" : "", "parse-names" : false, "suffix" : "" }, { "dropping-particle" : "", "family" : "Naik", "given" : "V", "non-dropping-particle" : "", "parse-names" : false, "suffix" : "" }, { "dropping-particle" : "", "family" : "O'Connor", "given" : "F M", "non-dropping-particle" : "", "parse-names" : false, "suffix" : "" }, { "dropping-particle" : "", "family" : "Shin", "given" : "Y M", "non-dropping-particle" : "", "parse-names" : false, "suffix" : "" }, { "dropping-particle" : "", "family" : "Tarasick", "given" : "D", "non-dropping-particle" : "", "parse-names" : false, "suffix" : "" }, { "dropping-particle" : "", "family" : "Tilmes", "given" : "S", "non-dropping-particle" : "", "parse-names" : false, "suffix" : "" }, { "dropping-particle" : "", "family" : "Turnock", "given" : "S T", "non-dropping-particle" : "", "parse-names" : false, "suffix" : "" }, { "dropping-particle" : "", "family" : "Wild", "given" : "O", "non-dropping-particle" : "", "parse-names" : false, "suffix" : "" }, { "dropping-particle" : "", "family" : "Young", "given" : "P J", "non-dropping-particle" : "", "parse-names" : false, "suffix" : "" }, { "dropping-particle" : "", "family" : "Zanis", "given" : "P", "non-dropping-particle" : "", "parse-names" : false, "suffix" : "" } ], "container-title" : "Atmospheric Chemistry and Physics", "id" : "ITEM-1", "issued" : { "date-parts" : [ [ "2020" ] ] }, "page" : "1-50", "title" : "Tropospheric ozone in CMIP6 Simulations", "translator" : [ { "dropping-particle" : "", "family" : "G5139", "given" : "", "non-dropping-particle" : "", "parse-names" : false, "suffix" : "" } ], "type" : "article-journal", "volume" : "2020" }, "uris" : [ "http://www.mendeley.com/documents/?uuid=7e2f00ac-63d7-419e-a953-58b5c04e6641", "http://www.mendeley.com/documents/?uuid=a59e9358-1fcc-405a-9858-7cbe6b762739" ] } ], "mendeley" : { "formattedCitation" : "(Griffiths et al., 2020)", "plainTextFormattedCitation" : "(Griffiths et al., 2020)", "previouslyFormattedCitation" : "(Griffiths et al., 2020)" }, "properties" : { "noteIndex" : 0 }, "schema" : "https://github.com/citation-style-language/schema/raw/master/csl-citation.json" }</w:instrText>
      </w:r>
      <w:r w:rsidR="00AF2E59" w:rsidRPr="000E472A">
        <w:rPr>
          <w:lang w:val="en-GB"/>
        </w:rPr>
        <w:fldChar w:fldCharType="separate"/>
      </w:r>
      <w:r w:rsidR="00CB33A1">
        <w:rPr>
          <w:noProof/>
          <w:lang w:val="en-GB"/>
        </w:rPr>
        <w:t>(Griffiths et al., 2020)</w:t>
      </w:r>
      <w:r w:rsidR="00AF2E59" w:rsidRPr="000E472A">
        <w:rPr>
          <w:lang w:val="en-GB"/>
        </w:rPr>
        <w:fldChar w:fldCharType="end"/>
      </w:r>
      <w:r w:rsidR="00AF2E59" w:rsidRPr="000E472A">
        <w:rPr>
          <w:lang w:val="en-GB"/>
        </w:rPr>
        <w:t xml:space="preserve">. </w:t>
      </w:r>
      <w:r w:rsidR="00AF2E59" w:rsidRPr="000E472A">
        <w:rPr>
          <w:color w:val="000000"/>
          <w:lang w:val="en-GB"/>
        </w:rPr>
        <w:t>Weighted by their number of members, CMIP6 and CCMI multi</w:t>
      </w:r>
      <w:ins w:id="1391" w:author="Lucy Cowie" w:date="2021-07-26T17:32:00Z">
        <w:r w:rsidR="006C187A">
          <w:rPr>
            <w:color w:val="000000"/>
            <w:lang w:val="en-GB"/>
          </w:rPr>
          <w:t>-</w:t>
        </w:r>
      </w:ins>
      <w:r w:rsidR="00AF2E59" w:rsidRPr="000E472A">
        <w:rPr>
          <w:color w:val="000000"/>
          <w:lang w:val="en-GB"/>
        </w:rPr>
        <w:t xml:space="preserve">model estimates and observational estimates of tropospheric ozone burden </w:t>
      </w:r>
      <w:ins w:id="1392" w:author="Lucy Cowie" w:date="2021-07-26T17:32:00Z">
        <w:r w:rsidR="003E7C4F">
          <w:rPr>
            <w:color w:val="000000"/>
            <w:lang w:val="en-GB"/>
          </w:rPr>
          <w:t xml:space="preserve">in </w:t>
        </w:r>
      </w:ins>
      <w:r w:rsidR="00AF2E59" w:rsidRPr="000E472A">
        <w:rPr>
          <w:color w:val="000000"/>
          <w:lang w:val="en-GB"/>
        </w:rPr>
        <w:t xml:space="preserve">about </w:t>
      </w:r>
      <w:ins w:id="1393" w:author="Lucy Cowie" w:date="2021-07-26T17:32:00Z">
        <w:r w:rsidR="003E7C4F">
          <w:rPr>
            <w:color w:val="000000"/>
            <w:lang w:val="en-GB"/>
          </w:rPr>
          <w:t xml:space="preserve">the </w:t>
        </w:r>
      </w:ins>
      <w:r w:rsidR="00AF2E59" w:rsidRPr="000E472A">
        <w:rPr>
          <w:color w:val="000000"/>
          <w:lang w:val="en-GB"/>
        </w:rPr>
        <w:t>year 2010, lead to an assessment of the tropospheric ozone burden of 347</w:t>
      </w:r>
      <w:ins w:id="1394" w:author="Lucy Cowie" w:date="2021-07-26T17:32:00Z">
        <w:r w:rsidR="003E7C4F">
          <w:rPr>
            <w:color w:val="000000"/>
            <w:lang w:val="en-GB"/>
          </w:rPr>
          <w:t xml:space="preserve"> </w:t>
        </w:r>
      </w:ins>
      <w:r w:rsidR="00AF2E59" w:rsidRPr="000E472A">
        <w:rPr>
          <w:color w:val="000000"/>
          <w:lang w:val="en-GB"/>
        </w:rPr>
        <w:t>±</w:t>
      </w:r>
      <w:ins w:id="1395" w:author="Lucy Cowie" w:date="2021-07-26T17:32:00Z">
        <w:r w:rsidR="003E7C4F">
          <w:rPr>
            <w:color w:val="000000"/>
            <w:lang w:val="en-GB"/>
          </w:rPr>
          <w:t xml:space="preserve"> </w:t>
        </w:r>
      </w:ins>
      <w:r w:rsidR="00AF2E59" w:rsidRPr="000E472A">
        <w:rPr>
          <w:color w:val="000000"/>
          <w:lang w:val="en-GB"/>
        </w:rPr>
        <w:t xml:space="preserve">28 Tg for 2010.  </w:t>
      </w:r>
    </w:p>
    <w:p w14:paraId="25A39E59" w14:textId="77777777" w:rsidR="00AF2E59" w:rsidRPr="000E472A" w:rsidRDefault="00AF2E59" w:rsidP="00D5630D">
      <w:pPr>
        <w:pStyle w:val="AR6BodyText"/>
        <w:rPr>
          <w:color w:val="000000"/>
          <w:lang w:val="en-GB"/>
        </w:rPr>
      </w:pPr>
    </w:p>
    <w:p w14:paraId="10FE9487" w14:textId="4DACCC71" w:rsidR="00AF2E59" w:rsidRPr="00615DED" w:rsidRDefault="00AF2E59" w:rsidP="00D5630D">
      <w:pPr>
        <w:pStyle w:val="AR6BodyText"/>
        <w:rPr>
          <w:rFonts w:eastAsia="Calibri"/>
          <w:b/>
          <w:i/>
          <w:color w:val="000000"/>
        </w:rPr>
      </w:pPr>
      <w:r w:rsidRPr="000E472A">
        <w:rPr>
          <w:lang w:val="en-GB"/>
        </w:rPr>
        <w:t xml:space="preserve">The tropospheric ozone budget is controlled by chemical production and loss, by </w:t>
      </w:r>
      <w:r w:rsidRPr="000E472A">
        <w:rPr>
          <w:color w:val="000000"/>
          <w:lang w:val="en-GB"/>
        </w:rPr>
        <w:t xml:space="preserve">STE, </w:t>
      </w:r>
      <w:r w:rsidRPr="000E472A">
        <w:rPr>
          <w:lang w:val="en-GB"/>
        </w:rPr>
        <w:t>and by</w:t>
      </w:r>
      <w:r w:rsidRPr="000E472A">
        <w:rPr>
          <w:color w:val="000000"/>
          <w:lang w:val="en-GB"/>
        </w:rPr>
        <w:t xml:space="preserve"> deposition at the Earth’s surface, whose magnitude are calculated by CCMs (Table 6.</w:t>
      </w:r>
      <w:r>
        <w:rPr>
          <w:color w:val="000000"/>
          <w:lang w:val="en-GB"/>
        </w:rPr>
        <w:t>3</w:t>
      </w:r>
      <w:r w:rsidRPr="000E472A">
        <w:rPr>
          <w:color w:val="000000"/>
          <w:lang w:val="en-GB"/>
        </w:rPr>
        <w:t>)</w:t>
      </w:r>
      <w:r w:rsidRPr="000E472A">
        <w:rPr>
          <w:rFonts w:eastAsia="Calibri"/>
          <w:lang w:val="en-GB"/>
        </w:rPr>
        <w:t>.</w:t>
      </w:r>
      <w:r w:rsidRPr="000E472A">
        <w:rPr>
          <w:bCs/>
          <w:color w:val="000000"/>
          <w:lang w:val="en-GB"/>
        </w:rPr>
        <w:t xml:space="preserve"> </w:t>
      </w:r>
      <w:r w:rsidRPr="000E472A">
        <w:rPr>
          <w:color w:val="000000"/>
          <w:lang w:val="en-GB"/>
        </w:rPr>
        <w:t>Despite the high agreement of the model ensemble mean with observational estimates in</w:t>
      </w:r>
      <w:ins w:id="1396" w:author="Lucy Cowie" w:date="2021-07-26T17:34:00Z">
        <w:r w:rsidR="005F4B2F">
          <w:rPr>
            <w:color w:val="000000"/>
            <w:lang w:val="en-GB"/>
          </w:rPr>
          <w:t xml:space="preserve"> the</w:t>
        </w:r>
      </w:ins>
      <w:r w:rsidRPr="000E472A">
        <w:rPr>
          <w:color w:val="000000"/>
          <w:lang w:val="en-GB"/>
        </w:rPr>
        <w:t xml:space="preserve"> present-day</w:t>
      </w:r>
      <w:r w:rsidRPr="000E472A">
        <w:rPr>
          <w:rFonts w:eastAsia="Calibri"/>
          <w:lang w:val="en-GB"/>
        </w:rPr>
        <w:t xml:space="preserve"> tropospheric ozone burden</w:t>
      </w:r>
      <w:r w:rsidRPr="000E472A">
        <w:rPr>
          <w:color w:val="000000"/>
          <w:lang w:val="en-GB"/>
        </w:rPr>
        <w:t xml:space="preserve">, the values </w:t>
      </w:r>
      <w:r w:rsidRPr="000E472A">
        <w:rPr>
          <w:color w:val="000000"/>
          <w:lang w:val="en-GB"/>
        </w:rPr>
        <w:lastRenderedPageBreak/>
        <w:t>of individual budget terms can vary widely across models in CMIP6</w:t>
      </w:r>
      <w:ins w:id="1397" w:author="Lucy Cowie" w:date="2021-07-26T17:36:00Z">
        <w:r w:rsidR="006C66FD">
          <w:rPr>
            <w:color w:val="000000"/>
            <w:lang w:val="en-GB"/>
          </w:rPr>
          <w:t>,</w:t>
        </w:r>
      </w:ins>
      <w:r w:rsidRPr="000E472A">
        <w:rPr>
          <w:color w:val="000000"/>
          <w:lang w:val="en-GB"/>
        </w:rPr>
        <w:t xml:space="preserve"> consistent with previous model intercomparison experiments </w:t>
      </w:r>
      <w:r w:rsidRPr="000E472A">
        <w:rPr>
          <w:color w:val="000000"/>
          <w:lang w:val="en-GB"/>
        </w:rPr>
        <w:fldChar w:fldCharType="begin" w:fldLock="1"/>
      </w:r>
      <w:r w:rsidR="00D477C7">
        <w:rPr>
          <w:color w:val="000000"/>
          <w:lang w:val="en-GB"/>
        </w:rPr>
        <w:instrText>ADDIN CSL_CITATION { "citationItems" : [ { "id" : "ITEM-1", "itemData" : { "DOI" : "10.1525/elementa.265", "ISSN" : "2325-1026", "abstract" : "The goal of the Tropospheric Ozone Assessment Report (TOAR) is to provide the research community with an up-to-date scientific assessment of tropospheric ozone, from the surface to the tropopause. While a suite of observations provides significant information on the spatial and temporal distribution of tropospheric ozone, observational gaps make it necessary to use global atmospheric chemistry models to synthesize our understanding of the processes and variables that control tropospheric ozone abundance and its variability. Models facilitate the interpretation of the observations and allow us to make projections of future tropospheric ozone and trace gas distributions for different anthropogenic or natural perturbations. This paper assesses the skill of current-generation global atmospheric chemistry models in simulating the observed present-day tropospheric ozone distribution, variability, and trends. Drawing upon the results of recent international multi-model intercomparisons and using a range of model evaluation techniques, we demonstrate that global chemistry models are broadly skillful in capturing the spatio-temporal variations of tropospheric ozone over the seasonal cycle, for extreme pollution episodes, and changes over interannual to decadal periods. However, models are consistently biased high in the northern hemisphere and biased low in the southern hemisphere, throughout the depth of the troposphere, and are unable to replicate particular metrics that define the longer term trends in tropospheric ozone as derived from some background sites. When the models compare unfavorably against observations, we discuss the potential causes of model biases and propose directions for future developments, including improved evaluations that may be able to better diagnose the root cause of the model-observation disparity. Overall, model results should be approached critically, including determining whether the model performance is acceptable for the problem being addressed, whether biases can be tolerated or corrected, whether the model is appropriately constituted, and whether there is a way to satisfactorily quantify the uncertainty.", "author" : [ { "dropping-particle" : "", "family" : "Young", "given" : "P. J.", "non-dropping-particle" : "", "parse-names" : false, "suffix" : "" }, { "dropping-particle" : "", "family" : "Naik", "given" : "V.", "non-dropping-particle" : "", "parse-names" : false, "suffix" : "" }, { "dropping-particle" : "", "family" : "Fiore", "given" : "A. M.", "non-dropping-particle" : "", "parse-names" : false, "suffix" : "" }, { "dropping-particle" : "", "family" : "Gaudel", "given" : "A.", "non-dropping-particle" : "", "parse-names" : false, "suffix" : "" }, { "dropping-particle" : "", "family" : "Guo", "given" : "J.", "non-dropping-particle" : "", "parse-names" : false, "suffix" : "" }, { "dropping-particle" : "", "family" : "Lin", "given" : "M. Y.", "non-dropping-particle" : "", "parse-names" : false, "suffix" : "" }, { "dropping-particle" : "", "family" : "Neu", "given" : "J. L.", "non-dropping-particle" : "", "parse-names" : false, "suffix" : "" }, { "dropping-particle" : "", "family" : "Parrish", "given" : "D. D.", "non-dropping-particle" : "", "parse-names" : false, "suffix" : "" }, { "dropping-particle" : "", "family" : "Rieder", "given" : "H. E.", "non-dropping-particle" : "", "parse-names" : false, "suffix" : "" }, { "dropping-particle" : "", "family" : "Schnell", "given" : "J. L.", "non-dropping-particle" : "", "parse-names" : false, "suffix" : "" }, { "dropping-particle" : "", "family" : "Tilmes", "given" : "S.", "non-dropping-particle" : "", "parse-names" : false, "suffix" : "" }, { "dropping-particle" : "", "family" : "Wild", "given" : "O.", "non-dropping-particle" : "", "parse-names" : false, "suffix" : "" }, { "dropping-particle" : "", "family" : "Zhang", "given" : "L.", "non-dropping-particle" : "", "parse-names" : false, "suffix" : "" }, { "dropping-particle" : "", "family" : "Ziemke", "given" : "J. R.", "non-dropping-particle" : "", "parse-names" : false, "suffix" : "" }, { "dropping-particle" : "", "family" : "Brandt", "given" : "J.", "non-dropping-particle" : "", "parse-names" : false, "suffix" : "" }, { "dropping-particle" : "", "family" : "Delcloo", "given" : "A.", "non-dropping-particle" : "", "parse-names" : false, "suffix" : "" }, { "dropping-particle" : "", "family" : "Doherty", "given" : "R. M.", "non-dropping-particle" : "", "parse-names" : false, "suffix" : "" }, { "dropping-particle" : "", "family" : "Geels", "given" : "C.", "non-dropping-particle" : "", "parse-names" : false, "suffix" : "" }, { "dropping-particle" : "", "family" : "Hegglin", "given" : "M. I.", "non-dropping-particle" : "", "parse-names" : false, "suffix" : "" }, { "dropping-particle" : "", "family" : "Hu", "given" : "L.", "non-dropping-particle" : "", "parse-names" : false, "suffix" : "" }, { "dropping-particle" : "", "family" : "Im", "given" : "U.", "non-dropping-particle" : "", "parse-names" : false, "suffix" : "" }, { "dropping-particle" : "", "family" : "Kumar", "given" : "R.", "non-dropping-particle" : "", "parse-names" : false, "suffix" : "" }, { "dropping-particle" : "", "family" : "Luhar", "given" : "A.", "non-dropping-particle" : "", "parse-names" : false, "suffix" : "" }, { "dropping-particle" : "", "family" : "Murray", "given" : "L.", "non-dropping-particle" : "", "parse-names" : false, "suffix" : "" }, { "dropping-particle" : "", "family" : "Plummer", "given" : "D.", "non-dropping-particle" : "", "parse-names" : false, "suffix" : "" }, { "dropping-particle" : "", "family" : "Rodriguez", "given" : "J.", "non-dropping-particle" : "", "parse-names" : false, "suffix" : "" }, { "dropping-particle" : "", "family" : "Saiz-Lopez", "given" : "A.", "non-dropping-particle" : "", "parse-names" : false, "suffix" : "" }, { "dropping-particle" : "", "family" : "Schultz", "given" : "M. G.", "non-dropping-particle" : "", "parse-names" : false, "suffix" : "" }, { "dropping-particle" : "", "family" : "Woodhouse", "given" : "M. T.", "non-dropping-particle" : "", "parse-names" : false, "suffix" : "" }, { "dropping-particle" : "", "family" : "Zeng", "given" : "G.", "non-dropping-particle" : "", "parse-names" : false, "suffix" : "" } ], "container-title" : "Elem Sci Anth", "id" : "ITEM-1", "issue" : "1", "issued" : { "date-parts" : [ [ "2018" ] ] }, "page" : "10", "title" : "Tropospheric Ozone Assessment Report: Assessment of global-scale model performance for global and regional ozone distributions, variability, and trends", "translator" : [ { "dropping-particle" : "", "family" : "G2864", "given" : "", "non-dropping-particle" : "", "parse-names" : false, "suffix" : "" } ], "type" : "article-journal", "volume" : "6" }, "uris" : [ "http://www.mendeley.com/documents/?uuid=ae7d0fe8-4759-41af-9cbb-29e0d5742716", "http://www.mendeley.com/documents/?uuid=6c1fac20-a652-4a52-b413-3c2a03c1a433" ] } ], "mendeley" : { "formattedCitation" : "(Young et al., 2018)", "plainTextFormattedCitation" : "(Young et al., 2018)", "previouslyFormattedCitation" : "(Young et al., 2018)" }, "properties" : { "noteIndex" : 0 }, "schema" : "https://github.com/citation-style-language/schema/raw/master/csl-citation.json" }</w:instrText>
      </w:r>
      <w:r w:rsidRPr="000E472A">
        <w:rPr>
          <w:color w:val="000000"/>
          <w:lang w:val="en-GB"/>
        </w:rPr>
        <w:fldChar w:fldCharType="separate"/>
      </w:r>
      <w:r w:rsidR="00CB33A1">
        <w:rPr>
          <w:noProof/>
          <w:color w:val="000000"/>
          <w:lang w:val="en-GB"/>
        </w:rPr>
        <w:t>(Young et al., 2018)</w:t>
      </w:r>
      <w:r w:rsidRPr="000E472A">
        <w:rPr>
          <w:color w:val="000000"/>
          <w:lang w:val="en-GB"/>
        </w:rPr>
        <w:fldChar w:fldCharType="end"/>
      </w:r>
      <w:r w:rsidRPr="000E472A">
        <w:rPr>
          <w:color w:val="000000"/>
          <w:lang w:val="en-GB"/>
        </w:rPr>
        <w:t xml:space="preserve">. </w:t>
      </w:r>
      <w:del w:id="1398" w:author="Lucy Cowie" w:date="2021-07-26T17:34:00Z">
        <w:r w:rsidRPr="000E472A" w:rsidDel="00001387">
          <w:rPr>
            <w:rFonts w:eastAsia="Calibri"/>
            <w:lang w:val="en-GB"/>
          </w:rPr>
          <w:delText xml:space="preserve"> </w:delText>
        </w:r>
      </w:del>
      <w:r w:rsidRPr="000E472A">
        <w:rPr>
          <w:rFonts w:eastAsia="Calibri"/>
          <w:lang w:val="en-GB"/>
        </w:rPr>
        <w:t>Furthermore, single-model studies have shown that the halogen chemistry, which is typically neglected from model chemistry schemes in CCMs, may have a notable impact on the ozone budget, as halogens, particularly of marine origin, take part in efficient ozone</w:t>
      </w:r>
      <w:ins w:id="1399" w:author="Lucy Cowie" w:date="2021-07-26T17:34:00Z">
        <w:r w:rsidR="00FD4BAD">
          <w:rPr>
            <w:rFonts w:eastAsia="Calibri"/>
            <w:lang w:val="en-GB"/>
          </w:rPr>
          <w:t>-</w:t>
        </w:r>
      </w:ins>
      <w:del w:id="1400" w:author="Lucy Cowie" w:date="2021-07-26T17:34:00Z">
        <w:r w:rsidRPr="000E472A" w:rsidDel="00FD4BAD">
          <w:rPr>
            <w:rFonts w:eastAsia="Calibri"/>
            <w:lang w:val="en-GB"/>
          </w:rPr>
          <w:delText xml:space="preserve"> </w:delText>
        </w:r>
      </w:del>
      <w:r w:rsidRPr="000E472A">
        <w:rPr>
          <w:rFonts w:eastAsia="Calibri"/>
          <w:lang w:val="en-GB"/>
        </w:rPr>
        <w:t xml:space="preserve">loss catalytic cycles in the troposphere </w:t>
      </w:r>
      <w:r w:rsidRPr="000E472A">
        <w:rPr>
          <w:rFonts w:eastAsia="Calibri"/>
          <w:lang w:val="en-GB"/>
        </w:rPr>
        <w:fldChar w:fldCharType="begin" w:fldLock="1"/>
      </w:r>
      <w:r w:rsidR="00D477C7">
        <w:rPr>
          <w:rFonts w:eastAsia="Calibri"/>
          <w:lang w:val="en-GB"/>
        </w:rPr>
        <w:instrText>ADDIN CSL_CITATION { "citationItems" : [ { "id" : "ITEM-1", "itemData" : { "DOI" : "10.5194/acp-12-3939-2012", "ISSN" : "1680-7324", "abstract" : "&lt;p&gt;Abstract. We have integrated observations of tropospheric ozone, very short-lived (VSL) halocarbons and reactive iodine and bromine species from a wide variety of tropical data sources with the global CAM-Chem chemistry-climate model and offline radiative transfer calculations to compute the contribution of halogen chemistry to ozone loss and associated radiative impact in the tropical marine troposphere. The inclusion of tropospheric halogen chemistry in CAM-Chem leads to an annually averaged depletion of around 10% (~2.5 Dobson units) of the tropical tropospheric ozone column, with largest effects in the middle to upper troposphere. This depletion contributes approximately \u22120.10 W m\u22122 to the radiative flux at the tropical tropopause. This negative flux is of similar magnitude to the ~0.33 W m\u22122 contribution of tropospheric ozone to present-day radiative balance as recently estimated from satellite observations. We find that the implementation of oceanic halogen sources and chemistry in climate models is an important component of the natural background ozone budget and we suggest that it needs to be considered when estimating both preindustrial ozone baseline levels and long term changes in tropospheric ozone.&lt;/p&gt;", "author" : [ { "dropping-particle" : "", "family" : "Saiz-Lopez", "given" : "A.", "non-dropping-particle" : "", "parse-names" : false, "suffix" : "" }, { "dropping-particle" : "", "family" : "Lamarque", "given" : "J.-F.", "non-dropping-particle" : "", "parse-names" : false, "suffix" : "" }, { "dropping-particle" : "", "family" : "Kinnison", "given" : "D. E.", "non-dropping-particle" : "", "parse-names" : false, "suffix" : "" }, { "dropping-particle" : "", "family" : "Tilmes", "given" : "S.", "non-dropping-particle" : "", "parse-names" : false, "suffix" : "" }, { "dropping-particle" : "", "family" : "Ord\u00f3\u00f1ez", "given" : "C.", "non-dropping-particle" : "", "parse-names" : false, "suffix" : "" }, { "dropping-particle" : "", "family" : "Orlando", "given" : "J. J.", "non-dropping-particle" : "", "parse-names" : false, "suffix" : "" }, { "dropping-particle" : "", "family" : "Conley", "given" : "A. J.", "non-dropping-particle" : "", "parse-names" : false, "suffix" : "" }, { "dropping-particle" : "", "family" : "Plane", "given" : "J. M. C.", "non-dropping-particle" : "", "parse-names" : false, "suffix" : "" }, { "dropping-particle" : "", "family" : "Mahajan", "given" : "A. S.", "non-dropping-particle" : "", "parse-names" : false, "suffix" : "" }, { "dropping-particle" : "", "family" : "Sousa Santos", "given" : "G.", "non-dropping-particle" : "", "parse-names" : false, "suffix" : "" }, { "dropping-particle" : "", "family" : "Atlas", "given" : "E. L.", "non-dropping-particle" : "", "parse-names" : false, "suffix" : "" }, { "dropping-particle" : "", "family" : "Blake", "given" : "D. R.", "non-dropping-particle" : "", "parse-names" : false, "suffix" : "" }, { "dropping-particle" : "", "family" : "Sander", "given" : "S. P.", "non-dropping-particle" : "", "parse-names" : false, "suffix" : "" }, { "dropping-particle" : "", "family" : "Schauffler", "given" : "S.", "non-dropping-particle" : "", "parse-names" : false, "suffix" : "" }, { "dropping-particle" : "", "family" : "Thompson", "given" : "A. M.", "non-dropping-particle" : "", "parse-names" : false, "suffix" : "" }, { "dropping-particle" : "", "family" : "Brasseur", "given" : "G.", "non-dropping-particle" : "", "parse-names" : false, "suffix" : "" } ], "container-title" : "Atmospheric Chemistry and Physics", "id" : "ITEM-1", "issue" : "9", "issued" : { "date-parts" : [ [ "2012", "5", "4" ] ] }, "page" : "3939-3949", "title" : "Estimating the climate significance of halogen-driven ozone loss in the tropical marine troposphere", "translator" : [ { "dropping-particle" : "", "family" : "G4701", "given" : "", "non-dropping-particle" : "", "parse-names" : false, "suffix" : "" } ], "type" : "article-journal", "volume" : "12" }, "uris" : [ "http://www.mendeley.com/documents/?uuid=32c9f74d-7ffc-3de9-9c2b-07e6f898f6be", "http://www.mendeley.com/documents/?uuid=7b9c1dc3-4863-4938-a055-e0b6fc4ba8ec" ] }, { "id" : "ITEM-2", "itemData" : { "DOI" : "10.1021/acs.est.5b01657", "ISSN" : "0013-936X", "abstract" : "Fate of ozone in marine environments has been receiving increased attention due to the tightening of ambient air quality standards. The role of deposition and halogen chemistry is examined through incorporation of an enhanced ozone deposition algorithm and inclusion of halogen chemistry in a comprehensive atmospheric modeling system. The enhanced ozone deposition treatment accounts for the interaction of iodide in seawater with ozone and increases deposition velocities by 1 order of magnitude. Halogen chemistry includes detailed chemical reactions of organic and inorganic bromine and iodine species. Two different simulations are completed with the halogen chemistry: without and with photochemical reactions of higher iodine oxides. Enhanced deposition reduces mean summer-time surface ozone by \u223c3% over marine regions in the Northern Hemisphere. Halogen chemistry without the photochemical reactions of higher iodine oxides reduces surface ozone by \u223c15% whereas simulations with the photochemical reactions of higher iodine oxides indicate ozone reductions of \u223c48%. The model without these processes overpredicts ozone compared to observations whereas the inclusion of these processes improves predictions. The inclusion of photochemical reactions for higher iodine oxides leads to ozone predictions that are lower than observations, underscoring the need for further refinement of the halogen emissions and chemistry scheme in the model.", "author" : [ { "dropping-particle" : "", "family" : "Sarwar", "given" : "Golam", "non-dropping-particle" : "", "parse-names" : false, "suffix" : "" }, { "dropping-particle" : "", "family" : "Gantt", "given" : "Brett", "non-dropping-particle" : "", "parse-names" : false, "suffix" : "" }, { "dropping-particle" : "", "family" : "Schwede", "given" : "Donna", "non-dropping-particle" : "", "parse-names" : false, "suffix" : "" }, { "dropping-particle" : "", "family" : "Foley", "given" : "Kristen", "non-dropping-particle" : "", "parse-names" : false, "suffix" : "" }, { "dropping-particle" : "", "family" : "Mathur", "given" : "Rohit", "non-dropping-particle" : "", "parse-names" : false, "suffix" : "" }, { "dropping-particle" : "", "family" : "Saiz-Lopez", "given" : "Alfonso", "non-dropping-particle" : "", "parse-names" : false, "suffix" : "" } ], "container-title" : "Environmental Science &amp; Technology", "id" : "ITEM-2", "issue" : "15", "issued" : { "date-parts" : [ [ "2015", "8", "4" ] ] }, "note" : "doi: 10.1021/acs.est.5b01657", "page" : "9203-9211", "publisher" : "American Chemical Society", "title" : "Impact of Enhanced Ozone Deposition and Halogen Chemistry on Tropospheric Ozone over the Northern Hemisphere", "translator" : [ { "dropping-particle" : "", "family" : "G3165", "given" : "", "non-dropping-particle" : "", "parse-names" : false, "suffix" : "" } ], "type" : "article-journal", "volume" : "49" }, "uris" : [ "http://www.mendeley.com/documents/?uuid=3db5af34-7e09-41d4-8083-664d8224a236", "http://www.mendeley.com/documents/?uuid=d1dc04fc-9c1e-4b0b-869b-72fa42106ed5" ] }, { "id" : "ITEM-3", "itemData" : { "DOI" : "10.5194/acp-16-12239-2016", "abstract" : "We present a simulation of the global present-day composition of the troposphere which includes the chemistry of halogens (Cl, Br, I). Building on previous work within the GEOS-Chem model we include emissions of inorganic iodine from the oceans, anthropogenic and biogenic sources of halogenated gases, gas phase chemistry, and a parameterised approach to heterogeneous halogen chemistry. Consistent with Schmidt et al. (2016) we do not include sea-salt debromination. Observations of halogen radicals (BrO, IO) are sparse but the model has some skill in reproducing these. Modelled IO shows both high and low biases when compared to different datasets, but BrO concentrations appear to be modelled low. Comparisons to the very sparse observations dataset of reactive Cl species suggest the model represents a lower limit of the impacts of these species, likely due to underestimates in emissions and therefore burdens. Inclusion of Cl, Br, and I results in a general improvement in simulation of ozone (O3) concentrations, except in polar regions where the model now underestimates O3 concentrations. Halogen chemistry reduces the global tropospheric O3 burden by 18.6 %, with the O3 lifetime reducing from 26 to 22 days. Global mean OH concentrations of 1.28 \u00d7 106 molecules cm\u22123 are 8.2 % lower than in a simulation without halogens, leading to an increase in the CH4 lifetime (10.8 %) due to OH oxidation from 7.47 to 8.28 years. Oxidation of CH4 by Cl is small (\u223c 2 %) but Cl oxidation of other VOCs (ethane, acetone, and propane) can be significant (\u223c 15\u201327 %). Oxidation of VOCs by Br is smaller, representing 3.9 % of the loss of acetaldehyde and 0.9 % of the loss of formaldehyde.", "author" : [ { "dropping-particle" : "", "family" : "Sherwen", "given" : "T", "non-dropping-particle" : "", "parse-names" : false, "suffix" : "" }, { "dropping-particle" : "", "family" : "Schmidt", "given" : "J A", "non-dropping-particle" : "", "parse-names" : false, "suffix" : "" }, { "dropping-particle" : "", "family" : "Evans", "given" : "M J", "non-dropping-particle" : "", "parse-names" : false, "suffix" : "" }, { "dropping-particle" : "", "family" : "Carpenter", "given" : "L J", "non-dropping-particle" : "", "parse-names" : false, "suffix" : "" }, { "dropping-particle" : "", "family" : "Gro\u00dfmann", "given" : "K", "non-dropping-particle" : "", "parse-names" : false, "suffix" : "" }, { "dropping-particle" : "", "family" : "Eastham", "given" : "S D", "non-dropping-particle" : "", "parse-names" : false, "suffix" : "" }, { "dropping-particle" : "", "family" : "Jacob", "given" : "D J", "non-dropping-particle" : "", "parse-names" : false, "suffix" : "" }, { "dropping-particle" : "", "family" : "Dix", "given" : "B", "non-dropping-particle" : "", "parse-names" : false, "suffix" : "" }, { "dropping-particle" : "", "family" : "Koenig", "given" : "T K", "non-dropping-particle" : "", "parse-names" : false, "suffix" : "" }, { "dropping-particle" : "", "family" : "Sinreich", "given" : "R", "non-dropping-particle" : "", "parse-names" : false, "suffix" : "" }, { "dropping-particle" : "", "family" : "Ortega", "given" : "I", "non-dropping-particle" : "", "parse-names" : false, "suffix" : "" }, { "dropping-particle" : "", "family" : "Volkamer", "given" : "R", "non-dropping-particle" : "", "parse-names" : false, "suffix" : "" }, { "dropping-particle" : "", "family" : "Saiz-Lopez", "given" : "A", "non-dropping-particle" : "", "parse-names" : false, "suffix" : "" }, { "dropping-p</w:instrText>
      </w:r>
      <w:r w:rsidR="00D477C7" w:rsidRPr="002A1EE0">
        <w:rPr>
          <w:rFonts w:eastAsia="Calibri"/>
        </w:rPr>
        <w:instrText>article" : "", "family" : "Prados-Roman", "given" : "C", "non-dropping-particle" : "", "parse-names" : false, "suffix" : "" }, { "dropping-particle" : "", "family" : "Mahajan", "given" : "A S", "non-dropping-particle" : "", "parse-names" : false, "suffix" : "" }, { "dropping-particle" : "", "family" : "Ord\u00f3\u00f1ez", "given" : "C", "non-dropping-particle" : "", "parse-names" : false, "suffix" : "" } ], "container-title" : "Atmospheric Chemistry and Physics", "id" : "ITEM-3", "issue" : "18", "issued" : { "date-parts" : [ [ "2016" ] ] }, "page" : "12239-12271", "title" : "Global impacts of tropospheric halogens (Cl, Br, I) on oxidants and composition in GEOS-Chem", "translator" : [ { "dropping-particle" : "", "family" : "G3823", "given" : "", "non-dropping-particle" : "", "parse-names" : false, "suffix" : "" } ], "type" : "article-journal", "volume" : "16" }, "uris" : [ "http://www.mendeley.com/documents/?uuid=75190ed6-c573-4036-b9dd-1ce534c09834", "http://www.mendeley.com/documents/?uuid=7799c434-3728-4bf5-bf80-539041b3d8e1" ] } ], "mendeley" : { "formattedCitation" : "(Saiz-Lopez et al., 2012; Sarwar et al., 2015; Sherwen et al., 2016)", "plainTextFormattedCitation" : "(Saiz-Lopez et al., 2012; Sarwar et al., 2015; Sherwen et al., 2016)", "previouslyFormattedCitation" : "(Saiz-Lopez et al., 2012; Sarwar et al., 2015; Sherwen et al., 2016)" }, "properties" : { "noteIndex" : 0 }, "schema" : "https://github.com/citation-style-language/schema/raw/master/csl-citation.json" }</w:instrText>
      </w:r>
      <w:r w:rsidRPr="000E472A">
        <w:rPr>
          <w:rFonts w:eastAsia="Calibri"/>
          <w:lang w:val="en-GB"/>
        </w:rPr>
        <w:fldChar w:fldCharType="separate"/>
      </w:r>
      <w:r w:rsidR="00CB33A1">
        <w:rPr>
          <w:rFonts w:eastAsia="Calibri"/>
          <w:noProof/>
        </w:rPr>
        <w:t>(Saiz-Lopez et al., 2012; Sarwar et al., 2015; Sherwen et al., 2016)</w:t>
      </w:r>
      <w:r w:rsidRPr="000E472A">
        <w:rPr>
          <w:rFonts w:eastAsia="Calibri"/>
          <w:lang w:val="en-GB"/>
        </w:rPr>
        <w:fldChar w:fldCharType="end"/>
      </w:r>
      <w:r w:rsidRPr="00615DED">
        <w:rPr>
          <w:rFonts w:eastAsia="Calibri"/>
        </w:rPr>
        <w:t>.</w:t>
      </w:r>
    </w:p>
    <w:p w14:paraId="1194AA81" w14:textId="77777777" w:rsidR="00AF2E59" w:rsidRPr="00615DED" w:rsidRDefault="00AF2E59" w:rsidP="00D5630D">
      <w:pPr>
        <w:pStyle w:val="AR6BodyText"/>
        <w:rPr>
          <w:highlight w:val="yellow"/>
        </w:rPr>
      </w:pPr>
    </w:p>
    <w:p w14:paraId="0F5DD7D4" w14:textId="77777777" w:rsidR="00AF2E59" w:rsidRPr="00615DED" w:rsidRDefault="00AF2E59" w:rsidP="00D5630D">
      <w:pPr>
        <w:pStyle w:val="AR6BodyText"/>
        <w:rPr>
          <w:color w:val="000000"/>
        </w:rPr>
      </w:pPr>
    </w:p>
    <w:p w14:paraId="1E2DA600" w14:textId="77777777" w:rsidR="00AF2E59" w:rsidRPr="009638A7" w:rsidRDefault="00AF2E59" w:rsidP="00D5630D">
      <w:pPr>
        <w:pStyle w:val="AR6BodyText"/>
        <w:rPr>
          <w:lang w:val="en-GB"/>
        </w:rPr>
      </w:pPr>
      <w:r w:rsidRPr="00D837A8">
        <w:rPr>
          <w:b/>
          <w:lang w:val="en-GB"/>
        </w:rPr>
        <w:t>[START TABLE 6.</w:t>
      </w:r>
      <w:r>
        <w:rPr>
          <w:b/>
          <w:lang w:val="en-GB"/>
        </w:rPr>
        <w:t>3</w:t>
      </w:r>
      <w:r w:rsidRPr="00D837A8">
        <w:rPr>
          <w:b/>
          <w:lang w:val="en-GB"/>
        </w:rPr>
        <w:t xml:space="preserve"> HERE]</w:t>
      </w:r>
      <w:r w:rsidRPr="009638A7">
        <w:rPr>
          <w:lang w:val="en-GB"/>
        </w:rPr>
        <w:t xml:space="preserve"> </w:t>
      </w:r>
      <w:r w:rsidRPr="009638A7">
        <w:rPr>
          <w:lang w:val="en-GB"/>
        </w:rPr>
        <w:tab/>
      </w:r>
    </w:p>
    <w:p w14:paraId="58461A80" w14:textId="77777777" w:rsidR="00AF2E59" w:rsidRPr="004904EA" w:rsidRDefault="00AF2E59" w:rsidP="00D5630D">
      <w:pPr>
        <w:pStyle w:val="AR6BodyText"/>
        <w:rPr>
          <w:lang w:val="en-GB"/>
        </w:rPr>
      </w:pPr>
    </w:p>
    <w:p w14:paraId="14738BCD" w14:textId="6EEA37C5" w:rsidR="00AF2E59" w:rsidRPr="00D837A8" w:rsidRDefault="00AF2E59" w:rsidP="00D5630D">
      <w:pPr>
        <w:pStyle w:val="AR6Chap6Table"/>
        <w:rPr>
          <w:lang w:val="en-GB"/>
        </w:rPr>
      </w:pPr>
      <w:commentRangeStart w:id="1401"/>
      <w:r w:rsidRPr="00610383">
        <w:rPr>
          <w:lang w:val="en-GB"/>
        </w:rPr>
        <w:t>G</w:t>
      </w:r>
      <w:r w:rsidRPr="00417ACD">
        <w:rPr>
          <w:lang w:val="en-GB"/>
        </w:rPr>
        <w:t xml:space="preserve">lobal tropospheric ozone budget terms and burden based on </w:t>
      </w:r>
      <w:r w:rsidRPr="000E472A">
        <w:rPr>
          <w:lang w:val="en-GB"/>
        </w:rPr>
        <w:t xml:space="preserve">multi-model estimates and observations for present conditions. All uncertainties quoted as 1 </w:t>
      </w:r>
      <w:commentRangeStart w:id="1402"/>
      <w:r w:rsidRPr="000E472A">
        <w:rPr>
          <w:lang w:val="en-GB"/>
        </w:rPr>
        <w:t>σ</w:t>
      </w:r>
      <w:commentRangeEnd w:id="1402"/>
      <w:r w:rsidR="00217971">
        <w:rPr>
          <w:rStyle w:val="Marquedecommentaire"/>
          <w:lang w:val="en-GB"/>
        </w:rPr>
        <w:commentReference w:id="1402"/>
      </w:r>
      <w:r w:rsidRPr="000E472A">
        <w:rPr>
          <w:lang w:val="en-GB"/>
        </w:rPr>
        <w:t>. Values of tropospheric ozone burden with asterisk indicate average over the latitudinal zone 60</w:t>
      </w:r>
      <w:r w:rsidRPr="000E472A">
        <w:rPr>
          <w:vertAlign w:val="superscript"/>
          <w:lang w:val="en-GB"/>
        </w:rPr>
        <w:t>o</w:t>
      </w:r>
      <w:r w:rsidRPr="000E472A">
        <w:rPr>
          <w:lang w:val="en-GB"/>
        </w:rPr>
        <w:t>N</w:t>
      </w:r>
      <w:del w:id="1403" w:author="Ian Blenkinsop" w:date="2021-07-15T12:23:00Z">
        <w:r w:rsidRPr="000E472A" w:rsidDel="009E349F">
          <w:rPr>
            <w:lang w:val="en-GB"/>
          </w:rPr>
          <w:delText xml:space="preserve">- </w:delText>
        </w:r>
      </w:del>
      <w:ins w:id="1404" w:author="Ian Blenkinsop" w:date="2021-07-15T12:23:00Z">
        <w:r w:rsidR="009E349F">
          <w:rPr>
            <w:lang w:val="en-GB"/>
          </w:rPr>
          <w:t>–</w:t>
        </w:r>
      </w:ins>
      <w:r w:rsidRPr="000E472A">
        <w:rPr>
          <w:lang w:val="en-GB"/>
        </w:rPr>
        <w:t>60</w:t>
      </w:r>
      <w:r w:rsidRPr="000E472A">
        <w:rPr>
          <w:vertAlign w:val="superscript"/>
          <w:lang w:val="en-GB"/>
        </w:rPr>
        <w:t>o</w:t>
      </w:r>
      <w:r w:rsidRPr="000E472A">
        <w:rPr>
          <w:lang w:val="en-GB"/>
        </w:rPr>
        <w:t xml:space="preserve">S. </w:t>
      </w:r>
      <w:commentRangeEnd w:id="1401"/>
      <w:r w:rsidR="006C66FD">
        <w:rPr>
          <w:rStyle w:val="Marquedecommentaire"/>
          <w:lang w:val="en-GB"/>
        </w:rPr>
        <w:commentReference w:id="1401"/>
      </w:r>
    </w:p>
    <w:p w14:paraId="2FC6EF25" w14:textId="77777777" w:rsidR="00AF2E59" w:rsidRPr="009638A7" w:rsidRDefault="00AF2E59" w:rsidP="00D5630D">
      <w:pPr>
        <w:pStyle w:val="AR6BodyText"/>
        <w:rPr>
          <w:b/>
          <w:i/>
          <w:color w:val="000000"/>
          <w:lang w:val="en-GB"/>
        </w:rPr>
      </w:pPr>
    </w:p>
    <w:tbl>
      <w:tblPr>
        <w:tblW w:w="10144" w:type="dxa"/>
        <w:jc w:val="center"/>
        <w:tblBorders>
          <w:top w:val="single" w:sz="8" w:space="0" w:color="5B9BD5"/>
          <w:left w:val="single" w:sz="8" w:space="0" w:color="5B9BD5"/>
          <w:bottom w:val="single" w:sz="8" w:space="0" w:color="5B9BD5"/>
          <w:right w:val="single" w:sz="8" w:space="0" w:color="5B9BD5"/>
          <w:insideH w:val="single" w:sz="4" w:space="0" w:color="auto"/>
          <w:insideV w:val="single" w:sz="4" w:space="0" w:color="auto"/>
        </w:tblBorders>
        <w:tblLayout w:type="fixed"/>
        <w:tblLook w:val="04A0" w:firstRow="1" w:lastRow="0" w:firstColumn="1" w:lastColumn="0" w:noHBand="0" w:noVBand="1"/>
      </w:tblPr>
      <w:tblGrid>
        <w:gridCol w:w="1533"/>
        <w:gridCol w:w="1134"/>
        <w:gridCol w:w="1418"/>
        <w:gridCol w:w="1305"/>
        <w:gridCol w:w="1260"/>
        <w:gridCol w:w="1120"/>
        <w:gridCol w:w="2374"/>
      </w:tblGrid>
      <w:tr w:rsidR="00AF2E59" w:rsidRPr="006210F2" w14:paraId="2C78EAE3" w14:textId="77777777" w:rsidTr="002F5D91">
        <w:trPr>
          <w:jc w:val="center"/>
        </w:trPr>
        <w:tc>
          <w:tcPr>
            <w:tcW w:w="1533" w:type="dxa"/>
            <w:tcBorders>
              <w:top w:val="single" w:sz="8" w:space="0" w:color="auto"/>
              <w:left w:val="single" w:sz="8" w:space="0" w:color="auto"/>
              <w:bottom w:val="single" w:sz="8" w:space="0" w:color="auto"/>
            </w:tcBorders>
            <w:shd w:val="clear" w:color="auto" w:fill="auto"/>
          </w:tcPr>
          <w:p w14:paraId="7DD136B4" w14:textId="77777777" w:rsidR="00AF2E59" w:rsidRPr="007322E7" w:rsidRDefault="00AF2E59" w:rsidP="00D5630D">
            <w:pPr>
              <w:autoSpaceDE w:val="0"/>
              <w:autoSpaceDN w:val="0"/>
              <w:adjustRightInd w:val="0"/>
              <w:rPr>
                <w:b/>
                <w:bCs/>
                <w:color w:val="131413"/>
                <w:sz w:val="20"/>
                <w:szCs w:val="20"/>
              </w:rPr>
            </w:pPr>
            <w:r w:rsidRPr="007322E7">
              <w:rPr>
                <w:b/>
                <w:bCs/>
                <w:color w:val="131413"/>
                <w:sz w:val="20"/>
                <w:szCs w:val="20"/>
              </w:rPr>
              <w:t>Period</w:t>
            </w:r>
          </w:p>
        </w:tc>
        <w:tc>
          <w:tcPr>
            <w:tcW w:w="1134" w:type="dxa"/>
            <w:tcBorders>
              <w:top w:val="single" w:sz="8" w:space="0" w:color="auto"/>
              <w:bottom w:val="single" w:sz="8" w:space="0" w:color="auto"/>
            </w:tcBorders>
            <w:shd w:val="clear" w:color="auto" w:fill="auto"/>
          </w:tcPr>
          <w:p w14:paraId="5E2C968B" w14:textId="77777777" w:rsidR="00AF2E59" w:rsidRPr="007322E7" w:rsidRDefault="00AF2E59" w:rsidP="00D5630D">
            <w:pPr>
              <w:autoSpaceDE w:val="0"/>
              <w:autoSpaceDN w:val="0"/>
              <w:adjustRightInd w:val="0"/>
              <w:rPr>
                <w:b/>
                <w:bCs/>
                <w:color w:val="131413"/>
                <w:sz w:val="20"/>
                <w:szCs w:val="20"/>
              </w:rPr>
            </w:pPr>
            <w:r w:rsidRPr="007322E7">
              <w:rPr>
                <w:b/>
                <w:bCs/>
                <w:color w:val="131413"/>
                <w:sz w:val="20"/>
                <w:szCs w:val="20"/>
              </w:rPr>
              <w:t>Burden</w:t>
            </w:r>
          </w:p>
          <w:p w14:paraId="6F9835C6" w14:textId="77777777" w:rsidR="00AF2E59" w:rsidRPr="007322E7" w:rsidRDefault="00AF2E59" w:rsidP="00D5630D">
            <w:pPr>
              <w:autoSpaceDE w:val="0"/>
              <w:autoSpaceDN w:val="0"/>
              <w:adjustRightInd w:val="0"/>
              <w:rPr>
                <w:b/>
                <w:bCs/>
                <w:color w:val="131413"/>
                <w:sz w:val="20"/>
                <w:szCs w:val="20"/>
              </w:rPr>
            </w:pPr>
            <w:r w:rsidRPr="007322E7">
              <w:rPr>
                <w:b/>
                <w:bCs/>
                <w:color w:val="131413"/>
                <w:sz w:val="20"/>
                <w:szCs w:val="20"/>
              </w:rPr>
              <w:t>(Tg)</w:t>
            </w:r>
          </w:p>
        </w:tc>
        <w:tc>
          <w:tcPr>
            <w:tcW w:w="1418" w:type="dxa"/>
            <w:tcBorders>
              <w:top w:val="single" w:sz="8" w:space="0" w:color="auto"/>
              <w:bottom w:val="single" w:sz="8" w:space="0" w:color="auto"/>
            </w:tcBorders>
            <w:shd w:val="clear" w:color="auto" w:fill="auto"/>
          </w:tcPr>
          <w:p w14:paraId="3D53E09F" w14:textId="77777777" w:rsidR="00AF2E59" w:rsidRPr="007322E7" w:rsidRDefault="00AF2E59" w:rsidP="00D5630D">
            <w:pPr>
              <w:autoSpaceDE w:val="0"/>
              <w:autoSpaceDN w:val="0"/>
              <w:adjustRightInd w:val="0"/>
              <w:rPr>
                <w:b/>
                <w:bCs/>
                <w:color w:val="131413"/>
                <w:sz w:val="20"/>
                <w:szCs w:val="20"/>
              </w:rPr>
            </w:pPr>
            <w:r w:rsidRPr="007322E7">
              <w:rPr>
                <w:b/>
                <w:bCs/>
                <w:color w:val="131413"/>
                <w:sz w:val="20"/>
                <w:szCs w:val="20"/>
              </w:rPr>
              <w:t>Production</w:t>
            </w:r>
          </w:p>
          <w:p w14:paraId="55DCF89F" w14:textId="77777777" w:rsidR="00AF2E59" w:rsidRPr="007322E7" w:rsidRDefault="00AF2E59" w:rsidP="00D5630D">
            <w:pPr>
              <w:autoSpaceDE w:val="0"/>
              <w:autoSpaceDN w:val="0"/>
              <w:adjustRightInd w:val="0"/>
              <w:rPr>
                <w:b/>
                <w:bCs/>
                <w:color w:val="131413"/>
                <w:sz w:val="20"/>
                <w:szCs w:val="20"/>
              </w:rPr>
            </w:pPr>
            <w:r w:rsidRPr="007322E7">
              <w:rPr>
                <w:b/>
                <w:bCs/>
                <w:color w:val="131413"/>
                <w:sz w:val="20"/>
                <w:szCs w:val="20"/>
              </w:rPr>
              <w:t>Tg yr</w:t>
            </w:r>
            <w:r w:rsidRPr="007322E7">
              <w:rPr>
                <w:b/>
                <w:bCs/>
                <w:color w:val="131413"/>
                <w:sz w:val="20"/>
                <w:szCs w:val="20"/>
                <w:vertAlign w:val="superscript"/>
              </w:rPr>
              <w:t>–1</w:t>
            </w:r>
          </w:p>
        </w:tc>
        <w:tc>
          <w:tcPr>
            <w:tcW w:w="1305" w:type="dxa"/>
            <w:tcBorders>
              <w:top w:val="single" w:sz="8" w:space="0" w:color="auto"/>
              <w:bottom w:val="single" w:sz="8" w:space="0" w:color="auto"/>
            </w:tcBorders>
            <w:shd w:val="clear" w:color="auto" w:fill="auto"/>
          </w:tcPr>
          <w:p w14:paraId="193AC2D5" w14:textId="77777777" w:rsidR="00AF2E59" w:rsidRPr="007322E7" w:rsidRDefault="00AF2E59" w:rsidP="00D5630D">
            <w:pPr>
              <w:autoSpaceDE w:val="0"/>
              <w:autoSpaceDN w:val="0"/>
              <w:adjustRightInd w:val="0"/>
              <w:rPr>
                <w:b/>
                <w:bCs/>
                <w:color w:val="131413"/>
                <w:sz w:val="20"/>
                <w:szCs w:val="20"/>
              </w:rPr>
            </w:pPr>
            <w:r w:rsidRPr="007322E7">
              <w:rPr>
                <w:b/>
                <w:bCs/>
                <w:color w:val="131413"/>
                <w:sz w:val="20"/>
                <w:szCs w:val="20"/>
              </w:rPr>
              <w:t>Loss</w:t>
            </w:r>
          </w:p>
          <w:p w14:paraId="7E511B66" w14:textId="77777777" w:rsidR="00AF2E59" w:rsidRPr="007322E7" w:rsidRDefault="00AF2E59" w:rsidP="00D5630D">
            <w:pPr>
              <w:autoSpaceDE w:val="0"/>
              <w:autoSpaceDN w:val="0"/>
              <w:adjustRightInd w:val="0"/>
              <w:rPr>
                <w:b/>
                <w:bCs/>
                <w:color w:val="131413"/>
                <w:sz w:val="20"/>
                <w:szCs w:val="20"/>
              </w:rPr>
            </w:pPr>
            <w:r w:rsidRPr="007322E7">
              <w:rPr>
                <w:b/>
                <w:bCs/>
                <w:color w:val="131413"/>
                <w:sz w:val="20"/>
                <w:szCs w:val="20"/>
              </w:rPr>
              <w:t>Tg yr</w:t>
            </w:r>
            <w:r w:rsidRPr="007322E7">
              <w:rPr>
                <w:b/>
                <w:bCs/>
                <w:color w:val="131413"/>
                <w:sz w:val="20"/>
                <w:szCs w:val="20"/>
                <w:vertAlign w:val="superscript"/>
              </w:rPr>
              <w:t>–1</w:t>
            </w:r>
          </w:p>
        </w:tc>
        <w:tc>
          <w:tcPr>
            <w:tcW w:w="1260" w:type="dxa"/>
            <w:tcBorders>
              <w:top w:val="single" w:sz="8" w:space="0" w:color="auto"/>
              <w:bottom w:val="single" w:sz="8" w:space="0" w:color="auto"/>
            </w:tcBorders>
            <w:shd w:val="clear" w:color="auto" w:fill="auto"/>
          </w:tcPr>
          <w:p w14:paraId="089516D6" w14:textId="77777777" w:rsidR="00AF2E59" w:rsidRPr="007322E7" w:rsidRDefault="00AF2E59" w:rsidP="00D5630D">
            <w:pPr>
              <w:autoSpaceDE w:val="0"/>
              <w:autoSpaceDN w:val="0"/>
              <w:adjustRightInd w:val="0"/>
              <w:rPr>
                <w:b/>
                <w:bCs/>
                <w:color w:val="131413"/>
                <w:sz w:val="20"/>
                <w:szCs w:val="20"/>
              </w:rPr>
            </w:pPr>
            <w:r w:rsidRPr="007322E7">
              <w:rPr>
                <w:b/>
                <w:bCs/>
                <w:color w:val="131413"/>
                <w:sz w:val="20"/>
                <w:szCs w:val="20"/>
              </w:rPr>
              <w:t>Deposition</w:t>
            </w:r>
          </w:p>
          <w:p w14:paraId="5A99D01B" w14:textId="77777777" w:rsidR="00AF2E59" w:rsidRPr="007322E7" w:rsidRDefault="00AF2E59" w:rsidP="00D5630D">
            <w:pPr>
              <w:autoSpaceDE w:val="0"/>
              <w:autoSpaceDN w:val="0"/>
              <w:adjustRightInd w:val="0"/>
              <w:rPr>
                <w:b/>
                <w:bCs/>
                <w:color w:val="131413"/>
                <w:sz w:val="20"/>
                <w:szCs w:val="20"/>
              </w:rPr>
            </w:pPr>
            <w:r w:rsidRPr="007322E7">
              <w:rPr>
                <w:b/>
                <w:bCs/>
                <w:color w:val="131413"/>
                <w:sz w:val="20"/>
                <w:szCs w:val="20"/>
              </w:rPr>
              <w:t>Tg yr</w:t>
            </w:r>
            <w:r w:rsidRPr="007322E7">
              <w:rPr>
                <w:b/>
                <w:bCs/>
                <w:color w:val="131413"/>
                <w:sz w:val="20"/>
                <w:szCs w:val="20"/>
                <w:vertAlign w:val="superscript"/>
              </w:rPr>
              <w:t>–1</w:t>
            </w:r>
          </w:p>
        </w:tc>
        <w:tc>
          <w:tcPr>
            <w:tcW w:w="1120" w:type="dxa"/>
            <w:tcBorders>
              <w:top w:val="single" w:sz="8" w:space="0" w:color="auto"/>
              <w:bottom w:val="single" w:sz="8" w:space="0" w:color="auto"/>
            </w:tcBorders>
            <w:shd w:val="clear" w:color="auto" w:fill="auto"/>
          </w:tcPr>
          <w:p w14:paraId="59D176C5" w14:textId="77777777" w:rsidR="00AF2E59" w:rsidRPr="007322E7" w:rsidRDefault="00AF2E59" w:rsidP="00D5630D">
            <w:pPr>
              <w:autoSpaceDE w:val="0"/>
              <w:autoSpaceDN w:val="0"/>
              <w:adjustRightInd w:val="0"/>
              <w:rPr>
                <w:b/>
                <w:bCs/>
                <w:color w:val="131413"/>
                <w:sz w:val="20"/>
                <w:szCs w:val="20"/>
              </w:rPr>
            </w:pPr>
            <w:r w:rsidRPr="007322E7">
              <w:rPr>
                <w:b/>
                <w:bCs/>
                <w:color w:val="131413"/>
                <w:sz w:val="20"/>
                <w:szCs w:val="20"/>
              </w:rPr>
              <w:t>STE</w:t>
            </w:r>
          </w:p>
          <w:p w14:paraId="53C65109" w14:textId="77777777" w:rsidR="00AF2E59" w:rsidRPr="007322E7" w:rsidRDefault="00AF2E59" w:rsidP="00D5630D">
            <w:pPr>
              <w:autoSpaceDE w:val="0"/>
              <w:autoSpaceDN w:val="0"/>
              <w:adjustRightInd w:val="0"/>
              <w:rPr>
                <w:b/>
                <w:bCs/>
                <w:color w:val="131413"/>
                <w:sz w:val="20"/>
                <w:szCs w:val="20"/>
              </w:rPr>
            </w:pPr>
            <w:r w:rsidRPr="007322E7">
              <w:rPr>
                <w:b/>
                <w:bCs/>
                <w:color w:val="131413"/>
                <w:sz w:val="20"/>
                <w:szCs w:val="20"/>
              </w:rPr>
              <w:t>Tg yr</w:t>
            </w:r>
            <w:r w:rsidRPr="007322E7">
              <w:rPr>
                <w:b/>
                <w:bCs/>
                <w:color w:val="131413"/>
                <w:sz w:val="20"/>
                <w:szCs w:val="20"/>
                <w:vertAlign w:val="superscript"/>
              </w:rPr>
              <w:t>–1</w:t>
            </w:r>
          </w:p>
        </w:tc>
        <w:tc>
          <w:tcPr>
            <w:tcW w:w="2374" w:type="dxa"/>
            <w:tcBorders>
              <w:top w:val="single" w:sz="8" w:space="0" w:color="auto"/>
              <w:bottom w:val="single" w:sz="8" w:space="0" w:color="auto"/>
              <w:right w:val="single" w:sz="8" w:space="0" w:color="auto"/>
            </w:tcBorders>
            <w:shd w:val="clear" w:color="auto" w:fill="auto"/>
          </w:tcPr>
          <w:p w14:paraId="7A1FAE91" w14:textId="16D3C485" w:rsidR="00AF2E59" w:rsidRPr="007322E7" w:rsidRDefault="00AF2E59" w:rsidP="00D5630D">
            <w:pPr>
              <w:autoSpaceDE w:val="0"/>
              <w:autoSpaceDN w:val="0"/>
              <w:adjustRightInd w:val="0"/>
              <w:rPr>
                <w:b/>
                <w:bCs/>
                <w:color w:val="131413"/>
                <w:sz w:val="20"/>
                <w:szCs w:val="20"/>
              </w:rPr>
            </w:pPr>
            <w:r w:rsidRPr="007322E7">
              <w:rPr>
                <w:b/>
                <w:bCs/>
                <w:color w:val="131413"/>
                <w:sz w:val="20"/>
                <w:szCs w:val="20"/>
              </w:rPr>
              <w:t>Number of Models</w:t>
            </w:r>
            <w:del w:id="1405" w:author="Ian Blenkinsop" w:date="2021-07-15T12:23:00Z">
              <w:r w:rsidRPr="007322E7" w:rsidDel="009E349F">
                <w:rPr>
                  <w:b/>
                  <w:bCs/>
                  <w:color w:val="131413"/>
                  <w:sz w:val="20"/>
                  <w:szCs w:val="20"/>
                </w:rPr>
                <w:delText xml:space="preserve"> </w:delText>
              </w:r>
            </w:del>
            <w:r w:rsidRPr="007322E7">
              <w:rPr>
                <w:b/>
                <w:bCs/>
                <w:color w:val="131413"/>
                <w:sz w:val="20"/>
                <w:szCs w:val="20"/>
              </w:rPr>
              <w:t>/</w:t>
            </w:r>
            <w:del w:id="1406" w:author="Ian Blenkinsop" w:date="2021-07-15T12:23:00Z">
              <w:r w:rsidRPr="007322E7" w:rsidDel="009E349F">
                <w:rPr>
                  <w:b/>
                  <w:bCs/>
                  <w:color w:val="131413"/>
                  <w:sz w:val="20"/>
                  <w:szCs w:val="20"/>
                </w:rPr>
                <w:delText xml:space="preserve"> </w:delText>
              </w:r>
            </w:del>
            <w:r w:rsidRPr="007322E7">
              <w:rPr>
                <w:b/>
                <w:bCs/>
                <w:color w:val="131413"/>
                <w:sz w:val="20"/>
                <w:szCs w:val="20"/>
              </w:rPr>
              <w:t>Reference</w:t>
            </w:r>
          </w:p>
        </w:tc>
      </w:tr>
      <w:tr w:rsidR="00AF2E59" w:rsidRPr="006210F2" w14:paraId="2C9A11AA" w14:textId="77777777" w:rsidTr="002F5D91">
        <w:trPr>
          <w:jc w:val="center"/>
        </w:trPr>
        <w:tc>
          <w:tcPr>
            <w:tcW w:w="1533" w:type="dxa"/>
            <w:tcBorders>
              <w:top w:val="single" w:sz="8" w:space="0" w:color="auto"/>
              <w:left w:val="single" w:sz="8" w:space="0" w:color="auto"/>
              <w:bottom w:val="single" w:sz="8" w:space="0" w:color="auto"/>
            </w:tcBorders>
            <w:shd w:val="clear" w:color="auto" w:fill="auto"/>
          </w:tcPr>
          <w:p w14:paraId="35D7C3D5" w14:textId="77777777" w:rsidR="00AF2E59" w:rsidRPr="007322E7" w:rsidRDefault="00AF2E59" w:rsidP="00D5630D">
            <w:pPr>
              <w:autoSpaceDE w:val="0"/>
              <w:autoSpaceDN w:val="0"/>
              <w:adjustRightInd w:val="0"/>
              <w:jc w:val="center"/>
              <w:rPr>
                <w:bCs/>
                <w:color w:val="131413"/>
                <w:sz w:val="20"/>
                <w:szCs w:val="20"/>
              </w:rPr>
            </w:pPr>
          </w:p>
        </w:tc>
        <w:tc>
          <w:tcPr>
            <w:tcW w:w="8611" w:type="dxa"/>
            <w:gridSpan w:val="6"/>
            <w:tcBorders>
              <w:top w:val="single" w:sz="8" w:space="0" w:color="auto"/>
              <w:bottom w:val="single" w:sz="8" w:space="0" w:color="auto"/>
              <w:right w:val="single" w:sz="8" w:space="0" w:color="auto"/>
            </w:tcBorders>
            <w:shd w:val="clear" w:color="auto" w:fill="auto"/>
          </w:tcPr>
          <w:p w14:paraId="31809327" w14:textId="77777777" w:rsidR="00AF2E59" w:rsidRPr="007322E7" w:rsidRDefault="00AF2E59" w:rsidP="00D5630D">
            <w:pPr>
              <w:autoSpaceDE w:val="0"/>
              <w:autoSpaceDN w:val="0"/>
              <w:adjustRightInd w:val="0"/>
              <w:jc w:val="center"/>
              <w:rPr>
                <w:color w:val="131413"/>
                <w:sz w:val="20"/>
                <w:szCs w:val="20"/>
              </w:rPr>
            </w:pPr>
            <w:r w:rsidRPr="007322E7">
              <w:rPr>
                <w:color w:val="131413"/>
                <w:sz w:val="20"/>
                <w:szCs w:val="20"/>
              </w:rPr>
              <w:t>Models</w:t>
            </w:r>
          </w:p>
        </w:tc>
      </w:tr>
      <w:tr w:rsidR="00AF2E59" w:rsidRPr="006210F2" w14:paraId="331C600E" w14:textId="77777777" w:rsidTr="002F5D91">
        <w:trPr>
          <w:jc w:val="center"/>
        </w:trPr>
        <w:tc>
          <w:tcPr>
            <w:tcW w:w="1533" w:type="dxa"/>
            <w:tcBorders>
              <w:top w:val="single" w:sz="8" w:space="0" w:color="auto"/>
              <w:left w:val="single" w:sz="8" w:space="0" w:color="auto"/>
              <w:bottom w:val="single" w:sz="8" w:space="0" w:color="auto"/>
            </w:tcBorders>
            <w:shd w:val="clear" w:color="auto" w:fill="auto"/>
          </w:tcPr>
          <w:p w14:paraId="2DA48013" w14:textId="77777777" w:rsidR="00AF2E59" w:rsidRPr="007322E7" w:rsidRDefault="00AF2E59" w:rsidP="00D5630D">
            <w:pPr>
              <w:autoSpaceDE w:val="0"/>
              <w:autoSpaceDN w:val="0"/>
              <w:adjustRightInd w:val="0"/>
              <w:rPr>
                <w:bCs/>
                <w:color w:val="131413"/>
                <w:sz w:val="20"/>
                <w:szCs w:val="20"/>
              </w:rPr>
            </w:pPr>
            <w:r w:rsidRPr="007322E7">
              <w:rPr>
                <w:bCs/>
                <w:color w:val="131413"/>
                <w:sz w:val="20"/>
                <w:szCs w:val="20"/>
              </w:rPr>
              <w:t>~</w:t>
            </w:r>
            <w:del w:id="1407" w:author="Ian Blenkinsop" w:date="2021-07-29T10:08:00Z">
              <w:r w:rsidRPr="007322E7" w:rsidDel="00D35B90">
                <w:rPr>
                  <w:bCs/>
                  <w:color w:val="131413"/>
                  <w:sz w:val="20"/>
                  <w:szCs w:val="20"/>
                </w:rPr>
                <w:delText xml:space="preserve"> </w:delText>
              </w:r>
            </w:del>
            <w:r w:rsidRPr="007322E7">
              <w:rPr>
                <w:bCs/>
                <w:color w:val="131413"/>
                <w:sz w:val="20"/>
                <w:szCs w:val="20"/>
              </w:rPr>
              <w:t>2000</w:t>
            </w:r>
          </w:p>
          <w:p w14:paraId="1AD22029" w14:textId="0BABC628" w:rsidR="00AF2E59" w:rsidRPr="00190872" w:rsidRDefault="00AF2E59" w:rsidP="00D5630D">
            <w:pPr>
              <w:pStyle w:val="Pa18"/>
              <w:spacing w:line="240" w:lineRule="auto"/>
              <w:rPr>
                <w:rFonts w:ascii="Times New Roman" w:hAnsi="Times New Roman"/>
                <w:color w:val="131413"/>
                <w:sz w:val="20"/>
                <w:szCs w:val="20"/>
                <w:lang w:val="en-GB"/>
              </w:rPr>
            </w:pPr>
            <w:r w:rsidRPr="006210F2">
              <w:rPr>
                <w:rFonts w:ascii="Times New Roman" w:hAnsi="Times New Roman"/>
                <w:bCs/>
                <w:color w:val="131413"/>
                <w:sz w:val="20"/>
                <w:szCs w:val="20"/>
                <w:lang w:val="en-GB"/>
              </w:rPr>
              <w:t>time slice (1995</w:t>
            </w:r>
            <w:r w:rsidR="00554C1F" w:rsidRPr="007322E7">
              <w:rPr>
                <w:rFonts w:ascii="Times New Roman" w:hAnsi="Times New Roman"/>
                <w:bCs/>
                <w:lang w:val="en-US"/>
              </w:rPr>
              <w:t>–</w:t>
            </w:r>
            <w:r w:rsidRPr="006210F2">
              <w:rPr>
                <w:rFonts w:ascii="Times New Roman" w:hAnsi="Times New Roman"/>
                <w:bCs/>
                <w:color w:val="131413"/>
                <w:sz w:val="20"/>
                <w:szCs w:val="20"/>
                <w:lang w:val="en-GB"/>
              </w:rPr>
              <w:t>2004)</w:t>
            </w:r>
          </w:p>
        </w:tc>
        <w:tc>
          <w:tcPr>
            <w:tcW w:w="1134" w:type="dxa"/>
            <w:tcBorders>
              <w:top w:val="single" w:sz="8" w:space="0" w:color="auto"/>
              <w:bottom w:val="single" w:sz="8" w:space="0" w:color="auto"/>
            </w:tcBorders>
            <w:shd w:val="clear" w:color="auto" w:fill="auto"/>
          </w:tcPr>
          <w:p w14:paraId="0A2894C6" w14:textId="2FEE5CFF" w:rsidR="00AF2E59" w:rsidRPr="00DD500F" w:rsidRDefault="00AF2E59" w:rsidP="00D5630D">
            <w:pPr>
              <w:pStyle w:val="Pa18"/>
              <w:spacing w:line="240" w:lineRule="auto"/>
              <w:rPr>
                <w:rFonts w:ascii="Times New Roman" w:hAnsi="Times New Roman"/>
                <w:sz w:val="20"/>
                <w:szCs w:val="20"/>
                <w:lang w:val="en-GB"/>
              </w:rPr>
            </w:pPr>
            <w:r w:rsidRPr="0008298C">
              <w:rPr>
                <w:rFonts w:ascii="Times New Roman" w:hAnsi="Times New Roman"/>
                <w:color w:val="131413"/>
                <w:sz w:val="20"/>
                <w:szCs w:val="20"/>
                <w:lang w:val="en-GB"/>
              </w:rPr>
              <w:t>347</w:t>
            </w:r>
            <w:ins w:id="1408" w:author="Lucy Cowie" w:date="2021-07-26T17:37:00Z">
              <w:r w:rsidR="004E7A4D">
                <w:rPr>
                  <w:rFonts w:ascii="Times New Roman" w:hAnsi="Times New Roman"/>
                  <w:color w:val="131413"/>
                  <w:sz w:val="20"/>
                  <w:szCs w:val="20"/>
                  <w:lang w:val="en-GB"/>
                </w:rPr>
                <w:t xml:space="preserve"> </w:t>
              </w:r>
            </w:ins>
            <w:r w:rsidRPr="0008298C">
              <w:rPr>
                <w:rFonts w:ascii="Times New Roman" w:hAnsi="Times New Roman"/>
                <w:color w:val="131413"/>
                <w:sz w:val="20"/>
                <w:szCs w:val="20"/>
                <w:lang w:val="en-GB"/>
              </w:rPr>
              <w:t>± 30</w:t>
            </w:r>
          </w:p>
        </w:tc>
        <w:tc>
          <w:tcPr>
            <w:tcW w:w="1418" w:type="dxa"/>
            <w:tcBorders>
              <w:top w:val="single" w:sz="8" w:space="0" w:color="auto"/>
              <w:bottom w:val="single" w:sz="8" w:space="0" w:color="auto"/>
            </w:tcBorders>
            <w:shd w:val="clear" w:color="auto" w:fill="auto"/>
          </w:tcPr>
          <w:p w14:paraId="51E0152B" w14:textId="77777777" w:rsidR="00AF2E59" w:rsidRPr="00E42253" w:rsidRDefault="00AF2E59" w:rsidP="00D5630D">
            <w:pPr>
              <w:pStyle w:val="Pa18"/>
              <w:spacing w:line="240" w:lineRule="auto"/>
              <w:rPr>
                <w:rFonts w:ascii="Times New Roman" w:hAnsi="Times New Roman"/>
                <w:sz w:val="20"/>
                <w:szCs w:val="20"/>
                <w:lang w:val="en-GB"/>
              </w:rPr>
            </w:pPr>
            <w:r w:rsidRPr="00FC0513">
              <w:rPr>
                <w:rFonts w:ascii="Times New Roman" w:hAnsi="Times New Roman"/>
                <w:color w:val="131413"/>
                <w:sz w:val="20"/>
                <w:szCs w:val="20"/>
                <w:lang w:val="en-GB"/>
              </w:rPr>
              <w:t>5283 ± 1798</w:t>
            </w:r>
          </w:p>
        </w:tc>
        <w:tc>
          <w:tcPr>
            <w:tcW w:w="1305" w:type="dxa"/>
            <w:tcBorders>
              <w:top w:val="single" w:sz="8" w:space="0" w:color="auto"/>
              <w:bottom w:val="single" w:sz="8" w:space="0" w:color="auto"/>
            </w:tcBorders>
            <w:shd w:val="clear" w:color="auto" w:fill="auto"/>
          </w:tcPr>
          <w:p w14:paraId="1C98F707" w14:textId="77777777" w:rsidR="00AF2E59" w:rsidRPr="00947ECA" w:rsidRDefault="00AF2E59" w:rsidP="00D5630D">
            <w:pPr>
              <w:pStyle w:val="Pa18"/>
              <w:spacing w:line="240" w:lineRule="auto"/>
              <w:rPr>
                <w:rFonts w:ascii="Times New Roman" w:hAnsi="Times New Roman"/>
                <w:sz w:val="20"/>
                <w:szCs w:val="20"/>
                <w:lang w:val="en-GB"/>
              </w:rPr>
            </w:pPr>
            <w:r w:rsidRPr="00927FF5">
              <w:rPr>
                <w:rFonts w:ascii="Times New Roman" w:hAnsi="Times New Roman"/>
                <w:color w:val="131413"/>
                <w:sz w:val="20"/>
                <w:szCs w:val="20"/>
                <w:lang w:val="en-GB"/>
              </w:rPr>
              <w:t>4108 ± 486</w:t>
            </w:r>
          </w:p>
        </w:tc>
        <w:tc>
          <w:tcPr>
            <w:tcW w:w="1260" w:type="dxa"/>
            <w:tcBorders>
              <w:top w:val="single" w:sz="8" w:space="0" w:color="auto"/>
              <w:bottom w:val="single" w:sz="8" w:space="0" w:color="auto"/>
            </w:tcBorders>
            <w:shd w:val="clear" w:color="auto" w:fill="auto"/>
          </w:tcPr>
          <w:p w14:paraId="33498A4E" w14:textId="77777777" w:rsidR="00AF2E59" w:rsidRPr="00947ECA" w:rsidRDefault="00AF2E59" w:rsidP="00D5630D">
            <w:pPr>
              <w:pStyle w:val="Pa18"/>
              <w:spacing w:line="240" w:lineRule="auto"/>
              <w:rPr>
                <w:rFonts w:ascii="Times New Roman" w:hAnsi="Times New Roman"/>
                <w:sz w:val="20"/>
                <w:szCs w:val="20"/>
                <w:lang w:val="en-GB"/>
              </w:rPr>
            </w:pPr>
            <w:r w:rsidRPr="00947ECA">
              <w:rPr>
                <w:rFonts w:ascii="Times New Roman" w:hAnsi="Times New Roman"/>
                <w:color w:val="131413"/>
                <w:sz w:val="20"/>
                <w:szCs w:val="20"/>
                <w:lang w:val="en-GB"/>
              </w:rPr>
              <w:t>1075 ± 514</w:t>
            </w:r>
          </w:p>
        </w:tc>
        <w:tc>
          <w:tcPr>
            <w:tcW w:w="1120" w:type="dxa"/>
            <w:tcBorders>
              <w:top w:val="single" w:sz="8" w:space="0" w:color="auto"/>
              <w:bottom w:val="single" w:sz="8" w:space="0" w:color="auto"/>
            </w:tcBorders>
            <w:shd w:val="clear" w:color="auto" w:fill="auto"/>
          </w:tcPr>
          <w:p w14:paraId="274BA61C" w14:textId="77777777" w:rsidR="00AF2E59" w:rsidRPr="00AB4DF9" w:rsidRDefault="00AF2E59" w:rsidP="00D5630D">
            <w:pPr>
              <w:pStyle w:val="Pa18"/>
              <w:spacing w:line="240" w:lineRule="auto"/>
              <w:rPr>
                <w:rFonts w:ascii="Times New Roman" w:hAnsi="Times New Roman"/>
                <w:sz w:val="20"/>
                <w:szCs w:val="20"/>
                <w:lang w:val="en-GB"/>
              </w:rPr>
            </w:pPr>
            <w:r w:rsidRPr="00AB4DF9">
              <w:rPr>
                <w:rFonts w:ascii="Times New Roman" w:hAnsi="Times New Roman"/>
                <w:color w:val="131413"/>
                <w:sz w:val="20"/>
                <w:szCs w:val="20"/>
                <w:lang w:val="en-GB"/>
              </w:rPr>
              <w:t>626 ± 781</w:t>
            </w:r>
          </w:p>
        </w:tc>
        <w:tc>
          <w:tcPr>
            <w:tcW w:w="2374" w:type="dxa"/>
            <w:vMerge w:val="restart"/>
            <w:tcBorders>
              <w:top w:val="single" w:sz="8" w:space="0" w:color="auto"/>
              <w:bottom w:val="single" w:sz="8" w:space="0" w:color="auto"/>
              <w:right w:val="single" w:sz="8" w:space="0" w:color="auto"/>
            </w:tcBorders>
            <w:shd w:val="clear" w:color="auto" w:fill="auto"/>
          </w:tcPr>
          <w:p w14:paraId="1C30367F" w14:textId="79C47AFD" w:rsidR="00AF2E59" w:rsidRPr="007322E7" w:rsidRDefault="00AF2E59" w:rsidP="00D5630D">
            <w:pPr>
              <w:autoSpaceDE w:val="0"/>
              <w:autoSpaceDN w:val="0"/>
              <w:adjustRightInd w:val="0"/>
              <w:rPr>
                <w:color w:val="131413"/>
                <w:sz w:val="20"/>
                <w:szCs w:val="20"/>
              </w:rPr>
            </w:pPr>
            <w:r w:rsidRPr="007322E7">
              <w:rPr>
                <w:color w:val="131413"/>
                <w:sz w:val="20"/>
                <w:szCs w:val="20"/>
              </w:rPr>
              <w:t>CMIP6</w:t>
            </w:r>
            <w:r w:rsidR="00E3364B" w:rsidRPr="007322E7">
              <w:rPr>
                <w:color w:val="131413"/>
                <w:sz w:val="20"/>
                <w:szCs w:val="20"/>
                <w:vertAlign w:val="superscript"/>
              </w:rPr>
              <w:t>a</w:t>
            </w:r>
            <w:r w:rsidRPr="007322E7">
              <w:rPr>
                <w:color w:val="131413"/>
                <w:sz w:val="20"/>
                <w:szCs w:val="20"/>
              </w:rPr>
              <w:t xml:space="preserve"> (5 E</w:t>
            </w:r>
            <w:r w:rsidR="005E457C" w:rsidRPr="007322E7">
              <w:rPr>
                <w:color w:val="131413"/>
                <w:sz w:val="20"/>
                <w:szCs w:val="20"/>
              </w:rPr>
              <w:t xml:space="preserve">arth </w:t>
            </w:r>
            <w:del w:id="1409" w:author="Lucy Cowie" w:date="2021-07-26T17:38:00Z">
              <w:r w:rsidRPr="007322E7" w:rsidDel="00362CF4">
                <w:rPr>
                  <w:color w:val="131413"/>
                  <w:sz w:val="20"/>
                  <w:szCs w:val="20"/>
                </w:rPr>
                <w:delText>S</w:delText>
              </w:r>
              <w:r w:rsidR="005E457C" w:rsidRPr="007322E7" w:rsidDel="00362CF4">
                <w:rPr>
                  <w:color w:val="131413"/>
                  <w:sz w:val="20"/>
                  <w:szCs w:val="20"/>
                </w:rPr>
                <w:delText xml:space="preserve">ystem </w:delText>
              </w:r>
            </w:del>
            <w:ins w:id="1410" w:author="Lucy Cowie" w:date="2021-07-26T17:38:00Z">
              <w:r w:rsidR="00362CF4">
                <w:rPr>
                  <w:color w:val="131413"/>
                  <w:sz w:val="20"/>
                  <w:szCs w:val="20"/>
                </w:rPr>
                <w:t>s</w:t>
              </w:r>
              <w:r w:rsidR="00362CF4" w:rsidRPr="007322E7">
                <w:rPr>
                  <w:color w:val="131413"/>
                  <w:sz w:val="20"/>
                  <w:szCs w:val="20"/>
                </w:rPr>
                <w:t xml:space="preserve">ystem </w:t>
              </w:r>
            </w:ins>
            <w:del w:id="1411" w:author="Lucy Cowie" w:date="2021-07-26T17:38:00Z">
              <w:r w:rsidRPr="007322E7" w:rsidDel="00362CF4">
                <w:rPr>
                  <w:color w:val="131413"/>
                  <w:sz w:val="20"/>
                  <w:szCs w:val="20"/>
                </w:rPr>
                <w:delText>M</w:delText>
              </w:r>
              <w:r w:rsidR="005E457C" w:rsidRPr="007322E7" w:rsidDel="00362CF4">
                <w:rPr>
                  <w:color w:val="131413"/>
                  <w:sz w:val="20"/>
                  <w:szCs w:val="20"/>
                </w:rPr>
                <w:delText>odel</w:delText>
              </w:r>
              <w:r w:rsidRPr="007322E7" w:rsidDel="00362CF4">
                <w:rPr>
                  <w:color w:val="131413"/>
                  <w:sz w:val="20"/>
                  <w:szCs w:val="20"/>
                </w:rPr>
                <w:delText>s</w:delText>
              </w:r>
            </w:del>
            <w:ins w:id="1412" w:author="Lucy Cowie" w:date="2021-07-26T17:38:00Z">
              <w:r w:rsidR="00362CF4">
                <w:rPr>
                  <w:color w:val="131413"/>
                  <w:sz w:val="20"/>
                  <w:szCs w:val="20"/>
                </w:rPr>
                <w:t>m</w:t>
              </w:r>
              <w:r w:rsidR="00362CF4" w:rsidRPr="007322E7">
                <w:rPr>
                  <w:color w:val="131413"/>
                  <w:sz w:val="20"/>
                  <w:szCs w:val="20"/>
                </w:rPr>
                <w:t>odels</w:t>
              </w:r>
            </w:ins>
            <w:r w:rsidRPr="007322E7">
              <w:rPr>
                <w:color w:val="131413"/>
                <w:sz w:val="20"/>
                <w:szCs w:val="20"/>
              </w:rPr>
              <w:t>)</w:t>
            </w:r>
          </w:p>
          <w:p w14:paraId="00A77411" w14:textId="424A65A3" w:rsidR="00AF2E59" w:rsidRPr="007322E7" w:rsidRDefault="00AF2E59" w:rsidP="00D5630D">
            <w:pPr>
              <w:autoSpaceDE w:val="0"/>
              <w:autoSpaceDN w:val="0"/>
              <w:adjustRightInd w:val="0"/>
              <w:rPr>
                <w:color w:val="131413"/>
                <w:sz w:val="20"/>
                <w:szCs w:val="20"/>
              </w:rPr>
            </w:pPr>
            <w:r w:rsidRPr="007322E7">
              <w:rPr>
                <w:color w:val="131413"/>
                <w:sz w:val="20"/>
                <w:szCs w:val="20"/>
              </w:rPr>
              <w:fldChar w:fldCharType="begin" w:fldLock="1"/>
            </w:r>
            <w:r w:rsidR="00D477C7">
              <w:rPr>
                <w:color w:val="131413"/>
                <w:sz w:val="20"/>
                <w:szCs w:val="20"/>
              </w:rPr>
              <w:instrText>ADDIN CSL_CITATION { "citationItems" : [ { "id" : "ITEM-1", "itemData" : { "DOI" : "10.5194/acp-2019-1216", "abstract" : "The evolution of tropospheric ozone from 1850 to 2100 has been studied using data from Phase 6 of the Coupled Model Intercomparison Project (CMIP6). We evaluate long-term changes using coupled atmosphere-ocean chemistry-climate models, focusing on the CMIP historical and ScenarioMIP ssp370 experiments, for which detailed tropospheric ozone diagnostics were archived. The model ensemble has been evaluated against a suite of surface, sonde, and satellite observations of the past several decades, and found to reproduce well the salient spatial, seasonal and decadal variability and trends. The tropospheric ozone burden increases from 244 \u00b1 30 Tg in 1850 to a mean value of 348 \u00b1 15 Tg for the period 2005\u20132014, an increase of 40 %. Modelled present day values agree well with previous determinations (ACCENT: 336 \u00b1 27 Tg; ACCMIP: 337 \u00b1 23 Tg and TOAR: 340 \u00b1 34 Tg). In the ssp370 experiments, the ozone burden reaches a maximum of 402 \u00b1 36 Tg in 2090, before declining slightly to 396 \u00b1 32 Tg by 2100. The ozone budget has been examined over the same period using lumped ozone production (PO3) and loss (LO3) diagnostics. There are large differences (30 %) between models in the preindustrial period, with the difference narrowing to 15 % in the present day. Both ozone production and chemical loss terms increase steadily over the period 1850 to 2100, with net chemical production (PO3-LO3) reaching a maximum around the year 2000. The residual term, which contains contributions from stratosphere-troposphere transport reaches a minimum around the same time, while dry deposition increases steadily across the experiment. Differences between the model residual terms are explained in terms of variation in tropopause height and stratospheric ozone burden.", "author" : [ { "dropping-particle" : "", "family" : "Griffiths", "given" : "P T", "non-dropping-particle" : "", "parse-names" : false, "suffix" : "" }, { "dropping-particle" : "", "family" : "Murray", "given" : "L T", "non-dropping-particle" : "", "parse-names" : false, "suffix" : "" }, { "dropping-particle" : "", "family" : "Zeng", "given" : "G", "non-dropping-particle" : "", "parse-names" : false, "suffix" : "" }, { "dropping-particle" : "", "family" : "Archibald", "given" : "A T", "non-dropping-particle" : "", "parse-names" : false, "suffix" : "" }, { "dropping-particle" : "", "family" : "Emmons", "given" : "L K", "non-dropping-particle" : "", "parse-names" : false, "suffix" : "" }, { "dropping-particle" : "", "family" : "Galbally", "given" : "I", "non-dropping-particle" : "", "parse-names" : false, "suffix" : "" }, { "dropping-particle" : "", "family" : "Hassler", "given" : "B", "non-dropping-particle" : "", "parse-names" : false, "suffix" : "" }, { "dropping-particle" : "", "family" : "Horowitz", "given" : "L W", "non-dropping-particle" : "", "parse-names" : false, "suffix" : "" }, { "dropping-particle" : "", "family" : "Keeble", "given" : "J", "non-dropping-particle" : "", "parse-names" : false, "suffix" : "" }, { "dropping-particle" : "", "family" : "Liu", "given" : "J", "non-dropping-particle" : "", "parse-names" : false, "suffix" : "" }, { "dropping-particle" : "", "family" : "Moeini", "given" : "O", "non-dropping-particle" : "", "parse-names" : false, "suffix" : "" }, { "dropping-particle" : "", "family" : "Naik", "given" : "V", "non-dropping-particle" : "", "parse-names" : false, "suffix" : "" }, { "dropping-particle" : "", "family" : "O'Connor", "given" : "F M", "non-dropping-particle" : "", "parse-names" : false, "suffix" : "" }, { "dropping-particle" : "", "family" : "Shin", "given" : "Y M", "non-dropping-particle" : "", "parse-names" : false, "suffix" : "" }, { "dropping-particle" : "", "family" : "Tarasick", "given" : "D", "non-dropping-particle" : "", "parse-names" : false, "suffix" : "" }, { "dropping-particle" : "", "family" : "Tilmes", "given" : "S", "non-dropping-particle" : "", "parse-names" : false, "suffix" : "" }, { "dropping-particle" : "", "family" : "Turnock", "given" : "S T", "non-dropping-particle" : "", "parse-names" : false, "suffix" : "" }, { "dropping-particle" : "", "family" : "Wild", "given" : "O", "non-dropping-particle" : "", "parse-names" : false, "suffix" : "" }, { "dropping-particle" : "", "family" : "Young", "given" : "P J", "non-dropping-particle" : "", "parse-names" : false, "suffix" : "" }, { "dropping-particle" : "", "family" : "Zanis", "given" : "P", "non-dropping-particle" : "", "parse-names" : false, "suffix" : "" } ], "container-title" : "Atmospheric Chemistry and Physics", "id" : "ITEM-1", "issued" : { "date-parts" : [ [ "2020" ] ] }, "page" : "1-50", "title" : "Tropospheric ozone in CMIP6 Simulations", "translator" : [ { "dropping-particle" : "", "family" : "G5139", "given" : "", "non-dropping-particle" : "", "parse-names" : false, "suffix" : "" } ], "type" : "article-journal", "volume" : "2020" }, "uris" : [ "http://www.mendeley.com/documents/?uuid=7e2f00ac-63d7-419e-a953-58b5c04e6641", "http://www.mendeley.com/documents/?uuid=a59e9358-1fcc-405a-9858-7cbe6b762739" ] } ], "mendeley" : { "formattedCitation" : "(Griffiths et al., 2020)", "plainTextFormattedCitation" : "(Griffiths et al., 2020)", "previouslyFormattedCitation" : "(Griffiths et al., 2020)" }, "properties" : { "noteIndex" : 0 }, "schema" : "https://github.com/citation-style-language/schema/raw/master/csl-citation.json" }</w:instrText>
            </w:r>
            <w:r w:rsidRPr="007322E7">
              <w:rPr>
                <w:color w:val="131413"/>
                <w:sz w:val="20"/>
                <w:szCs w:val="20"/>
              </w:rPr>
              <w:fldChar w:fldCharType="separate"/>
            </w:r>
            <w:r w:rsidR="00CB33A1">
              <w:rPr>
                <w:noProof/>
                <w:color w:val="131413"/>
                <w:sz w:val="20"/>
                <w:szCs w:val="20"/>
              </w:rPr>
              <w:t>(Griffiths et al., 2020)</w:t>
            </w:r>
            <w:r w:rsidRPr="007322E7">
              <w:rPr>
                <w:color w:val="131413"/>
                <w:sz w:val="20"/>
                <w:szCs w:val="20"/>
              </w:rPr>
              <w:fldChar w:fldCharType="end"/>
            </w:r>
          </w:p>
        </w:tc>
      </w:tr>
      <w:tr w:rsidR="00AF2E59" w:rsidRPr="006210F2" w14:paraId="36129956" w14:textId="77777777" w:rsidTr="002F5D91">
        <w:trPr>
          <w:jc w:val="center"/>
        </w:trPr>
        <w:tc>
          <w:tcPr>
            <w:tcW w:w="1533" w:type="dxa"/>
            <w:tcBorders>
              <w:top w:val="single" w:sz="8" w:space="0" w:color="auto"/>
              <w:left w:val="single" w:sz="8" w:space="0" w:color="auto"/>
              <w:bottom w:val="single" w:sz="8" w:space="0" w:color="auto"/>
            </w:tcBorders>
            <w:shd w:val="clear" w:color="auto" w:fill="auto"/>
          </w:tcPr>
          <w:p w14:paraId="629DD58C" w14:textId="1FA8E441" w:rsidR="00AF2E59" w:rsidRPr="007322E7" w:rsidRDefault="00AF2E59" w:rsidP="00D5630D">
            <w:pPr>
              <w:autoSpaceDE w:val="0"/>
              <w:autoSpaceDN w:val="0"/>
              <w:adjustRightInd w:val="0"/>
              <w:rPr>
                <w:bCs/>
                <w:color w:val="131413"/>
                <w:sz w:val="20"/>
                <w:szCs w:val="20"/>
              </w:rPr>
            </w:pPr>
            <w:r w:rsidRPr="007322E7">
              <w:rPr>
                <w:bCs/>
                <w:color w:val="131413"/>
                <w:sz w:val="20"/>
                <w:szCs w:val="20"/>
              </w:rPr>
              <w:t>~</w:t>
            </w:r>
            <w:ins w:id="1413" w:author="Lucy Cowie" w:date="2021-07-26T17:37:00Z">
              <w:del w:id="1414" w:author="Ian Blenkinsop" w:date="2021-07-29T10:08:00Z">
                <w:r w:rsidR="004E7A4D" w:rsidDel="00D35B90">
                  <w:rPr>
                    <w:bCs/>
                    <w:color w:val="131413"/>
                    <w:sz w:val="20"/>
                    <w:szCs w:val="20"/>
                  </w:rPr>
                  <w:delText xml:space="preserve"> </w:delText>
                </w:r>
              </w:del>
            </w:ins>
            <w:r w:rsidRPr="007322E7">
              <w:rPr>
                <w:bCs/>
                <w:color w:val="131413"/>
                <w:sz w:val="20"/>
                <w:szCs w:val="20"/>
              </w:rPr>
              <w:t xml:space="preserve">2010 </w:t>
            </w:r>
          </w:p>
          <w:p w14:paraId="5C1646BE" w14:textId="03CA47EE" w:rsidR="00AF2E59" w:rsidRPr="007322E7" w:rsidRDefault="00AF2E59" w:rsidP="00D5630D">
            <w:pPr>
              <w:autoSpaceDE w:val="0"/>
              <w:autoSpaceDN w:val="0"/>
              <w:adjustRightInd w:val="0"/>
              <w:rPr>
                <w:bCs/>
                <w:color w:val="131413"/>
                <w:sz w:val="20"/>
                <w:szCs w:val="20"/>
              </w:rPr>
            </w:pPr>
            <w:r w:rsidRPr="007322E7">
              <w:rPr>
                <w:bCs/>
                <w:color w:val="131413"/>
                <w:sz w:val="20"/>
                <w:szCs w:val="20"/>
              </w:rPr>
              <w:t>time slice (2005</w:t>
            </w:r>
            <w:r w:rsidR="00554C1F" w:rsidRPr="007322E7">
              <w:rPr>
                <w:bCs/>
              </w:rPr>
              <w:t>–</w:t>
            </w:r>
            <w:r w:rsidRPr="007322E7">
              <w:rPr>
                <w:bCs/>
                <w:color w:val="131413"/>
                <w:sz w:val="20"/>
                <w:szCs w:val="20"/>
              </w:rPr>
              <w:t>2014)</w:t>
            </w:r>
          </w:p>
        </w:tc>
        <w:tc>
          <w:tcPr>
            <w:tcW w:w="1134" w:type="dxa"/>
            <w:tcBorders>
              <w:top w:val="single" w:sz="8" w:space="0" w:color="auto"/>
              <w:bottom w:val="single" w:sz="8" w:space="0" w:color="auto"/>
            </w:tcBorders>
            <w:shd w:val="clear" w:color="auto" w:fill="auto"/>
          </w:tcPr>
          <w:p w14:paraId="5DA4D850" w14:textId="77777777" w:rsidR="00AF2E59" w:rsidRPr="00190872" w:rsidRDefault="00AF2E59" w:rsidP="00D5630D">
            <w:pPr>
              <w:pStyle w:val="Pa18"/>
              <w:spacing w:line="240" w:lineRule="auto"/>
              <w:rPr>
                <w:rFonts w:ascii="Times New Roman" w:hAnsi="Times New Roman"/>
                <w:color w:val="131413"/>
                <w:sz w:val="20"/>
                <w:szCs w:val="20"/>
                <w:lang w:val="en-GB"/>
              </w:rPr>
            </w:pPr>
            <w:r w:rsidRPr="006210F2">
              <w:rPr>
                <w:rFonts w:ascii="Times New Roman" w:hAnsi="Times New Roman"/>
                <w:color w:val="131413"/>
                <w:sz w:val="20"/>
                <w:szCs w:val="20"/>
                <w:lang w:val="en-GB"/>
              </w:rPr>
              <w:t>356 ± 31</w:t>
            </w:r>
          </w:p>
        </w:tc>
        <w:tc>
          <w:tcPr>
            <w:tcW w:w="1418" w:type="dxa"/>
            <w:tcBorders>
              <w:top w:val="single" w:sz="8" w:space="0" w:color="auto"/>
              <w:bottom w:val="single" w:sz="8" w:space="0" w:color="auto"/>
            </w:tcBorders>
            <w:shd w:val="clear" w:color="auto" w:fill="auto"/>
          </w:tcPr>
          <w:p w14:paraId="180B677B" w14:textId="77777777" w:rsidR="00AF2E59" w:rsidRPr="00DD500F" w:rsidRDefault="00AF2E59" w:rsidP="00D5630D">
            <w:pPr>
              <w:pStyle w:val="Pa18"/>
              <w:spacing w:line="240" w:lineRule="auto"/>
              <w:rPr>
                <w:rFonts w:ascii="Times New Roman" w:hAnsi="Times New Roman"/>
                <w:color w:val="131413"/>
                <w:sz w:val="20"/>
                <w:szCs w:val="20"/>
                <w:lang w:val="en-GB"/>
              </w:rPr>
            </w:pPr>
            <w:r w:rsidRPr="0008298C">
              <w:rPr>
                <w:rFonts w:ascii="Times New Roman" w:hAnsi="Times New Roman"/>
                <w:color w:val="131413"/>
                <w:sz w:val="20"/>
                <w:szCs w:val="20"/>
                <w:lang w:val="en-GB"/>
              </w:rPr>
              <w:t>5530 ± 1909</w:t>
            </w:r>
          </w:p>
        </w:tc>
        <w:tc>
          <w:tcPr>
            <w:tcW w:w="1305" w:type="dxa"/>
            <w:tcBorders>
              <w:top w:val="single" w:sz="8" w:space="0" w:color="auto"/>
              <w:bottom w:val="single" w:sz="8" w:space="0" w:color="auto"/>
            </w:tcBorders>
            <w:shd w:val="clear" w:color="auto" w:fill="auto"/>
          </w:tcPr>
          <w:p w14:paraId="088D9B2D" w14:textId="3B45484D" w:rsidR="00AF2E59" w:rsidRPr="00E42253" w:rsidRDefault="00AF2E59" w:rsidP="00D5630D">
            <w:pPr>
              <w:pStyle w:val="Pa18"/>
              <w:spacing w:line="240" w:lineRule="auto"/>
              <w:rPr>
                <w:rFonts w:ascii="Times New Roman" w:hAnsi="Times New Roman"/>
                <w:color w:val="131413"/>
                <w:sz w:val="20"/>
                <w:szCs w:val="20"/>
                <w:lang w:val="en-GB"/>
              </w:rPr>
            </w:pPr>
            <w:r w:rsidRPr="00FC0513">
              <w:rPr>
                <w:rFonts w:ascii="Times New Roman" w:hAnsi="Times New Roman"/>
                <w:color w:val="131413"/>
                <w:sz w:val="20"/>
                <w:szCs w:val="20"/>
                <w:lang w:val="en-GB"/>
              </w:rPr>
              <w:t>4304</w:t>
            </w:r>
            <w:ins w:id="1415" w:author="Lucy Cowie" w:date="2021-07-26T17:45:00Z">
              <w:r w:rsidR="00E720BC">
                <w:rPr>
                  <w:rFonts w:ascii="Times New Roman" w:hAnsi="Times New Roman"/>
                  <w:color w:val="131413"/>
                  <w:sz w:val="20"/>
                  <w:szCs w:val="20"/>
                  <w:lang w:val="en-GB"/>
                </w:rPr>
                <w:t xml:space="preserve"> </w:t>
              </w:r>
            </w:ins>
            <w:r w:rsidRPr="00FC0513">
              <w:rPr>
                <w:rFonts w:ascii="Times New Roman" w:hAnsi="Times New Roman"/>
                <w:color w:val="131413"/>
                <w:sz w:val="20"/>
                <w:szCs w:val="20"/>
                <w:lang w:val="en-GB"/>
              </w:rPr>
              <w:t>± 535</w:t>
            </w:r>
          </w:p>
          <w:p w14:paraId="3B86B762" w14:textId="77777777" w:rsidR="00AF2E59" w:rsidRPr="00927FF5" w:rsidRDefault="00AF2E59" w:rsidP="00D5630D">
            <w:pPr>
              <w:pStyle w:val="Pa18"/>
              <w:spacing w:line="240" w:lineRule="auto"/>
              <w:rPr>
                <w:rFonts w:ascii="Times New Roman" w:hAnsi="Times New Roman"/>
                <w:color w:val="131413"/>
                <w:sz w:val="20"/>
                <w:szCs w:val="20"/>
                <w:lang w:val="en-GB"/>
              </w:rPr>
            </w:pPr>
          </w:p>
        </w:tc>
        <w:tc>
          <w:tcPr>
            <w:tcW w:w="1260" w:type="dxa"/>
            <w:tcBorders>
              <w:top w:val="single" w:sz="8" w:space="0" w:color="auto"/>
              <w:bottom w:val="single" w:sz="8" w:space="0" w:color="auto"/>
            </w:tcBorders>
            <w:shd w:val="clear" w:color="auto" w:fill="auto"/>
          </w:tcPr>
          <w:p w14:paraId="3A36009F" w14:textId="77777777" w:rsidR="00AF2E59" w:rsidRPr="00947ECA" w:rsidRDefault="00AF2E59" w:rsidP="00D5630D">
            <w:pPr>
              <w:pStyle w:val="Pa18"/>
              <w:spacing w:line="240" w:lineRule="auto"/>
              <w:rPr>
                <w:rFonts w:ascii="Times New Roman" w:hAnsi="Times New Roman"/>
                <w:color w:val="131413"/>
                <w:sz w:val="20"/>
                <w:szCs w:val="20"/>
                <w:lang w:val="en-GB"/>
              </w:rPr>
            </w:pPr>
            <w:r w:rsidRPr="00947ECA">
              <w:rPr>
                <w:rFonts w:ascii="Times New Roman" w:hAnsi="Times New Roman"/>
                <w:color w:val="131413"/>
                <w:sz w:val="20"/>
                <w:szCs w:val="20"/>
                <w:lang w:val="en-GB"/>
              </w:rPr>
              <w:t>1102 ± 538</w:t>
            </w:r>
          </w:p>
          <w:p w14:paraId="44C29B51" w14:textId="77777777" w:rsidR="00AF2E59" w:rsidRPr="00947ECA" w:rsidRDefault="00AF2E59" w:rsidP="00D5630D">
            <w:pPr>
              <w:pStyle w:val="Pa18"/>
              <w:spacing w:line="240" w:lineRule="auto"/>
              <w:rPr>
                <w:rFonts w:ascii="Times New Roman" w:hAnsi="Times New Roman"/>
                <w:color w:val="131413"/>
                <w:sz w:val="20"/>
                <w:szCs w:val="20"/>
                <w:lang w:val="en-GB"/>
              </w:rPr>
            </w:pPr>
          </w:p>
        </w:tc>
        <w:tc>
          <w:tcPr>
            <w:tcW w:w="1120" w:type="dxa"/>
            <w:tcBorders>
              <w:top w:val="single" w:sz="8" w:space="0" w:color="auto"/>
              <w:bottom w:val="single" w:sz="8" w:space="0" w:color="auto"/>
            </w:tcBorders>
            <w:shd w:val="clear" w:color="auto" w:fill="auto"/>
          </w:tcPr>
          <w:p w14:paraId="78CD5E2B" w14:textId="77777777" w:rsidR="00AF2E59" w:rsidRPr="00AB4DF9" w:rsidRDefault="00AF2E59" w:rsidP="00D5630D">
            <w:pPr>
              <w:pStyle w:val="Pa18"/>
              <w:spacing w:line="240" w:lineRule="auto"/>
              <w:rPr>
                <w:rFonts w:ascii="Times New Roman" w:hAnsi="Times New Roman"/>
                <w:color w:val="131413"/>
                <w:sz w:val="20"/>
                <w:szCs w:val="20"/>
                <w:lang w:val="en-GB"/>
              </w:rPr>
            </w:pPr>
            <w:r w:rsidRPr="00AB4DF9">
              <w:rPr>
                <w:rFonts w:ascii="Times New Roman" w:hAnsi="Times New Roman"/>
                <w:color w:val="131413"/>
                <w:sz w:val="20"/>
                <w:szCs w:val="20"/>
                <w:lang w:val="en-GB"/>
              </w:rPr>
              <w:t>628 ± 804</w:t>
            </w:r>
          </w:p>
          <w:p w14:paraId="79A29F77" w14:textId="77777777" w:rsidR="00AF2E59" w:rsidRPr="007322E7" w:rsidRDefault="00AF2E59" w:rsidP="00D5630D">
            <w:pPr>
              <w:pStyle w:val="Pa18"/>
              <w:spacing w:line="240" w:lineRule="auto"/>
              <w:rPr>
                <w:rFonts w:ascii="Times New Roman" w:hAnsi="Times New Roman"/>
                <w:color w:val="131413"/>
                <w:sz w:val="20"/>
                <w:szCs w:val="20"/>
                <w:lang w:val="en-GB"/>
              </w:rPr>
            </w:pPr>
          </w:p>
        </w:tc>
        <w:tc>
          <w:tcPr>
            <w:tcW w:w="2374" w:type="dxa"/>
            <w:vMerge/>
            <w:tcBorders>
              <w:top w:val="single" w:sz="8" w:space="0" w:color="auto"/>
              <w:bottom w:val="single" w:sz="8" w:space="0" w:color="auto"/>
              <w:right w:val="single" w:sz="8" w:space="0" w:color="auto"/>
            </w:tcBorders>
            <w:shd w:val="clear" w:color="auto" w:fill="auto"/>
          </w:tcPr>
          <w:p w14:paraId="6ECC7E35" w14:textId="77777777" w:rsidR="00AF2E59" w:rsidRPr="007322E7" w:rsidRDefault="00AF2E59" w:rsidP="00D5630D">
            <w:pPr>
              <w:autoSpaceDE w:val="0"/>
              <w:autoSpaceDN w:val="0"/>
              <w:adjustRightInd w:val="0"/>
              <w:rPr>
                <w:color w:val="131413"/>
                <w:sz w:val="20"/>
                <w:szCs w:val="20"/>
              </w:rPr>
            </w:pPr>
          </w:p>
        </w:tc>
      </w:tr>
      <w:tr w:rsidR="00AF2E59" w:rsidRPr="00326917" w14:paraId="3E030C2D" w14:textId="77777777" w:rsidTr="002F5D91">
        <w:trPr>
          <w:jc w:val="center"/>
        </w:trPr>
        <w:tc>
          <w:tcPr>
            <w:tcW w:w="1533" w:type="dxa"/>
            <w:tcBorders>
              <w:top w:val="single" w:sz="8" w:space="0" w:color="auto"/>
              <w:left w:val="single" w:sz="8" w:space="0" w:color="auto"/>
              <w:bottom w:val="single" w:sz="8" w:space="0" w:color="auto"/>
            </w:tcBorders>
            <w:shd w:val="clear" w:color="auto" w:fill="auto"/>
          </w:tcPr>
          <w:p w14:paraId="0291493E" w14:textId="77777777" w:rsidR="00AF2E59" w:rsidRPr="007322E7" w:rsidRDefault="00AF2E59" w:rsidP="00D5630D">
            <w:pPr>
              <w:autoSpaceDE w:val="0"/>
              <w:autoSpaceDN w:val="0"/>
              <w:adjustRightInd w:val="0"/>
              <w:rPr>
                <w:bCs/>
                <w:color w:val="131413"/>
                <w:sz w:val="20"/>
                <w:szCs w:val="20"/>
              </w:rPr>
            </w:pPr>
            <w:r w:rsidRPr="007322E7">
              <w:rPr>
                <w:bCs/>
                <w:color w:val="131413"/>
                <w:sz w:val="20"/>
                <w:szCs w:val="20"/>
              </w:rPr>
              <w:t>~</w:t>
            </w:r>
            <w:del w:id="1416" w:author="Ian Blenkinsop" w:date="2021-07-29T10:08:00Z">
              <w:r w:rsidRPr="007322E7" w:rsidDel="00D35B90">
                <w:rPr>
                  <w:bCs/>
                  <w:color w:val="131413"/>
                  <w:sz w:val="20"/>
                  <w:szCs w:val="20"/>
                </w:rPr>
                <w:delText xml:space="preserve"> </w:delText>
              </w:r>
            </w:del>
            <w:r w:rsidRPr="007322E7">
              <w:rPr>
                <w:bCs/>
                <w:color w:val="131413"/>
                <w:sz w:val="20"/>
                <w:szCs w:val="20"/>
              </w:rPr>
              <w:t>2000</w:t>
            </w:r>
          </w:p>
          <w:p w14:paraId="1AB39090" w14:textId="77777777" w:rsidR="00AF2E59" w:rsidRPr="006210F2" w:rsidRDefault="00AF2E59" w:rsidP="00D5630D">
            <w:pPr>
              <w:pStyle w:val="AR6BodyText"/>
              <w:widowControl/>
              <w:rPr>
                <w:rFonts w:eastAsia="Calibri" w:cs="Times New Roman"/>
                <w:b/>
                <w:bCs/>
                <w:color w:val="000000"/>
                <w:sz w:val="20"/>
                <w:highlight w:val="yellow"/>
                <w:lang w:val="en-GB" w:eastAsia="en-US"/>
              </w:rPr>
            </w:pPr>
          </w:p>
        </w:tc>
        <w:tc>
          <w:tcPr>
            <w:tcW w:w="1134" w:type="dxa"/>
            <w:tcBorders>
              <w:top w:val="single" w:sz="8" w:space="0" w:color="auto"/>
              <w:bottom w:val="single" w:sz="8" w:space="0" w:color="auto"/>
            </w:tcBorders>
            <w:shd w:val="clear" w:color="auto" w:fill="auto"/>
          </w:tcPr>
          <w:p w14:paraId="75BDB143" w14:textId="1EF06B9D" w:rsidR="00AF2E59" w:rsidRPr="00DD500F" w:rsidRDefault="00AF2E59" w:rsidP="00D5630D">
            <w:pPr>
              <w:pStyle w:val="AR6BodyText"/>
              <w:widowControl/>
              <w:rPr>
                <w:rFonts w:eastAsia="Calibri" w:cs="Times New Roman"/>
                <w:color w:val="000000"/>
                <w:sz w:val="20"/>
                <w:lang w:val="en-GB" w:eastAsia="en-US"/>
              </w:rPr>
            </w:pPr>
            <w:r w:rsidRPr="0008298C">
              <w:rPr>
                <w:rFonts w:eastAsia="Calibri" w:cs="Times New Roman"/>
                <w:color w:val="000000"/>
                <w:sz w:val="20"/>
                <w:lang w:val="en-GB" w:eastAsia="en-US"/>
              </w:rPr>
              <w:t>341</w:t>
            </w:r>
            <w:ins w:id="1417" w:author="Lucy Cowie" w:date="2021-07-26T17:37:00Z">
              <w:r w:rsidR="004E7A4D">
                <w:rPr>
                  <w:rFonts w:eastAsia="Calibri" w:cs="Times New Roman"/>
                  <w:color w:val="000000"/>
                  <w:sz w:val="20"/>
                  <w:lang w:val="en-GB" w:eastAsia="en-US"/>
                </w:rPr>
                <w:t xml:space="preserve"> </w:t>
              </w:r>
            </w:ins>
            <w:r w:rsidRPr="0008298C">
              <w:rPr>
                <w:rFonts w:eastAsia="Calibri" w:cs="Times New Roman"/>
                <w:color w:val="000000"/>
                <w:sz w:val="20"/>
                <w:lang w:val="en-GB" w:eastAsia="en-US"/>
              </w:rPr>
              <w:t>±</w:t>
            </w:r>
            <w:ins w:id="1418" w:author="Lucy Cowie" w:date="2021-07-26T17:37:00Z">
              <w:r w:rsidR="004E7A4D">
                <w:rPr>
                  <w:rFonts w:eastAsia="Calibri" w:cs="Times New Roman"/>
                  <w:color w:val="000000"/>
                  <w:sz w:val="20"/>
                  <w:lang w:val="en-GB" w:eastAsia="en-US"/>
                </w:rPr>
                <w:t xml:space="preserve"> </w:t>
              </w:r>
            </w:ins>
            <w:r w:rsidRPr="0008298C">
              <w:rPr>
                <w:rFonts w:eastAsia="Calibri" w:cs="Times New Roman"/>
                <w:color w:val="000000"/>
                <w:sz w:val="20"/>
                <w:lang w:val="en-GB" w:eastAsia="en-US"/>
              </w:rPr>
              <w:t xml:space="preserve">31 </w:t>
            </w:r>
          </w:p>
          <w:p w14:paraId="09465D17" w14:textId="648DA2E4" w:rsidR="00AF2E59" w:rsidRPr="00927FF5" w:rsidRDefault="00AF2E59" w:rsidP="00D5630D">
            <w:pPr>
              <w:pStyle w:val="AR6BodyText"/>
              <w:widowControl/>
              <w:rPr>
                <w:rFonts w:eastAsia="Calibri" w:cs="Times New Roman"/>
                <w:sz w:val="20"/>
                <w:lang w:val="en-GB" w:eastAsia="en-US"/>
              </w:rPr>
            </w:pPr>
            <w:r w:rsidRPr="00FC0513">
              <w:rPr>
                <w:rFonts w:eastAsia="Calibri" w:cs="Times New Roman"/>
                <w:color w:val="000000"/>
                <w:sz w:val="20"/>
                <w:lang w:val="en-GB" w:eastAsia="en-US"/>
              </w:rPr>
              <w:t>(</w:t>
            </w:r>
            <w:r w:rsidRPr="00E42253">
              <w:rPr>
                <w:rFonts w:eastAsia="Calibri" w:cs="Times New Roman"/>
                <w:sz w:val="20"/>
                <w:lang w:val="en-GB" w:eastAsia="en-US"/>
              </w:rPr>
              <w:t>309</w:t>
            </w:r>
            <w:ins w:id="1419" w:author="Lucy Cowie" w:date="2021-07-26T17:37:00Z">
              <w:r w:rsidR="004E7A4D">
                <w:rPr>
                  <w:rFonts w:eastAsia="Calibri" w:cs="Times New Roman"/>
                  <w:sz w:val="20"/>
                  <w:lang w:val="en-GB" w:eastAsia="en-US"/>
                </w:rPr>
                <w:t xml:space="preserve"> </w:t>
              </w:r>
            </w:ins>
            <w:r w:rsidRPr="00E42253">
              <w:rPr>
                <w:rFonts w:eastAsia="Calibri" w:cs="Times New Roman"/>
                <w:sz w:val="20"/>
                <w:lang w:val="en-GB" w:eastAsia="en-US"/>
              </w:rPr>
              <w:t>±</w:t>
            </w:r>
            <w:ins w:id="1420" w:author="Lucy Cowie" w:date="2021-07-26T17:37:00Z">
              <w:r w:rsidR="004E7A4D">
                <w:rPr>
                  <w:rFonts w:eastAsia="Calibri" w:cs="Times New Roman"/>
                  <w:sz w:val="20"/>
                  <w:lang w:val="en-GB" w:eastAsia="en-US"/>
                </w:rPr>
                <w:t xml:space="preserve"> </w:t>
              </w:r>
            </w:ins>
            <w:r w:rsidRPr="00E42253">
              <w:rPr>
                <w:rFonts w:eastAsia="Calibri" w:cs="Times New Roman"/>
                <w:sz w:val="20"/>
                <w:lang w:val="en-GB" w:eastAsia="en-US"/>
              </w:rPr>
              <w:t>31)*</w:t>
            </w:r>
          </w:p>
        </w:tc>
        <w:tc>
          <w:tcPr>
            <w:tcW w:w="1418" w:type="dxa"/>
            <w:tcBorders>
              <w:top w:val="single" w:sz="8" w:space="0" w:color="auto"/>
              <w:bottom w:val="single" w:sz="8" w:space="0" w:color="auto"/>
            </w:tcBorders>
            <w:shd w:val="clear" w:color="auto" w:fill="auto"/>
          </w:tcPr>
          <w:p w14:paraId="6B6DF7AC" w14:textId="77777777" w:rsidR="00AF2E59" w:rsidRPr="00947ECA" w:rsidRDefault="00AF2E59" w:rsidP="00D5630D">
            <w:pPr>
              <w:pStyle w:val="AR6BodyText"/>
              <w:widowControl/>
              <w:rPr>
                <w:rFonts w:eastAsia="Calibri" w:cs="Times New Roman"/>
                <w:lang w:val="en-GB" w:eastAsia="en-US"/>
              </w:rPr>
            </w:pPr>
          </w:p>
        </w:tc>
        <w:tc>
          <w:tcPr>
            <w:tcW w:w="1305" w:type="dxa"/>
            <w:tcBorders>
              <w:top w:val="single" w:sz="8" w:space="0" w:color="auto"/>
              <w:bottom w:val="single" w:sz="8" w:space="0" w:color="auto"/>
            </w:tcBorders>
            <w:shd w:val="clear" w:color="auto" w:fill="auto"/>
          </w:tcPr>
          <w:p w14:paraId="74C363CA" w14:textId="77777777" w:rsidR="00AF2E59" w:rsidRPr="00947ECA" w:rsidRDefault="00AF2E59" w:rsidP="00D5630D">
            <w:pPr>
              <w:pStyle w:val="AR6BodyText"/>
              <w:widowControl/>
              <w:rPr>
                <w:rFonts w:eastAsia="Calibri" w:cs="Times New Roman"/>
                <w:lang w:val="en-GB" w:eastAsia="en-US"/>
              </w:rPr>
            </w:pPr>
          </w:p>
        </w:tc>
        <w:tc>
          <w:tcPr>
            <w:tcW w:w="1260" w:type="dxa"/>
            <w:tcBorders>
              <w:top w:val="single" w:sz="8" w:space="0" w:color="auto"/>
              <w:bottom w:val="single" w:sz="8" w:space="0" w:color="auto"/>
            </w:tcBorders>
            <w:shd w:val="clear" w:color="auto" w:fill="auto"/>
          </w:tcPr>
          <w:p w14:paraId="06D82237" w14:textId="77777777" w:rsidR="00AF2E59" w:rsidRPr="00947ECA" w:rsidRDefault="00AF2E59" w:rsidP="00D5630D">
            <w:pPr>
              <w:pStyle w:val="AR6BodyText"/>
              <w:widowControl/>
              <w:rPr>
                <w:rFonts w:eastAsia="Calibri" w:cs="Times New Roman"/>
                <w:lang w:val="en-GB" w:eastAsia="en-US"/>
              </w:rPr>
            </w:pPr>
          </w:p>
        </w:tc>
        <w:tc>
          <w:tcPr>
            <w:tcW w:w="1120" w:type="dxa"/>
            <w:tcBorders>
              <w:top w:val="single" w:sz="8" w:space="0" w:color="auto"/>
              <w:bottom w:val="single" w:sz="8" w:space="0" w:color="auto"/>
            </w:tcBorders>
            <w:shd w:val="clear" w:color="auto" w:fill="auto"/>
          </w:tcPr>
          <w:p w14:paraId="2CA545C3" w14:textId="77777777" w:rsidR="00AF2E59" w:rsidRPr="00AB4DF9" w:rsidRDefault="00AF2E59" w:rsidP="00D5630D">
            <w:pPr>
              <w:pStyle w:val="AR6BodyText"/>
              <w:widowControl/>
              <w:rPr>
                <w:rFonts w:eastAsia="Calibri" w:cs="Times New Roman"/>
                <w:lang w:val="en-GB" w:eastAsia="en-US"/>
              </w:rPr>
            </w:pPr>
          </w:p>
        </w:tc>
        <w:tc>
          <w:tcPr>
            <w:tcW w:w="2374" w:type="dxa"/>
            <w:vMerge w:val="restart"/>
            <w:tcBorders>
              <w:top w:val="single" w:sz="8" w:space="0" w:color="auto"/>
              <w:bottom w:val="single" w:sz="8" w:space="0" w:color="auto"/>
              <w:right w:val="single" w:sz="8" w:space="0" w:color="auto"/>
            </w:tcBorders>
            <w:shd w:val="clear" w:color="auto" w:fill="auto"/>
          </w:tcPr>
          <w:p w14:paraId="5B722301" w14:textId="545D3FE9" w:rsidR="00AF2E59" w:rsidRPr="006210F2" w:rsidRDefault="00AF2E59" w:rsidP="00D5630D">
            <w:pPr>
              <w:pStyle w:val="AR6BodyText"/>
              <w:widowControl/>
              <w:rPr>
                <w:rFonts w:eastAsia="Calibri" w:cs="Times New Roman"/>
                <w:sz w:val="20"/>
                <w:lang w:val="en-GB" w:eastAsia="en-US"/>
              </w:rPr>
            </w:pPr>
            <w:r w:rsidRPr="00AB4DF9">
              <w:rPr>
                <w:rFonts w:eastAsia="Calibri" w:cs="Times New Roman"/>
                <w:sz w:val="20"/>
                <w:lang w:val="en-GB" w:eastAsia="en-US"/>
              </w:rPr>
              <w:t xml:space="preserve"> CCMI</w:t>
            </w:r>
            <w:r w:rsidR="00E3364B" w:rsidRPr="00AB4DF9">
              <w:rPr>
                <w:rFonts w:eastAsia="Calibri" w:cs="Times New Roman"/>
                <w:sz w:val="20"/>
                <w:vertAlign w:val="superscript"/>
                <w:lang w:val="en-GB" w:eastAsia="en-US"/>
              </w:rPr>
              <w:t>b</w:t>
            </w:r>
            <w:r w:rsidRPr="00AB4DF9">
              <w:rPr>
                <w:rFonts w:eastAsia="Calibri" w:cs="Times New Roman"/>
                <w:sz w:val="20"/>
                <w:lang w:val="en-GB" w:eastAsia="en-US"/>
              </w:rPr>
              <w:t xml:space="preserve"> (9 models) </w:t>
            </w:r>
            <w:r w:rsidRPr="007322E7">
              <w:rPr>
                <w:rFonts w:eastAsia="Calibri" w:cs="Times New Roman"/>
                <w:sz w:val="20"/>
                <w:lang w:val="en-GB" w:eastAsia="en-US"/>
              </w:rPr>
              <w:fldChar w:fldCharType="begin" w:fldLock="1"/>
            </w:r>
            <w:r w:rsidR="00D477C7">
              <w:rPr>
                <w:rFonts w:eastAsia="Calibri" w:cs="Times New Roman"/>
                <w:sz w:val="20"/>
                <w:lang w:val="en-GB" w:eastAsia="en-US"/>
              </w:rPr>
              <w:instrText>ADDIN CSL_CITATION { "citationItems" : [ { "id" : "ITEM-1", "itemData" : { "author" : [ { "dropping-particle" : "", "family" : "Archibald", "given" : "A.T.", "non-dropping-particle" : "", "parse-names" : false, "suffix" : "" }, { "dropping-particle" : "", "family" : "Neu", "given" : "J. L.", "non-dropping-particle" : "", "parse-names" : false, "suffix" : "" }, { "dropping-particle" : "", "family" : "Elshorbany", "given" : "Y.", "non-dropping-particle" : "", "parse-names" : false, "suffix" : "" }, { "dropping-particle" : "", "family" : "Cooper", "given" : "O. R.", "non-dropping-particle" : "", "parse-names" : false, "suffix" : "" }, { "dropping-particle" : "", "family" : "Young", "given" : "P.J.", "non-dropping-particle" : "", "parse-names" : false, "suffix" : "" }, { "dropping-particle" : "", "family" : "Akiyoshi", "given" : "H.", "non-dropping-particle" : "", "parse-names" : false, "suffix" : "" }, { "dropping-particle" : "", "family" : "Cox", "given" : "R.A.", "non-dropping-particle" : "", "parse-names" : false, "suffix" : "" }, { "dropping-particle" : "", "family" : "Coyle", "given" : "M.", "non-dropping-particle" : "", "parse-names" : false, "suffix" : "" }, { "dropping-particle" : "", "family" : "Derwent", "given" : "R.", "non-dropping-particle" : "", "parse-names" : false, "suffix" : "" }, { "dropping-particle" : "", "family" : "Deushi", "given" : "M.", "non-dropping-particle" : "", "parse-names" : false, "suffix" : "" }, { "dropping-particle" : "", "family" : "Finco", "given" : "A.", "non-dropping-particle" : "", "parse-names" : false, "suffix" : "" }, { "dropping-particle" : "", "family" : "Frost", "given" : "G.J.", "non-dropping-particle" : "", "parse-names" : false, "suffix" : "" }, { "dropping-particle" : "", "family" : "Galbally", "given" : "I.E.", "non-dropping-particle" : "", "parse-names" : false, "suffix" : "" }, { "dropping-particle" : "", "family" : "Gerosa", "given" : "G.", "non-dropping-particle" : "", "parse-names" : false, "suffix" : "" }, { "dropping-particle" : "", "family" : "Granier", "given" : "C.", "non-dropping-particle" : "", "parse-names" : false, "suffix" : "" }, { "dropping-particle" : "", "family" : "Griffiths", "given" : "P.T.", "non-dropping-particle" : "", "parse-names" : false, "suffix" : "" }, { "dropping-particle" : "", "family" : "Hossaini", "given" : "R.", "non-dropping-particle" : "", "parse-names" : false, "suffix" : "" }, { "dropping-particle" : "", "family" : "Hu", "given" : "L.", "non-dropping-particle" : "", "parse-names" : false, "suffix" : "" }, { "dropping-particle" : "", "family" : "J\u00f6ckel", "given" : "P.", "non-dropping-particle" : "", "parse-names" : false, "suffix" : "" }, { "dropping-particle" : "", "family" : "Josse", "given" : "B.", "non-dropping-particle" : "", "parse-names" : false, "suffix" : "" }, { "dropping-particle" : "", "family" : "Lin", "given" : "M.Y.", "non-dropping-particle" : "", "parse-names" : false, "suffix" : "" }, { "dropping-particle" : "", "family" : "Mertens", "given" : "M.", "non-dropping-particle" : "", "parse-names" : false, "suffix" : "" }, { "dropping-particle" : "", "family" : "Morgenstern", "given" : "O.", "non-dropping-particle" : "", "parse-names" : false, "suffix" : "" }, { "dropping-particle" : "", "family" : "Naja", "given" : "M.", "non-dropping-particle" : "", "parse-names" : false, "suffix" : "" }, { "dropping-particle" : "", "family" : "Naik", "given" : "V.", "non-dropping-particle" : "", "parse-names" : false, "suffix" : "" }, { "dropping-particle" : "", "family" : "Oltmans", "given" : "S.", "non-dropping-particle" : "", "parse-names" : false, "suffix" : "" }, { "dropping-particle" : "", "family" : "Plummer", "given" : "D.A.", "non-dropping-particle" : "", "parse-names" : false, "suffix" : "" }, { "dropping-particle" : "", "family" : "Revell", "given" : "L.E.", "non-dropping-particle" : "", "parse-names" : false, "suffix" : "" }, { "dropping-particle" : "", "family" : "Saiz-Lopez", "given" : "A.", "non-dropping-particle" : "", "parse-names" : false, "suffix" : "" }, { "dropping-particle" : "", "family" : "Saxena", "given" : "P.", "non-dropping-particle" : "", "parse-names" : false, "suffix" : "" }, { "dropping-particle" : "", "family" : "Shin", "given" : "Y.M.", "non-dropping-particle" : "", "parse-names" : false, "suffix" : "" }, { "dropping-particle" : "", "family" : "Shaahid", "given" : "I.", "non-dropping-particle" : "", "parse-names" : false, "suffix" : "" }, { "dropping-particle" : "", "family" : "Shallcross", "given" : "D.", "non-dropping-particle" : "", "parse-names" : false, "suffix" : "" }, { "dropping-particle" : "", "family" : "Tilmes", "given" : "S.", "non-dropping-particle" : "", "parse-names" : false, "suffix" : "" }, { "dropping-particle" : "", "family" : "Trickl", "given" : "T.", "non-dropping-particle" : "", "parse-names" : false, "suffix" : "" }, { "dropping-particle" : "", "family" : "Wallington", "given" : "T. J.", "non-dropping-particle" : "", "parse-names" : false, "suffix" : "" }, { "dropping-particle" : "", "family" : "Wang", "given" : "T.", "non-dropping-particle" : "", "parse-names" : false, "suffix" : "" }, { "dropping-particle" : "", "family" : "Worden", "given" : "H. M.", "non-dropping-particle" : "", "parse-names" : false, "suffix" : "" }, { "dropping-particle" : "", "family" : "Zeng", "given" : "G.", "non-dropping-particle" : "", "parse-names" : false, "suffix" : "" } ], "container-title" : "Elem Sci Anth", "id" : "ITEM-1", "issued" : { "date-parts" : [ [ "2020" ] ] }, "title" : "Tropospheric Ozone Assessment Report: A critical review of changes in the tropospheric ozone burden and budget from 1850-2100.", "translator" : [ { "dropping-particle" : "", "family" : "G4700", "given" : "", "non-dropping-particle" : "", "parse-names" : false, "suffix" : "" } ], "type" : "article-journal" }, "uris" : [ "http://www.mendeley.com/documents/?uuid=d381bf2f-5e0b-4c61-8594-5db38fcbcb15", "http://www.mendeley.com/documents/?uuid=ca5e38ce-f942-4200-80c2-074b5e17f4f8" ] } ], "mendeley" : { "formattedCitation" : "(Archibald et al., 2020)", "plainTextFormattedCitation" : "(Archibald et al., 2020)", "previouslyFormattedCitation" : "(Archibald et al., 2020)" }, "properties" : { "noteIndex" : 0 }, "schema" : "https://github.com/citation-style-language/schema/raw/master/csl-citation.json" }</w:instrText>
            </w:r>
            <w:r w:rsidRPr="007322E7">
              <w:rPr>
                <w:rFonts w:eastAsia="Calibri" w:cs="Times New Roman"/>
                <w:sz w:val="20"/>
                <w:lang w:val="en-GB" w:eastAsia="en-US"/>
              </w:rPr>
              <w:fldChar w:fldCharType="separate"/>
            </w:r>
            <w:r w:rsidR="00CB33A1">
              <w:rPr>
                <w:rFonts w:eastAsia="Calibri" w:cs="Times New Roman"/>
                <w:noProof/>
                <w:sz w:val="20"/>
                <w:lang w:val="en-GB" w:eastAsia="en-US"/>
              </w:rPr>
              <w:t>(Archibald et al., 2020)</w:t>
            </w:r>
            <w:r w:rsidRPr="007322E7">
              <w:rPr>
                <w:rFonts w:eastAsia="Calibri" w:cs="Times New Roman"/>
                <w:sz w:val="20"/>
                <w:lang w:val="en-GB" w:eastAsia="en-US"/>
              </w:rPr>
              <w:fldChar w:fldCharType="end"/>
            </w:r>
          </w:p>
          <w:p w14:paraId="44B5BD0C" w14:textId="77777777" w:rsidR="00AF2E59" w:rsidRPr="0008298C" w:rsidRDefault="00AF2E59" w:rsidP="00D5630D">
            <w:pPr>
              <w:pStyle w:val="AR6BodyText"/>
              <w:widowControl/>
              <w:rPr>
                <w:rFonts w:eastAsia="Calibri" w:cs="Times New Roman"/>
                <w:sz w:val="20"/>
                <w:lang w:val="en-GB" w:eastAsia="en-US"/>
              </w:rPr>
            </w:pPr>
          </w:p>
          <w:p w14:paraId="0B224D7B" w14:textId="77777777" w:rsidR="00AF2E59" w:rsidRPr="00DD500F" w:rsidRDefault="00AF2E59" w:rsidP="00D5630D">
            <w:pPr>
              <w:pStyle w:val="AR6BodyText"/>
              <w:widowControl/>
              <w:rPr>
                <w:rFonts w:eastAsia="Calibri" w:cs="Times New Roman"/>
                <w:lang w:val="en-GB" w:eastAsia="en-US"/>
              </w:rPr>
            </w:pPr>
          </w:p>
        </w:tc>
      </w:tr>
      <w:tr w:rsidR="00AF2E59" w:rsidRPr="00326917" w14:paraId="748E309C" w14:textId="77777777" w:rsidTr="002F5D91">
        <w:trPr>
          <w:jc w:val="center"/>
        </w:trPr>
        <w:tc>
          <w:tcPr>
            <w:tcW w:w="1533" w:type="dxa"/>
            <w:tcBorders>
              <w:top w:val="single" w:sz="8" w:space="0" w:color="auto"/>
              <w:left w:val="single" w:sz="8" w:space="0" w:color="auto"/>
              <w:bottom w:val="single" w:sz="8" w:space="0" w:color="auto"/>
            </w:tcBorders>
            <w:shd w:val="clear" w:color="auto" w:fill="auto"/>
          </w:tcPr>
          <w:p w14:paraId="15F6DF6F" w14:textId="77777777" w:rsidR="00AF2E59" w:rsidRPr="00326917" w:rsidRDefault="00AF2E59" w:rsidP="00D5630D">
            <w:pPr>
              <w:autoSpaceDE w:val="0"/>
              <w:autoSpaceDN w:val="0"/>
              <w:adjustRightInd w:val="0"/>
              <w:rPr>
                <w:bCs/>
                <w:color w:val="131413"/>
                <w:sz w:val="20"/>
                <w:szCs w:val="20"/>
                <w:lang w:val="en-US"/>
              </w:rPr>
            </w:pPr>
            <w:r w:rsidRPr="00326917">
              <w:rPr>
                <w:bCs/>
                <w:color w:val="131413"/>
                <w:sz w:val="20"/>
                <w:szCs w:val="20"/>
                <w:lang w:val="en-US"/>
              </w:rPr>
              <w:t>2010</w:t>
            </w:r>
          </w:p>
        </w:tc>
        <w:tc>
          <w:tcPr>
            <w:tcW w:w="1134" w:type="dxa"/>
            <w:tcBorders>
              <w:top w:val="single" w:sz="8" w:space="0" w:color="auto"/>
              <w:bottom w:val="single" w:sz="8" w:space="0" w:color="auto"/>
            </w:tcBorders>
            <w:shd w:val="clear" w:color="auto" w:fill="auto"/>
          </w:tcPr>
          <w:p w14:paraId="3AE66AEF" w14:textId="4C598276" w:rsidR="00AF2E59" w:rsidRPr="00190872" w:rsidRDefault="00AF2E59" w:rsidP="00D5630D">
            <w:pPr>
              <w:pStyle w:val="AR6BodyText"/>
              <w:widowControl/>
              <w:rPr>
                <w:rFonts w:eastAsia="Calibri" w:cs="Times New Roman"/>
                <w:color w:val="000000"/>
                <w:sz w:val="20"/>
                <w:szCs w:val="20"/>
                <w:lang w:val="en-GB" w:eastAsia="en-US"/>
              </w:rPr>
            </w:pPr>
            <w:r w:rsidRPr="006210F2">
              <w:rPr>
                <w:rFonts w:eastAsia="Calibri" w:cs="Times New Roman"/>
                <w:color w:val="000000"/>
                <w:sz w:val="20"/>
                <w:szCs w:val="20"/>
                <w:lang w:val="en-GB" w:eastAsia="en-US"/>
              </w:rPr>
              <w:t>345</w:t>
            </w:r>
            <w:ins w:id="1421" w:author="Lucy Cowie" w:date="2021-07-26T17:37:00Z">
              <w:r w:rsidR="004E7A4D">
                <w:rPr>
                  <w:rFonts w:eastAsia="Calibri" w:cs="Times New Roman"/>
                  <w:color w:val="000000"/>
                  <w:sz w:val="20"/>
                  <w:szCs w:val="20"/>
                  <w:lang w:val="en-GB" w:eastAsia="en-US"/>
                </w:rPr>
                <w:t xml:space="preserve"> </w:t>
              </w:r>
            </w:ins>
            <w:r w:rsidRPr="006210F2">
              <w:rPr>
                <w:rFonts w:eastAsia="Calibri" w:cs="Times New Roman"/>
                <w:color w:val="000000"/>
                <w:sz w:val="20"/>
                <w:szCs w:val="20"/>
                <w:lang w:val="en-GB" w:eastAsia="en-US"/>
              </w:rPr>
              <w:t>±</w:t>
            </w:r>
            <w:ins w:id="1422" w:author="Lucy Cowie" w:date="2021-07-26T17:37:00Z">
              <w:r w:rsidR="004E7A4D">
                <w:rPr>
                  <w:rFonts w:eastAsia="Calibri" w:cs="Times New Roman"/>
                  <w:color w:val="000000"/>
                  <w:sz w:val="20"/>
                  <w:szCs w:val="20"/>
                  <w:lang w:val="en-GB" w:eastAsia="en-US"/>
                </w:rPr>
                <w:t xml:space="preserve"> </w:t>
              </w:r>
            </w:ins>
            <w:r w:rsidRPr="006210F2">
              <w:rPr>
                <w:rFonts w:eastAsia="Calibri" w:cs="Times New Roman"/>
                <w:color w:val="000000"/>
                <w:sz w:val="20"/>
                <w:szCs w:val="20"/>
                <w:lang w:val="en-GB" w:eastAsia="en-US"/>
              </w:rPr>
              <w:t>30</w:t>
            </w:r>
          </w:p>
          <w:p w14:paraId="34A122D9" w14:textId="73857107" w:rsidR="00AF2E59" w:rsidRPr="00326917" w:rsidRDefault="00AF2E59" w:rsidP="00D5630D">
            <w:pPr>
              <w:autoSpaceDE w:val="0"/>
              <w:autoSpaceDN w:val="0"/>
              <w:adjustRightInd w:val="0"/>
              <w:rPr>
                <w:color w:val="131413"/>
                <w:sz w:val="20"/>
                <w:szCs w:val="20"/>
                <w:lang w:val="en-US"/>
              </w:rPr>
            </w:pPr>
            <w:r w:rsidRPr="00326917">
              <w:rPr>
                <w:sz w:val="20"/>
                <w:lang w:val="en-US"/>
              </w:rPr>
              <w:t>(314</w:t>
            </w:r>
            <w:ins w:id="1423" w:author="Lucy Cowie" w:date="2021-07-26T17:37:00Z">
              <w:r w:rsidR="004E7A4D">
                <w:rPr>
                  <w:sz w:val="20"/>
                  <w:lang w:val="en-US"/>
                </w:rPr>
                <w:t xml:space="preserve"> </w:t>
              </w:r>
            </w:ins>
            <w:r w:rsidRPr="00326917">
              <w:rPr>
                <w:sz w:val="20"/>
                <w:lang w:val="en-US"/>
              </w:rPr>
              <w:t>±</w:t>
            </w:r>
            <w:ins w:id="1424" w:author="Lucy Cowie" w:date="2021-07-26T17:37:00Z">
              <w:r w:rsidR="004E7A4D">
                <w:rPr>
                  <w:sz w:val="20"/>
                  <w:lang w:val="en-US"/>
                </w:rPr>
                <w:t xml:space="preserve"> </w:t>
              </w:r>
            </w:ins>
            <w:r w:rsidRPr="00326917">
              <w:rPr>
                <w:sz w:val="20"/>
                <w:lang w:val="en-US"/>
              </w:rPr>
              <w:t>29)*</w:t>
            </w:r>
          </w:p>
        </w:tc>
        <w:tc>
          <w:tcPr>
            <w:tcW w:w="1418" w:type="dxa"/>
            <w:tcBorders>
              <w:top w:val="single" w:sz="8" w:space="0" w:color="auto"/>
              <w:bottom w:val="single" w:sz="8" w:space="0" w:color="auto"/>
            </w:tcBorders>
            <w:shd w:val="clear" w:color="auto" w:fill="auto"/>
          </w:tcPr>
          <w:p w14:paraId="24C2B860" w14:textId="77777777" w:rsidR="00AF2E59" w:rsidRPr="006210F2" w:rsidRDefault="00AF2E59" w:rsidP="00D5630D">
            <w:pPr>
              <w:pStyle w:val="Pa19"/>
              <w:spacing w:line="240" w:lineRule="auto"/>
              <w:rPr>
                <w:rFonts w:ascii="Times New Roman" w:hAnsi="Times New Roman"/>
                <w:sz w:val="20"/>
                <w:szCs w:val="20"/>
                <w:lang w:val="en-GB"/>
              </w:rPr>
            </w:pPr>
          </w:p>
        </w:tc>
        <w:tc>
          <w:tcPr>
            <w:tcW w:w="1305" w:type="dxa"/>
            <w:tcBorders>
              <w:top w:val="single" w:sz="8" w:space="0" w:color="auto"/>
              <w:bottom w:val="single" w:sz="8" w:space="0" w:color="auto"/>
            </w:tcBorders>
            <w:shd w:val="clear" w:color="auto" w:fill="auto"/>
          </w:tcPr>
          <w:p w14:paraId="5D27F0AC" w14:textId="77777777" w:rsidR="00AF2E59" w:rsidRPr="0008298C" w:rsidRDefault="00AF2E59" w:rsidP="00D5630D">
            <w:pPr>
              <w:pStyle w:val="Pa19"/>
              <w:spacing w:line="240" w:lineRule="auto"/>
              <w:rPr>
                <w:rFonts w:ascii="Times New Roman" w:hAnsi="Times New Roman"/>
                <w:sz w:val="20"/>
                <w:szCs w:val="20"/>
                <w:lang w:val="en-GB"/>
              </w:rPr>
            </w:pPr>
          </w:p>
        </w:tc>
        <w:tc>
          <w:tcPr>
            <w:tcW w:w="1260" w:type="dxa"/>
            <w:tcBorders>
              <w:top w:val="single" w:sz="8" w:space="0" w:color="auto"/>
              <w:bottom w:val="single" w:sz="8" w:space="0" w:color="auto"/>
            </w:tcBorders>
            <w:shd w:val="clear" w:color="auto" w:fill="auto"/>
          </w:tcPr>
          <w:p w14:paraId="6048E05B" w14:textId="77777777" w:rsidR="00AF2E59" w:rsidRPr="00DD500F" w:rsidRDefault="00AF2E59" w:rsidP="00D5630D">
            <w:pPr>
              <w:pStyle w:val="Pa19"/>
              <w:spacing w:line="240" w:lineRule="auto"/>
              <w:rPr>
                <w:rFonts w:ascii="Times New Roman" w:hAnsi="Times New Roman"/>
                <w:sz w:val="20"/>
                <w:szCs w:val="20"/>
                <w:lang w:val="en-GB"/>
              </w:rPr>
            </w:pPr>
          </w:p>
        </w:tc>
        <w:tc>
          <w:tcPr>
            <w:tcW w:w="1120" w:type="dxa"/>
            <w:tcBorders>
              <w:top w:val="single" w:sz="8" w:space="0" w:color="auto"/>
              <w:bottom w:val="single" w:sz="8" w:space="0" w:color="auto"/>
            </w:tcBorders>
            <w:shd w:val="clear" w:color="auto" w:fill="auto"/>
          </w:tcPr>
          <w:p w14:paraId="66D3F625" w14:textId="77777777" w:rsidR="00AF2E59" w:rsidRPr="00FC0513" w:rsidRDefault="00AF2E59" w:rsidP="00D5630D">
            <w:pPr>
              <w:pStyle w:val="Pa19"/>
              <w:spacing w:line="240" w:lineRule="auto"/>
              <w:rPr>
                <w:rFonts w:ascii="Times New Roman" w:hAnsi="Times New Roman"/>
                <w:sz w:val="20"/>
                <w:szCs w:val="20"/>
                <w:lang w:val="en-GB"/>
              </w:rPr>
            </w:pPr>
          </w:p>
        </w:tc>
        <w:tc>
          <w:tcPr>
            <w:tcW w:w="2374" w:type="dxa"/>
            <w:vMerge/>
            <w:tcBorders>
              <w:top w:val="single" w:sz="8" w:space="0" w:color="auto"/>
              <w:bottom w:val="single" w:sz="8" w:space="0" w:color="auto"/>
              <w:right w:val="single" w:sz="8" w:space="0" w:color="auto"/>
            </w:tcBorders>
            <w:shd w:val="clear" w:color="auto" w:fill="auto"/>
          </w:tcPr>
          <w:p w14:paraId="6C96E9A4" w14:textId="77777777" w:rsidR="00AF2E59" w:rsidRPr="00326917" w:rsidRDefault="00AF2E59" w:rsidP="00D5630D">
            <w:pPr>
              <w:autoSpaceDE w:val="0"/>
              <w:autoSpaceDN w:val="0"/>
              <w:adjustRightInd w:val="0"/>
              <w:rPr>
                <w:color w:val="131413"/>
                <w:sz w:val="20"/>
                <w:szCs w:val="20"/>
                <w:lang w:val="en-US"/>
              </w:rPr>
            </w:pPr>
          </w:p>
        </w:tc>
      </w:tr>
      <w:tr w:rsidR="00AF2E59" w:rsidRPr="006210F2" w14:paraId="050F5B5B" w14:textId="77777777" w:rsidTr="002F5D91">
        <w:trPr>
          <w:jc w:val="center"/>
        </w:trPr>
        <w:tc>
          <w:tcPr>
            <w:tcW w:w="1533" w:type="dxa"/>
            <w:tcBorders>
              <w:top w:val="single" w:sz="8" w:space="0" w:color="auto"/>
              <w:left w:val="single" w:sz="8" w:space="0" w:color="auto"/>
              <w:bottom w:val="single" w:sz="8" w:space="0" w:color="auto"/>
            </w:tcBorders>
            <w:shd w:val="clear" w:color="auto" w:fill="auto"/>
          </w:tcPr>
          <w:p w14:paraId="0DEBD094" w14:textId="77777777" w:rsidR="00AF2E59" w:rsidRPr="00326917" w:rsidRDefault="00AF2E59" w:rsidP="00D5630D">
            <w:pPr>
              <w:autoSpaceDE w:val="0"/>
              <w:autoSpaceDN w:val="0"/>
              <w:adjustRightInd w:val="0"/>
              <w:rPr>
                <w:bCs/>
                <w:color w:val="131413"/>
                <w:sz w:val="20"/>
                <w:szCs w:val="20"/>
                <w:lang w:val="en-US"/>
              </w:rPr>
            </w:pPr>
            <w:r w:rsidRPr="00326917">
              <w:rPr>
                <w:b/>
                <w:bCs/>
                <w:color w:val="131413"/>
                <w:sz w:val="20"/>
                <w:szCs w:val="20"/>
                <w:lang w:val="en-US"/>
              </w:rPr>
              <w:t>~</w:t>
            </w:r>
            <w:del w:id="1425" w:author="Ian Blenkinsop" w:date="2021-07-29T10:08:00Z">
              <w:r w:rsidRPr="00326917" w:rsidDel="00D35B90">
                <w:rPr>
                  <w:bCs/>
                  <w:color w:val="131413"/>
                  <w:sz w:val="20"/>
                  <w:szCs w:val="20"/>
                  <w:lang w:val="en-US"/>
                </w:rPr>
                <w:delText xml:space="preserve"> </w:delText>
              </w:r>
            </w:del>
            <w:r w:rsidRPr="00326917">
              <w:rPr>
                <w:bCs/>
                <w:color w:val="131413"/>
                <w:sz w:val="20"/>
                <w:szCs w:val="20"/>
                <w:lang w:val="en-US"/>
              </w:rPr>
              <w:t>2000</w:t>
            </w:r>
          </w:p>
          <w:p w14:paraId="2AAD73A4" w14:textId="77777777" w:rsidR="00AF2E59" w:rsidRPr="00326917" w:rsidRDefault="00AF2E59" w:rsidP="00D5630D">
            <w:pPr>
              <w:autoSpaceDE w:val="0"/>
              <w:autoSpaceDN w:val="0"/>
              <w:adjustRightInd w:val="0"/>
              <w:rPr>
                <w:b/>
                <w:bCs/>
                <w:color w:val="131413"/>
                <w:sz w:val="20"/>
                <w:szCs w:val="20"/>
                <w:lang w:val="en-US"/>
              </w:rPr>
            </w:pPr>
          </w:p>
        </w:tc>
        <w:tc>
          <w:tcPr>
            <w:tcW w:w="1134" w:type="dxa"/>
            <w:tcBorders>
              <w:top w:val="single" w:sz="8" w:space="0" w:color="auto"/>
              <w:bottom w:val="single" w:sz="8" w:space="0" w:color="auto"/>
            </w:tcBorders>
            <w:shd w:val="clear" w:color="auto" w:fill="auto"/>
          </w:tcPr>
          <w:p w14:paraId="5B3A250E" w14:textId="77777777" w:rsidR="00AF2E59" w:rsidRPr="00190872" w:rsidRDefault="00AF2E59" w:rsidP="00D5630D">
            <w:pPr>
              <w:pStyle w:val="Pa18"/>
              <w:spacing w:line="240" w:lineRule="auto"/>
              <w:rPr>
                <w:rFonts w:ascii="Times New Roman" w:hAnsi="Times New Roman"/>
                <w:color w:val="131413"/>
                <w:sz w:val="20"/>
                <w:szCs w:val="20"/>
                <w:lang w:val="en-GB"/>
              </w:rPr>
            </w:pPr>
            <w:r w:rsidRPr="006210F2">
              <w:rPr>
                <w:rFonts w:ascii="Times New Roman" w:hAnsi="Times New Roman"/>
                <w:color w:val="131413"/>
                <w:sz w:val="20"/>
                <w:szCs w:val="20"/>
                <w:lang w:val="en-GB"/>
              </w:rPr>
              <w:t>340 ± 34</w:t>
            </w:r>
          </w:p>
          <w:p w14:paraId="60AC790E" w14:textId="77777777" w:rsidR="00AF2E59" w:rsidRPr="007322E7" w:rsidRDefault="00AF2E59" w:rsidP="00D5630D">
            <w:pPr>
              <w:pStyle w:val="AR6BodyText"/>
              <w:widowControl/>
              <w:rPr>
                <w:rFonts w:eastAsia="Calibri" w:cs="Times New Roman"/>
                <w:color w:val="000000"/>
                <w:sz w:val="20"/>
                <w:szCs w:val="20"/>
                <w:lang w:val="en-GB" w:eastAsia="en-US"/>
              </w:rPr>
            </w:pPr>
          </w:p>
        </w:tc>
        <w:tc>
          <w:tcPr>
            <w:tcW w:w="1418" w:type="dxa"/>
            <w:tcBorders>
              <w:top w:val="single" w:sz="8" w:space="0" w:color="auto"/>
              <w:bottom w:val="single" w:sz="8" w:space="0" w:color="auto"/>
            </w:tcBorders>
            <w:shd w:val="clear" w:color="auto" w:fill="auto"/>
          </w:tcPr>
          <w:p w14:paraId="53ACE84C" w14:textId="77777777" w:rsidR="00AF2E59" w:rsidRPr="00326917" w:rsidRDefault="00AF2E59" w:rsidP="00D5630D">
            <w:pPr>
              <w:autoSpaceDE w:val="0"/>
              <w:autoSpaceDN w:val="0"/>
              <w:adjustRightInd w:val="0"/>
              <w:rPr>
                <w:color w:val="131413"/>
                <w:sz w:val="20"/>
                <w:szCs w:val="20"/>
                <w:lang w:val="en-US"/>
              </w:rPr>
            </w:pPr>
            <w:r w:rsidRPr="00326917">
              <w:rPr>
                <w:color w:val="131413"/>
                <w:sz w:val="20"/>
                <w:szCs w:val="20"/>
                <w:lang w:val="en-US"/>
              </w:rPr>
              <w:t>4937 ± 656</w:t>
            </w:r>
          </w:p>
          <w:p w14:paraId="2B58A020" w14:textId="77777777" w:rsidR="00AF2E59" w:rsidRPr="006210F2" w:rsidRDefault="00AF2E59" w:rsidP="00D5630D">
            <w:pPr>
              <w:pStyle w:val="Pa19"/>
              <w:spacing w:line="240" w:lineRule="auto"/>
              <w:rPr>
                <w:rFonts w:ascii="Times New Roman" w:hAnsi="Times New Roman"/>
                <w:sz w:val="20"/>
                <w:szCs w:val="20"/>
                <w:lang w:val="en-GB"/>
              </w:rPr>
            </w:pPr>
          </w:p>
        </w:tc>
        <w:tc>
          <w:tcPr>
            <w:tcW w:w="1305" w:type="dxa"/>
            <w:tcBorders>
              <w:top w:val="single" w:sz="8" w:space="0" w:color="auto"/>
              <w:bottom w:val="single" w:sz="8" w:space="0" w:color="auto"/>
            </w:tcBorders>
            <w:shd w:val="clear" w:color="auto" w:fill="auto"/>
          </w:tcPr>
          <w:p w14:paraId="0203B06A" w14:textId="77777777" w:rsidR="00AF2E59" w:rsidRPr="00326917" w:rsidRDefault="00AF2E59" w:rsidP="00D5630D">
            <w:pPr>
              <w:autoSpaceDE w:val="0"/>
              <w:autoSpaceDN w:val="0"/>
              <w:adjustRightInd w:val="0"/>
              <w:rPr>
                <w:color w:val="131413"/>
                <w:sz w:val="20"/>
                <w:szCs w:val="20"/>
                <w:lang w:val="en-US"/>
              </w:rPr>
            </w:pPr>
            <w:r w:rsidRPr="00326917">
              <w:rPr>
                <w:color w:val="131413"/>
                <w:sz w:val="20"/>
                <w:szCs w:val="20"/>
                <w:lang w:val="en-US"/>
              </w:rPr>
              <w:t>4442 ± 570</w:t>
            </w:r>
          </w:p>
          <w:p w14:paraId="62937C3E" w14:textId="77777777" w:rsidR="00AF2E59" w:rsidRPr="006210F2" w:rsidRDefault="00AF2E59" w:rsidP="00D5630D">
            <w:pPr>
              <w:pStyle w:val="Pa19"/>
              <w:spacing w:line="240" w:lineRule="auto"/>
              <w:rPr>
                <w:rFonts w:ascii="Times New Roman" w:hAnsi="Times New Roman"/>
                <w:sz w:val="20"/>
                <w:szCs w:val="20"/>
                <w:lang w:val="en-GB"/>
              </w:rPr>
            </w:pPr>
          </w:p>
        </w:tc>
        <w:tc>
          <w:tcPr>
            <w:tcW w:w="1260" w:type="dxa"/>
            <w:tcBorders>
              <w:top w:val="single" w:sz="8" w:space="0" w:color="auto"/>
              <w:bottom w:val="single" w:sz="8" w:space="0" w:color="auto"/>
            </w:tcBorders>
            <w:shd w:val="clear" w:color="auto" w:fill="auto"/>
          </w:tcPr>
          <w:p w14:paraId="4F123708" w14:textId="77777777" w:rsidR="00AF2E59" w:rsidRPr="00326917" w:rsidRDefault="00AF2E59" w:rsidP="00D5630D">
            <w:pPr>
              <w:autoSpaceDE w:val="0"/>
              <w:autoSpaceDN w:val="0"/>
              <w:adjustRightInd w:val="0"/>
              <w:rPr>
                <w:color w:val="131413"/>
                <w:sz w:val="20"/>
                <w:szCs w:val="20"/>
                <w:lang w:val="en-US"/>
              </w:rPr>
            </w:pPr>
            <w:r w:rsidRPr="00326917">
              <w:rPr>
                <w:color w:val="131413"/>
                <w:sz w:val="20"/>
                <w:szCs w:val="20"/>
                <w:lang w:val="en-US"/>
              </w:rPr>
              <w:t>996 ± 203</w:t>
            </w:r>
          </w:p>
          <w:p w14:paraId="08D61CF4" w14:textId="77777777" w:rsidR="00AF2E59" w:rsidRPr="006210F2" w:rsidRDefault="00AF2E59" w:rsidP="00D5630D">
            <w:pPr>
              <w:pStyle w:val="Pa19"/>
              <w:spacing w:line="240" w:lineRule="auto"/>
              <w:rPr>
                <w:rFonts w:ascii="Times New Roman" w:hAnsi="Times New Roman"/>
                <w:sz w:val="20"/>
                <w:szCs w:val="20"/>
                <w:lang w:val="en-GB"/>
              </w:rPr>
            </w:pPr>
          </w:p>
        </w:tc>
        <w:tc>
          <w:tcPr>
            <w:tcW w:w="1120" w:type="dxa"/>
            <w:tcBorders>
              <w:top w:val="single" w:sz="8" w:space="0" w:color="auto"/>
              <w:bottom w:val="single" w:sz="8" w:space="0" w:color="auto"/>
            </w:tcBorders>
            <w:shd w:val="clear" w:color="auto" w:fill="auto"/>
          </w:tcPr>
          <w:p w14:paraId="19217776" w14:textId="77777777" w:rsidR="00AF2E59" w:rsidRPr="00326917" w:rsidRDefault="00AF2E59" w:rsidP="00D5630D">
            <w:pPr>
              <w:autoSpaceDE w:val="0"/>
              <w:autoSpaceDN w:val="0"/>
              <w:adjustRightInd w:val="0"/>
              <w:rPr>
                <w:color w:val="131413"/>
                <w:sz w:val="20"/>
                <w:szCs w:val="20"/>
                <w:lang w:val="en-US"/>
              </w:rPr>
            </w:pPr>
            <w:r w:rsidRPr="00326917">
              <w:rPr>
                <w:color w:val="131413"/>
                <w:sz w:val="20"/>
                <w:szCs w:val="20"/>
                <w:lang w:val="en-US"/>
              </w:rPr>
              <w:t>535 ± 161</w:t>
            </w:r>
          </w:p>
          <w:p w14:paraId="33F0B3E6" w14:textId="77777777" w:rsidR="00AF2E59" w:rsidRPr="006210F2" w:rsidRDefault="00AF2E59" w:rsidP="00D5630D">
            <w:pPr>
              <w:pStyle w:val="Pa19"/>
              <w:spacing w:line="240" w:lineRule="auto"/>
              <w:rPr>
                <w:rFonts w:ascii="Times New Roman" w:hAnsi="Times New Roman"/>
                <w:sz w:val="20"/>
                <w:szCs w:val="20"/>
                <w:lang w:val="en-GB"/>
              </w:rPr>
            </w:pPr>
          </w:p>
        </w:tc>
        <w:tc>
          <w:tcPr>
            <w:tcW w:w="2374" w:type="dxa"/>
            <w:tcBorders>
              <w:top w:val="single" w:sz="8" w:space="0" w:color="auto"/>
              <w:bottom w:val="single" w:sz="8" w:space="0" w:color="auto"/>
              <w:right w:val="single" w:sz="8" w:space="0" w:color="auto"/>
            </w:tcBorders>
            <w:shd w:val="clear" w:color="auto" w:fill="auto"/>
          </w:tcPr>
          <w:p w14:paraId="343243B7" w14:textId="25E08D25" w:rsidR="00AF2E59" w:rsidRPr="00326917" w:rsidRDefault="00AF2E59" w:rsidP="00D5630D">
            <w:pPr>
              <w:autoSpaceDE w:val="0"/>
              <w:autoSpaceDN w:val="0"/>
              <w:adjustRightInd w:val="0"/>
              <w:rPr>
                <w:rStyle w:val="AR6BodyTextCar"/>
                <w:lang w:val="en-US"/>
              </w:rPr>
            </w:pPr>
            <w:r w:rsidRPr="00326917">
              <w:rPr>
                <w:color w:val="131413"/>
                <w:sz w:val="20"/>
                <w:szCs w:val="20"/>
                <w:lang w:val="en-US"/>
              </w:rPr>
              <w:t>TOAR</w:t>
            </w:r>
            <w:r w:rsidR="00E3364B" w:rsidRPr="00326917">
              <w:rPr>
                <w:color w:val="131413"/>
                <w:sz w:val="20"/>
                <w:szCs w:val="20"/>
                <w:vertAlign w:val="superscript"/>
                <w:lang w:val="en-US"/>
              </w:rPr>
              <w:t>c</w:t>
            </w:r>
            <w:r w:rsidRPr="00326917">
              <w:rPr>
                <w:color w:val="131413"/>
                <w:sz w:val="20"/>
                <w:szCs w:val="20"/>
                <w:lang w:val="en-US"/>
              </w:rPr>
              <w:t xml:space="preserve"> </w:t>
            </w:r>
            <w:r w:rsidRPr="00326917">
              <w:rPr>
                <w:rStyle w:val="AR6BodyTextCar"/>
                <w:lang w:val="en-US"/>
              </w:rPr>
              <w:t>(</w:t>
            </w:r>
            <w:r w:rsidRPr="00326917">
              <w:rPr>
                <w:rStyle w:val="AR6BodyTextCar"/>
                <w:sz w:val="20"/>
                <w:szCs w:val="20"/>
                <w:lang w:val="en-US"/>
              </w:rPr>
              <w:t>based on 32</w:t>
            </w:r>
            <w:ins w:id="1426" w:author="Lucy Cowie" w:date="2021-07-26T17:38:00Z">
              <w:r w:rsidR="004855B6">
                <w:rPr>
                  <w:rStyle w:val="AR6BodyTextCar"/>
                  <w:sz w:val="20"/>
                  <w:szCs w:val="20"/>
                  <w:lang w:val="en-US"/>
                </w:rPr>
                <w:t>–</w:t>
              </w:r>
            </w:ins>
            <w:del w:id="1427" w:author="Lucy Cowie" w:date="2021-07-26T17:38:00Z">
              <w:r w:rsidRPr="00326917" w:rsidDel="004855B6">
                <w:rPr>
                  <w:rStyle w:val="AR6BodyTextCar"/>
                  <w:sz w:val="20"/>
                  <w:szCs w:val="20"/>
                  <w:lang w:val="en-US"/>
                </w:rPr>
                <w:delText>-</w:delText>
              </w:r>
            </w:del>
            <w:r w:rsidRPr="00326917">
              <w:rPr>
                <w:rStyle w:val="AR6BodyTextCar"/>
                <w:sz w:val="20"/>
                <w:szCs w:val="20"/>
                <w:lang w:val="en-US"/>
              </w:rPr>
              <w:t>49 models participating in inter</w:t>
            </w:r>
            <w:ins w:id="1428" w:author="Lucy Cowie" w:date="2021-07-26T17:39:00Z">
              <w:r w:rsidR="004855B6">
                <w:rPr>
                  <w:rStyle w:val="AR6BodyTextCar"/>
                  <w:sz w:val="20"/>
                  <w:szCs w:val="20"/>
                  <w:lang w:val="en-US"/>
                </w:rPr>
                <w:t>-</w:t>
              </w:r>
            </w:ins>
            <w:r w:rsidRPr="00326917">
              <w:rPr>
                <w:rStyle w:val="AR6BodyTextCar"/>
                <w:sz w:val="20"/>
                <w:szCs w:val="20"/>
                <w:lang w:val="en-US"/>
              </w:rPr>
              <w:t>model comparisons and single</w:t>
            </w:r>
            <w:ins w:id="1429" w:author="Lucy Cowie" w:date="2021-07-26T17:46:00Z">
              <w:r w:rsidR="00722208">
                <w:rPr>
                  <w:rStyle w:val="AR6BodyTextCar"/>
                  <w:sz w:val="20"/>
                  <w:szCs w:val="20"/>
                  <w:lang w:val="en-US"/>
                </w:rPr>
                <w:t>-</w:t>
              </w:r>
            </w:ins>
            <w:del w:id="1430" w:author="Lucy Cowie" w:date="2021-07-26T17:46:00Z">
              <w:r w:rsidRPr="00326917" w:rsidDel="00722208">
                <w:rPr>
                  <w:rStyle w:val="AR6BodyTextCar"/>
                  <w:sz w:val="20"/>
                  <w:szCs w:val="20"/>
                  <w:lang w:val="en-US"/>
                </w:rPr>
                <w:delText xml:space="preserve"> </w:delText>
              </w:r>
            </w:del>
            <w:r w:rsidRPr="00326917">
              <w:rPr>
                <w:rStyle w:val="AR6BodyTextCar"/>
                <w:sz w:val="20"/>
                <w:szCs w:val="20"/>
                <w:lang w:val="en-US"/>
              </w:rPr>
              <w:t>model studies)</w:t>
            </w:r>
          </w:p>
          <w:p w14:paraId="075C9010" w14:textId="55AEA1E8" w:rsidR="00AF2E59" w:rsidRPr="007322E7" w:rsidRDefault="00AF2E59" w:rsidP="00D5630D">
            <w:pPr>
              <w:autoSpaceDE w:val="0"/>
              <w:autoSpaceDN w:val="0"/>
              <w:adjustRightInd w:val="0"/>
              <w:rPr>
                <w:color w:val="131413"/>
                <w:sz w:val="20"/>
                <w:szCs w:val="20"/>
              </w:rPr>
            </w:pPr>
            <w:r w:rsidRPr="007322E7">
              <w:rPr>
                <w:color w:val="131413"/>
                <w:sz w:val="20"/>
                <w:szCs w:val="20"/>
              </w:rPr>
              <w:fldChar w:fldCharType="begin" w:fldLock="1"/>
            </w:r>
            <w:r w:rsidR="00D477C7">
              <w:rPr>
                <w:color w:val="131413"/>
                <w:sz w:val="20"/>
                <w:szCs w:val="20"/>
                <w:lang w:val="en-US"/>
              </w:rPr>
              <w:instrText>ADDIN CSL_CITATION { "citationItems" : [ { "id" : "ITEM-1", "itemData" : { "DOI" : "10.1525/elementa.265", "ISSN" : "2325-1026", "abstract" : "The goal of the Tropospheric Ozone Assessment Report (TOAR) is to provide the research community with an up-to-date scientific assessment of tropospheric ozone, from the surface to the tropopause. While a suite of observations provides significant information on the spatial and temporal distribution of tropospheric ozone, observational gaps make it necessary to use global atmospheric chemistry models to synthesize our understanding of the processes and variables that control tropospheric ozone abundance and its variability. Models facilitate the interpretation of the observations and allow us to make projections of future tropospheric ozone and trace gas distributions for different anthropogenic or natural perturbations. This paper assesses the skill of current-generation global atmospheric chemistry models in simulating the observed present-day tropospheric ozone distribution, variability, and trends. Drawing upon the results of recent international multi-model intercomparisons and using a range of model evaluation techniques, we demonstrate that global chemistry models are broadly skillful in capturing the spatio-temporal variations of tropospheric ozone over the seasonal cycle, for extreme pollution episodes, and changes over interannual to decadal periods. However, models are consistently biased high in the northern hemisphere and biased low in the southern hemisphere, throughout the depth of the troposphere, and are unable to replicate particular metrics that define the longer term trends in tropospheric ozone as derived from some background sites. When the models compare unfavorably against observations, we discuss the potential causes of model biases and propose directions for future developments, including improved evaluations that may be able to better diagnose the root cause of the model-observation disparity. Overall, model results should be approached critically, including determining whether the model performance is acceptable for the problem being addressed, whether biases can be tolerated or corrected, whether the model is appropriately constituted, and whether there is a way to satisfactorily quantify the uncertainty.", "author" : [ { "dropping-particle" : "", "family" : "Young", "given" : "P. J.", "non-dropping-particle" : "", "parse-names" : false, "suffix" : "" }, { "dropping-particle" : "", "family" : "Naik", "given" : "V.", "non-dropping-particle" : "", "parse-names" : false, "suffix" : "" }, { "dropping-particle" : "", "family" : "Fiore", "given" : "A. M.", "non-dropping-particle" : "", "parse-names" : false, "suffix" : "" }, { "dropping-particle" : "", "family" : "Gaudel", "given" : "A.", "non-dropping-particle" : "", "parse-names" : false, "suffix" : "" }, { "dropping-particle" : "", "family" : "Guo", "given" : "J.", "non-dropping-particle" : "", "parse-names" : false, "suffix" : "" }, { "dropping-particle" : "", "family" : "Lin", "given" : "M. Y.", "non-dropping-particle" : "", "parse-names" : false, "suffix" : "" }, { "dropping-particle" : "", "family" : "Neu", "given" : "J. L.", "non-dropping-particle" : "", "parse-names" : false, "suffix" : "" }, { "dropping-particle" : "", "family" : "Parrish", "given" : "D. D.", "non-dropping-particle" : "", "parse-names" : false, "suffix" : "" }, { "dropping-particle" : "", "family" : "Rieder", "given" : "H. E.", "non-dropping-particle" : "", "parse-names" : false, "suffix" : "" }, { "dropping-particle" : "", "family" : "Schnell", "given" : "J. L.", "non-dropping-particle" : "", "parse-names" : false, "suffix" : "" }, { "dropping-particle" : "", "family" : "Tilmes", "given" : "S.", "non-dropping-particle" : "", "parse-names" : false, "suffix" : "" }, { "dropping-particle" : "", "family" : "Wild", "given" : "O.", "non-dropping-particle" : "", "parse-names" : false, "suffix" : "" }, { "dropping-particle" : "", "family" : "Zhang", "given" : "L.", "non-dropping-particle" : "", "parse-names" : false, "suffix" : "" }, { "dropping-particle" : "", "family" : "Ziemke", "given" : "J. R.", "non-dropping-particle" : "", "parse-names" : false, "suffix" : "" }, { "dropping-particle" : "", "family" : "Brandt", "given" : "J.", "non-dropping-particle" : "", "parse-names" : false, "suffix" : "" }, { "dropping-particle" : "", "family" : "Delcloo", "given" : "A.", "non-dropping-particle" : "", "parse-names" : false, "suffix" : "" }, { "dropping-particle" : "", "family" : "Doherty", "given" : "R. M.", "non-dropping-particle" : "", "parse-names" : false, "suffix" : "" }, { "dropping-particle" : "", "family" : "Geels", "given" : "C.", "non-dropping-particle" : "", "parse-names" : false, "suffix" : "" }, { "dropping-particle" : "", "family" : "Hegglin", "given" : "M. I.", "non-dropping-particle" : "", "parse-names" : false, "suffix" : "" }, { "dropping-particle" : "", "family" : "Hu", "given" : "L.", "non-dropping-particle" : "", "parse-names" : false, "suffix" : "" }, { "dropping-particle" : "", "family" : "Im", "given" : "U.", "non-dropping-particle" : "", "parse-names" : false, "suffix" : "" }, { "dropping-particle" : "", "family" : "Kumar", "given" : "R.", "non-dropping-particle" : "", "parse-names" : false, "suffix" : "" }, { "dropping-particle" : "", "family" : "Luhar", "given" : "A.", "non-dropping-particle" : "", "parse-names" : false, "suffix" : "" }, { "dropping-particle" : "", "family" : "Murray", "given" : "L.", "non-dropping-particle" : "", "parse-names" : false, "suffix" : "" }, { "dropping-particle" : "", "family" : "Plummer", "given" : "D.", "non-dropping-particle" : "", "parse-names" : false, "suffix" : "" }, { "dropping-particle" : "", "family" : "Rodriguez", "given" : "J.", "non-dropping-particle" : "", "parse-names" : false, "suffix" : "" }, { "dropping-particle" : "", "family" : "Saiz-Lopez", "given" : "A.", "non-dropping-particle" : "", "parse-names" : false, "suffix" : "" }, { "dropping-particle" : "", "family" : "Schultz", "given" : "M. G.", "non-dropping-particle" : "", "parse-names" : false, "suffix" : "" }, { "dropping-particle" : "", "family" : "Woodhouse", "given" : "M. T.", "non-dropping-particle" : "", "parse-names" : false, "suffix" : "" }, { "dropping-particle" : "", "family" : "Zeng", "given" : "G.", "non-dropping-particle" : "", "parse-names" : false, "suffix" : "" } ], "container-title" : "Elem Sci Anth", "id" : "ITEM-1", "issue" : "1", "issued" : { "date-parts" : [ [ "2018" ] ] }, "page" : "10", "title" : "Tropospheric Ozone Assessment Report: Assessment of global-scale model performance for global and regional ozone distributions, variability, and trends", "translator" : [ { "dropping-particle" : "", "family" : "G2864", "given" : "", "non-dropping-particle" : "", "parse-names" : false, "suffix" : "" } ], "type" : "article-journal", "volume" : "6" }, "uris" : [ "http://www.mendeley.com/documents/?uuid=ae7d0fe8-4759-41af-9cbb-29e0d5742716", "http://www.mendeley.com/documents/?uuid=6c1fac20-a652-4a52-b413-3c2a03c1a433" ] } ], "mendeley" : { "formattedCitation" : "(Young et al., 2018)", "plainTextFormattedCitation" : "(Young et al., 2018)", "previouslyFormattedCitation" : "(Young et al., 2018)" }, "properties" : { "noteIndex" : 0 }, "schema" : "https://github.com/citation-style-language/schema/raw/master/csl-citation.json" }</w:instrText>
            </w:r>
            <w:r w:rsidRPr="007322E7">
              <w:rPr>
                <w:color w:val="131413"/>
                <w:sz w:val="20"/>
                <w:szCs w:val="20"/>
              </w:rPr>
              <w:fldChar w:fldCharType="separate"/>
            </w:r>
            <w:r w:rsidR="00CB33A1">
              <w:rPr>
                <w:noProof/>
                <w:color w:val="131413"/>
                <w:sz w:val="20"/>
                <w:szCs w:val="20"/>
              </w:rPr>
              <w:t>(Young et al., 2018)</w:t>
            </w:r>
            <w:r w:rsidRPr="007322E7">
              <w:rPr>
                <w:color w:val="131413"/>
                <w:sz w:val="20"/>
                <w:szCs w:val="20"/>
              </w:rPr>
              <w:fldChar w:fldCharType="end"/>
            </w:r>
          </w:p>
        </w:tc>
      </w:tr>
      <w:tr w:rsidR="00AF2E59" w:rsidRPr="006210F2" w14:paraId="5447D454" w14:textId="77777777" w:rsidTr="002F5D91">
        <w:trPr>
          <w:jc w:val="center"/>
        </w:trPr>
        <w:tc>
          <w:tcPr>
            <w:tcW w:w="1533" w:type="dxa"/>
            <w:tcBorders>
              <w:top w:val="single" w:sz="8" w:space="0" w:color="auto"/>
              <w:left w:val="single" w:sz="8" w:space="0" w:color="auto"/>
              <w:bottom w:val="single" w:sz="8" w:space="0" w:color="auto"/>
            </w:tcBorders>
            <w:shd w:val="clear" w:color="auto" w:fill="auto"/>
          </w:tcPr>
          <w:p w14:paraId="3930659C" w14:textId="77777777" w:rsidR="00AF2E59" w:rsidRPr="007322E7" w:rsidRDefault="00AF2E59" w:rsidP="00D5630D">
            <w:pPr>
              <w:autoSpaceDE w:val="0"/>
              <w:autoSpaceDN w:val="0"/>
              <w:adjustRightInd w:val="0"/>
              <w:jc w:val="center"/>
              <w:rPr>
                <w:bCs/>
                <w:color w:val="131413"/>
                <w:sz w:val="20"/>
                <w:szCs w:val="20"/>
              </w:rPr>
            </w:pPr>
          </w:p>
        </w:tc>
        <w:tc>
          <w:tcPr>
            <w:tcW w:w="8611" w:type="dxa"/>
            <w:gridSpan w:val="6"/>
            <w:tcBorders>
              <w:top w:val="single" w:sz="8" w:space="0" w:color="auto"/>
              <w:bottom w:val="single" w:sz="8" w:space="0" w:color="auto"/>
              <w:right w:val="single" w:sz="8" w:space="0" w:color="auto"/>
            </w:tcBorders>
            <w:shd w:val="clear" w:color="auto" w:fill="auto"/>
          </w:tcPr>
          <w:p w14:paraId="10B6EA51" w14:textId="77777777" w:rsidR="00AF2E59" w:rsidRPr="007322E7" w:rsidRDefault="00AF2E59" w:rsidP="00D5630D">
            <w:pPr>
              <w:autoSpaceDE w:val="0"/>
              <w:autoSpaceDN w:val="0"/>
              <w:adjustRightInd w:val="0"/>
              <w:jc w:val="center"/>
              <w:rPr>
                <w:color w:val="131413"/>
                <w:sz w:val="20"/>
                <w:szCs w:val="20"/>
              </w:rPr>
            </w:pPr>
            <w:r w:rsidRPr="007322E7">
              <w:rPr>
                <w:color w:val="131413"/>
                <w:sz w:val="20"/>
                <w:szCs w:val="20"/>
              </w:rPr>
              <w:t>Observations</w:t>
            </w:r>
          </w:p>
        </w:tc>
      </w:tr>
      <w:tr w:rsidR="00AF2E59" w:rsidRPr="006210F2" w14:paraId="046ADBF9" w14:textId="77777777" w:rsidTr="002F5D91">
        <w:trPr>
          <w:jc w:val="center"/>
        </w:trPr>
        <w:tc>
          <w:tcPr>
            <w:tcW w:w="1533" w:type="dxa"/>
            <w:tcBorders>
              <w:top w:val="single" w:sz="8" w:space="0" w:color="auto"/>
              <w:left w:val="single" w:sz="8" w:space="0" w:color="auto"/>
              <w:bottom w:val="single" w:sz="8" w:space="0" w:color="auto"/>
            </w:tcBorders>
            <w:shd w:val="clear" w:color="auto" w:fill="auto"/>
          </w:tcPr>
          <w:p w14:paraId="62A98F7A" w14:textId="21DB2EF0" w:rsidR="00AF2E59" w:rsidRPr="007322E7" w:rsidRDefault="00AF2E59" w:rsidP="00D5630D">
            <w:pPr>
              <w:autoSpaceDE w:val="0"/>
              <w:autoSpaceDN w:val="0"/>
              <w:adjustRightInd w:val="0"/>
              <w:rPr>
                <w:bCs/>
                <w:color w:val="131413"/>
                <w:sz w:val="20"/>
                <w:szCs w:val="20"/>
              </w:rPr>
            </w:pPr>
            <w:r w:rsidRPr="007322E7">
              <w:rPr>
                <w:bCs/>
                <w:color w:val="131413"/>
                <w:sz w:val="20"/>
                <w:szCs w:val="20"/>
              </w:rPr>
              <w:t>2010</w:t>
            </w:r>
            <w:r w:rsidR="00554C1F" w:rsidRPr="007322E7">
              <w:rPr>
                <w:bCs/>
              </w:rPr>
              <w:t>–</w:t>
            </w:r>
            <w:r w:rsidRPr="007322E7">
              <w:rPr>
                <w:bCs/>
                <w:color w:val="131413"/>
                <w:sz w:val="20"/>
                <w:szCs w:val="20"/>
              </w:rPr>
              <w:t>2014</w:t>
            </w:r>
          </w:p>
          <w:p w14:paraId="1DF229EB" w14:textId="77777777" w:rsidR="00AF2E59" w:rsidRPr="007322E7" w:rsidRDefault="00AF2E59" w:rsidP="00D5630D">
            <w:pPr>
              <w:autoSpaceDE w:val="0"/>
              <w:autoSpaceDN w:val="0"/>
              <w:adjustRightInd w:val="0"/>
              <w:rPr>
                <w:bCs/>
                <w:color w:val="131413"/>
                <w:sz w:val="20"/>
                <w:szCs w:val="20"/>
              </w:rPr>
            </w:pPr>
          </w:p>
        </w:tc>
        <w:tc>
          <w:tcPr>
            <w:tcW w:w="1134" w:type="dxa"/>
            <w:tcBorders>
              <w:top w:val="single" w:sz="8" w:space="0" w:color="auto"/>
              <w:bottom w:val="single" w:sz="8" w:space="0" w:color="auto"/>
            </w:tcBorders>
            <w:shd w:val="clear" w:color="auto" w:fill="auto"/>
          </w:tcPr>
          <w:p w14:paraId="6E3ED3BE" w14:textId="77777777" w:rsidR="00AF2E59" w:rsidRPr="007322E7" w:rsidRDefault="00AF2E59" w:rsidP="00D5630D">
            <w:pPr>
              <w:autoSpaceDE w:val="0"/>
              <w:autoSpaceDN w:val="0"/>
              <w:adjustRightInd w:val="0"/>
              <w:rPr>
                <w:color w:val="131413"/>
                <w:sz w:val="20"/>
                <w:szCs w:val="20"/>
              </w:rPr>
            </w:pPr>
            <w:r w:rsidRPr="007322E7">
              <w:rPr>
                <w:color w:val="131413"/>
                <w:sz w:val="20"/>
                <w:szCs w:val="20"/>
              </w:rPr>
              <w:t>338 ± 6</w:t>
            </w:r>
          </w:p>
          <w:p w14:paraId="7B4E02C7" w14:textId="77777777" w:rsidR="00AF2E59" w:rsidRPr="007322E7" w:rsidRDefault="00AF2E59" w:rsidP="00D5630D">
            <w:pPr>
              <w:autoSpaceDE w:val="0"/>
              <w:autoSpaceDN w:val="0"/>
              <w:adjustRightInd w:val="0"/>
              <w:rPr>
                <w:color w:val="131413"/>
                <w:sz w:val="20"/>
                <w:szCs w:val="20"/>
              </w:rPr>
            </w:pPr>
          </w:p>
        </w:tc>
        <w:tc>
          <w:tcPr>
            <w:tcW w:w="1418" w:type="dxa"/>
            <w:tcBorders>
              <w:top w:val="single" w:sz="8" w:space="0" w:color="auto"/>
              <w:bottom w:val="single" w:sz="8" w:space="0" w:color="auto"/>
            </w:tcBorders>
            <w:shd w:val="clear" w:color="auto" w:fill="auto"/>
          </w:tcPr>
          <w:p w14:paraId="7ACD75B7" w14:textId="77777777" w:rsidR="00AF2E59" w:rsidRPr="007322E7" w:rsidRDefault="00AF2E59" w:rsidP="00D5630D">
            <w:pPr>
              <w:autoSpaceDE w:val="0"/>
              <w:autoSpaceDN w:val="0"/>
              <w:adjustRightInd w:val="0"/>
              <w:rPr>
                <w:i/>
                <w:color w:val="131413"/>
                <w:sz w:val="20"/>
                <w:szCs w:val="20"/>
              </w:rPr>
            </w:pPr>
          </w:p>
        </w:tc>
        <w:tc>
          <w:tcPr>
            <w:tcW w:w="1305" w:type="dxa"/>
            <w:tcBorders>
              <w:top w:val="single" w:sz="8" w:space="0" w:color="auto"/>
              <w:bottom w:val="single" w:sz="8" w:space="0" w:color="auto"/>
            </w:tcBorders>
            <w:shd w:val="clear" w:color="auto" w:fill="auto"/>
          </w:tcPr>
          <w:p w14:paraId="3729DD33" w14:textId="77777777" w:rsidR="00AF2E59" w:rsidRPr="007322E7" w:rsidRDefault="00AF2E59" w:rsidP="00D5630D">
            <w:pPr>
              <w:autoSpaceDE w:val="0"/>
              <w:autoSpaceDN w:val="0"/>
              <w:adjustRightInd w:val="0"/>
              <w:rPr>
                <w:i/>
                <w:color w:val="131413"/>
                <w:sz w:val="20"/>
                <w:szCs w:val="20"/>
              </w:rPr>
            </w:pPr>
          </w:p>
        </w:tc>
        <w:tc>
          <w:tcPr>
            <w:tcW w:w="1260" w:type="dxa"/>
            <w:tcBorders>
              <w:top w:val="single" w:sz="8" w:space="0" w:color="auto"/>
              <w:bottom w:val="single" w:sz="8" w:space="0" w:color="auto"/>
            </w:tcBorders>
            <w:shd w:val="clear" w:color="auto" w:fill="auto"/>
          </w:tcPr>
          <w:p w14:paraId="5C17C0C5" w14:textId="77777777" w:rsidR="00AF2E59" w:rsidRPr="007322E7" w:rsidRDefault="00AF2E59" w:rsidP="00D5630D">
            <w:pPr>
              <w:autoSpaceDE w:val="0"/>
              <w:autoSpaceDN w:val="0"/>
              <w:adjustRightInd w:val="0"/>
              <w:rPr>
                <w:i/>
                <w:color w:val="131413"/>
                <w:sz w:val="20"/>
                <w:szCs w:val="20"/>
              </w:rPr>
            </w:pPr>
          </w:p>
        </w:tc>
        <w:tc>
          <w:tcPr>
            <w:tcW w:w="1120" w:type="dxa"/>
            <w:tcBorders>
              <w:top w:val="single" w:sz="8" w:space="0" w:color="auto"/>
              <w:bottom w:val="single" w:sz="8" w:space="0" w:color="auto"/>
            </w:tcBorders>
            <w:shd w:val="clear" w:color="auto" w:fill="auto"/>
          </w:tcPr>
          <w:p w14:paraId="164B3E34" w14:textId="77777777" w:rsidR="00AF2E59" w:rsidRPr="007322E7" w:rsidRDefault="00AF2E59" w:rsidP="00D5630D">
            <w:pPr>
              <w:autoSpaceDE w:val="0"/>
              <w:autoSpaceDN w:val="0"/>
              <w:adjustRightInd w:val="0"/>
              <w:rPr>
                <w:i/>
                <w:color w:val="131413"/>
                <w:sz w:val="20"/>
                <w:szCs w:val="20"/>
              </w:rPr>
            </w:pPr>
          </w:p>
        </w:tc>
        <w:tc>
          <w:tcPr>
            <w:tcW w:w="2374" w:type="dxa"/>
            <w:tcBorders>
              <w:top w:val="single" w:sz="8" w:space="0" w:color="auto"/>
              <w:bottom w:val="single" w:sz="8" w:space="0" w:color="auto"/>
              <w:right w:val="single" w:sz="8" w:space="0" w:color="auto"/>
            </w:tcBorders>
            <w:shd w:val="clear" w:color="auto" w:fill="auto"/>
          </w:tcPr>
          <w:p w14:paraId="5F9E154C" w14:textId="2B0C36D6" w:rsidR="00AF2E59" w:rsidRPr="007322E7" w:rsidRDefault="00AF2E59" w:rsidP="00D5630D">
            <w:pPr>
              <w:autoSpaceDE w:val="0"/>
              <w:autoSpaceDN w:val="0"/>
              <w:adjustRightInd w:val="0"/>
              <w:rPr>
                <w:color w:val="131413"/>
                <w:sz w:val="20"/>
                <w:szCs w:val="20"/>
                <w:vertAlign w:val="superscript"/>
              </w:rPr>
            </w:pPr>
            <w:r w:rsidRPr="007322E7">
              <w:rPr>
                <w:color w:val="131413"/>
                <w:sz w:val="20"/>
                <w:szCs w:val="20"/>
              </w:rPr>
              <w:t>TOST</w:t>
            </w:r>
            <w:r w:rsidR="00E3364B" w:rsidRPr="007322E7">
              <w:rPr>
                <w:color w:val="131413"/>
                <w:sz w:val="20"/>
                <w:szCs w:val="20"/>
                <w:vertAlign w:val="superscript"/>
              </w:rPr>
              <w:t>d</w:t>
            </w:r>
            <w:r w:rsidRPr="007322E7">
              <w:rPr>
                <w:color w:val="131413"/>
                <w:sz w:val="20"/>
                <w:szCs w:val="20"/>
              </w:rPr>
              <w:t>, IASI</w:t>
            </w:r>
            <w:r w:rsidR="00E3364B" w:rsidRPr="007322E7">
              <w:rPr>
                <w:color w:val="131413"/>
                <w:sz w:val="20"/>
                <w:szCs w:val="20"/>
                <w:vertAlign w:val="superscript"/>
              </w:rPr>
              <w:t>e</w:t>
            </w:r>
            <w:r w:rsidRPr="007322E7">
              <w:rPr>
                <w:color w:val="131413"/>
                <w:sz w:val="20"/>
                <w:szCs w:val="20"/>
              </w:rPr>
              <w:t>-FORLI, and IASI-SOFRID</w:t>
            </w:r>
          </w:p>
          <w:p w14:paraId="4EA3FE98" w14:textId="3FC2F2A9" w:rsidR="00AF2E59" w:rsidRPr="007322E7" w:rsidRDefault="00AF2E59" w:rsidP="00D5630D">
            <w:pPr>
              <w:autoSpaceDE w:val="0"/>
              <w:autoSpaceDN w:val="0"/>
              <w:adjustRightInd w:val="0"/>
              <w:rPr>
                <w:i/>
                <w:color w:val="131413"/>
                <w:sz w:val="20"/>
                <w:szCs w:val="20"/>
              </w:rPr>
            </w:pPr>
            <w:r w:rsidRPr="007322E7">
              <w:rPr>
                <w:i/>
                <w:color w:val="131413"/>
                <w:sz w:val="20"/>
                <w:szCs w:val="20"/>
              </w:rPr>
              <w:fldChar w:fldCharType="begin" w:fldLock="1"/>
            </w:r>
            <w:r w:rsidR="00D477C7">
              <w:rPr>
                <w:i/>
                <w:color w:val="131413"/>
                <w:sz w:val="20"/>
                <w:szCs w:val="20"/>
              </w:rPr>
              <w:instrText>ADDIN CSL_CITATION { "citationItems" : [ { "id" : "ITEM-1", "itemData" : { "DOI" : "10.1525/elementa.291", "ISSN" : "2325-1026", "abstract" : "The Tropospheric Ozone Assessment Report (TOAR) is an activity of the International Global Atmospheric Chemistry Project. This paper is a component of the report, focusing on the present-day distribution and trends of tropospheric ozone relevant to climate and global atmospheric chemistry model evaluation. Utilizing the TOAR surface ozone database, several figures present the global distribution and trends of daytime average ozone at 2702 non-urban monitoring sites, highlighting the regions and seasons of the world with the greatest ozone levels. Similarly, ozonesonde and commercial aircraft observations reveal ozone\u2019s distribution throughout the depth of the free troposphere. Long-term surface observations are limited in their global spatial coverage, but data from remote locations indicate that ozone in the 21st century is greater than during the 1970s and 1980s. While some remote sites and many sites in the heavily polluted regions of East Asia show ozone increases since 2000, many others show decreases and there is no clear global pattern for surface ozone changes since 2000. Two new satellite products provide detailed views of ozone in the lower troposphere across East Asia and Europe, revealing the full spatial extent of the spring and summer ozone enhancements across eastern China that cannot be assessed from limited surface observations. Sufficient data are now available (ozonesondes, satellite, aircraft) across the tropics from South America eastwards to the western Pacific Ocean, to indicate a likely tropospheric column ozone increase since the 1990s. The 2014\u20132016 mean tropospheric ozone burden (TOB) between 60\u02daN\u201360\u02daS from five satellite products is 300 Tg \u00b1 4%. While this agreement is excellent, the products differ in their quantification of TOB trends and further work is required to reconcile the differences. Satellites can now estimate ozone\u2019s global long-wave radiative effect, but evaluation is difficult due to limited in situ observations where the radiative effect is greatest.", "author" : [ { "dropping-particle" : "", "family" : "Gaudel", "given" : "A.", "non-dropping-particle" : "", "parse-names" : false, "suffix" : "" }, { "dropping-particle" : "", "family" : "Cooper", "given" : "O. R.", "non-dropping-particle" : "", "parse-names" : false, "suffix" : "" }, { "dropping-particle" : "", "family" : "Ancellet", "given" : "G.", "non-dropping-particle" : "", "parse-names" : false, "suffix" : "" }, { "dropping-particle" : "", "family" : "Barret", "given" : "B.", "non-dropping-particle" : "", "parse-names" : false, "suffix" : "" }, { "dropping-particle" : "", "family" : "Boynard", "given" : "A.", "non-dropping-particle" : "", "parse-names" : false, "suffix" : "" }, { "dropping-particle" : "", "family" : "Burrows", "given" : "J. P.", "non-dropping-particle" : "", "parse-names" : false, "suffix" : "" }, { "dropping-particle" : "", "family" : "Clerbaux", "given" : "C.", "non-dropping-particle" : "", "parse-names" : false, "suffix" : "" }, { "dropping-particle" : "", "family" : "Coheur", "given" : "P.-F.", "non-dropping-particle" : "", "parse-names" : false, "suffix" : "" }, { "dropping-particle" : "", "family" : "Cuesta", "given" : "J.", "non-dropping-particle" : "", "parse-names" : false, "suffix" : "" }, { "dropping-particle" : "", "family" : "Cuevas", "given" : "E.", "non-dropping-particle" : "", "parse-names" : false, "suffix" : "" }, { "dropping-particle" : "", "family" : "Doniki", "given" : "S.", "non-dropping-particle" : "", "parse-names" : false, "suffix" : "" }, { "dropping-particle" : "", "family" : "Dufour", "given" : "G.", "non-dropping-particle" : "", "parse-names" : false, "suffix" : "" }, { "dropping-particle" : "", "family" : "Ebojie", "given" : "F.", "non-dropping-particle" : "", "parse-names" : false, "suffix" : "" }, { "dropping-particle" : "", "family" : "Foret", "given" : "G.", "non-dropping-particle" : "", "parse-names" : false, "suffix" : "" }, { "dropping-particle" : "", "family" : "Garcia", "given" : "O.", "non-dropping-particle" : "", "parse-names" : false, "suffix" : "" }, { "dropping-particle" : "", "family" : "Granados-Mu\u00f1oz", "given" : "M. J.", "non-dropping-particle" : "", "parse-names" : false, "suffix" : "" }, { "dropping-particle" : "", "family" : "Hannigan", "given" : "J. W.", "non-dropping-particle" : "", "parse-names" : false, "suffix" : "" }, { "dropping-particle" : "", "family" : "Hase", "given" : "F.", "non-dropping-particle" : "", "parse-names" : false, "suffix" : "" }, { "dropping-particle" : "", "family" : "Hassler", "given" : "B.", "non-dropping-particle" : "", "parse-names" : false, "suffix" : "" }, { "dropping-particle" : "", "family" : "Huang", "given" : "G.", "non-dropping-particle" : "", "parse-names" : false, "suffix" : "" }, { "dropping-particle" : "", "family" : "Hurtmans", "given" : "D.", "non-dropping-particle" : "", "parse-names" : false, "suffix" : "" }, { "dropping-particle" : "", "family" : "Jaffe", "given" : "D.", "non-dropping-particle" : "", "parse-names" : false, "suffix" : "" }, { "dropping-particle" : "", "family" : "Jones", "given" : "N.", "non-dropping-particle" : "", "parse-names" : false, "suffix" : "" }, { "dropping-particle" : "", "family" : "Kalabokas", "given" : "P.", "non-dropping-particle" : "", "parse-names" : false, "suffix" : "" }, { "dropping-particle" : "", "family" : "Kerridge", "given" : "B.", "non-dropping-particle" : "", "parse-names" : false, "suffix" : "" }, { "dropping-particle" : "", "family" : "Kulawik", "given" : "S.", "non-dropping-particle" : "", "parse-names" : false, "suffix" : "" }, { "dropping-particle" : "", "family" : "Latter", "given" : "B.", "non-dropping-particle" : "", "parse-names" : false, "suffix" : "" }, { "dropping-particle" : "", "family" : "Leblanc", "given" : "T.", "non-dropping-particle" : "", "parse-names" : false, "suffix" : "" }, { "dropping-particle" : "", "family" : "Flochmo\u00ebn", "given" : "E.", "non-dropping-particle" : "Le", "parse-names" : false, "suffix" : "" }, { "dropping-particle" : "", "family" : "Lin", "given" : "W.", "non-dropping-particle" : "", "parse-names" : false, "suffix" : "" }, { "dropping-particle" : "", "family" : "Liu", "given" : "J.", "non-dropping-particle" : "", "parse-names" : false, "suffix" : "" }, { "dropping-particle" : "", "family" : "Liu", "given" : "X.", "non-dropping-particle" : "", "parse-names" : false, "suffix" : "" }, { "dropping-particle" : "", "family" : "Mahieu", "given" : "E.", "non-dropping-particle" : "", "parse-names" : false, "suffix" : "" }, { "dropping-particle" : "", "family" : "McClure-Begley", "given" : "A.", "non-dropping-particle" : "", "parse-names" : false, "suffix" : "" }, { "dropping-particle" : "", "family" : "Neu", "given" : "J. L.", "non-dropping-particle" : "", "parse-names" : false, "suffix" : "" }, { "dropping-particle" : "", "family" : "Osman", "given" : "M.", "non-dropping-particle" : "", "parse-names" : false, "suffix" : "" }, { "dropping-particle" : "", "family" : "Palm", "given" : "M.", "non-dropping-particle" : "", "parse-names" : false, "suffix" : "" }, { "dropping-particle" : "", "family" : "Petetin", "given" : "H.", "non-dropping-particle" : "", "parse-names" : false, "suffix" : "" }, { "dropping-particle" : "", "family" : "Petropavlovskikh", "given" : "I.", "non-dropping-particle" : "", "parse-names" : false, "suffix" : "" }, { "dropping-particle" : "", "family" : "Querel", "given" : "R.", "non-dropping-particle" : "", "parse-names" : false, "suffix" : "" }, { "dropping-particle" : "", "family" : "Rahpoe", "given" : "N.", "non-dropping-particle" : "", "parse-names" : false, "suffix" : "" }, { "dropping-particle" : "", "family" : "Rozanov", "given" : "A.", "non-dropping-particle" : "", "parse-names" : false, "suffix" : "" }, { "dropping-particle" : "", "family" : "Schultz", "given" : "M. G.", "non-dropping-particle" : "", "parse-names" : false, "suffix" : "" }, { "dropping-particle" : "", "family" : "Schwab", "given" : "J.", "non-dropping-particle" : "", "parse-names" : false, "suffix" : "" }, { "dropping-particle" : "", "family" : "Siddans", "given" : "R.", "non-dropping-particle" : "", "parse-names" : false, "suffix" : "" }, { "dropping-particle" : "", "family" : "Smale", "given" : "D.", "non-dropping-particle" : "", "parse-names" : false, "suffix" : "" }, { "dropping-particle" : "", "family" : "Steinbacher", "given" : "M.", "non-dropping-particle" : "", "parse-names" : false, "suffix" : "" }, { "dropping-particle" : "", "family" : "Tanimoto", "given" : "H.", "non-dropping-particle" : "", "parse-names" : false, "suffix" : "" }, { "dropping-particle" : "", "family" : "Tarasick", "given" : "D. W.", "non-dropping-particle" : "", "parse-names" : false, "suffix" : "" }, { "dropping-particle" : "", "family" : "Thouret", "given" : "V.", "non-dropping-particle" : "", "parse-names" : false, "suffix" : "" }, { "dropping-particle" : "", "family" : "Thompson", "given" : "A. M.", "non-dropping-particle" : "", "parse-names" : false, "suffix" : "" }, { "dropping-particle" : "", "family" : "Trickl", "given" : "T.", "non-dropping-particle" : "", "parse-names" : false, "suffix" : "" }, { "dropping-particle" : "", "family" : "Weatherhead", "given" : "E.", "non-dropping-particle" : "", "parse-names" : false, "suffix" : "" }, { "dropping-particle" : "", "family" : "Wespes", "given" : "C.", "non-dropping-particle" : "", "parse-names" : false, "suffix" : "" }, { "dropping-particle" : "", "family" : "Worden", "given" : "H. M.", "non-dropping-particle" : "", "parse-names" : false, "suffix" : "" }, { "dropping-particle" : "", "family" : "Vigouroux", "given" : "C.", "non-dropping-particle" : "", "parse-names" : false, "suffix" : "" }, { "dropping-particle" : "", "family" : "Xu", "given" : "X.", "non-dropping-particle" : "", "parse-names" : false, "suffix" : "" }, { "dropping-particle" : "", "family" : "Zeng", "given" : "G.", "non-dropping-particle" : "", "parse-names" : false, "suffix" : "" }, { "dropping-particle" : "", "family" : "Ziemke", "given" : "J.", "non-dropping-particle" : "", "parse-names" : false, "suffix" : "" }, { "dropping-particle" : "", "family" : "Helmig", "given" : "Detlev", "non-dropping-particle" : "", "parse-names" : false, "suffix" : "" }, { "dropping-particle" : "", "family" : "Lewis", "given" : "Alastair", "non-dropping-particle" : "", "parse-names" : false, "suffix" : "" } ], "container-title" : "Elem Sci Anth", "id" : "ITEM-1", "issue" : "1", "issued" : { "date-parts" : [ [ "2018" ] ] }, "page" : "39", "title" : "Tropospheric Ozone Assessment Report: Present-day distribution and trends of tropospheric ozone relevant to climate and global atmospheric chemistry model evaluation", "translator" : [ { "dropping-particle" : "", "family" : "G2805", "given" : "", "non-dropping-particle" : "", "parse-names" : false, "suffix" : "" } ], "type" : "article-journal", "volume" : "6" }, "uris" : [ "http://www.mendeley.com/documents/?uuid=f8c59580-b5f1-44c9-a732-4531acd2c833", "http://www.mendeley.com/documents/?uuid=1b574329-859b-45e4-81f5-98f451fe2996" ] } ], "mendeley" : { "formattedCitation" : "(Gaudel et al., 2018)", "plainTextFormattedCitation" : "(Gaudel et al., 2018)", "previouslyFormattedCitation" : "(Gaudel et al., 2018)" }, "properties" : { "noteIndex" : 0 }, "schema" : "https://github.com/citation-style-language/schema/raw/master/csl-citation.json" }</w:instrText>
            </w:r>
            <w:r w:rsidRPr="007322E7">
              <w:rPr>
                <w:i/>
                <w:color w:val="131413"/>
                <w:sz w:val="20"/>
                <w:szCs w:val="20"/>
              </w:rPr>
              <w:fldChar w:fldCharType="separate"/>
            </w:r>
            <w:r w:rsidR="00CB33A1">
              <w:rPr>
                <w:noProof/>
                <w:color w:val="131413"/>
                <w:sz w:val="20"/>
                <w:szCs w:val="20"/>
              </w:rPr>
              <w:t>(Gaudel et al., 2018)</w:t>
            </w:r>
            <w:r w:rsidRPr="007322E7">
              <w:rPr>
                <w:i/>
                <w:color w:val="131413"/>
                <w:sz w:val="20"/>
                <w:szCs w:val="20"/>
              </w:rPr>
              <w:fldChar w:fldCharType="end"/>
            </w:r>
          </w:p>
        </w:tc>
      </w:tr>
      <w:tr w:rsidR="00AF2E59" w:rsidRPr="00DA7F98" w14:paraId="5C9D19CD" w14:textId="77777777" w:rsidTr="002F5D91">
        <w:trPr>
          <w:jc w:val="center"/>
        </w:trPr>
        <w:tc>
          <w:tcPr>
            <w:tcW w:w="1533" w:type="dxa"/>
            <w:tcBorders>
              <w:top w:val="single" w:sz="8" w:space="0" w:color="auto"/>
              <w:left w:val="single" w:sz="8" w:space="0" w:color="auto"/>
              <w:bottom w:val="single" w:sz="8" w:space="0" w:color="auto"/>
            </w:tcBorders>
            <w:shd w:val="clear" w:color="auto" w:fill="auto"/>
          </w:tcPr>
          <w:p w14:paraId="12858F44" w14:textId="2076B61D" w:rsidR="00AF2E59" w:rsidRPr="007322E7" w:rsidRDefault="00AF2E59" w:rsidP="00D5630D">
            <w:pPr>
              <w:autoSpaceDE w:val="0"/>
              <w:autoSpaceDN w:val="0"/>
              <w:adjustRightInd w:val="0"/>
              <w:rPr>
                <w:bCs/>
                <w:color w:val="131413"/>
                <w:sz w:val="20"/>
                <w:szCs w:val="20"/>
              </w:rPr>
            </w:pPr>
            <w:r w:rsidRPr="007322E7">
              <w:rPr>
                <w:bCs/>
                <w:color w:val="131413"/>
                <w:sz w:val="20"/>
                <w:szCs w:val="20"/>
              </w:rPr>
              <w:t>2010</w:t>
            </w:r>
            <w:r w:rsidR="00554C1F" w:rsidRPr="007322E7">
              <w:rPr>
                <w:bCs/>
              </w:rPr>
              <w:t>–</w:t>
            </w:r>
            <w:r w:rsidRPr="007322E7">
              <w:rPr>
                <w:bCs/>
                <w:color w:val="131413"/>
                <w:sz w:val="20"/>
                <w:szCs w:val="20"/>
              </w:rPr>
              <w:t>2014</w:t>
            </w:r>
          </w:p>
          <w:p w14:paraId="28D5D2D6" w14:textId="77777777" w:rsidR="00AF2E59" w:rsidRPr="007322E7" w:rsidRDefault="00AF2E59" w:rsidP="00D5630D">
            <w:pPr>
              <w:autoSpaceDE w:val="0"/>
              <w:autoSpaceDN w:val="0"/>
              <w:adjustRightInd w:val="0"/>
              <w:rPr>
                <w:bCs/>
                <w:color w:val="131413"/>
                <w:sz w:val="20"/>
                <w:szCs w:val="20"/>
              </w:rPr>
            </w:pPr>
          </w:p>
        </w:tc>
        <w:tc>
          <w:tcPr>
            <w:tcW w:w="1134" w:type="dxa"/>
            <w:tcBorders>
              <w:top w:val="single" w:sz="8" w:space="0" w:color="auto"/>
              <w:bottom w:val="single" w:sz="8" w:space="0" w:color="auto"/>
            </w:tcBorders>
            <w:shd w:val="clear" w:color="auto" w:fill="auto"/>
          </w:tcPr>
          <w:p w14:paraId="2E0618E3" w14:textId="77777777" w:rsidR="00AF2E59" w:rsidRPr="007322E7" w:rsidRDefault="00AF2E59" w:rsidP="00D5630D">
            <w:pPr>
              <w:autoSpaceDE w:val="0"/>
              <w:autoSpaceDN w:val="0"/>
              <w:adjustRightInd w:val="0"/>
              <w:rPr>
                <w:color w:val="131413"/>
                <w:sz w:val="20"/>
                <w:szCs w:val="20"/>
              </w:rPr>
            </w:pPr>
            <w:r w:rsidRPr="007322E7">
              <w:rPr>
                <w:color w:val="131413"/>
                <w:sz w:val="20"/>
                <w:szCs w:val="20"/>
              </w:rPr>
              <w:t xml:space="preserve">302 ± 12* </w:t>
            </w:r>
          </w:p>
          <w:p w14:paraId="3AF57855" w14:textId="77777777" w:rsidR="00AF2E59" w:rsidRPr="007322E7" w:rsidRDefault="00AF2E59" w:rsidP="00D5630D">
            <w:pPr>
              <w:autoSpaceDE w:val="0"/>
              <w:autoSpaceDN w:val="0"/>
              <w:adjustRightInd w:val="0"/>
              <w:rPr>
                <w:color w:val="131413"/>
                <w:sz w:val="20"/>
                <w:szCs w:val="20"/>
              </w:rPr>
            </w:pPr>
          </w:p>
        </w:tc>
        <w:tc>
          <w:tcPr>
            <w:tcW w:w="1418" w:type="dxa"/>
            <w:tcBorders>
              <w:top w:val="single" w:sz="8" w:space="0" w:color="auto"/>
              <w:bottom w:val="single" w:sz="8" w:space="0" w:color="auto"/>
            </w:tcBorders>
            <w:shd w:val="clear" w:color="auto" w:fill="auto"/>
          </w:tcPr>
          <w:p w14:paraId="761633BC" w14:textId="77777777" w:rsidR="00AF2E59" w:rsidRPr="007322E7" w:rsidRDefault="00AF2E59" w:rsidP="00D5630D">
            <w:pPr>
              <w:autoSpaceDE w:val="0"/>
              <w:autoSpaceDN w:val="0"/>
              <w:adjustRightInd w:val="0"/>
              <w:rPr>
                <w:i/>
                <w:color w:val="131413"/>
                <w:sz w:val="20"/>
                <w:szCs w:val="20"/>
              </w:rPr>
            </w:pPr>
          </w:p>
        </w:tc>
        <w:tc>
          <w:tcPr>
            <w:tcW w:w="1305" w:type="dxa"/>
            <w:tcBorders>
              <w:top w:val="single" w:sz="8" w:space="0" w:color="auto"/>
              <w:bottom w:val="single" w:sz="8" w:space="0" w:color="auto"/>
            </w:tcBorders>
            <w:shd w:val="clear" w:color="auto" w:fill="auto"/>
          </w:tcPr>
          <w:p w14:paraId="4CCBB1DA" w14:textId="77777777" w:rsidR="00AF2E59" w:rsidRPr="007322E7" w:rsidRDefault="00AF2E59" w:rsidP="00D5630D">
            <w:pPr>
              <w:autoSpaceDE w:val="0"/>
              <w:autoSpaceDN w:val="0"/>
              <w:adjustRightInd w:val="0"/>
              <w:rPr>
                <w:i/>
                <w:color w:val="131413"/>
                <w:sz w:val="20"/>
                <w:szCs w:val="20"/>
              </w:rPr>
            </w:pPr>
          </w:p>
        </w:tc>
        <w:tc>
          <w:tcPr>
            <w:tcW w:w="1260" w:type="dxa"/>
            <w:tcBorders>
              <w:top w:val="single" w:sz="8" w:space="0" w:color="auto"/>
              <w:bottom w:val="single" w:sz="8" w:space="0" w:color="auto"/>
            </w:tcBorders>
            <w:shd w:val="clear" w:color="auto" w:fill="auto"/>
          </w:tcPr>
          <w:p w14:paraId="3D72CA18" w14:textId="77777777" w:rsidR="00AF2E59" w:rsidRPr="007322E7" w:rsidRDefault="00AF2E59" w:rsidP="00D5630D">
            <w:pPr>
              <w:autoSpaceDE w:val="0"/>
              <w:autoSpaceDN w:val="0"/>
              <w:adjustRightInd w:val="0"/>
              <w:rPr>
                <w:i/>
                <w:color w:val="131413"/>
                <w:sz w:val="20"/>
                <w:szCs w:val="20"/>
              </w:rPr>
            </w:pPr>
          </w:p>
        </w:tc>
        <w:tc>
          <w:tcPr>
            <w:tcW w:w="1120" w:type="dxa"/>
            <w:tcBorders>
              <w:top w:val="single" w:sz="8" w:space="0" w:color="auto"/>
              <w:bottom w:val="single" w:sz="8" w:space="0" w:color="auto"/>
            </w:tcBorders>
            <w:shd w:val="clear" w:color="auto" w:fill="auto"/>
          </w:tcPr>
          <w:p w14:paraId="77BFC2A6" w14:textId="77777777" w:rsidR="00AF2E59" w:rsidRPr="007322E7" w:rsidRDefault="00AF2E59" w:rsidP="00D5630D">
            <w:pPr>
              <w:autoSpaceDE w:val="0"/>
              <w:autoSpaceDN w:val="0"/>
              <w:adjustRightInd w:val="0"/>
              <w:rPr>
                <w:i/>
                <w:color w:val="131413"/>
                <w:sz w:val="20"/>
                <w:szCs w:val="20"/>
              </w:rPr>
            </w:pPr>
          </w:p>
        </w:tc>
        <w:tc>
          <w:tcPr>
            <w:tcW w:w="2374" w:type="dxa"/>
            <w:tcBorders>
              <w:top w:val="single" w:sz="8" w:space="0" w:color="auto"/>
              <w:bottom w:val="single" w:sz="8" w:space="0" w:color="auto"/>
              <w:right w:val="single" w:sz="8" w:space="0" w:color="auto"/>
            </w:tcBorders>
            <w:shd w:val="clear" w:color="auto" w:fill="auto"/>
          </w:tcPr>
          <w:p w14:paraId="129B4288" w14:textId="0EA06B8A" w:rsidR="00AF2E59" w:rsidRPr="007322E7" w:rsidRDefault="00AF2E59" w:rsidP="00D5630D">
            <w:pPr>
              <w:autoSpaceDE w:val="0"/>
              <w:autoSpaceDN w:val="0"/>
              <w:adjustRightInd w:val="0"/>
              <w:rPr>
                <w:color w:val="131413"/>
                <w:sz w:val="20"/>
                <w:szCs w:val="20"/>
              </w:rPr>
            </w:pPr>
            <w:r w:rsidRPr="007322E7">
              <w:rPr>
                <w:color w:val="131413"/>
                <w:sz w:val="20"/>
                <w:szCs w:val="20"/>
              </w:rPr>
              <w:t>TOST, IASI-FORLI, IASI-SOFRID, OMI</w:t>
            </w:r>
            <w:r w:rsidR="00E3364B" w:rsidRPr="007322E7">
              <w:rPr>
                <w:color w:val="131413"/>
                <w:sz w:val="20"/>
                <w:szCs w:val="20"/>
                <w:vertAlign w:val="superscript"/>
              </w:rPr>
              <w:t>f</w:t>
            </w:r>
            <w:r w:rsidRPr="007322E7">
              <w:rPr>
                <w:color w:val="131413"/>
                <w:sz w:val="20"/>
                <w:szCs w:val="20"/>
              </w:rPr>
              <w:t>/MLS, OMI-SAO and OMI-RAL</w:t>
            </w:r>
            <w:r w:rsidRPr="007322E7" w:rsidDel="00FA1F86">
              <w:rPr>
                <w:color w:val="131413"/>
                <w:sz w:val="20"/>
                <w:szCs w:val="20"/>
              </w:rPr>
              <w:t xml:space="preserve"> </w:t>
            </w:r>
          </w:p>
          <w:p w14:paraId="6954285B" w14:textId="6E0DA376" w:rsidR="00AF2E59" w:rsidRPr="00326917" w:rsidRDefault="00AF2E59" w:rsidP="00D5630D">
            <w:pPr>
              <w:autoSpaceDE w:val="0"/>
              <w:autoSpaceDN w:val="0"/>
              <w:adjustRightInd w:val="0"/>
              <w:rPr>
                <w:i/>
                <w:color w:val="131413"/>
                <w:sz w:val="20"/>
                <w:szCs w:val="20"/>
                <w:lang w:val="en-US"/>
              </w:rPr>
            </w:pPr>
            <w:r w:rsidRPr="007322E7">
              <w:rPr>
                <w:i/>
                <w:color w:val="131413"/>
                <w:sz w:val="20"/>
                <w:szCs w:val="20"/>
              </w:rPr>
              <w:fldChar w:fldCharType="begin" w:fldLock="1"/>
            </w:r>
            <w:r w:rsidR="00D477C7">
              <w:rPr>
                <w:i/>
                <w:color w:val="131413"/>
                <w:sz w:val="20"/>
                <w:szCs w:val="20"/>
              </w:rPr>
              <w:instrText>ADDIN CSL_CITATION { "citationItems" : [ { "id" : "ITEM-1", "itemData" : { "DOI" : "10.1525/elementa.291", "ISSN" : "2325-1026", "abstract" : "The Tropospheric Ozone Assessment Report (TOAR) is an activity of the International Global Atmospheric Chemistry Project. This paper is a component of the report, focusing on the present-day distribution and trends of tropospheric ozone relevant to climate and global atmospheric chemistry model evaluation. Utilizing the TOAR surface ozone database, several figures present the global distribution and trends of daytime average ozone at 2702 non-urban monitoring sites, highlighting the regions and seasons of the world with the greatest ozone levels. Similarly, ozonesonde and commercial aircraft observations reveal ozone\u2019s distribution throughout the depth of the free troposphere. Long-term surface observations are limited in their global spatial coverage, but data from remote locations indicate that ozone in the 21st century is greater than during the 1970s and 1980s. While some remote sites and many sites in the heavily polluted regions of East Asia show ozone increases since 2000, many others show decreases and there is no clear global pattern for surface ozone changes since 2000. Two new satellite products provide detailed views of ozone in the lower troposphere across East Asia and Europe, revealing the full spatial extent of the spring and summer ozone enhancements across eastern China that cannot be assessed from limited surface observations. Sufficient data are now available (ozonesondes, satellite, aircraft) across the tropics from South America eastwards to the western Pacific Ocean, to indicate a likely tropospheric column ozone increase since the 1990s. The 2014\u20132016 mean tropospheric ozone burden (TOB) between 60\u02daN\u201360\u02daS from five satellite products is 300 Tg \u00b1 4%. While this agreement is excellent, the products differ in their quantification of TOB trends and further work is required to reconcile the differences. Satellites can now estimate ozone\u2019s global long-wave radiative effect, but evaluation is difficult due to limited in situ observations where the radiative effect is greatest.", "author" : [ { "dropping-particle" : "", "family" : "Gaudel", "given" : "A.", "non-dropping-particle" : "", "parse-names" : false, "suffix" : "" }, { "dropping-particle" : "", "family" : "Cooper", "given" : "O. R.", "non-dropping-particle" : "", "parse-names" : false, "suffix" : "" }, { "dropping-particle" : "", "family" : "Ancellet", "given" : "G.", "non-dropping-particle" : "", "parse-names" : false, "suffix" : "" }, { "dropping-particle" : "", "family" : "Barret", "given" : "B.", "non-dropping-particle" : "", "parse-names" : false, "suffix" : "" }, { "dropping-particle" : "", "family" : "Boynard", "given" : "A.", "non-dropping-particle" : "", "parse-names" : false, "suffix" : "" }, { "dropping-particle" : "", "family" : "Burrows", "given" : "J. P.", "non-dropping-particle" : "", "parse-names" : false, "suffix" : "" }, { "dropping-particle" : "", "family" : "Clerbaux", "given" : "C.", "non-dropping-particle" : "", "parse-names" : false, "suffix" : "" }, { "dropping-particle" : "", "family" : "Coheur", "given" : "P.-F.", "non-dropping-particle" : "", "parse-names" : false, "suffix" : "" }, { "dropping-particle" : "", "family" : "Cuesta", "given" : "J.", "non-dropping-particle" : "", "parse-names" : false, "suffix" : "" }, { "dropping-particle" : "", "family" : "Cuevas", "given" : "E.", "non-dropping-particle" : "", "parse-names" : false, "suffix" : "" }, { "dropping-particle" : "", "family" : "Doniki", "given" : "S.", "non-dropping-particle" : "", "parse-names" : false, "suffix" : "" }, { "dropping-particle" : "", "family" : "Dufour", "given" : "G.", "non-dropping-particle" : "", "parse-names" : false, "suffix" : "" }, { "dropping-particle" : "", "family" : "Ebojie", "given" : "F.", "non-dropping-particle" : "", "parse-names" : false, "suffix" : "" }, { "dropping-particle" : "", "family" : "Foret", "given" : "G.", "non-dropping-particle" : "", "parse-names" : false, "suffix" : "" }, { "dropping-particle" : "", "family" : "Garcia", "given" : "O.", "non-dropping-particle" : "", "parse-names" : false, "suffix" : "" }, { "dropping-particle" : "", "family" : "Granados-Mu\u00f1oz", "given" : "M. J.", "non-dropping-particle" : "", "parse-names" : false, "suffix" : "" }, { "dropping-particle" : "", "family" : "Hannigan", "given" : "J. W.", "non-dropping-particle" : "", "parse-names" : false, "suffix" : "" }, { "dropping-particle" : "", "family" : "Hase", "given" : "F.", "non-dropping-particle" : "", "parse-names" : false, "suffix" : "" }, { "dropping-particle" : "", "family" : "Hassler", "given" : "B.", "non-dropping-particle" : "", "parse-names" : false, "suffix" : "" }, { "dropping-particle" : "", "family" : "Huang", "given" : "G.", "non-dropping-particle" : "", "parse-names" : false, "suffix" : "" }, { "dropping-particle" : "", "family" : "Hurtmans", "given" : "D.", "non-dropping-particle" : "", "parse-names" : false, "suffix" : "" }, { "dropping-particle" : "", "family" : "Jaffe", "given" : "D.", "non-dropping-particle" : "", "parse-names" : false, "suffix" : "" }, { "dropping-particle" : "", "family" : "Jones", "given" : "N.", "non-dropping-particle" : "", "parse-names" : false, "suffix" : "" }, { "dropping-particle" : "", "family" : "Kalabokas", "given" : "P.", "non-dropping-particle" : "", "parse-names" : false, "suffix" : "" }, { "dropping-particle" : "", "family" : "Kerridge", "given" : "B.", "non-dropping-particle" : "", "parse-names" : false, "suffix" : "" }, { "dropping-particle" : "", "family" : "Kulawik", "given" : "S.", "non-dropping-particle" : "", "parse-names" : false, "suffix" : "" }, { "dropping-particle" : "", "family" : "Latter", "given" : "B.", "non-dropping-particle" : "", "parse-names" : false, "suffix" : "" }, { "dropping-particle" : "", "family" : "Leblanc", "given" : "T.", "non-dropping-particle" : "", "parse-names" : false, "suffix" : "" }, { "dropping-particle" : "", "family" : "Flochmo\u00ebn", "given" : "E.", "non-dropping-particle" : "Le", "parse-names" : false, "suffix" : "" }, { "dropping-particle" : "", "family" : "Lin", "given" : "W.", "non-dropping-particle" : "", "parse-names" : false, "suffix" : "" }, { "dropping-particle" : "", "family" : "Liu", "given" : "J.", "non-dropping-particle" : "", "parse-names" : false, "suffix" : "" }, { "dropping-particle" : "", "family" : "Liu", "given" : "X.", "non-dropping-particle" : "", "parse-names" : false, "suffix" : "" }, { "dropping-particle" : "", "family" : "Mahieu", "given" : "E.", "non-dropping-particle" : "", "parse-names" : false, "suffix" : "" }, { "dropping-particle" : "", "family" : "McClure-Begley", "given" : "A.", "non-dropping-particle" : "", "parse-names" : false, "suffix" : "" }, { "dropping-particle" : "", "family" : "Neu", "given" : "J. L.", "non-dropping-particle" : "", "parse-names" : false, "suffix" : "" }, { "dropping-particle" : "", "family" : "Osman", "given" : "M.", "non-dropping-particle" : "", "parse-names" : false, "suffix" : "" }, { "dropping-particle" : "", "family" : "Palm", "given" : "M.", "non-dropping-particle" : "", "parse-names" : false, "suffix" : "" }, { "dropping-particle" : "", "family" : "Petetin", "given" : "H.", "non-dropping-particle" : "", "parse-names" : false, "suffix" : "" }, { "dropping-particle" : "", "family" : "Petropavlovskikh", "given" : "I.", "non-dropping-particle" : "", "parse-names" : false, "suffix" : "" }, { "dropping-particle" : "", "family" : "Querel", "given" : "R.", "non-dropping-particle" : "", "parse-names" : false, "suffix" : "" }, { "dropping-particle" : "", "family" : "Rahpoe", "given" : "N.", "non-dropping-particle" : "", "parse-names" : false, "suffix" : "" }, { "dropping-particle" : "", "family" : "Rozanov", "given" : "A.", "non-dropping-particle" : "", "parse-names" : false, "suffix" : "" }, { "dropping-particle" : "", "family" : "Schultz", "given" : "M. G.", "non-dropping-particle" : "", "parse-names" : false, "suffix" : "" }, { "dropping-particle" : "", "family" : "Schwab", "given" : "J.", "non-dropping-particle" : "", "parse-names" : false, "suffix" : "" }, { "dropping-particle" : "", "family" : "Siddans", "given" : "R.", "non-dropping-particle" : "", "parse-names" : false, "suffix" : "" }, { "dropping-particle" : "", "family" : "Smale", "given" : "D.", "non-dropping-particle" : "", "parse-names" : false, "suffix" : "" }, { "dropping-particle" : "", "family" : "Steinbacher", "given" : "M.", "non-dropping-particle" : "", "parse-names" : false, "suffix" : "" }, { "dropping-particle" : "", "family" : "Tanimoto", "given" : "H.", "non-dropping-particle" : "", "parse-names" : false, "suffix" : "" }, { "dropping-particle" : "", "family" : "Tarasick", "given" : "D. W.", "non-dropping-particle" : "", "parse-names" : false, "suffix" : "" }, { "dropping-particle" : "", "family" : "Thouret", "given" : "V.", "non-dropping-particle" : "", "parse-names" : false, "suffix" : "" }, { "dropping-particle" : "", "family" : "Thompson", "given" : "A. M.", "non-dropping-particle" : "", "parse-names" : false, "suffix" : "" }, { "dropping-particle" : "", "family" : "Trickl", "given" : "T.", "non-dropping-particle" : "", "parse-names" : false, "suffix" : "" }, { "dropping-particle" : "", "family" : "Weatherhead", "given" : "E.", "non-dropping-particle" : "", "parse-names" : false, "suffix" : "" }, { "dropping-particle" : "", "family" : "Wespes", "given" : "C.", "non-dropping-particle" : "", "parse-names" : false, "suffix" : "" }, { "dropping-particle" : "", "family" : "Worden", "given" : "H. M.", "non-dropping-particle" : "", "parse-names" : false, "suffix" : "" }, { "dropping-particle" : "", "family" : "Vigouroux", "given" : "C.", "non-dropping-particle" : "", "parse-names" : false, "suffix" : "" }, { "dropping-particle" : "", "family" : "Xu", "given" : "X.", "non-dropping-particle" : "", "parse-names" : false, "suffix" : "" }, { "dropping-particle" : "", "family" : "Zeng", "given" : "G.", "non-dropping-particle" : "", "parse-names" : false, "suffix" : "" }, { "dropping-particle" : "", "family" : "Ziemke", "given" : "J.", "non-dropping-particle" : "", "parse-names" : false, "suffix" : "" }, { "dropping-particle" : "", "family" : "Helmig", "given" : "Detlev", "non-dropping-particle" : "", "parse-names" : false, "suffix" : "" }, { "dropping-particle" : "", "family" : "Lewis", "given" : "Alastair", "non-dropping-particle" : "", "parse-names" : false, "suffix" : "" } ], "container-title" : "Elem Sci Anth", "id" : "ITEM-1", "issue" : "1", "issued" : { "date-parts" : [ [ "2018" ] ] }, "page" : "39", "title" : "Tropospheric Ozone Assessment Report: Present-day distribution and trends of tropospheric ozone relevant to climate and global atmospheric chemistry model evaluation", "translator" : [ { "dropping-particle" : "", "family" : "G2805", "given" : "", "non-dropping-particle" : "", "parse-names" : false, "suffix" : "" } ], "type" : "article-journal", "volume" : "6" }, "uris" : [ "http://www.mendeley.com/documents/?uuid=f8c59580-b5f1-44c9-a732-4531acd2c833", "http://www.mendeley.com/documents/?uuid=1b574329-859b-45e4-81f5-98f451fe2996" ] } ], "mendeley" : { "formattedCitation" : "(Gaudel et al., 2018)", "plainTextFormattedCitation" : "(Gaudel et al., 2018)", "previouslyFormattedCitation" : "(Gaudel et al., 2018)" }, "properties" : { "noteIndex" : 0 }, "schema" : "https://github.com/citation-style-language/schema/raw/master/csl-citation.json" }</w:instrText>
            </w:r>
            <w:r w:rsidRPr="007322E7">
              <w:rPr>
                <w:i/>
                <w:color w:val="131413"/>
                <w:sz w:val="20"/>
                <w:szCs w:val="20"/>
              </w:rPr>
              <w:fldChar w:fldCharType="separate"/>
            </w:r>
            <w:r w:rsidR="00CB33A1">
              <w:rPr>
                <w:noProof/>
                <w:color w:val="131413"/>
                <w:sz w:val="20"/>
                <w:szCs w:val="20"/>
                <w:lang w:val="en-US"/>
              </w:rPr>
              <w:t>(Gaudel et al., 2018)</w:t>
            </w:r>
            <w:r w:rsidRPr="007322E7">
              <w:rPr>
                <w:i/>
                <w:color w:val="131413"/>
                <w:sz w:val="20"/>
                <w:szCs w:val="20"/>
              </w:rPr>
              <w:fldChar w:fldCharType="end"/>
            </w:r>
          </w:p>
        </w:tc>
      </w:tr>
    </w:tbl>
    <w:p w14:paraId="3F39FFB2" w14:textId="77777777" w:rsidR="002F5D91" w:rsidRDefault="002F5D91" w:rsidP="00D5630D">
      <w:pPr>
        <w:pStyle w:val="AR6BodyText"/>
        <w:rPr>
          <w:sz w:val="20"/>
          <w:szCs w:val="20"/>
          <w:vertAlign w:val="superscript"/>
          <w:lang w:val="en-GB"/>
        </w:rPr>
      </w:pPr>
    </w:p>
    <w:p w14:paraId="11F3B926" w14:textId="0F4B87C7" w:rsidR="00AF2E59" w:rsidRPr="00EB66EB" w:rsidRDefault="00E3364B" w:rsidP="00D5630D">
      <w:pPr>
        <w:pStyle w:val="AR6BodyText"/>
        <w:rPr>
          <w:sz w:val="20"/>
          <w:szCs w:val="20"/>
          <w:lang w:val="en-GB"/>
        </w:rPr>
      </w:pPr>
      <w:r w:rsidRPr="00EB66EB">
        <w:rPr>
          <w:sz w:val="20"/>
          <w:szCs w:val="20"/>
          <w:vertAlign w:val="superscript"/>
          <w:lang w:val="en-GB"/>
        </w:rPr>
        <w:t>a</w:t>
      </w:r>
      <w:ins w:id="1431" w:author="Ian Blenkinsop" w:date="2021-07-15T12:23:00Z">
        <w:r w:rsidR="005762F5" w:rsidRPr="005762F5">
          <w:rPr>
            <w:sz w:val="20"/>
            <w:szCs w:val="20"/>
            <w:lang w:val="en-GB"/>
            <w:rPrChange w:id="1432" w:author="Ian Blenkinsop" w:date="2021-07-15T12:23:00Z">
              <w:rPr>
                <w:sz w:val="20"/>
                <w:szCs w:val="20"/>
                <w:vertAlign w:val="superscript"/>
                <w:lang w:val="en-GB"/>
              </w:rPr>
            </w:rPrChange>
          </w:rPr>
          <w:t xml:space="preserve"> </w:t>
        </w:r>
      </w:ins>
      <w:r w:rsidRPr="00EB66EB">
        <w:rPr>
          <w:sz w:val="20"/>
          <w:szCs w:val="20"/>
          <w:lang w:val="en-GB"/>
        </w:rPr>
        <w:t>CMIP6: Coupled Model Intercomparison Project Phase 6;</w:t>
      </w:r>
      <w:ins w:id="1433" w:author="Ian Blenkinsop" w:date="2021-07-15T12:23:00Z">
        <w:r w:rsidR="005762F5" w:rsidRPr="000D6263">
          <w:rPr>
            <w:sz w:val="20"/>
            <w:szCs w:val="20"/>
            <w:lang w:val="en-GB"/>
          </w:rPr>
          <w:t xml:space="preserve"> </w:t>
        </w:r>
      </w:ins>
      <w:del w:id="1434" w:author="Ian Blenkinsop" w:date="2021-07-15T12:23:00Z">
        <w:r w:rsidRPr="00EB66EB" w:rsidDel="005762F5">
          <w:rPr>
            <w:sz w:val="20"/>
            <w:szCs w:val="20"/>
            <w:lang w:val="en-GB"/>
          </w:rPr>
          <w:delText xml:space="preserve"> </w:delText>
        </w:r>
      </w:del>
      <w:r w:rsidRPr="00EB66EB">
        <w:rPr>
          <w:sz w:val="20"/>
          <w:szCs w:val="20"/>
          <w:vertAlign w:val="superscript"/>
          <w:lang w:val="en-GB"/>
        </w:rPr>
        <w:t>b</w:t>
      </w:r>
      <w:ins w:id="1435" w:author="Lucy Cowie" w:date="2021-07-26T17:41:00Z">
        <w:r w:rsidR="00621212">
          <w:rPr>
            <w:sz w:val="20"/>
            <w:szCs w:val="20"/>
            <w:lang w:val="en-GB"/>
          </w:rPr>
          <w:t xml:space="preserve"> </w:t>
        </w:r>
      </w:ins>
      <w:ins w:id="1436" w:author="Ian Blenkinsop" w:date="2021-07-15T12:23:00Z">
        <w:del w:id="1437" w:author="Lucy Cowie" w:date="2021-07-26T17:41:00Z">
          <w:r w:rsidR="005762F5" w:rsidRPr="000D6263" w:rsidDel="00621212">
            <w:rPr>
              <w:sz w:val="20"/>
              <w:szCs w:val="20"/>
              <w:lang w:val="en-GB"/>
            </w:rPr>
            <w:delText xml:space="preserve"> </w:delText>
          </w:r>
        </w:del>
      </w:ins>
      <w:r w:rsidRPr="00EB66EB">
        <w:rPr>
          <w:sz w:val="20"/>
          <w:szCs w:val="20"/>
          <w:lang w:val="en-GB"/>
        </w:rPr>
        <w:t>CCMI: Chemistry-Climate Model Initiative;</w:t>
      </w:r>
      <w:ins w:id="1438" w:author="Ian Blenkinsop" w:date="2021-07-15T12:23:00Z">
        <w:r w:rsidR="005762F5" w:rsidRPr="000D6263">
          <w:rPr>
            <w:sz w:val="20"/>
            <w:szCs w:val="20"/>
            <w:lang w:val="en-GB"/>
          </w:rPr>
          <w:t xml:space="preserve"> </w:t>
        </w:r>
        <w:r w:rsidR="005762F5" w:rsidRPr="00EB66EB">
          <w:rPr>
            <w:sz w:val="20"/>
            <w:szCs w:val="20"/>
            <w:vertAlign w:val="superscript"/>
            <w:lang w:val="en-GB"/>
          </w:rPr>
          <w:t xml:space="preserve"> </w:t>
        </w:r>
      </w:ins>
      <w:r w:rsidRPr="00EB66EB">
        <w:rPr>
          <w:sz w:val="20"/>
          <w:szCs w:val="20"/>
          <w:vertAlign w:val="superscript"/>
          <w:lang w:val="en-GB"/>
        </w:rPr>
        <w:t>c</w:t>
      </w:r>
      <w:r w:rsidRPr="00EB66EB">
        <w:rPr>
          <w:sz w:val="20"/>
          <w:szCs w:val="20"/>
          <w:lang w:val="en-GB"/>
        </w:rPr>
        <w:t xml:space="preserve"> TOAR Tropospheric Ozone Assessment Report;</w:t>
      </w:r>
      <w:ins w:id="1439" w:author="Ian Blenkinsop" w:date="2021-07-15T12:23:00Z">
        <w:r w:rsidR="005762F5" w:rsidRPr="000D6263">
          <w:rPr>
            <w:sz w:val="20"/>
            <w:szCs w:val="20"/>
            <w:lang w:val="en-GB"/>
          </w:rPr>
          <w:t xml:space="preserve"> </w:t>
        </w:r>
      </w:ins>
      <w:del w:id="1440" w:author="Ian Blenkinsop" w:date="2021-07-15T12:23:00Z">
        <w:r w:rsidRPr="00EB66EB" w:rsidDel="005762F5">
          <w:rPr>
            <w:sz w:val="20"/>
            <w:szCs w:val="20"/>
            <w:lang w:val="en-GB"/>
          </w:rPr>
          <w:delText xml:space="preserve"> </w:delText>
        </w:r>
      </w:del>
      <w:r w:rsidRPr="00EB66EB">
        <w:rPr>
          <w:sz w:val="20"/>
          <w:szCs w:val="20"/>
          <w:vertAlign w:val="superscript"/>
          <w:lang w:val="en-GB"/>
        </w:rPr>
        <w:t>d</w:t>
      </w:r>
      <w:r w:rsidRPr="00EB66EB">
        <w:rPr>
          <w:sz w:val="20"/>
          <w:szCs w:val="20"/>
          <w:lang w:val="en-GB"/>
        </w:rPr>
        <w:t xml:space="preserve"> TOST Trajectory-mapped Ozonesonde dataset for the Stratosphere and Troposphere; </w:t>
      </w:r>
      <w:r w:rsidRPr="00EB66EB">
        <w:rPr>
          <w:sz w:val="20"/>
          <w:szCs w:val="20"/>
          <w:vertAlign w:val="superscript"/>
          <w:lang w:val="en-GB"/>
        </w:rPr>
        <w:t>e</w:t>
      </w:r>
      <w:r w:rsidRPr="00EB66EB">
        <w:rPr>
          <w:sz w:val="20"/>
          <w:szCs w:val="20"/>
          <w:lang w:val="en-GB"/>
        </w:rPr>
        <w:t xml:space="preserve"> IASI Infrared Atmospheric Sounding Interferometer; </w:t>
      </w:r>
      <w:r w:rsidRPr="00EB66EB">
        <w:rPr>
          <w:sz w:val="20"/>
          <w:szCs w:val="20"/>
          <w:vertAlign w:val="superscript"/>
          <w:lang w:val="en-GB"/>
        </w:rPr>
        <w:t>f</w:t>
      </w:r>
      <w:r w:rsidRPr="00EB66EB">
        <w:rPr>
          <w:sz w:val="20"/>
          <w:szCs w:val="20"/>
          <w:lang w:val="en-GB"/>
        </w:rPr>
        <w:t xml:space="preserve"> OMI Ozone Monitoring Instrument.</w:t>
      </w:r>
    </w:p>
    <w:p w14:paraId="4E129AF4" w14:textId="77777777" w:rsidR="00AF2E59" w:rsidRPr="009638A7" w:rsidRDefault="00AF2E59" w:rsidP="00D5630D">
      <w:pPr>
        <w:pStyle w:val="AR6BodyText"/>
        <w:rPr>
          <w:b/>
          <w:lang w:val="en-GB"/>
        </w:rPr>
      </w:pPr>
    </w:p>
    <w:p w14:paraId="3ACF6CAA" w14:textId="77777777" w:rsidR="00AF2E59" w:rsidRPr="00417ACD" w:rsidRDefault="00AF2E59" w:rsidP="00D5630D">
      <w:pPr>
        <w:pStyle w:val="AR6BodyText"/>
        <w:rPr>
          <w:color w:val="000000"/>
          <w:lang w:val="en-GB"/>
        </w:rPr>
      </w:pPr>
      <w:r w:rsidRPr="004904EA">
        <w:rPr>
          <w:b/>
          <w:lang w:val="en-GB"/>
        </w:rPr>
        <w:t>[END TABLE 6.</w:t>
      </w:r>
      <w:r>
        <w:rPr>
          <w:b/>
          <w:lang w:val="en-GB"/>
        </w:rPr>
        <w:t>3</w:t>
      </w:r>
      <w:r w:rsidRPr="004904EA">
        <w:rPr>
          <w:b/>
          <w:lang w:val="en-GB"/>
        </w:rPr>
        <w:t xml:space="preserve"> HERE]</w:t>
      </w:r>
      <w:r w:rsidRPr="00610383">
        <w:rPr>
          <w:lang w:val="en-GB"/>
        </w:rPr>
        <w:t xml:space="preserve"> </w:t>
      </w:r>
      <w:r w:rsidRPr="00610383">
        <w:rPr>
          <w:lang w:val="en-GB"/>
        </w:rPr>
        <w:tab/>
      </w:r>
    </w:p>
    <w:p w14:paraId="4288906C" w14:textId="4289827B" w:rsidR="00AF2E59" w:rsidRDefault="00AF2E59" w:rsidP="00D5630D">
      <w:pPr>
        <w:pStyle w:val="AR6BodyText"/>
        <w:rPr>
          <w:lang w:val="en-GB"/>
        </w:rPr>
      </w:pPr>
    </w:p>
    <w:p w14:paraId="305F733D" w14:textId="77777777" w:rsidR="007E79EA" w:rsidRPr="00417ACD" w:rsidRDefault="007E79EA" w:rsidP="00D5630D">
      <w:pPr>
        <w:pStyle w:val="AR6BodyText"/>
        <w:rPr>
          <w:lang w:val="en-GB"/>
        </w:rPr>
      </w:pPr>
    </w:p>
    <w:p w14:paraId="0C1950D6" w14:textId="11652C8D" w:rsidR="00AF2E59" w:rsidRPr="000E472A" w:rsidRDefault="00AF2E59" w:rsidP="00D5630D">
      <w:pPr>
        <w:pStyle w:val="AR6BodyText"/>
        <w:rPr>
          <w:color w:val="000000"/>
          <w:lang w:val="en-GB"/>
        </w:rPr>
      </w:pPr>
      <w:r w:rsidRPr="000E472A">
        <w:rPr>
          <w:lang w:val="en-GB"/>
        </w:rPr>
        <w:t>Because of the heterogeneous distribution of ozone, limited observations or proxies do not provide accurate information about the global pre</w:t>
      </w:r>
      <w:ins w:id="1441" w:author="Lucy Cowie" w:date="2021-07-26T17:47:00Z">
        <w:r w:rsidR="006262F4">
          <w:rPr>
            <w:lang w:val="en-GB"/>
          </w:rPr>
          <w:t>-</w:t>
        </w:r>
      </w:ins>
      <w:r w:rsidRPr="000E472A">
        <w:rPr>
          <w:lang w:val="en-GB"/>
        </w:rPr>
        <w:t>industrial abundance</w:t>
      </w:r>
      <w:r>
        <w:rPr>
          <w:lang w:val="en-GB"/>
        </w:rPr>
        <w:t>,</w:t>
      </w:r>
      <w:r w:rsidRPr="000E472A">
        <w:rPr>
          <w:lang w:val="en-GB"/>
        </w:rPr>
        <w:t xml:space="preserve"> posing a challenge to the estimation of the historical evolution of tropospheric ozone. Therefore, global CCMs complemented by observations are relied upon for estimating the long-term changes in tropospheric ozone. </w:t>
      </w:r>
      <w:ins w:id="1442" w:author="Lucy Cowie" w:date="2021-07-26T17:47:00Z">
        <w:r w:rsidR="00291C75">
          <w:rPr>
            <w:lang w:val="en-GB"/>
          </w:rPr>
          <w:t xml:space="preserve">The </w:t>
        </w:r>
      </w:ins>
      <w:r w:rsidRPr="000E472A">
        <w:rPr>
          <w:lang w:val="en-GB"/>
        </w:rPr>
        <w:t xml:space="preserve">AR5 concluded that </w:t>
      </w:r>
      <w:r w:rsidRPr="000E472A">
        <w:rPr>
          <w:color w:val="000000"/>
          <w:lang w:val="en-GB"/>
        </w:rPr>
        <w:t>a</w:t>
      </w:r>
      <w:r w:rsidRPr="000E472A">
        <w:rPr>
          <w:lang w:val="en-GB"/>
        </w:rPr>
        <w:t xml:space="preserve">nthropogenic changes in ozone precursor emissions are unequivocally responsible for the </w:t>
      </w:r>
      <w:commentRangeStart w:id="1443"/>
      <w:r w:rsidRPr="000E472A">
        <w:rPr>
          <w:lang w:val="en-GB"/>
        </w:rPr>
        <w:t>increase</w:t>
      </w:r>
      <w:commentRangeEnd w:id="1443"/>
      <w:r w:rsidR="001D317C">
        <w:rPr>
          <w:rStyle w:val="Marquedecommentaire"/>
          <w:lang w:val="en-GB"/>
        </w:rPr>
        <w:commentReference w:id="1443"/>
      </w:r>
      <w:r w:rsidRPr="000E472A">
        <w:rPr>
          <w:lang w:val="en-GB"/>
        </w:rPr>
        <w:t xml:space="preserve"> between 1850 and </w:t>
      </w:r>
      <w:ins w:id="1444" w:author="Lucy Cowie" w:date="2021-07-26T17:50:00Z">
        <w:r w:rsidR="00DF6F14">
          <w:rPr>
            <w:lang w:val="en-GB"/>
          </w:rPr>
          <w:t xml:space="preserve">the </w:t>
        </w:r>
      </w:ins>
      <w:r w:rsidRPr="000E472A">
        <w:rPr>
          <w:lang w:val="en-GB"/>
        </w:rPr>
        <w:t xml:space="preserve">present </w:t>
      </w:r>
      <w:r w:rsidRPr="000E472A">
        <w:rPr>
          <w:lang w:val="en-GB"/>
        </w:rPr>
        <w:fldChar w:fldCharType="begin" w:fldLock="1"/>
      </w:r>
      <w:r w:rsidR="00D477C7">
        <w:rPr>
          <w:lang w:val="en-GB"/>
        </w:rPr>
        <w:instrText>ADDIN CSL_CITATION { "citationItems" : [ { "id" : "ITEM-1", "itemData" : { "DOI" : "10.1017/CBO9781107415324.018", "ISBN" : "9781107661820", "author" : [ { "dropping-particle" : "", "family" : "Myhre", "given" : "Gunnar", "non-dropping-particle" : "", "parse-names" : false, "suffix" : "" }, { "dropping-particle" : "", "family" : "Shindell", "given" : "Drew", "non-dropping-particle" : "", "parse-names" : false, "suffix" : "" }, { "dropping-particle" : "", "family" : "Br\u00e9on", "given" : "Francois-Marie", "non-dropping-particle" : "", "parse-names" : false, "suffix" : "" }, { "dropping-particle" : "", "family" : "Collins", "given" : "William", "non-dropping-particle" : "", "parse-names" : false, "suffix" : "" }, { "dropping-particle" : "", "family" : "Fuglestvedt", "given" : "Jan", "non-dropping-particle" : "", "parse-names" : false, "suffix" : "" }, { "dropping-particle" : "", "family" : "Huang", "given" : "Jianping", "non-dropping-particle" : "", "parse-names" : false, "suffix" : "" }, { "dropping-particle" : "", "family" : "Koch", "given" : "Dorothy", "non-dropping-particle" : "", "parse-names" : false, "suffix" : "" }, { "dropping-particle" : "", "family" : "Lamarque", "given" : "Jean-Francois", "non-dropping-particle" : "", "parse-names" : false, "suffix" : "" }, { "dropping-particle" : "", "family" : "Lee", "given" : "David", "non-dropping-particle" : "", "parse-names" : false, "suffix" : "" }, { "dropping-particle" : "", "family" : "Mendoza", "given" : "Blanca", "non-dropping-particle" : "", "parse-names" : false, "suffix" : "" }, { "dropping-particle" : "", "family" : "Nakajima", "given" : "Teruyuki", "non-dropping-particle" : "", "parse-names" : false, "suffix" : "" }, { "dropping-particle" : "", "family" : "Robock", "given" : "Alan", "non-dropping-particle" : "", "parse-names" : false, "suffix" : "" }, { "dropping-particle" : "", "family" : "Stephens", "given" : "Graeme", "non-dropping-particle" : "", "parse-names" : false, "suffix" : "" }, { "dropping-particle" : "", "family" : "Takemura", "given" : "Toshihiko", "non-dropping-particle" : "", "parse-names" : false, "suffix" : "" }, { "dropping-particle" : "", "family" : "Zhang", "given" : "Hua", "non-dropping-particle" : "", "parse-names" : false, "suffix" : "" } ], "chapter-number" : "8",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"genre" : "Book Section", "id" : "ITEM-1", "issued" : { "date-parts" : [ [ "2013" ] ] }, "page" : "659-740", "publisher" : "Cambridge University Press", "publisher-place" : "Cambridge, United Kingdom and New York, NY, USA", "title" : "Anthropogenic and Natural Radiative Forcing", "translator" : [ { "dropping-particle" : "", "family" : "G5425", "given" : "Rt13", "non-dropping-particle" : "", "parse-names" : false, "suffix" : "" } ], "type" : "chapter" }, "uris" : [ "http://www.mendeley.com/documents/?uuid=b9eebf76-21a6-4bbc-b69a-7f5fffcf0153" ] } ], "mendeley" : { "formattedCitation" : "(Myhre et al., 2013)", "plainTextFormattedCitation" : "(Myhre et al., 2013)", "previouslyFormattedCitation" : "(Myhre et al., 2013)" }, "properties" : { "noteIndex" : 0 }, "schema" : "https://github.com/citation-style-language/schema/raw/master/csl-citation.json" }</w:instrText>
      </w:r>
      <w:r w:rsidRPr="000E472A">
        <w:rPr>
          <w:lang w:val="en-GB"/>
        </w:rPr>
        <w:fldChar w:fldCharType="separate"/>
      </w:r>
      <w:r w:rsidR="00CB33A1">
        <w:rPr>
          <w:noProof/>
          <w:lang w:val="en-GB"/>
        </w:rPr>
        <w:t>(Myhre et al., 2013)</w:t>
      </w:r>
      <w:r w:rsidRPr="000E472A">
        <w:rPr>
          <w:lang w:val="en-GB"/>
        </w:rPr>
        <w:fldChar w:fldCharType="end"/>
      </w:r>
      <w:r w:rsidRPr="000E472A">
        <w:rPr>
          <w:lang w:val="en-GB"/>
        </w:rPr>
        <w:t xml:space="preserve">. </w:t>
      </w:r>
      <w:r w:rsidRPr="000E472A">
        <w:rPr>
          <w:color w:val="000000"/>
          <w:lang w:val="en-GB"/>
        </w:rPr>
        <w:t>Based on limited isotopic evidence, Chapter 2 assesses that the global tropospheric ozone increased by less than 40% between 1850 and 2005 (</w:t>
      </w:r>
      <w:r w:rsidRPr="000E472A">
        <w:rPr>
          <w:i/>
          <w:color w:val="000000"/>
          <w:lang w:val="en-GB"/>
        </w:rPr>
        <w:t xml:space="preserve">low </w:t>
      </w:r>
      <w:r w:rsidRPr="002A0E4B">
        <w:rPr>
          <w:i/>
          <w:color w:val="000000"/>
          <w:lang w:val="en-GB"/>
        </w:rPr>
        <w:t>confidence</w:t>
      </w:r>
      <w:r w:rsidRPr="00553749">
        <w:rPr>
          <w:color w:val="000000"/>
          <w:lang w:val="en-GB"/>
        </w:rPr>
        <w:t>) (</w:t>
      </w:r>
      <w:del w:id="1445" w:author="Lucy Cowie" w:date="2021-07-26T17:51:00Z">
        <w:r w:rsidRPr="00553749" w:rsidDel="005F462F">
          <w:rPr>
            <w:color w:val="000000"/>
            <w:lang w:val="en-GB"/>
          </w:rPr>
          <w:delText xml:space="preserve">see </w:delText>
        </w:r>
      </w:del>
      <w:r w:rsidRPr="007322E7">
        <w:rPr>
          <w:color w:val="000000"/>
          <w:lang w:val="en-GB"/>
        </w:rPr>
        <w:t>Section 2.2.5.3</w:t>
      </w:r>
      <w:r w:rsidRPr="002A0E4B">
        <w:rPr>
          <w:color w:val="000000"/>
          <w:lang w:val="en-GB"/>
        </w:rPr>
        <w:t>).</w:t>
      </w:r>
      <w:r w:rsidRPr="000E472A">
        <w:rPr>
          <w:color w:val="000000"/>
          <w:lang w:val="en-GB"/>
        </w:rPr>
        <w:t xml:space="preserve"> The </w:t>
      </w:r>
      <w:r w:rsidRPr="000E472A">
        <w:rPr>
          <w:color w:val="000000"/>
          <w:lang w:val="en-GB"/>
        </w:rPr>
        <w:lastRenderedPageBreak/>
        <w:t>CMIP6 models are in line with this increase of tropospheric ozone with an ensemble</w:t>
      </w:r>
      <w:ins w:id="1446" w:author="Lucy Cowie" w:date="2021-07-28T10:12:00Z">
        <w:r w:rsidR="001B52A0">
          <w:rPr>
            <w:color w:val="000000"/>
            <w:lang w:val="en-GB"/>
          </w:rPr>
          <w:t>-</w:t>
        </w:r>
      </w:ins>
      <w:del w:id="1447" w:author="Lucy Cowie" w:date="2021-07-28T10:12:00Z">
        <w:r w:rsidRPr="000E472A" w:rsidDel="001B52A0">
          <w:rPr>
            <w:color w:val="000000"/>
            <w:lang w:val="en-GB"/>
          </w:rPr>
          <w:delText xml:space="preserve"> </w:delText>
        </w:r>
      </w:del>
      <w:r w:rsidRPr="000E472A">
        <w:rPr>
          <w:color w:val="000000"/>
          <w:lang w:val="en-GB"/>
        </w:rPr>
        <w:t>mean value of 109</w:t>
      </w:r>
      <w:ins w:id="1448" w:author="Lucy Cowie" w:date="2021-07-26T17:51:00Z">
        <w:r w:rsidR="00C20273">
          <w:rPr>
            <w:color w:val="000000"/>
            <w:lang w:val="en-GB"/>
          </w:rPr>
          <w:t xml:space="preserve"> </w:t>
        </w:r>
      </w:ins>
      <w:r w:rsidRPr="000E472A">
        <w:rPr>
          <w:color w:val="000000"/>
          <w:lang w:val="en-GB"/>
        </w:rPr>
        <w:t>± 25 Tg (model range) from 1850</w:t>
      </w:r>
      <w:ins w:id="1449" w:author="Lucy Cowie" w:date="2021-07-26T17:51:00Z">
        <w:r w:rsidR="00C20273">
          <w:rPr>
            <w:color w:val="000000"/>
            <w:lang w:val="en-GB"/>
          </w:rPr>
          <w:t>–</w:t>
        </w:r>
      </w:ins>
      <w:del w:id="1450" w:author="Lucy Cowie" w:date="2021-07-26T17:51:00Z">
        <w:r w:rsidRPr="000E472A" w:rsidDel="00C20273">
          <w:rPr>
            <w:color w:val="000000"/>
            <w:lang w:val="en-GB"/>
          </w:rPr>
          <w:delText>-</w:delText>
        </w:r>
      </w:del>
      <w:r w:rsidRPr="000E472A">
        <w:rPr>
          <w:color w:val="000000"/>
          <w:lang w:val="en-GB"/>
        </w:rPr>
        <w:t>1859 to 2005</w:t>
      </w:r>
      <w:ins w:id="1451" w:author="Lucy Cowie" w:date="2021-07-26T17:51:00Z">
        <w:r w:rsidR="00C20273">
          <w:rPr>
            <w:color w:val="000000"/>
            <w:lang w:val="en-GB"/>
          </w:rPr>
          <w:t>–</w:t>
        </w:r>
      </w:ins>
      <w:del w:id="1452" w:author="Lucy Cowie" w:date="2021-07-26T17:51:00Z">
        <w:r w:rsidRPr="000E472A" w:rsidDel="00C20273">
          <w:rPr>
            <w:color w:val="000000"/>
            <w:lang w:val="en-GB"/>
          </w:rPr>
          <w:delText>-</w:delText>
        </w:r>
      </w:del>
      <w:r w:rsidRPr="00553749">
        <w:rPr>
          <w:color w:val="000000"/>
          <w:lang w:val="en-GB"/>
        </w:rPr>
        <w:t>2014 (</w:t>
      </w:r>
      <w:r w:rsidRPr="007322E7">
        <w:rPr>
          <w:color w:val="000000"/>
          <w:lang w:val="en-GB"/>
        </w:rPr>
        <w:t>Figure 6.4</w:t>
      </w:r>
      <w:r w:rsidRPr="00553749">
        <w:rPr>
          <w:color w:val="000000"/>
          <w:lang w:val="en-GB"/>
        </w:rPr>
        <w:t>)</w:t>
      </w:r>
      <w:r w:rsidRPr="00DB1E9A">
        <w:rPr>
          <w:rFonts w:eastAsia="Calibri"/>
          <w:lang w:val="en-GB"/>
        </w:rPr>
        <w:t>.</w:t>
      </w:r>
      <w:r w:rsidRPr="000E472A">
        <w:rPr>
          <w:rFonts w:eastAsia="Calibri"/>
          <w:lang w:val="en-GB"/>
        </w:rPr>
        <w:t xml:space="preserve"> This increase</w:t>
      </w:r>
      <w:r w:rsidRPr="000E472A">
        <w:rPr>
          <w:color w:val="000000"/>
          <w:lang w:val="en-GB"/>
        </w:rPr>
        <w:t xml:space="preserve"> is higher than the AR5 value of 100 ± 25 Tg</w:t>
      </w:r>
      <w:r w:rsidRPr="000E472A">
        <w:rPr>
          <w:rFonts w:eastAsia="Calibri"/>
          <w:lang w:val="en-GB"/>
        </w:rPr>
        <w:t xml:space="preserve"> from 1850</w:t>
      </w:r>
      <w:ins w:id="1453" w:author="Lucy Cowie" w:date="2021-07-26T17:52:00Z">
        <w:r w:rsidR="00312B22">
          <w:rPr>
            <w:rFonts w:eastAsia="Calibri"/>
            <w:lang w:val="en-GB"/>
          </w:rPr>
          <w:t>–</w:t>
        </w:r>
      </w:ins>
      <w:del w:id="1454" w:author="Lucy Cowie" w:date="2021-07-26T17:52:00Z">
        <w:r w:rsidRPr="000E472A" w:rsidDel="00312B22">
          <w:rPr>
            <w:rFonts w:eastAsia="Calibri"/>
            <w:lang w:val="en-GB"/>
          </w:rPr>
          <w:delText xml:space="preserve"> to </w:delText>
        </w:r>
      </w:del>
      <w:r w:rsidRPr="000E472A">
        <w:rPr>
          <w:rFonts w:eastAsia="Calibri"/>
          <w:lang w:val="en-GB"/>
        </w:rPr>
        <w:t xml:space="preserve">2010 due to higher ozone precursor emissions in CMIP6. However, the AR5 and CMIP6 </w:t>
      </w:r>
      <w:commentRangeStart w:id="1455"/>
      <w:r w:rsidRPr="000E472A">
        <w:rPr>
          <w:rFonts w:eastAsia="Calibri"/>
          <w:lang w:val="en-GB"/>
        </w:rPr>
        <w:t>value</w:t>
      </w:r>
      <w:commentRangeEnd w:id="1455"/>
      <w:r w:rsidR="00312B22">
        <w:rPr>
          <w:rStyle w:val="Marquedecommentaire"/>
          <w:lang w:val="en-GB"/>
        </w:rPr>
        <w:commentReference w:id="1455"/>
      </w:r>
      <w:r w:rsidRPr="000E472A">
        <w:rPr>
          <w:rFonts w:eastAsia="Calibri"/>
          <w:lang w:val="en-GB"/>
        </w:rPr>
        <w:t xml:space="preserve"> </w:t>
      </w:r>
      <w:r w:rsidRPr="000E472A">
        <w:rPr>
          <w:color w:val="000000"/>
          <w:lang w:val="en-GB"/>
        </w:rPr>
        <w:t>are close when considering the reported uncertainties</w:t>
      </w:r>
      <w:r w:rsidRPr="000E472A">
        <w:rPr>
          <w:rFonts w:eastAsia="Calibri"/>
          <w:lang w:val="en-GB"/>
        </w:rPr>
        <w:t>. The uncertaint</w:t>
      </w:r>
      <w:r>
        <w:rPr>
          <w:rFonts w:eastAsia="Calibri"/>
          <w:lang w:val="en-GB"/>
        </w:rPr>
        <w:t>ies</w:t>
      </w:r>
      <w:r w:rsidRPr="000E472A">
        <w:rPr>
          <w:rFonts w:eastAsia="Calibri"/>
          <w:lang w:val="en-GB"/>
        </w:rPr>
        <w:t xml:space="preserve"> are equivalent in CMIP6 and AR5 despite </w:t>
      </w:r>
      <w:r w:rsidRPr="000E472A">
        <w:rPr>
          <w:lang w:val="en-GB"/>
        </w:rPr>
        <w:t xml:space="preserve">enhanced </w:t>
      </w:r>
      <w:r>
        <w:rPr>
          <w:lang w:val="en-GB"/>
        </w:rPr>
        <w:t>inclusion of coupled processes</w:t>
      </w:r>
      <w:r w:rsidRPr="000E472A">
        <w:rPr>
          <w:lang w:val="en-GB"/>
        </w:rPr>
        <w:t xml:space="preserve"> in the CMIP6 ESMs (e.g.</w:t>
      </w:r>
      <w:ins w:id="1456" w:author="Lucy Cowie" w:date="2021-07-26T17:52:00Z">
        <w:r w:rsidR="00455FB1">
          <w:rPr>
            <w:lang w:val="en-GB"/>
          </w:rPr>
          <w:t>,</w:t>
        </w:r>
      </w:ins>
      <w:r w:rsidRPr="000E472A">
        <w:rPr>
          <w:lang w:val="en-GB"/>
        </w:rPr>
        <w:t xml:space="preserve"> biogenic VOC emissions or interactive stratospheric ozone chemistry).  </w:t>
      </w:r>
    </w:p>
    <w:p w14:paraId="423ECDCD" w14:textId="77777777" w:rsidR="00AF2E59" w:rsidRPr="00D34C62" w:rsidRDefault="00AF2E59" w:rsidP="00D5630D">
      <w:pPr>
        <w:pStyle w:val="AR6BodyText"/>
        <w:rPr>
          <w:lang w:val="en-GB"/>
        </w:rPr>
      </w:pPr>
      <w:r w:rsidRPr="000E472A">
        <w:rPr>
          <w:color w:val="000000"/>
          <w:lang w:val="en-GB"/>
        </w:rPr>
        <w:t xml:space="preserve"> </w:t>
      </w:r>
    </w:p>
    <w:p w14:paraId="7E6A03D1" w14:textId="77777777" w:rsidR="00AF2E59" w:rsidRPr="00D837A8" w:rsidRDefault="00AF2E59" w:rsidP="00D5630D">
      <w:pPr>
        <w:pStyle w:val="AR6BodyText"/>
        <w:rPr>
          <w:color w:val="000000"/>
          <w:highlight w:val="yellow"/>
          <w:lang w:val="en-GB"/>
        </w:rPr>
      </w:pPr>
    </w:p>
    <w:p w14:paraId="44215AAB" w14:textId="77777777" w:rsidR="00AF2E59" w:rsidRPr="009638A7" w:rsidRDefault="00AF2E59" w:rsidP="00D5630D">
      <w:pPr>
        <w:pStyle w:val="AR6BodyText"/>
        <w:rPr>
          <w:b/>
          <w:lang w:val="en-GB"/>
        </w:rPr>
      </w:pPr>
      <w:r w:rsidRPr="009638A7">
        <w:rPr>
          <w:b/>
          <w:lang w:val="en-GB"/>
        </w:rPr>
        <w:t>[START FIGURE 6.</w:t>
      </w:r>
      <w:r>
        <w:rPr>
          <w:b/>
          <w:lang w:val="en-GB"/>
        </w:rPr>
        <w:t>4</w:t>
      </w:r>
      <w:r w:rsidRPr="009638A7">
        <w:rPr>
          <w:b/>
          <w:lang w:val="en-GB"/>
        </w:rPr>
        <w:t xml:space="preserve"> HERE]</w:t>
      </w:r>
    </w:p>
    <w:p w14:paraId="4EA021C5" w14:textId="77777777" w:rsidR="00AF2E59" w:rsidRPr="004904EA" w:rsidRDefault="00AF2E59" w:rsidP="00D5630D">
      <w:pPr>
        <w:pStyle w:val="AR6BodyText"/>
        <w:rPr>
          <w:b/>
          <w:lang w:val="en-GB"/>
        </w:rPr>
      </w:pPr>
    </w:p>
    <w:p w14:paraId="7D955FF5" w14:textId="22640F0C" w:rsidR="00210FCA" w:rsidRPr="001C68C5" w:rsidRDefault="00EB1045" w:rsidP="001C68C5">
      <w:pPr>
        <w:pStyle w:val="AR6Chap6Figure"/>
      </w:pPr>
      <w:r w:rsidRPr="004E2874">
        <w:rPr>
          <w:b/>
        </w:rPr>
        <w:t>Time evolution of global annual mean tropospheric ozone burden (in Tg) from 1850 to 2100.</w:t>
      </w:r>
      <w:r w:rsidRPr="001C68C5">
        <w:t xml:space="preserve"> Multi-model means for CMIP6 historical experiment (1850-2014) from UKESM1-LL-0, CESM2-WACCM, MRI-ESM2-0, GISS-E2.1-G and GFDL-ESM4 and for ScenarioMIP SSP3-7.0 experiment (2015-2100) are represented with their inter</w:t>
      </w:r>
      <w:ins w:id="1457" w:author="Lucy Cowie" w:date="2021-07-26T18:12:00Z">
        <w:r w:rsidR="000B5DE2">
          <w:t>-</w:t>
        </w:r>
      </w:ins>
      <w:r w:rsidRPr="001C68C5">
        <w:t xml:space="preserve">model standard deviation (±1 </w:t>
      </w:r>
      <w:r w:rsidRPr="001C68C5">
        <w:sym w:font="Symbol" w:char="F073"/>
      </w:r>
      <w:r w:rsidRPr="001C68C5">
        <w:t xml:space="preserve"> , shaded areas). Observation based global tropospheric ozone burden estimate (from Table 6.3) is for 2010-2014. Tropospheric Ozone Assessment Report (TOAR) multi-model mean value (from Table 6.3) is for 2000 with a ±1 </w:t>
      </w:r>
      <w:r w:rsidRPr="001C68C5">
        <w:sym w:font="Symbol" w:char="F073"/>
      </w:r>
      <w:r w:rsidRPr="001C68C5">
        <w:t xml:space="preserve"> error-bar. Atmospheric Chemistry and Climate Model Intercomparison Project (ACCMIP) multi-model means are for 1850, 1930, 1980 and 2000 time</w:t>
      </w:r>
      <w:ins w:id="1458" w:author="Lucy Cowie" w:date="2021-07-26T18:14:00Z">
        <w:r w:rsidR="00DF6DA7">
          <w:t xml:space="preserve"> </w:t>
        </w:r>
      </w:ins>
      <w:r w:rsidRPr="001C68C5">
        <w:t xml:space="preserve">-slices with  ±1 </w:t>
      </w:r>
      <w:r w:rsidRPr="001C68C5">
        <w:sym w:font="Symbol" w:char="F073"/>
      </w:r>
      <w:r w:rsidRPr="001C68C5">
        <w:t xml:space="preserve"> error-bars. The troposphere is masked by the tropopause pressure calculated in each model using the WMO thermal tropopause definition.</w:t>
      </w:r>
      <w:r w:rsidR="00614779">
        <w:t xml:space="preserve"> </w:t>
      </w:r>
      <w:r w:rsidR="00614779" w:rsidRPr="004369BC">
        <w:rPr>
          <w:rFonts w:cs="Times New Roman"/>
          <w:szCs w:val="20"/>
        </w:rPr>
        <w:t xml:space="preserve">Further details on data sources and processing are available in the chapter data table (Table </w:t>
      </w:r>
      <w:r w:rsidR="00614779">
        <w:rPr>
          <w:rFonts w:cs="Times New Roman"/>
          <w:szCs w:val="20"/>
        </w:rPr>
        <w:t>6.SM.1</w:t>
      </w:r>
      <w:r w:rsidR="00614779" w:rsidRPr="004369BC">
        <w:rPr>
          <w:rFonts w:cs="Times New Roman"/>
          <w:szCs w:val="20"/>
        </w:rPr>
        <w:t>).</w:t>
      </w:r>
    </w:p>
    <w:p w14:paraId="572D6DE4" w14:textId="77777777" w:rsidR="00AF2E59" w:rsidRPr="000E472A" w:rsidRDefault="00AF2E59" w:rsidP="00D5630D">
      <w:pPr>
        <w:pStyle w:val="AR6BodyText"/>
        <w:rPr>
          <w:b/>
          <w:lang w:val="en-GB" w:eastAsia="en-US"/>
        </w:rPr>
      </w:pPr>
    </w:p>
    <w:p w14:paraId="04DDABE8" w14:textId="77777777" w:rsidR="00AF2E59" w:rsidRPr="000E472A" w:rsidRDefault="00AF2E59" w:rsidP="00D5630D">
      <w:pPr>
        <w:pStyle w:val="AR6BodyText"/>
        <w:rPr>
          <w:b/>
          <w:lang w:val="en-GB"/>
        </w:rPr>
      </w:pPr>
      <w:r w:rsidRPr="000E472A">
        <w:rPr>
          <w:b/>
          <w:lang w:val="en-GB"/>
        </w:rPr>
        <w:t>[END FIGURE 6.</w:t>
      </w:r>
      <w:r>
        <w:rPr>
          <w:b/>
          <w:lang w:val="en-GB"/>
        </w:rPr>
        <w:t>4</w:t>
      </w:r>
      <w:r w:rsidRPr="000E472A">
        <w:rPr>
          <w:b/>
          <w:lang w:val="en-GB"/>
        </w:rPr>
        <w:t xml:space="preserve"> HERE]</w:t>
      </w:r>
    </w:p>
    <w:p w14:paraId="4718A239" w14:textId="58D4BABC" w:rsidR="00AF2E59" w:rsidRDefault="00AF2E59" w:rsidP="00D5630D">
      <w:pPr>
        <w:pStyle w:val="AR6BodyText"/>
        <w:rPr>
          <w:color w:val="000000"/>
          <w:highlight w:val="yellow"/>
          <w:lang w:val="en-GB"/>
        </w:rPr>
      </w:pPr>
    </w:p>
    <w:p w14:paraId="740C9463" w14:textId="77777777" w:rsidR="007E79EA" w:rsidRPr="000E472A" w:rsidRDefault="007E79EA" w:rsidP="00D5630D">
      <w:pPr>
        <w:pStyle w:val="AR6BodyText"/>
        <w:rPr>
          <w:color w:val="000000"/>
          <w:highlight w:val="yellow"/>
          <w:lang w:val="en-GB"/>
        </w:rPr>
      </w:pPr>
    </w:p>
    <w:p w14:paraId="17142E5D" w14:textId="636BB9B2" w:rsidR="00AF2E59" w:rsidRPr="00C621C2" w:rsidRDefault="00AF2E59" w:rsidP="00D5630D">
      <w:pPr>
        <w:pStyle w:val="AR6BodyText"/>
        <w:rPr>
          <w:lang w:val="en-GB"/>
        </w:rPr>
      </w:pPr>
      <w:r w:rsidRPr="000E472A">
        <w:rPr>
          <w:lang w:val="en-GB"/>
        </w:rPr>
        <w:t>Since the mid-20</w:t>
      </w:r>
      <w:r w:rsidRPr="00636221">
        <w:rPr>
          <w:lang w:val="en-GB"/>
          <w:rPrChange w:id="1459" w:author="Ian Blenkinsop" w:date="2021-07-29T12:07:00Z">
            <w:rPr>
              <w:vertAlign w:val="superscript"/>
              <w:lang w:val="en-GB"/>
            </w:rPr>
          </w:rPrChange>
        </w:rPr>
        <w:t>th</w:t>
      </w:r>
      <w:r w:rsidRPr="000E472A">
        <w:rPr>
          <w:lang w:val="en-GB"/>
        </w:rPr>
        <w:t xml:space="preserve"> century, the CMIP6 model ensemble shows a </w:t>
      </w:r>
      <w:r w:rsidR="00AE0681">
        <w:rPr>
          <w:lang w:val="en-GB"/>
        </w:rPr>
        <w:t xml:space="preserve">higher </w:t>
      </w:r>
      <w:r w:rsidR="00762CD4">
        <w:rPr>
          <w:lang w:val="en-GB"/>
        </w:rPr>
        <w:t xml:space="preserve">global </w:t>
      </w:r>
      <w:r w:rsidR="00762CD4" w:rsidRPr="00DB1E9A">
        <w:rPr>
          <w:lang w:val="en-GB"/>
        </w:rPr>
        <w:t xml:space="preserve">trend </w:t>
      </w:r>
      <w:r w:rsidRPr="0058768D">
        <w:rPr>
          <w:lang w:val="en-GB"/>
        </w:rPr>
        <w:t>(</w:t>
      </w:r>
      <w:r w:rsidRPr="007322E7">
        <w:rPr>
          <w:lang w:val="en-GB"/>
        </w:rPr>
        <w:t>Figure 6.4).</w:t>
      </w:r>
      <w:r w:rsidRPr="00DB1E9A">
        <w:rPr>
          <w:lang w:val="en-GB"/>
        </w:rPr>
        <w:t xml:space="preserve"> </w:t>
      </w:r>
      <w:r w:rsidRPr="0058768D">
        <w:rPr>
          <w:color w:val="000000"/>
          <w:lang w:val="en-GB"/>
        </w:rPr>
        <w:t>Since</w:t>
      </w:r>
      <w:ins w:id="1460" w:author="Lucy Cowie" w:date="2021-07-26T18:21:00Z">
        <w:r w:rsidR="00425469">
          <w:rPr>
            <w:color w:val="000000"/>
            <w:lang w:val="en-GB"/>
          </w:rPr>
          <w:t xml:space="preserve"> the</w:t>
        </w:r>
      </w:ins>
      <w:r w:rsidRPr="000E472A">
        <w:rPr>
          <w:color w:val="000000"/>
          <w:lang w:val="en-GB"/>
        </w:rPr>
        <w:t xml:space="preserve"> mid-1990s,</w:t>
      </w:r>
      <w:r w:rsidRPr="000E472A" w:rsidDel="00214522">
        <w:rPr>
          <w:color w:val="000000"/>
          <w:lang w:val="en-GB"/>
        </w:rPr>
        <w:t xml:space="preserve"> </w:t>
      </w:r>
      <w:r w:rsidRPr="000E472A">
        <w:rPr>
          <w:color w:val="000000"/>
          <w:lang w:val="en-GB"/>
        </w:rPr>
        <w:t>the trends are better documented by observations (</w:t>
      </w:r>
      <w:del w:id="1461" w:author="Lucy Cowie" w:date="2021-07-26T18:22:00Z">
        <w:r w:rsidRPr="000E472A" w:rsidDel="00767C59">
          <w:rPr>
            <w:color w:val="000000"/>
            <w:lang w:val="en-GB"/>
          </w:rPr>
          <w:delText xml:space="preserve">see also </w:delText>
        </w:r>
      </w:del>
      <w:r w:rsidRPr="000E472A">
        <w:rPr>
          <w:color w:val="000000"/>
          <w:lang w:val="en-GB"/>
        </w:rPr>
        <w:t>Section 2.2.5.3) and indicate spatial heterogeneity. In particular, in</w:t>
      </w:r>
      <w:ins w:id="1462" w:author="Lucy Cowie" w:date="2021-07-26T18:22:00Z">
        <w:r w:rsidR="00767C59">
          <w:rPr>
            <w:color w:val="000000"/>
            <w:lang w:val="en-GB"/>
          </w:rPr>
          <w:t xml:space="preserve"> </w:t>
        </w:r>
      </w:ins>
      <w:del w:id="1463" w:author="Lucy Cowie" w:date="2021-07-26T18:22:00Z">
        <w:r w:rsidRPr="000E472A" w:rsidDel="00767C59">
          <w:rPr>
            <w:color w:val="000000"/>
            <w:lang w:val="en-GB"/>
          </w:rPr>
          <w:delText>-</w:delText>
        </w:r>
      </w:del>
      <w:r w:rsidRPr="000E472A">
        <w:rPr>
          <w:color w:val="000000"/>
          <w:lang w:val="en-GB"/>
        </w:rPr>
        <w:t xml:space="preserve">situ observations at remote surface sites and in the lower free troposphere indicate </w:t>
      </w:r>
      <w:r w:rsidR="001D1262">
        <w:rPr>
          <w:color w:val="000000"/>
          <w:lang w:val="en-GB"/>
        </w:rPr>
        <w:t>positive</w:t>
      </w:r>
      <w:r w:rsidR="001D1262" w:rsidRPr="000E472A">
        <w:rPr>
          <w:color w:val="000000"/>
          <w:lang w:val="en-GB"/>
        </w:rPr>
        <w:t xml:space="preserve"> </w:t>
      </w:r>
      <w:r w:rsidRPr="000E472A">
        <w:rPr>
          <w:color w:val="000000"/>
          <w:lang w:val="en-GB"/>
        </w:rPr>
        <w:t xml:space="preserve">trends that are far more common than </w:t>
      </w:r>
      <w:r w:rsidR="001D1262">
        <w:rPr>
          <w:color w:val="000000"/>
          <w:lang w:val="en-GB"/>
        </w:rPr>
        <w:t>negative</w:t>
      </w:r>
      <w:r w:rsidR="001D1262" w:rsidRPr="000E472A">
        <w:rPr>
          <w:color w:val="000000"/>
          <w:lang w:val="en-GB"/>
        </w:rPr>
        <w:t xml:space="preserve"> </w:t>
      </w:r>
      <w:r w:rsidRPr="000E472A">
        <w:rPr>
          <w:color w:val="000000"/>
          <w:lang w:val="en-GB"/>
        </w:rPr>
        <w:t>trends, especially in the northern tropics and across southern and eastern Asia (</w:t>
      </w:r>
      <w:r w:rsidRPr="004F6D3F">
        <w:rPr>
          <w:color w:val="000000"/>
          <w:lang w:val="en-GB"/>
        </w:rPr>
        <w:t>Figure 6.5</w:t>
      </w:r>
      <w:r w:rsidRPr="000E472A">
        <w:rPr>
          <w:color w:val="000000"/>
          <w:lang w:val="en-GB"/>
        </w:rPr>
        <w:t>).</w:t>
      </w:r>
      <w:r w:rsidRPr="000E472A">
        <w:rPr>
          <w:rFonts w:ascii="NimbusRomNo9L-Regu" w:hAnsi="NimbusRomNo9L-Regu" w:cs="NimbusRomNo9L-Regu"/>
          <w:sz w:val="20"/>
          <w:szCs w:val="20"/>
          <w:lang w:val="en-GB"/>
        </w:rPr>
        <w:t xml:space="preserve"> </w:t>
      </w:r>
      <w:r w:rsidRPr="00C621C2">
        <w:rPr>
          <w:lang w:val="en-GB"/>
        </w:rPr>
        <w:t xml:space="preserve">The CMIP6 ensemble and observations largely agree </w:t>
      </w:r>
      <w:commentRangeStart w:id="1464"/>
      <w:r w:rsidRPr="00C621C2">
        <w:rPr>
          <w:lang w:val="en-GB"/>
        </w:rPr>
        <w:t>in</w:t>
      </w:r>
      <w:commentRangeEnd w:id="1464"/>
      <w:r w:rsidR="00DB3802">
        <w:rPr>
          <w:rStyle w:val="Marquedecommentaire"/>
          <w:lang w:val="en-GB"/>
        </w:rPr>
        <w:commentReference w:id="1464"/>
      </w:r>
      <w:r w:rsidRPr="00C621C2">
        <w:rPr>
          <w:lang w:val="en-GB"/>
        </w:rPr>
        <w:t xml:space="preserve"> the magnitude of the </w:t>
      </w:r>
      <w:r w:rsidRPr="004F6D3F">
        <w:rPr>
          <w:lang w:val="en-GB"/>
        </w:rPr>
        <w:t xml:space="preserve">global </w:t>
      </w:r>
      <w:r w:rsidR="000338F6" w:rsidRPr="004F6D3F">
        <w:rPr>
          <w:lang w:val="en-GB"/>
        </w:rPr>
        <w:t>positive</w:t>
      </w:r>
      <w:r w:rsidRPr="00C621C2">
        <w:rPr>
          <w:lang w:val="en-GB"/>
        </w:rPr>
        <w:t xml:space="preserve"> trend since 1997 (0.82</w:t>
      </w:r>
      <w:ins w:id="1465" w:author="Lucy Cowie" w:date="2021-07-26T18:24:00Z">
        <w:r w:rsidR="00B65DF3">
          <w:rPr>
            <w:lang w:val="en-GB"/>
          </w:rPr>
          <w:t xml:space="preserve"> </w:t>
        </w:r>
      </w:ins>
      <w:r w:rsidRPr="00C621C2">
        <w:rPr>
          <w:lang w:val="en-GB"/>
        </w:rPr>
        <w:t>±</w:t>
      </w:r>
      <w:ins w:id="1466" w:author="Lucy Cowie" w:date="2021-07-26T18:24:00Z">
        <w:r w:rsidR="00B65DF3">
          <w:rPr>
            <w:lang w:val="en-GB"/>
          </w:rPr>
          <w:t xml:space="preserve"> </w:t>
        </w:r>
      </w:ins>
      <w:r w:rsidRPr="00C621C2">
        <w:rPr>
          <w:lang w:val="en-GB"/>
        </w:rPr>
        <w:t>0.13 Tg yr</w:t>
      </w:r>
      <w:ins w:id="1467" w:author="Lucy Cowie" w:date="2021-07-26T18:24:00Z">
        <w:r w:rsidR="00B65DF3">
          <w:rPr>
            <w:vertAlign w:val="superscript"/>
            <w:lang w:val="en-GB"/>
          </w:rPr>
          <w:t>–</w:t>
        </w:r>
      </w:ins>
      <w:del w:id="1468" w:author="Lucy Cowie" w:date="2021-07-26T18:24:00Z">
        <w:r w:rsidRPr="00C621C2" w:rsidDel="00B65DF3">
          <w:rPr>
            <w:vertAlign w:val="superscript"/>
            <w:lang w:val="en-GB"/>
          </w:rPr>
          <w:delText>-</w:delText>
        </w:r>
      </w:del>
      <w:r w:rsidRPr="00C621C2">
        <w:rPr>
          <w:vertAlign w:val="superscript"/>
          <w:lang w:val="en-GB"/>
        </w:rPr>
        <w:t>1</w:t>
      </w:r>
      <w:r w:rsidRPr="00C621C2">
        <w:rPr>
          <w:lang w:val="en-GB"/>
        </w:rPr>
        <w:t xml:space="preserve"> in the model ensemble; 0.70</w:t>
      </w:r>
      <w:ins w:id="1469" w:author="Lucy Cowie" w:date="2021-07-26T18:24:00Z">
        <w:r w:rsidR="00B65DF3">
          <w:rPr>
            <w:lang w:val="en-GB"/>
          </w:rPr>
          <w:t xml:space="preserve"> </w:t>
        </w:r>
      </w:ins>
      <w:r w:rsidRPr="00C621C2">
        <w:rPr>
          <w:lang w:val="en-GB"/>
        </w:rPr>
        <w:t>±</w:t>
      </w:r>
      <w:ins w:id="1470" w:author="Lucy Cowie" w:date="2021-07-26T18:24:00Z">
        <w:r w:rsidR="00B65DF3">
          <w:rPr>
            <w:lang w:val="en-GB"/>
          </w:rPr>
          <w:t xml:space="preserve"> </w:t>
        </w:r>
      </w:ins>
      <w:r w:rsidRPr="00C621C2">
        <w:rPr>
          <w:lang w:val="en-GB"/>
        </w:rPr>
        <w:t>0.15 Tg yr</w:t>
      </w:r>
      <w:ins w:id="1471" w:author="Lucy Cowie" w:date="2021-07-26T18:24:00Z">
        <w:r w:rsidR="00B65DF3">
          <w:rPr>
            <w:vertAlign w:val="superscript"/>
            <w:lang w:val="en-GB"/>
          </w:rPr>
          <w:t>–</w:t>
        </w:r>
      </w:ins>
      <w:del w:id="1472" w:author="Lucy Cowie" w:date="2021-07-26T18:24:00Z">
        <w:r w:rsidRPr="00C621C2" w:rsidDel="00B65DF3">
          <w:rPr>
            <w:vertAlign w:val="superscript"/>
            <w:lang w:val="en-GB"/>
          </w:rPr>
          <w:delText>-</w:delText>
        </w:r>
      </w:del>
      <w:r w:rsidRPr="00C621C2">
        <w:rPr>
          <w:vertAlign w:val="superscript"/>
          <w:lang w:val="en-GB"/>
        </w:rPr>
        <w:t>1</w:t>
      </w:r>
      <w:r w:rsidRPr="00C621C2">
        <w:rPr>
          <w:lang w:val="en-GB"/>
        </w:rPr>
        <w:t xml:space="preserve"> in </w:t>
      </w:r>
      <w:ins w:id="1473" w:author="Lucy Cowie" w:date="2021-07-26T18:25:00Z">
        <w:r w:rsidR="00A43EDD">
          <w:rPr>
            <w:lang w:val="en-GB"/>
          </w:rPr>
          <w:t xml:space="preserve">the </w:t>
        </w:r>
      </w:ins>
      <w:r w:rsidRPr="00C621C2">
        <w:rPr>
          <w:lang w:val="en-GB"/>
        </w:rPr>
        <w:t>ozonesonde dataset; 0.83</w:t>
      </w:r>
      <w:ins w:id="1474" w:author="Lucy Cowie" w:date="2021-07-26T18:24:00Z">
        <w:r w:rsidR="00B65DF3">
          <w:rPr>
            <w:lang w:val="en-GB"/>
          </w:rPr>
          <w:t xml:space="preserve"> </w:t>
        </w:r>
      </w:ins>
      <w:r w:rsidRPr="00C621C2">
        <w:rPr>
          <w:lang w:val="en-GB"/>
        </w:rPr>
        <w:t>± 0.85 Tg yr</w:t>
      </w:r>
      <w:ins w:id="1475" w:author="Lucy Cowie" w:date="2021-07-26T18:24:00Z">
        <w:r w:rsidR="00B65DF3">
          <w:rPr>
            <w:vertAlign w:val="superscript"/>
            <w:lang w:val="en-GB"/>
          </w:rPr>
          <w:t>–</w:t>
        </w:r>
      </w:ins>
      <w:del w:id="1476" w:author="Lucy Cowie" w:date="2021-07-26T18:24:00Z">
        <w:r w:rsidRPr="00C621C2" w:rsidDel="00B65DF3">
          <w:rPr>
            <w:vertAlign w:val="superscript"/>
            <w:lang w:val="en-GB"/>
          </w:rPr>
          <w:delText>-</w:delText>
        </w:r>
      </w:del>
      <w:r w:rsidRPr="00C621C2">
        <w:rPr>
          <w:vertAlign w:val="superscript"/>
          <w:lang w:val="en-GB"/>
        </w:rPr>
        <w:t>1</w:t>
      </w:r>
      <w:r w:rsidRPr="00C621C2">
        <w:rPr>
          <w:lang w:val="en-GB"/>
        </w:rPr>
        <w:t xml:space="preserve"> in the satellite ensemble) and qualitatively reproduce positive trends in</w:t>
      </w:r>
      <w:ins w:id="1477" w:author="Lucy Cowie" w:date="2021-07-26T18:24:00Z">
        <w:r w:rsidR="00B65DF3">
          <w:rPr>
            <w:lang w:val="en-GB"/>
          </w:rPr>
          <w:t xml:space="preserve"> the</w:t>
        </w:r>
      </w:ins>
      <w:r w:rsidRPr="00C621C2">
        <w:rPr>
          <w:lang w:val="en-GB"/>
        </w:rPr>
        <w:t xml:space="preserve"> Southern </w:t>
      </w:r>
      <w:r w:rsidR="00223B9D">
        <w:rPr>
          <w:lang w:val="en-GB"/>
        </w:rPr>
        <w:t>H</w:t>
      </w:r>
      <w:r w:rsidRPr="00C621C2">
        <w:rPr>
          <w:lang w:val="en-GB"/>
        </w:rPr>
        <w:t xml:space="preserve">emisphere </w:t>
      </w:r>
      <w:r w:rsidRPr="00C621C2">
        <w:rPr>
          <w:lang w:val="en-GB"/>
        </w:rPr>
        <w:fldChar w:fldCharType="begin" w:fldLock="1"/>
      </w:r>
      <w:r w:rsidR="00D477C7">
        <w:rPr>
          <w:lang w:val="en-GB"/>
        </w:rPr>
        <w:instrText>ADDIN CSL_CITATION { "citationItems" : [ { "id" : "ITEM-1", "itemData" : { "DOI" : "10.5194/acp-2019-1216", "abstract" : "The evolution of tropospheric ozone from 1850 to 2100 has been studied using data from Phase 6 of the Coupled Model Intercomparison Project (CMIP6). We evaluate long-term changes using coupled atmosphere-ocean chemistry-climate models, focusing on the CMIP historical and ScenarioMIP ssp370 experiments, for which detailed tropospheric ozone diagnostics were archived. The model ensemble has been evaluated against a suite of surface, sonde, and satellite observations of the past several decades, and found to reproduce well the salient spatial, seasonal and decadal variability and trends. The tropospheric ozone burden increases from 244 \u00b1 30 Tg in 1850 to a mean value of 348 \u00b1 15 Tg for the period 2005\u20132014, an increase of 40 %. Modelled present day values agree well with previous determinations (ACCENT: 336 \u00b1 27 Tg; ACCMIP: 337 \u00b1 23 Tg and TOAR: 340 \u00b1 34 Tg). In the ssp370 experiments, the ozone burden reaches a maximum of 402 \u00b1 36 Tg in 2090, before declining slightly to 396 \u00b1 32 Tg by 2100. The ozone budget has been examined over the same period using lumped ozone production (PO3) and loss (LO3) diagnostics. There are large differences (30 %) between models in the preindustrial period, with the difference narrowing to 15 % in the present day. Both ozone production and chemical loss terms increase steadily over the period 1850 to 2100, with net chemical production (PO3-LO3) reaching a maximum around the year 2000. The residual term, which contains contributions from stratosphere-troposphere transport reaches a minimum around the same time, while dry deposition increases steadily across the experiment. Differences between the model residual terms are explained in terms of variation in tropopause height and stratospheric ozone burden.", "author" : [ { "dropping-particle" : "", "family" : "Griffiths", "given" : "P T", "non-dropping-particle" : "", "parse-names" : false, "suffix" : "" }, { "dropping-particle" : "", "family" : "Murray", "given" : "L T", "non-dropping-particle" : "", "parse-names" : false, "suffix" : "" }, { "dropping-particle" : "", "family" : "Zeng", "given" : "G", "non-dropping-particle" : "", "parse-names" : false, "suffix" : "" }, { "dropping-particle" : "", "family" : "Archibald", "given" : "A T", "non-dropping-particle" : "", "parse-names" : false, "suffix" : "" }, { "dropping-particle" : "", "family" : "Emmons", "given" : "L K", "non-dropping-particle" : "", "parse-names" : false, "suffix" : "" }, { "dropping-particle" : "", "family" : "Galbally", "given" : "I", "non-dropping-particle" : "", "parse-names" : false, "suffix" : "" }, { "dropping-particle" : "", "family" : "Hassler", "given" : "B", "non-dropping-particle" : "", "parse-names" : false, "suffix" : "" }, { "dropping-particle" : "", "family" : "Horowitz", "given" : "L W", "non-dropping-particle" : "", "parse-names" : false, "suffix" : "" }, { "dropping-particle" : "", "family" : "Keeble", "given" : "J", "non-dropping-particle" : "", "parse-names" : false, "suffix" : "" }, { "dropping-particle" : "", "family" : "Liu", "given" : "J", "non-dropping-particle" : "", "parse-names" : false, "suffix" : "" }, { "dropping-particle" : "", "family" : "Moeini", "given" : "O", "non-dropping-particle" : "", "parse-names" : false, "suffix" : "" }, { "dropping-particle" : "", "family" : "Naik", "given" : "V", "non-dropping-particle" : "", "parse-names" : false, "suffix" : "" }, { "dropping-particle" : "", "family" : "O'Connor", "given" : "F M", "non-dropping-particle" : "", "parse-names" : false, "suffix" : "" }, { "dropping-particle" : "", "family" : "Shin", "given" : "Y M", "non-dropping-particle" : "", "parse-names" : false, "suffix" : "" }, { "dropping-particle" : "", "family" : "Tarasick", "given" : "D", "non-dropping-particle" : "", "parse-names" : false, "suffix" : "" }, { "dropping-particle" : "", "family" : "Tilmes", "given" : "S", "non-dropping-particle" : "", "parse-names" : false, "suffix" : "" }, { "dropping-particle" : "", "family" : "Turnock", "given" : "S T", "non-dropping-particle" : "", "parse-names" : false, "suffix" : "" }, { "dropping-particle" : "", "family" : "Wild", "given" : "O", "non-dropping-particle" : "", "parse-names" : false, "suffix" : "" }, { "dropping-particle" : "", "family" : "Young", "given" : "P J", "non-dropping-particle" : "", "parse-names" : false, "suffix" : "" }, { "dropping-particle" : "", "family" : "Zanis", "given" : "P", "non-dropping-particle" : "", "parse-names" : false, "suffix" : "" } ], "container-title" : "Atmospheric Chemistry and Physics", "id" : "ITEM-1", "issued" : { "date-parts" : [ [ "2020" ] ] }, "page" : "1-50", "title" : "Tropospheric ozone in CMIP6 Simulations", "translator" : [ { "dropping-particle" : "", "family" : "G5139", "given" : "", "non-dropping-particle" : "", "parse-names" : false, "suffix" : "" } ], "type" : "article-journal", "volume" : "2020" }, "uris" : [ "http://www.mendeley.com/documents/?uuid=7e2f00ac-63d7-419e-a953-58b5c04e6641", "http://www.mendeley.com/documents/?uuid=a59e9358-1fcc-405a-9858-7cbe6b762739" ] } ], "mendeley" : { "formattedCitation" : "(Griffiths et al., 2020)", "plainTextFormattedCitation" : "(Griffiths et al., 2020)", "previouslyFormattedCitation" : "(Griffiths et al., 2020)" }, "properties" : { "noteIndex" : 0 }, "schema" : "https://github.com/citation-style-language/schema/raw/master/csl-citation.json" }</w:instrText>
      </w:r>
      <w:r w:rsidRPr="00C621C2">
        <w:rPr>
          <w:lang w:val="en-GB"/>
        </w:rPr>
        <w:fldChar w:fldCharType="separate"/>
      </w:r>
      <w:r w:rsidR="00CB33A1">
        <w:rPr>
          <w:noProof/>
          <w:lang w:val="en-GB"/>
        </w:rPr>
        <w:t>(Griffiths et al., 2020)</w:t>
      </w:r>
      <w:r w:rsidRPr="00C621C2">
        <w:rPr>
          <w:lang w:val="en-GB"/>
        </w:rPr>
        <w:fldChar w:fldCharType="end"/>
      </w:r>
      <w:r w:rsidRPr="00C621C2">
        <w:rPr>
          <w:lang w:val="en-GB"/>
        </w:rPr>
        <w:t xml:space="preserve">. More analyses are needed for evaluation in other parts of the world to assess the skill of the recent ensemble based on CMIP6 emissions. </w:t>
      </w:r>
    </w:p>
    <w:p w14:paraId="7C436E76" w14:textId="21A58EDB" w:rsidR="00AF2E59" w:rsidRDefault="00AF2E59" w:rsidP="00D5630D">
      <w:pPr>
        <w:pStyle w:val="AR6BodyText"/>
        <w:rPr>
          <w:b/>
          <w:lang w:val="en-GB"/>
        </w:rPr>
      </w:pPr>
    </w:p>
    <w:p w14:paraId="676628D2" w14:textId="77777777" w:rsidR="007E79EA" w:rsidRPr="00D837A8" w:rsidRDefault="007E79EA" w:rsidP="00D5630D">
      <w:pPr>
        <w:pStyle w:val="AR6BodyText"/>
        <w:rPr>
          <w:b/>
          <w:lang w:val="en-GB"/>
        </w:rPr>
      </w:pPr>
    </w:p>
    <w:p w14:paraId="41F1AC6A" w14:textId="77777777" w:rsidR="00AF2E59" w:rsidRPr="009638A7" w:rsidRDefault="00AF2E59" w:rsidP="00D5630D">
      <w:pPr>
        <w:pStyle w:val="AR6BodyText"/>
        <w:rPr>
          <w:b/>
          <w:lang w:val="en-GB"/>
        </w:rPr>
      </w:pPr>
      <w:r w:rsidRPr="009638A7">
        <w:rPr>
          <w:b/>
          <w:lang w:val="en-GB"/>
        </w:rPr>
        <w:t>[</w:t>
      </w:r>
      <w:commentRangeStart w:id="1478"/>
      <w:r w:rsidRPr="009638A7">
        <w:rPr>
          <w:b/>
          <w:lang w:val="en-GB"/>
        </w:rPr>
        <w:t>START FIGURE 6.</w:t>
      </w:r>
      <w:r>
        <w:rPr>
          <w:b/>
          <w:lang w:val="en-GB"/>
        </w:rPr>
        <w:t>5</w:t>
      </w:r>
      <w:r w:rsidRPr="009638A7">
        <w:rPr>
          <w:b/>
          <w:lang w:val="en-GB"/>
        </w:rPr>
        <w:t xml:space="preserve"> HERE]</w:t>
      </w:r>
    </w:p>
    <w:p w14:paraId="6F70289C" w14:textId="77777777" w:rsidR="00AF2E59" w:rsidRPr="004904EA" w:rsidRDefault="00AF2E59" w:rsidP="00D5630D">
      <w:pPr>
        <w:pStyle w:val="AR6BodyText"/>
        <w:rPr>
          <w:b/>
          <w:lang w:val="en-GB"/>
        </w:rPr>
      </w:pPr>
    </w:p>
    <w:p w14:paraId="32ECDDEB" w14:textId="6E6C46DA" w:rsidR="000032DE" w:rsidRPr="00614779" w:rsidRDefault="000032DE" w:rsidP="00890F9E">
      <w:pPr>
        <w:pStyle w:val="AR6Chap6Figure"/>
        <w:rPr>
          <w:b/>
          <w:lang w:val="en-GB"/>
        </w:rPr>
      </w:pPr>
      <w:r w:rsidRPr="00614779">
        <w:rPr>
          <w:b/>
          <w:bCs/>
        </w:rPr>
        <w:t>Decadal tropospheric ozone trends since 1994.</w:t>
      </w:r>
      <w:r w:rsidRPr="000032DE">
        <w:t xml:space="preserve"> Trends are shown at 28 remote and regionally representative surface sites </w:t>
      </w:r>
      <w:r w:rsidRPr="000032DE">
        <w:fldChar w:fldCharType="begin" w:fldLock="1"/>
      </w:r>
      <w:r w:rsidR="00D477C7">
        <w:instrText>ADDIN CSL_CITATION { "citationItems" : [ { "id" : "ITEM-1", "itemData" : { "DOI" : "10.1525/elementa.420", "ISSN" : "2325-1026", "abstract" : "Extracting globally representative trend information from lower tropospheric ozone observations is extremely difficult due to the highly variable distribution and interannual variability of ozone, and the ongoing shift of ozone precursor emissions from high latitudes to low latitudes. Here we report surface ozone trends at 27 globally distributed remote locations (20 in the Northern Hemisphere, 7 in the Southern Hemisphere), focusing on continuous time series that extend from the present back to at least 1995. While these sites are only representative of less than 25% of the global surface area, this analysis provides a range of regional long-term ozone trends for the evaluation of global chemistry-climate models. Trends are based on monthly mean ozone anomalies, and all sites have at least 20 years of data, which improves the likelihood that a robust trend value is due to changes in ozone precursor emissions and/or forced climate change rather than naturally occurring climate variability. Since 1995, the Northern Hemisphere sites are nearly evenly split between positive and negative ozone trends, while 5 of 7 Southern Hemisphere sites have positive trends. Positive trends are in the range of 0.5-2 ppbv decade-1, with ozone increasing at Mauna Loa by roughly 50% since the late 1950s. Two high elevation Alpine sites, discussed by previous assessments, exhibit decreasing ozone trends in contrast to the positive trend observed by IAGOS commercial aircraft in the European lower free-troposphere. The Alpine sites frequently sample polluted European boundary layer air, especially in summer, and can only be representative of lower free tropospheric ozone if the data are carefully filtered to avoid boundary layer air. The highly variable ozone trends at these 27 surface sites are not necessarily indicative of free tropospheric trends, which have been overwhelmingly positive since the mid-1990s, as shown by recent studies of ozonesonde and aircraft observations.", "author" : [ { "dropping-particle" : "", "family" : "Cooper", "given" : "Owen R.", "non-dropping-particle" : "", "parse-names" : false, "suffix" : "" }, { "dropping-particle" : "", "family" : "Schultz", "given" : "Martin G.", "non-dropping-particle" : "", "parse-names" : false, "suffix" : "" }, { "dropping-particle" : "", "family" : "Schroeder", "given" : "Sabine", "non-dropping-particle" : "", "parse-names" : false, "suffix" : "" }, { "dropping-particle" : "", "family" : "Chang", "given" : "Kai-Lan", "non-dropping-particle" : "", "parse-names" : false, "suffix" : "" }, { "dropping-particle" : "", "family" : "Gaudel", "given" : "Audrey", "non-dropping-particle" : "", "parse-names" : false, "suffix" : "" }, { "dropping-particle" : "", "family" : "Ben\u00edtez", "given" : "Gerardo Carbajal", "non-dropping-particle" : "", "parse-names" : false, "suffix" : "" }, { "dropping-particle" : "", "family" : "Cuevas", "given" : "Emilio", "non-dropping-particle" : "", "parse-names" : false, "suffix" : "" }, { "dropping-particle" : "", "family" : "Fr\u00f6hlich", "given" : "Marina", "non-dropping-particle" : "", "parse-names" : false, "suffix" : "" }, { "dropping-particle" : "", "family" : "Galbally", "given" : "Ian E.", "non-dropping-particle" : "", "parse-names" : false, "suffix" : "" }, { "dropping-particle" : "", "family" : "Molloy", "given" : "Suzie", "non-dropping-particle" : "", "parse-names" : false, "suffix" : "" }, { "dropping-particle" : "", "family" : "Kubistin", "given" : "Dagmar", "non-dropping-particle" : "", "parse-names" : false, "suffix" : "" }, { "dropping-particle" : "", "family" : "Lu", "given" : "Xiao", "non-dropping-particle" : "", "parse-names" : false, "suffix" : "" }, { "dropping-particle" : "", "family" : "McClure-Begley", "given" : "Audra", "non-dropping-particle" : "", "parse-names" : false, "suffix" : "" }, { "dropping-particle" : "", "family" : "N\u00e9d\u00e9lec", "given" : "Philippe", "non-dropping-particle" : "", "parse-names" : false, "suffix" : "" }, { "dropping-particle" : "", "family" : "O'Brien", "given" : "Jason", "non-dropping-particle" : "", "parse-names" : false, "suffix" : "" }, { "dropping-particle" : "", "family" : "Oltmans", "given" : "Samuel J.", "non-dropping-particle" : "", "parse-names" : false, "suffix" : "" }, { "dropping-particle" : "", "family" : "Petropavlovskikh", "given" : "Irina", "non-dropping-particle" : "", "parse-names" : false, "suffix" : "" }, { "dropping-particle" : "", "family" : "Ries", "given" : "Ludwig", "non-dropping-particle" : "", "parse-names" : false, "suffix" : "" }, { "dropping-particle" : "", "family" : "Senik", "given" : "Irina", "non-dropping-particle" : "", "parse-names" : false, "suffix" : "" }, { "dropping-particle" : "", "family" : "Sj\u00f6berg", "given" : "Karin", "non-dropping-particle" : "", "parse-names" : false, "suffix" : "" }, { "dropping-particle" : "", "family" : "Solberg", "given" : "Sverre", "non-dropping-particle" : "", "parse-names" : false, "suffix" : "" }, { "dropping-particle" : "", "family" : "Spain", "given" : "Gerard T.", "non-dropping-particle" : "", "parse-names" : false, "suffix" : "" }, { "dropping-particle" : "", "family" : "Spangl", "given" : "Wolfgang", "non-dropping-particle" : "", "parse-names" : false, "suffix" : "" }, { "dropping-particle" : "", "family" : "Steinbacher", "given" : "Martin", "non-dropping-particle" : "", "parse-names" : false, "suffix" : "" }, { "dropping-particle" : "", "family" : "Tarasick", "given" : "David", "non-dropping-particle" : "", "parse-names" : false, "suffix" : "" }, { "dropping-particle" : "", "family" : "Thouret", "given" : "Valerie", "non-dropping-particle" : "", "parse-names" : false, "suffix" : "" }, { "dropping-particle" : "", "family" : "Xu", "given" : "Xiaobin", "non-dropping-particle" : "", "parse-names" : false, "suffix" : "" } ], "container-title" : "Elem Sci Anth", "id" : "ITEM-1", "issue" : "1", "issued" : { "date-parts" : [ [ "2020", "6", "8" ] ] }, "page" : "23", "title" : "Multi-decadal surface ozone trends at globally distributed remote locations", "translator" : [ { "dropping-particle" : "", "family" : "G3544", "given" : "", "non-dropping-particle" : "", "parse-names" : false, "suffix" : "" } ], "type" : "article-journal", "volume" : "8" }, "uris" : [ "http://www.mendeley.com/documents/?uuid=4bfa7a8f-a9b1-40f9-8828-e6a4958d2d7b" ] } ], "mendeley" : { "formattedCitation" : "(Cooper et al., 2020)", "plainTextFormattedCitation" : "(Cooper et al., 2020)", "previouslyFormattedCitation" : "(Cooper et al., 2020)" }, "properties" : { "noteIndex" : 0 }, "schema" : "https://github.com/citation-style-language/schema/raw/master/csl-citation.json" }</w:instrText>
      </w:r>
      <w:r w:rsidRPr="000032DE">
        <w:fldChar w:fldCharType="separate"/>
      </w:r>
      <w:r w:rsidR="00CB33A1">
        <w:rPr>
          <w:noProof/>
        </w:rPr>
        <w:t>(Cooper et al., 2020)</w:t>
      </w:r>
      <w:r w:rsidRPr="000032DE">
        <w:fldChar w:fldCharType="end"/>
      </w:r>
      <w:r w:rsidRPr="000032DE">
        <w:t xml:space="preserve"> and in 11 regions of the lower free troposphere (650 hPa, ca. 3.5 km) as measured by In-Service Aircraft for a Global Observing System (IAGOS) above Europe, northeastern USA, southeastern USA, western North America, northeast China, South East Asia, southern India, Persian Gulf, Malaysia/Indonesia, Gulf of Guinea and northern South America </w:t>
      </w:r>
      <w:r w:rsidRPr="000032DE">
        <w:fldChar w:fldCharType="begin" w:fldLock="1"/>
      </w:r>
      <w:r w:rsidR="00D477C7">
        <w:instrText>ADDIN CSL_CITATION { "citationItems" : [ { "id" : "ITEM-1", "itemData" : { "DOI" : "10.1126/sciadv.aba8272", "abstract" : "Tropospheric ozone is an important greenhouse gas, is detrimental to human health and crop and ecosystem productivity, and controls the oxidizing capacity of the troposphere. Because of its high spatial and temporal variability and limited observations, quantifying net tropospheric ozone changes across the Northern Hemisphere on time scales of two decades had not been possible. Here, we show, using newly available observations from an extensive commercial aircraft monitoring network, that tropospheric ozone has increased above 11 regions of the Northern Hemisphere since the mid-1990s, consistent with the OMI/MLS satellite product. The net result of shifting anthropogenic ozone precursor emissions has led to an increase of ozone and its radiative forcing above all 11 study regions of the Northern Hemisphere, despite NOx emission reductions at midlatitudes.", "author" : [ { "dropping-particle" : "", "family" : "Gaudel", "given" : "Audrey", "non-dropping-particle" : "", "parse-names" : false, "suffix" : "" }, { "dropping-particle" : "", "family" : "Cooper", "given" : "Owen R", "non-dropping-particle" : "", "parse-names" : false, "suffix" : "" }, { "dropping-particle" : "", "family" : "Chang", "given" : "Kai-Lan", "non-dropping-particle" : "", "parse-names" : false, "suffix" : "" }, { "dropping-particle" : "", "family" : "Bourgeois", "given" : "Ilann", "non-dropping-particle" : "", "parse-names" : false, "suffix" : "" }, { "dropping-particle" : "", "family" : "Ziemke", "given" : "Jerry R", "non-dropping-particle" : "", "parse-names" : false, "suffix" : "" }, { "dropping-particle" : "", "family" : "Strode", "given" : "Sarah A", "non-dropping-particle" : "", "parse-names" : false, "suffix" : "" }, { "dropping-particle" : "", "family" : "Oman", "given" : "Luke D", "non-dropping-particle" : "", "parse-names" : false, "suffix" : "" }, { "dropping-particle" : "", "family" : "Sellitto", "given" : "Pasquale", "non-dropping-particle" : "", "parse-names" : false, "suffix" : "" }, { "dropping-particle" : "", "family" : "N\u00e9d\u00e9lec", "given" : "Philippe", "non-dropping-particle" : "", "parse-names" : false, "suffix" : "" }, { "dropping-particle" : "", "family" : "Blot", "given" : "Romain", "non-dropping-particle" : "", "parse-names" : false, "suffix" : "" }, { "dropping-particle" : "", "family" : "Thouret", "given" : "Val\u00e9rie", "non-dropping-particle" : "", "parse-names" : false, "suffix" : "" }, { "dropping-particle" : "", "family" : "Granier", "given" : "Claire", "non-dropping-particle" : "", "parse-names" : false, "suffix" : "" } ], "container-title" : "Science Advances", "id" : "ITEM-1", "issue" : "34", "issued" : { "date-parts" : [ [ "2020" ] ] }, "publisher" : "American Association for the Advancement of Science", "title" : "Aircraft observations since the 1990s reveal increases of tropospheric ozone at multiple locations across the Northern Hemisphere", "translator" : [ { "dropping-particle" : "", "family" : "G4695", "given" : "", "non-dropping-particle" : "", "parse-names" : false, "suffix" : "" } ], "type" : "article-journal", "volume" : "6" }, "uris" : [ "http://www.mendeley.com/documents/?uuid=9d9d5d9e-c1c9-4ede-9312-df419a8dcc99" ] } ], "mendeley" : { "formattedCitation" : "(Gaudel et al., 2020)", "plainTextFormattedCitation" : "(Gaudel et al., 2020)", "previouslyFormattedCitation" : "(Gaudel et al., 2020)" }, "properties" : { "noteIndex" : 0 }, "schema" : "https://github.com/citation-style-language/schema/raw/master/csl-citation.json" }</w:instrText>
      </w:r>
      <w:r w:rsidRPr="000032DE">
        <w:fldChar w:fldCharType="separate"/>
      </w:r>
      <w:r w:rsidR="00CB33A1">
        <w:rPr>
          <w:noProof/>
        </w:rPr>
        <w:t>(Gaudel et al., 2020)</w:t>
      </w:r>
      <w:r w:rsidRPr="000032DE">
        <w:fldChar w:fldCharType="end"/>
      </w:r>
      <w:r w:rsidRPr="000032DE">
        <w:t>. High elevation surface sites are &gt;1500 m above sea level. All trends end with the most recently available year but begin in 1995 or 1994. The sites and datasets are the same as those used in Figure 2.8</w:t>
      </w:r>
      <w:r w:rsidR="004F4ABB">
        <w:t>, f</w:t>
      </w:r>
      <w:r w:rsidR="00614779" w:rsidRPr="004369BC">
        <w:rPr>
          <w:rFonts w:cs="Times New Roman"/>
          <w:szCs w:val="20"/>
        </w:rPr>
        <w:t xml:space="preserve">urther details on data sources and processing are available in the </w:t>
      </w:r>
      <w:r w:rsidR="004F4ABB">
        <w:rPr>
          <w:rFonts w:cs="Times New Roman"/>
          <w:szCs w:val="20"/>
        </w:rPr>
        <w:t>C</w:t>
      </w:r>
      <w:r w:rsidR="00614779" w:rsidRPr="004369BC">
        <w:rPr>
          <w:rFonts w:cs="Times New Roman"/>
          <w:szCs w:val="20"/>
        </w:rPr>
        <w:t>hapter</w:t>
      </w:r>
      <w:r w:rsidR="004F4ABB">
        <w:rPr>
          <w:rFonts w:cs="Times New Roman"/>
          <w:szCs w:val="20"/>
        </w:rPr>
        <w:t xml:space="preserve"> 2</w:t>
      </w:r>
      <w:r w:rsidR="00614779" w:rsidRPr="004369BC">
        <w:rPr>
          <w:rFonts w:cs="Times New Roman"/>
          <w:szCs w:val="20"/>
        </w:rPr>
        <w:t xml:space="preserve"> data table (Table </w:t>
      </w:r>
      <w:r w:rsidR="004F4ABB">
        <w:rPr>
          <w:rFonts w:cs="Times New Roman"/>
          <w:szCs w:val="20"/>
        </w:rPr>
        <w:t>2</w:t>
      </w:r>
      <w:r w:rsidR="00614779">
        <w:rPr>
          <w:rFonts w:cs="Times New Roman"/>
          <w:szCs w:val="20"/>
        </w:rPr>
        <w:t>.SM.1</w:t>
      </w:r>
      <w:r w:rsidR="00614779" w:rsidRPr="004369BC">
        <w:rPr>
          <w:rFonts w:cs="Times New Roman"/>
          <w:szCs w:val="20"/>
        </w:rPr>
        <w:t>).</w:t>
      </w:r>
      <w:r w:rsidR="00614779">
        <w:rPr>
          <w:lang w:val="en-GB"/>
        </w:rPr>
        <w:t xml:space="preserve"> </w:t>
      </w:r>
    </w:p>
    <w:p w14:paraId="60A49112" w14:textId="77777777" w:rsidR="00326917" w:rsidRDefault="00326917" w:rsidP="00D5630D">
      <w:pPr>
        <w:pStyle w:val="AR6BodyText"/>
        <w:rPr>
          <w:b/>
          <w:lang w:val="en-GB"/>
        </w:rPr>
      </w:pPr>
    </w:p>
    <w:p w14:paraId="182512C3" w14:textId="22EFB2A1" w:rsidR="00AF2E59" w:rsidRPr="000E472A" w:rsidRDefault="00AF2E59" w:rsidP="00D5630D">
      <w:pPr>
        <w:pStyle w:val="AR6BodyText"/>
        <w:rPr>
          <w:b/>
          <w:lang w:val="en-GB"/>
        </w:rPr>
      </w:pPr>
      <w:r w:rsidRPr="000E472A">
        <w:rPr>
          <w:b/>
          <w:lang w:val="en-GB"/>
        </w:rPr>
        <w:t>[END FIGURE 6.</w:t>
      </w:r>
      <w:r>
        <w:rPr>
          <w:b/>
          <w:lang w:val="en-GB"/>
        </w:rPr>
        <w:t>5</w:t>
      </w:r>
      <w:r w:rsidRPr="000E472A">
        <w:rPr>
          <w:b/>
          <w:lang w:val="en-GB"/>
        </w:rPr>
        <w:t xml:space="preserve"> HERE]</w:t>
      </w:r>
      <w:commentRangeEnd w:id="1478"/>
      <w:r w:rsidR="009B5897">
        <w:rPr>
          <w:rStyle w:val="Marquedecommentaire"/>
          <w:lang w:val="en-GB"/>
        </w:rPr>
        <w:commentReference w:id="1478"/>
      </w:r>
    </w:p>
    <w:p w14:paraId="614D72DE" w14:textId="77777777" w:rsidR="00AF2E59" w:rsidRPr="000E472A" w:rsidRDefault="00AF2E59" w:rsidP="00D5630D">
      <w:pPr>
        <w:pStyle w:val="AR6BodyText"/>
        <w:rPr>
          <w:lang w:val="en-GB"/>
        </w:rPr>
      </w:pPr>
    </w:p>
    <w:p w14:paraId="733CA769" w14:textId="77777777" w:rsidR="00AF2E59" w:rsidRPr="000E472A" w:rsidRDefault="00AF2E59" w:rsidP="00D5630D">
      <w:pPr>
        <w:pStyle w:val="AR6BodyText"/>
        <w:rPr>
          <w:rFonts w:eastAsia="Calibri"/>
          <w:b/>
          <w:i/>
          <w:color w:val="000000"/>
          <w:lang w:val="en-GB"/>
        </w:rPr>
      </w:pPr>
    </w:p>
    <w:p w14:paraId="78EF67B8" w14:textId="443B0A22" w:rsidR="00AF2E59" w:rsidRPr="000E472A" w:rsidRDefault="00AF2E59" w:rsidP="00D5630D">
      <w:pPr>
        <w:pStyle w:val="AR6BodyText"/>
        <w:rPr>
          <w:rFonts w:eastAsia="Calibri"/>
          <w:color w:val="000000"/>
          <w:lang w:val="en-GB"/>
        </w:rPr>
      </w:pPr>
      <w:r w:rsidRPr="000E472A">
        <w:rPr>
          <w:lang w:val="en-GB"/>
        </w:rPr>
        <w:t>I</w:t>
      </w:r>
      <w:r w:rsidRPr="000E472A">
        <w:rPr>
          <w:rFonts w:eastAsia="Calibri"/>
          <w:color w:val="000000"/>
          <w:lang w:val="en-GB"/>
        </w:rPr>
        <w:t xml:space="preserve">n summary, there is </w:t>
      </w:r>
      <w:r w:rsidRPr="000E472A">
        <w:rPr>
          <w:rFonts w:eastAsia="Calibri"/>
          <w:i/>
          <w:color w:val="000000"/>
          <w:lang w:val="en-GB"/>
        </w:rPr>
        <w:t xml:space="preserve">high confidence </w:t>
      </w:r>
      <w:r w:rsidRPr="000E472A">
        <w:rPr>
          <w:rFonts w:eastAsia="Calibri"/>
          <w:color w:val="000000"/>
          <w:lang w:val="en-GB"/>
        </w:rPr>
        <w:t>in the estimated present-day (about 2010) global tropospheric ozone burden based on an ensemble of models and observational estimates (</w:t>
      </w:r>
      <w:r w:rsidRPr="000E472A">
        <w:rPr>
          <w:color w:val="000000"/>
          <w:lang w:val="en-GB"/>
        </w:rPr>
        <w:t>347</w:t>
      </w:r>
      <w:ins w:id="1479" w:author="Lucy Cowie" w:date="2021-07-26T18:26:00Z">
        <w:r w:rsidR="00F95585">
          <w:rPr>
            <w:color w:val="000000"/>
            <w:lang w:val="en-GB"/>
          </w:rPr>
          <w:t xml:space="preserve"> </w:t>
        </w:r>
      </w:ins>
      <w:r w:rsidRPr="000E472A">
        <w:rPr>
          <w:color w:val="000000"/>
          <w:lang w:val="en-GB"/>
        </w:rPr>
        <w:t>±</w:t>
      </w:r>
      <w:ins w:id="1480" w:author="Lucy Cowie" w:date="2021-07-26T18:26:00Z">
        <w:r w:rsidR="00F95585">
          <w:rPr>
            <w:color w:val="000000"/>
            <w:lang w:val="en-GB"/>
          </w:rPr>
          <w:t xml:space="preserve"> </w:t>
        </w:r>
      </w:ins>
      <w:r w:rsidRPr="000E472A">
        <w:rPr>
          <w:color w:val="000000"/>
          <w:lang w:val="en-GB"/>
        </w:rPr>
        <w:t>2</w:t>
      </w:r>
      <w:r w:rsidR="008508AC">
        <w:rPr>
          <w:color w:val="000000"/>
          <w:lang w:val="en-GB"/>
        </w:rPr>
        <w:t>8</w:t>
      </w:r>
      <w:r w:rsidRPr="000E472A">
        <w:rPr>
          <w:color w:val="000000"/>
          <w:lang w:val="en-GB"/>
        </w:rPr>
        <w:t xml:space="preserve"> Tg)</w:t>
      </w:r>
      <w:r w:rsidRPr="000E472A">
        <w:rPr>
          <w:rFonts w:eastAsia="Calibri"/>
          <w:color w:val="000000"/>
          <w:lang w:val="en-GB"/>
        </w:rPr>
        <w:t xml:space="preserve">, but there is </w:t>
      </w:r>
      <w:r w:rsidRPr="000E472A">
        <w:rPr>
          <w:rFonts w:eastAsia="Calibri"/>
          <w:i/>
          <w:color w:val="000000"/>
          <w:lang w:val="en-GB"/>
        </w:rPr>
        <w:t xml:space="preserve">medium confidence </w:t>
      </w:r>
      <w:r w:rsidRPr="000E472A">
        <w:rPr>
          <w:rFonts w:eastAsia="Calibri"/>
          <w:color w:val="000000"/>
          <w:lang w:val="en-GB"/>
        </w:rPr>
        <w:t>among the individual models for their estimates of the tropospheric ozone</w:t>
      </w:r>
      <w:ins w:id="1481" w:author="Lucy Cowie" w:date="2021-07-26T18:27:00Z">
        <w:r w:rsidR="00F95585">
          <w:rPr>
            <w:rFonts w:eastAsia="Calibri"/>
            <w:color w:val="000000"/>
            <w:lang w:val="en-GB"/>
          </w:rPr>
          <w:t>-</w:t>
        </w:r>
      </w:ins>
      <w:del w:id="1482" w:author="Lucy Cowie" w:date="2021-07-26T18:27:00Z">
        <w:r w:rsidRPr="000E472A" w:rsidDel="00F95585">
          <w:rPr>
            <w:rFonts w:eastAsia="Calibri"/>
            <w:color w:val="000000"/>
            <w:lang w:val="en-GB"/>
          </w:rPr>
          <w:delText xml:space="preserve"> </w:delText>
        </w:r>
      </w:del>
      <w:r w:rsidRPr="000E472A">
        <w:rPr>
          <w:rFonts w:eastAsia="Calibri"/>
          <w:color w:val="000000"/>
          <w:lang w:val="en-GB"/>
        </w:rPr>
        <w:t xml:space="preserve">related budget terms. </w:t>
      </w:r>
    </w:p>
    <w:p w14:paraId="136AF25C" w14:textId="375C8923" w:rsidR="00AF2E59" w:rsidRPr="00D837A8" w:rsidRDefault="00AF2E59" w:rsidP="00D5630D">
      <w:pPr>
        <w:pStyle w:val="AR6BodyText"/>
        <w:rPr>
          <w:lang w:val="en-GB"/>
        </w:rPr>
      </w:pPr>
      <w:r w:rsidRPr="000E472A">
        <w:rPr>
          <w:lang w:val="en-GB"/>
        </w:rPr>
        <w:t>Evidence from successive multi</w:t>
      </w:r>
      <w:r>
        <w:rPr>
          <w:lang w:val="en-GB"/>
        </w:rPr>
        <w:t>-</w:t>
      </w:r>
      <w:r w:rsidRPr="000E472A">
        <w:rPr>
          <w:lang w:val="en-GB"/>
        </w:rPr>
        <w:t xml:space="preserve">model intercomparisons and the limited isotopic evidence agree on the magnitude of the increase of the tropospheric ozone burden from 1850 to </w:t>
      </w:r>
      <w:ins w:id="1483" w:author="Lucy Cowie" w:date="2021-07-26T18:27:00Z">
        <w:r w:rsidR="00F95585">
          <w:rPr>
            <w:lang w:val="en-GB"/>
          </w:rPr>
          <w:t xml:space="preserve">the </w:t>
        </w:r>
      </w:ins>
      <w:r w:rsidRPr="000E472A">
        <w:rPr>
          <w:lang w:val="en-GB"/>
        </w:rPr>
        <w:t>present</w:t>
      </w:r>
      <w:ins w:id="1484" w:author="Lucy Cowie" w:date="2021-07-26T18:27:00Z">
        <w:r w:rsidR="00F95585">
          <w:rPr>
            <w:lang w:val="en-GB"/>
          </w:rPr>
          <w:t xml:space="preserve"> </w:t>
        </w:r>
      </w:ins>
      <w:del w:id="1485" w:author="Lucy Cowie" w:date="2021-07-26T18:27:00Z">
        <w:r w:rsidRPr="000E472A" w:rsidDel="00F95585">
          <w:rPr>
            <w:lang w:val="en-GB"/>
          </w:rPr>
          <w:delText>-</w:delText>
        </w:r>
      </w:del>
      <w:r w:rsidRPr="000E472A">
        <w:rPr>
          <w:lang w:val="en-GB"/>
        </w:rPr>
        <w:t xml:space="preserve">day in response to anthropogenic changes in ozone precursor emissions </w:t>
      </w:r>
      <w:r>
        <w:rPr>
          <w:lang w:val="en-GB"/>
        </w:rPr>
        <w:t xml:space="preserve">corroborating </w:t>
      </w:r>
      <w:r w:rsidRPr="000E472A">
        <w:rPr>
          <w:lang w:val="en-GB"/>
        </w:rPr>
        <w:t>AR5</w:t>
      </w:r>
      <w:r>
        <w:rPr>
          <w:lang w:val="en-GB"/>
        </w:rPr>
        <w:t xml:space="preserve"> findings</w:t>
      </w:r>
      <w:r w:rsidRPr="000E472A">
        <w:rPr>
          <w:lang w:val="en-GB"/>
        </w:rPr>
        <w:t>. This increase is assessed to be 109</w:t>
      </w:r>
      <w:ins w:id="1486" w:author="Lucy Cowie" w:date="2021-07-26T18:27:00Z">
        <w:r w:rsidR="00A151E0">
          <w:rPr>
            <w:lang w:val="en-GB"/>
          </w:rPr>
          <w:t xml:space="preserve"> </w:t>
        </w:r>
      </w:ins>
      <w:r w:rsidRPr="000E472A">
        <w:rPr>
          <w:color w:val="000000"/>
          <w:lang w:val="en-GB"/>
        </w:rPr>
        <w:t>±</w:t>
      </w:r>
      <w:ins w:id="1487" w:author="Lucy Cowie" w:date="2021-07-26T18:27:00Z">
        <w:r w:rsidR="00A151E0">
          <w:rPr>
            <w:color w:val="000000"/>
            <w:lang w:val="en-GB"/>
          </w:rPr>
          <w:t xml:space="preserve"> </w:t>
        </w:r>
      </w:ins>
      <w:r w:rsidRPr="000E472A">
        <w:rPr>
          <w:lang w:val="en-GB"/>
        </w:rPr>
        <w:t>25</w:t>
      </w:r>
      <w:r>
        <w:rPr>
          <w:lang w:val="en-GB"/>
        </w:rPr>
        <w:t xml:space="preserve"> </w:t>
      </w:r>
      <w:r w:rsidRPr="000E472A">
        <w:rPr>
          <w:lang w:val="en-GB"/>
        </w:rPr>
        <w:t>Tg (</w:t>
      </w:r>
      <w:r w:rsidRPr="000E472A">
        <w:rPr>
          <w:i/>
          <w:lang w:val="en-GB"/>
        </w:rPr>
        <w:t>medium confidence</w:t>
      </w:r>
      <w:r w:rsidRPr="000E472A">
        <w:rPr>
          <w:lang w:val="en-GB"/>
        </w:rPr>
        <w:t xml:space="preserve">). </w:t>
      </w:r>
      <w:ins w:id="1488" w:author="Lucy Cowie" w:date="2021-07-26T18:32:00Z">
        <w:r w:rsidR="0050350C">
          <w:rPr>
            <w:lang w:val="en-GB"/>
          </w:rPr>
          <w:t xml:space="preserve">The </w:t>
        </w:r>
      </w:ins>
      <w:r w:rsidRPr="000E472A">
        <w:rPr>
          <w:lang w:val="en-GB"/>
        </w:rPr>
        <w:t xml:space="preserve">CMIP6 model ensemble shows a constant global increase since </w:t>
      </w:r>
      <w:r w:rsidRPr="000E472A">
        <w:rPr>
          <w:lang w:val="en-GB"/>
        </w:rPr>
        <w:lastRenderedPageBreak/>
        <w:t>the mid-</w:t>
      </w:r>
      <w:ins w:id="1489" w:author="Lucy Cowie" w:date="2021-07-26T18:32:00Z">
        <w:r w:rsidR="0029626E" w:rsidRPr="0029626E">
          <w:rPr>
            <w:lang w:val="en-GB"/>
            <w:rPrChange w:id="1490" w:author="Lucy Cowie" w:date="2021-07-26T18:32:00Z">
              <w:rPr>
                <w:vertAlign w:val="superscript"/>
                <w:lang w:val="en-GB"/>
              </w:rPr>
            </w:rPrChange>
          </w:rPr>
          <w:t>20</w:t>
        </w:r>
        <w:r w:rsidR="0029626E" w:rsidRPr="00636221">
          <w:rPr>
            <w:lang w:val="en-GB"/>
            <w:rPrChange w:id="1491" w:author="Ian Blenkinsop" w:date="2021-07-29T12:07:00Z">
              <w:rPr>
                <w:vertAlign w:val="superscript"/>
                <w:lang w:val="en-GB"/>
              </w:rPr>
            </w:rPrChange>
          </w:rPr>
          <w:t>th</w:t>
        </w:r>
      </w:ins>
      <w:del w:id="1492" w:author="Lucy Cowie" w:date="2021-07-26T18:32:00Z">
        <w:r w:rsidRPr="000E472A" w:rsidDel="0029626E">
          <w:rPr>
            <w:lang w:val="en-GB"/>
          </w:rPr>
          <w:delText>20</w:delText>
        </w:r>
        <w:r w:rsidRPr="000E472A" w:rsidDel="0029626E">
          <w:rPr>
            <w:vertAlign w:val="superscript"/>
            <w:lang w:val="en-GB"/>
          </w:rPr>
          <w:delText>th</w:delText>
        </w:r>
      </w:del>
      <w:r w:rsidRPr="000E472A">
        <w:rPr>
          <w:lang w:val="en-GB"/>
        </w:rPr>
        <w:t xml:space="preserve"> century whose rate is consistent with that derived from observations since the mid-1990s</w:t>
      </w:r>
      <w:r w:rsidRPr="00415EB1">
        <w:rPr>
          <w:lang w:val="en-US"/>
        </w:rPr>
        <w:t xml:space="preserve">. </w:t>
      </w:r>
    </w:p>
    <w:p w14:paraId="08E07849" w14:textId="5538E225" w:rsidR="00AF2E59" w:rsidRDefault="00AF2E59" w:rsidP="00D5630D">
      <w:pPr>
        <w:pStyle w:val="AR6BodyText"/>
        <w:rPr>
          <w:lang w:val="en-GB" w:eastAsia="en-US"/>
        </w:rPr>
      </w:pPr>
    </w:p>
    <w:p w14:paraId="024887D4" w14:textId="77777777" w:rsidR="007E79EA" w:rsidRPr="009638A7" w:rsidRDefault="007E79EA" w:rsidP="00D5630D">
      <w:pPr>
        <w:pStyle w:val="AR6BodyText"/>
        <w:rPr>
          <w:lang w:val="en-GB" w:eastAsia="en-US"/>
        </w:rPr>
      </w:pPr>
    </w:p>
    <w:p w14:paraId="2673393A" w14:textId="7D7FB85D" w:rsidR="00AF2E59" w:rsidRPr="00417ACD" w:rsidRDefault="00AF2E59" w:rsidP="00D5630D">
      <w:pPr>
        <w:pStyle w:val="AR6Chap6Level36111"/>
      </w:pPr>
      <w:bookmarkStart w:id="1493" w:name="_Toc70498176"/>
      <w:r w:rsidRPr="004904EA">
        <w:t xml:space="preserve">Stratospheric </w:t>
      </w:r>
      <w:ins w:id="1494" w:author="Lucy Cowie" w:date="2021-07-26T18:32:00Z">
        <w:r w:rsidR="00937815">
          <w:t>O</w:t>
        </w:r>
      </w:ins>
      <w:del w:id="1495" w:author="Lucy Cowie" w:date="2021-07-26T18:32:00Z">
        <w:r w:rsidRPr="004904EA" w:rsidDel="00937815">
          <w:delText>o</w:delText>
        </w:r>
      </w:del>
      <w:r w:rsidRPr="004904EA">
        <w:t>zone</w:t>
      </w:r>
      <w:bookmarkEnd w:id="1493"/>
      <w:r w:rsidRPr="00610383">
        <w:t xml:space="preserve"> </w:t>
      </w:r>
    </w:p>
    <w:p w14:paraId="2D671C18" w14:textId="77777777" w:rsidR="00AF2E59" w:rsidRPr="00417ACD" w:rsidRDefault="00AF2E59" w:rsidP="00D5630D">
      <w:pPr>
        <w:pStyle w:val="AR6BodyText"/>
        <w:rPr>
          <w:lang w:val="en-GB"/>
        </w:rPr>
      </w:pPr>
    </w:p>
    <w:p w14:paraId="67AD9D22" w14:textId="11CB07CA" w:rsidR="00AF2E59" w:rsidRPr="000E472A" w:rsidRDefault="00AF2E59" w:rsidP="00D5630D">
      <w:pPr>
        <w:pStyle w:val="AR6BodyText"/>
        <w:rPr>
          <w:bCs/>
          <w:color w:val="000000"/>
          <w:lang w:val="en-GB"/>
        </w:rPr>
      </w:pPr>
      <w:r w:rsidRPr="000E472A">
        <w:rPr>
          <w:lang w:val="en-GB"/>
        </w:rPr>
        <w:t xml:space="preserve">Ninety percent of </w:t>
      </w:r>
      <w:commentRangeStart w:id="1496"/>
      <w:r w:rsidRPr="000E472A">
        <w:rPr>
          <w:lang w:val="en-GB"/>
        </w:rPr>
        <w:t xml:space="preserve">total-column ozone </w:t>
      </w:r>
      <w:commentRangeEnd w:id="1496"/>
      <w:r w:rsidR="003E0B29">
        <w:rPr>
          <w:rStyle w:val="Marquedecommentaire"/>
          <w:lang w:val="en-GB"/>
        </w:rPr>
        <w:commentReference w:id="1496"/>
      </w:r>
      <w:r w:rsidRPr="000E472A">
        <w:rPr>
          <w:lang w:val="en-GB"/>
        </w:rPr>
        <w:t xml:space="preserve">resides in the stratosphere. The chemical lifetime of ozone in the stratosphere ranges from less than a day in the upper stratosphere to several months in the lower stratosphere </w:t>
      </w:r>
      <w:r w:rsidRPr="000E472A">
        <w:rPr>
          <w:lang w:val="en-GB"/>
        </w:rPr>
        <w:fldChar w:fldCharType="begin" w:fldLock="1"/>
      </w:r>
      <w:r w:rsidR="00D477C7">
        <w:rPr>
          <w:lang w:val="en-GB"/>
        </w:rPr>
        <w:instrText>ADDIN CSL_CITATION { "citationItems" : [ { "id" : "ITEM-1", "itemData" : { "DOI" : "10.1140/epjconf/e2009-00914-y", "ISSN" : "2100-014X", "abstract" : "Although in relatively low concentration of a few molecules per million of e e air molecules, atmospheric ozone (trioxygen O3) is essential to sustaining life on the surface of the Earth. Indeed, by absorbing solar radiation between 240 and 320 nm, it shields living organisms including humans from the very harmful ultraviolet radiation UV-B. About 90% of the ozone resides in the stratosphere, a region that extends from the tropopause, whose altitude ranges from 7 km at the poles to 17 km in the tropics, to the stratopause located at about 50 km altitude. Stratospheric ozone is communally referred as the \u00ab ozone layer \u00bb. Unlike the atmosphere surrounding it, the stratosphere is vertically stratified and stable because the temperature increases with height within it. This particularity originates from heating produced by the absorption of UV radiation by stratospheric ozone. The present chapter describes the main mechanisms that govern the natural balance of ozone in the stratosphere, and its disruption under the influence of human activities.", "author" : [ { "dropping-particle" : "", "family" : "Bekki", "given" : "S", "non-dropping-particle" : "", "parse-names" : false, "suffix" : "" }, { "dropping-particle" : "", "family" : "Lefevre", "given" : "F", "non-dropping-particle" : "", "parse-names" : false, "suffix" : "" } ], "container-title" : "EPJ Web of Conferences", "id" : "ITEM-1", "issued" : { "date-parts" : [ [ "2009", "2", "25" ] ] }, "page" : "113-136", "title" : "Stratospheric ozone: History and concepts and interactions with climate", "translator" : [ { "dropping-particle" : "", "family" : "G3703", "given" : "", "non-dropping-particle" : "", "parse-names" : false, "suffix" : "" } ], "type" : "article-journal", "volume" : "1" }, "uris" : [ "http://www.mendeley.com/documents/?uuid=91c664f2-da38-4767-bf98-61c0fdbdfd61", "http://www.mendeley.com/documents/?uuid=1bafac5b-ab64-47d8-8c77-8e6922f8060b", "http://www.mendeley.com/documents/?uuid=c72e7aea-ed5f-4a52-a370-92acee5dcadd" ] } ], "mendeley" : { "formattedCitation" : "(Bekki and Lefevre, 2009)", "plainTextFormattedCitation" : "(Bekki and Lefevre, 2009)", "previouslyFormattedCitation" : "(Bekki and Lefevre, 2009)" }, "properties" : { "noteIndex" : 0 }, "schema" : "https://github.com/citation-style-language/schema/raw/master/csl-citation.json" }</w:instrText>
      </w:r>
      <w:r w:rsidRPr="000E472A">
        <w:rPr>
          <w:lang w:val="en-GB"/>
        </w:rPr>
        <w:fldChar w:fldCharType="separate"/>
      </w:r>
      <w:r w:rsidR="00CB33A1">
        <w:rPr>
          <w:noProof/>
          <w:lang w:val="en-GB"/>
        </w:rPr>
        <w:t>(Bekki and Lefevre, 2009)</w:t>
      </w:r>
      <w:r w:rsidRPr="000E472A">
        <w:rPr>
          <w:lang w:val="en-GB"/>
        </w:rPr>
        <w:fldChar w:fldCharType="end"/>
      </w:r>
      <w:r w:rsidRPr="000E472A">
        <w:rPr>
          <w:lang w:val="en-GB"/>
        </w:rPr>
        <w:t>. Global stratospheric ozone trends based on observations are assessed in Chapter 2 (Section 2.2.5.2).</w:t>
      </w:r>
      <w:r w:rsidRPr="000E472A">
        <w:rPr>
          <w:bCs/>
          <w:color w:val="000000"/>
          <w:lang w:val="en-GB"/>
        </w:rPr>
        <w:t xml:space="preserve"> </w:t>
      </w:r>
      <w:ins w:id="1497" w:author="Lucy Cowie" w:date="2021-07-26T18:34:00Z">
        <w:r w:rsidR="00B81F35">
          <w:rPr>
            <w:bCs/>
            <w:color w:val="000000"/>
            <w:lang w:val="en-GB"/>
          </w:rPr>
          <w:t xml:space="preserve">The </w:t>
        </w:r>
      </w:ins>
      <w:r w:rsidRPr="000E472A">
        <w:rPr>
          <w:lang w:val="en-GB"/>
        </w:rPr>
        <w:t>CMIP6 model ensemble shows that global total ozone column (TCO) has slightly changed from 1850</w:t>
      </w:r>
      <w:ins w:id="1498" w:author="Lucy Cowie" w:date="2021-07-26T18:37:00Z">
        <w:r w:rsidR="003E0B29">
          <w:rPr>
            <w:lang w:val="en-GB"/>
          </w:rPr>
          <w:t>–</w:t>
        </w:r>
      </w:ins>
      <w:del w:id="1499" w:author="Lucy Cowie" w:date="2021-07-26T18:37:00Z">
        <w:r w:rsidRPr="000E472A" w:rsidDel="003E0B29">
          <w:rPr>
            <w:lang w:val="en-GB"/>
          </w:rPr>
          <w:delText xml:space="preserve"> to </w:delText>
        </w:r>
      </w:del>
      <w:r w:rsidRPr="000E472A">
        <w:rPr>
          <w:lang w:val="en-GB"/>
        </w:rPr>
        <w:t>1960</w:t>
      </w:r>
      <w:r>
        <w:rPr>
          <w:bCs/>
          <w:noProof/>
          <w:color w:val="000000"/>
          <w:lang w:val="en-GB"/>
        </w:rPr>
        <w:t xml:space="preserve"> </w:t>
      </w:r>
      <w:r>
        <w:rPr>
          <w:bCs/>
          <w:noProof/>
          <w:color w:val="000000"/>
          <w:lang w:val="en-GB"/>
        </w:rPr>
        <w:fldChar w:fldCharType="begin" w:fldLock="1"/>
      </w:r>
      <w:r w:rsidR="00D477C7">
        <w:rPr>
          <w:bCs/>
          <w:noProof/>
          <w:color w:val="000000"/>
          <w:lang w:val="en-GB"/>
        </w:rPr>
        <w:instrText>ADDIN CSL_CITATION { "citationItems" : [ { "id" : "ITEM-1", "itemData" : { "DOI" : "10.5194/acp-21-5015-2021", "ISSN" : "1680-7324", "author" : [ { "dropping-particle" : "", "family" : "Keeble", "given" : "James", "non-dropping-particle" : "", "parse-names" : false, "suffix" : "" }, { "dropping-particle" : "", "family" : "Hassler", "given" : "Birgit", "non-dropping-particle" : "", "parse-names" : false, "suffix" : "" }, { "dropping-particle" : "", "family" : "Banerjee", "given" : "Antara", "non-dropping-particle" : "", "parse-names" : false, "suffix" : "" }, { "dropping-particle" : "", "family" : "Checa-Garcia", "given" : "Ramiro", "non-dropping-particle" : "", "parse-names" : false, "suffix" : "" }, { "dropping-particle" : "", "family" : "Chiodo", "given" : "Gabriel", "non-dropping-particle" : "", "parse-names" : false, "suffix" : "" }, { "dropping-particle" : "", "family" : "Davis", "given" : "Sean", "non-dropping-particle" : "", "parse-names" : false, "suffix" : "" }, { "dropping-particle" : "", "family" : "Eyring", "given" : "Veronika", "non-dropping-particle" : "", "parse-names" : false, "suffix" : "" }, { "dropping-particle" : "", "family" : "Griffiths", "given" : "Paul T.", "non-dropping-particle" : "", "parse-names" : false, "suffix" : "" }, { "dropping-particle" : "", "family" : "Morgenstern", "given" : "Olaf", "non-dropping-particle" : "", "parse-names" : false, "suffix" : "" }, { "dropping-particle" : "", "family" : "Nowack", "given" : "Peer", "non-dropping-particle" : "", "parse-names" : false, "suffix" : "" }, { "dropping-particle" : "", "family" : "Zeng", "given" : "Guang", "non-dropping-particle" : "", "parse-names" : false, "suffix" : "" }, { "dropping-particle" : "", "family" : "Zhang", "given" : "Jiankai", "non-dropping-particle" : "", "parse-names" : false, "suffix" : "" }, { "dropping-particle" : "", "family" : "Bodeker", "given" : "Greg", "non-dropping-particle" : "", "parse-names" : false, "suffix" : "" }, { "dropping-particle" : "", "family" : "Burrows", "given" : "Susannah", "non-dropping-particle" : "", "parse-names" : false, "suffix" : "" }, { "dropping-particle" : "", "family" : "Cameron-Smith", "given" : "Philip", "non-dropping-particle" : "", "parse-names" : false, "suffix" : "" }, { "dropping-particle" : "", "family" : "Cugnet", "given" : "David", "non-dropping-particle" : "", "parse-names" : false, "suffix" : "" }, { "dropping-particle" : "", "family" : "Danek", "given" : "Christopher", "non-dropping-particle" : "", "parse-names" : false, "suffix" : "" }, { "dropping-particle" : "", "family" : "Deushi", "given" : "Makoto", "non-dropping-particle" : "", "parse-names" : false, "suffix" : "" }, { "dropping-particle" : "", "family" : "Horowitz", "given" : "Larry W.", "non-dropping-particle" : "", "parse-names" : false, "suffix" : "" }, { "dropping-particle" : "", "family" : "Kubin", "given" : "Anne", "non-dropping-particle" : "", "parse-names" : false, "suffix" : "" }, { "dropping-particle" : "", "family" : "Li", "given" : "Lijuan", "non-dropping-particle" : "", "parse-names" : false, "suffix" : "" }, { "dropping-particle" : "", "family" : "Lohmann", "given" : "Gerrit", "non-dropping-particle" : "", "parse-names" : false, "suffix" : "" }, { "dropping-particle" : "", "family" : "Michou", "given" : "Martine", "non-dropping-particle" : "", "parse-names" : false, "suffix" : "" }, { "dropping-particle" : "", "family" : "Mills", "given" : "Michael J.", "non-dropping-particle" : "", "parse-names" : false, "suffix" : "" }, { "dropping-particle" : "", "family" : "Nabat", "given" : "Pierre", "non-dropping-particle" : "", "parse-names" : false, "suffix" : "" }, { "dropping-particle" : "", "family" : "Olivi\u00e9", "given" : "Dirk", "non-dropping-particle" : "", "parse-names" : false, "suffix" : "" }, { "dropping-particle" : "", "family" : "Park", "given" : "Sungsu", "non-dropping-particle" : "", "parse-names" : false, "suffix" : "" }, { "dropping-particle" : "", "family" : "Seland", "given" : "\u00d8yvind", "non-dropping-particle" : "", "parse-names" : false, "suffix" : "" }, { "dropping-particle" : "", "family" : "Stoll", "given" : "Jens", "non-dropping-particle" : "", "parse-names" : false, "suffix" : "" }, { "dropping-particle" : "", "family" : "Wieners", "given" : "Karl-Hermann", "non-dropping-particle" : "", "parse-names" : false, "suffix" : "" }, { "dropping-particle" : "", "family" : "Wu", "given" : "Tongwen", "non-dropping-particle" : "", "parse-names" : false, "suffix" : "" } ], "container-title" : "Atmospheric Chemistry and Physics", "id" : "ITEM-1", "issue" : "6", "issued" : { "date-parts" : [ [ "2021", "3", "31" ] ] }, "page" : "5015-5061", "title" : "Evaluating stratospheric ozone and water vapour changes in CMIP6 models from 1850 to 2100", "translator" : [ { "dropping-particle" : "", "family" : "G4122", "given" : "", "non-dropping-particle" : "", "parse-names" : false, "suffix" : "" } ], "type" : "article-journal", "volume" : "21" }, "uris" : [ "http://www.mendeley.com/documents/?uuid=452bba77-8c72-4b35-a561-b300cf998fa5" ] } ], "mendeley" : { "formattedCitation" : "(Keeble et al., 2021)", "plainTextFormattedCitation" : "(Keeble et al., 2021)", "previouslyFormattedCitation" : "(Keeble et al., 2021)" }, "properties" : { "noteIndex" : 0 }, "schema" : "https://github.com/citation-style-language/schema/raw/master/csl-citation.json" }</w:instrText>
      </w:r>
      <w:r>
        <w:rPr>
          <w:bCs/>
          <w:noProof/>
          <w:color w:val="000000"/>
          <w:lang w:val="en-GB"/>
        </w:rPr>
        <w:fldChar w:fldCharType="separate"/>
      </w:r>
      <w:r w:rsidR="00CB33A1">
        <w:rPr>
          <w:bCs/>
          <w:noProof/>
          <w:color w:val="000000"/>
          <w:lang w:val="en-GB"/>
        </w:rPr>
        <w:t>(Keeble et al., 2021)</w:t>
      </w:r>
      <w:r>
        <w:rPr>
          <w:bCs/>
          <w:noProof/>
          <w:color w:val="000000"/>
          <w:lang w:val="en-GB"/>
        </w:rPr>
        <w:fldChar w:fldCharType="end"/>
      </w:r>
      <w:r w:rsidRPr="000E472A">
        <w:rPr>
          <w:lang w:val="en-GB"/>
        </w:rPr>
        <w:t xml:space="preserve">. The rapid decline in the 1970s and 1980s due to halogenated ODSs (as assessed in </w:t>
      </w:r>
      <w:del w:id="1500" w:author="Ian Blenkinsop" w:date="2021-07-15T12:24:00Z">
        <w:r w:rsidRPr="000E472A" w:rsidDel="0010299F">
          <w:rPr>
            <w:lang w:val="en-GB"/>
          </w:rPr>
          <w:delText xml:space="preserve">Chapter 2 </w:delText>
        </w:r>
      </w:del>
      <w:r w:rsidRPr="000E472A">
        <w:rPr>
          <w:lang w:val="en-GB"/>
        </w:rPr>
        <w:t>Section 2.2.5.2 from observations) until the end of the 1990s</w:t>
      </w:r>
      <w:ins w:id="1501" w:author="Lucy Cowie" w:date="2021-07-26T18:37:00Z">
        <w:r w:rsidR="003E0B29">
          <w:rPr>
            <w:lang w:val="en-GB"/>
          </w:rPr>
          <w:t>,</w:t>
        </w:r>
      </w:ins>
      <w:r w:rsidRPr="000E472A">
        <w:rPr>
          <w:lang w:val="en-GB"/>
        </w:rPr>
        <w:t xml:space="preserve"> followed by a slight increase since then</w:t>
      </w:r>
      <w:ins w:id="1502" w:author="Lucy Cowie" w:date="2021-07-26T18:37:00Z">
        <w:r w:rsidR="003E0B29">
          <w:rPr>
            <w:lang w:val="en-GB"/>
          </w:rPr>
          <w:t>,</w:t>
        </w:r>
      </w:ins>
      <w:r w:rsidRPr="000E472A">
        <w:rPr>
          <w:lang w:val="en-GB"/>
        </w:rPr>
        <w:t xml:space="preserve"> </w:t>
      </w:r>
      <w:r w:rsidRPr="000E472A">
        <w:rPr>
          <w:bCs/>
          <w:noProof/>
          <w:color w:val="000000"/>
          <w:lang w:val="en-GB"/>
        </w:rPr>
        <w:t>is captured by the models</w:t>
      </w:r>
      <w:r>
        <w:rPr>
          <w:bCs/>
          <w:noProof/>
          <w:color w:val="000000"/>
          <w:lang w:val="en-GB"/>
        </w:rPr>
        <w:t xml:space="preserve"> </w:t>
      </w:r>
      <w:r>
        <w:rPr>
          <w:bCs/>
          <w:noProof/>
          <w:color w:val="000000"/>
          <w:lang w:val="en-GB"/>
        </w:rPr>
        <w:fldChar w:fldCharType="begin" w:fldLock="1"/>
      </w:r>
      <w:r w:rsidR="00D477C7">
        <w:rPr>
          <w:bCs/>
          <w:noProof/>
          <w:color w:val="000000"/>
          <w:lang w:val="en-GB"/>
        </w:rPr>
        <w:instrText>ADDIN CSL_CITATION { "citationItems" : [ { "id" : "ITEM-1", "itemData" : { "DOI" : "10.5194/acp-21-5015-2021", "ISSN" : "1680-7324", "author" : [ { "dropping-particle" : "", "family" : "Keeble", "given" : "James", "non-dropping-particle" : "", "parse-names" : false, "suffix" : "" }, { "dropping-particle" : "", "family" : "Hassler", "given" : "Birgit", "non-dropping-particle" : "", "parse-names" : false, "suffix" : "" }, { "dropping-particle" : "", "family" : "Banerjee", "given" : "Antara", "non-dropping-particle" : "", "parse-names" : false, "suffix" : "" }, { "dropping-particle" : "", "family" : "Checa-Garcia", "given" : "Ramiro", "non-dropping-particle" : "", "parse-names" : false, "suffix" : "" }, { "dropping-particle" : "", "family" : "Chiodo", "given" : "Gabriel", "non-dropping-particle" : "", "parse-names" : false, "suffix" : "" }, { "dropping-particle" : "", "family" : "Davis", "given" : "Sean", "non-dropping-particle" : "", "parse-names" : false, "suffix" : "" }, { "dropping-particle" : "", "family" : "Eyring", "given" : "Veronika", "non-dropping-particle" : "", "parse-names" : false, "suffix" : "" }, { "dropping-particle" : "", "family" : "Griffiths", "given" : "Paul T.", "non-dropping-particle" : "", "parse-names" : false, "suffix" : "" }, { "dropping-particle" : "", "family" : "Morgenstern", "given" : "Olaf", "non-dropping-particle" : "", "parse-names" : false, "suffix" : "" }, { "dropping-particle" : "", "family" : "Nowack", "given" : "Peer", "non-dropping-particle" : "", "parse-names" : false, "suffix" : "" }, { "dropping-particle" : "", "family" : "Zeng", "given" : "Guang", "non-dropping-particle" : "", "parse-names" : false, "suffix" : "" }, { "dropping-particle" : "", "family" : "Zhang", "given" : "Jiankai", "non-dropping-particle" : "", "parse-names" : false, "suffix" : "" }, { "dropping-particle" : "", "family" : "Bodeker", "given" : "Greg", "non-dropping-particle" : "", "parse-names" : false, "suffix" : "" }, { "dropping-particle" : "", "family" : "Burrows", "given" : "Susannah", "non-dropping-particle" : "", "parse-names" : false, "suffix" : "" }, { "dropping-particle" : "", "family" : "Cameron-Smith", "given" : "Philip", "non-dropping-particle" : "", "parse-names" : false, "suffix" : "" }, { "dropping-particle" : "", "family" : "Cugnet", "given" : "David", "non-dropping-particle" : "", "parse-names" : false, "suffix" : "" }, { "dropping-particle" : "", "family" : "Danek", "given" : "Christopher", "non-dropping-particle" : "", "parse-names" : false, "suffix" : "" }, { "dropping-particle" : "", "family" : "Deushi", "given" : "Makoto", "non-dropping-particle" : "", "parse-names" : false, "suffix" : "" }, { "dropping-particle" : "", "family" : "Horowitz", "given" : "Larry W.", "non-dropping-particle" : "", "parse-names" : false, "suffix" : "" }, { "dropping-particle" : "", "family" : "Kubin", "given" : "Anne", "non-dropping-particle" : "", "parse-names" : false, "suffix" : "" }, { "dropping-particle" : "", "family" : "Li", "given" : "Lijuan", "non-dropping-particle" : "", "parse-names" : false, "suffix" : "" }, { "dropping-particle" : "", "family" : "Lohmann", "given" : "Gerrit", "non-dropping-particle" : "", "parse-names" : false, "suffix" : "" }, { "dropping-particle" : "", "family" : "Michou", "given" : "Martine", "non-dropping-particle" : "", "parse-names" : false, "suffix" : "" }, { "dropping-particle" : "", "family" : "Mills", "given" : "Michael J.", "non-dropping-particle" : "", "parse-names" : false, "suffix" : "" }, { "dropping-particle" : "", "family" : "Nabat", "given" : "Pierre", "non-dropping-particle" : "", "parse-names" : false, "suffix" : "" }, { "dropping-particle" : "", "family" : "Olivi\u00e9", "given" : "Dirk", "non-dropping-particle" : "", "parse-names" : false, "suffix" : "" }, { "dropping-particle" : "", "family" : "Park", "given" : "Sungsu", "non-dropping-particle" : "", "parse-names" : false, "suffix" : "" }, { "dropping-particle" : "", "family" : "Seland", "given" : "\u00d8yvind", "non-dropping-particle" : "", "parse-names" : false, "suffix" : "" }, { "dropping-particle" : "", "family" : "Stoll", "given" : "Jens", "non-dropping-particle" : "", "parse-names" : false, "suffix" : "" }, { "dropping-particle" : "", "family" : "Wieners", "given" : "Karl-Hermann", "non-dropping-particle" : "", "parse-names" : false, "suffix" : "" }, { "dropping-particle" : "", "family" : "Wu", "given" : "Tongwen", "non-dropping-particle" : "", "parse-names" : false, "suffix" : "" } ], "container-title" : "Atmospheric Chemistry and Physics", "id" : "ITEM-1", "issue" : "6", "issued" : { "date-parts" : [ [ "2021", "3", "31" ] ] }, "page" : "5015-5061", "title" : "Evaluating stratospheric ozone and water vapour changes in CMIP6 models from 1850 to 2100", "translator" : [ { "dropping-particle" : "", "family" : "G4122", "given" : "", "non-dropping-particle" : "", "parse-names" : false, "suffix" : "" } ], "type" : "article-journal", "volume" : "21" }, "uris" : [ "http://www.mendeley.com/documents/?uuid=452bba77-8c72-4b35-a561-b300cf998fa5" ] } ], "mendeley" : { "formattedCitation" : "(Keeble et al., 2021)", "plainTextFormattedCitation" : "(Keeble et al., 2021)", "previouslyFormattedCitation" : "(Keeble et al., 2021)" }, "properties" : { "noteIndex" : 0 }, "schema" : "https://github.com/citation-style-language/schema/raw/master/csl-citation.json" }</w:instrText>
      </w:r>
      <w:r>
        <w:rPr>
          <w:bCs/>
          <w:noProof/>
          <w:color w:val="000000"/>
          <w:lang w:val="en-GB"/>
        </w:rPr>
        <w:fldChar w:fldCharType="separate"/>
      </w:r>
      <w:r w:rsidR="00CB33A1">
        <w:rPr>
          <w:bCs/>
          <w:noProof/>
          <w:color w:val="000000"/>
          <w:lang w:val="en-GB"/>
        </w:rPr>
        <w:t>(Keeble et al., 2021)</w:t>
      </w:r>
      <w:r>
        <w:rPr>
          <w:bCs/>
          <w:noProof/>
          <w:color w:val="000000"/>
          <w:lang w:val="en-GB"/>
        </w:rPr>
        <w:fldChar w:fldCharType="end"/>
      </w:r>
      <w:r w:rsidRPr="000E472A">
        <w:rPr>
          <w:bCs/>
          <w:noProof/>
          <w:color w:val="000000"/>
          <w:lang w:val="en-GB"/>
        </w:rPr>
        <w:t xml:space="preserve">. </w:t>
      </w:r>
      <w:del w:id="1503" w:author="Lucy Cowie" w:date="2021-07-26T18:36:00Z">
        <w:r w:rsidRPr="000E472A" w:rsidDel="00F42B2E">
          <w:rPr>
            <w:bCs/>
            <w:noProof/>
            <w:color w:val="000000"/>
            <w:lang w:val="en-GB"/>
          </w:rPr>
          <w:delText xml:space="preserve"> </w:delText>
        </w:r>
      </w:del>
      <w:r w:rsidRPr="000E472A">
        <w:rPr>
          <w:bCs/>
          <w:noProof/>
          <w:color w:val="000000"/>
          <w:lang w:val="en-GB"/>
        </w:rPr>
        <w:t xml:space="preserve">Overall the observed climatology patterns and annual cycle amplitudes, are well represented in the CMIP6 ensemble mean. </w:t>
      </w:r>
      <w:ins w:id="1504" w:author="Lucy Cowie" w:date="2021-07-26T18:39:00Z">
        <w:r w:rsidR="0069185F">
          <w:rPr>
            <w:bCs/>
            <w:noProof/>
            <w:color w:val="000000"/>
            <w:lang w:val="en-GB"/>
          </w:rPr>
          <w:t xml:space="preserve">The </w:t>
        </w:r>
      </w:ins>
      <w:r w:rsidRPr="000E472A">
        <w:rPr>
          <w:bCs/>
          <w:noProof/>
          <w:color w:val="000000"/>
          <w:lang w:val="en-GB"/>
        </w:rPr>
        <w:t>CMIP6 ensemble overestimates the observed TCO values by up to 6% (10</w:t>
      </w:r>
      <w:ins w:id="1505" w:author="Lucy Cowie" w:date="2021-07-26T18:40:00Z">
        <w:r w:rsidR="002A4509">
          <w:rPr>
            <w:bCs/>
            <w:noProof/>
            <w:color w:val="000000"/>
            <w:lang w:val="en-GB"/>
          </w:rPr>
          <w:t>–</w:t>
        </w:r>
      </w:ins>
      <w:del w:id="1506" w:author="Lucy Cowie" w:date="2021-07-26T18:40:00Z">
        <w:r w:rsidRPr="000E472A" w:rsidDel="002A4509">
          <w:rPr>
            <w:bCs/>
            <w:noProof/>
            <w:color w:val="000000"/>
            <w:lang w:val="en-GB"/>
          </w:rPr>
          <w:delText>-</w:delText>
        </w:r>
      </w:del>
      <w:r w:rsidRPr="000E472A">
        <w:rPr>
          <w:bCs/>
          <w:noProof/>
          <w:color w:val="000000"/>
          <w:lang w:val="en-GB"/>
        </w:rPr>
        <w:t>20 DU) globally in the NH and SH mid-latitudes, and in the tropics, but the trend in these regions is well captured between 1960 and 2014. However, there is poor agreement between the individual CMIP6 models in the pre-industrial</w:t>
      </w:r>
      <w:ins w:id="1507" w:author="Lucy Cowie" w:date="2021-07-26T18:42:00Z">
        <w:r w:rsidR="00F253E0">
          <w:rPr>
            <w:bCs/>
            <w:noProof/>
            <w:color w:val="000000"/>
            <w:lang w:val="en-GB"/>
          </w:rPr>
          <w:t xml:space="preserve"> period</w:t>
        </w:r>
      </w:ins>
      <w:r w:rsidRPr="000E472A">
        <w:rPr>
          <w:bCs/>
          <w:noProof/>
          <w:color w:val="000000"/>
          <w:lang w:val="en-GB"/>
        </w:rPr>
        <w:t xml:space="preserve"> and throughout the historical period, with model TCO values spread across a range of </w:t>
      </w:r>
      <w:ins w:id="1508" w:author="Lucy Cowie" w:date="2021-07-26T18:42:00Z">
        <w:r w:rsidR="00F253E0">
          <w:rPr>
            <w:bCs/>
            <w:noProof/>
            <w:color w:val="000000"/>
            <w:lang w:val="en-GB"/>
          </w:rPr>
          <w:t xml:space="preserve">about </w:t>
        </w:r>
      </w:ins>
      <w:del w:id="1509" w:author="Lucy Cowie" w:date="2021-07-26T18:42:00Z">
        <w:r w:rsidRPr="000E472A" w:rsidDel="00F253E0">
          <w:rPr>
            <w:bCs/>
            <w:noProof/>
            <w:color w:val="000000"/>
            <w:lang w:val="en-GB"/>
          </w:rPr>
          <w:delText>~</w:delText>
        </w:r>
      </w:del>
      <w:r w:rsidRPr="000E472A">
        <w:rPr>
          <w:bCs/>
          <w:noProof/>
          <w:color w:val="000000"/>
          <w:lang w:val="en-GB"/>
        </w:rPr>
        <w:t>60 DU.</w:t>
      </w:r>
      <w:r w:rsidRPr="000E472A">
        <w:rPr>
          <w:lang w:val="en-GB"/>
        </w:rPr>
        <w:t xml:space="preserve"> The global </w:t>
      </w:r>
      <w:r w:rsidRPr="000E472A">
        <w:rPr>
          <w:bCs/>
          <w:color w:val="000000"/>
          <w:lang w:val="en-GB"/>
        </w:rPr>
        <w:t xml:space="preserve">stratospheric ozone column decreased by </w:t>
      </w:r>
      <w:r w:rsidRPr="00415EB1">
        <w:rPr>
          <w:lang w:val="en-US"/>
        </w:rPr>
        <w:t>14.3</w:t>
      </w:r>
      <w:ins w:id="1510" w:author="Lucy Cowie" w:date="2021-07-26T18:42:00Z">
        <w:r w:rsidR="00F253E0">
          <w:rPr>
            <w:lang w:val="en-US"/>
          </w:rPr>
          <w:t xml:space="preserve"> </w:t>
        </w:r>
      </w:ins>
      <w:r w:rsidRPr="00415EB1">
        <w:rPr>
          <w:lang w:val="en-US"/>
        </w:rPr>
        <w:t>±</w:t>
      </w:r>
      <w:ins w:id="1511" w:author="Lucy Cowie" w:date="2021-07-26T18:42:00Z">
        <w:r w:rsidR="00F253E0">
          <w:rPr>
            <w:lang w:val="en-US"/>
          </w:rPr>
          <w:t xml:space="preserve"> </w:t>
        </w:r>
      </w:ins>
      <w:r w:rsidRPr="00415EB1">
        <w:rPr>
          <w:lang w:val="en-US"/>
        </w:rPr>
        <w:t xml:space="preserve">8.7 </w:t>
      </w:r>
      <w:r w:rsidRPr="00D837A8">
        <w:rPr>
          <w:bCs/>
          <w:color w:val="000000"/>
          <w:lang w:val="en-GB"/>
        </w:rPr>
        <w:t>DU from 1850</w:t>
      </w:r>
      <w:ins w:id="1512" w:author="Lucy Cowie" w:date="2021-07-26T18:42:00Z">
        <w:r w:rsidR="00583A5F">
          <w:rPr>
            <w:bCs/>
            <w:color w:val="000000"/>
            <w:lang w:val="en-GB"/>
          </w:rPr>
          <w:t>–</w:t>
        </w:r>
      </w:ins>
      <w:del w:id="1513" w:author="Lucy Cowie" w:date="2021-07-26T18:42:00Z">
        <w:r w:rsidRPr="00D837A8" w:rsidDel="00583A5F">
          <w:rPr>
            <w:bCs/>
            <w:color w:val="000000"/>
            <w:lang w:val="en-GB"/>
          </w:rPr>
          <w:delText xml:space="preserve"> to </w:delText>
        </w:r>
      </w:del>
      <w:r w:rsidRPr="00D837A8">
        <w:rPr>
          <w:bCs/>
          <w:color w:val="000000"/>
          <w:lang w:val="en-GB"/>
        </w:rPr>
        <w:t>2014</w:t>
      </w:r>
      <w:r w:rsidRPr="009638A7">
        <w:rPr>
          <w:bCs/>
          <w:noProof/>
          <w:color w:val="000000"/>
          <w:lang w:val="en-GB"/>
        </w:rPr>
        <w:t xml:space="preserve"> </w:t>
      </w:r>
      <w:r w:rsidRPr="000E472A">
        <w:rPr>
          <w:bCs/>
          <w:noProof/>
          <w:color w:val="000000"/>
          <w:lang w:val="en-GB"/>
        </w:rPr>
        <w:fldChar w:fldCharType="begin" w:fldLock="1"/>
      </w:r>
      <w:r w:rsidR="00D477C7">
        <w:rPr>
          <w:bCs/>
          <w:noProof/>
          <w:color w:val="000000"/>
          <w:lang w:val="en-GB"/>
        </w:rPr>
        <w:instrText>ADDIN CSL_CITATION { "citationItems" : [ { "id" : "ITEM-1", "itemData" : { "DOI" : "10.5194/acp-21-5015-2021", "ISSN" : "1680-7324", "author" : [ { "dropping-particle" : "", "family" : "Keeble", "given" : "James", "non-dropping-particle" : "", "parse-names" : false, "suffix" : "" }, { "dropping-particle" : "", "family" : "Hassler", "given" : "Birgit", "non-dropping-particle" : "", "parse-names" : false, "suffix" : "" }, { "dropping-particle" : "", "family" : "Banerjee", "given" : "Antara", "non-dropping-particle" : "", "parse-names" : false, "suffix" : "" }, { "dropping-particle" : "", "family" : "Checa-Garcia", "given" : "Ramiro", "non-dropping-particle" : "", "parse-names" : false, "suffix" : "" }, { "dropping-particle" : "", "family" : "Chiodo", "given" : "Gabriel", "non-dropping-particle" : "", "parse-names" : false, "suffix" : "" }, { "dropping-particle" : "", "family" : "Davis", "given" : "Sean", "non-dropping-particle" : "", "parse-names" : false, "suffix" : "" }, { "dropping-particle" : "", "family" : "Eyring", "given" : "Veronika", "non-dropping-particle" : "", "parse-names" : false, "suffix" : "" }, { "dropping-particle" : "", "family" : "Griffiths", "given" : "Paul T.", "non-dropping-particle" : "", "parse-names" : false, "suffix" : "" }, { "dropping-particle" : "", "family" : "Morgenstern", "given" : "Olaf", "non-dropping-particle" : "", "parse-names" : false, "suffix" : "" }, { "dropping-particle" : "", "family" : "Nowack", "given" : "Peer", "non-dropping-particle" : "", "parse-names" : false, "suffix" : "" }, { "dropping-particle" : "", "family" : "Zeng", "given" : "Guang", "non-dropping-particle" : "", "parse-names" : false, "suffix" : "" }, { "dropping-particle" : "", "family" : "Zhang", "given" : "Jiankai", "non-dropping-particle" : "", "parse-names" : false, "suffix" : "" }, { "dropping-particle" : "", "family" : "Bodeker", "given" : "Greg", "non-dropping-particle" : "", "parse-names" : false, "suffix" : "" }, { "dropping-particle" : "", "family" : "Burrows", "given" : "Susannah", "non-dropping-particle" : "", "parse-names" : false, "suffix" : "" }, { "dropping-particle" : "", "family" : "Cameron-Smith", "given" : "Philip", "non-dropping-particle" : "", "parse-names" : false, "suffix" : "" }, { "dropping-particle" : "", "family" : "Cugnet", "given" : "David", "non-dropping-particle" : "", "parse-names" : false, "suffix" : "" }, { "dropping-particle" : "", "family" : "Danek", "given" : "Christopher", "non-dropping-particle" : "", "parse-names" : false, "suffix" : "" }, { "dropping-particle" : "", "family" : "Deushi", "given" : "Makoto", "non-dropping-particle" : "", "parse-names" : false, "suffix" : "" }, { "dropping-particle" : "", "family" : "Horowitz", "given" : "Larry W.", "non-dropping-particle" : "", "parse-names" : false, "suffix" : "" }, { "dropping-particle" : "", "family" : "Kubin", "given" : "Anne", "non-dropping-particle" : "", "parse-names" : false, "suffix" : "" }, { "dropping-particle" : "", "family" : "Li", "given" : "Lijuan", "non-dropping-particle" : "", "parse-names" : false, "suffix" : "" }, { "dropping-particle" : "", "family" : "Lohmann", "given" : "Gerrit", "non-dropping-particle" : "", "parse-names" : false, "suffix" : "" }, { "dropping-particle" : "", "family" : "Michou", "given" : "Martine", "non-dropping-particle" : "", "parse-names" : false, "suffix" : "" }, { "dropping-particle" : "", "family" : "Mills", "given" : "Michael J.", "non-dropping-particle" : "", "parse-names" : false, "suffix" : "" }, { "dropping-particle" : "", "family" : "Nabat", "given" : "Pierre", "non-dropping-particle" : "", "parse-names" : false, "suffix" : "" }, { "dropping-particle" : "", "family" : "Olivi\u00e9", "given" : "Dirk", "non-dropping-particle" : "", "parse-names" : false, "suffix" : "" }, { "dropping-particle" : "", "family" : "Park", "given" : "Sungsu", "non-dropping-particle" : "", "parse-names" : false, "suffix" : "" }, { "dropping-particle" : "", "family" : "Seland", "given" : "\u00d8yvind", "non-dropping-particle" : "", "parse-names" : false, "suffix" : "" }, { "dropping-particle" : "", "family" : "Stoll", "given" : "Jens", "non-dropping-particle" : "", "parse-names" : false, "suffix" : "" }, { "dropping-particle" : "", "family" : "Wieners", "given" : "Karl-Hermann", "non-dropping-particle" : "", "parse-names" : false, "suffix" : "" }, { "dropping-particle" : "", "family" : "Wu", "given" : "Tongwen", "non-dropping-particle" : "", "parse-names" : false, "suffix" : "" } ], "container-title" : "Atmospheric Chemistry and Physics", "id" : "ITEM-1", "issue" : "6", "issued" : { "date-parts" : [ [ "2021", "3", "31" ] ] }, "page" : "5015-5061", "title" : "Evaluating stratospheric ozone and water vapour changes in CMIP6 models from 1850 to 2100", "translator" : [ { "dropping-particle" : "", "family" : "G4122", "given" : "", "non-dropping-particle" : "", "parse-names" : false, "suffix" : "" } ], "type" : "article-journal", "volume" : "21" }, "uris" : [ "http://www.mendeley.com/documents/?uuid=452bba77-8c72-4b35-a561-b300cf998fa5", "http://www.mendeley.com/documents/?uuid=4cd70e51-073c-4ae1-8321-8707e114b5cc" ] } ], "mendeley" : { "formattedCitation" : "(Keeble et al., 2021)", "plainTextFormattedCitation" : "(Keeble et al., 2021)", "previouslyFormattedCitation" : "(Keeble et al., 2021)" }, "properties" : { "noteIndex" : 0 }, "schema" : "https://github.com/citation-style-language/schema/raw/master/csl-citation.json" }</w:instrText>
      </w:r>
      <w:r w:rsidRPr="000E472A">
        <w:rPr>
          <w:bCs/>
          <w:noProof/>
          <w:color w:val="000000"/>
          <w:lang w:val="en-GB"/>
        </w:rPr>
        <w:fldChar w:fldCharType="separate"/>
      </w:r>
      <w:r w:rsidR="00CB33A1">
        <w:rPr>
          <w:bCs/>
          <w:noProof/>
          <w:color w:val="000000"/>
          <w:lang w:val="en-GB"/>
        </w:rPr>
        <w:t>(Keeble et al., 2021)</w:t>
      </w:r>
      <w:r w:rsidRPr="000E472A">
        <w:rPr>
          <w:bCs/>
          <w:noProof/>
          <w:color w:val="000000"/>
          <w:lang w:val="en-GB"/>
        </w:rPr>
        <w:fldChar w:fldCharType="end"/>
      </w:r>
      <w:r w:rsidRPr="000E472A">
        <w:rPr>
          <w:bCs/>
          <w:noProof/>
          <w:color w:val="000000"/>
          <w:lang w:val="en-GB"/>
        </w:rPr>
        <w:t xml:space="preserve">.  </w:t>
      </w:r>
    </w:p>
    <w:p w14:paraId="0A720815" w14:textId="77777777" w:rsidR="00AF2E59" w:rsidRPr="000E472A" w:rsidRDefault="00AF2E59" w:rsidP="00D5630D">
      <w:pPr>
        <w:pStyle w:val="AR6BodyText"/>
        <w:rPr>
          <w:bCs/>
          <w:color w:val="000000"/>
          <w:lang w:val="en-GB"/>
        </w:rPr>
      </w:pPr>
    </w:p>
    <w:p w14:paraId="53ACC23A" w14:textId="2E979A6D" w:rsidR="00AF2E59" w:rsidRPr="000E472A" w:rsidRDefault="00AF2E59" w:rsidP="00D5630D">
      <w:pPr>
        <w:pStyle w:val="AR6BodyText"/>
        <w:rPr>
          <w:color w:val="000000"/>
          <w:lang w:val="en-GB"/>
        </w:rPr>
      </w:pPr>
      <w:r w:rsidRPr="000E472A">
        <w:rPr>
          <w:bCs/>
          <w:color w:val="000000"/>
          <w:lang w:val="en-GB"/>
        </w:rPr>
        <w:t>Model simulations attribute about half of the observed upper</w:t>
      </w:r>
      <w:ins w:id="1514" w:author="Lucy Cowie" w:date="2021-07-26T18:45:00Z">
        <w:r w:rsidR="00F6230A">
          <w:rPr>
            <w:bCs/>
            <w:color w:val="000000"/>
            <w:lang w:val="en-GB"/>
          </w:rPr>
          <w:t>-</w:t>
        </w:r>
      </w:ins>
      <w:del w:id="1515" w:author="Lucy Cowie" w:date="2021-07-26T18:45:00Z">
        <w:r w:rsidRPr="000E472A" w:rsidDel="00F6230A">
          <w:rPr>
            <w:bCs/>
            <w:color w:val="000000"/>
            <w:lang w:val="en-GB"/>
          </w:rPr>
          <w:delText xml:space="preserve"> </w:delText>
        </w:r>
      </w:del>
      <w:r w:rsidRPr="000E472A">
        <w:rPr>
          <w:bCs/>
          <w:color w:val="000000"/>
          <w:lang w:val="en-GB"/>
        </w:rPr>
        <w:t xml:space="preserve">stratospheric ozone increase after 2000 to the decline of ODS since the late 1990s while </w:t>
      </w:r>
      <w:r w:rsidRPr="000E472A">
        <w:rPr>
          <w:color w:val="000000"/>
          <w:lang w:val="en-GB"/>
        </w:rPr>
        <w:t xml:space="preserve">the other half of the ozone increase is attributed to the slowing of gas-phase ozone destruction cycles due to cooling of the upper stratosphere by increasing GHGs </w:t>
      </w:r>
      <w:r w:rsidRPr="000E472A">
        <w:rPr>
          <w:color w:val="000000"/>
          <w:lang w:val="en-GB"/>
        </w:rPr>
        <w:fldChar w:fldCharType="begin" w:fldLock="1"/>
      </w:r>
      <w:r w:rsidR="00D477C7">
        <w:rPr>
          <w:color w:val="000000"/>
          <w:lang w:val="en-GB"/>
        </w:rPr>
        <w:instrText>ADDIN CSL_CITATION { "citationItems" : [ { "id" : "ITEM-1", "itemData" : { "DOI" : "10.5194/acp-14-12803-2014", "ISSN" : "16807324", "abstract" : "&lt;p&gt;Chemistry\u2013climate models predict an acceleration of the upwelling branch of the Brewer\u2013Dobson circulation as a consequence of increasing global surface temperatures, resulting from elevated levels of atmospheric greenhouse gases. The observed decrease of ozone in the tropical lower stratosphere during the last decades of the 20th century is consistent with the anticipated acceleration of upwelling. However, more recent satellite observations of ozone reveal that this decrease has unexpectedly stopped in the first decade of the 21st century, challenging the implicit assumption of a continuous acceleration of tropical upwelling. In this study we use three decades of chemistry-transport-model simulations (1980\u20132013) to investigate this phenomenon and resolve this apparent contradiction. Our model reproduces the observed tropical lower stratosphere ozone record, showing a significant decrease in the early period followed by a statistically robust trend-change after 2002. We demonstrate that this trend-change is correlated with corresponding changes in the vertical transport and conclude that a hiatus in the acceleration of tropical upwelling occurred during the last decade.&lt;/p&gt;", "author" : [ { "dropping-particle" : "", "family" : "Aschmann", "given" : "J.", "non-dropping-particle" : "", "parse-names" : false, "suffix" : "" }, { "dropping-particle" : "", "family" : "Burrows", "given" : "J. P.", "non-dropping-particle" : "", "parse-names" : false, "suffix" : "" }, { "dropping-particle" : "", "family" : "Gebhardt", "given" : "C.", "non-dropping-particle" : "", "parse-names" : false, "suffix" : "" }, { "dropping-particle" : "", "family" : "Rozanov", "given" : "A.", "non-dropping-particle" : "", "parse-names" : false, "suffix" : "" }, { "dropping-particle" : "", "family" : "Hommel", "given" : "R.", "non-dropping-particle" : "", "parse-names" : false, "suffix" : "" }, { "dropping-particle" : "", "family" : "Weber", "given" : "M.", "non-dropping-particle" : "", "parse-names" : false, "suffix" : "" }, { "dropping-particle" : "", "family" : "Thompson", "given" : "A. M.", "non-dropping-particle" : "", "parse-names" : false, "suffix" : "" } ], "container-title" : "Atmospheric Chemistry and Physics", "id" : "ITEM-1", "issue" : "23", "issued" : { "date-parts" : [ [ "2014" ] ] }, "page" : "12803-12814", "title" : "On the hiatus in the acceleration of tropical upwelling since the beginning of the 21st century", "translator" : [ { "dropping-particle" : "", "family" : "G2930", "given" : "", "non-dropping-particle" : "", "parse-names" : false, "suffix" : "" } ], "type" : "article", "volume" : "14" }, "uris" : [ "http://www.mendeley.com/documents/?uuid=fde6a09f-f582-43f9-9323-6730ac5acceb", "http://www.mendeley.com/documents/?uuid=3daf4496-13a5-4901-be55-51458d11e639" ] }, { "id" : "ITEM-2", "itemData" : { "DOI" : "10.1002/2014JD022843", "ISSN" : "2169897X", "abstract" : "Model simulations indicate an acceleration of the Brewer-Dobson circulation (BDC) in the past with a direct impact on the exchange of air masses between the troposphere and the stratosphere. However, most observational data sets do not confirm the model results. B\u00f6nisch et al. (2011) and Ray et al. (2010) indicate a strengthening of the BDC in its shallow branch and a weakening in its deep branch. In contrast, balloon-borne measurements and Michelson Interferometer for Passive Atmospheric Sounding satellite observations show no significant acceleration of the BDC at Northern Hemisphere (NH) midlatitudes. In our study, the change of the BDC in the recent past is analyzed from simulations with the chemistry-climate model ECHAM/MESSy Atmospheric Chemistry. As the sign of change considerably depends on the underlying forcings, namely, changes in concentrations of greenhouse gases (GHGs) and ozone-depleting substances (ODSs), as well as their interactions, we separate their contributions by using sensitivity simulations. The changes in tropical upward mass flux indicate a strengthening of the BDC between 1960 and 2000 in NH winter season in the lower and a weakening in the upper stratosphere with a change in sign at 10 hPa. While the lower stratospheric increase of about 2%/decade is caused by equal contributions from rising GHGs and ODSs, rising ODS concentrations counteract the GHG effect in the middle and upper stratosphere with a total decrease of about 0.5%/decade. Changes in mean age of air show a decrease of about 0.13 yr/decade in the lower and middle stratosphere and a slight increase in the Arctic upper stratosphere and lower mesosphere, which is induced by interactions between the forcings.", "author" : [ { "dropping-particle" : "", "family" : "Oberl\u00e4nder-Hayn", "given" : "Sophie", "non-dropping-particle" : "", "parse-names" : false, "suffix" : "" }, { "dropping-particle" : "", "family" : "Meul", "given" : "Stefanie", "non-dropping-particle" : "", "parse-names" : false, "suffix" : "" }, { "dropping-particle" : "", "family" : "Langematz", "given" : "Ulrike", "non-dropping-particle" : "", "parse-names" : false, "suffix" : "" }, { "dropping-particle" : "", "family" : "Abalichin", "given" : "Janna", "non-dropping-particle" : "", "parse-names" : false, "suffix" : "" }, { "dropping-particle" : "", "family" : "Haenel", "given" : "Florian", "non-dropping-particle" : "", "parse-names" : false, "suffix" : "" } ], "container-title" : "Journal of Geophysical Research: Atmospheres", "id" : "ITEM-2", "issue" : "14", "issued" : { "date-parts" : [ [ "2015", "7", "27" ] ] }, "page" : "6742-6757", "title" : "A chemistry\u2013climate model study of past changes in the Brewer\u2013Dobson circulation", "translator" : [ { "dropping-particle" : "", "family" : "G2929", "given" : "", "non-dropping-particle" : "", "parse-names" : false, "suffix" : "" } ], "type" : "article-journal", "volume" : "120" }, "uris" : [ "http://www.mendeley.com/documents/?uuid=b61d74fc-8ffb-4beb-9a36-ff55224dcf68" ] } ], "mendeley" : { "formattedCitation" : "(Aschmann et al., 2014; Oberl\u00e4nder-Hayn et al., 2015)", "plainTextFormattedCitation" : "(Aschmann et al., 2014; Oberl\u00e4nder-Hayn et al., 2015)", "previouslyFormattedCitation" : "(Aschmann et al., 2014; Oberl\u00e4nder-Hayn et al., 2015)" }, "properties" : { "noteIndex" : 0 }, "schema" : "https://github.com/citation-style-language/schema/raw/master/csl-citation.json" }</w:instrText>
      </w:r>
      <w:r w:rsidRPr="000E472A">
        <w:rPr>
          <w:color w:val="000000"/>
          <w:lang w:val="en-GB"/>
        </w:rPr>
        <w:fldChar w:fldCharType="separate"/>
      </w:r>
      <w:r w:rsidR="00CB33A1">
        <w:rPr>
          <w:noProof/>
          <w:color w:val="000000"/>
          <w:lang w:val="en-GB"/>
        </w:rPr>
        <w:t>(Aschmann et al., 2014; Oberländer-Hayn et al., 2015)</w:t>
      </w:r>
      <w:r w:rsidRPr="000E472A">
        <w:rPr>
          <w:color w:val="000000"/>
          <w:lang w:val="en-GB"/>
        </w:rPr>
        <w:fldChar w:fldCharType="end"/>
      </w:r>
      <w:r w:rsidRPr="000E472A">
        <w:rPr>
          <w:color w:val="000000"/>
          <w:lang w:val="en-GB"/>
        </w:rPr>
        <w:t>.</w:t>
      </w:r>
      <w:r w:rsidRPr="000E472A">
        <w:rPr>
          <w:lang w:val="en-GB"/>
        </w:rPr>
        <w:t xml:space="preserve"> </w:t>
      </w:r>
    </w:p>
    <w:p w14:paraId="25A4188B" w14:textId="77777777" w:rsidR="00AF2E59" w:rsidRPr="000E472A" w:rsidRDefault="00AF2E59" w:rsidP="00D5630D">
      <w:pPr>
        <w:pStyle w:val="AR6BodyText"/>
        <w:rPr>
          <w:color w:val="000000"/>
          <w:lang w:val="en-GB"/>
        </w:rPr>
      </w:pPr>
    </w:p>
    <w:p w14:paraId="234E4E6F" w14:textId="6C3C97DF" w:rsidR="00AF2E59" w:rsidRPr="00415EB1" w:rsidRDefault="00AF2E59" w:rsidP="00D5630D">
      <w:pPr>
        <w:pStyle w:val="AR6BodyText"/>
        <w:rPr>
          <w:color w:val="FF0000"/>
          <w:lang w:val="en-US"/>
        </w:rPr>
      </w:pPr>
      <w:r w:rsidRPr="00415EB1">
        <w:rPr>
          <w:lang w:val="en-US"/>
        </w:rPr>
        <w:t xml:space="preserve">In summary, global </w:t>
      </w:r>
      <w:r w:rsidRPr="00415EB1">
        <w:rPr>
          <w:bCs/>
          <w:color w:val="000000"/>
          <w:lang w:val="en-US"/>
        </w:rPr>
        <w:t xml:space="preserve">stratospheric ozone column </w:t>
      </w:r>
      <w:r w:rsidRPr="00415EB1">
        <w:rPr>
          <w:lang w:val="en-US"/>
        </w:rPr>
        <w:t xml:space="preserve">has decreased </w:t>
      </w:r>
      <w:r w:rsidRPr="00415EB1">
        <w:rPr>
          <w:bCs/>
          <w:color w:val="000000"/>
          <w:lang w:val="en-US"/>
        </w:rPr>
        <w:t xml:space="preserve">from </w:t>
      </w:r>
      <w:commentRangeStart w:id="1516"/>
      <w:r w:rsidRPr="00415EB1">
        <w:rPr>
          <w:lang w:val="en-US"/>
        </w:rPr>
        <w:t xml:space="preserve">pre-industrial </w:t>
      </w:r>
      <w:commentRangeEnd w:id="1516"/>
      <w:r w:rsidR="00F93267">
        <w:rPr>
          <w:rStyle w:val="Marquedecommentaire"/>
          <w:lang w:val="en-GB"/>
        </w:rPr>
        <w:commentReference w:id="1516"/>
      </w:r>
      <w:r w:rsidRPr="00415EB1">
        <w:rPr>
          <w:lang w:val="en-US"/>
        </w:rPr>
        <w:t xml:space="preserve">to </w:t>
      </w:r>
      <w:ins w:id="1517" w:author="Lucy Cowie" w:date="2021-07-26T18:47:00Z">
        <w:r w:rsidR="00632DB3">
          <w:rPr>
            <w:lang w:val="en-US"/>
          </w:rPr>
          <w:t xml:space="preserve">the </w:t>
        </w:r>
      </w:ins>
      <w:r w:rsidRPr="00415EB1">
        <w:rPr>
          <w:lang w:val="en-US"/>
        </w:rPr>
        <w:t>present</w:t>
      </w:r>
      <w:ins w:id="1518" w:author="Lucy Cowie" w:date="2021-07-26T18:46:00Z">
        <w:r w:rsidR="00820643">
          <w:rPr>
            <w:lang w:val="en-US"/>
          </w:rPr>
          <w:t xml:space="preserve"> </w:t>
        </w:r>
      </w:ins>
      <w:del w:id="1519" w:author="Lucy Cowie" w:date="2021-07-26T18:46:00Z">
        <w:r w:rsidRPr="00415EB1" w:rsidDel="00820643">
          <w:rPr>
            <w:lang w:val="en-US"/>
          </w:rPr>
          <w:delText>-</w:delText>
        </w:r>
      </w:del>
      <w:r w:rsidRPr="00415EB1">
        <w:rPr>
          <w:lang w:val="en-US"/>
        </w:rPr>
        <w:t>day in response to the ODS-induced ozone rapid decline in the 1970s and 1980s</w:t>
      </w:r>
      <w:ins w:id="1520" w:author="Lucy Cowie" w:date="2021-07-26T18:49:00Z">
        <w:r w:rsidR="0050429B">
          <w:rPr>
            <w:lang w:val="en-US"/>
          </w:rPr>
          <w:t>,</w:t>
        </w:r>
      </w:ins>
      <w:r w:rsidRPr="00415EB1">
        <w:rPr>
          <w:lang w:val="en-US"/>
        </w:rPr>
        <w:t xml:space="preserve"> followed by slow, and still incomplete, recovery. There is </w:t>
      </w:r>
      <w:r w:rsidRPr="00415EB1">
        <w:rPr>
          <w:i/>
          <w:lang w:val="en-US"/>
        </w:rPr>
        <w:t>medium confidence</w:t>
      </w:r>
      <w:r w:rsidRPr="00415EB1">
        <w:rPr>
          <w:lang w:val="en-US"/>
        </w:rPr>
        <w:t xml:space="preserve"> that global stratospheric ozone column has changed by </w:t>
      </w:r>
      <w:r w:rsidRPr="00415EB1">
        <w:rPr>
          <w:bCs/>
          <w:color w:val="000000"/>
          <w:lang w:val="en-US"/>
        </w:rPr>
        <w:t>14.3</w:t>
      </w:r>
      <w:ins w:id="1521" w:author="Lucy Cowie" w:date="2021-07-26T18:47:00Z">
        <w:r w:rsidR="00241BE0">
          <w:rPr>
            <w:bCs/>
            <w:color w:val="000000"/>
            <w:lang w:val="en-US"/>
          </w:rPr>
          <w:t xml:space="preserve"> </w:t>
        </w:r>
      </w:ins>
      <w:r w:rsidRPr="00415EB1">
        <w:rPr>
          <w:bCs/>
          <w:color w:val="000000"/>
          <w:lang w:val="en-US"/>
        </w:rPr>
        <w:t>±</w:t>
      </w:r>
      <w:ins w:id="1522" w:author="Lucy Cowie" w:date="2021-07-26T18:47:00Z">
        <w:r w:rsidR="00241BE0">
          <w:rPr>
            <w:bCs/>
            <w:color w:val="000000"/>
            <w:lang w:val="en-US"/>
          </w:rPr>
          <w:t xml:space="preserve"> </w:t>
        </w:r>
      </w:ins>
      <w:r w:rsidRPr="00415EB1">
        <w:rPr>
          <w:bCs/>
          <w:color w:val="000000"/>
          <w:lang w:val="en-US"/>
        </w:rPr>
        <w:t xml:space="preserve">8.7 DU </w:t>
      </w:r>
      <w:r w:rsidRPr="00415EB1">
        <w:rPr>
          <w:lang w:val="en-US"/>
        </w:rPr>
        <w:t>between 1850 and 2014</w:t>
      </w:r>
      <w:r w:rsidRPr="00415EB1">
        <w:rPr>
          <w:bCs/>
          <w:color w:val="000000"/>
          <w:lang w:val="en-US"/>
        </w:rPr>
        <w:t xml:space="preserve">. </w:t>
      </w:r>
    </w:p>
    <w:p w14:paraId="0E23CC2C" w14:textId="338F7016" w:rsidR="00AF2E59" w:rsidRDefault="00AF2E59" w:rsidP="00D5630D">
      <w:pPr>
        <w:pStyle w:val="AR6BodyText"/>
        <w:rPr>
          <w:lang w:val="en-GB"/>
        </w:rPr>
      </w:pPr>
    </w:p>
    <w:p w14:paraId="20CBCBF2" w14:textId="77777777" w:rsidR="007E79EA" w:rsidRPr="00D837A8" w:rsidRDefault="007E79EA" w:rsidP="00D5630D">
      <w:pPr>
        <w:pStyle w:val="AR6BodyText"/>
        <w:rPr>
          <w:lang w:val="en-GB"/>
        </w:rPr>
      </w:pPr>
    </w:p>
    <w:p w14:paraId="0E5C7147" w14:textId="455BC620" w:rsidR="00AF2E59" w:rsidRDefault="00AF2E59" w:rsidP="00930489">
      <w:pPr>
        <w:pStyle w:val="AR6Chap6Level2611"/>
      </w:pPr>
      <w:bookmarkStart w:id="1523" w:name="_Toc70498177"/>
      <w:bookmarkStart w:id="1524" w:name="_Toc528163515"/>
      <w:bookmarkStart w:id="1525" w:name="_Toc5715218"/>
      <w:bookmarkStart w:id="1526" w:name="_Toc5721877"/>
      <w:bookmarkStart w:id="1527" w:name="_Toc6596748"/>
      <w:bookmarkStart w:id="1528" w:name="_Toc30500992"/>
      <w:r w:rsidRPr="00930489">
        <w:t>Precursor Gases</w:t>
      </w:r>
      <w:bookmarkEnd w:id="1523"/>
    </w:p>
    <w:p w14:paraId="6CCC90D7" w14:textId="77777777" w:rsidR="007E79EA" w:rsidRPr="00930489" w:rsidRDefault="007E79EA" w:rsidP="007E79EA">
      <w:pPr>
        <w:pStyle w:val="AR6BodyText"/>
      </w:pPr>
    </w:p>
    <w:p w14:paraId="0B727A9A" w14:textId="77777777" w:rsidR="00AF2E59" w:rsidRPr="00417ACD" w:rsidRDefault="00AF2E59" w:rsidP="00D5630D">
      <w:pPr>
        <w:pStyle w:val="AR6Chap6Level36111"/>
      </w:pPr>
      <w:bookmarkStart w:id="1529" w:name="_Toc70498178"/>
      <w:r w:rsidRPr="004904EA">
        <w:t>Nitrogen Oxides (NO</w:t>
      </w:r>
      <w:r w:rsidRPr="00610383">
        <w:rPr>
          <w:vertAlign w:val="subscript"/>
        </w:rPr>
        <w:t>x</w:t>
      </w:r>
      <w:r w:rsidRPr="00417ACD">
        <w:t>)</w:t>
      </w:r>
      <w:bookmarkEnd w:id="1524"/>
      <w:bookmarkEnd w:id="1525"/>
      <w:bookmarkEnd w:id="1526"/>
      <w:bookmarkEnd w:id="1527"/>
      <w:bookmarkEnd w:id="1528"/>
      <w:bookmarkEnd w:id="1529"/>
    </w:p>
    <w:p w14:paraId="41D61633" w14:textId="77777777" w:rsidR="00AF2E59" w:rsidRPr="00417ACD" w:rsidRDefault="00AF2E59" w:rsidP="00D5630D">
      <w:pPr>
        <w:pStyle w:val="AR6BodyText"/>
        <w:rPr>
          <w:rFonts w:eastAsia="MS Gothic"/>
          <w:color w:val="000000"/>
          <w:lang w:val="en-GB"/>
        </w:rPr>
      </w:pPr>
    </w:p>
    <w:p w14:paraId="4D1E7B77" w14:textId="19041A78" w:rsidR="00AF2E59" w:rsidRPr="000E472A" w:rsidRDefault="00AF2E59" w:rsidP="00D5630D">
      <w:pPr>
        <w:pStyle w:val="AR6BodyText"/>
        <w:rPr>
          <w:rFonts w:eastAsia="MS Gothic"/>
          <w:color w:val="000000"/>
          <w:lang w:val="en-GB"/>
        </w:rPr>
      </w:pPr>
      <w:r w:rsidRPr="00417ACD">
        <w:rPr>
          <w:rFonts w:eastAsia="MS Gothic"/>
          <w:color w:val="000000"/>
          <w:lang w:val="en-GB"/>
        </w:rPr>
        <w:t>The distribution of tropospheric NO</w:t>
      </w:r>
      <w:r w:rsidRPr="00235780">
        <w:rPr>
          <w:rFonts w:eastAsia="MS Gothic"/>
          <w:iCs/>
          <w:color w:val="000000"/>
          <w:vertAlign w:val="subscript"/>
          <w:lang w:val="en-GB"/>
          <w:rPrChange w:id="1530" w:author="Lucy Cowie" w:date="2021-07-26T18:49:00Z">
            <w:rPr>
              <w:rFonts w:eastAsia="MS Gothic"/>
              <w:i/>
              <w:color w:val="000000"/>
              <w:vertAlign w:val="subscript"/>
              <w:lang w:val="en-GB"/>
            </w:rPr>
          </w:rPrChange>
        </w:rPr>
        <w:t>x</w:t>
      </w:r>
      <w:r w:rsidRPr="000E472A">
        <w:rPr>
          <w:rFonts w:eastAsia="MS Gothic"/>
          <w:color w:val="000000"/>
          <w:lang w:val="en-GB"/>
        </w:rPr>
        <w:t xml:space="preserve"> is highly variable in space and time owing to its short lifetime coupled with highly heterogeneous emission and sink patterns. NO</w:t>
      </w:r>
      <w:r w:rsidRPr="00A937F4">
        <w:rPr>
          <w:rFonts w:eastAsia="MS Gothic"/>
          <w:iCs/>
          <w:color w:val="000000"/>
          <w:vertAlign w:val="subscript"/>
          <w:lang w:val="en-GB"/>
          <w:rPrChange w:id="1531" w:author="Lucy Cowie" w:date="2021-07-26T18:49:00Z">
            <w:rPr>
              <w:rFonts w:eastAsia="MS Gothic"/>
              <w:i/>
              <w:color w:val="000000"/>
              <w:vertAlign w:val="subscript"/>
              <w:lang w:val="en-GB"/>
            </w:rPr>
          </w:rPrChange>
        </w:rPr>
        <w:t>x</w:t>
      </w:r>
      <w:r w:rsidRPr="00A937F4">
        <w:rPr>
          <w:rFonts w:eastAsia="MS Gothic"/>
          <w:iCs/>
          <w:color w:val="000000"/>
          <w:lang w:val="en-GB"/>
        </w:rPr>
        <w:t xml:space="preserve"> </w:t>
      </w:r>
      <w:r w:rsidRPr="000E472A">
        <w:rPr>
          <w:rFonts w:eastAsia="MS Gothic"/>
          <w:color w:val="000000"/>
          <w:lang w:val="en-GB"/>
        </w:rPr>
        <w:t>undergoes chemical processing, including the formation of nitric acid (HNO</w:t>
      </w:r>
      <w:r w:rsidRPr="000E472A">
        <w:rPr>
          <w:rFonts w:eastAsia="MS Gothic"/>
          <w:color w:val="000000"/>
          <w:vertAlign w:val="subscript"/>
          <w:lang w:val="en-GB"/>
        </w:rPr>
        <w:t>3</w:t>
      </w:r>
      <w:r w:rsidRPr="000E472A">
        <w:rPr>
          <w:rFonts w:eastAsia="MS Gothic"/>
          <w:color w:val="000000"/>
          <w:lang w:val="en-GB"/>
        </w:rPr>
        <w:t>), nitrate (NO</w:t>
      </w:r>
      <w:r w:rsidRPr="000E472A">
        <w:rPr>
          <w:rFonts w:eastAsia="MS Gothic"/>
          <w:color w:val="000000"/>
          <w:vertAlign w:val="subscript"/>
          <w:lang w:val="en-GB"/>
        </w:rPr>
        <w:t>3</w:t>
      </w:r>
      <w:commentRangeStart w:id="1532"/>
      <w:r w:rsidR="001F050E">
        <w:rPr>
          <w:rFonts w:eastAsia="MS Gothic"/>
          <w:color w:val="000000"/>
          <w:vertAlign w:val="superscript"/>
          <w:lang w:val="en-GB"/>
        </w:rPr>
        <w:t>-</w:t>
      </w:r>
      <w:commentRangeEnd w:id="1532"/>
      <w:r w:rsidR="001F050E">
        <w:rPr>
          <w:rStyle w:val="Marquedecommentaire"/>
          <w:rFonts w:cs="Times New Roman"/>
          <w:lang w:val="en-GB" w:eastAsia="en-GB"/>
        </w:rPr>
        <w:commentReference w:id="1532"/>
      </w:r>
      <w:r w:rsidRPr="000E472A">
        <w:rPr>
          <w:rFonts w:eastAsia="MS Gothic"/>
          <w:color w:val="000000"/>
          <w:lang w:val="en-GB"/>
        </w:rPr>
        <w:t>), organic nitrates (e.g</w:t>
      </w:r>
      <w:ins w:id="1533" w:author="Lucy Cowie" w:date="2021-07-26T18:50:00Z">
        <w:r w:rsidR="00CF2212">
          <w:rPr>
            <w:rFonts w:eastAsia="MS Gothic"/>
            <w:color w:val="000000"/>
            <w:lang w:val="en-GB"/>
          </w:rPr>
          <w:t>.</w:t>
        </w:r>
      </w:ins>
      <w:r w:rsidRPr="000E472A">
        <w:rPr>
          <w:rFonts w:eastAsia="MS Gothic"/>
          <w:color w:val="000000"/>
          <w:lang w:val="en-GB"/>
        </w:rPr>
        <w:t xml:space="preserve">, alkyl nitrate, peroxyacyl nitrate), </w:t>
      </w:r>
      <w:r>
        <w:rPr>
          <w:rFonts w:eastAsia="MS Gothic"/>
          <w:color w:val="000000"/>
          <w:lang w:val="en-GB"/>
        </w:rPr>
        <w:t xml:space="preserve">and </w:t>
      </w:r>
      <w:r w:rsidRPr="000E472A">
        <w:rPr>
          <w:rFonts w:eastAsia="MS Gothic"/>
          <w:color w:val="000000"/>
          <w:lang w:val="en-GB"/>
        </w:rPr>
        <w:t xml:space="preserve">atmospheric transport, and deposition. Despite challenges in retrieving quantitative information from satellite observations </w:t>
      </w:r>
      <w:r w:rsidRPr="000E472A">
        <w:rPr>
          <w:rFonts w:eastAsia="MS Gothic"/>
          <w:color w:val="000000"/>
          <w:lang w:val="en-GB"/>
        </w:rPr>
        <w:fldChar w:fldCharType="begin" w:fldLock="1"/>
      </w:r>
      <w:r w:rsidR="00D477C7">
        <w:rPr>
          <w:rFonts w:eastAsia="MS Gothic"/>
          <w:color w:val="000000"/>
          <w:lang w:val="en-GB"/>
        </w:rPr>
        <w:instrText>ADDIN CSL_CITATION { "citationItems" : [ { "id" : "ITEM-1", "itemData" : { "DOI" : "10.5194/acp-15-11217-2015", "ISSN" : "16807324", "abstract" : "Satellite retrievals of vertical column densities (VCDs) of tropospheric nitrogen dioxide (NO2) normally do not explicitly account for aerosol optical effects and surface reflectance anisotropy that vary with space and time. Here, we conduct an improved retrieval of NO2 VCDs over China, called the POMINO algorithm, based on measurements from the Ozone Monitoring Instrument (OMI), and we test the importance of a number of aerosol and surface reflectance treatments in this algorithm. POMINO uses a parallelized LIDORT-driven AMFv6 package to derive tropospheric air mass factors via pixel-specific radiative transfer calculations with no look-up tables, taking slant column densities from DOMINO v2. Prerequisite cloud optical properties are derived from a dedicated cloud retrieval process that is fully consistent with the main NO2 retrieval. Aerosol optical properties are taken from GEOS-Chem simulations constrained by MODIS AOD values. MODIS bi-directional reflectance distribution function (BRDF) data are used for surface reflectance over land. For the present analysis, POMINO level-2 data for 2012 are aggregated into monthly means on a 0.25\u00b0 long. \u00d7 0.25\u00b0 lat. grid. POMINO-retrieved annual mean NO2 VCDs vary from 15\u201325 \u00d7 1015 cm\u22122 over the polluted North China Plain (NCP) to below 1015 cm\u22122 over much of west China. The subsequently-constrained Chinese annual anthropogenic emissions are 9.05 TgN yr\u22121, an increase from 2006 (Lin, 2012) by about 19%. Replacing the MODIS BRDF data with the OMLER v1 monthly climatological albedo data affects NO2 VCDs by up to 40% for certain locations and seasons. The effect on constrained NOx emissions is small. Excluding aerosol information from the retrieval process (this is the traditional \"implicit\" treatment) enhances annual mean NO2 VCDs by 15\u201340% over much of east China. Seasonally, NO2 VCDs are reduced by 10\u201320% over parts of the NCP in spring and over north China in winter, despite the general enhancements in summer and fall. The effect on subsequently-constrained annual emissions is (\u22125)\u2013(+30) % with large seasonal and spatial dependence. The implicit aerosol treatment also tends to exclude days with high pollution, a potentially important sampling bias. Therefore an explicit treatment of aerosols is important for space-based NO2 retrievals and emission constraints.", "author" : [ { "dropping-particle" : "", "family" : "Lin", "given" : "J. T.", "non-dropping-particle" : "", "parse-names" : false, "suffix" : "" }, { "dropping-particle" : "", "family" : "Liu", "given" : "M. Y.", "non-dropping-particle" : "", "parse-names" : false, "suffix" : "" }, { "dropping-particle" : "", "family" : "Xin", "given" : "J. Y.", "non-dropping-particle" : "", "parse-names" : false, "suffix" : "" }, { "dropping-particle" : "", "family" : "Boersma", "given" : "K. F.", "non-dropping-particle" : "", "parse-names" : false, "suffix" : "" }, { "dropping-particle" : "", "family" : "Spurr", "given" : "R.", "non-dropping-particle" : "", "parse-names" : false, "suffix" : "" }, { "dropping-particle" : "", "family" : "Martin", "given" : "R.", "non-dropping-particle" : "", "parse-names" : false, "suffix" : "" }, { "dropping-particle" : "", "family" : "Zhang", "given" : "Q.", "non-dropping-particle" : "", "parse-names" : false, "suffix" : "" } ], "container-title" : "Atmospheric Chemistry and Physics", "id" : "ITEM-1", "issue" : "19", "issued" : { "date-parts" : [ [ "2015", "10", "9" ] ] }, "page" : "11217-11241", "publisher" : "Copernicus Publications", "title" : "Influence of aerosols and surface reflectance on satellite NO2 retrieval: Seasonal and spatial characteristics and implications for NOx emission constraints", "translator" : [ { "dropping-particle" : "", "family" : "G2988", "given" : "", "non-dropping-particle" : "", "parse-names" : false, "suffix" : "" } ], "type" : "article-journal", "volume" : "15" }, "uris" : [ "http://www.mendeley.com/documents/?uuid=d5b6c6f2-649a-4dd0-bfc0-82d07c6d8447", "http://www.mendeley.com/documents/?uuid=22a2bb7b-f87a-4801-ac08-0b0419c2fe98" ] }, { "id" : "ITEM-2", "itemData" : { "DOI" : "https://doi.org/10.1016/j.atmosenv.2014.05.061", "ISSN" : "1352-2310", "abstract" : "Satellite data of atmospheric pollutants are becoming more widely used in the decision-making and environmental management activities of public, private sector and non-profit organizations. They are employed for estimating emissions, tracking pollutant plumes, supporting air quality forecasting activities, providing evidence for \u201cexceptional event\u201d declarations, monitoring regional long-term trends, and evaluating air quality model output. However, many air quality managers are not taking full advantage of the data for these applications nor has the full potential of satellite data for air quality applications been realized. A key barrier is the inherent difficulties associated with accessing, processing, and properly interpreting observational data. A degree of technical skill is required on the part of the data end-user, which is often problematic for air quality agencies with limited resources. Therefore, we 1) review the primary uses of satellite data for air quality applications, 2) provide some background information on satellite capabilities for measuring pollutants, 3) discuss the many resources available to the end-user for accessing, processing, and visualizing the data, and 4) provide answers to common questions in plain language.", "author" : [ { "dropping-particle" : "", "family" : "Duncan", "given" : "Bryan N", "non-dropping-particle" : "", "parse-names" : false, "suffix" : "" }, { "dropping-particle" : "", "family" : "Prados", "given" : "Ana I", "non-dropping-particle" : "", "parse-names" : false, "suffix" : "" }, { "dropping-particle" : "", "family" : "Lamsal", "given" : "Lok N", "non-dropping-particle" : "", "parse-names" : false, "suffix" : "" }, { "dropping-particle" : "", "family" : "Liu", "given" : "Yang", "non-dropping-particle" : "", "parse-names" : false, "suffix" : "" }, { "dropping-particle" : "", "family" : "Streets", "given" : "David G", "non-dropping-particle" : "", "parse-names" : false, "suffix" : "" }, { "dropping-particle" : "", "family" : "Gupta", "given" : "Pawan", "non-dropping-particle" : "", "parse-names" : false, "suffix" : "" }, { "dropping-particle" : "", "family" : "Hilsenrath", "given" : "Ernest", "non-dropping-particle" : "", "parse-names" : false, "suffix" : "" }, { "dropping-particle" : "", "family" : "Kahn", "given" : "Ralph A", "non-dropping-particle" : "", "parse-names" : false, "suffix" : "" }, { "dropping-particle" : "", "family" : "Nielsen", "given" : "J Eric", "non-dropping-particle" : "", "parse-names" : false, "suffix" : "" }, { "dropping-particle" : "", "family" : "Beyersdorf", "given" : "Andreas J", "non-dropping-particle" : "", "parse-names" : false, "suffix" : "" }, { "dropping-particle" : "", "family" : "Burton", "given" : "Sharon P", "non-dropping-particle" : "", "parse-names" : false, "suffix" : "" }, { "dropping-particle" : "", "family" : "Fiore", "given" : "Arlene M", "non-dropping-particle" : "", "parse-names" : false, "suffix" : "" }, { "dropping-particle" : "", "family" : "Fishman", "given" : "Jack", "non-dropping-particle" : "", "parse-names" : false, "suffix" : "" }, { "dropping-particle" : "", "family" : "Henze", "given" : "Daven K", "non-dropping-particle" : "", "parse-names" : false, "suffix" : "" }, { "dropping-particle" : "", "family" : "Hostetler", "given" : "Chris A", "non-dropping-particle" : "", "parse-names" : false, "suffix" : "" }, { "dropping-particle" : "", "family" : "Krotkov", "given" : "Nickolay A", "non-dropping-particle" : "", "parse-names" : false, "suffix" : "" }, { "dropping-particle" : "", "family" : "Lee", "given" : "Pius", "non-dropping-particle" : "", "parse-names" : false, "suffix" : "" }, { "dropping-particle" : "", "family" : "Lin", "given" : "Meiyun", "non-dropping-particle" : "", "parse-names" : false, "suffix" : "" }, { "dropping-particle" : "", "family" : "Pawson", "given" : "Steven", "non-dropping-particle" : "", "parse-names" : false, "suffix" : "" }, { "dropping-particle" : "", "family" : "Pfister", "given" : "Gabriele", "non-dropping-particle" : "", "parse-names" : false, "suffix" : "" }, { "dropping-particle" : "", "family" : "Pickering", "given" : "Kenneth E", "non-dropping-particle" : "", "parse-names" : false, "suffix" : "" }, { "dropping-particle" : "", "family" : "Pierce", "given" : "R Bradley", "non-dropping-particle" : "", "parse-names" : false, "suffix" : "" }, { "dropping-particle" : "", "family" : "Yoshida", "given" : "Yasuko", "non-dropping-particle" : "", "parse-names" : false, "suffix" : "" }, { "dropping-particle" : "", "family" : "Ziemba", "given" : "Luke D", "non-dropping-particle" : "", "parse-names" : false, "suffix" : "" } ], "container-title" : "Atmospheric Environment", "id" : "ITEM-2", "issued" : { "date-parts" : [ [ "2014" ] ] }, "page" : "647-662", "title" : "Satellite data of atmospheric pollution for U.S. air quality applications: Examples of applications, summary of data end-user resources, answers to FAQs, and common mistakes to avoid", "translator" : [ { "dropping-particle" : "", "family" : "G3709", "given" : "", "non-dropping-particle" : "", "parse-names" : false, "suffix" : "" } ], "type" : "article-journal", "volume" : "94" }, "uris" : [ "http://www.mendeley.com/documents/?uuid=c1f7876f-ef4b-4172-8f61-eaec12443188", "http://www.mendeley.com/documents/?uuid=061acd96-c481-4e42-af5b-ba0b61dcb8ac" ] }, { "id" : "ITEM-3", "itemData" : { "DOI" : "10.5194/amt-10-759-2017", "ISSN" : "18678548", "abstract" : "Air mass factor (AMF) calculation is the largest source of uncertainty in NO2 and HCHO satellite retrievals in situations with enhanced trace gas concentrations in the lower troposphere. Structural uncertainty arises when different retrieval methodologies are applied in the scientific community to the same satellite observations. Here, we address the issue of AMF structural uncertainty via a detailed comparison of AMF calculation methods that are structurally different between seven retrieval groups for measurements from the Ozone Monitoring Instrument (OMI). We estimate the escalation of structural uncertainty in every sub-step of the AMF calculation process. This goes beyond the algorithm uncertainty estimates provided in state-of-the-art retrievals, which address the theoretical propagation of uncertainties for one particular retrieval algorithm only. We find that top-of-atmosphere reflectances simulated by four radiative transfer models (RTMs) (DAK, McArtim, SCIATRAN and VLIDORT) agree within 1.5&amp;thinsp;%. We find that different retrieval groups agree well in the calculations of altitude resolved AMFs from different RTMs (to within 3&amp;thinsp;%), and in the tropospheric AMFs (to within 6&amp;thinsp;%) as long as identical ancillary data (surface albedo, terrain height, cloud parameters and trace gas profile) and cloud and aerosol correction procedures are being used. Structural uncertainty increases sharply when retrieval groups use their preference for ancillary data, cloud and aerosol correction. On average, we estimate the AMF structural uncertainty to be 42&amp;thinsp;% over polluted regions and 31&amp;thinsp;% over unpolluted regions, mostly driven by substantial differences in the a priori trace gas profiles, surface albedo and cloud parameters. Sensitivity studies for one particular algorithm indicate that different cloud correction approaches result in substantial AMF differences in polluted situations (5 to 40&amp;thinsp;% depending on cloud fraction and cloud pressure, and 11&amp;thinsp;% on average) even for low cloud fractions ( 2 and HCHO retrievals.", "author" : [ { "dropping-particle" : "", "family" : "Lorente", "given" : "Alba", "non-dropping-particle" : "", "parse-names" : false, "suffix" : "" }, { "dropping-particle" : "", "family" : "Folkert Boersma", "given" : "K.", "non-dropping-particle" : "", "parse-names" : false, "suffix" : "" }, { "dropping-particle" : "", "family" : "Yu", "given" : "Huan", "non-dropping-particle" : "", "parse-names" : false, "suffix" : "" }, { "dropping-particle" : "", "family" : "D\u00f6rner", "given" : "Steffen", "non-dropping-particle" : "", "parse-names" : false, "suffix" : "" }, { "dropping-particle" : "", "family" : "Hilboll", "given" : "Andreas", "non-dropping-particle" : "", "parse-names" : false, "suffix" : "" }, { "dropping-particle" : "", "family" : "Richter", "given" : "Andreas", "non-dropping-particle" : "", "parse-names" : false, "suffix" : "" }, { "dropping-particle" : "", "family" : "Liu", "given" : "Mengyao", "non-dropping-particle" : "", "parse-names" : false, "suffix" : "" }, { "dropping-particle" : "", "family" : "Lamsal", "given" : "Lok N.", "non-dropping-particle" : "", "parse-names" : false, "suffix" : "" }, { "dropping-particle" : "", "family" : "Barkley", "given" : "Michael", "non-dropping-particle" : "", "parse-names" : false, "suffix" : "" }, { "dropping-particle" : "", "family" : "Smedt", "given" : "Isabelle", "non-dropping-particle" : "De", "parse-names" : false, "suffix" : "" }, { "dropping-particle" : "", "family" : "Roozendael", "given" : "Michel", "non-dropping-particle" : "Van", "parse-names" : false, "suffix" : "" }, { "dropping-particle" : "", "family" : "Wang", "given" : "Yang", "non-dropping-particle" : "", "parse-names" : false, "suffix" : "" }, { "dropping-particle" : "", "family" : "Wagner", "given" : "Thomas", "non-dropping-particle" : "", "parse-names" : false, "suffix" : "" }, { "dropping-particle" : "", "family" : "Beirle", "given" : "Steffen", "non-dropping-particle" : "", "parse-names" : false, "suffix" : "" }, { "dropping-particle" : "", "family" : "Lin", "given" : "Jin Tai", "non-dropping-particle" : "", "parse-names" : false, "suffix" : "" }, { "dropping-particle" : "", "family" : "Krotkov", "given" : "Nickolay", "non-dropping-particle" : "", "parse-names" : false, "suffix" : "" }, { "dropping-particle" : "", "family" : "Stammes", "given" : "Piet", "non-dropping-particle" : "", "parse-names" : false, "suffix" : "" }, { "dropping-particle" : "", "family" : "Wang", "given" : "Ping", "non-dropping-particle" : "", "parse-names" : false, "suffix" : "" }, { "dropping-particle" : "", "family" : "Eskes", "given" : "Henk J.", "non-dropping-particle" : "", "parse-names" : false, "suffix" : "" }, { "dropping-particle" : "", "family" : "Krol", "given" : "Maarten", "non-dropping-particle" : "", "parse-names" : false, "suffix" : "" } ], "container-title" : "Atmospheric Measurement Techniques", "id" : "ITEM-3", "issue" : "3", "issued" : { "date-parts" : [ [ "2017", "3", "7" ] ] }, "page" : "759-782", "publisher" : "Copernicus Publications", "title" : "Structural uncertainty in air mass factor calculation for NO2 and HCHO satellite retrievals", "translator" : [ { "dropping-particle" : "", "family" : "G2991", "given" : "", "non-dropping-particle" : "", "parse-names" : false, "suffix" : "" } ], "type" : "article-journal", "volume" : "10" }, "uris" : [ "http://www.mendeley.com/documents/?uuid=5c7f619b-a6b0-450f-b2c9-79aa39f3ea26", "http://www.mendeley.com/documents/?uuid=7764e826-66d7-473e-b0a1-1c5ee3814485" ] }, { "id" : "ITEM-4", "itemData" : { "DOI" : "10.1029/2018GL077728", "ISSN" : "19448007", "abstract" : "Observations from the SEAC4RS aircraft campaign over the southeast United States in August\u2013September 2013 show NO/NO2 concentration ratios in the upper troposphere that are approximately half of photochemical equilibrium values computed from Jet Propulsion Laboratory (JPL) kinetic data. One possible explanation is the presence of labile NOx reservoir species, presumably organic, decomposing thermally to NO2 in the instrument. The NO2 instrument corrects for this artifact from known labile HNO4 and CH3O2NO2 NOx reservoirs. To bridge the gap between measured and simulated NO2, additional unaccounted labile NOx reservoir species would have to be present at a mean concentration of ~40 ppt for the SEAC4RS conditions (compared with 197 ppt for NOx). An alternative explanation is error in the low-temperature rate constant for the NO + O3 reaction (30% 1-\u03c3 uncertainty in JPL at 240 K) and/or in the spectroscopic data for NO2 photolysis (20% 1-\u03c3 uncertainty). Resolving this discrepancy is important for understanding global budgets of tropospheric oxidants and for interpreting satellite observations of tropospheric NO2 columns.", "author" : [ { "dropping-particle" : "", "family" : "Silvern", "given" : "R. F.", "non-dropping-particle" : "", "parse-names" : false, "suffix" : "" }, { "dropping-particle" : "", "family" : "Jacob", "given" : "D. J.", "non-dropping-particle" : "", "parse-names" : false, "suffix" : "" }, { "dropping-particle" : "", "family" : "Travis", "given" : "K. R.", "non-dropping-particle" : "", "parse-names" : false, "suffix" : "" }, { "dropping-particle" : "", "family" : "Sherwen", "given" : "T.", "non-dropping-particle" : "", "parse-names" : false, "suffix" : "" }, { "dropping-particle" : "", "family" : "Evans", "given" : "M. J.", "non-dropping-particle" : "", "parse-names" : false, "suffix" : "" }, { "dropping-particle" : "", "family" : "Cohen", "given" : "R. C.", "non-dropping-particle" : "", "parse-names" : false, "suffix" : "" }, { "dropping-particle" : "", "family" : "Laughner", "given" : "J. L.", "non-dropping-particle" : "", "parse-names" : false, "suffix" : "" }, { "dropping-particle" : "", "family" : "Hall", "given" : "S. R.", "non-dropping-particle" : "", "parse-names" : false, "suffix" : "" }, { "dropping-particle" : "", "family" : "Ullmann", "given" : "K.", "non-dropping-particle" : "", "parse-names" : false, "suffix" : "" }, { "dropping-particle" : "", "family" : "Crounse", "given" : "J. D.", "non-dropping-particle" : "", "parse-names" : false, "suffix" : "" }, { "dropping-particle" : "", "family" : "Wennberg", "given" : "P. O.", "non-dropping-particle" : "", "parse-names" : false, "suffix" : "" }, { "dropping-particle" : "", "family" : "Peischl", "given" : "J.", "non-dropping-particle" : "", "parse-names" : false, "suffix" : "" }, { "dropping-particle" : "", "family" : "Pollack", "given" : "I. B.", "non-dropping-particle" : "", "parse-names" : false, "suffix" : "" } ], "container-title" : "Geophysical Research Letters", "id" : "ITEM-4", "issue" : "9", "issued" : { "date-parts" : [ [ "2018", "5" ] ] }, "page" : "4466-4474", "publisher" : "John Wiley &amp; Sons, Ltd", "title" : "Observed NO/NO2 Ratios in the Upper Troposphere Imply Errors in NO-NO2-O3 Cycling Kinetics or an Unaccounted NOx Reservoir", "translator" : [ { "dropping-particle" : "", "family" : "G3931", "given" : "", "non-dropping-particle" : "", "parse-names" : false, "suffix" : "" } ], "type" : "article-journal", "volume" : "45" }, "uris" : [ "http://www.mendeley.com/documents/?uuid=d9de8fc0-707f-4b2c-849a-429336107a83", "http://www.mendeley.com/documents/?uuid=3c45330f-d368-44b6-a10b-2d8e456f5eac" ] } ], "mendeley" : { "formattedCitation" : "(Duncan et al., 2014; Lin et al., 2015; Lorente et al., 2017; Silvern et al., 2018)", "plainTextFormattedCitation" : "(Duncan et al., 2014; Lin et al., 2015; Lorente et al., 2017; Silvern et al., 2018)", "previouslyFormattedCitation" : "(Duncan et al., 2014; Lin et al., 2015; Lorente et al., 2017; Silvern et al., 2018)" }, "properties" : { "noteIndex" : 0 }, "schema" : "https://github.com/citation-style-language/schema/raw/master/csl-citation.json" }</w:instrText>
      </w:r>
      <w:r w:rsidRPr="000E472A">
        <w:rPr>
          <w:rFonts w:eastAsia="MS Gothic"/>
          <w:color w:val="000000"/>
          <w:lang w:val="en-GB"/>
        </w:rPr>
        <w:fldChar w:fldCharType="separate"/>
      </w:r>
      <w:r w:rsidR="00CB33A1">
        <w:rPr>
          <w:rFonts w:eastAsia="MS Gothic"/>
          <w:noProof/>
          <w:color w:val="000000"/>
          <w:lang w:val="en-GB"/>
        </w:rPr>
        <w:t>(Duncan et al., 2014; Lin et al., 2015; Lorente et al., 2017; Silvern et al., 2018)</w:t>
      </w:r>
      <w:r w:rsidRPr="000E472A">
        <w:rPr>
          <w:rFonts w:eastAsia="MS Gothic"/>
          <w:color w:val="000000"/>
          <w:lang w:val="en-GB"/>
        </w:rPr>
        <w:fldChar w:fldCharType="end"/>
      </w:r>
      <w:r w:rsidRPr="000E472A">
        <w:rPr>
          <w:rFonts w:eastAsia="MS Gothic"/>
          <w:color w:val="000000"/>
          <w:lang w:val="en-GB"/>
        </w:rPr>
        <w:t xml:space="preserve">, </w:t>
      </w:r>
      <w:r>
        <w:rPr>
          <w:rFonts w:eastAsia="MS Gothic"/>
          <w:color w:val="000000"/>
          <w:lang w:val="en-GB"/>
        </w:rPr>
        <w:t>improved accuracy and resolution</w:t>
      </w:r>
      <w:r w:rsidRPr="000E472A">
        <w:rPr>
          <w:rFonts w:eastAsia="MS Gothic"/>
          <w:color w:val="000000"/>
          <w:lang w:val="en-GB"/>
        </w:rPr>
        <w:t xml:space="preserve"> </w:t>
      </w:r>
      <w:r>
        <w:rPr>
          <w:rFonts w:eastAsia="MS Gothic"/>
          <w:color w:val="000000"/>
          <w:lang w:val="en-GB"/>
        </w:rPr>
        <w:t>of</w:t>
      </w:r>
      <w:r w:rsidRPr="000E472A">
        <w:rPr>
          <w:rFonts w:eastAsia="MS Gothic"/>
          <w:color w:val="000000"/>
          <w:lang w:val="en-GB"/>
        </w:rPr>
        <w:t xml:space="preserve"> satellite-derived tropospheric NO</w:t>
      </w:r>
      <w:r w:rsidRPr="000E472A">
        <w:rPr>
          <w:rFonts w:eastAsia="MS Gothic"/>
          <w:color w:val="000000"/>
          <w:vertAlign w:val="subscript"/>
          <w:lang w:val="en-GB"/>
        </w:rPr>
        <w:t>2</w:t>
      </w:r>
      <w:r w:rsidRPr="000E472A">
        <w:rPr>
          <w:rFonts w:eastAsia="MS Gothic"/>
          <w:color w:val="000000"/>
          <w:lang w:val="en-GB"/>
        </w:rPr>
        <w:t xml:space="preserve"> columns over the past two decades have advanced understanding of the global distribution, long-term trends</w:t>
      </w:r>
      <w:del w:id="1534" w:author="Lucy Cowie" w:date="2021-07-26T21:32:00Z">
        <w:r w:rsidRPr="000E472A" w:rsidDel="006069D7">
          <w:rPr>
            <w:rFonts w:eastAsia="MS Gothic"/>
            <w:color w:val="000000"/>
            <w:lang w:val="en-GB"/>
          </w:rPr>
          <w:delText>,</w:delText>
        </w:r>
      </w:del>
      <w:r w:rsidRPr="000E472A">
        <w:rPr>
          <w:rFonts w:eastAsia="MS Gothic"/>
          <w:color w:val="000000"/>
          <w:lang w:val="en-GB"/>
        </w:rPr>
        <w:t xml:space="preserve"> and source attribution of NO</w:t>
      </w:r>
      <w:r w:rsidRPr="00D55511">
        <w:rPr>
          <w:rFonts w:eastAsia="MS Gothic"/>
          <w:iCs/>
          <w:color w:val="000000"/>
          <w:vertAlign w:val="subscript"/>
          <w:lang w:val="en-GB"/>
          <w:rPrChange w:id="1535" w:author="Lucy Cowie" w:date="2021-07-26T18:51:00Z">
            <w:rPr>
              <w:rFonts w:eastAsia="MS Gothic"/>
              <w:i/>
              <w:color w:val="000000"/>
              <w:vertAlign w:val="subscript"/>
              <w:lang w:val="en-GB"/>
            </w:rPr>
          </w:rPrChange>
        </w:rPr>
        <w:t>x</w:t>
      </w:r>
      <w:r w:rsidRPr="000E472A">
        <w:rPr>
          <w:rFonts w:eastAsia="MS Gothic"/>
          <w:color w:val="000000"/>
          <w:lang w:val="en-GB"/>
        </w:rPr>
        <w:t>. Long-term average tropospheric NO</w:t>
      </w:r>
      <w:r w:rsidRPr="000E472A">
        <w:rPr>
          <w:rFonts w:eastAsia="MS Gothic"/>
          <w:color w:val="000000"/>
          <w:vertAlign w:val="subscript"/>
          <w:lang w:val="en-GB"/>
        </w:rPr>
        <w:t>2</w:t>
      </w:r>
      <w:r w:rsidRPr="000E472A">
        <w:rPr>
          <w:rFonts w:eastAsia="MS Gothic"/>
          <w:color w:val="000000"/>
          <w:lang w:val="en-GB"/>
        </w:rPr>
        <w:t xml:space="preserve"> column based on multiple </w:t>
      </w:r>
      <w:commentRangeStart w:id="1536"/>
      <w:r w:rsidRPr="000E472A">
        <w:rPr>
          <w:rFonts w:eastAsia="MS Gothic"/>
          <w:color w:val="000000"/>
          <w:lang w:val="en-GB"/>
        </w:rPr>
        <w:t>satellites</w:t>
      </w:r>
      <w:r>
        <w:rPr>
          <w:rFonts w:eastAsia="MS Gothic"/>
          <w:color w:val="000000"/>
          <w:lang w:val="en-GB"/>
        </w:rPr>
        <w:t xml:space="preserve"> born </w:t>
      </w:r>
      <w:commentRangeEnd w:id="1536"/>
      <w:r w:rsidR="00AA5D6C">
        <w:rPr>
          <w:rStyle w:val="Marquedecommentaire"/>
          <w:lang w:val="en-GB"/>
        </w:rPr>
        <w:commentReference w:id="1536"/>
      </w:r>
      <w:r>
        <w:rPr>
          <w:rFonts w:eastAsia="MS Gothic"/>
          <w:color w:val="000000"/>
          <w:lang w:val="en-GB"/>
        </w:rPr>
        <w:t>instruments</w:t>
      </w:r>
      <w:r w:rsidRPr="000E472A">
        <w:rPr>
          <w:rFonts w:eastAsia="MS Gothic"/>
          <w:color w:val="000000"/>
          <w:lang w:val="en-GB"/>
        </w:rPr>
        <w:t xml:space="preserve"> (</w:t>
      </w:r>
      <w:r w:rsidRPr="00B25161">
        <w:rPr>
          <w:rFonts w:eastAsia="MS Gothic"/>
          <w:color w:val="000000"/>
          <w:lang w:val="en-GB"/>
        </w:rPr>
        <w:t>Figure 6.6a</w:t>
      </w:r>
      <w:r w:rsidRPr="000E472A">
        <w:rPr>
          <w:rFonts w:eastAsia="MS Gothic"/>
          <w:color w:val="000000"/>
          <w:lang w:val="en-GB"/>
        </w:rPr>
        <w:t xml:space="preserve">) reveals </w:t>
      </w:r>
      <w:ins w:id="1537" w:author="Lucy Cowie" w:date="2021-07-26T21:34:00Z">
        <w:r w:rsidR="00FC0373">
          <w:rPr>
            <w:rFonts w:eastAsia="MS Gothic"/>
            <w:color w:val="000000"/>
            <w:lang w:val="en-GB"/>
          </w:rPr>
          <w:t xml:space="preserve">the </w:t>
        </w:r>
      </w:ins>
      <w:r w:rsidRPr="000E472A">
        <w:rPr>
          <w:rFonts w:eastAsia="MS Gothic"/>
          <w:color w:val="000000"/>
          <w:lang w:val="en-GB"/>
        </w:rPr>
        <w:t>highest NO</w:t>
      </w:r>
      <w:r w:rsidRPr="000E472A">
        <w:rPr>
          <w:rFonts w:eastAsia="MS Gothic"/>
          <w:color w:val="000000"/>
          <w:vertAlign w:val="subscript"/>
          <w:lang w:val="en-GB"/>
        </w:rPr>
        <w:t>2</w:t>
      </w:r>
      <w:r w:rsidRPr="000E472A">
        <w:rPr>
          <w:rFonts w:eastAsia="MS Gothic"/>
          <w:color w:val="000000"/>
          <w:lang w:val="en-GB"/>
        </w:rPr>
        <w:t xml:space="preserve"> levels over the most populated, urbanized</w:t>
      </w:r>
      <w:del w:id="1538" w:author="Lucy Cowie" w:date="2021-07-26T21:34:00Z">
        <w:r w:rsidRPr="000E472A" w:rsidDel="00FC0373">
          <w:rPr>
            <w:rFonts w:eastAsia="MS Gothic"/>
            <w:color w:val="000000"/>
            <w:lang w:val="en-GB"/>
          </w:rPr>
          <w:delText>,</w:delText>
        </w:r>
      </w:del>
      <w:r w:rsidRPr="000E472A">
        <w:rPr>
          <w:rFonts w:eastAsia="MS Gothic"/>
          <w:color w:val="000000"/>
          <w:lang w:val="en-GB"/>
        </w:rPr>
        <w:t xml:space="preserve"> and industriali</w:t>
      </w:r>
      <w:ins w:id="1539" w:author="Lucy Cowie" w:date="2021-07-26T21:34:00Z">
        <w:r w:rsidR="00CD5B1C">
          <w:rPr>
            <w:rFonts w:eastAsia="MS Gothic"/>
            <w:color w:val="000000"/>
            <w:lang w:val="en-GB"/>
          </w:rPr>
          <w:t>z</w:t>
        </w:r>
      </w:ins>
      <w:del w:id="1540" w:author="Lucy Cowie" w:date="2021-07-26T21:34:00Z">
        <w:r w:rsidRPr="000E472A" w:rsidDel="00CD5B1C">
          <w:rPr>
            <w:rFonts w:eastAsia="MS Gothic"/>
            <w:color w:val="000000"/>
            <w:lang w:val="en-GB"/>
          </w:rPr>
          <w:delText>s</w:delText>
        </w:r>
      </w:del>
      <w:r w:rsidRPr="000E472A">
        <w:rPr>
          <w:rFonts w:eastAsia="MS Gothic"/>
          <w:color w:val="000000"/>
          <w:lang w:val="en-GB"/>
        </w:rPr>
        <w:t>ed regions of the world corresponding to high NO</w:t>
      </w:r>
      <w:r w:rsidRPr="002B668D">
        <w:rPr>
          <w:rFonts w:eastAsia="MS Gothic"/>
          <w:iCs/>
          <w:color w:val="000000"/>
          <w:vertAlign w:val="subscript"/>
          <w:lang w:val="en-GB"/>
          <w:rPrChange w:id="1541" w:author="Lucy Cowie" w:date="2021-07-26T21:35:00Z">
            <w:rPr>
              <w:rFonts w:eastAsia="MS Gothic"/>
              <w:i/>
              <w:color w:val="000000"/>
              <w:vertAlign w:val="subscript"/>
              <w:lang w:val="en-GB"/>
            </w:rPr>
          </w:rPrChange>
        </w:rPr>
        <w:t>x</w:t>
      </w:r>
      <w:ins w:id="1542" w:author="Lucy Cowie" w:date="2021-07-26T21:50:00Z">
        <w:r w:rsidR="0043408F">
          <w:rPr>
            <w:rFonts w:eastAsia="MS Gothic"/>
            <w:color w:val="000000"/>
            <w:lang w:val="en-GB"/>
          </w:rPr>
          <w:t xml:space="preserve"> </w:t>
        </w:r>
      </w:ins>
      <w:del w:id="1543" w:author="Lucy Cowie" w:date="2021-07-26T21:35:00Z">
        <w:r w:rsidRPr="002B668D" w:rsidDel="002B668D">
          <w:rPr>
            <w:rFonts w:eastAsia="MS Gothic"/>
            <w:iCs/>
            <w:color w:val="000000"/>
            <w:lang w:val="en-GB"/>
          </w:rPr>
          <w:delText xml:space="preserve"> </w:delText>
        </w:r>
      </w:del>
      <w:r w:rsidRPr="000E472A">
        <w:rPr>
          <w:rFonts w:eastAsia="MS Gothic"/>
          <w:color w:val="000000"/>
          <w:lang w:val="en-GB"/>
        </w:rPr>
        <w:t xml:space="preserve">emission source regions </w:t>
      </w:r>
      <w:r w:rsidRPr="000E472A">
        <w:rPr>
          <w:rFonts w:eastAsia="MS Gothic"/>
          <w:color w:val="000000"/>
          <w:lang w:val="en-GB"/>
        </w:rPr>
        <w:fldChar w:fldCharType="begin" w:fldLock="1"/>
      </w:r>
      <w:r w:rsidR="00D477C7">
        <w:rPr>
          <w:rFonts w:eastAsia="MS Gothic"/>
          <w:color w:val="000000"/>
          <w:lang w:val="en-GB"/>
        </w:rPr>
        <w:instrText>ADDIN CSL_CITATION { "citationItems" : [ { "id" : "ITEM-1", "itemData" : { "DOI" : "10.5194/acp-19-6269-2019", "ISSN" : "16807324", "abstract" : "In this work, a 21-year global dataset from four different satellite sensors with a mid-morning overpass (GOME/ERS-2, SCIAMACHY/ENVISAT, GOME- 2/Metop-A, and GOME-2/Metop-B) is compiled to study the long-term tropospheric NO2 patterns and trends. The Global Ozone Monitoring Experiment (GOME) and GOME-2 data are corrected relative to the SCanning Imaging Absorption spectroMeter for Atmospheric CHartographY (SCIAMACHY) data to produce a self-consistent dataset that covers the period April 1996September 2017. The highest tropospheric NO2 concentrations are seen over urban, industrialized, and highly populated areas and over ship tracks in the oceans. Tropospheric NO2 has generally decreased during the last 2 decades over the industrialized and highly populated regions of the western world (a total decrease of the order of 49% over the US, the Netherlands, and the UK; 36% over Italy and Japan; and 32% over Germany and France) and increased over developing regions (a total increase of 160% over China and 33% over India). It is suggested here that linear trends cannot be used efficiently worldwide for such long periods. Tropospheric NO2 is very sensitive to socioeconomic changes (e.g., environmental protection policies, economic recession, warfare, etc.) which may cause either short-term changes or even a reversal of the trends. The application of a method capable of detecting the year when a reversal of trends happened shows that tropospheric NO2 concentrations switched from positive to negative trends and vice versa over several regions around the globe. A country-level analysis revealed clusters of countries that exhibit similar positive-to-negative or negative-topositive trend reversals, while 29 out of a total of 64 examined megacities and large urban agglomerations experienced a trend reversal at some point within the last 2 decades.", "author" : [ { "dropping-particle" : "", "family" : "Georgoulias", "given" : "Aristeidis K.", "non-dropping-particle" : "", "parse-names" : false, "suffix" : "" }, { "dropping-particle" : "", "family" : "Der", "given" : "Ronald A.J.", "non-dropping-particle" : "Van", "parse-names" : false, "suffix" : "" }, { "dropping-particle" : "", "family" : "Stammes", "given" : "Piet", "non-dropping-particle" : "", "parse-names" : false, "suffix" : "" }, { "dropping-particle" : "", "family" : "Folkert Boersma", "given" : "K.", "non-dropping-particle" : "", "parse-names" : false, "suffix" : "" }, { "dropping-particle" : "", "family" : "Eskes", "given" : "Henk J.", "non-dropping-particle" : "", "parse-names" : false, "suffix" : "" } ], "container-title" : "Atmospheric Chemistry and Physics", "id" : "ITEM-1", "issue" : "9", "issued" : { "date-parts" : [ [ "2019", "5" ] ] }, "page" : "6269-6294", "publisher" : "Copernicus Publications", "title" : "Trends and trend reversal detection in 2 decades of tropospheric NO&lt;sub&gt;2&lt;/sub&gt; satellite observations", "translator" : [ { "dropping-particle" : "", "family" : "G4181", "given" : "", "non-dropping-particle" : "", "parse-names" : false, "suffix" : "" } ], "type" : "article-journal", "volume" : "19" }, "uris" : [ "http://www.mendeley.com/documents/?uuid=b1a21cf3-c363-477d-b858-5effc1229960", "http://www.mendeley.com/documents/?uuid=c9970044-c339-4c73-8e0c-895acd9a83c4" ] }, { "id" : "ITEM-2", "itemData" : { "DOI" : "10.5194/acp-16-4605-2016", "ISBN" : "1680-7324", "ISSN" : "16807324", "abstract" : "The Ozone Monitoring Instrument (OMI) onboard NASA's Aura satellite has been providing global observations of the ozone layer and key atmospheric pollutant gases, such as nitrogen dioxide (NO2) and sulfur dioxide (SO2), since October 2004. The data products from the same instrument provide consistent spatial and temporal coverage and permit the study of anthropogenic and natural emissions on local-to-global scales. In this paper we examine changes in SO2 and NO2 over some of the world's most polluted industrialized regions during the first decade of OMI observations. In terms of regional pollution changes, we see both upward and downward trends, sometimes in opposite directions for NO2 and SO2, for the different study areas. The trends are, for the most part, associated with economic and/or technological changes in energy use, as well as regional regulatory policies. Over the eastern US, both NO2 and SO2 levels decreased dramatically from 2005 to 2014, by more than 40 and 80 %, respectively, as a result of both technological improvements and stricter regulations of emissions. OMI confirmed large reductions in SO2 over eastern Europe's largest coal power plants after installation of flue gas desulfurization devices. The North China Plain has the world's most severe SO2 pollution, but a decreasing trend has been observed since 2011, with about a 50 % reduction in 2012\u20132014, due to an economic slowdown and government efforts to restrain emissions from the power and industrial sectors. In contrast, India's SO2 and NO2 levels from coal power plants and smelters are growing at a fast pace, increasing by more than 100 and 50 %, respectively, from 2005 to 2014. Several SO2 hot spots observed over the Persian Gulf are probably related to oil and gas operations and indicate a possible underestimation of emissions from these sources in bottom-up emission inventories. Overall, OMI observations have proved to be very valuable in documenting rapid changes in air quality over different parts of the world during the last decade. The baseline established during the first 10 years of OMI is indispensable for the interpretation of air quality measurements from current and future satellite atmospheric composition missions.", "author" : [ { "dropping-particle" : "", "family" : "Krotkov", "given" : "Nickolay A.", "non-dropping-particle" : "", "parse-names" : false, "suffix" : "" }, { "dropping-particle" : "", "family" : "McLinden", "given" : "Chris A.", "non-dropping-particle" : "", "parse-names" : false, "suffix" : "" }, { "dropping-particle" : "", "family" : "Li", "given" : "Can", "non-dropping-particle" : "", "parse-names" : false, "suffix" : "" }, { "dropping-particle" : "", "family" : "Lamsal", "given" : "Lok N.", "non-dropping-particle" : "", "parse-names" : false, "suffix" : "" }, { "dropping-particle" : "", "family" : "Celarier", "given" : "Edward A.", "non-dropping-particle" : "", "parse-names" : false, "suffix" : "" }, { "dropping-particle" : "V.", "family" : "Marchenko", "given" : "Sergey", "non-dropping-particle" : "", "parse-names" : false, "suffix" : "" }, { "dropping-particle" : "", "family" : "Swartz", "given" : "William H.", "non-dropping-particle" : "", "parse-names" : false, "suffix" : "" }, { "dropping-particle" : "", "family" : "Bucsela", "given" : "Eric J.", "non-dropping-particle" : "", "parse-names" : false, "suffix" : "" }, { "dropping-particle" : "", "family" : "Joiner", "given" : "Joanna", "non-dropping-particle" : "", "parse-names" : false, "suffix" : "" }, { "dropping-particle" : "", "family" : "Duncan", "given" : "Bryan N.", "non-dropping-particle" : "", "parse-names" : false, "suffix" : "" }, { "dropping-particle" : "", "family" : "Folkert Boersma", "given" : "K.", "non-dropping-particle" : "", "parse-names" : false, "suffix" : "" }, { "dropping-particle" : "", "family" : "Pepijn Veefkind", "given" : "J.", "non-dropping-particle" : "", "parse-names" : false, "suffix" : "" }, { "dropping-particle" : "", "family" : "Levelt", "given" : "Pieternel F.", "non-dropping-particle" : "", "parse-names" : false, "suffix" : "" }, { "dropping-particle" : "", "family" : "Fioletov", "given" : "Vitali E.", "non-dropping-particle" : "", "parse-names" : false, "suffix" : "" }, { "dropping-particle" : "", "family" : "Dickerson", "given" : "Russell R.", "non-dropping-particle" : "", "parse-names" : false, "suffix" : "" }, { "dropping-particle" : "", "family" : "He", "given" : "Hao", "non-dropping-particle" : "", "parse-names" : false, "suffix" : "" }, { "dropping-particle" : "", "family" : "Lu", "given" : "Zifeng", "non-dropping-particle" : "", "parse-names" : false, "suffix" : "" }, { "dropping-particle" : "", "family" : "Streets", "given" : "David G.", "non-dropping-particle" : "", "parse-names" : false, "suffix" : "" } ], "container-title" : "Atmospheric Chemistry and Physics", "id" : "ITEM-2", "issue" : "7", "issued" : { "date-parts" : [ [ "2016" ] ] }, "note" : "ACP", "page" : "4605-4629", "publisher" : "Copernicus Publications", "title" : "Aura OMI observations of regional SO2 and NO2 pollution changes from 2005 to 2015", "translator" : [ { "dropping-particle" : "", "family" : "G3012", "given" : "", "non-dropping-particle" : "", "parse-names" : false, "suffix" : "" } ], "type" : "article-journal", "volume" : "16" }, "uris" : [ "http://www.mendeley.com/documents/?uuid=486fc344-c883-43df-a9e6-c1e7738c20da", "http://www.mendeley.com/documents/?uuid=a26cf8a4-8eca-4542-90cd-0358bfa95278" ] } ], "mendeley" : { "formattedCitation" : "(Krotkov et al., 2016; Georgoulias et al., 2019)", "plainTextFormattedCitation" : "(Krotkov et al., 2016; Georgoulias et al., 2019)", "previouslyFormattedCitation" : "(Krotkov et al., 2016; Georgoulias et al., 2019)" }, "properties" : { "noteIndex" : 0 }, "schema" : "https://github.com/citation-style-language/schema/raw/master/csl-citation.json" }</w:instrText>
      </w:r>
      <w:r w:rsidRPr="000E472A">
        <w:rPr>
          <w:rFonts w:eastAsia="MS Gothic"/>
          <w:color w:val="000000"/>
          <w:lang w:val="en-GB"/>
        </w:rPr>
        <w:fldChar w:fldCharType="separate"/>
      </w:r>
      <w:r w:rsidR="00CB33A1">
        <w:rPr>
          <w:rFonts w:eastAsia="MS Gothic"/>
          <w:noProof/>
          <w:color w:val="000000"/>
          <w:lang w:val="en-GB"/>
        </w:rPr>
        <w:t>(Krotkov et al., 2016; Georgoulias et al., 2019)</w:t>
      </w:r>
      <w:r w:rsidRPr="000E472A">
        <w:rPr>
          <w:rFonts w:eastAsia="MS Gothic"/>
          <w:color w:val="000000"/>
          <w:lang w:val="en-GB"/>
        </w:rPr>
        <w:fldChar w:fldCharType="end"/>
      </w:r>
      <w:r w:rsidRPr="000E472A">
        <w:rPr>
          <w:rFonts w:eastAsia="MS Gothic"/>
          <w:color w:val="000000"/>
          <w:lang w:val="en-GB"/>
        </w:rPr>
        <w:t>. Enhanced but highly variable NO</w:t>
      </w:r>
      <w:r w:rsidRPr="000E472A">
        <w:rPr>
          <w:rFonts w:eastAsia="MS Gothic"/>
          <w:color w:val="000000"/>
          <w:vertAlign w:val="subscript"/>
          <w:lang w:val="en-GB"/>
        </w:rPr>
        <w:t>2</w:t>
      </w:r>
      <w:r w:rsidRPr="000E472A">
        <w:rPr>
          <w:rFonts w:eastAsia="MS Gothic"/>
          <w:color w:val="000000"/>
          <w:lang w:val="en-GB"/>
        </w:rPr>
        <w:t xml:space="preserve"> columns are also associated with biomass</w:t>
      </w:r>
      <w:ins w:id="1544" w:author="Lucy Cowie" w:date="2021-07-26T21:38:00Z">
        <w:r w:rsidR="00F72F8A">
          <w:rPr>
            <w:rFonts w:eastAsia="MS Gothic"/>
            <w:color w:val="000000"/>
            <w:lang w:val="en-GB"/>
          </w:rPr>
          <w:t>-</w:t>
        </w:r>
      </w:ins>
      <w:del w:id="1545" w:author="Lucy Cowie" w:date="2021-07-26T21:38:00Z">
        <w:r w:rsidRPr="000E472A" w:rsidDel="00F72F8A">
          <w:rPr>
            <w:rFonts w:eastAsia="MS Gothic"/>
            <w:color w:val="000000"/>
            <w:lang w:val="en-GB"/>
          </w:rPr>
          <w:delText xml:space="preserve"> </w:delText>
        </w:r>
      </w:del>
      <w:r w:rsidRPr="000E472A">
        <w:rPr>
          <w:rFonts w:eastAsia="MS Gothic"/>
          <w:color w:val="000000"/>
          <w:lang w:val="en-GB"/>
        </w:rPr>
        <w:t xml:space="preserve">burning regions as well as areas influenced by lightning activity </w:t>
      </w:r>
      <w:r w:rsidRPr="000E472A">
        <w:rPr>
          <w:rFonts w:eastAsia="MS Gothic"/>
          <w:color w:val="000000"/>
          <w:lang w:val="en-GB"/>
        </w:rPr>
        <w:fldChar w:fldCharType="begin" w:fldLock="1"/>
      </w:r>
      <w:r w:rsidR="00D477C7">
        <w:rPr>
          <w:rFonts w:eastAsia="MS Gothic"/>
          <w:color w:val="000000"/>
          <w:lang w:val="en-GB"/>
        </w:rPr>
        <w:instrText>ADDIN CSL_CITATION { "citationItems" : [ { "id" : "ITEM-1", "itemData" : { "ISSN" : "1748-9326", "abstract" : "Past studies suggest that forest fires contribute significantly to the formation of ozone in the troposphere. However, the emissions of ozone precursors from wildfires, and the mechanisms involved in ozone production from boreal fires, are very complicated. Moreover, an evaluation of the role of forest fires is prevented by the lack of direct observations of the ozone precursor, nitrogen oxides (NO x ), and large uncertainties exist in the emissions inventories currently used for modelling. A comprehensive understanding of the important processes and factors involving wildfires has thus been unobtainable. We made 16 year consistent analyses of NO x emissions from boreal wildfires by using satellite observations of tropospheric nitrogen dioxides (NO 2 ) from 1996 to 2011. We report substantial interannual variability of tropospheric NO 2 originating from large boreal fires over Siberia in 1998, 2002, 2003, 2006, and 2008; and over Alaska in 2004, 2005, and 2009. Monthly comparisons of NO 2 enhancements with fire radiative power (FRP) show reasonably strong correlation, suggesting that FRP is a better proxy than burned area for boreal fire NO x emissions. We provide space-based constraints on NO x emission factors (EFs) for Siberian and Alaskan fires. Although the associated uncertainty is relatively large, the derived EFs fall into a in reasonably agreeable range with those previously determined by in situ ground-based and airborne observations over these regions.", "author" : [ { "dropping-particle" : "", "family" : "Tanimoto", "given" : "Hiroshi", "non-dropping-particle" : "", "parse-names" : false, "suffix" : "" }, { "dropping-particle" : "", "family" : "Ikeda", "given" : "Kohei", "non-dropping-particle" : "", "parse-names" : false, "suffix" : "" }, { "dropping-particle" : "", "family" : "Boersma", "given" : "K Folkert", "non-dropping-particle" : "", "parse-names" : false, "suffix" : "" }, { "dropping-particle" : "van der", "family" : "A", "given" : "Ronald J", "non-dropping-particle" : "", "parse-names" : false, "suffix" : "" }, { "dropping-particle" : "", "family" : "Garivait", "given" : "Savitri", "non-dropping-particle" : "", "parse-names" : false, "suffix" : "" } ], "container-title" : "Environmental Research Letters", "id" : "ITEM-1", "issue" : "6", "issued" : { "date-parts" : [ [ "2015" ] ] }, "page" : "65004", "title" : "Interannual variability of nitrogen oxides emissions from boreal fires in Siberia and Alaska during 1996\u20132011 as observed from space", "translator" : [ { "dropping-particle" : "", "family" : "G3018", "given" : "", "non-dropping-particle" : "", "parse-names" : false, "suffix" : "" } ], "type" : "article-journal", "volume" : "10" }, "uris" : [ "http://www.mendeley.com/documents/?uuid=bdcb03fc-e963-4595-b5d5-863538d5a1ad", "http://www.mendeley.com/documents/?uuid=4a6b7fa2-3215-4261-811c-0eef9fe0d102" ] }, { "id" : "ITEM-2", "itemData" : { "DOI" : "10.5194/acp-14-3277-2014", "ISBN" : "1680-7324", "ISSN" : "16807324", "abstract" : "The global source of lightning-produced NOx (LNOx) is estimated by assimilating observations of NO2, O3, HNO3, and CO measured by multiple satellite measurements into a chemical transport model. Included are observations from the Ozone Monitoring Instrument (OMI), Microwave Limb Sounder (MLS), Tropospheric Emission Spectrometer (TES), and Measurements of Pollution in the Troposphere (MOPITT) instruments. The assimilation of multiple chemical data sets with different vertical sensitivity profiles provides comprehensive constraints on the global LNOx source while improving the representations of the entire chemical system affecting atmospheric NOx, including surface emissions and inflows from the stratosphere. The annual global LNOx source amount and NO production efficiency are estimated at 6.3 Tg N yr\u22121 and 310 mol NO flash\u22121, respectively. Sensitivity studies with perturbed satellite data sets, model and data assimilation settings lead to an error estimate of about 1.4 Tg N yr\u22121 on this global LNOx source. These estimates are significantly different from those estimated from a parameter inversion that optimizes only the LNOx source from NO2 observations alone, which may lead to an overestimate of the source adjustment. The total LNOx source is predominantly corrected by the assimilation of OMI NO2 observations, while TES and MLS observations add important constraints on the vertical source profile. The results indicate that the widely used lightning parameterization based on the C-shape assumption underestimates the source in the upper troposphere and overestimates the peak source height by up to about 1 km over land and the tropical western Pacific. Adjustments are larger over ocean than over land, suggesting that the cloud height dependence is too weak over the ocean in the Price and Rind (1992) approach. The significantly improved agreement between the analyzed ozone fields and independent observations gives confidence in the performance of the LNOx source estimation.", "author" : [ { "dropping-particle" : "", "family" : "Miyazaki", "given" : "K.", "non-dropping-particle" : "", "parse-names" : false, "suffix" : "" }, { "dropping-particle" : "", "family" : "Eskes", "given" : "H. J.", "non-dropping-particle" : "", "parse-names" : false, "suffix" : "" }, { "dropping-particle" : "", "family" : "Sudo", "given" : "K.", "non-dropping-particle" : "", "parse-names" : false, "suffix" : "" }, { "dropping-particle" : "", "family" : "Zhang", "given" : "C.", "non-dropping-particle" : "", "parse-names" : false, "suffix" : "" } ], "container-title" : "Atmospheric Chemistry and Physics", "id" : "ITEM-2", "issue" : "7", "issued" : { "date-parts" : [ [ "2014" ] ] }, "page" : "3277-3305", "publisher" : "Copernicus Publications", "title" : "Global lightning NOx production estimated by an assimilation of multiple satellite data sets", "translator" : [ { "dropping-particle" : "", "family" : "G3542", "given" : "", "non-dropping-particle" : "", "parse-names" : false, "suffix" : "" } ], "type" : "article-journal", "volume" : "14" }, "uris" : [ "http://www.mendeley.com/documents/?uuid=4786aaba-0497-4d2a-9e82-b03530679161", "http://www.mendeley.com/documents/?uuid=8de5038a-62a0-49cb-b68e-dd537245d923" ] } ], "mendeley" : { "formattedCitation" : "(Miyazaki et al., 2014; Tanimoto et al., 2015)", "plainTextFormattedCitation" : "(Miyazaki et al., 2014; Tanimoto et al., 2015)", "previouslyFormattedCitation" : "(Miyazaki et al., 2014; Tanimoto et al., 2015)" }, "properties" : { "noteIndex" : 0 }, "schema" : "https://github.com/citation-style-language/schema/raw/master/csl-citation.json" }</w:instrText>
      </w:r>
      <w:r w:rsidRPr="000E472A">
        <w:rPr>
          <w:rFonts w:eastAsia="MS Gothic"/>
          <w:color w:val="000000"/>
          <w:lang w:val="en-GB"/>
        </w:rPr>
        <w:fldChar w:fldCharType="separate"/>
      </w:r>
      <w:r w:rsidR="00CB33A1">
        <w:rPr>
          <w:rFonts w:eastAsia="MS Gothic"/>
          <w:noProof/>
          <w:color w:val="000000"/>
          <w:lang w:val="en-GB"/>
        </w:rPr>
        <w:t>(Miyazaki et al., 2014; Tanimoto et al., 2015)</w:t>
      </w:r>
      <w:r w:rsidRPr="000E472A">
        <w:rPr>
          <w:rFonts w:eastAsia="MS Gothic"/>
          <w:color w:val="000000"/>
          <w:lang w:val="en-GB"/>
        </w:rPr>
        <w:fldChar w:fldCharType="end"/>
      </w:r>
      <w:r w:rsidRPr="000E472A">
        <w:rPr>
          <w:rFonts w:eastAsia="MS Gothic"/>
          <w:color w:val="000000"/>
          <w:lang w:val="en-GB"/>
        </w:rPr>
        <w:t>.</w:t>
      </w:r>
    </w:p>
    <w:p w14:paraId="25737560" w14:textId="77777777" w:rsidR="00AF2E59" w:rsidRPr="000E472A" w:rsidRDefault="00AF2E59" w:rsidP="00D5630D">
      <w:pPr>
        <w:pStyle w:val="AR6BodyText"/>
        <w:rPr>
          <w:rFonts w:eastAsia="MS Gothic"/>
          <w:color w:val="000000"/>
          <w:lang w:val="en-GB"/>
        </w:rPr>
      </w:pPr>
    </w:p>
    <w:p w14:paraId="596AA1FD" w14:textId="3FB727C4" w:rsidR="00AF2E59" w:rsidRPr="000E472A" w:rsidRDefault="00AF2E59" w:rsidP="00D5630D">
      <w:pPr>
        <w:pStyle w:val="AR6BodyText"/>
        <w:rPr>
          <w:rFonts w:eastAsia="MS Gothic"/>
          <w:color w:val="000000"/>
          <w:lang w:val="en-GB"/>
        </w:rPr>
      </w:pPr>
      <w:r w:rsidRPr="000E472A">
        <w:rPr>
          <w:rFonts w:eastAsia="MS Gothic"/>
          <w:color w:val="000000"/>
          <w:lang w:val="en-GB"/>
        </w:rPr>
        <w:t xml:space="preserve">Observational constraints derived from </w:t>
      </w:r>
      <w:ins w:id="1546" w:author="Lucy Cowie" w:date="2021-07-26T21:38:00Z">
        <w:r w:rsidR="004257B5">
          <w:rPr>
            <w:rFonts w:eastAsia="MS Gothic"/>
            <w:color w:val="000000"/>
            <w:lang w:val="en-GB"/>
          </w:rPr>
          <w:t xml:space="preserve">the </w:t>
        </w:r>
      </w:ins>
      <w:r w:rsidRPr="000E472A">
        <w:rPr>
          <w:rFonts w:eastAsia="MS Gothic"/>
          <w:color w:val="000000"/>
          <w:lang w:val="en-GB"/>
        </w:rPr>
        <w:t>isotopic composition of atmospheric nitrate inferred from ice cores provide evidence of increasing anthropogenic NO</w:t>
      </w:r>
      <w:r w:rsidRPr="00CC4E90">
        <w:rPr>
          <w:rFonts w:eastAsia="MS Gothic"/>
          <w:iCs/>
          <w:color w:val="000000"/>
          <w:vertAlign w:val="subscript"/>
          <w:lang w:val="en-GB"/>
          <w:rPrChange w:id="1547" w:author="Lucy Cowie" w:date="2021-07-26T21:38:00Z">
            <w:rPr>
              <w:rFonts w:eastAsia="MS Gothic"/>
              <w:i/>
              <w:color w:val="000000"/>
              <w:vertAlign w:val="subscript"/>
              <w:lang w:val="en-GB"/>
            </w:rPr>
          </w:rPrChange>
        </w:rPr>
        <w:t>x</w:t>
      </w:r>
      <w:r w:rsidRPr="00CC4E90">
        <w:rPr>
          <w:rFonts w:eastAsia="MS Gothic"/>
          <w:iCs/>
          <w:color w:val="000000"/>
          <w:lang w:val="en-GB"/>
        </w:rPr>
        <w:t xml:space="preserve"> </w:t>
      </w:r>
      <w:r w:rsidRPr="000E472A">
        <w:rPr>
          <w:rFonts w:eastAsia="MS Gothic"/>
          <w:color w:val="000000"/>
          <w:lang w:val="en-GB"/>
        </w:rPr>
        <w:t xml:space="preserve">sources since pre-industrial times </w:t>
      </w:r>
      <w:r w:rsidRPr="000E472A">
        <w:rPr>
          <w:rFonts w:eastAsia="MS Gothic"/>
          <w:color w:val="000000"/>
          <w:lang w:val="en-GB"/>
        </w:rPr>
        <w:fldChar w:fldCharType="begin" w:fldLock="1"/>
      </w:r>
      <w:r w:rsidR="00D477C7">
        <w:rPr>
          <w:rFonts w:eastAsia="MS Gothic"/>
          <w:color w:val="000000"/>
          <w:lang w:val="en-GB"/>
        </w:rPr>
        <w:instrText>ADDIN CSL_CITATION { "citationItems" : [ { "id" : "ITEM-1", "itemData" : { "DOI" : "10.1126/science.1170510", "ISSN" : "0036-8075", "abstract" : "A strong, unambiguous negative trend is found in the nitrogen isotopic composition (\u03b415N) of nitrate over the industrial period, on the basis of a 100-meter ice core from Summit, Greenland. This record indicates that ice-core nitrate reflects changes in nitrogen oxide (NOx) source emissions and that anthropogenic emissions of NOx have resulted in a 12 per mil decline in \u03b415N of atmospheric nitrate from preindustrial values to present. Variations in the isotopic composition of nitrate may affect the interpretation of other records of environmental change that are affected by atmospheric nitrate.", "author" : [ { "dropping-particle" : "", "family" : "Hastings", "given" : "M G", "non-dropping-particle" : "", "parse-names" : false, "suffix" : "" }, { "dropping-particle" : "", "family" : "Jarvis", "given" : "J C", "non-dropping-particle" : "", "parse-names" : false, "suffix" : "" }, { "dropping-particle" : "", "family" : "Steig", "given" : "E J", "non-dropping-particle" : "", "parse-names" : false, "suffix" : "" } ], "container-title" : "Science", "id" : "ITEM-1", "issue" : "5932", "issued" : { "date-parts" : [ [ "2009" ] ] }, "page" : "1288", "publisher" : "American Association for the Advancement of Science", "title" : "Anthropogenic Impacts on Nitrogen Isotopes of Ice-Core Nitrate", "translator" : [ { "dropping-particle" : "", "family" : "G3708", "given" : "", "non-dropping-particle" : "", "parse-names" : false, "suffix" : "" } ], "type" : "article-journal", "volume" : "324" }, "uris" : [ "http://www.mendeley.com/documents/?uuid=6e5d0dd0-04ec-4069-aa5b-47bd3f9ff194", "http://www.mendeley.com/documents/?uuid=e0373f4f-7770-409b-928c-6cc1540eb2b5" ] }, { "id" : "ITEM-2", "itemData" : { "DOI" : "10.1073/pnas.1319441111", "ISSN" : "10916490", "abstract" : "Nitrogen stable isotope ratio (\u03b415N) in Greenland snow nitrate and in North American remote lake sediments has decreased gradually beginning as early as \u223c1850 Christian Era. This decrease was attributed to increasing atmospheric deposition of anthropogenic nitrate, reflecting an anthropogenic impact on the global nitrogen cycle, and the impact was thought to be amplified \u223c1970. However, our subannually resolved ice core records of \u03b415N and major ions (e.g., NO3-, SO 42-) over the last \u223c200 y show that the decrease in \u03b415N is not always associated with increasing NO 3- concentrations, and the decreasing trend actually leveled off \u223c1970. Correlation of \u03b415N with H+, NO3-, and HNO3 concentrations, combined with nitrogen isotope fractionation models, suggests that the \u03b415N decrease from \u223c1850-1970 was mainly caused by an anthropogenic-driven increase in atmospheric acidity through alteration of the gas-particle partitioning of atmospheric nitrate. The concentrations of NO3- and SO42- also leveled off \u223c1970, reflecting the effect of air pollution mitigation strategies in North America on anthropogenic NOx and SO2 emissions. The consequent atmospheric acidity change, as reflected in the ice core record of H+ concentrations, is likely responsible for the leveling off of \u03b415N \u223c1970, which, together with the leveling off of NO3- concentrations, suggests a regionalmitigation of anthropogenic impact on the nitrogen cycle. Our results highlight the importance of atmospheric processes in controlling \u03b415N of nitrate and should be considered when using \u03b415N as a source indicator to study atmospheric flux of nitrate to land surface/ecosystems.", "author" : [ { "dropping-particle" : "", "family" : "Geng", "given" : "Lei", "non-dropping-particle" : "", "parse-names" : false, "suffix" : "" }, { "dropping-particle" : "", "family" : "Alexander", "given" : "Becky", "non-dropping-particle" : "", "parse-names" : false, "suffix" : "" }, { "dropping-particle" : "", "family" : "Cole-Dai", "given" : "Jihong", "non-dropping-particle" : "", "parse-names" : false, "suffix" : "" }, { "dropping-particle" : "", "family" : "Steig", "given" : "Eric J.", "non-dropping-particle" : "", "parse-names" : false, "suffix" : "" }, { "dropping-particle" : "", "family" : "Savarino", "given" : "Jo\u00ebl", "non-dropping-particle" : "", "parse-names" : false, "suffix" : "" }, { "dropping-particle" : "", "family" : "Sofen", "given" : "Eric D.", "non-dropping-particle" : "", "parse-names" : false, "suffix" : "" }, { "dropping-particle" : "", "family" : "Schauer", "given" : "Andrew J.", "non-dropping-particle" : "", "parse-names" : false, "suffix" : "" } ], "container-title" : "Proceedings of the National Academy of Sciences", "id" : "ITEM-2", "issue" : "16", "issued" : { "date-parts" : [ [ "2014", "4" ] ] }, "page" : "5808-5812", "title" : "Nitrogen isotopes in ice core nitrate linked to anthropogenic atmospheric acidity change", "translator" : [ { "dropping-particle" : "", "family" : "G3878", "given" : "", "non-dropping-particle" : "", "parse-names" : false, "suffix" : "" } ], "type" : "article-journal", "volume" : "111" }, "uris" : [ "http://www.mendeley.com/documents/?uuid=031a34c9-a29a-49b2-abef-d0fe9874b039", "http://www.mendeley.com/documents/?uuid=d078b152-8b7d-4da2-8bed-c2f12d4406c1", "http://www.mendeley.com/documents/?uuid=1e67563c-1e5b-4e74-9936-038605e96213" ] } ], "mendeley" : { "formattedCitation" : "(Hastings et al., 2009; Geng et al., 2014)", "plainTextFormattedCitation" : "(Hastings et al., 2009; Geng et al., 2014)", "previouslyFormattedCitation" : "(Hastings et al., 2009; Geng et al., 2014)" }, "properties" : { "noteIndex" : 0 }, "schema" : "https://github.com/citation-style-language/schema/raw/master/csl-citation.json" }</w:instrText>
      </w:r>
      <w:r w:rsidRPr="000E472A">
        <w:rPr>
          <w:rFonts w:eastAsia="MS Gothic"/>
          <w:color w:val="000000"/>
          <w:lang w:val="en-GB"/>
        </w:rPr>
        <w:fldChar w:fldCharType="separate"/>
      </w:r>
      <w:r w:rsidR="00CB33A1">
        <w:rPr>
          <w:rFonts w:eastAsia="MS Gothic"/>
          <w:noProof/>
          <w:color w:val="000000"/>
          <w:lang w:val="en-GB"/>
        </w:rPr>
        <w:t>(Hastings et al., 2009; Geng et al., 2014)</w:t>
      </w:r>
      <w:r w:rsidRPr="000E472A">
        <w:rPr>
          <w:rFonts w:eastAsia="MS Gothic"/>
          <w:color w:val="000000"/>
          <w:lang w:val="en-GB"/>
        </w:rPr>
        <w:fldChar w:fldCharType="end"/>
      </w:r>
      <w:r w:rsidRPr="000E472A">
        <w:rPr>
          <w:rFonts w:eastAsia="MS Gothic"/>
          <w:color w:val="000000"/>
          <w:lang w:val="en-GB"/>
        </w:rPr>
        <w:t>. Global NO</w:t>
      </w:r>
      <w:r w:rsidRPr="006E591D">
        <w:rPr>
          <w:rFonts w:eastAsia="MS Gothic"/>
          <w:iCs/>
          <w:color w:val="000000"/>
          <w:vertAlign w:val="subscript"/>
          <w:lang w:val="en-GB"/>
          <w:rPrChange w:id="1548" w:author="Lucy Cowie" w:date="2021-07-26T21:39:00Z">
            <w:rPr>
              <w:rFonts w:eastAsia="MS Gothic"/>
              <w:i/>
              <w:color w:val="000000"/>
              <w:vertAlign w:val="subscript"/>
              <w:lang w:val="en-GB"/>
            </w:rPr>
          </w:rPrChange>
        </w:rPr>
        <w:t>x</w:t>
      </w:r>
      <w:r w:rsidRPr="006E591D">
        <w:rPr>
          <w:rFonts w:eastAsia="MS Gothic"/>
          <w:iCs/>
          <w:color w:val="000000"/>
          <w:lang w:val="en-GB"/>
        </w:rPr>
        <w:t xml:space="preserve"> </w:t>
      </w:r>
      <w:r w:rsidRPr="000E472A">
        <w:rPr>
          <w:rFonts w:eastAsia="MS Gothic"/>
          <w:color w:val="000000"/>
          <w:lang w:val="en-GB"/>
        </w:rPr>
        <w:t xml:space="preserve">emission trends in bottom-up inventories (Section 6.2.1) as well as model simulations of nitrogen deposition </w:t>
      </w:r>
      <w:bookmarkStart w:id="1549" w:name="_Hlk76650173"/>
      <w:commentRangeStart w:id="1550"/>
      <w:r w:rsidRPr="000E472A">
        <w:rPr>
          <w:rFonts w:eastAsia="MS Gothic"/>
          <w:i/>
          <w:color w:val="000000"/>
          <w:vertAlign w:val="subscript"/>
          <w:lang w:val="en-GB"/>
        </w:rPr>
        <w:fldChar w:fldCharType="begin" w:fldLock="1"/>
      </w:r>
      <w:r w:rsidR="00D477C7">
        <w:rPr>
          <w:rFonts w:eastAsia="MS Gothic"/>
          <w:i/>
          <w:color w:val="000000"/>
          <w:vertAlign w:val="subscript"/>
          <w:lang w:val="en-GB"/>
        </w:rPr>
        <w:instrText>ADDIN CSL_CITATION { "citationItems" : [ { "id" : "ITEM-1", "itemData" : { "DOI" : "10.5194/acp-13-7997-2013", "ISBN" : "1680-7324", "ISSN" : "1680-7324", "abstract" : "We present multi-model global datasets of nitrogen and sulfate deposition covering time periods from 1850 to 2100, calculated within the Atmospheric Chemistry and Climate Model Intercomparison Project (ACCMIP). The computed deposition fluxes are compared to surface wet deposition and ice core measurements. We use a new dataset of wet deposition for 2000\u20132002 based on critical assessment of the quality of existing regional network data. We show that for present day (year 2000 ACCMIP time slice), the ACCMIP results perform similarly to previously published multi-model assessments. For this time slice, we find a multi-model mean deposition of approximately 50 Tg(N) yr\u22121 from nitrogen oxide emissions, 60 Tg(N) yr\u22121 from ammonia emissions, and 83 Tg(S) yr\u22121 from sulfur emissions. The analysis of changes between 1980 and 2000 indicates significant differences between model and measurements over the United States but less so over Europe. This difference points towards a potential misrepresentation of 1980 NH3 emissions over North America. Based on ice core records, the 1850 deposition fluxes agree well with Greenland ice cores, but the change between 1850 and 2000 seems to be overestimated in the Northern Hemisphere for both nitrogen and sulfur species. Using the Representative Concentration Pathways (RCPs) to define the projected climate and atmospheric chemistry related emissions and concentrations, we find large regional nitrogen deposition increases in 2100 in Latin America, Africa and parts of Asia under some of the scenarios considered. Increases in South Asia are especially large, and are seen in all scenarios, with 2100 values more than double their 2000 counterpart in some scenarios and reaching &gt; 1300 mg(N) m\u22122 yr\u22121 averaged over regional to continental-scale regions in RCP 2.6 and 8.5, ~ 30\u201350% larger than the values in any region currently (circa 2000). However, sulfur deposition rates in 2100 are in all regions lower than in 2000 in all the RCPs. The new ACCMIP multi-model deposition dataset provides state-of-the-science, consistent and evaluated time slice (spanning 1850\u20132100) global gridded deposition fields for use in a wide range of climate and ecological studies.", "author" : [ { "dropping-particle" : "", "family" : "Lamarque", "given" : "J.-F.", "non-dropping-particle" : "", "parse-names" : false, "suffix" : "" }, { "dropping-particle" : "", "family" : "Dentener", "given" : "F.", "non-dropping-particle" : "", "parse-names" : false, "suffix" : "" }, { "dropping-particle" : "", "family" : "McConnell", "given" : "J.", "non-dropping-particle" : "", "parse-names" : false, "suffix" : "" }, { "dropping-particle" : "", "family" : "Ro", "given" : "C.-U.", "non-dropping-particle" : "", "parse-names" : false, "suffix" : "" }, { "dropping-particle" : "", "family" : "Shaw", "given" : "M.", "non-dropping-particle" : "", "parse-names" : false, "suffix" : "" }, { "dropping-particle" : "", "family" : "Vet", "given" : "R.", "non-dropping-particle" : "", "parse-names" : false, "suffix" : "" }, { "dropping-particle" : "", "family" : "Bergmann", "given" : "D.", "non-dropping-particle" : "", "parse-names" : false, "suffix" : "" }, { "dropping-particle" : "", "family" : "Cameron-Smith", "given" : "P.", "non-dropping-particle" : "", "parse-names" : false, "suffix" : "" }, { "dropping-particle" : "", "family" : "Dalsoren", "given" : "S.", "non-dropping-particle" : "", "parse-names" : false, "suffix" : "" }, { "dropping-particle" : "", "family" : "Doherty", "given" : "R.", "non-dropping-particle" : "", "parse-names" : false, "suffix" : "" }, { "dropping-particle" : "", "family" : "Faluvegi", "given" : "G.", "non-dropping-particle" : "", "parse-names" : false, "suffix" : "" }, { "dropping-particle" : "", "family" : "Ghan", "given" : "S. J.", "non-dropping-particle" : "", "parse-names" : false, "suffix" : "" }, { "dropping-particle" : "", "family" : "Josse", "given" : "B.", "non-dropping-particle" : "", "parse-names" : false, "suffix" : "" }, { "dropping-particle" : "", "family" : "Lee", "given" : "Y. H.", "non-dropping-particle" : "", "parse-names" : false, "suffix" : "" }, { "dropping-particle" : "", "family" : "MacKenzie", "given" : "I. A.", "non-dropping-particle" : "", "parse-names" : false, "suffix" : "" }, { "dropping-particle" : "", "family" : "Plummer", "given" : "D.", "non-dropping-particle" : "", "parse-names" : false, "suffix" : "" }, { "dropping-particle" : "", "family" : "Shindell", "given" : "D. T.", "non-dropping-particle" : "", "parse-names" : false, "suffix" : "" }, { "dropping-particle" : "", "family" : "Skeie", "given" : "R. B.", "non-dropping-particle" : "", "parse-names" : false, "suffix" : "" }, { "dropping-particle" : "", "family" : "Stevenson", "given" : "D. S.", "non-dropping-particle" : "", "parse-names" : false, "suffix" : "" }, { "dropping-particle" : "", "family" : "Strode", "given" : "S.", "non-dropping-particle" : "", "parse-names" : false, "suffix" : "" }, { "dropping-particle" : "", "family" : "Zeng", "given" : "G.", "non-dropping-particle" : "", "parse-names" : false, "suffix" : "" }, { "dropping-particle" : "", "family" : "Curran", "given" : "M.", "non-dropping-particle" : "", "parse-names" : false, "suffix" : "" }, { "dropping-particle" : "", "family" : "Dahl-Jensen", "given" : "D.", "non-dropping-particle" : "", "parse-names" : false, "suffix" : "" }, { "dropping-particle" : "", "family" : "Das", "given" : "S.", "non-dropping-particle" : "", "parse-names" : false, "suffix" : "" }, { "dropping-particle" : "", "family" : "Fritzsche", "given" : "D.", "non-dropping-particle" : "", "parse-names" : false, "suffix" : "" }, { "dropping-particle" : "", "family" : "Nolan", "given" : "M.", "non-dropping-particle" : "", "parse-names" : false, "suffix" : "" } ], "container-title" : "Atmospheric Chemistry and Physics", "id" : "ITEM-1", "issue" : "16", "issued" : { "date-parts" : [ [ "2013", "8", "20" ] ] }, "page" : "7997-8018", "publisher" : "Copernicus Publications", "title" : "Multi-model mean nitrogen and sulfur deposition from the Atmospheric Chemistry and Climate Model Intercomparison Project (ACCMIP): evaluation of historical and projected future changes", "translator" : [ { "dropping-particle" : "", "family" : "G5420", "given" : "", "non-dropping-particle" : "", "parse-names" : false, "suffix" : "" } ], "type" : "article-journal", "volume" : "13" }, "uris" : [ "http://www.mendeley.com/documents/?uuid=4b9cffe5-5995-4e67-ab53-2e696503afdf" ] } ], "mendeley" : { "formattedCitation" : "(Lamarque et al., 2013a)", "plainTextFormattedCitation" : "(Lamarque et al., 2013a)", "previouslyFormattedCitation" : "(Lamarque et al., 2013a)" }, "properties" : { "noteIndex" : 0 }, "schema" : "https://github.com/citation-style-language/schema/raw/master/csl-citation.json" }</w:instrText>
      </w:r>
      <w:r w:rsidRPr="000E472A">
        <w:rPr>
          <w:rFonts w:eastAsia="MS Gothic"/>
          <w:i/>
          <w:color w:val="000000"/>
          <w:vertAlign w:val="subscript"/>
          <w:lang w:val="en-GB"/>
        </w:rPr>
        <w:fldChar w:fldCharType="separate"/>
      </w:r>
      <w:r w:rsidR="00CB33A1">
        <w:rPr>
          <w:rFonts w:eastAsia="MS Gothic"/>
          <w:noProof/>
          <w:color w:val="000000"/>
          <w:lang w:val="en-GB"/>
        </w:rPr>
        <w:t>(Lamarque et al., 2013a)</w:t>
      </w:r>
      <w:r w:rsidRPr="000E472A">
        <w:rPr>
          <w:rFonts w:eastAsia="MS Gothic"/>
          <w:i/>
          <w:color w:val="000000"/>
          <w:vertAlign w:val="subscript"/>
          <w:lang w:val="en-GB"/>
        </w:rPr>
        <w:fldChar w:fldCharType="end"/>
      </w:r>
      <w:commentRangeEnd w:id="1550"/>
      <w:r w:rsidR="00CB33A1">
        <w:rPr>
          <w:rStyle w:val="Marquedecommentaire"/>
        </w:rPr>
        <w:commentReference w:id="1550"/>
      </w:r>
      <w:r w:rsidRPr="000E472A">
        <w:rPr>
          <w:rFonts w:eastAsia="MS Gothic"/>
          <w:color w:val="000000"/>
          <w:lang w:val="en-GB"/>
        </w:rPr>
        <w:t xml:space="preserve"> ar</w:t>
      </w:r>
      <w:bookmarkEnd w:id="1549"/>
      <w:r w:rsidRPr="000E472A">
        <w:rPr>
          <w:rFonts w:eastAsia="MS Gothic"/>
          <w:color w:val="000000"/>
          <w:lang w:val="en-GB"/>
        </w:rPr>
        <w:t>e in qualitative agreement with these observational constraints. CMIP6 ESMs exhibit stable NO</w:t>
      </w:r>
      <w:r w:rsidRPr="00235EA1">
        <w:rPr>
          <w:rFonts w:eastAsia="MS Gothic"/>
          <w:iCs/>
          <w:color w:val="000000"/>
          <w:vertAlign w:val="subscript"/>
          <w:lang w:val="en-GB"/>
          <w:rPrChange w:id="1551" w:author="Lucy Cowie" w:date="2021-07-26T21:39:00Z">
            <w:rPr>
              <w:rFonts w:eastAsia="MS Gothic"/>
              <w:i/>
              <w:color w:val="000000"/>
              <w:vertAlign w:val="subscript"/>
              <w:lang w:val="en-GB"/>
            </w:rPr>
          </w:rPrChange>
        </w:rPr>
        <w:t>x</w:t>
      </w:r>
      <w:r w:rsidRPr="000E472A">
        <w:rPr>
          <w:rFonts w:eastAsia="MS Gothic"/>
          <w:color w:val="000000"/>
          <w:lang w:val="en-GB"/>
        </w:rPr>
        <w:t xml:space="preserve"> burden until </w:t>
      </w:r>
      <w:ins w:id="1552" w:author="Lucy Cowie" w:date="2021-07-26T21:40:00Z">
        <w:r w:rsidR="006B5F96">
          <w:rPr>
            <w:rFonts w:eastAsia="MS Gothic"/>
            <w:color w:val="000000"/>
            <w:lang w:val="en-GB"/>
          </w:rPr>
          <w:t xml:space="preserve">the </w:t>
        </w:r>
      </w:ins>
      <w:r w:rsidRPr="000E472A">
        <w:rPr>
          <w:rFonts w:eastAsia="MS Gothic"/>
          <w:color w:val="000000"/>
          <w:lang w:val="en-GB"/>
        </w:rPr>
        <w:t xml:space="preserve">early </w:t>
      </w:r>
      <w:commentRangeStart w:id="1553"/>
      <w:r w:rsidRPr="000E472A">
        <w:rPr>
          <w:rFonts w:eastAsia="MS Gothic"/>
          <w:color w:val="000000"/>
          <w:lang w:val="en-GB"/>
        </w:rPr>
        <w:t>1900s</w:t>
      </w:r>
      <w:commentRangeEnd w:id="1553"/>
      <w:r w:rsidR="00806AF1">
        <w:rPr>
          <w:rStyle w:val="Marquedecommentaire"/>
          <w:lang w:val="en-GB"/>
        </w:rPr>
        <w:commentReference w:id="1553"/>
      </w:r>
      <w:r w:rsidRPr="000E472A">
        <w:rPr>
          <w:rFonts w:eastAsia="MS Gothic"/>
          <w:color w:val="000000"/>
          <w:lang w:val="en-GB"/>
        </w:rPr>
        <w:t xml:space="preserve"> and then a sharp increase driven by a factor of three increase in emissions, however</w:t>
      </w:r>
      <w:ins w:id="1554" w:author="Lucy Cowie" w:date="2021-07-26T21:43:00Z">
        <w:r w:rsidR="00EF4BE7">
          <w:rPr>
            <w:rFonts w:eastAsia="MS Gothic"/>
            <w:color w:val="000000"/>
            <w:lang w:val="en-GB"/>
          </w:rPr>
          <w:t>,</w:t>
        </w:r>
      </w:ins>
      <w:r w:rsidRPr="000E472A">
        <w:rPr>
          <w:rFonts w:eastAsia="MS Gothic"/>
          <w:color w:val="000000"/>
          <w:lang w:val="en-GB"/>
        </w:rPr>
        <w:t xml:space="preserve"> the magnitude of this increase remains uncertain due to poor observational constraints on pre-industrial concentrations of NO</w:t>
      </w:r>
      <w:r w:rsidRPr="00E41ADA">
        <w:rPr>
          <w:rFonts w:eastAsia="MS Gothic"/>
          <w:iCs/>
          <w:color w:val="000000"/>
          <w:vertAlign w:val="subscript"/>
          <w:lang w:val="en-GB"/>
          <w:rPrChange w:id="1555" w:author="Lucy Cowie" w:date="2021-07-26T21:43:00Z">
            <w:rPr>
              <w:rFonts w:eastAsia="MS Gothic"/>
              <w:i/>
              <w:color w:val="000000"/>
              <w:vertAlign w:val="subscript"/>
              <w:lang w:val="en-GB"/>
            </w:rPr>
          </w:rPrChange>
        </w:rPr>
        <w:t>x</w:t>
      </w:r>
      <w:r w:rsidRPr="000E472A">
        <w:rPr>
          <w:rFonts w:eastAsia="MS Gothic"/>
          <w:i/>
          <w:color w:val="000000"/>
          <w:vertAlign w:val="subscript"/>
          <w:lang w:val="en-GB"/>
        </w:rPr>
        <w:t xml:space="preserve">  </w:t>
      </w:r>
      <w:r w:rsidRPr="000E472A">
        <w:rPr>
          <w:lang w:val="en-GB"/>
        </w:rPr>
        <w:fldChar w:fldCharType="begin" w:fldLock="1"/>
      </w:r>
      <w:r w:rsidR="00D477C7">
        <w:rPr>
          <w:lang w:val="en-GB"/>
        </w:rPr>
        <w:instrText>ADDIN CSL_CITATION { "citationItems" : [ { "id" : "ITEM-1", "itemData" : { "DOI" : "10.5194/acp-2019-1216", "abstract" : "The evolution of tropospheric ozone from 1850 to 2100 has been studied using data from Phase 6 of the Coupled Model Intercomparison Project (CMIP6). We evaluate long-term changes using coupled atmosphere-ocean chemistry-climate models, focusing on the CMIP historical and ScenarioMIP ssp370 experiments, for which detailed tropospheric ozone diagnostics were archived. The model ensemble has been evaluated against a suite of surface, sonde, and satellite observations of the past several decades, and found to reproduce well the salient spatial, seasonal and decadal variability and trends. The tropospheric ozone burden increases from 244 \u00b1 30 Tg in 1850 to a mean value of 348 \u00b1 15 Tg for the period 2005\u20132014, an increase of 40 %. Modelled present day values agree well with previous determinations (ACCENT: 336 \u00b1 27 Tg; ACCMIP: 337 \u00b1 23 Tg and TOAR: 340 \u00b1 34 Tg). In the ssp370 experiments, the ozone burden reaches a maximum of 402 \u00b1 36 Tg in 2090, before declining slightly to 396 \u00b1 32 Tg by 2100. The ozone budget has been examined over the same period using lumped ozone production (PO3) and loss (LO3) diagnostics. There are large differences (30 %) between models in the preindustrial period, with the difference narrowing to 15 % in the present day. Both ozone production and chemical loss terms increase steadily over the period 1850 to 2100, with net chemical production (PO3-LO3) reaching a maximum around the year 2000. The residual term, which contains contributions from stratosphere-troposphere transport reaches a minimum around the same time, while dry deposition increases steadily across the experiment. Differences between the model residual terms are explained in terms of variation in tropopause height and stratospheric ozone burden.", "author" : [ { "dropping-particle" : "", "family" : "Griffiths", "given" : "P T", "non-dropping-particle" : "", "parse-names" : false, "suffix" : "" }, { "dropping-particle" : "", "family" : "Murray", "given" : "L T", "non-dropping-particle" : "", "parse-names" : false, "suffix" : "" }, { "dropping-particle" : "", "family" : "Zeng", "given" : "G", "non-dropping-particle" : "", "parse-names" : false, "suffix" : "" }, { "dropping-particle" : "", "family" : "Archibald", "given" : "A T", "non-dropping-particle" : "", "parse-names" : false, "suffix" : "" }, { "dropping-particle" : "", "family" : "Emmons", "given" : "L K", "non-dropping-particle" : "", "parse-names" : false, "suffix" : "" }, { "dropping-particle" : "", "family" : "Galbally", "given" : "I", "non-dropping-particle" : "", "parse-names" : false, "suffix" : "" }, { "dropping-particle" : "", "family" : "Hassler", "given" : "B", "non-dropping-particle" : "", "parse-names" : false, "suffix" : "" }, { "dropping-particle" : "", "family" : "Horowitz", "given" : "L W", "non-dropping-particle" : "", "parse-names" : false, "suffix" : "" }, { "dropping-particle" : "", "family" : "Keeble", "given" : "J", "non-dropping-particle" : "", "parse-names" : false, "suffix" : "" }, { "dropping-particle" : "", "family" : "Liu", "given" : "J", "non-dropping-particle" : "", "parse-names" : false, "suffix" : "" }, { "dropping-particle" : "", "family" : "Moeini", "given" : "O", "non-dropping-particle" : "", "parse-names" : false, "suffix" : "" }, { "dropping-particle" : "", "family" : "Naik", "given" : "V", "non-dropping-particle" : "", "parse-names" : false, "suffix" : "" }, { "dropping-particle" : "", "family" : "O'Connor", "given" : "F M", "non-dropping-particle" : "", "parse-names" : false, "suffix" : "" }, { "dropping-particle" : "", "family" : "Shin", "given" : "Y M", "non-dropping-particle" : "", "parse-names" : false, "suffix" : "" }, { "dropping-particle" : "", "family" : "Tarasick", "given" : "D", "non-dropping-particle" : "", "parse-names" : false, "suffix" : "" }, { "dropping-particle" : "", "family" : "Tilmes", "given" : "S", "non-dropping-particle" : "", "parse-names" : false, "suffix" : "" }, { "dropping-particle" : "", "family" : "Turnock", "given" : "S T", "non-dropping-particle" : "", "parse-names" : false, "suffix" : "" }, { "dropping-particle" : "", "family" : "Wild", "given" : "O", "non-dropping-particle" : "", "parse-names" : false, "suffix" : "" }, { "dropping-particle" : "", "family" : "Young", "given" : "P J", "non-dropping-particle" : "", "parse-names" : false, "suffix" : "" }, { "dropping-particle" : "", "family" : "Zanis", "given" : "P", "non-dropping-particle" : "", "parse-names" : false, "suffix" : "" } ], "container-title" : "Atmospheric Chemistry and Physics", "id" : "ITEM-1", "issued" : { "date-parts" : [ [ "2020" ] ] }, "page" : "1-50", "title" : "Tropospheric ozone in CMIP6 Simulations", "translator" : [ { "dropping-particle" : "", "family" : "G5139", "given" : "", "non-dropping-particle" : "", "parse-names" : false, "suffix" : "" } ], "type" : "article-journal", "volume" : "2020" }, "uris" : [ "http://www.mendeley.com/documents/?uuid=7e2f00ac-63d7-419e-a953-58b5c04e6641", "http://www.mendeley.com/documents/?uuid=a59e9358-1fcc-405a-9858-7cbe6b762739" ] } ], "mendeley" : { "formattedCitation" : "(Griffiths et al., 2020)", "plainTextFormattedCitation" : "(Griffiths et al., 2020)", "previouslyFormattedCitation" : "(Griffiths et al., 2020)" }, "properties" : { "noteIndex" : 0 }, "schema" : "https://github.com/citation-style-language/schema/raw/master/csl-citation.json" }</w:instrText>
      </w:r>
      <w:r w:rsidRPr="000E472A">
        <w:rPr>
          <w:lang w:val="en-GB"/>
        </w:rPr>
        <w:fldChar w:fldCharType="separate"/>
      </w:r>
      <w:r w:rsidR="00CB33A1">
        <w:rPr>
          <w:noProof/>
          <w:lang w:val="en-GB"/>
        </w:rPr>
        <w:t xml:space="preserve">(Griffiths et al., </w:t>
      </w:r>
      <w:r w:rsidR="00CB33A1">
        <w:rPr>
          <w:noProof/>
          <w:lang w:val="en-GB"/>
        </w:rPr>
        <w:lastRenderedPageBreak/>
        <w:t>2020)</w:t>
      </w:r>
      <w:r w:rsidRPr="000E472A">
        <w:rPr>
          <w:lang w:val="en-GB"/>
        </w:rPr>
        <w:fldChar w:fldCharType="end"/>
      </w:r>
      <w:r w:rsidRPr="000E472A">
        <w:rPr>
          <w:rFonts w:eastAsia="MS Gothic"/>
          <w:color w:val="000000"/>
          <w:lang w:val="en-GB"/>
        </w:rPr>
        <w:t>.</w:t>
      </w:r>
    </w:p>
    <w:p w14:paraId="6AD55700" w14:textId="77777777" w:rsidR="00AF2E59" w:rsidRPr="000E472A" w:rsidRDefault="00AF2E59" w:rsidP="00D5630D">
      <w:pPr>
        <w:pStyle w:val="AR6BodyText"/>
        <w:rPr>
          <w:rFonts w:eastAsia="MS Gothic"/>
          <w:color w:val="000000"/>
          <w:lang w:val="en-GB"/>
        </w:rPr>
      </w:pPr>
    </w:p>
    <w:p w14:paraId="15779104" w14:textId="2FD17F39" w:rsidR="00AF2E59" w:rsidRPr="000E472A" w:rsidRDefault="00B324B7" w:rsidP="00D5630D">
      <w:pPr>
        <w:pStyle w:val="AR6BodyText"/>
        <w:rPr>
          <w:rFonts w:eastAsia="MS Gothic"/>
          <w:color w:val="000000"/>
          <w:lang w:val="en-GB"/>
        </w:rPr>
      </w:pPr>
      <w:ins w:id="1556" w:author="Lucy Cowie" w:date="2021-07-26T21:43:00Z">
        <w:r>
          <w:rPr>
            <w:rFonts w:eastAsia="MS Gothic"/>
            <w:color w:val="000000"/>
            <w:lang w:val="en-GB"/>
          </w:rPr>
          <w:t xml:space="preserve">The </w:t>
        </w:r>
      </w:ins>
      <w:r w:rsidR="00AF2E59" w:rsidRPr="000E472A">
        <w:rPr>
          <w:rFonts w:eastAsia="MS Gothic"/>
          <w:color w:val="000000"/>
          <w:lang w:val="en-GB"/>
        </w:rPr>
        <w:t>AR5 reported NO</w:t>
      </w:r>
      <w:r w:rsidR="00AF2E59" w:rsidRPr="000E472A">
        <w:rPr>
          <w:rFonts w:eastAsia="MS Gothic"/>
          <w:color w:val="000000"/>
          <w:vertAlign w:val="subscript"/>
          <w:lang w:val="en-GB"/>
        </w:rPr>
        <w:t>2</w:t>
      </w:r>
      <w:r w:rsidR="00AF2E59" w:rsidRPr="000E472A">
        <w:rPr>
          <w:rFonts w:eastAsia="MS Gothic"/>
          <w:color w:val="000000"/>
          <w:lang w:val="en-GB"/>
        </w:rPr>
        <w:t xml:space="preserve"> decreases by 30</w:t>
      </w:r>
      <w:ins w:id="1557" w:author="Lucy Cowie" w:date="2021-07-26T21:47:00Z">
        <w:r w:rsidR="00D404A2">
          <w:rPr>
            <w:rFonts w:eastAsia="MS Gothic"/>
            <w:color w:val="000000"/>
            <w:lang w:val="en-GB"/>
          </w:rPr>
          <w:t>–</w:t>
        </w:r>
      </w:ins>
      <w:del w:id="1558" w:author="Lucy Cowie" w:date="2021-07-26T21:47:00Z">
        <w:r w:rsidR="00AF2E59" w:rsidRPr="000E472A" w:rsidDel="00D404A2">
          <w:rPr>
            <w:rFonts w:eastAsia="MS Gothic"/>
            <w:color w:val="000000"/>
            <w:lang w:val="en-GB"/>
          </w:rPr>
          <w:delText>-</w:delText>
        </w:r>
      </w:del>
      <w:r w:rsidR="00AF2E59" w:rsidRPr="000E472A">
        <w:rPr>
          <w:rFonts w:eastAsia="MS Gothic"/>
          <w:color w:val="000000"/>
          <w:lang w:val="en-GB"/>
        </w:rPr>
        <w:t>50% in Europe and North America</w:t>
      </w:r>
      <w:ins w:id="1559" w:author="Lucy Cowie" w:date="2021-07-26T21:47:00Z">
        <w:r w:rsidR="00D404A2">
          <w:rPr>
            <w:rFonts w:eastAsia="MS Gothic"/>
            <w:color w:val="000000"/>
            <w:lang w:val="en-GB"/>
          </w:rPr>
          <w:t>,</w:t>
        </w:r>
      </w:ins>
      <w:r w:rsidR="00AF2E59" w:rsidRPr="000E472A">
        <w:rPr>
          <w:rFonts w:eastAsia="MS Gothic"/>
          <w:color w:val="000000"/>
          <w:lang w:val="en-GB"/>
        </w:rPr>
        <w:t xml:space="preserve"> and increases by more than a factor of two in Asia</w:t>
      </w:r>
      <w:ins w:id="1560" w:author="Lucy Cowie" w:date="2021-07-26T21:49:00Z">
        <w:r w:rsidR="00762226">
          <w:rPr>
            <w:rFonts w:eastAsia="MS Gothic"/>
            <w:color w:val="000000"/>
            <w:lang w:val="en-GB"/>
          </w:rPr>
          <w:t>,</w:t>
        </w:r>
      </w:ins>
      <w:r w:rsidR="00AF2E59" w:rsidRPr="000E472A">
        <w:rPr>
          <w:rFonts w:eastAsia="MS Gothic"/>
          <w:color w:val="000000"/>
          <w:lang w:val="en-GB"/>
        </w:rPr>
        <w:t xml:space="preserve"> over the 1996</w:t>
      </w:r>
      <w:ins w:id="1561" w:author="Lucy Cowie" w:date="2021-07-26T21:47:00Z">
        <w:r w:rsidR="00A9520A">
          <w:rPr>
            <w:rFonts w:eastAsia="MS Gothic"/>
            <w:color w:val="000000"/>
            <w:lang w:val="en-GB"/>
          </w:rPr>
          <w:t>–</w:t>
        </w:r>
      </w:ins>
      <w:del w:id="1562" w:author="Lucy Cowie" w:date="2021-07-26T21:47:00Z">
        <w:r w:rsidR="00AF2E59" w:rsidRPr="000E472A" w:rsidDel="00A9520A">
          <w:rPr>
            <w:rFonts w:eastAsia="MS Gothic"/>
            <w:color w:val="000000"/>
            <w:lang w:val="en-GB"/>
          </w:rPr>
          <w:delText xml:space="preserve"> to </w:delText>
        </w:r>
      </w:del>
      <w:r w:rsidR="00AF2E59" w:rsidRPr="000E472A">
        <w:rPr>
          <w:rFonts w:eastAsia="MS Gothic"/>
          <w:color w:val="000000"/>
          <w:lang w:val="en-GB"/>
        </w:rPr>
        <w:t>2011</w:t>
      </w:r>
      <w:ins w:id="1563" w:author="Lucy Cowie" w:date="2021-07-26T21:47:00Z">
        <w:r w:rsidR="00A9520A">
          <w:rPr>
            <w:rFonts w:eastAsia="MS Gothic"/>
            <w:color w:val="000000"/>
            <w:lang w:val="en-GB"/>
          </w:rPr>
          <w:t xml:space="preserve"> period</w:t>
        </w:r>
      </w:ins>
      <w:r w:rsidR="00AF2E59" w:rsidRPr="000E472A">
        <w:rPr>
          <w:rFonts w:eastAsia="MS Gothic"/>
          <w:color w:val="000000"/>
          <w:lang w:val="en-GB"/>
        </w:rPr>
        <w:t xml:space="preserve"> based on satellite observations </w:t>
      </w:r>
      <w:r w:rsidR="00AF2E59" w:rsidRPr="000E472A">
        <w:rPr>
          <w:rFonts w:eastAsia="MS Gothic"/>
          <w:color w:val="000000"/>
          <w:lang w:val="en-GB"/>
        </w:rPr>
        <w:fldChar w:fldCharType="begin" w:fldLock="1"/>
      </w:r>
      <w:r w:rsidR="00D477C7">
        <w:rPr>
          <w:rFonts w:eastAsia="MS Gothic"/>
          <w:color w:val="000000"/>
          <w:lang w:val="en-GB"/>
        </w:rPr>
        <w:instrText>ADDIN CSL_CITATION { "citationItems" : [ { "id" : "ITEM-1", "itemData" : { "DOI" : "10.1017/CBO9781107415324.008", "ISBN" : "9781107661820", "author" : [ { "dropping-particle" : "", "family" : "Hartmann", "given" : "Dennis L.", "non-dropping-particle" : "", "parse-names" : false, "suffix" : "" }, { "dropping-particle" : "", "family" : "Klein Tank", "given" : "Albert M.G.", "non-dropping-particle" : "", "parse-names" : false, "suffix" : "" }, { "dropping-particle" : "", "family" : "Rusticucci", "given" : "Matilde", "non-dropping-particle" : "", "parse-names" : false, "suffix" : "" }, { "dropping-particle" : "V.", "family" : "Alexander", "given" : "Lisa", "non-dropping-particle" : "", "parse-names" : false, "suffix" : "" }, { "dropping-particle" : "", "family" : "Br\u00f6nnimann", "given" : "Stefan", "non-dropping-particle" : "", "parse-names" : false, "suffix" : "" }, { "dropping-particle" : "", "family" : "Charabi", "given" : "Yassine Abdul Rahman", "non-dropping-particle" : "", "parse-names" : false, "suffix" : "" }, { "dropping-particle" : "", "family" : "Dentener", "given" : "Frank J.", "non-dropping-particle" : "", "parse-names" : false, "suffix" : "" }, { "dropping-particle" : "", "family" : "Dlugokencky", "given" : "Edward J.", "non-dropping-particle" : "", "parse-names" : false, "suffix" : "" }, { "dropping-particle" : "", "family" : "Easterling", "given" : "David R.", "non-dropping-particle" : "", "parse-names" : false, "suffix" : "" }, { "dropping-particle" : "", "family" : "Kaplan", "given" : "Alexey", "non-dropping-particle" : "", "parse-names" : false, "suffix" : "" }, { "dropping-particle" : "", "family" : "Soden", "given" : "Brian J.", "non-dropping-particle" : "", "parse-names" : false, "suffix" : "" }, { "dropping-particle" : "", "family" : "Thorne", "given" : "Peter W.", "non-dropping-particle" : "", "parse-names" : false, "suffix" : "" }, { "dropping-particle" : "", "family" : "Wild", "given" : "Martin", "non-dropping-particle" : "", "parse-names" : false, "suffix" : "" }, { "dropping-particle" : "", "family" : "Zhai", "given" : "Panmao", "non-dropping-particle" : "", "parse-names" : false, "suffix" : "" } ], "chapter-number" : "7",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"159-254", "publisher" : "Cambridge University Press", "publisher-place" : "Cambridge, United Kingdom and New York, NY, USA", "title" : "Observations: Atmosphere and Surface", "translator" : [ { "dropping-particle" : "", "family" : "G5370", "given" : "Rt13", "non-dropping-particle" : "", "parse-names" : false, "suffix" : "" } ], "type" : "chapter" }, "uris" : [ "http://www.mendeley.com/documents/?uuid=6a4c73b3-e390-4f65-a10a-135ff73ee64a" ] } ], "mendeley" : { "formattedCitation" : "(Hartmann et al., 2013)", "plainTextFormattedCitation" : "(Hartmann et al., 2013)", "previouslyFormattedCitation" : "(Hartmann et al., 2013)" }, "properties" : { "noteIndex" : 0 }, "schema" : "https://github.com/citation-style-language/schema/raw/master/csl-citation.json" }</w:instrText>
      </w:r>
      <w:r w:rsidR="00AF2E59" w:rsidRPr="000E472A">
        <w:rPr>
          <w:rFonts w:eastAsia="MS Gothic"/>
          <w:color w:val="000000"/>
          <w:lang w:val="en-GB"/>
        </w:rPr>
        <w:fldChar w:fldCharType="separate"/>
      </w:r>
      <w:r w:rsidR="00CB33A1">
        <w:rPr>
          <w:rFonts w:eastAsia="MS Gothic"/>
          <w:noProof/>
          <w:color w:val="000000"/>
          <w:lang w:val="en-GB"/>
        </w:rPr>
        <w:t>(Hartmann et al., 2013)</w:t>
      </w:r>
      <w:r w:rsidR="00AF2E59" w:rsidRPr="000E472A">
        <w:rPr>
          <w:rFonts w:eastAsia="MS Gothic"/>
          <w:color w:val="000000"/>
          <w:lang w:val="en-GB"/>
        </w:rPr>
        <w:fldChar w:fldCharType="end"/>
      </w:r>
      <w:r w:rsidR="00AF2E59" w:rsidRPr="000E472A">
        <w:rPr>
          <w:rFonts w:eastAsia="MS Gothic"/>
          <w:color w:val="000000"/>
          <w:lang w:val="en-GB"/>
        </w:rPr>
        <w:t xml:space="preserve">. Extension of this analysis covering </w:t>
      </w:r>
      <w:ins w:id="1564" w:author="Lucy Cowie" w:date="2021-07-26T21:48:00Z">
        <w:r w:rsidR="000A72AC">
          <w:rPr>
            <w:rFonts w:eastAsia="MS Gothic"/>
            <w:color w:val="000000"/>
            <w:lang w:val="en-GB"/>
          </w:rPr>
          <w:t xml:space="preserve">the </w:t>
        </w:r>
      </w:ins>
      <w:r w:rsidR="00AF2E59" w:rsidRPr="000E472A">
        <w:rPr>
          <w:rFonts w:eastAsia="MS Gothic"/>
          <w:color w:val="000000"/>
          <w:lang w:val="en-GB"/>
        </w:rPr>
        <w:t>time period up to 2015 reveals that NO</w:t>
      </w:r>
      <w:r w:rsidR="00AF2E59" w:rsidRPr="000E472A">
        <w:rPr>
          <w:rFonts w:eastAsia="MS Gothic"/>
          <w:color w:val="000000"/>
          <w:vertAlign w:val="subscript"/>
          <w:lang w:val="en-GB"/>
        </w:rPr>
        <w:t>2</w:t>
      </w:r>
      <w:r w:rsidR="00AF2E59" w:rsidRPr="000E472A">
        <w:rPr>
          <w:rFonts w:eastAsia="MS Gothic"/>
          <w:color w:val="000000"/>
          <w:lang w:val="en-GB"/>
        </w:rPr>
        <w:t xml:space="preserve"> has continued to decline over the USA, </w:t>
      </w:r>
      <w:ins w:id="1565" w:author="Lucy Cowie" w:date="2021-07-26T21:48:00Z">
        <w:r w:rsidR="0006637A">
          <w:rPr>
            <w:rFonts w:eastAsia="MS Gothic"/>
            <w:color w:val="000000"/>
            <w:lang w:val="en-GB"/>
          </w:rPr>
          <w:t>W</w:t>
        </w:r>
      </w:ins>
      <w:del w:id="1566" w:author="Lucy Cowie" w:date="2021-07-26T21:48:00Z">
        <w:r w:rsidR="00AF2E59" w:rsidRPr="000E472A" w:rsidDel="0006637A">
          <w:rPr>
            <w:rFonts w:eastAsia="MS Gothic"/>
            <w:color w:val="000000"/>
            <w:lang w:val="en-GB"/>
          </w:rPr>
          <w:delText>w</w:delText>
        </w:r>
      </w:del>
      <w:r w:rsidR="00AF2E59" w:rsidRPr="000E472A">
        <w:rPr>
          <w:rFonts w:eastAsia="MS Gothic"/>
          <w:color w:val="000000"/>
          <w:lang w:val="en-GB"/>
        </w:rPr>
        <w:t>estern Europe</w:t>
      </w:r>
      <w:del w:id="1567" w:author="Lucy Cowie" w:date="2021-07-26T21:48:00Z">
        <w:r w:rsidR="00AF2E59" w:rsidRPr="000E472A" w:rsidDel="00066C5B">
          <w:rPr>
            <w:rFonts w:eastAsia="MS Gothic"/>
            <w:color w:val="000000"/>
            <w:lang w:val="en-GB"/>
          </w:rPr>
          <w:delText>,</w:delText>
        </w:r>
      </w:del>
      <w:r w:rsidR="00AF2E59" w:rsidRPr="000E472A">
        <w:rPr>
          <w:rFonts w:eastAsia="MS Gothic"/>
          <w:color w:val="000000"/>
          <w:lang w:val="en-GB"/>
        </w:rPr>
        <w:t xml:space="preserve"> and Japan </w:t>
      </w:r>
      <w:r w:rsidR="00AF2E59" w:rsidRPr="000E472A">
        <w:rPr>
          <w:rFonts w:eastAsia="MS Gothic"/>
          <w:color w:val="000000"/>
          <w:lang w:val="en-GB"/>
        </w:rPr>
        <w:fldChar w:fldCharType="begin" w:fldLock="1"/>
      </w:r>
      <w:r w:rsidR="00D477C7">
        <w:rPr>
          <w:rFonts w:eastAsia="MS Gothic"/>
          <w:color w:val="000000"/>
          <w:lang w:val="en-GB"/>
        </w:rPr>
        <w:instrText>ADDIN CSL_CITATION { "citationItems" : [ { "id" : "ITEM-1", "itemData" : { "DOI" : "10.1002/2015JD024121", "ISBN" : "2169-9291", "ISSN" : "2169897X", "abstract" : "Nitrogen oxides (NOx = NO + NO2) are produced during combustion processes and, thus may serve as a proxy for fossil fuel-based energy usage and coemitted greenhouse gases and other pollutants. We use high-resolution nitrogen dioxide (NO2) data from the Ozone Monitoring Instrument (OMI) to analyze changes in urban NO2 levels around the world from 2005 to 2014, finding complex heterogeneity in the changes. We discuss several potential factors that seem to determine these NOx changes. First, environmental regulations resulted in large decreases. The only large increases in the United States may be associated with three areas of intensive energy activity. Second, elevated NO2 levels were observed over many Asian, tropical, and subtropical cities that experienced rapid economic growth. Two of the largest increases occurred over recently expanded petrochemical complexes in Jamnagar (India) and Daesan (Korea). Third, pollution transport from China possibly influenced the Republic of Korea and Japan, diminishing the impact of local pollution controls. However, in China, there were large decreases over Beijing, Shanghai, and the Pearl River Delta, which were likely associated with local emission control efforts. Fourth, civil unrest and its effect on energy usage may have resulted in lower NO2 levels in Libya, Iraq, and Syria. Fifth, spatial heterogeneity within several megacities may reflect mixed efforts to cope with air quality degradation. We also show the potential of high-resolution data for identifying NOx emission sources in regions with a complex mix of sources. Intensive monitoring of the world's tropical/subtropical megacities will remain a priority, as their populations and emissions of pollutants and greenhouse gases are expected to increase significantly.", "author" : [ { "dropping-particle" : "", "family" : "Duncan", "given" : "Bryan N.", "non-dropping-particle" : "", "parse-names" : false, "suffix" : "" }, { "dropping-particle" : "", "family" : "Lamsal", "given" : "Lok N.", "non-dropping-particle" : "", "parse-names" : false, "suffix" : "" }, { "dropping-particle" : "", "family" : "Thompson", "given" : "Anne M.", "non-dropping-particle" : "", "parse-names" : false, "suffix" : "" }, { "dropping-particle" : "", "family" : "Yoshida", "given" : "Yasuko", "non-dropping-particle" : "", "parse-names" : false, "suffix" : "" }, { "dropping-particle" : "", "family" : "Lu", "given" : "Zifeng", "non-dropping-particle" : "", "parse-names" : false, "suffix" : "" }, { "dropping-particle" : "", "family" : "Streets", "given" : "David G.", "non-dropping-particle" : "", "parse-names" : false, "suffix" : "" }, { "dropping-particle" : "", "family" : "Hurwitz", "given" : "Margaret M.", "non-dropping-particle" : "", "parse-names" : false, "suffix" : "" }, { "dropping-particle" : "", "family" : "Pickering", "given" : "Kenneth E.", "non-dropping-particle" : "", "parse-names" : false, "suffix" : "" } ], "container-title" : "Journal of Geophysical Research: Atmospheres", "id" : "ITEM-1", "issue" : "2", "issued" : { "date-parts" : [ [ "2016", "1", "27" ] ] }, "page" : "976-996", "title" : "A space-based, high-resolution view of notable changes in urban NOx pollution around the world (2005-2014)", "translator" : [ { "dropping-particle" : "", "family" : "G3015", "given" : "", "non-dropping-particle" : "", "parse-names" : false, "suffix" : "" } ], "type" : "article-journal", "volume" : "121" }, "uris" : [ "http://www.mendeley.com/documents/?uuid=ba6ada38-3901-43e8-ad62-6e3b2c2ad6f8", "http://www.mendeley.com/documents/?uuid=5254484f-88a1-4ea3-9ae9-5dc30f644b4d" ] }, { "id" : "ITEM-2", "itemData" : { "DOI" : "10.5194/acp-15-1205-2015", "ISBN" : "1680-7324", "ISSN" : "16807324", "abstract" : "Trends in tropospheric nitrogen dioxide (NO2) columns over 66 large urban agglomerations worldwide have been computed using data from the SCanning Imaging Absorption spectroMeter for Atmospheric CHartographY (SCIAMACHY) instrument onboard the Envisat platform for the period August 2002 to March 2012. A seasonal model including a\u223clinear trend was fitted to the satellite-based time series over each site. The results indicate distinct spatial patterns in trends. While agglomerations in Europe, North America, and some locations in East Asia/Oceania show decreasing tropospheric NO2 levels on the order of g'5% yr-1, rapidly increasing levels of tropospheric NO2 are found for agglomerations in large parts of Asia, Africa, and South America. The site with the most rapidly increasing absolute levels of tropospheric NO2 was found to be Tianjin in China with a trend of 3.04 (\u00b10.47)\u00d7 1015 molecules cm-2yr-1, whereas the site with the most rapidly increasing relative trend was Kabul in Afghanistan with 14.3 (\u00b12.2) % yr-1. In total, 34 sites exhibited increasing trends of tropospheric NO2 throughout the study period, 24 of which were found to be statistically significant. A total of 32 sites showed decreasing levels of tropospheric NO2 during the study period, of which 20 sites did so at statistically significant magnitudes. Overall, going beyond the relatively small set of megacities investigated previously, this study provides the first consistent analysis of recent changes in tropospheric NO2 levels over most large urban agglomerations worldwide, and indicates that changes in urban NO2 levels are subject to substantial regional differences as well as influenced by economic and demographic factors.", "author" : [ { "dropping-particle" : "", "family" : "Schneider", "given" : "P.", "non-dropping-particle" : "", "parse-names" : false, "suffix" : "" }, { "dropping-particle" : "", "family" : "Lahoz", "given" : "W. A.", "non-dropping-particle" : "", "parse-names" : false, "suffix" : "" }, { "dropping-particle" : "", "family" : "A", "given" : "R.", "non-dropping-particle" : "Van Der", "parse-names" : false, "suffix" : "" } ], "container-title" : "Atmospheric Chemistry and Physics", "id" : "ITEM-2", "issue" : "3", "issued" : { "date-parts" : [ [ "2015" ] ] }, "note" : "ACP", "page" : "1205-1220", "publisher" : "Copernicus Publications", "title" : "Recent satellite-based trends of tropospheric nitrogen dioxide over large urban agglomerations worldwide", "translator" : [ { "dropping-particle" : "", "family" : "G3010", "given" : "", "non-dropping-particle" : "", "parse-names" : false, "suffix" : "" } ], "type" : "article-journal", "volume" : "15" }, "uris" : [ "http://www.mendeley.com/documents/?uuid=e37059d3-cf32-4db5-ba79-055f6ffea5e4", "http://www.mendeley.com/documents/?uuid=53efb3c0-e869-4c13-a20d-8d28abd46aa2" ] }, { "id" : "ITEM-3", "itemData" : { "DOI" : "10.5194/acp-16-4605-2016", "ISBN" : "1680-7324", "ISSN" : "16807324", "abstract" : "The Ozone Monitoring Instrument (OMI) onboard NASA's Aura satellite has been providing global observations of the ozone layer and key atmospheric pollutant gases, such as nitrogen dioxide (NO2) and sulfur dioxide (SO2), since October 2004. The data products from the same instrument provide consistent spatial and temporal coverage and permit the study of anthropogenic and natural emissions on local-to-global scales. In this paper we examine changes in SO2 and NO2 over some of the world's most polluted industrialized regions during the first decade of OMI observations. In terms of regional pollution changes, we see both upward and downward trends, sometimes in opposite directions for NO2 and SO2, for the different study areas. The trends are, for the most part, associated with economic and/or technological changes in energy use, as well as regional regulatory policies. Over the eastern US, both NO2 and SO2 levels decreased dramatically from 2005 to 2014, by more than 40 and 80 %, respectively, as a result of both technological improvements and stricter regulations of emissions. OMI confirmed large reductions in SO2 over eastern Europe's largest coal power plants after installation of flue gas desulfurization devices. The North China Plain has the world's most severe SO2 pollution, but a decreasing trend has been observed since 2011, with about a 50 % reduction in 2012\u20132014, due to an economic slowdown and government efforts to restrain emissions from the power and industrial sectors. In contrast, India's SO2 and NO2 levels from coal power plants and smelters are growing at a fast pace, increasing by more than 100 and 50 %, respectively, from 2005 to 2014. Several SO2 hot spots observed over the Persian Gulf are probably related to oil and gas operations and indicate a possible underestimation of emissions from these sources in bottom-up emission inventories. Overall, OMI observations have proved to be very valuable in documenting rapid changes in air quality over different parts of the world during the last decade. The baseline established during the first 10 years of OMI is indispensable for the interpretation of air quality measurements from current and future satellite atmospheric composition missions.", "author" : [ { "dropping-particle" : "", "family" : "Krotkov", "given" : "Nickolay A.", "non-dropping-particle" : "", "parse-names" : false, "suffix" : "" }, { "dropping-particle" : "", "family" : "McLinden", "given" : "Chris A.", "non-dropping-particle" : "", "parse-names" : false, "suffix" : "" }, { "dropping-particle" : "", "family" : "Li", "given" : "Can", "non-dropping-particle" : "", "parse-names" : false, "suffix" : "" }, { "dropping-particle" : "", "family" : "Lamsal", "given" : "Lok N.", "non-dropping-particle" : "", "parse-names" : false, "suffix" : "" }, { "dropping-particle" : "", "family" : "Celarier", "given" : "Edward A.", "non-dropping-particle" : "", "parse-names" : false, "suffix" : "" }, { "dropping-particle" : "V.", "family" : "Marchenko", "given" : "Sergey", "non-dropping-particle" : "", "parse-names" : false, "suffix" : "" }, { "dropping-particle" : "", "family" : "Swartz", "given" : "William H.", "non-dropping-particle" : "", "parse-names" : false, "suffix" : "" }, { "dropping-particle" : "", "family" : "Bucsela", "given" : "Eric J.", "non-dropping-particle" : "", "parse-names" : false, "suffix" : "" }, { "dropping-particle" : "", "family" : "Joiner", "given" : "Joanna", "non-dropping-particle" : "", "parse-names" : false, "suffix" : "" }, { "dropping-particle" : "", "family" : "Duncan", "given" : "Bryan N.", "non-dropping-particle" : "", "parse-names" : false, "suffix" : "" }, { "dropping-particle" : "", "family" : "Folkert Boersma", "given" : "K.", "non-dropping-particle" : "", "parse-names" : false, "suffix" : "" }, { "dropping-particle" : "", "family" : "Pepijn Veefkind", "given" : "J.", "non-dropping-particle" : "", "parse-names" : false, "suffix" : "" }, { "dropping-particle" : "", "family" : "Levelt", "given" : "Pieternel F.", "non-dropping-particle" : "", "parse-names" : false, "suffix" : "" }, { "dropping-particle" : "", "family" : "Fioletov", "given" : "Vitali E.", "non-dropping-particle" : "", "parse-names" : false, "suffix" : "" }, { "dropping-particle" : "", "family" : "Dickerson", "given" : "Russell R.", "non-dropping-particle" : "", "parse-names" : false, "suffix" : "" }, { "dropping-particle" : "", "family" : "He", "given" : "Hao", "non-dropping-particle" : "", "parse-names" : false, "suffix" : "" }, { "dropping-particle" : "", "family" : "Lu", "given" : "Zifeng", "non-dropping-particle" : "", "parse-names" : false, "suffix" : "" }, { "dropping-particle" : "", "family" : "Streets", "given" : "David G.", "non-dropping-particle" : "", "parse-names" : false, "suffix" : "" } ], "container-title" : "Atmospheric Chemistry and Physics", "id" : "ITEM-3", "issue" : "7", "issued" : { "date-parts" : [ [ "2016" ] ] }, "note" : "ACP", "page" : "4605-4629", "publisher" : "Copernicus Publications", "title" : "Aura OMI observations of regional SO2 and NO2 pollution changes from 2005 to 2015", "translator" : [ { "dropping-particle" : "", "family" : "G3012", "given" : "", "non-dropping-particle" : "", "parse-names" : false, "suffix" : "" } ], "type" : "article-journal", "volume" : "16" }, "uris" : [ "http://www.mendeley.com/documents/?uuid=a26cf8a4-8eca-4542-90cd-0358bfa95278", "http://www.mendeley.com/documents/?uuid=486fc344-c883-43df-a9e6-c1e7738c20da" ] } ], "mendeley" : { "formattedCitation" : "(Schneider et al., 2015; Duncan et al., 2016; Krotkov et al., 2016)", "plainTextFormattedCitation" : "(Schneider et al., 2015; Duncan et al., 2016; Krotkov et al., 2016)", "previouslyFormattedCitation" : "(Schneider et al., 2015; Duncan et al., 2016; Krotkov et al., 2016)" }, "properties" : { "noteIndex" : 0 }, "schema" : "https://github.com/citation-style-language/schema/raw/master/csl-citation.json" }</w:instrText>
      </w:r>
      <w:r w:rsidR="00AF2E59" w:rsidRPr="000E472A">
        <w:rPr>
          <w:rFonts w:eastAsia="MS Gothic"/>
          <w:color w:val="000000"/>
          <w:lang w:val="en-GB"/>
        </w:rPr>
        <w:fldChar w:fldCharType="separate"/>
      </w:r>
      <w:r w:rsidR="00CB33A1">
        <w:rPr>
          <w:rFonts w:eastAsia="MS Gothic"/>
          <w:noProof/>
          <w:color w:val="000000"/>
          <w:lang w:val="en-GB"/>
        </w:rPr>
        <w:t>(Schneider et al., 2015; Duncan et al., 2016; Krotkov et al., 2016)</w:t>
      </w:r>
      <w:r w:rsidR="00AF2E59" w:rsidRPr="000E472A">
        <w:rPr>
          <w:rFonts w:eastAsia="MS Gothic"/>
          <w:color w:val="000000"/>
          <w:lang w:val="en-GB"/>
        </w:rPr>
        <w:fldChar w:fldCharType="end"/>
      </w:r>
      <w:r w:rsidR="00AF2E59" w:rsidRPr="000E472A">
        <w:rPr>
          <w:rFonts w:eastAsia="MS Gothic"/>
          <w:color w:val="000000"/>
          <w:lang w:val="en-GB"/>
        </w:rPr>
        <w:t xml:space="preserve"> because of effective fossil fuel NO</w:t>
      </w:r>
      <w:r w:rsidR="00AF2E59" w:rsidRPr="00762226">
        <w:rPr>
          <w:rFonts w:eastAsia="MS Gothic"/>
          <w:iCs/>
          <w:color w:val="000000"/>
          <w:vertAlign w:val="subscript"/>
          <w:lang w:val="en-GB"/>
          <w:rPrChange w:id="1568" w:author="Lucy Cowie" w:date="2021-07-26T21:49:00Z">
            <w:rPr>
              <w:rFonts w:eastAsia="MS Gothic"/>
              <w:i/>
              <w:color w:val="000000"/>
              <w:vertAlign w:val="subscript"/>
              <w:lang w:val="en-GB"/>
            </w:rPr>
          </w:rPrChange>
        </w:rPr>
        <w:t>x</w:t>
      </w:r>
      <w:r w:rsidR="00AF2E59" w:rsidRPr="000E472A">
        <w:rPr>
          <w:rFonts w:eastAsia="MS Gothic"/>
          <w:color w:val="000000"/>
          <w:lang w:val="en-GB"/>
        </w:rPr>
        <w:t xml:space="preserve"> emission controls (Section 6.2), although this rate of decline has slowed down post-2011 </w:t>
      </w:r>
      <w:r w:rsidR="00AF2E59" w:rsidRPr="000E472A">
        <w:rPr>
          <w:rFonts w:eastAsia="MS Gothic"/>
          <w:color w:val="000000"/>
          <w:lang w:val="en-GB"/>
        </w:rPr>
        <w:fldChar w:fldCharType="begin" w:fldLock="1"/>
      </w:r>
      <w:r w:rsidR="00D477C7">
        <w:rPr>
          <w:rFonts w:eastAsia="MS Gothic"/>
          <w:color w:val="000000"/>
          <w:lang w:val="en-GB"/>
        </w:rPr>
        <w:instrText>ADDIN CSL_CITATION { "citationItems" : [ { "id" : "ITEM-1", "itemData" : { "DOI" : "10.1073/pnas.1801191115", "ISBN" : "1801191115", "ISSN" : "0027-8424", "PMID" : "29712822", "abstract" : "Ground and satellite observations show that air pollution regulations in the United States (US) have resulted in substantial reductions in emissions and corresponding improvements in air quality over the last several decades. However, large uncertainties remain in evaluating how recent regulations affect different emission sectors and pollutant trends. Here we show a significant slowdown in decreasing US emissions of nitrogen oxides (NO x ) and carbon monoxide (CO) for 2011\u20132015 using satellite and surface measurements. This observed slowdown in emission reductions is significantly different from the trend expected using US Environmental Protection Agency (EPA) bottom-up inventories and impedes compliance with local and federal agency air-quality goals. We find that the difference between observations and EPA\u2019s NO x emission estimates could be explained by: ( i ) growing relative contributions of industrial, area, and off-road sources, ( ii ) decreasing relative contributions of on-road gasoline, and ( iii ) slower than expected decreases in on-road diesel emissions.", "author" : [ { "dropping-particle" : "", "family" : "Jiang", "given" : "Zhe", "non-dropping-particle" : "", "parse-names" : false, "suffix" : "" }, { "dropping-particle" : "", "family" : "McDonald", "given" : "Brian C.", "non-dropping-particle" : "", "parse-names" : false, "suffix" : "" }, { "dropping-particle" : "", "family" : "Worden", "given" : "Helen", "non-dropping-particle" : "", "parse-names" : false, "suffix" : "" }, { "dropping-particle" : "", "family" : "Worden", "given" : "John R.", "non-dropping-particle" : "", "parse-names" : false, "suffix" : "" }, { "dropping-particle" : "", "family" : "Miyazaki", "given" : "Kazuyuki", "non-dropping-particle" : "", "parse-names" : false, "suffix" : "" }, { "dropping-particle" : "", "family" : "Qu", "given" : "Zhen", "non-dropping-particle" : "", "parse-names" : false, "suffix" : "" }, { "dropping-particle" : "", "family" : "Henze", "given" : "Daven K.", "non-dropping-particle" : "", "parse-names" : false, "suffix" : "" }, { "dropping-particle" : "", "family" : "Jones", "given" : "Dylan B. A.", "non-dropping-particle" : "", "parse-names" : false, "suffix" : "" }, { "dropping-particle" : "", "family" : "Arellano", "given" : "Avelino F.", "non-dropping-particle" : "", "parse-names" : false, "suffix" : "" }, { "dropping-particle" : "V.", "family" : "Fischer", "given" : "Emily", "non-dropping-particle" : "", "parse-names" : false, "suffix" : "" }, { "dropping-particle" : "", "family" : "Zhu", "given" : "Liye", "non-dropping-particle" : "", "parse-names" : false, "suffix" : "" }, { "dropping-particle" : "", "family" : "Boersma", "given" : "K. Folkert", "non-dropping-particle" : "", "parse-names" : false, "suffix" : "" } ], "container-title" : "Proceedings of the National Academy of Sciences", "id" : "ITEM-1", "issue" : "20", "issued" : { "date-parts" : [ [ "2018", "5", "15" ] ] }, "page" : "5099-5104", "publisher" : "National Academy of Sciences", "title" : "Unexpected slowdown of US pollutant emission reduction in the past decade", "translator" : [ { "dropping-particle" : "", "family" : "G5417", "given" : "", "non-dropping-particle" : "", "parse-names" : false, "suffix" : "" } ], "type" : "article-journal", "volume" : "115" }, "uris" : [ "http://www.mendeley.com/documents/?uuid=73d74fb6-a091-43a8-8e08-4e1211fc15fb" ] } ], "mendeley" : { "formattedCitation" : "(Jiang et al., 2018)", "plainTextFormattedCitation" : "(Jiang et al., 2018)", "previouslyFormattedCitation" : "(Jiang et al., 2018)" }, "properties" : { "noteIndex" : 0 }, "schema" : "https://github.com/citation-style-language/schema/raw/master/csl-citation.json" }</w:instrText>
      </w:r>
      <w:r w:rsidR="00AF2E59" w:rsidRPr="000E472A">
        <w:rPr>
          <w:rFonts w:eastAsia="MS Gothic"/>
          <w:color w:val="000000"/>
          <w:lang w:val="en-GB"/>
        </w:rPr>
        <w:fldChar w:fldCharType="separate"/>
      </w:r>
      <w:r w:rsidR="00CB33A1">
        <w:rPr>
          <w:rFonts w:eastAsia="MS Gothic"/>
          <w:noProof/>
          <w:color w:val="000000"/>
          <w:lang w:val="en-GB"/>
        </w:rPr>
        <w:t>(Jiang et al., 2018)</w:t>
      </w:r>
      <w:r w:rsidR="00AF2E59" w:rsidRPr="000E472A">
        <w:rPr>
          <w:rFonts w:eastAsia="MS Gothic"/>
          <w:color w:val="000000"/>
          <w:lang w:val="en-GB"/>
        </w:rPr>
        <w:fldChar w:fldCharType="end"/>
      </w:r>
      <w:r w:rsidR="00AF2E59" w:rsidRPr="000E472A">
        <w:rPr>
          <w:rFonts w:eastAsia="MS Gothic"/>
          <w:color w:val="000000"/>
          <w:lang w:val="en-GB"/>
        </w:rPr>
        <w:t>. Satellite observations also reveal a 32% decline in NO</w:t>
      </w:r>
      <w:r w:rsidR="00AF2E59" w:rsidRPr="000E472A">
        <w:rPr>
          <w:rFonts w:eastAsia="MS Gothic"/>
          <w:color w:val="000000"/>
          <w:vertAlign w:val="subscript"/>
          <w:lang w:val="en-GB"/>
        </w:rPr>
        <w:t>2</w:t>
      </w:r>
      <w:r w:rsidR="00AF2E59" w:rsidRPr="000E472A">
        <w:rPr>
          <w:rFonts w:eastAsia="MS Gothic"/>
          <w:color w:val="000000"/>
          <w:lang w:val="en-GB"/>
        </w:rPr>
        <w:t xml:space="preserve"> column over China after peaking in 2011 </w:t>
      </w:r>
      <w:r w:rsidR="00AF2E59" w:rsidRPr="000E472A">
        <w:rPr>
          <w:color w:val="000000"/>
          <w:lang w:val="en-GB"/>
        </w:rPr>
        <w:t>(</w:t>
      </w:r>
      <w:del w:id="1569" w:author="Lucy Cowie" w:date="2021-07-26T21:50:00Z">
        <w:r w:rsidR="00AF2E59" w:rsidRPr="000E472A" w:rsidDel="007E056B">
          <w:rPr>
            <w:color w:val="000000"/>
            <w:lang w:val="en-GB"/>
          </w:rPr>
          <w:delText xml:space="preserve">see </w:delText>
        </w:r>
      </w:del>
      <w:r w:rsidR="00AF2E59" w:rsidRPr="00B25161">
        <w:rPr>
          <w:color w:val="000000"/>
          <w:lang w:val="en-GB"/>
        </w:rPr>
        <w:t>Figure 6.6b</w:t>
      </w:r>
      <w:r w:rsidR="00AF2E59" w:rsidRPr="000E472A">
        <w:rPr>
          <w:color w:val="000000"/>
          <w:lang w:val="en-GB"/>
        </w:rPr>
        <w:t>)</w:t>
      </w:r>
      <w:ins w:id="1570" w:author="Lucy Cowie" w:date="2021-07-26T21:50:00Z">
        <w:r w:rsidR="007E056B">
          <w:rPr>
            <w:color w:val="000000"/>
            <w:lang w:val="en-GB"/>
          </w:rPr>
          <w:t>,</w:t>
        </w:r>
      </w:ins>
      <w:r w:rsidR="00AF2E59" w:rsidRPr="000E472A">
        <w:rPr>
          <w:color w:val="000000"/>
          <w:lang w:val="en-GB"/>
        </w:rPr>
        <w:t xml:space="preserve"> </w:t>
      </w:r>
      <w:r w:rsidR="00AF2E59" w:rsidRPr="000E472A">
        <w:rPr>
          <w:rFonts w:eastAsia="MS Gothic"/>
          <w:color w:val="000000"/>
          <w:lang w:val="en-GB"/>
        </w:rPr>
        <w:t>consistent with declining NO</w:t>
      </w:r>
      <w:r w:rsidR="00AF2E59" w:rsidRPr="00990103">
        <w:rPr>
          <w:rFonts w:eastAsia="MS Gothic"/>
          <w:iCs/>
          <w:color w:val="000000"/>
          <w:vertAlign w:val="subscript"/>
          <w:lang w:val="en-GB"/>
          <w:rPrChange w:id="1571" w:author="Lucy Cowie" w:date="2021-07-26T21:50:00Z">
            <w:rPr>
              <w:rFonts w:eastAsia="MS Gothic"/>
              <w:i/>
              <w:color w:val="000000"/>
              <w:vertAlign w:val="subscript"/>
              <w:lang w:val="en-GB"/>
            </w:rPr>
          </w:rPrChange>
        </w:rPr>
        <w:t>x</w:t>
      </w:r>
      <w:r w:rsidR="00AF2E59" w:rsidRPr="000E472A">
        <w:rPr>
          <w:rFonts w:eastAsia="MS Gothic"/>
          <w:color w:val="000000"/>
          <w:lang w:val="en-GB"/>
        </w:rPr>
        <w:t xml:space="preserve"> emissions (</w:t>
      </w:r>
      <w:r w:rsidR="00AF2E59" w:rsidRPr="00B25161">
        <w:rPr>
          <w:rFonts w:eastAsia="MS Gothic"/>
          <w:color w:val="000000"/>
          <w:lang w:val="en-GB"/>
        </w:rPr>
        <w:t>Section 6.2)</w:t>
      </w:r>
      <w:r w:rsidR="00AF2E59" w:rsidRPr="000E472A">
        <w:rPr>
          <w:rFonts w:eastAsia="MS Gothic"/>
          <w:color w:val="000000"/>
          <w:lang w:val="en-GB"/>
        </w:rPr>
        <w:t xml:space="preserve"> due to the implementation of emission</w:t>
      </w:r>
      <w:ins w:id="1572" w:author="Lucy Cowie" w:date="2021-07-26T21:51:00Z">
        <w:r w:rsidR="0012468E">
          <w:rPr>
            <w:rFonts w:eastAsia="MS Gothic"/>
            <w:color w:val="000000"/>
            <w:lang w:val="en-GB"/>
          </w:rPr>
          <w:t>-</w:t>
        </w:r>
      </w:ins>
      <w:del w:id="1573" w:author="Lucy Cowie" w:date="2021-07-26T21:50:00Z">
        <w:r w:rsidR="00AF2E59" w:rsidRPr="000E472A" w:rsidDel="0012468E">
          <w:rPr>
            <w:rFonts w:eastAsia="MS Gothic"/>
            <w:color w:val="000000"/>
            <w:lang w:val="en-GB"/>
          </w:rPr>
          <w:delText xml:space="preserve"> </w:delText>
        </w:r>
      </w:del>
      <w:r w:rsidR="00AF2E59" w:rsidRPr="000E472A">
        <w:rPr>
          <w:rFonts w:eastAsia="MS Gothic"/>
          <w:color w:val="000000"/>
          <w:lang w:val="en-GB"/>
        </w:rPr>
        <w:t xml:space="preserve">control strategies </w:t>
      </w:r>
      <w:commentRangeStart w:id="1574"/>
      <w:r w:rsidR="00AF2E59" w:rsidRPr="000E472A">
        <w:rPr>
          <w:rFonts w:eastAsia="MS Gothic"/>
          <w:color w:val="000000"/>
          <w:lang w:val="en-GB"/>
        </w:rPr>
        <w:fldChar w:fldCharType="begin" w:fldLock="1"/>
      </w:r>
      <w:ins w:id="1575" w:author="Robin Matthews" w:date="2021-07-08T15:34:00Z">
        <w:r w:rsidR="00317844">
          <w:rPr>
            <w:rFonts w:eastAsia="MS Gothic"/>
            <w:color w:val="000000"/>
            <w:lang w:val="en-GB"/>
          </w:rPr>
          <w:instrText>ADDIN CSL_CITATION { "citationItems" : [ { "id" : "ITEM-1", "itemData" : { "DOI" : "10.1038/srep35912", "ISBN" : "2045-2322", "abstract" : "China's twelfth Five-Year Plan included pollution control measures with a goal of reducing national emissions of nitrogen oxides (NOx) by 10% by 2015 compared with 2010. Multiple linear regression analysis was used on 11-year time series of all nitrogen dioxide (NO2) pixels from the Ozone Monitoring Instrument (OMI) over 18 NO2 hotspots in China. The regression analysis accounted for variations in meteorology, pixel resolution, seasonal effects, weekday variability and year-to-year variability. The NO2 trends suggested that there was an increase in NO2 columns in most areas from 2005 to around 2011 which was followed by a strong decrease continuing through 2015. The satellite results were in good agreement with the annual official NOx emission inventories which were available up until 2014. This shows the value of evaluating trends in emission inventories using satellite retrievals. It further shows that recent control strategies were effective in reducing emissions and that recent economic transformations in China may be having an effect on NO2 columns. Satellite information for 2015 suggests that emissions have continued to decrease since the latest inventories available and have surpassed the goals of the twelfth Five-Year Plan.", "author" : [ { "dropping-particle" : "", "family" : "Foy", "given" : "Benjamin", "non-dropping-particle" : "de", "parse-names" : false, "suffix" : "" }, { "dropping-particle" : "", "family" : "Lu", "given" : "Zifeng", "non-dropping-particle" : "", "parse-names" : false, "suffix" : "" }, { "dropping-particle" : "", "family" : "Streets", "given" : "David G", "non-dropping-particle" : "", "parse-names" : false, "suffix" : "" } ], "container-title" : "Scientific Reports", "id" : "ITEM-1", "issued" : { "date-parts" : [ [ "2016" ] ] }, "note" : "Times Cited: 21\nLu, Zifeng/F-3266-2012; de Foy, Benjamin/A-9902-2010\nde Foy, Benjamin/0000-0003-4150-9922\n0\n21", "title" : "Satellite NO2 retrievals suggest China has exceeded its NOx reduction goals from the twelfth Five-Year Plan", "translator" : [ { "dropping-particle" : "", "family" : "G3008", "given" : "", "non-dropping-particle" : "", "parse-names" : false, "suffix" : "" } ], "type" : "article-journal", "volume" : "6" }, "uris" : [ "http://www.mendeley.com/documents/?uuid=d70ea49b-c7c0-4ed5-a9a1-a2803e8adddc", "http://www.mendeley.com/documents/?uuid=9f34078d-26e4-43a0-8672-d618034484e5" ] }, { "id" : "ITEM-2", "itemData" : { "DOI" : "10.2151/sola.2016-035", "ISBN" : "1349-6476", "abstract" : "Long-term (2005-2015) tropospheric nitrogen dioxide (NO2) column data recorded by the satellite-borne Ozone Monitoring Instrument (OMI) in East Asia were analyzed to investigate annual trends on an national basis and their potential causes. We found an evident decrease of 6% year(-1) in the NO2 level over China after 2011. The grid-basis trend analysis implies that the rapid decrease occurred on a provincial or larger spatial scale and was likely due to a nationwide action such as the widespread use of denitrification units. In Japan and South Korea, a turnaround indicating an increase was observed after 2013 and 2012, respectively. As a consequence, the tropospheric NO2 pollution level in East Asia was found to be recovered to the 5-year-ago level in 2015.", "author" : [ { "dropping-particle" : "", "family" : "Irie", "given" : "Hitoshi", "non-dropping-particle" : "", "parse-names" : false, "suffix" : "" }, { "dropping-particle" : "", "family" : "Muto", "given" : "Takuya", "non-dropping-particle" : "", "parse-names" : false, "suffix" : "" }, { "dropping-particle" : "", "family" : "Itahashi", "given" : "Syuichi", "non-dropping-particle" : "", "parse-names" : false, "suffix" : "" }, { "dropping-particle" : "", "family" : "Kurokawa", "given" : "Jun-ichi", "non-dropping-particle" : "", "parse-names" : false, "suffix" : "" }, { "dropping-particle" : "", "family" : "Uno", "given" : "Itsushi", "non-dropping-particle" : "", "parse-names" : false, "suffix" : "" } ], "container-title" : "SOLA", "id" : "ITEM-2", "issued" : { "date-parts" : [ [ "2016" ] ] }, "note" : "Times Cited: 13\nKyushu, RIAM/F-4018-2015; Itahashi, Syuichi/F-5684-2014\nKyushu, RIAM/0000-0002-3518-444X; Itahashi, Syuichi/0000-0001-7567-7831\n0\n13", "page" : "170-174", "title" : "Turnaround of Tropospheric Nitrogen Dioxide Pollution Trends in China, Japan, and South Korea", "translator" : [ { "dropping-particle" : "", "family" : "G3004", "given" : "", "non-dropping-particle" : "", "parse-names" : false, "suffix" : "" } ], "type" : "article-journal", "volume" : "12" }, "uris" : [ "http://www.mendeley.com/documents/?uuid=e88a0acf-bc99-4dbd-b12b-15af0b2ca63c", "http://www.mendeley.com/documents/?uuid=4b97e9cf-7b13-4902-8999-066a6c15a595" ] }, { "id" : "ITEM-3", "itemData" : { "DOI" : "10.1088/1748-9326/11/11/114002", "ISBN" : "1748-9326", "abstract" : "Tropospheric nitrogen dioxide (NO2) column densities detected from space are widely used to infer trends in terrestrial nitrogen oxide (NOx) emissions. We study changes in NO2 column densities using the Ozone Monitoring Instrument (OMI) over China from 2005 to 2015 and compare them with the bottom-up inventory to examine NOx emission trends and their driving forces. From OMI measurements we detect the peak of NO2 column densities at a national level in the year 2011, with average NO2 column densities deceasing by 32% from 2011 to 2015 and corresponding to a simultaneous decline of 21% in bottom-up emission estimates. A significant variation in the peak year of NO2 column densities over regions is observed. Because of the reasonable agreement between the peak year of NO2 columns and the start of deployment of denitration devices, we conclude that power plants are the primary contributor to the NO2 decline, which is further supported by the emission reduction of 56% from the power sector in the bottom-up emission inventory associated with the penetration of selective catalytic reduction (SCR) increasing from 18% to 86% during 2011-2015. Meanwhile, regulations for vehicles also make a significant contribution to NOx emission reductions, in particular for a few urbanized regions (e.g., Beijing and Shanghai), where they implemented strict regulations for vehicle emissions years before the national schedule for SCR installations and thus reached their NO2 peak 2-3 years ahead of the deployment of denitration devices for power plants.", "author" : [ { "dropping-particle" : "", "family" : "Liu", "given" : "Fei", "non-dropping-particle" : "", "parse-names" : false, "suffix" : "" }, { "dropping-particle" : "", "family" : "Zhang", "given" : "Qiang", "non-dropping-particle" : "", "parse-names" : false, "suffix" : "" }, { "dropping-particle" : "", "family" : "Ronald", "given" : "J van der A", "non-dropping-particle" : "", "parse-names" : false, "suffix" : "" }, { "dropping-particle" : "", "family" : "Zheng", "given" : "Bo", "non-dropping-particle" : "", "parse-names" : false, "suffix" : "" }, { "dropping-particle" : "", "family" : "Tong", "given" : "Dan", "non-dropping-particle" : "", "parse-names" : false, "suffix" : "" }, { "dropping-particle" : "", "family" : "Yan", "given" : "Liu", "non-dropping-particle" : "", "parse-names" : false, "suffix" : "" }, { "dropping-particle" : "", "family" : "Zheng", "given" : "Yixuan", "non-dropping-particle" : "", "parse-names" : false, "suffix" : "" }, { "dropping-particle" : "", "family" : "He", "given" : "Kebin", "non-dropping-particle" : "", "parse-names" : false, "suffix" : "" } ], "container-title" : "Environmental Research Letters", "id" : "ITEM-3", "issue" : "11", "issued" : { "date-parts" : [ [ "2016" ] ] }, "note" : "Times Cited: 36\nZhang, Qiang/D-9034-2012; Liu, Fei/\nLiu, Fei/0000-0002-0357-0274\n0\n38", "title" : "Recent reduction in NOx emissions over China: synthesis of satellite observations and emission inventories", "translator" : [ { "dropping-particle" : "", "family" : "G3016", "given" : "", "non-dropping-particle" : "", "parse-names" : false, "suffix" : "" } ], "type" : "article-journal", "volume" : "11" }, "uris" : [ "http://www.mendeley.com/documents/?uuid=b62d9868-98f6-4b34-bee1-1552421e0a86", "http://www.mendeley.com/documents/?uuid=60c1850b-e432-4394-8e00-d7b1855adbd1" ] } ], "mendeley" : { "formattedCitation" : "(de Foy et al., 2016; Irie et al., 2016; Liu et al., 2016a)", "manualFormatting" : "(de Foy et al., 2016; Irie et al., 2016; F. Liu et al., 2016)", "plainTextFormattedCitation" : "(de Foy et al., 2016; Irie et al., 2016; Liu et al., 2016a)", "previouslyFormattedCitation" : "(de Foy et al., 2016; Irie et al., 2016; Liu et al., 2016a)" }, "properties" : { "noteIndex" : 0 }, "schema" : "https://github.com/citation-style-language/schema/raw/master/csl-citation.json" }</w:instrText>
        </w:r>
      </w:ins>
      <w:del w:id="1576" w:author="Robin Matthews" w:date="2021-07-08T15:34:00Z">
        <w:r w:rsidR="00D477C7" w:rsidDel="00317844">
          <w:rPr>
            <w:rFonts w:eastAsia="MS Gothic"/>
            <w:color w:val="000000"/>
            <w:lang w:val="en-GB"/>
          </w:rPr>
          <w:delInstrText>ADDIN CSL_CITATION { "citationItems" : [ { "id" : "ITEM-1", "itemData" : { "DOI" : "10.1038/srep35912", "ISBN" : "2045-2322", "abstract" : "China's twelfth Five-Year Plan included pollution control measures with a goal of reducing national emissions of nitrogen oxides (NOx) by 10% by 2015 compared with 2010. Multiple linear regression analysis was used on 11-year time series of all nitrogen dioxide (NO2) pixels from the Ozone Monitoring Instrument (OMI) over 18 NO2 hotspots in China. The regression analysis accounted for variations in meteorology, pixel resolution, seasonal effects, weekday variability and year-to-year variability. The NO2 trends suggested that there was an increase in NO2 columns in most areas from 2005 to around 2011 which was followed by a strong decrease continuing through 2015. The satellite results were in good agreement with the annual official NOx emission inventories which were available up until 2014. This shows the value of evaluating trends in emission inventories using satellite retrievals. It further shows that recent control strategies were effective in reducing emissions and that recent economic transformations in China may be having an effect on NO2 columns. Satellite information for 2015 suggests that emissions have continued to decrease since the latest inventories available and have surpassed the goals of the twelfth Five-Year Plan.", "author" : [ { "dropping-particle" : "", "family" : "Foy", "given" : "Benjamin", "non-dropping-particle" : "de", "parse-names" : false, "suffix" : "" }, { "dropping-particle" : "", "family" : "Lu", "given" : "Zifeng", "non-dropping-particle" : "", "parse-names" : false, "suffix" : "" }, { "dropping-particle" : "", "family" : "Streets", "given" : "David G", "non-dropping-particle" : "", "parse-names" : false, "suffix" : "" } ], "container-title" : "Scientific Reports", "id" : "ITEM-1", "issued" : { "date-parts" : [ [ "2016" ] ] }, "note" : "Times Cited: 21\nLu, Zifeng/F-3266-2012; de Foy, Benjamin/A-9902-2010\nde Foy, Benjamin/0000-0003-4150-9922\n0\n21", "title" : "Satellite NO2 retrievals suggest China has exceeded its NOx reduction goals from the twelfth Five-Year Plan", "translator" : [ { "dropping-particle" : "", "family" : "G3008", "given" : "", "non-dropping-particle" : "", "parse-names" : false, "suffix" : "" } ], "type" : "article-journal", "volume" : "6" }, "uris" : [ "http://www.mendeley.com/documents/?uuid=d70ea49b-c7c0-4ed5-a9a1-a2803e8adddc", "http://www.mendeley.com/documents/?uuid=9f34078d-26e4-43a0-8672-d618034484e5" ] }, { "id" : "ITEM-2", "itemData" : { "DOI" : "10.2151/sola.2016-035", "ISBN" : "1349-6476", "abstract" : "Long-term (2005-2015) tropospheric nitrogen dioxide (NO2) column data recorded by the satellite-borne Ozone Monitoring Instrument (OMI) in East Asia were analyzed to investigate annual trends on an national basis and their potential causes. We found an evident decrease of 6% year(-1) in the NO2 level over China after 2011. The grid-basis trend analysis implies that the rapid decrease occurred on a provincial or larger spatial scale and was likely due to a nationwide action such as the widespread use of denitrification units. In Japan and South Korea, a turnaround indicating an increase was observed after 2013 and 2012, respectively. As a consequence, the tropospheric NO2 pollution level in East Asia was found to be recovered to the 5-year-ago level in 2015.", "author" : [ { "dropping-particle" : "", "family" : "Irie", "given" : "Hitoshi", "non-dropping-particle" : "", "parse-names" : false, "suffix" : "" }, { "dropping-particle" : "", "family" : "Muto", "given" : "Takuya", "non-dropping-particle" : "", "parse-names" : false, "suffix" : "" }, { "dropping-particle" : "", "family" : "Itahashi", "given" : "Syuichi", "non-dropping-particle" : "", "parse-names" : false, "suffix" : "" }, { "dropping-particle" : "", "family" : "Kurokawa", "given" : "Jun-ichi", "non-dropping-particle" : "", "parse-names" : false, "suffix" : "" }, { "dropping-particle" : "", "family" : "Uno", "given" : "Itsushi", "non-dropping-particle" : "", "parse-names" : false, "suffix" : "" } ], "container-title" : "SOLA", "id" : "ITEM-2", "issued" : { "date-parts" : [ [ "2016" ] ] }, "note" : "Times Cited: 13\nKyushu, RIAM/F-4018-2015; Itahashi, Syuichi/F-5684-2014\nKyushu, RIAM/0000-0002-3518-444X; Itahashi, Syuichi/0000-0001-7567-7831\n0\n13", "page" : "170-174", "title" : "Turnaround of Tropospheric Nitrogen Dioxide Pollution Trends in China, Japan, and South Korea", "translator" : [ { "dropping-particle" : "", "family" : "G3004", "given" : "", "non-dropping-particle" : "", "parse-names" : false, "suffix" : "" } ], "type" : "article-journal", "volume" : "12" }, "uris" : [ "http://www.mendeley.com/documents/?uuid=e88a0acf-bc99-4dbd-b12b-15af0b2ca63c", "http://www.mendeley.com/documents/?uuid=4b97e9cf-7b13-4902-8999-066a6c15a595" ] }, { "id" : "ITEM-3", "itemData" : { "DOI" : "10.1088/1748-9326/11/11/114002", "ISBN" : "1748-9326", "abstract" : "Tropospheric nitrogen dioxide (NO2) column densities detected from space are widely used to infer trends in terrestrial nitrogen oxide (NOx) emissions. We study changes in NO2 column densities using the Ozone Monitoring Instrument (OMI) over China from 2005 to 2015 and compare them with the bottom-up inventory to examine NOx emission trends and their driving forces. From OMI measurements we detect the peak of NO2 column densities at a national level in the year 2011, with average NO2 column densities deceasing by 32% from 2011 to 2015 and corresponding to a simultaneous decline of 21% in bottom-up emission estimates. A significant variation in the peak year of NO2 column densities over regions is observed. Because of the reasonable agreement between the peak year of NO2 columns and the start of deployment of denitration devices, we conclude that power plants are the primary contributor to the NO2 decline, which is further supported by the emission reduction of 56% from the power sector in the bottom-up emission inventory associated with the penetration of selective catalytic reduction (SCR) increasing from 18% to 86% during 2011-2015. Meanwhile, regulations for vehicles also make a significant contribution to NOx emission reductions, in particular for a few urbanized regions (e.g., Beijing and Shanghai), where they implemented strict regulations for vehicle emissions years before the national schedule for SCR installations and thus reached their NO2 peak 2-3 years ahead of the deployment of denitration devices for power plants.", "author" : [ { "dropping-particle" : "", "family" : "Liu", "given" : "Fei", "non-dropping-particle" : "", "parse-names" : false, "suffix" : "" }, { "dropping-particle" : "", "family" : "Zhang", "given" : "Qiang", "non-dropping-particle" : "", "parse-names" : false, "suffix" : "" }, { "dropping-particle" : "", "family" : "Ronald", "given" : "J van der A", "non-dropping-particle" : "", "parse-names" : false, "suffix" : "" }, { "dropping-particle" : "", "family" : "Zheng", "given" : "Bo", "non-dropping-particle" : "", "parse-names" : false, "suffix" : "" }, { "dropping-particle" : "", "family" : "Tong", "given" : "Dan", "non-dropping-particle" : "", "parse-names" : false, "suffix" : "" }, { "dropping-particle" : "", "family" : "Yan", "given" : "L</w:delInstrText>
        </w:r>
        <w:r w:rsidR="00D477C7" w:rsidRPr="002A1EE0" w:rsidDel="00317844">
          <w:rPr>
            <w:rFonts w:eastAsia="MS Gothic"/>
            <w:color w:val="000000"/>
          </w:rPr>
          <w:delInstrText>iu", "non-dropping-particle" : "", "parse-names" : false, "suffix" : "" }, { "dropping-particle" : "", "family" : "Zheng", "given" : "Yixuan", "non-dropping-particle" : "", "parse-names" : false, "suffix" : "" }, { "dropping-particle" : "", "family" : "He", "given" : "Kebin", "non-dropping-particle" : "", "parse-names" : false, "suffix" : "" } ], "container-title" : "Environmental Research Letters", "id" : "ITEM-3", "issue" : "11", "issued" : { "date-parts" : [ [ "2016" ] ] }, "note" : "Times Cited: 36\nZhang, Qiang/D-9034-2012; Liu, Fei/\nLiu, Fei/0000-0002-0357-0274\n0\n38", "title" : "Recent reduction in NOx emissions over China: synthesis of satellite observations and emission inventories", "translator" : [ { "dropping-particle" : "", "family" : "G3016", "given" : "", "non-dropping-particle" : "", "parse-names" : false, "suffix" : "" } ], "type" : "article-journal", "volume" : "11" }, "uris" : [ "http://www.mendeley.com/documents/?uuid=b62d9868-98f6-4b34-bee1-1552421e0a86", "http://www.mendeley.com/documents/?uuid=60c1850b-e432-4394-8e00-d7b1855adbd1" ] } ], "mendeley" : { "formattedCitation" : "(de Foy et al., 2016; Irie et al., 2016; Liu et al., 2016a)", "plainTextFormattedCitation" : "(de Foy et al., 2016; Irie et al., 2016; Liu et al., 2016a)", "previouslyFormattedCitation" : "(de Foy et al., 2016; Irie et al., 2016; Liu et al., 2016a)" }, "properties" : { "noteIndex" : 0 }, "schema" : "https://github.com/citation-style-language/schema/raw/master/csl-citation.json" }</w:delInstrText>
        </w:r>
      </w:del>
      <w:r w:rsidR="00AF2E59" w:rsidRPr="000E472A">
        <w:rPr>
          <w:rFonts w:eastAsia="MS Gothic"/>
          <w:color w:val="000000"/>
          <w:lang w:val="en-GB"/>
        </w:rPr>
        <w:fldChar w:fldCharType="separate"/>
      </w:r>
      <w:r w:rsidR="00CB33A1">
        <w:rPr>
          <w:rFonts w:eastAsia="MS Gothic"/>
          <w:noProof/>
          <w:color w:val="000000"/>
        </w:rPr>
        <w:t>(de Foy et al., 2016; Irie et al., 2016;</w:t>
      </w:r>
      <w:ins w:id="1577" w:author="Robin Matthews" w:date="2021-07-08T15:34:00Z">
        <w:r w:rsidR="00317844">
          <w:rPr>
            <w:rFonts w:eastAsia="MS Gothic"/>
            <w:noProof/>
            <w:color w:val="000000"/>
          </w:rPr>
          <w:t xml:space="preserve"> F.</w:t>
        </w:r>
      </w:ins>
      <w:r w:rsidR="00CB33A1">
        <w:rPr>
          <w:rFonts w:eastAsia="MS Gothic"/>
          <w:noProof/>
          <w:color w:val="000000"/>
        </w:rPr>
        <w:t xml:space="preserve"> Liu et al., 2016</w:t>
      </w:r>
      <w:del w:id="1578" w:author="Robin Matthews" w:date="2021-07-08T15:34:00Z">
        <w:r w:rsidR="00CB33A1" w:rsidDel="00317844">
          <w:rPr>
            <w:rFonts w:eastAsia="MS Gothic"/>
            <w:noProof/>
            <w:color w:val="000000"/>
          </w:rPr>
          <w:delText>a</w:delText>
        </w:r>
      </w:del>
      <w:r w:rsidR="00CB33A1">
        <w:rPr>
          <w:rFonts w:eastAsia="MS Gothic"/>
          <w:noProof/>
          <w:color w:val="000000"/>
        </w:rPr>
        <w:t>)</w:t>
      </w:r>
      <w:r w:rsidR="00AF2E59" w:rsidRPr="000E472A">
        <w:rPr>
          <w:rFonts w:eastAsia="MS Gothic"/>
          <w:color w:val="000000"/>
          <w:lang w:val="en-GB"/>
        </w:rPr>
        <w:fldChar w:fldCharType="end"/>
      </w:r>
      <w:commentRangeEnd w:id="1574"/>
      <w:r w:rsidR="00CB33A1">
        <w:rPr>
          <w:rStyle w:val="Marquedecommentaire"/>
        </w:rPr>
        <w:commentReference w:id="1574"/>
      </w:r>
      <w:r w:rsidR="00AF2E59" w:rsidRPr="00C827FE">
        <w:rPr>
          <w:rFonts w:eastAsia="MS Gothic"/>
          <w:color w:val="000000"/>
        </w:rPr>
        <w:t xml:space="preserve">. </w:t>
      </w:r>
      <w:r w:rsidR="00AF2E59" w:rsidRPr="00D837A8">
        <w:rPr>
          <w:rFonts w:eastAsia="MS Gothic"/>
          <w:color w:val="000000"/>
          <w:lang w:val="en-GB"/>
        </w:rPr>
        <w:t>Over South Asia, tropospheric NO</w:t>
      </w:r>
      <w:r w:rsidR="00AF2E59" w:rsidRPr="009638A7">
        <w:rPr>
          <w:rFonts w:eastAsia="MS Gothic"/>
          <w:color w:val="000000"/>
          <w:vertAlign w:val="subscript"/>
          <w:lang w:val="en-GB"/>
        </w:rPr>
        <w:t>2</w:t>
      </w:r>
      <w:r w:rsidR="00AF2E59" w:rsidRPr="004904EA">
        <w:rPr>
          <w:rFonts w:eastAsia="MS Gothic"/>
          <w:color w:val="000000"/>
          <w:lang w:val="en-GB"/>
        </w:rPr>
        <w:t xml:space="preserve"> levels have grown rapidly with increases of 50% during 2005</w:t>
      </w:r>
      <w:ins w:id="1579" w:author="Lucy Cowie" w:date="2021-07-26T21:51:00Z">
        <w:r w:rsidR="00AB5A5E">
          <w:rPr>
            <w:rFonts w:eastAsia="MS Gothic"/>
            <w:color w:val="000000"/>
            <w:lang w:val="en-GB"/>
          </w:rPr>
          <w:t>–</w:t>
        </w:r>
      </w:ins>
      <w:del w:id="1580" w:author="Lucy Cowie" w:date="2021-07-26T21:51:00Z">
        <w:r w:rsidR="00AF2E59" w:rsidRPr="004904EA" w:rsidDel="00AB5A5E">
          <w:rPr>
            <w:rFonts w:eastAsia="MS Gothic"/>
            <w:color w:val="000000"/>
            <w:lang w:val="en-GB"/>
          </w:rPr>
          <w:delText xml:space="preserve"> to </w:delText>
        </w:r>
      </w:del>
      <w:r w:rsidR="00AF2E59" w:rsidRPr="004904EA">
        <w:rPr>
          <w:rFonts w:eastAsia="MS Gothic"/>
          <w:color w:val="000000"/>
          <w:lang w:val="en-GB"/>
        </w:rPr>
        <w:t>2015</w:t>
      </w:r>
      <w:ins w:id="1581" w:author="Lucy Cowie" w:date="2021-07-26T21:52:00Z">
        <w:r w:rsidR="00AB5A5E">
          <w:rPr>
            <w:rFonts w:eastAsia="MS Gothic"/>
            <w:color w:val="000000"/>
            <w:lang w:val="en-GB"/>
          </w:rPr>
          <w:t>,</w:t>
        </w:r>
      </w:ins>
      <w:r w:rsidR="00AF2E59" w:rsidRPr="004904EA">
        <w:rPr>
          <w:rFonts w:eastAsia="MS Gothic"/>
          <w:color w:val="000000"/>
          <w:lang w:val="en-GB"/>
        </w:rPr>
        <w:t xml:space="preserve"> largely driven by hotspot areas in India experiencing rapid expansion of the power sector </w:t>
      </w:r>
      <w:r w:rsidR="00AF2E59" w:rsidRPr="000E472A">
        <w:rPr>
          <w:rFonts w:eastAsia="MS Gothic"/>
          <w:color w:val="000000"/>
          <w:lang w:val="en-GB"/>
        </w:rPr>
        <w:fldChar w:fldCharType="begin" w:fldLock="1"/>
      </w:r>
      <w:r w:rsidR="00D477C7">
        <w:rPr>
          <w:rFonts w:eastAsia="MS Gothic"/>
          <w:color w:val="000000"/>
          <w:lang w:val="en-GB"/>
        </w:rPr>
        <w:instrText>ADDIN CSL_CITATION { "citationItems" : [ { "id" : "ITEM-1", "itemData" : { "DOI" : "10.5194/acp-16-4605-2016", "ISBN" : "1680-7324", "ISSN" : "16807324", "abstract" : "The Ozone Monitoring Instrument (OMI) onboard NASA's Aura satellite has been providing global observations of the ozone layer and key atmospheric pollutant gases, such as nitrogen dioxide (NO2) and sulfur dioxide (SO2), since October 2004. The data products from the same instrument provide consistent spatial and temporal coverage and permit the study of anthropogenic and natural emissions on local-to-global scales. In this paper we examine changes in SO2 and NO2 over some of the world's most polluted industrialized regions during the first decade of OMI observations. In terms of regional pollution changes, we see both upward and downward trends, sometimes in opposite directions for NO2 and SO2, for the different study areas. The trends are, for the most part, associated with economic and/or technological changes in energy use, as well as regional regulatory policies. Over the eastern US, both NO2 and SO2 levels decreased dramatically from 2005 to 2014, by more than 40 and 80 %, respectively, as a result of both technological improvements and stricter regulations of emissions. OMI confirmed large reductions in SO2 over eastern Europe's largest coal power plants after installation of flue gas desulfurization devices. The North China Plain has the world's most severe SO2 pollution, but a decreasing trend has been observed since 2011, with about a 50 % reduction in 2012\u20132014, due to an economic slowdown and government efforts to restrain emissions from the power and industrial sectors. In contrast, India's SO2 and NO2 levels from coal power plants and smelters are growing at a fast pace, increasing by more than 100 and 50 %, respectively, from 2005 to 2014. Several SO2 hot spots observed over the Persian Gulf are probably related to oil and gas operations and indicate a possible underestimation of emissions from these sources in bottom-up emission inventories. Overall, OMI observations have proved to be very valuable in documenting rapid changes in air quality over different parts of the world during the last decade. The baseline established during the first 10 years of OMI is indispensable for the interpretation of air quality measurements from current and future satellite atmospheric composition missions.", "author" : [ { "dropping-particle" : "", "family" : "Krotkov", "given" : "Nickolay A.", "non-dropping-particle" : "", "parse-names" : false, "suffix" : "" }, { "dropping-particle" : "", "family" : "McLinden", "given" : "Chris A.", "non-dropping-particle" : "", "parse-names" : false, "suffix" : "" }, { "dropping-particle" : "", "family" : "Li", "given" : "Can", "non-dropping-particle" : "", "parse-names" : false, "suffix" : "" }, { "dropping-particle" : "", "family" : "Lamsal", "given" : "Lok N.", "non-dropping-particle" : "", "parse-names" : false, "suffix" : "" }, { "dropping-particle" : "", "family" : "Celarier", "given" : "Edward A.", "non-dropping-particle" : "", "parse-names" : false, "suffix" : "" }, { "dropping-particle" : "V.", "family" : "Marchenko", "given" : "Sergey", "non-dropping-particle" : "", "parse-names" : false, "suffix" : "" }, { "dropping-particle" : "", "family" : "Swartz", "given" : "William H.", "non-dropping-particle" : "", "parse-names" : false, "suffix" : "" }, { "dropping-particle" : "", "family" : "Bucsela", "given" : "Eric J.", "non-dropping-particle" : "", "parse-names" : false, "suffix" : "" }, { "dropping-particle" : "", "family" : "Joiner", "given" : "Joanna", "non-dropping-particle" : "", "parse-names" : false, "suffix" : "" }, { "dropping-particle" : "", "family" : "Duncan", "given" : "Bryan N.", "non-dropping-particle" : "", "parse-names" : false, "suffix" : "" }, { "dropping-particle" : "", "family" : "Folkert Boersma", "given" : "K.", "non-dropping-particle" : "", "parse-names" : false, "suffix" : "" }, { "dropping-particle" : "", "family" : "Pepijn Veefkind", "given" : "J.", "non-dropping-particle" : "", "parse-names" : false, "suffix" : "" }, { "dropping-particle" : "", "family" : "Levelt", "given" : "Pieternel F.", "non-dropping-particle" : "", "parse-names" : false, "suffix" : "" }, { "dropping-particle" : "", "family" : "Fioletov", "given" : "Vitali E.", "non-dropping-particle" : "", "parse-names" : false, "suffix" : "" }, { "dropping-particle" : "", "family" : "Dickerson", "given" : "Russell R.", "non-dropping-particle" : "", "parse-names" : false, "suffix" : "" }, { "dropping-particle" : "", "family" : "He", "given" : "Hao", "non-dropping-particle" : "", "parse-names" : false, "suffix" : "" }, { "dropping-particle" : "", "family" : "Lu", "given" : "Zifeng", "non-dropping-particle" : "", "parse-names" : false, "suffix" : "" }, { "dropping-particle" : "", "family" : "Streets", "given" : "David G.", "non-dropping-particle" : "", "parse-names" : false, "suffix" : "" } ], "container-title" : "Atmospheric Chemistry and Physics", "id" : "ITEM-1", "issue" : "7", "issued" : { "date-parts" : [ [ "2016" ] ] }, "note" : "ACP", "page" : "4605-4629", "publisher" : "Copernicus Publications", "title" : "Aura OMI observations of regional SO2 and NO2 pollution changes from 2005 to 2015", "translator" : [ { "dropping-particle" : "", "family" : "G3012", "given" : "", "non-dropping-particle" : "", "parse-names" : false, "suffix" : "" } ], "type" : "article-journal", "volume" : "16" }, "uris" : [ "http://www.mendeley.com/documents/?uuid=a26cf8a4-8eca-4542-90cd-0358bfa95278", "http://www.mendeley.com/documents/?uuid=486fc344-c883-43df-a9e6-c1e7738c20da" ] }, { "id" : "ITEM-2", "itemData" : { "DOI" : "10.1002/2015JD024121", "ISBN" : "2169-9291", "ISSN" : "2169897X", "abstract" : "Nitrogen oxides (NOx = NO + NO2) are produced during combustion processes and, thus may serve as a proxy for fossil fuel-based energy usage and coemitted greenhouse gases and other pollutants. We use high-resolution nitrogen dioxide (NO2) data from the Ozone Monitoring Instrument (OMI) to analyze changes in urban NO2 levels around the world from 2005 to 2014, finding complex heterogeneity in the changes. We discuss several potential factors that seem to determine these NOx changes. First, environmental regulations resulted in large decreases. The only large increases in the United States may be associated with three areas of intensive energy activity. Second, elevated NO2 levels were observed over many Asian, tropical, and subtropical cities that experienced rapid economic growth. Two of the largest increases occurred over recently expanded petrochemical complexes in Jamnagar (India) and Daesan (Korea). Third, pollution transport from China possibly influenced the Republic of Korea and Japan, diminishing the impact of local pollution controls. However, in China, there were large decreases over Beijing, Shanghai, and the Pearl River Delta, which were likely associated with local emission control efforts. Fourth, civil unrest and its effect on energy usage may have resulted in lower NO2 levels in Libya, Iraq, and Syria. Fifth, spatial heterogeneity within several megacities may reflect mixed efforts to cope with air quality degradation. We also show the potential of high-resolution data for identifying NOx emission sources in regions with a complex mix of sources. Intensive monitoring of the world's tropical/subtropical megacities will remain a priority, as their populations and emissions of pollutants and greenhouse gases are expected to increase significantly.", "author" : [ { "dropping-particle" : "", "family" : "Duncan", "given" : "Bryan N.", "non-dropping-particle" : "", "parse-names" : false, "suffix" : "" }, { "dropping-particle" : "", "family" : "Lamsal", "given" : "Lok N.", "non-dropping-particle" : "", "parse-names" : false, "suffix" : "" }, { "dropping-particle" : "", "family" : "Thompson", "given" : "Anne M.", "non-dropping-particle" : "", "parse-names" : false, "suffix" : "" }, { "dropping-particle" : "", "family" : "Yoshida", "given" : "Yasuko", "non-dropping-particle" : "", "parse-names" : false, "suffix" : "" }, { "dropping-particle" : "", "family" : "Lu", "given" : "Zifeng", "non-dropping-particle" : "", "parse-names" : false, "suffix" : "" }, { "dropping-particle" : "", "family" : "Streets", "given" : "David G.", "non-dropping-particle" : "", "parse-names" : false, "suffix" : "" }, { "dropping-particle" : "", "family" : "Hurwitz", "given" : "Margaret M.", "non-dropping-particle" : "", "parse-names" : false, "suffix" : "" }, { "dropping-particle" : "", "family" : "Pickering", "given" : "Kenneth E.", "non-dropping-particle" : "", "parse-names" : false, "suffix" : "" } ], "container-title" : "Journal of Geophysical Research: Atmospheres", "id" : "ITEM-2", "issue" : "2", "issued" : { "date-parts" : [ [ "2016", "1", "27" ] ] }, "page" : "976-996", "title" : "A space-based, high-resolution view of notable changes in urban NOx pollution around the world (2005-2014)", "translator" : [ { "dropping-particle" : "", "family" : "G3015", "given" : "", "non-dropping-particle" : "", "parse-names" : false, "suffix" : "" } ], "type" : "article-journal", "volume" : "121" }, "uris" : [ "http://www.mendeley.com/documents/?uuid=5254484f-88a1-4ea3-9ae9-5dc30f644b4d", "http://www.mendeley.com/documents/?uuid=ba6ada38-3901-43e8-ad62-6e3b2c2ad6f8", "http://www.mendeley.com/documents/?uuid=4626bda7-e9a3-47a3-84fd-96fb12109676" ] } ], "mendeley" : { "formattedCitation" : "(Duncan et al., 2016; Krotkov et al., 2016)", "plainTextFormattedCitation" : "(Duncan et al., 2016; Krotkov et al., 2016)", "previouslyFormattedCitation" : "(Duncan et al., 2016; Krotkov et al., 2016)" }, "properties" : { "noteIndex" : 0 }, "schema" : "https://github.com/citation-style-language/schema/raw/master/csl-citation.json" }</w:instrText>
      </w:r>
      <w:r w:rsidR="00AF2E59" w:rsidRPr="000E472A">
        <w:rPr>
          <w:rFonts w:eastAsia="MS Gothic"/>
          <w:color w:val="000000"/>
          <w:lang w:val="en-GB"/>
        </w:rPr>
        <w:fldChar w:fldCharType="separate"/>
      </w:r>
      <w:r w:rsidR="00CB33A1">
        <w:rPr>
          <w:rFonts w:eastAsia="MS Gothic"/>
          <w:noProof/>
          <w:color w:val="000000"/>
          <w:lang w:val="en-GB"/>
        </w:rPr>
        <w:t>(Duncan et al., 2016; Krotkov et al., 2016)</w:t>
      </w:r>
      <w:r w:rsidR="00AF2E59" w:rsidRPr="000E472A">
        <w:rPr>
          <w:rFonts w:eastAsia="MS Gothic"/>
          <w:color w:val="000000"/>
          <w:lang w:val="en-GB"/>
        </w:rPr>
        <w:fldChar w:fldCharType="end"/>
      </w:r>
      <w:r w:rsidR="00AF2E59" w:rsidRPr="000E472A">
        <w:rPr>
          <w:rFonts w:eastAsia="MS Gothic"/>
          <w:lang w:val="en-GB"/>
        </w:rPr>
        <w:t>.</w:t>
      </w:r>
      <w:r w:rsidR="00AF2E59" w:rsidRPr="000E472A">
        <w:rPr>
          <w:rFonts w:eastAsia="MS Gothic"/>
          <w:color w:val="000000"/>
          <w:sz w:val="16"/>
          <w:szCs w:val="16"/>
          <w:lang w:val="en-GB"/>
        </w:rPr>
        <w:t xml:space="preserve"> </w:t>
      </w:r>
      <w:r w:rsidR="00AF2E59" w:rsidRPr="000E472A">
        <w:rPr>
          <w:rFonts w:eastAsia="MS Gothic"/>
          <w:color w:val="000000"/>
          <w:lang w:val="en-GB"/>
        </w:rPr>
        <w:t>Further analysis indicates that many parts of India have also undergone a reversal in NO</w:t>
      </w:r>
      <w:r w:rsidR="00AF2E59" w:rsidRPr="000E472A">
        <w:rPr>
          <w:rFonts w:eastAsia="MS Gothic"/>
          <w:color w:val="000000"/>
          <w:vertAlign w:val="subscript"/>
          <w:lang w:val="en-GB"/>
        </w:rPr>
        <w:t>2</w:t>
      </w:r>
      <w:r w:rsidR="00AF2E59" w:rsidRPr="000E472A">
        <w:rPr>
          <w:rFonts w:eastAsia="MS Gothic"/>
          <w:color w:val="000000"/>
          <w:lang w:val="en-GB"/>
        </w:rPr>
        <w:t xml:space="preserve"> trends since 2011 that has been attributed to a combination of factors, including a slowdown in economic growth, implementation of cleaner technologies, non-linear NO</w:t>
      </w:r>
      <w:r w:rsidR="00AF2E59" w:rsidRPr="009C0FDB">
        <w:rPr>
          <w:rFonts w:eastAsia="MS Gothic"/>
          <w:iCs/>
          <w:color w:val="000000"/>
          <w:vertAlign w:val="subscript"/>
          <w:lang w:val="en-GB"/>
          <w:rPrChange w:id="1582" w:author="Lucy Cowie" w:date="2021-07-26T21:52:00Z">
            <w:rPr>
              <w:rFonts w:eastAsia="MS Gothic"/>
              <w:i/>
              <w:color w:val="000000"/>
              <w:vertAlign w:val="subscript"/>
              <w:lang w:val="en-GB"/>
            </w:rPr>
          </w:rPrChange>
        </w:rPr>
        <w:t>x</w:t>
      </w:r>
      <w:r w:rsidR="00AF2E59" w:rsidRPr="000E472A">
        <w:rPr>
          <w:rFonts w:eastAsia="MS Gothic"/>
          <w:color w:val="000000"/>
          <w:lang w:val="en-GB"/>
        </w:rPr>
        <w:t xml:space="preserve"> chemistry, and meteorological variability </w:t>
      </w:r>
      <w:r w:rsidR="00AF2E59" w:rsidRPr="000E472A">
        <w:rPr>
          <w:color w:val="000000"/>
          <w:lang w:val="en-GB"/>
        </w:rPr>
        <w:fldChar w:fldCharType="begin" w:fldLock="1"/>
      </w:r>
      <w:r w:rsidR="00D477C7">
        <w:rPr>
          <w:color w:val="000000"/>
          <w:lang w:val="en-GB"/>
        </w:rPr>
        <w:instrText>ADDIN CSL_CITATION { "citationItems" : [ { "id" : "ITEM-1", "itemData" : { "DOI" : "10.5194/acp-19-6269-2019", "ISSN" : "16807324", "abstract" : "In this work, a 21-year global dataset from four different satellite sensors with a mid-morning overpass (GOME/ERS-2, SCIAMACHY/ENVISAT, GOME- 2/Metop-A, and GOME-2/Metop-B) is compiled to study the long-term tropospheric NO2 patterns and trends. The Global Ozone Monitoring Experiment (GOME) and GOME-2 data are corrected relative to the SCanning Imaging Absorption spectroMeter for Atmospheric CHartographY (SCIAMACHY) data to produce a self-consistent dataset that covers the period April 1996September 2017. The highest tropospheric NO2 concentrations are seen over urban, industrialized, and highly populated areas and over ship tracks in the oceans. Tropospheric NO2 has generally decreased during the last 2 decades over the industrialized and highly populated regions of the western world (a total decrease of the order of 49% over the US, the Netherlands, and the UK; 36% over Italy and Japan; and 32% over Germany and France) and increased over developing regions (a total increase of 160% over China and 33% over India). It is suggested here that linear trends cannot be used efficiently worldwide for such long periods. Tropospheric NO2 is very sensitive to socioeconomic changes (e.g., environmental protection policies, economic recession, warfare, etc.) which may cause either short-term changes or even a reversal of the trends. The application of a method capable of detecting the year when a reversal of trends happened shows that tropospheric NO2 concentrations switched from positive to negative trends and vice versa over several regions around the globe. A country-level analysis revealed clusters of countries that exhibit similar positive-to-negative or negative-topositive trend reversals, while 29 out of a total of 64 examined megacities and large urban agglomerations experienced a trend reversal at some point within the last 2 decades.", "author" : [ { "dropping-particle" : "", "family" : "Georgoulias", "given" : "Aristeidis K.", "non-dropping-particle" : "", "parse-names" : false, "suffix" : "" }, { "dropping-particle" : "", "family" : "Der", "given" : "Ronald A.J.", "non-dropping-particle" : "Van", "parse-names" : false, "suffix" : "" }, { "dropping-particle" : "", "family" : "Stammes", "given" : "Piet", "non-dropping-particle" : "", "parse-names" : false, "suffix" : "" }, { "dropping-particle" : "", "family" : "Folkert Boersma", "given" : "K.", "non-dropping-particle" : "", "parse-names" : false, "suffix" : "" }, { "dropping-particle" : "", "family" : "Eskes", "given" : "Henk J.", "non-dropping-particle" : "", "parse-names" : false, "suffix" : "" } ], "container-title" : "Atmospheric Chemistry and Physics", "id" : "ITEM-1", "issue" : "9", "issued" : { "date-parts" : [ [ "2019", "5" ] ] }, "page" : "6269-6294", "publisher" : "Copernicus Publications", "title" : "Trends and trend reversal detection in 2 decades of tropospheric NO&lt;sub&gt;2&lt;/sub&gt; satellite observations", "translator" : [ { "dropping-particle" : "", "family" : "G4181", "given" : "", "non-dropping-particle" : "", "parse-names" : false, "suffix" : "" } ], "type" : "article-journal", "volume" : "19" }, "uris" : [ "http://www.mendeley.com/documents/?uuid=c9970044-c339-4c73-8e0c-895acd9a83c4", "http://www.mendeley.com/documents/?uuid=b1a21cf3-c363-477d-b858-5effc1229960" ] } ], "mendeley" : { "formattedCitation" : "(Georgoulias et al., 2019)", "plainTextFormattedCitation" : "(Georgoulias et al., 2019)", "previouslyFormattedCitation" : "(Georgoulias et al., 2019)" }, "properties" : { "noteIndex" : 0 }, "schema" : "https://github.com/citation-style-language/schema/raw/master/csl-citation.json" }</w:instrText>
      </w:r>
      <w:r w:rsidR="00AF2E59" w:rsidRPr="000E472A">
        <w:rPr>
          <w:color w:val="000000"/>
          <w:lang w:val="en-GB"/>
        </w:rPr>
        <w:fldChar w:fldCharType="separate"/>
      </w:r>
      <w:r w:rsidR="00CB33A1">
        <w:rPr>
          <w:noProof/>
          <w:color w:val="000000"/>
          <w:lang w:val="en-GB"/>
        </w:rPr>
        <w:t>(Georgoulias et al., 2019)</w:t>
      </w:r>
      <w:r w:rsidR="00AF2E59" w:rsidRPr="000E472A">
        <w:rPr>
          <w:color w:val="000000"/>
          <w:lang w:val="en-GB"/>
        </w:rPr>
        <w:fldChar w:fldCharType="end"/>
      </w:r>
      <w:r w:rsidR="00AF2E59" w:rsidRPr="000E472A">
        <w:rPr>
          <w:rFonts w:eastAsia="MS Gothic"/>
          <w:color w:val="000000"/>
          <w:lang w:val="en-GB"/>
        </w:rPr>
        <w:t>. Satellite data reveals spatially heterogeneous NO</w:t>
      </w:r>
      <w:r w:rsidR="00AF2E59" w:rsidRPr="000E472A">
        <w:rPr>
          <w:rFonts w:eastAsia="MS Gothic"/>
          <w:color w:val="000000"/>
          <w:vertAlign w:val="subscript"/>
          <w:lang w:val="en-GB"/>
        </w:rPr>
        <w:t>2</w:t>
      </w:r>
      <w:r w:rsidR="00AF2E59" w:rsidRPr="000E472A">
        <w:rPr>
          <w:rFonts w:eastAsia="MS Gothic"/>
          <w:color w:val="000000"/>
          <w:lang w:val="en-GB"/>
        </w:rPr>
        <w:t xml:space="preserve"> trends over the Middle East with an overall increase over 2005</w:t>
      </w:r>
      <w:ins w:id="1583" w:author="Lucy Cowie" w:date="2021-07-26T21:52:00Z">
        <w:r w:rsidR="009C0FDB">
          <w:rPr>
            <w:rFonts w:eastAsia="MS Gothic"/>
            <w:color w:val="000000"/>
            <w:lang w:val="en-GB"/>
          </w:rPr>
          <w:t>–</w:t>
        </w:r>
      </w:ins>
      <w:del w:id="1584" w:author="Lucy Cowie" w:date="2021-07-26T21:52:00Z">
        <w:r w:rsidR="00AF2E59" w:rsidRPr="000E472A" w:rsidDel="009C0FDB">
          <w:rPr>
            <w:rFonts w:eastAsia="MS Gothic"/>
            <w:color w:val="000000"/>
            <w:lang w:val="en-GB"/>
          </w:rPr>
          <w:delText>-</w:delText>
        </w:r>
      </w:del>
      <w:r w:rsidR="00AF2E59" w:rsidRPr="000E472A">
        <w:rPr>
          <w:rFonts w:eastAsia="MS Gothic"/>
          <w:color w:val="000000"/>
          <w:lang w:val="en-GB"/>
        </w:rPr>
        <w:t xml:space="preserve">2010 </w:t>
      </w:r>
      <w:r w:rsidR="00AF2E59" w:rsidRPr="000E472A">
        <w:rPr>
          <w:color w:val="000000"/>
          <w:lang w:val="en-GB"/>
        </w:rPr>
        <w:t>and a decrease over large parts of the region after 2011</w:t>
      </w:r>
      <w:ins w:id="1585" w:author="Lucy Cowie" w:date="2021-07-26T21:53:00Z">
        <w:r w:rsidR="009C0FDB">
          <w:rPr>
            <w:color w:val="000000"/>
            <w:lang w:val="en-GB"/>
          </w:rPr>
          <w:t>–</w:t>
        </w:r>
      </w:ins>
      <w:del w:id="1586" w:author="Lucy Cowie" w:date="2021-07-26T21:53:00Z">
        <w:r w:rsidR="00AF2E59" w:rsidRPr="000E472A" w:rsidDel="009C0FDB">
          <w:rPr>
            <w:color w:val="000000"/>
            <w:lang w:val="en-GB"/>
          </w:rPr>
          <w:delText>-</w:delText>
        </w:r>
      </w:del>
      <w:r w:rsidR="00AF2E59" w:rsidRPr="000E472A">
        <w:rPr>
          <w:color w:val="000000"/>
          <w:lang w:val="en-GB"/>
        </w:rPr>
        <w:t>2012</w:t>
      </w:r>
      <w:r w:rsidR="00AF2E59" w:rsidRPr="000E472A">
        <w:rPr>
          <w:rFonts w:eastAsia="MS Gothic"/>
          <w:color w:val="000000"/>
          <w:lang w:val="en-GB"/>
        </w:rPr>
        <w:t xml:space="preserve">. The reasons for trend reversal within individual areas are diverse, </w:t>
      </w:r>
      <w:r w:rsidR="00AF2E59" w:rsidRPr="000E472A">
        <w:rPr>
          <w:color w:val="000000"/>
          <w:lang w:val="en-GB"/>
        </w:rPr>
        <w:t>including warfare, imposed sanctions, and air</w:t>
      </w:r>
      <w:ins w:id="1587" w:author="Lucy Cowie" w:date="2021-07-26T21:53:00Z">
        <w:r w:rsidR="00636491">
          <w:rPr>
            <w:color w:val="000000"/>
            <w:lang w:val="en-GB"/>
          </w:rPr>
          <w:t>-</w:t>
        </w:r>
      </w:ins>
      <w:del w:id="1588" w:author="Lucy Cowie" w:date="2021-07-26T21:53:00Z">
        <w:r w:rsidR="00AF2E59" w:rsidRPr="000E472A" w:rsidDel="00636491">
          <w:rPr>
            <w:color w:val="000000"/>
            <w:lang w:val="en-GB"/>
          </w:rPr>
          <w:delText xml:space="preserve"> </w:delText>
        </w:r>
      </w:del>
      <w:r w:rsidR="00AF2E59" w:rsidRPr="000E472A">
        <w:rPr>
          <w:color w:val="000000"/>
          <w:lang w:val="en-GB"/>
        </w:rPr>
        <w:t xml:space="preserve">quality controls </w:t>
      </w:r>
      <w:r w:rsidR="00AF2E59" w:rsidRPr="000E472A">
        <w:rPr>
          <w:rFonts w:eastAsia="MS Gothic"/>
          <w:color w:val="000000"/>
          <w:lang w:val="en-GB"/>
        </w:rPr>
        <w:fldChar w:fldCharType="begin" w:fldLock="1"/>
      </w:r>
      <w:r w:rsidR="00D477C7">
        <w:rPr>
          <w:rFonts w:eastAsia="MS Gothic"/>
          <w:color w:val="000000"/>
          <w:lang w:val="en-GB"/>
        </w:rPr>
        <w:instrText>ADDIN CSL_CITATION { "citationItems" : [ { "id" : "ITEM-1", "itemData" : { "abstract" : "Nitrogen oxides, released from fossil fuel use and other combustion processes, affect air quality and climate. From the mid-1990s onward, nitrogen dioxide (NO2) has been monitored from space, and since 2004 with relatively high spatial resolution by the Ozone Monitoring Instrument. Strong upward NO2 trends have been observed over South and East Asia and the Middle East, in particular over major cities. We show, however, that a combination of air quality control and political factors, including economical crisis and armed conflict, has drastically altered the emission landscape of nitrogen oxides in the Middle East. Large changes, including trend reversals, have occurred since about 2010 that could not have been predicted and therefore are at odds with emission scenarios used in projections of air pollution and climate change in the early 21st century.", "author" : [ { "dropping-particle" : "", "family" : "Lelieveld", "given" : "Jos", "non-dropping-particle" : "", "parse-names" : false, "suffix" : "" }, { "dropping-particle" : "", "family" : "Beirle", "given" : "Steffen", "non-dropping-particle" : "", "parse-names" : false, "suffix" : "" }, { "dropping-particle" : "", "family" : "H\u00f6rmann", "given" : "Christoph", "non-dropping-particle" : "", "parse-names" : false, "suffix" : "" }, { "dropping-particle" : "", "family" : "Stenchikov", "given" : "Georgiy", "non-dropping-particle" : "", "parse-names" : false, "suffix" : "" }, { "dropping-particle" : "", "family" : "Wagner", "given" : "Thomas", "non-dropping-particle" : "", "parse-names" : false, "suffix" : "" } ], "container-title" : "Science Advances", "id" : "ITEM-1", "issue" : "7", "issued" : { "date-parts" : [ [ "2015" ] ] }, "title" : "Abrupt recent trend changes in atmospheric nitrogen dioxide over the Middle East", "translator" : [ { "dropping-particle" : "", "family" : "G3025", "given" : "", "non-dropping-particle" : "", "parse-names" : false, "suffix" : "" } ], "type" : "article-journal", "volume" : "1" }, "uris" : [ "http://www.mendeley.com/documents/?uuid=2c93d4b5-4de2-4424-9e25-a38d01b6dd93", "http://www.mendeley.com/documents/?uuid=87a222a0-aceb-4cdb-a533-268dbda5b961" ] }, { "id" : "ITEM-2", "itemData" : { "DOI" : "10.5194/acp-19-6269-2019", "ISSN" : "16807324", "abstract" : "In this work, a 21-year global dataset from four different satellite sensors with a mid-morning overpass (GOME/ERS-2, SCIAMACHY/ENVISAT, GOME- 2/Metop-A, and GOME-2/Metop-B) is compiled to study the long-term tropospheric NO2 patterns and trends. The Global Ozone Monitoring Experiment (GOME) and GOME-2 data are corrected relative to the SCanning Imaging Absorption spectroMeter for Atmospheric CHartographY (SCIAMACHY) data to produce a self-consistent dataset that covers the period April 1996September 2017. The highest tropospheric NO2 concentrations are seen over urban, industrialized, and highly populated areas and over ship tracks in the oceans. Tropospheric NO2 has generally decreased during the last 2 decades over the industrialized and highly populated regions of the western world (a total decrease of the order of 49% over the US, the Netherlands, and the UK; 36% over Italy and Japan; and 32% over Germany and France) and increased over developing regions (a total increase of 160% over China and 33% over India). It is suggested here that linear trends cannot be used efficiently worldwide for such long periods. Tropospheric NO2 is very sensitive to socioeconomic changes (e.g., environmental protection policies, economic recession, warfare, etc.) which may cause either short-term changes or even a reversal of the trends. The application of a method capable of detecting the year when a reversal of trends happened shows that tropospheric NO2 concentrations switched from positive to negative trends and vice versa over several regions around the globe. A country-level analysis revealed clusters of countries that exhibit similar positive-to-negative or negative-topositive trend reversals, while 29 out of a total of 64 examined megacities and large urban agglomerations experienced a trend reversal at some point within the last 2 decades.", "author" : [ { "dropping-particle" : "", "family" : "Georgoulias", "given" : "Aristeidis K.", "non-dropping-particle" : "", "parse-names" : false, "suffix" : "" }, { "dropping-particle" : "", "family" : "Der", "given" : "Ronald A.J.", "non-dropping-particle" : "Van", "parse-names" : false, "suffix" : "" }, { "dropping-particle" : "", "family" : "Stammes", "given" : "Piet", "non-dropping-particle" : "", "parse-names" : false, "suffix" : "" }, { "dropping-particle" : "", "family" : "Folkert Boersma", "given" : "K.", "non-dropping-particle" : "", "parse-names" : false, "suffix" : "" }, { "dropping-particle" : "", "family" : "Eskes", "given" : "Henk J.", "non-dropping-particle" : "", "parse-names" : false, "suffix" : "" } ], "container-title" : "Atmospheric Chemistry and Physics", "id" : "ITEM-2", "issue" : "9", "issued" : { "date-parts" : [ [ "2019", "5" ] ] }, "page" : "6269-6294", "publisher" : "Copernicus Publications", "title" : "Trends and trend reversal detection in 2 decades of tropospheric NO&lt;sub&gt;2&lt;/sub&gt; satellite observations", "translator" : [ { "dropping-particle" : "", "family" : "G4181", "given" : "", "non-dropping-particle" : "", "parse-names" : false, "suffix" : "" } ], "type" : "article-journal", "volume" : "19" }, "uris" : [ "http://www.mendeley.com/documents/?uuid=c9970044-c339-4c73-8e0c-895acd9a83c4", "http://www.mendeley.com/documents/?uuid=b1a21cf3-c363-477d-b858-5effc1229960" ] } ], "mendeley" : { "formattedCitation" : "(Lelieveld et al., 2015a; Georgoulias et al., 2019)", "plainTextFormattedCitation" : "(Lelieveld et al., 2015a; Georgoulias et al., 2019)", "previouslyFormattedCitation" : "(Lelieveld et al., 2015a; Georgoulias et al., 2019)" }, "properties" : { "noteIndex" : 0 }, "schema" : "https://github.com/citation-style-language/schema/raw/master/csl-citation.json" }</w:instrText>
      </w:r>
      <w:r w:rsidR="00AF2E59" w:rsidRPr="000E472A">
        <w:rPr>
          <w:rFonts w:eastAsia="MS Gothic"/>
          <w:color w:val="000000"/>
          <w:lang w:val="en-GB"/>
        </w:rPr>
        <w:fldChar w:fldCharType="separate"/>
      </w:r>
      <w:r w:rsidR="00CB33A1">
        <w:rPr>
          <w:rFonts w:eastAsia="MS Gothic"/>
          <w:noProof/>
          <w:color w:val="000000"/>
          <w:lang w:val="en-GB"/>
        </w:rPr>
        <w:t>(Lelieveld et al., 2015a; Georgoulias et al., 2019)</w:t>
      </w:r>
      <w:r w:rsidR="00AF2E59" w:rsidRPr="000E472A">
        <w:rPr>
          <w:rFonts w:eastAsia="MS Gothic"/>
          <w:color w:val="000000"/>
          <w:lang w:val="en-GB"/>
        </w:rPr>
        <w:fldChar w:fldCharType="end"/>
      </w:r>
      <w:r w:rsidR="00AF2E59" w:rsidRPr="000E472A">
        <w:rPr>
          <w:rFonts w:eastAsia="MS Gothic"/>
          <w:color w:val="000000"/>
          <w:lang w:val="en-GB"/>
        </w:rPr>
        <w:t>. Satellite-derived tropospheric NO</w:t>
      </w:r>
      <w:r w:rsidR="00AF2E59" w:rsidRPr="000E472A">
        <w:rPr>
          <w:rFonts w:eastAsia="MS Gothic"/>
          <w:color w:val="000000"/>
          <w:vertAlign w:val="subscript"/>
          <w:lang w:val="en-GB"/>
        </w:rPr>
        <w:t>2</w:t>
      </w:r>
      <w:r w:rsidR="00AF2E59" w:rsidRPr="000E472A">
        <w:rPr>
          <w:rFonts w:eastAsia="MS Gothic"/>
          <w:color w:val="000000"/>
          <w:lang w:val="en-GB"/>
        </w:rPr>
        <w:t xml:space="preserve"> levels over Africa and Latin America do not show a clear trend; both increasing and decreasing trends are observed over large agglomerations in these regions since the </w:t>
      </w:r>
      <w:commentRangeStart w:id="1589"/>
      <w:r w:rsidR="00AF2E59" w:rsidRPr="000E472A">
        <w:rPr>
          <w:rFonts w:eastAsia="MS Gothic"/>
          <w:color w:val="000000"/>
          <w:lang w:val="en-GB"/>
        </w:rPr>
        <w:t xml:space="preserve">early 2000s </w:t>
      </w:r>
      <w:commentRangeEnd w:id="1589"/>
      <w:r w:rsidR="00BB7934">
        <w:rPr>
          <w:rStyle w:val="Marquedecommentaire"/>
          <w:lang w:val="en-GB"/>
        </w:rPr>
        <w:commentReference w:id="1589"/>
      </w:r>
      <w:r w:rsidR="00AF2E59" w:rsidRPr="000E472A">
        <w:rPr>
          <w:rFonts w:eastAsia="MS Gothic"/>
          <w:color w:val="000000"/>
          <w:lang w:val="en-GB"/>
        </w:rPr>
        <w:fldChar w:fldCharType="begin" w:fldLock="1"/>
      </w:r>
      <w:r w:rsidR="00D477C7">
        <w:rPr>
          <w:rFonts w:eastAsia="MS Gothic"/>
          <w:color w:val="000000"/>
          <w:lang w:val="en-GB"/>
        </w:rPr>
        <w:instrText>ADDIN CSL_CITATION { "citationItems" : [ { "id" : "ITEM-1", "itemData" : { "DOI" : "10.1002/2015JD024121", "ISBN" : "2169-9291", "ISSN" : "2169897X", "abstract" : "Nitrogen oxides (NOx = NO + NO2) are produced during combustion processes and, thus may serve as a proxy for fossil fuel-based energy usage and coemitted greenhouse gases and other pollutants. We use high-resolution nitrogen dioxide (NO2) data from the Ozone Monitoring Instrument (OMI) to analyze changes in urban NO2 levels around the world from 2005 to 2014, finding complex heterogeneity in the changes. We discuss several potential factors that seem to determine these NOx changes. First, environmental regulations resulted in large decreases. The only large increases in the United States may be associated with three areas of intensive energy activity. Second, elevated NO2 levels were observed over many Asian, tropical, and subtropical cities that experienced rapid economic growth. Two of the largest increases occurred over recently expanded petrochemical complexes in Jamnagar (India) and Daesan (Korea). Third, pollution transport from China possibly influenced the Republic of Korea and Japan, diminishing the impact of local pollution controls. However, in China, there were large decreases over Beijing, Shanghai, and the Pearl River Delta, which were likely associated with local emission control efforts. Fourth, civil unrest and its effect on energy usage may have resulted in lower NO2 levels in Libya, Iraq, and Syria. Fifth, spatial heterogeneity within several megacities may reflect mixed efforts to cope with air quality degradation. We also show the potential of high-resolution data for identifying NOx emission sources in regions with a complex mix of sources. Intensive monitoring of the world's tropical/subtropical megacities will remain a priority, as their populations and emissions of pollutants and greenhouse gases are expected to increase significantly.", "author" : [ { "dropping-particle" : "", "family" : "Duncan", "given" : "Bryan N.", "non-dropping-particle" : "", "parse-names" : false, "suffix" : "" }, { "dropping-particle" : "", "family" : "Lamsal", "given" : "Lok N.", "non-dropping-particle" : "", "parse-names" : false, "suffix" : "" }, { "dropping-particle" : "", "family" : "Thompson", "given" : "Anne M.", "non-dropping-particle" : "", "parse-names" : false, "suffix" : "" }, { "dropping-particle" : "", "family" : "Yoshida", "given" : "Yasuko", "non-dropping-particle" : "", "parse-names" : false, "suffix" : "" }, { "dropping-particle" : "", "family" : "Lu", "given" : "Zifeng", "non-dropping-particle" : "", "parse-names" : false, "suffix" : "" }, { "dropping-particle" : "", "family" : "Streets", "given" : "David G.", "non-dropping-particle" : "", "parse-names" : false, "suffix" : "" }, { "dropping-particle" : "", "family" : "Hurwitz", "given" : "Margaret M.", "non-dropping-particle" : "", "parse-names" : false, "suffix" : "" }, { "dropping-particle" : "", "family" : "Pickering", "given" : "Kenneth E.", "non-dropping-particle" : "", "parse-names" : false, "suffix" : "" } ], "container-title" : "Journal of Geophysical Research: Atmospheres", "id" : "ITEM-1", "issue" : "2", "issued" : { "date-parts" : [ [ "2016", "1", "27" ] ] }, "page" : "976-996", "title" : "A space-based, high-resolution view of notable changes in urban NOx pollution around the world (2005-2014)", "translator" : [ { "dropping-particle" : "", "family" : "G3015", "given" : "", "non-dropping-particle" : "", "parse-names" : false, "suffix" : "" } ], "type" : "article-journal", "volume" : "121" }, "uris" : [ "http://www.mendeley.com/documents/?uuid=5254484f-88a1-4ea3-9ae9-5dc30f644b4d", "http://www.mendeley.com/documents/?uuid=ba6ada38-3901-43e8-ad62-6e3b2c2ad6f8" ] }, { "id" : "ITEM-2", "itemData" : { "DOI" : "10.5194/acp-15-1205-2015", "ISBN" : "1680-7324", "ISSN" : "16807324", "abstract" : "Trends in tropospheric nitrogen dioxide (NO2) columns over 66 large urban agglomerations worldwide have been computed using data from the SCanning Imaging Absorption spectroMeter for Atmospheric CHartographY (SCIAMACHY) instrument onboard the Envisat platform for the period August 2002 to March 2012. A seasonal model including a\u223clinear trend was fitted to the satellite-based time series over each site. The results indicate distinct spatial patterns in trends. While agglomerations in Europe, North America, and some locations in East Asia/Oceania show decreasing tropospheric NO2 levels on the order of g'5% yr-1, rapidly increasing levels of tropospheric NO2 are found for agglomerations in large parts of Asia, Africa, and South America. The site with the most rapidly increasing absolute levels of tropospheric NO2 was found to be Tianjin in China with a trend of 3.04 (\u00b10.47)\u00d7 1015 molecules cm-2yr-1, whereas the site with the most rapidly increasing relative trend was Kabul in Afghanistan with 14.3 (\u00b12.2) % yr-1. In total, 34 sites exhibited increasing trends of tropospheric NO2 throughout the study period, 24 of which were found to be statistically significant. A total of 32 sites showed decreasing levels of tropospheric NO2 during the study period, of which 20 sites did so at statistically significant magnitudes. Overall, going beyond the relatively small set of megacities investigated previously, this study provides the first consistent analysis of recent changes in tropospheric NO2 levels over most large urban agglomerations worldwide, and indicates that changes in urban NO2 levels are subject to substantial regional differences as well as influenced by economic and demographic factors.", "author" : [ { "dropping-particle" : "", "family" : "Schneider", "given" : "P.", "non-dropping-particle" : "", "parse-names" : false, "suffix" : "" }, { "dropping-particle" : "", "family" : "Lahoz", "given" : "W. A.", "non-dropping-particle" : "", "parse-names" : false, "suffix" : "" }, { "dropping-particle" : "", "family" : "A", "given" : "R.", "non-dropping-particle" : "Van Der", "parse-names" : false, "suffix" : "" } ], "container-title" : "Atmospheric Chemistry and Physics", "id" : "ITEM-2", "issue" : "3", "issued" : { "date-parts" : [ [ "2015" ] ] }, "note" : "ACP", "page" : "1205-1220", "publisher" : "Copernicus Publications", "title" : "Recent satellite-based trends of tropospheric nitrogen dioxide over large urban agglomerations worldwide", "translator" : [ { "dropping-particle" : "", "family" : "G3010", "given" : "", "non-dropping-particle" : "", "parse-names" : false, "suffix" : "" } ], "type" : "article-journal", "volume" : "15" }, "uris" : [ "http://www.mendeley.com/documents/?uuid=53efb3c0-e869-4c13-a20d-8d28abd46aa2", "http://www.mendeley.com/documents/?uuid=e37059d3-cf32-4db5-ba79-055f6ffea5e4", "http://www.mendeley.com/documents/?uuid=333b9767-6dce-4c95-95a3-bc95fd8001c7" ] } ], "mendeley" : { "formattedCitation" : "(Schneider et al., 2015; Duncan et al., 2016)", "plainTextFormattedCitation" : "(Schneider et al., 2015; Duncan et al., 2016)", "previouslyFormattedCitation" : "(Schneider et al., 2015; Duncan et al., 2016)" }, "properties" : { "noteIndex" : 0 }, "schema" : "https://github.com/citation-style-language/schema/raw/master/csl-citation.json" }</w:instrText>
      </w:r>
      <w:r w:rsidR="00AF2E59" w:rsidRPr="000E472A">
        <w:rPr>
          <w:rFonts w:eastAsia="MS Gothic"/>
          <w:color w:val="000000"/>
          <w:lang w:val="en-GB"/>
        </w:rPr>
        <w:fldChar w:fldCharType="separate"/>
      </w:r>
      <w:r w:rsidR="00CB33A1">
        <w:rPr>
          <w:rFonts w:eastAsia="MS Gothic"/>
          <w:noProof/>
          <w:color w:val="000000"/>
          <w:lang w:val="en-GB"/>
        </w:rPr>
        <w:t>(Schneider et al., 2015; Duncan et al., 2016)</w:t>
      </w:r>
      <w:r w:rsidR="00AF2E59" w:rsidRPr="000E472A">
        <w:rPr>
          <w:rFonts w:eastAsia="MS Gothic"/>
          <w:color w:val="000000"/>
          <w:lang w:val="en-GB"/>
        </w:rPr>
        <w:fldChar w:fldCharType="end"/>
      </w:r>
      <w:r w:rsidR="00AF2E59" w:rsidRPr="000E472A">
        <w:rPr>
          <w:rFonts w:eastAsia="MS Gothic"/>
          <w:color w:val="000000"/>
          <w:lang w:val="en-GB"/>
        </w:rPr>
        <w:t xml:space="preserve">. </w:t>
      </w:r>
    </w:p>
    <w:p w14:paraId="2702FD3A" w14:textId="77777777" w:rsidR="00AF2E59" w:rsidRPr="000E472A" w:rsidRDefault="00AF2E59" w:rsidP="00D5630D">
      <w:pPr>
        <w:pStyle w:val="AR6BodyText"/>
        <w:rPr>
          <w:rFonts w:eastAsia="MS Gothic"/>
          <w:color w:val="000000"/>
          <w:lang w:val="en-GB"/>
        </w:rPr>
      </w:pPr>
    </w:p>
    <w:p w14:paraId="38B96B71" w14:textId="14D9A7C9" w:rsidR="00AF2E59" w:rsidRPr="000E472A" w:rsidRDefault="00AF2E59" w:rsidP="00D5630D">
      <w:pPr>
        <w:pStyle w:val="AR6BodyText"/>
        <w:rPr>
          <w:lang w:val="en-GB"/>
        </w:rPr>
      </w:pPr>
      <w:r w:rsidRPr="000E472A">
        <w:rPr>
          <w:rFonts w:eastAsia="MS Gothic"/>
          <w:color w:val="000000"/>
          <w:lang w:val="en-GB"/>
        </w:rPr>
        <w:t>In summary, global tropospheric NO</w:t>
      </w:r>
      <w:r w:rsidRPr="00075DD9">
        <w:rPr>
          <w:rFonts w:eastAsia="MS Gothic"/>
          <w:iCs/>
          <w:color w:val="000000"/>
          <w:vertAlign w:val="subscript"/>
          <w:lang w:val="en-GB"/>
          <w:rPrChange w:id="1590" w:author="Lucy Cowie" w:date="2021-07-26T21:58:00Z">
            <w:rPr>
              <w:rFonts w:eastAsia="MS Gothic"/>
              <w:i/>
              <w:color w:val="000000"/>
              <w:vertAlign w:val="subscript"/>
              <w:lang w:val="en-GB"/>
            </w:rPr>
          </w:rPrChange>
        </w:rPr>
        <w:t>x</w:t>
      </w:r>
      <w:r w:rsidRPr="000E472A">
        <w:rPr>
          <w:rFonts w:eastAsia="MS Gothic"/>
          <w:color w:val="000000"/>
          <w:lang w:val="en-GB"/>
        </w:rPr>
        <w:t xml:space="preserve"> abundance has increased from </w:t>
      </w:r>
      <w:r>
        <w:rPr>
          <w:rFonts w:eastAsia="MS Gothic"/>
          <w:color w:val="000000"/>
          <w:lang w:val="en-GB"/>
        </w:rPr>
        <w:t>1850</w:t>
      </w:r>
      <w:ins w:id="1591" w:author="Lucy Cowie" w:date="2021-07-26T21:59:00Z">
        <w:r w:rsidR="00075DD9">
          <w:rPr>
            <w:rFonts w:eastAsia="MS Gothic"/>
            <w:color w:val="000000"/>
            <w:lang w:val="en-GB"/>
          </w:rPr>
          <w:t>–</w:t>
        </w:r>
      </w:ins>
      <w:del w:id="1592" w:author="Lucy Cowie" w:date="2021-07-26T21:59:00Z">
        <w:r w:rsidRPr="000E472A" w:rsidDel="00075DD9">
          <w:rPr>
            <w:rFonts w:eastAsia="MS Gothic"/>
            <w:color w:val="000000"/>
            <w:lang w:val="en-GB"/>
          </w:rPr>
          <w:delText xml:space="preserve"> to </w:delText>
        </w:r>
      </w:del>
      <w:r>
        <w:rPr>
          <w:rFonts w:eastAsia="MS Gothic"/>
          <w:color w:val="000000"/>
          <w:lang w:val="en-GB"/>
        </w:rPr>
        <w:t>2015</w:t>
      </w:r>
      <w:r w:rsidRPr="000E472A">
        <w:rPr>
          <w:rFonts w:eastAsia="MS Gothic"/>
          <w:color w:val="000000"/>
          <w:lang w:val="en-GB"/>
        </w:rPr>
        <w:t xml:space="preserve"> (</w:t>
      </w:r>
      <w:r w:rsidRPr="000E472A">
        <w:rPr>
          <w:rFonts w:eastAsia="MS Gothic"/>
          <w:i/>
          <w:color w:val="000000"/>
          <w:lang w:val="en-GB"/>
        </w:rPr>
        <w:t>high confidence</w:t>
      </w:r>
      <w:r w:rsidRPr="000E472A">
        <w:rPr>
          <w:rFonts w:eastAsia="MS Gothic"/>
          <w:color w:val="000000"/>
          <w:lang w:val="en-GB"/>
        </w:rPr>
        <w:t>). Satellite observations of tropospheric NO</w:t>
      </w:r>
      <w:r w:rsidRPr="00FC3ED3">
        <w:rPr>
          <w:rFonts w:eastAsia="MS Gothic"/>
          <w:iCs/>
          <w:color w:val="000000"/>
          <w:vertAlign w:val="subscript"/>
          <w:lang w:val="en-GB"/>
          <w:rPrChange w:id="1593" w:author="Lucy Cowie" w:date="2021-07-26T21:59:00Z">
            <w:rPr>
              <w:rFonts w:eastAsia="MS Gothic"/>
              <w:i/>
              <w:color w:val="000000"/>
              <w:vertAlign w:val="subscript"/>
              <w:lang w:val="en-GB"/>
            </w:rPr>
          </w:rPrChange>
        </w:rPr>
        <w:t>x</w:t>
      </w:r>
      <w:r w:rsidRPr="000E472A">
        <w:rPr>
          <w:rFonts w:eastAsia="MS Gothic"/>
          <w:color w:val="000000"/>
          <w:lang w:val="en-GB"/>
        </w:rPr>
        <w:t xml:space="preserve"> indicate strong regional variations in trends over 2005</w:t>
      </w:r>
      <w:ins w:id="1594" w:author="Lucy Cowie" w:date="2021-07-26T21:59:00Z">
        <w:r w:rsidR="00330A8D">
          <w:rPr>
            <w:rFonts w:eastAsia="MS Gothic"/>
            <w:color w:val="000000"/>
            <w:lang w:val="en-GB"/>
          </w:rPr>
          <w:t>–</w:t>
        </w:r>
      </w:ins>
      <w:del w:id="1595" w:author="Lucy Cowie" w:date="2021-07-26T21:59:00Z">
        <w:r w:rsidRPr="000E472A" w:rsidDel="00330A8D">
          <w:rPr>
            <w:rFonts w:eastAsia="MS Gothic"/>
            <w:color w:val="000000"/>
            <w:lang w:val="en-GB"/>
          </w:rPr>
          <w:delText>-</w:delText>
        </w:r>
      </w:del>
      <w:r w:rsidRPr="000E472A">
        <w:rPr>
          <w:rFonts w:eastAsia="MS Gothic"/>
          <w:color w:val="000000"/>
          <w:lang w:val="en-GB"/>
        </w:rPr>
        <w:t xml:space="preserve">2015. There is </w:t>
      </w:r>
      <w:r w:rsidRPr="000E472A">
        <w:rPr>
          <w:rFonts w:eastAsia="MS Gothic"/>
          <w:i/>
          <w:color w:val="000000"/>
          <w:lang w:val="en-GB"/>
        </w:rPr>
        <w:t>high confidence</w:t>
      </w:r>
      <w:r w:rsidRPr="000E472A">
        <w:rPr>
          <w:rFonts w:eastAsia="MS Gothic"/>
          <w:color w:val="000000"/>
          <w:lang w:val="en-GB"/>
        </w:rPr>
        <w:t xml:space="preserve"> that NO</w:t>
      </w:r>
      <w:r w:rsidRPr="000E472A">
        <w:rPr>
          <w:rFonts w:eastAsia="MS Gothic"/>
          <w:color w:val="000000"/>
          <w:vertAlign w:val="subscript"/>
          <w:lang w:val="en-GB"/>
        </w:rPr>
        <w:t>2</w:t>
      </w:r>
      <w:r w:rsidRPr="000E472A">
        <w:rPr>
          <w:rFonts w:eastAsia="MS Gothic"/>
          <w:color w:val="000000"/>
          <w:lang w:val="en-GB"/>
        </w:rPr>
        <w:t xml:space="preserve"> has declined over the USA and </w:t>
      </w:r>
      <w:ins w:id="1596" w:author="Lucy Cowie" w:date="2021-07-26T21:59:00Z">
        <w:r w:rsidR="00330A8D">
          <w:rPr>
            <w:rFonts w:eastAsia="MS Gothic"/>
            <w:color w:val="000000"/>
            <w:lang w:val="en-GB"/>
          </w:rPr>
          <w:t>W</w:t>
        </w:r>
      </w:ins>
      <w:del w:id="1597" w:author="Lucy Cowie" w:date="2021-07-26T21:59:00Z">
        <w:r w:rsidRPr="000E472A" w:rsidDel="00330A8D">
          <w:rPr>
            <w:rFonts w:eastAsia="MS Gothic"/>
            <w:color w:val="000000"/>
            <w:lang w:val="en-GB"/>
          </w:rPr>
          <w:delText>w</w:delText>
        </w:r>
      </w:del>
      <w:r w:rsidRPr="000E472A">
        <w:rPr>
          <w:rFonts w:eastAsia="MS Gothic"/>
          <w:color w:val="000000"/>
          <w:lang w:val="en-GB"/>
        </w:rPr>
        <w:t>estern Europe since the mid</w:t>
      </w:r>
      <w:ins w:id="1598" w:author="Lucy Cowie" w:date="2021-07-26T22:00:00Z">
        <w:r w:rsidR="00601247">
          <w:rPr>
            <w:rFonts w:eastAsia="MS Gothic"/>
            <w:color w:val="000000"/>
            <w:lang w:val="en-GB"/>
          </w:rPr>
          <w:t>-</w:t>
        </w:r>
      </w:ins>
      <w:del w:id="1599" w:author="Lucy Cowie" w:date="2021-07-26T22:00:00Z">
        <w:r w:rsidRPr="000E472A" w:rsidDel="00601247">
          <w:rPr>
            <w:rFonts w:eastAsia="MS Gothic"/>
            <w:color w:val="000000"/>
            <w:lang w:val="en-GB"/>
          </w:rPr>
          <w:delText xml:space="preserve"> </w:delText>
        </w:r>
      </w:del>
      <w:r w:rsidRPr="000E472A">
        <w:rPr>
          <w:rFonts w:eastAsia="MS Gothic"/>
          <w:color w:val="000000"/>
          <w:lang w:val="en-GB"/>
        </w:rPr>
        <w:t>1990s and increased over China until 2011. NO</w:t>
      </w:r>
      <w:r w:rsidRPr="000E472A">
        <w:rPr>
          <w:rFonts w:eastAsia="MS Gothic"/>
          <w:color w:val="000000"/>
          <w:vertAlign w:val="subscript"/>
          <w:lang w:val="en-GB"/>
        </w:rPr>
        <w:t>2</w:t>
      </w:r>
      <w:r w:rsidRPr="000E472A">
        <w:rPr>
          <w:rFonts w:eastAsia="MS Gothic"/>
          <w:color w:val="000000"/>
          <w:lang w:val="en-GB"/>
        </w:rPr>
        <w:t xml:space="preserve"> trends have reversed (declining) over China beginning in 2012 and NO</w:t>
      </w:r>
      <w:r w:rsidRPr="000E472A">
        <w:rPr>
          <w:rFonts w:eastAsia="MS Gothic"/>
          <w:color w:val="000000"/>
          <w:vertAlign w:val="subscript"/>
          <w:lang w:val="en-GB"/>
        </w:rPr>
        <w:t>2</w:t>
      </w:r>
      <w:r w:rsidRPr="000E472A">
        <w:rPr>
          <w:rFonts w:eastAsia="MS Gothic"/>
          <w:color w:val="000000"/>
          <w:lang w:val="en-GB"/>
        </w:rPr>
        <w:t xml:space="preserve"> has increased over South Asia by 50% since 2005 (</w:t>
      </w:r>
      <w:r w:rsidRPr="000E472A">
        <w:rPr>
          <w:rFonts w:eastAsia="MS Gothic"/>
          <w:i/>
          <w:color w:val="000000"/>
          <w:lang w:val="en-GB"/>
        </w:rPr>
        <w:t>medium confidence</w:t>
      </w:r>
      <w:r w:rsidRPr="000E472A">
        <w:rPr>
          <w:rFonts w:eastAsia="MS Gothic"/>
          <w:color w:val="000000"/>
          <w:lang w:val="en-GB"/>
        </w:rPr>
        <w:t>).</w:t>
      </w:r>
      <w:r w:rsidRPr="000E472A">
        <w:rPr>
          <w:color w:val="000000"/>
          <w:shd w:val="clear" w:color="auto" w:fill="FFFFFF"/>
          <w:lang w:val="en-GB"/>
        </w:rPr>
        <w:t xml:space="preserve"> </w:t>
      </w:r>
    </w:p>
    <w:p w14:paraId="3C5BB1EE" w14:textId="77777777" w:rsidR="00AF2E59" w:rsidRPr="000E472A" w:rsidRDefault="00AF2E59" w:rsidP="00D5630D">
      <w:pPr>
        <w:pStyle w:val="AR6BodyText"/>
        <w:rPr>
          <w:lang w:val="en-GB"/>
        </w:rPr>
      </w:pPr>
    </w:p>
    <w:p w14:paraId="24C5D62C" w14:textId="77777777" w:rsidR="00AF2E59" w:rsidRPr="000E472A" w:rsidRDefault="00AF2E59" w:rsidP="00D5630D">
      <w:pPr>
        <w:pStyle w:val="AR6BodyText"/>
        <w:rPr>
          <w:lang w:val="en-GB"/>
        </w:rPr>
      </w:pPr>
    </w:p>
    <w:p w14:paraId="54B6203D" w14:textId="77777777" w:rsidR="00AF2E59" w:rsidRPr="000E472A" w:rsidRDefault="00AF2E59" w:rsidP="00D5630D">
      <w:pPr>
        <w:pStyle w:val="AR6BodyText"/>
        <w:rPr>
          <w:b/>
          <w:lang w:val="en-GB"/>
        </w:rPr>
      </w:pPr>
      <w:r w:rsidRPr="000E472A">
        <w:rPr>
          <w:b/>
          <w:lang w:val="en-GB"/>
        </w:rPr>
        <w:t xml:space="preserve">[START FIGURE </w:t>
      </w:r>
      <w:r w:rsidRPr="000E472A">
        <w:rPr>
          <w:b/>
          <w:bCs/>
          <w:lang w:val="en-GB"/>
        </w:rPr>
        <w:t>6.6</w:t>
      </w:r>
      <w:r w:rsidRPr="000E472A">
        <w:rPr>
          <w:b/>
          <w:lang w:val="en-GB"/>
        </w:rPr>
        <w:t xml:space="preserve"> HERE]</w:t>
      </w:r>
    </w:p>
    <w:p w14:paraId="69FF9E39" w14:textId="77777777" w:rsidR="00AF2E59" w:rsidRPr="000E472A" w:rsidRDefault="00AF2E59" w:rsidP="00D5630D">
      <w:pPr>
        <w:pStyle w:val="AR6BodyText"/>
        <w:rPr>
          <w:lang w:val="en-GB"/>
        </w:rPr>
      </w:pPr>
    </w:p>
    <w:p w14:paraId="0DF6EDA7" w14:textId="671C037C" w:rsidR="00F70F34" w:rsidRPr="001C68C5" w:rsidRDefault="00F70F34" w:rsidP="001C68C5">
      <w:pPr>
        <w:pStyle w:val="AR6Chap6Figure"/>
      </w:pPr>
      <w:r w:rsidRPr="00E92DD9">
        <w:rPr>
          <w:b/>
        </w:rPr>
        <w:t xml:space="preserve">Long term climatological mean (a) and time evolution (b) of tropospheric </w:t>
      </w:r>
      <w:r w:rsidR="00B96759">
        <w:rPr>
          <w:rFonts w:cs="Times New Roman"/>
          <w:b/>
          <w:bCs/>
        </w:rPr>
        <w:t>nitrogen dioxide</w:t>
      </w:r>
      <w:r w:rsidR="00B96759" w:rsidRPr="004F54B9">
        <w:rPr>
          <w:rFonts w:cs="Times New Roman"/>
          <w:b/>
          <w:bCs/>
        </w:rPr>
        <w:t xml:space="preserve"> </w:t>
      </w:r>
      <w:r w:rsidR="00B96759">
        <w:rPr>
          <w:rFonts w:cs="Times New Roman"/>
          <w:b/>
          <w:bCs/>
        </w:rPr>
        <w:t>(</w:t>
      </w:r>
      <w:r w:rsidR="00B96759" w:rsidRPr="004F54B9">
        <w:rPr>
          <w:rFonts w:cs="Times New Roman"/>
          <w:b/>
          <w:bCs/>
        </w:rPr>
        <w:t>NO</w:t>
      </w:r>
      <w:r w:rsidR="00B96759" w:rsidRPr="004F54B9">
        <w:rPr>
          <w:rFonts w:cs="Times New Roman"/>
          <w:b/>
          <w:bCs/>
          <w:vertAlign w:val="subscript"/>
        </w:rPr>
        <w:t>2</w:t>
      </w:r>
      <w:r w:rsidR="00B96759">
        <w:rPr>
          <w:rFonts w:cs="Times New Roman"/>
          <w:b/>
          <w:bCs/>
        </w:rPr>
        <w:t xml:space="preserve">) </w:t>
      </w:r>
      <w:r w:rsidRPr="00E92DD9">
        <w:rPr>
          <w:b/>
        </w:rPr>
        <w:t xml:space="preserve"> vertical column density</w:t>
      </w:r>
      <w:r w:rsidR="00B96759">
        <w:rPr>
          <w:b/>
        </w:rPr>
        <w:t xml:space="preserve">. </w:t>
      </w:r>
      <w:r w:rsidR="00B96759">
        <w:t>Values come</w:t>
      </w:r>
      <w:r w:rsidRPr="001C68C5">
        <w:t xml:space="preserve"> from the merged GOME/SCIAMACHY/GOME-2 (TM4NO2A version 2.3) dataset for the period 1996-2016 </w:t>
      </w:r>
      <w:r w:rsidRPr="001C68C5">
        <w:fldChar w:fldCharType="begin" w:fldLock="1"/>
      </w:r>
      <w:r w:rsidR="00D477C7">
        <w:instrText>ADDIN CSL_CITATION { "citationItems" : [ { "id" : "ITEM-1", "itemData" : { "DOI" : "10.5194/acp-19-6269-2019", "ISSN" : "16807324", "abstract" : "In this work, a 21-year global dataset from four different satellite sensors with a mid-morning overpass (GOME/ERS-2, SCIAMACHY/ENVISAT, GOME- 2/Metop-A, and GOME-2/Metop-B) is compiled to study the long-term tropospheric NO2 patterns and trends. The Global Ozone Monitoring Experiment (GOME) and GOME-2 data are corrected relative to the SCanning Imaging Absorption spectroMeter for Atmospheric CHartographY (SCIAMACHY) data to produce a self-consistent dataset that covers the period April 1996September 2017. The highest tropospheric NO2 concentrations are seen over urban, industrialized, and highly populated areas and over ship tracks in the oceans. Tropospheric NO2 has generally decreased during the last 2 decades over the industrialized and highly populated regions of the western world (a total decrease of the order of 49% over the US, the Netherlands, and the UK; 36% over Italy and Japan; and 32% over Germany and France) and increased over developing regions (a total increase of 160% over China and 33% over India). It is suggested here that linear trends cannot be used efficiently worldwide for such long periods. Tropospheric NO2 is very sensitive to socioeconomic changes (e.g., environmental protection policies, economic recession, warfare, etc.) which may cause either short-term changes or even a reversal of the trends. The application of a method capable of detecting the year when a reversal of trends happened shows that tropospheric NO2 concentrations switched from positive to negative trends and vice versa over several regions around the globe. A country-level analysis revealed clusters of countries that exhibit similar positive-to-negative or negative-topositive trend reversals, while 29 out of a total of 64 examined megacities and large urban agglomerations experienced a trend reversal at some point within the last 2 decades.", "author" : [ { "dropping-particle" : "", "family" : "Georgoulias", "given" : "Aristeidis K.", "non-dropping-particle" : "", "parse-names" : false, "suffix" : "" }, { "dropping-particle" : "", "family" : "Der", "given" : "Ronald A.J.", "non-dropping-particle" : "Van", "parse-names" : false, "suffix" : "" }, { "dropping-particle" : "", "family" : "Stammes", "given" : "Piet", "non-dropping-particle" : "", "parse-names" : false, "suffix" : "" }, { "dropping-particle" : "", "family" : "Folkert Boersma", "given" : "K.", "non-dropping-particle" : "", "parse-names" : false, "suffix" : "" }, { "dropping-particle" : "", "family" : "Eskes", "given" : "Henk J.", "non-dropping-particle" : "", "parse-names" : false, "suffix" : "" } ], "container-title" : "Atmospheric Chemistry and Physics", "id" : "ITEM-1", "issue" : "9", "issued" : { "date-parts" : [ [ "2019", "5" ] ] }, "page" : "6269-6294", "publisher" : "Copernicus Publications", "title" : "Trends and trend reversal detection in 2 decades of tropospheric NO&lt;sub&gt;2&lt;/sub&gt; satellite observations", "translator" : [ { "dropping-particle" : "", "family" : "G4181", "given" : "", "non-dropping-particle" : "", "parse-names" : false, "suffix" : "" } ], "type" : "article-journal", "volume" : "19" }, "uris" : [ "http://www.mendeley.com/documents/?uuid=b1a21cf3-c363-477d-b858-5effc1229960" ] } ], "mendeley" : { "formattedCitation" : "(Georgoulias et al., 2019)", "plainTextFormattedCitation" : "(Georgoulias et al., 2019)", "previouslyFormattedCitation" : "(Georgoulias et al., 2019)" }, "properties" : { "noteIndex" : 0 }, "schema" : "https://github.com/citation-style-language/schema/raw/master/csl-citation.json" }</w:instrText>
      </w:r>
      <w:r w:rsidRPr="001C68C5">
        <w:fldChar w:fldCharType="separate"/>
      </w:r>
      <w:r w:rsidR="00CB33A1">
        <w:rPr>
          <w:noProof/>
        </w:rPr>
        <w:t>(Georgoulias et al., 2019)</w:t>
      </w:r>
      <w:r w:rsidRPr="001C68C5">
        <w:fldChar w:fldCharType="end"/>
      </w:r>
      <w:r w:rsidRPr="001C68C5">
        <w:t xml:space="preserve">. Time evolution of </w:t>
      </w:r>
      <w:r w:rsidRPr="001C68C5">
        <w:rPr>
          <w:rFonts w:eastAsiaTheme="majorEastAsia"/>
        </w:rPr>
        <w:t>NO</w:t>
      </w:r>
      <w:r w:rsidRPr="006B7074">
        <w:rPr>
          <w:rFonts w:eastAsiaTheme="majorEastAsia"/>
          <w:vertAlign w:val="subscript"/>
        </w:rPr>
        <w:t>2</w:t>
      </w:r>
      <w:r w:rsidRPr="001C68C5">
        <w:t xml:space="preserve"> column shown in panel (b) is normalized to the fitted 1996 levels for the 10 regions shown as boxes in panel (a). </w:t>
      </w:r>
      <w:r w:rsidR="000B166D" w:rsidRPr="004369BC">
        <w:rPr>
          <w:rFonts w:cs="Times New Roman"/>
          <w:szCs w:val="20"/>
        </w:rPr>
        <w:t xml:space="preserve">Further details on data sources and processing are available in the chapter data table (Table </w:t>
      </w:r>
      <w:r w:rsidR="000B166D">
        <w:rPr>
          <w:rFonts w:cs="Times New Roman"/>
          <w:szCs w:val="20"/>
        </w:rPr>
        <w:t>6.SM.1</w:t>
      </w:r>
      <w:r w:rsidR="000B166D" w:rsidRPr="004369BC">
        <w:rPr>
          <w:rFonts w:cs="Times New Roman"/>
          <w:szCs w:val="20"/>
        </w:rPr>
        <w:t>).</w:t>
      </w:r>
    </w:p>
    <w:p w14:paraId="7400D88B" w14:textId="77777777" w:rsidR="00AF2E59" w:rsidRPr="000E472A" w:rsidRDefault="00AF2E59" w:rsidP="00D5630D">
      <w:pPr>
        <w:pStyle w:val="AR6BodyText"/>
        <w:rPr>
          <w:color w:val="000000"/>
          <w:lang w:val="en-GB"/>
        </w:rPr>
      </w:pPr>
    </w:p>
    <w:p w14:paraId="5F804235" w14:textId="77777777" w:rsidR="00AF2E59" w:rsidRPr="000E472A" w:rsidRDefault="00AF2E59" w:rsidP="00D5630D">
      <w:pPr>
        <w:pStyle w:val="AR6BodyText"/>
        <w:rPr>
          <w:b/>
          <w:lang w:val="en-GB"/>
        </w:rPr>
      </w:pPr>
      <w:r w:rsidRPr="000E472A">
        <w:rPr>
          <w:b/>
          <w:lang w:val="en-GB"/>
        </w:rPr>
        <w:t>[END FIGURE 6.6 HERE]</w:t>
      </w:r>
    </w:p>
    <w:p w14:paraId="5678D2E1" w14:textId="77777777" w:rsidR="00AF2E59" w:rsidRPr="000E472A" w:rsidRDefault="00AF2E59" w:rsidP="00D5630D">
      <w:pPr>
        <w:pStyle w:val="AR6BodyText"/>
        <w:rPr>
          <w:lang w:val="en-GB"/>
        </w:rPr>
      </w:pPr>
    </w:p>
    <w:p w14:paraId="743EE397" w14:textId="77777777" w:rsidR="00AF2E59" w:rsidRPr="000E472A" w:rsidRDefault="00AF2E59" w:rsidP="00D5630D">
      <w:pPr>
        <w:pStyle w:val="AR6BodyText"/>
        <w:rPr>
          <w:lang w:val="en-GB"/>
        </w:rPr>
      </w:pPr>
    </w:p>
    <w:p w14:paraId="2BAE209A" w14:textId="77777777" w:rsidR="00AF2E59" w:rsidRPr="00930489" w:rsidRDefault="00AF2E59" w:rsidP="00930489">
      <w:pPr>
        <w:pStyle w:val="AR6Chap6Level36111"/>
      </w:pPr>
      <w:bookmarkStart w:id="1600" w:name="_Toc528163516"/>
      <w:bookmarkStart w:id="1601" w:name="_Toc5715219"/>
      <w:bookmarkStart w:id="1602" w:name="_Toc5721878"/>
      <w:bookmarkStart w:id="1603" w:name="_Toc6596749"/>
      <w:bookmarkStart w:id="1604" w:name="_Toc30500993"/>
      <w:bookmarkStart w:id="1605" w:name="_Toc70498179"/>
      <w:r w:rsidRPr="00930489">
        <w:t>Carbon Monoxide (CO)</w:t>
      </w:r>
      <w:bookmarkStart w:id="1606" w:name="_Toc528163517"/>
      <w:bookmarkEnd w:id="1600"/>
      <w:bookmarkEnd w:id="1601"/>
      <w:bookmarkEnd w:id="1602"/>
      <w:bookmarkEnd w:id="1603"/>
      <w:bookmarkEnd w:id="1604"/>
      <w:bookmarkEnd w:id="1605"/>
    </w:p>
    <w:p w14:paraId="52257A74" w14:textId="77777777" w:rsidR="00AF2E59" w:rsidRPr="000E472A" w:rsidRDefault="00AF2E59" w:rsidP="00D5630D">
      <w:pPr>
        <w:pStyle w:val="AR6BodyText"/>
        <w:rPr>
          <w:lang w:val="en-GB" w:eastAsia="en-US"/>
        </w:rPr>
      </w:pPr>
    </w:p>
    <w:p w14:paraId="02D78B10" w14:textId="6D53EA86" w:rsidR="00AF2E59" w:rsidRPr="000E472A" w:rsidRDefault="00AF2E59" w:rsidP="00D5630D">
      <w:pPr>
        <w:pStyle w:val="AR6BodyText"/>
        <w:rPr>
          <w:color w:val="000000"/>
          <w:lang w:val="en-GB"/>
        </w:rPr>
      </w:pPr>
      <w:r w:rsidRPr="000E472A">
        <w:rPr>
          <w:color w:val="000000"/>
          <w:lang w:val="en-GB"/>
        </w:rPr>
        <w:t xml:space="preserve">About half of the atmospheric CO burden is due to its direct emissions and the remainder is due to </w:t>
      </w:r>
      <w:ins w:id="1607" w:author="Lucy Cowie" w:date="2021-07-26T22:02:00Z">
        <w:r w:rsidR="005A2EFD">
          <w:rPr>
            <w:color w:val="000000"/>
            <w:lang w:val="en-GB"/>
          </w:rPr>
          <w:t xml:space="preserve">the </w:t>
        </w:r>
      </w:ins>
      <w:r>
        <w:rPr>
          <w:color w:val="000000"/>
          <w:lang w:val="en-GB"/>
        </w:rPr>
        <w:t>atmospheric oxidation</w:t>
      </w:r>
      <w:r w:rsidRPr="000E472A">
        <w:rPr>
          <w:color w:val="000000"/>
          <w:lang w:val="en-GB"/>
        </w:rPr>
        <w:t xml:space="preserve"> </w:t>
      </w:r>
      <w:r>
        <w:rPr>
          <w:color w:val="000000"/>
          <w:lang w:val="en-GB"/>
        </w:rPr>
        <w:t>of</w:t>
      </w:r>
      <w:r w:rsidRPr="000E472A">
        <w:rPr>
          <w:color w:val="000000"/>
          <w:lang w:val="en-GB"/>
        </w:rPr>
        <w:t xml:space="preserve"> methane and NMVOCs. Reaction with OH is the primary sink of CO with a smaller contribution from dry deposition.</w:t>
      </w:r>
    </w:p>
    <w:p w14:paraId="21FE8CE7" w14:textId="77777777" w:rsidR="00AF2E59" w:rsidRPr="000E472A" w:rsidRDefault="00AF2E59" w:rsidP="00D5630D">
      <w:pPr>
        <w:pStyle w:val="AR6BodyText"/>
        <w:rPr>
          <w:color w:val="000000"/>
          <w:lang w:val="en-GB"/>
        </w:rPr>
      </w:pPr>
    </w:p>
    <w:p w14:paraId="3D703437" w14:textId="17AD48D1" w:rsidR="00AF2E59" w:rsidRPr="000E472A" w:rsidRDefault="00AF2E59" w:rsidP="00D5630D">
      <w:pPr>
        <w:pStyle w:val="AR6BodyText"/>
        <w:rPr>
          <w:lang w:val="en-GB"/>
        </w:rPr>
      </w:pPr>
      <w:r w:rsidRPr="000E472A">
        <w:rPr>
          <w:lang w:val="en-GB"/>
        </w:rPr>
        <w:t xml:space="preserve">Since AR5, advances in satellite retrievals </w:t>
      </w:r>
      <w:commentRangeStart w:id="1608"/>
      <w:commentRangeStart w:id="1609"/>
      <w:r w:rsidRPr="000E472A">
        <w:rPr>
          <w:lang w:val="en-GB"/>
        </w:rPr>
        <w:fldChar w:fldCharType="begin" w:fldLock="1"/>
      </w:r>
      <w:ins w:id="1610" w:author="Robin Matthews" w:date="2021-07-08T15:35:00Z">
        <w:r w:rsidR="00317844">
          <w:rPr>
            <w:lang w:val="en-GB"/>
          </w:rPr>
          <w:instrText>ADDIN CSL_CITATION { "citationItems" : [ { "id" : "ITEM-1", "itemData" : { "DOI" : "10.5194/acp-14-103-2014", "ISSN" : "16807316", "abstract" : "This study tests a novel methodology to add value to satellite data sets. This methodology, data fusion, is similar to data assimilation, except that the background model-based field is replaced by a satellite data set, in this case AIRS (Atmospheric Infrared Sounder) carbon monoxide (CO) measurements. The observational information comes from CO measurements with lower spatial coverage than AIRS, namely, from TES (Tropospheric Emission Spectrometer) and MLS (Microwave Limb Sounder). We show that combining these data sets with data fusion uses the higher spectral resolution of TES to extend AIRS CO observational sensitivity to the lower troposphere, a region especially important for air quality studies. We also show that combined CO measurements from AIRS and MLS provide enhanced information in the UTLS (upper troposphere/lower stratosphere) region compared to each product individually. The combined AIRS-TES and AIRS-MLS CO products are validated against DACOM (differential absorption mid-IR diode laser spectrometer) in situ CO measurements from the INTEX-B (Intercontinental Chemical Transport Experiment: MILAGRO and Pacific phases) field campaign and in situ data from HIPPO (HIAPER Pole-to-Pole Observations) flights. The data fusion results show improved sensitivities in the lower and upper troposphere (20-30% and above 20%, respectively) as compared with AIRS-only version 5 CO retrievals, and improved daily coverage compared with TES and MLS CO data. \u00a9 2014 Author(s).", "author" : [ { "dropping-particle" : "", "family" : "Warner", "given" : "J. X.", "non-dropping-particle" : "", "parse-names" : false, "suffix" : "" }, { "dropping-particle" : "", "family" : "Yang", "given" : "R.", "non-dropping-particle" : "", "parse-names" : false, "suffix" : "" }, { "dropping-particle" : "", "family" : "Wei", "given" : "Z.", "non-dropping-particle" : "", "parse-names" : false, "suffix" : "" }, { "dropping-particle" : "", "family" : "Carminati", "given" : "F.", "non-dropping-particle" : "", "parse-names" : false, "suffix" : "" }, { "dropping-particle" : "", "family" : "Tangborn", "given" : "A.", "non-dropping-particle" : "", "parse-names" : false, "suffix" : "" }, { "dropping-particle" : "", "family" : "Sun", "given" : "Z.", "non-dropping-particle" : "", "parse-names" : false, "suffix" : "" }, { "dropping-particle" : "", "family" : "Lahoz", "given" : "W.", "non-dropping-particle" : "", "parse-names" : false, "suffix" : "" }, { "dropping-particle" : "", "family" : "Atti\u00e9", "given" : "J. L.", "non-dropping-particle" : "", "parse-names" : false, "suffix" : "" }, { "dropping-particle" : "", "family" : "Amraoui", "given" : "L.", "non-dropping-particle" : "El", "parse-names" : false, "suffix" : "" }, { "dropping-particle" : "", "family" : "Duncan", "given" : "B.", "non-dropping-particle" : "", "parse-names" : false, "suffix" : "" } ], "container-title" : "Atmospheric Chemistry and Physics", "id" : "ITEM-1", "issue" : "1", "issued" : { "date-parts" : [ [ "2014" ] ] }, "page" : "103-114", "title" : "Global carbon monoxide products from combined AIRS, TES and MLS measurements on A-train satellites", "translator" : [ { "dropping-particle" : "", "family" : "G3734", "given" : "", "non-dropping-particle" : "", "parse-names" : false, "suffix" : "" } ], "type" : "article-journal", "volume" : "14" }, "uris" : [ "http://www.mendeley.com/documents/?uuid=ffe1ef3c-6dd3-4971-ad48-396b2234ec81", "http://www.mendeley.com/documents/?uuid=cdd193ba-e9a4-40af-bff5-9fa76082cb43" ] }, { "id" : "ITEM-2", "itemData" : { "DOI" : "10.5194/acp-13-837-2013", "ISBN" : "1680-7316", "ISSN" : "16807316", "abstract" : "Atmospheric carbon monoxide (CO) distributions are controlled by anthropogenic emissions, biomass burning, transport and oxidation by reaction with the hydroxyl radical (OH). Quantifying trends in CO is therefore important for understanding changes related to all of these contributions. Here we present a comprehensive record of satellite observations from 2000 through 2011 of total column CO using the available measurements from nadir-viewing thermal infrared instruments: MOPITT, AIRS, TES and IASI. We examine trends for CO in the Northern and Southern Hemispheres along with regional trends for Eastern China, Eastern USA, Europe and India. We find that all the satellite observations are consistent with a modest decreasing trend similar to -1% yr(-1) in total column CO over the Northern Hemisphere for this time period and a less significant, but still decreasing trend in the Southern Hemisphere. Although decreasing trends in the United States and Europe have been observed from surface CO measurements, we also find a decrease in CO over E. China that, to our knowledge, has not been reported previously. Some of the interannual variability in the observations can be explained by global fire emissions, but the overall decrease needs further study to understand the implications for changes in anthropogenic emissions.", "author" : [ { "dropping-particle" : "", "family" : "Worden", "given" : "H. M.", "non-dropping-particle" : "", "parse-names" : false, "suffix" : "" }, { "dropping-particle" : "", "family" : "Deeter", "given" : "M. N.", "non-dropping-particle" : "", "parse-names" : false, "suffix" : "" }, { "dropping-particle" : "", "family" : "Frankenberg", "given" : "C.", "non-dropping-particle" : "", "parse-names" : false, "suffix" : "" }, { "dropping-particle" : "", "family" : "George", "given" : "M.", "non-dropping-particle" : "", "parse-names" : false, "suffix" : "" }, { "dropping-particle" : "", "family" : "Nichitiu", "given" : "F.", "non-dropping-particle" : "", "parse-names" : false, "suffix" : "" }, { "dropping-particle" : "", "family" : "Worden", "given" : "J.", "non-dropping-particle" : "", "parse-names" : false, "suffix" : "" }, { "dropping-particle" : "", "family" : "Aben", "given" : "I.", "non-dropping-particle" : "", "parse-names" : false, "suffix" : "" }, { "dropping-particle" : "", "family" : "Bowman", "given" : "K. W.", "non-dropping-particle" : "", "parse-names" : false, "suffix" : "" }, { "dropping-particle" : "", "family" : "Clerbaux", "given" : "C.", "non-dropping-particle" : "", "parse-names" : false, "suffix" : "" }, { "dropping-particle" : "", "family" : "Coheur", "given" : "P. F.", "non-dropping-particle" : "", "parse-names" : false, "suffix" : "" }, { "dropping-particle" : "", "family" : "Laat", "given" : "A. T.J.", "non-dropping-particle" : "De", "parse-names" : false, "suffix" : "" }, { "dropping-particle" : "", "family" : "Detweiler", "given" : "R.", "non-dropping-particle" : "", "parse-names" : false, "suffix" : "" }, { "dropping-particle" : "", "family" : "Drummond", "given" : "J. R.", "non-dropping-particle" : "", "parse-names" : false, "suffix" : "" }, { "dropping-particle" : "", "family" : "Edwards", "given" : "D. P.", "non-dropping-particle" : "", "parse-names" : false, "suffix" : "" }, { "dropping-particle" : "", "family" : "Gille", "given" : "J. C.", "non-dropping-particle" : "", "parse-names" : false, "suffix" : "" }, { "dropping-particle" : "", "family" : "Hurtmans", "given" : "D.", "non-dropping-particle" : "", "parse-names" : false, "suffix" : "" }, { "dropping-particle" : "", "family" : "Luo", "given" : "M.", "non-dropping-particle" : "", "parse-names" : false, "suffix" : "" }, { "dropping-particle" : "", "family" : "Mart\u00ednez-Alonso", "given" : "S.", "non-dropping-particle" : "", "parse-names" : false, "suffix" : "" }, { "dropping-particle" : "", "family" : "Massie", "given" : "S.", "non-dropping-particle" : "", "parse-names" : false, "suffix" : "" }, { "dropping-particle" : "", "family" : "Pfister", "given" : "G.", "non-dropping-particle" : "", "parse-names" : false, "suffix" : "" }, { "dropping-particle" : "", "family" : "Warner", "given" : "J. X.", "non-dropping-particle" : "", "parse-names" : false, "suffix" : "" } ], "container-title" : "Atmospheric Chemistry and Physics", "id" : "ITEM-2", "issued" : { "date-parts" : [ [ "2013" ] ] }, "title" : "Decadal record of satellite carbon monoxide observations", "translator" : [ { "dropping-particle" : "", "family" : "G3745", "given" : "", "non-dropping-particle" : "", "parse-names" : false, "suffix" : "" } ], "type" : "article-journal" }, "uris" : [ "http://www.mendeley.com/documents/?uuid=af4b4b34-bef0-4930-82a0-0d86a6457a4c", "http://www.mendeley.com/documents/?uuid=43026f9e-17f5-411f-ad21-01baf1aaca26" ] }, { "id" : "ITEM-3", "itemData" : { "DOI" : "10.1016/j.rse.2020.112275", "ISSN" : "00344257", "abstract" : "Following past studies to quantify decadal trends in global carbon monoxide (CO) using satellite observations, we update estimates and find a CO trend in column amounts of about \u22120.50 % per year between 2002 to 2018, which is a deceleration compared to analyses performed on shorter records that found \u22121 % per year. Aerosols are co-emitted with CO from both fires and anthropogenic sources but with a shorter lifetime than CO. A combined trend analysis of CO and aerosol optical depth (AOD) measurements from space helps to diagnose the drivers of regional differences in the CO trend. We use the long-term records of CO from the Measurements of Pollution in the Troposphere (MOPITT) and AOD from the Moderate Resolution Imaging Spectroradiometer (MODIS) instrument. Other satellite instruments measuring CO in the thermal infrared, AIRS, TES, IASI, and CrIS, show consistent hemispheric CO variability and corroborate results from the trend analysis performed with MOPITT CO. Trends are examined by hemisphere and in regions for 2002 to 2018, with uncertainties quantified. The CO and AOD records are split into two sub-periods (2002 to 2010 and 2010 to 2018) in order to assess trend changes over the 16 years. We focus on four major population centers: Northeast China, North India, Europe, and Eastern USA, as well as fire-prone regions in both hemispheres. In general, CO declines faster in the first half of the record compared to the second half, while AOD trends show more variability across regions. We find evidence of the atmospheric impact of air quality management policies. The large decline in CO found over Northeast China is initially associated with an improvement in combustion efficiency, with subsequent additional air quality improvements from 2010 onwards. Industrial regions with minimal emission control measures such as North India become more globally relevant as the global CO trend weakens. We also examine the CO trends in monthly percentile values to understand seasonal implications and find that local changes in biomass burning are sufficiently strong to counteract the global downward trend in atmospheric CO, particularly in late summer.", "author" : [ { "dropping-particle" : "", "family" : "Buchholz", "given" : "Rebecca R.", "non-dropping-particle" : "", "parse-names" : false, "suffix" : "" }, { "dropping-particle" : "", "family" : "Worden", "given" : "Helen M.", "non-dropping-particle" : "", "parse-names" : false, "suffix" : "" }, { "dropping-particle" : "", "family" : "Park", "given" : "Mijeong", "non-dropping-particle" : "", "parse-names" : false, "suffix" : "" }, { "dropping-particle" : "", "family" : "Francis", "given" : "Gene", "non-dropping-particle" : "", "parse-names" : false, "suffix" : "" }, { "dropping-particle" : "", "family" : "Deeter", "given" : "Merritt N.", "non-dropping-particle" : "", "parse-names" : false, "suffix" : "" }, { "dropping-particle" : "", "family" : "Edwards", "given" : "David P.", "non-dropping-particle" : "", "parse-names" : false, "suffix" : "" }, { "dropping-particle" : "", "family" : "Emmons", "given" : "Louisa K.", "non-dropping-particle" : "", "parse-names" : false, "suffix" : "" }, { "dropping-particle" : "", "family" : "Gaubert", "given" : "Benjamin", "non-dropping-particle" : "", "parse-names" : false, "suffix" : "" }, { "dropping-particle" : "", "family" : "Gille", "given" : "John", "non-dropping-particle" : "", "parse-names" : false, "suffix" : "" }, { "dropping-particle" : "", "family" : "Mart\u00ednez-Alonso", "given" : "Sara", "non-dropping-particle" : "", "parse-names" : false, "suffix" : "" }, { "dropping-particle" : "", "family" : "Tang", "given" : "Wenfu", "non-dropping-particle" : "", "parse-names" : false, "suffix" : "" }, { "dropping-particle" : "", "family" : "Kumar", "given" : "Rajesh", "non-dropping-particle" : "", "parse-names" : false, "suffix" : "" }, { "dropping-particle" : "", "family" : "Drummond", "given" : "James R.", "non-dropping-particle" : "", "parse-names" : false, "suffix" : "" }, { "dropping-particle" : "", "family" : "Clerbaux", "given" : "Cathy", "non-dropping-particle" : "", "parse-names" : false, "suffix" : "" }, { "dropping-particle" : "", "family" : "George", "given" : "Maya", "non-dropping-particle" : "", "parse-names" : false, "suffix" : "" }, { "dropping-particle" : "", "family" : "Coheur", "given" : "Pierre-Fran\u00e7ois", "non-dropping-particle" : "", "parse-names" : false, "suffix" : "" }, { "dropping-particle" : "", "family" : "Hurtmans", "given" : "Daniel", "non-dropping-particle" : "", "parse-names" : false, "suffix" : "" }, { "dropping-particle" : "", "family" : "Bowman", "given" : "Kevin W.", "non-dropping-particle" : "", "parse-names" : false, "suffix" : "" }, { "dropping-particle" : "", "family" : "Luo", "given" : "Ming", "non-dropping-particle" : "", "parse-names" : false, "suffix" : "" }, { "dropping-particle" : "", "family" : "Payne", "given" : "Vivienne H.", "non-dropping-particle" : "", "parse-names" : false, "suffix" : "" }, { "dropping-particle" : "", "family" : "Worden", "given" : "John R.", "non-dropping-particle" : "", "parse-names" : false, "suffix" : "" }, { "dropping-particle" : "", "family" : "Chin", "given" : "Mian", "non-dropping-particle" : "", "parse-names" : false, "suffix" : "" }, { "dropping-particle" : "", "family" : "Levy", "given" : "Robert C.", "non-dropping-particle" : "", "parse-names" : false, "suffix" : "" }, { "dropping-particle" : "", "family" : "Warner", "given" : "Juying", "non-dropping-particle" : "", "parse-names" : false, "suffix" : "" }, { "dropping-particle" : "", "family" : "Wei", "given" : "Zigang", "non-dropping-particle" : "", "parse-names" : false, "suffix" : "" }, { "dropping-particle" : "", "family" : "Kulawik", "given" : "Susan S.", "non-dropping-particle" : "", "parse-names" : false, "suffix" : "" } ], "container-title" : "Remote Sensing of Environment", "id" : "ITEM-3", "issued" : { "date-parts" : [ [ "2021", "4", "1" ] ] }, "page" : "112275", "publisher" : "Elsevier", "title" : "Air pollution trends measured from Terra: CO and AOD over industrial, fire-prone, and background regions", "translator" : [ { "dropping-particle" : "", "family" : "G5124", "given" : "", "non-dropping-particle" : "", "parse-names" : false, "suffix" : "" } ], "type" : "article-journal", "volume" : "256" }, "uris" : [ "http://www.mendeley.com/documents/?uuid=38561292-7562-479c-854a-dbd482a24527", "http://www.mendeley.com/documents/?uuid=814d07b3-3e8d-42a2-9561-dfc7365151fa" ] }, { "id" : "ITEM-4", "itemData" : { "DOI" : "10.5194/essd-11-1411-2019", "ISSN" : "18663516", "abstract" : "Atmospheric carbon monoxide (CO) concentrations have been decreasing since 2000, as observed by both satellite-and ground-based instruments, but global bottom-up emission inventories estimate increasing anthropogenic CO emissions concurrently. In this study, we use a multi-species atmospheric Bayesian inversion approach to attribute satellite-observed atmospheric CO variations to its sources and sinks in order to achieve a full closure of the global CO budget during 2000-2017. Our observation constraints include satellite retrievals of the total column mole fraction of CO, formaldehyde (HCHO), and methane (CH4) that are all major components of the atmospheric CO cycle. Three inversions (i.e., 2000-2017, 2005-2017, and 2010-2017) are performed to use the observation data to the maximum extent possible as they become available and assess the consistency of inversion results to the assimilation of more trace gas species. We identify a declining trend in the global CO budget since 2000 (three inversions are broadly consistent during overlapping periods), driven by reduced anthropogenic emissions in the US and Europe (both likely from the transport sector), and in China (likely from industry and residential sectors), as well as by reduced biomass burning emissions globally, especially in equatorial Africa (associated with reduced burned areas). We show that the trends and drivers of the inversionbased CO budget are not affected by the inter-annual variation assumed for prior CO fluxes. All three inversions contradict the global bottom-up inventories in the world's top two emitters: for the sign of anthropogenic emission trends in China (e.g., here-0:8 \u00b1 0:5 % yr-1 since 2000, while the prior gives 1:3 \u00b1 0:4 % yr-1) and for the rate of anthropogenic emission increase in South Asia (e.g., here 1:0 \u00b1 0:6 % yr-1 since 2000, smaller than 3:5 \u00b1 0:4 % yr-1 in the prior inventory). The posterior model CO concentrations and trends agree well with independent ground-based observations and correct the prior model bias. The comparison of the three inversions with different observation constraints further suggests that the most complete constrained inversion that assimilates CO, HCHO, and CH4 has a good representation of the global CO budget, and therefore matches best with independent observations, while the inversion only assimilating CO tends to underestimate both the decrease in anthropogenic CO emissions and the increase in the CO chemical production. The global CO \u2026", "author" : [ { "dropping-particle" : "", "family" : "Zheng", "given" : "Bo", "non-dropping-particle" : "", "parse-names" : false, "suffix" : "" }, { "dropping-particle" : "", "family" : "Chevallier", "given" : "Frederic", "non-dropping-particle" : "", "parse-names" : false, "suffix" : "" }, { "dropping-particle" : "", "family" : "Yin", "given" : "Yi", "non-dropping-particle" : "", "parse-names" : false, "suffix" : "" }, { "dropping-particle" : "", "family" : "Ciais", "given" : "Philippe", "non-dropping-particle" : "", "parse-names" : false, "suffix" : "" }, { "dropping-particle" : "", "family" : "Fortems-Cheiney", "given" : "Audrey", "non-dropping-particle" : "", "parse-names" : false, "suffix" : "" }, { "dropping-particle" : "", "family" : "Deeter", "given" : "Merritt N.", "non-dropping-particle" : "", "parse-names" : false, "suffix" : "" }, { "dropping-particle" : "", "family" : "Parker", "given" : "Robert J.", "non-dropping-particle" : "", "parse-names" : false, "suffix" : "" }, { "dropping-particle" : "", "family" : "Wang", "given" : "Yilong", "non-dropping-particle" : "", "parse-names" : false, "suffix" : "" }, { "dropping-particle" : "", "family" : "Worden", "given" : "Helen M.", "non-dropping-particle" : "", "parse-names" : false, "suffix" : "" }, { "dropping-particle" : "", "family" : "Zhao", "given" : "Yuanhong", "non-dropping-particle" : "", "parse-names" : false, "suffix" : "" } ], "container-title" : "Earth System Science Data", "id" : "ITEM-4", "issue" : "3", "issued" : { "date-parts" : [ [ "2019" ] ] }, "page" : "1411-1436", "title" : "Global atmospheric carbon monoxide budget 2000-2017 inferred from multi-species atmospheric inversions", "translator" : [ { "dropping-particle" : "", "family" : "G3978", "given" : "", "non-dropping-particle" : "", "parse-names" : false, "suffix" : "" } ], "type" : "article-journal", "volume" : "11" }, "uris" : [ "http://www.mendeley.com/documents/?uuid=a8bd0ce5-76a1-4ef0-aa87-86e334448e3a", "http://www.mendeley.com/documents/?uuid=f1b24a2e-3fa5-4579-acf3-ca9a64e5478c" ] }, { "id" : "ITEM-5", "itemData" : { "DOI" : "10.5194/amt-13-4841-2020", "ISSN" : "1867-8548", "author" : [ { "dropping-particle" : "", "family" : "Mart\u00ednez-Alonso", "given" : "Sara", "non-dropping-particle" : "", "parse-names" : false, "suffix" : "" }, { "dropping-particle" : "", "family" : "Deeter", "given" : "Merritt", "non-dropping-particle" : "", "parse-names" : false, "suffix" : "" }, { "dropping-particle" : "", "family" : "Worden", "given" : "Helen", "non-dropping-particle" : "", "parse-names" : false, "suffix" : "" }, { "dropping-particle" : "", "family" : "Borsdorff", "given" : "Tobias", "non-dropping-particle" : "", "parse-names" : false, "suffix" : "" }, { "dropping-particle" : "", "family" : "Aben", "given" : "Ilse", "non-dropping-particle" : "", "parse-names" : false, "suffix" : "" }, { "dropping-particle" : "", "family" : "Commane", "given" : "R\u00f3isin", "non-dropping-particle" : "", "parse-names" : false, "suffix" : "" }, { "dropping-particle" : "", "family" : "Daube", "given" : "Bruce", "non-dropping-particle" : "", "parse-names" : false, "suffix" : "" }, { "dropping-particle" : "", "family" : "Francis", "given" : "Gene", "non-dropping-particle" : "", "parse-names" : false, "suffix" : "" }, { "dropping-particle" : "", "family" : "George", "given" : "Maya", "non-dropping-particle" : "", "parse-names" : false, "suffix" : "" }, { "dropping-particle" : "", "family" : "Landgraf", "given" : "Jochen", "non-dropping-particle" : "", "parse-names" : false, "suffix" : "" }, { "dropping-particle" : "", "family" : "Mao", "given" : "Debbie", "non-dropping-particle" : "", "parse-names" : false, "suffix" : "" }, { "dropping-particle" : "", "family" : "McKain", "given" : "Kathryn", "non-dropping-particle" : "", "parse-names" : false, "suffix" : "" }, { "dropping-particle" : "", "family" : "Wofsy", "given" : "Steven", "non-dropping-particle" : "", "parse-names" : false, "suffix" : "" } ], "container-title" : "Atmospheric Measurement Techniques", "id" : "ITEM-5", "issue" : "9", "issued" : { "date-parts" : [ [ "2020", "9", "14" ] ] }, "page" : "4841-4864", "title" : "1.5 years of TROPOMI CO measurements: comparisons to MOPITT and ATom", "translator" : [ { "dropping-particle" : "", "family" : "G4773", "given" : "", "non-dropping-particle" : "", "parse-names" : false, "suffix" : "" } ], "type" : "article-journal", "volume" : "13" }, "uris" : [ "http://www.mendeley.com/documents/?uuid=ca805a00-3d64-45b5-9dfe-419a4448f851", "http://www.mendeley.com/documents/?uuid=5a4ddbaa-4ff4-4cb1-9fd7-84aacb58a9bb" ] } ], "mendeley" : { "formattedCitation" : "(Worden et al., 2013; Warner et al., 2014; Zheng et al., 2019; Mart\u00ednez-Alonso et al., 2020; Buchholz et al., 2021)", "manualFormatting" : "(e.g., Worden et al., 2013; Warner et al., 2014; Buchholz et al., 2021a)", "plainTextFormattedCitation" : "(Worden et al., 2013; Warner et al., 2014; Zheng et al., 2019; Mart\u00ednez-Alonso et al., 2020; Buchholz et al., 2021)", "previouslyFormattedCitation" : "(Worden et al., 2013; Warner et al., 2014; Zheng et al., 2019; Mart\u00ednez-Alonso et al., 2020; Buchholz et al., 2021)" }, "properties" : { "noteIndex" : 0 }, "schema" : "https://github.com/citation-style-language/schema/raw/master/csl-citation.json" }</w:instrText>
        </w:r>
      </w:ins>
      <w:del w:id="1611" w:author="Robin Matthews" w:date="2021-07-08T15:35:00Z">
        <w:r w:rsidR="00D477C7" w:rsidDel="00317844">
          <w:rPr>
            <w:lang w:val="en-GB"/>
          </w:rPr>
          <w:delInstrText>ADDIN CSL_CITATION { "citationItems" : [ { "id" : "ITEM-1", "itemData" : { "DOI" : "10.5194/acp-14-103-2014", "ISSN" : "16807316", "abstract" : "This study tests a novel methodology to add value to satellite data sets. This methodology, data fusion, is similar to data assimilation, except that the background model-based field is replaced by a satellite data set, in this case AIRS (Atmospheric Infrared Sounder) carbon monoxide (CO) measurements. The observational information comes from CO measurements with lower spatial coverage than AIRS, namely, from TES (Tropospheric Emission Spectrometer) and MLS (Microwave Limb Sounder). We show that combining these data sets with data fusion uses the higher spectral resolution of TES to extend AIRS CO observational sensitivity to the lower troposphere, a region especially important for air quality studies. We also show that combined CO measurements from AIRS and MLS provide enhanced information in the UTLS (upper troposphere/lower stratosphere) region compared to each product individually. The combined AIRS-TES and AIRS-MLS CO products are validated against DACOM (differential absorption mid-IR diode laser spectrometer) in situ CO measurements from the INTEX-B (Intercontinental Chemical Transport Experiment: MILAGRO and Pacific phases) field campaign and in situ data from HIPPO (HIAPER Pole-to-Pole Observations) flights. The data fusion results show improved sensitivities in the lower and upper troposphere (20-30% and above 20%, respectively) as compared with AIRS-only version 5 CO retrievals, and improved daily coverage compared with TES and MLS CO data. \u00a9 2014 Author(s).", "author" : [ { "dropping-particle" : "", "family" : "Warner", "given" : "J. X.", "non-dropping-particle" : "", "parse-names" : false, "suffix" : "" }, { "dropping-particle" : "", "family" : "Yang", "given" : "R.", "non-dropping-particle" : "", "parse-names" : false, "suffix" : "" }, { "dropping-particle" : "", "family" : "Wei", "given" : "Z.", "non-dropping-particle" : "", "parse-names" : false, "suffix" : "" }, { "dropping-particle" : "", "family" : "Carminati", "given" : "F.", "non-dropping-particle" : "", "parse-names" : false, "suffix" : "" }, { "dropping-particle" : "", "family" : "Tangborn", "given" : "A.", "non-dropping-particle" : "", "parse-names" : false, "suffix" : "" }, { "dropping-particle" : "", "family" : "Sun", "given" : "Z.", "non-dropping-particle" : "", "parse-names" : false, "suffix" : "" }, { "dropping-particle" : "", "family" : "Lahoz", "given" : "W.", "non-dropping-particle" : "", "parse-names" : false, "suffix" : "" }, { "dropping-particle" : "", "family" : "Atti\u00e9", "given" : "J. L.", "non-dropping-particle" : "", "parse-names" : false, "suffix" : "" }, { "dropping-particle" : "", "family" : "Amraoui", "given" : "L.", "non-dropping-particle" : "El", "parse-names" : false, "suffix" : "" }, { "dropping-particle" : "", "family" : "Duncan", "given" : "B.", "non-dropping-particle" : "", "parse-names" : false, "suffix" : "" } ], "container-title" : "Atmospheric Chemistry and Physics", "id" : "ITEM-1", "issue" : "1", "issued" : { "date-parts" : [ [ "2014" ] ] }, "page" : "103-114", "title" : "Global carbon monoxide products from combined AIRS, TES and MLS measurements on A-train satellites", "translator" : [ { "dropping-particle" : "", "family" : "G3734", "given" : "", "non-dropping-particle" : "", "parse-names" : false, "suffix" : "" } ], "type" : "article-journal", "volume" : "14" }, "uris" : [ "http://www.mendeley.com/documents/?uuid=ffe1ef3c-6dd3-4971-ad48-396b2234ec81", "http://www.mendeley.com/documents/?uuid=cdd193ba-e9a4-40af-bff5-9fa76082cb43" ] }, { "id" : "ITEM-2", "itemData" : { "DOI" : "10.5194/acp-13-837-2013", "ISBN" : "1680-7316", "ISSN" : "16807316", "abstract" : "Atmospheric carbon monoxide (CO) distributions are controlled by anthropogenic emissions, biomass burning, transport and oxidation by reaction with the hydroxyl radical (OH). Quantifying trends in CO is therefore important for understanding changes related to all of these contributions. Here we present a comprehensive record of satellite observations from 2000 through 2011 of total column CO using the available measurements from nadir-viewing thermal infrared instruments: MOPITT, AIRS, TES and IASI. We examine trends for CO in the Northern and Southern Hemispheres along with regional trends for Eastern China, Eastern USA, Europe and India. We find that all the satellite observations are consistent with a modest decreasing trend similar to -1% yr(-1) in total column CO over the Northern Hemisphere for this time period and a less significant, but still decreasing trend in the Southern Hemisphere. Although decreasing trends in the United States and Europe have been observed from surface CO measurements, we also find a decrease in CO over E. China that, to our knowledge, has not been reported previously. Some of the interannual variability in the observations can be explained by global fire emissions, but the overall decrease needs further study to understand the implications for changes in anthropogenic emissions.", "author" : [ { "dropping-particle" : "", "family" : "Worden", "given" : "H. M.", "non-dropping-particle" : "", "parse-names" : false, "suffix" : "" }, { "dropping-particle" : "", "family" : "Deeter", "given" : "M. N.", "non-dropping-particle" : "", "parse-names" : false, "suffix" : "" }, { "dropping-particle" : "", "family" : "Frankenberg", "given" : "C.", "non-dropping-particle" : "", "parse-names" : false, "suffix" : "" }, { "dropping-particle" : "", "family" : "George", "given" : "M.", "non-dropping-particle" : "", "parse-names" : false, "suffix" : "" }, { "dropping-particle" : "", "family" : "Nichitiu", "given" : "F.", "non-dropping-particle" : "", "parse-names" : false, "suffix" : "" }, { "dropping-particle" : "", "family" : "Worden", "given" : "J.", "non-dropping-particle" : "", "parse-names" : false, "suffix" : "" }, { "dropping-particle" : "", "family" : "Aben", "given" : "I.", "non-dropping-particle" : "", "parse-names" : false, "suffix" : "" }, { "dropping-particle" : "", "family" : "Bowman", "given" : "K. W.", "non-dropping-particle" : "", "parse-names" : false, "suffix" : "" }, { "dropping-particle" : "", "family" : "Clerbaux", "given" : "C.", "non-dropping-particle" : "", "parse-names" : false, "suffix" : "" }, { "dropping-particle" : "", "family" : "Coheur", "given" : "P. F.", "non-dropping-particle" : "", "parse-names" : false, "suffix" : "" }, { "dropping-particle" : "", "family" : "Laat", "given" : "A. T.J.", "non-dropping-particle" : "De", "parse-names" : false, "suffix" : "" }, { "dropping-particle" : "", "family" : "Detweiler", "given" : "R.", "non-dropping-particle" : "", "parse-names" : false, "suffix" : "" }, { "dropping-particle" : "", "family" : "Drummond", "given" : "J. R.", "non-dropping-particle" : "", "parse-names" : false, "suffix" : "" }, { "dropping-particle" : "", "family" : "Edwards", "given" : "D. P.", "non-dropping-particle" : "", "parse-names" : false, "suffix" : "" }, { "dropping-particle" : "", "family" : "Gille", "given" : "J. C.", "non-dropping-particle" : "", "parse-names" : false, "suffix" : "" }, { "dropping-particle" : "", "family" : "Hurtmans", "given" : "D.", "non-dropping-particle" : "", "parse-names" : false, "suffix" : "" }, { "dropping-particle" : "", "family" : "Luo", "given" : "M.", "non-dropping-particle" : "", "parse-names" : false, "suffix" : "" }, { "dropping-particle" : "", "family" : "Mart\u00ednez-Alonso", "given" : "S.", "non-dropping-particle" : "", "parse-names" : false, "suffix" : "" }, { "dropping-particle" : "", "family" : "Massie", "given" : "S.", "non-dropping-particle" : "", "parse-names" : false, "suffix" : "" }, { "dropping-particle" : "", "family" : "Pfister", "given" : "G.", "non-dropping-particle" : "", "parse-names" : false, "suffix" : "" }, { "dropping-particle" : "", "family" : "Warner", "given" : "J. X.", "non-dropping-particle" : "", "parse-names" : false, "suffix" : "" } ], "container-title" : "Atmospheric Chemistry and Physics", "id" : "ITEM-2", "issued" : { "date-parts" : [ [ "2013" ] ] }, "title" : "Decadal record of satellite carbon monoxide observations", "translator" : [ { "dropping-particle" : "", "family" : "G3745", "given" : "", "non-dropping-particle" : "", "parse-names" : false, "suffix" : "" } ], "type" : "article-journal" }, "uris" : [ "http://www.mendeley.com/documents/?uuid=af4b4b34-bef0-4930-82a0-0d86a6457a4c", "http://www.mendeley.com/documents/?uuid=43026f9e-17f5-411f-ad21-01baf1aaca26" ] }, { "id" : "ITEM-3", "itemData" : { "DOI" : "10.1016/j.rse.2020.112275", "ISSN" : "00344257", "abstract" : "Following past studies to quantify decadal trends in global carbon monoxide (CO) using satellite observations, we update estimates and find a CO trend in column amounts of about \u22120.50 % per year between 2002 to 2018, which is a deceleration compared to analyses performed on shorter records that found \u22121 % per year. Aerosols are co-emitted with CO from both fires and anthropogenic sources but with a shorter lifetime than CO. A combined trend analysis of CO and aerosol optical depth (AOD) measurements from space helps to diagnose the drivers of regional differences in the CO trend. We use the long-term records of CO from the Measurements of Pollution in the Troposphere (MOPITT) and AOD from the Moderate Resolution Imaging Spectroradiometer (MODIS) instrument. Other satellite instruments measuring CO in the thermal infrared, AIRS, TES, IASI, and CrIS, show consistent hemispheric CO variability and corroborate results from the trend analysis performed with MOPITT CO. Trends are examined by hemisphere and in regions for 2002 to 2018, with uncertainties quantified. The CO and AOD records are split into two sub-periods (2002 to 2010 and 2010 to 2018) in order to assess trend changes over the 16 years. We focus on four major population centers: Northeast China, North India, Europe, and Eastern USA, as well as fire-prone regions in both hemispheres. In general, CO declines faster in the first half of the record compared to the second half, while AOD trends show more variability across regions. We find evidence of the atmospheric impact of air quality management policies. The large decline in CO found over Northeast China is initially associated with an improvement in combustion efficiency, with subsequent additional air quality improvements from 2010 onwards. Industrial regions with minimal emission control measures such as North India become more globally relevant as the global CO trend weakens. We also examine the CO trends in monthly percentile values to understand seasonal implications and find that local changes in biomass burning are sufficiently strong to counteract the global downward trend in atmospheric CO, particularly in late summer.", "author" : [ { "dropping-particle" : "", "family" : "Buchholz", "given" : "Rebecca R.", "non-dropping-particle" : "", "parse-names" : false, "suffix" : "" }, { "dropping-particle" : "", "family" : "Worden", "given" : "Helen M.", "non-dropping-particle" : "", "parse-names" : false, "suffix" : "" }, { "dropping-particle" : "", "family" : "Park", "given" : "Mijeong", "non-dropping-particle" : "", "parse-names" : false, "suffix" : "" }, { "dropping-particle" : "", "family" : "Francis", "given" : "Gene", "non-dropping-particle" : "", "parse-names" : false, "suffix" : "" }, { "dropping-particle" : "", "family" : "Deeter", "given" : "Merritt N.", "non-dropping-particle" : "", "parse-names" : false, "suffix" : "" }, { "dropping-particle" : "", "family" : "Edwards", "given" : "David P.", "non-dropping-particle" : "", "parse-names" : false, "suffix" : "" }, { "dropping-particle" : "", "family" : "Emmons", "given" : "Louisa K.", "non-dropping-particle" : "", "parse-names" : false, "suffix" : "" }, { "dropping-particle" : "", "family" : "Gaubert", "given" : "Benjamin", "non-dropping-particle" : "", "parse-names" : false, "suffix" : "" }, { "dropping-particle" : "", "family" : "Gille", "given" : "John", "non-dropping-particle" : "", "parse-names" : false, "suffix" : "" }, { "dropping-particle" : "", "family" : "Mart\u00ednez-Alonso", "given" : "Sara", "non-dropping-particle" : "", "parse-names" : false, "suffix" : "" }, { "dropping-particle" : "", "family" : "Tang", "given" : "Wenfu", "non-dropping-particle" : "", "parse-names" : false, "suffix" : "" }, { "dropping-particle" : "", "family" : "Kumar", "given" : "Rajesh", "non-dropping-particle" : "", "parse-names" : false, "suffix" : "" }, { "dropping-particle" : "", "family" : "Drummond", "given" : "James R.", "non-dropping-particle" : "", "parse-names" : false, "suffix" : "" }, { "dropping-particle" : "", "family" : "Clerbaux", "given" : "Cathy", "non-dropping-particle" : "", "parse-names" : false, "suffix" : "" }, { "dropping-particle" : "", "family" : "George", "given" : "Maya", "non-dropping-particle" : "", "parse-names" : false, "suffix" : "" }, { "dropping-particle" : "", "family" : "Coheur", "given" : "Pierre-Fran\u00e7ois", "non-dropping-particle" : "", "parse-names" : false, "suffix" : "" }, { "dropping-particle" : "", "family" : "Hurtmans", "given" : "Daniel", "non-dropping-particle" : "", "parse-names" : false, "suffix" : "" }, { "dropping-particle" : "", "family" : "Bowman", "given" : "Kevin W.", "non-dropping-particle" : "", "parse-names" : false, "suffix" : "" }, { "dropping-particle" : "", "family" : "Luo", "given" : "Ming", "non-dropping-particle" : "", "parse-names" : false, "suffix" : "" }, { "dropping-particle" : "", "family" : "Payne", "given" : "Vivienne H.", "non-dropping-particle" : "", "parse-names" : false, "suffix" : "" }, { "dropping-particle" : "", "family" : "Worden", "given" : "John R.", "non-dropping-particle" : "", "parse-names" : false, "suffix" : "" }, { "dropping-particle" : "", "family" : "Chin", "given" : "Mian", "non-dropping-particle" : "", "parse-names" : false, "suffix" : "" }, { "dropping-particle" : "", "family" : "Levy", "given" : "Robert C.", "non-dropping-particle" : "", "parse-names" : false, "suffix" : "" }, { "dropping-particle" : "", "family" : "Warner", "given" : "Juying", "non-dropping-particle" : "", "parse-names" : false, "suffix" : "" }, { "dropping-particle" : "", "family" : "Wei", "given" : "Zigang", "non-dropping-particle" : "", "parse-names" : false, "suffix" : "" }, { "dropping-particle" : "", "family" : "Kulawik", "given" : "Susan S.", "non-dropping-particle" : "", "parse-names" : false, "suffix" : "" } ], "container-title" : "Remote Sensing of Environment", "id" : "ITEM-3", "issued" : { "date-parts" : [ [ "2021", "4", "1" ] ] }, "page" : "112275", "publisher" : "Elsevier", "title" : "Air pollution trends measured from Terra: CO and AOD over industrial, fire-prone, and background regions", "translator" : [ { "dropping-particle" : "", "family" : "G5124", "given" : "", "non-dropping-particle" : "", "parse-names" : false, "suffix" : "" } ], "type" : "article-journal", "volume" : "256" }, "uris" : [ "http://www.mendeley.com/documents/?uuid=38561292-7562-479c-854a-dbd482a24527", "http://www.mendeley.com/documents/?uuid=814d07b3-3e8d-42a2-9561-dfc7365151fa" ] }, { "id" : "ITEM-4", "itemData" : { "DOI" : "10.5194/essd-11-1411-2019", "ISSN" : "18663516", "abstract" : "Atmospheric carbon monoxide (CO) concentrations have been decreasing since 2000, as observed by both satellite-and ground-based instruments, but global bottom-up emission inventories estimate increasing anthropogenic CO emissions concurrently. In this study, we use a multi-species atmospheric Bayesian inversion approach to attribute satellite-observed atmospheric CO variations to its sources and sinks in order to achieve a full closure of the global CO budget during 2000-2017. Our observation constraints include satellite retrievals of the total column mole fraction of CO, formaldehyde (HCHO), and methane (CH4) that are all major components of the atmospheric CO cycle. Three inversions (i.e., 2000-2017, 2005-2017, and 2010-2017) are performed to use the observation data to the maximum extent possible as they become available and assess the consistency of inversion results to the assimilation of more trace gas species. We identify a declining trend in the global CO budget since 2000 (three inversions are broadly consistent during overlapping periods), driven by reduced anthropogenic emissions in the US and Europe (both likely from the transport sector), and in China (likely from industry and residential sectors), as well as by reduced biomass burning emissions globally, especially in equatorial Africa (associated with reduced burned areas). We show that the trends and drivers of the inversionbased CO budget are not affected by the inter-annual variation assumed for prior CO fluxes. All three inversions contradict the global bottom-up inventories in the world's top two emitters: for the sign of anthropogenic emission trends in China (e.g., here-0:8 \u00b1 0:5 % yr-1 since 2000, while the prior gives 1:3 \u00b1 0:4 % yr-1) and for the rate of anthropogenic emission increase in South Asia (e.g., here 1:0 \u00b1 0:6 % yr-1 since 2000, smaller than 3:5 \u00b1 0:4 % yr-1 in the prior inventory). The posterior model CO concentrations and trends agree well with independent ground-based observations and correct the prior model bias. The comparison of the three inversions with different observation constraints further suggests that the most complete constrained inversion that assimilates CO, HCHO, and CH4 has a good representation of the global CO budget, and therefore matches best with independent observations, while the inversion only assimilating CO tends to underestimate both the decrease in anthropogenic CO emissions and the increase in the CO chemical production. The global CO \u2026", "author" : [ { "dropping-particle" : "", "family" : "Zheng", "given" : "Bo", "non-dropping-particle" : "", "parse-names" : false, "suffix" : "" }, { "dropping-particle" : "", "family" : "Chevallier", "given" : "Frederic", "non-dropping-particle" : "", "parse-names" : false, "suffix" : "" }, { "dropping-particle" : "", "family" : "Yin", "given" : "Yi", "non-dropping-particle" : "", "parse-names" : false, "suffix" : "" }, { "dropping-particle" : "", "family" : "Ciais", "given" : "Philippe", "non-dropping-particle" : "", "parse-names" : false, "suffix" : "" }, { "dropping-particle" : "", "family" : "Fortems-Cheiney", "given" : "Audrey", "non-dropping-particle" : "", "parse-names" : false, "suffix" : "" }, { "dropping-particle" : "", "family" : "Deeter", "given" : "Merritt N.", "non-dropping-particle" : "", "parse-names" : false, "suffix" : "" }, { "dropping-particle" : "", "family" : "Parker", "given" : "Robert J.", "non-dropping-particle" : "", "parse-names" : false, "suffix" : "" }, { "dropping-particle" : "", "family" : "Wang", "given" : "Yilong", "non-dropping-particle" : "", "parse-names" : false, "suffix" : "" }, { "dropping-particle" : "", "family" : "Worden", "given" : "Helen M.", "non-dropping-particle" : "", "parse-names" : false, "suffix" : "" }, { "dropping-particle" : "", "family" : "Zhao", "given" : "Yuanhong", "non-dropping-particle" : "", "parse-names" : false, "suffix" : "" } ], "container-title" : "Earth System Science Data", "id" : "ITEM-4", "issue" : "3", "issued" : { "date-parts" : [ [ "2019" ] ] }, "page" : "1411-1436", "title" : "Global atmospheric carbon monoxide budget 2000-2017 inferred from multi-species atmospheric inversions", "translator" : [ { "dropping-particle" : "", "family" : "G3978", "given" : "", "non-dropping-particle" : "", "parse-names" : false, "suffix" : "" } ], "type" : "article-journal", "volume" : "11" }, "uris" : [ "http://www.mendeley.com/documents/?uuid=a8bd0ce5-76a1-4ef0-aa87-86e334448e3a", "http://www.mendeley.com/documents/?uuid=f1b24a2e-3fa5-4579-acf3-ca9a64e5478c" ] }, { "id" : "ITEM-5", "itemData" : { "DOI" : "10.5194/amt-13-4841-2020", "ISSN" : "1867-8548", "author" : [ { "dropping-particle" : "", "family" : "Mart\u00ednez-Alonso", "given" : "Sara", "non-dropping-particle" : "", "parse-names" : false, "suffix" : "" }, { "dropping-particle" : "", "family" : "Deeter", "given" : "Merritt", "non-dropping-particle" : "", "parse-names" : false, "suffix" : "" }, { "dropping-particle" : "", "family" : "Worden", "given" : "Helen", "non-dropping-particle" : "", "parse-names" : false, "suffix" : "" }, { "dropping-particle" : "", "family" : "Borsdorff", "given" : "Tobias", "non-dropping-particle" : "", "parse-names" : false, "suffix" : "" }, { "dropping-particle" : "", "family" : "Aben", "given" : "Ilse", "non-dropping-particle" : "", "parse-names" : false, "suffix" : "" }, { "dropping-particle" : "", "family" : "Commane", "given" : "R\u00f3isin", "non-dropping-particle" : "", "parse-names" : false, "suffix" : "" }, { "dropping-particle" : "", "family" : "Daube", "given" : "Bruce", "non-dropping-particle" : "", "parse-names" : false, "suffix" : "" }, { "dropping-particle" : "", "family" : "Francis", "given" : "Gene", "non-dropping-particle" : "", "parse-names" : false, "suffix" : "" }, { "dropping-particle" : "", "family" : "George", "given" : "Maya", "non-dropping-particle" : "", "parse-names" : false, "suffix" : "" }, { "dropping-particle" : "", "family" : "Landgraf", "given" : "Jochen", "non-dropping-particle" : "", "parse-names" : false, "suffix" : "" }, { "dropping-particle" : "", "family" : "Mao", "given" : "Debbie", "non-dropping-particle" : "", "parse-names" : false, "suffix" : "" }, { "dropping-particle" : "", "family" : "McKain", "given" : "Kathryn", "non-dropping-particle" : "", "parse-names" : false, "suffix" : "" }, { "dropping-particle" : "", "family" : "Wofsy", "given" : "Steven", "non-dropping-particle" : "", "parse-names" : false, "suffix" : "" } ], "container-title" : "Atmospheric Measurement Techniques", "id" : "ITEM-5", "issue" : "9", "issued" : { "date-parts" : [ [ "2020", "9", "14" ] ] }, "page" : "4841-4864", "title" : "1.5 years of TROPOMI CO measurements: comparisons to MOPITT and ATom", "translator" : [ { "dropping-particle" : "", "family" : "G4773", "given" : "", "non-dropping-particle" : "", "parse-names" : false, "suffix" : "" } ], "type" : "article-journal", "volume" : "13" }, "uris" : [ "http://www.mendeley.com/documents/?uuid=ca805a00-3d64-45b5-9dfe-419a4448f851", "http://www.mendeley.com/documents/?uuid=5a4ddbaa-4ff4-4cb1-9fd7-84aacb58a9bb" ] } ], "mendeley" : { "formattedCitation" : "(Worden et al., 2013; Warner et al., 2014; Zheng et al., 2019; Mart\u00ednez-Alonso et al., 2020; Buchholz et al., 2021)", "manualFormatting" : "(e.g. Worden et al., 2013; Warner et al., 2014; Buchholz et al., 2021a)", "plainTextFormattedCitation" : "(Worden et al., 2013; Warner et al., 2014; Zheng et al., 2019; Mart\u00ednez-Alonso et al., 2020; Buchholz et al., 2021)", "previouslyFormattedCitation" : "(Worden et al., 2013; Warner et al., 2014; Zheng et al., 2019; Mart\u00ednez-Alonso et al., 2020; Buchholz et al., 2021)" }, "properties" : { "noteIndex" : 0 }, "schema" : "https://github.com/citation-style-language/schema/raw/master/csl-citation.json" }</w:delInstrText>
        </w:r>
      </w:del>
      <w:r w:rsidRPr="000E472A">
        <w:rPr>
          <w:lang w:val="en-GB"/>
        </w:rPr>
        <w:fldChar w:fldCharType="separate"/>
      </w:r>
      <w:r w:rsidR="00CB33A1">
        <w:rPr>
          <w:noProof/>
          <w:lang w:val="en-GB"/>
        </w:rPr>
        <w:t>(e.g.</w:t>
      </w:r>
      <w:ins w:id="1612" w:author="Robin Matthews" w:date="2021-07-08T15:35:00Z">
        <w:r w:rsidR="00317844">
          <w:rPr>
            <w:noProof/>
            <w:lang w:val="en-GB"/>
          </w:rPr>
          <w:t>,</w:t>
        </w:r>
      </w:ins>
      <w:r w:rsidR="00CB33A1">
        <w:rPr>
          <w:noProof/>
          <w:lang w:val="en-GB"/>
        </w:rPr>
        <w:t xml:space="preserve"> Worden et al., 2013; Warner et al., 2014; Buchholz et al., 2021a)</w:t>
      </w:r>
      <w:r w:rsidRPr="000E472A">
        <w:rPr>
          <w:lang w:val="en-GB"/>
        </w:rPr>
        <w:fldChar w:fldCharType="end"/>
      </w:r>
      <w:commentRangeEnd w:id="1608"/>
      <w:r w:rsidR="00CB33A1">
        <w:rPr>
          <w:rStyle w:val="Marquedecommentaire"/>
        </w:rPr>
        <w:commentReference w:id="1608"/>
      </w:r>
      <w:r w:rsidRPr="000E472A">
        <w:rPr>
          <w:lang w:val="en-GB"/>
        </w:rPr>
        <w:t xml:space="preserve">, </w:t>
      </w:r>
      <w:commentRangeEnd w:id="1609"/>
      <w:r w:rsidR="00317844">
        <w:rPr>
          <w:rStyle w:val="Marquedecommentaire"/>
        </w:rPr>
        <w:commentReference w:id="1609"/>
      </w:r>
      <w:r w:rsidRPr="000E472A">
        <w:rPr>
          <w:color w:val="000000"/>
          <w:lang w:val="en-GB"/>
        </w:rPr>
        <w:t>ground</w:t>
      </w:r>
      <w:ins w:id="1613" w:author="Lucy Cowie" w:date="2021-07-26T22:03:00Z">
        <w:r w:rsidR="008C5BF9">
          <w:rPr>
            <w:color w:val="000000"/>
            <w:lang w:val="en-GB"/>
          </w:rPr>
          <w:t>-</w:t>
        </w:r>
      </w:ins>
      <w:del w:id="1614" w:author="Lucy Cowie" w:date="2021-07-26T22:03:00Z">
        <w:r w:rsidRPr="000E472A" w:rsidDel="008C5BF9">
          <w:rPr>
            <w:color w:val="000000"/>
            <w:lang w:val="en-GB"/>
          </w:rPr>
          <w:delText xml:space="preserve"> </w:delText>
        </w:r>
      </w:del>
      <w:r w:rsidRPr="000E472A">
        <w:rPr>
          <w:color w:val="000000"/>
          <w:lang w:val="en-GB"/>
        </w:rPr>
        <w:t xml:space="preserve">based column observations </w:t>
      </w:r>
      <w:commentRangeStart w:id="1615"/>
      <w:r w:rsidRPr="000E472A">
        <w:rPr>
          <w:color w:val="000000"/>
          <w:lang w:val="en-GB"/>
        </w:rPr>
        <w:fldChar w:fldCharType="begin" w:fldLock="1"/>
      </w:r>
      <w:r w:rsidR="00A75A09">
        <w:rPr>
          <w:color w:val="000000"/>
          <w:lang w:val="en-GB"/>
        </w:rPr>
        <w:instrText>ADDIN CSL_CITATION { "citationItems" : [ { "id" : "ITEM-1", "itemData" : { "DOI" : "10.5194/acp-16-10911-2016", "ISSN" : "16807324", "abstract" : "&lt;p&gt;Carbon monoxide (CO) is an atmospheric key species due to its toxicity and its impact on the atmospheric oxidizing capacity, both factors affecting air quality. The paper studies the altitude dependent seasonal variability of CO at the three different sites Paris, Jungfraujoch and Wollongong, with an emphasis on establishing a link between the CO vertical distribution and the nature of CO emission sources. The CO seasonal variability obtained from the total columns and from the free tropospheric partial columns shows a maximum around March-April and a minimum around September-October in the Northern Hemisphere (Paris and Jungfraujoch). In the Southern Hemisphere (Wollongong) this seasonal variability is shifted by about 6 months. Satellite observations by IASI-MetOp and MOPITT instruments confirm this seasonality. Ground-based FTIR is demonstrated to provide useful complementary information due to good sensitivity in the boundary layer. In situ surface measurements of CO volume mixing ratios in Paris and at Jungfraujoch reveal a time-lag of the near surface seasonal variability of about 2 months with respect to the total column variability at the same sites. The chemical transport model GEOS-Chem is employed to interpret our observations. GEOS-Chem sensitivity runs allow identifying the emission sources influencing the seasonal cycle of CO. In Paris and on top of Jungfraujoch, the surface seasonality is mainly driven by anthropogenic emissions, while the total column seasonality is also controlled by air masses transported from distant sources. In the case of Wollongong, where the CO seasonality is mainly affected by biomass burning, no time shift is observed between surface and above the boundary layer.&lt;/p&gt;", "author" : [ { "dropping-particle" : "", "family" : "T\u00e9", "given" : "Yao", "non-dropping-particle" : "", "parse-names" : false, "suffix" : "" }, { "dropping-particle" : "", "family" : "Jeseck", "given" : "Pascal", "non-dropping-particle" : "", "parse-names" : false, "suffix" : "" }, { "dropping-particle" : "", "family" : "Franco", "given" : "Bruno", "non-dropping-particle" : "", "parse-names" : false, "suffix" : "" }, { "dropping-particle" : "", "family" : "Mahieu", "given" : "Emmanuel", "non-dropping-particle" : "", "parse-names" : false, "suffix" : "" }, { "dropping-particle" : "", "family" : "Jones", "given" : "Nicholas", "non-dropping-particle" : "", "parse-names" : false, "suffix" : "" }, { "dropping-particle" : "", "family" : "Paton-Walsh", "given" : "Clare", "non-dropping-particle" : "", "parse-names" : false, "suffix" : "" }, { "dropping-particle" : "", "family" : "Griffith", "given" : "David W.T.", "non-dropping-particle" : "", "parse-names" : false, "suffix" : "" }, { "dropping-particle" : "", "family" : "Buchholz", "given" : "Rebecca R.", "non-dropping-particle" : "", "parse-names" : false, "suffix" : "" }, { "dropping-particle" : "", "family" : "Hadji-Lazaro", "given" : "Juliette", "non-dropping-particle" : "", "parse-names" : false, "suffix" : "" }, { "dropping-particle" : "", "family" : "Hurtmans", "given" : "Daniel", "non-dropping-particle" : "", "parse-names" : false, "suffix" : "" }, { "dropping-particle" : "", "family" : "Janssen", "given" : "Christof", "non-dropping-particle" : "", "parse-names" : false, "suffix" : "" } ], "container-title" : "Atmospheric Chemistry and Physics", "id" : "ITEM-1", "issue" : "17", "issued" : { "date-parts" : [ [ "2016" ] ] }, "page" : "10911-10925", "title" : "Seasonal variability of surface and column carbon monoxide over the megacity Paris, high-altitude Jungfraujoch and Southern Hemispheric Wollongong stations", "translator" : [ { "dropping-particle" : "", "family" : "G3379", "given" : "", "non-dropping-particle" : "", "parse-names" : false, "suffix" : "" } ], "type" : "article-journal", "volume" : "16" }, "uris" : [ "http://www.mendeley.com/documents/?uuid=ab2ba428-3d8a-4027-98a5-5c101f98e9ed", "http://www.mendeley.com/documents/?uuid=276200a5-9393-49d6-ab92-839c18a489b2" ] }, { "id" : "ITEM-2", "itemData" : { "DOI" : "10.5194/acp-12-7543-2012", "ISBN" : "1680-7316", "ISSN" : "16807324", "abstract" : "We analyse the carbon monoxide (CO), ethane (C2H6) and hydrogen cyanide (HCN) partial columns (from the ground to 12 km) derived from measurements by ground-based solar Fourier Transform Spectroscopy at Lauder, New Zealand (45 degrees S, 170 degrees E), and at Arrival Heights, Antarctica (78 degrees S, 167 degrees E), from 1997 to 2009. Significant negative trends are calculated for all species at both locations, based on the daily-mean observed time series, namely CO (-0.94 +/- 0.47% yr(-1)), C2H6 (-2.37 +/- 1.18% yr(-1)) and HCN (-0.93 +/- 0.47% yr(-1)) at Lauder and CO (-0.92 +/- 0.46% yr(-1)), C2H6 (-2.82 +/- 1.37% yr(-1)) and HCN (-1.41 +/- 0.71% yr(-1)) at Arrival Heights. The uncertainties reflect the 95% confidence limits. However, the magnitudes of the trends are influenced by the anomaly associated with the 1997-1998 El Nino Southern Oscillation event at the beginning of the time series reported. We calculate trends for each month from 1997 to 2009 and find negative trends for all months. The largest monthly trends of CO and C2H6 at Lauder, and to a lesser degree at Arrival Heights, occur during austral spring during the Southern Hemisphere tropical and subtropical biomass burning period. For HCN, the largest monthly trends occur in July and August at Lauder and around November at Arrival Heights. The correlations between CO and C2H6 and between CO and HCN at Lauder in September to November, when the biomass burning maximizes, are significantly larger that those in other seasons. A tropospheric chemistry-climate model is used to simulate CO, C2H6, and HCN partial columns for the period of 1997-2009, using interannually varying biomass burning emissions from GFED3 and annually periodic but seasonally varying emissions from both biogenic and anthropogenic sources. The model-simulated partial columns of these species compare well with the measured partial columns and the model accurately reproduces seasonal cycles of all three species at both locations. However, while the model satisfactorily captures both the seasonality and trends in HCN, it is not able to reproduce the negative trends in either C2H6 or CO. A further simulation assuming a 35% decline of C2H6 and a 26% decline of CO emissions from the industrial sources from 1997 to 2009 largely captures the observed trends of C2H6 and CO partial columns at both locations. Here we attribute trends in HCN exclusively to changes in biomass burning and thereby isolate the influence of anthropogenic\u2026", "author" : [ { "dropping-particle" : "", "family" : "Zeng", "given" : "G.", "non-dropping-particle" : "", "parse-names" : false, "suffix" : "" }, { "dropping-particle" : "", "family" : "Wood", "given" : "S. W.", "non-dropping-particle" : "", "parse-names" : false, "suffix" : "" }, { "dropping-particle" : "", "family" : "Morgenstern", "given" : "O.", "non-dropping-particle" : "", "parse-names</w:instrText>
      </w:r>
      <w:r w:rsidR="00A75A09" w:rsidRPr="002A1EE0">
        <w:rPr>
          <w:color w:val="000000"/>
        </w:rPr>
        <w:instrText>" : false, "suffix" : "" }, { "dropping-particle" : "", "family" : "Jones", "given" : "N. B.", "non-dropping-particle" : "", "parse-names" : false, "suffix" : "" }, { "dropping-particle" : "", "family" : "Robinson", "given" : "J.", "non-dropping-particle" : "", "parse-names" : false, "suffix" : "" }, { "dropping-particle" : "", "family" : "Smale", "given" : "D.", "non-dropping-particle" : "", "parse-names" : false, "suffix" : "" } ], "container-title" : "Atmospheric Chemistry and Physics", "id" : "ITEM-2", "issued" : { "date-parts" : [ [ "2012" ] ] }, "title" : "Trends and variations in CO, C2H6, and HCN in the Southern Hemisphere point to the declining anthropogenic emissions of CO and C2H6", "translator" : [ { "dropping-particle" : "", "family" : "G3742", "given" : "", "non-dropping-particle" : "", "parse-names" : false, "suffix" : "" } ], "type" : "article-journal" }, "uris" : [ "http://www.mendeley.com/documents/?uuid=6307bff1-0189-4707-b051-2f3ce8bf2a80", "http://www.mendeley.com/documents/?uuid=bd80edbc-10d3-41a6-8f41-73c9eadc2886" ] } ], "mendeley" : { "formattedCitation" : "(Zeng et al., 2012; T\u00e9 et al., 2016)", "manualFormatting" : "(e.g., Zeng et al., 2012; T\u00e9 et al., 2016)", "plainTextFormattedCitation" : "(Zeng et al., 2012; T\u00e9 et al., 2016)", "previouslyFormattedCitation" : "(Zeng et al., 2012; T\u00e9 et al., 2016)" }, "properties" : { "noteIndex" : 0 }, "schema" : "https://github.com/citation-style-language/schema/raw/master/csl-citation.json" }</w:instrText>
      </w:r>
      <w:r w:rsidRPr="000E472A">
        <w:rPr>
          <w:color w:val="000000"/>
          <w:lang w:val="en-GB"/>
        </w:rPr>
        <w:fldChar w:fldCharType="separate"/>
      </w:r>
      <w:r w:rsidR="00CB33A1">
        <w:rPr>
          <w:noProof/>
          <w:color w:val="000000"/>
        </w:rPr>
        <w:t>(e.g.</w:t>
      </w:r>
      <w:ins w:id="1616" w:author="Robin Matthews" w:date="2021-07-08T15:35:00Z">
        <w:r w:rsidR="00317844">
          <w:rPr>
            <w:noProof/>
            <w:color w:val="000000"/>
          </w:rPr>
          <w:t>,</w:t>
        </w:r>
      </w:ins>
      <w:r w:rsidR="00CB33A1">
        <w:rPr>
          <w:noProof/>
          <w:color w:val="000000"/>
        </w:rPr>
        <w:t xml:space="preserve"> Zeng et al., 2012; Té et al., 2016)</w:t>
      </w:r>
      <w:r w:rsidRPr="000E472A">
        <w:rPr>
          <w:color w:val="000000"/>
          <w:lang w:val="en-GB"/>
        </w:rPr>
        <w:fldChar w:fldCharType="end"/>
      </w:r>
      <w:commentRangeEnd w:id="1615"/>
      <w:r w:rsidR="00CB33A1">
        <w:rPr>
          <w:rStyle w:val="Marquedecommentaire"/>
        </w:rPr>
        <w:commentReference w:id="1615"/>
      </w:r>
      <w:r w:rsidRPr="00415EB1">
        <w:rPr>
          <w:color w:val="000000"/>
        </w:rPr>
        <w:t xml:space="preserve">, airborne platforms </w:t>
      </w:r>
      <w:commentRangeStart w:id="1617"/>
      <w:r w:rsidRPr="00B15603">
        <w:rPr>
          <w:color w:val="000000"/>
          <w:lang w:val="en-GB"/>
        </w:rPr>
        <w:fldChar w:fldCharType="begin" w:fldLock="1"/>
      </w:r>
      <w:r w:rsidR="00D477C7">
        <w:rPr>
          <w:color w:val="000000"/>
        </w:rPr>
        <w:instrText>ADDIN CSL_CITATION { "citationItems" : [ { "id" : "ITEM-1", "itemData" : { "DOI" : "10.5194/acp-18-5415-2018", "ISSN" : "16807324", "abstract" : "In situ measurements in the upper troposphere-lower stratosphere (UTLS) have been performed in the framework of the European research infrastructure IAGOS (In-service Aircraft for a Global Observing System) for ozone since 1994 and for carbon monoxide (CO) since 2002. The flight tracks cover a wide range of longitudes in the northern extratropics, extending from the North American western coast (125\u00b0\u011d\u20acW) to the eastern Asian coast (135\u00b0\u011d\u20acE) and more recently over the northern Pacific Ocean. Several tropical regions are also sampled frequently, such as the Brazilian coast, central and southern Africa, southeastern Asia, and the western half of the Maritime Continent. As a result, a new set of climatologies for O3 (August 1994-December 2013) and CO (December 2001-December 2013) in the upper troposphere (UT), tropopause layer, and lower stratosphere (LS) are made available, including gridded horizontal distributions on a semi-global scale and seasonal cycles over eight well-sampled regions of interest in the northern extratropics. The seasonal cycles generally show a summertime maximum in O3 and a springtime maximum in CO in the UT, in contrast to the systematic springtime maximum in O3 and the quasi-absence of a seasonal cycle of CO in the LS. This study highlights some regional variabilities in the UT, notably (i) a west-east difference of O3 in boreal summer with up to 15\u011d\u20acppb more O3 over central Russia compared with northeast America, (ii) a systematic west-east gradient of CO from 60 to 140\u00b0\u011d\u20acE, especially noticeable in spring and summer with about 5\u011d\u20acppb by 10 degrees longitude, (iii) a broad spring/summer maximum of CO over northeast Asia, and (iv) a spring maximum of O3 over western North America. Thanks to almost 20 years of O3 and 12 years of CO measurements, the IAGOS database is a unique data set to derive trends in the UTLS at northern midlatitudes. Trends in O3 in the UT are positive and statistically significant in most regions, ranging from +0.25 to +0.45\u011d\u20acppb\u011d\u20acyr\u011d'1, characterized by the significant increase in the lowest values of the distribution. No significant trends of O3 are detected in the LS. Trends of CO in the UT, tropopause, and LS are almost all negative and statistically significant. The estimated slopes range from \u011d'1.37 to \u011d'0.59\u011d\u20acppb\u011d\u20acyr\u011d'1, with a nearly homogeneous decrease in the lowest values of the monthly distribution (5th percentile) contrasting with the high interregional variability in the decrease in the highest \u2026", "author" : [ { "dropping-particle" : "", "family" : "Cohen", "given" : "Yann", "non-dropping-particle" : "", "parse-names" : false, "suffix" : "" }, { "dropping-particle" : "", "family" : "Petetin", "given" : "Herv\u00e9", "non-dropping-particle" : "", "parse-names" : false, "suffix" : "" }, { "dropping-particle" : "", "family" : "Thouret", "given" : "Val\u00e9rie", "non-dropping-particle" : "", "parse-names" : false, "suffix" : "" }, { "dropping-particle" : "", "family" : "Mar\u00e9cal", "given" : "Virginie", "non-dropping-particle" : "", "parse-names" : false, "suffix" : "" }, { "dropping-particle" : "", "family" : "Josse", "given" : "B\u00e9atrice", "non-dropping-particle" : "", "parse-names" : false, "suffix" : "" }, { "dropping-particle" : "", "family" : "Clark", "given" : "Hannah", "non-dropping-particle" : "", "parse-names" : false, "suffix" : "" }, { "dropping-particle" : "", "family" : "Sauvage", "given" : "Bastien", "non-dropping-particle" : "", "parse-names" : false, "suffix" : "" }, { "dropping-particle" : "", "family" : "Fontaine", "given" : "Alain", "non-dropping-particle" : "", "parse-names" : false, "suffix" : "" }, { "dropping-particle" : "", "family" : "Athier", "given" : "Gilles", "non-dropping-particle" : "", "parse-names" : false, "suffix" : "" }, { "dropping-particle" : "", "family" : "Blot", "given" : "Romain", "non-dropping-particle" : "", "parse-names" : false, "suffix" : "" }, { "dropping-particle" : "", "family" : "Boulanger", "given" : "Damien", "non-dropping-particle" : "", "parse-names" : false, "suffix" : "" }, { "dropping-particle" : "", "family" : "Cousin", "given" : "Jean Marc", "non-dropping-particle" : "", "parse-names" : false, "suffix" : "" }, { "dropping-particle" : "", "family" : "N\u00e9d\u00e9lec", "given" : "Philippe", "non-dropping-particle" : "", "parse-names" : false, "suffix" : "" } ], "container-title" : "Atmospheric Chemistry and Physics", "id" : "ITEM-1", "issue" : "8", "issued" : { "date-parts" : [ [ "2018", "4", "20" ] ] }, "page" : "5415-5453", "publisher" : "Copernicus GmbH", "title" : "Climatology and long-term evolution of ozone and carbon monoxide in the upper troposphere-lower stratosphere (UTLS) at northern midlatitudes, as seen by IAGOS from 1995 to 2013", "translator" : [ { "dropping-particle" : "", "family" : "G4789", "given" : "", "non-dropping-particle" : "", "parse-names" : false, "suffix" : "" } ], "type" : "article-journal", "volume" : "18" }, "uris" : [ "http://www.mendeley.com/documents/?uuid=0bf1b347-85d4-463a-9bfb-a67c606f4836", "http://www.mendeley.com/documents/?uuid=998e3a6d-4a0f-46a4-b20c-8f15edf09e5c" ] }, { "id" : "ITEM-2", "itemData" : { "DOI" : "10.1525/elementa.280", "ISSN" : "2325-1026", "abstract" : "&lt;p class=\"p1\"&gt;In the framework of the In Service Aircraft for Global Observing System (IAGOS) program, airborne in-situ O&lt;sub&gt;3 &lt;/sub&gt; and CO measurements are performed routinely using in-service aircraft, providing vertical profiles from the surface to about 10\u201312 km. Due to the specificity of IAGOS measurements (measurements around busy international airports), uncertainties exist on their representativeness in the lower troposphere as they may be impacted by emissions related to airport activities and/or other aircraft. In this study, we thus investigate how the IAGOS measurements in the lower troposphere compare with nearby surface stations (from the local Air Quality monitoring network (AQN)) and more distant regional surface stations (from the Global Atmospheric Watch (GAW) network). The study focuses on Frankfurt but some results at other European airports (Vienna, Paris) are also discussed.&lt;/p&gt;&lt;p class=\"p3\"&gt;Results indicate that the IAGOS observations close to the surface do not appear to be strongly impacted by local emissions related to airport activities. In terms of mixing ratio distribution, seasonal variations and trends, the CO and O&lt;span class=\"s2\"&gt;3 &lt;/span&gt;mixing ratios measured by IAGOS in the first few hundred metres above the surface have similar characteristics to the mixing ratios measured at surrounding urban background stations. Higher in altitude, both the difference with data from the local AQN and the consistency with the GAW regional stations are higher, which indicates a larger representativeness of the IAGOS data. Despite few quantitative differences with Frankfurt, consistent results are obtained in the two other cities Vienna and Paris.&lt;/p&gt;&lt;p class=\"p3\"&gt;Based on 11 years of data (2002\u20132012), this study thus demonstrates that IAGOS observations in the lowest troposphere can be used as a complement to surface stations to study the air quality in/around the agglomeration, providing important information on the vertical distribution of pollution.&lt;/p&gt;", "author" : [ { "dropping-particle" : "", "family" : "Petetin", "given" : "H.", "non-dropping-particle" : "", "parse-names" : false, "suffix" : "" }, { "dropping-particle" : "", "family" : "Jeoffrion", "given" : "M.", "non-dropping-particle" : "", "parse-names" : false, "suffix" : "" }, { "dropping-particle" : "", "family" : "Sauvage", "given" : "B.", "non-dropping-particle" : "", "parse-names" : false, "suffix" : "" }, { "dropping-particle" : "", "family" : "Athier", "given" : "G.", "non-dropping-particle" : "", "parse-names" : false, "suffix" : "" }, { "dropping-particle" : "", "family" : "Blot", "given" : "R.", "non-dropping-particle" : "", "parse-names" : false, "suffix" : "" }, { "dropping-particle" : "", "family" : "Boulanger", "given" : "D.", "non-dropping-particle" : "", "parse-names" : false, "suffix" : "" }, { "dropping-particle" : "", "family" : "Clark", "given" : "H.", "non-dropping-particle" : "", "parse-names" : false, "suffix" : "" }, { "dropping-particle" : "", "family" : "Cousin", "given" : "J.-M.", "non-dropping-particle" : "", "parse-names" : false, "suffix" : "" }, { "dropping-particle" : "", "family" : "Gheusi", "given" : "F.", "non-dropping-particle" : "", "parse-names" : false, "suffix" : "" }, { "dropping-particle" : "", "family" : "Nedelec", "given" : "P.", "non-dropping-particle" : "", "parse-names" : false, "suffix" : "" }, { "dropping-particle" : "", "family" : "Steinbacher", "given" : "M.", "non-dropping-particle" : "", "parse-names" : false, "suffix" : "" }, { "dropping-particle" : "", "family" : "Thouret", "given" : "V.", "non-dropping-particle" : "", "parse-names" : false, "suffix" : "" } ], "container-title" : "Elem Sci Anth", "id" : "ITEM-2", "issued" : { "date-parts" : [ [ "2018" ] ] }, "title" : "Representativeness of the IAGOS airborne measurements in the lower troposphere", "translator" : [ { "dropping-particle" : "", "family" : "G3743", "given" : "", "non-dropping-particle" : "", "parse-names" : false, "suffix" : "" } ], "type" : "article-journal" }, "uris" : [ "http://www.mendeley.com/documents/?uuid=895c54bc-1310-4de9-86c2-d3425ad95dd2", "http://www.mendeley.com/documents/?uuid=5f3f21a5-6762-4a78-b1f7-c4c1a3eeba56" ] } ], "mendeley" : { "formattedCitation" : "(Cohen et al., 2018; Petetin et al., 2018)", "manualFormatting" : "(e.g. Cohen et al., 2018; Petetin et al., 2018)", "plainTextFormattedCitation" : "(Cohen et al., 2018; Petetin et al., 2018)", "previouslyFormattedCitation" : "(Cohen et al., 2018; Petetin et al., 2018)" }, "properties" : { "noteIndex" : 0 }, "schema" : "https://github.com/citation-style-language/schema/raw/master/csl-citation.json" }</w:instrText>
      </w:r>
      <w:r w:rsidRPr="00B15603">
        <w:rPr>
          <w:color w:val="000000"/>
          <w:lang w:val="en-GB"/>
        </w:rPr>
        <w:fldChar w:fldCharType="separate"/>
      </w:r>
      <w:r w:rsidR="00CB33A1">
        <w:rPr>
          <w:noProof/>
          <w:color w:val="000000"/>
        </w:rPr>
        <w:t>(e.g.</w:t>
      </w:r>
      <w:ins w:id="1618" w:author="Lucy Cowie" w:date="2021-07-26T22:03:00Z">
        <w:r w:rsidR="003C2582">
          <w:rPr>
            <w:noProof/>
            <w:color w:val="000000"/>
          </w:rPr>
          <w:t>,</w:t>
        </w:r>
      </w:ins>
      <w:r w:rsidR="00CB33A1">
        <w:rPr>
          <w:noProof/>
          <w:color w:val="000000"/>
        </w:rPr>
        <w:t xml:space="preserve"> Cohen et al., 2018; Petetin et al., 2018)</w:t>
      </w:r>
      <w:r w:rsidRPr="00B15603">
        <w:rPr>
          <w:color w:val="000000"/>
          <w:lang w:val="en-GB"/>
        </w:rPr>
        <w:fldChar w:fldCharType="end"/>
      </w:r>
      <w:commentRangeEnd w:id="1617"/>
      <w:r w:rsidR="00CB33A1">
        <w:rPr>
          <w:rStyle w:val="Marquedecommentaire"/>
        </w:rPr>
        <w:commentReference w:id="1617"/>
      </w:r>
      <w:r w:rsidRPr="00DC415B">
        <w:rPr>
          <w:color w:val="000000"/>
        </w:rPr>
        <w:t xml:space="preserve">, </w:t>
      </w:r>
      <w:r w:rsidRPr="00E728FC">
        <w:rPr>
          <w:color w:val="000000"/>
          <w:highlight w:val="yellow"/>
          <w:rPrChange w:id="1619" w:author="Lucy Cowie" w:date="2021-07-26T22:05:00Z">
            <w:rPr>
              <w:color w:val="000000"/>
            </w:rPr>
          </w:rPrChange>
        </w:rPr>
        <w:t>surface measurement networks</w:t>
      </w:r>
      <w:r w:rsidRPr="00DC415B">
        <w:rPr>
          <w:color w:val="000000"/>
        </w:rPr>
        <w:t xml:space="preserve"> </w:t>
      </w:r>
      <w:commentRangeStart w:id="1620"/>
      <w:r w:rsidRPr="004904EA">
        <w:rPr>
          <w:color w:val="000000"/>
          <w:lang w:val="en-GB"/>
        </w:rPr>
        <w:fldChar w:fldCharType="begin" w:fldLock="1"/>
      </w:r>
      <w:ins w:id="1621" w:author="Robin Matthews" w:date="2021-07-08T15:36:00Z">
        <w:r w:rsidR="00836ADE">
          <w:rPr>
            <w:color w:val="000000"/>
          </w:rPr>
          <w:instrText>ADDIN CSL_CITATION { "citationItems" : [ { "id" : "ITEM-1", "itemData" : { "DOI" : "10.5194/amt-7-647-2014", "ISSN" : "18671381", "abstract" : "A reliable and precise in situ CO2 and CO analysis system has been developed and deployed at eight sites in the NOAA Earth System Research Laboratory's (ESRL) Global Greenhouse Gas Reference Network. The network uses very tall (&gt; 300 m) television and radio transmitter towers that provide a convenient platform for mid-boundary-layer trace-gas sampling. Each analyzer has three sample inlets for profile sampling, and a complete vertical profile is obtained every 15 min. The instrument suite at one site has been augmented with a cavity ring-down spectrometer for measuring CO2 and CH4. The long-term stability of the systems in the field is typically better than 0.1 ppm for CO2, 6 ppb for CO, and 0.5 ppb for CH4, as determined from repeated standard gas measurements. The instrumentation is fully automated and includes sensors for measuring a variety of status parameters, such as temperatures, pressures, and flow rates, that are inputs for automated alerts and quality control algorithms. Detailed and time-dependent uncertainty estimates have been constructed for all of the gases, and the uncertainty framework could be readily adapted to other species or analysis systems. The design emphasizes use of off-the-shelf parts and modularity to facilitate network operations and ease of maintenance. The systems report high-quality data with &gt; 93% uptime. Recurrent problems and limitations of the current system are discussed along with general recommendations for high-accuracy trace-gas monitoring. The network is a key component of the North American Carbon Program and a useful model for future research-grade operational greenhouse gas monitoring efforts.", "author" : [ { "dropping-particle" : "", "family" : "Andrews", "given" : "A. E.", "non-dropping-particle" : "", "parse-names" : false, "suffix" : "" }, { "dropping-particle" : "", "family" : "Kofler", "given" : "J. D.", "non-dropping-particle" : "", "parse-names" : false, "suffix" : "" }, { "dropping-particle" : "", "family" : "Trudeau", "given" : "M. E.", "non-dropping-particle" : "", "parse-names" : false, "suffix" : "" }, { "dropping-particle" : "", "family" : "Williams", "given" : "J. C.", "non-dropping-particle" : "", "parse-names" : false, "suffix" : "" }, { "dropping-particle" : "", "family" : "Neff", "given" : "D. H.", "non-dropping-particle" : "", "parse-names" : false, "suffix" : "" }, { "dropping-particle" : "", "family" : "Masarie", "given" : "K. A.", "non-dropping-particle" : "", "parse-names" : false, "suffix" : "" }, { "dropping-particle" : "", "family" : "Chao", "given" : "D. Y.", "non-dropping-particle" : "", "parse-names" : false, "suffix" : "" }, { "dropping-particle" : "", "family" : "Kitzis", "given" : "D. R.", "non-dropping-particle" : "", "parse-names" : false, "suffix" : "" }, { "dropping-particle" : "", "family" : "Novelli", "given" : "P. C.", "non-dropping-particle" : "", "parse-names" : false, "suffix" : "" }, { "dropping-particle" : "", "family" : "Zhao", "given" : "C. L.", "non-dropping-particle" : "", "parse-names" : false, "suffix" : "" }, { "dropping-particle" : "", "family" : "Dlugokencky", "given" : "E. J.", "non-dropping-particle" : "", "parse-names" : false, "suffix" : "" }, { "dropping-particle" : "", "family" : "Lang", "given" : "P. M.", "non-dropping-particle" : "", "parse-names" : false, "suffix" : "" }, { "dropping-particle" : "", "family" : "Crotwell", "given" : "M. J.", "non-dropping-particle" : "", "parse-names" : false, "suffix" : "" }, { "dropping-particle" : "", "family" : "Fischer", "given" : "M. L.", "non-dropping-particle" : "", "parse-names" : false, "suffix" : "" }, { "dropping-particle" : "", "family" : "Parker", "given" : "M. J.", "non-dropping-particle" : "", "parse-names" : false, "suffix" : "" }, { "dropping-particle" : "", "family" : "Lee", "given" : "J. T.", "non-dropping-particle" : "", "parse-names" : false, "suffix" : "" }, { "dropping-particle" : "", "family" : "Baumann", "given" : "D. D.", "non-dropping-particle" : "", "parse-names" : false, "suffix" : "" }, { "dropping-particle" : "", "family" : "Desai", "given" : "A. R.", "non-dropping-particle" : "", "parse-names" : false, "suffix" : "" }, { "dropping-particle" : "", "family" : "Stanier", "given" : "C. O.", "non-dropping-particle" : "", "parse-names" : false, "suffix" : "" }, { "dropping-particle" : "", "family" : "Wekker", "given" : "S. F.J.", "non-dropping-particle" : "De", "parse-names" : false, "suffix" : "" }, { "dropping-particle" : "", "family" : "Wolfe", "given" : "D. E.", "non-dropping-particle" : "", "parse-names" : false, "suffix" : "" }, { "dropping-particle" : "", "family" : "Munger", "given" : "J. W.", "non-dropping-particle" : "", "parse-names" : false, "suffix" : "" }, { "dropping-particle" : "", "family" : "Tans", "given" : "P. P.", "non-dropping-particle" : "", "parse-names" : false, "suffix" : "" } ], "container-title" : "Atmospheric Measurement Techniques", "id" : "ITEM-1", "issued" : { "date-parts" : [ [ "2014" ] ] }, "title" : "CO2, CO, and CH4 measurements from tall towers in the NOAA earth system research laboratory's global greenhouse gas reference network: Instrumentation, uncertainty analysis, and recommendations for future high-accuracy greenhouse gas", "translator" : [ { "dropping-particle" : "", "family" : "G3746", "given" : "", "non-dropping-particle" : "", "parse-names" : false, "suffix" : "" } ], "type" : "article-journal" }, "uris" : [ "http://www.mendeley.com/documents/?uuid=84d0aeaf-74dd-4a14-82e5-546a9d85071a", "http://www.mendeley.com/documents/?uuid=ff213a3f-5622-446d-a998-fb5098bc9533" ] }, { "id" : "ITEM-2", "itemData" : { "DOI" : "10.12952/journal.elementa.000067", "ISSN" : "2325-1026", "abstract" : "Long-term observations of reactive gases in the troposphere are important for understanding trace gas cycles and the oxidation capacity of the atmosphere, assessing impacts of emission changes, verifying numerical model simulations, and quantifying the interactions between short-lived compounds and climate change. The World Meteorological Organization\u2019s (WMO) Global Atmosphere Watch (GAW) program coordinates a global network of surface stations some of which have measured reactive gases for more than 40 years. Gas species included under this umbrella are ozone, carbon monoxide, nitrogen oxides, and volatile organic compounds (VOCs). There are many challenges involved in setting-up and maintaining such a network over many decades and to ensure that data are of high quality, regularly updated and made easily accessible to users. This overview describes the GAW surface station network of reactive gases, its unique quality management framework, and discusses the data that are available from the central archive. Highlights of data use from the published literature are reviewed, and a brief outlook into the future of GAW is given. This manuscript constitutes the overview of a special feature on GAW reactive gases observations with individual papers reporting on research and data analysis of particular substances being covered by the program.", "author" : [ { "dropping-particle" : "", "family" : "Schultz", "given" : "Martin G.", "non-dropping-particle" : "", "parse-names" : false, "suffix" : "" }, { "dropping-particle" : "", "family" : "Akimoto", "given" : "Hajime", "non-dropping-particle" : "", "parse-names" : false, "suffix" : "" }, { "dropping-particle" : "", "family" : "Bottenheim", "given" : "Jan", "non-dropping-particle" : "", "parse-names" : false, "suffix" : "" }, { "dropping-particle" : "", "family" : "Buchmann", "given" : "Brigitte", "non-dropping-particle" : "", "parse-names" : false, "suffix" : "" }, { "dropping-particle" : "", "family" : "Galbally", "given" : "Ian E.", "non-dropping-particle" : "", "parse-names" : false, "suffix" : "" }, { "dropping-particle" : "", "family" : "Gilge", "given" : "Stefan", "non-dropping-particle" : "", "parse-names" : false, "suffix" : "" }, { "dropping-particle" : "", "family" : "Helmig", "given" : "Detlev", "non-dropping-particle" : "", "parse-names" : false, "suffix" : "" }, { "dropping-particle" : "", "family" : "Koide", "given" : "Hiroshi", "non-dropping-particle" : "", "parse-names" : false, "suffix" : "" }, { "dropping-particle" : "", "family" : "Lewis", "given" : "Alastair C.", "non-dropping-particle" : "", "parse-names" : false, "suffix" : "" }, { "dropping-particle" : "", "family" : "Novelli", "given" : "Paul C.", "non-dropping-particle" : "", "parse-names" : false, "suffix" : "" }, { "dropping-particle" : "", "family" : "Plass-D\u00fclmer", "given" : "Christian", "non-dropping-particle" : "", "parse-names" : false, "suffix" : "" }, { "dropping-particle" : "", "family" : "Ryerson", "given" : "Thomas B.", "non-dropping-particle" : "", "parse-names" : false, "suffix" : "" }, { "dropping-particle" : "", "family" : "Steinbacher", "given" : "Martin", "non-dropping-particle" : "", "parse-names" : false, "suffix" : "" }, { "dropping-particle" : "", "family" : "Steinbrecher", "given" : "Rainer", "non-dropping-particle" : "", "parse-names" : false, "suffix" : "" }, { "dropping-particle" : "", "family" : "Tarasova", "given" : "Oksana", "non-dropping-particle" : "", "parse-names" : false, "suffix" : "" }, { "dropping-particle" : "", "family" : "T\u00f8rseth", "given" : "Kjetil", "non-dropping-particle" : "", "parse-names" : false, "suffix" : "" }, { "dropping-particle" : "", "family" : "Thouret", "given" : "Valerie", "non-dropping-particle" : "", "parse-names" : false, "suffix" : "" }, { "dropping-particle" : "", "family" : "Zellweger", "given" : "Christoph", "non-dropping-particle" : "", "parse-names" : false, "suffix" : "" } ], "container-title" : "Elem Sci Anth", "id" : "ITEM-2", "issue" : "0", "issued" : { "date-parts" : [ [ "2015", "10" ] ] }, "publisher" : "University of California Press", "title" : "The Global Atmosphere Watch reactive gases measurement network", "translator" : [ { "dropping-particle" : "", "family" : "G3749", "given" : "", "non-dropping-particle" : "", "parse-names" : false, "suffix" : "" } ], "type" : "article-journal", "volume" : "3" }, "uris" : [ "http://www.mendeley.com/documents/?uuid=2aa675a4-dccb-4d36-b6a1-51c945764c12", "http://www.mendeley.com/documents/?uuid=878733b5-d898-40e7-b7d1-93d114d6afcb" ] }, { "id" : "ITEM-3", "itemData" : { "DOI" : "10.5194/essd-10-985-2018", "ISBN" : "1866-3508", "abstract" : "We present the organization, instrumentation, datasets, data interpretation, modeling, and accomplishments of the multinational global atmospheric measurement program AGAGE (Advanced Global Atmospheric Gases Experiment). AGAGE is distinguished by its capability to measure globally, at high frequency, and at multiple sites all the important species in the Montreal Protocol and all the important non-carbon-dioxide (non-CO2) gases assessed by the Intergovernmental Panel on Climate Change (CO2 is also measured at several sites). The scientific objectives of AGAGE are important in furthering our understanding of global chemical and climatic phenomena. They are the following: (1) to accurately measure the temporal and spatial distributions of anthropogenic gases that contribute the majority of reactive halogen to the stratosphere and/or are strong infrared absorbers (chlorocarbons, chlorofluorocarbons CFCs, bromocarbons, hydrochlorofluorocarbons HCFCs, hydrofluorocarbons HFCs and polyfluorinated compounds (perfluorocarbons PFCs), nitrogen trifluoride NF3, sulfuryl fluoride SO2F2, and sulfur hexafluoride SF6) and use these measurements to determine the global rates of their emission and/or destruction (i.e., lifetimes); (2) to accurately measure the global distributions and temporal behaviors and determine the sources and sinks of non-CO2 biogenic anthropogenic gases important to climate change and/or ozone depletion (methane CH4, nitrous oxide N20, carbon monoxide CO, molecular hydrogen H2, methyl chloride CH3C1, and methyl bromide CH3Br); (3) to identify new long-lived greenhouse and ozone -depleting gases (e.g., SO2F2, NF3, heavy PFCs (C4Fm, C5F12, C6F 14, C7F16, and C8F18) and hydrofluoroolefins (HF0s; e.g., CH2 = CFCF3) have been identified in AGAGE), initiate the real-time monitoring of these new gases, and reconstruct their past histories from AGAGE, air archive, and firn air measurements; (4) to determine the average concentrations and trends of tropospheric hydroxyl radicals (OH) from the rates of destruction of atmospheric trichloroethane (CH3CC13), HFCs, and HCFCs and estimates of their emissions; (5) to determine from atmospheric observations and estimates of their destruction rates the magnitudes and distributions by region of surface sources and sinks of all measured gases; (6) to provide accurate data on the global accumulation of many of these trace gases that are used to test the synoptic-, regional-, and global -scale circulations predicted b\u2026", "author" : [ { "dropping-particle" : "", "family" : "Prinn", "given" : "Ronald G", "non-dropping-particle" : "", "parse-names" : false, "suffix" : "" }, { "dropping-particle" : "", "family" : "Weiss", "given" : "Ray F", "non-dropping-particle" : "", "parse-names" : false, "suffix" : "" }, { "dropping-particle" : "", "family" : "Arduini", "given" : "Jgor", "non-dropping-particle" : "", "parse-names" : false, "suffix" : "" }, { "dropping-particle" : "", "family" : "Arnold", "given" : "Tim", "non-dropping-particle" : "", "parse-names" : false, "suffix" : "" }, { "dropping-particle" : "", "family" : "DeWitt", "given" : "H Langley", "non-dropping-particle" : "", "parse-names" : false, "suffix" : "" }, { "dropping-particle" : "", "family" : "Fraser", "given" : "Paul J", "non-dropping-particle" : "", "parse-names" : false, "suffix" : "" }, { "dropping-particle" : "", "family" : "Ganesan", "given" : "Anita L", "non-dropping-particle" : "", "parse-names" : false, "suffix" : "" }, { "dropping-particle" : "", "family" : "Gasore", "given" : "Jimmy", "non-dropping-particle" : "", "parse-names" : false, "suffix" : "" }, { "dropping-particle" : "", "family" : "Harth", "given" : "Christina M", "non-dropping-particle" : "", "parse-names" : false, "suffix" : "" }, { "dropping-particle" : "", "family" : "Hermansen", "given" : "Ove", "non-dropping-particle" : "", "parse-names" : false, "suffix" : "" }, { "dropping-particle" : "", "family" : "Kim", "given" : "Jooil", "non-dropping-particle" : "", "parse-names" : false, "suffix" : "" }, { "dropping-particle" : "", "family" : "Krummel", "given" : "Paul B", "non-dropping-particle" : "", "parse-names" : false, "suffix" : "" }, { "dropping-particle" : "", "family" : "Li", "given" : "Shanlan", "non-dropping-particle" : "", "parse-names" : false, "suffix" : "" }, { "dropping-particle" : "", "family" : "Loh", "given" : "Zoe M", "non-dropping-particle" : "", "parse-names" : false, "suffix" : "" }, { "dropping-particle" : "", "family" : "Lunder", "given" : "Chris R", "non-dropping-particle" : "", "parse-names" : false, "suffix" : "" }, { "dropping-particle" : "", "family" : "Maione", "given" : "Michela", "non-dropping-particle" : "", "parse-names" : false, "suffix" : "" }, { "dropping-particle" : "", "family" : "Manning", "given" : "Alistair J", "non-dropping-particle" : "", "parse-names" : false, "suffix" : "" }, { "dropping-particle" : "", "family" : "Miller", "given" : "Ben R", "non-dropping-particle" : "", "parse-names" : false, "suffix" : "" }, { "dropping-particle" : "", "family" : "Mitrevski", "given" : "Blagoj", "non-dropping-particle" : "", "parse-names" : false, "suffix" : "" }, { "dropping-particle" : "", "family" : "Muehle", "given" : "Jens", "non-dropping-particle" : "", "parse-names" : false, "suffix" : "" }, { "dropping-particle" : "", "family" : "O'Doherty", "given" : "Simon", "non-dropping-particle" : "", "parse-names" : false, "suffix" : "" }, { "dropping-particle" : "", "family" : "Park", "given" : "Sunyoung", "non-dropping-particle" : "", "parse-names" : false, "suffix" : "" }, { "dropping-particle" : "", "family" : "Reimann", "given" : "Stefan", "non-dropping-particle" : "", "parse-names" : false, "suffix" : "" }, { "dropping-particle" : "", "family" : "Rigby", "given" : "Matt", "non-dropping-particle" : "", "parse-names" : false, "suffix" : "" }, { "dropping-particle" : "", "family" : "Saito", "given" : "Takuya", "non-dropping-particle" : "", "parse-names" : false, "suffix" : "" }, { "dropping-particle" : "", "family" : "Salameh", "given" : "Peter K", "non-dropping-particle" : "", "parse-names" : false, "suffix" : "" }, { "dropping-particle" : "", "family" : "Schmidt", "given" : "Roland", "non-dropping-particle" : "", "parse-names" : false, "suffix" : "" }, { "dropping-particle" : "", "family" : "Simmonds", "given" : "Peter G", "non-dropping-particle" : "", "parse-names" : false, "suffix" : "" }, { "dropping-particle" : "", "family" : "Steele", "given" : "L Paul", "non-dropping-particle" : "", "parse-names" : false, "suffix" : "" }, { "dropping-particle" : "", "family" : "Vollmer", "given" : "Martin K", "non-dropping-particle" : "", "parse-names" : false, "suffix" : "" }, { "dropping-particle" : "", "family" : "Wang", "given" : "Ray H", "non-dropping-particle" : "", "parse-names" : false, "suffix" : "" }, { "dropping-particle" : "", "family" : "Yao", "given" : "Bo", "non-dropping-particle" : "", "parse-names" : false, "suffix" : "" }, { "dropping-particle" : "", "family" : "Yokouchi", "given" : "Yoko", "non-dropping-particle" : "", "parse-names" : false, "suffix" : "" }, { "dropping-particle" : "", "family" : "Young", "given" : "Dickon", "non-dropping-particle" : "", "parse-names" : false, "suffix" : "" }, { "dropping-particle" : "", "family" : "Zhou", "given" : "Lingxi", "non-dropping-particle" : "", "parse-names" : false, "suffix" : "" } ], "container-title" : "Earth System Science Data", "id" : "ITEM-3", "issue" : "2", "issued" : { "date-parts" : [ [ "2018" ] ] }, "note" : "Times Cited: 0\nRigby, Matthew/A-5555-2012; Reimann, Stefan/A-2327-2009; Krummel, Paul/A-4293-2013; Steele, Paul/B-3185-2009; arduini, jgor/\nRigby, Matthew/0000-0002-2020-9253; Reimann, Stefan/0000-0002-9885-7138; Krummel, Paul/0000-0002-4884-3678; Steele, Paul/0000-0002-8234-3730; arduini, jgor/0000-0002-5199-3853\n0\n1866-3516", "page" : "985-1018", "title" : "History of chemically and radiatively important atmospheric gases from the Advanced Global Atmospheric Gases Experiment (AGAGE)", "translator" : [ { "dropping-particle" : "", "family" : "G3274", "given" : "", "non-dropping-particle" : "", "parse-names" : false, "suffix" : "" } ], "type" : "article-journal", "volume" : "10" }, "uris" : [ "http://www.mendeley.com/documents/?uuid=c2154aec-9058-4824-8948-0ccf04195854", "http://www.mendeley.com/documents/?uuid=0eb95535-e947-4eb8-b777-94e08d0977b0" ] }, { "id" : "ITEM-4", "itemData" : { "URL" : "ftp://aftp.cmdl.noaa.gov/data/trace_gases/co/flask/surface/", "author" : [ { "dropping-particle" : "", "family" : "P\u00e9tron", "given" : "G.", "non-dropping-particle" : "", "parse-names" : false, "suffix" : "" }, { "dropping-particle" : "", "family" : "Crotwell", "given" : "A.M.", "non-dropping-particle" : "", "parse-names" : false, "suffix" : "" }, { "dropping-particle" : "", "family" : "Dlugokencky", "given" : "E.", "non-dropping-particle" : "", "parse-names" : false, "suffix" : "" }, { "dropping-particle" : "", "family" : "Mund", "given" : "J. W.", "non-dropping-particle" : "", "parse-names" : false, "suffix" : "" } ], "id" : "ITEM-4", "issued" : { "date-parts" : [ [ "2019" ] ] }, "publisher" : "National Oceanic &amp; Atmospheric Administration (NOAA) Earth System Research Laboratory (ESRL)", "publisher-place" : "Boulder, CO, USA", "title" : "Atmospheric carbon monoxide dry air mole fractions from the NOAA ESRL carbon cycle cooperative global air sampling network, 1988\u20132017, Version: 2019\u201008", "translator" : [ { "dropping-particle" : "", "family" : "G5267", "given" : "Rt17", "non-dropping-particle" : "", "parse-names" : false, "suffix" : "" } ], "type" : "webpage" }, "uris" : [ "http://www.mendeley.com/documents/?uuid=05e49fb7-b67d-4729-8309-1ad4691c5a4d" ] } ], "mendeley" : { "formattedCitation" : "(Andrews et al., 2014; Schultz et al., 2015; Prinn et al., 2018; P\u00e9tron et al., 2019)", "manualFormatting" : "(e.g., Andrews et al., 2014; Schultz et al., 2015; Prinn et al., 2018; P\u00e9tron et al., 2019)", "plainTextFormattedCitation" : "(Andrews et al., 2014; Schultz et al., 2015; Prinn et al., 2018; P\u00e9tron et al., 2019)", "previouslyFormattedCitation" : "(Andrews et al., 2014; Schultz et al., 2015; Prinn et al., 2018; P\u00e9tron et al., 2019)" }, "properties" : { "noteIndex" : 0 }, "schema" : "https://github.com/citation-style-language/schema/raw/master/csl-citation.json" }</w:instrText>
        </w:r>
      </w:ins>
      <w:del w:id="1622" w:author="Robin Matthews" w:date="2021-07-08T15:36:00Z">
        <w:r w:rsidR="00D477C7" w:rsidDel="00836ADE">
          <w:rPr>
            <w:color w:val="000000"/>
          </w:rPr>
          <w:delInstrText>ADDIN CSL_CITATION { "citationItems" : [ { "id" : "ITEM-1", "itemData" : { "DOI" : "10.5194/amt-7-647-2014", "ISSN" : "18671381", "abstract" : "A reliable and precise in situ CO2 and CO analysis system has been developed and deployed at eight sites in the NOAA Earth System Research Laboratory's (ESRL) Global Greenhouse Gas Reference Network. The network uses very tall (&gt; 300 m) television and radio transmitter towers that provide a convenient platform for mid-boundary-layer trace-gas sampling. Each analyzer has three sample inlets for profile sampling, and a complete vertical profile is obtained every 15 min. The instrument suite at one site has been augmented with a cavity ring-down spectrometer for measuring CO2 and CH4. The long-term stability of the systems in the field is typically better than 0.1 ppm for CO2, 6 ppb for CO, and 0.5 ppb for CH4, as determined from repeated standard gas measurements. The instrumentation is fully automated and includes sensors for measuring a variety of status parameters, such as temperatures, pressures, and flow rates, that are inputs for automated alerts and quality control algorithms. Detailed and time-dependent uncertainty estimates have been constructed for all of the gases, and the uncertainty framework could be readily adapted to other species or analysis systems. The design emphasizes use of off-the-shelf parts and modularity to facilitate network operations and ease of maintenance. The systems report high-quality data with &gt; 93% uptime. Recurrent problems and limitations of the current system are discussed along with general recommendations for high-accuracy trace-gas monitoring. The network is a key component of the North American Carbon Program and a useful model for future research-grade operational greenhouse gas monitoring efforts.", "author" : [ { "dropping-particle" : "", "family" : "Andrews", "given" : "A. E.", "non-dropping-particle" : "", "parse-names" : false, "suffix" : "" }, { "dropping-particle" : "", "family" : "Kofler", "given" : "J. D.", "non-dropping-particle" : "", "parse-names" : false, "suffix" : "" }, { "dropping-particle" : "", "family" : "Trudeau", "given" : "M. E.", "non-dropping-particle" : "", "parse-names" : false, "suffix" : "" }, { "dropping-particle" : "", "family" : "Williams", "given" : "J. C.", "non-dropping-particle" : "", "parse-names" : false, "suffix" : "" }, { "dropping-particle" : "", "family" : "Neff", "given" : "D. H.", "non-dropping-particle" : "", "parse-names" : false, "suffix" : "" }, { "dropping-particle" : "", "family" : "Masarie", "given" : "K. A.", "non-dropping-particle" : "", "parse-names" : false, "suffix" : "" }, { "dropping-particle" : "", "family" : "Chao", "given" : "D. Y.", "non-dropping-particle" : "", "parse-names" : false, "suffix" : "" }, { "dropping-particle" : "", "family" : "Kitzis", "given" : "D. R.", "non-dropping-particle" : "", "parse-names" : false, "suffix" : "" }, { "dropping-particle" : "", "family" : "Novelli", "given" : "P. C.", "non-dropping-particle" : "", "parse-names" : false, "suffix" : "" }, { "dropping-particle" : "", "family" : "Zhao", "given" : "C. L.", "non-dropping-particle" : "", "parse-names" : false, "suffix" : "" }, { "dropping-particle" : "", "family" : "Dlugokencky", "given" : "E. J.", "non-dropping-particle" : "", "parse-names" : false, "suffix" : "" }, { "dropping-particle" : "", "family" : "Lang", "given" : "P. M.", "non-dropping-particle" : "", "parse-names" : false, "suffix" : "" }, { "dropping-particle" : "", "family" : "Crotwell", "given" : "M. J.", "non-dropping-particle" : "", "parse-names" : false, "suffix" : "" }, { "dropping-particle" : "", "family" : "Fischer", "given" : "M. L.", "non-dropping-particle" : "", "parse-names" : false, "suffix" : "" }, { "dropping-particle" : "", "family" : "Parker", "given" : "M. J.", "non-dropping-particle" : "", "parse-names" : false, "suffix" : "" }, { "dropping-particle" : "", "family" : "Lee", "given" : "J. T.", "non-dropping-particle" : "", "parse-names" : false, "suffix" : "" }, { "dropping-particle" : "", "family" : "Baumann", "given" : "D. D.", "non-dropping-particle" : "", "parse-names" : false, "suffix" : "" }, { "dropping-particle" : "", "family" : "Desai", "given" : "A. R.", "non-dropping-particle" : "", "parse-names" : false, "suffix" : "" }, { "dropping-particle" : "", "family" : "Stanier", "given" : "C. O.", "non-dropping-particle" : "", "parse-names" : false, "suffix" : "" }, { "dropping-particle" : "", "family" : "Wekker", "given" : "S. F.J.", "non-dropping-particle" : "De", "parse-names" : false, "suffix" : "" }, { "dropping-particle" : "", "family" : "Wolfe", "given" : "D. E.", "non-dropping-particle" : "", "parse-names" : false, "suffix" : "" }, { "dropping-particle" : "", "family" : "Munger", "given" : "J. W.", "non-dropping-particle" : "", "parse-names" : false, "suffix" : "" }, { "dropping-particle" : "", "family" : "Tans", "given" : "P. P.", "non-dropping-particle" : "", "parse-names" : false, "suffix" : "" } ], "container-title" : "Atmospheric Measurement Techniques", "id" : "ITEM-1", "issued" : { "date-parts" : [ [ "2014" ] ] }, "title" : "CO2, CO, and CH4 measurements from tall towers in the NOAA earth system research laboratory's global greenhouse gas reference network: Instrumentation, uncertainty analysis, and recommendations for future high-accuracy greenhouse gas", "translator" : [ { "dropping-particle" : "", "family" : "G3746", "given" : "", "non-dropping-particle" : "", "parse-names" : false, "suffix" : "" } ], "type" : "article-journal" }, "uris" : [ "http://www.mendeley.com/documents/?uuid=84d0aeaf-74dd-4a14-82e5-546a9d85071a", "http://www.mendeley.com/documents/?uuid=ff213a3f-5622-446d-a998-fb5098bc9533" ] }, { "id" : "ITEM-2", "itemData" : { "DOI" : "10.12952/journal.elementa.000067", "ISSN" : "2325-1026", "abstract" : "Long-term observations of reactive gases in the troposphere are important for understanding trace gas cycles and the oxidation capacity of the atmosphere, assessing impacts of emission changes, verifying numerical model simulations, and quantifying the interactions between short-lived compounds and climate change. The World Meteorological Organization\u2019s (WMO) Global Atmosphere Watch (GAW) program coordinates a global network of surface stations some of which have measured reactive gases for more than 40 years. Gas species included under this umbrella are ozone, carbon monoxide, nitrogen oxides, and volatile organic compounds (VOCs). There are many challenges involved in setting-up and maintaining such a network over many decades and to ensure that data are of high quality, regularly updated and made easily accessible to users. This overview describes the GAW surface station network of reactive gases, its unique quality management framework, and discusses the data that are available from the central archive. Highlights of data use from the published literature are reviewed, and a brief outlook into the future of GAW is given. This manuscript constitutes the overview of a special feature on GAW reactive gases observations with individual papers reporting on research and data analysis of particular substances being covered by the program.", "author" : [ { "dropping-particle" : "", "family" : "Schultz", "given" : "Martin G.", "non-dropping-particle" : "", "parse-names" : false, "suffix" : "" }, { "dropping-particle" : "", "family" : "Akimoto", "given" : "Hajime", "non-dropping-particle" : "", "parse-names" : false, "suffix" : "" }, { "dropping-particle" : "", "family" : "Bottenheim", "given" : "Jan", "non-dropping-particle" : "", "parse-names" : false, "suffix" : "" }, { "dropping-particle" : "", "family" : "Buchmann", "given" : "Brigitte", "non-dropping-particle" : "", "parse-names" : false, "suffix" : "" }, { "dropping-particle" : "", "family" : "Galbally", "given" : "Ian E.", "non-dropping-particle" : "", "parse-names" : false, "suffix" : "" }, { "dropping-particle" : "", "family" : "Gilge", "given" : "Stefan", "non-dropping-particle" : "", "parse-names" : false, "suffix" : "" }, { "dropping-particle" : "", "family" : "Helmig", "given" : "Detlev", "non-dropping-particle" : "", "parse-names" : false, "suffix" : "" }, { "dropping-particle" : "", "family" : "Koide", "given" : "Hiroshi", "non-dropping-particle" : "", "parse-names" : false, "suffix" : "" }, { "dropping-particle" : "", "family" : "Lewis", "given" : "Alastair C.", "non-dropping-particle" : "", "parse-names" : false, "suffix" : "" }, { "dropping-particle" : "", "family" : "Novelli", "given" : "Paul C.", "non-dropping-particle" : "", "parse-names" : false, "suffix" : "" }, { "dropping-particle" : "", "family" : "Plass-D\u00fclmer", "given" : "Christian", "non-dropping-particle" : "", "parse-names" : false, "suffix" : "" }, { "dropping-particle" : "", "family" : "Ryerson", "given" : "Thomas B.", "non-dropping-particle" : "", "parse-names" : false, "suffix" : "" }, { "dropping-particle" : "", "family" : "Steinbacher", "given" : "Martin", "non-dropping-particle" : "", "parse-names" : false, "suffix" : "" }, { "dropping-particle" : "", "family" : "Steinbrecher", "given" : "Rainer", "non-dropping-particle" : "", "parse-names" : false, "suffix" : "" }, { "dropping-particle" : "", "family" : "Tarasova", "given" : "Oksana", "non-dropping-particle" : "", "parse-names" : false, "suffix" : "" }, { "dropping-particle" : "", "family" : "T\u00f8rseth", "given" : "Kjetil", "non-dropping-particle" : "", "parse-names" : false, "suffix" : "" }, { "dropping-particle" : "", "family" : "Thouret", "given" : "Valerie", "non-dropping-particle" : "", "parse-names" : false, "suffix" : "" }, { "dropping-particle" : "", "family" : "Zellweger", "given" : "Christoph", "non-dropping-particle" : "", "parse-names" : false, "suffix" : "" } ], "container-title" : "Elem Sci Anth", "id" : "ITEM-2", "issue" : "0", "issued" : { "date-parts" : [ [ "2015", "10" ] ] }, "publisher" : "University of California Press", "title" : "The Global Atmosphere Watch reactive gases measurement network", "translator" : [ { "dropping-particle" : "", "family" : "G3749", "given" : "", "non-dropping-particle" : "", "parse-names" : false, "suffix" : "" } ], "type" : "article-journal", "volume" : "3" }, "uris" : [ "http://www.mendeley.com/documents/?uuid=2aa675a4-dccb-4d36-b6a1-51c945764c12", "http://www.mendeley.com/documents/?uuid=878733b5-d898-40e7-b7d1-93d114d6afcb" ] }, { "id" : "ITEM-3", "itemData" : { "DOI" : "10.5194/essd-10-985-2018", "ISBN" : "1866-3508", "abstract" : "We present the organization, instrumentation, datasets, data interpretation, modeling, and accomplishments of the multinational global atmospheric measurement program AGAGE (Advanced Global Atmospheric Gases Experiment). AGAGE is distinguished by its capability to measure globally, at high frequency, and at multiple sites all the important species in the Montreal Protocol and all the important non-carbon-dioxide (non-CO2) gases assessed by the Intergovernmental Panel on Climate Change (CO2 is also measured at several sites). The scientific objectives of AGAGE are important in furthering our understanding of global chemical and climatic phenomena. They are the following: (1) to accurately measure the temporal and spatial distributions of anthropogenic gases that contribute the majority of reactive halogen to the stratosphere and/or are strong infrared absorbers (chlorocarbons, chlorofluorocarbons CFCs, bromocarbons, hydrochlorofluorocarbons HCFCs, hydrofluorocarbons HFCs and polyfluorinated compounds (perfluorocarbons PFCs), nitrogen trifluoride NF3, sulfuryl fluoride SO2F2, and sulfur hexafluoride SF6) and use these measurements to determine the global rates of their emission and/or destruction (i.e., lifetimes); (2) to accurately measure the global distributions and temporal behaviors and determine the sources and sinks of non-CO2 biogenic anthropogenic gases important to climate change and/or ozone depletion (methane CH4, nitrous oxide N20, carbon monoxide CO, molecular hydrogen H2, methyl chloride CH3C1, and methyl bromide CH3Br); (3) to identify new long-lived greenhouse and ozone -depleting gases (e.g., SO2F2, NF3, heavy PFCs (C4Fm, C5F12, C6F 14, C7F16, and C8F18) and hydrofluoroolefins (HF0s; e.g., CH2 = CFCF3) have been identified in AGAGE), initiate the real-time monitoring of these new gases, and reconstruct their past histories from AGAGE, air archive, and firn air measurements; (4) to determine the average concentrations and trends of tropospheric hydroxyl radicals (OH) from the rates of destruction of atmospheric trichloroethane (CH3CC13), HFCs, and HCFCs and estimates of their emissions; (5) to determine from atmospheric observations and estimates of their destruction rates the magnitudes and distributions by region of surface sources and sinks of all measured gases; (6) to provide accurate data on the global accumulation of many of these trace gases that are used to test the synoptic-, regional-, and global -scale circulations predicted b\u2026", "author" : [ { "dropping-particle" : "", "family" : "Prinn", "given" : "Ronald G", "non-dropping-particle" : "", "parse-names" : false, "suffix" : "" }, { "dropping-particle" : "", "family" : "Weiss", "given" : "Ray F", "non-dropping-particle" : "", "parse-names" : false, "suffix" : "" }, { "dropping-particle" : "", "family" : "Arduini", "given" : "Jgor", "non-dropping-particle" : "", "parse-names" : false, "suffix" : "" }, { "dropping-particle" : "", "family" : "Arnold", "given" : "Tim", "non-dropping-particle" : "", "parse-names" : false, "suffix" : "" }, { "dropping-particle" : "", "family" : "DeWitt", "given" : "H Langley", "non-dropping-particle" : "", "parse-names" : false, "suffix" : "" }, { "dropping-particle" : "", "family" : "Fraser", "given" : "Paul J", "non-dropping-particle" : "", "parse-names" : false, "suffix" : "" }, { "dropping-particle" : "", "family" : "Ganesan", "given" : "Anita L", "non-dropping-particle" : "", "parse-names" : false, "suffix" : "" }, { "dropping-particle" : "", "family" : "Gasore", "given" : "Jimmy", "non-dropping-particle" : "", "parse-names" : false, "suffix" : "" }, { "dropping-particle" : "", "family" : "Harth", "given" : "Christina M", "non-dropping-particle" : "", "parse-names" : false, "suffix" : "" }, { "dropping-particle" : "", "family" : "Hermansen", "given" : "Ove", "non-dropping-particle" : "", "parse-names" : false, "suffix" : "" }, { "dropping-particle" : "", "family" : "Kim", "given" : "Jooil", "non-dropping-particle" : "", "parse-names" : false, "suffix" : "" }, { "dropping-particle" : "", "family" : "Krummel", "given" : "Paul B", "non-dropping-particle" : "", "parse-names" : false, "suffix" : "" }, { "dropping-particle" : "", "family" : "Li", "given" : "Shanlan", "non-dropping-particle" : "", "parse-names" : false, "suffix" : "" }, { "dropping-particle" : "", "family" : "Loh", "given" : "Zoe M", "non-dropping-particle" : "", "parse-names" : false, "suffix" : "" }, { "dropping-particle" : "", "family" : "Lunder", "given" : "Chris R", "non-dropping-particle" : "", "parse-names" : false, "suffix" : "" }, { "dropping-particle" : "", "family" : "Maione", "given" : "Michela", "non-dropping-particle" : "", "parse-names" : false, "suffix" : "" }, { "dropping-particle" : "", "family" : "Manning", "given" : "Alistair J", "non-dropping-particle" : "", "parse-names" : false, "suffix" : "" }, { "dropping-particle" : "", "family" : "Miller", "given" : "Ben R", "non-dropping-particle" : "", "parse-names" : false, "suffix" : "" }, { "dropping-particle" : "", "family" : "Mitrevski", "given" : "Blagoj", "non-dropping-particle" : "", "parse-names" : false, "suffix" : "" }, { "dropping-particle" : "", "family" : "Muehle", "given" : "Jens", "non-dropping-particle" : "", "parse-names" : false, "suffix" : "" }, { "dropping-particle" : "", "family" : "O'Doherty", "given" : "Simon", "non-dropping-particle" : "", "parse-names" : false, "suffix" : "" }, { "dropping-particle" : "", "family" : "Park", "given" : "Sunyoung", "non-dropping-particle" : "", "parse-names" : false, "suffix" : "" }, { "dropping-particle" : "", "family" : "Reimann", "given" : "Stefan", "non-dropping-particle" : "", "parse-names" : false, "suffix" : "" }, { "dropping-particle" : "", "family" : "Rigby", "given" : "Matt", "non-dropping-particle" : "", "parse-names" : false, "suffix" : "" }, { "dropping-particle" : "", "family" : "Saito", "given" : "Takuya", "non-dropping-particle" : "", "parse-names" : false, "suffix" : "" }, { "dropping-particle" : "", "family" : "Salameh", "given" : "Peter K", "non-dropping-particle" : "", "parse-names" : false, "suffix" : "" }, { "dropping-particle" : "", "family" : "Schmidt", "given" : "Roland", "non-dropping-particle" : "", "parse-names" : false, "suffix" : "" }, { "dropping-particle" : "", "family" : "Simmonds", "given" : "Peter G", "non-dropping-particle" : "", "parse-names" : false, "suffix" : "" }, { "dropping-particle" : "", "family" : "Steele", "given" : "L Paul", "non-dropping-particle" : "", "parse-names" : false, "suffix" : "" }, { "dropping-particle" : "", "family" : "Vollmer", "given" : "Martin K", "non-dropping-particle" : "", "parse-names" : false, "suffix" : "" }, { "dropping-particle" : "", "family" : "Wang", "given" : "Ray H", "non-dropping-particle" : "", "parse-names" : false, "suffix" : "" }, { "dropping-particle" : "", "family" : "Yao", "given" : "Bo", "non-dropping-particle" : "", "parse-names" : false, "suffix" : "" }, { "dropping-particle" : "", "family" : "Yokouchi", "given" : "Yoko", "non-dropping-particle" : "", "parse-names" : false, "suffix" : "" }, { "dropping-particle" : "", "family" : "Young", "given" : "Dickon", "non-dropping-particle" : "", "parse-names" : false, "suffix" : "" }, { "dropping-particle" : "", "family" : "Zhou", "given" : "Lingxi", "non-dropping-particle" : "", "parse-names" : false, "suffix" : "" } ], "container-title" : "Earth System Science Data", "id" : "ITEM-3", "issue" : "2", "issued" : { "date-parts" : [ [ "2018" ] ] }, "note" : "Times Cited: 0\nRigby, Matthew/A-5555-2012; Reimann, Stefan/A-2327-2009; Krummel, Paul/A-4293-2013; Steele, Paul/B-3185-2009; arduini, jgor/\nRigby, Matthew/0000-0002-2020-9253; Reimann, Stefan/0000-0002-9885-7138; Krummel, Paul/0000-0002-4884-3678; Steele, Paul/0000-0002-8234-3730; arduini, jgor/0000-0002-5199-3853\n0\n1866-3516", "page" : "985-1018", "title" : "History of chemically and radiatively important atmospheric gases from the Advanced Global Atmospheric Gases Experiment (AGAGE)", "translator" : [ { "dropping-particle" : "", "family" : "G3274", "given" : "", "non-dropping-particle" : "", "parse-names" : false, "suffix" : "" } ], "type" : "article-journal", "volume" : "10" }, "uris" : [ "http://www.mendeley.com/documents/?uuid=c2154aec-9058-4824-8948-0ccf04195854", "http://www.mendeley.com/documents/?uuid=0eb95535-e947-4eb8-b777-94e08d0977b0" ] }, { "id" : "ITEM-4", "itemData" : { "URL" : "ftp://aftp.cmdl.noaa.gov/data/trace_gases/co/flask/surface/", "author" : [ { "dropping-particle" : "", "family" : "P\u00e9tron", "given" : "G.", "non-dropping-particle" : "", "parse-names" : false, "suffix" : "" }, { "dropping-particle" : "", "family" : "Crotwell", "given" : "A.M.", "non-dropping-particle" : "", "parse-names" : false, "suffix" : "" }, { "dropping-particle" : "", "family" : "Dlugokencky", "given" : "E.", "non-dropping-particle" : "", "parse-names" : false, "suffix" : "" }, { "dropping-particle" : "", "family" : "Mund", "given" : "J. W.", "non-dropping-particle" : "", "parse-names" : false, "suffix" : "" } ], "id" : "ITEM-4", "issued" : { "date-parts" : [ [ "2019" ] ] }, "publisher" : "National Oceanic &amp; Atmospheric Administration (NOAA) Earth System Research Laboratory (ESRL)", "publisher-place" : "Boulder, CO, USA", "title" : "Atmospheric carbon monoxide dry air mole fractions from the NOAA ESRL carbon cycle cooperative global air sampling network, 1988\u20132017, Version: 2019\u201008", "translator" : [ { "dropping-particle" : "", "family" : "G5267", "given" : "Rt17", "non-dropping-particle" : "", "parse-names" : false, "suffix" : "" } ], "type" : "webpage" }, "uris" : [ "http://www.mendeley.com/documents/?uuid=05e49fb7-b67d-4729-8309-1ad4691c5a4d" ] } ], "mendeley" : { "formattedCitation" : "(Andrews et al., 2014; Schultz et al., 2015; Prinn et al., 2018; P\u00e9tron et al., 2019)", "manualFormatting" : "(e.g., Andrews et al., 2014; Petron et al., 2019; Prinn et al., 2018; Schultz et al., 2015)", "plainTextFormattedCitation" : "(Andrews et al., 2014; Schultz et al., 2015; Prinn et al., 2018; P\u00e9tron et al., 2019)", "previouslyFormattedCitation" : "(Andrews et al., 2014; Schultz et al., 2015; Prinn et al., 2018; P\u00e9tron et al., 2019)" }, "properties" : { "noteIndex" : 0 }, "schema" : "https://github.com/citation-style-language/schema/raw/master/csl-citation.json" }</w:delInstrText>
        </w:r>
      </w:del>
      <w:r w:rsidRPr="004904EA">
        <w:rPr>
          <w:color w:val="000000"/>
          <w:lang w:val="en-GB"/>
        </w:rPr>
        <w:fldChar w:fldCharType="separate"/>
      </w:r>
      <w:r w:rsidR="00CB33A1">
        <w:rPr>
          <w:noProof/>
          <w:color w:val="000000"/>
        </w:rPr>
        <w:t>(e.g.,</w:t>
      </w:r>
      <w:ins w:id="1623" w:author="Robin Matthews" w:date="2021-07-08T15:36:00Z">
        <w:r w:rsidR="00836ADE" w:rsidRPr="00836ADE">
          <w:rPr>
            <w:noProof/>
          </w:rPr>
          <w:t xml:space="preserve"> </w:t>
        </w:r>
        <w:r w:rsidR="00836ADE">
          <w:rPr>
            <w:noProof/>
          </w:rPr>
          <w:t>Andrews et al., 2014; Schultz et al., 2015; Prinn et al., 2018; Pétron et al., 2019</w:t>
        </w:r>
      </w:ins>
      <w:del w:id="1624" w:author="Robin Matthews" w:date="2021-07-08T15:36:00Z">
        <w:r w:rsidR="00CB33A1" w:rsidDel="00836ADE">
          <w:rPr>
            <w:noProof/>
            <w:color w:val="000000"/>
          </w:rPr>
          <w:delText xml:space="preserve"> Andrews et al., 2014; Petron et al., 2019; Prinn et al., 2018; Schultz et al., 2015</w:delText>
        </w:r>
      </w:del>
      <w:r w:rsidR="00CB33A1">
        <w:rPr>
          <w:noProof/>
          <w:color w:val="000000"/>
        </w:rPr>
        <w:t>)</w:t>
      </w:r>
      <w:r w:rsidRPr="004904EA">
        <w:rPr>
          <w:color w:val="000000"/>
          <w:lang w:val="en-GB"/>
        </w:rPr>
        <w:fldChar w:fldCharType="end"/>
      </w:r>
      <w:commentRangeEnd w:id="1620"/>
      <w:r w:rsidR="00CB33A1">
        <w:rPr>
          <w:rStyle w:val="Marquedecommentaire"/>
        </w:rPr>
        <w:commentReference w:id="1620"/>
      </w:r>
      <w:r w:rsidRPr="00415EB1">
        <w:rPr>
          <w:color w:val="000000"/>
        </w:rPr>
        <w:t xml:space="preserve"> and </w:t>
      </w:r>
      <w:r w:rsidRPr="00415EB1">
        <w:t xml:space="preserve">assimilation products </w:t>
      </w:r>
      <w:r w:rsidRPr="00B15603">
        <w:rPr>
          <w:lang w:val="en-GB"/>
        </w:rPr>
        <w:fldChar w:fldCharType="begin" w:fldLock="1"/>
      </w:r>
      <w:r w:rsidR="00D477C7">
        <w:instrText>ADDIN CSL_CITATION { "citationItems" : [ { "id" : "ITEM-1", "itemData" : { "DOI" : "10.5194/amt-10-2533-2017", "ISSN" : "18678548", "abstract" : "The MOPITT (Measurements of Pollution in the Troposphere) satellite instrument has been making observations of atmospheric carbon monoxide since 2000. Recent enhancements to the MOPITT retrieval algorithm have resulted in the release of the version 7 (V7) product. Improvements include (1) representation of growing atmospheric concentrations of N2O, (2) use of meteorological fields from the MERRA-2 (Modern-Era Retrospective Analysis for Research and Applications) reanalysis for the entire MOPITT mission (instead of MERRA), (3) use of the MODIS (Moderate-Resolution Imaging Spectroradiometer) Collection 6 cloud mask product (instead of Collection 5), (4) a new strategy for radiance-bias correction and (5) an improved method for calibrating MOPITT's near-infrared (NIR) radiances. Statistical comparisons of V7 validation results with corresponding V6 results are presented, using aircraft in situ measurements as the reference. Clear improvements are demonstrated for V7 products with respect to overall retrieval biases, bias variability and bias drift uncertainty.", "author" : [ { "dropping-particle" : "", "family" : "Deeter", "given" : "Merritt N.", "non-dropping-particle" : "", "parse-names" : false, "suffix" : "" }, { "dropping-particle" : "", "family" : "Edwards", "given" : "David P.", "non-dropping-particle" : "", "parse-names" : false, "suffix" : "" }, { "dropping-particle" : "", "family" : "Francis", "given" : "Gene L.", "non-dropping-particle" : "", "parse-names" : false, "suffix" : "" }, { "dropping-particle" : "", "family" : "Gille", "given" : "John C.", "non-dropping-particle" : "", "parse-names" : false, "suffix" : "" }, { "dropping-particle" : "", "family" : "Mart\u00ednez-Alonso", "given" : "Sara", "non-dropping-particle" : "", "parse-names" : false, "suffix" : "" }, { "dropping-particle" : "", "family" : "Worden", "given" : "Helen M.", "non-dropping-particle" : "", "parse-names" : false, "suffix" : "" }, { "dropping-particle" : "", "family" : "Sweeney", "given" : "Colm", "non-dropping-particle" : "", "parse-names" : false, "suffix" : "" } ], "container-title" : "Atmospheric Measurement Techniques", "id" : "ITEM-1", "issue" : "7", "issued" : { "date-parts" : [ [ "2017" ] ] }, "page" : "2533-2555", "title" : "A climate-scale satellite record for carbon monoxide: The MOPITT Version 7 product", "translator" : [ { "dropping-particle" : "", "family" : "G3735", "given" : "", "non-dropping-particle" : "", "parse-names" : false, "suffix" : "" } ], "type" : "article-journal", "volume" : "10" }, "uris" : [ "http://www.mendeley.com/documents/?uuid=8e54bb73-5512-4c7d-a985-1ec9072a648a", "http://www.mendeley.com/documents/?uuid=6c792103-ec4e-4036-b0ff-343c931c4570" ] }, { "id" : "ITEM-2", "itemData" : { "DOI" : "10.5194/acp-17-1945-2017", "ISSN" : "16807324", "abstract" : "A new global reanalysis data set of atmospheric composition (AC) for the period 2003\u20132015 has been produced by the Copernicus Atmosphere Monitoring Service (CAMS). Satellite observations of total column (TC) carbon monoxide (CO) and aerosol optical depth (AOD), as well as several TC and profile observations of ozone, have been assimilated with the Integrated Forecasting System for Composition (C-IFS) of the European Centre for Medium-Range Weather Forecasting. Compared to the previous Monitoring Atmospheric Composition and Climate (MACC) reanalysis (MACCRA), the new CAMS interim reanalysis (CAMSiRA) is of a coarser horizontal resolution of about 110 km, compared to 80 km, but covers a longer period with the intent to be continued to present day. This paper compares CAMSiRA with MACCRA and a control run experiment (CR) without assimilation of AC retrievals. CAMSiRA has smaller biases than the CR with respect to independent observations of CO, AOD and stratospheric ozone. However, ozone at the surface could not be improved by the assimilation because of the strong impact of surface processes such as dry deposition and titration with nitrogen monoxide (NO), which were both unchanged by the assimilation. The assimilation of AOD led to a global reduction of sea salt and desert dust as well as an exaggerated increase in sulfate. Compared to MACCRA, CAMSiRA had smaller biases for AOD, surface CO and TC ozone as well as for upper stratospheric and tropospheric ozone. Finally, the temporal consistency of CAMSiRA was better than the one of MACCRA. This was achieved by using a revised emission data set as well as by applying careful selection and bias correction to the assimilated retrievals. CAMSiRA is therefore better suited than MACCRA for the study of interannual variability, as demonstrated for trends in surface CO.", "author" : [ { "dropping-particle" : "", "family" : "Flemming", "given" : "Johannes", "non-dropping-particle" : "", "parse-names" : false, "suffix" : "" }, { "dropping-particle" : "", "family" : "Benedetti", "given" : "Angela", "non-dropping-particle" : "", "parse-names" : false, "suffix" : "" }, { "dropping-particle" : "", "family" : "Inness", "given" : "Antje", "non-dropping-particle" : "", "parse-names" : false, "suffix" : "" }, { "dropping-particle" : "", "family" : "Engelen J", "given" : "Richard", "non-dropping-particle" : "", "parse-names" : false, "suffix" : "" }, { "dropping-particle" : "", "family" : "Jones", "given" : "Luke", "non-dropping-particle" : "", "parse-names" : false, "suffix" : "" }, { "dropping-particle" : "", "family" : "Huijnen", "given" : "Vincent", "non-dropping-particle" : "", "parse-names" : false, "suffix" : "" }, { "dropping-particle" : "", "family" : "Remy", "given" : "Samuel", "non-dropping-particle" : "", "parse-names" : false, "suffix" : "" }, { "dropping-particle" : "", "family" : "Parrington", "given" : "Mark", "non-dropping-particle" : "", "parse-names" : false, "suffix" : "" }, { "dropping-particle" : "", "family" : "Suttie", "given" : "Martin", "non-dropping-particle" : "", "parse-names" : false, "suffix" : "" }, { "dropping-particle" : "", "family" : "Bozzo", "given" : "Alessio", "non-dropping-particle" : "", "parse-names" : false, "suffix" : "" }, { "dropping-particle" : "", "family" : "Peuch", "given" : "Vincent Henri", "non-dropping-particle" : "", "parse-names" : false, "suffix" : "" }, { "dropping-particle" : "", "family" : "Akritidis", "given" : "Dimitris", "non-dropping-particle" : "", "parse-names" : false, "suffix" : "" }, { "dropping-particle" : "", "family" : "Katragkou", "given" : "Eleni", "non-dropping-particle" : "", "parse-names" : false, "suffix" : "" } ], "container-title" : "Atmospheric Chemistry and Physics", "id" : "ITEM-2", "issue" : "3", "issued" : { "date-parts" : [ [ "2017" ] ] }, "page" : "1945-1983", "title" : "The CAMS interim Reanalysis of Carbon Monoxide, Ozone and Aerosol for 2003-2015", "translator" : [ { "dropping-particle" : "", "family" : "G3245", "given" : "", "non-dropping-particle" : "", "parse-names" : false, "suffix" : "" } ], "type" : "article-journal", "volume" : "17" }, "uris" : [ "http://www.mendeley.com/documents/?uuid=f0306ae7-d88c-4b7e-9da0-9fd57a47e3e1", "http://www.mendeley.com/documents/?uuid=f0c0ecd5-b164-4604-a8ef-6dc117f94cca" ] }, { "id" : "ITEM-3", "itemData" : { "DOI" : "10.5194/essd-11-1411-2019", "ISSN" : "18663516", "abstract" : "Atmospheric carbon monoxide (CO) concentrations have been decreasing since 2000, as observed by both satellite-and ground-based instruments, but global bottom-up emission inventories estimate increasing anthropogenic CO emissions concurrently. In this study, we use a multi-species atmospheric Bayesian inversion approach to attribute satellite-observed atmospheric CO variations to its sources and sinks in order to achieve a full closure of the global CO budget during 2000-2017. Our observation constraints include satellite retrievals of the total column mole fraction of CO, formaldehyde (HCHO), and methane (CH4) that are all major components of the atmospheric CO cycle. Three inversions (i.e., 2000-2017, 2005-2017, and 2010-2017) are performed to use the observation data to the maximum extent possible as they become available and assess the consistency of inversion results to the assimilation of more trace gas species. We identify a declining trend in the global CO budget since 2000 (three inversions are broadly consistent during overlapping periods), driven by reduced anthropogenic emissions in the US and Europe (both likely from the transport sector), and in China (likely from industry and residential sectors), as well as by reduced biomass burning emissions globally, especially in equatorial Africa (associated with reduced burned areas). We show that the trends and drivers of the inversionbased CO budget are not affected by the inter-annual variation assumed for prior CO fluxes. All three inversions contradict the global bottom-up inventories in the world's top two emitters: for the sign of anthropogenic emission trends in China (e.g., here-0:8 \u00b1 0:5 % yr-1 since 2000, while the prior gives 1:3 \u00b1 0:4 % yr-1) and for the rate of anthropogenic emission increase in South Asia (e.g., here 1:0 \u00b1 0:6 % yr-1 since 2000, smaller than 3:5 \u00b1 0:4 % yr-1 in the prior inventory). The posterior model CO concentrations and trends agree well with independent ground-based observations and correct the prior model bias. The comparison of the three inversions with different observation constraints further suggests that the most complete constrained inversion that assimilates CO, HCHO, and CH4 has a good representation of the global CO budget, and therefore matches best with independent observations, while the inversion only assimilating CO tends to underestimate both the decrease in anthropogenic CO emissions and the increase in the CO chemical production. The global CO \u2026", "author" : [ { "dropping-particle" : "", "family" : "Zheng", "given" : "Bo", "non-dropping-particle" : "", "parse-names" : false, "suffix" : "" }, { "dropping-particle" : "", "family" : "Chevallier", "given" : "Frederic", "non-dropping-particle" : "", "parse-names" : false, "suffix" : "" }, { "dropping-particle" : "", "family" : "Yin", "given" : "Yi", "non-dropping-particle" : "", "parse-names" : false, "suffix" : "" }, { "dropping-particle" : "", "family" : "Ciais", "given" : "Philippe", "non-dropping-particle" : "", "parse-names" : false, "suffix" : "" }, { "dropping-particle" : "", "family" : "Fortems-Cheiney", "given" : "Audrey", "non-dropping-particle" : "", "parse-names" : false, "suffix" : "" }, { "dropping-particle" : "", "family" : "Deeter", "given" : "Merritt N.", "non-dropping-particle" : "", "parse-names" : false, "suffix" : "" }, { "dropping-particle" : "", "family" : "Parker", "given" : "Robert J.", "non-dropping-particle" : "", "parse-names" : false, "suffix" : "" }, { "dropping-particle" : "", "family" : "Wang", "given" : "Yilong", "non-dropping-particle"</w:instrText>
      </w:r>
      <w:r w:rsidR="00D477C7" w:rsidRPr="002A1EE0">
        <w:rPr>
          <w:lang w:val="en-US"/>
        </w:rPr>
        <w:instrText xml:space="preserve"> : "", "parse-names" : false, "suffix" : "" }, { "dropping-particle" : "", "family" : "Worden", "given" : "Helen M.", "non-dropping-particle" : "", "parse-names" : false, "suffix" : "" }, { "dropping-particle" : "", "family" : "Zhao", "given" : "Yuanhong", "non-dropping-particle" : "", "parse-names" : false, "suffix" : "" } ], "container-title" : "Earth System Science Data", "id" : "ITEM-3", "issue" : "3", "issued" : { "date-parts" : [ [ "2019" ] ] }, "page" : "1411-1436", "title" : "Global atmospheric carbon monoxide budget 2000-2017 inferred from multi-species atmospheric inversions", "translator" : [ { "dropping-particle" : "", "family" : "G3978", "given" : "", "non-dropping-particle" : "", "parse-names" : false, "suffix" : "" } ], "type" : "article-journal", "volume" : "11" }, "uris" : [ "http://www.mendeley.com/documents/?uuid=f1b24a2e-3fa5-4579-acf3-ca9a64e5478c", "http://www.mendeley.com/documents/?uuid=a8bd0ce5-76a1-4ef0-aa87-86e334448e3a" ] } ], "mendeley" : { "formattedCitation" : "(Deeter et al., 2017; Flemming et al., 2017; Zheng et al., 2019)", "manualFormatting" : "(e.g., Deeter et al., 2017; Flemming et al., 2017; Zheng et al., 2019)", "plainTextFormattedCitation" : "(Deeter et al., 2017; Flemming et al., 2017; Zheng et al., 2019)", "previouslyFormattedCitation" : "(Deeter et al., 2017; Flemming et al., 2017; Zheng et al., 2019)" }, "properties" : { "noteIndex" : 0 }, "schema" : "https://github.com/citation-style-language/schema/raw/master/csl-citation.json" }</w:instrText>
      </w:r>
      <w:r w:rsidRPr="00B15603">
        <w:rPr>
          <w:lang w:val="en-GB"/>
        </w:rPr>
        <w:fldChar w:fldCharType="separate"/>
      </w:r>
      <w:r w:rsidR="00CB33A1">
        <w:rPr>
          <w:noProof/>
          <w:lang w:val="en-GB"/>
        </w:rPr>
        <w:t>(e.g., Deeter et al., 2017; Flemming et al., 2017; Zheng et al., 2019)</w:t>
      </w:r>
      <w:r w:rsidRPr="00B15603">
        <w:rPr>
          <w:lang w:val="en-GB"/>
        </w:rPr>
        <w:fldChar w:fldCharType="end"/>
      </w:r>
      <w:r w:rsidRPr="00B15603">
        <w:rPr>
          <w:lang w:val="en-GB"/>
        </w:rPr>
        <w:t xml:space="preserve"> </w:t>
      </w:r>
      <w:r w:rsidRPr="00D837A8">
        <w:rPr>
          <w:lang w:val="en-GB"/>
        </w:rPr>
        <w:t>have resulted in better char</w:t>
      </w:r>
      <w:r w:rsidRPr="009638A7">
        <w:rPr>
          <w:lang w:val="en-GB"/>
        </w:rPr>
        <w:t>acterization of the present</w:t>
      </w:r>
      <w:ins w:id="1625" w:author="Lucy Cowie" w:date="2021-07-26T22:05:00Z">
        <w:r w:rsidR="00134B20">
          <w:rPr>
            <w:lang w:val="en-GB"/>
          </w:rPr>
          <w:t>-</w:t>
        </w:r>
      </w:ins>
      <w:del w:id="1626" w:author="Lucy Cowie" w:date="2021-07-26T22:05:00Z">
        <w:r w:rsidRPr="009638A7" w:rsidDel="00134B20">
          <w:rPr>
            <w:lang w:val="en-GB"/>
          </w:rPr>
          <w:delText xml:space="preserve"> </w:delText>
        </w:r>
      </w:del>
      <w:r w:rsidRPr="009638A7">
        <w:rPr>
          <w:lang w:val="en-GB"/>
        </w:rPr>
        <w:t>day atmospheric CO distribution</w:t>
      </w:r>
      <w:r w:rsidRPr="004904EA">
        <w:rPr>
          <w:color w:val="000000"/>
          <w:lang w:val="en-GB"/>
        </w:rPr>
        <w:t xml:space="preserve">. </w:t>
      </w:r>
      <w:r w:rsidRPr="00610383">
        <w:rPr>
          <w:color w:val="000000"/>
          <w:lang w:val="en-GB"/>
        </w:rPr>
        <w:t>T</w:t>
      </w:r>
      <w:r w:rsidRPr="00417ACD">
        <w:rPr>
          <w:color w:val="000000"/>
          <w:lang w:val="en-GB"/>
        </w:rPr>
        <w:t xml:space="preserve">ypical annual mean surface CO concentrations range from </w:t>
      </w:r>
      <w:del w:id="1627" w:author="Lucy Cowie" w:date="2021-07-26T22:06:00Z">
        <w:r w:rsidRPr="00417ACD" w:rsidDel="00217026">
          <w:rPr>
            <w:color w:val="000000"/>
            <w:lang w:val="en-GB"/>
          </w:rPr>
          <w:delText>~</w:delText>
        </w:r>
      </w:del>
      <w:ins w:id="1628" w:author="Lucy Cowie" w:date="2021-07-26T22:06:00Z">
        <w:r w:rsidR="00217026">
          <w:rPr>
            <w:color w:val="000000"/>
            <w:lang w:val="en-GB"/>
          </w:rPr>
          <w:t xml:space="preserve">around </w:t>
        </w:r>
      </w:ins>
      <w:r w:rsidRPr="00417ACD">
        <w:rPr>
          <w:color w:val="000000"/>
          <w:lang w:val="en-GB"/>
        </w:rPr>
        <w:t xml:space="preserve">120 ppb in the Northern Hemisphere to </w:t>
      </w:r>
      <w:ins w:id="1629" w:author="Lucy Cowie" w:date="2021-07-26T22:06:00Z">
        <w:r w:rsidR="00217026">
          <w:rPr>
            <w:color w:val="000000"/>
            <w:lang w:val="en-GB"/>
          </w:rPr>
          <w:t xml:space="preserve">around </w:t>
        </w:r>
      </w:ins>
      <w:del w:id="1630" w:author="Lucy Cowie" w:date="2021-07-26T22:06:00Z">
        <w:r w:rsidRPr="00417ACD" w:rsidDel="00217026">
          <w:rPr>
            <w:color w:val="000000"/>
            <w:lang w:val="en-GB"/>
          </w:rPr>
          <w:delText>~</w:delText>
        </w:r>
      </w:del>
      <w:r w:rsidRPr="00417ACD">
        <w:rPr>
          <w:color w:val="000000"/>
          <w:lang w:val="en-GB"/>
        </w:rPr>
        <w:t xml:space="preserve">40 ppb in the Southern Hemisphere </w:t>
      </w:r>
      <w:r w:rsidRPr="000E472A">
        <w:rPr>
          <w:color w:val="000000"/>
          <w:lang w:val="en-GB"/>
        </w:rPr>
        <w:fldChar w:fldCharType="begin" w:fldLock="1"/>
      </w:r>
      <w:r w:rsidR="00D477C7">
        <w:rPr>
          <w:color w:val="000000"/>
          <w:lang w:val="en-GB"/>
        </w:rPr>
        <w:instrText>ADDIN CSL_CITATION { "citationItems" : [ { "id" : "ITEM-1", "itemData" : { "URL" : "ftp://aftp.cmdl.noaa.gov/data/trace_gases/co/flask/surface/", "author" : [ { "dropping-particle" : "", "family" : "P\u00e9tron", "given" : "G.", "non-dropping-particle" : "", "parse-names" : false, "suffix" : "" }, { "dropping-particle" : "", "family" : "Crotwell", "given" : "A.M.", "non-dropping-particle" : "", "parse-names" : false, "suffix" : "" }, { "dropping-particle" : "", "family" : "Dlugokencky", "given" : "E.", "non-dropping-particle" : "", "parse-names" : false, "suffix" : "" }, { "dropping-particle" : "", "family" : "Mund", "given" : "J. W.", "non-dropping-particle" : "", "parse-names" : false, "suffix" : "" } ], "id" : "ITEM-1", "issued" : { "date-parts" : [ [ "2019" ] ] }, "publisher" : "National Oceanic &amp; Atmospheric Administration (NOAA) Earth System Research Laboratory (ESRL)", "publisher-place" : "Boulder, CO, USA", "title" : "Atmospheric carbon monoxide dry air mole fractions from the NOAA ESRL carbon cycle cooperative global air sampling network, 1988\u20132017, Version: 2019\u201008", "translator" : [ { "dropping-particle" : "", "family" : "G5267", "given" : "Rt17", "non-dropping-particle" : "", "parse-names" : false, "suffix" : "" } ], "type" : "webpage" }, "uris" : [ "http://www.mendeley.com/documents/?uuid=05e49fb7-b67d-4729-8309-1ad4691c5a4d" ] } ], "mendeley" : { "formattedCitation" : "(P\u00e9tron et al., 2019)", "plainTextFormattedCitation" : "(P\u00e9tron et al., 2019)", "previouslyFormattedCitation" : "(P\u00e9tron et al., 2019)" }, "properties" : { "noteIndex" : 0 }, "schema" : "https://github.com/citation-style-language/schema/raw/master/csl-citation.json" }</w:instrText>
      </w:r>
      <w:r w:rsidRPr="000E472A">
        <w:rPr>
          <w:color w:val="000000"/>
          <w:lang w:val="en-GB"/>
        </w:rPr>
        <w:fldChar w:fldCharType="separate"/>
      </w:r>
      <w:r w:rsidR="00CB33A1">
        <w:rPr>
          <w:noProof/>
          <w:color w:val="000000"/>
          <w:lang w:val="en-GB"/>
        </w:rPr>
        <w:t>(Pétron et al., 2019)</w:t>
      </w:r>
      <w:r w:rsidRPr="000E472A">
        <w:rPr>
          <w:color w:val="000000"/>
          <w:lang w:val="en-GB"/>
        </w:rPr>
        <w:fldChar w:fldCharType="end"/>
      </w:r>
      <w:r w:rsidRPr="000E472A">
        <w:rPr>
          <w:color w:val="000000"/>
          <w:lang w:val="en-GB"/>
        </w:rPr>
        <w:t>. The sub</w:t>
      </w:r>
      <w:r>
        <w:rPr>
          <w:color w:val="000000"/>
          <w:lang w:val="en-GB"/>
        </w:rPr>
        <w:t>-</w:t>
      </w:r>
      <w:r w:rsidRPr="000E472A">
        <w:rPr>
          <w:color w:val="000000"/>
          <w:lang w:val="en-GB"/>
        </w:rPr>
        <w:t xml:space="preserve">regional patterns in CO reflect the </w:t>
      </w:r>
      <w:r w:rsidRPr="000E472A">
        <w:rPr>
          <w:color w:val="000000"/>
          <w:lang w:val="en-GB"/>
        </w:rPr>
        <w:lastRenderedPageBreak/>
        <w:t xml:space="preserve">distribution of emission sources. Seasonal hotspots are linked to areas of biomass burning in tropical </w:t>
      </w:r>
      <w:r w:rsidRPr="000E472A">
        <w:rPr>
          <w:lang w:val="en-GB"/>
        </w:rPr>
        <w:t>South America, equatorial Africa, Southeast Asia</w:t>
      </w:r>
      <w:del w:id="1631" w:author="Lucy Cowie" w:date="2021-07-26T22:06:00Z">
        <w:r w:rsidRPr="000E472A" w:rsidDel="00C732A7">
          <w:rPr>
            <w:lang w:val="en-GB"/>
          </w:rPr>
          <w:delText>,</w:delText>
        </w:r>
      </w:del>
      <w:r w:rsidRPr="000E472A">
        <w:rPr>
          <w:lang w:val="en-GB"/>
        </w:rPr>
        <w:t xml:space="preserve"> and Australia. A study using data assimilation techniques estimates a global mean CO burden of 356 ± 27 Tg </w:t>
      </w:r>
      <w:r w:rsidRPr="00D837A8">
        <w:rPr>
          <w:lang w:val="en-GB"/>
        </w:rPr>
        <w:t>over the 2002</w:t>
      </w:r>
      <w:ins w:id="1632" w:author="Lucy Cowie" w:date="2021-07-26T22:09:00Z">
        <w:r w:rsidR="000C103A">
          <w:rPr>
            <w:lang w:val="en-GB"/>
          </w:rPr>
          <w:t>–</w:t>
        </w:r>
      </w:ins>
      <w:del w:id="1633" w:author="Lucy Cowie" w:date="2021-07-26T22:09:00Z">
        <w:r w:rsidRPr="00D837A8" w:rsidDel="000C103A">
          <w:rPr>
            <w:lang w:val="en-GB"/>
          </w:rPr>
          <w:delText>-</w:delText>
        </w:r>
      </w:del>
      <w:r w:rsidRPr="00D837A8">
        <w:rPr>
          <w:lang w:val="en-GB"/>
        </w:rPr>
        <w:t>2013 period</w:t>
      </w:r>
      <w:r w:rsidRPr="009638A7">
        <w:rPr>
          <w:lang w:val="en-GB"/>
        </w:rPr>
        <w:t xml:space="preserve"> </w:t>
      </w:r>
      <w:r w:rsidRPr="000E472A">
        <w:rPr>
          <w:lang w:val="en-GB"/>
        </w:rPr>
        <w:fldChar w:fldCharType="begin" w:fldLock="1"/>
      </w:r>
      <w:r w:rsidR="00D477C7">
        <w:rPr>
          <w:lang w:val="en-GB"/>
        </w:rPr>
        <w:instrText>ADDIN CSL_CITATION { "citationItems" : [ { "id" : "ITEM-1", "itemData" : { "DOI" : "10.1002/2017GL074987", "ISBN" : "0094-8276", "ISSN" : "19448007", "abstract" : "Abstract Understanding changes in the burden and growth rate of atmospheric methane (CH4) has been the focus of several recent studies but still lacks scientific consensus. Here we investigate the role of decreasing anthropogenic carbon monoxide (CO) emissions since 2002 on hydroxyl radical (OH) sinks and tropospheric CH4 loss. We quantify this impact by contrasting two model simulations for 2002?2013: (1) a Measurement of the Pollution in the Troposphere (MOPITT) CO reanalysis and (2) a Control-Run without CO assimilation. These simulations are performed with the Community Atmosphere Model with Chemistry of the Community Earth System Model fully coupled chemistry climate model with prescribed CH4 surface concentrations. The assimilation of MOPITT observations constrains the global CO burden, which significantly decreased over this period by ~20%. We find that this decrease results to (a) increase in CO chemical production, (b) higher CH4 oxidation by OH, and (c) ~8% shorter CH4 lifetime. We elucidate this coupling by a surrogate mechanism for CO-OH-CH4 that is quantified from the full chemistry simulations.", "author" : [ { "dropping-particle" : "", "family" : "Gaubert", "given" : "B.", "non-dropping-particle" : "", "parse-names" : false, "suffix" : "" }, { "dropping-particle" : "", "family" : "Worden", "given" : "H. M.", "non-dropping-particle" : "", "parse-names" : false, "suffix" : "" }, { "dropping-particle" : "", "family" : "Arellano", "given" : "A. F.J.", "non-dropping-particle" : "", "parse-names" : false, "suffix" : "" }, { "dropping-particle" : "", "family" : "Emmons", "given" : "L. K.", "non-dropping-particle" : "", "parse-names" : false, "suffix" : "" }, { "dropping-particle" : "", "family" : "Tilmes", "given" : "S.", "non-dropping-particle" : "", "parse-names" : false, "suffix" : "" }, { "dropping-particle" : "", "family" : "Barr\u00e9", "given" : "J.", "non-dropping-particle" : "", "parse-names" : false, "suffix" : "" }, { "dropping-particle" : "", "family" : "Martinez Alonso", "given" : "S.", "non-dropping-particle" : "", "parse-names" : false, "suffix" : "" }, { "dropping-particle" : "", "family" : "Vitt", "given" : "F.", "non-dropping-particle" : "", "parse-names" : false, "suffix" : "" }, { "dropping-particle" : "", "family" : "Anderson", "given" : "J. L.", "non-dropping-particle" : "", "parse-names" : false, "suffix" : "" }, { "dropping-particle" : "", "family" : "Alkemade", "given" : "F.", "non-dropping-particle" : "", "parse-names" : false, "suffix" : "" }, { "dropping-particle" : "", "family" : "Houweling", "given" : "S.", "non-dropping-particle" : "", "parse-names" : false, "suffix" : "" }, { "dropping-particle" : "", "family" : "Edwards", "given" : "D. P.", "non-dropping-particle" : "", "parse-names" : false, "suffix" : "" } ], "container-title" : "Geophysical Research Letters", "id" : "ITEM-1", "issue" : "19", "issued" : { "date-parts" : [ [ "2017" ] ] }, "page" : "9985-9995", "title" : "Chemical Feedback From Decreasing Carbon Monoxide Emissions", "translator" : [ { "dropping-particle" : "", "family" : "G3250", "given" : "", "non-dropping-particle" : "", "parse-names" : false, "suffix" : "" } ], "type" : "article-journal", "volume" : "44" }, "uris" : [ "http://www.mendeley.com/documents/?uuid=3c62e912-33f4-460d-b08a-bd0591393cf5", "http://www.mendeley.com/documents/?uuid=8688319a-ce21-4e29-9830-2c0e203681e9" ] } ], "mendeley" : { "formattedCitation" : "(Gaubert et al., 2017)", "plainTextFormattedCitation" : "(Gaubert et al., 2017)", "previouslyFormattedCitation" : "(Gaubert et al., 2017)" }, "properties" : { "noteIndex" : 0 }, "schema" : "https://github.com/citation-style-language/schema/raw/master/csl-citation.json" }</w:instrText>
      </w:r>
      <w:r w:rsidRPr="000E472A">
        <w:rPr>
          <w:lang w:val="en-GB"/>
        </w:rPr>
        <w:fldChar w:fldCharType="separate"/>
      </w:r>
      <w:r w:rsidR="00CB33A1">
        <w:rPr>
          <w:noProof/>
          <w:lang w:val="en-GB"/>
        </w:rPr>
        <w:t>(Gaubert et al., 2017)</w:t>
      </w:r>
      <w:r w:rsidRPr="000E472A">
        <w:rPr>
          <w:lang w:val="en-GB"/>
        </w:rPr>
        <w:fldChar w:fldCharType="end"/>
      </w:r>
      <w:r w:rsidRPr="000E472A">
        <w:rPr>
          <w:lang w:val="en-GB"/>
        </w:rPr>
        <w:t xml:space="preserve">. </w:t>
      </w:r>
    </w:p>
    <w:p w14:paraId="148FF89A" w14:textId="77777777" w:rsidR="00AF2E59" w:rsidRPr="000E472A" w:rsidRDefault="00AF2E59" w:rsidP="00D5630D">
      <w:pPr>
        <w:pStyle w:val="AR6BodyText"/>
        <w:rPr>
          <w:highlight w:val="yellow"/>
          <w:lang w:val="en-GB"/>
        </w:rPr>
      </w:pPr>
    </w:p>
    <w:p w14:paraId="7240DE85" w14:textId="64FAF8F7" w:rsidR="00AF2E59" w:rsidRPr="00B15603" w:rsidRDefault="00AF2E59" w:rsidP="00D5630D">
      <w:pPr>
        <w:pStyle w:val="AR6BodyText"/>
        <w:rPr>
          <w:color w:val="000000"/>
          <w:lang w:val="en-GB"/>
        </w:rPr>
      </w:pPr>
      <w:r w:rsidRPr="00B15603">
        <w:rPr>
          <w:lang w:val="en-GB"/>
        </w:rPr>
        <w:t xml:space="preserve">Global models generally capture the global spatial distribution of the observed </w:t>
      </w:r>
      <w:r w:rsidRPr="00D837A8">
        <w:rPr>
          <w:noProof/>
          <w:color w:val="000000" w:themeColor="text1"/>
          <w:lang w:val="en-GB"/>
        </w:rPr>
        <w:t>CO</w:t>
      </w:r>
      <w:r w:rsidRPr="00B15603">
        <w:rPr>
          <w:lang w:val="en-GB"/>
        </w:rPr>
        <w:t xml:space="preserve"> concentrations but have regional biases of up to 50% (e.g., </w:t>
      </w:r>
      <w:commentRangeStart w:id="1634"/>
      <w:r w:rsidRPr="00B15603">
        <w:rPr>
          <w:lang w:val="en-GB"/>
        </w:rPr>
        <w:fldChar w:fldCharType="begin" w:fldLock="1"/>
      </w:r>
      <w:r w:rsidR="00D477C7">
        <w:rPr>
          <w:lang w:val="en-GB"/>
        </w:rPr>
        <w:instrText>ADDIN CSL_CITATION { "citationItems" : [ { "id" : "ITEM-1", "itemData" : { "DOI" : "https://doi.org/10.1029/2019MS001882", "ISSN" : "1942-2466", "abstract" : "Abstract The Community Earth System Model version 2 (CESM2) includes a detailed representation of chemistry throughout the atmosphere in the Community Atmosphere Model with chemistry and Whole Atmosphere Community Climate Model configurations. These model configurations use the Model for Ozone and Related chemical Tracers (MOZART) family of chemical mechanisms, covering the troposphere, stratosphere, mesosphere, and lower thermosphere. The new MOZART tropospheric chemistry scheme (T1) has a number of updates over the previous version (MOZART-4) in CESM, including improvements to the oxidation of isoprene and terpenes, organic nitrate speciation, and aromatic speciation and oxidation and thus improved representation of ozone and secondary organic aerosol precursors. An evaluation of the present-day simulations of CESM2 being provided for Climate Model Intercomparison Project round 6 (CMIP6) is presented. These simulations, using the anthropogenic and biomass burning emissions from the inventories specified for CMIP6, as well as online calculation of emissions of biogenic compounds, lightning NO, dust, and sea salt, indicate an underestimate of anthropogenic emissions of a variety of compounds, including carbon monoxide and hydrocarbons. The simulation of surface ozone in the southeast United States is improved over previous model versions, largely due to the improved representation of reactive nitrogen and organic nitrate compounds resulting in a lower ozone production rate than in CESM1 but still overestimates observations in summer. The simulation of tropospheric ozone agrees well with ozonesonde observations in many parts of the globe. The comparison of NOx and PAN to aircraft observations indicates the model simulates the nitrogen budget well.", "author" : [ { "dropping-particle" : "", "family" : "Emmons", "given" : "Louisa K", "non-dropping-particle" : "", "parse-names" : false, "suffix" : "" }, { "dropping-particle" : "", "family" : "Schwantes", "given" : "Rebecca H", "non-dropping-particle" : "", "parse-names" : false, "suffix" : "" }, { "dropping-particle" : "", "family" : "Orlando", "given" : "John J", "non-dropping-particle" : "", "parse-names" : false, "suffix" : "" }, { "dropping-particle" : "", "family" : "Tyndall", "given" : "Geoff", "non-dropping-particle" : "", "parse-names" : false, "suffix" : "" }, { "dropping-particle" : "", "family" : "Kinnison", "given" : "Douglas", "non-dropping-particle" : "", "parse-names" : false, "suffix" : "" }, { "dropping-particle" : "", "family" : "Lamarque", "given" : "Jean-Fran\u00e7ois", "non-dropping-particle" : "", "parse-names" : false, "suffix" : "" }, { "dropping-particle" : "", "family" : "Marsh", "given" : "Daniel", "non-dropping-particle" : "", "parse-names" : false, "suffix" : "" }, { "dropping-particle" : "", "family" : "Mills", "given" : "Michael J", "non-dropping-particle" : "", "parse-names" : false, "suffix" : "" }, { "dropping-particle" : "", "family" : "Tilmes", "given" : "Simone", "non-dropping-particle" : "", "parse-names" : false, "suffix" : "" }, { "dropping-particle" : "", "family" : "Bardeen", "given" : "Charles", "non-dropping-particle" : "", "parse-names" : false, "suffix" : "" }, { "dropping-particle" : "", "family" : "Buchholz", "given" : "Rebecca R", "non-dropping-particle" : "", "parse-names" : false, "suffix" : "" }, { "dropping-particle" : "", "family" : "Conley", "given" : "Andrew", "non-dropping-particle" : "", "parse-names" : false, "suffix" : "" }, { "dropping-particle" : "", "family" : "Gettelman", "given" : "Andrew", "non-dropping-particle" : "", "parse-names" : false, "suffix" : "" }, { "dropping-particle" : "", "family" : "Garcia", "given" : "Rolando", "non-dropping-particle" : "", "parse-names" : false, "suffix" : "" }, { "dropping-particle" : "", "family" : "Simpson", "given" : "Isobel", "non-dropping-particle" : "", "parse-names" : false, "suffix" : "" }, { "dropping-particle" : "", "family" : "Blake", "given" : "Donald R", "non-dropping-particle" : "", "parse-names" : false, "suffix" : "" }, { "dropping-particle" : "", "family" : "Meinardi", "given" : "Simone", "non-dropping-particle" : "", "parse-names" : false, "suffix" : "" }, { "dropping-particle" : "", "family" : "P\u00e9tron", "given" : "Gabrielle", "non-dropping-particle" : "", "parse-names" : false, "suffix" : "" } ], "container-title" : "Journal of Advances in Modeling Earth Systems", "id" : "ITEM-1", "issue" : "4", "issued" : { "date-parts" : [ [ "2020", "4", "1" ] ] }, "note" : "https://doi.org/10.1029/2019MS001882", "page" : "e2019MS001882", "publisher" : "John Wiley &amp; Sons, Ltd", "title" : "The Chemistry Mechanism in the Community Earth System Model Version 2 (CESM2)", "translator" : [ { "dropping-particle" : "", "family" : "G5286", "given" : "", "non-dropping-particle" : "", "parse-names" : false, "suffix" : "" } ], "type" : "article-journal", "volume" : "12" }, "uris" : [ "http://www.mendeley.com/documents/?uuid=bdaf578c-eef9-423b-96dc-293e23cb9cb7", "http://www.mendeley.com/documents/?uuid=c9f95c57-9bbd-4749-b3d8-437f58be1aa1", "http://www.mendeley.com/documents/?uuid=f8b2469a-c212-4417-a516-465e47795363" ] }, { "id" : "ITEM-2", "itemData" : { "DOI" : "https://doi.org/10.1029/2019MS002032", "ISSN" : "1942-2466", "abstract" : "Abstract We describe the baseline model configuration and simulation characteristics of the Geophysical Fluid Dynamics Laboratory (GFDL)'s Atmosphere Model version 4.1 (AM4.1), which builds on developments at GFDL over 2013?2018 for coupled carbon-chemistry-climate simulation as part of the sixth phase of the Coupled Model Intercomparison Project. In contrast with GFDL's AM4.0 development effort, which focused on physical and aerosol interactions and which is used as the atmospheric component of CM4.0, AM4.1 focuses on comprehensiveness of Earth system interactions. Key features of this model include doubled horizontal resolution of the atmosphere (~200 to ~100\u00a0km) with revised dynamics and physics from GFDL's previous-generation AM3 atmospheric chemistry-climate model. AM4.1 features improved representation of atmospheric chemical composition, including aerosol and aerosol precursor emissions, key land-atmosphere interactions, comprehensive land-atmosphere-ocean cycling of dust and iron, and interactive ocean-atmosphere cycling of reactive nitrogen. AM4.1 provides vast improvements in fidelity over AM3, captures most of AM4.0's baseline simulations characteristics, and notably improves on AM4.0 in the representation of aerosols over the Southern Ocean, India, and China?even with its interactive chemistry representation?and in its manifestation of sudden stratospheric warmings in the coldest months. Distributions of reactive nitrogen and sulfur species, carbon monoxide, and ozone are all substantially improved over AM3. Fidelity concerns include degradation of upper atmosphere equatorial winds and of aerosols in some regions.", "author" : [ { "dropping-particle" : "", "family" : "Horowitz", "given" : "Larry W", "non-dropping-particle" : "", "parse-names" : false, "suffix" : "" }, { "dropping-particle" : "", "family" : "Naik", "given" : "Vaishali", "non-dropping-particle" : "", "parse-names" : false, "suffix" : "" }, { "dropping-particle" : "", "family" : "Paulot", "given" : "Fabien", "non-dropping-particle" : "", "parse-names" : false, "suffix" : "" }, { "dropping-particle" : "", "family" : "Ginoux", "given" : "Paul A", "non-dropping-particle" : "", "parse-names" : false, "suffix" : "" }, { "dropping-particle" : "", "family" : "Dunne", "given" : "John P", "non-dropping-particle" : "", "parse-names" : false, "suffix" : "" }, { "dropping-particle" : "", "family" : "Mao", "given" : "Jingqiu", "non-dropping-particle" : "", "parse-names" : false, "suffix" : "" }, { "dropping-particle" : "", "family" : "Schnell", "given" : "Jordan", "non-dropping-particle" : "", "parse-names" : false, "suffix" : "" }, { "dropping-particle" : "", "family" : "Chen", "given" : "Xi", "non-dropping-particle" : "", "parse-names" : false, "suffix" : "" }, { "dropping-particle" : "", "family" : "He", "given" : "Jian", "non-dropping-particle" : "", "parse-names" : false, "suffix" : "" }, { "dropping-particle" : "", "family" : "John", "given" : "Jasmin G", "non-dropping-particle" : "", "parse-names" : false, "suffix" : "" }, { "dropping-particle" : "", "family" : "Lin", "given" : "Meiyun", "non-dropping-particle" : "", "parse-names" : false, "suffix" : "" }, { "dropping-particle" : "", "family" : "Lin", "given" : "Pu", "non-dropping-particle" : "", "parse-names" : false, "suffix" : "" }, { "dropping-particle" : "", "family" : "Malyshev", "given" : "Sergey", "non-dropping-particle" : "", "parse-names" : false, "suffix" : "" }, { "dropping-particle" : "", "family" : "Paynter", "given" : "David", "non-dropping-particle" : "", "parse-names" : false, "suffix" : "" }, { "dropping-particle" : "", "family" : "Shevliakova", "given" : "Elena", "non-dropping-particle" : "", "parse-names" : false, "suffix" : "" }, { "dropping-particle" : "", "family" : "Zhao", "given" : "Ming", "non-dropping-particle" : "", "parse-names" : false, "suffix" : "" } ], "container-title" : "Journal of Advances in Modeling Earth Systems", "id" : "ITEM-2", "issue" : "10", "issued" : { "date-parts" : [ [ "2020", "10", "1" ] ] }, "note" : "https://doi.org/10.1029/2019MS002032", "page" : "e2019MS002032", "publisher" : "John Wiley &amp; Sons, Ltd", "title" : "The GFDL Global Atmospheric Chemistry-Climate Model AM4.1: Model Description and Simulation Characteristics", "translator" : [ { "dropping-particle" : "", "family" : "G5287", "given" : "", "non-dropping-particle" : "", "parse-names" : false, "suffix" : "" } ], "type" : "article-journal", "volume" : "12" }, "uris" : [ "http://www.mendeley.com/documents/?uuid=2644f2f2-ac27-46a8-9810-90f6c9b168b9", "http://www.mendeley.com/documents/?uuid=a313c418-d450-4d3b-954a-efdaa6bad808", "http://www.mendeley.com/documents/?uuid=264a8df9-bd99-427c-ae9f-51f7687db758" ] } ], "mendeley" : { "formattedCitation" : "(Emmons et al., 2020; Horowitz et al., 2020)", "manualFormatting" : "Emmons et al., 2020; Horowitz et al., 2020)", "plainTextFormattedCitation" : "(Emmons et al., 2020; Horowitz et al., 2020)", "previouslyFormattedCitation" : "(Emmons et al., 2020; Horowitz et al., 2020)" }, "properties" : { "noteIndex" : 0 }, "schema" : "https://github.com/citation-style-language/schema/raw/master/csl-citation.json" }</w:instrText>
      </w:r>
      <w:r w:rsidRPr="00B15603">
        <w:rPr>
          <w:lang w:val="en-GB"/>
        </w:rPr>
        <w:fldChar w:fldCharType="separate"/>
      </w:r>
      <w:r w:rsidR="00CB33A1">
        <w:rPr>
          <w:noProof/>
          <w:lang w:val="en-GB"/>
        </w:rPr>
        <w:t>Emmons et al., 2020; Horowitz et al., 2020)</w:t>
      </w:r>
      <w:r w:rsidRPr="00B15603">
        <w:rPr>
          <w:lang w:val="en-GB"/>
        </w:rPr>
        <w:fldChar w:fldCharType="end"/>
      </w:r>
      <w:commentRangeEnd w:id="1634"/>
      <w:r w:rsidR="00CB33A1">
        <w:rPr>
          <w:rStyle w:val="Marquedecommentaire"/>
        </w:rPr>
        <w:commentReference w:id="1634"/>
      </w:r>
      <w:r w:rsidRPr="00B15603">
        <w:rPr>
          <w:lang w:val="en-GB"/>
        </w:rPr>
        <w:t>. Despite updated emissions datasets, the global multi</w:t>
      </w:r>
      <w:r>
        <w:rPr>
          <w:lang w:val="en-GB"/>
        </w:rPr>
        <w:t>-</w:t>
      </w:r>
      <w:r w:rsidRPr="00B15603">
        <w:rPr>
          <w:lang w:val="en-GB"/>
        </w:rPr>
        <w:t>model and single</w:t>
      </w:r>
      <w:ins w:id="1635" w:author="Lucy Cowie" w:date="2021-07-26T22:10:00Z">
        <w:r w:rsidR="008C5C99">
          <w:rPr>
            <w:lang w:val="en-GB"/>
          </w:rPr>
          <w:t>-</w:t>
        </w:r>
      </w:ins>
      <w:del w:id="1636" w:author="Lucy Cowie" w:date="2021-07-26T22:10:00Z">
        <w:r w:rsidRPr="00B15603" w:rsidDel="008C5C99">
          <w:rPr>
            <w:lang w:val="en-GB"/>
          </w:rPr>
          <w:delText xml:space="preserve"> </w:delText>
        </w:r>
      </w:del>
      <w:r w:rsidRPr="00B15603">
        <w:rPr>
          <w:lang w:val="en-GB"/>
        </w:rPr>
        <w:t xml:space="preserve">model simulations persistently </w:t>
      </w:r>
      <w:r w:rsidRPr="00D837A8">
        <w:rPr>
          <w:noProof/>
          <w:color w:val="000000"/>
          <w:lang w:val="en-GB"/>
        </w:rPr>
        <w:t xml:space="preserve">underestimate observed CO concentrations at </w:t>
      </w:r>
      <w:r w:rsidRPr="009638A7">
        <w:rPr>
          <w:noProof/>
          <w:color w:val="000000"/>
          <w:lang w:val="en-GB"/>
        </w:rPr>
        <w:t>northern high</w:t>
      </w:r>
      <w:del w:id="1637" w:author="Lucy Cowie" w:date="2021-07-26T22:13:00Z">
        <w:r w:rsidRPr="004904EA" w:rsidDel="000116AA">
          <w:rPr>
            <w:noProof/>
            <w:color w:val="000000"/>
            <w:lang w:val="en-GB"/>
          </w:rPr>
          <w:delText>-</w:delText>
        </w:r>
      </w:del>
      <w:r w:rsidRPr="00610383">
        <w:rPr>
          <w:noProof/>
          <w:color w:val="000000"/>
          <w:lang w:val="en-GB"/>
        </w:rPr>
        <w:t xml:space="preserve"> and mid</w:t>
      </w:r>
      <w:r w:rsidRPr="00417ACD">
        <w:rPr>
          <w:noProof/>
          <w:color w:val="000000"/>
          <w:lang w:val="en-GB"/>
        </w:rPr>
        <w:t>-latitudes</w:t>
      </w:r>
      <w:r w:rsidRPr="000E472A">
        <w:rPr>
          <w:noProof/>
          <w:color w:val="000000"/>
          <w:lang w:val="en-GB"/>
        </w:rPr>
        <w:t xml:space="preserve"> as well as in the </w:t>
      </w:r>
      <w:r w:rsidR="00223B9D">
        <w:rPr>
          <w:noProof/>
          <w:color w:val="000000"/>
          <w:lang w:val="en-GB"/>
        </w:rPr>
        <w:t>S</w:t>
      </w:r>
      <w:r w:rsidR="00223B9D" w:rsidRPr="000E472A">
        <w:rPr>
          <w:noProof/>
          <w:color w:val="000000"/>
          <w:lang w:val="en-GB"/>
        </w:rPr>
        <w:t xml:space="preserve">outhern </w:t>
      </w:r>
      <w:r w:rsidR="00223B9D">
        <w:rPr>
          <w:noProof/>
          <w:color w:val="000000"/>
          <w:lang w:val="en-GB"/>
        </w:rPr>
        <w:t>H</w:t>
      </w:r>
      <w:r w:rsidR="00223B9D" w:rsidRPr="000E472A">
        <w:rPr>
          <w:noProof/>
          <w:color w:val="000000"/>
          <w:lang w:val="en-GB"/>
        </w:rPr>
        <w:t>emisphere</w:t>
      </w:r>
      <w:ins w:id="1638" w:author="Lucy Cowie" w:date="2021-07-26T22:10:00Z">
        <w:r w:rsidR="00A9236A">
          <w:rPr>
            <w:noProof/>
            <w:color w:val="000000"/>
            <w:lang w:val="en-GB"/>
          </w:rPr>
          <w:t>,</w:t>
        </w:r>
      </w:ins>
      <w:r w:rsidR="00223B9D" w:rsidRPr="000E472A">
        <w:rPr>
          <w:noProof/>
          <w:color w:val="000000"/>
          <w:lang w:val="en-GB"/>
        </w:rPr>
        <w:t xml:space="preserve"> </w:t>
      </w:r>
      <w:r w:rsidRPr="000E472A">
        <w:rPr>
          <w:noProof/>
          <w:color w:val="000000"/>
          <w:lang w:val="en-GB"/>
        </w:rPr>
        <w:t xml:space="preserve">but with smaller biases </w:t>
      </w:r>
      <w:r w:rsidR="001566E1">
        <w:rPr>
          <w:noProof/>
          <w:color w:val="000000"/>
          <w:lang w:val="en-GB"/>
        </w:rPr>
        <w:t xml:space="preserve">compared with that in the Northern Hemisphere </w:t>
      </w:r>
      <w:commentRangeStart w:id="1639"/>
      <w:commentRangeStart w:id="1640"/>
      <w:r w:rsidRPr="000E472A">
        <w:rPr>
          <w:noProof/>
          <w:color w:val="000000"/>
          <w:lang w:val="en-GB"/>
        </w:rPr>
        <w:fldChar w:fldCharType="begin" w:fldLock="1"/>
      </w:r>
      <w:r w:rsidR="00D477C7">
        <w:rPr>
          <w:noProof/>
          <w:color w:val="000000"/>
          <w:lang w:val="en-GB"/>
        </w:rPr>
        <w:instrText>ADDIN CSL_CITATION { "citationItems" : [ { "id" : "ITEM-1", "itemData" : { "DOI" : "10.5194/acp-15-11789-2015", "ISBN" : "1680-7316", "ISSN" : "16807324", "abstract" : "A low bias in carbon monoxide (CO) at northern high and mid-latitudes is a common feature of chemistry climate models (CCMs) that may indicate or contribute to a high bias in simulated OH and corresponding low bias in methane lifetime. We use simulations with CO tagged by source type to investigate the sensitivity of the CO bias to CO emissions, transport, global mean OH, and the hemispheric asymmetry of OH. We also investigate how each of these possible contributors to the CO bias affects the methane lifetime. We find that the use of specified meteorology alters the distribution of CO compared to a free-running CCM simulation, improving the comparison with surface observations in summer. Our results also show that reducing the hemispheric asymmetry of OH improves the agreement of simulated CO with observations. We use simulations with parameterized OH to quantify the impact of known model biases on simulated OH. Removing biases in ozone and water vapor as well as reducing Northern Hemisphere NOx does not remove the hemispheric asymmetry in OH, but it reduces global mean OH by 18 %, bringing the simulated methane lifetime into agreement with observation-based estimates.", "author" : [ { "dropping-particle" : "", "family" : "Strode", "given" : "S. A.", "non-dropping-particle" : "", "parse-names" : false, "suffix" : "" }, { "dropping-particle" : "", "family" : "Duncan", "given" : "B. N.", "non-dropping-particle" : "", "parse-names" : false, "suffix" : "" }, { "dropping-particle" : "", "family" : "Yegorova", "given" : "E. A.", "non-dropping-particle" : "", "parse-names" : false, "suffix" : "" }, { "dropping-particle" : "", "family" : "Kouatchou", "given" : "J.", "non-dropping-particle" : "", "parse-names" : false, "suffix" : "" }, { "dropping-particle" : "", "family" : "Ziemke", "given" : "J. R.", "non-dropping-particle" : "", "parse-names" : false, "suffix" : "" }, { "dropping-particle" : "", "family" : "Douglass", "given" : "A. R.", "non-dropping-particle" : "", "parse-names" : false, "suffix" : "" } ], "container-title" : "Atmospheric Chemistry and Physics", "id" : "ITEM-1", "issued" : { "date-parts" : [ [ "2015" ] ] }, "title" : "Implications of carbon monoxide bias for methane lifetime and atmospheric composition in chemistry climate models", "translator" : [ { "dropping-particle" : "", "family" : "G3378", "given" : "", "non-dropping-particle" : "", "parse-names" : false, "suffix" : "" } ], "type" : "article-journal" }, "uris" : [ "http://www.mendeley.com/documents/?uuid=3159c5ae-fabc-46fd-bc80-7debfd56d281", "http://www.mendeley.com/documents/?uuid=6e22d162-a3f1-4acb-80e6-950a50eacb6f" ] }, { "id" : "ITEM-2", "itemData" : { "DOI" : "10.5194/acp-14-9295-2014", "ISBN" : "1680-7375", "ISSN" : "16807324", "abstract" : "&lt;p&gt;Despite the developments in the global modelling of chemistry and of the parameterization of the physical processes, carbon monoxide (CO) concentrations remain underestimated during Northern Hemisphere (NH) winter by most state-of-the-art chemistry transport models. The consequential model bias can in principle originate from either an underestimation of CO sources or an overestimation of its sinks. We address both the role of surface sources and sinks with a series of MOZART (Model for Ozone And Related Tracers) model sensitivity studies for the year 2008 and compare our results to observational data from ground-based stations, satellite observations, and vertical profiles from measurements on passenger aircraft. In our base case simulation using MACCity (Monitoring Atmospheric Composition and Climate project) anthropogenic emissions, the near-surface CO mixing ratios are underestimated in the Northern Hemisphere by more than 20 ppb from December to April, with the largest bias of up to 75 ppb over Europe in January. An increase in global biomass burning or biogenic emissions of CO or volatile organic compounds (VOCs) is not able to reduce the annual course of the model bias and yields concentrations over the Southern Hemisphere which are too high. Raising global annual anthropogenic emissions with a simple scaling factor results in overestimations of surface mixing ratios in most regions all year round. Instead, our results indicate that anthropogenic CO and, possibly, VOC emissions in the MACCity inventory are too low for the industrialized countries only during winter and spring. Reasonable agreement with observations can only be achieved if the CO emissions are adjusted seasonally with regionally varying scaling factors. A part of the model bias could also be eliminated by exchanging the original resistance-type dry deposition scheme with a parameterization for CO uptake by oxidation from soil bacteria and microbes, which reduces the boreal winter dry deposition fluxes. The best match to surface observations, satellite retrievals, and aircraft observations was achieved when the modified dry deposition scheme was combined with increased wintertime road traffic emissions over Europe and North America (factors up to 4.5 and 2, respectively). One reason for the apparent underestimation of emissions may be an exaggerated downward trend in the Representative Concentration Pathway (RCP) 8.5 scenario in these regions between 2000 and 2010, as this scena\u2026", "author" : [ { "dropping-particle" : "", "family" : "Stein", "given" : "O.", "non-dropping-particle" : "", "parse-names" : false, "suffix" : "" }, { "dropping-particle" : "", "family" : "Schultz", "given" : "M. G.", "non-dropping-particle" : "", "parse-names" : false, "suffix" : "" }, { "dropping-particle" : "", "family" : "Bouarar", "given" : "I.", "non-dropping-particle" : "", "parse-names" : false, "suffix" : "" }, { "dropping-particle" : "", "family" : "Clark", "given" : "H.", "non-dropping-particle" : "", "parse-names" : false, "suffix" : "" }, { "dropping-particle" : "", "family" : "Huijnen", "given" : "V.", "non-dropping-particle" : "", "parse-names" : false, "suffix" : "" }, { "dropping-particle" : "", "family" : "Gaudel", "given" : "A.", "non-dropping-particle" : "", "parse-names" : false, "suffix" : "" }, { "dropping-particle" : "", "family" : "George", "given" : "M.", "non-dropping-particle" : "", "parse-names" : false, "suffix" : "" }, { "dropping-particle" : "", "family" : "Clerbaux", "given" : "C.", "non-dropping-particle" : "", "parse-names" : false, "suffix" : "" } ], "container-title" : "Atmospheric Chemistry and Physics", "id" : "ITEM-2", "issued" : { "date-parts" : [ [ "2014" ] ] }, "title" : "On the wintertime low bias of Northern Hemisphere carbon monoxide found in global model simulations", "translator" : [ { "dropping-particle" : "", "family" : "G3374", "given" : "", "non-dropping-particle" : "", "parse-names" : false, "suffix" : "" } ], "type" : "article-journal" }, "uris" : [ "http://www.mendeley.com/documents/?uuid=bc0ccf7d-bbc9-46b1-823f-6296863638a6", "http://www.mendeley.com/documents/?uuid=8f66cfff-7e60-4fa9-bcb5-dc237488b5aa" ] }, { "id" : "ITEM-3", "itemData" : { "DOI" : "10.1029/2006JD007100", "ISBN" : "01480227 (ISSN)", "ISSN" : "0148-0227", "abstract" : "We analyze present-day and future carbon monoxide (CO) simulations in 26 state-of-the-art atmospheric chemistry models run to study future air quality and climate change. In comparison with near-global satellite observations from the MOPITT instrument and local surface measurements, the models show large underestimates of Northern Hemisphere (NH) extratropical CO, while typically performing reasonably well elsewhere. The results suggest that year-round emissions, probably from fossil fuel burning in east Asia and seasonal biomass burning emissions in south-central Africa, are greatly underestimated in current inventories such as IIASA and EDGAR3.2. Variability among models is large, likely resulting primarily from intermodel differences in representations and emissions of nonmethane volatile organic compounds (NMVOCs) and in hydrologic cycles, which affect OH and soluble hydrocarbon intermediates. Global mean projections of the 2030 CO response to emissions changes are quite robust. Global mean midtropospheric (500 hPa) CO increases by 12.6 +/- 3.5 ppbv (16%) for the high-emissions (A2) scenario, by 1.7 +/- 1.8 ppbv (2%) for the midrange (CLE) scenario, and decreases by 8.1 +/- 2.3 ppbv (11%) for the low-emissions (MFR) scenario. Projected 2030 climate changes decrease global 500 hPa CO by 1.4 +/- 1.4 ppbv. Local changes can be much larger. In response to climate change, substantial effects are seen in the tropics, but intermodel variability is quite large. The regional CO responses to emissions changes are robust across models, however. These range from decreases of 10-20 ppbv over much of the industrialized NH for the CLE scenario to CO increases worldwide and year-round under A2, with the largest changes over central Africa (20-30 ppbv), southern Brazil (20-35 ppbv) and south and east Asia (30-70 ppbv). The trajectory of future emissions thus has the potential to profoundly affect air quality over most of the world's populated areas.", "author" : [ { "dropping-particle" : "", "family" : "Shindell", "given" : "D. T.", "non-dropping-particle" : "", "parse-names" : false, "suffix" : "" }, { "dropping-particle" : "", "family" : "Faluvegi", "given" : "G.", "non-dropping-particle" : "", "parse-names" : false, "suffix" : "" }, { "dropping-particle" : "", "family" : "Stevenson", "given" : "D. S.", "non-dropping-particle" : "", "parse-names" : false, "suffix" : "" }, { "dropping-particle" : "", "family" : "Krol", "given" : "M. C.", "non-dropping-particle" : "", "parse-names" : false, "suffix" : "" }, { "dropping-particle" : "", "family" : "Emmons", "given" : "L. K.", "non-dropping-particle" : "", "parse-names" : false, "suffix" : "" }, { "dropping-particle" : "", "family" : "Lamarque", "given" : "J.-F.", "non-dropping-particle" : "", "parse-names" : false, "suffix" : "" }, { "dropping-particle" : "", "family" : "P\u00e9tron", "given" : "G.", "non-dropping-particle" : "", "parse-names" : false, "suffix" : "" }, { "dropping-particle" : "", "family" : "Dentener", "given" : "F. J.", "non-dropping-particle" : "", "parse-names" : false, "suffix" : "" }, { "dropping-particle" : "", "family" : "Ellingsen", "given" : "K.", "non-dropping-particle" : "", "parse-names" : false, "suffix" : "" }, { "dropping-particle" : "", "family" : "Schultz", "given" : "M. G.", "non-dropping-particle" : "", "parse-names" : false, "suffix" : "" }, { "dropping-particle" : "", "family" : "Wild", "given" : "O.", "non-dropping-particle" : "", "parse-names" : false, "suffix" : "" }, { "dropping-particle" : "", "family" : "Amann", "given" : "M.", "non-dropping-particle" : "", "parse-names" : false, "suffix" : "" }, { "dropping-particle" : "", "family" : "Atherton", "given" : "C. S.", "non-dropping-particle" : "", "parse-names" : false, "suffix" : "" }, { "dropping-particle" : "", "family" : "Bergmann", "given" : "D. J.", "non-dropping-particle" : "", "parse-names" : false, "suffix" : "" }, { "dropping-particle" : "", "family" : "Bey", "given" : "I.", "non-dropping-particle" : "", "parse-names" : false, "suffix" : "" }, { "dropping-particle" : "", "family" : "Butler", "given" : "T.", "non-dropping-particle" : "", "parse-names" : false, "suffix" : "" }, { "dropping-particle" : "", "family" : "Cofala", "given" : "J.", "non-dropping-particle" : "", "parse-names" : false, "suffix" : "" }, { "dropping-particle" : "", "family" : "Collins", "given" : "W. J.", "non-dropping-particle" : "", "parse-names" : false, "suffix" : "" }, { "dropping-particle" : "", "family" : "Derwent", "given" : "R. G.", "non-dropping-particle" : "", "parse-names" : false, "suffix" : "" }, { "dropping-particle" : "", "family" : "Doherty", "given" : "R. M.", "non-dropping-particle" : "", "parse-names" : false, "suffix" : "" }, { "dropping-particle" : "", "family" : "Drevet", "given" : "J.", "non-dropping-particle" : "", "parse-names" : false, "suffix" : "" }, { "dropping-particle" : "", "family" : "Eskes", "given" : "H. J.", "non-dropping-particle" : "", "parse-names" : false, "suffix" : "" }, { "dropping-particle" : "", "family" : "Fiore", "given" : "A. M.", "non-dropping-particle" : "", "parse-names" : false, "suffix" : "" }, { "dropping-particle" : "", "family" : "Gauss", "given" : "M.", "non-dropping-particle" : "", "parse-names" : false, "suffix" : "" }, { "dropping-particle" : "", "family" : "Hauglustaine", "given" : "D. A.", "non-dropping-particle" : "", "parse-names" : false, "suffix" : "" }, { "dropping-particle" : "", "family" : "Horowitz", "given" : "L. W.", "non-dropping-particle" : "", "parse-names" : false, "suffix" : "" }, { "dropping-particle" : "", "family" : "Isaksen", "given" : "I. S. A.", "non-dropping-particle" : "", "parse-names" : false, "suffix" : "" }, { "dropping-particle" : "", "family" : "Lawrence", "given" : "M. G.", "non-dropping-particle" : "", "parse-names" : false, "suffix" : "" }, { "dropping-particle" : "", "family" : "Montanaro", "given" : "V.", "non-dropping-particle" : "", "parse-names" : false, "suffix" : "" }, { "dropping-particle" : "", "family" : "M\u00fcller", "given" : "J.-F.", "non-dropping-particle" : "", "parse-names" : false, "suffix" : "" }, { "dropping-particle" : "", "family" : "Pitari", "given" : "G.", "non-dropping-particle" : "", "parse-names" : false, "suffix" : "" }, { "dropping-particle" : "", "family" : "Prather", "given" : "M. J.", "non-dropping-particle" : "", "parse-names" : false, "suffix" : "" }, { "dropping-particle" : "", "family" : "Pyle", "given" : "J. A.", "non-dropping-particle" : "", "parse-names" : false, "suffix" : "" }, { "dropping-particle" : "", "family" : "Rast", "given" : "S.", "non-dropping-particle" : "", "parse-names" : false, "suffix" : "" }, { "dropping-particle" : "", "family" : "Rodriguez", "given" : "J. M.", "non-dropping-particle" : "", "parse-names" : false, "suffix" : "" }, { "dropping-particle" : "", "family" : "Sanderson", "given" : "M. G.", "non-dropping-particle" : "", "parse-names" : false, "suffix" : "" }, { "dropping-particle" : "", "family" : "Savage", "given" : "N. H.", "non-dropping-particle" : "", "parse-names" : false, "suffix" : "" }, { "dropping-particle" : "", "family" : "Strahan", "given" : "S. E.", "non-dropping-particle" : "", "parse-names" : false, "suffix" : "" }, { "dropping-particle" : "", "family" : "Sudo", "given" : "K.", "non-dropping-particle" : "", "parse-names" : false, "suffix" : "" }, { "dropping-particle" : "", "family" : "Szopa", "given" : "S.", "non-dropping-particle" : "", "parse-names" : false, "suffix" : "" }, { "dropping-particle" : "", "family" : "Unger", "given" : "N.", "non-dropping-particle" : "", "parse-names" : false, "suffix" : "" }, { "dropping-particle" : "", "family" : "Noije", "given" : "T. P. C.", "non-dropping-particle" : "van", "parse-names" : false, "suffix" : "" }, { "dropping-particle" : "", "family" : "Zeng", "given" : "G.", "non-dropping-particle" : "", "parse-names" : false, "suffix" : "" } ], "container-title" : "Journal of Geophysical Research", "id" : "ITEM-3", "issue" : "D19", "issued" : { "date-parts" : [ [ "2006", "10", "14" ] ] }, "page" : "D19306", "title" : "Multimodel simulations of carbon monoxide: Comparison with observations and projected near-future changes", "translator" : [ { "dropping-particle" : "", "family" : "G3373", "given" : "", "non-dropping-particle" : "", "parse-names" : false, "suffix" : "" } ], "type" : "article-journal", "volume" : "111" }, "uris" : [ "http://www.mendeley.com/documents/?uuid=05d82251-d103-49bf-b79e-0e8dba87cef6", "http://www.mendeley.com/documents/?uuid=7374cb4b-2374-40e0-ad93-7359316127a6" ] }, { "id" : "ITEM-4", "itemData" : { "DOI" : "10.5194/acp-15-3575-2015", "ISSN" : "16807324", "abstract" : "Using observations from aircraft, surface stations and satellite, we comprehensively evaluate multi-model simulations of carbon monoxide (CO) and ozone (O&lt;sub&gt;3&lt;/sub&gt;) in the Arctic and over lower latitude emission regions, as part of the POLARCAT Model Inter-comparison Project (POLMIP). Evaluation of eleven atmospheric models with chemistry shows that they generally underestimate CO throughout the Arctic troposphere, with the largest biases found during winter and spring. Negative CO biases are also found throughout the Northern Hemisphere, with multi-model mean gross errors (9\u201312%) suggesting models perform similarly over Asia, North America and Europe. A multi-model annual mean tropospheric OH (10.8 \u00b1 0.6 &amp;times; 10&lt;sup&gt;5&lt;/sup&gt; molec cm&lt;sup&gt;&amp;minus;3&lt;/sup&gt;) is found to be slightly higher than previous estimates of OH constrained by methyl chloroform, suggesting negative CO biases in models may be improved through better constraints on OH. Models that have lower Arctic OH do not always show a substantial improvement in their negative CO biases, suggesting that Arctic OH is not the dominant factor controlling the Arctic CO burden in these models. In addition to these general biases, models do not capture the magnitude of CO enhancements observed in the Arctic free troposphere in summer, suggesting model errors in the simulation of plumes that are transported from anthropogenic and biomass burning sources at lower latitudes. O&lt;sub&gt;3&lt;/sub&gt; in the Arctic is also generally underestimated, particularly at the surface and in the upper troposphere. Summer O&lt;sub&gt;3&lt;/sub&gt; comparisons over lower latitudes show several models overestimate upper tropospheric concentrations. &lt;br&gt;&lt;br&gt; Simulated CO, O&lt;sub&gt;3&lt;/sub&gt; and OH all demonstrate a substantial degree of inter-model variability. Idealised CO-like tracers are used to quantitatively compare the impact of inter-model differences in transport and OH on CO in the Arctic troposphere. The tracers show that model differences in transport from Europe in winter and from Asia throughout the year are important sources of model variability at the Barrow. Unlike transport, inter-model variability in OH similarly affects all regional tracers at Barrow. Comparisons of fixed lifetime and OH-loss idealised CO-like tracers throughout the Arctic troposphere show that OH differences are a much larger source of inter-model variability than transport differences. The concentration of OH in the models is found to be correlated with inter\u2026", "author" : [ { "dropping-particle" : "", "family" : "Monks", "given" : "S. A.", "non-dropping-particle" : "", "parse-names" : false, "suffix" : "" }, { "dropping-particle" : "", "family" : "Arnold", "given" : "S. R.", "non-dropping-particle" : "", "parse-names" : false, "suffix" : "" }, { "dropping-particle" : "", "family" : "Emmons", "given" : "L. K.", "non-dropping-particle" : "", "parse-names" : false, "suffix" : "" }, { "dropping-particle" : "", "family" : "Law", "given" : "K. S.", "non-dropping-particle" : "", "parse-names" : false, "suffix" : "" }, { "dropping-particle" : "", "family" : "Turquety", "given" : "S.", "non-dropping-particle" : "", "parse-names" : false, "suffix" : "" }, { "dropping-particle" : "", "family" : "Duncan", "given" : "B. N.", "non-dropping-particle" : "", "parse-names" : false, "suffix" : "" }, { "dropping-particle" : "", "family" : "Flemming", "given" : "J.", "non-dropping-particle" : "", "parse-names" : false, "suffix" : "" }, { "dropping-particle" : "", "family" : "Huijnen", "given" : "V.", "non-dropping-particle" : "", "parse-names" : false, "suffix" : "" }, { "dropping-particle" : "", "family" : "Tilmes", "given" : "S.", "non-dropping-particle" : "", "parse-names" : false, "suffix" : "" }, { "dropping-particle" : "", "family" : "Langner", "given" : "J.", "non-dropping-particle" : "", "parse-names" : false, "suffix" : "" }, { "dropping-particle" : "", "family" : "Mao", "given" : "J.", "non-dropping-particle" : "", "parse-names" : false, "suffix" : "" }, { "dropping-particle" : "", "family" : "Long", "given" : "Y.", "non-dropping-particle" : "", "parse-names" : false, "suffix" : "" }, { "dropping-particle" : "", "family" : "Thomas", "given" : "J. L.", "non-dropping-particle" : "", "parse-names" : false, "suffix" : "" }, { "dropping-particle" : "", "family" : "Steenrod", "given" : "S. D.", "non-dropping-particle" : "", "parse-names" : false, "suffix" : "" }, { "dropping-particle" : "", "family" : "Raut", "given" : "J. C.", "non-dropping-particle" : "", "parse-names" : false, "suffix" : "" }, { "dropping-particle" : "", "family" : "Wilson", "given" : "C.", "non-dropping-particle" : "", "parse-names" : false, "suffix" : "" }, { "dropping-particle" : "", "family" : "Chipperfield", "given" : "M. P.", "non-dropping-particle" : "", "parse-names" : false, "suffix" : "" }, { "dropping-particle" : "", "family" : "Diskin", "given" : "G. S.", "non-dropping-particle" : "", "parse-names" : false, "suffix" : "" }, { "dropping-particle" : "", "family" : "Weinheimer", "given" : "A.", "non-dropping-particle" : "", "parse-names" : false, "suffix" : "" }, { "dropping-particle" : "", "family" : "Schlager", "given" : "H.", "non-dropping-particle" : "", "parse-names" : false, "suffix" : "" }, { "dropping-particle" : "", "family" : "Ancellet", "given" : "G.", "non-dropping-particle" : "", "parse-names" : false, "suffix" : "" } ], "container-title" : "Atmospheric Chemistry and Physics", "id" : "ITEM-4", "issue" : "6", "issued" : { "date-parts" : [ [ "2015" ] ] }, "page" : "3575-3603", "title" : "Multi-model study of chemical and physical controls on transport of anthropogenic and biomass burning pollution to the Arctic", "translator" : [ { "dropping-particle" : "", "family" : "G3251", "given" : "", "non-dropping-particle" : "", "parse-names" : false, "suffix" : "" } ], "type" : "article-journal", "volume" : "15" }, "uris" : [ "http://www.mendeley.com/documents/?uuid=d6bd5773-9bd8-4c51-bcd1-aaac385eb7dc", "http://www.mendeley.com/documents/?uuid=03c34259-6b8d-4b62-bac2-948aa44a3445" ] }, { "id" : "ITEM-5", "itemData" : { "DOI" : "10.5194/acp-13-5277-2013", "ISBN" : "1680-7316", "ISSN" : "16807316", "abstract" : "We have analysed time-slice simulations from 17 global models, participating in the Atmospheric Chemistry and Climate Model Intercomparison Project (ACCMIP), to explore changes in present-day (2000) hydroxyl radical (OH) concentration and methane (CH4) lifetime relative to preindustrial times (1850) and to 1980. A comparison of modeled and observation-derived methane and methyl chloroform lifetimes suggests that the present-day global multi-model mean OH concentration is overestimated by 5 to 10% but is within the range of uncertainties. The models consistently simulate higher OH concentrations in the Northern Hemisphere (NH) compared with the Southern Hemisphere (SH) for the present-day (2000; inter-hemispheric ratios of 1.13 to 1.42), in contrast to observation-based approaches which generally indicate higher OH in the SH although uncertainties are large. Evaluation of simulated carbon monoxide (CO) concentrations, the primary sink for OH, against ground-based and satellite observations suggests low biases in the NH that may contribute to the high north-south OH asymmetry in the models. The models vary widely in their regional distribution of present-day OH concentrations (up to 34%). Despite large regional changes, the multi-model global mean (mass-weighted) OH concentration changes little over the past 150 yr, due to concurrent increases in factors that enhance OH (humidity, tropospheric ozone, nitrogen oxide (NOx) emissions, and UV radiation due to decreases in stratospheric ozone), compensated by increases in OH sinks (methane abundance, carbon monoxide and non-methane volatile organic carbon (NMVOC) emissions). The large inter-model diversity in the sign and magnitude of preindustrial to present-day OH changes (ranging from a decrease of 12.7% to an increase of 14.6%) indicate that uncertainty remains in our understanding of the long-term trends in OH and methane lifetime. We show that this diversity is largely explained by the different ratio of the change in global mean tropospheric CO and NOx burdens (\u0394CO/\u0394NOx, approximately represents changes in OH sinks versus changes in OH sources) in the models, pointing to a need for better constraints on natural precursor emissions and on the chemical mechanisms in the current generation of chemistry-climate models. For the 1980 to 2000 period, we find that climate warming and a slight increase in mean OH (3.5 \u00b1 2.2%) leads to a 4.3 \u00b1 1.9% decrease in the methane lifetime. Analysing sensitivity simulatio\u2026", "author" : [ { "dropping-particle" : "", "family" : "Naik", "given" : "V.", "non-dropping-particle" : "", "parse-names" : false, "suffix" : "" }, { "dropping-particle" : "", "family" : "Voulgarakis", "given" : "A.", "non-dropping-particle" : "", "parse-names" : false, "suffix" : "" }, { "dropping-particle" : "", "family" : "Fiore", "given" : "A. M.", "non-dropping-particle" : "", "parse-names" : false, "suffix" : "" }, { "dropping-particle" : "", "family" : "Horowitz", "given" : "L. W.", "non-dropping-particle" : "", "parse-names" : false, "suffix" : "" }, { "dropping-particle" : "", "family" : "Lamarque", "given" : "J. F.", "non-dropping-particle" : "", "parse-names" : false, "suffix" : "" }, { "dropping-particle" : "", "family" : "Lin", "given" : "M.", "non-dropping-particle" : "", "parse-names" : false, "suffix" : "" }, { "dropping-particle" : "", "family" : "Prather", "given" : "M. J.", "non-dropping-particle" : "", "parse-names" : false, "suffix" : "" }, { "dropping-particle" : "", "family" : "Young", "given" : "P. J.", "non-dropping-particle" : "", "parse-names" : false, "suffix" : "" }, { "dropping-particle" : "", "family" : "Bergmann", "given" : "D.", "non-dropping-particle" : "", "parse-names" : false, "suffix" : "" }, { "dropping-particle" : "", "family" : "Cameron-Smith", "given" : "P. J.", "non-dropping-particle" : "", "parse-names" : false, "suffix" : "" }, { "dropping-particle" : "", "family" : "Cionni", "given" : "I.", "non-dropping-particle" : "", "parse-names" : false, "suffix" : "" }, { "dropping-particle" : "", "family" : "Collins", "given" : "W. J.", "non-dropping-particle" : "", "parse-names" : false, "suffix" : "" }, { "dropping-particle" : "", "family" : "Dals\u00f8ren", "given" : "S. B.", "non-dropping-particle" : "", "parse-names" : false, "suffix" : "" }, { "dropping-particle" : "", "family" : "Doherty", "given" : "R.", "non-dropping-particle" : "", "parse-names" : false, "suffix" : "" }, { "dropping-particle" : "", "family" : "Eyring", "given" : "V.", "non-dropping-particle" : "", "parse-names" : false, "suffix" : "" }, { "dropping-particle" : "", "family" : "Faluvegi", "given" : "G.", "non-dropping-particle" : "", "parse-names" : false, "suffix" : "" }, { "dropping-particle" : "", "family" : "Folberth", "given" : "G. A.", "non-dropping-particle" : "", "parse-names" : false, "suffix" : "" }, { "dropping-particle" : "", "family" : "Josse", "given" : "B.", "non-dropping-particle" : "", "parse-names" : false, "suffix" : "" }, { "dropping-particle" : "", "family" : "Lee", "given" : "Y. H.", "non-dropping-particle" : "", "parse-names" : false, "suffix" : "" }, { "dropping-particle" : "", "family" : "MacKenzie", "given" : "I. A.", "non-dropping-particle" : "", "parse-names" : false, "suffix" : "" }, { "dropping-particle" : "", "family" : "Nagashima", "given" : "T.", "non-dropping-particle" : "", "parse-names" : false, "suffix" : "" }, { "dropping-particle" : "", "family" : "Noije", "given" : "T. P.C.", "non-dropping-particle" : "Van", "parse-names" : false, "suffix" : "" }, { "dropping-particle" : "", "family" : "Plummer", "given" : "D. A.", "non-dropping-particle" : "", "parse-names" : false, "suffix" : "" }, { "dropping-particle" : "", "family" : "Righi", "given" : "M.", "non-dropping-particle" : "", "parse-names" : false, "suffix" : "" }, { "dropping-particle" : "", "family" : "Rumbold", "given" : "S. T.", "non-dropping-particle" : "", "parse-names" : false, "suffix" : "" }, { "dropping-particle" : "", "family" : "Skeie", "given" : "R.", "non-dropping-particle" : "", "parse-names" : false, "suffix" : "" }, { "dropping-particle" : "", "family" : "Shindell", "given" : "D. T.", "non-dropping-particle" : "", "parse-names" : false, "suffix" : "" }, { "dropping-particle" : "", "family" : "Stevenson", "given" : "D. S.", "non-dropping-particle" : "", "parse-names" : false, "suffix" : "" }, { "dropping-particle" : "", "family" : "Strode", "given" : "S.", "non-dropping-particle" : "", "parse-names" : false, "suffix" : "" }, { "dropping-particle" : "", "family" : "Sudo", "given" : "K.", "non-dropping-particle" : "", "parse-names" : false, "suffix" : "" }, { "dropping-particle" : "", "family" : "Szopa", "given" : "S.", "non-dropping-particle" : "", "parse-names" : false, "suffix" : "" }, { "dropping-particle" : "", "family" : "Zeng", "given" : "G.", "non-dropping-particle" : "", "parse-names" : false, "suffix" : "" } ], "container-title" : "Atmospheric Chemistry and Physics", "id" : "ITEM-5", "issue" : "10", "issued" : { "date-parts" : [ [ "2013" ] ] }, "note" : "From Duplicate 1 (Preindustrial to present-day changes in tropospheric hydroxyl radical and methane lifetime from the Atmospheric Chemistry and Climate Model Intercomparison Project (ACCMIP) - Naik, V.; Voulgarakis, A.; Fiore, A. M.; Horowitz, L. W.; Lamarque, J. F.; Lin, M.; Prather, M. J.; Young, P. J.; Bergmann, D.; Cameron-Smith, P. J.; Cionni, I.; Collins, W. J.; Dals\u00f8ren, S. B.; Doherty, R.; Eyring, V.; Faluvegi, G.; Folberth, G. A.; Josse, B.; Lee, Y. H.; MacKenzie, I. A.; Nagashima, T.; Van Noije, T. P.C.; Plummer, D. A.; Righi, M.; Rumbold, S. T.; Skeie, R.; Shindell, D. T.; Stevenson, D. S.; Strode, S.; Sudo, K.; Szopa, S.; Zeng, G.)\n\nACP\n\nFrom Duplicate 4 (Preindustrial to present-day changes in tropospheric hydroxyl radical and methane lifetime from the Atmospheric Chemistry and Climate Model Intercomparison Project (ACCMIP) - DuplicateNaik2013, NoCite; Naik, V; Voulgarakis, A; Fiore, A M; Horowitz, L W; Lamarque, J F; Lin, M; Prather, M J; Young, P J; Bergmann, D; Cameron-Smith, P J; Cionni, I; Collins, W J; Dalsoren, S B; Doherty, R; Eyring, V; Faluvegi, G; Folberth, G A; Josse, B; Lee, Y H; MacKenzie, I A; Nagashima, T; van Noije, T P C; Plummer, D A; Righi, M; Rumbold, S T; Skeie, R; Shindell, D T; Stevenson, D S; Strode, S; Sudo, K; Szopa, S; Zeng, G)\n\nTimes Cited: 112\nBergmann, Daniel/F-9801-2011; Lee, Yunha/Q-7222-2016; Eyring, Veronika/O-9999-2016; Cameron-Smith, Philip/E-2468-2011; Lamarque, Jean-Francois/L-2313-2014; CIONNI, Irene/E-8204-2017; Szopa, Sophie/F-8984-2010; Horowitz, Larry/D-8048-2014; Righi, Mattia/I-5120-2013; Stevenson, David/C-8089-2012; Manager, CSD Publications/B-2789-2015; Collins, William/A-5895-2010; Shindell, Drew/D-4636-2012; Skeie, Ragnhild/K-1173-2015; Naik, Vaishali/A-4938-2013; Young, Paul/E-8739-2010; Strode, Sarah/H-2248-2012; Lin, Meiyun/D-6107-2013; Faluvegi, Gregory/; Righi, Mattia/; Folberth, Gerd/; Zeng, Guang/; Dalsoren, Stig/\nBergmann, Daniel/0000-0003-4357-6301; Lee, Yunha/0000-0001-7478-2672; Eyring, Veronika/0000-0002-6887-4885; Cameron-Smith, Philip/0000-0002-8802-8627; Lamarque, Jean-Francois/0000-0002-4225-5074; CIONNI, Irene/0000-0002-0591-9193; Szopa, Sophie/0000-0002-8641-1737; Horowitz, Larry/0000-0002-5886-3314; Stevenson, David/0000-0002-4745-5673; Collins, William/0000-0002-7419-0850; Skeie, Ragnhild/0000-0003-1246-4446; Naik, Vaishali/0000-0002-2254-1700; Young, Paul/0000-0002-5608-8887; Strode, Sarah/0000-0002-8103-1663; Lin, Meiyun/0000</w:instrText>
      </w:r>
      <w:r w:rsidR="00D477C7" w:rsidRPr="002A1EE0">
        <w:rPr>
          <w:noProof/>
          <w:color w:val="000000"/>
        </w:rPr>
        <w:instrText>-0003-3852-3491; Faluvegi, Gregory/0000-0001-9011-3663; Righi, Mattia/0000-0003-3827-5950; Folberth, Gerd/0000-0002-1075-440X; Zeng, Guang/0000-0002-9356-5021; Dalsoren, Stig/0000-0002-6752-4728\n0\n113\n1680-7324", "page" : "5277-5298", "publisher" : "Copernicus Publications", "title" : "Preindustrial to present-day changes in tropospheric hydroxyl radical and methane lifetime from the Atmospheric Chemistry and Climate Model Intercomparison Project (ACCMIP)", "translator" : [ { "dropping-particle" : "", "family" : "G4158", "given" : "", "non-dropping-particle" : "", "parse-names" : false, "suffix" : "" } ], "type" : "article-journal", "volume" : "13" }, "uris" : [ "http://www.mendeley.com/documents/?uuid=239387e7-4c33-40e4-8193-d29f38ee819d", "http://www.mendeley.com/documents/?uuid=c1235b05-932f-4db5-b524-48811242407c" ] } ], "mendeley" : { "formattedCitation" : "(Shindell et al., 2006; Naik et al., 2013; Stein et al., 2014; Monks et al., 2015; Strode et al., 2015)", "manualFormatting" : "(Monks et al., 2015b; Naik et al., 2013b; Stein et al., 2014; Strode et al., 2015)", "plainTextFormattedCitation" : "(Shindell et al., 2006; Naik et al., 2013; Stein et al., 2014; Monks et al., 2015; Strode et al., 2015)", "previouslyFormattedCitation" : "(Shindell et al., 2006; Naik et al., 2013; Stein et al., 2014; Monks et al., 2015; Strode et al., 2015)" }, "properties" : { "noteIndex" : 0 }, "schema" : "https://github.com/citation-style-language/schema/raw/master/csl-citation.json" }</w:instrText>
      </w:r>
      <w:r w:rsidRPr="000E472A">
        <w:rPr>
          <w:noProof/>
          <w:color w:val="000000"/>
          <w:lang w:val="en-GB"/>
        </w:rPr>
        <w:fldChar w:fldCharType="separate"/>
      </w:r>
      <w:r w:rsidR="00CB33A1">
        <w:rPr>
          <w:noProof/>
          <w:color w:val="000000"/>
        </w:rPr>
        <w:t>(Monks et al., 2015b; Naik et al., 2013b; Stein et al., 2014; Strode et al., 2015)</w:t>
      </w:r>
      <w:r w:rsidRPr="000E472A">
        <w:rPr>
          <w:noProof/>
          <w:color w:val="000000"/>
          <w:lang w:val="en-GB"/>
        </w:rPr>
        <w:fldChar w:fldCharType="end"/>
      </w:r>
      <w:commentRangeEnd w:id="1639"/>
      <w:r w:rsidR="00CB33A1">
        <w:rPr>
          <w:rStyle w:val="Marquedecommentaire"/>
        </w:rPr>
        <w:commentReference w:id="1639"/>
      </w:r>
      <w:r w:rsidRPr="00C827FE">
        <w:rPr>
          <w:noProof/>
          <w:color w:val="000000"/>
        </w:rPr>
        <w:t xml:space="preserve">. </w:t>
      </w:r>
      <w:commentRangeEnd w:id="1640"/>
      <w:r w:rsidR="00462197">
        <w:rPr>
          <w:rStyle w:val="Marquedecommentaire"/>
        </w:rPr>
        <w:commentReference w:id="1640"/>
      </w:r>
      <w:r w:rsidRPr="00D837A8">
        <w:rPr>
          <w:noProof/>
          <w:color w:val="000000"/>
          <w:lang w:val="en-GB"/>
        </w:rPr>
        <w:t xml:space="preserve">Models are biased high </w:t>
      </w:r>
      <w:r w:rsidRPr="009638A7">
        <w:rPr>
          <w:noProof/>
          <w:color w:val="000000"/>
          <w:lang w:val="en-GB"/>
        </w:rPr>
        <w:t xml:space="preserve">in the tropics, particularly over </w:t>
      </w:r>
      <w:r w:rsidRPr="004904EA">
        <w:rPr>
          <w:noProof/>
          <w:color w:val="000000"/>
          <w:lang w:val="en-GB"/>
        </w:rPr>
        <w:t xml:space="preserve">highly polluted areas in </w:t>
      </w:r>
      <w:r w:rsidRPr="00610383">
        <w:rPr>
          <w:noProof/>
          <w:color w:val="000000"/>
          <w:lang w:val="en-GB"/>
        </w:rPr>
        <w:t xml:space="preserve">India and </w:t>
      </w:r>
      <w:ins w:id="1641" w:author="Lucy Cowie" w:date="2021-07-26T22:10:00Z">
        <w:r w:rsidR="00967E78">
          <w:rPr>
            <w:noProof/>
            <w:color w:val="000000"/>
            <w:lang w:val="en-GB"/>
          </w:rPr>
          <w:t>e</w:t>
        </w:r>
      </w:ins>
      <w:del w:id="1642" w:author="Lucy Cowie" w:date="2021-07-26T22:10:00Z">
        <w:r w:rsidRPr="00610383" w:rsidDel="00967E78">
          <w:rPr>
            <w:noProof/>
            <w:color w:val="000000"/>
            <w:lang w:val="en-GB"/>
          </w:rPr>
          <w:delText>E</w:delText>
        </w:r>
      </w:del>
      <w:r w:rsidRPr="00610383">
        <w:rPr>
          <w:noProof/>
          <w:color w:val="000000"/>
          <w:lang w:val="en-GB"/>
        </w:rPr>
        <w:t>astern Asia</w:t>
      </w:r>
      <w:r w:rsidRPr="00417ACD">
        <w:rPr>
          <w:noProof/>
          <w:color w:val="000000"/>
          <w:lang w:val="en-GB"/>
        </w:rPr>
        <w:t xml:space="preserve"> </w:t>
      </w:r>
      <w:r w:rsidRPr="000E472A">
        <w:rPr>
          <w:noProof/>
          <w:color w:val="000000"/>
          <w:lang w:val="en-GB"/>
        </w:rPr>
        <w:fldChar w:fldCharType="begin" w:fldLock="1"/>
      </w:r>
      <w:r w:rsidR="00D477C7">
        <w:rPr>
          <w:noProof/>
          <w:color w:val="000000"/>
          <w:lang w:val="en-GB"/>
        </w:rPr>
        <w:instrText>ADDIN CSL_CITATION { "citationItems" : [ { "id" : "ITEM-1", "itemData" : { "DOI" : "10.1016/j.atmosres.2016.09.010", "ISSN" : "01698095", "abstract" : "In the present study, MOZART-4 (Model for Ozone and Related chemical Tracers-Version-4) simulation has been made from 2003 to 2007 and compared with satellite and in-situ observations with a specific focus on Indian subcontinent to illustrate the capabilities of MOZART-4 model. The model simulated CO have been compared with latest version (version-6) of MOPITT (Measurement Of Pollution In The Troposphere) carbon monoxide (CO) retrievals at 900, 800 and 700\u00ef\u00bf\u00bdhPa. Model reproduces major features present in satellite observations. However model significantly overestimates CO over the entire Indian region at 900\u00ef\u00bf\u00bdhPa and moderately overestimates at 800\u00ef\u00bf\u00bdhPa and 700\u00ef\u00bf\u00bdhPa. The frequency distribution of all simulated data points with respect to MOZART error shows maximum in the error range of 10\u201320% at all pressure levels. Over total Indian landmass, the percentage of gridded CO data that are being overestimated in the range of 0\u201330% at 900\u00ef\u00bf\u00bdhPa, 800\u00ef\u00bf\u00bdhPa and 700\u00ef\u00bf\u00bdhPa are 58%, 62% and 66% respectively. The study reflects very good correlation between two datasets over Central India (CI) and Southern India (SI). The coefficient of determination (r2) is found to be 0.68\u20130.78 and 0.70\u20130.78 over the CI and SI respectively. The weak correlation is evident over Northern India (NI) with r2values of 0.1\u20130.3. Over Eastern India (EI), Good correlation at 800\u00ef\u00bf\u00bdhPa (r2\u00ef\u00bf\u00bd=\u00ef\u00bf\u00bd0.72) and 700\u00ef\u00bf\u00bdhPa (r2\u00ef\u00bf\u00bd=\u00ef\u00bf\u00bd0.66) whereas moderately weak correlation at 900\u00ef\u00bf\u00bdhPa (r2\u00ef\u00bf\u00bd=\u00ef\u00bf\u00bd0.48) has been observed. In contrast, Over Western India (WI), strong correlation is evident at 900\u00ef\u00bf\u00bdhPa (r2\u00ef\u00bf\u00bd=\u00ef\u00bf\u00bd0.64) and moderately weak association is found to be present at 800\u00ef\u00bf\u00bdhPa and 700\u00ef\u00bf\u00bdhPa. Model fairly reproduces seasonal cycle of CO in the lower troposphere over most of the Indian regions. However, during June to December, model shows overestimation over NI. The magnitude of overestimation is increasing linearly from 900\u00ef\u00bf\u00bdhPa to 700\u00ef\u00bf\u00bdhPa level. During April\u2013June months, model results are coinciding with observed CO concentrations over SI region at 900\u00ef\u00bf\u00bdhPa. Model simulation has been compared with surface in-situ observations over ten Indian locations. Model performance is found to be moderate to good over various observational locations. However, over highly polluted megacities, model underestimates observed CO concentration by up to 3500\u00ef\u00bf\u00bdppbv. A case study over the forest fire prone area reveals the clear increase of modeled and retrieved CO in February\u2013March and a decrease in \u2026", "author" : [ { "dropping-particle" : "", "family" : "Yarragunta", "given" : "Y.", "non-dropping-particle" : "", "parse-names" : false, "suffix" : "" }, { "dropping-particle" : "", "family" : "Srivastava", "given" : "S.", "non-dropping-particle" : "", "parse-names" : false, "suffix" : "" }, { "dropping-particle" : "", "family" : "Mitra", "given" : "D.", "non-dropping-particle" : "", "parse-names" : false, "suffix" : "" } ], "container-title" : "Atmospheric Research", "id" : "ITEM-1", "issued" : { "date-parts" : [ [ "2017" ] ] }, "title" : "Validation of lower tropospheric carbon monoxide inferred from MOZART model simulation over India", "translator" : [ { "dropping-particle" : "", "family" : "G3377", "given" : "", "non-dropping-particle" : "", "parse-names" : false, "suffix" : "" } ], "type" : "article-journal" }, "uris" : [ "http://www.mendeley.com/documents/?uuid=85fe3a7d-78ea-4f29-9798-84862691d342", "http://www.mendeley.com/documents/?uuid=2863c73e-85f0-4977-8fc4-8ab3a762385f" ] }, { "id" : "ITEM-2", "itemData" : { "DOI" : "10.5194/acp-16-7285-2016", "ISSN" : "16807324", "abstract" : "We use a series of chemical transport model and chemistry climate model simulations to investigate the observed negative trends in MOPITT CO over several regions of the world, and to examine the consistency of time-dependent emission inventories with observations. We find that simulations driven by the MACCity inventory, used for the Chemistry Climate Modeling Initiative (CCMI), reproduce the negative trends in the CO column observed by MOPITT for 2000-2010 over the eastern United States and Europe. However, the simulations have positive trends over eastern China, in contrast to the negative trends observed by MOPITT. The model bias in CO, after applying MOPITT averaging kernels, contributes to the model-observation discrepancy in the trend over eastern China. This demonstrates that biases in a model's average concentrations can influence the interpretation of the temporal trend compared to satellite observations. The total ozone column plays a role in determining the simulated tropospheric CO trends. A large positive anomaly in the simulated total ozone column in 2010 leads to a negative anomaly in OH and hence a positive anomaly in CO, contributing to the positive trend in simulated CO. These results demonstrate that accurately simulating variability in the ozone column is important for simulating and interpreting trends in CO.", "author" : [ { "dropping-particle" : "", "family" : "Strode", "given" : "Sarah A.", "non-dropping-particle" : "", "parse-names" : false, "suffix" : "" }, { "dropping-particle" : "", "family" : "Worden", "given" : "Helen M.", "non-dropping-particle" : "", "parse-names" : false, "suffix" : "" }, { "dropping-particle" : "", "family" : "Damon", "given" : "Megan", "non-dropping-particle" : "", "parse-names" : false, "suffix" : "" }, { "dropping-particle" : "", "family" : "Douglass", "given" : "Anne R.", "non-dropping-particle" : "", "parse-names" : false, "suffix" : "" }, { "dropping-particle" : "", "family" : "Duncan", "given" : "Bryan N.", "non-dropping-particle" : "", "parse-names" : false, "suffix" : "" }, { "dropping-particle" : "", "family" : "Emmons", "given" : "Louisa K.", "non-dropping-particle" : "", "parse-names" : false, "suffix" : "" }, { "dropping-particle" : "", "family" : "Lamarque", "given" : "Jean Francois", "non-dropping-particle" : "", "parse-names" : false, "suffix" : "" }, { "dropping-particle" : "", "family" : "Manyin", "given" : "Michael", "non-dropping-particle" : "", "parse-names" : false, "suffix" : "" }, { "dropping-particle" : "", "family" : "Oman", "given" : "Luke D.", "non-dropping-particle" : "", "parse-names" : false, "suffix" : "" }, { "dropping-particle" : "", "family" : "Rodriguez", "given" : "Jose M.", "non-dropping-particle" : "", "parse-names" : false, "suffix" : "" }, { "dropping-particle" : "", "family" : "Strahan", "given" : "Susan E.", "non-dropping-particle" : "", "parse-names" : false, "suffix" : "" }, { "dropping-particle" : "", "family" : "Tilmes", "given" : "Simone", "non-dropping-particle" : "", "parse-names" : false, "suffix" : "" } ], "container-title" : "Atmospheric Chemistry and Physics", "id" : "ITEM-2", "issue" : "11", "issued" : { "date-parts" : [ [ "2016", "6", "10" ] ] }, "page" : "7285-7294", "publisher" : "Copernicus GmbH", "title" : "Interpreting space-based trends in carbon monoxide with multiple models", "translator" : [ { "dropping-particle" : "", "family" : "G4769", "given" : "", "non-dropping-particle" : "", "parse-names" : false, "suffix" : "" } ], "type" : "article-journal", "volume" : "16" }, "uris" : [ "http://www.mendeley.com/documents/?uuid=91b2d724-a253-4ecd-b565-e2fb2f5352c3", "http://www.mendeley.com/documents/?uuid=6d1f0d75-57af-4708-8e13-b75cac22b34d" ] } ], "mendeley" : { "formattedCitation" : "(Strode et al., 2016; Yarragunta et al., 2017)", "plainTextFormattedCitation" : "(Strode et al., 2016; Yarragunta et al., 2017)", "previouslyFormattedCitation" : "(Strode et al., 2016; Yarragunta et al., 2017)" }, "properties" : { "noteIndex" : 0 }, "schema" : "https://github.com/citation-style-language/schema/raw/master/csl-citation.json" }</w:instrText>
      </w:r>
      <w:r w:rsidRPr="000E472A">
        <w:rPr>
          <w:noProof/>
          <w:color w:val="000000"/>
          <w:lang w:val="en-GB"/>
        </w:rPr>
        <w:fldChar w:fldCharType="separate"/>
      </w:r>
      <w:r w:rsidR="00CB33A1">
        <w:rPr>
          <w:noProof/>
          <w:color w:val="000000"/>
          <w:lang w:val="en-GB"/>
        </w:rPr>
        <w:t>(Strode et al., 2016; Yarragunta et al., 2017)</w:t>
      </w:r>
      <w:r w:rsidRPr="000E472A">
        <w:rPr>
          <w:noProof/>
          <w:color w:val="000000"/>
          <w:lang w:val="en-GB"/>
        </w:rPr>
        <w:fldChar w:fldCharType="end"/>
      </w:r>
      <w:r w:rsidRPr="00B15603">
        <w:rPr>
          <w:noProof/>
          <w:color w:val="000000"/>
          <w:lang w:val="en-GB"/>
        </w:rPr>
        <w:t>.</w:t>
      </w:r>
    </w:p>
    <w:p w14:paraId="3DA58575" w14:textId="77777777" w:rsidR="00AF2E59" w:rsidRPr="00D837A8" w:rsidRDefault="00AF2E59" w:rsidP="00D5630D">
      <w:pPr>
        <w:pStyle w:val="AR6BodyText"/>
        <w:rPr>
          <w:highlight w:val="yellow"/>
          <w:lang w:val="en-GB"/>
        </w:rPr>
      </w:pPr>
    </w:p>
    <w:p w14:paraId="11FDBE23" w14:textId="62BECA6F" w:rsidR="00AF2E59" w:rsidRPr="000E472A" w:rsidRDefault="00AF2E59" w:rsidP="00D5630D">
      <w:pPr>
        <w:pStyle w:val="AR6BodyText"/>
        <w:rPr>
          <w:color w:val="000000"/>
          <w:lang w:val="en-GB"/>
        </w:rPr>
      </w:pPr>
      <w:r w:rsidRPr="00B15603">
        <w:rPr>
          <w:color w:val="000000"/>
          <w:lang w:val="en-GB"/>
        </w:rPr>
        <w:t xml:space="preserve">Estimates of global CO burden simulated by global models generally fall within the range of that derived from data assimilation techniques, though the spread across the models is large </w:t>
      </w:r>
      <w:commentRangeStart w:id="1643"/>
      <w:commentRangeStart w:id="1644"/>
      <w:r w:rsidRPr="009638A7">
        <w:rPr>
          <w:color w:val="000000"/>
          <w:lang w:val="en-GB"/>
        </w:rPr>
        <w:fldChar w:fldCharType="begin" w:fldLock="1"/>
      </w:r>
      <w:r w:rsidR="00D477C7">
        <w:rPr>
          <w:color w:val="000000"/>
          <w:lang w:val="en-GB"/>
        </w:rPr>
        <w:instrText>ADDIN CSL_CITATION { "citationItems" : [ { "id" : "ITEM-1", "itemData" : { "DOI" : "10.5194/acp-15-7217-2015", "ISBN" : "1680-7316", "ISSN" : "16807324", "abstract" : "&lt;p&gt;&lt;strong&gt;Abstract.&lt;/strong&gt; We investigate the impact of biogenic emissions on carbon monoxide (CO) and formaldehyde (HCHO) in the Southern Hemisphere (SH), with simulations using two different biogenic emission inventories for isoprene and monoterpenes. Results from four atmospheric chemistry models are compared to continuous long-term ground-based CO and HCHO column measurements at the SH Network for the Detection of Atmospheric Composition Change (NDACC) sites, the satellite measurement of tropospheric CO columns from the Measurement of Pollution in the Troposphere (MOPITT), and in situ surface CO measurements from across the SH, representing a subset of the National Oceanic and Atmospheric Administration's Global Monitoring Division (NOAA GMD) network. Simulated mean model CO using the Model of Emissions of Gases and Aerosols from Nature (v2.1) computed in the frame work of the Land Community Model (CLM-MEGANv2.1) inventory is in better agreement with both column and surface observations than simulations adopting the emission inventory generated from the LPJ-GUESS dynamical vegetation model framework, which markedly underestimate measured column and surface CO at most sites. Differences in biogenic emissions cause large differences in CO in the source regions which propagate to the remote SH. Significant inter-model differences exist in modelled column and surface CO, and secondary production of CO dominates these inter-model differences, due mainly to differences in the models' oxidation schemes for volatile organic compounds, predominantly isoprene oxidation. While biogenic emissions are a significant factor in modelling SH CO, inter-model differences pose an additional challenge to constrain these emissions. Corresponding comparisons of HCHO columns at two SH mid-latitude sites reveal that all models significantly underestimate the observed values by approximately a factor of 2. There is a much smaller impact on HCHO of the significantly different biogenic emissions in remote regions, compared to the source regions. Decreased biogenic emissions cause decreased CO export to remote regions, which leads to increased OH; this in turn results in increased HCHO production through methane oxidation. In agreement with earlier studies, we corroborate that significant HCHO sources are likely missing in the models in the remote SH.&lt;/p&gt;", "author" : [ { "dropping-particle" : "", "family" : "Zeng", "given" : "G.", "non-dropping-particle" : "", "parse-names" : false, "suffix" : "" }, { "dropping-particle" : "", "family" : "Williams", "given" : "J. E.", "non-dropping-particle" : "", "parse-names" : false, "suffix" : "" }, { "dropping-particle" : "", "family" : "Fisher", "given" : "J. A.", "non-dropping-particle" : "", "parse-names" : false, "suffix" : "" }, { "dropping-particle" : "", "family" : "Emmons", "given" : "L. K.", "non-dropping-particle" : "", "parse-names" : false, "suffix" : "" }, { "dropping-particle" : "", "family" : "Jones", "given" : "N. B.", "non-dropping-particle" : "", "parse-names" : false, "suffix" : "" }, { "dropping-particle" : "", "family" : "Morgenstern", "given" : "O.", "non-dropping-particle" : "", "parse-names" : false, "suffix" : "" }, { "dropping-particle" : "", "family" : "Robinson", "given" : "J.", "non-dropping-particle" : "", "parse-names" : false, "suffix" : "" }, { "dropping-particle" : "", "family" : "Smale", "given" : "D.", "non-dropping-particle" : "", "parse-names" : false, "suffix" : "" }, { "dropping-particle" : "", "family" : "Paton-Walsh", "given" : "C.", "non-dropping-particle" : "", "parse-names" : false, "suffix" : "" }, { "dropping-particle" : "", "family" : "Griffith", "given" : "D. W.T.", "non-dropping-particle" : "", "parse-names" : false, "suffix" : "" } ], "container-title" : "Atmospheric Chemistry and Physics", "id" : "ITEM-1", "issue" : "13", "issued" : { "date-parts" : [ [ "2015" ] ] }, "page" : "7217-7245", "title" : "Multi-model simulation of CO and HCHO in the Southern Hemisphere: comparison with observations and impact of biogenic emissions", "translator" : [ { "dropping-particle" : "", "family" : "G3249", "given" : "", "non-dropping-particle" : "", "parse-names" : false, "suffix" : "" } ], "type" : "article-journal", "volume" : "15" }, "uris" : [ "http://www.mendeley.com/documents/?uuid=2cc4e9c7-49d2-477c-88c0-d0f4c8cee146", "http://www.mendeley.com/documents/?uuid=255d5c27-712d-4a2b-b04b-5a491f18b52d" ] }, { "id" : "ITEM-2", "itemData" : { "DOI" : "10.1016/j.scitotenv.2016.04.061", "ISSN" : "18791026", "abstract" : "The importance of the long-range transport (LRT) on O3and CO budgets over the Eastern Mediterranean has been investigated using the state-of-the-art 3-dimensional global chemistry-transport model TM4-ECPL. A 3-D budget analysis has been performed separating the Eastern from the Western basins and the boundary layer (BL) from the free troposphere (FT). The FT of the Eastern Mediterranean is shown to be a strong receptor of polluted air masses from the Western Mediterranean, and the most important source of polluted air masses for the Eastern Mediterranean BL, with about 40% of O3and of CO in the BL to be transported from the FT aloft. Regional anthropogenic sources are found to have relatively small impact on regional air quality in the area, contributing by about 8% and 18% to surface levels of O3and CO, respectively. Projections using anthropogenic emissions for the year 2050 but neglecting climate change calculate a surface O3decrease of about 11% together with a surface CO increase of roughly 10% in the Eastern Mediterranean.", "author" : [ { "dropping-particle" : "", "family" : "Myriokefalitakis", "given" : "S.", "non-dropping-particle" : "", "parse-names" : false, "suffix" : "" }, { "dropping-particle" : "", "family" : "Daskalakis", "given" : "N.", "non-dropping-particle" : "", "parse-names" : false, "suffix" : "" }, { "dropping-particle" : "", "family" : "Fanourgakis", "given" : "G. S.", "non-dropping-particle" : "", "parse-names" : false, "suffix" : "" }, { "dropping-particle" : "", "family" : "Voulgarakis", "given" : "A.", "non-dropping-particle" : "", "parse-names" : false, "suffix" : "" }, { "dropping-particle" : "", "family" : "Krol", "given" : "M. C.", "non-dropping-particle" : "", "parse-names" : false, "suffix" : "" }, { "dropping-particle" : "", "family" : "Aan de Brugh", "given" : "J. M.J.", "non-dropping-particle" : "", "parse-names" : false, "suffix" : "" }, { "dropping-particle" : "", "family" : "Kanakidou", "given" : "M.", "non-dropping-particle" : "", "parse-names" : false, "suffix" : "" } ], "container-title" : "Science of the Total Environment", "id" : "ITEM-2", "issued" : { "date-parts" : [ [ "2016" ] ] }, "page" : "40-52", "title" : "Ozone and carbon monoxide budgets over the Eastern Mediterranean", "translator" : [ { "dropping-particle" : "", "family" : "G3359", "given" : "", "non-dropping-particle" : "", "parse-names" : false, "suffix" : "" } ], "type" : "article-journal", "volume" : "563-564" }, "uris" : [ "http://www.mendeley.com/documents/?uuid=96a68b0c-8cb3-475f-b99a-0d3701413bad", "http://www.mendeley.com/documents/?uuid=d77c79c4-7538-463c-8df3-ee596d37aa1d" ] }, { "id" : "ITEM-3", "itemData" : { "DOI" : "10.5194/acp-13-5277-2013", "ISBN" : "1680-7316", "ISSN" : "16807316", "abstract" : "We have analysed time-slice simulations from 17 global models, participating in the Atmospheric Chemistry and Climate Model Intercomparison Project (ACCMIP), to explore changes in present-day (2000) hydroxyl radical (OH) concentration and methane (CH4) lifetime relative to preindustrial times (1850) and to 1980. A comparison of modeled and observation-derived methane and methyl chloroform lifetimes suggests that the present-day global multi-model mean OH concentration is overestimated by 5 to 10% but is within the range of uncertainties. The models consistently simulate higher OH concentrations in the Northern Hemisphere (NH) compared with the Southern Hemisphere (SH) for the present-day (2000; inter-hemispheric ratios of 1.13 to 1.42), in contrast to observation-based approaches which generally indicate higher OH in the SH although uncertainties are large. Evaluation of simulated carbon monoxide (CO) concentrations, the primary sink for OH, against ground-based and satellite observations suggests low biases in the NH that may contribute to the high north-south OH asymmetry in the models. The models vary widely in their regional distribution of present-day OH concentrations (up to 34%). Despite large regional changes, the multi-model global mean (mass-weighted) OH concentration changes little over the past 150 yr, due to concurrent increases in factors that enhance OH (humidity, tropospheric ozone, nitrogen oxide (NOx) emissions, and UV radiation due to decreases in stratospheric ozone), compensated by increases in OH sinks (methane abundance, carbon monoxide and non-methane volatile organic carbon (NMVOC) emissions). The large inter-model diversity in the sign and magnitude of preindustrial to present-day OH changes (ranging from a decrease of 12.7% to an increase of 14.6%) indicate that uncertainty remains in our understanding of the long-term trends in OH and methane lifetime. We show that this diversity is largely explained by the different ratio of the change in global mean tropospheric CO and NOx burdens (\u0394CO/\u0394NOx, approximately represents changes in OH sinks versus changes in OH sources) in the models, pointing to a need for better constraints on natural precursor emissions and on the chemical mechanisms in the current generation of chemistry-climate models. For the 1980 to 2000 period, we find that climate warming and a slight increase in mean OH (3.5 \u00b1 2.2%) leads to a 4.3 \u00b1 1.9% decrease in the methane lifetime. Analysing sensitivity simulatio\u2026", "author" : [ { "dropping-particle" : "", "family" : "Naik", "given" : "V.", "non-dropping-particle" : "", "parse-names" : false, "suffix" : "" }, { "dropping-particle" : "", "family" : "Voulgarakis", "given" : "A.", "non-dropping-particle" : "", "parse-names" : false, "suffix" : "" }, { "dropping-particle" : "", "family" : "Fiore", "given" : "A. M.", "non-dropping-particle" : "", "parse-names" : false, "suffix" : "" }, { "dropping-particle" : "", "family" : "Horowitz", "given" : "L. W.", "non-dropping-particle" : "", "parse-names" : false, "suffix" : "" }, { "dropping-particle" : "", "family" : "Lamarque", "given" : "J. F.", "non-dropping-particle" : "", "parse-names" : false, "suffix" : "" }, { "dropping-particle" : "", "family" : "Lin", "given" : "M.", "non-dropping-particle" : "", "parse-names" : false, "suffix" : "" }, { "dropping-particle" : "", "family" : "Prather", "given" : "M. J.", "non-dropping-particle" : "", "parse-names" : false, "suffix" : "" }, { "dropping-particle" : "", "family" : "Young", "given" : "P. J.", "non-dropping-particle" : "", "parse-names" : false, "suffix" : "" }, { "dropping-particle" : "", "family" : "Bergmann", "given" : "D.", "non-dropping-particle" : "", "parse-names" : false, "suffix" : "" }, { "dropping-particle" : "", "family" : "Cameron-Smith", "given" : "P. J.", "non-dropping-particle" : "", "parse-names" : false, "suffix" : "" }, { "dropping-particle" : "", "family" : "Cionni", "given" : "I.", "non-dropping-particle" : "", "parse-names" : false, "suffix" : "" }, { "dropping-particle" : "", "family" : "Collins", "given" : "W. J.", "non-dropping-particle" : "", "parse-names" : false, "suffix" : "" }, { "dropping-particle" : "", "family" : "Dals\u00f8ren", "given" : "S. B.", "non-dropping-particle" : "", "parse-names" : false, "suffix" : "" }, { "dropping-particle" : "", "family" : "Doherty", "given" : "R.", "non-dropping-particle" : "", "parse-names" : false, "suffix" : "" }, { "dropping-particle" : "", "family" : "Eyring", "given" : "V.", "non-dropping-particle" : "", "parse-names" : false, "suffix" : "" }, { "dropping-particle" : "", "family" : "Faluvegi", "given" : "G.", "non-dropping-particle" : "", "parse-names" : false, "suffix" : "" }, { "dropping-particle" : "", "family" : "Folberth", "given" : "G. A.", "non-dropping-particle" : "", "parse-names" : false, "suffix" : "" }, { "dropping-particle" : "", "family" : "Josse", "given" : "B.", "non-dropping-particle" : "", "parse-names" : false, "suffix" : "" }, { "dropping-particle" : "", "family" : "Lee", "given" : "Y. H.", "non-dropping-particle" : "", "parse-names" : false, "suffix" : "" }, { "dropping-particle" : "", "family" : "MacKenzie", "given" : "I. A.", "non-dropping-particle" : "", "parse-names" : false, "suffix" : "" }, { "dropping-particle" : "", "family" : "Nagashima", "given" : "T.", "non-dropping-particle" : "", "parse-names" : false, "suffix" : "" }, { "dropping-particle" : "", "family" : "Noije", "given" : "T. P.C.", "non-dropping-particle" : "Van", "parse-names" : false, "suffix" : "" }, { "dropping-particle" : "", "family" : "Plummer", "given" : "D. A.", "non-dropping-particle" : "", "parse-names" : false, "suffix" : "" }, { "dropping-particle" : "", "family" : "Righi", "given" : "M.", "non-dropping-particle" : "", "parse-names" : false, "suffix" : "" }, { "dropping-particle" : "", "family" : "Rumbold", "given" : "S. T.", "non-dropping-particle" : "", "parse-names" : false, "suffix" : "" }, { "dropping-particle" : "", "family" : "Skeie", "given" : "R.", "non-dropping-particle" : "", "parse-names" : false, "suffix" : "" }, { "dropping-particle" : "", "family" : "Shindell", "given" : "D. T.", "non-dropping-particle" : "", "parse-names" : false, "suffix" : "" }, { "dropping-particle" : "", "family" : "Stevenson", "given" : "D. S.", "non-dropping-particle" : "", "parse-names" : false, "suffix" : "" }, { "dropping-particle" : "", "family" : "Strode", "given" : "S.", "non-dropping-particle" : "", "parse-names" : false, "suffix" : "" }, { "dropping-particle" : "", "family" : "Sudo", "given" : "K.", "non-dropping-particle" : "", "parse-names" : false, "suffix" : "" }, { "dropping-particle" : "", "family" : "Szopa", "given" : "S.", "non-dropping-particle" : "", "parse-names" : false, "suffix" : "" }, { "dropping-particle" : "", "family" : "Zeng", "given" : "G.", "non-dropping-particle" : "", "parse-names" : false, "suffix" : "" } ], "container-title" : "Atmospheric Chemistry and Physics", "id" : "ITEM-3", "issue" : "10", "issued" : { "date-parts" : [ [ "2013" ] ] }, "note" : "From Duplicate 1 (Preindustrial to present-day changes in tropospheric hydroxyl radical and methane lifetime from the Atmospheric Chemistry and Climate Model Intercomparison Project (ACCMIP) - Naik, V.; Voulgarakis, A.; Fiore, A. M.; Horowitz, L. W.; Lamarque, J. F.; Lin, M.; Prather, M. J.; Young, P. J.; Bergmann, D.; Cameron-Smith, P. J.; Cionni, I.; Collins, W. J.; Dals\u00f8ren, S. B.; Doherty, R.; Eyring, V.; Faluvegi, G.; Folberth, G. A.; Josse, B.; Lee, Y. H.; MacKenzie, I. A.; Nagashima, T.; Van Noije, T. P.C.; Plummer, D. A.; Righi, M.; Rumbold, S. T.; Skeie, R.; Shindell, D. T.; Stevenson, D. S.; Strode, S.; Sudo, K.; Szopa, S.; Zeng, G.)\n\nACP\n\nFrom Duplicate 4 (Preindustrial to present-day changes in tropospheric hydroxyl radical and methane lifetime from the Atmospheric Chemistry and Climate Model Intercomparison Project (ACCMIP) - DuplicateNaik2013, NoCite; Naik, V; Voulgarakis, A; Fiore, A M; Horowitz, L W; Lamarque, J F; Lin, M; Prather, M J; Young, P J; Bergmann, D; Cameron-Smith, P J; Cionni, I; Collins, W J; Dalsoren, S B; Doherty, R; Eyring, V; Faluvegi, G; Folberth, G A; Josse, B; Lee, Y H; MacKenzie, I A; Nagashima, T; van Noije, T P C; Plummer, D A; Righi, M; Rumbold, S T; Skeie, R; Shindell, D T; Stevenson, D S; Strode, S; Sudo, K; Szopa, S; Zeng, G)\n\nTimes Cited: 112\nBergmann, Daniel/F-9801-2011; Lee, Yunha/Q-7222-2016; Eyring, Veronika/O-9999-2016; Cameron-Smith, Philip/E-2468-2011; Lamarque, Jean-Francois/L-2313-2014; CIONNI, Irene/E-8204-2017; Szopa, Sophie/F-8984-2010; Horowitz, Larry/D-8048-2014; Righi, Mattia/I-5120-2013; Stevenson, David/C-8089-2012; Manager, CSD Publications/B-2789-2015; Collins, William/A-5895-2010; Shindell, Drew/D-4636-2012; Skeie, Ragnhild/K-1173-2015; Naik, Vaishali/A-4938-2013; Young, Paul/E-8739-2010; Strode, Sarah/H-2248-2012; Lin, Meiyun/D-6107-2013; Faluvegi, Gregory/; Righi, Mattia/; Folberth, Gerd/; Zeng, Guang/; Dalsoren, Stig/\nBergmann, Daniel/0000-0003-4357-6301; Lee, Yunha/0000-0001-7478-2672; Eyring, Veronika/0000-0002-6887-4885; Cameron-Smith, Philip/0000-0002-8802-8627; Lamarque, Jean-Francois/0000-0002-4225-5074; CIONNI, Irene/0000-0002-0591-9193; Szopa, Sophie/0000-0002-8641-1737; Horowitz, Larry/0000-0002-5886-3314; Stevenson, David/0000-0002-4745-5673; Collins, William/0000-0002-7419-0850; Skeie, Ragnhild/0000-0003-1246-4446; Naik, Vaishali/0000-0002-2254-1700; Young, Paul/0000-0002-5608-8887; Strode, Sarah/0000-0002-8103-1663; Lin, Meiyun/0000-0003-3852-3491; Faluvegi, Gregory/0000-0001-9011-3663; Righi, Mattia/0000-0003-3827-5950; Folberth, Gerd/0000-0002-1075-440X; Zeng, Guang/0000-0002-9356-5021; Dalsoren, Stig/0000-0002-6752-4728\n0\n113\n1680-7324", "page" : "5277-5298", "publisher" : "Copernicus Publications", "title" : "Preindustrial to present-day changes in tropospheric hydroxyl radical and methane lifetime from the Atmospheric Chemistry and Climate Model Intercomparison Project (ACCMIP)", "translator" : [ { "dropping-particle" : "", "family" : "G4158", "given" : "", "non-dropping-particle" : "", "parse-names" : false, "suffix" : "" } ], "type" : "article-journal", "volume" : "13" }, "uris" : [ "http://www.mendeley.com/documents/?uuid=239387e7-4c33-40e4-8193-d29f38ee819d", "http://www.mendeley.com/documents/?uuid=c1235b05-932f-4db5-b524-48811242407c" ] }, { "id" : "ITEM-4", "itemData" : { "DOI" : "10.5194/acp-14-9295-2014", "ISBN" : "1680-7375", "ISSN" : "16807324", "abstract" : "&lt;p&gt;Despite the developments in the global modelling of chemistry and of the parameterization of the physical processes, carbon monoxide (CO) concentrations remain underestimated during Northern Hemisphere (NH) winter by most state-of-the-art chemistry transport models. The consequential model bias can in principle originate from either an underestimation of CO sources or an overestimation of its sinks. We address both the role of surface sources and sinks with a series of MOZART (Model for Ozone And Related Tracers) model sensitivity studies for the year 2008 and compare our results to observational data from ground-based stations, satellite observations, and vertical profiles from measurements on passenger aircraft. In our base case simulation using MACCity (Monitoring Atmospheric Composition and Climate project) anthropogenic emissions, the near-surface CO mixing ratios are underestimated in the Northern Hemisphere by more than 20 ppb from December to April, with the largest bias of up to 75 ppb over Europe in January. An increase in global biomass burning or biogenic emissions of CO or volatile organic compounds (VOCs) is not able to reduce the annual course of the model bias and yields concentrations over the Southern Hemisphere which are too high. Raising global annual anthropogenic emissions with a simple scaling factor results in overestimations of surface mixing ratios in most regions all year round. Instead, our results indicate that anthropogenic CO and, possibly, VOC emissions in the MACCity inventory are too low for the industrialized countries only during winter and spring. Reasonable agreement with observations can only be achieved if the CO emissions are adjusted seasonally with regionally varying scaling factors. A part of the model bias could also be eliminated by exchanging the original resistance-type dry deposition scheme with a parameterization for CO uptake by oxidation from soil bacteria and microbes, which reduces the boreal winter dry deposition fluxes. The best match to surface observations, satellite retrievals, and aircraft observations was achieved when the modified dry deposition scheme was combined with increased wintertime road traffic emissions over Europe and North America (factors up to 4.5 and 2, respectively). One reason for the apparent underestimation of emissions may be an exaggerated downward trend in the Representative Concentration Pathway (RCP) 8.5 scenario in these regions between 2000 and 2010, as this scena\u2026", "author" : [ { "dropping-particle" : "", "family" : "Stein", "given" : "O.", "non-dropping-particle" : "", "parse-names" : false, "suffix" : "" }, { "dropping-particle" : "", "family" : "Schultz", "given" : "M. G.", "non-dropping-particle" : "", "parse-names" : false, "suffix" : "" }, { "dropping-particle" : "", "family" : "Bouarar", "given" : "I.", "non-dropping-particle" : "", "parse-names" : false, "suffix" : "" }, { "dropping-particle" : "", "family" : "Clark", "given" : "H.", "non-dropping-particle" : "", "parse-names" : false, "suffix" : "" }, { "dropping-particle" : "", "family" : "Huijnen", "given" : "V.", "non-dropping-particle" : "", "parse-names" : false, "suffix" : "" }, { "dropping-particle" : "", "family" : "Gaudel", "given" : "A.", "non-dropping-particle" : "", "parse-names" : false, "suffix" : "" }, { "dropping-particle" : "", "family" : "George", "given" : "M.", "non-dropping-particle" : "", "parse-names" : false, "suffix" : "" }, { "dropping-particle" : "", "family" : "Clerbaux", "given" : "C.", "non-dropping-particle" : "", "parse-names" : false, "suffix" : "" } ], "container-title" : "Atmospheric Chemistry and Physics", "id" : "ITEM-4", "issued" : { "date-parts" : [ [ "2014" ] ] }, "title" : "On the wintertime low bias of Northern Hemisphere carbon monoxide found in global model simulations", "translator" : [ { "dropping-particle" : "", "family" : "G3374", "given" : "", "non-dropping-particle" : "", "parse-names" : false, "suffix" : "" } ], "type" : "article-journal" }, "uris" : [ "http://www.mendeley.com/documents/?uuid=8f66cfff-7e60-4fa9-bcb5-dc237488b5aa", "http://www.mendeley.com/documents/?uuid=bc0ccf7d-bbc9-46b1-823f-6296863638a6", "http://www.mendeley.com/documents/?uuid=375cbea6-b1f1-4f64-908f-dc8a2ed52a57" ] }, { "id" : "ITEM-5", "itemData" : { "DOI" : "10.5194/acp-17-1945-2017", "ISSN" : "16807324", "abstract" : "A new global reanalysis data set of atmospheric composition (AC) for the period 2003\u20132015 has been produced by the Copernicus Atmosphere Monitoring Service (CAMS). Satellite observations of total column (TC) carbon monoxide (CO) and aerosol optical depth (AOD), as well as several TC and profile observations of ozone, have been assimilated with the Integrated Forecasting System for Composition (C-IFS) of the European Centre for Medium-Range Weather Forecasting. Compared to the previous Monitoring Atmospheric Composition and Climate (MACC) reanalysis (MACCRA), the new CAMS interim reanalysis (CAMSiRA) is of a coarser horizontal resolution of about 110 km, compared to 80 km, but covers a longer period with the intent to be continued to present day. This paper compares CAMSiRA with MACCRA and a control run experiment (CR) without assimilation of AC retrievals. CAMSiRA has smaller biases than the CR with respect to independent observations of CO, AOD and stratospheric ozone. However, ozone at the surface could not be improved by the assimilation because of the strong impact of surface processes such as dry deposition and titration with nitrogen monoxide (NO), which were both unchanged by the assimilation. The assimilation of AOD led to a global reduction of sea salt and desert dust as well as an exaggerated increase in sulfate. Compared to MACCRA, CAMSiRA had smaller biases for AOD, surface CO and TC ozone as well as for upper stratospheric and tropospheric ozone. Finally, the temporal consistency of CAMSiRA was better than the one of MACCRA. This was achieved by using a revised emission data set as well as by applying careful selection and bias correction to the assimilated retrievals. CAMSiRA is therefore better suited than MACCRA for the study of interannual variability, as demonstrated for trends in surface CO.", "author" : [ { "dropping-particle" : "", "family" : "Flemming", "given" : "Johannes", "non-dropping-particle" : "", "parse-names" : false, "suffix" : "" }, { "dropping-particle" : "", "family" : "Benedetti", "given" : "Angela", "non-dropping-particle" : "", "parse-names" : false, "suffix" : "" }, { "dropping-particle" : "", "family" : "Inness", "given" : "Antje", "non-dropping-particle" : "", "parse-names" : false, "suffix" : "" }, { "dropping-particle" : "", "family" : "Engelen J", "given" : "Richard", "non-dropping-particle" : "", "parse-names" : false, "suffix" : "" }, { "dropping-particle" : "", "family" : "Jones", "given" : "Luke", "non-dropping-particle" : "", "parse-names" : false, "suffix" : "" }, { "dropping-particle" : "", "family" : "Huijnen", "given" : "Vincent", "non-dropping-particle" : "", "parse-names" : false, "suffix" : "" }, { "dropping-particle" : "", "family" : "Remy", "given" : "Samuel", "non-dropping-particle" : "", "parse-names" : false, "suffix" : "" }, { "dropping-particle" : "", "family" : "Parrington", "given" : "Mark", "non-dropping-particle" : "", "parse-names" : false, "suffix" : "" }, { "dropping-particle" : "", "family" : "Suttie", "given" : "Martin", "non-dropping-particle" : "", "parse-names" : false, "suffix" : "" }, { "dropping-particle" : "", "family" : "Bozzo", "given" : "Alessio", "non-dropping-particle" : "", "parse-names" : false, "suffix" : "" }, { "dropping-particle" : "", "family" : "Peuch", "given" : "Vincent Henri", "non-dropping-particle" : "", "parse-names" : false, "suffix" : "" }, { "dropping-particle" : "", "family" : "Akritidis", "given" : "Dimitris", "non-dropping-particle" : "", "parse-names" : false, "suffix" : "" }, { "dropping-particle" : "", "family" : "Katragkou", "given" : "Eleni", "non-dropping-particle" : "", "parse-names" : false, "suffix" : "" } ], "container-title" : "Atmospheric Chemistry and Physics", "id" : "ITEM-5", "issue" : "3", "issued" : { "date-parts" : [ [ "2017" ] ] }, "page" : "1945-1983", "title" : "The CAMS interim Reanalysis of Carbon Monoxide, Ozone and Aerosol for 2003-2015", "translator" : [ { "dropping-particle" : "", "family" : "G3245", "given" : "", "non-dropping-particle" : "", "parse-names" : false, "suffix" : "" } ], "type" : "article-journal", "volume" : "17" }, "uris" : [ "http://www.mendeley.com/documents/?uuid=f0c0ecd5-b164-4604-a8ef-6dc117f94cca", "http://www.mendeley.com/documents/?uuid=f0306ae7-d88c-4b7e-9da0-9fd57a47e3e1", "http://www.mendeley.com/documents/?uuid=3a03ead8-57e3-4d62-9e51-0267025e1b43" ] }, { "id" : "ITEM-6", "itemData" : { "DOI" : "10.1002/2017GL074987", "ISBN" : "0094-8276", "ISSN" : "19448007", "abstract" : "Abstract Understanding changes in the burden and growth rate of atmospheric methane (CH4) has been the focus of several recent studies but still lacks scientific consensus. Here we investigate the role of decreasing anthropogenic carbon monoxide (CO) emissions since 2002 on hydroxyl radical (OH) sinks and tropospheric CH4 loss. We quantify this impact by contrasting two model simulations for 2002?2013: (1) a Measurement of the Pollution in the Troposphere (MOPITT) CO reanalysis and (2) a Control-Run without CO assimilation. These simulations are performed with the Community Atmosphere Model with Chemistry of the Community Earth System Model fully coupled chemistry climate model with prescribed CH4 surface concentrations. The assimilation of MOPITT observations constrains the global CO burden, which significantly decreased over this period by ~20%. We find that this decrease results to (a) increase in CO chemical production, (b) higher CH4 oxidation by OH, and (c) ~8% shorter CH4 lifetime. We elucidate this coupling by a surrogate mechanism for CO-OH-CH4 that is quantified from the full chemistry simulations.", "author" : [ { "dropping-particle" : "", "family" : "Gaubert", "given" : "B.", "non-dropping-particle" : "", "parse-names" : false, "suffix" : "" }, { "dropping-particle" : "", "family" : "Worden", "given" : "H. M.", "non-dropping-particle" : "", "parse-names" : false, "suffix" : "" }, { "dropping-particle" : "", "family" : "Arellano", "given" : "A. F.J.", "non-dropping-particle" : "", "parse-names" : false, "suffix" : "" }, { "dropping-particle" : "", "family" : "Emmons", "given" : "L. K.", "non-dropping-particle" : "", "parse-names" : false, "suffix" : "" }, { "dropping-particle" : "", "family" : "Tilmes", "given" : "S.", "non-dropping-particle" : "", "parse-names" : false, "suffix" : "" }, { "dropping-particle" : "", "family" : "Barr\u00e9", "given" : "J.", "non-dropping-particle" : "", "parse-names" : false, "suffix" : "" }, { "dropping-particle" : "", "family" : "Martinez Alonso", "given" : "S.", "non-dropping-particle" : "", "parse-names" : false, "suffix" : "" }, { "dropping-particle" : "", "family" : "Vitt", "given" : "F.", "non-dropping-particle" : "", "parse-names" : false, "suffix" : "" }, { "dropping-particle" : "", "family" : "Anderson", "given" : "J. L.", "non-dropping-particle" : "", "parse-names" : false, "suffix" : "" }, { "dropping-particle" : "", "family" : "Alkemade", "given" : "F.", "non-dropping-particle" : "", "parse-names" : false, "suffix" : "" }, { "dropping-particle" : "", "family" : "Houweling", "given" : "S.", "non-dropping-particle" : "", "parse-names" : false, "suffix" : "" }, { "dropping-particle" : "", "family" : "Edwards", "given" : "D. P.", "non-dropping-p</w:instrText>
      </w:r>
      <w:r w:rsidR="00D477C7" w:rsidRPr="002A1EE0">
        <w:rPr>
          <w:color w:val="000000"/>
        </w:rPr>
        <w:instrText>article" : "", "parse-names" : false, "suffix" : "" } ], "container-title" : "Geophysical Research Letters", "id" : "ITEM-6", "issue" : "19", "issued" : { "date-parts" : [ [ "2017" ] ] }, "page" : "9985-9995", "title" : "Chemical Feedback From Decreasing Carbon Monoxide Emissions", "translator" : [ { "dropping-particle" : "", "family" : "G3250", "given" : "", "non-dropping-particle" : "", "parse-names" : false, "suffix" : "" } ], "type" : "article-journal", "volume" : "44" }, "uris" : [ "http://www.mendeley.com/documents/?uuid=8688319a-ce21-4e29-9830-2c0e203681e9", "http://www.mendeley.com/documents/?uuid=3c62e912-33f4-460d-b08a-bd0591393cf5", "http://www.mendeley.com/documents/?uuid=8e7edb95-a5f0-45ee-8b3c-34b230990b8e" ] } ], "mendeley" : { "formattedCitation" : "(Naik et al., 2013; Stein et al., 2014; Zeng et al., 2015; Myriokefalitakis et al., 2016; Flemming et al., 2017; Gaubert et al., 2017)", "manualFormatting" : "( Myriokefalitakis et al., 2016; Naik et al., 2013b; Stein et al., 2014; Zeng et al., 2015)", "plainTextFormattedCitation" : "(Naik et al., 2013; Stein et al., 2014; Zeng et al., 2015; Myriokefalitakis et al., 2016; Flemming et al., 2017; Gaubert et al., 2017)", "previouslyFormattedCitation" : "(Naik et al., 2013; Stein et al., 2014; Zeng et al., 2015; Myriokefalitakis et al., 2016; Flemming et al., 2017; Gaubert et al., 2017)" }, "properties" : { "noteIndex" : 0 }, "schema" : "https://github.com/citation-style-language/schema/raw/master/csl-citation.json" }</w:instrText>
      </w:r>
      <w:r w:rsidRPr="009638A7">
        <w:rPr>
          <w:color w:val="000000"/>
          <w:lang w:val="en-GB"/>
        </w:rPr>
        <w:fldChar w:fldCharType="separate"/>
      </w:r>
      <w:r w:rsidR="00CB33A1">
        <w:rPr>
          <w:noProof/>
          <w:color w:val="000000"/>
        </w:rPr>
        <w:t>(</w:t>
      </w:r>
      <w:del w:id="1645" w:author="Robin Matthews" w:date="2021-07-08T18:23:00Z">
        <w:r w:rsidR="00CB33A1" w:rsidDel="004D31F1">
          <w:rPr>
            <w:noProof/>
            <w:color w:val="000000"/>
          </w:rPr>
          <w:delText xml:space="preserve"> </w:delText>
        </w:r>
      </w:del>
      <w:r w:rsidR="00CB33A1">
        <w:rPr>
          <w:noProof/>
          <w:color w:val="000000"/>
        </w:rPr>
        <w:t>Myriokefalitakis et al., 2016; Naik et al., 2013b; Stein et al., 2014; Zeng et al., 2015)</w:t>
      </w:r>
      <w:r w:rsidRPr="009638A7">
        <w:rPr>
          <w:color w:val="000000"/>
          <w:lang w:val="en-GB"/>
        </w:rPr>
        <w:fldChar w:fldCharType="end"/>
      </w:r>
      <w:commentRangeEnd w:id="1643"/>
      <w:r w:rsidR="00CB33A1">
        <w:rPr>
          <w:rStyle w:val="Marquedecommentaire"/>
        </w:rPr>
        <w:commentReference w:id="1643"/>
      </w:r>
      <w:r w:rsidRPr="00615DED">
        <w:rPr>
          <w:color w:val="000000"/>
        </w:rPr>
        <w:t>.</w:t>
      </w:r>
      <w:r w:rsidRPr="00615DED">
        <w:rPr>
          <w:noProof/>
          <w:color w:val="000000"/>
        </w:rPr>
        <w:t xml:space="preserve"> </w:t>
      </w:r>
      <w:commentRangeEnd w:id="1644"/>
      <w:r w:rsidR="00A21DEF">
        <w:rPr>
          <w:rStyle w:val="Marquedecommentaire"/>
        </w:rPr>
        <w:commentReference w:id="1644"/>
      </w:r>
      <w:r w:rsidRPr="00D837A8">
        <w:rPr>
          <w:noProof/>
          <w:color w:val="000000"/>
          <w:lang w:val="en-GB"/>
        </w:rPr>
        <w:t>There is a large diversity in model</w:t>
      </w:r>
      <w:ins w:id="1646" w:author="Lucy Cowie" w:date="2021-07-26T22:11:00Z">
        <w:r w:rsidR="00AF6F6B">
          <w:rPr>
            <w:noProof/>
            <w:color w:val="000000"/>
            <w:lang w:val="en-GB"/>
          </w:rPr>
          <w:t>-</w:t>
        </w:r>
      </w:ins>
      <w:del w:id="1647" w:author="Lucy Cowie" w:date="2021-07-26T22:11:00Z">
        <w:r w:rsidRPr="00D837A8" w:rsidDel="00AF6F6B">
          <w:rPr>
            <w:noProof/>
            <w:color w:val="000000"/>
            <w:lang w:val="en-GB"/>
          </w:rPr>
          <w:delText xml:space="preserve"> </w:delText>
        </w:r>
      </w:del>
      <w:r w:rsidRPr="00D837A8">
        <w:rPr>
          <w:noProof/>
          <w:color w:val="000000"/>
          <w:lang w:val="en-GB"/>
        </w:rPr>
        <w:t>simu</w:t>
      </w:r>
      <w:r w:rsidRPr="004904EA">
        <w:rPr>
          <w:noProof/>
          <w:color w:val="000000"/>
          <w:lang w:val="en-GB"/>
        </w:rPr>
        <w:t>l</w:t>
      </w:r>
      <w:r w:rsidRPr="00610383">
        <w:rPr>
          <w:noProof/>
          <w:color w:val="000000"/>
          <w:lang w:val="en-GB"/>
        </w:rPr>
        <w:t>a</w:t>
      </w:r>
      <w:r w:rsidRPr="00417ACD">
        <w:rPr>
          <w:noProof/>
          <w:color w:val="000000"/>
          <w:lang w:val="en-GB"/>
        </w:rPr>
        <w:t xml:space="preserve">ted CO budget driven by </w:t>
      </w:r>
      <w:r w:rsidRPr="000E472A">
        <w:rPr>
          <w:noProof/>
          <w:color w:val="000000"/>
          <w:lang w:val="en-GB"/>
        </w:rPr>
        <w:t xml:space="preserve">uncertainties in CO sources and sinks, particularly those related to in situ production from NMVOCs and loss due to reaction with OH </w:t>
      </w:r>
      <w:r w:rsidRPr="000E472A">
        <w:rPr>
          <w:color w:val="000000"/>
          <w:lang w:val="en-GB"/>
        </w:rPr>
        <w:fldChar w:fldCharType="begin" w:fldLock="1"/>
      </w:r>
      <w:r w:rsidR="00D477C7">
        <w:rPr>
          <w:color w:val="000000"/>
          <w:lang w:val="en-GB"/>
        </w:rPr>
        <w:instrText>ADDIN CSL_CITATION { "citationItems" : [ { "id" : "ITEM-1", "itemData" : { "DOI" : "10.5194/acp-14-9295-2014", "ISBN" : "1680-7375", "ISSN" : "16807324", "abstract" : "&lt;p&gt;Despite the developments in the global modelling of chemistry and of the parameterization of the physical processes, carbon monoxide (CO) concentrations remain underestimated during Northern Hemisphere (NH) winter by most state-of-the-art chemistry transport models. The consequential model bias can in principle originate from either an underestimation of CO sources or an overestimation of its sinks. We address both the role of surface sources and sinks with a series of MOZART (Model for Ozone And Related Tracers) model sensitivity studies for the year 2008 and compare our results to observational data from ground-based stations, satellite observations, and vertical profiles from measurements on passenger aircraft. In our base case simulation using MACCity (Monitoring Atmospheric Composition and Climate project) anthropogenic emissions, the near-surface CO mixing ratios are underestimated in the Northern Hemisphere by more than 20 ppb from December to April, with the largest bias of up to 75 ppb over Europe in January. An increase in global biomass burning or biogenic emissions of CO or volatile organic compounds (VOCs) is not able to reduce the annual course of the model bias and yields concentrations over the Southern Hemisphere which are too high. Raising global annual anthropogenic emissions with a simple scaling factor results in overestimations of surface mixing ratios in most regions all year round. Instead, our results indicate that anthropogenic CO and, possibly, VOC emissions in the MACCity inventory are too low for the industrialized countries only during winter and spring. Reasonable agreement with observations can only be achieved if the CO emissions are adjusted seasonally with regionally varying scaling factors. A part of the model bias could also be eliminated by exchanging the original resistance-type dry deposition scheme with a parameterization for CO uptake by oxidation from soil bacteria and microbes, which reduces the boreal winter dry deposition fluxes. The best match to surface observations, satellite retrievals, and aircraft observations was achieved when the modified dry deposition scheme was combined with increased wintertime road traffic emissions over Europe and North America (factors up to 4.5 and 2, respectively). One reason for the apparent underestimation of emissions may be an exaggerated downward trend in the Representative Concentration Pathway (RCP) 8.5 scenario in these regions between 2000 and 2010, as this scena\u2026", "author" : [ { "dropping-particle" : "", "family" : "Stein", "given" : "O.", "non-dropping-particle" : "", "parse-names" : false, "suffix" : "" }, { "dropping-particle" : "", "family" : "Schultz", "given" : "M. G.", "non-dropping-particle" : "", "parse-names" : false, "suffix" : "" }, { "dropping-particle" : "", "family" : "Bouarar", "given" : "I.", "non-dropping-particle" : "", "parse-names" : false, "suffix" : "" }, { "dropping-particle" : "", "family" : "Clark", "given" : "H.", "non-dropping-particle" : "", "parse-names" : false, "suffix" : "" }, { "dropping-particle" : "", "family" : "Huijnen", "given" : "V.", "non-dropping-particle" : "", "parse-names" : false, "suffix" : "" }, { "dropping-particle" : "", "family" : "Gaudel", "given" : "A.", "non-dropping-particle" : "", "parse-names" : false, "suffix" : "" }, { "dropping-particle" : "", "family" : "George", "given" : "M.", "non-dropping-particle" : "", "parse-names" : false, "suffix" : "" }, { "dropping-particle" : "", "family" : "Clerbaux", "given" : "C.", "non-dropping-particle" : "", "parse-names" : false, "suffix" : "" } ], "container-title" : "Atmospheric Chemistry and Physics", "id" : "ITEM-1", "issued" : { "date-parts" : [ [ "2014" ] ] }, "title" : "On the wintertime low bias of Northern Hemisphere carbon monoxide found in global model simulations", "translator" : [ { "dropping-particle" : "", "family" : "G3374", "given" : "", "non-dropping-particle" : "", "parse-names" : false, "suffix" : "" } ], "type" : "article-journal" }, "uris" : [ "http://www.mendeley.com/documents/?uuid=8f66cfff-7e60-4fa9-bcb5-dc237488b5aa", "http://www.mendeley.com/documents/?uuid=bc0ccf7d-bbc9-46b1-823f-6296863638a6" ] }, { "id" : "ITEM-2", "itemData" : { "DOI" : "10.5194/acp-15-7217-2015", "ISBN" : "1680-7316", "ISSN" : "16807324", "abstract" : "&lt;p&gt;&lt;strong&gt;Abstract.&lt;/strong&gt; We investigate the impact of biogenic emissions on carbon monoxide (CO) and formaldehyde (HCHO) in the Southern Hemisphere (SH), with simulations using two different biogenic emission inventories for isoprene and monoterpenes. Results from four atmospheric chemistry models are compared to continuous long-term ground-based CO and HCHO column measurements at the SH Network for the Detection of Atmospheric Composition Change (NDACC) sites, the satellite measurement of tropospheric CO columns from the Measurement of Pollution in the Troposphere (MOPITT), and in situ surface CO measurements from across the SH, representing a subset of the National Oceanic and Atmospheric Administration's Global Monitoring Division (NOAA GMD) network. Simulated mean model CO using the Model of Emissions of Gases and Aerosols from Nature (v2.1) computed in the frame work of the Land Community Model (CLM-MEGANv2.1) inventory is in better agreement with both column and surface observations than simulations adopting the emission inventory generated from the LPJ-GUESS dynamical vegetation model framework, which markedly underestimate measured column and surface CO at most sites. Differences in biogenic emissions cause large differences in CO in the source regions which propagate to the remote SH. Significant inter-model differences exist in modelled column and surface CO, and secondary production of CO dominates these inter-model differences, due mainly to differences in the models' oxidation schemes for volatile organic compounds, predominantly isoprene oxidation. While biogenic emissions are a significant factor in modelling SH CO, inter-model differences pose an additional challenge to constrain these emissions. Corresponding comparisons of HCHO columns at two SH mid-latitude sites reveal that all models significantly underestimate the observed values by approximately a factor of 2. There is a much smaller impact on HCHO of the significantly different biogenic emissions in remote regions, compared to the source regions. Decreased biogenic emissions cause decreased CO export to remote regions, which leads to increased OH; this in turn results in increased HCHO production through methane oxidation. In agreement with earlier studies, we corroborate that significant HCHO sources are likely missing in the models in the remote SH.&lt;/p&gt;", "author" : [ { "dropping-particle" : "", "family" : "Zeng", "given" : "G.", "non-dropping-particle" : "", "parse-names" : false, "suffix" : "" }, { "dropping-particle" : "", "family" : "Williams", "given" : "J. E.", "non-dropping-particle" : "", "parse-names" : false, "suffix" : "" }, { "dropping-particle" : "", "family" : "Fisher", "given" : "J. A.", "non-dropping-particle" : "", "parse-names" : false, "suffix" : "" }, { "dropping-particle" : "", "family" : "Emmons", "given" : "L. K.", "non-dropping-particle" : "", "parse-names" : false, "suffix" : "" }, { "dropping-particle" : "", "family" : "Jones", "given" : "N. B.", "non-dropping-particle" : "", "parse-names" : false, "suffix" : "" }, { "dropping-particle" : "", "family" : "Morgenstern", "given" : "O.", "non-dropping-particle" : "", "parse-names" : false, "suffix" : "" }, { "dropping-particle" : "", "family" : "Robinson", "given" : "J.", "non-dropping-particle" : "", "parse-names" : false, "suffix" : "" }, { "dropping-particle" : "", "family" : "Smale", "given" : "D.", "non-dropping-particle" : "", "parse-names" : false, "suffix" : "" }, { "dropping-particle" : "", "family" : "Paton-Walsh", "given" : "C.", "non-dropping-particle" : "", "parse-names" : false, "suffix" : "" }, { "dropping-particle" : "", "family" : "Griffith", "given" : "D. W.T.", "non-dropping-particle" : "", "parse-names" : false, "suffix" : "" } ], "container-title" : "Atmospheric Chemistry and Physics", "id" : "ITEM-2", "issue" : "13", "issued" : { "date-parts" : [ [ "2015" ] ] }, "page" : "7217-7245", "title" : "Multi-model simulation of CO and HCHO in the Southern Hemisphere: comparison with observations and impact of biogenic emissions", "translator" : [ { "dropping-particle" : "", "family" : "G3249", "given" : "", "non-dropping-particle" : "", "parse-names" : false, "suffix" : "" } ], "type" : "article-journal", "volume" : "15" }, "uris" : [ "http://www.mendeley.com/documents/?uuid=255d5c27-712d-4a2b-b04b-5a491f18b52d", "http://www.mendeley.com/documents/?uuid=2cc4e9c7-49d2-477c-88c0-d0f4c8cee146", "http://www.mendeley.com/documents/?uuid=3488df1a-ca09-42be-88f7-9a31a8ade5e6" ] }, { "id" : "ITEM-3", "itemData" : { "DOI" : "10.1016/j.scitotenv.2016.04.061", "ISSN" : "18791026", "abstract" : "The importance of the long-range transport (LRT) on O3and CO budgets over the Eastern Mediterranean has been investigated using the state-of-the-art 3-dimensional global chemistry-transport model TM4-ECPL. A 3-D budget analysis has been performed separating the Eastern from the Western basins and the boundary layer (BL) from the free troposphere (FT). The FT of the Eastern Mediterranean is shown to be a strong receptor of polluted air masses from the Western Mediterranean, and the most important source of polluted air masses for the Eastern Mediterranean BL, with about 40% of O3and of CO in the BL to be transported from the FT aloft. Regional anthropogenic sources are found to have relatively small impact on regional air quality in the area, contributing by about 8% and 18% to surface levels of O3and CO, respectively. Projections using anthropogenic emissions for the year 2050 but neglecting climate change calculate a surface O3decrease of about 11% together with a surface CO increase of roughly 10% in the Eastern Mediterranean.", "author" : [ { "dropping-particle" : "", "family" : "Myriokefalitakis", "given" : "S.", "non-dropping-particle" : "", "parse-names" : false, "suffix" : "" }, { "dropping-particle" : "", "family" : "Daskalakis", "given" : "N.", "non-dropping-particle" : "", "parse-names" : false, "suffix" : "" }, { "dropping-particle" : "", "family" : "Fanourgakis", "given" : "G. S.", "non-dropping-particle" : "", "parse-names" : false, "suffix" : "" }, { "dropping-particle" : "", "family" : "Voulgarakis", "given" : "A.", "non-dropping-particle" : "", "parse-names" : false, "suffix" : "" }, { "dropping-particle" : "", "family" : "Krol", "given" : "M. C.", "non-dropping-particle" : "", "parse-names" : false, "suffix" : "" }, { "dropping-particle" : "", "family" : "Aan de Brugh", "given" : "J. M.J.", "non-dropping-particle" : "", "parse-names" : false, "suffix" : "" }, { "dropping-particle" : "", "family" : "Kanakidou", "given" : "M.", "non-dropping-particle" : "", "parse-names" : false, "suffix" : "" } ], "container-title" : "Science of the Total Environment", "id" : "ITEM-3", "issued" : { "date-parts" : [ [ "2016" ] ] }, "page" : "40-52", "title" : "Ozone and carbon monoxide budgets over the Eastern Mediterranean", "translator" : [ { "dropping-particle" : "", "family" : "G3359", "given" : "", "non-dropping-particle" : "", "parse-names" : false, "suffix" : "" } ], "type" : "article-journal", "volume" : "563-564" }, "uris" : [ "http://www.mendeley.com/documents/?uuid=d77c79c4-7538-463c-8df3-ee596d37aa1d", "http://www.mendeley.com/documents/?uuid=96a68b0c-8cb3-475f-b99a-0d3701413bad", "http://www.mendeley.com/documents/?uuid=44e76322-5472-40dd-a703-78b430551683" ] } ], "mendeley" : { "formattedCitation" : "(Stein et al., 2014; Zeng et al., 2015; Myriokefalitakis et al., 2016)", "plainTextFormattedCitation" : "(Stein et al., 2014; Zeng et al., 2015; Myriokefalitakis et al., 2016)", "previouslyFormattedCitation" : "(Stein et al., 2014; Zeng et al., 2015; Myriokefalitakis et al., 2016)" }, "properties" : { "noteIndex" : 0 }, "schema" : "https://github.com/citation-style-language/schema/raw/master/csl-citation.json" }</w:instrText>
      </w:r>
      <w:r w:rsidRPr="000E472A">
        <w:rPr>
          <w:color w:val="000000"/>
          <w:lang w:val="en-GB"/>
        </w:rPr>
        <w:fldChar w:fldCharType="separate"/>
      </w:r>
      <w:r w:rsidR="00CB33A1">
        <w:rPr>
          <w:noProof/>
          <w:color w:val="000000"/>
          <w:lang w:val="en-GB"/>
        </w:rPr>
        <w:t>(Stein et al., 2014; Zeng et al., 2015; Myriokefalitakis et al., 2016)</w:t>
      </w:r>
      <w:r w:rsidRPr="000E472A">
        <w:rPr>
          <w:color w:val="000000"/>
          <w:lang w:val="en-GB"/>
        </w:rPr>
        <w:fldChar w:fldCharType="end"/>
      </w:r>
      <w:r w:rsidRPr="000E472A">
        <w:rPr>
          <w:color w:val="000000"/>
          <w:lang w:val="en-GB"/>
        </w:rPr>
        <w:t>.</w:t>
      </w:r>
      <w:r w:rsidRPr="000E472A">
        <w:rPr>
          <w:noProof/>
          <w:color w:val="000000"/>
          <w:lang w:val="en-GB"/>
        </w:rPr>
        <w:t xml:space="preserve"> Global CO budget analysis from a multi</w:t>
      </w:r>
      <w:ins w:id="1648" w:author="Lucy Cowie" w:date="2021-07-26T22:11:00Z">
        <w:r w:rsidR="00F67355">
          <w:rPr>
            <w:noProof/>
            <w:color w:val="000000"/>
            <w:lang w:val="en-GB"/>
          </w:rPr>
          <w:t>-</w:t>
        </w:r>
      </w:ins>
      <w:r w:rsidRPr="000E472A">
        <w:rPr>
          <w:noProof/>
          <w:color w:val="000000"/>
          <w:lang w:val="en-GB"/>
        </w:rPr>
        <w:t>model ensemble for more recent years</w:t>
      </w:r>
      <w:ins w:id="1649" w:author="Lucy Cowie" w:date="2021-07-26T22:12:00Z">
        <w:r w:rsidR="00E5125D">
          <w:rPr>
            <w:noProof/>
            <w:color w:val="000000"/>
            <w:lang w:val="en-GB"/>
          </w:rPr>
          <w:t>,</w:t>
        </w:r>
      </w:ins>
      <w:r w:rsidRPr="000E472A">
        <w:rPr>
          <w:noProof/>
          <w:color w:val="000000"/>
          <w:lang w:val="en-GB"/>
        </w:rPr>
        <w:t xml:space="preserve"> including results from the CMIP6 model runs</w:t>
      </w:r>
      <w:ins w:id="1650" w:author="Lucy Cowie" w:date="2021-07-26T22:12:00Z">
        <w:r w:rsidR="00E5125D">
          <w:rPr>
            <w:noProof/>
            <w:color w:val="000000"/>
            <w:lang w:val="en-GB"/>
          </w:rPr>
          <w:t>,</w:t>
        </w:r>
      </w:ins>
      <w:r w:rsidRPr="000E472A">
        <w:rPr>
          <w:noProof/>
          <w:color w:val="000000"/>
          <w:lang w:val="en-GB"/>
        </w:rPr>
        <w:t xml:space="preserve"> are not yet available. </w:t>
      </w:r>
    </w:p>
    <w:p w14:paraId="4E73F604" w14:textId="77777777" w:rsidR="00AF2E59" w:rsidRPr="000E472A" w:rsidRDefault="00AF2E59" w:rsidP="00D5630D">
      <w:pPr>
        <w:pStyle w:val="AR6BodyText"/>
        <w:rPr>
          <w:color w:val="000000"/>
          <w:lang w:val="en-GB"/>
        </w:rPr>
      </w:pPr>
    </w:p>
    <w:p w14:paraId="51B1E539" w14:textId="175F8FA5" w:rsidR="00AF2E59" w:rsidRPr="000E472A" w:rsidRDefault="00AF2E59" w:rsidP="00D5630D">
      <w:pPr>
        <w:pStyle w:val="AR6BodyText"/>
        <w:rPr>
          <w:lang w:val="en-GB"/>
        </w:rPr>
      </w:pPr>
      <w:r w:rsidRPr="000E472A">
        <w:rPr>
          <w:lang w:val="en-GB"/>
        </w:rPr>
        <w:t>Reconstructions of CO concentrations based on limited ice</w:t>
      </w:r>
      <w:ins w:id="1651" w:author="Lucy Cowie" w:date="2021-07-26T22:12:00Z">
        <w:r w:rsidR="00BD37CC">
          <w:rPr>
            <w:lang w:val="en-GB"/>
          </w:rPr>
          <w:t>-</w:t>
        </w:r>
      </w:ins>
      <w:del w:id="1652" w:author="Lucy Cowie" w:date="2021-07-26T22:12:00Z">
        <w:r w:rsidRPr="000E472A" w:rsidDel="00BD37CC">
          <w:rPr>
            <w:lang w:val="en-GB"/>
          </w:rPr>
          <w:delText xml:space="preserve"> </w:delText>
        </w:r>
      </w:del>
      <w:r w:rsidRPr="000E472A">
        <w:rPr>
          <w:lang w:val="en-GB"/>
        </w:rPr>
        <w:t xml:space="preserve">core samples in the </w:t>
      </w:r>
      <w:r w:rsidR="00223B9D">
        <w:rPr>
          <w:lang w:val="en-GB"/>
        </w:rPr>
        <w:t>N</w:t>
      </w:r>
      <w:r w:rsidR="00223B9D" w:rsidRPr="000E472A">
        <w:rPr>
          <w:lang w:val="en-GB"/>
        </w:rPr>
        <w:t xml:space="preserve">orthern </w:t>
      </w:r>
      <w:r w:rsidR="00223B9D">
        <w:rPr>
          <w:lang w:val="en-GB"/>
        </w:rPr>
        <w:t>H</w:t>
      </w:r>
      <w:r w:rsidR="00223B9D" w:rsidRPr="000E472A">
        <w:rPr>
          <w:lang w:val="en-GB"/>
        </w:rPr>
        <w:t xml:space="preserve">emisphere </w:t>
      </w:r>
      <w:r w:rsidRPr="000E472A">
        <w:rPr>
          <w:lang w:val="en-GB"/>
        </w:rPr>
        <w:t>high latitudes suggest CO mole fractions of about 145 ppb in the 1950s, which rose by 10</w:t>
      </w:r>
      <w:ins w:id="1653" w:author="Lucy Cowie" w:date="2021-07-26T22:14:00Z">
        <w:r w:rsidR="00B12741">
          <w:rPr>
            <w:lang w:val="en-GB"/>
          </w:rPr>
          <w:t>–</w:t>
        </w:r>
      </w:ins>
      <w:del w:id="1654" w:author="Lucy Cowie" w:date="2021-07-26T22:14:00Z">
        <w:r w:rsidRPr="000E472A" w:rsidDel="00B12741">
          <w:rPr>
            <w:lang w:val="en-GB"/>
          </w:rPr>
          <w:delText>-</w:delText>
        </w:r>
      </w:del>
      <w:r w:rsidRPr="000E472A">
        <w:rPr>
          <w:lang w:val="en-GB"/>
        </w:rPr>
        <w:t>15 ppb in the mid</w:t>
      </w:r>
      <w:r>
        <w:rPr>
          <w:lang w:val="en-GB"/>
        </w:rPr>
        <w:t>-</w:t>
      </w:r>
      <w:r w:rsidRPr="000E472A">
        <w:rPr>
          <w:lang w:val="en-GB"/>
        </w:rPr>
        <w:t xml:space="preserve"> 1970s, and then declined by about 30</w:t>
      </w:r>
      <w:ins w:id="1655" w:author="Lucy Cowie" w:date="2021-07-26T22:14:00Z">
        <w:r w:rsidR="00DD1F3C">
          <w:rPr>
            <w:lang w:val="en-GB"/>
          </w:rPr>
          <w:t>–</w:t>
        </w:r>
      </w:ins>
      <w:del w:id="1656" w:author="Lucy Cowie" w:date="2021-07-26T22:14:00Z">
        <w:r w:rsidRPr="000E472A" w:rsidDel="00DD1F3C">
          <w:rPr>
            <w:lang w:val="en-GB"/>
          </w:rPr>
          <w:delText xml:space="preserve"> ppb to about </w:delText>
        </w:r>
      </w:del>
      <w:r w:rsidRPr="000E472A">
        <w:rPr>
          <w:lang w:val="en-GB"/>
        </w:rPr>
        <w:t xml:space="preserve">130 ppb by 2008 </w:t>
      </w:r>
      <w:r w:rsidRPr="000E472A">
        <w:rPr>
          <w:lang w:val="en-GB"/>
        </w:rPr>
        <w:fldChar w:fldCharType="begin" w:fldLock="1"/>
      </w:r>
      <w:r w:rsidR="00D477C7">
        <w:rPr>
          <w:lang w:val="en-GB"/>
        </w:rPr>
        <w:instrText>ADDIN CSL_CITATION { "citationItems" : [ { "id" : "ITEM-1", "itemData" : { "DOI" : "10.5194/acp-13-7567-2013", "ISSN" : "16807316", "abstract" : "&lt;p&gt;&lt;strong&gt;Abstract.&lt;/strong&gt; We present the first reconstruction of the Northern Hemisphere (NH) high latitude atmospheric carbon monoxide (CO) mole fraction from Greenland firn air. Firn air samples were collected at three deep ice core sites in Greenland (NGRIP in 2001, Summit in 2006 and NEEM in 2008). CO records from the three sites agree well with each other as well as with recent atmospheric measurements, indicating that CO is well preserved in the firn at these sites. CO atmospheric history was reconstructed back to the year 1950 from the measurements using a combination of two forward models of gas transport in firn and an inverse model. The reconstructed history suggests that Arctic CO in 1950 was 140\u2013150 nmol mol&lt;sup&gt;\u22121&lt;/sup&gt;, which is higher than today's values. CO mole fractions rose by 10\u201315 nmol mol&lt;sup&gt;\u22121&lt;/sup&gt; from 1950 to the 1970s and peaked in the 1970s or early 1980s, followed by a \u2248 30 nmol mol&lt;sup&gt;\u22121&lt;/sup&gt; decline to today's levels. We compare the CO history with the atmospheric histories of methane, light hydrocarbons, molecular hydrogen, CO stable isotopes and hydroxyl radicals (OH), as well as with published CO emission inventories and results of a historical run from a chemistry-transport model. We find that the reconstructed Greenland CO history cannot be reconciled with available emission inventories unless unrealistically large changes in OH are assumed. We argue that the available CO emission inventories strongly underestimate historical NH emissions, and fail to capture the emission decline starting in the late 1970s, which was most likely due to reduced emissions from road transportation in North America and Europe.&lt;/p&gt;", "author" : [ { "dropping-particle" : "V.", "family" : "Petrenko", "given" : "V.", "non-dropping-particle" : "", "parse-names" : false, "suffix" : "" }, { "dropping-particle" : "", "family" : "Martinerie", "given" : "P.", "non-dropping-particle" : "", "parse-names" : false, "suffix" : "" }, { "dropping-particle" : "", "family" : "Novelli", "given" : "P.", "non-dropping-particle" : "", "parse-names" : false, "suffix" : "" }, { "dropping-particle" : "", "family" : "Etheridge", "given" : "D. M.", "non-dropping-particle" : "", "parse-names" : false, "suffix" : "" }, { "dropping-particle" : "", "family" : "Levin", "given" : "I.", "non-dropping-particle" : "", "parse-names" : false, "suffix" : "" }, { "dropping-particle" : "", "family" : "Wang", "given" : "Z.", "non-dropping-particle" : "", "parse-names" : false, "suffix" : "" }, { "dropping-particle" : "", "family" : "Blunier", "given" : "T.", "non-dropping-particle" : "", "parse-names" : false, "suffix" : "" }, { "dropping-particle" : "", "family" : "Chappellaz", "given" : "J.", "non-dropping-particle" : "", "parse-names" : false, "suffix" : "" }, { "dropping-particle" : "", "family" : "Kaiser", "given" : "J.", "non-dropping-particle" : "", "parse-names" : false, "suffix" : "" }, { "dropping-particle" : "", "family" : "Lang", "given" : "P.", "non-dropping-particle" : "", "parse-names" : false, "suffix" : "" }, { "dropping-particle" : "", "family" : "Steele", "given" : "L. P.", "non-dropping-particle" : "", "parse-names" : false, "suffix" : "" }, { "dropping-particle" : "", "family" : "Hammer", "given" : "S.", "non-dropping-particle" : "", "parse-names" : false, "suffix" : "" }, { "dropping-particle" : "", "family" : "Mak", "given" : "J.", "non-dropping-particle" : "", "parse-names" : false, "suffix" : "" }, { "dropping-particle" : "", "family" : "Langenfelds", "given" : "R. L.", "non-dropping-particle" : "", "parse-names" : false, "suffix" : "" }, { "dropping-particle" : "", "family" : "Schwander", "given" : "J.", "non-dropping-particle" : "", "parse-names" : false, "suffix" : "" }, { "dropping-particle" : "", "family" : "Severinghaus", "given" : "J. P.", "non-dropping-particle" : "", "parse-names" : false, "suffix" : "" }, { "dropping-particle" : "", "family" : "Witrant", "given" : "E.", "non-dropping-particle" : "", "parse-names" : false, "suffix" : "" }, { "dropping-particle" : "", "family" : "Petron", "given" : "G.", "non-dropping-particle" : "", "parse-names" : false, "suffix" : "" }, { "dropping-particle" : "", "family" : "Battle", "given" : "M. O.", "non-dropping-particle" : "", "parse-names" : false, "suffix" : "" }, { "dropping-particle" : "", "family" : "Forster", "given" : "G.", "non-dropping-particle" : "", "parse-names" : false, "suffix" : "" }, { "dropping-particle" : "", "family" : "Sturges", "given" : "W. T.", "non-dropping-particle" : "", "parse-names" : false, "suffix" : "" }, { "dropping-particle" : "", "family" : "Lamarque", "given" : "J. F.", "non-dropping-particle" : "", "parse-names" : false, "suffix" : "" }, { "dropping-particle" : "", "family" : "Steffen", "given" : "K.", "non-dropping-particle" : "", "parse-names" : false, "suffix" : "" }, { "dropping-particle" : "", "family" : "White", "given" : "J. W.C.", "non-dropping-particle" : "", "parse-names" : false, "suffix" : "" } ], "container-title" : "Atmospheric Chemistry and Physics", "id" : "ITEM-1", "issue" : "15", "issued" : { "date-parts" : [ [ "2013" ] ] }, "page" : "7567-7585", "title" : "A 60 yr record of atmospheric carbon monoxide reconstructed from Greenland firn air", "translator" : [ { "dropping-particle" : "", "family" : "G3744", "given" : "", "non-dropping-particle" : "", "parse-names" : false, "suffix" : "" } ], "type" : "article-journal", "volume" : "13" }, "uris" : [ "http://www.mendeley.com/documents/?uuid=cff4ede2-c81e-469b-ab71-6f134db3f015", "http://www.mendeley.com/documents/?uuid=29af726a-5954-4605-80ff-7e966c874f36" ] } ], "mendeley" : { "formattedCitation" : "(Petrenko et al., 2013)", "plainTextFormattedCitation" : "(Petrenko et al., 2013)", "previouslyFormattedCitation" : "(Petrenko et al., 2013)" }, "properties" : { "noteIndex" : 0 }, "schema" : "https://github.com/citation-style-language/schema/raw/master/csl-citation.json" }</w:instrText>
      </w:r>
      <w:r w:rsidRPr="000E472A">
        <w:rPr>
          <w:lang w:val="en-GB"/>
        </w:rPr>
        <w:fldChar w:fldCharType="separate"/>
      </w:r>
      <w:r w:rsidR="00CB33A1">
        <w:rPr>
          <w:noProof/>
          <w:lang w:val="en-GB"/>
        </w:rPr>
        <w:t>(Petrenko et al., 2013)</w:t>
      </w:r>
      <w:r w:rsidRPr="000E472A">
        <w:rPr>
          <w:lang w:val="en-GB"/>
        </w:rPr>
        <w:fldChar w:fldCharType="end"/>
      </w:r>
      <w:r w:rsidRPr="000E472A">
        <w:rPr>
          <w:lang w:val="en-GB"/>
        </w:rPr>
        <w:t xml:space="preserve">. The </w:t>
      </w:r>
      <w:r>
        <w:rPr>
          <w:lang w:val="en-GB"/>
        </w:rPr>
        <w:t>negative</w:t>
      </w:r>
      <w:r w:rsidRPr="000E472A">
        <w:rPr>
          <w:lang w:val="en-GB"/>
        </w:rPr>
        <w:t xml:space="preserve"> trends since the 1990s are often attributed to emission regulations from road transportation in North America and Europe.  </w:t>
      </w:r>
      <w:r w:rsidRPr="000E472A">
        <w:rPr>
          <w:noProof/>
          <w:color w:val="000000"/>
          <w:lang w:val="en-GB"/>
        </w:rPr>
        <w:t xml:space="preserve">Due to limited observations prior to the satellite era, </w:t>
      </w:r>
      <w:commentRangeStart w:id="1657"/>
      <w:r w:rsidRPr="000E472A">
        <w:rPr>
          <w:noProof/>
          <w:color w:val="000000"/>
          <w:lang w:val="en-GB"/>
        </w:rPr>
        <w:t>our knowledge on long-term global CO trends are estimated using models</w:t>
      </w:r>
      <w:commentRangeEnd w:id="1657"/>
      <w:r w:rsidR="00262858">
        <w:rPr>
          <w:rStyle w:val="Marquedecommentaire"/>
          <w:lang w:val="en-GB"/>
        </w:rPr>
        <w:commentReference w:id="1657"/>
      </w:r>
      <w:r w:rsidRPr="000E472A">
        <w:rPr>
          <w:noProof/>
          <w:color w:val="000000"/>
          <w:lang w:val="en-GB"/>
        </w:rPr>
        <w:t xml:space="preserve">. An increase of global CO burden of about </w:t>
      </w:r>
      <w:r>
        <w:rPr>
          <w:lang w:val="en-GB"/>
        </w:rPr>
        <w:t>5</w:t>
      </w:r>
      <w:r w:rsidRPr="000E472A">
        <w:rPr>
          <w:lang w:val="en-GB"/>
        </w:rPr>
        <w:t xml:space="preserve">0% </w:t>
      </w:r>
      <w:r w:rsidRPr="000E472A">
        <w:rPr>
          <w:noProof/>
          <w:color w:val="000000"/>
          <w:lang w:val="en-GB"/>
        </w:rPr>
        <w:t xml:space="preserve">for the year 2000 relative to 1850 </w:t>
      </w:r>
      <w:r w:rsidRPr="00D837A8">
        <w:rPr>
          <w:lang w:val="en-GB"/>
        </w:rPr>
        <w:t xml:space="preserve">is found in CMIP6 </w:t>
      </w:r>
      <w:r w:rsidRPr="000E472A">
        <w:rPr>
          <w:lang w:val="en-GB"/>
        </w:rPr>
        <w:fldChar w:fldCharType="begin" w:fldLock="1"/>
      </w:r>
      <w:r w:rsidR="00D477C7">
        <w:rPr>
          <w:lang w:val="en-GB"/>
        </w:rPr>
        <w:instrText>ADDIN CSL_CITATION { "citationItems" : [ { "id" : "ITEM-1", "itemData" : { "DOI" : "10.5194/acp-2019-1216", "abstract" : "The evolution of tropospheric ozone from 1850 to 2100 has been studied using data from Phase 6 of the Coupled Model Intercomparison Project (CMIP6). We evaluate long-term changes using coupled atmosphere-ocean chemistry-climate models, focusing on the CMIP historical and ScenarioMIP ssp370 experiments, for which detailed tropospheric ozone diagnostics were archived. The model ensemble has been evaluated against a suite of surface, sonde, and satellite observations of the past several decades, and found to reproduce well the salient spatial, seasonal and decadal variability and trends. The tropospheric ozone burden increases from 244 \u00b1 30 Tg in 1850 to a mean value of 348 \u00b1 15 Tg for the period 2005\u20132014, an increase of 40 %. Modelled present day values agree well with previous determinations (ACCENT: 336 \u00b1 27 Tg; ACCMIP: 337 \u00b1 23 Tg and TOAR: 340 \u00b1 34 Tg). In the ssp370 experiments, the ozone burden reaches a maximum of 402 \u00b1 36 Tg in 2090, before declining slightly to 396 \u00b1 32 Tg by 2100. The ozone budget has been examined over the same period using lumped ozone production (PO3) and loss (LO3) diagnostics. There are large differences (30 %) between models in the preindustrial period, with the difference narrowing to 15 % in the present day. Both ozone production and chemical loss terms increase steadily over the period 1850 to 2100, with net chemical production (PO3-LO3) reaching a maximum around the year 2000. The residual term, which contains contributions from stratosphere-troposphere transport reaches a minimum around the same time, while dry deposition increases steadily across the experiment. Differences between the model residual terms are explained in terms of variation in tropopause height and stratospheric ozone burden.", "author" : [ { "dropping-particle" : "", "family" : "Griffiths", "given" : "P T", "non-dropping-particle" : "", "parse-names" : false, "suffix" : "" }, { "dropping-particle" : "", "family" : "Murray", "given" : "L T", "non-dropping-particle" : "", "parse-names" : false, "suffix" : "" }, { "dropping-particle" : "", "family" : "Zeng", "given" : "G", "non-dropping-particle" : "", "parse-names" : false, "suffix" : "" }, { "dropping-particle" : "", "family" : "Archibald", "given" : "A T", "non-dropping-particle" : "", "parse-names" : false, "suffix" : "" }, { "dropping-particle" : "", "family" : "Emmons", "given" : "L K", "non-dropping-particle" : "", "parse-names" : false, "suffix" : "" }, { "dropping-particle" : "", "family" : "Galbally", "given" : "I", "non-dropping-particle" : "", "parse-names" : false, "suffix" : "" }, { "dropping-particle" : "", "family" : "Hassler", "given" : "B", "non-dropping-particle" : "", "parse-names" : false, "suffix" : "" }, { "dropping-particle" : "", "family" : "Horowitz", "given" : "L W", "non-dropping-particle" : "", "parse-names" : false, "suffix" : "" }, { "dropping-particle" : "", "family" : "Keeble", "given" : "J", "non-dropping-particle" : "", "parse-names" : false, "suffix" : "" }, { "dropping-particle" : "", "family" : "Liu", "given" : "J", "non-dropping-particle" : "", "parse-names" : false, "suffix" : "" }, { "dropping-particle" : "", "family" : "Moeini", "given" : "O", "non-dropping-particle" : "", "parse-names" : false, "suffix" : "" }, { "dropping-particle" : "", "family" : "Naik", "given" : "V", "non-dropping-particle" : "", "parse-names" : false, "suffix" : "" }, { "dropping-particle" : "", "family" : "O'Connor", "given" : "F M", "non-dropping-particle" : "", "parse-names" : false, "suffix" : "" }, { "dropping-particle" : "", "family" : "Shin", "given" : "Y M", "non-dropping-particle" : "", "parse-names" : false, "suffix" : "" }, { "dropping-particle" : "", "family" : "Tarasick", "given" : "D", "non-dropping-particle" : "", "parse-names" : false, "suffix" : "" }, { "dropping-particle" : "", "family" : "Tilmes", "given" : "S", "non-dropping-particle" : "", "parse-names" : false, "suffix" : "" }, { "dropping-particle" : "", "family" : "Turnock", "given" : "S T", "non-dropping-particle" : "", "parse-names" : false, "suffix" : "" }, { "dropping-particle" : "", "family" : "Wild", "given" : "O", "non-dropping-particle" : "", "parse-names" : false, "suffix" : "" }, { "dropping-particle" : "", "family" : "Young", "given" : "P J", "non-dropping-particle" : "", "parse-names" : false, "suffix" : "" }, { "dropping-particle" : "", "family" : "Zanis", "given" : "P", "non-dropping-particle" : "", "parse-names" : false, "suffix" : "" } ], "container-title" : "Atmospheric Chemistry and Physics", "id" : "ITEM-1", "issued" : { "date-parts" : [ [ "2020" ] ] }, "page" : "1-50", "title" : "Tropospheric ozone in CMIP6 Simulations", "translator" : [ { "dropping-particle" : "", "family" : "G5139", "given" : "", "non-dropping-particle" : "", "parse-names" : false, "suffix" : "" } ], "type" : "article-journal", "volume" : "2020" }, "uris" : [ "http://www.mendeley.com/documents/?uuid=7e2f00ac-63d7-419e-a953-58b5c04e6641", "http://www.mendeley.com/documents/?uuid=a59e9358-1fcc-405a-9858-7cbe6b762739" ] } ], "mendeley" : { "formattedCitation" : "(Griffiths et al., 2020)", "plainTextFormattedCitation" : "(Griffiths et al., 2020)", "previouslyFormattedCitation" : "(Griffiths et al., 2020)" }, "properties" : { "noteIndex" : 0 }, "schema" : "https://github.com/citation-style-language/schema/raw/master/csl-citation.json" }</w:instrText>
      </w:r>
      <w:r w:rsidRPr="000E472A">
        <w:rPr>
          <w:lang w:val="en-GB"/>
        </w:rPr>
        <w:fldChar w:fldCharType="separate"/>
      </w:r>
      <w:r w:rsidR="00CB33A1">
        <w:rPr>
          <w:noProof/>
          <w:lang w:val="en-GB"/>
        </w:rPr>
        <w:t>(Griffiths et al., 2020)</w:t>
      </w:r>
      <w:r w:rsidRPr="000E472A">
        <w:rPr>
          <w:lang w:val="en-GB"/>
        </w:rPr>
        <w:fldChar w:fldCharType="end"/>
      </w:r>
      <w:r w:rsidRPr="000E472A">
        <w:rPr>
          <w:lang w:val="en-GB"/>
        </w:rPr>
        <w:t xml:space="preserve">. </w:t>
      </w:r>
    </w:p>
    <w:p w14:paraId="30B39985" w14:textId="77777777" w:rsidR="00AF2E59" w:rsidRPr="000E472A" w:rsidRDefault="00AF2E59" w:rsidP="00D5630D">
      <w:pPr>
        <w:pStyle w:val="AR6BodyText"/>
        <w:rPr>
          <w:lang w:val="en-GB"/>
        </w:rPr>
      </w:pPr>
    </w:p>
    <w:p w14:paraId="751546AD" w14:textId="341B06A1" w:rsidR="00AF2E59" w:rsidRPr="000E472A" w:rsidRDefault="00ED4FB4" w:rsidP="00D5630D">
      <w:pPr>
        <w:pStyle w:val="AR6BodyText"/>
        <w:rPr>
          <w:noProof/>
          <w:lang w:val="en-GB"/>
        </w:rPr>
      </w:pPr>
      <w:ins w:id="1658" w:author="Lucy Cowie" w:date="2021-07-26T22:16:00Z">
        <w:r>
          <w:rPr>
            <w:lang w:val="en-GB"/>
          </w:rPr>
          <w:t xml:space="preserve">The </w:t>
        </w:r>
      </w:ins>
      <w:r w:rsidR="00AF2E59" w:rsidRPr="000E472A">
        <w:rPr>
          <w:lang w:val="en-GB"/>
        </w:rPr>
        <w:t>AR5 reported a global CO decline of about 1%</w:t>
      </w:r>
      <w:r w:rsidR="00AF2E59">
        <w:rPr>
          <w:lang w:val="en-GB"/>
        </w:rPr>
        <w:t xml:space="preserve"> </w:t>
      </w:r>
      <w:r w:rsidR="00AF2E59" w:rsidRPr="000E472A">
        <w:rPr>
          <w:lang w:val="en-GB"/>
        </w:rPr>
        <w:t>yr</w:t>
      </w:r>
      <w:ins w:id="1659" w:author="Lucy Cowie" w:date="2021-07-26T22:16:00Z">
        <w:r w:rsidR="00FB6A0C">
          <w:rPr>
            <w:vertAlign w:val="superscript"/>
            <w:lang w:val="en-GB"/>
          </w:rPr>
          <w:t>–</w:t>
        </w:r>
      </w:ins>
      <w:del w:id="1660" w:author="Lucy Cowie" w:date="2021-07-26T22:16:00Z">
        <w:r w:rsidR="00AF2E59" w:rsidRPr="000E472A" w:rsidDel="00FB6A0C">
          <w:rPr>
            <w:vertAlign w:val="superscript"/>
            <w:lang w:val="en-GB"/>
          </w:rPr>
          <w:delText>-</w:delText>
        </w:r>
      </w:del>
      <w:r w:rsidR="00AF2E59" w:rsidRPr="000E472A">
        <w:rPr>
          <w:vertAlign w:val="superscript"/>
          <w:lang w:val="en-GB"/>
        </w:rPr>
        <w:t>1</w:t>
      </w:r>
      <w:r w:rsidR="00AF2E59" w:rsidRPr="000E472A">
        <w:rPr>
          <w:lang w:val="en-GB"/>
        </w:rPr>
        <w:t xml:space="preserve"> based on satellite data from 2002</w:t>
      </w:r>
      <w:ins w:id="1661" w:author="Lucy Cowie" w:date="2021-07-26T22:16:00Z">
        <w:r w:rsidR="00FB6A0C">
          <w:rPr>
            <w:lang w:val="en-GB"/>
          </w:rPr>
          <w:t>–</w:t>
        </w:r>
      </w:ins>
      <w:del w:id="1662" w:author="Lucy Cowie" w:date="2021-07-26T22:16:00Z">
        <w:r w:rsidR="00AF2E59" w:rsidRPr="000E472A" w:rsidDel="00FB6A0C">
          <w:rPr>
            <w:lang w:val="en-GB"/>
          </w:rPr>
          <w:delText>-</w:delText>
        </w:r>
      </w:del>
      <w:r w:rsidR="00AF2E59" w:rsidRPr="000E472A">
        <w:rPr>
          <w:lang w:val="en-GB"/>
        </w:rPr>
        <w:t>2010, but biases in instruments render</w:t>
      </w:r>
      <w:r w:rsidR="00AF2E59">
        <w:rPr>
          <w:lang w:val="en-GB"/>
        </w:rPr>
        <w:t>ed</w:t>
      </w:r>
      <w:r w:rsidR="00AF2E59" w:rsidRPr="000E472A">
        <w:rPr>
          <w:lang w:val="en-GB"/>
        </w:rPr>
        <w:t xml:space="preserve"> low confidence in this trend. </w:t>
      </w:r>
      <w:ins w:id="1663" w:author="Lucy Cowie" w:date="2021-07-26T22:17:00Z">
        <w:r w:rsidR="00D63003">
          <w:rPr>
            <w:lang w:val="en-GB"/>
          </w:rPr>
          <w:t xml:space="preserve">The </w:t>
        </w:r>
      </w:ins>
      <w:r w:rsidR="00AF2E59" w:rsidRPr="000E472A">
        <w:rPr>
          <w:lang w:val="en-GB"/>
        </w:rPr>
        <w:t xml:space="preserve">AR5 also indicated a small CO decrease from in situ networks but did not provide quantitative estimates. New analysis of CO trends performed since AR5 and based on different observational platforms and assimilation products show a decline globally and over most regions during the last one to two decades with varying amplitudes partly depending on the period of analysis </w:t>
      </w:r>
      <w:r w:rsidR="00AF2E59" w:rsidRPr="00AE2DB8">
        <w:rPr>
          <w:noProof/>
          <w:lang w:val="en-GB"/>
        </w:rPr>
        <w:t>(</w:t>
      </w:r>
      <w:r w:rsidR="00AF2E59" w:rsidRPr="00C827FE">
        <w:rPr>
          <w:noProof/>
          <w:lang w:val="en-GB"/>
        </w:rPr>
        <w:t>Table 6.</w:t>
      </w:r>
      <w:r w:rsidR="00AE2DB8" w:rsidRPr="00C827FE">
        <w:rPr>
          <w:noProof/>
          <w:lang w:val="en-GB"/>
        </w:rPr>
        <w:t>4</w:t>
      </w:r>
      <w:r w:rsidR="00AF2E59" w:rsidRPr="00AE2DB8">
        <w:rPr>
          <w:noProof/>
          <w:lang w:val="en-GB"/>
        </w:rPr>
        <w:t>).</w:t>
      </w:r>
      <w:r w:rsidR="00AF2E59" w:rsidRPr="000E472A">
        <w:rPr>
          <w:noProof/>
          <w:lang w:val="en-GB"/>
        </w:rPr>
        <w:t xml:space="preserve"> Inversion</w:t>
      </w:r>
      <w:ins w:id="1664" w:author="Lucy Cowie" w:date="2021-07-26T22:17:00Z">
        <w:r w:rsidR="00BB0A6B">
          <w:rPr>
            <w:noProof/>
            <w:lang w:val="en-GB"/>
          </w:rPr>
          <w:t>-</w:t>
        </w:r>
      </w:ins>
      <w:del w:id="1665" w:author="Lucy Cowie" w:date="2021-07-26T22:17:00Z">
        <w:r w:rsidR="00AF2E59" w:rsidRPr="000E472A" w:rsidDel="00BB0A6B">
          <w:rPr>
            <w:noProof/>
            <w:lang w:val="en-GB"/>
          </w:rPr>
          <w:delText xml:space="preserve"> </w:delText>
        </w:r>
      </w:del>
      <w:r w:rsidR="00AF2E59" w:rsidRPr="000E472A">
        <w:rPr>
          <w:noProof/>
          <w:lang w:val="en-GB"/>
        </w:rPr>
        <w:t>based analysis attribute</w:t>
      </w:r>
      <w:ins w:id="1666" w:author="Lucy Cowie" w:date="2021-07-26T22:18:00Z">
        <w:r w:rsidR="006C252D">
          <w:rPr>
            <w:noProof/>
            <w:lang w:val="en-GB"/>
          </w:rPr>
          <w:t>s</w:t>
        </w:r>
      </w:ins>
      <w:r w:rsidR="00AF2E59" w:rsidRPr="000E472A">
        <w:rPr>
          <w:noProof/>
          <w:lang w:val="en-GB"/>
        </w:rPr>
        <w:t xml:space="preserve"> the global CO decline during the past two decades to decreases in anthropogenic and biomass</w:t>
      </w:r>
      <w:ins w:id="1667" w:author="Lucy Cowie" w:date="2021-07-26T22:18:00Z">
        <w:r w:rsidR="006B1D3D">
          <w:rPr>
            <w:noProof/>
            <w:lang w:val="en-GB"/>
          </w:rPr>
          <w:t>-</w:t>
        </w:r>
      </w:ins>
      <w:del w:id="1668" w:author="Lucy Cowie" w:date="2021-07-26T22:18:00Z">
        <w:r w:rsidR="00AF2E59" w:rsidRPr="000E472A" w:rsidDel="006B1D3D">
          <w:rPr>
            <w:noProof/>
            <w:lang w:val="en-GB"/>
          </w:rPr>
          <w:delText xml:space="preserve"> </w:delText>
        </w:r>
      </w:del>
      <w:r w:rsidR="00AF2E59" w:rsidRPr="000E472A">
        <w:rPr>
          <w:noProof/>
          <w:lang w:val="en-GB"/>
        </w:rPr>
        <w:t xml:space="preserve">burning CO emissions </w:t>
      </w:r>
      <w:r w:rsidR="005B4287">
        <w:rPr>
          <w:noProof/>
          <w:lang w:val="en-GB"/>
        </w:rPr>
        <w:t xml:space="preserve">despite probable </w:t>
      </w:r>
      <w:r w:rsidR="00AF2E59" w:rsidRPr="000E472A">
        <w:rPr>
          <w:noProof/>
          <w:lang w:val="en-GB"/>
        </w:rPr>
        <w:t xml:space="preserve">increase in atmospheric CO chemical production </w:t>
      </w:r>
      <w:r w:rsidR="00AF2E59" w:rsidRPr="000E472A">
        <w:rPr>
          <w:noProof/>
          <w:lang w:val="en-GB"/>
        </w:rPr>
        <w:fldChar w:fldCharType="begin" w:fldLock="1"/>
      </w:r>
      <w:r w:rsidR="00D477C7">
        <w:rPr>
          <w:noProof/>
          <w:lang w:val="en-GB"/>
        </w:rPr>
        <w:instrText>ADDIN CSL_CITATION { "citationItems" : [ { "id" : "ITEM-1", "itemData" : { "DOI" : "10.5194/acp-17-4565-2017", "ISBN" : "1680-7316", "abstract" : "Long-term measurements from satellites and surface stations have demonstrated a decreasing trend of tropospheric carbon monoxide (CO) in the Northern Hemisphere over the past decade. Likely explanations for this decrease include changes in anthropogenic, fires, and/or biogenic emissions or changes in the primary chemical sink hydroxyl radical (OH). Using remotely sensed CO measurements from the Measurement of Pollution in the Troposphere (MOPITT) satellite instrument, in situ methyl chloroform (MCF) measurements from the World Data Centre for Greenhouse Gases (WDCGG) and the adjoint of the GEOS-Chem model, we estimate the change in global CO emissions from 2001 to 2015. We show that the loss rate of MCF varied by 0.2% in the past 15 years, indicating that changes in global OH distributions do not explain the recent decrease in CO. Our two-step inversion approach for estimating CO emissions is intended to mitigate the effect of bias errors in the MOPITT data as well as model errors in transport and chemistry, which are the primary factors contributing to the uncertainties when quantifying CO emissions using these remotely sensed data. Our results confirm that the decreasing trend of tropospheric CO in the Northern Hemisphere is due to decreasing CO emissions from anthropogenic and biomass burning sources. In particular, we find decreasing CO emissions from the United States and China in the past 15 years, and unchanged anthropogenic CO emissions from Europe since 2008. We find decreasing trends of biomass burning CO emissions from boreal North America, boreal Asia and South America, but little change over Africa. In contrast to prior results, we find that a positive trend in CO emissions is likely for India and southeast Asia.", "author" : [ { "dropping-particle" : "", "family" : "Jiang", "given" : "Zhe", "non-dropping-particle" : "", "parse-names" : false, "suffix" : "" }, { "dropping-particle" : "", "family" : "Worden", "given" : "John R", "non-dropping-particle" : "", "parse-names" : false, "suffix" : "" }, { "dropping-particle" : "", "family" : "Worden", "given" : "Helen", "non-dropping-particle" : "", "parse-names" : false, "suffix" : "" }, { "dropping-particle" : "", "family" : "Deeter", "given" : "Merritt", "non-dropping-particle" : "", "parse-names" : false, "suffix" : "" }, { "dropping-particle" : "", "family" : "Jones", "given" : "Dylan B A", "non-dropping-particle" : "", "parse-names" : false, "suffix" : "" }, { "dropping-particle" : "", "family" : "Arellano", "given" : "Avelino F", "non-dropping-particle" : "", "parse-names" : false, "suffix" : "" }, { "dropping-particle" : "", "family" : "Henze", "given" : "Daven K", "non-dropping-particle" : "", "parse-names" : false, "suffix" : "" } ], "container-title" : "Atmospheric Chemistry and Physics", "id" : "ITEM-1", "issue" : "7", "issued" : { "date-parts" : [ [ "2017" ] ] }, "note" : "Times Cited: 8\nChem, GEOS/C-5595-2014\n0\n8\n1680-7324", "page" : "4565-4583", "title" : "A 15-year record of CO emissions constrained by MOPITT CO observations", "translator" : [ { "dropping-particle" : "", "family" : "G5269", "given" : "", "non-dropping-particle" : "", "parse-names" : false, "suffix" : "" } ], "type" : "article-journal", "volume" : "17" }, "uris" : [ "http://www.mendeley.com/documents/?uuid=87054999-c43a-4223-9f52-b945db95c81c", "http://www.mendeley.com/documents/?uuid=62e82712-8fb1-4a80-aff6-3b90f15c112d", "http://www.mendeley.com/documents/?uuid=cf485ec2-30c1-4f47-91e5-5488ab955130" ] }, { "id" : "ITEM-2", "itemData" : { "DOI" : "10.5194/essd-11-1411-2019", "ISSN" : "18663516", "abstract" : "Atmospheric carbon monoxide (CO) concentrations have been decreasing since 2000, as observed by both satellite-and ground-based instruments, but global bottom-up emission inventories estimate increasing anthropogenic CO emissions concurrently. In this study, we use a multi-species atmospheric Bayesian inversion approach to attribute satellite-observed atmospheric CO variations to its sources and sinks in order to achieve a full closure of the global CO budget during 2000-2017. Our observation constraints include satellite retrievals of the total column mole fraction of CO, formaldehyde (HCHO), and methane (CH4) that are all major components of the atmospheric CO cycle. Three inversions (i.e., 2000-2017, 2005-2017, and 2010-2017) are performed to use the observation data to the maximum extent possible as they become available and assess the consistency of inversion results to the assimilation of more trace gas species. We identify a declining trend in the global CO budget since 2000 (three inversions are broadly consistent during overlapping periods), driven by reduced anthropogenic emissions in the US and Europe (both likely from the transport sector), and in China (likely from industry and residential sectors), as well as by reduced biomass burning emissions globally, especially in equatorial Africa (associated with reduced burned areas). We show that the trends and drivers of the inversionbased CO budget are not affected by the inter-annual variation assumed for prior CO fluxes. All three inversions contradict the global bottom-up inventories in the world's top two emitters: for the sign of anthropogenic emission trends in China (e.g., here-0:8 \u00b1 0:5 % yr-1 since 2000, while the prior gives 1:3 \u00b1 0:4 % yr-1) and for the rate of anthropogenic emission increase in South Asia (e.g., here 1:0 \u00b1 0:6 % yr-1 since 2000, smaller than 3:5 \u00b1 0:4 % yr-1 in the prior inventory). The posterior model CO concentrations and trends agree well with independent ground-based observations and correct the prior model bias. The comparison of the three inversions with different observation constraints further suggests that the most complete constrained inversion that assimilates CO, HCHO, and CH4 has a good representation of the global CO budget, and therefore matches best with independent observations, while the inversion only assimilating CO tends to underestimate both the decrease in anthropogenic CO emissions and the increase in the CO chemical production. The global CO \u2026", "author" : [ { "dropping-particle" : "", "family" : "Zheng", "given" : "Bo", "non-dropping-particle" : "", "parse-names" : false, "suffix" : "" }, { "dropping-particle" : "", "family" : "Chevallier", "given" : "Frederic", "non-dropping-particle" : "", "parse-names" : false, "suffix" : "" }, { "dropping-particle" : "", "family" : "Yin", "given" : "Yi", "non-dropping-particle" : "", "parse-names" : false, "suffix" : "" }, { "dropping-particle" : "", "family" : "Ciais", "given" : "Philippe", "non-dropping-particle" : "", "parse-names" : false, "suffix" : "" }, { "dropping-particle" : "", "family" : "Fortems-Cheiney", "given" : "Audrey", "non-dropping-particle" : "", "parse-names" : false, "suffix" : "" }, { "dropping-particle" : "", "family" : "Deeter", "given" : "Merritt N.", "non-dropping-particle" : "", "parse-names" : false, "suffix" : "" }, { "dropping-particle" : "", "family" : "Parker", "given" : "Robert J.", "non-dropping-particle" : "", "parse-names" : false, "suffix" : "" }, { "dropping-particle" : "", "family" : "Wang", "given" : "Yilong", "non-dropping-particle" : "", "parse-names" : false, "suffix" : "" }, { "dropping-particle" : "", "family" : "Worden", "given" : "Helen M.", "non-dropping-particle" : "", "parse-names" : false, "suffix" : "" }, { "dropping-particle" : "", "family" : "Zhao", "given" : "Yuanhong", "non-dropping-particle" : "", "parse-names" : false, "suffix" : "" } ], "container-title" : "Earth System Science Data", "id" : "ITEM-2", "issue" : "3", "issued" : { "date-parts" : [ [ "2019" ] ] }, "page" : "1411-1436", "title" : "Global atmospheric carbon monoxide budget 2000-2017 inferred from multi-species atmospheric inversions", "translator" : [ { "dropping-particle" : "", "family" : "G3978", "given" : "", "non-dropping-particle" : "", "parse-names" : false, "suffix" : "" } ], "type" : "article-journal", "volume" : "11" }, "uris" : [ "http://www.mendeley.com/documents/?uuid=f1b24a2e-3fa5-4579-acf3-ca9a64e5478c", "http://www.mendeley.com/documents/?uuid=a8bd0ce5-76a1-4ef0-aa87-86e334448e3a" ] }, { "id" : "ITEM-3", "itemData" : { "DOI" : "10.1002/2017GL074987", "ISBN" : "0094-8276", "ISSN" : "19448007", "abstract" : "Abstract Understanding changes in the burden and growth rate of atmospheric methane (CH4) has been the focus of several recent studies but still lacks scientific consensus. Here we investigate the role of decreasing anthropogenic carbon monoxide (CO) emissions since 2002 on hydroxyl radical (OH) sinks and tropospheric CH4 loss. We quantify this impact by contrasting two model simulations for 2002?2013: (1) a Measurement of the Pollution in the Troposphere (MOPITT) CO reanalysis and (2) a Control-Run without CO assimilation. These simulations are performed with the Community Atmosphere Model with Chemistry of the Community Earth System Model fully coupled chemistry climate model with prescribed CH4 surface concentrations. The assimilation of MOPITT observations constrains the global CO burden, which significantly decreased over this period by ~20%. We find that this decrease results to (a) increase in CO chemical production, (b) higher CH4 oxidation by OH, and (c) ~8% shorter CH4 lifetime. We elucidate this coupling by a surrogate mechanism for CO-OH-CH4 that is quantified from the full chemistry simulations.", "author" : [ { "dropping-particle" : "", "family" : "Gaubert", "given" : "B.", "non-dropping-particle" : "", "parse-names" : false, "suffix" : "" }, { "dropping-particle" : "", "family" : "Worden", "given" : "H. M.", "non-dropping-particle" : "", "parse-names" : false, "suffix" : "" }, { "dropping-particle" : "", "family" : "Arellano", "given" : "A. F.J.", "non-dropping-particle" : "", "parse-names" : false, "suffix" : "" }, { "dropping-particle" : "", "family" : "Emmons", "given" : "L. K.", "non-dropping-particle" : "", "parse-names" : false, "suffix" : "" }, { "dropping-particle" : "", "family" : "Tilmes", "given" : "S.", "non-dropping-particle" : "", "parse-names" : false, "suffix" : "" }, { "dropping-particle" : "", "family" : "Barr\u00e9", "given" : "J.", "non-dropping-particle" : "", "parse-names" : false, "suffix" : "" }, { "dropping-particle" : "", "family" : "Martinez Alonso", "given" : "S.", "non-dropping-particle" : "", "parse-names" : false, "suffix" : "" }, { "dropping-particle" : "", "family" : "Vitt", "given" : "F.", "non-dropping-particle" : "", "parse-names" : false, "suffix" : "" }, { "dropping-particle" : "", "family" : "Anderson", "given" : "J. L.", "non-dropping-particle" : "", "parse-names" : false, "suffix" : "" }, { "dropping-particle" : "",</w:instrText>
      </w:r>
      <w:r w:rsidR="00D477C7" w:rsidRPr="002A1EE0">
        <w:rPr>
          <w:noProof/>
        </w:rPr>
        <w:instrText xml:space="preserve"> "family" : "Alkemade", "given" : "F.", "non-dropping-particle" : "", "parse-names" : false, "suffix" : "" }, { "dropping-particle" : "", "family" : "Houweling", "given" : "S.", "non-dropping-particle" : "", "parse-names" : false, "suffix" : "" }, { "dropping-particle" : "", "family" : "Edwards", "given" : "D. P.", "non-dropping-particle" : "", "parse-names" : false, "suffix" : "" } ], "container-title" : "Geophysical Research Letters", "id" : "ITEM-3", "issue" : "19", "issued" : { "date-parts" : [ [ "2017" ] ] }, "page" : "9985-9995", "title" : "Chemical Feedback From Decreasing Carbon Monoxide Emissions", "translator" : [ { "dropping-particle" : "", "family" : "G3250", "given" : "", "non-dropping-particle" : "", "parse-names" : false, "suffix" : "" } ], "type" : "article-journal", "volume" : "44" }, "uris" : [ "http://www.mendeley.com/documents/?uuid=8688319a-ce21-4e29-9830-2c0e203681e9", "http://www.mendeley.com/documents/?uuid=3c62e912-33f4-460d-b08a-bd0591393cf5", "http://www.mendeley.com/documents/?uuid=a8cc9d62-9347-4142-bb41-3f2bb3741c09" ] } ], "mendeley" : { "formattedCitation" : "(Gaubert et al., 2017; Jiang et al., 2017; Zheng et al., 2019)", "plainTextFormattedCitation" : "(Gaubert et al., 2017; Jiang et al., 2017; Zheng et al., 2019)", "previouslyFormattedCitation" : "(Gaubert et al., 2017; Jiang et al., 2017; Zheng et al., 2019)" }, "properties" : { "noteIndex" : 0 }, "schema" : "https://github.com/citation-style-language/schema/raw/master/csl-citation.json" }</w:instrText>
      </w:r>
      <w:r w:rsidR="00AF2E59" w:rsidRPr="000E472A">
        <w:rPr>
          <w:noProof/>
          <w:lang w:val="en-GB"/>
        </w:rPr>
        <w:fldChar w:fldCharType="separate"/>
      </w:r>
      <w:r w:rsidR="00CB33A1">
        <w:rPr>
          <w:noProof/>
        </w:rPr>
        <w:t>(Gaubert et al., 2017; Jiang et al., 2017; Zheng et al., 2019)</w:t>
      </w:r>
      <w:r w:rsidR="00AF2E59" w:rsidRPr="000E472A">
        <w:rPr>
          <w:noProof/>
          <w:lang w:val="en-GB"/>
        </w:rPr>
        <w:fldChar w:fldCharType="end"/>
      </w:r>
      <w:r w:rsidR="00AF2E59" w:rsidRPr="00C827FE">
        <w:rPr>
          <w:noProof/>
        </w:rPr>
        <w:t xml:space="preserve">. </w:t>
      </w:r>
      <w:commentRangeStart w:id="1669"/>
      <w:r w:rsidR="00AF2E59" w:rsidRPr="00C827FE">
        <w:rPr>
          <w:noProof/>
        </w:rPr>
        <w:t xml:space="preserve">Furthermore, </w:t>
      </w:r>
      <w:r w:rsidR="00AF2E59" w:rsidRPr="000E472A">
        <w:rPr>
          <w:noProof/>
          <w:lang w:val="en-GB"/>
        </w:rPr>
        <w:fldChar w:fldCharType="begin" w:fldLock="1"/>
      </w:r>
      <w:r w:rsidR="00D477C7">
        <w:rPr>
          <w:noProof/>
        </w:rPr>
        <w:instrText xml:space="preserve">ADDIN CSL_CITATION { "citationItems" : [ { "id" : "ITEM-1", "itemData" : { "DOI" : "10.1016/j.rse.2020.112275", "ISSN" : "00344257", "abstract" : "Following past studies to quantify decadal trends in global carbon monoxide (CO) using satellite observations, we update estimates and find a CO trend in column amounts of about \u22120.50 % per year between 2002 to 2018, which is a deceleration compared to analyses performed on shorter records that found \u22121 % per year. Aerosols are co-emitted with CO from both fires and anthropogenic sources but with a shorter lifetime than CO. A combined trend analysis of CO and aerosol optical depth (AOD) measurements from space helps to diagnose the drivers of regional differences in the CO trend. We use the long-term records of CO from the Measurements of Pollution in the Troposphere (MOPITT) and AOD from the Moderate Resolution Imaging Spectroradiometer (MODIS) instrument. Other satellite instruments measuring CO in the thermal infrared, AIRS, TES, IASI, and CrIS, show consistent hemispheric CO variability and corroborate results from the trend analysis performed with MOPITT CO. Trends are examined by hemisphere and in regions for 2002 to 2018, with uncertainties quantified. The CO and AOD records are split into two sub-periods (2002 to 2010 and 2010 to 2018) in order to assess trend changes over the 16 years. We focus on four major population centers: Northeast China, North India, Europe, and Eastern USA, as well as fire-prone regions in both hemispheres. In general, CO declines faster in the first half of the record compared to the second half, while AOD trends show more variability across regions. We find evidence of the atmospheric impact of air quality management policies. The large decline in CO found over Northeast China is initially associated with an improvement in combustion efficiency, with subsequent additional air quality improvements from 2010 onwards. Industrial regions with minimal emission control measures such as North India become more globally relevant as the global CO trend weakens. We also examine the CO trends in monthly percentile values to understand seasonal implications and find that local changes in biomass burning are sufficiently strong to counteract the global downward trend in atmospheric CO, particularly in late summer.", "author" : [ { "dropping-particle" : "", "family" : "Buchholz", "given" : "Rebecca R.", "non-dropping-particle" : "", "parse-names" : false, "suffix" : "" }, { "dropping-particle" : "", "family" : "Worden", "given" : "Helen M.", "non-dropping-particle" : "", "parse-names" : false, "suffix" : "" }, { "dropping-particle" : "", "family" : "Park", "given" : "Mijeong", "non-dropping-particle" : "", "parse-names" : false, "suffix" : "" }, { "dropping-particle" : "", "family" : "Francis", "given" : "Gene", "non-dropping-particle" : "", "parse-names" : false, "suffix" : "" }, { "dropping-particle" : "", "family" : "Deeter", "given" : "Merritt N.", "non-dropping-particle" : "", "parse-names" : false, "suffix" : "" }, { "dropping-particle" : "", "family" : "Edwards", "given" : "David P.", "non-dropping-particle" : "", "parse-names" : false, "suffix" : "" }, { "dropping-particle" : "", "family" : "Emmons", "given" : "Louisa K.", "non-dropping-particle" : "", "parse-names" : false, "suffix" : "" }, { "dropping-particle" : "", "family" : "Gaubert", "given" : "Benjamin", "non-dropping-particle" : "", "parse-names" : false, "suffix" : "" }, { "dropping-particle" : "", "family" : "Gille", "given" : "John", "non-dropping-particle" : "", "parse-names" : false, "suffix" : "" }, { "dropping-particle" : "", "family" : "Mart\u00ednez-Alonso", "given" : "Sara", "non-dropping-particle" : "", "parse-names" : false, "suffix" : "" }, { "dropping-particle" : "", "family" : "Tang", "given" : "Wenfu", "non-dropping-particle" : "", "parse-names" : false, "suffix" : "" }, { "dropping-particle" : "", "family" : "Kumar", "given" : "Rajesh", "non-dropping-particle" : "", "parse-names" : false, "suffix" : "" }, { "dropping-particle" : "", "family" : "Drummond", "given" : "James R.", "non-dropping-particle" : "", "parse-names" : false, "suffix" : "" }, { "dropping-particle" : "", "family" : "Clerbaux", "given" : "Cathy", "non-dropping-particle" : "", "parse-names" : false, "suffix" : "" }, { "dropping-particle" : "", "family" : "George", "given" : "Maya", "non-dropping-particle" : "", "parse-names" : false, "suffix" : "" }, { "dropping-particle" : "", "family" : "Coheur", "given" : "Pierre-Fran\u00e7ois", "non-dropping-particle" : "", "parse-names" : false, "suffix" : "" }, { "dropping-particle" : "", "family" : "Hurtmans", "given" : "Daniel", "non-dropping-particle" : "", "parse-names" : false, "suffix" : "" }, { "dropping-particle" : "", "family" : "Bowman", "given" : "Kevin W.", "non-dropping-particle" : "", "parse-names" : false, "suffix" : "" }, { "dropping-particle" : "", "family" : "Luo", "given" : "Ming", "non-dropping-particle" : "", "parse-names" : false, "suffix" : "" }, { "dropping-particle" : "", "family" : "Payne", "given" : "Vivienne H.", "non-dropping-particle" : "", "parse-names" : false, "suffix" : "" }, { "dropping-particle" : "", "family" : "Worden", "given" : "John R.", "non-dropping-particle" : "", "parse-names" : false, "suffix" : "" }, { "dropping-particle" : "", "family" : "Chin", "given" : "Mian", "non-dropping-particle" : "", "parse-names" : false, "suffix" : "" }, { "dropping-particle" : "", "family" </w:instrText>
      </w:r>
      <w:r w:rsidR="00D477C7" w:rsidRPr="002A1EE0">
        <w:rPr>
          <w:noProof/>
          <w:lang w:val="en-US"/>
        </w:rPr>
        <w:instrText>: "Levy", "given" : "Robert C.", "non-dropping-particle" : "", "parse-names" : false, "suffix" : "" }, { "dropping-particle" : "", "family" : "Warner", "given" : "Juying", "non-dropping-particle" : "", "parse-names" : false, "suffix" : "" }, { "dropping-particle" : "", "family" : "Wei", "given" : "Zigang", "non-dropping-particle" : "", "parse-names" : false, "suffix" : "" }, { "dropping-particle" : "", "family" : "Kulawik", "given" : "Susan S.", "non-dropping-particle" : "", "parse-names" : false, "suffix" : "" } ], "container-title" : "Remote Sensing of Environment", "id" : "ITEM-1", "issued" : { "date-parts" : [ [ "2021", "4", "1" ] ] }, "page" : "112275", "publisher" : "Elsevier", "title" : "Air pollution trends measured from Terra: CO and AOD over industrial, fire-prone, and background regions", "translator" : [ { "dropping-particle" : "", "family" : "G5124", "given" : "", "non-dropping-particle" : "", "parse-names" : false, "suffix" : "" } ], "type" : "article-journal", "volume" : "256" }, "uris" : [ "http://www.mendeley.com/documents/?uuid=814d07b3-3e8d-42a2-9561-dfc7365151fa", "http://www.mendeley.com/documents/?uuid=38561292-7562-479c-854a-dbd482a24527" ] } ], "mendeley" : { "formattedCitation" : "(Buchholz et al., 2021)", "plainTextFormattedCitation" : "(Buchholz et al., 2021)", "previouslyFormattedCitation" : "(Buchholz et al., 2021)" }, "properties" : { "noteIndex" : 0 }, "schema" : "https://github.com/citation-style-language/schema/raw/master/csl-citation.json" }</w:instrText>
      </w:r>
      <w:r w:rsidR="00AF2E59" w:rsidRPr="000E472A">
        <w:rPr>
          <w:noProof/>
          <w:lang w:val="en-GB"/>
        </w:rPr>
        <w:fldChar w:fldCharType="separate"/>
      </w:r>
      <w:r w:rsidR="00CB33A1">
        <w:rPr>
          <w:noProof/>
          <w:lang w:val="en-GB"/>
        </w:rPr>
        <w:t>(Buchholz et al., 2021)</w:t>
      </w:r>
      <w:r w:rsidR="00AF2E59" w:rsidRPr="000E472A">
        <w:rPr>
          <w:noProof/>
          <w:lang w:val="en-GB"/>
        </w:rPr>
        <w:fldChar w:fldCharType="end"/>
      </w:r>
      <w:commentRangeEnd w:id="1669"/>
      <w:r w:rsidR="006B123C">
        <w:rPr>
          <w:rStyle w:val="Marquedecommentaire"/>
          <w:lang w:val="en-GB"/>
        </w:rPr>
        <w:commentReference w:id="1669"/>
      </w:r>
      <w:r w:rsidR="00AF2E59" w:rsidRPr="000E472A">
        <w:rPr>
          <w:noProof/>
          <w:lang w:val="en-GB"/>
        </w:rPr>
        <w:t xml:space="preserve"> report a slowdown in global CO decline in 2010</w:t>
      </w:r>
      <w:ins w:id="1670" w:author="Lucy Cowie" w:date="2021-07-26T22:20:00Z">
        <w:r w:rsidR="00680AA1">
          <w:rPr>
            <w:noProof/>
            <w:lang w:val="en-GB"/>
          </w:rPr>
          <w:t>–</w:t>
        </w:r>
      </w:ins>
      <w:del w:id="1671" w:author="Lucy Cowie" w:date="2021-07-26T22:20:00Z">
        <w:r w:rsidR="00AF2E59" w:rsidRPr="000E472A" w:rsidDel="00680AA1">
          <w:rPr>
            <w:noProof/>
            <w:lang w:val="en-GB"/>
          </w:rPr>
          <w:delText>-</w:delText>
        </w:r>
      </w:del>
      <w:r w:rsidR="00AF2E59" w:rsidRPr="000E472A">
        <w:rPr>
          <w:noProof/>
          <w:lang w:val="en-GB"/>
        </w:rPr>
        <w:t xml:space="preserve">2018 compared </w:t>
      </w:r>
      <w:r w:rsidR="00AF2E59">
        <w:rPr>
          <w:noProof/>
          <w:lang w:val="en-GB"/>
        </w:rPr>
        <w:t>to</w:t>
      </w:r>
      <w:r w:rsidR="00AF2E59" w:rsidRPr="000E472A">
        <w:rPr>
          <w:noProof/>
          <w:lang w:val="en-GB"/>
        </w:rPr>
        <w:t xml:space="preserve"> 2002</w:t>
      </w:r>
      <w:ins w:id="1672" w:author="Lucy Cowie" w:date="2021-07-26T22:20:00Z">
        <w:r w:rsidR="00680AA1">
          <w:rPr>
            <w:noProof/>
            <w:lang w:val="en-GB"/>
          </w:rPr>
          <w:t>–</w:t>
        </w:r>
      </w:ins>
      <w:del w:id="1673" w:author="Lucy Cowie" w:date="2021-07-26T22:20:00Z">
        <w:r w:rsidR="00AF2E59" w:rsidRPr="000E472A" w:rsidDel="00680AA1">
          <w:rPr>
            <w:noProof/>
            <w:lang w:val="en-GB"/>
          </w:rPr>
          <w:delText>-</w:delText>
        </w:r>
      </w:del>
      <w:r w:rsidR="00AF2E59" w:rsidRPr="000E472A">
        <w:rPr>
          <w:noProof/>
          <w:lang w:val="en-GB"/>
        </w:rPr>
        <w:t xml:space="preserve">2010, although the magnitude and sign of this change in the trend varies regionally. Global models prescribed with emissions inventories developed prior to the CMIP6 inventory capture the declining observed CO trends over North America and Europe but not over East Asia </w:t>
      </w:r>
      <w:r w:rsidR="00AF2E59" w:rsidRPr="000E472A">
        <w:rPr>
          <w:noProof/>
          <w:lang w:val="en-GB"/>
        </w:rPr>
        <w:fldChar w:fldCharType="begin" w:fldLock="1"/>
      </w:r>
      <w:r w:rsidR="00D477C7">
        <w:rPr>
          <w:noProof/>
          <w:lang w:val="en-GB"/>
        </w:rPr>
        <w:instrText>ADDIN CSL_CITATION { "citationItems" : [ { "id" : "ITEM-1", "itemData" : { "DOI" : "10.5194/acp-16-7285-2016", "ISSN" : "16807324", "abstract" : "We use a series of chemical transport model and chemistry climate model simulations to investigate the observed negative trends in MOPITT CO over several regions of the world, and to examine the consistency of time-dependent emission inventories with observations. We find that simulations driven by the MACCity inventory, used for the Chemistry Climate Modeling Initiative (CCMI), reproduce the negative trends in the CO column observed by MOPITT for 2000-2010 over the eastern United States and Europe. However, the simulations have positive trends over eastern China, in contrast to the negative trends observed by MOPITT. The model bias in CO, after applying MOPITT averaging kernels, contributes to the model-observation discrepancy in the trend over eastern China. This demonstrates that biases in a model's average concentrations can influence the interpretation of the temporal trend compared to satellite observations. The total ozone column plays a role in determining the simulated tropospheric CO trends. A large positive anomaly in the simulated total ozone column in 2010 leads to a negative anomaly in OH and hence a positive anomaly in CO, contributing to the positive trend in simulated CO. These results demonstrate that accurately simulating variability in the ozone column is important for simulating and interpreting trends in CO.", "author" : [ { "dropping-particle" : "", "family" : "Strode", "given" : "Sarah A.", "non-dropping-particle" : "", "parse-names" : false, "suffix" : "" }, { "dropping-particle" : "", "family" : "Worden", "given" : "Helen M.", "non-dropping-particle" : "", "parse-names" : false, "suffix" : "" }, { "dropping-particle" : "", "family" : "Damon", "given" : "Megan", "non-dropping-particle" : "", "parse-names" : false, "suffix" : "" }, { "dropping-particle" : "", "family" : "Douglass", "given" : "Anne R.", "non-dropping-particle" : "", "parse-names" : false, "suffix" : "" }, { "dropping-particle" : "", "family" : "Duncan", "given" : "Bryan N.", "non-dropping-particle" : "", "parse-names" : false, "suffix" : "" }, { "dropping-particle" : "", "family" : "Emmons", "given" : "Louisa K.", "non-dropping-particle" : "", "parse-names" : false, "suffix" : "" }, { "dropping-particle" : "", "family" : "Lamarque", "given" : "Jean Francois", "non-dropping-particle" : "", "parse-names" : false, "suffix" : "" }, { "dropping-particle" : "", "family" : "Manyin", "given" : "Michael", "non-dropping-particle" : "", "parse-names" : false, "suffix" : "" }, { "dropping-particle" : "", "family" : "Oman", "given" : "Luke D.", "non-dropping-particle" : "", "parse-names" : false, "suffix" : "" }, { "dropping-particle" : "", "family" : "Rodriguez", "given" : "Jose M.", "non-dropping-particle" : "", "parse-names" : false, "suffix" : "" }, { "dropping-particle" : "", "family" : "Strahan", "given" : "Susan E.", "non-dropping-particle" : "", "parse-names" : false, "suffix" : "" }, { "dropping-particle" : "", "family" : "Tilmes", "given" : "Simone", "non-dropping-particle" : "", "parse-names" : false, "suffix" : "" } ], "container-title" : "Atmospheric Chemistry and Physics", "id" : "ITEM-1", "issue" : "11", "issued" : { "date-parts" : [ [ "2016", "6", "10" ] ] }, "page" : "7285-7294", "publisher" : "Copernicus GmbH", "title" : "Interpreting space-based trends in carbon monoxide with multiple models", "translator" : [ { "dropping-particle" : "", "family" : "G4769", "given" : "", "non-dropping-particle" : "", "parse-names" : false, "suffix" : "" } ], "type" : "article-journal", "volume" : "16" }, "uris" : [ "http://www.mendeley.com/documents/?uuid=6d1f0d75-57af-4708-8e13-b75cac22b34d", "http://www.mendeley.com/documents/?uuid=91b2d724-a253-4ecd-b565-e2fb2f5352c3" ] } ], "mendeley" : { "formattedCitation" : "(Strode et al., 2016)", "plainTextFormattedCitation" : "(Strode et al., 2016)", "previouslyFormattedCitation" : "(Strode et al., 2016)" }, "properties" : { "noteIndex" : 0 }, "schema" : "https://github.com/citation-style-language/schema/raw/master/csl-citation.json" }</w:instrText>
      </w:r>
      <w:r w:rsidR="00AF2E59" w:rsidRPr="000E472A">
        <w:rPr>
          <w:noProof/>
          <w:lang w:val="en-GB"/>
        </w:rPr>
        <w:fldChar w:fldCharType="separate"/>
      </w:r>
      <w:r w:rsidR="00CB33A1">
        <w:rPr>
          <w:noProof/>
          <w:lang w:val="en-GB"/>
        </w:rPr>
        <w:t>(Strode et al., 2016)</w:t>
      </w:r>
      <w:r w:rsidR="00AF2E59" w:rsidRPr="000E472A">
        <w:rPr>
          <w:noProof/>
          <w:lang w:val="en-GB"/>
        </w:rPr>
        <w:fldChar w:fldCharType="end"/>
      </w:r>
      <w:r w:rsidR="00AF2E59" w:rsidRPr="000E472A">
        <w:rPr>
          <w:noProof/>
          <w:lang w:val="en-GB"/>
        </w:rPr>
        <w:t>. CMIP6 models driven by CMIP6 emissions simulate a negative trend in global CO burden over the 1990</w:t>
      </w:r>
      <w:ins w:id="1674" w:author="Lucy Cowie" w:date="2021-07-26T22:21:00Z">
        <w:r w:rsidR="00680AA1">
          <w:rPr>
            <w:noProof/>
            <w:lang w:val="en-GB"/>
          </w:rPr>
          <w:t>–</w:t>
        </w:r>
      </w:ins>
      <w:del w:id="1675" w:author="Lucy Cowie" w:date="2021-07-26T22:21:00Z">
        <w:r w:rsidR="00AF2E59" w:rsidRPr="000E472A" w:rsidDel="00680AA1">
          <w:rPr>
            <w:noProof/>
            <w:lang w:val="en-GB"/>
          </w:rPr>
          <w:delText>-</w:delText>
        </w:r>
      </w:del>
      <w:r w:rsidR="00AF2E59" w:rsidRPr="000E472A">
        <w:rPr>
          <w:noProof/>
          <w:lang w:val="en-GB"/>
        </w:rPr>
        <w:t xml:space="preserve">2020 period </w:t>
      </w:r>
      <w:r w:rsidR="00AF2E59" w:rsidRPr="000E472A">
        <w:rPr>
          <w:noProof/>
          <w:lang w:val="en-GB"/>
        </w:rPr>
        <w:fldChar w:fldCharType="begin" w:fldLock="1"/>
      </w:r>
      <w:r w:rsidR="00D477C7">
        <w:rPr>
          <w:noProof/>
          <w:lang w:val="en-GB"/>
        </w:rPr>
        <w:instrText>ADDIN CSL_CITATION { "citationItems" : [ { "id" : "ITEM-1", "itemData" : { "DOI" : "10.5194/acp-2019-1216", "abstract" : "The evolution of tropospheric ozone from 1850 to 2100 has been studied using data from Phase 6 of the Coupled Model Intercomparison Project (CMIP6). We evaluate long-term changes using coupled atmosphere-ocean chemistry-climate models, focusing on the CMIP historical and ScenarioMIP ssp370 experiments, for which detailed tropospheric ozone diagnostics were archived. The model ensemble has been evaluated against a suite of surface, sonde, and satellite observations of the past several decades, and found to reproduce well the salient spatial, seasonal and decadal variability and trends. The tropospheric ozone burden increases from 244 \u00b1 30 Tg in 1850 to a mean value of 348 \u00b1 15 Tg for the period 2005\u20132014, an increase of 40 %. Modelled present day values agree well with previous determinations (ACCENT: 336 \u00b1 27 Tg; ACCMIP: 337 \u00b1 23 Tg and TOAR: 340 \u00b1 34 Tg). In the ssp370 experiments, the ozone burden reaches a maximum of 402 \u00b1 36 Tg in 2090, before declining slightly to 396 \u00b1 32 Tg by 2100. The ozone budget has been examined over the same period using lumped ozone production (PO3) and loss (LO3) diagnostics. There are large differences (30 %) between models in the preindustrial period, with the difference narrowing to 15 % in the present day. Both ozone production and chemical loss terms increase steadily over the period 1850 to 2100, with net chemical production (PO3-LO3) reaching a maximum around the year 2000. The residual term, which contains contributions from stratosphere-troposphere transport reaches a minimum around the same time, while dry deposition increases steadily across the experiment. Differences between the model residual terms are explained in terms of variation in tropopause height and stratospheric ozone burden.", "author" : [ { "dropping-particle" : "", "family" : "Griffiths", "given" : "P T", "non-dropping-particle" : "", "parse-names" : false, "suffix" : "" }, { "dropping-particle" : "", "family" : "Murray", "given" : "L T", "non-dropping-particle" : "", "parse-names" : false, "suffix" : "" }, { "dropping-particle" : "", "family" : "Zeng", "given" : "G", "non-dropping-particle" : "", "parse-names" : false, "suffix" : "" }, { "dropping-particle" : "", "family" : "Archibald", "given" : "A T", "non-dropping-particle" : "", "parse-names" : false, "suffix" : "" }, { "dropping-particle" : "", "family" : "Emmons", "given" : "L K", "non-dropping-particle" : "", "parse-names" : false, "suffix" : "" }, { "dropping-particle" : "", "family" : "Galbally", "given" : "I", "non-dropping-particle" : "", "parse-names" : false, "suffix" : "" }, { "dropping-particle" : "", "family" : "Hassler", "given" : "B", "non-dropping-particle" : "", "parse-names" : false, "suffix" : "" }, { "dropping-particle" : "", "family" : "Horowitz", "given" : "L W", "non-dropping-particle" : "", "parse-names" : false, "suffix" : "" }, { "dropping-particle" : "", "family" : "Keeble", "given" : "J", "non-dropping-particle" : "", "parse-names" : false, "suffix" : "" }, { "dropping-particle" : "", "family" : "Liu", "given" : "J", "non-dropping-particle" : "", "parse-names" : false, "suffix" : "" }, { "dropping-particle" : "", "family" : "Moeini", "given" : "O", "non-dropping-particle" : "", "parse-names" : false, "suffix" : "" }, { "dropping-particle" : "", "family" : "Naik", "given" : "V", "non-dropping-particle" : "", "parse-names" : false, "suffix" : "" }, { "dropping-particle" : "", "family" : "O'Connor", "given" : "F M", "non-dropping-particle" : "", "parse-names" : false, "suffix" : "" }, { "dropping-particle" : "", "family" : "Shin", "given" : "Y M", "non-dropping-particle" : "", "parse-names" : false, "suffix" : "" }, { "dropping-particle" : "", "family" : "Tarasick", "given" : "D", "non-dropping-particle" : "", "parse-names" : false, "suffix" : "" }, { "dropping-particle" : "", "family" : "Tilmes", "given" : "S", "non-dropping-particle" : "", "parse-names" : false, "suffix" : "" }, { "dropping-particle" : "", "family" : "Turnock", "given" : "S T", "non-dropping-particle" : "", "parse-names" : false, "suffix" : "" }, { "dropping-particle" : "", "family" : "Wild", "given" : "O", "non-dropping-particle" : "", "parse-names" : false, "suffix" : "" }, { "dropping-particle" : "", "family" : "Young", "given" : "P J", "non-dropping-particle" : "", "parse-names" : false, "suffix" : "" }, { "dropping-particle" : "", "family" : "Zanis", "given" : "P", "non-dropping-particle" : "", "parse-names" : false, "suffix" : "" } ], "container-title" : "Atmospheric Chemistry and Physics", "id" : "ITEM-1", "issued" : { "date-parts" : [ [ "2020" ] ] }, "page" : "1-50", "title" : "Tropospheric ozone in CMIP6 Simulations", "translator" : [ { "dropping-particle" : "", "family" : "G5139", "given" : "", "non-dropping-particle" : "", "parse-names" : false, "suffix" : "" } ], "type" : "article-journal", "volume" : "2020" }, "uris" : [ "http://www.mendeley.com/documents/?uuid=7e2f00ac-63d7-419e-a953-58b5c04e6641", "http://www.mendeley.com/documents/?uuid=a59e9358-1fcc-405a-9858-7cbe6b762739" ] } ], "mendeley" : { "formattedCitation" : "(Griffiths et al., 2020)", "plainTextFormattedCitation" : "(Griffiths et al., 2020)", "previouslyFormattedCitation" : "(Griffiths et al., 2020)" }, "properties" : { "noteIndex" : 0 }, "schema" : "https://github.com/citation-style-language/schema/raw/master/csl-citation.json" }</w:instrText>
      </w:r>
      <w:r w:rsidR="00AF2E59" w:rsidRPr="000E472A">
        <w:rPr>
          <w:noProof/>
          <w:lang w:val="en-GB"/>
        </w:rPr>
        <w:fldChar w:fldCharType="separate"/>
      </w:r>
      <w:r w:rsidR="00CB33A1">
        <w:rPr>
          <w:noProof/>
          <w:lang w:val="en-GB"/>
        </w:rPr>
        <w:t>(Griffiths et al., 2020)</w:t>
      </w:r>
      <w:r w:rsidR="00AF2E59" w:rsidRPr="000E472A">
        <w:rPr>
          <w:noProof/>
          <w:lang w:val="en-GB"/>
        </w:rPr>
        <w:fldChar w:fldCharType="end"/>
      </w:r>
      <w:r w:rsidR="00AF2E59" w:rsidRPr="000E472A">
        <w:rPr>
          <w:noProof/>
          <w:lang w:val="en-GB"/>
        </w:rPr>
        <w:t xml:space="preserve">, however the simulated trends have not yet been evaluated against observations. </w:t>
      </w:r>
    </w:p>
    <w:p w14:paraId="4C454000" w14:textId="77777777" w:rsidR="00AF2E59" w:rsidRPr="000E472A" w:rsidRDefault="00AF2E59" w:rsidP="00D5630D">
      <w:pPr>
        <w:pStyle w:val="AR6BodyText"/>
        <w:rPr>
          <w:noProof/>
          <w:lang w:val="en-GB"/>
        </w:rPr>
      </w:pPr>
      <w:r w:rsidRPr="000E472A">
        <w:rPr>
          <w:lang w:val="en-GB"/>
        </w:rPr>
        <w:t xml:space="preserve"> </w:t>
      </w:r>
    </w:p>
    <w:p w14:paraId="17B5223C" w14:textId="2E160425" w:rsidR="00AF2E59" w:rsidRPr="000E472A" w:rsidRDefault="00AF2E59" w:rsidP="00D5630D">
      <w:pPr>
        <w:pStyle w:val="AR6BodyText"/>
        <w:rPr>
          <w:noProof/>
          <w:color w:val="000000"/>
          <w:lang w:val="en-GB"/>
        </w:rPr>
      </w:pPr>
      <w:r w:rsidRPr="000E472A">
        <w:rPr>
          <w:noProof/>
          <w:color w:val="000000"/>
          <w:lang w:val="en-GB"/>
        </w:rPr>
        <w:t>In summary, our understanding of present</w:t>
      </w:r>
      <w:ins w:id="1676" w:author="Lucy Cowie" w:date="2021-07-26T22:21:00Z">
        <w:r w:rsidR="0017761F">
          <w:rPr>
            <w:noProof/>
            <w:color w:val="000000"/>
            <w:lang w:val="en-GB"/>
          </w:rPr>
          <w:t>-</w:t>
        </w:r>
      </w:ins>
      <w:del w:id="1677" w:author="Lucy Cowie" w:date="2021-07-26T22:21:00Z">
        <w:r w:rsidRPr="000E472A" w:rsidDel="0017761F">
          <w:rPr>
            <w:noProof/>
            <w:color w:val="000000"/>
            <w:lang w:val="en-GB"/>
          </w:rPr>
          <w:delText xml:space="preserve"> </w:delText>
        </w:r>
      </w:del>
      <w:r w:rsidRPr="000E472A">
        <w:rPr>
          <w:noProof/>
          <w:color w:val="000000"/>
          <w:lang w:val="en-GB"/>
        </w:rPr>
        <w:t xml:space="preserve">day global CO distribution has increased since AR5 with newer and improved observations and reanalysis. There is </w:t>
      </w:r>
      <w:r w:rsidRPr="000E472A">
        <w:rPr>
          <w:i/>
          <w:noProof/>
          <w:color w:val="000000"/>
          <w:lang w:val="en-GB"/>
        </w:rPr>
        <w:t>high confidence</w:t>
      </w:r>
      <w:r w:rsidRPr="000E472A">
        <w:rPr>
          <w:noProof/>
          <w:color w:val="000000"/>
          <w:lang w:val="en-GB"/>
        </w:rPr>
        <w:t xml:space="preserve"> that global CO burden is declining since 2000. Evidence from observational CO reanalysis suggests </w:t>
      </w:r>
      <w:commentRangeStart w:id="1678"/>
      <w:r w:rsidRPr="000E472A">
        <w:rPr>
          <w:noProof/>
          <w:color w:val="000000"/>
          <w:lang w:val="en-GB"/>
        </w:rPr>
        <w:t xml:space="preserve">this decline to be driven </w:t>
      </w:r>
      <w:commentRangeEnd w:id="1678"/>
      <w:r w:rsidR="00BC3471">
        <w:rPr>
          <w:rStyle w:val="Marquedecommentaire"/>
          <w:lang w:val="en-GB"/>
        </w:rPr>
        <w:commentReference w:id="1678"/>
      </w:r>
      <w:r w:rsidRPr="000E472A">
        <w:rPr>
          <w:noProof/>
          <w:color w:val="000000"/>
          <w:lang w:val="en-GB"/>
        </w:rPr>
        <w:t xml:space="preserve">by reductions in anthropogenic CO emissions, however this is yet to be corroborated by global </w:t>
      </w:r>
      <w:r w:rsidR="005B4287">
        <w:rPr>
          <w:noProof/>
          <w:color w:val="000000"/>
          <w:lang w:val="en-GB"/>
        </w:rPr>
        <w:t>ESM</w:t>
      </w:r>
      <w:r w:rsidR="005B4287" w:rsidRPr="000E472A">
        <w:rPr>
          <w:noProof/>
          <w:color w:val="000000"/>
          <w:lang w:val="en-GB"/>
        </w:rPr>
        <w:t xml:space="preserve"> </w:t>
      </w:r>
      <w:r w:rsidRPr="000E472A">
        <w:rPr>
          <w:noProof/>
          <w:color w:val="000000"/>
          <w:lang w:val="en-GB"/>
        </w:rPr>
        <w:t xml:space="preserve">studies with the most recent emission inventories. </w:t>
      </w:r>
    </w:p>
    <w:p w14:paraId="1AEF104C" w14:textId="77777777" w:rsidR="00AF2E59" w:rsidRPr="000E472A" w:rsidRDefault="00AF2E59" w:rsidP="00D5630D">
      <w:pPr>
        <w:pStyle w:val="AR6BodyText"/>
        <w:rPr>
          <w:noProof/>
          <w:color w:val="000000"/>
          <w:lang w:val="en-GB"/>
        </w:rPr>
      </w:pPr>
    </w:p>
    <w:p w14:paraId="6050E56F" w14:textId="77777777" w:rsidR="00AF2E59" w:rsidRPr="000E472A" w:rsidRDefault="00AF2E59" w:rsidP="00D5630D">
      <w:pPr>
        <w:pStyle w:val="AR6BodyText"/>
        <w:rPr>
          <w:noProof/>
          <w:color w:val="000000"/>
          <w:lang w:val="en-GB"/>
        </w:rPr>
      </w:pPr>
    </w:p>
    <w:p w14:paraId="1A7ECB83" w14:textId="77777777" w:rsidR="00AF2E59" w:rsidRPr="002F5D91" w:rsidRDefault="00AF2E59" w:rsidP="00D5630D">
      <w:pPr>
        <w:pStyle w:val="AR6BodyText"/>
        <w:rPr>
          <w:b/>
          <w:bCs/>
          <w:noProof/>
          <w:color w:val="000000"/>
          <w:lang w:val="en-GB"/>
        </w:rPr>
      </w:pPr>
      <w:r w:rsidRPr="002F5D91">
        <w:rPr>
          <w:b/>
          <w:bCs/>
          <w:noProof/>
          <w:color w:val="000000"/>
          <w:lang w:val="en-GB"/>
        </w:rPr>
        <w:t>[START TABLE 6.4 HERE]</w:t>
      </w:r>
    </w:p>
    <w:p w14:paraId="0D52218E" w14:textId="77777777" w:rsidR="00AF2E59" w:rsidRPr="000E472A" w:rsidRDefault="00AF2E59" w:rsidP="00D5630D">
      <w:pPr>
        <w:pStyle w:val="AR6BodyText"/>
        <w:rPr>
          <w:noProof/>
          <w:color w:val="000000"/>
          <w:lang w:val="en-GB"/>
        </w:rPr>
      </w:pPr>
    </w:p>
    <w:p w14:paraId="22DE0A92" w14:textId="77777777" w:rsidR="00AF2E59" w:rsidRPr="002F5D91" w:rsidRDefault="00AF2E59" w:rsidP="002F5D91">
      <w:pPr>
        <w:pStyle w:val="AR6Chap6Table"/>
      </w:pPr>
      <w:r w:rsidRPr="002F5D91">
        <w:t xml:space="preserve">Summary of the global CO trends based on model estimates and observations. </w:t>
      </w:r>
    </w:p>
    <w:p w14:paraId="3B484F8B" w14:textId="77777777" w:rsidR="00AF2E59" w:rsidRPr="000E472A" w:rsidRDefault="00AF2E59" w:rsidP="00D5630D">
      <w:pPr>
        <w:pStyle w:val="AR6BodyText"/>
        <w:rPr>
          <w:noProof/>
          <w:color w:val="000000"/>
          <w:lang w:val="en-GB"/>
        </w:rPr>
      </w:pPr>
    </w:p>
    <w:tbl>
      <w:tblPr>
        <w:tblW w:w="9620" w:type="dxa"/>
        <w:tblLayout w:type="fixed"/>
        <w:tblLook w:val="04A0" w:firstRow="1" w:lastRow="0" w:firstColumn="1" w:lastColumn="0" w:noHBand="0" w:noVBand="1"/>
      </w:tblPr>
      <w:tblGrid>
        <w:gridCol w:w="1566"/>
        <w:gridCol w:w="5174"/>
        <w:gridCol w:w="2880"/>
      </w:tblGrid>
      <w:tr w:rsidR="00AF2E59" w:rsidRPr="007B3DD7" w14:paraId="2C90E9B6" w14:textId="77777777" w:rsidTr="00D5630D">
        <w:trPr>
          <w:trHeight w:val="430"/>
        </w:trPr>
        <w:tc>
          <w:tcPr>
            <w:tcW w:w="1566"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60204C6E" w14:textId="06A63E05" w:rsidR="00AF2E59" w:rsidRPr="00190872" w:rsidRDefault="00AF2E59" w:rsidP="00D5630D">
            <w:pPr>
              <w:keepNext/>
              <w:keepLines/>
              <w:jc w:val="center"/>
              <w:outlineLvl w:val="0"/>
              <w:rPr>
                <w:b/>
                <w:bCs/>
                <w:lang w:bidi="ne-NP"/>
              </w:rPr>
            </w:pPr>
            <w:r w:rsidRPr="00190872">
              <w:rPr>
                <w:b/>
                <w:bCs/>
                <w:lang w:bidi="ne-NP"/>
              </w:rPr>
              <w:lastRenderedPageBreak/>
              <w:t xml:space="preserve">Analysis </w:t>
            </w:r>
            <w:del w:id="1679" w:author="Ian Blenkinsop" w:date="2021-07-15T12:24:00Z">
              <w:r w:rsidRPr="00190872" w:rsidDel="0010299F">
                <w:rPr>
                  <w:b/>
                  <w:bCs/>
                  <w:lang w:bidi="ne-NP"/>
                </w:rPr>
                <w:delText>period</w:delText>
              </w:r>
            </w:del>
            <w:ins w:id="1680" w:author="Ian Blenkinsop" w:date="2021-07-15T12:24:00Z">
              <w:r w:rsidR="0010299F">
                <w:rPr>
                  <w:b/>
                  <w:bCs/>
                  <w:lang w:bidi="ne-NP"/>
                </w:rPr>
                <w:t>P</w:t>
              </w:r>
              <w:r w:rsidR="0010299F" w:rsidRPr="00190872">
                <w:rPr>
                  <w:b/>
                  <w:bCs/>
                  <w:lang w:bidi="ne-NP"/>
                </w:rPr>
                <w:t>eriod</w:t>
              </w:r>
            </w:ins>
          </w:p>
        </w:tc>
        <w:tc>
          <w:tcPr>
            <w:tcW w:w="5174" w:type="dxa"/>
            <w:tcBorders>
              <w:top w:val="single" w:sz="8" w:space="0" w:color="auto"/>
              <w:left w:val="nil"/>
              <w:bottom w:val="single" w:sz="4" w:space="0" w:color="auto"/>
              <w:right w:val="single" w:sz="4" w:space="0" w:color="auto"/>
            </w:tcBorders>
            <w:shd w:val="clear" w:color="auto" w:fill="auto"/>
            <w:vAlign w:val="center"/>
            <w:hideMark/>
          </w:tcPr>
          <w:p w14:paraId="5220F5FF" w14:textId="19BE8347" w:rsidR="00AF2E59" w:rsidRPr="00190872" w:rsidRDefault="00AF2E59" w:rsidP="00D5630D">
            <w:pPr>
              <w:jc w:val="center"/>
              <w:rPr>
                <w:b/>
                <w:bCs/>
                <w:lang w:bidi="ne-NP"/>
              </w:rPr>
            </w:pPr>
            <w:r w:rsidRPr="00190872">
              <w:rPr>
                <w:b/>
                <w:bCs/>
                <w:lang w:bidi="ne-NP"/>
              </w:rPr>
              <w:t>Trends</w:t>
            </w:r>
            <w:del w:id="1681" w:author="Ian Blenkinsop" w:date="2021-07-15T12:24:00Z">
              <w:r w:rsidRPr="00190872" w:rsidDel="0010299F">
                <w:rPr>
                  <w:b/>
                  <w:bCs/>
                  <w:lang w:bidi="ne-NP"/>
                </w:rPr>
                <w:delText xml:space="preserve"> </w:delText>
              </w:r>
            </w:del>
            <w:r w:rsidRPr="00190872">
              <w:rPr>
                <w:b/>
                <w:bCs/>
                <w:lang w:bidi="ne-NP"/>
              </w:rPr>
              <w:t>: Regions</w:t>
            </w:r>
          </w:p>
        </w:tc>
        <w:tc>
          <w:tcPr>
            <w:tcW w:w="2880" w:type="dxa"/>
            <w:tcBorders>
              <w:top w:val="single" w:sz="8" w:space="0" w:color="auto"/>
              <w:left w:val="nil"/>
              <w:bottom w:val="single" w:sz="4" w:space="0" w:color="auto"/>
              <w:right w:val="single" w:sz="8" w:space="0" w:color="auto"/>
            </w:tcBorders>
            <w:vAlign w:val="center"/>
          </w:tcPr>
          <w:p w14:paraId="558A0FE7" w14:textId="77777777" w:rsidR="00AF2E59" w:rsidRPr="00190872" w:rsidRDefault="00AF2E59" w:rsidP="00D5630D">
            <w:pPr>
              <w:jc w:val="center"/>
              <w:rPr>
                <w:b/>
                <w:bCs/>
                <w:lang w:bidi="ne-NP"/>
              </w:rPr>
            </w:pPr>
            <w:r w:rsidRPr="00190872">
              <w:rPr>
                <w:b/>
                <w:bCs/>
                <w:lang w:bidi="ne-NP"/>
              </w:rPr>
              <w:t>Reference/Methodology</w:t>
            </w:r>
          </w:p>
        </w:tc>
      </w:tr>
      <w:tr w:rsidR="00AF2E59" w:rsidRPr="007B3DD7" w14:paraId="39D24EBA" w14:textId="77777777" w:rsidTr="00D5630D">
        <w:trPr>
          <w:trHeight w:val="322"/>
        </w:trPr>
        <w:tc>
          <w:tcPr>
            <w:tcW w:w="9620" w:type="dxa"/>
            <w:gridSpan w:val="3"/>
            <w:tcBorders>
              <w:top w:val="single" w:sz="8" w:space="0" w:color="auto"/>
              <w:left w:val="single" w:sz="8" w:space="0" w:color="auto"/>
              <w:bottom w:val="single" w:sz="8" w:space="0" w:color="auto"/>
              <w:right w:val="single" w:sz="8" w:space="0" w:color="000000"/>
            </w:tcBorders>
          </w:tcPr>
          <w:p w14:paraId="4E62A7F5" w14:textId="14438979" w:rsidR="00AF2E59" w:rsidRPr="00190872" w:rsidRDefault="00AF2E59" w:rsidP="00D5630D">
            <w:pPr>
              <w:jc w:val="center"/>
              <w:rPr>
                <w:b/>
                <w:bCs/>
                <w:lang w:bidi="ne-NP"/>
              </w:rPr>
            </w:pPr>
            <w:r w:rsidRPr="00190872">
              <w:rPr>
                <w:b/>
                <w:bCs/>
                <w:lang w:bidi="ne-NP"/>
              </w:rPr>
              <w:t>Global</w:t>
            </w:r>
            <w:del w:id="1682" w:author="Ian Blenkinsop" w:date="2021-07-15T12:24:00Z">
              <w:r w:rsidRPr="00190872" w:rsidDel="0010299F">
                <w:rPr>
                  <w:b/>
                  <w:bCs/>
                  <w:lang w:bidi="ne-NP"/>
                </w:rPr>
                <w:delText xml:space="preserve"> </w:delText>
              </w:r>
            </w:del>
            <w:r w:rsidRPr="00190872">
              <w:rPr>
                <w:b/>
                <w:bCs/>
                <w:lang w:bidi="ne-NP"/>
              </w:rPr>
              <w:t>/</w:t>
            </w:r>
            <w:del w:id="1683" w:author="Ian Blenkinsop" w:date="2021-07-15T12:24:00Z">
              <w:r w:rsidRPr="00190872" w:rsidDel="0010299F">
                <w:rPr>
                  <w:b/>
                  <w:bCs/>
                  <w:lang w:bidi="ne-NP"/>
                </w:rPr>
                <w:delText xml:space="preserve"> </w:delText>
              </w:r>
            </w:del>
            <w:r w:rsidRPr="00190872">
              <w:rPr>
                <w:b/>
                <w:bCs/>
                <w:lang w:bidi="ne-NP"/>
              </w:rPr>
              <w:t>Hemispheric</w:t>
            </w:r>
          </w:p>
        </w:tc>
      </w:tr>
      <w:tr w:rsidR="00AF2E59" w:rsidRPr="007B3DD7" w14:paraId="185F1308" w14:textId="77777777" w:rsidTr="00D5630D">
        <w:trPr>
          <w:trHeight w:val="619"/>
        </w:trPr>
        <w:tc>
          <w:tcPr>
            <w:tcW w:w="1566" w:type="dxa"/>
            <w:tcBorders>
              <w:top w:val="nil"/>
              <w:left w:val="single" w:sz="8" w:space="0" w:color="auto"/>
              <w:bottom w:val="single" w:sz="4" w:space="0" w:color="auto"/>
              <w:right w:val="single" w:sz="4" w:space="0" w:color="auto"/>
            </w:tcBorders>
            <w:shd w:val="clear" w:color="auto" w:fill="auto"/>
            <w:vAlign w:val="center"/>
          </w:tcPr>
          <w:p w14:paraId="5422FE8D" w14:textId="2F104A00" w:rsidR="00AF2E59" w:rsidRPr="00190872" w:rsidRDefault="00AF2E59" w:rsidP="00D5630D">
            <w:pPr>
              <w:jc w:val="center"/>
              <w:rPr>
                <w:lang w:bidi="ne-NP"/>
              </w:rPr>
            </w:pPr>
            <w:r w:rsidRPr="00190872">
              <w:rPr>
                <w:lang w:bidi="ne-NP"/>
              </w:rPr>
              <w:t>2003</w:t>
            </w:r>
            <w:del w:id="1684" w:author="Ian Blenkinsop" w:date="2021-07-15T12:24:00Z">
              <w:r w:rsidRPr="00190872" w:rsidDel="0010299F">
                <w:rPr>
                  <w:lang w:bidi="ne-NP"/>
                </w:rPr>
                <w:delText xml:space="preserve"> to </w:delText>
              </w:r>
            </w:del>
            <w:ins w:id="1685" w:author="Ian Blenkinsop" w:date="2021-07-15T12:24:00Z">
              <w:r w:rsidR="0010299F">
                <w:rPr>
                  <w:lang w:bidi="ne-NP"/>
                </w:rPr>
                <w:t>–</w:t>
              </w:r>
            </w:ins>
            <w:r w:rsidRPr="00190872">
              <w:rPr>
                <w:lang w:bidi="ne-NP"/>
              </w:rPr>
              <w:t>2015</w:t>
            </w:r>
          </w:p>
        </w:tc>
        <w:tc>
          <w:tcPr>
            <w:tcW w:w="5174" w:type="dxa"/>
            <w:tcBorders>
              <w:top w:val="nil"/>
              <w:left w:val="nil"/>
              <w:bottom w:val="single" w:sz="4" w:space="0" w:color="auto"/>
              <w:right w:val="single" w:sz="4" w:space="0" w:color="auto"/>
            </w:tcBorders>
            <w:shd w:val="clear" w:color="auto" w:fill="auto"/>
            <w:vAlign w:val="center"/>
          </w:tcPr>
          <w:p w14:paraId="5D8C3DEA" w14:textId="0AFFB200" w:rsidR="00AF2E59" w:rsidRPr="00190872" w:rsidRDefault="00AF2E59" w:rsidP="00D5630D">
            <w:pPr>
              <w:jc w:val="center"/>
              <w:rPr>
                <w:lang w:bidi="ne-NP"/>
              </w:rPr>
            </w:pPr>
            <w:commentRangeStart w:id="1686"/>
            <w:del w:id="1687" w:author="Ian Blenkinsop" w:date="2021-07-15T12:24:00Z">
              <w:r w:rsidRPr="00190872" w:rsidDel="0010299F">
                <w:rPr>
                  <w:lang w:bidi="ne-NP"/>
                </w:rPr>
                <w:delText>-</w:delText>
              </w:r>
            </w:del>
            <w:ins w:id="1688" w:author="Ian Blenkinsop" w:date="2021-07-15T12:24:00Z">
              <w:r w:rsidR="0010299F">
                <w:rPr>
                  <w:lang w:bidi="ne-NP"/>
                </w:rPr>
                <w:t>–</w:t>
              </w:r>
            </w:ins>
            <w:r w:rsidRPr="00190872">
              <w:rPr>
                <w:lang w:bidi="ne-NP"/>
              </w:rPr>
              <w:t>0.86</w:t>
            </w:r>
            <w:del w:id="1689" w:author="Lucy Cowie" w:date="2021-07-26T22:35:00Z">
              <w:r w:rsidRPr="00190872" w:rsidDel="003509E6">
                <w:rPr>
                  <w:lang w:bidi="ne-NP"/>
                </w:rPr>
                <w:delText xml:space="preserve"> </w:delText>
              </w:r>
            </w:del>
            <w:r w:rsidRPr="00190872">
              <w:rPr>
                <w:lang w:bidi="ne-NP"/>
              </w:rPr>
              <w:t>% yr</w:t>
            </w:r>
            <w:ins w:id="1690" w:author="Lucy Cowie" w:date="2021-07-26T22:27:00Z">
              <w:r w:rsidR="007700CE">
                <w:rPr>
                  <w:vertAlign w:val="superscript"/>
                  <w:lang w:bidi="ne-NP"/>
                </w:rPr>
                <w:t>–</w:t>
              </w:r>
            </w:ins>
            <w:del w:id="1691" w:author="Lucy Cowie" w:date="2021-07-26T22:27:00Z">
              <w:r w:rsidRPr="00190872" w:rsidDel="007700CE">
                <w:rPr>
                  <w:vertAlign w:val="superscript"/>
                  <w:lang w:bidi="ne-NP"/>
                </w:rPr>
                <w:delText>-</w:delText>
              </w:r>
            </w:del>
            <w:r w:rsidRPr="00190872">
              <w:rPr>
                <w:vertAlign w:val="superscript"/>
                <w:lang w:bidi="ne-NP"/>
              </w:rPr>
              <w:t>1</w:t>
            </w:r>
            <w:r w:rsidRPr="00190872">
              <w:rPr>
                <w:lang w:bidi="ne-NP"/>
              </w:rPr>
              <w:t xml:space="preserve"> </w:t>
            </w:r>
            <w:commentRangeEnd w:id="1686"/>
            <w:r w:rsidR="00E62A73">
              <w:rPr>
                <w:rStyle w:val="Marquedecommentaire"/>
              </w:rPr>
              <w:commentReference w:id="1686"/>
            </w:r>
          </w:p>
        </w:tc>
        <w:tc>
          <w:tcPr>
            <w:tcW w:w="2880" w:type="dxa"/>
            <w:tcBorders>
              <w:top w:val="nil"/>
              <w:left w:val="nil"/>
              <w:bottom w:val="single" w:sz="4" w:space="0" w:color="auto"/>
              <w:right w:val="single" w:sz="8" w:space="0" w:color="auto"/>
            </w:tcBorders>
            <w:vAlign w:val="center"/>
          </w:tcPr>
          <w:p w14:paraId="683019EA" w14:textId="2A481BDC" w:rsidR="00AF2E59" w:rsidRPr="00190872" w:rsidRDefault="00AF2E59" w:rsidP="00D5630D">
            <w:pPr>
              <w:jc w:val="center"/>
              <w:rPr>
                <w:bCs/>
                <w:lang w:bidi="ne-NP"/>
              </w:rPr>
            </w:pPr>
            <w:r w:rsidRPr="00190872">
              <w:rPr>
                <w:lang w:bidi="ne-NP"/>
              </w:rPr>
              <w:fldChar w:fldCharType="begin" w:fldLock="1"/>
            </w:r>
            <w:ins w:id="1692" w:author="Robin Matthews" w:date="2021-07-08T16:06:00Z">
              <w:r w:rsidR="00791F0A">
                <w:rPr>
                  <w:lang w:bidi="ne-NP"/>
                </w:rPr>
                <w:instrText>ADDIN CSL_CITATION { "citationItems" : [ { "id" : "ITEM-1", "itemData" : { "DOI" : "10.5194/acp-17-1945-2017", "ISSN" : "16807324", "abstract" : "A new global reanalysis data set of atmospheric composition (AC) for the period 2003\u20132015 has been produced by the Copernicus Atmosphere Monitoring Service (CAMS). Satellite observations of total column (TC) carbon monoxide (CO) and aerosol optical depth (AOD), as well as several TC and profile observations of ozone, have been assimilated with the Integrated Forecasting System for Composition (C-IFS) of the European Centre for Medium-Range Weather Forecasting. Compared to the previous Monitoring Atmospheric Composition and Climate (MACC) reanalysis (MACCRA), the new CAMS interim reanalysis (CAMSiRA) is of a coarser horizontal resolution of about 110 km, compared to 80 km, but covers a longer period with the intent to be continued to present day. This paper compares CAMSiRA with MACCRA and a control run experiment (CR) without assimilation of AC retrievals. CAMSiRA has smaller biases than the CR with respect to independent observations of CO, AOD and stratospheric ozone. However, ozone at the surface could not be improved by the assimilation because of the strong impact of surface processes such as dry deposition and titration with nitrogen monoxide (NO), which were both unchanged by the assimilation. The assimilation of AOD led to a global reduction of sea salt and desert dust as well as an exaggerated increase in sulfate. Compared to MACCRA, CAMSiRA had smaller biases for AOD, surface CO and TC ozone as well as for upper stratospheric and tropospheric ozone. Finally, the temporal consistency of CAMSiRA was better than the one of MACCRA. This was achieved by using a revised emission data set as well as by applying careful selection and bias correction to the assimilated retrievals. CAMSiRA is therefore better suited than MACCRA for the study of interannual variability, as demonstrated for trends in surface CO.", "author" : [ { "dropping-particle" : "", "family" : "Flemming", "given" : "Johannes", "non-dropping-particle" : "", "parse-names" : false, "suffix" : "" }, { "dropping-particle" : "", "family" : "Benedetti", "given" : "Angela", "non-dropping-particle" : "", "parse-names" : false, "suffix" : "" }, { "dropping-particle" : "", "family" : "Inness", "given" : "Antje", "non-dropping-particle" : "", "parse-names" : false, "suffix" : "" }, { "dropping-particle" : "", "family" : "Engelen J", "given" : "Richard", "non-dropping-particle" : "", "parse-names" : false, "suffix" : "" }, { "dropping-particle" : "", "family" : "Jones", "given" : "Luke", "non-dropping-particle" : "", "parse-names" : false, "suffix" : "" }, { "dropping-particle" : "", "family" : "Huijnen", "given" : "Vincent", "non-dropping-particle" : "", "parse-names" : false, "suffix" : "" }, { "dropping-particle" : "", "family" : "Remy", "given" : "Samuel", "non-dropping-particle" : "", "parse-names" : false, "suffix" : "" }, { "dropping-particle" : "", "family" : "Parrington", "given" : "Mark", "non-dropping-particle" : "", "parse-names" : false, "suffix" : "" }, { "dropping-particle" : "", "family" : "Suttie", "given" : "Martin", "non-dropping-particle" : "", "parse-names" : false, "suffix" : "" }, { "dropping-particle" : "", "family" : "Bozzo", "given" : "Alessio", "non-dropping-particle" : "", "parse-names" : false, "suffix" : "" }, { "dropping-particle" : "", "family" : "Peuch", "given" : "Vincent Henri", "non-dropping-particle" : "", "parse-names" : false, "suffix" : "" }, { "dropping-particle" : "", "family" : "Akritidis", "given" : "Dimitris", "non-dropping-particle" : "", "parse-names" : false, "suffix" : "" }, { "dropping-particle" : "", "family" : "Katragkou", "given" : "Eleni", "non-dropping-particle" : "", "parse-names" : false, "suffix" : "" } ], "container-title" : "Atmospheric Chemistry and Physics", "id" : "ITEM-1", "issue" : "3", "issued" : { "date-parts" : [ [ "2017" ] ] }, "page" : "1945-1983", "title" : "The CAMS interim Reanalysis of Carbon Monoxide, Ozone and Aerosol for 2003-2015", "translator" : [ { "dropping-particle" : "", "family" : "G3245", "given" : "", "non-dropping-particle" : "", "parse-names" : false, "suffix" : "" } ], "type" : "article-journal", "volume" : "17" }, "uris" : [ "http://www.mendeley.com/documents/?uuid=f0c0ecd5-b164-4604-a8ef-6dc117f94cca", "http://www.mendeley.com/documents/?uuid=f0306ae7-d88c-4b7e-9da0-9fd57a47e3e1" ] } ], "mendeley" : { "formattedCitation" : "(Flemming et al., 2017)", "manualFormatting" : "Flemming et al. (2017)", "plainTextFormattedCitation" : "(Flemming et al., 2017)", "previouslyFormattedCitation" : "(Flemming et al., 2017)" }, "properties" : { "noteIndex" : 0 }, "schema" : "https://github.com/citation-style-language/schema/raw/master/csl-citation.json" }</w:instrText>
              </w:r>
            </w:ins>
            <w:del w:id="1693" w:author="Robin Matthews" w:date="2021-07-08T16:06:00Z">
              <w:r w:rsidR="00D477C7" w:rsidDel="00791F0A">
                <w:rPr>
                  <w:lang w:bidi="ne-NP"/>
                </w:rPr>
                <w:delInstrText>ADDIN CSL_CITATION { "citationItems" : [ { "id" : "ITEM-1", "itemData" : { "DOI" : "10.5194/acp-17-1945-2017", "ISSN" : "16807324", "abstract" : "A new global reanalysis data set of atmospheric composition (AC) for the period 2003\u20132015 has been produced by the Copernicus Atmosphere Monitoring Service (CAMS). Satellite observations of total column (TC) carbon monoxide (CO) and aerosol optical depth (AOD), as well as several TC and profile observations of ozone, have been assimilated with the Integrated Forecasting System for Composition (C-IFS) of the European Centre for Medium-Range Weather Forecasting. Compared to the previous Monitoring Atmospheric Composition and Climate (MACC) reanalysis (MACCRA), the new CAMS interim reanalysis (CAMSiRA) is of a coarser horizontal resolution of about 110 km, compared to 80 km, but covers a longer period with the intent to be continued to present day. This paper compares CAMSiRA with MACCRA and a control run experiment (CR) without assimilation of AC retrievals. CAMSiRA has smaller biases than the CR with respect to independent observations of CO, AOD and stratospheric ozone. However, ozone at the surface could not be improved by the assimilation because of the strong impact of surface processes such as dry deposition and titration with nitrogen monoxide (NO), which were both unchanged by the assimilation. The assimilation of AOD led to a global reduction of sea salt and desert dust as well as an exaggerated increase in sulfate. Compared to MACCRA, CAMSiRA had smaller biases for AOD, surface CO and TC ozone as well as for upper stratospheric and tropospheric ozone. Finally, the temporal consistency of CAMSiRA was better than the one of MACCRA. This was achieved by using a revised emission data set as well as by applying careful selection and bias correction to the assimilated retrievals. CAMSiRA is therefore better suited than MACCRA for the study of interannual variability, as demonstrated for trends in surface CO.", "author" : [ { "dropping-particle" : "", "family" : "Flemming", "given" : "Johannes", "non-dropping-particle" : "", "parse-names" : false, "suffix" : "" }, { "dropping-particle" : "", "family" : "Benedetti", "given" : "Angela", "non-dropping-particle" : "", "parse-names" : false, "suffix" : "" }, { "dropping-particle" : "", "family" : "Inness", "given" : "Antje", "non-dropping-particle" : "", "parse-names" : false, "suffix" : "" }, { "dropping-particle" : "", "family" : "Engelen J", "given" : "Richard", "non-dropping-particle" : "", "parse-names" : false, "suffix" : "" }, { "dropping-particle" : "", "family" : "Jones", "given" : "Luke", "non-dropping-particle" : "", "parse-names" : false, "suffix" : "" }, { "dropping-particle" : "", "family" : "Huijnen", "given" : "Vincent", "non-dropping-particle" : "", "parse-names" : false, "suffix" : "" }, { "dropping-particle" : "", "family" : "Remy", "given" : "Samuel", "non-dropping-particle" : "", "parse-names" : false, "suffix" : "" }, { "dropping-particle" : "", "family" : "Parrington", "given" : "Mark", "non-dropping-particle" : "", "parse-names" : false, "suffix" : "" }, { "dropping-particle" : "", "family" : "Suttie", "given" : "Martin", "non-dropping-particle" : "", "parse-names" : false, "suffix" : "" }, { "dropping-particle" : "", "family" : "Bozzo", "given" : "Alessio", "non-dropping-particle" : "", "parse-names" : false, "suffix" : "" }, { "dropping-particle" : "", "family" : "Peuch", "given" : "Vincent Henri", "non-dropping-particle" : "", "parse-names" : false, "suffix" : "" }, { "dropping-particle" : "", "family" : "Akritidis", "given" : "Dimitris", "non-dropping-particle" : "", "parse-names" : false, "suffix" : "" }, { "dropping-particle" : "", "family" : "Katragkou", "given" : "Eleni", "non-dropping-particle" : "", "parse-names" : false, "suffix" : "" } ], "container-title" : "Atmospheric Chemistry and Physics", "id" : "ITEM-1", "issue" : "3", "issued" : { "date-parts" : [ [ "2017" ] ] }, "page" : "1945-1983", "title" : "The CAMS interim Reanalysis of Carbon Monoxide, Ozone and Aerosol for 2003-2015", "translator" : [ { "dropping-particle" : "", "family" : "G3245", "given" : "", "non-dropping-particle" : "", "parse-names" : false, "suffix" : "" } ], "type" : "article-journal", "volume" : "17" }, "uris" : [ "http://www.mendeley.com/documents/?uuid=f0c0ecd5-b164-4604-a8ef-6dc117f94cca", "http://www.mendeley.com/documents/?uuid=f0306ae7-d88c-4b7e-9da0-9fd57a47e3e1" ] } ], "mendeley" : { "formattedCitation" : "(Flemming et al., 2017)", "plainTextFormattedCitation" : "(Flemming et al., 2017)", "previouslyFormattedCitation" : "(Flemming et al., 2017)" }, "properties" : { "noteIndex" : 0 }, "schema" : "https://github.com/citation-style-language/schema/raw/master/csl-citation.json" }</w:delInstrText>
              </w:r>
            </w:del>
            <w:r w:rsidRPr="00190872">
              <w:rPr>
                <w:lang w:bidi="ne-NP"/>
              </w:rPr>
              <w:fldChar w:fldCharType="separate"/>
            </w:r>
            <w:del w:id="1694" w:author="Robin Matthews" w:date="2021-07-08T16:06:00Z">
              <w:r w:rsidR="00CB33A1" w:rsidDel="00791F0A">
                <w:rPr>
                  <w:noProof/>
                  <w:lang w:bidi="ne-NP"/>
                </w:rPr>
                <w:delText>(</w:delText>
              </w:r>
            </w:del>
            <w:r w:rsidR="00CB33A1">
              <w:rPr>
                <w:noProof/>
                <w:lang w:bidi="ne-NP"/>
              </w:rPr>
              <w:t>Flemming et al.</w:t>
            </w:r>
            <w:ins w:id="1695" w:author="Robin Matthews" w:date="2021-07-08T16:06:00Z">
              <w:r w:rsidR="00791F0A">
                <w:rPr>
                  <w:noProof/>
                  <w:lang w:bidi="ne-NP"/>
                </w:rPr>
                <w:t xml:space="preserve"> (</w:t>
              </w:r>
            </w:ins>
            <w:del w:id="1696" w:author="Robin Matthews" w:date="2021-07-08T16:06:00Z">
              <w:r w:rsidR="00CB33A1" w:rsidDel="00791F0A">
                <w:rPr>
                  <w:noProof/>
                  <w:lang w:bidi="ne-NP"/>
                </w:rPr>
                <w:delText xml:space="preserve">, </w:delText>
              </w:r>
            </w:del>
            <w:r w:rsidR="00CB33A1">
              <w:rPr>
                <w:noProof/>
                <w:lang w:bidi="ne-NP"/>
              </w:rPr>
              <w:t>2017)</w:t>
            </w:r>
            <w:r w:rsidRPr="00190872">
              <w:rPr>
                <w:lang w:bidi="ne-NP"/>
              </w:rPr>
              <w:fldChar w:fldCharType="end"/>
            </w:r>
            <w:r w:rsidRPr="00190872">
              <w:rPr>
                <w:lang w:bidi="ne-NP"/>
              </w:rPr>
              <w:br/>
            </w:r>
            <w:r w:rsidRPr="00190872">
              <w:rPr>
                <w:bCs/>
                <w:lang w:bidi="ne-NP"/>
              </w:rPr>
              <w:t>Model assimilating MOPITT</w:t>
            </w:r>
          </w:p>
        </w:tc>
      </w:tr>
      <w:tr w:rsidR="00AF2E59" w:rsidRPr="00DA7F98" w14:paraId="15F3206A" w14:textId="77777777" w:rsidTr="00D5630D">
        <w:trPr>
          <w:trHeight w:val="698"/>
        </w:trPr>
        <w:tc>
          <w:tcPr>
            <w:tcW w:w="1566" w:type="dxa"/>
            <w:tcBorders>
              <w:top w:val="nil"/>
              <w:left w:val="single" w:sz="8" w:space="0" w:color="auto"/>
              <w:bottom w:val="single" w:sz="4" w:space="0" w:color="auto"/>
              <w:right w:val="single" w:sz="4" w:space="0" w:color="auto"/>
            </w:tcBorders>
            <w:shd w:val="clear" w:color="auto" w:fill="auto"/>
            <w:vAlign w:val="center"/>
          </w:tcPr>
          <w:p w14:paraId="1269D866" w14:textId="24AC739D" w:rsidR="00AF2E59" w:rsidRPr="00190872" w:rsidRDefault="00AF2E59" w:rsidP="00D5630D">
            <w:pPr>
              <w:jc w:val="center"/>
              <w:rPr>
                <w:lang w:bidi="ne-NP"/>
              </w:rPr>
            </w:pPr>
            <w:r w:rsidRPr="00190872">
              <w:rPr>
                <w:lang w:bidi="ne-NP"/>
              </w:rPr>
              <w:t>2002</w:t>
            </w:r>
            <w:ins w:id="1697" w:author="Lucy Cowie" w:date="2021-07-26T22:26:00Z">
              <w:r w:rsidR="007700CE">
                <w:rPr>
                  <w:lang w:bidi="ne-NP"/>
                </w:rPr>
                <w:t>–</w:t>
              </w:r>
            </w:ins>
            <w:del w:id="1698" w:author="Lucy Cowie" w:date="2021-07-26T22:26:00Z">
              <w:r w:rsidRPr="00190872" w:rsidDel="007700CE">
                <w:rPr>
                  <w:lang w:bidi="ne-NP"/>
                </w:rPr>
                <w:delText xml:space="preserve"> to </w:delText>
              </w:r>
            </w:del>
            <w:r w:rsidRPr="00190872">
              <w:rPr>
                <w:lang w:bidi="ne-NP"/>
              </w:rPr>
              <w:t>2013</w:t>
            </w:r>
          </w:p>
        </w:tc>
        <w:tc>
          <w:tcPr>
            <w:tcW w:w="5174" w:type="dxa"/>
            <w:tcBorders>
              <w:top w:val="nil"/>
              <w:left w:val="nil"/>
              <w:bottom w:val="single" w:sz="4" w:space="0" w:color="auto"/>
              <w:right w:val="single" w:sz="4" w:space="0" w:color="auto"/>
            </w:tcBorders>
            <w:shd w:val="clear" w:color="auto" w:fill="auto"/>
            <w:vAlign w:val="center"/>
          </w:tcPr>
          <w:p w14:paraId="019F8744" w14:textId="70736BD6" w:rsidR="00AF2E59" w:rsidRPr="00190872" w:rsidRDefault="007700CE" w:rsidP="00D5630D">
            <w:pPr>
              <w:jc w:val="center"/>
              <w:rPr>
                <w:lang w:bidi="ne-NP"/>
              </w:rPr>
            </w:pPr>
            <w:ins w:id="1699" w:author="Lucy Cowie" w:date="2021-07-26T22:27:00Z">
              <w:r>
                <w:rPr>
                  <w:lang w:bidi="ne-NP"/>
                </w:rPr>
                <w:t>–</w:t>
              </w:r>
            </w:ins>
            <w:del w:id="1700" w:author="Lucy Cowie" w:date="2021-07-26T22:27:00Z">
              <w:r w:rsidR="00AF2E59" w:rsidRPr="00190872" w:rsidDel="007700CE">
                <w:rPr>
                  <w:lang w:bidi="ne-NP"/>
                </w:rPr>
                <w:delText>-</w:delText>
              </w:r>
            </w:del>
            <w:r w:rsidR="00AF2E59" w:rsidRPr="00190872">
              <w:rPr>
                <w:lang w:bidi="ne-NP"/>
              </w:rPr>
              <w:t>1.4% yr</w:t>
            </w:r>
            <w:ins w:id="1701" w:author="Lucy Cowie" w:date="2021-07-26T22:27:00Z">
              <w:r>
                <w:rPr>
                  <w:vertAlign w:val="superscript"/>
                  <w:lang w:bidi="ne-NP"/>
                </w:rPr>
                <w:t>–</w:t>
              </w:r>
            </w:ins>
            <w:del w:id="1702" w:author="Lucy Cowie" w:date="2021-07-26T22:27:00Z">
              <w:r w:rsidR="00AF2E59" w:rsidRPr="00190872" w:rsidDel="007700CE">
                <w:rPr>
                  <w:vertAlign w:val="superscript"/>
                  <w:lang w:bidi="ne-NP"/>
                </w:rPr>
                <w:delText>-</w:delText>
              </w:r>
            </w:del>
            <w:r w:rsidR="00AF2E59" w:rsidRPr="00190872">
              <w:rPr>
                <w:vertAlign w:val="superscript"/>
                <w:lang w:bidi="ne-NP"/>
              </w:rPr>
              <w:t>1</w:t>
            </w:r>
          </w:p>
        </w:tc>
        <w:tc>
          <w:tcPr>
            <w:tcW w:w="2880" w:type="dxa"/>
            <w:tcBorders>
              <w:top w:val="nil"/>
              <w:left w:val="nil"/>
              <w:bottom w:val="single" w:sz="4" w:space="0" w:color="auto"/>
              <w:right w:val="single" w:sz="8" w:space="0" w:color="auto"/>
            </w:tcBorders>
            <w:vAlign w:val="center"/>
          </w:tcPr>
          <w:p w14:paraId="6014F6BF" w14:textId="04B38AB2" w:rsidR="00AF2E59" w:rsidRPr="00326917" w:rsidRDefault="00AF2E59" w:rsidP="00D5630D">
            <w:pPr>
              <w:jc w:val="center"/>
              <w:rPr>
                <w:lang w:val="en-US" w:bidi="ne-NP"/>
              </w:rPr>
            </w:pPr>
            <w:r w:rsidRPr="00190872">
              <w:rPr>
                <w:lang w:bidi="ne-NP"/>
              </w:rPr>
              <w:fldChar w:fldCharType="begin" w:fldLock="1"/>
            </w:r>
            <w:r w:rsidR="00A75A09">
              <w:rPr>
                <w:lang w:bidi="ne-NP"/>
              </w:rPr>
              <w:instrText>ADDIN CSL_CITATION { "citationItems" : [ { "id" : "ITEM-1", "itemData" : { "DOI" : "10.1002/2017GL074987", "ISBN" : "0094-8276", "ISSN" : "19448007", "abstract" : "Abstract Understanding changes in the burden and growth rate of atmospheric methane (CH4) has been the focus of several recent studies but still lacks scientific consensus. Here we investigate the role of decreasing anthropogenic carbon monoxide (CO) emissions since 2002 on hydroxyl radical (OH) sinks and tropospheric CH4 loss. We quantify this impact by contrasting two model simulations for 2002?2013: (1) a Measurement of the Pollution in the Troposphere (MOPITT) CO reanalysis and (2) a Control-Run without CO assimilation. These simulations are performed with the Community Atmosphere Model with Chemistry of the Community Earth System Model fully coupled chemistry climate model with prescribed CH4 surface concentrations. The assimilation of MOPITT observations constrains the global CO burden, which significantly decreased over this period by ~20%. We find that this decrease results to (a) increase in CO chemical production, (b) higher CH4 oxidation by OH, and (c) ~8% shorter CH4 lifetime. We elucidate this coupling by a surrogate mechanism for CO-OH-CH4 that is quantified from the full chemistry simulations.", "author" : [ { "dropping-particle" : "", "family" : "Gaubert", "given" : "B.", "non-dropping-particle" : "", "parse-names" : false, "suffix" : "" }, { "dropping-particle" : "", "family" : "Worden", "given" : "H. M.", "non-dropping-particle" : "", "parse-names" : false, "suffix" : "" }, { "dropping-particle" : "", "family" : "Arellano", "given" : "A. F.J.", "non-dropping-particle" : "", "parse-names" : false, "suffix" : "" }, { "dropping-particle" : "", "family" : "Emmons", "given" : "L. K.", "non-dropping-particle" : "", "parse-names" : false, "suffix" : "" }, { "dropping-particle" : "", "family" : "Tilmes", "given" : "S.", "non-dropping-particle" : "", "parse-names" : false, "suffix" : "" }, { "dropping-particle" : "", "family" : "Barr\u00e9", "given" : "J.", "non-dropping-particle" : "", "parse-names" : false, "suffix" : "" }, { "dropping-particle" : "", "family" : "Martinez Alonso", "given" : "S.", "non-dropping-particle" : "", "parse-names" : false, "suffix" : "" }, { "dropping-particle" : "", "family" : "Vitt", "given" : "F.", "non-dropping-particle" : "", "parse-names" : false, "suffix" : "" }, { "dropping-particle" : "", "family" : "Anderson", "given" : "J. L.", "non-dropping-particle" : "", "parse-names" : false, "suffix" : "" }, { "dropping-particle" : "", "family" : "Alkemade", "given" : "F.", "non-dropping-particle" : "", "parse-names" : false, "suffix" : "" }, { "dropping-particle" : "", "family" : "Houweling", "given" : "S.", "non-dropping-particle" : "", "parse-names" : false, "suffix" : "" }, { "dropping-particle" : "", "family" : "Edwards", "given" : "D. P.", "non-dropping-particle" : "", "parse-names" : false, "suffix" : "" } ], "container-title" : "Geophysical Research Letters", "id" : "ITEM-1", "issue" : "19", "issued" : { "date-parts" : [ [ "2017" ] ] }, "page" : "9985-9995", "title" : "Chemical Feedback From Decreasing Carbon Monoxide Emissions", "translator" : [ { "dropping-particle" : "", "family" : "G3250", "given" : "", "non-dropping-particle" : "", "parse-names" : false, "suffix" : "" } ], "type" : "article-journal", "volume" : "44" }, "uris" : [ "http://www.mendeley.com/documents/?uuid=8688319a-ce21-4e29-9830-2c0e203681e9", "http://www.mendeley.com/documents/?uuid=3c62e912-33f4-460d-b08a-bd0591393cf5" ] } ], "mendeley" : { "formattedCitation" : "(Gaubert et al., 2017)", "manualFormatting" : "Gaubert et al. (2017)", "plainTextFormattedCitation" : "(Gaubert et al., 2017)", "previouslyFormattedCitation" : "(Gaubert et al., 2017)" }, "properties" : { "noteIndex" : 0 }, "schema" : "https://github.com/citation-style-language/schema/raw/master/csl-citation.json" }</w:instrText>
            </w:r>
            <w:r w:rsidRPr="00190872">
              <w:rPr>
                <w:lang w:bidi="ne-NP"/>
              </w:rPr>
              <w:fldChar w:fldCharType="separate"/>
            </w:r>
            <w:del w:id="1703" w:author="Robin Matthews" w:date="2021-07-08T16:06:00Z">
              <w:r w:rsidR="00CB33A1" w:rsidDel="00791F0A">
                <w:rPr>
                  <w:noProof/>
                  <w:lang w:val="en-US" w:bidi="ne-NP"/>
                </w:rPr>
                <w:delText>(</w:delText>
              </w:r>
            </w:del>
            <w:r w:rsidR="00CB33A1">
              <w:rPr>
                <w:noProof/>
                <w:lang w:val="en-US" w:bidi="ne-NP"/>
              </w:rPr>
              <w:t>Gaubert et al.</w:t>
            </w:r>
            <w:del w:id="1704" w:author="Robin Matthews" w:date="2021-07-08T16:06:00Z">
              <w:r w:rsidR="00CB33A1" w:rsidDel="00791F0A">
                <w:rPr>
                  <w:noProof/>
                  <w:lang w:val="en-US" w:bidi="ne-NP"/>
                </w:rPr>
                <w:delText>,</w:delText>
              </w:r>
            </w:del>
            <w:r w:rsidR="00CB33A1">
              <w:rPr>
                <w:noProof/>
                <w:lang w:val="en-US" w:bidi="ne-NP"/>
              </w:rPr>
              <w:t xml:space="preserve"> </w:t>
            </w:r>
            <w:ins w:id="1705" w:author="Robin Matthews" w:date="2021-07-08T16:06:00Z">
              <w:r w:rsidR="00791F0A">
                <w:rPr>
                  <w:noProof/>
                  <w:lang w:val="en-US" w:bidi="ne-NP"/>
                </w:rPr>
                <w:t>(</w:t>
              </w:r>
            </w:ins>
            <w:r w:rsidR="00CB33A1">
              <w:rPr>
                <w:noProof/>
                <w:lang w:val="en-US" w:bidi="ne-NP"/>
              </w:rPr>
              <w:t>2017)</w:t>
            </w:r>
            <w:r w:rsidRPr="00190872">
              <w:rPr>
                <w:lang w:bidi="ne-NP"/>
              </w:rPr>
              <w:fldChar w:fldCharType="end"/>
            </w:r>
          </w:p>
          <w:p w14:paraId="1F4ADC53" w14:textId="77777777" w:rsidR="00AF2E59" w:rsidRPr="00326917" w:rsidRDefault="00AF2E59" w:rsidP="00D5630D">
            <w:pPr>
              <w:jc w:val="center"/>
              <w:rPr>
                <w:bCs/>
                <w:lang w:val="en-US" w:bidi="ne-NP"/>
              </w:rPr>
            </w:pPr>
            <w:r w:rsidRPr="00326917">
              <w:rPr>
                <w:bCs/>
                <w:lang w:val="en-US" w:bidi="ne-NP"/>
              </w:rPr>
              <w:t>Model assimilating MOPITT</w:t>
            </w:r>
          </w:p>
        </w:tc>
      </w:tr>
      <w:tr w:rsidR="00AF2E59" w:rsidRPr="007B3DD7" w14:paraId="155F0FC9" w14:textId="77777777" w:rsidTr="00D5630D">
        <w:trPr>
          <w:trHeight w:val="698"/>
        </w:trPr>
        <w:tc>
          <w:tcPr>
            <w:tcW w:w="1566" w:type="dxa"/>
            <w:tcBorders>
              <w:top w:val="nil"/>
              <w:left w:val="single" w:sz="8" w:space="0" w:color="auto"/>
              <w:bottom w:val="single" w:sz="4" w:space="0" w:color="auto"/>
              <w:right w:val="single" w:sz="4" w:space="0" w:color="auto"/>
            </w:tcBorders>
            <w:shd w:val="clear" w:color="auto" w:fill="auto"/>
            <w:vAlign w:val="center"/>
            <w:hideMark/>
          </w:tcPr>
          <w:p w14:paraId="2B2F4831" w14:textId="3DD79CDB" w:rsidR="00AF2E59" w:rsidRPr="00326917" w:rsidRDefault="00AF2E59" w:rsidP="00D5630D">
            <w:pPr>
              <w:jc w:val="center"/>
              <w:rPr>
                <w:lang w:val="en-US" w:bidi="ne-NP"/>
              </w:rPr>
            </w:pPr>
            <w:r w:rsidRPr="00326917">
              <w:rPr>
                <w:lang w:val="en-US" w:bidi="ne-NP"/>
              </w:rPr>
              <w:t>2002</w:t>
            </w:r>
            <w:ins w:id="1706" w:author="Lucy Cowie" w:date="2021-07-26T22:26:00Z">
              <w:r w:rsidR="007700CE">
                <w:rPr>
                  <w:lang w:bidi="ne-NP"/>
                </w:rPr>
                <w:t>–</w:t>
              </w:r>
            </w:ins>
            <w:del w:id="1707" w:author="Lucy Cowie" w:date="2021-07-26T22:26:00Z">
              <w:r w:rsidRPr="00326917" w:rsidDel="007700CE">
                <w:rPr>
                  <w:lang w:val="en-US" w:bidi="ne-NP"/>
                </w:rPr>
                <w:delText>-</w:delText>
              </w:r>
            </w:del>
            <w:r w:rsidRPr="00326917">
              <w:rPr>
                <w:lang w:val="en-US" w:bidi="ne-NP"/>
              </w:rPr>
              <w:t>2018 </w:t>
            </w:r>
          </w:p>
        </w:tc>
        <w:tc>
          <w:tcPr>
            <w:tcW w:w="5174" w:type="dxa"/>
            <w:tcBorders>
              <w:top w:val="nil"/>
              <w:left w:val="nil"/>
              <w:bottom w:val="single" w:sz="4" w:space="0" w:color="auto"/>
              <w:right w:val="single" w:sz="4" w:space="0" w:color="auto"/>
            </w:tcBorders>
            <w:shd w:val="clear" w:color="auto" w:fill="auto"/>
            <w:vAlign w:val="center"/>
            <w:hideMark/>
          </w:tcPr>
          <w:p w14:paraId="4FF156CB" w14:textId="25FB2986" w:rsidR="00AF2E59" w:rsidRPr="00326917" w:rsidRDefault="007700CE" w:rsidP="00D5630D">
            <w:pPr>
              <w:jc w:val="center"/>
              <w:rPr>
                <w:lang w:val="en-US" w:bidi="ne-NP"/>
              </w:rPr>
            </w:pPr>
            <w:ins w:id="1708" w:author="Lucy Cowie" w:date="2021-07-26T22:29:00Z">
              <w:r>
                <w:rPr>
                  <w:lang w:bidi="ne-NP"/>
                </w:rPr>
                <w:t>–</w:t>
              </w:r>
            </w:ins>
            <w:del w:id="1709" w:author="Lucy Cowie" w:date="2021-07-26T22:27:00Z">
              <w:r w:rsidR="00AF2E59" w:rsidRPr="00326917" w:rsidDel="007700CE">
                <w:rPr>
                  <w:lang w:val="en-US" w:bidi="ne-NP"/>
                </w:rPr>
                <w:delText>-</w:delText>
              </w:r>
            </w:del>
            <w:r w:rsidR="00AF2E59" w:rsidRPr="00326917">
              <w:rPr>
                <w:lang w:val="en-US" w:bidi="ne-NP"/>
              </w:rPr>
              <w:t>0.50</w:t>
            </w:r>
            <w:ins w:id="1710" w:author="Ian Blenkinsop" w:date="2021-07-15T12:24:00Z">
              <w:r w:rsidR="0010299F">
                <w:rPr>
                  <w:lang w:val="en-US" w:bidi="ne-NP"/>
                </w:rPr>
                <w:t xml:space="preserve"> </w:t>
              </w:r>
            </w:ins>
            <w:r w:rsidR="00AF2E59" w:rsidRPr="00326917">
              <w:rPr>
                <w:lang w:val="en-US" w:bidi="ne-NP"/>
              </w:rPr>
              <w:t>±</w:t>
            </w:r>
            <w:ins w:id="1711" w:author="Ian Blenkinsop" w:date="2021-07-15T12:24:00Z">
              <w:r w:rsidR="0010299F">
                <w:rPr>
                  <w:lang w:val="en-US" w:bidi="ne-NP"/>
                </w:rPr>
                <w:t xml:space="preserve"> </w:t>
              </w:r>
            </w:ins>
            <w:r w:rsidR="00AF2E59" w:rsidRPr="00326917">
              <w:rPr>
                <w:lang w:val="en-US" w:bidi="ne-NP"/>
              </w:rPr>
              <w:t>0.3% yr</w:t>
            </w:r>
            <w:ins w:id="1712" w:author="Lucy Cowie" w:date="2021-07-26T22:28:00Z">
              <w:r>
                <w:rPr>
                  <w:vertAlign w:val="superscript"/>
                  <w:lang w:bidi="ne-NP"/>
                </w:rPr>
                <w:t>–</w:t>
              </w:r>
            </w:ins>
            <w:del w:id="1713" w:author="Lucy Cowie" w:date="2021-07-26T22:28:00Z">
              <w:r w:rsidR="00AF2E59" w:rsidRPr="00326917" w:rsidDel="007700CE">
                <w:rPr>
                  <w:vertAlign w:val="superscript"/>
                  <w:lang w:val="en-US" w:bidi="ne-NP"/>
                </w:rPr>
                <w:delText>-</w:delText>
              </w:r>
            </w:del>
            <w:r w:rsidR="00AF2E59" w:rsidRPr="00326917">
              <w:rPr>
                <w:vertAlign w:val="superscript"/>
                <w:lang w:val="en-US" w:bidi="ne-NP"/>
              </w:rPr>
              <w:t>1</w:t>
            </w:r>
            <w:ins w:id="1714" w:author="Lucy Cowie" w:date="2021-07-27T09:38:00Z">
              <w:r w:rsidR="00460E1B">
                <w:rPr>
                  <w:vertAlign w:val="superscript"/>
                  <w:lang w:val="en-US" w:bidi="ne-NP"/>
                </w:rPr>
                <w:t xml:space="preserve"> </w:t>
              </w:r>
            </w:ins>
            <w:commentRangeStart w:id="1715"/>
            <w:r w:rsidR="00AF2E59" w:rsidRPr="00326917">
              <w:rPr>
                <w:lang w:val="en-US" w:bidi="ne-NP"/>
              </w:rPr>
              <w:t>:</w:t>
            </w:r>
            <w:commentRangeEnd w:id="1715"/>
            <w:r w:rsidR="00F17DEE">
              <w:rPr>
                <w:rStyle w:val="Marquedecommentaire"/>
              </w:rPr>
              <w:commentReference w:id="1715"/>
            </w:r>
            <w:r w:rsidR="00AF2E59" w:rsidRPr="00326917">
              <w:rPr>
                <w:lang w:val="en-US" w:bidi="ne-NP"/>
              </w:rPr>
              <w:t xml:space="preserve"> 60°N</w:t>
            </w:r>
            <w:del w:id="1716" w:author="Lucy Cowie" w:date="2021-07-26T22:39:00Z">
              <w:r w:rsidR="00AF2E59" w:rsidRPr="00326917" w:rsidDel="006F54D4">
                <w:rPr>
                  <w:lang w:val="en-US" w:bidi="ne-NP"/>
                </w:rPr>
                <w:delText xml:space="preserve"> </w:delText>
              </w:r>
            </w:del>
            <w:r w:rsidR="00AF2E59" w:rsidRPr="00326917">
              <w:rPr>
                <w:lang w:val="en-US" w:bidi="ne-NP"/>
              </w:rPr>
              <w:t>–</w:t>
            </w:r>
            <w:del w:id="1717" w:author="Lucy Cowie" w:date="2021-07-26T22:39:00Z">
              <w:r w:rsidR="00AF2E59" w:rsidRPr="00326917" w:rsidDel="006F54D4">
                <w:rPr>
                  <w:lang w:val="en-US" w:bidi="ne-NP"/>
                </w:rPr>
                <w:delText xml:space="preserve"> </w:delText>
              </w:r>
            </w:del>
            <w:r w:rsidR="00AF2E59" w:rsidRPr="00326917">
              <w:rPr>
                <w:lang w:val="en-US" w:bidi="ne-NP"/>
              </w:rPr>
              <w:t>60°S (MOPITT)</w:t>
            </w:r>
          </w:p>
          <w:p w14:paraId="789B7F29" w14:textId="1A8D5B8D" w:rsidR="00AF2E59" w:rsidRPr="00326917" w:rsidRDefault="007700CE" w:rsidP="00D5630D">
            <w:pPr>
              <w:jc w:val="center"/>
              <w:rPr>
                <w:lang w:val="en-US" w:bidi="ne-NP"/>
              </w:rPr>
            </w:pPr>
            <w:ins w:id="1718" w:author="Lucy Cowie" w:date="2021-07-26T22:29:00Z">
              <w:r>
                <w:rPr>
                  <w:lang w:bidi="ne-NP"/>
                </w:rPr>
                <w:t>–</w:t>
              </w:r>
            </w:ins>
            <w:del w:id="1719" w:author="Lucy Cowie" w:date="2021-07-26T22:27:00Z">
              <w:r w:rsidR="00AF2E59" w:rsidRPr="00326917" w:rsidDel="007700CE">
                <w:rPr>
                  <w:lang w:val="en-US" w:bidi="ne-NP"/>
                </w:rPr>
                <w:delText>-</w:delText>
              </w:r>
            </w:del>
            <w:r w:rsidR="00AF2E59" w:rsidRPr="00326917">
              <w:rPr>
                <w:lang w:val="en-US" w:bidi="ne-NP"/>
              </w:rPr>
              <w:t>0.56</w:t>
            </w:r>
            <w:ins w:id="1720" w:author="Lucy Cowie" w:date="2021-07-26T22:28:00Z">
              <w:r>
                <w:rPr>
                  <w:lang w:val="en-US" w:bidi="ne-NP"/>
                </w:rPr>
                <w:t xml:space="preserve"> </w:t>
              </w:r>
            </w:ins>
            <w:r w:rsidR="00AF2E59" w:rsidRPr="00326917">
              <w:rPr>
                <w:lang w:val="en-US" w:bidi="ne-NP"/>
              </w:rPr>
              <w:t>±</w:t>
            </w:r>
            <w:ins w:id="1721" w:author="Lucy Cowie" w:date="2021-07-26T22:28:00Z">
              <w:r>
                <w:rPr>
                  <w:lang w:val="en-US" w:bidi="ne-NP"/>
                </w:rPr>
                <w:t xml:space="preserve"> </w:t>
              </w:r>
            </w:ins>
            <w:r w:rsidR="00AF2E59" w:rsidRPr="00326917">
              <w:rPr>
                <w:lang w:val="en-US" w:bidi="ne-NP"/>
              </w:rPr>
              <w:t>0.3% yr</w:t>
            </w:r>
            <w:ins w:id="1722" w:author="Lucy Cowie" w:date="2021-07-26T22:37:00Z">
              <w:r w:rsidR="00FD0DD6">
                <w:rPr>
                  <w:vertAlign w:val="superscript"/>
                  <w:lang w:val="en-US" w:bidi="ne-NP"/>
                </w:rPr>
                <w:t>–</w:t>
              </w:r>
            </w:ins>
            <w:del w:id="1723" w:author="Lucy Cowie" w:date="2021-07-26T22:37:00Z">
              <w:r w:rsidR="00AF2E59" w:rsidRPr="00326917" w:rsidDel="00FD0DD6">
                <w:rPr>
                  <w:vertAlign w:val="superscript"/>
                  <w:lang w:val="en-US" w:bidi="ne-NP"/>
                </w:rPr>
                <w:delText>-</w:delText>
              </w:r>
            </w:del>
            <w:r w:rsidR="00AF2E59" w:rsidRPr="00326917">
              <w:rPr>
                <w:vertAlign w:val="superscript"/>
                <w:lang w:val="en-US" w:bidi="ne-NP"/>
              </w:rPr>
              <w:t>1</w:t>
            </w:r>
            <w:ins w:id="1724" w:author="Lucy Cowie" w:date="2021-07-27T09:39:00Z">
              <w:r w:rsidR="00460E1B">
                <w:rPr>
                  <w:vertAlign w:val="superscript"/>
                  <w:lang w:val="en-US" w:bidi="ne-NP"/>
                </w:rPr>
                <w:t xml:space="preserve"> </w:t>
              </w:r>
            </w:ins>
            <w:ins w:id="1725" w:author="Lucy Cowie" w:date="2021-07-27T09:38:00Z">
              <w:r w:rsidR="00460E1B">
                <w:rPr>
                  <w:lang w:val="en-US" w:bidi="ne-NP"/>
                </w:rPr>
                <w:t>;</w:t>
              </w:r>
            </w:ins>
            <w:del w:id="1726" w:author="Lucy Cowie" w:date="2021-07-27T09:38:00Z">
              <w:r w:rsidR="00AF2E59" w:rsidRPr="00326917" w:rsidDel="00460E1B">
                <w:rPr>
                  <w:lang w:val="en-US" w:bidi="ne-NP"/>
                </w:rPr>
                <w:delText>;</w:delText>
              </w:r>
            </w:del>
            <w:r w:rsidR="00AF2E59" w:rsidRPr="00326917">
              <w:rPr>
                <w:lang w:val="en-US" w:bidi="ne-NP"/>
              </w:rPr>
              <w:t xml:space="preserve"> </w:t>
            </w:r>
            <w:ins w:id="1727" w:author="Lucy Cowie" w:date="2021-07-26T22:29:00Z">
              <w:r>
                <w:rPr>
                  <w:vertAlign w:val="superscript"/>
                  <w:lang w:bidi="ne-NP"/>
                </w:rPr>
                <w:t>–</w:t>
              </w:r>
            </w:ins>
            <w:del w:id="1728" w:author="Lucy Cowie" w:date="2021-07-26T22:28:00Z">
              <w:r w:rsidR="00AF2E59" w:rsidRPr="00326917" w:rsidDel="007700CE">
                <w:rPr>
                  <w:lang w:val="en-US" w:bidi="ne-NP"/>
                </w:rPr>
                <w:delText>-</w:delText>
              </w:r>
            </w:del>
            <w:r w:rsidR="00AF2E59" w:rsidRPr="00326917">
              <w:rPr>
                <w:lang w:val="en-US" w:bidi="ne-NP"/>
              </w:rPr>
              <w:t>0.61</w:t>
            </w:r>
            <w:ins w:id="1729" w:author="Lucy Cowie" w:date="2021-07-26T22:28:00Z">
              <w:r>
                <w:rPr>
                  <w:lang w:val="en-US" w:bidi="ne-NP"/>
                </w:rPr>
                <w:t xml:space="preserve"> </w:t>
              </w:r>
            </w:ins>
            <w:r w:rsidR="00AF2E59" w:rsidRPr="00326917">
              <w:rPr>
                <w:lang w:val="en-US" w:bidi="ne-NP"/>
              </w:rPr>
              <w:t>±</w:t>
            </w:r>
            <w:ins w:id="1730" w:author="Lucy Cowie" w:date="2021-07-26T22:28:00Z">
              <w:r>
                <w:rPr>
                  <w:lang w:val="en-US" w:bidi="ne-NP"/>
                </w:rPr>
                <w:t xml:space="preserve"> </w:t>
              </w:r>
            </w:ins>
            <w:r w:rsidR="00AF2E59" w:rsidRPr="00326917">
              <w:rPr>
                <w:lang w:val="en-US" w:bidi="ne-NP"/>
              </w:rPr>
              <w:t>0.2% yr</w:t>
            </w:r>
            <w:ins w:id="1731" w:author="Lucy Cowie" w:date="2021-07-26T22:28:00Z">
              <w:r>
                <w:rPr>
                  <w:vertAlign w:val="superscript"/>
                  <w:lang w:bidi="ne-NP"/>
                </w:rPr>
                <w:t>–</w:t>
              </w:r>
            </w:ins>
            <w:del w:id="1732" w:author="Lucy Cowie" w:date="2021-07-26T22:28:00Z">
              <w:r w:rsidR="00AF2E59" w:rsidRPr="00326917" w:rsidDel="007700CE">
                <w:rPr>
                  <w:vertAlign w:val="superscript"/>
                  <w:lang w:val="en-US" w:bidi="ne-NP"/>
                </w:rPr>
                <w:delText>-</w:delText>
              </w:r>
            </w:del>
            <w:r w:rsidR="00AF2E59" w:rsidRPr="00326917">
              <w:rPr>
                <w:vertAlign w:val="superscript"/>
                <w:lang w:val="en-US" w:bidi="ne-NP"/>
              </w:rPr>
              <w:t>1</w:t>
            </w:r>
            <w:r w:rsidR="00AF2E59" w:rsidRPr="00326917">
              <w:rPr>
                <w:lang w:val="en-US" w:bidi="ne-NP"/>
              </w:rPr>
              <w:t xml:space="preserve">: </w:t>
            </w:r>
            <w:commentRangeStart w:id="1733"/>
            <w:r w:rsidR="00AF2E59" w:rsidRPr="00326917">
              <w:rPr>
                <w:lang w:val="en-US" w:bidi="ne-NP"/>
              </w:rPr>
              <w:t>0°</w:t>
            </w:r>
            <w:ins w:id="1734" w:author="Lucy Cowie" w:date="2021-07-26T22:29:00Z">
              <w:r>
                <w:rPr>
                  <w:lang w:val="en-US" w:bidi="ne-NP"/>
                </w:rPr>
                <w:t>–</w:t>
              </w:r>
            </w:ins>
            <w:del w:id="1735" w:author="Lucy Cowie" w:date="2021-07-26T22:29:00Z">
              <w:r w:rsidR="00AF2E59" w:rsidRPr="00326917" w:rsidDel="007700CE">
                <w:rPr>
                  <w:lang w:val="en-US" w:bidi="ne-NP"/>
                </w:rPr>
                <w:delText>-</w:delText>
              </w:r>
            </w:del>
            <w:r w:rsidR="00AF2E59" w:rsidRPr="00326917">
              <w:rPr>
                <w:lang w:val="en-US" w:bidi="ne-NP"/>
              </w:rPr>
              <w:t>60°N</w:t>
            </w:r>
            <w:commentRangeEnd w:id="1733"/>
            <w:r w:rsidR="006F54D4">
              <w:rPr>
                <w:rStyle w:val="Marquedecommentaire"/>
              </w:rPr>
              <w:commentReference w:id="1733"/>
            </w:r>
          </w:p>
          <w:p w14:paraId="006A4ACC" w14:textId="2F8617BE" w:rsidR="00AF2E59" w:rsidRPr="00326917" w:rsidRDefault="007700CE" w:rsidP="00D5630D">
            <w:pPr>
              <w:jc w:val="center"/>
              <w:rPr>
                <w:lang w:val="en-US" w:bidi="ne-NP"/>
              </w:rPr>
            </w:pPr>
            <w:ins w:id="1736" w:author="Lucy Cowie" w:date="2021-07-26T22:30:00Z">
              <w:r>
                <w:rPr>
                  <w:lang w:bidi="ne-NP"/>
                </w:rPr>
                <w:t>–</w:t>
              </w:r>
            </w:ins>
            <w:del w:id="1737" w:author="Lucy Cowie" w:date="2021-07-26T22:27:00Z">
              <w:r w:rsidR="00AF2E59" w:rsidRPr="00326917" w:rsidDel="007700CE">
                <w:rPr>
                  <w:lang w:val="en-US" w:bidi="ne-NP"/>
                </w:rPr>
                <w:delText>-</w:delText>
              </w:r>
            </w:del>
            <w:r w:rsidR="00AF2E59" w:rsidRPr="00326917">
              <w:rPr>
                <w:lang w:val="en-US" w:bidi="ne-NP"/>
              </w:rPr>
              <w:t>0.35</w:t>
            </w:r>
            <w:ins w:id="1738" w:author="Lucy Cowie" w:date="2021-07-26T22:30:00Z">
              <w:r>
                <w:rPr>
                  <w:lang w:val="en-US" w:bidi="ne-NP"/>
                </w:rPr>
                <w:t xml:space="preserve"> </w:t>
              </w:r>
            </w:ins>
            <w:r w:rsidR="00AF2E59" w:rsidRPr="00326917">
              <w:rPr>
                <w:lang w:val="en-US" w:bidi="ne-NP"/>
              </w:rPr>
              <w:t>±</w:t>
            </w:r>
            <w:ins w:id="1739" w:author="Lucy Cowie" w:date="2021-07-26T22:30:00Z">
              <w:r>
                <w:rPr>
                  <w:lang w:val="en-US" w:bidi="ne-NP"/>
                </w:rPr>
                <w:t xml:space="preserve"> </w:t>
              </w:r>
              <w:r>
                <w:rPr>
                  <w:lang w:bidi="ne-NP"/>
                </w:rPr>
                <w:t>–</w:t>
              </w:r>
            </w:ins>
            <w:del w:id="1740" w:author="Lucy Cowie" w:date="2021-07-26T22:30:00Z">
              <w:r w:rsidR="00AF2E59" w:rsidRPr="00326917" w:rsidDel="007700CE">
                <w:rPr>
                  <w:lang w:val="en-US" w:bidi="ne-NP"/>
                </w:rPr>
                <w:delText>-</w:delText>
              </w:r>
            </w:del>
            <w:r w:rsidR="00AF2E59" w:rsidRPr="00326917">
              <w:rPr>
                <w:lang w:val="en-US" w:bidi="ne-NP"/>
              </w:rPr>
              <w:t>0.3% yr</w:t>
            </w:r>
            <w:ins w:id="1741" w:author="Lucy Cowie" w:date="2021-07-26T22:37:00Z">
              <w:r w:rsidR="00FD0DD6">
                <w:rPr>
                  <w:vertAlign w:val="superscript"/>
                  <w:lang w:val="en-US" w:bidi="ne-NP"/>
                </w:rPr>
                <w:t>–</w:t>
              </w:r>
            </w:ins>
            <w:del w:id="1742" w:author="Lucy Cowie" w:date="2021-07-26T22:37:00Z">
              <w:r w:rsidR="00AF2E59" w:rsidRPr="00326917" w:rsidDel="00FD0DD6">
                <w:rPr>
                  <w:vertAlign w:val="superscript"/>
                  <w:lang w:val="en-US" w:bidi="ne-NP"/>
                </w:rPr>
                <w:delText>-</w:delText>
              </w:r>
            </w:del>
            <w:r w:rsidR="00AF2E59" w:rsidRPr="00326917">
              <w:rPr>
                <w:vertAlign w:val="superscript"/>
                <w:lang w:val="en-US" w:bidi="ne-NP"/>
              </w:rPr>
              <w:t>1</w:t>
            </w:r>
            <w:ins w:id="1743" w:author="Lucy Cowie" w:date="2021-07-27T09:39:00Z">
              <w:r w:rsidR="00460E1B">
                <w:rPr>
                  <w:vertAlign w:val="superscript"/>
                  <w:lang w:val="en-US" w:bidi="ne-NP"/>
                </w:rPr>
                <w:t xml:space="preserve"> </w:t>
              </w:r>
            </w:ins>
            <w:r w:rsidR="00AF2E59" w:rsidRPr="00326917">
              <w:rPr>
                <w:lang w:val="en-US" w:bidi="ne-NP"/>
              </w:rPr>
              <w:t>; -0.33±0.3% yr</w:t>
            </w:r>
            <w:del w:id="1744" w:author="Ian Blenkinsop" w:date="2021-07-29T12:05:00Z">
              <w:r w:rsidR="00AF2E59" w:rsidRPr="00326917" w:rsidDel="00636221">
                <w:rPr>
                  <w:vertAlign w:val="superscript"/>
                  <w:lang w:val="en-US" w:bidi="ne-NP"/>
                </w:rPr>
                <w:delText>-</w:delText>
              </w:r>
            </w:del>
            <w:ins w:id="1745" w:author="Ian Blenkinsop" w:date="2021-07-29T12:05:00Z">
              <w:r w:rsidR="00636221">
                <w:rPr>
                  <w:vertAlign w:val="superscript"/>
                  <w:lang w:val="en-US" w:bidi="ne-NP"/>
                </w:rPr>
                <w:t>–</w:t>
              </w:r>
            </w:ins>
            <w:r w:rsidR="00AF2E59" w:rsidRPr="00326917">
              <w:rPr>
                <w:vertAlign w:val="superscript"/>
                <w:lang w:val="en-US" w:bidi="ne-NP"/>
              </w:rPr>
              <w:t>1</w:t>
            </w:r>
            <w:r w:rsidR="00AF2E59" w:rsidRPr="00326917">
              <w:rPr>
                <w:lang w:val="en-US" w:bidi="ne-NP"/>
              </w:rPr>
              <w:t xml:space="preserve">: </w:t>
            </w:r>
            <w:commentRangeStart w:id="1746"/>
            <w:r w:rsidR="00AF2E59" w:rsidRPr="00326917">
              <w:rPr>
                <w:lang w:val="en-US" w:bidi="ne-NP"/>
              </w:rPr>
              <w:t>0°</w:t>
            </w:r>
            <w:ins w:id="1747" w:author="Lucy Cowie" w:date="2021-07-26T22:29:00Z">
              <w:r>
                <w:rPr>
                  <w:lang w:val="en-US" w:bidi="ne-NP"/>
                </w:rPr>
                <w:t>–</w:t>
              </w:r>
            </w:ins>
            <w:del w:id="1748" w:author="Lucy Cowie" w:date="2021-07-26T22:29:00Z">
              <w:r w:rsidR="00AF2E59" w:rsidRPr="00326917" w:rsidDel="007700CE">
                <w:rPr>
                  <w:lang w:val="en-US" w:bidi="ne-NP"/>
                </w:rPr>
                <w:delText>-</w:delText>
              </w:r>
            </w:del>
            <w:r w:rsidR="00AF2E59" w:rsidRPr="00326917">
              <w:rPr>
                <w:lang w:val="en-US" w:bidi="ne-NP"/>
              </w:rPr>
              <w:t>60°S</w:t>
            </w:r>
            <w:commentRangeEnd w:id="1746"/>
            <w:r w:rsidR="00F37275">
              <w:rPr>
                <w:rStyle w:val="Marquedecommentaire"/>
              </w:rPr>
              <w:commentReference w:id="1746"/>
            </w:r>
          </w:p>
        </w:tc>
        <w:tc>
          <w:tcPr>
            <w:tcW w:w="2880" w:type="dxa"/>
            <w:tcBorders>
              <w:top w:val="nil"/>
              <w:left w:val="nil"/>
              <w:bottom w:val="single" w:sz="4" w:space="0" w:color="auto"/>
              <w:right w:val="single" w:sz="8" w:space="0" w:color="auto"/>
            </w:tcBorders>
            <w:vAlign w:val="center"/>
          </w:tcPr>
          <w:p w14:paraId="08C4342D" w14:textId="6292DBCC" w:rsidR="00AF2E59" w:rsidRPr="00190872" w:rsidRDefault="00AF2E59" w:rsidP="00D5630D">
            <w:pPr>
              <w:jc w:val="center"/>
              <w:rPr>
                <w:lang w:bidi="ne-NP"/>
              </w:rPr>
            </w:pPr>
            <w:r w:rsidRPr="00190872">
              <w:rPr>
                <w:lang w:bidi="ne-NP"/>
              </w:rPr>
              <w:fldChar w:fldCharType="begin" w:fldLock="1"/>
            </w:r>
            <w:ins w:id="1749" w:author="Robin Matthews" w:date="2021-07-08T16:06:00Z">
              <w:r w:rsidR="00791F0A">
                <w:rPr>
                  <w:lang w:val="en-US" w:bidi="ne-NP"/>
                </w:rPr>
                <w:instrText>ADDIN CSL_CITATION { "citationItems" : [ { "id" : "ITEM-1", "itemData" : { "DOI" : "10.1016/j.rse.2020.112275", "ISSN" : "00344257", "abstract" : "Following past studies to quantify decadal trends in global carbon monoxide (CO) using satellite observations, we update estimates and find a CO trend in column amounts of about \u22120.50 % per year between 2002 to 2018, which is a deceleration compared to analyses performed on shorter records that found \u22121 % per year. Aerosols are co-emitted with CO from both fires and anthropogenic sources but with a shorter lifetime than CO. A combined trend analysis of CO and aerosol optical depth (AOD) measurements from space helps to diagnose the drivers of regional differences in the CO trend. We use the long-term records of CO from the Measurements of Pollution in the Troposphere (MOPITT) and AOD from the Moderate Resolution Imaging Spectroradiometer (MODIS) instrument. Other satellite instruments measuring CO in the thermal infrared, AIRS, TES, IASI, and CrIS, show consistent hemispheric CO variability and corroborate results from the trend analysis performed with MOPITT CO. Trends are examined by hemisphere and in regions for 2002 to 2018, with uncertainties quantified. The CO and AOD records are split into two sub-periods (2002 to 2010 and 2010 to 2018) in order to assess trend changes over the 16 years. We focus on four major population centers: Northeast China, North India, Europe, and Eastern USA, as well as fire-prone regions in both hemispheres. In general, CO declines faster in the first half of the record compared to the second half, while AOD trends show more variability across regions. We find evidence of the atmospheric impact of air quality management policies. The large decline in CO found over Northeast China is initially associated with an improvement in combustion efficiency, with subsequent additional air quality improvements from 2010 onwards. Industrial regions with minimal emission control measures such as North India become more globally relevant as the global CO trend weakens. We also examine the CO trends in monthly percentile values to understand seasonal implications and find that local changes in biomass burning are sufficiently strong to counteract the global downward trend in atmospheric CO, particularly in late summer.", "author" : [ { "dropping-particle" : "", "family" : "Buchholz", "given" : "Rebecca R.", "non-dropping-particle" : "", "parse-names" : false, "suffix" : "" }, { "dropping-particle" : "", "family" : "Worden", "given" : "Helen M.", "non-dropping-particle" : "", "parse-names" : false, "suffix" : "" }, { "dropping-particle" : "", "family" : "Park", "given" : "Mijeong", "non-dropping-particle" : "", "parse-names" : false, "suffix" : "" }, { "dropping-particle" : "", "family" : "Francis", "given" : "Gene", "non-dropping-particle" : "", "parse-names" : false, "suffix" : "" }, { "dropping-particle" : "", "family" : "Deeter", "given" : "Merritt N.", "non-dropping-particle" : "", "parse-names" : false, "suffix" : "" }, { "dropping-particle" : "", "family" : "Edwards", "given" : "David P.", "non-dropping-particle" : "", "parse-names" : false, "suffix" : "" }, { "dropping-particle" : "", "family" : "Emmons", "given" : "Louisa K.", "non-dropping-particle" : "", "parse-names" : false, "suffix" : "" }, { "dropping-particle" : "", "family" : "Gaubert", "given" : "Benjamin", "non-dropping-particle" : "", "parse-names" : false, "suffix" : "" }, { "dropping-particle" : "", "family" : "Gille", "given" : "John", "non-dropping-particle" : "", "parse-names" : false, "suffix" : "" }, { "dropping-particle" : "", "family" : "Mart\u00ednez-Alonso", "given" : "Sara", "non-dropping-particle" : "", "parse-names" : false, "suffix" : "" }, { "dropping-particle" : "", "family" : "Tang", "given" : "Wenfu", "non-dropping-particle" : "", "parse-names" : false, "suffix" : "" }, { "dropping-particle" : "", "family" : "Kumar", "given" : "Rajesh", "non-dropping-particle" : "", "parse-names" : false, "suffix" : "" }, { "dropping-particle" : "", "family" : "Drummond", "given" : "James R.", "non-dropping-particle" : "", "parse-names" : false, "suffix" : "" }, { "dropping-particle" : "", "family" : "Clerbaux", "given" : "Cathy", "non-dropping-particle" : "", "parse-names" : false, "suffix" : "" }, { "dropping-particle" : "", "family" : "George", "given" : "Maya", "non-dropping-particle" : "", "parse-names" : false, "suffix" : "" }, { "dropping-particle" : "", "family" : "Coheur", "given" : "Pierre-Fran\u00e7ois", "non-dropping-particle" : "", "parse-names" : false, "suffix" : "" }, { "dropping-particle" : "", "family" : "Hurtmans", "given" : "Daniel", "non-dropping-particle" : "", "parse-names" : false, "suffix" : "" }, { "dropping-particle" : "", "family" : "Bowman", "given" : "Kevin W.", "non-dropping-particle" : "", "parse-names" : false, "suffix" : "" }, { "dropping-particle" : "", "family" : "Luo", "given" : "Ming", "non-dropping-particle" : "", "parse-names" : false, "suffix" : "" }, { "dropping-particle" : "", "family" : "Payne", "given" : "Vivienne H.", "non-dropping-particle" : "", "parse-names" : false, "suffix" : "" }, { "dropping-particle" : "", "family" : "Worden", "given" : "John R.", "non-dropping-particle" : "", "parse-names" : false, "suffix" : "" }, { "dropping-particle" : "", "family" : "Chin", "given" : "Mian", "non-dropping-particle" : "", "parse-names" : false, "suffix" : "" }, { "dropping-particle" : "", "family" : "Levy", "given" : "Robert C.", "non-dropping-particle" : "", "parse-names" : false, "suffix" : "" }, { "dropping-particle" : "", "family" : "Warner", "given" : "Juying", "non-dropping-particle" : "", "parse-names" : false, "suffix" : "" }, { "dropping-particle" : "", "family" : "Wei", "given" : "Zigang", "non-dropping-particle" : "", "parse-names" : false, "suffix" : "" }, { "dropping-particle" : "", "family" : "Kulawik", "given" : "Susan S.", "non-dropping-particle" : "", "parse-names" : false, "suffix" : "" } ], "container-title" : "Remote Sensing of Environment", "id" : "ITEM-1", "issued" : { "date-parts" : [ [ "2021", "4", "1" ] ] }, "page" : "112275", "publisher" : "Elsevier", "title" : "Air pollution trends measured from Terra: CO and AOD over industrial, fire-prone, and background regions", "translator" : [ { "dropping-particle" : "", "family" : "G5124", "given" : "", "non-dropping-particle" : "", "parse-names" : false, "suffix" : "" } ], "type" : "article-journal", "volume" : "256" }, "uris" : [ "http://www.mendeley.com/documents/?uuid=814d07b3-3e8d-42a2-9561-dfc7365151fa", "http://www.mendeley.com/documents/?uuid=38561292-7562-479c-854a-dbd482a24527" ] } ], "mendeley" : { "formattedCitation" : "(Buchholz et al., 2021)", "manualFormatting" : "Buchholz et al. (2021)", "plainTextFormattedCitation" : "(Buchholz et al., 2021)", "previouslyFormattedCitation" : "(Buchholz et al., 2021)" }, "properties" : { "noteIndex" : 0 }, "schema" : "https://github.com/citation-style-language/schema/raw/master/csl-citation.json" }</w:instrText>
              </w:r>
            </w:ins>
            <w:del w:id="1750" w:author="Robin Matthews" w:date="2021-07-08T16:06:00Z">
              <w:r w:rsidR="00D477C7" w:rsidDel="00791F0A">
                <w:rPr>
                  <w:lang w:val="en-US" w:bidi="ne-NP"/>
                </w:rPr>
                <w:delInstrText>ADDIN CSL_CITATION { "citationItems" : [ { "id" : "ITEM-1", "itemData" : { "DOI" : "10.1016/j.rse.2020.112275", "ISSN" : "00344257", "abstract" : "Following past studies to quantify decadal trends in global carbon monoxide (CO) using satellite observations, we update estimates and find a CO trend in column amounts of about \u22120.50 % per year between 2002 to 2018, which is a deceleration compared to analyses performed on shorter records that found \u22121 % per year. Aerosols are co-emitted with CO from both fires and anthropogenic sources but with a shorter lifetime than CO. A combined trend analysis of CO and aerosol optical depth (AOD) measurements from space helps to diagnose the drivers of regional differences in the CO trend. We use the long-term records of CO from the Measurements of Pollution in the Troposphere (MOPITT) and AOD from the Moderate Resolution Imaging Spectroradiometer (MODIS) instrument. Other satellite instruments measuring CO in the thermal infrared, AIRS, TES, IASI, and CrIS, show consistent hemispheric CO variability and corroborate results from the trend analysis performed with MOPITT CO. Trends are examined by hemisphere and in regions for 2002 to 2018, with uncertainties quantified. The CO and AOD records are split into two sub-periods (2002 to 2010 and 2010 to 2018) in order to assess trend changes over the 16 years. We focus on four major population centers: Northeast China, North India, Europe, and Eastern USA, as well as fire-prone regions in both hemispheres. In general, CO declines faster in the first half of the record compared to the second half, while AOD trends show more variability across regions. We find evidence of the atmospheric impact of air quality management policies. The large decline in CO found over Northeast China is initially associated with an improvement in combustion efficiency, with subsequent additional air quality improvements from 2010 onwards. Industrial regions with minimal emission control measures such as North India become more globally relevant as the global CO trend weakens. We also examine the CO trends in monthly percentile values to understand seasonal implications and find that local changes in biomass burning are sufficiently strong to counteract the global downward trend in atmospheric CO, particularly in late summer.", "author" : [ { "dropping-particle" : "", "family" : "Buchholz", "given" : "Rebecca R.", "non-dropping-particle" : "", "parse-names" : false, "suffix" : "" }, { "dropping-particle" : "", "family" : "Worden", "given" : "Helen M.", "non-dropping-particle" : "", "parse-names" : false, "suffix" : "" }, { "dropping-particle" : "", "family" : "Park", "given" : "Mijeong", "non-dropping-particle" : "", "parse-names" : false, "suffix" : "" }, { "dropping-particle" : "", "family" : "Francis", "given" : "Gene", "non-dropping-particle" : "", "parse-names" : false, "suffix" : "" }, { "dropping-particle" : "", "family" : "Deeter", "given" : "Merritt N.", "non-dropping-particle" : "", "parse-names" : false, "suffix" : "" }, { "dropping-particle" : "", "family" : "Edwards", "given" : "David P.", "non-dropping-particle" : "", "parse-names" : false, "suffix" : "" }, { "dropping-particle" : "", "family" : "Emmons", "given" : "Louisa K.", "non-dropping-particle" : "", "parse-names" : false, "suffix" : "" }, { "dropping-particle" : "", "family" : "Gaubert", "given" : "Benjamin", "non-dropping-particle" : "", "parse-names" : false, "suffix" : "" }, { "dropping-particle" : "", "family" : "Gille", "given" : "John", "non-dropping-particle" : "", "parse-names" : false, "suffix" : "" }, { "dropping-particle" : "", "family" : "Mart\u00ednez-Alonso", "given" : "Sara", "non-dropping-particle" : "", "parse-names" : false, "suffix" : "" }, { "dropping-particle" : "", "family" : "Tang", "given" : "Wenfu", "non-dropping-particle" : "", "parse-names" : false, "suffix" : "" }, { "dropping-particle" : "", "family" : "Kumar", "given" : "Rajesh", "non-dropping-particle" : "", "parse-names" : false, "suffix" : "" }, { "dropping-particle" : "", "family" : "Drummond", "given" : "James R.", "non-dropping-particle" : "", "parse-names" : false, "suffix" : "" }, { "dropping-particle" : "", "family" : "Clerbaux", "given" : "Cathy", "non-dropping-particle" : "", "parse-names" : false, "suffix" : "" }, { "dropping-particle" : "", "family" : "George", "given" : "Maya", "non-dropping-particle" : "", "parse-names" : false, "suffix" : "" }, { "dropping-particle" : "", "family" : "Coheur", "given" : "Pierre-Fran\u00e7ois", "non-dropping-particle" : "", "parse-names" : false, "suffix" : "" }, { "dropping-particle" : "", "family" : "Hurtmans", "given" : "Daniel", "non-dropping-particle" : "", "parse-names" : false, "suffix" : "" }, { "dropping-particle" : "", "family" : "Bowman", "given" : "Kevin W.", "non-dropping-particle" : "", "parse-names" : false, "suffix" : "" }, { "dropping-particle" : "", "family" : "Luo", "given" : "Ming", "non-dropping-particle" : "", "parse-names" : false, "suffix" : "" }, { "dropping-particle" : "", "family" : "Payne", "given" : "Vivienne H.", "non-dropping-particle" : "", "parse-names" : false, "suffix" : "" }, { "dropping-particle" : "", "family" : "Worden", "given" : "John R.", "non-dropping-particle" : "", "parse-names" : false, "suffix" : "" }, { "dropping-particle" : "", "family" : "Chin", "given" : "Mian", "non-dropping-particle" : "", "parse-names" : false, "suffix" : "" }, { "dropping-particle" : "", "family" : "Levy", "given" : "Robert C.", "non-dropping-particle" : "", "parse-names" : false, "suffix" : "" }, { "dropping-particle" : "", "family" : "Warner", "given" : "Juying", "non-dropping-particle" : "", "parse-names" : false, "suffix" : "" }, { "dropping-particle" : "", "family" : "Wei", "given" : "Zigang", "non-dropping-particle" : "", "parse-names" : false, "suffix" : "" }, { "dropping-particle" : "", "family" : "Kulawik", "given" : "Susan S.", "non-dropping-particle" : "", "parse-names" : false, "suffix" : "" } ], "container-title" : "Remote Sensing of Environment", "id" : "ITEM-1", "issued" : { "date-parts" : [ [ "2021", "4", "1" ] ] }, "page" : "112275", "publisher" : "Elsevier", "title" : "Air pollution trends measured from Terra: CO and AOD over industrial, fire-prone, and background regions", "translator" : [ { "dropping-particle" : "", "family" : "G5124", "given" : "", "non-dropping-particle" : "", "parse-names" : false, "suffix" : "" } ], "type" : "article-journal", "volume" : "256" }, "uris" : [ "http://www.mendeley.com/documents/?uuid=814d07b3-3e8d-42a2-9561-dfc7365151fa", "http://www.mendeley.com/documents/?uuid=38561292-7562-479c-854a-dbd482a24527" ] } ], "mendeley" : { "formattedCitation" : "(Buchholz et al., 2021)", "plainTextFormattedCitation" : "(Buchholz et al., 2021)", "previouslyFormattedCitation" : "(Buchholz et al., 2021)" }, "properties" : { "noteIndex" : 0 }, "schema" : "https://github.com/citation-style-language/schema/raw/master/csl-citation.json" }</w:delInstrText>
              </w:r>
            </w:del>
            <w:r w:rsidRPr="00190872">
              <w:rPr>
                <w:lang w:bidi="ne-NP"/>
              </w:rPr>
              <w:fldChar w:fldCharType="separate"/>
            </w:r>
            <w:del w:id="1751" w:author="Robin Matthews" w:date="2021-07-08T16:06:00Z">
              <w:r w:rsidR="00CB33A1" w:rsidDel="00791F0A">
                <w:rPr>
                  <w:noProof/>
                  <w:lang w:bidi="ne-NP"/>
                </w:rPr>
                <w:delText>(</w:delText>
              </w:r>
            </w:del>
            <w:r w:rsidR="00CB33A1">
              <w:rPr>
                <w:noProof/>
                <w:lang w:bidi="ne-NP"/>
              </w:rPr>
              <w:t>Buchholz et al.</w:t>
            </w:r>
            <w:del w:id="1752" w:author="Robin Matthews" w:date="2021-07-08T16:06:00Z">
              <w:r w:rsidR="00CB33A1" w:rsidDel="00791F0A">
                <w:rPr>
                  <w:noProof/>
                  <w:lang w:bidi="ne-NP"/>
                </w:rPr>
                <w:delText>,</w:delText>
              </w:r>
            </w:del>
            <w:r w:rsidR="00CB33A1">
              <w:rPr>
                <w:noProof/>
                <w:lang w:bidi="ne-NP"/>
              </w:rPr>
              <w:t xml:space="preserve"> </w:t>
            </w:r>
            <w:ins w:id="1753" w:author="Robin Matthews" w:date="2021-07-08T16:06:00Z">
              <w:r w:rsidR="00791F0A">
                <w:rPr>
                  <w:noProof/>
                  <w:lang w:bidi="ne-NP"/>
                </w:rPr>
                <w:t>(</w:t>
              </w:r>
            </w:ins>
            <w:r w:rsidR="00CB33A1">
              <w:rPr>
                <w:noProof/>
                <w:lang w:bidi="ne-NP"/>
              </w:rPr>
              <w:t>2021)</w:t>
            </w:r>
            <w:r w:rsidRPr="00190872">
              <w:rPr>
                <w:lang w:bidi="ne-NP"/>
              </w:rPr>
              <w:fldChar w:fldCharType="end"/>
            </w:r>
          </w:p>
          <w:p w14:paraId="6A126170" w14:textId="77777777" w:rsidR="00AF2E59" w:rsidRPr="00190872" w:rsidRDefault="00AF2E59" w:rsidP="00D5630D">
            <w:pPr>
              <w:jc w:val="center"/>
              <w:rPr>
                <w:lang w:bidi="ne-NP"/>
              </w:rPr>
            </w:pPr>
            <w:r w:rsidRPr="00190872">
              <w:rPr>
                <w:bCs/>
                <w:lang w:bidi="ne-NP"/>
              </w:rPr>
              <w:t>Satellite Observations</w:t>
            </w:r>
          </w:p>
          <w:p w14:paraId="5E30E8C7" w14:textId="77777777" w:rsidR="00AF2E59" w:rsidRPr="00190872" w:rsidRDefault="00AF2E59" w:rsidP="00D5630D">
            <w:pPr>
              <w:jc w:val="center"/>
              <w:rPr>
                <w:lang w:bidi="ne-NP"/>
              </w:rPr>
            </w:pPr>
            <w:r w:rsidRPr="00190872">
              <w:rPr>
                <w:lang w:bidi="ne-NP"/>
              </w:rPr>
              <w:t>MOPITT; AIRS</w:t>
            </w:r>
          </w:p>
        </w:tc>
      </w:tr>
      <w:tr w:rsidR="00AF2E59" w:rsidRPr="00DA7F98" w14:paraId="33E68E5C" w14:textId="77777777" w:rsidTr="00D5630D">
        <w:trPr>
          <w:trHeight w:val="582"/>
        </w:trPr>
        <w:tc>
          <w:tcPr>
            <w:tcW w:w="1566" w:type="dxa"/>
            <w:tcBorders>
              <w:top w:val="nil"/>
              <w:left w:val="single" w:sz="8" w:space="0" w:color="auto"/>
              <w:bottom w:val="single" w:sz="4" w:space="0" w:color="auto"/>
              <w:right w:val="single" w:sz="4" w:space="0" w:color="auto"/>
            </w:tcBorders>
            <w:shd w:val="clear" w:color="auto" w:fill="auto"/>
            <w:vAlign w:val="center"/>
          </w:tcPr>
          <w:p w14:paraId="7AED3E4D" w14:textId="5CDE0CD7" w:rsidR="00AF2E59" w:rsidRPr="00190872" w:rsidRDefault="00AF2E59" w:rsidP="00D5630D">
            <w:pPr>
              <w:jc w:val="center"/>
              <w:rPr>
                <w:lang w:bidi="ne-NP"/>
              </w:rPr>
            </w:pPr>
            <w:r w:rsidRPr="00190872">
              <w:rPr>
                <w:lang w:bidi="ne-NP"/>
              </w:rPr>
              <w:t>2000</w:t>
            </w:r>
            <w:ins w:id="1754" w:author="Lucy Cowie" w:date="2021-07-26T22:26:00Z">
              <w:r w:rsidR="007700CE">
                <w:rPr>
                  <w:lang w:bidi="ne-NP"/>
                </w:rPr>
                <w:t>–</w:t>
              </w:r>
            </w:ins>
            <w:del w:id="1755" w:author="Lucy Cowie" w:date="2021-07-26T22:26:00Z">
              <w:r w:rsidRPr="00190872" w:rsidDel="007700CE">
                <w:rPr>
                  <w:lang w:bidi="ne-NP"/>
                </w:rPr>
                <w:delText>-</w:delText>
              </w:r>
            </w:del>
            <w:r w:rsidRPr="00190872">
              <w:rPr>
                <w:lang w:bidi="ne-NP"/>
              </w:rPr>
              <w:t>2017</w:t>
            </w:r>
          </w:p>
        </w:tc>
        <w:tc>
          <w:tcPr>
            <w:tcW w:w="5174" w:type="dxa"/>
            <w:tcBorders>
              <w:top w:val="nil"/>
              <w:left w:val="nil"/>
              <w:bottom w:val="single" w:sz="4" w:space="0" w:color="auto"/>
              <w:right w:val="single" w:sz="4" w:space="0" w:color="auto"/>
            </w:tcBorders>
            <w:shd w:val="clear" w:color="auto" w:fill="auto"/>
            <w:vAlign w:val="center"/>
          </w:tcPr>
          <w:p w14:paraId="7A7BF738" w14:textId="355D3AF8" w:rsidR="00AF2E59" w:rsidRPr="00190872" w:rsidRDefault="007700CE" w:rsidP="00D5630D">
            <w:pPr>
              <w:jc w:val="center"/>
              <w:rPr>
                <w:lang w:bidi="ne-NP"/>
              </w:rPr>
            </w:pPr>
            <w:ins w:id="1756" w:author="Lucy Cowie" w:date="2021-07-26T22:29:00Z">
              <w:r>
                <w:rPr>
                  <w:lang w:bidi="ne-NP"/>
                </w:rPr>
                <w:t>–</w:t>
              </w:r>
            </w:ins>
            <w:del w:id="1757" w:author="Lucy Cowie" w:date="2021-07-26T22:29:00Z">
              <w:r w:rsidR="00AF2E59" w:rsidRPr="00190872" w:rsidDel="007700CE">
                <w:rPr>
                  <w:lang w:bidi="ne-NP"/>
                </w:rPr>
                <w:delText>-</w:delText>
              </w:r>
            </w:del>
            <w:r w:rsidR="00AF2E59" w:rsidRPr="00190872">
              <w:rPr>
                <w:lang w:bidi="ne-NP"/>
              </w:rPr>
              <w:t>0.32</w:t>
            </w:r>
            <w:ins w:id="1758" w:author="Lucy Cowie" w:date="2021-07-26T22:30:00Z">
              <w:r w:rsidR="00EB139C">
                <w:rPr>
                  <w:lang w:bidi="ne-NP"/>
                </w:rPr>
                <w:t xml:space="preserve"> </w:t>
              </w:r>
            </w:ins>
            <w:r w:rsidR="00AF2E59" w:rsidRPr="00190872">
              <w:rPr>
                <w:lang w:bidi="ne-NP"/>
              </w:rPr>
              <w:t>±</w:t>
            </w:r>
            <w:ins w:id="1759" w:author="Lucy Cowie" w:date="2021-07-26T22:30:00Z">
              <w:r w:rsidR="00EB139C">
                <w:rPr>
                  <w:lang w:bidi="ne-NP"/>
                </w:rPr>
                <w:t xml:space="preserve"> </w:t>
              </w:r>
            </w:ins>
            <w:r w:rsidR="00AF2E59" w:rsidRPr="00190872">
              <w:rPr>
                <w:lang w:bidi="ne-NP"/>
              </w:rPr>
              <w:t>0.05% yr</w:t>
            </w:r>
            <w:ins w:id="1760" w:author="Lucy Cowie" w:date="2021-07-26T22:30:00Z">
              <w:r w:rsidR="00EB139C">
                <w:rPr>
                  <w:vertAlign w:val="superscript"/>
                  <w:lang w:bidi="ne-NP"/>
                </w:rPr>
                <w:t>–</w:t>
              </w:r>
            </w:ins>
            <w:del w:id="1761" w:author="Lucy Cowie" w:date="2021-07-26T22:30:00Z">
              <w:r w:rsidR="00AF2E59" w:rsidRPr="00190872" w:rsidDel="00EB139C">
                <w:rPr>
                  <w:vertAlign w:val="superscript"/>
                  <w:lang w:bidi="ne-NP"/>
                </w:rPr>
                <w:delText>-</w:delText>
              </w:r>
            </w:del>
            <w:r w:rsidR="00AF2E59" w:rsidRPr="00190872">
              <w:rPr>
                <w:vertAlign w:val="superscript"/>
                <w:lang w:bidi="ne-NP"/>
              </w:rPr>
              <w:t>1</w:t>
            </w:r>
          </w:p>
        </w:tc>
        <w:tc>
          <w:tcPr>
            <w:tcW w:w="2880" w:type="dxa"/>
            <w:tcBorders>
              <w:top w:val="nil"/>
              <w:left w:val="nil"/>
              <w:bottom w:val="single" w:sz="4" w:space="0" w:color="auto"/>
              <w:right w:val="single" w:sz="8" w:space="0" w:color="auto"/>
            </w:tcBorders>
            <w:vAlign w:val="center"/>
          </w:tcPr>
          <w:p w14:paraId="00C82B3D" w14:textId="7CF1A48C" w:rsidR="00AF2E59" w:rsidRPr="00326917" w:rsidRDefault="00AF2E59" w:rsidP="00D5630D">
            <w:pPr>
              <w:jc w:val="center"/>
              <w:rPr>
                <w:lang w:val="en-US" w:bidi="ne-NP"/>
              </w:rPr>
            </w:pPr>
            <w:r w:rsidRPr="00190872">
              <w:rPr>
                <w:lang w:bidi="ne-NP"/>
              </w:rPr>
              <w:fldChar w:fldCharType="begin" w:fldLock="1"/>
            </w:r>
            <w:r w:rsidR="00A75A09">
              <w:rPr>
                <w:lang w:bidi="ne-NP"/>
              </w:rPr>
              <w:instrText>ADDIN CSL_CITATION { "citationItems" : [ { "id" : "ITEM-1", "itemData" : { "DOI" : "10.5194/essd-11-1411-2019", "ISSN" : "18663516", "abstract" : "Atmospheric carbon monoxide (CO) concentrations have been decreasing since 2000, as observed by both satellite-and ground-based instruments, but global bottom-up emission inventories estimate increasing anthropogenic CO emissions concurrently. In this study, we use a multi-species atmospheric Bayesian inversion approach to attribute satellite-observed atmospheric CO variations to its sources and sinks in order to achieve a full closure of the global CO budget during 2000-2017. Our observation constraints include satellite retrievals of the total column mole fraction of CO, formaldehyde (HCHO), and methane (CH4) that are all major components of the atmospheric CO cycle. Three inversions (i.e., 2000-2017, 2005-2017, and 2010-2017) are performed to use the observation data to the maximum extent possible as they become available and assess the consistency of inversion results to the assimilation of more trace gas species. We identify a declining trend in the global CO budget since 2000 (three inversions are broadly consistent during overlapping periods), driven by reduced anthropogenic emissions in the US and Europe (both likely from the transport sector), and in China (likely from industry and residential sectors), as well as by reduced biomass burning emissions globally, especially in equatorial Africa (associated with reduced burned areas). We show that the trends and drivers of the inversionbased CO budget are not affected by the inter-annual variation assumed for prior CO fluxes. All three inversions contradict the global bottom-up inventories in the world's top two emitters: for the sign of anthropogenic emission trends in China (e.g., here-0:8 \u00b1 0:5 % yr-1 since 2000, while the prior gives 1:3 \u00b1 0:4 % yr-1) and for the rate of anthropogenic emission increase in South Asia (e.g., here 1:0 \u00b1 0:6 % yr-1 since 2000, smaller than 3:5 \u00b1 0:4 % yr-1 in the prior inventory). The posterior model CO concentrations and trends agree well with independent ground-based observations and correct the prior model bias. The comparison of the three inversions with different observation constraints further suggests that the most complete constrained inversion that assimilates CO, HCHO, and CH4 has a good representation of the global CO budget, and therefore matches best with independent observations, while the inversion only assimilating CO tends to underestimate both the decrease in anthropogenic CO emissions and the increase in the CO chemical production. The global CO \u2026", "author" : [ { "dropping-particle" : "", "family" : "Zheng", "given" : "Bo", "non-dropping-particle" : "", "parse-names" : false, "suffix" : "" }, { "dropping-particle" : "", "family" : "Chevallier", "given" : "Frederic", "non-dropping-particle" : "", "parse-names" : false, "suffix" : "" }, { "dropping-particle" : "", "family" : "Yin", "given" : "Yi", "non-dropping-particle" : "", "parse-names" : false, "suffix" : "" }, { "dropping-particle" : "", "family" : "Ciais", "given" : "Philippe", "non-dropping-particle" : "", "parse-names" : false, "suffix" : "" }, { "dropping-particle" : "", "family" : "Fortems-Cheiney", "given" : "Audrey", "non-dropping-particle" : "", "parse-names" : false, "suffix" : "" }, { "dropping-particle" : "", "family" : "Deeter", "given" : "Merritt N.", "non-dropping-particle" : "", "parse-names" : false, "suffix" : "" }, { "dropping-particle" : "", "family" : "Parker", "given" : "Robert J.", "non-dropping-particle" : "", "parse-names" : false, "suffix" : "" }, { "dropping-particle" : "", "family" : "Wang", "given" : "Yilong", "non-dropping-particle" : "", "parse-names" : false, "suffix" : "" }, { "dropping-particle" : "", "family" : "Worden", "given" : "Helen M.", "non-dropping-particle" : "", "parse-names" : false, "suffix" : "" }, { "dropping-particle" : "", "family" : "Zhao", "given" : "Yuanhong", "non-dropping-particle" : "", "parse-names" : false, "suffix" : "" } ], "container-title" : "Earth System Science Data", "id" : "ITEM-1", "issue" : "3", "issued" : { "date-parts" : [ [ "2019" ] ] }, "page" : "1411-1436", "title" : "Global atmospheric carbon monoxide budget 2000-2017 inferred from multi-species atmospheric inversions", "translator" : [ { "dropping-particle" : "", "family" : "G3978", "given" : "", "non-dropping-particle" : "", "parse-names" : false, "suffix" : "" } ], "type" : "article-journal", "volume" : "11" }, "uris" : [ "http://www.mendeley.com/documents/?uuid=f1b24a2e-3fa5-4579-acf3-ca9a64e5478c", "http://www.mendeley.com/documents/?uuid=a8bd0ce5-76a1-4ef0-aa87-86e334448e3a" ] } ], "mendeley" : { "formattedCitation" : "(Zheng et al., 2019)", "manualFormatting" : "Zheng et al. (2019)", "plainTextFormattedCitation" : "(Zheng et al., 2019)", "previouslyFormattedCitation" : "(Zheng et al., 2019)" }, "properties" : { "noteIndex" : 0 }, "schema" : "https://github.com/citation-style-language/schema/raw/master/csl-citation.json" }</w:instrText>
            </w:r>
            <w:r w:rsidRPr="00190872">
              <w:rPr>
                <w:lang w:bidi="ne-NP"/>
              </w:rPr>
              <w:fldChar w:fldCharType="separate"/>
            </w:r>
            <w:del w:id="1762" w:author="Robin Matthews" w:date="2021-07-08T16:07:00Z">
              <w:r w:rsidR="00CB33A1" w:rsidDel="00791F0A">
                <w:rPr>
                  <w:noProof/>
                  <w:lang w:val="en-US" w:bidi="ne-NP"/>
                </w:rPr>
                <w:delText>(</w:delText>
              </w:r>
            </w:del>
            <w:r w:rsidR="00CB33A1">
              <w:rPr>
                <w:noProof/>
                <w:lang w:val="en-US" w:bidi="ne-NP"/>
              </w:rPr>
              <w:t xml:space="preserve">Zheng </w:t>
            </w:r>
            <w:del w:id="1763" w:author="Robin Matthews" w:date="2021-07-08T16:06:00Z">
              <w:r w:rsidR="00CB33A1" w:rsidDel="00791F0A">
                <w:rPr>
                  <w:noProof/>
                  <w:lang w:val="en-US" w:bidi="ne-NP"/>
                </w:rPr>
                <w:delText xml:space="preserve">et al., </w:delText>
              </w:r>
            </w:del>
            <w:ins w:id="1764" w:author="Robin Matthews" w:date="2021-07-08T16:06:00Z">
              <w:r w:rsidR="00791F0A">
                <w:rPr>
                  <w:noProof/>
                  <w:lang w:val="en-US" w:bidi="ne-NP"/>
                </w:rPr>
                <w:t>et al. (</w:t>
              </w:r>
            </w:ins>
            <w:r w:rsidR="00CB33A1">
              <w:rPr>
                <w:noProof/>
                <w:lang w:val="en-US" w:bidi="ne-NP"/>
              </w:rPr>
              <w:t>2019)</w:t>
            </w:r>
            <w:r w:rsidRPr="00190872">
              <w:rPr>
                <w:lang w:bidi="ne-NP"/>
              </w:rPr>
              <w:fldChar w:fldCharType="end"/>
            </w:r>
          </w:p>
          <w:p w14:paraId="1A2F7B6F" w14:textId="77777777" w:rsidR="00AF2E59" w:rsidRPr="00326917" w:rsidRDefault="00AF2E59" w:rsidP="00D5630D">
            <w:pPr>
              <w:jc w:val="center"/>
              <w:rPr>
                <w:lang w:val="en-US" w:bidi="ne-NP"/>
              </w:rPr>
            </w:pPr>
            <w:r w:rsidRPr="00326917">
              <w:rPr>
                <w:bCs/>
                <w:lang w:val="en-US" w:bidi="ne-NP"/>
              </w:rPr>
              <w:t>Satellite Observations</w:t>
            </w:r>
          </w:p>
          <w:p w14:paraId="2A9F149D" w14:textId="77777777" w:rsidR="00AF2E59" w:rsidRPr="00326917" w:rsidRDefault="00AF2E59" w:rsidP="00D5630D">
            <w:pPr>
              <w:jc w:val="center"/>
              <w:rPr>
                <w:lang w:val="en-US" w:bidi="ne-NP"/>
              </w:rPr>
            </w:pPr>
            <w:r w:rsidRPr="00326917">
              <w:rPr>
                <w:lang w:val="en-US" w:bidi="ne-NP"/>
              </w:rPr>
              <w:t>MOPITT</w:t>
            </w:r>
          </w:p>
        </w:tc>
      </w:tr>
      <w:tr w:rsidR="00AF2E59" w:rsidRPr="00DA7F98" w14:paraId="102A3B28" w14:textId="77777777" w:rsidTr="00D5630D">
        <w:trPr>
          <w:trHeight w:val="582"/>
        </w:trPr>
        <w:tc>
          <w:tcPr>
            <w:tcW w:w="1566" w:type="dxa"/>
            <w:tcBorders>
              <w:top w:val="nil"/>
              <w:left w:val="single" w:sz="8" w:space="0" w:color="auto"/>
              <w:bottom w:val="single" w:sz="4" w:space="0" w:color="auto"/>
              <w:right w:val="single" w:sz="4" w:space="0" w:color="auto"/>
            </w:tcBorders>
            <w:shd w:val="clear" w:color="auto" w:fill="auto"/>
            <w:vAlign w:val="center"/>
          </w:tcPr>
          <w:p w14:paraId="2EF02DE9" w14:textId="443B732A" w:rsidR="00AF2E59" w:rsidRPr="00326917" w:rsidRDefault="00AF2E59" w:rsidP="00D5630D">
            <w:pPr>
              <w:jc w:val="center"/>
              <w:rPr>
                <w:lang w:val="en-US" w:bidi="ne-NP"/>
              </w:rPr>
            </w:pPr>
            <w:r w:rsidRPr="00326917">
              <w:rPr>
                <w:lang w:val="en-US" w:bidi="ne-NP"/>
              </w:rPr>
              <w:t>2003</w:t>
            </w:r>
            <w:ins w:id="1765" w:author="Lucy Cowie" w:date="2021-07-26T22:26:00Z">
              <w:r w:rsidR="007700CE">
                <w:rPr>
                  <w:lang w:bidi="ne-NP"/>
                </w:rPr>
                <w:t>–</w:t>
              </w:r>
            </w:ins>
            <w:del w:id="1766" w:author="Lucy Cowie" w:date="2021-07-26T22:26:00Z">
              <w:r w:rsidRPr="00326917" w:rsidDel="007700CE">
                <w:rPr>
                  <w:lang w:val="en-US" w:bidi="ne-NP"/>
                </w:rPr>
                <w:delText>-</w:delText>
              </w:r>
            </w:del>
            <w:r w:rsidRPr="00326917">
              <w:rPr>
                <w:lang w:val="en-US" w:bidi="ne-NP"/>
              </w:rPr>
              <w:t>2014</w:t>
            </w:r>
          </w:p>
        </w:tc>
        <w:tc>
          <w:tcPr>
            <w:tcW w:w="5174" w:type="dxa"/>
            <w:tcBorders>
              <w:top w:val="nil"/>
              <w:left w:val="nil"/>
              <w:bottom w:val="single" w:sz="4" w:space="0" w:color="auto"/>
              <w:right w:val="single" w:sz="4" w:space="0" w:color="auto"/>
            </w:tcBorders>
            <w:shd w:val="clear" w:color="auto" w:fill="auto"/>
            <w:vAlign w:val="center"/>
          </w:tcPr>
          <w:p w14:paraId="4F1E149B" w14:textId="66497CB1" w:rsidR="00AF2E59" w:rsidRPr="00326917" w:rsidRDefault="00AF2E59" w:rsidP="00D5630D">
            <w:pPr>
              <w:jc w:val="center"/>
              <w:rPr>
                <w:lang w:val="en-US" w:bidi="ne-NP"/>
              </w:rPr>
            </w:pPr>
            <w:del w:id="1767" w:author="Lucy Cowie" w:date="2021-07-26T22:49:00Z">
              <w:r w:rsidRPr="00326917" w:rsidDel="009B36DB">
                <w:rPr>
                  <w:lang w:val="en-US" w:bidi="ne-NP"/>
                </w:rPr>
                <w:delText xml:space="preserve">~ </w:delText>
              </w:r>
            </w:del>
            <w:ins w:id="1768" w:author="Lucy Cowie" w:date="2021-07-26T22:49:00Z">
              <w:r w:rsidR="009B36DB">
                <w:rPr>
                  <w:lang w:val="en-US" w:bidi="ne-NP"/>
                </w:rPr>
                <w:t>around</w:t>
              </w:r>
              <w:r w:rsidR="009B36DB" w:rsidRPr="00326917">
                <w:rPr>
                  <w:lang w:val="en-US" w:bidi="ne-NP"/>
                </w:rPr>
                <w:t xml:space="preserve"> </w:t>
              </w:r>
            </w:ins>
            <w:r w:rsidRPr="00326917">
              <w:rPr>
                <w:lang w:val="en-US" w:bidi="ne-NP"/>
              </w:rPr>
              <w:t xml:space="preserve">0.5 to </w:t>
            </w:r>
            <w:ins w:id="1769" w:author="Lucy Cowie" w:date="2021-07-26T22:49:00Z">
              <w:r w:rsidR="009B36DB">
                <w:rPr>
                  <w:lang w:val="en-US" w:bidi="ne-NP"/>
                </w:rPr>
                <w:t>–</w:t>
              </w:r>
            </w:ins>
            <w:del w:id="1770" w:author="Lucy Cowie" w:date="2021-07-26T22:49:00Z">
              <w:r w:rsidRPr="00326917" w:rsidDel="009B36DB">
                <w:rPr>
                  <w:lang w:val="en-US" w:bidi="ne-NP"/>
                </w:rPr>
                <w:delText>-</w:delText>
              </w:r>
            </w:del>
            <w:r w:rsidRPr="00326917">
              <w:rPr>
                <w:lang w:val="en-US" w:bidi="ne-NP"/>
              </w:rPr>
              <w:t>2.5 ppb yr</w:t>
            </w:r>
            <w:ins w:id="1771" w:author="Lucy Cowie" w:date="2021-07-26T22:49:00Z">
              <w:r w:rsidR="009B36DB">
                <w:rPr>
                  <w:vertAlign w:val="superscript"/>
                  <w:lang w:val="en-US" w:bidi="ne-NP"/>
                </w:rPr>
                <w:t>–</w:t>
              </w:r>
            </w:ins>
            <w:del w:id="1772" w:author="Lucy Cowie" w:date="2021-07-26T22:49:00Z">
              <w:r w:rsidRPr="00326917" w:rsidDel="009B36DB">
                <w:rPr>
                  <w:vertAlign w:val="superscript"/>
                  <w:lang w:val="en-US" w:bidi="ne-NP"/>
                </w:rPr>
                <w:delText>-</w:delText>
              </w:r>
            </w:del>
            <w:r w:rsidRPr="00326917">
              <w:rPr>
                <w:vertAlign w:val="superscript"/>
                <w:lang w:val="en-US" w:bidi="ne-NP"/>
              </w:rPr>
              <w:t>1</w:t>
            </w:r>
            <w:ins w:id="1773" w:author="Lucy Cowie" w:date="2021-07-27T09:38:00Z">
              <w:del w:id="1774" w:author="Ian Blenkinsop" w:date="2021-07-29T10:13:00Z">
                <w:r w:rsidR="00460E1B" w:rsidDel="00F93C5A">
                  <w:rPr>
                    <w:vertAlign w:val="superscript"/>
                    <w:lang w:val="en-US" w:bidi="ne-NP"/>
                  </w:rPr>
                  <w:delText xml:space="preserve"> </w:delText>
                </w:r>
              </w:del>
            </w:ins>
            <w:r w:rsidRPr="00326917">
              <w:rPr>
                <w:lang w:val="en-US" w:bidi="ne-NP"/>
              </w:rPr>
              <w:t>: Northern Hemisphere</w:t>
            </w:r>
            <w:r w:rsidRPr="00326917">
              <w:rPr>
                <w:lang w:val="en-US" w:bidi="ne-NP"/>
              </w:rPr>
              <w:br/>
            </w:r>
            <w:del w:id="1775" w:author="Lucy Cowie" w:date="2021-07-26T22:49:00Z">
              <w:r w:rsidRPr="00326917" w:rsidDel="009B36DB">
                <w:rPr>
                  <w:lang w:val="en-US" w:bidi="ne-NP"/>
                </w:rPr>
                <w:delText xml:space="preserve">~ </w:delText>
              </w:r>
            </w:del>
            <w:ins w:id="1776" w:author="Lucy Cowie" w:date="2021-07-26T22:49:00Z">
              <w:r w:rsidR="009B36DB">
                <w:rPr>
                  <w:lang w:val="en-US" w:bidi="ne-NP"/>
                </w:rPr>
                <w:t>around</w:t>
              </w:r>
              <w:r w:rsidR="009B36DB" w:rsidRPr="00326917">
                <w:rPr>
                  <w:lang w:val="en-US" w:bidi="ne-NP"/>
                </w:rPr>
                <w:t xml:space="preserve"> </w:t>
              </w:r>
            </w:ins>
            <w:r w:rsidRPr="00326917">
              <w:rPr>
                <w:lang w:val="en-US" w:bidi="ne-NP"/>
              </w:rPr>
              <w:t xml:space="preserve">0 to </w:t>
            </w:r>
            <w:ins w:id="1777" w:author="Lucy Cowie" w:date="2021-07-26T22:49:00Z">
              <w:r w:rsidR="009B36DB">
                <w:rPr>
                  <w:lang w:val="en-US" w:bidi="ne-NP"/>
                </w:rPr>
                <w:t>–</w:t>
              </w:r>
            </w:ins>
            <w:del w:id="1778" w:author="Lucy Cowie" w:date="2021-07-26T22:49:00Z">
              <w:r w:rsidRPr="00326917" w:rsidDel="009B36DB">
                <w:rPr>
                  <w:lang w:val="en-US" w:bidi="ne-NP"/>
                </w:rPr>
                <w:delText>-</w:delText>
              </w:r>
            </w:del>
            <w:r w:rsidRPr="00326917">
              <w:rPr>
                <w:lang w:val="en-US" w:bidi="ne-NP"/>
              </w:rPr>
              <w:t>0.5 ppb yr</w:t>
            </w:r>
            <w:ins w:id="1779" w:author="Lucy Cowie" w:date="2021-07-26T22:49:00Z">
              <w:r w:rsidR="009B36DB">
                <w:rPr>
                  <w:vertAlign w:val="superscript"/>
                  <w:lang w:val="en-US" w:bidi="ne-NP"/>
                </w:rPr>
                <w:t>–</w:t>
              </w:r>
            </w:ins>
            <w:del w:id="1780" w:author="Lucy Cowie" w:date="2021-07-26T22:49:00Z">
              <w:r w:rsidRPr="00326917" w:rsidDel="009B36DB">
                <w:rPr>
                  <w:vertAlign w:val="superscript"/>
                  <w:lang w:val="en-US" w:bidi="ne-NP"/>
                </w:rPr>
                <w:delText>-</w:delText>
              </w:r>
            </w:del>
            <w:r w:rsidRPr="00326917">
              <w:rPr>
                <w:vertAlign w:val="superscript"/>
                <w:lang w:val="en-US" w:bidi="ne-NP"/>
              </w:rPr>
              <w:t>1</w:t>
            </w:r>
            <w:ins w:id="1781" w:author="Lucy Cowie" w:date="2021-07-27T09:38:00Z">
              <w:del w:id="1782" w:author="Ian Blenkinsop" w:date="2021-07-29T10:13:00Z">
                <w:r w:rsidR="00460E1B" w:rsidDel="00F93C5A">
                  <w:rPr>
                    <w:vertAlign w:val="superscript"/>
                    <w:lang w:val="en-US" w:bidi="ne-NP"/>
                  </w:rPr>
                  <w:delText xml:space="preserve"> </w:delText>
                </w:r>
              </w:del>
            </w:ins>
            <w:r w:rsidRPr="00326917">
              <w:rPr>
                <w:lang w:val="en-US" w:bidi="ne-NP"/>
              </w:rPr>
              <w:t>: Southern Hemisphere</w:t>
            </w:r>
          </w:p>
        </w:tc>
        <w:tc>
          <w:tcPr>
            <w:tcW w:w="2880" w:type="dxa"/>
            <w:tcBorders>
              <w:top w:val="nil"/>
              <w:left w:val="nil"/>
              <w:bottom w:val="single" w:sz="4" w:space="0" w:color="auto"/>
              <w:right w:val="single" w:sz="8" w:space="0" w:color="auto"/>
            </w:tcBorders>
            <w:vAlign w:val="center"/>
          </w:tcPr>
          <w:p w14:paraId="50094F0B" w14:textId="0692D441" w:rsidR="00AF2E59" w:rsidRPr="00326917" w:rsidRDefault="00AF2E59" w:rsidP="00D5630D">
            <w:pPr>
              <w:pStyle w:val="PrformatHTML"/>
              <w:rPr>
                <w:rFonts w:ascii="Times New Roman" w:hAnsi="Times New Roman" w:cs="Times New Roman"/>
                <w:sz w:val="22"/>
                <w:szCs w:val="22"/>
                <w:lang w:val="en-US" w:bidi="ne-NP"/>
              </w:rPr>
            </w:pPr>
            <w:r w:rsidRPr="00190872">
              <w:rPr>
                <w:rFonts w:ascii="Times New Roman" w:hAnsi="Times New Roman" w:cs="Times New Roman"/>
                <w:sz w:val="22"/>
                <w:szCs w:val="22"/>
                <w:lang w:bidi="ne-NP"/>
              </w:rPr>
              <w:fldChar w:fldCharType="begin" w:fldLock="1"/>
            </w:r>
            <w:ins w:id="1783" w:author="Robin Matthews" w:date="2021-07-08T16:07:00Z">
              <w:r w:rsidR="00791F0A">
                <w:rPr>
                  <w:rFonts w:ascii="Times New Roman" w:hAnsi="Times New Roman" w:cs="Times New Roman"/>
                  <w:sz w:val="22"/>
                  <w:szCs w:val="22"/>
                  <w:lang w:val="en-US" w:bidi="ne-NP"/>
                </w:rPr>
                <w:instrText>ADDIN CSL_CITATION { "citationItems" : [ { "id" : "ITEM-1", "itemData" : { "DOI" : "10.5194/acp-17-1945-2017", "ISSN" : "16807324", "abstract" : "A new global reanalysis data set of atmospheric composition (AC) for the period 2003\u20132015 has been produced by the Copernicus Atmosphere Monitoring Service (CAMS). Satellite observations of total column (TC) carbon monoxide (CO) and aerosol optical depth (AOD), as well as several TC and profile observations of ozone, have been assimilated with the Integrated Forecasting System for Composition (C-IFS) of the European Centre for Medium-Range Weather Forecasting. Compared to the previous Monitoring Atmospheric Composition and Climate (MACC) reanalysis (MACCRA), the new CAMS interim reanalysis (CAMSiRA) is of a coarser horizontal resolution of about 110 km, compared to 80 km, but covers a longer period with the intent to be continued to present day. This paper compares CAMSiRA with MACCRA and a control run experiment (CR) without assimilation of AC retrievals. CAMSiRA has smaller biases than the CR with respect to independent observations of CO, AOD and stratospheric ozone. However, ozone at the surface could not be improved by the assimilation because of the strong impact of surface processes such as dry deposition and titration with nitrogen monoxide (NO), which were both unchanged by the assimilation. The assimilation of AOD led to a global reduction of sea salt and desert dust as well as an exaggerated increase in sulfate. Compared to MACCRA, CAMSiRA had smaller biases for AOD, surface CO and TC ozone as well as for upper stratospheric and tropospheric ozone. Finally, the temporal consistency of CAMSiRA was better than the one of MACCRA. This was achieved by using a revised emission data set as well as by applying careful selection and bias correction to the assimilated retrievals. CAMSiRA is therefore better suited than MACCRA for the study of interannual variability, as demonstrated for trends in surface CO.", "author" : [ { "dropping-particle" : "", "family" : "Flemming", "given" : "Johannes", "non-dropping-particle" : "", "parse-names" : false, "suffix" : "" }, { "dropping-particle" : "", "family" : "Benedetti", "given" : "Angela", "non-dropping-particle" : "", "parse-names" : false, "suffix" : "" }, { "dropping-particle" : "", "family" : "Inness", "given" : "Antje", "non-dropping-particle" : "", "parse-names" : false, "suffix" : "" }, { "dropping-particle" : "", "family" : "Engelen J", "given" : "Richard", "non-dropping-particle" : "", "parse-names" : false, "suffix" : "" }, { "dropping-particle" : "", "family" : "Jones", "given" : "Luke", "non-dropping-particle" : "", "parse-names" : false, "suffix" : "" }, { "dropping-particle" : "", "family" : "Huijnen", "given" : "Vincent", "non-dropping-particle" : "", "parse-names" : false, "suffix" : "" }, { "dropping-particle" : "", "family" : "Remy", "given" : "Samuel", "non-dropping-particle" : "", "parse-names" : false, "suffix" : "" }, { "dropping-particle" : "", "family" : "Parrington", "given" : "Mark", "non-dropping-particle" : "", "parse-names" : false, "suffix" : "" }, { "dropping-particle" : "", "family" : "Suttie", "given" : "Martin", "non-dropping-particle" : "", "parse-names" : false, "suffix" : "" }, { "dropping-particle" : "", "family" : "Bozzo", "given" : "Alessio", "non-dropping-particle" : "", "parse-names" : false, "suffix" : "" }, { "dropping-particle" : "", "family" : "Peuch", "given" : "Vincent Henri", "non-dropping-particle" : "", "parse-names" : false, "suffix" : "" }, { "dropping-particle" : "", "family" : "Akritidis", "given" : "Dimitris", "non-dropping-particle" : "", "parse-names" : false, "suffix" : "" }, { "dropping-particle" : "", "family" : "Katragkou", "given" : "Eleni", "non-dropping-particle" : "", "parse-names" : false, "suffix" : "" } ], "container-title" : "Atmospheric Chemistry and Physics", "id" : "ITEM-1", "issue" : "3", "issued" : { "date-parts" : [ [ "2017" ] ] }, "page" : "1945-1983", "title" : "The CAMS interim Reanalysis of Carbon Monoxide, Ozone and Aerosol for 2003-2015", "translator" : [ { "dropping-particle" : "", "family" : "G3245", "given" : "", "non-dropping-particle" : "", "parse-names" : false, "suffix" : "" } ], "type" : "article-journal", "volume" : "17" }, "uris" : [ "http://www.mendeley.com/documents/?uuid=f0c0ecd5-b164-4604-a8ef-6dc117f94cca", "http://www.mendeley.com/documents/?uuid=f0306ae7-d88c-4b7e-9da0-9fd57a47e3e1" ] } ], "mendeley" : { "formattedCitation" : "(Flemming et al., 2017)", "manualFormatting" : "Flemming et al. (2017)", "plainTextFormattedCitation" : "(Flemming et al., 2017)", "previouslyFormattedCitation" : "(Flemming et al., 2017)" }, "properties" : { "noteIndex" : 0 }, "schema" : "https://github.com/citation-style-language/schema/raw/master/csl-citation.json" }</w:instrText>
              </w:r>
            </w:ins>
            <w:del w:id="1784" w:author="Robin Matthews" w:date="2021-07-08T16:07:00Z">
              <w:r w:rsidR="00D477C7" w:rsidDel="00791F0A">
                <w:rPr>
                  <w:rFonts w:ascii="Times New Roman" w:hAnsi="Times New Roman" w:cs="Times New Roman"/>
                  <w:sz w:val="22"/>
                  <w:szCs w:val="22"/>
                  <w:lang w:val="en-US" w:bidi="ne-NP"/>
                </w:rPr>
                <w:delInstrText>ADDIN CSL_CITATION { "citationItems" : [ { "id" : "ITEM-1", "itemData" : { "DOI" : "10.5194/acp-17-1945-2017", "ISSN" : "16807324", "abstract" : "A new global reanalysis data set of atmospheric composition (AC) for the period 2003\u20132015 has been produced by the Copernicus Atmosphere Monitoring Service (CAMS). Satellite observations of total column (TC) carbon monoxide (CO) and aerosol optical depth (AOD), as well as several TC and profile observations of ozone, have been assimilated with the Integrated Forecasting System for Composition (C-IFS) of the European Centre for Medium-Range Weather Forecasting. Compared to the previous Monitoring Atmospheric Composition and Climate (MACC) reanalysis (MACCRA), the new CAMS interim reanalysis (CAMSiRA) is of a coarser horizontal resolution of about 110 km, compared to 80 km, but covers a longer period with the intent to be continued to present day. This paper compares CAMSiRA with MACCRA and a control run experiment (CR) without assimilation of AC retrievals. CAMSiRA has smaller biases than the CR with respect to independent observations of CO, AOD and stratospheric ozone. However, ozone at the surface could not be improved by the assimilation because of the strong impact of surface processes such as dry deposition and titration with nitrogen monoxide (NO), which were both unchanged by the assimilation. The assimilation of AOD led to a global reduction of sea salt and desert dust as well as an exaggerated increase in sulfate. Compared to MACCRA, CAMSiRA had smaller biases for AOD, surface CO and TC ozone as well as for upper stratospheric and tropospheric ozone. Finally, the temporal consistency of CAMSiRA was better than the one of MACCRA. This was achieved by using a revised emission data set as well as by applying careful selection and bias correction to the assimilated retrievals. CAMSiRA is therefore better suited than MACCRA for the study of interannual variability, as demonstrated for trends in surface CO.", "author" : [ { "dropping-particle" : "", "family" : "Flemming", "given" : "Johannes", "non-dropping-particle" : "", "parse-names" : false, "suffix" : "" }, { "dropping-particle" : "", "family" : "Benedetti", "given" : "Angela", "non-dropping-particle" : "", "parse-names" : false, "suffix" : "" }, { "dropping-particle" : "", "family" : "Inness", "given" : "Antje", "non-dropping-particle" : "", "parse-names" : false, "suffix" : "" }, { "dropping-particle" : "", "family" : "Engelen J", "given" : "Richard", "non-dropping-particle" : "", "parse-names" : false, "suffix" : "" }, { "dropping-particle" : "", "family" : "Jones", "given" : "Luke", "non-dropping-particle" : "", "parse-names" : false, "suffix" : "" }, { "dropping-particle" : "", "family" : "Huijnen", "given" : "Vincent", "non-dropping-particle" : "", "parse-names" : false, "suffix" : "" }, { "dropping-particle" : "", "family" : "Remy", "given" : "Samuel", "non-dropping-particle" : "", "parse-names" : false, "suffix" : "" }, { "dropping-particle" : "", "family" : "Parrington", "given" : "Mark", "non-dropping-particle" : "", "parse-names" : false, "suffix" : "" }, { "dropping-particle" : "", "family" : "Suttie", "given" : "Martin", "non-dropping-particle" : "", "parse-names" : false, "suffix" : "" }, { "dropping-particle" : "", "family" : "Bozzo", "given" : "Alessio", "non-dropping-particle" : "", "parse-names" : false, "suffix" : "" }, { "dropping-particle" : "", "family" : "Peuch", "given" : "Vincent Henri", "non-dropping-particle" : "", "parse-names" : false, "suffix" : "" }, { "dropping-particle" : "", "family" : "Akritidis", "given" : "Dimitris", "non-dropping-particle" : "", "parse-names" : false, "suffix" : "" }, { "dropping-particle" : "", "family" : "Katragkou", "given" : "Eleni", "non-dropping-particle" : "", "parse-names" : false, "suffix" : "" } ], "container-title" : "Atmospheric Chemistry and Physics", "id" : "ITEM-1", "issue" : "3", "issued" : { "date-parts" : [ [ "2017" ] ] }, "page" : "1945-1983", "title" : "The CAMS interim Reanalysis of Carbon Monoxide, Ozone and Aerosol for 2003-2015", "translator" : [ { "dropping-particle" : "", "family" : "G3245", "given" : "", "non-dropping-particle" : "", "parse-names" : false, "suffix" : "" } ], "type" : "article-journal", "volume" : "17" }, "uris" : [ "http://www.mendeley.com/documents/?uuid=f0c0ecd5-b164-4604-a8ef-6dc117f94cca", "http://www.mendeley.com/documents/?uuid=f0306ae7-d88c-4b7e-9da0-9fd57a47e3e1" ] } ], "mendeley" : { "formattedCitation" : "(Flemming et al., 2017)", "plainTextFormattedCitation" : "(Flemming et al., 2017)", "previouslyFormattedCitation" : "(Flemming et al., 2017)" }, "properties" : { "noteIndex" : 0 }, "schema" : "https://github.com/citation-style-language/schema/raw/master/csl-citation.json" }</w:delInstrText>
              </w:r>
            </w:del>
            <w:r w:rsidRPr="00190872">
              <w:rPr>
                <w:rFonts w:ascii="Times New Roman" w:hAnsi="Times New Roman" w:cs="Times New Roman"/>
                <w:sz w:val="22"/>
                <w:szCs w:val="22"/>
                <w:lang w:bidi="ne-NP"/>
              </w:rPr>
              <w:fldChar w:fldCharType="separate"/>
            </w:r>
            <w:del w:id="1785" w:author="Robin Matthews" w:date="2021-07-08T16:07:00Z">
              <w:r w:rsidR="00CB33A1" w:rsidDel="00791F0A">
                <w:rPr>
                  <w:rFonts w:ascii="Times New Roman" w:hAnsi="Times New Roman" w:cs="Times New Roman"/>
                  <w:noProof/>
                  <w:sz w:val="22"/>
                  <w:szCs w:val="22"/>
                  <w:lang w:val="en-US" w:bidi="ne-NP"/>
                </w:rPr>
                <w:delText>(</w:delText>
              </w:r>
            </w:del>
            <w:r w:rsidR="00CB33A1">
              <w:rPr>
                <w:rFonts w:ascii="Times New Roman" w:hAnsi="Times New Roman" w:cs="Times New Roman"/>
                <w:noProof/>
                <w:sz w:val="22"/>
                <w:szCs w:val="22"/>
                <w:lang w:val="en-US" w:bidi="ne-NP"/>
              </w:rPr>
              <w:t xml:space="preserve">Flemming </w:t>
            </w:r>
            <w:del w:id="1786" w:author="Robin Matthews" w:date="2021-07-08T16:06:00Z">
              <w:r w:rsidR="00CB33A1" w:rsidDel="00791F0A">
                <w:rPr>
                  <w:rFonts w:ascii="Times New Roman" w:hAnsi="Times New Roman" w:cs="Times New Roman"/>
                  <w:noProof/>
                  <w:sz w:val="22"/>
                  <w:szCs w:val="22"/>
                  <w:lang w:val="en-US" w:bidi="ne-NP"/>
                </w:rPr>
                <w:delText xml:space="preserve">et al., </w:delText>
              </w:r>
            </w:del>
            <w:ins w:id="1787" w:author="Robin Matthews" w:date="2021-07-08T16:06:00Z">
              <w:r w:rsidR="00791F0A">
                <w:rPr>
                  <w:rFonts w:ascii="Times New Roman" w:hAnsi="Times New Roman" w:cs="Times New Roman"/>
                  <w:noProof/>
                  <w:sz w:val="22"/>
                  <w:szCs w:val="22"/>
                  <w:lang w:val="en-US" w:bidi="ne-NP"/>
                </w:rPr>
                <w:t>et al. (</w:t>
              </w:r>
            </w:ins>
            <w:r w:rsidR="00CB33A1">
              <w:rPr>
                <w:rFonts w:ascii="Times New Roman" w:hAnsi="Times New Roman" w:cs="Times New Roman"/>
                <w:noProof/>
                <w:sz w:val="22"/>
                <w:szCs w:val="22"/>
                <w:lang w:val="en-US" w:bidi="ne-NP"/>
              </w:rPr>
              <w:t>2017)</w:t>
            </w:r>
            <w:r w:rsidRPr="00190872">
              <w:rPr>
                <w:rFonts w:ascii="Times New Roman" w:hAnsi="Times New Roman" w:cs="Times New Roman"/>
                <w:sz w:val="22"/>
                <w:szCs w:val="22"/>
                <w:lang w:bidi="ne-NP"/>
              </w:rPr>
              <w:fldChar w:fldCharType="end"/>
            </w:r>
            <w:r w:rsidRPr="00326917">
              <w:rPr>
                <w:rFonts w:ascii="Times New Roman" w:hAnsi="Times New Roman" w:cs="Times New Roman"/>
                <w:sz w:val="22"/>
                <w:szCs w:val="22"/>
                <w:lang w:val="en-US" w:bidi="ne-NP"/>
              </w:rPr>
              <w:t xml:space="preserve"> NOAA Carbon Cycle Cooperative Global Air Sampling Network</w:t>
            </w:r>
          </w:p>
        </w:tc>
      </w:tr>
      <w:tr w:rsidR="00AF2E59" w:rsidRPr="00DA7F98" w14:paraId="02B94B5F" w14:textId="77777777" w:rsidTr="00D5630D">
        <w:trPr>
          <w:trHeight w:val="582"/>
        </w:trPr>
        <w:tc>
          <w:tcPr>
            <w:tcW w:w="1566" w:type="dxa"/>
            <w:tcBorders>
              <w:top w:val="nil"/>
              <w:left w:val="single" w:sz="8" w:space="0" w:color="auto"/>
              <w:bottom w:val="single" w:sz="4" w:space="0" w:color="auto"/>
              <w:right w:val="single" w:sz="4" w:space="0" w:color="auto"/>
            </w:tcBorders>
            <w:shd w:val="clear" w:color="auto" w:fill="auto"/>
            <w:vAlign w:val="center"/>
          </w:tcPr>
          <w:p w14:paraId="3F2C1F0F" w14:textId="320ECAB6" w:rsidR="00AF2E59" w:rsidRPr="00326917" w:rsidRDefault="00AF2E59" w:rsidP="00D5630D">
            <w:pPr>
              <w:jc w:val="center"/>
              <w:rPr>
                <w:lang w:val="en-US" w:bidi="ne-NP"/>
              </w:rPr>
            </w:pPr>
            <w:r w:rsidRPr="00326917">
              <w:rPr>
                <w:lang w:val="en-US" w:bidi="ne-NP"/>
              </w:rPr>
              <w:t>2001</w:t>
            </w:r>
            <w:ins w:id="1788" w:author="Lucy Cowie" w:date="2021-07-26T22:26:00Z">
              <w:r w:rsidR="007700CE">
                <w:rPr>
                  <w:lang w:bidi="ne-NP"/>
                </w:rPr>
                <w:t>–</w:t>
              </w:r>
            </w:ins>
            <w:del w:id="1789" w:author="Lucy Cowie" w:date="2021-07-26T22:26:00Z">
              <w:r w:rsidRPr="00326917" w:rsidDel="007700CE">
                <w:rPr>
                  <w:lang w:val="en-US" w:bidi="ne-NP"/>
                </w:rPr>
                <w:delText>-</w:delText>
              </w:r>
            </w:del>
            <w:r w:rsidRPr="00326917">
              <w:rPr>
                <w:lang w:val="en-US" w:bidi="ne-NP"/>
              </w:rPr>
              <w:t>2013 </w:t>
            </w:r>
          </w:p>
        </w:tc>
        <w:tc>
          <w:tcPr>
            <w:tcW w:w="5174" w:type="dxa"/>
            <w:tcBorders>
              <w:top w:val="nil"/>
              <w:left w:val="nil"/>
              <w:bottom w:val="single" w:sz="4" w:space="0" w:color="auto"/>
              <w:right w:val="single" w:sz="4" w:space="0" w:color="auto"/>
            </w:tcBorders>
            <w:shd w:val="clear" w:color="auto" w:fill="auto"/>
            <w:vAlign w:val="center"/>
          </w:tcPr>
          <w:p w14:paraId="1AB05EC3" w14:textId="40AEADD3" w:rsidR="00AF2E59" w:rsidRPr="00326917" w:rsidRDefault="00D42171" w:rsidP="00D5630D">
            <w:pPr>
              <w:jc w:val="center"/>
              <w:rPr>
                <w:lang w:val="en-US" w:bidi="ne-NP"/>
              </w:rPr>
            </w:pPr>
            <w:ins w:id="1790" w:author="Lucy Cowie" w:date="2021-07-26T22:52:00Z">
              <w:r>
                <w:rPr>
                  <w:lang w:val="en-US" w:bidi="ne-NP"/>
                </w:rPr>
                <w:t>–</w:t>
              </w:r>
            </w:ins>
            <w:del w:id="1791" w:author="Lucy Cowie" w:date="2021-07-26T22:52:00Z">
              <w:r w:rsidR="00AF2E59" w:rsidRPr="00326917" w:rsidDel="00D42171">
                <w:rPr>
                  <w:lang w:val="en-US" w:bidi="ne-NP"/>
                </w:rPr>
                <w:delText>-</w:delText>
              </w:r>
            </w:del>
            <w:r w:rsidR="00AF2E59" w:rsidRPr="00326917">
              <w:rPr>
                <w:lang w:val="en-US" w:bidi="ne-NP"/>
              </w:rPr>
              <w:t>0.80 ppb yr</w:t>
            </w:r>
            <w:ins w:id="1792" w:author="Lucy Cowie" w:date="2021-07-26T22:52:00Z">
              <w:r>
                <w:rPr>
                  <w:vertAlign w:val="superscript"/>
                  <w:lang w:val="en-US" w:bidi="ne-NP"/>
                </w:rPr>
                <w:t>–</w:t>
              </w:r>
            </w:ins>
            <w:del w:id="1793" w:author="Lucy Cowie" w:date="2021-07-26T22:52:00Z">
              <w:r w:rsidR="00AF2E59" w:rsidRPr="00326917" w:rsidDel="00D42171">
                <w:rPr>
                  <w:vertAlign w:val="superscript"/>
                  <w:lang w:val="en-US" w:bidi="ne-NP"/>
                </w:rPr>
                <w:delText>-</w:delText>
              </w:r>
            </w:del>
            <w:r w:rsidR="00AF2E59" w:rsidRPr="00326917">
              <w:rPr>
                <w:vertAlign w:val="superscript"/>
                <w:lang w:val="en-US" w:bidi="ne-NP"/>
              </w:rPr>
              <w:t>1</w:t>
            </w:r>
            <w:r w:rsidR="00AF2E59" w:rsidRPr="00326917">
              <w:rPr>
                <w:lang w:val="en-US" w:bidi="ne-NP"/>
              </w:rPr>
              <w:t xml:space="preserve"> to </w:t>
            </w:r>
            <w:ins w:id="1794" w:author="Lucy Cowie" w:date="2021-07-26T22:52:00Z">
              <w:r>
                <w:rPr>
                  <w:lang w:val="en-US" w:bidi="ne-NP"/>
                </w:rPr>
                <w:t>–</w:t>
              </w:r>
            </w:ins>
            <w:del w:id="1795" w:author="Lucy Cowie" w:date="2021-07-26T22:52:00Z">
              <w:r w:rsidR="00AF2E59" w:rsidRPr="00326917" w:rsidDel="00D42171">
                <w:rPr>
                  <w:lang w:val="en-US" w:bidi="ne-NP"/>
                </w:rPr>
                <w:delText>-</w:delText>
              </w:r>
            </w:del>
            <w:r w:rsidR="00AF2E59" w:rsidRPr="00326917">
              <w:rPr>
                <w:lang w:val="en-US" w:bidi="ne-NP"/>
              </w:rPr>
              <w:t>2.19 ppb yr</w:t>
            </w:r>
            <w:ins w:id="1796" w:author="Lucy Cowie" w:date="2021-07-26T22:53:00Z">
              <w:r>
                <w:rPr>
                  <w:vertAlign w:val="superscript"/>
                  <w:lang w:val="en-US" w:bidi="ne-NP"/>
                </w:rPr>
                <w:t>–</w:t>
              </w:r>
            </w:ins>
            <w:del w:id="1797" w:author="Lucy Cowie" w:date="2021-07-26T22:53:00Z">
              <w:r w:rsidR="00AF2E59" w:rsidRPr="00326917" w:rsidDel="00D42171">
                <w:rPr>
                  <w:vertAlign w:val="superscript"/>
                  <w:lang w:val="en-US" w:bidi="ne-NP"/>
                </w:rPr>
                <w:delText>-</w:delText>
              </w:r>
            </w:del>
            <w:r w:rsidR="00AF2E59" w:rsidRPr="00326917">
              <w:rPr>
                <w:vertAlign w:val="superscript"/>
                <w:lang w:val="en-US" w:bidi="ne-NP"/>
              </w:rPr>
              <w:t>1</w:t>
            </w:r>
            <w:ins w:id="1798" w:author="Lucy Cowie" w:date="2021-07-27T09:38:00Z">
              <w:del w:id="1799" w:author="Ian Blenkinsop" w:date="2021-07-29T10:13:00Z">
                <w:r w:rsidR="00460E1B" w:rsidDel="00F93C5A">
                  <w:rPr>
                    <w:vertAlign w:val="superscript"/>
                    <w:lang w:val="en-US" w:bidi="ne-NP"/>
                  </w:rPr>
                  <w:delText xml:space="preserve"> </w:delText>
                </w:r>
              </w:del>
            </w:ins>
            <w:r w:rsidR="00AF2E59" w:rsidRPr="00326917">
              <w:rPr>
                <w:lang w:val="en-US" w:bidi="ne-NP"/>
              </w:rPr>
              <w:t>: Northern Hemisphere (Upper Troposphere</w:t>
            </w:r>
            <w:del w:id="1800" w:author="Lucy Cowie" w:date="2021-07-26T22:50:00Z">
              <w:r w:rsidR="00AF2E59" w:rsidRPr="00326917" w:rsidDel="003E748E">
                <w:rPr>
                  <w:lang w:val="en-US" w:bidi="ne-NP"/>
                </w:rPr>
                <w:delText xml:space="preserve"> </w:delText>
              </w:r>
            </w:del>
            <w:r w:rsidR="00AF2E59" w:rsidRPr="00326917">
              <w:rPr>
                <w:lang w:val="en-US" w:bidi="ne-NP"/>
              </w:rPr>
              <w:t>/</w:t>
            </w:r>
            <w:del w:id="1801" w:author="Lucy Cowie" w:date="2021-07-26T22:50:00Z">
              <w:r w:rsidR="00AF2E59" w:rsidRPr="00326917" w:rsidDel="003E748E">
                <w:rPr>
                  <w:lang w:val="en-US" w:bidi="ne-NP"/>
                </w:rPr>
                <w:delText xml:space="preserve"> </w:delText>
              </w:r>
            </w:del>
            <w:r w:rsidR="00AF2E59" w:rsidRPr="00326917">
              <w:rPr>
                <w:lang w:val="en-US" w:bidi="ne-NP"/>
              </w:rPr>
              <w:t>Tropopause Layer)</w:t>
            </w:r>
          </w:p>
        </w:tc>
        <w:tc>
          <w:tcPr>
            <w:tcW w:w="2880" w:type="dxa"/>
            <w:tcBorders>
              <w:top w:val="nil"/>
              <w:left w:val="nil"/>
              <w:bottom w:val="single" w:sz="4" w:space="0" w:color="auto"/>
              <w:right w:val="single" w:sz="8" w:space="0" w:color="auto"/>
            </w:tcBorders>
            <w:vAlign w:val="center"/>
          </w:tcPr>
          <w:p w14:paraId="7B303049" w14:textId="63E2945E" w:rsidR="00AF2E59" w:rsidRPr="00326917" w:rsidRDefault="00AF2E59" w:rsidP="00D5630D">
            <w:pPr>
              <w:jc w:val="center"/>
              <w:rPr>
                <w:lang w:val="en-US" w:bidi="ne-NP"/>
              </w:rPr>
            </w:pPr>
            <w:r w:rsidRPr="00190872">
              <w:rPr>
                <w:lang w:bidi="ne-NP"/>
              </w:rPr>
              <w:fldChar w:fldCharType="begin" w:fldLock="1"/>
            </w:r>
            <w:ins w:id="1802" w:author="Robin Matthews" w:date="2021-07-08T16:07:00Z">
              <w:r w:rsidR="00791F0A">
                <w:rPr>
                  <w:lang w:val="en-US" w:bidi="ne-NP"/>
                </w:rPr>
                <w:instrText>ADDIN CSL_CITATION { "citationItems" : [ { "id" : "ITEM-1", "itemData" : { "DOI" : "10.5194/acp-18-5415-2018", "ISSN" : "16807324", "abstract" : "In situ measurements in the upper troposphere-lower stratosphere (UTLS) have been performed in the framework of the European research infrastructure IAGOS (In-service Aircraft for a Global Observing System) for ozone since 1994 and for carbon monoxide (CO) since 2002. The flight tracks cover a wide range of longitudes in the northern extratropics, extending from the North American western coast (125\u00b0\u011d\u20acW) to the eastern Asian coast (135\u00b0\u011d\u20acE) and more recently over the northern Pacific Ocean. Several tropical regions are also sampled frequently, such as the Brazilian coast, central and southern Africa, southeastern Asia, and the western half of the Maritime Continent. As a result, a new set of climatologies for O3 (August 1994-December 2013) and CO (December 2001-December 2013) in the upper troposphere (UT), tropopause layer, and lower stratosphere (LS) are made available, including gridded horizontal distributions on a semi-global scale and seasonal cycles over eight well-sampled regions of interest in the northern extratropics. The seasonal cycles generally show a summertime maximum in O3 and a springtime maximum in CO in the UT, in contrast to the systematic springtime maximum in O3 and the quasi-absence of a seasonal cycle of CO in the LS. This study highlights some regional variabilities in the UT, notably (i) a west-east difference of O3 in boreal summer with up to 15\u011d\u20acppb more O3 over central Russia compared with northeast America, (ii) a systematic west-east gradient of CO from 60 to 140\u00b0\u011d\u20acE, especially noticeable in spring and summer with about 5\u011d\u20acppb by 10 degrees longitude, (iii) a broad spring/summer maximum of CO over northeast Asia, and (iv) a spring maximum of O3 over western North America. Thanks to almost 20 years of O3 and 12 years of CO measurements, the IAGOS database is a unique data set to derive trends in the UTLS at northern midlatitudes. Trends in O3 in the UT are positive and statistically significant in most regions, ranging from +0.25 to +0.45\u011d\u20acppb\u011d\u20acyr\u011d'1, characterized by the significant increase in the lowest values of the distribution. No significant trends of O3 are detected in the LS. Trends of CO in the UT, tropopause, and LS are almost all negative and statistically significant. The estimated slopes range from \u011d'1.37 to \u011d'0.59\u011d\u20acppb\u011d\u20acyr\u011d'1, with a nearly homogeneous decrease in the lowest values of the monthly distribution (5th percentile) contrasting with the high interregional variability in the decrease in the highest \u2026", "author" : [ { "dropping-particle" : "", "family" : "Cohen", "given" : "Yann", "non-dropping-particle" : "", "parse-names" : false, "suffix" : "" }, { "dropping-particle" : "", "family" : "Petetin", "given" : "Herv\u00e9", "non-dropping-particle" : "", "parse-names" : false, "suffix" : "" }, { "dropping-particle" : "", "family" : "Thouret", "given" : "Val\u00e9rie", "non-dropping-particle" : "", "parse-names" : false, "suffix" : "" }, { "dropping-particle" : "", "family" : "Mar\u00e9cal", "given" : "Virginie", "non-dropping-particle" : "", "parse-names" : false, "suffix" : "" }, { "dropping-particle" : "", "family" : "Josse", "given" : "B\u00e9atrice", "non-dropping-particle" : "", "parse-names" : false, "suffix" : "" }, { "dropping-particle" : "", "family" : "Clark", "given" : "Hannah", "non-dropping-particle" : "", "parse-names" : false, "suffix" : "" }, { "dropping-particle" : "", "family" : "Sauvage", "given" : "Bastien", "non-dropping-particle" : "", "parse-names" : false, "suffix" : "" }, { "dropping-particle" : "", "family" : "Fontaine", "given" : "Alain", "non-dropping-particle" : "", "parse-names" : false, "suffix" : "" }, { "dropping-particle" : "", "family" : "Athier", "given" : "Gilles", "non-dropping-particle" : "", "parse-names" : false, "suffix" : "" }, { "dropping-particle" : "", "family" : "Blot", "given" : "Romain", "non-dropping-particle" : "", "parse-names" : false, "suffix" : "" }, { "dropping-particle" : "", "family" : "Boulanger", "given" : "Damien", "non-dropping-particle" : "", "parse-names" : false, "suffix" : "" }, { "dropping-particle" : "", "family" : "Cousin", "given" : "Jean Marc", "non-dropping-particle" : "", "parse-names" : false, "suffix" : "" }, { "dropping-particle" : "", "family" : "N\u00e9d\u00e9lec", "given" : "Philippe", "non-dropping-particle" : "", "parse-names" : false, "suffix" : "" } ], "container-title" : "Atmospheric Chemistry and Physics", "id" : "ITEM-1", "issue" : "8", "issued" : { "date-parts" : [ [ "2018", "4", "20" ] ] }, "page" : "5415-5453", "publisher" : "Copernicus GmbH", "title" : "Climatology and long-term evolution of ozone and carbon monoxide in the upper troposphere-lower stratosphere (UTLS) at northern midlatitudes, as seen by IAGOS from 1995 to 2013", "translator" : [ { "dropping-particle" : "", "family" : "G4789", "given" : "", "non-dropping-particle" : "", "parse-names" : false, "suffix" : "" } ], "type" : "article-journal", "volume" : "18" }, "uris" : [ "http://www.mendeley.com/documents/?uuid=998e3a6d-4a0f-46a4-b20c-8f15edf09e5c", "http://www.mendeley.com/documents/?uuid=0bf1b347-85d4-463a-9bfb-a67c606f4836" ] } ], "mendeley" : { "formattedCitation" : "(Cohen et al., 2018)", "manualFormatting" : "Cohen et al. (2018)", "plainTextFormattedCitation" : "(Cohen et al., 2018)", "previouslyFormattedCitation" : "(Cohen et al., 2018)" }, "properties" : { "noteIndex" : 0 }, "schema" : "https://github.com/citation-style-language/schema/raw/master/csl-citation.json" }</w:instrText>
              </w:r>
            </w:ins>
            <w:del w:id="1803" w:author="Robin Matthews" w:date="2021-07-08T16:07:00Z">
              <w:r w:rsidR="00D477C7" w:rsidDel="00791F0A">
                <w:rPr>
                  <w:lang w:val="en-US" w:bidi="ne-NP"/>
                </w:rPr>
                <w:delInstrText>ADDIN CSL_CITATION { "citationItems" : [ { "id" : "ITEM-1", "itemData" : { "DOI" : "10.5194/acp-18-5415-2018", "ISSN" : "16807324", "abstract" : "In situ measurements in the upper troposphere-lower stratosphere (UTLS) have been performed in the framework of the European research infrastructure IAGOS (In-service Aircraft for a Global Observing System) for ozone since 1994 and for carbon monoxide (CO) since 2002. The flight tracks cover a wide range of longitudes in the northern extratropics, extending from the North American western coast (125\u00b0\u011d\u20acW) to the eastern Asian coast (135\u00b0\u011d\u20acE) and more recently over the northern Pacific Ocean. Several tropical regions are also sampled frequently, such as the Brazilian coast, central and southern Africa, southeastern Asia, and the western half of the Maritime Continent. As a result, a new set of climatologies for O3 (August 1994-December 2013) and CO (December 2001-December 2013) in the upper troposphere (UT), tropopause layer, and lower stratosphere (LS) are made available, including gridded horizontal distributions on a semi-global scale and seasonal cycles over eight well-sampled regions of interest in the northern extratropics. The seasonal cycles generally show a summertime maximum in O3 and a springtime maximum in CO in the UT, in contrast to the systematic springtime maximum in O3 and the quasi-absence of a seasonal cycle of CO in the LS. This study highlights some regional variabilities in the UT, notably (i) a west-east difference of O3 in boreal summer with up to 15\u011d\u20acppb more O3 over central Russia compared with northeast America, (ii) a systematic west-east gradient of CO from 60 to 140\u00b0\u011d\u20acE, especially noticeable in spring and summer with about 5\u011d\u20acppb by 10 degrees longitude, (iii) a broad spring/summer maximum of CO over northeast Asia, and (iv) a spring maximum of O3 over western North America. Thanks to almost 20 years of O3 and 12 years of CO measurements, the IAGOS database is a unique data set to derive trends in the UTLS at northern midlatitudes. Trends in O3 in the UT are positive and statistically significant in most regions, ranging from +0.25 to +0.45\u011d\u20acppb\u011d\u20acyr\u011d'1, characterized by the significant increase in the lowest values of the distribution. No significant trends of O3 are detected in the LS. Trends of CO in the UT, tropopause, and LS are almost all negative and statistically significant. The estimated slopes range from \u011d'1.37 to \u011d'0.59\u011d\u20acppb\u011d\u20acyr\u011d'1, with a nearly homogeneous decrease in the lowest values of the monthly distribution (5th percentile) contrasting with the high interregional variability in the decrease in the highest \u2026", "author" : [ { "dropping-particle" : "", "family" : "Cohen", "given" : "Yann", "non-dropping-particle" : "", "parse-names" : false, "suffix" : "" }, { "dropping-particle" : "", "family" : "Petetin", "given" : "Herv\u00e9", "non-dropping-particle" : "", "parse-names" : false, "suffix" : "" }, { "dropping-particle" : "", "family" : "Thouret", "given" : "Val\u00e9rie", "non-dropping-particle" : "", "parse-names" : false, "suffix" : "" }, { "dropping-particle" : "", "family" : "Mar\u00e9cal", "given" : "Virginie", "non-dropping-particle" : "", "parse-names" : false, "suffix" : "" }, { "dropping-particle" : "", "family" : "Josse", "given" : "B\u00e9atrice", "non-dropping-particle" : "", "parse-names" : false, "suffix" : "" }, { "dropping-particle" : "", "family" : "Clark", "given" : "Hannah", "non-dropping-particle" : "", "parse-names" : false, "suffix" : "" }, { "dropping-particle" : "", "family" : "Sauvage", "given" : "Bastien", "non-dropping-particle" : "", "parse-names" : false, "suffix" : "" }, { "dropping-particle" : "", "family" : "Fontaine", "given" : "Alain", "non-dropping-particle" : "", "parse-names" : false, "suffix" : "" }, { "dropping-particle" : "", "family" : "Athier", "given" : "Gilles", "non-dropping-particle" : "", "parse-names" : false, "suffix" : "" }, { "dropping-particle" : "", "family" : "Blot", "given" : "Romain", "non-dropping-particle" : "", "parse-names" : false, "suffix" : "" }, { "dropping-particle" : "", "family" : "Boulanger", "given" : "Damien", "non-dropping-particle" : "", "parse-names" : false, "suffix" : "" }, { "dropping-particle" : "", "family" : "Cousin", "given" : "Jean Marc", "non-dropping-particle" : "", "parse-names" : false, "suffix" : "" }, { "dropping-particle" : "", "family" : "N\u00e9d\u00e9lec", "given" : "Philippe", "non-dropping-particle" : "", "parse-names" : false, "suffix" : "" } ], "container-title" : "Atmospheric Chemistry and Physics", "id" : "ITEM-1", "issue" : "8", "issued" : { "date-parts" : [ [ "2018", "4", "20" ] ] }, "page" : "5415-5453", "publisher" : "Copernicus GmbH", "title" : "Climatology and long-term evolution of ozone and carbon monoxide in the upper troposphere-lower stratosphere (UTLS) at northern midlatitudes, as seen by IAGOS from 1995 to 2013", "translator" : [ { "dropping-particle" : "", "family" : "G4789", "given" : "", "non-dropping-particle" : "", "parse-names" : false, "suffix" : "" } ], "type" : "article-journal", "volume" : "18" }, "uris" : [ "http://www.mendeley.com/documents/?uuid=998e3a6d-4a0f-46a4-b20c-8f15edf09e5c", "http://www.mendeley.com/documents/?uuid=0bf1b347-85d4-463a-9bfb-a67c606f4836" ] } ], "mendeley" : { "formattedCitation" : "(Cohen et al., 2018)", "plainTextFormattedCitation" : "(Cohen et al., 2018)", "previouslyFormattedCitation" : "(Cohen et al., 2018)" }, "properties" : { "noteIndex" : 0 }, "schema" : "https://github.com/citation-style-language/schema/raw/master/csl-citation.json" }</w:delInstrText>
              </w:r>
            </w:del>
            <w:r w:rsidRPr="00190872">
              <w:rPr>
                <w:lang w:bidi="ne-NP"/>
              </w:rPr>
              <w:fldChar w:fldCharType="separate"/>
            </w:r>
            <w:del w:id="1804" w:author="Robin Matthews" w:date="2021-07-08T16:07:00Z">
              <w:r w:rsidR="00CB33A1" w:rsidDel="00791F0A">
                <w:rPr>
                  <w:noProof/>
                  <w:lang w:val="en-US" w:bidi="ne-NP"/>
                </w:rPr>
                <w:delText>(</w:delText>
              </w:r>
            </w:del>
            <w:r w:rsidR="00CB33A1">
              <w:rPr>
                <w:noProof/>
                <w:lang w:val="en-US" w:bidi="ne-NP"/>
              </w:rPr>
              <w:t xml:space="preserve">Cohen </w:t>
            </w:r>
            <w:del w:id="1805" w:author="Robin Matthews" w:date="2021-07-08T16:06:00Z">
              <w:r w:rsidR="00CB33A1" w:rsidDel="00791F0A">
                <w:rPr>
                  <w:noProof/>
                  <w:lang w:val="en-US" w:bidi="ne-NP"/>
                </w:rPr>
                <w:delText xml:space="preserve">et al., </w:delText>
              </w:r>
            </w:del>
            <w:ins w:id="1806" w:author="Robin Matthews" w:date="2021-07-08T16:06:00Z">
              <w:r w:rsidR="00791F0A">
                <w:rPr>
                  <w:noProof/>
                  <w:lang w:val="en-US" w:bidi="ne-NP"/>
                </w:rPr>
                <w:t>et al. (</w:t>
              </w:r>
            </w:ins>
            <w:r w:rsidR="00CB33A1">
              <w:rPr>
                <w:noProof/>
                <w:lang w:val="en-US" w:bidi="ne-NP"/>
              </w:rPr>
              <w:t>2018)</w:t>
            </w:r>
            <w:r w:rsidRPr="00190872">
              <w:rPr>
                <w:lang w:bidi="ne-NP"/>
              </w:rPr>
              <w:fldChar w:fldCharType="end"/>
            </w:r>
            <w:r w:rsidRPr="00326917">
              <w:rPr>
                <w:lang w:val="en-US" w:bidi="ne-NP"/>
              </w:rPr>
              <w:br/>
              <w:t>IAGOS Airborne</w:t>
            </w:r>
          </w:p>
        </w:tc>
      </w:tr>
      <w:tr w:rsidR="00AF2E59" w:rsidRPr="00DA7F98" w14:paraId="5872F008" w14:textId="77777777" w:rsidTr="00D5630D">
        <w:trPr>
          <w:trHeight w:val="116"/>
        </w:trPr>
        <w:tc>
          <w:tcPr>
            <w:tcW w:w="9620" w:type="dxa"/>
            <w:gridSpan w:val="3"/>
            <w:tcBorders>
              <w:top w:val="nil"/>
              <w:left w:val="single" w:sz="8" w:space="0" w:color="auto"/>
              <w:bottom w:val="single" w:sz="4" w:space="0" w:color="auto"/>
              <w:right w:val="single" w:sz="8" w:space="0" w:color="auto"/>
            </w:tcBorders>
            <w:shd w:val="clear" w:color="auto" w:fill="auto"/>
            <w:vAlign w:val="center"/>
          </w:tcPr>
          <w:p w14:paraId="198D2FE4" w14:textId="7C9D6081" w:rsidR="00AF2E59" w:rsidRPr="00326917" w:rsidRDefault="00AF2E59" w:rsidP="00D5630D">
            <w:pPr>
              <w:jc w:val="center"/>
              <w:rPr>
                <w:b/>
                <w:lang w:val="en-US" w:bidi="ne-NP"/>
              </w:rPr>
            </w:pPr>
            <w:r w:rsidRPr="00326917">
              <w:rPr>
                <w:b/>
                <w:lang w:val="en-US" w:bidi="ne-NP"/>
              </w:rPr>
              <w:t>Pacific</w:t>
            </w:r>
            <w:del w:id="1807" w:author="Ian Blenkinsop" w:date="2021-07-15T12:24:00Z">
              <w:r w:rsidRPr="00326917" w:rsidDel="0010299F">
                <w:rPr>
                  <w:b/>
                  <w:lang w:val="en-US" w:bidi="ne-NP"/>
                </w:rPr>
                <w:delText xml:space="preserve"> </w:delText>
              </w:r>
            </w:del>
            <w:r w:rsidRPr="00326917">
              <w:rPr>
                <w:b/>
                <w:lang w:val="en-US" w:bidi="ne-NP"/>
              </w:rPr>
              <w:t>/</w:t>
            </w:r>
            <w:commentRangeStart w:id="1808"/>
            <w:del w:id="1809" w:author="Ian Blenkinsop" w:date="2021-07-15T12:24:00Z">
              <w:r w:rsidRPr="00326917" w:rsidDel="0010299F">
                <w:rPr>
                  <w:b/>
                  <w:lang w:val="en-US" w:bidi="ne-NP"/>
                </w:rPr>
                <w:delText xml:space="preserve"> </w:delText>
              </w:r>
            </w:del>
            <w:r w:rsidRPr="00326917">
              <w:rPr>
                <w:b/>
                <w:lang w:val="en-US" w:bidi="ne-NP"/>
              </w:rPr>
              <w:t>Tropic</w:t>
            </w:r>
            <w:commentRangeEnd w:id="1808"/>
            <w:r w:rsidR="009E33B0">
              <w:rPr>
                <w:rStyle w:val="Marquedecommentaire"/>
              </w:rPr>
              <w:commentReference w:id="1808"/>
            </w:r>
          </w:p>
        </w:tc>
      </w:tr>
      <w:tr w:rsidR="00AF2E59" w:rsidRPr="00DA7F98" w14:paraId="1E16772A" w14:textId="77777777" w:rsidTr="00D5630D">
        <w:trPr>
          <w:trHeight w:val="582"/>
        </w:trPr>
        <w:tc>
          <w:tcPr>
            <w:tcW w:w="1566" w:type="dxa"/>
            <w:tcBorders>
              <w:top w:val="nil"/>
              <w:left w:val="single" w:sz="8" w:space="0" w:color="auto"/>
              <w:bottom w:val="single" w:sz="4" w:space="0" w:color="auto"/>
              <w:right w:val="single" w:sz="4" w:space="0" w:color="auto"/>
            </w:tcBorders>
            <w:shd w:val="clear" w:color="auto" w:fill="auto"/>
            <w:vAlign w:val="center"/>
          </w:tcPr>
          <w:p w14:paraId="4C6F4835" w14:textId="37B57F6D" w:rsidR="00AF2E59" w:rsidRPr="00567D6F" w:rsidRDefault="00AF2E59" w:rsidP="00D5630D">
            <w:pPr>
              <w:jc w:val="center"/>
              <w:rPr>
                <w:lang w:val="en-US" w:bidi="ne-NP"/>
              </w:rPr>
            </w:pPr>
            <w:r w:rsidRPr="00A11424">
              <w:rPr>
                <w:lang w:val="en-US" w:bidi="ne-NP"/>
              </w:rPr>
              <w:t>2004</w:t>
            </w:r>
            <w:ins w:id="1810" w:author="Lucy Cowie" w:date="2021-07-26T22:26:00Z">
              <w:r w:rsidR="007700CE" w:rsidRPr="00A11424">
                <w:rPr>
                  <w:lang w:bidi="ne-NP"/>
                </w:rPr>
                <w:t>–</w:t>
              </w:r>
            </w:ins>
            <w:del w:id="1811" w:author="Lucy Cowie" w:date="2021-07-26T22:26:00Z">
              <w:r w:rsidRPr="00567D6F" w:rsidDel="007700CE">
                <w:rPr>
                  <w:lang w:val="en-US" w:bidi="ne-NP"/>
                </w:rPr>
                <w:delText>-</w:delText>
              </w:r>
            </w:del>
            <w:r w:rsidRPr="00567D6F">
              <w:rPr>
                <w:lang w:val="en-US" w:bidi="ne-NP"/>
              </w:rPr>
              <w:t>2013 </w:t>
            </w:r>
          </w:p>
          <w:p w14:paraId="64320945" w14:textId="77777777" w:rsidR="00AF2E59" w:rsidRPr="00567D6F" w:rsidRDefault="00AF2E59" w:rsidP="00D5630D">
            <w:pPr>
              <w:jc w:val="center"/>
              <w:rPr>
                <w:lang w:val="en-US" w:bidi="ne-NP"/>
              </w:rPr>
            </w:pPr>
            <w:r w:rsidRPr="00567D6F">
              <w:rPr>
                <w:lang w:val="en-US" w:bidi="ne-NP"/>
              </w:rPr>
              <w:t>(Spring Mean) </w:t>
            </w:r>
          </w:p>
        </w:tc>
        <w:tc>
          <w:tcPr>
            <w:tcW w:w="5174" w:type="dxa"/>
            <w:tcBorders>
              <w:top w:val="nil"/>
              <w:left w:val="nil"/>
              <w:bottom w:val="single" w:sz="4" w:space="0" w:color="auto"/>
              <w:right w:val="single" w:sz="4" w:space="0" w:color="auto"/>
            </w:tcBorders>
            <w:shd w:val="clear" w:color="auto" w:fill="auto"/>
            <w:vAlign w:val="center"/>
          </w:tcPr>
          <w:p w14:paraId="6E9A8B1C" w14:textId="30F84CFF" w:rsidR="00AF2E59" w:rsidRPr="00326917" w:rsidRDefault="003E748E" w:rsidP="00D5630D">
            <w:pPr>
              <w:jc w:val="center"/>
              <w:rPr>
                <w:lang w:val="en-US" w:bidi="ne-NP"/>
              </w:rPr>
            </w:pPr>
            <w:ins w:id="1812" w:author="Lucy Cowie" w:date="2021-07-26T22:50:00Z">
              <w:r>
                <w:rPr>
                  <w:lang w:val="en-US" w:bidi="ne-NP"/>
                </w:rPr>
                <w:t>–</w:t>
              </w:r>
            </w:ins>
            <w:del w:id="1813" w:author="Lucy Cowie" w:date="2021-07-26T22:50:00Z">
              <w:r w:rsidR="00AF2E59" w:rsidRPr="00326917" w:rsidDel="003E748E">
                <w:rPr>
                  <w:lang w:val="en-US" w:bidi="ne-NP"/>
                </w:rPr>
                <w:delText>-</w:delText>
              </w:r>
            </w:del>
            <w:r w:rsidR="00AF2E59" w:rsidRPr="00326917">
              <w:rPr>
                <w:lang w:val="en-US" w:bidi="ne-NP"/>
              </w:rPr>
              <w:t>2.9 ± 2.6 ppb yr</w:t>
            </w:r>
            <w:ins w:id="1814" w:author="Lucy Cowie" w:date="2021-07-26T23:03:00Z">
              <w:r w:rsidR="009E703C">
                <w:rPr>
                  <w:vertAlign w:val="superscript"/>
                  <w:lang w:val="en-US" w:bidi="ne-NP"/>
                </w:rPr>
                <w:t>–</w:t>
              </w:r>
            </w:ins>
            <w:del w:id="1815" w:author="Lucy Cowie" w:date="2021-07-26T22:51:00Z">
              <w:r w:rsidR="00AF2E59" w:rsidRPr="00326917" w:rsidDel="003E748E">
                <w:rPr>
                  <w:vertAlign w:val="superscript"/>
                  <w:lang w:val="en-US" w:bidi="ne-NP"/>
                </w:rPr>
                <w:delText>-</w:delText>
              </w:r>
            </w:del>
            <w:r w:rsidR="00AF2E59" w:rsidRPr="00326917">
              <w:rPr>
                <w:vertAlign w:val="superscript"/>
                <w:lang w:val="en-US" w:bidi="ne-NP"/>
              </w:rPr>
              <w:t>1</w:t>
            </w:r>
            <w:ins w:id="1816" w:author="Lucy Cowie" w:date="2021-07-27T09:38:00Z">
              <w:del w:id="1817" w:author="Ian Blenkinsop" w:date="2021-07-29T10:13:00Z">
                <w:r w:rsidR="00460E1B" w:rsidDel="00F93C5A">
                  <w:rPr>
                    <w:vertAlign w:val="superscript"/>
                    <w:lang w:val="en-US" w:bidi="ne-NP"/>
                  </w:rPr>
                  <w:delText xml:space="preserve"> </w:delText>
                </w:r>
              </w:del>
            </w:ins>
            <w:del w:id="1818" w:author="Ian Blenkinsop" w:date="2021-07-15T12:24:00Z">
              <w:r w:rsidR="00AF2E59" w:rsidRPr="00326917" w:rsidDel="0010299F">
                <w:rPr>
                  <w:vertAlign w:val="superscript"/>
                  <w:lang w:val="en-US" w:bidi="ne-NP"/>
                </w:rPr>
                <w:delText> </w:delText>
              </w:r>
            </w:del>
            <w:r w:rsidR="00AF2E59" w:rsidRPr="00326917">
              <w:rPr>
                <w:lang w:val="en-US" w:bidi="ne-NP"/>
              </w:rPr>
              <w:t>: Mauna Loa (19.54°N, 155.58°W)</w:t>
            </w:r>
          </w:p>
        </w:tc>
        <w:tc>
          <w:tcPr>
            <w:tcW w:w="2880" w:type="dxa"/>
            <w:tcBorders>
              <w:top w:val="nil"/>
              <w:left w:val="nil"/>
              <w:bottom w:val="single" w:sz="4" w:space="0" w:color="auto"/>
              <w:right w:val="single" w:sz="8" w:space="0" w:color="auto"/>
            </w:tcBorders>
            <w:vAlign w:val="center"/>
          </w:tcPr>
          <w:p w14:paraId="39D7925B" w14:textId="2F7F4372" w:rsidR="00AF2E59" w:rsidRPr="00326917" w:rsidRDefault="00AF2E59" w:rsidP="00D5630D">
            <w:pPr>
              <w:jc w:val="center"/>
              <w:rPr>
                <w:lang w:val="en-US" w:bidi="ne-NP"/>
              </w:rPr>
            </w:pPr>
            <w:r w:rsidRPr="00190872">
              <w:rPr>
                <w:lang w:bidi="ne-NP"/>
              </w:rPr>
              <w:fldChar w:fldCharType="begin" w:fldLock="1"/>
            </w:r>
            <w:r w:rsidR="00A75A09">
              <w:rPr>
                <w:lang w:val="en-US" w:bidi="ne-NP"/>
              </w:rPr>
              <w:instrText>ADDIN CSL_CITATION { "citationItems" : [ { "id" : "ITEM-1", "itemData" : { "DOI" : "10.1016/j.atmosenv.2014.05.076", "ISBN" : "1352-2310", "ISSN" : "18732844", "abstract" : "We report trends in springtime ozone (O3) and carbon monoxide (CO) at the Mt. Bachelor Observatory (MBO) in central Oregon, U.S.A. from 2004 to 2013. Over the 10-year period the median and 95th percentile springtime O3increased by 0.76 \u00b1 0.61 ppbv yr-1(1.7 \u00b1 1.4% yr-1) and 0.87 \u00b1 0.73 ppbv yr-1(1.5 \u00b1 1.2% yr-1), respectively. These trends are consistent with reported positive trends in springtime O3in the western U.S. In contrast, median CO decreased by -3.1 \u00b1 2.4 ppbv yr-1(-1.9 \u00b1 1.4% yr-1), which is highly similar to springtime North Pacific surface flask measurements from 2004 to 2012. While a 10-year record is relatively short to evaluate long-term variability, we incorporate transport model analysis and contextualize our measurements with reported northern mid-latitude trends over similar time frames to investigate the causes of increasing O3and decreasing CO at MBO. We performed cluster analysis of 10-day HYSPLIT back-trajectories from MBO and examined O3and CO trends within each cluster. Significant positive O3trends were associated with high-altitude, rapid transport from East Asia. Significant negative CO trends were most associated with transport from the North Pacific and Siberia, as well as from East Asia. The rise in springtime O3is likely associated with increasing O3precursor emissions in Asia and long-range transport to the western U.S. The decline in springtime CO appears linked to decreasing Northern Hemisphere background CO, largely due to anthropogenic emissions reductions in Europe and North America, and also to a recently reported decline in total CO output from China caused by more efficient combustion. These springtime O3and CO trends suggest that hydroxyl radical (OH) mixing ratios in the North Pacific may have increased over the study period.", "author" : [ { "dropping-particle" : "", "family" : "Gratz", "given" : "L. E.", "non-dropping-particle" : "", "parse-names" : false, "suffix" : "" }, { "dropping-particle" : "", "family" : "Jaffe", "given" : "D. A.", "non-dropping-particle" : "", "parse-names" : false, "suffix" : "" }, { "dropping-particle" : "", "family" : "Hee", "given" : "J. R.", "non-dropping-particle" : "", "parse-names" : false, "suffix" : "" } ], "container-title" : "Atmospheric Environment", "id" : "ITEM-1", "issued" : { "date-parts" : [ [ "2015" ] ] }, "page" : "323-330", "title" : "Causes of increasing ozone and decreasing carbon monoxide in springtime at the Mt. Bachelor Observatory from 2004 to 2013", "translator" : [ { "dropping-particle" : "", "family" : "G3380", "given" : "", "non-dropping-particle" : "", "parse-names" : false, "suffix" : "" } ], "type" : "article-journal", "volume" : "109" }, "uris" : [ "http://www.mendeley.com/documents/?uuid=8aaf7b28-f462-4fdf-ac25-8367af5e259c", "http://www.mendeley.com/documents/?uuid=27013908-c91b-4259-8665-fc9fe9014188" ] } ], "mendeley" : { "formattedCitation" : "(Gratz et al., 2015)", "manualFormatting" : "Gratz et al. (2015)", "plainTextFormattedCitation" : "(Gratz et al., 2015)", "previouslyFormattedCitation" : "(Gratz et al., 2015)" }, "properties" : { "noteIndex" : 0 }, "schema" : "https://github.com/citation-style-language/schema/raw/master/csl-citation.json" }</w:instrText>
            </w:r>
            <w:r w:rsidRPr="00190872">
              <w:rPr>
                <w:lang w:bidi="ne-NP"/>
              </w:rPr>
              <w:fldChar w:fldCharType="separate"/>
            </w:r>
            <w:del w:id="1819" w:author="Robin Matthews" w:date="2021-07-08T16:07:00Z">
              <w:r w:rsidR="00CB33A1" w:rsidDel="00791F0A">
                <w:rPr>
                  <w:noProof/>
                  <w:lang w:val="en-US" w:bidi="ne-NP"/>
                </w:rPr>
                <w:delText>(</w:delText>
              </w:r>
            </w:del>
            <w:r w:rsidR="00CB33A1">
              <w:rPr>
                <w:noProof/>
                <w:lang w:val="en-US" w:bidi="ne-NP"/>
              </w:rPr>
              <w:t xml:space="preserve">Gratz </w:t>
            </w:r>
            <w:del w:id="1820" w:author="Robin Matthews" w:date="2021-07-08T16:06:00Z">
              <w:r w:rsidR="00CB33A1" w:rsidDel="00791F0A">
                <w:rPr>
                  <w:noProof/>
                  <w:lang w:val="en-US" w:bidi="ne-NP"/>
                </w:rPr>
                <w:delText xml:space="preserve">et al., </w:delText>
              </w:r>
            </w:del>
            <w:ins w:id="1821" w:author="Robin Matthews" w:date="2021-07-08T16:06:00Z">
              <w:r w:rsidR="00791F0A">
                <w:rPr>
                  <w:noProof/>
                  <w:lang w:val="en-US" w:bidi="ne-NP"/>
                </w:rPr>
                <w:t>et al. (</w:t>
              </w:r>
            </w:ins>
            <w:r w:rsidR="00CB33A1">
              <w:rPr>
                <w:noProof/>
                <w:lang w:val="en-US" w:bidi="ne-NP"/>
              </w:rPr>
              <w:t>2015)</w:t>
            </w:r>
            <w:r w:rsidRPr="00190872">
              <w:rPr>
                <w:lang w:bidi="ne-NP"/>
              </w:rPr>
              <w:fldChar w:fldCharType="end"/>
            </w:r>
            <w:r w:rsidRPr="00326917">
              <w:rPr>
                <w:lang w:val="en-US" w:bidi="ne-NP"/>
              </w:rPr>
              <w:br/>
              <w:t>Ground</w:t>
            </w:r>
            <w:ins w:id="1822" w:author="Lucy Cowie" w:date="2021-07-26T22:48:00Z">
              <w:r w:rsidR="00FE415B">
                <w:rPr>
                  <w:lang w:val="en-US" w:bidi="ne-NP"/>
                </w:rPr>
                <w:t>-</w:t>
              </w:r>
            </w:ins>
            <w:del w:id="1823" w:author="Lucy Cowie" w:date="2021-07-26T22:48:00Z">
              <w:r w:rsidRPr="00326917" w:rsidDel="00FE415B">
                <w:rPr>
                  <w:lang w:val="en-US" w:bidi="ne-NP"/>
                </w:rPr>
                <w:delText xml:space="preserve"> </w:delText>
              </w:r>
            </w:del>
            <w:r w:rsidRPr="00326917">
              <w:rPr>
                <w:lang w:val="en-US" w:bidi="ne-NP"/>
              </w:rPr>
              <w:t>based</w:t>
            </w:r>
          </w:p>
        </w:tc>
      </w:tr>
      <w:tr w:rsidR="00AF2E59" w:rsidRPr="00326917" w14:paraId="75B8DD94" w14:textId="77777777" w:rsidTr="00D5630D">
        <w:trPr>
          <w:trHeight w:val="582"/>
        </w:trPr>
        <w:tc>
          <w:tcPr>
            <w:tcW w:w="1566" w:type="dxa"/>
            <w:tcBorders>
              <w:top w:val="nil"/>
              <w:left w:val="single" w:sz="8" w:space="0" w:color="auto"/>
              <w:bottom w:val="single" w:sz="4" w:space="0" w:color="auto"/>
              <w:right w:val="single" w:sz="4" w:space="0" w:color="auto"/>
            </w:tcBorders>
            <w:shd w:val="clear" w:color="auto" w:fill="auto"/>
          </w:tcPr>
          <w:p w14:paraId="5EE65262" w14:textId="0918B765" w:rsidR="00AF2E59" w:rsidRPr="00567D6F" w:rsidRDefault="00AF2E59" w:rsidP="00D5630D">
            <w:pPr>
              <w:jc w:val="center"/>
              <w:rPr>
                <w:lang w:val="en-US" w:bidi="ne-NP"/>
              </w:rPr>
            </w:pPr>
            <w:r w:rsidRPr="00A11424">
              <w:rPr>
                <w:lang w:val="en-US" w:bidi="ne-NP"/>
              </w:rPr>
              <w:t>2004</w:t>
            </w:r>
            <w:ins w:id="1824" w:author="Lucy Cowie" w:date="2021-07-26T22:26:00Z">
              <w:r w:rsidR="007700CE" w:rsidRPr="00A11424">
                <w:rPr>
                  <w:lang w:bidi="ne-NP"/>
                </w:rPr>
                <w:t>–</w:t>
              </w:r>
            </w:ins>
            <w:del w:id="1825" w:author="Lucy Cowie" w:date="2021-07-26T22:26:00Z">
              <w:r w:rsidRPr="00567D6F" w:rsidDel="007700CE">
                <w:rPr>
                  <w:lang w:val="en-US" w:bidi="ne-NP"/>
                </w:rPr>
                <w:delText>-</w:delText>
              </w:r>
            </w:del>
            <w:r w:rsidRPr="00567D6F">
              <w:rPr>
                <w:lang w:val="en-US" w:bidi="ne-NP"/>
              </w:rPr>
              <w:t>2013 </w:t>
            </w:r>
          </w:p>
          <w:p w14:paraId="44F3686C" w14:textId="77777777" w:rsidR="00AF2E59" w:rsidRPr="00567D6F" w:rsidRDefault="00AF2E59" w:rsidP="00D5630D">
            <w:pPr>
              <w:jc w:val="center"/>
              <w:rPr>
                <w:lang w:val="en-US" w:bidi="ne-NP"/>
              </w:rPr>
            </w:pPr>
            <w:r w:rsidRPr="00567D6F">
              <w:rPr>
                <w:lang w:val="en-US" w:bidi="ne-NP"/>
              </w:rPr>
              <w:t>(Spring Mean) </w:t>
            </w:r>
          </w:p>
        </w:tc>
        <w:tc>
          <w:tcPr>
            <w:tcW w:w="5174" w:type="dxa"/>
            <w:tcBorders>
              <w:top w:val="nil"/>
              <w:left w:val="nil"/>
              <w:bottom w:val="single" w:sz="4" w:space="0" w:color="auto"/>
              <w:right w:val="single" w:sz="4" w:space="0" w:color="auto"/>
            </w:tcBorders>
            <w:shd w:val="clear" w:color="auto" w:fill="auto"/>
          </w:tcPr>
          <w:p w14:paraId="48F9C383" w14:textId="5CB543D6" w:rsidR="00AF2E59" w:rsidRPr="00326917" w:rsidRDefault="003E748E" w:rsidP="00D5630D">
            <w:pPr>
              <w:jc w:val="center"/>
              <w:rPr>
                <w:lang w:val="en-US" w:bidi="ne-NP"/>
              </w:rPr>
            </w:pPr>
            <w:ins w:id="1826" w:author="Lucy Cowie" w:date="2021-07-26T22:50:00Z">
              <w:r>
                <w:rPr>
                  <w:lang w:val="en-US" w:bidi="ne-NP"/>
                </w:rPr>
                <w:t>–</w:t>
              </w:r>
            </w:ins>
            <w:del w:id="1827" w:author="Lucy Cowie" w:date="2021-07-26T22:50:00Z">
              <w:r w:rsidR="00AF2E59" w:rsidRPr="00326917" w:rsidDel="003E748E">
                <w:rPr>
                  <w:lang w:val="en-US" w:bidi="ne-NP"/>
                </w:rPr>
                <w:delText>-</w:delText>
              </w:r>
            </w:del>
            <w:r w:rsidR="00AF2E59" w:rsidRPr="00326917">
              <w:rPr>
                <w:lang w:val="en-US" w:bidi="ne-NP"/>
              </w:rPr>
              <w:t>2.6 ± 1.8 ppb yr</w:t>
            </w:r>
            <w:ins w:id="1828" w:author="Lucy Cowie" w:date="2021-07-26T22:51:00Z">
              <w:r>
                <w:rPr>
                  <w:vertAlign w:val="superscript"/>
                  <w:lang w:val="en-US" w:bidi="ne-NP"/>
                </w:rPr>
                <w:t>–</w:t>
              </w:r>
            </w:ins>
            <w:del w:id="1829" w:author="Lucy Cowie" w:date="2021-07-26T22:51:00Z">
              <w:r w:rsidR="00AF2E59" w:rsidRPr="00326917" w:rsidDel="003E748E">
                <w:rPr>
                  <w:vertAlign w:val="superscript"/>
                  <w:lang w:val="en-US" w:bidi="ne-NP"/>
                </w:rPr>
                <w:delText>-</w:delText>
              </w:r>
            </w:del>
            <w:r w:rsidR="00AF2E59" w:rsidRPr="00326917">
              <w:rPr>
                <w:vertAlign w:val="superscript"/>
                <w:lang w:val="en-US" w:bidi="ne-NP"/>
              </w:rPr>
              <w:t>1</w:t>
            </w:r>
            <w:ins w:id="1830" w:author="Lucy Cowie" w:date="2021-07-27T09:38:00Z">
              <w:del w:id="1831" w:author="Ian Blenkinsop" w:date="2021-07-29T10:13:00Z">
                <w:r w:rsidR="00460E1B" w:rsidDel="00F93C5A">
                  <w:rPr>
                    <w:vertAlign w:val="superscript"/>
                    <w:lang w:val="en-US" w:bidi="ne-NP"/>
                  </w:rPr>
                  <w:delText xml:space="preserve"> </w:delText>
                </w:r>
              </w:del>
            </w:ins>
            <w:r w:rsidR="00AF2E59" w:rsidRPr="00326917">
              <w:rPr>
                <w:lang w:val="en-US" w:bidi="ne-NP"/>
              </w:rPr>
              <w:t>: Sand Island Midway (28.21°N, 177.38°W)</w:t>
            </w:r>
          </w:p>
        </w:tc>
        <w:tc>
          <w:tcPr>
            <w:tcW w:w="2880" w:type="dxa"/>
            <w:tcBorders>
              <w:top w:val="nil"/>
              <w:left w:val="nil"/>
              <w:bottom w:val="single" w:sz="4" w:space="0" w:color="auto"/>
              <w:right w:val="single" w:sz="8" w:space="0" w:color="auto"/>
            </w:tcBorders>
          </w:tcPr>
          <w:p w14:paraId="30CE4EFC" w14:textId="341B16AF" w:rsidR="00AF2E59" w:rsidRPr="00190872" w:rsidRDefault="00AF2E59" w:rsidP="00D5630D">
            <w:pPr>
              <w:jc w:val="center"/>
              <w:rPr>
                <w:lang w:val="de-DE" w:bidi="ne-NP"/>
              </w:rPr>
            </w:pPr>
            <w:r w:rsidRPr="00190872">
              <w:rPr>
                <w:lang w:bidi="ne-NP"/>
              </w:rPr>
              <w:fldChar w:fldCharType="begin" w:fldLock="1"/>
            </w:r>
            <w:ins w:id="1832" w:author="Robin Matthews" w:date="2021-07-08T16:07:00Z">
              <w:r w:rsidR="00791F0A">
                <w:rPr>
                  <w:lang w:val="en-US" w:bidi="ne-NP"/>
                </w:rPr>
                <w:instrText>ADDIN CSL_CITATION { "citationItems" : [ { "id" : "ITEM-1", "itemData" : { "DOI" : "10.1016/j.atmosenv.2014.05.076", "ISBN" : "1352-2310", "ISSN" : "18732844", "abstract" : "We report trends in springtime ozone (O3) and carbon monoxide (CO) at the Mt. Bachelor Observatory (MBO) in central Oregon, U.S.A. from 2004 to 2013. Over the 10-year period the median and 95th percentile springtime O3increased by 0.76 \u00b1 0.61 ppbv yr-1(1.7 \u00b1 1.4% yr-1) and 0.87 \u00b1 0.73 ppbv yr-1(1.5 \u00b1 1.2% yr-1), respectively. These trends are consistent with reported positive trends in springtime O3in the western U.S. In contrast, median CO decreased by -3.1 \u00b1 2.4 ppbv yr-1(-1.9 \u00b1 1.4% yr-1), which is highly similar to springtime North Pacific surface flask measurements from 2004 to 2012. While a 10-year record is relatively short to evaluate long-term variability, we incorporate transport model analysis and contextualize our measurements with reported northern mid-latitude trends over similar time frames to investigate the causes of increasing O3and decreasing CO at MBO. We performed cluster analysis of 10-day HYSPLIT back-trajectories from MBO and examined O3and CO trends within each cluster. Significant positive O3trends were associated with high-altitude, rapid transport from East Asia. Significant negative CO trends were most associated with transport from the North Pacific and Siberia, as well as from East Asia. The rise in springtime O3is likely associated with increasing O3precursor emissions in Asia and long-range transport to the western U.S. The decline in springtime CO appears linked to decreasing Northern Hemisphere background CO, largely due to anthropogenic emissions reductions in Europe and North America, and also to a recently reported decline in total CO output from China caused by more efficient combustion. These springtime O3and CO trends suggest that hydroxyl radical (OH) mixing ratios in the North Pacific may have increased over the study period.", "author" : [ { "dropping-particle" : "", "family" : "Gratz", "given" : "L. E.", "non-dropping-particle" : "", "parse-names" : false, "suffix" : "" }, { "dropping-particle" : "", "family" : "Jaffe", "given" : "D. A.", "non-dropping-particle" : "", "parse-names" : false, "suffix" : "" }, { "dropping-particle" : "", "family" : "Hee", "given" : "J. R.", "non-dropping-particle" : "", "parse-names" : false, "suffix" : "" } ], "container-title" : "Atmospheric Environment", "id" : "ITEM-1", "issued" : { "date-parts" : [ [ "2015" ] ] }, "page" : "323-330", "title" : "Causes of increasing ozone and decreasing carbon monoxide in springtime at the Mt. Bachelor Observatory from 2004 to 2013", "translator" : [ { "dropping-particle" : "", "family" : "G3380", "given" : "", "non-dropping-particle" : "", "parse-names" : false, "suffix" : "" } ], "type" : "article-journal", "volume" : "109" }, "uris" : [ "http://www.mendeley.com/documents/?uuid=27013908-c91b-4259-8665-fc9fe9014188", "http://www.mendeley.com/documents/?uuid=8aaf7b28-f462-4fdf-ac25-8367af5e259c" ] } ], "mendeley" : { "formattedCitation" : "(Gratz et al., 2015)", "manualFormatting" : "Gratz et al. (2015)", "plainTextFormattedCitation" : "(Gratz et al., 2015)", "previouslyFormattedCitation" : "(Gratz et al., 2015)" }, "properties" : { "noteIndex" : 0 }, "schema" : "https://github.com/citation-style-language/schema/raw/master/csl-citation.json" }</w:instrText>
              </w:r>
            </w:ins>
            <w:del w:id="1833" w:author="Robin Matthews" w:date="2021-07-08T16:07:00Z">
              <w:r w:rsidR="00D477C7" w:rsidDel="00791F0A">
                <w:rPr>
                  <w:lang w:val="en-US" w:bidi="ne-NP"/>
                </w:rPr>
                <w:delInstrText>ADDIN CSL_CITATION { "citationItems" : [ { "id" : "ITEM-1", "itemData" : { "DOI" : "10.1016/j.atmosenv.2014.05.076", "ISBN" : "1352-2310", "ISSN" : "18732844", "abstract" : "We report trends in springtime ozone (O3) and carbon monoxide (CO) at the Mt. Bachelor Observatory (MBO) in central Oregon, U.S.A. from 2004 to 2013. Over the 10-year period the median and 95th percentile springtime O3increased by 0.76 \u00b1 0.61 ppbv yr-1(1.7 \u00b1 1.4% yr-1) and 0.87 \u00b1 0.73 ppbv yr-1(1.5 \u00b1 1.2% yr-1), respectively. These trends are consistent with reported positive trends in springtime O3in the western U.S. In contrast, median CO decreased by -3.1 \u00b1 2.4 ppbv yr-1(-1.9 \u00b1 1.4% yr-1), which is highly similar to springtime North Pacific surface flask measurements from 2004 to 2012. While a 10-year record is relatively short to evaluate long-term variability, we incorporate transport model analysis and contextualize our measurements with reported northern mid-latitude trends over similar time frames to investigate the causes of increasing O3and decreasing CO at MBO. We performed cluster analysis of 10-day HYSPLIT back-trajectories from MBO and examined O3and CO trends within each cluster. Significant positive O3trends were associated with high-altitude, rapid transport from East Asia. Significant negative CO trends were most associated with transport from the North Pacific and Siberia, as well as from East Asia. The rise in springtime O3is likely associated with increasing O3precursor emissions in Asia and long-range transport to the western U.S. The decline in springtime CO appears linked to decreasing Northern Hemisphere background CO, largely due to anthropogenic emissions reductions in Europe and North America, and also to a recently reported decline in total CO output from China caused by more efficient combustion. These springtime O3and CO trends suggest that hydroxyl radical (OH) mixing ratios in the North Pacific may have increased over the study period.", "author" : [ { "dropping-particle" : "", "family" : "Gratz", "given" : "L. E.", "non-dropping-particle" : "", "parse-names" : false, "suffix" : "" }, { "dropping-particle" : "", "family" : "Jaffe", "given" : "D. A.", "non-dropping-particle" : "", "parse-names" : false, "suffix" : "" }, { "dropping-particle" : "", "family" : "Hee", "given" : "J. R.", "non-dropping-particle" : "", "parse-names" : false, "suffix" : "" } ], "container-title" : "Atmospheric Environment", "id" : "ITEM-1", "issued" : { "date-parts" : [ [ "2015" ] ] }, "page" : "323-330", "title" : "Causes of increasing ozone and decreasing carbon monoxide in springtime at the Mt. Bachelor Observatory from 2004 to 2013", "translator" : [ { "dropping-particle" : "", "family" : "G3380", "given" : "", "non-dropping-particle" : "", "parse-names" : false, "suffix" : "" } ], "type" : "article-journal", "volume" : "109" }, "uris" : [ "http://www.mendeley.com/documents/?uuid=27013908-c91b-4259-8665-fc9fe9014188", "http://www.mendeley.com/documents/?uuid=8aaf7b28-f462-4fdf-ac25-8367af5e259c" ] } ], "mendeley" : { "formattedCitation" : "(Gratz et al., 2015)", "plainTextFormattedCitation" : "(Gratz et al., 2015)", "previouslyFormattedCitation" : "(Gratz et al., 2015)" }, "properties" : { "noteIndex" : 0 }, "schema" : "https://github.com/citation-style-language/schema/raw/master/csl-citation.json" }</w:delInstrText>
              </w:r>
            </w:del>
            <w:r w:rsidRPr="00190872">
              <w:rPr>
                <w:lang w:bidi="ne-NP"/>
              </w:rPr>
              <w:fldChar w:fldCharType="separate"/>
            </w:r>
            <w:del w:id="1834" w:author="Robin Matthews" w:date="2021-07-08T16:07:00Z">
              <w:r w:rsidR="00CB33A1" w:rsidDel="00791F0A">
                <w:rPr>
                  <w:noProof/>
                  <w:lang w:val="de-DE" w:bidi="ne-NP"/>
                </w:rPr>
                <w:delText>(</w:delText>
              </w:r>
            </w:del>
            <w:r w:rsidR="00CB33A1">
              <w:rPr>
                <w:noProof/>
                <w:lang w:val="de-DE" w:bidi="ne-NP"/>
              </w:rPr>
              <w:t xml:space="preserve">Gratz </w:t>
            </w:r>
            <w:del w:id="1835" w:author="Robin Matthews" w:date="2021-07-08T16:07:00Z">
              <w:r w:rsidR="00CB33A1" w:rsidDel="00791F0A">
                <w:rPr>
                  <w:noProof/>
                  <w:lang w:val="de-DE" w:bidi="ne-NP"/>
                </w:rPr>
                <w:delText xml:space="preserve">et al., </w:delText>
              </w:r>
            </w:del>
            <w:ins w:id="1836" w:author="Robin Matthews" w:date="2021-07-08T16:07:00Z">
              <w:r w:rsidR="00791F0A">
                <w:rPr>
                  <w:noProof/>
                  <w:lang w:val="de-DE" w:bidi="ne-NP"/>
                </w:rPr>
                <w:t>et al. (</w:t>
              </w:r>
            </w:ins>
            <w:r w:rsidR="00CB33A1">
              <w:rPr>
                <w:noProof/>
                <w:lang w:val="de-DE" w:bidi="ne-NP"/>
              </w:rPr>
              <w:t>2015)</w:t>
            </w:r>
            <w:r w:rsidRPr="00190872">
              <w:rPr>
                <w:lang w:bidi="ne-NP"/>
              </w:rPr>
              <w:fldChar w:fldCharType="end"/>
            </w:r>
            <w:r w:rsidRPr="00190872">
              <w:rPr>
                <w:lang w:val="de-DE" w:bidi="ne-NP"/>
              </w:rPr>
              <w:br/>
              <w:t>Ground</w:t>
            </w:r>
            <w:ins w:id="1837" w:author="Lucy Cowie" w:date="2021-07-26T22:48:00Z">
              <w:r w:rsidR="00FE415B">
                <w:rPr>
                  <w:lang w:val="de-DE" w:bidi="ne-NP"/>
                </w:rPr>
                <w:t>-</w:t>
              </w:r>
            </w:ins>
            <w:del w:id="1838" w:author="Lucy Cowie" w:date="2021-07-26T22:48:00Z">
              <w:r w:rsidRPr="00190872" w:rsidDel="00FE415B">
                <w:rPr>
                  <w:lang w:val="de-DE" w:bidi="ne-NP"/>
                </w:rPr>
                <w:delText xml:space="preserve"> </w:delText>
              </w:r>
            </w:del>
            <w:r w:rsidRPr="00190872">
              <w:rPr>
                <w:lang w:val="de-DE" w:bidi="ne-NP"/>
              </w:rPr>
              <w:t>based</w:t>
            </w:r>
          </w:p>
        </w:tc>
      </w:tr>
      <w:tr w:rsidR="00AF2E59" w:rsidRPr="00326917" w14:paraId="7B8E5E7E" w14:textId="77777777" w:rsidTr="00D5630D">
        <w:trPr>
          <w:trHeight w:val="303"/>
        </w:trPr>
        <w:tc>
          <w:tcPr>
            <w:tcW w:w="9620" w:type="dxa"/>
            <w:gridSpan w:val="3"/>
            <w:tcBorders>
              <w:top w:val="single" w:sz="8" w:space="0" w:color="auto"/>
              <w:left w:val="single" w:sz="8" w:space="0" w:color="auto"/>
              <w:bottom w:val="single" w:sz="8" w:space="0" w:color="auto"/>
              <w:right w:val="single" w:sz="8" w:space="0" w:color="000000"/>
            </w:tcBorders>
          </w:tcPr>
          <w:p w14:paraId="50197445" w14:textId="77777777" w:rsidR="00AF2E59" w:rsidRPr="00190872" w:rsidRDefault="00AF2E59" w:rsidP="00D5630D">
            <w:pPr>
              <w:jc w:val="center"/>
              <w:rPr>
                <w:b/>
                <w:bCs/>
                <w:lang w:val="de-DE" w:bidi="ne-NP"/>
              </w:rPr>
            </w:pPr>
            <w:r w:rsidRPr="00190872">
              <w:rPr>
                <w:b/>
                <w:bCs/>
                <w:lang w:val="de-DE" w:bidi="ne-NP"/>
              </w:rPr>
              <w:t>Europe</w:t>
            </w:r>
          </w:p>
        </w:tc>
      </w:tr>
      <w:tr w:rsidR="00AF2E59" w:rsidRPr="00DA7F98" w14:paraId="1252C2B5" w14:textId="77777777" w:rsidTr="00D5630D">
        <w:trPr>
          <w:trHeight w:val="1366"/>
        </w:trPr>
        <w:tc>
          <w:tcPr>
            <w:tcW w:w="1566"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1FCC0967" w14:textId="00497930" w:rsidR="00AF2E59" w:rsidRPr="00190872" w:rsidRDefault="00AF2E59" w:rsidP="00D5630D">
            <w:pPr>
              <w:jc w:val="center"/>
              <w:rPr>
                <w:lang w:val="de-DE" w:bidi="ne-NP"/>
              </w:rPr>
            </w:pPr>
            <w:r w:rsidRPr="00190872">
              <w:rPr>
                <w:lang w:val="de-DE" w:bidi="ne-NP"/>
              </w:rPr>
              <w:t>1996</w:t>
            </w:r>
            <w:ins w:id="1839" w:author="Lucy Cowie" w:date="2021-07-26T22:26:00Z">
              <w:r w:rsidR="007700CE">
                <w:rPr>
                  <w:lang w:bidi="ne-NP"/>
                </w:rPr>
                <w:t>–</w:t>
              </w:r>
            </w:ins>
            <w:del w:id="1840" w:author="Lucy Cowie" w:date="2021-07-26T22:26:00Z">
              <w:r w:rsidRPr="00190872" w:rsidDel="007700CE">
                <w:rPr>
                  <w:lang w:val="de-DE" w:bidi="ne-NP"/>
                </w:rPr>
                <w:delText>-</w:delText>
              </w:r>
            </w:del>
            <w:r w:rsidRPr="00190872">
              <w:rPr>
                <w:lang w:val="de-DE" w:bidi="ne-NP"/>
              </w:rPr>
              <w:t>2006 </w:t>
            </w:r>
          </w:p>
        </w:tc>
        <w:tc>
          <w:tcPr>
            <w:tcW w:w="5174" w:type="dxa"/>
            <w:tcBorders>
              <w:top w:val="single" w:sz="4" w:space="0" w:color="auto"/>
              <w:left w:val="nil"/>
              <w:bottom w:val="single" w:sz="4" w:space="0" w:color="auto"/>
              <w:right w:val="single" w:sz="4" w:space="0" w:color="auto"/>
            </w:tcBorders>
            <w:shd w:val="clear" w:color="auto" w:fill="auto"/>
            <w:vAlign w:val="center"/>
            <w:hideMark/>
          </w:tcPr>
          <w:p w14:paraId="7191712F" w14:textId="2C418DA2" w:rsidR="00AF2E59" w:rsidRPr="00190872" w:rsidRDefault="004F387D" w:rsidP="00D5630D">
            <w:pPr>
              <w:jc w:val="center"/>
              <w:rPr>
                <w:lang w:val="de-DE" w:bidi="ne-NP"/>
              </w:rPr>
            </w:pPr>
            <w:ins w:id="1841" w:author="Lucy Cowie" w:date="2021-07-26T22:51:00Z">
              <w:r>
                <w:rPr>
                  <w:lang w:val="de-DE" w:bidi="ne-NP"/>
                </w:rPr>
                <w:t>–</w:t>
              </w:r>
            </w:ins>
            <w:del w:id="1842" w:author="Lucy Cowie" w:date="2021-07-26T22:51:00Z">
              <w:r w:rsidR="00AF2E59" w:rsidRPr="00190872" w:rsidDel="004F387D">
                <w:rPr>
                  <w:lang w:val="de-DE" w:bidi="ne-NP"/>
                </w:rPr>
                <w:delText>-</w:delText>
              </w:r>
            </w:del>
            <w:r w:rsidR="00AF2E59" w:rsidRPr="00190872">
              <w:rPr>
                <w:lang w:val="de-DE" w:bidi="ne-NP"/>
              </w:rPr>
              <w:t>0.45</w:t>
            </w:r>
            <w:ins w:id="1843" w:author="Lucy Cowie" w:date="2021-07-26T22:51:00Z">
              <w:r>
                <w:rPr>
                  <w:lang w:val="de-DE" w:bidi="ne-NP"/>
                </w:rPr>
                <w:t xml:space="preserve"> </w:t>
              </w:r>
            </w:ins>
            <w:r w:rsidR="00AF2E59" w:rsidRPr="00190872">
              <w:rPr>
                <w:lang w:val="de-DE" w:bidi="ne-NP"/>
              </w:rPr>
              <w:t>±</w:t>
            </w:r>
            <w:ins w:id="1844" w:author="Lucy Cowie" w:date="2021-07-26T22:51:00Z">
              <w:r>
                <w:rPr>
                  <w:lang w:val="de-DE" w:bidi="ne-NP"/>
                </w:rPr>
                <w:t xml:space="preserve"> </w:t>
              </w:r>
            </w:ins>
            <w:r w:rsidR="00AF2E59" w:rsidRPr="00190872">
              <w:rPr>
                <w:lang w:val="de-DE" w:bidi="ne-NP"/>
              </w:rPr>
              <w:t>0.16</w:t>
            </w:r>
            <w:del w:id="1845" w:author="Lucy Cowie" w:date="2021-07-26T22:53:00Z">
              <w:r w:rsidR="00AF2E59" w:rsidRPr="00190872" w:rsidDel="00B45299">
                <w:rPr>
                  <w:lang w:val="de-DE" w:bidi="ne-NP"/>
                </w:rPr>
                <w:delText xml:space="preserve"> </w:delText>
              </w:r>
            </w:del>
            <w:r w:rsidR="00AF2E59" w:rsidRPr="00190872">
              <w:rPr>
                <w:lang w:val="de-DE" w:bidi="ne-NP"/>
              </w:rPr>
              <w:t>%</w:t>
            </w:r>
            <w:ins w:id="1846" w:author="Lucy Cowie" w:date="2021-07-26T22:53:00Z">
              <w:r w:rsidR="00B45299">
                <w:rPr>
                  <w:lang w:val="de-DE" w:bidi="ne-NP"/>
                </w:rPr>
                <w:t xml:space="preserve"> </w:t>
              </w:r>
            </w:ins>
            <w:r w:rsidR="00AF2E59" w:rsidRPr="00190872">
              <w:rPr>
                <w:lang w:val="de-DE" w:bidi="ne-NP"/>
              </w:rPr>
              <w:t>yr</w:t>
            </w:r>
            <w:ins w:id="1847" w:author="Lucy Cowie" w:date="2021-07-26T22:54:00Z">
              <w:r w:rsidR="00310B27">
                <w:rPr>
                  <w:vertAlign w:val="superscript"/>
                  <w:lang w:val="de-DE" w:bidi="ne-NP"/>
                </w:rPr>
                <w:t>–</w:t>
              </w:r>
            </w:ins>
            <w:del w:id="1848" w:author="Lucy Cowie" w:date="2021-07-26T22:54:00Z">
              <w:r w:rsidR="00AF2E59" w:rsidRPr="00190872" w:rsidDel="00310B27">
                <w:rPr>
                  <w:vertAlign w:val="superscript"/>
                  <w:lang w:val="de-DE" w:bidi="ne-NP"/>
                </w:rPr>
                <w:delText>-</w:delText>
              </w:r>
            </w:del>
            <w:r w:rsidR="00AF2E59" w:rsidRPr="00190872">
              <w:rPr>
                <w:vertAlign w:val="superscript"/>
                <w:lang w:val="de-DE" w:bidi="ne-NP"/>
              </w:rPr>
              <w:t>1</w:t>
            </w:r>
            <w:ins w:id="1849" w:author="Lucy Cowie" w:date="2021-07-27T09:38:00Z">
              <w:del w:id="1850" w:author="Ian Blenkinsop" w:date="2021-07-29T10:14:00Z">
                <w:r w:rsidR="00460E1B" w:rsidDel="00F93C5A">
                  <w:rPr>
                    <w:vertAlign w:val="superscript"/>
                    <w:lang w:val="de-DE" w:bidi="ne-NP"/>
                  </w:rPr>
                  <w:delText xml:space="preserve"> </w:delText>
                </w:r>
              </w:del>
            </w:ins>
            <w:r w:rsidR="00AF2E59" w:rsidRPr="00190872">
              <w:rPr>
                <w:lang w:val="de-DE" w:bidi="ne-NP"/>
              </w:rPr>
              <w:t>: Jungfraujoch (46.6°N</w:t>
            </w:r>
            <w:ins w:id="1851" w:author="Lucy Cowie" w:date="2021-07-26T22:53:00Z">
              <w:r w:rsidR="00B45299">
                <w:rPr>
                  <w:lang w:val="de-DE" w:bidi="ne-NP"/>
                </w:rPr>
                <w:t>,</w:t>
              </w:r>
            </w:ins>
            <w:r w:rsidR="00AF2E59" w:rsidRPr="00190872">
              <w:rPr>
                <w:lang w:val="de-DE" w:bidi="ne-NP"/>
              </w:rPr>
              <w:t xml:space="preserve"> 8.0°E)</w:t>
            </w:r>
          </w:p>
          <w:p w14:paraId="73AFFDD3" w14:textId="69E358F0" w:rsidR="00AF2E59" w:rsidRPr="00190872" w:rsidRDefault="004F387D" w:rsidP="00D5630D">
            <w:pPr>
              <w:jc w:val="center"/>
              <w:rPr>
                <w:lang w:val="de-DE" w:bidi="ne-NP"/>
              </w:rPr>
            </w:pPr>
            <w:ins w:id="1852" w:author="Lucy Cowie" w:date="2021-07-26T22:51:00Z">
              <w:r>
                <w:rPr>
                  <w:lang w:val="de-DE" w:bidi="ne-NP"/>
                </w:rPr>
                <w:t>–</w:t>
              </w:r>
            </w:ins>
            <w:del w:id="1853" w:author="Lucy Cowie" w:date="2021-07-26T22:51:00Z">
              <w:r w:rsidR="00AF2E59" w:rsidRPr="00190872" w:rsidDel="004F387D">
                <w:rPr>
                  <w:lang w:val="de-DE" w:bidi="ne-NP"/>
                </w:rPr>
                <w:delText>-</w:delText>
              </w:r>
            </w:del>
            <w:r w:rsidR="00AF2E59" w:rsidRPr="00190872">
              <w:rPr>
                <w:lang w:val="de-DE" w:bidi="ne-NP"/>
              </w:rPr>
              <w:t>1.00</w:t>
            </w:r>
            <w:ins w:id="1854" w:author="Lucy Cowie" w:date="2021-07-26T22:51:00Z">
              <w:r w:rsidR="00D42171">
                <w:rPr>
                  <w:lang w:val="de-DE" w:bidi="ne-NP"/>
                </w:rPr>
                <w:t xml:space="preserve"> </w:t>
              </w:r>
            </w:ins>
            <w:r w:rsidR="00AF2E59" w:rsidRPr="00190872">
              <w:rPr>
                <w:lang w:val="de-DE" w:bidi="ne-NP"/>
              </w:rPr>
              <w:t>±</w:t>
            </w:r>
            <w:ins w:id="1855" w:author="Lucy Cowie" w:date="2021-07-26T22:52:00Z">
              <w:r w:rsidR="00D42171">
                <w:rPr>
                  <w:lang w:val="de-DE" w:bidi="ne-NP"/>
                </w:rPr>
                <w:t xml:space="preserve"> </w:t>
              </w:r>
            </w:ins>
            <w:r w:rsidR="00AF2E59" w:rsidRPr="00190872">
              <w:rPr>
                <w:lang w:val="de-DE" w:bidi="ne-NP"/>
              </w:rPr>
              <w:t>0.24</w:t>
            </w:r>
            <w:del w:id="1856" w:author="Lucy Cowie" w:date="2021-07-26T22:53:00Z">
              <w:r w:rsidR="00AF2E59" w:rsidRPr="00190872" w:rsidDel="00B45299">
                <w:rPr>
                  <w:lang w:val="de-DE" w:bidi="ne-NP"/>
                </w:rPr>
                <w:delText xml:space="preserve"> </w:delText>
              </w:r>
            </w:del>
            <w:r w:rsidR="00AF2E59" w:rsidRPr="00190872">
              <w:rPr>
                <w:lang w:val="de-DE" w:bidi="ne-NP"/>
              </w:rPr>
              <w:t>%</w:t>
            </w:r>
            <w:ins w:id="1857" w:author="Lucy Cowie" w:date="2021-07-26T22:53:00Z">
              <w:r w:rsidR="00B45299">
                <w:rPr>
                  <w:lang w:val="de-DE" w:bidi="ne-NP"/>
                </w:rPr>
                <w:t xml:space="preserve"> </w:t>
              </w:r>
            </w:ins>
            <w:r w:rsidR="00AF2E59" w:rsidRPr="00190872">
              <w:rPr>
                <w:lang w:val="de-DE" w:bidi="ne-NP"/>
              </w:rPr>
              <w:t>yr</w:t>
            </w:r>
            <w:ins w:id="1858" w:author="Lucy Cowie" w:date="2021-07-26T22:54:00Z">
              <w:r w:rsidR="00310B27">
                <w:rPr>
                  <w:vertAlign w:val="superscript"/>
                  <w:lang w:val="de-DE" w:bidi="ne-NP"/>
                </w:rPr>
                <w:t>–</w:t>
              </w:r>
            </w:ins>
            <w:del w:id="1859" w:author="Lucy Cowie" w:date="2021-07-26T22:54:00Z">
              <w:r w:rsidR="00AF2E59" w:rsidRPr="00190872" w:rsidDel="00310B27">
                <w:rPr>
                  <w:vertAlign w:val="superscript"/>
                  <w:lang w:val="de-DE" w:bidi="ne-NP"/>
                </w:rPr>
                <w:delText>-</w:delText>
              </w:r>
            </w:del>
            <w:r w:rsidR="00AF2E59" w:rsidRPr="00190872">
              <w:rPr>
                <w:vertAlign w:val="superscript"/>
                <w:lang w:val="de-DE" w:bidi="ne-NP"/>
              </w:rPr>
              <w:t>1</w:t>
            </w:r>
            <w:ins w:id="1860" w:author="Lucy Cowie" w:date="2021-07-27T09:38:00Z">
              <w:del w:id="1861" w:author="Ian Blenkinsop" w:date="2021-07-29T10:14:00Z">
                <w:r w:rsidR="00460E1B" w:rsidDel="00F93C5A">
                  <w:rPr>
                    <w:vertAlign w:val="superscript"/>
                    <w:lang w:val="de-DE" w:bidi="ne-NP"/>
                  </w:rPr>
                  <w:delText xml:space="preserve"> </w:delText>
                </w:r>
              </w:del>
            </w:ins>
            <w:r w:rsidR="00AF2E59" w:rsidRPr="00190872">
              <w:rPr>
                <w:lang w:val="de-DE" w:bidi="ne-NP"/>
              </w:rPr>
              <w:t>: Zugspitze (47.4°N</w:t>
            </w:r>
            <w:ins w:id="1862" w:author="Lucy Cowie" w:date="2021-07-26T22:53:00Z">
              <w:r w:rsidR="00B45299">
                <w:rPr>
                  <w:lang w:val="de-DE" w:bidi="ne-NP"/>
                </w:rPr>
                <w:t>,</w:t>
              </w:r>
            </w:ins>
            <w:r w:rsidR="00AF2E59" w:rsidRPr="00190872">
              <w:rPr>
                <w:lang w:val="de-DE" w:bidi="ne-NP"/>
              </w:rPr>
              <w:t xml:space="preserve"> 11.0°E)</w:t>
            </w:r>
          </w:p>
          <w:p w14:paraId="41A97B44" w14:textId="51D7EE44" w:rsidR="00AF2E59" w:rsidRPr="00190872" w:rsidRDefault="004F387D" w:rsidP="00D5630D">
            <w:pPr>
              <w:jc w:val="center"/>
              <w:rPr>
                <w:lang w:val="de-DE" w:bidi="ne-NP"/>
              </w:rPr>
            </w:pPr>
            <w:ins w:id="1863" w:author="Lucy Cowie" w:date="2021-07-26T22:51:00Z">
              <w:r>
                <w:rPr>
                  <w:lang w:val="de-DE" w:bidi="ne-NP"/>
                </w:rPr>
                <w:t>–</w:t>
              </w:r>
            </w:ins>
            <w:del w:id="1864" w:author="Lucy Cowie" w:date="2021-07-26T22:51:00Z">
              <w:r w:rsidR="00AF2E59" w:rsidRPr="00190872" w:rsidDel="004F387D">
                <w:rPr>
                  <w:lang w:val="de-DE" w:bidi="ne-NP"/>
                </w:rPr>
                <w:delText>-</w:delText>
              </w:r>
            </w:del>
            <w:r w:rsidR="00AF2E59" w:rsidRPr="00190872">
              <w:rPr>
                <w:lang w:val="de-DE" w:bidi="ne-NP"/>
              </w:rPr>
              <w:t>0.62</w:t>
            </w:r>
            <w:ins w:id="1865" w:author="Lucy Cowie" w:date="2021-07-26T22:52:00Z">
              <w:r w:rsidR="00D42171">
                <w:rPr>
                  <w:lang w:val="de-DE" w:bidi="ne-NP"/>
                </w:rPr>
                <w:t xml:space="preserve"> </w:t>
              </w:r>
            </w:ins>
            <w:r w:rsidR="00AF2E59" w:rsidRPr="00190872">
              <w:rPr>
                <w:lang w:val="de-DE" w:bidi="ne-NP"/>
              </w:rPr>
              <w:t>±</w:t>
            </w:r>
            <w:ins w:id="1866" w:author="Lucy Cowie" w:date="2021-07-26T22:52:00Z">
              <w:r w:rsidR="00D42171">
                <w:rPr>
                  <w:lang w:val="de-DE" w:bidi="ne-NP"/>
                </w:rPr>
                <w:t xml:space="preserve"> </w:t>
              </w:r>
            </w:ins>
            <w:r w:rsidR="00AF2E59" w:rsidRPr="00190872">
              <w:rPr>
                <w:lang w:val="de-DE" w:bidi="ne-NP"/>
              </w:rPr>
              <w:t>0.19</w:t>
            </w:r>
            <w:del w:id="1867" w:author="Lucy Cowie" w:date="2021-07-26T22:53:00Z">
              <w:r w:rsidR="00AF2E59" w:rsidRPr="00190872" w:rsidDel="00B45299">
                <w:rPr>
                  <w:lang w:val="de-DE" w:bidi="ne-NP"/>
                </w:rPr>
                <w:delText xml:space="preserve"> </w:delText>
              </w:r>
            </w:del>
            <w:r w:rsidR="00AF2E59" w:rsidRPr="00190872">
              <w:rPr>
                <w:lang w:val="de-DE" w:bidi="ne-NP"/>
              </w:rPr>
              <w:t>%</w:t>
            </w:r>
            <w:ins w:id="1868" w:author="Lucy Cowie" w:date="2021-07-26T22:53:00Z">
              <w:r w:rsidR="00B45299">
                <w:rPr>
                  <w:lang w:val="de-DE" w:bidi="ne-NP"/>
                </w:rPr>
                <w:t xml:space="preserve"> </w:t>
              </w:r>
            </w:ins>
            <w:r w:rsidR="00AF2E59" w:rsidRPr="00190872">
              <w:rPr>
                <w:lang w:val="de-DE" w:bidi="ne-NP"/>
              </w:rPr>
              <w:t>yr</w:t>
            </w:r>
            <w:ins w:id="1869" w:author="Lucy Cowie" w:date="2021-07-26T22:54:00Z">
              <w:r w:rsidR="00310B27">
                <w:rPr>
                  <w:vertAlign w:val="superscript"/>
                  <w:lang w:val="de-DE" w:bidi="ne-NP"/>
                </w:rPr>
                <w:t>–</w:t>
              </w:r>
            </w:ins>
            <w:del w:id="1870" w:author="Lucy Cowie" w:date="2021-07-26T22:54:00Z">
              <w:r w:rsidR="00AF2E59" w:rsidRPr="00190872" w:rsidDel="00310B27">
                <w:rPr>
                  <w:vertAlign w:val="superscript"/>
                  <w:lang w:val="de-DE" w:bidi="ne-NP"/>
                </w:rPr>
                <w:delText>-</w:delText>
              </w:r>
            </w:del>
            <w:r w:rsidR="00AF2E59" w:rsidRPr="00190872">
              <w:rPr>
                <w:vertAlign w:val="superscript"/>
                <w:lang w:val="de-DE" w:bidi="ne-NP"/>
              </w:rPr>
              <w:t>1</w:t>
            </w:r>
            <w:ins w:id="1871" w:author="Lucy Cowie" w:date="2021-07-27T09:38:00Z">
              <w:del w:id="1872" w:author="Ian Blenkinsop" w:date="2021-07-29T10:14:00Z">
                <w:r w:rsidR="00460E1B" w:rsidDel="00F93C5A">
                  <w:rPr>
                    <w:vertAlign w:val="superscript"/>
                    <w:lang w:val="de-DE" w:bidi="ne-NP"/>
                  </w:rPr>
                  <w:delText xml:space="preserve"> </w:delText>
                </w:r>
              </w:del>
            </w:ins>
            <w:r w:rsidR="00AF2E59" w:rsidRPr="00190872">
              <w:rPr>
                <w:lang w:val="de-DE" w:bidi="ne-NP"/>
              </w:rPr>
              <w:t>: Harestua (60.2°N</w:t>
            </w:r>
            <w:ins w:id="1873" w:author="Lucy Cowie" w:date="2021-07-26T22:53:00Z">
              <w:r w:rsidR="00B45299">
                <w:rPr>
                  <w:lang w:val="de-DE" w:bidi="ne-NP"/>
                </w:rPr>
                <w:t>,</w:t>
              </w:r>
            </w:ins>
            <w:r w:rsidR="00AF2E59" w:rsidRPr="00190872">
              <w:rPr>
                <w:lang w:val="de-DE" w:bidi="ne-NP"/>
              </w:rPr>
              <w:t xml:space="preserve"> 10.8°E)</w:t>
            </w:r>
          </w:p>
          <w:p w14:paraId="1DEAC409" w14:textId="63DC82F0" w:rsidR="00AF2E59" w:rsidRPr="00190872" w:rsidRDefault="00AF2E59" w:rsidP="00D5630D">
            <w:pPr>
              <w:jc w:val="center"/>
              <w:rPr>
                <w:lang w:val="de-DE" w:bidi="ne-NP"/>
              </w:rPr>
            </w:pPr>
            <w:r w:rsidRPr="00190872">
              <w:rPr>
                <w:lang w:val="de-DE" w:bidi="ne-NP"/>
              </w:rPr>
              <w:t>0.61</w:t>
            </w:r>
            <w:ins w:id="1874" w:author="Lucy Cowie" w:date="2021-07-26T22:52:00Z">
              <w:r w:rsidR="00D42171">
                <w:rPr>
                  <w:lang w:val="de-DE" w:bidi="ne-NP"/>
                </w:rPr>
                <w:t xml:space="preserve"> </w:t>
              </w:r>
            </w:ins>
            <w:r w:rsidRPr="00190872">
              <w:rPr>
                <w:lang w:val="de-DE" w:bidi="ne-NP"/>
              </w:rPr>
              <w:t>±</w:t>
            </w:r>
            <w:ins w:id="1875" w:author="Lucy Cowie" w:date="2021-07-26T22:52:00Z">
              <w:r w:rsidR="00D42171">
                <w:rPr>
                  <w:lang w:val="de-DE" w:bidi="ne-NP"/>
                </w:rPr>
                <w:t xml:space="preserve"> </w:t>
              </w:r>
            </w:ins>
            <w:r w:rsidRPr="00190872">
              <w:rPr>
                <w:lang w:val="de-DE" w:bidi="ne-NP"/>
              </w:rPr>
              <w:t>0.16</w:t>
            </w:r>
            <w:del w:id="1876" w:author="Lucy Cowie" w:date="2021-07-26T22:53:00Z">
              <w:r w:rsidRPr="00190872" w:rsidDel="00B45299">
                <w:rPr>
                  <w:lang w:val="de-DE" w:bidi="ne-NP"/>
                </w:rPr>
                <w:delText xml:space="preserve"> </w:delText>
              </w:r>
            </w:del>
            <w:r w:rsidRPr="00190872">
              <w:rPr>
                <w:lang w:val="de-DE" w:bidi="ne-NP"/>
              </w:rPr>
              <w:t>%</w:t>
            </w:r>
            <w:ins w:id="1877" w:author="Lucy Cowie" w:date="2021-07-26T22:53:00Z">
              <w:r w:rsidR="00B45299">
                <w:rPr>
                  <w:lang w:val="de-DE" w:bidi="ne-NP"/>
                </w:rPr>
                <w:t xml:space="preserve"> </w:t>
              </w:r>
            </w:ins>
            <w:r w:rsidRPr="00190872">
              <w:rPr>
                <w:lang w:val="de-DE" w:bidi="ne-NP"/>
              </w:rPr>
              <w:t>yr</w:t>
            </w:r>
            <w:ins w:id="1878" w:author="Lucy Cowie" w:date="2021-07-26T22:54:00Z">
              <w:r w:rsidR="00310B27">
                <w:rPr>
                  <w:vertAlign w:val="superscript"/>
                  <w:lang w:val="de-DE" w:bidi="ne-NP"/>
                </w:rPr>
                <w:t>–</w:t>
              </w:r>
            </w:ins>
            <w:del w:id="1879" w:author="Lucy Cowie" w:date="2021-07-26T22:54:00Z">
              <w:r w:rsidRPr="00190872" w:rsidDel="00310B27">
                <w:rPr>
                  <w:vertAlign w:val="superscript"/>
                  <w:lang w:val="de-DE" w:bidi="ne-NP"/>
                </w:rPr>
                <w:delText>-</w:delText>
              </w:r>
            </w:del>
            <w:r w:rsidRPr="00190872">
              <w:rPr>
                <w:vertAlign w:val="superscript"/>
                <w:lang w:val="de-DE" w:bidi="ne-NP"/>
              </w:rPr>
              <w:t>1</w:t>
            </w:r>
            <w:ins w:id="1880" w:author="Lucy Cowie" w:date="2021-07-27T09:38:00Z">
              <w:del w:id="1881" w:author="Ian Blenkinsop" w:date="2021-07-29T10:14:00Z">
                <w:r w:rsidR="00460E1B" w:rsidDel="00F93C5A">
                  <w:rPr>
                    <w:vertAlign w:val="superscript"/>
                    <w:lang w:val="de-DE" w:bidi="ne-NP"/>
                  </w:rPr>
                  <w:delText xml:space="preserve"> </w:delText>
                </w:r>
              </w:del>
            </w:ins>
            <w:r w:rsidRPr="00190872">
              <w:rPr>
                <w:lang w:val="de-DE" w:bidi="ne-NP"/>
              </w:rPr>
              <w:t>: Kiruna (67.8°N</w:t>
            </w:r>
            <w:ins w:id="1882" w:author="Lucy Cowie" w:date="2021-07-26T22:53:00Z">
              <w:r w:rsidR="00B45299">
                <w:rPr>
                  <w:lang w:val="de-DE" w:bidi="ne-NP"/>
                </w:rPr>
                <w:t>,</w:t>
              </w:r>
            </w:ins>
            <w:r w:rsidRPr="00190872">
              <w:rPr>
                <w:lang w:val="de-DE" w:bidi="ne-NP"/>
              </w:rPr>
              <w:t xml:space="preserve"> 20.4°E)</w:t>
            </w:r>
          </w:p>
        </w:tc>
        <w:tc>
          <w:tcPr>
            <w:tcW w:w="2880" w:type="dxa"/>
            <w:tcBorders>
              <w:top w:val="single" w:sz="4" w:space="0" w:color="auto"/>
              <w:left w:val="nil"/>
              <w:bottom w:val="single" w:sz="4" w:space="0" w:color="auto"/>
              <w:right w:val="single" w:sz="8" w:space="0" w:color="auto"/>
            </w:tcBorders>
            <w:vAlign w:val="center"/>
          </w:tcPr>
          <w:p w14:paraId="526F4910" w14:textId="0D3F241D" w:rsidR="00AF2E59" w:rsidRPr="00326917" w:rsidRDefault="00AF2E59" w:rsidP="00D5630D">
            <w:pPr>
              <w:jc w:val="center"/>
              <w:rPr>
                <w:lang w:val="en-US" w:bidi="ne-NP"/>
              </w:rPr>
            </w:pPr>
            <w:r w:rsidRPr="00190872">
              <w:rPr>
                <w:lang w:bidi="ne-NP"/>
              </w:rPr>
              <w:fldChar w:fldCharType="begin" w:fldLock="1"/>
            </w:r>
            <w:r w:rsidR="00A75A09">
              <w:rPr>
                <w:lang w:val="de-DE" w:bidi="ne-NP"/>
              </w:rPr>
              <w:instrText>ADDIN CSL_CITATION { "citationItems" : [ { "id" : "ITEM-1", "itemData" : { "DOI" : "10.5194/acp-11-9253-2011", "ISBN" : "16807367 (ISSN)", "ISSN" : "16807316", "abstract" : "Trends in the CO andC2H6 partial columns \u223c0-15 km) have been estimated from four European ground-based solar FTIR (Fourier Transform InfraRed) stations for the 1996-2006 time period. The CO trends from the four stations Jungfraujoch, Zugspitze, Harestua and Kiruna have been estimated to -0.45 \u00b1 0.16% yrg-1, -1.00 \u00b1 0.24% yrg-1, -0.62 \u00b1 0.19 % yrg-1 and -0.61 \u00b1 0.16% yrg-1, respectively. The corresponding trends for C 2H6 are -1.51 \u00b1 0.23% yrg-1, -2.11 \u00b1 0.30% yrg-1, -1.09 \u00b1 0.25% yrg-1 and -1.14 \u00b1 0.18% yrg-1. All trends are presented with their 2-\u03c3 confidence intervals. To find possible reasons for the CO trends, the global-scale EMEP MSC-W chemical transport model has been used in a series of sensitivity scenarios. It is shown that the trends are consistent with the combination of a 20% decrease in the anthropogenic CO emissions seen in Europe and North America during the 1996-2006 period and a 20% increase in the anthropogenic CO emissions in East Asia, during the same time period. The possible impacts of CH4 and biogenic volatile organic compounds (BVOCs) are also considered. The European and global-scale EMEP models have been evaluated against the measured CO and C2H6 partial columns from Jungfraujoch, Zugspitze, Bremen, Harestua, Kiruna and Ny-\u00c5lesund. The European model reproduces, on average the measurements at the different sites fairly well and within 10-22% deviation for CO and 14-31% deviation for C2H6. Their seasonal amplitude is captured within 6-35% and 9-124% for CO and C2H6, respectively. However, 61-98% of the CO and C2H6 partial columns in the European model are shown to arise from the boundary conditions, making the global-scale model a more suitable alternative when modeling these two species. In the evaluation of the global model the average partial columns for 2006 are shown to be within 1-9% and 37-50% of the measurements for CO and C 2H6, respectively. The global model sensitivity for assumptions made in this paper is also analyzed. \u00a9 Author(s) 2011.", "author" : [ { "dropping-particle" : "", "family" : "Angelbratt", "given" : "J.", "non-dropping-particle" : "", "parse-names" : false, "suffix" : "" }, { "dropping-particle" : "", "family" : "Mellqvist", "given" : "J.", "non-dropping-particle" : "", "parse-names" : false, "suffix" : "" }, { "dropping-particle" : "", "family" : "Simpson", "given" : "D.", "non-dropping-particle" : "", "parse-names" : false, "suffix" : "" }, { "dropping-particle" : "", "family" : "Jonson", "given" : "J. E.", "non-dropping-particle" : "", "parse-names" : false, "suffix" : "" }, { "dropping-particle" : "", "family" : "Blumenstock", "given" : "T.", "non-dropping-particle" : "", "parse-names" : false, "suffix" : "" }, { "dropping-particle" : "", "family" : "Borsdorff", "given" : "T.", "non-dropping-particle" : "", "parse-names" : false, "suffix" : "" }, { "dropping-particle" : "", "family" : "Duchatelet", "given" : "P.", "non-dropping-particle" : "", "parse-names" : false, "suffix" : "" }, { "dropping-particle" : "", "family" : "Forster", "given" : "F.", "non-dropping-particle" : "", "parse-names" : false, "suffix" : "" }, { "dropping-particle" : "", "family" : "Hase", "given" : "F.", "non-dropping-particle" : "", "parse-names" : false, "suffix" : "" }, { "dropping-particle" : "", "family" : "Mahieu", "given" : "E.", "non-dropping-particle" : "", "parse-names" : false, "suffix" : "" }, { "dropping-particle" : "", "family" : "Mazi\u00e8re", "given" : "M.", "non-dropping-particle" : "De", "parse-names" : false, "suffix" : "" }, { "dropping-particle" : "", "family" : "Notholt", "given" : "J.", "non-dropping-particle" : "", "parse-names" : false, "suffix" : "" }, { "dropping-particle" : "", "family" : "Petersen", "given" : "A. K.", "non-dropping-particle" : "", "parse-names" : false, "suffix" : "" }, { "dropping-particle" : "", "family" : "Raffalski", "given" : "U.", "non-dropping-particle" : "", "parse-names" : false, "suffix" : "" }, { "dropping-particle" : "", "family" : "Servais", "given" : "C.", "non-dropping-particle" : "", "parse-names" : false, "suffix" : "" }, { "dropping-particle" : "", "family" : "Sussmann", "given" : "R.", "non-dropping-particle" : "", "parse-names" : false, "suffix" : "" }, { "dropping-particle" : "", "family" : "Warneke", "given" : "T.", "non-dropping-particle" : "", "parse-names" : false, "suffix" : "" }, { "dropping-particle" : "", "family" : "Vigouroux", "given" : "C.", "non-dropping-particle" : "", "parse-names" : false, "suffix" : "" } ], "container-title" : "Atmospheric Chemistry and Physics", "id" : "ITEM-1", "issue" : "17", "issued" : { "date-parts" : [ [ "2011" ] ] }, "page" : "9253-9269", "title" : "Carbon monoxide (CO) and ethane (C2H6) trends from ground-based solar FTIR measurements at six European stations, comparison and sensitivity analysis with the EMEP model", "translator" : [ { "dropping-particle" : "", "family" : "G4149", "given" : "", "non-dropping-particle" : "", "parse-names" : false, "suffix" : "" } ], "type" : "article-journal", "volume" : "11" }, "uris" : [ "http://www.mendeley.com/documents/?uuid=e5cc6457-30d9-4119-9f28-54df74d3935f", "http://www.mendeley.com/documents/?uuid=637c915e-2024-4306-8e4d-1dc382077807" ] } ], "mendeley" : { "formattedCitation" : "(Angelbratt et al., 2011)", "manualFormatting" : "Angelbratt et al. (2011)", "plainTextFormattedCitation" : "(Angelbratt et al., 2011)", "previouslyFormattedCitation" : "(Angelbratt et al., 2011)" }, "properties" : { "noteIndex" : 0 }, "schema" : "https://github.com/citation-style-language/schema/raw/master/csl-citation.json" }</w:instrText>
            </w:r>
            <w:r w:rsidRPr="00190872">
              <w:rPr>
                <w:lang w:bidi="ne-NP"/>
              </w:rPr>
              <w:fldChar w:fldCharType="separate"/>
            </w:r>
            <w:del w:id="1883" w:author="Robin Matthews" w:date="2021-07-08T16:07:00Z">
              <w:r w:rsidR="00CB33A1" w:rsidDel="00791F0A">
                <w:rPr>
                  <w:noProof/>
                  <w:lang w:val="en-US" w:bidi="ne-NP"/>
                </w:rPr>
                <w:delText>(</w:delText>
              </w:r>
            </w:del>
            <w:r w:rsidR="00CB33A1">
              <w:rPr>
                <w:noProof/>
                <w:lang w:val="en-US" w:bidi="ne-NP"/>
              </w:rPr>
              <w:t xml:space="preserve">Angelbratt </w:t>
            </w:r>
            <w:del w:id="1884" w:author="Robin Matthews" w:date="2021-07-08T16:07:00Z">
              <w:r w:rsidR="00CB33A1" w:rsidDel="00791F0A">
                <w:rPr>
                  <w:noProof/>
                  <w:lang w:val="en-US" w:bidi="ne-NP"/>
                </w:rPr>
                <w:delText xml:space="preserve">et al., </w:delText>
              </w:r>
            </w:del>
            <w:ins w:id="1885" w:author="Robin Matthews" w:date="2021-07-08T16:07:00Z">
              <w:r w:rsidR="00791F0A">
                <w:rPr>
                  <w:noProof/>
                  <w:lang w:val="en-US" w:bidi="ne-NP"/>
                </w:rPr>
                <w:t>et al. (</w:t>
              </w:r>
            </w:ins>
            <w:r w:rsidR="00CB33A1">
              <w:rPr>
                <w:noProof/>
                <w:lang w:val="en-US" w:bidi="ne-NP"/>
              </w:rPr>
              <w:t>2011)</w:t>
            </w:r>
            <w:r w:rsidRPr="00190872">
              <w:rPr>
                <w:lang w:bidi="ne-NP"/>
              </w:rPr>
              <w:fldChar w:fldCharType="end"/>
            </w:r>
            <w:r w:rsidRPr="00326917">
              <w:rPr>
                <w:lang w:val="en-US" w:bidi="ne-NP"/>
              </w:rPr>
              <w:br/>
              <w:t>Ground</w:t>
            </w:r>
            <w:ins w:id="1886" w:author="Lucy Cowie" w:date="2021-07-26T22:48:00Z">
              <w:r w:rsidR="00FE415B">
                <w:rPr>
                  <w:lang w:val="en-US" w:bidi="ne-NP"/>
                </w:rPr>
                <w:t>-</w:t>
              </w:r>
            </w:ins>
            <w:del w:id="1887" w:author="Lucy Cowie" w:date="2021-07-26T22:48:00Z">
              <w:r w:rsidRPr="00326917" w:rsidDel="00FE415B">
                <w:rPr>
                  <w:lang w:val="en-US" w:bidi="ne-NP"/>
                </w:rPr>
                <w:delText xml:space="preserve"> </w:delText>
              </w:r>
            </w:del>
            <w:r w:rsidRPr="00326917">
              <w:rPr>
                <w:lang w:val="en-US" w:bidi="ne-NP"/>
              </w:rPr>
              <w:t>based</w:t>
            </w:r>
          </w:p>
        </w:tc>
      </w:tr>
      <w:tr w:rsidR="00AF2E59" w:rsidRPr="007B3DD7" w14:paraId="5285DC1E" w14:textId="77777777" w:rsidTr="00D5630D">
        <w:trPr>
          <w:trHeight w:val="1182"/>
        </w:trPr>
        <w:tc>
          <w:tcPr>
            <w:tcW w:w="1566" w:type="dxa"/>
            <w:tcBorders>
              <w:top w:val="nil"/>
              <w:left w:val="single" w:sz="8" w:space="0" w:color="auto"/>
              <w:bottom w:val="single" w:sz="4" w:space="0" w:color="auto"/>
              <w:right w:val="single" w:sz="4" w:space="0" w:color="auto"/>
            </w:tcBorders>
            <w:shd w:val="clear" w:color="auto" w:fill="auto"/>
            <w:vAlign w:val="center"/>
            <w:hideMark/>
          </w:tcPr>
          <w:p w14:paraId="0C044FB5" w14:textId="55D950A5" w:rsidR="00AF2E59" w:rsidRPr="00326917" w:rsidRDefault="00AF2E59" w:rsidP="00D5630D">
            <w:pPr>
              <w:jc w:val="center"/>
              <w:rPr>
                <w:lang w:val="en-US" w:bidi="ne-NP"/>
              </w:rPr>
            </w:pPr>
            <w:r w:rsidRPr="00326917">
              <w:rPr>
                <w:lang w:val="en-US" w:bidi="ne-NP"/>
              </w:rPr>
              <w:t> 2001</w:t>
            </w:r>
            <w:ins w:id="1888" w:author="Lucy Cowie" w:date="2021-07-26T22:26:00Z">
              <w:r w:rsidR="007700CE">
                <w:rPr>
                  <w:lang w:bidi="ne-NP"/>
                </w:rPr>
                <w:t>–</w:t>
              </w:r>
            </w:ins>
            <w:del w:id="1889" w:author="Lucy Cowie" w:date="2021-07-26T22:26:00Z">
              <w:r w:rsidRPr="00326917" w:rsidDel="007700CE">
                <w:rPr>
                  <w:lang w:val="en-US" w:bidi="ne-NP"/>
                </w:rPr>
                <w:delText>-</w:delText>
              </w:r>
            </w:del>
            <w:r w:rsidRPr="00326917">
              <w:rPr>
                <w:lang w:val="en-US" w:bidi="ne-NP"/>
              </w:rPr>
              <w:t>2011</w:t>
            </w:r>
          </w:p>
          <w:p w14:paraId="1C727DD7" w14:textId="430658D4" w:rsidR="00AF2E59" w:rsidRPr="00326917" w:rsidRDefault="00AF2E59" w:rsidP="00D5630D">
            <w:pPr>
              <w:jc w:val="center"/>
              <w:rPr>
                <w:lang w:val="en-US" w:bidi="ne-NP"/>
              </w:rPr>
            </w:pPr>
            <w:r w:rsidRPr="00326917">
              <w:rPr>
                <w:lang w:val="en-US" w:bidi="ne-NP"/>
              </w:rPr>
              <w:t>May</w:t>
            </w:r>
            <w:ins w:id="1890" w:author="Lucy Cowie" w:date="2021-07-26T22:26:00Z">
              <w:r w:rsidR="007700CE">
                <w:rPr>
                  <w:lang w:bidi="ne-NP"/>
                </w:rPr>
                <w:t xml:space="preserve"> to </w:t>
              </w:r>
            </w:ins>
            <w:del w:id="1891" w:author="Lucy Cowie" w:date="2021-07-26T22:26:00Z">
              <w:r w:rsidRPr="00326917" w:rsidDel="007700CE">
                <w:rPr>
                  <w:lang w:val="en-US" w:bidi="ne-NP"/>
                </w:rPr>
                <w:delText>-</w:delText>
              </w:r>
            </w:del>
            <w:r w:rsidRPr="00326917">
              <w:rPr>
                <w:lang w:val="en-US" w:bidi="ne-NP"/>
              </w:rPr>
              <w:t>Sep</w:t>
            </w:r>
          </w:p>
        </w:tc>
        <w:tc>
          <w:tcPr>
            <w:tcW w:w="5174" w:type="dxa"/>
            <w:tcBorders>
              <w:top w:val="nil"/>
              <w:left w:val="nil"/>
              <w:bottom w:val="single" w:sz="4" w:space="0" w:color="auto"/>
              <w:right w:val="single" w:sz="4" w:space="0" w:color="auto"/>
            </w:tcBorders>
            <w:shd w:val="clear" w:color="auto" w:fill="auto"/>
            <w:vAlign w:val="center"/>
            <w:hideMark/>
          </w:tcPr>
          <w:p w14:paraId="6F526596" w14:textId="31F1D0DB" w:rsidR="00AF2E59" w:rsidRPr="00326917" w:rsidRDefault="00F42D54" w:rsidP="00D5630D">
            <w:pPr>
              <w:jc w:val="center"/>
              <w:rPr>
                <w:lang w:val="en-US" w:bidi="ne-NP"/>
              </w:rPr>
            </w:pPr>
            <w:ins w:id="1892" w:author="Lucy Cowie" w:date="2021-07-26T22:54:00Z">
              <w:r>
                <w:rPr>
                  <w:lang w:val="en-US" w:bidi="ne-NP"/>
                </w:rPr>
                <w:t>–</w:t>
              </w:r>
            </w:ins>
            <w:del w:id="1893" w:author="Lucy Cowie" w:date="2021-07-26T22:54:00Z">
              <w:r w:rsidR="00AF2E59" w:rsidRPr="00326917" w:rsidDel="00F42D54">
                <w:rPr>
                  <w:lang w:val="en-US" w:bidi="ne-NP"/>
                </w:rPr>
                <w:delText>-</w:delText>
              </w:r>
            </w:del>
            <w:r w:rsidR="00AF2E59" w:rsidRPr="00326917">
              <w:rPr>
                <w:lang w:val="en-US" w:bidi="ne-NP"/>
              </w:rPr>
              <w:t>3.1</w:t>
            </w:r>
            <w:ins w:id="1894" w:author="Lucy Cowie" w:date="2021-07-26T22:54:00Z">
              <w:r>
                <w:rPr>
                  <w:lang w:val="en-US" w:bidi="ne-NP"/>
                </w:rPr>
                <w:t xml:space="preserve"> </w:t>
              </w:r>
            </w:ins>
            <w:r w:rsidR="00AF2E59" w:rsidRPr="00326917">
              <w:rPr>
                <w:lang w:val="en-US" w:bidi="ne-NP"/>
              </w:rPr>
              <w:t>±</w:t>
            </w:r>
            <w:ins w:id="1895" w:author="Lucy Cowie" w:date="2021-07-26T22:54:00Z">
              <w:r>
                <w:rPr>
                  <w:lang w:val="en-US" w:bidi="ne-NP"/>
                </w:rPr>
                <w:t xml:space="preserve"> </w:t>
              </w:r>
            </w:ins>
            <w:r w:rsidR="00AF2E59" w:rsidRPr="00326917">
              <w:rPr>
                <w:lang w:val="en-US" w:bidi="ne-NP"/>
              </w:rPr>
              <w:t>0.30 ppb yr</w:t>
            </w:r>
            <w:ins w:id="1896" w:author="Lucy Cowie" w:date="2021-07-26T22:55:00Z">
              <w:r w:rsidR="00CF71F7">
                <w:rPr>
                  <w:vertAlign w:val="superscript"/>
                  <w:lang w:val="en-US" w:bidi="ne-NP"/>
                </w:rPr>
                <w:t>–</w:t>
              </w:r>
            </w:ins>
            <w:del w:id="1897" w:author="Lucy Cowie" w:date="2021-07-26T22:54:00Z">
              <w:r w:rsidR="00AF2E59" w:rsidRPr="00326917" w:rsidDel="00F42D54">
                <w:rPr>
                  <w:vertAlign w:val="superscript"/>
                  <w:lang w:val="en-US" w:bidi="ne-NP"/>
                </w:rPr>
                <w:delText>-</w:delText>
              </w:r>
            </w:del>
            <w:r w:rsidR="00AF2E59" w:rsidRPr="00326917">
              <w:rPr>
                <w:vertAlign w:val="superscript"/>
                <w:lang w:val="en-US" w:bidi="ne-NP"/>
              </w:rPr>
              <w:t>1</w:t>
            </w:r>
            <w:ins w:id="1898" w:author="Lucy Cowie" w:date="2021-07-27T09:37:00Z">
              <w:r w:rsidR="00460E1B">
                <w:rPr>
                  <w:vertAlign w:val="superscript"/>
                  <w:lang w:val="en-US" w:bidi="ne-NP"/>
                </w:rPr>
                <w:t xml:space="preserve"> </w:t>
              </w:r>
            </w:ins>
            <w:r w:rsidR="00AF2E59" w:rsidRPr="00326917">
              <w:rPr>
                <w:lang w:val="en-US" w:bidi="ne-NP"/>
              </w:rPr>
              <w:t>: Pico Mt.</w:t>
            </w:r>
            <w:ins w:id="1899" w:author="Lucy Cowie" w:date="2021-07-26T22:55:00Z">
              <w:r w:rsidR="00CF71F7">
                <w:rPr>
                  <w:lang w:val="en-US" w:bidi="ne-NP"/>
                </w:rPr>
                <w:t xml:space="preserve"> </w:t>
              </w:r>
            </w:ins>
            <w:r w:rsidR="00AF2E59" w:rsidRPr="00326917">
              <w:rPr>
                <w:lang w:val="en-US" w:bidi="ne-NP"/>
              </w:rPr>
              <w:t>Obs (38.47</w:t>
            </w:r>
            <w:del w:id="1900" w:author="Lucy Cowie" w:date="2021-07-26T22:50:00Z">
              <w:r w:rsidR="00AF2E59" w:rsidRPr="00326917" w:rsidDel="003E748E">
                <w:rPr>
                  <w:lang w:val="en-US" w:bidi="ne-NP"/>
                </w:rPr>
                <w:delText xml:space="preserve"> </w:delText>
              </w:r>
            </w:del>
            <w:r w:rsidR="00AF2E59" w:rsidRPr="00326917">
              <w:rPr>
                <w:lang w:val="en-US" w:bidi="ne-NP"/>
              </w:rPr>
              <w:t>°N</w:t>
            </w:r>
            <w:ins w:id="1901" w:author="Lucy Cowie" w:date="2021-07-26T22:55:00Z">
              <w:r>
                <w:rPr>
                  <w:lang w:val="en-US" w:bidi="ne-NP"/>
                </w:rPr>
                <w:t>,</w:t>
              </w:r>
            </w:ins>
            <w:r w:rsidR="00AF2E59" w:rsidRPr="00326917">
              <w:rPr>
                <w:lang w:val="en-US" w:bidi="ne-NP"/>
              </w:rPr>
              <w:t xml:space="preserve"> 28.40</w:t>
            </w:r>
            <w:del w:id="1902" w:author="Lucy Cowie" w:date="2021-07-26T22:50:00Z">
              <w:r w:rsidR="00AF2E59" w:rsidRPr="00326917" w:rsidDel="003E748E">
                <w:rPr>
                  <w:lang w:val="en-US" w:bidi="ne-NP"/>
                </w:rPr>
                <w:delText xml:space="preserve"> </w:delText>
              </w:r>
            </w:del>
            <w:r w:rsidR="00AF2E59" w:rsidRPr="00326917">
              <w:rPr>
                <w:lang w:val="en-US" w:bidi="ne-NP"/>
              </w:rPr>
              <w:t>°W)</w:t>
            </w:r>
            <w:r w:rsidR="00AF2E59" w:rsidRPr="00326917">
              <w:rPr>
                <w:lang w:val="en-US" w:bidi="ne-NP"/>
              </w:rPr>
              <w:br/>
            </w:r>
            <w:ins w:id="1903" w:author="Lucy Cowie" w:date="2021-07-26T22:55:00Z">
              <w:r w:rsidR="00CF71F7">
                <w:rPr>
                  <w:lang w:val="en-US" w:bidi="ne-NP"/>
                </w:rPr>
                <w:t>–</w:t>
              </w:r>
            </w:ins>
            <w:del w:id="1904" w:author="Lucy Cowie" w:date="2021-07-26T22:55:00Z">
              <w:r w:rsidR="00AF2E59" w:rsidRPr="00326917" w:rsidDel="00CF71F7">
                <w:rPr>
                  <w:lang w:val="en-US" w:bidi="ne-NP"/>
                </w:rPr>
                <w:delText>-</w:delText>
              </w:r>
            </w:del>
            <w:r w:rsidR="00AF2E59" w:rsidRPr="00326917">
              <w:rPr>
                <w:lang w:val="en-US" w:bidi="ne-NP"/>
              </w:rPr>
              <w:t>1.4</w:t>
            </w:r>
            <w:ins w:id="1905" w:author="Lucy Cowie" w:date="2021-07-26T22:55:00Z">
              <w:r w:rsidR="00CF71F7">
                <w:rPr>
                  <w:lang w:val="en-US" w:bidi="ne-NP"/>
                </w:rPr>
                <w:t xml:space="preserve"> </w:t>
              </w:r>
            </w:ins>
            <w:r w:rsidR="00AF2E59" w:rsidRPr="00326917">
              <w:rPr>
                <w:lang w:val="en-US" w:bidi="ne-NP"/>
              </w:rPr>
              <w:t>±</w:t>
            </w:r>
            <w:ins w:id="1906" w:author="Lucy Cowie" w:date="2021-07-26T22:55:00Z">
              <w:r w:rsidR="00CF71F7">
                <w:rPr>
                  <w:lang w:val="en-US" w:bidi="ne-NP"/>
                </w:rPr>
                <w:t xml:space="preserve"> </w:t>
              </w:r>
            </w:ins>
            <w:r w:rsidR="00AF2E59" w:rsidRPr="00326917">
              <w:rPr>
                <w:lang w:val="en-US" w:bidi="ne-NP"/>
              </w:rPr>
              <w:t>0.20 ppb yr</w:t>
            </w:r>
            <w:ins w:id="1907" w:author="Lucy Cowie" w:date="2021-07-26T22:56:00Z">
              <w:r w:rsidR="00CF71F7">
                <w:rPr>
                  <w:vertAlign w:val="superscript"/>
                  <w:lang w:val="en-US" w:bidi="ne-NP"/>
                </w:rPr>
                <w:t>–</w:t>
              </w:r>
            </w:ins>
            <w:del w:id="1908" w:author="Lucy Cowie" w:date="2021-07-26T22:56:00Z">
              <w:r w:rsidR="00AF2E59" w:rsidRPr="00326917" w:rsidDel="00CF71F7">
                <w:rPr>
                  <w:vertAlign w:val="superscript"/>
                  <w:lang w:val="en-US" w:bidi="ne-NP"/>
                </w:rPr>
                <w:delText>-</w:delText>
              </w:r>
            </w:del>
            <w:r w:rsidR="00AF2E59" w:rsidRPr="00326917">
              <w:rPr>
                <w:vertAlign w:val="superscript"/>
                <w:lang w:val="en-US" w:bidi="ne-NP"/>
              </w:rPr>
              <w:t>1</w:t>
            </w:r>
            <w:ins w:id="1909" w:author="Lucy Cowie" w:date="2021-07-27T09:38:00Z">
              <w:r w:rsidR="00460E1B">
                <w:rPr>
                  <w:vertAlign w:val="superscript"/>
                  <w:lang w:val="en-US" w:bidi="ne-NP"/>
                </w:rPr>
                <w:t xml:space="preserve"> </w:t>
              </w:r>
            </w:ins>
            <w:r w:rsidR="00AF2E59" w:rsidRPr="00326917">
              <w:rPr>
                <w:lang w:val="en-US" w:bidi="ne-NP"/>
              </w:rPr>
              <w:t>: Mace Head, Ireland</w:t>
            </w:r>
          </w:p>
        </w:tc>
        <w:tc>
          <w:tcPr>
            <w:tcW w:w="2880" w:type="dxa"/>
            <w:tcBorders>
              <w:top w:val="nil"/>
              <w:left w:val="nil"/>
              <w:bottom w:val="single" w:sz="4" w:space="0" w:color="auto"/>
              <w:right w:val="single" w:sz="8" w:space="0" w:color="auto"/>
            </w:tcBorders>
            <w:vAlign w:val="center"/>
          </w:tcPr>
          <w:p w14:paraId="47102C72" w14:textId="20B444AA" w:rsidR="00AF2E59" w:rsidRPr="00190872" w:rsidRDefault="00AF2E59" w:rsidP="00D5630D">
            <w:pPr>
              <w:jc w:val="center"/>
              <w:rPr>
                <w:lang w:bidi="ne-NP"/>
              </w:rPr>
            </w:pPr>
            <w:r w:rsidRPr="00190872">
              <w:rPr>
                <w:lang w:bidi="ne-NP"/>
              </w:rPr>
              <w:fldChar w:fldCharType="begin" w:fldLock="1"/>
            </w:r>
            <w:r w:rsidR="00A75A09">
              <w:rPr>
                <w:lang w:val="en-US" w:bidi="ne-NP"/>
              </w:rPr>
              <w:instrText>ADDIN CSL_CITATION { "citationItems" : [ { "id" : "ITEM-1", "itemData" : { "DOI" : "10.5194/acp-13-12537-2013", "ISSN" : "16807316", "abstract" : "In situ measurements of carbon monoxide (CO) and ozone (O3) at the Pico Mountain Observatory (PMO) lo- cated in the Azores, Portugal, are analyzed together with re- sults from an atmospheric chemical transport model (GEOS- Chem) and satellite remote sensing data (AIRS (Atmospheric Infrared Sounder) for CO, and TES (Tropospheric Emis- sion Spectrometer) for O3) to examine the evolution of free- troposphere CO and O3 over the North Atlantic for 2001\u2013 2011. GEOS-Chem captured the seasonal cycles for CO and O3 well but significantly underestimated the mixing ratios of CO, particularly in spring. Statistically significant (using a significance level of 0.05) decreasing trends were found for both CO and O3 based on harmonic regression analysis of the measurement data. The best estimates of the possi- ble trends for CO and O3 measurements are \u22120.31\u00b10.30 (2-\u03c3) ppbv yr\u22121 and \u22120.21\u00b10.11 (2-\u03c3) ppbv yr\u22121, respec- tively. Similar decreasing trends for both species were ob- tained with GEOS-Chem simulation results. The most im- portant factor contributing to the decreases in CO and O3 at PMO over the past decade is the decline in anthropogenic emissions from North America, which more than compen- sate for the impacts from increasing Asian emissions. It is likely that climate change in the past decade has also affected the intercontinental transport of O3.", "author" : [ { "dropping-particle" : "", "family" : "Kumar", "given" : "A.", "non-dropping-particle" : "", "parse-names" : false, "suffix" : "" }, { "dropping-particle" : "", "family" : "Wu", "given" : "S.", "non-dropping-particle" : "", "parse-names" : false, "suffix" : "" }, { "dropping-particle" : "", "family" : "Weise", "given" : "M. F.", "non-dropping-particle" : "", "parse-names" : false, "suffix" : "" }, { "dropping-particle" : "", "family" : "Honrath", "given" : "R.", "non-dropping-particle" : "", "parse-names" : false, "suffix" : "" }, { "dropping-particle" : "", "family" : "Owen", "given" : "R. C.", "non-dropping-particle" : "", "parse-names" : false, "suffix" : "" }, { "dropping-particle" : "", "family" : "Helmig", "given" : "D.", "non-dropping-particle" : "", "parse-names" : false, "suffix" : "" }, { "dropping-particle" : "", "family" : "Kramer", "given" : "L.", "non-dropping-particle" : "", "parse-names" : false, "suffix" : "" }, { "dropping-particle" : "", "family" : "Val Martin", "given" : "M.", "non-dropping-particle" : "", "parse-names" : false, "suffix" : "" }, { "dropping-particle" : "", "family" : "Li", "given" : "Q.", "non-dropping-particle" : "", "parse-names" : false, "suffix" : "" } ], "container-title" : "Atmospheric Chemistry and Physics", "id" : "ITEM-1", "issued" : { "date-parts" : [ [ "2013" ] ] }, "title" : "Free-troposphere ozone and carbon monoxide over the North Atlantic for 2001-2011", "translator" : [ { "dropping-particle" : "", "family" : "G3361", "given" : "", "non-dropping-particle" : "", "parse-names" : false, "suffix" : "" } ], "type" : "article-journal" }, "uris" : [ "http://www.mendeley.com/documents/?uuid=4215194e-1e44-4a29-a380-53949c21ac91", "http://www.mendeley.com/documents/?uuid=08c8ee9f-bf77-4708-b313-a6dcf8652fd5" ] } ], "mendeley" : { "formattedCitation" : "(Kumar et al., 2013)", "manualFormatting" : "Kumar et al. (2013)", "plainTextFormattedCitation" : "(Kumar et al., 2013)", "previouslyFormattedCitation" : "(Kumar et al., 2013)" }, "properties" : { "noteIndex" : 0 }, "schema" : "https://github.com/citation-style-language/schema/raw/master/csl-citation.json" }</w:instrText>
            </w:r>
            <w:r w:rsidRPr="00190872">
              <w:rPr>
                <w:lang w:bidi="ne-NP"/>
              </w:rPr>
              <w:fldChar w:fldCharType="separate"/>
            </w:r>
            <w:del w:id="1910" w:author="Robin Matthews" w:date="2021-07-08T16:07:00Z">
              <w:r w:rsidR="00CB33A1" w:rsidDel="00791F0A">
                <w:rPr>
                  <w:noProof/>
                  <w:lang w:bidi="ne-NP"/>
                </w:rPr>
                <w:delText>(</w:delText>
              </w:r>
            </w:del>
            <w:r w:rsidR="00CB33A1">
              <w:rPr>
                <w:noProof/>
                <w:lang w:bidi="ne-NP"/>
              </w:rPr>
              <w:t xml:space="preserve">Kumar </w:t>
            </w:r>
            <w:del w:id="1911" w:author="Robin Matthews" w:date="2021-07-08T16:07:00Z">
              <w:r w:rsidR="00CB33A1" w:rsidDel="00791F0A">
                <w:rPr>
                  <w:noProof/>
                  <w:lang w:bidi="ne-NP"/>
                </w:rPr>
                <w:delText xml:space="preserve">et al., </w:delText>
              </w:r>
            </w:del>
            <w:ins w:id="1912" w:author="Robin Matthews" w:date="2021-07-08T16:07:00Z">
              <w:r w:rsidR="00791F0A">
                <w:rPr>
                  <w:noProof/>
                  <w:lang w:bidi="ne-NP"/>
                </w:rPr>
                <w:t>et al. (</w:t>
              </w:r>
            </w:ins>
            <w:r w:rsidR="00CB33A1">
              <w:rPr>
                <w:noProof/>
                <w:lang w:bidi="ne-NP"/>
              </w:rPr>
              <w:t>2013)</w:t>
            </w:r>
            <w:r w:rsidRPr="00190872">
              <w:rPr>
                <w:lang w:bidi="ne-NP"/>
              </w:rPr>
              <w:fldChar w:fldCharType="end"/>
            </w:r>
            <w:r w:rsidRPr="00190872">
              <w:rPr>
                <w:lang w:bidi="ne-NP"/>
              </w:rPr>
              <w:t xml:space="preserve"> </w:t>
            </w:r>
            <w:r w:rsidRPr="00190872">
              <w:rPr>
                <w:lang w:bidi="ne-NP"/>
              </w:rPr>
              <w:br/>
              <w:t>Ground</w:t>
            </w:r>
            <w:ins w:id="1913" w:author="Lucy Cowie" w:date="2021-07-26T22:48:00Z">
              <w:r w:rsidR="00FE415B">
                <w:rPr>
                  <w:lang w:bidi="ne-NP"/>
                </w:rPr>
                <w:t>-</w:t>
              </w:r>
            </w:ins>
            <w:del w:id="1914" w:author="Lucy Cowie" w:date="2021-07-26T22:48:00Z">
              <w:r w:rsidRPr="00190872" w:rsidDel="00FE415B">
                <w:rPr>
                  <w:lang w:bidi="ne-NP"/>
                </w:rPr>
                <w:delText xml:space="preserve"> </w:delText>
              </w:r>
            </w:del>
            <w:r w:rsidRPr="00190872">
              <w:rPr>
                <w:lang w:bidi="ne-NP"/>
              </w:rPr>
              <w:t>based</w:t>
            </w:r>
          </w:p>
        </w:tc>
      </w:tr>
      <w:tr w:rsidR="00AF2E59" w:rsidRPr="00326917" w14:paraId="73C34256" w14:textId="77777777" w:rsidTr="00D5630D">
        <w:trPr>
          <w:trHeight w:val="440"/>
        </w:trPr>
        <w:tc>
          <w:tcPr>
            <w:tcW w:w="1566" w:type="dxa"/>
            <w:tcBorders>
              <w:top w:val="nil"/>
              <w:left w:val="single" w:sz="8" w:space="0" w:color="auto"/>
              <w:bottom w:val="single" w:sz="4" w:space="0" w:color="auto"/>
              <w:right w:val="single" w:sz="4" w:space="0" w:color="auto"/>
            </w:tcBorders>
            <w:shd w:val="clear" w:color="auto" w:fill="auto"/>
            <w:vAlign w:val="center"/>
          </w:tcPr>
          <w:p w14:paraId="745A4868" w14:textId="14663057" w:rsidR="00AF2E59" w:rsidRPr="00190872" w:rsidRDefault="00AF2E59" w:rsidP="00D5630D">
            <w:pPr>
              <w:jc w:val="center"/>
              <w:rPr>
                <w:lang w:bidi="ne-NP"/>
              </w:rPr>
            </w:pPr>
            <w:r w:rsidRPr="00190872">
              <w:rPr>
                <w:lang w:bidi="ne-NP"/>
              </w:rPr>
              <w:t>2002</w:t>
            </w:r>
            <w:ins w:id="1915" w:author="Lucy Cowie" w:date="2021-07-26T22:26:00Z">
              <w:r w:rsidR="007700CE">
                <w:rPr>
                  <w:lang w:bidi="ne-NP"/>
                </w:rPr>
                <w:t>–</w:t>
              </w:r>
            </w:ins>
            <w:del w:id="1916" w:author="Lucy Cowie" w:date="2021-07-26T22:26:00Z">
              <w:r w:rsidRPr="00190872" w:rsidDel="007700CE">
                <w:rPr>
                  <w:lang w:bidi="ne-NP"/>
                </w:rPr>
                <w:delText>-</w:delText>
              </w:r>
            </w:del>
            <w:r w:rsidRPr="00190872">
              <w:rPr>
                <w:lang w:bidi="ne-NP"/>
              </w:rPr>
              <w:t>2018</w:t>
            </w:r>
          </w:p>
        </w:tc>
        <w:tc>
          <w:tcPr>
            <w:tcW w:w="5174" w:type="dxa"/>
            <w:tcBorders>
              <w:top w:val="nil"/>
              <w:left w:val="nil"/>
              <w:bottom w:val="single" w:sz="4" w:space="0" w:color="auto"/>
              <w:right w:val="single" w:sz="4" w:space="0" w:color="auto"/>
            </w:tcBorders>
            <w:shd w:val="clear" w:color="auto" w:fill="auto"/>
            <w:vAlign w:val="center"/>
          </w:tcPr>
          <w:p w14:paraId="4698B1FF" w14:textId="64FE4EE3" w:rsidR="00AF2E59" w:rsidRPr="002A1EE0" w:rsidRDefault="00AD02E8" w:rsidP="00D5630D">
            <w:pPr>
              <w:jc w:val="center"/>
              <w:rPr>
                <w:lang w:val="fr-FR" w:bidi="ne-NP"/>
              </w:rPr>
            </w:pPr>
            <w:ins w:id="1917" w:author="Lucy Cowie" w:date="2021-07-26T22:56:00Z">
              <w:r w:rsidRPr="002A1EE0">
                <w:rPr>
                  <w:lang w:val="fr-FR" w:bidi="ne-NP"/>
                </w:rPr>
                <w:t>–</w:t>
              </w:r>
            </w:ins>
            <w:r w:rsidR="00AF2E59" w:rsidRPr="002A1EE0">
              <w:rPr>
                <w:lang w:val="fr-FR" w:bidi="ne-NP"/>
              </w:rPr>
              <w:t>-0.89 ±</w:t>
            </w:r>
            <w:ins w:id="1918" w:author="Lucy Cowie" w:date="2021-07-26T22:56:00Z">
              <w:r w:rsidRPr="002A1EE0">
                <w:rPr>
                  <w:lang w:val="fr-FR" w:bidi="ne-NP"/>
                </w:rPr>
                <w:t xml:space="preserve"> </w:t>
              </w:r>
            </w:ins>
            <w:r w:rsidR="00AF2E59" w:rsidRPr="002A1EE0">
              <w:rPr>
                <w:lang w:val="fr-FR" w:bidi="ne-NP"/>
              </w:rPr>
              <w:t>0.1</w:t>
            </w:r>
            <w:del w:id="1919" w:author="Lucy Cowie" w:date="2021-07-27T09:31:00Z">
              <w:r w:rsidR="00AF2E59" w:rsidRPr="002A1EE0" w:rsidDel="00263D4B">
                <w:rPr>
                  <w:lang w:val="fr-FR" w:bidi="ne-NP"/>
                </w:rPr>
                <w:delText xml:space="preserve"> </w:delText>
              </w:r>
            </w:del>
            <w:r w:rsidR="00AF2E59" w:rsidRPr="002A1EE0">
              <w:rPr>
                <w:lang w:val="fr-FR" w:bidi="ne-NP"/>
              </w:rPr>
              <w:t>%</w:t>
            </w:r>
            <w:ins w:id="1920" w:author="Lucy Cowie" w:date="2021-07-27T09:31:00Z">
              <w:r w:rsidR="00263D4B" w:rsidRPr="002A1EE0">
                <w:rPr>
                  <w:lang w:val="fr-FR" w:bidi="ne-NP"/>
                </w:rPr>
                <w:t xml:space="preserve"> </w:t>
              </w:r>
            </w:ins>
            <w:r w:rsidR="00AF2E59" w:rsidRPr="002A1EE0">
              <w:rPr>
                <w:lang w:val="fr-FR" w:bidi="ne-NP"/>
              </w:rPr>
              <w:t>yr</w:t>
            </w:r>
            <w:ins w:id="1921" w:author="Lucy Cowie" w:date="2021-07-26T22:56:00Z">
              <w:r w:rsidRPr="002A1EE0">
                <w:rPr>
                  <w:vertAlign w:val="superscript"/>
                  <w:lang w:val="fr-FR" w:bidi="ne-NP"/>
                </w:rPr>
                <w:t>–</w:t>
              </w:r>
            </w:ins>
            <w:del w:id="1922" w:author="Lucy Cowie" w:date="2021-07-26T22:56:00Z">
              <w:r w:rsidR="00AF2E59" w:rsidRPr="002A1EE0" w:rsidDel="00AD02E8">
                <w:rPr>
                  <w:vertAlign w:val="superscript"/>
                  <w:lang w:val="fr-FR" w:bidi="ne-NP"/>
                </w:rPr>
                <w:delText>-</w:delText>
              </w:r>
            </w:del>
            <w:r w:rsidR="00AF2E59" w:rsidRPr="002A1EE0">
              <w:rPr>
                <w:vertAlign w:val="superscript"/>
                <w:lang w:val="fr-FR" w:bidi="ne-NP"/>
              </w:rPr>
              <w:t>1</w:t>
            </w:r>
            <w:ins w:id="1923" w:author="Lucy Cowie" w:date="2021-07-27T09:37:00Z">
              <w:del w:id="1924" w:author="Ian Blenkinsop" w:date="2021-07-29T10:14:00Z">
                <w:r w:rsidR="00460E1B" w:rsidRPr="002A1EE0" w:rsidDel="00F93C5A">
                  <w:rPr>
                    <w:vertAlign w:val="superscript"/>
                    <w:lang w:val="fr-FR" w:bidi="ne-NP"/>
                  </w:rPr>
                  <w:delText xml:space="preserve"> </w:delText>
                </w:r>
              </w:del>
            </w:ins>
            <w:r w:rsidR="00AF2E59" w:rsidRPr="002A1EE0">
              <w:rPr>
                <w:lang w:val="fr-FR" w:bidi="ne-NP"/>
              </w:rPr>
              <w:t>: Europe (45°</w:t>
            </w:r>
            <w:ins w:id="1925" w:author="Lucy Cowie" w:date="2021-07-26T22:56:00Z">
              <w:r w:rsidRPr="002A1EE0">
                <w:rPr>
                  <w:lang w:val="fr-FR" w:bidi="ne-NP"/>
                </w:rPr>
                <w:t>N</w:t>
              </w:r>
            </w:ins>
            <w:ins w:id="1926" w:author="Lucy Cowie" w:date="2021-07-26T22:57:00Z">
              <w:r w:rsidRPr="002A1EE0">
                <w:rPr>
                  <w:lang w:val="fr-FR" w:bidi="ne-NP"/>
                </w:rPr>
                <w:t>–</w:t>
              </w:r>
            </w:ins>
            <w:del w:id="1927" w:author="Lucy Cowie" w:date="2021-07-26T22:57:00Z">
              <w:r w:rsidR="00AF2E59" w:rsidRPr="002A1EE0" w:rsidDel="00AD02E8">
                <w:rPr>
                  <w:lang w:val="fr-FR" w:bidi="ne-NP"/>
                </w:rPr>
                <w:delText>-</w:delText>
              </w:r>
            </w:del>
            <w:r w:rsidR="00AF2E59" w:rsidRPr="002A1EE0">
              <w:rPr>
                <w:lang w:val="fr-FR" w:bidi="ne-NP"/>
              </w:rPr>
              <w:t>55°N</w:t>
            </w:r>
            <w:ins w:id="1928" w:author="Lucy Cowie" w:date="2021-07-26T22:57:00Z">
              <w:r w:rsidRPr="002A1EE0">
                <w:rPr>
                  <w:lang w:val="fr-FR" w:bidi="ne-NP"/>
                </w:rPr>
                <w:t>,</w:t>
              </w:r>
            </w:ins>
            <w:r w:rsidR="00AF2E59" w:rsidRPr="002A1EE0">
              <w:rPr>
                <w:lang w:val="fr-FR" w:bidi="ne-NP"/>
              </w:rPr>
              <w:t xml:space="preserve"> 0°</w:t>
            </w:r>
            <w:ins w:id="1929" w:author="Lucy Cowie" w:date="2021-07-26T22:57:00Z">
              <w:r w:rsidRPr="002A1EE0">
                <w:rPr>
                  <w:lang w:val="fr-FR" w:bidi="ne-NP"/>
                </w:rPr>
                <w:t>E–</w:t>
              </w:r>
            </w:ins>
            <w:del w:id="1930" w:author="Lucy Cowie" w:date="2021-07-26T22:57:00Z">
              <w:r w:rsidR="00AF2E59" w:rsidRPr="002A1EE0" w:rsidDel="00AD02E8">
                <w:rPr>
                  <w:lang w:val="fr-FR" w:bidi="ne-NP"/>
                </w:rPr>
                <w:delText>-</w:delText>
              </w:r>
            </w:del>
            <w:r w:rsidR="00AF2E59" w:rsidRPr="002A1EE0">
              <w:rPr>
                <w:lang w:val="fr-FR" w:bidi="ne-NP"/>
              </w:rPr>
              <w:t>15°E)</w:t>
            </w:r>
          </w:p>
        </w:tc>
        <w:tc>
          <w:tcPr>
            <w:tcW w:w="2880" w:type="dxa"/>
            <w:tcBorders>
              <w:top w:val="nil"/>
              <w:left w:val="nil"/>
              <w:bottom w:val="single" w:sz="4" w:space="0" w:color="auto"/>
              <w:right w:val="single" w:sz="8" w:space="0" w:color="auto"/>
            </w:tcBorders>
            <w:vAlign w:val="center"/>
          </w:tcPr>
          <w:p w14:paraId="6AF152FC" w14:textId="32D09CED" w:rsidR="00AF2E59" w:rsidRPr="00326917" w:rsidRDefault="00AF2E59" w:rsidP="00D5630D">
            <w:pPr>
              <w:jc w:val="center"/>
              <w:rPr>
                <w:lang w:bidi="ne-NP"/>
              </w:rPr>
            </w:pPr>
            <w:r w:rsidRPr="00190872">
              <w:rPr>
                <w:lang w:bidi="ne-NP"/>
              </w:rPr>
              <w:fldChar w:fldCharType="begin" w:fldLock="1"/>
            </w:r>
            <w:ins w:id="1931" w:author="Robin Matthews" w:date="2021-07-08T16:07:00Z">
              <w:r w:rsidR="00791F0A">
                <w:rPr>
                  <w:lang w:bidi="ne-NP"/>
                </w:rPr>
                <w:instrText>ADDIN CSL_CITATION { "citationItems" : [ { "id" : "ITEM-1", "itemData" : { "DOI" : "10.1016/j.rse.2020.112275", "ISSN" : "00344257", "abstract" : "Following past studies to quantify decadal trends in global carbon monoxide (CO) using satellite observations, we update estimates and find a CO trend in column amounts of about \u22120.50 % per year between 2002 to 2018, which is a deceleration compared to analyses performed on shorter records that found \u22121 % per year. Aerosols are co-emitted with CO from both fires and anthropogenic sources but with a shorter lifetime than CO. A combined trend analysis of CO and aerosol optical depth (AOD) measurements from space helps to diagnose the drivers of regional differences in the CO trend. We use the long-term records of CO from the Measurements of Pollution in the Troposphere (MOPITT) and AOD from the Moderate Resolution Imaging Spectroradiometer (MODIS) instrument. Other satellite instruments measuring CO in the thermal infrared, AIRS, TES, IASI, and CrIS, show consistent hemispheric CO variability and corroborate results from the trend analysis performed with MOPITT CO. Trends are examined by hemisphere and in regions for 2002 to 2018, with uncertainties quantified. The CO and AOD records are split into two sub-periods (2002 to 2010 and 2010 to 2018) in order to assess trend changes over the 16 years. We focus on four major population centers: Northeast China, North India, Europe, and Eastern USA, as well as fire-prone regions in both hemispheres. In general, CO declines faster in the first half of the record compared to the second half, while AOD trends show more variability across regions. We find evidence of the atmospheric impact of air quality management policies. The large decline in CO found over Northeast China is initially associated with an improvement in combustion efficiency, with subsequent additional air quality improvements from 2010 onwards. Industrial regions with minimal emission control measures such as North India become more globally relevant as the global CO trend weakens. We also examine the CO trends in monthly percentile values to understand seasonal implications and find that local changes in biomass burning are sufficiently strong to counteract the global downward trend in atmospheric CO, particularly in late summer.", "author" : [ { "dropping-particle" : "", "family" : "Buchholz", "given" : "Rebecca R.", "non-dropping-particle" : "", "parse-names" : false, "suffix" : "" }, { "dropping-particle" : "", "family" : "Worden", "given" : "Helen M.", "non-dropping-particle" : "", "parse-names" : false, "suffix" : "" }, { "dropping-particle" : "", "family" : "Park", "given" : "Mijeong", "non-dropping-particle" : "", "parse-names" : false, "suffix" : "" }, { "dropping-particle" : "", "family" : "Francis", "given" : "Gene", "non-dropping-particle" : "", "parse-names" : false, "suffix" : "" }, { "dropping-particle" : "", "family" : "Deeter", "given" : "Merritt N.", "non-dropping-particle" : "", "parse-names" : false, "suffix" : "" }, { "dropping-particle" : "", "family" : "Edwards", "given" : "David P.", "non-dropping-particle" : "", "parse-names" : false, "suffix" : "" }, { "dropping-particle" : "", "family" : "Emmons", "given" : "Louisa K.", "non-dropping-particle" : "", "parse-names" : false, "suffix" : "" }, { "dropping-particle" : "", "family" : "Gaubert", "given" : "Benjamin", "non-dropping-particle" : "", "parse-names" : false, "suffix" : "" }, { "dropping-particle" : "", "family" : "Gille", "given" : "John", "non-dropping-particle" : "", "parse-names" : false, "suffix" : "" }, { "dropping-particle" : "", "family" : "Mart\u00ednez-Alonso", "given" : "Sara", "non-dropping-particle" : "", "parse-names" : false, "suffix" : "" }, { "dropping-particle" : "", "family" : "Tang", "given" : "Wenfu", "non-dropping-particle" : "", "parse-names" : false, "suffix" : "" }, { "dropping-particle" : "", "family" : "Kumar", "given" : "Rajesh", "non-dropping-particle" : "", "parse-names" : false, "suffix" : "" }, { "dropping-particle" : "", "family" : "Drummond", "given" : "James R.", "non-dropping-particle" : "", "parse-names" : false, "suffix" : "" }, { "dropping-particle" : "", "family" : "Clerbaux", "given" : "Cathy", "non-dropping-particle" : "", "parse-names" : false, "suffix" : "" }, { "dropping-particle" : "", "family" : "George", "given" : "Maya", "non-dropping-particle" : "", "parse-names" : false, "suffix" : "" }, { "dropping-particle" : "", "family" : "Coheur", "given" : "Pierre-Fran\u00e7ois", "non-dropping-particle" : "", "parse-names" : false, "suffix" : "" }, { "dropping-particle" : "", "family" : "Hurtmans", "given" : "Daniel", "non-dropping-particle" : "", "parse-names" : false, "suffix" : "" }, { "dropping-particle" : "", "family" : "Bowman", "given" : "Kevin W.", "non-dropping-particle" : "", "parse-names" : false, "suffix" : "" }, { "dropping-particle" : "", "family" : "Luo", "given" : "Ming", "non-dropping-particle" : "", "parse-names" : false, "suffix" : "" }, { "dropping-particle" : "", "family" : "Payne", "given" : "Vivienne H.", "non-dropping-particle" : "", "parse-names" : false, "suffix" : "" }, { "dropping-particle" : "", "family" : "Worden", "given" : "John R.", "non-dropping-particle" : "", "parse-names" : false, "suffix" : "" }, { "dropping-particle" : "", "family" : "Chin", "given" : "Mian", "non-dropping-particle" : "", "parse-names" : false, "suffix" : "" }, { "dropping-particle" : "", "family" : "Levy", "given" : "Robert C.", "non-dropping-particle" : "", "parse-names" : false, "suffix" : "" }, { "dropping-particle" : "", "family" : "Warner", "given" : "Juying", "non-dropping-particle" : "", "parse-names" : false, "suffix" : "" }, { "dropping-particle" : "", "family" : "Wei", "given" : "Zigang", "non-dropping-particle" : "", "parse-names" : false, "suffix" : "" }, { "dropping-particle" : "", "family" : "Kulawik", "given" : "Susan S.", "non-dropping-particle" : "", "parse-names" : false, "suffix" : "" } ], "container-title" : "Remote Sensing of Environment", "id" : "ITEM-1", "issued" : { "date-parts" : [ [ "2021", "4", "1" ] ] }, "page" : "112275", "publisher" : "Elsevier", "title" : "Air pollution trends measured from Terra: CO and AOD over industrial, fire-prone, and background regions", "translator" : [ { "dropping-particle" : "", "family" : "G5124", "given" : "", "non-dropping-particle" : "", "parse-names" : false, "suffix" : "" } ], "type" : "article-journal", "volume" : "256" }, "uris" : [ "http://www.mendeley.com/documents/?uuid=814d07b3-3e8d-42a2-9561-dfc7365151fa", "http://www.mendeley.com/documents/?uuid=38561292-7562-479c-854a-dbd482a24527" ] } ], "mendeley" : { "formattedCitation" : "(Buchholz et al., 2021)", "manualFormatting" : "Buchholz et al. (2021)", "plainTextFormattedCitation" : "(Buchholz et al., 2021)", "previouslyFormattedCitation" : "(Buchholz et al., 2021)" }, "properties" : { "noteIndex" : 0 }, "schema" : "https://github.com/citation-style-language/schema/raw/master/csl-citation.json" }</w:instrText>
              </w:r>
            </w:ins>
            <w:del w:id="1932" w:author="Robin Matthews" w:date="2021-07-08T16:07:00Z">
              <w:r w:rsidR="00D477C7" w:rsidDel="00791F0A">
                <w:rPr>
                  <w:lang w:bidi="ne-NP"/>
                </w:rPr>
                <w:delInstrText>ADDIN CSL_CITATION { "citationItems" : [ { "id" : "ITEM-1", "itemData" : { "DOI" : "10.1016/j.rse.2020.112275", "ISSN" : "00344257", "abstract" : "Following past studies to quantify decadal trends in global carbon monoxide (CO) using satellite observations, we update estimates and find a CO trend in column amounts of about \u22120.50 % per year between 2002 to 2018, which is a deceleration compared to analyses performed on shorter records that found \u22121 % per year. Aerosols are co-emitted with CO from both fires and anthropogenic sources but with a shorter lifetime than CO. A combined trend analysis of CO and aerosol optical depth (AOD) measurements from space helps to diagnose the drivers of regional differences in the CO trend. We use the long-term records of CO from the Measurements of Pollution in the Troposphere (MOPITT) and AOD from the Moderate Resolution Imaging Spectroradiometer (MODIS) instrument. Other satellite instruments measuring CO in the thermal infrared, AIRS, TES, IASI, and CrIS, show consistent hemispheric CO variability and corroborate results from the trend analysis performed with MOPITT CO. Trends are examined by hemisphere and in regions for 2002 to 2018, with uncertainties quantified. The CO and AOD records are split into two sub-periods (2002 to 2010 and 2010 to 2018) in order to assess trend changes over the 16 years. We focus on four major population centers: Northeast China, North India, Europe, and Eastern USA, as well as fire-prone regions in both hemispheres. In general, CO declines faster in the first half of the record compared to the second half, while AOD trends show more variability across regions. We find evidence of the atmospheric impact of air quality management policies. The large decline in CO found over Northeast China is initially associated with an improvement in combustion efficiency, with subsequent additional air quality improvements from 2010 onwards. Industrial regions with minimal emission control measures such as North India become more globally relevant as the global CO trend weakens. We also examine the CO trends in monthly percentile values to understand seasonal implications and find that local changes in biomass burning are sufficiently strong to counteract the global downward trend in atmospheric CO, particularly in late summer.", "author" : [ { "dropping-particle" : "", "family" : "Buchholz", "given" : "Rebecca R.", "non-dropping-particle" : "", "parse-names" : false, "suffix" : "" }, { "dropping-particle" : "", "family" : "Worden", "given" : "Helen M.", "non-dropping-particle" : "", "parse-names" : false, "suffix" : "" }, { "dropping-particle" : "", "family" : "Park", "given" : "Mijeong", "non-dropping-particle" : "", "parse-names" : false, "suffix" : "" }, { "dropping-particle" : "", "family" : "Francis", "given" : "Gene", "non-dropping-particle" : "", "parse-names" : false, "suffix" : "" }, { "dropping-particle" : "", "family" : "Deeter", "given" : "Merritt N.", "non-dropping-particle" : "", "parse-names" : false, "suffix" : "" }, { "dropping-particle" : "", "family" : "Edwards", "given" : "David P.", "non-dropping-particle" : "", "parse-names" : false, "suffix" : "" }, { "dropping-particle" : "", "family" : "Emmons", "given" : "Louisa K.", "non-dropping-particle" : "", "parse-names" : false, "suffix" : "" }, { "dropping-particle" : "", "family" : "Gaubert", "given" : "Benjamin", "non-dropping-particle" : "", "parse-names" : false, "suffix" : "" }, { "dropping-particle" : "", "family" : "Gille", "given" : "John", "non-dropping-particle" : "", "parse-names" : false, "suffix" : "" }, { "dropping-particle" : "", "family" : "Mart\u00ednez-Alonso", "given" : "Sara", "non-dropping-particle" : "", "parse-names" : false, "suffix" : "" }, { "dropping-particle" : "", "family" : "Tang", "given" : "Wenfu", "non-dropping-particle" : "", "parse-names" : false, "suffix" : "" }, { "dropping-particle" : "", "family" : "Kumar", "given" : "Rajesh", "non-dropping-particle" : "", "parse-names" : false, "suffix" : "" }, { "dropping-particle" : "", "family" : "Drummond", "given" : "James R.", "non-dropping-particle" : "", "parse-names" : false, "suffix" : "" }, { "dropping-particle" : "", "family" : "Clerbaux", "given" : "Cathy", "non-dropping-particle" : "", "parse-names" : false, "suffix" : "" }, { "dropping-particle" : "", "family" : "George", "given" : "Maya", "non-dropping-particle" : "", "parse-names" : false, "suffix" : "" }, { "dropping-particle" : "", "family" : "Coheur", "given" : "Pierre-Fran\u00e7ois", "non-dropping-particle" : "", "parse-names" : false, "suffix" : "" }, { "dropping-particle" : "", "family" : "Hurtmans", "given" : "Daniel", "non-dropping-particle" : "", "parse-names" : false, "suffix" : "" }, { "dropping-particle" : "", "family" : "Bowman", "given" : "Kevin W.", "non-dropping-particle" : "", "parse-names" : false, "suffix" : "" }, { "dropping-particle" : "", "family" : "Luo", "given" : "Ming", "non-dropping-particle" : "", "parse-names" : false, "suffix" : "" }, { "dropping-particle" : "", "family" : "Payne", "given" : "Vivienne H.", "non-dropping-particle" : "", "parse-names" : false, "suffix" : "" }, { "dropping-particle" : "", "family" : "Worden", "given" : "John R.", "non-dropping-particle" : "", "parse-names" : false, "suffix" : "" }, { "dropping-particle" : "", "family" : "Chin", "given" : "Mian", "non-dropping-particle" : "", "parse-names" : false, "suffix" : "" }, { "dropping-particle" : "", "family" : "Levy", "given" : "Robert C.", "non-dropping-particle" : "", "parse-names" : false, "suffix" : "" }, { "dropping-particle" : "", "family" : "Warner", "given" : "Juying", "non-dropping-particle" : "", "parse-names" : false, "suffix" : "" }, { "dropping-particle" : "", "family" : "Wei", "given" : "Zigang", "non-dropping-particle" : "", "parse-names" : false, "suffix" : "" }, { "dropping-particle" : "", "family" : "Kulawik", "given" : "Susan S.", "non-dropping-particle" : "", "parse-names" : false, "suffix" : "" } ], "container-title" : "Remote Sensing of Environment", "id" : "ITEM-1", "issued" : { "date-parts" : [ [ "2021", "4", "1" ] ] }, "page" : "112275", "publisher" : "Elsevier", "title" : "Air pollution trends measured from Terra: CO and AOD over industrial, fire-prone, and background regions", "translator" : [ { "dropping-particle" : "", "family" : "G5124", "given" : "", "non-dropping-particle" : "", "parse-names" : false, "suffix" : "" } ], "type" : "article-journal", "volume" : "256" }, "uris" : [ "http://www.mendeley.com/documents/?uuid=814d07b3-3e8d-42a2-9561-dfc7365151fa", "http://www.mendeley.com/documents/?uuid=38561292-7562-479c-854a-dbd482a24527" ] } ], "mendeley" : { "formattedCitation" : "(Buchholz et al., 2021)", "plainTextFormattedCitation" : "(Buchholz et al., 2021)", "previouslyFormattedCitation" : "(Buchholz et al., 2021)" }, "properties" : { "noteIndex" : 0 }, "schema" : "https://github.com/citation-style-language/schema/raw/master/csl-citation.json" }</w:delInstrText>
              </w:r>
            </w:del>
            <w:r w:rsidRPr="00190872">
              <w:rPr>
                <w:lang w:bidi="ne-NP"/>
              </w:rPr>
              <w:fldChar w:fldCharType="separate"/>
            </w:r>
            <w:del w:id="1933" w:author="Robin Matthews" w:date="2021-07-08T16:07:00Z">
              <w:r w:rsidR="00CB33A1" w:rsidDel="00791F0A">
                <w:rPr>
                  <w:noProof/>
                  <w:lang w:bidi="ne-NP"/>
                </w:rPr>
                <w:delText>(</w:delText>
              </w:r>
            </w:del>
            <w:r w:rsidR="00CB33A1">
              <w:rPr>
                <w:noProof/>
                <w:lang w:bidi="ne-NP"/>
              </w:rPr>
              <w:t xml:space="preserve">Buchholz </w:t>
            </w:r>
            <w:del w:id="1934" w:author="Robin Matthews" w:date="2021-07-08T16:07:00Z">
              <w:r w:rsidR="00CB33A1" w:rsidDel="00791F0A">
                <w:rPr>
                  <w:noProof/>
                  <w:lang w:bidi="ne-NP"/>
                </w:rPr>
                <w:delText xml:space="preserve">et al., </w:delText>
              </w:r>
            </w:del>
            <w:ins w:id="1935" w:author="Robin Matthews" w:date="2021-07-08T16:07:00Z">
              <w:r w:rsidR="00791F0A">
                <w:rPr>
                  <w:noProof/>
                  <w:lang w:bidi="ne-NP"/>
                </w:rPr>
                <w:t>et al. (</w:t>
              </w:r>
            </w:ins>
            <w:r w:rsidR="00CB33A1">
              <w:rPr>
                <w:noProof/>
                <w:lang w:bidi="ne-NP"/>
              </w:rPr>
              <w:t>2021)</w:t>
            </w:r>
            <w:r w:rsidRPr="00190872">
              <w:rPr>
                <w:lang w:bidi="ne-NP"/>
              </w:rPr>
              <w:fldChar w:fldCharType="end"/>
            </w:r>
          </w:p>
          <w:p w14:paraId="47097519" w14:textId="77777777" w:rsidR="00AF2E59" w:rsidRPr="00183E55" w:rsidRDefault="00AF2E59" w:rsidP="00D5630D">
            <w:pPr>
              <w:jc w:val="center"/>
              <w:rPr>
                <w:lang w:bidi="ne-NP"/>
              </w:rPr>
            </w:pPr>
            <w:r w:rsidRPr="00A11424">
              <w:rPr>
                <w:bCs/>
                <w:lang w:bidi="ne-NP"/>
              </w:rPr>
              <w:t>Satellite Observations</w:t>
            </w:r>
          </w:p>
          <w:p w14:paraId="50DE1B1F" w14:textId="77777777" w:rsidR="00AF2E59" w:rsidRPr="00326917" w:rsidRDefault="00AF2E59" w:rsidP="00D5630D">
            <w:pPr>
              <w:jc w:val="center"/>
              <w:rPr>
                <w:lang w:bidi="ne-NP"/>
              </w:rPr>
            </w:pPr>
            <w:r w:rsidRPr="009E33B0">
              <w:rPr>
                <w:lang w:bidi="ne-NP"/>
              </w:rPr>
              <w:t>MOPITT</w:t>
            </w:r>
            <w:r w:rsidRPr="00326917">
              <w:rPr>
                <w:lang w:bidi="ne-NP"/>
              </w:rPr>
              <w:t xml:space="preserve"> </w:t>
            </w:r>
          </w:p>
        </w:tc>
      </w:tr>
      <w:tr w:rsidR="00AF2E59" w:rsidRPr="00326917" w14:paraId="110D2088" w14:textId="77777777" w:rsidTr="00D5630D">
        <w:trPr>
          <w:trHeight w:val="252"/>
        </w:trPr>
        <w:tc>
          <w:tcPr>
            <w:tcW w:w="9620" w:type="dxa"/>
            <w:gridSpan w:val="3"/>
            <w:tcBorders>
              <w:top w:val="nil"/>
              <w:left w:val="single" w:sz="8" w:space="0" w:color="auto"/>
              <w:bottom w:val="single" w:sz="4" w:space="0" w:color="auto"/>
              <w:right w:val="single" w:sz="8" w:space="0" w:color="auto"/>
            </w:tcBorders>
            <w:shd w:val="clear" w:color="auto" w:fill="auto"/>
            <w:vAlign w:val="center"/>
          </w:tcPr>
          <w:p w14:paraId="24D4C16C" w14:textId="77777777" w:rsidR="00AF2E59" w:rsidRPr="00326917" w:rsidRDefault="00AF2E59" w:rsidP="00D5630D">
            <w:pPr>
              <w:jc w:val="center"/>
              <w:rPr>
                <w:b/>
                <w:lang w:bidi="ne-NP"/>
              </w:rPr>
            </w:pPr>
            <w:r w:rsidRPr="00326917">
              <w:rPr>
                <w:b/>
                <w:lang w:bidi="ne-NP"/>
              </w:rPr>
              <w:t>North America</w:t>
            </w:r>
          </w:p>
        </w:tc>
      </w:tr>
      <w:tr w:rsidR="00AF2E59" w:rsidRPr="00DA7F98" w14:paraId="5EAD18C5" w14:textId="77777777" w:rsidTr="00D5630D">
        <w:trPr>
          <w:trHeight w:val="1831"/>
        </w:trPr>
        <w:tc>
          <w:tcPr>
            <w:tcW w:w="1566" w:type="dxa"/>
            <w:tcBorders>
              <w:top w:val="nil"/>
              <w:left w:val="single" w:sz="8" w:space="0" w:color="auto"/>
              <w:bottom w:val="single" w:sz="4" w:space="0" w:color="auto"/>
              <w:right w:val="single" w:sz="4" w:space="0" w:color="auto"/>
            </w:tcBorders>
            <w:shd w:val="clear" w:color="auto" w:fill="auto"/>
            <w:vAlign w:val="center"/>
            <w:hideMark/>
          </w:tcPr>
          <w:p w14:paraId="3FA5C225" w14:textId="1FD796A1" w:rsidR="00AF2E59" w:rsidRPr="00326917" w:rsidRDefault="00AF2E59" w:rsidP="00D5630D">
            <w:pPr>
              <w:jc w:val="center"/>
              <w:rPr>
                <w:lang w:bidi="ne-NP"/>
              </w:rPr>
            </w:pPr>
            <w:r w:rsidRPr="00326917">
              <w:rPr>
                <w:lang w:bidi="ne-NP"/>
              </w:rPr>
              <w:lastRenderedPageBreak/>
              <w:t>2001</w:t>
            </w:r>
            <w:ins w:id="1936" w:author="Lucy Cowie" w:date="2021-07-26T22:27:00Z">
              <w:r w:rsidR="007700CE">
                <w:rPr>
                  <w:lang w:bidi="ne-NP"/>
                </w:rPr>
                <w:t>–</w:t>
              </w:r>
            </w:ins>
            <w:del w:id="1937" w:author="Lucy Cowie" w:date="2021-07-26T22:26:00Z">
              <w:r w:rsidRPr="00326917" w:rsidDel="007700CE">
                <w:rPr>
                  <w:lang w:bidi="ne-NP"/>
                </w:rPr>
                <w:delText>-</w:delText>
              </w:r>
            </w:del>
            <w:r w:rsidRPr="00326917">
              <w:rPr>
                <w:lang w:bidi="ne-NP"/>
              </w:rPr>
              <w:t>2010</w:t>
            </w:r>
          </w:p>
        </w:tc>
        <w:tc>
          <w:tcPr>
            <w:tcW w:w="5174" w:type="dxa"/>
            <w:tcBorders>
              <w:top w:val="nil"/>
              <w:left w:val="nil"/>
              <w:bottom w:val="single" w:sz="4" w:space="0" w:color="auto"/>
              <w:right w:val="single" w:sz="4" w:space="0" w:color="auto"/>
            </w:tcBorders>
            <w:shd w:val="clear" w:color="auto" w:fill="auto"/>
            <w:vAlign w:val="center"/>
            <w:hideMark/>
          </w:tcPr>
          <w:p w14:paraId="5515DCE2" w14:textId="7B38EB41" w:rsidR="00AF2E59" w:rsidRPr="00326917" w:rsidRDefault="00BC450B" w:rsidP="00D5630D">
            <w:pPr>
              <w:jc w:val="center"/>
              <w:rPr>
                <w:lang w:bidi="ne-NP"/>
              </w:rPr>
            </w:pPr>
            <w:ins w:id="1938" w:author="Lucy Cowie" w:date="2021-07-26T23:04:00Z">
              <w:r>
                <w:rPr>
                  <w:lang w:bidi="ne-NP"/>
                </w:rPr>
                <w:t>–</w:t>
              </w:r>
            </w:ins>
            <w:del w:id="1939" w:author="Lucy Cowie" w:date="2021-07-26T23:04:00Z">
              <w:r w:rsidR="00AF2E59" w:rsidRPr="00326917" w:rsidDel="00BC450B">
                <w:rPr>
                  <w:lang w:bidi="ne-NP"/>
                </w:rPr>
                <w:delText>-</w:delText>
              </w:r>
            </w:del>
            <w:r w:rsidR="00AF2E59" w:rsidRPr="00326917">
              <w:rPr>
                <w:lang w:bidi="ne-NP"/>
              </w:rPr>
              <w:t>2.5 ppb yr</w:t>
            </w:r>
            <w:ins w:id="1940" w:author="Lucy Cowie" w:date="2021-07-27T09:28:00Z">
              <w:r w:rsidR="00DA0252">
                <w:rPr>
                  <w:vertAlign w:val="superscript"/>
                  <w:lang w:bidi="ne-NP"/>
                </w:rPr>
                <w:t>–</w:t>
              </w:r>
            </w:ins>
            <w:del w:id="1941" w:author="Lucy Cowie" w:date="2021-07-27T09:28:00Z">
              <w:r w:rsidR="00AF2E59" w:rsidRPr="00326917" w:rsidDel="00DA0252">
                <w:rPr>
                  <w:vertAlign w:val="superscript"/>
                  <w:lang w:bidi="ne-NP"/>
                </w:rPr>
                <w:delText>-</w:delText>
              </w:r>
            </w:del>
            <w:r w:rsidR="00AF2E59" w:rsidRPr="00326917">
              <w:rPr>
                <w:vertAlign w:val="superscript"/>
                <w:lang w:bidi="ne-NP"/>
              </w:rPr>
              <w:t>1</w:t>
            </w:r>
            <w:ins w:id="1942" w:author="Lucy Cowie" w:date="2021-07-27T09:34:00Z">
              <w:del w:id="1943" w:author="Ian Blenkinsop" w:date="2021-07-29T10:14:00Z">
                <w:r w:rsidR="00183E55" w:rsidDel="00F93C5A">
                  <w:rPr>
                    <w:vertAlign w:val="superscript"/>
                    <w:lang w:bidi="ne-NP"/>
                  </w:rPr>
                  <w:delText xml:space="preserve"> </w:delText>
                </w:r>
              </w:del>
            </w:ins>
            <w:r w:rsidR="00AF2E59" w:rsidRPr="00326917">
              <w:rPr>
                <w:lang w:bidi="ne-NP"/>
              </w:rPr>
              <w:t>: Thompson Farm (43.11</w:t>
            </w:r>
            <w:del w:id="1944" w:author="Lucy Cowie" w:date="2021-07-26T23:03:00Z">
              <w:r w:rsidR="00AF2E59" w:rsidRPr="00326917" w:rsidDel="009E703C">
                <w:rPr>
                  <w:lang w:bidi="ne-NP"/>
                </w:rPr>
                <w:delText xml:space="preserve"> </w:delText>
              </w:r>
            </w:del>
            <w:r w:rsidR="00AF2E59" w:rsidRPr="00326917">
              <w:rPr>
                <w:lang w:bidi="ne-NP"/>
              </w:rPr>
              <w:t>°N</w:t>
            </w:r>
            <w:ins w:id="1945" w:author="Lucy Cowie" w:date="2021-07-26T23:03:00Z">
              <w:r w:rsidR="009E703C">
                <w:rPr>
                  <w:lang w:bidi="ne-NP"/>
                </w:rPr>
                <w:t>,</w:t>
              </w:r>
            </w:ins>
            <w:r w:rsidR="00AF2E59" w:rsidRPr="00326917">
              <w:rPr>
                <w:lang w:bidi="ne-NP"/>
              </w:rPr>
              <w:t xml:space="preserve"> 70.95</w:t>
            </w:r>
            <w:del w:id="1946" w:author="Lucy Cowie" w:date="2021-07-26T23:03:00Z">
              <w:r w:rsidR="00AF2E59" w:rsidRPr="00326917" w:rsidDel="009E703C">
                <w:rPr>
                  <w:lang w:bidi="ne-NP"/>
                </w:rPr>
                <w:delText xml:space="preserve"> </w:delText>
              </w:r>
            </w:del>
            <w:r w:rsidR="00AF2E59" w:rsidRPr="00326917">
              <w:rPr>
                <w:lang w:bidi="ne-NP"/>
              </w:rPr>
              <w:t>°W)</w:t>
            </w:r>
          </w:p>
          <w:p w14:paraId="42C7A2F7" w14:textId="72419C9A" w:rsidR="00AF2E59" w:rsidRPr="00326917" w:rsidRDefault="00BC450B" w:rsidP="00D5630D">
            <w:pPr>
              <w:jc w:val="center"/>
              <w:rPr>
                <w:lang w:bidi="ne-NP"/>
              </w:rPr>
            </w:pPr>
            <w:ins w:id="1947" w:author="Lucy Cowie" w:date="2021-07-26T23:05:00Z">
              <w:r>
                <w:rPr>
                  <w:lang w:bidi="ne-NP"/>
                </w:rPr>
                <w:t>–</w:t>
              </w:r>
            </w:ins>
            <w:del w:id="1948" w:author="Lucy Cowie" w:date="2021-07-26T23:05:00Z">
              <w:r w:rsidR="00AF2E59" w:rsidRPr="00326917" w:rsidDel="00BC450B">
                <w:rPr>
                  <w:lang w:bidi="ne-NP"/>
                </w:rPr>
                <w:delText>-</w:delText>
              </w:r>
            </w:del>
            <w:r w:rsidR="00AF2E59" w:rsidRPr="00326917">
              <w:rPr>
                <w:lang w:bidi="ne-NP"/>
              </w:rPr>
              <w:t>2.3 ppb yr</w:t>
            </w:r>
            <w:ins w:id="1949" w:author="Lucy Cowie" w:date="2021-07-27T09:30:00Z">
              <w:r w:rsidR="00E24AA9">
                <w:rPr>
                  <w:vertAlign w:val="superscript"/>
                  <w:lang w:bidi="ne-NP"/>
                </w:rPr>
                <w:t>–</w:t>
              </w:r>
            </w:ins>
            <w:del w:id="1950" w:author="Lucy Cowie" w:date="2021-07-27T09:28:00Z">
              <w:r w:rsidR="00AF2E59" w:rsidRPr="00567D6F" w:rsidDel="00DA0252">
                <w:rPr>
                  <w:vertAlign w:val="superscript"/>
                  <w:lang w:bidi="ne-NP"/>
                </w:rPr>
                <w:delText>-</w:delText>
              </w:r>
            </w:del>
            <w:r w:rsidR="00AF2E59" w:rsidRPr="00E24AA9">
              <w:rPr>
                <w:vertAlign w:val="superscript"/>
                <w:lang w:bidi="ne-NP"/>
                <w:rPrChange w:id="1951" w:author="Lucy Cowie" w:date="2021-07-27T09:31:00Z">
                  <w:rPr>
                    <w:lang w:bidi="ne-NP"/>
                  </w:rPr>
                </w:rPrChange>
              </w:rPr>
              <w:t>1</w:t>
            </w:r>
            <w:ins w:id="1952" w:author="Lucy Cowie" w:date="2021-07-27T09:34:00Z">
              <w:del w:id="1953" w:author="Ian Blenkinsop" w:date="2021-07-29T10:14:00Z">
                <w:r w:rsidR="00183E55" w:rsidDel="00F93C5A">
                  <w:rPr>
                    <w:vertAlign w:val="superscript"/>
                    <w:lang w:bidi="ne-NP"/>
                  </w:rPr>
                  <w:delText xml:space="preserve"> </w:delText>
                </w:r>
              </w:del>
            </w:ins>
            <w:r w:rsidR="00AF2E59" w:rsidRPr="00326917">
              <w:rPr>
                <w:lang w:bidi="ne-NP"/>
              </w:rPr>
              <w:t>: Mt. Washington (44.27</w:t>
            </w:r>
            <w:del w:id="1954" w:author="Lucy Cowie" w:date="2021-07-26T23:04:00Z">
              <w:r w:rsidR="00AF2E59" w:rsidRPr="00326917" w:rsidDel="009E703C">
                <w:rPr>
                  <w:lang w:bidi="ne-NP"/>
                </w:rPr>
                <w:delText xml:space="preserve"> </w:delText>
              </w:r>
            </w:del>
            <w:r w:rsidR="00AF2E59" w:rsidRPr="00326917">
              <w:rPr>
                <w:lang w:bidi="ne-NP"/>
              </w:rPr>
              <w:t>°N</w:t>
            </w:r>
            <w:ins w:id="1955" w:author="Lucy Cowie" w:date="2021-07-26T23:03:00Z">
              <w:r w:rsidR="009E703C">
                <w:rPr>
                  <w:lang w:bidi="ne-NP"/>
                </w:rPr>
                <w:t>,</w:t>
              </w:r>
            </w:ins>
            <w:r w:rsidR="00AF2E59" w:rsidRPr="00326917">
              <w:rPr>
                <w:lang w:bidi="ne-NP"/>
              </w:rPr>
              <w:t xml:space="preserve"> 71.30</w:t>
            </w:r>
            <w:del w:id="1956" w:author="Lucy Cowie" w:date="2021-07-26T23:04:00Z">
              <w:r w:rsidR="00AF2E59" w:rsidRPr="00326917" w:rsidDel="009E703C">
                <w:rPr>
                  <w:lang w:bidi="ne-NP"/>
                </w:rPr>
                <w:delText xml:space="preserve"> </w:delText>
              </w:r>
            </w:del>
            <w:r w:rsidR="00AF2E59" w:rsidRPr="00326917">
              <w:rPr>
                <w:lang w:bidi="ne-NP"/>
              </w:rPr>
              <w:t>°W)</w:t>
            </w:r>
          </w:p>
          <w:p w14:paraId="7FC3C7E6" w14:textId="5A21B6C8" w:rsidR="00AF2E59" w:rsidRPr="00326917" w:rsidRDefault="00AF2E59" w:rsidP="00D5630D">
            <w:pPr>
              <w:jc w:val="center"/>
              <w:rPr>
                <w:color w:val="000000" w:themeColor="text1"/>
                <w:lang w:bidi="ne-NP"/>
              </w:rPr>
            </w:pPr>
            <w:r w:rsidRPr="00326917">
              <w:rPr>
                <w:color w:val="000000" w:themeColor="text1"/>
                <w:lang w:bidi="ne-NP"/>
              </w:rPr>
              <w:t>+2.8 ppb yr</w:t>
            </w:r>
            <w:ins w:id="1957" w:author="Lucy Cowie" w:date="2021-07-27T09:28:00Z">
              <w:r w:rsidR="00DA0252">
                <w:rPr>
                  <w:vertAlign w:val="superscript"/>
                  <w:lang w:bidi="ne-NP"/>
                </w:rPr>
                <w:t>–</w:t>
              </w:r>
            </w:ins>
            <w:del w:id="1958" w:author="Lucy Cowie" w:date="2021-07-27T09:28:00Z">
              <w:r w:rsidRPr="00326917" w:rsidDel="00DA0252">
                <w:rPr>
                  <w:color w:val="000000" w:themeColor="text1"/>
                  <w:vertAlign w:val="superscript"/>
                  <w:lang w:bidi="ne-NP"/>
                </w:rPr>
                <w:delText>-</w:delText>
              </w:r>
            </w:del>
            <w:r w:rsidRPr="00326917">
              <w:rPr>
                <w:color w:val="000000" w:themeColor="text1"/>
                <w:vertAlign w:val="superscript"/>
                <w:lang w:bidi="ne-NP"/>
              </w:rPr>
              <w:t>1</w:t>
            </w:r>
            <w:ins w:id="1959" w:author="Lucy Cowie" w:date="2021-07-27T09:34:00Z">
              <w:del w:id="1960" w:author="Ian Blenkinsop" w:date="2021-07-29T10:14:00Z">
                <w:r w:rsidR="00183E55" w:rsidDel="00F93C5A">
                  <w:rPr>
                    <w:color w:val="000000" w:themeColor="text1"/>
                    <w:vertAlign w:val="superscript"/>
                    <w:lang w:bidi="ne-NP"/>
                  </w:rPr>
                  <w:delText xml:space="preserve"> </w:delText>
                </w:r>
              </w:del>
            </w:ins>
            <w:r w:rsidRPr="00326917">
              <w:rPr>
                <w:color w:val="000000" w:themeColor="text1"/>
                <w:lang w:bidi="ne-NP"/>
              </w:rPr>
              <w:t>: Castle Springs (43.75</w:t>
            </w:r>
            <w:del w:id="1961" w:author="Lucy Cowie" w:date="2021-07-26T23:04:00Z">
              <w:r w:rsidRPr="00326917" w:rsidDel="009E703C">
                <w:rPr>
                  <w:color w:val="000000" w:themeColor="text1"/>
                  <w:lang w:bidi="ne-NP"/>
                </w:rPr>
                <w:delText xml:space="preserve"> </w:delText>
              </w:r>
            </w:del>
            <w:r w:rsidRPr="00326917">
              <w:rPr>
                <w:color w:val="000000" w:themeColor="text1"/>
                <w:lang w:bidi="ne-NP"/>
              </w:rPr>
              <w:t>°N</w:t>
            </w:r>
            <w:ins w:id="1962" w:author="Lucy Cowie" w:date="2021-07-26T23:04:00Z">
              <w:r w:rsidR="009E703C">
                <w:rPr>
                  <w:color w:val="000000" w:themeColor="text1"/>
                  <w:lang w:bidi="ne-NP"/>
                </w:rPr>
                <w:t>,</w:t>
              </w:r>
            </w:ins>
            <w:r w:rsidRPr="00326917">
              <w:rPr>
                <w:color w:val="000000" w:themeColor="text1"/>
                <w:lang w:bidi="ne-NP"/>
              </w:rPr>
              <w:t xml:space="preserve"> 71.35</w:t>
            </w:r>
            <w:del w:id="1963" w:author="Lucy Cowie" w:date="2021-07-26T23:04:00Z">
              <w:r w:rsidRPr="00326917" w:rsidDel="009E703C">
                <w:rPr>
                  <w:color w:val="000000" w:themeColor="text1"/>
                  <w:lang w:bidi="ne-NP"/>
                </w:rPr>
                <w:delText xml:space="preserve"> </w:delText>
              </w:r>
            </w:del>
            <w:r w:rsidRPr="00326917">
              <w:rPr>
                <w:color w:val="000000" w:themeColor="text1"/>
                <w:lang w:bidi="ne-NP"/>
              </w:rPr>
              <w:t>°W)</w:t>
            </w:r>
          </w:p>
          <w:p w14:paraId="14D8D185" w14:textId="5A6DF3CA" w:rsidR="00AF2E59" w:rsidRPr="00326917" w:rsidRDefault="00BC450B" w:rsidP="00D5630D">
            <w:pPr>
              <w:jc w:val="center"/>
              <w:rPr>
                <w:lang w:bidi="ne-NP"/>
              </w:rPr>
            </w:pPr>
            <w:ins w:id="1964" w:author="Lucy Cowie" w:date="2021-07-26T23:05:00Z">
              <w:r>
                <w:rPr>
                  <w:lang w:bidi="ne-NP"/>
                </w:rPr>
                <w:t>–</w:t>
              </w:r>
            </w:ins>
            <w:del w:id="1965" w:author="Lucy Cowie" w:date="2021-07-26T23:05:00Z">
              <w:r w:rsidR="00AF2E59" w:rsidRPr="00326917" w:rsidDel="00BC450B">
                <w:rPr>
                  <w:lang w:bidi="ne-NP"/>
                </w:rPr>
                <w:delText>-</w:delText>
              </w:r>
            </w:del>
            <w:r w:rsidR="00AF2E59" w:rsidRPr="00326917">
              <w:rPr>
                <w:lang w:bidi="ne-NP"/>
              </w:rPr>
              <w:t>3.5 ppb yr</w:t>
            </w:r>
            <w:ins w:id="1966" w:author="Lucy Cowie" w:date="2021-07-27T09:28:00Z">
              <w:r w:rsidR="00DA0252">
                <w:rPr>
                  <w:vertAlign w:val="superscript"/>
                  <w:lang w:bidi="ne-NP"/>
                </w:rPr>
                <w:t>–</w:t>
              </w:r>
            </w:ins>
            <w:del w:id="1967" w:author="Lucy Cowie" w:date="2021-07-27T09:28:00Z">
              <w:r w:rsidR="00AF2E59" w:rsidRPr="00326917" w:rsidDel="00DA0252">
                <w:rPr>
                  <w:vertAlign w:val="superscript"/>
                  <w:lang w:bidi="ne-NP"/>
                </w:rPr>
                <w:delText>-</w:delText>
              </w:r>
            </w:del>
            <w:r w:rsidR="00AF2E59" w:rsidRPr="00326917">
              <w:rPr>
                <w:vertAlign w:val="superscript"/>
                <w:lang w:bidi="ne-NP"/>
              </w:rPr>
              <w:t>1</w:t>
            </w:r>
            <w:ins w:id="1968" w:author="Lucy Cowie" w:date="2021-07-27T09:34:00Z">
              <w:del w:id="1969" w:author="Ian Blenkinsop" w:date="2021-07-29T10:14:00Z">
                <w:r w:rsidR="00183E55" w:rsidDel="00F93C5A">
                  <w:rPr>
                    <w:vertAlign w:val="superscript"/>
                    <w:lang w:bidi="ne-NP"/>
                  </w:rPr>
                  <w:delText xml:space="preserve"> </w:delText>
                </w:r>
              </w:del>
            </w:ins>
            <w:r w:rsidR="00AF2E59" w:rsidRPr="00326917">
              <w:rPr>
                <w:lang w:bidi="ne-NP"/>
              </w:rPr>
              <w:t>: Pack Monadnock (42.86</w:t>
            </w:r>
            <w:del w:id="1970" w:author="Lucy Cowie" w:date="2021-07-26T23:04:00Z">
              <w:r w:rsidR="00AF2E59" w:rsidRPr="00326917" w:rsidDel="009E703C">
                <w:rPr>
                  <w:lang w:bidi="ne-NP"/>
                </w:rPr>
                <w:delText xml:space="preserve"> </w:delText>
              </w:r>
            </w:del>
            <w:r w:rsidR="00AF2E59" w:rsidRPr="00326917">
              <w:rPr>
                <w:lang w:bidi="ne-NP"/>
              </w:rPr>
              <w:t>°N</w:t>
            </w:r>
            <w:ins w:id="1971" w:author="Lucy Cowie" w:date="2021-07-26T23:04:00Z">
              <w:r w:rsidR="009E703C">
                <w:rPr>
                  <w:lang w:bidi="ne-NP"/>
                </w:rPr>
                <w:t>,</w:t>
              </w:r>
            </w:ins>
            <w:r w:rsidR="00AF2E59" w:rsidRPr="00326917">
              <w:rPr>
                <w:lang w:bidi="ne-NP"/>
              </w:rPr>
              <w:t xml:space="preserve"> 71.88</w:t>
            </w:r>
            <w:del w:id="1972" w:author="Lucy Cowie" w:date="2021-07-26T23:04:00Z">
              <w:r w:rsidR="00AF2E59" w:rsidRPr="00326917" w:rsidDel="009E703C">
                <w:rPr>
                  <w:lang w:bidi="ne-NP"/>
                </w:rPr>
                <w:delText xml:space="preserve"> </w:delText>
              </w:r>
            </w:del>
            <w:r w:rsidR="00AF2E59" w:rsidRPr="00326917">
              <w:rPr>
                <w:lang w:bidi="ne-NP"/>
              </w:rPr>
              <w:t>°W)</w:t>
            </w:r>
          </w:p>
          <w:p w14:paraId="5CEAA4AB" w14:textId="037CD2D3" w:rsidR="00AF2E59" w:rsidRPr="00326917" w:rsidRDefault="00BC450B" w:rsidP="00D5630D">
            <w:pPr>
              <w:jc w:val="center"/>
              <w:rPr>
                <w:lang w:bidi="ne-NP"/>
              </w:rPr>
            </w:pPr>
            <w:ins w:id="1973" w:author="Lucy Cowie" w:date="2021-07-26T23:05:00Z">
              <w:r>
                <w:rPr>
                  <w:lang w:bidi="ne-NP"/>
                </w:rPr>
                <w:t>–</w:t>
              </w:r>
            </w:ins>
            <w:del w:id="1974" w:author="Lucy Cowie" w:date="2021-07-26T23:05:00Z">
              <w:r w:rsidR="00AF2E59" w:rsidRPr="00326917" w:rsidDel="00BC450B">
                <w:rPr>
                  <w:lang w:bidi="ne-NP"/>
                </w:rPr>
                <w:delText>-</w:delText>
              </w:r>
            </w:del>
            <w:r w:rsidR="00AF2E59" w:rsidRPr="00326917">
              <w:rPr>
                <w:lang w:bidi="ne-NP"/>
              </w:rPr>
              <w:t>2.8 ppb yr</w:t>
            </w:r>
            <w:ins w:id="1975" w:author="Lucy Cowie" w:date="2021-07-27T09:29:00Z">
              <w:r w:rsidR="00DA0252">
                <w:rPr>
                  <w:vertAlign w:val="superscript"/>
                  <w:lang w:bidi="ne-NP"/>
                </w:rPr>
                <w:t>–</w:t>
              </w:r>
            </w:ins>
            <w:del w:id="1976" w:author="Lucy Cowie" w:date="2021-07-27T09:29:00Z">
              <w:r w:rsidR="00AF2E59" w:rsidRPr="00326917" w:rsidDel="00DA0252">
                <w:rPr>
                  <w:vertAlign w:val="superscript"/>
                  <w:lang w:bidi="ne-NP"/>
                </w:rPr>
                <w:delText>-</w:delText>
              </w:r>
            </w:del>
            <w:r w:rsidR="00AF2E59" w:rsidRPr="00326917">
              <w:rPr>
                <w:vertAlign w:val="superscript"/>
                <w:lang w:bidi="ne-NP"/>
              </w:rPr>
              <w:t>1</w:t>
            </w:r>
            <w:ins w:id="1977" w:author="Lucy Cowie" w:date="2021-07-27T09:34:00Z">
              <w:del w:id="1978" w:author="Ian Blenkinsop" w:date="2021-07-29T10:14:00Z">
                <w:r w:rsidR="00183E55" w:rsidDel="00F93C5A">
                  <w:rPr>
                    <w:vertAlign w:val="superscript"/>
                    <w:lang w:bidi="ne-NP"/>
                  </w:rPr>
                  <w:delText xml:space="preserve"> </w:delText>
                </w:r>
              </w:del>
            </w:ins>
            <w:r w:rsidR="00AF2E59" w:rsidRPr="00326917">
              <w:rPr>
                <w:lang w:bidi="ne-NP"/>
              </w:rPr>
              <w:t>: Whiteface Mountain (44.40</w:t>
            </w:r>
            <w:del w:id="1979" w:author="Lucy Cowie" w:date="2021-07-26T23:04:00Z">
              <w:r w:rsidR="00AF2E59" w:rsidRPr="00326917" w:rsidDel="009E703C">
                <w:rPr>
                  <w:lang w:bidi="ne-NP"/>
                </w:rPr>
                <w:delText xml:space="preserve"> </w:delText>
              </w:r>
            </w:del>
            <w:r w:rsidR="00AF2E59" w:rsidRPr="00326917">
              <w:rPr>
                <w:lang w:bidi="ne-NP"/>
              </w:rPr>
              <w:t>°N</w:t>
            </w:r>
            <w:ins w:id="1980" w:author="Lucy Cowie" w:date="2021-07-26T23:04:00Z">
              <w:r w:rsidR="009E703C">
                <w:rPr>
                  <w:lang w:bidi="ne-NP"/>
                </w:rPr>
                <w:t>,</w:t>
              </w:r>
            </w:ins>
            <w:r w:rsidR="00AF2E59" w:rsidRPr="00326917">
              <w:rPr>
                <w:lang w:bidi="ne-NP"/>
              </w:rPr>
              <w:t xml:space="preserve"> 73.90</w:t>
            </w:r>
            <w:del w:id="1981" w:author="Lucy Cowie" w:date="2021-07-26T23:04:00Z">
              <w:r w:rsidR="00AF2E59" w:rsidRPr="00326917" w:rsidDel="009E703C">
                <w:rPr>
                  <w:lang w:bidi="ne-NP"/>
                </w:rPr>
                <w:delText xml:space="preserve"> </w:delText>
              </w:r>
            </w:del>
            <w:r w:rsidR="00AF2E59" w:rsidRPr="00326917">
              <w:rPr>
                <w:lang w:bidi="ne-NP"/>
              </w:rPr>
              <w:t>°W)</w:t>
            </w:r>
          </w:p>
          <w:p w14:paraId="30BC2DA8" w14:textId="32D19AEF" w:rsidR="00AF2E59" w:rsidRPr="00326917" w:rsidRDefault="00BC450B" w:rsidP="00D5630D">
            <w:pPr>
              <w:jc w:val="center"/>
              <w:rPr>
                <w:lang w:bidi="ne-NP"/>
              </w:rPr>
            </w:pPr>
            <w:ins w:id="1982" w:author="Lucy Cowie" w:date="2021-07-26T23:05:00Z">
              <w:r>
                <w:rPr>
                  <w:lang w:bidi="ne-NP"/>
                </w:rPr>
                <w:t>–</w:t>
              </w:r>
            </w:ins>
            <w:del w:id="1983" w:author="Lucy Cowie" w:date="2021-07-26T23:05:00Z">
              <w:r w:rsidR="00AF2E59" w:rsidRPr="00326917" w:rsidDel="00BC450B">
                <w:rPr>
                  <w:lang w:bidi="ne-NP"/>
                </w:rPr>
                <w:delText>-</w:delText>
              </w:r>
            </w:del>
            <w:r w:rsidR="00AF2E59" w:rsidRPr="00326917">
              <w:rPr>
                <w:lang w:bidi="ne-NP"/>
              </w:rPr>
              <w:t>4.3 ppb yr</w:t>
            </w:r>
            <w:ins w:id="1984" w:author="Lucy Cowie" w:date="2021-07-27T09:29:00Z">
              <w:r w:rsidR="00DA0252">
                <w:rPr>
                  <w:vertAlign w:val="superscript"/>
                  <w:lang w:bidi="ne-NP"/>
                </w:rPr>
                <w:t>–</w:t>
              </w:r>
            </w:ins>
            <w:del w:id="1985" w:author="Lucy Cowie" w:date="2021-07-27T09:29:00Z">
              <w:r w:rsidR="00AF2E59" w:rsidRPr="00326917" w:rsidDel="00DA0252">
                <w:rPr>
                  <w:vertAlign w:val="superscript"/>
                  <w:lang w:bidi="ne-NP"/>
                </w:rPr>
                <w:delText>-</w:delText>
              </w:r>
            </w:del>
            <w:r w:rsidR="00AF2E59" w:rsidRPr="00326917">
              <w:rPr>
                <w:vertAlign w:val="superscript"/>
                <w:lang w:bidi="ne-NP"/>
              </w:rPr>
              <w:t>1</w:t>
            </w:r>
            <w:ins w:id="1986" w:author="Lucy Cowie" w:date="2021-07-27T09:35:00Z">
              <w:del w:id="1987" w:author="Ian Blenkinsop" w:date="2021-07-29T10:14:00Z">
                <w:r w:rsidR="00183E55" w:rsidDel="00F93C5A">
                  <w:rPr>
                    <w:vertAlign w:val="superscript"/>
                    <w:lang w:bidi="ne-NP"/>
                  </w:rPr>
                  <w:delText xml:space="preserve"> </w:delText>
                </w:r>
              </w:del>
            </w:ins>
            <w:r w:rsidR="00AF2E59" w:rsidRPr="00326917">
              <w:rPr>
                <w:lang w:bidi="ne-NP"/>
              </w:rPr>
              <w:t>: Pinnacle State Park (42.09</w:t>
            </w:r>
            <w:del w:id="1988" w:author="Lucy Cowie" w:date="2021-07-26T23:04:00Z">
              <w:r w:rsidR="00AF2E59" w:rsidRPr="00326917" w:rsidDel="009E703C">
                <w:rPr>
                  <w:lang w:bidi="ne-NP"/>
                </w:rPr>
                <w:delText xml:space="preserve"> </w:delText>
              </w:r>
            </w:del>
            <w:r w:rsidR="00AF2E59" w:rsidRPr="00326917">
              <w:rPr>
                <w:lang w:bidi="ne-NP"/>
              </w:rPr>
              <w:t>°N</w:t>
            </w:r>
            <w:ins w:id="1989" w:author="Lucy Cowie" w:date="2021-07-26T23:04:00Z">
              <w:r w:rsidR="009E703C">
                <w:rPr>
                  <w:lang w:bidi="ne-NP"/>
                </w:rPr>
                <w:t>,</w:t>
              </w:r>
            </w:ins>
            <w:r w:rsidR="00AF2E59" w:rsidRPr="00326917">
              <w:rPr>
                <w:lang w:bidi="ne-NP"/>
              </w:rPr>
              <w:t xml:space="preserve"> 77.21</w:t>
            </w:r>
            <w:del w:id="1990" w:author="Lucy Cowie" w:date="2021-07-26T23:04:00Z">
              <w:r w:rsidR="00AF2E59" w:rsidRPr="00326917" w:rsidDel="009E703C">
                <w:rPr>
                  <w:lang w:bidi="ne-NP"/>
                </w:rPr>
                <w:delText xml:space="preserve"> </w:delText>
              </w:r>
            </w:del>
            <w:r w:rsidR="00AF2E59" w:rsidRPr="00326917">
              <w:rPr>
                <w:lang w:bidi="ne-NP"/>
              </w:rPr>
              <w:t>°W)</w:t>
            </w:r>
          </w:p>
        </w:tc>
        <w:tc>
          <w:tcPr>
            <w:tcW w:w="2880" w:type="dxa"/>
            <w:tcBorders>
              <w:top w:val="nil"/>
              <w:left w:val="nil"/>
              <w:bottom w:val="single" w:sz="4" w:space="0" w:color="auto"/>
              <w:right w:val="single" w:sz="8" w:space="0" w:color="auto"/>
            </w:tcBorders>
            <w:vAlign w:val="center"/>
          </w:tcPr>
          <w:p w14:paraId="3E305156" w14:textId="48AF94B2" w:rsidR="00AF2E59" w:rsidRPr="00326917" w:rsidRDefault="00AF2E59" w:rsidP="00D5630D">
            <w:pPr>
              <w:jc w:val="center"/>
              <w:rPr>
                <w:lang w:val="en-US" w:bidi="ne-NP"/>
              </w:rPr>
            </w:pPr>
            <w:r w:rsidRPr="00190872">
              <w:rPr>
                <w:lang w:bidi="ne-NP"/>
              </w:rPr>
              <w:fldChar w:fldCharType="begin" w:fldLock="1"/>
            </w:r>
            <w:r w:rsidR="00A75A09">
              <w:rPr>
                <w:lang w:bidi="ne-NP"/>
              </w:rPr>
              <w:instrText>ADDIN CSL_CITATION { "citationItems" : [ { "id" : "ITEM-1", "itemData" : { "DOI" : "10.1016/j.atmosenv.2017.06.017", "ISBN" : "1527253201", "ISSN" : "18732844", "abstract" : "Interannual variability in baseline carbon monoxide (CO) and ozone (O3), defined as mixing ratios under minimal influence of recent and local emissions, was studied for seven rural sites in the Northeast US over 2001\u20132010. Annual baseline CO exhibited statistically significant decreasing trends (\u22124.3 to \u22122.3 ppbv yr\u22121), while baseline O3did not display trends at any site. In examining the data by season, wintertime and springtime baseline CO at the two highest sites (1.5 km and 2 km asl) did not experience significant trends. Decadal increasing trends (\u223c2.55 ppbv yr\u22121) were found in springtime and wintertime baseline O3in southern New Hampshire, which was associated with anthropogenic NOxemission reductions from the urban corridor. Biomass burning emissions impacted summertime baseline CO with \u223c38% variability from wildfire emissions in Russia and \u223c22% from Canada at five sites and impacted baseline O3at the two high elevation sites only with \u223c27% variability from wildfires in both Russia and Canada. The Arctic Oscillation was negatively correlated with summertime baseline O3, while the North Atlantic Oscillation was positively correlated with springtime baseline O3. This study suggested that anthropogenic and biomass burning emissions, and meteorological conditions were important factors working together to determine baseline O3and CO in the Northeast U.S. during the 2000s.", "author" : [ { "dropping-particle" : "", "family" : "Zhou", "given" : "Y.", "non-dropping-particle" : "", "parse-names" : false, "suffix" : "" }, { "dropping-particle" : "", "family" : "Mao", "given" : "H.", "non-dropping-particle" : "", "parse-names" : false, "suffix" : "" }, { "dropping-particle" : "", "family" : "Demerjian", "given" : "K.", "non-dropping-particle" : "", "parse-names" : false, "suffix" : "" }, { "dropping-particle" : "", "family" : "Hogrefe", "given" : "C.", "non-dropping-particle" : "", "parse-names" : false, "suffix" : "" }, { "dropping-particle" : "", "family" : "Liu", "given" : "J.", "non-dropping-particle" : "", "parse-names" : false, "suffix" : "" } ], "container-title" : "Atmospheric Environment", "id" : "ITEM-1", "issued" : { "date-parts" : [ [ "2017" ] ] }, "title" : "Regional and hemispheric influences on temporal variability in baseline carbon monoxide and ozone over the Northeast US", "translator" : [ { "dropping-particle" : "", "family" : "G3387", "given" : "", "non-dropping-particle" : "", "parse-names" : false, "suffix" : "" } ], "type" : "article-journal" }, "uris" : [ "http://www.mendeley.com/documents/?uuid=5af26334-8496-48d0-8acb-65222a3433d1", "http://www.mendeley.com/documents/?uuid=7b15fab0-1800-445c-bbc9-e7e579e52c87" ] } ], "mendeley" : { "formattedCitation" : "(Zhou et al., 2017)", "manualFormatting" : "Zhou et al. (2017)", "plainTextFormattedCitation" : "(Zhou et al., 2017)", "previouslyFormattedCitation" : "(Zhou et al., 2017)" }, "properties" : { "noteIndex" : 0 }, "schema" : "https://github.com/citation-style-language/schema/raw/master/csl-citation.json" }</w:instrText>
            </w:r>
            <w:r w:rsidRPr="00190872">
              <w:rPr>
                <w:lang w:bidi="ne-NP"/>
              </w:rPr>
              <w:fldChar w:fldCharType="separate"/>
            </w:r>
            <w:del w:id="1991" w:author="Robin Matthews" w:date="2021-07-08T16:07:00Z">
              <w:r w:rsidR="00CB33A1" w:rsidDel="00791F0A">
                <w:rPr>
                  <w:noProof/>
                  <w:lang w:val="en-US" w:bidi="ne-NP"/>
                </w:rPr>
                <w:delText>(</w:delText>
              </w:r>
            </w:del>
            <w:r w:rsidR="00CB33A1">
              <w:rPr>
                <w:noProof/>
                <w:lang w:val="en-US" w:bidi="ne-NP"/>
              </w:rPr>
              <w:t xml:space="preserve">Zhou </w:t>
            </w:r>
            <w:del w:id="1992" w:author="Robin Matthews" w:date="2021-07-08T16:07:00Z">
              <w:r w:rsidR="00CB33A1" w:rsidDel="00791F0A">
                <w:rPr>
                  <w:noProof/>
                  <w:lang w:val="en-US" w:bidi="ne-NP"/>
                </w:rPr>
                <w:delText xml:space="preserve">et al., </w:delText>
              </w:r>
            </w:del>
            <w:ins w:id="1993" w:author="Robin Matthews" w:date="2021-07-08T16:07:00Z">
              <w:r w:rsidR="00791F0A">
                <w:rPr>
                  <w:noProof/>
                  <w:lang w:val="en-US" w:bidi="ne-NP"/>
                </w:rPr>
                <w:t>et al. (</w:t>
              </w:r>
            </w:ins>
            <w:r w:rsidR="00CB33A1">
              <w:rPr>
                <w:noProof/>
                <w:lang w:val="en-US" w:bidi="ne-NP"/>
              </w:rPr>
              <w:t>2017)</w:t>
            </w:r>
            <w:r w:rsidRPr="00190872">
              <w:rPr>
                <w:lang w:bidi="ne-NP"/>
              </w:rPr>
              <w:fldChar w:fldCharType="end"/>
            </w:r>
            <w:r w:rsidRPr="00326917">
              <w:rPr>
                <w:lang w:val="en-US" w:bidi="ne-NP"/>
              </w:rPr>
              <w:br/>
              <w:t>Ground</w:t>
            </w:r>
            <w:ins w:id="1994" w:author="Lucy Cowie" w:date="2021-07-26T22:48:00Z">
              <w:r w:rsidR="000014B7">
                <w:rPr>
                  <w:lang w:val="en-US" w:bidi="ne-NP"/>
                </w:rPr>
                <w:t>-</w:t>
              </w:r>
            </w:ins>
            <w:del w:id="1995" w:author="Lucy Cowie" w:date="2021-07-26T22:48:00Z">
              <w:r w:rsidRPr="00326917" w:rsidDel="000014B7">
                <w:rPr>
                  <w:lang w:val="en-US" w:bidi="ne-NP"/>
                </w:rPr>
                <w:delText xml:space="preserve"> </w:delText>
              </w:r>
            </w:del>
            <w:r w:rsidRPr="00326917">
              <w:rPr>
                <w:lang w:val="en-US" w:bidi="ne-NP"/>
              </w:rPr>
              <w:t>based</w:t>
            </w:r>
          </w:p>
        </w:tc>
      </w:tr>
      <w:tr w:rsidR="00AF2E59" w:rsidRPr="00DA7F98" w14:paraId="4992F70F" w14:textId="77777777" w:rsidTr="00D5630D">
        <w:trPr>
          <w:trHeight w:val="800"/>
        </w:trPr>
        <w:tc>
          <w:tcPr>
            <w:tcW w:w="1566" w:type="dxa"/>
            <w:tcBorders>
              <w:top w:val="nil"/>
              <w:left w:val="single" w:sz="8" w:space="0" w:color="auto"/>
              <w:bottom w:val="single" w:sz="4" w:space="0" w:color="auto"/>
              <w:right w:val="single" w:sz="4" w:space="0" w:color="auto"/>
            </w:tcBorders>
            <w:shd w:val="clear" w:color="auto" w:fill="auto"/>
            <w:vAlign w:val="center"/>
            <w:hideMark/>
          </w:tcPr>
          <w:p w14:paraId="319C372D" w14:textId="0E7FB205" w:rsidR="00AF2E59" w:rsidRPr="00326917" w:rsidRDefault="00AF2E59" w:rsidP="00D5630D">
            <w:pPr>
              <w:jc w:val="center"/>
              <w:rPr>
                <w:lang w:val="en-US" w:bidi="ne-NP"/>
              </w:rPr>
            </w:pPr>
            <w:r w:rsidRPr="00326917">
              <w:rPr>
                <w:lang w:val="en-US" w:bidi="ne-NP"/>
              </w:rPr>
              <w:t>2004</w:t>
            </w:r>
            <w:ins w:id="1996" w:author="Lucy Cowie" w:date="2021-07-26T22:27:00Z">
              <w:r w:rsidR="007700CE">
                <w:rPr>
                  <w:lang w:bidi="ne-NP"/>
                </w:rPr>
                <w:t>–</w:t>
              </w:r>
            </w:ins>
            <w:del w:id="1997" w:author="Lucy Cowie" w:date="2021-07-26T22:27:00Z">
              <w:r w:rsidRPr="00326917" w:rsidDel="007700CE">
                <w:rPr>
                  <w:lang w:val="en-US" w:bidi="ne-NP"/>
                </w:rPr>
                <w:delText>-</w:delText>
              </w:r>
            </w:del>
            <w:r w:rsidRPr="00326917">
              <w:rPr>
                <w:lang w:val="en-US" w:bidi="ne-NP"/>
              </w:rPr>
              <w:t>2013</w:t>
            </w:r>
          </w:p>
          <w:p w14:paraId="50FD8B9E" w14:textId="77777777" w:rsidR="00AF2E59" w:rsidRPr="00326917" w:rsidRDefault="00AF2E59" w:rsidP="00D5630D">
            <w:pPr>
              <w:jc w:val="center"/>
              <w:rPr>
                <w:lang w:val="en-US" w:bidi="ne-NP"/>
              </w:rPr>
            </w:pPr>
            <w:r w:rsidRPr="00326917">
              <w:rPr>
                <w:lang w:val="en-US" w:bidi="ne-NP"/>
              </w:rPr>
              <w:t>(Spring Mean)</w:t>
            </w:r>
          </w:p>
        </w:tc>
        <w:tc>
          <w:tcPr>
            <w:tcW w:w="5174" w:type="dxa"/>
            <w:tcBorders>
              <w:top w:val="nil"/>
              <w:left w:val="nil"/>
              <w:bottom w:val="single" w:sz="4" w:space="0" w:color="auto"/>
              <w:right w:val="single" w:sz="4" w:space="0" w:color="auto"/>
            </w:tcBorders>
            <w:shd w:val="clear" w:color="auto" w:fill="auto"/>
            <w:vAlign w:val="center"/>
            <w:hideMark/>
          </w:tcPr>
          <w:p w14:paraId="29E2172C" w14:textId="0D2365C3" w:rsidR="00AF2E59" w:rsidRPr="00326917" w:rsidRDefault="00BC450B" w:rsidP="00D5630D">
            <w:pPr>
              <w:jc w:val="center"/>
              <w:rPr>
                <w:lang w:val="en-US" w:bidi="ne-NP"/>
              </w:rPr>
            </w:pPr>
            <w:ins w:id="1998" w:author="Lucy Cowie" w:date="2021-07-26T23:05:00Z">
              <w:r>
                <w:rPr>
                  <w:lang w:bidi="ne-NP"/>
                </w:rPr>
                <w:t>–</w:t>
              </w:r>
            </w:ins>
            <w:del w:id="1999" w:author="Lucy Cowie" w:date="2021-07-26T23:05:00Z">
              <w:r w:rsidR="00AF2E59" w:rsidRPr="00326917" w:rsidDel="00BC450B">
                <w:rPr>
                  <w:lang w:val="en-US" w:bidi="ne-NP"/>
                </w:rPr>
                <w:delText>-</w:delText>
              </w:r>
            </w:del>
            <w:r w:rsidR="00AF2E59" w:rsidRPr="00326917">
              <w:rPr>
                <w:lang w:val="en-US" w:bidi="ne-NP"/>
              </w:rPr>
              <w:t>3.2 ± 2.9 ppb yr</w:t>
            </w:r>
            <w:ins w:id="2000" w:author="Lucy Cowie" w:date="2021-07-27T09:30:00Z">
              <w:r w:rsidR="004B3CED">
                <w:rPr>
                  <w:vertAlign w:val="superscript"/>
                  <w:lang w:bidi="ne-NP"/>
                </w:rPr>
                <w:t>–</w:t>
              </w:r>
            </w:ins>
            <w:del w:id="2001" w:author="Lucy Cowie" w:date="2021-07-27T09:30:00Z">
              <w:r w:rsidR="00AF2E59" w:rsidRPr="00326917" w:rsidDel="004B3CED">
                <w:rPr>
                  <w:vertAlign w:val="superscript"/>
                  <w:lang w:val="en-US" w:bidi="ne-NP"/>
                </w:rPr>
                <w:delText>-</w:delText>
              </w:r>
            </w:del>
            <w:r w:rsidR="00AF2E59" w:rsidRPr="00326917">
              <w:rPr>
                <w:vertAlign w:val="superscript"/>
                <w:lang w:val="en-US" w:bidi="ne-NP"/>
              </w:rPr>
              <w:t>1</w:t>
            </w:r>
            <w:ins w:id="2002" w:author="Lucy Cowie" w:date="2021-07-27T09:35:00Z">
              <w:del w:id="2003" w:author="Ian Blenkinsop" w:date="2021-07-29T10:15:00Z">
                <w:r w:rsidR="00183E55" w:rsidDel="00F93C5A">
                  <w:rPr>
                    <w:vertAlign w:val="superscript"/>
                    <w:lang w:val="en-US" w:bidi="ne-NP"/>
                  </w:rPr>
                  <w:delText xml:space="preserve"> </w:delText>
                </w:r>
              </w:del>
            </w:ins>
            <w:del w:id="2004" w:author="Lucy Cowie" w:date="2021-07-27T09:30:00Z">
              <w:r w:rsidR="00AF2E59" w:rsidRPr="00326917" w:rsidDel="004B3CED">
                <w:rPr>
                  <w:lang w:val="en-US" w:bidi="ne-NP"/>
                </w:rPr>
                <w:delText xml:space="preserve"> </w:delText>
              </w:r>
            </w:del>
            <w:r w:rsidR="00AF2E59" w:rsidRPr="00326917">
              <w:rPr>
                <w:lang w:val="en-US" w:bidi="ne-NP"/>
              </w:rPr>
              <w:t xml:space="preserve">: Mt. Bachelor Observatory </w:t>
            </w:r>
          </w:p>
        </w:tc>
        <w:tc>
          <w:tcPr>
            <w:tcW w:w="2880" w:type="dxa"/>
            <w:tcBorders>
              <w:top w:val="nil"/>
              <w:left w:val="nil"/>
              <w:bottom w:val="single" w:sz="4" w:space="0" w:color="auto"/>
              <w:right w:val="single" w:sz="8" w:space="0" w:color="auto"/>
            </w:tcBorders>
            <w:vAlign w:val="center"/>
          </w:tcPr>
          <w:p w14:paraId="619FC69A" w14:textId="36A66E62" w:rsidR="00AF2E59" w:rsidRPr="00326917" w:rsidRDefault="00AF2E59" w:rsidP="00D5630D">
            <w:pPr>
              <w:jc w:val="center"/>
              <w:rPr>
                <w:lang w:val="en-US" w:bidi="ne-NP"/>
              </w:rPr>
            </w:pPr>
            <w:r w:rsidRPr="00190872">
              <w:rPr>
                <w:lang w:bidi="ne-NP"/>
              </w:rPr>
              <w:fldChar w:fldCharType="begin" w:fldLock="1"/>
            </w:r>
            <w:r w:rsidR="00A75A09">
              <w:rPr>
                <w:lang w:val="en-US" w:bidi="ne-NP"/>
              </w:rPr>
              <w:instrText>ADDIN CSL_CITATION { "citationItems" : [ { "id" : "ITEM-1", "itemData" : { "DOI" : "10.1016/j.atmosenv.2014.05.076", "ISBN" : "1352-2310", "ISSN" : "18732844", "abstract" : "We report trends in springtime ozone (O3) and carbon monoxide (CO) at the Mt. Bachelor Observatory (MBO) in central Oregon, U.S.A. from 2004 to 2013. Over the 10-year period the median and 95th percentile springtime O3increased by 0.76 \u00b1 0.61 ppbv yr-1(1.7 \u00b1 1.4% yr-1) and 0.87 \u00b1 0.73 ppbv yr-1(1.5 \u00b1 1.2% yr-1), respectively. These trends are consistent with reported positive trends in springtime O3in the western U.S. In contrast, median CO decreased by -3.1 \u00b1 2.4 ppbv yr-1(-1.9 \u00b1 1.4% yr-1), which is highly similar to springtime North Pacific surface flask measurements from 2004 to 2012. While a 10-year record is relatively short to evaluate long-term variability, we incorporate transport model analysis and contextualize our measurements with reported northern mid-latitude trends over similar time frames to investigate the causes of increasing O3and decreasing CO at MBO. We performed cluster analysis of 10-day HYSPLIT back-trajectories from MBO and examined O3and CO trends within each cluster. Significant positive O3trends were associated with high-altitude, rapid transport from East Asia. Significant negative CO trends were most associated with transport from the North Pacific and Siberia, as well as from East Asia. The rise in springtime O3is likely associated with increasing O3precursor emissions in Asia and long-range transport to the western U.S. The decline in springtime CO appears linked to decreasing Northern Hemisphere background CO, largely due to anthropogenic emissions reductions in Europe and North America, and also to a recently reported decline in total CO output from China caused by more efficient combustion. These springtime O3and CO trends suggest that hydroxyl radical (OH) mixing ratios in the North Pacific may have increased over the study period.", "author" : [ { "dropping-particle" : "", "family" : "Gratz", "given" : "L. E.", "non-dropping-particle" : "", "parse-names" : false, "suffix" : "" }, { "dropping-particle" : "", "family" : "Jaffe", "given" : "D. A.", "non-dropping-particle" : "", "parse-names" : false, "suffix" : "" }, { "dropping-particle" : "", "family" : "Hee", "given" : "J. R.", "non-dropping-particle" : "", "parse-names" : false, "suffix" : "" } ], "container-title" : "Atmospheric Environment", "id" : "ITEM-1", "issued" : { "date-parts" : [ [ "2015" ] ] }, "page" : "323-330", "title" : "Causes of increasing ozone and decreasing carbon monoxide in springtime at the Mt. Bachelor Observatory from 2004 to 2013", "translator" : [ { "dropping-particle" : "", "family" : "G3380", "given" : "", "non-dropping-particle" : "", "parse-names" : false, "suffix" : "" } ], "type" : "article-journal", "volume" : "109" }, "uris" : [ "http://www.mendeley.com/documents/?uuid=27013908-c91b-4259-8665-fc9fe9014188", "http://www.mendeley.com/documents/?uuid=8aaf7b28-f462-4fdf-ac25-8367af5e259c" ] } ], "mendeley" : { "formattedCitation" : "(Gratz et al., 2015)", "manualFormatting" : "Gratz et al. (2015)", "plainTextFormattedCitation" : "(Gratz et al., 2015)", "previouslyFormattedCitation" : "(Gratz et al., 2015)" }, "properties" : { "noteIndex" : 0 }, "schema" : "https://github.com/citation-style-language/schema/raw/master/csl-citation.json" }</w:instrText>
            </w:r>
            <w:r w:rsidRPr="00190872">
              <w:rPr>
                <w:lang w:bidi="ne-NP"/>
              </w:rPr>
              <w:fldChar w:fldCharType="separate"/>
            </w:r>
            <w:del w:id="2005" w:author="Robin Matthews" w:date="2021-07-08T16:07:00Z">
              <w:r w:rsidR="00CB33A1" w:rsidDel="00791F0A">
                <w:rPr>
                  <w:noProof/>
                  <w:lang w:val="en-US" w:bidi="ne-NP"/>
                </w:rPr>
                <w:delText>(</w:delText>
              </w:r>
            </w:del>
            <w:r w:rsidR="00CB33A1">
              <w:rPr>
                <w:noProof/>
                <w:lang w:val="en-US" w:bidi="ne-NP"/>
              </w:rPr>
              <w:t xml:space="preserve">Gratz </w:t>
            </w:r>
            <w:del w:id="2006" w:author="Robin Matthews" w:date="2021-07-08T16:07:00Z">
              <w:r w:rsidR="00CB33A1" w:rsidDel="00791F0A">
                <w:rPr>
                  <w:noProof/>
                  <w:lang w:val="en-US" w:bidi="ne-NP"/>
                </w:rPr>
                <w:delText xml:space="preserve">et al., </w:delText>
              </w:r>
            </w:del>
            <w:ins w:id="2007" w:author="Robin Matthews" w:date="2021-07-08T16:07:00Z">
              <w:r w:rsidR="00791F0A">
                <w:rPr>
                  <w:noProof/>
                  <w:lang w:val="en-US" w:bidi="ne-NP"/>
                </w:rPr>
                <w:t>et al. (</w:t>
              </w:r>
            </w:ins>
            <w:r w:rsidR="00CB33A1">
              <w:rPr>
                <w:noProof/>
                <w:lang w:val="en-US" w:bidi="ne-NP"/>
              </w:rPr>
              <w:t>2015)</w:t>
            </w:r>
            <w:r w:rsidRPr="00190872">
              <w:rPr>
                <w:lang w:bidi="ne-NP"/>
              </w:rPr>
              <w:fldChar w:fldCharType="end"/>
            </w:r>
            <w:r w:rsidRPr="00326917">
              <w:rPr>
                <w:lang w:val="en-US" w:bidi="ne-NP"/>
              </w:rPr>
              <w:br/>
              <w:t>Ground</w:t>
            </w:r>
            <w:ins w:id="2008" w:author="Lucy Cowie" w:date="2021-07-26T22:48:00Z">
              <w:r w:rsidR="000014B7">
                <w:rPr>
                  <w:lang w:val="en-US" w:bidi="ne-NP"/>
                </w:rPr>
                <w:t>-</w:t>
              </w:r>
            </w:ins>
            <w:del w:id="2009" w:author="Lucy Cowie" w:date="2021-07-26T22:48:00Z">
              <w:r w:rsidRPr="00326917" w:rsidDel="000014B7">
                <w:rPr>
                  <w:lang w:val="en-US" w:bidi="ne-NP"/>
                </w:rPr>
                <w:delText xml:space="preserve"> </w:delText>
              </w:r>
            </w:del>
            <w:r w:rsidRPr="00326917">
              <w:rPr>
                <w:lang w:val="en-US" w:bidi="ne-NP"/>
              </w:rPr>
              <w:t>based</w:t>
            </w:r>
          </w:p>
        </w:tc>
      </w:tr>
      <w:tr w:rsidR="00AF2E59" w:rsidRPr="00DA7F98" w14:paraId="30BE2C08" w14:textId="77777777" w:rsidTr="00D5630D">
        <w:trPr>
          <w:trHeight w:val="710"/>
        </w:trPr>
        <w:tc>
          <w:tcPr>
            <w:tcW w:w="1566" w:type="dxa"/>
            <w:tcBorders>
              <w:top w:val="nil"/>
              <w:left w:val="single" w:sz="8" w:space="0" w:color="auto"/>
              <w:bottom w:val="single" w:sz="4" w:space="0" w:color="auto"/>
              <w:right w:val="single" w:sz="4" w:space="0" w:color="auto"/>
            </w:tcBorders>
            <w:shd w:val="clear" w:color="auto" w:fill="auto"/>
            <w:vAlign w:val="center"/>
          </w:tcPr>
          <w:p w14:paraId="261CD09E" w14:textId="6F3F251C" w:rsidR="00AF2E59" w:rsidRPr="00326917" w:rsidRDefault="00AF2E59" w:rsidP="00D5630D">
            <w:pPr>
              <w:jc w:val="center"/>
              <w:rPr>
                <w:lang w:val="en-US" w:bidi="ne-NP"/>
              </w:rPr>
            </w:pPr>
            <w:r w:rsidRPr="00326917">
              <w:rPr>
                <w:lang w:val="en-US" w:bidi="ne-NP"/>
              </w:rPr>
              <w:t>2004</w:t>
            </w:r>
            <w:ins w:id="2010" w:author="Lucy Cowie" w:date="2021-07-26T22:27:00Z">
              <w:r w:rsidR="007700CE">
                <w:rPr>
                  <w:lang w:bidi="ne-NP"/>
                </w:rPr>
                <w:t>–</w:t>
              </w:r>
            </w:ins>
            <w:del w:id="2011" w:author="Lucy Cowie" w:date="2021-07-26T22:27:00Z">
              <w:r w:rsidRPr="00326917" w:rsidDel="007700CE">
                <w:rPr>
                  <w:lang w:val="en-US" w:bidi="ne-NP"/>
                </w:rPr>
                <w:delText>-</w:delText>
              </w:r>
            </w:del>
            <w:r w:rsidRPr="00326917">
              <w:rPr>
                <w:lang w:val="en-US" w:bidi="ne-NP"/>
              </w:rPr>
              <w:t>2012</w:t>
            </w:r>
          </w:p>
          <w:p w14:paraId="3A7C12E4" w14:textId="77777777" w:rsidR="00AF2E59" w:rsidRPr="00326917" w:rsidRDefault="00AF2E59" w:rsidP="00D5630D">
            <w:pPr>
              <w:jc w:val="center"/>
              <w:rPr>
                <w:lang w:val="en-US" w:bidi="ne-NP"/>
              </w:rPr>
            </w:pPr>
            <w:r w:rsidRPr="00326917">
              <w:rPr>
                <w:lang w:val="en-US" w:bidi="ne-NP"/>
              </w:rPr>
              <w:t>(Spring Mean)</w:t>
            </w:r>
          </w:p>
        </w:tc>
        <w:tc>
          <w:tcPr>
            <w:tcW w:w="5174" w:type="dxa"/>
            <w:tcBorders>
              <w:top w:val="nil"/>
              <w:left w:val="nil"/>
              <w:bottom w:val="single" w:sz="4" w:space="0" w:color="auto"/>
              <w:right w:val="single" w:sz="4" w:space="0" w:color="auto"/>
            </w:tcBorders>
            <w:shd w:val="clear" w:color="auto" w:fill="auto"/>
            <w:vAlign w:val="center"/>
          </w:tcPr>
          <w:p w14:paraId="44ED9855" w14:textId="2203AE1A" w:rsidR="00AF2E59" w:rsidRPr="00326917" w:rsidRDefault="00BC450B" w:rsidP="00D5630D">
            <w:pPr>
              <w:jc w:val="center"/>
              <w:rPr>
                <w:lang w:val="en-US" w:bidi="ne-NP"/>
              </w:rPr>
            </w:pPr>
            <w:ins w:id="2012" w:author="Lucy Cowie" w:date="2021-07-26T23:05:00Z">
              <w:r>
                <w:rPr>
                  <w:lang w:bidi="ne-NP"/>
                </w:rPr>
                <w:t>–</w:t>
              </w:r>
            </w:ins>
            <w:del w:id="2013" w:author="Lucy Cowie" w:date="2021-07-26T23:05:00Z">
              <w:r w:rsidR="00AF2E59" w:rsidRPr="00326917" w:rsidDel="00BC450B">
                <w:rPr>
                  <w:lang w:val="en-US" w:bidi="ne-NP"/>
                </w:rPr>
                <w:delText>-</w:delText>
              </w:r>
            </w:del>
            <w:r w:rsidR="00AF2E59" w:rsidRPr="00326917">
              <w:rPr>
                <w:lang w:val="en-US" w:bidi="ne-NP"/>
              </w:rPr>
              <w:t>2.8 ± 1.8 ppb yr</w:t>
            </w:r>
            <w:ins w:id="2014" w:author="Lucy Cowie" w:date="2021-07-27T09:30:00Z">
              <w:r w:rsidR="004B3CED">
                <w:rPr>
                  <w:vertAlign w:val="superscript"/>
                  <w:lang w:bidi="ne-NP"/>
                </w:rPr>
                <w:t>–</w:t>
              </w:r>
            </w:ins>
            <w:del w:id="2015" w:author="Lucy Cowie" w:date="2021-07-27T09:30:00Z">
              <w:r w:rsidR="00AF2E59" w:rsidRPr="00326917" w:rsidDel="004B3CED">
                <w:rPr>
                  <w:vertAlign w:val="superscript"/>
                  <w:lang w:val="en-US" w:bidi="ne-NP"/>
                </w:rPr>
                <w:delText>-</w:delText>
              </w:r>
            </w:del>
            <w:r w:rsidR="00AF2E59" w:rsidRPr="00326917">
              <w:rPr>
                <w:vertAlign w:val="superscript"/>
                <w:lang w:val="en-US" w:bidi="ne-NP"/>
              </w:rPr>
              <w:t>1</w:t>
            </w:r>
            <w:ins w:id="2016" w:author="Lucy Cowie" w:date="2021-07-27T09:35:00Z">
              <w:del w:id="2017" w:author="Ian Blenkinsop" w:date="2021-07-29T10:15:00Z">
                <w:r w:rsidR="00183E55" w:rsidDel="00F93C5A">
                  <w:rPr>
                    <w:vertAlign w:val="superscript"/>
                    <w:lang w:val="en-US" w:bidi="ne-NP"/>
                  </w:rPr>
                  <w:delText xml:space="preserve"> </w:delText>
                </w:r>
              </w:del>
            </w:ins>
            <w:r w:rsidR="00AF2E59" w:rsidRPr="00326917">
              <w:rPr>
                <w:lang w:val="en-US" w:bidi="ne-NP"/>
              </w:rPr>
              <w:t>: Shemya Island (55.21°N, 162.72°W)</w:t>
            </w:r>
          </w:p>
        </w:tc>
        <w:tc>
          <w:tcPr>
            <w:tcW w:w="2880" w:type="dxa"/>
            <w:tcBorders>
              <w:top w:val="nil"/>
              <w:left w:val="nil"/>
              <w:bottom w:val="single" w:sz="4" w:space="0" w:color="auto"/>
              <w:right w:val="single" w:sz="8" w:space="0" w:color="auto"/>
            </w:tcBorders>
            <w:vAlign w:val="center"/>
          </w:tcPr>
          <w:p w14:paraId="69F9D71C" w14:textId="6FC7DCEB" w:rsidR="00AF2E59" w:rsidRPr="00326917" w:rsidRDefault="00AF2E59" w:rsidP="00D5630D">
            <w:pPr>
              <w:jc w:val="center"/>
              <w:rPr>
                <w:lang w:val="en-US" w:bidi="ne-NP"/>
              </w:rPr>
            </w:pPr>
            <w:r w:rsidRPr="00190872">
              <w:rPr>
                <w:lang w:bidi="ne-NP"/>
              </w:rPr>
              <w:fldChar w:fldCharType="begin" w:fldLock="1"/>
            </w:r>
            <w:r w:rsidR="00A75A09">
              <w:rPr>
                <w:lang w:val="en-US" w:bidi="ne-NP"/>
              </w:rPr>
              <w:instrText>ADDIN CSL_CITATION { "citationItems" : [ { "id" : "ITEM-1", "itemData" : { "DOI" : "10.1016/j.atmosenv.2014.05.076", "ISBN" : "1352-2310", "ISSN" : "18732844", "abstract" : "We report trends in springtime ozone (O3) and carbon monoxide (CO) at the Mt. Bachelor Observatory (MBO) in central Oregon, U.S.A. from 2004 to 2013. Over the 10-year period the median and 95th percentile springtime O3increased by 0.76 \u00b1 0.61 ppbv yr-1(1.7 \u00b1 1.4% yr-1) and 0.87 \u00b1 0.73 ppbv yr-1(1.5 \u00b1 1.2% yr-1), respectively. These trends are consistent with reported positive trends in springtime O3in the western U.S. In contrast, median CO decreased by -3.1 \u00b1 2.4 ppbv yr-1(-1.9 \u00b1 1.4% yr-1), which is highly similar to springtime North Pacific surface flask measurements from 2004 to 2012. While a 10-year record is relatively short to evaluate long-term variability, we incorporate transport model analysis and contextualize our measurements with reported northern mid-latitude trends over similar time frames to investigate the causes of increasing O3and decreasing CO at MBO. We performed cluster analysis of 10-day HYSPLIT back-trajectories from MBO and examined O3and CO trends within each cluster. Significant positive O3trends were associated with high-altitude, rapid transport from East Asia. Significant negative CO trends were most associated with transport from the North Pacific and Siberia, as well as from East Asia. The rise in springtime O3is likely associated with increasing O3precursor emissions in Asia and long-range transport to the western U.S. The decline in springtime CO appears linked to decreasing Northern Hemisphere background CO, largely due to anthropogenic emissions reductions in Europe and North America, and also to a recently reported decline in total CO output from China caused by more efficient combustion. These springtime O3and CO trends suggest that hydroxyl radical (OH) mixing ratios in the North Pacific may have increased over the study period.", "author" : [ { "dropping-particle" : "", "family" : "Gratz", "given" : "L. E.", "non-dropping-particle" : "", "parse-names" : false, "suffix" : "" }, { "dropping-particle" : "", "family" : "Jaffe", "given" : "D. A.", "non-dropping-particle" : "", "parse-names" : false, "suffix" : "" }, { "dropping-particle" : "", "family" : "Hee", "given" : "J. R.", "non-dropping-particle" : "", "parse-names" : false, "suffix" : "" } ], "container-title" : "Atmospheric Environment", "id" : "ITEM-1", "issued" : { "date-parts" : [ [ "2015" ] ] }, "page" : "323-330", "title" : "Causes of increasing ozone and decreasing carbon monoxide in springtime at the Mt. Bachelor Observatory from 2004 to 2013", "translator" : [ { "dropping-particle" : "", "family" : "G3380", "given" : "", "non-dropping-particle" : "", "parse-names" : false, "suffix" : "" } ], "type" : "article-journal", "volume" : "109" }, "uris" : [ "http://www.mendeley.com/documents/?uuid=27013908-c91b-4259-8665-fc9fe9014188", "http://www.mendeley.com/documents/?uuid=8aaf7b28-f462-4fdf-ac25-8367af5e259c" ] } ], "mendeley" : { "formattedCitation" : "(Gratz et al., 2015)", "manualFormatting" : "Gratz et al. (2015)", "plainTextFormattedCitation" : "(Gratz et al., 2015)", "previouslyFormattedCitation" : "(Gratz et al., 2015)" }, "properties" : { "noteIndex" : 0 }, "schema" : "https://github.com/citation-style-language/schema/raw/master/csl-citation.json" }</w:instrText>
            </w:r>
            <w:r w:rsidRPr="00190872">
              <w:rPr>
                <w:lang w:bidi="ne-NP"/>
              </w:rPr>
              <w:fldChar w:fldCharType="separate"/>
            </w:r>
            <w:del w:id="2018" w:author="Robin Matthews" w:date="2021-07-08T16:07:00Z">
              <w:r w:rsidR="00CB33A1" w:rsidDel="00791F0A">
                <w:rPr>
                  <w:noProof/>
                  <w:lang w:val="en-US" w:bidi="ne-NP"/>
                </w:rPr>
                <w:delText>(</w:delText>
              </w:r>
            </w:del>
            <w:r w:rsidR="00CB33A1">
              <w:rPr>
                <w:noProof/>
                <w:lang w:val="en-US" w:bidi="ne-NP"/>
              </w:rPr>
              <w:t xml:space="preserve">Gratz </w:t>
            </w:r>
            <w:del w:id="2019" w:author="Robin Matthews" w:date="2021-07-08T16:07:00Z">
              <w:r w:rsidR="00CB33A1" w:rsidDel="00791F0A">
                <w:rPr>
                  <w:noProof/>
                  <w:lang w:val="en-US" w:bidi="ne-NP"/>
                </w:rPr>
                <w:delText xml:space="preserve">et al., </w:delText>
              </w:r>
            </w:del>
            <w:ins w:id="2020" w:author="Robin Matthews" w:date="2021-07-08T16:07:00Z">
              <w:r w:rsidR="00791F0A">
                <w:rPr>
                  <w:noProof/>
                  <w:lang w:val="en-US" w:bidi="ne-NP"/>
                </w:rPr>
                <w:t>et al. (</w:t>
              </w:r>
            </w:ins>
            <w:r w:rsidR="00CB33A1">
              <w:rPr>
                <w:noProof/>
                <w:lang w:val="en-US" w:bidi="ne-NP"/>
              </w:rPr>
              <w:t>2015)</w:t>
            </w:r>
            <w:r w:rsidRPr="00190872">
              <w:rPr>
                <w:lang w:bidi="ne-NP"/>
              </w:rPr>
              <w:fldChar w:fldCharType="end"/>
            </w:r>
            <w:r w:rsidRPr="00326917">
              <w:rPr>
                <w:lang w:val="en-US" w:bidi="ne-NP"/>
              </w:rPr>
              <w:br/>
              <w:t>Ground</w:t>
            </w:r>
            <w:ins w:id="2021" w:author="Lucy Cowie" w:date="2021-07-26T22:48:00Z">
              <w:r w:rsidR="000014B7">
                <w:rPr>
                  <w:lang w:val="en-US" w:bidi="ne-NP"/>
                </w:rPr>
                <w:t>-</w:t>
              </w:r>
            </w:ins>
            <w:del w:id="2022" w:author="Lucy Cowie" w:date="2021-07-26T22:48:00Z">
              <w:r w:rsidRPr="00326917" w:rsidDel="000014B7">
                <w:rPr>
                  <w:lang w:val="en-US" w:bidi="ne-NP"/>
                </w:rPr>
                <w:delText xml:space="preserve"> </w:delText>
              </w:r>
            </w:del>
            <w:r w:rsidRPr="00326917">
              <w:rPr>
                <w:lang w:val="en-US" w:bidi="ne-NP"/>
              </w:rPr>
              <w:t>based</w:t>
            </w:r>
          </w:p>
        </w:tc>
      </w:tr>
      <w:tr w:rsidR="00AF2E59" w:rsidRPr="00326917" w14:paraId="4D149D5A" w14:textId="77777777" w:rsidTr="00D5630D">
        <w:trPr>
          <w:trHeight w:val="547"/>
        </w:trPr>
        <w:tc>
          <w:tcPr>
            <w:tcW w:w="1566" w:type="dxa"/>
            <w:tcBorders>
              <w:top w:val="nil"/>
              <w:left w:val="single" w:sz="8" w:space="0" w:color="auto"/>
              <w:bottom w:val="single" w:sz="4" w:space="0" w:color="auto"/>
              <w:right w:val="single" w:sz="4" w:space="0" w:color="auto"/>
            </w:tcBorders>
            <w:shd w:val="clear" w:color="auto" w:fill="auto"/>
            <w:vAlign w:val="center"/>
          </w:tcPr>
          <w:p w14:paraId="0AAC071A" w14:textId="4FCC3C9A" w:rsidR="00AF2E59" w:rsidRPr="00326917" w:rsidRDefault="00AF2E59" w:rsidP="00D5630D">
            <w:pPr>
              <w:jc w:val="center"/>
              <w:rPr>
                <w:lang w:val="en-US" w:bidi="ne-NP"/>
              </w:rPr>
            </w:pPr>
            <w:r w:rsidRPr="00326917">
              <w:rPr>
                <w:lang w:val="en-US" w:bidi="ne-NP"/>
              </w:rPr>
              <w:t>2002</w:t>
            </w:r>
            <w:ins w:id="2023" w:author="Lucy Cowie" w:date="2021-07-26T22:27:00Z">
              <w:r w:rsidR="007700CE">
                <w:rPr>
                  <w:lang w:bidi="ne-NP"/>
                </w:rPr>
                <w:t>–</w:t>
              </w:r>
            </w:ins>
            <w:del w:id="2024" w:author="Lucy Cowie" w:date="2021-07-26T22:27:00Z">
              <w:r w:rsidRPr="00326917" w:rsidDel="007700CE">
                <w:rPr>
                  <w:lang w:val="en-US" w:bidi="ne-NP"/>
                </w:rPr>
                <w:delText>-</w:delText>
              </w:r>
            </w:del>
            <w:r w:rsidRPr="00326917">
              <w:rPr>
                <w:lang w:val="en-US" w:bidi="ne-NP"/>
              </w:rPr>
              <w:t>2018</w:t>
            </w:r>
          </w:p>
        </w:tc>
        <w:tc>
          <w:tcPr>
            <w:tcW w:w="5174" w:type="dxa"/>
            <w:tcBorders>
              <w:top w:val="nil"/>
              <w:left w:val="nil"/>
              <w:bottom w:val="single" w:sz="4" w:space="0" w:color="auto"/>
              <w:right w:val="single" w:sz="4" w:space="0" w:color="auto"/>
            </w:tcBorders>
            <w:shd w:val="clear" w:color="auto" w:fill="auto"/>
            <w:vAlign w:val="center"/>
          </w:tcPr>
          <w:p w14:paraId="04991BE8" w14:textId="7E312774" w:rsidR="00AF2E59" w:rsidRPr="00326917" w:rsidRDefault="00BC450B" w:rsidP="00D5630D">
            <w:pPr>
              <w:jc w:val="center"/>
              <w:rPr>
                <w:lang w:val="en-US" w:bidi="ne-NP"/>
              </w:rPr>
            </w:pPr>
            <w:ins w:id="2025" w:author="Lucy Cowie" w:date="2021-07-26T23:05:00Z">
              <w:r>
                <w:rPr>
                  <w:lang w:bidi="ne-NP"/>
                </w:rPr>
                <w:t>–</w:t>
              </w:r>
            </w:ins>
            <w:del w:id="2026" w:author="Lucy Cowie" w:date="2021-07-26T23:05:00Z">
              <w:r w:rsidR="00AF2E59" w:rsidRPr="00326917" w:rsidDel="00BC450B">
                <w:rPr>
                  <w:lang w:val="en-US" w:bidi="ne-NP"/>
                </w:rPr>
                <w:delText>-</w:delText>
              </w:r>
            </w:del>
            <w:r w:rsidR="00AF2E59" w:rsidRPr="00326917">
              <w:rPr>
                <w:lang w:val="en-US" w:bidi="ne-NP"/>
              </w:rPr>
              <w:t>0.85 ± 0.1%yr</w:t>
            </w:r>
            <w:del w:id="2027" w:author="Ian Blenkinsop" w:date="2021-07-29T10:15:00Z">
              <w:r w:rsidR="00AF2E59" w:rsidRPr="00326917" w:rsidDel="00F93C5A">
                <w:rPr>
                  <w:vertAlign w:val="superscript"/>
                  <w:lang w:val="en-US" w:bidi="ne-NP"/>
                </w:rPr>
                <w:delText>-</w:delText>
              </w:r>
            </w:del>
            <w:ins w:id="2028" w:author="Ian Blenkinsop" w:date="2021-07-29T10:15:00Z">
              <w:r w:rsidR="00F93C5A">
                <w:rPr>
                  <w:vertAlign w:val="superscript"/>
                  <w:lang w:val="en-US" w:bidi="ne-NP"/>
                </w:rPr>
                <w:t>–</w:t>
              </w:r>
            </w:ins>
            <w:r w:rsidR="00AF2E59" w:rsidRPr="00326917">
              <w:rPr>
                <w:vertAlign w:val="superscript"/>
                <w:lang w:val="en-US" w:bidi="ne-NP"/>
              </w:rPr>
              <w:t>1</w:t>
            </w:r>
            <w:ins w:id="2029" w:author="Lucy Cowie" w:date="2021-07-27T09:35:00Z">
              <w:del w:id="2030" w:author="Ian Blenkinsop" w:date="2021-07-29T10:15:00Z">
                <w:r w:rsidR="00183E55" w:rsidDel="00F93C5A">
                  <w:rPr>
                    <w:vertAlign w:val="superscript"/>
                    <w:lang w:val="en-US" w:bidi="ne-NP"/>
                  </w:rPr>
                  <w:delText xml:space="preserve"> </w:delText>
                </w:r>
              </w:del>
            </w:ins>
            <w:r w:rsidR="00AF2E59" w:rsidRPr="00326917">
              <w:rPr>
                <w:lang w:val="en-US" w:bidi="ne-NP"/>
              </w:rPr>
              <w:t>: Eastern USA (35°</w:t>
            </w:r>
            <w:ins w:id="2031" w:author="Lucy Cowie" w:date="2021-07-26T23:05:00Z">
              <w:r>
                <w:rPr>
                  <w:lang w:val="en-US" w:bidi="ne-NP"/>
                </w:rPr>
                <w:t>N</w:t>
              </w:r>
              <w:r>
                <w:rPr>
                  <w:lang w:bidi="ne-NP"/>
                </w:rPr>
                <w:t>–</w:t>
              </w:r>
            </w:ins>
            <w:del w:id="2032" w:author="Lucy Cowie" w:date="2021-07-26T23:05:00Z">
              <w:r w:rsidR="00AF2E59" w:rsidRPr="00326917" w:rsidDel="00BC450B">
                <w:rPr>
                  <w:lang w:val="en-US" w:bidi="ne-NP"/>
                </w:rPr>
                <w:delText>-</w:delText>
              </w:r>
            </w:del>
            <w:r w:rsidR="00AF2E59" w:rsidRPr="00326917">
              <w:rPr>
                <w:lang w:val="en-US" w:bidi="ne-NP"/>
              </w:rPr>
              <w:t xml:space="preserve">40°N, </w:t>
            </w:r>
            <w:ins w:id="2033" w:author="Lucy Cowie" w:date="2021-07-26T23:05:00Z">
              <w:r>
                <w:rPr>
                  <w:lang w:bidi="ne-NP"/>
                </w:rPr>
                <w:t>–</w:t>
              </w:r>
            </w:ins>
            <w:del w:id="2034" w:author="Lucy Cowie" w:date="2021-07-26T23:05:00Z">
              <w:r w:rsidR="00AF2E59" w:rsidRPr="00326917" w:rsidDel="00BC450B">
                <w:rPr>
                  <w:lang w:val="en-US" w:bidi="ne-NP"/>
                </w:rPr>
                <w:delText>-</w:delText>
              </w:r>
            </w:del>
            <w:r w:rsidR="00AF2E59" w:rsidRPr="00326917">
              <w:rPr>
                <w:lang w:val="en-US" w:bidi="ne-NP"/>
              </w:rPr>
              <w:t>95°</w:t>
            </w:r>
            <w:del w:id="2035" w:author="Lucy Cowie" w:date="2021-07-26T23:06:00Z">
              <w:r w:rsidR="00AF2E59" w:rsidRPr="00326917" w:rsidDel="00BC450B">
                <w:rPr>
                  <w:lang w:val="en-US" w:bidi="ne-NP"/>
                </w:rPr>
                <w:delText xml:space="preserve"> to -</w:delText>
              </w:r>
            </w:del>
            <w:ins w:id="2036" w:author="Lucy Cowie" w:date="2021-07-26T23:06:00Z">
              <w:r>
                <w:rPr>
                  <w:lang w:val="en-US" w:bidi="ne-NP"/>
                </w:rPr>
                <w:t>E</w:t>
              </w:r>
              <w:r>
                <w:rPr>
                  <w:lang w:bidi="ne-NP"/>
                </w:rPr>
                <w:t>–</w:t>
              </w:r>
            </w:ins>
            <w:r w:rsidR="00AF2E59" w:rsidRPr="00326917">
              <w:rPr>
                <w:lang w:val="en-US" w:bidi="ne-NP"/>
              </w:rPr>
              <w:t>75°E)</w:t>
            </w:r>
          </w:p>
        </w:tc>
        <w:tc>
          <w:tcPr>
            <w:tcW w:w="2880" w:type="dxa"/>
            <w:tcBorders>
              <w:top w:val="nil"/>
              <w:left w:val="nil"/>
              <w:bottom w:val="single" w:sz="4" w:space="0" w:color="auto"/>
              <w:right w:val="single" w:sz="8" w:space="0" w:color="auto"/>
            </w:tcBorders>
            <w:vAlign w:val="center"/>
          </w:tcPr>
          <w:p w14:paraId="00D05440" w14:textId="76A869E5" w:rsidR="00AF2E59" w:rsidRPr="00326917" w:rsidRDefault="00AF2E59" w:rsidP="00D5630D">
            <w:pPr>
              <w:jc w:val="center"/>
              <w:rPr>
                <w:lang w:val="en-US" w:bidi="ne-NP"/>
              </w:rPr>
            </w:pPr>
            <w:r w:rsidRPr="00190872">
              <w:rPr>
                <w:lang w:bidi="ne-NP"/>
              </w:rPr>
              <w:fldChar w:fldCharType="begin" w:fldLock="1"/>
            </w:r>
            <w:ins w:id="2037" w:author="Robin Matthews" w:date="2021-07-08T16:07:00Z">
              <w:r w:rsidR="00791F0A">
                <w:rPr>
                  <w:lang w:val="en-US" w:bidi="ne-NP"/>
                </w:rPr>
                <w:instrText>ADDIN CSL_CITATION { "citationItems" : [ { "id" : "ITEM-1", "itemData" : { "DOI" : "10.1016/j.rse.2020.112275", "ISSN" : "00344257", "abstract" : "Following past studies to quantify decadal trends in global carbon monoxide (CO) using satellite observations, we update estimates and find a CO trend in column amounts of about \u22120.50 % per year between 2002 to 2018, which is a deceleration compared to analyses performed on shorter records that found \u22121 % per year. Aerosols are co-emitted with CO from both fires and anthropogenic sources but with a shorter lifetime than CO. A combined trend analysis of CO and aerosol optical depth (AOD) measurements from space helps to diagnose the drivers of regional differences in the CO trend. We use the long-term records of CO from the Measurements of Pollution in the Troposphere (MOPITT) and AOD from the Moderate Resolution Imaging Spectroradiometer (MODIS) instrument. Other satellite instruments measuring CO in the thermal infrared, AIRS, TES, IASI, and CrIS, show consistent hemispheric CO variability and corroborate results from the trend analysis performed with MOPITT CO. Trends are examined by hemisphere and in regions for 2002 to 2018, with uncertainties quantified. The CO and AOD records are split into two sub-periods (2002 to 2010 and 2010 to 2018) in order to assess trend changes over the 16 years. We focus on four major population centers: Northeast China, North India, Europe, and Eastern USA, as well as fire-prone regions in both hemispheres. In general, CO declines faster in the first half of the record compared to the second half, while AOD trends show more variability across regions. We find evidence of the atmospheric impact of air quality management policies. The large decline in CO found over Northeast China is initially associated with an improvement in combustion efficiency, with subsequent additional air quality improvements from 2010 onwards. Industrial regions with minimal emission control measures such as North India become more globally relevant as the global CO trend weakens. We also examine the CO trends in monthly percentile values to understand seasonal implications and find that local changes in biomass burning are sufficiently strong to counteract the global downward trend in atmospheric CO, particularly in late summer.", "author" : [ { "dropping-particle" : "", "family" : "Buchholz", "given" : "Rebecca R.", "non-dropping-particle" : "", "parse-names" : false, "suffix" : "" }, { "dropping-particle" : "", "family" : "Worden", "given" : "Helen M.", "non-dropping-particle" : "", "parse-names" : false, "suffix" : "" }, { "dropping-particle" : "", "family" : "Park", "given" : "Mijeong", "non-dropping-particle" : "", "parse-names" : false, "suffix" : "" }, { "dropping-particle" : "", "family" : "Francis", "given" : "Gene", "non-dropping-particle" : "", "parse-names" : false, "suffix" : "" }, { "dropping-particle" : "", "family" : "Deeter", "given" : "Merritt N.", "non-dropping-particle" : "", "parse-names" : false, "suffix" : "" }, { "dropping-particle" : "", "family" : "Edwards", "given" : "David P.", "non-dropping-particle" : "", "parse-names" : false, "suffix" : "" }, { "dropping-particle" : "", "family" : "Emmons", "given" : "Louisa K.", "non-dropping-particle" : "", "parse-names" : false, "suffix" : "" }, { "dropping-particle" : "", "family" : "Gaubert", "given" : "Benjamin", "non-dropping-particle" : "", "parse-names" : false, "suffix" : "" }, { "dropping-particle" : "", "family" : "Gille", "given" : "John", "non-dropping-particle" : "", "parse-names" : false, "suffix" : "" }, { "dropping-particle" : "", "family" : "Mart\u00ednez-Alonso", "given" : "Sara", "non-dropping-particle" : "", "parse-names" : false, "suffix" : "" }, { "dropping-particle" : "", "family" : "Tang", "given" : "Wenfu", "non-dropping-particle" : "", "parse-names" : false, "suffix" : "" }, { "dropping-particle" : "", "family" : "Kumar", "given" : "Rajesh", "non-dropping-particle" : "", "parse-names" : false, "suffix" : "" }, { "dropping-particle" : "", "family" : "Drummond", "given" : "James R.", "non-dropping-particle" : "", "parse-names" : false, "suffix" : "" }, { "dropping-particle" : "", "family" : "Clerbaux", "given" : "Cathy", "non-dropping-particle" : "", "parse-names" : false, "suffix" : "" }, { "dropping-particle" : "", "family" : "George", "given" : "Maya", "non-dropping-particle" : "", "parse-names" : false, "suffix" : "" }, { "dropping-particle" : "", "family" : "Coheur", "given" : "Pierre-Fran\u00e7ois", "non-dropping-particle" : "", "parse-names" : false, "suffix" : "" }, { "dropping-particle" : "", "family" : "Hurtmans", "given" : "Daniel", "non-dropping-particle" : "", "parse-names" : false, "suffix" : "" }, { "dropping-particle" : "", "family" : "Bowman", "given" : "Kevin W.", "non-dropping-particle" : "", "parse-names" : false, "suffix" : "" }, { "dropping-particle" : "", "family" : "Luo", "given" : "Ming", "non-dropping-particle" : "", "parse-names" : false, "suffix" : "" }, { "dropping-particle" : "", "family" : "Payne", "given" : "Vivienne H.", "non-dropping-particle" : "", "parse-names" : false, "suffix" : "" }, { "dropping-particle" : "", "family" : "Worden", "given" : "John R.", "non-dropping-particle" : "", "parse-names" : false, "suffix" : "" }, { "dropping-particle" : "", "family" : "Chin", "given" : "Mian", "non-dropping-particle" : "", "parse-names" : false, "suffix" : "" }, { "dropping-particle" : "", "family" : "Levy", "given" : "Robert C.", "non-dropping-particle" : "", "parse-names" : false, "suffix" : "" }, { "dropping-particle" : "", "family" : "Warner", "given" : "Juying", "non-dropping-particle" : "", "parse-names" : false, "suffix" : "" }, { "dropping-particle" : "", "family" : "Wei", "given" : "Zigang", "non-dropping-particle" : "", "parse-names" : false, "suffix" : "" }, { "dropping-particle" : "", "family" : "Kulawik", "given" : "Susan S.", "non-dropping-particle" : "", "parse-names" : false, "suffix" : "" } ], "container-title" : "Remote Sensing of Environment", "id" : "ITEM-1", "issued" : { "date-parts" : [ [ "2021", "4", "1" ] ] }, "page" : "112275", "publisher" : "Elsevier", "title" : "Air pollution trends measured from Terra: CO and AOD over industrial, fire-prone, and background regions", "translator" : [ { "dropping-particle" : "", "family" : "G5124", "given" : "", "non-dropping-particle" : "", "parse-names" : false, "suffix" : "" } ], "type" : "article-journal", "volume" : "256" }, "uris" : [ "http://www.mendeley.com/documents/?uuid=814d07b3-3e8d-42a2-9561-dfc7365151fa", "http://www.mendeley.com/documents/?uuid=38561292-7562-479c-854a-dbd482a24527" ] } ], "mendeley" : { "formattedCitation" : "(Buchholz et al., 2021)", "manualFormatting" : "Buchholz et al. (2021)", "plainTextFormattedCitation" : "(Buchholz et al., 2021)", "previouslyFormattedCitation" : "(Buchholz et al., 2021)" }, "properties" : { "noteIndex" : 0 }, "schema" : "https://github.com/citation-style-language/schema/raw/master/csl-citation.json" }</w:instrText>
              </w:r>
            </w:ins>
            <w:del w:id="2038" w:author="Robin Matthews" w:date="2021-07-08T16:07:00Z">
              <w:r w:rsidR="00D477C7" w:rsidDel="00791F0A">
                <w:rPr>
                  <w:lang w:val="en-US" w:bidi="ne-NP"/>
                </w:rPr>
                <w:delInstrText>ADDIN CSL_CITATION { "citationItems" : [ { "id" : "ITEM-1", "itemData" : { "DOI" : "10.1016/j.rse.2020.112275", "ISSN" : "00344257", "abstract" : "Following past studies to quantify decadal trends in global carbon monoxide (CO) using satellite observations, we update estimates and find a CO trend in column amounts of about \u22120.50 % per year between 2002 to 2018, which is a deceleration compared to analyses performed on shorter records that found \u22121 % per year. Aerosols are co-emitted with CO from both fires and anthropogenic sources but with a shorter lifetime than CO. A combined trend analysis of CO and aerosol optical depth (AOD) measurements from space helps to diagnose the drivers of regional differences in the CO trend. We use the long-term records of CO from the Measurements of Pollution in the Troposphere (MOPITT) and AOD from the Moderate Resolution Imaging Spectroradiometer (MODIS) instrument. Other satellite instruments measuring CO in the thermal infrared, AIRS, TES, IASI, and CrIS, show consistent hemispheric CO variability and corroborate results from the trend analysis performed with MOPITT CO. Trends are examined by hemisphere and in regions for 2002 to 2018, with uncertainties quantified. The CO and AOD records are split into two sub-periods (2002 to 2010 and 2010 to 2018) in order to assess trend changes over the 16 years. We focus on four major population centers: Northeast China, North India, Europe, and Eastern USA, as well as fire-prone regions in both hemispheres. In general, CO declines faster in the first half of the record compared to the second half, while AOD trends show more variability across regions. We find evidence of the atmospheric impact of air quality management policies. The large decline in CO found over Northeast China is initially associated with an improvement in combustion efficiency, with subsequent additional air quality improvements from 2010 onwards. Industrial regions with minimal emission control measures such as North India become more globally relevant as the global CO trend weakens. We also examine the CO trends in monthly percentile values to understand seasonal implications and find that local changes in biomass burning are sufficiently strong to counteract the global downward trend in atmospheric CO, particularly in late summer.", "author" : [ { "dropping-particle" : "", "family" : "Buchholz", "given" : "Rebecca R.", "non-dropping-particle" : "", "parse-names" : false, "suffix" : "" }, { "dropping-particle" : "", "family" : "Worden", "given" : "Helen M.", "non-dropping-particle" : "", "parse-names" : false, "suffix" : "" }, { "dropping-particle" : "", "family" : "Park", "given" : "Mijeong", "non-dropping-particle" : "", "parse-names" : false, "suffix" : "" }, { "dropping-particle" : "", "family" : "Francis", "given" : "Gene", "non-dropping-particle" : "", "parse-names" : false, "suffix" : "" }, { "dropping-particle" : "", "family" : "Deeter", "given" : "Merritt N.", "non-dropping-particle" : "", "parse-names" : false, "suffix" : "" }, { "dropping-particle" : "", "family" : "Edwards", "given" : "David P.", "non-dropping-particle" : "", "parse-names" : false, "suffix" : "" }, { "dropping-particle" : "", "family" : "Emmons", "given" : "Louisa K.", "non-dropping-particle" : "", "parse-names" : false, "suffix" : "" }, { "dropping-particle" : "", "family" : "Gaubert", "given" : "Benjamin", "non-dropping-particle" : "", "parse-names" : false, "suffix" : "" }, { "dropping-particle" : "", "family" : "Gille", "given" : "John", "non-dropping-particle" : "", "parse-names" : false, "suffix" : "" }, { "dropping-particle" : "", "family" : "Mart\u00ednez-Alonso", "given" : "Sara", "non-dropping-particle" : "", "parse-names" : false, "suffix" : "" }, { "dropping-particle" : "", "family" : "Tang", "given" : "Wenfu", "non-dropping-particle" : "", "parse-names" : false, "suffix" : "" }, { "dropping-particle" : "", "family" : "Kumar", "given" : "Rajesh", "non-dropping-particle" : "", "parse-names" : false, "suffix" : "" }, { "dropping-particle" : "", "family" : "Drummond", "given" : "James R.", "non-dropping-particle" : "", "parse-names" : false, "suffix" : "" }, { "dropping-particle" : "", "family" : "Clerbaux", "given" : "Cathy", "non-dropping-particle" : "", "parse-names" : false, "suffix" : "" }, { "dropping-particle" : "", "family" : "George", "given" : "Maya", "non-dropping-particle" : "", "parse-names" : false, "suffix" : "" }, { "dropping-particle" : "", "family" : "Coheur", "given" : "Pierre-Fran\u00e7ois", "non-dropping-particle" : "", "parse-names" : false, "suffix" : "" }, { "dropping-particle" : "", "family" : "Hurtmans", "given" : "Daniel", "non-dropping-particle" : "", "parse-names" : false, "suffix" : "" }, { "dropping-particle" : "", "family" : "Bowman", "given" : "Kevin W.", "non-dropping-particle" : "", "parse-names" : false, "suffix" : "" }, { "dropping-particle" : "", "family" : "Luo", "given" : "Ming", "non-dropping-particle" : "", "parse-names" : false, "suffix" : "" }, { "dropping-particle" : "", "family" : "Payne", "given" : "Vivienne H.", "non-dropping-particle" : "", "parse-names" : false, "suffix" : "" }, { "dropping-particle" : "", "family" : "Worden", "given" : "John R.", "non-dropping-particle" : "", "parse-names" : false, "suffix" : "" }, { "dropping-particle" : "", "family" : "Chin", "given" : "Mian", "non-dropping-particle" : "", "parse-names" : false, "suffix" : "" }, { "dropping-particle" : "", "family" : "Levy", "given" : "Robert C.", "non-dropping-particle" : "", "parse-names" : false, "suffix" : "" }, { "dropping-particle" : "", "family" : "Warner", "given" : "Juying", "non-dropping-particle" : "", "parse-names" : false, "suffix" : "" }, { "dropping-particle" : "", "family" : "Wei", "given" : "Zigang", "non-dropping-particle" : "", "parse-names" : false, "suffix" : "" }, { "dropping-particle" : "", "family" : "Kulawik", "given" : "Susan S.", "non-dropping-particle" : "", "parse-names" : false, "suffix" : "" } ], "container-title" : "Remote Sensing of Environment", "id" : "ITEM-1", "issued" : { "date-parts" : [ [ "2021", "4", "1" ] ] }, "page" : "112275", "publisher" : "Elsevier", "title" : "Air pollution trends measured from Terra: CO and AOD over industrial, fire-prone, and background regions", "translator" : [ { "dropping-particle" : "", "family" : "G5124", "given" : "", "non-dropping-particle" : "", "parse-names" : false, "suffix" : "" } ], "type" : "article-journal", "volume" : "256" }, "uris" : [ "http://www.mendeley.com/documents/?uuid=814d07b3-3e8d-42a2-9561-dfc7365151fa", "http://www.mendeley.com/documents/?uuid=38561292-7562-479c-854a-dbd482a24527" ] } ], "mendeley" : { "formattedCitation" : "(Buchholz et al., 2021)", "plainTextFormattedCitation" : "(Buchholz et al., 2021)", "previouslyFormattedCitation" : "(Buchholz et al., 2021)" }, "properties" : { "noteIndex" : 0 }, "schema" : "https://github.com/citation-style-language/schema/raw/master/csl-citation.json" }</w:delInstrText>
              </w:r>
            </w:del>
            <w:r w:rsidRPr="00190872">
              <w:rPr>
                <w:lang w:bidi="ne-NP"/>
              </w:rPr>
              <w:fldChar w:fldCharType="separate"/>
            </w:r>
            <w:del w:id="2039" w:author="Robin Matthews" w:date="2021-07-08T16:07:00Z">
              <w:r w:rsidR="00CB33A1" w:rsidDel="00791F0A">
                <w:rPr>
                  <w:noProof/>
                  <w:lang w:val="en-US" w:bidi="ne-NP"/>
                </w:rPr>
                <w:delText>(</w:delText>
              </w:r>
            </w:del>
            <w:r w:rsidR="00CB33A1">
              <w:rPr>
                <w:noProof/>
                <w:lang w:val="en-US" w:bidi="ne-NP"/>
              </w:rPr>
              <w:t xml:space="preserve">Buchholz </w:t>
            </w:r>
            <w:del w:id="2040" w:author="Robin Matthews" w:date="2021-07-08T16:07:00Z">
              <w:r w:rsidR="00CB33A1" w:rsidDel="00791F0A">
                <w:rPr>
                  <w:noProof/>
                  <w:lang w:val="en-US" w:bidi="ne-NP"/>
                </w:rPr>
                <w:delText xml:space="preserve">et al., </w:delText>
              </w:r>
            </w:del>
            <w:ins w:id="2041" w:author="Robin Matthews" w:date="2021-07-08T16:07:00Z">
              <w:r w:rsidR="00791F0A">
                <w:rPr>
                  <w:noProof/>
                  <w:lang w:val="en-US" w:bidi="ne-NP"/>
                </w:rPr>
                <w:t>et al. (</w:t>
              </w:r>
            </w:ins>
            <w:r w:rsidR="00CB33A1">
              <w:rPr>
                <w:noProof/>
                <w:lang w:val="en-US" w:bidi="ne-NP"/>
              </w:rPr>
              <w:t>2021)</w:t>
            </w:r>
            <w:r w:rsidRPr="00190872">
              <w:rPr>
                <w:lang w:bidi="ne-NP"/>
              </w:rPr>
              <w:fldChar w:fldCharType="end"/>
            </w:r>
          </w:p>
          <w:p w14:paraId="533CBADE" w14:textId="77777777" w:rsidR="00AF2E59" w:rsidRPr="00326917" w:rsidRDefault="00AF2E59" w:rsidP="00D5630D">
            <w:pPr>
              <w:jc w:val="center"/>
              <w:rPr>
                <w:lang w:val="en-US" w:bidi="ne-NP"/>
              </w:rPr>
            </w:pPr>
            <w:r w:rsidRPr="00326917">
              <w:rPr>
                <w:bCs/>
                <w:lang w:val="en-US" w:bidi="ne-NP"/>
              </w:rPr>
              <w:t>Satellite Observations</w:t>
            </w:r>
          </w:p>
          <w:p w14:paraId="5BD9C983" w14:textId="77777777" w:rsidR="00AF2E59" w:rsidRPr="00326917" w:rsidRDefault="00AF2E59" w:rsidP="00D5630D">
            <w:pPr>
              <w:jc w:val="center"/>
              <w:rPr>
                <w:lang w:val="en-US" w:bidi="ne-NP"/>
              </w:rPr>
            </w:pPr>
            <w:r w:rsidRPr="00326917">
              <w:rPr>
                <w:lang w:val="en-US" w:bidi="ne-NP"/>
              </w:rPr>
              <w:t>MOPITT</w:t>
            </w:r>
          </w:p>
        </w:tc>
      </w:tr>
      <w:tr w:rsidR="00AF2E59" w:rsidRPr="00326917" w14:paraId="3BFC430A" w14:textId="77777777" w:rsidTr="00D5630D">
        <w:trPr>
          <w:trHeight w:val="313"/>
        </w:trPr>
        <w:tc>
          <w:tcPr>
            <w:tcW w:w="9620" w:type="dxa"/>
            <w:gridSpan w:val="3"/>
            <w:tcBorders>
              <w:top w:val="nil"/>
              <w:left w:val="single" w:sz="8" w:space="0" w:color="auto"/>
              <w:bottom w:val="single" w:sz="4" w:space="0" w:color="auto"/>
              <w:right w:val="single" w:sz="8" w:space="0" w:color="auto"/>
            </w:tcBorders>
            <w:shd w:val="clear" w:color="auto" w:fill="auto"/>
            <w:vAlign w:val="center"/>
          </w:tcPr>
          <w:p w14:paraId="2AE55BB7" w14:textId="77777777" w:rsidR="00AF2E59" w:rsidRPr="00326917" w:rsidRDefault="00AF2E59" w:rsidP="00D5630D">
            <w:pPr>
              <w:jc w:val="center"/>
              <w:rPr>
                <w:b/>
                <w:lang w:val="en-US" w:bidi="ne-NP"/>
              </w:rPr>
            </w:pPr>
            <w:r w:rsidRPr="00326917">
              <w:rPr>
                <w:b/>
                <w:lang w:val="en-US" w:bidi="ne-NP"/>
              </w:rPr>
              <w:t>Asia</w:t>
            </w:r>
          </w:p>
        </w:tc>
      </w:tr>
      <w:tr w:rsidR="00AF2E59" w:rsidRPr="00326917" w14:paraId="02E364C0" w14:textId="77777777" w:rsidTr="00D5630D">
        <w:trPr>
          <w:trHeight w:val="404"/>
        </w:trPr>
        <w:tc>
          <w:tcPr>
            <w:tcW w:w="1566" w:type="dxa"/>
            <w:tcBorders>
              <w:top w:val="single" w:sz="4" w:space="0" w:color="auto"/>
              <w:left w:val="single" w:sz="4" w:space="0" w:color="auto"/>
              <w:bottom w:val="single" w:sz="4" w:space="0" w:color="auto"/>
              <w:right w:val="single" w:sz="4" w:space="0" w:color="auto"/>
            </w:tcBorders>
            <w:shd w:val="clear" w:color="auto" w:fill="auto"/>
            <w:vAlign w:val="center"/>
          </w:tcPr>
          <w:p w14:paraId="57A49C04" w14:textId="342068AA" w:rsidR="00AF2E59" w:rsidRPr="00326917" w:rsidRDefault="00AF2E59" w:rsidP="00D5630D">
            <w:pPr>
              <w:jc w:val="center"/>
              <w:rPr>
                <w:lang w:val="en-US" w:bidi="ne-NP"/>
              </w:rPr>
            </w:pPr>
            <w:r w:rsidRPr="00326917">
              <w:rPr>
                <w:lang w:val="en-US" w:bidi="ne-NP"/>
              </w:rPr>
              <w:t>2005</w:t>
            </w:r>
            <w:ins w:id="2042" w:author="Lucy Cowie" w:date="2021-07-26T22:27:00Z">
              <w:r w:rsidR="007700CE">
                <w:rPr>
                  <w:lang w:bidi="ne-NP"/>
                </w:rPr>
                <w:t>–</w:t>
              </w:r>
            </w:ins>
            <w:del w:id="2043" w:author="Lucy Cowie" w:date="2021-07-26T22:27:00Z">
              <w:r w:rsidRPr="00326917" w:rsidDel="007700CE">
                <w:rPr>
                  <w:lang w:val="en-US" w:bidi="ne-NP"/>
                </w:rPr>
                <w:delText>-</w:delText>
              </w:r>
            </w:del>
            <w:r w:rsidRPr="00326917">
              <w:rPr>
                <w:lang w:val="en-US" w:bidi="ne-NP"/>
              </w:rPr>
              <w:t>2018 </w:t>
            </w:r>
          </w:p>
        </w:tc>
        <w:tc>
          <w:tcPr>
            <w:tcW w:w="5174" w:type="dxa"/>
            <w:tcBorders>
              <w:top w:val="single" w:sz="4" w:space="0" w:color="auto"/>
              <w:left w:val="nil"/>
              <w:bottom w:val="single" w:sz="4" w:space="0" w:color="auto"/>
              <w:right w:val="single" w:sz="4" w:space="0" w:color="auto"/>
            </w:tcBorders>
            <w:shd w:val="clear" w:color="auto" w:fill="auto"/>
            <w:vAlign w:val="center"/>
          </w:tcPr>
          <w:p w14:paraId="610226EF" w14:textId="4D576952" w:rsidR="00AF2E59" w:rsidRPr="00326917" w:rsidRDefault="00BC450B" w:rsidP="00D5630D">
            <w:pPr>
              <w:jc w:val="center"/>
              <w:rPr>
                <w:lang w:val="en-US" w:bidi="ne-NP"/>
              </w:rPr>
            </w:pPr>
            <w:ins w:id="2044" w:author="Lucy Cowie" w:date="2021-07-26T23:06:00Z">
              <w:r>
                <w:rPr>
                  <w:lang w:bidi="ne-NP"/>
                </w:rPr>
                <w:t>–</w:t>
              </w:r>
            </w:ins>
            <w:del w:id="2045" w:author="Lucy Cowie" w:date="2021-07-26T23:06:00Z">
              <w:r w:rsidR="00AF2E59" w:rsidRPr="00326917" w:rsidDel="00BC450B">
                <w:rPr>
                  <w:lang w:val="en-US" w:bidi="ne-NP"/>
                </w:rPr>
                <w:delText>-</w:delText>
              </w:r>
            </w:del>
            <w:r w:rsidR="00AF2E59" w:rsidRPr="00326917">
              <w:rPr>
                <w:lang w:val="en-US" w:bidi="ne-NP"/>
              </w:rPr>
              <w:t>0.46</w:t>
            </w:r>
            <w:ins w:id="2046" w:author="Lucy Cowie" w:date="2021-07-26T23:06:00Z">
              <w:r>
                <w:rPr>
                  <w:lang w:val="en-US" w:bidi="ne-NP"/>
                </w:rPr>
                <w:t xml:space="preserve"> </w:t>
              </w:r>
            </w:ins>
            <w:r w:rsidR="00AF2E59" w:rsidRPr="00326917">
              <w:rPr>
                <w:lang w:val="en-US" w:bidi="ne-NP"/>
              </w:rPr>
              <w:t>±</w:t>
            </w:r>
            <w:ins w:id="2047" w:author="Lucy Cowie" w:date="2021-07-26T23:06:00Z">
              <w:r>
                <w:rPr>
                  <w:lang w:val="en-US" w:bidi="ne-NP"/>
                </w:rPr>
                <w:t xml:space="preserve"> </w:t>
              </w:r>
            </w:ins>
            <w:r w:rsidR="00AF2E59" w:rsidRPr="00326917">
              <w:rPr>
                <w:lang w:val="en-US" w:bidi="ne-NP"/>
              </w:rPr>
              <w:t>0.14</w:t>
            </w:r>
            <w:del w:id="2048" w:author="Lucy Cowie" w:date="2021-07-26T23:06:00Z">
              <w:r w:rsidR="00AF2E59" w:rsidRPr="00326917" w:rsidDel="00BC450B">
                <w:rPr>
                  <w:lang w:val="en-US" w:bidi="ne-NP"/>
                </w:rPr>
                <w:delText xml:space="preserve"> </w:delText>
              </w:r>
            </w:del>
            <w:r w:rsidR="00AF2E59" w:rsidRPr="00326917">
              <w:rPr>
                <w:lang w:val="en-US" w:bidi="ne-NP"/>
              </w:rPr>
              <w:t>% yr</w:t>
            </w:r>
            <w:ins w:id="2049" w:author="Lucy Cowie" w:date="2021-07-27T09:37:00Z">
              <w:r w:rsidR="00460E1B">
                <w:rPr>
                  <w:vertAlign w:val="superscript"/>
                  <w:lang w:val="en-US" w:bidi="ne-NP"/>
                </w:rPr>
                <w:t>–</w:t>
              </w:r>
            </w:ins>
            <w:del w:id="2050" w:author="Lucy Cowie" w:date="2021-07-27T09:37:00Z">
              <w:r w:rsidR="00AF2E59" w:rsidRPr="00326917" w:rsidDel="00460E1B">
                <w:rPr>
                  <w:vertAlign w:val="superscript"/>
                  <w:lang w:val="en-US" w:bidi="ne-NP"/>
                </w:rPr>
                <w:delText>-</w:delText>
              </w:r>
            </w:del>
            <w:r w:rsidR="00AF2E59" w:rsidRPr="00326917">
              <w:rPr>
                <w:vertAlign w:val="superscript"/>
                <w:lang w:val="en-US" w:bidi="ne-NP"/>
              </w:rPr>
              <w:t>1</w:t>
            </w:r>
            <w:ins w:id="2051" w:author="Lucy Cowie" w:date="2021-07-27T09:35:00Z">
              <w:del w:id="2052" w:author="Ian Blenkinsop" w:date="2021-07-29T10:15:00Z">
                <w:r w:rsidR="00183E55" w:rsidDel="00F93C5A">
                  <w:rPr>
                    <w:vertAlign w:val="superscript"/>
                    <w:lang w:val="en-US" w:bidi="ne-NP"/>
                  </w:rPr>
                  <w:delText xml:space="preserve"> </w:delText>
                </w:r>
              </w:del>
            </w:ins>
            <w:r w:rsidR="00AF2E59" w:rsidRPr="00326917">
              <w:rPr>
                <w:lang w:val="en-US" w:bidi="ne-NP"/>
              </w:rPr>
              <w:t>: East Asia</w:t>
            </w:r>
          </w:p>
        </w:tc>
        <w:tc>
          <w:tcPr>
            <w:tcW w:w="2880" w:type="dxa"/>
            <w:tcBorders>
              <w:top w:val="single" w:sz="4" w:space="0" w:color="auto"/>
              <w:left w:val="nil"/>
              <w:bottom w:val="single" w:sz="4" w:space="0" w:color="auto"/>
              <w:right w:val="single" w:sz="4" w:space="0" w:color="auto"/>
            </w:tcBorders>
            <w:vAlign w:val="center"/>
          </w:tcPr>
          <w:p w14:paraId="2A9C84BA" w14:textId="6CAB6727" w:rsidR="00AF2E59" w:rsidRPr="00326917" w:rsidRDefault="00AF2E59" w:rsidP="00D5630D">
            <w:pPr>
              <w:jc w:val="center"/>
              <w:rPr>
                <w:lang w:val="en-US" w:bidi="ne-NP"/>
              </w:rPr>
            </w:pPr>
            <w:r w:rsidRPr="00190872">
              <w:rPr>
                <w:lang w:bidi="ne-NP"/>
              </w:rPr>
              <w:fldChar w:fldCharType="begin" w:fldLock="1"/>
            </w:r>
            <w:ins w:id="2053" w:author="Robin Matthews" w:date="2021-07-08T16:08:00Z">
              <w:r w:rsidR="00791F0A">
                <w:rPr>
                  <w:lang w:val="en-US" w:bidi="ne-NP"/>
                </w:rPr>
                <w:instrText>ADDIN CSL_CITATION { "citationItems" : [ { "id" : "ITEM-1", "itemData" : { "DOI" : "10.1088/1748-9326/aab2b3", "ISSN" : "1748-9326", "abstract" : "Measurements of Pollution in the Troposphere (MOPITT) satellite and ground-based carbon monoxide (CO) measurements both suggest a widespread downward trend in CO concentrations over East Asia during the period 2005\u20132016. This negative trend is inconsistent with global bottom-up inventories of CO emissions, which show a small increase or stable emissions in this region. We try to reconcile the observed CO trend with emission inventories using an atmospheric inversion of the MOPITT CO data that estimates emissions from primary sources, secondary production, and chemical sinks of CO. The atmospheric inversion indicates a ~ \u22122%\u2009yr\u22121 decrease in emissions from primary sources in East Asia from 2005\u20132016. The decreasing emissions are mainly caused by source reductions in China. The regional MEIC inventory for China is the only bottom up estimate consistent with the inversion-diagnosed decrease of CO emissions. According to the MEIC data, decreasing CO emissions from four main sectors (iron and steel industries, residential sources, gasoline-powered vehicles, and construction materials industries) in China explain 76% of the inversion-based trend of East Asian CO emissions. This result suggests that global inventories underestimate the recent decrease of CO emission factors in China which occurred despite increasing consumption of carbon-based fuels, and is driven by rapid technological changes with improved combustion efficiency and emission control measures.", "author" : [ { "dropping-particle" : "", "family" : "Zheng", "given" : "Bo", "non-dropping-particle" : "", "parse-names" : false, "suffix" : "" }, { "dropping-particle" : "", "family" : "Chevallier", "given" : "Frederic", "non-dropping-particle" : "", "parse-names" : false, "suffix" : "" }, { "dropping-particle" : "", "family" : "Ciais", "given" : "Philippe", "non-dropping-particle" : "", "parse-names" : false, "suffix" : "" }, { "dropping-particle" : "", "family" : "Yin", "given" : "Yi", "non-dropping-particle" : "", "parse-names" : false, "suffix" : "" }, { "dropping-particle" : "", "family" : "Deeter", "given" : "Merritt N", "non-dropping-particle" : "", "parse-names" : false, "suffix" : "" }, { "dropping-particle" : "", "family" : "Worden", "given" : "Helen M", "non-dropping-particle" : "", "parse-names" : false, "suffix" : "" }, { "dropping-particle" : "", "family" : "Wang", "given" : "Yilong", "non-dropping-particle" : "", "parse-names" : false, "suffix" : "" }, { "dropping-particle" : "", "family" : "Zhang", "given" : "Qiang", "non-dropping-particle" : "", "parse-names" : false, "suffix" : "" }, { "dropping-particle" : "", "family" : "He", "given" : "Kebin", "non-dropping-particle" : "", "parse-names" : false, "suffix" : "" } ], "container-title" : "Environmental Research Letters", "id" : "ITEM-1", "issue" : "4", "issued" : { "date-parts" : [ [ "2018" ] ] }, "page" : "44007", "publisher" : "IOP Publishing", "title" : "Rapid decline in carbon monoxide emissions and export from East Asia between years 2005 and 2016", "translator" : [ { "dropping-particle" : "", "family" : "G3718", "given" : "", "non-dropping-particle" : "", "parse-names" : false, "suffix" : "" } ], "type" : "article-journal", "volume" : "13" }, "uris" : [ "http://www.mendeley.com/documents/?uuid=e40e007f-6adc-4a7c-b8d8-40f1e3bcc01d", "http://www.mendeley.com/documents/?uuid=c82e165a-4cf3-4a80-bf70-f5ec55d80559" ] } ], "mendeley" : { "formattedCitation" : "(Zheng et al., 2018a)", "manualFormatting" : "Zheng et al. (2018a)", "plainTextFormattedCitation" : "(Zheng et al., 2018a)", "previouslyFormattedCitation" : "(Zheng et al., 2018a)" }, "properties" : { "noteIndex" : 0 }, "schema" : "https://github.com/citation-style-language/schema/raw/master/csl-citation.json" }</w:instrText>
              </w:r>
            </w:ins>
            <w:del w:id="2054" w:author="Robin Matthews" w:date="2021-07-08T16:08:00Z">
              <w:r w:rsidR="00D477C7" w:rsidDel="00791F0A">
                <w:rPr>
                  <w:lang w:val="en-US" w:bidi="ne-NP"/>
                </w:rPr>
                <w:delInstrText>ADDIN CSL_CITATION { "citationItems" : [ { "id" : "ITEM-1", "itemData" : { "DOI" : "10.1088/1748-9326/aab2b3", "ISSN" : "1748-9326", "abstract" : "Measurements of Pollution in the Troposphere (MOPITT) satellite and ground-based carbon monoxide (CO) measurements both suggest a widespread downward trend in CO concentrations over East Asia during the period 2005\u20132016. This negative trend is inconsistent with global bottom-up inventories of CO emissions, which show a small increase or stable emissions in this region. We try to reconcile the observed CO trend with emission inventories using an atmospheric inversion of the MOPITT CO data that estimates emissions from primary sources, secondary production, and chemical sinks of CO. The atmospheric inversion indicates a ~ \u22122%\u2009yr\u22121 decrease in emissions from primary sources in East Asia from 2005\u20132016. The decreasing emissions are mainly caused by source reductions in China. The regional MEIC inventory for China is the only bottom up estimate consistent with the inversion-diagnosed decrease of CO emissions. According to the MEIC data, decreasing CO emissions from four main sectors (iron and steel industries, residential sources, gasoline-powered vehicles, and construction materials industries) in China explain 76% of the inversion-based trend of East Asian CO emissions. This result suggests that global inventories underestimate the recent decrease of CO emission factors in China which occurred despite increasing consumption of carbon-based fuels, and is driven by rapid technological changes with improved combustion efficiency and emission control measures.", "author" : [ { "dropping-particle" : "", "family" : "Zheng", "given" : "Bo", "non-dropping-particle" : "", "parse-names" : false, "suffix" : "" }, { "dropping-particle" : "", "family" : "Chevallier", "given" : "Frederic", "non-dropping-particle" : "", "parse-names" : false, "suffix" : "" }, { "dropping-particle" : "", "family" : "Ciais", "given" : "Philippe", "non-dropping-particle" : "", "parse-names" : false, "suffix" : "" }, { "dropping-particle" : "", "family" : "Yin", "given" : "Yi", "non-dropping-particle" : "", "parse-names" : false, "suffix" : "" }, { "dropping-particle" : "", "family" : "Deeter", "given" : "Merritt N", "non-dropping-particle" : "", "parse-names" : false, "suffix" : "" }, { "dropping-particle" : "", "family" : "Worden", "given" : "Helen M", "non-dropping-particle" : "", "parse-names" : false, "suffix" : "" }, { "dropping-particle" : "", "family" : "Wang", "given" : "Yilong", "non-dropping-particle" : "", "parse-names" : false, "suffix" : "" }, { "dropping-particle" : "", "family" : "Zhang", "given" : "Qiang", "non-dropping-particle" : "", "parse-names" : false, "suffix" : "" }, { "dropping-particle" : "", "family" : "He", "given" : "Kebin", "non-dropping-particle" : "", "parse-names" : false, "suffix" : "" } ], "container-title" : "Environmental Research Letters", "id" : "ITEM-1", "issue" : "4", "issued" : { "date-parts" : [ [ "2018" ] ] }, "page" : "44007", "publisher" : "IOP Publishing", "title" : "Rapid decline in carbon monoxide emissions and export from East Asia between years 2005 and 2016", "translator" : [ { "dropping-particle" : "", "family" : "G3718", "given" : "", "non-dropping-particle" : "", "parse-names" : false, "suffix" : "" } ], "type" : "article-journal", "volume" : "13" }, "uris" : [ "http://www.mendeley.com/documents/?uuid=e40e007f-6adc-4a7c-b8d8-40f1e3bcc01d", "http://www.mendeley.com/documents/?uuid=c82e165a-4cf3-4a80-bf70-f5ec55d80559" ] } ], "mendeley" : { "formattedCitation" : "(Zheng et al., 2018a)", "plainTextFormattedCitation" : "(Zheng et al., 2018a)", "previouslyFormattedCitation" : "(Zheng et al., 2018a)" }, "properties" : { "noteIndex" : 0 }, "schema" : "https://github.com/citation-style-language/schema/raw/master/csl-citation.json" }</w:delInstrText>
              </w:r>
            </w:del>
            <w:r w:rsidRPr="00190872">
              <w:rPr>
                <w:lang w:bidi="ne-NP"/>
              </w:rPr>
              <w:fldChar w:fldCharType="separate"/>
            </w:r>
            <w:del w:id="2055" w:author="Robin Matthews" w:date="2021-07-08T16:08:00Z">
              <w:r w:rsidR="00CB33A1" w:rsidDel="00791F0A">
                <w:rPr>
                  <w:noProof/>
                  <w:lang w:val="en-US" w:bidi="ne-NP"/>
                </w:rPr>
                <w:delText>(</w:delText>
              </w:r>
            </w:del>
            <w:r w:rsidR="00CB33A1">
              <w:rPr>
                <w:noProof/>
                <w:lang w:val="en-US" w:bidi="ne-NP"/>
              </w:rPr>
              <w:t xml:space="preserve">Zheng </w:t>
            </w:r>
            <w:del w:id="2056" w:author="Robin Matthews" w:date="2021-07-08T16:07:00Z">
              <w:r w:rsidR="00CB33A1" w:rsidDel="00791F0A">
                <w:rPr>
                  <w:noProof/>
                  <w:lang w:val="en-US" w:bidi="ne-NP"/>
                </w:rPr>
                <w:delText xml:space="preserve">et al., </w:delText>
              </w:r>
            </w:del>
            <w:ins w:id="2057" w:author="Robin Matthews" w:date="2021-07-08T16:07:00Z">
              <w:r w:rsidR="00791F0A">
                <w:rPr>
                  <w:noProof/>
                  <w:lang w:val="en-US" w:bidi="ne-NP"/>
                </w:rPr>
                <w:t>et al. (</w:t>
              </w:r>
            </w:ins>
            <w:r w:rsidR="00CB33A1">
              <w:rPr>
                <w:noProof/>
                <w:lang w:val="en-US" w:bidi="ne-NP"/>
              </w:rPr>
              <w:t>2018a)</w:t>
            </w:r>
            <w:r w:rsidRPr="00190872">
              <w:rPr>
                <w:lang w:bidi="ne-NP"/>
              </w:rPr>
              <w:fldChar w:fldCharType="end"/>
            </w:r>
          </w:p>
          <w:p w14:paraId="519CAE9C" w14:textId="5233E953" w:rsidR="00AF2E59" w:rsidRPr="00326917" w:rsidRDefault="00AF2E59" w:rsidP="00D5630D">
            <w:pPr>
              <w:jc w:val="center"/>
              <w:rPr>
                <w:lang w:val="en-US" w:bidi="ne-NP"/>
              </w:rPr>
            </w:pPr>
            <w:r w:rsidRPr="00326917">
              <w:rPr>
                <w:lang w:val="en-US" w:bidi="ne-NP"/>
              </w:rPr>
              <w:t>WDCGG Ground</w:t>
            </w:r>
            <w:ins w:id="2058" w:author="Lucy Cowie" w:date="2021-07-26T22:48:00Z">
              <w:r w:rsidR="004E70A8">
                <w:rPr>
                  <w:lang w:val="en-US" w:bidi="ne-NP"/>
                </w:rPr>
                <w:t>-</w:t>
              </w:r>
            </w:ins>
            <w:del w:id="2059" w:author="Lucy Cowie" w:date="2021-07-26T22:48:00Z">
              <w:r w:rsidRPr="00326917" w:rsidDel="004E70A8">
                <w:rPr>
                  <w:lang w:val="en-US" w:bidi="ne-NP"/>
                </w:rPr>
                <w:delText xml:space="preserve"> </w:delText>
              </w:r>
            </w:del>
            <w:r w:rsidRPr="00326917">
              <w:rPr>
                <w:lang w:val="en-US" w:bidi="ne-NP"/>
              </w:rPr>
              <w:t>based</w:t>
            </w:r>
          </w:p>
        </w:tc>
      </w:tr>
      <w:tr w:rsidR="00AF2E59" w:rsidRPr="00326917" w14:paraId="244F467B" w14:textId="77777777" w:rsidTr="00D5630D">
        <w:trPr>
          <w:trHeight w:val="283"/>
        </w:trPr>
        <w:tc>
          <w:tcPr>
            <w:tcW w:w="1566" w:type="dxa"/>
            <w:tcBorders>
              <w:top w:val="single" w:sz="4" w:space="0" w:color="auto"/>
              <w:left w:val="single" w:sz="4" w:space="0" w:color="auto"/>
              <w:bottom w:val="single" w:sz="4" w:space="0" w:color="auto"/>
              <w:right w:val="single" w:sz="4" w:space="0" w:color="auto"/>
            </w:tcBorders>
            <w:shd w:val="clear" w:color="auto" w:fill="auto"/>
            <w:vAlign w:val="center"/>
          </w:tcPr>
          <w:p w14:paraId="689CD790" w14:textId="4EAC2B90" w:rsidR="00AF2E59" w:rsidRPr="00326917" w:rsidRDefault="00AF2E59" w:rsidP="00D5630D">
            <w:pPr>
              <w:jc w:val="center"/>
              <w:rPr>
                <w:lang w:val="en-US" w:bidi="ne-NP"/>
              </w:rPr>
            </w:pPr>
            <w:r w:rsidRPr="00326917">
              <w:rPr>
                <w:lang w:val="en-US" w:bidi="ne-NP"/>
              </w:rPr>
              <w:t>2005</w:t>
            </w:r>
            <w:ins w:id="2060" w:author="Lucy Cowie" w:date="2021-07-26T22:27:00Z">
              <w:r w:rsidR="007700CE">
                <w:rPr>
                  <w:lang w:bidi="ne-NP"/>
                </w:rPr>
                <w:t>–</w:t>
              </w:r>
            </w:ins>
            <w:del w:id="2061" w:author="Lucy Cowie" w:date="2021-07-26T22:27:00Z">
              <w:r w:rsidRPr="00326917" w:rsidDel="007700CE">
                <w:rPr>
                  <w:lang w:val="en-US" w:bidi="ne-NP"/>
                </w:rPr>
                <w:delText>-</w:delText>
              </w:r>
            </w:del>
            <w:r w:rsidRPr="00326917">
              <w:rPr>
                <w:lang w:val="en-US" w:bidi="ne-NP"/>
              </w:rPr>
              <w:t>2018 </w:t>
            </w:r>
          </w:p>
        </w:tc>
        <w:tc>
          <w:tcPr>
            <w:tcW w:w="5174" w:type="dxa"/>
            <w:tcBorders>
              <w:top w:val="single" w:sz="4" w:space="0" w:color="auto"/>
              <w:left w:val="nil"/>
              <w:bottom w:val="single" w:sz="4" w:space="0" w:color="auto"/>
              <w:right w:val="single" w:sz="4" w:space="0" w:color="auto"/>
            </w:tcBorders>
            <w:shd w:val="clear" w:color="auto" w:fill="auto"/>
            <w:vAlign w:val="center"/>
          </w:tcPr>
          <w:p w14:paraId="6406A9E5" w14:textId="28390AEC" w:rsidR="00AF2E59" w:rsidRPr="00326917" w:rsidRDefault="00BC450B" w:rsidP="00D5630D">
            <w:pPr>
              <w:jc w:val="center"/>
              <w:rPr>
                <w:lang w:val="en-US" w:bidi="ne-NP"/>
              </w:rPr>
            </w:pPr>
            <w:ins w:id="2062" w:author="Lucy Cowie" w:date="2021-07-26T23:06:00Z">
              <w:r>
                <w:rPr>
                  <w:lang w:bidi="ne-NP"/>
                </w:rPr>
                <w:t>–</w:t>
              </w:r>
            </w:ins>
            <w:del w:id="2063" w:author="Lucy Cowie" w:date="2021-07-26T23:06:00Z">
              <w:r w:rsidR="00AF2E59" w:rsidRPr="00326917" w:rsidDel="00BC450B">
                <w:rPr>
                  <w:lang w:val="en-US" w:bidi="ne-NP"/>
                </w:rPr>
                <w:delText>-</w:delText>
              </w:r>
            </w:del>
            <w:r w:rsidR="00AF2E59" w:rsidRPr="00326917">
              <w:rPr>
                <w:lang w:val="en-US" w:bidi="ne-NP"/>
              </w:rPr>
              <w:t>0.41</w:t>
            </w:r>
            <w:ins w:id="2064" w:author="Lucy Cowie" w:date="2021-07-26T23:06:00Z">
              <w:r>
                <w:rPr>
                  <w:lang w:val="en-US" w:bidi="ne-NP"/>
                </w:rPr>
                <w:t xml:space="preserve"> </w:t>
              </w:r>
            </w:ins>
            <w:r w:rsidR="00AF2E59" w:rsidRPr="00326917">
              <w:rPr>
                <w:lang w:val="en-US" w:bidi="ne-NP"/>
              </w:rPr>
              <w:t>±</w:t>
            </w:r>
            <w:ins w:id="2065" w:author="Lucy Cowie" w:date="2021-07-26T23:06:00Z">
              <w:r>
                <w:rPr>
                  <w:lang w:val="en-US" w:bidi="ne-NP"/>
                </w:rPr>
                <w:t xml:space="preserve"> </w:t>
              </w:r>
            </w:ins>
            <w:r w:rsidR="00AF2E59" w:rsidRPr="00326917">
              <w:rPr>
                <w:lang w:val="en-US" w:bidi="ne-NP"/>
              </w:rPr>
              <w:t>0.09</w:t>
            </w:r>
            <w:del w:id="2066" w:author="Lucy Cowie" w:date="2021-07-26T23:06:00Z">
              <w:r w:rsidR="00AF2E59" w:rsidRPr="00326917" w:rsidDel="00BC450B">
                <w:rPr>
                  <w:lang w:val="en-US" w:bidi="ne-NP"/>
                </w:rPr>
                <w:delText xml:space="preserve"> </w:delText>
              </w:r>
            </w:del>
            <w:r w:rsidR="00AF2E59" w:rsidRPr="00326917">
              <w:rPr>
                <w:lang w:val="en-US" w:bidi="ne-NP"/>
              </w:rPr>
              <w:t>% yr</w:t>
            </w:r>
            <w:ins w:id="2067" w:author="Lucy Cowie" w:date="2021-07-27T09:37:00Z">
              <w:r w:rsidR="00460E1B">
                <w:rPr>
                  <w:vertAlign w:val="superscript"/>
                  <w:lang w:val="en-US" w:bidi="ne-NP"/>
                </w:rPr>
                <w:t>–</w:t>
              </w:r>
            </w:ins>
            <w:del w:id="2068" w:author="Lucy Cowie" w:date="2021-07-27T09:37:00Z">
              <w:r w:rsidR="00AF2E59" w:rsidRPr="00326917" w:rsidDel="00460E1B">
                <w:rPr>
                  <w:vertAlign w:val="superscript"/>
                  <w:lang w:val="en-US" w:bidi="ne-NP"/>
                </w:rPr>
                <w:delText>-</w:delText>
              </w:r>
            </w:del>
            <w:r w:rsidR="00AF2E59" w:rsidRPr="00326917">
              <w:rPr>
                <w:vertAlign w:val="superscript"/>
                <w:lang w:val="en-US" w:bidi="ne-NP"/>
              </w:rPr>
              <w:t>1</w:t>
            </w:r>
            <w:ins w:id="2069" w:author="Lucy Cowie" w:date="2021-07-27T09:35:00Z">
              <w:del w:id="2070" w:author="Ian Blenkinsop" w:date="2021-07-29T10:15:00Z">
                <w:r w:rsidR="00183E55" w:rsidDel="00F93C5A">
                  <w:rPr>
                    <w:vertAlign w:val="superscript"/>
                    <w:lang w:val="en-US" w:bidi="ne-NP"/>
                  </w:rPr>
                  <w:delText xml:space="preserve"> </w:delText>
                </w:r>
              </w:del>
            </w:ins>
            <w:r w:rsidR="00AF2E59" w:rsidRPr="00326917">
              <w:rPr>
                <w:lang w:val="en-US" w:bidi="ne-NP"/>
              </w:rPr>
              <w:t>: East Asia</w:t>
            </w:r>
          </w:p>
        </w:tc>
        <w:tc>
          <w:tcPr>
            <w:tcW w:w="2880" w:type="dxa"/>
            <w:tcBorders>
              <w:top w:val="single" w:sz="4" w:space="0" w:color="auto"/>
              <w:left w:val="nil"/>
              <w:bottom w:val="single" w:sz="4" w:space="0" w:color="auto"/>
              <w:right w:val="single" w:sz="4" w:space="0" w:color="auto"/>
            </w:tcBorders>
            <w:vAlign w:val="center"/>
          </w:tcPr>
          <w:p w14:paraId="6EB0AD53" w14:textId="404E6F4F" w:rsidR="00AF2E59" w:rsidRPr="00190872" w:rsidRDefault="00AF2E59" w:rsidP="00D5630D">
            <w:pPr>
              <w:jc w:val="center"/>
              <w:rPr>
                <w:lang w:val="it-IT" w:bidi="ne-NP"/>
              </w:rPr>
            </w:pPr>
            <w:r w:rsidRPr="00190872">
              <w:rPr>
                <w:lang w:val="it-IT" w:bidi="ne-NP"/>
              </w:rPr>
              <w:fldChar w:fldCharType="begin" w:fldLock="1"/>
            </w:r>
            <w:ins w:id="2071" w:author="Robin Matthews" w:date="2021-07-08T16:08:00Z">
              <w:r w:rsidR="00791F0A">
                <w:rPr>
                  <w:lang w:val="it-IT" w:bidi="ne-NP"/>
                </w:rPr>
                <w:instrText>ADDIN CSL_CITATION { "citationItems" : [ { "id" : "ITEM-1", "itemData" : { "DOI" : "10.1088/1748-9326/aab2b3", "ISSN" : "1748-9326", "abstract" : "Measurements of Pollution in the Troposphere (MOPITT) satellite and ground-based carbon monoxide (CO) measurements both suggest a widespread downward trend in CO concentrations over East Asia during the period 2005\u20132016. This negative trend is inconsistent with global bottom-up inventories of CO emissions, which show a small increase or stable emissions in this region. We try to reconcile the observed CO trend with emission inventories using an atmospheric inversion of the MOPITT CO data that estimates emissions from primary sources, secondary production, and chemical sinks of CO. The atmospheric inversion indicates a ~ \u22122%\u2009yr\u22121 decrease in emissions from primary sources in East Asia from 2005\u20132016. The decreasing emissions are mainly caused by source reductions in China. The regional MEIC inventory for China is the only bottom up estimate consistent with the inversion-diagnosed decrease of CO emissions. According to the MEIC data, decreasing CO emissions from four main sectors (iron and steel industries, residential sources, gasoline-powered vehicles, and construction materials industries) in China explain 76% of the inversion-based trend of East Asian CO emissions. This result suggests that global inventories underestimate the recent decrease of CO emission factors in China which occurred despite increasing consumption of carbon-based fuels, and is driven by rapid technological changes with improved combustion efficiency and emission control measures.", "author" : [ { "dropping-particle" : "", "family" : "Zheng", "given" : "Bo", "non-dropping-particle" : "", "parse-names" : false, "suffix" : "" }, { "dropping-particle" : "", "family" : "Chevallier", "given" : "Frederic", "non-dropping-particle" : "", "parse-names" : false, "suffix" : "" }, { "dropping-particle" : "", "family" : "Ciais", "given" : "Philippe", "non-dropping-particle" : "", "parse-names" : false, "suffix" : "" }, { "dropping-particle" : "", "family" : "Yin", "given" : "Yi", "non-dropping-particle" : "", "parse-names" : false, "suffix" : "" }, { "dropping-particle" : "", "family" : "Deeter", "given" : "Merritt N", "non-dropping-particle" : "", "parse-names" : false, "suffix" : "" }, { "dropping-particle" : "", "family" : "Worden", "given" : "Helen M", "non-dropping-particle" : "", "parse-names" : false, "suffix" : "" }, { "dropping-particle" : "", "family" : "Wang", "given" : "Yilong", "non-dropping-particle" : "", "parse-names" : false, "suffix" : "" }, { "dropping-particle" : "", "family" : "Zhang", "given" : "Qiang", "non-dropping-particle" : "", "parse-names" : false, "suffix" : "" }, { "dropping-particle" : "", "family" : "He", "given" : "Kebin", "non-dropping-particle" : "", "parse-names" : false, "suffix" : "" } ], "container-title" : "Environmental Research Letters", "id" : "ITEM-1", "issue" : "4", "issued" : { "date-parts" : [ [ "2018" ] ] }, "page" : "44007", "publisher" : "IOP Publishing", "title" : "Rapid decline in carbon monoxide emissions and export from East Asia between years 2005 and 2016", "translator" : [ { "dropping-particle" : "", "family" : "G3718", "given" : "", "non-dropping-particle" : "", "parse-names" : false, "suffix" : "" } ], "type" : "article-journal", "volume" : "13" }, "uris" : [ "http://www.mendeley.com/documents/?uuid=e40e007f-6adc-4a7c-b8d8-40f1e3bcc01d" ] } ], "mendeley" : { "formattedCitation" : "(Zheng et al., 2018a)", "manualFormatting" : "Zheng et al. (2018a)", "plainTextFormattedCitation" : "(Zheng et al., 2018a)", "previouslyFormattedCitation" : "(Zheng et al., 2018a)" }, "properties" : { "noteIndex" : 0 }, "schema" : "https://github.com/citation-style-language/schema/raw/master/csl-citation.json" }</w:instrText>
              </w:r>
            </w:ins>
            <w:del w:id="2072" w:author="Robin Matthews" w:date="2021-07-08T16:08:00Z">
              <w:r w:rsidR="00D477C7" w:rsidDel="00791F0A">
                <w:rPr>
                  <w:lang w:val="it-IT" w:bidi="ne-NP"/>
                </w:rPr>
                <w:delInstrText>ADDIN CSL_CITATION { "citationItems" : [ { "id" : "ITEM-1", "itemData" : { "DOI" : "10.1088/1748-9326/aab2b3", "ISSN" : "1748-9326", "abstract" : "Measurements of Pollution in the Troposphere (MOPITT) satellite and ground-based carbon monoxide (CO) measurements both suggest a widespread downward trend in CO concentrations over East Asia during the period 2005\u20132016. This negative trend is inconsistent with global bottom-up inventories of CO emissions, which show a small increase or stable emissions in this region. We try to reconcile the observed CO trend with emission inventories using an atmospheric inversion of the MOPITT CO data that estimates emissions from primary sources, secondary production, and chemical sinks of CO. The atmospheric inversion indicates a ~ \u22122%\u2009yr\u22121 decrease in emissions from primary sources in East Asia from 2005\u20132016. The decreasing emissions are mainly caused by source reductions in China. The regional MEIC inventory for China is the only bottom up estimate consistent with the inversion-diagnosed decrease of CO emissions. According to the MEIC data, decreasing CO emissions from four main sectors (iron and steel industries, residential sources, gasoline-powered vehicles, and construction materials industries) in China explain 76% of the inversion-based trend of East Asian CO emissions. This result suggests that global inventories underestimate the recent decrease of CO emission factors in China which occurred despite increasing consumption of carbon-based fuels, and is driven by rapid technological changes with improved combustion efficiency and emission control measures.", "author" : [ { "dropping-particle" : "", "family" : "Zheng", "given" : "Bo", "non-dropping-particle" : "", "parse-names" : false, "suffix" : "" }, { "dropping-particle" : "", "family" : "Chevallier", "given" : "Frederic", "non-dropping-particle" : "", "parse-names" : false, "suffix" : "" }, { "dropping-particle" : "", "family" : "Ciais", "given" : "Philippe", "non-dropping-particle" : "", "parse-names" : false, "suffix" : "" }, { "dropping-particle" : "", "family" : "Yin", "given" : "Yi", "non-dropping-particle" : "", "parse-names" : false, "suffix" : "" }, { "dropping-particle" : "", "family" : "Deeter", "given" : "Merritt N", "non-dropping-particle" : "", "parse-names" : false, "suffix" : "" }, { "dropping-particle" : "", "family" : "Worden", "given" : "Helen M", "non-dropping-particle" : "", "parse-names" : false, "suffix" : "" }, { "dropping-particle" : "", "family" : "Wang", "given" : "Yilong", "non-dropping-particle" : "", "parse-names" : false, "suffix" : "" }, { "dropping-particle" : "", "family" : "Zhang", "given" : "Qiang", "non-dropping-particle" : "", "parse-names" : false, "suffix" : "" }, { "dropping-particle" : "", "family" : "He", "given" : "Kebin", "non-dropping-particle" : "", "parse-names" : false, "suffix" : "" } ], "container-title" : "Environmental Research Letters", "id" : "ITEM-1", "issue" : "4", "issued" : { "date-parts" : [ [ "2018" ] ] }, "page" : "44007", "publisher" : "IOP Publishing", "title" : "Rapid decline in carbon monoxide emissions and export from East Asia between years 2005 and 2016", "translator" : [ { "dropping-particle" : "", "family" : "G3718", "given" : "", "non-dropping-particle" : "", "parse-names" : false, "suffix" : "" } ], "type" : "article-journal", "volume" : "13" }, "uris" : [ "http://www.mendeley.com/documents/?uuid=e40e007f-6adc-4a7c-b8d8-40f1e3bcc01d" ] } ], "mendeley" : { "formattedCitation" : "(Zheng et al., 2018a)", "plainTextFormattedCitation" : "(Zheng et al., 2018a)", "previouslyFormattedCitation" : "(Zheng et al., 2018a)" }, "properties" : { "noteIndex" : 0 }, "schema" : "https://github.com/citation-style-language/schema/raw/master/csl-citation.json" }</w:delInstrText>
              </w:r>
            </w:del>
            <w:r w:rsidRPr="00190872">
              <w:rPr>
                <w:lang w:val="it-IT" w:bidi="ne-NP"/>
              </w:rPr>
              <w:fldChar w:fldCharType="separate"/>
            </w:r>
            <w:del w:id="2073" w:author="Robin Matthews" w:date="2021-07-08T16:08:00Z">
              <w:r w:rsidR="00CB33A1" w:rsidDel="00791F0A">
                <w:rPr>
                  <w:noProof/>
                  <w:lang w:val="it-IT" w:bidi="ne-NP"/>
                </w:rPr>
                <w:delText>(</w:delText>
              </w:r>
            </w:del>
            <w:r w:rsidR="00CB33A1">
              <w:rPr>
                <w:noProof/>
                <w:lang w:val="it-IT" w:bidi="ne-NP"/>
              </w:rPr>
              <w:t xml:space="preserve">Zheng </w:t>
            </w:r>
            <w:del w:id="2074" w:author="Robin Matthews" w:date="2021-07-08T16:07:00Z">
              <w:r w:rsidR="00CB33A1" w:rsidDel="00791F0A">
                <w:rPr>
                  <w:noProof/>
                  <w:lang w:val="it-IT" w:bidi="ne-NP"/>
                </w:rPr>
                <w:delText xml:space="preserve">et al., </w:delText>
              </w:r>
            </w:del>
            <w:ins w:id="2075" w:author="Robin Matthews" w:date="2021-07-08T16:07:00Z">
              <w:r w:rsidR="00791F0A">
                <w:rPr>
                  <w:noProof/>
                  <w:lang w:val="it-IT" w:bidi="ne-NP"/>
                </w:rPr>
                <w:t>et al. (</w:t>
              </w:r>
            </w:ins>
            <w:r w:rsidR="00CB33A1">
              <w:rPr>
                <w:noProof/>
                <w:lang w:val="it-IT" w:bidi="ne-NP"/>
              </w:rPr>
              <w:t>2018</w:t>
            </w:r>
            <w:r w:rsidR="003F1C19">
              <w:rPr>
                <w:noProof/>
                <w:lang w:val="it-IT" w:bidi="ne-NP"/>
              </w:rPr>
              <w:t>°</w:t>
            </w:r>
            <w:r w:rsidR="00CB33A1">
              <w:rPr>
                <w:noProof/>
                <w:lang w:val="it-IT" w:bidi="ne-NP"/>
              </w:rPr>
              <w:t>)</w:t>
            </w:r>
            <w:r w:rsidRPr="00190872">
              <w:rPr>
                <w:lang w:val="it-IT" w:bidi="ne-NP"/>
              </w:rPr>
              <w:fldChar w:fldCharType="end"/>
            </w:r>
          </w:p>
          <w:p w14:paraId="0AF64204" w14:textId="77777777" w:rsidR="00AF2E59" w:rsidRPr="00190872" w:rsidRDefault="00AF2E59" w:rsidP="00D5630D">
            <w:pPr>
              <w:jc w:val="center"/>
              <w:rPr>
                <w:lang w:val="it-IT" w:bidi="ne-NP"/>
              </w:rPr>
            </w:pPr>
            <w:r w:rsidRPr="00190872">
              <w:rPr>
                <w:lang w:val="it-IT" w:bidi="ne-NP"/>
              </w:rPr>
              <w:t>MOPITT</w:t>
            </w:r>
          </w:p>
        </w:tc>
      </w:tr>
      <w:tr w:rsidR="00AF2E59" w:rsidRPr="00326917" w14:paraId="405BD490" w14:textId="77777777" w:rsidTr="00D5630D">
        <w:trPr>
          <w:trHeight w:val="935"/>
        </w:trPr>
        <w:tc>
          <w:tcPr>
            <w:tcW w:w="1566" w:type="dxa"/>
            <w:tcBorders>
              <w:top w:val="single" w:sz="4" w:space="0" w:color="auto"/>
              <w:left w:val="single" w:sz="4" w:space="0" w:color="auto"/>
              <w:bottom w:val="single" w:sz="4" w:space="0" w:color="auto"/>
              <w:right w:val="single" w:sz="4" w:space="0" w:color="auto"/>
            </w:tcBorders>
            <w:shd w:val="clear" w:color="auto" w:fill="auto"/>
            <w:vAlign w:val="center"/>
          </w:tcPr>
          <w:p w14:paraId="104FAAE9" w14:textId="20D7A7D5" w:rsidR="00AF2E59" w:rsidRPr="00326917" w:rsidRDefault="00AF2E59" w:rsidP="00D5630D">
            <w:pPr>
              <w:jc w:val="center"/>
              <w:rPr>
                <w:lang w:val="en-US" w:bidi="ne-NP"/>
              </w:rPr>
            </w:pPr>
            <w:r w:rsidRPr="00326917">
              <w:rPr>
                <w:lang w:val="en-US" w:bidi="ne-NP"/>
              </w:rPr>
              <w:t>2002</w:t>
            </w:r>
            <w:ins w:id="2076" w:author="Lucy Cowie" w:date="2021-07-26T22:27:00Z">
              <w:r w:rsidR="007700CE">
                <w:rPr>
                  <w:lang w:bidi="ne-NP"/>
                </w:rPr>
                <w:t>–</w:t>
              </w:r>
            </w:ins>
            <w:del w:id="2077" w:author="Lucy Cowie" w:date="2021-07-26T22:27:00Z">
              <w:r w:rsidRPr="00326917" w:rsidDel="007700CE">
                <w:rPr>
                  <w:lang w:val="en-US" w:bidi="ne-NP"/>
                </w:rPr>
                <w:delText>-</w:delText>
              </w:r>
            </w:del>
            <w:r w:rsidRPr="00326917">
              <w:rPr>
                <w:lang w:val="en-US" w:bidi="ne-NP"/>
              </w:rPr>
              <w:t>2018</w:t>
            </w:r>
          </w:p>
        </w:tc>
        <w:tc>
          <w:tcPr>
            <w:tcW w:w="5174" w:type="dxa"/>
            <w:tcBorders>
              <w:top w:val="single" w:sz="4" w:space="0" w:color="auto"/>
              <w:left w:val="nil"/>
              <w:bottom w:val="single" w:sz="4" w:space="0" w:color="auto"/>
              <w:right w:val="single" w:sz="4" w:space="0" w:color="auto"/>
            </w:tcBorders>
            <w:shd w:val="clear" w:color="auto" w:fill="auto"/>
            <w:vAlign w:val="center"/>
          </w:tcPr>
          <w:p w14:paraId="5B5C7865" w14:textId="47253FEF" w:rsidR="00AF2E59" w:rsidRPr="00615DED" w:rsidRDefault="003F3DA7" w:rsidP="00D5630D">
            <w:pPr>
              <w:jc w:val="center"/>
              <w:rPr>
                <w:lang w:val="de-DE" w:bidi="ne-NP"/>
              </w:rPr>
            </w:pPr>
            <w:ins w:id="2078" w:author="Lucy Cowie" w:date="2021-07-26T23:09:00Z">
              <w:r w:rsidRPr="00460E1B">
                <w:rPr>
                  <w:lang w:bidi="ne-NP"/>
                </w:rPr>
                <w:t>–</w:t>
              </w:r>
            </w:ins>
            <w:del w:id="2079" w:author="Lucy Cowie" w:date="2021-07-26T23:09:00Z">
              <w:r w:rsidR="00AF2E59" w:rsidRPr="00567D6F" w:rsidDel="003F3DA7">
                <w:rPr>
                  <w:lang w:val="de-DE" w:bidi="ne-NP"/>
                </w:rPr>
                <w:delText>-</w:delText>
              </w:r>
            </w:del>
            <w:r w:rsidR="00AF2E59" w:rsidRPr="00567D6F">
              <w:rPr>
                <w:lang w:val="de-DE" w:bidi="ne-NP"/>
              </w:rPr>
              <w:t>1.18 ± 0.3</w:t>
            </w:r>
            <w:del w:id="2080" w:author="Lucy Cowie" w:date="2021-07-26T23:09:00Z">
              <w:r w:rsidR="00AF2E59" w:rsidRPr="00567D6F" w:rsidDel="003F3DA7">
                <w:rPr>
                  <w:lang w:val="de-DE" w:bidi="ne-NP"/>
                </w:rPr>
                <w:delText xml:space="preserve"> </w:delText>
              </w:r>
            </w:del>
            <w:r w:rsidR="00AF2E59" w:rsidRPr="00567D6F">
              <w:rPr>
                <w:lang w:val="de-DE" w:bidi="ne-NP"/>
              </w:rPr>
              <w:t>%</w:t>
            </w:r>
            <w:ins w:id="2081" w:author="Lucy Cowie" w:date="2021-07-26T23:09:00Z">
              <w:r w:rsidRPr="00567D6F">
                <w:rPr>
                  <w:lang w:val="de-DE" w:bidi="ne-NP"/>
                </w:rPr>
                <w:t xml:space="preserve"> </w:t>
              </w:r>
            </w:ins>
            <w:r w:rsidR="00AF2E59" w:rsidRPr="00567D6F">
              <w:rPr>
                <w:lang w:val="de-DE" w:bidi="ne-NP"/>
              </w:rPr>
              <w:t>yr</w:t>
            </w:r>
            <w:ins w:id="2082" w:author="Lucy Cowie" w:date="2021-07-27T09:35:00Z">
              <w:r w:rsidR="00460E1B" w:rsidRPr="00460E1B">
                <w:rPr>
                  <w:vertAlign w:val="superscript"/>
                  <w:lang w:val="de-DE" w:bidi="ne-NP"/>
                  <w:rPrChange w:id="2083" w:author="Lucy Cowie" w:date="2021-07-27T09:37:00Z">
                    <w:rPr>
                      <w:highlight w:val="yellow"/>
                      <w:vertAlign w:val="superscript"/>
                      <w:lang w:val="de-DE" w:bidi="ne-NP"/>
                    </w:rPr>
                  </w:rPrChange>
                </w:rPr>
                <w:t>–</w:t>
              </w:r>
            </w:ins>
            <w:del w:id="2084" w:author="Lucy Cowie" w:date="2021-07-27T09:35:00Z">
              <w:r w:rsidR="00AF2E59" w:rsidRPr="00567D6F" w:rsidDel="00460E1B">
                <w:rPr>
                  <w:vertAlign w:val="superscript"/>
                  <w:lang w:val="de-DE" w:bidi="ne-NP"/>
                </w:rPr>
                <w:delText>-</w:delText>
              </w:r>
            </w:del>
            <w:r w:rsidR="00AF2E59" w:rsidRPr="00567D6F">
              <w:rPr>
                <w:vertAlign w:val="superscript"/>
                <w:lang w:val="de-DE" w:bidi="ne-NP"/>
              </w:rPr>
              <w:t>1</w:t>
            </w:r>
            <w:ins w:id="2085" w:author="Lucy Cowie" w:date="2021-07-27T09:35:00Z">
              <w:del w:id="2086" w:author="Ian Blenkinsop" w:date="2021-07-29T10:15:00Z">
                <w:r w:rsidR="00183E55" w:rsidRPr="00460E1B" w:rsidDel="00F93C5A">
                  <w:rPr>
                    <w:vertAlign w:val="superscript"/>
                    <w:lang w:val="de-DE" w:bidi="ne-NP"/>
                    <w:rPrChange w:id="2087" w:author="Lucy Cowie" w:date="2021-07-27T09:37:00Z">
                      <w:rPr>
                        <w:highlight w:val="yellow"/>
                        <w:vertAlign w:val="superscript"/>
                        <w:lang w:val="de-DE" w:bidi="ne-NP"/>
                      </w:rPr>
                    </w:rPrChange>
                  </w:rPr>
                  <w:delText xml:space="preserve"> </w:delText>
                </w:r>
              </w:del>
            </w:ins>
            <w:r w:rsidR="00AF2E59" w:rsidRPr="00460E1B">
              <w:rPr>
                <w:lang w:val="de-DE" w:bidi="ne-NP"/>
              </w:rPr>
              <w:t>: (N</w:t>
            </w:r>
            <w:del w:id="2088" w:author="Lucy Cowie" w:date="2021-07-27T09:42:00Z">
              <w:r w:rsidR="00AF2E59" w:rsidRPr="00460E1B" w:rsidDel="00567D6F">
                <w:rPr>
                  <w:lang w:val="de-DE" w:bidi="ne-NP"/>
                </w:rPr>
                <w:delText>.E</w:delText>
              </w:r>
            </w:del>
            <w:ins w:id="2089" w:author="Lucy Cowie" w:date="2021-07-27T09:42:00Z">
              <w:r w:rsidR="00567D6F">
                <w:rPr>
                  <w:lang w:val="de-DE" w:bidi="ne-NP"/>
                </w:rPr>
                <w:t>ortheast</w:t>
              </w:r>
            </w:ins>
            <w:del w:id="2090" w:author="Lucy Cowie" w:date="2021-07-27T09:42:00Z">
              <w:r w:rsidR="00AF2E59" w:rsidRPr="00460E1B" w:rsidDel="00567D6F">
                <w:rPr>
                  <w:lang w:val="de-DE" w:bidi="ne-NP"/>
                </w:rPr>
                <w:delText>.</w:delText>
              </w:r>
            </w:del>
            <w:r w:rsidR="00AF2E59" w:rsidRPr="00460E1B">
              <w:rPr>
                <w:lang w:val="de-DE" w:bidi="ne-NP"/>
              </w:rPr>
              <w:t xml:space="preserve"> China 30°</w:t>
            </w:r>
            <w:ins w:id="2091" w:author="Lucy Cowie" w:date="2021-07-27T10:22:00Z">
              <w:r w:rsidR="000045CB">
                <w:rPr>
                  <w:lang w:val="de-DE" w:bidi="ne-NP"/>
                </w:rPr>
                <w:t>E</w:t>
              </w:r>
            </w:ins>
            <w:ins w:id="2092" w:author="Lucy Cowie" w:date="2021-07-27T09:36:00Z">
              <w:r w:rsidR="00460E1B" w:rsidRPr="00460E1B">
                <w:rPr>
                  <w:lang w:val="de-DE" w:bidi="ne-NP"/>
                  <w:rPrChange w:id="2093" w:author="Lucy Cowie" w:date="2021-07-27T09:37:00Z">
                    <w:rPr>
                      <w:highlight w:val="yellow"/>
                      <w:lang w:val="de-DE" w:bidi="ne-NP"/>
                    </w:rPr>
                  </w:rPrChange>
                </w:rPr>
                <w:t>–</w:t>
              </w:r>
            </w:ins>
            <w:del w:id="2094" w:author="Lucy Cowie" w:date="2021-07-27T09:36:00Z">
              <w:r w:rsidR="00AF2E59" w:rsidRPr="00567D6F" w:rsidDel="00460E1B">
                <w:rPr>
                  <w:lang w:val="de-DE" w:bidi="ne-NP"/>
                </w:rPr>
                <w:delText>-</w:delText>
              </w:r>
            </w:del>
            <w:r w:rsidR="00AF2E59" w:rsidRPr="00567D6F">
              <w:rPr>
                <w:lang w:val="de-DE" w:bidi="ne-NP"/>
              </w:rPr>
              <w:t>40°</w:t>
            </w:r>
            <w:ins w:id="2095" w:author="Lucy Cowie" w:date="2021-07-27T09:41:00Z">
              <w:r w:rsidR="009E33B0">
                <w:rPr>
                  <w:lang w:val="de-DE" w:bidi="ne-NP"/>
                </w:rPr>
                <w:t>E</w:t>
              </w:r>
            </w:ins>
            <w:r w:rsidR="00AF2E59" w:rsidRPr="009E33B0">
              <w:rPr>
                <w:lang w:val="de-DE" w:bidi="ne-NP"/>
              </w:rPr>
              <w:t>, 110°</w:t>
            </w:r>
            <w:ins w:id="2096" w:author="Lucy Cowie" w:date="2021-07-27T10:22:00Z">
              <w:r w:rsidR="000045CB">
                <w:rPr>
                  <w:lang w:val="de-DE" w:bidi="ne-NP"/>
                </w:rPr>
                <w:t>E</w:t>
              </w:r>
            </w:ins>
            <w:ins w:id="2097" w:author="Lucy Cowie" w:date="2021-07-27T09:36:00Z">
              <w:r w:rsidR="00460E1B" w:rsidRPr="00460E1B">
                <w:rPr>
                  <w:lang w:val="de-DE" w:bidi="ne-NP"/>
                  <w:rPrChange w:id="2098" w:author="Lucy Cowie" w:date="2021-07-27T09:37:00Z">
                    <w:rPr>
                      <w:highlight w:val="yellow"/>
                      <w:lang w:val="de-DE" w:bidi="ne-NP"/>
                    </w:rPr>
                  </w:rPrChange>
                </w:rPr>
                <w:t>–</w:t>
              </w:r>
            </w:ins>
            <w:del w:id="2099" w:author="Lucy Cowie" w:date="2021-07-27T09:36:00Z">
              <w:r w:rsidR="00AF2E59" w:rsidRPr="00567D6F" w:rsidDel="00460E1B">
                <w:rPr>
                  <w:lang w:val="de-DE" w:bidi="ne-NP"/>
                </w:rPr>
                <w:delText>-</w:delText>
              </w:r>
            </w:del>
            <w:r w:rsidR="00AF2E59" w:rsidRPr="00567D6F">
              <w:rPr>
                <w:lang w:val="de-DE" w:bidi="ne-NP"/>
              </w:rPr>
              <w:t>123°E)</w:t>
            </w:r>
            <w:r w:rsidR="00AF2E59" w:rsidRPr="00567D6F">
              <w:rPr>
                <w:lang w:val="de-DE" w:bidi="ne-NP"/>
              </w:rPr>
              <w:br/>
            </w:r>
            <w:ins w:id="2100" w:author="Lucy Cowie" w:date="2021-07-26T23:09:00Z">
              <w:r w:rsidRPr="00567D6F">
                <w:rPr>
                  <w:lang w:bidi="ne-NP"/>
                </w:rPr>
                <w:t>–</w:t>
              </w:r>
            </w:ins>
            <w:del w:id="2101" w:author="Lucy Cowie" w:date="2021-07-26T23:09:00Z">
              <w:r w:rsidR="00AF2E59" w:rsidRPr="00567D6F" w:rsidDel="003F3DA7">
                <w:rPr>
                  <w:lang w:val="de-DE" w:bidi="ne-NP"/>
                </w:rPr>
                <w:delText>-</w:delText>
              </w:r>
            </w:del>
            <w:r w:rsidR="00AF2E59" w:rsidRPr="00567D6F">
              <w:rPr>
                <w:lang w:val="de-DE" w:bidi="ne-NP"/>
              </w:rPr>
              <w:t>0.28</w:t>
            </w:r>
            <w:ins w:id="2102" w:author="Lucy Cowie" w:date="2021-07-26T23:09:00Z">
              <w:r w:rsidRPr="00567D6F">
                <w:rPr>
                  <w:lang w:val="de-DE" w:bidi="ne-NP"/>
                </w:rPr>
                <w:t xml:space="preserve"> </w:t>
              </w:r>
            </w:ins>
            <w:r w:rsidR="00AF2E59" w:rsidRPr="00567D6F">
              <w:rPr>
                <w:lang w:val="de-DE" w:bidi="ne-NP"/>
              </w:rPr>
              <w:t>±</w:t>
            </w:r>
            <w:ins w:id="2103" w:author="Lucy Cowie" w:date="2021-07-26T23:09:00Z">
              <w:r w:rsidRPr="00567D6F">
                <w:rPr>
                  <w:lang w:val="de-DE" w:bidi="ne-NP"/>
                </w:rPr>
                <w:t xml:space="preserve"> </w:t>
              </w:r>
            </w:ins>
            <w:commentRangeStart w:id="2104"/>
            <w:r w:rsidR="00AF2E59" w:rsidRPr="00567D6F">
              <w:rPr>
                <w:lang w:val="de-DE" w:bidi="ne-NP"/>
              </w:rPr>
              <w:t>0.</w:t>
            </w:r>
            <w:del w:id="2105" w:author="Ian Blenkinsop" w:date="2021-07-29T10:15:00Z">
              <w:r w:rsidR="00AF2E59" w:rsidRPr="00567D6F" w:rsidDel="00F93C5A">
                <w:rPr>
                  <w:lang w:val="de-DE" w:bidi="ne-NP"/>
                </w:rPr>
                <w:delText> </w:delText>
              </w:r>
            </w:del>
            <w:commentRangeEnd w:id="2104"/>
            <w:r w:rsidR="00E11DDA">
              <w:rPr>
                <w:rStyle w:val="Marquedecommentaire"/>
              </w:rPr>
              <w:commentReference w:id="2104"/>
            </w:r>
            <w:r w:rsidR="00AF2E59" w:rsidRPr="00567D6F">
              <w:rPr>
                <w:lang w:val="de-DE" w:bidi="ne-NP"/>
              </w:rPr>
              <w:t>: (N</w:t>
            </w:r>
            <w:ins w:id="2106" w:author="Lucy Cowie" w:date="2021-07-27T09:42:00Z">
              <w:r w:rsidR="00567D6F">
                <w:rPr>
                  <w:lang w:val="de-DE" w:bidi="ne-NP"/>
                </w:rPr>
                <w:t>orth</w:t>
              </w:r>
            </w:ins>
            <w:del w:id="2107" w:author="Lucy Cowie" w:date="2021-07-27T09:42:00Z">
              <w:r w:rsidR="00AF2E59" w:rsidRPr="00567D6F" w:rsidDel="00567D6F">
                <w:rPr>
                  <w:lang w:val="de-DE" w:bidi="ne-NP"/>
                </w:rPr>
                <w:delText>.</w:delText>
              </w:r>
            </w:del>
            <w:r w:rsidR="00AF2E59" w:rsidRPr="00567D6F">
              <w:rPr>
                <w:lang w:val="de-DE" w:bidi="ne-NP"/>
              </w:rPr>
              <w:t xml:space="preserve"> India 20°</w:t>
            </w:r>
            <w:ins w:id="2108" w:author="Lucy Cowie" w:date="2021-07-27T09:41:00Z">
              <w:r w:rsidR="009E33B0">
                <w:rPr>
                  <w:lang w:val="de-DE" w:bidi="ne-NP"/>
                </w:rPr>
                <w:t>N</w:t>
              </w:r>
            </w:ins>
            <w:ins w:id="2109" w:author="Lucy Cowie" w:date="2021-07-27T09:36:00Z">
              <w:r w:rsidR="00460E1B" w:rsidRPr="00460E1B">
                <w:rPr>
                  <w:lang w:val="de-DE" w:bidi="ne-NP"/>
                  <w:rPrChange w:id="2110" w:author="Lucy Cowie" w:date="2021-07-27T09:37:00Z">
                    <w:rPr>
                      <w:highlight w:val="yellow"/>
                      <w:lang w:val="de-DE" w:bidi="ne-NP"/>
                    </w:rPr>
                  </w:rPrChange>
                </w:rPr>
                <w:t>–</w:t>
              </w:r>
            </w:ins>
            <w:del w:id="2111" w:author="Lucy Cowie" w:date="2021-07-27T09:36:00Z">
              <w:r w:rsidR="00AF2E59" w:rsidRPr="00567D6F" w:rsidDel="00460E1B">
                <w:rPr>
                  <w:lang w:val="de-DE" w:bidi="ne-NP"/>
                </w:rPr>
                <w:delText>-</w:delText>
              </w:r>
            </w:del>
            <w:r w:rsidR="00AF2E59" w:rsidRPr="00567D6F">
              <w:rPr>
                <w:lang w:val="de-DE" w:bidi="ne-NP"/>
              </w:rPr>
              <w:t>30°N</w:t>
            </w:r>
            <w:ins w:id="2112" w:author="Lucy Cowie" w:date="2021-07-27T09:56:00Z">
              <w:r w:rsidR="00855894">
                <w:rPr>
                  <w:lang w:val="de-DE" w:bidi="ne-NP"/>
                </w:rPr>
                <w:t>,</w:t>
              </w:r>
            </w:ins>
            <w:r w:rsidR="00AF2E59" w:rsidRPr="00567D6F">
              <w:rPr>
                <w:lang w:val="de-DE" w:bidi="ne-NP"/>
              </w:rPr>
              <w:t xml:space="preserve"> 70°</w:t>
            </w:r>
            <w:ins w:id="2113" w:author="Lucy Cowie" w:date="2021-07-27T09:41:00Z">
              <w:r w:rsidR="009E33B0">
                <w:rPr>
                  <w:lang w:val="de-DE" w:bidi="ne-NP"/>
                </w:rPr>
                <w:t>E</w:t>
              </w:r>
            </w:ins>
            <w:ins w:id="2114" w:author="Lucy Cowie" w:date="2021-07-27T09:36:00Z">
              <w:r w:rsidR="00460E1B" w:rsidRPr="00460E1B">
                <w:rPr>
                  <w:lang w:val="de-DE" w:bidi="ne-NP"/>
                  <w:rPrChange w:id="2115" w:author="Lucy Cowie" w:date="2021-07-27T09:37:00Z">
                    <w:rPr>
                      <w:highlight w:val="yellow"/>
                      <w:lang w:val="de-DE" w:bidi="ne-NP"/>
                    </w:rPr>
                  </w:rPrChange>
                </w:rPr>
                <w:t>–</w:t>
              </w:r>
            </w:ins>
            <w:del w:id="2116" w:author="Lucy Cowie" w:date="2021-07-27T09:36:00Z">
              <w:r w:rsidR="00AF2E59" w:rsidRPr="00567D6F" w:rsidDel="00460E1B">
                <w:rPr>
                  <w:lang w:val="de-DE" w:bidi="ne-NP"/>
                </w:rPr>
                <w:delText>-</w:delText>
              </w:r>
            </w:del>
            <w:r w:rsidR="00AF2E59" w:rsidRPr="00567D6F">
              <w:rPr>
                <w:lang w:val="de-DE" w:bidi="ne-NP"/>
              </w:rPr>
              <w:t>95°E)</w:t>
            </w:r>
          </w:p>
        </w:tc>
        <w:tc>
          <w:tcPr>
            <w:tcW w:w="2880" w:type="dxa"/>
            <w:tcBorders>
              <w:top w:val="single" w:sz="4" w:space="0" w:color="auto"/>
              <w:left w:val="nil"/>
              <w:bottom w:val="single" w:sz="4" w:space="0" w:color="auto"/>
              <w:right w:val="single" w:sz="4" w:space="0" w:color="auto"/>
            </w:tcBorders>
            <w:vAlign w:val="center"/>
          </w:tcPr>
          <w:p w14:paraId="0583AD09" w14:textId="779F5EB3" w:rsidR="00AF2E59" w:rsidRPr="00326917" w:rsidRDefault="00AF2E59" w:rsidP="00D5630D">
            <w:pPr>
              <w:jc w:val="center"/>
              <w:rPr>
                <w:bCs/>
                <w:lang w:val="en-US" w:bidi="ne-NP"/>
              </w:rPr>
            </w:pPr>
            <w:r w:rsidRPr="00190872">
              <w:rPr>
                <w:bCs/>
                <w:lang w:bidi="ne-NP"/>
              </w:rPr>
              <w:fldChar w:fldCharType="begin" w:fldLock="1"/>
            </w:r>
            <w:ins w:id="2117" w:author="Robin Matthews" w:date="2021-07-08T16:08:00Z">
              <w:r w:rsidR="00791F0A">
                <w:rPr>
                  <w:bCs/>
                  <w:lang w:bidi="ne-NP"/>
                </w:rPr>
                <w:instrText>ADDIN CSL_CITATION { "citationItems" : [ { "id" : "ITEM-1", "itemData" : { "DOI" : "10.1016/j.rse.2020.112275", "ISSN" : "00344257", "abstract" : "Following past studies to quantify decadal trends in global carbon monoxide (CO) using satellite observations, we update estimates and find a CO trend in column amounts of about \u22120.50 % per year between 2002 to 2018, which is a deceleration compared to analyses performed on shorter records that found \u22121 % per year. Aerosols are co-emitted with CO from both fires and anthropogenic sources but with a shorter lifetime than CO. A combined trend analysis of CO and aerosol optical depth (AOD) measurements from space helps to diagnose the drivers of regional differences in the CO trend. We use the long-term records of CO from the Measurements of Pollution in the Troposphere (MOPITT) and AOD from the Moderate Resolution Imaging Spectroradiometer (MODIS) instrument. Other satellite instruments measuring CO in the thermal infrared, AIRS, TES, IASI, and CrIS, show consistent hemispheric CO variability and corroborate results from the trend analysis performed with MOPITT CO. Trends are examined by hemisphere and in regions for 2002 to 2018, with uncertainties quantified. The CO and AOD records are split into two sub-periods (2002 to 2010 and 2010 to 2018) in order to assess trend changes over the 16 years. We focus on four major population centers: Northeast China, North India, Europe, and Eastern USA, as well as fire-prone regions in both hemispheres. In general, CO declines faster in the first half of the record compared to the second half, while AOD trends show more variability across regions. We find evidence of the atmospheric impact of air quality management policies. The large decline in CO found over Northeast China is initially associated with an improvement in combustion efficiency, with subsequent additional air quality improvements from 2010 onwards. Industrial regions with minimal emission control measures such as North India become more globally relevant as the global CO trend weakens. We also examine the CO trends in monthly percentile values to understand seasonal implications and find that local changes in biomass burning are sufficiently strong to counteract the global downward trend in atmospheric CO, particularly in late summer.", "author" : [ { "dropping-particle" : "", "family" : "Buchholz", "given" : "Rebecca R.", "non-dropping-particle" : "", "parse-names" : false, "suffix" : "" }, { "dropping-particle" : "", "family" : "Worden", "given" : "Helen M.", "non-dropping-particle" : "", "parse-names" : false, "suffix" : "" }, { "dropping-particle" : "", "family" : "Park", "given" : "Mijeong", "non-dropping-particle" : "", "parse-names" : false, "suffix" : "" }, { "dropping-particle" : "", "family" : "Francis", "given" : "Gene", "non-dropping-particle" : "", "parse-names" : false, "suffix" : "" }, { "dropping-particle" : "", "family" : "Deeter", "given" : "Merritt N.", "non-dropping-particle" : "", "parse-names" : false, "suffix" : "" }, { "dropping-particle" : "", "family" : "Edwards", "given" : "David P.", "non-dropping-particle" : "", "parse-names" : false, "suffix" : "" }, { "dropping-particle" : "", "family" : "Emmons", "given" : "Louisa K.", "non-dropping-particle" : "", "parse-names" : false, "suffix" : "" }, { "dropping-particle" : "", "family" : "Gaubert", "given" : "Benjamin", "non-dropping-particle" : "", "parse-names" : false, "suffix" : "" }, { "dropping-particle" : "", "family" : "Gille", "given" : "John", "non-dropping-particle" : "", "parse-names" : false, "suffix" : "" }, { "dropping-particle" : "", "family" : "Mart\u00ednez-Alonso", "given" : "Sara", "non-dropping-particle" : "", "parse-names" : false, "suffix" : "" }, { "dropping-particle" : "", "family" : "Tang", "given" : "Wenfu", "non-dropping-particle" : "", "parse-names" : false, "suffix" : "" }, { "dropping-particle" : "", "family" : "Kumar", "given" : "Rajesh", "non-dropping-particle" : "", "parse-names" : false, "suffix" : "" }, { "dropping-particle" : "", "family" : "Drummond", "given" : "James R.", "non-dropping-particle" : "", "parse-names" : false, "suffix" : "" }, { "dropping-particle" : "", "family" : "Clerbaux", "given" : "Cathy", "non-dropping-particle" : "", "parse-names" : false, "suffix" : "" }, { "dropping-particle" : "", "family" : "George", "given" : "Maya", "non-dropping-particle" : "", "parse-names" : false, "suffix" : "" }, { "dropping-particle" : "", "family" : "Coheur", "given" : "Pierre-Fran\u00e7ois", "non-dropping-particle" : "", "parse-names" : false, "suffix" : "" }, { "dropping-particle" : "", "family" : "Hurtmans", "given" : "Daniel", "non-dropping-particle" : "", "parse-names" : false, "suffix" : "" }, { "dropping-particle" : "", "family" : "Bowman", "given" : "Kevin W.", "non-dropping-particle" : "", "parse-names" : false, "suffix" : "" }, { "dropping-particle" : "", "family" : "Luo", "given" : "Ming", "non-dropping-particle" : "", "parse-names" : false, "suffix" : "" }, { "dropping-particle" : "", "family" : "Payne", "given" : "Vivienne H.", "non-dropping-particle" : "", "parse-names" : false, "suffix" : "" }, { "dropping-particle" : "", "family" : "Worden", "given" : "John R.", "non-dropping-particle" : "", "parse-names" : false, "suffix" : "" }, { "dropping-particle" : "", "family" : "Chin", "given" : "Mian", "non-dropping-particle" : "", "parse-names" : false, "suffix" : "" }, { "dropping-particle" : "", "family" : "Levy", "given" : "Robert C.", "non-dropping-particle" : "", "parse-names" : false, "suffix" : "" }, { "dropping-particle" : "", "family" : "Warner", "given" : "Juying", "non-dropping-particle" : "", "parse-names" : false, "suffix" : "" }, { "dropping-particle" : "", "family" : "Wei", "given" : "Zigang", "non-dropping-particle" : "", "parse-names" : false, "suffix" : "" }, { "dropping-particle" : "", "family" : "Kulawik", "given" : "Susan S.", "non-dropping-particle" : "", "parse-names" : false, "suffix" : "" } ], "container-title" : "Remote Sensing of Environment", "id" : "ITEM-1", "issued" : { "date-parts" : [ [ "2021", "4", "1" ] ] }, "page" : "112275", "publisher" : "Elsevier", "title" : "Air pollution trends measured from Terra: CO and AOD over industrial, fire-prone, and background regions", "translator" : [ { "dropping-particle" : "", "family" : "G5124", "given" : "", "non-dropping-particle" : "", "parse-names" : false, "suffix" : "" } ], "type" : "article-journal", "volume" : "256" }, "uris" : [ "http://www.mendeley.com/documents/?uuid=38561292-7562-479c-854a-dbd482a24527" ] } ], "mendeley" : { "formattedCitation" : "(Buchholz et al., 2021)", "manualFormatting" : "Buchholz et al. (2021)", "plainTextFormattedCitation" : "(Buchholz et al., 2021)", "previouslyFormattedCitation" : "(Buchholz et al., 2021)" }, "properties" : { "noteIndex" : 0 }, "schema" : "https://github.com/citation-style-language/schema/raw/master/csl-citation.json" }</w:instrText>
              </w:r>
            </w:ins>
            <w:del w:id="2118" w:author="Robin Matthews" w:date="2021-07-08T16:08:00Z">
              <w:r w:rsidR="00D477C7" w:rsidDel="00791F0A">
                <w:rPr>
                  <w:bCs/>
                  <w:lang w:bidi="ne-NP"/>
                </w:rPr>
                <w:delInstrText>ADDIN CSL_CITATION { "citationItems" : [ { "id" : "ITEM-1", "itemData" : { "DOI" : "10.1016/j.rse.2020.112275", "ISSN" : "00344257", "abstract" : "Following past studies to quantify decadal trends in global carbon monoxide (CO) using satellite observations, we update estimates and find a CO trend in column amounts of about \u22120.50 % per year between 2002 to 2018, which is a deceleration compared to analyses performed on shorter records that found \u22121 % per year. Aerosols are co-emitted with CO from both fires and anthropogenic sources but with a shorter lifetime than CO. A combined trend analysis of CO and aerosol optical depth (AOD) measurements from space helps to diagnose the drivers of regional differences in the CO trend. We use the long-term records of CO from the Measurements of Pollution in the Troposphere (MOPITT) and AOD from the Moderate Resolution Imaging Spectroradiometer (MODIS) instrument. Other satellite instruments measuring CO in the thermal infrared, AIRS, TES, IASI, and CrIS, show consistent hemispheric CO variability and corroborate results from the trend analysis performed with MOPITT CO. Trends are examined by hemisphere and in regions for 2002 to 2018, with uncertainties quantified. The CO and AOD records are split into two sub-periods (2002 to 2010 and 2010 to 2018) in order to assess trend changes over the 16 years. We focus on four major population centers: Northeast China, North India, Europe, and Eastern USA, as well as fire-prone regions in both hemispheres. In general, CO declines faster in the first half of the record compared to the second half, while AOD trends show more variability across regions. We find evidence of the atmospheric impact of air quality management policies. The large decline in CO found over Northeast China is initially associated with an improvement in combustion efficiency, with subsequent additional air quality improvements from 2010 onwards. Industrial regions with minimal emission control measures such as North India become more globally relevant as the global CO trend weakens. We also examine the CO trends in monthly percentile values to understand seasonal implications and find that local changes in biomass burning are sufficiently strong to counteract the global downward trend in atmospheric CO, particularly in late summer.", "author" : [ { "dropping-particle" : "", "family" : "Buchholz", "given" : "Rebecca R.", "non-dropping-particle" : "", "parse-names" : false, "suffix" : "" }, { "dropping-particle" : "", "family" : "Worden", "given" : "Helen M.", "non-dropping-particle" : "", "parse-names" : false, "suffix" : "" }, { "dropping-particle" : "", "family" : "Park", "given" : "Mijeong", "non-dropping-particle" : "", "parse-names" : false, "suffix" : "" }, { "dropping-particle" : "", "family" : "Francis", "given" : "Gene", "non-dropping-particle" : "", "parse-names" : false, "suffix" : "" }, { "dropping-particle" : "", "family" : "Deeter", "given" : "Merritt N.", "non-dropping-particle" : "", "parse-names" : false, "suffix" : "" }, { "dropping-particle" : "", "family" : "Edwards", "given" : "David P.", "non-dropping-particle" : "", "parse-names" : false, "suffix" : "" }, { "dropping-particle" : "", "family" : "Emmons", "given" : "Louisa K.", "non-dropping-particle" : "", "parse-names" : false, "suffix" : "" }, { "dropping-particle" : "", "family" : "Gaubert", "given" : "Benjamin", "non-dropping-particle" : "", "parse-names" : false, "suffix" : "" }, { "dropping-particle" : "", "family" : "Gille", "given" : "John", "non-dropping-particle" : "", "parse-names" : false, "suffix" : "" }, { "dropping-particle" : "", "family" : "Mart\u00ednez-Alonso", "given" : "Sara", "non-dropping-particle" : "", "parse-names" : false, "suffix" : "" }, { "dropping-particle" : "", "family" : "Tang", "given" : "Wenfu", "non-dropping-particle" : "", "parse-names" : false, "suffix" : "" }, { "dropping-particle" : "", "family" : "Kumar", "given" : "Rajesh", "non-dropping-particle" : "", "parse-names" : false, "suffix" : "" }, { "dropping-particle" : "", "family" : "Drummond", "given" : "James R.", "non-dropping-particle" : "", "parse-names" : false, "suffix" : "" }, { "dropping-particle" : "", "family" : "Clerbaux", "given" : "Cathy", "non-dropping-particle" : "", "parse-names" : false, "suffix" : "" }, { "dropping-particle" : "", "family" : "George", "given" : "Maya", "non-dropping-particle" : "", "parse-names" : false, "suffix" : "" }, { "dropping-particle" : "", "family" : "Coheur", "given" : "Pierre-Fran\u00e7ois", "non-dropping-particle" : "", "parse-names" : false, "suffix" : "" }, { "dropping-particle" : "", "family" : "Hurtmans", "given" : "Daniel", "non-dropping-particle" : "", "parse-names" : false, "suffix" : "" }, { "dropping-particle" : "", "family" : "Bowman", "given" : "Kevin W.", "non-dropping-particle" : "", "parse-names" : false, "suffix" : "" }, { "dropping-particle" : "", "family" : "Luo", "given" : "Ming", "non-dropping-particle" : "", "parse-names" : false, "suffix" : "" }, { "dropping-particle" : "", "family" : "Payne", "given" : "Vivienne H.", "non-dropping-particle" : "", "parse-names" : false, "suffix" : "" }, { "dropping-particle" : "", "family" : "Worden", "given" : "John R.", "non-dropping-particle" : "", "parse-names" : false, "suffix" : "" }, { "dropping-particle" : "", "family" : "Chin", "given" : "Mian", "non-dropping-particle" : "", "parse-names" : false, "suffix" : "" }, { "dropping-particle" : "", "family" : "Levy", "given" : "Robert C.", "non-dropping-particle" : "", "parse-names" : false, "suffix" : "" }, { "dropping-particle" : "", "family" : "Warner", "given" : "Juying", "non-dropping-particle" : "", "parse-names" : false, "suffix" : "" }, { "dropping-particle" : "", "family" : "Wei", "given" : "Zigang", "non-dropping-particle" : "", "parse-names" : false, "suffix" : "" }, { "dropping-particle" : "", "family" : "Kulawik", "given" : "Susan S.", "non-dropping-particle" : "", "parse-names" : false, "suffix" : "" } ], "container-title" : "Remote Sensing of Environment", "id" : "ITEM-1", "issued" : { "date-parts" : [ [ "2021", "4", "1" ] ] }, "page" : "112275", "publisher" : "Elsevier", "title" : "Air pollution trends measured from Terra: CO and AOD over industrial, fire-prone, and background regions", "translator" : [ { "dropping-particle" : "", "family" : "G5124", "given" : "", "non-dropping-particle" : "", "parse-names" : false, "suffix" : "" } ], "type" : "article-journal", "volume" : "256" }, "uris" : [ "http://www.mendeley.com/documents/?uuid=38561292-7562-479c-854a-dbd482a24527" ] } ], "mendeley" : { "formattedCitation" : "(Buchholz et al., 2021)", "plainTextFormattedCitation" : "(Buchholz et al., 2021)", "previouslyFormattedCitation" : "(Buchholz et al., 2021)" }, "properties" : { "noteIndex" : 0 }, "schema" : "https://github.com/citation-style-language/schema/raw/master/csl-citation.json" }</w:delInstrText>
              </w:r>
            </w:del>
            <w:r w:rsidRPr="00190872">
              <w:rPr>
                <w:bCs/>
                <w:lang w:bidi="ne-NP"/>
              </w:rPr>
              <w:fldChar w:fldCharType="separate"/>
            </w:r>
            <w:del w:id="2119" w:author="Robin Matthews" w:date="2021-07-08T16:08:00Z">
              <w:r w:rsidR="00CB33A1" w:rsidDel="00791F0A">
                <w:rPr>
                  <w:bCs/>
                  <w:noProof/>
                  <w:lang w:val="en-US" w:bidi="ne-NP"/>
                </w:rPr>
                <w:delText>(</w:delText>
              </w:r>
            </w:del>
            <w:r w:rsidR="00CB33A1">
              <w:rPr>
                <w:bCs/>
                <w:noProof/>
                <w:lang w:val="en-US" w:bidi="ne-NP"/>
              </w:rPr>
              <w:t xml:space="preserve">Buchholz </w:t>
            </w:r>
            <w:del w:id="2120" w:author="Robin Matthews" w:date="2021-07-08T16:07:00Z">
              <w:r w:rsidR="00CB33A1" w:rsidDel="00791F0A">
                <w:rPr>
                  <w:bCs/>
                  <w:noProof/>
                  <w:lang w:val="en-US" w:bidi="ne-NP"/>
                </w:rPr>
                <w:delText xml:space="preserve">et al., </w:delText>
              </w:r>
            </w:del>
            <w:ins w:id="2121" w:author="Robin Matthews" w:date="2021-07-08T16:07:00Z">
              <w:r w:rsidR="00791F0A">
                <w:rPr>
                  <w:bCs/>
                  <w:noProof/>
                  <w:lang w:val="en-US" w:bidi="ne-NP"/>
                </w:rPr>
                <w:t>et al. (</w:t>
              </w:r>
            </w:ins>
            <w:r w:rsidR="00CB33A1">
              <w:rPr>
                <w:bCs/>
                <w:noProof/>
                <w:lang w:val="en-US" w:bidi="ne-NP"/>
              </w:rPr>
              <w:t>2021)</w:t>
            </w:r>
            <w:r w:rsidRPr="00190872">
              <w:rPr>
                <w:bCs/>
                <w:lang w:bidi="ne-NP"/>
              </w:rPr>
              <w:fldChar w:fldCharType="end"/>
            </w:r>
          </w:p>
          <w:p w14:paraId="2791ECCA" w14:textId="77777777" w:rsidR="00AF2E59" w:rsidRPr="00326917" w:rsidRDefault="00AF2E59" w:rsidP="00D5630D">
            <w:pPr>
              <w:jc w:val="center"/>
              <w:rPr>
                <w:lang w:val="en-US" w:bidi="ne-NP"/>
              </w:rPr>
            </w:pPr>
            <w:r w:rsidRPr="00326917">
              <w:rPr>
                <w:bCs/>
                <w:lang w:val="en-US" w:bidi="ne-NP"/>
              </w:rPr>
              <w:t>Satellite Observations</w:t>
            </w:r>
          </w:p>
          <w:p w14:paraId="2435D5E7" w14:textId="77777777" w:rsidR="00AF2E59" w:rsidRPr="00326917" w:rsidRDefault="00AF2E59" w:rsidP="00D5630D">
            <w:pPr>
              <w:jc w:val="center"/>
              <w:rPr>
                <w:lang w:val="en-US" w:bidi="ne-NP"/>
              </w:rPr>
            </w:pPr>
            <w:r w:rsidRPr="00326917">
              <w:rPr>
                <w:lang w:val="en-US" w:bidi="ne-NP"/>
              </w:rPr>
              <w:t>MOPITT</w:t>
            </w:r>
          </w:p>
        </w:tc>
      </w:tr>
    </w:tbl>
    <w:p w14:paraId="1DF66365" w14:textId="77777777" w:rsidR="00AF2E59" w:rsidRPr="00D837A8" w:rsidRDefault="00AF2E59" w:rsidP="00D5630D">
      <w:pPr>
        <w:pStyle w:val="AR6BodyText"/>
        <w:rPr>
          <w:noProof/>
          <w:color w:val="000000"/>
          <w:lang w:val="en-GB"/>
        </w:rPr>
      </w:pPr>
    </w:p>
    <w:p w14:paraId="104FCD52" w14:textId="77777777" w:rsidR="00AF2E59" w:rsidRPr="002F5D91" w:rsidRDefault="00AF2E59" w:rsidP="00D5630D">
      <w:pPr>
        <w:pStyle w:val="AR6BodyText"/>
        <w:rPr>
          <w:b/>
          <w:bCs/>
          <w:noProof/>
          <w:color w:val="000000"/>
          <w:lang w:val="en-GB"/>
        </w:rPr>
      </w:pPr>
      <w:r w:rsidRPr="002F5D91">
        <w:rPr>
          <w:b/>
          <w:bCs/>
          <w:noProof/>
          <w:color w:val="000000"/>
          <w:lang w:val="en-GB"/>
        </w:rPr>
        <w:t>[END TABLE 6.4 HERE]</w:t>
      </w:r>
    </w:p>
    <w:p w14:paraId="60847C08" w14:textId="77777777" w:rsidR="00AF2E59" w:rsidRPr="004904EA" w:rsidRDefault="00AF2E59" w:rsidP="00D5630D">
      <w:pPr>
        <w:pStyle w:val="AR6BodyText"/>
        <w:rPr>
          <w:noProof/>
          <w:color w:val="000000"/>
          <w:lang w:val="en-GB"/>
        </w:rPr>
      </w:pPr>
    </w:p>
    <w:p w14:paraId="5597366A" w14:textId="77777777" w:rsidR="00AF2E59" w:rsidRPr="00610383" w:rsidRDefault="00AF2E59" w:rsidP="00D5630D">
      <w:pPr>
        <w:pStyle w:val="AR6BodyText"/>
        <w:rPr>
          <w:color w:val="000000"/>
          <w:lang w:val="en-GB"/>
        </w:rPr>
      </w:pPr>
    </w:p>
    <w:p w14:paraId="250F75D9" w14:textId="3F9CCDAC" w:rsidR="00AF2E59" w:rsidRDefault="00AF2E59" w:rsidP="00930489">
      <w:pPr>
        <w:pStyle w:val="AR6Chap6Level36111"/>
      </w:pPr>
      <w:bookmarkStart w:id="2122" w:name="_Toc5715220"/>
      <w:bookmarkStart w:id="2123" w:name="_Toc5721879"/>
      <w:bookmarkStart w:id="2124" w:name="_Toc6596750"/>
      <w:bookmarkStart w:id="2125" w:name="_Toc30500994"/>
      <w:bookmarkStart w:id="2126" w:name="_Toc70498180"/>
      <w:r w:rsidRPr="00930489">
        <w:t>Non-Methane Volatile Organic Compounds (NMVOCs)</w:t>
      </w:r>
      <w:bookmarkEnd w:id="1606"/>
      <w:bookmarkEnd w:id="2122"/>
      <w:bookmarkEnd w:id="2123"/>
      <w:bookmarkEnd w:id="2124"/>
      <w:bookmarkEnd w:id="2125"/>
      <w:bookmarkEnd w:id="2126"/>
      <w:r w:rsidRPr="00930489">
        <w:t xml:space="preserve"> </w:t>
      </w:r>
    </w:p>
    <w:p w14:paraId="1B596BB3" w14:textId="77777777" w:rsidR="007E79EA" w:rsidRPr="007E79EA" w:rsidRDefault="007E79EA" w:rsidP="007E79EA">
      <w:pPr>
        <w:pStyle w:val="AR6BodyText"/>
        <w:rPr>
          <w:lang w:val="en-US" w:eastAsia="en-US"/>
        </w:rPr>
      </w:pPr>
    </w:p>
    <w:p w14:paraId="5D28CA8A" w14:textId="68B2E1E1" w:rsidR="00AF2E59" w:rsidRPr="000E472A" w:rsidRDefault="00AF2E59" w:rsidP="00D5630D">
      <w:pPr>
        <w:pStyle w:val="AR6BodyText"/>
        <w:rPr>
          <w:sz w:val="20"/>
          <w:szCs w:val="20"/>
          <w:lang w:val="en-GB"/>
        </w:rPr>
      </w:pPr>
      <w:r w:rsidRPr="000E472A">
        <w:rPr>
          <w:lang w:val="en-GB"/>
        </w:rPr>
        <w:t>NMVOCs encompass thousands of compounds with lifetimes from hours to days to months</w:t>
      </w:r>
      <w:ins w:id="2127" w:author="Lucy Cowie" w:date="2021-07-27T10:22:00Z">
        <w:r w:rsidR="00BD34F8">
          <w:rPr>
            <w:lang w:val="en-GB"/>
          </w:rPr>
          <w:t>,</w:t>
        </w:r>
      </w:ins>
      <w:r w:rsidRPr="000E472A">
        <w:rPr>
          <w:lang w:val="en-GB"/>
        </w:rPr>
        <w:t xml:space="preserve"> and abundances and chemical composition highly variable with respect to space</w:t>
      </w:r>
      <w:ins w:id="2128" w:author="Lucy Cowie" w:date="2021-07-27T10:22:00Z">
        <w:r w:rsidR="00B1648E">
          <w:rPr>
            <w:lang w:val="en-GB"/>
          </w:rPr>
          <w:t xml:space="preserve"> and</w:t>
        </w:r>
      </w:ins>
      <w:del w:id="2129" w:author="Lucy Cowie" w:date="2021-07-27T10:22:00Z">
        <w:r w:rsidRPr="000E472A" w:rsidDel="00B1648E">
          <w:rPr>
            <w:lang w:val="en-GB"/>
          </w:rPr>
          <w:delText>,</w:delText>
        </w:r>
      </w:del>
      <w:r w:rsidRPr="000E472A">
        <w:rPr>
          <w:lang w:val="en-GB"/>
        </w:rPr>
        <w:t xml:space="preserve"> time. </w:t>
      </w:r>
      <w:r w:rsidRPr="000E472A">
        <w:rPr>
          <w:color w:val="000000"/>
          <w:lang w:val="en-GB"/>
        </w:rPr>
        <w:t>Although the biogenic source (Section 6.2.2) dominates the global NMVOC budget, anthropogenic activities are the main driver of long-term trends in the abundance of many compounds.</w:t>
      </w:r>
    </w:p>
    <w:p w14:paraId="00EEFFA1" w14:textId="77777777" w:rsidR="00AF2E59" w:rsidRPr="000E472A" w:rsidRDefault="00AF2E59" w:rsidP="00D5630D">
      <w:pPr>
        <w:pStyle w:val="AR6BodyText"/>
        <w:rPr>
          <w:color w:val="000000"/>
          <w:lang w:val="en-GB"/>
        </w:rPr>
      </w:pPr>
    </w:p>
    <w:p w14:paraId="6BD181C0" w14:textId="15173FF7" w:rsidR="00AF2E59" w:rsidRPr="000E472A" w:rsidRDefault="00AF2E59" w:rsidP="00D5630D">
      <w:pPr>
        <w:pStyle w:val="AR6BodyText"/>
        <w:rPr>
          <w:color w:val="000000"/>
          <w:lang w:val="en-GB"/>
        </w:rPr>
      </w:pPr>
      <w:r w:rsidRPr="000E472A">
        <w:rPr>
          <w:color w:val="000000"/>
          <w:lang w:val="en-GB"/>
        </w:rPr>
        <w:t xml:space="preserve">Information on the global distribution of individual NMVOCs is scarce, except for the less reactive compounds having lifetimes of several days to months. Based on measurements from polar firn air samples and ground-based networks, AR5 reported that the abundances of the predominantly anthropogenic light </w:t>
      </w:r>
      <w:r w:rsidRPr="000E327B">
        <w:rPr>
          <w:color w:val="000000"/>
          <w:lang w:val="en-GB"/>
        </w:rPr>
        <w:t>alkanes (</w:t>
      </w:r>
      <w:r w:rsidRPr="007746DA">
        <w:rPr>
          <w:color w:val="000000"/>
          <w:lang w:val="en-GB"/>
        </w:rPr>
        <w:t>C</w:t>
      </w:r>
      <w:r w:rsidRPr="007746DA">
        <w:rPr>
          <w:color w:val="000000"/>
          <w:vertAlign w:val="subscript"/>
          <w:lang w:val="en-GB"/>
        </w:rPr>
        <w:t>2</w:t>
      </w:r>
      <w:r w:rsidRPr="007746DA">
        <w:rPr>
          <w:color w:val="000000"/>
          <w:lang w:val="en-GB"/>
        </w:rPr>
        <w:t>-C</w:t>
      </w:r>
      <w:r w:rsidRPr="007746DA">
        <w:rPr>
          <w:color w:val="000000"/>
          <w:vertAlign w:val="subscript"/>
          <w:lang w:val="en-GB"/>
        </w:rPr>
        <w:t>5</w:t>
      </w:r>
      <w:r w:rsidRPr="007746DA">
        <w:rPr>
          <w:color w:val="000000"/>
          <w:lang w:val="en-GB"/>
        </w:rPr>
        <w:t>) increased</w:t>
      </w:r>
      <w:r w:rsidRPr="000E472A">
        <w:rPr>
          <w:color w:val="000000"/>
          <w:lang w:val="en-GB"/>
        </w:rPr>
        <w:t xml:space="preserve"> until 1980 and declined afterwards. The decline </w:t>
      </w:r>
      <w:r>
        <w:rPr>
          <w:color w:val="000000"/>
          <w:lang w:val="en-GB"/>
        </w:rPr>
        <w:t>was</w:t>
      </w:r>
      <w:r w:rsidRPr="000E472A">
        <w:rPr>
          <w:color w:val="000000"/>
          <w:lang w:val="en-GB"/>
        </w:rPr>
        <w:t xml:space="preserve"> attributed to air</w:t>
      </w:r>
      <w:ins w:id="2130" w:author="Lucy Cowie" w:date="2021-07-27T10:24:00Z">
        <w:r w:rsidR="00CC61DB">
          <w:rPr>
            <w:color w:val="000000"/>
            <w:lang w:val="en-GB"/>
          </w:rPr>
          <w:t>-</w:t>
        </w:r>
      </w:ins>
      <w:del w:id="2131" w:author="Lucy Cowie" w:date="2021-07-27T10:24:00Z">
        <w:r w:rsidRPr="000E472A" w:rsidDel="00CC61DB">
          <w:rPr>
            <w:color w:val="000000"/>
            <w:lang w:val="en-GB"/>
          </w:rPr>
          <w:delText xml:space="preserve"> </w:delText>
        </w:r>
      </w:del>
      <w:r w:rsidRPr="000E472A">
        <w:rPr>
          <w:color w:val="000000"/>
          <w:lang w:val="en-GB"/>
        </w:rPr>
        <w:t xml:space="preserve">quality emission controls and to fugitive emission decreases following the collapse of the Soviet Union </w:t>
      </w:r>
      <w:r w:rsidRPr="000E472A">
        <w:rPr>
          <w:color w:val="000000"/>
          <w:lang w:val="en-GB"/>
        </w:rPr>
        <w:fldChar w:fldCharType="begin" w:fldLock="1"/>
      </w:r>
      <w:r w:rsidR="00D477C7">
        <w:rPr>
          <w:color w:val="000000"/>
          <w:lang w:val="en-GB"/>
        </w:rPr>
        <w:instrText>ADDIN CSL_CITATION { "citationItems" : [ { "id" : "ITEM-1", "itemData" : { "DOI" : "10.1038/nature11342", "ISSN" : "00280836", "abstract" : "After methane, ethane is the most abundant hydrocarbon in the remote atmosphere. It is a precursor to tropospheric ozone and it influences the atmosphere-s oxidative capacity through its reaction with the hydroxyl radical, ethane-s primary atmospheric sink. Here we present the longest continuous record of global atmospheric ethane levels. We show that global ethane emission rates decreased from 14.3 to 11.3 teragrams per year, or by 21 per cent, from 1984 to 2010. We attribute this to decreasing fugitive emissions from ethane-s fossil fuel source-most probably decreased venting and flaring of natural gas in oil fields-rather than a decline in its other major sources, biofuel use and biomass burning. Ethane-s major emission sources are shared with methane, and recent studies have disagreed on whether reduced fossil fuel or microbial emissions have caused methane-s atmospheric growth rate to slow. Our findings suggest that reduced fugitive fossil fuel emissions account for at least 10-21 teragrams per year (30-70 per cent) of the decrease in methane-s global emissions, significantly contributing to methane-s slowing atmospheric growth rate since the mid-1980s. \u00a9 2012 Macmillan Publishers Limited. All rights reserved.", "author" : [ { "dropping-particle" : "", "family" : "Simpson", "given" : "Isobel J.", "non-dropping-particle" : "", "parse-names" : false, "suffix" : "" }, { "dropping-particle" : "", "family" : "Andersen", "given" : "Mads P.Sulbaek", "non-dropping-particle" : "", "parse-names" : false, "suffix" : "" }, { "dropping-particle" : "", "family" : "Meinardi", "given" : "Simone", "non-dropping-particle" : "", "parse-names" : false, "suffix" : "" }, { "dropping-particle" : "", "family" : "Bruhwiler", "given" : "Lori", "non-dropping-particle" : "", "parse-names" : false, "suffix" : "" }, { "dropping-particle" : "", "family" : "Blake", "given" : "Nicola J.", "non-dropping-particle" : "", "parse-names" : false, "suffix" : "" }, { "dropping-particle" : "", "family" : "Helmig", "given" : "Detlev", "non-dropping-particle" : "", "parse-names" : false, "suffix" : "" }, { "dropping-particle" : "", "family" : "Sherwood Rowland", "given" : "F.", "non-dropping-particle" : "", "parse-names" : false, "suffix" : "" }, { "dropping-particle" : "", "family" : "Blake", "given" : "Donald R.", "non-dropping-particle" : "", "parse-names" : false, "suffix" : "" } ], "container-title" : "Nature", "id" : "ITEM-1", "issue" : "7412", "issued" : { "date-parts" : [ [ "2012" ] ] }, "page" : "490-494", "title" : "Long-term decline of global atmospheric ethane concentrations and implications for methane", "translator" : [ { "dropping-particle" : "", "family" : "G4076", "given" : "", "non-dropping-particle" : "", "parse-names" : false, "suffix" : "" } ], "type" : "article-journal", "volume" : "488" }, "uris" : [ "http://www.mendeley.com/documents/?uuid=013c6604-aa7c-4694-89db-a2a76691617e", "http://www.mendeley.com/documents/?uuid=67ba4adb-ec38-4218-97df-269ebf0225bf" ] } ], "mendeley" : { "formattedCitation" : "(Simpson et al., 2012)", "plainTextFormattedCitation" : "(Simpson et al., 2012)", "previouslyFormattedCitation" : "(Simpson et al., 2012)" }, "properties" : { "noteIndex" : 0 }, "schema" : "https://github.com/citation-style-language/schema/raw/master/csl-citation.json" }</w:instrText>
      </w:r>
      <w:r w:rsidRPr="000E472A">
        <w:rPr>
          <w:color w:val="000000"/>
          <w:lang w:val="en-GB"/>
        </w:rPr>
        <w:fldChar w:fldCharType="separate"/>
      </w:r>
      <w:r w:rsidR="00CB33A1">
        <w:rPr>
          <w:noProof/>
          <w:color w:val="000000"/>
          <w:lang w:val="en-GB"/>
        </w:rPr>
        <w:t>(Simpson et al., 2012)</w:t>
      </w:r>
      <w:r w:rsidRPr="000E472A">
        <w:rPr>
          <w:color w:val="000000"/>
          <w:lang w:val="en-GB"/>
        </w:rPr>
        <w:fldChar w:fldCharType="end"/>
      </w:r>
      <w:r w:rsidRPr="000E472A">
        <w:rPr>
          <w:color w:val="000000"/>
          <w:lang w:val="en-GB"/>
        </w:rPr>
        <w:t xml:space="preserve">. Since AR5, </w:t>
      </w:r>
      <w:r w:rsidR="0064206E">
        <w:rPr>
          <w:color w:val="000000"/>
          <w:lang w:val="en-GB"/>
        </w:rPr>
        <w:t xml:space="preserve">scarce </w:t>
      </w:r>
      <w:r w:rsidRPr="000E472A">
        <w:rPr>
          <w:color w:val="000000"/>
          <w:lang w:val="en-GB"/>
        </w:rPr>
        <w:t>ground-based measurements have shown that the decline in C</w:t>
      </w:r>
      <w:r w:rsidRPr="000E472A">
        <w:rPr>
          <w:color w:val="000000"/>
          <w:vertAlign w:val="subscript"/>
          <w:lang w:val="en-GB"/>
        </w:rPr>
        <w:t>2</w:t>
      </w:r>
      <w:r w:rsidRPr="000E472A">
        <w:rPr>
          <w:color w:val="000000"/>
          <w:lang w:val="en-GB"/>
        </w:rPr>
        <w:t>-C</w:t>
      </w:r>
      <w:r w:rsidRPr="000E472A">
        <w:rPr>
          <w:color w:val="000000"/>
          <w:vertAlign w:val="subscript"/>
          <w:lang w:val="en-GB"/>
        </w:rPr>
        <w:t>3</w:t>
      </w:r>
      <w:r w:rsidRPr="000E472A">
        <w:rPr>
          <w:color w:val="000000"/>
          <w:lang w:val="en-GB"/>
        </w:rPr>
        <w:t xml:space="preserve"> alkanes ended around 2008 and their abundances are since growing again, which is primarily attributed to increasing North American emissions (</w:t>
      </w:r>
      <w:del w:id="2132" w:author="Lucy Cowie" w:date="2021-07-27T10:25:00Z">
        <w:r w:rsidRPr="000E472A" w:rsidDel="00FF4C1A">
          <w:rPr>
            <w:color w:val="000000"/>
            <w:lang w:val="en-GB"/>
          </w:rPr>
          <w:delText xml:space="preserve">see </w:delText>
        </w:r>
      </w:del>
      <w:r w:rsidRPr="000E472A">
        <w:rPr>
          <w:color w:val="000000"/>
          <w:lang w:val="en-GB"/>
        </w:rPr>
        <w:t>Section 6.2.1)</w:t>
      </w:r>
      <w:r w:rsidRPr="005B4287">
        <w:rPr>
          <w:color w:val="000000"/>
          <w:lang w:val="en-GB"/>
        </w:rPr>
        <w:t xml:space="preserve">. </w:t>
      </w:r>
      <w:r w:rsidRPr="000E472A">
        <w:rPr>
          <w:color w:val="000000"/>
          <w:lang w:val="en-GB"/>
        </w:rPr>
        <w:t>Furthermore, since AR5 the evolution of ethane levels during the past millennium was made accessible by analysis of ice</w:t>
      </w:r>
      <w:ins w:id="2133" w:author="Lucy Cowie" w:date="2021-07-27T10:26:00Z">
        <w:r w:rsidR="001101E2">
          <w:rPr>
            <w:color w:val="000000"/>
            <w:lang w:val="en-GB"/>
          </w:rPr>
          <w:t>-</w:t>
        </w:r>
      </w:ins>
      <w:del w:id="2134" w:author="Lucy Cowie" w:date="2021-07-27T10:26:00Z">
        <w:r w:rsidRPr="000E472A" w:rsidDel="001101E2">
          <w:rPr>
            <w:color w:val="000000"/>
            <w:lang w:val="en-GB"/>
          </w:rPr>
          <w:delText xml:space="preserve"> </w:delText>
        </w:r>
      </w:del>
      <w:r w:rsidRPr="000E472A">
        <w:rPr>
          <w:color w:val="000000"/>
          <w:lang w:val="en-GB"/>
        </w:rPr>
        <w:t xml:space="preserve">core samples </w:t>
      </w:r>
      <w:r w:rsidRPr="000E472A">
        <w:rPr>
          <w:color w:val="000000"/>
          <w:lang w:val="en-GB"/>
        </w:rPr>
        <w:fldChar w:fldCharType="begin" w:fldLock="1"/>
      </w:r>
      <w:r w:rsidR="00D477C7">
        <w:rPr>
          <w:color w:val="000000"/>
          <w:lang w:val="en-GB"/>
        </w:rPr>
        <w:instrText>ADDIN CSL_CITATION { "citationItems" : [ { "id" : "ITEM-1", "itemData" : { "DOI" : "10.1002/2015GL066854", "abstract" : "Abstract Ethane levels were measured in air extracted from Greenland and Antarctic ice cores ranging in age from 994 to 1918 Common Era (C.E.) There is good temporal overlap between the two data sets from 1600 to 1750 C.E. with ethane levels stable at 397 \u00b1 28 parts per trillion (ppt) (\u00b12 standard error (s.e.)) over Greenland and 103 \u00b1 9 ppt over Antarctica. The observed north/south interpolar ratio of ethane (3.9 \u00b1 0.1, 1\u03c3) implies considerably more ethane emissions in the Northern Hemisphere than in the Southern Hemisphere, suggesting geologic ethane sources contribute significantly to the preindustrial ethane budget. Box model simulations based on these data constrain the global geologic emissions of ethane to 2.2\u20133.5 Tg yr\u22121 and biomass burning emissions to 1.2\u20132.5 Tg yr\u22121 during the preindustrial era. The results suggest biomass burning emissions likely increased since the preindustrial period. Biomass burning and geologic outgassing are also sources of atmospheric methane. The results place constraints on preindustrial methane emissions from these sources.", "author" : [ { "dropping-particle" : "", "family" : "Nicewonger", "given" : "Melinda R", "non-dropping-particle" : "", "parse-names" : false, "suffix" : "" }, { "dropping-particle" : "", "family" : "Verhulst", "given" : "Kristal R", "non-dropping-particle" : "", "parse-names" : false, "suffix" : "" }, { "dropping-particle" : "", "family" : "Aydin", "given" : "Murat", "non-dropping-particle" : "", "parse-names" : false, "suffix" : "" }, { "dropping-particle" : "", "family" : "Saltzman", "given" : "Eric S", "non-dropping-particle" : "", "parse-names" : false, "suffix" : "" } ], "container-title" : "Geophysical Research Letters", "id" : "ITEM-1", "issue" : "1", "issued" : { "date-parts" : [ [ "2016" ] ] }, "page" : "214-221", "title" : "Preindustrial atmospheric ethane levels inferred from polar ice cores: A constraint on the geologic sources of atmospheric ethane and methane", "translator" : [ { "dropping-particle" : "", "family" : "G3345", "given" : "", "non-dropping-particle" : "", "parse-names" : false, "suffix" : "" } ], "type" : "article-journal", "volume" : "43" }, "uris" : [ "http://www.mendeley.com/documents/?uuid=62633198-54ee-459d-be65-a05f92c5c63a", "http://www.mendeley.com/documents/?uuid=663c602d-0fcc-4b0f-ab1e-042ab49b1098" ] } ], "mendeley" : { "formattedCitation" : "(Nicewonger et al., 2016)", "plainTextFormattedCitation" : "(Nicewonger et al., 2016)", "previouslyFormattedCitation" : "(Nicewonger et al., 2016)" }, "properties" : { "noteIndex" : 0 }, "schema" : "https://github.com/citation-style-language/schema/raw/master/csl-citation.json" }</w:instrText>
      </w:r>
      <w:r w:rsidRPr="000E472A">
        <w:rPr>
          <w:color w:val="000000"/>
          <w:lang w:val="en-GB"/>
        </w:rPr>
        <w:fldChar w:fldCharType="separate"/>
      </w:r>
      <w:r w:rsidR="00CB33A1">
        <w:rPr>
          <w:noProof/>
          <w:color w:val="000000"/>
          <w:lang w:val="en-GB"/>
        </w:rPr>
        <w:t>(Nicewonger et al., 2016)</w:t>
      </w:r>
      <w:r w:rsidRPr="000E472A">
        <w:rPr>
          <w:color w:val="000000"/>
          <w:lang w:val="en-GB"/>
        </w:rPr>
        <w:fldChar w:fldCharType="end"/>
      </w:r>
      <w:r w:rsidRPr="000E472A">
        <w:rPr>
          <w:color w:val="000000"/>
          <w:lang w:val="en-GB"/>
        </w:rPr>
        <w:t>. The large observed interpolar ratio of ethane in pre</w:t>
      </w:r>
      <w:ins w:id="2135" w:author="Lucy Cowie" w:date="2021-07-27T10:26:00Z">
        <w:r w:rsidR="004E1DB8">
          <w:rPr>
            <w:color w:val="000000"/>
            <w:lang w:val="en-GB"/>
          </w:rPr>
          <w:t>-</w:t>
        </w:r>
      </w:ins>
      <w:r w:rsidRPr="000E472A">
        <w:rPr>
          <w:color w:val="000000"/>
          <w:lang w:val="en-GB"/>
        </w:rPr>
        <w:t xml:space="preserve">industrial times (3.9) corroborates a large geologic source of </w:t>
      </w:r>
      <w:r w:rsidRPr="000E472A">
        <w:rPr>
          <w:color w:val="000000"/>
          <w:lang w:val="en-GB"/>
        </w:rPr>
        <w:lastRenderedPageBreak/>
        <w:t xml:space="preserve">ethane previously put forward by </w:t>
      </w:r>
      <w:r w:rsidRPr="000E472A">
        <w:rPr>
          <w:color w:val="000000"/>
          <w:lang w:val="en-GB"/>
        </w:rPr>
        <w:fldChar w:fldCharType="begin" w:fldLock="1"/>
      </w:r>
      <w:ins w:id="2136" w:author="Robin Matthews" w:date="2021-07-08T18:23:00Z">
        <w:r w:rsidR="004D31F1">
          <w:rPr>
            <w:color w:val="000000"/>
            <w:lang w:val="en-GB"/>
          </w:rPr>
          <w:instrText>ADDIN CSL_CITATION { "citationItems" : [ { "id" : "ITEM-1", "itemData" : { "DOI" : "10.1126/science.1165904", "ISSN" : "00368075", "author" : [ { "dropping-particle" : "", "family" : "Etiope", "given" : "Giuseppe", "non-dropping-particle" : "", "parse-names" : false, "suffix" : "" }, { "dropping-particle" : "", "family" : "Ciccioli", "given" : "Paolo", "non-dropping-particle" : "", "parse-names" : false, "suffix" : "" } ], "container-title" : "Science", "id" : "ITEM-1", "issue" : "5913", "issued" : { "date-parts" : [ [ "2009" ] ] }, "page" : "478", "title" : "Earth's degassing: A missing ethane and propane source", "translator" : [ { "dropping-particle" : "", "family" : "G4058", "given" : "", "non-dropping-particle" : "", "parse-names" : false, "suffix" : "" } ], "type" : "article-journal", "volume" : "323" }, "uris" : [ "http://www.mendeley.com/documents/?uuid=09c5b023-d2fe-42e2-9ae4-3fd6495a8046", "http://www.mendeley.com/documents/?uuid=8933e6bc-083f-4499-8fb4-7d8ab2a43927" ] } ], "mendeley" : { "formattedCitation" : "(Etiope and Ciccioli, 2009)", "manualFormatting" : "Etiope and Ciccioli (2009)", "plainTextFormattedCitation" : "(Etiope and Ciccioli, 2009)", "previouslyFormattedCitation" : "(Etiope and Ciccioli, 2009)" }, "properties" : { "noteIndex" : 0 }, "schema" : "https://github.com/citation-style-language/schema/raw/master/csl-citation.json" }</w:instrText>
        </w:r>
      </w:ins>
      <w:del w:id="2137" w:author="Robin Matthews" w:date="2021-07-08T18:23:00Z">
        <w:r w:rsidR="00D477C7" w:rsidDel="004D31F1">
          <w:rPr>
            <w:color w:val="000000"/>
            <w:lang w:val="en-GB"/>
          </w:rPr>
          <w:delInstrText>ADDIN CSL_CITATION { "citationItems" : [ { "id" : "ITEM-1", "itemData" : { "DOI" : "10.1126/science.1165904", "ISSN" : "00368075", "author" : [ { "dropping-particle" : "", "family" : "Etiope", "given" : "Giuseppe", "non-dropping-particle" : "", "parse-names" : false, "suffix" : "" }, { "dropping-particle" : "", "family" : "Ciccioli", "given" : "Paolo", "non-dropping-particle" : "", "parse-names" : false, "suffix" : "" } ], "container-title" : "Science", "id" : "ITEM-1", "issue" : "5913", "issued" : { "date-parts" : [ [ "2009" ] ] }, "page" : "478", "title" : "Earth's degassing: A missing ethane and propane source", "translator" : [ { "dropping-particle" : "", "family" : "G4058", "given" : "", "non-dropping-particle" : "", "parse-names" : false, "suffix" : "" } ], "type" : "article-journal", "volume" : "323" }, "uris" : [ "http://www.mendeley.com/documents/?uuid=09c5b023-d2fe-42e2-9ae4-3fd6495a8046", "http://www.mendeley.com/documents/?uuid=8933e6bc-083f-4499-8fb4-7d8ab2a43927" ] } ], "mendeley" : { "formattedCitation" : "(Etiope and Ciccioli, 2009)", "plainTextFormattedCitation" : "(Etiope and Ciccioli, 2009)", "previouslyFormattedCitation" : "(Etiope and Ciccioli, 2009)" }, "properties" : { "noteIndex" : 0 }, "schema" : "https://github.com/citation-style-language/schema/raw/master/csl-citation.json" }</w:delInstrText>
        </w:r>
      </w:del>
      <w:r w:rsidRPr="000E472A">
        <w:rPr>
          <w:color w:val="000000"/>
          <w:lang w:val="en-GB"/>
        </w:rPr>
        <w:fldChar w:fldCharType="separate"/>
      </w:r>
      <w:del w:id="2138" w:author="Robin Matthews" w:date="2021-07-08T18:23:00Z">
        <w:r w:rsidR="00CB33A1" w:rsidDel="004D31F1">
          <w:rPr>
            <w:noProof/>
            <w:color w:val="000000"/>
            <w:lang w:val="en-GB"/>
          </w:rPr>
          <w:delText>(</w:delText>
        </w:r>
      </w:del>
      <w:r w:rsidR="00CB33A1">
        <w:rPr>
          <w:noProof/>
          <w:color w:val="000000"/>
          <w:lang w:val="en-GB"/>
        </w:rPr>
        <w:t>Etiope and Ciccioli</w:t>
      </w:r>
      <w:del w:id="2139" w:author="Robin Matthews" w:date="2021-07-08T18:23:00Z">
        <w:r w:rsidR="00CB33A1" w:rsidDel="004D31F1">
          <w:rPr>
            <w:noProof/>
            <w:color w:val="000000"/>
            <w:lang w:val="en-GB"/>
          </w:rPr>
          <w:delText>,</w:delText>
        </w:r>
      </w:del>
      <w:r w:rsidR="00CB33A1">
        <w:rPr>
          <w:noProof/>
          <w:color w:val="000000"/>
          <w:lang w:val="en-GB"/>
        </w:rPr>
        <w:t xml:space="preserve"> </w:t>
      </w:r>
      <w:ins w:id="2140" w:author="Robin Matthews" w:date="2021-07-08T18:23:00Z">
        <w:r w:rsidR="004D31F1">
          <w:rPr>
            <w:noProof/>
            <w:color w:val="000000"/>
            <w:lang w:val="en-GB"/>
          </w:rPr>
          <w:t>(</w:t>
        </w:r>
      </w:ins>
      <w:r w:rsidR="00CB33A1">
        <w:rPr>
          <w:noProof/>
          <w:color w:val="000000"/>
          <w:lang w:val="en-GB"/>
        </w:rPr>
        <w:t>2009)</w:t>
      </w:r>
      <w:r w:rsidRPr="000E472A">
        <w:rPr>
          <w:color w:val="000000"/>
          <w:lang w:val="en-GB"/>
        </w:rPr>
        <w:fldChar w:fldCharType="end"/>
      </w:r>
      <w:r w:rsidRPr="000E472A">
        <w:rPr>
          <w:color w:val="000000"/>
          <w:lang w:val="en-GB"/>
        </w:rPr>
        <w:t xml:space="preserve">, and narrows down its likely global magnitude </w:t>
      </w:r>
      <w:ins w:id="2141" w:author="Lucy Cowie" w:date="2021-07-27T10:28:00Z">
        <w:r w:rsidR="00D73450" w:rsidRPr="000E472A">
          <w:rPr>
            <w:color w:val="000000"/>
            <w:lang w:val="en-GB"/>
          </w:rPr>
          <w:t>(</w:t>
        </w:r>
        <w:r w:rsidR="00D73450" w:rsidRPr="000E472A">
          <w:rPr>
            <w:i/>
            <w:color w:val="000000"/>
            <w:lang w:val="en-GB"/>
          </w:rPr>
          <w:t>low</w:t>
        </w:r>
        <w:r w:rsidR="00D73450" w:rsidRPr="00804BE3">
          <w:rPr>
            <w:iCs/>
            <w:color w:val="000000"/>
            <w:lang w:val="en-GB"/>
          </w:rPr>
          <w:t xml:space="preserve"> to</w:t>
        </w:r>
        <w:r w:rsidR="00D73450" w:rsidRPr="000E472A">
          <w:rPr>
            <w:i/>
            <w:color w:val="000000"/>
            <w:lang w:val="en-GB"/>
          </w:rPr>
          <w:t xml:space="preserve"> medium confidence</w:t>
        </w:r>
        <w:r w:rsidR="00D73450" w:rsidRPr="000E472A">
          <w:rPr>
            <w:color w:val="000000"/>
            <w:lang w:val="en-GB"/>
          </w:rPr>
          <w:t>)</w:t>
        </w:r>
        <w:r w:rsidR="00D73450">
          <w:rPr>
            <w:color w:val="000000"/>
            <w:lang w:val="en-GB"/>
          </w:rPr>
          <w:t xml:space="preserve"> </w:t>
        </w:r>
      </w:ins>
      <w:r w:rsidRPr="000E472A">
        <w:rPr>
          <w:color w:val="000000"/>
          <w:lang w:val="en-GB"/>
        </w:rPr>
        <w:fldChar w:fldCharType="begin" w:fldLock="1"/>
      </w:r>
      <w:r w:rsidR="00D477C7">
        <w:rPr>
          <w:color w:val="000000"/>
          <w:lang w:val="en-GB"/>
        </w:rPr>
        <w:instrText>ADDIN CSL_CITATION { "citationItems" : [ { "id" : "ITEM-1", "itemData" : { "DOI" : "10.1073/pnas.1807172115", "ISSN" : "10916490", "abstract" : "Biomass burning drives changes in greenhouse gases, climate-forcing aerosols, and global atmospheric chemistry. There is controversy about the magnitude and timing of changes in biomass burning emissions on millennial time scales from preindustrial to present and about the relative importance of climate change and human activities as the underlying cause. Biomass burning is one of two notable sources of ethane in the preindustrial atmosphere. Here, we present ice core ethane measurements from Antarctica and Greenland that contain information about changes in biomass burning emissions since 1000 CE (Common Era). The biomass burning emissions of ethane during the Medieval Period (1000\u20131500 CE) were higher than present day and declined sharply to a minimum during the cooler Little Ice Age (1600\u20131800 CE). Assuming that preindustrial atmospheric reactivity and transport were the same as in the modern atmosphere, we estimate that biomass burning emissions decreased by 30 to 45% from the Medieval Period to the Little Ice Age. The timing and magnitude of this decline in biomass burning emissions is consistent with that inferred from ice core methane stable carbon isotope ratios but inconsistent with histories based on sedimentary charcoal and ice core carbon monoxide measurements. This study demonstrates that biomass burning emissions have exceeded modern levels in the past and may be highly sensitive to changes in climate.", "author" : [ { "dropping-particle" : "", "family" : "Nicewonger", "given" : "Melinda R.", "non-dropping-particle" : "", "parse-names" : false, "suffix" : "" }, { "dropping-particle" : "", "family" : "Aydin", "given" : "Murat", "non-dropping-particle" : "", "parse-names" : false, "suffix" : "" }, { "dropping-particle" : "", "family" : "Prather", "given" : "Michael J.", "non-dropping-particle" : "", "parse-names" : false, "suffix" : "" }, { "dropping-particle" : "", "family" : "Saltzman", "given" : "Eric S.", "non-dropping-particle" : "", "parse-names" : false, "suffix" : "" } ], "container-title" : "Proceedings of the National Academy of Sciences", "id" : "ITEM-1", "issue" : "49", "issued" : { "date-parts" : [ [ "2018" ] ] }, "page" : "12413-12418", "title" : "Large changes in biomass burning over the last millennium inferred from paleoatmospheric ethane in polar ice cores", "translator" : [ { "dropping-particle" : "", "family" : "G4059", "given" : "", "non-dropping-particle" : "", "parse-names" : false, "suffix" : "" } ], "type" : "article-journal", "volume" : "115" }, "uris" : [ "http://www.mendeley.com/documents/?uuid=efb53a4d-6117-4d5a-86b1-3b23cbd49cd6", "http://www.mendeley.com/documents/?uuid=eb156cef-1779-41c6-a06b-d600d16c584f" ] } ], "mendeley" : { "formattedCitation" : "(Nicewonger et al., 2018)", "plainTextFormattedCitation" : "(Nicewonger et al., 2018)", "previouslyFormattedCitation" : "(Nicewonger et al., 2018)" }, "properties" : { "noteIndex" : 0 }, "schema" : "https://github.com/citation-style-language/schema/raw/master/csl-citation.json" }</w:instrText>
      </w:r>
      <w:r w:rsidRPr="000E472A">
        <w:rPr>
          <w:color w:val="000000"/>
          <w:lang w:val="en-GB"/>
        </w:rPr>
        <w:fldChar w:fldCharType="separate"/>
      </w:r>
      <w:r w:rsidR="00CB33A1">
        <w:rPr>
          <w:noProof/>
          <w:color w:val="000000"/>
          <w:lang w:val="en-GB"/>
        </w:rPr>
        <w:t>(Nicewonger et al., 2018)</w:t>
      </w:r>
      <w:r w:rsidRPr="000E472A">
        <w:rPr>
          <w:color w:val="000000"/>
          <w:lang w:val="en-GB"/>
        </w:rPr>
        <w:fldChar w:fldCharType="end"/>
      </w:r>
      <w:del w:id="2142" w:author="Lucy Cowie" w:date="2021-07-27T10:27:00Z">
        <w:r w:rsidRPr="000E472A" w:rsidDel="00D73450">
          <w:rPr>
            <w:color w:val="000000"/>
            <w:lang w:val="en-GB"/>
          </w:rPr>
          <w:delText xml:space="preserve"> (</w:delText>
        </w:r>
        <w:r w:rsidRPr="000E472A" w:rsidDel="00D73450">
          <w:rPr>
            <w:i/>
            <w:color w:val="000000"/>
            <w:lang w:val="en-GB"/>
          </w:rPr>
          <w:delText>low</w:delText>
        </w:r>
        <w:r w:rsidRPr="00D73450" w:rsidDel="00D73450">
          <w:rPr>
            <w:iCs/>
            <w:color w:val="000000"/>
            <w:lang w:val="en-GB"/>
            <w:rPrChange w:id="2143" w:author="Lucy Cowie" w:date="2021-07-27T10:27:00Z">
              <w:rPr>
                <w:i/>
                <w:color w:val="000000"/>
                <w:lang w:val="en-GB"/>
              </w:rPr>
            </w:rPrChange>
          </w:rPr>
          <w:delText xml:space="preserve"> to</w:delText>
        </w:r>
        <w:r w:rsidRPr="000E472A" w:rsidDel="00D73450">
          <w:rPr>
            <w:i/>
            <w:color w:val="000000"/>
            <w:lang w:val="en-GB"/>
          </w:rPr>
          <w:delText xml:space="preserve"> medium confidence</w:delText>
        </w:r>
        <w:r w:rsidRPr="000E472A" w:rsidDel="00D73450">
          <w:rPr>
            <w:color w:val="000000"/>
            <w:lang w:val="en-GB"/>
          </w:rPr>
          <w:delText>)</w:delText>
        </w:r>
      </w:del>
      <w:r w:rsidRPr="000E472A">
        <w:rPr>
          <w:color w:val="000000"/>
          <w:lang w:val="en-GB"/>
        </w:rPr>
        <w:t xml:space="preserve">. The incorporation of geologic emissions in </w:t>
      </w:r>
      <w:r w:rsidR="00D000FA">
        <w:rPr>
          <w:color w:val="000000"/>
          <w:lang w:val="en-GB"/>
        </w:rPr>
        <w:t>CCMs</w:t>
      </w:r>
      <w:r w:rsidRPr="000E472A">
        <w:rPr>
          <w:color w:val="000000"/>
          <w:lang w:val="en-GB"/>
        </w:rPr>
        <w:t xml:space="preserve"> is not yet systematic though a one-model study has shown improved agreement of the results with observations </w:t>
      </w:r>
      <w:r w:rsidRPr="000E472A">
        <w:rPr>
          <w:color w:val="000000"/>
          <w:lang w:val="en-GB"/>
        </w:rPr>
        <w:fldChar w:fldCharType="begin" w:fldLock="1"/>
      </w:r>
      <w:r w:rsidR="00D477C7">
        <w:rPr>
          <w:color w:val="000000"/>
          <w:lang w:val="en-GB"/>
        </w:rPr>
        <w:instrText>ADDIN CSL_CITATION { "citationItems" : [ { "id" : "ITEM-1", "itemData" : { "DOI" : "10.1038/s41561-018-0073-0", "ISSN" : "1752-0908", "abstract" : "Ethane and propane are the most abundant non-methane hydrocarbons in the atmosphere. However, their emissions, atmospheric distribution, and trends in their atmospheric concentrations are insufficiently understood. Atmospheric model simulations using standard community emission inventories do not reproduce available measurements in the Northern Hemisphere. Here, we show that observations of pre-industrial and present-day ethane and propane can be reproduced in simulations with a detailed atmospheric chemistry transport model, provided that natural geologic emissions are taken into account and anthropogenic fossil fuel emissions are assumed to be two to three times higher than is indicated in current inventories. Accounting for these enhanced ethane and propane emissions results in simulated surface ozone concentrations that are 5\u201313% higher than previously assumed in some polluted regions in Asia. The improved correspondence with observed ethane and propane in model simulations with greater emissions suggests that the level of fossil (geologic\u2009+\u2009fossil fuel) methane emissions in current inventories may need re-evaluation.", "author" : [ { "dropping-particle" : "", "family" : "Dals\u00f8ren", "given" : "Stig B", "non-dropping-particle" : "", "parse-names" : false, "suffix" : "" }, { "dropping-particle" : "", "family" : "Myhre", "given" : "Gunnar", "non-dropping-particle" : "", "parse-names" : false, "suffix" : "" }, { "dropping-particle" : "", "family" : "Hodnebrog", "given" : "\u00d8ivind", "non-dropping-particle" : "", "parse-names" : false, "suffix" : "" }, { "dropping-particle" : "", "family" : "Myhre", "given" : "Cathrine Lund", "non-dropping-particle" : "", "parse-names" : false, "suffix" : "" }, { "dropping-particle" : "", "family" : "Stohl", "given" : "Andreas", "non-dropping-particle" : "", "parse-names" : false, "suffix" : "" }, { "dropping-particle" : "", "family" : "Pisso", "given" : "Ignacio", "non-dropping-particle" : "", "parse-names" : false, "suffix" : "" }, { "dropping-particle" : "", "family" : "Schwietzke", "given" : "Stefan", "non-dropping-particle" : "", "parse-names" : false, "suffix" : "" }, { "dropping-particle" : "", "family" : "H\u00f6glund-Isaksson", "given" : "Lena", "non-dropping-particle" : "", "parse-names" : false, "suffix" : "" }, { "dropping-particle" : "", "family" : "Helmig", "given" : "Detlev", "non-dropping-particle" : "", "parse-names" : false, "suffix" : "" }, { "dropping-particle" : "", "family" : "Reimann", "given" : "Stefan", "non-dropping-particle" : "", "parse-names" : false, "suffix" : "" }, { "dropping-particle" : "", "family" : "Sauvage", "given" : "St\u00e9phane", "non-dropping-particle" : "", "parse-names" : false, "suffix" : "" }, { "dropping-particle" : "", "family" : "Schmidbauer", "given" : "Norbert", "non-dropping-particle" : "", "parse-names" : false, "suffix" : "" }, { "dropping-particle" : "", "family" : "Read", "given" : "Katie A", "non-dropping-particle" : "", "parse-names" : false, "suffix" : "" }, { "dropping-particle" : "", "family" : "Carpenter", "given" : "Lucy J", "non-dropping-particle" : "", "parse-names" : false, "suffix" : "" }, { "dropping-particle" : "", "family" : "Lewis", "given" : "Alastair C", "non-dropping-particle" : "", "parse-names" : false, "suffix" : "" }, { "dropping-particle" : "", "family" : "Punjabi", "given" : "Shalini", "non-dropping-particle" : "", "parse-names" : false, "suffix" : "" }, { "dropping-particle" : "", "family" : "Wallasch", "given" : "Markus", "non-dropping-particle" : "", "parse-names" : false, "suffix" : "" } ], "container-title" : "Nature Geoscience", "id" : "ITEM-1", "issue" : "3", "issued" : { "date-parts" : [ [ "2018" ] ] }, "page" : "178-184", "title" : "Discrepancy between simulated and observed ethane and propane levels explained by underestimated fossil emissions", "translator" : [ { "dropping-particle" : "", "family" : "G3629", "given" : "", "non-dropping-particle" : "", "parse-names" : false, "suffix" : "" } ], "type" : "article-journal", "volume" : "11" }, "uris" : [ "http://www.mendeley.com/documents/?uuid=b9765fc3-96c6-4990-9273-f6a9d732806d", "http://www.mendeley.com/documents/?uuid=f273a590-8cc4-4f9b-81b2-b1810f0a5760" ] } ], "mendeley" : { "formattedCitation" : "(Dals\u00f8ren et al., 2018)", "plainTextFormattedCitation" : "(Dals\u00f8ren et al., 2018)", "previouslyFormattedCitation" : "(Dals\u00f8ren et al., 2018)" }, "properties" : { "noteIndex" : 0 }, "schema" : "https://github.com/citation-style-language/schema/raw/master/csl-citation.json" }</w:instrText>
      </w:r>
      <w:r w:rsidRPr="000E472A">
        <w:rPr>
          <w:color w:val="000000"/>
          <w:lang w:val="en-GB"/>
        </w:rPr>
        <w:fldChar w:fldCharType="separate"/>
      </w:r>
      <w:r w:rsidR="00CB33A1">
        <w:rPr>
          <w:noProof/>
          <w:color w:val="000000"/>
          <w:lang w:val="en-GB"/>
        </w:rPr>
        <w:t>(Dalsøren et al., 2018)</w:t>
      </w:r>
      <w:r w:rsidRPr="000E472A">
        <w:rPr>
          <w:color w:val="000000"/>
          <w:lang w:val="en-GB"/>
        </w:rPr>
        <w:fldChar w:fldCharType="end"/>
      </w:r>
      <w:r w:rsidRPr="000E472A">
        <w:rPr>
          <w:color w:val="000000"/>
          <w:lang w:val="en-GB"/>
        </w:rPr>
        <w:t xml:space="preserve">. </w:t>
      </w:r>
    </w:p>
    <w:p w14:paraId="5F6BA0C7" w14:textId="77777777" w:rsidR="00AF2E59" w:rsidRPr="000E472A" w:rsidRDefault="00AF2E59" w:rsidP="00D5630D">
      <w:pPr>
        <w:pStyle w:val="AR6BodyText"/>
        <w:rPr>
          <w:color w:val="000000"/>
          <w:lang w:val="en-GB"/>
        </w:rPr>
      </w:pPr>
    </w:p>
    <w:p w14:paraId="3F03EB9A" w14:textId="68B30819" w:rsidR="00AF2E59" w:rsidRPr="00A12D1A" w:rsidRDefault="00AF2E59" w:rsidP="00D5630D">
      <w:pPr>
        <w:pStyle w:val="AR6BodyText"/>
        <w:rPr>
          <w:lang w:val="nb-NO"/>
        </w:rPr>
      </w:pPr>
      <w:commentRangeStart w:id="2144"/>
      <w:r w:rsidRPr="000E472A">
        <w:rPr>
          <w:color w:val="000000"/>
          <w:lang w:val="en-GB"/>
        </w:rPr>
        <w:t>Formaldehyde</w:t>
      </w:r>
      <w:commentRangeEnd w:id="2144"/>
      <w:r w:rsidR="007746DA">
        <w:rPr>
          <w:rStyle w:val="Marquedecommentaire"/>
          <w:lang w:val="en-GB"/>
        </w:rPr>
        <w:commentReference w:id="2144"/>
      </w:r>
      <w:r w:rsidRPr="000E472A">
        <w:rPr>
          <w:color w:val="000000"/>
          <w:lang w:val="en-GB"/>
        </w:rPr>
        <w:t xml:space="preserve"> is a short-lived</w:t>
      </w:r>
      <w:ins w:id="2145" w:author="Lucy Cowie" w:date="2021-07-27T10:29:00Z">
        <w:r w:rsidR="00967C03">
          <w:rPr>
            <w:color w:val="000000"/>
            <w:lang w:val="en-GB"/>
          </w:rPr>
          <w:t>,</w:t>
        </w:r>
      </w:ins>
      <w:r w:rsidRPr="000E472A">
        <w:rPr>
          <w:color w:val="000000"/>
          <w:lang w:val="en-GB"/>
        </w:rPr>
        <w:t xml:space="preserve"> high-yield product of NMVOC oxidation</w:t>
      </w:r>
      <w:ins w:id="2146" w:author="Lucy Cowie" w:date="2021-07-27T10:29:00Z">
        <w:r w:rsidR="00967C03">
          <w:rPr>
            <w:color w:val="000000"/>
            <w:lang w:val="en-GB"/>
          </w:rPr>
          <w:t>,</w:t>
        </w:r>
      </w:ins>
      <w:r w:rsidRPr="000E472A">
        <w:rPr>
          <w:color w:val="000000"/>
          <w:lang w:val="en-GB"/>
        </w:rPr>
        <w:t xml:space="preserve"> and formaldehyde column data from satellite</w:t>
      </w:r>
      <w:r>
        <w:rPr>
          <w:color w:val="000000"/>
          <w:lang w:val="en-GB"/>
        </w:rPr>
        <w:t xml:space="preserve"> instrument</w:t>
      </w:r>
      <w:r w:rsidRPr="000E472A">
        <w:rPr>
          <w:color w:val="000000"/>
          <w:lang w:val="en-GB"/>
        </w:rPr>
        <w:t>s can therefore inform on trends in anthropogenic NMVOC abundances over very industrialized region</w:t>
      </w:r>
      <w:ins w:id="2147" w:author="Lucy Cowie" w:date="2021-07-27T10:29:00Z">
        <w:r w:rsidR="008B7CE4">
          <w:rPr>
            <w:color w:val="000000"/>
            <w:lang w:val="en-GB"/>
          </w:rPr>
          <w:t>s</w:t>
        </w:r>
      </w:ins>
      <w:r w:rsidRPr="000E472A">
        <w:rPr>
          <w:color w:val="000000"/>
          <w:lang w:val="en-GB"/>
        </w:rPr>
        <w:t xml:space="preserve">. </w:t>
      </w:r>
      <w:ins w:id="2148" w:author="Lucy Cowie" w:date="2021-07-27T10:29:00Z">
        <w:r w:rsidR="00670B20">
          <w:rPr>
            <w:color w:val="000000"/>
            <w:lang w:val="en-GB"/>
          </w:rPr>
          <w:t xml:space="preserve">The </w:t>
        </w:r>
      </w:ins>
      <w:r w:rsidRPr="000E472A">
        <w:rPr>
          <w:color w:val="000000"/>
          <w:lang w:val="en-GB"/>
        </w:rPr>
        <w:t>AR5 reported significant positive trends in HCHO between 1997 and 2009 over north</w:t>
      </w:r>
      <w:del w:id="2149" w:author="Lucy Cowie" w:date="2021-07-27T10:30:00Z">
        <w:r w:rsidRPr="000E472A" w:rsidDel="00EE39A3">
          <w:rPr>
            <w:color w:val="000000"/>
            <w:lang w:val="en-GB"/>
          </w:rPr>
          <w:delText>-</w:delText>
        </w:r>
      </w:del>
      <w:r w:rsidRPr="000E472A">
        <w:rPr>
          <w:color w:val="000000"/>
          <w:lang w:val="en-GB"/>
        </w:rPr>
        <w:t>eastern China (4% yr</w:t>
      </w:r>
      <w:ins w:id="2150" w:author="Lucy Cowie" w:date="2021-07-27T10:30:00Z">
        <w:r w:rsidR="00F029A4">
          <w:rPr>
            <w:color w:val="000000"/>
            <w:vertAlign w:val="superscript"/>
            <w:lang w:val="en-GB"/>
          </w:rPr>
          <w:t>–</w:t>
        </w:r>
      </w:ins>
      <w:del w:id="2151" w:author="Lucy Cowie" w:date="2021-07-27T10:30:00Z">
        <w:r w:rsidRPr="000E472A" w:rsidDel="00F029A4">
          <w:rPr>
            <w:color w:val="000000"/>
            <w:vertAlign w:val="superscript"/>
            <w:lang w:val="en-GB"/>
          </w:rPr>
          <w:delText>-</w:delText>
        </w:r>
      </w:del>
      <w:r w:rsidRPr="000E472A">
        <w:rPr>
          <w:color w:val="000000"/>
          <w:vertAlign w:val="superscript"/>
          <w:lang w:val="en-GB"/>
        </w:rPr>
        <w:t>1</w:t>
      </w:r>
      <w:r w:rsidRPr="000E472A">
        <w:rPr>
          <w:color w:val="000000"/>
          <w:lang w:val="en-GB"/>
        </w:rPr>
        <w:t>) and negative trends over north</w:t>
      </w:r>
      <w:del w:id="2152" w:author="Lucy Cowie" w:date="2021-07-27T10:30:00Z">
        <w:r w:rsidRPr="000E472A" w:rsidDel="00F029A4">
          <w:rPr>
            <w:color w:val="000000"/>
            <w:lang w:val="en-GB"/>
          </w:rPr>
          <w:delText>-</w:delText>
        </w:r>
      </w:del>
      <w:r w:rsidRPr="000E472A">
        <w:rPr>
          <w:color w:val="000000"/>
          <w:lang w:val="en-GB"/>
        </w:rPr>
        <w:t>eastern U</w:t>
      </w:r>
      <w:del w:id="2153" w:author="Lucy Cowie" w:date="2021-07-27T10:30:00Z">
        <w:r w:rsidRPr="000E472A" w:rsidDel="00494F92">
          <w:rPr>
            <w:color w:val="000000"/>
            <w:lang w:val="en-GB"/>
          </w:rPr>
          <w:delText>.</w:delText>
        </w:r>
      </w:del>
      <w:r w:rsidRPr="000E472A">
        <w:rPr>
          <w:color w:val="000000"/>
          <w:lang w:val="en-GB"/>
        </w:rPr>
        <w:t>S</w:t>
      </w:r>
      <w:del w:id="2154" w:author="Lucy Cowie" w:date="2021-07-27T10:30:00Z">
        <w:r w:rsidRPr="000E472A" w:rsidDel="00494F92">
          <w:rPr>
            <w:color w:val="000000"/>
            <w:lang w:val="en-GB"/>
          </w:rPr>
          <w:delText>.</w:delText>
        </w:r>
      </w:del>
      <w:r w:rsidRPr="000E472A">
        <w:rPr>
          <w:color w:val="000000"/>
          <w:lang w:val="en-GB"/>
        </w:rPr>
        <w:t xml:space="preserve"> cities. Since AR5, there is </w:t>
      </w:r>
      <w:r w:rsidRPr="000E472A">
        <w:rPr>
          <w:i/>
          <w:color w:val="000000"/>
          <w:lang w:val="en-GB"/>
        </w:rPr>
        <w:t xml:space="preserve">robust evidence </w:t>
      </w:r>
      <w:r w:rsidRPr="000E472A">
        <w:rPr>
          <w:color w:val="000000"/>
          <w:lang w:val="en-GB"/>
        </w:rPr>
        <w:t>and</w:t>
      </w:r>
      <w:r w:rsidRPr="000E472A">
        <w:rPr>
          <w:i/>
          <w:color w:val="000000"/>
          <w:lang w:val="en-GB"/>
        </w:rPr>
        <w:t xml:space="preserve"> high agreement</w:t>
      </w:r>
      <w:r w:rsidRPr="000E472A">
        <w:rPr>
          <w:color w:val="000000"/>
          <w:lang w:val="en-GB"/>
        </w:rPr>
        <w:t xml:space="preserve"> of an upward trend of HCHO over eastern China, though large regional disparities exist in the trends </w:t>
      </w:r>
      <w:r w:rsidRPr="000E472A">
        <w:rPr>
          <w:color w:val="000000"/>
          <w:lang w:val="en-GB"/>
        </w:rPr>
        <w:fldChar w:fldCharType="begin" w:fldLock="1"/>
      </w:r>
      <w:r w:rsidR="00D477C7">
        <w:rPr>
          <w:color w:val="000000"/>
          <w:lang w:val="en-GB"/>
        </w:rPr>
        <w:instrText>ADDIN CSL_CITATION { "citationItems" : [ { "id" : "ITEM-1", "itemData" : { "DOI" : "10.5194/acp-15-12519-2015", "ISSN" : "16807324", "abstract" : "We present the new version (v14) of the BIRA-IASB algorithm for the retrieval of formaldehyde (H2CO) columns from spaceborne UV-visible sensors. Applied to OMI measurements from Aura and to GOME-2 measurements from MetOp-A and MetOp-B, this algorithm is used to produce global distributions of H2CO representative of mid-morning and early afternoon conditions. Its main features include (1) a new iterative DOAS scheme involving three fitting intervals to better account for the O2-O2 absorption, (2) the use of earthshine radiances averaged in the equatorial Pacific as reference spectra, and (3) a destriping correction and background normalisation resolved in the across-swath position. For the air mass factor calculation, a priori vertical profiles calculated by the IMAGES chemistry transport model at 09:30 and 13:30 LT are used. Although the resulting GOME-2 and OMI H2CO vertical columns are found to be highly correlated, some systematic differences are observed. Afternoon columns are generally larger than morning ones, especially in mid-latitude regions. In contrast, over tropical rainforests, morning H2CO columns significantly exceed those observed in the afternoon. These differences are discussed in terms of the H2CO column variation between mid-morning and early afternoon, using ground-based MAX-DOAS measurements available from seven stations in Europe, China and Africa. Validation results confirm the capacity of the combined satellite measurements to resolve diurnal variations in H2CO columns. Furthermore, vertical profiles derived from MAX-DOAS measurements in the Beijing area and in Bujumbura are used for a more detailed validation exercise. In both regions, we find an agreement better than 15 % when MAX-DOAS profiles are used as a priori for the satellite retrievals. Finally, regional trends in H2CO columns are estimated for the 2004-2014 period using SCIAMACHY and GOME-2 data for morning conditions, and OMI for early afternoon conditions. Consistent features are observed, such as an increase of the columns in India and central-eastern China, and a decrease in the eastern US and Europe. We find that the higher horizontal resolution of OMI combined with a better sampling and a more favourable illumination at midday allow for more significant trend estimates, especially over Europe and North America. Importantly, in some parts of the Amazonian forest, we observe with both time series a significant downward trend in H2CO columns, spatially correlated w\u2026", "author" : [ { "dropping-particle" : "", "family" : "Smedt", "given" : "I.", "non-dropping-particle" : "De", "parse-names" : false, "suffix" : "" }, { "dropping-particle" : "", "family" : "Stavrakou", "given" : "T.", "non-dropping-particle" : "", "parse-names" : false, "suffix" : "" }, { "dropping-particle" : "", "family" : "Hendrick", "given" : "F.", "non-dropping-particle" : "", "parse-names" : false, "suffix" : "" }, { "dropping-particle" : "", "family" : "Danckaert", "given" : "T.", "non-dropping-particle" : "", "parse-names" : false, "suffix" : "" }, { "dropping-particle" : "", "family" : "Vlemmix", "given" : "T.", "non-dropping-particle" : "", "parse-names" : false, "suffix" : "" }, { "dropping-particle" : "", "family" : "Pinardi", "given" : "G.", "non-dropping-particle" : "", "parse-names" : false, "suffix" : "" }, { "dropping-particle" : "", "family" : "Theys", "given" : "N.", "non-dropping-particle" : "", "parse-names" : false, "suffix" : "" }, { "dropping-particle" : "", "family" : "Lerot", "given" : "C.", "non-dropping-particle" : "", "parse-names" : false, "suffix" : "" }, { "dropping-particle" : "", "family" : "Gielen", "given" : "C.", "non-dropping-particle" : "", "parse-names" : false, "suffix" : "" }, { "dropping-particle" : "", "family" : "Vigouroux", "given" : "C.", "non-dropping-particle" : "", "parse-names" : false, "suffix" : "" }, { "dropping-particle" : "", "family" : "Hermans", "given" : "C.", "non-dropping-particle" : "", "parse-names" : false, "suffix" : "" }, { "dropping-particle" : "", "family" : "Fayt", "given" : "C.", "non-dropping-particle" : "", "parse-names" : false, "suffix" : "" }, { "dropping-particle" : "", "family" : "Veefkind", "given" : "P.", "non-dropping-particle" : "", "parse-names" : false, "suffix" : "" }, { "dropping-particle" : "", "family" : "M\u00fcller", "given" : "J. F.", "non-dropping-particle" : "", "parse-names" : false, "suffix" : "" }, { "dropping-particle" : "", "family" : "Roozendael", "given" : "M.", "non-dropping-particle" : "Van", "parse-names" : false, "suffix" : "" } ], "container-title" : "Atmospheric Chemistry and Physics", "id" : "ITEM-1", "issue" : "21", "issued" : { "date-parts" : [ [ "2015" ] ] }, "page" : "12519-12545", "title" : "Diurnal, seasonal and long-term variations of global formaldehyde columns inferred from combined OMI and GOME-2 observations", "translator" : [ { "dropping-particle" : "", "family" : "G4062", "given" : "", "non-dropping-particle" : "", "parse-names" : false, "suffix" : "" } ], "type" : "article-journal", "volume" : "15" }, "uris" : [ "http://www.mendeley.com/documents/?uuid=0e942cff-0c7a-4637-8401-7b10f60816ae", "http://www.mendeley.com/documents/?uuid=a22efc96-9923-4433-9779-80d9fd4ad631" ] }, { "id" : "ITEM-2", "itemData" : { "DOI" : "10.1029/2019GL082172", "ISSN" : "19448007", "abstract" : "We use 2005\u20132016 observations of formaldehyde (HCHO) columns over China from the OMI, GOME-2, and SCIAMACHY satellite instruments to evaluate long-term trends in emission inventories of volatile organic compounds (VOCs) that affect air quality. The observations show large increases over 2005\u20132016 in the North China Plain (+1.1\u00a0\u00b1\u00a00.5%\u00a0a\u22121 relative to 2005) and the Yangtze River Delta region (+1.5\u00a0\u00b1\u00a00.4%\u00a0a\u22121 relative to 2005), consistent with the trend of anthropogenic VOC emissions in the Multi-resolution Emission Inventory for China (MEIC). Unlike other pollutants, VOC emissions have not been decreasing in recent years. An exception is the Huai River Basin in rural eastern China where the satellite data show rapidly decreasing VOC emissions since the early 2010s that appear to reflect bans on agricultural fires.", "author" : [ { "dropping-particle" : "", "family" : "Shen", "given" : "Lu", "non-dropping-particle" : "", "parse-names" : false, "suffix" : "" }, { "dropping-particle" : "", "family" : "Jacob", "given" : "Daniel J.", "non-dropping-particle" : "", "parse-names" : false, "suffix" : "" }, { "dropping-particle" : "", "family" : "Zhu", "given" : "Lei", "non-dropping-particle" : "", "parse-names" : false, "suffix" : "" }, { "dropping-particle" : "", "family" : "Zhang", "given" : "Qiang", "non-dropping-particle" : "", "parse-names" : false, "suffix" : "" }, { "dropping-particle" : "", "family" : "Zheng", "given" : "Bo", "non-dropping-particle" : "", "parse-names" : false, "suffix" : "" }, { "dropping-particle" : "", "family" : "Sulprizio", "given" : "Melissa P.", "non-dropping-particle" : "", "parse-names" : false, "suffix" : "" }, { "dropping-particle" : "", "family" : "Li", "given" : "Ke", "non-dropping-particle" : "", "parse-names" : false, "suffix" : "" }, { "dropping-particle" : "", "family" : "Smedt", "given" : "Isabelle", "non-dropping-particle" : "De", "parse-names" : false, "suffix" : "" }, { "dropping-particle" : "", "family" : "Gonz\u00e1lez Abad", "given" : "Gonzalo", "non-dropping-particle" : "", "parse-names" : false, "suffix" : "" }, { "dropping-particle" : "", "family" : "Cao", "given" : "Hansen", "non-dropping-particle" : "", "parse-names" : false, "suffix" : "" }, { "dropping-particle" : "", "family" : "Fu", "given" : "Tzung May", "non-dropping-particle" : "", "parse-names" : false, "suffix" : "" }, { "dropping-particle" : "", "family" : "Liao", "given" : "Hong", "non-dropping-particle" : "", "parse-names" : false, "suffix" : "" } ], "container-title" : "Geophysical Research Letters", "id" : "ITEM-2", "issue" : "8", "issued" : { "date-parts" : [ [ "2019" ] ] }, "page" : "4468-4475", "title" : "The 2005\u20132016 Trends of Formaldehyde Columns Over China Observed by Satellites: Increasing Anthropogenic Emissions of Volatile Organic Compounds and Decreasing Agricultural Fire Emissions", "translator" : [ { "dropping-particle" : "", "family" : "G4048", "given" : "", "non-dropping-particle" : "", "parse-names" : false, "suffix" : "" } ], "type" : "article-journal", "volume" : "46" }, "uris" : [ "http://www.mendeley.com/documents/?uuid=42effc02-1529-42b0-82c9-69209542e1cd", "http://www.mendeley.com/documents/?uuid=c40bda63-6576-4164-a6c2-27dd44baf332" ] } ], "mendeley" : { "formattedCitation" : "(De Smedt et al., 2015; Shen et al., 2019)", "plainTextFormattedCitation" : "(De Smedt et al., 2015; Shen et al., 2019)", "previouslyFormattedCitation" : "(De Smedt et al., 2015; Shen et al., 2019)" }, "properties" : { "noteIndex" : 0 }, "schema" : "https://github.com/citation-style-language/schema/raw/master/csl-citation.json" }</w:instrText>
      </w:r>
      <w:r w:rsidRPr="000E472A">
        <w:rPr>
          <w:color w:val="000000"/>
          <w:lang w:val="en-GB"/>
        </w:rPr>
        <w:fldChar w:fldCharType="separate"/>
      </w:r>
      <w:r w:rsidR="00CB33A1">
        <w:rPr>
          <w:noProof/>
          <w:color w:val="000000"/>
          <w:lang w:val="en-GB"/>
        </w:rPr>
        <w:t>(De Smedt et al., 2015; Shen et al., 2019)</w:t>
      </w:r>
      <w:r w:rsidRPr="000E472A">
        <w:rPr>
          <w:color w:val="000000"/>
          <w:lang w:val="en-GB"/>
        </w:rPr>
        <w:fldChar w:fldCharType="end"/>
      </w:r>
      <w:r w:rsidRPr="000E472A">
        <w:rPr>
          <w:color w:val="000000"/>
          <w:lang w:val="en-GB"/>
        </w:rPr>
        <w:t xml:space="preserve"> with</w:t>
      </w:r>
      <w:ins w:id="2155" w:author="Lucy Cowie" w:date="2021-07-27T10:31:00Z">
        <w:r w:rsidR="00494F92">
          <w:rPr>
            <w:color w:val="000000"/>
            <w:lang w:val="en-GB"/>
          </w:rPr>
          <w:t xml:space="preserve"> a</w:t>
        </w:r>
      </w:ins>
      <w:r w:rsidRPr="000E472A">
        <w:rPr>
          <w:color w:val="000000"/>
          <w:lang w:val="en-GB"/>
        </w:rPr>
        <w:t xml:space="preserve"> possible negligible or decreasing trend over Beijing and the Pearl River Delta. In other world regions, in particular North America, there is </w:t>
      </w:r>
      <w:r w:rsidRPr="000E472A">
        <w:rPr>
          <w:i/>
          <w:color w:val="000000"/>
          <w:lang w:val="en-GB"/>
        </w:rPr>
        <w:t xml:space="preserve">limited </w:t>
      </w:r>
      <w:r w:rsidRPr="00772318">
        <w:rPr>
          <w:iCs/>
          <w:color w:val="000000"/>
          <w:lang w:val="en-GB"/>
          <w:rPrChange w:id="2156" w:author="Lucy Cowie" w:date="2021-07-27T10:32:00Z">
            <w:rPr>
              <w:i/>
              <w:color w:val="000000"/>
              <w:lang w:val="en-GB"/>
            </w:rPr>
          </w:rPrChange>
        </w:rPr>
        <w:t>to</w:t>
      </w:r>
      <w:r w:rsidRPr="000E472A">
        <w:rPr>
          <w:i/>
          <w:color w:val="000000"/>
          <w:lang w:val="en-GB"/>
        </w:rPr>
        <w:t xml:space="preserve"> medium evidence </w:t>
      </w:r>
      <w:r w:rsidRPr="000E472A">
        <w:rPr>
          <w:color w:val="000000"/>
          <w:lang w:val="en-GB"/>
        </w:rPr>
        <w:t>for significant changes in the HCHO columns, except in regions where the trend is particularly strong</w:t>
      </w:r>
      <w:ins w:id="2157" w:author="Lucy Cowie" w:date="2021-07-27T10:36:00Z">
        <w:r w:rsidR="00914707">
          <w:rPr>
            <w:color w:val="000000"/>
            <w:lang w:val="en-GB"/>
          </w:rPr>
          <w:t xml:space="preserve"> (</w:t>
        </w:r>
      </w:ins>
      <w:del w:id="2158" w:author="Lucy Cowie" w:date="2021-07-27T10:36:00Z">
        <w:r w:rsidRPr="000E472A" w:rsidDel="00914707">
          <w:rPr>
            <w:color w:val="000000"/>
            <w:lang w:val="en-GB"/>
          </w:rPr>
          <w:delText xml:space="preserve">, </w:delText>
        </w:r>
      </w:del>
      <w:r w:rsidRPr="000E472A">
        <w:rPr>
          <w:color w:val="000000"/>
          <w:lang w:val="en-GB"/>
        </w:rPr>
        <w:t>e.g.</w:t>
      </w:r>
      <w:ins w:id="2159" w:author="Lucy Cowie" w:date="2021-07-27T10:36:00Z">
        <w:r w:rsidR="00914707">
          <w:rPr>
            <w:color w:val="000000"/>
            <w:lang w:val="en-GB"/>
          </w:rPr>
          <w:t>,</w:t>
        </w:r>
      </w:ins>
      <w:r w:rsidRPr="000E472A">
        <w:rPr>
          <w:color w:val="000000"/>
          <w:lang w:val="en-GB"/>
        </w:rPr>
        <w:t xml:space="preserve"> the Houston area</w:t>
      </w:r>
      <w:ins w:id="2160" w:author="Lucy Cowie" w:date="2021-07-27T10:37:00Z">
        <w:r w:rsidR="00914707">
          <w:rPr>
            <w:color w:val="000000"/>
            <w:lang w:val="en-GB"/>
          </w:rPr>
          <w:t xml:space="preserve">: </w:t>
        </w:r>
      </w:ins>
      <w:del w:id="2161" w:author="Lucy Cowie" w:date="2021-07-27T10:37:00Z">
        <w:r w:rsidRPr="000E472A" w:rsidDel="00914707">
          <w:rPr>
            <w:color w:val="000000"/>
            <w:lang w:val="en-GB"/>
          </w:rPr>
          <w:delText xml:space="preserve"> (</w:delText>
        </w:r>
      </w:del>
      <w:ins w:id="2162" w:author="Lucy Cowie" w:date="2021-07-27T10:37:00Z">
        <w:r w:rsidR="00914707">
          <w:rPr>
            <w:color w:val="000000"/>
            <w:lang w:val="en-GB"/>
          </w:rPr>
          <w:t>–</w:t>
        </w:r>
      </w:ins>
      <w:del w:id="2163" w:author="Lucy Cowie" w:date="2021-07-27T10:37:00Z">
        <w:r w:rsidRPr="000E472A" w:rsidDel="00914707">
          <w:rPr>
            <w:color w:val="000000"/>
            <w:lang w:val="en-GB"/>
          </w:rPr>
          <w:delText>-</w:delText>
        </w:r>
      </w:del>
      <w:r w:rsidRPr="000E472A">
        <w:rPr>
          <w:color w:val="000000"/>
          <w:lang w:val="en-GB"/>
        </w:rPr>
        <w:t>2.2% yr</w:t>
      </w:r>
      <w:ins w:id="2164" w:author="Lucy Cowie" w:date="2021-07-27T10:37:00Z">
        <w:r w:rsidR="00914707">
          <w:rPr>
            <w:color w:val="000000"/>
            <w:vertAlign w:val="superscript"/>
            <w:lang w:val="en-GB"/>
          </w:rPr>
          <w:t>–</w:t>
        </w:r>
      </w:ins>
      <w:del w:id="2165" w:author="Lucy Cowie" w:date="2021-07-27T10:37:00Z">
        <w:r w:rsidRPr="000E472A" w:rsidDel="00914707">
          <w:rPr>
            <w:color w:val="000000"/>
            <w:vertAlign w:val="superscript"/>
            <w:lang w:val="en-GB"/>
          </w:rPr>
          <w:delText>-</w:delText>
        </w:r>
      </w:del>
      <w:r w:rsidRPr="000E472A">
        <w:rPr>
          <w:color w:val="000000"/>
          <w:vertAlign w:val="superscript"/>
          <w:lang w:val="en-GB"/>
        </w:rPr>
        <w:t>1</w:t>
      </w:r>
      <w:r w:rsidRPr="000E472A">
        <w:rPr>
          <w:color w:val="000000"/>
          <w:lang w:val="en-GB"/>
        </w:rPr>
        <w:t xml:space="preserve"> over 2005</w:t>
      </w:r>
      <w:ins w:id="2166" w:author="Lucy Cowie" w:date="2021-07-27T10:37:00Z">
        <w:r w:rsidR="00914707">
          <w:rPr>
            <w:color w:val="000000"/>
            <w:lang w:val="en-GB"/>
          </w:rPr>
          <w:t>–</w:t>
        </w:r>
      </w:ins>
      <w:del w:id="2167" w:author="Lucy Cowie" w:date="2021-07-27T10:37:00Z">
        <w:r w:rsidRPr="000E472A" w:rsidDel="00914707">
          <w:rPr>
            <w:color w:val="000000"/>
            <w:lang w:val="en-GB"/>
          </w:rPr>
          <w:delText>-</w:delText>
        </w:r>
      </w:del>
      <w:r w:rsidRPr="000E472A">
        <w:rPr>
          <w:color w:val="000000"/>
          <w:lang w:val="en-GB"/>
        </w:rPr>
        <w:t>2014) and the Alberta oil sands (+3.8% yr</w:t>
      </w:r>
      <w:ins w:id="2168" w:author="Lucy Cowie" w:date="2021-07-27T10:37:00Z">
        <w:r w:rsidR="00914707">
          <w:rPr>
            <w:color w:val="000000"/>
            <w:vertAlign w:val="superscript"/>
            <w:lang w:val="en-GB"/>
          </w:rPr>
          <w:t>–</w:t>
        </w:r>
      </w:ins>
      <w:del w:id="2169" w:author="Lucy Cowie" w:date="2021-07-27T10:37:00Z">
        <w:r w:rsidRPr="000E472A" w:rsidDel="00914707">
          <w:rPr>
            <w:color w:val="000000"/>
            <w:vertAlign w:val="superscript"/>
            <w:lang w:val="en-GB"/>
          </w:rPr>
          <w:delText>-</w:delText>
        </w:r>
      </w:del>
      <w:r w:rsidRPr="000E472A">
        <w:rPr>
          <w:color w:val="000000"/>
          <w:vertAlign w:val="superscript"/>
          <w:lang w:val="en-GB"/>
        </w:rPr>
        <w:t>1</w:t>
      </w:r>
      <w:ins w:id="2170" w:author="Lucy Cowie" w:date="2021-07-27T10:37:00Z">
        <w:r w:rsidR="00914707" w:rsidRPr="00914707">
          <w:rPr>
            <w:color w:val="000000"/>
            <w:lang w:val="en-GB"/>
            <w:rPrChange w:id="2171" w:author="Lucy Cowie" w:date="2021-07-27T10:38:00Z">
              <w:rPr>
                <w:color w:val="000000"/>
                <w:vertAlign w:val="superscript"/>
                <w:lang w:val="en-GB"/>
              </w:rPr>
            </w:rPrChange>
          </w:rPr>
          <w:t>;</w:t>
        </w:r>
        <w:r w:rsidR="00914707">
          <w:rPr>
            <w:color w:val="000000"/>
            <w:vertAlign w:val="superscript"/>
            <w:lang w:val="en-GB"/>
          </w:rPr>
          <w:t xml:space="preserve"> </w:t>
        </w:r>
      </w:ins>
      <w:del w:id="2172" w:author="Lucy Cowie" w:date="2021-07-27T10:37:00Z">
        <w:r w:rsidRPr="000E472A" w:rsidDel="00914707">
          <w:rPr>
            <w:color w:val="000000"/>
            <w:lang w:val="en-GB"/>
          </w:rPr>
          <w:delText xml:space="preserve">) </w:delText>
        </w:r>
      </w:del>
      <w:r w:rsidRPr="000E472A">
        <w:rPr>
          <w:color w:val="000000"/>
          <w:lang w:val="en-GB"/>
        </w:rPr>
        <w:fldChar w:fldCharType="begin" w:fldLock="1"/>
      </w:r>
      <w:r w:rsidR="00D477C7">
        <w:rPr>
          <w:color w:val="000000"/>
          <w:lang w:val="en-GB"/>
        </w:rPr>
        <w:instrText>ADDIN CSL_CITATION { "citationItems" : [ { "id" : "ITEM-1", "itemData" : { "DOI" : "10.1002/2017GL073859", "abstract" : "Abstract Satellite observations of formaldehyde (HCHO) columns provide top-down information on emissions of highly reactive volatile organic compounds (VOCs). We examine the long-term trends in HCHO columns observed by the Ozone Monitoring Instrument from 2005 to 2014 across North America. Biogenic isoprene is the dominant source of HCHO, and its emission has a large temperature dependence. After correcting for this dependence, we find a general pattern of increases in much of North America but decreases in the southeastern U.S. Over the Houston-Galveston-Brazoria industrial area, HCHO columns decreased by 2.2% a\u22121 from 2005 to 2014, consistent with trends in emissions of anthropogenic VOCs. Over the Cold Lake Oil Sands in the southern Alberta in Canada, HCHO columns increased by 3.8% a\u22121, consistent with the increase in crude oil production there. HCHO variability in the northwestern U.S. and Midwest could be related to afforestation and corn silage production. Although NOx levels can affect the HCHO yield from isoprene oxidation, we find that decreases in anthropogenic NOx emissions made only a small contribution to the observed HCHO trends.", "author" : [ { "dropping-particle" : "", "family" : "Zhu", "given" : "Lei", "non-dropping-particle" : "", "parse-names" : false, "suffix" : "" }, { "dropping-particle" : "", "family" : "Mickley", "given" : "Loretta J", "non-dropping-particle" : "", "parse-names" : false, "suffix" : "" }, { "dropping-particle" : "", "family" : "Jacob", "given" : "Daniel J", "non-dropping-particle" : "", "parse-names" : false, "suffix" : "" }, { "dropping-particle" : "", "family" : "Marais", "given" : "Elo\u00efse A", "non-dropping-particle" : "", "parse-names" : false, "suffix" : "" }, { "dropping-particle" : "", "family" : "Sheng", "given" : "Jianxiong", "non-dropping-particle" : "", "parse-names" : false, "suffix" : "" }, { "dropping-particle" : "", "family" : "Hu", "given" : "Lu", "non-dropping-particle" : "", "parse-names" : false, "suffix" : "" }, { "dropping-particle" : "", "family" : "Abad", "given" : "Gonzalo Gonz\u00e1lez", "non-dropping-particle" : "", "parse-names" : false, "suffix" : "" }, { "dropping-particle" : "", "family" : "Chance", "given" : "Kelly", "non-dropping-particle" : "", "parse-names" : false, "suffix" : "" } ], "container-title" : "Geophysical Research Letters", "id" : "ITEM-1", "issue" : "13", "issued" : { "date-parts" : [ [ "2017" ] ] }, "page" : "7079-7086", "title" : "Long-term (2005\u20132014) trends in formaldehyde (HCHO) columns across North America as seen by the OMI satellite instrument: Evidence of changing emissions of volatile organic compounds", "translator" : [ { "dropping-particle" : "", "family" : "G3349", "given" : "", "non-dropping-particle" : "", "parse-names" : false, "suffix" : "" } ], "type" : "article-journal", "volume" : "44" }, "uris" : [ "http://www.mendeley.com/documents/?uuid=a8641785-865b-48b3-b357-32884d86422d", "http://www.mendeley.com/documents/?uuid=6bef5022-7291-4466-b1fc-279ae9594e87" ] } ], "mendeley" : { "formattedCitation" : "(Zhu et al., 2017)", "manualFormatting" : "(Zhu et al., 2017)", "plainTextFormattedCitation" : "(Zhu et al., 2017)", "previouslyFormattedCitation" : "(Zhu et al., 2017)" }, "properties" : { "noteIndex" : 0 }, "schema" : "https://github.com/citation-style-language/schema/raw/master/csl-citation.json" }</w:instrText>
      </w:r>
      <w:r w:rsidRPr="000E472A">
        <w:rPr>
          <w:color w:val="000000"/>
          <w:lang w:val="en-GB"/>
        </w:rPr>
        <w:fldChar w:fldCharType="separate"/>
      </w:r>
      <w:del w:id="2173" w:author="Lucy Cowie" w:date="2021-07-27T10:37:00Z">
        <w:r w:rsidR="00CB33A1" w:rsidDel="00914707">
          <w:rPr>
            <w:noProof/>
            <w:color w:val="000000"/>
            <w:lang w:val="en-GB"/>
          </w:rPr>
          <w:delText>(</w:delText>
        </w:r>
      </w:del>
      <w:r w:rsidR="00CB33A1">
        <w:rPr>
          <w:noProof/>
          <w:color w:val="000000"/>
          <w:lang w:val="en-GB"/>
        </w:rPr>
        <w:t>Zhu et al., 2017)</w:t>
      </w:r>
      <w:r w:rsidRPr="000E472A">
        <w:rPr>
          <w:color w:val="000000"/>
          <w:lang w:val="en-GB"/>
        </w:rPr>
        <w:fldChar w:fldCharType="end"/>
      </w:r>
      <w:r w:rsidRPr="000E472A">
        <w:rPr>
          <w:color w:val="000000"/>
          <w:lang w:val="en-GB"/>
        </w:rPr>
        <w:t>. Over the north</w:t>
      </w:r>
      <w:del w:id="2174" w:author="Lucy Cowie" w:date="2021-07-27T10:38:00Z">
        <w:r w:rsidRPr="000E472A" w:rsidDel="00914707">
          <w:rPr>
            <w:color w:val="000000"/>
            <w:lang w:val="en-GB"/>
          </w:rPr>
          <w:delText>-</w:delText>
        </w:r>
      </w:del>
      <w:r w:rsidRPr="000E472A">
        <w:rPr>
          <w:color w:val="000000"/>
          <w:lang w:val="en-GB"/>
        </w:rPr>
        <w:t>eastern U</w:t>
      </w:r>
      <w:del w:id="2175" w:author="Lucy Cowie" w:date="2021-07-27T10:38:00Z">
        <w:r w:rsidRPr="000E472A" w:rsidDel="00AF76CE">
          <w:rPr>
            <w:color w:val="000000"/>
            <w:lang w:val="en-GB"/>
          </w:rPr>
          <w:delText>.</w:delText>
        </w:r>
      </w:del>
      <w:r w:rsidRPr="000E472A">
        <w:rPr>
          <w:color w:val="000000"/>
          <w:lang w:val="en-GB"/>
        </w:rPr>
        <w:t>S</w:t>
      </w:r>
      <w:del w:id="2176" w:author="Lucy Cowie" w:date="2021-07-27T10:38:00Z">
        <w:r w:rsidRPr="000E472A" w:rsidDel="00AF76CE">
          <w:rPr>
            <w:color w:val="000000"/>
            <w:lang w:val="en-GB"/>
          </w:rPr>
          <w:delText>.</w:delText>
        </w:r>
      </w:del>
      <w:r w:rsidRPr="000E472A">
        <w:rPr>
          <w:color w:val="000000"/>
          <w:lang w:val="en-GB"/>
        </w:rPr>
        <w:t xml:space="preserve">, even the sign of the trend differs between studies </w:t>
      </w:r>
      <w:commentRangeStart w:id="2177"/>
      <w:commentRangeStart w:id="2178"/>
      <w:r w:rsidRPr="000E472A">
        <w:rPr>
          <w:color w:val="000000"/>
          <w:lang w:val="en-GB"/>
        </w:rPr>
        <w:fldChar w:fldCharType="begin" w:fldLock="1"/>
      </w:r>
      <w:r w:rsidR="00D477C7">
        <w:rPr>
          <w:color w:val="000000"/>
          <w:lang w:val="en-GB"/>
        </w:rPr>
        <w:instrText>ADDIN CSL_CITATION { "citationItems" : [ { "id" : "ITEM-1", "itemData" : { "DOI" : "10.1002/2017GL073859", "abstract" : "Abstract Satellite observations of formaldehyde (HCHO) columns provide top-down information on emissions of highly reactive volatile organic compounds (VOCs). We examine the long-term trends in HCHO columns observed by the Ozone Monitoring Instrument from 2005 to 2014 across North America. Biogenic isoprene is the dominant source of HCHO, and its emission has a large temperature dependence. After correcting for this dependence, we find a general pattern of increases in much of North America but decreases in the southeastern U.S. Over the Houston-Galveston-Brazoria industrial area, HCHO columns decreased by 2.2% a\u22121 from 2005 to 2014, consistent with trends in emissions of anthropogenic VOCs. Over the Cold Lake Oil Sands in the southern Alberta in Canada, HCHO columns increased by 3.8% a\u22121, consistent with the increase in crude oil production there. HCHO variability in the northwestern U.S. and Midwest could be related to afforestation and corn silage production. Although NOx levels can affect the HCHO yield from isoprene oxidation, we find that decreases in anthropogenic NOx emissions made only a small contribution to the observed HCHO trends.", "author" : [ { "dropping-particle" : "", "family" : "Zhu", "given" : "Lei", "non-dropping-particle" : "", "parse-names" : false, "suffix" : "" }, { "dropping-particle" : "", "family" : "Mickley", "given" : "Loretta J", "non-dropping-particle" : "", "parse-names" : false, "suffix" : "" }, { "dropping-particle" : "", "family" : "Jacob", "given" : "Daniel J", "non-dropping-particle" : "", "parse-names" : false, "suffix" : "" }, { "dropping-particle" : "", "family" : "Marais", "given" : "Elo\u00efse A", "non-dropping-particle" : "", "parse-names" : false, "suffix" : "" }, { "dropping-particle" : "", "family" : "Sheng", "given" : "Jianxiong", "non-dropping-particle" : "", "parse-names" : false, "suffix" : "" }, { "dropping-particle" : "", "family" : "Hu", "given" : "Lu", "non-dropping-particle" : "", "parse-names" : false, "suffix" : "" }, { "dropping-particle" : "", "family" : "Abad", "given" : "Gonzalo Gonz\u00e1lez", "non-dropping-particle" : "", "parse-names" : false, "suffix" : "" }, { "dropping-particle" : "", "family" : "Chance", "given" : "Kelly", "non-dropping-particle" : "", "parse-names" : false, "suffix" : "" } ], "container-title" : "Geophysical Research Letters", "id" : "ITEM-1", "issue" : "13", "issued" : { "date-parts" : [ [ "2017" ] ] }, "page" : "7079-7086", "title" : "Long-term (2005\u20132014) trends in formaldehyde (HCHO) columns across North America as seen by the OMI satellite instrument: Evidence of changing emissions of volatile organic compounds", "translator" : [ { "dropping-particle" : "", "family" : "G3349", "given" : "", "non-dropping-particle" : "", "parse-names" : false, "suffix" : "" } ], "type" : "article-journal", "volume" : "44" }, "uris" : [ "http://www.mendeley.com/documents/?uuid=6bef5022-7291-4466-b1fc-279ae9594e87", "http://www.mendeley.com/documents/?uuid=a8641785-865b-48b3-b357-32884d86422d" ] } ], "mendeley" : { "formattedCitation" : "(Zhu et al., 2017)", "manualFormatting" : "(De Smedt et al., 2015; Zhu et al., 2017)", "plainTextFormattedCitation" : "(Zhu et al., 2017)", "previouslyFormattedCitation" : "(Zhu et al., 2017)" }, "properties" : { "noteIndex" : 0 }, "schema" : "https://github.com/citation-style-language/schema/raw/master/csl-citation.json" }</w:instrText>
      </w:r>
      <w:r w:rsidRPr="000E472A">
        <w:rPr>
          <w:color w:val="000000"/>
          <w:lang w:val="en-GB"/>
        </w:rPr>
        <w:fldChar w:fldCharType="separate"/>
      </w:r>
      <w:r w:rsidR="00CB33A1">
        <w:rPr>
          <w:noProof/>
          <w:color w:val="000000"/>
          <w:lang w:val="nb-NO"/>
        </w:rPr>
        <w:t>(De Smedt et al., 2015; Zhu et al., 2017)</w:t>
      </w:r>
      <w:r w:rsidRPr="000E472A">
        <w:rPr>
          <w:color w:val="000000"/>
          <w:lang w:val="en-GB"/>
        </w:rPr>
        <w:fldChar w:fldCharType="end"/>
      </w:r>
      <w:commentRangeEnd w:id="2177"/>
      <w:commentRangeEnd w:id="2178"/>
      <w:r w:rsidR="00A21DEF">
        <w:rPr>
          <w:rStyle w:val="Marquedecommentaire"/>
        </w:rPr>
        <w:commentReference w:id="2177"/>
      </w:r>
      <w:r w:rsidR="00CB33A1">
        <w:rPr>
          <w:rStyle w:val="Marquedecommentaire"/>
        </w:rPr>
        <w:commentReference w:id="2178"/>
      </w:r>
      <w:r w:rsidRPr="00A12D1A">
        <w:rPr>
          <w:color w:val="000000"/>
          <w:lang w:val="nb-NO"/>
        </w:rPr>
        <w:t xml:space="preserve"> for reasons </w:t>
      </w:r>
      <w:r w:rsidR="006B7074">
        <w:rPr>
          <w:color w:val="000000"/>
          <w:lang w:val="nb-NO"/>
        </w:rPr>
        <w:t xml:space="preserve">that are </w:t>
      </w:r>
      <w:r w:rsidRPr="00A12D1A">
        <w:rPr>
          <w:color w:val="000000"/>
          <w:lang w:val="nb-NO"/>
        </w:rPr>
        <w:t xml:space="preserve">unclear. </w:t>
      </w:r>
    </w:p>
    <w:p w14:paraId="14724FB6" w14:textId="77777777" w:rsidR="00AF2E59" w:rsidRPr="00326917" w:rsidRDefault="00AF2E59" w:rsidP="00D5630D">
      <w:pPr>
        <w:pStyle w:val="Commentaire"/>
        <w:rPr>
          <w:highlight w:val="yellow"/>
          <w:lang w:val="en-US"/>
        </w:rPr>
      </w:pPr>
      <w:bookmarkStart w:id="2179" w:name="_Toc528163518"/>
    </w:p>
    <w:p w14:paraId="0068A7A7" w14:textId="0A67EC39" w:rsidR="00AF2E59" w:rsidRPr="000E472A" w:rsidRDefault="00AF2E59" w:rsidP="00D5630D">
      <w:pPr>
        <w:pStyle w:val="AR6BodyText"/>
        <w:rPr>
          <w:lang w:val="en-GB"/>
        </w:rPr>
      </w:pPr>
      <w:r w:rsidRPr="000E472A">
        <w:rPr>
          <w:lang w:val="en-GB"/>
        </w:rPr>
        <w:t>In summary, after a decline between 1980 and 2008</w:t>
      </w:r>
      <w:ins w:id="2180" w:author="Lucy Cowie" w:date="2021-07-27T10:44:00Z">
        <w:r w:rsidR="0001259C">
          <w:rPr>
            <w:lang w:val="en-GB"/>
          </w:rPr>
          <w:t>,</w:t>
        </w:r>
      </w:ins>
      <w:del w:id="2181" w:author="Lucy Cowie" w:date="2021-07-27T10:40:00Z">
        <w:r w:rsidRPr="000E472A" w:rsidDel="00C15909">
          <w:rPr>
            <w:lang w:val="en-GB"/>
          </w:rPr>
          <w:delText>,</w:delText>
        </w:r>
      </w:del>
      <w:r w:rsidRPr="000E472A">
        <w:rPr>
          <w:lang w:val="en-GB"/>
        </w:rPr>
        <w:t xml:space="preserve"> abundances of light NMVOCs have increased again over the Northern </w:t>
      </w:r>
      <w:r w:rsidR="00223B9D">
        <w:rPr>
          <w:lang w:val="en-GB"/>
        </w:rPr>
        <w:t>H</w:t>
      </w:r>
      <w:r w:rsidRPr="000E472A">
        <w:rPr>
          <w:lang w:val="en-GB"/>
        </w:rPr>
        <w:t xml:space="preserve">emisphere due to </w:t>
      </w:r>
      <w:ins w:id="2182" w:author="Lucy Cowie" w:date="2021-07-27T10:44:00Z">
        <w:r w:rsidR="00D75113">
          <w:rPr>
            <w:lang w:val="en-GB"/>
          </w:rPr>
          <w:t xml:space="preserve">the </w:t>
        </w:r>
      </w:ins>
      <w:r w:rsidRPr="000E472A">
        <w:rPr>
          <w:lang w:val="en-GB"/>
        </w:rPr>
        <w:t>extraction of oil and gas in North America (</w:t>
      </w:r>
      <w:r w:rsidRPr="000E472A">
        <w:rPr>
          <w:i/>
          <w:lang w:val="en-GB"/>
        </w:rPr>
        <w:t>high confidence</w:t>
      </w:r>
      <w:r w:rsidRPr="000E472A">
        <w:rPr>
          <w:lang w:val="en-GB"/>
        </w:rPr>
        <w:t>). Trends in satellite HCHO observations, used as a proxy of anthropogenic NMVOC over industriali</w:t>
      </w:r>
      <w:ins w:id="2183" w:author="Lucy Cowie" w:date="2021-07-27T10:45:00Z">
        <w:r w:rsidR="002B47E7">
          <w:rPr>
            <w:lang w:val="en-GB"/>
          </w:rPr>
          <w:t>z</w:t>
        </w:r>
      </w:ins>
      <w:del w:id="2184" w:author="Lucy Cowie" w:date="2021-07-27T10:45:00Z">
        <w:r w:rsidRPr="000E472A" w:rsidDel="002B47E7">
          <w:rPr>
            <w:lang w:val="en-GB"/>
          </w:rPr>
          <w:delText>s</w:delText>
        </w:r>
      </w:del>
      <w:r w:rsidRPr="000E472A">
        <w:rPr>
          <w:lang w:val="en-GB"/>
        </w:rPr>
        <w:t xml:space="preserve">ed areas, show a significant positive trend over </w:t>
      </w:r>
      <w:del w:id="2185" w:author="Lucy Cowie" w:date="2021-07-27T10:46:00Z">
        <w:r w:rsidRPr="000E472A" w:rsidDel="002822D6">
          <w:rPr>
            <w:lang w:val="en-GB"/>
          </w:rPr>
          <w:delText xml:space="preserve">Eastern </w:delText>
        </w:r>
      </w:del>
      <w:ins w:id="2186" w:author="Lucy Cowie" w:date="2021-07-27T10:46:00Z">
        <w:r w:rsidR="002822D6">
          <w:rPr>
            <w:lang w:val="en-GB"/>
          </w:rPr>
          <w:t>e</w:t>
        </w:r>
        <w:r w:rsidR="002822D6" w:rsidRPr="000E472A">
          <w:rPr>
            <w:lang w:val="en-GB"/>
          </w:rPr>
          <w:t xml:space="preserve">astern </w:t>
        </w:r>
      </w:ins>
      <w:r w:rsidRPr="000E472A">
        <w:rPr>
          <w:lang w:val="en-GB"/>
        </w:rPr>
        <w:t>China (</w:t>
      </w:r>
      <w:r w:rsidRPr="000E472A">
        <w:rPr>
          <w:i/>
          <w:lang w:val="en-GB"/>
        </w:rPr>
        <w:t>high confidence</w:t>
      </w:r>
      <w:r w:rsidRPr="000E472A">
        <w:rPr>
          <w:lang w:val="en-GB"/>
        </w:rPr>
        <w:t>) but also indicate large regional disparities in the magnitude of the trends over China and even in their signs over North America.</w:t>
      </w:r>
    </w:p>
    <w:p w14:paraId="49F45D6D" w14:textId="78C61B61" w:rsidR="00AF2E59" w:rsidRDefault="00AF2E59" w:rsidP="00D5630D">
      <w:pPr>
        <w:pStyle w:val="AR6BodyText"/>
        <w:rPr>
          <w:lang w:val="en-GB"/>
        </w:rPr>
      </w:pPr>
    </w:p>
    <w:p w14:paraId="63154C9A" w14:textId="77777777" w:rsidR="00326917" w:rsidRPr="000E472A" w:rsidRDefault="00326917" w:rsidP="00D5630D">
      <w:pPr>
        <w:pStyle w:val="AR6BodyText"/>
        <w:rPr>
          <w:lang w:val="en-GB"/>
        </w:rPr>
      </w:pPr>
    </w:p>
    <w:p w14:paraId="3EB0FB70" w14:textId="77777777" w:rsidR="00AF2E59" w:rsidRPr="000E472A" w:rsidRDefault="00AF2E59" w:rsidP="00D5630D">
      <w:pPr>
        <w:pStyle w:val="AR6Chap6Level36111"/>
      </w:pPr>
      <w:bookmarkStart w:id="2187" w:name="_Toc70498181"/>
      <w:bookmarkStart w:id="2188" w:name="_Toc5715226"/>
      <w:bookmarkStart w:id="2189" w:name="_Toc5721885"/>
      <w:bookmarkStart w:id="2190" w:name="_Toc6596756"/>
      <w:bookmarkStart w:id="2191" w:name="_Toc30501000"/>
      <w:r w:rsidRPr="000E472A">
        <w:t>Ammonia (NH</w:t>
      </w:r>
      <w:r w:rsidRPr="000E472A">
        <w:rPr>
          <w:vertAlign w:val="subscript"/>
        </w:rPr>
        <w:t>3</w:t>
      </w:r>
      <w:r w:rsidRPr="000E472A">
        <w:t>)</w:t>
      </w:r>
      <w:bookmarkEnd w:id="2187"/>
      <w:r w:rsidRPr="000E472A">
        <w:t xml:space="preserve"> </w:t>
      </w:r>
      <w:bookmarkEnd w:id="2188"/>
      <w:bookmarkEnd w:id="2189"/>
      <w:bookmarkEnd w:id="2190"/>
      <w:bookmarkEnd w:id="2191"/>
    </w:p>
    <w:p w14:paraId="26AABB93" w14:textId="77777777" w:rsidR="00AF2E59" w:rsidRPr="000E472A" w:rsidRDefault="00AF2E59" w:rsidP="00D5630D">
      <w:pPr>
        <w:pStyle w:val="AR6BodyText"/>
        <w:rPr>
          <w:lang w:val="en-GB"/>
        </w:rPr>
      </w:pPr>
    </w:p>
    <w:p w14:paraId="7EEABF9B" w14:textId="77012FE2" w:rsidR="00AF2E59" w:rsidRPr="000E472A" w:rsidRDefault="00AF2E59" w:rsidP="00D5630D">
      <w:pPr>
        <w:pStyle w:val="AR6BodyText"/>
        <w:rPr>
          <w:lang w:val="en-GB"/>
        </w:rPr>
      </w:pPr>
      <w:r w:rsidRPr="000E472A">
        <w:rPr>
          <w:lang w:val="en-GB"/>
        </w:rPr>
        <w:t>Ammonia is the most abundant alkaline gas in the atmosphere. Its present-day source is dominated by livestock and crop production (</w:t>
      </w:r>
      <w:del w:id="2192" w:author="Ian Blenkinsop" w:date="2021-07-15T12:25:00Z">
        <w:r w:rsidRPr="000E472A" w:rsidDel="0010299F">
          <w:rPr>
            <w:lang w:val="en-GB"/>
          </w:rPr>
          <w:delText xml:space="preserve">section </w:delText>
        </w:r>
      </w:del>
      <w:ins w:id="2193" w:author="Ian Blenkinsop" w:date="2021-07-15T12:25:00Z">
        <w:r w:rsidR="0010299F">
          <w:rPr>
            <w:lang w:val="en-GB"/>
          </w:rPr>
          <w:t>S</w:t>
        </w:r>
        <w:r w:rsidR="0010299F" w:rsidRPr="000E472A">
          <w:rPr>
            <w:lang w:val="en-GB"/>
          </w:rPr>
          <w:t xml:space="preserve">ection </w:t>
        </w:r>
      </w:ins>
      <w:r w:rsidRPr="000E472A">
        <w:rPr>
          <w:lang w:val="en-GB"/>
        </w:rPr>
        <w:t xml:space="preserve">6.2). </w:t>
      </w:r>
      <w:r>
        <w:rPr>
          <w:noProof/>
          <w:lang w:val="en-GB"/>
        </w:rPr>
        <w:t>Ammonia</w:t>
      </w:r>
      <w:r w:rsidRPr="001C034B">
        <w:rPr>
          <w:noProof/>
          <w:lang w:val="en-GB"/>
        </w:rPr>
        <w:t xml:space="preserve"> </w:t>
      </w:r>
      <w:r>
        <w:rPr>
          <w:noProof/>
          <w:lang w:val="en-GB"/>
        </w:rPr>
        <w:t xml:space="preserve">reacts </w:t>
      </w:r>
      <w:r w:rsidRPr="001C034B">
        <w:rPr>
          <w:noProof/>
          <w:lang w:val="en-GB"/>
        </w:rPr>
        <w:t xml:space="preserve">with nitric acid and </w:t>
      </w:r>
      <w:r>
        <w:rPr>
          <w:noProof/>
          <w:lang w:val="en-GB"/>
        </w:rPr>
        <w:t>sulph</w:t>
      </w:r>
      <w:r w:rsidRPr="001C034B">
        <w:rPr>
          <w:noProof/>
          <w:lang w:val="en-GB"/>
        </w:rPr>
        <w:t xml:space="preserve">uric acid </w:t>
      </w:r>
      <w:r>
        <w:rPr>
          <w:noProof/>
          <w:lang w:val="en-GB"/>
        </w:rPr>
        <w:t xml:space="preserve">to </w:t>
      </w:r>
      <w:r w:rsidRPr="001C034B">
        <w:rPr>
          <w:noProof/>
          <w:lang w:val="en-GB"/>
        </w:rPr>
        <w:t>produce ammonium sul</w:t>
      </w:r>
      <w:r>
        <w:rPr>
          <w:noProof/>
          <w:lang w:val="en-GB"/>
        </w:rPr>
        <w:t>ph</w:t>
      </w:r>
      <w:r w:rsidRPr="001C034B">
        <w:rPr>
          <w:noProof/>
          <w:lang w:val="en-GB"/>
        </w:rPr>
        <w:t>ate and ammonium nitrate</w:t>
      </w:r>
      <w:r>
        <w:rPr>
          <w:noProof/>
          <w:lang w:val="en-GB"/>
        </w:rPr>
        <w:t>, which contribute to the aerosol</w:t>
      </w:r>
      <w:r w:rsidRPr="00DD35E6" w:rsidDel="00530E9A">
        <w:rPr>
          <w:lang w:val="en-GB"/>
        </w:rPr>
        <w:t xml:space="preserve"> </w:t>
      </w:r>
      <w:r w:rsidRPr="000E472A">
        <w:rPr>
          <w:lang w:val="en-GB"/>
        </w:rPr>
        <w:t>burden (</w:t>
      </w:r>
      <w:del w:id="2194" w:author="Lucy Cowie" w:date="2021-07-27T10:46:00Z">
        <w:r w:rsidRPr="000E472A" w:rsidDel="003E4AF7">
          <w:rPr>
            <w:lang w:val="en-GB"/>
          </w:rPr>
          <w:delText>see s</w:delText>
        </w:r>
      </w:del>
      <w:ins w:id="2195" w:author="Lucy Cowie" w:date="2021-07-27T10:46:00Z">
        <w:r w:rsidR="003E4AF7">
          <w:rPr>
            <w:lang w:val="en-GB"/>
          </w:rPr>
          <w:t>S</w:t>
        </w:r>
      </w:ins>
      <w:r w:rsidRPr="000E472A">
        <w:rPr>
          <w:lang w:val="en-GB"/>
        </w:rPr>
        <w:t xml:space="preserve">ection </w:t>
      </w:r>
      <w:r w:rsidRPr="000E472A">
        <w:rPr>
          <w:lang w:val="en-GB" w:eastAsia="en-US"/>
        </w:rPr>
        <w:t>6.3.5.2)</w:t>
      </w:r>
      <w:r w:rsidRPr="000E472A">
        <w:rPr>
          <w:lang w:val="en-GB"/>
        </w:rPr>
        <w:t xml:space="preserve">, promotes aerosol nucleation by stabilizing sulphuric acid clusters </w:t>
      </w:r>
      <w:r w:rsidRPr="000E472A">
        <w:rPr>
          <w:lang w:val="en-GB"/>
        </w:rPr>
        <w:fldChar w:fldCharType="begin" w:fldLock="1"/>
      </w:r>
      <w:r w:rsidR="00D477C7">
        <w:rPr>
          <w:lang w:val="en-GB"/>
        </w:rPr>
        <w:instrText>ADDIN CSL_CITATION { "citationItems" : [ { "id" : "ITEM-1", "itemData" : { "DOI" : "10.1038/nature10343", "ISBN" : "0028-0836", "author" : [ { "dropping-particle" : "", "family" : "Kirkby", "given" : "Jasper", "non-dropping-particle" : "", "parse-names" : false, "suffix" : "" }, { "dropping-particle" : "", "family" : "Curtius", "given" : "Joachim", "non-dropping-particle" : "", "parse-names" : false, "suffix" : "" }, { "dropping-particle" : "", "family" : "Almeida", "given" : "Joao", "non-dropping-particle" : "", "parse-names" : false, "suffix" : "" }, { "dropping-particle" : "", "family" : "Dunne", "given" : "Eimear", "non-dropping-particle" : "", "parse-names" : false, "suffix" : "" }, { "dropping-particle" : "", "family" : "Duplissy", "given" : "Jonathan", "non-dropping-particle" : "", "parse-names" : false, "suffix" : "" }, { "dropping-particle" : "", "family" : "Ehrhart", "given" : "Sebastian", "non-dropping-particle" : "", "parse-names" : false, "suffix" : "" }, { "dropping-particle" : "", "family" : "Franchin", "given" : "Alessandro", "non-dropping-particle" : "", "parse-names" : false, "suffix" : "" }, { "dropping-particle" : "", "family" : "Gagne", "given" : "Stephanie", "non-dropping-particle" : "", "parse-names" : false, "suffix" : "" }, { "dropping-particle" : "", "family" : "Ickes", "given" : "Luisa", "non-dropping-particle" : "", "parse-names" : false, "suffix" : "" }, { "dropping-particle" : "", "family" : "Kurten", "given" : "Andreas", "non-dropping-particle" : "", "parse-names" : false, "suffix" : "" }, { "dropping-particle" : "", "family" : "Kupc", "given" : "Agnieszka", "non-dropping-particle" : "", "parse-names" : false, "suffix" : "" }, { "dropping-particle" : "", "family" : "Metzger", "given" : "Axel", "non-dropping-particle" : "", "parse-names" : false, "suffix" : "" }, { "dropping-particle" : "", "family" : "Riccobono", "given" : "Francesco", "non-dropping-particle" : "", "parse-names" : false, "suffix" : "" }, { "dropping-particle" : "", "family" : "Rondo", "given" : "Linda", "non-dropping-particle" : "", "parse-names" : false, "suffix" : "" }, { "dropping-particle" : "", "family" : "Schobesberger", "given" : "Siegfried", "non-dropping-particle" : "", "parse-names" : false, "suffix" : "" }, { "dropping-particle" : "", "family" : "Tsagkogeorgas", "given" : "Georgios", "non-dropping-particle" : "", "parse-names" : false, "suffix" : "" }, { "dropping-particle" : "", "family" : "Wimmer", "given" : "Daniela", "non-dropping-particle" : "", "parse-names" : false, "suffix" : "" }, { "dropping-particle" : "", "family" : "Amorim", "given" : "Antonio", "non-dropping-particle" : "", "parse-names" : false, "suffix" : "" }, { "dropping-particle" : "", "family" : "Bianchi", "given" : "Federico", "non-dropping-particle" : "", "parse-names" : false, "suffix" : "" }, { "dropping-particle" : "", "family" : "Breitenlechner", "given" : "Martin", "non-dropping-particle" : "", "parse-names" : false, "suffix" : "" }, { "dropping-particle" : "", "family" : "David", "given" : "Andre", "non-dropping-particle" : "", "parse-names" : false, "suffix" : "" }, { "dropping-particle" : "", "family" : "Dommen", "given" : "Josef", "non-dropping-particle" : "", "parse-names" : false, "suffix" : "" }, { "dropping-particle" : "", "family" : "Downard", "given" : "Andrew", "non-dropping-particle" : "", "parse-names" : false, "suffix" : "" }, { "dropping-particle" : "", "family" : "Ehn", "given" : "Mikael", "non-dropping-particle" : "", "parse-names" : false, "suffix" : "" }, { "dropping-particle" : "", "family" : "Flagan", "given" : "Richard C", "non-dropping-particle" : "", "parse-names" : false, "suffix" : "" }, { "dropping-particle" : "", "family" : "Haider", "given" : "Stefan", "non-dropping-particle" : "", "parse-names" : false, "suffix" : "" }, { "dropping-particle" : "", "family" : "Hansel", "given" : "Armin", "non-dropping-particle" : "", "parse-names" : false, "suffix" : "" }, { "dropping-particle" : "", "family" : "Hauser", "given" : "Daniel", "non-dropping-particle" : "", "parse-names" : false, "suffix" : "" }, { "dropping-particle" : "", "family" : "Jud", "given" : "Werner", "non-dropping-particle" : "", "parse-names" : false, "suffix" : "" }, { "dropping-particle" : "", "family" : "Junninen", "given" : "Heikki", "non-dropping-particle" : "", "parse-names" : false, "suffix" : "" }, { "dropping-particle" : "", "family" : "Kreissl", "given" : "Fabian", "non-dropping-particle" : "", "parse-names" : false, "suffix" : "" }, { "dropping-particle" : "", "family" : "Kvashin", "given" : "Alexander", "non-dropping-particle" : "", "parse-names" : false, "suffix" : "" }, { "dropping-particle" : "", "family" : "Laaksonen", "given" : "Ari", "non-dropping-particle" : "", "parse-names" : false, "suffix" : "" }, { "dropping-particle" : "", "family" : "Lehtipalo", "given" : "Katrianne", "non-dropping-particle" : "", "parse-names" : false, "suffix" : "" }, { "dropping-particle" : "", "family" : "Lima", "given" : "Jorge", "non-dropping-particle" : "", "parse-names" : false, "suffix" : "" }, { "dropping-particle" : "", "family" : "Lovejoy", "given" : "Edward R", "non-dropping-particle" : "", "parse-names" : false, "suffix" : "" }, { "dropping-particle" : "", "family" : "Makhmutov", "given" : "Vladimir", "non-dropping-particle" : "", "parse-names" : false, "suffix" : "" }, { "dropping-particle" : "", "family" : "Mathot", "given" : "Serge", "non-dropping-particle" : "", "parse-names" : false, "suffix" : "" }, { "dropping-particle" : "", "family" : "Mikkila", "given" : "Jyri", "non-dropping-particle" : "", "parse-names" : false, "suffix" : "" }, { "dropping-particle" : "", "family" : "Minginette", "given" : "Pierre", "non-dropping-particle" : "", "parse-names" : false, "suffix" : "" }, { "dropping-particle" : "", "family" : "Mogo", "given" : "Sandra", "non-dropping-particle" : "", "parse-names" : false, "suffix" : "" }, { "dropping-particle" : "", "family" : "Nieminen", "given" : "Tuomo", "non-dropping-particle" : "", "parse-names" : false, "suffix" : "" }, { "dropping-particle" : "", "family" : "Onnela", "given" : "Antti", "non-dropping-particle" : "", "parse-names" : false, "suffix" : "" }, { "dropping-particle" : "", "family" : "Pereira", "given" : "Paulo", "non-dropping-particle" : "", "parse-names" : false, "suffix" : "" }, { "dropping-particle" : "", "family" : "Petaja", "given" : "Tuukka", "non-dropping-particle" : "", "parse-names" : false, "suffix" : "" }, { "dropping-particle" : "", "family" : "Schnitzhofer", "given" : "Ralf", "non-dropping-particle" : "", "parse-names" : false, "suffix" : "" }, { "dropping-particle" : "", "family" : "Seinfeld", "given" : "John H", "non-dropping-particle" : "", "parse-names" : false, "suffix" : "" }, { "dropping-particle" : "", "family" : "Sipila", "given" : "Mikko", "non-dropping-particle" : "", "parse-names" : false, "suffix" : "" }, { "dropping-particle" : "", "family" : "Stozhkov", "given" : "Yuri", "non-dropping-particle" : "", "parse-names" : false, "suffix" : "" }, { "dropping-particle" : "", "family" : "Stratmann", "given" : "Frank", "non-dropping-particle" : "", "parse-names" : false, "suffix" : "" }, { "dropping-particle" : "", "family" : "Tome", "given" : "Antonio", "non-dropping-particle" : "", "parse-names" : false, "suffix" : "" }, { "dropping-particle" : "", "family" : "Vanhanen", "given" : "Joonas", "non-dropping-particle" : "", "parse-names" : false, "suffix" : "" }, { "dropping-particle" : "", "family" : "Viisanen", "given" : "Yrjo", "non-dropping-particle" : "", "parse-names" : false, "suffix" : "" }, { "dropping-particle" : "", "family" : "Vrtala", "given" : "Aron", "non-dropping-particle" : "", "parse-names" : false, "suffix" : "" }, { "dropping-particle" : "", "family" : "Wagner", "given" : "Paul E", "non-dropping-particle" : "", "parse-names" : false, "suffix" : "" }, { "dropping-particle" : "", "family" : "Walther", "given" : "Hansueli", "non-dropping-particle" : "", "parse-names" : false, "suffix" : "" }, { "dropping-particle" : "", "family" : "Weingartner", "given" : "Ernest", "non-dropping-particle" : "", "parse-names" : false, "suffix" : "" }, { "dropping-particle" : "", "family" : "Wex", "given" : "Heike", "non-dropping-particle" : "", "parse-names" : false, "suffix" : "" }, { "dropping-particle" : "", "family" : "Winkler", "given" : "Paul M", "non-dropping-particle" : "", "parse-names" : false, "suffix" : "" }, { "dropping-particle" : "", "family" : "Carslaw", "given" : "Kenneth S", "non-dropping-particle" : "", "parse-names" : false, "suffix" : "" }, { "dropping-particle" : "", "family" : "Worsnop", "given" : "Douglas R", "non-dropping-particle" : "", "parse-names" : false, "suffix" : "" }, { "dropping-particle" : "", "family" : "Baltensperger", "given" : "Urs", "non-dropping-particle" : "", "parse-names" : false, "suffix" : "" }, { "dropping-particle" : "", "family" : "Kulmala", "given" : "Markku", "non-dropping-particle" : "", "parse-names" : false, "suffix" : "" } ], "container-title" : "Nature", "id" : "ITEM-1", "issue" : "7361", "issued" : { "date-parts" : [ [ "2011" ] ] }, "page" : "429-433", "publisher" : "Nature Publishing Group, a division of Macmillan Publishers Limited. All Rights Reserved.", "title" : "Role of sulphuric acid, ammonia and galactic cosmic rays in atmospheric aerosol nucleation", "translator" : [ { "dropping-particle" : "", "family" : "G3530", "given" : "", "non-dropping-particle" : "", "parse-names" : false, "suffix" : "" } ], "type" : "article-journal", "volume" : "476" }, "uris" : [ "http://www.mendeley.com/documents/?uuid=7917f151-35dc-4274-8831-a97f6eac6994", "http://www.mendeley.com/documents/?uuid=07e74ad1-2494-4aea-8d8c-aab3b655899d" ] } ], "mendeley" : { "formattedCitation" : "(Kirkby et al., 2011)", "plainTextFormattedCitation" : "(Kirkby et al., 2011)", "previouslyFormattedCitation" : "(Kirkby et al., 2011)" }, "properties" : { "noteIndex" : 0 }, "schema" : "https://github.com/citation-style-language/schema/raw/master/csl-citation.json" }</w:instrText>
      </w:r>
      <w:r w:rsidRPr="000E472A">
        <w:rPr>
          <w:lang w:val="en-GB"/>
        </w:rPr>
        <w:fldChar w:fldCharType="separate"/>
      </w:r>
      <w:r w:rsidR="00CB33A1">
        <w:rPr>
          <w:noProof/>
          <w:lang w:val="en-GB"/>
        </w:rPr>
        <w:t>(Kirkby et al., 2011)</w:t>
      </w:r>
      <w:r w:rsidRPr="000E472A">
        <w:rPr>
          <w:lang w:val="en-GB"/>
        </w:rPr>
        <w:fldChar w:fldCharType="end"/>
      </w:r>
      <w:ins w:id="2196" w:author="Lucy Cowie" w:date="2021-07-27T10:49:00Z">
        <w:r w:rsidR="00AD2A09">
          <w:rPr>
            <w:lang w:val="en-GB"/>
          </w:rPr>
          <w:t>,</w:t>
        </w:r>
      </w:ins>
      <w:r w:rsidRPr="000E472A">
        <w:rPr>
          <w:lang w:val="en-GB"/>
        </w:rPr>
        <w:t xml:space="preserve"> and contributes to nitrogen deposition (</w:t>
      </w:r>
      <w:del w:id="2197" w:author="Lucy Cowie" w:date="2021-07-27T10:46:00Z">
        <w:r w:rsidRPr="000E472A" w:rsidDel="0020723A">
          <w:rPr>
            <w:lang w:val="en-GB"/>
          </w:rPr>
          <w:delText xml:space="preserve">see </w:delText>
        </w:r>
      </w:del>
      <w:del w:id="2198" w:author="Ian Blenkinsop" w:date="2021-07-15T12:25:00Z">
        <w:r w:rsidRPr="000E472A" w:rsidDel="0010299F">
          <w:rPr>
            <w:lang w:val="en-GB"/>
          </w:rPr>
          <w:delText xml:space="preserve">section </w:delText>
        </w:r>
      </w:del>
      <w:ins w:id="2199" w:author="Ian Blenkinsop" w:date="2021-07-15T12:25:00Z">
        <w:r w:rsidR="0010299F">
          <w:rPr>
            <w:lang w:val="en-GB"/>
          </w:rPr>
          <w:t>S</w:t>
        </w:r>
        <w:r w:rsidR="0010299F" w:rsidRPr="000E472A">
          <w:rPr>
            <w:lang w:val="en-GB"/>
          </w:rPr>
          <w:t xml:space="preserve">ection </w:t>
        </w:r>
      </w:ins>
      <w:r w:rsidRPr="000E472A">
        <w:rPr>
          <w:lang w:val="en-GB"/>
        </w:rPr>
        <w:t>6.4.4</w:t>
      </w:r>
      <w:del w:id="2200" w:author="Ian Blenkinsop" w:date="2021-07-15T12:25:00Z">
        <w:r w:rsidRPr="000E472A" w:rsidDel="0010299F">
          <w:rPr>
            <w:lang w:val="en-GB"/>
          </w:rPr>
          <w:delText xml:space="preserve">) </w:delText>
        </w:r>
      </w:del>
      <w:ins w:id="2201" w:author="Ian Blenkinsop" w:date="2021-07-15T12:25:00Z">
        <w:r w:rsidR="0010299F">
          <w:rPr>
            <w:lang w:val="en-GB"/>
          </w:rPr>
          <w:t xml:space="preserve">; </w:t>
        </w:r>
      </w:ins>
      <w:r w:rsidRPr="000E472A">
        <w:rPr>
          <w:lang w:val="en-GB"/>
        </w:rPr>
        <w:fldChar w:fldCharType="begin" w:fldLock="1"/>
      </w:r>
      <w:r w:rsidR="00D477C7">
        <w:rPr>
          <w:lang w:val="en-GB"/>
        </w:rPr>
        <w:instrText>ADDIN CSL_CITATION { "citationItems" : [ { "id" : "ITEM-1", "itemData" : { "DOI" : "10.1111/j.1365-2486.2011.02478.x", "ISSN" : "13541013", "abstract" : "Although the effects of atmospheric nitrogen deposition on species composition are relatively well known, the roles of the different forms of nitrogen, in particular gaseous ammonia (NH3), have not been tested in the field. Since 2002, we have manipulated the form of N deposition to an ombrotrophic bog, Whim, on deep peat in southern Scotland, with low ambient N (wet + dry = 8 kg N ha\u22121 yr\u22121) and S (4 kg S ha\u22121 yr\u22121) deposition. A gradient of ammonia (NH3, dry N), from 70 kg N ha\u22121 yr\u22121 down to background, 3--4 kg N ha\u22121 yr\u22121 was generated by free air release. Wet ammonium (NH4+, wet N) was provided to replicate plots in a fine rainwater spray (NH4Cl at +8, +24, +56 kg N ha\u22121 yr\u22121). Automated treatments are coupled to meteorological conditions, in a globally unique, field experiment. Ammonia concentrations were converted to NH3-N deposition (kg N ha\u22121) using a site/vegetation specific parameterization. Within 3 years, exposure to relatively modest deposition of NH3, 20--56 kg NH3-N ha\u22121 yr\u22121 led to dramatic reductions in species cover, with almost total loss of Calluna vulgaris, Sphagnum capillifolium and Cladonia portentosa. These effects appear to result from direct foliar uptake and interaction with abiotic and biotic stresses, rather than via effects on the soil. Additional wet N by contrast, significantly increased Calluna cover after 5 years at the 56 kg N dose, but reduced cover of Sphagnum and Cladonia. Cover reductions caused by wet N were significantly different from and much smaller than those caused by equivalent dry N doses. The effects of gaseous NH3 described here, highlight the potential for ammonia to destroy acid heathland and peat bog ecosystems. Separating the effects of gaseous ammonia and wet ammonium deposition, for a peat bog, has significant implications for regulatory bodies and conservation agencies.", "author" : [ { "dropping-particle" : "", "family" : "Sheppard", "given" : "Lucy J", "non-dropping-particle" : "", "parse-names" : false, "suffix" : "" }, { "dropping-particle" : "", "family" : "Leith", "given" : "Ian D", "non-dropping-particle" : "", "parse-names" : false, "suffix" : "" }, { "dropping-particle" : "", "family" : "Mizunuma", "given" : "Toshie", "non-dropping-particle" : "", "parse-names" : false, "suffix" : "" }, { "dropping-particle" : "", "family" : "Neil Cape", "given" : "John", "non-dropping-particle" : "", "parse-names" : false, "suffix" : "" }, { "dropping-particle" : "", "family" : "Crossley", "given" : "Alan", "non-dropping-particle" : "", "parse-names" : false, "suffix" : "" }, { "dropping-particle" : "", "family" : "Leeson", "given" : "Sarah", "non-dropping-particle" : "", "parse-names" : false, "suffix" : "" }, { "dropping-particle" : "", "family" : "Sutton", "given" : "Mark A", "non-dropping-particle" : "", "parse-names" : false, "suffix" : "" }, { "dropping-particle" : "", "family" : "Dijk", "given" : "Netty", "non-dropping-particle" : "", "parse-names" : false, "suffix" : "" }, { "dropping-particle" : "", "family" : "Fowler", "given" : "David", "non-dropping-particle" : "", "parse-names" : false, "suffix" : "" } ], "container-title" : "Global Change Biology", "id" : "ITEM-1", "issue" : "12", "issued" : { "date-parts" : [ [ "2011", "12" ] ] }, "page" : "3589-3607", "title" : "Dry deposition of ammonia gas drives species change faster than wet deposition of ammonium ions: evidence from a long-term field manipulation", "title-short" : "Dry deposition of ammonia gas drives species chang", "translator" : [ { "dropping-particle" : "", "family" : "G3531", "given" : "", "non-dropping-particle" : "", "parse-names" : false, "suffix" : "" } ], "type" : "article-journal", "volume" : "17" }, "uris" : [ "http://www.mendeley.com/documents/?uuid=0d73b109-aaca-4020-a7ca-a737bb995f8a", "http://www.mendeley.com/documents/?uuid=f6b032ba-ef26-49b5-9eb9-056cc6519bd2" ] }, { "id" : "ITEM-2", "itemData" : { "DOI" : "10.5194/bg-17-1583-2020", "ISSN" : "1726-4189", "author" : [ { "dropping-particle" : "", "family" : "Flechard", "given" : "C R", "non-dropping-particle" : "", "parse-names" : false, "suffix" : "" }, { "dropping-particle" : "", "family" : "Ibrom", "given" : "A", "non-dropping-particle" : "", "parse-names" : false, "suffix" : "" }, { "dropping-particle" : "", "family" : "Skiba", "given" : "U M", "non-dropping-particle" : "", "parse-names" : false, "suffix" : "" }, { "dropping-particle" : "", "family" : "Vries", "given" : "W", "non-dropping-particle" : "de", "parse-names" : false, "suffix" : "" }, { "dropping-particle" : "", "family" : "Oijen", "given" : "M", "non-dropping-particle" : "van", "parse-names" : false, "suffix" : "" }, { "dropping-particle" : "", "family" : "Cameron", "given" : "D R", "non-dropping-particle" : "", "parse-names" : false, "suffix" : "" }, { "dropping-particle" : "", "family" : "Dise", "given" : "N B", "non-dropping-particle" : "", "parse-names" : false, "suffix" : "" }, { "dropping-particle" : "", "family" : "Korhonen", "given" : "J F J", "non-dropping-particle" : "", "parse-names" : false, "suffix" : "" }, { "dropping-particle" : "", "family" : "Buchmann", "given" : "N", "non-dropping-particle" : "", "parse-names" : false, "suffix" : "" }, { "dropping-particle" : "", "family" : "Legout", "given" : "A", "non-dropping-particle" : "", "parse-names" : false, "suffix" : "" }, { "dropping-particle" : "", "family" : "Simpson", "given" : "D", "non-dropping-particle" : "", "parse-names" : false, "suffix" : "" }, { "dropping-particle" : "", "family" : "Sanz", "given" : "M J", "non-dropping-particle" : "", "parse-names" : false, "suffix" : "" }, { "dropping-particle" : "", "family" : "Aubinet", "given" : "M", "non-dropping-particle" : "", "parse-names" : false, "suffix" : "" }, { "dropping-particle" : "", "family" : "Loustau", "given" : "D", "non-dropping-particle" : "", "parse-names" : false, "suffix" : "" }, { "dropping-particle" : "", "family" : "Montagnani", "given" : "L", "non-dropping-particle" : "", "parse-names" : false, "suffix" : "" }, { "dropping-particle" : "", "family" : "Neirynck", "given" : "J", "non-dropping-particle" : "", "parse-names" : false, "suffix" : "" }, { "dropping-particle" : "", "family" : "Janssens", "given" : "I A", "non-dropping-particle" : "", "parse-names" : false, "suffix" : "" }, { "dropping-particle" : "", "family" : "Pihlatie", "given" : "M", "non-dropping-particle" : "", "parse-names" : false, "suffix" : "" }, { "dropping-particle" : "", "family" : "Kiese", "given" : "R", "non-dropping-particle" : "", "parse-names" : false, "suffix" : "" }, { "dropping-particle" : "", "family" : "Siemens", "given" : "J", "non-dropping-particle" : "", "parse-names" : false, "suffix" : "" }, { "dropping-particle" : "", "family" : "Francez", "given" : "A.-J.", "non-dropping-particle" : "", "parse-names" : false, "suffix" : "" }, { "dropping-particle" : "", "family" : "Augustin", "given" : "J", "non-dropping-particle" : "", "parse-names" : false, "suffix" : "" }, { "dropping-particle" : "", "family" : "Varlagin", "given" : "A", "non-dropping-particle" : "", "parse-names" : false, "suffix" : "" }, { "dropping-particle" : "", "family" : "Olejnik", "given" : "J", "non-dropping-particle" : "", "parse-names" : false, "suffix" : "" }, { "dropping-particle" : "", "family" : "Juszczak", "given" : "R", "non-dropping-particle" : "", "parse-names" : false, "suffix" : "" }, { "dropping-particle" : "", "family" : "Aurela", "given" : "M", "non-dropping-particle" : "", "parse-names" : false, "suffix" : "" }, { "dropping-particle" : "", "family" : "Berveiller", "given" : "D", "non-dropping-particle" : "", "parse-names" : false, "suffix" : "" }, { "dropping-particle" : "", "family" : "Chojnicki", "given" : "B H", "non-dropping-particle" : "", "parse-names" : false, "suffix" : "" }, { "dropping-particle" : "", "family" : "D\u00e4mmgen", "given" : "U", "non-dropping-particle" : "", "parse-names" : false, "suffix" : "" }, { "dropping-particle" : "", "family" : "Delpierre", "given" : "N", "non-dropping-particle" : "", "parse-names" : false, "suffix" : "" }, { "dropping-particle" : "", "family" : "Djuricic", "given" : "V", "non-dropping-particle" : "", "parse-names" : false, "suffix" : "" }, { "dropping-particle" : "", "family" : "Drewer", "given" : "J", "non-dropping-particle" : "", "parse-names" : false, "suffix" : "" }, { "dropping-particle" : "", "family" : "Dufr\u00eane", "given" : "E", "non-dropping-particle" : "", "parse-names" : false, "suffix" : "" }, { "dropping-particle" : "", "family" : "Eugster", "given" : "W", "non-dropping-particle" : "", "parse-names" : false, "suffix" : "" }, { "dropping-particle" : "", "family" : "Fauvel", "given" : "Y", "non-dropping-particle" : "", "parse-names" : false, "suffix" : "" }, { "dropping-particle" : "", "family" : "Fowler", "given" : "D", "non-dropping-particle" : "", "parse-names" : false, "suffix" : "" }, { "dropping-particle" : "", "family" : "Frumau", "given" : "A", "non-dropping-particle" : "", "parse-names" : false, "suffix" : "" }, { "dropping-particle" : "", "family" : "Granier", "given" : "A", "non-dropping-particle" : "", "parse-names" : false, "suffix" : "" }, { "dropping-particle" : "", "family" : "Gross", "given" : "P", "non-dropping-particle" : "", "parse-names" : false, "suffix" : "" }, { "dropping-particle" : "", "family" : "Hamon", "given" : "Y", "non-dropping-particle" : "", "parse-names" : false, "suffix" : "" }, { "dropping-particle" : "", "family" : "Helfter", "given" : "C", "non-dropping-particle" : "", "parse-names" : false, "suffix" : "" }, { "dropping-particle" : "", "family" : "Hensen", "given" : "A", "non-dropping-particle" : "", "parse-names" : false, "suffix" : "" }, { "dropping-particle" : "", "family" : "Horv\u00e1th", "given" : "L", "non-dropping-particle" : "", "parse-names" : false, "suffix" : "" }, { "dropping-particle" : "", "family" : "Kitzler", "given" : "B", "non-dropping-particle" : "", "parse-names" : false, "suffix" : "" }, { "dropping-particle" : "", "family" : "Kruijt", "given" : "B", "non-dropping-particle" : "", "parse-names" : false, "suffix" : "" }, { "dropping-particle" : "", "family" : "Kutsch", "given" : "W L", "non-dropping-particle" : "", "parse-names" : false, "suffix" : "" }, { "dropping-particle" : "", "family" : "Lobo-do-Vale", "given" : "R", "non-dropping-particle" : "", "parse-names" : false, "suffix" : "" }, { "dropping-particle" : "", "family" : "Lohila", "given" : "A", "non-dropping-particle" : "", "parse-names" : false, "suffix" : "" }, { "dropping-particle" : "", "family" : "Longdoz", "given" : "B", "non-dropping-particle" : "", "parse-names" : false, "suffix" : "" }, { "dropping-particle" : "V", "family" : "Marek", "given" : "M", "non-dropping-particle" : "", "parse-names" : false, "suffix" : "" }, { "dropping-particle" : "", "family" : "Matteucci", "given" : "G", "non-dropping-particle" : "", "parse-names" : false, "suffix" : "" }, { "dropping-particle" : "", "family" : "Mitosinkova", "given" : "M", "non-dropping-particle" : "", "parse-names" : false, "suffix" : "" }, { "dropping-particle" : "", "family" : "Moreaux", "given" : "V", "non-dropping-particle" : "", "parse-names" : false, "suffix" : "" }, { "dropping-particle" : "", "family" : "Neftel", "given" : "A", "non-dropping-particle" : "", "parse-names" : false, "suffix" : "" }, { "dropping-particle" : "", "family" : "Ourcival", "given" : "J.-M.", "non-dropping-particle" : "", "parse-names" : false, "suffix" : "" }, { "dropping-particle" : "", "family" : "Pilegaard", "given" : "K", "non-dropping-particle" : "", "parse-names" : false, "suffix" : "" }, { "dropping-particle" : "", "family" : "Pita", "given" : "G", "non-dropping-particle" : "", "parse-names" : false, "suffix" : "" }, { "dropping-particle" : "", "family" : "Sanz", "given" : "F", "non-dropping-particle" : "", "parse-names" : false, "suffix" : "" }, { "dropping-particle" : "", "family" : "Schjoerring", "given" : "J K", "non-dropping-particle" : "", "parse-names" : false, "suffix" : "" }, { "dropping-particle" : "", "family" : "Sebasti\u00e0", "given" : "M.-T.", "non-dropping-particle" : "", "parse-names" : false, "suffix" : "" }, { "dropping-particle" : "", "family" : "Tang", "given" : "Y S", "non-dropping-particle" : "", "parse-names" : false, "suffix" : "" }, { "dropping-particle" : "", "family" : "Uggerud", "given" : "H", "non-dropping-particle" : "", "parse-names" : false, "suffix" : "" }, { "dropping-particle" : "", "family" : "Urbaniak", "given" : "M", "non-dropping-particle" : "", "parse-names" : false, "suffix" : "" }, { "dropping-particle" : "", "family" : "Dijk", "given" : "N", "non-dropping-particle" : "van", "parse-names" : false, "suffix" : "" }, { "dropping-particle" : "", "family" : "Vesala", "given" : "T", "non-dropping-particle" : "", "parse-names" : false, "suffix" : "" }, { "dropping-particle" : "", "family" : "Vidic", "given" : "S", "non-dropping-particle" : "", "parse-names" : false, "suffix" : "" }, { "dropping-particle" : "", "family" : "Vincke", "given" : "C", "non-dropping-particle" : "", "parse-names" : false, "suffix" : "" }, { "dropping-particle" : "", "family" : "Weidinger", "given" : "T", "non-dropping-particle" : "", "parse-names" : false, "suffix" : "" }, { "dropping-particle" : "", "family" : "Zechmeister-Boltenstern", "given" : "S", "non-dropping-particle" : "", "parse-names" : false, "suffix" : "" }, { "dropping-particle" : "", "family" : "Butterbach-Bahl", "given" : "K", "non-dropping-particle" : "", "parse-names" : false, "suffix" : "" }, { "dropping-particle" : "", "family" : "Nemitz", "given" : "E", "non-dropping-particle" : "", "parse-names" : false, "suffix" : "" }, { "dropping-particle" : "", "family" : "Sutton", "given" : "M A", "non-dropping-particle" : "", "parse-names" : false, "suffix" : "" } ], "container-title" : "Biogeosciences", "id" : "ITEM-2", "issue" : "6", "issued" : { "date-parts" : [ [ "2020", "3" ] ] }, "page" : "1583-1620", "publisher" : "Copernicus Publications", "title" : "Carbon\u2013nitrogen interactions in European forests and semi-natural vegetation \u2013 Part 1: Fluxes and budgets of carbon, nitrogen and greenhouse gases from ecosystem monitoring and modelling", "translator" : [ { "dropping-particle" : "", "family" : "G4793", "given" : "", "non-dropping-particle" : "", "parse-names" : false, "suffix" : "" } ], "type" : "article-journal", "volume" : "17" }, "uris" : [ "http://www.mendeley.com/documents/?uuid=b31987da-4f0b-451c-947e-00c930c5c2ac", "http://www.mendeley.com/documents/?uuid=4bd90d96-e712-4b3b-a931-cc6c84b0c101", "http://www.mendeley.com/documents/?uuid=fee9fa04-1776-4a70-a02c-f27566d9af6f" ] } ], "mendeley" : { "formattedCitation" : "(Sheppard et al., 2011; Flechard et al., 2020)", "plainTextFormattedCitation" : "(Sheppard et al., 2011; Flechard et al., 2020)", "previouslyFormattedCitation" : "(Sheppard et al., 2011; Flechard et al., 2020)" }, "properties" : { "noteIndex" : 0 }, "schema" : "https://github.com/citation-style-language/schema/raw/master/csl-citation.json" }</w:instrText>
      </w:r>
      <w:r w:rsidRPr="000E472A">
        <w:rPr>
          <w:lang w:val="en-GB"/>
        </w:rPr>
        <w:fldChar w:fldCharType="separate"/>
      </w:r>
      <w:del w:id="2202" w:author="Ian Blenkinsop" w:date="2021-07-15T12:25:00Z">
        <w:r w:rsidR="00CB33A1" w:rsidDel="0010299F">
          <w:rPr>
            <w:noProof/>
            <w:lang w:val="en-GB"/>
          </w:rPr>
          <w:delText>(</w:delText>
        </w:r>
      </w:del>
      <w:r w:rsidR="00CB33A1">
        <w:rPr>
          <w:noProof/>
          <w:lang w:val="en-GB"/>
        </w:rPr>
        <w:t>Sheppard et al., 2011; Flechard et al., 2020)</w:t>
      </w:r>
      <w:r w:rsidRPr="000E472A">
        <w:rPr>
          <w:lang w:val="en-GB"/>
        </w:rPr>
        <w:fldChar w:fldCharType="end"/>
      </w:r>
      <w:r w:rsidRPr="000E472A">
        <w:rPr>
          <w:lang w:val="en-GB"/>
        </w:rPr>
        <w:t>. Trends in NH</w:t>
      </w:r>
      <w:r w:rsidRPr="000E472A">
        <w:rPr>
          <w:vertAlign w:val="subscript"/>
          <w:lang w:val="en-GB"/>
        </w:rPr>
        <w:t>3</w:t>
      </w:r>
      <w:r w:rsidRPr="000E472A">
        <w:rPr>
          <w:lang w:val="en-GB"/>
        </w:rPr>
        <w:t xml:space="preserve"> were not assessed in AR5.</w:t>
      </w:r>
    </w:p>
    <w:p w14:paraId="0EC588E9" w14:textId="77777777" w:rsidR="00AF2E59" w:rsidRPr="000E472A" w:rsidRDefault="00AF2E59" w:rsidP="00D5630D">
      <w:pPr>
        <w:pStyle w:val="AR6BodyText"/>
        <w:rPr>
          <w:lang w:val="en-GB"/>
        </w:rPr>
      </w:pPr>
    </w:p>
    <w:p w14:paraId="4B21FFD3" w14:textId="43451410" w:rsidR="00AF2E59" w:rsidRPr="000E472A" w:rsidRDefault="00AF2E59" w:rsidP="00D5630D">
      <w:pPr>
        <w:pStyle w:val="AR6BodyText"/>
        <w:rPr>
          <w:lang w:val="en-GB"/>
        </w:rPr>
      </w:pPr>
      <w:r w:rsidRPr="000E472A">
        <w:rPr>
          <w:lang w:val="en-GB"/>
        </w:rPr>
        <w:t xml:space="preserve">Considerable expansion of satellite </w:t>
      </w:r>
      <w:commentRangeStart w:id="2203"/>
      <w:commentRangeStart w:id="2204"/>
      <w:r w:rsidRPr="000E472A">
        <w:rPr>
          <w:lang w:val="en-GB"/>
        </w:rPr>
        <w:fldChar w:fldCharType="begin" w:fldLock="1"/>
      </w:r>
      <w:r w:rsidR="00D477C7">
        <w:rPr>
          <w:lang w:val="en-GB"/>
        </w:rPr>
        <w:instrText>ADDIN CSL_CITATION { "citationItems" : [ { "id" : "ITEM-1", "itemData" : { "DOI" : "10.5194/acp-11-10743-2011", "ISSN" : "16807316", "abstract" : "Presently only limited sets of tropospheric ammonia (NH3) measurements in the Earth's atmosphere have been reported from satellite and surface station measurements, despite the well-documented negative impact of NH3 on the environment and human health. Presented here is a detailed description of the satellite retrieval strategy and analysis for the Tropospheric Emission Spectrometer (TES) using simulations and measurements. These results show that: (i) the level of detectability for a representative boundary layer TES NH3 mixing ratio value is \u223c0.4 ppbv, which typically corresponds to a profile that contains a maximum level value of \u223c1 ppbv; (ii) TES NH3 retrievals generally provide at most one degree of freedom for signal (DOFS), with peak sensitivity between 700 and 900 mbar; (iii) TES NH3 retrievals show significant spatial and seasonal variability of NH3 globally; (iv) initial comparisons of TES observations with GEOS-CHEM estimates show TES values being higher overall. Important differences and similarities between modeled and observed seasonal and spatial trends are noted, with discrepancies indicating areas where the timing and magnitude of modeled NH3 emissions from agricultural sources, and to lesser extent biomass burning sources, need further study. \u00a9 Author(s) 2011. CC Attribution 3.0 License.", "author" : [ { "dropping-particle" : "", "family" : "Shephard", "given" : "M. W.", "non-dropping-particle" : "", "parse-names" : false, "suffix" : "" }, { "dropping-particle" : "", "family" : "Cady-Pereira", "given" : "K. E.", "non-dropping-particle" : "", "parse-names" : false, "suffix" : "" }, { "dropping-particle" : "", "family" : "Luo", "given" : "M.", "non-dropping-particle" : "", "parse-names" : false, "suffix" : "" }, { "dropping-particle" : "", "family" : "Henze", "given" : "D. K.", "non-dropping-particle" : "", "parse-names" : false, "suffix" : "" }, { "dropping-particle" : "", "family" : "Pinder", "given" : "R. W.", "non-dropping-particle" : "", "parse-names" : false, "suffix" : "" }, { "dropping-particle" : "", "family" : "Walker", "given" : "J. T.", "non-dropping-particle" : "", "parse-names" : false, "suffix" : "" }, { "dropping-particle" : "", "family" : "Rinsland", "given" : "C. P.", "non-dropping-particle" : "", "parse-names" : false, "suffix" : "" }, { "dropping-particle" : "", "family" : "Bash", "given" : "J. O.", "non-dropping-particle" : "", "parse-names" : false, "suffix" : "" }, { "dropping-particle" : "", "family" : "Zhu", "given" : "L.", "non-dropping-particle" : "", "parse-names" : false, "suffix" : "" }, { "dropping-particle" : "", "family" : "Payne", "given" : "V. H.", "non-dropping-particle" : "", "parse-names" : false, "suffix" : "" }, { "dropping-particle" : "", "family" : "Clarisse", "given" : "L.", "non-dropping-particle" : "", "parse-names" : false, "suffix" : "" } ], "container-title" : "Atmospheric Chemistry and Physics", "id" : "ITEM-1", "issue" : "20", "issued" : { "date-parts" : [ [ "2011" ] ] }, "page" : "10743-10763", "title" : "TES ammonia retrieval strategy and global observations of the spatial and seasonal variability of ammonia", "translator" : [ { "dropping-particle" : "", "family" : "G3913", "given" : "", "non-dropping-particle" : "", "parse-names" : false, "suffix" : "" } ], "type" : "article-journal", "volume" : "11" }, "uris" : [ "http://www.mendeley.com/documents/?uuid=6b60b6fb-c411-45d1-82de-36c427edf032", "http://www.mendeley.com/documents/?uuid=ca550131-fea4-4edc-bbfa-f35e3864e536", "http://www.mendeley.com/documents/?uuid=3f7d9ee2-56f5-48de-ad1b-4ef77541fd36", "http://www.mendeley.com/documents/?uuid=eaf25a03-1398-4175-bd41-2e26ce3055b4", "http://www.mendeley.com/documents/?uuid=1cc649c9-1546-43cd-85db-b9fefc913403" ] }, { "id" : "ITEM-2", "itemData" : { "DOI" : "10.5194/amt-8-1323-2015", "ISSN" : "18678548", "abstract" : "Observations of atmospheric ammonia are important in understanding and modelling the impact of ammonia on both human health and the natural environment. We present a detailed description of a robust retrieval algorithm that demonstrates the capabilities of utilizing Cross-track Infrared Sounder (CrIS) satellite observations to globally retrieval ammonia concentrations. Initial ammonia retrieval results using both simulated and real observations show that (i) CrIS is sensitive to ammonia in the boundary layer with peak vertical sensitivity typically around \u223c 850-750 hPa (\u223c 1.5 to 2.5 km), which can dip down close to the surface (\u223c 900 hPa) under ideal conditions, (ii) it has a minimum detection limit of \u223c 1 ppbv (peak profile value typically at the surface), and (iii) the information content can vary significantly with maximum values of \u223c 1 degree-of-freedom for signal. Comparisons of the retrieval with simulated \"true\" profiles show a small positive retrieval bias of 6% with a standard deviation of \u223c \u00b1 20% (ranging from \u00b1 12 to \u00b1 30% over the vertical profile). Note that these uncertainty estimates are considered as lower bound values as no potential systematic errors are included in the simulations. The CrIS NH3 retrieval applied over the Central Valley in CA, USA, demonstrates that CrIS correlates well with the spatial variability of the boundary layer ammonia concentrations seen by the nearby Quantum Cascade-Laser (QCL) in situ surface and the Tropospheric Emission Spectrometer (TES) satellite observations as part of the DISCOVER-AQ campaign. The CrIS and TES ammonia observations show quantitatively similar retrieved boundary layer values that are often within the uncertainty of the two observations. Also demonstrated is CrIS's ability to capture the expected spatial distribution in the ammonia concentrations, from elevated values in the Central Valley from anthropogenic agriculture emissions, to much lower values in the unpolluted or clean surrounding mountainous regions. These initial results demonstrate the capabilities of the CrIS satellite to measure ammonia.", "author" : [ { "dropping-particle" : "", "family" : "Shephard", "given" : "M. W.", "non-dropping-particle" : "", "parse-names" : false, "suffix" : "" }, { "dropping-particle" : "", "family" : "Cady-Pereira", "given" : "K. E.", "non-dropping-particle" : "", "parse-names" : false, "suffix" : "" } ], "container-title" : "Atmospheric Measurement Techniques", "id" : "ITEM-2", "issue" : "3", "issued" : { "date-parts" : [ [ "2015", "3" ] ] }, "page" : "1323-1336", "publisher" : "Copernicus {GmbH}", "title" : "Cross-track Infrared Sounder (CrIS) satellite observations of tropospheric ammonia", "translator" : [ { "dropping-particle" : "", "family" : "G3921", "given" : "", "non-dropping-particle" : "", "parse-names" : false, "suffix" : "" } ], "type" : "article-journal", "volume" : "8" }, "uris" : [ "http://www.mendeley.com/documents/?uuid=d9f1bd16-dcdf-4aed-941c-954309781ae9", "http://www.mendeley.com/documents/?uuid=7eeb377d-19e0-4788-9edf-8bb6d5f82a1e", "http://www.mendeley.com/documents/?uuid=56b33a7a-274a-4ca7-bb0a-04c2003e9539", "http://www.mendeley.com/documents/?uuid=b9095b3b-7772-4df0-92cf-3434aef83fef", "http://www.mendeley.com/documents/?uuid=ef8b7608-a1e5-4aa6-a02c-51116f4fa42a" ] }, { "id" : "ITEM-3", "itemData" : { "DOI" : "10.1038/ngeo551", "ISBN" : "1752-0908", "ISSN" : "17520894", "abstract" : "Global ammonia emissions have more than doubled since pre-industrial times, largely owing to agricultural intensification and widespread fertilizer use1. In the atmosphere, ammonia accelerates particulate matter formation, thereby reducing air quality. When deposited in nitrogen-limited ecosystems, ammonia can act as a fertilizer. This can lead to biodiversity reductions in terrestrial ecosystems, and algal blooms in aqueous environments2-8. Despite its ecological significance, there are large uncertainties in the magnitude of ammonia emissions, mainly owing to a paucity of ground-based observations and a virtual absence of atmospheric measurements3,8-11. Here we use infrared spectra, obtained by the IASI/MetOp satellite, to map global ammonia concentrations from space over the course of 2008. We identify several ammonia hotspots in middle-low latitudes across the globe. In general, we find a good qualitative agreement between our satellite measurements and simulations made using a global atmospheric chemistry transport model. However, the satellite data reveal substantially higher concentrations of ammonia north of 30\u00b0 N, compared with model projections. We conclude that ammonia emissions could have been significantly underestimated in the Northern Hemisphere, and suggest that satellite monitoring of ammonia from space will improve our understanding of the global nitrogen cycle. \u00a9 2009 Macmillan Publishers Limited. All rights reserved.", "author" : [ { "dropping-particle" : "", "family" : "Clarisse", "given" : "Lieven", "non-dropping-particle" : "", "parse-names" : false, "suffix" : "" }, { "dropping-particle" : "", "family" : "Clerbaux", "given" : "Cathy", "non-dropping-particle" : "", "parse-names" : false, "suffix" : "" }, { "dropping-particle" : "", "family" : "Dentener", "given" : "Frank", "non-dropping-particle" : "", "parse-names" : false, "suffix" : "" }, { "dropping-particle" : "", "family" : "Hurtmans", "given" : "Daniel", "non-dropping-particle" : "", "parse-names" : false, "suffix" : "" }, { "dropping-particle" : "", "family" : "Coheur", "given" : "Pierre Fran\u00e7ois", "non-dropping-particle" : "", "parse-names" : false, "suffix" : "" } ], "container-title" : "Nature Geoscience", "id" : "ITEM-3", "issue" : "7", "issued" : { "date-parts" : [ [ "2009" ] ] }, "page" : "479-483", "publisher" : "Nature Publishing Group", "title" : "Global ammonia distribution derived from infrared satellite observations", "translator" : [ { "dropping-particle" : "", "family" : "G3894", "given" : "", "non-dropping-particle" : "", "parse-names" : false, "suffix" : "" } ], "type" : "article-journal", "volume" : "2" }, "uris" : [ "http://www.mendeley.com/documents/?uuid=aeb93160-30c7-4c72-a96a-b61df0ae6674", "http://www.mendeley.com/documents/?uuid=7f41399d-44a7-4432-a2d9-76dd94eded48", "http://www.mendeley.com/documents/?uuid=f3ae2c7a-0ade-4b53-ab33-5a9a3b13f332", "http://www.mendeley.com/documents/?uuid=dd4e0b18-c97a-4cdd-8b07-60e0f249e902", "http://www.mendeley.com/documents/?uuid=f2225ba6-ba72-4afa-bc12-0ccdb59a84f3" ] }, { "id" : "ITEM-4", "itemData" : { "DOI" : "10.5194/acp-16-5467-2016", "author" : [ { "dropping-particle" : "", "family" : "Warner", "given" : "Juying X", "non-dropping-particle" : "", "parse-names" : false, "suffix" : "" }, { "dropping-particle" : "", "family" : "Wei", "given" : "Zigang", "non-dropping-particle" : "", "parse-names" : false, "suffix" : "" }, { "dropping-particle" : "", "family" : "Strow", "given" : "L Larrabee", "non-dropping-particle" : "", "parse-names" : false, "suffix" : "" }, { "dropping-particle" : "", "family" : "Dickerson", "given" : "Russell R", "non-dropping-particle" : "", "parse-names" : false, "suffix" : "" }, { "dropping-particle" : "", "family" : "Nowak", "given" : "John B", "non-dropping-particle" : "", "parse-names" : false, "suffix" : "" } ], "container-title" : "Atmospheric Chemistry and Physics", "id" : "ITEM-4", "issue" : "8", "issued" : { "date-parts" : [ [ "2016", "5" ] ] }, "page" : "5467-5479", "publisher" : "Copernicus {GmbH}", "title" : "The global tropospheric ammonia distribution as seen in the 13-year {AIRS} measurement record", "translator" : [ { "dropping-particle" : "", "family" : "G3758", "given" : "", "non-dropping-particle" : "", "parse-names" : false, "suffix" : "" } ], "type" : "article-journal", "volume" : "16" }, "uris" : [ "http://www.mendeley.com/documents/?uuid=b88400e0-7bd6-4f34-9b76-d56e63dfe46f", "http://www.mendeley.com/documents/?uuid=0cb8b041-7b13-435e-933b-b3736aeba28d", "http://www.mendeley.com/documents/?uuid=1146e742-e47e-4b37-bcd6-3bd419749adb", "http://www.mendeley.com/documents/?uuid=eb822441-b937-417c-91b4-249ec86bd1f0", "http://www.mendeley.com/documents/?uuid=dc279227-94e0-4830-830b-ec9eaa1d12c2" ] } ], "mendeley" : { "formattedCitation" : "(Clarisse et al., 2009; Shephard et al., 2011; Shephard and Cady-Pereira, 2015; Warner et al., 2016)", "manualFormatting" : "(Clarisse et al., 2009; Shephard and Cady-Pereira, 2015; Warner et al., 2016)", "plainTextFormattedCitation" : "(Clarisse et al., 2009; Shephard et al., 2011; Shephard and Cady-Pereira, 2015; Warner et al., 2016)", "previouslyFormattedCitation" : "(Clarisse et al., 2009; Shephard et al., 2011; Shephard and Cady-Pereira, 2015; Warner et al., 2016)" }, "properties" : { "noteIndex" : 0 }, "schema" : "https://github.com/citation-style-language/schema/raw/master/csl-citation.json" }</w:instrText>
      </w:r>
      <w:r w:rsidRPr="000E472A">
        <w:rPr>
          <w:lang w:val="en-GB"/>
        </w:rPr>
        <w:fldChar w:fldCharType="separate"/>
      </w:r>
      <w:r w:rsidR="00CB33A1">
        <w:rPr>
          <w:noProof/>
          <w:lang w:val="en-GB"/>
        </w:rPr>
        <w:t>(Clarisse et al., 2009; Shephard and Cady-Pereira, 2015; Warner et al., 2016)</w:t>
      </w:r>
      <w:r w:rsidRPr="000E472A">
        <w:rPr>
          <w:lang w:val="en-GB"/>
        </w:rPr>
        <w:fldChar w:fldCharType="end"/>
      </w:r>
      <w:commentRangeEnd w:id="2203"/>
      <w:commentRangeEnd w:id="2204"/>
      <w:r w:rsidR="00A21DEF">
        <w:rPr>
          <w:rStyle w:val="Marquedecommentaire"/>
        </w:rPr>
        <w:commentReference w:id="2203"/>
      </w:r>
      <w:r w:rsidR="00CB33A1">
        <w:rPr>
          <w:rStyle w:val="Marquedecommentaire"/>
        </w:rPr>
        <w:commentReference w:id="2204"/>
      </w:r>
      <w:r w:rsidRPr="000E472A">
        <w:rPr>
          <w:lang w:val="en-GB"/>
        </w:rPr>
        <w:t xml:space="preserve"> and ground-based observations </w:t>
      </w:r>
      <w:commentRangeStart w:id="2205"/>
      <w:commentRangeStart w:id="2206"/>
      <w:r w:rsidRPr="000E472A">
        <w:rPr>
          <w:lang w:val="en-GB"/>
        </w:rPr>
        <w:fldChar w:fldCharType="begin" w:fldLock="1"/>
      </w:r>
      <w:r w:rsidR="00D477C7">
        <w:rPr>
          <w:lang w:val="en-GB"/>
        </w:rPr>
        <w:instrText>ADDIN CSL_CITATION { "citationItems" : [ { "id" : "ITEM-1", "itemData" : { "DOI" : "10.5194/acp-11-10743-2011", "ISSN" : "16807316", "abstract" : "Presently only limited sets of tropospheric ammonia (NH3) measurements in the Earth's atmosphere have been reported from satellite and surface station measurements, despite the well-documented negative impact of NH3 on the environment and human health. Presented here is a detailed description of the satellite retrieval strategy and analysis for the Tropospheric Emission Spectrometer (TES) using simulations and measurements. These results show that: (i) the level of detectability for a representative boundary layer TES NH3 mixing ratio value is \u223c0.4 ppbv, which typically corresponds to a profile that contains a maximum level value of \u223c1 ppbv; (ii) TES NH3 retrievals generally provide at most one degree of freedom for signal (DOFS), with peak sensitivity between 700 and 900 mbar; (iii) TES NH3 retrievals show significant spatial and seasonal variability of NH3 globally; (iv) initial comparisons of TES observations with GEOS-CHEM estimates show TES values being higher overall. Important differences and similarities between modeled and observed seasonal and spatial trends are noted, with discrepancies indicating areas where the timing and magnitude of modeled NH3 emissions from agricultural sources, and to lesser extent biomass burning sources, need further study. \u00a9 Author(s) 2011. CC Attribution 3.0 License.", "author" : [ { "dropping-particle" : "", "family" : "Shephard", "given" : "M. W.", "non-dropping-particle" : "", "parse-names" : false, "suffix" : "" }, { "dropping-particle" : "", "family" : "Cady-Pereira", "given" : "K. E.", "non-dropping-particle" : "", "parse-names" : false, "suffix" : "" }, { "dropping-particle" : "", "family" : "Luo", "given" : "M.", "non-dropping-particle" : "", "parse-names" : false, "suffix" : "" }, { "dropping-particle" : "", "family" : "Henze", "given" : "D. K.", "non-dropping-particle" : "", "parse-names" : false, "suffix" : "" }, { "dropping-particle" : "", "family" : "Pinder", "given" : "R. W.", "non-dropping-particle" : "", "parse-names" : false, "suffix" : "" }, { "dropping-particle" : "", "family" : "Walker", "given" : "J. T.", "non-dropping-particle" : "", "parse-names" : false, "suffix" : "" }, { "dropping-particle" : "", "family" : "Rinsland", "given" : "C. P.", "non-dropping-particle" : "", "parse-names" : false, "suffix" : "" }, { "dropping-particle" : "", "family" : "Bash", "given" : "J. O.", "non-dropping-particle" : "", "parse-names" : false, "suffix" : "" }, { "dropping-particle" : "", "family" : "Zhu", "given" : "L.", "non-dropping-particle" : "", "parse-names" : false, "suffix" : "" }, { "dropping-particle" : "", "family" : "Payne", "given" : "V. H.", "non-dropping-particle" : "", "parse-names" : false, "suffix" : "" }, { "dropping-particle" : "", "family" : "Clarisse", "given" : "L.", "non-dropping-particle" : "", "parse-names" : false, "suffix" : "" } ], "container-title" : "Atmospheric Chemistry and Physics", "id" : "ITEM-1", "issue" : "20", "issued" : { "date-parts" : [ [ "2011" ] ] }, "page" : "10743-10763", "title" : "TES ammonia retrieval strategy and global observations of the spatial and seasonal variability of ammonia", "translator" : [ { "dropping-particle" : "", "family" : "G3913", "given" : "", "non-dropping-particle" : "", "parse-names" : false, "suffix" : "" } ], "type" : "article-journal", "volume" : "11" }, "uris" : [ "http://www.mendeley.com/documents/?uuid=1cc649c9-1546-43cd-85db-b9fefc913403", "http://www.mendeley.com/documents/?uuid=6b60b6fb-c411-45d1-82de-36c427edf032", "http://www.mendeley.com/documents/?uuid=ca550131-fea4-4edc-bbfa-f35e3864e536", "http://www.mendeley.com/documents/?uuid=3f7d9ee2-56f5-48de-ad1b-4ef77541fd36", "http://www.mendeley.com/documents/?uuid=eaf25a03-1398-4175-bd41-2e26ce3055b4" ] }, { "id" : "ITEM-2", "itemData" : { "DOI" : "10.5194/amt-8-1323-2015", "ISSN" : "18678548", "abstract" : "Observations of atmospheric ammonia are important in understanding and modelling the impact of ammonia on both human health and the natural environment. We present a detailed description of a robust retrieval algorithm that demonstrates the capabilities of utilizing Cross-track Infrared Sounder (CrIS) satellite observations to globally retrieval ammonia concentrations. Initial ammonia retrieval results using both simulated and real observations show that (i) CrIS is sensitive to ammonia in the boundary layer with peak vertical sensitivity typically around \u223c 850-750 hPa (\u223c 1.5 to 2.5 km), which can dip down close to the surface (\u223c 900 hPa) under ideal conditions, (ii) it has a minimum detection limit of \u223c 1 ppbv (peak profile value typically at the surface), and (iii) the information content can vary significantly with maximum values of \u223c 1 degree-of-freedom for signal. Comparisons of the retrieval with simulated \"true\" profiles show a small positive retrieval bias of 6% with a standard deviation of \u223c \u00b1 20% (ranging from \u00b1 12 to \u00b1 30% over the vertical profile). Note that these uncertainty estimates are considered as lower bound values as no potential systematic errors are included in the simulations. The CrIS NH3 retrieval applied over the Central Valley in CA, USA, demonstrates that CrIS correlates well with the spatial variability of the boundary layer ammonia concentrations seen by the nearby Quantum Cascade-Laser (QCL) in situ surface and the Tropospheric Emission Spectrometer (TES) satellite observations as part of the DISCOVER-AQ campaign. The CrIS and TES ammonia observations show quantitatively similar retrieved boundary layer values that are often within the uncertainty of the two observations. Also demonstrated is CrIS's ability to capture the expected spatial distribution in the ammonia concentrations, from elevated values in the Central Valley from anthropogenic agriculture emissions, to much lower values in the unpolluted or clean surrounding mountainous regions. These initial results demonstrate the capabilities of the CrIS satellite to measure ammonia.", "author" : [ { "dropping-particle" : "", "family" : "Shephard", "given" : "M. W.", "non-dropping-particle" : "", "parse-names" : false, "suffix" : "" }, { "dropping-particle" : "", "family" : "Cady-Pereira", "given" : "K. E.", "non-dropping-particle" : "", "parse-names" : false, "suffix" : "" } ], "container-title" : "Atmospheric Measurement Techniques", "id" : "ITEM-2", "issue" : "3", "issued" : { "date-parts" : [ [ "2015", "3" ] ] }, "page" : "1323-1336", "publisher" : "Copernicus {GmbH}", "title" : "Cross-track Infrared Sounder (CrIS) satellite observations of tropospheric ammonia", "translator" : [ { "dropping-particle" : "", "family" : "G3921", "given" : "", "non-dropping-particle" : "", "parse-names" : false, "suffix" : "" } ], "type" : "article-journal", "volume" : "8" }, "uris" : [ "http://www.mendeley.com/documents/?uuid=ef8b7608-a1e5-4aa6-a02c-51116f4fa42a", "http://www.mendeley.com/documents/?uuid=d9f1bd16-dcdf-4aed-941c-954309781ae9", "http://www.mendeley.com/documents/?uuid=7eeb377d-19e0-4788-9edf-8bb6d5f82a1e", "http://www.mendeley.com/documents/?uuid=56b33a7a-274a-4ca7-bb0a-04c2003e9539", "http://www.mendeley.com/documents/?uuid=b9095b3b-7772-4df0-92cf-3434aef83fef", "http://www.mendeley.com/documents/?uuid=f4f0e928-eb15-47d5-8e2c-cdde0f98b337" ] }, { "id" : "ITEM-3", "itemData" : { "DOI" : "10.1038/ngeo551", "ISBN" : "1752-0908", "ISSN" : "17520894", "abstract" : "Global ammonia emissions have more than doubled since pre-industrial times, largely owing to agricultural intensification and widespread fertilizer use1. In the atmosphere, ammonia accelerates particulate matter formation, thereby reducing air quality. When deposited in nitrogen-limited ecosystems, ammonia can act as a fertilizer. This can lead to biodiversity reductions in terrestrial ecosystems, and algal blooms in aqueous environments2-8. Despite its ecological significance, there are large uncertainties in the magnitude of ammonia emissions, mainly owing to a paucity of ground-based observations and a virtual absence of atmospheric measurements3,8-11. Here we use infrared spectra, obtained by the IASI/MetOp satellite, to map global ammonia concentrations from space over the course of 2008. We identify several ammonia hotspots in middle-low latitudes across the globe. In general, we find a good qualitative agreement between our satellite measurements and simulations made using a global atmospheric chemistry transport model. However, the satellite data reveal substantially higher concentrations of ammonia north of 30\u00b0 N, compared with model projections. We conclude that ammonia emissions could have been significantly underestimated in the Northern Hemisphere, and suggest that satellite monitoring of ammonia from space will improve our understanding of the global nitrogen cycle. \u00a9 2009 Macmillan Publishers Limited. All rights reserved.", "author" : [ { "dropping-particle" : "", "family" : "Clarisse", "given" : "Lieven", "non-dropping-particle" : "", "parse-names" : false, "suffix" : "" }, { "dropping-particle" : "", "family" : "Clerbaux", "given" : "Cathy", "non-dropping-particle" : "", "parse-names" : false, "suffix" : "" }, { "dropping-particle" : "", "family" : "Dentener", "given" : "Frank", "non-dropping-particle" : "", "parse-names" : false, "suffix" : "" }, { "dropping-particle" : "", "family" : "Hurtmans", "given" : "Daniel", "non-dropping-particle" : "", "parse-names" : false, "suffix" : "" }, { "dropping-particle" : "", "family" : "Coheur", "given" : "Pierre Fran\u00e7ois", "non-dropping-particle" : "", "parse-names" : false, "suffix" : "" } ], "container-title" : "Nature Geoscience", "id" : "ITEM-3", "issue" : "7", "issued" : { "date-parts" : [ [ "2009" ] ] }, "page" : "479-483", "publisher" : "Nature Publishing Group", "title" : "Global ammonia distribution derived from infrared satellite observations", "translator" : [ { "dropping-particle" : "", "family" : "G3894", "given" : "", "non-dropping-particle" : "", "parse-names" : false, "suffix" : "" } ], "type" : "article-journal", "volume" : "2" }, "uris" : [ "http://www.mendeley.com/documents/?uuid=f2225ba6-ba72-4afa-bc12-0ccdb59a84f3", "http://www.mendeley.com/documents/?uuid=aeb93160-30c7-4c72-a96a-b61df0ae6674", "http://www.mendeley.com/documents/?uuid=7f41399d-44a7-4432-a2d9-76dd94eded48", "http://www.mendeley.com/documents/?uuid=f3ae2c7a-0ade-4b53-ab33-5a9a3b13f332", "http://www.mendeley.com/documents/?uuid=dd4e0b18-c97a-4cdd-8b07-60e0f249e902", "http://www.mendeley.com/documents/?uuid=d01b8411-1460-4305-80fe-c75d66520ac2" ] }, { "id" : "ITEM-4", "itemData" : { "DOI" : "10.5194/acp-16-5467-2016", "author" : [ { "dropping-particle" : "", "family" : "Warner", "given" : "Juying X", "non-dropping-particle" : "", "parse-names" : false, "suffix" : "" }, { "dropping-particle" : "", "family" : "Wei", "given" : "Zigang", "non-dropping-particle" : "", "parse-names" : false, "suffix" : "" }, { "dropping-particle" : "", "family" : "Strow", "given" : "L Larrabee", "non-dropping-particle" : "", "parse-names" : false, "suffix" : "" }, { "dropping-particle" : "", "family" : "Dickerson", "given" : "Russell R", "non-dropping-particle" : "", "parse-names" : false, "suffix" : "" }, { "dropping-particle" : "", "family" : "Nowak", "given" : "John B", "non-dropping-particle" : "", "parse-names" : false, "suffix" : "" } ], "container-title" : "Atmospheric Chemistry and Physics", "id" : "ITEM-4", "issue" : "8", "issued" : { "date-parts" : [ [ "2016", "5" ] ] }, "page" : "5467-5479", "publisher" : "Copernicus {GmbH}", "title" : "The global tropospheric ammonia distribution as seen in the 13-year {AIRS} measurement record", "translator" : [ { "dropping-particle" : "", "family" : "G3758", "given" : "", "non-dropping-particle" : "", "parse-names" : false, "suffix" : "" } ], "type" : "article-journal", "volume" : "16" }, "uris" : [ "http://www.mendeley.com/documents/?uuid=dc279227-94e0-4830-830b-ec9eaa1d12c2", "http://www.mendeley.com/documents/?uuid=b88400e0-7bd6-4f34-9b76-d56e63dfe46f", "http://www.mendeley.com/documents/?uuid=0cb8b041-7b13-435e-933b-b3736aeba28d", "http://www.mendeley.com/documents/?uuid=1146e742-e47e-4b37-bcd6-3bd419749adb", "http://www.mendeley.com/documents/?uuid=eb822441-b937-417c-91b4-249ec86bd1f0", "http://www.mendeley.com/documents/?uuid=342f39fd-eed5-4977-9897-d240e631da92" ] } ], "mendeley" : { "formattedCitation" : "(Clarisse et al., 2009; Shephard et al., 2011; Shephard and Cady-Pereira, 2015; Warner et al., 2016)", "manualFormatting" : "(Miller et al., 2014; Li et al., 2016; Pan et al., 2018)", "plainTextFormattedCitation" : "(Clarisse et al., 2009; Shephard et al., 2011; Shephard and Cady-Pereira, 2015; Warner et al., 2016)", "previouslyFormattedCitation" : "(Clarisse et al., 2009; Shephard et al., 2011; Shephard and Cady-Pereira, 2015; Warner et al., 2016)" }, "properties" : { "noteIndex" : 0 }, "schema" : "https://github.com/citation-style-language/schema/raw/master/csl-citation.json" }</w:instrText>
      </w:r>
      <w:r w:rsidRPr="000E472A">
        <w:rPr>
          <w:lang w:val="en-GB"/>
        </w:rPr>
        <w:fldChar w:fldCharType="separate"/>
      </w:r>
      <w:r w:rsidR="00CB33A1">
        <w:rPr>
          <w:noProof/>
          <w:lang w:val="en-GB"/>
        </w:rPr>
        <w:t>(Miller et al., 2014; Li et al., 2016; Pan et al., 2018)</w:t>
      </w:r>
      <w:r w:rsidRPr="000E472A">
        <w:rPr>
          <w:lang w:val="en-GB"/>
        </w:rPr>
        <w:fldChar w:fldCharType="end"/>
      </w:r>
      <w:commentRangeEnd w:id="2205"/>
      <w:r w:rsidR="00CB33A1">
        <w:rPr>
          <w:rStyle w:val="Marquedecommentaire"/>
        </w:rPr>
        <w:commentReference w:id="2205"/>
      </w:r>
      <w:commentRangeEnd w:id="2206"/>
      <w:r w:rsidR="00A21DEF">
        <w:rPr>
          <w:rStyle w:val="Marquedecommentaire"/>
        </w:rPr>
        <w:commentReference w:id="2206"/>
      </w:r>
      <w:r w:rsidRPr="000E472A">
        <w:rPr>
          <w:lang w:val="en-GB"/>
        </w:rPr>
        <w:t xml:space="preserve"> has improved our understanding of the spatial distribution and seasonal to inter</w:t>
      </w:r>
      <w:del w:id="2207" w:author="Lucy Cowie" w:date="2021-07-27T10:47:00Z">
        <w:r w:rsidDel="00D14FD1">
          <w:rPr>
            <w:lang w:val="en-GB"/>
          </w:rPr>
          <w:delText>-</w:delText>
        </w:r>
      </w:del>
      <w:r w:rsidRPr="000E472A">
        <w:rPr>
          <w:lang w:val="en-GB"/>
        </w:rPr>
        <w:t xml:space="preserve">annual variability of ammonia, and advanced its representations in models (e.g., </w:t>
      </w:r>
      <w:commentRangeStart w:id="2208"/>
      <w:r w:rsidRPr="000E472A">
        <w:rPr>
          <w:lang w:val="en-GB"/>
        </w:rPr>
        <w:fldChar w:fldCharType="begin" w:fldLock="1"/>
      </w:r>
      <w:r w:rsidR="00D477C7">
        <w:rPr>
          <w:lang w:val="en-GB"/>
        </w:rPr>
        <w:instrText>ADDIN CSL_CITATION { "citationItems" : [ { "id" : "ITEM-1", "itemData" : { "DOI" : "10.5194/acp-15-12823-2015", "abstract" : "Bidirectional air\u2013surface exchange of ammonia (NH3) has been neglected in many air quality models. In this study, we implement the bidirectional exchange of NH3 in the GEOS-Chem global chemical transport model. We also introduce an updated diurnal variability scheme for NH3 livestock emissions and evaluate the recently developed MASAGE_NH3 bottom-up inventory. While updated diurnal variability improves comparison of modeled-to-hourly in situ measurements in the southeastern USA, NH3 concentrations decrease throughout the globe, up to 17 ppb in India and southeastern China, with corresponding decreases in aerosol nitrate by up to 7 \u03bcg m\u22123. The ammonium (NH4+) soil pool in the bidirectional exchange model largely extends the NH3 lifetime in the atmosphere. Including bidirectional exchange generally increases NH3 gross emissions (7.1 %) and surface concentrations (up to 3.9 ppb) throughout the globe in July, except in India and southeastern China. In April and October, it decreases NH3 gross emissions in the Northern Hemisphere (e.g., 43.6 % in April in China) and increases NH3 gross emissions in the Southern Hemisphere. Bidirectional exchange does not largely impact NH4+ wet deposition overall. While bidirectional exchange is fundamentally a better representation of NH3 emissions from fertilizers, emissions from primary sources are still underestimated and thus significant model biases remain when compared to in situ measurements in the USA. The adjoint of bidirectional exchange has also been developed for the GEOS-Chem model and is used to investigate the sensitivity of NH3 concentrations with respect to soil pH and fertilizer application rate. This study thus lays the groundwork for future inverse modeling studies to more directly constrain these physical processes rather than tuning bulk unidirectional NH3 emissions.", "author" : [ { "dropping-particle" : "", "family" : "Zhu", "given" : "L", "non-dropping-particle" : "", "parse-names" : false, "suffix" : "" }, { "dropping-particle" : "", "family" : "Henze", "given" : "D", "non-dropping-particle" : "", "parse-names" : false, "suffix" : "" }, { "dropping-particle" : "", "family" : "Bash", "given" : "J", "non-dropping-particle" : "", "parse-names" : false, "suffix" : "" }, { "dropping-particle" : "", "family" : "Jeong", "given" : "G.-R.", "non-dropping-particle" : "", "parse-names" : false, "suffix" : "" }, { "dropping-particle" : "", "family" : "Cady-Pereira", "given" : "K", "non-dropping-particle" : "", "parse-names" : false, "suffix" : "" }, { "dropping-particle" : "", "family" : "Shephard", "given" : "M", "non-dropping-particle" : "", "parse-names" : false, "suffix" : "" }, { "dropping-particle" : "", "family" : "Luo", "given" : "M", "non-dropping-particle" : "", "parse-names" : false, "suffix" : "" }, { "dropping-particle" : "", "family" : "Paulot", "given" : "F", "non-dropping-particle" : "", "parse-names" : false, "suffix" : "" }, { "dropping-particle" : "", "family" : "Capps", "given" : "S", "non-dropping-particle" : "", "parse-names" : false, "suffix" : "" } ], "container-title" : "Atmospheric Chemistry and Physics", "id" : "ITEM-1", "issue" : "22", "issued" : { "date-parts" : [ [ "2015" ] ] }, "page" : "12823-12843", "title" : "Global evaluation of ammonia bidirectional exchange and livestock diurnal variation schemes", "translator" : [ { "dropping-particle" : "", "family" : "G4449", "given" : "", "non-dropping-particle" : "", "parse-names" : false, "suffix" : "" } ], "type" : "article-journal", "volume" : "15" }, "uris" : [ "http://www.mendeley.com/documents/?uuid=aab80619-648f-444e-b123-4b6da2d8dd62", "http://www.mendeley.com/documents/?uuid=edf58657-ca26-4435-afb9-0c8ceb2aafe8" ] } ], "mendeley" : { "formattedCitation" : "(Zhu et al., 2015)", "manualFormatting" : "Zhu et al., 2015)", "plainTextFormattedCitation" : "(Zhu et al., 2015)", "previouslyFormattedCitation" : "(Zhu et al., 2015)" }, "properties" : { "noteIndex" : 0 }, "schema" : "https://github.com/citation-style-language/schema/raw/master/csl-citation.json" }</w:instrText>
      </w:r>
      <w:r w:rsidRPr="000E472A">
        <w:rPr>
          <w:lang w:val="en-GB"/>
        </w:rPr>
        <w:fldChar w:fldCharType="separate"/>
      </w:r>
      <w:r w:rsidR="00CB33A1">
        <w:rPr>
          <w:noProof/>
          <w:lang w:val="en-GB"/>
        </w:rPr>
        <w:t>Zhu et al., 2015)</w:t>
      </w:r>
      <w:r w:rsidRPr="000E472A">
        <w:rPr>
          <w:lang w:val="en-GB"/>
        </w:rPr>
        <w:fldChar w:fldCharType="end"/>
      </w:r>
      <w:commentRangeEnd w:id="2208"/>
      <w:r w:rsidR="00CB33A1">
        <w:rPr>
          <w:rStyle w:val="Marquedecommentaire"/>
        </w:rPr>
        <w:commentReference w:id="2208"/>
      </w:r>
      <w:r w:rsidRPr="000E472A">
        <w:rPr>
          <w:lang w:val="en-GB"/>
        </w:rPr>
        <w:t xml:space="preserve">. Regionally, </w:t>
      </w:r>
      <w:r>
        <w:rPr>
          <w:lang w:val="en-GB"/>
        </w:rPr>
        <w:t>peak</w:t>
      </w:r>
      <w:r w:rsidRPr="000E472A">
        <w:rPr>
          <w:lang w:val="en-GB"/>
        </w:rPr>
        <w:t xml:space="preserve"> NH</w:t>
      </w:r>
      <w:r w:rsidRPr="000E472A">
        <w:rPr>
          <w:vertAlign w:val="subscript"/>
          <w:lang w:val="en-GB"/>
        </w:rPr>
        <w:t>3</w:t>
      </w:r>
      <w:r w:rsidRPr="000E472A">
        <w:rPr>
          <w:lang w:val="en-GB"/>
        </w:rPr>
        <w:t xml:space="preserve"> concentrations are observed over large agricultural (e.g., </w:t>
      </w:r>
      <w:del w:id="2209" w:author="Lucy Cowie" w:date="2021-07-27T10:52:00Z">
        <w:r w:rsidRPr="000E472A" w:rsidDel="00017875">
          <w:rPr>
            <w:lang w:val="en-GB"/>
          </w:rPr>
          <w:delText xml:space="preserve">Northern </w:delText>
        </w:r>
      </w:del>
      <w:ins w:id="2210" w:author="Lucy Cowie" w:date="2021-07-27T10:52:00Z">
        <w:r w:rsidR="00017875">
          <w:rPr>
            <w:lang w:val="en-GB"/>
          </w:rPr>
          <w:t>n</w:t>
        </w:r>
        <w:r w:rsidR="00017875" w:rsidRPr="000E472A">
          <w:rPr>
            <w:lang w:val="en-GB"/>
          </w:rPr>
          <w:t xml:space="preserve">orthern </w:t>
        </w:r>
      </w:ins>
      <w:r w:rsidRPr="000E472A">
        <w:rPr>
          <w:lang w:val="en-GB"/>
        </w:rPr>
        <w:t xml:space="preserve">India, </w:t>
      </w:r>
      <w:ins w:id="2211" w:author="Lucy Cowie" w:date="2021-07-27T10:53:00Z">
        <w:r w:rsidR="00C25CCC">
          <w:rPr>
            <w:lang w:val="en-GB"/>
          </w:rPr>
          <w:t xml:space="preserve">the </w:t>
        </w:r>
      </w:ins>
      <w:r w:rsidRPr="000E472A">
        <w:rPr>
          <w:lang w:val="en-GB"/>
        </w:rPr>
        <w:t>US Midwest and Central Valley) and biomass</w:t>
      </w:r>
      <w:ins w:id="2212" w:author="Lucy Cowie" w:date="2021-07-27T10:53:00Z">
        <w:r w:rsidR="00A4488D">
          <w:rPr>
            <w:lang w:val="en-GB"/>
          </w:rPr>
          <w:t>-</w:t>
        </w:r>
      </w:ins>
      <w:del w:id="2213" w:author="Lucy Cowie" w:date="2021-07-27T10:53:00Z">
        <w:r w:rsidRPr="000E472A" w:rsidDel="00A4488D">
          <w:rPr>
            <w:lang w:val="en-GB"/>
          </w:rPr>
          <w:delText xml:space="preserve"> </w:delText>
        </w:r>
      </w:del>
      <w:r w:rsidRPr="000E472A">
        <w:rPr>
          <w:lang w:val="en-GB"/>
        </w:rPr>
        <w:t xml:space="preserve">burning regions, in good qualitative agreement with emission inventories </w:t>
      </w:r>
      <w:commentRangeStart w:id="2214"/>
      <w:commentRangeStart w:id="2215"/>
      <w:r w:rsidRPr="000E472A">
        <w:rPr>
          <w:lang w:val="en-GB"/>
        </w:rPr>
        <w:fldChar w:fldCharType="begin" w:fldLock="1"/>
      </w:r>
      <w:r w:rsidR="00A75A09">
        <w:rPr>
          <w:lang w:val="en-GB"/>
        </w:rPr>
        <w:instrText>ADDIN CSL_CITATION { "citationItems" : [ { "id" : "ITEM-1", "itemData" : { "DOI" : "10.5194/acp-15-12823-2015", "abstract" : "Bidirectional air\u2013surface exchange of ammonia (NH3) has been neglected in many air quality models. In this study, we implement the bidirectional exchange of NH3 in the GEOS-Chem global chemical transport model. We also introduce an updated diurnal variability scheme for NH3 livestock emissions and evaluate the recently developed MASAGE_NH3 bottom-up inventory. While updated diurnal variability improves comparison of modeled-to-hourly in situ measurements in the southeastern USA, NH3 concentrations decrease throughout the globe, up to 17 ppb in India and southeastern China, with corresponding decreases in aerosol nitrate by up to 7 \u03bcg m\u22123. The ammonium (NH4+) soil pool in the bidirectional exchange model largely extends the NH3 lifetime in the atmosphere. Including bidirectional exchange generally increases NH3 gross emissions (7.1 %) and surface concentrations (up to 3.9 ppb) throughout the globe in July, except in India and southeastern China. In April and October, it decreases NH3 gross emissions in the Northern Hemisphere (e.g., 43.6 % in April in China) and increases NH3 gross emissions in the Southern Hemisphere. Bidirectional exchange does not largely impact NH4+ wet deposition overall. While bidirectional exchange is fundamentally a better representation of NH3 emissions from fertilizers, emissions from primary sources are still underestimated and thus significant model biases remain when compared to in situ measurements in the USA. The adjoint of bidirectional exchange has also been developed for the GEOS-Chem model and is used to investigate the sensitivity of NH3 concentrations with respect to soil pH and fertilizer application rate. This study thus lays the groundwork for future inverse modeling studies to more directly constrain these physical processes rather than tuning bulk unidirectional NH3 emissions.", "author" : [ { "dropping-particle" : "", "family" : "Zhu", "given" : "L", "non-dropping-particle" : "", "parse-names" : false, "suffix" : "" }, { "dropping-particle" : "", "family" : "Henze", "given" : "D", "non-dropping-particle" : "", "parse-names" : false, "suffix" : "" }, { "dropping-particle" : "", "family" : "Bash", "given" : "J", "non-dropping-particle" : "", "parse-names" : false, "suffix" : "" }, { "dropping-particle" : "", "family" : "Jeong", "given" : "G.-R.", "non-dropping-particle" : "", "parse-names" : false, "suffix" : "" }, { "dropping-particle" : "", "family" : "Cady-Pereira", "given" : "K", "non-dropping-particle" : "", "parse-names" : false, "suffix" : "" }, { "dropping-particle" : "", "family" : "Shephard", "given" : "M", "non-dropping-particle" : "", "parse-names" : false, "suffix" : "" }, { "dropping-particle" : "", "family" : "Luo", "given" : "M", "non-dropping-particle" : "", "parse-names" : false, "suffix" : "" }, { "dropping-particle" : "", "family" : "Paulot", "given" : "F", "non-dropping-particle" : "", "parse-names" : false, "suffix" : "" }, { "dropping-particle" : "", "family" : "Capps", "given" : "S", "non-dropping-particle" : "", "parse-names" : false, "suffix" : "" } ], "container-title" : "Atmospheric Chemistry and Physics", "id" : "ITEM-1", "issue" : "22", "issued" : { "date-parts" : [ [ "2015" ] ] }, "page" : "12823-12843", "title" : "Global evaluation of ammonia bidirectional exchange and livestock diurnal variation schemes", "translator" : [ { "dropping-particle" : "", "family" : "G4449", "given" : "", "non-dropping-particle" : "", "parse-names" : false, "suffix" : "" } ], "type" : "article-journal", "volume" : "15" }, "uris" : [ "http://www.mendeley.com/documents/?uuid=edf58657-ca26-4435-afb9-0c8ceb2aafe8", "http://www.mendeley.com/documents/?uuid=aab80619-648f-444e-b123-4b6da2d8dd62" ] } ], "mendeley" : { "formattedCitation" : "(Zhu et al., 2015)", "manualFormatting" : "(Van Damme et al., 2015, 2018)", "plainTextFormattedCitation" : "(Zhu et al., 2015)", "previouslyFormattedCitation" : "(Zhu et al., 2015)" }, "properties" : { "noteIndex" : 0 }, "schema" : "https://github.com/citation-style-language/schema/raw/master/csl-citation.json" }</w:instrText>
      </w:r>
      <w:r w:rsidRPr="000E472A">
        <w:rPr>
          <w:lang w:val="en-GB"/>
        </w:rPr>
        <w:fldChar w:fldCharType="separate"/>
      </w:r>
      <w:r w:rsidR="00CB33A1">
        <w:rPr>
          <w:noProof/>
          <w:lang w:val="en-GB"/>
        </w:rPr>
        <w:t xml:space="preserve">(Van Damme et al., 2015, </w:t>
      </w:r>
      <w:del w:id="2216" w:author="Robin Matthews" w:date="2021-07-08T15:41:00Z">
        <w:r w:rsidR="00CB33A1" w:rsidDel="00A21DEF">
          <w:rPr>
            <w:noProof/>
            <w:lang w:val="en-GB"/>
          </w:rPr>
          <w:delText xml:space="preserve">Van Damme et al., </w:delText>
        </w:r>
      </w:del>
      <w:r w:rsidR="00CB33A1">
        <w:rPr>
          <w:noProof/>
          <w:lang w:val="en-GB"/>
        </w:rPr>
        <w:t>2018)</w:t>
      </w:r>
      <w:r w:rsidRPr="000E472A">
        <w:rPr>
          <w:lang w:val="en-GB"/>
        </w:rPr>
        <w:fldChar w:fldCharType="end"/>
      </w:r>
      <w:commentRangeEnd w:id="2214"/>
      <w:commentRangeEnd w:id="2215"/>
      <w:r w:rsidR="00A21DEF">
        <w:rPr>
          <w:rStyle w:val="Marquedecommentaire"/>
        </w:rPr>
        <w:commentReference w:id="2214"/>
      </w:r>
      <w:r w:rsidR="00CB33A1">
        <w:rPr>
          <w:rStyle w:val="Marquedecommentaire"/>
        </w:rPr>
        <w:commentReference w:id="2215"/>
      </w:r>
      <w:r w:rsidRPr="000E472A">
        <w:rPr>
          <w:lang w:val="en-GB"/>
        </w:rPr>
        <w:t xml:space="preserve">. However, </w:t>
      </w:r>
      <w:r>
        <w:rPr>
          <w:lang w:val="en-GB"/>
        </w:rPr>
        <w:t xml:space="preserve">several </w:t>
      </w:r>
      <w:r w:rsidRPr="000E472A">
        <w:rPr>
          <w:lang w:val="en-GB"/>
        </w:rPr>
        <w:t xml:space="preserve">large agricultural and industrial hotspots </w:t>
      </w:r>
      <w:r>
        <w:rPr>
          <w:lang w:val="en-GB"/>
        </w:rPr>
        <w:t>have been found to be missing or greatly underestimated in emission inventories</w:t>
      </w:r>
      <w:r w:rsidRPr="00DD35E6">
        <w:rPr>
          <w:lang w:val="en-GB"/>
        </w:rPr>
        <w:t xml:space="preserve"> </w:t>
      </w:r>
      <w:commentRangeStart w:id="2217"/>
      <w:commentRangeStart w:id="2218"/>
      <w:r w:rsidRPr="000E472A">
        <w:rPr>
          <w:lang w:val="en-GB"/>
        </w:rPr>
        <w:fldChar w:fldCharType="begin" w:fldLock="1"/>
      </w:r>
      <w:r w:rsidR="00D477C7">
        <w:rPr>
          <w:lang w:val="en-GB"/>
        </w:rPr>
        <w:instrText>ADDIN CSL_CITATION { "citationItems" : [ { "id" : "ITEM-1", "itemData" : { "DOI" : "10.1002/2015GL065496", "ISSN" : "19448007", "abstract" : "We exploit 6 years of measurements from the Infrared Atmospheric Sounding Interferometer (IASI)/MetOp-A instrument to identify seasonal patterns and interannual variability of atmospheric NH3. This is achieved by analyzing the time evolution of the monthly mean NH3 columns in 12 subcontinental areas around the world, simultaneously considering measurements from IASI morning and evening overpasses. For most regions, IASI has a sufficient sensitivity throughout the years to capture the seasonal patterns of NH3 columns, and we show that each region is characterized by a well-marked and distinctive cycle, with maxima mainly related to underlying emission processes. The largest column abundances and seasonal amplitudes throughout the years are found in southwestern Asia, with maxima twice as large as what is observed in southeastern China. The relation between emission sources and retrieved NH3 columns is emphasized at a smaller regional scale by inferring a climatology of the month of maximum columns. Key Points Six years of NH3 morning and evening IASI measurements are analyzed Seasonal cycles of atmospheric NH3 are characterized for subcontinental areas Source processes are attributed from a climatology of the month of NH3 maximum", "author" : [ { "dropping-particle" : "", "family" : "Damme", "given" : "M.", "non-dropping-particle" : "Van", "parse-names" : false, "suffix" : "" }, { "dropping-particle" : "", "family" : "Erisman", "given" : "J. W.", "non-dropping-particle" : "", "parse-names" : false, "suffix" : "" }, { "dropping-particle" : "", "family" : "Clarisse", "given" : "L.", "non-dropping-particle" : "", "parse-names" : false, "suffix" : "" }, { "dropping-particle" : "", "family" : "Dammers", "given" : "E.", "non-dropping-particle" : "", "parse-names" : false, "suffix" : "" }, { "dropping-particle" : "", "family" : "Whitburn", "given" : "S.", "non-dropping-particle" : "", "parse-names" : false, "suffix" : "" }, { "dropping-particle" : "", "family" : "Clerbaux", "given" : "C.", "non-dropping-particle" : "", "parse-names" : false, "suffix" : "" }, { "dropping-particle" : "", "family" : "Dolman", "given" : "A. J.", "non-dropping-particle" : "", "parse-names" : false, "suffix" : "" }, { "dropping-particle" : "", "family" : "Coheur", "given" : "P. F.", "non-dropping-particle" : "", "parse-names" : false, "suffix" : "" } ], "container-title" : "Geophysical Research Letters", "id" : "ITEM-1", "issue" : "20", "issued" : { "date-parts" : [ [ "2015" ] ] }, "page" : "8660-8668", "title" : "Worldwide spatiotemporal atmospheric ammonia (NH3) columns variability revealed by satellite", "translator" : [ { "dropping-particle" : "", "family" : "G3903", "given" : "", "non-dropping-particle" : "", "parse-names" : false, "suffix" : "" } ], "type" : "article-journal", "volume" : "42" }, "uris" : [ "http://www.mendeley.com/documents/?uuid=21c93890-586d-4ab0-b789-3405701f0db8", "http://www.mendeley.com/documents/?uuid=5c03d6cf-dc6c-48d9-91ff-77b1562d3ede", "http://www.mendeley.com/documents/?uuid=727f15b3-2844-460d-906d-66f5c91daeae", "http://www.mendeley.com/documents/?uuid=7aeb2311-1671-45ac-b529-746b096f0afb", "http://www.mendeley.com/documents/?uuid=fa37d562-9cda-4465-8cea-28138909cf9d" ] }, { "id" : "ITEM-2", "itemData" : { "DOI" : "10.1038/ngeo551", "ISBN" : "1752-0908", "ISSN" : "17520894", "abstract" : "Global ammonia emissions have more than doubled since pre-industrial times, largely owing to agricultural intensification and widespread fertilizer use1. In the atmosphere, ammonia accelerates particulate matter formation, thereby reducing air quality. When deposited in nitrogen-limited ecosystems, ammonia can act as a fertilizer. This can lead to biodiversity reductions in terrestrial ecosystems, and algal blooms in aqueous environments2-8. Despite its ecological significance, there are large uncertainties in the magnitude of ammonia emissions, mainly owing to a paucity of ground-based observations and a virtual absence of atmospheric measurements3,8-11. Here we use infrared spectra, obtained by the IASI/MetOp satellite, to map global ammonia concentrations from space over the course of 2008. We identify several ammonia hotspots in middle-low latitudes across the globe. In general, we find a good qualitative agreement between our satellite measurements and simulations made using a global atmospheric chemistry transport model. However, the satellite data reveal substantially higher concentrations of ammonia north of 30\u00b0 N, compared with model projections. We conclude that ammonia emissions could have been significantly underestimated in the Northern Hemisphere, and suggest that satellite monitoring of ammonia from space will improve our understanding of the global nitrogen cycle. \u00a9 2009 Macmillan Publishers Limited. All rights reserved.", "author" : [ { "dropping-particle" : "", "family" : "Clarisse", "given" : "Lieven", "non-dropping-particle" : "", "parse-names" : false, "suffix" : "" }, { "dropping-particle" : "", "family" : "Clerbaux", "given" : "Cathy", "non-dropping-particle" : "", "parse-names" : false, "suffix" : "" }, { "dropping-particle" : "", "family" : "Dentener", "given" : "Frank", "non-dropping-particle" : "", "parse-names" : false, "suffix" : "" }, { "dropping-particle" : "", "family" : "Hurtmans", "given" : "Daniel", "non-dropping-particle" : "", "parse-names" : false, "suffix" : "" }, { "dropping-particle" : "", "family" : "Coheur", "given" : "Pierre Fran\u00e7ois", "non-dropping-particle" : "", "parse-names" : false, "suffix" : "" } ], "container-title" : "Nature Geoscience", "id" : "ITEM-2", "issue" : "7", "issued" : { "date-parts" : [ [ "2009" ] ] }, "page" : "479-483", "publisher" : "Nature Publishing Group", "title" : "Global ammonia distribution derived from infrared satellite observations", "translator" : [ { "dropping-particle" : "", "family" : "G3894", "given" : "", "non-dropping-particle" : "", "parse-names" : false, "suffix" : "" } ], "type" : "article-journal", "volume" : "2" }, "uris" : [ "http://www.mendeley.com/documents/?uuid=f2225ba6-ba72-4afa-bc12-0ccdb59a84f3", "http://www.mendeley.com/documents/?uuid=dd4e0b18-c97a-4cdd-8b07-60e0f249e902", "http://www.mendeley.com/documents/?uuid=f3ae2c7a-0ade-4b53-ab33-5a9a3b13f332", "http://www.mendeley.com/documents/?uuid=7f41399d-44a7-4432-a2d9-76dd94eded48", "http://www.mendeley.com/documents/?uuid=aeb93160-30c7-4c72-a96a-b61df0ae6674" ] } ], "mendeley" : { "formattedCitation" : "(Clarisse et al., 2009; Van Damme et al., 2015)", "manualFormatting" : "(Van Damme et al., 2018)", "plainTextFormattedCitation" : "(Clarisse et al., 2009; Van Damme et al., 2015)", "previouslyFormattedCitation" : "(Clarisse et al., 2009; Van Damme et al., 2015)" }, "properties" : { "noteIndex" : 0 }, "schema" : "https://github.com/citation-style-language/schema/raw/master/csl-citation.json" }</w:instrText>
      </w:r>
      <w:r w:rsidRPr="000E472A">
        <w:rPr>
          <w:lang w:val="en-GB"/>
        </w:rPr>
        <w:fldChar w:fldCharType="separate"/>
      </w:r>
      <w:r w:rsidR="00CB33A1">
        <w:rPr>
          <w:noProof/>
          <w:lang w:val="en-GB"/>
        </w:rPr>
        <w:t>(Van Damme et al., 2018)</w:t>
      </w:r>
      <w:r w:rsidRPr="000E472A">
        <w:rPr>
          <w:lang w:val="en-GB"/>
        </w:rPr>
        <w:fldChar w:fldCharType="end"/>
      </w:r>
      <w:commentRangeEnd w:id="2217"/>
      <w:commentRangeEnd w:id="2218"/>
      <w:r w:rsidR="00A21DEF">
        <w:rPr>
          <w:rStyle w:val="Marquedecommentaire"/>
        </w:rPr>
        <w:commentReference w:id="2217"/>
      </w:r>
      <w:r w:rsidR="00CB33A1">
        <w:rPr>
          <w:rStyle w:val="Marquedecommentaire"/>
        </w:rPr>
        <w:commentReference w:id="2218"/>
      </w:r>
      <w:r w:rsidRPr="000E472A">
        <w:rPr>
          <w:lang w:val="en-GB"/>
        </w:rPr>
        <w:t>. NH</w:t>
      </w:r>
      <w:r w:rsidRPr="000E472A">
        <w:rPr>
          <w:vertAlign w:val="subscript"/>
          <w:lang w:val="en-GB"/>
        </w:rPr>
        <w:t>3</w:t>
      </w:r>
      <w:r w:rsidRPr="000E472A">
        <w:rPr>
          <w:lang w:val="en-GB"/>
        </w:rPr>
        <w:t xml:space="preserve"> exhibits a strong vertical gradient, with a maximum in the boundary layer </w:t>
      </w:r>
      <w:r w:rsidRPr="000E472A">
        <w:rPr>
          <w:lang w:val="en-GB"/>
        </w:rPr>
        <w:fldChar w:fldCharType="begin" w:fldLock="1"/>
      </w:r>
      <w:r w:rsidR="00D477C7">
        <w:rPr>
          <w:lang w:val="en-GB"/>
        </w:rPr>
        <w:instrText>ADDIN CSL_CITATION { "citationItems" : [ { "id" : "ITEM-1", "itemData" : { "DOI" : "10.5194/acp-16-12305-2016", "ISSN" : "16807324", "abstract" : "The variability of atmospheric ammonia (NH3), emitted largely from agricultural sources, is an important factor when considering how inorganic fine particulate matter (PM2.5) concentrations and nitrogen cycling are changing over the United States. This study combines new observations of ammonia concentration from the surface, aboard aircraft, and retrieved by satellite to both evaluate the simulation of ammonia in a chemical transport model (GEOS-Chem) and identify which processes control the variability of these concentrations over a 5-year period (2008-2012). We find that the model generally underrepresents the ammonia concentration near large source regions (by 26% at surface sites) and fails to reproduce the extent of interannual variability observed at the surface during the summer (JJA). Variability in the base simulation surface ammonia concentration is dominated by meteorology (64%) as compared to reductions in SO2 and NOx emissions imposed by regulation (32%) over this period. Introduction of year-to-year varying ammonia emissions based on animal population, fertilizer application, and meteorologically driven volatilization does not substantially improve the model comparison with observed ammonia concentrations, and these ammonia emissions changes have little effect on the simulated ammonia concentration variability compared to those caused by the variability of meteorology and acid-precursor emissions. There is also little effect on the PM2.5 concentration due to ammonia emissions variability in the summer when gas-phase changes are favored, but variability in wintertime emissions, as well as in early spring and late fall, will have a larger impact on PM2.5 formation. This work highlights the need for continued improvement in both satellite-based and in situ ammonia measurements to better constrain the magnitude and impacts of spatial and temporal variability in ammonia concentrations.", "author" : [ { "dropping-particle" : "", "family" : "Schiferl", "given" : "Luke D.", "non-dropping-particle" : "", "parse-names" : false, "suffix" : "" }, { "dropping-particle" : "", "family" : "Heald", "given" : "Colette L.", "non-dropping-particle" : "", "parse-names" : false, "suffix" : "" }, { "dropping-particle" : "Van", "family" : "Damme", "given" : "Martin", "non-dropping-particle" : "", "parse-names" : false, "suffix" : "" }, { "dropping-particle" : "", "family" : "Clarisse", "given" : "Lieven", "non-dropping-particle" : "", "parse-names" : false, "suffix" : "" }, { "dropping-particle" : "", "family" : "Clerbaux", "given" : "Cathy", "non-dropping-particle" : "", "parse-names" : false, "suffix" : "" }, { "dropping-particle" : "", "family" : "Coheur", "given" : "Pierre Fran\u00e7ois", "non-dropping-particle" : "", "parse-names" : false, "suffix" : "" }, { "dropping-particle" : "", "family" : "Nowak", "given" : "John B.", "non-dropping-particle" : "", "parse-names" : false, "suffix" : "" }, { "dropping-particle" : "", "family" : "Neuman", "given" : "J. Andrew", "non-dropping-particle" : "", "parse-names" : false, "suffix" : "" }, { "dropping-particle" : "", "family" : "Herndon", "given" : "Scott C.", "non-dropping-particle" : "", "parse-names" : false, "suffix" : "" }, { "dropping-particle" : "", "family" : "Roscioli", "given" : "Joseph R.", "non-dropping-particle" : "", "parse-names" : false, "suffix" : "" }, { "dropping-particle" : "", "family" : "Eilerman", "given" : "Scott J.", "non-dropping-particle" : "", "parse-names" : false, "suffix" : "" } ], "container-title" : "Atmospheric Chemistry and Physics", "id" : "ITEM-1", "issue" : "18", "issued" : { "date-parts" : [ [ "2016", "9" ] ] }, "page" : "12305-12328", "publisher" : "Copernicus {GmbH}", "title" : "Interannual variability of ammonia concentrations over the United States: Sources and implications", "translator" : [ { "dropping-particle" : "", "family" : "G3923", "given" : "", "non-dropping-particle" : "", "parse-names" : false, "suffix" : "" } ], "type" : "article-journal", "volume" : "16" }, "uris" : [ "http://www.mendeley.com/documents/?uuid=7c9acfd5-9283-4359-9ca9-c37ca6014348", "http://www.mendeley.com/documents/?uuid=0e39b912-d988-4cb3-9c4c-f9450b60d91a", "http://www.mendeley.com/documents/?uuid=f0e07509-2980-4764-a030-bc38a9d8a205", "http://www.mendeley.com/documents/?uuid=a1324e4d-5255-4675-919a-f7190dc40b00", "http://www.mendeley.com/documents/?uuid=f122a0fc-d210-4792-b75e-f8e47d1505e8" ] } ], "mendeley" : { "formattedCitation" : "(Schiferl et al., 2016)", "plainTextFormattedCitation" : "(Schiferl et al., 2016)", "previouslyFormattedCitation" : "(Schiferl et al., 2016)" }, "properties" : { "noteIndex" : 0 }, "schema" : "https://github.com/citation-style-language/schema/raw/master/csl-citation.json" }</w:instrText>
      </w:r>
      <w:r w:rsidRPr="000E472A">
        <w:rPr>
          <w:lang w:val="en-GB"/>
        </w:rPr>
        <w:fldChar w:fldCharType="separate"/>
      </w:r>
      <w:r w:rsidR="00CB33A1">
        <w:rPr>
          <w:noProof/>
          <w:lang w:val="en-GB"/>
        </w:rPr>
        <w:t>(Schiferl et al., 2016)</w:t>
      </w:r>
      <w:r w:rsidRPr="000E472A">
        <w:rPr>
          <w:lang w:val="en-GB"/>
        </w:rPr>
        <w:fldChar w:fldCharType="end"/>
      </w:r>
      <w:ins w:id="2219" w:author="Lucy Cowie" w:date="2021-07-27T10:54:00Z">
        <w:r w:rsidR="00BD44C5">
          <w:rPr>
            <w:lang w:val="en-GB"/>
          </w:rPr>
          <w:t>,</w:t>
        </w:r>
      </w:ins>
      <w:r w:rsidRPr="000E472A">
        <w:rPr>
          <w:lang w:val="en-GB"/>
        </w:rPr>
        <w:t xml:space="preserve"> and can be transported into the upper troposphere and lower stratosphere (UTLS), particularly in the Asian Monsoon region, as indicated by observations </w:t>
      </w:r>
      <w:commentRangeStart w:id="2220"/>
      <w:commentRangeStart w:id="2221"/>
      <w:r w:rsidRPr="000E472A">
        <w:rPr>
          <w:lang w:val="en-GB"/>
        </w:rPr>
        <w:fldChar w:fldCharType="begin" w:fldLock="1"/>
      </w:r>
      <w:r w:rsidR="00D477C7">
        <w:rPr>
          <w:lang w:val="en-GB"/>
        </w:rPr>
        <w:instrText>ADDIN CSL_CITATION { "citationItems" : [ { "id" : "ITEM-1", "itemData" : { "DOI" : "10.5194/acp-16-14357-2016", "ISSN" : "16807324", "abstract" : "Ammonia (NH3) has been detected in the upper troposphere by the analysis of averaged MIPAS (Michelson Interferometer for Passive Atmospheric Sounding) infrared limb-emission spectra. We have found enhanced amounts of NH3 within the region of the Asian summer monsoon at 12-15 km altitude. Three-monthly, 10\u00b0 longitude \u00d7 10\u00b0 latitude average profiles reaching maximum mixing ratios of around 30 pptv in this altitude range have been retrieved, with a vertical resolution of 3-8 km and estimated errors of about 5 pptv. These observations show that loss processes during transport from the boundary layer to the upper troposphere within the Asian monsoon do not deplete the air entirely of NH3. Thus, ammonia might contribute to the so-called Asian tropopause aerosol layer by the formation of ammonium aerosol particles. On a global scale, outside the monsoon area and during different seasons, we could not detect enhanced values of NH3 above the actual detection limit of about 3-5 pptv. This upper bound helps to constrain global model simulations.", "author" : [ { "dropping-particle" : "", "family" : "H\u00f6pfner", "given" : "Michael", "non-dropping-particle" : "", "parse-names" : false, "suffix" : "" }, { "dropping-particle" : "", "family" : "Volkamer", "given" : "Rainer", "non-dropping-particle" : "", "parse-names" : false, "suffix" : "" }, { "dropping-particle" : "", "family" : "Grabowski", "given" : "Udo", "non-dropping-particle" : "", "parse-names" : false, "suffix" : "" }, { "dropping-particle" : "", "family" : "Grutter", "given" : "Michel", "non-dropping-particle" : "", "parse-names" : false, "suffix" : "" }, { "dropping-particle" : "", "family" : "Orphal", "given" : "Johannes", "non-dropping-particle" : "", "parse-names" : false, "suffix" : "" }, { "dropping-particle" : "", "family" : "Stiller", "given" : "Gabriele", "non-dropping-particle" : "", "parse-names" : false, "suffix" : "" }, { "dropping-particle" : "", "family" : "Clarmann", "given" : "Thomas", "non-dropping-particle" : "Von", "parse-names" : false, "suffix" : "" }, { "dropping-particle" : "", "family" : "Wetzel", "given" : "Gerald", "non-dropping-particle" : "", "parse-names" : false, "suffix" : "" } ], "container-title" : "Atmospheric Chemistry and Physics", "id" : "ITEM-1", "issue" : "22", "issued" : { "date-parts" : [ [ "2016", "11" ] ] }, "page" : "14357-14369", "publisher" : "Copernicus Publications", "title" : "First detection of ammonia (NH&lt;sub&gt;3&lt;/sub&gt;) in the Asian summer monsoon upper troposphere", "translator" : [ { "dropping-particle" : "", "family" : "G3925", "given" : "", "non-dropping-particle" : "", "parse-names" : false, "suffix" : "" } ], "type" : "article-journal", "volume" : "16" }, "uris" : [ "http://www.mendeley.com/documents/?uuid=4b3c4b36-0e3d-4f9a-a38c-9ec4defe8b2a", "http://www.mendeley.com/documents/?uuid=d687c5b2-4ba9-4c05-86f8-34c79b784842", "http://www.mendeley.com/documents/?uuid=41befca3-4683-43f4-b35d-d49fc2283bf4", "http://www.mendeley.com/documents/?uuid=c9b9e0f7-5886-402e-a29f-c0a476a903bc", "http://www.mendeley.com/documents/?uuid=0c4f555b-41f8-439f-b1da-578e2069de38" ] }, { "id" : "ITEM-2", "itemData" : { "DOI" : "10.5194/acp-9-4363-2009", "ISSN" : "16807316", "abstract" : "Aerosol composition was measured by the NOAA single-particle mass spectrometer (PALMS) aboard the NASA WB-57 high altitude aircraft platform during two Aura Validation Experiment (AVE) campaigns based in Costa Rica in 2004 and 2006. These studies yielded the most complete set of aerosol composition measurements to date throughout the tropical tropopause layer (TTL) and tropical lower stratosphere. We describe the aerosol properties of the tropical atmosphere and use composition tracers to examine particle sources, the role of recent convection, and cirrus-forming potential in the TTL. Tropical dynamics and regional air sources played principal roles in dictating tropospheric aerosol properties. There was a sharp change in aerosol chemical composition at about 12 km altitude coincident with a change in convective influence. Below this level, maritime convection lofted condensable material that generated acidic, sulfate-rich aerosol. These particles contained significant amounts of methanesulfonic acid (MSA) and showed evidence of cloud processes. In contrast, continental convection injected particles and precursors directly into the TTL, yielding a population of neutralized, organic-rich aerosol. The organics were often highly oxidized and particles with oxidized organics also contained nitrate. Above the tropopause, chemical composition gradually changed toward sulfuric acid particles but neutralized particles were still abundant 2 km above the tropopause. Deep continental convection, though sporadic and geographically localized, may strongly influence TTL aerosol properties on a global scale. The abundance of organic-rich aerosol may inhibit ice nucleation and formation of tropopause level cirrus. \u00a9 2009 Author(s).", "author" : [ { "dropping-particle" : "", "family" : "Froyd", "given" : "K. D.", "non-dropping-particle" : "", "parse-names" : false, "suffix" : "" }, { "dropping-particle" : "", "family" : "Murphy", "given" : "D. M.", "non-dropping-particle" : "", "parse-names" : false, "suffix" : "" }, { "dropping-particle" : "", "family" : "Sanford", "given" : "T. J.", "non-dropping-particle" : "", "parse-names" : false, "suffix" : "" }, { "dropping-particle" : "", "family" : "Thomson", "given" : "D. S.", "non-dropping-particle" : "", "parse-names" : false, "suffix" : "" }, { "dropping-particle" : "", "family" : "Wilson", "given" : "J. C.", "non-dropping-particle" : "", "parse-names" : false, "suffix" : "" }, { "dropping-particle" : "", "family" : "Pfister", "given" : "L.", "non-dropping-particle" : "", "parse-names" : false, "suffix" : "" }, { "dropping-particle" : "", "family" : "Lait", "given" : "L.", "non-dropping-particle" : "", "parse-names" : false, "suffix" : "" } ], "container-title" : "Atmospheric Chemistry and Physics", "id" : "ITEM-2", "issue" : "13", "issued" : { "date-parts" : [ [ "2009", "7" ] ] }, "page" : "4363-4385", "publisher" : "Copernicus GmbH", "title" : "Aerosol composition of the tropical upper troposphere", "translator" : [ { "dropping-particle" : "", "family" : "G3877", "given" : "", "non-dropping-particle" : "", "parse-names" : false, "suffix" : "" } ], "type" : "article-journal", "volume" : "9" }, "uris" : [ "http://www.mendeley.com/documents/?uuid=83076274-ff1b-47b5-9f46-a5919fc7a5bd", "http://www.mendeley.com/documents/?uuid=aa118066-243e-4fad-8439-fda8b08104f0", "http://www.mendeley.com/documents/?uuid=79ee0064-9be1-4b45-b1af-bac6f1a1b44c", "http://www.mendeley.com/documents/?uuid=5b74d919-dd19-4076-a2eb-905a604fdc9c", "http://www.mendeley.com/documents/?uuid=b55d73a8-b217-4348-b0ba-b0a4656a9eb0" ] } ], "mendeley" : { "formattedCitation" : "(Froyd et al., 2009; H\u00f6pfner et al., 2016)", "manualFormatting" : "(Froyd et al., 2009; H\u00f6pfner et al., 2016, 2019)", "plainTextFormattedCitation" : "(Froyd et al., 2009; H\u00f6pfner et al., 2016)", "previouslyFormattedCitation" : "(Froyd et al., 2009; H\u00f6pfner et al., 2016)" }, "properties" : { "noteIndex" : 0 }, "schema" : "https://github.com/citation-style-language/schema/raw/master/csl-citation.json" }</w:instrText>
      </w:r>
      <w:r w:rsidRPr="000E472A">
        <w:rPr>
          <w:lang w:val="en-GB"/>
        </w:rPr>
        <w:fldChar w:fldCharType="separate"/>
      </w:r>
      <w:r w:rsidR="00CB33A1">
        <w:rPr>
          <w:noProof/>
          <w:lang w:val="en-GB"/>
        </w:rPr>
        <w:t>(Froyd et al., 2009; Höpfner et al., 2016, 2019)</w:t>
      </w:r>
      <w:r w:rsidRPr="000E472A">
        <w:rPr>
          <w:lang w:val="en-GB"/>
        </w:rPr>
        <w:fldChar w:fldCharType="end"/>
      </w:r>
      <w:commentRangeEnd w:id="2220"/>
      <w:r w:rsidR="00CB33A1">
        <w:rPr>
          <w:rStyle w:val="Marquedecommentaire"/>
        </w:rPr>
        <w:commentReference w:id="2220"/>
      </w:r>
      <w:r w:rsidRPr="000E472A">
        <w:rPr>
          <w:lang w:val="en-GB"/>
        </w:rPr>
        <w:t xml:space="preserve"> </w:t>
      </w:r>
      <w:commentRangeEnd w:id="2221"/>
      <w:r w:rsidR="00A21DEF">
        <w:rPr>
          <w:rStyle w:val="Marquedecommentaire"/>
        </w:rPr>
        <w:commentReference w:id="2221"/>
      </w:r>
      <w:r w:rsidRPr="000E472A">
        <w:rPr>
          <w:lang w:val="en-GB"/>
        </w:rPr>
        <w:t xml:space="preserve">and theoretical considerations </w:t>
      </w:r>
      <w:commentRangeStart w:id="2222"/>
      <w:commentRangeStart w:id="2223"/>
      <w:r w:rsidRPr="000E472A">
        <w:rPr>
          <w:lang w:val="en-GB"/>
        </w:rPr>
        <w:fldChar w:fldCharType="begin" w:fldLock="1"/>
      </w:r>
      <w:r w:rsidR="00D477C7">
        <w:rPr>
          <w:lang w:val="en-GB"/>
        </w:rPr>
        <w:instrText>ADDIN CSL_CITATION { "citationItems" : [ { "id" : "ITEM-1", "itemData" : { "DOI" : "10.5194/acp-16-14357-2016", "ISSN" : "16807324", "abstract" : "Ammonia (NH3) has been detected in the upper troposphere by the analysis of averaged MIPAS (Michelson Interferometer for Passive Atmospheric Sounding) infrared limb-emission spectra. We have found enhanced amounts of NH3 within the region of the Asian summer monsoon at 12-15 km altitude. Three-monthly, 10\u00b0 longitude \u00d7 10\u00b0 latitude average profiles reaching maximum mixing ratios of around 30 pptv in this altitude range have been retrieved, with a vertical resolution of 3-8 km and estimated errors of about 5 pptv. These observations show that loss processes during transport from the boundary layer to the upper troposphere within the Asian monsoon do not deplete the air entirely of NH3. Thus, ammonia might contribute to the so-called Asian tropopause aerosol layer by the formation of ammonium aerosol particles. On a global scale, outside the monsoon area and during different seasons, we could not detect enhanced values of NH3 above the actual detection limit of about 3-5 pptv. This upper bound helps to constrain global model simulations.", "author" : [ { "dropping-particle" : "", "family" : "H\u00f6pfner", "given" : "Michael", "non-dropping-particle" : "", "parse-names" : false, "suffix" : "" }, { "dropping-particle" : "", "family" : "Volkamer", "given" : "Rainer", "non-dropping-particle" : "", "parse-names" : false, "suffix" : "" }, { "dropping-particle" : "", "family" : "Grabowski", "given" : "Udo", "non-dropping-particle" : "", "parse-names" : false, "suffix" : "" }, { "dropping-particle" : "", "family" : "Grutter", "given" : "Michel", "non-dropping-particle" : "", "parse-names" : false, "suffix" : "" }, { "dropping-particle" : "", "family" : "Orphal", "given" : "Johannes", "non-dropping-particle" : "", "parse-names" : false, "suffix" : "" }, { "dropping-particle" : "", "family" : "Stiller", "given" : "Gabriele", "non-dropping-particle" : "", "parse-names" : false, "suffix" : "" }, { "dropping-particle" : "", "family" : "Clarmann", "given" : "Thomas", "non-dropping-particle" : "Von", "parse-names" : false, "suffix" : "" }, { "dropping-particle" : "", "family" : "Wetzel", "given" : "Gerald", "non-dropping-particle" : "", "parse-names" : false, "suffix" : "" } ], "container-title" : "Atmospheric Chemistry and Physics", "id" : "ITEM-1", "issue" : "22", "issued" : { "date-parts" : [ [ "2016", "11" ] ] }, "page" : "14357-14369", "publisher" : "Copernicus Publications", "title" : "First detection of ammonia (NH&lt;sub&gt;3&lt;/sub&gt;) in the Asian summer monsoon upper troposphere", "translator" : [ { "dropping-particle" : "", "family" : "G3925", "given" : "", "non-dropping-particle" : "", "parse-names" : false, "suffix" : "" } ], "type" : "article-journal", "volume" : "16" }, "uris" : [ "http://www.mendeley.com/documents/?uuid=0c4f555b-41f8-439f-b1da-578e2069de38", "http://www.mendeley.com/documents/?uuid=4b3c4b36-0e3d-4f9a-a38c-9ec4defe8b2a", "http://www.mendeley.com/documents/?uuid=d687c5b2-4ba9-4c05-86f8-34c79b784842", "http://www.mendeley.com/documents/?uuid=41befca3-4683-43f4-b35d-d49fc2283bf4", "http://www.mendeley.com/documents/?uuid=c9b9e0f7-5886-402e-a29f-c0a476a903bc" ] }, { "id" : "ITEM-2", "itemData" : { "DOI" : "10.5194/acp-9-4363-2009", "ISSN" : "16807316", "abstract" : "Aerosol composition was measured by the NOAA single-particle mass spectrometer (PALMS) aboard the NASA WB-57 high altitude aircraft platform during two Aura Validation Experiment (AVE) campaigns based in Costa Rica in 2004 and 2006. These studies yielded the most complete set of aerosol composition measurements to date throughout the tropical tropopause layer (TTL) and tropical lower stratosphere. We describe the aerosol properties of the tropical atmosphere and use composition tracers to examine particle sources, the role of recent convection, and cirrus-forming potential in the TTL. Tropical dynamics and regional air sources played principal roles in dictating tropospheric aerosol properties. There was a sharp change in aerosol chemical composition at about 12 km altitude coincident with a change in convective influence. Below this level, maritime convection lofted condensable material that generated acidic, sulfate-rich aerosol. These particles contained significant amounts of methanesulfonic acid (MSA) and showed evidence of cloud processes. In contrast, continental convection injected particles and precursors directly into the TTL, yielding a population of neutralized, organic-rich aerosol. The organics were often highly oxidized and particles with oxidized organics also contained nitrate. Above the tropopause, chemical composition gradually changed toward sulfuric acid particles but neutralized particles were still abundant 2 km above the tropopause. Deep continental convection, though sporadic and geographically localized, may strongly influence TTL aerosol properties on a global scale. The abundance of organic-rich aerosol may inhibit ice nucleation and formation of tropopause level cirrus. \u00a9 2009 Author(s).", "author" : [ { "dropping-particle" : "", "family" : "Froyd", "given" : "K. D.", "non-dropping-particle" : "", "parse-names" : false, "suffix" : "" }, { "dropping-particle" : "", "family" : "Murphy", "given" : "D. M.", "non-dropping-particle" : "", "parse-names" : false, "suffix" : "" }, { "dropping-particle" : "", "family" : "Sanford", "given" : "T. J.", "non-dropping-particle" : "", "parse-names" : false, "suffix" : "" }, { "dropping-particle" : "", "family" : "Thomson", "given" : "D. S.", "non-dropping-particle" : "", "parse-names" : false, "suffix" : "" }, { "dropping-particle" : "", "family" : "Wilson", "given" : "J. C.", "non-dropping-particle" : "", "parse-names" : false, "suffix" : "" }, { "dropping-particle" : "", "family" : "Pfister", "given" : "L.", "non-dropping-particle" : "", "parse-names" : false, "suffix" : "" }, { "dropping-particle" : "", "family" : "Lait", "given" : "L.", "non-dropping-particle" : "", "parse-names" : false, "suffix" : "" } ], "container-title" : "Atmospheric Chemistry and Physics", "id" : "ITEM-2", "issue" : "13", "issued" : { "date-parts" : [ [ "2009", "7" ] ] }, "page" : "4363-4385", "publisher" : "Copernicus GmbH", "title" : "Aerosol composition of the tropical upper troposphere", "translator" : [ { "dropping-particle" : "", "family" : "G3877", "given" : "", "non-dropping-particle" : "", "parse-names" : false, "suffix" : "" } ], "type" : "article-journal", "volume" : "9" }, "uris" : [ "http://www.mendeley.com/documents/?uuid=b55d73a8-b217-4348-b0ba-b0a4656a9eb0", "http://www.mendeley.com/documents/?uuid=83076274-ff1b-47b5-9f46-a5919fc7a5bd", "http://www.mendeley.com/documents/?uuid=aa118066-243e-4fad-8439-fda8b08104f0", "http://www.mendeley.com/documents/?uuid=79ee0064-9be1-4b45-b1af-bac6f1a1b44c", "http://www.mendeley.com/documents/?uuid=5b74d919-dd19-4076-a2eb-905a604fdc9c", "http://www.mendeley.com/documents/?uuid=3a312735-ae46-4951-a6a1-9cbcba096274" ] } ], "mendeley" : { "formattedCitation" : "(Froyd et al., 2009; H\u00f6pfner et al., 2016)", "manualFormatting" : "(Ge et al., 2018)", "plainTextFormattedCitation" : "(Froyd et al., 2009; H\u00f6pfner et al., 2016)", "previouslyFormattedCitation" : "(Froyd et al., 2009; H\u00f6pfner et al., 2016)" }, "properties" : { "noteIndex" : 0 }, "schema" : "https://github.com/citation-style-language/schema/raw/master/csl-citation.json" }</w:instrText>
      </w:r>
      <w:r w:rsidRPr="000E472A">
        <w:rPr>
          <w:lang w:val="en-GB"/>
        </w:rPr>
        <w:fldChar w:fldCharType="separate"/>
      </w:r>
      <w:r w:rsidR="00CB33A1">
        <w:rPr>
          <w:noProof/>
          <w:lang w:val="en-GB"/>
        </w:rPr>
        <w:t>(Ge et al., 2018)</w:t>
      </w:r>
      <w:r w:rsidRPr="000E472A">
        <w:rPr>
          <w:lang w:val="en-GB"/>
        </w:rPr>
        <w:fldChar w:fldCharType="end"/>
      </w:r>
      <w:commentRangeEnd w:id="2222"/>
      <w:commentRangeEnd w:id="2223"/>
      <w:r w:rsidR="00A21DEF">
        <w:rPr>
          <w:rStyle w:val="Marquedecommentaire"/>
        </w:rPr>
        <w:commentReference w:id="2222"/>
      </w:r>
      <w:r w:rsidR="00CB33A1">
        <w:rPr>
          <w:rStyle w:val="Marquedecommentaire"/>
        </w:rPr>
        <w:commentReference w:id="2223"/>
      </w:r>
      <w:r w:rsidRPr="000E472A">
        <w:rPr>
          <w:lang w:val="en-GB"/>
        </w:rPr>
        <w:t>. There is a large range in the present-day NH</w:t>
      </w:r>
      <w:r w:rsidRPr="000E472A">
        <w:rPr>
          <w:vertAlign w:val="subscript"/>
          <w:lang w:val="en-GB"/>
        </w:rPr>
        <w:t>3</w:t>
      </w:r>
      <w:r w:rsidRPr="000E472A">
        <w:rPr>
          <w:lang w:val="en-GB"/>
        </w:rPr>
        <w:t xml:space="preserve"> burden (from 0.04</w:t>
      </w:r>
      <w:ins w:id="2224" w:author="Lucy Cowie" w:date="2021-07-27T11:59:00Z">
        <w:r w:rsidR="0023364F">
          <w:rPr>
            <w:lang w:val="en-GB"/>
          </w:rPr>
          <w:t>–</w:t>
        </w:r>
      </w:ins>
      <w:del w:id="2225" w:author="Lucy Cowie" w:date="2021-07-27T11:59:00Z">
        <w:r w:rsidRPr="000E472A" w:rsidDel="0023364F">
          <w:rPr>
            <w:lang w:val="en-GB"/>
          </w:rPr>
          <w:delText xml:space="preserve"> to </w:delText>
        </w:r>
      </w:del>
      <w:r w:rsidRPr="000E472A">
        <w:rPr>
          <w:lang w:val="en-GB"/>
        </w:rPr>
        <w:t xml:space="preserve">0.7 TgN) simulated by </w:t>
      </w:r>
      <w:r>
        <w:rPr>
          <w:lang w:val="en-GB"/>
        </w:rPr>
        <w:t>CCMs, highlighting</w:t>
      </w:r>
      <w:r w:rsidRPr="00DD35E6">
        <w:rPr>
          <w:lang w:val="en-GB"/>
        </w:rPr>
        <w:t xml:space="preserve"> deficiencies in the process-level representation of NH</w:t>
      </w:r>
      <w:r w:rsidRPr="00DD35E6">
        <w:rPr>
          <w:vertAlign w:val="subscript"/>
          <w:lang w:val="en-GB"/>
        </w:rPr>
        <w:t>3</w:t>
      </w:r>
      <w:r w:rsidRPr="00DD35E6">
        <w:rPr>
          <w:lang w:val="en-GB"/>
        </w:rPr>
        <w:t xml:space="preserve"> in current global models</w:t>
      </w:r>
      <w:r>
        <w:rPr>
          <w:lang w:val="en-GB"/>
        </w:rPr>
        <w:t xml:space="preserve"> </w:t>
      </w:r>
      <w:r w:rsidRPr="000E472A">
        <w:rPr>
          <w:lang w:val="en-GB"/>
        </w:rPr>
        <w:fldChar w:fldCharType="begin" w:fldLock="1"/>
      </w:r>
      <w:r w:rsidR="00D477C7">
        <w:rPr>
          <w:lang w:val="en-GB"/>
        </w:rPr>
        <w:instrText>ADDIN CSL_CITATION { "citationItems" : [ { "id" : "ITEM-1", "itemData" : { "DOI" : "10.5194/acp-17-12911-2017", "ISBN" : "1680-7316", "ISSN" : "16807324", "abstract" : "An assessment of global particulate nitrate and ammonium aerosol based on simulations from nine models participating in the Aerosol Comparisons between Observations and Models (AeroCom) phase III study is presented. A budget analysis was conducted to understand the typical magnitude, distribution, and diversity of the aerosols and their precursors among the models. To gain confidence regarding model performance, the model results were evaluated with various observations globally, including ground station measurements over North America, Europe, and east Asia for tracer concentrations and dry and wet depositions, as well as with aircraft measurements in the Northern Hemisphere mid-to-high latitudes for tracer vertical distributions. Given the unique chemical and physical features of the nitrate occurrence, we further investigated the similarity and differentiation among the models by examining (1) the pHdependent NH3 wet deposition; (2) the nitrate formation via heterogeneous chemistry on the surface of dust and sea salt particles or thermodynamic equilibrium calculation including dust and sea salt ions; and (3) the nitrate coarse-mode fraction (i.e., coarse/total). It is found that HNO 3 , which is simulated explicitly based on full O 3 -HOx-NOx-aerosol chemistry by all models, differs by up to a factor of 9 among the models in its global tropospheric burden. This partially contributes to a large difference in NO- 3 , whose atmospheric burden differs by up to a factor of 13. The atmospheric burdens of NH3 and NHC 4 differ by 17 and 4, respectively. Analyses at the process level show that the large diversity in atmospheric burdens of NO- 3 , NH3, and NHC 4 is also related to deposition processes. Wet deposition seems to be the dominant process in determining the diversity in NH 3 and NHC 4 lifetimes. It is critical to correctly account for contributions of heterogeneous chemical production of nitrate on dust and sea salt, because this process overwhelmingly controls atmospheric nitrate production (typically 80 %) and determines the coarse-A nd fine-mode distribution of nitrate aerosol.", "author" : [ { "dropping-particle" : "", "family" : "Bian", "given" : "Huisheng", "non-dropping-particle" : "", "parse-names" : false, "suffix" : "" }, { "dropping-particle" : "", "family" : "Chin", "given" : "Mian", "non-dropping-particle" : "", "parse-names" : false, "suffix" : "" }, { "dropping-particle" : "", "family" : "Hauglustaine", "given" : "Didier A.", "non-dropping-particle" : "", "parse-names" : false, "suffix" : "" }, { "dropping-particle" : "", "family" : "Schulz", "given" : "Michael", "non-dropping-particle" : "", "parse-names" : false, "suffix" : "" }, { "dropping-particle" : "", "family" : "Myhre", "given" : "Gunnar", "non-dropping-particle" : "", "parse-names" : false, "suffix" : "" }, { "dropping-particle" : "", "family" : "Bauer", "given" : "Susanne E.", "non-dropping-particle" : "", "parse-names" : false, "suffix" : "" }, { "dropping-particle" : "", "family" : "Lund", "given" : "Marianne T.", "non-dropping-particle" : "", "parse-names" : false, "suffix" : "" }, { "dropping-particle" : "", "family" : "Karydis", "given" : "Vlassis A.", "non-dropping-particle" : "", "parse-names" : false, "suffix" : "" }, { "dropping-particle" : "", "family" : "Kucsera", "given" : "Tom L.", "non-dropping-particle" : "", "parse-names" : false, "suffix" : "" }, { "dropping-particle" : "", "family" : "Pan", "given" : "Xiaohua", "non-dropping-particle" : "", "parse-names" : false, "suffix" : "" }, { "dropping-particle" : "", "family" : "Pozzer", "given" : "Andrea", "non-dropping-particle" : "", "parse-names" : false, "suffix" : "" }, { "dropping-particle" : "", "family" : "Skeie", "given" : "Ragnhild B.", "non-dropping-particle" : "", "parse-names" : false, "suffix" : "" }, { "dropping-particle" : "", "family" : "Steenrod", "given" : "Stephen D.", "non-dropping-particle" : "", "parse-names" : false, "suffix" : "" }, { "dropping-particle" : "", "family" : "Sudo", "given" : "Kengo", "non-dropping-particle" : "", "parse-names" : false, "suffix" : "" }, { "dropping-particle" : "", "family" : "Tsigaridis", "given" : "Kostas", "non-dropping-particle" : "", "parse-names" : false, "suffix" : "" }, { "dropping-particle" : "", "family" : "Tsimpidi", "given" : "Alexandra P.", "non-dropping-particle" : "", "parse-names" : false, "suffix" : "" }, { "dropping-particle" : "", "family" : "Tsyro", "given" : "Svetlana G.", "non-dropping-particle" : "", "parse-names" : false, "suffix" : "" } ], "container-title" : "Atmospheric Chemistry and Physics", "id" : "ITEM-1", "issue" : "21", "issued" : { "date-parts" : [ [ "2017" ] ] }, "page" : "12911-12940", "title" : "Investigation of global particulate nitrate from the AeroCom phase III experiment", "translator" : [ { "dropping-particle" : "", "family" : "G3899", "given" : "", "non-dropping-particle" : "", "parse-names" : false, "suffix" : "" } ], "type" : "article-journal", "volume" : "17" }, "uris" : [ "http://www.mendeley.com/documents/?uuid=8d5db157-719e-4e03-b459-fe49e2cabe0b", "http://www.mendeley.com/documents/?uuid=8b433748-f387-4a02-a261-1b9428a77b28" ] } ], "mendeley" : { "formattedCitation" : "(Bian et al., 2017)", "plainTextFormattedCitation" : "(Bian et al., 2017)", "previouslyFormattedCitation" : "(Bian et al., 2017)" }, "properties" : { "noteIndex" : 0 }, "schema" : "https://github.com/citation-style-language/schema/raw/master/csl-citation.json" }</w:instrText>
      </w:r>
      <w:r w:rsidRPr="000E472A">
        <w:rPr>
          <w:lang w:val="en-GB"/>
        </w:rPr>
        <w:fldChar w:fldCharType="separate"/>
      </w:r>
      <w:r w:rsidR="00CB33A1">
        <w:rPr>
          <w:noProof/>
          <w:lang w:val="en-GB"/>
        </w:rPr>
        <w:t>(Bian et al., 2017)</w:t>
      </w:r>
      <w:r w:rsidRPr="000E472A">
        <w:rPr>
          <w:lang w:val="en-GB"/>
        </w:rPr>
        <w:fldChar w:fldCharType="end"/>
      </w:r>
      <w:r w:rsidRPr="000E472A">
        <w:rPr>
          <w:lang w:val="en-GB"/>
        </w:rPr>
        <w:t xml:space="preserve">. </w:t>
      </w:r>
      <w:r>
        <w:rPr>
          <w:lang w:val="en-GB"/>
        </w:rPr>
        <w:t>The</w:t>
      </w:r>
      <w:r w:rsidRPr="000E472A">
        <w:rPr>
          <w:lang w:val="en-GB"/>
        </w:rPr>
        <w:t xml:space="preserve"> underestimate </w:t>
      </w:r>
      <w:r>
        <w:rPr>
          <w:lang w:val="en-GB"/>
        </w:rPr>
        <w:t xml:space="preserve">of </w:t>
      </w:r>
      <w:r w:rsidRPr="000E472A">
        <w:rPr>
          <w:lang w:val="en-GB"/>
        </w:rPr>
        <w:t>surface NH</w:t>
      </w:r>
      <w:r w:rsidRPr="000E472A">
        <w:rPr>
          <w:vertAlign w:val="subscript"/>
          <w:lang w:val="en-GB"/>
        </w:rPr>
        <w:t>3</w:t>
      </w:r>
      <w:r w:rsidRPr="000E472A">
        <w:rPr>
          <w:lang w:val="en-GB"/>
        </w:rPr>
        <w:t xml:space="preserve"> concentrations </w:t>
      </w:r>
      <w:r w:rsidRPr="000E472A">
        <w:rPr>
          <w:lang w:val="en-GB"/>
        </w:rPr>
        <w:fldChar w:fldCharType="begin" w:fldLock="1"/>
      </w:r>
      <w:r w:rsidR="00D477C7">
        <w:rPr>
          <w:lang w:val="en-GB"/>
        </w:rPr>
        <w:instrText>ADDIN CSL_CITATION { "citationItems" : [ { "id" : "ITEM-1", "itemData" : { "DOI" : "10.5194/acp-17-12911-2017", "ISBN" : "1680-7316", "ISSN" : "16807324", "abstract" : "An assessment of global particulate nitrate and ammonium aerosol based on simulations from nine models participating in the Aerosol Comparisons between Observations and Models (AeroCom) phase III study is presented. A budget analysis was conducted to understand the typical magnitude, distribution, and diversity of the aerosols and their precursors among the models. To gain confidence regarding model performance, the model results were evaluated with various observations globally, including ground station measurements over North America, Europe, and east Asia for tracer concentrations and dry and wet depositions, as well as with aircraft measurements in the Northern Hemisphere mid-to-high latitudes for tracer vertical distributions. Given the unique chemical and physical features of the nitrate occurrence, we further investigated the similarity and differentiation among the models by examining (1) the pHdependent NH3 wet deposition; (2) the nitrate formation via heterogeneous chemistry on the surface of dust and sea salt particles or thermodynamic equilibrium calculation including dust and sea salt ions; and (3) the nitrate coarse-mode fraction (i.e., coarse/total). It is found that HNO 3 , which is simulated explicitly based on full O 3 -HOx-NOx-aerosol chemistry by all models, differs by up to a factor of 9 among the models in its global tropospheric burden. This partially contributes to a large difference in NO- 3 , whose atmospheric burden differs by up to a factor of 13. The atmospheric burdens of NH3 and NHC 4 differ by 17 and 4, respectively. Analyses at the process level show that the large diversity in atmospheric burdens of NO- 3 , NH3, and NHC 4 is also related to deposition processes. Wet deposition seems to be the dominant process in determining the diversity in NH 3 and NHC 4 lifetimes. It is critical to correctly account for contributions of heterogeneous chemical production of nitrate on dust and sea salt, because this process overwhelmingly controls atmospheric nitrate production (typically 80 %) and determines the coarse-A nd fine-mode distribution of nitrate aerosol.", "author" : [ { "dropping-particle" : "", "family" : "Bian", "given" : "Huisheng", "non-dropping-particle" : "", "parse-names" : false, "suffix" : "" }, { "dropping-particle" : "", "family" : "Chin", "given" : "Mian", "non-dropping-particle" : "", "parse-names" : false, "suffix" : "" }, { "dropping-particle" : "", "family" : "Hauglustaine", "given" : "Didier A.", "non-dropping-particle" : "", "parse-names" : false, "suffix" : "" }, { "dropping-particle" : "", "family" : "Schulz", "given" : "Michael", "non-dropping-particle" : "", "parse-names" : false, "suffix" : "" }, { "dropping-particle" : "", "family" : "Myhre", "given" : "Gunnar", "non-dropping-particle" : "", "parse-names" : false, "suffix" : "" }, { "dropping-particle" : "", "family" : "Bauer", "given" : "Susanne E.", "non-dropping-particle" : "", "parse-names" : false, "suffix" : "" }, { "dropping-particle" : "", "family" : "Lund", "given" : "Marianne T.", "non-dropping-particle" : "", "parse-names" : false, "suffix" : "" }, { "dropping-particle" : "", "family" : "Karydis", "given" : "Vlassis A.", "non-dropping-particle" : "", "parse-names" : false, "suffix" : "" }, { "dropping-particle" : "", "family" : "Kucsera", "given" : "Tom L.", "non-dropping-particle" : "", "parse-names" : false, "suffix" : "" }, { "dropping-particle" : "", "family" : "Pan", "given" : "Xiaohua", "non-dropping-particle" : "", "parse-names" : false, "suffix" : "" }, { "dropping-particle" : "", "family" : "Pozzer", "given" : "Andrea", "non-dropping-particle" : "", "parse-names" : false, "suffix" : "" }, { "dropping-particle" : "", "family" : "Skeie", "given" : "Ragnhild B.", "non-dropping-particle" : "", "parse-names" : false, "suffix" : "" }, { "dropping-particle" : "", "family" : "Steenrod", "given" : "Stephen D.", "non-dropping-particle" : "", "parse-names" : false, "suffix" : "" }, { "dropping-particle" : "", "family" : "Sudo", "given" : "Kengo", "non-dropping-particle" : "", "parse-names" : false, "suffix" : "" }, { "dropping-particle" : "", "family" : "Tsigaridis", "given" : "Kostas", "non-dropping-particle" : "", "parse-names" : false, "suffix" : "" }, { "dropping-particle" : "", "family" : "Tsimpidi", "given" : "Alexandra P.", "non-dropping-particle" : "", "parse-names" : false, "suffix" : "" }, { "dropping-particle" : "", "family" : "Tsyro", "given" : "Svetlana G.", "non-dropping-particle" : "", "parse-names" : false, "suffix" : "" } ], "container-title" : "Atmospheric Chemistry and Physics", "id" : "ITEM-1", "issue" : "21", "issued" : { "date-parts" : [ [ "2017" ] ] }, "page" : "12911-12940", "title" : "Investigation of global particulate nitrate from the AeroCom phase III experiment", "translator" : [ { "dropping-particle" : "", "family" : "G3899", "given" : "", "non-dropping-particle" : "", "parse-names" : false, "suffix" : "" } ], "type" : "article-journal", "volume" : "17" }, "uris" : [ "http://www.mendeley.com/documents/?uuid=8b433748-f387-4a02-a261-1b9428a77b28", "http://www.mendeley.com/documents/?uuid=8d5db157-719e-4e03-b459-fe49e2cabe0b" ] } ], "mendeley" : { "formattedCitation" : "(Bian et al., 2017)", "plainTextFormattedCitation" : "(Bian et al., 2017)", "previouslyFormattedCitation" : "(Bian et al., 2017)" }, "properties" : { "noteIndex" : 0 }, "schema" : "https://github.com/citation-style-language/schema/raw/master/csl-citation.json" }</w:instrText>
      </w:r>
      <w:r w:rsidRPr="000E472A">
        <w:rPr>
          <w:lang w:val="en-GB"/>
        </w:rPr>
        <w:fldChar w:fldCharType="separate"/>
      </w:r>
      <w:r w:rsidR="00CB33A1">
        <w:rPr>
          <w:noProof/>
          <w:lang w:val="en-GB"/>
        </w:rPr>
        <w:t>(Bian et al., 2017)</w:t>
      </w:r>
      <w:r w:rsidRPr="000E472A">
        <w:rPr>
          <w:lang w:val="en-GB"/>
        </w:rPr>
        <w:fldChar w:fldCharType="end"/>
      </w:r>
      <w:r w:rsidRPr="000E472A">
        <w:rPr>
          <w:lang w:val="en-GB"/>
        </w:rPr>
        <w:t xml:space="preserve"> </w:t>
      </w:r>
      <w:r>
        <w:rPr>
          <w:lang w:val="en-GB"/>
        </w:rPr>
        <w:t>further highlights such deficiencies and the</w:t>
      </w:r>
      <w:r w:rsidRPr="000E472A">
        <w:rPr>
          <w:lang w:val="en-GB"/>
        </w:rPr>
        <w:t xml:space="preserve"> limitations in comparing site-specific observations with relatively coarse-resolution models.</w:t>
      </w:r>
    </w:p>
    <w:p w14:paraId="72602FCB" w14:textId="77777777" w:rsidR="00AF2E59" w:rsidRPr="000E472A" w:rsidRDefault="00AF2E59" w:rsidP="00D5630D">
      <w:pPr>
        <w:pStyle w:val="AR6BodyText"/>
        <w:rPr>
          <w:lang w:val="en-GB"/>
        </w:rPr>
      </w:pPr>
    </w:p>
    <w:p w14:paraId="6F167F65" w14:textId="39B95D20" w:rsidR="00AF2E59" w:rsidRPr="000E472A" w:rsidRDefault="00AF2E59" w:rsidP="00D5630D">
      <w:pPr>
        <w:pStyle w:val="AR6BodyText"/>
        <w:rPr>
          <w:lang w:val="en-GB"/>
        </w:rPr>
      </w:pPr>
      <w:r w:rsidRPr="000E472A">
        <w:rPr>
          <w:lang w:val="en-GB"/>
        </w:rPr>
        <w:t>Observations show that NH</w:t>
      </w:r>
      <w:r w:rsidRPr="000E472A">
        <w:rPr>
          <w:vertAlign w:val="subscript"/>
          <w:lang w:val="en-GB"/>
        </w:rPr>
        <w:t>3</w:t>
      </w:r>
      <w:r w:rsidRPr="000E472A">
        <w:rPr>
          <w:lang w:val="en-GB"/>
        </w:rPr>
        <w:t xml:space="preserve"> concentration has been increasing in recent decades in the USA </w:t>
      </w:r>
      <w:r w:rsidRPr="000E472A">
        <w:rPr>
          <w:lang w:val="en-GB"/>
        </w:rPr>
        <w:fldChar w:fldCharType="begin" w:fldLock="1"/>
      </w:r>
      <w:r w:rsidR="00D477C7">
        <w:rPr>
          <w:lang w:val="en-GB"/>
        </w:rPr>
        <w:instrText xml:space="preserve">ADDIN CSL_CITATION { "citationItems" : [ { "id" : "ITEM-1", "itemData" : { "DOI" : "10.1016/j.atmosenv.2016.06.033", "ISSN" : "18732844", "abstract" : "Data from bi-weekly passive samplers from 18 of the longest operating National Atmospheric Deposition Program's (NADP) Ammonia Monitoring Network (AMoN) sites (most operating from 2008 to 2015) show that concentrations of NH3 have been increasing (p-value\u00a0&lt;\u00a00.0001) over large regions of the USA. This trend is occurring at a seasonal and annual level of aggregation. Using random coefficient models (RCM), the mean slope for the 18 sites combined shows an increase of NH3 concentration of\u00a0+7% per year, with a 95% confidence interval (C.I.) from\u00a0+5% to\u00a0+9% per year. Travel blank corrected data using the same approach show increasing NH3 concentrations of\u00a0+9% (95% C.I.\u00a0+5% to\u00a0+13%) per year. During a comparable period (2008\u20132014) NADP precipitation chemistry sites in the same regions show significant increasing (p-value\u00a0=\u00a00.0001) precipitation NH4+ concentrations trends for all sites combined of\u00a0+5% (95% C.I.\u00a0+3% to\u00a0+7%) per year. Emissions inventory data for the study period show nearly constant rates of NH3 emissions, but large reductions in NOx and SO2 emissions. Seasonal air quality data from the Clean Air Status and Trends Network (CASTNET) sites in these regions show significant declines in atmospheric particulate SO42\u2212 and NH4+, and particulate NO3\u2212 plus HNO3 (total NO3\u2212) during the same period. Less formation of acidic SO4 and NO3, due to reduced SO2 and NOx emissions, provide less substrate to interact with NH3 and form particulate ammonium species. Thus, concentrations of NH3 can increase in the atmosphere even if emissions remain constant. A likely result may be more localized deposition of NH3, as opposed to the more long-range transport and deposition of ammonium nitrate (NH4NO3) and sulfate (NH4)2SO4). Additionally, the spatial distribution of wet and dry acidic deposition will be impacted.", "author" : [ { "dropping-particle" : "", "family" : "Butler", "given" : "T.", "non-dropping-particle" : "", "parse-names" : false, "suffix" : "" }, { "dropping-particle" : "", "family" : "Vermeylen", "given" : "F.", "non-dropping-particle" : "", "parse-names" : false, "suffix" : "" }, { "dropping-particle" : "", "family" : "Lehmann", "given" : "C. M.", "non-dropping-particle" : "", "parse-names" : false, "suffix" : "" }, { "dropping-particle" : "", "family" : "Likens", "given" : "G. E.", "non-dropping-particle" : "", "parse-names" : false, "suffix" : "" }, { "dropping-particle" : "", "family" : "Puchalski", "given" : "M.", "non-dropping-particle" : "", "parse-names" : false, "suffix" : "" } ], "container-title" : "Atmospheric Environment", "id" : "ITEM-1", "issued" : { "date-parts" : [ [ "2016" ] ] }, "page" : "132-140", "title" : "Increasing ammonia concentration trends in large regions of the USA derived from the NADP/AMoN network", "translator" : [ { "dropping-particle" : "", "family" : "G3890", "given" : "", "non-dropping-particle" : "", "parse-names" : false, "suffix" : "" } ], "type" : "article-journal", "volume" : "146" }, "uris" : [ "http://www.mendeley.com/documents/?uuid=0bcd2b16-5420-47b6-87d3-c625453d3ab0", "http://www.mendeley.com/documents/?uuid=a12739f6-1a34-46f9-a7d9-0ad8ba8429f6", "http://www.mendeley.com/documents/?uuid=ba47c8c5-1ca2-4619-b8ad-3ccd7c1df33f", "http://www.mendeley.com/documents/?uuid=099212b9-23e2-4d44-8354-6d0e9f2fbada", "http://www.mendeley.com/documents/?uuid=5ee044f3-a27b-4c36-80c5-5eeb1f9918a4" ] }, { "id" : "ITEM-2", "itemData" : { "DOI" : "10.1029/2018JD028412", "ISSN" : "21698996", "abstract" : "The concentrations of atmospheric ammonia ([NH3]) have been observed to be increasing over the United States in the last decade, especially in Eastern United States. It is important to understand this temporal trend and variation due to the role of NH3 in particle formation and its ecological effects. Here the long-term trend of [NH3] over the United States is investigated using GEOS-Chem, a global 3-D tropospheric chemistry model, and is corroborated with empirical evidence from the Ammonia Monitoring Network. Model simulations, consistent with observations, show increase in [NH3] over the United States from 2001 to 2016, with magnitude largest in the East (~5% to 12%/year) and smallest in the West (~0% to 5%/year). Reasons for this are examined, and evidence for the role of decreasing SO2 and NOx emissions in increasing [NH3] is provided. The contributions of meteorology and NH3 emission changes to the [NH3] increase appear to be small during the period. Our sensitivity study suggests that decreasing SO2 and NOx emissions over the United States owing to stringent regulations explain about 2/3 and 1/3 of the increase in [NH3], respectively. This effect is different for various NH3 and SO2 and NOx regimes. Given the continued reduction of SO2 and NOx emissions due to U.S. regulations mainly aimed at PM2.5 reduction, the present results are important towards better assessing the environmental impact of emission controlling policies.", "author" : [ { "dropping-particle" : "", "family" : "Yu", "given" : "Fangqun", "non-dropping-particle" : "", "parse-names" : false, "suffix" : "" }, { "dropping-particle" : "", "family" : "Nair", "given" : "Arshad Arjunan", "non-dropping-particle" : "", "parse-names" : false, "suffix" : "" }, { "dropping-particle" : "", "family" : "Luo", "given" : "Gan", "non-dropping-particle" : "", "parse-names" : false, "suffix" : "" } ], "container-title" : "Journal of Geophysical Research: Atmospheres", "id" : "ITEM-2", "issue" : "15", "issued" : { "date-parts" : [ [ "2018", "8" ] ] }, "page" : "8315-8325", "publisher" : "American Geophysical Union ({AGU})", "title" : "Long-Term Trend of Gaseous Ammonia Over the United States: Modeling and Comparison With Observations", "translator" : [ { "dropping-particle" : "", "family" : "G3879", "given" : "", "non-dropping-particle" : "", "parse-names" : false, "suffix" : "" } ], "type" : "article-journal", "volume" : "123" }, "uris" : [ "http://www.mendeley.com/documents/?uuid=d9b7ef6b-9297-49f0-8133-4c794cff5877", "http://www.mendeley.com/documents/?uuid=3ba9656e-2bb7-4839-826c-dff67bae90c4", "http://www.mendeley.com/documents/?uuid=d836ca6e-30de-4147-8902-acc4ee847c63", "http://www.mendeley.com/documents/?uuid=41ff58c8-2c97-4c03-ba34-c8c81d4586ea", "http://www.mendeley.com/documents/?uuid=5ea9ef14-4f79-4f02-9326-6aedf048ec06" ] }, { "id" : "ITEM-3", "itemData" : { "DOI" : "10.5194/acp-16-5467-2016", "author" : [ { "dropping-particle" : "", "family" : "Warner", "given" : "Juying X", "non-dropping-particle" : "", "parse-names" : false, "suffix" : "" }, { "dropping-particle" : "", "family" : "Wei", "given" : "Zigang", "non-dropping-particle" : "", "parse-names" : false, "suffix" : "" }, { "dropping-particle" : "", "family" : "Strow", "given" : "L Larrabee", "non-dropping-particle" : "", "parse-names" : false, "suffix" : "" }, { "dropping-particle" : "", "family" : "Dickerson", "given" : "Russell R", "non-dropping-particle" : "", "parse-names" : false, "suffix" : "" }, { "dropping-particle" : "", "family" : "Nowak", "given" : "John </w:instrText>
      </w:r>
      <w:r w:rsidR="00D477C7" w:rsidRPr="002A1EE0">
        <w:instrText>B", "non-dropping-particle" : "", "parse-names" : false, "suffix" : "" } ], "container-title" : "Atmospheric Chemistry and Physics", "id" : "ITEM-3", "issue" : "8", "issued" : { "date-parts" : [ [ "2016", "5" ] ] }, "page" : "5467-5479", "publisher" : "Copernicus {GmbH}", "title" : "The global tropospheric ammonia distribution as seen in the 13-year {AIRS} measurement record", "translator" : [ { "dropping-particle" : "", "family" : "G3758", "given" : "", "non-dropping-particle" : "", "parse-names" : false, "suffix" : "" } ], "type" : "article-journal", "volume" : "16" }, "uris" : [ "http://www.mendeley.com/documents/?uuid=dc279227-94e0-4830-830b-ec9eaa1d12c2", "http://www.mendeley.com/documents/?uuid=eb822441-b937-417c-91b4-249ec86bd1f0", "http://www.mendeley.com/documents/?uuid=1146e742-e47e-4b37-bcd6-3bd419749adb", "http://www.mendeley.com/documents/?uuid=0cb8b041-7b13-435e-933b-b3736aeba28d", "http://www.mendeley.com/documents/?uuid=b88400e0-7bd6-4f34-9b76-d56e63dfe46f" ] } ], "mendeley" : { "formattedCitation" : "(Butler et al., 2016; Warner et al., 2016; Yu et al., 2018)", "manualFormatting" : "(Butler et al., 2016; Warner et al., 2016; Yu et al., 2018)", "plainTextFormattedCitation" : "(Butler et al., 2016; Warner et al., 2016; Yu et al., 2018)", "previouslyFormattedCitation" : "(Butler et al., 2016; Warner et al., 2016; Yu et al., 2018)" }, "properties" : { "noteIndex" : 0 }, "schema" : "https://github.com/citation-style-language/schema/raw/master/csl-citation.json" }</w:instrText>
      </w:r>
      <w:r w:rsidRPr="000E472A">
        <w:rPr>
          <w:lang w:val="en-GB"/>
        </w:rPr>
        <w:fldChar w:fldCharType="separate"/>
      </w:r>
      <w:r w:rsidR="00CB33A1">
        <w:rPr>
          <w:noProof/>
        </w:rPr>
        <w:t>(Butler et al., 2016; Warner et al., 2016; Yu et al., 2018)</w:t>
      </w:r>
      <w:r w:rsidRPr="000E472A">
        <w:rPr>
          <w:lang w:val="en-GB"/>
        </w:rPr>
        <w:fldChar w:fldCharType="end"/>
      </w:r>
      <w:r w:rsidRPr="00C827FE">
        <w:t xml:space="preserve">, </w:t>
      </w:r>
      <w:ins w:id="2226" w:author="Lucy Cowie" w:date="2021-07-27T12:00:00Z">
        <w:r w:rsidR="00C3353E">
          <w:t>W</w:t>
        </w:r>
      </w:ins>
      <w:del w:id="2227" w:author="Lucy Cowie" w:date="2021-07-27T12:00:00Z">
        <w:r w:rsidRPr="00C827FE" w:rsidDel="00C3353E">
          <w:delText>w</w:delText>
        </w:r>
      </w:del>
      <w:r w:rsidRPr="00C827FE">
        <w:t xml:space="preserve">estern Europe </w:t>
      </w:r>
      <w:commentRangeStart w:id="2228"/>
      <w:commentRangeStart w:id="2229"/>
      <w:r w:rsidRPr="000E472A">
        <w:rPr>
          <w:lang w:val="en-GB"/>
        </w:rPr>
        <w:fldChar w:fldCharType="begin" w:fldLock="1"/>
      </w:r>
      <w:r w:rsidR="00D477C7">
        <w:rPr>
          <w:lang w:val="de-DE"/>
        </w:rPr>
        <w:instrText>ADDIN CSL_CITATION { "citationItems" : [ { "id" : "ITEM-1", "itemData" : { "DOI" : "10.1016/j.atmosenv.2016.06.033", "ISSN" : "18732844", "abstract" : "Data from bi-weekly passive samplers from 18 of the longest operating National Atmospheric Deposition Program's (NADP) Ammonia Monitoring Network (AMoN) sites (most operating from 2008 to 2015) show that concentrations of NH3 have been increasing (p-value\u00a0&lt;\u00a00.0001) over large regions of the USA. This trend is occurring at a seasonal and annual level of aggregation. Using random coefficient models (RCM), the mean slope for the 18 sites combined shows an increase of NH3 concentration of\u00a0+7% per year, with a 95% confidence interval (C.I.) from\u00a0+5% to\u00a0+9% per year. Travel blank corrected data using the same approach show increasing NH3 concentrations of\u00a0+9% (95% C.I.\u00a0+5% to\u00a0+13%) per year. During a comparable period (2008\u20132014) NADP precipitation chemistry sites in the same regions show significant increasing (p-value\u00a0=\u00a00.0001) precipitation NH4+ concentrations trends for all sites combined of\u00a0+5% (95% C.I.\u00a0+3% to\u00a0+7%) per year. Emissions inventory data for the study period show nearly constant rates of NH3 emissions, but large reductions in NOx and SO2 emissions. Seasonal air quality data from the Clean Air Status and Trends Network (CASTNET) sites in these regions show significant declines in atmospheric particulate SO42\u2212 and NH4+, and particulate NO3\u2212 plus HNO3 (total NO3\u2212) during the same period. Less formation of acidic SO4 and NO3, due to reduced SO2 and NOx emissions, provide less substrate to interact with NH3 and form particulate ammonium species. Thus, concentrations of NH3 can increase in the atmosphere even if emissions remain constant. A likely result may be more localized deposition of NH3, as opposed to the more long-range transport and deposition of ammonium nitrate (NH4NO3) and sulfate (NH4)2SO4). Additionally, the spatial distribution of wet and dry acidic deposition will be impacted.", "author" : [ { "dropping-particle" : "", "family" : "Butler", "given" : "T.", "non-dropping-particle" : "", "parse-names" : false, "suffix" : "" }, { "dropping-particle" : "", "family" : "Vermeylen", "given" : "F.", "non-dropping-particle" : "", "parse-names" : false, "suffix" : "" }, { "dropping-particle" : "", "family" : "Lehmann", "given" : "C. M.", "non-dropping-particle" : "", "parse-names" : false, "suffix" : "" }, { "dropping-particle" : "", "family" : "Likens", "given" : "G. E.", "non-dropping-particle" : "", "parse-names" : false, "suffix" : "" }, { "dropping-particle" : "", "family" : "Puchalski", "given" : "M.", "non-dropping-particle" : "", "parse-names" : false, "suffix" : "" } ], "container-title" : "Atmospheric Environment", "id" : "ITEM-1", "issued" : { "date-parts" : [ [ "2016" ] ] }, "page" : "132-140", "title" : "Increasing ammonia concentration trends in large regions of the USA derived from the NADP/AMoN network", "translator" : [ { "dropping-particle" : "", "family" : "G3890", "given" : "", "non-dropping-particle" : "", "parse-names" : false, "suffix" : "" } ], "type" : "article-journal", "volume" : "146" }, "uris" : [ "http://www.mendeley.com/documents/?uuid=5ee044f3-a27b-4c36-80c5-5eeb1f9918a4", "http://www.mendeley.com/documents/?uuid=0bcd2b16-5420-47b6-87d3-c625453d3ab0", "http://www.mendeley.com/documents/?uuid=a12739f6-1a34-46f9-a7d9-0ad8ba8429f6", "http://www.mendeley.com/documents/?uuid=ba47c8c5-1ca2-4619-b8ad-3ccd7c1df33f", "http://www.mendeley.com/documents/?uuid=099212b9-23e2-4d44-8354-6d0e9f2fbada" ] }, { "id" : "ITEM-2", "itemData" : { "DOI" : "10.1029/2018JD028412", "ISSN" : "21698996", "abstract" : "The concentrations of atmospheric ammonia ([NH3]) have been observed to be increasing over the United States in the last decade, especially in Eastern United States. It is important to understand this temporal trend and variation due to the role of NH3 in particle formation and its ecological effects. Here the long-term trend of [NH3] over the United States is investigated using GEOS-Chem, a global 3-D tropospheric chemistry model, and is corroborated with empirical evidence from the Ammonia Monitoring Network. Model simulations, consistent with observations, show increase in [NH3] over the United States from 2001 to 2016, with magnitude largest in the East (~5% to 12%/year) and smallest in the West (~0% to 5%/year). Reasons for this are examined, and evidence for the role of decreasing SO2 and NOx emissions in increasing [NH3] is provided. The contributions of meteorology and NH3 emission changes to the [NH3] increase appear to be small during the period. Our sensitivity study suggests that decreasing SO2 and NOx emissions over the United States owing to stringent regulations explain about 2/3 and 1/3 of the increase in [NH3], respectively. This effect is different for various NH3 and SO2 and NOx regimes. Given the continued reduction of SO2 and NOx emissions due to U.S. regulations mainly aimed at PM2.5 reduction, the present results are important towards better assessing the environmental impact of emission controlling policies.", "author" : [ { "dropping-particle" : "", "family" : "Yu", "given" : "Fangqun", "non-dropping-particle" : "", "parse-names" : false, "suffix" : "" }, { "dropping-particle" : "", "family" : "Nair", "given" : "Arshad Arjunan", "non-dropping-particle" : "", "parse-names" : false, "suffix" : "" }, { "dropping-particle" : "", "family" : "Luo", "given" : "Gan", "non-dropping-particle" : "", "parse-names" : false, "suffix" : "" } ], "container-title" : "Journal of Geophysical Research: Atmospheres", "id" : "ITEM-2", "issue" : "15", "issued" : { "date-parts" : [ [ "2018", "8" ] ] }, "page" : "8315-8325", "publisher" : "American Geophysical Union ({AGU})", "title" : "Long-Term Trend of Gaseous Ammonia Over the United States: Modeling and Comparison With Observations", "translator" : [ { "dropping-particle" : "", "family" : "G3879", "given" : "", "non-dropping-particle" : "", "parse-names" : false, "suffix" : "" } ], "type" : "article-journal", "volume" : "123" }, "uris" : [ "http://www.mendeley.com/documents/?uuid=5ea9ef14-4f79-4f02-9326-6aedf048ec06", "http://www.mendeley.com/documents/?uuid=d9b7ef6b-9297-49f0-8133-4c794cff5877", "http://www.mendeley.com/documents/?uuid=3ba9656e-2bb7-4839-826c-dff67bae90c4", "http://www.mendeley.com/documents/?uuid=d836ca6e-30de-4147-8902-acc4ee847c63", "http://www.mendeley.com/documents/?uuid=41ff58c8-2c97-4c03-ba34-c8c81d4586ea", "http://www.mendeley.com/documents/?uuid=a68b47ca-cc74-4111-b840-1102b44343d1" ] }, { "id" : "ITEM-3", "itemData" : { "DOI" : "10.5194/acp-16-5467-2016", "author" : [ { "dropping-particle" : "", "family" : "Warner", "given" : "Juying X", "non-dropping-particle" : "", "parse-names" : false, "suffix" : "" }, { "dropping-particle" : "", "family" : "Wei", "given" : "Zigang", "non-dropping-particle" : "", "parse-names" : false, "suffix" : "" }, { "dropping-particle" : "", "family" : "Strow", "given" : "L Larrabee", "non-dropping-particle" : "", "parse-names" : false, "suffix" : "" }, { "dropping-particle" : "", "family" : "Dickerson", "given" : "Russell R", "non-dropping-particle" : "", "parse-names" : false, "suffix" : "" }, { "dropping-particle" : "", "family" : "Nowak", "given" : "John B", "non-dropping-particle" : "", "parse-names" : false, "suffix" : "" } ], "container-title" : "Atmospheric Chemistry and Physics", "id" : "ITEM-3", "issue" : "8", "issued" : { "date-parts" : [ [ "2016", "5" ] ] }, "page" : "5467-5479", "publisher" : "Copernicus {GmbH}", "title" : "The global tropospheric ammonia distribution as seen in the 13-year {AIRS} measurement record", "translator" : [ { "dropping-particle" : "", "family" : "G3758", "given" : "", "non-dropping-particle" : "", "parse-names" : false, "suffix" : "" } ], "type" : "article-journal", "volume" : "16" }, "uris" : [ "http://www.mendeley.com/documents/?uuid=dc279227-94e0-4830-830b-ec9eaa1d12c2", "http://www.mendeley.com/documents/?uuid=eb822441-b937-417c-91b4-249ec86bd1f0", "http://www.mendeley.com/documents/?uuid=1146e742-e47e-4b37-bcd6-3bd419749adb", "http://www.mendeley.com/documents/?uuid=0cb8b041-7b13-435e-933b-b3736aeba28d", "http://www.mendeley.com/documents/?uuid=b88400e0-7bd6-4f34-9b76-d56e63dfe46f", "http://www.mendeley.com/documents/?uuid=455dc061-ca81-4349-8408-344f18178efb" ] } ], "mendeley" : { "formattedCitation" : "(Butler et al., 2016; Warner et al., 2016; Yu et al., 2018)", "manualFormatting" : "(van Zanten et al., 2017; Warner et al., 2017, Wichink Kruit et al., 2017; Tang et al., 2018b)", "plainTextFormattedCitation" : "(Butler et al., 2016; Warner et al., 2016; Yu et al., 2018)", "previouslyFormattedCitation" : "(Butler et al., 2016; Warner et al., 2016; Yu et al., 2018)" }, "properties" : { "noteIndex" : 0 }, "schema" : "https://github.com/citation-style-language/schema/raw/master/csl-citation.json" }</w:instrText>
      </w:r>
      <w:r w:rsidRPr="000E472A">
        <w:rPr>
          <w:lang w:val="en-GB"/>
        </w:rPr>
        <w:fldChar w:fldCharType="separate"/>
      </w:r>
      <w:r w:rsidR="00CB33A1">
        <w:rPr>
          <w:noProof/>
          <w:lang w:val="en-GB"/>
        </w:rPr>
        <w:t>(van Zanten et al., 2017; Warner et al., 2017, Wichink Kruit et al., 2017; Tang et al., 2018b)</w:t>
      </w:r>
      <w:r w:rsidRPr="000E472A">
        <w:rPr>
          <w:lang w:val="en-GB"/>
        </w:rPr>
        <w:fldChar w:fldCharType="end"/>
      </w:r>
      <w:commentRangeEnd w:id="2228"/>
      <w:commentRangeEnd w:id="2229"/>
      <w:r w:rsidR="00DB2E96">
        <w:rPr>
          <w:rStyle w:val="Marquedecommentaire"/>
        </w:rPr>
        <w:commentReference w:id="2228"/>
      </w:r>
      <w:r w:rsidR="00CB33A1">
        <w:rPr>
          <w:rStyle w:val="Marquedecommentaire"/>
        </w:rPr>
        <w:commentReference w:id="2229"/>
      </w:r>
      <w:r w:rsidRPr="000E472A">
        <w:rPr>
          <w:lang w:val="en-GB"/>
        </w:rPr>
        <w:t xml:space="preserve">, and China </w:t>
      </w:r>
      <w:commentRangeStart w:id="2230"/>
      <w:commentRangeStart w:id="2231"/>
      <w:r w:rsidRPr="000E472A">
        <w:rPr>
          <w:lang w:val="en-GB"/>
        </w:rPr>
        <w:fldChar w:fldCharType="begin" w:fldLock="1"/>
      </w:r>
      <w:r w:rsidR="00D477C7">
        <w:rPr>
          <w:lang w:val="en-GB"/>
        </w:rPr>
        <w:instrText>ADDIN CSL_CITATION { "citationItems" : [ { "id" : "ITEM-1", "itemData" : { "DOI" : "10.1002/2016GL072305", "ISSN" : "19448007", "abstract" : "This study provides evidence of substantial increases in atmospheric ammonia (NH3) concentrations (14 year) over several of the worlds major agricultural regions, using recently available retrievals from the Atmospheric Infrared Sounder (AIRS) aboard NASA's Aqua satellite. The main sources of atmospheric NH3 are farming and animal husbandry involving reactive nitrogen ultimately derived from fertilizer use; rates of emission are also sensitive to climate change. Significant increasing trends are seen over the U.S. (2.61% yr\u22121), the European Union (EU) (1.83% yr\u22121), and China (2.27% yr\u22121). Over the EU, the trend results from decreased scavenging by acid aerosols. Over the U.S., the increase results from a combination of decreased chemical loss and increased soil temperatures. Over China, decreased chemical loss, increasing temperatures, and increased fertilizer use all play a role. Over South Asia, increased NH3 emissions are masked by increased SO2 and NOx emissions, leading to increased aerosol loading and adverse health effects.", "author" : [ { "dropping-particle" : "", "family" : "Warner", "given" : "J. X.", "non-dropping-particle" : "", "parse-names" : false, "suffix" : "" }, { "dropping-particle" : "", "family" : "Dickerson", "given" : "R. R.", "non-dropping-particle" : "", "parse-names" : false, "suffix" : "" }, { "dropping-particle" : "", "family" : "Wei", "given" : "Z.", "non-dropping-particle" : "", "parse-names" : false, "suffix" : "" }, { "dropping-particle" : "", "family" : "Strow", "given" : "L. L.", "non-dropping-particle" : "", "parse-names" : false, "suffix" : "" }, { "dropping-particle" : "", "family" : "Wang", "given" : "Y.", "non-dropping-particle" : "", "parse-names" : false, "suffix" : "" }, { "dropping-particle" : "", "family" : "Liang", "given" : "Q.", "non-dropping-particle" : "", "parse-names" : false, "suffix" : "" } ], "container-title" : "Geophysical Research Letters", "id" : "ITEM-1", "issue" : "6", "issued" : { "date-parts" : [ [ "2017", "1" ] ] }, "page" : "2875-2884", "title" : "Increased atmospheric ammonia over the world's major agricultural areas detected from space", "translator" : [ { "dropping-particle" : "", "family" : "G3896", "given" : "", "non-dropping-particle" : "", "parse-names" : false, "suffix" : "" } ], "type" : "article-journal", "volume" : "44" }, "uris" : [ "http://www.mendeley.com/documents/?uuid=90454365-b934-402e-a274-1c9331189596", "http://www.mendeley.com/documents/?uuid=e779a388-e7a9-412b-84fd-453a6798570c", "http://www.mendeley.com/documents/?uuid=2e5b1f55-5dbb-4d0d-9d65-ceb4c62aa6ad", "http://www.mendeley.com/documents/?uuid=e0173a23-eb71-46b0-bfbd-502873eb0a8e", "http://www.mendeley.com/documents/?uuid=3a21fa7f-c71a-4d97-a3ef-29bedc5bccc0" ] }, { "id" : "ITEM-2", "itemData" : { "DOI" : "10.5194/acp-18-705-2018", "ISSN" : "16807324", "abstract" : "A unique long-term dataset from the UK National Ammonia Monitoring Network (NAMN) is used here to assess spatial, seasonal and long-term variability in atmospheric ammonia (NH3: 1998-2014) and particulate ammonium (NH4+: 1999-2014) across the UK. Extensive spatial heterogeneity in NH3 concentrations is observed, with lowest annual mean concentrations at remote sites (&lt; 0.2 \u03bcg m-3) and highest in the areas with intensive agriculture (up to 22 \u03bcg m-3), while NH4+ concentrations show less spatial variability (e.g. range of 0.14 to 1.8 \u03bcg m-3 annual mean in 2005). Temporally, NH3 concentrations are influenced by environmental conditions and local emission sources. In particular, peak NH3 concentrations are observed in summer at background sites (defined by 5 km grid average NH3 emissions &lt; 1 kg N ha-1 yr-1) and in areas dominated by sheep farming, driven by increased volatilization of NH3 in warmer summer temperatures. In areas where cattle, pig and poultry farming is dominant, the largest NH3 concentrations are in spring and autumn, matching periods of manure application to fields. By contrast, peak concentrations of NH4+ aerosol occur in spring, associated with long-range transboundary sources. An estimated decrease in NH3 emissions by 16 % between 1998 and 2014 was reported by the UK National Atmospheric Emissions Inventory. Annually averaged NH3 data from NAMN sites operational over the same period (n Combining double low line 59) show an indicative downward trend, although the reduction in NH3 concentrations is smaller and non-significant: Mann-Kendall (MK), -6.3 %; linear regression (LR), -3.1 %. In areas dominated by pig and poultry farming, a significant reduction in NH3 concentrations between 1998 and 2014 (MK: -22 %; LR: -21 %, annually averaged NH3) is consistent with, but not as large as the decrease in estimated NH3 emissions from this sector over the same period (-39 %). By contrast, in cattle-dominated areas there is a slight upward trend (non-significant) in NH3 concentrations (MK: +12 %; LR: +3.6 %, annually averaged NH3), despite the estimated decline in NH3 emissions from this sector since 1998 (-11 %). At background and sheep-dominated sites, NH3 concentrations increased over the monitoring period. These increases (non-significant) at background (MK: +17 %; LR: +13 %, annually averaged data) and sheep-dominated sites (MK: +15 %; LR: +19 %, annually averaged data) would be consistent with the concomitant reduction in SO2 emissions over th\u2026", "author" : [ { "dropping-particle" : "", "family" : "Tang", "given" : "Yuk S.", "non-dropping-particle" : "", "parse-names" : false, "suffix" : "" }, { "dropping-particle" : "", "family" : "Braban", "given" : "Christine F.", "non-dropping-particle" : "", "parse-names" : false, "suffix" : "" }, { "dropping-particle" : "", "family" : "Dragosits", "given" : "Ulrike", "non-dropping-particle" : "", "parse-names" : false, "suffix" : "" }, { "dropping-particle" : "", "family" : "Dore", "given" : "Anthony J.", "non-dropping-particle" : "", "parse-names" : false, "suffix" : "" }, { "dropping-particle" : "", "family" : "Simmons", "given" : "Ivan", "non-dropping-particle" : "", "parse-names" : false, "suffix" : "" }, { "dropping-particle" : "", "family" : "Dijk", "given" : "Netty", "non-dropping-particle" : "Van", "parse-names" : false, "suffix" : "" }, { "dropping-particle" : "", "family" : "Poskitt", "given" : "Janet", "non-dropping-particle" : "", "parse-names" : false, "suffix" : "" }, { "dropping-particle" : "", "family" : "Santos Pereira", "given" : "Gloria", "non-dropping-particle" : "Dos", "parse-names" : false, "suffix" : "" }, { "dropping-particle" : "", "family" : "Keenan", "given" : "Patrick O.", "non-dropping-particle" : "", "parse-names" : false, "suffix" : "" }, { "dropping-particle" : "", "family" : "Conolly", "given" : "Christopher", "non-dropping-particle" : "", "parse-names" : false, "suffix" : "" }, { "dropping-particle" : "", "family" : "Vincent", "given" : "Keith", "non-dropping-particle" : "", "parse-names" : false, "suffix" : "" }, { "dropping-particle" : "", "family" : "Smith", "given" : "Rognvald I.", "non-dropping-particle" : "", "parse-names" : false, "suffix" : "" }, { "dropping-particle" : "", "family" : "Heal", "given" : "Mathew R.", "non-dropping-particle" : "", "parse-names" : false, "suffix" : "" }, { "dropping-particle" : "", "family" : "Sutton", "given" : "Mark A.", "non-dropping-particle" : "", "parse-names" : false, "suffix" : "" } ], "container-title" : "Atmospheric Chemistry and Physics", "id" : "ITEM-2", "issue" : "2", "issued" : { "date-parts" : [ [ "2018", "1" ] ] }, "page" : "705-733", "publisher" : "Copernicus {GmbH}", "title" : "Drivers for spatial, temporal and long-term trends in atmospheric ammonia and ammonium in the UK", "translator" : [ { "dropping-particle" : "", "family" : "G3898", "given" : "", "non-dropping-particle" : "", "parse-names" : false, "suffix" : "" } ], "type" : "article-journal", "volume" : "18" }, "uris" : [ "http://www.mendeley.com/documents/?uuid=9bb9067c-baec-4249-b707-006498aa5328", "http://www.mendeley.com/documents/?uuid=2a866f7d-377d-4aae-bc93-59c0313d8ca3", "http://www.mendeley.com/documents/?uuid=74be7fa5-3725-47bd-9bab-1979c9f256a0", "http://www.mendeley.com/documents/?uuid=90d66ab3-a6f8-42a7-bfa7-4c95d0d43aa8", "http://www.mendeley.com/documents/?uuid=42405f14-fa1f-444b-8556-a94b1eb0e30c" ] }, { "id" : "ITEM-3", "itemData" : { "DOI" : "10.1016/j.atmosenv.2016.11.007", "ISSN" : "18732844", "abstract" : "We present measurements of atmospheric concentrations of ammonia and ammonium in the Netherlands over the period 1993\u20132014 and measurements of wet deposition of ammonium for 1985\u20132014. The various time series have been obtained at 16 monitoring stations from the Dutch National Air Quality Monitoring Network. The monitoring stations are geographically homogenously spread over the Netherlands and are equally distributed over regions with relatively low, moderate and high ammonia emission. During the period covered, changes in the monitoring have occurred. To obtain consistent time series, data are revalidated or corrected when necessary, according to current validation procedures or latest technical insights. The time series of ammonia concentrations are gap filled and time series corrected for meteorological influences are constructed. The course in the ammonia concentrations shows roughly two periods. For 1993\u20132004, the ammonia concentrations show a downward trend of 36%, which is statistically significant with a confidence interval (CI) of 99%. For 2005\u20132014, an upward trend of 19% (CI 90%) is reported. Correcting time series of ammonia concentrations for meteorological influences enhances the statistical reliability of the derived trends. This resulted in trends of \u221240% (CI 99%) and 24% (CI 95%) respectively. For the full period there exists no trend in ammonia concentrations due to a trend in atmospheric conditions. For 2005\u20132014 ammonia concentrations increased especially in springtime, while showing no change in winter months. After correcting for meteorological influences, all seasons in this period show an increase in ammonia concentrations although the increase in the spring months is still the largest. For 1993\u20132014 the reported ammonia emissions in the Netherlands declined in both periods with respectively 51% and 22%. The trends in emissions and ammonia concentrations correspond in the period 1993\u20132004 whilst over the period 2005\u20132014, the trends in emissions and concentrations of ammonia diverge. This divergence is for roughly a third accounted for by processes related to changes in chemical climate (see accompanying modelling paper by Wichink Kruit et al., 2016) but it is not clear what explains the remaining difference in trends. For 1993\u20132014, downward trends of wet deposition of ammonium and ammonium in aerosol are found to be 47% and 68%, respectively. A split into two periods is not found as is the case with the ammonia concentration. \u2026", "author" : [ { "dropping-particle" : "", "family" : "Zanten", "given" : "M. C.", "non-dropping-particle" : "van", "parse-names" : false, "suffix" : "" }, { "dropping-particle" : "", "family" : "Wichink Kruit", "given" : "R. J.", "non-dropping-particle" : "", "parse-names" : false, "suffix" : "" }, { "dropping-particle" : "", "family" : "Hoogerbrugge", "given" : "R.", "non-dropping-particle" : "", "parse-names" : false, "suffix" : "" }, { "dropping-particle" : "", "family" : "Swaluw", "given" : "E.", "non-dropping-particle" : "Van der", "parse-names" : false, "suffix" : "" }, { "dropping-particle" : "", "family" : "Pul", "given" : "W. A.J.", "non-dropping-particle" : "van", "parse-names" : false, "suffix" : "" } ], "container-title" : "Atmospheric Environment", "id" : "ITEM-3", "issued" : { "date-parts" : [ [ "2017", "1" ] ] }, "page" : "352-360", "publisher" : "Elsevier {BV}", "title" : "Trends in ammonia measurements in the Netherlands over the period 1993\u20132014", "translator" : [ { "dropping-particle" : "", "family" : "G3917", "given" : "", "non-dropping-particle" : "", "parse-names" : false, "suffix" : "" } ], "type" : "article-journal", "volume" : "148" }, "uris" : [ "http://www.mendeley.com/documents/?uuid=0fe40e1d-271a-43ac-80f0-acde0d48a825", "http://www.mendeley.com/documents/?uuid=020dc0e1-4457-4532-91d3-48f126eb372e", "http://www.mendeley.com/documents/?uuid=1d08a999-22bf-413d-a0e2-b5fc41426285", "http://www.mendeley.com/documents/?uuid=cc9beff7-887a-4280-8adf-e3445b632549", "http://www.mendeley.com/documents/?uuid=01c2e993-b108-40d7-8912-e44a46805273" ] } ], "mendeley" : { "formattedCitation" : "(van Zanten et al., 2017; Warner et al., 2017; Tang et al., 2018)", "manualFormatting" : "(Warner et al., 2017; Liu et al., 2018)", "plainTextFormattedCitation" : "(van Zanten et al., 2017; Warner et al., 2017; Tang et al., 2018)", "previouslyFormattedCitation" : "(van Zanten et al., 2017; Warner et al., 2017; Tang et al., 2018)" }, "properties" : { "noteIndex" : 0 }, "schema" : "https://github.com/citation-style-language/schema/raw/master/csl-citation.json" }</w:instrText>
      </w:r>
      <w:r w:rsidRPr="000E472A">
        <w:rPr>
          <w:lang w:val="en-GB"/>
        </w:rPr>
        <w:fldChar w:fldCharType="separate"/>
      </w:r>
      <w:r w:rsidR="00CB33A1">
        <w:rPr>
          <w:noProof/>
          <w:lang w:val="en-GB"/>
        </w:rPr>
        <w:t>(Warner et al., 2017; Liu et al., 2018)</w:t>
      </w:r>
      <w:r w:rsidRPr="000E472A">
        <w:rPr>
          <w:lang w:val="en-GB"/>
        </w:rPr>
        <w:fldChar w:fldCharType="end"/>
      </w:r>
      <w:commentRangeEnd w:id="2230"/>
      <w:commentRangeEnd w:id="2231"/>
      <w:r w:rsidR="00DB2E96">
        <w:rPr>
          <w:rStyle w:val="Marquedecommentaire"/>
        </w:rPr>
        <w:commentReference w:id="2230"/>
      </w:r>
      <w:r w:rsidR="00CB33A1">
        <w:rPr>
          <w:rStyle w:val="Marquedecommentaire"/>
        </w:rPr>
        <w:commentReference w:id="2231"/>
      </w:r>
      <w:r w:rsidRPr="000E472A">
        <w:rPr>
          <w:lang w:val="en-GB"/>
        </w:rPr>
        <w:t xml:space="preserve">. This trend has been attributed to a combination of increasing ammonia emissions </w:t>
      </w:r>
      <w:r w:rsidRPr="000E472A">
        <w:rPr>
          <w:lang w:val="en-GB"/>
        </w:rPr>
        <w:fldChar w:fldCharType="begin" w:fldLock="1"/>
      </w:r>
      <w:r w:rsidR="00D477C7">
        <w:rPr>
          <w:lang w:val="en-GB"/>
        </w:rPr>
        <w:instrText>ADDIN CSL_CITATION { "citationItems" : [ { "id" : "ITEM-1", "itemData" : { "DOI" : "10.1098/rstb.2013.0166", "ISSN" : "0962-8436", "abstract" : "Existing descriptions of bi-directional ammonia (NH 3 ) land\u2013atmosphere exchange incorporate temperature and moisture controls, and are beginning to be used in regional chemical transport models. However, such models have typically applied simpler emission factors to upscale the main NH 3 emission terms. While this approach has successfully simulated the main spatial patterns on local to global scales, it fails to address the environment- and climate-dependence of emissions. To handle these issues, we outline the basis for a new modelling paradigm where both NH 3 emissions and deposition are calculated online according to diurnal, seasonal and spatial differences in meteorology. We show how measurements reveal a strong, but complex pattern of climatic dependence, which is increasingly being characterized using ground-based NH 3 monitoring and satellite observations, while advances in process-based modelling are illustrated for agricultural and natural sources, including a global application for seabird colonies. A future architecture for NH 3 emission\u2013deposition modelling is proposed that integrates the spatio-temporal interactions, and provides the necessary foundation to assess the consequences of climate change. Based on available measurements, a first empirical estimate suggests that 5\u00b0C warming would increase emissions by 42 per cent (28\u201367%). Together with increased anthropogenic activity, global NH 3 emissions may increase from 65 (45\u201385) Tg N in 2008 to reach 132 (89\u2013179) Tg by 2100.", "author" : [ { "dropping-particle" : "", "family" : "Sutton", "given" : "Mark A", "non-dropping-particle" : "", "parse-names" : false, "suffix" : "" }, { "dropping-particle" : "", "family" : "Reis", "given" : "Stefan", "non-dropping-particle" : "", "parse-names" : false, "suffix" : "" }, { "dropping-particle" : "", "family" : "Riddick", "given" : "Stuart N", "non-dropping-particle" : "", "parse-names" : false, "suffix" : "" }, { "dropping-particle" : "", "family" : "Dragosits", "given" : "Ulrike", "non-dropping-particle" : "", "parse-names" : false, "suffix" : "" }, { "dropping-particle" : "", "family" : "Nemitz", "given" : "Eiko", "non-dropping-particle" : "", "parse-names" : false, "suffix" : "" }, { "dropping-particle" : "", "family" : "Theobald", "given" : "Mark R", "non-dropping-particle" : "", "parse-names" : false, "suffix" : "" }, { "dropping-particle" : "", "family" : "Tang", "given" : "Y Sim", "non-dropping-particle" : "", "parse-names" : false, "suffix" : "" }, { "dropping-particle" : "", "family" : "Braban", "given" : "Christine F", "non-dropping-particle" : "", "parse-names" : false, "suffix" : "" }, { "dropping-particle" : "", "family" : "Vieno", "given" : "Massimo", "non-dropping-particle" : "", "parse-names" : false, "suffix" : "" }, { "dropping-particle" : "", "family" : "Dore", "given" : "Anthony J", "non-dropping-particle" : "", "parse-names" : false, "suffix" : "" }, { "dropping-particle" : "", "family" : "Mitchell", "given" : "Robert F", "non-dropping-particle" : "", "parse-names" : false, "suffix" : "" }, { "dropping-particle" : "", "family" : "Wanless", "given" : "Sarah", "non-dropping-particle" : "", "parse-names" : false, "suffix" : "" }, { "dropping-particle" : "", "family" : "Daunt", "given" : "Francis", "non-dropping-particle" : "", "parse-names" : false, "suffix" : "" }, { "dropping-particle" : "", "family" : "Fowler", "given" : "David", "non-dropping-particle" : "", "parse-names" : false, "suffix" : "" }, { "dropping-particle" : "", "family" : "Blackall", "given" : "Trevor D", "non-dropping-particle" : "", "parse-names" : false, "suffix" : "" }, { "dropping-particle" : "", "family" : "Milford", "given" : "Celia", "non-dropping-particle" : "", "parse-names" : false, "suffix" : "" }, { "dropping-particle" : "", "family" : "Flechard", "given" : "Chris R", "non-dropping-particle" : "", "parse-names" : false, "suffix" : "" }, { "dropping-particle" : "", "family" : "Loubet", "given" : "Benjamin", "non-dropping-particle" : "", "parse-names" : false, "suffix" : "" }, { "dropping-particle" : "", "family" : "Massad", "given" : "Raia", "non-dropping-particle" : "", "parse-names" : false, "suffix" : "" }, { "dropping-particle" : "", "family" : "Cellier", "given" : "Pierre", "non-dropping-particle" : "", "parse-names" : false, "suffix" : "" }, { "dropping-particle" : "", "family" : "Personne", "given" : "Erwan", "non-dropping-particle" : "", "parse-names" : false, "suffix" : "" }, { "dropping-particle" : "", "family" : "Coheur", "given" : "Pierre F", "non-dropping-particle" : "", "parse-names" : false, "suffix" : "" }, { "dropping-particle" : "", "family" : "Clarisse", "given" : "Lieven", "non-dropping-particle" : "", "parse-names" : false, "suffix" : "" }, { "dropping-particle" : "", "family" : "Damme", "given" : "Martin", "non-dropping-particle" : "Van", "parse-names" : false, "suffix" : "" }, { "dropping-particle" : "", "family" : "Ngadi", "given" : "Yasmine", "non-dropping-particle" : "", "parse-names" : false, "suffix" : "" }, { "dropping-particle" : "", "family" : "Clerbaux", "given" : "Cathy", "non-dropping-particle" : "", "parse-names" : false, "suffix" : "" }, { "dropping-particle" : "", "family" : "Skj\u00f8th", "given" : "Carsten Ambelas", "non-dropping-particle" : "", "parse-names" : false, "suffix" : "" }, { "dropping-particle" : "", "family" : "Geels", "given" : "Camilla", "non-dropping-particle" : "", "parse-names" : false, "suffix" : "" }, { "dropping-particle" : "", "family" : "Hertel", "given" : "Ole", "non-dropping-particle" : "", "parse-names" : false, "suffix" : "" }, { "dropping-particle" : "", "family" : "Wichink Kruit", "given" : "Roy J.", "non-dropping-particle" : "", "parse-names" : false, "suffix" : "" }, { "dropping-particle" : "", "family" : "Pinder", "given" : "Robert W", "non-dropping-particle" : "", "parse-names" : false, "suffix" : "" }, { "dropping-particle" : "", "family" : "Bash", "given" : "Jesse O", "non-dropping-particle" : "", "parse-names" : false, "suffix" : "" }, { "dropping-particle" : "", "family" : "Walker", "given" : "John T", "non-dropping-particle" : "", "parse-names" : false, "suffix" : "" }, { "dropping-particle" : "", "family" : "Simpson", "given" : "David", "non-dropping-particle" : "", "parse-names" : false, "suffix" : "" }, { "dropping-particle" : "", "family" : "Horv\u00e1th", "given" : "L\u00e1szl\u00f3", "non-dropping-particle" : "", "parse-names" : false, "suffix" : "" }, { "dropping-particle" : "", "family" : "Misselbrook", "given" : "Tom H", "non-dropping-particle" : "", "parse-names" : false, "suffix" : "" }, { "dropping-particle" : "", "family" : "Bleeker", "given" : "Albert", "non-dropping-particle" : "", "parse-names" : false, "suffix" : "" }, { "dropping-particle" : "", "family" : "Dentener", "given" : "Frank", "non-dropping-particle" : "", "parse-names" : false, "suffix" : "" }, { "dropping-particle" : "", "family" : "Vries", "given" : "Wim", "non-dropping-particle" : "de", "parse-names" : false, "suffix" : "" } ], "container-title" : "Philosophical Transactions of the Royal Society B: Biological Sciences", "id" : "ITEM-1", "issue" : "1621", "issued" : { "date-parts" : [ [ "2013", "7", "5" ] ] }, "page" : "20130166", "title" : "Towards a climate-dependent paradigm of ammonia emission and deposition", "translator" : [ { "dropping-particle" : "", "family" : "G4794", "given" : "", "non-dropping-particle" : "", "parse-names" : false, "suffix" : "" } ], "type" : "article-journal", "volume" : "368" }, "uris" : [ "http://www.mendeley.com/documents/?uuid=bb3f0c14-6180-42a9-a906-957bce0b47c5", "http://www.mendeley.com/documents/?uuid=018d05ce-6736-400f-9cde-a74d2361ce19", "http://www.mendeley.com/documents/?uuid=66c42424-86a8-4d5a-b649-2789c44bc902" ] }, { "id" : "ITEM-2", "itemData" : { "DOI" : "10.5194/acp-15-13849-2015", "author" : [ { "dropping-particle" : "", "family" : "Fowler", "given" : "D", "non-dropping-particle" : "", "parse-names" : false, "suffix" : "" }, { "dropping-particle" : "", "family" : "Steadman", "given" : "C E", "non-dropping-particle" : "", "parse-names" : false, "suffix" : "" }, { "dropping-particle" : "", "family" : "Stevenson", "given" : "D", "non-dropping-particle" : "", "parse-names" : false, "suffix" : "" }, { "dropping-particle" : "", "family" : "Coyle", "given" : "M", "non-dropping-particle" : "", "parse-names" : false, "suffix" : "" }, { "dropping-particle" : "", "family" : "Rees", "given" : "R M", "non-dropping-particle" : "", "parse-names" : false, "suffix" : "" }, { "dropping-particle" : "", "family" : "Skiba", "given" : "U M", "non-dropping-particle" : "", "parse-names" : false, "suffix" : "" }, { "dropping-particle" : "", "family" : "Sutton", "given" : "M A", "non-dropping-particle" : "", "parse-names" : false, "suffix" : "" }, { "dropping-particle" : "", "family" : "Cape", "given" : "J N", "non-dropping-particle" : "", "parse-names" : false, "suffix" : "" }, { "dropping-particle" : "", "family" : "Dore", "given" : "A J", "non-dropping-particle" : "", "parse-names" : false, "suffix" : "" }, { "dropping-particle" : "", "family" : "Vieno", "given" : "M", "non-dropping-particle" : "", "parse-names" : false, "suffix" : "" }, { "dropping-particle" : "", "family" : "Simpson", "given" : "D", "non-dropping-particle" : "", "parse-names" : false, "suffix" : "" }, { "dropping-particle" : "", "family" : "Zaehle", "given" : "S", "non-dropping-particle" : "", "parse-names" : false, "suffix" : "" }, { "dropping-particle" : "", "family" : "Stocker", "given" : "B D", "non-dropping-particle" : "", "parse-names" : false, "suffix" : "" }, { "dropping-particle" : "", "family" : "Rinaldi", "given" : "M", "non-dropping-particle" : "", "parse-names" : false, "suffix" : "" }, { "dropping-particle" : "", "family" : "Facchini", "given" : "M C", "non-dropping-particle" : "", "parse-names" : false, "suffix" : "" }, { "dropping-particle" : "", "family" : "Flechard", "given" : "C R", "non-dropping-particle" : "", "parse-names" : false, "suffix" : "" }, { "dropping-particle" : "", "family" : "Nemitz", "given" : "E", "non-dropping-particle" : "", "parse-names" : false, "suffix" : "" }, { "dropping-particle" : "", "family" : "Twigg", "given" : "M", "non-dropping-particle" : "", "parse-names" : false, "suffix" : "" }, { "dropping-particle" : "", "family" : "Erisman", "given" : "J W", "non-dropping-particle" : "", "parse-names" : false, "suffix" : "" }, { "dropping-particle" : "", "family" : "Butterbach-Bahl", "given" : "K", "non-dropping-particle" : "", "parse-names" : false, "suffix" : "" }, { "dropping-particle" : "", "family" : "Galloway", "given" : "J N", "non-dropping-particle" : "", "parse-names" : false, "suffix" : "" } ], "container-title" : "Atmospheric Chemistry and Physics", "id" : "ITEM-2", "issue" : "24", "issued" : { "date-parts" : [ [ "2015" ] ] }, "page" : "13849-13893", "title" : "Effects of global change during the 21st century on the nitrogen cycle", "translator" : [ { "dropping-particle" : "", "family" : "G2942", "given" : "", "non-dropping-particle" : "", "parse-names" : false, "suffix" : "" } ], "type" : "article-journal", "volume" : "15" }, "uris" : [ "http://www.mendeley.com/documents/?uuid=0519eb19-26dd-4fe0-8ed3-972d07c53fd6", "http://www.mendeley.com/documents/?uuid=bad281e4-e5d3-4073-9789-bd44b411c78b" ] } ], "mendeley" : { "formattedCitation" : "(Sutton et al., 2013; Fowler et al., 2015)", "plainTextFormattedCitation" : "(Sutton et al., 2013; Fowler et al., 2015)", "previouslyFormattedCitation" : "(Sutton et al., 2013; Fowler et al., 2015)" }, "properties" : { "noteIndex" : 0 }, "schema" : "https://github.com/citation-style-language/schema/raw/master/csl-citation.json" }</w:instrText>
      </w:r>
      <w:r w:rsidRPr="000E472A">
        <w:rPr>
          <w:lang w:val="en-GB"/>
        </w:rPr>
        <w:fldChar w:fldCharType="separate"/>
      </w:r>
      <w:r w:rsidR="00CB33A1">
        <w:rPr>
          <w:noProof/>
          <w:lang w:val="en-GB"/>
        </w:rPr>
        <w:t>(Sutton et al., 2013; Fowler et al., 2015)</w:t>
      </w:r>
      <w:r w:rsidRPr="000E472A">
        <w:rPr>
          <w:lang w:val="en-GB"/>
        </w:rPr>
        <w:fldChar w:fldCharType="end"/>
      </w:r>
      <w:r w:rsidRPr="000E472A">
        <w:rPr>
          <w:lang w:val="en-GB"/>
        </w:rPr>
        <w:t xml:space="preserve"> and decreases in the chemical reaction of NH</w:t>
      </w:r>
      <w:r w:rsidRPr="000E472A">
        <w:rPr>
          <w:vertAlign w:val="subscript"/>
          <w:lang w:val="en-GB"/>
        </w:rPr>
        <w:t>3</w:t>
      </w:r>
      <w:r w:rsidRPr="000E472A">
        <w:rPr>
          <w:lang w:val="en-GB"/>
        </w:rPr>
        <w:t xml:space="preserve"> with nitric and sul</w:t>
      </w:r>
      <w:r>
        <w:rPr>
          <w:lang w:val="en-GB"/>
        </w:rPr>
        <w:t>ph</w:t>
      </w:r>
      <w:r w:rsidRPr="000E472A">
        <w:rPr>
          <w:lang w:val="en-GB"/>
        </w:rPr>
        <w:t xml:space="preserve">uric acids associated with </w:t>
      </w:r>
      <w:r w:rsidRPr="000E472A">
        <w:rPr>
          <w:lang w:val="en-GB"/>
        </w:rPr>
        <w:lastRenderedPageBreak/>
        <w:t>reductions in SO</w:t>
      </w:r>
      <w:r w:rsidRPr="000E472A">
        <w:rPr>
          <w:vertAlign w:val="subscript"/>
          <w:lang w:val="en-GB"/>
        </w:rPr>
        <w:t>2</w:t>
      </w:r>
      <w:r w:rsidRPr="000E472A">
        <w:rPr>
          <w:lang w:val="en-GB"/>
        </w:rPr>
        <w:t xml:space="preserve"> and </w:t>
      </w:r>
      <w:r w:rsidRPr="000E472A">
        <w:rPr>
          <w:rFonts w:eastAsia="MS Gothic"/>
          <w:lang w:val="en-GB"/>
        </w:rPr>
        <w:t>NO</w:t>
      </w:r>
      <w:r w:rsidRPr="00AC14D9">
        <w:rPr>
          <w:rFonts w:eastAsia="MS Gothic"/>
          <w:iCs/>
          <w:vertAlign w:val="subscript"/>
          <w:lang w:val="en-GB"/>
          <w:rPrChange w:id="2232" w:author="Lucy Cowie" w:date="2021-07-27T12:01:00Z">
            <w:rPr>
              <w:rFonts w:eastAsia="MS Gothic"/>
              <w:i/>
              <w:vertAlign w:val="subscript"/>
              <w:lang w:val="en-GB"/>
            </w:rPr>
          </w:rPrChange>
        </w:rPr>
        <w:t>x</w:t>
      </w:r>
      <w:r w:rsidRPr="000E472A">
        <w:rPr>
          <w:lang w:val="en-GB"/>
        </w:rPr>
        <w:t xml:space="preserve"> emissions whose rate depends on the region </w:t>
      </w:r>
      <w:r w:rsidRPr="000E472A">
        <w:rPr>
          <w:lang w:val="en-GB"/>
        </w:rPr>
        <w:fldChar w:fldCharType="begin" w:fldLock="1"/>
      </w:r>
      <w:r w:rsidR="00D477C7">
        <w:rPr>
          <w:lang w:val="en-GB"/>
        </w:rPr>
        <w:instrText>ADDIN CSL_CITATION { "citationItems" : [ { "id" : "ITEM-1", "itemData" : { "DOI" : "10.1021/acsomega.9b03284", "ISSN" : "2470-1343", "author" : [ { "dropping-particle" : "", "family" : "Yao", "given" : "Xiaohong", "non-dropping-particle" : "", "parse-names" : false, "suffix" : "" }, { "dropping-particle" : "", "family" : "Zhang", "given" : "Leiming", "non-dropping-particle" : "", "parse-names" : false, "suffix" : "" } ], "container-title" : "ACS Omega", "id" : "ITEM-1", "issue" : "26", "issued" : { "date-parts" : [ [ "2019", "12" ] ] }, "page" : "22133-22142", "publisher" : "American Chemical Society", "title" : "Causes of Large Increases in Atmospheric Ammonia in the Last Decade across North America", "translator" : [ { "dropping-particle" : "", "family" : "G4792", "given" : "", "non-dropping-particle" : "", "parse-names" : false, "suffix" : "" } ], "type" : "article-journal", "volume" : "4" }, "uris" : [ "http://www.mendeley.com/documents/?uuid=d6ff51d6-6db4-4419-ab89-43c3a8eddf1b", "http://www.mendeley.com/documents/?uuid=cf3361b3-eb99-4d27-9c90-6d30892d35cb", "http://www.mendeley.com/documents/?uuid=e9483188-517c-4706-a812-914682dc3a96" ] }, { "id" : "ITEM-2", "itemData" : { "DOI" : "10.1002/2016GL072305", "ISSN" : "19448007", "abstract" : "This study provides evidence of substantial increases in atmospheric ammonia (NH3) concentrations (14 year) over several of the worlds major agricultural regions, using recently available retrievals from the Atmospheric Infrared Sounder (AIRS) aboard NASA's Aqua satellite. The main sources of atmospheric NH3 are farming and animal husbandry involving reactive nitrogen ultimately derived from fertilizer use; rates of emission are also sensitive to climate change. Significant increasing trends are seen over the U.S. (2.61% yr\u22121), the European Union (EU) (1.83% yr\u22121), and China (2.27% yr\u22121). Over the EU, the trend results from decreased scavenging by acid aerosols. Over the U.S., the increase results from a combination of decreased chemical loss and increased soil temperatures. Over China, decreased chemical loss, increasing temperatures, and increased fertilizer use all play a role. Over South Asia, increased NH3 emissions are masked by increased SO2 and NOx emissions, leading to increased aerosol loading and adverse health effects.", "author" : [ { "dropping-particle" : "", "family" : "Warner", "given" : "J. X.", "non-dropping-particle" : "", "parse-names" : false, "suffix" : "" }, { "dropping-particle" : "", "family" : "Dickerson", "given" : "R. R.", "non-dropping-particle" : "", "parse-names" : false, "suffix" : "" }, { "dropping-particle" : "", "family" : "Wei", "given" : "Z.", "non-dropping-particle" : "", "parse-names" : false, "suffix" : "" }, { "dropping-particle" : "", "family" : "Strow", "given" : "L. L.", "non-dropping-particle" : "", "parse-names" : false, "suffix" : "" }, { "dropping-particle" : "", "family" : "Wang", "given" : "Y.", "non-dropping-particle" : "", "parse-names" : false, "suffix" : "" }, { "dropping-particle" : "", "family" : "Liang", "given" : "Q.", "non-dropping-particle" : "", "parse-names" : false, "suffix" : "" } ], "container-title" : "Geophysical Research Letters", "id" : "ITEM-2", "issue" : "6", "issued" : { "date-parts" : [ [ "2017", "1" ] ] }, "page" : "2875-2884", "title" : "Increased atmospheric ammonia over the world's major agricultural areas detected from space", "translator" : [ { "dropping-particle" : "", "family" : "G3896", "given" : "", "non-dropping-particle" : "", "parse-names" : false, "suffix" : "" } ], "type" : "article-journal", "volume" : "44" }, "uris" : [ "http://www.mendeley.com/documents/?uuid=3a21fa7f-c71a-4d97-a3ef-29bedc5bccc0", "http://www.mendeley.com/documents/?uuid=e0173a23-eb71-46b0-bfbd-502873eb0a8e" ] } ], "mendeley" : { "formattedCitation" : "(Warner et al., 2017; Yao and Zhang, 2019)", "plainTextFormattedCitation" : "(Warner et al., 2017; Yao and Zhang, 2019)", "previouslyFormattedCitation" : "(Warner et al., 2017; Yao and Zhang, 2019)" }, "properties" : { "noteIndex" : 0 }, "schema" : "https://github.com/citation-style-language/schema/raw/master/csl-citation.json" }</w:instrText>
      </w:r>
      <w:r w:rsidRPr="000E472A">
        <w:rPr>
          <w:lang w:val="en-GB"/>
        </w:rPr>
        <w:fldChar w:fldCharType="separate"/>
      </w:r>
      <w:r w:rsidR="00CB33A1">
        <w:rPr>
          <w:noProof/>
          <w:lang w:val="en-GB"/>
        </w:rPr>
        <w:t>(Warner et al., 2017; Yao and Zhang, 2019)</w:t>
      </w:r>
      <w:r w:rsidRPr="000E472A">
        <w:rPr>
          <w:lang w:val="en-GB"/>
        </w:rPr>
        <w:fldChar w:fldCharType="end"/>
      </w:r>
      <w:r w:rsidRPr="000E472A">
        <w:rPr>
          <w:lang w:val="en-GB"/>
        </w:rPr>
        <w:t>. Over longer time</w:t>
      </w:r>
      <w:r w:rsidR="00050150">
        <w:rPr>
          <w:lang w:val="en-GB"/>
        </w:rPr>
        <w:t xml:space="preserve"> </w:t>
      </w:r>
      <w:r w:rsidRPr="000E472A">
        <w:rPr>
          <w:lang w:val="en-GB"/>
        </w:rPr>
        <w:t>scales, CCMs simulate an increase of the NH</w:t>
      </w:r>
      <w:r w:rsidRPr="000E472A">
        <w:rPr>
          <w:vertAlign w:val="subscript"/>
          <w:lang w:val="en-GB"/>
        </w:rPr>
        <w:t>3</w:t>
      </w:r>
      <w:r w:rsidRPr="000E472A">
        <w:rPr>
          <w:lang w:val="en-GB"/>
        </w:rPr>
        <w:t xml:space="preserve"> burden by a factor of </w:t>
      </w:r>
      <w:del w:id="2233" w:author="Lucy Cowie" w:date="2021-07-27T12:01:00Z">
        <w:r w:rsidRPr="000E472A" w:rsidDel="00AC14D9">
          <w:rPr>
            <w:lang w:val="en-GB"/>
          </w:rPr>
          <w:delText xml:space="preserve">2 </w:delText>
        </w:r>
      </w:del>
      <w:ins w:id="2234" w:author="Lucy Cowie" w:date="2021-07-27T12:01:00Z">
        <w:r w:rsidR="00AC14D9">
          <w:rPr>
            <w:lang w:val="en-GB"/>
          </w:rPr>
          <w:t>two</w:t>
        </w:r>
        <w:r w:rsidR="00AC14D9" w:rsidRPr="000E472A">
          <w:rPr>
            <w:lang w:val="en-GB"/>
          </w:rPr>
          <w:t xml:space="preserve"> </w:t>
        </w:r>
      </w:ins>
      <w:r w:rsidRPr="000E472A">
        <w:rPr>
          <w:lang w:val="en-GB"/>
        </w:rPr>
        <w:t xml:space="preserve">to </w:t>
      </w:r>
      <w:del w:id="2235" w:author="Lucy Cowie" w:date="2021-07-27T12:01:00Z">
        <w:r w:rsidRPr="000E472A" w:rsidDel="00AC14D9">
          <w:rPr>
            <w:lang w:val="en-GB"/>
          </w:rPr>
          <w:delText xml:space="preserve">7 </w:delText>
        </w:r>
      </w:del>
      <w:ins w:id="2236" w:author="Lucy Cowie" w:date="2021-07-27T12:01:00Z">
        <w:r w:rsidR="00AC14D9">
          <w:rPr>
            <w:lang w:val="en-GB"/>
          </w:rPr>
          <w:t>seven</w:t>
        </w:r>
        <w:r w:rsidR="00AC14D9" w:rsidRPr="000E472A">
          <w:rPr>
            <w:lang w:val="en-GB"/>
          </w:rPr>
          <w:t xml:space="preserve"> </w:t>
        </w:r>
      </w:ins>
      <w:r w:rsidRPr="000E472A">
        <w:rPr>
          <w:lang w:val="en-GB"/>
        </w:rPr>
        <w:t>since pre</w:t>
      </w:r>
      <w:ins w:id="2237" w:author="Lucy Cowie" w:date="2021-07-27T12:01:00Z">
        <w:r w:rsidR="00AC14D9">
          <w:rPr>
            <w:lang w:val="en-GB"/>
          </w:rPr>
          <w:t>-</w:t>
        </w:r>
      </w:ins>
      <w:r w:rsidRPr="000E472A">
        <w:rPr>
          <w:lang w:val="en-GB"/>
        </w:rPr>
        <w:t xml:space="preserve">industrial conditions </w:t>
      </w:r>
      <w:r w:rsidRPr="000E472A">
        <w:rPr>
          <w:lang w:val="en-GB"/>
        </w:rPr>
        <w:fldChar w:fldCharType="begin" w:fldLock="1"/>
      </w:r>
      <w:r w:rsidR="00D477C7">
        <w:rPr>
          <w:lang w:val="en-GB"/>
        </w:rPr>
        <w:instrText>ADDIN CSL_CITATION { "citationItems" : [ { "id" : "ITEM-1", "itemData" : { "DOI" : "10.5194/acp-12-9479-2012", "ISSN" : "16807316", "abstract" : "We examine the formation of nitrate and ammonium on five types of externally mixed pre-existing aerosols using the hybrid dynamic method in a global chemistry transport model. The model developed here predicts a similar spatial pattern of total aerosol nitrate and ammonium to that of several pioneering studies, but separates the effects of nitrate and ammonium on pure sulfate, biomass burning, fossil fuel, dust and sea salt aerosols. Nitrate and ammonium boost the scattering efficiency of sulfate and organic matter but lower the extinction of sea salt particles since the hygroscopicity of a mixed nitrate-ammonium-sea salt particle is less than that of pure sea salt. The direct anthropogenic forcing of particulate nitrate and ammonium at the top of the atmosphere (TOA) is estimated to be -0.12 W m-2. Nitrate, ammonium and nitric acid gas also affect aerosol activation and the reflectivity of clouds. The first aerosol indirect forcing by anthropogenic nitrate (gas plus aerosol) and ammonium is estimated to be -0.09 W m-2 at the TOA, almost all of which is due to condensation of nitric acid gas onto growing droplets (-0.08 W m-2). \u00a9 Author(s) 2012. CC Attribution 3.0 License.", "author" : [ { "dropping-particle" : "", "family" : "Xu", "given" : "L.", "non-dropping-particle" : "", "parse-names" : false, "suffix" : "" }, { "dropping-particle" : "", "family" : "Penner", "given" : "J. E.", "non-dropping-particle" : "", "parse-names" : false, "suffix" : "" } ], "container-title" : "Atmospheric Chemistry and Physics", "id" : "ITEM-1", "issue" : "20", "issued" : { "date-parts" : [ [ "2012", "10" ] ] }, "page" : "9479-9504", "title" : "Global simulations of nitrate and ammonium aerosols and their radiative effects", "translator" : [ { "dropping-particle" : "", "family" : "G3962", "given" : "", "non-dropping-particle" : "", "parse-names" : false, "suffix" : "" } ], "type" : "article-journal", "volume" : "12" }, "uris" : [ "http://www.mendeley.com/documents/?uuid=ba8e3efe-3500-49c8-8640-5d30a48d5458", "http://www.mendeley.com/documents/?uuid=89ad6621-4c71-43b2-8770-7f27b676363a" ] }, { "id" : "ITEM-2", "itemData" : { "DOI" : "10.5194/acp-14-11031-2014", "ISBN" : "1680-7375", "ISSN" : "16807324", "abstract" : "The ammonia cycle and nitrate particle formation are introduced into the LMDz-INCA (Laboratoire de M\u00e9t\u00e9orologie Dynamique, version 4-INteraction with Chemistry and Aerosols, version 3) global model. An important aspect of this new model is that both fine nitrate particle formation in the accumulation mode and coarse nitrate forming on existing dust and sea-salt particles are considered. The model simulates distributions of nitrates and related species in agreement with previous studies and observations. The calculated present-day total nitrate direct radiative forcing since the pre-industrial is-'0.056 W m-2. This forcing corresponds to 18% of the sulfate forcing. Fine particles largely dominate the nitrate forcing, representing close to 90% of this value. The model has been used to investigate the future changes in nitrates and direct radiative forcing of climate based on snapshot simulations for the four representative concentration pathway (RCP) scenarios and for the 2030, 2050, and 2100 time horizons. Due to a decrease in fossil fuel emissions in the future, the concentration of most of the species involved in the nitrate-ammonium-sulfate system drop by 2100 except for ammonia, which originates from agricultural practices and for which emissions significantly increase in the future. Despite the decrease of nitrate surface levels in Europe and North America, the global burden of accumulation mode nitrates increases by up to a factor of 2.6 in 2100. This increase in ammonium nitrate in the future arises despite decreasing NOx emissions due to increased availability of ammonia to form ammonium nitrate. The total aerosol direct forcing decreases from its present-day value of-'0.234 W m-2 to a range of-'0.070 to-'0.130 Wm-2 in 2100 based on the considered scenario. The direct forcing decreases for all aerosols except for nitrates, for which the direct negative forcing increases to a range of-'0.060 to-'0.115 Wm-2 in 2100. Including nitrates in the radiative forcing calculations increases the total direct forcing of aerosols by a factor of 1.3 in 2000, by a factor of 1.7-2.6 in 2030, by 1.9-4.8 in 2050, and by 6.4-8.6 in 2100. These results show that the agricultural emissions of ammonia will play a key role in the future mitigation of climate change, with nitrates becoming the dominant contributor to the anthropogenic aerosol optical depth during the second half of the 21st century and significantly increasing the calculated aerosol direct forcing. This \u2026", "author" : [ { "dropping-particle" : "", "family" : "Hauglustaine", "given" : "D. A.", "non-dropping-particle" : "", "parse-names" : false, "suffix" : "" }, { "dropping-particle" : "", "family" : "Balkanski", "given" : "Y.", "non-dropping-particle" : "", "parse-names" : false, "suffix" : "" }, { "dropping-particle" : "", "family" : "Schulz", "given" : "M.", "non-dropping-particle" : "", "parse-names" : false, "suffix" : "" } ], "container-title" : "Atmospheric Chemistry and Physics", "id" : "ITEM-2", "issue" : "20", "issued" : { "date-parts" : [ [ "2014" ] ] }, "page" : "11031-11063", "publisher" : "Copernicus Publications", "title" : "A global model simulation of present and future nitrate aerosols and their direct radiative forcing of climate", "translator" : [ { "dropping-particle" : "", "family" : "G3881", "given" : "", "non-dropping-particle" : "", "parse-names" : false, "suffix" : "" } ], "type" : "article-journal", "volume" : "14" }, "uris" : [ "http://www.mendeley.com/documents/?uuid=7fa7abf7-26b1-4ff8-b60b-803e83c221cd", "http://www.mendeley.com/documents/?uuid=e3c68d41-0138-4e55-ba85-c33ac06c7e99" ] } ], "mendeley" : { "formattedCitation" : "(Xu and Penner, 2012; Hauglustaine et al., 2014)", "plainTextFormattedCitation" : "(Xu and Penner, 2012; Hauglustaine et al., 2014)", "previouslyFormattedCitation" : "(Xu and Penner, 2012; Hauglustaine et al., 2014)" }, "properties" : { "noteIndex" : 0 }, "schema" : "https://github.com/citation-style-language/schema/raw/master/csl-citation.json" }</w:instrText>
      </w:r>
      <w:r w:rsidRPr="000E472A">
        <w:rPr>
          <w:lang w:val="en-GB"/>
        </w:rPr>
        <w:fldChar w:fldCharType="separate"/>
      </w:r>
      <w:r w:rsidR="00CB33A1">
        <w:rPr>
          <w:noProof/>
          <w:lang w:val="en-GB"/>
        </w:rPr>
        <w:t>(Xu and Penner, 2012; Hauglustaine et al., 2014)</w:t>
      </w:r>
      <w:r w:rsidRPr="000E472A">
        <w:rPr>
          <w:lang w:val="en-GB"/>
        </w:rPr>
        <w:fldChar w:fldCharType="end"/>
      </w:r>
      <w:r w:rsidRPr="000E472A">
        <w:rPr>
          <w:lang w:val="en-GB"/>
        </w:rPr>
        <w:t xml:space="preserve">. </w:t>
      </w:r>
    </w:p>
    <w:p w14:paraId="4D22413F" w14:textId="77777777" w:rsidR="00AF2E59" w:rsidRPr="000E472A" w:rsidRDefault="00AF2E59" w:rsidP="00D5630D">
      <w:pPr>
        <w:pStyle w:val="AR6BodyText"/>
        <w:rPr>
          <w:lang w:val="en-GB"/>
        </w:rPr>
      </w:pPr>
    </w:p>
    <w:p w14:paraId="362DFBF5" w14:textId="61CE9DF2" w:rsidR="00AF2E59" w:rsidRPr="000E472A" w:rsidRDefault="00AF2E59" w:rsidP="00D5630D">
      <w:pPr>
        <w:pStyle w:val="AR6BodyText"/>
        <w:rPr>
          <w:color w:val="000000"/>
          <w:lang w:val="en-GB"/>
        </w:rPr>
      </w:pPr>
      <w:r w:rsidRPr="000E472A">
        <w:rPr>
          <w:color w:val="000000"/>
          <w:lang w:val="en-GB"/>
        </w:rPr>
        <w:t>In summary, progress has been made in the understanding of the spatio-temporal distribution of ammonia, though representation of NH</w:t>
      </w:r>
      <w:r w:rsidRPr="000E472A">
        <w:rPr>
          <w:color w:val="000000"/>
          <w:vertAlign w:val="subscript"/>
          <w:lang w:val="en-GB"/>
        </w:rPr>
        <w:t>3</w:t>
      </w:r>
      <w:r w:rsidRPr="000E472A">
        <w:rPr>
          <w:color w:val="000000"/>
          <w:lang w:val="en-GB"/>
        </w:rPr>
        <w:t xml:space="preserve"> remains rather unsatisfactory due to process-level uncertainties. Evidence from observations and models suggests that ammonia concentrations have been increasing over </w:t>
      </w:r>
      <w:del w:id="2238" w:author="Lucy Cowie" w:date="2021-07-27T12:02:00Z">
        <w:r w:rsidRPr="000E472A" w:rsidDel="00E62D6B">
          <w:rPr>
            <w:color w:val="000000"/>
            <w:lang w:val="en-GB"/>
          </w:rPr>
          <w:delText xml:space="preserve">the </w:delText>
        </w:r>
      </w:del>
      <w:r w:rsidRPr="000E472A">
        <w:rPr>
          <w:color w:val="000000"/>
          <w:lang w:val="en-GB"/>
        </w:rPr>
        <w:t xml:space="preserve">recent decades due to emissions and chemistry. There is </w:t>
      </w:r>
      <w:r w:rsidRPr="000E472A">
        <w:rPr>
          <w:i/>
          <w:color w:val="000000"/>
          <w:lang w:val="en-GB"/>
        </w:rPr>
        <w:t>high confidence</w:t>
      </w:r>
      <w:r w:rsidRPr="000E472A">
        <w:rPr>
          <w:color w:val="000000"/>
          <w:lang w:val="en-GB"/>
        </w:rPr>
        <w:t xml:space="preserve"> that the global NH</w:t>
      </w:r>
      <w:r w:rsidRPr="000E472A">
        <w:rPr>
          <w:color w:val="000000"/>
          <w:vertAlign w:val="subscript"/>
          <w:lang w:val="en-GB"/>
        </w:rPr>
        <w:t>3</w:t>
      </w:r>
      <w:r w:rsidRPr="000E472A">
        <w:rPr>
          <w:color w:val="000000"/>
          <w:lang w:val="en-GB"/>
        </w:rPr>
        <w:t xml:space="preserve"> burden has increased considerably from </w:t>
      </w:r>
      <w:ins w:id="2239" w:author="Lucy Cowie" w:date="2021-07-27T12:02:00Z">
        <w:r w:rsidR="00E62D6B">
          <w:rPr>
            <w:color w:val="000000"/>
            <w:lang w:val="en-GB"/>
          </w:rPr>
          <w:t xml:space="preserve">the </w:t>
        </w:r>
      </w:ins>
      <w:r w:rsidRPr="000E472A">
        <w:rPr>
          <w:color w:val="000000"/>
          <w:lang w:val="en-GB"/>
        </w:rPr>
        <w:t>pre</w:t>
      </w:r>
      <w:ins w:id="2240" w:author="Lucy Cowie" w:date="2021-07-27T12:02:00Z">
        <w:r w:rsidR="00E62D6B">
          <w:rPr>
            <w:color w:val="000000"/>
            <w:lang w:val="en-GB"/>
          </w:rPr>
          <w:t>-</w:t>
        </w:r>
      </w:ins>
      <w:r w:rsidRPr="000E472A">
        <w:rPr>
          <w:color w:val="000000"/>
          <w:lang w:val="en-GB"/>
        </w:rPr>
        <w:t>industrial</w:t>
      </w:r>
      <w:ins w:id="2241" w:author="Lucy Cowie" w:date="2021-07-27T12:02:00Z">
        <w:r w:rsidR="00E62D6B">
          <w:rPr>
            <w:color w:val="000000"/>
            <w:lang w:val="en-GB"/>
          </w:rPr>
          <w:t xml:space="preserve"> period</w:t>
        </w:r>
      </w:ins>
      <w:r w:rsidRPr="000E472A">
        <w:rPr>
          <w:color w:val="000000"/>
          <w:lang w:val="en-GB"/>
        </w:rPr>
        <w:t xml:space="preserve"> to </w:t>
      </w:r>
      <w:ins w:id="2242" w:author="Lucy Cowie" w:date="2021-07-27T12:02:00Z">
        <w:r w:rsidR="00E62D6B">
          <w:rPr>
            <w:color w:val="000000"/>
            <w:lang w:val="en-GB"/>
          </w:rPr>
          <w:t xml:space="preserve">the </w:t>
        </w:r>
      </w:ins>
      <w:r w:rsidRPr="000E472A">
        <w:rPr>
          <w:color w:val="000000"/>
          <w:lang w:val="en-GB"/>
        </w:rPr>
        <w:t>present</w:t>
      </w:r>
      <w:ins w:id="2243" w:author="Lucy Cowie" w:date="2021-07-27T12:02:00Z">
        <w:r w:rsidR="00E62D6B">
          <w:rPr>
            <w:color w:val="000000"/>
            <w:lang w:val="en-GB"/>
          </w:rPr>
          <w:t xml:space="preserve"> </w:t>
        </w:r>
      </w:ins>
      <w:del w:id="2244" w:author="Lucy Cowie" w:date="2021-07-27T12:02:00Z">
        <w:r w:rsidRPr="000E472A" w:rsidDel="00E62D6B">
          <w:rPr>
            <w:color w:val="000000"/>
            <w:lang w:val="en-GB"/>
          </w:rPr>
          <w:delText>-</w:delText>
        </w:r>
      </w:del>
      <w:r w:rsidRPr="000E472A">
        <w:rPr>
          <w:color w:val="000000"/>
          <w:lang w:val="en-GB"/>
        </w:rPr>
        <w:t>day</w:t>
      </w:r>
      <w:ins w:id="2245" w:author="Lucy Cowie" w:date="2021-07-27T12:02:00Z">
        <w:r w:rsidR="00E62D6B">
          <w:rPr>
            <w:color w:val="000000"/>
            <w:lang w:val="en-GB"/>
          </w:rPr>
          <w:t>,</w:t>
        </w:r>
      </w:ins>
      <w:r w:rsidRPr="000E472A">
        <w:rPr>
          <w:color w:val="000000"/>
          <w:lang w:val="en-GB"/>
        </w:rPr>
        <w:t xml:space="preserve"> although the magnitude of the increase remains uncertain.</w:t>
      </w:r>
    </w:p>
    <w:p w14:paraId="1D27B954" w14:textId="14C6EE13" w:rsidR="00AF2E59" w:rsidRDefault="00AF2E59" w:rsidP="00D5630D">
      <w:pPr>
        <w:pStyle w:val="AR6BodyText"/>
        <w:rPr>
          <w:lang w:val="en-GB"/>
        </w:rPr>
      </w:pPr>
    </w:p>
    <w:p w14:paraId="2EA80201" w14:textId="77777777" w:rsidR="00326917" w:rsidRPr="000E472A" w:rsidRDefault="00326917" w:rsidP="00D5630D">
      <w:pPr>
        <w:pStyle w:val="AR6BodyText"/>
        <w:rPr>
          <w:lang w:val="en-GB"/>
        </w:rPr>
      </w:pPr>
    </w:p>
    <w:p w14:paraId="17FD7E65" w14:textId="77777777" w:rsidR="00AF2E59" w:rsidRPr="000E472A" w:rsidRDefault="00AF2E59" w:rsidP="00D5630D">
      <w:pPr>
        <w:pStyle w:val="AR6Chap6Level36111"/>
      </w:pPr>
      <w:bookmarkStart w:id="2246" w:name="_Toc528163519"/>
      <w:r w:rsidRPr="000E472A">
        <w:t xml:space="preserve">     </w:t>
      </w:r>
      <w:bookmarkStart w:id="2247" w:name="_Toc70498182"/>
      <w:bookmarkStart w:id="2248" w:name="_Toc5715225"/>
      <w:bookmarkStart w:id="2249" w:name="_Toc5721884"/>
      <w:bookmarkStart w:id="2250" w:name="_Toc6596755"/>
      <w:bookmarkStart w:id="2251" w:name="_Toc30500999"/>
      <w:r w:rsidRPr="000E472A">
        <w:t>Sulphur Dioxide (SO</w:t>
      </w:r>
      <w:r w:rsidRPr="000E472A">
        <w:rPr>
          <w:vertAlign w:val="subscript"/>
        </w:rPr>
        <w:t>2</w:t>
      </w:r>
      <w:r w:rsidRPr="000E472A">
        <w:t>)</w:t>
      </w:r>
      <w:bookmarkEnd w:id="2247"/>
      <w:r w:rsidRPr="000E472A">
        <w:t xml:space="preserve"> </w:t>
      </w:r>
      <w:bookmarkStart w:id="2252" w:name="_Toc528163520"/>
      <w:bookmarkEnd w:id="2246"/>
      <w:bookmarkEnd w:id="2248"/>
      <w:bookmarkEnd w:id="2249"/>
      <w:bookmarkEnd w:id="2250"/>
      <w:bookmarkEnd w:id="2251"/>
    </w:p>
    <w:p w14:paraId="72E6A8FA" w14:textId="77777777" w:rsidR="00AF2E59" w:rsidRPr="000E472A" w:rsidRDefault="00AF2E59" w:rsidP="00D5630D">
      <w:pPr>
        <w:pStyle w:val="AR6BodyText"/>
        <w:rPr>
          <w:rFonts w:eastAsia="MS Gothic"/>
          <w:color w:val="000000"/>
          <w:shd w:val="clear" w:color="auto" w:fill="FFFF00"/>
          <w:lang w:val="en-GB"/>
        </w:rPr>
      </w:pPr>
    </w:p>
    <w:p w14:paraId="15ED792E" w14:textId="62D04651" w:rsidR="00AF2E59" w:rsidRPr="000E472A" w:rsidRDefault="009B2779" w:rsidP="00D5630D">
      <w:pPr>
        <w:pStyle w:val="AR6BodyText"/>
        <w:rPr>
          <w:lang w:val="en-GB"/>
        </w:rPr>
      </w:pPr>
      <w:ins w:id="2253" w:author="Lucy Cowie" w:date="2021-07-27T12:02:00Z">
        <w:r>
          <w:rPr>
            <w:lang w:val="en-GB"/>
          </w:rPr>
          <w:t xml:space="preserve">The </w:t>
        </w:r>
      </w:ins>
      <w:r w:rsidR="00AF2E59" w:rsidRPr="000E472A">
        <w:rPr>
          <w:lang w:val="en-GB"/>
        </w:rPr>
        <w:t>AR5 did not assess trends in SO</w:t>
      </w:r>
      <w:r w:rsidR="00AF2E59" w:rsidRPr="000E472A">
        <w:rPr>
          <w:vertAlign w:val="subscript"/>
          <w:lang w:val="en-GB"/>
        </w:rPr>
        <w:t>2</w:t>
      </w:r>
      <w:r w:rsidR="00AF2E59" w:rsidRPr="000E472A">
        <w:rPr>
          <w:lang w:val="en-GB"/>
        </w:rPr>
        <w:t xml:space="preserve"> concentrations</w:t>
      </w:r>
      <w:r w:rsidR="00693765">
        <w:rPr>
          <w:lang w:val="en-GB"/>
        </w:rPr>
        <w:t xml:space="preserve">. Trends in </w:t>
      </w:r>
      <w:r w:rsidR="007B7B93" w:rsidRPr="007B7B93">
        <w:rPr>
          <w:rFonts w:eastAsiaTheme="majorEastAsia" w:cstheme="majorBidi"/>
          <w:lang w:val="en-GB"/>
        </w:rPr>
        <w:t>SO</w:t>
      </w:r>
      <w:r w:rsidR="007B7B93" w:rsidRPr="007B7B93">
        <w:rPr>
          <w:rFonts w:eastAsiaTheme="majorEastAsia" w:cstheme="majorBidi"/>
          <w:vertAlign w:val="subscript"/>
          <w:lang w:val="en-GB"/>
        </w:rPr>
        <w:t>2</w:t>
      </w:r>
      <w:r w:rsidR="007B7B93">
        <w:rPr>
          <w:lang w:val="en-GB"/>
        </w:rPr>
        <w:t xml:space="preserve"> </w:t>
      </w:r>
      <w:r w:rsidR="002F2BCB">
        <w:rPr>
          <w:lang w:val="en-GB"/>
        </w:rPr>
        <w:t xml:space="preserve">abundances </w:t>
      </w:r>
      <w:r w:rsidR="00AF2E59" w:rsidRPr="000E472A">
        <w:rPr>
          <w:lang w:val="en-GB"/>
        </w:rPr>
        <w:t xml:space="preserve">are consistent with the overall anthropogenic emission changes as </w:t>
      </w:r>
      <w:r w:rsidR="00AF2E59" w:rsidRPr="007E2A76">
        <w:rPr>
          <w:lang w:val="en-GB"/>
        </w:rPr>
        <w:t xml:space="preserve">presented </w:t>
      </w:r>
      <w:r w:rsidR="00AF2E59" w:rsidRPr="00C827FE">
        <w:rPr>
          <w:lang w:val="en-GB"/>
        </w:rPr>
        <w:t>in Section 6.2 and Figure 6.</w:t>
      </w:r>
      <w:r w:rsidR="00A812B9" w:rsidRPr="007E2A76">
        <w:rPr>
          <w:lang w:val="en-GB"/>
        </w:rPr>
        <w:t>18</w:t>
      </w:r>
      <w:r w:rsidR="00AF2E59" w:rsidRPr="001614FB">
        <w:rPr>
          <w:lang w:val="en-GB"/>
        </w:rPr>
        <w:t>. Long</w:t>
      </w:r>
      <w:r w:rsidR="00AF2E59" w:rsidRPr="00D837A8">
        <w:rPr>
          <w:lang w:val="en-GB"/>
        </w:rPr>
        <w:t xml:space="preserve">-term surface-based in situ observations in North America and Europe show reductions of more than 80% </w:t>
      </w:r>
      <w:r w:rsidR="00AF2E59" w:rsidRPr="009638A7">
        <w:rPr>
          <w:lang w:val="en-GB"/>
        </w:rPr>
        <w:t xml:space="preserve">since the measurements began around 1980 </w:t>
      </w:r>
      <w:r w:rsidR="00AF2E59" w:rsidRPr="00C827FE">
        <w:rPr>
          <w:lang w:val="en-GB"/>
        </w:rPr>
        <w:t>(Table 6.</w:t>
      </w:r>
      <w:r w:rsidR="001614FB" w:rsidRPr="00C827FE">
        <w:rPr>
          <w:lang w:val="en-GB"/>
        </w:rPr>
        <w:t>5</w:t>
      </w:r>
      <w:r w:rsidR="00AF2E59" w:rsidRPr="00C827FE">
        <w:rPr>
          <w:lang w:val="en-GB"/>
        </w:rPr>
        <w:t>).</w:t>
      </w:r>
      <w:r w:rsidR="00AF2E59" w:rsidRPr="001614FB">
        <w:rPr>
          <w:lang w:val="en-GB"/>
        </w:rPr>
        <w:t xml:space="preserve"> Europe</w:t>
      </w:r>
      <w:r w:rsidR="00AF2E59" w:rsidRPr="00D837A8">
        <w:rPr>
          <w:lang w:val="en-GB"/>
        </w:rPr>
        <w:t xml:space="preserve"> had the largest reductions in the first part of the period while the highest reduction came later in North America. Observed trends are qualitatively reproduced by global and regional models over</w:t>
      </w:r>
      <w:r w:rsidR="00AF2E59" w:rsidRPr="009638A7">
        <w:rPr>
          <w:lang w:val="en-GB"/>
        </w:rPr>
        <w:t xml:space="preserve"> North America and Europe </w:t>
      </w:r>
      <w:del w:id="2254" w:author="Lucy Cowie" w:date="2021-07-27T12:03:00Z">
        <w:r w:rsidR="00AF2E59" w:rsidRPr="009638A7" w:rsidDel="007B4E9C">
          <w:rPr>
            <w:lang w:val="en-GB"/>
          </w:rPr>
          <w:delText xml:space="preserve">over </w:delText>
        </w:r>
      </w:del>
      <w:ins w:id="2255" w:author="Lucy Cowie" w:date="2021-07-27T12:03:00Z">
        <w:r w:rsidR="007B4E9C">
          <w:rPr>
            <w:lang w:val="en-GB"/>
          </w:rPr>
          <w:t>during</w:t>
        </w:r>
        <w:r w:rsidR="007B4E9C" w:rsidRPr="009638A7">
          <w:rPr>
            <w:lang w:val="en-GB"/>
          </w:rPr>
          <w:t xml:space="preserve"> </w:t>
        </w:r>
      </w:ins>
      <w:r w:rsidR="00AF2E59" w:rsidRPr="009638A7">
        <w:rPr>
          <w:lang w:val="en-GB"/>
        </w:rPr>
        <w:t>the period 1990</w:t>
      </w:r>
      <w:ins w:id="2256" w:author="Lucy Cowie" w:date="2021-07-27T12:03:00Z">
        <w:r w:rsidR="007B4E9C">
          <w:rPr>
            <w:lang w:val="en-GB"/>
          </w:rPr>
          <w:t>–</w:t>
        </w:r>
      </w:ins>
      <w:del w:id="2257" w:author="Lucy Cowie" w:date="2021-07-27T12:03:00Z">
        <w:r w:rsidR="00AF2E59" w:rsidRPr="009638A7" w:rsidDel="007B4E9C">
          <w:rPr>
            <w:lang w:val="en-GB"/>
          </w:rPr>
          <w:delText>-</w:delText>
        </w:r>
      </w:del>
      <w:r w:rsidR="00AF2E59" w:rsidRPr="009638A7">
        <w:rPr>
          <w:lang w:val="en-GB"/>
        </w:rPr>
        <w:t xml:space="preserve">2015 for which emission changes are well </w:t>
      </w:r>
      <w:r w:rsidR="00AF2E59" w:rsidRPr="002F0BC1">
        <w:rPr>
          <w:lang w:val="en-GB"/>
        </w:rPr>
        <w:t xml:space="preserve">quantified </w:t>
      </w:r>
      <w:r w:rsidR="00AF2E59" w:rsidRPr="00C827FE">
        <w:rPr>
          <w:lang w:val="en-GB"/>
        </w:rPr>
        <w:t>(Table 6.</w:t>
      </w:r>
      <w:r w:rsidR="001614FB" w:rsidRPr="00C827FE">
        <w:rPr>
          <w:lang w:val="en-GB"/>
        </w:rPr>
        <w:t>5</w:t>
      </w:r>
      <w:ins w:id="2258" w:author="Ian Blenkinsop" w:date="2021-07-29T12:09:00Z">
        <w:r w:rsidR="00636221">
          <w:rPr>
            <w:lang w:val="en-GB"/>
          </w:rPr>
          <w:t>;</w:t>
        </w:r>
      </w:ins>
      <w:del w:id="2259" w:author="Ian Blenkinsop" w:date="2021-07-29T12:09:00Z">
        <w:r w:rsidR="00AF2E59" w:rsidRPr="00C827FE" w:rsidDel="00636221">
          <w:rPr>
            <w:lang w:val="en-GB"/>
          </w:rPr>
          <w:delText>)</w:delText>
        </w:r>
      </w:del>
      <w:r w:rsidR="00AF2E59" w:rsidRPr="001614FB">
        <w:rPr>
          <w:lang w:val="en-GB"/>
        </w:rPr>
        <w:t xml:space="preserve"> </w:t>
      </w:r>
      <w:r w:rsidR="00AF2E59" w:rsidRPr="002F0BC1">
        <w:rPr>
          <w:lang w:val="en-GB"/>
        </w:rPr>
        <w:fldChar w:fldCharType="begin" w:fldLock="1"/>
      </w:r>
      <w:r w:rsidR="00D477C7">
        <w:rPr>
          <w:lang w:val="en-GB"/>
        </w:rPr>
        <w:instrText>ADDIN CSL_CITATION { "citationItems" : [ { "id" : "ITEM-1", "itemData" : { "DOI" : "10.1038/s41598-018-37304-0", "ISSN" : "20452322", "abstract" : "The profound changes in global SO2 emissions over the last decades have affected atmospheric composition on a regional and global scale with large impact on air quality, atmospheric deposition and the radiative forcing of sulfate aerosols. Reproduction of historical atmospheric pollution levels based on global aerosol models and emission changes is crucial to prove that such models are able to predict future scenarios. Here, we analyze consistency of trends in observations of sulfur components in air and precipitation from major regional networks and estimates from six different global aerosol models from 1990 until 2015. There are large interregional differences in the sulfur trends consistently captured by the models and observations, especially for North America and Europe. Europe had the largest reductions in sulfur emissions in the first part of the period while the highest reduction came later in North America and East Asia. The uncertainties in both the emissions and the representativity of the observations are larger in Asia. However, emissions from East Asia clearly increased from 2000 to 2005 followed by a decrease, while in India a steady increase over the whole period has been observed and modelled. The agreement between a bottom-up approach, which uses emissions and process-based chemical transport models, with independent observations gives an improved confidence in the understanding of the atmospheric sulfur budget.", "author" : [ { "dropping-particle" : "", "family" : "Aas", "given" : "Wenche", "non-dropping-particle" : "", "parse-names" : false, "suffix" : "" }, { "dropping-particle" : "", "family" : "Mortier", "given" : "Augustin", "non-dropping-particle" : "", "parse-names" : false, "suffix" : "" }, { "dropping-particle" : "", "family" : "Bowersox", "given" : "Van", "non-dropping-particle" : "", "parse-names" : false, "suffix" : "" }, { "dropping-particle" : "", "family" : "Cherian", "given" : "Ribu", "non-dropping-particle" : "", "parse-names" : false, "suffix" : "" }, { "dropping-particle" : "", "family" : "Faluvegi", "given" : "Greg", "non-dropping-particle" : "", "parse-names" : false, "suffix" : "" }, { "dropping-particle" : "", "family" : "Fagerli", "given" : "Hilde", "non-dropping-particle" : "", "parse-names" : false, "suffix" : "" }, { "dropping-particle" : "", "family" : "Hand", "given" : "Jenny", "non-dropping-particle" : "", "parse-names" : false, "suffix" : "" }, { "dropping-particle" : "", "family" : "Klimont", "given" : "Zbigniew", "non-dropping-particle" : "", "parse-names" : false, "suffix" : "" }, { "dropping-particle" : "", "family" : "Galy-Lacaux", "given" : "Corinne", "non-dropping-particle" : "", "parse-names" : false, "suffix" : "" }, { "dropping-particle" : "", "family" : "Lehmann", "given" : "Christopher M.B.", "non-dropping-particle" : "", "parse-names" : false, "suffix" : "" }, { "dropping-particle" : "", "family" : "Myhre", "given" : "Cathrine Lund", "non-dropping-particle" : "", "parse-names" : false, "suffix" : "" }, { "dropping-particle" : "", "family" : "Myhre", "given" : "Gunnar", "non-dropping-particle" : "", "parse-names" : false, "suffix" : "" }, { "dropping-particle" : "", "family" : "Olivi\u00e9", "given" : "Dirk", "non-dropping-particle" : "", "parse-names" : false, "suffix" : "" }, { "dropping-particle" : "", "family" : "Sato", "given" : "Keiichi", "non-dropping-particle" : "", "parse-names" : false, "suffix" : "" }, { "dropping-particle" : "", "family" : "Quaas", "given" : "Johannes", "non-dropping-particle" : "", "parse-names" : false, "suffix" : "" }, { "dropping-particle" : "", "family" : "Rao", "given" : "P. S.P.", "non-dropping-particle" : "", "parse-names" : false, "suffix" : "" }, { "dropping-particle" : "", "family" : "Schulz", "given" : "Michael", "non-dropping-particle" : "", "parse-names" : false, "suffix" : "" }, { "dropping-particle" : "", "family" : "Shindell", "given" : "Drew", "non-dropping-particle" : "", "parse-names" : false, "suffix" : "" }, { "dropping-particle" : "", "family" : "Skeie", "given" : "Ragnhild B.", "non-dropping-particle" : "", "parse-names" : false, "suffix" : "" }, { "dropping-particle" : "", "family" : "Stein", "given" : "Ariel", "non-dropping-particle" : "", "parse-names" : false, "suffix" : "" }, { "dropping-particle" : "", "family" : "Takemura", "given" : "Toshihiko", "non-dropping-particle" : "", "parse-names" : false, "suffix" : "" }, { "dropping-particle" : "", "family" : "Tsyro", "given" : "Svetlana", "non-dropping-particle" : "", "parse-names" : false, "suffix" : "" }, { "dropping-particle" : "", "family" : "Vet", "given" : "Robert", "non-dropping-particle" : "", "parse-names" : false, "suffix" : "" }, { "dropping-particle" : "", "family" : "Xu", "given" : "Xiaobin", "non-dropping-particle" : "", "parse-names" : false, "suffix" : "" } ], "container-title" : "Scientific Reports", "id" : "ITEM-1", "issue" : "1", "issued" : { "date-parts" : [ [ "2019" ] ] }, "page" : "953", "title" : "Global and regional trends of atmospheric sulfur", "translator" : [ { "dropping-particle" : "", "family" : "G3889", "given" : "", "non-dropping-particle" : "", "parse-names" : false, "suffix" : "" } ], "type" : "article-journal", "volume" : "9" }, "uris" : [ "http://www.mendeley.com/documents/?uuid=0fd6ff8b-965b-498f-846a-51e53dcee40f", "http://www.mendeley.com/documents/?uuid=7ca09d68-65ae-4a9d-9f61-11660c844960" ] } ], "mendeley" : { "formattedCitation" : "(Aas et al., 2019)", "plainTextFormattedCitation" : "(Aas et al., 2019)", "previouslyFormattedCitation" : "(Aas et al., 2019)" }, "properties" : { "noteIndex" : 0 }, "schema" : "https://github.com/citation-style-language/schema/raw/master/csl-citation.json" }</w:instrText>
      </w:r>
      <w:r w:rsidR="00AF2E59" w:rsidRPr="002F0BC1">
        <w:rPr>
          <w:lang w:val="en-GB"/>
        </w:rPr>
        <w:fldChar w:fldCharType="separate"/>
      </w:r>
      <w:del w:id="2260" w:author="Ian Blenkinsop" w:date="2021-07-29T12:09:00Z">
        <w:r w:rsidR="00CB33A1" w:rsidDel="00636221">
          <w:rPr>
            <w:noProof/>
            <w:lang w:val="en-GB"/>
          </w:rPr>
          <w:delText>(</w:delText>
        </w:r>
      </w:del>
      <w:r w:rsidR="00CB33A1">
        <w:rPr>
          <w:noProof/>
          <w:lang w:val="en-GB"/>
        </w:rPr>
        <w:t>Aas et al., 2019)</w:t>
      </w:r>
      <w:r w:rsidR="00AF2E59" w:rsidRPr="002F0BC1">
        <w:rPr>
          <w:lang w:val="en-GB"/>
        </w:rPr>
        <w:fldChar w:fldCharType="end"/>
      </w:r>
      <w:r w:rsidR="00AF2E59" w:rsidRPr="001614FB">
        <w:rPr>
          <w:lang w:val="en-GB"/>
        </w:rPr>
        <w:t>.</w:t>
      </w:r>
    </w:p>
    <w:p w14:paraId="524EA503" w14:textId="77777777" w:rsidR="00AF2E59" w:rsidRPr="000E472A" w:rsidRDefault="00AF2E59" w:rsidP="00D5630D">
      <w:pPr>
        <w:pStyle w:val="AR6BodyText"/>
        <w:rPr>
          <w:lang w:val="en-GB"/>
        </w:rPr>
      </w:pPr>
    </w:p>
    <w:p w14:paraId="2E1D52FC" w14:textId="7625CD39" w:rsidR="00AF2E59" w:rsidRPr="00C827FE" w:rsidRDefault="00AF2E59" w:rsidP="00D5630D">
      <w:pPr>
        <w:pStyle w:val="AR6BodyText"/>
        <w:rPr>
          <w:lang w:val="en-US"/>
        </w:rPr>
      </w:pPr>
      <w:r w:rsidRPr="000E472A">
        <w:rPr>
          <w:lang w:val="en-GB"/>
        </w:rPr>
        <w:t>In situ observations over other parts of the world are scattered. However, the limited in</w:t>
      </w:r>
      <w:ins w:id="2261" w:author="Lucy Cowie" w:date="2021-07-27T12:04:00Z">
        <w:r w:rsidR="00854157">
          <w:rPr>
            <w:lang w:val="en-GB"/>
          </w:rPr>
          <w:t xml:space="preserve"> </w:t>
        </w:r>
      </w:ins>
      <w:del w:id="2262" w:author="Lucy Cowie" w:date="2021-07-27T12:04:00Z">
        <w:r w:rsidRPr="000E472A" w:rsidDel="00854157">
          <w:rPr>
            <w:lang w:val="en-GB"/>
          </w:rPr>
          <w:delText>-</w:delText>
        </w:r>
      </w:del>
      <w:r w:rsidRPr="000E472A">
        <w:rPr>
          <w:lang w:val="en-GB"/>
        </w:rPr>
        <w:t xml:space="preserve">situ observations in East Asia indicate an increase in atmospheric </w:t>
      </w:r>
      <w:r w:rsidRPr="000E472A">
        <w:rPr>
          <w:rFonts w:eastAsia="MS Gothic"/>
          <w:lang w:val="en-GB"/>
        </w:rPr>
        <w:t>SO</w:t>
      </w:r>
      <w:r w:rsidRPr="000E472A">
        <w:rPr>
          <w:rFonts w:eastAsia="MS Gothic"/>
          <w:vertAlign w:val="subscript"/>
          <w:lang w:val="en-GB"/>
        </w:rPr>
        <w:t>2</w:t>
      </w:r>
      <w:r w:rsidRPr="000E472A">
        <w:rPr>
          <w:lang w:val="en-GB"/>
        </w:rPr>
        <w:t xml:space="preserve"> up to around 2005 and then a decline </w:t>
      </w:r>
      <w:r w:rsidRPr="000E472A">
        <w:rPr>
          <w:lang w:val="en-GB"/>
        </w:rPr>
        <w:fldChar w:fldCharType="begin" w:fldLock="1"/>
      </w:r>
      <w:r w:rsidR="00D477C7">
        <w:rPr>
          <w:lang w:val="en-GB"/>
        </w:rPr>
        <w:instrText>ADDIN CSL_CITATION { "citationItems" : [ { "id" : "ITEM-1", "itemData" : { "DOI" : "10.1038/s41598-018-37304-0", "ISSN" : "20452322", "abstract" : "The profound changes in global SO2 emissions over the last decades have affected atmospheric composition on a regional and global scale with large impact on air quality, atmospheric deposition and the radiative forcing of sulfate aerosols. Reproduction of historical atmospheric pollution levels based on global aerosol models and emission changes is crucial to prove that such models are able to predict future scenarios. Here, we analyze consistency of trends in observations of sulfur components in air and precipitation from major regional networks and estimates from six different global aerosol models from 1990 until 2015. There are large interregional differences in the sulfur trends consistently captured by the models and observations, especially for North America and Europe. Europe had the largest reductions in sulfur emissions in the first part of the period while the highest reduction came later in North America and East Asia. The uncertainties in both the emissions and the representativity of the observations are larger in Asia. However, emissions from East Asia clearly increased from 2000 to 2005 followed by a decrease, while in India a steady increase over the whole period has been observed and modelled. The agreement between a bottom-up approach, which uses emissions and process-based chemical transport models, with independent observations gives an improved confidence in the understanding of the atmospheric sulfur budget.", "author" : [ { "dropping-particle" : "", "family" : "Aas", "given" : "Wenche", "non-dropping-particle" : "", "parse-names" : false, "suffix" : "" }, { "dropping-particle" : "", "family" : "Mortier", "given" : "Augustin", "non-dropping-particle" : "", "parse-names" : false, "suffix" : "" }, { "dropping-particle" : "", "family" : "Bowersox", "given" : "Van", "non-dropping-particle" : "", "parse-names" : false, "suffix" : "" }, { "dropping-particle" : "", "family" : "Cherian", "given" : "Ribu", "non-dropping-particle" : "", "parse-names" : false, "suffix" : "" }, { "dropping-particle" : "", "family" : "Faluvegi", "given" : "Greg", "non-dropping-particle" : "", "parse-names" : false, "suffix" : "" }, { "dropping-particle" : "", "family" : "Fagerli", "given" : "Hilde", "non-dropping-particle" : "", "parse-names" : false, "suffix" : "" }, { "dropping-particle" : "", "family" : "Hand", "given" : "Jenny", "non-dropping-particle" : "", "parse-names" : false, "suffix" : "" }, { "dropping-particle" : "", "family" : "Klimont", "given" : "Zbigniew", "non-dropping-particle" : "", "parse-names" : false, "suffix" : "" }, { "dropping-particle" : "", "family" : "Galy-Lacaux", "given" : "Corinne", "non-dropping-particle" : "", "parse-names" : false, "suffix" : "" }, { "dropping-particle" : "", "family" : "Lehmann", "given" : "Christopher M.B.", "non-dropping-particle" : "", "parse-names" : false, "suffix" : "" }, { "dropping-particle" : "", "family" : "Myhre", "given" : "Cathrine Lund", "non-dropping-particle" : "", "parse-names" : false, "suffix" : "" }, { "dropping-particle" : "", "family" : "Myhre", "given" : "Gunnar", "non-dropping-particle" : "", "parse-names" : false, "suffix" : "" }, { "dropping-particle" : "", "family" : "Olivi\u00e9", "given" : "Dirk", "non-dropping-particle" : "", "parse-names" : false, "suffix" : "" }, { "dropping-particle" : "", "family" : "Sato", "given" : "Keiichi", "non-dropping-particle" : "", "parse-names" : false, "suffix" : "" }, { "dropping-particle" : "", "family" : "Quaas", "given" : "Johannes", "non-dropping-particle" : "", "parse-names" : false, "suffix" : "" }, { "dropping-particle" : "", "family" : "Rao", "given" : "P. S.P.", "non-dropping-particle" : "", "parse-names" : false, "suffix" : "" }, { "dropping-particle" : "", "family" : "Schulz", "given" : "Michael", "non-dropping-particle" : "", "parse-names" : false, "suffix" : "" }, { "dropping-particle" : "", "family" : "Shindell", "given" : "Drew", "non-dropping-particle" : "", "parse-names" : false, "suffix" : "" }, { "dropping-particle" : "", "family" : "Skeie", "given" : "Ragnhild B.", "non-dropping-particle" : "", "parse-names" : false, "suffix" : "" }, { "dropping-particle" : "", "family" : "Stein", "given" : "Ariel", "non-dropping-particle" : "", "parse-names" : false, "suffix" : "" }, { "dropping-particle" : "", "family" : "Takemura", "given" : "Toshihiko", "non-dropping-particle" : "", "parse-names" : false, "suffix" : "" }, { "dropping-particle" : "", "family" : "Tsyro", "given" : "Svetlana", "non-dropping-particle" : "", "parse-names" : false, "suffix" : "" }, { "dropping-particle" : "", "family" : "Vet", "given" : "Robert", "non-dropping-particle" : "", "parse-names" : false, "suffix" : "" }, { "dropping-particle" : "", "family" : "Xu", "given" : "Xiaobin", "non-dropping-particle" : "", "parse-names" : false, "suffix" : "" } ], "container-title" : "Scientific Reports", "id" : "ITEM-1", "issue" : "1", "issued" : { "date-parts" : [ [ "2019" ] ] }, "page" : "953", "title" : "Global and regional trends of atmospheric sulfur", "translator" : [ { "dropping-particle" : "", "family" : "G3889", "given" : "", "non-dropping-particle" : "", "parse-names" : false, "suffix" : "" } ], "type" : "article-journal", "volume" : "9" }, "uris" : [ "http://www.mendeley.com/documents/?uuid=7ca09d68-65ae-4a9d-9f61-11660c844960", "http://www.mendeley.com/documents/?uuid=0fd6ff8b-965b-498f-846a-51e53dcee40f" ] } ], "mendeley" : { "formattedCitation" : "(Aas et al., 2019)", "plainTextFormattedCitation" : "(Aas et al., 2019)", "previouslyFormattedCitation" : "(Aas et al., 2019)" }, "properties" : { "noteIndex" : 0 }, "schema" : "https://github.com/citation-style-language/schema/raw/master/csl-citation.json" }</w:instrText>
      </w:r>
      <w:r w:rsidRPr="000E472A">
        <w:rPr>
          <w:lang w:val="en-GB"/>
        </w:rPr>
        <w:fldChar w:fldCharType="separate"/>
      </w:r>
      <w:r w:rsidR="00CB33A1">
        <w:rPr>
          <w:noProof/>
          <w:lang w:val="en-GB"/>
        </w:rPr>
        <w:t>(Aas et al., 2019)</w:t>
      </w:r>
      <w:r w:rsidRPr="000E472A">
        <w:rPr>
          <w:lang w:val="en-GB"/>
        </w:rPr>
        <w:fldChar w:fldCharType="end"/>
      </w:r>
      <w:r w:rsidRPr="000E472A">
        <w:rPr>
          <w:lang w:val="en-GB"/>
        </w:rPr>
        <w:t xml:space="preserve">. This is confirmed by satellite observations </w:t>
      </w:r>
      <w:r w:rsidRPr="000E472A">
        <w:rPr>
          <w:lang w:val="en-GB"/>
        </w:rPr>
        <w:fldChar w:fldCharType="begin" w:fldLock="1"/>
      </w:r>
      <w:r w:rsidR="00D477C7">
        <w:rPr>
          <w:lang w:val="en-GB"/>
        </w:rPr>
        <w:instrText>ADDIN CSL_CITATION { "citationItems" : [ { "id" : "ITEM-1", "itemData" : { "DOI" : "10.5194/acp-16-4605-2016", "ISBN" : "1680-7324", "ISSN" : "16807324", "abstract" : "The Ozone Monitoring Instrument (OMI) onboard NASA's Aura satellite has been providing global observations of the ozone layer and key atmospheric pollutant gases, such as nitrogen dioxide (NO2) and sulfur dioxide (SO2), since October 2004. The data products from the same instrument provide consistent spatial and temporal coverage and permit the study of anthropogenic and natural emissions on local-to-global scales. In this paper we examine changes in SO2 and NO2 over some of the world's most polluted industrialized regions during the first decade of OMI observations. In terms of regional pollution changes, we see both upward and downward trends, sometimes in opposite directions for NO2 and SO2, for the different study areas. The trends are, for the most part, associated with economic and/or technological changes in energy use, as well as regional regulatory policies. Over the eastern US, both NO2 and SO2 levels decreased dramatically from 2005 to 2014, by more than 40 and 80 %, respectively, as a result of both technological improvements and stricter regulations of emissions. OMI confirmed large reductions in SO2 over eastern Europe's largest coal power plants after installation of flue gas desulfurization devices. The North China Plain has the world's most severe SO2 pollution, but a decreasing trend has been observed since 2011, with about a 50 % reduction in 2012\u20132014, due to an economic slowdown and government efforts to restrain emissions from the power and industrial sectors. In contrast, India's SO2 and NO2 levels from coal power plants and smelters are growing at a fast pace, increasing by more than 100 and 50 %, respectively, from 2005 to 2014. Several SO2 hot spots observed over the Persian Gulf are probably related to oil and gas operations and indicate a possible underestimation of emissions from these sources in bottom-up emission inventories. Overall, OMI observations have proved to be very valuable in documenting rapid changes in air quality over different parts of the world during the last decade. The baseline established during the first 10 years of OMI is indispensable for the interpretation of air quality measurements from current and future satellite atmospheric composition missions.", "author" : [ { "dropping-particle" : "", "family" : "Krotkov", "given" : "Nickolay A.", "non-dropping-particle" : "", "parse-names" : false, "suffix" : "" }, { "dropping-particle" : "", "family" : "McLinden", "given" : "Chris A.", "non-dropping-particle" : "", "parse-names" : false, "suffix" : "" }, { "dropping-particle" : "", "family" : "Li", "given" : "Can", "non-dropping-particle" : "", "parse-names" : false, "suffix" : "" }, { "dropping-particle" : "", "family" : "Lamsal", "given" : "Lok N.", "non-dropping-particle" : "", "parse-names" : false, "suffix" : "" }, { "dropping-particle" : "", "family" : "Celarier", "given" : "Edward A.", "non-dropping-particle" : "", "parse-names" : false, "suffix" : "" }, { "dropping-particle" : "V.", "family" : "Marchenko", "given" : "Sergey", "non-dropping-particle" : "", "parse-names" : false, "suffix" : "" }, { "dropping-particle" : "", "family" : "Swartz", "given" : "William H.", "non-dropping-particle" : "", "parse-names" : false, "suffix" : "" }, { "dropping-particle" : "", "family" : "Bucsela", "given" : "Eric J.", "non-dropping-particle" : "", "parse-names" : false, "suffix" : "" }, { "dropping-particle" : "", "family" : "Joiner", "given" : "Joanna", "non-dropping-particle" : "", "parse-names" : false, "suffix" : "" }, { "dropping-particle" : "", "family" : "Duncan", "given" : "Bryan N.", "non-dropping-particle" : "", "parse-names" : false, "suffix" : "" }, { "dropping-particle" : "", "family" : "Folkert Boersma", "given" : "K.", "non-dropping-particle" : "", "parse-names" : false, "suffix" : "" }, { "dropping-particle" : "", "family" : "Pepijn Veefkind", "given" : "J.", "non-dropping-particle" : "", "parse-names" : false, "suffix" : "" }, { "dropping-particle" : "", "family" : "Levelt", "given" : "Pieternel F.", "non-dropping-particle" : "", "parse-names" : false, "suffix" : "" }, { "dropping-particle" : "", "family" : "Fioletov", "given" : "Vitali E.", "non-dropping-particle" : "", "parse-names" : false, "suffix" : "" }, { "dropping-particle" : "", "family" : "Dickerson", "given" : "Russell R.", "non-dropping-particle" : "", "parse-names" : false, "suffix" : "" }, { "dropping-particle" : "", "family" : "He", "given" : "Hao", "non-dropping-particle" : "", "parse-names" : false, "suffix" : "" }, { "dropping-particle" : "", "family" : "Lu", "given" : "Zifeng", "non-dropping-particle" : "", "parse-names" : false, "suffix" : "" }, { "dropping-particle" : "", "family" : "Streets", "given" : "David G.", "non-dropping-particle" : "", "parse-names" : false, "suffix" : "" } ], "container-title" : "Atmospheric Chemistry and Physics", "id" : "ITEM-1", "issue" : "7", "issued" : { "date-parts" : [ [ "2016" ] ] }, "note" : "ACP", "page" : "4605-4629", "publisher" : "Copernicus Publications", "title" : "Aura OMI observations of regional SO2 and NO2 pollution changes from 2005 to 2015", "translator" : [ { "dropping-particle" : "", "family" : "G3012", "given" : "", "non-dropping-particle" : "", "parse-names" : false, "suffix" : "" } ], "type" : "article-journal", "volume" : "16" }, "uris" : [ "http://www.mendeley.com/documents/?uuid=a26cf8a4-8eca-4542-90cd-0358bfa95278", "http://www.mendeley.com/documents/?uuid=486fc344-c883-43df-a9e6-c1e7738c20da" ] } ], "mendeley" : { "formattedCitation" : "(Krotkov et al., 2016)", "plainTextFormattedCitation" : "(Krotkov et al., 2016)", "previouslyFormattedCitation" : "(Krotkov et al., 2016)" }, "properties" : { "noteIndex" : 0 }, "schema" : "https://github.com/citation-style-language/schema/raw/master/csl-citation.json" }</w:instrText>
      </w:r>
      <w:r w:rsidRPr="000E472A">
        <w:rPr>
          <w:lang w:val="en-GB"/>
        </w:rPr>
        <w:fldChar w:fldCharType="separate"/>
      </w:r>
      <w:r w:rsidR="00CB33A1">
        <w:rPr>
          <w:noProof/>
          <w:lang w:val="en-GB"/>
        </w:rPr>
        <w:t>(Krotkov et al., 2016)</w:t>
      </w:r>
      <w:r w:rsidRPr="000E472A">
        <w:rPr>
          <w:lang w:val="en-GB"/>
        </w:rPr>
        <w:fldChar w:fldCharType="end"/>
      </w:r>
      <w:r w:rsidRPr="000E472A">
        <w:rPr>
          <w:lang w:val="en-GB"/>
        </w:rPr>
        <w:t>, which further reveal a rapid decline in SO</w:t>
      </w:r>
      <w:r w:rsidRPr="000E472A">
        <w:rPr>
          <w:vertAlign w:val="subscript"/>
          <w:lang w:val="en-GB"/>
        </w:rPr>
        <w:t>2</w:t>
      </w:r>
      <w:r w:rsidRPr="000E472A">
        <w:rPr>
          <w:lang w:val="en-GB"/>
        </w:rPr>
        <w:t xml:space="preserve"> </w:t>
      </w:r>
      <w:commentRangeStart w:id="2263"/>
      <w:r w:rsidRPr="000E472A">
        <w:rPr>
          <w:lang w:val="en-GB"/>
        </w:rPr>
        <w:t>since</w:t>
      </w:r>
      <w:commentRangeEnd w:id="2263"/>
      <w:r w:rsidR="005F18C1">
        <w:rPr>
          <w:rStyle w:val="Marquedecommentaire"/>
          <w:lang w:val="en-GB"/>
        </w:rPr>
        <w:commentReference w:id="2263"/>
      </w:r>
      <w:r w:rsidRPr="000E472A">
        <w:rPr>
          <w:lang w:val="en-GB"/>
        </w:rPr>
        <w:t xml:space="preserve"> 2012 to 2013 </w:t>
      </w:r>
      <w:r w:rsidRPr="000E472A">
        <w:rPr>
          <w:lang w:val="en-GB"/>
        </w:rPr>
        <w:fldChar w:fldCharType="begin" w:fldLock="1"/>
      </w:r>
      <w:r w:rsidR="00D477C7">
        <w:rPr>
          <w:lang w:val="en-GB"/>
        </w:rPr>
        <w:instrText>ADDIN CSL_CITATION { "citationItems" : [ { "id" : "ITEM-1", "itemData" : { "DOI" : "10.5194/acp-2018-374", "ISSN" : "1680-7375", "abstract" : "Abstract. To tackle the problem of severe air pollution, China has implemented active clean air policies in recent years. As a consequence, the emissions of major air pollutants have decreased and the air quality has substantially improved. Here, we quantified China's anthropogenic emission trends from 2010&amp;ndash;2017 and identified the major driving forces of these trends by using a combination of bottom-up emission inventory and Index Decomposition Analysis (IDA) approaches. The relative change rates of China's anthropogenic emissions during 2010&amp;ndash;2017 are estimated as follows: &amp;minus;62% for SO2, &amp;minus;17% for NOx, &amp;plus;11% for NMVOC, &amp;plus;1% for NH3, &amp;minus;27% for CO, &amp;minus;38% for PM10, &amp;minus;35% for PM2.5, &amp;minus;27% for BC, &amp;minus;35% for OC, and &amp;plus;18% for CO2. The IDA results suggest that emission control measures are the main drivers of this reduction, in which the pollution controls on power plants and industries are the most effective mitigation measures. The emission reduction rates markedly accelerated after the year 2013, confirming the effectiveness of China's Clean Air Action that was implemented in 2013. We estimated that during 2013&amp;ndash;2017, China's anthropogenic emissions decreased by 59% for SO2, 21% for NOx, 23% for CO, 36% for PM10, 33% for PM2.5, 28% for BC, and 32% for OC. NMVOC emissions increased by 11% and NH3 emissions remained stable from 2010&amp;ndash;2017, representing the absence of effective mitigation measures for NMVOC and NH3 in current policies. The relative contributions of different sectors to emissions have significantly changed after several years' implementation of clean air policies, indicating that it is paramount to introduce new policies to enable further emission reductions in the future.", "author" : [ { "dropping-particle" : "", "family" : "Zheng", "given" : "Bo", "non-dropping-particle" : "", "parse-names" : false, "suffix" : "" }, { "dropping-particle" : "", "family" : "Tong", "given" : "Dan", "non-dropping-particle" : "", "parse-names" : false, "suffix" : "" }, { "dropping-particle" : "", "family" : "Li", "given" : "Meng", "non-dropping-particle" : "", "parse-names" : false, "suffix" : "" }, { "dropping-particle" : "", "family" : "Liu", "given" : "Fei", "non-dropping-particle" : "", "parse-names" : false, "suffix" : "" }, { "dropping-particle" : "", "family" : "Hong", "given" : "Chaopeng", "non-dropping-particle" : "", "parse-names" : false, "suffix" : "" }, { "dropping-particle" : "", "family" : "Geng", "given" : "Guannan", "non-dropping-particle" : "", "parse-names" : false, "suffix" : "" }, { "dropping-particle" : "", "family" : "Li", "given" : "Haiyan", "non-dropping-particle" : "", "parse-names" : false, "suffix" : "" }, { "dropping-particle" : "", "family" : "Li", "given" : "Xin", "non-dropping-particle" : "", "parse-names" : false, "suffix" : "" }, { "dropping-particle" : "", "family" : "Peng", "given" : "Liqun", "non-dropping-particle" : "", "parse-names" : false, "suffix" : "" }, { "dropping-particle" : "", "family" : "Qi", "given" : "Ji", "non-dropping-particle" : "", "parse-names" : false, "suffix" : "" }, { "dropping-particle" : "", "family" : "Yan", "given" : "Liu", "non-dropping-particle" : "", "parse-names" : false, "suffix" : "" }, { "dropping-particle" : "", "family" : "Zhang", "given" : "Yuxuan", "non-dropping-particle" : "", "parse-names" : false, "suffix" : "" }, { "dropping-particle" : "", "family" : "Zhao", "given" : "Hongyan", "non-dropping-particle" : "", "parse-names" : false, "suffix" : "" }, { "dropping-particle" : "", "family" : "Zheng", "given" : "Yixuan", "non-dropping-particle" : "", "parse-names" : false, "suffix" : "" }, { "dropping-particle" : "", "family" : "He", "given" : "Kebin", "non-dropping-particle" : "", "parse-names" : false, "suffix" : "" }, { "dropping-particle" : "", "family" : "Zhang", "given" : "Qiang", "non-dropping-particle" : "", "parse-names" : false, "suffix" : "" } ], "container-title" : "Atmospheric Chemistry and Physics", "id" : "ITEM-1", "issued" : { "date-parts" : [ [ "2018" ] ] }, "page" : "14095\u201314111", "title" : "Trends in China's anthropogenic emissions since 2010 as the consequence of clean air actions", "translator" : [ { "dropping-particle" : "", "family" : "G2880", "given" : "", "non-dropping-particle" : "", "parse-names" : false, "suffix" : "" } ], "type" : "article-journal", "volume" : "18" }, "uris" : [ "http://www.mendeley.com/documents/?uuid=264c81cb-b27c-4fa3-9285-946213a2caf5", "http://www.mendeley.com/documents/?uuid=7e2b0b25-516a-46d8-8367-fb8a1dcb660a" ] }, { "id" : "ITEM-2", "itemData" : { "DOI" : "10.5194/acp-16-4605-2016", "ISBN" : "1680-7324", "ISSN" : "16807324", "abstract" : "The Ozone Monitoring Instrument (OMI) onboard NASA's Aura satellite has been providing global observations of the ozone layer and key atmospheric pollutant gases, such as nitrogen dioxide (NO2) and sulfur dioxide (SO2), since October 2004. The data products from the same instrument provide consistent spatial and temporal coverage and permit the study of anthropogenic and natural emissions on local-to-global scales. In this paper we examine changes in SO2 and NO2 over some of the world's most polluted industrialized regions during the first decade of OMI observations. In terms of regional pollution changes, we see both upward and downward trends, sometimes in opposite directions for NO2 and SO2, for the different study areas. The trends are, for the most part, associated with economic and/or technological changes in energy use, as well as regional regulatory policies. Over the eastern US, both NO2 and SO2 levels decreased dramatically from 2005 to 2014, by more than 40 and 80 %, respectively, as a result of both technological improvements and stricter regulations of emissions. OMI confirmed large reductions in SO2 over eastern Europe's largest coal power plants after installation of flue gas desulfurization devices. The North China Plain has the world's most severe SO2 pollution, but a decreasing trend has been observed since 2011, with about a 50 % reduction in 2012\u20132014, due to an economic slowdown and government efforts to restrain emissions from the power and industrial sectors. In contrast, India's SO2 and NO2 levels from coal power plants and smelters are growing at a fast pace, increasing by more than 100 and 50 %, respectively, from 2005 to 2014. Several SO2 hot spots observed over the Persian Gulf are probably related to oil and gas operations and indicate a possible underestimation of emissions from these sources in bottom-up emission inventories. Overall, OMI observations have proved to be very valuable in documenting rapid changes in air quality over different parts of the world during the last decade. The baseline established during the first 10 years of OMI is indispensable for the interpretation of air quality measurements from current and future satellite atmospheric composition missions.", "author" : [ { "dropping-particle" : "", "family" : "Krotkov", "given" : "Nickolay A.", "non-dropping-particle" : "", "parse-names" : false, "suffix" : "" }, { "dropping-particle" : "", "family" : "McLinden", "given" : "Chris A.", "non-dropping-particle" : "", "parse-names" : false, "suffix" : "" }, { "dropping-particle" : "", "family" : "Li", "given" : "Can", "non-dropping-particle" : "", "parse-names" : false, "suffix" : "" }, { "dropping-particle" : "", "family" : "Lamsal", "given" : "Lok N.", "non-dropping-particle" : "", "parse-names" : false, "suffix" : "" }, { "dropping-particle" : "", "family" : "Celarier", "given" : "Edward A.", "non-dropping-particle" : "", "parse-names" : false, "suffix" : "" }, { "dropping-particle" : "V.", "family" : "Marchenko", "given" : "Sergey", "non-dropping-particle" : "", "parse-names" : false, "suffix" : "" }, { "dropping-particle" : "", "family" : "Swartz", "given" : "William H.", "non-dropping-particle" : "", "parse-names" : false, "suffix" : "" }, { "dropping-particle" : "", "family" : "Bucsela", "given" : "Eric J.", "non-dropping-particle" : "", "parse-names" : false, "suffix" : "" }, { "dropping-particle" : "", "family" : "Joiner", "given" : "Joanna", "non-dropping-particle" : "", "parse-names" : false, "suffix" : "" }, { "dropping-particle" : "", "family" : "Duncan", "given" : "Bryan N.", "non-dropping-particle" : "", "parse-names" : false, "suffix" : "" }, { "dropping-particle" : "", "family" : "Folkert Boersma", "given" : "K.", "non-dropping-particle" : "", "parse-names" : false, "suffix" : "" }, { "dropping-particle" : "", "family" : "Pepijn Veefkind", "given" : "J.", "non-dropping-particle" : "", "parse-names" : false, "suffix" : "" }, { "dropping-particle" : "", "family" : "Levelt", "given" : "Pieternel F.", "non-dropping-particle" : "", "parse-names" : false, "suffix" : "" }, { "dropping-particle" : "", "family" : "Fioletov", "given" : "Vitali E.", "non-dropping-particle" : "", "parse-names" : false, "suffix" : "" }, { "dropping-particle" : "", "family" : "Dickerson", "given" : "Russell R.", "non-dropping-particle" : "", "parse-names" : false, "suffix" : "" }, { "dropping-particle" : "", "family" : "He", "given" : "Hao", "non-dropping-particle" : "", "parse-names" : false, "suffix" : "" }, { "dropping-particle" : "", "family" : "Lu", "given" : "Zifeng", "non-dropping-particle" : "", "parse-names" : false, "suffix" : "" }, { "dropping-particle" : "", "family" : "Streets", "given" : "David G.", "non-dropping-particle" : "", "parse-names" : false, "suffix" : "" } ], "container-title" : "Atmospheric Chemistry and Physics", "id" : "ITEM-2", "issue" : "7", "issued" : { "date-parts" : [ [ "2016" ] ] }, "note" : "ACP", "page" : "4605-4629", "publisher" : "Copernicus Publications", "title" : "Aura OMI observations of regional SO2 and NO2 pollution changes from 2005 to 2015", "translator" : [ { "dropping-particle" : "", "family" : "G3012", "given" : "", "non-dropping-particle" : "", "parse-names" : false, "suffix" : "" } ], "type" : "article-journal", "volume" : "16" }, "uris" : [ "http://www.mendeley.com/documents/?uuid=a26cf8a4-8eca-4542-90cd-0358bfa95278", "http://www.mendeley.com/documents/?uuid=486fc344-c883-43df-a9e6-c1e7738c20da" ] } ], "mendeley" : { "formattedCitation" : "(Krotkov et al., 2016; Zheng et al., 2018b)", "plainTextFormattedCitation" : "(Krotkov et al., 2016; Zheng et al., 2018b)", "previouslyFormattedCitation" : "(Krotkov et al., 2016; Zheng et al., 2018b)" }, "properties" : { "noteIndex" : 0 }, "schema" : "https://github.com/citation-style-language/schema/raw/master/csl-citation.json" }</w:instrText>
      </w:r>
      <w:r w:rsidRPr="000E472A">
        <w:rPr>
          <w:lang w:val="en-GB"/>
        </w:rPr>
        <w:fldChar w:fldCharType="separate"/>
      </w:r>
      <w:r w:rsidR="00CB33A1">
        <w:rPr>
          <w:noProof/>
          <w:lang w:val="en-GB"/>
        </w:rPr>
        <w:t>(Krotkov et al., 2016; Zheng et al., 2018b)</w:t>
      </w:r>
      <w:r w:rsidRPr="000E472A">
        <w:rPr>
          <w:lang w:val="en-GB"/>
        </w:rPr>
        <w:fldChar w:fldCharType="end"/>
      </w:r>
      <w:r w:rsidRPr="000E472A">
        <w:rPr>
          <w:lang w:val="en-GB"/>
        </w:rPr>
        <w:t xml:space="preserve">. In India, on the other hand, </w:t>
      </w:r>
      <w:del w:id="2264" w:author="Lucy Cowie" w:date="2021-07-27T12:06:00Z">
        <w:r w:rsidRPr="000E472A" w:rsidDel="00AC56F6">
          <w:rPr>
            <w:lang w:val="en-GB"/>
          </w:rPr>
          <w:delText xml:space="preserve">the </w:delText>
        </w:r>
      </w:del>
      <w:r w:rsidRPr="000E472A">
        <w:rPr>
          <w:lang w:val="en-GB"/>
        </w:rPr>
        <w:t>SO</w:t>
      </w:r>
      <w:r w:rsidRPr="000E472A">
        <w:rPr>
          <w:vertAlign w:val="subscript"/>
          <w:lang w:val="en-GB"/>
        </w:rPr>
        <w:t>2</w:t>
      </w:r>
      <w:r w:rsidRPr="000E472A">
        <w:rPr>
          <w:lang w:val="en-GB"/>
        </w:rPr>
        <w:t xml:space="preserve"> levels have doubled </w:t>
      </w:r>
      <w:commentRangeStart w:id="2265"/>
      <w:r w:rsidRPr="000E472A">
        <w:rPr>
          <w:lang w:val="en-GB"/>
        </w:rPr>
        <w:t>over</w:t>
      </w:r>
      <w:commentRangeEnd w:id="2265"/>
      <w:r w:rsidR="00804762">
        <w:rPr>
          <w:rStyle w:val="Marquedecommentaire"/>
          <w:lang w:val="en-GB"/>
        </w:rPr>
        <w:commentReference w:id="2265"/>
      </w:r>
      <w:r w:rsidRPr="000E472A">
        <w:rPr>
          <w:lang w:val="en-GB"/>
        </w:rPr>
        <w:t xml:space="preserve"> 2005 to 2015 </w:t>
      </w:r>
      <w:r w:rsidRPr="000E472A">
        <w:rPr>
          <w:lang w:val="en-GB"/>
        </w:rPr>
        <w:fldChar w:fldCharType="begin" w:fldLock="1"/>
      </w:r>
      <w:r w:rsidR="00D477C7">
        <w:rPr>
          <w:lang w:val="en-GB"/>
        </w:rPr>
        <w:instrText>ADDIN CSL_CITATION { "citationItems" : [ { "id" : "ITEM-1", "itemData" : { "DOI" : "10.5194/acp-16-4605-2016", "ISBN" : "1680-7324", "ISSN" : "16807324", "abstract" : "The Ozone Monitoring Instrument (OMI) onboard NASA's Aura satellite has been providing global observations of the ozone layer and key atmospheric pollutant gases, such as nitrogen dioxide (NO2) and sulfur dioxide (SO2), since October 2004. The data products from the same instrument provide consistent spatial and temporal coverage and permit the study of anthropogenic and natural emissions on local-to-global scales. In this paper we examine changes in SO2 and NO2 over some of the world's most polluted industrialized regions during the first decade of OMI observations. In terms of regional pollution changes, we see both upward and downward trends, sometimes in opposite directions for NO2 and SO2, for the different study areas. The trends are, for the most part, associated with economic and/or technological changes in energy use, as well as regional regulatory policies. Over the eastern US, both NO2 and SO2 levels decreased dramatically from 2005 to 2014, by more than 40 and 80 %, respectively, as a result of both technological improvements and stricter regulations of emissions. OMI confirmed large reductions in SO2 over eastern Europe's largest coal power plants after installation of flue gas desulfurization devices. The North China Plain has the world's most severe SO2 pollution, but a decreasing trend has been observed since 2011, with about a 50 % reduction in 2012\u20132014, due to an economic slowdown and government efforts to restrain emissions from the power and industrial sectors. In contrast, India's SO2 and NO2 levels from coal power plants and smelters are growing at a fast pace, increasing by more than 100 and 50 %, respectively, from 2005 to 2014. Several SO2 hot spots observed over the Persian Gulf are probably related to oil and gas operations and indicate a possible underestimation of emissions from these sources in bottom-up emission inventories. Overall, OMI observations have proved to be very valuable in documenting rapid changes in air quality over different parts of the world during the last decade. The baseline established during the first 10 years of OMI is indispensable for the interpretation of air quality measurements from current and future satellite atmospheric composition missions.", "author" : [ { "dropping-particle" : "", "family" : "Krotkov", "given" : "Nickolay A.", "non-dropping-particle" : "", "parse-names" : false, "suffix" : "" }, { "dropping-particle" : "", "family" : "McLinden", "given" : "Chris A.", "non-dropping-particle" : "", "parse-names" : false, "suffix" : "" }, { "dropping-particle" : "", "family" : "Li", "given" : "Can", "non-dropping-particle" : "", "parse-names" : false, "suffix" : "" }, { "dropping-particle" : "", "family" : "Lamsal", "given" : "Lok N.", "non-dropping-particle" : "", "parse-names" : false, "suffix" : "" }, { "dropping-particle" : "", "family" : "Celarier", "given" : "Edward A.", "non-dropping-particle" : "", "parse-names" : false, "suffix" : "" }, { "dropping-particle" : "V.", "family" : "Marchenko", "given" : "Sergey", "non-dropping-particle" : "", "parse-names" : false, "suffix" : "" }, { "dropping-particle" : "", "family" : "Swartz", "given" : "William H.", "non-dropping-particle" : "", "parse-names" : false, "suffix" : "" }, { "dropping-particle" : "", "family" : "Bucsela", "given" : "Eric J.", "non-dropping-particle" : "", "parse-names" : false, "suffix" : "" }, { "dropping-particle" : "", "family" : "Joiner", "given" : "Joanna", "non-dropping-particle" : "", "parse-names" : false, "suffix" : "" }, { "dropping-particle" : "", "family" : "Duncan", "given" : "Bryan N.", "non-dropping-particle" : "", "parse-names" : false, "suffix" : "" }, { "dropping-particle" : "", "family" : "Folkert Boersma", "given" : "K.", "non-dropping-particle" : "", "parse-names" : false, "suffix" : "" }, { "dropping-particle" : "", "family" : "Pepijn Veefkind", "given" : "J.", "non-dropping-particle" : "", "parse-names" : false, "suffix" : "" }, { "dropping-particle" : "", "family" : "Levelt", "given" : "Pieternel F.", "non-dropping-particle" : "", "parse-names" : false, "suffix" : "" }, { "dropping-particle" : "", "family" : "Fioletov", "given" : "Vitali E.", "non-dropping-particle" : "", "parse-names" : false, "suffix" : "" }, { "dropping-particle" : "", "family" : "Dickerson", "given" : "Russell R.", "non-dropping-particle" : "", "parse-names" : false, "suffix" : "" }, { "dropping-particle" : "", "family" : "He", "given" : "Hao", "non-dropping-particle" : "", "parse-names" : false, "suffix" : "" }, { "dropping-particle" : "", "family" : "Lu", "given" : "Zifeng", "non-dropping-particle" : "", "parse-names" : false, "suffix" : "" }, { "dropping-particle" : "", "family" : "Streets", "given" : "David G.", "non-dropping-particle" : "", "parse-names" : false, "suffix" : "" } ], "container-title" : "Atmospheric Chemistry and Physics", "id" : "ITEM-1", "issue" : "7", "issued" : { "date-parts" : [ [ "2016" ] ] }, "note" : "ACP", "page" : "4605-4629", "publisher" : "Copernicus Publications", "title" : "Aura OMI observations of regional SO2 and NO2 pollution changes from 2005 to 2015", "translator" : [ { "dropping-particle" : "", "family" : "G3012", "given" : "", "non-dropping-particle" : "", "parse-names" : false, "suffix" : "" } ], "type" : "article-journal", "volume" : "16" }, "uris" : [ "http://www.mendeley.com/documents/?uuid=a26cf8a4-8eca-4542-90cd-0358bfa95278", "http://www.mendeley.com/documents/?uuid=486fc344-c883-43df-a9e6-c1e7738c20da" ] } ], "mendeley" : { "formattedCitation" : "(Krotkov et al., 2016)", "plainTextFormattedCitation" : "(Krotkov et al., 2016)", "previouslyFormattedCitation" : "(Krotkov et al., 2016)" }, "properties" : { "noteIndex" : 0 }, "schema" : "https://github.com/citation-style-language/schema/raw/master/csl-citation.json" }</w:instrText>
      </w:r>
      <w:r w:rsidRPr="000E472A">
        <w:rPr>
          <w:lang w:val="en-GB"/>
        </w:rPr>
        <w:fldChar w:fldCharType="separate"/>
      </w:r>
      <w:r w:rsidR="00CB33A1">
        <w:rPr>
          <w:noProof/>
          <w:lang w:val="en-GB"/>
        </w:rPr>
        <w:t>(Krotkov et al., 2016)</w:t>
      </w:r>
      <w:r w:rsidRPr="000E472A">
        <w:rPr>
          <w:lang w:val="en-GB"/>
        </w:rPr>
        <w:fldChar w:fldCharType="end"/>
      </w:r>
      <w:r w:rsidRPr="000E472A">
        <w:rPr>
          <w:lang w:val="en-GB"/>
        </w:rPr>
        <w:t xml:space="preserve">. </w:t>
      </w:r>
    </w:p>
    <w:p w14:paraId="360560CB" w14:textId="77777777" w:rsidR="00AF2E59" w:rsidRPr="000E472A" w:rsidRDefault="00AF2E59" w:rsidP="00D5630D">
      <w:pPr>
        <w:pStyle w:val="AR6BodyText"/>
        <w:rPr>
          <w:rFonts w:eastAsia="MS Gothic"/>
          <w:lang w:val="en-GB"/>
        </w:rPr>
      </w:pPr>
    </w:p>
    <w:p w14:paraId="075F1E05" w14:textId="0AA41FBA" w:rsidR="00AF2E59" w:rsidRPr="000E472A" w:rsidRDefault="00AF2E59" w:rsidP="00D5630D">
      <w:pPr>
        <w:pStyle w:val="AR6BodyText"/>
        <w:rPr>
          <w:rFonts w:eastAsia="MS Gothic"/>
          <w:lang w:val="en-GB"/>
        </w:rPr>
      </w:pPr>
      <w:r w:rsidRPr="000E472A">
        <w:rPr>
          <w:rFonts w:eastAsia="MS Gothic"/>
          <w:lang w:val="en-GB"/>
        </w:rPr>
        <w:t>In summary, surface and satellite observations indicate strong regional variations in trends of atmospheric SO</w:t>
      </w:r>
      <w:r w:rsidRPr="000E472A">
        <w:rPr>
          <w:rFonts w:eastAsia="MS Gothic"/>
          <w:vertAlign w:val="subscript"/>
          <w:lang w:val="en-GB"/>
        </w:rPr>
        <w:t>2</w:t>
      </w:r>
      <w:r w:rsidRPr="000E472A">
        <w:rPr>
          <w:rFonts w:eastAsia="MS Gothic"/>
          <w:lang w:val="en-GB"/>
        </w:rPr>
        <w:t xml:space="preserve"> abundance. The SO</w:t>
      </w:r>
      <w:r w:rsidRPr="000E472A">
        <w:rPr>
          <w:rFonts w:eastAsia="MS Gothic"/>
          <w:vertAlign w:val="subscript"/>
          <w:lang w:val="en-GB"/>
        </w:rPr>
        <w:t>2</w:t>
      </w:r>
      <w:r w:rsidRPr="000E472A">
        <w:rPr>
          <w:rFonts w:eastAsia="MS Gothic"/>
          <w:lang w:val="en-GB"/>
        </w:rPr>
        <w:t xml:space="preserve"> concentrations in North America and Europe have declined over 1980</w:t>
      </w:r>
      <w:ins w:id="2266" w:author="Lucy Cowie" w:date="2021-07-27T12:08:00Z">
        <w:r w:rsidR="00925ED3">
          <w:rPr>
            <w:rFonts w:eastAsia="MS Gothic"/>
            <w:lang w:val="en-GB"/>
          </w:rPr>
          <w:t>–</w:t>
        </w:r>
      </w:ins>
      <w:del w:id="2267" w:author="Lucy Cowie" w:date="2021-07-27T12:08:00Z">
        <w:r w:rsidRPr="000E472A" w:rsidDel="00925ED3">
          <w:rPr>
            <w:rFonts w:eastAsia="MS Gothic"/>
            <w:lang w:val="en-GB"/>
          </w:rPr>
          <w:delText xml:space="preserve"> to </w:delText>
        </w:r>
      </w:del>
      <w:r w:rsidRPr="000E472A">
        <w:rPr>
          <w:rFonts w:eastAsia="MS Gothic"/>
          <w:lang w:val="en-GB"/>
        </w:rPr>
        <w:t xml:space="preserve">2015 with slightly stronger reductions in North America (70 ± 20%) than </w:t>
      </w:r>
      <w:commentRangeStart w:id="2268"/>
      <w:r w:rsidRPr="000E472A">
        <w:rPr>
          <w:rFonts w:eastAsia="MS Gothic"/>
          <w:lang w:val="en-GB"/>
        </w:rPr>
        <w:t>over</w:t>
      </w:r>
      <w:commentRangeEnd w:id="2268"/>
      <w:r w:rsidR="000A38A9">
        <w:rPr>
          <w:rStyle w:val="Marquedecommentaire"/>
          <w:lang w:val="en-GB"/>
        </w:rPr>
        <w:commentReference w:id="2268"/>
      </w:r>
      <w:r w:rsidRPr="000E472A">
        <w:rPr>
          <w:rFonts w:eastAsia="MS Gothic"/>
          <w:lang w:val="en-GB"/>
        </w:rPr>
        <w:t xml:space="preserve"> Europe (58</w:t>
      </w:r>
      <w:r w:rsidRPr="000E472A">
        <w:rPr>
          <w:lang w:val="en-GB"/>
        </w:rPr>
        <w:t xml:space="preserve"> </w:t>
      </w:r>
      <w:r w:rsidRPr="000E472A">
        <w:rPr>
          <w:rFonts w:eastAsia="MS Gothic"/>
          <w:lang w:val="en-GB"/>
        </w:rPr>
        <w:t xml:space="preserve">± 32%) </w:t>
      </w:r>
      <w:commentRangeStart w:id="2269"/>
      <w:r w:rsidRPr="000E472A">
        <w:rPr>
          <w:rFonts w:eastAsia="MS Gothic"/>
          <w:lang w:val="en-GB"/>
        </w:rPr>
        <w:t>over</w:t>
      </w:r>
      <w:commentRangeEnd w:id="2269"/>
      <w:r w:rsidR="00185372">
        <w:rPr>
          <w:rStyle w:val="Marquedecommentaire"/>
          <w:lang w:val="en-GB"/>
        </w:rPr>
        <w:commentReference w:id="2269"/>
      </w:r>
      <w:r w:rsidRPr="000E472A">
        <w:rPr>
          <w:rFonts w:eastAsia="MS Gothic"/>
          <w:lang w:val="en-GB"/>
        </w:rPr>
        <w:t xml:space="preserve"> 2000</w:t>
      </w:r>
      <w:ins w:id="2270" w:author="Lucy Cowie" w:date="2021-07-27T12:09:00Z">
        <w:r w:rsidR="00185372">
          <w:rPr>
            <w:rFonts w:eastAsia="MS Gothic"/>
            <w:lang w:val="en-GB"/>
          </w:rPr>
          <w:t>–</w:t>
        </w:r>
      </w:ins>
      <w:del w:id="2271" w:author="Lucy Cowie" w:date="2021-07-27T12:09:00Z">
        <w:r w:rsidRPr="000E472A" w:rsidDel="00185372">
          <w:rPr>
            <w:rFonts w:eastAsia="MS Gothic"/>
            <w:lang w:val="en-GB"/>
          </w:rPr>
          <w:delText>-</w:delText>
        </w:r>
      </w:del>
      <w:r w:rsidRPr="000E472A">
        <w:rPr>
          <w:rFonts w:eastAsia="MS Gothic"/>
          <w:lang w:val="en-GB"/>
        </w:rPr>
        <w:t xml:space="preserve">2015, though Europe had larger reductions </w:t>
      </w:r>
      <w:r w:rsidR="005B4287">
        <w:rPr>
          <w:rFonts w:eastAsia="MS Gothic"/>
          <w:lang w:val="en-GB"/>
        </w:rPr>
        <w:t xml:space="preserve">than the US </w:t>
      </w:r>
      <w:r w:rsidRPr="000E472A">
        <w:rPr>
          <w:rFonts w:eastAsia="MS Gothic"/>
          <w:lang w:val="en-GB"/>
        </w:rPr>
        <w:t>in the prior decade (1990</w:t>
      </w:r>
      <w:ins w:id="2272" w:author="Lucy Cowie" w:date="2021-07-27T12:11:00Z">
        <w:r w:rsidR="000A38A9">
          <w:rPr>
            <w:rFonts w:eastAsia="MS Gothic"/>
            <w:lang w:val="en-GB"/>
          </w:rPr>
          <w:t>–</w:t>
        </w:r>
      </w:ins>
      <w:del w:id="2273" w:author="Lucy Cowie" w:date="2021-07-27T12:11:00Z">
        <w:r w:rsidRPr="000E472A" w:rsidDel="000A38A9">
          <w:rPr>
            <w:rFonts w:eastAsia="MS Gothic"/>
            <w:lang w:val="en-GB"/>
          </w:rPr>
          <w:delText>-</w:delText>
        </w:r>
      </w:del>
      <w:r w:rsidRPr="000E472A">
        <w:rPr>
          <w:rFonts w:eastAsia="MS Gothic"/>
          <w:lang w:val="en-GB"/>
        </w:rPr>
        <w:t>2000). In Asia, the SO</w:t>
      </w:r>
      <w:r w:rsidRPr="000E472A">
        <w:rPr>
          <w:rFonts w:eastAsia="MS Gothic"/>
          <w:vertAlign w:val="subscript"/>
          <w:lang w:val="en-GB"/>
        </w:rPr>
        <w:t>2</w:t>
      </w:r>
      <w:r w:rsidRPr="000E472A">
        <w:rPr>
          <w:rFonts w:eastAsia="MS Gothic"/>
          <w:lang w:val="en-GB"/>
        </w:rPr>
        <w:t xml:space="preserve"> trends are more scattered, though there is </w:t>
      </w:r>
      <w:r w:rsidRPr="000E472A">
        <w:rPr>
          <w:rFonts w:eastAsia="MS Gothic"/>
          <w:i/>
          <w:lang w:val="en-GB"/>
        </w:rPr>
        <w:t>medium confidence</w:t>
      </w:r>
      <w:r w:rsidRPr="000E472A">
        <w:rPr>
          <w:rFonts w:eastAsia="MS Gothic"/>
          <w:lang w:val="en-GB"/>
        </w:rPr>
        <w:t xml:space="preserve"> that there was a strong increase up to around 2005, followed by a steep decline in China</w:t>
      </w:r>
      <w:r>
        <w:rPr>
          <w:rFonts w:eastAsia="MS Gothic"/>
          <w:lang w:val="en-GB"/>
        </w:rPr>
        <w:t>,</w:t>
      </w:r>
      <w:r w:rsidRPr="000E472A">
        <w:rPr>
          <w:rFonts w:eastAsia="MS Gothic"/>
          <w:lang w:val="en-GB"/>
        </w:rPr>
        <w:t xml:space="preserve"> while over India, </w:t>
      </w:r>
      <w:r w:rsidRPr="000E472A">
        <w:rPr>
          <w:lang w:val="en-GB"/>
        </w:rPr>
        <w:t>the concentrations are increasing steadily.</w:t>
      </w:r>
    </w:p>
    <w:p w14:paraId="670F6A39" w14:textId="19DF22CF" w:rsidR="00AF2E59" w:rsidRDefault="00AF2E59" w:rsidP="00D5630D">
      <w:pPr>
        <w:pStyle w:val="AR6BodyText"/>
        <w:rPr>
          <w:rFonts w:eastAsia="MS Gothic"/>
          <w:lang w:val="en-GB"/>
        </w:rPr>
      </w:pPr>
    </w:p>
    <w:p w14:paraId="204724F6" w14:textId="77777777" w:rsidR="007E79EA" w:rsidRPr="000E472A" w:rsidRDefault="007E79EA" w:rsidP="00D5630D">
      <w:pPr>
        <w:pStyle w:val="AR6BodyText"/>
        <w:rPr>
          <w:rFonts w:eastAsia="MS Gothic"/>
          <w:lang w:val="en-GB"/>
        </w:rPr>
      </w:pPr>
    </w:p>
    <w:p w14:paraId="05EC830E" w14:textId="2E036FD0" w:rsidR="00AF2E59" w:rsidRPr="000E472A" w:rsidRDefault="00E16FD3" w:rsidP="00D5630D">
      <w:pPr>
        <w:pStyle w:val="AR6BodyText"/>
        <w:rPr>
          <w:b/>
          <w:lang w:val="en-GB"/>
        </w:rPr>
      </w:pPr>
      <w:r w:rsidRPr="000E472A" w:rsidDel="00E16FD3">
        <w:rPr>
          <w:rFonts w:eastAsia="MS Gothic"/>
          <w:lang w:val="en-GB"/>
        </w:rPr>
        <w:t xml:space="preserve"> </w:t>
      </w:r>
      <w:r w:rsidR="00AF2E59" w:rsidRPr="000E472A">
        <w:rPr>
          <w:b/>
          <w:lang w:val="en-GB"/>
        </w:rPr>
        <w:t>[START TABLE 6.</w:t>
      </w:r>
      <w:r w:rsidR="00AF2E59">
        <w:rPr>
          <w:b/>
          <w:lang w:val="en-GB"/>
        </w:rPr>
        <w:t>5</w:t>
      </w:r>
      <w:r w:rsidR="00AF2E59" w:rsidRPr="000E472A">
        <w:rPr>
          <w:b/>
          <w:lang w:val="en-GB"/>
        </w:rPr>
        <w:t xml:space="preserve"> HERE]</w:t>
      </w:r>
    </w:p>
    <w:p w14:paraId="5D6C5FE4" w14:textId="77777777" w:rsidR="00AF2E59" w:rsidRPr="000E472A" w:rsidRDefault="00AF2E59" w:rsidP="00D5630D">
      <w:pPr>
        <w:pStyle w:val="AR6BodyText"/>
        <w:rPr>
          <w:lang w:val="en-GB"/>
        </w:rPr>
      </w:pPr>
      <w:r w:rsidRPr="000E472A">
        <w:rPr>
          <w:lang w:val="en-GB"/>
        </w:rPr>
        <w:t xml:space="preserve"> </w:t>
      </w:r>
    </w:p>
    <w:p w14:paraId="21A78353" w14:textId="77777777" w:rsidR="00AF2E59" w:rsidRPr="00D837A8" w:rsidRDefault="00AF2E59" w:rsidP="00D5630D">
      <w:pPr>
        <w:pStyle w:val="AR6Chap6Table"/>
        <w:rPr>
          <w:lang w:val="en-GB"/>
        </w:rPr>
      </w:pPr>
      <w:r w:rsidRPr="000E472A">
        <w:rPr>
          <w:lang w:val="en-GB"/>
        </w:rPr>
        <w:t xml:space="preserve">Summary of changes or trends in atmospheric abundance of </w:t>
      </w:r>
      <w:r w:rsidRPr="000E472A">
        <w:rPr>
          <w:rFonts w:eastAsia="MS Gothic"/>
          <w:lang w:val="en-GB"/>
        </w:rPr>
        <w:t>sulphur dioxide (SO</w:t>
      </w:r>
      <w:r w:rsidRPr="000E472A">
        <w:rPr>
          <w:rFonts w:eastAsia="MS Gothic"/>
          <w:vertAlign w:val="subscript"/>
          <w:lang w:val="en-GB"/>
        </w:rPr>
        <w:t>2</w:t>
      </w:r>
      <w:r w:rsidRPr="000E472A">
        <w:rPr>
          <w:rFonts w:eastAsia="MS Gothic"/>
          <w:lang w:val="en-GB"/>
        </w:rPr>
        <w:t>) and sulphate (SO</w:t>
      </w:r>
      <w:r w:rsidRPr="000E472A">
        <w:rPr>
          <w:rFonts w:eastAsia="MS Gothic"/>
          <w:vertAlign w:val="subscript"/>
          <w:lang w:val="en-GB"/>
        </w:rPr>
        <w:t>4</w:t>
      </w:r>
      <w:r w:rsidRPr="000E472A">
        <w:rPr>
          <w:rFonts w:eastAsia="MS Gothic"/>
          <w:vertAlign w:val="superscript"/>
          <w:lang w:val="en-GB"/>
        </w:rPr>
        <w:t>2</w:t>
      </w:r>
      <w:commentRangeStart w:id="2274"/>
      <w:r w:rsidRPr="000E472A">
        <w:rPr>
          <w:rFonts w:eastAsia="MS Gothic"/>
          <w:vertAlign w:val="superscript"/>
          <w:lang w:val="en-GB"/>
        </w:rPr>
        <w:t>-</w:t>
      </w:r>
      <w:commentRangeEnd w:id="2274"/>
      <w:r w:rsidR="00A41E92">
        <w:rPr>
          <w:rStyle w:val="Marquedecommentaire"/>
          <w:rFonts w:cs="Times New Roman"/>
          <w:lang w:val="en-GB" w:eastAsia="en-GB"/>
        </w:rPr>
        <w:commentReference w:id="2274"/>
      </w:r>
      <w:r w:rsidRPr="000E472A">
        <w:rPr>
          <w:rFonts w:eastAsia="MS Gothic"/>
          <w:lang w:val="en-GB"/>
        </w:rPr>
        <w:t xml:space="preserve">) aerosols based on in situ and satellite observations. </w:t>
      </w:r>
    </w:p>
    <w:p w14:paraId="3265C44C" w14:textId="77777777" w:rsidR="00AF2E59" w:rsidRPr="009638A7" w:rsidRDefault="00AF2E59" w:rsidP="00D5630D">
      <w:pPr>
        <w:pStyle w:val="AR6BodyText"/>
        <w:rPr>
          <w:rFonts w:eastAsia="MS Gothic"/>
          <w:lang w:val="en-GB"/>
        </w:rPr>
      </w:pPr>
    </w:p>
    <w:tbl>
      <w:tblPr>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8"/>
        <w:gridCol w:w="3330"/>
        <w:gridCol w:w="3230"/>
        <w:gridCol w:w="1787"/>
      </w:tblGrid>
      <w:tr w:rsidR="00AF2E59" w:rsidRPr="00021DE9" w14:paraId="70908EDB" w14:textId="77777777" w:rsidTr="00D5630D">
        <w:trPr>
          <w:trHeight w:val="292"/>
        </w:trPr>
        <w:tc>
          <w:tcPr>
            <w:tcW w:w="1278" w:type="dxa"/>
          </w:tcPr>
          <w:p w14:paraId="0528537B" w14:textId="66E78DEA" w:rsidR="00AF2E59" w:rsidRPr="00190872" w:rsidRDefault="00AF2E59" w:rsidP="00D5630D">
            <w:pPr>
              <w:rPr>
                <w:b/>
                <w:bCs/>
              </w:rPr>
            </w:pPr>
            <w:r w:rsidRPr="00190872">
              <w:rPr>
                <w:b/>
              </w:rPr>
              <w:t xml:space="preserve">Analysis </w:t>
            </w:r>
            <w:ins w:id="2275" w:author="Lucy Cowie" w:date="2021-07-27T12:12:00Z">
              <w:r w:rsidR="00E62A39">
                <w:rPr>
                  <w:b/>
                </w:rPr>
                <w:t>P</w:t>
              </w:r>
            </w:ins>
            <w:del w:id="2276" w:author="Lucy Cowie" w:date="2021-07-27T12:12:00Z">
              <w:r w:rsidRPr="00190872" w:rsidDel="00E62A39">
                <w:rPr>
                  <w:b/>
                </w:rPr>
                <w:delText>p</w:delText>
              </w:r>
            </w:del>
            <w:r w:rsidRPr="00190872">
              <w:rPr>
                <w:b/>
              </w:rPr>
              <w:t>eriod</w:t>
            </w:r>
          </w:p>
        </w:tc>
        <w:tc>
          <w:tcPr>
            <w:tcW w:w="3330" w:type="dxa"/>
            <w:hideMark/>
          </w:tcPr>
          <w:p w14:paraId="77174E2D" w14:textId="77777777" w:rsidR="00AF2E59" w:rsidRPr="00190872" w:rsidRDefault="00AF2E59" w:rsidP="00D5630D">
            <w:pPr>
              <w:rPr>
                <w:b/>
                <w:bCs/>
              </w:rPr>
            </w:pPr>
            <w:r w:rsidRPr="00190872">
              <w:rPr>
                <w:b/>
              </w:rPr>
              <w:t xml:space="preserve">Trends in </w:t>
            </w:r>
            <w:r w:rsidRPr="00190872">
              <w:rPr>
                <w:rFonts w:eastAsiaTheme="majorEastAsia"/>
                <w:b/>
              </w:rPr>
              <w:t>SO</w:t>
            </w:r>
            <w:r w:rsidRPr="00190872">
              <w:rPr>
                <w:rFonts w:eastAsiaTheme="majorEastAsia"/>
                <w:b/>
                <w:vertAlign w:val="subscript"/>
              </w:rPr>
              <w:t>2</w:t>
            </w:r>
            <w:r w:rsidRPr="00190872">
              <w:rPr>
                <w:rFonts w:eastAsiaTheme="majorEastAsia"/>
                <w:b/>
                <w:bCs/>
                <w:color w:val="FFFFFF"/>
                <w:vertAlign w:val="subscript"/>
              </w:rPr>
              <w:t>SO2</w:t>
            </w:r>
          </w:p>
        </w:tc>
        <w:tc>
          <w:tcPr>
            <w:tcW w:w="3230" w:type="dxa"/>
            <w:hideMark/>
          </w:tcPr>
          <w:p w14:paraId="541F12E7" w14:textId="09F31249" w:rsidR="00AF2E59" w:rsidRPr="00190872" w:rsidRDefault="00AF2E59" w:rsidP="00D5630D">
            <w:pPr>
              <w:rPr>
                <w:b/>
                <w:bCs/>
              </w:rPr>
            </w:pPr>
            <w:r w:rsidRPr="00190872">
              <w:rPr>
                <w:b/>
              </w:rPr>
              <w:t xml:space="preserve">Trends in </w:t>
            </w:r>
            <w:ins w:id="2277" w:author="Lucy Cowie" w:date="2021-07-27T12:15:00Z">
              <w:r w:rsidR="00AC76A8">
                <w:rPr>
                  <w:b/>
                </w:rPr>
                <w:t>P</w:t>
              </w:r>
            </w:ins>
            <w:del w:id="2278" w:author="Lucy Cowie" w:date="2021-07-27T12:15:00Z">
              <w:r w:rsidRPr="00190872" w:rsidDel="00AC76A8">
                <w:rPr>
                  <w:b/>
                </w:rPr>
                <w:delText>p</w:delText>
              </w:r>
            </w:del>
            <w:r w:rsidRPr="00190872">
              <w:rPr>
                <w:b/>
              </w:rPr>
              <w:t>articulate SO</w:t>
            </w:r>
            <w:r w:rsidRPr="00190872">
              <w:rPr>
                <w:b/>
                <w:vertAlign w:val="subscript"/>
              </w:rPr>
              <w:t>4</w:t>
            </w:r>
            <w:r w:rsidRPr="00190872">
              <w:rPr>
                <w:b/>
                <w:vertAlign w:val="superscript"/>
              </w:rPr>
              <w:t>2</w:t>
            </w:r>
            <w:commentRangeStart w:id="2279"/>
            <w:r w:rsidRPr="00190872">
              <w:rPr>
                <w:b/>
                <w:vertAlign w:val="superscript"/>
              </w:rPr>
              <w:t>-</w:t>
            </w:r>
            <w:commentRangeEnd w:id="2279"/>
            <w:r w:rsidR="00F93C5A">
              <w:rPr>
                <w:rStyle w:val="Marquedecommentaire"/>
              </w:rPr>
              <w:commentReference w:id="2279"/>
            </w:r>
          </w:p>
        </w:tc>
        <w:tc>
          <w:tcPr>
            <w:tcW w:w="1787" w:type="dxa"/>
            <w:noWrap/>
            <w:hideMark/>
          </w:tcPr>
          <w:p w14:paraId="4724F9D1" w14:textId="77777777" w:rsidR="00AF2E59" w:rsidRPr="00190872" w:rsidRDefault="00AF2E59" w:rsidP="00D5630D">
            <w:pPr>
              <w:rPr>
                <w:b/>
              </w:rPr>
            </w:pPr>
            <w:r w:rsidRPr="00190872">
              <w:rPr>
                <w:b/>
              </w:rPr>
              <w:t>Reference</w:t>
            </w:r>
          </w:p>
        </w:tc>
      </w:tr>
      <w:tr w:rsidR="00AF2E59" w:rsidRPr="00021DE9" w14:paraId="50929EF8" w14:textId="77777777" w:rsidTr="00D5630D">
        <w:trPr>
          <w:trHeight w:val="292"/>
        </w:trPr>
        <w:tc>
          <w:tcPr>
            <w:tcW w:w="9625" w:type="dxa"/>
            <w:gridSpan w:val="4"/>
          </w:tcPr>
          <w:p w14:paraId="74C54FC8" w14:textId="1028ACA4" w:rsidR="00AF2E59" w:rsidRPr="00190872" w:rsidRDefault="00AF2E59" w:rsidP="00D5630D">
            <w:pPr>
              <w:jc w:val="center"/>
              <w:rPr>
                <w:b/>
                <w:bCs/>
              </w:rPr>
            </w:pPr>
            <w:r w:rsidRPr="00190872">
              <w:t xml:space="preserve">Global Models/Assimilated </w:t>
            </w:r>
            <w:del w:id="2280" w:author="Ian Blenkinsop" w:date="2021-07-29T10:17:00Z">
              <w:r w:rsidRPr="00190872" w:rsidDel="00555ECC">
                <w:delText>models</w:delText>
              </w:r>
            </w:del>
            <w:ins w:id="2281" w:author="Ian Blenkinsop" w:date="2021-07-29T10:17:00Z">
              <w:r w:rsidR="00555ECC">
                <w:t>M</w:t>
              </w:r>
              <w:r w:rsidR="00555ECC" w:rsidRPr="00190872">
                <w:t>odels</w:t>
              </w:r>
            </w:ins>
          </w:p>
        </w:tc>
      </w:tr>
      <w:tr w:rsidR="00AF2E59" w:rsidRPr="00615DED" w14:paraId="6F8DBBD5" w14:textId="77777777" w:rsidTr="00D5630D">
        <w:trPr>
          <w:trHeight w:val="292"/>
        </w:trPr>
        <w:tc>
          <w:tcPr>
            <w:tcW w:w="1278" w:type="dxa"/>
          </w:tcPr>
          <w:p w14:paraId="23E97EEA" w14:textId="29230AB7" w:rsidR="00AF2E59" w:rsidRPr="00190872" w:rsidRDefault="00AF2E59" w:rsidP="00D5630D">
            <w:pPr>
              <w:keepNext/>
              <w:keepLines/>
              <w:outlineLvl w:val="4"/>
            </w:pPr>
            <w:r w:rsidRPr="00190872">
              <w:lastRenderedPageBreak/>
              <w:t>1990</w:t>
            </w:r>
            <w:ins w:id="2282" w:author="Lucy Cowie" w:date="2021-07-27T12:15:00Z">
              <w:r w:rsidR="00B60B3D">
                <w:t>–</w:t>
              </w:r>
            </w:ins>
            <w:del w:id="2283" w:author="Lucy Cowie" w:date="2021-07-27T12:15:00Z">
              <w:r w:rsidRPr="00190872" w:rsidDel="00B60B3D">
                <w:delText>-</w:delText>
              </w:r>
            </w:del>
            <w:r w:rsidRPr="00190872">
              <w:t>2000</w:t>
            </w:r>
          </w:p>
        </w:tc>
        <w:tc>
          <w:tcPr>
            <w:tcW w:w="3330" w:type="dxa"/>
            <w:hideMark/>
          </w:tcPr>
          <w:p w14:paraId="4FB6A349" w14:textId="69086B79" w:rsidR="00AF2E59" w:rsidRPr="002A1EE0" w:rsidRDefault="00856E99" w:rsidP="00D5630D">
            <w:pPr>
              <w:keepNext/>
              <w:keepLines/>
              <w:outlineLvl w:val="4"/>
              <w:rPr>
                <w:lang w:val="fr-FR"/>
              </w:rPr>
            </w:pPr>
            <w:ins w:id="2284" w:author="Lucy Cowie" w:date="2021-07-27T12:18:00Z">
              <w:r w:rsidRPr="002A1EE0">
                <w:rPr>
                  <w:lang w:val="fr-FR"/>
                </w:rPr>
                <w:t>–</w:t>
              </w:r>
            </w:ins>
            <w:del w:id="2285" w:author="Lucy Cowie" w:date="2021-07-27T12:18:00Z">
              <w:r w:rsidR="00AF2E59" w:rsidRPr="002A1EE0" w:rsidDel="00856E99">
                <w:rPr>
                  <w:lang w:val="fr-FR"/>
                </w:rPr>
                <w:delText>-</w:delText>
              </w:r>
            </w:del>
            <w:r w:rsidR="00AF2E59" w:rsidRPr="002A1EE0">
              <w:rPr>
                <w:lang w:val="fr-FR"/>
              </w:rPr>
              <w:t>8.54 ± 1.40 % yr</w:t>
            </w:r>
            <w:ins w:id="2286" w:author="Lucy Cowie" w:date="2021-07-27T12:21:00Z">
              <w:r w:rsidR="00320639" w:rsidRPr="002A1EE0">
                <w:rPr>
                  <w:vertAlign w:val="superscript"/>
                  <w:lang w:val="fr-FR"/>
                </w:rPr>
                <w:t>–</w:t>
              </w:r>
            </w:ins>
            <w:del w:id="2287" w:author="Lucy Cowie" w:date="2021-07-27T12:21:00Z">
              <w:r w:rsidR="00AF2E59" w:rsidRPr="002A1EE0" w:rsidDel="00320639">
                <w:rPr>
                  <w:vertAlign w:val="superscript"/>
                  <w:lang w:val="fr-FR"/>
                </w:rPr>
                <w:delText>-</w:delText>
              </w:r>
            </w:del>
            <w:r w:rsidR="00AF2E59" w:rsidRPr="002A1EE0">
              <w:rPr>
                <w:vertAlign w:val="superscript"/>
                <w:lang w:val="fr-FR"/>
              </w:rPr>
              <w:t>1</w:t>
            </w:r>
            <w:r w:rsidR="00AF2E59" w:rsidRPr="002A1EE0">
              <w:rPr>
                <w:lang w:val="fr-FR"/>
              </w:rPr>
              <w:t xml:space="preserve"> (EU, 43 sites)</w:t>
            </w:r>
          </w:p>
          <w:p w14:paraId="2CA2FDEA" w14:textId="04FE6A40" w:rsidR="00AF2E59" w:rsidRPr="002A1EE0" w:rsidRDefault="00856E99" w:rsidP="00D5630D">
            <w:pPr>
              <w:keepNext/>
              <w:keepLines/>
              <w:outlineLvl w:val="4"/>
              <w:rPr>
                <w:lang w:val="fr-FR"/>
              </w:rPr>
            </w:pPr>
            <w:ins w:id="2288" w:author="Lucy Cowie" w:date="2021-07-27T12:18:00Z">
              <w:r w:rsidRPr="002A1EE0">
                <w:rPr>
                  <w:lang w:val="fr-FR"/>
                </w:rPr>
                <w:t>–</w:t>
              </w:r>
            </w:ins>
            <w:del w:id="2289" w:author="Lucy Cowie" w:date="2021-07-27T12:18:00Z">
              <w:r w:rsidR="00AF2E59" w:rsidRPr="002A1EE0" w:rsidDel="00856E99">
                <w:rPr>
                  <w:lang w:val="fr-FR"/>
                </w:rPr>
                <w:delText>-</w:delText>
              </w:r>
            </w:del>
            <w:r w:rsidR="00AF2E59" w:rsidRPr="002A1EE0">
              <w:rPr>
                <w:lang w:val="fr-FR"/>
              </w:rPr>
              <w:t>2.63 ± 0.30 % yr</w:t>
            </w:r>
            <w:ins w:id="2290" w:author="Lucy Cowie" w:date="2021-07-27T12:21:00Z">
              <w:r w:rsidR="00320639" w:rsidRPr="002A1EE0">
                <w:rPr>
                  <w:vertAlign w:val="superscript"/>
                  <w:lang w:val="fr-FR"/>
                </w:rPr>
                <w:t>–</w:t>
              </w:r>
            </w:ins>
            <w:del w:id="2291" w:author="Lucy Cowie" w:date="2021-07-27T12:21:00Z">
              <w:r w:rsidR="00AF2E59" w:rsidRPr="002A1EE0" w:rsidDel="00320639">
                <w:rPr>
                  <w:vertAlign w:val="superscript"/>
                  <w:lang w:val="fr-FR"/>
                </w:rPr>
                <w:delText>-</w:delText>
              </w:r>
            </w:del>
            <w:r w:rsidR="00AF2E59" w:rsidRPr="002A1EE0">
              <w:rPr>
                <w:vertAlign w:val="superscript"/>
                <w:lang w:val="fr-FR"/>
              </w:rPr>
              <w:t>1</w:t>
            </w:r>
            <w:r w:rsidR="00AF2E59" w:rsidRPr="002A1EE0">
              <w:rPr>
                <w:lang w:val="fr-FR"/>
              </w:rPr>
              <w:t xml:space="preserve"> (NA, 53 sites)</w:t>
            </w:r>
          </w:p>
        </w:tc>
        <w:tc>
          <w:tcPr>
            <w:tcW w:w="3230" w:type="dxa"/>
            <w:hideMark/>
          </w:tcPr>
          <w:p w14:paraId="03F3BE0C" w14:textId="52DE4929" w:rsidR="00AF2E59" w:rsidRPr="002A1EE0" w:rsidRDefault="00856E99" w:rsidP="00D5630D">
            <w:pPr>
              <w:keepNext/>
              <w:keepLines/>
              <w:outlineLvl w:val="4"/>
              <w:rPr>
                <w:lang w:val="fr-FR"/>
              </w:rPr>
            </w:pPr>
            <w:ins w:id="2292" w:author="Lucy Cowie" w:date="2021-07-27T12:18:00Z">
              <w:r w:rsidRPr="002A1EE0">
                <w:rPr>
                  <w:lang w:val="fr-FR"/>
                </w:rPr>
                <w:t>–</w:t>
              </w:r>
            </w:ins>
            <w:del w:id="2293" w:author="Lucy Cowie" w:date="2021-07-27T12:18:00Z">
              <w:r w:rsidR="00AF2E59" w:rsidRPr="002A1EE0" w:rsidDel="00856E99">
                <w:rPr>
                  <w:lang w:val="fr-FR"/>
                </w:rPr>
                <w:delText>-</w:delText>
              </w:r>
            </w:del>
            <w:r w:rsidR="00AF2E59" w:rsidRPr="002A1EE0">
              <w:rPr>
                <w:lang w:val="fr-FR"/>
              </w:rPr>
              <w:t>5.23 ±</w:t>
            </w:r>
            <w:ins w:id="2294" w:author="Lucy Cowie" w:date="2021-07-27T12:18:00Z">
              <w:r w:rsidRPr="002A1EE0">
                <w:rPr>
                  <w:lang w:val="fr-FR"/>
                </w:rPr>
                <w:t xml:space="preserve"> </w:t>
              </w:r>
            </w:ins>
            <w:r w:rsidR="00AF2E59" w:rsidRPr="002A1EE0">
              <w:rPr>
                <w:lang w:val="fr-FR"/>
              </w:rPr>
              <w:t>1.17% yr</w:t>
            </w:r>
            <w:ins w:id="2295" w:author="Lucy Cowie" w:date="2021-07-27T12:21:00Z">
              <w:r w:rsidR="00320639" w:rsidRPr="002A1EE0">
                <w:rPr>
                  <w:vertAlign w:val="superscript"/>
                  <w:lang w:val="fr-FR"/>
                </w:rPr>
                <w:t>–</w:t>
              </w:r>
            </w:ins>
            <w:del w:id="2296" w:author="Lucy Cowie" w:date="2021-07-27T12:21:00Z">
              <w:r w:rsidR="00AF2E59" w:rsidRPr="002A1EE0" w:rsidDel="00320639">
                <w:rPr>
                  <w:vertAlign w:val="superscript"/>
                  <w:lang w:val="fr-FR"/>
                </w:rPr>
                <w:delText>-</w:delText>
              </w:r>
            </w:del>
            <w:r w:rsidR="00AF2E59" w:rsidRPr="002A1EE0">
              <w:rPr>
                <w:vertAlign w:val="superscript"/>
                <w:lang w:val="fr-FR"/>
              </w:rPr>
              <w:t>1</w:t>
            </w:r>
            <w:r w:rsidR="00AF2E59" w:rsidRPr="002A1EE0">
              <w:rPr>
                <w:lang w:val="fr-FR"/>
              </w:rPr>
              <w:t xml:space="preserve"> (EU, 41 sites)</w:t>
            </w:r>
          </w:p>
          <w:p w14:paraId="38CE8323" w14:textId="52B362F6" w:rsidR="00AF2E59" w:rsidRPr="002A1EE0" w:rsidRDefault="00856E99" w:rsidP="00D5630D">
            <w:pPr>
              <w:keepNext/>
              <w:keepLines/>
              <w:outlineLvl w:val="4"/>
              <w:rPr>
                <w:lang w:val="fr-FR"/>
              </w:rPr>
            </w:pPr>
            <w:ins w:id="2297" w:author="Lucy Cowie" w:date="2021-07-27T12:18:00Z">
              <w:r w:rsidRPr="002A1EE0">
                <w:rPr>
                  <w:lang w:val="fr-FR"/>
                </w:rPr>
                <w:t>–</w:t>
              </w:r>
            </w:ins>
            <w:del w:id="2298" w:author="Lucy Cowie" w:date="2021-07-27T12:18:00Z">
              <w:r w:rsidR="00AF2E59" w:rsidRPr="002A1EE0" w:rsidDel="00856E99">
                <w:rPr>
                  <w:lang w:val="fr-FR"/>
                </w:rPr>
                <w:delText>-</w:delText>
              </w:r>
            </w:del>
            <w:r w:rsidR="00AF2E59" w:rsidRPr="002A1EE0">
              <w:rPr>
                <w:lang w:val="fr-FR"/>
              </w:rPr>
              <w:t>1.94 ±</w:t>
            </w:r>
            <w:ins w:id="2299" w:author="Lucy Cowie" w:date="2021-07-27T12:18:00Z">
              <w:r w:rsidRPr="002A1EE0">
                <w:rPr>
                  <w:lang w:val="fr-FR"/>
                </w:rPr>
                <w:t xml:space="preserve"> </w:t>
              </w:r>
            </w:ins>
            <w:r w:rsidR="00AF2E59" w:rsidRPr="002A1EE0">
              <w:rPr>
                <w:lang w:val="fr-FR"/>
              </w:rPr>
              <w:t>0.43% yr</w:t>
            </w:r>
            <w:r w:rsidR="003F1C19" w:rsidRPr="002A1EE0">
              <w:rPr>
                <w:vertAlign w:val="superscript"/>
                <w:lang w:val="fr-FR"/>
              </w:rPr>
              <w:t>—</w:t>
            </w:r>
            <w:r w:rsidR="00AF2E59" w:rsidRPr="002A1EE0">
              <w:rPr>
                <w:lang w:val="fr-FR"/>
              </w:rPr>
              <w:t>(NA 101 sites)</w:t>
            </w:r>
          </w:p>
        </w:tc>
        <w:tc>
          <w:tcPr>
            <w:tcW w:w="1787" w:type="dxa"/>
            <w:noWrap/>
            <w:hideMark/>
          </w:tcPr>
          <w:p w14:paraId="6589B911" w14:textId="2DC92118" w:rsidR="00AF2E59" w:rsidRPr="00615DED" w:rsidRDefault="00AF2E59" w:rsidP="00D5630D">
            <w:pPr>
              <w:keepNext/>
              <w:keepLines/>
              <w:outlineLvl w:val="4"/>
            </w:pPr>
            <w:r w:rsidRPr="00190872">
              <w:fldChar w:fldCharType="begin" w:fldLock="1"/>
            </w:r>
            <w:ins w:id="2300" w:author="Robin Matthews" w:date="2021-07-08T16:04:00Z">
              <w:r w:rsidR="00E02107">
                <w:instrText>ADDIN CSL_CITATION { "citationItems" : [ { "id" : "ITEM-1", "itemData" : { "DOI" : "10.1038/s41598-018-37304-0", "ISSN" : "20452322", "abstract" : "The profound changes in global SO2 emissions over the last decades have affected atmospheric composition on a regional and global scale with large impact on air quality, atmospheric deposition and the radiative forcing of sulfate aerosols. Reproduction of historical atmospheric pollution levels based on global aerosol models and emission changes is crucial to prove that such models are able to predict future scenarios. Here, we analyze consistency of trends in observations of sulfur components in air and precipitation from major regional networks and estimates from six different global aerosol models from 1990 until 2015. There are large interregional differences in the sulfur trends consistently captured by the models and observations, especially for North America and Europe. Europe had the largest reductions in sulfur emissions in the first part of the period while the highest reduction came later in North America and East Asia. The uncertainties in both the emissions and the representativity of the observations are larger in Asia. However, emissions from East Asia clearly increased from 2000 to 2005 followed by a decrease, while in India a steady increase over the whole period has been observed and modelled. The agreement between a bottom-up approach, which uses emissions and process-based chemical transport models, with independent observations gives an improved confidence in the understanding of the atmospheric sulfur budget.", "author" : [ { "dropping-particle" : "", "family" : "Aas", "given" : "Wenche", "non-dropping-particle" : "", "parse-names" : false, "suffix" : "" }, { "dropping-particle" : "", "family" : "Mortier", "given" : "Augustin", "non-dropping-particle" : "", "parse-names" : false, "suffix" : "" }, { "dropping-particle" : "", "family" : "Bowersox", "given" : "Van", "non-dropping-particle" : "", "parse-names" : false, "suffix" : "" }, { "dropping-particle" : "", "family" : "Cherian", "given" : "Ribu", "non-dropping-particle" : "", "parse-names" : false, "suffix" : "" }, { "dropping-particle" : "", "family" : "Faluvegi", "given" : "Greg", "non-dropping-particle" : "", "parse-names" : false, "suffix" : "" }, { "dropping-particle" : "", "family" : "Fagerli", "given" : "Hilde", "non-dropping-particle" : "", "parse-names" : false, "suffix" : "" }, { "dropping-particle" : "", "family" : "Hand", "given" : "Jenny", "non-dropping-particle" : "", "parse-names" : false, "suffix" : "" }, { "dropping-particle" : "", "family" : "Klimont", "given" : "Zbigniew", "non-dropping-particle" : "", "parse-names" : false, "suffix" : "" }, { "dropping-particle" : "", "family" : "Galy-Lacaux", "given" : "Corinne", "non-dropping-particle" : "", "parse-names" : false, "suffix" : "" }, { "dropping-particle" : "", "family" : "Lehmann", "given" : "Christopher M.B.", "non-dropping-particle" : "", "parse-names" : false, "suffix" : "" }, { "dropping-particle" : "", "family" : "Myhre", "given" : "Cathrine Lund", "non-dropping-particle" : "", "parse-names" : false, "suffix" : "" }, { "dropping-particle" : "", "family" : "Myhre", "given" : "Gunnar", "non-dropping-particle" : "", "parse-names" : false, "suffix" : "" }, { "dropping-particle" : "", "family" : "Olivi\u00e9", "given" : "Dirk", "non-dropping-particle" : "", "parse-names" : false, "suffix" : "" }, { "dropping-particle" : "", "family" : "Sato", "given" : "Keiichi", "non-dropping-particle" : "", "parse-names" : false, "suffix" : "" }, { "dropping-particle" : "", "family" : "Quaas", "given" : "Johannes", "non-dropping-particle" : "", "parse-names" : false, "suffix" : "" }, { "dropping-particle" : "", "family" : "Rao", "given" : "P. S.P.", "non-dropping-particle" : "", "parse-names" : false, "suffix" : "" }, { "dropping-particle" : "", "family" : "Schulz", "given" : "Michael", "non-dropping-particle" : "", "parse-names" : false, "suffix" : "" }, { "dropping-particle" : "", "family" : "Shindell", "given" : "Drew", "non-dropping-particle" : "", "parse-names" : false, "suffix" : "" }, { "dropping-particle" : "", "family" : "Skeie", "given" : "Ragnhild B.", "non-dropping-particle" : "", "parse-names" : false, "suffix" : "" }, { "dropping-particle" : "", "family" : "Stein", "given" : "Ariel", "non-dropping-particle" : "", "parse-names" : false, "suffix" : "" }, { "dropping-particle" : "", "family" : "Takemura", "given" : "Toshihiko", "non-dropping-particle" : "", "parse-names" : false, "suffix" : "" }, { "dropping-particle" : "", "family" : "Tsyro", "given" : "Svetlana", "non-dropping-particle" : "", "parse-names" : false, "suffix" : "" }, { "dropping-particle" : "", "family" : "Vet", "given" : "Robert", "non-dropping-particle" : "", "parse-names" : false, "suffix" : "" }, { "dropping-particle" : "", "family" : "Xu", "given" : "Xiaobin", "non-dropping-particle" : "", "parse-names" : false, "suffix" : "" } ], "container-title" : "Scientific Reports", "id" : "ITEM-1", "issue" : "1", "issued" : { "date-parts" : [ [ "2019" ] ] }, "page" : "953", "title" : "Global and regional trends of atmospheric sulfur", "translator" : [ { "dropping-particle" : "", "family" : "G3889", "given" : "", "non-dropping-particle" : "", "parse-names" : false, "suffix" : "" } ], "type" : "article-journal", "volume" : "9" }, "uris" : [ "http://www.mendeley.com/documents/?uuid=7ca09d68-65ae-4a9d-9f61-11660c844960", "http://www.mendeley.com/documents/?uuid=0fd6ff8b-965b-498f-846a-51e53dcee40f" ] } ], "mendeley" : { "formattedCitation" : "(Aas et al., 2019)", "manualFormatting" : "Aas et al., 2019)", "plainTextFormattedCitation" : "(Aas et al., 2019)", "previouslyFormattedCitation" : "(Aas et al., 2019)" }, "properties" : { "noteIndex" : 0 }, "schema" : "https://github.com/citation-style-language/schema/raw/master/csl-citation.json" }</w:instrText>
              </w:r>
            </w:ins>
            <w:del w:id="2301" w:author="Robin Matthews" w:date="2021-07-08T16:04:00Z">
              <w:r w:rsidR="00D477C7" w:rsidDel="00E02107">
                <w:delInstrText>ADDIN CSL_CITATION { "citationItems" : [ { "id" : "ITEM-1", "itemData" : { "DOI" : "10.1038/s41598-018-37304-0", "ISSN" : "20452322", "abstract" : "The profound changes in global SO2 emissions over the last decades have affected atmospheric composition on a regional and global scale with large impact on air quality, atmospheric deposition and the radiative forcing of sulfate aerosols. Reproduction of historical atmospheric pollution levels based on global aerosol models and emission changes is crucial to prove that such models are able to predict future scenarios. Here, we analyze consistency of trends in observations of sulfur components in air and precipitation from major regional networks and estimates from six different global aerosol models from 1990 until 2015. There are large interregional differences in the sulfur trends consistently captured by the models and observations, especially for North America and Europe. Europe had the largest reductions in sulfur emissions in the first part of the period while the highest reduction came later in North America and East Asia. The uncertainties in both the emissions and the representativity of the observations are larger in Asia. However, emissions from East Asia clearly increased from 2000 to 2005 followed by a decrease, while in India a steady increase over the whole period has been observed and modelled. The agreement between a bottom-up approach, which uses emissions and process-based chemical transport models, with independent observations gives an improved confidence in the understanding of the atmospheric sulfur budget.", "author" : [ { "dropping-particle" : "", "family" : "Aas", "given" : "Wenche", "non-dropping-particle" : "", "parse-names" : false, "suffix" : "" }, { "dropping-particle" : "", "family" : "Mortier", "given" : "Augustin", "non-dropping-particle" : "", "parse-names" : false, "suffix" : "" }, { "dropping-particle" : "", "family" : "Bowersox", "given" : "Van", "non-dropping-particle" : "", "parse-names" : false, "suffix" : "" }, { "dropping-particle" : "", "family" : "Cherian", "given" : "Ribu", "non-dropping-particle" : "", "parse-names" : false, "suffix" : "" }, { "dropping-particle" : "", "family" : "Faluvegi", "given" : "Greg", "non-dropping-particle" : "", "parse-names" : false, "suffix" : "" }, { "dropping-particle" : "", "family" : "Fagerli", "given" : "Hilde", "non-dropping-particle" : "", "parse-names" : false, "suffix" : "" }, { "dropping-particle" : "", "family" : "Hand", "given" : "Jenny", "non-dropping-particle" : "", "parse-names" : false, "suffix" : "" }, { "dropping-particle" : "", "family" : "Klimont", "given" : "Zbigniew", "non-dropping-particle" : "", "parse-names" : false, "suffix" : "" }, { "dropping-particle" : "", "family" : "Galy-Lacaux", "given" : "Corinne", "non-dropping-particle" : "", "parse-names" : false, "suffix" : "" }, { "dropping-particle" : "", "family" : "Lehmann", "given" : "Christopher M.B.", "non-dropping-particle" : "", "parse-names" : false, "suffix" : "" }, { "dropping-particle" : "", "family" : "Myhre", "given" : "Cathrine Lund", "non-dropping-particle" : "", "parse-names" : false, "suffix" : "" }, { "dropping-particle" : "", "family" : "Myhre", "given" : "Gunnar", "non-dropping-particle" : "", "parse-names" : false, "suffix" : "" }, { "dropping-particle" : "", "family" : "Olivi\u00e9", "given" : "Dirk", "non-dropping-particle" : "", "parse-names" : false, "suffix" : "" }, { "dropping-particle" : "", "family" : "Sato", "given" : "Keiichi", "non-dropping-particle" : "", "parse-names" : false, "suffix" : "" }, { "dropping-particle" : "", "family" : "Quaas", "given" : "Johannes", "non-dropping-particle" : "", "parse-names" : false, "suffix" : "" }, { "dropping-particle" : "", "family" : "Rao", "given" : "P. S.P.", "non-dropping-particle" : "", "parse-names" : false, "suffix" : "" }, { "dropping-particle" : "", "family" : "Schulz", "given" : "Michael", "non-dropping-particle" : "", "parse-names" : false, "suffix" : "" }, { "dropping-particle" : "", "family" : "Shindell", "given" : "Drew", "non-dropping-particle" : "", "parse-names" : false, "suffix" : "" }, { "dropping-particle" : "", "family" : "Skeie", "given" : "Ragnhild B.", "non-dropping-particle" : "", "parse-names" : false, "suffix" : "" }, { "dropping-particle" : "", "family" : "Stein", "given" : "Ariel", "non-dropping-particle" : "", "parse-names" : false, "suffix" : "" }, { "dropping-particle" : "", "family" : "Takemura", "given" : "Toshihiko", "non-dropping-particle" : "", "parse-names" : false, "suffix" : "" }, { "dropping-particle" : "", "family" : "Tsyro", "given" : "Svetlana", "non-dropping-particle" : "", "parse-names" : false, "suffix" : "" }, { "dropping-particle" : "", "family" : "Vet", "given" : "Robert", "non-dropping-particle" : "", "parse-names" : false, "suffix" : "" }, { "dropping-particle" : "", "family" : "Xu", "given" : "Xiaobin", "non-dropping-particle" : "", "parse-names" : false, "suffix" : "" } ], "container-title" : "Scientific Reports", "id" : "ITEM-1", "issue" : "1", "issued" : { "date-parts" : [ [ "2019" ] ] }, "page" : "953", "title" : "Global and regional trends of atmospheric sulfur", "translator" : [ { "dropping-particle" : "", "family" : "G3889", "given" : "", "non-dropping-particle" : "", "parse-names" : false, "suffix" : "" } ], "type" : "article-journal", "volume" : "9" }, "uris" : [ "http://www.mendeley.com/documents/?uuid=7ca09d68-65ae-4a9d-9f61-11660c844960", "http://www.mendeley.com/documents/?uuid=0fd6ff8b-965b-498f-846a-51e53dcee40f" ] } ], "mendeley" : { "formattedCitation" : "(Aas et al., 2019)", "plainTextFormattedCitation" : "(Aas et al., 2019)", "previouslyFormattedCitation" : "(Aas et al., 2019)" }, "properties" : { "noteIndex" : 0 }, "schema" : "https://github.com/citation-style-language/schema/raw/master/csl-citation.json" }</w:delInstrText>
              </w:r>
            </w:del>
            <w:r w:rsidRPr="00190872">
              <w:fldChar w:fldCharType="separate"/>
            </w:r>
            <w:del w:id="2302" w:author="Robin Matthews" w:date="2021-07-08T16:04:00Z">
              <w:r w:rsidR="00CB33A1" w:rsidDel="00E02107">
                <w:rPr>
                  <w:noProof/>
                </w:rPr>
                <w:delText>(</w:delText>
              </w:r>
            </w:del>
            <w:r w:rsidR="00CB33A1">
              <w:rPr>
                <w:noProof/>
              </w:rPr>
              <w:t>Aas et al.</w:t>
            </w:r>
            <w:del w:id="2303" w:author="Lucy Cowie" w:date="2021-07-27T12:15:00Z">
              <w:r w:rsidR="00CB33A1" w:rsidDel="002A2797">
                <w:rPr>
                  <w:noProof/>
                </w:rPr>
                <w:delText>,</w:delText>
              </w:r>
            </w:del>
            <w:r w:rsidR="00CB33A1">
              <w:rPr>
                <w:noProof/>
              </w:rPr>
              <w:t xml:space="preserve"> </w:t>
            </w:r>
            <w:ins w:id="2304" w:author="Lucy Cowie" w:date="2021-07-27T12:15:00Z">
              <w:r w:rsidR="002A2797">
                <w:rPr>
                  <w:noProof/>
                </w:rPr>
                <w:t>(</w:t>
              </w:r>
            </w:ins>
            <w:r w:rsidR="00CB33A1">
              <w:rPr>
                <w:noProof/>
              </w:rPr>
              <w:t>2019)</w:t>
            </w:r>
            <w:r w:rsidRPr="00190872">
              <w:fldChar w:fldCharType="end"/>
            </w:r>
          </w:p>
        </w:tc>
      </w:tr>
      <w:tr w:rsidR="00AF2E59" w:rsidRPr="00326917" w14:paraId="648EFD99" w14:textId="77777777" w:rsidTr="00D5630D">
        <w:trPr>
          <w:trHeight w:val="292"/>
        </w:trPr>
        <w:tc>
          <w:tcPr>
            <w:tcW w:w="1278" w:type="dxa"/>
          </w:tcPr>
          <w:p w14:paraId="2B6BC17B" w14:textId="356B6038" w:rsidR="00AF2E59" w:rsidRPr="00615DED" w:rsidRDefault="00AF2E59" w:rsidP="00D5630D">
            <w:pPr>
              <w:keepNext/>
              <w:keepLines/>
              <w:outlineLvl w:val="4"/>
            </w:pPr>
            <w:r w:rsidRPr="00615DED">
              <w:t>2000</w:t>
            </w:r>
            <w:ins w:id="2305" w:author="Lucy Cowie" w:date="2021-07-27T12:16:00Z">
              <w:r w:rsidR="00B60B3D">
                <w:t>–</w:t>
              </w:r>
            </w:ins>
            <w:del w:id="2306" w:author="Lucy Cowie" w:date="2021-07-27T12:16:00Z">
              <w:r w:rsidRPr="00615DED" w:rsidDel="00B60B3D">
                <w:delText>-</w:delText>
              </w:r>
            </w:del>
            <w:r w:rsidRPr="00615DED">
              <w:t>2015</w:t>
            </w:r>
          </w:p>
        </w:tc>
        <w:tc>
          <w:tcPr>
            <w:tcW w:w="3330" w:type="dxa"/>
            <w:hideMark/>
          </w:tcPr>
          <w:p w14:paraId="5FEA6320" w14:textId="32695547" w:rsidR="00AF2E59" w:rsidRPr="002A1EE0" w:rsidRDefault="00856E99" w:rsidP="00D5630D">
            <w:pPr>
              <w:keepNext/>
              <w:keepLines/>
              <w:outlineLvl w:val="4"/>
              <w:rPr>
                <w:lang w:val="fr-FR"/>
              </w:rPr>
            </w:pPr>
            <w:ins w:id="2307" w:author="Lucy Cowie" w:date="2021-07-27T12:18:00Z">
              <w:r w:rsidRPr="002A1EE0">
                <w:rPr>
                  <w:lang w:val="fr-FR"/>
                </w:rPr>
                <w:t>–</w:t>
              </w:r>
            </w:ins>
            <w:del w:id="2308" w:author="Lucy Cowie" w:date="2021-07-27T12:18:00Z">
              <w:r w:rsidR="00AF2E59" w:rsidRPr="002A1EE0" w:rsidDel="00856E99">
                <w:rPr>
                  <w:lang w:val="fr-FR"/>
                </w:rPr>
                <w:delText>-</w:delText>
              </w:r>
            </w:del>
            <w:r w:rsidR="00AF2E59" w:rsidRPr="002A1EE0">
              <w:rPr>
                <w:lang w:val="fr-FR"/>
              </w:rPr>
              <w:t>0.41 ± 0.92 % yr</w:t>
            </w:r>
            <w:ins w:id="2309" w:author="Lucy Cowie" w:date="2021-07-27T12:21:00Z">
              <w:r w:rsidR="00320639" w:rsidRPr="002A1EE0">
                <w:rPr>
                  <w:vertAlign w:val="superscript"/>
                  <w:lang w:val="fr-FR"/>
                </w:rPr>
                <w:t>–</w:t>
              </w:r>
            </w:ins>
            <w:del w:id="2310" w:author="Lucy Cowie" w:date="2021-07-27T12:21:00Z">
              <w:r w:rsidR="00AF2E59" w:rsidRPr="002A1EE0" w:rsidDel="00320639">
                <w:rPr>
                  <w:vertAlign w:val="superscript"/>
                  <w:lang w:val="fr-FR"/>
                </w:rPr>
                <w:delText>-</w:delText>
              </w:r>
            </w:del>
            <w:r w:rsidR="00AF2E59" w:rsidRPr="002A1EE0">
              <w:rPr>
                <w:vertAlign w:val="superscript"/>
                <w:lang w:val="fr-FR"/>
              </w:rPr>
              <w:t>1</w:t>
            </w:r>
            <w:r w:rsidR="00AF2E59" w:rsidRPr="002A1EE0">
              <w:rPr>
                <w:lang w:val="fr-FR"/>
              </w:rPr>
              <w:t xml:space="preserve"> (EA, 19 sites) </w:t>
            </w:r>
          </w:p>
          <w:p w14:paraId="3DE99B7E" w14:textId="4A9D4EA8" w:rsidR="00AF2E59" w:rsidRPr="002A1EE0" w:rsidRDefault="00856E99" w:rsidP="00D5630D">
            <w:pPr>
              <w:keepNext/>
              <w:keepLines/>
              <w:outlineLvl w:val="4"/>
              <w:rPr>
                <w:lang w:val="fr-FR"/>
              </w:rPr>
            </w:pPr>
            <w:ins w:id="2311" w:author="Lucy Cowie" w:date="2021-07-27T12:18:00Z">
              <w:r w:rsidRPr="002A1EE0">
                <w:rPr>
                  <w:lang w:val="fr-FR"/>
                </w:rPr>
                <w:t>–</w:t>
              </w:r>
            </w:ins>
            <w:del w:id="2312" w:author="Lucy Cowie" w:date="2021-07-27T12:18:00Z">
              <w:r w:rsidR="00AF2E59" w:rsidRPr="002A1EE0" w:rsidDel="00856E99">
                <w:rPr>
                  <w:lang w:val="fr-FR"/>
                </w:rPr>
                <w:delText>-</w:delText>
              </w:r>
            </w:del>
            <w:r w:rsidR="00AF2E59" w:rsidRPr="002A1EE0">
              <w:rPr>
                <w:lang w:val="fr-FR"/>
              </w:rPr>
              <w:t>4.86 ± 1.31 % yr</w:t>
            </w:r>
            <w:ins w:id="2313" w:author="Lucy Cowie" w:date="2021-07-27T12:21:00Z">
              <w:r w:rsidR="00320639" w:rsidRPr="002A1EE0">
                <w:rPr>
                  <w:vertAlign w:val="superscript"/>
                  <w:lang w:val="fr-FR"/>
                </w:rPr>
                <w:t>–</w:t>
              </w:r>
            </w:ins>
            <w:del w:id="2314" w:author="Lucy Cowie" w:date="2021-07-27T12:21:00Z">
              <w:r w:rsidR="00AF2E59" w:rsidRPr="002A1EE0" w:rsidDel="00320639">
                <w:rPr>
                  <w:vertAlign w:val="superscript"/>
                  <w:lang w:val="fr-FR"/>
                </w:rPr>
                <w:delText>-</w:delText>
              </w:r>
            </w:del>
            <w:r w:rsidR="00AF2E59" w:rsidRPr="002A1EE0">
              <w:rPr>
                <w:vertAlign w:val="superscript"/>
                <w:lang w:val="fr-FR"/>
              </w:rPr>
              <w:t>1</w:t>
            </w:r>
            <w:r w:rsidR="00AF2E59" w:rsidRPr="002A1EE0">
              <w:rPr>
                <w:lang w:val="fr-FR"/>
              </w:rPr>
              <w:t xml:space="preserve"> (EU, 47 sites)</w:t>
            </w:r>
          </w:p>
          <w:p w14:paraId="45FEF495" w14:textId="1BB0C5ED" w:rsidR="00AF2E59" w:rsidRPr="00615DED" w:rsidRDefault="00856E99" w:rsidP="00D5630D">
            <w:pPr>
              <w:keepNext/>
              <w:keepLines/>
              <w:outlineLvl w:val="4"/>
            </w:pPr>
            <w:ins w:id="2315" w:author="Lucy Cowie" w:date="2021-07-27T12:18:00Z">
              <w:r>
                <w:t>–</w:t>
              </w:r>
            </w:ins>
            <w:del w:id="2316" w:author="Lucy Cowie" w:date="2021-07-27T12:18:00Z">
              <w:r w:rsidR="00AF2E59" w:rsidRPr="00615DED" w:rsidDel="00856E99">
                <w:delText>-</w:delText>
              </w:r>
            </w:del>
            <w:r w:rsidR="00AF2E59" w:rsidRPr="00615DED">
              <w:t>4.40 ± 0.93 % yr</w:t>
            </w:r>
            <w:ins w:id="2317" w:author="Lucy Cowie" w:date="2021-07-27T12:21:00Z">
              <w:r w:rsidR="00320639">
                <w:rPr>
                  <w:vertAlign w:val="superscript"/>
                </w:rPr>
                <w:t>–</w:t>
              </w:r>
            </w:ins>
            <w:del w:id="2318" w:author="Lucy Cowie" w:date="2021-07-27T12:21:00Z">
              <w:r w:rsidR="00AF2E59" w:rsidRPr="00615DED" w:rsidDel="00320639">
                <w:rPr>
                  <w:vertAlign w:val="superscript"/>
                </w:rPr>
                <w:delText>-</w:delText>
              </w:r>
            </w:del>
            <w:r w:rsidR="00AF2E59" w:rsidRPr="00615DED">
              <w:rPr>
                <w:vertAlign w:val="superscript"/>
              </w:rPr>
              <w:t>1</w:t>
            </w:r>
            <w:r w:rsidR="00AF2E59" w:rsidRPr="00615DED">
              <w:t xml:space="preserve"> (NA, 77 sites)</w:t>
            </w:r>
          </w:p>
        </w:tc>
        <w:tc>
          <w:tcPr>
            <w:tcW w:w="3230" w:type="dxa"/>
            <w:hideMark/>
          </w:tcPr>
          <w:p w14:paraId="60F9E0BA" w14:textId="451A7F1B" w:rsidR="00AF2E59" w:rsidRPr="002A1EE0" w:rsidRDefault="00AF2E59" w:rsidP="00D5630D">
            <w:pPr>
              <w:keepNext/>
              <w:keepLines/>
              <w:outlineLvl w:val="4"/>
              <w:rPr>
                <w:lang w:val="fr-FR"/>
              </w:rPr>
            </w:pPr>
            <w:r w:rsidRPr="002A1EE0">
              <w:rPr>
                <w:lang w:val="fr-FR"/>
              </w:rPr>
              <w:t>0.02 ±</w:t>
            </w:r>
            <w:ins w:id="2319" w:author="Lucy Cowie" w:date="2021-07-27T12:18:00Z">
              <w:r w:rsidR="00856E99" w:rsidRPr="002A1EE0">
                <w:rPr>
                  <w:lang w:val="fr-FR"/>
                </w:rPr>
                <w:t xml:space="preserve"> </w:t>
              </w:r>
            </w:ins>
            <w:r w:rsidRPr="002A1EE0">
              <w:rPr>
                <w:lang w:val="fr-FR"/>
              </w:rPr>
              <w:t>0.91% yr</w:t>
            </w:r>
            <w:ins w:id="2320" w:author="Lucy Cowie" w:date="2021-07-27T12:22:00Z">
              <w:r w:rsidR="00320639" w:rsidRPr="002A1EE0">
                <w:rPr>
                  <w:vertAlign w:val="superscript"/>
                  <w:lang w:val="fr-FR"/>
                </w:rPr>
                <w:t>–</w:t>
              </w:r>
            </w:ins>
            <w:del w:id="2321" w:author="Lucy Cowie" w:date="2021-07-27T12:22:00Z">
              <w:r w:rsidRPr="002A1EE0" w:rsidDel="00320639">
                <w:rPr>
                  <w:vertAlign w:val="superscript"/>
                  <w:lang w:val="fr-FR"/>
                </w:rPr>
                <w:delText>-</w:delText>
              </w:r>
            </w:del>
            <w:r w:rsidRPr="002A1EE0">
              <w:rPr>
                <w:vertAlign w:val="superscript"/>
                <w:lang w:val="fr-FR"/>
              </w:rPr>
              <w:t>1</w:t>
            </w:r>
            <w:r w:rsidRPr="002A1EE0">
              <w:rPr>
                <w:lang w:val="fr-FR"/>
              </w:rPr>
              <w:t xml:space="preserve"> (EA, 13 sites)</w:t>
            </w:r>
          </w:p>
          <w:p w14:paraId="6D2F2F49" w14:textId="7EFFA8D4" w:rsidR="00AF2E59" w:rsidRPr="002A1EE0" w:rsidRDefault="00856E99" w:rsidP="00D5630D">
            <w:pPr>
              <w:keepNext/>
              <w:keepLines/>
              <w:outlineLvl w:val="4"/>
              <w:rPr>
                <w:lang w:val="fr-FR"/>
              </w:rPr>
            </w:pPr>
            <w:ins w:id="2322" w:author="Lucy Cowie" w:date="2021-07-27T12:18:00Z">
              <w:r w:rsidRPr="002A1EE0">
                <w:rPr>
                  <w:lang w:val="fr-FR"/>
                </w:rPr>
                <w:t>–</w:t>
              </w:r>
            </w:ins>
            <w:del w:id="2323" w:author="Lucy Cowie" w:date="2021-07-27T12:18:00Z">
              <w:r w:rsidR="00AF2E59" w:rsidRPr="002A1EE0" w:rsidDel="00856E99">
                <w:rPr>
                  <w:lang w:val="fr-FR"/>
                </w:rPr>
                <w:delText>-</w:delText>
              </w:r>
            </w:del>
            <w:r w:rsidR="00AF2E59" w:rsidRPr="002A1EE0">
              <w:rPr>
                <w:lang w:val="fr-FR"/>
              </w:rPr>
              <w:t>3.26 ±</w:t>
            </w:r>
            <w:ins w:id="2324" w:author="Lucy Cowie" w:date="2021-07-27T12:18:00Z">
              <w:r w:rsidRPr="002A1EE0">
                <w:rPr>
                  <w:lang w:val="fr-FR"/>
                </w:rPr>
                <w:t xml:space="preserve"> </w:t>
              </w:r>
            </w:ins>
            <w:r w:rsidR="00AF2E59" w:rsidRPr="002A1EE0">
              <w:rPr>
                <w:lang w:val="fr-FR"/>
              </w:rPr>
              <w:t>0.85% yr</w:t>
            </w:r>
            <w:ins w:id="2325" w:author="Lucy Cowie" w:date="2021-07-27T12:22:00Z">
              <w:r w:rsidR="00320639" w:rsidRPr="002A1EE0">
                <w:rPr>
                  <w:vertAlign w:val="superscript"/>
                  <w:lang w:val="fr-FR"/>
                </w:rPr>
                <w:t>–</w:t>
              </w:r>
            </w:ins>
            <w:del w:id="2326" w:author="Lucy Cowie" w:date="2021-07-27T12:22:00Z">
              <w:r w:rsidR="00AF2E59" w:rsidRPr="002A1EE0" w:rsidDel="00320639">
                <w:rPr>
                  <w:vertAlign w:val="superscript"/>
                  <w:lang w:val="fr-FR"/>
                </w:rPr>
                <w:delText>-</w:delText>
              </w:r>
            </w:del>
            <w:r w:rsidR="00AF2E59" w:rsidRPr="002A1EE0">
              <w:rPr>
                <w:vertAlign w:val="superscript"/>
                <w:lang w:val="fr-FR"/>
              </w:rPr>
              <w:t>1</w:t>
            </w:r>
            <w:r w:rsidR="00AF2E59" w:rsidRPr="002A1EE0">
              <w:rPr>
                <w:lang w:val="fr-FR"/>
              </w:rPr>
              <w:t xml:space="preserve"> (EU, 36 sites)</w:t>
            </w:r>
          </w:p>
          <w:p w14:paraId="4635FD0E" w14:textId="3221553C" w:rsidR="00AF2E59" w:rsidRPr="00615DED" w:rsidRDefault="00856E99" w:rsidP="00D5630D">
            <w:pPr>
              <w:keepNext/>
              <w:keepLines/>
              <w:outlineLvl w:val="4"/>
            </w:pPr>
            <w:ins w:id="2327" w:author="Lucy Cowie" w:date="2021-07-27T12:18:00Z">
              <w:r>
                <w:t>–</w:t>
              </w:r>
            </w:ins>
            <w:del w:id="2328" w:author="Lucy Cowie" w:date="2021-07-27T12:18:00Z">
              <w:r w:rsidR="00AF2E59" w:rsidRPr="00615DED" w:rsidDel="00856E99">
                <w:delText>-</w:delText>
              </w:r>
            </w:del>
            <w:r w:rsidR="00AF2E59" w:rsidRPr="00615DED">
              <w:t>3.18 ±</w:t>
            </w:r>
            <w:ins w:id="2329" w:author="Lucy Cowie" w:date="2021-07-27T12:18:00Z">
              <w:r>
                <w:t xml:space="preserve"> </w:t>
              </w:r>
            </w:ins>
            <w:r w:rsidR="00AF2E59" w:rsidRPr="00615DED">
              <w:t>0.66% yr</w:t>
            </w:r>
            <w:ins w:id="2330" w:author="Lucy Cowie" w:date="2021-07-27T12:22:00Z">
              <w:r w:rsidR="00320639">
                <w:rPr>
                  <w:vertAlign w:val="superscript"/>
                </w:rPr>
                <w:t>–</w:t>
              </w:r>
            </w:ins>
            <w:del w:id="2331" w:author="Lucy Cowie" w:date="2021-07-27T12:22:00Z">
              <w:r w:rsidR="00AF2E59" w:rsidRPr="00615DED" w:rsidDel="00320639">
                <w:rPr>
                  <w:vertAlign w:val="superscript"/>
                </w:rPr>
                <w:delText>-</w:delText>
              </w:r>
            </w:del>
            <w:r w:rsidR="00AF2E59" w:rsidRPr="00615DED">
              <w:rPr>
                <w:vertAlign w:val="superscript"/>
              </w:rPr>
              <w:t>1</w:t>
            </w:r>
            <w:r w:rsidR="00AF2E59" w:rsidRPr="00615DED">
              <w:t xml:space="preserve"> (NA, 218 sites)</w:t>
            </w:r>
          </w:p>
        </w:tc>
        <w:tc>
          <w:tcPr>
            <w:tcW w:w="1787" w:type="dxa"/>
            <w:noWrap/>
            <w:hideMark/>
          </w:tcPr>
          <w:p w14:paraId="2039CD8A" w14:textId="0A9722FC" w:rsidR="00AF2E59" w:rsidRPr="00326917" w:rsidRDefault="00AF2E59" w:rsidP="00D5630D">
            <w:pPr>
              <w:keepNext/>
              <w:keepLines/>
              <w:outlineLvl w:val="4"/>
              <w:rPr>
                <w:lang w:val="en-US"/>
              </w:rPr>
            </w:pPr>
            <w:r w:rsidRPr="00190872">
              <w:fldChar w:fldCharType="begin" w:fldLock="1"/>
            </w:r>
            <w:ins w:id="2332" w:author="Robin Matthews" w:date="2021-07-08T16:05:00Z">
              <w:r w:rsidR="00E02107">
                <w:instrText>ADDIN CSL_CITATION { "citationItems" : [ { "id" : "ITEM-1", "itemData" : { "DOI" : "10.1038/s41598-018-37304-0", "ISSN" : "20452322", "abstract" : "The profound changes in global SO2 emissions over the last decades have affected atmospheric composition on a regional and global scale with large impact on air quality, atmospheric deposition and the radiative forcing of sulfate aerosols. Reproduction of historical atmospheric pollution levels based on global aerosol models and emission changes is crucial to prove that such models are able to predict future scenarios. Here, we analyze consistency of trends in observations of sulfur components in air and precipitation from major regional networks and estimates from six different global aerosol models from 1990 until 2015. There are large interregional differences in the sulfur trends consistently captured by the models and observations, especially for North America and Europe. Europe had the largest reductions in sulfur emissions in the first part of the period while the highest reduction came later in North America and East Asia. The uncertainties in both the emissions and the representativity of the observations are larger in Asia. However, emissions from East Asia clearly increased from 2000 to 2005 followed by a decrease, while in India a steady increase over the whole period has been observed and modelled. The agreement between a bottom-up approach, which uses emissions and process-based chemical transport models, with independent observations gives an improved confidence in the understanding of the atmospheric sulfur budget.", "author" : [ { "dropping-particle" : "", "family" : "Aas", "given" : "Wenche", "non-dropping-particle" : "", "parse-names" : false, "suffix" : "" }, { "dropping-particle" : "", "family" : "Mortier", "given" : "Augustin", "non-dropping-particle" : "", "parse-names" : false, "suffix" : "" }, { "dropping-particle" : "", "family" : "Bowersox", "given" : "Van", "non-dropping-particle" : "", "parse-names" : false, "suffix" : "" }, { "dropping-particle" : "", "family" : "Cherian", "given" : "Ribu", "non-dropping-particle" : "", "parse-names" : false, "suffix" : "" }, { "dropping-particle" : "", "family" : "Faluvegi", "given" : "Greg", "non-dropping-particle" : "", "parse-names" : false, "suffix" : "" }, { "dropping-particle" : "", "family" : "Fagerli", "given" : "Hilde", "non-dropping-particle" : "", "parse-names" : false, "suffix" : "" }, { "dropping-particle" : "", "family" : "Hand", "given" : "Jenny", "non-dropping-particle" : "", "parse-names" : false, "suffix" : "" }, { "dropping-particle" : "", "family" : "Klimont", "given" : "Zbigniew", "non-dropping-particle" : "", "parse-names" : false, "suffix" : "" }, { "dropping-particle" : "", "family" : "Galy-Lacaux", "given" : "Corinne", "non-dropping-particle" : "", "parse-names" : false, "suffix" : "" }, { "dropping-particle" : "", "family" : "Lehmann", "given" : "Christopher M.B.", "non-dropping-particle" : "", "parse-names" : false, "suffix" : "" }, { "dropping-particle" : "", "family" : "Myhre", "given" : "Cathrine Lund", "non-dropping-particle" : "", "parse-names" : false, "suffix" : "" }, { "dropping-particle" : "", "family" : "Myhre", "given" : "Gunnar", "non-dropping-particle" : "", "parse-names" : false, "suffix" : "" }, { "dropping-particle" : "", "family" : "Olivi\u00e9", "given" : "Dirk", "non-dropping-particle" : "", "parse-names" : false, "suffix" : "" }, { "dropping-particle" : "", "family" : "Sato", "given" : "Keiichi", "non-dropping-particle" : "", "parse-names" : false, "suffix" : "" }, { "dropping-particle" : "", "family" : "Quaas", "given" : "Johannes", "non-dropping-particle" : "", "parse-names" : false, "suffix" : "" }, { "dropping-particle" : "", "family" : "Rao", "given" : "P. S.P.", "non-dropping-particle" : "", "parse-names" : false, "suffix" : "" }, { "dropping-particle" : "", "family" : "Schulz", "given" : "Michael", "non-dropping-particle" : "", "parse-names" : false, "suffix" : "" }, { "dropping-particle" : "", "family" : "Shindell", "given" : "Drew", "non-dropping-particle" : "", "parse-names" : false, "suffix" : "" }, { "dropping-particle" : "", "family" : "Skeie", "given" : "Ragnhild B.", "non-dropping-particle" : "", "parse-names" : false, "suffix" : "" }, { "dropping-particle" : "", "family" : "Stein", "given" : "Ariel", "non-dropping-particle" : "", "parse-names" : false, "suffix" : "" }, { "dropping-particle" : "", "family" : "Takemura", "given" : "Toshihiko", "non-dropping-particle" : "", "parse-names" : false, "suffix" : "" }, { "dropping-particle" : "", "family" : "Tsyro", "given" : "Svetlana", "non-dropping-particle" : "", "parse-names" : false, "suffix" : "" }, { "dropping-particle" : "", "family" : "Vet", "given" : "Robert", "non-dropping-particle" : "", "parse-names" : false, "suffix" : "" }, { "dropping-particle" : "", "family" : "Xu", "given" : "Xiaobin", "non-dropping-particle" : "", "parse-names" : false, "suffix" : "" } ], "container-title" : "Scientific Reports", "id" : "ITEM-1", "issue" : "1", "issued" : { "date-parts" : [ [ "2019" ] ] }, "page" : "953", "title" : "Global and regional trends of atmospheric sulfur", "translator" : [ { "dropping-particle" : "", "family" : "G3889", "given" : "", "non-dropping-particle" : "", "parse-names" : false, "suffix" : "" } ], "type" : "article-journal", "volume" : "9" }, "uris" : [ "http://www.mendeley.com/documents/?uuid=7ca09d68-65ae-4a9d-9f61-11660c844960", "http://www.mendeley.com/documents/?uuid=0fd6ff8b-965b-498f-846a-51e53dcee40f" ] } ], "mendeley" : { "formattedCitation" : "(Aas et al., 2019)", "manualFormatting" : "Aas et al. (2019)", "plainTextFormattedCitation" : "(Aas et al., 2019)", "previouslyFormattedCitation" : "(Aas et al., 2019)" }, "properties" : { "noteIndex" : 0 }, "schema" : "https://github.com/citation-style-language/schema/raw/master/csl-citation.json" }</w:instrText>
              </w:r>
            </w:ins>
            <w:del w:id="2333" w:author="Robin Matthews" w:date="2021-07-08T16:05:00Z">
              <w:r w:rsidR="00D477C7" w:rsidDel="00E02107">
                <w:delInstrText>ADDIN CSL_CITATION { "citationItems" : [ { "id" : "ITEM-1", "itemData" : { "DOI" : "10.1038/s41598-018-37304-0", "ISSN" : "20452322", "abstract" : "The profound changes in global SO2 emissions over the last decades have affected atmospheric composition on a regional and global scale with large impact on air quality, atmospheric deposition and the radiative forcing of sulfate aerosols. Reproduction of historical atmospheric pollution levels based on global aerosol models and emission changes is crucial to prove that such models are able to predict future scenarios. Here, we analyze consistency of trends in observations of sulfur components in air and precipitation from major regional networks and estimates from six different global aerosol models from 1990 until 2015. There are large interregional differences in the sulfur trends consistently captured by the models and observations, especially for North America and Europe. Europe had the largest reductions in sulfur emissions in the first part of the period while the highest reduction came later in North America and East Asia. The uncertainties in both the emissions and the representativity of the observations are larger in Asia. However, emissions from East Asia clearly increased from 2000 to 2005 followed by a decrease, while in India a steady increase over the whole period has been observed and modelled. The agreement between a bottom-up approach, which uses emissions and process-based chemical transport models, with independent observations gives an improved confidence in the understanding of the atmospheric sulfur budget.", "author" : [ { "dropping-particle" : "", "family" : "Aas", "given" : "Wenche", "non-dropping-particle" : "", "parse-names" : false, "suffix" : "" }, { "dropping-particle" : "", "family" : "Mortier", "given" : "Augustin", "non-dropping-particle" : "", "parse-names" : false, "suffix" : "" }, { "dropping-particle" : "", "family" : "Bowersox", "given" : "Van", "non-dropping-particle" : "", "parse-names" : false, "suffix" : "" }, { "dropping-particle" : "", "family" : "Cherian", "given" : "Ribu", "non-dropping-particle" : "", "parse-names" : false, "suffix" : "" }, { "dropping-particle" : "", "family" : "Faluvegi", "given" : "Greg", "non-dropping-particle" : "", "parse-names" : false, "suffix" : "" }, { "dropping-particle" : "", "family" : "Fagerli", "given" : "Hilde", "non-dropping-particle" : "", "parse-names" : false, "suffix" : "" }, { "dropping-particle" : "", "family" : "Hand", "given" : "Jenny", "non-dropping-particle" : "", "parse-names" : false, "suffix" : "" }, { "dropping-particle" : "", "family" : "Klimont", "given" : "Zbigniew", "non-dropping-particle" : "", "parse-names" : false, "suffix" : "" }, { "dropping-particle" : "", "family" : "Galy-Lacaux", "given" : "Corinne", "non-dropping-particle" : "", "parse-names" : false, "suffix" : "" }, { "dropping-particle" : "", "family" : "Lehmann", "given" : "Christopher M.B.", "non-dropping-particle" : "", "parse-names" : false, "suffix" : "" }, { "dropping-particle" : "", "family" : "Myhre", "given" : "Cathrine Lund", "non-dropping-particle" : "", "parse-names" : false, "suffix" : "" }, { "dropping-particle" : "", "family" : "Myhre", "given" : "Gunnar", "non-dropping-particle" : "", "parse-names" : false, "suffix" : "" }, { "dropping-particle" : "", "family" : "Olivi\u00e9", "given" : "Dirk", "non-dropping-particle" : "", "parse-names" : false, "suffix" : "" }, { "dropping-particle" : "", "family" : "Sato", "given" : "Keiichi", "non-dropping-particle" : "", "parse-names" : false, "suffix" : "" }, { "dropping-particle" : "", "family" : "Quaas", "given" : "Johannes", "non-dropping-particle" : "", "parse-names" : false, "suffix" : "" }, { "dropping-particle" : "", "family" : "Rao", "given" : "P. S.P.", "non-dropping-particle" : "", "parse-names" : false, "suffix" : "" }, { "dropping-particle" : "", "family" : "Schulz", "given" : "Michael", "non-dropping-particle" : "", "parse-names" : false, "suffix" : "" }, { "dropping-particle" : "", "family" : "Shindell", "given" : "Drew", "non-dropping-particle" : "", "parse-names" : false, "suffix" : "" }, { "dropping-particle" : "", "family" : "Skeie", "given" : "Ragnhild B.", "non-dropping-particle" : "", "parse-names" : false, "suffix" : "" }, { "dropping-particle" : "", "family" : "Stein", "given" : "Ariel", "non-dropping-particle" : "", "parse-names" : false, "suffix" : "" }, { "dropping-particle" : "", "family" : "Takemura", "given" : "Toshihiko", "non-dropping-particle" : "", "parse-names" : false, "suffix" : "" }, { "dropping-particle" : "", "family" : "Tsyro", "given" : "Svetlana", "non-dropping-particle" : "", "parse-names" : false, "suffix" : "" }, { "dropping-particle" : "", "family" : "Vet", "given" : "Robert", "non-dropping-particle" : "", "parse-names" : false, "suffix" : "" }, { "dropping-particle" : "", "family" : "Xu", "given" : "Xiaobin", "non-dropping-particle" : "", "parse-names" : false, "suffix" : "" } ], "container-title" : "Scientific Reports", "id" : "ITEM-1", "issue" : "1", "issued" : { "date-parts" : [ [ "2019" ] ] }, "page" : "953", "title" : "Global and regional trends of atmospheric sulfur", "translator" : [ { "dropping-particle" : "", "family" : "G3889", "given" : "", "non-dropping-particle" : "", "parse-names" : false, "suffix" : "" } ], "type" : "article-journal", "volume" : "9" }, "uris" : [ "http://www.mendeley.com/documents/?uuid=7ca09d68-65ae-4a9d-9f61-11660c844960", "http://www.mendeley.com/documents/?uuid=0fd6ff8b-965b-498f-846a-51e53dcee40f" ] } ], "mendeley" : { "formattedCitation" : "(Aas et al., 2019)", "plainTextFormattedCitation" : "(Aas et al., 2019)", "previouslyFormattedCitation" : "(Aas et al., 2019)" }, "properties" : { "noteIndex" : 0 }, "schema" : "https://github.com/citation-style-language/schema/raw/master/csl-citation.json" }</w:delInstrText>
              </w:r>
            </w:del>
            <w:r w:rsidRPr="00190872">
              <w:fldChar w:fldCharType="separate"/>
            </w:r>
            <w:del w:id="2334" w:author="Robin Matthews" w:date="2021-07-08T16:05:00Z">
              <w:r w:rsidR="00CB33A1" w:rsidDel="00E02107">
                <w:rPr>
                  <w:noProof/>
                  <w:lang w:val="en-US"/>
                </w:rPr>
                <w:delText>(Aas et al., 2019)</w:delText>
              </w:r>
            </w:del>
            <w:ins w:id="2335" w:author="Robin Matthews" w:date="2021-07-08T16:05:00Z">
              <w:r w:rsidR="00E02107">
                <w:rPr>
                  <w:noProof/>
                  <w:lang w:val="en-US"/>
                </w:rPr>
                <w:t>Aas et al. (2019)</w:t>
              </w:r>
            </w:ins>
            <w:r w:rsidRPr="00190872">
              <w:fldChar w:fldCharType="end"/>
            </w:r>
          </w:p>
        </w:tc>
      </w:tr>
      <w:tr w:rsidR="00AF2E59" w:rsidRPr="00DA7F98" w14:paraId="123A884D" w14:textId="77777777" w:rsidTr="00D5630D">
        <w:trPr>
          <w:trHeight w:val="292"/>
        </w:trPr>
        <w:tc>
          <w:tcPr>
            <w:tcW w:w="9625" w:type="dxa"/>
            <w:gridSpan w:val="4"/>
          </w:tcPr>
          <w:p w14:paraId="5CA3C7F2" w14:textId="4513BABF" w:rsidR="00AF2E59" w:rsidRPr="00326917" w:rsidRDefault="00AF2E59" w:rsidP="00D5630D">
            <w:pPr>
              <w:jc w:val="center"/>
              <w:rPr>
                <w:b/>
                <w:bCs/>
                <w:lang w:val="en-US"/>
              </w:rPr>
            </w:pPr>
            <w:r w:rsidRPr="00326917">
              <w:rPr>
                <w:lang w:val="en-US"/>
              </w:rPr>
              <w:t>Ground</w:t>
            </w:r>
            <w:ins w:id="2336" w:author="Lucy Cowie" w:date="2021-07-27T12:22:00Z">
              <w:r w:rsidR="004E7A47">
                <w:rPr>
                  <w:lang w:val="en-US"/>
                </w:rPr>
                <w:t>-</w:t>
              </w:r>
            </w:ins>
            <w:del w:id="2337" w:author="Lucy Cowie" w:date="2021-07-27T12:22:00Z">
              <w:r w:rsidRPr="00326917" w:rsidDel="004E7A47">
                <w:rPr>
                  <w:lang w:val="en-US"/>
                </w:rPr>
                <w:delText xml:space="preserve"> </w:delText>
              </w:r>
            </w:del>
            <w:r w:rsidRPr="00326917">
              <w:rPr>
                <w:lang w:val="en-US"/>
              </w:rPr>
              <w:t xml:space="preserve">based </w:t>
            </w:r>
            <w:ins w:id="2338" w:author="Lucy Cowie" w:date="2021-07-27T12:22:00Z">
              <w:r w:rsidR="004E7A47">
                <w:rPr>
                  <w:lang w:val="en-US"/>
                </w:rPr>
                <w:t>I</w:t>
              </w:r>
            </w:ins>
            <w:del w:id="2339" w:author="Lucy Cowie" w:date="2021-07-27T12:22:00Z">
              <w:r w:rsidRPr="00326917" w:rsidDel="004E7A47">
                <w:rPr>
                  <w:lang w:val="en-US"/>
                </w:rPr>
                <w:delText>i</w:delText>
              </w:r>
            </w:del>
            <w:r w:rsidRPr="00326917">
              <w:rPr>
                <w:lang w:val="en-US"/>
              </w:rPr>
              <w:t xml:space="preserve">n </w:t>
            </w:r>
            <w:ins w:id="2340" w:author="Lucy Cowie" w:date="2021-07-27T12:22:00Z">
              <w:r w:rsidR="004E7A47">
                <w:rPr>
                  <w:lang w:val="en-US"/>
                </w:rPr>
                <w:t>S</w:t>
              </w:r>
            </w:ins>
            <w:del w:id="2341" w:author="Lucy Cowie" w:date="2021-07-27T12:22:00Z">
              <w:r w:rsidRPr="00326917" w:rsidDel="004E7A47">
                <w:rPr>
                  <w:lang w:val="en-US"/>
                </w:rPr>
                <w:delText>s</w:delText>
              </w:r>
            </w:del>
            <w:r w:rsidRPr="00326917">
              <w:rPr>
                <w:lang w:val="en-US"/>
              </w:rPr>
              <w:t xml:space="preserve">itu </w:t>
            </w:r>
            <w:ins w:id="2342" w:author="Lucy Cowie" w:date="2021-07-27T12:22:00Z">
              <w:r w:rsidR="004E7A47">
                <w:rPr>
                  <w:lang w:val="en-US"/>
                </w:rPr>
                <w:t>O</w:t>
              </w:r>
            </w:ins>
            <w:del w:id="2343" w:author="Lucy Cowie" w:date="2021-07-27T12:22:00Z">
              <w:r w:rsidRPr="00326917" w:rsidDel="004E7A47">
                <w:rPr>
                  <w:lang w:val="en-US"/>
                </w:rPr>
                <w:delText>o</w:delText>
              </w:r>
            </w:del>
            <w:r w:rsidRPr="00326917">
              <w:rPr>
                <w:lang w:val="en-US"/>
              </w:rPr>
              <w:t>bservations</w:t>
            </w:r>
          </w:p>
        </w:tc>
      </w:tr>
      <w:tr w:rsidR="00AF2E59" w:rsidRPr="00615DED" w14:paraId="764ED094" w14:textId="77777777" w:rsidTr="00D5630D">
        <w:trPr>
          <w:trHeight w:val="292"/>
        </w:trPr>
        <w:tc>
          <w:tcPr>
            <w:tcW w:w="1278" w:type="dxa"/>
          </w:tcPr>
          <w:p w14:paraId="6A8BAF56" w14:textId="50BD0FD7" w:rsidR="00AF2E59" w:rsidRPr="00326917" w:rsidRDefault="00AF2E59" w:rsidP="00D5630D">
            <w:pPr>
              <w:keepNext/>
              <w:keepLines/>
              <w:outlineLvl w:val="4"/>
              <w:rPr>
                <w:lang w:val="en-US"/>
              </w:rPr>
            </w:pPr>
            <w:r w:rsidRPr="00326917">
              <w:rPr>
                <w:lang w:val="en-US"/>
              </w:rPr>
              <w:t>1980</w:t>
            </w:r>
            <w:ins w:id="2344" w:author="Lucy Cowie" w:date="2021-07-27T12:16:00Z">
              <w:r w:rsidR="00B60B3D">
                <w:rPr>
                  <w:lang w:val="en-US"/>
                </w:rPr>
                <w:t>–</w:t>
              </w:r>
            </w:ins>
            <w:del w:id="2345" w:author="Lucy Cowie" w:date="2021-07-27T12:16:00Z">
              <w:r w:rsidRPr="00326917" w:rsidDel="00B60B3D">
                <w:rPr>
                  <w:lang w:val="en-US"/>
                </w:rPr>
                <w:delText>-</w:delText>
              </w:r>
            </w:del>
            <w:r w:rsidRPr="00326917">
              <w:rPr>
                <w:lang w:val="en-US"/>
              </w:rPr>
              <w:t>1990</w:t>
            </w:r>
          </w:p>
        </w:tc>
        <w:tc>
          <w:tcPr>
            <w:tcW w:w="3330" w:type="dxa"/>
            <w:hideMark/>
          </w:tcPr>
          <w:p w14:paraId="0BD26D62" w14:textId="29EF60F0" w:rsidR="00AF2E59" w:rsidRPr="00326917" w:rsidRDefault="002554BF" w:rsidP="00D5630D">
            <w:pPr>
              <w:keepNext/>
              <w:keepLines/>
              <w:outlineLvl w:val="4"/>
              <w:rPr>
                <w:lang w:val="en-US"/>
              </w:rPr>
            </w:pPr>
            <w:ins w:id="2346" w:author="Lucy Cowie" w:date="2021-07-27T12:19:00Z">
              <w:r>
                <w:t>–</w:t>
              </w:r>
            </w:ins>
            <w:del w:id="2347" w:author="Lucy Cowie" w:date="2021-07-27T12:19:00Z">
              <w:r w:rsidR="00AF2E59" w:rsidRPr="00326917" w:rsidDel="002554BF">
                <w:rPr>
                  <w:lang w:val="en-US"/>
                </w:rPr>
                <w:delText>-</w:delText>
              </w:r>
            </w:del>
            <w:r w:rsidR="00AF2E59" w:rsidRPr="00326917">
              <w:rPr>
                <w:lang w:val="en-US"/>
              </w:rPr>
              <w:t>5.03 ± 2.04</w:t>
            </w:r>
            <w:del w:id="2348" w:author="Lucy Cowie" w:date="2021-07-27T12:19:00Z">
              <w:r w:rsidR="00AF2E59" w:rsidRPr="00326917" w:rsidDel="002554BF">
                <w:rPr>
                  <w:lang w:val="en-US"/>
                </w:rPr>
                <w:delText xml:space="preserve"> </w:delText>
              </w:r>
            </w:del>
            <w:r w:rsidR="00AF2E59" w:rsidRPr="00326917">
              <w:rPr>
                <w:lang w:val="en-US"/>
              </w:rPr>
              <w:t>% yr</w:t>
            </w:r>
            <w:ins w:id="2349" w:author="Lucy Cowie" w:date="2021-07-27T12:24:00Z">
              <w:r w:rsidR="006B6BB4">
                <w:rPr>
                  <w:vertAlign w:val="superscript"/>
                  <w:lang w:val="en-US"/>
                </w:rPr>
                <w:t>–</w:t>
              </w:r>
            </w:ins>
            <w:del w:id="2350" w:author="Lucy Cowie" w:date="2021-07-27T12:24:00Z">
              <w:r w:rsidR="00AF2E59" w:rsidRPr="00326917" w:rsidDel="006B6BB4">
                <w:rPr>
                  <w:vertAlign w:val="superscript"/>
                  <w:lang w:val="en-US"/>
                </w:rPr>
                <w:delText>-</w:delText>
              </w:r>
            </w:del>
            <w:r w:rsidR="00AF2E59" w:rsidRPr="00326917">
              <w:rPr>
                <w:vertAlign w:val="superscript"/>
                <w:lang w:val="en-US"/>
              </w:rPr>
              <w:t>1</w:t>
            </w:r>
            <w:r w:rsidR="00AF2E59" w:rsidRPr="00326917">
              <w:rPr>
                <w:lang w:val="en-US"/>
              </w:rPr>
              <w:t xml:space="preserve"> (EU, 20 sites)</w:t>
            </w:r>
          </w:p>
          <w:p w14:paraId="22BAF4BD" w14:textId="57A32820" w:rsidR="00AF2E59" w:rsidRPr="00326917" w:rsidRDefault="002554BF" w:rsidP="00D5630D">
            <w:pPr>
              <w:keepNext/>
              <w:keepLines/>
              <w:outlineLvl w:val="4"/>
              <w:rPr>
                <w:lang w:val="en-US"/>
              </w:rPr>
            </w:pPr>
            <w:ins w:id="2351" w:author="Lucy Cowie" w:date="2021-07-27T12:19:00Z">
              <w:r>
                <w:t>–</w:t>
              </w:r>
            </w:ins>
            <w:del w:id="2352" w:author="Lucy Cowie" w:date="2021-07-27T12:19:00Z">
              <w:r w:rsidR="00AF2E59" w:rsidRPr="00326917" w:rsidDel="002554BF">
                <w:rPr>
                  <w:lang w:val="en-US"/>
                </w:rPr>
                <w:delText>-</w:delText>
              </w:r>
            </w:del>
            <w:r w:rsidR="00AF2E59" w:rsidRPr="00326917">
              <w:rPr>
                <w:lang w:val="en-US"/>
              </w:rPr>
              <w:t>2.5</w:t>
            </w:r>
            <w:del w:id="2353" w:author="Lucy Cowie" w:date="2021-07-27T12:19:00Z">
              <w:r w:rsidR="00AF2E59" w:rsidRPr="00326917" w:rsidDel="002554BF">
                <w:rPr>
                  <w:lang w:val="en-US"/>
                </w:rPr>
                <w:delText xml:space="preserve"> </w:delText>
              </w:r>
            </w:del>
            <w:r w:rsidR="00AF2E59" w:rsidRPr="00326917">
              <w:rPr>
                <w:lang w:val="en-US"/>
              </w:rPr>
              <w:t>% yr</w:t>
            </w:r>
            <w:ins w:id="2354" w:author="Lucy Cowie" w:date="2021-07-27T12:24:00Z">
              <w:r w:rsidR="006B6BB4">
                <w:rPr>
                  <w:vertAlign w:val="superscript"/>
                  <w:lang w:val="en-US"/>
                </w:rPr>
                <w:t>–</w:t>
              </w:r>
            </w:ins>
            <w:del w:id="2355" w:author="Lucy Cowie" w:date="2021-07-27T12:24:00Z">
              <w:r w:rsidR="00AF2E59" w:rsidRPr="00326917" w:rsidDel="006B6BB4">
                <w:rPr>
                  <w:vertAlign w:val="superscript"/>
                  <w:lang w:val="en-US"/>
                </w:rPr>
                <w:delText>-</w:delText>
              </w:r>
            </w:del>
            <w:r w:rsidR="00AF2E59" w:rsidRPr="00326917">
              <w:rPr>
                <w:vertAlign w:val="superscript"/>
                <w:lang w:val="en-US"/>
              </w:rPr>
              <w:t>1</w:t>
            </w:r>
            <w:r w:rsidR="00AF2E59" w:rsidRPr="00326917">
              <w:rPr>
                <w:lang w:val="en-US"/>
              </w:rPr>
              <w:t xml:space="preserve"> (US)</w:t>
            </w:r>
          </w:p>
        </w:tc>
        <w:tc>
          <w:tcPr>
            <w:tcW w:w="3230" w:type="dxa"/>
            <w:hideMark/>
          </w:tcPr>
          <w:p w14:paraId="794BA99C" w14:textId="7BBAD333" w:rsidR="00AF2E59" w:rsidRPr="00326917" w:rsidRDefault="002554BF" w:rsidP="00D5630D">
            <w:pPr>
              <w:keepNext/>
              <w:keepLines/>
              <w:outlineLvl w:val="4"/>
              <w:rPr>
                <w:lang w:val="en-US"/>
              </w:rPr>
            </w:pPr>
            <w:ins w:id="2356" w:author="Lucy Cowie" w:date="2021-07-27T12:19:00Z">
              <w:r>
                <w:t>–</w:t>
              </w:r>
            </w:ins>
            <w:del w:id="2357" w:author="Lucy Cowie" w:date="2021-07-27T12:19:00Z">
              <w:r w:rsidR="00AF2E59" w:rsidRPr="00326917" w:rsidDel="002554BF">
                <w:rPr>
                  <w:lang w:val="en-US"/>
                </w:rPr>
                <w:delText>-</w:delText>
              </w:r>
            </w:del>
            <w:r w:rsidR="00AF2E59" w:rsidRPr="00326917">
              <w:rPr>
                <w:lang w:val="en-US"/>
              </w:rPr>
              <w:t>2.56 ± 3.10% yr</w:t>
            </w:r>
            <w:ins w:id="2358" w:author="Lucy Cowie" w:date="2021-07-27T12:24:00Z">
              <w:r w:rsidR="006B6BB4">
                <w:rPr>
                  <w:vertAlign w:val="superscript"/>
                  <w:lang w:val="en-US"/>
                </w:rPr>
                <w:t>–</w:t>
              </w:r>
            </w:ins>
            <w:del w:id="2359" w:author="Lucy Cowie" w:date="2021-07-27T12:24:00Z">
              <w:r w:rsidR="00AF2E59" w:rsidRPr="00326917" w:rsidDel="006B6BB4">
                <w:rPr>
                  <w:vertAlign w:val="superscript"/>
                  <w:lang w:val="en-US"/>
                </w:rPr>
                <w:delText>-</w:delText>
              </w:r>
            </w:del>
            <w:r w:rsidR="00AF2E59" w:rsidRPr="00326917">
              <w:rPr>
                <w:vertAlign w:val="superscript"/>
                <w:lang w:val="en-US"/>
              </w:rPr>
              <w:t>1</w:t>
            </w:r>
            <w:r w:rsidR="00AF2E59" w:rsidRPr="00326917">
              <w:rPr>
                <w:lang w:val="en-US"/>
              </w:rPr>
              <w:t xml:space="preserve"> (EU, 16 sites)</w:t>
            </w:r>
          </w:p>
          <w:p w14:paraId="66B6B34A" w14:textId="0ADD643C" w:rsidR="00AF2E59" w:rsidRPr="00326917" w:rsidRDefault="002554BF" w:rsidP="00D5630D">
            <w:pPr>
              <w:keepNext/>
              <w:keepLines/>
              <w:outlineLvl w:val="4"/>
              <w:rPr>
                <w:lang w:val="en-US"/>
              </w:rPr>
            </w:pPr>
            <w:ins w:id="2360" w:author="Lucy Cowie" w:date="2021-07-27T12:19:00Z">
              <w:r>
                <w:t>–</w:t>
              </w:r>
            </w:ins>
            <w:del w:id="2361" w:author="Lucy Cowie" w:date="2021-07-27T12:19:00Z">
              <w:r w:rsidR="00AF2E59" w:rsidRPr="00326917" w:rsidDel="002554BF">
                <w:rPr>
                  <w:lang w:val="en-US"/>
                </w:rPr>
                <w:delText>-</w:delText>
              </w:r>
            </w:del>
            <w:r w:rsidR="00AF2E59" w:rsidRPr="00326917">
              <w:rPr>
                <w:lang w:val="en-US"/>
              </w:rPr>
              <w:t>1.80 ± 4.09% yr</w:t>
            </w:r>
            <w:ins w:id="2362" w:author="Lucy Cowie" w:date="2021-07-27T12:24:00Z">
              <w:r w:rsidR="006B6BB4">
                <w:rPr>
                  <w:vertAlign w:val="superscript"/>
                  <w:lang w:val="en-US"/>
                </w:rPr>
                <w:t>–</w:t>
              </w:r>
            </w:ins>
            <w:del w:id="2363" w:author="Lucy Cowie" w:date="2021-07-27T12:24:00Z">
              <w:r w:rsidR="00AF2E59" w:rsidRPr="00326917" w:rsidDel="006B6BB4">
                <w:rPr>
                  <w:vertAlign w:val="superscript"/>
                  <w:lang w:val="en-US"/>
                </w:rPr>
                <w:delText>-</w:delText>
              </w:r>
            </w:del>
            <w:r w:rsidR="00AF2E59" w:rsidRPr="00326917">
              <w:rPr>
                <w:vertAlign w:val="superscript"/>
                <w:lang w:val="en-US"/>
              </w:rPr>
              <w:t>1</w:t>
            </w:r>
            <w:r w:rsidR="00AF2E59" w:rsidRPr="00326917">
              <w:rPr>
                <w:lang w:val="en-US"/>
              </w:rPr>
              <w:t xml:space="preserve"> (US SO</w:t>
            </w:r>
            <w:r w:rsidR="00AF2E59" w:rsidRPr="00326917">
              <w:rPr>
                <w:vertAlign w:val="subscript"/>
                <w:lang w:val="en-US"/>
              </w:rPr>
              <w:t>4</w:t>
            </w:r>
            <w:r w:rsidR="00AF2E59" w:rsidRPr="00326917">
              <w:rPr>
                <w:vertAlign w:val="superscript"/>
                <w:lang w:val="en-US"/>
              </w:rPr>
              <w:t>2-</w:t>
            </w:r>
            <w:r w:rsidR="00AF2E59" w:rsidRPr="00326917">
              <w:rPr>
                <w:lang w:val="en-US"/>
              </w:rPr>
              <w:t xml:space="preserve"> in precipitation, 78 sites)</w:t>
            </w:r>
          </w:p>
        </w:tc>
        <w:tc>
          <w:tcPr>
            <w:tcW w:w="1787" w:type="dxa"/>
            <w:noWrap/>
            <w:hideMark/>
          </w:tcPr>
          <w:p w14:paraId="0A091433" w14:textId="2099B4DE" w:rsidR="00AF2E59" w:rsidRPr="00615DED" w:rsidRDefault="00AF2E59" w:rsidP="00D5630D">
            <w:pPr>
              <w:keepNext/>
              <w:keepLines/>
              <w:outlineLvl w:val="4"/>
            </w:pPr>
            <w:r w:rsidRPr="00190872">
              <w:fldChar w:fldCharType="begin" w:fldLock="1"/>
            </w:r>
            <w:r w:rsidR="00A75A09">
              <w:rPr>
                <w:lang w:val="en-US"/>
              </w:rPr>
              <w:instrText>ADDIN CSL_CITATION { "citationItems" : [ { "id" : "ITEM-1", "itemData" : { "DOI" : "10.1038/s41598-018-37304-0", "ISSN" : "20452322", "abstract" : "The profound changes in global SO2 emissions over the last decades have affected atmospheric composition on a regional and global scale with large impact on air quality, atmospheric deposition and the radiative forcing of sulfate aerosols. Reproduction of historical atmospheric pollution levels based on global aerosol models and emission changes is crucial to prove that such models are able to predict future scenarios. Here, we analyze consistency of trends in observations of sulfur components in air and precipitation from major regional networks and estimates from six different global aerosol models from 1990 until 2015. There are large interregional differences in the sulfur trends consistently captured by the models and observations, especially for North America and Europe. Europe had the largest reductions in sulfur emissions in the first part of the period while the highest reduction came later in North America and East Asia. The uncertainties in both the emissions and the representativity of the observations are larger in Asia. However, emissions from East Asia clearly increased from 2000 to 2005 followed by a decrease, while in India a steady increase over the whole period has been observed and modelled. The agreement between a bottom-up approach, which uses emissions and process-based chemical transport models, with independent observations gives an improved confidence in the understanding of the atmospheric sulfur budget.", "author" : [ { "dropping-particle" : "", "family" : "Aas", "given" : "Wenche", "non-dropping-particle" : "", "parse-names" : false, "suffix" : "" }, { "dropping-particle" : "", "family" : "Mortier", "given" : "Augustin", "non-dropping-particle" : "", "parse-names" : false, "suffix" : "" }, { "dropping-particle" : "", "family" : "Bowersox", "given" : "Van", "non-dropping-particle" : "", "parse-names" : false, "suffix" : "" }, { "dropping-particle" : "", "family" : "Cherian", "given" : "Ribu", "non-dropping-particle" : "", "parse-names" : false, "suffix" : "" }, { "dropping-particle" : "", "family" : "Faluvegi", "given" : "Greg", "non-dropping-particle" : "", "parse-names" : false, "suffix" : "" }, { "dropping-particle" : "", "family" : "Fagerli", "given" : "Hilde", "non-dropping-particle" : "", "parse-names" : false, "suffix" : "" }, { "dropping-particle" : "", "family" : "Hand", "given" : "Jenny", "non-dropping-particle" : "", "parse-names" : false, "suffix" : "" }, { "dropping-particle" : "", "family" : "Klimont", "given" : "Zbigniew", "non-dropping-particle" : "", "parse-names" : false, "suffix" : "" }, { "dropping-particle" : "", "family" : "Galy-Lacaux", "given" : "Corinne", "non-dropping-particle" : "", "parse-names" : false, "suffix" : "" }, { "dropping-particle" : "", "family" : "Lehmann", "given" : "Christopher M.B.", "non-dropping-particle" : "", "parse-names" : false, "suffix" : "" }, { "dropping-particle" : "", "family" : "Myhre", "given" : "Cathrine Lund", "non-dropping-particle" : "", "parse-names" : false, "suffix" : "" }, { "dropping-particle" : "", "family" : "Myhre", "given" : "Gunnar", "non-dropping-particle" : "", "parse-names" : false, "suffix" : "" }, { "dropping-particle" : "", "family" : "Olivi\u00e9", "given" : "Dirk", "non-dropping-particle" : "", "parse-names" : false, "suffix" : "" }, { "dropping-particle" : "", "family" : "Sato", "given" : "Keiichi", "non-dropping-particle" : "", "parse-names" : false, "suffix" : "" }, { "dropping-particle" : "", "family" : "Quaas", "given" : "Johannes", "non-dropping-particle" : "", "parse-names" : false, "suffix" : "" }, { "dropping-particle" : "", "family" : "Rao", "given" : "P. S.P.", "non-dropping-particle" : "", "parse-names" : false, "suffix" : "" }, { "dropping-particle" : "", "family" : "Schulz", "given" : "Michael", "non-dropping-particle" : "", "parse-names" : false, "suffix" : "" }, { "dropping-particle" : "", "family" : "Shindell", "given" : "Drew", "non-dropping-particle" : "", "parse-names" : false, "suffix" : "" }, { "dropping-particle" : "", "family" : "Skeie", "given" : "Ragnhild B.", "non-dropping-particle" : "", "parse-names" : false, "suffix" : "" }, { "dropping-particle" : "", "family" : "Stein", "given" : "Ariel", "non-dropping-particle" : "", "parse-names" : false, "suffix" : "" }, { "dropping-particle" : "", "family" : "Takemura", "given" : "Toshihiko", "non-dropping-particle" : "", "parse-names" : false, "suffix" : "" }, { "dropping-particle" : "", "family" : "Tsyro", "given" : "Svetlana", "non-dropping-particle" : "", "parse-names" : false, "suffix" : "" }, { "dropping-particle" : "", "family" : "Vet", "given" : "Robert", "non-dropping-particle" : "", "parse-names" : false, "suffix" : "" }, { "dropping-particle" : "", "family" : "Xu", "given" : "Xiaobin", "non-dropping-particle" : "", "parse-names" : false, "suffix" : "" } ], "container-title" : "Scientific Reports", "id" : "ITEM-1", "issue" : "1", "issued" : { "date-parts" : [ [ "2019" ] ] }, "page" : "953", "title" : "Global and regional trends of atmospheric sulfur", "translator" : [ { "dropping-particle" : "", "family" : "G3889", "given" : "", "non-dropping-particle" : "", "parse-names" : false, "suffix" : "" } ], "type" : "article-journal", "volume" : "9" }, "uris" : [ "http://www.mendeley.com/documents/?uuid=7ca09d68-65ae-4a9d-9f61-11660c844960", "http://www.mendeley.com/documents/?uuid=0fd6ff8b-965b-498f-846a-51e53dcee40f" ] } ], "mendeley" : { "formattedCitation" : "(Aas et al., 2019)", "manualFormatting" : "Aas et al. (2019)", "plainTextFormattedCitation" : "(Aas et al., 2019)", "previouslyFormattedCitation" : "(Aas et al., 2019)" }, "properties" : { "noteIndex" : 0 }, "schema" : "https://github.com/citation-style-language/schema/raw/master/csl-citation.json" }</w:instrText>
            </w:r>
            <w:r w:rsidRPr="00190872">
              <w:fldChar w:fldCharType="separate"/>
            </w:r>
            <w:del w:id="2364" w:author="Robin Matthews" w:date="2021-07-08T16:05:00Z">
              <w:r w:rsidR="00CB33A1" w:rsidDel="00E02107">
                <w:rPr>
                  <w:noProof/>
                </w:rPr>
                <w:delText>(Aas et al., 2019)</w:delText>
              </w:r>
            </w:del>
            <w:ins w:id="2365" w:author="Robin Matthews" w:date="2021-07-08T16:05:00Z">
              <w:r w:rsidR="00E02107">
                <w:rPr>
                  <w:noProof/>
                </w:rPr>
                <w:t>Aas et al. (2019)</w:t>
              </w:r>
            </w:ins>
            <w:r w:rsidRPr="00190872">
              <w:fldChar w:fldCharType="end"/>
            </w:r>
          </w:p>
          <w:p w14:paraId="2A5060CC" w14:textId="738F75B9" w:rsidR="00AF2E59" w:rsidRPr="00615DED" w:rsidRDefault="00785244" w:rsidP="00D5630D">
            <w:pPr>
              <w:keepNext/>
              <w:keepLines/>
              <w:outlineLvl w:val="4"/>
              <w:rPr>
                <w:rStyle w:val="Lienhypertexte"/>
                <w:vertAlign w:val="superscript"/>
              </w:rPr>
            </w:pPr>
            <w:hyperlink r:id="rId12" w:history="1">
              <w:r w:rsidR="00AF2E59" w:rsidRPr="00615DED">
                <w:rPr>
                  <w:rStyle w:val="Lienhypertexte"/>
                </w:rPr>
                <w:t>US EPA</w:t>
              </w:r>
            </w:hyperlink>
            <w:r w:rsidR="00154723" w:rsidRPr="00615DED">
              <w:rPr>
                <w:rStyle w:val="Lienhypertexte"/>
                <w:vertAlign w:val="superscript"/>
              </w:rPr>
              <w:t>a</w:t>
            </w:r>
          </w:p>
          <w:p w14:paraId="195894BD" w14:textId="32E41892" w:rsidR="00E94DA7" w:rsidRPr="00615DED" w:rsidRDefault="00E94DA7" w:rsidP="00D5630D">
            <w:pPr>
              <w:keepNext/>
              <w:keepLines/>
              <w:outlineLvl w:val="4"/>
            </w:pPr>
          </w:p>
        </w:tc>
      </w:tr>
      <w:tr w:rsidR="00AF2E59" w:rsidRPr="00DA7F98" w14:paraId="49244712" w14:textId="77777777" w:rsidTr="00D5630D">
        <w:trPr>
          <w:trHeight w:val="292"/>
        </w:trPr>
        <w:tc>
          <w:tcPr>
            <w:tcW w:w="1278" w:type="dxa"/>
          </w:tcPr>
          <w:p w14:paraId="48A4A744" w14:textId="218A05A0" w:rsidR="00AF2E59" w:rsidRPr="00615DED" w:rsidRDefault="00AF2E59" w:rsidP="00D5630D">
            <w:pPr>
              <w:keepNext/>
              <w:keepLines/>
              <w:outlineLvl w:val="4"/>
            </w:pPr>
            <w:r w:rsidRPr="00615DED">
              <w:t>1990</w:t>
            </w:r>
            <w:ins w:id="2366" w:author="Lucy Cowie" w:date="2021-07-27T12:16:00Z">
              <w:r w:rsidR="00B60B3D">
                <w:t>–</w:t>
              </w:r>
            </w:ins>
            <w:del w:id="2367" w:author="Lucy Cowie" w:date="2021-07-27T12:16:00Z">
              <w:r w:rsidRPr="00615DED" w:rsidDel="00B60B3D">
                <w:delText>-</w:delText>
              </w:r>
            </w:del>
            <w:r w:rsidRPr="00615DED">
              <w:t>2000</w:t>
            </w:r>
          </w:p>
        </w:tc>
        <w:tc>
          <w:tcPr>
            <w:tcW w:w="3330" w:type="dxa"/>
            <w:hideMark/>
          </w:tcPr>
          <w:p w14:paraId="6FB1ABF3" w14:textId="70FD3A5A" w:rsidR="00AF2E59" w:rsidRPr="002A1EE0" w:rsidRDefault="004F22E0" w:rsidP="00D5630D">
            <w:pPr>
              <w:keepNext/>
              <w:keepLines/>
              <w:outlineLvl w:val="4"/>
              <w:rPr>
                <w:lang w:val="fr-FR"/>
              </w:rPr>
            </w:pPr>
            <w:ins w:id="2368" w:author="Lucy Cowie" w:date="2021-07-27T12:19:00Z">
              <w:r w:rsidRPr="002A1EE0">
                <w:rPr>
                  <w:lang w:val="fr-FR"/>
                </w:rPr>
                <w:t>–</w:t>
              </w:r>
            </w:ins>
            <w:del w:id="2369" w:author="Lucy Cowie" w:date="2021-07-27T12:19:00Z">
              <w:r w:rsidR="00AF2E59" w:rsidRPr="002A1EE0" w:rsidDel="004F22E0">
                <w:rPr>
                  <w:lang w:val="fr-FR"/>
                </w:rPr>
                <w:delText>-</w:delText>
              </w:r>
            </w:del>
            <w:r w:rsidR="00AF2E59" w:rsidRPr="002A1EE0">
              <w:rPr>
                <w:lang w:val="fr-FR"/>
              </w:rPr>
              <w:t>7.56 ± 1.81</w:t>
            </w:r>
            <w:del w:id="2370" w:author="Lucy Cowie" w:date="2021-07-27T12:19:00Z">
              <w:r w:rsidR="00AF2E59" w:rsidRPr="002A1EE0" w:rsidDel="004F22E0">
                <w:rPr>
                  <w:lang w:val="fr-FR"/>
                </w:rPr>
                <w:delText xml:space="preserve"> </w:delText>
              </w:r>
            </w:del>
            <w:r w:rsidR="00AF2E59" w:rsidRPr="002A1EE0">
              <w:rPr>
                <w:lang w:val="fr-FR"/>
              </w:rPr>
              <w:t>% yr</w:t>
            </w:r>
            <w:ins w:id="2371" w:author="Lucy Cowie" w:date="2021-07-27T12:24:00Z">
              <w:r w:rsidR="006B6BB4" w:rsidRPr="002A1EE0">
                <w:rPr>
                  <w:vertAlign w:val="superscript"/>
                  <w:lang w:val="fr-FR"/>
                </w:rPr>
                <w:t>–</w:t>
              </w:r>
            </w:ins>
            <w:del w:id="2372" w:author="Lucy Cowie" w:date="2021-07-27T12:24:00Z">
              <w:r w:rsidR="00AF2E59" w:rsidRPr="002A1EE0" w:rsidDel="006B6BB4">
                <w:rPr>
                  <w:vertAlign w:val="superscript"/>
                  <w:lang w:val="fr-FR"/>
                </w:rPr>
                <w:delText>-</w:delText>
              </w:r>
            </w:del>
            <w:r w:rsidR="00AF2E59" w:rsidRPr="002A1EE0">
              <w:rPr>
                <w:vertAlign w:val="superscript"/>
                <w:lang w:val="fr-FR"/>
              </w:rPr>
              <w:t>1</w:t>
            </w:r>
            <w:r w:rsidR="00AF2E59" w:rsidRPr="002A1EE0">
              <w:rPr>
                <w:lang w:val="fr-FR"/>
              </w:rPr>
              <w:t xml:space="preserve"> (EU, 43 sites)</w:t>
            </w:r>
          </w:p>
          <w:p w14:paraId="0E1E77BA" w14:textId="53174619" w:rsidR="00AF2E59" w:rsidRPr="002A1EE0" w:rsidRDefault="004F22E0" w:rsidP="00D5630D">
            <w:pPr>
              <w:keepNext/>
              <w:keepLines/>
              <w:outlineLvl w:val="4"/>
              <w:rPr>
                <w:lang w:val="fr-FR"/>
              </w:rPr>
            </w:pPr>
            <w:ins w:id="2373" w:author="Lucy Cowie" w:date="2021-07-27T12:19:00Z">
              <w:r w:rsidRPr="002A1EE0">
                <w:rPr>
                  <w:lang w:val="fr-FR"/>
                </w:rPr>
                <w:t>–</w:t>
              </w:r>
            </w:ins>
            <w:del w:id="2374" w:author="Lucy Cowie" w:date="2021-07-27T12:19:00Z">
              <w:r w:rsidR="00AF2E59" w:rsidRPr="002A1EE0" w:rsidDel="004F22E0">
                <w:rPr>
                  <w:lang w:val="fr-FR"/>
                </w:rPr>
                <w:delText>-</w:delText>
              </w:r>
            </w:del>
            <w:r w:rsidR="00AF2E59" w:rsidRPr="002A1EE0">
              <w:rPr>
                <w:lang w:val="fr-FR"/>
              </w:rPr>
              <w:t>3.27 ± 1.69</w:t>
            </w:r>
            <w:del w:id="2375" w:author="Lucy Cowie" w:date="2021-07-27T12:19:00Z">
              <w:r w:rsidR="00AF2E59" w:rsidRPr="002A1EE0" w:rsidDel="004F22E0">
                <w:rPr>
                  <w:lang w:val="fr-FR"/>
                </w:rPr>
                <w:delText xml:space="preserve"> </w:delText>
              </w:r>
            </w:del>
            <w:r w:rsidR="00AF2E59" w:rsidRPr="002A1EE0">
              <w:rPr>
                <w:lang w:val="fr-FR"/>
              </w:rPr>
              <w:t>% yr</w:t>
            </w:r>
            <w:ins w:id="2376" w:author="Lucy Cowie" w:date="2021-07-27T12:24:00Z">
              <w:r w:rsidR="006B6BB4" w:rsidRPr="002A1EE0">
                <w:rPr>
                  <w:vertAlign w:val="superscript"/>
                  <w:lang w:val="fr-FR"/>
                </w:rPr>
                <w:t>–</w:t>
              </w:r>
            </w:ins>
            <w:del w:id="2377" w:author="Lucy Cowie" w:date="2021-07-27T12:24:00Z">
              <w:r w:rsidR="00AF2E59" w:rsidRPr="002A1EE0" w:rsidDel="006B6BB4">
                <w:rPr>
                  <w:vertAlign w:val="superscript"/>
                  <w:lang w:val="fr-FR"/>
                </w:rPr>
                <w:delText>-</w:delText>
              </w:r>
            </w:del>
            <w:r w:rsidR="00AF2E59" w:rsidRPr="002A1EE0">
              <w:rPr>
                <w:vertAlign w:val="superscript"/>
                <w:lang w:val="fr-FR"/>
              </w:rPr>
              <w:t>1</w:t>
            </w:r>
            <w:r w:rsidR="00AF2E59" w:rsidRPr="002A1EE0">
              <w:rPr>
                <w:lang w:val="fr-FR"/>
              </w:rPr>
              <w:t xml:space="preserve"> (NA, 53 sites)</w:t>
            </w:r>
          </w:p>
        </w:tc>
        <w:tc>
          <w:tcPr>
            <w:tcW w:w="3230" w:type="dxa"/>
            <w:hideMark/>
          </w:tcPr>
          <w:p w14:paraId="41E3C428" w14:textId="34D48AEE" w:rsidR="00AF2E59" w:rsidRPr="002A1EE0" w:rsidRDefault="00AF2E59" w:rsidP="00D5630D">
            <w:pPr>
              <w:keepNext/>
              <w:keepLines/>
              <w:outlineLvl w:val="4"/>
              <w:rPr>
                <w:lang w:val="fr-FR"/>
              </w:rPr>
            </w:pPr>
            <w:r w:rsidRPr="002A1EE0">
              <w:rPr>
                <w:lang w:val="fr-FR"/>
              </w:rPr>
              <w:t>-5.16 ± 2.11% yr</w:t>
            </w:r>
            <w:ins w:id="2378" w:author="Lucy Cowie" w:date="2021-07-27T12:24:00Z">
              <w:r w:rsidR="006B6BB4" w:rsidRPr="002A1EE0">
                <w:rPr>
                  <w:vertAlign w:val="superscript"/>
                  <w:lang w:val="fr-FR"/>
                </w:rPr>
                <w:t>–</w:t>
              </w:r>
            </w:ins>
            <w:del w:id="2379" w:author="Lucy Cowie" w:date="2021-07-27T12:24:00Z">
              <w:r w:rsidRPr="002A1EE0" w:rsidDel="006B6BB4">
                <w:rPr>
                  <w:vertAlign w:val="superscript"/>
                  <w:lang w:val="fr-FR"/>
                </w:rPr>
                <w:delText>-</w:delText>
              </w:r>
            </w:del>
            <w:r w:rsidRPr="002A1EE0">
              <w:rPr>
                <w:vertAlign w:val="superscript"/>
                <w:lang w:val="fr-FR"/>
              </w:rPr>
              <w:t>1</w:t>
            </w:r>
            <w:r w:rsidRPr="002A1EE0">
              <w:rPr>
                <w:lang w:val="fr-FR"/>
              </w:rPr>
              <w:t xml:space="preserve"> (EU, 41 sites)</w:t>
            </w:r>
          </w:p>
          <w:p w14:paraId="59E9051A" w14:textId="3DDC4ED9" w:rsidR="00AF2E59" w:rsidRPr="002A1EE0" w:rsidRDefault="00AF2E59" w:rsidP="00D5630D">
            <w:pPr>
              <w:keepNext/>
              <w:keepLines/>
              <w:outlineLvl w:val="4"/>
              <w:rPr>
                <w:lang w:val="fr-FR"/>
              </w:rPr>
            </w:pPr>
            <w:r w:rsidRPr="002A1EE0">
              <w:rPr>
                <w:lang w:val="fr-FR"/>
              </w:rPr>
              <w:t>-2.08 ± 1.44% yr</w:t>
            </w:r>
            <w:ins w:id="2380" w:author="Lucy Cowie" w:date="2021-07-27T12:24:00Z">
              <w:r w:rsidR="006B6BB4" w:rsidRPr="002A1EE0">
                <w:rPr>
                  <w:vertAlign w:val="superscript"/>
                  <w:lang w:val="fr-FR"/>
                </w:rPr>
                <w:t>–</w:t>
              </w:r>
            </w:ins>
            <w:del w:id="2381" w:author="Lucy Cowie" w:date="2021-07-27T12:24:00Z">
              <w:r w:rsidRPr="002A1EE0" w:rsidDel="006B6BB4">
                <w:rPr>
                  <w:vertAlign w:val="superscript"/>
                  <w:lang w:val="fr-FR"/>
                </w:rPr>
                <w:delText>-</w:delText>
              </w:r>
            </w:del>
            <w:r w:rsidRPr="002A1EE0">
              <w:rPr>
                <w:vertAlign w:val="superscript"/>
                <w:lang w:val="fr-FR"/>
              </w:rPr>
              <w:t>1</w:t>
            </w:r>
            <w:r w:rsidRPr="002A1EE0">
              <w:rPr>
                <w:lang w:val="fr-FR"/>
              </w:rPr>
              <w:t xml:space="preserve"> (NA, 101 sites)</w:t>
            </w:r>
          </w:p>
        </w:tc>
        <w:tc>
          <w:tcPr>
            <w:tcW w:w="1787" w:type="dxa"/>
            <w:noWrap/>
            <w:hideMark/>
          </w:tcPr>
          <w:p w14:paraId="5B7596BA" w14:textId="3C70F463" w:rsidR="00AF2E59" w:rsidRPr="00DA7F98" w:rsidRDefault="00AF2E59" w:rsidP="00D5630D">
            <w:pPr>
              <w:keepNext/>
              <w:keepLines/>
              <w:outlineLvl w:val="4"/>
            </w:pPr>
            <w:r w:rsidRPr="00190872">
              <w:fldChar w:fldCharType="begin" w:fldLock="1"/>
            </w:r>
            <w:r w:rsidR="00A75A09">
              <w:instrText>ADDIN CSL_CITATION { "citationItems" : [ { "id" : "ITEM-1", "itemData" : { "DOI" : "10.1038/s41598-018-37304-0", "ISSN" : "20452322", "abstract" : "The profound changes in global SO2 emissions over the last decades have affected atmospheric composition on a regional and global scale with large impact on air quality, atmospheric deposition and the radiative forcing of sulfate aerosols. Reproduction of historical atmospheric pollution levels based on global aerosol models and emission changes is crucial to prove that such models are able to predict future scenarios. Here, we analyze consistency of trends in observations of sulfur components in air and precipitation from major regional networks and estimates from six different global aerosol models from 1990 until 2015. There are large interregional differences in the sulfur trends consistently captured by the models and observations, especially for North America and Europe. Europe had the largest reductions in sulfur emissions in the first part of the period while the highest reduction came later in North America and East Asia. The uncertainties in both the emissions and the representativity of the observations are larger in Asia. However, emissions from East Asia clearly increased from 2000 to 2005 followed by a decrease, while in India a steady increase over the whole period has been observed and modelled. The agreement between a bottom-up approach, which uses emissions and process-based chemical transport models, with independent observations gives an improved confidence in the understanding of the atmospheric sulfur budget.", "author" : [ { "dropping-particle" : "", "family" : "Aas", "given" : "Wenche", "non-dropping-particle" : "", "parse-names" : false, "suffix" : "" }, { "dropping-particle" : "", "family" : "Mortier", "given" : "Augustin", "non-dropping-particle" : "", "parse-names" : false, "suffix" : "" }, { "dropping-particle" : "", "family" : "Bowersox", "given" : "Van", "non-dropping-particle" : "", "parse-names" : false, "suffix" : "" }, { "dropping-particle" : "", "family" : "Cherian", "given" : "Ribu", "non-dropping-particle" : "", "parse-names" : false, "suffix" : "" }, { "dropping-particle" : "", "family" : "Faluvegi", "given" : "Greg", "non-dropping-particle" : "", "parse-names" : false, "suffix" : "" }, { "dropping-particle" : "", "family" : "Fagerli", "given" : "Hilde", "non-dropping-particle" : "", "parse-names" : false, "suffix" : "" }, { "dropping-particle" : "", "family" : "Hand", "given" : "Jenny", "non-dropping-particle" : "", "parse-names" : false, "suffix" : "" }, { "dropping-particle" : "", "family" : "Klimont", "given" : "Zbigniew", "non-dropping-particle" : "", "parse-names" : false, "suffix" : "" }, { "dropping-particle" : "", "family" : "Galy-Lacaux", "given" : "Corinne", "non-dropping-particle" : "", "parse-names" : false, "suffix" : "" }, { "dropping-particle" : "", "family" : "Lehmann", "given" : "Christopher M.B.", "non-dropping-particle" : "", "parse-names" : false, "suffix" : "" }, { "dropping-particle" : "", "family" : "Myhre", "given" : "Cathrine Lund", "non-dropping-particle" : "", "parse-names" : false, "suffix" : "" }, { "dropping-particle" : "", "family" : "Myhre", "given" : "Gunnar", "non-dropping-particle" : "", "parse-names" : false, "suffix" : "" }, { "dropping-particle" : "", "family" : "Olivi\u00e9", "given" : "Dirk", "non-dropping-particle" : "", "parse-names" : false, "suffix" : "" }, { "dropping-particle" : "", "family" : "Sato", "given" : "Keiichi", "non-dropping-particle" : "", "parse-names" : false, "suffix" : "" }, { "dropping-particle" : "", "family" : "Quaas", "given" : "Johannes", "non-dropping-particle" : "", "parse-names" : false, "suffix" : "" }, { "dropping-particle" : "", "family" : "Rao", "given" : "P. S.P.", "non-dropping-particle" : "", "parse-names" : false, "suffix" : "" }, { "dropping-particle" : "", "family" : "Schulz", "given" : "Michael", "non-dropping-particle" : "", "parse-names" : false, "suffix" : "" }, { "dropping-particle" : "", "family" : "Shindell", "given" : "Drew", "non-dropping-particle" : "", "parse-names" : false, "suffix" : "" }, { "dropping-particle" : "", "family" : "Skeie", "given" : "Ragnhild B.", "non-dropping-particle" : "", "parse-names" : false, "suffix" : "" }, { "dropping-particle" : "", "family" : "Stein", "given" : "Ariel", "non-dropping-particle" : "", "parse-names" : false, "suffix" : "" }, { "dropping-particle" : "", "family" : "Takemura", "given" : "Toshihiko", "non-dropping-particle" : "", "parse-names" : false, "suffix" : "" }, { "dropping-particle" : "", "family" : "Tsyro", "given" : "Svetlana", "non-dropping-particle" : "", "parse-names" : false, "suffix" : "" }, { "dropping-particle" : "", "family" : "Vet", "given" : "Robert", "non-dropping-particle" : "", "parse-names" : false, "suffix" : "" }, { "dropping-particle" : "", "family" : "Xu", "given" : "Xiaobin", "non-dropping-particle" : "", "parse-names" : false, "suffix" : "" } ], "container-title" : "Scientific Reports", "id" : "ITEM-1", "issue" : "1", "issued" : { "date-parts" : [ [ "2019" ] ] }, "page" : "953", "title" : "Global and regional trends of atmospheric sulfur", "translator" : [ { "dropping-particle" : "", "family" : "G3889", "given" : "", "non-dropping-particle" : "", "parse-names" : false, "suffix" : "" } ], "type" : "article-journal", "volume" : "9" }, "uris" : [ "http://www.mendeley.com/documents/?uuid=7ca09d68-65ae-4a9d-9f61-11660c844960", "http://www.mendeley.com/documents/?uuid=0fd6ff8b-965b-498f-846a-51e53dcee40f" ] } ], "mendeley" : { "formattedCitation" : "(Aas et al., 2019)", "manualFormatting" : "Aas et al. (2019)", "plainTextFormattedCitation" : "(Aas et al., 2019)", "previouslyFormattedCitation" : "(Aas et al., 2019)" }, "properties" : { "noteIndex" : 0 }, "schema" : "https://github.com/citation-style-language/schema/raw/master/csl-citation.json" }</w:instrText>
            </w:r>
            <w:r w:rsidRPr="00190872">
              <w:fldChar w:fldCharType="separate"/>
            </w:r>
            <w:del w:id="2382" w:author="Robin Matthews" w:date="2021-07-08T16:05:00Z">
              <w:r w:rsidR="00CB33A1" w:rsidDel="00E02107">
                <w:rPr>
                  <w:noProof/>
                </w:rPr>
                <w:delText>(Aas et al., 2019)</w:delText>
              </w:r>
            </w:del>
            <w:ins w:id="2383" w:author="Robin Matthews" w:date="2021-07-08T16:05:00Z">
              <w:r w:rsidR="00E02107">
                <w:rPr>
                  <w:noProof/>
                </w:rPr>
                <w:t>Aas et al. (2019)</w:t>
              </w:r>
            </w:ins>
            <w:r w:rsidRPr="00190872">
              <w:fldChar w:fldCharType="end"/>
            </w:r>
          </w:p>
        </w:tc>
      </w:tr>
      <w:tr w:rsidR="00AF2E59" w:rsidRPr="00907888" w14:paraId="45CEED36" w14:textId="77777777" w:rsidTr="00D5630D">
        <w:trPr>
          <w:trHeight w:val="292"/>
        </w:trPr>
        <w:tc>
          <w:tcPr>
            <w:tcW w:w="1278" w:type="dxa"/>
          </w:tcPr>
          <w:p w14:paraId="0FC74DCA" w14:textId="479CCAC5" w:rsidR="00AF2E59" w:rsidRPr="00DA7F98" w:rsidRDefault="00AF2E59" w:rsidP="00D5630D">
            <w:pPr>
              <w:keepNext/>
              <w:keepLines/>
              <w:outlineLvl w:val="4"/>
            </w:pPr>
            <w:r w:rsidRPr="00DA7F98">
              <w:t>2000</w:t>
            </w:r>
            <w:ins w:id="2384" w:author="Lucy Cowie" w:date="2021-07-27T12:16:00Z">
              <w:r w:rsidR="00B60B3D">
                <w:t>–</w:t>
              </w:r>
            </w:ins>
            <w:del w:id="2385" w:author="Lucy Cowie" w:date="2021-07-27T12:16:00Z">
              <w:r w:rsidRPr="00DA7F98" w:rsidDel="00B60B3D">
                <w:delText>-</w:delText>
              </w:r>
            </w:del>
            <w:r w:rsidRPr="00DA7F98">
              <w:t>2015</w:t>
            </w:r>
          </w:p>
        </w:tc>
        <w:tc>
          <w:tcPr>
            <w:tcW w:w="3330" w:type="dxa"/>
            <w:hideMark/>
          </w:tcPr>
          <w:p w14:paraId="6C000676" w14:textId="5EF509CF" w:rsidR="00AF2E59" w:rsidRPr="002A1EE0" w:rsidRDefault="004F22E0" w:rsidP="00D5630D">
            <w:pPr>
              <w:keepNext/>
              <w:keepLines/>
              <w:outlineLvl w:val="4"/>
              <w:rPr>
                <w:lang w:val="fr-FR"/>
              </w:rPr>
            </w:pPr>
            <w:ins w:id="2386" w:author="Lucy Cowie" w:date="2021-07-27T12:19:00Z">
              <w:r w:rsidRPr="002A1EE0">
                <w:rPr>
                  <w:lang w:val="fr-FR"/>
                </w:rPr>
                <w:t>–</w:t>
              </w:r>
            </w:ins>
            <w:del w:id="2387" w:author="Lucy Cowie" w:date="2021-07-27T12:19:00Z">
              <w:r w:rsidR="00AF2E59" w:rsidRPr="002A1EE0" w:rsidDel="004F22E0">
                <w:rPr>
                  <w:lang w:val="fr-FR"/>
                </w:rPr>
                <w:delText>-</w:delText>
              </w:r>
            </w:del>
            <w:r w:rsidR="00AF2E59" w:rsidRPr="002A1EE0">
              <w:rPr>
                <w:lang w:val="fr-FR"/>
              </w:rPr>
              <w:t>0.14 ± 5.32</w:t>
            </w:r>
            <w:del w:id="2388" w:author="Lucy Cowie" w:date="2021-07-27T12:19:00Z">
              <w:r w:rsidR="00AF2E59" w:rsidRPr="002A1EE0" w:rsidDel="004F22E0">
                <w:rPr>
                  <w:lang w:val="fr-FR"/>
                </w:rPr>
                <w:delText xml:space="preserve"> </w:delText>
              </w:r>
            </w:del>
            <w:r w:rsidR="00AF2E59" w:rsidRPr="002A1EE0">
              <w:rPr>
                <w:lang w:val="fr-FR"/>
              </w:rPr>
              <w:t>% yr</w:t>
            </w:r>
            <w:ins w:id="2389" w:author="Lucy Cowie" w:date="2021-07-27T12:24:00Z">
              <w:r w:rsidR="006B6BB4" w:rsidRPr="002A1EE0">
                <w:rPr>
                  <w:vertAlign w:val="superscript"/>
                  <w:lang w:val="fr-FR"/>
                </w:rPr>
                <w:t>–</w:t>
              </w:r>
            </w:ins>
            <w:del w:id="2390" w:author="Lucy Cowie" w:date="2021-07-27T12:24:00Z">
              <w:r w:rsidR="00AF2E59" w:rsidRPr="002A1EE0" w:rsidDel="006B6BB4">
                <w:rPr>
                  <w:vertAlign w:val="superscript"/>
                  <w:lang w:val="fr-FR"/>
                </w:rPr>
                <w:delText>-</w:delText>
              </w:r>
            </w:del>
            <w:r w:rsidR="00AF2E59" w:rsidRPr="002A1EE0">
              <w:rPr>
                <w:vertAlign w:val="superscript"/>
                <w:lang w:val="fr-FR"/>
              </w:rPr>
              <w:t>1</w:t>
            </w:r>
            <w:r w:rsidR="00AF2E59" w:rsidRPr="002A1EE0">
              <w:rPr>
                <w:lang w:val="fr-FR"/>
              </w:rPr>
              <w:t xml:space="preserve"> (EA, 19 sites)</w:t>
            </w:r>
          </w:p>
          <w:p w14:paraId="5804D307" w14:textId="766169BB" w:rsidR="00AF2E59" w:rsidRPr="002A1EE0" w:rsidRDefault="004F22E0" w:rsidP="00D5630D">
            <w:pPr>
              <w:keepNext/>
              <w:keepLines/>
              <w:outlineLvl w:val="4"/>
              <w:rPr>
                <w:lang w:val="fr-FR"/>
              </w:rPr>
            </w:pPr>
            <w:ins w:id="2391" w:author="Lucy Cowie" w:date="2021-07-27T12:19:00Z">
              <w:r w:rsidRPr="002A1EE0">
                <w:rPr>
                  <w:lang w:val="fr-FR"/>
                </w:rPr>
                <w:t>–</w:t>
              </w:r>
            </w:ins>
            <w:del w:id="2392" w:author="Lucy Cowie" w:date="2021-07-27T12:19:00Z">
              <w:r w:rsidR="00AF2E59" w:rsidRPr="002A1EE0" w:rsidDel="004F22E0">
                <w:rPr>
                  <w:lang w:val="fr-FR"/>
                </w:rPr>
                <w:delText>-</w:delText>
              </w:r>
            </w:del>
            <w:r w:rsidR="00AF2E59" w:rsidRPr="002A1EE0">
              <w:rPr>
                <w:lang w:val="fr-FR"/>
              </w:rPr>
              <w:t>3.89 ± 2.16</w:t>
            </w:r>
            <w:del w:id="2393" w:author="Lucy Cowie" w:date="2021-07-27T12:19:00Z">
              <w:r w:rsidR="00AF2E59" w:rsidRPr="002A1EE0" w:rsidDel="004F22E0">
                <w:rPr>
                  <w:lang w:val="fr-FR"/>
                </w:rPr>
                <w:delText xml:space="preserve"> </w:delText>
              </w:r>
            </w:del>
            <w:r w:rsidR="00AF2E59" w:rsidRPr="002A1EE0">
              <w:rPr>
                <w:lang w:val="fr-FR"/>
              </w:rPr>
              <w:t>% yr</w:t>
            </w:r>
            <w:ins w:id="2394" w:author="Lucy Cowie" w:date="2021-07-27T12:24:00Z">
              <w:r w:rsidR="006B6BB4" w:rsidRPr="002A1EE0">
                <w:rPr>
                  <w:vertAlign w:val="superscript"/>
                  <w:lang w:val="fr-FR"/>
                </w:rPr>
                <w:t>–</w:t>
              </w:r>
            </w:ins>
            <w:del w:id="2395" w:author="Lucy Cowie" w:date="2021-07-27T12:24:00Z">
              <w:r w:rsidR="00AF2E59" w:rsidRPr="002A1EE0" w:rsidDel="006B6BB4">
                <w:rPr>
                  <w:vertAlign w:val="superscript"/>
                  <w:lang w:val="fr-FR"/>
                </w:rPr>
                <w:delText>-</w:delText>
              </w:r>
            </w:del>
            <w:r w:rsidR="00AF2E59" w:rsidRPr="002A1EE0">
              <w:rPr>
                <w:vertAlign w:val="superscript"/>
                <w:lang w:val="fr-FR"/>
              </w:rPr>
              <w:t>1</w:t>
            </w:r>
            <w:r w:rsidR="00AF2E59" w:rsidRPr="002A1EE0">
              <w:rPr>
                <w:lang w:val="fr-FR"/>
              </w:rPr>
              <w:t xml:space="preserve"> (EU, 47 sites)</w:t>
            </w:r>
          </w:p>
          <w:p w14:paraId="4C209E9D" w14:textId="7CBEEC35" w:rsidR="00AF2E59" w:rsidRPr="00DA7F98" w:rsidRDefault="004F22E0" w:rsidP="00D5630D">
            <w:pPr>
              <w:keepNext/>
              <w:keepLines/>
              <w:outlineLvl w:val="4"/>
            </w:pPr>
            <w:ins w:id="2396" w:author="Lucy Cowie" w:date="2021-07-27T12:20:00Z">
              <w:r>
                <w:t>–</w:t>
              </w:r>
            </w:ins>
            <w:del w:id="2397" w:author="Lucy Cowie" w:date="2021-07-27T12:20:00Z">
              <w:r w:rsidR="00AF2E59" w:rsidRPr="00DA7F98" w:rsidDel="004F22E0">
                <w:delText>-</w:delText>
              </w:r>
            </w:del>
            <w:r w:rsidR="00AF2E59" w:rsidRPr="00DA7F98">
              <w:t>4.69 ± 1.35</w:t>
            </w:r>
            <w:del w:id="2398" w:author="Lucy Cowie" w:date="2021-07-27T12:19:00Z">
              <w:r w:rsidR="00AF2E59" w:rsidRPr="00DA7F98" w:rsidDel="004F22E0">
                <w:delText xml:space="preserve"> </w:delText>
              </w:r>
            </w:del>
            <w:r w:rsidR="00AF2E59" w:rsidRPr="00DA7F98">
              <w:t>% yr</w:t>
            </w:r>
            <w:ins w:id="2399" w:author="Lucy Cowie" w:date="2021-07-27T12:25:00Z">
              <w:r w:rsidR="006B6BB4">
                <w:rPr>
                  <w:vertAlign w:val="superscript"/>
                  <w:lang w:val="en-US"/>
                </w:rPr>
                <w:t>–</w:t>
              </w:r>
            </w:ins>
            <w:del w:id="2400" w:author="Lucy Cowie" w:date="2021-07-27T12:25:00Z">
              <w:r w:rsidR="00AF2E59" w:rsidRPr="00DA7F98" w:rsidDel="006B6BB4">
                <w:rPr>
                  <w:vertAlign w:val="superscript"/>
                </w:rPr>
                <w:delText>-</w:delText>
              </w:r>
            </w:del>
            <w:r w:rsidR="00AF2E59" w:rsidRPr="00DA7F98">
              <w:rPr>
                <w:vertAlign w:val="superscript"/>
              </w:rPr>
              <w:t>1</w:t>
            </w:r>
            <w:r w:rsidR="00AF2E59" w:rsidRPr="00DA7F98">
              <w:t xml:space="preserve"> ( NA, 77 sites)</w:t>
            </w:r>
          </w:p>
        </w:tc>
        <w:tc>
          <w:tcPr>
            <w:tcW w:w="3230" w:type="dxa"/>
            <w:hideMark/>
          </w:tcPr>
          <w:p w14:paraId="1A71DC88" w14:textId="74B3E039" w:rsidR="00AF2E59" w:rsidRPr="002A1EE0" w:rsidRDefault="00AF2E59" w:rsidP="00D5630D">
            <w:pPr>
              <w:keepNext/>
              <w:keepLines/>
              <w:outlineLvl w:val="4"/>
              <w:rPr>
                <w:lang w:val="fr-FR"/>
              </w:rPr>
            </w:pPr>
            <w:r w:rsidRPr="002A1EE0">
              <w:rPr>
                <w:lang w:val="fr-FR"/>
              </w:rPr>
              <w:t>2.68 ± 9.41% yr</w:t>
            </w:r>
            <w:ins w:id="2401" w:author="Lucy Cowie" w:date="2021-07-27T12:25:00Z">
              <w:r w:rsidR="006B6BB4" w:rsidRPr="002A1EE0">
                <w:rPr>
                  <w:vertAlign w:val="superscript"/>
                  <w:lang w:val="fr-FR"/>
                </w:rPr>
                <w:t>–</w:t>
              </w:r>
            </w:ins>
            <w:del w:id="2402" w:author="Lucy Cowie" w:date="2021-07-27T12:25:00Z">
              <w:r w:rsidRPr="002A1EE0" w:rsidDel="006B6BB4">
                <w:rPr>
                  <w:vertAlign w:val="superscript"/>
                  <w:lang w:val="fr-FR"/>
                </w:rPr>
                <w:delText>-</w:delText>
              </w:r>
            </w:del>
            <w:r w:rsidRPr="002A1EE0">
              <w:rPr>
                <w:vertAlign w:val="superscript"/>
                <w:lang w:val="fr-FR"/>
              </w:rPr>
              <w:t>1</w:t>
            </w:r>
            <w:r w:rsidRPr="002A1EE0">
              <w:rPr>
                <w:lang w:val="fr-FR"/>
              </w:rPr>
              <w:t xml:space="preserve"> (EA, 13 sites)</w:t>
            </w:r>
          </w:p>
          <w:p w14:paraId="1D260BAD" w14:textId="30D18E36" w:rsidR="00AF2E59" w:rsidRPr="002A1EE0" w:rsidRDefault="004F22E0" w:rsidP="00D5630D">
            <w:pPr>
              <w:keepNext/>
              <w:keepLines/>
              <w:outlineLvl w:val="4"/>
              <w:rPr>
                <w:lang w:val="fr-FR"/>
              </w:rPr>
            </w:pPr>
            <w:ins w:id="2403" w:author="Lucy Cowie" w:date="2021-07-27T12:20:00Z">
              <w:r w:rsidRPr="002A1EE0">
                <w:rPr>
                  <w:lang w:val="fr-FR"/>
                </w:rPr>
                <w:t>–</w:t>
              </w:r>
            </w:ins>
            <w:del w:id="2404" w:author="Lucy Cowie" w:date="2021-07-27T12:20:00Z">
              <w:r w:rsidR="00AF2E59" w:rsidRPr="002A1EE0" w:rsidDel="004F22E0">
                <w:rPr>
                  <w:lang w:val="fr-FR"/>
                </w:rPr>
                <w:delText>-</w:delText>
              </w:r>
            </w:del>
            <w:r w:rsidR="00AF2E59" w:rsidRPr="002A1EE0">
              <w:rPr>
                <w:lang w:val="fr-FR"/>
              </w:rPr>
              <w:t>2.67 ± 2.03% yr</w:t>
            </w:r>
            <w:ins w:id="2405" w:author="Lucy Cowie" w:date="2021-07-27T12:25:00Z">
              <w:r w:rsidR="006B6BB4" w:rsidRPr="002A1EE0">
                <w:rPr>
                  <w:vertAlign w:val="superscript"/>
                  <w:lang w:val="fr-FR"/>
                </w:rPr>
                <w:t>–</w:t>
              </w:r>
            </w:ins>
            <w:del w:id="2406" w:author="Lucy Cowie" w:date="2021-07-27T12:25:00Z">
              <w:r w:rsidR="00AF2E59" w:rsidRPr="002A1EE0" w:rsidDel="006B6BB4">
                <w:rPr>
                  <w:vertAlign w:val="superscript"/>
                  <w:lang w:val="fr-FR"/>
                </w:rPr>
                <w:delText>-</w:delText>
              </w:r>
            </w:del>
            <w:r w:rsidR="00AF2E59" w:rsidRPr="002A1EE0">
              <w:rPr>
                <w:vertAlign w:val="superscript"/>
                <w:lang w:val="fr-FR"/>
              </w:rPr>
              <w:t>1</w:t>
            </w:r>
            <w:r w:rsidR="00AF2E59" w:rsidRPr="002A1EE0">
              <w:rPr>
                <w:lang w:val="fr-FR"/>
              </w:rPr>
              <w:t xml:space="preserve"> (EU, 36 sites)</w:t>
            </w:r>
          </w:p>
          <w:p w14:paraId="579A9D26" w14:textId="5FB86761" w:rsidR="00AF2E59" w:rsidRPr="00615DED" w:rsidRDefault="004F22E0" w:rsidP="00D5630D">
            <w:pPr>
              <w:keepNext/>
              <w:keepLines/>
              <w:outlineLvl w:val="4"/>
            </w:pPr>
            <w:ins w:id="2407" w:author="Lucy Cowie" w:date="2021-07-27T12:20:00Z">
              <w:r>
                <w:t>–</w:t>
              </w:r>
            </w:ins>
            <w:del w:id="2408" w:author="Lucy Cowie" w:date="2021-07-27T12:20:00Z">
              <w:r w:rsidR="00AF2E59" w:rsidRPr="00615DED" w:rsidDel="004F22E0">
                <w:delText>-</w:delText>
              </w:r>
            </w:del>
            <w:r w:rsidR="00AF2E59" w:rsidRPr="00615DED">
              <w:t>3.15 ± 1.30% yr</w:t>
            </w:r>
            <w:ins w:id="2409" w:author="Lucy Cowie" w:date="2021-07-27T12:25:00Z">
              <w:r w:rsidR="006B6BB4">
                <w:rPr>
                  <w:vertAlign w:val="superscript"/>
                  <w:lang w:val="en-US"/>
                </w:rPr>
                <w:t>–</w:t>
              </w:r>
            </w:ins>
            <w:del w:id="2410" w:author="Lucy Cowie" w:date="2021-07-27T12:25:00Z">
              <w:r w:rsidR="00AF2E59" w:rsidRPr="00615DED" w:rsidDel="006B6BB4">
                <w:rPr>
                  <w:vertAlign w:val="superscript"/>
                </w:rPr>
                <w:delText>-</w:delText>
              </w:r>
            </w:del>
            <w:r w:rsidR="00AF2E59" w:rsidRPr="00615DED">
              <w:rPr>
                <w:vertAlign w:val="superscript"/>
              </w:rPr>
              <w:t>1</w:t>
            </w:r>
            <w:r w:rsidR="00AF2E59" w:rsidRPr="00615DED">
              <w:t xml:space="preserve"> (NA, 218 sites)</w:t>
            </w:r>
          </w:p>
        </w:tc>
        <w:tc>
          <w:tcPr>
            <w:tcW w:w="1787" w:type="dxa"/>
            <w:noWrap/>
            <w:hideMark/>
          </w:tcPr>
          <w:p w14:paraId="618BA893" w14:textId="302DA717" w:rsidR="00AF2E59" w:rsidRPr="00086C02" w:rsidRDefault="00AF2E59" w:rsidP="00D5630D">
            <w:pPr>
              <w:keepNext/>
              <w:keepLines/>
              <w:outlineLvl w:val="4"/>
            </w:pPr>
            <w:r w:rsidRPr="00190872">
              <w:fldChar w:fldCharType="begin" w:fldLock="1"/>
            </w:r>
            <w:r w:rsidR="00A75A09">
              <w:instrText>ADDIN CSL_CITATION { "citationItems" : [ { "id" : "ITEM-1", "itemData" : { "DOI" : "10.1038/s41598-018-37304-0", "ISSN" : "20452322", "abstract" : "The profound changes in global SO2 emissions over the last decades have affected atmospheric composition on a regional and global scale with large impact on air quality, atmospheric deposition and the radiative forcing of sulfate aerosols. Reproduction of historical atmospheric pollution levels based on global aerosol models and emission changes is crucial to prove that such models are able to predict future scenarios. Here, we analyze consistency of trends in observations of sulfur components in air and precipitation from major regional networks and estimates from six different global aerosol models from 1990 until 2015. There are large interregional differences in the sulfur trends consistently captured by the models and observations, especially for North America and Europe. Europe had the largest reductions in sulfur emissions in the first part of the period while the highest reduction came later in North America and East Asia. The uncertainties in both the emissions and the representativity of the observations are larger in Asia. However, emissions from East Asia clearly increased from 2000 to 2005 followed by a decrease, while in India a steady increase over the whole period has been observed and modelled. The agreement between a bottom-up approach, which uses emissions and process-based chemical transport models, with independent observations gives an improved confidence in the understanding of the atmospheric sulfur budget.", "author" : [ { "dropping-particle" : "", "family" : "Aas", "given" : "Wenche", "non-dropping-particle" : "", "parse-names" : false, "suffix" : "" }, { "dropping-particle" : "", "family" : "Mortier", "given" : "Augustin", "non-dropping-particle" : "", "parse-names" : false, "suffix" : "" }, { "dropping-particle" : "", "family" : "Bowersox", "given" : "Van", "non-dropping-particle" : "", "parse-names" : false, "suffix" : "" }, { "dropping-particle" : "", "family" : "Cherian", "given" : "Ribu", "non-dropping-particle" : "", "parse-names" : false, "suffix" : "" }, { "dropping-particle" : "", "family" : "Faluvegi", "given" : "Greg", "non-dropping-particle" : "", "parse-names" : false, "suffix" : "" }, { "dropping-particle" : "", "family" : "Fagerli", "given" : "Hilde", "non-dropping-particle" : "", "parse-names" : false, "suffix" : "" }, { "dropping-particle" : "", "family" : "Hand", "given" : "Jenny", "non-dropping-particle" : "", "parse-names" : false, "suffix" : "" }, { "dropping-particle" : "", "family" : "Klimont", "given" : "Zbigniew", "non-dropping-particle" : "", "parse-names" : false, "suffix" : "" }, { "dropping-particle" : "", "family" : "Galy-Lacaux", "given" : "Corinne", "non-dropping-particle" : "", "parse-names" : false, "suffix" : "" }, { "dropping-particle" : "", "family" : "Lehmann", "given" : "Christopher M.B.", "non-dropping-particle" : "", "parse-names" : false, "suffix" : "" }, { "dropping-particle" : "", "family" : "Myhre", "given" : "Cathrine Lund", "non-dropping-particle" : "", "parse-names" : false, "suffix" : "" }, { "dropping-particle" : "", "family" : "Myhre", "given" : "Gunnar", "non-dropping-particle" : "", "parse-names" : false, "suffix" : "" }, { "dropping-particle" : "", "family" : "Olivi\u00e9", "given" : "Dirk", "non-dropping-particle" : "", "parse-names" : false, "suffix" : "" }, { "dropping-particle" : "", "family" : "Sato", "given" : "Keiichi", "non-dropping-particle" : "", "parse-names" : false, "suffix" : "" }, { "dropping-particle" : "", "family" : "Quaas", "given" : "Johannes", "non-dropping-particle" : "", "parse-names" : false, "suffix" : "" }, { "dropping-particle" : "", "family" : "Rao", "given" : "P. S.P.", "non-dropping-particle" : "", "parse-names" : false, "suffix" : "" }, { "dropping-particle" : "", "family" : "Schulz", "given" : "Michael", "non-dropping-particle" : "", "parse-names" : false, "suffix" : "" }, { "dropping-particle" : "", "family" : "Shindell", "given" : "Drew", "non-dropping-particle" : "", "parse-names" : false, "suffix" : "" }, { "dropping-particle" : "", "family" : "Skeie", "given" : "Ragnhild B.", "non-dropping-particle" : "", "parse-names" : false, "suffix" : "" }, { "dropping-particle" : "", "family" : "Stein", "given" : "Ariel", "non-dropping-particle" : "", "parse-names" : false, "suffix" : "" }, { "dropping-particle" : "", "family" : "Takemura", "given" : "Toshihiko", "non-dropping-particle" : "", "parse-names" : false, "suffix" : "" }, { "dropping-particle" : "", "family" : "Tsyro", "given" : "Svetlana", "non-dropping-particle" : "", "parse-names" : false, "suffix" : "" }, { "dropping-particle" : "", "family" : "Vet", "given" : "Robert", "non-dropping-particle" : "", "parse-names" : false, "suffix" : "" }, { "dropping-particle" : "", "family" : "Xu", "given" : "Xiaobin", "non-dropping-particle" : "", "parse-names" : false, "suffix" : "" } ], "container-title" : "Scientific Reports", "id" : "ITEM-1", "issue" : "1", "issued" : { "date-parts" : [ [ "2019" ] ] }, "page" : "953", "title" : "Global and regional trends of atmospheric sulfur", "translator" : [ { "dropping-particle" : "", "family" : "G3889", "given" : "", "non-dropping-particle" : "", "parse-names" : false, "suffix" : "" } ], "type" : "article-journal", "volume" : "9" }, "uris" : [ "http://www.mendeley.com/documents/?uuid=7ca09d68-65ae-4a9d-9f61-11660c844960", "http://www.mendeley.com/documents/?uuid=0fd6ff8b-965b-498f-846a-51e53dcee40f" ] } ], "mendeley" : { "formattedCitation" : "(Aas et al., 2019)", "manualFormatting" : "Aas et al. (2019)", "plainTextFormattedCitation" : "(Aas et al., 2019)", "previouslyFormattedCitation" : "(Aas et al., 2019)" }, "properties" : { "noteIndex" : 0 }, "schema" : "https://github.com/citation-style-language/schema/raw/master/csl-citation.json" }</w:instrText>
            </w:r>
            <w:r w:rsidRPr="00190872">
              <w:fldChar w:fldCharType="separate"/>
            </w:r>
            <w:del w:id="2411" w:author="Robin Matthews" w:date="2021-07-08T16:05:00Z">
              <w:r w:rsidR="00CB33A1" w:rsidDel="00E02107">
                <w:rPr>
                  <w:noProof/>
                </w:rPr>
                <w:delText>(Aas et al., 2019)</w:delText>
              </w:r>
            </w:del>
            <w:ins w:id="2412" w:author="Robin Matthews" w:date="2021-07-08T16:05:00Z">
              <w:r w:rsidR="00E02107">
                <w:rPr>
                  <w:noProof/>
                </w:rPr>
                <w:t>Aas et al. (2019)</w:t>
              </w:r>
            </w:ins>
            <w:r w:rsidRPr="00190872">
              <w:fldChar w:fldCharType="end"/>
            </w:r>
          </w:p>
        </w:tc>
      </w:tr>
      <w:tr w:rsidR="00AF2E59" w:rsidRPr="00CE5442" w14:paraId="775260C1" w14:textId="77777777" w:rsidTr="00D5630D">
        <w:trPr>
          <w:trHeight w:val="292"/>
        </w:trPr>
        <w:tc>
          <w:tcPr>
            <w:tcW w:w="9625" w:type="dxa"/>
            <w:gridSpan w:val="4"/>
          </w:tcPr>
          <w:p w14:paraId="2E6F1A58" w14:textId="4E3D410D" w:rsidR="00AF2E59" w:rsidRPr="00086C02" w:rsidRDefault="00AF2E59" w:rsidP="00D5630D">
            <w:pPr>
              <w:keepNext/>
              <w:keepLines/>
              <w:jc w:val="center"/>
              <w:outlineLvl w:val="4"/>
            </w:pPr>
            <w:r w:rsidRPr="00086C02">
              <w:t>Change</w:t>
            </w:r>
            <w:ins w:id="2413" w:author="Lucy Cowie" w:date="2021-07-27T12:23:00Z">
              <w:r w:rsidR="00143893">
                <w:t xml:space="preserve"> </w:t>
              </w:r>
            </w:ins>
            <w:del w:id="2414" w:author="Lucy Cowie" w:date="2021-07-27T12:22:00Z">
              <w:r w:rsidRPr="00086C02" w:rsidDel="00143893">
                <w:delText xml:space="preserve"> </w:delText>
              </w:r>
            </w:del>
            <w:ins w:id="2415" w:author="Lucy Cowie" w:date="2021-07-27T12:23:00Z">
              <w:r w:rsidR="00143893">
                <w:t>B</w:t>
              </w:r>
            </w:ins>
            <w:del w:id="2416" w:author="Lucy Cowie" w:date="2021-07-27T12:23:00Z">
              <w:r w:rsidRPr="00086C02" w:rsidDel="00143893">
                <w:delText>b</w:delText>
              </w:r>
            </w:del>
            <w:r w:rsidRPr="00086C02">
              <w:t xml:space="preserve">ased on </w:t>
            </w:r>
            <w:ins w:id="2417" w:author="Lucy Cowie" w:date="2021-07-27T12:23:00Z">
              <w:r w:rsidR="00143893">
                <w:t>S</w:t>
              </w:r>
            </w:ins>
            <w:del w:id="2418" w:author="Lucy Cowie" w:date="2021-07-27T12:23:00Z">
              <w:r w:rsidRPr="00086C02" w:rsidDel="00143893">
                <w:delText>s</w:delText>
              </w:r>
            </w:del>
            <w:r w:rsidRPr="00086C02">
              <w:t xml:space="preserve">atellite </w:t>
            </w:r>
            <w:ins w:id="2419" w:author="Lucy Cowie" w:date="2021-07-27T12:23:00Z">
              <w:r w:rsidR="00143893">
                <w:t>O</w:t>
              </w:r>
            </w:ins>
            <w:del w:id="2420" w:author="Lucy Cowie" w:date="2021-07-27T12:23:00Z">
              <w:r w:rsidRPr="00086C02" w:rsidDel="00143893">
                <w:delText>o</w:delText>
              </w:r>
            </w:del>
            <w:r w:rsidRPr="00086C02">
              <w:t>bservations</w:t>
            </w:r>
          </w:p>
        </w:tc>
      </w:tr>
      <w:tr w:rsidR="00AF2E59" w:rsidRPr="00021DE9" w14:paraId="086E8E9F" w14:textId="77777777" w:rsidTr="00D5630D">
        <w:trPr>
          <w:trHeight w:val="292"/>
        </w:trPr>
        <w:tc>
          <w:tcPr>
            <w:tcW w:w="1278" w:type="dxa"/>
          </w:tcPr>
          <w:p w14:paraId="2E56D48F" w14:textId="64A3B6BA" w:rsidR="00AF2E59" w:rsidRPr="00086C02" w:rsidRDefault="00AF2E59" w:rsidP="00D5630D">
            <w:pPr>
              <w:keepNext/>
              <w:keepLines/>
              <w:outlineLvl w:val="4"/>
            </w:pPr>
            <w:r w:rsidRPr="00086C02">
              <w:t>2005</w:t>
            </w:r>
            <w:ins w:id="2421" w:author="Lucy Cowie" w:date="2021-07-27T12:16:00Z">
              <w:r w:rsidR="00B60B3D">
                <w:t>–</w:t>
              </w:r>
            </w:ins>
            <w:del w:id="2422" w:author="Lucy Cowie" w:date="2021-07-27T12:16:00Z">
              <w:r w:rsidRPr="00086C02" w:rsidDel="00B60B3D">
                <w:delText>-</w:delText>
              </w:r>
            </w:del>
            <w:r w:rsidRPr="00086C02">
              <w:t>2015</w:t>
            </w:r>
          </w:p>
        </w:tc>
        <w:tc>
          <w:tcPr>
            <w:tcW w:w="3330" w:type="dxa"/>
            <w:hideMark/>
          </w:tcPr>
          <w:p w14:paraId="542542F2" w14:textId="1BAAA46F" w:rsidR="00AF2E59" w:rsidRPr="00086C02" w:rsidRDefault="00AF2E59" w:rsidP="00D5630D">
            <w:pPr>
              <w:keepNext/>
              <w:keepLines/>
              <w:outlineLvl w:val="4"/>
            </w:pPr>
            <w:r w:rsidRPr="00086C02">
              <w:t xml:space="preserve">ca </w:t>
            </w:r>
            <w:ins w:id="2423" w:author="Lucy Cowie" w:date="2021-07-27T12:20:00Z">
              <w:r w:rsidR="001772A5">
                <w:t>–</w:t>
              </w:r>
            </w:ins>
            <w:del w:id="2424" w:author="Lucy Cowie" w:date="2021-07-27T12:20:00Z">
              <w:r w:rsidRPr="00086C02" w:rsidDel="001772A5">
                <w:delText>-</w:delText>
              </w:r>
            </w:del>
            <w:r w:rsidRPr="00086C02">
              <w:t>80% (Eastern US)</w:t>
            </w:r>
          </w:p>
        </w:tc>
        <w:tc>
          <w:tcPr>
            <w:tcW w:w="3230" w:type="dxa"/>
            <w:hideMark/>
          </w:tcPr>
          <w:p w14:paraId="34862551" w14:textId="77777777" w:rsidR="00AF2E59" w:rsidRPr="00086C02" w:rsidRDefault="00AF2E59" w:rsidP="00D5630D"/>
        </w:tc>
        <w:tc>
          <w:tcPr>
            <w:tcW w:w="1787" w:type="dxa"/>
            <w:hideMark/>
          </w:tcPr>
          <w:p w14:paraId="19526161" w14:textId="49D632CC" w:rsidR="00AF2E59" w:rsidRPr="00190872" w:rsidRDefault="00AF2E59" w:rsidP="00D5630D">
            <w:pPr>
              <w:keepNext/>
              <w:keepLines/>
              <w:outlineLvl w:val="4"/>
            </w:pPr>
            <w:r w:rsidRPr="00190872">
              <w:fldChar w:fldCharType="begin" w:fldLock="1"/>
            </w:r>
            <w:ins w:id="2425" w:author="Robin Matthews" w:date="2021-07-08T16:36:00Z">
              <w:r w:rsidR="008C6EC1">
                <w:instrText>ADDIN CSL_CITATION { "citationItems" : [ { "id" : "ITEM-1", "itemData" : { "DOI" : "10.5194/acp-16-4605-2016", "ISBN" : "1680-7324", "ISSN" : "16807324", "abstract" : "The Ozone Monitoring Instrument (OMI) onboard NASA's Aura satellite has been providing global observations of the ozone layer and key atmospheric pollutant gases, such as nitrogen dioxide (NO2) and sulfur dioxide (SO2), since October 2004. The data products from the same instrument provide consistent spatial and temporal coverage and permit the study of anthropogenic and natural emissions on local-to-global scales. In this paper we examine changes in SO2 and NO2 over some of the world's most polluted industrialized regions during the first decade of OMI observations. In terms of regional pollution changes, we see both upward and downward trends, sometimes in opposite directions for NO2 and SO2, for the different study areas. The trends are, for the most part, associated with economic and/or technological changes in energy use, as well as regional regulatory policies. Over the eastern US, both NO2 and SO2 levels decreased dramatically from 2005 to 2014, by more than 40 and 80 %, respectively, as a result of both technological improvements and stricter regulations of emissions. OMI confirmed large reductions in SO2 over eastern Europe's largest coal power plants after installation of flue gas desulfurization devices. The North China Plain has the world's most severe SO2 pollution, but a decreasing trend has been observed since 2011, with about a 50 % reduction in 2012\u20132014, due to an economic slowdown and government efforts to restrain emissions from the power and industrial sectors. In contrast, India's SO2 and NO2 levels from coal power plants and smelters are growing at a fast pace, increasing by more than 100 and 50 %, respectively, from 2005 to 2014. Several SO2 hot spots observed over the Persian Gulf are probably related to oil and gas operations and indicate a possible underestimation of emissions from these sources in bottom-up emission inventories. Overall, OMI observations have proved to be very valuable in documenting rapid changes in air quality over different parts of the world during the last decade. The baseline established during the first 10 years of OMI is indispensable for the interpretation of air quality measurements from current and future satellite atmospheric composition missions.", "author" : [ { "dropping-particle" : "", "family" : "Krotkov", "given" : "Nickolay A.", "non-dropping-particle" : "", "parse-names" : false, "suffix" : "" }, { "dropping-particle" : "", "family" : "McLinden", "given" : "Chris A.", "non-dropping-particle" : "", "parse-names" : false, "suffix" : "" }, { "dropping-particle" : "", "family" : "Li", "given" : "Can", "non-dropping-particle" : "", "parse-names" : false, "suffix" : "" }, { "dropping-particle" : "", "family" : "Lamsal", "given" : "Lok N.", "non-dropping-particle" : "", "parse-names" : false, "suffix" : "" }, { "dropping-particle" : "", "family" : "Celarier", "given" : "Edward A.", "non-dropping-particle" : "", "parse-names" : false, "suffix" : "" }, { "dropping-particle" : "V.", "family" : "Marchenko", "given" : "Sergey", "non-dropping-particle" : "", "parse-names" : false, "suffix" : "" }, { "dropping-particle" : "", "family" : "Swartz", "given" : "William H.", "non-dropping-particle" : "", "parse-names" : false, "suffix" : "" }, { "dropping-particle" : "", "family" : "Bucsela", "given" : "Eric J.", "non-dropping-particle" : "", "parse-names" : false, "suffix" : "" }, { "dropping-particle" : "", "family" : "Joiner", "given" : "Joanna", "non-dropping-particle" : "", "parse-names" : false, "suffix" : "" }, { "dropping-particle" : "", "family" : "Duncan", "given" : "Bryan N.", "non-dropping-particle" : "", "parse-names" : false, "suffix" : "" }, { "dropping-particle" : "", "family" : "Folkert Boersma", "given" : "K.", "non-dropping-particle" : "", "parse-names" : false, "suffix" : "" }, { "dropping-particle" : "", "family" : "Pepijn Veefkind", "given" : "J.", "non-dropping-particle" : "", "parse-names" : false, "suffix" : "" }, { "dropping-particle" : "", "family" : "Levelt", "given" : "Pieternel F.", "non-dropping-particle" : "", "parse-names" : false, "suffix" : "" }, { "dropping-particle" : "", "family" : "Fioletov", "given" : "Vitali E.", "non-dropping-particle" : "", "parse-names" : false, "suffix" : "" }, { "dropping-particle" : "", "family" : "Dickerson", "given" : "Russell R.", "non-dropping-particle" : "", "parse-names" : false, "suffix" : "" }, { "dropping-particle" : "", "family" : "He", "given" : "Hao", "non-dropping-particle" : "", "parse-names" : false, "suffix" : "" }, { "dropping-particle" : "", "family" : "Lu", "given" : "Zifeng", "non-dropping-particle" : "", "parse-names" : false, "suffix" : "" }, { "dropping-particle" : "", "family" : "Streets", "given" : "David G.", "non-dropping-particle" : "", "parse-names" : false, "suffix" : "" } ], "container-title" : "Atmospheric Chemistry and Physics", "id" : "ITEM-1", "issue" : "7", "issued" : { "date-parts" : [ [ "2016" ] ] }, "note" : "ACP", "page" : "4605-4629", "publisher" : "Copernicus Publications", "title" : "Aura OMI observations of regional SO2 and NO2 pollution changes from 2005 to 2015", "translator" : [ { "dropping-particle" : "", "family" : "G3012", "given" : "", "non-dropping-particle" : "", "parse-names" : false, "suffix" : "" } ], "type" : "article-journal", "volume" : "16" }, "uris" : [ "http://www.mendeley.com/documents/?uuid=a26cf8a4-8eca-4542-90cd-0358bfa95278", "http://www.mendeley.com/documents/?uuid=486fc344-c883-43df-a9e6-c1e7738c20da" ] } ], "mendeley" : { "formattedCitation" : "(Krotkov et al., 2016)", "manualFormatting" : "Krotkov et al. (2016)", "plainTextFormattedCitation" : "(Krotkov et al., 2016)", "previouslyFormattedCitation" : "(Krotkov et al., 2016)" }, "properties" : { "noteIndex" : 0 }, "schema" : "https://github.com/citation-style-language/schema/raw/master/csl-citation.json" }</w:instrText>
              </w:r>
            </w:ins>
            <w:del w:id="2426" w:author="Robin Matthews" w:date="2021-07-08T16:36:00Z">
              <w:r w:rsidR="00D477C7" w:rsidDel="008C6EC1">
                <w:delInstrText>ADDIN CSL_CITATION { "citationItems" : [ { "id" : "ITEM-1", "itemData" : { "DOI" : "10.5194/acp-16-4605-2016", "ISBN" : "1680-7324", "ISSN" : "16807324", "abstract" : "The Ozone Monitoring Instrument (OMI) onboard NASA's Aura satellite has been providing global observations of the ozone layer and key atmospheric pollutant gases, such as nitrogen dioxide (NO2) and sulfur dioxide (SO2), since October 2004. The data products from the same instrument provide consistent spatial and temporal coverage and permit the study of anthropogenic and natural emissions on local-to-global scales. In this paper we examine changes in SO2 and NO2 over some of the world's most polluted industrialized regions during the first decade of OMI observations. In terms of regional pollution changes, we see both upward and downward trends, sometimes in opposite directions for NO2 and SO2, for the different study areas. The trends are, for the most part, associated with economic and/or technological changes in energy use, as well as regional regulatory policies. Over the eastern US, both NO2 and SO2 levels decreased dramatically from 2005 to 2014, by more than 40 and 80 %, respectively, as a result of both technological improvements and stricter regulations of emissions. OMI confirmed large reductions in SO2 over eastern Europe's largest coal power plants after installation of flue gas desulfurization devices. The North China Plain has the world's most severe SO2 pollution, but a decreasing trend has been observed since 2011, with about a 50 % reduction in 2012\u20132014, due to an economic slowdown and government efforts to restrain emissions from the power and industrial sectors. In contrast, India's SO2 and NO2 levels from coal power plants and smelters are growing at a fast pace, increasing by more than 100 and 50 %, respectively, from 2005 to 2014. Several SO2 hot spots observed over the Persian Gulf are probably related to oil and gas operations and indicate a possible underestimation of emissions from these sources in bottom-up emission inventories. Overall, OMI observations have proved to be very valuable in documenting rapid changes in air quality over different parts of the world during the last decade. The baseline established during the first 10 years of OMI is indispensable for the interpretation of air quality measurements from current and future satellite atmospheric composition missions.", "author" : [ { "dropping-particle" : "", "family" : "Krotkov", "given" : "Nickolay A.", "non-dropping-particle" : "", "parse-names" : false, "suffix" : "" }, { "dropping-particle" : "", "family" : "McLinden", "given" : "Chris A.", "non-dropping-particle" : "", "parse-names" : false, "suffix" : "" }, { "dropping-particle" : "", "family" : "Li", "given" : "Can", "non-dropping-particle" : "", "parse-names" : false, "suffix" : "" }, { "dropping-particle" : "", "family" : "Lamsal", "given" : "Lok N.", "non-dropping-particle" : "", "parse-names" : false, "suffix" : "" }, { "dropping-particle" : "", "family" : "Celarier", "given" : "Edward A.", "non-dropping-particle" : "", "parse-names" : false, "suffix" : "" }, { "dropping-particle" : "V.", "family" : "Marchenko", "given" : "Sergey", "non-dropping-particle" : "", "parse-names" : false, "suffix" : "" }, { "dropping-particle" : "", "family" : "Swartz", "given" : "William H.", "non-dropping-particle" : "", "parse-names" : false, "suffix" : "" }, { "dropping-particle" : "", "family" : "Bucsela", "given" : "Eric J.", "non-dropping-particle" : "", "parse-names" : false, "suffix" : "" }, { "dropping-particle" : "", "family" : "Joiner", "given" : "Joanna", "non-dropping-particle" : "", "parse-names" : false, "suffix" : "" }, { "dropping-particle" : "", "family" : "Duncan", "given" : "Bryan N.", "non-dropping-particle" : "", "parse-names" : false, "suffix" : "" }, { "dropping-particle" : "", "family" : "Folkert Boersma", "given" : "K.", "non-dropping-particle" : "", "parse-names" : false, "suffix" : "" }, { "dropping-particle" : "", "family" : "Pepijn Veefkind", "given" : "J.", "non-dropping-particle" : "", "parse-names" : false, "suffix" : "" }, { "dropping-particle" : "", "family" : "Levelt", "given" : "Pieternel F.", "non-dropping-particle" : "", "parse-names" : false, "suffix" : "" }, { "dropping-particle" : "", "family" : "Fioletov", "given" : "Vitali E.", "non-dropping-particle" : "", "parse-names" : false, "suffix" : "" }, { "dropping-particle" : "", "family" : "Dickerson", "given" : "Russell R.", "non-dropping-particle" : "", "parse-names" : false, "suffix" : "" }, { "dropping-particle" : "", "family" : "He", "given" : "Hao", "non-dropping-particle" : "", "parse-names" : false, "suffix" : "" }, { "dropping-particle" : "", "family" : "Lu", "given" : "Zifeng", "non-dropping-particle" : "", "parse-names" : false, "suffix" : "" }, { "dropping-particle" : "", "family" : "Streets", "given" : "David G.", "non-dropping-particle" : "", "parse-names" : false, "suffix" : "" } ], "container-title" : "Atmospheric Chemistry and Physics", "id" : "ITEM-1", "issue" : "7", "issued" : { "date-parts" : [ [ "2016" ] ] }, "note" : "ACP", "page" : "4605-4629", "publisher" : "Copernicus Publications", "title" : "Aura OMI observations of regional SO2 and NO2 pollution changes from 2005 to 2015", "translator" : [ { "dropping-particle" : "", "family" : "G3012", "given" : "", "non-dropping-particle" : "", "parse-names" : false, "suffix" : "" } ], "type" : "article-journal", "volume" : "16" }, "uris" : [ "http://www.mendeley.com/documents/?uuid=a26cf8a4-8eca-4542-90cd-0358bfa95278", "http://www.mendeley.com/documents/?uuid=486fc344-c883-43df-a9e6-c1e7738c20da" ] } ], "mendeley" : { "formattedCitation" : "(Krotkov et al., 2016)", "plainTextFormattedCitation" : "(Krotkov et al., 2016)", "previouslyFormattedCitation" : "(Krotkov et al., 2016)" }, "properties" : { "noteIndex" : 0 }, "schema" : "https://github.com/citation-style-language/schema/raw/master/csl-citation.json" }</w:delInstrText>
              </w:r>
            </w:del>
            <w:r w:rsidRPr="00190872">
              <w:fldChar w:fldCharType="separate"/>
            </w:r>
            <w:del w:id="2427" w:author="Robin Matthews" w:date="2021-07-08T16:36:00Z">
              <w:r w:rsidR="00CB33A1" w:rsidDel="008C6EC1">
                <w:rPr>
                  <w:noProof/>
                </w:rPr>
                <w:delText>(Krotkov et al., 2016)</w:delText>
              </w:r>
            </w:del>
            <w:ins w:id="2428" w:author="Robin Matthews" w:date="2021-07-08T16:36:00Z">
              <w:r w:rsidR="008C6EC1">
                <w:rPr>
                  <w:noProof/>
                </w:rPr>
                <w:t>Krotkov et al. (2016)</w:t>
              </w:r>
            </w:ins>
            <w:r w:rsidRPr="00190872">
              <w:fldChar w:fldCharType="end"/>
            </w:r>
          </w:p>
        </w:tc>
      </w:tr>
      <w:tr w:rsidR="00AF2E59" w:rsidRPr="00021DE9" w14:paraId="65D9F251" w14:textId="77777777" w:rsidTr="00D5630D">
        <w:trPr>
          <w:trHeight w:val="292"/>
        </w:trPr>
        <w:tc>
          <w:tcPr>
            <w:tcW w:w="1278" w:type="dxa"/>
          </w:tcPr>
          <w:p w14:paraId="14622F13" w14:textId="5F3188C8" w:rsidR="00AF2E59" w:rsidRPr="00190872" w:rsidRDefault="00AF2E59" w:rsidP="00D5630D">
            <w:pPr>
              <w:keepNext/>
              <w:keepLines/>
              <w:outlineLvl w:val="4"/>
            </w:pPr>
            <w:r w:rsidRPr="00190872">
              <w:t>2005</w:t>
            </w:r>
            <w:ins w:id="2429" w:author="Lucy Cowie" w:date="2021-07-27T12:16:00Z">
              <w:r w:rsidR="00B60B3D">
                <w:t>–</w:t>
              </w:r>
            </w:ins>
            <w:del w:id="2430" w:author="Lucy Cowie" w:date="2021-07-27T12:16:00Z">
              <w:r w:rsidRPr="00190872" w:rsidDel="00B60B3D">
                <w:delText>-</w:delText>
              </w:r>
            </w:del>
            <w:r w:rsidRPr="00190872">
              <w:t>2015</w:t>
            </w:r>
          </w:p>
        </w:tc>
        <w:tc>
          <w:tcPr>
            <w:tcW w:w="3330" w:type="dxa"/>
            <w:hideMark/>
          </w:tcPr>
          <w:p w14:paraId="15B4A00E" w14:textId="298D2ADF" w:rsidR="00AF2E59" w:rsidRPr="00190872" w:rsidRDefault="00AF2E59" w:rsidP="00D5630D">
            <w:pPr>
              <w:keepNext/>
              <w:keepLines/>
              <w:outlineLvl w:val="4"/>
            </w:pPr>
            <w:r w:rsidRPr="00190872">
              <w:t xml:space="preserve">ca </w:t>
            </w:r>
            <w:ins w:id="2431" w:author="Lucy Cowie" w:date="2021-07-27T12:20:00Z">
              <w:r w:rsidR="001772A5">
                <w:t>–</w:t>
              </w:r>
            </w:ins>
            <w:del w:id="2432" w:author="Lucy Cowie" w:date="2021-07-27T12:20:00Z">
              <w:r w:rsidRPr="00190872" w:rsidDel="001772A5">
                <w:delText>-</w:delText>
              </w:r>
            </w:del>
            <w:r w:rsidRPr="00190872">
              <w:t>60% (Eastern EU)</w:t>
            </w:r>
          </w:p>
        </w:tc>
        <w:tc>
          <w:tcPr>
            <w:tcW w:w="3230" w:type="dxa"/>
            <w:hideMark/>
          </w:tcPr>
          <w:p w14:paraId="4D6CFCBF" w14:textId="77777777" w:rsidR="00AF2E59" w:rsidRPr="00190872" w:rsidRDefault="00AF2E59" w:rsidP="00D5630D"/>
        </w:tc>
        <w:tc>
          <w:tcPr>
            <w:tcW w:w="1787" w:type="dxa"/>
            <w:hideMark/>
          </w:tcPr>
          <w:p w14:paraId="6929060C" w14:textId="77305044" w:rsidR="00AF2E59" w:rsidRPr="00190872" w:rsidRDefault="00AF2E59" w:rsidP="00D5630D">
            <w:pPr>
              <w:keepNext/>
              <w:keepLines/>
              <w:outlineLvl w:val="4"/>
            </w:pPr>
            <w:r w:rsidRPr="00190872">
              <w:fldChar w:fldCharType="begin" w:fldLock="1"/>
            </w:r>
            <w:r w:rsidR="00D871C2">
              <w:instrText>ADDIN CSL_CITATION { "citationItems" : [ { "id" : "ITEM-1", "itemData" : { "DOI" : "10.5194/acp-16-4605-2016", "ISBN" : "1680-7324", "ISSN" : "16807324", "abstract" : "The Ozone Monitoring Instrument (OMI) onboard NASA's Aura satellite has been providing global observations of the ozone layer and key atmospheric pollutant gases, such as nitrogen dioxide (NO2) and sulfur dioxide (SO2), since October 2004. The data products from the same instrument provide consistent spatial and temporal coverage and permit the study of anthropogenic and natural emissions on local-to-global scales. In this paper we examine changes in SO2 and NO2 over some of the world's most polluted industrialized regions during the first decade of OMI observations. In terms of regional pollution changes, we see both upward and downward trends, sometimes in opposite directions for NO2 and SO2, for the different study areas. The trends are, for the most part, associated with economic and/or technological changes in energy use, as well as regional regulatory policies. Over the eastern US, both NO2 and SO2 levels decreased dramatically from 2005 to 2014, by more than 40 and 80 %, respectively, as a result of both technological improvements and stricter regulations of emissions. OMI confirmed large reductions in SO2 over eastern Europe's largest coal power plants after installation of flue gas desulfurization devices. The North China Plain has the world's most severe SO2 pollution, but a decreasing trend has been observed since 2011, with about a 50 % reduction in 2012\u20132014, due to an economic slowdown and government efforts to restrain emissions from the power and industrial sectors. In contrast, India's SO2 and NO2 levels from coal power plants and smelters are growing at a fast pace, increasing by more than 100 and 50 %, respectively, from 2005 to 2014. Several SO2 hot spots observed over the Persian Gulf are probably related to oil and gas operations and indicate a possible underestimation of emissions from these sources in bottom-up emission inventories. Overall, OMI observations have proved to be very valuable in documenting rapid changes in air quality over different parts of the world during the last decade. The baseline established during the first 10 years of OMI is indispensable for the interpretation of air quality measurements from current and future satellite atmospheric composition missions.", "author" : [ { "dropping-particle" : "", "family" : "Krotkov", "given" : "Nickolay A.", "non-dropping-particle" : "", "parse-names" : false, "suffix" : "" }, { "dropping-particle" : "", "family" : "McLinden", "given" : "Chris A.", "non-dropping-particle" : "", "parse-names" : false, "suffix" : "" }, { "dropping-particle" : "", "family" : "Li", "given" : "Can", "non-dropping-particle" : "", "parse-names" : false, "suffix" : "" }, { "dropping-particle" : "", "family" : "Lamsal", "given" : "Lok N.", "non-dropping-particle" : "", "parse-names" : false, "suffix" : "" }, { "dropping-particle" : "", "family" : "Celarier", "given" : "Edward A.", "non-dropping-particle" : "", "parse-names" : false, "suffix" : "" }, { "dropping-particle" : "V.", "family" : "Marchenko", "given" : "Sergey", "non-dropping-particle" : "", "parse-names" : false, "suffix" : "" }, { "dropping-particle" : "", "family" : "Swartz", "given" : "William H.", "non-dropping-particle" : "", "parse-names" : false, "suffix" : "" }, { "dropping-particle" : "", "family" : "Bucsela", "given" : "Eric J.", "non-dropping-particle" : "", "parse-names" : false, "suffix" : "" }, { "dropping-particle" : "", "family" : "Joiner", "given" : "Joanna", "non-dropping-particle" : "", "parse-names" : false, "suffix" : "" }, { "dropping-particle" : "", "family" : "Duncan", "given" : "Bryan N.", "non-dropping-particle" : "", "parse-names" : false, "suffix" : "" }, { "dropping-particle" : "", "family" : "Folkert Boersma", "given" : "K.", "non-dropping-particle" : "", "parse-names" : false, "suffix" : "" }, { "dropping-particle" : "", "family" : "Pepijn Veefkind", "given" : "J.", "non-dropping-particle" : "", "parse-names" : false, "suffix" : "" }, { "dropping-particle" : "", "family" : "Levelt", "given" : "Pieternel F.", "non-dropping-particle" : "", "parse-names" : false, "suffix" : "" }, { "dropping-particle" : "", "family" : "Fioletov", "given" : "Vitali E.", "non-dropping-particle" : "", "parse-names" : false, "suffix" : "" }, { "dropping-particle" : "", "family" : "Dickerson", "given" : "Russell R.", "non-dropping-particle" : "", "parse-names" : false, "suffix" : "" }, { "dropping-particle" : "", "family" : "He", "given" : "Hao", "non-dropping-particle" : "", "parse-names" : false, "suffix" : "" }, { "dropping-particle" : "", "family" : "Lu", "given" : "Zifeng", "non-dropping-particle" : "", "parse-names" : false, "suffix" : "" }, { "dropping-particle" : "", "family" : "Streets", "given" : "David G.", "non-dropping-particle" : "", "parse-names" : false, "suffix" : "" } ], "container-title" : "Atmospheric Chemistry and Physics", "id" : "ITEM-1", "issue" : "7", "issued" : { "date-parts" : [ [ "2016" ] ] }, "note" : "ACP", "page" : "4605-4629", "publisher" : "Copernicus Publications", "title" : "Aura OMI observations of regional SO2 and NO2 pollution changes from 2005 to 2015", "translator" : [ { "dropping-particle" : "", "family" : "G3012", "given" : "", "non-dropping-particle" : "", "parse-names" : false, "suffix" : "" } ], "type" : "article-journal", "volume" : "16" }, "uris" : [ "http://www.mendeley.com/documents/?uuid=a26cf8a4-8eca-4542-90cd-0358bfa95278", "http://www.mendeley.com/documents/?uuid=486fc344-c883-43df-a9e6-c1e7738c20da" ] } ], "mendeley" : { "formattedCitation" : "(Krotkov et al., 2016)", "manualFormatting" : "Krotkov et al. (2016)", "plainTextFormattedCitation" : "(Krotkov et al., 2016)", "previouslyFormattedCitation" : "(Krotkov et al., 2016)" }, "properties" : { "noteIndex" : 0 }, "schema" : "https://github.com/citation-style-language/schema/raw/master/csl-citation.json" }</w:instrText>
            </w:r>
            <w:r w:rsidRPr="00190872">
              <w:fldChar w:fldCharType="separate"/>
            </w:r>
            <w:del w:id="2433" w:author="Robin Matthews" w:date="2021-07-08T16:36:00Z">
              <w:r w:rsidR="00CB33A1" w:rsidDel="008C6EC1">
                <w:rPr>
                  <w:noProof/>
                </w:rPr>
                <w:delText>(Krotkov et al., 2016)</w:delText>
              </w:r>
            </w:del>
            <w:ins w:id="2434" w:author="Robin Matthews" w:date="2021-07-08T16:36:00Z">
              <w:r w:rsidR="008C6EC1">
                <w:rPr>
                  <w:noProof/>
                </w:rPr>
                <w:t>Krotkov et al. (2016)</w:t>
              </w:r>
            </w:ins>
            <w:r w:rsidRPr="00190872">
              <w:fldChar w:fldCharType="end"/>
            </w:r>
          </w:p>
        </w:tc>
      </w:tr>
      <w:tr w:rsidR="00AF2E59" w:rsidRPr="00326917" w14:paraId="6C6056A6" w14:textId="77777777" w:rsidTr="00D5630D">
        <w:trPr>
          <w:trHeight w:val="292"/>
        </w:trPr>
        <w:tc>
          <w:tcPr>
            <w:tcW w:w="1278" w:type="dxa"/>
          </w:tcPr>
          <w:p w14:paraId="75320635" w14:textId="76628FEA" w:rsidR="00AF2E59" w:rsidRPr="00190872" w:rsidRDefault="00AF2E59" w:rsidP="00D5630D">
            <w:pPr>
              <w:keepNext/>
              <w:keepLines/>
              <w:outlineLvl w:val="4"/>
            </w:pPr>
            <w:r w:rsidRPr="00190872">
              <w:t>2005</w:t>
            </w:r>
            <w:ins w:id="2435" w:author="Lucy Cowie" w:date="2021-07-27T12:16:00Z">
              <w:r w:rsidR="00B60B3D">
                <w:t>–</w:t>
              </w:r>
            </w:ins>
            <w:del w:id="2436" w:author="Lucy Cowie" w:date="2021-07-27T12:16:00Z">
              <w:r w:rsidRPr="00190872" w:rsidDel="00B60B3D">
                <w:delText>-</w:delText>
              </w:r>
            </w:del>
            <w:r w:rsidRPr="00190872">
              <w:t>2015</w:t>
            </w:r>
          </w:p>
        </w:tc>
        <w:tc>
          <w:tcPr>
            <w:tcW w:w="3330" w:type="dxa"/>
            <w:hideMark/>
          </w:tcPr>
          <w:p w14:paraId="1B2517F7" w14:textId="77777777" w:rsidR="00AF2E59" w:rsidRPr="00190872" w:rsidRDefault="00AF2E59" w:rsidP="00D5630D">
            <w:pPr>
              <w:keepNext/>
              <w:keepLines/>
              <w:outlineLvl w:val="4"/>
            </w:pPr>
            <w:r w:rsidRPr="00190872">
              <w:t>200 ± 50</w:t>
            </w:r>
            <w:del w:id="2437" w:author="Lucy Cowie" w:date="2021-07-27T12:25:00Z">
              <w:r w:rsidRPr="00190872" w:rsidDel="00316DAC">
                <w:delText xml:space="preserve"> </w:delText>
              </w:r>
            </w:del>
            <w:r w:rsidRPr="00190872">
              <w:t>% (India)</w:t>
            </w:r>
          </w:p>
        </w:tc>
        <w:tc>
          <w:tcPr>
            <w:tcW w:w="3230" w:type="dxa"/>
            <w:hideMark/>
          </w:tcPr>
          <w:p w14:paraId="79152A2E" w14:textId="77777777" w:rsidR="00AF2E59" w:rsidRPr="00190872" w:rsidRDefault="00AF2E59" w:rsidP="00D5630D"/>
        </w:tc>
        <w:tc>
          <w:tcPr>
            <w:tcW w:w="1787" w:type="dxa"/>
            <w:hideMark/>
          </w:tcPr>
          <w:p w14:paraId="3C00238B" w14:textId="04EF5538" w:rsidR="00AF2E59" w:rsidRPr="00326917" w:rsidRDefault="00AF2E59" w:rsidP="00D5630D">
            <w:pPr>
              <w:keepNext/>
              <w:keepLines/>
              <w:outlineLvl w:val="4"/>
              <w:rPr>
                <w:lang w:val="en-US"/>
              </w:rPr>
            </w:pPr>
            <w:r w:rsidRPr="00190872">
              <w:fldChar w:fldCharType="begin" w:fldLock="1"/>
            </w:r>
            <w:r w:rsidR="00D871C2">
              <w:instrText>ADDIN CSL_CITATION { "citationItems" : [ { "id" : "ITEM-1", "itemData" : { "DOI" : "10.5194/acp-16-4605-2016", "ISBN" : "1680-7324", "ISSN" : "16807324", "abstract" : "The Ozone Monitoring Instrument (OMI) onboard NASA's Aura satellite has been providing global observations of the ozone layer and key atmospheric pollutant gases, such as nitrogen dioxide (NO2) and sulfur dioxide (SO2), since October 2004. The data products from the same instrument provide consistent spatial and temporal coverage and permit the study of anthropogenic and natural emissions on local-to-global scales. In this paper we examine changes in SO2 and NO2 over some of the world's most polluted industrialized regions during the first decade of OMI observations. In terms of regional pollution changes, we see both upward and downward trends, sometimes in opposite directions for NO2 and SO2, for the different study areas. The trends are, for the most part, associated with economic and/or technological changes in energy use, as well as regional regulatory policies. Over the eastern US, both NO2 and SO2 levels decreased dramatically from 2005 to 2014, by more than 40 and 80 %, respectively, as a result of both technological improvements and stricter regulations of emissions. OMI confirmed large reductions in SO2 over eastern Europe's largest coal power plants after installation of flue gas desulfurization devices. The North China Plain has the world's most severe SO2 pollution, but a decreasing trend has been observed since 2011, with about a 50 % reduction in 2012\u20132014, due to an economic slowdown and government efforts to restrain emissions from the power and industrial sectors. In contrast, India's SO2 and NO2 levels from coal power plants and smelters are growing at a fast pace, increasing by more than 100 and 50 %, respectively, from 2005 to 2014. Several SO2 hot spots observed over the Persian Gulf are probably related to oil and gas operations and indicate a possible underestimation of emissions from these sources in bottom-up emission inventories. Overall, OMI observations have proved to be very valuable in documenting rapid changes in air quality over different parts of the world during the last decade. The baseline established during the first 10 years of OMI is indispensable for the interpretation of air quality measurements from current and future satellite atmospheric composition missions.", "author" : [ { "dropping-particle" : "", "family" : "Krotkov", "given" : "Nickolay A.", "non-dropping-particle" : "", "parse-names" : false, "suffix" : "" }, { "dropping-particle" : "", "family" : "McLinden", "given" : "Chris A.", "non-dropping-particle" : "", "parse-names" : false, "suffix" : "" }, { "dropping-particle" : "", "family" : "Li", "given" : "Can", "non-dropping-particle" : "", "parse-names" : false, "suffix" : "" }, { "dropping-particle" : "", "family" : "Lamsal", "given" : "Lok N.", "non-dropping-particle" : "", "parse-names" : false, "suffix" : "" }, { "dropping-particle" : "", "family" : "Celarier", "given" : "Edward A.", "non-dropping-particle" : "", "parse-names" : false, "suffix" : "" }, { "dropping-particle" : "V.", "family" : "Marchenko", "given" : "Sergey", "non-dropping-particle" : "", "parse-names" : false, "suffix" : "" }, { "dropping-particle" : "", "family" : "Swartz", "given" : "William H.", "non-dropping-particle" : "", "parse-names" : false, "suffix" : "" }, { "dropping-particle" : "", "family" : "Bucsela", "given" : "Eric J.", "non-dropping-particle" : "", "parse-names" : false, "suffix" : "" }, { "dropping-particle" : "", "family" : "Joiner", "given" : "Joanna", "non-dropping-particle" : "", "parse-names" : false, "suffix" : "" }, { "dropping-particle" : "", "family" : "Duncan", "given" : "Bryan N.", "non-dropping-particle" : "", "parse-names" : false, "suffix" : "" }, { "dropping-particle" : "", "family" : "Folkert Boersma", "given" : "K.", "non-dropping-particle" : "", "parse-names" : false, "suffix" : "" }, { "dropping-particle" : "", "family" : "Pepijn Veefkind", "given" : "J.", "non-dropping-particle" : "", "parse-names" : false, "suffix" : "" }, { "dropping-particle" : "", "family" : "Levelt", "given" : "Pieternel F.", "non-dropping-particle" : "", "parse-names" : false, "suffix" : "" }, { "dropping-particle" : "", "family" : "Fioletov", "given" : "Vitali E.", "non-dropping-particle" : "", "parse-names" : false, "suffix" : "" }, { "dropping-particle" : "", "family" : "Dickerson", "given" : "Russell R.", "non-dropping-particle" : "", "parse-names" : false, "suffix" : "" }, { "dropping-particle" : "", "family" : "He", "given" : "Hao", "non-dropping-particle" : "", "parse-names" : false, "suffix" : "" }, { "dropping-particle" : "", "family" : "Lu", "given" : "Zifeng", "non-dropping-particle" : "", "parse-names" : false, "suffix" : "" }, { "dropping-particle" : "", "family" : "Streets", "given" : "David G.", "non-dropping-particle" : "", "parse-names" : false, "suffix" : "" } ], "container-title" : "Atmospheric Chemistry and Physics", "id" : "ITEM-1", "issue" : "7", "issued" : { "date-parts" : [ [ "2016" ] ] }, "note" : "ACP", "page" : "4605-4629", "publisher" : "Copernicus Publications", "title" : "Aura OMI observations of regional SO2 and NO2 pollution changes from 2005 to 2015", "translator" : [ { "dropping-particle" : "", "family" : "G3012", "given" : "", "non-dropping-particle" : "", "parse-names" : false, "suffix" : "" } ], "type" : "article-journal", "volume" : "16" }, "uris" : [ "http://www.mendeley.com/documents/?uuid=a26cf8a4-8eca-4542-90cd-0358bfa95278", "http://www.mendeley.com/documents/?uuid=486fc344-c883-43df-a9e6-c1e7738c20da" ] } ], "mendeley" : { "formattedCitation" : "(Krotkov et al., 2016)", "manualFormatting" : "Krotkov et al. (2016)", "plainTextFormattedCitation" : "(Krotkov et al., 2016)", "previouslyFormattedCitation" : "(Krotkov et al., 2016)" }, "properties" : { "noteIndex" : 0 }, "schema" : "https://github.com/citation-style-language/schema/raw/master/csl-citation.json" }</w:instrText>
            </w:r>
            <w:r w:rsidRPr="00190872">
              <w:fldChar w:fldCharType="separate"/>
            </w:r>
            <w:del w:id="2438" w:author="Robin Matthews" w:date="2021-07-08T16:36:00Z">
              <w:r w:rsidR="00CB33A1" w:rsidDel="008C6EC1">
                <w:rPr>
                  <w:noProof/>
                  <w:lang w:val="en-US"/>
                </w:rPr>
                <w:delText>(Krotkov et al., 2016)</w:delText>
              </w:r>
            </w:del>
            <w:ins w:id="2439" w:author="Robin Matthews" w:date="2021-07-08T16:36:00Z">
              <w:r w:rsidR="008C6EC1">
                <w:rPr>
                  <w:noProof/>
                  <w:lang w:val="en-US"/>
                </w:rPr>
                <w:t>Krotkov et al. (2016)</w:t>
              </w:r>
            </w:ins>
            <w:r w:rsidRPr="00190872">
              <w:fldChar w:fldCharType="end"/>
            </w:r>
          </w:p>
        </w:tc>
      </w:tr>
      <w:tr w:rsidR="00AF2E59" w:rsidRPr="00326917" w14:paraId="4BCC141B" w14:textId="77777777" w:rsidTr="00D5630D">
        <w:trPr>
          <w:trHeight w:val="583"/>
        </w:trPr>
        <w:tc>
          <w:tcPr>
            <w:tcW w:w="1278" w:type="dxa"/>
          </w:tcPr>
          <w:p w14:paraId="46E8FF43" w14:textId="500906C7" w:rsidR="00AF2E59" w:rsidRPr="00326917" w:rsidRDefault="00AF2E59" w:rsidP="00D5630D">
            <w:pPr>
              <w:keepNext/>
              <w:keepLines/>
              <w:outlineLvl w:val="4"/>
              <w:rPr>
                <w:lang w:val="en-US"/>
              </w:rPr>
            </w:pPr>
            <w:r w:rsidRPr="00326917">
              <w:rPr>
                <w:lang w:val="en-US"/>
              </w:rPr>
              <w:t>2005 (and 2012)</w:t>
            </w:r>
            <w:ins w:id="2440" w:author="Lucy Cowie" w:date="2021-07-27T12:16:00Z">
              <w:r w:rsidR="00B60B3D">
                <w:rPr>
                  <w:lang w:val="en-US"/>
                </w:rPr>
                <w:t xml:space="preserve"> –</w:t>
              </w:r>
            </w:ins>
            <w:del w:id="2441" w:author="Lucy Cowie" w:date="2021-07-27T12:16:00Z">
              <w:r w:rsidRPr="00326917" w:rsidDel="00B60B3D">
                <w:rPr>
                  <w:lang w:val="en-US"/>
                </w:rPr>
                <w:delText xml:space="preserve"> -</w:delText>
              </w:r>
            </w:del>
            <w:r w:rsidRPr="00326917">
              <w:rPr>
                <w:lang w:val="en-US"/>
              </w:rPr>
              <w:t>2015</w:t>
            </w:r>
          </w:p>
        </w:tc>
        <w:tc>
          <w:tcPr>
            <w:tcW w:w="3330" w:type="dxa"/>
            <w:hideMark/>
          </w:tcPr>
          <w:p w14:paraId="739588F9" w14:textId="0E4691C6" w:rsidR="00AF2E59" w:rsidRPr="00326917" w:rsidRDefault="00AF2E59" w:rsidP="00D5630D">
            <w:pPr>
              <w:keepNext/>
              <w:keepLines/>
              <w:outlineLvl w:val="4"/>
              <w:rPr>
                <w:lang w:val="en-US"/>
              </w:rPr>
            </w:pPr>
            <w:r w:rsidRPr="00326917">
              <w:rPr>
                <w:lang w:val="en-US"/>
              </w:rPr>
              <w:t xml:space="preserve">ca </w:t>
            </w:r>
            <w:ins w:id="2442" w:author="Lucy Cowie" w:date="2021-07-27T12:20:00Z">
              <w:r w:rsidR="001772A5">
                <w:t>–</w:t>
              </w:r>
            </w:ins>
            <w:del w:id="2443" w:author="Lucy Cowie" w:date="2021-07-27T12:20:00Z">
              <w:r w:rsidRPr="00326917" w:rsidDel="001772A5">
                <w:rPr>
                  <w:lang w:val="en-US"/>
                </w:rPr>
                <w:delText>-</w:delText>
              </w:r>
            </w:del>
            <w:r w:rsidRPr="00326917">
              <w:rPr>
                <w:lang w:val="en-US"/>
              </w:rPr>
              <w:t>50</w:t>
            </w:r>
            <w:del w:id="2444" w:author="Lucy Cowie" w:date="2021-07-27T12:25:00Z">
              <w:r w:rsidRPr="00326917" w:rsidDel="00316DAC">
                <w:rPr>
                  <w:lang w:val="en-US"/>
                </w:rPr>
                <w:delText> </w:delText>
              </w:r>
            </w:del>
            <w:r w:rsidRPr="00326917">
              <w:rPr>
                <w:lang w:val="en-US"/>
              </w:rPr>
              <w:t>% (The North China Plain)</w:t>
            </w:r>
          </w:p>
        </w:tc>
        <w:tc>
          <w:tcPr>
            <w:tcW w:w="3230" w:type="dxa"/>
            <w:hideMark/>
          </w:tcPr>
          <w:p w14:paraId="4AB4BE47" w14:textId="77777777" w:rsidR="00AF2E59" w:rsidRPr="00326917" w:rsidRDefault="00AF2E59" w:rsidP="00D5630D">
            <w:pPr>
              <w:rPr>
                <w:lang w:val="en-US"/>
              </w:rPr>
            </w:pPr>
          </w:p>
        </w:tc>
        <w:tc>
          <w:tcPr>
            <w:tcW w:w="1787" w:type="dxa"/>
            <w:hideMark/>
          </w:tcPr>
          <w:p w14:paraId="12F49385" w14:textId="42345082" w:rsidR="00AF2E59" w:rsidRPr="00326917" w:rsidRDefault="00AF2E59" w:rsidP="00D5630D">
            <w:pPr>
              <w:keepNext/>
              <w:keepLines/>
              <w:outlineLvl w:val="4"/>
              <w:rPr>
                <w:lang w:val="en-US"/>
              </w:rPr>
            </w:pPr>
            <w:r w:rsidRPr="00190872">
              <w:fldChar w:fldCharType="begin" w:fldLock="1"/>
            </w:r>
            <w:r w:rsidR="00D871C2">
              <w:rPr>
                <w:lang w:val="en-US"/>
              </w:rPr>
              <w:instrText>ADDIN CSL_CITATION { "citationItems" : [ { "id" : "ITEM-1", "itemData" : { "DOI" : "10.5194/acp-16-4605-2016", "ISBN" : "1680-7324", "ISSN" : "16807324", "abstract" : "The Ozone Monitoring Instrument (OMI) onboard NASA's Aura satellite has been providing global observations of the ozone layer and key atmospheric pollutant gases, such as nitrogen dioxide (NO2) and sulfur dioxide (SO2), since October 2004. The data products from the same instrument provide consistent spatial and temporal coverage and permit the study of anthropogenic and natural emissions on local-to-global scales. In this paper we examine changes in SO2 and NO2 over some of the world's most polluted industrialized regions during the first decade of OMI observations. In terms of regional pollution changes, we see both upward and downward trends, sometimes in opposite directions for NO2 and SO2, for the different study areas. The trends are, for the most part, associated with economic and/or technological changes in energy use, as well as regional regulatory policies. Over the eastern US, both NO2 and SO2 levels decreased dramatically from 2005 to 2014, by more than 40 and 80 %, respectively, as a result of both technological improvements and stricter regulations of emissions. OMI confirmed large reductions in SO2 over eastern Europe's largest coal power plants after installation of flue gas desulfurization devices. The North China Plain has the world's most severe SO2 pollution, but a decreasing trend has been observed since 2011, with about a 50 % reduction in 2012\u20132014, due to an economic slowdown and government efforts to restrain emissions from the power and industrial sectors. In contrast, India's SO2 and NO2 levels from coal power plants and smelters are growing at a fast pace, increasing by more than 100 and 50 %, respectively, from 2005 to 2014. Several SO2 hot spots observed over the Persian Gulf are probably related to oil and gas operations and indicate a possible underestimation of emissions from these sources in bottom-up emission inventories. Overall, OMI observations have proved to be very valuable in documenting rapid changes in air quality over different parts of the world during the last decade. The baseline established during the first 10 years of OMI is indispensable for the interpretation of air quality measurements from current and future satellite atmospheric composition missions.", "author" : [ { "dropping-particle" : "", "family" : "Krotkov", "given" : "Nickolay A.", "non-dropping-particle" : "", "parse-names" : false, "suffix" : "" }, { "dropping-particle" : "", "family" : "McLinden", "given" : "Chris A.", "non-dropping-particle" : "", "parse-names" : false, "suffix" : "" }, { "dropping-particle" : "", "family" : "Li", "given" : "Can", "non-dropping-particle" : "", "parse-names" : false, "suffix" : "" }, { "dropping-particle" : "", "family" : "Lamsal", "given" : "Lok N.", "non-dropping-particle" : "", "parse-names" : false, "suffix" : "" }, { "dropping-particle" : "", "family" : "Celarier", "given" : "Edward A.", "non-dropping-particle" : "", "parse-names" : false, "suffix" : "" }, { "dropping-particle" : "V.", "family" : "Marchenko", "given" : "Sergey", "non-dropping-particle" : "", "parse-names" : false, "suffix" : "" }, { "dropping-particle" : "", "family" : "Swartz", "given" : "William H.", "non-dropping-particle" : "", "parse-names" : false, "suffix" : "" }, { "dropping-particle" : "", "family" : "Bucsela", "given" : "Eric J.", "non-dropping-particle" : "", "parse-names" : false, "suffix" : "" }, { "dropping-particle" : "", "family" : "Joiner", "given" : "Joanna", "non-dropping-particle" : "", "parse-names" : false, "suffix" : "" }, { "dropping-particle" : "", "family" : "Duncan", "given" : "Bryan N.", "non-dropping-particle" : "", "parse-names" : false, "suffix" : "" }, { "dropping-particle" : "", "family" : "Folkert Boersma", "given" : "K.", "non-dropping-particle" : "", "parse-names" : false, "suffix" : "" }, { "dropping-particle" : "", "family" : "Pepijn Veefkind", "given" : "J.", "non-dropping-particle" : "", "parse-names" : false, "suffix" : "" }, { "dropping-particle" : "", "family" : "Levelt", "given" : "Pieternel F.", "non-dropping-particle" : "", "parse-names" : false, "suffix" : "" }, { "dropping-particle" : "", "family" : "Fioletov", "given" : "Vitali E.", "non-dropping-particle" : "", "parse-names" : false, "suffix" : "" }, { "dropping-particle" : "", "family" : "Dickerson", "given" : "Russell R.", "non-dropping-particle" : "", "parse-names" : false, "suffix" : "" }, { "dropping-particle" : "", "family" : "He", "given" : "Hao", "non-dropping-particle" : "", "parse-names" : false, "suffix" : "" }, { "dropping-particle" : "", "family" : "Lu", "given" : "Zifeng", "non-dropping-particle" : "", "parse-names" : false, "suffix" : "" }, { "dropping-particle" : "", "family" : "Streets", "given" : "David G.", "non-dropping-particle" : "", "parse-names" : false, "suffix" : "" } ], "container-title" : "Atmospheric Chemistry and Physics", "id" : "ITEM-1", "issue" : "7", "issued" : { "date-parts" : [ [ "2016" ] ] }, "note" : "ACP", "page" : "4605-4629", "publisher" : "Copernicus Publications", "title" : "Aura OMI observations of regional SO2 and NO2 pollution changes from 2005 to 2015", "translator" : [ { "dropping-particle" : "", "family" : "G3012", "given" : "", "non-dropping-particle" : "", "parse-names" : false, "suffix" : "" } ], "type" : "article-journal", "volume" : "16" }, "uris" : [ "http://www.mendeley.com/documents/?uuid=a26cf8a4-8eca-4542-90cd-0358bfa95278", "http://www.mendeley.com/documents/?uuid=486fc344-c883-43df-a9e6-c1e7738c20da" ] } ], "mendeley" : { "formattedCitation" : "(Krotkov et al., 2016)", "manualFormatting" : "Krotkov et al. (2016)", "plainTextFormattedCitation" : "(Krotkov et al., 2016)", "previouslyFormattedCitation" : "(Krotkov et al., 2016)" }, "properties" : { "noteIndex" : 0 }, "schema" : "https://github.com/citation-style-language/schema/raw/master/csl-citation.json" }</w:instrText>
            </w:r>
            <w:r w:rsidRPr="00190872">
              <w:fldChar w:fldCharType="separate"/>
            </w:r>
            <w:del w:id="2445" w:author="Robin Matthews" w:date="2021-07-08T16:36:00Z">
              <w:r w:rsidR="00CB33A1" w:rsidDel="008C6EC1">
                <w:rPr>
                  <w:noProof/>
                  <w:lang w:val="en-US"/>
                </w:rPr>
                <w:delText>(Krotkov et al., 2016)</w:delText>
              </w:r>
            </w:del>
            <w:ins w:id="2446" w:author="Robin Matthews" w:date="2021-07-08T16:36:00Z">
              <w:r w:rsidR="008C6EC1">
                <w:rPr>
                  <w:noProof/>
                  <w:lang w:val="en-US"/>
                </w:rPr>
                <w:t>Krotkov et al. (2016)</w:t>
              </w:r>
            </w:ins>
            <w:r w:rsidRPr="00190872">
              <w:fldChar w:fldCharType="end"/>
            </w:r>
          </w:p>
        </w:tc>
      </w:tr>
    </w:tbl>
    <w:p w14:paraId="6F2C31E3" w14:textId="78BD9E83" w:rsidR="00AF2E59" w:rsidRPr="00326917" w:rsidRDefault="00154723" w:rsidP="00D5630D">
      <w:pPr>
        <w:rPr>
          <w:lang w:val="en-US"/>
        </w:rPr>
      </w:pPr>
      <w:r w:rsidRPr="00326917">
        <w:rPr>
          <w:vertAlign w:val="superscript"/>
          <w:lang w:val="en-US"/>
        </w:rPr>
        <w:t>a</w:t>
      </w:r>
      <w:r w:rsidRPr="00326917">
        <w:rPr>
          <w:lang w:val="en-US"/>
        </w:rPr>
        <w:t xml:space="preserve"> </w:t>
      </w:r>
      <w:hyperlink r:id="rId13" w:history="1">
        <w:r w:rsidR="003F1C19" w:rsidRPr="004F0B70">
          <w:rPr>
            <w:rStyle w:val="Lienhypertexte"/>
            <w:lang w:val="en-US"/>
          </w:rPr>
          <w:t>https://www.epa.gov/air-trends/sulfur-dioxide-trends</w:t>
        </w:r>
      </w:hyperlink>
    </w:p>
    <w:p w14:paraId="2A5BC76B" w14:textId="77777777" w:rsidR="00326917" w:rsidRDefault="00326917" w:rsidP="00D5630D">
      <w:pPr>
        <w:pStyle w:val="AR6BodyText"/>
        <w:rPr>
          <w:b/>
          <w:lang w:val="en-US"/>
        </w:rPr>
      </w:pPr>
    </w:p>
    <w:p w14:paraId="0D82C8C1" w14:textId="776CF765" w:rsidR="00AF2E59" w:rsidRPr="00C30506" w:rsidRDefault="00AF2E59" w:rsidP="00D5630D">
      <w:pPr>
        <w:pStyle w:val="AR6BodyText"/>
        <w:rPr>
          <w:b/>
          <w:lang w:val="en-US"/>
        </w:rPr>
      </w:pPr>
      <w:r w:rsidRPr="000032DE">
        <w:rPr>
          <w:b/>
          <w:lang w:val="en-US"/>
        </w:rPr>
        <w:t>[E</w:t>
      </w:r>
      <w:r w:rsidRPr="00C30506">
        <w:rPr>
          <w:b/>
          <w:lang w:val="en-US"/>
        </w:rPr>
        <w:t>ND TABLE 6.5 HERE]</w:t>
      </w:r>
    </w:p>
    <w:p w14:paraId="6D5C4E2E" w14:textId="6461A8F6" w:rsidR="00AF2E59" w:rsidRPr="00C30506" w:rsidRDefault="00AF2E59" w:rsidP="00D5630D">
      <w:pPr>
        <w:pStyle w:val="AR6BodyText"/>
        <w:rPr>
          <w:lang w:val="en-US"/>
        </w:rPr>
      </w:pPr>
    </w:p>
    <w:p w14:paraId="119BDD08" w14:textId="77777777" w:rsidR="007E79EA" w:rsidRPr="00C30506" w:rsidRDefault="007E79EA" w:rsidP="00D5630D">
      <w:pPr>
        <w:pStyle w:val="AR6BodyText"/>
        <w:rPr>
          <w:lang w:val="en-US"/>
        </w:rPr>
      </w:pPr>
    </w:p>
    <w:p w14:paraId="09303226" w14:textId="77777777" w:rsidR="00AF2E59" w:rsidRPr="00326917" w:rsidRDefault="00AF2E59" w:rsidP="00930489">
      <w:pPr>
        <w:pStyle w:val="AR6Chap6Level2611"/>
      </w:pPr>
      <w:bookmarkStart w:id="2447" w:name="_Toc70498183"/>
      <w:r w:rsidRPr="00326917">
        <w:t>Short-lived Halogenated Species</w:t>
      </w:r>
      <w:bookmarkEnd w:id="2447"/>
      <w:r w:rsidRPr="00326917">
        <w:t xml:space="preserve"> </w:t>
      </w:r>
    </w:p>
    <w:p w14:paraId="1900A3F7" w14:textId="77777777" w:rsidR="00AF2E59" w:rsidRPr="00C30506" w:rsidRDefault="00AF2E59" w:rsidP="00D5630D">
      <w:pPr>
        <w:pStyle w:val="AR6BodyText"/>
        <w:rPr>
          <w:lang w:val="en-US" w:eastAsia="en-US"/>
        </w:rPr>
      </w:pPr>
    </w:p>
    <w:p w14:paraId="489EEB22" w14:textId="30577E7F" w:rsidR="00AF2E59" w:rsidRPr="000032DE" w:rsidRDefault="00AF2E59" w:rsidP="00D5630D">
      <w:pPr>
        <w:pStyle w:val="AR6BodyText"/>
        <w:rPr>
          <w:lang w:val="en-US"/>
        </w:rPr>
      </w:pPr>
      <w:r w:rsidRPr="000032DE">
        <w:rPr>
          <w:lang w:val="en-US"/>
        </w:rPr>
        <w:t>The halogenated species are emitted in the atmosphere in the form of the synthetically produced chloro</w:t>
      </w:r>
      <w:r w:rsidRPr="000E472A">
        <w:rPr>
          <w:lang w:val="en-GB"/>
        </w:rPr>
        <w:t>ﬂ</w:t>
      </w:r>
      <w:r w:rsidRPr="000032DE">
        <w:rPr>
          <w:lang w:val="en-US"/>
        </w:rPr>
        <w:t>uorocarbons (CFCs), halons, hydrochloro</w:t>
      </w:r>
      <w:r w:rsidRPr="000E472A">
        <w:rPr>
          <w:lang w:val="en-GB"/>
        </w:rPr>
        <w:t>ﬂ</w:t>
      </w:r>
      <w:r w:rsidRPr="000032DE">
        <w:rPr>
          <w:lang w:val="en-US"/>
        </w:rPr>
        <w:t>uorocarbons (HCFCs), hydro</w:t>
      </w:r>
      <w:r w:rsidRPr="000E472A">
        <w:rPr>
          <w:lang w:val="en-GB"/>
        </w:rPr>
        <w:t>ﬂ</w:t>
      </w:r>
      <w:r w:rsidRPr="000032DE">
        <w:rPr>
          <w:lang w:val="en-US"/>
        </w:rPr>
        <w:t>uorocarbons (HFCs) and others. Their historical global abundances are provided in Annex III and discussed in Chapter 2 (Section 2.2.4</w:t>
      </w:r>
      <w:del w:id="2448" w:author="Ian Blenkinsop" w:date="2021-07-29T10:19:00Z">
        <w:r w:rsidRPr="000032DE" w:rsidDel="00555ECC">
          <w:rPr>
            <w:lang w:val="en-US"/>
          </w:rPr>
          <w:delText xml:space="preserve">, </w:delText>
        </w:r>
      </w:del>
      <w:ins w:id="2449" w:author="Ian Blenkinsop" w:date="2021-07-29T10:19:00Z">
        <w:r w:rsidR="00555ECC">
          <w:rPr>
            <w:lang w:val="en-US"/>
          </w:rPr>
          <w:t xml:space="preserve"> and</w:t>
        </w:r>
        <w:r w:rsidR="00555ECC" w:rsidRPr="000032DE">
          <w:rPr>
            <w:lang w:val="en-US"/>
          </w:rPr>
          <w:t xml:space="preserve"> </w:t>
        </w:r>
      </w:ins>
      <w:r w:rsidRPr="000032DE">
        <w:rPr>
          <w:lang w:val="en-US"/>
        </w:rPr>
        <w:t xml:space="preserve">Table 2.3). </w:t>
      </w:r>
      <w:r w:rsidRPr="000032DE">
        <w:rPr>
          <w:color w:val="000000"/>
          <w:lang w:val="en-US"/>
        </w:rPr>
        <w:t xml:space="preserve">In summary, </w:t>
      </w:r>
      <w:r w:rsidR="00FD5616">
        <w:rPr>
          <w:color w:val="000000"/>
          <w:lang w:val="en-US"/>
        </w:rPr>
        <w:t>for the period 2011</w:t>
      </w:r>
      <w:ins w:id="2450" w:author="Lucy Cowie" w:date="2021-07-27T12:26:00Z">
        <w:r w:rsidR="00780A6E">
          <w:rPr>
            <w:color w:val="000000"/>
            <w:lang w:val="en-US"/>
          </w:rPr>
          <w:t>–</w:t>
        </w:r>
      </w:ins>
      <w:del w:id="2451" w:author="Lucy Cowie" w:date="2021-07-27T12:26:00Z">
        <w:r w:rsidR="00FD5616" w:rsidDel="00780A6E">
          <w:rPr>
            <w:color w:val="000000"/>
            <w:lang w:val="en-US"/>
          </w:rPr>
          <w:delText>-</w:delText>
        </w:r>
      </w:del>
      <w:r w:rsidR="00FD5616">
        <w:rPr>
          <w:color w:val="000000"/>
          <w:lang w:val="en-US"/>
        </w:rPr>
        <w:t xml:space="preserve">2019, </w:t>
      </w:r>
      <w:r w:rsidRPr="000032DE">
        <w:rPr>
          <w:color w:val="000000"/>
          <w:lang w:val="en-US"/>
        </w:rPr>
        <w:t>the abundance of total chlorine from HCFCs has continued to increase in the atmosphere with decreased growth rates</w:t>
      </w:r>
      <w:del w:id="2452" w:author="Lucy Cowie" w:date="2021-07-27T12:28:00Z">
        <w:r w:rsidRPr="000032DE" w:rsidDel="00BE1A31">
          <w:rPr>
            <w:color w:val="000000"/>
            <w:lang w:val="en-US"/>
          </w:rPr>
          <w:delText xml:space="preserve">, </w:delText>
        </w:r>
      </w:del>
      <w:ins w:id="2453" w:author="Lucy Cowie" w:date="2021-07-27T12:28:00Z">
        <w:r w:rsidR="00BE1A31">
          <w:rPr>
            <w:color w:val="000000"/>
            <w:lang w:val="en-US"/>
          </w:rPr>
          <w:t>;</w:t>
        </w:r>
        <w:r w:rsidR="00BE1A31" w:rsidRPr="000032DE">
          <w:rPr>
            <w:color w:val="000000"/>
            <w:lang w:val="en-US"/>
          </w:rPr>
          <w:t xml:space="preserve"> </w:t>
        </w:r>
      </w:ins>
      <w:r w:rsidRPr="000032DE">
        <w:rPr>
          <w:color w:val="000000"/>
          <w:lang w:val="en-US"/>
        </w:rPr>
        <w:t xml:space="preserve">total tropospheric bromine from halons and methyl bromide continued to decrease while abundances of most currently measured HFCs </w:t>
      </w:r>
      <w:r w:rsidR="00FD5616">
        <w:rPr>
          <w:color w:val="000000"/>
          <w:lang w:val="en-US"/>
        </w:rPr>
        <w:lastRenderedPageBreak/>
        <w:t>increased significantly</w:t>
      </w:r>
      <w:r w:rsidRPr="000032DE">
        <w:rPr>
          <w:color w:val="000000"/>
          <w:lang w:val="en-US"/>
        </w:rPr>
        <w:t xml:space="preserve">, consistent with expectations based on the ongoing transition away from the use of </w:t>
      </w:r>
      <w:ins w:id="2454" w:author="Lucy Cowie" w:date="2021-07-27T12:29:00Z">
        <w:r w:rsidR="00236B88">
          <w:rPr>
            <w:color w:val="000000"/>
            <w:lang w:val="en-US"/>
          </w:rPr>
          <w:t>ozone-depleting substances (</w:t>
        </w:r>
      </w:ins>
      <w:r w:rsidRPr="000032DE">
        <w:rPr>
          <w:color w:val="000000"/>
          <w:lang w:val="en-US"/>
        </w:rPr>
        <w:t>ODSs</w:t>
      </w:r>
      <w:ins w:id="2455" w:author="Lucy Cowie" w:date="2021-07-27T12:29:00Z">
        <w:r w:rsidR="00236B88">
          <w:rPr>
            <w:color w:val="000000"/>
            <w:lang w:val="en-US"/>
          </w:rPr>
          <w:t>)</w:t>
        </w:r>
      </w:ins>
      <w:r w:rsidRPr="000032DE">
        <w:rPr>
          <w:color w:val="000000"/>
          <w:lang w:val="en-US"/>
        </w:rPr>
        <w:t>.</w:t>
      </w:r>
      <w:r w:rsidRPr="000032DE">
        <w:rPr>
          <w:lang w:val="en-US"/>
        </w:rPr>
        <w:t xml:space="preserve"> Here, emphasis is given on the very short-lived halogenated species (VSLSs). </w:t>
      </w:r>
      <w:r w:rsidR="002366C8">
        <w:rPr>
          <w:lang w:val="en-US"/>
        </w:rPr>
        <w:t xml:space="preserve">The </w:t>
      </w:r>
      <w:r w:rsidR="002366C8">
        <w:rPr>
          <w:color w:val="000000"/>
          <w:lang w:val="en-US"/>
        </w:rPr>
        <w:t>trends for these</w:t>
      </w:r>
      <w:r w:rsidR="002366C8" w:rsidRPr="000032DE">
        <w:rPr>
          <w:color w:val="000000"/>
          <w:lang w:val="en-US"/>
        </w:rPr>
        <w:t xml:space="preserve"> </w:t>
      </w:r>
      <w:r w:rsidRPr="000032DE">
        <w:rPr>
          <w:color w:val="000000"/>
          <w:lang w:val="en-US"/>
        </w:rPr>
        <w:t xml:space="preserve">species were not discussed in IPCC AR5. </w:t>
      </w:r>
    </w:p>
    <w:p w14:paraId="13AF5E3B" w14:textId="77777777" w:rsidR="00AF2E59" w:rsidRPr="000032DE" w:rsidRDefault="00AF2E59" w:rsidP="00D5630D">
      <w:pPr>
        <w:pStyle w:val="AR6BodyText"/>
        <w:rPr>
          <w:lang w:val="en-US" w:eastAsia="en-US"/>
        </w:rPr>
      </w:pPr>
    </w:p>
    <w:p w14:paraId="49BEBFF8" w14:textId="3FD94CB5" w:rsidR="00AF2E59" w:rsidRPr="000E472A" w:rsidRDefault="00AF2E59" w:rsidP="00D5630D">
      <w:pPr>
        <w:pStyle w:val="AR6BodyText"/>
        <w:rPr>
          <w:color w:val="000000"/>
          <w:lang w:val="en-GB"/>
        </w:rPr>
      </w:pPr>
      <w:r w:rsidRPr="00C011BD">
        <w:rPr>
          <w:color w:val="000000"/>
          <w:lang w:val="en-US"/>
        </w:rPr>
        <w:t>VSLS</w:t>
      </w:r>
      <w:r w:rsidR="00BE763F">
        <w:rPr>
          <w:color w:val="000000"/>
          <w:lang w:val="en-US"/>
        </w:rPr>
        <w:t>s</w:t>
      </w:r>
      <w:r w:rsidRPr="00C011BD">
        <w:rPr>
          <w:color w:val="000000"/>
          <w:lang w:val="en-US"/>
        </w:rPr>
        <w:t xml:space="preserve"> ar</w:t>
      </w:r>
      <w:r w:rsidRPr="000E472A">
        <w:rPr>
          <w:color w:val="000000"/>
          <w:lang w:val="en-GB"/>
        </w:rPr>
        <w:t xml:space="preserve">e halogenated substances with atmospheric lifetimes less than </w:t>
      </w:r>
      <w:del w:id="2456" w:author="Lucy Cowie" w:date="2021-07-27T12:40:00Z">
        <w:r w:rsidRPr="000E472A" w:rsidDel="00762181">
          <w:rPr>
            <w:color w:val="000000"/>
            <w:lang w:val="en-GB"/>
          </w:rPr>
          <w:delText>0.5</w:delText>
        </w:r>
      </w:del>
      <w:ins w:id="2457" w:author="Lucy Cowie" w:date="2021-07-27T12:40:00Z">
        <w:r w:rsidR="00762181">
          <w:rPr>
            <w:color w:val="000000"/>
            <w:lang w:val="en-GB"/>
          </w:rPr>
          <w:t>half a</w:t>
        </w:r>
      </w:ins>
      <w:r w:rsidRPr="000E472A">
        <w:rPr>
          <w:color w:val="000000"/>
          <w:lang w:val="en-GB"/>
        </w:rPr>
        <w:t xml:space="preserve"> year. While longer-lived ODSs account for most of the present</w:t>
      </w:r>
      <w:ins w:id="2458" w:author="Lucy Cowie" w:date="2021-07-27T12:41:00Z">
        <w:r w:rsidR="00BC49BA">
          <w:rPr>
            <w:color w:val="000000"/>
            <w:lang w:val="en-GB"/>
          </w:rPr>
          <w:t>-</w:t>
        </w:r>
      </w:ins>
      <w:del w:id="2459" w:author="Lucy Cowie" w:date="2021-07-27T12:40:00Z">
        <w:r w:rsidRPr="000E472A" w:rsidDel="00BC49BA">
          <w:rPr>
            <w:color w:val="000000"/>
            <w:lang w:val="en-GB"/>
          </w:rPr>
          <w:delText xml:space="preserve"> </w:delText>
        </w:r>
      </w:del>
      <w:r w:rsidRPr="000E472A">
        <w:rPr>
          <w:color w:val="000000"/>
          <w:lang w:val="en-GB"/>
        </w:rPr>
        <w:t xml:space="preserve">day stratospheric halogen loading, there is </w:t>
      </w:r>
      <w:r w:rsidRPr="000E472A">
        <w:rPr>
          <w:i/>
          <w:color w:val="000000"/>
          <w:lang w:val="en-GB"/>
        </w:rPr>
        <w:t>robust evidence</w:t>
      </w:r>
      <w:r w:rsidRPr="000E472A">
        <w:rPr>
          <w:color w:val="000000"/>
          <w:lang w:val="en-GB"/>
        </w:rPr>
        <w:t xml:space="preserve"> that VSLSs contribute to stratospheric bromine and chlorine </w:t>
      </w:r>
      <w:commentRangeStart w:id="2460"/>
      <w:r w:rsidRPr="000E472A">
        <w:rPr>
          <w:color w:val="000000"/>
          <w:lang w:val="en-GB"/>
        </w:rPr>
        <w:fldChar w:fldCharType="begin" w:fldLock="1"/>
      </w:r>
      <w:ins w:id="2461" w:author="Robin Matthews" w:date="2021-07-08T15:50:00Z">
        <w:r w:rsidR="00DB2E96">
          <w:rPr>
            <w:color w:val="000000"/>
            <w:lang w:val="en-GB"/>
          </w:rPr>
          <w:instrText>ADDIN CSL_CITATION { "citationItems" : [ { "id" : "ITEM-1", "itemData" : { "ISBN" : "9789966076014", "author" : [ { "dropping-particle" : "", "family" : "Carpenter", "given" : "Lucy J.", "non-dropping-particle" : "", "parse-names" : false, "suffix" : "" }, { "dropping-particle" : "", "family" : "Reimann", "given" : "S. (Lead Authors)", "non-dropping-particle" : "", "parse-names" : false, "suffix" : "" }, { "dropping-particle" : "", "family" : "Burkholder", "given" : "J.B.", "non-dropping-particle" : "", "parse-names" : false, "suffix" : "" }, { "dropping-particle" : "", "family" : "Clerbaux", "given" : "C.", "non-dropping-particle" : "", "parse-names" : false, "suffix" : "" }, { "dropping-particle" : "", "family" : "Hall", "given" : "B.D.", "non-dropping-particle" : "", "parse-names" : false, "suffix" : "" }, { "dropping-particle" : "", "family" : "Hossaini", "given" : "R.", "non-dropping-particle" : "", "parse-names" : false, "suffix" : "" }, { "dropping-particle" : "", "family" : "Laube", "given" : "J.C.", "non-dropping-particle" : "", "parse-names" : false, "suffix" : "" }, { "dropping-particle" : "", "family" : "Yvon-Lewis", "given" : "S.A.", "non-dropping-particle" : "", "parse-names" : false, "suffix" : "" } ], "collection-title" : "Global Ozone Research and Monitoring Project \u2013 Report No. 55", "container-title" : "Scientific Assessment of Ozone Depletion: 2014", "id" : "ITEM-1", "issued" : { "date-parts" : [ [ "2014" ] ] }, "page" : "1.1-1.101", "publisher" : "World Meteorological Organization (WMO)", "publisher-place" : "Geneva, Switzerland", "title" : "Update on Ozone-Depleting Substances (ODSs) and Other Gases of Interest to the Montreal Protocol, Chapter 1", "translator" : [ { "dropping-particle" : "", "family" : "G3151", "given" : "Rt14", "non-dropping-particle" : "", "parse-names" : false, "suffix" : "" } ], "type" : "chapter" }, "uris" : [ "http://www.mendeley.com/documents/?uuid=ab63c75c-df8a-4ce5-aa49-eca9cf58433b", "http://www.mendeley.com/documents/?uuid=3b4d8aaa-410c-4926-973c-6df95b4ea8ab" ] }, { "id" : "ITEM-2", "itemData" : { "DOI" : "10.1038/NGEO2363", "ISSN" : "1752-0894", "abstract" : "Halogens released from long-lived anthropogenic substances, such as chlorofluorocarbons, are the principal cause of recent depletion of stratospheric ozone, a greenhouse gas(1-3). Recent observations show that very short-lived substances, with lifetimes generally under six months, are also an important source of stratospheric halogens(4,5). Short-lived bromine substances are produced naturally by seaweed and phytoplankton, whereas short-lived chlorine substances are primarily anthropogenic. Here we used a chemical transport model to quantify the depletion of ozone in the lower stratosphere from short-lived halogen substances, and a radiative transfer model to quantify the radiative effects of that ozone depletion. According to our simulations, ozone loss from short-lived substances had a radiative effect nearly half that from long-lived halocarbons in 2011 and, since pre-industrial times, has contributed a total of about -0.02 W m(-2) to global radiative forcing. We find natural short-lived bromine substances exert a 3.6 times larger ozone radiative effect than long-lived halocarbons, normalized by halogen content, and show atmospheric levels of dichloromethane, a short-lived chlorine substance not controlled by the Montreal Protocol, are rapidly increasing. We conclude that potential further significant increases in the atmospheric abundance of short-lived halogen substances, through changing natural processes(6-8) or continued anthropogenic emissions(9), could be important for future climate.", "author" : [ { "dropping-particle" : "", "family" : "Hossaini", "given" : "R", "non-dropping-particle" : "", "parse-names" : false, "suffix" : "" }, { "dropping-particle" : "", "family" : "Chipperfield", "given" : "M P", "non-dropping-particle" : "", "parse-names" : false, "suffix" : "" }, { "dropping-particle" : "", "family" : "Montzka", "given" : "S A", "non-dropping-particle" : "", "parse-names" : false, "suffix" : "" }, { "dropping-particle" : "", "family" : "Rap", "given" : "A", "non-dropping-particle" : "", "parse-names" : false, "suffix" : "" }, { "dropping-particle" : "", "family" : "Dhomse", "given" : "S", "non-dropping-particle" : "", "parse-names" : false, "suffix" : "" }, { "dropping-particle" : "", "family" : "Feng", "given" : "W", "non-dropping-particle" : "", "parse-names" : false, "suffix" : "" } ], "container-title" : "NATURE GEOSCIENCE", "id" : "ITEM-2", "issue" : "3", "issued" : { "date-parts" : [ [ "2015", "3" ] ] }, "note" : "RF from depletion of stratospheric ozone by short-lived halogens -- section 6.5", "page" : "186-190", "title" : "Efficiency of short-lived halogens at influencing climate through depletion of stratospheric ozone", "translator" : [ { "dropping-particle" : "", "family" : "G3068", "given" : "", "non-dropping-particle" : "", "parse-names" : false, "suffix" : "" } ], "type" : "article-journal", "volume" : "8" }, "uris" : [ "http://www.mendeley.com/documents/?uuid=36ee129b-6e63-4b0e-97b8-c2947b129b23", "http://www.mendeley.com/documents/?uuid=583a4d0c-46de-4233-9332-2162520612c9" ] }, { "id" : "ITEM-3", "itemData" : { "DOI" : "10.5194/bg-12-387-2015", "ISSN" : "1726-4189", "abstract" : "&lt;p&gt;&lt;p&gt;&lt;strong&gt;Abstract.&lt;/strong&gt; Exposure of intertidal macroalgae during low tide has been linked to the emission of a variety of atmospherically-important trace gases into the coastal atmosphere. In recent years, several studies have investigated the role of inorganic iodine and organoiodides as antioxidants and their emission during exposure to combat oxidative stress, yet the role of organic bromine species during desiccation is less well understood. In this study the emission of dibromomethane (CH&lt;sub&gt;2&lt;/sub&gt;Br&lt;sub&gt;2&lt;/sub&gt;) and bromoform (CHBr&lt;sub&gt;3&lt;/sub&gt;) during exposure and desiccation of two common temperate macroalgae, &lt;i&gt;Fucus vesiculosus&lt;/i&gt; and &lt;i&gt;Ulva intestinalis&lt;/i&gt;, is reported. Determination of the impact exposure may have on algal physiological processes is difficult as intertidal species are adapted to desiccation and may undergo varying degrees of desiccation before their physiology is affected. For this reason we include comparisons between photosynthetic capacity (&lt;i&gt;F&lt;/i&gt;&lt;sub&gt;v&lt;/sub&gt;/&lt;i&gt;F&lt;/i&gt;&lt;sub&gt;m&lt;/sub&gt;) and halocarbon emissions during a desiccation time series. In addition, the role of rewetting with freshwater to simulate exposure to rain was also investigated. Our results show that an immediate flux of bromocarbons occurs upon exposure, followed by a decline in bromocarbon emissions. We suggest that this immediate bromocarbon pulse may be linked to volatilisation or emissions of existing bromocarbon stores from the algal surface rather than the production of bromocarbons as an antioxidant response.&lt;/p&gt;&lt;/p&gt;", "author" : [ { "dropping-particle" : "", "family" : "Leedham Elvidge", "given" : "E. C.", "non-dropping-particle" : "", "parse-names" : false, "suffix" : "" }, { "dropping-particle" : "", "family" : "Phang", "given" : "S.-M.", "non-dropping-particle" : "", "parse-names" : false, "suffix" : "" }, { "dropping-particle" : "", "family" : "Sturges", "given" : "W. T.", "non-dropping-particle" : "", "parse-names" : false, "suffix" : "" }, { "dropping-particle" : "", "family" : "Malin", "given" : "G.", "non-dropping-particle" : "", "parse-names" : false, "suffix" : "" } ], "container-title" : "Biogeosciences", "id" : "ITEM-3", "issue" : "2", "issued" : { "date-parts" : [ [ "2015", "1", "21" ] ] }, "page" : "387-398", "title" : "The effect of desiccation on the emission of volatile bromocarbons from two common temperate macroalgae", "translator" : [ { "dropping-particle" : "", "family" : "G3865", "given" : "", "non-dropping-particle" : "", "parse-names" : false, "suffix" : "" } ], "type" : "article-journal", "volume" : "12" }, "uris" : [ "http://www.mendeley.com/documents/?uuid=4e525655-7e2c-491e-84f2-9f0061e326bf", "http://www.mendeley.com/documents/?uuid=0ac161d0-5e7d-4797-87ff-05f48eaf9d32" ] } ], "mendeley" : { "formattedCitation" : "(Carpenter et al., 2014; Hossaini et al., 2015; Leedham Elvidge et al., 2015b)", "manualFormatting" : "(Carpenter et al., 2014; Hossaini et al., 2015; Leedham Elvidge et al., 2015a)", "plainTextFormattedCitation" : "(Carpenter et al., 2014; Hossaini et al., 2015; Leedham Elvidge et al., 2015b)", "previouslyFormattedCitation" : "(Carpenter et al., 2014; Hossaini et al., 2015; Leedham Elvidge et al., 2015b)" }, "properties" : { "noteIndex" : 0 }, "schema" : "https://github.com/citation-style-language/schema/raw/master/csl-citation.json" }</w:instrText>
        </w:r>
      </w:ins>
      <w:del w:id="2462" w:author="Robin Matthews" w:date="2021-07-08T15:50:00Z">
        <w:r w:rsidR="00D477C7" w:rsidDel="00DB2E96">
          <w:rPr>
            <w:color w:val="000000"/>
            <w:lang w:val="en-GB"/>
          </w:rPr>
          <w:delInstrText>ADDIN CSL_CITATION { "citationItems" : [ { "id" : "ITEM-1", "itemData" : { "ISBN" : "9789966076014", "author" : [ { "dropping-particle" : "", "family" : "Carpenter", "given" : "Lucy J.", "non-dropping-particle" : "", "parse-names" : false, "suffix" : "" }, { "dropping-particle" : "", "family" : "Reimann", "given" : "S. (Lead Authors)", "non-dropping-particle" : "", "parse-names" : false, "suffix" : "" }, { "dropping-particle" : "", "family" : "Burkholder", "given" : "J.B.", "non-dropping-particle" : "", "parse-names" : false, "suffix" : "" }, { "dropping-particle" : "", "family" : "Clerbaux", "given" : "C.", "non-dropping-particle" : "", "parse-names" : false, "suffix" : "" }, { "dropping-particle" : "", "family" : "Hall", "given" : "B.D.", "non-dropping-particle" : "", "parse-names" : false, "suffix" : "" }, { "dropping-particle" : "", "family" : "Hossaini", "given" : "R.", "non-dropping-particle" : "", "parse-names" : false, "suffix" : "" }, { "dropping-particle" : "", "family" : "Laube", "given" : "J.C.", "non-dropping-particle" : "", "parse-names" : false, "suffix" : "" }, { "dropping-particle" : "", "family" : "Yvon-Lewis", "given" : "S.A.", "non-dropping-particle" : "", "parse-names" : false, "suffix" : "" } ], "collection-title" : "Global Ozone Research and Monitoring Project \u2013 Report No. 55", "container-title" : "Scientific Assessment of Ozone Depletion: 2014", "id" : "ITEM-1", "issued" : { "date-parts" : [ [ "2014" ] ] }, "page" : "1.1-1.101", "publisher" : "World Meteorological Organization (WMO)", "publisher-place" : "Geneva, Switzerland", "title" : "Update on Ozone-Depleting Substances (ODSs) and Other Gases of Interest to the Montreal Protocol, Chapter 1", "translator" : [ { "dropping-particle" : "", "family" : "G3151", "given" : "Rt14", "non-dropping-particle" : "", "parse-names" : false, "suffix" : "" } ], "type" : "chapter" }, "uris" : [ "http://www.mendeley.com/documents/?uuid=ab63c75c-df8a-4ce5-aa49-eca9cf58433b", "http://www.mendeley.com/documents/?uuid=3b4d8aaa-410c-4926-973c-6df95b4ea8ab" ] }, { "id" : "ITEM-2", "itemData" : { "DOI" : "10.1038/NGEO2363", "ISSN" : "1752-0894", "abstract" : "Halogens released from long-lived anthropogenic substances, such as chlorofluorocarbons, are the principal cause of recent depletion of stratospheric ozone, a greenhouse gas(1-3). Recent observations show that very short-lived substances, with lifetimes generally under six months, are also an important source of stratospheric halogens(4,5). Short-lived bromine substances are produced naturally by seaweed and phytoplankton, whereas short-lived chlorine substances are primarily anthropogenic. Here we used a chemical transport model to quantify the depletion of ozone in the lower stratosphere from short-lived halogen substances, and a radiative transfer model to quantify the radiative effects of that ozone depletion. According to our simulations, ozone loss from short-lived substances had a radiative effect nearly half that from long-lived halocarbons in 2011 and, since pre-industrial times, has contributed a total of about -0.02 W m(-2) to global radiative forcing. We find natural short-lived bromine substances exert a 3.6 times larger ozone radiative effect than long-lived halocarbons, normalized by halogen content, and show atmospheric levels of dichloromethane, a short-lived chlorine substance not controlled by the Montreal Protocol, are rapidly increasing. We conclude that potential further significant increases in the atmospheric abundance of short-lived halogen substances, through changing natural processes(6-8) or continued anthropogenic emissions(9), could be important for future climate.", "author" : [ { "dropping-particle" : "", "family" : "Hossaini", "given" : "R", "non-dropping-particle" : "", "parse-names" : false, "suffix" : "" }, { "dropping-particle" : "", "family" : "Chipperfield", "given" : "M P", "non-dropping-particle" : "", "parse-names" : false, "suffix" : "" }, { "dropping-particle" : "", "family" : "Montzka", "given" : "S A", "non-dropping-particle" : "", "parse-names" : false, "suffix" : "" }, { "dropping-particle" : "", "family" : "Rap", "given" : "A", "non-dropping-particle" : "", "parse-names" : false, "suffix" : "" }, { "dropping-particle" : "", "family" : "Dhomse", "given" : "S", "non-dropping-particle" : "", "parse-names" : false, "suffix" : "" }, { "dropping-particle" : "", "family" : "Feng", "given" : "W", "non-dropping-particle" : "", "parse-names" : false, "suffix" : "" } ], "container-title" : "NATURE GEOSCIENCE", "id" : "ITEM-2", "issue" : "3", "issued" : { "date-parts" : [ [ "2015", "3" ] ] }, "note" : "RF from depletion of stratospheric ozone by short-lived halogens -- section 6.5", "page" : "186-190", "title" : "Efficiency of short-lived halogens at influencing climate through depletion of stratospheric ozone", "translator" : [ { "dropping-particle" : "", "family" : "G3068", "given" : "", "non-dropping-particle" : "", "parse-names" : false, "suffix" : "" } ], "type" : "article-journal", "volume" : "8" }, "uris" : [ "http://www.mendeley.com/documents/?uuid=36ee129b-6e63-4b0e-97b8-c2947b129b23", "http://www.mendeley.com/documents/?uuid=583a4d0c-46de-4233-9332-2162520612c9" ] }, { "id" : "ITEM-3", "itemData" : { "DOI" : "10.5194/bg-12-387-2015", "ISSN" : "1726-4189", "abstract" : "&lt;p&gt;&lt;p&gt;&lt;strong&gt;Abstract.&lt;/strong&gt; Exposure of intertidal macroalgae during low tide has been linked to the emission of a variety of atmospherically-important trace gases into the coastal atmosphere. In recent years, several studies have investigated the role of inorganic iodine and organoiodides as antioxidants and their emission during exposure to combat oxidative stress, yet the role of organic bromine species during desiccation is less well understood. In this study the emission of dibromomethane (CH&lt;sub&gt;2&lt;/sub&gt;Br&lt;sub&gt;2&lt;/sub&gt;) and bromoform (CHBr&lt;sub&gt;3&lt;/sub&gt;) during exposure and desiccation of two common temperate macroalgae, &lt;i&gt;Fucus vesiculosus&lt;/i&gt; and &lt;i&gt;Ulva intestinalis&lt;/i&gt;, is reported. Determination of the impact exposure may have on algal physiological processes is difficult as intertidal species are adapted to desiccation and may undergo varying degrees of desiccation before their physiology is affected. For this reason we include comparisons between photosynthetic capacity (&lt;i&gt;F&lt;/i&gt;&lt;sub&gt;v&lt;/sub&gt;/&lt;i&gt;F&lt;/i&gt;&lt;sub&gt;m&lt;/sub&gt;) and halocarbon emissions during a desiccation time series. In addition, the role of rewetting with freshwater to simulate exposure to rain was also investigated. Our results show that an immediate flux of bromocarbons occurs upon exposure, followed by a decline in bromocarbon emissions. We suggest that this immediate bromocarbon pulse may be linked to volatilisation or emissions of existing bromocarbon stores from the algal surface rather than the production of bromocarbons as an antioxidant response.&lt;/p&gt;&lt;/p&gt;", "author" : [ { "dropping-particle" : "", "family" : "Leedham Elvidge", "given" : "E. C.", "non-dropping-particle" : "", "parse-names" : false, "suffix" : "" }, { "dropping-particle" : "", "family" : "Phang", "given" : "S.-M.", "non-dropping-particle" : "", "parse-names" : false, "suffix" : "" }, { "dropping-particle" : "", "family" : "Sturges", "given" : "W. T.", "non-dropping-particle" : "", "parse-names" : false, "suffix" : "" }, { "dropping-particle" : "", "family" : "Malin", "given" : "G.", "non-dropping-particle" : "", "parse-names" : false, "suffix" : "" } ], "container-title" : "Biogeosciences", "id" : "ITEM-3", "issue" : "2", "issued" : { "date-parts" : [ [ "2015", "1", "21" ] ] }, "page" : "387-398", "title" : "The effect of desiccation on the emission of volatile bromocarbons from two common temperate macroalgae", "translator" : [ { "dropping-particle" : "", "family" : "G3865", "given" : "", "non-dropping-particle" : "", "parse-names" : false, "suffix" : "" } ], "type" : "article-journal", "volume" : "12" }, "uris" : [ "http://www.mendeley.com/documents/?uuid=4e525655-7e2c-491e-84f2-9f0061e326bf", "http://www.mendeley.com/documents/?uuid=0ac161d0-5e7d-4797-87ff-05f48eaf9d32" ] } ], "mendeley" : { "formattedCitation" : "(Carpenter et al., 2014; Hossaini et al., 2015; Leedham Elvidge et al., 2015b)", "plainTextFormattedCitation" : "(Carpenter et al., 2014; Hossaini et al., 2015; Leedham Elvidge et al., 2015b)", "previouslyFormattedCitation" : "(Carpenter et al., 2014; Hossaini et al., 2015; Leedham Elvidge et al., 2015b)" }, "properties" : { "noteIndex" : 0 }, "schema" : "https://github.com/citation-style-language/schema/raw/master/csl-citation.json" }</w:delInstrText>
        </w:r>
      </w:del>
      <w:r w:rsidRPr="000E472A">
        <w:rPr>
          <w:color w:val="000000"/>
          <w:lang w:val="en-GB"/>
        </w:rPr>
        <w:fldChar w:fldCharType="separate"/>
      </w:r>
      <w:r w:rsidR="00CB33A1">
        <w:rPr>
          <w:noProof/>
          <w:color w:val="000000"/>
          <w:lang w:val="en-GB"/>
        </w:rPr>
        <w:t>(Carpenter et al., 2014; Hossaini et al., 2015; Leedham Elvidge et al., 2015</w:t>
      </w:r>
      <w:ins w:id="2463" w:author="Robin Matthews" w:date="2021-07-08T15:50:00Z">
        <w:r w:rsidR="00DB2E96">
          <w:rPr>
            <w:noProof/>
            <w:color w:val="000000"/>
            <w:lang w:val="en-GB"/>
          </w:rPr>
          <w:t>a</w:t>
        </w:r>
      </w:ins>
      <w:del w:id="2464" w:author="Robin Matthews" w:date="2021-07-08T15:50:00Z">
        <w:r w:rsidR="00CB33A1" w:rsidDel="00DB2E96">
          <w:rPr>
            <w:noProof/>
            <w:color w:val="000000"/>
            <w:lang w:val="en-GB"/>
          </w:rPr>
          <w:delText>b</w:delText>
        </w:r>
      </w:del>
      <w:r w:rsidR="00CB33A1">
        <w:rPr>
          <w:noProof/>
          <w:color w:val="000000"/>
          <w:lang w:val="en-GB"/>
        </w:rPr>
        <w:t>)</w:t>
      </w:r>
      <w:r w:rsidRPr="000E472A">
        <w:rPr>
          <w:color w:val="000000"/>
          <w:lang w:val="en-GB"/>
        </w:rPr>
        <w:fldChar w:fldCharType="end"/>
      </w:r>
      <w:commentRangeEnd w:id="2460"/>
      <w:r w:rsidR="00CB33A1">
        <w:rPr>
          <w:rStyle w:val="Marquedecommentaire"/>
        </w:rPr>
        <w:commentReference w:id="2460"/>
      </w:r>
      <w:ins w:id="2465" w:author="Lucy Cowie" w:date="2021-07-27T12:41:00Z">
        <w:r w:rsidR="004E589C">
          <w:rPr>
            <w:color w:val="000000"/>
            <w:lang w:val="en-GB"/>
          </w:rPr>
          <w:t>,</w:t>
        </w:r>
      </w:ins>
      <w:r w:rsidRPr="000E472A">
        <w:rPr>
          <w:color w:val="000000"/>
          <w:lang w:val="en-GB"/>
        </w:rPr>
        <w:t xml:space="preserve"> thus also contributing to stratospheric ozone depletion. </w:t>
      </w:r>
    </w:p>
    <w:p w14:paraId="35D77253" w14:textId="77777777" w:rsidR="00AF2E59" w:rsidRPr="000E472A" w:rsidRDefault="00AF2E59" w:rsidP="00D5630D">
      <w:pPr>
        <w:pStyle w:val="AR6BodyText"/>
        <w:rPr>
          <w:color w:val="000000"/>
          <w:lang w:val="en-GB"/>
        </w:rPr>
      </w:pPr>
    </w:p>
    <w:p w14:paraId="25499CD7" w14:textId="12722FBD" w:rsidR="00AF2E59" w:rsidRPr="000E472A" w:rsidRDefault="00AF2E59" w:rsidP="00D5630D">
      <w:pPr>
        <w:pStyle w:val="AR6BodyText"/>
        <w:rPr>
          <w:color w:val="000000"/>
          <w:lang w:val="en-GB"/>
        </w:rPr>
      </w:pPr>
      <w:r w:rsidRPr="000E472A">
        <w:rPr>
          <w:color w:val="000000"/>
          <w:lang w:val="en-GB"/>
        </w:rPr>
        <w:t xml:space="preserve">Of the atmospheric VSLSs, brominated and iodinated species are predominantly of oceanic origin, while chlorinated species have significant additional anthropogenic sources </w:t>
      </w:r>
      <w:r w:rsidRPr="000E472A">
        <w:rPr>
          <w:color w:val="000000"/>
          <w:lang w:val="en-GB"/>
        </w:rPr>
        <w:fldChar w:fldCharType="begin" w:fldLock="1"/>
      </w:r>
      <w:r w:rsidR="00D477C7">
        <w:rPr>
          <w:color w:val="000000"/>
          <w:lang w:val="en-GB"/>
        </w:rPr>
        <w:instrText>ADDIN CSL_CITATION { "citationItems" : [ { "id" : "ITEM-1", "itemData" : { "ISBN" : "9789966076014", "author" : [ { "dropping-particle" : "", "family" : "Carpenter", "given" : "Lucy J.", "non-dropping-particle" : "", "parse-names" : false, "suffix" : "" }, { "dropping-particle" : "", "family" : "Reimann", "given" : "S. (Lead Authors)", "non-dropping-particle" : "", "parse-names" : false, "suffix" : "" }, { "dropping-particle" : "", "family" : "Burkholder", "given" : "J.B.", "non-dropping-particle" : "", "parse-names" : false, "suffix" : "" }, { "dropping-particle" : "", "family" : "Clerbaux", "given" : "C.", "non-dropping-particle" : "", "parse-names" : false, "suffix" : "" }, { "dropping-particle" : "", "family" : "Hall", "given" : "B.D.", "non-dropping-particle" : "", "parse-names" : false, "suffix" : "" }, { "dropping-particle" : "", "family" : "Hossaini", "given" : "R.", "non-dropping-particle" : "", "parse-names" : false, "suffix" : "" }, { "dropping-particle" : "", "family" : "Laube", "given" : "J.C.", "non-dropping-particle" : "", "parse-names" : false, "suffix" : "" }, { "dropping-particle" : "", "family" : "Yvon-Lewis", "given" : "S.A.", "non-dropping-particle" : "", "parse-names" : false, "suffix" : "" } ], "collection-title" : "Global Ozone Research and Monitoring Project \u2013 Report No. 55", "container-title" : "Scientific Assessment of Ozone Depletion: 2014", "id" : "ITEM-1", "issued" : { "date-parts" : [ [ "2014" ] ] }, "page" : "1.1-1.101", "publisher" : "World Meteorological Organization (WMO)", "publisher-place" : "Geneva, Switzerland", "title" : "Update on Ozone-Depleting Substances (ODSs) and Other Gases of Interest to the Montreal Protocol, Chapter 1", "translator" : [ { "dropping-particle" : "", "family" : "G3151", "given" : "Rt14", "non-dropping-particle" : "", "parse-names" : false, "suffix" : "" } ], "type" : "chapter" }, "uris" : [ "http://www.mendeley.com/documents/?uuid=3b4d8aaa-410c-4926-973c-6df95b4ea8ab", "http://www.mendeley.com/documents/?uuid=ab63c75c-df8a-4ce5-aa49-eca9cf58433b" ] }, { "id" : "ITEM-2", "itemData" : { "DOI" : "10.1038/NGEO2363", "ISSN" : "1752-0894", "abstract" : "Halogens released from long-lived anthropogenic substances, such as chlorofluorocarbons, are the principal cause of recent depletion of stratospheric ozone, a greenhouse gas(1-3). Recent observations show that very short-lived substances, with lifetimes generally under six months, are also an important source of stratospheric halogens(4,5). Short-lived bromine substances are produced naturally by seaweed and phytoplankton, whereas short-lived chlorine substances are primarily anthropogenic. Here we used a chemical transport model to quantify the depletion of ozone in the lower stratosphere from short-lived halogen substances, and a radiative transfer model to quantify the radiative effects of that ozone depletion. According to our simulations, ozone loss from short-lived substances had a radiative effect nearly half that from long-lived halocarbons in 2011 and, since pre-industrial times, has contributed a total of about -0.02 W m(-2) to global radiative forcing. We find natural short-lived bromine substances exert a 3.6 times larger ozone radiative effect than long-lived halocarbons, normalized by halogen content, and show atmospheric levels of dichloromethane, a short-lived chlorine substance not controlled by the Montreal Protocol, are rapidly increasing. We conclude that potential further significant increases in the atmospheric abundance of short-lived halogen substances, through changing natural processes(6-8) or continued anthropogenic emissions(9), could be important for future climate.", "author" : [ { "dropping-particle" : "", "family" : "Hossaini", "given" : "R", "non-dropping-particle" : "", "parse-names" : false, "suffix" : "" }, { "dropping-particle" : "", "family" : "Chipperfield", "given" : "M P", "non-dropping-particle" : "", "parse-names" : false, "suffix" : "" }, { "dropping-particle" : "", "family" : "Montzka", "given" : "S A", "non-dropping-particle" : "", "parse-names" : false, "suffix" : "" }, { "dropping-particle" : "", "family" : "Rap", "given" : "A", "non-dropping-particle" : "", "parse-names" : false, "suffix" : "" }, { "dropping-particle" : "", "family" : "Dhomse", "given" : "S", "non-dropping-particle" : "", "parse-names" : false, "suffix" : "" }, { "dropping-particle" : "", "family" : "Feng", "given" : "W", "non-dropping-particle" : "", "parse-names" : false, "suffix" : "" } ], "container-title" : "NATURE GEOSCIENCE", "id" : "ITEM-2", "issue" : "3", "issued" : { "date-parts" : [ [ "2015", "3" ] ] }, "note" : "RF from depletion of stratospheric ozone by short-lived halogens -- section 6.5", "page" : "186-190", "title" : "Efficiency of short-lived halogens at influencing climate through depletion of stratospheric ozone", "translator" : [ { "dropping-particle" : "", "family" : "G3068", "given" : "", "non-dropping-particle" : "", "parse-names" : false, "suffix" : "" } ], "type" : "article-journal", "volume" : "8" }, "uris" : [ "http://www.mendeley.com/documents/?uuid=583a4d0c-46de-4233-9332-2162520612c9", "http://www.mendeley.com/documents/?uuid=36ee129b-6e63-4b0e-97b8-c2947b129b23", "http://www.mendeley.com/documents/?uuid=1d30d283-ffe3-4896-a92e-cc390e915208" ] } ], "mendeley" : { "formattedCitation" : "(Carpenter et al., 2014; Hossaini et al., 2015)", "plainTextFormattedCitation" : "(Carpenter et al., 2014; Hossaini et al., 2015)", "previouslyFormattedCitation" : "(Carpenter et al., 2014; Hossaini et al., 2015)" }, "properties" : { "noteIndex" : 0 }, "schema" : "https://github.com/citation-style-language/schema/raw/master/csl-citation.json" }</w:instrText>
      </w:r>
      <w:r w:rsidRPr="000E472A">
        <w:rPr>
          <w:color w:val="000000"/>
          <w:lang w:val="en-GB"/>
        </w:rPr>
        <w:fldChar w:fldCharType="separate"/>
      </w:r>
      <w:r w:rsidR="00CB33A1">
        <w:rPr>
          <w:noProof/>
          <w:color w:val="000000"/>
          <w:lang w:val="en-GB"/>
        </w:rPr>
        <w:t>(Carpenter et al., 2014; Hossaini et al., 2015)</w:t>
      </w:r>
      <w:r w:rsidRPr="000E472A">
        <w:rPr>
          <w:color w:val="000000"/>
          <w:lang w:val="en-GB"/>
        </w:rPr>
        <w:fldChar w:fldCharType="end"/>
      </w:r>
      <w:r w:rsidRPr="000E472A">
        <w:rPr>
          <w:color w:val="000000"/>
          <w:lang w:val="en-GB"/>
        </w:rPr>
        <w:t>. Global mean chlorine from the VSLSs has increased in the troposphere from about 91 ppt in 2012 to about 110 ppt in 2016</w:t>
      </w:r>
      <w:r w:rsidR="0008298C">
        <w:rPr>
          <w:color w:val="000000"/>
          <w:lang w:val="en-GB"/>
        </w:rPr>
        <w:t xml:space="preserve"> </w:t>
      </w:r>
      <w:r w:rsidR="0008298C">
        <w:rPr>
          <w:color w:val="000000"/>
          <w:lang w:val="en-GB"/>
        </w:rPr>
        <w:fldChar w:fldCharType="begin" w:fldLock="1"/>
      </w:r>
      <w:r w:rsidR="00D477C7">
        <w:rPr>
          <w:color w:val="000000"/>
          <w:lang w:val="en-GB"/>
        </w:rPr>
        <w:instrText>ADDIN CSL_CITATION { "citationItems" : [ { "id" : "ITEM-1", "itemData" : { "ISBN" : "978-1-7329317-1-8", "author" : [ { "dropping-particle" : "", "family" : "Engel", "given" : "A.", "non-dropping-particle" : "", "parse-names" : false, "suffix" : "" }, { "dropping-particle" : "", "family" : "Rigby", "given" : "M. (Lead Authors)", "non-dropping-particle" : "", "parse-names" : false, "suffix" : "" }, { "dropping-particle" : "", "family" : "Burkholder", "given" : "J.B.", "non-dropping-particle" : "", "parse-names" : false, "suffix" : "" }, { "dropping-particle" : "", "family" : "Fernandez", "given" : "R.P.", "non-dropping-particle" : "", "parse-names" : false, "suffix" : "" }, { "dropping-particle" : "", "family" : "Froidevaux", "given" : "L.", "non-dropping-particle" : "", "parse-names" : false, "suffix" : "" }, { "dropping-particle" : "", "family" : "Hall", "given" : "B.D.", "non-dropping-particle" : "", "parse-names" : false, "suffix" : "" }, { "dropping-particle" : "", "family" : "Hossaini", "given" : "R.", "non-dropping-particle" : "", "parse-names" : false, "suffix" : "" }, { "dropping-particle" : "", "family" : "Saito", "given" : "T.", "non-dropping-particle" : "", "parse-names" : false, "suffix" : "" }, { "dropping-particle" : "", "family" : "Vollmer", "given" : "M.K.", "non-dropping-particle" : "", "parse-names" : false, "suffix" : "" }, { "dropping-particle" : "", "family" : "Yao", "given" : "B.", "non-dropping-particle" : "", "parse-names" : false, "suffix" : "" } ], "collection-title" : "Global Ozone Research and Monitoring Project \u2013 Report No. 58", "container-title" : "Scientific Assessment of Ozone Depletion: 2018", "id" : "ITEM-1", "issued" : { "date-parts" : [ [ "2018" ] ] }, "page" : "1.1-1.87", "publisher" : "World Meteorological Organization (WMO)", "publisher-place" : "Geneva, Switzerland", "title" : "Update on Ozone-Depleting Substances (ODSs) and Other Gases of Interest to the Montreal Protocol, Chapter 1", "translator" : [ { "dropping-particle" : "", "family" : "G4801", "given" : "Rt14", "non-dropping-particle" : "", "parse-names" : false, "suffix" : "" } ], "type" : "chapter" }, "uris" : [ "http://www.mendeley.com/documents/?uuid=960159e4-73b9-4a3f-8cb7-ca0d166eebae" ] } ], "mendeley" : { "formattedCitation" : "(Engel et al., 2018)", "plainTextFormattedCitation" : "(Engel et al., 2018)", "previouslyFormattedCitation" : "(Engel et al., 2018)" }, "properties" : { "noteIndex" : 0 }, "schema" : "https://github.com/citation-style-language/schema/raw/master/csl-citation.json" }</w:instrText>
      </w:r>
      <w:r w:rsidR="0008298C">
        <w:rPr>
          <w:color w:val="000000"/>
          <w:lang w:val="en-GB"/>
        </w:rPr>
        <w:fldChar w:fldCharType="separate"/>
      </w:r>
      <w:r w:rsidR="00CB33A1">
        <w:rPr>
          <w:noProof/>
          <w:color w:val="000000"/>
          <w:lang w:val="en-GB"/>
        </w:rPr>
        <w:t>(Engel et al., 2018)</w:t>
      </w:r>
      <w:r w:rsidR="0008298C">
        <w:rPr>
          <w:color w:val="000000"/>
          <w:lang w:val="en-GB"/>
        </w:rPr>
        <w:fldChar w:fldCharType="end"/>
      </w:r>
      <w:r w:rsidR="0008298C">
        <w:rPr>
          <w:color w:val="000000"/>
          <w:lang w:val="en-GB"/>
        </w:rPr>
        <w:t xml:space="preserve">. </w:t>
      </w:r>
      <w:del w:id="2466" w:author="Lucy Cowie" w:date="2021-07-27T12:42:00Z">
        <w:r w:rsidR="0008298C" w:rsidDel="00704C65">
          <w:rPr>
            <w:color w:val="000000"/>
            <w:lang w:val="en-GB"/>
          </w:rPr>
          <w:delText xml:space="preserve"> </w:delText>
        </w:r>
      </w:del>
      <w:r w:rsidRPr="000E472A">
        <w:rPr>
          <w:color w:val="000000"/>
          <w:lang w:val="en-GB"/>
        </w:rPr>
        <w:t>This increase is mostly due to dichloromethane (CH</w:t>
      </w:r>
      <w:r w:rsidRPr="000E472A">
        <w:rPr>
          <w:color w:val="000000"/>
          <w:vertAlign w:val="subscript"/>
          <w:lang w:val="en-GB"/>
        </w:rPr>
        <w:t>2</w:t>
      </w:r>
      <w:r w:rsidRPr="000E472A">
        <w:rPr>
          <w:color w:val="000000"/>
          <w:lang w:val="en-GB"/>
        </w:rPr>
        <w:t>Cl</w:t>
      </w:r>
      <w:r w:rsidRPr="000E472A">
        <w:rPr>
          <w:color w:val="000000"/>
          <w:vertAlign w:val="subscript"/>
          <w:lang w:val="en-GB"/>
        </w:rPr>
        <w:t>2</w:t>
      </w:r>
      <w:r w:rsidRPr="000E472A">
        <w:rPr>
          <w:color w:val="000000"/>
          <w:lang w:val="en-GB"/>
        </w:rPr>
        <w:t xml:space="preserve">), a species that has predominantly anthropogenic sources </w:t>
      </w:r>
      <w:r w:rsidR="0008298C">
        <w:rPr>
          <w:color w:val="000000"/>
          <w:lang w:val="en-GB"/>
        </w:rPr>
        <w:t>r</w:t>
      </w:r>
      <w:r w:rsidRPr="000E472A">
        <w:rPr>
          <w:color w:val="000000"/>
          <w:lang w:val="en-GB"/>
        </w:rPr>
        <w:t xml:space="preserve">eflected by </w:t>
      </w:r>
      <w:del w:id="2467" w:author="Lucy Cowie" w:date="2021-07-27T12:42:00Z">
        <w:r w:rsidRPr="000E472A" w:rsidDel="00097E44">
          <w:rPr>
            <w:color w:val="000000"/>
            <w:lang w:val="en-GB"/>
          </w:rPr>
          <w:delText>3</w:delText>
        </w:r>
      </w:del>
      <w:ins w:id="2468" w:author="Lucy Cowie" w:date="2021-07-27T12:42:00Z">
        <w:r w:rsidR="00097E44">
          <w:rPr>
            <w:color w:val="000000"/>
            <w:lang w:val="en-GB"/>
          </w:rPr>
          <w:t>three</w:t>
        </w:r>
      </w:ins>
      <w:r w:rsidRPr="000E472A">
        <w:rPr>
          <w:color w:val="000000"/>
          <w:lang w:val="en-GB"/>
        </w:rPr>
        <w:t xml:space="preserve">-times higher concentrations in the Northern Hemisphere than in the Southern Hemisphere </w:t>
      </w:r>
      <w:r w:rsidRPr="000E472A">
        <w:rPr>
          <w:color w:val="000000"/>
          <w:lang w:val="en-GB"/>
        </w:rPr>
        <w:fldChar w:fldCharType="begin" w:fldLock="1"/>
      </w:r>
      <w:r w:rsidR="00D477C7">
        <w:rPr>
          <w:color w:val="000000"/>
          <w:lang w:val="en-GB"/>
        </w:rPr>
        <w:instrText>ADDIN CSL_CITATION { "citationItems" : [ { "id" : "ITEM-1", "itemData" : { "abstract" : "It is well established that anthropogenic chlorine-containing chemicals contribute to ozone layer depletion. The successful implementation of the Montreal Protocol has led to reductions in the atmospheric concentration of many ozone-depleting gases, such as chlorofluorocarbons. As a consequence, stratospheric chlorine levels are declining and ozone is projected to return to levels observed pre-1980 later this century. However, recent observations show the atmospheric concentration of dichloromethane\u2014an ozone-depleting gas not controlled by the Montreal Protocol\u2014is increasing rapidly. Using atmospheric model simulations, we show that although currently modest, the impact of dichloromethane on ozone has increased markedly in recent years and if these increases continue into the future, the return of Antarctic ozone to pre-1980 levels could be substantially delayed. Sustained growth in dichloromethane would therefore offset some of the gains achieved by the Montreal Protocol, further delaying recovery of Earth\u2019s ozone layer.", "author" : [ { "dropping-particle" : "", "family" : "Hossaini", "given" : "Ryan", "non-dropping-particle" : "", "parse-names" : false, "suffix" : "" }, { "dropping-particle" : "", "family" : "Chipperfield", "given" : "Martyn P", "non-dropping-particle" : "", "parse-names" : false, "suffix" : "" }, { "dropping-particle" : "", "family" : "Montzka", "given" : "Stephen A", "non-dropping-particle" : "", "parse-names" : false, "suffix" : "" }, { "dropping-particle" : "", "family" : "Leeson", "given" : "Amber A", "non-dropping-particle" : "", "parse-names" : false, "suffix" : "" }, { "dropping-particle" : "", "family" : "Dhomse", "given" : "Sandip S", "non-dropping-particle" : "", "parse-names" : false, "suffix" : "" }, { "dropping-particle" : "", "family" : "Pyle", "given" : "John A", "non-dropping-particle" : "", "parse-names" : false, "suffix" : "" } ], "container-title" : "Nature Communications", "id" : "ITEM-1", "issued" : { "date-parts" : [ [ "2017", "6", "27" ] ] }, "page" : "15962", "publisher" : "The Author(s)", "title" : "The increasing threat to stratospheric ozone from dichloromethane", "translator" : [ { "dropping-particle" : "", "family" : "G3150", "given" : "", "non-dropping-particle" : "", "parse-names" : false, "suffix" : "" } ], "type" : "article-journal", "volume" : "8" }, "uris" : [ "http://www.mendeley.com/documents/?uuid=299d4e34-440e-4976-848d-5100f6157db0", "http://www.mendeley.com/documents/?uuid=2644ccd2-2644-4451-8dca-5656b0c2b5ef" ] } ], "mendeley" : { "formattedCitation" : "(Hossaini et al., 2017)", "plainTextFormattedCitation" : "(Hossaini et al., 2017)", "previouslyFormattedCitation" : "(Hossaini et al., 2017)" }, "properties" : { "noteIndex" : 0 }, "schema" : "https://github.com/citation-style-language/schema/raw/master/csl-citation.json" }</w:instrText>
      </w:r>
      <w:r w:rsidRPr="000E472A">
        <w:rPr>
          <w:color w:val="000000"/>
          <w:lang w:val="en-GB"/>
        </w:rPr>
        <w:fldChar w:fldCharType="separate"/>
      </w:r>
      <w:r w:rsidR="00CB33A1">
        <w:rPr>
          <w:noProof/>
          <w:color w:val="000000"/>
          <w:lang w:val="en-GB"/>
        </w:rPr>
        <w:t>(Hossaini et al., 2017)</w:t>
      </w:r>
      <w:r w:rsidRPr="000E472A">
        <w:rPr>
          <w:color w:val="000000"/>
          <w:lang w:val="en-GB"/>
        </w:rPr>
        <w:fldChar w:fldCharType="end"/>
      </w:r>
      <w:r w:rsidRPr="000E472A">
        <w:rPr>
          <w:color w:val="000000"/>
          <w:lang w:val="en-GB"/>
        </w:rPr>
        <w:t>. The upward dichloromethane trend is corroborated by upper</w:t>
      </w:r>
      <w:ins w:id="2469" w:author="Lucy Cowie" w:date="2021-07-27T12:43:00Z">
        <w:r w:rsidR="00097E44">
          <w:rPr>
            <w:color w:val="000000"/>
            <w:lang w:val="en-GB"/>
          </w:rPr>
          <w:t>-</w:t>
        </w:r>
      </w:ins>
      <w:del w:id="2470" w:author="Lucy Cowie" w:date="2021-07-27T12:43:00Z">
        <w:r w:rsidRPr="000E472A" w:rsidDel="00097E44">
          <w:rPr>
            <w:color w:val="000000"/>
            <w:lang w:val="en-GB"/>
          </w:rPr>
          <w:delText xml:space="preserve"> </w:delText>
        </w:r>
      </w:del>
      <w:r w:rsidRPr="000E472A">
        <w:rPr>
          <w:color w:val="000000"/>
          <w:lang w:val="en-GB"/>
        </w:rPr>
        <w:t>tropospheric aircraft data over the period 1998</w:t>
      </w:r>
      <w:ins w:id="2471" w:author="Lucy Cowie" w:date="2021-07-27T12:43:00Z">
        <w:r w:rsidR="007A1D93">
          <w:rPr>
            <w:color w:val="000000"/>
            <w:lang w:val="en-GB"/>
          </w:rPr>
          <w:t>–</w:t>
        </w:r>
      </w:ins>
      <w:del w:id="2472" w:author="Lucy Cowie" w:date="2021-07-27T12:43:00Z">
        <w:r w:rsidRPr="000E472A" w:rsidDel="007A1D93">
          <w:rPr>
            <w:color w:val="000000"/>
            <w:lang w:val="en-GB"/>
          </w:rPr>
          <w:delText>-</w:delText>
        </w:r>
      </w:del>
      <w:r w:rsidRPr="000E472A">
        <w:rPr>
          <w:color w:val="000000"/>
          <w:lang w:val="en-GB"/>
        </w:rPr>
        <w:t xml:space="preserve">2014 </w:t>
      </w:r>
      <w:commentRangeStart w:id="2473"/>
      <w:r w:rsidRPr="000E472A">
        <w:rPr>
          <w:color w:val="000000"/>
          <w:lang w:val="en-GB"/>
        </w:rPr>
        <w:fldChar w:fldCharType="begin" w:fldLock="1"/>
      </w:r>
      <w:r w:rsidR="00A75A09">
        <w:rPr>
          <w:color w:val="000000"/>
          <w:lang w:val="en-GB"/>
        </w:rPr>
        <w:instrText>ADDIN CSL_CITATION { "citationItems" : [ { "id" : "ITEM-1", "itemData" : { "DOI" : "10.5194/acp-17-11929-2017", "ISSN" : "1680-7324", "abstract" : "Abstract. Large and effective reductions in emissions of long-lived ozone-depleting substance (ODS) are being achieved through the Montreal Protocol, the effectiveness of which can be seen in the declining atmospheric abundances of many ODSs. An important remaining uncertainty concerns the role of very short-lived substances (VSLSs) which, owing to their relatively short atmospheric lifetimes (less than 6 months), are not regulated under the Montreal Protocol. Recent studies have found an unexplained increase in the global tropospheric abundance of one VSLS, dichloromethane (CH2Cl2), which has increased by around 60% over the past decade. Here we report dramatic enhancements of several chlorine-containing VSLSs (Cl-VSLSs), including CH2Cl2 and CH2ClCH2Cl (1,2-dichloroethane), observed in surface and upper-tropospheric air in East and South East Asia. Surface observations were, on occasion, an order of magnitude higher than previously reported in the marine boundary layer, whilst upper-tropospheric data were up to 3 times higher than expected. In addition, we provide further evidence of an atmospheric transport mechanism whereby substantial amounts of industrial pollution from East Asia, including these chlorinated VSLSs, can rapidly, and regularly, be transported to tropical regions of the western Pacific and subsequently uplifted to the tropical upper troposphere. This latter region is a major provider of air entering the stratosphere, and so this mechanism, in conjunction with increasing emissions of Cl-VSLSs from East Asia, could potentially slow the expected recovery of stratospheric ozone.", "author" : [ { "dropping-particle" : "", "family" : "Oram", "given" : "David E.", "non-dropping-particle" : "", "parse-names" : false, "suffix" : "" }, { "dropping-particle" : "", "family" : "Ashfold", "given" : "Matthew J.", "non-dropping-particle" : "", "parse-names" : false, "suffix" : "" }, { "dropping-particle" : "", "family" : "Laube", "given" : "Johannes C.", "non-dropping-particle" : "", "parse-names" : false, "suffix" : "" }, { "dropping-particle" : "", "family" : "Gooch", "given" : "Lauren J.", "non-dropping-particle" : "", "parse-names" : false, "suffix" : "" }, { "dropping-particle" : "", "family" : "Humphrey", "given" : "Stephen", "non-dropping-particle" : "", "parse-names" : false, "suffix" : "" }, { "dropping-particle" : "", "family" : "Sturges", "given" : "William T.", "non-dropping-particle" : "", "parse-names" : false, "suffix" : "" }, { "dropping-particle" : "", "family" : "Leedham-Elvidge", "given" : "Emma", "non-dropping-particle" : "", "parse-names" : false, "suffix" : "" }, { "dropping-particle" : "", "family" : "Forster", "given" : "Grant L.", "non-dropping-particle" : "", "parse-names" : false, "suffix" : "" }, { "dropping-particle" : "", "family" : "Harris", "given" : "Neil R. P.", "non-dropping-particle" : "", "parse-names" : false, "suffix" : "" }, { "dropping-particle" : "", "family" : "Mead", "given" : "Mohammed Iqbal", "non-dropping-particle" : "", "parse-names" : false, "suffix" : "" }, { "dropping-particle" : "", "family" : "Samah", "given" : "Azizan Abu", "non-dropping-particle" : "", "parse-names" : false, "suffix" : "" }, { "dropping-particle" : "", "family" : "Phang", "given" : "Siew Moi", "non-dropping-particle" : "", "parse-names" : false, "suffix" : "" }, { "dropping-particle" : "", "family" : "Ou-Yang", "given" : "Chang-Feng", "non-dropping-particle" : "", "parse-names" : false, "suffix" : "" }, { "dropping-particle" : "", "family" : "Lin", "given" : "Neng-Huei", "non-dropping-particle" : "", "parse-names" : false, "suffix" : "" }, { "dropping-particle" : "", "family" : "Wang", "given" : "Jia-Lin", "non-dropping-particle" : "", "parse-names" : false, "suffix" : "" }, { "dropping-particle" : "", "family" : "Baker", "given" : "Angela K.", "non-dropping-particle" : "", "parse-names" : false, "suffix" : "" }, { "dropping-particle" : "", "family" : "Brenninkmeijer", "given" : "Carl A. M.", "non-dropping-particle" : "", "parse-names" : false, "suffix" : "" }, { "dropping-particle" : "", "family" : "Sherry", "given" : "David", "non-dropping-particle" : "", "parse-names" : false, "suffix" : "" } ], "container-title" : "Atmospheric Chemistry and Physics", "id" : "ITEM-1", "issue" : "19", "issued" : { "date-parts" : [ [ "2017", "10", "12" ] ] }, "page" : "11929-11941", "title" : "A growing threat to the ozone layer from short-lived anthropogenic chlorocarbons", "translator" : [ { "dropping-particle" : "", "family" : "G3149", "given" : "", "non-dropping-particle" : "", "parse-names" : false, "suffix" : "" } ], "type" : "article-journal", "volume" : "17" }, "uris" : [ "http://www.mendeley.com/documents/?uuid=23be0f8b-c9a2-4795-8d99-8fb1c041c44a", "http://www.mendeley.com/documents/?uuid=a0cd94b6-60ba-4841-b8da-00de7453894d" ] }, { "id" : "ITEM-2", "itemData" : { "DOI" : "10.5194/acp-15-1939-2015", "ISSN" : "1680-7324", "abstract" : "Abstract. Atmospheric concentrations of dichloromethane, CH2Cl2, a regulated toxic air pollutant and minor contributor to stratospheric ozone depletion, were reported to have peaked around 1990 and to be declining in the early part of the 21st century. Recent observations suggest this trend has reversed and that CH2Cl2 is once again increasing in the atmosphere. Despite the importance of ongoing monitoring and reporting of atmospheric CH2Cl2, no time series has been discussed in detail since 2006. The CARIBIC project (Civil Aircraft for the Regular Investigation of the atmosphere Based on an Instrument Container) has analysed the halocarbon content of whole-air samples collected at altitudes of between ~ 10\u201312 km via a custom-built container installed on commercial passenger aircraft since 1998, providing a long-term record of CH2Cl2 observations. In this paper we present this unique CH2Cl2 time series, discussing key flight routes which have been used at various times over the past 15 years. Between 1998 and 2012 increases were seen in all northern hemispheric regions and at different altitudes, ranging from ~ 7\u201310 ppt in background air to ~ 13\u201315 ppt in regions with stronger emissions (equating to a 38\u201369% increase). Of particular interest is the rising importance of India as a source of atmospheric CH2Cl2: based on CARIBIC data we provide regional emission estimates for the Indian subcontinent and show that regional emissions have increased from 3\u201314 Gg yr\u22121 (1998\u20132000) to 16\u201325 Gg yr\u22121 (2008). Potential causes of the increasing atmospheric burden of CH2Cl2 are discussed. One possible source is the increased use of CH2Cl2 as a feedstock for the production of HFC-32, a chemical used predominantly as a replacement for ozone-depleting substances in a variety of applications including air conditioners and refrigeration.", "author" : [ { "dropping-particle" : "", "family" : "Leedham Elvidge", "given" : "E. C.", "non-dropping-particle" : "", "parse-names" : false, "suffix" : "" }, { "dropping-particle" : "", "family" : "Oram", "given" : "D. E.", "non-dropping-particle" : "", "parse-names" : false, "suffix" : "" }, { "dropping-particle" : "", "family" : "Laube", "given" : "J. C.", "non-dropping-particle" : "", "parse-names" : false, "suffix" : "" }, { "dropping-particle" : "", "family" : "Baker", "given" : "A. K.", "non-dropping-particle" : "", "parse-names" : false, "suffix" : "" }, { "dropping-particle" : "", "family" : "Montzka", "given" : "S. A.", "non-dropping-particle" : "", "parse-names" : false, "suffix" : "" }, { "dropping-particle" : "", "family" : "Humphrey", "given" : "S.", "non-dropping-particle" : "", "parse-names" : false, "suffix" : "" }, { "dropping-particle" : "", "family" : "O&amp;amp;apos;Sullivan", "given" : "D. A.", "non-dropping-particle" : "", "parse-names" : false, "suffix" : "" }, { "dropping-particle" : "", "family" : "Brenninkmeijer", "given" : "C. A. M.", "non-dropping-particle" : "", "parse-names" : false, "suffix" : "" } ], "container-title" : "Atmospheric Chemistry and Physics", "id" : "ITEM-2", "issue" : "4", "issued" : { "date-parts" : [ [ "2015", "2", "24" ] ] }, "page" : "1939-1958", "title" : "Increasing concentrations of dichloromethane, CH2Cl2, inferred from CARIBIC air samples collected 1998\u20132012", "translator" : [ { "dropping-particle" : "", "family" : "G3148", "given" : "", "non-dropping-particle" : "", "parse-names" : false, "suffix" : "" } ], "type" : "article-journal", "volume" : "15" }, "uris" : [ "http://www.mendeley.com/documents/?uuid=79fbf0a5-6117-35cc-8974-43c7acf851dd", "http://www.mendeley.com/documents/?uuid=9771bcf2-0102-4401-8366-8544cd202074" ] } ], "mendeley" : { "formattedCitation" : "(Leedham Elvidge et al., 2015a; Oram et al., 2017)", "manualFormatting" : "(Leedham Elvidge et al., 2015b; Oram et al., 2017)", "plainTextFormattedCitation" : "(Leedham Elvidge et al., 2015a; Oram et al., 2017)", "previouslyFormattedCitation" : "(Leedham Elvidge et al., 2015a; Oram et al., 2017)" }, "properties" : { "noteIndex" : 0 }, "schema" : "https://github.com/citation-style-language/schema/raw/master/csl-citation.json" }</w:instrText>
      </w:r>
      <w:r w:rsidRPr="000E472A">
        <w:rPr>
          <w:color w:val="000000"/>
          <w:lang w:val="en-GB"/>
        </w:rPr>
        <w:fldChar w:fldCharType="separate"/>
      </w:r>
      <w:r w:rsidR="00CB33A1">
        <w:rPr>
          <w:noProof/>
          <w:color w:val="000000"/>
          <w:lang w:val="en-GB"/>
        </w:rPr>
        <w:t>(Leedham Elvidge et al., 2015</w:t>
      </w:r>
      <w:ins w:id="2474" w:author="Robin Matthews" w:date="2021-07-08T15:50:00Z">
        <w:r w:rsidR="00DB2E96">
          <w:rPr>
            <w:noProof/>
            <w:color w:val="000000"/>
            <w:lang w:val="en-GB"/>
          </w:rPr>
          <w:t>b</w:t>
        </w:r>
      </w:ins>
      <w:del w:id="2475" w:author="Robin Matthews" w:date="2021-07-08T15:50:00Z">
        <w:r w:rsidR="00CB33A1" w:rsidDel="00DB2E96">
          <w:rPr>
            <w:noProof/>
            <w:color w:val="000000"/>
            <w:lang w:val="en-GB"/>
          </w:rPr>
          <w:delText>a</w:delText>
        </w:r>
      </w:del>
      <w:r w:rsidR="00CB33A1">
        <w:rPr>
          <w:noProof/>
          <w:color w:val="000000"/>
          <w:lang w:val="en-GB"/>
        </w:rPr>
        <w:t>; Oram et al., 2017)</w:t>
      </w:r>
      <w:r w:rsidRPr="000E472A">
        <w:rPr>
          <w:color w:val="000000"/>
          <w:lang w:val="en-GB"/>
        </w:rPr>
        <w:fldChar w:fldCharType="end"/>
      </w:r>
      <w:commentRangeEnd w:id="2473"/>
      <w:r w:rsidR="00CB33A1">
        <w:rPr>
          <w:rStyle w:val="Marquedecommentaire"/>
        </w:rPr>
        <w:commentReference w:id="2473"/>
      </w:r>
      <w:r w:rsidRPr="000E472A">
        <w:rPr>
          <w:color w:val="000000"/>
          <w:lang w:val="en-GB"/>
        </w:rPr>
        <w:t xml:space="preserve">. The observations from the surface networks show that the abundance of dichloromethane continued to increase until 2019 (Annex </w:t>
      </w:r>
      <w:r>
        <w:rPr>
          <w:color w:val="000000"/>
          <w:lang w:val="en-GB"/>
        </w:rPr>
        <w:t>III</w:t>
      </w:r>
      <w:r w:rsidRPr="000E472A">
        <w:rPr>
          <w:color w:val="000000"/>
          <w:lang w:val="en-GB"/>
        </w:rPr>
        <w:t>)</w:t>
      </w:r>
      <w:r>
        <w:rPr>
          <w:color w:val="000000"/>
          <w:lang w:val="en-GB"/>
        </w:rPr>
        <w:t xml:space="preserve">, although the accuracy of global abundance of VSLSs is </w:t>
      </w:r>
      <w:commentRangeStart w:id="2476"/>
      <w:r>
        <w:rPr>
          <w:color w:val="000000"/>
          <w:lang w:val="en-GB"/>
        </w:rPr>
        <w:t>limited</w:t>
      </w:r>
      <w:commentRangeEnd w:id="2476"/>
      <w:r w:rsidR="00A655BB">
        <w:rPr>
          <w:rStyle w:val="Marquedecommentaire"/>
          <w:lang w:val="en-GB"/>
        </w:rPr>
        <w:commentReference w:id="2476"/>
      </w:r>
      <w:r>
        <w:rPr>
          <w:color w:val="000000"/>
          <w:lang w:val="en-GB"/>
        </w:rPr>
        <w:t xml:space="preserve"> by the limited coverage by networks.</w:t>
      </w:r>
      <w:r w:rsidRPr="000E472A">
        <w:rPr>
          <w:color w:val="000000"/>
          <w:lang w:val="en-GB"/>
        </w:rPr>
        <w:t xml:space="preserve"> No long-term </w:t>
      </w:r>
      <w:commentRangeStart w:id="2477"/>
      <w:r w:rsidRPr="000E472A">
        <w:rPr>
          <w:color w:val="000000"/>
          <w:lang w:val="en-GB"/>
        </w:rPr>
        <w:t>change</w:t>
      </w:r>
      <w:commentRangeEnd w:id="2477"/>
      <w:r w:rsidR="00A655BB">
        <w:rPr>
          <w:rStyle w:val="Marquedecommentaire"/>
          <w:lang w:val="en-GB"/>
        </w:rPr>
        <w:commentReference w:id="2477"/>
      </w:r>
      <w:r w:rsidRPr="000E472A">
        <w:rPr>
          <w:color w:val="000000"/>
          <w:lang w:val="en-GB"/>
        </w:rPr>
        <w:t xml:space="preserve"> of the bromine</w:t>
      </w:r>
      <w:ins w:id="2478" w:author="Lucy Cowie" w:date="2021-07-27T12:43:00Z">
        <w:r w:rsidR="00DC5A1E">
          <w:rPr>
            <w:color w:val="000000"/>
            <w:lang w:val="en-GB"/>
          </w:rPr>
          <w:t>-</w:t>
        </w:r>
      </w:ins>
      <w:del w:id="2479" w:author="Lucy Cowie" w:date="2021-07-27T12:43:00Z">
        <w:r w:rsidRPr="000E472A" w:rsidDel="00DC5A1E">
          <w:rPr>
            <w:color w:val="000000"/>
            <w:lang w:val="en-GB"/>
          </w:rPr>
          <w:delText xml:space="preserve"> </w:delText>
        </w:r>
      </w:del>
      <w:r w:rsidRPr="000E472A">
        <w:rPr>
          <w:color w:val="000000"/>
          <w:lang w:val="en-GB"/>
        </w:rPr>
        <w:t>containing VSLSs have been observed</w:t>
      </w:r>
      <w:r w:rsidR="001A2578">
        <w:rPr>
          <w:color w:val="000000"/>
          <w:lang w:val="en-GB"/>
        </w:rPr>
        <w:t xml:space="preserve"> </w:t>
      </w:r>
      <w:r w:rsidR="001A2578">
        <w:rPr>
          <w:color w:val="000000"/>
          <w:lang w:val="en-GB"/>
        </w:rPr>
        <w:fldChar w:fldCharType="begin" w:fldLock="1"/>
      </w:r>
      <w:r w:rsidR="00D477C7">
        <w:rPr>
          <w:color w:val="000000"/>
          <w:lang w:val="en-GB"/>
        </w:rPr>
        <w:instrText>ADDIN CSL_CITATION { "citationItems" : [ { "id" : "ITEM-1", "itemData" : { "ISBN" : "978-1-7329317-1-8", "author" : [ { "dropping-particle" : "", "family" : "Engel", "given" : "A.", "non-dropping-particle" : "", "parse-names" : false, "suffix" : "" }, { "dropping-particle" : "", "family" : "Rigby", "given" : "M. (Lead Authors)", "non-dropping-particle" : "", "parse-names" : false, "suffix" : "" }, { "dropping-particle" : "", "family" : "Burkholder", "given" : "J.B.", "non-dropping-particle" : "", "parse-names" : false, "suffix" : "" }, { "dropping-particle" : "", "family" : "Fernandez", "given" : "R.P.", "non-dropping-particle" : "", "parse-names" : false, "suffix" : "" }, { "dropping-particle" : "", "family" : "Froidevaux", "given" : "L.", "non-dropping-particle" : "", "parse-names" : false, "suffix" : "" }, { "dropping-particle" : "", "family" : "Hall", "given" : "B.D.", "non-dropping-particle" : "", "parse-names" : false, "suffix" : "" }, { "dropping-particle" : "", "family" : "Hossaini", "given" : "R.", "non-dropping-particle" : "", "parse-names" : false, "suffix" : "" }, { "dropping-particle" : "", "family" : "Saito", "given" : "T.", "non-dropping-particle" : "", "parse-names" : false, "suffix" : "" }, { "dropping-particle" : "", "family" : "Vollmer", "given" : "M.K.", "non-dropping-particle" : "", "parse-names" : false, "suffix" : "" }, { "dropping-particle" : "", "family" : "Yao", "given" : "B.", "non-dropping-particle" : "", "parse-names" : false, "suffix" : "" } ], "collection-title" : "Global Ozone Research and Monitoring Project \u2013 Report No. 58", "container-title" : "Scientific Assessment of Ozone Depletion: 2018", "id" : "ITEM-1", "issued" : { "date-parts" : [ [ "2018" ] ] }, "page" : "1.1-1.87", "publisher" : "World Meteorological Organization (WMO)", "publisher-place" : "Geneva, Switzerland", "title" : "Update on Ozone-Depleting Substances (ODSs) and Other Gases of Interest to the Montreal Protocol, Chapter 1", "translator" : [ { "dropping-particle" : "", "family" : "G4801", "given" : "Rt14", "non-dropping-particle" : "", "parse-names" : false, "suffix" : "" } ], "type" : "chapter" }, "uris" : [ "http://www.mendeley.com/documents/?uuid=960159e4-73b9-4a3f-8cb7-ca0d166eebae" ] } ], "mendeley" : { "formattedCitation" : "(Engel et al., 2018)", "plainTextFormattedCitation" : "(Engel et al., 2018)", "previouslyFormattedCitation" : "(Engel et al., 2018)" }, "properties" : { "noteIndex" : 0 }, "schema" : "https://github.com/citation-style-language/schema/raw/master/csl-citation.json" }</w:instrText>
      </w:r>
      <w:r w:rsidR="001A2578">
        <w:rPr>
          <w:color w:val="000000"/>
          <w:lang w:val="en-GB"/>
        </w:rPr>
        <w:fldChar w:fldCharType="separate"/>
      </w:r>
      <w:r w:rsidR="00CB33A1">
        <w:rPr>
          <w:noProof/>
          <w:color w:val="000000"/>
          <w:lang w:val="en-GB"/>
        </w:rPr>
        <w:t>(Engel et al., 2018)</w:t>
      </w:r>
      <w:r w:rsidR="001A2578">
        <w:rPr>
          <w:color w:val="000000"/>
          <w:lang w:val="en-GB"/>
        </w:rPr>
        <w:fldChar w:fldCharType="end"/>
      </w:r>
      <w:r w:rsidR="001A2578">
        <w:rPr>
          <w:color w:val="000000"/>
          <w:lang w:val="en-GB"/>
        </w:rPr>
        <w:t>.</w:t>
      </w:r>
    </w:p>
    <w:p w14:paraId="1412B0E9" w14:textId="77777777" w:rsidR="00AF2E59" w:rsidRPr="000E472A" w:rsidRDefault="00AF2E59" w:rsidP="00D5630D">
      <w:pPr>
        <w:pStyle w:val="AR6BodyText"/>
        <w:rPr>
          <w:color w:val="000000"/>
          <w:lang w:val="en-GB"/>
        </w:rPr>
      </w:pPr>
    </w:p>
    <w:bookmarkEnd w:id="2252"/>
    <w:p w14:paraId="6C7960E7" w14:textId="77777777" w:rsidR="00AF2E59" w:rsidRPr="000E472A" w:rsidRDefault="00AF2E59" w:rsidP="00D5630D">
      <w:pPr>
        <w:pStyle w:val="AR6BodyText"/>
        <w:rPr>
          <w:lang w:val="en-GB"/>
        </w:rPr>
      </w:pPr>
    </w:p>
    <w:p w14:paraId="07877E0D" w14:textId="237B3275" w:rsidR="00AF2E59" w:rsidRDefault="00AF2E59" w:rsidP="00930489">
      <w:pPr>
        <w:pStyle w:val="AR6Chap6Level2611"/>
      </w:pPr>
      <w:bookmarkStart w:id="2480" w:name="_Toc70498184"/>
      <w:bookmarkStart w:id="2481" w:name="_Toc30501001"/>
      <w:bookmarkStart w:id="2482" w:name="_Toc528163521"/>
      <w:bookmarkStart w:id="2483" w:name="_Toc5715227"/>
      <w:bookmarkStart w:id="2484" w:name="_Toc5721886"/>
      <w:bookmarkStart w:id="2485" w:name="_Toc6596757"/>
      <w:r w:rsidRPr="00930489">
        <w:t>Aerosols</w:t>
      </w:r>
      <w:bookmarkEnd w:id="2480"/>
      <w:r w:rsidRPr="00930489">
        <w:t xml:space="preserve"> </w:t>
      </w:r>
    </w:p>
    <w:p w14:paraId="484B6EF9" w14:textId="77777777" w:rsidR="007E79EA" w:rsidRPr="00930489" w:rsidRDefault="007E79EA" w:rsidP="007E79EA">
      <w:pPr>
        <w:pStyle w:val="AR6BodyText"/>
      </w:pPr>
    </w:p>
    <w:p w14:paraId="73FB5D36" w14:textId="3C1C7723" w:rsidR="00AF2E59" w:rsidRPr="009638A7" w:rsidRDefault="00AF2E59" w:rsidP="00D5630D">
      <w:pPr>
        <w:pStyle w:val="AR6BodyText"/>
        <w:rPr>
          <w:rFonts w:eastAsia="MS Gothic"/>
          <w:lang w:val="en-GB"/>
        </w:rPr>
      </w:pPr>
      <w:r w:rsidRPr="009638A7">
        <w:rPr>
          <w:rFonts w:eastAsia="MS Gothic"/>
          <w:lang w:val="en-GB"/>
        </w:rPr>
        <w:t>This section assesses trends in</w:t>
      </w:r>
      <w:ins w:id="2486" w:author="Lucy Cowie" w:date="2021-07-27T12:46:00Z">
        <w:r w:rsidR="00B107BC">
          <w:rPr>
            <w:rFonts w:eastAsia="MS Gothic"/>
            <w:lang w:val="en-GB"/>
          </w:rPr>
          <w:t xml:space="preserve"> the</w:t>
        </w:r>
      </w:ins>
      <w:r w:rsidRPr="009638A7">
        <w:rPr>
          <w:rFonts w:eastAsia="MS Gothic"/>
          <w:lang w:val="en-GB"/>
        </w:rPr>
        <w:t xml:space="preserve"> atmospheric distribution of aerosols and improvements in rel</w:t>
      </w:r>
      <w:r>
        <w:rPr>
          <w:rFonts w:eastAsia="MS Gothic"/>
          <w:lang w:val="en-GB"/>
        </w:rPr>
        <w:t>evant</w:t>
      </w:r>
      <w:r w:rsidRPr="009638A7">
        <w:rPr>
          <w:rFonts w:eastAsia="MS Gothic"/>
          <w:lang w:val="en-GB"/>
        </w:rPr>
        <w:t xml:space="preserve"> physical and chemical processes</w:t>
      </w:r>
      <w:r>
        <w:rPr>
          <w:rFonts w:eastAsia="MS Gothic"/>
          <w:lang w:val="en-GB"/>
        </w:rPr>
        <w:t>.</w:t>
      </w:r>
      <w:r w:rsidRPr="009638A7">
        <w:rPr>
          <w:rFonts w:eastAsia="MS Gothic"/>
          <w:lang w:val="en-GB"/>
        </w:rPr>
        <w:t xml:space="preserve"> </w:t>
      </w:r>
      <w:r>
        <w:rPr>
          <w:rFonts w:eastAsia="MS Gothic"/>
          <w:lang w:val="en-GB"/>
        </w:rPr>
        <w:t xml:space="preserve">The </w:t>
      </w:r>
      <w:r w:rsidRPr="009638A7">
        <w:rPr>
          <w:rFonts w:eastAsia="MS Gothic"/>
          <w:lang w:val="en-GB"/>
        </w:rPr>
        <w:t>observed large-scale temporal evolution of aeroso</w:t>
      </w:r>
      <w:r w:rsidRPr="004904EA">
        <w:rPr>
          <w:rFonts w:eastAsia="MS Gothic"/>
          <w:lang w:val="en-GB"/>
        </w:rPr>
        <w:t xml:space="preserve">ls is assessed </w:t>
      </w:r>
      <w:r w:rsidRPr="009A59CB">
        <w:rPr>
          <w:rFonts w:eastAsia="MS Gothic"/>
          <w:lang w:val="en-GB"/>
        </w:rPr>
        <w:t xml:space="preserve">in </w:t>
      </w:r>
      <w:r w:rsidR="009A59CB">
        <w:rPr>
          <w:rFonts w:eastAsia="MS Gothic"/>
          <w:lang w:val="en-GB"/>
        </w:rPr>
        <w:t>S</w:t>
      </w:r>
      <w:r w:rsidRPr="0087315C">
        <w:rPr>
          <w:rFonts w:eastAsia="MS Gothic"/>
          <w:lang w:val="en-GB"/>
        </w:rPr>
        <w:t>ection 2.2.6.</w:t>
      </w:r>
      <w:r w:rsidRPr="004904EA">
        <w:rPr>
          <w:rFonts w:eastAsia="MS Gothic"/>
          <w:lang w:val="en-GB"/>
        </w:rPr>
        <w:t xml:space="preserve"> Since AR5, long</w:t>
      </w:r>
      <w:ins w:id="2487" w:author="Lucy Cowie" w:date="2021-07-27T12:46:00Z">
        <w:r w:rsidR="001874A7">
          <w:rPr>
            <w:rFonts w:eastAsia="MS Gothic"/>
            <w:lang w:val="en-GB"/>
          </w:rPr>
          <w:t>-</w:t>
        </w:r>
      </w:ins>
      <w:del w:id="2488" w:author="Lucy Cowie" w:date="2021-07-27T12:46:00Z">
        <w:r w:rsidRPr="004904EA" w:rsidDel="001874A7">
          <w:rPr>
            <w:rFonts w:eastAsia="MS Gothic"/>
            <w:lang w:val="en-GB"/>
          </w:rPr>
          <w:delText xml:space="preserve"> </w:delText>
        </w:r>
      </w:del>
      <w:r w:rsidRPr="004904EA">
        <w:rPr>
          <w:rFonts w:eastAsia="MS Gothic"/>
          <w:lang w:val="en-GB"/>
        </w:rPr>
        <w:t xml:space="preserve">term measurements of aerosol mass concentrations from regional global surface networks have continued to expand and provide information on the distribution and </w:t>
      </w:r>
      <w:r w:rsidRPr="00581A3C">
        <w:rPr>
          <w:rFonts w:eastAsia="MS Gothic"/>
          <w:lang w:val="en-GB"/>
        </w:rPr>
        <w:t xml:space="preserve">trends </w:t>
      </w:r>
      <w:r w:rsidRPr="00C638C6">
        <w:rPr>
          <w:rFonts w:eastAsia="MS Gothic"/>
          <w:lang w:val="en-GB"/>
        </w:rPr>
        <w:t>in aerosols (</w:t>
      </w:r>
      <w:r w:rsidRPr="0087315C">
        <w:rPr>
          <w:rFonts w:eastAsia="MS Gothic"/>
          <w:lang w:val="en-GB"/>
        </w:rPr>
        <w:t>Figure 6.7</w:t>
      </w:r>
      <w:r w:rsidRPr="00C638C6">
        <w:rPr>
          <w:rFonts w:eastAsia="MS Gothic"/>
          <w:lang w:val="en-GB"/>
        </w:rPr>
        <w:t>).</w:t>
      </w:r>
      <w:r w:rsidRPr="00581A3C">
        <w:rPr>
          <w:rFonts w:eastAsia="MS Gothic"/>
          <w:lang w:val="en-GB"/>
        </w:rPr>
        <w:t xml:space="preserve"> There is large spatial variability in aerosol mass concentration, expressed as </w:t>
      </w:r>
      <w:r w:rsidRPr="00CD106E">
        <w:rPr>
          <w:rFonts w:eastAsia="MS Gothic"/>
          <w:lang w:val="en-GB"/>
        </w:rPr>
        <w:t>PM</w:t>
      </w:r>
      <w:r w:rsidRPr="00CD106E">
        <w:rPr>
          <w:rFonts w:eastAsia="MS Gothic"/>
          <w:vertAlign w:val="subscript"/>
          <w:lang w:val="en-GB"/>
        </w:rPr>
        <w:t>2.5</w:t>
      </w:r>
      <w:r>
        <w:rPr>
          <w:rFonts w:eastAsia="MS Gothic"/>
          <w:lang w:val="en-GB"/>
        </w:rPr>
        <w:t xml:space="preserve">, </w:t>
      </w:r>
      <w:r w:rsidRPr="00CD106E">
        <w:rPr>
          <w:rFonts w:eastAsia="MS Gothic"/>
          <w:lang w:val="en-GB"/>
        </w:rPr>
        <w:t>dominant aerosol type and aerosol composition, consistent with the findings in AR5.</w:t>
      </w:r>
      <w:r w:rsidRPr="00D837A8">
        <w:rPr>
          <w:rFonts w:eastAsia="MS Gothic"/>
          <w:lang w:val="en-GB"/>
        </w:rPr>
        <w:t xml:space="preserve"> </w:t>
      </w:r>
    </w:p>
    <w:p w14:paraId="0D33CC11" w14:textId="10ED1057" w:rsidR="00AF2E59" w:rsidRDefault="00AF2E59">
      <w:pPr>
        <w:pStyle w:val="AR6BodyText"/>
        <w:rPr>
          <w:rFonts w:eastAsia="MS Gothic"/>
          <w:lang w:val="en-GB"/>
        </w:rPr>
      </w:pPr>
    </w:p>
    <w:p w14:paraId="719890D3" w14:textId="77777777" w:rsidR="007E79EA" w:rsidRPr="004904EA" w:rsidRDefault="007E79EA">
      <w:pPr>
        <w:pStyle w:val="AR6BodyText"/>
        <w:rPr>
          <w:rFonts w:eastAsia="MS Gothic"/>
          <w:lang w:val="en-GB"/>
        </w:rPr>
      </w:pPr>
    </w:p>
    <w:p w14:paraId="17286DF0" w14:textId="6B2A1D47" w:rsidR="00AF2E59" w:rsidRDefault="00AF2E59" w:rsidP="00D5630D">
      <w:pPr>
        <w:pStyle w:val="AR6BodyText"/>
        <w:rPr>
          <w:b/>
          <w:lang w:val="en-GB"/>
        </w:rPr>
      </w:pPr>
      <w:r w:rsidRPr="00610383">
        <w:rPr>
          <w:color w:val="000000"/>
          <w:lang w:val="en-GB"/>
        </w:rPr>
        <w:t>[</w:t>
      </w:r>
      <w:r w:rsidRPr="00417ACD">
        <w:rPr>
          <w:b/>
          <w:lang w:val="en-GB"/>
        </w:rPr>
        <w:t xml:space="preserve">START FIGURE </w:t>
      </w:r>
      <w:r w:rsidRPr="00417ACD">
        <w:rPr>
          <w:b/>
          <w:bCs/>
          <w:lang w:val="en-GB"/>
        </w:rPr>
        <w:t>6.7</w:t>
      </w:r>
      <w:r w:rsidRPr="000E472A">
        <w:rPr>
          <w:b/>
          <w:lang w:val="en-GB"/>
        </w:rPr>
        <w:t xml:space="preserve"> HERE]</w:t>
      </w:r>
    </w:p>
    <w:p w14:paraId="49B2158B" w14:textId="77777777" w:rsidR="001C68C5" w:rsidRPr="000E472A" w:rsidRDefault="001C68C5" w:rsidP="00D5630D">
      <w:pPr>
        <w:pStyle w:val="AR6BodyText"/>
        <w:rPr>
          <w:b/>
          <w:lang w:val="en-GB"/>
        </w:rPr>
      </w:pPr>
    </w:p>
    <w:p w14:paraId="13D0F7FC" w14:textId="590582BB" w:rsidR="00F70F34" w:rsidRDefault="00F70F34" w:rsidP="001C68C5">
      <w:pPr>
        <w:pStyle w:val="AR6Chap6Figure"/>
      </w:pPr>
      <w:r w:rsidRPr="00984200">
        <w:rPr>
          <w:b/>
        </w:rPr>
        <w:t>Distribution of PM</w:t>
      </w:r>
      <w:r w:rsidRPr="00C973A3">
        <w:rPr>
          <w:b/>
          <w:vertAlign w:val="subscript"/>
        </w:rPr>
        <w:t>2.5</w:t>
      </w:r>
      <w:r w:rsidRPr="00984200">
        <w:rPr>
          <w:b/>
        </w:rPr>
        <w:t xml:space="preserve"> composition mass concentration (in μg m</w:t>
      </w:r>
      <w:r w:rsidRPr="00890F9E">
        <w:rPr>
          <w:b/>
          <w:vertAlign w:val="superscript"/>
        </w:rPr>
        <w:t>–3</w:t>
      </w:r>
      <w:r w:rsidRPr="00984200">
        <w:rPr>
          <w:b/>
        </w:rPr>
        <w:t>) for the major PM</w:t>
      </w:r>
      <w:r w:rsidRPr="00C973A3">
        <w:rPr>
          <w:b/>
          <w:vertAlign w:val="subscript"/>
        </w:rPr>
        <w:t>2.5</w:t>
      </w:r>
      <w:r w:rsidRPr="00984200">
        <w:rPr>
          <w:b/>
        </w:rPr>
        <w:t xml:space="preserve"> aerosol components</w:t>
      </w:r>
      <w:r w:rsidR="004535C1">
        <w:t>. Those aerosol components are</w:t>
      </w:r>
      <w:r w:rsidRPr="001C68C5">
        <w:t xml:space="preserve"> </w:t>
      </w:r>
      <w:r w:rsidR="009D5379" w:rsidRPr="001C68C5">
        <w:t>sulph</w:t>
      </w:r>
      <w:r w:rsidRPr="001C68C5">
        <w:t xml:space="preserve">ate, nitrate, ammonium, sodium, chloride, organic carbon, and elemental carbon. The central world map depicts the intermediate level regional breakdown of observations (10 regions) following the </w:t>
      </w:r>
      <w:r w:rsidR="00A70260" w:rsidRPr="001C68C5">
        <w:t>IPCC Sixth Assessment Report Working Group III (AR6 WGIII)</w:t>
      </w:r>
      <w:r w:rsidRPr="001C68C5">
        <w:t>. Monthly averaged PM</w:t>
      </w:r>
      <w:r w:rsidRPr="00C973A3">
        <w:rPr>
          <w:vertAlign w:val="subscript"/>
        </w:rPr>
        <w:t>2.5</w:t>
      </w:r>
      <w:r w:rsidRPr="001C68C5">
        <w:t xml:space="preserve"> aerosol component measurements are from: (i) the </w:t>
      </w:r>
      <w:r w:rsidR="00021DE9" w:rsidRPr="001C68C5">
        <w:t xml:space="preserve">Environmental Protection Agency (EPA) </w:t>
      </w:r>
      <w:r w:rsidRPr="001C68C5">
        <w:t xml:space="preserve">network which include 211 monitor sites primarily in urban areas of North America during 2000-2018 </w:t>
      </w:r>
      <w:r w:rsidRPr="001C68C5">
        <w:fldChar w:fldCharType="begin" w:fldLock="1"/>
      </w:r>
      <w:r w:rsidR="00D477C7">
        <w:instrText>ADDIN CSL_CITATION { "citationItems" : [ { "id" : "ITEM-1", "itemData" : { "DOI" : "10.1080/10962247.2014.956904", "abstract" : "The U.S. Environmental Protection Agency (EPA) initiated the national PM2.5 Chemical Speciation Monitoring Network (CSN) in 2000 to support evaluation of long-term trends and to better quantify the impact of sources on particulate matter (PM) concentrations in the size range below 2.5 \u03bcm aerodynamic diameter (PM2.5; fine particles). The network peaked at more than 260 sites in 2005. In response to the 1999 Regional Haze Rule and the need to better understand the regional transport of PM, EPA also augmented the long-existing Interagency Monitoring of Protected Visual Environments (IMPROVE) visibility monitoring network in 2000, adding nearly 100 additional IMPROVE sites in rural Class 1 Areas across the country. Both networks measure the major chemical components of PM2.5 using historically accepted filter-based methods. Components measured by both networks include major anions, carbonaceous material, and a series of trace elements. CSN also measures ammonium and other cations directly, whereas IMPROVE estimates ammonium assuming complete neutralization of the measured sulfate and nitrate. IMPROVE also measures chloride and nitrite. In general, the field and laboratory approaches used in the two networks are similar; however, there are numerous, often subtle differences in sampling and chemical analysis methods, shipping, and quality control practices. These could potentially affect merging the two data sets when used to understand better the impact of sources on PM concentrations and the regional nature and long-range transport of PM2.5. This paper describes, for the first time in the peer-reviewed literature, these networks as they have existed since 2000, outlines differences in field and laboratory approaches, provides a summary of the analytical parameters that address data uncertainty, and summarizes major network changes since the inception of CSN.", "author" : [ { "dropping-particle" : "", "family" : "Solomon", "given" : "Paul A", "non-dropping-particle" : "", "parse-names" : false, "suffix" : "" }, { "dropping-particle" : "", "family" : "Crumpler", "given" : "Dennis", "non-dropping-particle" : "", "parse-names" : false, "suffix" : "" }, { "dropping-particle" : "", "family" : "Flanagan", "given" : "James B", "non-dropping-particle" : "", "parse-names" : false, "suffix" : "" }, { "dropping-particle" : "", "family" : "Jayanty", "given" : "R K M", "non-dropping-particle" : "", "parse-names" : false, "suffix" : "" }, { "dropping-particle" : "", "family" : "Rickman", "given" : "Ed E", "non-dropping-particle" : "", "parse-names" : false, "suffix" : "" }, { "dropping-particle" : "", "family" : "McDade", "given" : "Charles E", "non-dropping-particle" : "", "parse-names" : false, "suffix" : "" } ], "container-title" : "Journal of the Air &amp; Waste Management Association", "id" : "ITEM-1", "issue" : "12", "issued" : { "date-parts" : [ [ "2014" ] ] }, "page" : "1410-1438", "publisher" : "Taylor &amp; Francis", "title" : "U.S. National PM2.5 Chemical Speciation Monitoring Networks \u2013 CSN and IMPROVE: Description of networks", "translator" : [ { "dropping-particle" : "", "family" : "G4466", "given" : "", "non-dropping-particle" : "", "parse-names" : false, "suffix" : "" } ], "type" : "article-journal", "volume" : "64" }, "uris" : [ "http://www.mendeley.com/documents/?uuid=8c69c294-e153-4f42-9651-3cab675a63e0" ] } ], "mendeley" : { "formattedCitation" : "(Solomon et al., 2014)", "plainTextFormattedCitation" : "(Solomon et al., 2014)", "previouslyFormattedCitation" : "(Solomon et al., 2014)" }, "properties" : { "noteIndex" : 0 }, "schema" : "https://github.com/citation-style-language/schema/raw/master/csl-citation.json" }</w:instrText>
      </w:r>
      <w:r w:rsidRPr="001C68C5">
        <w:fldChar w:fldCharType="separate"/>
      </w:r>
      <w:r w:rsidR="00CB33A1">
        <w:rPr>
          <w:noProof/>
        </w:rPr>
        <w:t>(Solomon et al., 2014)</w:t>
      </w:r>
      <w:r w:rsidRPr="001C68C5">
        <w:fldChar w:fldCharType="end"/>
      </w:r>
      <w:r w:rsidRPr="001C68C5">
        <w:t xml:space="preserve">  (ii) the </w:t>
      </w:r>
      <w:r w:rsidR="00021DE9" w:rsidRPr="001C68C5">
        <w:t xml:space="preserve">Interagency Monitoring of Protected Visual Environments (IMPROVE) </w:t>
      </w:r>
      <w:r w:rsidRPr="001C68C5">
        <w:t xml:space="preserve">network during 2000-2018 over 198 monitoring sites representative of the regional haze conditions over North America,  (iii) the </w:t>
      </w:r>
      <w:r w:rsidR="00021DE9" w:rsidRPr="001C68C5">
        <w:t xml:space="preserve">European Monitoring and Evaluation Programme (EMEP) </w:t>
      </w:r>
      <w:r w:rsidRPr="001C68C5">
        <w:t xml:space="preserve">network over 70 monitoring in Europe and (eastern) Eurasia during 2000-2018, (iv) the </w:t>
      </w:r>
      <w:r w:rsidR="00021DE9" w:rsidRPr="001C68C5">
        <w:t xml:space="preserve">Acid Deposition Monitoring Network in East Asia (EANET) </w:t>
      </w:r>
      <w:r w:rsidRPr="001C68C5">
        <w:t xml:space="preserve">network with 39 (18 remote, 10 rural, 11 urban) sites in Eurasia, Eastern Asia, South-East Asia and Developing Pacific, and Asia-Pacific Developed during 2001-2017, (v) the global </w:t>
      </w:r>
      <w:r w:rsidR="00021DE9" w:rsidRPr="001C68C5">
        <w:t>Surface P</w:t>
      </w:r>
      <w:r w:rsidRPr="001C68C5">
        <w:t xml:space="preserve">articulate </w:t>
      </w:r>
      <w:r w:rsidR="00021DE9" w:rsidRPr="001C68C5">
        <w:t>M</w:t>
      </w:r>
      <w:r w:rsidRPr="001C68C5">
        <w:t xml:space="preserve">atter </w:t>
      </w:r>
      <w:r w:rsidR="00021DE9" w:rsidRPr="001C68C5">
        <w:t>N</w:t>
      </w:r>
      <w:r w:rsidRPr="001C68C5">
        <w:t xml:space="preserve">etwork </w:t>
      </w:r>
      <w:r w:rsidR="00021DE9" w:rsidRPr="001C68C5">
        <w:t>(</w:t>
      </w:r>
      <w:r w:rsidRPr="001C68C5">
        <w:t>SPARTAN</w:t>
      </w:r>
      <w:r w:rsidR="00021DE9" w:rsidRPr="001C68C5">
        <w:t>)</w:t>
      </w:r>
      <w:r w:rsidRPr="001C68C5">
        <w:t xml:space="preserve"> during 2013-2019 with sites primarily in highly populated regions around the world (i.e, North America, Latin America and Caribbean, Africa, Middle East, Southern Asia, Eastern Asia, South-Eastern Asia and Developing Pacific) </w:t>
      </w:r>
      <w:r w:rsidRPr="001C68C5">
        <w:fldChar w:fldCharType="begin" w:fldLock="1"/>
      </w:r>
      <w:r w:rsidR="00D477C7">
        <w:instrText>ADDIN CSL_CITATION { "citationItems" : [ { "id" : "ITEM-1", "itemData" : { "DOI" : "10.5194/amt-8-505-2015", "abstract" : "Ground-based observations have insufficient spatial coverage to assess long-term human exposure to fine particulate matter (PM2.5) at the global scale. Satellite remote sensing offers a promising approach to provide information on both short- and long-term exposure to PM2.5 at local-to-global scales, but there are limitations and outstanding questions about the accuracy and precision with which ground-level aerosol mass concentrations can be inferred from satellite remote sensing alone. A key source of uncertainty is the global distribution of the relationship between annual average PM2.5 and discontinuous satellite observations of columnar aerosol optical depth (AOD). We have initiated a global network of ground-level monitoring stations designed to evaluate and enhance satellite remote sensing estimates for application in health-effects research and risk assessment. This Surface PARTiculate mAtter Network (SPARTAN) includes a global federation of ground-level monitors of hourly PM2.5 situated primarily in highly populated regions and collocated with existing ground-based sun photometers that measure AOD. The instruments, a three-wavelength nephelometer and impaction filter sampler for both PM2.5 and PM10, are highly autonomous. Hourly PM2.5 concentrations are inferred from the combination of weighed filters and nephelometer data. Data from existing networks were used to develop and evaluate network sampling characteristics. SPARTAN filters are analyzed for mass, black carbon, water-soluble ions, and metals. These measurements provide, in a variety of regions around the world, the key data required to evaluate and enhance satellite-based PM2.5 estimates used for assessing the health effects of aerosols. Mean PM2.5 concentrations across sites vary by more than 1 order of magnitude. Our initial measurements indicate that the ratio of AOD to ground-level PM2.5 is driven temporally and spatially by the vertical profile in aerosol scattering. Spatially this ratio is also strongly influenced by the mass scattering efficiency.", "author" : [ { "dropping-particle" : "", "family" : "Snider", "given" : "G", "non-dropping-particle" : "", "parse-names" : false, "suffix" : "" }, { "dropping-particle" : "", "family" : "Weagle", "given" : "C L", "non-dropping-particle" : "", "parse-names" : false, "suffix" : "" }, { "dropping-particle" : "V", "family" : "Martin", "given" : "R", "non-dropping-particle" : "", "parse-names" : false, "suffix" : "" }, { "dropping-particle" : "", "family" : "Donkelaar", "given" : "A", "non-dropping-particle" : "van", "parse-names" : false, "suffix" : "" }, { "dropping-particle" : "", "family" : "Conrad", "given" : "K", "non-dropping-particle" : "", "parse-names" : false, "suffix" : "" }, { "dropping-particle" : "", "family" : "Cunningham", "given" : "D", "non-dropping-particle" : "", "parse-names" : false, "suffix" : "" }, { "dropping-particle" : "", "family" : "Gordon", "given" : "C", "non-dropping-particle" : "", "parse-names" : false, "suffix" : "" }, { "dropping-particle" : "", "family" : "Zwicker", "given" : "M", "non-dropping-particle" : "", "parse-names" : false, "suffix" : "" }, { "dropping-particle" : "", "family" : "Akoshile", "given" : "C", "non-dropping-particle" : "", "parse-names" : false, "suffix" : "" }, { "dropping-particle" : "", "family" : "Artaxo", "given" : "P", "non-dropping-particle" : "", "parse-names" : false, "suffix" : "" }, { "dropping-particle" : "", "family" : "Anh", "given" : "N X", "non-dropping-particle" : "", "parse-names" : false, "suffix" : "" }, { "dropping-particle" : "", "family" : "Brook", "given" : "J", "non-dropping-particle" : "", "parse-names" : false, "suffix" : "" }, { "dropping-particle" : "", "family" : "Dong", "given" : "J", "non-dropping-particle" : "", "parse-names" : false, "suffix" : "" }, { "dropping-particle" : "", "family" : "Garland", "given" : "R M", "non-dropping-particle" : "", "parse-names" : false, "suffix" : "" }, { "dropping-particle" : "", "family" : "Greenwald", "given" : "R", "non-dropping-particle" : "", "parse-names" : false, "suffix" : "" }, { "dropping-particle" : "", "family" : "Griffith", "given" : "D", "non-dropping-particle" : "", "parse-names" : false, "suffix" : "" }, { "dropping-particle" : "", "family" : "He", "given" : "K", "non-dropping-particle" : "", "parse-names" : false, "suffix" : "" }, { "dropping-particle" : "", "family" : "Holben", "given" : "B N", "non-dropping-particle" : "", "parse-names" : false, "suffix" : "" }, { "dropping-particle" : "", "family" : "Kahn", "given" : "R", "non-dropping-particle" : "", "parse-names" : false, "suffix" : "" }, { "dropping-particle" : "", "family" : "Koren", "given" : "I", "non-dropping-particle" : "", "parse-names" : false, "suffix" : "" }, { "dropping-particle" : "", "family" : "Lagrosas", "given" : "N", "non-dropping-particle" : "", "parse-names" : false, "suffix" : "" }, { "dropping-particle" : "", "family" : "Lestari", "given" : "P", "non-dropping-particle" : "", "parse-names" : false, "suffix" : "" }, { "dropping-particle" : "", "family" : "Ma", "given" : "Z", "non-dropping-particle" : "", "parse-names" : false, "suffix" : "" }, { "dropping-particle" : "", "family" : "Vanderlei Martins", "given" : "J", "non-dropping-particle" : "", "parse-names" : false, "suffix" : "" }, { "dropping-particle" : "", "family" : "Quel", "given" : "E J", "non-dropping-particle" : "", "parse-names" : false, "suffix" : "" }, { "dropping-particle" : "", "family" : "Rudich", "given" : "Y", "non-dropping-particle" : "", "parse-names" : false, "suffix" : "" }, { "dropping-particle" : "", "family" : "Salam", "given" : "A", "non-dropping-particle" : "", "parse-names" : false, "suffix" : "" }, { "dropping-particle" : "", "family" : "Tripathi", "given" : "S N", "non-dropping-particle" : "", "parse-names" : false, "suffix" : "" }, { "dropping-particle" : "", "family" : "Yu", "given" : "C", "non-dropping-particle" : "", "parse-names" : false, "suffix" : "" }, { "dropping-particle" : "", "family" : "Zhang", "given" : "Q", "non-dropping-particle" : "", "parse-names" : false, "suffix" : "" }, { "dropping-particle" : "", "family" : "Zhang", "given" : "Y", "non-dropping-particle" : "", "parse-names" : false, "suffix" : "" }, { "dropping-particle" : "", "family" : "Brauer", "given" : "M", "non-dropping-particle" : "", "parse-names" : false, "suffix" : "" }, { "dropping-particle" : "", "family" : "Cohen", "given" : "A", "non-dropping-particle" : "", "parse-names" : false, "suffix" : "" }, { "dropping-particle" : "", "family" : "Gibson", "given" : "M D", "non-dropping-particle" : "", "parse-names" : false, "suffix" : "" }, { "dropping-particle" : "", "family" : "Liu", "given" : "Y", "non-dropping-particle" : "", "parse-names" : false, "suffix" : "" } ], "container-title" : "Atmospheric Measurement Techniques", "id" : "ITEM-1", "issue" : "1", "issued" : { "date-parts" : [ [ "2015" ] ] }, "page" : "505-521", "title" : "SPARTAN: a global network to evaluate and enhance satellite-based estimates of ground-level particulate matter for global health applications", "translator" : [ { "dropping-particle" : "", "family" : "G4472", "given" : "", "non-dropping-particle" : "", "parse-names" : false, "suffix" : "" } ], "type" : "article-journal", "volume" : "8" }, "uris" : [ "http://www.mendeley.com/documents/?uuid=f957ea8f-a71d-480a-b662-b9860ec1f1c9" ] }, { "id" : "ITEM-2", "itemData" : { "DOI" : "10.5194/acp-16-9629-2016", "abstract" : "Abstract. The Surface PARTiculate mAtter Network (SPARTAN) is a long-term project that includes characterization of chemical and physical attributes of aerosols from filter samples collected worldwide. This paper discusses the ongoing efforts of SPARTAN to define and quantify major ions and trace metals found in fine particulate matter (PM2.5). Our methods infer the spatial and temporal variability of PM2.5 in a cost-effective manner. Gravimetrically weighed filters represent multi-day averages of PM2.5, with a collocated nephelometer sampling air continuously. SPARTAN instruments are paired with AErosol RObotic NETwork (AERONET) sun photometers to better understand the relationship between ground-level PM2.5 and columnar aerosol optical depth (AOD). We have examined the chemical composition of PM2.5 at 12 globally dispersed, densely populated urban locations and a site at Mammoth Cave (US) National Park used as a background comparison. So far, each SPARTAN location has been active between the years 2013 and 2016 over periods of 2\u201326 months, with an average period of 12 months per site. These sites have collectively gathered over 10 years of quality aerosol data. The major PM2.5 constituents across all sites (relative contribution\u00b1SD) are ammoniated sulfate (20%\u00b111%), crustal material (13.4%\u00b19.9%), equivalent black carbon (11.9%\u00b18.4%), ammonium nitrate (4.7%\u00b13.0%), sea salt (2.3%\u00b11.6%), trace element oxides (1.0%\u00b11.1%), water (7.2%\u00b13.3%) at 35% RH, and residual matter (40%\u00b124%). Analysis of filter samples reveals that several PM2.5 chemical components varied by more than an order of magnitude between sites. Ammoniated sulfate ranges from 1.1\u00b5gm\u22123 (Buenos Aires, Argentina) to 17\u00b5gm\u22123 (Kanpur, India in the dry season). Ammonium nitrate ranged from 0.2\u00b5gm\u22123 (Mammoth Cave, in summer) to 6.8 \u00b5gm\u22123 (Kanpur, dry season). Equivalent black carbon ranged from 0.7\u00b5gm\u22123 (Mammoth Cave) to over 8\u00b5gm\u22123 (Dhaka, Bangladesh and Kanpur, India). Comparison of SPARTAN vs. coincident measurements from the Interagency Monitoring of Protected Visual Environments (IMPROVE) network at Mammoth Cave yielded a high degree of consistency for daily PM2.5 (r2 = 0.76, slope = 1.12), daily sulfate (r2 = 0.86, slope = 1.03), and mean fractions of all major PM2.5 components (within 6%). Major ions generally agree well with previous studies at the same urban locations (e.g. sulfate fractions agree within 4% for 8 out of 11 collocation comparisons). Enhanced anthropogenic dust fractions in \u2026", "author" : [ { "dropping-particle" : "", "family" : "Snider", "given" : "G.", "non-dropping-particle" : "", "parse-names" : false, "suffix" : "" }, { "dropping-particle" : "", "family" : "Weagle", "given" : "C. L.", "non-dropping-particle" : "", "parse-names" : false, "suffix" : "" }, { "dropping-particle" : "", "family" : "Murdymootoo", "given" : "K. K.", "non-dropping-particle" : "", "parse-names" : false, "suffix" : "" }, { "dropping-particle" : "", "family" : "Ring", "given" : "A.", "non-dropping-particle" : "", "parse-names" : false, "suffix" : "" }, { "dropping-particle" : "", "family" : "Ritchie", "given" : "Y.", "non-dropping-particle" : "", "parse-names" : false, "suffix" : "" }, { "dropping-particle" : "", "family" : "Stone", "given" : "E.", "non-dropping-particle" : "", "parse-names" : false, "suffix" : "" }, { "dropping-particle" : "", "family" : "Walsh", "given" : "A.", "non-dropping-particle" : "", "parse-names" : false, "suffix" : "" }, { "dropping-particle" : "", "family" : "Akoshile", "given" : "C.", "non-dropping-particle" : "", "parse-names" : false, "suffix" : "" }, { "dropping-particle" : "", "family" : "Anh", "given" : "N. X.", "non-dropping-particle" : "", "parse-names" : false, "suffix" : "" }, { "dropping-particle" : "", "family" : "Balasubramanian", "given" : "R.", "non-dropping-particle" : "", "parse-names" : false, "suffix" : "" }, { "dropping-particle" : "", "family" : "Brook", "given" : "J.", "non-dropping-particle" : "", "parse-names" : false, "suffix" : "" }, { "dropping-particle" : "", "family" : "Qonitan", "given" : "F. D.", "non-dropping-particle" : "", "parse-names" : false, "suffix" : "" }, { "dropping-particle" : "", "family" : "Dong", "given" : "J.", "non-dropping-particle" : "", "parse-names" : false, "suffix" : "" }, { "dropping-particle" : "", "family" : "Griffith", "given" : "D.", "non-dropping-particle" : "", "parse-names" : false, "suffix" : "" }, { "dropping-particle" : "", "family" : "He", "given" : "K.", "non-dropping-particle" : "", "parse-names" : false, "suffix" : "" }, { "dropping-particle" : "", "family" : "Holben", "given" : "B. N.", "non-dropping-particle" : "", "parse-names" : false, "suffix" : "" }, { "dropping-particle" : "", "family" : "Kahn", "given" : "R.", "non-dropping-particle" : "", "parse-names" : false, "suffix" : "" }, { "dropping-particle" : "", "family" : "Lagrosas", "given" : "N.", "non-dropping-particle" : "", "parse-names" : false, "suffix" : "" }, { "dropping-particle" : "", "family" : "Lestari", "given" : "P.", "non-dropping-particle" : "", "parse-names" : false, "suffix" : "" }, { "dropping-particle" : "", "family" : "Ma", "given" : "Z.", "non-dropping-particle" : "", "parse-names" : false, "suffix" : "" }, { "dropping-particle" : "", "family" : "Misra", "given" : "A.", "non-dropping-particle" : "", "parse-names" : false, "suffix" : "" }, { "dropping-particle" : "", "family" : "Norford", "given" : "L. K.", "non-dropping-particle" : "", "parse-names" : false, "suffix" : "" }, { "dropping-particle" : "", "family" : "Quel", "given" : "E. J.", "non-dropping-particle" : "", "parse-names" : false, "suffix" : "" }, { "dropping-particle" : "", "family" : "Salam", "given" : "A.", "non-dropping-particle" : "", "parse-names" : false, "suffix" : "" }, { "dropping-particle" : "", "family" : "Schichtel", "given" : "B.", "non-dropping-particle" : "", "parse-names" : false, "suffix" : "" }, { "dropping-particle" : "", "family" : "Segev", "given" : "L.", "non-dropping-particle" : "", "parse-names" : false, "suffix" : "" }, { "dropping-particle" : "", "family" : "Tripathi", "given" : "S.", "non-dropping-particle" : "", "parse-names" : false, "suffix" : "" }, { "dropping-particle" : "", "family" : "Wang", "given" : "C.", "non-dropping-particle" : "", "parse-names" : false, "suffix" : "" }, { "dropping-particle" : "", "family" : "Yu", "given" : "C.", "non-dropping-particle" : "", "parse-names" : false, "suffix" : "" }, { "dropping-particle" : "", "family" : "Zhang", "given" : "Q.", "non-dropping-particle" : "", "parse-names" : false, "suffix" : "" }, { "dropping-particle" : "", "family" : "Zhang", "given" : "Y.", "non-dropping-particle" : "", "parse-names" : false, "suffix" : "" }, { "dropping-particle" : "", "family" : "Brauer", "given" : "M.", "non-dropping-particle" : "", "parse-names" : false, "suffix" : "" }, { "dropping-particle" : "", "family" : "Cohen", "given" : "A.", "non-dropping-particle" : "", "parse-names" : false, "suffix" : "" }, { "dropping-particle" : "", "family" : "Gibson", "given" : "M. D.", "non-dropping-particle" : "", "parse-names" : false, "suffix" : "" }, { "dropping-particle" : "", "family" : "Liu", "given" : "Y.", "non-dropping-particle" : "", "parse-names" : false, "suffix" : "" }, { "dropping-particle" : "V.", "family" : "Martins", "given" : "J.", "non-dropping-particle" : "", "parse-names" : false, "suffix" : "" }, { "dropping-particle" : "", "family" : "Rudich", "given" : "Y.", "non-dropping-particle" : "", "parse-names" : false, "suffix" : "" }, { "dropping-particle" : "V.", "family" : "Martin", "given" : "R.", "non-dropping-particle" : "", "parse-names" : false, "suffix" : "" } ], "container-title" : "Atmospheric Chemistry and Physics", "id" : "ITEM-2", "issue" : "15", "issued" : { "date-parts" : [ [ "2016" ] ] }, "page" : "9629-9653", "publisher" : "Copernicus GmbH", "title" : "Variation in global chemical composition of PM2.5: emerging results from SPARTAN", "translator" : [ { "dropping-particle" : "", "family" : "G3437", "given" : "", "non-dropping-particle" : "", "parse-names" : false, "suffix" : "" } ], "type" : "article-journal", "volume" : "16" }, "uris" : [ "http://www.mendeley.com/documents/?uuid=1b35b7b1-2d8a-36d9-aac7-797b1feb0e72" ] } ], "mendeley" : { "formattedCitation" : "(Snider et al., 2015, 2016)", "plainTextFormattedCitation" : "(Snider et al., 2015, 2016)", "previouslyFormattedCitation" : "(Snider et al., 2015, 2016)" }, "properties" : { "noteIndex" : 0 }, "schema" : "https://github.com/citation-style-language/schema/raw/master/csl-citation.json" }</w:instrText>
      </w:r>
      <w:r w:rsidRPr="001C68C5">
        <w:fldChar w:fldCharType="separate"/>
      </w:r>
      <w:r w:rsidR="00CB33A1">
        <w:rPr>
          <w:noProof/>
        </w:rPr>
        <w:t>(Snider et al., 2015, 2016)</w:t>
      </w:r>
      <w:r w:rsidRPr="001C68C5">
        <w:fldChar w:fldCharType="end"/>
      </w:r>
      <w:r w:rsidRPr="001C68C5">
        <w:t xml:space="preserve">, and (vii) individual observational field campaign averages over Latin America and Caribbean, Africa, Europe, Eastern Asia, and Asia-Pacific Developed </w:t>
      </w:r>
      <w:commentRangeStart w:id="2489"/>
      <w:r w:rsidRPr="001C68C5">
        <w:fldChar w:fldCharType="begin" w:fldLock="1"/>
      </w:r>
      <w:r w:rsidR="00A75A09">
        <w:instrText>ADDIN CSL_CITATION { "citationItems" : [ { "id" : "ITEM-1", "itemData" : { "DOI" : "https://doi.org/10.1016/j.atmosenv.2006.11.004", "ISSN" : "1352-2310", "abstract" : "Air pollutants are associated with adverse respiratory effects mainly in susceptible groups. This study was designed to assess the impact of the ionic composition of particulate matter on asthmatic respiratory functions in S\u00e3o Paulo city. From May to July 2002, fine and coarse particulate matter fractions were collected and their respective chemical composition with respect to major ions (Na+, Mg2+, K+, Ca2+, NH4+, Cl\u2212, NO3\u2212 and SO42\u2212) were determined in each aqueous-extract fraction. The results showed predominant concentrations of SO42\u2212 (48.4%), NO3\u2212 (19.6%) and NH4+ (12.5%) in the fine fraction, whereas NO3\u2212 (35.3%), SO42\u2212 (29.1%), Ca2+ (13.1%) and Cl\u2212 (12.5%) were the predominant species in the coarse fraction. The association between the chemical components of both fractions and the daily peak expiratory flow (PEF) measurements (morning and evening) of the 33 asthmatic individuals were assessed through a linear mixed-effects model. The results showed a significant negative correlation (decrease of PEF) between morning PEF and coarse chloride (3-day moving average) and between evening PEF and coarse Na+ (3-day moving average), coarse Mg2+ (3-day moving average) and coarse NH4+ (2- and 3-day moving average). A significant negative correlation has also been observed between morning and evening PEF and Mg2+ in the fine fraction. These results suggest that some particle chemical constituents may increase the responsiveness of airways and that coarse particles that deposit in the upper airways may be more relevant for asthmatic response and irritation. However, the results do not prove a clear causal relationship.", "author" : [ { "dropping-particle" : "", "family" : "Bourotte", "given" : "Christine", "non-dropping-particle" : "", "parse-names" : false, "suffix" : "" }, { "dropping-particle" : "", "family" : "Curi-Amarante", "given" : "Ana-Paula", "non-dropping-particle" : "", "parse-names" : false, "suffix" : "" }, { "dropping-particle" : "", "family" : "Forti", "given" : "Maria-Cristina", "non-dropping-particle" : "", "parse-names" : false, "suffix" : "" }, { "dropping-particle" : "", "family" : "Pereira", "given" : "Luiz A A", "non-dropping-particle" : "", "parse-names" : false, "suffix" : "" }, { "dropping-particle" : "", "family" : "Braga", "given" : "Alf\u00e9sio L", "non-dropping-particle" : "", "parse-names" : false, "suffix" : "" }, { "dropping-particle" : "", "family" : "Lotufo", "given" : "Paulo A", "non-dropping-particle" : "", "parse-names" : false, "suffix" : "" } ], "container-title" : "Atmospheric Environment", "id" : "ITEM-1", "issue" : "10", "issued" : { "date-parts" : [ [ "2007" ] ] }, "page" : "2036-2048", "title" : "Association between ionic composition of fine and coarse aerosol soluble fraction and peak expiratory flow of asthmatic patients in S\u00e3o Paulo city (Brazil)", "translator" : [ { "dropping-particle" : "", "family" : "G4475", "given" : "", "non-dropping-particle" : "", "parse-names" : false, "suffix" : "" } ], "type" : "article-journal", "volume" : "41" }, "uris" : [ "http://www.mendeley.com/documents/?uuid=6f9859cd-5bd5-4825-bb88-3a3d898dabf5" ] }, { "id" : "ITEM-2", "itemData" : { "DOI" : "https://doi.org/10.1016/S0045-6535(03)00711-2", "ISSN" : "0045-6535", "abstract" : "Inhalable particulate matter (PM10) concentrations were measured over 24-h intervals at six different urban sites in the city of Chill\u00e1n from September 2001 to April 2003. Sampling locations were selected to represent central city, commercial, residential, and industrial portions of the city. Chemical composition of PM10 was performed to samples of 47 mm diameter Teflon membranes within the city of Chill\u00e1n. The spatial and temporal variability of the chemical composition of PM10 was evaluated taking into account additional data from meteorology and further air pollutants. The majority of PM mass was comprised of carbon, nitrate, sulfate, ammonium, and crustal components but in different proportion on different days and at different sites. The chemical analyses showed that carbonaceous substances and crustal material were the most abundant component of PM10 during the winter and summer, respectively. The concentrations of PM10 were higher during the cold season than during the warm season. The PM10 concentrations were higher in the downtown area of the city of Chill\u00e1n, where also the chemical composition was more variable due to urban traffic and other anthropogenic sources.", "author" : [ { "dropping-particle" : "", "family" : "Celis", "given" : "Jos\u00e9 E", "non-dropping-particle" : "", "parse-names" : false, "suffix" : "" }, { "dropping-particle" : "", "family" : "Morales", "given" : "Jos\u00e9 R", "non-dropping-particle" : "", "parse-names" : false, "suffix" : "" }, { "dropping-particle" : "", "family" : "Zaror", "given" : "Claudio A", "non-dropping-particle" : "", "parse-names" : false, "suffix" : "" }, { "dropping-particle" : "", "family" : "Inzunza", "given" : "Juan C", "non-dropping-particle" : "", "parse-names" : false, "suffix" : "" } ], "container-title" : "Chemosphere", "id" : "ITEM-2", "issue" : "4", "issued" : { "date-parts" : [ [ "2004" ] ] }, "page" : "541-550", "title" : "A study of the particulate matter PM&lt;sub&gt;10&lt;/sub&gt; composition in the atmosphere of Chill\u00e1n, Chile", "translator" : [ { "dropping-particle" : "", "family" : "G4477", "given" : "", "non-dropping-particle" : "", "parse-names" : false, "suffix" : "" } ], "type" : "article-journal", "volume" : "54" }, "uris" : [ "http://www.mendeley.com/documents/?uuid=c31ddfcc-638e-434a-8bfb-1678ecc30b8e" ] }, { "id" : "ITEM-3", "itemData" : { "abstract" : "CARACTERIZATION OF FINE AND COARSE PARTICULATE MATTER AND COMPOSITION OF THE WATER-SOLUBLE INORGANIC FRACTION IN SA\u0303O JOSE\u0301 DOS CAMPOS (SP). Air samples of fine (PM2,5) and coarse (PM2,5-10) particulate matter were collected in Sa\u0303o Jose\u0301 dos Campos from February 2004 to February 2005. Average PM10 mass concentrations was 31.2 \u00b1 14.0 \u03bcg m-3, half of which belonging to the PM fraction. Ammonium and SO 2- were predominantly found in the fine fraction. Average 2.5 4 (NH ) SO concentration was estimated to be about 2.9 \u03bcg m-3. Chloride, Na+ and NO - were mostly associated with PM . Chloride 42 4 3 2,5-10 deficits with respect to sea-salt Cl/Na ratio were found in both size fractions.", "author" : [ { "dropping-particle" : "", "family" : "Souza", "given" : "P A", "non-dropping-particle" : "de", "parse-names" : false, "suffix" : "" }, { "dropping-particle" : "de", "family" : "Mello", "given" : "W Z", "non-dropping-particle" : "", "parse-names" : false, "suffix" : "" }, { "dropping-particle" : "", "family" : "Mariani", "given" : "Rauda L\u00facia", "non-dropping-particle" : "", "parse-names" : false, "suffix" : "" }, { "dropping-particle" : "", "family" : "Sella", "given" : "Silvia Maria", "non-dropping-particle" : "", "parse-names" : false, "suffix" : "" } ], "container-title" : "Quimica Nova", "id" : "ITEM-3", "issue" : "6", "issued" : { "date-parts" : [ [ "2010" ] ] }, "page" : "1247-1253", "title" : "Caracteriza\u00e7\u00e3o do material particulado fino e grosso e composi\u00e7\u00e3o da fra\u00e7\u00e3o inorg\u00e2nica sol\u00favel em \u00e1gua em S\u00e3o Jos\u00e9 dos Campos (SP)", "translator" : [ { "dropping-particle" : "", "family" : "G4464", "given" : "", "non-dropping-particle" : "", "parse-names" : false, "suffix" : "" } ], "type" : "article-journal", "volume" : "33" }, "uris" : [ "http://www.mendeley.com/documents/?uuid=df7a24e4-c800-4035-8230-30914cd380fa" ] }, { "id" : "ITEM-4", "itemData" : { "DOI" : "https://doi.org/10.1016/j.atmosenv.2007.10.081", "ISSN" : "1352-2310", "abstract" : "Bulk aerosols sampled on a weekly basis at two Cairo (Egypt) urban sites from January 2003 to May 2006 were analysed for their chemical composition of major aerosol species (elemental carbon, water soluble/insoluble organic carbon, nitrate, sulphate, ammonium, chloride, sodium and calcium). Data subsequently obtained constitute one of the longest and more detailed dataset related to Cairo aerosols, and offer the opportunity to investigate seasonal trends. Dust aerosols (derived from calcium measurements) displayed maximum concentrations in spring and winter, due to frequent dust storms, but also high background concentration levels (\u223c50\u03bcgm\u22123) all year long. Within these particles, about 40% on average of Ca2+ was found to be associated with SO42\u2212, NO3\u2212 and/or Cl\u2212, pointing out \u201cdust anthropization\u201d processes and their subsequent climatic impact on a regional scale. Seasonal variations of non-dust aerosols, equally distributed between carbonaceous aerosols and ions, were also observed, with concentrations of the order of 100\u03bcgm\u22123 in autumn and winter, and of 60\u03bcgm\u22123 in spring and summer. High concentration levels of non-sea-salt chloride (up to 15\u03bcgm\u22123 on a monthly basis), likely of industrial origin, were observed in autumn and winter. During the autumn \u201cBlack Cloud\u201d event, biomass burning aerosols originating from rice straw burning in the Nile Delta have shown to account for 12%, 35% and 50% of Cairo EC, WIOC and WSOC mass concentrations, respectively. Finally, relatively low WSOC/OC ratios (\u223c1/3) were obtained all the year long, calling for more investigation on the water-solubility of organic aerosols originating from the burning of agricultural waste, and on that of secondary organic aerosols formed in dry urban atmospheres.", "author" : [ { "dropping-particle" : "", "family" : "Favez", "given" : "Olivier", "non-dropping-particle" : "", "parse-names" : false, "suffix" : "" }, { "dropping-particle" : "", "family" : "Cachier", "given" : "H\u00e9l\u00e8ne", "non-dropping-particle" : "", "parse-names" : false, "suffix" : "" }, { "dropping-particle" : "", "family" : "Sciare", "given" : "Jean", "non-dropping-particle" : "", "parse-names" : false, "suffix" : "" }, { "dropping-particle" : "", "family" : "Alfaro", "given" : "St\u00e9phane C", "non-dropping-particle" : "", "parse-names" : false, "suffix" : "" }, { "dropping-particle" : "", "family" : "El-Araby", "given" : "Tarek M", "non-dropping-particle" : "", "parse-names" : false, "suffix" : "" }, { "dropping-particle" : "", "family" : "Harhash", "given" : "Maha A", "non-dropping-particle" : "", "parse-names" : false, "suffix" : "" }, { "dropping-particle" : "", "family" : "Abdelwahab", "given" : "Magdy M", "non-dropping-particle" : "", "parse-names" : false, "suffix" : "" } ], "container-title" : "Atmospheric Environment", "id" : "ITEM-4", "issue" : "7", "issued" : { "date-parts" : [ [ "2008" ] ] }, "page" : "1503-1516", "title" : "Seasonality of major aerosol species and their transformations in Cairo megacity", "translator" : [ { "dropping-particle" : "", "family" : "G4471", "given" : "", "non-dropping-particle" : "", "parse-names" : false, "suffix" : "" } ], "type" : "article-journal", "volume" : "42" }, "uris" : [ "http://www.mendeley.com/documents/?uuid=090d35e2-e73f-46c9-936c-6e527f8e14ed" ] }, { "id" : "ITEM-5", "itemData" : { "DOI" : "10.1029/2005JD006741", "abstract" : "The aerosol characterization experiment performed within the Large-Scale Biosphere-Atmosphere Experiment in Amazonia\u2013Smoke, Aerosols, Clouds, Rainfall and Climate (LBA-SMOCC) field experiment carried out in Rond\u00f4nia, Brazil, in the period from September to November 2002 provides a unique data set of size-resolved chemical composition of boundary layer aerosol over the Amazon Basin from the intense biomass-burning period to the onset of the wet season. Three main periods were clearly distinguished on the basis of the PM10 concentration trend during the experiment: (1) dry period, with average PM10 well above 50 \u03bcg m\u22123; (2) transition period, during which the 24-hour-averaged PM10 never exceeded 40 \u03bcg m\u22123 and never dropped below 10 \u03bcg m\u22123; (3) and wet period, characterized by 48-hour-averaged concentrations of PM10 below 12 \u03bcg m\u22123 and sometimes as low as 2 \u03bcg m\u22123. The trend of PM10 reflects that of CO concentration and can be directly linked to the decreasing intensity of the biomass-burning activities from September through November, because of the progressive onset of the wet season. Two prominent aerosol modes, in the submicron and supermicron size ranges, were detected throughout the experiment. Dry period size distributions are dominated by the fine mode, while the fine and coarse modes show almost the same concentrations during the wet period. The supermicron fraction of the aerosol is composed mainly of primary particles of crustal or biological origin, whereas submicron particles are produced in high concentrations only during the biomass-burning periods and are mainly composed of organic material, mostly water-soluble, and \u223c10% of soluble inorganic salts, with sulphate as the major anion. Size-resolved average aerosol chemical compositions are reported for the dry, transition, and wet periods. However, significant variations in the aerosol composition and concentrations were observed within each period, which can be classified into two categories: (1) diurnal oscillations, caused by the diurnal cycle of the boundary layer and the different combustion phase active during day (flaming) or night (smouldering); and (2) day-to-day variations, due to alternating phases of relatively wet and dry conditions. In a second part of the study, three subperiods representative of the conditions occurring in the dry, transition, and wet periods were isolated to follow the evolution of the aerosol chemical composition as a function of changes in rainfall rate and\u2026", "author" : [ { "dropping-particle" : "", "family" : "Fuzzi", "given" : "Sandro", "non-dropping-particle" : "", "parse-names" : false, "suffix" : "" }, { "dropping-particle" : "", "family" : "Decesari", "given" : "Stefano", "non-dropping-particle" : "", "parse-names" : false, "suffix" : "" }, { "dropping-particle" : "", "family" : "Facchini", "given" : "Maria Cristina", "non-dropping-particle" : "", "parse-names" : false, "suffix" : "" }, { "dropping-particle" : "", "family" : "Cavalli", "given" : "Fabrizia", "non-dropping-particle" : "", "parse-names" : false, "suffix" : "" }, { "dropping-particle" : "", "family" : "Emblico", "given" : "Lorenza", "non-dropping-particle" : "", "parse-names" : false, "suffix" : "" }, { "dropping-particle" : "", "family" : "Mircea", "given" : "Mihaiela", "non-dropping-particle" : "", "parse-names" : false, "suffix" : "" }, { "dropping-particle" : "", "family" : "Andreae", "given" : "Meinrat O", "non-dropping-particle" : "", "parse-names" : false, "suffix" : "" }, { "dropping-particle" : "", "family" : "Trebs", "given" : "Ivonne", "non-dropping-particle" : "", "parse-names" : false, "suffix" : "" }, { "dropping-particle" : "", "family" : "Hoffer", "given" : "Andr\u00e1s", "non-dropping-particle" : "", "parse-names" : false, "suffix" : "" }, { "dropping-particle" : "", "family" : "Guyon", "given" : "Pascal", "non-dropping-particle" : "", "parse-names" : false, "suffix" : "" }, { "dropping-particle" : "", "family" : "Artaxo", "given" : "Paulo", "non-dropping-particle" : "", "parse-names" : false, "suffix" : "" }, { "dropping-particle" : "V", "family" : "Rizzo", "given" : "Luciana", "non-dropping-particle" : "", "parse-names" : false, "suffix" : "" }, { "dropping-particle" : "", "family" : "Lara", "given" : "Luciene L", "non-dropping-particle" : "", "parse-names" : false, "suffix" : "" }, { "dropping-particle" : "", "family" : "Pauliquevis", "given" : "Theotonio", "non-dropping-particle" : "", "parse-names" : false, "suffix" : "" }, { "dropping-particle" : "", "family" : "Maenhaut", "given" : "Willy", "non-dropping-particle" : "", "parse-names" : false, "suffix" : "" }, { "dropping-particle" : "", "family" : "Raes", "given" : "Nico", "non-dropping-particle" : "", "parse-names" : false, "suffix" : "" }, { "dropping-particle" : "", "family" : "Chi", "given" : "Xuguang", "non-dropping-particle" : "", "parse-names" : false, "suffix" : "" }, { "dropping-particle" : "", "family" : "Mayol-Bracero", "given" : "Olga L", "non-dropping-particle" : "", "parse-names" : false, "suffix" : "" }, { "dropping-particle" : "", "family" : "Soto-Garc\u00eda", "given" : "Lydia L", "non-dropping-particle" : "", "parse-names" : false, "suffix" : "" }, { "dropping-particle" : "", "family" : "Claeys", "given" : "Magda", "non-dropping-particle" : "", "parse-names" : false, "suffix" : "" }, { "dropping-particle" : "", "family" : "Kourtchev", "given" : "Ivan", "non-dropping-particle" : "", "parse-names" : false, "suffix" : "" }, { "dropping-particle" : "", "family" : "Rissler", "given" : "Jenny", "non-dropping-particle" : "", "parse-names" : false, "suffix" : "" }, { "dropping-particle" : "", "family" : "Swietlicki", "given" : "Erik", "non-dropping-particle" : "", "parse-names" : false, "suffix" : "" }, { "dropping-particle" : "", "family" : "Tagliavini", "given" : "Emilio", "non-dropping-particle" : "", "parse-names" : false, "suffix" : "" }, { "dropping-particle" : "", "family" : "Schkolnik", "given" : "Gal", "non-dropping-particle" : "", "parse-names" : false, "suffix" : "" }, { "dropping-particle" : "", "family" : "Falkovich", "given" : "Alla H", "non-dropping-particle" : "", "parse-names" : false, "suffix" : "" }, { "dropping-particle" : "", "family" : "Rudich", "given" : "Yinon", "non-dropping-particle" : "", "parse-names" : false, "suffix" : "" }, { "dropping-particle" : "", "family" : "Fisch", "given" : "Gilberto", "non-dropping-particle" : "", "parse-names" : false, "suffix" : "" }, { "dropping-particle" : "V", "family" : "Gatti", "given" : "Luciana", "non-dropping-particle" : "", "parse-names" : false, "suffix" : "" } ], "container-title" : "Journal of Geophysical Research: Atmospheres", "id" : "ITEM-5", "issue" : "D1", "issued" : { "date-parts" : [ [ "2007" ] ] }, "title" : "Overview of the inorganic and organic composition of size-segregated aerosol in Rond\u00f4nia, Brazil, from the biomass-burning period to the onset of the wet season", "translator" : [ { "dropping-particle" : "", "family" : "G4469", "given" : "", "non-dropping-particle" : "", "parse-names" : false, "suffix" : "" } ], "type" : "article-journal", "volume" : "112" }, "uris" : [ "http://www.mendeley.com/documents/?uuid=455bc30b-ecc7-4be9-9bba-a9c4bf44e26e" ] }, { "id" : "ITEM-6", "itemData" : { "DOI" : "10.1039/c1em10240k", "ISSN" : "1464-0325", "abstract" : "Aerosol particle samples (PM10) were collected at urban, industrial and rural sites located in Rio de Janeiro, Brazil, between October 2008 and September 2009. Aerosol samples for each site were analyzed for total and soluble metals, water-soluble ions, carboxylic acids, and water-soluble organic carbon (WSOC). The results showed that the mean PM10 concentrations were 34 \u03bcg m\u22123; 47 \u03bcg m\u22123 and 71 \u03bcg m\u22123 at the rural,urban and industrial sites, respectively. An increase in the average concentration of these particles due to air stagnation was observed during the period from May to September for all sites, and an increase in hospitalization for respiratory problems was also reported. On average, the anions species represented 4 to 14% of total content, while cations species corresponded to 1 to 11% and 7.5% for WSOC. The overall metal content at the industrial site was nearly the double that at the rural site. The concentrations of the studied species are influenced mainly by site location and the specific characteristics present at each site. However, higher concentrations of some species were observed on particular dates and were probably due to biomass burning and African dust events. The acid/aqueous percentiles showed that the most efficiently extracted metals from the aqueous phase were V and Ni (40%), while Al and Fe represented a lower percentage (&lt;3%). Analysis of the aqueous fraction provides important information about the bioavailability of metals that is associated with the inflammatory process in the lungs.", "author" : [ { "dropping-particle" : "", "family" : "Gioda", "given" : "Adriana", "non-dropping-particle" : "", "parse-names" : false, "suffix" : "" }, { "dropping-particle" : "", "family" : "Amaral", "given" : "Beatriz Silva", "non-dropping-particle" : "", "parse-names" : false, "suffix" : "" }, { "dropping-particle" : "", "family" : "Monteiro", "given" : "Isabela Luizi Gon\u00e7alves", "non-dropping-particle" : "", "parse-names" : false, "suffix" : "" }, { "dropping-particle" : "", "family" : "Saint\u2019Pierre", "given" : "Tatiana Dillenburg", "non-dropping-particle" : "", "parse-names" : false, "suffix" : "" } ], "container-title" : "Journal of Environmental Monitoring", "id" : "ITEM-6", "issue" : "8", "issued" : { "date-parts" : [ [ "2011" ] ] }, "page" : "2134", "publisher" : "The Royal Society of Chemistry", "title" : "Chemical composition, sources, solubility, and transport of aerosol trace elements in a tropical region", "translator" : [ { "dropping-particle" : "", "family" : "G4474", "given" : "", "non-dropping-particle" : "", "parse-names" : false, "suffix" : "" } ], "type" : "article-journal", "volume" : "13" }, "uris" : [ "http://www.mendeley.com/documents/?uuid=caad254c-6e6d-4905-8bb6-8d418ce2ddc4" ] }, { "id" : "ITEM-7", "itemData" : { "DOI" : "10.1016/j.atmosenv.2006.12.009", "ISSN" : "1352-2310", "abstract" : "The concentrations of PM2.5\u221210, PM2.5 and associated water-soluble inorganic species (WSIS) were determined in a coastal site of the metropolitan region of Rio de Janeiro, Southeastern Brazil, from October 1998 to September 1999 (n=50). Samples were dissolved in water and analyzed for major inorganic ions. The mean (\u00b1 standard deviation; median) concentrations of PM2.5\u221210 and PM2.5 were, respectively, 26 (\u00b1 16; 21)\u03bcgm\u22123 and 17 (\u00b1 13; 14)\u03bcgm\u22123. Their mean concentrations were 1.7\u20131.8 times higher in dry season (May\u2013October) than in rainy season (November\u2013April). The WSIS comprised, respectively, 34% and 28% of the PM2.5\u221210 and PM2.5 masses. Chloride, Na+ and Mg2+ were the predominant ions in PM2.5\u221210, indicating a significant influence of sea-salt aerosols. In PM2.5, SO42\u2212 (\u223c97% nss-SO42\u2212) and NH4+ were the most abundant ions and their equivalent concentration ratio (SO42\u2212/NH4+ \u223c1.0) suggests that they were present as (NH4)2SO4 particles. The mean concentration of (NH4)2SO4 was 3.4\u03bcgm\u22123. The mean equivalent PM2.5 NO3\u2212 concentration was eight times smaller than those of SO42\u2212 and NH4+. The PM2.5 NO3\u2212 concentration in dry season was three times higher than in rainy season, probably due to reaction of NaCl (sea salt) with HNO3 as a result of higher levels of NOy during the dry season and/or reduced volatilization of NH4NO3 due to lower wintertime temperature. Chloride depletion was observed in both size ranges, although more pronouncely in PM2.5.", "author" : [ { "dropping-particle" : "", "family" : "Mariani", "given" : "Rauda L", "non-dropping-particle" : "", "parse-names" : false, "suffix" : "" }, { "dropping-particle" : "", "family" : "Mello", "given" : "William Z", "non-dropping-particle" : "de", "parse-names" : false, "suffix" : "" } ], "container-title" : "Atmospheric Environment", "id" : "ITEM-7", "issue" : "13", "issued" : { "date-parts" : [ [ "2007" ] ] }, "page" : "2887-2892", "title" : "PM2.5-10, PM2.5 and associated water-soluble inorganic species at a coastal urban site in the metropolitan region of Rio de Janeiro", "translator" : [ { "dropping-particle" : "", "family" : "G4473", "given" : "", "non-dropping-particle" : "", "parse-names" : false, "suffix" : "" } ], "type" : "article-journal", "volume" : "41" }, "uris" : [ "http://www.mendeley.com/documents/?uuid=0e15b6c4-3c7b-4e46-83ae-104bed934328" ] }, { "id" : "ITEM-8", "itemData" : { "DOI" : "10.1029/2008RG000280", "abstract" : "This review provides a comprehensive account of what is known presently about Amazonian aerosol particles and concludes by formulating outlook and priorities for further research. The review is organized to follow the life cycle of Amazonian aerosol particles. It begins with a discussion of the primary and secondary sources relevant to the Amazonian particle burden, followed by a presentation of the particle properties that characterize the mixed populations present over the Amazon Basin at different times and places. These properties include number and mass concentrations and distributions, chemical composition, hygroscopicity, and cloud nucleation ability. The review presents Amazonian aerosol particles in the context of natural compared to anthropogenic sources as well as variability with season and meteorology. This review is intended to facilitate an understanding of the current state of knowledge on Amazonian aerosol particles specifically and tropical continental aerosol particles in general and thereby to enhance future research in this area.", "author" : [ { "dropping-particle" : "", "family" : "Martin", "given" : "Scot T", "non-dropping-particle" : "", "parse-names" : false, "suffix" : "" }, { "dropping-particle" : "", "family" : "Andreae", "given" : "Meinrat O", "non-dropping-particle" : "", "parse-names" : false, "suffix" : "" }, { "dropping-particle" : "", "family" : "Artaxo", "given" : "Paulo", "non-dropping-particle" : "", "parse-names" : false, "suffix" : "" }, { "dropping-particle" : "", "family" : "Baumgardner", "given" : "Darrel", "non-dropping-particle" : "", "parse-names" : false, "suffix" : "" }, { "dropping-particle" : "", "family" : "Chen", "given" : "Qi", "non-dropping-particle" : "", "parse-names" : false, "suffix" : "" }, { "dropping-particle" : "", "family" : "Goldstein", "given" : "Allen H", "non-dropping-particle" : "", "parse-names" : false, "suffix" : "" }, { "dropping-particle" : "", "family" : "Guenther", "given" : "Alex", "non-dropping-particle" : "", "parse-names" : false, "suffix" : "" }, { "dropping-particle" : "", "family" : "Heald", "given" : "Colette L", "non-dropping-particle" : "", "parse-names" : false, "suffix" : "" }, { "dropping-particle" : "", "family" : "Mayol-Bracero", "given" : "Olga L", "non-dropping-particle" : "", "parse-names" : false, "suffix" : "" }, { "dropping-particle" : "", "family" : "McMurry", "given" : "Peter H", "non-dropping-particle" : "", "parse-names" : false, "suffix" : "" }, { "dropping-particle" : "", "family" : "Pauliquevis", "given" : "Theotonio", "non-dropping-particle" : "", "parse-names" : false, "suffix" : "" }, { "dropping-particle" : "", "family" : "P\u00f6schl", "given" : "Ulrich", "non-dropping-particle" : "", "parse-names" : false, "suffix" : "" }, { "dropping-particle" : "", "family" : "Prather", "given" : "Kimberly A", "non-dropping-particle" : "", "parse-names" : false, "suffix" : "" }, { "dropping-particle" : "", "family" : "Roberts", "given" : "Gregory C", "non-dropping-particle" : "", "parse-names" : false, "suffix" : "" }, { "dropping-particle" : "", "family" : "Saleska", "given" : "Scott R", "non-dropping-particle" : "", "parse-names" : false, "suffix" : "" }, { "dropping-particle" : "", "family" : "Silva Dias", "given" : "M A", "non-dropping-particle" : "", "parse-names" : false, "suffix" : "" }, { "dropping-particle" : "V", "family" : "Spracklen", "given" : "Dominick", "non-dropping-particle" : "", "parse-names" : false, "suffix" : "" }, { "dropping-particle" : "", "family" : "Swietlicki", "given" : "Erik", "non-dropping-particle" : "", "parse-names" : false, "suffix" : "" }, { "dropping-particle" : "", "family" : "Trebs", "given" : "Ivonne", "non-dropping-particle" : "", "parse-names" : false, "suffix" : "" } ], "container-title" : "Reviews of Geophysics", "id" : "ITEM-8", "issue" : "2", "issued" : { "date-parts" : [ [ "2010" ] ] }, "title" : "Sources and properties of Amazonian aerosol particles", "translator" : [ { "dropping-particle" : "", "family" : "G4467", "given" : "", "non-dropping-particle" : "", "parse-names" : false, "suffix" : "" } ], "type" : "article-journal", "volume" : "48" }, "uris" : [ "http://www.mendeley.com/documents/?uuid=34940c1a-14a7-4db5-95f0-497cc81c2305" ] }, { "id" : "ITEM-9", "itemData" : { "DOI" : "1854/9881", "abstract" : "Three aerosol sampling campaigns were conducted at two sites (i.e., Dar es Salaam and Morogoro) in Tanzania, during different seasons from May 2005 through May 2006. A Gent PM10 stacked filter unit sampler with sequential Nuclepore polycarbonate filters, providing coarse (2-10 \u00b5m diameter) and fine (&lt;2 \u00b5m) size fractions, and PM2.5 and PM10 tandem filter samplers with pre-fired quartz fibre filters were deployed. Depending upon the season and the location, either 24-hour collections or separate daytime and nighttime samplings were performed. The samples were analysed for the particulate matter (PM) mass, total carbon (TC), organic carbon, elemental carbon, water-soluble organic carbon, black carbon, major inorganic cationic and anionic species, and 28 elements. Most aerosol components measured exhibited higher levels in the dry season campaign than in the wet season campaigns. Besides, the levels were higher at the kerbside of Dar es Salaam than at the rural site of Morogoro. The differences between the campaigns resulted from differences in meteorological conditions and anthropogenic sources. At Morogoro, the median levels of the PM10 mass for the 2005 wet season, 2005 dry season, and 2006 wet season campaigns were 23, 45, and 13 \u00b5g/m3 and at Dar es Salaam they were 46, 58, and 40 \u00b5g/m3, respectively. In Morogoro, TC accounted, on average, for 31% of the PM10 mass in the 2005 wet season, for 27% in the 2005 dry season, and for 33% in the 2006 wet season. At Dar es Salaam TC represented 29% of PM10 mass in the 2005 dry season campaign, versus 37% and 35% in the 2005 and 2006 wet season campaigns, respectively. Aerosol chemical mass closure calculations indicated that organic matter and crustal matter were the dominant aerosol types in the PM10 aerosol; at Dar es Salaam, they explained, on average, 37% and 33% of the PM mass, and at Morogoro 40% and 36%, respectively. Using non-crustal, non-sea-salt K as an indicator for biomass burning, the organic matter at Dar es Salaam was apportioned to its contributions from charcoal burning and traffic. It appeared that, on average, around 70% originated from traffic versus 30% from charcoal.", "author" : [ { "dropping-particle" : "", "family" : "Mkoma", "given" : "Stelyus", "non-dropping-particle" : "", "parse-names" : false, "suffix" : "" } ], "id" : "ITEM-9", "issued" : { "date-parts" : [ [ "2008" ] ] }, "number-of-pages" : "182", "publisher" : "Ghent University, Faculty of Sciences", "publisher-place" : "Ghent, Belgium", "title" : "Physico-Chemical Characterisation of Atmospheric Aerosols in Tanzania, with Emphasis on the Carbonaceous Aerosol Components and on Chemical Mass Closure", "translator" : [ { "dropping-particle" : "", "family" : "G4476", "given" : "Rt10", "non-dropping-particle" : "", "parse-names" : false, "suffix" : "" } ], "type" : "thesis" }, "uris" : [ "http://www.mendeley.com/documents/?uuid=513838f6-880a-46e8-aa18-9bf9c548d007" ] }, { "id" : "ITEM-10", "itemData" : { "DOI" : "https://doi.org/10.1016/j.atmosenv.2008.10.008", "ISSN" : "1352-2310", "abstract" : "Ambient daily PM10 aerosol samples were collected at two sites in Tanzania in May and June 2005 (during the wet season), and their chemical characteristics were studied. The sites were a rural site in Morogoro and an urban kerbside site in Dar es Salaam. A Gent PM10 stacked filter unit sampler with sequential Nuclepore polycarbonate filters, providing fine and coarse size fractions, and a PM10 sampler with quartz fibre filters were deployed. Parallel collections of 24h were made with the two samplers and the number of these collections was 13 in Morogoro and 16 in Dar es Salaam. The average mass concentration of PM10 was 27\u00b111\u03bcg/m3 in Morogoro and 51\u00b121\u03bcg/m3 in Dar es Salaam. In Morogoro, the mean concentrations of organic carbon (OC), elemental carbon (EC), and water-soluble organic carbon (WSOC) were 6.8, 0.51, and 2.8\u03bcg/m3, respectively. In contrast, higher mean concentrations (11.9, 4.6, and 3.3\u03bcg/m3, respectively) were obtained for Dar es Salaam. At both sites, species and elements, such as black carbon, NH4+, non-sea-salt SO42\u2212, K, and Ni (and at Dar es Salaam also V, As, Br, and Pb) were mainly present in the fine size fraction. The common crustal and sea-salt elements, including Na, Mg, Al, Si, Cl, Ca, Ti, Mn, Fe, and Sr, and also NO3\u2212 and P (and to a lesser extent Cu and Zn) were concentrated in the coarse particles. Aerosol chemical mass closure indicated that the PM10 mass in Morogoro consisted, on average, of 48% organic matter (OM), 44% crustal matter, 4% sea salt, and 2% EC, while in Dar es Salaam OM, crustal matter, sea salt, and EC represented 37%, 32%, 9%, and 9% of the PM10 mass. The contributions of the secondary inorganic aerosol (non-sea-salt sulphate, nitrate, and ammonium) were small, i.e., only 5% in total at each site. Carbonaceous materials and crustal matter were thus the most important components of the PM10 mass. It is suggested that biomass burning is a major contributor to the OM; at Dar es Salaam there is also a very substantial contribution from traffic. A source apportionment calculation indicated that 68% of the OC at this site originated from traffic exhaust versus 32% from charcoal burning. The crustal matter at Morogoro is likely mainly attributable to soil dust resuspension, whereas in Dar es Salaam it is likely mostly resuspended road dust.", "author" : [ { "dropping-particle" : "", "family" : "Mkoma", "given" : "Stelyus L", "non-dropping-particle" : "", "parse-names" : false, "suffix" : "" }, { "dropping-particle" : "", "family" : "Maenhaut", "given" : "Willy", "non-dropping-particle" : "", "parse-names" : false, "suffix" : "" }, { "dropping-particle" : "", "family" : "Chi", "given" : "Xuguang", "non-dropping-particle" : "", "parse-names" : false, "suffix" : "" }, { "dropping-particle" : "", "family" : "Wang", "given" : "Wan", "non-dropping-particle" : "", "parse-names" : false, "suffix" : "" }, { "dropping-particle" : "", "family" : "Raes", "given" : "Nico", "non-dropping-particle" : "", "parse-names" : false, "suffix" : "" } ], "container-title" : "Atmospheric Environment", "id" : "ITEM-10", "issue" : "3", "issued" : { "date-parts" : [ [ "2009" ] ] }, "page" : "631-639", "title" : "Characterisation of PM10 atmospheric aerosols for the wet season 2005 at two sites in East Africa", "translator" : [ { "dropping-particle" : "", "family" : "G4470", "given" : "", "non-dropping-particle" : "", "parse-names" : false, "suffix" : "" } ], "type" : "article-journal", "volume" : "43" }, "uris" : [ "http://www.mendeley.com/documents/?uuid=a9701d13-730c-4d9e-baf9-92a160665c1d" ] }, { "id" : "ITEM-11", "itemData" : { "DOI" : "10.5194/acp-10-5925-2010", "abstract" : "Mineral dust is one of the major components of the world's aerosol mix, having a number of impacts within the Earth system. However, the climate forcing impact of mineral dust is currently poorly constrained, with even its sign uncertain. As Australian deserts are more reddish than those in the Northern Hemisphere, it is important to better understand the physical, chemical and optical properties of this important aerosol. We have investigated the properties of Australian desert dust at a site in SW Queensland, which is strongly influenced by both dust and biomass burning aerosol. Three years of ground-based monitoring of spectral optical thickness has provided a statistical picture of gross aerosol properties. The aerosol optical depth data showed a clear though moderate seasonal cycle with an annual mean of 0.06 \u00b1 0.03. The Angstrom coefficient showed a stronger cycle, indicating the influence of the winter-spring burning season in Australia's north. AERONET size distributions showed a generally bimodal character, with the coarse mode assumed to be mineral dust, and the fine mode a mixture of fine dust, biomass burning and marine biogenic material. In November 2006 we undertook a field campaign which collected 4 sets of size-resolved aerosol samples for laboratory analysis \u2013 ion beam analysis and ion chromatography. Ion beam analysis was used to determine the elemental composition of all filter samples, although elemental ratios were considered the most reliable output. Scatter plots showed that Fe, Al and Ti were well correlated with Si, and Co reasonably well correlated with Si, with the Fe/Al ratio somewhat higher than values reported from Northern Hemisphere sites (as expected). Scatter plots for Ca, Mn and K against Si showed clear evidence of a second population, which in some cases could be identified with a particular sample day or size fraction. These data may be used to attempt to build a signature of soil in this region of the Australian interior. Ion chromatography was used to quantify water soluble ions for 2 of our sample sets, complementing the picture provided by ion beam analysis. The strong similarities between the MSA and SO42\u2212 size distributions argue strongly for a marine origin of much of the SO42\u2212. The similarity of the Na+, Cl\u2212 and Mg2+ size distributions also argue for a marine contribution. Further, we believe that both NO3\u2212 and NH4+ are the result of surface reactions with appropriate gases.", "author" : [ { "dropping-particle" : "", "family" : "Radhi", "given" : "M", "non-dropping-particle" : "", "parse-names" : false, "suffix" : "" }, { "dropping-particle" : "", "family" : "Box", "given" : "M A", "non-dropping-particle" : "", "parse-names" : false, "suffix" : "" }, { "dropping-particle" : "", "family" : "Box", "given" : "G P", "non-dropping-particle" : "", "parse-names" : false, "suffix" : "" }, { "dropping-particle" : "", "family" : "Mitchell", "given" : "R M", "non-dropping-particle" : "", "parse-names" : false, "suffix" : "" }, { "dropping-particle" : "", "family" : "Cohen", "given" : "D D", "non-dropping-particle" : "", "parse-names" : false, "suffix" : "" }, { "dropping-particle" : "", "family" : "Stelcer", "given" : "E", "non-dropping-particle" : "", "parse-names" : false, "suffix" : "" }, { "dropping-particle" : "", "family" : "Keywood", "given" : "M D", "non-dropping-particle" : "", "parse-names" : false, "suffix" : "" } ], "container-title" : "Atmospheric Chemistry and Physics", "id" : "ITEM-11", "issue" : "13", "issued" : { "date-parts" : [ [ "2010" ] ] }, "page" : "5925-5942", "title" : "Optical, physical and chemical characteristics of Australian continental aerosols: results from a field experiment", "translator" : [ { "dropping-particle" : "", "family" : "G4468", "given" : "", "non-dropping-particle" : "", "parse-names" : false, "suffix" : "" } ], "type" : "article-journal", "volume" : "10" }, "uris" : [ "http://www.mendeley.com/documents/?uuid=449aeadc-0400-4cde-9eff-f6247fbafdfd" ] }, { "id" : "ITEM-12", "itemData" : { "DOI" : "10.1007/s11430-018-9373-1", "ISSN" : "1869-1897", "abstract" : "Accurate determination of the atmospheric particulate matter mass concentration and chemical composition is helpful in exploring the causes and sources of atmospheric enthalpy pollution and in evaluating the rationality of environmental air quality control strategies. Based on the sampling and chemical composition data of PM2.5 in different key regions of China in the CARE-China observation network, this research analyzes the environmental air quality data released by the China National Environmental Monitoring Centre during the studied period to determine the changes in the particulate matter mass concentration in key regions and the evolution of the corresponding chemical compositions during the implementation of the Action Plan for Prevention and Control of Air Pollution from 2013--2017. The results show the following. (1) The particulate matter mass concentration in China showed a significant downward trend; however, the PM2.5 annual mass concentration in 64% of cities exceeds the New Chinese Ambient Air Quality Standard (CAAQS) Grade II (GB3095-2012). The region to the east of the Taihang Mountains, the Fenhe and Weihe River Plain and the Urumqi-Changji regions in Xinjiang, all have PM2.5 concentration loading that is still high, and heavy haze pollution occurred frequently in the autumn and winter. (2) During the heavy pollution in the autumn and winter, the concentrations of sulfate and organic components decreased significantly. The mean $${\\rm{SO}}_4^{2-}$$SO42\u2212concentration in PM2.5 decreased by 76%, 12%, 81% and 38% in Beijing-Tianjin-Hebei (BTH), the Pearl River Delta (PRD), the Sichuan-Chongqing region (SC) and the Fenhe and Weihe River Plain, respectively. The mean organic matter (OM) concentration decreased by 70%, 44%, 48% and 31%, respectively, and the mean concentration of $${\\rm{NH}}_4^+$$NH4+decreased by 68%, 1.6%, 38% and 25%, respectively. The mean elemental carbon (EC) concentration decreased by 84% and 20% in BTH and SC, respectively, and it increased by 61% and 11% in the PRD and Fenhe and Weihe River Plain, respectively. The mean concentration of mineral and unresolved chemical components (MI) dropped by 70%, 24% and 13% in BTH, the PRD and the Fenhe and Weihe River Plain, respectively. The change in the PM2.5 chemical composition is consistent with the decrease of the PM2.5 mass concentration. (3) In 2015, the mean OM concentration contributions to fine particles and coarse particles were 13--46% and 46--57%, respectively, and\u2026", "author" : [ { "dropping-particle" : "", "family" : "Wang", "given" : "Yuesi", "non-dropping-particle" : "", "parse-names" : false, "suffix" : "" }, { "dropping-particle" : "", "family" : "Li", "given" : "Wenjie", "non-dropping-particle" : "", "parse-names" : false, "suffix" : "" }, { "dropping-particle" : "", "family" : "Gao", "given" : "Wenkang", "non-dropping-particle" : "", "parse-names" : false, "suffix" : "" }, { "dropping-particle" : "", "family" : "Liu", "given" : "Zirui", "non-dropping-particle" : "", "parse-names" : false, "suffix" : "" }, { "dropping-particle" : "", "family" : "Tian", "given" : "Shili", "non-dropping-particle" : "", "parse-names" : false, "suffix" : "" }, { "dropping-particle" : "", "family" : "Shen", "given" : "Rongrong", "non-dropping-particle" : "", "parse-names" : false, "suffix" : "" }, { "dropping-particle" : "", "family" : "Ji", "given" : "Dongsheng", "non-dropping-particle" : "", "parse-names" : false, "suffix" : "" }, { "dropping-particle" : "", "family" : "Wang", "given" : "Shuai", "non-dropping-particle" : "", "parse-names" : false, "suffix" : "" }, { "dropping-particle" : "", "family" : "Wang", "given" : "Lili", "non-dropping-particle" : "", "parse-names" : false, "suffix" : "" }, { "dropping-particle" : "", "family" : "Tang", "given" : "Guiqian", "non-dropping-particle" : "", "parse-names" : false, "suffix" : "" }, { "dropping-particle" : "", "family" : "Song", "given" : "Tao", "non-dropping-particle" : "", "parse-names" : false, "suffix" : "" }, { "dropping-particle" : "", "family" : "Cheng", "given" : "Mengtian", "non-dropping-particle" : "", "parse-names" : false, "suffix" : "" }, { "dropping-particle" : "", "family" : "Wang", "given" : "Gehui", "non-dropping-particle" : "", "parse-names" : false, "suffix" : "" }, { "dropping-particle" : "", "family" : "Gong", "given" : "Zhengyu", "non-dropping-particle" : "", "parse-names" : false, "suffix" : "" }, { "dropping-particle" : "", "family" : "Hao", "given" : "Jiming", "non-dropping-particle" : "", "parse-names" : false, "suffix" : "" }, { "dropping-particle" : "", "family" : "Zhang", "given" : "Yuanhang", "non-dropping-particle" : "", "parse-names" : false, "suffix" : "" } ], "container-title" : "Science China Earth Sciences", "id" : "ITEM-12", "issue" : "12", "issued" : { "date-parts" : [ [ "2019", "12" ] ] }, "page" : "1857-1871", "title" : "Trends in particulate matter and its chemical compositions in China from 2013--2017", "translator" : [ { "dropping-particle" : "", "family" : "G4463", "given" : "", "non-dropping-particle" : "", "parse-names" : false, "suffix" : "" } ], "type" : "article-journal", "volume" : "62" }, "uris" : [ "http://www.mendeley.com/documents/?uuid=78fde4ce-baeb-494e-90ed-d0001d1d0d2f" ] }, { "id" : "ITEM-13", "itemData" : { "DOI" : "https://doi.org/10.1016/j.chemosphere.2009.12.022", "ISSN" : "0045-6535", "abstract" : "Background PM2.5 and PM10 levels were determined during Harmattan (West African wind blown dust) at a background site in Conakry, Guinea. The study was conducted from January to February, 2004 when Harmattan dust appeared to be most pronounced. PM2.5 concentrations at the Nongo American housing compound ranged from 38\u03bcgm\u22123 to 177\u03bcgm\u22123, and PM10 ranged from 80\u03bcgm\u22123 to 358\u03bcgm\u22123, exceeding standards set by EPA and European Commission Environment Directorate-General. PTFE filter samples were analyzed for insoluble and soluble inorganic constituents by XRF and IC, respectively. Sulfur and associated SO42- concentrations were notably consistent among PM2.5 and PM10 samples which marked a relatively stable S background signal from anthropogenic sources. Enrichment factor (EF) analysis and aerosol mass reconstruction (AMR) techniques were used to isolate potential PM source contributors. The EF\u2019s for SiO2, TiO2, Al2O3, Fe2O3, and MnO were near unity which suggests a crustal origin for these elements. EF\u2019s for Na2O and K2O were above unity and highly variable, these elements were elevated due to widespread mangrove wood combustion as a fuel source in Conakry. The EF\u2019s for Cr were notably high with a median of 7 and interquartile range from 5 to 16, the elevated levels were attributed to unregulated point source and mobile source emitters in and around Conakry.", "author" : [ { "dropping-particle" : "", "family" : "Weinstein", "given" : "Jason P", "non-dropping-particle" : "", "parse-names" : false, "suffix" : "" }, { "dropping-particle" : "", "family" : "Hedges", "given" : "Scott R", "non-dropping-particle" : "", "parse-names" : false, "suffix" : "" }, { "dropping-particle" : "", "family" : "Kimbrough", "given" : "Sue", "non-dropping-particle" : "", "parse-names" : false, "suffix" : "" } ], "container-title" : "Chemosphere", "id" : "ITEM-13", "issue" : "8", "issued" : { "date-parts" : [ [ "2010" ] ] }, "page" : "980-988", "title" : "Characterization and aerosol mass balance of PM2.5 and PM10 collected in Conakry, Guinea during the 2004 Harmattan period", "translator" : [ { "dropping-particle" : "", "family" : "G4465", "given" : "", "non-dropping-particle" : "", "parse-names" : false, "suffix" : "" } ], "type" : "article-journal", "volume" : "78" }, "uris" : [ "http://www.mendeley.com/documents/?uuid=d38bee5b-3eb2-4db5-81b3-091fdc49bcfc" ] }, { "id" : "ITEM-14", "itemData" : { "DOI" : "10.5194/acp-10-8697-2010", "abstract" : "MILAGRO (Megacity Initiative: Local And Global Research Observations) is an international collaborative project to examine the behavior and the export of atmospheric emissions from a megacity. The Mexico City Metropolitan Area (MCMA) \u2013 one of the world's largest megacities and North America's most populous city \u2013 was selected as the case study to characterize the sources, concentrations, transport, and transformation processes of the gases and fine particles emitted to the MCMA atmosphere and to evaluate the regional and global impacts of these emissions. The findings of this study are relevant to the evolution and impacts of pollution from many other megacities. The measurement phase consisted of a month-long series of carefully coordinated observations of the chemistry and physics of the atmosphere in and near Mexico City during March 2006, using a wide range of instruments at ground sites, on aircraft and satellites, and enlisting over 450 scientists from 150 institutions in 30 countries. Three ground supersites were set up to examine the evolution of the primary emitted gases and fine particles. Additional platforms in or near Mexico City included mobile vans containing scientific laboratories and mobile and stationary upward-looking lidars. Seven instrumented research aircraft provided information about the atmosphere over a large region and at various altitudes. Satellite-based instruments peered down into the atmosphere, providing even larger geographical coverage. The overall campaign was complemented by meteorological forecasting and numerical simulations, satellite observations and surface networks. Together, these research observations have provided the most comprehensive characterization of the MCMA's urban and regional atmospheric composition and chemistry that will take years to analyze and evaluate fully. In this paper we review over 120 papers resulting from the MILAGRO/INTEX-B Campaign that have been published or submitted, as well as relevant papers from the earlier MCMA-2003 Campaign, with the aim of providing a road map for the scientific community interested in understanding the emissions from a megacity such as the MCMA and their impacts on air quality and climate. This paper describes the measurements performed during MILAGRO and the results obtained on MCMA's atmospheric meteorology and dynamics, emissions of gases and fine particles, sources and concentrations of volatile organic compounds, urban and regional photochemistry, amb\u2026", "author" : [ { "dropping-particle" : "", "family" : "Molina", "given" : "L T", "non-dropping-particle" : "", "parse-names" : false, "suffix" : "" }, { "dropping-particle" : "", "family" : "Madronich", "given" : "S", "non-dropping-particle" : "", "parse-names" : false, "suffix" : "" }, { "dropping-particle" : "", "family" : "Gaffney", "given" : "J S", "non-dropping-particle" : "", "parse-names" : false, "suffix" : "" }, { "dropping-particle" : "", "family" : "Apel", "given" : "E", "non-dropping-particle" : "", "parse-names" : false, "suffix" : "" }, { "dropping-particle" : "", "family" : "Foy", "given" : "B", "non-dropping-particle" : "de", "parse-names" : false, "suffix" : "" }, { "dropping-particle" : "", "family" : "Fast", "given" : "J", "non-dropping-particle" : "", "parse-names" : false, "suffix" : "" }, { "dropping-particle" : "", "family" : "Ferrare", "given" : "R", "non-dropping-particle" : "", "parse-names" : false, "suffix" : "" }, { "dropping-particle" : "", "family" : "Herndon", "given" : "S", "non-dropping-particle" : "", "parse-names" : false, "suffix" : "" }, { "dropping-particle" : "", "family" : "Jimenez", "given" : "J L", "non-dropping-particle" : "", "parse-names" : false, "suffix" : "" }, { "dropping-particle" : "", "family" : "Lamb", "given" : "B", "non-dropping-particle" : "", "parse-names" : false, "suffix" : "" }, { "dropping-particle" : "", "family" : "Osornio-Vargas", "given" : "A R", "non-dropping-particle" : "", "parse-names" : false, "suffix" : "" }, { "dropping-particle" : "", "family" : "Russell", "given" : "P", "non-dropping-particle" : "", "parse-names" : false, "suffix" : "" }, { "dropping-particle" : "", "family" : "Schauer", "given" : "J J", "non-dropping-particle" : "", "parse-names" : false, "suffix" : "" }, { "dropping-particle" : "", "family" : "Stevens", "given" : "P S", "non-dropping-particle" : "", "parse-names" : false, "suffix" : "" }, { "dropping-particle" : "", "family" : "Volkamer", "given" : "R", "non-dropping-particle" : "", "parse-names" : false, "suffix" : "" }, { "dropping-particle" : "", "family" : "Zavala", "given" : "M", "non-dropping-particle" : "", "parse-names" : false, "suffix" : "" } ], "container-title" : "Atmospheric Chemistry and Physics", "id" : "ITEM-14", "issue" : "18", "issued" : { "date-parts" : [ [ "2010" ] ] }, "page" : "8697-8760", "title" : "An overview of the MILAGRO 2006 Campaign: Mexico City emissions and their transport and transformation", "translator" : [ { "dropping-particle" : "", "family" : "G5122", "given" : "", "non-dropping-particle" : "", "parse-names" : false, "suffix" : "" } ], "type" : "article-journal", "volume" : "10" }, "uris" : [ "http://www.mendeley.com/documents/?uuid=26d913f5-8818-4a98-8ca5-2cf3bf50f8fd" ] }, { "id" : "ITEM-15", "itemData" : { "DOI" : "10.5194/acp-7-2447-2007", "abstract" : "Exploratory field measurements in the Mexico City Metropolitan Area (MCMA) in February 2002 set the stage for a major air quality field measurement campaign in the spring of 2003 (MCMA-2003). Involving over 100 scientists from more than 30 institutions in Mexico, the United States and Europe, MCMA-2003 revealed important new insights into the meteorology, primary pollutant emissions, ambient secondary pollutant precursor concentrations, photochemical oxidant production and secondary aerosol particle formation in North America's most populated and polluted megacity. A description of meteorological and atmospheric chemistry and aerosol microphysics measurements performed during MCMA-2003 is presented. More than 40 published or submitted MCMA-2003 research papers are reviewed and key discoveries pertinent to understanding and improving air quality in Mexico City and similar megacities in the developing world are summarized.", "author" : [ { "dropping-particle" : "", "family" : "Molina", "given" : "L T", "non-dropping-particle" : "", "parse-names" : false, "suffix" : "" }, { "dropping-particle" : "", "family" : "Kolb", "given" : "C E", "non-dropping-particle" : "", "parse-names" : false, "suffix" : "" }, { "dropping-particle" : "", "family" : "Foy", "given" : "B", "non-dropping-particle" : "de", "parse-names" : false, "suffix" : "" }, { "dropping-particle" : "", "family" : "Lamb", "given" : "B K", "non-dropping-particle" : "", "parse-names" : false, "suffix" : "" }, { "dropping-particle" : "", "family" : "Brune", "given" : "W H", "non-dropping-particle" : "", "parse-names" : false, "suffix" : "" }, { "dropping-particle" : "", "family" : "Jimenez", "given" : "J L", "non-dropping-particle" : "", "parse-names" : false, "suffix" : "" }, { "dropping-particle" : "", "family" : "Ramos-Villegas", "given" : "R", "non-dropping-particle" : "", "parse-names" : false, "suffix" : "" }, { "dropping-particle" : "", "family" : "Sarmiento", "given" : "J", "non-dropping-particle" : "", "parse-names" : false, "suffix" : "" }, { "dropping-particle" : "", "family" : "Paramo-Figueroa", "given" : "V H", "non-dropping-particle" : "", "parse-names" : false, "suffix" : "" }, { "dropping-particle" : "", "family" : "Cardenas", "given" : "B", "non-dropping-particle" : "", "parse-names" : false, "suffix" : "" }, { "dropping-particle" : "", "family" : "Gutierrez-Avedoy", "given" : "V", "non-dropping-particle" : "", "parse-names" : false, "suffix" : "" }, { "dropping-particle" : "", "family" : "Molina", "given" : "M J", "non-dropping-particle" : "", "parse-names" : false, "suffix" : "" } ], "container-title" : "Atmospheric Chemistry and Physics", "id" : "ITEM-15", "issue" : "10", "issued" : { "date-parts" : [ [ "2007" ] ] }, "page" : "2447-2473", "title" : "Air quality in North America's most populous city \u2013 overview of the MCMA-2003 campaign", "translator" : [ { "dropping-particle" : "", "family" : "G5123", "given" : "", "non-dropping-particle" : "", "parse-names" : false, "suffix" : "" } ], "type" : "article-journal", "volume" : "7" }, "uris" : [ "http://www.mendeley.com/documents/?uuid=723a006c-0493-40c6-bbd9-d4819ec29de8" ] }, { "id" : "ITEM-16", "itemData" : { "DOI" : "10.1007/s11869-020-00839-1", "ISSN" : "1873-9326", "abstract" : "In this study, black carbon (BC), particulate matter (PM), nitrogen oxides (NOx), and sulphur dioxide (SO2) were monitored between May 2019 and February 2020. During this sampling period, size-segregated particle samples were collected by a high-volume cascade impactor, once a week. Elemental carbon (EC) and organic carbon (OC) were investigated on the size-segregated particles. The study was carried out at Esenler district of Istanbul. Main sources in the vicinity of the sampling area are Central Coach Station of Istanbul, residential buildings, small-scale industrial facilities, and O-1 and O-2 highway connection. The average BC concentration was 2763 \u00b1 1974 ng/m3. PM10 and PM2.5 concentrations were 38.2 \u00b1 17.4 and 21.5 \u00b1 12.4 \u03bcg/m3, respectively. BC comprised 12.8% and 7.2% of PM2.5 and PM10, respectively. Diurnal variation of BC had a similar trend with NO2 concentrations, which showed peak concentrations during rush hours. BC had high Pearson correlation coefficients with NO, NO2, and PM2.5. The geographical position of possible emission sources was estimated through conditional probability function. The Central Coach Station of Istanbul had the highest geographical possibility for BC sources. EC and OC exhibited bimodal size distribution. The coarse mode peak was at 0.95\u20131.5-\u03bcm size bin for OC, whilst it was at 1.5\u20133-\u03bcm size bin for EC. Since EC and BC exhibit the same origin with different measurement principles, we concluded that resuspension of road dust also contributed ambient BC concentrations.", "author" : [ { "dropping-particle" : "", "family" : "Kuzu", "given" : "S Levent", "non-dropping-particle" : "", "parse-names" : false, "suffix" : "" }, { "dropping-particle" : "", "family" : "Yavuz", "given" : "Elif", "non-dropping-particle" : "", "parse-names" : false, "suffix" : "" }, { "dropping-particle" : "", "family" : "Aky\u00fcz", "given" : "Ezgi", "non-dropping-particle" : "", "parse-names" : false, "suffix" : "" }, { "dropping-particle" : "", "family" : "Saral", "given" : "Arslan", "non-dropping-particle" : "", "parse-names" : false, "suffix" : "" }, { "dropping-particle" : "", "family" : "Akkoyunlu", "given" : "B\u00fclent Oktay", "non-dropping-particle" : "", "parse-names" : false, "suffix" : "" }, { "dropping-particle" : "", "family" : "\u00d6zdemir", "given" : "H\u00fcseyin", "non-dropping-particle" : "", "parse-names" : false, "suffix" : "" }, { "dropping-particle" : "", "family" : "Demir", "given" : "G\u00f6ksel", "non-dropping-particle" : "", "parse-names" : false, "suffix" : "" }, { "dropping-particle" : "", "family" : "\u00dcnal", "given" : "Alper", "non-dropping-particle" : "", "parse-names" : false, "suffix" : "" } ], "container-title" : "Air Quality, Atmosphere &amp; Health", "id" : "ITEM-16", "issue" : "7", "issued" : { "date-parts" : [ [ "2020" ] ] }, "page" : "827-837", "title" : "Black carbon and size-segregated elemental carbon, organic carbon compositions in a megacity: a case study for Istanbul", "translator" : [ { "dropping-particle" : "", "family" : "G5121", "given" : "", "non-dropping-particle" : "", "parse-names" : false, "suffix" : "" } ], "type" : "article-journal", "volume" : "13" }, "uris" : [ "http://www.mendeley.com/documents/?uuid=f7e47fdf-4957-4b2d-87ef-678397add28d" ] }, { "id" : "ITEM-17", "itemData" : { "DOI" : "https://doi.org/10.1016/j.atmosenv.2009.02.032", "ISSN" : "1352-2310", "abstract" : "To better understand the influence of sources and atmospheric processing on aerosol chemical composition, we collected atmospheric particles in Sapporo, northern Japan during spring and early summer 2005 under the air mass transport conditions from Siberia, China and surrounding seas. The aerosols were analyzed for inorganic ions, organic carbon (OC), elemental carbon (EC), water-soluble organic carbon (WSOC), and the major water-soluble organic compound classes (i.e., dicarboxylic acids and sugars). SO42\u2212 is the most abundant inorganic constituent (average 44% of the identified inorganic ion mass) followed by NH4+ (21%) and NO3\u2212 (13%). Concentrations of OC, EC, and WSOC ranged from 2.0\u201316, 0.24\u20132.9, and 0.80\u20137.9\u03bcgm\u22123 with a mean of 7.4, 1.0, and 3.1\u03bcgm\u22123, respectively. High OC/EC ratios (range: 3.6\u201319, mean: 8.7) were obtained, however WSOC/OC ratios (0.23\u20130.69, 0.44) do not show any significant diurnal changes. These results suggest that the Sapporo aerosols were already aged, but were not seriously affected by local photochemical processes. Identified water-soluble organic compounds (diacids+sugars) account for &lt;10% of WSOC. Based on some marker species and air mass back trajectory analyses, and using stable carbon isotopic compositions of shorter-chain diacids (i.e., C2\u2013C4) as photochemical aging factor of organic aerosols, the present study suggests that a fraction of WSOC in OC is most likely influenced by aerosol aging, although the OC loading in aerosols may be more influenced by their sources and source regions.", "author" : [ { "dropping-particle" : "", "family" : "Aggarwal", "given" : "Shankar Gopala", "non-dropping-particle" : "", "parse-names" : false, "suffix" : "" }, { "dropping-particle" : "", "family" : "Kawamura", "given" : "Kimitaka", "non-dropping-particle" : "", "parse-names" : false, "suffix" : "" } ], "container-title" : "Atmospheric Environment", "id" : "ITEM-17", "issue" : "16", "issued" : { "date-parts" : [ [ "2009" ] ] }, "page" : "2532-2540", "title" : "Carbonaceous and inorganic composition in long-range transported aerosols over northern Japan: Implication for aging of water-soluble organic fraction", "translator" : [ { "dropping-particle" : "", "family" : "G5120", "given" : "", "non-dropping-particle" : "", "parse-names" : false, "suffix" : "" } ], "type" : "article-journal", "volume" : "43" }, "uris" : [ "http://www.mendeley.com/documents/?uuid=2fdb3b25-3fac-4fce-9993-b424269ce6cd" ] }, { "id" : "ITEM-18", "itemData" : { "DOI" : "10.1080/10473289.2011.609761", "abstract" : " ABSTRACT In order to better understand the characteristics of atmospheric carbonaceous aerosol at a background site in Northeast Asia, semicontinuous organic carbon (OC) and elemental carbon (EC), and time-resolved water-soluble organic carbon (WSOC) were measured by a Sunset OC/EC and a PILS-TOC (particle-into-liquid sampler coupled with an online total organic carbon) analyzer, respectively, at the Gosan supersite on Jeju Island, Korea, in the summer (May 28\u2013June 17) and fall (August 24\u2013September 30) of 2009. Hourly average OC concentration varied in the range of approximately 0.87\u201328.38 \u03bcgC m\u22123, with a mean of 4.07 \u00b1 2.60 \u03bcgC m\u22123, while the hourly average EC concentration ranged approximately from 0.04 to 8.19 \u03bcgC m\u22123, with a mean of 1.35 \u00b1 0.71 \u03bcgC m\u22123, from May 28 to June 17, 2009. During the fall season, OC varied in the approximate range 0.9\u20139.6 \u03bcgC m\u22123, with a mean of 2.30 \u00b1 0.80 \u03bcgC m\u22123, whereas EC ranged approximately from 0.01 to 5.40 \u03bcgC m\u22123, with a mean of 0.66 \u00b1 0.38 \u03bcgC m\u22123. Average contributions of EC to TC and WSOC to OC were 26.0% \u00b1 9.7% and 20.6% \u00b1 7.4%, and 37.6% \u00b1 23.5% and 57.2% \u00b1 22.2% during summer and fall seasons, respectively. As expected, clear diurnal variation of WSOC/OC was found in summer, varying from 0.22 during the nighttime up to 0.72 during the daytime, mainly due to the photo-oxidation process. In order to investigate the effect of air mass pathway on the characteristics of carbonaceous aerosol, 5-day back-trajectory analysis was conducted using the HYSPLIT model. The air mass pathways were classified into four types: Continental (CC), Marine (M), East Sea (ES) and Korean Peninsula (KP). The highest OC/EC ratio of 3.63 was observed when air mass originated from the Continental area (CC). The lowest OC/EC ratio of 0.79 was measured when air mass originated from the Marine area (M). A high OC concentration was occasionally observed at Gosan due to local biomass burning activities. The contribution of secondary OC to total OC varied approximately between 8.4% and 32.2% and depended on air mass type. IMPLICATIONS Organic material contributes approximately 20\u201390% of the total fine particulate mass concentration at different sites over the world depending on location and season. Organic carbon consists of hundreds of compounds with a wide range of chemical and optical properties. A better understanding of the chemical characteristics of carbonaceous aerosol influenced by increasing anthropogenic pollution in the downwind\u2026", "author" : [ { "dropping-particle" : "", "family" : "Batmunkh", "given" : "T", "non-dropping-particle" : "", "parse-names" : false, "suffix" : "" }, { "dropping-particle" : "", "family" : "Kim", "given" : "Y J", "non-dropping-particle" : "", "parse-names" : false, "suffix" : "" }, { "dropping-particle" : "", "family" : "Lee", "given" : "K Y", "non-dropping-particle" : "", "parse-names" : false, "suffix" : "" }, { "dropping-particle" : "", "family" : "Cayetano", "given" : "M G", "non-dropping-particle" : "", "parse-names" : false, "suffix" : "" }, { "dropping-particle" : "", "family" : "Jung", "given" : "J S", "non-dropping-particle" : "", "parse-names" : false, "suffix" : "" }, { "dropping-particle" : "", "family" : "Kim", "given" : "S Y", "non-dropping-particle" : "", "parse-names" : false, "suffix" : "" }, { "dropping-particle" : "", "family" : "Kim", "given" : "K C", "non-dropping-particle" : "", "parse-names" : false, "suffix" : "" }, { "dropping-particle" : "", "family" : "Lee", "given" : "S J", "non-dropping-particle" : "", "parse-names" : false, "suffix" : "" }, { "dropping-particle" : "", "family" : "Kim", "given" : "J S", "non-dropping-particle" : "", "parse-names" : false, "suffix" : "" }, { "dropping-particle" : "", "family" : "Chang", "given" : "L S", "non-dropping-particle" : "", "parse-names" : false, "suffix" : "" }, { "dropping-particle" : "", "family" : "An", "given" : "J Y", "non-dropping-particle" : "", "parse-names" : false, "suffix" : "" } ], "container-title" : "Journal of the Air &amp; Waste Management Association", "id" : "ITEM-18", "issue" : "11", "issued" : { "date-parts" : [ [ "2011" ] ] }, "page" : "1174-1182", "publisher" : "Taylor &amp; Francis", "title" : "Time-Resolved Measurements of PM2.5 Carbonaceous Aerosols at Gosan, Korea", "translator" : [ { "dropping-particle" : "", "family" : "G5119", "given" : "", "non-dropping-particle" : "", "parse-names" : false, "suffix" : "" } ], "type" : "article-journal", "volume" : "61" }, "uris" : [ "http://www.mendeley.com/documents/?uuid=8f198440-8913-44e8-bd46-ff6a375d1b63" ] }, { "id" : "ITEM-19", "itemData" : { "DOI" : "10.1039/C2EM30730H", "abstract" : "Measurements of daily PM2.5 were carried out during winter between January 11 and February 27, 2010 in an urban area of Korea, in order to better understand the influence of sources and atmospheric processing of organic aerosols. The aerosol samples were analyzed for organic carbon and elemental carbon (OC and EC), water-soluble OC (WSOC), eight ionic species, and oxalate. The water-soluble fraction of OC was between 33 and 58% with an average of 45%. Strong correlations among WSOC, sulfate (SO42\u2212) (R2 = 0.69), and oxalate (R2 = 0.82) concentrations, and between potassium (K+) and WSOC concentrations (R2 = 0.81) suggest that the observed WSOC could originate from similar oxidation processes to those for SO42\u2212 and oxalate, as well as biomass burning. Also moderate correlations of the WSOC with EC and carbon monoxide (CO) indicate that there was some contribution to WSOC from primary fossil fuel combustion. Results from a principle component analysis (PCA) indicate that in addition to the biomass burning and primary non-biomass burning emissions, the observed WSOC could be formed through production pathways similar to secondary organic carbon (SOC), SO42\u2212, and oxalate. Sources of WSOC inferred, based on the correlations, were confirmed by source categories identified by the PCA. Over the study period, three haze episodes exceeding a 24 h PM2.5 concentration of 50 \u03bcg m\u22123 were identified. Of the major components in PM2.5, EC concentrations were elevated during episode I (18\u201319 January), while the secondary SO42\u2212 concentrations were enhanced during episodes II (30\u201331 January) and III (22\u201323 February). However, little difference in OC concentrations among the episodes was observed. It is suggested that the aerosol particles collected during episodes II and III were more aged than those during episode I. Estimates of fossil fuel combustion, biomass burning, and SOC contributions to WSOC indicate that the fossil fuel combustion provided the highest contribution (62.3%) to WSOC in episode I, while the greatest contribution (60.6%) to WSOC from SOC was observed in episode II. The results demonstrate that the sampled aerosol particles were more aged or further processed during episodes II and III than during episode I", "author" : [ { "dropping-particle" : "", "family" : "Cho", "given" : "Sung Yong", "non-dropping-particle" : "", "parse-names" : false, "suffix" : "" }, { "dropping-particle" : "", "family" : "Park", "given" : "Seung Shik", "non-dropping-particle" : "", "parse-names" : false, "suffix" : "" } ], "container-title" : "Environmental Science: Processes &amp; Impacts", "id" : "ITEM-19", "issued" : { "date-parts" : [ [ "2013" ] ] }, "page" : "524-534", "title" : "Resolving sources of water-soluble organic carbon in fine particulate matter measured at an urban site during winter", "translator" : [ { "dropping-particle" : "", "family" : "G5118", "given" : "", "non-dropping-particle" : "", "parse-names" : false, "suffix" : "" } ], "type" : "article-journal", "volume" : "15" }, "uris" : [ "http://www.mendeley.com/documents/?uuid=664cb34e-fe6f-4f7b-8669-a7371a897225" ] }, { "id" : "ITEM-20", "itemData" : { "DOI" : "https://doi.org/10.1016/j.atmosenv.2006.02.017", "ISSN" : "1352-2310", "abstract" : "Organic matter in PM2.5 collected in 2002 and 2003 from three megacities in different climatic zones in China, Beijing (40\u00b0N), Shanghai (31\u00b0N) and Guangzhou (23\u00b0N), was characterized. The focus was on solvent-extractable organic compounds (SEOC), which were used to identify the influences of geography, variation of the season, sources and transport on the concentration and distribution of these homologues. Organic carbon, elemental carbon, and water-soluble organic carbon concentrations were analyzed only for the substantiation of the SEOC findings. Analysis of the fossil fuel residues and the plant wax components in n-alkanes, PAHs, fatty acids and n-alkanols allowed the identification of anthropogenic (coal and petroleum combustion processes, and kitchen emissions) and biogenic (vegetation and microbial) sources. The influence of temperature on the distribution of the SEOC was exemplified by the negative correlation between the relative concentrations of the semivolatile homologues (alkanes and PAHs) and ambient temperature. This is attributable to gas\u2013particle partitioning. Indirectly, ambient temperature dictates the type of vegetation that can grow in a geographical zone. This would influence the distribution of the plant waxes, and finally, it plays a role in the aerosol loading due to energy usage.", "author" : [ { "dropping-particle" : "", "family" : "Feng", "given" : "Jialiang", "non-dropping-particle" : "", "parse-names" : false, "suffix" : "" }, { "dropping-particle" : "", "family" : "Hu", "given" : "Min", "non-dropping-particle" : "", "parse-names" : false, "suffix" : "" }, { "dropping-particle" : "", "family" : "Chan", "given" : "Chak K", "non-dropping-particle" : "", "parse-names" : false, "suffix" : "" }, { "dropping-particle" : "", "family" : "Lau", "given" : "P S", "non-dropping-particle" : "", "parse-names" : false, "suffix" : "" }, { "dropping-particle" : "", "family" : "Fang", "given" : "Ming", "non-dropping-particle" : "", "parse-names" : false, "suffix" : "" }, { "dropping-particle" : "", "family" : "He", "given" : "Lingyan", "non-dropping-particle" : "", "parse-names" : false, "suffix" : "" }, { "dropping-particle" : "", "family" : "Tang", "given" : "Xiaoyan", "non-dropping-particle" : "", "parse-names" : false, "suffix" : "" } ], "container-title" : "Atmospheric Environment", "id" : "ITEM-20", "issue" : "21", "issued" : { "date-parts" : [ [ "2006" ] ] }, "page" : "3983-3994", "title" : "A comparative study of the organic matter in PM2.5 from three Chinese megacities in three different climatic zones", "translator" : [ { "dropping-particle" : "", "family" : "G5117", "given" : "", "non-dropping-particle" : "", "parse-names" : false, "suffix" : "" } ], "type" : "article-journal", "volume" : "40" }, "uris" : [ "http://www.mendeley.com/documents/?uuid=146c5a78-2930-4a21-9aa7-0129d6ab74db" ] }, { "id" : "ITEM-21", "itemData" : { "DOI" : "https://doi.org/10.1016/S1001-0742(09)60122-4", "ISSN" : "1001-0742", "abstract" : "PM2.5 aerosols were collected in forests along north latitude in boreal-temperate, temperate, subtropical and tropical climatic zones in eastern China, i.e., Changbai Mountain Nature Reserve (CB), Dongping National Forest Park in Chongming Island (CM), Dinghu Mountain Nature Reserve (DH), Jianfengling Nature Reserve in Hainan Island (HN). The mass concentrations of PM2.5, organic carbon (OC), elemental carbon (EC), water soluble organic carbon (WSOC) as well as concentrations of ten inorganic ions (F\u2212, Cl\u2212, NO3\u2212, SO42\u2212, C2O42\u2212, NH4+, Na+, K+, Ca2+, Mg2+) were determined. Aerosol chemical mass closures were achieved. The 24-hr average concentrations of PM2.5 were 38.8, 89.2, 30.4, 18 \u03bcg/m3 at CB, CM, DH and HN, respectively. Organic matter and EC accounted for 21%\u201333% and 1.3%\u20132.3% of PM2.5 mass, respectively. The sum of three dominant secondary ions (SO42\u2212, NO3\u2212, NH4+) accounted for 44%, 50%, 45% and 16% of local PM2.5 mass at CB, CM, DH and HN, respectively. WSOC comprised 35%\u201365% of OC. The sources of PM2.5 include especially important regional anthropogenic pollutions at Chinese forest areas.", "author" : [ { "dropping-particle" : "", "family" : "Li", "given" : "Li", "non-dropping-particle" : "", "parse-names" : false, "suffix" : "" }, { "dropping-particle" : "", "family" : "Wang", "given" : "Wu", "non-dropping-particle" : "", "parse-names" : false, "suffix" : "" }, { "dropping-particle" : "", "family" : "Feng", "given" : "Jialiang", "non-dropping-particle" : "", "parse-names" : false, "suffix" : "" }, { "dropping-particle" : "", "family" : "Zhang", "given" : "Dongping", "non-dropping-particle" : "", "parse-names" : false, "suffix" : "" }, { "dropping-particle" : "", "family" : "Li", "given" : "Huaijian", "non-dropping-particle" : "", "parse-names" : false, "suffix" : "" }, { "dropping-particle" : "", "family" : "Gu", "given" : "Zeping", "non-dropping-particle" : "", "parse-names" : false, "suffix" : "" }, { "dropping-particle" : "", "family" : "Wang", "given" : "Bangjin", "non-dropping-particle" : "", "parse-names" : false, "suffix" : "" }, { "dropping-particle" : "", "family" : "Sheng", "given" : "Guoying", "non-dropping-particle" : "", "parse-names" : false, "suffix" : "" }, { "dropping-particle" : "", "family" : "Fu", "given" : "Jiamo", "non-dropping-particle" : "", "parse-names" : false, "suffix" : "" } ], "container-title" : "Journal of Environmental Sciences", "id" : "ITEM-21", "issue" : "3", "issued" : { "date-parts" : [ [ "2010" ] ] }, "page" : "405-412", "title" : "Composition, source, mass closure of PM2.5 aerosols for four forests in eastern China", "translator" : [ { "dropping-particle" : "", "family" : "G5116", "given" : "", "non-dropping-particle" : "", "parse-names" : false, "suffix" : "" } ], "type" : "article-journal", "volume" : "22" }, "uris" : [ "http://www.mendeley.com/documents/?uuid=bcc87691-eaa6-4049-a6ab-a58e22732b25" ] }, { "id" : "ITEM-22", "itemData" : { "DOI" : "https://doi.org/10.1016/j.atmosenv.2010.10.021", "ISSN" : "1352-2310", "abstract" : "Although laboratory studies suggest that aerosol acidity ([H+]) significantly enhances the production of secondary organic aerosol (SOA) through heterogeneous chemistry, field studies have provided limited evidence of such enhancement. In this study, correlation of strong aerosol acidity with WSOC was investigated using the 24-hr PM2.5 samples collected at sites near four major cities of China \u2013 Beijing (BJ), Shanghai (SH), Lanzhou (LZ), and Guangzhou (GZ) \u2013 during the summers of 2004\u20132006. PM2.5 samples were characterized by high atmospheric loadings of PM2.5, OC, EC, sulfate, nitrate, aerosol acidity, and aerosol-water, especially in Beijing and Shanghai. On average, OC and EC were distributed in the ratio of approximately 2:1 among carbonaceous aerosols (TC = OC + EC) in all four cities. However, the WSOC fraction in OC differed across the four cities (BJ \u223c 55% of OC; SH \u223c 35%; LZ \u223c 40%; GZ \u223c 32%). We found an increased WSOC content in organic carbon (OC) fraction in the samples with elevated aerosol acidity (H+) and the WSOC was thought to be influenced by aerosol acidity. The WSOC/OC ratio showed a strong positive correlation with the normalized strong acid concentration ([H+]/[OC]) in the four cities. The higher WSOC fraction in OC at higher strong acidity is postulated to be linked to the conversion of OC to WSOC via heterogeneous acid-catalyzed chemistry.", "author" : [ { "dropping-particle" : "", "family" : "Pathak", "given" : "Ravi Kant", "non-dropping-particle" : "", "parse-names" : false, "suffix" : "" }, { "dropping-particle" : "", "family" : "Wang", "given" : "Tao", "non-dropping-particle" : "", "parse-names" : false, "suffix" : "" }, { "dropping-particle" : "", "family" : "Ho", "given" : "K F", "non-dropping-particle" : "", "parse-names" : false, "suffix" : "" }, { "dropping-particle" : "", "family" : "Lee", "given" : "S C", "non-dropping-particle" : "", "parse-names" : false, "suffix" : "" } ], "container-title" : "Atmospheric Environment", "id" : "ITEM-22", "issue" : "2", "issued" : { "date-parts" : [ [ "2011" ] ] }, "page" : "318-325", "title" : "Characteristics of summertime PM2.5 organic and elemental carbon in four major Chinese cities: Implications of high acidity for water-soluble organic carbon (WSOC)", "translator" : [ { "dropping-particle" : "", "family" : "G5115", "given" : "", "non-dropping-particle" : "", "parse-names" : false, "suffix" : "" } ], "type" : "article-journal", "volume" : "45" }, "uris" : [ "http://www.mendeley.com/documents/?uuid=ad9c705f-05cc-4e6b-a230-f22eddbafcb5" ] }, { "id" : "ITEM-23", "itemData" : { "DOI" : "https://doi.org/10.1016/j.atmosres.2011.12.005", "ISSN" : "0169-8095", "abstract" : "The object of this study was to investigate the chemical compositions of PM2.5 and its correlations with visibility and meteorological parameters in peri-urban of Xiamen, a southeast coastal city, China. PM2.5 samples were collected monthly from June 2009 to May 2010. The major compositions of PM2.5 such as water soluble inorganic ions (WSIIs) (F\u2212, Cl\u2212, NO2\u2212, NO3\u2212, SO42\u2212, Na+, K+, NH4+, Mg2+, and Ca2+) and carbonaceous fractions (organic carbon (OC) and elemental carbon (EC)) were determined to estimate their contribution to light extinction coefficients. The results showed that the annual average concentration of PM2.5 was 86.16\u03bcg/m3, with monthly individual values ranging from 58.61\u03bcg/m3 to 109.39\u03bcg/m3. The correlation analysis showed that PM2.5 had higher correlations with visibility (r=\u22120.89) and relative humidity (r=\u22120.75), while there was no apparent correlation between PM2.5 and wind speed. Water soluble inorganic ions and carbonaceous fractions were the major compositions of PM2.5 accounting for 28.7% and 20.7% of the total PM2.5 mass, respectively. NO3\u2212, SO42\u2212, and NH4+ were the major water soluble inorganic ions, accounting for 22.7%, 44.4%, and 17.7% of the total water soluble inorganic ions (TWSIIs), respectively. The average concentrations of secondary organic carbon (SOC) in summer, autumn, winter, and spring in Xiamen were 4.16, 6.48, 13.00 and 8.01\u03bcg/m3, which accounted for 43.4%, 45.5%, 54.6% and 58.8% of OC, respectively. The annual average light extinction coefficient of PM2.5 ((bext)fine particle) was 214.3Mm\u22121, which was estimated by the IMPROVE algorithm. The average percentage contributions to (bext)fine particle were 39.5% for organic mass, 31.4% for ammonium sulfate, 15.3% ammonium nitrate, and 13.9% for elemental carbon.", "author" : [ { "dropping-particle" : "", "family" : "Zhang", "given" : "Fuwang", "non-dropping-particle" : "", "parse-names" : false, "suffix" : "" }, { "dropping-particle" : "", "family" : "Xu", "given" : "Lingling", "non-dropping-particle" : "", "parse-names" : false, "suffix" : "" }, { "dropping-particle" : "", "family" : "Chen", "given" : "Jinsheng", "non-dropping-particle" : "", "parse-names" : false, "suffix" : "" }, { "dropping-particle" : "", "family" : "Yu", "given" : "Yanke", "non-dropping-particle" : "", "parse-names" : false, "suffix" : "" }, { "dropping-particle" : "", "family" : "Niu", "given" : "Zhenchuan", "non-dropping-particle" : "", "parse-names" : false, "suffix" : "" }, { "dropping-particle" : "", "family" : "Yin", "given" : "Liqian", "non-dropping-particle" : "", "parse-names" : false, "suffix" : "" } ], "container-title" : "Atmospheric Research", "id" : "ITEM-23", "issued" : { "date-parts" : [ [ "2012" ] ] }, "page" : "150-158", "title" : "Chemical compositions and extinction coefficients of PM2.5 in peri-urban of Xiamen, China, during June 2009\u2013May 2010", "translator" : [ { "dropping-particle" : "", "family" : "G5114", "given" : "", "non-dropping-particle" : "", "parse-names" : false, "suffix" : "" } ], "type" : "article-journal", "volume" : "106" }, "uris" : [ "http://www.mendeley.com/documents/?uuid=99ef3936-5b9e-413e-b174-d3205ef98bde" ] }, { "id" : "ITEM-24", "itemData" : { "DOI" : "10.5194/acp-13-4631-2013", "author" : [ { "dropping-particle" : "", "family" : "Zhao", "given" : "P S", "non-dropping-particle" : "", "parse-names" : false, "suffix" : "" }, { "dropping-particle" : "", "family" : "Dong", "given" : "F", "non-dropping-particle" : "", "parse-names" : false, "suffix" : "" }, { "dropping-particle" : "", "family" : "He", "given" : "D", "non-dropping-particle" : "", "parse-names" : false, "suffix" : "" }, { "dropping-particle" : "", "family" : "Zhao", "given" : "X J", "non-dropping-particle" : "", "parse-names" : false, "suffix" : "" }, { "dropping-particle" : "", "family" : "Zhang", "given" : "X L", "non-dropping-particle" : "", "parse-names" : false, "suffix" : "" }, { "dropping-particle" : "", "family" : "Zhang", "given" : "W Z", "non-dropping-particle" : "", "parse-names" : false, "suffix" : "" }, { "dropping-particle" : "", "family" : "Yao", "given" : "Q", "non-dropping-particle" : "", "parse-names" : false, "suffix" : "" }, { "dropping-particle" : "", "family" : "Liu", "given" : "H Y", "non-dropping-particle" : "", "parse-names" : false, "suffix" : "" } ], "container-title" : "Atmospheric Chemistry and Physics", "id" : "ITEM-24", "issue" : "9", "issued" : { "date-parts" : [ [ "2013" ] ] }, "page" : "4631-4644", "title" : "Characteristics of concentrations and chemical compositions for PM2.5 in the region of Beijing, Tianjin, and Hebei, China", "translator" : [ { "dropping-particle" : "", "family" : "G5113", "given" : "", "non-dropping-particle" : "", "parse-names" : false, "suffix" : "" } ], "type" : "article-journal", "volume" : "13" }, "uris" : [ "http://www.mendeley.com/documents/?uuid=29ed02d9-35d0-4f50-9bc6-adac9eb1a5b1" ] } ], "mendeley" : { "formattedCitation" : "(Celis et al., 2004; Feng et al., 2006; Bourotte et al., 2007; Fuzzi et al., 2007; Mariani and de Mello, 2007; Molina et al., 2007; Favez et al., 2008; Mkoma, 2008; Aggarwal and Kawamura, 2009; Mkoma et al., 2009; de Souza et al., 2010; Li et al., 2010; Martin et al., 2010; Molina et al., 2010; Radhi et al., 2010; Weinstein et al., 2010; Batmunkh et al., 2011; Gioda et al., 2011; Pathak et al., 2011; Zhang et al., 2012a; Cho and Park, 2013; Zhao et al., 2013; Wang et al., 2019; Kuzu et al., 2020)", "manualFormatting" : "(Celis et al., 2004; Feng et al., 2006; Bourotte et al., 2007; Fuzzi et al., 2007; Mariani and de Mello, 2007; Molina et al., 2007, 2010; Favez et al., 2008; Mkoma, 2008; Aggarwal and Kawamura, 20</w:instrText>
      </w:r>
      <w:r w:rsidR="00A75A09" w:rsidRPr="002A1EE0">
        <w:rPr>
          <w:lang w:val="fr-FR"/>
        </w:rPr>
        <w:instrText>09; Mkoma et al., 2009; de Souza et al., 2010; Li et al., 2010; Martin et al., 2010; Radhi et al., 2010; Weinstein et al., 2010; Batmunkh et al., 2011; Gioda et al., 2011; Pathak et al., 2011; F. Zhang et al., 2012; Cho and Park, 2013; Zhao et al., 2013; Wang et al., 2019; Kuzu et al., 2020)", "plainTextFormattedCitation" : "(Celis et al., 2004; Feng et al., 2006; Bourotte et al., 2007; Fuzzi et al., 2007; Mariani and de Mello, 2007; Molina et al., 2007; Favez et al., 2008; Mkoma, 2008; Aggarwal and Kawamura, 2009; Mkoma et al., 2009; de Souza et al., 2010; Li et al., 2010; Martin et al., 2010; Molina et al., 2010; Radhi et al., 2010; Weinstein et al., 2010; Batmunkh et al., 2011; Gioda et al., 2011; Pathak et al., 2011; Zhang et al., 2012a; Cho and Park, 2013; Zhao et al., 2013; Wang et al., 2019; Kuzu et al., 2020)", "previouslyFormattedCitation" : "(Celis et al., 2004; Feng et al., 2006; Bourotte et al., 2007; Fuzzi et al., 2007; Mariani and de Mello, 2007; Molina et al., 2007; Favez et al., 2008; Mkoma, 2008; Aggarwal and Kawamura, 2009; Mkoma et al., 2009; de Souza et al., 2010; Li et al., 2010; Martin et al., 2010; Molina et al., 2010; Radhi et al., 2010; Weinstein et al., 2010; Batmunkh et al., 2011; Gioda et al., 2011; Pathak et al., 2011; Zhang et al., 2012a; Cho and Park, 2013; Zhao et al., 2013; Wang et al., 2019; Kuzu et al., 2020)" }, "properties" : { "noteIndex" : 0 }, "schema" : "https://github.com/citation-style-language/schema/raw/master/csl-citation.json" }</w:instrText>
      </w:r>
      <w:r w:rsidRPr="001C68C5">
        <w:fldChar w:fldCharType="separate"/>
      </w:r>
      <w:r w:rsidR="00CB33A1">
        <w:rPr>
          <w:noProof/>
          <w:lang w:val="fr-FR"/>
        </w:rPr>
        <w:t>(</w:t>
      </w:r>
      <w:ins w:id="2490" w:author="Robin Matthews" w:date="2021-07-08T15:52:00Z">
        <w:r w:rsidR="00DB2E96" w:rsidRPr="002A1EE0">
          <w:rPr>
            <w:noProof/>
            <w:lang w:val="fr-FR"/>
          </w:rPr>
          <w:t>Celis et al., 2004; Feng et al., 2006; Bourotte et al., 2007; Fuzzi et al., 2007; Mariani and de Mello, 2007; Molina et al., 2007, 2010; Favez et al., 2008; Mkoma, 2008; Aggarwal and Kawamura, 2009; Mkoma et al., 2009; de Souza et al., 2010; Li et al., 2010; Martin et al., 2010; Radhi et al., 2010; Weinstein et al., 2010; Batmunkh et al., 2011; Gioda et al., 2011; Pathak et al., 2011; F. Zhang et al., 2012; Cho and Park, 2013; Zhao et al., 2013; Wang et al., 2019; Kuzu et al., 2020</w:t>
        </w:r>
      </w:ins>
      <w:del w:id="2491" w:author="Robin Matthews" w:date="2021-07-08T15:52:00Z">
        <w:r w:rsidR="00CB33A1" w:rsidDel="00DB2E96">
          <w:rPr>
            <w:noProof/>
            <w:lang w:val="fr-FR"/>
          </w:rPr>
          <w:delText xml:space="preserve">Celis et al., 2004; Feng et al., 2006; Mariani and de Mello, 2007; Molina et al., 2007, 2010; Bourotte et al., 2007; Fuzzi et al., 2007; Mkoma, 2008; Favez et </w:delText>
        </w:r>
        <w:r w:rsidR="00CB33A1" w:rsidDel="00DB2E96">
          <w:rPr>
            <w:noProof/>
            <w:lang w:val="fr-FR"/>
          </w:rPr>
          <w:lastRenderedPageBreak/>
          <w:delText>al., 2008; Aggarwal and Kawamura, 2009; Mkoma et al., 2009; Li et al., 2010; Martin et al., 2010; Radhi et al., 2010; Weinstein et al., 2010; de Souza et al., 2010; Batmunkh et al., 2011; Pathak et al., 2011; Gioda et al., 2011; Zhang et al., 2012</w:delText>
        </w:r>
      </w:del>
      <w:del w:id="2492" w:author="Robin Matthews" w:date="2021-07-08T15:51:00Z">
        <w:r w:rsidR="00CB33A1" w:rsidDel="00DB2E96">
          <w:rPr>
            <w:noProof/>
            <w:lang w:val="fr-FR"/>
          </w:rPr>
          <w:delText>a</w:delText>
        </w:r>
      </w:del>
      <w:del w:id="2493" w:author="Robin Matthews" w:date="2021-07-08T15:52:00Z">
        <w:r w:rsidR="00CB33A1" w:rsidDel="00DB2E96">
          <w:rPr>
            <w:noProof/>
            <w:lang w:val="fr-FR"/>
          </w:rPr>
          <w:delText>; Zhao et al., 2013; Cho and Park, 2013; Wang et al., 2019; Kuzu et al., 2020</w:delText>
        </w:r>
      </w:del>
      <w:r w:rsidR="00CB33A1">
        <w:rPr>
          <w:noProof/>
          <w:lang w:val="fr-FR"/>
        </w:rPr>
        <w:t>)</w:t>
      </w:r>
      <w:r w:rsidRPr="001C68C5">
        <w:fldChar w:fldCharType="end"/>
      </w:r>
      <w:commentRangeEnd w:id="2489"/>
      <w:r w:rsidR="00CB33A1">
        <w:rPr>
          <w:rStyle w:val="Marquedecommentaire"/>
          <w:lang w:val="fr-FR"/>
        </w:rPr>
        <w:commentReference w:id="2489"/>
      </w:r>
      <w:r w:rsidR="000B166D" w:rsidRPr="00890F9E">
        <w:rPr>
          <w:lang w:val="fr-FR"/>
        </w:rPr>
        <w:t xml:space="preserve">. </w:t>
      </w:r>
      <w:r w:rsidR="000B166D" w:rsidRPr="004369BC">
        <w:rPr>
          <w:rFonts w:cs="Times New Roman"/>
          <w:szCs w:val="20"/>
        </w:rPr>
        <w:t xml:space="preserve">Further details on data sources and processing are available in the chapter data table (Table </w:t>
      </w:r>
      <w:r w:rsidR="000B166D">
        <w:rPr>
          <w:rFonts w:cs="Times New Roman"/>
          <w:szCs w:val="20"/>
        </w:rPr>
        <w:t>6.SM.1</w:t>
      </w:r>
      <w:r w:rsidR="000B166D" w:rsidRPr="004369BC">
        <w:rPr>
          <w:rFonts w:cs="Times New Roman"/>
          <w:szCs w:val="20"/>
        </w:rPr>
        <w:t>).</w:t>
      </w:r>
    </w:p>
    <w:p w14:paraId="77216C0D" w14:textId="77777777" w:rsidR="001C68C5" w:rsidRPr="001C68C5" w:rsidRDefault="001C68C5" w:rsidP="001C68C5">
      <w:pPr>
        <w:pStyle w:val="AR6BodyText"/>
        <w:rPr>
          <w:lang w:val="en-US"/>
        </w:rPr>
      </w:pPr>
    </w:p>
    <w:p w14:paraId="0FE4BB52" w14:textId="25970F27" w:rsidR="00AF2E59" w:rsidRPr="00D837A8" w:rsidRDefault="00AF2E59" w:rsidP="00F70F34">
      <w:pPr>
        <w:pStyle w:val="AR6BodyText"/>
        <w:rPr>
          <w:rFonts w:eastAsia="MS Gothic"/>
          <w:lang w:val="en-GB"/>
        </w:rPr>
      </w:pPr>
      <w:r w:rsidRPr="004B78E9">
        <w:rPr>
          <w:b/>
          <w:iCs/>
          <w:lang w:val="en-GB"/>
        </w:rPr>
        <w:t>[END FIGURE 6.7</w:t>
      </w:r>
      <w:r w:rsidR="001C68C5">
        <w:rPr>
          <w:b/>
          <w:iCs/>
          <w:lang w:val="en-GB"/>
        </w:rPr>
        <w:t xml:space="preserve"> HERE</w:t>
      </w:r>
      <w:r w:rsidRPr="004B78E9">
        <w:rPr>
          <w:b/>
          <w:iCs/>
          <w:lang w:val="en-GB"/>
        </w:rPr>
        <w:t>]</w:t>
      </w:r>
    </w:p>
    <w:p w14:paraId="54F2EF56" w14:textId="04F8E9D7" w:rsidR="00AF2E59" w:rsidRDefault="00AF2E59">
      <w:pPr>
        <w:pStyle w:val="AR6BodyText"/>
        <w:rPr>
          <w:rFonts w:eastAsia="MS Gothic"/>
          <w:lang w:val="en-GB"/>
        </w:rPr>
      </w:pPr>
    </w:p>
    <w:p w14:paraId="5C2F81E5" w14:textId="77777777" w:rsidR="007E79EA" w:rsidRPr="009638A7" w:rsidRDefault="007E79EA">
      <w:pPr>
        <w:pStyle w:val="AR6BodyText"/>
        <w:rPr>
          <w:rFonts w:eastAsia="MS Gothic"/>
          <w:lang w:val="en-GB"/>
        </w:rPr>
      </w:pPr>
    </w:p>
    <w:p w14:paraId="06D49914" w14:textId="112D549B" w:rsidR="00AF2E59" w:rsidRDefault="00AF2E59" w:rsidP="00D5630D">
      <w:pPr>
        <w:pStyle w:val="AR6BodyText"/>
        <w:rPr>
          <w:rFonts w:eastAsia="MS Gothic"/>
          <w:lang w:val="en-GB"/>
        </w:rPr>
      </w:pPr>
      <w:r>
        <w:rPr>
          <w:rFonts w:eastAsia="MS Gothic"/>
          <w:lang w:val="en-GB"/>
        </w:rPr>
        <w:t>Remote</w:t>
      </w:r>
      <w:ins w:id="2494" w:author="Lucy Cowie" w:date="2021-07-27T12:48:00Z">
        <w:r w:rsidR="00A65D15">
          <w:rPr>
            <w:rFonts w:eastAsia="MS Gothic"/>
            <w:lang w:val="en-GB"/>
          </w:rPr>
          <w:t>-</w:t>
        </w:r>
      </w:ins>
      <w:del w:id="2495" w:author="Lucy Cowie" w:date="2021-07-27T12:48:00Z">
        <w:r w:rsidDel="00A65D15">
          <w:rPr>
            <w:rFonts w:eastAsia="MS Gothic"/>
            <w:lang w:val="en-GB"/>
          </w:rPr>
          <w:delText xml:space="preserve"> </w:delText>
        </w:r>
      </w:del>
      <w:r>
        <w:rPr>
          <w:rFonts w:eastAsia="MS Gothic"/>
          <w:lang w:val="en-GB"/>
        </w:rPr>
        <w:t xml:space="preserve">sensing instruments provide a larger-scale view of aerosol distributions and trends than ground-based monitoring networks by retrieving the </w:t>
      </w:r>
      <w:ins w:id="2496" w:author="Lucy Cowie" w:date="2021-07-27T12:49:00Z">
        <w:r w:rsidR="004D5658">
          <w:rPr>
            <w:rFonts w:eastAsia="MS Gothic"/>
            <w:lang w:val="en-GB"/>
          </w:rPr>
          <w:t>a</w:t>
        </w:r>
      </w:ins>
      <w:del w:id="2497" w:author="Lucy Cowie" w:date="2021-07-27T12:49:00Z">
        <w:r w:rsidRPr="000E472A" w:rsidDel="004D5658">
          <w:rPr>
            <w:rFonts w:eastAsia="MS Gothic"/>
            <w:lang w:val="en-GB"/>
          </w:rPr>
          <w:delText>A</w:delText>
        </w:r>
      </w:del>
      <w:r w:rsidRPr="000E472A">
        <w:rPr>
          <w:rFonts w:eastAsia="MS Gothic"/>
          <w:lang w:val="en-GB"/>
        </w:rPr>
        <w:t>erosol optical depth (AOD)</w:t>
      </w:r>
      <w:r>
        <w:rPr>
          <w:rFonts w:eastAsia="MS Gothic"/>
          <w:lang w:val="en-GB"/>
        </w:rPr>
        <w:t>, which is indirectly related to aerosol mass concentrations. AOD is the</w:t>
      </w:r>
      <w:r w:rsidRPr="000E472A">
        <w:rPr>
          <w:rFonts w:eastAsia="MS Gothic"/>
          <w:lang w:val="en-GB"/>
        </w:rPr>
        <w:t xml:space="preserve"> column</w:t>
      </w:r>
      <w:r>
        <w:rPr>
          <w:rFonts w:eastAsia="MS Gothic"/>
          <w:lang w:val="en-GB"/>
        </w:rPr>
        <w:t>-</w:t>
      </w:r>
      <w:r w:rsidRPr="000E472A">
        <w:rPr>
          <w:rFonts w:eastAsia="MS Gothic"/>
          <w:lang w:val="en-GB"/>
        </w:rPr>
        <w:t xml:space="preserve">integrated aerosol mass </w:t>
      </w:r>
      <w:r>
        <w:rPr>
          <w:rFonts w:eastAsia="MS Gothic"/>
          <w:lang w:val="en-GB"/>
        </w:rPr>
        <w:t>extinction at a given wavelength</w:t>
      </w:r>
      <w:r w:rsidRPr="000E472A">
        <w:rPr>
          <w:rFonts w:eastAsia="MS Gothic"/>
          <w:lang w:val="en-GB"/>
        </w:rPr>
        <w:t xml:space="preserve">, </w:t>
      </w:r>
      <w:r>
        <w:rPr>
          <w:rFonts w:eastAsia="MS Gothic"/>
          <w:lang w:val="en-GB"/>
        </w:rPr>
        <w:t>and is therefore relevant to the estimation of the radiative forcing of aerosol</w:t>
      </w:r>
      <w:ins w:id="2498" w:author="Lucy Cowie" w:date="2021-07-27T12:55:00Z">
        <w:r w:rsidR="001E40B4">
          <w:rPr>
            <w:rFonts w:eastAsia="MS Gothic"/>
            <w:lang w:val="en-GB"/>
          </w:rPr>
          <w:t>–</w:t>
        </w:r>
      </w:ins>
      <w:del w:id="2499" w:author="Lucy Cowie" w:date="2021-07-27T12:55:00Z">
        <w:r w:rsidDel="001E40B4">
          <w:rPr>
            <w:rFonts w:eastAsia="MS Gothic"/>
            <w:lang w:val="en-GB"/>
          </w:rPr>
          <w:delText>-</w:delText>
        </w:r>
      </w:del>
      <w:r>
        <w:rPr>
          <w:rFonts w:eastAsia="MS Gothic"/>
          <w:lang w:val="en-GB"/>
        </w:rPr>
        <w:t xml:space="preserve">radiation interactions (Section </w:t>
      </w:r>
      <w:r w:rsidRPr="00B426CB">
        <w:rPr>
          <w:rFonts w:eastAsia="MS Gothic"/>
          <w:lang w:val="en-GB"/>
        </w:rPr>
        <w:t>7.3.3.1</w:t>
      </w:r>
      <w:r>
        <w:rPr>
          <w:rFonts w:eastAsia="MS Gothic"/>
          <w:lang w:val="en-GB"/>
        </w:rPr>
        <w:t>)</w:t>
      </w:r>
      <w:r w:rsidRPr="000E472A">
        <w:rPr>
          <w:rFonts w:eastAsia="MS Gothic"/>
          <w:lang w:val="en-GB"/>
        </w:rPr>
        <w:t xml:space="preserve">. </w:t>
      </w:r>
      <w:r>
        <w:rPr>
          <w:rFonts w:eastAsia="MS Gothic"/>
          <w:lang w:val="en-GB"/>
        </w:rPr>
        <w:t xml:space="preserve">Models participating in </w:t>
      </w:r>
      <w:r w:rsidR="00912B3C">
        <w:rPr>
          <w:rFonts w:eastAsia="MS Gothic"/>
          <w:lang w:val="en-GB"/>
        </w:rPr>
        <w:t xml:space="preserve">Phase III of the AeroCom </w:t>
      </w:r>
      <w:r>
        <w:rPr>
          <w:rFonts w:eastAsia="MS Gothic"/>
          <w:lang w:val="en-GB"/>
        </w:rPr>
        <w:t xml:space="preserve">intercomparison project were found to underestimate present-day AOD by about 20% </w:t>
      </w:r>
      <w:r>
        <w:rPr>
          <w:rFonts w:eastAsia="MS Gothic"/>
          <w:lang w:val="en-GB"/>
        </w:rPr>
        <w:fldChar w:fldCharType="begin" w:fldLock="1"/>
      </w:r>
      <w:r w:rsidR="00D477C7">
        <w:rPr>
          <w:rFonts w:eastAsia="MS Gothic"/>
          <w:lang w:val="en-GB"/>
        </w:rPr>
        <w:instrText>ADDIN CSL_CITATION { "citationItems" : [ { "id" : "ITEM-1", "itemData" : { "DOI" : "10.5194/acp-21-87-2021", "ISSN" : "1680-7324", "abstract" : "Abstract. Within the framework of the AeroCom (Aerosol Comparisons between Observations and Models) initiative, the state-of-the-art modelling of aerosol optical properties is assessed from 14 global models participating in the phase III control experiment (AP3). The models are similar to CMIP6/AerChemMIP Earth System Models (ESMs) and provide a robust multi-model ensemble. Inter-model spread of aerosol species lifetimes and emissions appears to be similar to that of mass extinction coefficients (MECs), suggesting that aerosol optical depth (AOD) uncertainties are associated with a broad spectrum of parameterised aerosol processes. Total AOD is approximately the same as in AeroCom phase I (AP1) simulations. However, we find a 50 % decrease in the optical depth (OD) of black carbon (BC), attributable to a combination of decreased emissions and lifetimes. Relative contributions from sea salt (SS) and dust (DU) have shifted from being approximately equal in AP1 to SS contributing about 2\u22153 of the natural AOD in AP3. This shift is linked with a decrease in DU mass burden, a lower DU MEC, and a slight decrease in DU lifetime, suggesting coarser DU particle sizes in AP3 compared to AP1. Relative to observations, the AP3 ensemble median and most of the participating models underestimate all aerosol optical properties investigated, that is, total AOD as well as fine and coarse AOD (AODf, AODc), \u00c5ngstr\u00f6m exponent (AE), dry surface scattering (SCdry), and absorption (ACdry) coefficients. Compared to AERONET, the models underestimate total AOD by ca. 21 % \u00b1 20 % (as inferred from the ensemble median and interquartile range). Against satellite data, the ensemble AOD biases range from \u221237 % (MODIS-Terra) to \u221216 % (MERGED-FMI, a multi-satellite AOD product), which we explain by differences between individual satellites and AERONET measurements themselves. Correlation coefficients (R) between model and observation AOD records are generally high (R&gt;0.75), suggesting that the models are capable of capturing spatio-temporal variations in AOD. We find a much larger underestimate in coarse AODc (\u223c \u221245 % \u00b1 25 %) than in fine AODf (\u223c \u221215 % \u00b1 25 %) with slightly increased inter-model spread compared to total AOD. These results indicate problems in the modelling of DU and SS. The AODc bias is likely due to missing DU over continental land masses (particularly over the United States, SE Asia, and S. America), while marine AERONET sites and the AATSR SU satellite data suggest mo\u2026", "author" : [ { "dropping-particle" : "", "family" : "Gli\u00df", "given" : "Jonas", "non-dropping-particle" : "", "parse-names" : false, "suffix" : "" }, { "dropping-particle" : "", "family" : "Mortier", "given" : "Augustin", "non-dropping-particle" : "", "parse-names" : false, "suffix" : "" }, { "dropping-particle" : "", "family" : "Schulz", "given" : "Michael", "non-dropping-particle" : "", "parse-names" : false, "suffix" : "" }, { "dropping-particle" : "", "family" : "Andrews", "given" : "Elisabeth", "non-dropping-particle" : "", "parse-names" : false, "suffix" : "" }, { "dropping-particle" : "", "family" : "Balkanski", "given" : "Yves", "non-dropping-particle" : "", "parse-names" : false, "suffix" : "" }, { "dropping-particle" : "", "family" : "Bauer", "given" : "Susanne E", "non-dropping-particle" : "", "parse-names" : false, "suffix" : "" }, { "dropping-particle" : "", "family" : "Benedictow", "given" : "Anna M K", "non-dropping-particle" : "", "parse-names" : false, "suffix" : "" }, { "dropping-particle" : "", "family" : "Bian", "given" : "Huisheng", "non-dropping-particle" : "", "parse-names" : false, "suffix" : "" }, { "dropping-particle" : "", "family" : "Checa-Garcia", "given" : "Ramiro", "non-dropping-particle" : "", "parse-names" : false, "suffix" : "" }, { "dropping-particle" : "", "family" : "Chin", "given" : "Mian", "non-dropping-particle" : "", "parse-names" : false, "suffix" : "" }, { "dropping-particle" : "", "family" : "Ginoux", "given" : "Paul", "non-dropping-particle" : "", "parse-names" : false, "suffix" : "" }, { "dropping-particle" : "", "family" : "Griesfeller", "given" : "Jan J", "non-dropping-particle" : "", "parse-names" : false, "suffix" : "" }, { "dropping-particle" : "", "family" : "Heckel", "given" : "Andreas", "non-dropping-particle" : "", "parse-names" : false, "suffix" : "" }, { "dropping-particle" : "", "family" : "Kipling", "given" : "Zak", "non-dropping-particle" : "", "parse-names" : false, "suffix" : "" }, { "dropping-particle" : "", "family" : "Kirkev\u00e5g", "given" : "Alf", "non-dropping-particle" : "", "parse-names" : false, "suffix" : "" }, { "dropping-particle" : "", "family" : "Kokkola", "given" : "Harri", "non-dropping-particle" : "", "parse-names" : false, "suffix" : "" }, { "dropping-particle" : "", "family" : "Laj", "given" : "Paolo", "non-dropping-particle" : "", "parse-names" : false, "suffix" : "" }, { "dropping-particle" : "", "family" : "Sager", "given" : "Philippe", "non-dropping-particle" : "Le", "parse-names" : false, "suffix" : "" }, { "dropping-particle" : "", "family" : "Lund", "given" : "Marianne Tronstad", "non-dropping-particle" : "", "parse-names" : false, "suffix" : "" }, { "dropping-particle" : "", "family" : "Lund Myhre", "given" : "Cathrine", "non-dropping-particle" : "", "parse-names" : false, "suffix" : "" }, { "dropping-particle" : "", "family" : "Matsui", "given" : "Hitoshi", "non-dropping-particle" : "", "parse-names" : false, "suffix" : "" }, { "dropping-particle" : "", "family" : "Myhre", "given" : "Gunnar", "non-dropping-particle" : "", "parse-names" : false, "suffix" : "" }, { "dropping-particle" : "", "family" : "Neubauer", "given" : "David", "non-dropping-particle" : "", "parse-names" : false, "suffix" : "" }, { "dropping-particle" : "", "family" : "Noije", "given" : "Twan", "non-dropping-particle" : "van", "parse-names" : false, "suffix" : "" }, { "dropping-particle" : "", "family" : "North", "given" : "Peter", "non-dropping-particle" : "", "parse-names" : false, "suffix" : "" }, { "dropping-particle" : "", "family" : "Olivi\u00e9", "given" : "Dirk J L", "non-dropping-particle" : "", "parse-names" : false, "suffix" : "" }, { "dropping-particle" : "", "family" : "R\u00e9my", "given" : "Samuel", "non-dropping-particle" : "", "parse-names" : false, "suffix" : "" }, { "dropping-particle" : "", "family" : "Sogacheva", "given" : "Larisa", "non-dropping-particle" : "", "parse-names" : false, "suffix" : "" }, { "dropping-particle" : "", "family" : "Takemura", "given" : "Toshihiko", "non-dropping-particle" : "", "parse-names" : false, "suffix" : "" }, { "dropping-particle" : "", "family" : "Tsigaridis", "given" : "Kostas", "non-dropping-particle" : "", "parse-names" : false, "suffix" : "" }, { "dropping-particle" : "", "family" : "Tsyro", "given" : "Svetlana G", "non-dropping-particle" : "", "parse-names" : false, "suffix" : "" } ], "container-title" : "Atmospheric Chemistry and Physics", "id" : "ITEM-1", "issue" : "1", "issued" : { "date-parts" : [ [ "2021", "1", "6" ] ] }, "page" : "87-128", "publisher" : "Copernicus Publications", "title" : "AeroCom phase III multi-model evaluation of the aerosol life cycle and optical properties using ground- and space-based remote sensing as well as surface in situ observations", "translator" : [ { "dropping-particle" : "", "family" : "G4962", "given" : "", "non-dropping-particle" : "", "parse-names" : false, "suffix" : "" } ], "type" : "article-journal", "volume" : "21" }, "uris" : [ "http://www.mendeley.com/documents/?uuid=b590c810-4f01-41cd-92f9-a74ad3abd48a" ] } ], "mendeley" : { "formattedCitation" : "(Gli\u00df et al., 2021a)", "plainTextFormattedCitation" : "(Gli\u00df et al., 2021a)", "previouslyFormattedCitation" : "(Gli\u00df et al., 2021a)" }, "properties" : { "noteIndex" : 0 }, "schema" : "https://github.com/citation-style-language/schema/raw/master/csl-citation.json" }</w:instrText>
      </w:r>
      <w:r>
        <w:rPr>
          <w:rFonts w:eastAsia="MS Gothic"/>
          <w:lang w:val="en-GB"/>
        </w:rPr>
        <w:fldChar w:fldCharType="separate"/>
      </w:r>
      <w:r w:rsidR="00CB33A1">
        <w:rPr>
          <w:rFonts w:eastAsia="MS Gothic"/>
          <w:noProof/>
          <w:lang w:val="en-GB"/>
        </w:rPr>
        <w:t>(Gliß et al., 2021a)</w:t>
      </w:r>
      <w:r>
        <w:rPr>
          <w:rFonts w:eastAsia="MS Gothic"/>
          <w:lang w:val="en-GB"/>
        </w:rPr>
        <w:fldChar w:fldCharType="end"/>
      </w:r>
      <w:r>
        <w:rPr>
          <w:rFonts w:eastAsia="MS Gothic"/>
          <w:lang w:val="en-GB"/>
        </w:rPr>
        <w:t>, although different remote</w:t>
      </w:r>
      <w:ins w:id="2500" w:author="Lucy Cowie" w:date="2021-07-27T13:00:00Z">
        <w:r w:rsidR="001A3A5B">
          <w:rPr>
            <w:rFonts w:eastAsia="MS Gothic"/>
            <w:lang w:val="en-GB"/>
          </w:rPr>
          <w:t>-</w:t>
        </w:r>
      </w:ins>
      <w:del w:id="2501" w:author="Lucy Cowie" w:date="2021-07-27T13:00:00Z">
        <w:r w:rsidDel="001A3A5B">
          <w:rPr>
            <w:rFonts w:eastAsia="MS Gothic"/>
            <w:lang w:val="en-GB"/>
          </w:rPr>
          <w:delText xml:space="preserve"> </w:delText>
        </w:r>
      </w:del>
      <w:r>
        <w:rPr>
          <w:rFonts w:eastAsia="MS Gothic"/>
          <w:lang w:val="en-GB"/>
        </w:rPr>
        <w:t xml:space="preserve">sensing estimates obtain different estimates of global mean AOD. </w:t>
      </w:r>
      <w:commentRangeStart w:id="2502"/>
      <w:commentRangeStart w:id="2503"/>
      <w:r>
        <w:rPr>
          <w:rFonts w:eastAsia="MS Gothic"/>
          <w:lang w:val="en-GB"/>
        </w:rPr>
        <w:fldChar w:fldCharType="begin" w:fldLock="1"/>
      </w:r>
      <w:r w:rsidR="00D477C7">
        <w:rPr>
          <w:rFonts w:eastAsia="MS Gothic"/>
          <w:lang w:val="en-GB"/>
        </w:rPr>
        <w:instrText>ADDIN CSL_CITATION { "citationItems" : [ { "id" : "ITEM-1", "itemData" : { "DOI" : "10.5194/acp-21-87-2021", "ISSN" : "1680-7324", "abstract" : "Abstract. Within the framework of the AeroCom (Aerosol Comparisons between Observations and Models) initiative, the state-of-the-art modelling of aerosol optical properties is assessed from 14 global models participating in the phase III control experiment (AP3). The models are similar to CMIP6/AerChemMIP Earth System Models (ESMs) and provide a robust multi-model ensemble. Inter-model spread of aerosol species lifetimes and emissions appears to be similar to that of mass extinction coefficients (MECs), suggesting that aerosol optical depth (AOD) uncertainties are associated with a broad spectrum of parameterised aerosol processes. Total AOD is approximately the same as in AeroCom phase I (AP1) simulations. However, we find a 50 % decrease in the optical depth (OD) of black carbon (BC), attributable to a combination of decreased emissions and lifetimes. Relative contributions from sea salt (SS) and dust (DU) have shifted from being approximately equal in AP1 to SS contributing about 2\u22153 of the natural AOD in AP3. This shift is linked with a decrease in DU mass burden, a lower DU MEC, and a slight decrease in DU lifetime, suggesting coarser DU particle sizes in AP3 compared to AP1. Relative to observations, the AP3 ensemble median and most of the participating models underestimate all aerosol optical properties investigated, that is, total AOD as well as fine and coarse AOD (AODf, AODc), \u00c5ngstr\u00f6m exponent (AE), dry surface scattering (SCdry), and absorption (ACdry) coefficients. Compared to AERONET, the models underestimate total AOD by ca. 21 % \u00b1 20 % (as inferred from the ensemble median and interquartile range). Against satellite data, the ensemble AOD biases range from \u221237 % (MODIS-Terra) to \u221216 % (MERGED-FMI, a multi-satellite AOD product), which we explain by differences between individual satellites and AERONET measurements themselves. Correlation coefficients (R) between model and observation AOD records are generally high (R&gt;0.75), suggesting that the models are capable of capturing spatio-temporal variations in AOD. We find a much larger underestimate in coarse AODc (\u223c \u221245 % \u00b1 25 %) than in fine AODf (\u223c \u221215 % \u00b1 25 %) with slightly increased inter-model spread compared to total AOD. These results indicate problems in the modelling of DU and SS. The AODc bias is likely due to missing DU over continental land masses (particularly over the United States, SE Asia, and S. America), while marine AERONET sites and the AATSR SU satellite data suggest mo\u2026", "author" : [ { "dropping-particle" : "", "family" : "Gli\u00df", "given" : "Jonas", "non-dropping-particle" : "", "parse-names" : false, "suffix" : "" }, { "dropping-particle" : "", "family" : "Mortier", "given" : "Augustin", "non-dropping-particle" : "", "parse-names" : false, "suffix" : "" }, { "dropping-particle" : "", "family" : "Schulz", "given" : "Michael", "non-dropping-particle" : "", "parse-names" : false, "suffix" : "" }, { "dropping-particle" : "", "family" : "Andrews", "given" : "Elisabeth", "non-dropping-particle" : "", "parse-names" : false, "suffix" : "" }, { "dropping-particle" : "", "family" : "Balkanski", "given" : "Yves", "non-dropping-particle" : "", "parse-names" : false, "suffix" : "" }, { "dropping-particle" : "", "family" : "Bauer", "given" : "Susanne E", "non-dropping-particle" : "", "parse-names" : false, "suffix" : "" }, { "dropping-particle" : "", "family" : "Benedictow", "given" : "Anna M K", "non-dropping-particle" : "", "parse-names" : false, "suffix" : "" }, { "dropping-particle" : "", "family" : "Bian", "given" : "Huisheng", "non-dropping-particle" : "", "parse-names" : false, "suffix" : "" }, { "dropping-particle" : "", "family" : "Checa-Garcia", "given" : "Ramiro", "non-dropping-particle" : "", "parse-names" : false, "suffix" : "" }, { "dropping-particle" : "", "family" : "Chin", "given" : "Mian", "non-dropping-particle" : "", "parse-names" : false, "suffix" : "" }, { "dropping-particle" : "", "family" : "Ginoux", "given" : "Paul", "non-dropping-particle" : "", "parse-names" : false, "suffix" : "" }, { "dropping-particle" : "", "family" : "Griesfeller", "given" : "Jan J", "non-dropping-particle" : "", "parse-names" : false, "suffix" : "" }, { "dropping-particle" : "", "family" : "Heckel", "given" : "Andreas", "non-dropping-particle" : "", "parse-names" : false, "suffix" : "" }, { "dropping-particle" : "", "family" : "Kipling", "given" : "Zak", "non-dropping-particle" : "", "parse-names" : false, "suffix" : "" }, { "dropping-particle" : "", "family" : "Kirkev\u00e5g", "given" : "Alf", "non-dropping-particle" : "", "parse-names" : false, "suffix" : "" }, { "dropping-particle" : "", "family" : "Kokkola", "given" : "Harri", "non-dropping-particle" : "", "parse-names" : false, "suffix" : "" }, { "dropping-particle" : "", "family" : "Laj", "given" : "Paolo", "non-dropping-particle" : "", "parse-names" : false, "suffix" : "" }, { "dropping-particle" : "", "family" : "Sager", "given" : "Philippe", "non-dropping-particle" : "Le", "parse-names" : false, "suffix" : "" }, { "dropping-particle" : "", "family" : "Lund", "given" : "Marianne Tronstad", "non-dropping-particle" : "", "parse-names" : false, "suffix" : "" }, { "dropping-particle" : "", "family" : "Lund Myhre", "given" : "Cathrine", "non-dropping-particle" : "", "parse-names" : false, "suffix" : "" }, { "dropping-particle" : "", "family" : "Matsui", "given" : "Hitoshi", "non-dropping-particle" : "", "parse-names" : false, "suffix" : "" }, { "dropping-particle" : "", "family" : "Myhre", "given" : "Gunnar", "non-dropping-particle" : "", "parse-names" : false, "suffix" : "" }, { "dropping-particle" : "", "family" : "Neubauer", "given" : "David", "non-dropping-particle" : "", "parse-names" : false, "suffix" : "" }, { "dropping-particle" : "", "family" : "Noije", "given" : "Twan", "non-dropping-particle" : "van", "parse-names" : false, "suffix" : "" }, { "dropping-particle" : "", "family" : "North", "given" : "Peter", "non-dropping-particle" : "", "parse-names" : false, "suffix" : "" }, { "dropping-particle" : "", "family" : "Olivi\u00e9", "given" : "Dirk J L", "non-dropping-particle" : "", "parse-names" : false, "suffix" : "" }, { "dropping-particle" : "", "family" : "R\u00e9my", "given" : "Samuel", "non-dropping-particle" : "", "parse-names" : false, "suffix" : "" }, { "dropping-particle" : "", "family" : "Sogacheva", "given" : "Larisa", "non-dropping-particle" : "", "parse-names" : false, "suffix" : "" }, { "dropping-particle" : "", "family" : "Takemura", "given" : "Toshihiko", "non-dropping-particle" : "", "parse-names" : false, "suffix" : "" }, { "dropping-particle" : "", "family" : "Tsigaridis", "given" : "Kostas", "non-dropping-particle" : "", "parse-names" : false, "suffix" : "" }, { "dropping-particle" : "", "family" : "Tsyro", "given" : "Svetlana G", "non-dropping-particle" : "", "parse-names" : false, "suffix" : "" } ], "container-title" : "Atmospheric Chemistry and Physics", "id" : "ITEM-1", "issue" : "1", "issued" : { "date-parts" : [ [ "2021", "1", "6" ] ] }, "page" : "87-128", "publisher" : "Copernicus Publications", "title" : "AeroCom phase III multi-model evaluation of the aerosol life cycle and optical properties using ground- and space-based remote sensing as well as surface in situ observations", "translator" : [ { "dropping-particle" : "", "family" : "G4962", "given" : "", "non-dropping-particle" : "", "parse-names" : false, "suffix" : "" } ], "type" : "article-journal", "volume" : "21" }, "uris" : [ "http://www.mendeley.com/documents/?uuid=b590c810-4f01-41cd-92f9-a74ad3abd48a" ] } ], "mendeley" : { "formattedCitation" : "(Gli\u00df et al., 2021a)", "manualFormatting" : "Gli\u00df et al. (2020)", "plainTextFormattedCitation" : "(Gli\u00df et al., 2021a)", "previouslyFormattedCitation" : "(Gli\u00df et al., 2021a)" }, "properties" : { "noteIndex" : 0 }, "schema" : "https://github.com/citation-style-language/schema/raw/master/csl-citation.json" }</w:instrText>
      </w:r>
      <w:r>
        <w:rPr>
          <w:rFonts w:eastAsia="MS Gothic"/>
          <w:lang w:val="en-GB"/>
        </w:rPr>
        <w:fldChar w:fldCharType="separate"/>
      </w:r>
      <w:r w:rsidR="00CB33A1">
        <w:rPr>
          <w:rFonts w:eastAsia="MS Gothic"/>
          <w:noProof/>
          <w:lang w:val="en-GB"/>
        </w:rPr>
        <w:t>Gliß et al. (2020)</w:t>
      </w:r>
      <w:r>
        <w:rPr>
          <w:rFonts w:eastAsia="MS Gothic"/>
          <w:lang w:val="en-GB"/>
        </w:rPr>
        <w:fldChar w:fldCharType="end"/>
      </w:r>
      <w:commentRangeEnd w:id="2502"/>
      <w:commentRangeEnd w:id="2503"/>
      <w:r w:rsidR="009708F3">
        <w:rPr>
          <w:rStyle w:val="Marquedecommentaire"/>
        </w:rPr>
        <w:commentReference w:id="2502"/>
      </w:r>
      <w:r w:rsidR="00CB33A1">
        <w:rPr>
          <w:rStyle w:val="Marquedecommentaire"/>
        </w:rPr>
        <w:commentReference w:id="2503"/>
      </w:r>
      <w:r>
        <w:rPr>
          <w:rFonts w:eastAsia="MS Gothic"/>
          <w:lang w:val="en-GB"/>
        </w:rPr>
        <w:t xml:space="preserve"> also highlight the considerable diversity in the simulated contribution of various aerosol types to total AOD. However, models simulate regional trends in AODs that agree well, when expressed as percentage change, with </w:t>
      </w:r>
      <w:r w:rsidRPr="000E472A">
        <w:rPr>
          <w:rFonts w:eastAsia="MS Gothic"/>
          <w:lang w:val="en-GB"/>
        </w:rPr>
        <w:t xml:space="preserve">ground- </w:t>
      </w:r>
      <w:r w:rsidRPr="000E472A">
        <w:rPr>
          <w:rFonts w:eastAsia="MS Gothic"/>
          <w:lang w:val="en-GB"/>
        </w:rPr>
        <w:fldChar w:fldCharType="begin" w:fldLock="1"/>
      </w:r>
      <w:r w:rsidR="00D477C7">
        <w:rPr>
          <w:rFonts w:eastAsia="MS Gothic"/>
          <w:lang w:val="en-GB"/>
        </w:rPr>
        <w:instrText>ADDIN CSL_CITATION { "citationItems" : [ { "id" : "ITEM-1", "itemData" : { "DOI" : "10.5194/acp-20-13355-2020", "ISSN" : "1680-7324", "abstract" : "Abstract. This study presents a multiparameter analysis of aerosol trends over the last 2 decades at regional and global scales. Regional time series have been computed for a set of nine optical, chemical-composition and mass aerosol properties by using the observations from several ground-based networks. From these regional time series the aerosol trends have been derived for the different regions of the world. Most of the properties related to aerosol loading exhibit negative trends, both at the surface and in the total atmospheric column. Significant decreases in aerosol optical depth (AOD) are found in Europe, North America, South America, North Africa and Asia, ranging from \u22121.2 % yr\u22121 to \u22123.1 % yr\u22121. An error and representativity analysis of the spatially and temporally limited observational data has been performed using model data subsets in order to investigate how much the observed trends represent the actual trends happening in the regions over the full study period from 2000 to 2014. This analysis reveals that significant uncertainty is associated with some of the regional trends due to time and space sampling deficiencies. The set of observed regional trends has then been used for the evaluation of 10 models (6 AeroCom phase III models and 4 CMIP6 models) and the CAMS reanalysis dataset and of their skills in reproducing the aerosol trends. Model performance is found to vary depending on the parameters and the regions of the world. The models tend to capture trends in AOD, the column \u00c5ngstr\u00f6m exponent, sulfate and particulate matter well (except in North Africa), but they show larger discrepancies for coarse-mode AOD. The rather good agreement of the trends, across different aerosol parameters between models and observations, when co-locating them in time and space, implies that global model trends, including those in poorly monitored regions, are likely correct. The models can help to provide a global picture of the aerosol trends by filling the gaps in regions not covered by observations. The calculation of aerosol trends at a global scale reveals a different picture from that depicted by solely relying on ground-based observations. Using a model with complete diagnostics (NorESM2), we find a global increase in AOD of about 0.2 % yr\u22121 between 2000 and 2014, primarily caused by an increase in the loads of organic aerosols, sulfate and black carbon.", "author" : [ { "dropping-particle" : "", "family" : "Mortier", "given" : "Augustin", "non-dropping-particle" : "", "parse-names" : false, "suffix" : "" }, { "dropping-particle" : "", "family" : "Gli\u00df", "given" : "Jonas", "non-dropping-particle" : "", "parse-names" : false, "suffix" : "" }, { "dropping-particle" : "", "family" : "Schulz", "given" : "Michael", "non-dropping-particle" : "", "parse-names" : false, "suffix" : "" }, { "dropping-particle" : "", "family" : "Aas", "given" : "Wenche", "non-dropping-particle" : "", "parse-names" : false, "suffix" : "" }, { "dropping-particle" : "", "family" : "Andrews", "given" : "Elisabeth", "non-dropping-particle" : "", "parse-names" : false, "suffix" : "" }, { "dropping-particle" : "", "family" : "Bian", "given" : "Huisheng", "non-dropping-particle" : "", "parse-names" : false, "suffix" : "" }, { "dropping-particle" : "", "family" : "Chin", "given" : "Mian", "non-dropping-particle" : "", "parse-names" : false, "suffix" : "" }, { "dropping-particle" : "", "family" : "Ginoux", "given" : "Paul", "non-dropping-particle" : "", "parse-names" : false, "suffix" : "" }, { "dropping-particle" : "", "family" : "Hand", "given" : "Jenny", "non-dropping-particle" : "", "parse-names" : false, "suffix" : "" }, { "dropping-particle" : "", "family" : "Holben", "given" : "Brent", "non-dropping-particle" : "", "parse-names" : false, "suffix" : "" }, { "dropping-particle" : "", "family" : "Zhang", "given" : "Hua", "non-dropping-particle" : "", "parse-names" : false, "suffix" : "" }, { "dropping-particle" : "", "family" : "Kipling", "given" : "Zak", "non-dropping-particle" : "", "parse-names" : false, "suffix" : "" }, { "dropping-particle" : "", "family" : "Kirkev\u00e5g", "given" : "Alf", "non-dropping-particle" : "", "parse-names" : false, "suffix" : "" }, { "dropping-particle" : "", "family" : "Laj", "given" : "Paolo", "non-dropping-particle" : "", "parse-names" : false, "suffix" : "" }, { "dropping-particle" : "", "family" : "Lurton", "given" : "Thibault", "non-dropping-particle" : "", "parse-names" : false, "suffix" : "" }, { "dropping-particle" : "", "family" : "Myhre", "given" : "Gunnar", "non-dropping-particle" : "", "parse-names" : false, "suffix" : "" }, { "dropping-particle" : "", "family" : "Neubauer", "given" : "David", "non-dropping-particle" : "", "parse-names" : false, "suffix" : "" }, { "dropping-particle" : "", "family" : "Olivi\u00e9", "given" : "Dirk", "non-dropping-particle" : "", "parse-names" : false, "suffix" : "" }, { "dropping-particle" : "", "family" : "Salzen", "given" : "Knut", "non-dropping-particle" : "von", "parse-names" : false, "suffix" : "" }, { "dropping-particle" : "", "family" : "Skeie", "given" : "Ragnhild Bieltvedt", "non-dropping-particle" : "", "parse-names" : false, "suffix" : "" }, { "dropping-particle" : "", "family" : "Takemura", "given" : "Toshihiko", "non-dropping-particle" : "", "parse-names" : false, "suffix" : "" }, { "dropping-particle" : "", "family" : "Tilmes", "given" : "Simone", "non-dropping-particle" : "", "parse-names" : false, "suffix" : "" } ], "container-title" : "Atmospheric Chemistry and Physics", "id" : "ITEM-1", "issue" : "21", "issued" : { "date-parts" : [ [ "2020", "11", "11" ] ] }, "page" : "13355-13378", "title" : "Evaluation of climate model aerosol trends with ground-based observations over the last 2 decades \u2013 an AeroCom and CMIP6 analysis", "translator" : [ { "dropping-particle" : "", "family" : "G4787", "given" : "", "non-dropping-particle" : "", "parse-names" : false, "suffix" : "" } ], "type" : "article-journal", "volume" : "20" }, "uris" : [ "http://www.mendeley.com/documents/?uuid=9684fa33-ec77-432b-aaf2-fa60572dca71", "http://www.mendeley.com/documents/?uuid=c26c79ea-3ba9-431d-933a-f5a6b8d79632" ] }, { "id" : "ITEM-2", "itemData" : { "DOI" : "10.5194/acp-21-87-2021", "ISSN" : "1680-7324", "abstract" : "Abstract. Within the framework of the AeroCom (Aerosol Comparisons between Observations and Models) initiative, the state-of-the-art modelling of aerosol optical properties is assessed from 14 global models participating in the phase III control experiment (AP3). The models are similar to CMIP6/AerChemMIP Earth System Models (ESMs) and provide a robust multi-model ensemble. Inter-model spread of aerosol species lifetimes and emissions appears to be similar to that of mass extinction coefficients (MECs), suggesting that aerosol optical depth (AOD) uncertainties are associated with a broad spectrum of parameterised aerosol processes. Total AOD is approximately the same as in AeroCom phase I (AP1) simulations. However, we find a 50 % decrease in the optical depth (OD) of black carbon (BC), attributable to a combination of decreased emissions and lifetimes. Relative contributions from sea salt (SS) and dust (DU) have shifted from being approximately equal in AP1 to SS contributing about 2\u22153 of the natural AOD in AP3. This shift is linked with a decrease in DU mass burden, a lower DU MEC, and a slight decrease in DU lifetime, suggesting coarser DU particle sizes in AP3 compared to AP1. Relative to observations, the AP3 ensemble median and most of the participating models underestimate all aerosol optical properties investigated, that is, total AOD as well as fine and coarse AOD (AODf, AODc), \u00c5ngstr\u00f6m exponent (AE), dry surface scattering (SCdry), and absorption (ACdry) coefficients. Compared to AERONET, the models underestimate total AOD by ca. 21 % \u00b1 20 % (as inferred from the ensemble median and interquartile range). Against satellite data, the ensemble AOD biases range from \u221237 % (MODIS-Terra) to \u221216 % (MERGED-FMI, a multi-satellite AOD product), which we explain by differences between individual satellites and AERONET measurements themselves. Correlation coefficients (R) between model and observation AOD records are generally high (R&gt;0.75), suggesting that the models are capable of capturing spatio-temporal variations in AOD. We find a much larger underestimate in coarse AODc (\u223c \u221245 % \u00b1 25 %) than in fine AODf (\u223c \u221215 % \u00b1 25 %) with slightly increased inter-model spread compared to total AOD. These results indicate problems in the modelling of DU and SS. The AODc bias is likely due to missing DU over continental land masses (particularly over the United States, SE Asia, and S. America), while marine AERONET sites and the AATSR SU satellite data suggest mo\u2026", "author" : [ { "dropping-particle" : "", "family" : "Gli\u00df", "given" : "Jonas", "non-dropping-particle" : "", "parse-names" : false, "suffix" : "" }, { "dropping-particle" : "", "family" : "Mortier", "given" : "Augustin", "non-dropping-particle" : "", "parse-names" : false, "suffix" : "" }, { "dropping-particle" : "", "family" : "Schulz", "given" : "Michael", "non-dropping-particle" : "", "parse-names" : false, "suffix" : "" }, { "dropping-particle" : "", "family" : "Andrews", "given" : "Elisabeth", "non-dropping-particle" : "", "parse-names" : false, "suffix" : "" }, { "dropping-particle" : "", "family" : "Balkanski", "given" : "Yves", "non-dropping-particle" : "", "parse-names" : false, "suffix" : "" }, { "dropping-particle" : "", "family" : "Bauer", "given" : "Susanne E", "non-dropping-particle" : "", "parse-names" : false, "suffix" : "" }, { "dropping-particle" : "", "family" : "Benedictow", "given" : "Anna M K", "non-dropping-particle" : "", "parse-names" : false, "suffix" : "" }, { "dropping-particle" : "", "family" : "Bian", "given" : "Huisheng", "non-dropping-particle" : "", "parse-names" : false, "suffix" : "" }, { "dropping-particle" : "", "family" : "Checa-Garcia", "given" : "Ramiro", "non-dropping-particle" : "", "parse-names" : false, "suffix" : "" }, { "dropping-particle" : "", "family" : "Chin", "given" : "Mian", "non-dropping-particle" : "", "parse-names" : false, "suffix" : "" }, { "dropping-particle" : "", "family" : "Ginoux", "given" : "Paul", "non-dropping-particle" : "", "parse-names" : false, "suffix" : "" }, { "dropping-particle" : "", "family" : "Griesfeller", "given" : "Jan J", "non-dropping-particle" : "", "parse-names" : false, "suffix" : "" }, { "dropping-particle" : "", "family" : "Heckel", "given" : "Andreas", "non-dropping-particle" : "", "parse-names" : false, "suffix" : "" }, { "dropping-particle" : "", "family" : "Kipling", "given" : "Zak", "non-dropping-particle" : "", "parse-names" : false, "suffix" : "" }, { "dropping-particle" : "", "family" : "Kirkev\u00e5g", "given" : "Alf", "non-dropping-particle" : "", "parse-names" : false, "suffix" : "" }, { "dropping-particle" : "", "family" : "Kokkola", "given" : "Harri", "non-dropping-particle" : "", "parse-names" : false, "suffix" : "" }, { "dropping-particle" : "", "family" : "Laj", "given" : "Paolo", "non-dropping-particle" : "", "parse-names" : false, "suffix" : "" }, { "dropping-particle" : "", "family" : "Sager", "given" : "Philippe", "non-dropping-particle" : "Le", "parse-names" : false, "suffix" : "" }, { "dropping-particle" : "", "family" : "Lund", "given" : "Marianne Tronstad", "non-dropping-particle" : "", "parse-names" : false, "suffix" : "" }, { "dropping-particle" : "", "family" : "Lund Myhre", "given" : "Cathrine", "non-dropping-particle" : "", "parse-names" : false, "suffix" : "" }, { "dropping-particle" : "", "family" : "Matsui", "given" : "Hitoshi", "non-dropping-particle" : "", "parse-names" : false, "suffix" : "" }, { "dropping-particle" : "", "family" : "Myhre", "given" : "Gunnar", "non-dropping-particle" : "", "parse-names" : false, "suffix" : "" }, { "dropping-particle" : "", "family" : "Neubauer", "given" : "David", "non-dropping-particle" : "", "parse-names" : false, "suffix" : "" }, { "dropping-particle" : "", "family" : "Noije", "given" : "Twan", "non-dropping-particle" : "van", "parse-names" : false, "suffix" : "" }, { "dropping-particle" : "", "family" : "North", "given" : "Peter", "non-dropping-particle" : "", "parse-names" : false, "suffix" : "" }, { "dropping-particle" : "", "family" : "Olivi\u00e9", "given" : "Dirk J L", "non-dropping-particle" : "", "parse-names" : false, "suffix" : "" }, { "dropping-particle" : "", "family" : "R\u00e9my", "given" : "Samuel", "non-dropping-particle" : "", "parse-names" : false, "suffix" : "" }, { "dropping-particle" : "", "family" : "Sogacheva", "given" : "Larisa", "non-dropping-particle" : "", "parse-names" : false, "suffix" : "" }, { "d</w:instrText>
      </w:r>
      <w:r w:rsidR="00D477C7" w:rsidRPr="002A1EE0">
        <w:rPr>
          <w:rFonts w:eastAsia="MS Gothic"/>
        </w:rPr>
        <w:instrText>ropping-particle" : "", "family" : "Takemura", "given" : "Toshihiko", "non-dropping-particle" : "", "parse-names" : false, "suffix" : "" }, { "dropping-particle" : "", "family" : "Tsigaridis", "given" : "Kostas", "non-dropping-particle" : "", "parse-names" : false, "suffix" : "" }, { "dropping-particle" : "", "family" : "Tsyro", "given" : "Svetlana G", "non-dropping-particle" : "", "parse-names" : false, "suffix" : "" } ], "container-title" : "Atmospheric Chemistry and Physics", "id" : "ITEM-2", "issue" : "1", "issued" : { "date-parts" : [ [ "2021", "1", "6" ] ] }, "page" : "87-128", "publisher" : "Copernicus Publications", "title" : "AeroCom phase III multi-model evaluation of the aerosol life cycle and optical properties using ground- and space-based remote sensing as well as surface in situ observations", "translator" : [ { "dropping-particle" : "", "family" : "G4962", "given" : "", "non-dropping-particle" : "", "parse-names" : false, "suffix" : "" } ], "type" : "article-journal", "volume" : "21" }, "uris" : [ "http://www.mendeley.com/documents/?uuid=b590c810-4f01-41cd-92f9-a74ad3abd48a" ] } ], "mendeley" : { "formattedCitation" : "(Mortier et al., 2020; Gli\u00df et al., 2021a)", "plainTextFormattedCitation" : "(Mortier et al., 2020; Gli\u00df et al., 2021a)", "previouslyFormattedCitation" : "(Mortier et al., 2020; Gli\u00df et al., 2021a)" }, "properties" : { "noteIndex" : 0 }, "schema" : "https://github.com/citation-style-language/schema/raw/master/csl-citation.json" }</w:instrText>
      </w:r>
      <w:r w:rsidRPr="000E472A">
        <w:rPr>
          <w:rFonts w:eastAsia="MS Gothic"/>
          <w:lang w:val="en-GB"/>
        </w:rPr>
        <w:fldChar w:fldCharType="separate"/>
      </w:r>
      <w:r w:rsidR="00CB33A1" w:rsidRPr="002A1EE0">
        <w:rPr>
          <w:rFonts w:eastAsia="MS Gothic"/>
          <w:noProof/>
        </w:rPr>
        <w:t>(Mortier et al., 2020; Gliß et al., 2021a)</w:t>
      </w:r>
      <w:r w:rsidRPr="000E472A">
        <w:rPr>
          <w:rFonts w:eastAsia="MS Gothic"/>
          <w:lang w:val="en-GB"/>
        </w:rPr>
        <w:fldChar w:fldCharType="end"/>
      </w:r>
      <w:r w:rsidRPr="002A1EE0">
        <w:rPr>
          <w:rFonts w:eastAsia="MS Gothic"/>
        </w:rPr>
        <w:t xml:space="preserve"> and satellite-based </w:t>
      </w:r>
      <w:r w:rsidRPr="000E472A">
        <w:rPr>
          <w:rFonts w:eastAsia="MS Gothic"/>
          <w:lang w:val="en-GB"/>
        </w:rPr>
        <w:fldChar w:fldCharType="begin" w:fldLock="1"/>
      </w:r>
      <w:r w:rsidR="00D477C7" w:rsidRPr="002A1EE0">
        <w:rPr>
          <w:rFonts w:eastAsia="MS Gothic"/>
        </w:rPr>
        <w:instrText>ADDIN CSL_CITATION { "citationItems" : [ { "id" : "ITEM-1", "itemData" : { "DOI" : "https://doi.org/10.1029/2020GL087132", "ISSN" : "0094-8276", "abstract" : "Abstract Several regions worldwide have seen significant trends in anthropogenic aerosol emissions during the period of detailed satellite observations since 2001. Over Europe (EUR) and North America (NAM) there were strong declines, over China increases then declines and over India, strong increases. Regional trends in model-simulated aerosol optical depth (AOD) and cloud radiative effects in both the Fifth and Sixth Coupled Model Intercomparison Projects (CMIP5 and CMIP6) are broadly consistent with the ones from satellite retrievals in most parts of EUR, NAM and India. CMIP6 models better match satellite-derived AOD trend in western NAM (increasing) and eastern China (decreasing), where CMIP5 models failed, pointing to improved anthropogenic aerosol emissions. Drop concentration trends in both observations and models qualitatively match AOD trends. The result for solar cloud radiative effect in models, however, is due to compensating errors: Models fail to reproduce observed liquid water path trends and show, in turn, opposite trends in cloud fraction.", "author" : [ { "dropping-particle" : "", "family" : "Cherian", "given" : "Ribu", "non-dropping-particle" : "", "parse-names" : false, "suffix" : "" }, { "dropping-particle" : "", "family" : "Quaas", "gi</w:instrText>
      </w:r>
      <w:r w:rsidR="00D477C7">
        <w:rPr>
          <w:rFonts w:eastAsia="MS Gothic"/>
          <w:lang w:val="en-GB"/>
        </w:rPr>
        <w:instrText>ven" : "Johannes", "non-dropping-particle" : "", "parse-names" : false, "suffix" : "" } ], "container-title" : "Geophysical Research Letters", "id" : "ITEM-1", "issue" : "9", "issued" : { "date-parts" : [ [ "2020", "5", "16" ] ] }, "note" : "From Duplicate 3 (Trends in AOD, Clouds, and Cloud Radiative Effects in Satellite Data and CMIP5 and CMIP6 Model Simulations Over Aerosol Source Regions - Cherian, Ribu; Quaas, Johannes)\n\nhttps://doi.org/10.1029/2020GL087132", "page" : "e2020GL087132", "publisher" : "John Wiley &amp; Sons, Ltd", "title" : "Trends in AOD, Clouds, and Cloud Radiative Effects in Satellite Data and CMIP5 and CMIP6 Model Simulations Over Aerosol Source Regions", "translator" : [ { "dropping-particle" : "", "family" : "G5415", "given" : "", "non-dropping-particle" : "", "parse-names" : false, "suffix" : "" } ], "type" : "article-journal", "volume" : "47" }, "uris" : [ "http://www.mendeley.com/documents/?uuid=0d3f0ee0-e4af-4afe-a132-87b11bf5be83" ] }, { "id" : "ITEM-2", "itemData" : { "DOI" : "10.5194/acp-21-87-2021", "ISSN" : "1680-7324", "abstract" : "Abstract. Within the framework of the AeroCom (Aerosol Comparisons between Observations and Models) initiative, the state-of-the-art modelling of aerosol optical properties is assessed from 14 global models participating in the phase III control experiment (AP3). The models are similar to CMIP6/AerChemMIP Earth System Models (ESMs) and provide a robust multi-model ensemble. Inter-model spread of aerosol species lifetimes and emissions appears to be similar to that of mass extinction coefficients (MECs), suggesting that aerosol optical depth (AOD) uncertainties are associated with a broad spectrum of parameterised aerosol processes. Total AOD is approximately the same as in AeroCom phase I (AP1) simulations. However, we find a 50 % decrease in the optical depth (OD) of black carbon (BC), attributable to a combination of decreased emissions and lifetimes. Relative contributions from sea salt (SS) and dust (DU) have shifted from being approximately equal in AP1 to SS contributing about 2\u22153 of the natural AOD in AP3. This shift is linked with a decrease in DU mass burden, a lower DU MEC, and a slight decrease in DU lifetime, suggesting coarser DU particle sizes in AP3 compared to AP1. Relative to observations, the AP3 ensemble median and most of the participating models underestimate all aerosol optical properties investigated, that is, total AOD as well as fine and coarse AOD (AODf, AODc), \u00c5ngstr\u00f6m exponent (AE), dry surface scattering (SCdry), and absorption (ACdry) coefficients. Compared to AERONET, the models underestimate total AOD by ca. 21 % \u00b1 20 % (as inferred from the ensemble median and interquartile range). Against satellite data, the ensemble AOD biases range from \u221237 % (MODIS-Terra) to \u221216 % (MERGED-FMI, a multi-satellite AOD product), which we explain by differences between individual satellites and AERONET measurements themselves. Correlation coefficients (R) between model and observation AOD records are generally high (R&gt;0.75), suggesting that the models are capable of capturing spatio-temporal variations in AOD. We find a much larger underestimate in coarse AODc (\u223c \u221245 % \u00b1 25 %) than in fine AODf (\u223c \u221215 % \u00b1 25 %) with slightly increased inter-model spread compared to total AOD. These results indicate problems in the modelling of DU and SS. The AODc bias is likely due to missing DU over continental land masses (particularly over the United States, SE Asia, and S. America), while marine AERONET sites and the AATSR SU satellite data suggest mo\u2026", "author" : [ { "dropping-particle" : "", "family" : "Gli\u00df", "given" : "Jonas", "non-dropping-particle" : "", "parse-names" : false, "suffix" : "" }, { "dropping-particle" : "", "family" : "Mortier", "given" : "Augustin", "non-dropping-particle" : "", "parse-names" : false, "suffix" : "" }, { "dropping-particle" : "", "family" : "Schulz", "given" : "Michael", "non-dropping-particle" : "", "parse-names" : false, "suffix" : "" }, { "dropping-particle" : "", "family" : "Andrews", "given" : "Elisabeth", "non-dropping-particle" : "", "parse-names" : false, "suffix" : "" }, { "dropping-particle" : "", "family" : "Balkanski", "given" : "Yves", "non-dropping-particle" : "", "parse-names" : false, "suffix" : "" }, { "dropping-particle" : "", "family" : "Bauer", "given" : "Susanne E", "non-dropping-particle" : "", "parse-names" : false, "suffix" : "" }, { "dropping-particle" : "", "family" : "Benedictow", "given" : "Anna M K", "non-dropping-particle" : "", "parse-names" : false, "suffix" : "" }, { "dropping-particle" : "", "family" : "Bian", "given" : "Huisheng", "non-dropping-particle" : "", "parse-names" : false, "suffix" : "" }, { "dropping-particle" : "", "family" : "Checa-Garcia", "given" : "Ramiro", "non-dropping-particle" : "", "parse-names" : false, "suffix" : "" }, { "dropping-particle" : "", "family" : "Chin", "given" : "Mian", "non-dropping-particle" : "", "parse-names" : false, "suffix" : "" }, { "dropping-particle" : "", "family" : "Ginoux", "given" : "Paul", "non-dropping-particle" : "", "parse-names" : false, "suffix" : "" }, { "dropping-particle" : "", "family" : "Griesfeller", "given" : "Jan J", "non-dropping-particle" : "", "parse-names" : false, "suffix" : "" }, { "dropping-particle" : "", "family" : "Heckel", "given" : "Andreas", "non-dropping-particle" : "", "parse-names" : false, "suffix" : "" }, { "dropping-particle" : "", "family" : "Kipling", "given" : "Zak", "non-dropping-particle" : "", "parse-names" : false, "suffix" : "" }, { "dropping-particle" : "", "family" : "Kirkev\u00e5g", "given" : "Alf", "non-dropping-particle" : "", "parse-names" : false, "suffix" : "" }, { "dropping-particle" : "", "family" : "Kokkola", "given" : "Harri", "non-dropping-particle" : "", "parse-names" : false, "suffix" : "" }, { "dropping-particle" : "", "family" : "Laj", "given" : "Paolo", "non-dropping-particle" : "", "parse-names" : false, "suffix" : "" }, { "dropping-particle" : "", "family" : "Sager", "given" : "Philippe", "non-dropping-particle" : "Le", "parse-names" : false, "suffix" : "" }, { "dropping-particle" : "", "family" : "Lund", "given" : "Marianne Tronstad", "non-dropping-particle" : "", "parse-names" : false, "suffix" : "" }, { "dropping-particle" : "", "family" : "Lund Myhre", "given" : "Cathrine", "non-dropping-particle" : "", "parse-names" : false, "suffix" : "" }, { "dropping-particle" : "", "family" : "Matsui", "given" : "Hitoshi", "non-dropping-particle" : "", "parse-names" : false, "suffix" : "" }, { "dropping-particle" : "", "family" : "Myhre", "given" : "Gunnar", "non-dropping-particle" : "", "parse-names" : false, "suffix" : "" }, { "dropping-particle" : "", "family" : "Neubauer", "given" : "David", "non-dropping-particle" : "", "parse-names" : false, "suffix" : "" }, { "dropping-particle" : "", "family" : "Noije", "given" : "Twan", "non-dropping-particle" : "van", "parse-names" : false, "suffix" : "" }, { "dropping-particle" : "", "family" : "North", "given" : "Peter", "non-dropping-particle" : "", "parse-names" : false, "suffix" : "" }, { "dropping-particle" : "", "family" : "Olivi\u00e9", "given" : "Dirk J L", "non-dropping-particle" : "", "parse-names" : false, "suffix" : "" }, { "dropping-particle" : "", "family" : "R\u00e9my", "given" : "Samuel", "non-dropping-particle" : "", "parse-names" : false, "suffix" : "" }, { "dropping-particle" : "", "family" : "Sogacheva", "given" : "Larisa", "non-dropping-particle" : "", "parse-names" : false, "suffix" : "" }, { "dropping-particle" : "", "family" : "Takemura", "given" : "Toshihiko", "non-dropping-particle" : "", "parse-names" : false, "suffix" : "" }, { "dropping-particle" : "", "family" : "Tsigaridis", "given" : "Kostas", "non-dropping-particle" : "", "parse-names" : false, "suffix" : "" }, { "dropping-particle" : "", "family" : "Tsyro", "given" : "Svetlana G", "non-dropping-particle" : "", "parse-names" : false, "suffix" : "" } ], "container-title" : "Atmospheric Chemistry and Physics", "id" : "ITEM-2", "issue" : "1", "issued" : { "date-parts" : [ [ "2021", "1", "6" ] ] }, "page" : "87-128", "publisher" : "Copernicus Publications", "title" : "AeroCom phase III multi-model evaluation of the aerosol life cycle and optical properties using ground- and space-based remote sensing as well as surface in situ observations", "translator" : [ { "dropping-particle" : "", "family" : "G4962", "given" : "", "non-dropping-particle" : "", "parse-names" : false, "suffix" : "" } ], "type" : "article-journal", "volume" : "21" }, "uris" : [ "http://www.mendeley.com/documents/?uuid=b590c810-4f01-41cd-92f9-a74ad3abd48a" ] } ], "mendeley" : { "formattedCitation" : "(Cherian and Quaas, 2020; Gli\u00df et al., 2021a)", "plainTextFormattedCitation" : "(Cherian and Quaas, 2020; Gli\u00df et al., 2021a)", "previouslyFormattedCitation" : "(Cherian and Quaas, 2020; Gli\u00df et al., 2021a)" }, "properties" : { "noteIndex" : 0 }, "schema" : "https://github.com/citation-style-language/schema/raw/master/csl-citation.json" }</w:instrText>
      </w:r>
      <w:r w:rsidRPr="000E472A">
        <w:rPr>
          <w:rFonts w:eastAsia="MS Gothic"/>
          <w:lang w:val="en-GB"/>
        </w:rPr>
        <w:fldChar w:fldCharType="separate"/>
      </w:r>
      <w:r w:rsidR="00CB33A1">
        <w:rPr>
          <w:rFonts w:eastAsia="MS Gothic"/>
          <w:noProof/>
          <w:lang w:val="en-GB"/>
        </w:rPr>
        <w:t>(Cherian and Quaas, 2020; Gliß et al., 2021a)</w:t>
      </w:r>
      <w:r w:rsidRPr="000E472A">
        <w:rPr>
          <w:rFonts w:eastAsia="MS Gothic"/>
          <w:lang w:val="en-GB"/>
        </w:rPr>
        <w:fldChar w:fldCharType="end"/>
      </w:r>
      <w:r w:rsidRPr="00D837A8">
        <w:rPr>
          <w:rFonts w:eastAsia="MS Gothic"/>
          <w:lang w:val="en-GB"/>
        </w:rPr>
        <w:t xml:space="preserve"> </w:t>
      </w:r>
      <w:r>
        <w:rPr>
          <w:rFonts w:eastAsia="MS Gothic"/>
          <w:lang w:val="en-GB"/>
        </w:rPr>
        <w:t xml:space="preserve">observations. </w:t>
      </w:r>
      <w:r w:rsidRPr="009638A7">
        <w:rPr>
          <w:rFonts w:eastAsia="MS Gothic"/>
          <w:lang w:val="en-GB"/>
        </w:rPr>
        <w:t xml:space="preserve">AOD trends </w:t>
      </w:r>
      <w:r>
        <w:rPr>
          <w:rFonts w:eastAsia="MS Gothic"/>
          <w:lang w:val="en-GB"/>
        </w:rPr>
        <w:t xml:space="preserve">simulated by CMIP6 models </w:t>
      </w:r>
      <w:r w:rsidRPr="009638A7">
        <w:rPr>
          <w:rFonts w:eastAsia="MS Gothic"/>
          <w:lang w:val="en-GB"/>
        </w:rPr>
        <w:t>are more consistent with</w:t>
      </w:r>
      <w:r w:rsidRPr="000E472A">
        <w:rPr>
          <w:rFonts w:eastAsia="MS Gothic"/>
          <w:lang w:val="en-GB"/>
        </w:rPr>
        <w:t xml:space="preserve"> </w:t>
      </w:r>
      <w:r w:rsidRPr="009638A7">
        <w:rPr>
          <w:rFonts w:eastAsia="MS Gothic"/>
          <w:lang w:val="en-GB"/>
        </w:rPr>
        <w:t>satellite</w:t>
      </w:r>
      <w:r>
        <w:rPr>
          <w:rFonts w:eastAsia="MS Gothic"/>
          <w:lang w:val="en-GB"/>
        </w:rPr>
        <w:t>-derived</w:t>
      </w:r>
      <w:r w:rsidRPr="000E472A">
        <w:rPr>
          <w:rFonts w:eastAsia="MS Gothic"/>
          <w:lang w:val="en-GB"/>
        </w:rPr>
        <w:t xml:space="preserve"> </w:t>
      </w:r>
      <w:r>
        <w:rPr>
          <w:rFonts w:eastAsia="MS Gothic"/>
          <w:lang w:val="en-GB"/>
        </w:rPr>
        <w:t>trends than CMIP5 models</w:t>
      </w:r>
      <w:r w:rsidR="00912B3C">
        <w:rPr>
          <w:rFonts w:eastAsia="MS Gothic"/>
          <w:lang w:val="en-GB"/>
        </w:rPr>
        <w:t xml:space="preserve"> for several sub</w:t>
      </w:r>
      <w:ins w:id="2504" w:author="Lucy Cowie" w:date="2021-07-27T13:02:00Z">
        <w:r w:rsidR="00EA22EA">
          <w:rPr>
            <w:rFonts w:eastAsia="MS Gothic"/>
            <w:lang w:val="en-GB"/>
          </w:rPr>
          <w:t>-</w:t>
        </w:r>
      </w:ins>
      <w:r w:rsidR="00912B3C">
        <w:rPr>
          <w:rFonts w:eastAsia="MS Gothic"/>
          <w:lang w:val="en-GB"/>
        </w:rPr>
        <w:t>regions</w:t>
      </w:r>
      <w:r>
        <w:rPr>
          <w:rFonts w:eastAsia="MS Gothic"/>
          <w:lang w:val="en-GB"/>
        </w:rPr>
        <w:t>, thanks to</w:t>
      </w:r>
      <w:r w:rsidRPr="004904EA">
        <w:rPr>
          <w:rFonts w:eastAsia="MS Gothic"/>
          <w:lang w:val="en-GB"/>
        </w:rPr>
        <w:t xml:space="preserve"> improved emission estimates </w:t>
      </w:r>
      <w:r w:rsidRPr="000E472A">
        <w:rPr>
          <w:rFonts w:eastAsia="MS Gothic"/>
          <w:lang w:val="en-GB"/>
        </w:rPr>
        <w:fldChar w:fldCharType="begin" w:fldLock="1"/>
      </w:r>
      <w:r w:rsidR="00D477C7">
        <w:rPr>
          <w:rFonts w:eastAsia="MS Gothic"/>
          <w:lang w:val="en-GB"/>
        </w:rPr>
        <w:instrText>ADDIN CSL_CITATION { "citationItems" : [ { "id" : "ITEM-1", "itemData" : { "DOI" : "https://doi.org/10.1029/2020GL087132", "ISSN" : "0094-8276", "abstract" : "Abstract Several regions worldwide have seen significant trends in anthropogenic aerosol emissions during the period of detailed satellite observations since 2001. Over Europe (EUR) and North America (NAM) there were strong declines, over China increases then declines and over India, strong increases. Regional trends in model-simulated aerosol optical depth (AOD) and cloud radiative effects in both the Fifth and Sixth Coupled Model Intercomparison Projects (CMIP5 and CMIP6) are broadly consistent with the ones from satellite retrievals in most parts of EUR, NAM and India. CMIP6 models better match satellite-derived AOD trend in western NAM (increasing) and eastern China (decreasing), where CMIP5 models failed, pointing to improved anthropogenic aerosol emissions. Drop concentration trends in both observations and models qualitatively match AOD trends. The result for solar cloud radiative effect in models, however, is due to compensating errors: Models fail to reproduce observed liquid water path trends and show, in turn, opposite trends in cloud fraction.", "author" : [ { "dropping-particle" : "", "family" : "Cherian", "given" : "Ribu", "non-dropping-particle" : "", "parse-names" : false, "suffix" : "" }, { "dropping-particle" : "", "family" : "Quaas", "given" : "Johannes", "non-dropping-particle" : "", "parse-names" : false, "suffix" : "" } ], "container-title" : "Geophysical Research Letters", "id" : "ITEM-1", "issue" : "9", "issued" : { "date-parts" : [ [ "2020", "5", "16" ] ] }, "note" : "From Duplicate 3 (Trends in AOD, Clouds, and Cloud Radiative Effects in Satellite Data and CMIP5 and CMIP6 Model Simulations Over Aerosol Source Regions - Cherian, Ribu; Quaas, Johannes)\n\nhttps://doi.org/10.1029/2020GL087132", "page" : "e2020GL087132", "publisher" : "John Wiley &amp; Sons, Ltd", "title" : "Trends in AOD, Clouds, and Cloud Radiative Effects in Satellite Data and CMIP5 and CMIP6 Model Simulations Over Aerosol Source Regions", "translator" : [ { "dropping-particle" : "", "family" : "G5415", "given" : "", "non-dropping-particle" : "", "parse-names" : false, "suffix" : "" } ], "type" : "article-journal", "volume" : "47" }, "uris" : [ "http://www.mendeley.com/documents/?uuid=0d3f0ee0-e4af-4afe-a132-87b11bf5be83" ] } ], "mendeley" : { "formattedCitation" : "(Cherian and Quaas, 2020)", "plainTextFormattedCitation" : "(Cherian and Quaas, 2020)", "previouslyFormattedCitation" : "(Cherian and Quaas, 2020)" }, "properties" : { "noteIndex" : 0 }, "schema" : "https://github.com/citation-style-language/schema/raw/master/csl-citation.json" }</w:instrText>
      </w:r>
      <w:r w:rsidRPr="000E472A">
        <w:rPr>
          <w:rFonts w:eastAsia="MS Gothic"/>
          <w:lang w:val="en-GB"/>
        </w:rPr>
        <w:fldChar w:fldCharType="separate"/>
      </w:r>
      <w:r w:rsidR="00CB33A1">
        <w:rPr>
          <w:rFonts w:eastAsia="MS Gothic"/>
          <w:noProof/>
          <w:lang w:val="en-GB"/>
        </w:rPr>
        <w:t>(Cherian and Quaas, 2020)</w:t>
      </w:r>
      <w:r w:rsidRPr="000E472A">
        <w:rPr>
          <w:rFonts w:eastAsia="MS Gothic"/>
          <w:lang w:val="en-GB"/>
        </w:rPr>
        <w:fldChar w:fldCharType="end"/>
      </w:r>
      <w:r w:rsidRPr="000E472A">
        <w:rPr>
          <w:rFonts w:eastAsia="MS Gothic"/>
          <w:lang w:val="en-GB"/>
        </w:rPr>
        <w:t>.</w:t>
      </w:r>
      <w:r>
        <w:rPr>
          <w:rFonts w:eastAsia="MS Gothic"/>
          <w:lang w:val="en-GB"/>
        </w:rPr>
        <w:t xml:space="preserve"> </w:t>
      </w:r>
    </w:p>
    <w:p w14:paraId="250137C9" w14:textId="77777777" w:rsidR="00AF2E59" w:rsidRDefault="00AF2E59" w:rsidP="00D5630D">
      <w:pPr>
        <w:pStyle w:val="AR6BodyText"/>
        <w:rPr>
          <w:rFonts w:eastAsia="MS Gothic"/>
          <w:lang w:val="en-GB"/>
        </w:rPr>
      </w:pPr>
    </w:p>
    <w:p w14:paraId="7E00E56E" w14:textId="1055B791" w:rsidR="00177D0D" w:rsidRPr="00C827FE" w:rsidRDefault="00AF2E59" w:rsidP="00CA7D04">
      <w:pPr>
        <w:pStyle w:val="AR6BodyText"/>
        <w:rPr>
          <w:lang w:val="en-US"/>
        </w:rPr>
      </w:pPr>
      <w:r w:rsidRPr="000E472A">
        <w:rPr>
          <w:rFonts w:eastAsia="MS Gothic"/>
          <w:lang w:val="en-GB"/>
        </w:rPr>
        <w:t xml:space="preserve">All CMIP6 models simulate a positive trend in </w:t>
      </w:r>
      <w:r>
        <w:rPr>
          <w:rFonts w:eastAsia="MS Gothic"/>
          <w:lang w:val="en-GB"/>
        </w:rPr>
        <w:t xml:space="preserve">global mean </w:t>
      </w:r>
      <w:r w:rsidRPr="000E472A">
        <w:rPr>
          <w:rFonts w:eastAsia="MS Gothic"/>
          <w:lang w:val="en-GB"/>
        </w:rPr>
        <w:t>AOD since 1850</w:t>
      </w:r>
      <w:r>
        <w:rPr>
          <w:rFonts w:eastAsia="MS Gothic"/>
          <w:lang w:val="en-GB"/>
        </w:rPr>
        <w:t>,</w:t>
      </w:r>
      <w:r w:rsidRPr="000E472A">
        <w:rPr>
          <w:rFonts w:eastAsia="MS Gothic"/>
          <w:lang w:val="en-GB"/>
        </w:rPr>
        <w:t xml:space="preserve"> </w:t>
      </w:r>
      <w:r>
        <w:rPr>
          <w:rFonts w:eastAsia="MS Gothic"/>
          <w:lang w:val="en-GB"/>
        </w:rPr>
        <w:t>with a strong</w:t>
      </w:r>
      <w:r w:rsidR="00C11381">
        <w:rPr>
          <w:rFonts w:eastAsia="MS Gothic"/>
          <w:lang w:val="en-GB"/>
        </w:rPr>
        <w:t xml:space="preserve"> increase </w:t>
      </w:r>
      <w:r w:rsidRPr="000E472A">
        <w:rPr>
          <w:rFonts w:eastAsia="MS Gothic"/>
          <w:lang w:val="en-GB"/>
        </w:rPr>
        <w:t xml:space="preserve">after the 1950s coinciding with the massive increase </w:t>
      </w:r>
      <w:r>
        <w:rPr>
          <w:rFonts w:eastAsia="MS Gothic"/>
          <w:lang w:val="en-GB"/>
        </w:rPr>
        <w:t>in</w:t>
      </w:r>
      <w:r w:rsidRPr="000E472A">
        <w:rPr>
          <w:rFonts w:eastAsia="MS Gothic"/>
          <w:lang w:val="en-GB"/>
        </w:rPr>
        <w:t xml:space="preserve"> anthropogenic SO</w:t>
      </w:r>
      <w:r w:rsidRPr="000E472A">
        <w:rPr>
          <w:rFonts w:eastAsia="MS Gothic"/>
          <w:vertAlign w:val="subscript"/>
          <w:lang w:val="en-GB"/>
        </w:rPr>
        <w:t>2</w:t>
      </w:r>
      <w:r w:rsidRPr="000E472A">
        <w:rPr>
          <w:rFonts w:eastAsia="MS Gothic"/>
          <w:lang w:val="en-GB"/>
        </w:rPr>
        <w:t xml:space="preserve"> </w:t>
      </w:r>
      <w:r w:rsidRPr="00F56926">
        <w:rPr>
          <w:rFonts w:eastAsia="MS Gothic"/>
          <w:lang w:val="en-GB"/>
        </w:rPr>
        <w:t>emissions (</w:t>
      </w:r>
      <w:r w:rsidRPr="0087315C">
        <w:rPr>
          <w:rFonts w:eastAsia="MS Gothic"/>
          <w:lang w:val="en-GB"/>
        </w:rPr>
        <w:t>Figure 6.8</w:t>
      </w:r>
      <w:r w:rsidRPr="00F56926">
        <w:rPr>
          <w:rFonts w:eastAsia="MS Gothic"/>
          <w:lang w:val="en-GB"/>
        </w:rPr>
        <w:t>). Global</w:t>
      </w:r>
      <w:r>
        <w:rPr>
          <w:rFonts w:eastAsia="MS Gothic"/>
          <w:lang w:val="en-GB"/>
        </w:rPr>
        <w:t xml:space="preserve"> mean </w:t>
      </w:r>
      <w:r w:rsidRPr="000E472A">
        <w:rPr>
          <w:rFonts w:eastAsia="MS Gothic"/>
          <w:lang w:val="en-GB"/>
        </w:rPr>
        <w:t xml:space="preserve">AOD </w:t>
      </w:r>
      <w:r>
        <w:rPr>
          <w:rFonts w:eastAsia="MS Gothic"/>
          <w:lang w:val="en-GB"/>
        </w:rPr>
        <w:t>increases</w:t>
      </w:r>
      <w:r w:rsidRPr="000E472A">
        <w:rPr>
          <w:rFonts w:eastAsia="MS Gothic"/>
          <w:lang w:val="en-GB"/>
        </w:rPr>
        <w:t xml:space="preserve"> </w:t>
      </w:r>
      <w:r>
        <w:rPr>
          <w:rFonts w:eastAsia="MS Gothic"/>
          <w:lang w:val="en-GB"/>
        </w:rPr>
        <w:t xml:space="preserve">have </w:t>
      </w:r>
      <w:r w:rsidRPr="000E472A">
        <w:rPr>
          <w:rFonts w:eastAsia="MS Gothic"/>
          <w:lang w:val="en-GB"/>
        </w:rPr>
        <w:t>slowed</w:t>
      </w:r>
      <w:r>
        <w:rPr>
          <w:rFonts w:eastAsia="MS Gothic"/>
          <w:lang w:val="en-GB"/>
        </w:rPr>
        <w:t xml:space="preserve"> since 1980</w:t>
      </w:r>
      <w:r w:rsidRPr="000E472A">
        <w:rPr>
          <w:rFonts w:eastAsia="MS Gothic"/>
          <w:lang w:val="en-GB"/>
        </w:rPr>
        <w:t xml:space="preserve">, or even reversed in some models, as a result of </w:t>
      </w:r>
      <w:r>
        <w:rPr>
          <w:rFonts w:eastAsia="MS Gothic"/>
          <w:lang w:val="en-GB"/>
        </w:rPr>
        <w:t xml:space="preserve">a </w:t>
      </w:r>
      <w:r w:rsidRPr="000E472A">
        <w:rPr>
          <w:rFonts w:eastAsia="MS Gothic"/>
          <w:lang w:val="en-GB"/>
        </w:rPr>
        <w:t xml:space="preserve">compensation between </w:t>
      </w:r>
      <w:r w:rsidRPr="000E472A">
        <w:rPr>
          <w:rFonts w:eastAsiaTheme="majorEastAsia" w:cstheme="majorBidi"/>
          <w:lang w:val="en-GB"/>
        </w:rPr>
        <w:t>SO</w:t>
      </w:r>
      <w:r w:rsidRPr="000E472A">
        <w:rPr>
          <w:rFonts w:eastAsiaTheme="majorEastAsia" w:cstheme="majorBidi"/>
          <w:vertAlign w:val="subscript"/>
          <w:lang w:val="en-GB"/>
        </w:rPr>
        <w:t>2</w:t>
      </w:r>
      <w:r w:rsidRPr="000E472A">
        <w:rPr>
          <w:rFonts w:eastAsia="MS Gothic"/>
          <w:lang w:val="en-GB"/>
        </w:rPr>
        <w:t xml:space="preserve"> emission decrease</w:t>
      </w:r>
      <w:r>
        <w:rPr>
          <w:rFonts w:eastAsia="MS Gothic"/>
          <w:lang w:val="en-GB"/>
        </w:rPr>
        <w:t>s</w:t>
      </w:r>
      <w:r w:rsidRPr="000E472A">
        <w:rPr>
          <w:rFonts w:eastAsia="MS Gothic"/>
          <w:lang w:val="en-GB"/>
        </w:rPr>
        <w:t xml:space="preserve"> over the U</w:t>
      </w:r>
      <w:del w:id="2505" w:author="Lucy Cowie" w:date="2021-07-27T13:03:00Z">
        <w:r w:rsidRPr="000E472A" w:rsidDel="000B77E4">
          <w:rPr>
            <w:rFonts w:eastAsia="MS Gothic"/>
            <w:lang w:val="en-GB"/>
          </w:rPr>
          <w:delText xml:space="preserve">nited States </w:delText>
        </w:r>
      </w:del>
      <w:ins w:id="2506" w:author="Lucy Cowie" w:date="2021-07-27T13:03:00Z">
        <w:r w:rsidR="000B77E4">
          <w:rPr>
            <w:rFonts w:eastAsia="MS Gothic"/>
            <w:lang w:val="en-GB"/>
          </w:rPr>
          <w:t xml:space="preserve">SA </w:t>
        </w:r>
      </w:ins>
      <w:r w:rsidRPr="000E472A">
        <w:rPr>
          <w:rFonts w:eastAsia="MS Gothic"/>
          <w:lang w:val="en-GB"/>
        </w:rPr>
        <w:t>and Europe in response to air</w:t>
      </w:r>
      <w:ins w:id="2507" w:author="Lucy Cowie" w:date="2021-07-27T13:03:00Z">
        <w:r w:rsidR="00EF3207">
          <w:rPr>
            <w:rFonts w:eastAsia="MS Gothic"/>
            <w:lang w:val="en-GB"/>
          </w:rPr>
          <w:t>-</w:t>
        </w:r>
      </w:ins>
      <w:del w:id="2508" w:author="Lucy Cowie" w:date="2021-07-27T13:03:00Z">
        <w:r w:rsidRPr="000E472A" w:rsidDel="00EF3207">
          <w:rPr>
            <w:rFonts w:eastAsia="MS Gothic"/>
            <w:lang w:val="en-GB"/>
          </w:rPr>
          <w:delText xml:space="preserve"> </w:delText>
        </w:r>
      </w:del>
      <w:r w:rsidRPr="000E472A">
        <w:rPr>
          <w:rFonts w:eastAsia="MS Gothic"/>
          <w:lang w:val="en-GB"/>
        </w:rPr>
        <w:t xml:space="preserve">quality controls since the mid-1980s </w:t>
      </w:r>
      <w:r>
        <w:rPr>
          <w:rFonts w:eastAsia="MS Gothic"/>
          <w:lang w:val="en-GB"/>
        </w:rPr>
        <w:t xml:space="preserve">and </w:t>
      </w:r>
      <w:r w:rsidRPr="000E472A">
        <w:rPr>
          <w:rFonts w:eastAsia="MS Gothic"/>
          <w:lang w:val="en-GB"/>
        </w:rPr>
        <w:t>increase</w:t>
      </w:r>
      <w:r>
        <w:rPr>
          <w:rFonts w:eastAsia="MS Gothic"/>
          <w:lang w:val="en-GB"/>
        </w:rPr>
        <w:t>s</w:t>
      </w:r>
      <w:r w:rsidR="00954688">
        <w:rPr>
          <w:rFonts w:eastAsia="MS Gothic"/>
          <w:lang w:val="en-GB"/>
        </w:rPr>
        <w:t xml:space="preserve"> over Asia</w:t>
      </w:r>
      <w:r w:rsidRPr="000E472A">
        <w:rPr>
          <w:rFonts w:eastAsia="MS Gothic"/>
          <w:lang w:val="en-GB"/>
        </w:rPr>
        <w:t xml:space="preserve">. </w:t>
      </w:r>
      <w:r>
        <w:rPr>
          <w:rFonts w:eastAsia="MS Gothic"/>
          <w:lang w:val="en-GB"/>
        </w:rPr>
        <w:t>Since the mid-</w:t>
      </w:r>
      <w:commentRangeStart w:id="2509"/>
      <w:r>
        <w:rPr>
          <w:rFonts w:eastAsia="MS Gothic"/>
          <w:lang w:val="en-GB"/>
        </w:rPr>
        <w:t>2000s</w:t>
      </w:r>
      <w:commentRangeEnd w:id="2509"/>
      <w:r w:rsidR="009E47AD">
        <w:rPr>
          <w:rStyle w:val="Marquedecommentaire"/>
          <w:lang w:val="en-GB"/>
        </w:rPr>
        <w:commentReference w:id="2509"/>
      </w:r>
      <w:r>
        <w:rPr>
          <w:rFonts w:eastAsia="MS Gothic"/>
          <w:lang w:val="en-GB"/>
        </w:rPr>
        <w:t>, g</w:t>
      </w:r>
      <w:r w:rsidRPr="0053538F">
        <w:rPr>
          <w:lang w:val="en-US"/>
        </w:rPr>
        <w:t>lobal mean AOD stabilized</w:t>
      </w:r>
      <w:ins w:id="2510" w:author="Lucy Cowie" w:date="2021-07-27T13:05:00Z">
        <w:r w:rsidR="00682692">
          <w:rPr>
            <w:lang w:val="en-US"/>
          </w:rPr>
          <w:t>,</w:t>
        </w:r>
      </w:ins>
      <w:r w:rsidRPr="0053538F">
        <w:rPr>
          <w:lang w:val="en-US"/>
        </w:rPr>
        <w:t xml:space="preserve"> driven by soaring emissions in S</w:t>
      </w:r>
      <w:r w:rsidR="00D114AF">
        <w:rPr>
          <w:lang w:val="en-US"/>
        </w:rPr>
        <w:t>outh</w:t>
      </w:r>
      <w:r w:rsidRPr="0053538F">
        <w:rPr>
          <w:lang w:val="en-US"/>
        </w:rPr>
        <w:t xml:space="preserve"> Asia</w:t>
      </w:r>
      <w:del w:id="2511" w:author="Lucy Cowie" w:date="2021-07-27T13:05:00Z">
        <w:r w:rsidRPr="0053538F" w:rsidDel="00682692">
          <w:rPr>
            <w:lang w:val="en-US"/>
          </w:rPr>
          <w:delText>,</w:delText>
        </w:r>
      </w:del>
      <w:r w:rsidRPr="0053538F">
        <w:rPr>
          <w:lang w:val="en-US"/>
        </w:rPr>
        <w:t xml:space="preserve"> and declining emissions in East Asia</w:t>
      </w:r>
      <w:r w:rsidRPr="000E472A">
        <w:rPr>
          <w:rFonts w:eastAsia="MS Gothic"/>
          <w:lang w:val="en-GB"/>
        </w:rPr>
        <w:t xml:space="preserve"> (</w:t>
      </w:r>
      <w:ins w:id="2512" w:author="Lucy Cowie" w:date="2021-07-27T13:05:00Z">
        <w:r w:rsidR="00135BC4">
          <w:rPr>
            <w:rFonts w:eastAsia="MS Gothic"/>
            <w:lang w:val="en-GB"/>
          </w:rPr>
          <w:t>S</w:t>
        </w:r>
      </w:ins>
      <w:del w:id="2513" w:author="Lucy Cowie" w:date="2021-07-27T13:05:00Z">
        <w:r w:rsidRPr="000E472A" w:rsidDel="00135BC4">
          <w:rPr>
            <w:rFonts w:eastAsia="MS Gothic"/>
            <w:lang w:val="en-GB"/>
          </w:rPr>
          <w:delText>s</w:delText>
        </w:r>
      </w:del>
      <w:r w:rsidRPr="000E472A">
        <w:rPr>
          <w:rFonts w:eastAsia="MS Gothic"/>
          <w:lang w:val="en-GB"/>
        </w:rPr>
        <w:t xml:space="preserve">ection 6.2.1). Trends </w:t>
      </w:r>
      <w:commentRangeStart w:id="2514"/>
      <w:r w:rsidRPr="000E472A">
        <w:rPr>
          <w:rFonts w:eastAsia="MS Gothic"/>
          <w:lang w:val="en-GB"/>
        </w:rPr>
        <w:t>post</w:t>
      </w:r>
      <w:commentRangeEnd w:id="2514"/>
      <w:r w:rsidR="00555ECC">
        <w:rPr>
          <w:rStyle w:val="Marquedecommentaire"/>
          <w:rFonts w:cs="Times New Roman"/>
          <w:lang w:val="en-GB" w:eastAsia="en-GB"/>
        </w:rPr>
        <w:commentReference w:id="2514"/>
      </w:r>
      <w:ins w:id="2515" w:author="Lucy Cowie" w:date="2021-07-27T13:06:00Z">
        <w:r w:rsidR="00F810B0">
          <w:rPr>
            <w:rFonts w:eastAsia="MS Gothic"/>
            <w:lang w:val="en-GB"/>
          </w:rPr>
          <w:t xml:space="preserve"> about </w:t>
        </w:r>
      </w:ins>
      <w:del w:id="2516" w:author="Lucy Cowie" w:date="2021-07-27T13:06:00Z">
        <w:r w:rsidRPr="000E472A" w:rsidDel="00F810B0">
          <w:rPr>
            <w:rFonts w:eastAsia="MS Gothic"/>
            <w:lang w:val="en-GB"/>
          </w:rPr>
          <w:delText xml:space="preserve"> ~</w:delText>
        </w:r>
      </w:del>
      <w:r w:rsidRPr="000E472A">
        <w:rPr>
          <w:rFonts w:eastAsia="MS Gothic"/>
          <w:lang w:val="en-GB"/>
        </w:rPr>
        <w:t>2010 are difficult to assess from CMIP6 models</w:t>
      </w:r>
      <w:r w:rsidR="00D114AF">
        <w:rPr>
          <w:rFonts w:eastAsia="MS Gothic"/>
          <w:lang w:val="en-GB"/>
        </w:rPr>
        <w:t xml:space="preserve"> since the historical simulations end at 2014. Nevertheless</w:t>
      </w:r>
      <w:r>
        <w:rPr>
          <w:rFonts w:eastAsia="MS Gothic"/>
          <w:lang w:val="en-GB"/>
        </w:rPr>
        <w:t>,</w:t>
      </w:r>
      <w:r w:rsidRPr="000E472A">
        <w:rPr>
          <w:rFonts w:eastAsia="MS Gothic"/>
          <w:lang w:val="en-GB"/>
        </w:rPr>
        <w:t xml:space="preserve"> the strong decline in anthropogenic </w:t>
      </w:r>
      <w:r w:rsidRPr="000E472A">
        <w:rPr>
          <w:rFonts w:eastAsiaTheme="majorEastAsia" w:cstheme="majorBidi"/>
          <w:lang w:val="en-GB"/>
        </w:rPr>
        <w:t>SO</w:t>
      </w:r>
      <w:r w:rsidRPr="000E472A">
        <w:rPr>
          <w:rFonts w:eastAsiaTheme="majorEastAsia" w:cstheme="majorBidi"/>
          <w:vertAlign w:val="subscript"/>
          <w:lang w:val="en-GB"/>
        </w:rPr>
        <w:t>2</w:t>
      </w:r>
      <w:r w:rsidRPr="000E472A">
        <w:rPr>
          <w:rFonts w:eastAsia="MS Gothic"/>
          <w:lang w:val="en-GB"/>
        </w:rPr>
        <w:t xml:space="preserve"> emissions over East Asia since 2011 is underestimated in </w:t>
      </w:r>
      <w:r>
        <w:rPr>
          <w:rFonts w:eastAsia="MS Gothic"/>
          <w:lang w:val="en-GB"/>
        </w:rPr>
        <w:t xml:space="preserve">the </w:t>
      </w:r>
      <w:r w:rsidRPr="000E472A">
        <w:rPr>
          <w:rFonts w:eastAsia="MS Gothic"/>
          <w:lang w:val="en-GB"/>
        </w:rPr>
        <w:t>CMIP6 emission</w:t>
      </w:r>
      <w:r>
        <w:rPr>
          <w:rFonts w:eastAsia="MS Gothic"/>
          <w:lang w:val="en-GB"/>
        </w:rPr>
        <w:t xml:space="preserve"> databa</w:t>
      </w:r>
      <w:r w:rsidRPr="000E472A">
        <w:rPr>
          <w:rFonts w:eastAsia="MS Gothic"/>
          <w:lang w:val="en-GB"/>
        </w:rPr>
        <w:t>s</w:t>
      </w:r>
      <w:r>
        <w:rPr>
          <w:rFonts w:eastAsia="MS Gothic"/>
          <w:lang w:val="en-GB"/>
        </w:rPr>
        <w:t>e</w:t>
      </w:r>
      <w:r w:rsidRPr="000E472A">
        <w:rPr>
          <w:rFonts w:eastAsia="MS Gothic"/>
          <w:lang w:val="en-GB"/>
        </w:rPr>
        <w:t xml:space="preserve"> </w:t>
      </w:r>
      <w:r w:rsidRPr="000E472A">
        <w:rPr>
          <w:rFonts w:eastAsia="MS Gothic"/>
          <w:lang w:val="en-GB"/>
        </w:rPr>
        <w:fldChar w:fldCharType="begin" w:fldLock="1"/>
      </w:r>
      <w:r w:rsidR="00D477C7">
        <w:rPr>
          <w:rFonts w:eastAsia="MS Gothic"/>
          <w:lang w:val="en-GB"/>
        </w:rPr>
        <w:instrText>ADDIN CSL_CITATION { "citationItems" : [ { "id" : "ITEM-1", "itemData" : { "DOI" : "10.5194/gmd-11-369-2018", "ISBN" : "1991-962X", "ISSN" : "19919603", "abstract" : "We present a new data set of annual historical (1750\u20132014) anthropogenic chemically reactive gases (CO, CH4, NH3, NOx, SO2, NMVOCs), carbonaceous aerosols (black carbon \u2013 BC, and organic carbon \u2013 OC), and CO2 developed with the Community Emissions Data System (CEDS). We improve upon existing inventories with a more consistent and reproducible methodology applied to all emission species, updated emission factors, and recent estimates through 2014. The data system relies on existing energy consumption data sets and regional and country-specific inventories to produce trends over recent decades. All emission species are consistently estimated using the same activity data over all time periods. Emissions are provided on an annual basis at the level of country and sector and gridded with monthly seasonality. These estimates are comparable to, but generally slightly higher than, existing global inventories. Emissions over the most recent years are more uncertain, particularly in low- and middle-income regions where country-specific emission inventories are less available. Future work will involve refining and updating these emission estimates, estimating emissions' uncertainty, and publication of the system as open-source software.", "author" : [ { "dropping-particle" : "", "family" : "Hoesly", "given" : "Rachel M.", "non-dropping-particle" : "", "parse-names" : false, "suffix" : "" }, { "dropping-particle" : "", "family" : "Smith", "given" : "Steven J.", "non-dropping-particle" : "", "parse-names" : false, "suffix" : "" }, { "dropping-particle" : "", "family" : "Feng", "given" : "Leyang", "non-dropping-particle" : "", "parse-names" : false, "suffix" : "" }, { "dropping-particle" : "", "family" : "Klimont", "given" : "Zbigniew", "non-dropping-particle" : "", "parse-names" : false, "suffix" : "" }, { "dropping-particle" : "", "family" : "Janssens-Maenhout", "given" : "Greet", "non-dropping-particle" : "", "parse-names" : false, "suffix" : "" }, { "dropping-particle" : "", "family" : "Pitkanen", "given" : "Tyler", "non-dropping-particle" : "", "parse-names" : false, "suffix" : "" }, { "dropping-particle" : "", "family" : "Seibert", "given" : "Jonathan J.", "non-dropping-particle" : "", "parse-names" : false, "suffix" : "" }, { "dropping-particle" : "", "family" : "Vu", "given" : "Linh", "non-dropping-particle" : "", "parse-names" : false, "suffix" : "" }, { "dropping-particle" : "", "family" : "Andres", "given" : "Robert J.", "non-dropping-particle" : "", "parse-names" : false, "suffix" : "" }, { "dropping-particle" : "", "family" : "Bolt", "given" : "Ryan M.", "non-dropping-particle" : "", "parse-names" : false, "suffix" : "" }, { "dropping-particle" : "", "family" : "Bond", "given" : "Tami C.", "non-dropping-particle" : "", "parse-names" : false, "suffix" : "" }, { "dropping-particle" : "", "family" : "Dawidowski", "given" : "Laura", "non-dropping-particle" : "", "parse-names" : false, "suffix" : "" }, { "dropping-particle" : "", "family" : "Kholod", "given" : "Nazar", "non-dropping-particle" : "", "parse-names" : false, "suffix" : "" }, { "dropping-particle" : "", "family" : "Kurokawa", "given" : "June Ichi", "non-dropping-particle" : "", "parse-names" : false, "suffix" : "" }, { "dropping-particle" : "", "family" : "Li", "given" : "Meng", "non-dropping-particle" : "", "parse-names" : false, "suffix" : "" }, { "dropping-particle" : "", "family" : "Liu", "given" : "Liang", "non-dropping-particle" : "", "parse-names" : false, "suffix" : "" }, { "dropping-particle" : "", "family" : "Lu", "given" : "Zifeng", "non-dropping-particle" : "", "parse-names" : false, "suffix" : "" }, { "dropping-particle" : "", "family" : "Moura", "given" : "Maria C.P.", "non-dropping-particle" : "", "parse-names" : false, "suffix" : "" }, { "dropping-particle" : "", "family" : "O'Rourke", "given" : "Patrick R.", "non-dropping-particle" : "", "parse-names" : false, "suffix" : "" }, { "dropping-particle" : "", "family" : "Zhang", "given" : "Qiang", "non-dropping-particle" : "", "parse-names" : false, "suffix" : "" } ], "container-title" : "Geoscientific Model Development", "id" : "ITEM-1", "issue" : "1", "issued" : { "date-parts" : [ [ "2018" ] ] }, "page" : "369-408", "title" : "Historical (1750-2014) anthropogenic emissions of reactive gases and aerosols from the Community Emissions Data System (CEDS)", "translator" : [ { "dropping-particle" : "", "family" : "G2885", "given" : "", "non-dropping-particle" : "", "parse-names" : false, "suffix" : "" } ], "type" : "article-journal", "volume" : "11" }, "uris" : [ "http://www.mendeley.com/documents/?uuid=859c66d8-1506-47d4-80e5-90d3d465069d", "http://www.mendeley.com/documents/?uuid=2bf2fa68-b7ee-423d-bfbd-d77a4390d45e" ] } ], "mendeley" : { "formattedCitation" : "(Hoesly et al., 2018)", "plainTextFormattedCitation" : "(Hoesly et al., 2018)", "previouslyFormattedCitation" : "(Hoesly et al., 2018)" }, "properties" : { "noteIndex" : 0 }, "schema" : "https://github.com/citation-style-language/schema/raw/master/csl-citation.json" }</w:instrText>
      </w:r>
      <w:r w:rsidRPr="000E472A">
        <w:rPr>
          <w:rFonts w:eastAsia="MS Gothic"/>
          <w:lang w:val="en-GB"/>
        </w:rPr>
        <w:fldChar w:fldCharType="separate"/>
      </w:r>
      <w:r w:rsidR="00CB33A1">
        <w:rPr>
          <w:rFonts w:eastAsia="MS Gothic"/>
          <w:noProof/>
          <w:lang w:val="en-GB"/>
        </w:rPr>
        <w:t>(Hoesly et al., 2018)</w:t>
      </w:r>
      <w:r w:rsidRPr="000E472A">
        <w:rPr>
          <w:rFonts w:eastAsia="MS Gothic"/>
          <w:lang w:val="en-GB"/>
        </w:rPr>
        <w:fldChar w:fldCharType="end"/>
      </w:r>
      <w:ins w:id="2517" w:author="Lucy Cowie" w:date="2021-07-27T13:07:00Z">
        <w:r w:rsidR="00C330CA">
          <w:rPr>
            <w:rFonts w:eastAsia="MS Gothic"/>
            <w:lang w:val="en-GB"/>
          </w:rPr>
          <w:t>,</w:t>
        </w:r>
      </w:ins>
      <w:r w:rsidR="00D114AF">
        <w:rPr>
          <w:rFonts w:eastAsia="MS Gothic"/>
          <w:lang w:val="en-GB"/>
        </w:rPr>
        <w:t xml:space="preserve"> indicating that the observed </w:t>
      </w:r>
      <w:r w:rsidRPr="000E472A">
        <w:rPr>
          <w:rFonts w:eastAsia="MS Gothic"/>
          <w:lang w:val="en-GB"/>
        </w:rPr>
        <w:t xml:space="preserve">AOD change </w:t>
      </w:r>
      <w:r w:rsidR="00D114AF">
        <w:rPr>
          <w:rFonts w:eastAsia="MS Gothic"/>
          <w:lang w:val="en-GB"/>
        </w:rPr>
        <w:t xml:space="preserve">over East Asia may not be captured accurately by </w:t>
      </w:r>
      <w:r w:rsidRPr="000E472A">
        <w:rPr>
          <w:rFonts w:eastAsia="MS Gothic"/>
          <w:lang w:val="en-GB"/>
        </w:rPr>
        <w:t xml:space="preserve">CMIP6 models </w:t>
      </w:r>
      <w:r w:rsidRPr="000E472A">
        <w:rPr>
          <w:rFonts w:eastAsia="MS Gothic"/>
          <w:lang w:val="en-GB"/>
        </w:rPr>
        <w:fldChar w:fldCharType="begin" w:fldLock="1"/>
      </w:r>
      <w:r w:rsidR="00D477C7">
        <w:rPr>
          <w:rFonts w:eastAsia="MS Gothic"/>
          <w:lang w:val="en-GB"/>
        </w:rPr>
        <w:instrText>ADDIN CSL_CITATION { "citationItems" : [ { "id" : "ITEM-1", "itemData" : { "DOI" : "10.1038/s41612-020-00159-2", "ISSN" : "2397-3722", "abstract" : "Anthropogenic aerosol (AA) forcing has been shown as a critical driver of climate change over Asia since the mid-20th century. Here we show that almost all Coupled Model Intercomparison Project Phase 6 (CMIP6) models fail to capture the observed dipole pattern of aerosol optical depth (AOD) trends over Asia during 2006\u20132014, last decade of CMIP6 historical simulation, due to an opposite trend over eastern China compared with observations. The incorrect AOD trend over China is attributed to problematic AA emissions adopted by CMIP6. There are obvious differences in simulated regional aerosol radiative forcing and temperature responses over Asia when using two different emissions inventories (one adopted by CMIP6; the other from Peking university, a more trustworthy inventory) to driving a global aerosol-climate model separately. We further show that some widely adopted CMIP6 pathways (after 2015) also significantly underestimate the more recent decline in AA emissions over China. These flaws may bring about errors to the CMIP6-based regional climate attribution over Asia for the last two decades and projection for the next few decades, previously anticipated to inform a wide range of impact analysis.", "author" : [ { "dropping-particle" : "", "family" : "Wang", "given" : "Zhili", "non-dropping-particle" : "", "parse-names" : false, "suffix" : "" }, { "dropping-particle" : "", "family" : "Lin", "given" : "Lei", "non-dropping-particle" : "", "parse-names" : false, "suffix" : "" }, { "dropping-particle" : "", "family" : "Xu", "given" : "Yangyang", "non-dropping-particle" : "", "parse-names" : false, "suffix" : "" }, { "dropping-particle" : "", "family" : "Che", "given" : "Huizheng", "non-dropping-particle" : "", "parse-names" : false, "suffix" : "" }, { "dropping-particle" : "", "family" : "Zhang", "given" : "Xiaoye", "non-dropping-particle" : "", "parse-names" : false, "suffix" : "" }, { "dropping-particle" : "", "family" : "Zhang", "given" : "Hua", "non-dropping-particle" : "", "parse-names" : false, "suffix" : "" }, { "dropping-particle" : "", "family" : "Dong", "given" : "Wenjie", "non-dropping-particle" : "", "parse-names" : false, "suffix" : "" }, { "dropping-particle" : "", "family" : "Wang", "given" : "Chense", "non-dropping-particle" : "", "parse-names" : false, "suffix" : "" }, { "dropping-particle" : "", "family" : "Gui", "given" : "Ke", "non-dropping-particle" : "", "parse-names" : false, "suffix" : "" }, { "dropping-particle" : "", "family" : "Xie", "given" : "Bing", "non-dropping-particle" : "", "parse-names" : false, "suffix" : "" } ], "container-title" : "npj Climate and Atmospheric Science", "id" : "ITEM-1", "issue" : "1", "issued" : { "date-parts" : [ [ "2021" ] ] }, "page" : "2", "title" : "Incorrect Asian aerosols affecting the attribution and projection of regional climate change in CMIP6 models", "translator" : [ { "dropping-particle" : "", "family" : "G5102", "given" : "", "non-dropping-particle" : "", "parse-names" : false, "suffix" : "" } ], "type" : "article-journal", "volume" : "4" }, "uris" : [ "http://www.mendeley.com/documents/?uuid=8d7fe765-fa2f-4e81-97c5-22e836bb9bf5", "http://www.mendeley.com/documents/?uuid=362d26d9-5370-465e-9e7e-c327bbe9f589", "http://www.mendeley.com/documents/?uuid=83466011-8259-4326-a069-345296d5aba4" ] } ], "mendeley" : { "formattedCitation" : "(Wang et al., 2021)", "plainTextFormattedCitation" : "(Wang et al., 2021)", "previouslyFormattedCitation" : "(Wang et al., 2021)" }, "properties" : { "noteIndex" : 0 }, "schema" : "https://github.com/citation-style-language/schema/raw/master/csl-citation.json" }</w:instrText>
      </w:r>
      <w:r w:rsidRPr="000E472A">
        <w:rPr>
          <w:rFonts w:eastAsia="MS Gothic"/>
          <w:lang w:val="en-GB"/>
        </w:rPr>
        <w:fldChar w:fldCharType="separate"/>
      </w:r>
      <w:r w:rsidR="00CB33A1">
        <w:rPr>
          <w:rFonts w:eastAsia="MS Gothic"/>
          <w:noProof/>
          <w:lang w:val="en-GB"/>
        </w:rPr>
        <w:t>(Wang et al., 2021)</w:t>
      </w:r>
      <w:r w:rsidRPr="000E472A">
        <w:rPr>
          <w:rFonts w:eastAsia="MS Gothic"/>
          <w:lang w:val="en-GB"/>
        </w:rPr>
        <w:fldChar w:fldCharType="end"/>
      </w:r>
      <w:r w:rsidRPr="000E472A">
        <w:rPr>
          <w:rFonts w:eastAsia="MS Gothic"/>
          <w:lang w:val="en-GB"/>
        </w:rPr>
        <w:t xml:space="preserve">. While all CMIP6 models simulate </w:t>
      </w:r>
      <w:ins w:id="2518" w:author="Lucy Cowie" w:date="2021-07-27T13:07:00Z">
        <w:r w:rsidR="001D00B3">
          <w:rPr>
            <w:rFonts w:eastAsia="MS Gothic"/>
            <w:lang w:val="en-GB"/>
          </w:rPr>
          <w:t xml:space="preserve">the </w:t>
        </w:r>
      </w:ins>
      <w:r w:rsidRPr="000E472A">
        <w:rPr>
          <w:rFonts w:eastAsia="MS Gothic"/>
          <w:lang w:val="en-GB"/>
        </w:rPr>
        <w:t xml:space="preserve">increase of AOD between 1850 and 2014 there is strong inter-model diversity in the simulated AOD change since 1850 ranging from 0.01 (15%) to 0.08 (53%) </w:t>
      </w:r>
      <w:r w:rsidR="00F177CC">
        <w:rPr>
          <w:rFonts w:eastAsia="MS Gothic"/>
          <w:lang w:val="en-GB"/>
        </w:rPr>
        <w:t>in</w:t>
      </w:r>
      <w:r w:rsidRPr="000E472A">
        <w:rPr>
          <w:rFonts w:eastAsia="MS Gothic"/>
          <w:lang w:val="en-GB"/>
        </w:rPr>
        <w:t xml:space="preserve"> 2014</w:t>
      </w:r>
      <w:r>
        <w:rPr>
          <w:rFonts w:eastAsia="MS Gothic"/>
          <w:lang w:val="en-GB"/>
        </w:rPr>
        <w:t xml:space="preserve">. Some models therefore lie outside the 68% confidence interval of </w:t>
      </w:r>
      <w:r w:rsidRPr="00786ADC">
        <w:rPr>
          <w:rFonts w:cstheme="minorHAnsi"/>
          <w:color w:val="000000"/>
          <w:lang w:val="en-GB"/>
        </w:rPr>
        <w:t xml:space="preserve">0.02 (15%) to 0.04 (or 30%) </w:t>
      </w:r>
      <w:r>
        <w:rPr>
          <w:rFonts w:cstheme="minorHAnsi"/>
          <w:color w:val="000000"/>
          <w:lang w:val="en-GB"/>
        </w:rPr>
        <w:t xml:space="preserve">for global AOD </w:t>
      </w:r>
      <w:r w:rsidRPr="00786ADC">
        <w:rPr>
          <w:rFonts w:cstheme="minorHAnsi"/>
          <w:color w:val="000000"/>
          <w:lang w:val="en-GB"/>
        </w:rPr>
        <w:t>change in 2005</w:t>
      </w:r>
      <w:ins w:id="2519" w:author="Lucy Cowie" w:date="2021-07-27T13:09:00Z">
        <w:r w:rsidR="0032087A">
          <w:rPr>
            <w:rFonts w:cstheme="minorHAnsi"/>
            <w:color w:val="000000"/>
            <w:lang w:val="en-GB"/>
          </w:rPr>
          <w:t>–</w:t>
        </w:r>
      </w:ins>
      <w:del w:id="2520" w:author="Lucy Cowie" w:date="2021-07-27T13:09:00Z">
        <w:r w:rsidRPr="00786ADC" w:rsidDel="0032087A">
          <w:rPr>
            <w:rFonts w:cstheme="minorHAnsi"/>
            <w:color w:val="000000"/>
            <w:lang w:val="en-GB"/>
          </w:rPr>
          <w:delText>-</w:delText>
        </w:r>
      </w:del>
      <w:r w:rsidRPr="00786ADC">
        <w:rPr>
          <w:rFonts w:cstheme="minorHAnsi"/>
          <w:color w:val="000000"/>
          <w:lang w:val="en-GB"/>
        </w:rPr>
        <w:t>2015 compared to 1850</w:t>
      </w:r>
      <w:ins w:id="2521" w:author="Lucy Cowie" w:date="2021-07-27T13:11:00Z">
        <w:r w:rsidR="00A20B63">
          <w:rPr>
            <w:rFonts w:cstheme="minorHAnsi"/>
            <w:color w:val="000000"/>
            <w:lang w:val="en-GB"/>
          </w:rPr>
          <w:t>,</w:t>
        </w:r>
      </w:ins>
      <w:r w:rsidRPr="00786ADC">
        <w:rPr>
          <w:rFonts w:cstheme="minorHAnsi"/>
          <w:color w:val="000000"/>
          <w:lang w:val="en-GB"/>
        </w:rPr>
        <w:t xml:space="preserve"> </w:t>
      </w:r>
      <w:r>
        <w:rPr>
          <w:rFonts w:cstheme="minorHAnsi"/>
          <w:color w:val="000000"/>
          <w:lang w:val="en-GB"/>
        </w:rPr>
        <w:t xml:space="preserve">estimated by </w:t>
      </w:r>
      <w:r w:rsidRPr="000E472A">
        <w:rPr>
          <w:rFonts w:eastAsia="MS Gothic"/>
          <w:lang w:val="en-GB"/>
        </w:rPr>
        <w:fldChar w:fldCharType="begin" w:fldLock="1"/>
      </w:r>
      <w:ins w:id="2522" w:author="Robin Matthews" w:date="2021-07-08T18:24:00Z">
        <w:r w:rsidR="004D31F1">
          <w:rPr>
            <w:rFonts w:eastAsia="MS Gothic"/>
            <w:lang w:val="en-GB"/>
          </w:rPr>
          <w:instrText>ADDIN CSL_CITATION { "citationItems" : [ { "id" : "ITEM-1", "itemData" : { "DOI" : "https://doi.org/10.1029/2019RG000660", "ISSN" : "8755-1209", "abstract" : "Abstract Aerosols interact with radiation and clouds. Substantial progress made over the past 40\u00a0years in observing, understanding, and modeling these processes helped quantify the imbalance in the Earth's radiation budget caused by anthropogenic aerosols, called aerosol radiative forcing, but uncertainties remain large. This review provides a new range of aerosol radiative forcing over the industrial era based on multiple, traceable, and arguable lines of evidence, including modeling approaches, theoretical considerations, and observations. Improved understanding of aerosol absorption and the causes of trends in surface radiative fluxes constrain the forcing from aerosol-radiation interactions. A robust theoretical foundation and convincing evidence constrain the forcing caused by aerosol-driven increases in liquid cloud droplet number concentration. However, the influence of anthropogenic aerosols on cloud liquid water content and cloud fraction is less clear, and the influence on mixed-phase and ice clouds remains poorly constrained. Observed changes in surface temperature and radiative fluxes provide additional constraints. These multiple lines of evidence lead to a 68% confidence interval for the total aerosol effective radiative forcing of -1.6 to -0.6\u00a0W\u00a0m?2, or -2.0 to -0.4\u00a0W\u00a0m?2 with a 90% likelihood. Those intervals are of similar width to the last Intergovernmental Panel on Climate Change assessment but shifted toward more negative values. The uncertainty will narrow in the future by continuing to critically combine multiple lines of evidence, especially those addressing industrial-era changes in aerosol sources and aerosol effects on liquid cloud amount and on ice clouds.", "author" : [ { "dropping-particle" : "", "family" : "Bellouin", "given" : "N", "non-dropping-particle" : "", "parse-names" : false, "suffix" : "" }, { "dropping-particle" : "", "family" : "Quaas", "given" : "J", "non-dropping-particle" : "", "parse-names" : false, "suffix" : "" }, { "dropping-particle" : "", "family" : "Gryspeerdt", "given" : "E", "non-dropping-particle" : "", "parse-names" : false, "suffix" : "" }, { "dropping-particle" : "", "family" : "Kinne", "given" : "S", "non-dropping-particle" : "", "parse-names" : false, "suffix" : "" }, { "dropping-particle" : "", "family" : "Stier", "given" : "P", "non-dropping-particle" : "", "parse-names" : false, "suffix" : "" }, { "dropping-particle" : "", "family" : "Watson-Parris", "given" : "D", "non-dropping-particle" : "", "parse-names" : false, "suffix" : "" }, { "dropping-particle" : "", "family" : "Boucher", "given" : "O", "non-dropping-particle" : "", "parse-names" : false, "suffix" : "" }, { "dropping-particle" : "", "family" : "Carslaw", "given" : "K S", "non-dropping-particle" : "", "parse-names" : false, "suffix" : "" }, { "dropping-particle" : "", "family" : "Christensen", "given" : "M", "non-dropping-particle" : "", "parse-names" : false, "suffix" : "" }, { "dropping-particle" : "", "family" : "Daniau", "given" : "A.-L.", "non-dropping-particle" : "", "parse-names" : false, "suffix" : "" }, { "dropping-particle" : "", "family" : "Dufresne", "given" : "J.-L.", "non-dropping-particle" : "", "parse-names" : false, "suffix" : "" }, { "dropping-particle" : "", "family" : "Feingold", "given" : "G", "non-dropping-particle" : "", "parse-names" : false, "suffix" : "" }, { "dropping-particle" : "", "family" : "Fiedler", "given" : "S", "non-dropping-particle" : "", "parse-names" : false, "suffix" : "" }, { "dropping-particle" : "", "family" : "Forster", "given" : "P", "non-dropping-particle" : "", "parse-names" : false, "suffix" : "" }, { "dropping-particle" : "", "family" : "Gettelman", "given" : "A", "non-dropping-particle" : "", "parse-names" : false, "suffix" : "" }, { "dropping-particle" : "", "family" : "Haywood", "given" : "J M", "non-dropping-particle" : "", "parse-names" : false, "suffix" : "" }, { "dropping-particle" : "", "family" : "Lohmann", "given" : "U", "non-dropping-particle" : "", "parse-names" : false, "suffix" : "" }, { "dropping-particle" : "", "family" : "Malavelle", "given" : "F", "non-dropping-particle" : "", "parse-names" : false, "suffix" : "" }, { "dropping-particle" : "", "family" : "Mauritsen", "given" : "T", "non-dropping-particle" : "", "parse-names" : false, "suffix" : "" }, { "dropping-particle" : "", "family" : "McCoy", "given" : "D T", "non-dropping-particle" : "", "parse-names" : false, "suffix" : "" }, { "dropping-particle" : "", "family" : "Myhre", "given" : "G", "non-dropping-particle" : "", "parse-names" : false, "suffix" : "" }, { "dropping-particle" : "", "family" : "M\u00fclmenst\u00e4dt", "given" : "J", "non-dropping-particle" : "", "parse-names" : false, "suffix" : "" }, { "dropping-particle" : "", "family" : "Neubauer", "given" : "D", "non-dropping-particle" : "", "parse-names" : false, "suffix" : "" }, { "dropping-particle" : "", "family" : "Possner", "given" : "A", "non-dropping-particle" : "", "parse-names" : false, "suffix" : "" }, { "dropping-particle" : "", "family" : "Rugenstein", "given" : "M", "non-dropping-particle" : "", "parse-names" : false, "suffix" : "" }, { "dropping-particle" : "", "family" : "Sato", "given" : "Y", "non-dropping-particle" : "", "parse-names" : false, "suffix" : "" }, { "dropping-particle" : "", "family" : "Schulz", "given" : "M", "non-dropping-particle" : "", "parse-names" : false, "suffix" : "" }, { "dropping-particle" : "", "family" : "Schwartz", "given" : "S E", "non-dropping-particle" : "", "parse-names" : false, "suffix" : "" }, { "dropping-particle" : "", "family" : "Sourdeval", "given" : "O", "non-dropping-particle" : "", "parse-names" : false, "suffix" : "" }, { "dropping-particle" : "", "family" : "Storelvmo", "given" : "T", "non-dropping-particle" : "", "parse-names" : false, "suffix" : "" }, { "dropping-particle" : "", "family" : "Toll", "given" : "V", "non-dropping-particle" : "", "parse-names" : false, "suffix" : "" }, { "dropping-particle" : "", "family" : "Winker", "given" : "D", "non-dropping-particle" : "", "parse-names" : false, "suffix" : "" }, { "dropping-particle" : "", "family" : "Stevens", "given" : "B", "non-dropping-particle" : "", "parse-names" : false, "suffix" : "" } ], "container-title" : "Reviews of Geophysics", "id" : "ITEM-1", "issue" : "1", "issued" : { "date-parts" : [ [ "2020", "3", "1" ] ] }, "note" : "https://doi.org/10.1029/2019RG000660", "page" : "e2019RG000660", "publisher" : "John Wiley &amp; Sons, Ltd", "title" : "Bounding Global Aerosol Radiative Forcing of Climate Change", "translator" : [ { "dropping-particle" : "", "family" : "G5101", "given" : "", "non-dropping-particle" : "", "parse-names" : false, "suffix" : "" } ], "type" : "article-journal", "volume" : "58" }, "uris" : [ "http://www.mendeley.com/documents/?uuid=f37972a7-86fa-4834-955c-c13cf288f292", "http://www.mendeley.com/documents/?uuid=b59fc7d2-073d-4b39-a90c-952102ecd1d7", "http://www.mendeley.com/documents/?uuid=f1494c4b-f9fe-4ee8-b53b-3b87de24f53e" ] } ], "mendeley" : { "formattedCitation" : "(Bellouin et al., 2020)", "manualFormatting" : "Bellouin et al., (2020)", "plainTextFormattedCitation" : "(Bellouin et al., 2020)", "previouslyFormattedCitation" : "(Bellouin et al., 2020)" }, "properties" : { "noteIndex" : 0 }, "schema" : "https://github.com/citation-style-language/schema/raw/master/csl-citation.json" }</w:instrText>
        </w:r>
      </w:ins>
      <w:del w:id="2523" w:author="Robin Matthews" w:date="2021-07-08T18:24:00Z">
        <w:r w:rsidR="00D477C7" w:rsidDel="004D31F1">
          <w:rPr>
            <w:rFonts w:eastAsia="MS Gothic"/>
            <w:lang w:val="en-GB"/>
          </w:rPr>
          <w:delInstrText>ADDIN CSL_CITATION { "citationItems" : [ { "id" : "ITEM-1", "itemData" : { "DOI" : "https://doi.org/10.1029/2019RG000660", "ISSN" : "8755-1209", "abstract" : "Abstract Aerosols interact with radiation and clouds. Substantial progress made over the past 40\u00a0years in observing, understanding, and modeling these processes helped quantify the imbalance in the Earth's radiation budget caused by anthropogenic aerosols, called aerosol radiative forcing, but uncertainties remain large. This review provides a new range of aerosol radiative forcing over the industrial era based on multiple, traceable, and arguable lines of evidence, including modeling approaches, theoretical considerations, and observations. Improved understanding of aerosol absorption and the causes of trends in surface radiative fluxes constrain the forcing from aerosol-radiation interactions. A robust theoretical foundation and convincing evidence constrain the forcing caused by aerosol-driven increases in liquid cloud droplet number concentration. However, the influence of anthropogenic aerosols on cloud liquid water content and cloud fraction is less clear, and the influence on mixed-phase and ice clouds remains poorly constrained. Observed changes in surface temperature and radiative fluxes provide additional constraints. These multiple lines of evidence lead to a 68% confidence interval for the total aerosol effective radiative forcing of -1.6 to -0.6\u00a0W\u00a0m?2, or -2.0 to -0.4\u00a0W\u00a0m?2 with a 90% likelihood. Those intervals are of similar width to the last Intergovernmental Panel on Climate Change assessment but shifted toward more negative values. The uncertainty will narrow in the future by continuing to critically combine multiple lines of evidence, especially those addressing industrial-era changes in aerosol sources and aerosol effects on liquid cloud amount and on ice clouds.", "author" : [ { "dropping-particle" : "", "family" : "Bellouin", "given" : "N", "non-dropping-particle" : "", "parse-names" : false, "suffix" : "" }, { "dropping-particle" : "", "family" : "Quaas", "given" : "J", "non-dropping-particle" : "", "parse-names" : false, "suffix" : "" }, { "dropping-particle" : "", "family" : "Gryspeerdt", "given" : "E", "non-dropping-particle" : "", "parse-names" : false, "suffix" : "" }, { "dropping-particle" : "", "family" : "Kinne", "given" : "S", "non-dropping-particle" : "", "parse-names" : false, "suffix" : "" }, { "dropping-particle" : "", "family" : "Stier", "given" : "P", "non-dropping-particle" : "", "parse-names" : false, "suffix" : "" }, { "dropping-particle" : "", "family" : "Watson-Parris", "given" : "D", "non-dropping-particle" : "", "parse-names" : false, "suffix" : "" }, { "dropping-particle" : "", "family" : "Boucher", "given" : "O", "non-dropping-particle" : "", "parse-names" : false, "suffix" : "" }, { "dropping-particle" : "", "family" : "Carslaw", "given" : "K S", "non-dropping-particle" : "", "parse-names" : false, "suffix" : "" }, { "dropping-particle" : "", "family" : "Christensen", "given" : "M", "non-dropping-particle" : "", "parse-names" : false, "suffix" : "" }, { "dropping-particle" : "", "family" : "Daniau", "given" : "A.-L.", "non-dropping-particle" : "", "parse-names" : false, "suffix" : "" }, { "dropping-particle" : "", "family" : "Dufresne", "given" : "J.-L.", "non-dropping-particle" : "", "parse-names" : false, "suffix" : "" }, { "dropping-particle" : "", "family" : "Feingold", "given" : "G", "non-dropping-particle" : "", "parse-names" : false, "suffix" : "" }, { "dropping-particle" : "", "family" : "Fiedler", "given" : "S", "non-dropping-particle" : "", "parse-names" : false, "suffix" : "" }, { "dropping-particle" : "", "family" : "Forster", "given" : "P", "non-dropping-particle" : "", "parse-names" : false, "suffix" : "" }, { "dropping-particle" : "", "family" : "Gettelman", "given" : "A", "non-dropping-particle" : "", "parse-names" : false, "suffix" : "" }, { "dropping-particle" : "", "family" : "Haywood", "given" : "J M", "non-dropping-particle" : "", "parse-names" : false, "suffix" : "" }, { "dropping-particle" : "", "family" : "Lohmann", "given" : "U", "non-dropping-particle" : "", "parse-names" : false, "suffix" : "" }, { "dropping-particle" : "", "family" : "Malavelle", "given" : "F", "non-dropping-particle" : "", "parse-names" : false, "suffix" : "" }, { "dropping-particle" : "", "family" : "Mauritsen", "given" : "T", "non-dropping-particle" : "", "parse-names" : false, "suffix" : "" }, { "dropping-particle" : "", "family" : "McCoy", "given" : "D T", "non-dropping-particle" : "", "parse-names" : false, "suffix" : "" }, { "dropping-particle" : "", "family" : "Myhre", "given" : "G", "non-dropping-particle" : "", "parse-names" : false, "suffix" : "" }, { "dropping-particle" : "", "family" : "M\u00fclmenst\u00e4dt", "given" : "J", "non-dropping-particle" : "", "parse-names" : false, "suffix" : "" }, { "dropping-particle" : "", "family" : "Neubauer", "given" : "D", "non-dropping-particle" : "", "parse-names" : false, "suffix" : "" }, { "dropping-particle" : "", "family" : "Possner", "given" : "A", "non-dropping-particle" : "", "parse-names" : false, "suffix" : "" }, { "dropping-particle" : "", "family" : "Rugenstein", "given" : "M", "non-dropping-particle" : "", "parse-names" : false, "suffix" : "" }, { "dropping-particle" : "", "family" : "Sato", "given" : "Y", "non-dropping-particle" : "", "parse-names" : false, "suffix" : "" }, { "dropping-particle" : "", "family" : "Schulz", "given" : "M", "non-dropping-particle" : "", "parse-names" : false, "suffix" : "" }, { "dropping-particle" : "", "family" : "Schwartz", "given" : "S E", "non-dropping-particle" : "", "parse-names" : false, "suffix" : "" }, { "dropping-particle" : "", "family" : "Sourdeval", "given" : "O", "non-dropping-particle" : "", "parse-names" : false, "suffix" : "" }, { "dropping-particle" : "", "family" : "Storelvmo", "given" : "T", "non-dropping-particle" : "", "parse-names" : false, "suffix" : "" }, { "dropping-particle" : "", "family" : "Toll", "given" : "V", "non-dropping-particle" : "", "parse-names" : false, "suffix" : "" }, { "dropping-particle" : "", "family" : "Winker", "given" : "D", "non-dropping-particle" : "", "parse-names" : false, "suffix" : "" }, { "dropping-particle" : "", "family" : "Stevens", "given" : "B", "non-dropping-particle" : "", "parse-names" : false, "suffix" : "" } ], "container-title" : "Reviews of Geophysics", "id" : "ITEM-1", "issue" : "1", "issued" : { "date-parts" : [ [ "2020", "3", "1" ] ] }, "note" : "https://doi.org/10.1029/2019RG000660", "page" : "e2019RG000660", "publisher" : "John Wiley &amp; Sons, Ltd", "title" : "Bounding Global Aerosol Radiative Forcing of Climate Change", "translator" : [ { "dropping-particle" : "", "family" : "G5101", "given" : "", "non-dropping-particle" : "", "parse-names" : false, "suffix" : "" } ], "type" : "article-journal", "volume" : "58" }, "uris" : [ "http://www.mendeley.com/documents/?uuid=f37972a7-86fa-4834-955c-c13cf288f292", "http://www.mendeley.com/documents/?uuid=b59fc7d2-073d-4b39-a90c-952102ecd1d7", "http://www.mendeley.com/documents/?uuid=f1494c4b-f9fe-4ee8-b53b-3b87de24f53e" ] } ], "mendeley" : { "formattedCitation" : "(Bellouin et al., 2020)", "plainTextFormattedCitation" : "(Bellouin et al., 2020)", "previouslyFormattedCitation" : "(Bellouin et al., 2020)" }, "properties" : { "noteIndex" : 0 }, "schema" : "https://github.com/citation-style-language/schema/raw/master/csl-citation.json" }</w:delInstrText>
        </w:r>
      </w:del>
      <w:r w:rsidRPr="000E472A">
        <w:rPr>
          <w:rFonts w:eastAsia="MS Gothic"/>
          <w:lang w:val="en-GB"/>
        </w:rPr>
        <w:fldChar w:fldCharType="separate"/>
      </w:r>
      <w:del w:id="2524" w:author="Robin Matthews" w:date="2021-07-08T18:24:00Z">
        <w:r w:rsidR="00CB33A1" w:rsidDel="004D31F1">
          <w:rPr>
            <w:rFonts w:eastAsia="MS Gothic"/>
            <w:noProof/>
            <w:lang w:val="en-GB"/>
          </w:rPr>
          <w:delText>(</w:delText>
        </w:r>
      </w:del>
      <w:r w:rsidR="00CB33A1">
        <w:rPr>
          <w:rFonts w:eastAsia="MS Gothic"/>
          <w:noProof/>
          <w:lang w:val="en-GB"/>
        </w:rPr>
        <w:t>Bellouin et al.</w:t>
      </w:r>
      <w:del w:id="2525" w:author="Robin Matthews" w:date="2021-07-08T18:24:00Z">
        <w:r w:rsidR="00CB33A1" w:rsidDel="004D31F1">
          <w:rPr>
            <w:rFonts w:eastAsia="MS Gothic"/>
            <w:noProof/>
            <w:lang w:val="en-GB"/>
          </w:rPr>
          <w:delText>,</w:delText>
        </w:r>
      </w:del>
      <w:r w:rsidR="00CB33A1">
        <w:rPr>
          <w:rFonts w:eastAsia="MS Gothic"/>
          <w:noProof/>
          <w:lang w:val="en-GB"/>
        </w:rPr>
        <w:t xml:space="preserve"> </w:t>
      </w:r>
      <w:ins w:id="2526" w:author="Robin Matthews" w:date="2021-07-08T18:24:00Z">
        <w:r w:rsidR="004D31F1">
          <w:rPr>
            <w:rFonts w:eastAsia="MS Gothic"/>
            <w:noProof/>
            <w:lang w:val="en-GB"/>
          </w:rPr>
          <w:t>(</w:t>
        </w:r>
      </w:ins>
      <w:r w:rsidR="00CB33A1">
        <w:rPr>
          <w:rFonts w:eastAsia="MS Gothic"/>
          <w:noProof/>
          <w:lang w:val="en-GB"/>
        </w:rPr>
        <w:t>2020)</w:t>
      </w:r>
      <w:r w:rsidRPr="000E472A">
        <w:rPr>
          <w:rFonts w:eastAsia="MS Gothic"/>
          <w:lang w:val="en-GB"/>
        </w:rPr>
        <w:fldChar w:fldCharType="end"/>
      </w:r>
      <w:r>
        <w:rPr>
          <w:rFonts w:eastAsia="MS Gothic"/>
          <w:lang w:val="en-GB"/>
        </w:rPr>
        <w:t xml:space="preserve"> </w:t>
      </w:r>
      <w:r>
        <w:rPr>
          <w:rFonts w:cstheme="minorHAnsi"/>
          <w:color w:val="000000"/>
          <w:lang w:val="en-GB"/>
        </w:rPr>
        <w:t>b</w:t>
      </w:r>
      <w:r w:rsidRPr="00786ADC">
        <w:rPr>
          <w:rFonts w:cstheme="minorHAnsi"/>
          <w:color w:val="000000"/>
          <w:lang w:val="en-GB"/>
        </w:rPr>
        <w:t>ased on observational and model</w:t>
      </w:r>
      <w:r>
        <w:rPr>
          <w:rFonts w:cstheme="minorHAnsi"/>
          <w:color w:val="000000"/>
          <w:lang w:val="en-GB"/>
        </w:rPr>
        <w:t xml:space="preserve"> (excluding CMIP6)</w:t>
      </w:r>
      <w:r w:rsidRPr="00786ADC">
        <w:rPr>
          <w:rFonts w:cstheme="minorHAnsi"/>
          <w:color w:val="000000"/>
          <w:lang w:val="en-GB"/>
        </w:rPr>
        <w:t xml:space="preserve"> </w:t>
      </w:r>
      <w:r>
        <w:rPr>
          <w:rFonts w:cstheme="minorHAnsi"/>
          <w:color w:val="000000"/>
          <w:lang w:val="en-GB"/>
        </w:rPr>
        <w:t>lines of evidence</w:t>
      </w:r>
      <w:r w:rsidRPr="000E472A">
        <w:rPr>
          <w:rFonts w:eastAsia="MS Gothic"/>
          <w:lang w:val="en-GB"/>
        </w:rPr>
        <w:t xml:space="preserve">. </w:t>
      </w:r>
      <w:r w:rsidRPr="00C827FE">
        <w:rPr>
          <w:lang w:val="en-US"/>
        </w:rPr>
        <w:t xml:space="preserve">In addition to the horizontal distribution of aerosols documented by AOD, their number size distribution, vertical distribution, optical properties, hygroscopicity, ability to act as </w:t>
      </w:r>
      <w:ins w:id="2527" w:author="Lucy Cowie" w:date="2021-07-27T13:14:00Z">
        <w:r w:rsidR="00262BE6">
          <w:rPr>
            <w:lang w:val="en-US"/>
          </w:rPr>
          <w:t>cloud condensation nuclei (</w:t>
        </w:r>
      </w:ins>
      <w:r w:rsidRPr="00C827FE">
        <w:rPr>
          <w:lang w:val="en-US"/>
        </w:rPr>
        <w:t>CCN</w:t>
      </w:r>
      <w:ins w:id="2528" w:author="Lucy Cowie" w:date="2021-07-27T13:15:00Z">
        <w:r w:rsidR="00262BE6">
          <w:rPr>
            <w:lang w:val="en-US"/>
          </w:rPr>
          <w:t>)</w:t>
        </w:r>
      </w:ins>
      <w:r w:rsidRPr="00C827FE">
        <w:rPr>
          <w:lang w:val="en-US"/>
        </w:rPr>
        <w:t>, chemical composition, mixing state and morphology are key elements to assess their climate effect</w:t>
      </w:r>
      <w:r w:rsidR="00F43899" w:rsidRPr="00C827FE">
        <w:rPr>
          <w:lang w:val="en-US"/>
        </w:rPr>
        <w:t xml:space="preserve"> (</w:t>
      </w:r>
      <w:del w:id="2529" w:author="Lucy Cowie" w:date="2021-07-27T13:15:00Z">
        <w:r w:rsidR="00F43899" w:rsidRPr="00C827FE" w:rsidDel="0036351C">
          <w:rPr>
            <w:lang w:val="en-US"/>
          </w:rPr>
          <w:delText xml:space="preserve">see </w:delText>
        </w:r>
      </w:del>
      <w:r w:rsidR="00F43899" w:rsidRPr="00C827FE">
        <w:rPr>
          <w:lang w:val="en-US"/>
        </w:rPr>
        <w:t>Section 6.4.)</w:t>
      </w:r>
      <w:r w:rsidRPr="00C827FE">
        <w:rPr>
          <w:lang w:val="en-US"/>
        </w:rPr>
        <w:t xml:space="preserve">. </w:t>
      </w:r>
    </w:p>
    <w:p w14:paraId="54493CD5" w14:textId="2F2D004B" w:rsidR="00AF2E59" w:rsidRDefault="00AF2E59" w:rsidP="00562E12">
      <w:pPr>
        <w:pStyle w:val="AR6BodyText"/>
        <w:rPr>
          <w:lang w:val="en-US"/>
        </w:rPr>
      </w:pPr>
    </w:p>
    <w:p w14:paraId="6C710EC4" w14:textId="77777777" w:rsidR="007E79EA" w:rsidRPr="00C827FE" w:rsidRDefault="007E79EA" w:rsidP="00562E12">
      <w:pPr>
        <w:pStyle w:val="AR6BodyText"/>
        <w:rPr>
          <w:lang w:val="en-US"/>
        </w:rPr>
      </w:pPr>
    </w:p>
    <w:p w14:paraId="2126B13E" w14:textId="5B7F53B0" w:rsidR="00AF2E59" w:rsidRDefault="00AF2E59" w:rsidP="00D5630D">
      <w:pPr>
        <w:rPr>
          <w:b/>
        </w:rPr>
      </w:pPr>
      <w:commentRangeStart w:id="2530"/>
      <w:r w:rsidRPr="00C11381">
        <w:rPr>
          <w:b/>
        </w:rPr>
        <w:t>[START FIGURE 6.8 HERE]</w:t>
      </w:r>
    </w:p>
    <w:p w14:paraId="3EBA7874" w14:textId="77777777" w:rsidR="00326917" w:rsidRPr="00C11381" w:rsidRDefault="00326917" w:rsidP="00D5630D">
      <w:pPr>
        <w:rPr>
          <w:b/>
        </w:rPr>
      </w:pPr>
    </w:p>
    <w:p w14:paraId="121172C9" w14:textId="2EE9308B" w:rsidR="004005F4" w:rsidRPr="001C68C5" w:rsidRDefault="004005F4" w:rsidP="001C68C5">
      <w:pPr>
        <w:pStyle w:val="AR6Chap6Figure"/>
      </w:pPr>
      <w:r w:rsidRPr="00F177CC">
        <w:rPr>
          <w:b/>
        </w:rPr>
        <w:t>Time evolution of changes in global mean aerosol optical depth (AOD) at 550 nm</w:t>
      </w:r>
      <w:r w:rsidR="004535C1">
        <w:rPr>
          <w:b/>
        </w:rPr>
        <w:t>.</w:t>
      </w:r>
      <w:r w:rsidRPr="00F177CC">
        <w:rPr>
          <w:b/>
        </w:rPr>
        <w:t xml:space="preserve"> </w:t>
      </w:r>
      <w:r w:rsidR="004535C1">
        <w:rPr>
          <w:rFonts w:cs="Times New Roman"/>
          <w:bCs/>
          <w:color w:val="000000" w:themeColor="text1"/>
        </w:rPr>
        <w:t xml:space="preserve">Year of reference is 1850. Data shown </w:t>
      </w:r>
      <w:r w:rsidRPr="001C68C5">
        <w:t xml:space="preserve">from individual </w:t>
      </w:r>
      <w:r w:rsidR="00007CD8" w:rsidRPr="001C68C5">
        <w:t xml:space="preserve">Coupled Model Intercomparison Project Phase 6 (CMIP6) </w:t>
      </w:r>
      <w:r w:rsidRPr="001C68C5">
        <w:t xml:space="preserve">historical simulations. Each time series corresponds to the ensemble mean of realizations done by each model. Simulation results from years including major volcanic eruptions, e.g. Novarupta (1912) and Pinatubo (1991), are excluded from the analysis for models encompassing the contribution of stratospheric volcanic aerosols to total AOD. </w:t>
      </w:r>
      <w:r w:rsidR="00195FB3" w:rsidRPr="004369BC">
        <w:rPr>
          <w:rFonts w:cs="Times New Roman"/>
          <w:szCs w:val="20"/>
        </w:rPr>
        <w:t xml:space="preserve">Further details on data sources and processing are available in the chapter data table (Table </w:t>
      </w:r>
      <w:r w:rsidR="00195FB3">
        <w:rPr>
          <w:rFonts w:cs="Times New Roman"/>
          <w:szCs w:val="20"/>
        </w:rPr>
        <w:t>6.SM.1</w:t>
      </w:r>
      <w:r w:rsidR="00195FB3" w:rsidRPr="004369BC">
        <w:rPr>
          <w:rFonts w:cs="Times New Roman"/>
          <w:szCs w:val="20"/>
        </w:rPr>
        <w:t>).</w:t>
      </w:r>
    </w:p>
    <w:p w14:paraId="61378E8B" w14:textId="77777777" w:rsidR="007E79EA" w:rsidRDefault="007E79EA" w:rsidP="007E79EA">
      <w:pPr>
        <w:pStyle w:val="AR6BodyText"/>
        <w:rPr>
          <w:lang w:val="en-US"/>
        </w:rPr>
      </w:pPr>
    </w:p>
    <w:p w14:paraId="14FADAD4" w14:textId="08B544AF" w:rsidR="00AF2E59" w:rsidRDefault="00AF2E59" w:rsidP="00D5630D">
      <w:pPr>
        <w:rPr>
          <w:b/>
        </w:rPr>
      </w:pPr>
      <w:r w:rsidRPr="00C11381">
        <w:rPr>
          <w:b/>
        </w:rPr>
        <w:t>[END FIGURE 6.8 HERE]</w:t>
      </w:r>
    </w:p>
    <w:commentRangeEnd w:id="2530"/>
    <w:p w14:paraId="2D189AFB" w14:textId="77777777" w:rsidR="00326917" w:rsidRPr="00C11381" w:rsidRDefault="00FE49E8" w:rsidP="00D5630D">
      <w:pPr>
        <w:rPr>
          <w:b/>
        </w:rPr>
      </w:pPr>
      <w:r>
        <w:rPr>
          <w:rStyle w:val="Marquedecommentaire"/>
        </w:rPr>
        <w:commentReference w:id="2530"/>
      </w:r>
    </w:p>
    <w:p w14:paraId="76A9C623" w14:textId="77777777" w:rsidR="00AF2E59" w:rsidRPr="00610383" w:rsidRDefault="00AF2E59" w:rsidP="00D5630D">
      <w:pPr>
        <w:pStyle w:val="AR6BodyText"/>
        <w:rPr>
          <w:lang w:val="en-GB" w:eastAsia="en-US"/>
        </w:rPr>
      </w:pPr>
    </w:p>
    <w:p w14:paraId="6A2325B9" w14:textId="77777777" w:rsidR="00AF2E59" w:rsidRPr="000E472A" w:rsidRDefault="00AF2E59" w:rsidP="00D5630D">
      <w:pPr>
        <w:pStyle w:val="AR6Chap6Level36111"/>
      </w:pPr>
      <w:bookmarkStart w:id="2531" w:name="_Toc70498185"/>
      <w:r w:rsidRPr="00417ACD">
        <w:t>Sulphate (SO</w:t>
      </w:r>
      <w:r w:rsidRPr="00417ACD">
        <w:rPr>
          <w:vertAlign w:val="subscript"/>
        </w:rPr>
        <w:t>4</w:t>
      </w:r>
      <w:r w:rsidRPr="000E472A">
        <w:rPr>
          <w:vertAlign w:val="superscript"/>
        </w:rPr>
        <w:t>2-</w:t>
      </w:r>
      <w:r w:rsidRPr="000E472A">
        <w:t>)</w:t>
      </w:r>
      <w:bookmarkEnd w:id="2531"/>
    </w:p>
    <w:p w14:paraId="616B1188" w14:textId="77777777" w:rsidR="00AF2E59" w:rsidRPr="000E472A" w:rsidRDefault="00AF2E59" w:rsidP="00D5630D">
      <w:pPr>
        <w:pStyle w:val="AR6BodyText"/>
        <w:rPr>
          <w:lang w:val="en-GB" w:eastAsia="en-US"/>
        </w:rPr>
      </w:pPr>
    </w:p>
    <w:p w14:paraId="638C7AC0" w14:textId="57EB4BC0" w:rsidR="00AF2E59" w:rsidRPr="00BE5025" w:rsidRDefault="00AF2E59">
      <w:pPr>
        <w:pStyle w:val="AR6BodyText"/>
        <w:rPr>
          <w:lang w:val="en-GB"/>
        </w:rPr>
      </w:pPr>
      <w:r w:rsidRPr="00BE5025">
        <w:rPr>
          <w:rFonts w:eastAsia="MS Gothic"/>
          <w:lang w:val="en-GB"/>
        </w:rPr>
        <w:t xml:space="preserve">Sulphate aerosols </w:t>
      </w:r>
      <w:r w:rsidR="00DB431E">
        <w:rPr>
          <w:rFonts w:eastAsia="MS Gothic"/>
          <w:lang w:val="en-GB"/>
        </w:rPr>
        <w:t>(or sulphate</w:t>
      </w:r>
      <w:ins w:id="2532" w:author="Lucy Cowie" w:date="2021-07-27T13:22:00Z">
        <w:r w:rsidR="00042B4D">
          <w:rPr>
            <w:rFonts w:eastAsia="MS Gothic"/>
            <w:lang w:val="en-GB"/>
          </w:rPr>
          <w:t>-</w:t>
        </w:r>
      </w:ins>
      <w:del w:id="2533" w:author="Lucy Cowie" w:date="2021-07-27T13:22:00Z">
        <w:r w:rsidR="00DB431E" w:rsidDel="00042B4D">
          <w:rPr>
            <w:rFonts w:eastAsia="MS Gothic"/>
            <w:lang w:val="en-GB"/>
          </w:rPr>
          <w:delText xml:space="preserve"> </w:delText>
        </w:r>
      </w:del>
      <w:r w:rsidR="00DB431E">
        <w:rPr>
          <w:rFonts w:eastAsia="MS Gothic"/>
          <w:lang w:val="en-GB"/>
        </w:rPr>
        <w:t xml:space="preserve">containing aerosols) </w:t>
      </w:r>
      <w:r w:rsidRPr="00BE5025">
        <w:rPr>
          <w:rFonts w:eastAsia="MS Gothic"/>
          <w:lang w:val="en-GB"/>
        </w:rPr>
        <w:t>are emitted directly or formed in the atmosphere by gas</w:t>
      </w:r>
      <w:ins w:id="2534" w:author="Lucy Cowie" w:date="2021-07-27T13:19:00Z">
        <w:r w:rsidR="006C3AD3">
          <w:rPr>
            <w:rFonts w:eastAsia="MS Gothic"/>
            <w:lang w:val="en-GB"/>
          </w:rPr>
          <w:t>-</w:t>
        </w:r>
      </w:ins>
      <w:r w:rsidRPr="00BE5025">
        <w:rPr>
          <w:rFonts w:eastAsia="MS Gothic"/>
          <w:lang w:val="en-GB"/>
        </w:rPr>
        <w:t xml:space="preserve"> and aqueous</w:t>
      </w:r>
      <w:ins w:id="2535" w:author="Lucy Cowie" w:date="2021-07-27T13:19:00Z">
        <w:r w:rsidR="006C3AD3">
          <w:rPr>
            <w:rFonts w:eastAsia="MS Gothic"/>
            <w:lang w:val="en-GB"/>
          </w:rPr>
          <w:t>-</w:t>
        </w:r>
      </w:ins>
      <w:del w:id="2536" w:author="Lucy Cowie" w:date="2021-07-27T13:19:00Z">
        <w:r w:rsidRPr="00BE5025" w:rsidDel="006C3AD3">
          <w:rPr>
            <w:rFonts w:eastAsia="MS Gothic"/>
            <w:lang w:val="en-GB"/>
          </w:rPr>
          <w:delText xml:space="preserve"> </w:delText>
        </w:r>
      </w:del>
      <w:r w:rsidRPr="00BE5025">
        <w:rPr>
          <w:rFonts w:eastAsia="MS Gothic"/>
          <w:lang w:val="en-GB"/>
        </w:rPr>
        <w:t>phase oxidation of precursor sul</w:t>
      </w:r>
      <w:r>
        <w:rPr>
          <w:rFonts w:eastAsia="MS Gothic"/>
          <w:lang w:val="en-GB"/>
        </w:rPr>
        <w:t>ph</w:t>
      </w:r>
      <w:r w:rsidRPr="00BE5025">
        <w:rPr>
          <w:rFonts w:eastAsia="MS Gothic"/>
          <w:lang w:val="en-GB"/>
        </w:rPr>
        <w:t>ur gases, including SO</w:t>
      </w:r>
      <w:r w:rsidRPr="00BE5025">
        <w:rPr>
          <w:rFonts w:eastAsia="MS Gothic"/>
          <w:vertAlign w:val="subscript"/>
          <w:lang w:val="en-GB"/>
        </w:rPr>
        <w:t>2</w:t>
      </w:r>
      <w:r w:rsidRPr="00BE5025">
        <w:rPr>
          <w:rFonts w:eastAsia="MS Gothic"/>
          <w:lang w:val="en-GB"/>
        </w:rPr>
        <w:t>, DMS</w:t>
      </w:r>
      <w:del w:id="2537" w:author="Lucy Cowie" w:date="2021-07-27T13:19:00Z">
        <w:r w:rsidRPr="00BE5025" w:rsidDel="00D81BCB">
          <w:rPr>
            <w:rFonts w:eastAsia="MS Gothic"/>
            <w:lang w:val="en-GB"/>
          </w:rPr>
          <w:delText>,</w:delText>
        </w:r>
      </w:del>
      <w:r w:rsidRPr="00BE5025">
        <w:rPr>
          <w:rFonts w:eastAsia="MS Gothic"/>
          <w:lang w:val="en-GB"/>
        </w:rPr>
        <w:t xml:space="preserve"> and carbonyl sulphide (OCS), emitted from anthropogenic and natural sources (Section 6.2). Sulphate aerosols influence climate forcing </w:t>
      </w:r>
      <w:r w:rsidRPr="00BE5025">
        <w:rPr>
          <w:lang w:val="en-GB"/>
        </w:rPr>
        <w:t xml:space="preserve">directly by either scattering solar radiation or absorbing longwave radiation, and indirectly by influencing cloud micro- and macrophysical properties and precipitation </w:t>
      </w:r>
      <w:r w:rsidRPr="00BE5025">
        <w:rPr>
          <w:lang w:val="en-GB"/>
        </w:rPr>
        <w:fldChar w:fldCharType="begin" w:fldLock="1"/>
      </w:r>
      <w:r w:rsidR="00D477C7">
        <w:rPr>
          <w:lang w:val="en-GB"/>
        </w:rPr>
        <w:instrText>ADDIN CSL_CITATION { "citationItems" : [ { "id" : "ITEM-1", "itemData" : { "DOI" : "10.1017/CBO9781107415324.016", "ISBN" : "9781107661820", "author" : [ { "dropping-particle" : "", "family" : "Boucher", "given" : "O", "non-dropping-particle" : "", "parse-names" : false, "suffix" : "" }, { "dropping-particle" : "", "family" : "Randall", "given" : "D", "non-dropping-particle" : "", "parse-names" : false, "suffix" : "" }, { "dropping-particle" : "", "family" : "Artaxo", "given" : "P", "non-dropping-particle" : "", "parse-names" : false, "suffix" : "" }, { "dropping-particle" : "", "family" : "Bretherton", "given" : "C", "non-dropping-particle" : "", "parse-names" : false, "suffix" : "" }, { "dropping-particle" : "", "family" : "Feingold", "given" : "G", "non-dropping-particle" : "", "parse-names" : false, "suffix" : "" }, { "dropping-particle" : "", "family" : "Forster", "given" : "P", "non-dropping-particle" : "", "parse-names" : false, "suffix" : "" }, { "dropping-particle" : "", "family" : "Kerminen", "given" : "V.-M.", "non-dropping-particle" : "", "parse-names" : false, "suffix" : "" }, { "dropping-particle" : "", "family" : "Kondo", "given" : "Y", "non-dropping-particle" : "", "parse-names" : false, "suffix" : "" }, { "dropping-particle" : "", "family" : "Liao", "given" : "H", "non-dropping-particle" : "", "parse-names" : false, "suffix" : "" }, { "dropping-particle" : "", "family" : "Lohmann", "given" : "U", "non-dropping-particle" : "", "parse-names" : false, "suffix" : "" }, { "dropping-particle" : "", "family" : "Rasch", "given" : "P", "non-dropping-particle" : "", "parse-names" : false, "suffix" : "" }, { "dropping-particle" : "", "family" : "Satheesh", "given" : "S K", "non-dropping-particle" : "", "parse-names" : false, "suffix" : "" }, { "dropping-particle" : "", "family" : "Sherwood", "given" : "S", "non-dropping-particle" : "", "parse-names" : false, "suffix" : "" }, { "dropping-particle" : "", "family" : "Stevens", "given" : "B", "non-dropping-particle" : "", "parse-names" : false, "suffix" : "" }, { "dropping-particle" : "", "family" : "Zhang", "given" : "X Y", "non-dropping-particle" : "", "parse-names" : false, "suffix" : "" } ], "chapter-number" : "7",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"571-658", "publisher" : "Cambridge University Press", "publisher-place" : "Cambridge", "title" : "Clouds and Aerosols", "translator" : [ { "dropping-particle" : "", "family" : "G2777", "given" : "Rt13", "non-dropping-particle" : "", "parse-names" : false, "suffix" : "" } ], "type" : "chapter" }, "uris" : [ "http://www.mendeley.com/documents/?uuid=a150046f-a5b4-4d49-87c9-0129f88cae9a", "http://www.mendeley.com/documents/?uuid=7fa6eb56-0c76-42a9-9a3c-7cc9e43dd86b" ] }, { "id" : "ITEM-2", "itemData" : { "DOI" : "10.1017/CBO9781107415324.018", "ISBN" : "9781107661820", "author" : [ { "dropping-particle" : "", "family" : "Myhre", "given" : "Gunnar", "non-dropping-particle" : "", "parse-names" : false, "suffix" : "" }, { "dropping-particle" : "", "family" : "Shindell", "given" : "Drew", "non-dropping-particle" : "", "parse-names" : false, "suffix" : "" }, { "dropping-particle" : "", "family" : "Br\u00e9on", "given" : "Francois-Marie", "non-dropping-particle" : "", "parse-names" : false, "suffix" : "" }, { "dropping-particle" : "", "family" : "Collins", "given" : "William", "non-dropping-particle" : "", "parse-names" : false, "suffix" : "" }, { "dropping-particle" : "", "family" : "Fuglestvedt", "given" : "Jan", "non-dropping-particle" : "", "parse-names" : false, "suffix" : "" }, { "dropping-particle" : "", "family" : "Huang", "given" : "Jianping", "non-dropping-particle" : "", "parse-names" : false, "suffix" : "" }, { "dropping-particle" : "", "family" : "Koch", "given" : "Dorothy", "non-dropping-particle" : "", "parse-names" : false, "suffix" : "" }, { "dropping-particle" : "", "family" : "Lamarque", "given" : "Jean-Francois", "non-dropping-particle" : "", "parse-names" : false, "suffix" : "" }, { "dropping-particle" : "", "family" : "Lee", "given" : "David", "non-dropping-particle" : "", "parse-names" : false, "suffix" : "" }, { "dropping-particle" : "", "family" : "Mendoza", "given" : "Blanca", "non-dropping-particle" : "", "parse-names" : false, "suffix" : "" }, { "dropping-particle" : "", "family" : "Nakajima", "given" : "Teruyuki", "non-dropping-particle" : "", "parse-names" : false, "suffix" : "" }, { "dropping-particle" : "", "family" : "Robock", "given" : "Alan", "non-dropping-particle" : "", "parse-names" : false, "suffix" : "" }, { "dropping-particle" : "", "family" : "Stephens", "given" : "Graeme", "non-dropping-particle" : "", "parse-names" : false, "suffix" : "" }, { "dropping-particle" : "", "family" : "Takemura", "given" : "Toshihiko", "non-dropping-particle" : "", "parse-names" : false, "suffix" : "" }, { "dropping-particle" : "", "family" : "Zhang", "given" : "Hua", "non-dropping-particle" : "", "parse-names" : false, "suffix" : "" } ], "chapter-number" : "8",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"genre" : "Book Section", "id" : "ITEM-2", "issued" : { "date-parts" : [ [ "2013" ] ] }, "page" : "659-740", "publisher" : "Cambridge University Press", "publisher-place" : "Cambridge, United Kingdom and New York, NY, USA", "title" : "Anthropogenic and Natural Radiative Forcing", "translator" : [ { "dropping-particle" : "", "family" : "G5425", "given" : "Rt13", "non-dropping-particle" : "", "parse-names" : false, "suffix" : "" } ], "type" : "chapter" }, "uris" : [ "http://www.mendeley.com/documents/?uuid=b9eebf76-21a6-4bbc-b69a-7f5fffcf0153" ] } ], "mendeley" : { "formattedCitation" : "(Boucher et al., 2013; Myhre et al., 2013)", "plainTextFormattedCitation" : "(Boucher et al., 2013; Myhre et al., 2013)", "previouslyFormattedCitation" : "(Boucher et al., 2013; Myhre et al., 2013)" }, "properties" : { "noteIndex" : 0 }, "schema" : "https://github.com/citation-style-language/schema/raw/master/csl-citation.json" }</w:instrText>
      </w:r>
      <w:r w:rsidRPr="00BE5025">
        <w:rPr>
          <w:lang w:val="en-GB"/>
        </w:rPr>
        <w:fldChar w:fldCharType="separate"/>
      </w:r>
      <w:r w:rsidR="00CB33A1">
        <w:rPr>
          <w:noProof/>
          <w:lang w:val="en-GB"/>
        </w:rPr>
        <w:t>(Boucher et al., 2013; Myhre et al., 2013)</w:t>
      </w:r>
      <w:r w:rsidRPr="00BE5025">
        <w:rPr>
          <w:lang w:val="en-GB"/>
        </w:rPr>
        <w:fldChar w:fldCharType="end"/>
      </w:r>
      <w:r w:rsidRPr="00BE5025">
        <w:rPr>
          <w:color w:val="000000"/>
          <w:lang w:val="en-GB"/>
        </w:rPr>
        <w:t>.</w:t>
      </w:r>
      <w:r w:rsidRPr="00BE5025">
        <w:rPr>
          <w:lang w:val="en-GB"/>
        </w:rPr>
        <w:t xml:space="preserve"> Additionally, s</w:t>
      </w:r>
      <w:r w:rsidRPr="00BE5025">
        <w:rPr>
          <w:rFonts w:eastAsia="MS Gothic"/>
          <w:lang w:val="en-GB"/>
        </w:rPr>
        <w:t>ulphate aerosols and sulphate deposition</w:t>
      </w:r>
      <w:r w:rsidRPr="00BE5025" w:rsidDel="00B06669">
        <w:rPr>
          <w:lang w:val="en-GB"/>
        </w:rPr>
        <w:t xml:space="preserve"> </w:t>
      </w:r>
      <w:r w:rsidRPr="00BE5025">
        <w:rPr>
          <w:lang w:val="en-GB"/>
        </w:rPr>
        <w:t xml:space="preserve">have a </w:t>
      </w:r>
      <w:r w:rsidRPr="00BE5025">
        <w:rPr>
          <w:rFonts w:eastAsia="MS Gothic"/>
          <w:lang w:val="en-GB"/>
        </w:rPr>
        <w:t xml:space="preserve">large impact on air quality and ecosystems </w:t>
      </w:r>
      <w:r w:rsidRPr="00BE5025">
        <w:rPr>
          <w:rFonts w:eastAsia="MS Gothic"/>
          <w:lang w:val="en-GB"/>
        </w:rPr>
        <w:fldChar w:fldCharType="begin" w:fldLock="1"/>
      </w:r>
      <w:r w:rsidR="00D477C7">
        <w:rPr>
          <w:rFonts w:eastAsia="MS Gothic"/>
          <w:lang w:val="en-GB"/>
        </w:rPr>
        <w:instrText>ADDIN CSL_CITATION { "citationItems" : [ { "id" : "ITEM-1", "itemData" : { "DOI" : "10.1126/science.1226514", "ISSN" : "10959203", "abstract" : "Updated air pollution science and policies address human health, ecosystem effects, and climate change in Europe.", "author" : [ { "dropping-particle" : "", "family" : "Reis", "given" : "S.", "non-dropping-particle" : "", "parse-names" : false, "suffix" : "" }, { "dropping-particle" : "", "family" : "Grennfelt", "given" : "P.", "non-dropping-particle" : "", "parse-names" : false, "suffix" : "" }, { "dropping-particle" : "", "family" : "Klimont", "given" : "Z.", "non-dropping-particle" : "", "parse-names" : false, "suffix" : "" }, { "dropping-particle" : "", "family" : "Amann", "given" : "M.", "non-dropping-particle" : "", "parse-names" : false, "suffix" : "" }, { "dropping-particle" : "", "family" : "ApSimon", "given" : "H.", "non-dropping-particle" : "", "parse-names" : false, "suffix" : "" }, { "dropping-particle" : "", "family" : "Hettelingh", "given" : "J. P.", "non-dropping-particle" : "", "parse-names" : false, "suffix" : "" }, { "dropping-particle" : "", "family" : "Holland", "given" : "M.", "non-dropping-particle" : "", "parse-names" : false, "suffix" : "" }, { "dropping-particle" : "", "family" : "LeGall", "given" : "A. C.", "non-dropping-particle" : "", "parse-names" : false, "suffix" : "" }, { "dropping-particle" : "", "family" : "Maas", "given" : "R.", "non-dropping-particle" : "", "parse-names" : false, "suffix" : "" }, { "dropping-particle" : "", "family" : "Posch", "given" : "M.", "non-dropping-particle" : "", "parse-names" : false, "suffix" : "" }, { "dropping-particle" : "", "family" : "Spranger", "given" : "T.", "non-dropping-particle" : "", "parse-names" : false, "suffix" : "" }, { "dropping-particle" : "", "family" : "Sutton", "given" : "M. A.", "non-dropping-particle" : "", "parse-names" : false, "suffix" : "" }, { "dropping-particle" : "", "family" : "Williams", "given" : "M.", "non-dropping-particle" : "", "parse-names" : false, "suffix" : "" } ], "container-title" : "Science", "id" : "ITEM-1", "issue" : "6111", "issued" : { "date-parts" : [ [ "2012" ] ] }, "page" : "1153-1154", "title" : "From acid rain to climate change", "translator" : [ { "dropping-particle" : "", "family" : "G3494", "given" : "", "non-dropping-particle" : "", "parse-names" : false, "suffix" : "" } ], "type" : "article-journal", "volume" : "338" }, "uris" : [ "http://www.mendeley.com/documents/?uuid=e71fe316-f9fe-4a9f-9000-a52c8e047be8", "http://www.mendeley.com/documents/?uuid=ad0fc4df-ad9c-4d6f-ae7c-a81188a4e597" ] } ], "mendeley" : { "formattedCitation" : "(Reis et al., 2012)", "plainTextFormattedCitation" : "(Reis et al., 2012)", "previouslyFormattedCitation" : "(Reis et al., 2012)" }, "properties" : { "noteIndex" : 0 }, "schema" : "https://github.com/citation-style-language/schema/raw/master/csl-citation.json" }</w:instrText>
      </w:r>
      <w:r w:rsidRPr="00BE5025">
        <w:rPr>
          <w:rFonts w:eastAsia="MS Gothic"/>
          <w:lang w:val="en-GB"/>
        </w:rPr>
        <w:fldChar w:fldCharType="separate"/>
      </w:r>
      <w:r w:rsidR="00CB33A1">
        <w:rPr>
          <w:rFonts w:eastAsia="MS Gothic"/>
          <w:noProof/>
          <w:lang w:val="en-GB"/>
        </w:rPr>
        <w:t>(Reis et al., 2012)</w:t>
      </w:r>
      <w:r w:rsidRPr="00BE5025">
        <w:rPr>
          <w:rFonts w:eastAsia="MS Gothic"/>
          <w:lang w:val="en-GB"/>
        </w:rPr>
        <w:fldChar w:fldCharType="end"/>
      </w:r>
      <w:r w:rsidRPr="00BE5025">
        <w:rPr>
          <w:rFonts w:eastAsia="MS Gothic"/>
          <w:lang w:val="en-GB"/>
        </w:rPr>
        <w:t xml:space="preserve">. </w:t>
      </w:r>
      <w:r>
        <w:rPr>
          <w:rFonts w:eastAsia="MS Gothic"/>
          <w:lang w:val="en-GB"/>
        </w:rPr>
        <w:t>The m</w:t>
      </w:r>
      <w:r w:rsidRPr="00BE5025">
        <w:rPr>
          <w:rFonts w:eastAsia="MS Gothic"/>
          <w:lang w:val="en-GB"/>
        </w:rPr>
        <w:t>ajority of sul</w:t>
      </w:r>
      <w:r>
        <w:rPr>
          <w:rFonts w:eastAsia="MS Gothic"/>
          <w:lang w:val="en-GB"/>
        </w:rPr>
        <w:t>ph</w:t>
      </w:r>
      <w:r w:rsidRPr="00BE5025">
        <w:rPr>
          <w:rFonts w:eastAsia="MS Gothic"/>
          <w:lang w:val="en-GB"/>
        </w:rPr>
        <w:t>ate particles are formed in the troposphere, however, SO</w:t>
      </w:r>
      <w:r w:rsidRPr="00BE5025">
        <w:rPr>
          <w:rFonts w:eastAsia="MS Gothic"/>
          <w:vertAlign w:val="subscript"/>
          <w:lang w:val="en-GB"/>
        </w:rPr>
        <w:t>2</w:t>
      </w:r>
      <w:r w:rsidRPr="00BE5025">
        <w:rPr>
          <w:rFonts w:eastAsia="MS Gothic"/>
          <w:lang w:val="en-GB"/>
        </w:rPr>
        <w:t xml:space="preserve"> and other longer-lived natural precursors, such as OCS, transported into the stratosphere</w:t>
      </w:r>
      <w:ins w:id="2538" w:author="Lucy Cowie" w:date="2021-07-27T13:21:00Z">
        <w:r w:rsidR="00FE12D2">
          <w:rPr>
            <w:rFonts w:eastAsia="MS Gothic"/>
            <w:lang w:val="en-GB"/>
          </w:rPr>
          <w:t>,</w:t>
        </w:r>
      </w:ins>
      <w:r w:rsidRPr="00BE5025">
        <w:rPr>
          <w:rFonts w:eastAsia="MS Gothic"/>
          <w:lang w:val="en-GB"/>
        </w:rPr>
        <w:t xml:space="preserve"> contribute to the background stratospheric aerosol layer </w:t>
      </w:r>
      <w:r w:rsidRPr="00BE5025">
        <w:rPr>
          <w:rFonts w:eastAsia="MS Gothic"/>
          <w:lang w:val="en-GB"/>
        </w:rPr>
        <w:fldChar w:fldCharType="begin" w:fldLock="1"/>
      </w:r>
      <w:r w:rsidR="00D477C7">
        <w:rPr>
          <w:rFonts w:eastAsia="MS Gothic"/>
          <w:lang w:val="en-GB"/>
        </w:rPr>
        <w:instrText>ADDIN CSL_CITATION { "citationItems" : [ { "id" : "ITEM-1", "itemData" : { "DOI" : "10.1002/2015RG000511", "ISSN" : "8755-1209", "abstract" : "Abstract Interest in stratospheric aerosol and its role in climate have increased over the last decade due to the observed increase in stratospheric aerosol since 2000 and the potential for changes in the sulfur cycle induced by climate change. This review provides an overview about the advances in stratospheric aerosol research since the last comprehensive assessment of stratospheric aerosol was published in 2006. A crucial development since 2006 is the substantial improvement in the agreement between in situ and space-based inferences of stratospheric aerosol properties during volcanically quiescent periods. Furthermore, new measurement systems and techniques, both in situ and space based, have been developed for measuring physical aerosol properties with greater accuracy and for characterizing aerosol composition. However, these changes induce challenges to constructing a long-term stratospheric aerosol climatology. Currently, changes in stratospheric aerosol levels less than 20% cannot be confidently quantified. The volcanic signals tend to mask any nonvolcanically driven change, making them difficult to understand. While the role of carbonyl sulfide as a substantial and relatively constant source of stratospheric sulfur has been confirmed by new observations and model simulations, large uncertainties remain with respect to the contribution from anthropogenic sulfur dioxide emissions. New evidence has been provided that stratospheric aerosol can also contain small amounts of nonsulfate matter such as black carbon and organics. Chemistry-climate models have substantially increased in quantity and sophistication. In many models the implementation of stratospheric aerosol processes is coupled to radiation and/or stratospheric chemistry modules to account for relevant feedback processes.", "author" : [ { "dropping-particle" : "", "family" : "Kremser", "given" : "Stefanie", "non-dropping-particle" : "", "parse-names" : false, "suffix" : "" }, { "dropping-particle" : "", "family" : "Thomason", "given" : "Larry W", "non-dropping-particle" : "", "parse-names" : false, "suffix" : "" }, { "dropping-particle" : "", "family" : "Hobe", "given" : "Marc", "non-dropping-particle" : "von", "parse-names" : false, "suffix" : "" }, { "dropping-particle" : "", "family" : "Hermann", "given" : "Markus", "non-dropping-particle" : "", "parse-names" : false, "suffix" : "" }, { "dropping-particle" : "", "family" : "Deshler", "given" : "Terry", "non-dropping-particle" : "", "parse-names" : false, "suffix" : "" }, { "dropping-particle" : "", "family" : "Timmreck", "given" : "Claudia", "non-dropping-particle" : "", "parse-names" : false, "suffix" : "" }, { "dropping-particle" : "", "family" : "Toohey", "given" : "Matthew", "non-dropping-particle" : "", "parse-names" : false, "suffix" : "" }, { "dropping-particle" : "", "family" : "Stenke", "given" : "Andrea", "non-dropping-particle" : "", "parse-names" : false, "suffix" : "" }, { "dropping-particle" : "", "family" : "Schwarz", "given" : "Joshua P", "non-dropping-particle" : "", "parse-names" : false, "suffix" : "" }, { "dropping-particle" : "", "family" : "Weigel", "given" : "Ralf", "non-dropping-particle" : "", "parse-names" : false, "suffix" : "" }, { "dropping-particle" : "", "family" : "Fueglistaler", "given" : "Stephan", "non-dropping-particle" : "", "parse-names" : false, "suffix" : "" }, { "dropping-particle" : "", "family" : "Prata", "given" : "Fred J", "non-dropping-particle" : "", "parse-names" : false, "suffix" : "" }, { "dropping-particle" : "", "family" : "Vernier", "given" : "Jean-Paul", "non-dropping-particle" : "", "parse-names" : false, "suffix" : "" }, { "dropping-particle" : "", "family" : "Schlager", "given" : "Hans", "non-dropping-particle" : "", "parse-names" : false, "suffix" : "" }, { "dropping-particle" : "", "family" : "Barnes", "given" : "John E", "non-dropping-particle" : "", "parse-names" : false, "suffix" : "" }, { "dropping-particle" : "", "family" : "Antu\u00f1a-Marrero", "given" : "Juan-Carlos", "non-dropping-particle" : "", "parse-names" : false, "suffix" : "" }, { "dropping-particle" : "", "family" : "Fairlie", "given" : "Duncan", "non-dropping-particle" : "", "parse-names" : false, "suffix" : "" }, { "dropping-particle" : "", "family" : "Palm", "given" : "Mathias", "non-dropping-particle" : "", "parse-names" : false, "suffix" : "" }, { "dropping-particle" : "", "family" : "Mahieu", "given" : "Emmanuel", "non-dropping-particle" : "", "parse-names" : false, "suffix" : "" }, { "dropping-particle" : "", "family" : "Notholt", "given" : "Justus", "non-dropping-particle" : "", "parse-names" : false, "suffix" : "" }, { "dropping-particle" : "", "family" : "Rex", "given" : "Markus", "non-dropping-particle" : "", "parse-names" : false, "suffix" : "" }, { "dropping-particle" : "", "family" : "Bingen", "given" : "Christine", "non-dropping-particle" : "", "parse-names" : false, "suffix" : "" }, { "dropping-particle" : "", "family" : "Vanhellemont", "given" : "Filip", "non-dropping-particle" : "", "parse-names" : false, "suffix" : "" }, { "dropping-particle" : "", "family" : "Bourassa", "given" : "Adam", "non-dropping-particle" : "", "parse-names" : false, "suffix" : "" }, { "dropping-particle" : "", "family" : "Plane", "given" : "John M C", "non-dropping-particle" : "", "parse-names" : false, "suffix" : "" }, { "dropping-particle" : "", "family" : "Klocke", "given" : "Daniel", "non-dropping-particle" : "", "parse-names" : false, "suffix" : "" }, { "dropping-particle" : "", "family" : "Carn", "given" : "Simon A", "non-dropping-particle" : "", "parse-names" : false, "suffix" : "" }, { "dropping-particle" : "", "family" : "Clarisse", "given" : "Lieven", "non-dropping-particle" : "", "parse-names" : false, "suffix" : "" }, { "dropping-particle" : "", "family" : "Trickl", "given" : "Thomas", "non-dropping-particle" : "", "parse-names" : false, "suffix" : "" }, { "dropping-particle" : "", "family" : "Neely", "given" : "Ryan", "non-dropping-particle" : "", "parse-names" : false, "suffix" : "" }, { "dropping-particle" : "", "family" : "James", "given" : "Alexander D", "non-dropping-particle" : "", "parse-names" : false, "suffix" : "" }, { "dropping-particle" : "", "family" : "Rieger", "given" : "Landon", "non-dropping-particle" : "", "parse-names" : false, "suffix" : "" }, { "dropping-particle" : "", "family" : "Wilson", "given" : "James C", "non-dropping-particle" : "", "parse-names" : false, "suffix" : "" }, { "dropping-particle" : "", "family" : "Meland", "given" : "Brian", "non-dropping-particle" : "", "parse-names" : false, "suffix" : "" } ], "container-title" : "Reviews of Geophysics", "id" : "ITEM-1", "issue" : "2", "issued" : { "date-parts" : [ [ "2016", "6" ] ] }, "page" : "278-335", "publisher" : "John Wiley &amp; Sons, Ltd", "title" : "Stratospheric aerosol \u2013 Observations, processes, and impact on climate", "translator" : [ { "dropping-particle" : "", "family" : "G4796", "given" : "", "non-dropping-particle" : "", "parse-names" : false, "suffix" : "" } ], "type" : "article-journal", "volume" : "54" }, "uris" : [ "http://www.mendeley.com/documents/?uuid=a6e3b75e-0858-41f0-affc-e9acad8cdcad", "http://www.mendeley.com/documents/?uuid=a371d9c7-8924-47d2-b4ce-417f95160bbb" ] } ], "mendeley" : { "formattedCitation" : "(Kremser et al., 2016)", "plainTextFormattedCitation" : "(Kremser et al., 2016)", "previouslyFormattedCitation" : "(Kremser et al., 2016)" }, "properties" : { "noteIndex" : 0 }, "schema" : "https://github.com/citation-style-language/schema/raw/master/csl-citation.json" }</w:instrText>
      </w:r>
      <w:r w:rsidRPr="00BE5025">
        <w:rPr>
          <w:rFonts w:eastAsia="MS Gothic"/>
          <w:lang w:val="en-GB"/>
        </w:rPr>
        <w:fldChar w:fldCharType="separate"/>
      </w:r>
      <w:r w:rsidR="00CB33A1">
        <w:rPr>
          <w:rFonts w:eastAsia="MS Gothic"/>
          <w:noProof/>
          <w:lang w:val="en-GB"/>
        </w:rPr>
        <w:t>(Kremser et al., 2016)</w:t>
      </w:r>
      <w:r w:rsidRPr="00BE5025">
        <w:rPr>
          <w:rFonts w:eastAsia="MS Gothic"/>
          <w:lang w:val="en-GB"/>
        </w:rPr>
        <w:fldChar w:fldCharType="end"/>
      </w:r>
      <w:r w:rsidRPr="00BE5025">
        <w:rPr>
          <w:rFonts w:eastAsia="MS Gothic"/>
          <w:lang w:val="en-GB"/>
        </w:rPr>
        <w:t>. SO</w:t>
      </w:r>
      <w:r w:rsidRPr="00BE5025">
        <w:rPr>
          <w:rFonts w:eastAsia="MS Gothic"/>
          <w:vertAlign w:val="subscript"/>
          <w:lang w:val="en-GB"/>
        </w:rPr>
        <w:t>2</w:t>
      </w:r>
      <w:r w:rsidRPr="00BE5025">
        <w:rPr>
          <w:rFonts w:eastAsia="MS Gothic"/>
          <w:lang w:val="en-GB"/>
        </w:rPr>
        <w:t xml:space="preserve"> emissions from volcanic eruptions are a significant source of stratospheric </w:t>
      </w:r>
      <w:r w:rsidRPr="00F86AA0">
        <w:rPr>
          <w:rFonts w:eastAsia="MS Gothic"/>
          <w:lang w:val="en-GB"/>
        </w:rPr>
        <w:t>sulphate</w:t>
      </w:r>
      <w:r w:rsidRPr="00BE5025">
        <w:rPr>
          <w:rFonts w:eastAsia="MS Gothic"/>
          <w:lang w:val="en-GB"/>
        </w:rPr>
        <w:t xml:space="preserve"> loading (see Chapter 2 for reconstruction of stratospheric aerosol optical depth and Chapter 7 for radiative forcing of volcanic aerosols). Furthermore, studies suggest contributions from anthropogenic </w:t>
      </w:r>
      <w:commentRangeStart w:id="2539"/>
      <w:r w:rsidRPr="00BE5025">
        <w:rPr>
          <w:rFonts w:eastAsia="MS Gothic"/>
          <w:lang w:val="en-GB"/>
        </w:rPr>
        <w:t>SO</w:t>
      </w:r>
      <w:r w:rsidRPr="00BE5025">
        <w:rPr>
          <w:rFonts w:eastAsia="MS Gothic"/>
          <w:vertAlign w:val="subscript"/>
          <w:lang w:val="en-GB"/>
        </w:rPr>
        <w:t>2</w:t>
      </w:r>
      <w:r w:rsidRPr="00BE5025">
        <w:rPr>
          <w:rFonts w:eastAsia="MS Gothic"/>
          <w:lang w:val="en-GB"/>
        </w:rPr>
        <w:t xml:space="preserve"> emissions </w:t>
      </w:r>
      <w:commentRangeEnd w:id="2539"/>
      <w:r w:rsidR="00DD3251">
        <w:rPr>
          <w:rStyle w:val="Marquedecommentaire"/>
          <w:lang w:val="en-GB"/>
        </w:rPr>
        <w:commentReference w:id="2539"/>
      </w:r>
      <w:r w:rsidRPr="00BE5025">
        <w:rPr>
          <w:rFonts w:eastAsia="MS Gothic"/>
          <w:lang w:val="en-GB"/>
        </w:rPr>
        <w:t xml:space="preserve">transported into the stratosphere with a consequent impact on radiative forcing </w:t>
      </w:r>
      <w:r w:rsidRPr="00BE5025">
        <w:rPr>
          <w:rFonts w:eastAsia="MS Gothic"/>
          <w:lang w:val="en-GB"/>
        </w:rPr>
        <w:fldChar w:fldCharType="begin" w:fldLock="1"/>
      </w:r>
      <w:r w:rsidR="00D477C7">
        <w:rPr>
          <w:rFonts w:eastAsia="MS Gothic"/>
          <w:lang w:val="en-GB"/>
        </w:rPr>
        <w:instrText>ADDIN CSL_CITATION { "citationItems" : [ { "id" : "ITEM-1", "itemData" : { "DOI" : "10.3402/tellusb.v56i3.16431", "ISSN" : "null", "author" : [ { "dropping-particle" : "", "family" : "Myhre", "given" : "Gunnar", "non-dropping-particle" : "", "parse-names" : false, "suffix" : "" }, { "dropping-particle" : "", "family" : "Berglen", "given" : "Tore F", "non-dropping-particle" : "", "parse-names" : false, "suffix" : "" }, { "dropping-particle" : "", "family" : "Myhre", "given" : "Cathrine E L", "non-dropping-particle" : "", "parse-names" : false, "suffix" : "" }, { "dropping-particle" : "", "family" : "Isaksen", "given" : "Ivar S A", "non-dropping-particle" : "", "parse-names" : false, "suffix" : "" } ], "container-title" : "Tellus B: Chemical and Physical Meteorology", "id" : "ITEM-1", "issue" : "3", "issued" : { "date-parts" : [ [ "2004", "1" ] ] }, "page" : "294-299", "publisher" : "Taylor &amp; Francis", "title" : "The radiative effect of the anthropogenic influence on the stratospheric sulfate aerosol layer", "translator" : [ { "dropping-particle" : "", "family" : "G4870", "given" : "", "non-dropping-particle" : "", "parse-names" : false, "suffix" : "" } ], "type" : "article-journal", "volume" : "56" }, "uris" : [ "http://www.mendeley.com/documents/?uuid=fad299d5-5725-4b0f-b7d0-79c63488f1eb", "http://www.mendeley.com/documents/?uuid=ad12083a-70a9-49c6-bb4c-b3fcf4a5734b", "http://www.mendeley.com/documents/?uuid=98ee95db-6750-49e2-b6a3-190947b0fb1d", "http://www.mendeley.com/documents/?uuid=c467e6d1-0e97-490d-9d7b-ce11ef4237be" ] }, { "id" : "ITEM-2", "itemData" : { "DOI" : "10.1002/2016GL070153", "ISSN" : "0094-8276", "abstract" : "Abstract Stratospheric aerosols cool the Earth by scattering sunlight. Although sulfuric acid dominates the stratospheric aerosol, this study finds that organic material in the lowermost stratosphere contributes 30?40% of the nonvolcanic stratospheric aerosol optical depth (sAOD). Simulations indicate that nonvolcanic sAOD has increased 77% since 1850. Stratospheric aerosol accounts for 21% of the total direct aerosol radiative forcing (which is negative) and 12% of the total aerosol optical depth (AOD) increase from organics and sulfate. There is a larger stratospheric influence on radiative forcing (i.e., 21%) relative to AOD (i.e., 12%) because an increase of tropospheric black carbon warms the planet while stratospheric aerosols (including black carbon) cool the planet. Radiative forcing from nonvolcanic stratospheric aerosol mass of anthropogenic origin, including organics, has not been widely considered as a significant influence on the climate system.", "author" : [ { "dropping-particle" : "", "family" : "Yu", "given" : "Pengfei", "non-dropping-particle" : "", "parse-names" : false, "suffix" : "" }, { "dropping-particle" : "", "family" : "Murphy", "given" : "Daniel M", "non-dropping-particle" : "", "parse-names" : false, "suffix" : "" }, { "dropping-particle" : "", "family" : "Portmann", "given" : "Robert W", "non-dropping-particle" : "", "parse-names" : false, "suffix" : "" }, { "dropping-particle" : "", "family" : "Toon", "given" : "Owen B", "non-dropping-particle" : "", "parse-names" : false, "suffix" : "" }, { "dropping-particle" : "", "family" : "Froyd", "given" : "Karl D", "non-dropping-particle" : "", "parse-names" : false, "suffix" : "" }, { "dropping-particle" : "", "family" : "Rollins", "given" : "Andrew W", "non-dropping-particle" : "", "parse-names" : false, "suffix" : "" }, { "dropping-particle" : "", "family" : "Gao", "given" : "Ru-Shan", "non-dropping-particle" : "", "parse-names" : false, "suffix" : "" }, { "dropping-particle" : "", "family" : "Rosenlof", "given" : "Karen H", "non-dropping-particle" : "", "parse-names" : false, "suffix" : "" } ], "container-title" : "Geophysical Research Letters", "id" : "ITEM-2", "issue" : "17", "issued" : { "date-parts" : [ [ "2016", "9", "16" ] ] }, "note" : "doi: 10.1002/2016GL070153", "page" : "9361-9367", "publisher" : "John Wiley &amp; Sons, Ltd", "title" : "Radiative forcing from anthropogenic sulfur and organic emissions reaching the stratosphere", "translator" : [ { "dropping-particle" : "", "family" : "G4724", "given" : "", "non-dropping-particle" : "", "parse-names" : false, "suffix" : "" } ], "type" : "article-journal", "volume" : "43" }, "uris" : [ "http://www.mendeley.com/documents/?uuid=3e50a6df-43a4-4381-b5f4-54baaaaafa0b", "http://www.mendeley.com/documents/?uuid=237e45bc-c733-4264-ab97-a6c472198f57" ] } ], "mendeley" : { "formattedCitation" : "(Myhre et al., 2004; Yu et al., 2016)", "plainTextFormattedCitation" : "(Myhre et al., 2004; Yu et al., 2016)", "previouslyFormattedCitation" : "(Myhre et al., 2004; Yu et al., 2016)" }, "properties" : { "noteIndex" : 0 }, "schema" : "https://github.com/citation-style-language/schema/raw/master/csl-citation.json" }</w:instrText>
      </w:r>
      <w:r w:rsidRPr="00BE5025">
        <w:rPr>
          <w:rFonts w:eastAsia="MS Gothic"/>
          <w:lang w:val="en-GB"/>
        </w:rPr>
        <w:fldChar w:fldCharType="separate"/>
      </w:r>
      <w:r w:rsidR="00CB33A1">
        <w:rPr>
          <w:rFonts w:eastAsia="MS Gothic"/>
          <w:noProof/>
          <w:lang w:val="en-GB"/>
        </w:rPr>
        <w:t>(Myhre et al., 2004; Yu et al., 2016)</w:t>
      </w:r>
      <w:r w:rsidRPr="00BE5025">
        <w:rPr>
          <w:rFonts w:eastAsia="MS Gothic"/>
          <w:lang w:val="en-GB"/>
        </w:rPr>
        <w:fldChar w:fldCharType="end"/>
      </w:r>
      <w:r w:rsidRPr="00BE5025">
        <w:rPr>
          <w:rFonts w:eastAsia="MS Gothic"/>
          <w:lang w:val="en-GB"/>
        </w:rPr>
        <w:t>. However</w:t>
      </w:r>
      <w:ins w:id="2540" w:author="Lucy Cowie" w:date="2021-07-27T13:24:00Z">
        <w:r w:rsidR="000155C5">
          <w:rPr>
            <w:rFonts w:eastAsia="MS Gothic"/>
            <w:lang w:val="en-GB"/>
          </w:rPr>
          <w:t>,</w:t>
        </w:r>
      </w:ins>
      <w:r w:rsidRPr="00BE5025">
        <w:rPr>
          <w:rFonts w:eastAsia="MS Gothic"/>
          <w:lang w:val="en-GB"/>
        </w:rPr>
        <w:t xml:space="preserve"> there is significant uncertainty in the relative importance of this stratospheric </w:t>
      </w:r>
      <w:r w:rsidRPr="00F86AA0">
        <w:rPr>
          <w:rFonts w:eastAsia="MS Gothic"/>
          <w:lang w:val="en-GB"/>
        </w:rPr>
        <w:t>sulphate</w:t>
      </w:r>
      <w:r w:rsidRPr="00BE5025">
        <w:rPr>
          <w:rFonts w:eastAsia="MS Gothic"/>
          <w:lang w:val="en-GB"/>
        </w:rPr>
        <w:t xml:space="preserve"> source </w:t>
      </w:r>
      <w:r w:rsidRPr="00BE5025">
        <w:rPr>
          <w:lang w:val="en-GB"/>
        </w:rPr>
        <w:fldChar w:fldCharType="begin" w:fldLock="1"/>
      </w:r>
      <w:r w:rsidR="00D477C7">
        <w:rPr>
          <w:lang w:val="en-GB"/>
        </w:rPr>
        <w:instrText>ADDIN CSL_CITATION { "citationItems" : [ { "id" : "ITEM-1", "itemData" : { "DOI" : "10.1002/2015RG000511", "ISSN" : "8755-1209", "abstract" : "Abstract Interest in stratospheric aerosol and its role in climate have increased over the last decade due to the observed increase in stratospheric aerosol since 2000 and the potential for changes in the sulfur cycle induced by climate change. This review provides an overview about the advances in stratospheric aerosol research since the last comprehensive assessment of stratospheric aerosol was published in 2006. A crucial development since 2006 is the substantial improvement in the agreement between in situ and space-based inferences of stratospheric aerosol properties during volcanically quiescent periods. Furthermore, new measurement systems and techniques, both in situ and space based, have been developed for measuring physical aerosol properties with greater accuracy and for characterizing aerosol composition. However, these changes induce challenges to constructing a long-term stratospheric aerosol climatology. Currently, changes in stratospheric aerosol levels less than 20% cannot be confidently quantified. The volcanic signals tend to mask any nonvolcanically driven change, making them difficult to understand. While the role of carbonyl sulfide as a substantial and relatively constant source of stratospheric sulfur has been confirmed by new observations and model simulations, large uncertainties remain with respect to the contribution from anthropogenic sulfur dioxide emissions. New evidence has been provided that stratospheric aerosol can also contain small amounts of nonsulfate matter such as black carbon and organics. Chemistry-climate models have substantially increased in quantity and sophistication. In many models the implementation of stratospheric aerosol processes is coupled to radiation and/or stratospheric chemistry modules to account for relevant feedback processes.", "author" : [ { "dropping-particle" : "", "family" : "Kremser", "given" : "Stefanie", "non-dropping-particle" : "", "parse-names" : false, "suffix" : "" }, { "dropping-particle" : "", "family" : "Thomason", "given" : "Larry W", "non-dropping-particle" : "", "parse-names" : false, "suffix" : "" }, { "dropping-particle" : "", "family" : "Hobe", "given" : "Marc", "non-dropping-particle" : "von", "parse-names" : false, "suffix" : "" }, { "dropping-particle" : "", "family" : "Hermann", "given" : "Markus", "non-dropping-particle" : "", "parse-names" : false, "suffix" : "" }, { "dropping-particle" : "", "family" : "Deshler", "given" : "Terry", "non-dropping-particle" : "", "parse-names" : false, "suffix" : "" }, { "dropping-particle" : "", "family" : "Timmreck", "given" : "Claudia", "non-dropping-particle" : "", "parse-names" : false, "suffix" : "" }, { "dropping-particle" : "", "family" : "Toohey", "given" : "Matthew", "non-dropping-particle" : "", "parse-names" : false, "suffix" : "" }, { "dropping-particle" : "", "family" : "Stenke", "given" : "Andrea", "non-dropping-particle" : "", "parse-names" : false, "suffix" : "" }, { "dropping-particle" : "", "family" : "Schwarz", "given" : "Joshua P", "non-dropping-particle" : "", "parse-names" : false, "suffix" : "" }, { "dropping-particle" : "", "family" : "Weigel", "given" : "Ralf", "non-dropping-particle" : "", "parse-names" : false, "suffix" : "" }, { "dropping-particle" : "", "family" : "Fueglistaler", "given" : "Stephan", "non-dropping-particle" : "", "parse-names" : false, "suffix" : "" }, { "dropping-particle" : "", "family" : "Prata", "given" : "Fred J", "non-dropping-particle" : "", "parse-names" : false, "suffix" : "" }, { "dropping-particle" : "", "family" : "Vernier", "given" : "Jean-Paul", "non-dropping-particle" : "", "parse-names" : false, "suffix" : "" }, { "dropping-particle" : "", "family" : "Schlager", "given" : "Hans", "non-dropping-particle" : "", "parse-names" : false, "suffix" : "" }, { "dropping-particle" : "", "family" : "Barnes", "given" : "John E", "non-dropping-particle" : "", "parse-names" : false, "suffix" : "" }, { "dropping-particle" : "", "family" : "Antu\u00f1a-Marrero", "given" : "Juan-Carlos", "non-dropping-particle" : "", "parse-names" : false, "suffix" : "" }, { "dropping-particle" : "", "family" : "Fairlie", "given" : "Duncan", "non-dropping-particle" : "", "parse-names" : false, "suffix" : "" }, { "dropping-particle" : "", "family" : "Palm", "given" : "Mathias", "non-dropping-particle" : "", "parse-names" : false, "suffix" : "" }, { "dropping-particle" : "", "family" : "Mahieu", "given" : "Emmanuel", "non-dropping-particle" : "", "parse-names" : false, "suffix" : "" }, { "dropping-particle" : "", "family" : "Notholt", "given" : "Justus", "non-dropping-particle" : "", "parse-names" : false, "suffix" : "" }, { "dropping-particle" : "", "family" : "Rex", "given" : "Markus", "non-dropping-particle" : "", "parse-names" : false, "suffix" : "" }, { "dropping-particle" : "", "family" : "Bingen", "given" : "Christine", "non-dropping-particle" : "", "parse-names" : false, "suffix" : "" }, { "dropping-particle" : "", "family" : "Vanhellemont", "given" : "Filip", "non-dropping-particle" : "", "parse-names" : false, "suffix" : "" }, { "dropping-particle" : "", "family" : "Bourassa", "given" : "Adam", "non-dropping-particle" : "", "parse-names" : false, "suffix" : "" }, { "dropping-particle" : "", "family" : "Plane", "given" : "John M C", "non-dropping-particle" : "", "parse-names" : false, "suffix" : "" }, { "dropping-particle" : "", "family" : "Klocke", "given" : "Daniel", "non-dropping-particle" : "", "parse-names" : false, "suffix" : "" }, { "dropping-particle" : "", "family" : "Carn", "given" : "Simon A", "non-dropping-particle" : "", "parse-names" : false, "suffix" : "" }, { "dropping-particle" : "", "family" : "Clarisse", "given" : "Lieven", "non-dropping-particle" : "", "parse-names" : false, "suffix" : "" }, { "dropping-particle" : "", "family" : "Trickl", "given" : "Thomas", "non-dropping-particle" : "", "parse-names" : false, "suffix" : "" }, { "dropping-particle" : "", "family" : "Neely", "given" : "Ryan", "non-dropping-particle" : "", "parse-names" : false, "suffix" : "" }, { "dropping-particle" : "", "family" : "James", "given" : "Alexander D", "non-dropping-particle" : "", "parse-names" : false, "suffix" : "" }, { "dropping-particle" : "", "family" : "Rieger", "given" : "Landon", "non-dropping-particle" : "", "parse-names" : false, "suffix" : "" }, { "dropping-particle" : "", "family" : "Wilson", "given" : "James C", "non-dropping-particle" : "", "parse-names" : false, "suffix" : "" }, { "dropping-particle" : "", "family" : "Meland", "given" : "Brian", "non-dropping-particle" : "", "parse-names" : false, "suffix" : "" } ], "container-title" : "Reviews of Geophysics", "id" : "ITEM-1", "issue" : "2", "issued" : { "date-parts" : [ [ "2016", "6" ] ] }, "page" : "278-335", "publisher" : "John Wiley &amp; Sons, Ltd", "title" : "Stratospheric aerosol \u2013 Observations, processes, and impact on climate", "translator" : [ { "dropping-particle" : "", "family" : "G4796", "given" : "", "non-dropping-particle" : "", "parse-names" : false, "suffix" : "" } ], "type" : "article-journal", "volume" : "54" }, "uris" : [ "http://www.mendeley.com/documents/?uuid=a371d9c7-8924-47d2-b4ce-417f95160bbb", "http://www.mendeley.com/documents/?uuid=a6e3b75e-0858-41f0-affc-e9acad8cdcad" ] } ], "mendeley" : { "formattedCitation" : "(Kremser et al., 2016)", "plainTextFormattedCitation" : "(Kremser et al., 2016)", "previouslyFormattedCitation" : "(Kremser et al., 2016)" }, "properties" : { "noteIndex" : 0 }, "schema" : "https://github.com/citation-style-language/schema/raw/master/csl-citation.json" }</w:instrText>
      </w:r>
      <w:r w:rsidRPr="00BE5025">
        <w:rPr>
          <w:lang w:val="en-GB"/>
        </w:rPr>
        <w:fldChar w:fldCharType="separate"/>
      </w:r>
      <w:r w:rsidR="00CB33A1">
        <w:rPr>
          <w:noProof/>
          <w:lang w:val="en-GB"/>
        </w:rPr>
        <w:t>(Kremser et al., 2016)</w:t>
      </w:r>
      <w:r w:rsidRPr="00BE5025">
        <w:rPr>
          <w:lang w:val="en-GB"/>
        </w:rPr>
        <w:fldChar w:fldCharType="end"/>
      </w:r>
      <w:r w:rsidRPr="00BE5025">
        <w:rPr>
          <w:rFonts w:eastAsia="MS Gothic"/>
          <w:lang w:val="en-GB"/>
        </w:rPr>
        <w:t>.</w:t>
      </w:r>
    </w:p>
    <w:p w14:paraId="1F4E0A9E" w14:textId="77777777" w:rsidR="00AF2E59" w:rsidRPr="00BE5025" w:rsidRDefault="00AF2E59">
      <w:pPr>
        <w:pStyle w:val="AR6BodyText"/>
        <w:rPr>
          <w:rFonts w:eastAsia="MS Gothic"/>
          <w:lang w:val="en-GB"/>
        </w:rPr>
      </w:pPr>
    </w:p>
    <w:p w14:paraId="0FFA1456" w14:textId="15FC774A" w:rsidR="00AF2E59" w:rsidRDefault="00AF2E59" w:rsidP="00D5630D">
      <w:pPr>
        <w:pStyle w:val="AR6BodyText"/>
        <w:rPr>
          <w:rFonts w:eastAsia="MS Gothic"/>
          <w:lang w:val="en-GB"/>
        </w:rPr>
      </w:pPr>
      <w:r w:rsidRPr="00F50814">
        <w:rPr>
          <w:rFonts w:eastAsia="MS Gothic"/>
          <w:lang w:val="en-GB"/>
        </w:rPr>
        <w:t>Process understanding of sulphate production pathways from SO</w:t>
      </w:r>
      <w:r w:rsidRPr="00F50814">
        <w:rPr>
          <w:rFonts w:eastAsia="MS Gothic"/>
          <w:vertAlign w:val="subscript"/>
          <w:lang w:val="en-GB"/>
        </w:rPr>
        <w:t>2</w:t>
      </w:r>
      <w:r w:rsidRPr="00F50814">
        <w:rPr>
          <w:rFonts w:eastAsia="MS Gothic"/>
          <w:lang w:val="en-GB"/>
        </w:rPr>
        <w:t xml:space="preserve"> emissions has seen some progress since AR5. More specifically, </w:t>
      </w:r>
      <w:r>
        <w:rPr>
          <w:rFonts w:eastAsia="MS Gothic"/>
          <w:lang w:val="en-GB"/>
        </w:rPr>
        <w:t>many</w:t>
      </w:r>
      <w:r w:rsidRPr="00F50814">
        <w:rPr>
          <w:rFonts w:eastAsia="MS Gothic"/>
          <w:lang w:val="en-GB"/>
        </w:rPr>
        <w:t xml:space="preserve"> global climate models now have a more</w:t>
      </w:r>
      <w:r w:rsidRPr="00F50814">
        <w:rPr>
          <w:lang w:val="en-GB"/>
        </w:rPr>
        <w:t xml:space="preserve"> complete </w:t>
      </w:r>
      <w:r>
        <w:rPr>
          <w:lang w:val="en-GB"/>
        </w:rPr>
        <w:t xml:space="preserve">description of </w:t>
      </w:r>
      <w:r w:rsidRPr="00F50814">
        <w:rPr>
          <w:lang w:val="en-GB"/>
        </w:rPr>
        <w:t>chemi</w:t>
      </w:r>
      <w:r>
        <w:rPr>
          <w:lang w:val="en-GB"/>
        </w:rPr>
        <w:t xml:space="preserve">cal reactions </w:t>
      </w:r>
      <w:r w:rsidRPr="00F50814">
        <w:rPr>
          <w:lang w:val="en-GB"/>
        </w:rPr>
        <w:t>such that oxidant</w:t>
      </w:r>
      <w:r>
        <w:rPr>
          <w:lang w:val="en-GB"/>
        </w:rPr>
        <w:t xml:space="preserve"> levels </w:t>
      </w:r>
      <w:commentRangeStart w:id="2541"/>
      <w:r w:rsidRPr="00F50814">
        <w:rPr>
          <w:lang w:val="en-GB"/>
        </w:rPr>
        <w:t>s</w:t>
      </w:r>
      <w:commentRangeEnd w:id="2541"/>
      <w:r w:rsidR="00EC0E60">
        <w:rPr>
          <w:rStyle w:val="Marquedecommentaire"/>
          <w:lang w:val="en-GB"/>
        </w:rPr>
        <w:commentReference w:id="2541"/>
      </w:r>
      <w:r w:rsidRPr="00F50814">
        <w:rPr>
          <w:lang w:val="en-GB"/>
        </w:rPr>
        <w:t xml:space="preserve"> (including ozone) are better described, </w:t>
      </w:r>
      <w:r w:rsidRPr="00F50814">
        <w:rPr>
          <w:rFonts w:eastAsia="MS Gothic"/>
          <w:lang w:val="en-GB"/>
        </w:rPr>
        <w:t>include</w:t>
      </w:r>
      <w:r w:rsidRPr="00F50814">
        <w:rPr>
          <w:lang w:val="en-GB"/>
        </w:rPr>
        <w:t xml:space="preserve"> a pH-dependence of SO</w:t>
      </w:r>
      <w:r w:rsidRPr="00F50814">
        <w:rPr>
          <w:vertAlign w:val="subscript"/>
          <w:lang w:val="en-GB"/>
        </w:rPr>
        <w:t>2</w:t>
      </w:r>
      <w:r w:rsidRPr="00F50814">
        <w:rPr>
          <w:lang w:val="en-GB"/>
        </w:rPr>
        <w:t xml:space="preserve"> oxidation </w:t>
      </w:r>
      <w:commentRangeStart w:id="2542"/>
      <w:r w:rsidRPr="00F50814">
        <w:rPr>
          <w:lang w:val="en-GB"/>
        </w:rPr>
        <w:fldChar w:fldCharType="begin" w:fldLock="1"/>
      </w:r>
      <w:ins w:id="2543" w:author="Robin Matthews" w:date="2021-07-08T15:54:00Z">
        <w:r w:rsidR="009708F3">
          <w:rPr>
            <w:lang w:val="en-GB"/>
          </w:rPr>
          <w:instrText>ADDIN CSL_CITATION { "citationItems" : [ { "id" : "ITEM-1", "itemData" : { "DOI" : "10.5194/gmd-11-3945-2018", "ISSN" : "1991-9603", "abstract" : "Abstract. We document model updates and present and discuss modeling and validation results from a further developed production-tagged aerosol module, OsloAero5.3, for use in Earth system models. The aerosol module has in this study been implemented and applied in CAM5.3-Oslo. This model is based on CAM5.3\u2013CESM1.2 and its own predecessor model version CAM4-Oslo. OsloAero5.3 has improved treatment of emissions, aerosol chemistry, particle life cycle, and aerosol\u2013cloud interactions compared to its predecessor OsloAero4.0 in CAM4-Oslo. The main new features consist of improved aerosol sources; the module now explicitly accounts for aerosol particle nucleation and secondary organic aerosol production, with new emissions schemes also for sea salt, dimethyl sulfide (DMS), and marine primary organics. Mineral dust emissions are updated as well, adopting the formulation of CESM1.2. The improved model representation of aerosol\u2013cloud interactions now resolves heterogeneous ice nucleation based on black carbon (BC) and mineral dust calculated by the model and treats the activation of cloud condensation nuclei (CCN) as in CAM5.3. Compared to OsloAero4.0 in CAM4-Oslo, the black carbon (BC) mass concentrations are less excessive aloft, with a better fit to observations. Near-surface mass concentrations of BC and sea salt aerosols are also less biased, while sulfate and mineral dust are slightly more biased. Although appearing quite similar for CAM5.3-Oslo and CAM4-Oslo, the validation results for organic matter (OM) are inconclusive, since both of the respective versions of OsloAero are equipped with a limited number of OM tracers for the sake of computational efficiency. Any information about the assumed mass ratios of OM to organic carbon (OC) for different types of OM sources is lost in the transport module. Assuming that observed OC concentrations scaled by 1.4 are representative for the modeled OM concentrations, CAM5.3-Oslo with OsloAero5.3 is slightly inferior for the very sparsely available observation data. Comparing clear-sky column-integrated optical properties with data from ground-based remote sensing, we find a negative bias in optical depth globally; however, it is not as strong as in CAM4-Oslo, but has positive biases in some areas typically dominated by mineral dust emissions. Aerosol absorption has a larger negative bias than the optical depth globally. This is reflected in a lower positive bias in areas where mineral dust is the main contributor to\u2026", "author" : [ { "dropping-particle" : "", "family" : "Kirkev\u00e5g", "given" : "Alf", "non-dropping-particle" : "", "parse-names" : false, "suffix" : "" }, { "dropping-particle" : "", "family" : "Grini", "given" : "Alf", "non-dropping-particle" : "", "parse-names" : false, "suffix" : "" }, { "dropping-particle" : "", "family" : "Olivi\u00e9", "given" : "Dirk", "non-dropping-particle" : "", "parse-names" : false, "suffix" : "" }, { "dropping-particle" : "", "family" : "Seland", "given" : "\u00d8yvind", "non-dropping-particle" : "", "parse-names" : false, "suffix" : "" }, { "dropping-particle" : "", "family" : "Alterskj\u00e6r", "given" : "Kari", "non-dropping-particle" : "", "parse-names" : false, "suffix" : "" }, { "dropping-particle" : "", "family" : "Hummel", "given" : "Matthias", "non-dropping-particle" : "", "parse-names" : false, "suffix" : "" }, { "dropping-particle" : "", "family" : "Karset", "given" : "Inger H H", "non-dropping-particle" : "", "parse-names" : false, "suffix" : "" }, { "dropping-particle" : "", "family" : "Lewinschal", "given" : "Anna", "non-dropping-particle" : "", "parse-names" : false, "suffix" : "" }, { "dropping-particle" : "", "family" : "Liu", "given" : "Xiaohong", "non-dropping-particle" : "", "parse-names" : false, "suffix" : "" }, { "dropping-particle" : "", "family" : "Makkonen", "given" : "Risto", "non-dropping-particle" : "", "parse-names" : false, "suffix" : "" }, { "dropping-particle" : "", "family" : "Bethke", "given" : "Ingo", "non-dropping-particle" : "", "parse-names" : false, "suffix" : "" }, { "dropping-particle" : "", "family" : "Griesfeller", "given" : "Jan", "non-dropping-particle" : "", "parse-names" : false, "suffix" : "" }, { "dropping-particle" : "", "family" : "Schulz", "given" : "Michael", "non-dropping-particle" : "", "parse-names" : false, "suffix" : "" }, { "dropping-particle" : "", "family" : "Iversen", "given" : "Trond", "non-dropping-particle" : "", "parse-names" : false, "suffix" : "" } ], "container-title" : "Geoscientific Model Development", "id" : "ITEM-1", "issue" : "10", "issued" : { "date-parts" : [ [ "2018", "10", "1" ] ] }, "page" : "3945-3982", "publisher" : "Copernicus Publications", "title" : "A production-tagged aerosol module for Earth system models, OsloAero5.3 \u2013 extensions and updates for CAM5.3-Oslo", "translator" : [ { "dropping-particle" : "", "family" : "G4881", "given" : "", "non-dropping-particle" : "", "parse-names" : false, "suffix" : "" } ], "type" : "article-journal", "volume" : "11" }, "uris" : [ "http://www.mendeley.com/documents/?uuid=a69f8b48-78c5-45c8-978c-f9e329c8e23b", "http://www.mendeley.com/documents/?uuid=dfba7838-f5e8-4087-98c8-f5100007ccbd" ] }, { "id" : "ITEM-2", "itemData" : { "DOI" : "doi:10.1029/2019MS001978", "ISSN" : "1942-2466", "abstract" : "Abstract The Earth's climate is rapidly changing. Over the past centuries, aerosols, via their ability to absorb or scatter solar radiation and alter clouds, played an important role in counterbalancing some of the greenhouse gas (GHG) caused global warming. The multicentury anthropogenic aerosol cooling effect prevented present-day climate from reaching even higher surface air temperatures and subsequent more dramatic climate impacts. Trends in aerosol concentrations and optical depth show that in many polluted regions such as Europe and the United States, aerosol precursor emissions decreased back to levels of the 1950s. More recent polluting countries such as China may have reached a turning point in recent years as well, while India still follows an upward trend. Here we study aerosol trends in the Coupled Model Intercomparison Project Phase 6 (CMIP6) simulations of the GISS ModelE2.1 climate model using a fully coupled atmosphere composition configuration, including interactive gas-phase chemistry and either an aerosol microphysical (MATRIX) or a mass-based (One-Moment Aerosol, OMA) aerosol module. Results show that whether global aerosol radiative forcing is already declining depends on the aerosol scheme used. Using the aerosol microphysical scheme, where the aerosol system reacts more strongly to the trend in sulfur dioxide (SO2) emissions, global peak direct aerosol forcing was reached in the 1980s, whereas the mass-based scheme simulates peak direct aerosol forcing around 2010.", "author" : [ { "dropping-particle" : "", "family" : "Bauer", "given" : "Susanne E", "non-dropping-particle" : "", "parse-names" : false, "suffix" : "" }, { "dropping-particle" : "", "family" : "Tsigaridis", "given" : "Kostas", "non-dropping-particle" : "", "parse-names" : false, "suffix" : "" }, { "dropping-particle" : "", "family" : "Faluvegi", "given" : "Greg", "non-dropping-particle" : "", "parse-names" : false, "suffix" : "" }, { "dropping-particle" : "", "family" : "Kelley", "given" : "Maxwell", "non-dropping-particle" : "", "parse-names" : false, "suffix" : "" }, { "dropping-particle" : "", "family" : "Lo", "given" : "Ken K", "non-dropping-particle" : "", "parse-names" : false, "suffix" : "" }, { "dropping-particle" : "", "family" : "Miller", "given" : "Ron L", "non-dropping-particle" : "", "parse-names" : false, "suffix" : "" }, { "dropping-particle" : "", "family" : "Nazarenko", "given" : "Larissa", "non-dropping-particle" : "", "parse-names" : false, "suffix" : "" }, { "dropping-particle" : "", "family" : "Schmidt", "given" : "Gavin A", "non-dropping-particle" : "", "parse-names" : false, "suffix" : "" }, { "dropping-particle" : "", "family" : "Wu", "given" : "Jingbo", "non-dropping-particle" : "", "parse-names" : false, "suffix" : "" } ], "container-title" : "Journal of Advances in Modeling Earth Systems", "id" : "ITEM-2", "issue" : "8", "issued" : { "date-parts" : [ [ "2020" ] ] }, "page" : "e2019MS001978", "title" : "Historical (1850\u20132014) Aerosol Evolution and Role on Climate Forcing Using the GISS ModelE2.1 Contribution to CMIP6", "translator" : [ { "dropping-particle" : "", "family" : "G4882", "given" : "", "non-dropping-particle" : "", "parse-names" : false, "suffix" : "" } ], "type" : "article-journal", "volume" : "12" }, "uris" : [ "http://www.mendeley.com/documents/?uuid=de11122b-b1e7-4713-a1f4-c913a7176143", "http://www.mendeley.com/documents/?uuid=649a8fbb-86cd-423f-96ef-e389684cebf4" ] } ], "mendeley" : { "formattedCitation" : "(Kirkev\u00e5g et al., 2018; Bauer et al., 2020)", "manualFormatting" : "(e.g., Kirkev\u00e5g et al., 2018; Bauer et al., 2020)", "plainTextFormattedCitation" : "(Kirkev\u00e5g et al., 2018; Bauer et al., 2020)", "previouslyFormattedCitation" : "(Kirkev\u00e5g et al., 2018; Bauer et al., 2020)" }, "properties" : { "noteIndex" : 0 }, "schema" : "https://github.com/citation-style-language/schema/raw/master/csl-citation.json" }</w:instrText>
        </w:r>
      </w:ins>
      <w:del w:id="2544" w:author="Robin Matthews" w:date="2021-07-08T15:54:00Z">
        <w:r w:rsidR="00D477C7" w:rsidDel="009708F3">
          <w:rPr>
            <w:lang w:val="en-GB"/>
          </w:rPr>
          <w:delInstrText>ADDIN CSL_CITATION { "citationItems" : [ { "id" : "ITEM-1", "itemData" : { "DOI" : "10.5194/gmd-11-3945-2018", "ISSN" : "1991-9603", "abstract" : "Abstract. We document model updates and present and discuss modeling and validation results from a further developed production-tagged aerosol module, OsloAero5.3, for use in Earth system models. The aerosol module has in this study been implemented and applied in CAM5.3-Oslo. This model is based on CAM5.3\u2013CESM1.2 and its own predecessor model version CAM4-Oslo. OsloAero5.3 has improved treatment of emissions, aerosol chemistry, particle life cycle, and aerosol\u2013cloud interactions compared to its predecessor OsloAero4.0 in CAM4-Oslo. The main new features consist of improved aerosol sources; the module now explicitly accounts for aerosol particle nucleation and secondary organic aerosol production, with new emissions schemes also for sea salt, dimethyl sulfide (DMS), and marine primary organics. Mineral dust emissions are updated as well, adopting the formulation of CESM1.2. The improved model representation of aerosol\u2013cloud interactions now resolves heterogeneous ice nucleation based on black carbon (BC) and mineral dust calculated by the model and treats the activation of cloud condensation nuclei (CCN) as in CAM5.3. Compared to OsloAero4.0 in CAM4-Oslo, the black carbon (BC) mass concentrations are less excessive aloft, with a better fit to observations. Near-surface mass concentrations of BC and sea salt aerosols are also less biased, while sulfate and mineral dust are slightly more biased. Although appearing quite similar for CAM5.3-Oslo and CAM4-Oslo, the validation results for organic matter (OM) are inconclusive, since both of the respective versions of OsloAero are equipped with a limited number of OM tracers for the sake of computational efficiency. Any information about the assumed mass ratios of OM to organic carbon (OC) for different types of OM sources is lost in the transport module. Assuming that observed OC concentrations scaled by 1.4 are representative for the modeled OM concentrations, CAM5.3-Oslo with OsloAero5.3 is slightly inferior for the very sparsely available observation data. Comparing clear-sky column-integrated optical properties with data from ground-based remote sensing, we find a negative bias in optical depth globally; however, it is not as strong as in CAM4-Oslo, but has positive biases in some areas typically dominated by mineral dust emissions. Aerosol absorption has a larger negative bias than the optical depth globally. This is reflected in a lower positive bias in areas where mineral dust is the main contributor to\u2026", "author" : [ { "dropping-particle" : "", "family" : "Kirkev\u00e5g", "given" : "Alf", "non-dropping-particle" : "", "parse-names" : false, "suffix" : "" }, { "dropping-particle" : "", "family" : "Grini", "given" : "Alf", "non-dropping-particle" : "", "parse-names" : false, "suffix" : "" }, { "dropping-particle" : "", "family" : "Olivi\u00e9", "given" : "Dirk", "non-dropping-particle" : "", "parse-names" : false, "suffix" : "" }, { "dropping-particle" : "", "family" : "Seland", "given" : "\u00d8yvind", "non-dropping-particle" : "", "parse-names" : false, "suffix" : "" }, { "dropping-particle" : "", "family" : "Alterskj\u00e6r", "given" : "Kari", "non-dropping-particle" : "", "parse-names" : false, "suffix" : "" }, { "dropping-particle" : "", "family" : "Hummel", "given" : "Matthias", "non-dropping-particle" : "", "parse-names" : false, "suffix" : "" }, { "dropping-particle" : "", "family" : "Karset", "given" : "Inger H H", "non-dropping-particle" : "", "parse-names" : false, "suffix" : "" }, { "dropping-particle" : "", "family" : "Lewinschal", "given" : "Anna", "non-dropping-particle" : "", "parse-names" : false, "suffix" : "" }, { "dropping-particle" : "", "family" : "Liu", "given" : "Xiaohong", "non-dropping-particle" : "", "parse-names" : false, "suffix" : "" }, { "dropping-particle" : "", "family" : "Makkonen", "given" : "Risto", "non-dropping-particle" : "", "parse-names" : false, "suffix" : "" }, { "dropping-particle" : "", "family" : "Bethke", "given" : "Ingo", "non-dropping-particle" : "", "parse-names" : false, "suffix" : "" }, { "dropping-particle" : "", "family" : "Griesfeller", "given" : "Jan", "non-dropping-particle" : "", "parse-names" : false, "suffix" : "" }, { "dropping-particle" : "", "family" : "Schulz", "given" : "Michael", "non-dropping-particle" : "", "parse-names" : false, "suffix" : "" }, { "dropping-particle" : "", "family" : "Iversen", "given" : "Trond", "non-dropping-particle" : "", "parse-names" : false, "suffix" : "" } ], "container-title" : "Geoscientific Model Development", "id" : "ITEM-1", "issue" : "10", "issued" : { "date-parts" : [ [ "2018", "10", "1" ] ] }, "page" : "3945-3982", "publisher" : "Copernicus Publications", "title" : "A production-tagged aerosol module for Earth system models, OsloAero5.3 \u2013 extensions and updates for CAM5.3-Oslo", "translator" : [ { "dropping-particle" : "", "family" : "G4881", "given" : "", "non-dropping-particle" : "", "parse-names" : false, "suffix" : "" } ], "type" : "article-journal", "volume" : "11" }, "uris" : [ "http://www.mendeley.com/documents/?uuid=a69f8b48-78c5-45c8-978c-f9e329c8e23b", "http://www.mendeley.com/documents/?uuid=dfba7838-f5e8-4087-98c8-f5100007ccbd" ] }, { "id" : "ITEM-2", "itemData" : { "DOI" : "doi:10.1029/2019MS001978", "ISSN" : "1942-2466", "abstract" : "Abstract The Earth's climate is rapidly changing. Over the past centuries, aerosols, via their ability to absorb or scatter solar radiation and alter clouds, played an important role in counterbalancing some of the greenhouse gas (GHG) caused global warming. The multicentury anthropogenic aerosol cooling effect prevented present-day climate from reaching even higher surface air temperatures and subsequent more dramatic climate impacts. Trends in aerosol concentrations and optical depth show that in many polluted regions such as Europe and the United States, aerosol precursor emissions decreased back to levels of the 1950s. More recent polluting countries such as China may have reached a turning point in recent years as well, while India still follows an upward trend. Here we study aerosol trends in the Coupled Model Intercomparison Project Phase 6 (CMIP6) simulations of the GISS ModelE2.1 climate model using a fully coupled atmosphere composition configuration, including interactive gas-phase chemistry and either an aerosol microphysical (MATRIX) or a mass-based (One-Moment Aerosol, OMA) aerosol module. Results show that whether global aerosol radiative forcing is already declining depends on the aerosol scheme used. Using the aerosol microphysical scheme, where the aerosol system reacts more strongly to the trend in sulfur dioxide (SO2) emissions, global peak direct aerosol forcing was reached in the 1980s, whereas the mass-based scheme simulates peak direct aerosol forcing around 2010.", "author" : [ { "dropping-particle" : "", "family" : "Bauer", "given" : "Susanne E", "non-dropping-particle" : "", "parse-names" : false, "suffix" : "" }, { "dropping-particle" : "", "family" : "Tsigaridis", "given" : "Kostas", "non-dropping-particle" : "", "parse-names" : false, "suffix" : "" }, { "dropping-particle" : "", "family" : "Faluvegi", "given" : "Greg", "non-dropping-particle" : "", "parse-names" : false, "suffix" : "" }, { "dropping-particle" : "", "family" : "Kelley", "given" : "Maxwell", "non-dropping-particle" : "", "parse-names" : false, "suffix" : "" }, { "dropping-particle" : "", "family" : "Lo", "given" : "Ken K", "non-dropping-particle" : "", "parse-names" : false, "suffix" : "" }, { "dropping-particle" : "", "family" : "Miller", "given" : "Ron L", "non-dropping-particle" : "", "parse-names" : false, "suffix" : "" }, { "dropping-particle" : "", "family" : "Nazarenko", "given" : "Larissa", "non-dropping-particle" : "", "parse-names" : false, "suffix" : "" }, { "dropping-particle" : "", "family" : "Schmidt", "given" : "Gavin A", "non-dropping-particle" : "", "parse-names" : false, "suffix" : "" }, { "dropping-particle" : "", "family" : "Wu", "given" : "Jingbo", "non-dropping-particle" : "", "parse-names" : false, "suffix" : "" } ], "container-title" : "Journal of Advances in Modeling Earth Systems", "id" : "ITEM-2", "issue" : "8", "issued" : { "date-parts" : [ [ "2020" ] ] }, "page" : "e2019MS001978", "title" : "Historical (1850\u20132014) Aerosol Evolution and Role on Climate Forcing Using the GISS ModelE2.1 Contribution to CMIP6", "translator" : [ { "dropping-particle" : "", "family" : "G4882", "given" : "", "non-dropping-particle" : "", "parse-names" : false, "suffix" : "" } ], "type" : "article-journal", "volume" : "12" }, "uris" : [ "http://www.mendeley.com/documents/?uuid=de11122b-b1e7-4713-a1f4-c913a7176143", "http://www.mendeley.com/documents/?uuid=649a8fbb-86cd-423f-96ef-e389684cebf4" ] } ], "mendeley" : { "formattedCitation" : "(Kirkev\u00e5g et al., 2018; Bauer et al., 2020)", "manualFormatting" : "(e.g., Bauer et al., 2020; Kirkev\u00e5g et al., 2018)", "plainTextFormattedCitation" : "(Kirkev\u00e5g et al., 2018; Bauer et al., 2020)", "previouslyFormattedCitation" : "(Kirkev\u00e5g et al., 2018; Bauer et al., 2020)" }, "properties" : { "noteIndex" : 0 }, "schema" : "https://github.com/citation-style-language/schema/raw/master/csl-citation.json" }</w:delInstrText>
        </w:r>
      </w:del>
      <w:r w:rsidRPr="00F50814">
        <w:rPr>
          <w:lang w:val="en-GB"/>
        </w:rPr>
        <w:fldChar w:fldCharType="separate"/>
      </w:r>
      <w:r w:rsidR="00CB33A1">
        <w:rPr>
          <w:noProof/>
          <w:lang w:val="en-GB"/>
        </w:rPr>
        <w:t xml:space="preserve">(e.g., </w:t>
      </w:r>
      <w:ins w:id="2545" w:author="Robin Matthews" w:date="2021-07-08T15:54:00Z">
        <w:r w:rsidR="009708F3" w:rsidRPr="002A1EE0">
          <w:rPr>
            <w:noProof/>
            <w:lang w:val="en-US"/>
          </w:rPr>
          <w:t>Kirkevåg et al., 2018; Bauer et al., 2020</w:t>
        </w:r>
      </w:ins>
      <w:del w:id="2546" w:author="Robin Matthews" w:date="2021-07-08T15:54:00Z">
        <w:r w:rsidR="00CB33A1" w:rsidDel="009708F3">
          <w:rPr>
            <w:noProof/>
            <w:lang w:val="en-GB"/>
          </w:rPr>
          <w:delText>Bauer et al., 2020; Kirkevåg et al., 2018</w:delText>
        </w:r>
      </w:del>
      <w:r w:rsidR="00CB33A1">
        <w:rPr>
          <w:noProof/>
          <w:lang w:val="en-GB"/>
        </w:rPr>
        <w:t>)</w:t>
      </w:r>
      <w:r w:rsidRPr="00F50814">
        <w:rPr>
          <w:lang w:val="en-GB"/>
        </w:rPr>
        <w:fldChar w:fldCharType="end"/>
      </w:r>
      <w:commentRangeEnd w:id="2542"/>
      <w:r w:rsidR="00CB33A1">
        <w:rPr>
          <w:rStyle w:val="Marquedecommentaire"/>
        </w:rPr>
        <w:commentReference w:id="2542"/>
      </w:r>
      <w:r w:rsidRPr="00D837A8">
        <w:rPr>
          <w:rStyle w:val="Marquedecommentaire"/>
          <w:sz w:val="22"/>
          <w:szCs w:val="22"/>
          <w:lang w:val="en-GB"/>
        </w:rPr>
        <w:t xml:space="preserve">, </w:t>
      </w:r>
      <w:r w:rsidRPr="00F50814">
        <w:rPr>
          <w:lang w:val="en-GB"/>
        </w:rPr>
        <w:t>and implement explicit descriptions of ammonium and nitrate</w:t>
      </w:r>
      <w:r>
        <w:rPr>
          <w:lang w:val="en-GB"/>
        </w:rPr>
        <w:t xml:space="preserve"> aerosol components</w:t>
      </w:r>
      <w:r w:rsidRPr="00F50814">
        <w:rPr>
          <w:lang w:val="en-GB"/>
        </w:rPr>
        <w:t xml:space="preserve">, which may </w:t>
      </w:r>
      <w:r>
        <w:rPr>
          <w:lang w:val="en-GB"/>
        </w:rPr>
        <w:t>influence</w:t>
      </w:r>
      <w:r w:rsidRPr="00B71678">
        <w:rPr>
          <w:lang w:val="en-GB"/>
        </w:rPr>
        <w:t xml:space="preserve"> the </w:t>
      </w:r>
      <w:r w:rsidRPr="00F50814">
        <w:rPr>
          <w:lang w:val="en-GB"/>
        </w:rPr>
        <w:t xml:space="preserve">partitioning of sulphate </w:t>
      </w:r>
      <w:commentRangeStart w:id="2547"/>
      <w:commentRangeStart w:id="2548"/>
      <w:r w:rsidRPr="00F50814">
        <w:rPr>
          <w:lang w:val="en-GB"/>
        </w:rPr>
        <w:fldChar w:fldCharType="begin" w:fldLock="1"/>
      </w:r>
      <w:r w:rsidR="00D477C7">
        <w:rPr>
          <w:lang w:val="en-GB"/>
        </w:rPr>
        <w:instrText>ADDIN CSL_CITATION { "citationItems" : [ { "id" : "ITEM-1", "itemData" : { "DOI" : "doi:10.1029/2019MS001978", "ISSN" : "1942-2466", "abstract" : "Abstract The Earth's climate is rapidly changing. Over the past centuries, aerosols, via their ability to absorb or scatter solar radiation and alter clouds, played an important role in counterbalancing some of the greenhouse gas (GHG) caused global warming. The multicentury anthropogenic aerosol cooling effect prevented present-day climate from reaching even higher surface air temperatures and subsequent more dramatic climate impacts. Trends in aerosol concentrations and optical depth show that in many polluted regions such as Europe and the United States, aerosol precursor emissions decreased back to levels of the 1950s. More recent polluting countries such as China may have reached a turning point in recent years as well, while India still follows an upward trend. Here we study aerosol trends in the Coupled Model Intercomparison Project Phase 6 (CMIP6) simulations of the GISS ModelE2.1 climate model using a fully coupled atmosphere composition configuration, including interactive gas-phase chemistry and either an aerosol microphysical (MATRIX) or a mass-based (One-Moment Aerosol, OMA) aerosol module. Results show that whether global aerosol radiative forcing is already declining depends on the aerosol scheme used. Using the aerosol microphysical scheme, where the aerosol system reacts more strongly to the trend in sulfur dioxide (SO2) emissions, global peak direct aerosol forcing was reached in the 1980s, whereas the mass-based scheme simulates peak direct aerosol forcing around 2010.", "author" : [ { "dropping-particle" : "", "family" : "Bauer", "given" : "Susanne E", "non-dropping-particle" : "", "parse-names" : false, "suffix" : "" }, { "dropping-particle" : "", "family" : "Tsigaridis", "given" : "Kostas", "non-dropping-particle" : "", "parse-names" : false, "suffix" : "" }, { "dropping-particle" : "", "family" : "Faluvegi", "given" : "Greg", "non-dropping-particle" : "", "parse-names" : false, "suffix" : "" }, { "dropping-particle" : "", "family" : "Kelley", "given" : "Maxwell", "non-dropping-particle" : "", "parse-names" : false, "suffix" : "" }, { "dropping-particle" : "", "family" : "Lo", "given" : "Ken K", "non-dropping-particle" : "", "parse-names" : false, "suffix" : "" }, { "dropping-particle" : "", "family" : "Miller", "given" : "Ron L", "non-dropping-particle" : "", "parse-names" : false, "suffix" : "" }, { "dropping-particle" : "", "family" : "Nazarenko", "given" : "Larissa", "non-dropping-particle" : "", "parse-names" : false, "suffix" : "" }, { "dropping-particle" : "", "family" : "Schmidt", "given" : "Gavin A", "non-dropping-particle" : "", "parse-names" : false, "suffix" : "" }, { "dropping-particle" : "", "family" : "Wu", "given" : "Jingbo", "non-dropping-particle" : "", "parse-names" : false, "suffix" : "" } ], "container-title" : "Journal of Advances in Modeling Earth Systems", "id" : "ITEM-1", "issue" : "8", "issued" : { "date-parts" : [ [ "2020" ] ] }, "page" : "e2019MS001978", "title" : "Historical (1850\u20132014) Aerosol Evolution and Role on Climate Forcing Using the GISS ModelE2.1 Contribution to CMIP6", "translator" : [ { "dropping-particle" : "", "family" : "G4882", "given" : "", "non-dropping-particle" : "", "parse-names" : false, "suffix" : "" } ], "type" : "article-journal", "volume" : "12" }, "uris" : [ "http://www.mendeley.com/documents/?uuid=649a8fbb-86cd-423f-96ef-e389684cebf4", "http://www.mendeley.com/documents/?uuid=1f251a78-851b-40db-9bf1-6687a4777af0", "http://www.mendeley.com/documents/?uuid=de11122b-b1e7-4713-a1f4-c913a7176143", "http://www.mendeley.com/documents/?uuid=06461b2b-8bef-475a-a8aa-42a809cb2f83" ] }, { "id" : "ITEM-2", "itemData" : { "DOI" : "10.5194/gmd-11-3945-2018", "ISSN" : "1991-9603", "abstract" : "Abstract. We document model updates and present and discuss modeling and validation results from a further developed production-tagged aerosol module, OsloAero5.3, for use in Earth system models. The aerosol module has in this study been implemented and applied in CAM5.3-Oslo. This model is based on CAM5.3\u2013CESM1.2 and its own predecessor model version CAM4-Oslo. OsloAero5.3 has improved treatment of emissions, aerosol chemistry, particle life cycle, and aerosol\u2013cloud interactions compared to its predecessor OsloAero4.0 in CAM4-Oslo. The main new features consist of improved aerosol sources; the module now explicitly accounts for aerosol particle nucleation and secondary organic aerosol production, with new emissions schemes also for sea salt, dimethyl sulfide (DMS), and marine primary organics. Mineral dust emissions are updated as well, adopting the formulation of CESM1.2. The improved model representation of aerosol\u2013cloud interactions now resolves heterogeneous ice nucleation based on black carbon (BC) and mineral dust calculated by the model and treats the activation of cloud condensation nuclei (CCN) as in CAM5.3. Compared to OsloAero4.0 in CAM4-Oslo, the black carbon (BC) mass concentrations are less excessive aloft, with a better fit to observations. Near-surface mass concentrations of BC and sea salt aerosols are also less biased, while sulfate and mineral dust are slightly more biased. Although appearing quite similar for CAM5.3-Oslo and CAM4-Oslo, the validation results for organic matter (OM) are inconclusive, since both of the respective versions of OsloAero are equipped with a limited number of OM tracers for the sake of computational efficiency. Any information about the assumed mass ratios of OM to organic carbon (OC) for different types of OM sources is lost in the transport module. Assuming that observed OC concentrations scaled by 1.4 are representative for the modeled OM concentrations, CAM5.3-Oslo with OsloAero5.3 is slightly inferior for the very sparsely available observation data. Comparing clear-sky column-integrated optical properties with data from ground-based remote sensing, we find a negative bias in optical depth globally; however, it is not as strong as in CAM4-Oslo, but has positive biases in some areas typically dominated by mineral dust emissions. Aerosol absorption has a larger negative bias than the optical depth globally. This is reflected in a lower positive bias in areas where mineral dust is the main contributor to\u2026", "author" : [ { "dropping-particle" : "", "family" : "Kirkev\u00e5g", "given" : "Alf", "non-dropping-particle" : "", "parse-names" : false, "suffix" : "" }, { "dropping-particle" : "", "family" : "Grini", "given" : "Alf", "non-dropping-particle" : "", "parse-names" : false, "suffix" : "" }, { "dropping-particle" : "", "family" : "Olivi\u00e9", "given" : "Dirk", "non-dropping-particle" : "", "parse-names" : false, "suffix" : "" }, { "dropping-particle" : "", "family" : "Seland", "given" : "\u00d8yvind", "non-dropping-particle" : "", "parse-names" : false, "suffix" : "" }, { "dropping-particle" : "", "family" : "Alterskj\u00e6r", "given" : "Kari", "non-dropping-particle" : "", "parse-names" : false, "suffix" : "" }, { "dropping-particle" : "", "family" : "Hummel", "given" : "Matthias", "non-dropping-particle" : "", "parse-names" : false, "suffix" : "" }, { "dropping-particle" : "", "family" : "Karset", "given" : "Inger H H", "non-dropping-particle" : "", "parse-names" : false, "suffix" : "" }, { "dropping-particle" : "", "family" : "Lewinschal", "given" : "Anna", "non-dropping-particle" : "", "parse-names" : false, "suffix" : "" }, { "dropping-particle" : "", "family" : "Liu", "given" : "Xiaohong", "non-dropping-particle" : "", "parse-names" : false, "suffix" : "" }, { "dropping-particle" : "", "family" : "Makkonen", "given" : "Risto", "non-dropping-particle" : "", "parse-names" : false, "suffix" : "" }, { "dropping-particle" : "", "family" : "Bethke", "given" : "Ingo", "non-dropping-particle" : "", "parse-names" : false, "suffix" : "" }, { "dropping-particle" : "", "family" : "Griesfeller", "given" : "Jan", "non-dropping-particle" : "", "parse-names" : false, "suffix" : "" }, { "dropping-particle" : "", "family" : "Schulz", "given" : "Michael", "non-dropping-particle" : "", "parse-names" : false, "suffix" : "" }, { "dropping-particle" : "", "family" : "Iversen", "given" : "Trond", "non-dropping-particle" : "", "parse-names" : false, "suffix" : "" } ], "container-title" : "Geoscientific Model Development", "id" : "ITEM-2", "issue" : "10", "issued" : { "date-parts" : [ [ "2018", "10", "1" ] ] }, "page" : "3945-3982", "publisher" : "Copernicus Publications", "title" : "A production-tagged aerosol module for Earth system models, OsloAero5.3 \u2013 extensions and updates for CAM5.3-Oslo", "translator" : [ { "dropping-particle" : "", "family" : "G4881", "given" : "", "non-dropping-particle" : "", "parse-names" : false, "suffix" : "" } ], "type" : "article-journal", "volume" : "11" }, "uris" : [ "http://www.mendeley.com/documents/?uuid=dfba7838-f5e8-4087-98c8-f5100007ccbd", "http://www.mendeley.com/documents/?uuid=1eaed960-c334-4dee-b66b-0263749c44c0", "http://www.mendeley.com/documents/?uuid=a69f8b48-78c5-45c8-978c-f9e329c8e23b", "http://www.mendeley.com/documents/?uuid=3d21df0b-3c61-48eb-aed2-affc57993326", "http://www.mendeley.com/documents/?uuid=91c7d0d3-f31f-44d1-967f-3add8add9dc3" ] } ], "mendeley" : { "formattedCitation" : "(Kirkev\u00e5g et al., 2018; Bauer et al., 2020)", "manualFormatting" : "(Bian et al., 2017; Lund et al., 2018)", "plainTextFormattedCitation" : "(Kirkev\u00e5g et al., 2018; Bauer et al., 2020)", "previouslyFormattedCitation" : "(Kirkev\u00e5g et al., 2018; Bauer et al., 2020)" }, "properties" : { "noteIndex" : 0 }, "schema" : "https://github.com/citation-style-language/schema/raw/master/csl-citation.json" }</w:instrText>
      </w:r>
      <w:r w:rsidRPr="00F50814">
        <w:rPr>
          <w:lang w:val="en-GB"/>
        </w:rPr>
        <w:fldChar w:fldCharType="separate"/>
      </w:r>
      <w:r w:rsidR="00CB33A1">
        <w:rPr>
          <w:noProof/>
          <w:lang w:val="en-GB"/>
        </w:rPr>
        <w:t>(Bian et al., 2017; Lund et al., 2018)</w:t>
      </w:r>
      <w:r w:rsidRPr="00F50814">
        <w:rPr>
          <w:lang w:val="en-GB"/>
        </w:rPr>
        <w:fldChar w:fldCharType="end"/>
      </w:r>
      <w:commentRangeEnd w:id="2547"/>
      <w:commentRangeEnd w:id="2548"/>
      <w:r w:rsidR="00735548">
        <w:rPr>
          <w:rStyle w:val="Marquedecommentaire"/>
        </w:rPr>
        <w:commentReference w:id="2547"/>
      </w:r>
      <w:r w:rsidR="00CB33A1">
        <w:rPr>
          <w:rStyle w:val="Marquedecommentaire"/>
        </w:rPr>
        <w:commentReference w:id="2548"/>
      </w:r>
      <w:r w:rsidRPr="00F50814">
        <w:rPr>
          <w:lang w:val="en-GB"/>
        </w:rPr>
        <w:t>.</w:t>
      </w:r>
      <w:r w:rsidRPr="00F50814">
        <w:rPr>
          <w:rFonts w:eastAsia="MS Gothic"/>
          <w:lang w:val="en-GB"/>
        </w:rPr>
        <w:t xml:space="preserve"> </w:t>
      </w:r>
      <w:r w:rsidRPr="00861FEE">
        <w:rPr>
          <w:rFonts w:eastAsia="MS Gothic"/>
          <w:lang w:val="en-US"/>
        </w:rPr>
        <w:t xml:space="preserve">The pH influences the heterogeneous chemistry as well as the physical properties of the aerosols, and this topic has been </w:t>
      </w:r>
      <w:r w:rsidRPr="00DB431E">
        <w:rPr>
          <w:rFonts w:eastAsia="MS Gothic"/>
          <w:lang w:val="en-US"/>
        </w:rPr>
        <w:t xml:space="preserve">a subject of growing interest since AR5 </w:t>
      </w:r>
      <w:r w:rsidRPr="004B78E9">
        <w:rPr>
          <w:rFonts w:eastAsia="MS Gothic"/>
        </w:rPr>
        <w:fldChar w:fldCharType="begin" w:fldLock="1"/>
      </w:r>
      <w:r w:rsidR="00D477C7">
        <w:rPr>
          <w:rFonts w:eastAsia="MS Gothic"/>
          <w:lang w:val="en-GB"/>
        </w:rPr>
        <w:instrText>ADDIN CSL_CITATION { "citationItems" : [ { "id" : "ITEM-1", "itemData" : { "DOI" : "10.1021/acs.jpca.8b10676", "ISSN" : "15205215", "abstract" : "pH is one of the most basic chemical properties of aqueous solution, but its measurement in nanoscale aerosol particles presents many challenges. The pH of aerosol particles is of growing interest in the atmospheric chemistry community because of its demonstrated effects on heterogeneous chemistry and human health, as well as potential effects on climate. The authors have shown that phase transitions of aerosol particles are sensitive to pH, focusing on systems that undergo liquid-liquid phase separation. Currently, aerosol pH is calculated indirectly from knowledge of species present in the gas and aerosol phases through the use of thermodynamic models. From these models, ambient aerosol is expected to be highly acidic (pH0-3). Direct measurements have focused on model systems due to the difficulty of this measurement. This area is one in which physical chemists should be encouraged to contribute because of the potential consequences for aerosol processes in the environment.", "author" : [ { "dropping-particle" : "", "family" : "Freedman", "given" : "Miriam Arak", "non-dropping-particle" : "", "parse-names" : false, "suffix" : "" }, { "dropping-particle" : "", "family" : "Ott", "given" : "Emily Jean E.", "non-dropping-particle" : "", "parse-names" : false, "suffix" : "" }, { "dropping-particle" : "", "family" : "Marak", "given" : "Katherine E.", "non-dropping-particle" : "", "parse-names" : false, "suffix" : "" } ], "container-title" : "Journal of Physical Chemistry A", "id" : "ITEM-1", "issue" : "7", "issued" : { "date-parts" : [ [ "2019", "12" ] ] }, "page" : "1275-1284", "publisher" : "American Chemical Society", "title" : "Role of pH in Aerosol Processes and Measurement Challenges", "translator" : [ { "dropping-particle" : "", "family" : "G3904", "given" : "", "non-dropping-particle" : "", "parse-names" : false, "suffix" : "" } ], "type" : "article-journal", "volume" : "123" }, "uris" : [ "http://www.mendeley.com/documents/?uuid=8914d416-9c7e-496f-a8a8-08064e47d027", "http://www.mendeley.com/documents/?uuid=24a83e7b-45a8-453e-82f4-95aa1b71b213" ] }, { "id" : "ITEM-2", "itemData" : { "DOI" : "10.1126/sciadv.1601530", "ISSN" : "2375-2548", "abstract" : "Fine-particle pollution associated with winter haze threatens the health of more than 400 million people in the North China Plain. Sulfate is a major component of fine haze particles. Record sulfate concentrations of up to ~300 \u03bcg m \u22123 were observed during the January 2013 winter haze event in Beijing. State-of-the-art air quality models that rely on sulfate production mechanisms requiring photochemical oxidants cannot predict these high levels because of the weak photochemistry activity during haze events. We find that the missing source of sulfate and particulate matter can be explained by reactive nitrogen chemistry in aerosol water. The aerosol water serves as a reactor, where the alkaline aerosol components trap SO 2 , which is oxidized by NO 2 to form sulfate, whereby high reaction rates are sustained by the high neutralizing capacity of the atmosphere in northern China. This mechanism is self-amplifying because higher aerosol mass concentration corresponds to higher aerosol water content, leading to faster sulfate production and more severe haze pollution.", "author" : [ { "dropping-particle" : "", "family" : "Cheng", "given" : "Yafang", "non-dropping-particle" : "", "parse-names" : false, "suffix" : "" }, { "dropping-particle" : "", "family" : "Zheng", "given" : "Guangjie", "non-dropping-particle" : "", "parse-names" : false, "suffix" : "" }, { "dropping-particle" : "", "family" : "Wei", "given" : "Chao", "non-dropping-particle" : "", "parse-names" : false, "suffix" : "" }, { "dropping-particle" : "", "family" : "Mu", "given" : "Qing", "non-dropping-particle" : "", "parse-names" : false, "suffix" : "" }, { "dropping-particle" : "", "family" : "Zheng", "given" : "Bo", "non-dropping-particle" : "", "parse-names" : false, "suffix" : "" }, { "dropping-particle" : "", "family" : "Wang", "given" : "Zhibin", "non-dropping-particle" : "", "parse-names" : false, "suffix" : "" }, { "dropping-particle" : "", "family" : "Gao", "given" : "Meng", "non-dropping-particle" : "", "parse-names" : false, "suffix" : "" }, { "dropping-particle" : "", "family" : "Zhang", "given" : "Qiang", "non-dropping-particle" : "", "parse-names" : false, "suffix" : "" }, { "dropping-particle" : "", "family" : "He", "given" : "Kebin", "non-dropping-particle" : "", "parse-names" : false, "suffix" : "" }, { "dropping-particle" : "", "family" : "Carmichael", "given" : "Gregory", "non-dropping-particle" : "", "parse-names" : false, "suffix" : "" }, { "dropping-particle" : "", "family" : "P\u00f6schl", "given" : "Ulrich", "non-dropping-particle" : "", "parse-names" : false, "suffix" : "" }, { "dropping-particle" : "", "family" : "Su", "given" : "Hang", "non-dropping-particle" : "", "parse-names" : false, "suffix" : "" } ], "container-title" : "Science Advances", "id" : "ITEM-2", "issue" : "12", "issued" : { "date-parts" : [ [ "2016", "12" ] ] }, "page" : "e1601530", "publisher" : "American Association for the Advancement of Science ({AAAS})", "title" : "Reactive nitrogen chemistry in aerosol water as a source of sulfate during haze events in China", "translator" : [ { "dropping-particle" : "", "family" : "G4848", "given" : "", "non-dropping-particle" : "", "parse-names" : false, "suffix" : "" } ], "type" : "article-journal", "volume" : "2" }, "uris" : [ "http://www.mendeley.com/documents/?uuid=246d9a7e-d53a-4302-98e6-91bf4b78b978", "http://www.mendeley.com/documents/?uuid=425bafbe-95c2-49da-9755-fe8443762aca" ] }, { "id" : "ITEM-3", "itemData" : { "DOI" : "10.5194/acp-20-3249-2020", "ISSN" : "1680-7324", "author" : [ { "dropping-particle" : "", "family" : "Nenes", "given" : "Athanasios", "non-dropping-particle" : "", "parse-names" : false, "suffix" : "" }, { "dropping-particle" : "", "family" : "Pandis", "given" : "Spyros N", "non-dropping-particle" : "", "parse-names" : false, "suffix" : "" }, { "dropping-particle" : "", "family" : "Weber", "given" : "Rodney J", "non-dropping-particle" : "", "parse-names" : false, "suffix" : "" }, { "dropping-particle" : "", "family" : "Russell", "given" : "Armistead", "non-dropping-particle" : "", "parse-names" : false, "suffix" : "" } ], "container-title" : "Atmospheric Chemistry and Physics", "id" : "ITEM-3", "issue" : "5", "issued" : { "date-parts" : [ [ "2020", "3", "18" ] ] }, "page" : "3249-3258", "publisher" : "Copernicus Publications", "title" : "Aerosol pH and liquid water content determine when particulate matter is sensitive to ammonia and nitrate availability", "translator" : [ { "dropping-particle" : "", "family" : "G4791", "given" : "", "non-dropping-particle" : "", "parse-names" : false, "suffix" : "" } ], "type" : "article-journal", "volume" : "20" }, "uris" : [ "http://www.mendeley.com/documents/?uuid=bf9d3ffa-03d8-449f-b543-feb4a65d9c8d", "http://www.mendeley.com/documents/?uuid=e59f61a0-cc8e-43f6-952b-2a7a4a112eac" ] } ], "mendeley" : { "formattedCitation" : "(Cheng et al., 2016; Freedman et al., 2019; Nenes et al., 2020)", "plainTextFormattedCitation" : "(Cheng et al., 2016; Freedman et al., 2019; Nenes et al., 2020)", "previouslyFormattedCitation" : "(Cheng et al., 2016; Freedman et al., 2019; Nenes et al., 2020)" }, "properties" : { "noteIndex" : 0 }, "schema" : "https://github.com/citation-style-language/schema/raw/master/csl-citation.json" }</w:instrText>
      </w:r>
      <w:r w:rsidRPr="004B78E9">
        <w:rPr>
          <w:rFonts w:eastAsia="MS Gothic"/>
        </w:rPr>
        <w:fldChar w:fldCharType="separate"/>
      </w:r>
      <w:r w:rsidR="00CB33A1">
        <w:rPr>
          <w:rFonts w:eastAsia="MS Gothic"/>
          <w:noProof/>
          <w:lang w:val="en-US"/>
        </w:rPr>
        <w:t>(Cheng et al., 2016; Freedman et al., 2019; Nenes et al., 2020)</w:t>
      </w:r>
      <w:r w:rsidRPr="004B78E9">
        <w:rPr>
          <w:rFonts w:eastAsia="MS Gothic"/>
        </w:rPr>
        <w:fldChar w:fldCharType="end"/>
      </w:r>
      <w:r w:rsidRPr="00DB431E">
        <w:rPr>
          <w:rFonts w:eastAsia="MS Gothic"/>
          <w:lang w:val="en-US"/>
        </w:rPr>
        <w:t xml:space="preserve">. </w:t>
      </w:r>
      <w:r w:rsidR="00DB431E">
        <w:rPr>
          <w:rFonts w:eastAsia="MS Gothic"/>
          <w:lang w:val="en-US"/>
        </w:rPr>
        <w:t>I</w:t>
      </w:r>
      <w:r w:rsidR="00DA6291">
        <w:rPr>
          <w:rFonts w:eastAsia="MS Gothic"/>
          <w:lang w:val="en-US"/>
        </w:rPr>
        <w:t>ncrease</w:t>
      </w:r>
      <w:r w:rsidR="00DA6291" w:rsidRPr="00DB431E">
        <w:rPr>
          <w:rFonts w:eastAsia="MS Gothic"/>
          <w:lang w:val="en-US"/>
        </w:rPr>
        <w:t xml:space="preserve">s </w:t>
      </w:r>
      <w:r w:rsidRPr="00DB431E">
        <w:rPr>
          <w:rFonts w:eastAsia="MS Gothic"/>
          <w:lang w:val="en-US"/>
        </w:rPr>
        <w:t xml:space="preserve">in cloudwater pH </w:t>
      </w:r>
      <w:r w:rsidR="00DB431E">
        <w:rPr>
          <w:rFonts w:eastAsia="MS Gothic"/>
          <w:lang w:val="en-US"/>
        </w:rPr>
        <w:t xml:space="preserve">have been shown to </w:t>
      </w:r>
      <w:r w:rsidRPr="00DB431E">
        <w:rPr>
          <w:rFonts w:eastAsia="MS Gothic"/>
          <w:lang w:val="en-US"/>
        </w:rPr>
        <w:t>significant</w:t>
      </w:r>
      <w:r w:rsidR="00DB431E">
        <w:rPr>
          <w:rFonts w:eastAsia="MS Gothic"/>
          <w:lang w:val="en-US"/>
        </w:rPr>
        <w:t>ly</w:t>
      </w:r>
      <w:r w:rsidRPr="00DB431E">
        <w:rPr>
          <w:rFonts w:eastAsia="MS Gothic"/>
          <w:lang w:val="en-US"/>
        </w:rPr>
        <w:t xml:space="preserve"> </w:t>
      </w:r>
      <w:r w:rsidR="00DA6291">
        <w:rPr>
          <w:rFonts w:eastAsia="MS Gothic"/>
          <w:lang w:val="en-US"/>
        </w:rPr>
        <w:t xml:space="preserve">increase </w:t>
      </w:r>
      <w:r w:rsidRPr="00DB431E">
        <w:rPr>
          <w:rFonts w:eastAsia="MS Gothic"/>
          <w:lang w:val="en-US"/>
        </w:rPr>
        <w:t>the</w:t>
      </w:r>
      <w:r w:rsidR="001071BA">
        <w:rPr>
          <w:rFonts w:eastAsia="MS Gothic"/>
          <w:lang w:val="en-US"/>
        </w:rPr>
        <w:t xml:space="preserve"> </w:t>
      </w:r>
      <w:r w:rsidRPr="00DB431E">
        <w:rPr>
          <w:rFonts w:eastAsia="MS Gothic"/>
          <w:lang w:val="en-US"/>
        </w:rPr>
        <w:t xml:space="preserve">radiative forcing </w:t>
      </w:r>
      <w:r w:rsidR="001071BA">
        <w:rPr>
          <w:rFonts w:eastAsia="MS Gothic"/>
          <w:lang w:val="en-US"/>
        </w:rPr>
        <w:t xml:space="preserve">of sulphates </w:t>
      </w:r>
      <w:r w:rsidRPr="004B78E9">
        <w:rPr>
          <w:rFonts w:eastAsia="MS Gothic"/>
        </w:rPr>
        <w:fldChar w:fldCharType="begin" w:fldLock="1"/>
      </w:r>
      <w:r w:rsidR="00D477C7">
        <w:rPr>
          <w:rFonts w:eastAsia="MS Gothic"/>
          <w:lang w:val="en-GB"/>
        </w:rPr>
        <w:instrText>ADDIN CSL_CITATION { "citationItems" : [ { "id" : "ITEM-1", "itemData" : { "DOI" : "10.1029/2019GL082067", "ISSN" : "0094-8276", "abstract" : "Abstract Oxidation of sulfur dioxide (SO2) in cloud water by reaction with ozone is an important sulfate aerosol formation mechanism and strongly dependent on the acidity of cloud water. Decadal reductions in Northern Hemisphere sulfur emissions have contributed to higher cloud water pH, thereby altering sulfate formation rates. Here we use a global composition-climate model to show that changes in cloud water pH over the 1970?2009 period strongly affects the aerosol particle size distribution, cloud condensation nuclei concentrations, and the magnitude of aerosol radiative forcing. The simulated all-sky aerosol radiative forcing (1970?2009) over the North Atlantic is +1.2\u00a0W\u00a0m?2 if pH remains constant at 5.0, as in many climate models. However, the forcing increases to +5.2\u00a0W\u00a0m?2 if pH is assumed to increase by 1.0 unit over this period. Global composition climate models need to account for variations in cloud water pH to improve the representation of sulfate aerosol formation and aerosol radiative effects.", "author" : [ { "dropping-particle" : "", "family" : "Turnock", "given" : "S T", "non-dropping-particle" : "", "parse-names" : false, "suffix" : "" }, { "dropping-particle" : "", "family" : "Mann", "given" : "G W", "non-dropping-particle" : "", "parse-names" : false, "suffix" : "" }, { "dropping-particle" : "", "family" : "Woodhouse", "given" : "M T", "non-dropping-particle" : "", "parse-names" : false, "suffix" : "" }, { "dropping-particle" : "", "family" : "Dalvi", "given" : "M", "non-dropping-particle" : "", "parse-names" : false, "suffix" : "" }, { "dropping-particle" : "", "family" : "O'Connor", "given" : "F M", "non-dropping-particle" : "", "parse-names" : false, "suffix" : "" }, { "dropping-particle" : "", "family" : "Carslaw", "given" : "K S", "non-dropping-particle" : "", "parse-names" : false, "suffix" : "" }, { "dropping-particle" : "V", "family" : "Spracklen", "given" : "D", "non-dropping-particle" : "", "parse-names" : false, "suffix" : "" } ], "container-title" : "Geophysical Research Letters", "id" : "ITEM-1", "issue" : "7", "issued" : { "date-parts" : [ [ "2019", "4" ] ] }, "page" : "4039-4048", "publisher" : "John Wiley &amp; Sons, Ltd", "title" : "The Impact of Changes in Cloud Water pH on Aerosol Radiative Forcing", "translator" : [ { "dropping-particle" : "", "family" : "G4877", "given" : "", "non-dropping-particle" : "", "parse-names" : false, "suffix" : "" } ], "type" : "article-journal", "volume" : "46" }, "uris" : [ "http://www.mendeley.com/documents/?uuid=60c8621a-5eb2-473c-8025-0b2c8da34da0", "http://www.mendeley.com/documents/?uuid=365a249b-d7e6-4af1-b13d-9ffbf0d49e23", "http://www.mendeley.com/documents/?uuid=a0978d06-ebaf-49a0-990b-9425664e3a24", "http://www.mendeley.com/documents/?uuid=eb716279-e3a5-4ad4-8186-f28b36e16840" ] } ], "mendeley" : { "formattedCitation" : "(Turnock et al., 2019)", "plainTextFormattedCitation" : "(Turnock et al., 2019)", "previouslyFormattedCitation" : "(Turnock et al., 2019)" }, "properties" : { "noteIndex" : 0 }, "schema" : "https://github.com/citation-style-language/schema/raw/master/csl-citation.json" }</w:instrText>
      </w:r>
      <w:r w:rsidRPr="004B78E9">
        <w:rPr>
          <w:rFonts w:eastAsia="MS Gothic"/>
        </w:rPr>
        <w:fldChar w:fldCharType="separate"/>
      </w:r>
      <w:r w:rsidR="00CB33A1">
        <w:rPr>
          <w:rFonts w:eastAsia="MS Gothic"/>
          <w:noProof/>
          <w:lang w:val="en-US"/>
        </w:rPr>
        <w:t>(Turnock et al., 2019)</w:t>
      </w:r>
      <w:r w:rsidRPr="004B78E9">
        <w:rPr>
          <w:rFonts w:eastAsia="MS Gothic"/>
        </w:rPr>
        <w:fldChar w:fldCharType="end"/>
      </w:r>
      <w:r w:rsidRPr="00DB431E">
        <w:rPr>
          <w:rFonts w:eastAsia="MS Gothic"/>
          <w:lang w:val="en-US"/>
        </w:rPr>
        <w:t xml:space="preserve">.  </w:t>
      </w:r>
    </w:p>
    <w:p w14:paraId="07EADEEB" w14:textId="77777777" w:rsidR="00AF2E59" w:rsidRPr="00F50814" w:rsidRDefault="00AF2E59" w:rsidP="00D5630D">
      <w:pPr>
        <w:pStyle w:val="AR6BodyText"/>
        <w:rPr>
          <w:lang w:val="en-GB"/>
        </w:rPr>
      </w:pPr>
    </w:p>
    <w:p w14:paraId="58768F46" w14:textId="7AFC7035" w:rsidR="00AF2E59" w:rsidRPr="00F50814" w:rsidRDefault="00AF2E59" w:rsidP="00D5630D">
      <w:pPr>
        <w:pStyle w:val="AR6BodyText"/>
        <w:rPr>
          <w:rFonts w:eastAsia="MS Gothic"/>
          <w:lang w:val="en-GB"/>
        </w:rPr>
      </w:pPr>
      <w:r w:rsidRPr="00F50814">
        <w:rPr>
          <w:lang w:val="en-GB"/>
        </w:rPr>
        <w:t xml:space="preserve">Sulphate is removed from the atmosphere by dry deposition and wet scavenging, </w:t>
      </w:r>
      <w:r w:rsidRPr="00F50814">
        <w:rPr>
          <w:rFonts w:eastAsia="MS Gothic"/>
          <w:lang w:val="en-GB"/>
        </w:rPr>
        <w:t xml:space="preserve">and these processes depend on the characteristics of the Earth’s surface, and the intensity, frequency and amount of precipitation </w:t>
      </w:r>
      <w:r w:rsidRPr="00F50814">
        <w:rPr>
          <w:rFonts w:eastAsia="MS Gothic"/>
          <w:lang w:val="en-GB"/>
        </w:rPr>
        <w:fldChar w:fldCharType="begin" w:fldLock="1"/>
      </w:r>
      <w:r w:rsidR="00D477C7">
        <w:rPr>
          <w:rFonts w:eastAsia="MS Gothic"/>
          <w:lang w:val="en-GB"/>
        </w:rPr>
        <w:instrText>ADDIN CSL_CITATION { "citationItems" : [ { "id" : "ITEM-1", "itemData" : { "DOI" : "10.1017/CBO9781107415324.016", "ISBN" : "9781107661820", "author" : [ { "dropping-particle" : "", "family" : "Boucher", "given" : "O", "non-dropping-particle" : "", "parse-names" : false, "suffix" : "" }, { "dropping-particle" : "", "family" : "Randall", "given" : "D", "non-dropping-particle" : "", "parse-names" : false, "suffix" : "" }, { "dropping-particle" : "", "family" : "Artaxo", "given" : "P", "non-dropping-particle" : "", "parse-names" : false, "suffix" : "" }, { "dropping-particle" : "", "family" : "Bretherton", "given" : "C", "non-dropping-particle" : "", "parse-names" : false, "suffix" : "" }, { "dropping-particle" : "", "family" : "Feingold", "given" : "G", "non-dropping-particle" : "", "parse-names" : false, "suffix" : "" }, { "dropping-particle" : "", "family" : "Forster", "given" : "P", "non-dropping-particle" : "", "parse-names" : false, "suffix" : "" }, { "dropping-particle" : "", "family" : "Kerminen", "given" : "V.-M.", "non-dropping-particle" : "", "parse-names" : false, "suffix" : "" }, { "dropping-particle" : "", "family" : "Kondo", "given" : "Y", "non-dropping-particle" : "", "parse-names" : false, "suffix" : "" }, { "dropping-particle" : "", "family" : "Liao", "given" : "H", "non-dropping-particle" : "", "parse-names" : false, "suffix" : "" }, { "dropping-particle" : "", "family" : "Lohmann", "given" : "U", "non-dropping-particle" : "", "parse-names" : false, "suffix" : "" }, { "dropping-particle" : "", "family" : "Rasch", "given" : "P", "non-dropping-particle" : "", "parse-names" : false, "suffix" : "" }, { "dropping-particle" : "", "family" : "Satheesh", "given" : "S K", "non-dropping-particle" : "", "parse-names" : false, "suffix" : "" }, { "dropping-particle" : "", "family" : "Sherwood", "given" : "S", "non-dropping-particle" : "", "parse-names" : false, "suffix" : "" }, { "dropping-particle" : "", "family" : "Stevens", "given" : "B", "non-dropping-particle" : "", "parse-names" : false, "suffix" : "" }, { "dropping-particle" : "", "family" : "Zhang", "given" : "X Y", "non-dropping-particle" : "", "parse-names" : false, "suffix" : "" } ], "chapter-number" : "7",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"571-658", "publisher" : "Cambridge University Press", "publisher-place" : "Cambridge", "title" : "Clouds and Aerosols", "translator" : [ { "dropping-particle" : "", "family" : "G2777", "given" : "Rt13", "non-dropping-particle" : "", "parse-names" : false, "suffix" : "" } ], "type" : "chapter" }, "uris" : [ "http://www.mendeley.com/documents/?uuid=7fa6eb56-0c76-42a9-9a3c-7cc9e43dd86b", "http://www.mendeley.com/documents/?uuid=a150046f-a5b4-4d49-87c9-0129f88cae9a" ] } ], "mendeley" : { "formattedCitation" : "(Boucher et al., 2013)", "plainTextFormattedCitation" : "(Boucher et al., 2013)", "previouslyFormattedCitation" : "(Boucher et al., 2013)" }, "properties" : { "noteIndex" : 0 }, "schema" : "https://github.com/citation-style-language/schema/raw/master/csl-citation.json" }</w:instrText>
      </w:r>
      <w:r w:rsidRPr="00F50814">
        <w:rPr>
          <w:rFonts w:eastAsia="MS Gothic"/>
          <w:lang w:val="en-GB"/>
        </w:rPr>
        <w:fldChar w:fldCharType="separate"/>
      </w:r>
      <w:r w:rsidR="00CB33A1">
        <w:rPr>
          <w:rFonts w:eastAsia="MS Gothic"/>
          <w:noProof/>
          <w:lang w:val="en-GB"/>
        </w:rPr>
        <w:t>(Boucher et al., 2013)</w:t>
      </w:r>
      <w:r w:rsidRPr="00F50814">
        <w:rPr>
          <w:rFonts w:eastAsia="MS Gothic"/>
          <w:lang w:val="en-GB"/>
        </w:rPr>
        <w:fldChar w:fldCharType="end"/>
      </w:r>
      <w:r w:rsidRPr="00F50814">
        <w:rPr>
          <w:rFonts w:eastAsia="MS Gothic"/>
          <w:lang w:val="en-GB"/>
        </w:rPr>
        <w:t xml:space="preserve">. </w:t>
      </w:r>
      <w:r w:rsidRPr="00F50814">
        <w:rPr>
          <w:lang w:val="en-GB"/>
        </w:rPr>
        <w:t>Even though there have been some improvements since AR5, model r</w:t>
      </w:r>
      <w:r w:rsidRPr="00F50814">
        <w:rPr>
          <w:rFonts w:eastAsia="MS Gothic"/>
          <w:lang w:val="en-GB"/>
        </w:rPr>
        <w:t xml:space="preserve">epresentation of wet scavenging and related cloud processes, and atmospheric transport </w:t>
      </w:r>
      <w:commentRangeStart w:id="2549"/>
      <w:r w:rsidRPr="00F50814">
        <w:rPr>
          <w:rFonts w:eastAsia="MS Gothic"/>
          <w:lang w:val="en-GB"/>
        </w:rPr>
        <w:t>remains</w:t>
      </w:r>
      <w:commentRangeEnd w:id="2549"/>
      <w:r w:rsidR="00A512B9">
        <w:rPr>
          <w:rStyle w:val="Marquedecommentaire"/>
          <w:lang w:val="en-GB"/>
        </w:rPr>
        <w:commentReference w:id="2549"/>
      </w:r>
      <w:r w:rsidRPr="00F50814">
        <w:rPr>
          <w:rFonts w:eastAsia="MS Gothic"/>
          <w:lang w:val="en-GB"/>
        </w:rPr>
        <w:t xml:space="preserve"> a key source of uncertainty in the simulated aerosol distribution and lifetime with further consequences for the sulphate forcing estimates </w:t>
      </w:r>
      <w:r w:rsidRPr="00F50814">
        <w:rPr>
          <w:rFonts w:eastAsia="MS Gothic"/>
          <w:lang w:val="en-GB"/>
        </w:rPr>
        <w:fldChar w:fldCharType="begin" w:fldLock="1"/>
      </w:r>
      <w:r w:rsidR="00D477C7">
        <w:rPr>
          <w:rFonts w:eastAsia="MS Gothic"/>
          <w:lang w:val="en-GB"/>
        </w:rPr>
        <w:instrText>ADDIN CSL_CITATION { "citationItems" : [ { "id" : "ITEM-1", "itemData" : { "DOI" : "10.5194/acp-16-3525-2016", "ISSN" : "16807324", "abstract" : "Aerosols have important impacts on air quality and climate, but the processes affecting their removal from the atmosphere are not fully understood and are poorly constrained by observations. This makes modelled aerosol lifetimes uncertain. In this study, we make use of an observational constraint on aerosol lifetimes provided by radionuclide measurements and investigate the causes of differences within a set of global models. During the Fukushima Dai-Ichi nuclear power plant accident of March 2011, the radioactive isotopes cesium-137 (137Cs) and xenon-133 (133Xe) were released in large quantities. Cesium attached to particles in the ambient air, approximately according to their available aerosol surface area. 137Cs size distribution measurements taken close to the power plant suggested that accumulationmode (AM) sulfate aerosols were the main carriers of cesium. Hence, 137Cs can be used as a proxy tracer for the AM sulfate aerosol's fate in the atmosphere. In contrast, the noble gas 133Xe behaves almost like a passive transport tracer. Global surface measurements of the two radioactive isotopes taken over several months after the release allow the derivation of a lifetime of the carrier aerosol. We compare this to the lifetimes simulated by 19 different atmospheric transport models initialized with identical emissions of 137Cs that were assigned to an aerosol tracer with each model's default properties of AM sulfate, and 133Xe emissions that were assigned to a passive tracer. We investigate to what extent the modelled sulfate tracer can reproduce the measurements, especially with respect to the observed loss of aerosol mass with time. Modelled 137Cs and 133Xe concentrations sampled at the same location and times as station measurements allow a direct comparison between measured and modelled aerosol lifetime. The e-folding lifetime \u03c4e, calculated from station measurement data taken between 2 and 9 weeks after the start of the emissions, is 14.3 days (95% confidence interval 13.1-15.7 days). The equivalent modelled \u03c4e lifetimes have a large spread, varying between 4.8 and 26.7 days with a model median of 9.4\u00b12.3 days, indicating too fast a removal in most models. Because sufficient measurement data were only available from about 2 weeks after the release, the estimated lifetimes apply to aerosols that have undergone long-range transport, i.e. not for freshly emitted aerosol. However, modelled instantaneous lifetimes show that the initial removal in the fi\u2026", "author" : [ { "dropping-particle" : "", "family" : "Kristiansen", "given" : "N. I.", "non-dropping-particle" : "", "parse-names" : false, "suffix" : "" }, { "dropping-particle" : "", "family" : "Stohl", "given" : "A.", "non-dropping-particle" : "", "parse-names" : false, "suffix" : "" }, { "dropping-particle" : "", "family" : "Olivi\u00e9", "given" : "D. J.L.", "non-dropping-particle" : "", "parse-names" : false, "suffix" : "" }, { "dropping-particle" : "", "family" : "Croft", "given" : "B.", "non-dropping-particle" : "", "parse-names" : false, "suffix" : "" }, { "dropping-particle" : "", "family" : "S\u00f8vde", "given" : "O. A.", "non-dropping-particle" : "", "parse-names" : false, "suffix" : "" }, { "dropping-particle" : "", "family" : "Klein", "given" : "H.", "non-dropping-particle" : "", "parse-names" : false, "suffix" : "" }, { "dropping-particle" : "", "family" : "Christoudias", "given" : "T.", "non-dropping-particle" : "", "parse-names" : false, "suffix" : "" }, { "dropping-particle" : "", "family" : "Kunkel", "given" : "D.", "non-dropping-particle" : "", "parse-names" : false, "suffix" : "" }, { "dropping-particle" : "", "family" : "Leadbetter", "given" : "S. J.", "non-dropping-particle" : "", "parse-names" : false, "suffix" : "" }, { "dropping-particle" : "", "family" : "Lee", "given" : "Y. H.", "non-dropping-particle" : "", "parse-names" : false, "suffix" : "" }, { "dropping-particle" : "", "family" : "Zhang", "given" : "K.", "non-dropping-particle" : "", "parse-names" : false, "suffix" : "" }, { "dropping-particle" : "", "family" : "Tsigaridis", "given" : "K.", "non-dropping-particle" : "", "parse-names" : false, "suffix" : "" }, { "dropping-particle" : "", "family" : "Bergman", "given" : "T.", "non-dropping-particle" : "", "parse-names" : false, "suffix" : "" }, { "dropping-particle" : "", "family" : "Evangeliou", "given" : "N.", "non-dropping-particle" : "", "parse-names" : false, "suffix" : "" }, { "dropping-particle" : "", "family" : "Wang", "given" : "H.", "non-dropping-particle" : "", "parse-names" : false, "suffix" : "" }, { "dropping-particle" : "", "family" : "Ma", "given" : "P. L.", "non-dropping-particle" : "", "parse-names" : false, "suffix" : "" }, { "dropping-particle" : "", "family" : "Easter", "given" : "R. C.", "non-dropping-particle" : "", "parse-names" : false, "suffix" : "" }, { "dropping-particle" : "", "family" : "Rasch", "given" : "P. J.", "non-dropping-particle" : "", "parse-names" : false, "suffix" : "" }, { "dropping-particle" : "", "family" : "Liu", "given" : "X.", "non-dropping-particle" : "", "parse-names" : false, "suffix" : "" }, { "dropping-particle" : "", "family" : "Pitari", "given" : "G.", "non-dropping-particle" : "", "parse-names" : false, "suffix" : "" }, { "dropping-particle" : "", "family" : "Genova", "given" : "G.", "non-dropping-particle" : "Di", "parse-names" : false, "suffix" : "" }, { "dropping-particle" : "", "family" : "Zhao", "given" : "S. Y.", "non-dropping-particle" : "", "parse-names" : false, "suffix" : "" }, { "dropping-particle" : "", "family" : "Balkanski", "given" : "Y.", "non-dropping-particle" : "", "parse-names" : false, "suffix" : "" }, { "dropping-particle" : "", "family" : "Bauer", "given" : "S. E.", "non-dropping-particle" : "", "parse-names" : false, "suffix" : "" }, { "dropping-particle" : "", "family" : "Faluvegi", "given" : "G. S.", "non-dropping-particle" : "", "parse-names" : false, "suffix" : "" }, { "dropping-particle" : "", "family" : "Kokkola", "given" : "H.", "non-dropping-particle" : "", "parse-names" : false, "suffix" : "" }, { "dropping-particle" : "V.", "family" : "Martin", "given" : "R.", "non-dropping-particle" : "", "parse-names" : false, "suffix" : "" }, { "dropping-particle" : "", "family" : "Pierce", "given" : "J. R.", "non-dropping-particle" : "", "parse-names" : false, "suffix" : "" }, { "dropping-particle" : "", "family" : "Schulz", "given" : "M.", "non-dropping-particle" : "", "parse-names" : false, "suffix" : "" }, { "dropping-particle" : "", "family" : "Shindell", "given" : "D.", "non-dropping-particle" : "", "parse-names" : false, "suffix" : "" }, { "dropping-particle" : "", "family" : "Tost", "given" : "H.", "non-dropping-particle" : "", "parse-names" : false, "suffix" : "" }, { "dropping-particle" : "", "family" : "Zhang", "given" : "H.", "non-dropping-particle" : "", "parse-names" : false, "suffix" : "" } ], "container-title" : "Atmospheric Chemistry and Physics", "id" : "ITEM-1", "issue" : "5", "issued" : { "date-parts" : [ [ "2016" ] ] }, "page" : "3525-3561", "title" : "Evaluation of observed and modelled aerosol lifetimes using radioactive tracers of opportunity and an ensemble of 19 global models", "translator" : [ { "dropping-particle" : "", "family" : "G3884", "given" : "", "non-dropping-particle" : "", "parse-names" : false, "suffix" : "" } ], "type" : "article-journal", "volume" : "16" }, "uris" : [ "http://www.mendeley.com/documents/?uuid=5cb8b9f9-1f36-4c5b-b095-f8e294d680a3", "http://www.mendeley.com/documents/?uuid=50a6db46-8925-4612-a697-a342db73c9c4" ] }, { "id" : "ITEM-2", "itemData" : { "DOI" : "10.5194/gmd-11-4909-2018", "ISSN" : "19919603", "abstract" : "We document the ability of the new-generation Oslo chemistry-transport model, Oslo CTM3, to accurately simulate present-day aerosol distributions. The model is then used with the new Community Emission Data System (CEDS) historical emission inventory to provide updated time series of anthropogenic aerosol concentrations and consequent direct radiative forcing (RFari) from 1750 to 2014.Overall, Oslo CTM3 performs well compared with measurements of surface concentrations and remotely sensed aerosol optical depth. Concentrations are underestimated in Asia, but the higher emissions in CEDS than previous inventories result in improvements compared to observations. The treatment of black carbon (BC) scavenging in Oslo CTM3 gives better agreement with observed vertical BC profiles relative to the predecessor Oslo CTM2. However, Arctic wintertime BC concentrations remain underestimated, and a range of sensitivity tests indicate that better physical understanding of processes associated with atmospheric BC processing is required to simultaneously reproduce both the observed features. Uncertainties in model input data, resolution, and scavenging affect the distribution of all aerosols species, especially at high latitudes and altitudes. However, we find no evidence of consistently better model performance across all observables and regions in the sensitivity tests than in the baseline configuration.Using CEDS, we estimate a net RFari in 2014 relative to 1750 of-0.17-W-mg-2, significantly weaker than the IPCC AR5 2011-1750 estimate. Differences are attributable to several factors, including stronger absorption by organic aerosol, updated parameterization of BC absorption, and reduced sulfate cooling. The trend towards a weaker RFari over recent years is more pronounced than in the IPCC AR5, illustrating the importance of capturing recent regional emission changes.", "author" : [ { "dropping-particle" : "", "family" : "Lund", "given" : "Marianne Tronstad", "non-dropping-particle" : "", "parse-names" : false, "suffix" : "" }, { "dropping-particle" : "", "family" : "Myhre", "given" : "Gunnar", "non-dropping-particle" : "", "parse-names" : false, "suffix" : "" }, { "dropping-particle" : "", "family" : "S\u00f8vde Haslerud", "given" : "Amund", "non-dropping-particle" : "", "parse-names" : false, "suffix" : "" }, { "dropping-particle" : "", "family" : "Bieltvedt Skeie", "given" : "Ragnhild", "non-dropping-particle" : "", "parse-names" : false, "suffix" : "" }, { "dropping-particle" : "", "family" : "Griesfeller", "given" : "Jan", "non-dropping-particle" : "", "parse-names" : false, "suffix" : "" }, { "dropping-particle" : "", "family" : "Matthew Platt", "given" : "Stephen", "non-dropping-particle" : "", "parse-names" : false, "suffix" : "" }, { "dropping-particle" : "", "family" : "Kumar", "given" : "Rajesh", "non-dropping-particle" : "", "parse-names" : false, "suffix" : "" }, { "dropping-particle" : "", "family" : "Lund Myhre", "given" : "Cathrine", "non-dropping-particle" : "", "parse-names" : false, "suffix" : "" }, { "dropping-particle" : "", "family" : "Schulz", "given" : "Michael", "non-dropping-particle" : "", "parse-names" : false, "suffix" : "" } ], "container-title" : "Geoscientific Model Development", "id" : "ITEM-2", "issue" : "12", "issued" : { "date-parts" : [ [ "2018", "12" ] ] }, "page" : "4909-4931", "title" : "Concentrations and radiative forcing of anthropogenic aerosols from 1750 to 2014 simulated with the Oslo CTM3 and CEDS emission inventory", "translator" : [ { "dropping-particle" : "", "family" : "G3934", "given" : "", "non-dropping-particle" : "", "parse-names" : false, "suffix" : "" } ], "type" : "article-journal", "volume" : "11" }, "uris" : [ "http://www.mendeley.com/documents/?uuid=17915060-0758-4875-b78f-09df1d94f0ed", "http://www.mendeley.com/documents/?uuid=18122f34-b45a-4d01-86a1-5b87d05f62e9" ] } ], "mendeley" : { "formattedCitation" : "(Kristiansen et al., 2016; Lund et al., 2018a)", "plainTextFormattedCitation" : "(Kristiansen et al., 2016; Lund et al., 2018a)", "previouslyFormattedCitation" : "(Kristiansen et al., 2016; Lund et al., 2018a)" }, "properties" : { "noteIndex" : 0 }, "schema" : "https://github.com/citation-style-language/schema/raw/master/csl-citation.json" }</w:instrText>
      </w:r>
      <w:r w:rsidRPr="00F50814">
        <w:rPr>
          <w:rFonts w:eastAsia="MS Gothic"/>
          <w:lang w:val="en-GB"/>
        </w:rPr>
        <w:fldChar w:fldCharType="separate"/>
      </w:r>
      <w:r w:rsidR="00CB33A1">
        <w:rPr>
          <w:rFonts w:eastAsia="MS Gothic"/>
          <w:noProof/>
          <w:lang w:val="en-GB"/>
        </w:rPr>
        <w:t>(Kristiansen et al., 2016; Lund et al., 2018a)</w:t>
      </w:r>
      <w:r w:rsidRPr="00F50814">
        <w:rPr>
          <w:rFonts w:eastAsia="MS Gothic"/>
          <w:lang w:val="en-GB"/>
        </w:rPr>
        <w:fldChar w:fldCharType="end"/>
      </w:r>
      <w:r w:rsidRPr="00F50814">
        <w:rPr>
          <w:rFonts w:eastAsia="MS Gothic"/>
          <w:lang w:val="en-GB"/>
        </w:rPr>
        <w:t xml:space="preserve">. There are also still relatively large uncertainties in the emission height used in models affecting the simulated aerosol distribution </w:t>
      </w:r>
      <w:commentRangeStart w:id="2550"/>
      <w:commentRangeStart w:id="2551"/>
      <w:r w:rsidRPr="00F50814">
        <w:rPr>
          <w:rFonts w:eastAsia="MS Gothic"/>
          <w:lang w:val="en-GB"/>
        </w:rPr>
        <w:fldChar w:fldCharType="begin" w:fldLock="1"/>
      </w:r>
      <w:r w:rsidR="00D477C7">
        <w:rPr>
          <w:rFonts w:eastAsia="MS Gothic"/>
          <w:lang w:val="en-GB"/>
        </w:rPr>
        <w:instrText>ADDIN CSL_CITATION { "citationItems" : [ { "id" : "ITEM-1", "itemData" : { "DOI" : "10.5194/acp-16-3525-2016", "ISSN" : "16807324", "abstract" : "Aerosols have important impacts on air quality and climate, but the processes affecting their removal from the atmosphere are not fully understood and are poorly constrained by observations. This makes modelled aerosol lifetimes uncertain. In this study, we make use of an observational constraint on aerosol lifetimes provided by radionuclide measurements and investigate the causes of differences within a set of global models. During the Fukushima Dai-Ichi nuclear power plant accident of March 2011, the radioactive isotopes cesium-137 (137Cs) and xenon-133 (133Xe) were released in large quantities. Cesium attached to particles in the ambient air, approximately according to their available aerosol surface area. 137Cs size distribution measurements taken close to the power plant suggested that accumulationmode (AM) sulfate aerosols were the main carriers of cesium. Hence, 137Cs can be used as a proxy tracer for the AM sulfate aerosol's fate in the atmosphere. In contrast, the noble gas 133Xe behaves almost like a passive transport tracer. Global surface measurements of the two radioactive isotopes taken over several months after the release allow the derivation of a lifetime of the carrier aerosol. We compare this to the lifetimes simulated by 19 different atmospheric transport models initialized with identical emissions of 137Cs that were assigned to an aerosol tracer with each model's default properties of AM sulfate, and 133Xe emissions that were assigned to a passive tracer. We investigate to what extent the modelled sulfate tracer can reproduce the measurements, especially with respect to the observed loss of aerosol mass with time. Modelled 137Cs and 133Xe concentrations sampled at the same location and times as station measurements allow a direct comparison between measured and modelled aerosol lifetime. The e-folding lifetime \u03c4e, calculated from station measurement data taken between 2 and 9 weeks after the start of the emissions, is 14.3 days (95% confidence interval 13.1-15.7 days). The equivalent modelled \u03c4e lifetimes have a large spread, varying between 4.8 and 26.7 days with a model median of 9.4\u00b12.3 days, indicating too fast a removal in most models. Because sufficient measurement data were only available from about 2 weeks after the release, the estimated lifetimes apply to aerosols that have undergone long-range transport, i.e. not for freshly emitted aerosol. However, modelled instantaneous lifetimes show that the initial removal in the fi\u2026", "author" : [ { "dropping-particle" : "", "family" : "Kristiansen", "given" : "N. I.", "non-dropping-particle" : "", "parse-names" : false, "suffix" : "" }, { "dropping-particle" : "", "family" : "Stohl", "given" : "A.", "non-dropping-particle" : "", "parse-names" : false, "suffix" : "" }, { "dropping-particle" : "", "family" : "Olivi\u00e9", "given" : "D. J.L.", "non-dropping-particle" : "", "parse-names" : false, "suffix" : "" }, { "dropping-particle" : "", "family" : "Croft", "given" : "B.", "non-dropping-particle" : "", "parse-names" : false, "suffix" : "" }, { "dropping-particle" : "", "family" : "S\u00f8vde", "given" : "O. A.", "non-dropping-particle" : "", "parse-names" : false, "suffix" : "" }, { "dropping-particle" : "", "family" : "Klein", "given" : "H.", "non-dropping-particle" : "", "parse-names" : false, "suffix" : "" }, { "dropping-particle" : "", "family" : "Christoudias", "given" : "T.", "non-dropping-particle" : "", "parse-names" : false, "suffix" : "" }, { "dropping-particle" : "", "family" : "Kunkel", "given" : "D.", "non-dropping-particle" : "", "parse-names" : false, "suffix" : "" }, { "dropping-particle" : "", "family" : "Leadbetter", "given" : "S. J.", "non-dropping-particle" : "", "parse-names" : false, "suffix" : "" }, { "dropping-particle" : "", "family" : "Lee", "given" : "Y. H.", "non-dropping-particle" : "", "parse-names" : false, "suffix" : "" }, { "dropping-particle" : "", "family" : "Zhang", "given" : "K.", "non-dropping-particle" : "", "parse-names" : false, "suffix" : "" }, { "dropping-particle" : "", "family" : "Tsigaridis", "given" : "K.", "non-dropping-particle" : "", "parse-names" : false, "suffix" : "" }, { "dropping-particle" : "", "family" : "Bergman", "given" : "T.", "non-dropping-particle" : "", "parse-names" : false, "suffix" : "" }, { "dropping-particle" : "", "family" : "Evangeliou", "given" : "N.", "non-dropping-particle" : "", "parse-names" : false, "suffix" : "" }, { "dropping-particle" : "", "family" : "Wang", "given" : "H.", "non-dropping-particle" : "", "parse-names" : false, "suffix" : "" }, { "dropping-particle" : "", "family" : "Ma", "given" : "P. L.", "non-dropping-particle" : "", "parse-names" : false, "suffix" : "" }, { "dropping-particle" : "", "family" : "Easter", "given" : "R. C.", "non-dropping-particle" : "", "parse-names" : false, "suffix" : "" }, { "dropping-particle" : "", "family" : "Rasch", "given" : "P. J.", "non-dropping-particle" : "", "parse-names" : false, "suffix" : "" }, { "dropping-particle" : "", "family" : "Liu", "given" : "X.", "non-dropping-particle" : "", "parse-names" : false, "suffix" : "" }, { "dropping-particle" : "", "family" : "Pitari", "given" : "G.", "non-dropping-particle" : "", "parse-names" : false, "suffix" : "" }, { "dropping-particle" : "", "family" : "Genova", "given" : "G.", "non-dropping-particle" : "Di", "parse-names" : false, "suffix" : "" }, { "dropping-particle" : "", "family" : "Zhao", "given" : "S. Y.", "non-dropping-particle" : "", "parse-names" : false, "suffix" : "" }, { "dropping-particle" : "", "family" : "Balkanski", "given" : "Y.", "non-dropping-particle" : "", "parse-names" : false, "suffix" : "" }, { "dropping-particle" : "", "family" : "Bauer", "given" : "S. E.", "non-dropping-particle" : "", "parse-names" : false, "suffix" : "" }, { "dropping-particle" : "", "family" : "Faluvegi", "given" : "G. S.", "non-dropping-particle" : "", "parse-names" : false, "suffix" : "" }, { "dropping-particle" : "", "family" : "Kokkola", "given" : "H.", "non-dropping-particle" : "", "parse-names" : false, "suffix" : "" }, { "dropping-particle" : "V.", "family" : "Martin", "given" : "R.", "non-dropping-particle" : "", "parse-names" : false, "suffix" : "" }, { "dropping-particle" : "", "family" : "Pierce", "given" : "J. R.", "non-dropping-particle" : "", "parse-names" : false, "suffix" : "" }, { "dropping-particle" : "", "family" : "Schulz", "given" : "M.", "non-dropping-particle" : "", "parse-names" : false, "suffix" : "" }, { "dropping-particle" : "", "family" : "Shindell", "given" : "D.", "non-dropping-particle" : "", "parse-names" : false, "suffix" : "" }, { "dropping-particle" : "", "family" : "Tost", "given" : "H.", "non-dropping-particle" : "", "parse-names" : false, "suffix" : "" }, { "dropping-particle" : "", "family" : "Zhang", "given" : "H.", "non-dropping-particle" : "", "parse-names" : false, "suffix" : "" } ], "container-title" : "Atmospheric Chemistry and Physics", "id" : "ITEM-1", "issue" : "5", "issued" : { "date-parts" : [ [ "2016" ] ] }, "page" : "3525-3561", "title" : "Evaluation of observed and modelled aerosol lifetimes using radioactive tracers of opportunity and an ensemble of 19 global models", "translator" : [ { "dropping-particle" : "", "family" : "G3884", "given" : "", "non-dropping-particle" : "", "parse-names" : false, "suffix" : "" } ], "type" : "article-journal", "volume" : "16" }, "uris" : [ "http://www.mendeley.com/documents/?uuid=50a6db46-8925-4612-a697-a342db73c9c4", "http://www.mendeley.com/documents/?uuid=92ddecf4-c5d6-4d1c-9988-01214e625297", "http://www.mendeley.com/documents/?uuid=5cb8b9f9-1f36-4c5b-b095-f8e294d680a3" ] } ], "mendeley" : { "formattedCitation" : "(Kristiansen et al., 2016)", "manualFormatting" : "(Yang et al., 2019)", "plainTextFormattedCitation" : "(Kristiansen et al., 2016)", "previouslyFormattedCitation" : "(Kristiansen et al., 2016)" }, "properties" : { "noteIndex" : 0 }, "schema" : "https://github.com/citation-style-language/schema/raw/master/csl-citation.json" }</w:instrText>
      </w:r>
      <w:r w:rsidRPr="00F50814">
        <w:rPr>
          <w:rFonts w:eastAsia="MS Gothic"/>
          <w:lang w:val="en-GB"/>
        </w:rPr>
        <w:fldChar w:fldCharType="separate"/>
      </w:r>
      <w:r w:rsidR="00CB33A1">
        <w:rPr>
          <w:rFonts w:eastAsia="MS Gothic"/>
          <w:noProof/>
          <w:lang w:val="en-GB"/>
        </w:rPr>
        <w:t>(Yang et al., 2019)</w:t>
      </w:r>
      <w:r w:rsidRPr="00F50814">
        <w:rPr>
          <w:rFonts w:eastAsia="MS Gothic"/>
          <w:lang w:val="en-GB"/>
        </w:rPr>
        <w:fldChar w:fldCharType="end"/>
      </w:r>
      <w:commentRangeEnd w:id="2550"/>
      <w:r w:rsidR="00CB33A1">
        <w:rPr>
          <w:rStyle w:val="Marquedecommentaire"/>
        </w:rPr>
        <w:commentReference w:id="2550"/>
      </w:r>
      <w:commentRangeEnd w:id="2551"/>
      <w:r w:rsidR="00910E82">
        <w:rPr>
          <w:rStyle w:val="Marquedecommentaire"/>
        </w:rPr>
        <w:commentReference w:id="2551"/>
      </w:r>
      <w:r w:rsidRPr="00F50814">
        <w:rPr>
          <w:rFonts w:eastAsia="MS Gothic"/>
          <w:lang w:val="en-GB"/>
        </w:rPr>
        <w:t>.</w:t>
      </w:r>
    </w:p>
    <w:p w14:paraId="57634938" w14:textId="77777777" w:rsidR="00AF2E59" w:rsidRPr="00F50814" w:rsidRDefault="00AF2E59" w:rsidP="00D5630D">
      <w:pPr>
        <w:pStyle w:val="AR6BodyText"/>
        <w:rPr>
          <w:rFonts w:eastAsia="MS Gothic"/>
          <w:lang w:val="en-GB"/>
        </w:rPr>
      </w:pPr>
    </w:p>
    <w:p w14:paraId="16FCCC8D" w14:textId="38565CCB" w:rsidR="00AF2E59" w:rsidRPr="00F50814" w:rsidRDefault="00AF2E59">
      <w:pPr>
        <w:pStyle w:val="AR6BodyText"/>
        <w:rPr>
          <w:lang w:val="en-GB"/>
        </w:rPr>
      </w:pPr>
      <w:r w:rsidRPr="00F50814">
        <w:rPr>
          <w:lang w:val="en-GB"/>
        </w:rPr>
        <w:t>Based on long-term surface-based in situ observations, AR5 reported</w:t>
      </w:r>
      <w:ins w:id="2552" w:author="Lucy Cowie" w:date="2021-07-27T13:50:00Z">
        <w:r w:rsidR="00394262">
          <w:rPr>
            <w:lang w:val="en-GB"/>
          </w:rPr>
          <w:t xml:space="preserve"> a</w:t>
        </w:r>
      </w:ins>
      <w:r w:rsidRPr="00F50814">
        <w:rPr>
          <w:lang w:val="en-GB"/>
        </w:rPr>
        <w:t xml:space="preserve"> strong decline in sulphate aerosols in Europe and the USA over 1990</w:t>
      </w:r>
      <w:ins w:id="2553" w:author="Lucy Cowie" w:date="2021-07-27T13:50:00Z">
        <w:r w:rsidR="008959BB">
          <w:rPr>
            <w:lang w:val="en-GB"/>
          </w:rPr>
          <w:t>–</w:t>
        </w:r>
      </w:ins>
      <w:del w:id="2554" w:author="Lucy Cowie" w:date="2021-07-27T13:50:00Z">
        <w:r w:rsidRPr="00F50814" w:rsidDel="008959BB">
          <w:rPr>
            <w:lang w:val="en-GB"/>
          </w:rPr>
          <w:delText xml:space="preserve"> to </w:delText>
        </w:r>
      </w:del>
      <w:r w:rsidRPr="00F50814">
        <w:rPr>
          <w:lang w:val="en-GB"/>
        </w:rPr>
        <w:t>2009, with the largest decreases occurring before 2000 in Europe and post</w:t>
      </w:r>
      <w:ins w:id="2555" w:author="Lucy Cowie" w:date="2021-07-27T13:51:00Z">
        <w:r w:rsidR="00500BCF">
          <w:rPr>
            <w:lang w:val="en-GB"/>
          </w:rPr>
          <w:t>-</w:t>
        </w:r>
      </w:ins>
      <w:del w:id="2556" w:author="Lucy Cowie" w:date="2021-07-27T13:51:00Z">
        <w:r w:rsidRPr="00F50814" w:rsidDel="00500BCF">
          <w:rPr>
            <w:lang w:val="en-GB"/>
          </w:rPr>
          <w:delText xml:space="preserve"> </w:delText>
        </w:r>
      </w:del>
      <w:r w:rsidRPr="00F50814">
        <w:rPr>
          <w:lang w:val="en-GB"/>
        </w:rPr>
        <w:t xml:space="preserve">2000 in the USA. </w:t>
      </w:r>
      <w:r w:rsidRPr="00F50814">
        <w:rPr>
          <w:rFonts w:eastAsia="MS Gothic"/>
          <w:lang w:val="en-GB"/>
        </w:rPr>
        <w:t xml:space="preserve">Since AR5, </w:t>
      </w:r>
      <w:r w:rsidRPr="00F50814">
        <w:rPr>
          <w:lang w:val="en-GB"/>
        </w:rPr>
        <w:t xml:space="preserve">atmospheric measurements in conjunction with model results have provided insights into the spatial and temporal distribution of sulphate and sulphur deposition </w:t>
      </w:r>
      <w:r w:rsidRPr="00F50814">
        <w:rPr>
          <w:lang w:val="en-GB"/>
        </w:rPr>
        <w:fldChar w:fldCharType="begin" w:fldLock="1"/>
      </w:r>
      <w:r w:rsidR="00D477C7">
        <w:rPr>
          <w:lang w:val="en-GB"/>
        </w:rPr>
        <w:instrText>ADDIN CSL_CITATION { "citationItems" : [ { "id" : "ITEM-1", "itemData" : { "DOI" : "10.5194/acp-18-6847-2018", "ISSN" : "1680-7324", "abstract" : "Abstract. This study uses multi-model ensemble results of 11 models from the second phase of Task Force Hemispheric Transport of Air Pollution (HTAP II) to calculate the global sulfur (S) and nitrogen (N) deposition in 2010. Modeled wet deposition is evaluated with observation networks in North America, Europe and East Asia. The modeled results agree well with observations, with 76\u201383&amp;thinsp;% of stations being predicted within \u00b150&amp;thinsp;% of observations. The models underestimate SO42-, NO3- and NH4+ wet depositions in some European and East Asian stations but overestimate NO3- wet deposition in the eastern United States. Intercomparison with previous projects (PhotoComp, ACCMIP and HTAP I) shows that HTPA II has considerably improved the estimation of deposition at European and East Asian stations. Modeled dry deposition is generally higher than the \u201cinferential\u201d data calculated by observed concentration and modeled velocity in North America, but the inferential data have high uncertainty, too. The global S deposition is 84&amp;thinsp;Tg(S) in 2010, with 49&amp;thinsp;% in continental regions and 51&amp;thinsp;% in the ocean (19&amp;thinsp;% of which coastal). The global N deposition consists of 59&amp;thinsp;Tg(N) oxidized nitrogen (NOy) deposition and 64&amp;thinsp;Tg(N) reduced nitrogen (NHx) deposition in 2010. About 65&amp;thinsp;% of N is deposited in continental regions, and 35&amp;thinsp;% in the ocean (15&amp;thinsp;% of which coastal). The estimated outflow of pollution from land to ocean is about 4&amp;thinsp;Tg(S) for S deposition and 18&amp;thinsp;Tg(N) for N deposition. Comparing our results to the results in 2001 from HTAP I, we find that the global distributions of S and N deposition have changed considerably during the last 10 years. The global S deposition decreases 2&amp;thinsp;Tg(S) (3&amp;thinsp;%) from 2001 to 2010, with significant decreases in Europe (5&amp;thinsp;Tg(S) and 55&amp;thinsp;%), North America (3&amp;thinsp;Tg(S) and 29&amp;thinsp;%) and Russia (2&amp;thinsp;Tg(S) and 26&amp;thinsp;%), and increases in South Asia (2&amp;thinsp;Tg(S) and 42&amp;thinsp;%) and the Middle East (1&amp;thinsp;Tg(S) and 44&amp;thinsp;%). The global N deposition increases by 7&amp;thinsp;Tg(N) (6&amp;thinsp;%), mainly contributed by South Asia (5&amp;thinsp;Tg(N) and 39&amp;thinsp;%), East Asia (4&amp;thinsp;Tg(N) and 21&amp;thinsp;%) and Southeast Asia (2&amp;thinsp;Tg(N) and 21&amp;thinsp;%). The NHx deposition increases with no control policy on NH3 emission in North America. On the other hand, NOy deposition has started to dominate in East Asia (especially \u2026", "author" : [ { "dropping-particle" : "", "family" : "Tan", "given" : "Jiani", "non-dropping-particle" : "", "parse-names" : false, "suffix" : "" }, { "dropping-particle" : "", "family" : "Fu", "given" : "Joshua S.", "non-dropping-particle" : "", "parse-names" : false, "suffix" : "" }, { "dropping-particle" : "", "family" : "Dentener", "given" : "Frank", "non-dropping-particle" : "", "parse-names" : false, "suffix" : "" }, { "dropping-particle" : "", "family" : "Sun", "given" : "Jian", "non-dropping-particle" : "", "parse-names" : false, "suffix" : "" }, { "dropping-particle" : "", "family" : "Emmons", "given" : "Louisa", "non-dropping-particle" : "", "parse-names" : false, "suffix" : "" }, { "dropping-particle" : "", "family" : "Tilmes", "given" : "Simone", "non-dropping-particle" : "", "parse-names" : false, "suffix" : "" }, { "dropping-particle" : "", "family" : "Sudo", "given" : "Kengo", "non-dropping-particle" : "", "parse-names" : false, "suffix" : "" }, { "dropping-particle" : "", "family" : "Flemming", "given" : "Johannes", "non-dropping-particle" : "", "parse-names" : false, "suffix" : "" }, { "dropping-particle" : "", "family" : "Jonson", "given" : "Jan Eiof", "non-dropping-particle" : "", "parse-names" : false, "suffix" : "" }, { "dropping-particle" : "", "family" : "Gravel", "given" : "Sylvie", "non-dropping-particle" : "", "parse-names" : false, "suffix" : "" }, { "dropping-particle" : "", "family" : "Bian", "given" : "Huisheng", "non-dropping-particle" : "", "parse-names" : false, "suffix" : "" }, { "dropping-particle" : "", "family" : "Davila", "given" : "Yanko", "non-dropping-particle" : "", "parse-names" : false, "suffix" : "" }, { "dropping-particle" : "", "family" : "Henze", "given" : "Daven K.", "non-dropping-particle" : "", "parse-names" : false, "suffix" : "" }, { "dropping-particle" : "", "family" : "Lund", "given" : "Marianne T.", "non-dropping-particle" : "", "parse-names" : false, "suffix" : "" }, { "dropping-particle" : "", "family" : "Kucsera", "given" : "Tom", "non-dropping-particle" : "", "parse-names" : false, "suffix" : "" }, { "dropping-particle" : "", "family" : "Takemura", "given" : "Toshihiko", "non-dropping-particle" : "", "parse-names" : false, "suffix" : "" }, { "dropping-particle" : "", "family" : "Keating", "given" : "Terry", "non-dropping-particle" : "", "parse-names" : false, "suffix" : "" } ], "container-title" : "Atmospheric Chemistry and Physics", "id" : "ITEM-1", "issue" : "9", "issued" : { "date-parts" : [ [ "2018", "5", "16" ] ] }, "page" : "6847-6866", "title" : "Multi-model study of HTAP II on sulfur and nitrogen deposition", "translator" : [ { "dropping-particle" : "", "family" : "G3771", "given" : "", "non-dropping-particle" : "", "parse-names" : false, "suffix" : "" } ], "type" : "article-journal", "volume" : "18" }, "uris" : [ "http://www.mendeley.com/documents/?uuid=bda07580-149f-3c19-b6d7-eb1f7f5b2d36", "http://www.mendeley.com/documents/?uuid=3d6b6418-dcd6-4337-af1a-647d965f0612" ] }, { "id" : "ITEM-2", "itemData" : { "DOI" : "https://doi.org/10.1016/j.atmosenv.2013.10.060", "ISSN" : "1352-2310", "author" : [ { "dropping-particle" : "", "family" : "Vet", "given" : "Robert", "non-dropping-particle" : "", "parse-names" : false, "suffix" : "" }, { "dropping-particle" : "", "family" : "Artz", "given" : "Richard S", "non-dropping-particle" : "", "parse-names" : false, "suffix" : "" }, { "dropping-particle" : "", "family" : "Carou", "given" : "Silvina", "non-dropping-particle" : "", "parse-names" : false, "suffix" : "" }, { "dropping-particle" : "", "family" : "Shaw", "given" : "Mike", "non-dropping-particle" : "", "parse-names" : false, "suffix" : "" }, { "dropping-particle" : "", "family" : "Ro", "given" : "Chul-Un", "non-dropping-particle" : "", "parse-names" : false, "suffix" : "" }, { "dropping-particle" : "", "family" : "Aas", "given" : "Wenche", "non-dropping-particle" : "", "parse-names" : false, "suffix" : "" }, { "dropping-particle" : "", "family" : "Baker", "given" : "Alex", "non-dropping-particle" : "", "parse-names" : false, "suffix" : "" }, { "dropping-particle" : "", "family" : "Bowersox", "given" : "Van C", "non-dropping-particle" : "", "parse-names" : false, "suffix" : "" }, { "dropping-particle" : "", "family" : "Dentener", "given" : "Frank", "non-dropping-particle" : "", "parse-names" : false, "suffix" : "" }, { "dropping-particle" : "", "family" : "Galy-Lacaux", "given" : "Corinne", "non-dropping-particle" : "", "parse-names" : false, "suffix" : "" }, { "dropping-particle" : "", "family" : "Hou", "given" : "Amy", "non-dropping-particle" : "", "parse-names" : false, "suffix" : "" }, { "dropping-particle" : "", "family" : "Pienaar", "given" : "Jacobus J", "non-dropping-particle" : "", "parse-names" : false, "suffix" : "" }, { "dropping-particle" : "", "family" : "Gillett", "given" : "Robert", "non-dropping-particle" : "", "parse-names" : false, "suffix" : "" }, { "dropping-particle" : "", "family" : "Forti", "given" : "M Cristina", "non-dropping-particle" : "", "parse-names" : false, "suffix" : "" }, { "dropping-particle" : "", "family" : "Gromov", "given" : "Sergey", "non-dropping-particle" : "", "parse-names" : false, "suffix" : "" }, { "dropping-particle" : "", "family" : "Hara", "given" : "Hiroshi", "non-dropping-particle" : "", "parse-names" : false, "suffix" : "" }, { "dropping-particle" : "", "family" : "Khodzher", "given" : "Tamara", "non-dropping-particle" : "", "parse-names" : false, "suffix" : "" }, { "dropping-particle" : "", "family" : "Mahowald", "given" : "Natalie M", "non-dropping-particle" : "", "parse-names" : false, "suffix" : "" }, { "dropping-particle" : "", "family" : "Nickovic", "given" : "Slobodan", "non-dropping-particle" : "", "parse-names" : false, "suffix" : "" }, { "dropping-particle" : "", "family" : "Rao", "given" : "P S P", "non-dropping-particle" : "", "parse-names" : false, "suffix" : "" }, { "dropping-particle" : "", "family" : "Reid", "given" : "Neville W", "non-dropping-particle" : "", "parse-names" : false, "suffix" : "" } ], "container-title" : "Atmospheric Environment", "id" : "ITEM-2", "issued" : { "date-parts" : [ [ "2014" ] ] }, "page" : "3-100", "title" : "A global assessment of precipitation chemistry and deposition of sulfur, nitrogen, sea salt, base cations, organic acids, acidity and pH, and phosphorus", "translator" : [ { "dropping-particle" : "", "family" : "G3019", "given" : "", "non-dropping-particle" : "", "parse-names" : false, "suffix" : "" } ], "type" : "article-journal", "volume" : "93" }, "uris" : [ "http://www.mendeley.com/documents/?uuid=2bda2bb0-b84f-421f-a74f-edb9dd8358fc", "http://www.mendeley.com/documents/?uuid=f0c32769-a0f7-47cc-8f1d-df462f1143eb" ] }, { "id" : "ITEM-3", "itemData" : { "DOI" : "10.1038/s41598-018-37304-0", "ISSN" : "20452322", "abstract" : "The profound changes in global SO2 emissions over the last decades have affected atmospheric composition on a regional and global scale with large impact on air quality, atmospheric deposition and the radiative forcing of sulfate aerosols. Reproduction of historical atmospheric pollution levels based on global aerosol models and emission changes is crucial to prove that such models are able to predict future scenarios. Here, we analyze consistency of trends in observations of sulfur components in air and precipitation from major regional networks and estimates from six different global aerosol models from 1990 until 2015. There are large interregional differences in the sulfur trends consistently captured by the models and observations, especially for North America and Europe. Europe had the largest reductions in sulfur emissions in the first part of the period while the highest reduction came later in North America and East Asia. The uncertainties in both the emissions and the representativity of the observations are larger in Asia. However, emissions from East Asia clearly increased from 2000 to 2005 followed by a decrease, while in India a steady increase over the whole period has been observed and modelled. The agreement between a bottom-up approach, which uses emissions and process-based chemical transport models, with independent observations gives an improved confidence in the understanding of the atmospheric sulfur budget.", "author" : [ { "dropping-particle" : "", "family" : "Aas", "given" : "Wenche", "non-dropping-particle" : "", "parse-names" : false, "suffix" : "" }, { "dropping-particle" : "", "family" : "Mortier", "given" : "Augustin", "non-dropping-particle" : "", "parse-names" : false, "suffix" : "" }, { "dropping-particle" : "", "family" : "Bowersox", "given" : "Van", "non-dropping-particle" : "", "parse-names" : false, "suffix" : "" }, { "dropping-particle" : "", "family" : "Cherian", "given" : "Ribu", "non-dropping-particle" : "", "parse-names" : false, "suffix" : "" }, { "dropping-particle" : "", "family" : "Faluvegi", "given" : "Greg", "non-dropping-particle" : "", "parse-names" : false, "suffix" : "" }, { "dropping-particle" : "", "family" : "Fagerli", "given" : "Hilde", "non-dropping-particle" : "", "parse-names" : false, "suffix" : "" }, { "dropping-particle" : "", "family" : "Hand", "given" : "Jenny", "non-dropping-particle" : "", "parse-names" : false, "suffix" : "" }, { "dropping-particle" : "", "family" : "Klimont", "given" : "Zbigniew", "non-dropping-particle" : "", "parse-names" : false, "suffix" : "" }, { "dropping-particle" : "", "family" : "Galy-Lacaux", "given" : "Corinne", "non-dropping-particle" : "", "parse-names" : false, "suffix" : "" }, { "dropping-particle" : "", "family" : "Lehmann", "given" : "Christopher M.B.", "non-dropping-particle" : "", "parse-names" : false, "suffix" : "" }, { "dropping-particle" : "", "family" : "Myhre", "given" : "Cathrine Lund", "non-dropping-particle" : "", "parse-names" : false, "suffix" : "" }, { "dropping-particle" : "", "family" : "Myhre", "given" : "Gunnar", "non-dropping-particle" : "", "parse-names" : false, "suffix" : "" }, { "dropping-particle" : "", "family" : "Olivi\u00e9", "given" : "Dirk", "non-dropping-particle" : "", "parse-names" : false, "suffix" : "" }, { "dropping-particle" : "", "family" : "Sato", "given" : "Keiichi", "non-dropping-particle" : "", "parse-names" : false, "suffix" : "" }, { "dropping-particle" : "", "family" : "Quaas", "given" : "Johannes", "non-dropping-particle" : "", "parse-names" : false, "suffix" : "" }, { "dropping-particle" : "", "family" : "Rao", "given" : "P. S.P.", "non-dropping-particle" : "", "parse-names" : false, "suffix" : "" }, { "dropping-particle" : "", "family" : "Schulz", "given" : "Michael", "non-dropping-particle" : "", "parse-names" : false, "suffix" : "" }, { "dropping-particle" : "", "family" : "Shindell", "given" : "Drew", "non-dropping-particle" : "", "parse-names" : false, "suffix" : "" }, { "dropping-particle" : "", "family" : "Skeie", "given" : "Ragnhild B.", "non-dropping-particle" : "", "parse-names" : false, "suffix" : "" }, { "dropping-particle" : "", "family" : "Stein", "given" : "Ariel", "non-dropping-particle" : "", "parse-names" : false, "suffix" : "" }, { "dropping-particle" : "", "family" : "Takemura", "given" : "Toshihiko", "non-dropping-particle" : "", "parse-names" : false, "suffix" : "" }, { "dropping-particle" : "", "family" : "Tsyro", "given" : "Svetlana", "non-dropping-particle" : "", "parse-names" : false, "suffix" : "" }, { "dropping-particle" : "", "family" : "Vet", "given" : "Robert", "non-dropping-particle" : "", "parse-names" : false, "suffix" : "" }, { "dropping-particle" : "", "family" : "Xu", "given" : "Xiaobin", "non-dropping-particle" : "", "parse-names" : false, "suffix" : "" } ], "container-title" : "Scientific Reports", "id" : "ITEM-3", "issue" : "1", "issued" : { "date-parts" : [ [ "2019" ] ] }, "page" : "953", "title" : "Global and regional trends of atmospheric sulfur", "translator" : [ { "dropping-particle" : "", "family" : "G3889", "given" : "", "non-dropping-particle" : "", "parse-names" : false, "suffix" : "" } ], "type" : "article-journal", "volume" : "9" }, "uris" : [ "http://www.mendeley.com/documents/?uuid=7ca09d68-65ae-4a9d-9f61-11660c844960", "http://www.mendeley.com/documents/?uuid=0fd6ff8b-965b-498f-846a-51e53dcee40f" ] } ], "mendeley" : { "formattedCitation" : "(Vet et al., 2014; Tan et al., 2018; Aas et al., 2019)", "plainTextFormattedCitation" : "(Vet et al., 2014; Tan et al., 2018; Aas et al., 2019)", "previouslyFormattedCitation" : "(Vet et al., 2014; Tan et al., 2018; Aas et al., 2019)" }, "properties" : { "noteIndex" : 0 }, "schema" : "https://github.com/citation-style-language/schema/raw/master/csl-citation.json" }</w:instrText>
      </w:r>
      <w:r w:rsidRPr="00F50814">
        <w:rPr>
          <w:lang w:val="en-GB"/>
        </w:rPr>
        <w:fldChar w:fldCharType="separate"/>
      </w:r>
      <w:r w:rsidR="00CB33A1">
        <w:rPr>
          <w:noProof/>
          <w:lang w:val="en-US"/>
        </w:rPr>
        <w:t>(Vet et al., 2014; Tan et al., 2018; Aas et al., 2019)</w:t>
      </w:r>
      <w:r w:rsidRPr="00F50814">
        <w:rPr>
          <w:lang w:val="en-GB"/>
        </w:rPr>
        <w:fldChar w:fldCharType="end"/>
      </w:r>
      <w:r w:rsidRPr="00890F9E">
        <w:rPr>
          <w:lang w:val="en-US"/>
        </w:rPr>
        <w:t xml:space="preserve">. </w:t>
      </w:r>
      <w:r w:rsidRPr="00F50814">
        <w:rPr>
          <w:noProof/>
          <w:lang w:val="en-GB"/>
        </w:rPr>
        <w:t xml:space="preserve">The </w:t>
      </w:r>
      <w:r w:rsidRPr="004159DE">
        <w:rPr>
          <w:iCs/>
          <w:noProof/>
          <w:lang w:val="en-GB"/>
          <w:rPrChange w:id="2557" w:author="Lucy Cowie" w:date="2021-07-27T13:51:00Z">
            <w:rPr>
              <w:i/>
              <w:noProof/>
              <w:lang w:val="en-GB"/>
            </w:rPr>
          </w:rPrChange>
        </w:rPr>
        <w:t>in situ</w:t>
      </w:r>
      <w:r w:rsidRPr="00F50814">
        <w:rPr>
          <w:noProof/>
          <w:lang w:val="en-GB"/>
        </w:rPr>
        <w:t xml:space="preserve"> observations in North America and Europe reveal substantial reduction since the measurements started around 1980, </w:t>
      </w:r>
      <w:r w:rsidRPr="00F50814">
        <w:rPr>
          <w:lang w:val="en-GB"/>
        </w:rPr>
        <w:t xml:space="preserve">though the trends have not been linear through this </w:t>
      </w:r>
      <w:r w:rsidRPr="004574F7">
        <w:rPr>
          <w:lang w:val="en-GB"/>
        </w:rPr>
        <w:t>period (</w:t>
      </w:r>
      <w:r w:rsidRPr="0087315C">
        <w:rPr>
          <w:lang w:val="en-GB"/>
        </w:rPr>
        <w:t>Table 6.</w:t>
      </w:r>
      <w:r w:rsidR="004574F7" w:rsidRPr="004574F7">
        <w:rPr>
          <w:lang w:val="en-GB"/>
        </w:rPr>
        <w:t>5</w:t>
      </w:r>
      <w:r w:rsidRPr="009A59CB">
        <w:rPr>
          <w:lang w:val="en-GB"/>
        </w:rPr>
        <w:t>).</w:t>
      </w:r>
      <w:r w:rsidRPr="00F50814">
        <w:rPr>
          <w:lang w:val="en-GB"/>
        </w:rPr>
        <w:t xml:space="preserve"> Several regional studies agree with these trend estimates for Europe </w:t>
      </w:r>
      <w:commentRangeStart w:id="2558"/>
      <w:commentRangeStart w:id="2559"/>
      <w:r w:rsidRPr="00F50814">
        <w:rPr>
          <w:lang w:val="en-GB"/>
        </w:rPr>
        <w:fldChar w:fldCharType="begin" w:fldLock="1"/>
      </w:r>
      <w:r w:rsidR="00D477C7">
        <w:rPr>
          <w:lang w:val="en-GB"/>
        </w:rPr>
        <w:instrText>ADDIN CSL_CITATION { "citationItems" : [ { "id" : "ITEM-1", "itemData" : { "DOI" : "10.1038/s41598-018-37304-0", "ISSN" : "20452322", "abstract" : "The profound changes in global SO2 emissions over the last decades have affected atmospheric composition on a regional and global scale with large impact on air quality, atmospheric deposition and the radiative forcing of sulfate aerosols. Reproduction of historical atmospheric pollution levels based on global aerosol models and emission changes is crucial to prove that such models are able to predict future scenarios. Here, we analyze consistency of trends in observations of sulfur components in air and precipitation from major regional networks and estimates from six different global aerosol models from 1990 until 2015. There are large interregional differences in the sulfur trends consistently captured by the models and observations, especially for North America and Europe. Europe had the largest reductions in sulfur emissions in the first part of the period while the highest reduction came later in North America and East Asia. The uncertainties in both the emissions and the representativity of the observations are larger in Asia. However, emissions from East Asia clearly increased from 2000 to 2005 followed by a decrease, while in India a steady increase over the whole period has been observed and modelled. The agreement between a bottom-up approach, which uses emissions and process-based chemical transport models, with independent observations gives an improved confidence in the understanding of the atmospheric sulfur budget.", "author" : [ { "dropping-particle" : "", "family" : "Aas", "given" : "Wenche", "non-dropping-particle" : "", "parse-names" : false, "suffix" : "" }, { "dropping-particle" : "", "family" : "Mortier", "given" : "Augustin", "non-dropping-particle" : "", "parse-names" : false, "suffix" : "" }, { "dropping-particle" : "", "family" : "Bowersox", "given" : "Van", "non-dropping-particle" : "", "parse-names" : false, "suffix" : "" }, { "dropping-particle" : "", "family" : "Cherian", "given" : "Ribu", "non-dropping-particle" : "", "parse-names" : false, "suffix" : "" }, { "dropping-particle" : "", "family" : "Faluvegi", "given" : "Greg", "non-dropping-particle" : "", "parse-names" : false, "suffix" : "" }, { "dropping-particle" : "", "family" : "Fagerli", "given" : "Hilde", "non-dropping-particle" : "", "parse-names" : false, "suffix" : "" }, { "dropping-particle" : "", "family" : "Hand", "given" : "Jenny", "non-dropping-particle" : "", "parse-names" : false, "suffix" : "" }, { "dropping-particle" : "", "family" : "Klimont", "given" : "Zbigniew", "non-dropping-particle" : "", "parse-names" : false, "suffix" : "" }, { "dropping-particle" : "", "family" : "Galy-Lacaux", "given" : "Corinne", "non-dropping-particle" : "", "parse-names" : false, "suffix" : "" }, { "dropping-particle" : "", "family" : "Lehmann", "given" : "Christopher M.B.", "non-dropping-particle" : "", "parse-names" : false, "suffix" : "" }, { "dropping-particle" : "", "family" : "Myhre", "given" : "Cathrine Lund", "non-dropping-particle" : "", "parse-names" : false, "suffix" : "" }, { "dropping-particle" : "", "family" : "Myhre", "given" : "Gunnar", "non-dropping-particle" : "", "parse-names" : false, "suffix" : "" }, { "dropping-particle" : "", "family" : "Olivi\u00e9", "given" : "Dirk", "non-dropping-particle" : "", "parse-names" : false, "suffix" : "" }, { "dropping-particle" : "", "family" : "Sato", "given" : "Keiichi", "non-dropping-particle" : "", "parse-names" : false, "suffix" : "" }, { "dropping-particle" : "", "family" : "Quaas", "given" : "Johannes", "non-dropping-particle" : "", "parse-names" : false, "suffix" : "" }, { "dropping-particle" : "", "family" : "Rao", "given" : "P. S.P.", "non-dropping-particle" : "", "parse-names" : false, "suffix" : "" }, { "dropping-particle" : "", "family" : "Schulz", "given" : "Michael", "non-dropping-particle" : "", "parse-names" : false, "suffix" : "" }, { "dropping-particle" : "", "family" : "Shindell", "given" : "Drew", "non-dropping-particle" : "", "parse-names" : false, "suffix" : "" }, { "dropping-particle" : "", "family" : "Skeie", "given" : "Ragnhild B.", "non-dropping-particle" : "", "parse-names" : false, "suffix" : "" }, { "dropping-particle" : "", "family" : "Stein", "given" : "Ariel", "non-dropping-particle" : "", "parse-names" : false, "suffix" : "" }, { "dropping-particle" : "", "family" : "Takemura", "given" : "Toshihiko", "non-dropping-particle" : "", "parse-names" : false, "suffix" : "" }, { "dropping-particle" : "", "family" : "Tsyro", "given" : "Svetlana", "non-dropping-particle" : "", "parse-names" : false, "suffix" : "" }, { "dropping-particle" : "", "family" : "Vet", "given" : "Robert", "non-dropping-particle" : "", "parse-names" : false, "suffix" : "" }, { "dropping-particle" : "", "family" : "Xu", "given" : "Xiaobin", "non-dropping-particle" : "", "parse-names" : false, "suffix" : "" } ], "container-title" : "Scientific Reports", "id" : "ITEM-1", "issue" : "1", "issued" : { "date-parts" : [ [ "2019" ] ] }, "page" : "953", "title" : "Global and regional trends of atmospheric sulfur", "translator" : [ { "dropping-particle" : "", "family" : "G3889", "given" : "", "non-dropping-particle" : "", "parse-names" : false, "suffix" : "" } ], "type" : "article-journal", "volume" : "9" }, "uris" : [ "http://www.mendeley.com/documents/?uuid=7ca09d68-65ae-4a9d-9f61-11660c844960", "http://www.mendeley.com/documents/?uuid=9652ad2f-90d7-46d6-9234-e4584113e1a1", "http://www.mendeley.com/documents/?uuid=0fd6ff8b-965b-498f-846a-51e53dcee40f" ] }, { "id" : "ITEM-2", "itemData" : { "DOI" : "https://doi.org/10.1016/j.atmosenv.2013.10.060", "ISSN" : "1352-2310", "author" : [ { "dropping-particle" : "", "family" : "Vet", "given" : "Robert", "non-dropping-particle" : "", "parse-names" : false, "suffix" : "" }, { "dropping-particle" : "", "family" : "Artz", "given" : "Richard S", "non-dropping-particle" : "", "parse-names" : false, "suffix" : "" }, { "dropping-particle" : "", "family" : "Carou", "given" : "Silvina", "non-dropping-particle" : "", "parse-names" : false, "suffix" : "" }, { "dropping-particle" : "", "family" : "Shaw", "given" : "Mike", "non-dropping-particle" : "", "parse-names" : false, "suffix" : "" }, { "dropping-particle" : "", "family" : "Ro", "given" : "Chul-Un", "non-dropping-particle" : "", "parse-names" : false, "suffix" : "" }, { "dropping-particle" : "", "family" : "Aas", "given" : "Wenche", "non-dropping-particle" : "", "parse-names" : false, "suffix" : "" }, { "dropping-particle" : "", "family" : "Baker", "given" : "Alex", "non-dropping-particle" : "", "parse-names" : false, "suffix" : "" }, { "dropping-particle" : "", "family" : "Bowersox", "given" : "Van C", "non-dropping-particle" : "", "parse-names" : false, "suffix" : "" }, { "dropping-particle" : "", "family" : "Dentener", "given" : "Frank", "non-dropping-particle" : "", "parse-names" : false, "suffix" : "" }, { "dropping-particle" : "", "family" : "Galy-Lacaux", "given" : "Corinne", "non-dropping-particle" : "", "parse-names" : false, "suffix" : "" }, { "dropping-particle" : "", "family" : "Hou", "given" : "Amy", "non-dropping-particle" : "", "parse-names" : false, "suffix" : "" }, { "dropping-particle" : "", "family" : "Pienaar", "given" : "Jacobus J", "non-dropping-particle" : "", "parse-names" : false, "suffix" : "" }, { "dropping-particle" : "", "family" : "Gillett", "given" : "Robert", "non-dropping-particle" : "", "parse-names" : false, "suffix" : "" }, { "dropping-particle" : "", "family" : "Forti", "given" : "M Cristina", "non-dropping-particle" : "", "parse-names" : false, "suffix" : "" }, { "dropping-particle" : "", "family" : "Gromov", "given" : "Sergey", "non-dropping-particle" : "", "parse-names" : false, "suffix" : "" }, { "dropping-particle" : "", "family" : "Hara", "given" : "Hiroshi", "non-dropping-particle" : "", "parse-names" : false, "suffix" : "" }, { "dropping-particle" : "", "family" : "Khodzher", "given" : "Tamara", "non-dropping-particle" : "", "parse-names" : false, "suffix" : "" }, { "dropping-particle" : "", "family" : "Mahowald", "given" : "Natalie M", "non-dropping-particle" : "", "parse-names" : false, "suffix" : "" }, { "dropping-particle" : "", "family" : "Nickovic", "given" : "Slobodan", "non-dropping-particle" : "", "parse-names" : false, "suffix" : "" }, { "dropping-particle" : "", "family" : "Rao", "given" : "P S P", "non-dropping-particle" : "", "parse-names" : false, "suffix" : "" }, { "dropping-particle" : "", "family" : "Reid", "given" : "Neville W", "non-dropping-particle" : "", "parse-names" : false, "suffix" : "" } ], "container-title" : "Atmospheric Environment", "id" : "ITEM-2", "issued" : { "date-parts" : [ [ "2014" ] ] }, "page" : "3-100", "title" : "A global assessment of precipitation chemistry and deposition of sulfur, nitrogen, sea salt, base cations, organic acids, acidity and pH, and phosphorus", "translator" : [ { "dropping-particle" : "", "family" : "G3019", "given" : "", "non-dropping-particle" : "", "parse-names" : false, "suffix" : "" } ], "type" : "article-journal", "volume" : "93" }, "uris" : [ "http://www.mendeley.com/documents/?uuid=f0c32769-a0f7-47cc-8f1d-df462f1143eb", "http://www.mendeley.com/documents/?uuid=2bda2bb0-b84f-421f-a74f-edb9dd8358fc", "http://www.mendeley.com/documents/?uuid=c5b78fe1-b643-4068-a946-21e4ac216eff" ] } ], "mendeley" : { "formattedCitation" : "(Vet et al., 2014; Aas et al., 2019)", "manualFormatting" : "(Banzhaf et al., 2015b; Theobald et al., 2019)", "plainTextFormattedCitation" : "(Vet et al., 2014; Aas et al., 2019)", "previouslyFormattedCitation" : "(Vet et al., 2014; Aas et al., 2019)" }, "properties" : { "noteIndex" : 0 }, "schema" : "https://github.com/citation-style-language/schema/raw/master/csl-citation.json" }</w:instrText>
      </w:r>
      <w:r w:rsidRPr="00F50814">
        <w:rPr>
          <w:lang w:val="en-GB"/>
        </w:rPr>
        <w:fldChar w:fldCharType="separate"/>
      </w:r>
      <w:r w:rsidR="00CB33A1">
        <w:rPr>
          <w:noProof/>
          <w:lang w:val="en-GB"/>
        </w:rPr>
        <w:t>(Banzhaf et al., 2015b; Theobald et al., 2019)</w:t>
      </w:r>
      <w:r w:rsidRPr="00F50814">
        <w:rPr>
          <w:lang w:val="en-GB"/>
        </w:rPr>
        <w:fldChar w:fldCharType="end"/>
      </w:r>
      <w:commentRangeEnd w:id="2558"/>
      <w:r w:rsidR="00CB33A1">
        <w:rPr>
          <w:rStyle w:val="Marquedecommentaire"/>
        </w:rPr>
        <w:commentReference w:id="2558"/>
      </w:r>
      <w:commentRangeEnd w:id="2559"/>
      <w:r w:rsidR="00910E82">
        <w:rPr>
          <w:rStyle w:val="Marquedecommentaire"/>
        </w:rPr>
        <w:commentReference w:id="2559"/>
      </w:r>
      <w:r w:rsidRPr="00F50814">
        <w:rPr>
          <w:lang w:val="en-GB"/>
        </w:rPr>
        <w:t xml:space="preserve"> and North America </w:t>
      </w:r>
      <w:del w:id="2560" w:author="Robin Matthews" w:date="2021-07-08T16:15:00Z">
        <w:r w:rsidRPr="00F50814" w:rsidDel="00910E82">
          <w:rPr>
            <w:lang w:val="en-GB"/>
          </w:rPr>
          <w:delText>(</w:delText>
        </w:r>
      </w:del>
      <w:commentRangeStart w:id="2561"/>
      <w:commentRangeStart w:id="2562"/>
      <w:r w:rsidRPr="00F50814">
        <w:rPr>
          <w:lang w:val="en-GB"/>
        </w:rPr>
        <w:fldChar w:fldCharType="begin" w:fldLock="1"/>
      </w:r>
      <w:ins w:id="2563" w:author="Robin Matthews" w:date="2021-07-08T16:15:00Z">
        <w:r w:rsidR="00910E82">
          <w:rPr>
            <w:lang w:val="en-GB"/>
          </w:rPr>
          <w:instrText>ADDIN CSL_CITATION { "citationItems" : [ { "id" : "ITEM-1", "itemData" : { "DOI" : "10.5194/acp-19-379-2019", "ISSN" : "16807324", "abstract" : "The wet deposition of nitrogen and sulfur in Europe for the period 1990-2010 was estimated by six atmospheric chemistry transport models (CHIMERE, CMAQ, EMEP MSC-W, LOTOS-EUROS, MATCH and MINNI) within the framework of the EURODELTA-Trends model intercomparison. The simulated wet deposition and its trends for two 11-year periods (1990-2000 and 2000-2010) were evaluated using data from observations from the EMEP European monitoring network. For annual wet deposition of oxidised nitrogen (WNOx), model bias was within 30% of the average of the observations for most models. There was a tendency for most models to underestimate annual wet deposition of reduced nitrogen (WNHx), although the model bias was within 40% of the average of the observations. Model bias for WNHx was inversely correlated with model bias for atmospheric concentrations of NH 3 + NH 4+ , suggesting that an underestimation of wet deposition partially contributed to an overestimation of atmospheric concentrations. Model bias was also within about 40% of the average of the observations for the annual wet deposition of sulfur (WSOx) for most models. Decreasing trends in WNOx were observed at most sites for both 11-year periods, with larger trends, on average, for the second period. The models also estimated predominantly decreasing trends at the monitoring sites and all but one of the models estimated larger trends, on average, for the second period. Decreasing trends were also observed at most sites for WNHx, although larger trends, on average, were observed for the first period. This pattern was not reproduced by the models, which estimated smaller decreasing trends, on average, than those observed or even small increasing trends. The largest observed trends were for WSOx, with decreasing trends at more than 80% of the sites. On average, the observed trends were larger for the first period. All models were able to reproduce this pattern, although some models underestimated the trends (by up to a factor of 4) and others overestimated them (by up to 40 %), on average. These biases in modelled trends were directly related to the tendency of the models to under-or overestimate annual wet deposition and were smaller for the relative trends (expressed as %yr -1 relative to the deposition at the start of the period). The fact that model biases were fairly constant throughout the time series makes it possible to improve the predictions of wet deposition for future scenarios by adjusting the model \u2026", "author" : [ { "dropping-particle" : "", "family" : "Theobald", "given" : "Mark R.", "non-dropping-particle" : "", "parse-names" : false, "suffix" : "" }, { "dropping-particle" : "", "family" : "Vivanco", "given" : "Marta G.", "non-dropping-particle" : "", "parse-names" : false, "suffix" : "" }, { "dropping-particle" : "", "family" : "Aas", "given" : "Wenche", "non-dropping-particle" : "", "parse-names" : false, "suffix" : "" }, { "dropping-particle" : "", "family" : "Andersson", "given" : "Camilla", "non-dropping-particle" : "", "parse-names" : false, "suffix" : "" }, { "dropping-particle" : "", "family" : "Ciarelli", "given" : "Giancarlo", "non-dropping-particle" : "", "parse-names" : false, "suffix" : "" }, { "dropping-particle" : "", "family" : "Couvidat", "given" : "Florian", "non-dropping-particle" : "", "parse-names" : false, "suffix" : "" }, { "dropping-particle" : "", "family" : "Cuvelier", "given" : "Kees", "non-dropping-particle" : "", "parse-names" : false, "suffix" : "" }, { "dropping-particle" : "", "family" : "Manders", "given" : "Astrid", "non-dropping-particle" : "", "parse-names" : false, "suffix" : "" }, { "dropping-particle" : "", "family" : "Mircea", "given" : "Mihaela", "non-dropping-particle" : "", "parse-names" : false, "suffix" : "" }, { "dropping-particle" : "", "family" : "Pay", "given" : "Maria Teresa", "non-dropping-particle" : "", "parse-names" : false, "suffix" : "" }, { "dropping-particle" : "", "family" : "Tsyro", "given" : "Svetlana", "non-dropping-particle" : "", "parse-names" : false, "suffix" : "" }, { "dropping-particle" : "", "family" : "Adani", "given" : "Mario", "non-dropping-particle" : "", "parse-names" : false, "suffix" : "" }, { "dropping-particle" : "", "family" : "Bergstr\u00f6m", "given" : "Robert", "non-dropping-particle" : "", "parse-names" : false, "suffix" : "" }, { "dropping-particle" : "", "family" : "Bessagnet", "given" : "Bertrand", "non-dropping-particle" : "", "parse-names" : false, "suffix" : "" }, { "dropping-particle" : "", "family" : "Briganti", "given" : "Gino", "non-dropping-particle" : "", "parse-names" : false, "suffix" : "" }, { "dropping-particle" : "", "family" : "Cappelletti", "given" : "Andrea", "non-dropping-particle" : "", "parse-names" : false, "suffix" : "" }, { "dropping-particle" : "", "family" : "D'Isidoro", "given" : "Massimo", "non-dropping-particle" : "", "parse-names" : false, "suffix" : "" }, { "dropping-particle" : "", "family" : "Fagerli", "given" : "Hilde", "non-dropping-particle" : "", "parse-names" : false, "suffix" : "" }, { "dropping-particle" : "", "family" : "Mar", "given" : "Kathleen", "non-dropping-particle" : "", "parse-names" : false, "suffix" : "" }, { "dropping-particle" : "", "family" : "Otero", "given" : "Noelia", "non-dropping-particle" : "", "parse-names" : false, "suffix" : "" }, { "dropping-particle" : "", "family" : "Raffort", "given" : "Valentin", "non-dropping-particle" : "", "parse-names" : false, "suffix" : "" }, { "dropping-particle" : "", "family" : "Roustan", "given" : "Yelva", "non-dropping-particle" : "", "parse-names" : false, "suffix" : "" }, { "dropping-particle" : "", "family" : "Schaap", "given" : "Martijn", "non-dropping-particle" : "", "parse-names" : false, "suffix" : "" }, { "dropping-particle" : "", "family" : "Wind", "given" : "Peter", "non-dropping-particle" : "", "parse-names" : false, "suffix" : "" }, { "dropping-particle" : "", "family" : "Colette", "given" : "Augustin", "non-dropping-particle" : "", "parse-names" : false, "suffix" : "" } ], "container-title" : "Atmospheric Chemistry and Physics", "id" : "ITEM-1", "issue" : "1", "issued" : { "date-parts" : [ [ "2019", "1" ] ] }, "page" : "379-405", "publisher" : "Copernicus Publications", "title" : "An evaluation of European nitrogen and sulfur wet deposition and their trends estimated by six chemistry transport models for the period 1990-2010", "translator" : [ { "dropping-particle" : "", "family" : "G3900", "given" : "", "non-dropping-particle" : "", "parse-names" : false, "suffix" : "" } ], "type" : "article-journal", "volume" : "19" }, "uris" : [ "http://www.mendeley.com/documents/?uuid=e9640472-a639-4d72-ad24-d72159f2b05c", "http://www.mendeley.com/documents/?uuid=4e998bec-4383-491b-b354-3e7baf6dd5ba", "http://www.mendeley.com/documents/?uuid=7c55fc51-dc61-4731-9155-5239b3121317" ] }, { "id" : "ITEM-2", "itemData" : { "DOI" : "10.5194/acp-12-5447-2012", "ISSN" : "16807316", "abstract" : "&lt;p&gt;&lt;strong&gt;Abstract.&lt;/strong&gt; European scale harmonized monitoring of atmospheric composition was initiated in the early 1970s, and the activity has generated a comprehensive dataset (available at &lt;a href=\"http://www.emep.int\"target=\"_blank\"&gt;http://www.emep.int&lt;/a&gt;) which allows the evaluation of regional and spatial trends of air pollution during a period of nearly 40 yr. Results from the monitoring made within EMEP, the European Monitoring and Evaluation Programme, show large reductions in ambient concentrations and deposition of sulphur species during the last decades. Reductions are in the order of 70\u201390% since the year 1980, and correspond well with reported emission changes. Also reduction in emissions of nitrogen oxides (NO&lt;sub&gt;x&lt;/sub&gt;) are reflected in the measurements, with an average decrease of nitrogen dioxide and nitrate in precipitation by about 23% and 25% respectively since 1990. Only minor reductions are however seen since the late 1990s. The concentrations of total nitrate in air have decreased on average only by 8% since 1990, and fewer sites show a significant trend. A majority of the EMEP sites show a decreasing trend in reduced nitrogen both in air and precipitation on the order of 25% since 1990. Deposition of base cations has decreased during the past 30 yr, and the pH in precipitation has increased across Europe. Large inter annual variations in the particulate matter mass concentrations reflect meteorological variability, but still there is a relatively clear overall decrease at several sites during the last decade. With few observations going back to the 1990s, the observed chemical composition is applied to document a change in particulate matter (PM) mass even since 1980. These data indicate an overall reduction of about 5 \u03bcg m&lt;sup&gt;\u22123&lt;/sup&gt; from sulphate alone. Despite the significant reductions in sulphur emissions, sulphate still remains one of the single most important compounds contributing to regional scale aerosol mass concentration. Long-term ozone trends at EMEP sites show a mixed pattern. The year-to-year variability in ozone due to varying meteorological conditions is substantial, making it hard to separate the trends caused by emission change from other effects. For the Nordic countries the data indicate a reduced occurrence of very low concentrations. The most pronounced change in the frequency distribution is seen at sites in the UK and the Netherlands, showing a reduction in the higher values. Smaller changes a\u2026", "author" : [ { "dropping-particle" : "", "family" : "T\u00f8rseth", "given" : "K.", "non-dropping-particle" : "", "parse-names" : false, "suffix" : "" }, { "dropping-particle" : "", "family" : "Aas", "given" : "W.", "non-dropping-particle" : "", "parse-names" : false, "suffix" : "" }, { "dropping-particle" : "", "family" : "Breivik", "given" : "K.", "non-dropping-particle" : "", "parse-names" : false, "suffix" : "" }, { "dropping-particle" : "", "family" : "Fjeraa", "given" : "A. M.", "non-dropping-particle" : "", "parse-names" : false, "suffix" : "" }, { "dropping-particle" : "", "family" : "Fiebig", "given" : "M.", "non-dropping-particle" : "", "parse-names" : false, "suffix" : "" }, { "dropping-particle" : "", "family" : "Hjellbrekke", "given" : "A. G.", "non-dropping-particle" : "", "parse-names" : false, "suffix" : "" }, { "dropping-particle" : "", "family" : "Lund Myhre", "given" : "C.", "non-dropping-particle" : "", "parse-names" : false, "suffix" : "" }, { "dropping-particle" : "", "family" : "Solberg", "given" : "S.", "non-dropping-particle" : "", "parse-names" : false, "suffix" : "" }, { "dropping-particle" : "", "family" : "Yttri", "given" : "K. E.", "non-dropping-particle" : "", "parse-names" : false, "suffix" : "" } ], "container-title" : "Atmospheric Chemistry and Physics", "id" : "ITEM-2", "issue" : "12", "issued" : { "date-parts" : [ [ "2012" ] ] }, "page" : "5447-5481", "title" : "Introduction to the European Monitoring and Evaluation Programme (EMEP) and observed atmospheric composition change during 1972-2009", "translator" : [ { "dropping-particle" : "", "family" : "G3757", "given" : "", "non-dropping-particle" : "", "parse-names" : false, "suffix" : "" } ], "type" : "article-journal", "volume" : "12" }, "uris" : [ "http://www.mendeley.com/documents/?uuid=9f7f26e3-87a5-41c7-b77c-34d805a7b12b", "http://www.mendeley.com/documents/?uuid=965a59cd-904f-4e4b-9501-3610d1b08fd6", "http://www.mendeley.com/documents/?uuid=278d1e18-a718-423b-96c9-9b19037e4aa5" ] }, { "id" : "ITEM-3", "itemData" : { "DOI" : "10.5194/gmd-8-1047-2015", "ISSN" : "19919603", "abstract" : "In this study we present a dynamic model evaluation of chemistry transport model LOTOS-EUROS (LOng Term Ozone Simulation - EURopean Operational Smog) to analyse the ability of the model to reproduce observed non-linear responses to emission changes and interannual variability of secondary inorganic aerosol (SIA) and its precursors over Europe from 1990 to 2009. The 20 year simulation was performed using a consistent set of meteorological data provided by RACMO2 (Regional Atmospheric Climate MOdel). Observations at European rural background sites have been used as a reference for the model evaluation. To ensure the consistency of the used observational data, stringent selection criteria were applied, including a comprehensive visual screening to remove suspicious data from the analysis. The LOTOS-EUROS model was able to capture a large part of the seasonal and interannual variability of SIA and its precursors' concentrations. The dynamic evaluation has shown that the model is able to simulate the declining trends observed for all considered sulfur and nitrogen components following the implementation of emission abatement strategies for SIA precursors over Europe. Both the observations and the model show the largest part of the decline in the 1990s, while smaller concentration changes and an increasing number of non-significant trends are observed and modelled between 2000 and 2009. Furthermore, the results confirm former studies showing that the observed trends in sulfate and total nitrate concentrations from 1990 to 2009 are lower than the trends in precursor emissions and precursor concentrations. The model captured well these non-linear responses to the emission changes. Using the LOTOS-EUROS source apportionment module, trends in the formation efficiency of SIA have been quantified for four European regions. The exercise has revealed a 20-50% more efficient sulfate formation in 2009 compared to 1990 and an up to 20% more efficient nitrate formation per unit nitrogen oxide emission, which added to the explanation of the non-linear responses. However, we have also identified some weaknesses in the model and the input data. LOTOS-EUROS underestimates the observed nitrogen dioxide concentrations throughout the whole time period, while it overestimates the observed nitrogen dioxide concentration trends. Moreover, model results suggest that the emission information of the early 1990s used in this study needs to be improved concerning magnitude and spatial \u2026", "author" : [ { "dropping-particle" : "", "family" : "Banzhaf", "given" : "S.", "non-dropping-particle" : "", "parse-names" : false, "suffix" : "" }, { "dropping-particle" : "", "family" : "Schaap", "given" : "M.", "non-dropping-particle" : "", "parse-names" : false, "suffix" : "" }, { "dropping-particle" : "", "family" : "Kranenburg", "given" : "R.", "non-dropping-particle" : "", "parse-names" : false, "suffix" : "" }, { "dropping-particle" : "", "family" : "Manders", "given" : "A. M.M.", "non-dropping-particle" : "", "parse-names" : false, "suffix" : "" }, { "dropping-particle" : "", "family" : "Segers", "given" : "A. J.", "non-dropping-particle" : "", "parse-names" : false, "suffix" : "" }, { "dropping-particle" : "", "family" : "Visschedijk", "given" : "A. J.H.", "non-dropping-particle" : "", "parse-names" : false, "suffix" : "" }, { "dropping-particle" : "", "family" : "Gon", "given" : "H. A.C.Denier", "non-dropping-particle" : "Van Der", "parse-names" : false, "suffix" : "" }, { "dropping-particle" : "", "family" : "Kuenen", "given" : "J. J.P.", "non-dropping-particle" : "", "parse-names" : false, "suffix" : "" }, { "dropping-particle" : "", "family" : "Meijgaard", "given" : "E.", "non-dropping-particle" : "Van", "parse-names" : false, "suffix" : "" }, { "dropping-particle" : "", "family" : "Ulft", "given" : "L. H.", "non-dropping-particle" : "Van", "parse-names" : false, "suffix" : "" }, { "dropping-particle" : "", "family" : "Cofala", "given" : "J.", "non-dropping-particle" : "", "parse-names" : false, "suffix" : "" }, { "dropping-particle" : "", "family" : "Builtjes", "given" : "P. J.H.", "non-dropping-particle" : "", "parse-names" : false, "suffix" : "" } ], "container-title" : "Geoscientific Model Development", "id" : "ITEM-3", "issue" : "4", "issued" : { "date-parts" : [ [ "2015", "4" ] ] }, "page" : "1047-1070", "title" : "Dynamic model evaluation for secondary inorganic aerosol and its precursors over Europe between 1990 and 2009", "translator" : [ { "dropping-particle" : "", "family" : "G3922", "given" : "", "non-dropping-particle" : "", "parse-names" : false, "suffix" : "" } ], "type" : "article-journal", "volume" : "8" }, "uris" : [ "http://www.mendeley.com/documents/?uuid=09c9b1c0-d858-48f4-968c-831a8e02fc65", "http://www.mendeley.com/documents/?uuid=6526870a-2a83-41fa-8349-0def9351d32d", "http://www.mendeley.com/documents/?uuid=20576581-74a5-4c26-9506-4d622ecd7187" ] } ], "mendeley" : { "formattedCitation" : "(T\u00f8rseth et al., 2012; Banzhaf et al., 2015; Theobald et al., 2019)", "manualFormatting" : "(Sickles II and Shadwick, 2015; Paulot et al., 2016a)", "plainTextFormattedCitation" : "(T\u00f8rseth et al., 2012; Banzhaf et al., 2015; Theobald et al., 2019)", "previouslyFormattedCitation" : "(T\u00f8rseth et al., 2012; Banzhaf et al., 2015; Theobald et al., 2019)" }, "properties" : { "noteIndex" : 0 }, "schema" : "https://github.com/citation-style-language/schema/raw/master/csl-citation.json" }</w:instrText>
        </w:r>
      </w:ins>
      <w:del w:id="2564" w:author="Robin Matthews" w:date="2021-07-08T16:15:00Z">
        <w:r w:rsidR="00D477C7" w:rsidDel="00910E82">
          <w:rPr>
            <w:lang w:val="en-GB"/>
          </w:rPr>
          <w:delInstrText>ADDIN CSL_CITATION { "citationItems" : [ { "id" : "ITEM-1", "itemData" : { "DOI" : "10.5194/acp-19-379-2019", "ISSN" : "16807324", "abstract" : "The wet deposition of nitrogen and sulfur in Europe for the period 1990-2010 was estimated by six atmospheric chemistry transport models (CHIMERE, CMAQ, EMEP MSC-W, LOTOS-EUROS, MATCH and MINNI) within the framework of the EURODELTA-Trends model intercomparison. The simulated wet deposition and its trends for two 11-year periods (1990-2000 and 2000-2010) were evaluated using data from observations from the EMEP European monitoring network. For annual wet deposition of oxidised nitrogen (WNOx), model bias was within 30% of the average of the observations for most models. There was a tendency for most models to underestimate annual wet deposition of reduced nitrogen (WNHx), although the model bias was within 40% of the average of the observations. Model bias for WNHx was inversely correlated with model bias for atmospheric concentrations of NH 3 + NH 4+ , suggesting that an underestimation of wet deposition partially contributed to an overestimation of atmospheric concentrations. Model bias was also within about 40% of the average of the observations for the annual wet deposition of sulfur (WSOx) for most models. Decreasing trends in WNOx were observed at most sites for both 11-year periods, with larger trends, on average, for the second period. The models also estimated predominantly decreasing trends at the monitoring sites and all but one of the models estimated larger trends, on average, for the second period. Decreasing trends were also observed at most sites for WNHx, although larger trends, on average, were observed for the first period. This pattern was not reproduced by the models, which estimated smaller decreasing trends, on average, than those observed or even small increasing trends. The largest observed trends were for WSOx, with decreasing trends at more than 80% of the sites. On average, the observed trends were larger for the first period. All models were able to reproduce this pattern, although some models underestimated the trends (by up to a factor of 4) and others overestimated them (by up to 40 %), on average. These biases in modelled trends were directly related to the tendency of the models to under-or overestimate annual wet deposition and were smaller for the relative trends (expressed as %yr -1 relative to the deposition at the start of the period). The fact that model biases were fairly constant throughout the time series makes it possible to improve the predictions of wet deposition for future scenarios by adjusting the model \u2026", "author" : [ { "dropping-particle" : "", "family" : "Theobald", "given" : "Mark R.", "non-dropping-particle" : "", "parse-names" : false, "suffix" : "" }, { "dropping-particle" : "", "family" : "Vivanco", "given" : "Marta G.", "non-dropping-particle" : "", "parse-names" : false, "suffix" : "" }, { "dropping-particle" : "", "family" : "Aas", "given" : "Wenche", "non-dropping-particle" : "", "parse-names" : false, "suffix" : "" }, { "dropping-particle" : "", "family" : "Andersson", "given" : "Camilla", "non-dropping-particle" : "", "parse-names" : false, "suffix" : "" }, { "dropping-particle" : "", "family" : "Ciarelli", "given" : "Giancarlo", "non-dropping-particle" : "", "parse-names" : false, "suffix" : "" }, { "dropping-particle" : "", "family" : "Couvidat", "given" : "Florian", "non-dropping-particle" : "", "parse-names" : false, "suffix" : "" }, { "dropping-particle" : "", "family" : "Cuvelier", "given" : "Kees", "non-dropping-particle" : "", "parse-names" : false, "suffix" : "" }, { "dropping-particle" : "", "family" : "Manders", "given" : "Astrid", "non-dropping-particle" : "", "parse-names" : false, "suffix" : "" }, { "dropping-particle" : "", "family" : "Mircea", "given" : "Mihaela", "non-dropping-particle" : "", "parse-names" : false, "suffix" : "" }, { "dropping-particle" : "", "family" : "Pay", "given" : "Maria Teresa", "non-dropping-particle" : "", "parse-names" : false, "suffix" : "" }, { "dropping-particle" : "", "family" : "Tsyro", "given" : "Svetlana", "non-dropping-particle" : "", "parse-names" : false, "suffix" : "" }, { "dropping-particle" : "", "family" : "Adani", "given" : "Mario", "non-dropping-particle" : "", "parse-names" : false, "suffix" : "" }, { "dropping-particle" : "", "family" : "Bergstr\u00f6m", "given" : "Robert", "non-dropping-particle" : "", "parse-names" : false, "suffix" : "" }, { "dropping-particle" : "", "family" : "Bessagnet", "given" : "Bertrand", "non-dropping-particle" : "", "parse-names" : false, "suffix" : "" }, { "dropping-particle" : "", "family" : "Briganti", "given" : "Gino", "non-dropping-particle" : "", "parse-names" : false, "suffix" : "" }, { "dropping-particle" : "", "family" : "Cappelletti", "given" : "Andrea", "non-dropping-particle" : "", "parse-names" : false, "suffix" : "" }, { "dropping-particle" : "", "family" : "D'Isidoro", "given" : "Massimo", "non-dropping-particle" : "", "parse-names" : false, "suffix" : "" }, { "dropping-particle" : "", "family" : "Fagerli", "given" : "Hilde", "non-dropping-particle" : "", "parse-names" : false, "suffix" : "" }, { "dropping-particle" : "", "family" : "Mar", "given" : "Kathleen", "non-dropping-particle" : "", "parse-names" : false, "suffix" : "" }, { "dropping-particle" : "", "family" : "Otero", "given" : "Noelia", "non-dropping-particle" : "", "parse-names" : false, "suffix" : "" }, { "dropping-particle" : "", "family" : "Raffort", "given" : "Valentin", "non-dropping-particle" : "", "parse-names" : false, "suffix" : "" }, { "dropping-particle" : "", "family" : "Roustan", "given" : "Yelva", "non-dropping-particle" : "", "parse-names" : false, "suffix" : "" }, { "dropping-particle" : "", "family" : "Schaap", "given" : "Martijn", "non-dropping-particle" : "", "parse-names" : false, "suffix" : "" }, { "dropping-particle" : "", "family" : "Wind", "given" : "Peter", "non-dropping-particle" : "", "parse-names" : false, "suffix" : "" }, { "dropping-particle" : "", "family" : "Colette", "given" : "Augustin", "non-dropping-particle" : "", "parse-names" : false, "suffix" : "" } ], "container-title" : "Atmospheric Chemistry and Physics", "id" : "ITEM-1", "issue" : "1", "issued" : { "date-parts" : [ [ "2019", "1" ] ] }, "page" : "379-405", "publisher" : "Copernicus Publications", "title" : "An evaluation of European nitrogen and sulfur wet deposition and their trends estimated by six chemistry transport models for the period 1990-2010", "translator" : [ { "dropping-particle" : "", "family" : "G3900", "given" : "", "non-dropping-particle" : "", "parse-names" : false, "suffix" : "" } ], "type" : "article-journal", "volume" : "19" }, "uris" : [ "http://www.mendeley.com/documents/?uuid=e9640472-a639-4d72-ad24-d72159f2b05c", "http://www.mendeley.com/documents/?uuid=4e998bec-4383-491b-b354-3e7baf6dd5ba", "http://www.mendeley.com/documents/?uuid=7c55fc51-dc61-4731-9155-5239b3121317" ] }, { "id" : "ITEM-2", "itemData" : { "DOI" : "10.5194/acp-12-5447-2012", "ISSN" : "16807316", "abstract" : "&lt;p&gt;&lt;strong&gt;Abstract.&lt;/strong&gt; European scale harmonized monitoring of atmospheric composition was initiated in the early 1970s, and the activity has generated a comprehensive dataset (available at &lt;a href=\"http://www.emep.int\"target=\"_blank\"&gt;http://www.emep.int&lt;/a&gt;) which allows the evaluation of regional and spatial trends of air pollution during a period of nearly 40 yr. Results from the monitoring made within EMEP, the European Monitoring and Evaluation Programme, show large reductions in ambient concentrations and deposition of sulphur species during the last decades. Reductions are in the order of 70\u201390% since the year 1980, and correspond well with reported emission changes. Also reduction in emissions of nitrogen oxides (NO&lt;sub&gt;x&lt;/sub&gt;) are reflected in the measurements, with an average decrease of nitrogen dioxide and nitrate in precipitation by about 23% and 25% respectively since 1990. Only minor reductions are however seen since the late 1990s. The concentrations of total nitrate in air have decreased on average only by 8% since 1990, and fewer sites show a significant trend. A majority of the EMEP sites show a decreasing trend in reduced nitrogen both in air and precipitation on the order of 25% since 1990. Deposition of base cations has decreased during the past 30 yr, and the pH in precipitation has increased across Europe. Large inter annual variations in the particulate matter mass concentrations reflect meteorological variability, but still there is a relatively clear overall decrease at several sites during the last decade. With few observations going back to the 1990s, the observed chemical composition is applied to document a change in particulate matter (PM) mass even since 1980. These data indicate an overall reduction of about 5 \u03bcg m&lt;sup&gt;\u22123&lt;/sup&gt; from sulphate alone. Despite the significant reductions in sulphur emissions, sulphate still remains one of the single most important compounds contributing to regional scale aerosol mass concentration. Long-term ozone trends at EMEP sites show a mixed pattern. The year-to-year variability in ozone due to varying meteorological conditions is substantial, making it hard to separate the trends caused by emission change from other effects. For the Nordic countries the data indicate a reduced occurrence of very low concentrations. The most pronounced change in the frequency distribution is seen at sites in the UK and the Netherlands, showing a reduction in the higher values. Smaller changes a\u2026", "author" : [ { "dropping-particle" : "", "family" : "T\u00f8rseth", "given" : "K.", "non-dropping-particle" : "", "parse-names" : false, "suffix" : "" }, { "dropping-particle" : "", "family" : "Aas", "given" : "W.", "non-dropping-particle" : "", "parse-names" : false, "suffix" : "" }, { "dropping-particle" : "", "family" : "Breivik", "given" : "K.", "non-dropping-particle" : "", "parse-names" : false, "suffix" : "" }, { "dropping-particle" : "", "family" : "Fjeraa", "given" : "A. M.", "non-dropping-particle" : "", "parse-names" : false, "suffix" : "" }, { "dropping-particle" : "", "family" : "Fiebig", "given" : "M.", "non-dropping-particle" : "", "parse-names" : false, "suffix" : "" }, { "dropping-particle" : "", "family" : "Hjellbrekke", "given" : "A. G.", "non-dropping-particle" : "", "parse-names" : false, "suffix" : "" }, { "dropping-particle" : "", "family" : "Lund Myhre", "given" : "C.", "non-dropping-particle" : "", "parse-names" : false, "suffix" : "" }, { "dropping-particle" : "", "family" : "Solberg", "given" : "S.", "non-dropping-particle" : "", "parse-names" : false, "suffix" : "" }, { "dropping-particle" : "", "family" : "Yttri", "given" : "K. E.", "non-dropping-particle" : "", "parse-names" : false, "suffix" : "" } ], "container-title" : "Atmospheric Chemistry and Physics", "id" : "ITEM-2", "issue" : "12", "issued" : { "date-parts" : [ [ "2012" ] ] }, "page" : "5447-5481", "title" : "Introduction to the European Monitoring and Evaluation Programme (EMEP) and observed atmospheric composition change during 1972-2009", "translator" : [ { "dropping-particle" : "", "family" : "G3757", "given" : "", "non-dropping-particle" : "", "parse-names" : false, "suffix" : "" } ], "type" : "article-journal", "volume" : "12" }, "uris" : [ "http://www.mendeley.com/documents/?uuid=9f7f26e3-87a5-41c7-b77c-34d805a7b12b", "http://www.mendeley.com/documents/?uuid=965a59cd-904f-4e4b-9501-3610d1b08fd6", "http://www.mendeley.com/documents/?uuid=278d1e18-a718-423b-96c9-9b19037e4aa5" ] }, { "id" : "ITEM-3", "itemData" : { "DOI" : "10.5194/gmd-8-1047-2015", "ISSN" : "19919603", "abstract" : "In this study we present a dynamic model evaluation of chemistry transport model LOTOS-EUROS (LOng Term Ozone Simulation - EURopean Operational Smog) to analyse the ability of the model to reproduce observed non-linear responses to emission changes and interannual variability of secondary inorganic aerosol (SIA) and its precursors over Europe from 1990 to 2009. The 20 year simulation was performed using a consistent set of meteorological data provided by RACMO2 (Regional Atmospheric Climate MOdel). Observations at European rural background sites have been used as a reference for the model evaluation. To ensure the consistency of the used observational data, stringent selection criteria were applied, including a comprehensive visual screening to remove suspicious data from the analysis. The LOTOS-EUROS model was able to capture a large part of the seasonal and interannual variability of SIA and its precursors' concentrations. The dynamic evaluation has shown that the model is able to simulate the declining trends observed for all considered sulfur and nitrogen components following the implementation of emission abatement strategies for SIA precursors over Europe. Both the observations and the model show the largest part of the decline in the 1990s, while smaller concentration changes and an increasing number of non-significant trends are observed and modelled between 2000 and 2009. Furthermore, the results confirm former studies showing that the observed trends in sulfate and total nitrate concentrations from 1990 to 2009 are lower than the trends in precursor emissions and precursor concentrations. The model captured well these non-linear responses to the emission changes. Using the LOTOS-EUROS source apportionment module, trends in the formation efficiency of SIA have been quantified for four European regions. The exercise has revealed a 20-50% more efficient sulfate formation in 2009 compared to 1990 and an up to 20% more efficient nitrate formation per unit nitrogen oxide emission, which added to the explanation of the non-linear responses. However, we have also identified some weaknesses in the model and the input data. LOTOS-EUROS underestimates the observed nitrogen dioxide concentrations throughout the whole time period, while it overestimates the observed nitrogen dioxide concentration trends. Moreover, model results suggest that the emission information of the early 1990s used in this study needs to be improved concerning magnitude and spatial \u2026", "author" : [ { "dropping-particle" : "", "family" : "Banzhaf", "given" : "S.", "non-dropping-particle" : "", "parse-names" : false, "suffix" : "" }, { "dropping-particle" : "", "family" : "Schaap", "given" : "M.", "non-dropping-particle" : "", "parse-names" : false, "suffix" : "" }, { "dropping-particle" : "", "family" : "Kranenburg", "given" : "R.", "non-dropping-particle" : "", "parse-names" : false, "suffix" : "" }, { "dropping-particle" : "", "family" : "Manders", "given" : "A. M.M.", "non-dropping-particle" : "", "parse-names" : false, "suffix" : "" }, { "dropping-particle" : "", "family" : "Segers", "given" : "A. J.", "non-dropping-particle" : "", "parse-names" : false, "suffix" : "" }, { "dropping-particle" : "", "family" : "Visschedijk", "given" : "A. J.H.", "non-dropping-particle" : "", "parse-names" : false, "suffix" : "" }, { "dropping-particle" : "", "family" : "Gon", "given" : "H. A.C.Denier", "non-dropping-particle" : "Van Der", "parse-names" : false, "suffix" : "" }, { "dropping-particle" : "", "family" : "Kuenen", "given" : "J. J.P.", "non-dropping-particle" : "", "parse-names" : false, "suffix" : "" }, { "dropping-particle" : "", "family" : "Meijgaard", "given" : "E.", "non-dropping-particle" : "Van", "parse-names" : false, "suffix" : "" }, { "dropping-particle" : "", "family" : "Ulft", "given" : "L. H.", "non-dropping-particle" : "Van", "parse-names" : false, "suffix" : "" }, { "dropping-particle" : "", "family" : "Cofala", "given" : "J.", "non-dropping-particle" : "", "parse-names" : false, "suffix" : "" }, { "dropping-particle" : "", "family" : "Builtjes", "given" : "P. J.H.", "non-dropping-particle" : "", "parse-names" : false, "suffix" : "" } ], "container-title" : "Geoscientific Model Development", "id" : "ITEM-3", "issue" : "4", "issued" : { "date-parts" : [ [ "2015", "4" ] ] }, "page" : "1047-1070", "title" : "Dynamic model evaluation for secondary inorganic aerosol and its precursors over Europe between 1990 and 2009", "translator" : [ { "dropping-particle" : "", "family" : "G3922", "given" : "", "non-dropping-particle" : "", "parse-names" : false, "suffix" : "" } ], "type" : "article-journal", "volume" : "8" }, "uris" : [ "http://www.mendeley.com/documents/?uuid=09c9b1c0-d858-48f4-968c-831a8e02fc65", "http://www.mendeley.com/documents/?uuid=6526870a-2a83-41fa-8349-0def9351d32d", "http://www.mendeley.com/documents/?uuid=20576581-74a5-4c26-9506-4d622ecd7187" ] } ], "mendeley" : { "formattedCitation" : "(T\u00f8rseth et al., 2012; Banzhaf et al., 2015; Theobald et al., 2019)", "manualFormatting" : "Sickles II and Shadwick, 2015; Paulot et al., 2016a)", "plainTextFormattedCitation" : "(T\u00f8rseth et al., 2012; Banzhaf et al., 2015; Theobald et al., 2019)", "previouslyFormattedCitation" : "(T\u00f8rseth et al., 2012; Banzhaf et al., 2015; Theobald et al., 2019)" }, "properties" : { "noteIndex" : 0 }, "schema" : "https://github.com/citation-style-language/schema/raw/master/csl-citation.json" }</w:delInstrText>
        </w:r>
      </w:del>
      <w:r w:rsidRPr="00F50814">
        <w:rPr>
          <w:lang w:val="en-GB"/>
        </w:rPr>
        <w:fldChar w:fldCharType="separate"/>
      </w:r>
      <w:del w:id="2565" w:author="Robin Matthews" w:date="2021-07-08T16:15:00Z">
        <w:r w:rsidR="00CB33A1" w:rsidDel="00910E82">
          <w:rPr>
            <w:noProof/>
            <w:lang w:val="en-GB"/>
          </w:rPr>
          <w:delText>S</w:delText>
        </w:r>
      </w:del>
      <w:ins w:id="2566" w:author="Robin Matthews" w:date="2021-07-08T16:15:00Z">
        <w:r w:rsidR="00910E82">
          <w:rPr>
            <w:noProof/>
            <w:lang w:val="en-GB"/>
          </w:rPr>
          <w:t>(S</w:t>
        </w:r>
      </w:ins>
      <w:r w:rsidR="00CB33A1">
        <w:rPr>
          <w:noProof/>
          <w:lang w:val="en-GB"/>
        </w:rPr>
        <w:t>ickles II and Shadwick, 2015; Paulot et al., 2016a)</w:t>
      </w:r>
      <w:r w:rsidRPr="00F50814">
        <w:rPr>
          <w:lang w:val="en-GB"/>
        </w:rPr>
        <w:fldChar w:fldCharType="end"/>
      </w:r>
      <w:commentRangeEnd w:id="2561"/>
      <w:r w:rsidR="00CB33A1">
        <w:rPr>
          <w:rStyle w:val="Marquedecommentaire"/>
        </w:rPr>
        <w:commentReference w:id="2561"/>
      </w:r>
      <w:commentRangeEnd w:id="2562"/>
      <w:r w:rsidR="00910E82">
        <w:rPr>
          <w:rStyle w:val="Marquedecommentaire"/>
        </w:rPr>
        <w:commentReference w:id="2562"/>
      </w:r>
      <w:r w:rsidRPr="00F50814">
        <w:rPr>
          <w:lang w:val="en-GB"/>
        </w:rPr>
        <w:t>. Further, the concentrations of primary emitted SO</w:t>
      </w:r>
      <w:r w:rsidRPr="00F50814">
        <w:rPr>
          <w:vertAlign w:val="subscript"/>
          <w:lang w:val="en-GB"/>
        </w:rPr>
        <w:t>2</w:t>
      </w:r>
      <w:r w:rsidRPr="00F50814">
        <w:rPr>
          <w:lang w:val="en-GB"/>
        </w:rPr>
        <w:t xml:space="preserve"> (Section 6.3.3.5) show greater decreases than secondary sulphate aerosols over these regions due to a combination of higher oxidation rate (hence more SO</w:t>
      </w:r>
      <w:r w:rsidRPr="00F50814">
        <w:rPr>
          <w:vertAlign w:val="subscript"/>
          <w:lang w:val="en-GB"/>
        </w:rPr>
        <w:t>2</w:t>
      </w:r>
      <w:r w:rsidRPr="00F50814">
        <w:rPr>
          <w:lang w:val="en-GB"/>
        </w:rPr>
        <w:t xml:space="preserve"> converted to SO</w:t>
      </w:r>
      <w:r w:rsidRPr="00F50814">
        <w:rPr>
          <w:vertAlign w:val="subscript"/>
          <w:lang w:val="en-GB"/>
        </w:rPr>
        <w:t>4</w:t>
      </w:r>
      <w:r w:rsidRPr="00F50814">
        <w:rPr>
          <w:vertAlign w:val="superscript"/>
          <w:lang w:val="en-GB"/>
        </w:rPr>
        <w:t>2-</w:t>
      </w:r>
      <w:r w:rsidRPr="00F50814">
        <w:rPr>
          <w:lang w:val="en-GB"/>
        </w:rPr>
        <w:t>) and increased dry deposition rate of SO</w:t>
      </w:r>
      <w:r w:rsidRPr="00F50814">
        <w:rPr>
          <w:vertAlign w:val="subscript"/>
          <w:lang w:val="en-GB"/>
        </w:rPr>
        <w:t>2</w:t>
      </w:r>
      <w:r w:rsidRPr="00F50814">
        <w:rPr>
          <w:lang w:val="en-GB"/>
        </w:rPr>
        <w:t xml:space="preserve"> </w:t>
      </w:r>
      <w:commentRangeStart w:id="2567"/>
      <w:commentRangeStart w:id="2568"/>
      <w:r w:rsidRPr="00F50814">
        <w:rPr>
          <w:lang w:val="en-GB"/>
        </w:rPr>
        <w:fldChar w:fldCharType="begin" w:fldLock="1"/>
      </w:r>
      <w:r w:rsidR="00D477C7">
        <w:rPr>
          <w:lang w:val="en-GB"/>
        </w:rPr>
        <w:instrText>ADDIN CSL_CITATION { "citationItems" : [ { "id" : "ITEM-1", "itemData" : { "DOI" : "10.5194/acp-15-173-2015", "ISSN" : "16807324", "abstract" : "Data collected in the eastern US between 1990 and 2009 at 34 paired dry and wet monitoring sites are examined. A goal is to evaluate the air quality impacts occurring between 1990 and 2009 that are associated with concurrent legislatively mandated changes in emissions. Four 5-year periods, 1990-1994 (P1), 1995-1999 (P2), 2000-2004 (P3), and 2005-2009 (P4) are considered, with a primary focus on P1-to-P4 changes. Results suggest that legislatively mandated air pollution mitigation strategies have been successful in improving air quality and reducing atmospheric deposition in the eastern US. &lt;br&gt;&lt;br&gt; Respective P1-to-P4 reductions of estimated sulfur dioxide (SO2) and nitrogen oxides (NOx) emissions in the eastern US are 50 and 42%. Corresponding behavior of the following metrics associated with these emissions reductions is examined: monitored atmospheric concentrations of SO2, aerosol sulfate (SO4), and oxidized sulfur (S); dry, wet, and total deposition of S; monitored atmospheric concentrations of nitric acid (HNO3), aerosol nitrate (NO3), and their sum, oxidized nitrogen (OxN); dry, wet, and total deposition of OxN; monitored atmospheric concentration of aerosol ammonium (NH4); dry, wet, and total deposition of NH4; summed monitored atmospheric concentration of oxidized and reduced nitrogen (N); dry, wet, and total deposition of N; wet deposition of hydrogen ion (H+); monitored atmospheric concentration of ozone (O3); dry deposition of O3; and the summed monitored atmospheric concentration of aerosol NO3, SO4, and NH4 (Clean Air Status and Trends Network particulate matter-CASTNET PM). Other metrics (e.g., ratios of dry to total deposition) are also considered. &lt;br&gt;&lt;br&gt; Selected period-to-period changes of air quality and deposition metrics at site, regional, and seasonal scales are discussed. As an example, despite P1-to-P3 reductions in estimated emissions of both SO2 and NOx, aerosol NO3 concentration increased in the east, with widespread wintertime numerical increases in both aerosol NO3 concentration and CASTNET PM. However, a reversal of this behavior is associated with continuing P3-to-P4 reductions of SO2 and NOx emissions. Thus, additional P3-to-P4 reductions of these emissions, especially NOx, appear to have made progress in altering the chemical regime of the wintertime eastern US atmosphere so that future emissions reductions and their resulting reductions in aerosol concentrations may no longer be accompanied by sub-linear changes (or a\u2026", "author" : [ { "dropping-particle" : "", "family" : "Sickles", "given" : "J. E.", "non-dropping-particle" : "", "parse-names" : false, "suffix" : "" }, { "dropping-particle" : "", "family" : "Shadwick", "given" : "D. S.", "non-dropping-particle" : "", "parse-names" : false, "suffix" : "" } ], "container-title" : "Atmospheric Chemistry and Physics", "id" : "ITEM-1", "issue" : "1", "issued" : { "date-parts" : [ [ "2015" ] ] }, "page" : "173-197", "title" : "Air quality and atmospheric deposition in the eastern US: 20 years of change", "translator" : [ { "dropping-particle" : "", "family" : "G3918", "given" : "", "non-dropping-particle" : "", "parse-names" : false, "suffix" : "" } ], "type" : "article-journal", "volume" : "15" }, "uris" : [ "http://www.mendeley.com/documents/?uuid=8f7d0753-d6a3-4fd2-8e51-84bc01ab640e", "http://www.mendeley.com/documents/?uuid=0e8e52f0-00d6-4655-829a-393248f532b1", "http://www.mendeley.com/documents/?uuid=a9ece43a-4323-4744-8381-d92b9e119777", "http://www.mendeley.com/documents/?uuid=c527c46c-8074-4d0f-9564-b721a8b70ae6", "http://www.mendeley.com/documents/?uuid=2b109ad6-e6be-4414-ad62-d9dfab918963" ] }, { "id" : "ITEM-2", "itemData" : { "DOI" : "10.1002/2016GL070695", "ISSN" : "19448007", "abstract" : "Stringent controls have reduced U.S. SO2 emissions by over 60% since the late 1990s. These controls have been more effective at reducing surface [SO-4] in summer (June, July, and August) than in winter (December, January, and February (DJF)), a seasonal contrast that is not robustly captured by Climate Model Intercomparison Project 5 global models. We use the Geophysical Fluid Dynamics Laboratory AM3 chemistry-climate model to show that oxidant limitation during winter causes [SO-4] (DJF) to be sensitive to primary [SO-4] emissions, in-cloud titration of H2O2, and in-cloud oxidation by O3. The observed contrast in the seasonal response of [SO-4] to decreasing SO2 emissions is best explained by the O3 reaction, whose rate coefficient has increased over the past decades as a result of increasing NH3 emissions and decreasing SO2 emissions, both of which lower cloud water acidity. The fraction of SO2 oxidized to [SO-4] is projected to keep increasing in future decades, delaying improvements in wintertime air quality.", "author" : [ { "dropping-particle" : "", "family" : "Paulot", "given" : "F.", "non-dropping-particle" : "", "parse-names" : false, "suffix" : "" }, { "dropping-particle" : "", "family" : "Fan", "given" : "S.", "non-dropping-particle" : "", "parse-names" : false, "suffix" : "" }, { "dropping-particle" : "", "family" : "Horowitz", "given" : "L. W.", "non-dropping-particle" : "", "parse-names" : false, "suffix" : "" } ], "container-title" : "Geophysical Research Letters", "id" : "ITEM-2", "issue" : "1", "issued" : { "date-parts" : [ [ "2017" ] ] }, "page" : "455-464", "title" : "Contrasting seasonal responses of sulfate aerosols to declining SO2 emissions in the Eastern U.S.: Implications for the efficacy of SO2 emission controls", "translator" : [ { "dropping-particle" : "", "family" : "G3891", "given" : "", "non-dropping-particle" : "", "parse-names" : false, "suffix" : "" } ], "type" : "article-journal", "volume" : "44" }, "uris" : [ "http://www.mendeley.com/documents/?uuid=a42e68bb-b3f6-43bf-998a-fd84b17a5e9e", "http://www.mendeley.com/documents/?uuid=8a112e73-d98c-4dab-a172-db89034d738d", "http://www.mendeley.com/documents/?uuid=891526a7-5e22-4c51-b17a-9b75197f3882", "http://www.mendeley.com/documents/?uuid=d8ae8b63-6cc8-44ea-ae27-021d99329576", "http://www.mendeley.com/documents/?uuid=f9be38ae-3666-40da-b758-97c068c2b7af" ] }, { "id" : "ITEM-3", "itemData" : { "DOI" : "10.1016/j.atmosenv.2010.06.056", "ISSN" : "13522310", "abstract" : "This paper compares spatial and seasonal variations and temporal trends in modeled and measured concentrations of sulfur and nitrogen compounds in wet and dry deposition over an 18-year period (1988-2005) over a portion of the northeastern United States. Substantial emissions reduction programs occurred over this time period, including Title IV of the Clean Air Act Amendments of 1990 which primarily resulted in large decreases in sulfur dioxide (SO2) emissions by 1995, and nitrogen oxide (NOx) trading programs which resulted in large decreases in warm season NOx emissions by 2004. Additionally, NOx emissions from mobile sources declined more gradually over this period. The results presented here illustrate the use of both operational and dynamic model evaluation and suggest that the modeling system largely captures the seasonal and long-term changes in sulfur compounds. The modeling system generally captures the long-term trends in nitrogen compounds, but does not reproduce the average seasonal variation or spatial patterns in nitrate. \u00a9 2010 Elsevier Ltd.", "author" : [ { "dropping-particle" : "", "family" : "Civerolo", "given" : "Kevin", "non-dropping-particle" : "", "parse-names" : false, "suffix" : "" }, { "dropping-particle" : "", "family" : "Hogrefe", "given" : "Christian", "non-dropping-particle" : "", "parse-names" : false, "suffix" : "" }, { "dropping-particle" : "", "family" : "Zalewsky", "given" : "Eric", "non-dropping-particle" : "", "parse-names" : false, "suffix" : "" }, { "dropping-particle" : "", "family" : "Hao", "given" : "Winston", "non-dropping-particle" : "", "parse-names" : false, "suffix" : "" }, { "dropping-particle" : "", "family" : "Sistla", "given" : "Gopal", "non-dropping-particle" : "", "parse-names" : false, "suffix" : "" }, { "dropping-particle" : "", "family" : "Lynn", "given" : "Barry", "non-dropping-particle" : "", "parse-names" : false, "suffix" : "" }, { "dropping-particle" : "", "family" : "Rosenzweig", "given" : "Cynthia", "non-dropping-particle" : "", "parse-names" : false, "suffix" : "" }, { "dropping-particle" : "", "family" : "Kinney", "given" : "Patrick L.", "non-dropping-particle" : "", "parse-names" : false, "suffix" : "" } ], "container-title" : "Atmospheric Environment", "id" : "ITEM-3", "issue" : "31", "issued" : { "date-parts" : [ [ "2010" ] ] }, "page" : "3745-3752", "title" : "Evaluation of an 18-year CMAQ simulation: Seasonal variations and long-term temporal changes in sulfate and nitrate", "translator" : [ { "dropping-particle" : "", "family" : "G3886", "given" : "", "non-dropping-particle" : "", "parse-names" : false, "suffix" : "" } ], "type" : "article-journal", "volume" : "44" }, "uris" : [ "http://www.mendeley.com/documents/?uuid=6a3c62d3-96db-4b6e-96a5-29eb8a0b7e68", "http://www.mendeley.com/documents/?uuid=c5c6d689-836b-46fe-9061-953e02a68b43", "http://www.mendeley.com/documents/?uuid=520cc13d-f177-48f1-bc36-614879d1f475", "http://www.mendeley.com/documents/?uuid=1ac758d9-108a-4772-a18c-8f601a5b8bf4", "http://www.mendeley.com/documents/?uuid=d057aea8-e6b5-477e-8fa3-5f6ff5aff14a" ] }, { "id" : "ITEM-4", "itemData" : { "DOI" : "10.5194/acp-12-10353-2012", "ISSN" : "16807316", "abstract" : "We examined particulate sulfate ion concentrations across the United States from the early 1990s through 2010 using remote/rural data from the Interagency Monitoring of Protected Visual Environments (IMPROVE) network and from early 2000 through 2010 using data from the Environmental Protection Agency's (EPA) urban Chemical Speciation Network (CSN). We also examined measured sulfur dioxide (SO2) emissions from power plants from 1995 through 2010 from the EPA's Acid Rain Program. The 1992-2010 annual mean sulfate concentrations at long-term rural sites in the United States have decreased significantly and fairly consistently across the United States at a rate of -2.7% yr-1 (p &lt; 0.01). The short-term (2001-2010) annual mean trend at rural sites was -4.6% yr-1 (p &lt; 0.01) and at urban sites (2002-2010) was -6.2% yr-1 (p &lt; 0.01). Annual total SO2 emissions from power plants across the United States have decreased at a similar rate as sulfate concentrations from 2001 to 2010 (-6.2% yr-1, &lt; 0.01), suggesting a linear relationship between SO2 emissions and average sulfate concentrations. This linearity was strongest in the eastern United States and weakest in the West where power plant SO2 emissions were lowest and sulfate concentrations were more influenced by non-power-plant and perhaps international SO2 emissions. In addition, annual mean, short-term sulfate concentrations decreased more rapidly in the East relative to the West due to differences in seasonal trends at certain regions in the West. Specifically, increased wintertime concentrations in the central and northern Great Plains and increased springtime concentrations in the western United States were observed. These seasonal and regional positive trends could not be explained by changes in known local and regional SO2 emissions, suggesting other contributing influences. This work implies that on an annual mean basis across the United States, air quality mitigation strategies have been successful in reducing the particulate loading of sulfate in the atmosphere; however, for certain seasons and regions, especially in the West, current mitigation strategies appear insufficient. \u00a9 Author(s) 2012. CC Attribution 3.0 License.", "author" : [ { "dropping-particle" : "", "family" : "Hand", "given" : "J. L.", "non-dropping-particle" : "", "parse-names" : false, "suffix" : "" }, { "dropping-particle" : "", "family" : "Schichtel", "given" : "B. A.", "non-dropping-particle" : "", "parse-names" : false, "suffix" : "" }, { "dropping-particle" : "", "family" : "Malm", "given" : "W. C.", "non-dropping-particle" : "", "parse-names" : false, "suffix" : "" }, { "dropping-particle" : "", "family" : "Pitchford", "given" : "M. L.", "non-dropping-particle" : "", "parse-names" : false, "suffix" : "" } ], "container-title" : "Atmospheric Chemistry and Physics", "id" : "ITEM-4", "issue" : "21", "issued" : { "date-parts" : [ [ "2012" ] ] }, "page" : "10353-10365", "title" : "Particulate sulfate ion concentration and SO2 emission trends in the United States from the early 1990s through 2010", "translator" : [ { "dropping-particle" : "", "family" : "G3902", "given" : "", "non-dropping-particle" : "", "parse-names" : false, "suffix" : "" } ], "type" : "article-journal", "volume" : "12" }, "uris" : [ "http://www.mendeley.com/documents/?uuid=6012bacd-7ca7-4cf2-b3c2-81d5cf2ad5b5", "http://www.mendeley.com/documents/?uuid=7b902bf9-f923-41b6-8b0b-6cff83c92254", "http://www.mendeley.com/documents/?uuid=f7164673-b0a3-44c5-9388-c9234db0f690", "http://www.mendeley.com/documents/?uuid=3dce2514-1ab3-4143-9871-3d0b65a9ca30", "http://www.mendeley.com/documents/?uuid=0c324328-c2c2-4648-841e-b59fab5ec66f" ] } ], "mendeley" : { "formattedCitation" : "(Civerolo et al., 2010; Hand et al., 2012b; Sickles and Shadwick, 2015; Paulot et al., 2017)", "manualFormatting" : "(Fowler et al., 2009; Banzhaf et al., 2015)", "plainTextFormattedCitation" : "(Civerolo et al., 2010; Hand et al., 2012b; Sickles and Shadwick, 2015; Paulot et al., 2017)", "previouslyFormattedCitation" : "(Civerolo et al., 2010; Hand et al., 2012b; Sickles and Shadwick, 2015; Paulot et al., 2017)" }, "properties" : { "noteIndex" : 0 }, "schema" : "https://github.com/citation-style-language/schema/raw/master/csl-citation.json" }</w:instrText>
      </w:r>
      <w:r w:rsidRPr="00F50814">
        <w:rPr>
          <w:lang w:val="en-GB"/>
        </w:rPr>
        <w:fldChar w:fldCharType="separate"/>
      </w:r>
      <w:r w:rsidR="00CB33A1">
        <w:rPr>
          <w:noProof/>
          <w:lang w:val="en-GB"/>
        </w:rPr>
        <w:t>(Fowler et al., 2009; Banzhaf et al., 2015)</w:t>
      </w:r>
      <w:r w:rsidRPr="00F50814">
        <w:rPr>
          <w:lang w:val="en-GB"/>
        </w:rPr>
        <w:fldChar w:fldCharType="end"/>
      </w:r>
      <w:commentRangeEnd w:id="2567"/>
      <w:commentRangeEnd w:id="2568"/>
      <w:r w:rsidR="00910E82">
        <w:rPr>
          <w:rStyle w:val="Marquedecommentaire"/>
        </w:rPr>
        <w:commentReference w:id="2567"/>
      </w:r>
      <w:r w:rsidR="00CB33A1">
        <w:rPr>
          <w:rStyle w:val="Marquedecommentaire"/>
        </w:rPr>
        <w:commentReference w:id="2568"/>
      </w:r>
      <w:r w:rsidRPr="00F50814">
        <w:rPr>
          <w:lang w:val="en-GB"/>
        </w:rPr>
        <w:t>. In situ observations over other parts of the world are scattered (</w:t>
      </w:r>
      <w:del w:id="2569" w:author="Lucy Cowie" w:date="2021-07-27T13:52:00Z">
        <w:r w:rsidRPr="00CE66B6" w:rsidDel="00507F4B">
          <w:rPr>
            <w:lang w:val="en-GB"/>
          </w:rPr>
          <w:delText xml:space="preserve">see </w:delText>
        </w:r>
      </w:del>
      <w:r w:rsidRPr="0087315C">
        <w:rPr>
          <w:lang w:val="en-GB"/>
        </w:rPr>
        <w:t>Figure 6.7</w:t>
      </w:r>
      <w:r w:rsidRPr="00CE66B6">
        <w:rPr>
          <w:lang w:val="en-GB"/>
        </w:rPr>
        <w:t>), and</w:t>
      </w:r>
      <w:r w:rsidRPr="00F50814">
        <w:rPr>
          <w:lang w:val="en-GB"/>
        </w:rPr>
        <w:t xml:space="preserve"> the lack of observations makes it too uncertain to quantify regional representative trends </w:t>
      </w:r>
      <w:r w:rsidRPr="00F50814">
        <w:rPr>
          <w:lang w:val="en-GB"/>
        </w:rPr>
        <w:fldChar w:fldCharType="begin" w:fldLock="1"/>
      </w:r>
      <w:r w:rsidR="00D477C7">
        <w:rPr>
          <w:lang w:val="en-GB"/>
        </w:rPr>
        <w:instrText>ADDIN CSL_CITATION { "citationItems" : [ { "id" : "ITEM-1", "itemData" : { "DOI" : "10.5194/acp-18-8097-2018", "abstract" : "Observations of aerosol scattering and absorption offer valuable information about aerosol composition. We apply a simulation of the Ultraviolet Aerosol Index (UVAI), a method of detecting aerosol absorption from satellite observations, to interpret UVAI values observed by the Ozone Monitoring Instrument (OMI) from 2005 to 2015 to understand global trends in aerosol composition. We conduct our simulation using the vector radiative transfer model VLIDORT with aerosol fields from the global chemical transport model GEOS-Chem. We examine the 2005\u20132015 trends in individual aerosol species from GEOS-Chem and apply these trends to the UVAI simulation to calculate the change in simulated UVAI due to the trends in individual aerosol species. We find that global trends in the UVAI are largely explained by trends in absorption by mineral dust, absorption by brown carbon, and scattering by secondary inorganic aerosol. Trends in absorption by mineral dust dominate the simulated UVAI trends over North Africa, the Middle East, East Asia, and Australia. The UVAI simulation resolves observed negative UVAI trends well over Australia, but underestimates positive UVAI trends over North Africa and Central Asia near the Aral Sea and underestimates negative UVAI trends over East Asia. We find evidence of an increasing dust source from the desiccating Aral Sea that may not be well represented by the current generation of models. Trends in absorption by brown carbon dominate the simulated UVAI trends over biomass burning regions. The UVAI simulation reproduces observed negative trends over central South America and West Africa, but underestimates observed UVAI trends over boreal forests. Trends in scattering by secondary inorganic aerosol dominate the simulated UVAI trends over the eastern United States and eastern India. The UVAI simulation slightly overestimates the observed positive UVAI trends over the eastern United States and underestimates the observed negative UVAI trends over India. Quantitative simulation of the OMI UVAI offers new insight into global trends in aerosol composition.", "author" : [ { "dropping-particle" : "", "family" : "Hammer", "given" : "M S", "non-dropping-particle" : "", "parse-names" : false, "suffix" : "" }, { "dropping-particle" : "V", "family" : "Martin", "given" : "R", "non-dropping-particle" : "", "parse-names" : false, "suffix" : "" }, { "dropping-particle" : "", "family" : "Li", "given" : "C", "non-dropping-particle" : "", "parse-names" : false, "suffix" : "" }, { "dropping-particle" : "", "family" : "Torres", "given" : "O", "non-dropping-particle" : "", "parse-names" : false, "suffix" : "" }, { "dropping-particle" : "", "family" : "Manning", "given" : "M", "non-dropping-particle" : "", "parse-names" : false, "suffix" : "" }, { "dropping-particle" : "", "family" : "Boys", "given" : "B L", "non-dropping-particle" : "", "parse-names" : false, "suffix" : "" } ], "container-title" : "Atmospheric Chemistry and Physics", "id" : "ITEM-1", "issue" : "11", "issued" : { "date-parts" : [ [ "2018" ] ] }, "page" : "8097-8112", "title" : "Insight into global trends in aerosol composition from 2005 to 2015 inferred from the OMI Ultraviolet Aerosol Index", "translator" : [ { "dropping-particle" : "", "family" : "G3700", "given" : "", "non-dropping-particle" : "", "parse-names" : false, "suffix" : "" } ], "type" : "article-journal", "volume" : "18" }, "uris" : [ "http://www.mendeley.com/documents/?uuid=04b98662-da82-4fc8-8c95-6d15d7aeb3e7", "http://www.mendeley.com/documents/?uuid=be364733-7f7b-41a6-842c-58b5954973ed" ] } ], "mendeley" : { "formattedCitation" : "(Hammer et al., 2018)", "plainTextFormattedCitation" : "(Hammer et al., 2018)", "previouslyFormattedCitation" : "(Hammer et al., 2018)" }, "properties" : { "noteIndex" : 0 }, "schema" : "https://github.com/citation-style-language/schema/raw/master/csl-citation.json" }</w:instrText>
      </w:r>
      <w:r w:rsidRPr="00F50814">
        <w:rPr>
          <w:lang w:val="en-GB"/>
        </w:rPr>
        <w:fldChar w:fldCharType="separate"/>
      </w:r>
      <w:r w:rsidR="00CB33A1">
        <w:rPr>
          <w:noProof/>
          <w:lang w:val="en-GB"/>
        </w:rPr>
        <w:t>(Hammer et al., 2018)</w:t>
      </w:r>
      <w:r w:rsidRPr="00F50814">
        <w:rPr>
          <w:lang w:val="en-GB"/>
        </w:rPr>
        <w:fldChar w:fldCharType="end"/>
      </w:r>
      <w:r w:rsidRPr="00F50814">
        <w:rPr>
          <w:lang w:val="en-GB"/>
        </w:rPr>
        <w:t xml:space="preserve">. </w:t>
      </w:r>
      <w:del w:id="2570" w:author="Lucy Cowie" w:date="2021-07-27T13:52:00Z">
        <w:r w:rsidRPr="00F50814" w:rsidDel="00D31B7E">
          <w:rPr>
            <w:lang w:val="en-GB"/>
          </w:rPr>
          <w:delText xml:space="preserve"> </w:delText>
        </w:r>
      </w:del>
      <w:r w:rsidRPr="00F50814">
        <w:rPr>
          <w:lang w:val="en-GB"/>
        </w:rPr>
        <w:t>However</w:t>
      </w:r>
      <w:r>
        <w:rPr>
          <w:lang w:val="en-GB"/>
        </w:rPr>
        <w:t xml:space="preserve">, </w:t>
      </w:r>
      <w:r w:rsidRPr="00F50814">
        <w:rPr>
          <w:lang w:val="en-GB"/>
        </w:rPr>
        <w:t>limited in</w:t>
      </w:r>
      <w:ins w:id="2571" w:author="Lucy Cowie" w:date="2021-07-27T13:52:00Z">
        <w:r w:rsidR="00D31B7E">
          <w:rPr>
            <w:lang w:val="en-GB"/>
          </w:rPr>
          <w:t xml:space="preserve"> </w:t>
        </w:r>
      </w:ins>
      <w:del w:id="2572" w:author="Lucy Cowie" w:date="2021-07-27T13:52:00Z">
        <w:r w:rsidRPr="00F50814" w:rsidDel="00D31B7E">
          <w:rPr>
            <w:lang w:val="en-GB"/>
          </w:rPr>
          <w:delText>-</w:delText>
        </w:r>
      </w:del>
      <w:r w:rsidRPr="00F50814">
        <w:rPr>
          <w:lang w:val="en-GB"/>
        </w:rPr>
        <w:t xml:space="preserve">situ observations in East Asia indicate an increase in atmospheric sulphate up to around 2005 and then a decline </w:t>
      </w:r>
      <w:r w:rsidRPr="00F50814">
        <w:rPr>
          <w:lang w:val="en-GB"/>
        </w:rPr>
        <w:fldChar w:fldCharType="begin" w:fldLock="1"/>
      </w:r>
      <w:r w:rsidR="00D477C7">
        <w:rPr>
          <w:lang w:val="en-GB"/>
        </w:rPr>
        <w:instrText>ADDIN CSL_CITATION { "citationItems" : [ { "id" : "ITEM-1", "itemData" : { "DOI" : "10.1038/s41598-018-37304-0", "ISSN" : "20452322", "abstract" : "The profound changes in global SO2 emissions over the last decades have affected atmospheric composition on a regional and global scale with large impact on air quality, atmospheric deposition and the radiative forcing of sulfate aerosols. Reproduction of historical atmospheric pollution levels based on global aerosol models and emission changes is crucial to prove that such models are able to predict future scenarios. Here, we analyze consistency of trends in observations of sulfur components in air and precipitation from major regional networks and estimates from six different global aerosol models from 1990 until 2015. There are large interregional differences in the sulfur trends consistently captured by the models and observations, especially for North America and Europe. Europe had the largest reductions in sulfur emissions in the first part of the period while the highest reduction came later in North America and East Asia. The uncertainties in both the emissions and the representativity of the observations are larger in Asia. However, emissions from East Asia clearly increased from 2000 to 2005 followed by a decrease, while in India a steady increase over the whole period has been observed and modelled. The agreement between a bottom-up approach, which uses emissions and process-based chemical transport models, with independent observations gives an improved confidence in the understanding of the atmospheric sulfur budget.", "author" : [ { "dropping-particle" : "", "family" : "Aas", "given" : "Wenche", "non-dropping-particle" : "", "parse-names" : false, "suffix" : "" }, { "dropping-particle" : "", "family" : "Mortier", "given" : "Augustin", "non-dropping-particle" : "", "parse-names" : false, "suffix" : "" }, { "dropping-particle" : "", "family" : "Bowersox", "given" : "Van", "non-dropping-particle" : "", "parse-names" : false, "suffix" : "" }, { "dropping-particle" : "", "family" : "Cherian", "given" : "Ribu", "non-dropping-particle" : "", "parse-names" : false, "suffix" : "" }, { "dropping-particle" : "", "family" : "Faluvegi", "given" : "Greg", "non-dropping-particle" : "", "parse-names" : false, "suffix" : "" }, { "dropping-particle" : "", "family" : "Fagerli", "given" : "Hilde", "non-dropping-particle" : "", "parse-names" : false, "suffix" : "" }, { "dropping-particle" : "", "family" : "Hand", "given" : "Jenny", "non-dropping-particle" : "", "parse-names" : false, "suffix" : "" }, { "dropping-particle" : "", "family" : "Klimont", "given" : "Zbigniew", "non-dropping-particle" : "", "parse-names" : false, "suffix" : "" }, { "dropping-particle" : "", "family" : "Galy-Lacaux", "given" : "Corinne", "non-dropping-particle" : "", "parse-names" : false, "suffix" : "" }, { "dropping-particle" : "", "family" : "Lehmann", "given" : "Christopher M.B.", "non-dropping-particle" : "", "parse-names" : false, "suffix" : "" }, { "dropping-particle" : "", "family" : "Myhre", "given" : "Cathrine Lund", "non-dropping-particle" : "", "parse-names" : false, "suffix" : "" }, { "dropping-particle" : "", "family" : "Myhre", "given" : "Gunnar", "non-dropping-particle" : "", "parse-names" : false, "suffix" : "" }, { "dropping-particle" : "", "family" : "Olivi\u00e9", "given" : "Dirk", "non-dropping-particle" : "", "parse-names" : false, "suffix" : "" }, { "dropping-particle" : "", "family" : "Sato", "given" : "Keiichi", "non-dropping-particle" : "", "parse-names" : false, "suffix" : "" }, { "dropping-particle" : "", "family" : "Quaas", "given" : "Johannes", "non-dropping-particle" : "", "parse-names" : false, "suffix" : "" }, { "dropping-particle" : "", "family" : "Rao", "given" : "P. S.P.", "non-dropping-particle" : "", "parse-names" : false, "suffix" : "" }, { "dropping-particle" : "", "family" : "Schulz", "given" : "Michael", "non-dropping-particle" : "", "parse-names" : false, "suffix" : "" }, { "dropping-particle" : "", "family" : "Shindell", "given" : "Drew", "non-dropping-particle" : "", "parse-names" : false, "suffix" : "" }, { "dropping-particle" : "", "family" : "Skeie", "given" : "Ragnhild B.", "non-dropping-particle" : "", "parse-names" : false, "suffix" : "" }, { "dropping-particle" : "", "family" : "Stein", "given" : "Ariel", "non-dropping-particle" : "", "parse-names" : false, "suffix" : "" }, { "dropping-particle" : "", "family" : "Takemura", "given" : "Toshihiko", "non-dropping-particle" : "", "parse-names" : false, "suffix" : "" }, { "dropping-particle" : "", "family" : "Tsyro", "given" : "Svetlana", "non-dropping-particle" : "", "parse-names" : false, "suffix" : "" }, { "dropping-particle" : "", "family" : "Vet", "given" : "Robert", "non-dropping-particle" : "", "parse-names" : false, "suffix" : "" }, { "dropping-particle" : "", "family" : "Xu", "given" : "Xiaobin", "non-dropping-particle" : "", "parse-names" : false, "suffix" : "" } ], "container-title" : "Scientific Reports", "id" : "ITEM-1", "issue" : "1", "issued" : { "date-parts" : [ [ "2019" ] ] }, "page" : "953", "title" : "Global and regional trends of atmospheric sulfur", "translator" : [ { "dropping-particle" : "", "family" : "G3889", "given" : "", "non-dropping-particle" : "", "parse-names" : false, "suffix" : "" } ], "type" : "article-journal", "volume" : "9" }, "uris" : [ "http://www.mendeley.com/documents/?uuid=7ca09d68-65ae-4a9d-9f61-11660c844960", "http://www.mendeley.com/documents/?uuid=0fd6ff8b-965b-498f-846a-51e53dcee40f", "http://www.mendeley.com/documents/?uuid=9652ad2f-90d7-46d6-9234-e4584113e1a1" ] } ], "mendeley" : { "formattedCitation" : "(Aas et al., 2019)", "plainTextFormattedCitation" : "(Aas et al., 2019)", "previouslyFormattedCitation" : "(Aas et al., 2019)" }, "properties" : { "noteIndex" : 0 }, "schema" : "https://github.com/citation-style-language/schema/raw/master/csl-citation.json" }</w:instrText>
      </w:r>
      <w:r w:rsidRPr="00F50814">
        <w:rPr>
          <w:lang w:val="en-GB"/>
        </w:rPr>
        <w:fldChar w:fldCharType="separate"/>
      </w:r>
      <w:r w:rsidR="00CB33A1">
        <w:rPr>
          <w:noProof/>
          <w:lang w:val="en-GB"/>
        </w:rPr>
        <w:t>(Aas et al., 2019)</w:t>
      </w:r>
      <w:r w:rsidRPr="00F50814">
        <w:rPr>
          <w:lang w:val="en-GB"/>
        </w:rPr>
        <w:fldChar w:fldCharType="end"/>
      </w:r>
      <w:ins w:id="2573" w:author="Lucy Cowie" w:date="2021-07-27T13:53:00Z">
        <w:r w:rsidR="00DB2BB2">
          <w:rPr>
            <w:lang w:val="en-GB"/>
          </w:rPr>
          <w:t>,</w:t>
        </w:r>
      </w:ins>
      <w:r w:rsidRPr="00F50814">
        <w:rPr>
          <w:lang w:val="en-GB"/>
        </w:rPr>
        <w:t xml:space="preserve"> which is confirmed by satellite observations of </w:t>
      </w:r>
      <w:r w:rsidRPr="0058768D">
        <w:rPr>
          <w:lang w:val="en-GB"/>
        </w:rPr>
        <w:t>SO</w:t>
      </w:r>
      <w:r w:rsidRPr="0058768D">
        <w:rPr>
          <w:vertAlign w:val="subscript"/>
          <w:lang w:val="en-GB"/>
        </w:rPr>
        <w:t>2</w:t>
      </w:r>
      <w:r w:rsidRPr="0058768D">
        <w:rPr>
          <w:lang w:val="en-GB"/>
        </w:rPr>
        <w:t xml:space="preserve"> (</w:t>
      </w:r>
      <w:r w:rsidRPr="0087315C">
        <w:rPr>
          <w:lang w:val="en-GB"/>
        </w:rPr>
        <w:t>Section 6.3.</w:t>
      </w:r>
      <w:r w:rsidR="0058768D" w:rsidRPr="0087315C">
        <w:rPr>
          <w:lang w:val="en-GB"/>
        </w:rPr>
        <w:t>3.5</w:t>
      </w:r>
      <w:r w:rsidRPr="0058768D">
        <w:rPr>
          <w:lang w:val="en-GB"/>
        </w:rPr>
        <w:t>). In India</w:t>
      </w:r>
      <w:r w:rsidRPr="00F50814">
        <w:rPr>
          <w:lang w:val="en-GB"/>
        </w:rPr>
        <w:t>, on the other hand</w:t>
      </w:r>
      <w:ins w:id="2574" w:author="Lucy Cowie" w:date="2021-07-27T13:53:00Z">
        <w:r w:rsidR="00DB2BB2">
          <w:rPr>
            <w:lang w:val="en-GB"/>
          </w:rPr>
          <w:t>,</w:t>
        </w:r>
      </w:ins>
      <w:r w:rsidRPr="00F50814">
        <w:rPr>
          <w:lang w:val="en-GB"/>
        </w:rPr>
        <w:t xml:space="preserve"> satellite observations indicate a rapid increase in the SO</w:t>
      </w:r>
      <w:r w:rsidRPr="00F50814">
        <w:rPr>
          <w:vertAlign w:val="subscript"/>
          <w:lang w:val="en-GB"/>
        </w:rPr>
        <w:t>2</w:t>
      </w:r>
      <w:r w:rsidRPr="00F50814">
        <w:rPr>
          <w:lang w:val="en-GB"/>
        </w:rPr>
        <w:t xml:space="preserve"> levels </w:t>
      </w:r>
      <w:r w:rsidRPr="00F50814">
        <w:rPr>
          <w:lang w:val="en-GB"/>
        </w:rPr>
        <w:fldChar w:fldCharType="begin" w:fldLock="1"/>
      </w:r>
      <w:r w:rsidR="00D477C7">
        <w:rPr>
          <w:lang w:val="en-GB"/>
        </w:rPr>
        <w:instrText>ADDIN CSL_CITATION { "citationItems" : [ { "id" : "ITEM-1", "itemData" : { "DOI" : "10.5194/acp-16-4605-2016", "ISBN" : "1680-7324", "ISSN" : "16807324", "abstract" : "The Ozone Monitoring Instrument (OMI) onboard NASA's Aura satellite has been providing global observations of the ozone layer and key atmospheric pollutant gases, such as nitrogen dioxide (NO2) and sulfur dioxide (SO2), since October 2004. The data products from the same instrument provide consistent spatial and temporal coverage and permit the study of anthropogenic and natural emissions on local-to-global scales. In this paper we examine changes in SO2 and NO2 over some of the world's most polluted industrialized regions during the first decade of OMI observations. In terms of regional pollution changes, we see both upward and downward trends, sometimes in opposite directions for NO2 and SO2, for the different study areas. The trends are, for the most part, associated with economic and/or technological changes in energy use, as well as regional regulatory policies. Over the eastern US, both NO2 and SO2 levels decreased dramatically from 2005 to 2014, by more than 40 and 80 %, respectively, as a result of both technological improvements and stricter regulations of emissions. OMI confirmed large reductions in SO2 over eastern Europe's largest coal power plants after installation of flue gas desulfurization devices. The North China Plain has the world's most severe SO2 pollution, but a decreasing trend has been observed since 2011, with about a 50 % reduction in 2012\u20132014, due to an economic slowdown and government efforts to restrain emissions from the power and industrial sectors. In contrast, India's SO2 and NO2 levels from coal power plants and smelters are growing at a fast pace, increasing by more than 100 and 50 %, respectively, from 2005 to 2014. Several SO2 hot spots observed over the Persian Gulf are probably related to oil and gas operations and indicate a possible underestimation of emissions from these sources in bottom-up emission inventories. Overall, OMI observations have proved to be very valuable in documenting rapid changes in air quality over different parts of the world during the last decade. The baseline established during the first 10 years of OMI is indispensable for the interpretation of air quality measurements from current and future satellite atmospheric composition missions.", "author" : [ { "dropping-particle" : "", "family" : "Krotkov", "given" : "Nickolay A.", "non-dropping-particle" : "", "parse-names" : false, "suffix" : "" }, { "dropping-particle" : "", "family" : "McLinden", "given" : "Chris A.", "non-dropping-particle" : "", "parse-names" : false, "suffix" : "" }, { "dropping-particle" : "", "family" : "Li", "given" : "Can", "non-dropping-particle" : "", "parse-names" : false, "suffix" : "" }, { "dropping-particle" : "", "family" : "Lamsal", "given" : "Lok N.", "non-dropping-particle" : "", "parse-names" : false, "suffix" : "" }, { "dropping-particle" : "", "family" : "Celarier", "given" : "Edward A.", "non-dropping-particle" : "", "parse-names" : false, "suffix" : "" }, { "dropping-particle" : "V.", "family" : "Marchenko", "given" : "Sergey", "non-dropping-particle" : "", "parse-names" : false, "suffix" : "" }, { "dropping-particle" : "", "family" : "Swartz", "given" : "William H.", "non-dropping-particle" : "", "parse-names" : false, "suffix" : "" }, { "dropping-particle" : "", "family" : "Bucsela", "given" : "Eric J.", "non-dropping-particle" : "", "parse-names" : false, "suffix" : "" }, { "dropping-particle" : "", "family" : "Joiner", "given" : "Joanna", "non-dropping-particle" : "", "parse-names" : false, "suffix" : "" }, { "dropping-particle" : "", "family" : "Duncan", "given" : "Bryan N.", "non-dropping-particle" : "", "parse-names" : false, "suffix" : "" }, { "dropping-particle" : "", "family" : "Folkert Boersma", "given" : "K.", "non-dropping-particle" : "", "parse-names" : false, "suffix" : "" }, { "dropping-particle" : "", "family" : "Pepijn Veefkind", "given" : "J.", "non-dropping-particle" : "", "parse-names" : false, "suffix" : "" }, { "dropping-particle" : "", "family" : "Levelt", "given" : "Pieternel F.", "non-dropping-particle" : "", "parse-names" : false, "suffix" : "" }, { "dropping-particle" : "", "family" : "Fioletov", "given" : "Vitali E.", "non-dropping-particle" : "", "parse-names" : false, "suffix" : "" }, { "dropping-particle" : "", "family" : "Dickerson", "given" : "Russell R.", "non-dropping-particle" : "", "parse-names" : false, "suffix" : "" }, { "dropping-particle" : "", "family" : "He", "given" : "Hao", "non-dropping-particle" : "", "parse-names" : false, "suffix" : "" }, { "dropping-particle" : "", "family" : "Lu", "given" : "Zifeng", "non-dropping-particle" : "", "parse-names" : false, "suffix" : "" }, { "dropping-particle" : "", "family" : "Streets", "given" : "David G.", "non-dropping-particle" : "", "parse-names" : false, "suffix" : "" } ], "container-title" : "Atmospheric Chemistry and Physics", "id" : "ITEM-1", "issue" : "7", "issued" : { "date-parts" : [ [ "2016" ] ] }, "note" : "ACP", "page" : "4605-4629", "publisher" : "Copernicus Publications", "title" : "Aura OMI observations of regional SO2 and NO2 pollution changes from 2005 to 2015", "translator" : [ { "dropping-particle" : "", "family" : "G3012", "given" : "", "non-dropping-particle" : "", "parse-names" : false, "suffix" : "" } ], "type" : "article-journal", "volume" : "16" }, "uris" : [ "http://www.mendeley.com/documents/?uuid=a26cf8a4-8eca-4542-90cd-0358bfa95278", "http://www.mendeley.com/documents/?uuid=486fc344-c883-43df-a9e6-c1e7738c20da" ] } ], "mendeley" : { "formattedCitation" : "(Krotkov et al., 2016)", "plainTextFormattedCitation" : "(Krotkov et al., 2016)", "previouslyFormattedCitation" : "(Krotkov et al., 2016)" }, "properties" : { "noteIndex" : 0 }, "schema" : "https://github.com/citation-style-language/schema/raw/master/csl-citation.json" }</w:instrText>
      </w:r>
      <w:r w:rsidRPr="00F50814">
        <w:rPr>
          <w:lang w:val="en-GB"/>
        </w:rPr>
        <w:fldChar w:fldCharType="separate"/>
      </w:r>
      <w:r w:rsidR="00CB33A1">
        <w:rPr>
          <w:noProof/>
          <w:lang w:val="en-GB"/>
        </w:rPr>
        <w:t>(Krotkov et al., 2016)</w:t>
      </w:r>
      <w:r w:rsidRPr="00F50814">
        <w:rPr>
          <w:lang w:val="en-GB"/>
        </w:rPr>
        <w:fldChar w:fldCharType="end"/>
      </w:r>
      <w:r w:rsidRPr="00F50814">
        <w:rPr>
          <w:lang w:val="en-GB"/>
        </w:rPr>
        <w:t>, and long-term measurements of sulphate in precipitation in India further provide evidence of an increasing trend from 1980</w:t>
      </w:r>
      <w:ins w:id="2575" w:author="Lucy Cowie" w:date="2021-07-27T13:53:00Z">
        <w:r w:rsidR="00DB2BB2">
          <w:rPr>
            <w:lang w:val="en-GB"/>
          </w:rPr>
          <w:t>–</w:t>
        </w:r>
      </w:ins>
      <w:del w:id="2576" w:author="Lucy Cowie" w:date="2021-07-27T13:53:00Z">
        <w:r w:rsidRPr="00F50814" w:rsidDel="00DB2BB2">
          <w:rPr>
            <w:lang w:val="en-GB"/>
          </w:rPr>
          <w:delText xml:space="preserve"> to </w:delText>
        </w:r>
      </w:del>
      <w:r w:rsidRPr="00F50814">
        <w:rPr>
          <w:lang w:val="en-GB"/>
        </w:rPr>
        <w:t xml:space="preserve">2010 </w:t>
      </w:r>
      <w:r w:rsidRPr="00F50814">
        <w:rPr>
          <w:lang w:val="en-GB"/>
        </w:rPr>
        <w:fldChar w:fldCharType="begin" w:fldLock="1"/>
      </w:r>
      <w:r w:rsidR="00D477C7">
        <w:rPr>
          <w:lang w:val="en-GB"/>
        </w:rPr>
        <w:instrText>ADDIN CSL_CITATION { "citationItems" : [ { "id" : "ITEM-1", "itemData" : { "DOI" : "10.1007/s10874-016-9339-3", "ISSN" : "15730662", "abstract" : "Spatial variation of long term annual precipitation volume weighted concentrations of major chemical constituents (SO4\u22122, NO3\u2212, Cl\u2212, NH4+, Ca+2, Mg+2, Na+ and K+) at all the ten Global Atmospheric Watch (GAW) stations in India for the period from 1981 to 2012 is studied in this paper. Ionic abundance and balance is studied as well. The range of long term annual mean pH at ten stations was 5.25 \u00b1 0.82 to 6.91 \u00b1 0.76, lowest at Mohanbari and highest at Jodhpur. The long term annual mean pH for the period 1981\u20132012 showed decreasing trend at all the stations (significant at 5\u00a0% level). Decadal mean pH among ten stations for 1981\u20131990, 1991\u20132000 and 2001\u20132012 ranged between 7.31 to 5.76, 7.45 to 4.92 and 6.16 to 4.77 respectively and showed decreasing trend at all the stations during 1981\u20131990 to 2001\u201312. The percentage occurrence of acidic pH (&lt;5.65) at ten stations ranged from 3 to 72\u00a0%, lowest at Jodhpur and highest at Mohanbari and it increased from 1981\u20131990 to 2001\u20132012 almost at all the stations. Temporal variation of annual mean values of nssSO4\u22122,NO3\u2212,Ca+2 and pH for the study period were attempted. Variation of nss K (non sea salt Potassium) at all the stations was studied to assess the biomass burning contribution in different regions. Non-marine (terrestrial) contribution dominated for majority of ionic constituents at most of the stations. However marine contribution was found to be dominant for Mg at Port Blair and Minicoy. Also sea salt fraction of SO4 was higher than terrestrial at Minicoy. Sources of measured ionic constituents in rain water are assessed through correlation analysis. The concentrations of all the ionic species were lowest at Kodaikanal, a high altitude hill top station and the total ionic mass was 136.0\u00a0\u03bceq/l. Jodhpur, an arid station not only had highest concentrations of Ca+2,SO4\u22122 and K+ but also had highest total ionic content (1051.8\u00a0\u03bceq/l) among all the stations. At Srinagar, Jodhpur, Allahabad, Nagpur and Pune stations Ca+2 was the dominant cation while dominant anion was NO3\u2212 for Srinagar, Allahabad, and Nagpur and Cl\u2212 for Jodhpur and Pune; at Mohanbari NO3\u2212 and Ca+2; at Visakhapatnam, Port Blair and Minicoy Na+ and Cl\u2212 were abundant. Temporal variation had shown an increasing trend for nssSO4\u22122 and NO3\u2212 and obviously decreasing trend for pH at all the stations. However, Ca+2 showed a decreasing trend at all the stations except at Port Blair. With the exception of Pune and Jodhpur stations, nssK showed a decreasing \u2026", "author" : [ { "dropping-particle" : "", "family" : "Bhaskar", "given" : "V. Vizaya", "non-dropping-particle" : "", "parse-names" : false, "suffix" : "" }, { "dropping-particle" : "", "family" : "Rao", "given" : "P. S.P.", "non-dropping-particle" : "", "parse-names" : false, "suffix" : "" } ], "container-title" : "Journal of Atmospheric Chemistry", "id" : "ITEM-1", "issue" : "1", "issued" : { "date-parts" : [ [ "2017" ] ] }, "page" : "23-53", "title" : "Annual and decadal variation in chemical composition of rain water at all the ten GAW stations in India", "translator" : [ { "dropping-particle" : "", "family" : "G3892", "given" : "", "non-dropping-particle" : "", "parse-names" : false, "suffix" : "" } ], "type" : "article-journal", "volume" : "74" }, "uris" : [ "http://www.mendeley.com/documents/?uuid=2bedc8b6-0f8a-4fea-a41e-14418df620eb", "http://www.mendeley.com/documents/?uuid=a0151381-8934-4f4f-bd8f-954707c2fda9", "http://www.mendeley.com/documents/?uuid=1964bbb3-204e-4f7e-a9b0-0e71672d9d15" ] }, { "id" : "ITEM-2", "itemData" : { "DOI" : "10.1038/s41598-018-37304-0", "ISSN" : "20452322", "abstract" : "The profound changes in global SO2 emissions over the last decades have affected atmospheric composition on a regional and global scale with large impact on air quality, atmospheric deposition and the radiative forcing of sulfate aerosols. Reproduction of historical atmospheric pollution levels based on global aerosol models and emission changes is crucial to prove that such models are able to predict future scenarios. Here, we analyze consistency of trends in observations of sulfur components in air and precipitation from major regional networks and estimates from six different global aerosol models from 1990 until 2015. There are large interregional differences in the sulfur trends consistently captured by the models and observations, especially for North America and Europe. Europe had the largest reductions in sulfur emissions in the first part of the period while the highest reduction came later in North America and East Asia. The uncertainties in both the emissions and the representativity of the observations are larger in Asia. However, emissions from East Asia clearly increased from 2000 to 2005 followed by a decrease, while in India a steady increase over the whole period has been observed and modelled. The agreement between a bottom-up approach, which uses emissions and process-based chemical transport models, with independent observations gives an improved confidence in the understanding of the atmospheric sulfur budget.", "author" : [ { "dropping-particle" : "", "family" : "Aas", "given" : "Wenche", "non-dropping-particle" : "", "parse-names" : false, "suffix" : "" }, { "dropping-particle" : "", "family" : "Mortier", "given" : "Augustin", "non-dropping-particle" : "", "parse-names" : false, "suffix" : "" }, { "dropping-particle" : "", "family" : "Bowersox", "given" : "Van", "non-dropping-particle" : "", "parse-names" : false, "suffix" : "" }, { "dropping-particle" : "", "family" : "Cherian", "given" : "Ribu", "non-dropping-particle" : "", "parse-names" : false, "suffix" : "" }, { "dropping-particle" : "", "family" : "Faluvegi", "given" : "Greg", "non-dropping-particle" : "", "parse-names" : false, "suffix" : "" }, { "dropping-particle" : "", "family" : "Fagerli", "given" : "Hilde", "non-dropping-particle" : "", "parse-names" : false, "suffix" : "" }, { "dropping-particle" : "", "family" : "Hand", "given" : "Jenny", "non-dropping-particle" : "", "parse-names" : false, "suffix" : "" }, { "dropping-particle" : "", "family" : "Klimont", "given" : "Zbigniew", "non-dropping-particle" : "", "parse-names" : false, "suffix" : "" }, { "dropping-particle" : "", "family" : "Galy-Lacaux", "given" : "Corinne", "non-dropping-particle" : "", "parse-names" : false, "suffix" : "" }, { "dropping-particle" : "", "family" : "Lehmann", "given" : "Christopher M.B.", "non-dropping-particle" : "", "parse-names" : false, "suffix" : "" }, { "dropping-particle" : "", "family" : "Myhre", "given" : "Cathrine Lund", "non-dropping-particle" : "", "parse-names" : false, "suffix" : "" }, { "dropping-particle" : "", "family" : "Myhre", "given" : "Gunnar", "non-dropping-particle" : "", "parse-names" : false, "suffix" : "" }, { "dropping-particle" : "", "family" : "Olivi\u00e9", "given" : "Dirk", "non-dropping-particle" : "", "parse-names" : false, "suffix" : "" }, { "dropping-particle" : "", "family" : "Sato", "given" : "Keiichi", "non-dropping-particle" : "", "parse-names" : false, "suffix" : "" }, { "dropping-particle" : "", "family" : "Quaas", "given" : "Johannes", "non-dropping-particle" : "", "parse-names" : false, "suffix" : "" }, { "dropping-particle" : "", "family" : "Rao", "given" : "P. S.P.", "non-dropping-particle" : "", "parse-names" : false, "suffix" : "" }, { "dropping-particle" : "", "family" : "Schulz", "given" : "Michael", "non-dropping-particle" : "", "parse-names" : false, "suffix" : "" }, { "dropping-particle" : "", "family" : "Shindell", "given" : "Drew", "non-dropping-particle" : "", "parse-names" : false, "suffix" : "" }, { "dropping-particle" : "", "family" : "Skeie", "given" : "Ragnhild B.", "non-dropping-particle" : "", "parse-names" : false, "suffix" : "" }, { "dropping-particle" : "", "family" : "Stein", "given" : "Ariel", "non-dropping-particle" : "", "parse-names" : false, "suffix" : "" }, { "dropping-particle" : "", "family" : "Takemura", "given" : "Toshihiko", "non-dropping-particle" : "", "parse-names" : false, "suffix" : "" }, { "dropping-particle" : "", "family" : "Tsyro", "given" : "Svetlana", "non-dropping-particle" : "", "parse-names" : false, "suffix" : "" }, { "dropping-particle" : "", "family" : "Vet", "given" : "Robert", "non-dropping-particle" : "", "parse-names" : false, "suffix" : "" }, { "dropping-particle" : "", "family" : "Xu", "given" : "Xiaobin", "non-dropping-particle" : "", "parse-names" : false, "suffix" : "" } ], "container-title" : "Scientific Reports", "id" : "ITEM-2", "issue" : "1", "issued" : { "date-parts" : [ [ "2019" ] ] }, "page" : "953", "title" : "Global and regional trends of atmospheric sulfur", "translator" : [ { "dropping-particle" : "", "family" : "G3889", "given" : "", "non-dropping-particle" : "", "parse-names" : false, "suffix" : "" } ], "type" : "article-journal", "volume" : "9" }, "uris" : [ "http://www.mendeley.com/documents/?uuid=7ca09d68-65ae-4a9d-9f61-11660c844960", "http://www.mendeley.com/documents/?uuid=0fd6ff8b-965b-498f-846a-51e53dcee40f", "http://www.mendeley.com/documents/?uuid=9652ad2f-90d7-46d6-9234-e4584113e1a1" ] } ], "mendeley" : { "formattedCitation" : "(Bhaskar and Rao, 2017; Aas et al., 2019)", "plainTextFormattedCitation" : "(Bhaskar and Rao, 2017; Aas et al., 2019)", "previouslyFormattedCitation" : "(Bhaskar and Rao, 2017; Aas et al., 2019)" }, "properties" : { "noteIndex" : 0 }, "schema" : "https://github.com/citation-style-language/schema/raw/master/csl-citation.json" }</w:instrText>
      </w:r>
      <w:r w:rsidRPr="00F50814">
        <w:rPr>
          <w:lang w:val="en-GB"/>
        </w:rPr>
        <w:fldChar w:fldCharType="separate"/>
      </w:r>
      <w:r w:rsidR="00CB33A1">
        <w:rPr>
          <w:noProof/>
          <w:lang w:val="en-GB"/>
        </w:rPr>
        <w:t>(Bhaskar and Rao, 2017; Aas et al., 2019)</w:t>
      </w:r>
      <w:r w:rsidRPr="00F50814">
        <w:rPr>
          <w:lang w:val="en-GB"/>
        </w:rPr>
        <w:fldChar w:fldCharType="end"/>
      </w:r>
      <w:r w:rsidRPr="00F50814">
        <w:rPr>
          <w:lang w:val="en-GB"/>
        </w:rPr>
        <w:t>. Further improvements in global trend assessments are expected with new integrated reanalysis products from the Earth-system data</w:t>
      </w:r>
      <w:ins w:id="2577" w:author="Lucy Cowie" w:date="2021-07-27T14:01:00Z">
        <w:r w:rsidR="00D271EE">
          <w:rPr>
            <w:lang w:val="en-GB"/>
          </w:rPr>
          <w:t xml:space="preserve"> </w:t>
        </w:r>
      </w:ins>
      <w:del w:id="2578" w:author="Lucy Cowie" w:date="2021-07-27T14:00:00Z">
        <w:r w:rsidRPr="00F50814" w:rsidDel="007D05A2">
          <w:rPr>
            <w:lang w:val="en-GB"/>
          </w:rPr>
          <w:delText xml:space="preserve"> </w:delText>
        </w:r>
      </w:del>
      <w:r w:rsidRPr="00F50814">
        <w:rPr>
          <w:lang w:val="en-GB"/>
        </w:rPr>
        <w:t xml:space="preserve">assimilation projects </w:t>
      </w:r>
      <w:r w:rsidRPr="00F50814">
        <w:rPr>
          <w:lang w:val="en-GB"/>
        </w:rPr>
        <w:fldChar w:fldCharType="begin" w:fldLock="1"/>
      </w:r>
      <w:r w:rsidR="00D477C7">
        <w:rPr>
          <w:lang w:val="en-GB"/>
        </w:rPr>
        <w:instrText>ADDIN CSL_CITATION { "citationItems" : [ { "id" : "ITEM-1", "itemData" : { "DOI" : "10.5194/acp-19-3515-2019", "ISSN" : "1680-7324", "abstract" : "Abstract. The Copernicus Atmosphere Monitoring Service (CAMS) reanalysis is the latest global reanalysis dataset of atmospheric composition produced by the European Centre for Medium-Range Weather Forecasts (ECMWF), consisting of three-dimensional time-consistent atmospheric composition fields, including aerosols and chemical species. The dataset currently covers the period 2003\u20132016 and will be extended in the future by adding 1 year each year. A reanalysis for greenhouse gases is being produced separately. The CAMS reanalysis builds on the experience gained during the production of the earlier Monitoring Atmospheric Composition and Climate (MACC) reanalysis and CAMS interim reanalysis. Satellite retrievals of total column CO; tropospheric column NO2; aerosol optical depth (AOD); and total column, partial column and profile ozone retrievals were assimilated for the CAMS reanalysis with ECMWF's Integrated Forecasting System. The new reanalysis has an increased horizontal resolution of about 80&amp;thinsp;km and provides more chemical species at a better temporal resolution (3-hourly analysis fields, 3-hourly forecast fields and hourly surface forecast fields) than the previously produced CAMS interim reanalysis. The CAMS reanalysis has smaller biases compared with most of the independent ozone, carbon monoxide, nitrogen dioxide and aerosol optical depth observations used for validation in this paper than the previous two reanalyses and is much improved and more consistent in time, especially compared to the MACC reanalysis. The CAMS reanalysis is a dataset that can be used to compute climatologies, study trends, evaluate models, benchmark other reanalyses or serve as boundary conditions for regional models for past periods. ]]&gt;", "author" : [ { "dropping-particle" : "", "family" : "Inness", "given" : "Antje", "non-dropping-particle" : "", "parse-names" : false, "suffix" : "" }, { "dropping-particle" : "", "family" : "Ades", "given" : "Melanie", "non-dropping-particle" : "", "parse-names" : false, "suffix" : "" }, { "dropping-particle" : "", "family" : "Agust\u00ed-Panareda", "given" : "Anna", "non-dropping-particle" : "", "parse-names" : false, "suffix" : "" }, { "dropping-particle" : "", "family" : "Barr\u00e9", "given" : "J\u00e9r\u00f4me", "non-dropping-particle" : "", "parse-names" : false, "suffix" : "" }, { "dropping-particle" : "", "family" : "Benedictow", "given" : "Anna", "non-dropping-particle" : "", "parse-names" : false, "suffix" : "" }, { "dropping-particle" : "", "family" : "Blechschmidt", "given" : "Anne-Marlene", "non-dropping-particle" : "", "parse-names" : false, "suffix" : "" }, { "dropping-particle" : "", "family" : "Dominguez", "given" : "Juan Jose", "non-dropping-particle" : "", "parse-names" : false, "suffix" : "" }, { "dropping-particle" : "", "family" : "Engelen", "given" : "Richard", "non-dropping-particle" : "", "parse-names" : false, "suffix" : "" }, { "dropping-particle" : "", "family" : "Eskes", "given" : "Henk", "non-dropping-particle" : "", "parse-names" : false, "suffix" : "" }, { "dropping-particle" : "", "family" : "Flemming", "given" : "Johannes", "non-dropping-particle" : "", "parse-names" : false, "suffix" : "" }, { "dropping-particle" : "", "family" : "Huijnen", "given" : "Vincent", "non-dropping-particle" : "", "parse-names" : false, "suffix" : "" }, { "dropping-particle" : "", "family" : "Jones", "given" : "Luke", "non-dropping-particle" : "", "parse-names" : false, "suffix" : "" }, { "dropping-particle" : "", "family" : "Kipling", "given" : "Zak", "non-dropping-particle" : "", "parse-names" : false, "suffix" : "" }, { "dropping-particle" : "", "family" : "Massart", "given" : "Sebastien", "non-dropping-particle" : "", "parse-names" : false, "suffix" : "" }, { "dropping-particle" : "", "family" : "Parrington", "given" : "Mark", "non-dropping-particle" : "", "parse-names" : false, "suffix" : "" }, { "dropping-particle" : "", "family" : "Peuch", "given" : "Vincent-Henri", "non-dropping-particle" : "", "parse-names" : false, "suffix" : "" }, { "dropping-particle" : "", "family" : "Razinger", "given" : "Miha", "non-dropping-particle" : "", "parse-names" : false, "suffix" : "" }, { "dropping-particle" : "", "family" : "Remy", "given" : "Samuel", "non-dropping-particle" : "", "parse-names" : false, "suffix" : "" }, { "dropping-particle" : "", "family" : "Schulz", "given" : "Michael", "non-dropping-particle" : "", "parse-names" : false, "suffix" : "" }, { "dropping-particle" : "", "family" : "Suttie", "given" : "Martin", "non-dropping-particle" : "", "parse-names" : false, "suffix" : "" } ], "container-title" : "Atmospheric Chemistry and Physics", "id" : "ITEM-1", "issue" : "6", "issued" : { "date-parts" : [ [ "2019", "3", "20" ] ] }, "page" : "3515-3556", "title" : "The CAMS reanalysis of atmospheric composition", "translator" : [ { "dropping-particle" : "", "family" : "G3650", "given" : "", "non-dropping-particle" : "", "parse-names" : false, "suffix" : "" } ], "type" : "article-journal", "volume" : "19" }, "uris" : [ "http://www.mendeley.com/documents/?uuid=05caa61a-90d5-4e0b-8ab5-108cb8e76f82", "http://www.mendeley.com/documents/?uuid=68ed5271-ec39-4276-92d3-f1ffe1ec5947" ] }, { "id" : "ITEM-2", "itemData" : { "DOI" : "10.1175/JCLI-D-16-0609.1", "ISSN" : "08948755", "abstract" : "The Modern-Era Retrospective Analysis for Research and Applications, version 2 (MERRA-2), updates NASA's previous satellite-era (1980 onward) reanalysis system to include additional observations and improvements to the Goddard Earth Observing System, version 5 (GEOS-5), Earth system model. As a major step toward a full Integrated Earth Systems Analysis (IESA), in addition to meteorological observations, MERRA-2 now includes assimilation of aerosol optical depth (AOD) from various ground- and space-based remote sensing platforms. Here, in the first of a pair of studies, the MERRA-2 aerosol assimilation is documented, including a description of the prognostic model (GEOS-5 coupled to the GOCART aerosol module), aerosol emissions, and the quality control of ingested observations. Initial validation and evaluation of the analyzed AOD fields are provided using independent observations from ground, aircraft, and shipborne instruments. The positive impact of the AOD assimilation on simulated aerosols is demonstrated by comparing MERRA-2 aerosol fields to an identical control simulation that does not include AOD assimilation. After showing the AOD evaluation, this paper takes a first look at aerosol-climate interactions by examining the shortwave, clear-sky aerosol direct radiative effect. The companion paper (Part II) evaluates and validates available MERRA-2 aerosol properties not directly impacted by the AOD assimilation (e.g., aerosol vertical distribution and absorption). Importantly, while highlighting the skill of the MERRA-2 aerosol assimilation products, both studies point out caveats that must be considered when using this new reanalysis product for future studies of aerosols and their interactions with weather and climate.", "author" : [ { "dropping-particle" : "", "family" : "Randles", "given" : "C. A.", "non-dropping-particle" : "", "parse-names" : false, "suffix" : "" }, { "dropping-particle" : "", "family" : "Silva", "given" : "A. M.", "non-dropping-particle" : "da", "parse-names" : false, "suffix" : "" }, { "dropping-particle" : "", "family" : "Buchard", "given" : "V.", "non-dropping-particle" : "", "parse-names" : false, "suffix" : "" }, { "dropping-particle" : "", "family" : "Colarco", "given" : "P. R.", "non-dropping-particle" : "", "parse-names" : false, "suffix" : "" }, { "dropping-particle" : "", "family" : "Darmenov", "given" : "A.", "non-dropping-particle" : "", "parse-names" : false, "suffix" : "" }, { "dropping-particle" : "", "family" : "Govindaraju", "given" : "R.", "non-dropping-particle" : "", "parse-names" : false, "suffix" : "" }, { "dropping-particle" : "", "family" : "Smirnov", "given" : "A.", "non-dropping-particle" : "", "parse-names" : false, "suffix" : "" }, { "dropping-particle" : "", "family" : "Holben", "given" : "B.", "non-dropping-particle" : "", "parse-names" : false, "suffix" : "" }, { "dropping-particle" : "", "family" : "Ferrare", "given" : "R.", "non-dropping-particle" : "", "parse-names" : false, "suffix" : "" }, { "dropping-particle" : "", "family" : "Hair", "given" : "J.", "non-dropping-particle" : "", "parse-names" : false, "suffix" : "" }, { "dropping-particle" : "", "family" : "Shinozuka", "given" : "Y.", "non-dropping-particle" : "", "parse-names" : false, "suffix" : "" }, { "dropping-particle" : "", "family" : "Flynn", "given" : "C. J.", "non-dropping-particle" : "", "parse-names" : false, "suffix" : "" } ], "container-title" : "Journal of Climate", "id" : "ITEM-2", "issue" : "17", "issued" : { "date-parts" : [ [ "2017", "4" ] ] }, "page" : "6823-6850", "publisher" : "American Meteorological Society", "title" : "The MERRA-2 aerosol reanalysis, 1980 onward. Part I: System description and data assimilation evaluation", "translator" : [ { "dropping-particle" : "", "family" : "G3731", "given" : "", "non-dropping-particle" : "", "parse-names" : false, "suffix" : "" } ], "type" : "article-journal", "volume" : "30" }, "uris" : [ "http://www.mendeley.com/documents/?uuid=7f37fbb3-1d05-4d6e-a074-ef07292f9ade", "http://www.mendeley.com/documents/?uuid=b51c2b38-d355-4235-b220-55f78861d90c", "http://www.mendeley.com/documents/?uuid=e44352ac-768d-4228-97db-2b6c0f72bc60" ] } ], "mendeley" : { "formattedCitation" : "(Randles et al., 2017; Inness et al., 2019)", "plainTextFormattedCitation" : "(Randles et al., 2017; Inness et al., 2019)", "previouslyFormattedCitation" : "(Randles et al., 2017; Inness et al., 2019)" }, "properties" : { "noteIndex" : 0 }, "schema" : "https://github.com/citation-style-language/schema/raw/master/csl-citation.json" }</w:instrText>
      </w:r>
      <w:r w:rsidRPr="00F50814">
        <w:rPr>
          <w:lang w:val="en-GB"/>
        </w:rPr>
        <w:fldChar w:fldCharType="separate"/>
      </w:r>
      <w:r w:rsidR="00CB33A1">
        <w:rPr>
          <w:noProof/>
          <w:lang w:val="en-GB"/>
        </w:rPr>
        <w:t>(Randles et al., 2017; Inness et al., 2019)</w:t>
      </w:r>
      <w:r w:rsidRPr="00F50814">
        <w:rPr>
          <w:lang w:val="en-GB"/>
        </w:rPr>
        <w:fldChar w:fldCharType="end"/>
      </w:r>
      <w:r w:rsidRPr="00F50814">
        <w:rPr>
          <w:lang w:val="en-GB"/>
        </w:rPr>
        <w:t xml:space="preserve">. </w:t>
      </w:r>
    </w:p>
    <w:p w14:paraId="7B400394" w14:textId="77777777" w:rsidR="00AF2E59" w:rsidRPr="00F50814" w:rsidRDefault="00AF2E59">
      <w:pPr>
        <w:pStyle w:val="AR6BodyText"/>
        <w:rPr>
          <w:lang w:val="en-GB"/>
        </w:rPr>
      </w:pPr>
    </w:p>
    <w:p w14:paraId="61D6341B" w14:textId="41895993" w:rsidR="00AF2E59" w:rsidRPr="00F50814" w:rsidRDefault="00AF2E59">
      <w:pPr>
        <w:pStyle w:val="AR6BodyText"/>
        <w:rPr>
          <w:rFonts w:eastAsia="MS Gothic"/>
          <w:lang w:val="en-GB"/>
        </w:rPr>
      </w:pPr>
      <w:r w:rsidRPr="00F50814">
        <w:rPr>
          <w:lang w:val="en-GB"/>
        </w:rPr>
        <w:lastRenderedPageBreak/>
        <w:t xml:space="preserve">Indirect evidence of decadal trends in the atmospheric loading of sulphur are provided by Alpine ice cores, mainly influenced by European sources </w:t>
      </w:r>
      <w:r w:rsidRPr="00F50814">
        <w:rPr>
          <w:lang w:val="en-GB"/>
        </w:rPr>
        <w:fldChar w:fldCharType="begin" w:fldLock="1"/>
      </w:r>
      <w:r w:rsidR="00D477C7">
        <w:rPr>
          <w:lang w:val="en-GB"/>
        </w:rPr>
        <w:instrText>ADDIN CSL_CITATION { "citationItems" : [ { "id" : "ITEM-1", "itemData" : { "DOI" : "10.1080/16000889.2017.1328945", "ISSN" : "1600-0889", "abstract" : "As a contribution to an EU project which dealt with the effects of climate change, air pollution impacts and ecosystems, two different atmospheric chemical transport models were used to simulate the depositions of acidifying and eutrophying pollutants over Europe for the period 1900\u20132050. Given the unavoidable uncertainties in the historical inputs to these simulations (emissions, meteorology), we generated a new and unique data-set for the purposes of model evaluation; comprising data from the European Air Chemistry Network (EACN) in operation from 1955 to early 1980s and more recent data from the EMEP monitoring network. The two models showed similar and reasonable skills in reproducing both the EACN and EMEP observational data although the MATCH model consistently simulates higher concentrations and depositions than the EMEP model. To further assess the models\u2019 ability to reproduce the long-term trend in sulphur and nitrogen deposition we compared modelled concentrations of major ions in precipitation with data extracted from a glacier in the European Alps. While, the shape and timing of the nss-sulphate data agrees reasonably, the ice core data indicate persistently high nitrogen concentrations of oxidised and reduced nitrogen after the 1980s which does not correspond to the model simulations or data from Western Europe in the EMEP monitoring network. This study concludes that nss-sulphate deposition to Europe was already clearly elevated in the year 1900, but has now (mid-2010s) decreased to about 70% of what it was at the beginning of the last century. The deposition of oxidised nitrogen to Europe peaked during the 1980s but has since decreased to half of its maximum value; still it is 3\u20134 times higher than in the year 1900. The annual deposition of reduced nitrogen to Europe is currently more than two times as high as the conditions in the year 1900.", "author" : [ { "dropping-particle" : "", "family" : "Engardt", "given" : "Magnuz", "non-dropping-particle" : "", "parse-names" : false, "suffix" : "" }, { "dropping-particle" : "", "family" : "Simpson", "given" : "David", "non-dropping-particle" : "", "parse-names" : false, "suffix" : "" }, { "dropping-particle" : "", "family" : "Schwikowski", "given" : "Margit", "non-dropping-particle" : "", "parse-names" : false, "suffix" : "" }, { "dropping-particle" : "", "family" : "Granat", "given" : "Lennart", "non-dropping-particle" : "", "parse-names" : false, "suffix" : "" } ], "container-title" : "Tellus B: Chemical and Physical Meteorology", "id" : "ITEM-1", "issue" : "1", "issued" : { "date-parts" : [ [ "2017", "1" ] ] }, "page" : "1328945", "publisher" : "Taylor &amp; Francis", "title" : "Deposition of sulphur and nitrogen in Europe 1900\u20132050. Model calculations and comparison to historical observations", "translator" : [ { "dropping-particle" : "", "family" : "G3924", "given" : "", "non-dropping-particle" : "", "parse-names" : false, "suffix" : "" } ], "type" : "article-journal", "volume" : "69" }, "uris" : [ "http://www.mendeley.com/documents/?uuid=af9451da-aabc-4dfc-bb57-482eaac13669", "http://www.mendeley.com/documents/?uuid=23bf32b9-a596-4d95-945d-7823945607eb", "http://www.mendeley.com/documents/?uuid=b5c7a98a-2202-40a3-973a-2fdb2e6f4221" ] } ], "mendeley" : { "formattedCitation" : "(Engardt et al., 2017)", "plainTextFormattedCitation" : "(Engardt et al., 2017)", "previouslyFormattedCitation" : "(Engardt et al., 2017)" }, "properties" : { "noteIndex" : 0 }, "schema" : "https://github.com/citation-style-language/schema/raw/master/csl-citation.json" }</w:instrText>
      </w:r>
      <w:r w:rsidRPr="00F50814">
        <w:rPr>
          <w:lang w:val="en-GB"/>
        </w:rPr>
        <w:fldChar w:fldCharType="separate"/>
      </w:r>
      <w:r w:rsidR="00CB33A1">
        <w:rPr>
          <w:noProof/>
          <w:lang w:val="en-GB"/>
        </w:rPr>
        <w:t>(Engardt et al., 2017)</w:t>
      </w:r>
      <w:r w:rsidRPr="00F50814">
        <w:rPr>
          <w:lang w:val="en-GB"/>
        </w:rPr>
        <w:fldChar w:fldCharType="end"/>
      </w:r>
      <w:r w:rsidRPr="00F50814">
        <w:rPr>
          <w:lang w:val="en-GB"/>
        </w:rPr>
        <w:t xml:space="preserve">, and ice cores from Svalbard </w:t>
      </w:r>
      <w:r w:rsidRPr="00F50814">
        <w:rPr>
          <w:lang w:val="en-GB"/>
        </w:rPr>
        <w:fldChar w:fldCharType="begin" w:fldLock="1"/>
      </w:r>
      <w:r w:rsidR="00D477C7">
        <w:rPr>
          <w:lang w:val="en-GB"/>
        </w:rPr>
        <w:instrText>ADDIN CSL_CITATION { "citationItems" : [ { "id" : "ITEM-1", "itemData" : { "DOI" : "10.1657/1938-4246-44.4.490", "ISSN" : "15230430", "abstract" : "Sulfate and nitrate records from 5 ice cores spread across Svalbard were compared and revealed strong temporal similarities with previously published global estimates of SO2 and NOx anthropogenic emissions during the 20th century. A significant departure from the early century sulfate and nitrate levels was evident at all drilling sites starting from the mid-1940s. A steady increase was observed in both sulfate and nitrate profiles at most sites until the late 1960s, when the annual concentrations started to increase at a higher rate. This peak activity lasted for about a decade, and was observed to decrease steadily from the early 1980s on, when sulfate levels declined significantly and when nitrate levels finally reached sulfate levels for the first time in 20th century. The timing of these trends in Svalbard with global SO2 and NOx concentration profiles was best appraised when considering composite concentration profiles of all Svalbard ice cores for sulfate and nitrate, respectively. Composite profiles were also found to provide a convenient mean for distinguishing between the most important world source regions. Based on correlation analysis, the major pollutant sources appeared to be Western Europe and North America for both sulfate and nitrate, followed by Central Europe and former U.S.S.R. in generally similar proportions.", "author" : [ { "dropping-particle" : "", "family" : "Samyn", "given" : "D.", "non-dropping-particle" : "", "parse-names" : false, "suffix" : "" }, { "dropping-particle" : "", "family" : "Vega", "given" : "C.", "non-dropping-particle" : "", "parse-names" : false, "suffix" : "" }, { "dropping-particle" : "", "family" : "Motoyama", "given" : "H.", "non-dropping-particle" : "", "parse-names" : false, "suffix" : "" }, { "dropping-particle" : "", "family" : "Pohjola", "given" : "V.", "non-dropping-particle" : "", "parse-names" : false, "suffix" : "" } ], "container-title" : "Arctic, Antarctic, and Alpine Research", "id" : "ITEM-1", "issue" : "4", "issued" : { "date-parts" : [ [ "2012" ] ] }, "page" : "490-499", "title" : "Nitrate and sulfate anthropogenic trends in the 20th century from five svalbard ice cores", "translator" : [ { "dropping-particle" : "", "family" : "G3893", "given" : "", "non-dropping-particle" : "", "parse-names" : false, "suffix" : "" } ], "type" : "article-journal", "volume" : "44" }, "uris" : [ "http://www.mendeley.com/documents/?uuid=9d3ca765-f149-4afa-bdc9-46b0e4c978e7", "http://www.mendeley.com/documents/?uuid=9a3d5eee-e93d-407c-87d3-53853c336762", "http://www.mendeley.com/documents/?uuid=ee3b3aa6-3aa7-4dac-9a47-3c466f980e8c", "http://www.mendeley.com/documents/?uuid=7c07180b-586f-4716-845a-180b296dbc55", "http://www.mendeley.com/documents/?uuid=09868cc7-cb08-4651-a2b7-f3236b3d7f43" ] } ], "mendeley" : { "formattedCitation" : "(Samyn et al., 2012)", "plainTextFormattedCitation" : "(Samyn et al., 2012)", "previouslyFormattedCitation" : "(Samyn et al., 2012)" }, "properties" : { "noteIndex" : 0 }, "schema" : "https://github.com/citation-style-language/schema/raw/master/csl-citation.json" }</w:instrText>
      </w:r>
      <w:r w:rsidRPr="00F50814">
        <w:rPr>
          <w:lang w:val="en-GB"/>
        </w:rPr>
        <w:fldChar w:fldCharType="separate"/>
      </w:r>
      <w:r w:rsidR="00CB33A1">
        <w:rPr>
          <w:noProof/>
          <w:lang w:val="en-GB"/>
        </w:rPr>
        <w:t>(Samyn et al., 2012)</w:t>
      </w:r>
      <w:r w:rsidRPr="00F50814">
        <w:rPr>
          <w:lang w:val="en-GB"/>
        </w:rPr>
        <w:fldChar w:fldCharType="end"/>
      </w:r>
      <w:r w:rsidRPr="00F50814">
        <w:rPr>
          <w:lang w:val="en-GB"/>
        </w:rPr>
        <w:t xml:space="preserve"> and Greenland </w:t>
      </w:r>
      <w:r w:rsidRPr="00F50814">
        <w:rPr>
          <w:lang w:val="en-GB"/>
        </w:rPr>
        <w:fldChar w:fldCharType="begin" w:fldLock="1"/>
      </w:r>
      <w:r w:rsidR="00D477C7">
        <w:rPr>
          <w:lang w:val="en-GB"/>
        </w:rPr>
        <w:instrText>ADDIN CSL_CITATION { "citationItems" : [ { "id" : "ITEM-1", "itemData" : { "DOI" : "10.1002/2017JD026733", "ISSN" : "21698996", "abstract" : "The Southeastern Greenland Dome (SE-Dome) has both a high elevation and a high accumulation rate (1.01\u00a0m we\u00a0yr\u22121), which are suitable properties for reconstructing past environmental changes with a high time resolution. For this study, we measured the major ion fluxes in a 90\u00a0m ice core drilled from the SE-Dome region in 2015 and present the records of annual ion fluxes from 1957 to 2014. From 1970 to 2010, the trend of nonsea-salt (nss) SO42\u2212 flux decreases, whereas that for NH4+ increases, tracking well with the anthropogenic SOx and NH3 emissions mainly from North America. The result suggests that these fluxes reflect histories of the anthropogenic SOx and NH3 emissions. In contrast, the decadal trend of NO3\u2212 flux differs from the decreasing trend of anthropogenic NOx emissions. Although the cause of this discrepancy remains unclear, it may be related to changes in particle formation processes and chemical scavenging rates caused by an increase in sea salt and dust and/or a decrease in nssSO42\u2212. We also find a high average NO3\u2212 flux (1.13\u00a0mmol\u00a0m\u22122\u00a0yr\u22121) in the ice core, which suggests a negligible effect from postdepositional NO3\u2212 loss. Thus, the SE-Dome region is an excellent location for reconstructing nitrate fluxes. Over a decadal time scale, our NO3\u2212 flux record is similar to those from other ice cores in Greenland high-elevation sites, suggesting that NO3\u2212 concentration records from these ice cores are reliable.", "author" : [ { "dropping-particle" : "", "family" : "Iizuka", "given" : "Yoshinori", "non-dropping-particle" : "", "parse-names" : false, "suffix" : "" }, { "dropping-particle" : "", "family" : "Uemura", "given" : "Ryu", "non-dropping-particle" : "", "parse-names" : false, "suffix" : "" }, { "dropping-particle" : "", "family" : "Fujita", "given" : "Koji", "non-dropping-particle" : "", "parse-names" : false, "suffix" : "" }, { "dropping-particle" : "", "family" : "Hattori", "given" : "Shohei", "non-dropping-particle" : "", "parse-names" : false, "suffix" : "" }, { "dropping-particle" : "", "family" : "Seki", "given" : "Osamu", "non-dropping-particle" : "", "parse-names" : false, "suffix" : "" }, { "dropping-particle" : "", "family" : "Miyamoto", "given" : "Chihiro", "non-dropping-particle" : "", "parse-names" : false, "suffix" : "" }, { "dropping-particle" : "", "family" : "Suzuki", "given" : "Toshitaka", "non-dropping-particle" : "", "parse-names" : false, "suffix" : "" }, { "dropping-particle" : "", "family" : "Yoshida", "given" : "Naohiro", "non-dropping-particle" : "", "parse-names" : false, "suffix" : "" }, { "dropping-particle" : "", "family" : "Motoyama", "given" : "Hideaki", "non-dropping-particle" : "", "parse-names" : false, "suffix" : "" }, { "dropping-particle" : "", "family" : "Matoba", "given" : "Sumito", "non-dropping-particle" : "", "parse-names" : false, "suffix" : "" } ], "container-title" : "Journal of Geophysical Research: Atmospheres", "id" : "ITEM-1", "issue" : "1", "issued" : { "date-parts" : [ [ "2018" ] ] }, "page" : "574-589", "title" : "A 60\u00a0Year Record of Atmospheric Aerosol Depositions Preserved in a High-Accumulation Dome Ice Core, Southeast Greenland", "translator" : [ { "dropping-particle" : "", "family" : "G3908", "given" : "", "non-dropping-particle" : "", "parse-names" : false, "suffix" : "" } ], "type" : "article-journal", "volume" : "123" }, "uris" : [ "http://www.mendeley.com/documents/?uuid=0b38cc0d-13e6-47ec-bacb-4a10dd2c3034", "http://www.mendeley.com/documents/?uuid=a4e10657-34d2-4057-b432-33317b964913" ] }, { "id" : "ITEM-2", "itemData" : { "DOI" : "10.1029/2001JD000672", "ISSN" : "01480227", "abstract" : "Sulfur isotopes of sulfate have been measured in a discontinuous set of polar ice core samples from Summit, central Greenland, covering the preindustrial (from the fourteenth to the eighteenth century) and industrial (from 1872 to 1969 A.D.) periods. Results have been used to estimate the different source contributions to the deposited sulfate and their evolution along the last centuries. They indicate that the preindustrial background sulfate budget is slightly dominated on a year-round average by marine biogenic emissions, amounting to close to half of the non-sea-salt sulfate (49%). The second contribution is provided by continental sources of secondary sulfate, including background volcanism and, to a lesser extent, continental biota (44% of the non-sea-salt sulfate). Sulfur emitted by relatively weak eruptions is found to be largely depleted in34S compared to bulk volcanic S, suggesting an efficient washout of the heavier isotope during the tropospheric transport. The impact of human-driven emissions on the sulfate deposited in central Greenland ice is visible in isotope data as early as 1870 A.D. The isotopic signature of anthropogenic sulfur deposited during the twentieth century is found to be constant (\u03b414S \u2248 + 3.0 \u00b1 1.5\u2030), regardless of the changes of dominant source regions and emission processes. This signature is slightly but measurably lighter than the one reported for Arctic haze pollution events. Copyright 2002 by the American Geophysical Union.", "author" : [ { "dropping-particle" : "", "family" : "Patris", "given" : "Nicolas", "non-dropping-particle" : "", "parse-names" : false, "suffix" : "" }, { "dropping-particle" : "", "family" : "Delmas", "given" : "Robert", "non-dropping-particle" : "", "parse-names" : false, "suffix" : "" }, { "dropping-particle" : "", "family" : "Legrand", "given" : "Michel", "non-dropping-particle" : "", "parse-names" : false, "suffix" : "" }, { "dropping-particle" : "", "family" : "Angelis", "given" : "Martine", "non-dropping-particle" : "De", "parse-names" : false, "suffix" : "" }, { "dropping-particle" : "", "family" : "Ferron", "given" : "Francisco A.", "non-dropping-particle" : "", "parse-names" : false, "suffix" : "" }, { "dropping-particle" : "", "family" : "Sti\u00e9venard", "given" : "Michel", "non-dropping-particle" : "", "parse-names" : false, "suffix" : "" }, { "dropping-particle" : "", "family" : "Jouzel", "given" : "Jean", "non-dropping-particle" : "", "parse-names" : false, "suffix" : "" } ], "container-title" : "Journal of Geophysical Research: Atmospheres", "id" : "ITEM-2", "issue" : "D11", "issued" : { "date-parts" : [ [ "2002", "6", "16" ] ] }, "page" : "ACH 6-1-ACH 6-11", "title" : "First sulfur isotope measurements in central Greenland ice cores along the preindustrial and industrial periods", "translator" : [ { "dropping-particle" : "", "family" : "G3911", "given" : "", "non-dropping-particle" : "", "parse-names" : false, "suffix" : "" } ], "type" : "article-journal", "volume" : "107" }, "uris" : [ "http://www.mendeley.com/documents/?uuid=177207a4-f657-46ab-a8ab-087a8783b2b0", "http://www.mendeley.com/documents/?uuid=91d0f589-2004-4ff9-9e1c-fe4511461990" ] } ], "mendeley" : { "formattedCitation" : "(Patris et al., 2002; Iizuka et al., 2018)", "plainTextFormattedCitation" : "(Patris et al., 2002; Iizuka et al., 2018)", "previouslyFormattedCitation" : "(Patris et al., 2002; Iizuka et al., 2018)" }, "properties" : { "noteIndex" : 0 }, "schema" : "https://github.com/citation-style-language/schema/raw/master/csl-citation.json" }</w:instrText>
      </w:r>
      <w:r w:rsidRPr="00F50814">
        <w:rPr>
          <w:lang w:val="en-GB"/>
        </w:rPr>
        <w:fldChar w:fldCharType="separate"/>
      </w:r>
      <w:r w:rsidR="00CB33A1">
        <w:rPr>
          <w:noProof/>
          <w:lang w:val="en-GB"/>
        </w:rPr>
        <w:t>(Patris et al., 2002; Iizuka et al., 2018)</w:t>
      </w:r>
      <w:r w:rsidRPr="00F50814">
        <w:rPr>
          <w:lang w:val="en-GB"/>
        </w:rPr>
        <w:fldChar w:fldCharType="end"/>
      </w:r>
      <w:r w:rsidRPr="00F50814">
        <w:rPr>
          <w:lang w:val="en-GB"/>
        </w:rPr>
        <w:t xml:space="preserve"> influenced by sources in Europe and North America. These show similar patterns with a weak increase from the end of the 19</w:t>
      </w:r>
      <w:r w:rsidRPr="00636221">
        <w:rPr>
          <w:lang w:val="en-GB"/>
          <w:rPrChange w:id="2579" w:author="Ian Blenkinsop" w:date="2021-07-29T12:07:00Z">
            <w:rPr>
              <w:vertAlign w:val="superscript"/>
              <w:lang w:val="en-GB"/>
            </w:rPr>
          </w:rPrChange>
        </w:rPr>
        <w:t>th</w:t>
      </w:r>
      <w:r w:rsidRPr="00F50814">
        <w:rPr>
          <w:lang w:val="en-GB"/>
        </w:rPr>
        <w:t xml:space="preserve"> century up to around 1950</w:t>
      </w:r>
      <w:ins w:id="2580" w:author="Lucy Cowie" w:date="2021-07-27T14:02:00Z">
        <w:r w:rsidR="008B2297">
          <w:rPr>
            <w:lang w:val="en-GB"/>
          </w:rPr>
          <w:t>,</w:t>
        </w:r>
      </w:ins>
      <w:r w:rsidRPr="00F50814">
        <w:rPr>
          <w:lang w:val="en-GB"/>
        </w:rPr>
        <w:t xml:space="preserve"> followed by a steep increase up to around 1980, and then a significant decrease over the next two decades. This general trend is consistent with the emissions of SO</w:t>
      </w:r>
      <w:r w:rsidRPr="00F50814">
        <w:rPr>
          <w:vertAlign w:val="subscript"/>
          <w:lang w:val="en-GB"/>
        </w:rPr>
        <w:t>2</w:t>
      </w:r>
      <w:r w:rsidRPr="00F50814">
        <w:rPr>
          <w:lang w:val="en-GB"/>
        </w:rPr>
        <w:t xml:space="preserve"> in North America and Europe </w:t>
      </w:r>
      <w:commentRangeStart w:id="2581"/>
      <w:commentRangeStart w:id="2582"/>
      <w:r w:rsidRPr="00AB4DF9">
        <w:rPr>
          <w:lang w:val="en-GB"/>
        </w:rPr>
        <w:fldChar w:fldCharType="begin" w:fldLock="1"/>
      </w:r>
      <w:ins w:id="2583" w:author="Robin Matthews" w:date="2021-07-08T16:16:00Z">
        <w:r w:rsidR="00910E82">
          <w:rPr>
            <w:lang w:val="en-GB"/>
          </w:rPr>
          <w:instrText>ADDIN CSL_CITATION { "citationItems" : [ { "id" : "ITEM-1", "itemData" : { "DOI" : "10.1029/2001JD000672", "ISSN" : "01480227", "abstract" : "Sulfur isotopes of sulfate have been measured in a discontinuous set of polar ice core samples from Summit, central Greenland, covering the preindustrial (from the fourteenth to the eighteenth century) and industrial (from 1872 to 1969 A.D.) periods. Results have been used to estimate the different source contributions to the deposited sulfate and their evolution along the last centuries. They indicate that the preindustrial background sulfate budget is slightly dominated on a year-round average by marine biogenic emissions, amounting to close to half of the non-sea-salt sulfate (49%). The second contribution is provided by continental sources of secondary sulfate, including background volcanism and, to a lesser extent, continental biota (44% of the non-sea-salt sulfate). Sulfur emitted by relatively weak eruptions is found to be largely depleted in34S compared to bulk volcanic S, suggesting an efficient washout of the heavier isotope during the tropospheric transport. The impact of human-driven emissions on the sulfate deposited in central Greenland ice is visible in isotope data as early as 1870 A.D. The isotopic signature of anthropogenic sulfur deposited during the twentieth century is found to be constant (\u03b414S \u2248 + 3.0 \u00b1 1.5\u2030), regardless of the changes of dominant source regions and emission processes. This signature is slightly but measurably lighter than the one reported for Arctic haze pollution events. Copyright 2002 by the American Geophysical Union.", "author" : [ { "dropping-particle" : "", "family" : "Patris", "given" : "Nicolas", "non-dropping-particle" : "", "parse-names" : false, "suffix" : "" }, { "dropping-particle" : "", "family" : "Delmas", "given" : "Robert", "non-dropping-particle" : "", "parse-names" : false, "suffix" : "" }, { "dropping-particle" : "", "family" : "Legrand", "given" : "Michel", "non-dropping-particle" : "", "parse-names" : false, "suffix" : "" }, { "dropping-particle" : "", "family" : "Angelis", "given" : "Martine", "non-dropping-particle" : "De", "parse-names" : false, "suffix" : "" }, { "dropping-particle" : "", "family" : "Ferron", "given" : "Francisco A.", "non-dropping-particle" : "", "parse-names" : false, "suffix" : "" }, { "dropping-particle" : "", "family" : "Sti\u00e9venard", "given" : "Michel", "non-dropping-particle" : "", "parse-names" : false, "suffix" : "" }, { "dropping-particle" : "", "family" : "Jouzel", "given" : "Jean", "non-dropping-particle" : "", "parse-names" : false, "suffix" : "" } ], "container-title" : "Journal of Geophysical Research: Atmospheres", "id" : "ITEM-1", "issue" : "D11", "issued" : { "date-parts" : [ [ "2002", "6", "16" ] ] }, "page" : "ACH 6-1-ACH 6-11", "title" : "First sulfur isotope measurements in central Greenland ice cores along the preindustrial and industrial periods", "translator" : [ { "dropping-particle" : "", "family" : "G3911", "given" : "", "non-dropping-particle" : "", "parse-names" : false, "suffix" : "" } ], "type" : "article-journal", "volume" : "107" }, "uris" : [ "http://www.mendeley.com/documents/?uuid=91d0f589-2004-4ff9-9e1c-fe4511461990", "http://www.mendeley.com/documents/?uuid=9b278caa-1a4f-40f9-9f29-6ac491642784", "http://www.mendeley.com/documents/?uuid=a0e4ef8c-0391-4234-b3b7-87a47b5d3a6a", "http://www.mendeley.com/documents/?uuid=48a22fa1-90f4-43f7-8f64-1224dfb9bdc2", "http://www.mendeley.com/documents/?uuid=177207a4-f657-46ab-a8ab-087a8783b2b0" ] } ], "mendeley" : { "formattedCitation" : "(Patris et al., 2002)", "manualFormatting" : "(Hoesly et al., 2018", "plainTextFormattedCitation" : "(Patris et al., 2002)", "previouslyFormattedCitation" : "(Patris et al., 2002)" }, "properties" : { "noteIndex" : 0 }, "schema" : "https://github.com/citation-style-language/schema/raw/master/csl-citation.json" }</w:instrText>
        </w:r>
      </w:ins>
      <w:del w:id="2584" w:author="Robin Matthews" w:date="2021-07-08T16:16:00Z">
        <w:r w:rsidR="00D477C7" w:rsidDel="00910E82">
          <w:rPr>
            <w:lang w:val="en-GB"/>
          </w:rPr>
          <w:delInstrText>ADDIN CSL_CITATION { "citationItems" : [ { "id" : "ITEM-1", "itemData" : { "DOI" : "10.1029/2001JD000672", "ISSN" : "01480227", "abstract" : "Sulfur isotopes of sulfate have been measured in a discontinuous set of polar ice core samples from Summit, central Greenland, covering the preindustrial (from the fourteenth to the eighteenth century) and industrial (from 1872 to 1969 A.D.) periods. Results have been used to estimate the different source contributions to the deposited sulfate and their evolution along the last centuries. They indicate that the preindustrial background sulfate budget is slightly dominated on a year-round average by marine biogenic emissions, amounting to close to half of the non-sea-salt sulfate (49%). The second contribution is provided by continental sources of secondary sulfate, including background volcanism and, to a lesser extent, continental biota (44% of the non-sea-salt sulfate). Sulfur emitted by relatively weak eruptions is found to be largely depleted in34S compared to bulk volcanic S, suggesting an efficient washout of the heavier isotope during the tropospheric transport. The impact of human-driven emissions on the sulfate deposited in central Greenland ice is visible in isotope data as early as 1870 A.D. The isotopic signature of anthropogenic sulfur deposited during the twentieth century is found to be constant (\u03b414S \u2248 + 3.0 \u00b1 1.5\u2030), regardless of the changes of dominant source regions and emission processes. This signature is slightly but measurably lighter than the one reported for Arctic haze pollution events. Copyright 2002 by the American Geophysical Union.", "author" : [ { "dropping-particle" : "", "family" : "Patris", "given" : "Nicolas", "non-dropping-particle" : "", "parse-names" : false, "suffix" : "" }, { "dropping-particle" : "", "family" : "Delmas", "given" : "Robert", "non-dropping-particle" : "", "parse-names" : false, "suffix" : "" }, { "dropping-particle" : "", "family" : "Legrand", "given" : "Michel", "non-dropping-particle" : "", "parse-names" : false, "suffix" : "" }, { "dropping-particle" : "", "family" : "Angelis", "given" : "Martine", "non-dropping-particle" : "De", "parse-names" : false, "suffix" : "" }, { "dropping-particle" : "", "family" : "Ferron", "given" : "Francisco A.", "non-dropping-particle" : "", "parse-names" : false, "suffix" : "" }, { "dropping-particle" : "", "family" : "Sti\u00e9venard", "given" : "Michel", "non-dropping-particle" : "", "parse-names" : false, "suffix" : "" }, { "dropping-particle" : "", "family" : "Jouzel", "given" : "Jean", "non-dropping-particle" : "", "parse-names" : false, "suffix" : "" } ], "container-title" : "Journal of Geophysical Research: Atmospheres", "id" : "ITEM-1", "issue" : "D11", "issued" : { "date-parts" : [ [ "2002", "6", "16" ] ] }, "page" : "ACH 6-1-ACH 6-11", "title" : "First sulfur isotope measurements in central Greenland ice cores along the preindustrial and industrial periods", "translator" : [ { "dropping-particle" : "", "family" : "G3911", "given" : "", "non-dropping-particle" : "", "parse-names" : false, "suffix" : "" } ], "type" : "article-journal", "volume" : "107" }, "uris" : [ "http://www.mendeley.com/documents/?uuid=91d0f589-2004-4ff9-9e1c-fe4511461990", "http://www.mendeley.com/documents/?uuid=9b278caa-1a4f-40f9-9f29-6ac491642784", "http://www.mendeley.com/documents/?uuid=a0e4ef8c-0391-4234-b3b7-87a47b5d3a6a", "http://www.mendeley.com/documents/?uuid=48a22fa1-90f4-43f7-8f64-1224dfb9bdc2", "http://www.mendeley.com/documents/?uuid=177207a4-f657-46ab-a8ab-087a8783b2b0" ] } ], "mendeley" : { "formattedCitation" : "(Patris et al., 2002)", "manualFormatting" : "(Hoesly et al., 2018; Figures 6.18; 6.19)", "plainTextFormattedCitation" : "(Patris et al., 2002)", "previouslyFormattedCitation" : "(Patris et al., 2002)" }, "properties" : { "noteIndex" : 0 }, "schema" : "https://github.com/citation-style-language/schema/raw/master/csl-citation.json" }</w:delInstrText>
        </w:r>
      </w:del>
      <w:r w:rsidRPr="00AB4DF9">
        <w:rPr>
          <w:lang w:val="en-GB"/>
        </w:rPr>
        <w:fldChar w:fldCharType="separate"/>
      </w:r>
      <w:r w:rsidR="00CB33A1">
        <w:rPr>
          <w:noProof/>
          <w:lang w:val="en-GB"/>
        </w:rPr>
        <w:t>(Hoesly et al., 2018</w:t>
      </w:r>
      <w:del w:id="2585" w:author="Robin Matthews" w:date="2021-07-08T16:16:00Z">
        <w:r w:rsidR="00CB33A1" w:rsidDel="00910E82">
          <w:rPr>
            <w:noProof/>
            <w:lang w:val="en-GB"/>
          </w:rPr>
          <w:delText>; Figures 6.18; 6.19)</w:delText>
        </w:r>
      </w:del>
      <w:r w:rsidRPr="00AB4DF9">
        <w:rPr>
          <w:lang w:val="en-GB"/>
        </w:rPr>
        <w:fldChar w:fldCharType="end"/>
      </w:r>
      <w:commentRangeEnd w:id="2581"/>
      <w:commentRangeEnd w:id="2582"/>
      <w:r w:rsidR="00910E82">
        <w:rPr>
          <w:rStyle w:val="Marquedecommentaire"/>
        </w:rPr>
        <w:commentReference w:id="2581"/>
      </w:r>
      <w:r w:rsidR="00CB33A1">
        <w:rPr>
          <w:rStyle w:val="Marquedecommentaire"/>
        </w:rPr>
        <w:commentReference w:id="2582"/>
      </w:r>
      <w:ins w:id="2586" w:author="Robin Matthews" w:date="2021-07-08T16:16:00Z">
        <w:r w:rsidR="00910E82">
          <w:rPr>
            <w:noProof/>
            <w:lang w:val="en-GB"/>
          </w:rPr>
          <w:t xml:space="preserve">; </w:t>
        </w:r>
        <w:commentRangeStart w:id="2587"/>
        <w:r w:rsidR="00910E82">
          <w:rPr>
            <w:noProof/>
            <w:lang w:val="en-GB"/>
          </w:rPr>
          <w:t>Figures 6.18; 6.19</w:t>
        </w:r>
      </w:ins>
      <w:commentRangeEnd w:id="2587"/>
      <w:r w:rsidR="00DB2BB2">
        <w:rPr>
          <w:rStyle w:val="Marquedecommentaire"/>
          <w:lang w:val="en-GB"/>
        </w:rPr>
        <w:commentReference w:id="2587"/>
      </w:r>
      <w:ins w:id="2588" w:author="Robin Matthews" w:date="2021-07-08T16:16:00Z">
        <w:r w:rsidR="00910E82">
          <w:rPr>
            <w:noProof/>
            <w:lang w:val="en-GB"/>
          </w:rPr>
          <w:t>)</w:t>
        </w:r>
      </w:ins>
      <w:r w:rsidRPr="00F50814">
        <w:rPr>
          <w:lang w:val="en-GB"/>
        </w:rPr>
        <w:t>.</w:t>
      </w:r>
    </w:p>
    <w:p w14:paraId="7199ED03" w14:textId="77777777" w:rsidR="00AF2E59" w:rsidRPr="00F50814" w:rsidRDefault="00AF2E59">
      <w:pPr>
        <w:pStyle w:val="AR6BodyText"/>
        <w:rPr>
          <w:rFonts w:eastAsia="MS Gothic"/>
          <w:lang w:val="en-GB"/>
        </w:rPr>
      </w:pPr>
    </w:p>
    <w:p w14:paraId="392679EF" w14:textId="775A0D90" w:rsidR="00AF2E59" w:rsidRPr="00F50814" w:rsidRDefault="00AF2E59">
      <w:pPr>
        <w:pStyle w:val="AR6BodyText"/>
        <w:rPr>
          <w:lang w:val="en-GB"/>
        </w:rPr>
      </w:pPr>
      <w:r w:rsidRPr="00F50814">
        <w:rPr>
          <w:lang w:val="en-GB"/>
        </w:rPr>
        <w:t>Global and regional models qualitatively reproduce observed trends over North America and Europe for the period 1990</w:t>
      </w:r>
      <w:ins w:id="2589" w:author="Lucy Cowie" w:date="2021-07-27T14:03:00Z">
        <w:r w:rsidR="00C97FCD">
          <w:rPr>
            <w:lang w:val="en-GB"/>
          </w:rPr>
          <w:t>–</w:t>
        </w:r>
      </w:ins>
      <w:del w:id="2590" w:author="Lucy Cowie" w:date="2021-07-27T14:03:00Z">
        <w:r w:rsidRPr="00F50814" w:rsidDel="00C97FCD">
          <w:rPr>
            <w:lang w:val="en-GB"/>
          </w:rPr>
          <w:delText>-</w:delText>
        </w:r>
      </w:del>
      <w:r w:rsidRPr="00F50814">
        <w:rPr>
          <w:lang w:val="en-GB"/>
        </w:rPr>
        <w:t xml:space="preserve">2015 for which emission changes are generally well quantified </w:t>
      </w:r>
      <w:r w:rsidRPr="00F50814">
        <w:rPr>
          <w:lang w:val="en-GB"/>
        </w:rPr>
        <w:fldChar w:fldCharType="begin" w:fldLock="1"/>
      </w:r>
      <w:r w:rsidR="00D477C7">
        <w:rPr>
          <w:lang w:val="en-GB"/>
        </w:rPr>
        <w:instrText>ADDIN CSL_CITATION { "citationItems" : [ { "id" : "ITEM-1", "itemData" : { "DOI" : "10.1038/s41598-018-37304-0", "ISSN" : "20452322", "abstract" : "The profound changes in global SO2 emissions over the last decades have affected atmospheric composition on a regional and global scale with large impact on air quality, atmospheric deposition and the radiative forcing of sulfate aerosols. Reproduction of historical atmospheric pollution levels based on global aerosol models and emission changes is crucial to prove that such models are able to predict future scenarios. Here, we analyze consistency of trends in observations of sulfur components in air and precipitation from major regional networks and estimates from six different global aerosol models from 1990 until 2015. There are large interregional differences in the sulfur trends consistently captured by the models and observations, especially for North America and Europe. Europe had the largest reductions in sulfur emissions in the first part of the period while the highest reduction came later in North America and East Asia. The uncertainties in both the emissions and the representativity of the observations are larger in Asia. However, emissions from East Asia clearly increased from 2000 to 2005 followed by a decrease, while in India a steady increase over the whole period has been observed and modelled. The agreement between a bottom-up approach, which uses emissions and process-based chemical transport models, with independent observations gives an improved confidence in the understanding of the atmospheric sulfur budget.", "author" : [ { "dropping-particle" : "", "family" : "Aas", "given" : "Wenche", "non-dropping-particle" : "", "parse-names" : false, "suffix" : "" }, { "dropping-particle" : "", "family" : "Mortier", "given" : "Augustin", "non-dropping-particle" : "", "parse-names" : false, "suffix" : "" }, { "dropping-particle" : "", "family" : "Bowersox", "given" : "Van", "non-dropping-particle" : "", "parse-names" : false, "suffix" : "" }, { "dropping-particle" : "", "family" : "Cherian", "given" : "Ribu", "non-dropping-particle" : "", "parse-names" : false, "suffix" : "" }, { "dropping-particle" : "", "family" : "Faluvegi", "given" : "Greg", "non-dropping-particle" : "", "parse-names" : false, "suffix" : "" }, { "dropping-particle" : "", "family" : "Fagerli", "given" : "Hilde", "non-dropping-particle" : "", "parse-names" : false, "suffix" : "" }, { "dropping-particle" : "", "family" : "Hand", "given" : "Jenny", "non-dropping-particle" : "", "parse-names" : false, "suffix" : "" }, { "dropping-particle" : "", "family" : "Klimont", "given" : "Zbigniew", "non-dropping-particle" : "", "parse-names" : false, "suffix" : "" }, { "dropping-particle" : "", "family" : "Galy-Lacaux", "given" : "Corinne", "non-dropping-particle" : "", "parse-names" : false, "suffix" : "" }, { "dropping-particle" : "", "family" : "Lehmann", "given" : "Christopher M.B.", "non-dropping-particle" : "", "parse-names" : false, "suffix" : "" }, { "dropping-particle" : "", "family" : "Myhre", "given" : "Cathrine Lund", "non-dropping-particle" : "", "parse-names" : false, "suffix" : "" }, { "dropping-particle" : "", "family" : "Myhre", "given" : "Gunnar", "non-dropping-particle" : "", "parse-names" : false, "suffix" : "" }, { "dropping-particle" : "", "family" : "Olivi\u00e9", "given" : "Dirk", "non-dropping-particle" : "", "parse-names" : false, "suffix" : "" }, { "dropping-particle" : "", "family" : "Sato", "given" : "Keiichi", "non-dropping-particle" : "", "parse-names" : false, "suffix" : "" }, { "dropping-particle" : "", "family" : "Quaas", "given" : "Johannes", "non-dropping-particle" : "", "parse-names" : false, "suffix" : "" }, { "dropping-particle" : "", "family" : "Rao", "given" : "P. S.P.", "non-dropping-particle" : "", "parse-names" : false, "suffix" : "" }, { "dropping-particle" : "", "family" : "Schulz", "given" : "Michael", "non-dropping-particle" : "", "parse-names" : false, "suffix" : "" }, { "dropping-particle" : "", "family" : "Shindell", "given" : "Drew", "non-dropping-particle" : "", "parse-names" : false, "suffix" : "" }, { "dropping-particle" : "", "family" : "Skeie", "given" : "Ragnhild B.", "non-dropping-particle" : "", "parse-names" : false, "suffix" : "" }, { "dropping-particle" : "", "family" : "Stein", "given" : "Ariel", "non-dropping-particle" : "", "parse-names" : false, "suffix" : "" }, { "dropping-particle" : "", "family" : "Takemura", "given" : "Toshihiko", "non-dropping-particle" : "", "parse-names" : false, "suffix" : "" }, { "dropping-particle" : "", "family" : "Tsyro", "given" : "Svetlana", "non-dropping-particle" : "", "parse-names" : false, "suffix" : "" }, { "dropping-particle" : "", "family" : "Vet", "given" : "Robert", "non-dropping-particle" : "", "parse-names" : false, "suffix" : "" }, { "dropping-particle" : "", "family" : "Xu", "given" : "Xiaobin", "non-dropping-particle" : "", "parse-names" : false, "suffix" : "" } ], "container-title" : "Scientific Reports", "id" : "ITEM-1", "issue" : "1", "issued" : { "date-parts" : [ [ "2019" ] ] }, "page" : "953", "title" : "Global and regional trends of atmospheric sulfur", "translator" : [ { "dropping-particle" : "", "family" : "G3889", "given" : "", "non-dropping-particle" : "", "parse-names" : false, "suffix" : "" } ], "type" : "article-journal", "volume" : "9" }, "uris" : [ "http://www.mendeley.com/documents/?uuid=7ca09d68-65ae-4a9d-9f61-11660c844960", "http://www.mendeley.com/documents/?uuid=0fd6ff8b-965b-498f-846a-51e53dcee40f" ] }, { "id" : "ITEM-2", "itemData" : { "DOI" : "10.5194/acp-20-13355-2020", "ISSN" : "1680-7324", "abstract" : "Abstract. This study presents a multiparameter analysis of aerosol trends over the last 2 decades at regional and global scales. Regional time series have been computed for a set of nine optical, chemical-composition and mass aerosol properties by using the observations from several ground-based networks. From these regional time series the aerosol trends have been derived for the different regions of the world. Most of the properties related to aerosol loading exhibit negative trends, both at the surface and in the total atmospheric column. Significant decreases in aerosol optical depth (AOD) are found in Europe, North America, South America, North Africa and Asia, ranging from \u22121.2 % yr\u22121 to \u22123.1 % yr\u22121. An error and representativity analysis of the spatially and temporally limited observational data has been performed using model data subsets in order to investigate how much the observed trends represent the actual trends happening in the regions over the full study period from 2000 to 2014. This analysis reveals that significant uncertainty is associated with some of the regional trends due to time and space sampling deficiencies. The set of observed regional trends has then been used for the evaluation of 10 models (6 AeroCom phase III models and 4 CMIP6 models) and the CAMS reanalysis dataset and of their skills in reproducing the aerosol trends. Model performance is found to vary depending on the parameters and the regions of the world. The models tend to capture trends in AOD, the column \u00c5ngstr\u00f6m exponent, sulfate and particulate matter well (except in North Africa), but they show larger discrepancies for coarse-mode AOD. The rather good agreement of the trends, across different aerosol parameters between models and observations, when co-locating them in time and space, implies that global model trends, including those in poorly monitored regions, are likely correct. The models can help to provide a global picture of the aerosol trends by filling the gaps in regions not covered by observations. The calculation of aerosol trends at a global scale reveals a different picture from that depicted by solely relying on ground-based observations. Using a model with complete diagnostics (NorESM2), we find a global increase in AOD of about 0.2 % yr\u22121 between 2000 and 2014, primarily caused by an increase in the loads of organic aerosols, sulfate and black carbon.", "author" : [ { "dropping-particle" : "", "family" : "Mortier", "given" : "Augustin", "non-dropping-particle" : "", "parse-names" : false, "suffix" : "" }, { "dropping-particle" : "", "family" : "Gli\u00df", "given" : "Jonas", "non-dropping-particle" : "", "parse-names" : false, "suffix" : "" }, { "dropping-particle" : "", "family" : "Schulz", "given" : "Michael", "non-dropping-particle" : "", "parse-names" : false, "suffix" : "" }, { "dropping-particle" : "", "family" : "Aas", "given" : "Wenche", "non-dropping-particle" : "", "parse-names" : false, "suffix" : "" }, { "dropping-particle" : "", "family" : "Andrews", "given" : "Elisabeth", "non-dropping-particle" : "", "parse-names" : false, "suffix" : "" }, { "dropping-particle" : "", "family" : "Bian", "given" : "Huisheng", "non-dropping-particle" : "", "parse-names" : false, "suffix" : "" }, { "dropping-particle" : "", "family" : "Chin", "given" : "Mian", "non-dropping-particle" : "", "parse-names" : false, "suffix" : "" }, { "dropping-particle" : "", "family" : "Ginoux", "given" : "Paul", "non-dropping-particle" : "", "parse-names" : false, "suffix" : "" }, { "dropping-particle" : "", "family" : "Hand", "given" : "Jenny", "non-dropping-particle" : "", "parse-names" : false, "suffix" : "" }, { "dropping-particle" : "", "family" : "Holben", "given" : "Brent", "non-dropping-particle" : "", "parse-names" : false, "suffix" : "" }, { "dropping-particle" : "", "family" : "Zhang", "given" : "Hua", "non-dropping-particle" : "", "parse-names" : false, "suffix" : "" }, { "dropping-particle" : "", "family" : "Kipling", "given" : "Zak", "non-dropping-particle" : "", "parse-names" : false, "suffix" : "" }, { "dropping-particle" : "", "family" : "Kirkev\u00e5g", "given" : "Alf", "non-dropping-particle" : "", "parse-names" : false, "suffix" : "" }, { "dropping-particle" : "", "family" : "Laj", "given" : "Paolo", "non-dropping-particle" : "", "parse-names" : false, "suffix" : "" }, { "dropping-particle" : "", "family" : "Lurton", "given" : "Thibault", "non-dropping-particle" : "", "parse-names" : false, "suffix" : "" }, { "dropping-particle" : "", "family" : "Myhre", "given" : "Gunnar", "non-dropping-particle" : "", "parse-names" : false, "suffix" : "" }, { "dropping-particle" : "", "family" : "Neubauer", "given" : "David", "non-dropping-particle" : "", "parse-names" : false, "suffix" : "" }, { "dropping-particle" : "", "family" : "Olivi\u00e9", "given" : "Dirk", "non-dropping-particle" : "", "parse-names" : false, "suffix" : "" }, { "dropping-particle" : "", "family" : "Salzen", "given" : "Knut", "non-dropping-particle" : "von", "parse-names" : false, "suffix" : "" }, { "dropping-particle" : "", "family" : "Skeie", "given" : "Ragnhild Bieltvedt", "non-dropping-particle" : "", "parse-names" : false, "suffix" : "" }, { "dropping-particle" : "", "family" : "Takemura", "given" : "Toshihiko", "non-dropping-particle" : "", "parse-names" : false, "suffix" : "" }, { "dropping-particle" : "", "family" : "Tilmes", "given" : "Simone", "non-dropping-particle" : "", "parse-names" : false, "suffix" : "" } ], "container-title" : "Atmospheric Chemistry and Physics", "id" : "ITEM-2", "issue" : "21", "issued" : { "date-parts" : [ [ "2020", "11", "11" ] ] }, "page" : "13355-13378", "title" : "Evaluation of climate model aerosol trends with ground-based observations over the last 2 decades \u2013 an AeroCom and CMIP6 analysis", "translator" : [ { "dropping-particle" : "", "family" : "G4787", "given" : "", "non-dropping-particle" : "", "parse-names" : false, "suffix" : "" } ], "type" : "article-journal", "volume" : "20" }, "uris" : [ "http://www.mendeley.com/documents/?uuid=c26c79ea-3ba9-431d-933a-f5a6b8d79632", "http://www.mendeley.com/documents/?uuid=9684fa33-ec77-432b-aaf2-fa60572dca71", "http://www.mendeley.com/documents/?uuid=c9afb1f5-fe97-442e-9696-f58bb666071b" ] } ], "mendeley" : { "formattedCitation" : "(Aas et al., 2019; Mortier et al., 2020)", "plainTextFormattedCitation" : "(Aas et al., 2019; Mortier et al., 2020)", "previouslyFormattedCitation" : "(Aas et al., 2019; Mortier et al., 2020)" }, "properties" : { "noteIndex" : 0 }, "schema" : "https://github.com/citation-style-language/schema/raw/master/csl-citation.json" }</w:instrText>
      </w:r>
      <w:r w:rsidRPr="00F50814">
        <w:rPr>
          <w:lang w:val="en-GB"/>
        </w:rPr>
        <w:fldChar w:fldCharType="separate"/>
      </w:r>
      <w:r w:rsidR="00CB33A1">
        <w:rPr>
          <w:noProof/>
          <w:lang w:val="en-GB"/>
        </w:rPr>
        <w:t>(Aas et al., 2019; Mortier et al., 2020)</w:t>
      </w:r>
      <w:r w:rsidRPr="00F50814">
        <w:rPr>
          <w:lang w:val="en-GB"/>
        </w:rPr>
        <w:fldChar w:fldCharType="end"/>
      </w:r>
      <w:r w:rsidRPr="00F50814">
        <w:rPr>
          <w:lang w:val="en-GB"/>
        </w:rPr>
        <w:t xml:space="preserve">, building confidence in the relationship between emissions, concentration, deposition and radiative forcing derived from these models. </w:t>
      </w:r>
      <w:commentRangeStart w:id="2591"/>
      <w:r w:rsidRPr="00F50814">
        <w:rPr>
          <w:lang w:val="en-GB"/>
        </w:rPr>
        <w:t>Though</w:t>
      </w:r>
      <w:commentRangeEnd w:id="2591"/>
      <w:r w:rsidR="00F03537">
        <w:rPr>
          <w:rStyle w:val="Marquedecommentaire"/>
          <w:lang w:val="en-GB"/>
        </w:rPr>
        <w:commentReference w:id="2591"/>
      </w:r>
      <w:r w:rsidRPr="00F50814">
        <w:rPr>
          <w:lang w:val="en-GB"/>
        </w:rPr>
        <w:t xml:space="preserve">, the models seem to systematically underestimate sulphate </w:t>
      </w:r>
      <w:r w:rsidRPr="00F50814">
        <w:rPr>
          <w:lang w:val="en-GB"/>
        </w:rPr>
        <w:fldChar w:fldCharType="begin" w:fldLock="1"/>
      </w:r>
      <w:r w:rsidR="00D477C7">
        <w:rPr>
          <w:lang w:val="en-GB"/>
        </w:rPr>
        <w:instrText>ADDIN CSL_CITATION { "citationItems" : [ { "id" : "ITEM-1", "itemData" : { "DOI" : "10.5194/acp-17-12911-2017", "ISBN" : "1680-7316", "ISSN" : "16807324", "abstract" : "An assessment of global particulate nitrate and ammonium aerosol based on simulations from nine models participating in the Aerosol Comparisons between Observations and Models (AeroCom) phase III study is presented. A budget analysis was conducted to understand the typical magnitude, distribution, and diversity of the aerosols and their precursors among the models. To gain confidence regarding model performance, the model results were evaluated with various observations globally, including ground station measurements over North America, Europe, and east Asia for tracer concentrations and dry and wet depositions, as well as with aircraft measurements in the Northern Hemisphere mid-to-high latitudes for tracer vertical distributions. Given the unique chemical and physical features of the nitrate occurrence, we further investigated the similarity and differentiation among the models by examining (1) the pHdependent NH3 wet deposition; (2) the nitrate formation via heterogeneous chemistry on the surface of dust and sea salt particles or thermodynamic equilibrium calculation including dust and sea salt ions; and (3) the nitrate coarse-mode fraction (i.e., coarse/total). It is found that HNO 3 , which is simulated explicitly based on full O 3 -HOx-NOx-aerosol chemistry by all models, differs by up to a factor of 9 among the models in its global tropospheric burden. This partially contributes to a large difference in NO- 3 , whose atmospheric burden differs by up to a factor of 13. The atmospheric burdens of NH3 and NHC 4 differ by 17 and 4, respectively. Analyses at the process level show that the large diversity in atmospheric burdens of NO- 3 , NH3, and NHC 4 is also related to deposition processes. Wet deposition seems to be the dominant process in determining the diversity in NH 3 and NHC 4 lifetimes. It is critical to correctly account for contributions of heterogeneous chemical production of nitrate on dust and sea salt, because this process overwhelmingly controls atmospheric nitrate production (typically 80 %) and determines the coarse-A nd fine-mode distribution of nitrate aerosol.", "author" : [ { "dropping-particle" : "", "family" : "Bian", "given" : "Huisheng", "non-dropping-particle" : "", "parse-names" : false, "suffix" : "" }, { "dropping-particle" : "", "family" : "Chin", "given" : "Mian", "non-dropping-particle" : "", "parse-names" : false, "suffix" : "" }, { "dropping-particle" : "", "family" : "Hauglustaine", "given" : "Didier A.", "non-dropping-particle" : "", "parse-names" : false, "suffix" : "" }, { "dropping-particle" : "", "family" : "Schulz", "given" : "Michael", "non-dropping-particle" : "", "parse-names" : false, "suffix" : "" }, { "dropping-particle" : "", "family" : "Myhre", "given" : "Gunnar", "non-dropping-particle" : "", "parse-names" : false, "suffix" : "" }, { "dropping-particle" : "", "family" : "Bauer", "given" : "Susanne E.", "non-dropping-particle" : "", "parse-names" : false, "suffix" : "" }, { "dropping-particle" : "", "family" : "Lund", "given" : "Marianne T.", "non-dropping-particle" : "", "parse-names" : false, "suffix" : "" }, { "dropping-particle" : "", "family" : "Karydis", "given" : "Vlassis A.", "non-dropping-particle" : "", "parse-names" : false, "suffix" : "" }, { "dropping-particle" : "", "family" : "Kucsera", "given" : "Tom L.", "non-dropping-particle" : "", "parse-names" : false, "suffix" : "" }, { "dropping-particle" : "", "family" : "Pan", "given" : "Xiaohua", "non-dropping-particle" : "", "parse-names" : false, "suffix" : "" }, { "dropping-particle" : "", "family" : "Pozzer", "given" : "Andrea", "non-dropping-particle" : "", "parse-names" : false, "suffix" : "" }, { "dropping-particle" : "", "family" : "Skeie", "given" : "Ragnhild B.", "non-dropping-particle" : "", "parse-names" : false, "suffix" : "" }, { "dropping-particle" : "", "family" : "Steenrod", "given" : "Stephen D.", "non-dropping-particle" : "", "parse-names" : false, "suffix" : "" }, { "dropping-particle" : "", "family" : "Sudo", "given" : "Kengo", "non-dropping-particle" : "", "parse-names" : false, "suffix" : "" }, { "dropping-particle" : "", "family" : "Tsigaridis", "given" : "Kostas", "non-dropping-particle" : "", "parse-names" : false, "suffix" : "" }, { "dropping-particle" : "", "family" : "Tsimpidi", "given" : "Alexandra P.", "non-dropping-particle" : "", "parse-names" : false, "suffix" : "" }, { "dropping-particle" : "", "family" : "Tsyro", "given" : "Svetlana G.", "non-dropping-particle" : "", "parse-names" : false, "suffix" : "" } ], "container-title" : "Atmospheric Chemistry and Physics", "id" : "ITEM-1", "issue" : "21", "issued" : { "date-parts" : [ [ "2017" ] ] }, "page" : "12911-12940", "title" : "Investigation of global particulate nitrate from the AeroCom phase III experiment", "translator" : [ { "dropping-particle" : "", "family" : "G3899", "given" : "", "non-dropping-particle" : "", "parse-names" : false, "suffix" : "" } ], "type" : "article-journal", "volume" : "17" }, "uris" : [ "http://www.mendeley.com/documents/?uuid=8b433748-f387-4a02-a261-1b9428a77b28", "http://www.mendeley.com/documents/?uuid=8d5db157-719e-4e03-b459-fe49e2cabe0b" ] }, { "id" : "ITEM-2", "itemData" : { "DOI" : "10.5194/gmd-11-4909-2018", "ISSN" : "19919603", "abstract" : "We document the ability of the new-generation Oslo chemistry-transport model, Oslo CTM3, to accurately simulate present-day aerosol distributions. The model is then used with the new Community Emission Data System (CEDS) historical emission inventory to provide updated time series of anthropogenic aerosol concentrations and consequent direct radiative forcing (RFari) from 1750 to 2014.Overall, Oslo CTM3 performs well compared with measurements of surface concentrations and remotely sensed aerosol optical depth. Concentrations are underestimated in Asia, but the higher emissions in CEDS than previous inventories result in improvements compared to observations. The treatment of black carbon (BC) scavenging in Oslo CTM3 gives better agreement with observed vertical BC profiles relative to the predecessor Oslo CTM2. However, Arctic wintertime BC concentrations remain underestimated, and a range of sensitivity tests indicate that better physical understanding of processes associated with atmospheric BC processing is required to simultaneously reproduce both the observed features. Uncertainties in model input data, resolution, and scavenging affect the distribution of all aerosols species, especially at high latitudes and altitudes. However, we find no evidence of consistently better model performance across all observables and regions in the sensitivity tests than in the baseline configuration.Using CEDS, we estimate a net RFari in 2014 relative to 1750 of-0.17-W-mg-2, significantly weaker than the IPCC AR5 2011-1750 estimate. Differences are attributable to several factors, including stronger absorption by organic aerosol, updated parameterization of BC absorption, and reduced sulfate cooling. The trend towards a weaker RFari over recent years is more pronounced than in the IPCC AR5, illustrating the importance of capturing recent regional emission changes.", "author" : [ { "dropping-particle" : "", "family" : "Lund", "given" : "Marianne Tronstad", "non-dropping-particle" : "", "parse-names" : false, "suffix" : "" }, { "dropping-particle" : "", "family" : "Myhre", "given" : "Gunnar", "non-dropping-particle" : "", "parse-names" : false, "suffix" : "" }, { "dropping-particle" : "", "family" : "S\u00f8vde Haslerud", "given" : "Amund", "non-dropping-particle" : "", "parse-names" : false, "suffix" : "" }, { "dropping-particle" : "", "family" : "Bieltvedt Skeie", "given" : "Ragnhild", "non-dropping-particle" : "", "parse-names" : false, "suffix" : "" }, { "dropping-particle" : "", "family" : "Griesfeller", "given" : "Jan", "non-dropping-particle" : "", "parse-names" : false, "suffix" : "" }, { "dropping-particle" : "", "family" : "Matthew Platt", "given" : "Stephen", "non-dropping-particle" : "", "parse-names" : false, "suffix" : "" }, { "dropping-particle" : "", "family" : "Kumar", "given" : "Rajesh", "non-dropping-particle" : "", "parse-names" : false, "suffix" : "" }, { "dropping-particle" : "", "family" : "Lund Myhre", "given" : "Cathrine", "non-dropping-particle" : "", "parse-names" : false, "suffix" : "" }, { "dropping-particle" : "", "family" : "Schulz", "given" : "Michael", "non-dropping-particle" : "", "parse-names" : false, "suffix" : "" } ], "container-title" : "Geoscientific Model Development", "id" : "ITEM-2", "issue" : "12", "issued" : { "date-parts" : [ [ "2018", "12" ] ] }, "page" : "4909-4931", "title" : "Concentrations and radiative forcing of anthropogenic aerosols from 1750 to 2014 simulated with the Oslo CTM3 and CEDS emission inventory", "translator" : [ { "dropping-particle" : "", "family" : "G3934", "given" : "", "non-dropping-particle" : "", "parse-names" : false, "suffix" : "" } ], "type" : "article-journal", "volume" : "11" }, "uris" : [ "http://www.mendeley.com/documents/?uuid=18122f34-b45a-4d01-86a1-5b87d05f62e9", "http://www.mendeley.com/documents/?uuid=17915060-0758-4875-b78f-09df1d94f0ed", "http://www.mendeley.com/documents/?uuid=414d569a-44ba-421f-880c-bca3e3aecda0" ] } ], "mendeley" : { "formattedCitation" : "(Bian et al., 2017; Lund et al., 2018a)", "plainTextFormattedCitation" : "(Bian et al., 2017; Lund et al., 2018a)", "previouslyFormattedCitation" : "(Bian et al., 2017; Lund et al., 2018a)" }, "properties" : { "noteIndex" : 0 }, "schema" : "https://github.com/citation-style-language/schema/raw/master/csl-citation.json" }</w:instrText>
      </w:r>
      <w:r w:rsidRPr="00F50814">
        <w:rPr>
          <w:lang w:val="en-GB"/>
        </w:rPr>
        <w:fldChar w:fldCharType="separate"/>
      </w:r>
      <w:r w:rsidR="00CB33A1">
        <w:rPr>
          <w:noProof/>
          <w:lang w:val="en-GB"/>
        </w:rPr>
        <w:t>(Bian et al., 2017; Lund et al., 2018a)</w:t>
      </w:r>
      <w:r w:rsidRPr="00F50814">
        <w:rPr>
          <w:lang w:val="en-GB"/>
        </w:rPr>
        <w:fldChar w:fldCharType="end"/>
      </w:r>
      <w:r w:rsidRPr="00F50814">
        <w:rPr>
          <w:lang w:val="en-GB"/>
        </w:rPr>
        <w:t xml:space="preserve"> and AOD </w:t>
      </w:r>
      <w:r w:rsidRPr="00F50814">
        <w:rPr>
          <w:lang w:val="en-GB"/>
        </w:rPr>
        <w:fldChar w:fldCharType="begin" w:fldLock="1"/>
      </w:r>
      <w:r w:rsidR="00D477C7">
        <w:rPr>
          <w:lang w:val="en-GB"/>
        </w:rPr>
        <w:instrText>ADDIN CSL_CITATION { "citationItems" : [ { "id" : "ITEM-1", "itemData" : { "DOI" : "10.5194/gmd-11-4909-2018", "ISSN" : "19919603", "abstract" : "We document the ability of the new-generation Oslo chemistry-transport model, Oslo CTM3, to accurately simulate present-day aerosol distributions. The model is then used with the new Community Emission Data System (CEDS) historical emission inventory to provide updated time series of anthropogenic aerosol concentrations and consequent direct radiative forcing (RFari) from 1750 to 2014.Overall, Oslo CTM3 performs well compared with measurements of surface concentrations and remotely sensed aerosol optical depth. Concentrations are underestimated in Asia, but the higher emissions in CEDS than previous inventories result in improvements compared to observations. The treatment of black carbon (BC) scavenging in Oslo CTM3 gives better agreement with observed vertical BC profiles relative to the predecessor Oslo CTM2. However, Arctic wintertime BC concentrations remain underestimated, and a range of sensitivity tests indicate that better physical understanding of processes associated with atmospheric BC processing is required to simultaneously reproduce both the observed features. Uncertainties in model input data, resolution, and scavenging affect the distribution of all aerosols species, especially at high latitudes and altitudes. However, we find no evidence of consistently better model performance across all observables and regions in the sensitivity tests than in the baseline configuration.Using CEDS, we estimate a net RFari in 2014 relative to 1750 of-0.17-W-mg-2, significantly weaker than the IPCC AR5 2011-1750 estimate. Differences are attributable to several factors, including stronger absorption by organic aerosol, updated parameterization of BC absorption, and reduced sulfate cooling. The trend towards a weaker RFari over recent years is more pronounced than in the IPCC AR5, illustrating the importance of capturing recent regional emission changes.", "author" : [ { "dropping-particle" : "", "family" : "Lund", "given" : "Marianne Tronstad", "non-dropping-particle" : "", "parse-names" : false, "suffix" : "" }, { "dropping-particle" : "", "family" : "Myhre", "given" : "Gunnar", "non-dropping-particle" : "", "parse-names" : false, "suffix" : "" }, { "dropping-particle" : "", "family" : "S\u00f8vde Haslerud", "given" : "Amund", "non-dropping-particle" : "", "parse-names" : false, "suffix" : "" }, { "dropping-particle" : "", "family" : "Bieltvedt Skeie", "given" : "Ragnhild", "non-dropping-particle" : "", "parse-names" : false, "suffix" : "" }, { "dropping-particle" : "", "family" : "Griesfeller", "given" : "Jan", "non-dropping-particle" : "", "parse-names" : false, "suffix" : "" }, { "dropping-particle" : "", "family" : "Matthew Platt", "given" : "Stephen", "non-dropping-particle" : "", "parse-names" : false, "suffix" : "" }, { "dropping-particle" : "", "family" : "Kumar", "given" : "Rajesh", "non-dropping-particle" : "", "parse-names" : false, "suffix" : "" }, { "dropping-particle" : "", "family" : "Lund Myhre", "given" : "Cathrine", "non-dropping-particle" : "", "parse-names" : false, "suffix" : "" }, { "dropping-particle" : "", "family" : "Schulz", "given" : "Michael", "non-dropping-particle" : "", "parse-names" : false, "suffix" : "" } ], "container-title" : "Geoscientific Model Development", "id" : "ITEM-1", "issue" : "12", "issued" : { "date-parts" : [ [ "2018", "12" ] ] }, "page" : "4909-4931", "title" : "Concentrations and radiative forcing of anthropogenic aerosols from 1750 to 2014 simulated with the Oslo CTM3 and CEDS emission inventory", "translator" : [ { "dropping-particle" : "", "family" : "G3934", "given" : "", "non-dropping-particle" : "", "parse-names" : false, "suffix" : "" } ], "type" : "article-journal", "volume" : "11" }, "uris" : [ "http://www.mendeley.com/documents/?uuid=18122f34-b45a-4d01-86a1-5b87d05f62e9", "http://www.mendeley.com/documents/?uuid=17915060-0758-4875-b78f-09df1d94f0ed", "http://www.mendeley.com/documents/?uuid=1d03e69c-43c5-452f-9db5-12b1784beb9c" ] }, { "id" : "ITEM-2", "itemData" : { "DOI" : "10.5194/acp-21-87-2021", "ISSN" : "1680-7324", "abstract" : "Abstract. Within the framework of the AeroCom (Aerosol Comparisons between Observations and Models) initiative, the state-of-the-art modelling of aerosol optical properties is assessed from 14 global models participating in the phase III control experiment (AP3). The models are similar to CMIP6/AerChemMIP Earth System Models (ESMs) and provide a robust multi-model ensemble. Inter-model spread of aerosol species lifetimes and emissions appears to be similar to that of mass extinction coefficients (MECs), suggesting that aerosol optical depth (AOD) uncertainties are associated with a broad spectrum of parameterised aerosol processes. Total AOD is approximately the same as in AeroCom phase I (AP1) simulations. However, we find a 50 % decrease in the optical depth (OD) of black carbon (BC), attributable to a combination of decreased emissions and lifetimes. Relative contributions from sea salt (SS) and dust (DU) have shifted from being approximately equal in AP1 to SS contributing about 2\u22153 of the natural AOD in AP3. This shift is linked with a decrease in DU mass burden, a lower DU MEC, and a slight decrease in DU lifetime, suggesting coarser DU particle sizes in AP3 compared to AP1. Relative to observations, the AP3 ensemble median and most of the participating models underestimate all aerosol optical properties investigated, that is, total AOD as well as fine and coarse AOD (AODf, AODc), \u00c5ngstr\u00f6m exponent (AE), dry surface scattering (SCdry), and absorption (ACdry) coefficients. Compared to AERONET, the models underestimate total AOD by ca. 21 % \u00b1 20 % (as inferred from the ensemble median and interquartile range). Against satellite data, the ensemble AOD biases range from \u221237 % (MODIS-Terra) to \u221216 % (MERGED-FMI, a multi-satellite AOD product), which we explain by differences between individual satellites and AERONET measurements themselves. Correlation coefficients (R) between model and observation AOD records are generally high (R&gt;0.75), suggesting that the models are capable of capturing spatio-temporal variations in AOD. We find a much larger underestimate in coarse AODc (\u223c \u221245 % \u00b1 25 %) than in fine AODf (\u223c \u221215 % \u00b1 25 %) with slightly increased inter-model spread compared to total AOD. These results indicate problems in the modelling of DU and SS. The AODc bias is likely due to missing DU over continental land masses (particularly over the United States, SE Asia, and S. America), while marine AERONET sites and the AATSR SU satellite data suggest mo\u2026", "author" : [ { "dropping-particle" : "", "family" : "Gli\u00df", "given" : "Jonas", "non-dropping-particle" : "", "parse-names" : false, "suffix" : "" }, { "dropping-particle" : "", "family" : "Mortier", "given" : "Augustin", "non-dropping-particle" : "", "parse-names" : false, "suffix" : "" }, { "dropping-particle" : "", "family" : "Schulz", "given" : "Michael", "non-dropping-particle" : "", "parse-names" : false, "suffix" : "" }, { "dropping-particle" : "", "family" : "Andrews", "given" : "Elisabeth", "non-dropping-particle" : "", "parse-names" : false, "suffix" : "" }, { "dropping-particle" : "", "family" : "Balkanski", "given" : "Yves", "non-dropping-particle" : "", "parse-names" : false, "suffix" : "" }, { "dropping-particle" : "", "family" : "Bauer", "given" : "Susanne E", "non-dropping-particle" : "", "parse-names" : false, "suffix" : "" }, { "dropping-particle" : "", "family" : "Benedictow", "given" : "Anna M K", "non-dropping-particle" : "", "parse-names" : false, "suffix" : "" }, { "dropping-particle" : "", "family" : "Bian", "given" : "Huisheng", "non-dropping-particle" : "", "parse-names" : false, "suffix" : "" }, { "dropping-particle" : "", "family" : "Checa-Garcia", "given" : "Ramiro", "non-dropping-particle" : "", "parse-names" : false, "suffix" : "" }, { "dropping-particle" : "", "family" : "Chin", "given" : "Mian", "non-dropping-particle" : "", "parse-names" : false, "suffix" : "" }, { "dropping-particle" : "", "family" : "Ginoux", "given" : "Paul", "non-dropping-particle" : "", "parse-names" : false, "suffix" : "" }, { "dropping-particle" : "", "family" : "Griesfeller", "given" : "Jan J", "non-dropping-particle" : "", "parse-names" : false, "suffix" : "" }, { "dropping-particle" : "", "family" : "Heckel", "given" : "Andreas", "non-dropping-particle" : "", "parse-names" : false, "suffix" : "" }, { "dropping-particle" : "", "family" : "Kipling", "given" : "Zak", "non-dropping-particle" : "", "parse-names" : false, "suffix" : "" }, { "dropping-particle" : "", "family" : "Kirkev\u00e5g", "given" : "Alf", "non-dropping-particle" : "", "parse-names" : false, "suffix" : "" }, { "dropping-particle" : "", "family" : "Kokkola", "given" : "Harri", "non-dropping-particle" : "", "parse-names" : false, "suffix" : "" }, { "dropping-particle" : "", "family" : "Laj", "given" : "Paolo", "non-dropping-particle" : "", "parse-names" : false, "suffix" : "" }, { "dropping-particle" : "", "family" : "Sager", "given" : "Philippe", "non-dropping-particle" : "Le", "parse-names" : false, "suffix" : "" }, { "dropping-particle" : "", "family" : "Lund", "given" : "Marianne Tronstad", "non-dropping-particle" : "", "parse-names" : false, "suffix" : "" }, { "dropping-particle" : "", "family" : "Lund Myhre", "given" : "Cathrine", "non-dropping-particle" : "", "parse-names" : false, "suffix" : "" }, { "dropping-particle" : "", "family" : "Matsui", "given" : "Hitoshi", "non-dropping-particle" : "", "parse-names" : false, "suffix" : "" }, { "dropping-particle" : "", "family" : "Myhre", "given" : "Gunnar", "non-dropping-particle" : "", "parse-names" : false, "suffix" : "" }, { "dropping-particle" : "", "family" : "Neubauer", "given" : "David", "non-dropping-particle" : "", "parse-names" : false, "suffix" : "" }, { "dropping-particle" : "", "family" : "Noije", "given" : "Twan", "non-dropping-particle" : "van", "parse-names" : false, "suffix" : "" }, { "dropping-particle" : "", "family" : "North", "given" : "Peter", "non-dropping-particle" : "", "parse-names" : false, "suffix" : "" }, { "dropping-particle" : "", "family" : "Olivi\u00e9", "given" : "Dirk J L", "non-dropping-particle" : "", "parse-names" : false, "suffix" : "" }, { "dropping-particle" : "", "family" : "R\u00e9my", "given" : "Samuel", "non-dropping-particle" : "", "parse-names" : false, "suffix" : "" }, { "dropping-particle" : "", "family" : "Sogacheva", "given" : "Larisa", "non-dropping-particle" : "", "parse-names" : false, "suffix" : "" }, { "dropping-particle" : "", "family" : "Takemura", "given" : "Toshihiko", "non-dropping-particle" : "", "parse-names" : false, "suffix" : "" }, { "dropping-particle" : "", "family" : "Tsigaridis", "given" : "Kostas", "non-dropping-particle" : "", "parse-names" : false, "suffix" : "" }, { "dropping-particle" : "", "family" : "Tsyro", "given" : "Svetlana G", "non-dropping-particle" : "", "parse-names" : false, "suffix" : "" } ], "container-title" : "Atmospheric Chemistry and Physics", "id" : "ITEM-2", "issue" : "1", "issued" : { "date-parts" : [ [ "2021", "1", "6" ] ] }, "page" : "87-128", "publisher" : "Copernicus Publications", "title" : "AeroCom phase III multi-model evaluation of the aerosol life cycle and optical properties using ground- and space-based remote sensing as well as surface in situ observations", "translator" : [ { "dropping-particle" : "", "family" : "G4962", "given" : "", "non-dropping-particle" : "", "parse-names" : false, "suffix" : "" } ], "type" : "article-journal", "volume" : "21" }, "uris" : [ "http://www.mendeley.com/documents/?uuid=b590c810-4f01-41cd-92f9-a74ad3abd48a" ] } ], "mendeley" : { "formattedCitation" : "(Lund et al., 2018a; Gli\u00df et al., 2021a)", "plainTextFormattedCitation" : "(Lund et al., 2018a; Gli\u00df et al., 2021a)", "previouslyFormattedCitation" : "(Lund et al., 2018a; Gli\u00df et al., 2021a)" }, "properties" : { "noteIndex" : 0 }, "schema" : "https://github.com/citation-style-language/schema/raw/master/csl-citation.json" }</w:instrText>
      </w:r>
      <w:r w:rsidRPr="00F50814">
        <w:rPr>
          <w:lang w:val="en-GB"/>
        </w:rPr>
        <w:fldChar w:fldCharType="separate"/>
      </w:r>
      <w:r w:rsidR="00CB33A1">
        <w:rPr>
          <w:noProof/>
          <w:lang w:val="en-GB"/>
        </w:rPr>
        <w:t>(Lund et al., 2018a; Gliß et al., 2021a)</w:t>
      </w:r>
      <w:r w:rsidRPr="00F50814">
        <w:rPr>
          <w:lang w:val="en-GB"/>
        </w:rPr>
        <w:fldChar w:fldCharType="end"/>
      </w:r>
      <w:r w:rsidRPr="00F50814">
        <w:rPr>
          <w:lang w:val="en-GB"/>
        </w:rPr>
        <w:t>, and there are quite large differences in the models’ distribution of the concentration fields of sulphate driven by differences in the representation of photochemical production and sinks of aerosols. One global model study also highlighted biases in simulated sulphate trends over the 2001</w:t>
      </w:r>
      <w:ins w:id="2592" w:author="Lucy Cowie" w:date="2021-07-27T14:04:00Z">
        <w:r w:rsidR="00A04521">
          <w:rPr>
            <w:lang w:val="en-GB"/>
          </w:rPr>
          <w:t>–</w:t>
        </w:r>
      </w:ins>
      <w:del w:id="2593" w:author="Lucy Cowie" w:date="2021-07-27T14:04:00Z">
        <w:r w:rsidRPr="00F50814" w:rsidDel="00A04521">
          <w:rPr>
            <w:lang w:val="en-GB"/>
          </w:rPr>
          <w:delText>-</w:delText>
        </w:r>
      </w:del>
      <w:r w:rsidRPr="00F50814">
        <w:rPr>
          <w:lang w:val="en-GB"/>
        </w:rPr>
        <w:t xml:space="preserve">2015 period over eastern China due to uncertainties in the CEDS anthropogenic </w:t>
      </w:r>
      <w:r w:rsidRPr="00F50814">
        <w:rPr>
          <w:rFonts w:eastAsia="MS Gothic"/>
          <w:lang w:val="en-GB"/>
        </w:rPr>
        <w:t>SO</w:t>
      </w:r>
      <w:r w:rsidRPr="00F50814">
        <w:rPr>
          <w:rFonts w:eastAsia="MS Gothic"/>
          <w:vertAlign w:val="subscript"/>
          <w:lang w:val="en-GB"/>
        </w:rPr>
        <w:t>2</w:t>
      </w:r>
      <w:r w:rsidRPr="00F50814">
        <w:rPr>
          <w:lang w:val="en-GB"/>
        </w:rPr>
        <w:t xml:space="preserve"> emissions trends </w:t>
      </w:r>
      <w:commentRangeStart w:id="2594"/>
      <w:commentRangeStart w:id="2595"/>
      <w:r w:rsidRPr="00F50814">
        <w:rPr>
          <w:lang w:val="en-GB"/>
        </w:rPr>
        <w:fldChar w:fldCharType="begin" w:fldLock="1"/>
      </w:r>
      <w:r w:rsidR="00D477C7">
        <w:rPr>
          <w:lang w:val="en-GB"/>
        </w:rPr>
        <w:instrText>ADDIN CSL_CITATION { "citationItems" : [ { "id" : "ITEM-1", "itemData" : { "DOI" : "10.1038/s41598-018-37304-0", "ISSN" : "20452322", "abstract" : "The profound changes in global SO2 emissions over the last decades have affected atmospheric composition on a regional and global scale with large impact on air quality, atmospheric deposition and the radiative forcing of sulfate aerosols. Reproduction of historical atmospheric pollution levels based on global aerosol models and emission changes is crucial to prove that such models are able to predict future scenarios. Here, we analyze consistency of trends in observations of sulfur components in air and precipitation from major regional networks and estimates from six different global aerosol models from 1990 until 2015. There are large interregional differences in the sulfur trends consistently captured by the models and observations, especially for North America and Europe. Europe had the largest reductions in sulfur emissions in the first part of the period while the highest reduction came later in North America and East Asia. The uncertainties in both the emissions and the representativity of the observations are larger in Asia. However, emissions from East Asia clearly increased from 2000 to 2005 followed by a decrease, while in India a steady increase over the whole period has been observed and modelled. The agreement between a bottom-up approach, which uses emissions and process-based chemical transport models, with independent observations gives an improved confidence in the understanding of the atmospheric sulfur budget.", "author" : [ { "dropping-particle" : "", "family" : "Aas", "given" : "Wenche", "non-dropping-particle" : "", "parse-names" : false, "suffix" : "" }, { "dropping-particle" : "", "family" : "Mortier", "given" : "Augustin", "non-dropping-particle" : "", "parse-names" : false, "suffix" : "" }, { "dropping-particle" : "", "family" : "Bowersox", "given" : "Van", "non-dropping-particle" : "", "parse-names" : false, "suffix" : "" }, { "dropping-particle" : "", "family" : "Cherian", "given" : "Ribu", "non-dropping-particle" : "", "parse-names" : false, "suffix" : "" }, { "dropping-particle" : "", "family" : "Faluvegi", "given" : "Greg", "non-dropping-particle" : "", "parse-names" : false, "suffix" : "" }, { "dropping-particle" : "", "family" : "Fagerli", "given" : "Hilde", "non-dropping-particle" : "", "parse-names" : false, "suffix" : "" }, { "dropping-particle" : "", "family" : "Hand", "given" : "Jenny", "non-dropping-particle" : "", "parse-names" : false, "suffix" : "" }, { "dropping-particle" : "", "family" : "Klimont", "given" : "Zbigniew", "non-dropping-particle" : "", "parse-names" : false, "suffix" : "" }, { "dropping-particle" : "", "family" : "Galy-Lacaux", "given" : "Corinne", "non-dropping-particle" : "", "parse-names" : false, "suffix" : "" }, { "dropping-particle" : "", "family" : "Lehmann", "given" : "Christopher M.B.", "non-dropping-particle" : "", "parse-names" : false, "suffix" : "" }, { "dropping-particle" : "", "family" : "Myhre", "given" : "Cathrine Lund", "non-dropping-particle" : "", "parse-names" : false, "suffix" : "" }, { "dropping-particle" : "", "family" : "Myhre", "given" : "Gunnar", "non-dropping-particle" : "", "parse-names" : false, "suffix" : "" }, { "dropping-particle" : "", "family" : "Olivi\u00e9", "given" : "Dirk", "non-dropping-particle" : "", "parse-names" : false, "suffix" : "" }, { "dropping-particle" : "", "family" : "Sato", "given" : "Keiichi", "non-dropping-particle" : "", "parse-names" : false, "suffix" : "" }, { "dropping-particle" : "", "family" : "Quaas", "given" : "Johannes", "non-dropping-particle" : "", "parse-names" : false, "suffix" : "" }, { "dropping-particle" : "", "family" : "Rao", "given" : "P. S.P.", "non-dropping-particle" : "", "parse-names" : false, "suffix" : "" }, { "dropping-particle" : "", "family" : "Schulz", "given" : "Michael", "non-dropping-particle" : "", "parse-names" : false, "suffix" : "" }, { "dropping-particle" : "", "family" : "Shindell", "given" : "Drew", "non-dropping-particle" : "", "parse-names" : false, "suffix" : "" }, { "dropping-particle" : "", "family" : "Skeie", "given" : "Ragnhild B.", "non-dropping-particle" : "", "parse-names" : false, "suffix" : "" }, { "dropping-particle" : "", "family" : "Stein", "given" : "Ariel", "non-dropping-particle" : "", "parse-names" : false, "suffix" : "" }, { "dropping-particle" : "", "family" : "Takemura", "given" : "Toshihiko", "non-dropping-particle" : "", "parse-names" : false, "suffix" : "" }, { "dropping-particle" : "", "family" : "Tsyro", "given" : "Svetlana", "non-dropping-particle" : "", "parse-names" : false, "suffix" : "" }, { "dropping-particle" : "", "family" : "Vet", "given" : "Robert", "non-dropping-particle" : "", "parse-names" : false, "suffix" : "" }, { "dropping-particle" : "", "family" : "Xu", "given" : "Xiaobin", "non-dropping-particle" : "", "parse-names" : false, "suffix" : "" } ], "container-title" : "Scientific Reports", "id" : "ITEM-1", "issue" : "1", "issued" : { "date-parts" : [ [ "2019" ] ] }, "page" : "953", "title" : "Global and regional trends of atmospheric sulfur", "translator" : [ { "dropping-particle" : "", "family" : "G3889", "given" : "", "non-dropping-particle" : "", "parse-names" : false, "suffix" : "" } ], "type" : "article-journal", "volume" : "9" }, "uris" : [ "http://www.mendeley.com/documents/?uuid=7ca09d68-65ae-4a9d-9f61-11660c844960", "http://www.mendeley.com/documents/?uuid=0fd6ff8b-965b-498f-846a-51e53dcee40f", "http://www.mendeley.com/documents/?uuid=9652ad2f-90d7-46d6-9234-e4584113e1a1" ] } ], "mendeley" : { "formattedCitation" : "(Aas et al., 2019)", "manualFormatting" : "(Paulot et al., 2018)", "plainTextFormattedCitation" : "(Aas et al., 2019)", "previouslyFormattedCitation" : "(Aas et al., 2019)" }, "properties" : { "noteIndex" : 0 }, "schema" : "https://github.com/citation-style-language/schema/raw/master/csl-citation.json" }</w:instrText>
      </w:r>
      <w:r w:rsidRPr="00F50814">
        <w:rPr>
          <w:lang w:val="en-GB"/>
        </w:rPr>
        <w:fldChar w:fldCharType="separate"/>
      </w:r>
      <w:r w:rsidR="00CB33A1">
        <w:rPr>
          <w:noProof/>
          <w:lang w:val="en-GB"/>
        </w:rPr>
        <w:t>(Paulot et al., 2018)</w:t>
      </w:r>
      <w:r w:rsidRPr="00F50814">
        <w:rPr>
          <w:lang w:val="en-GB"/>
        </w:rPr>
        <w:fldChar w:fldCharType="end"/>
      </w:r>
      <w:commentRangeEnd w:id="2594"/>
      <w:r w:rsidR="00CB33A1">
        <w:rPr>
          <w:rStyle w:val="Marquedecommentaire"/>
        </w:rPr>
        <w:commentReference w:id="2594"/>
      </w:r>
      <w:r>
        <w:rPr>
          <w:lang w:val="en-GB"/>
        </w:rPr>
        <w:t>.</w:t>
      </w:r>
      <w:commentRangeEnd w:id="2595"/>
      <w:r w:rsidR="00910E82">
        <w:rPr>
          <w:rStyle w:val="Marquedecommentaire"/>
        </w:rPr>
        <w:commentReference w:id="2595"/>
      </w:r>
    </w:p>
    <w:p w14:paraId="1420AAC1" w14:textId="77777777" w:rsidR="00AF2E59" w:rsidRPr="00F50814" w:rsidRDefault="00AF2E59">
      <w:pPr>
        <w:pStyle w:val="AR6BodyText"/>
        <w:rPr>
          <w:rFonts w:eastAsia="MS Gothic"/>
          <w:lang w:val="en-GB"/>
        </w:rPr>
      </w:pPr>
    </w:p>
    <w:p w14:paraId="44437B4A" w14:textId="63A0C108" w:rsidR="00AF2E59" w:rsidRPr="00C827FE" w:rsidRDefault="00AF2E59">
      <w:pPr>
        <w:pStyle w:val="AR6BodyText"/>
        <w:rPr>
          <w:rFonts w:eastAsia="MS Gothic"/>
          <w:lang w:val="en-US"/>
        </w:rPr>
      </w:pPr>
      <w:r w:rsidRPr="00F50814">
        <w:rPr>
          <w:rFonts w:eastAsia="MS Gothic"/>
          <w:lang w:val="en-GB"/>
        </w:rPr>
        <w:t xml:space="preserve">In summary, there is </w:t>
      </w:r>
      <w:r w:rsidRPr="00F50814">
        <w:rPr>
          <w:rFonts w:eastAsia="MS Gothic"/>
          <w:i/>
          <w:lang w:val="en-GB"/>
        </w:rPr>
        <w:t>high confidence</w:t>
      </w:r>
      <w:r w:rsidRPr="00F50814">
        <w:rPr>
          <w:rFonts w:eastAsia="MS Gothic"/>
          <w:lang w:val="en-GB"/>
        </w:rPr>
        <w:t xml:space="preserve"> that the global tropospheric sulphate burden increased from 1850 to around 2005, but there are large regional differences in the magnitude</w:t>
      </w:r>
      <w:r w:rsidRPr="00D55EB1">
        <w:rPr>
          <w:rFonts w:eastAsia="MS Gothic"/>
          <w:lang w:val="en-GB"/>
        </w:rPr>
        <w:t xml:space="preserve">. </w:t>
      </w:r>
      <w:r>
        <w:rPr>
          <w:rFonts w:eastAsia="MS Gothic"/>
          <w:lang w:val="en-GB"/>
        </w:rPr>
        <w:t>S</w:t>
      </w:r>
      <w:r w:rsidRPr="00D55EB1">
        <w:rPr>
          <w:rFonts w:eastAsia="MS Gothic"/>
          <w:lang w:val="en-GB"/>
        </w:rPr>
        <w:t xml:space="preserve">ulphate aerosol </w:t>
      </w:r>
      <w:r w:rsidRPr="0087315C">
        <w:rPr>
          <w:rFonts w:eastAsia="MS Gothic"/>
          <w:lang w:val="en-US"/>
        </w:rPr>
        <w:t>concentrations in North America and Europe have declined over 1980</w:t>
      </w:r>
      <w:ins w:id="2596" w:author="Lucy Cowie" w:date="2021-07-27T14:05:00Z">
        <w:r w:rsidR="009E6E04">
          <w:rPr>
            <w:rFonts w:eastAsia="MS Gothic"/>
            <w:lang w:val="en-US"/>
          </w:rPr>
          <w:t>–</w:t>
        </w:r>
      </w:ins>
      <w:del w:id="2597" w:author="Lucy Cowie" w:date="2021-07-27T14:05:00Z">
        <w:r w:rsidRPr="0087315C" w:rsidDel="009E6E04">
          <w:rPr>
            <w:rFonts w:eastAsia="MS Gothic"/>
            <w:lang w:val="en-US"/>
          </w:rPr>
          <w:delText xml:space="preserve"> to </w:delText>
        </w:r>
      </w:del>
      <w:r w:rsidRPr="0087315C">
        <w:rPr>
          <w:rFonts w:eastAsia="MS Gothic"/>
          <w:lang w:val="en-US"/>
        </w:rPr>
        <w:t xml:space="preserve">2015 with slightly stronger reductions in North America (47%) than </w:t>
      </w:r>
      <w:commentRangeStart w:id="2598"/>
      <w:r w:rsidRPr="0087315C">
        <w:rPr>
          <w:rFonts w:eastAsia="MS Gothic"/>
          <w:lang w:val="en-US"/>
        </w:rPr>
        <w:t xml:space="preserve">over </w:t>
      </w:r>
      <w:commentRangeEnd w:id="2598"/>
      <w:r w:rsidR="00BE73AB">
        <w:rPr>
          <w:rStyle w:val="Marquedecommentaire"/>
          <w:lang w:val="en-GB"/>
        </w:rPr>
        <w:commentReference w:id="2598"/>
      </w:r>
      <w:r w:rsidRPr="00D55EB1">
        <w:rPr>
          <w:rFonts w:eastAsia="MS Gothic"/>
          <w:lang w:val="en-GB"/>
        </w:rPr>
        <w:t>Europe (40%) over 2000</w:t>
      </w:r>
      <w:ins w:id="2599" w:author="Lucy Cowie" w:date="2021-07-27T14:05:00Z">
        <w:r w:rsidR="00AC36A9">
          <w:rPr>
            <w:rFonts w:eastAsia="MS Gothic"/>
            <w:lang w:val="en-GB"/>
          </w:rPr>
          <w:t>–</w:t>
        </w:r>
      </w:ins>
      <w:del w:id="2600" w:author="Lucy Cowie" w:date="2021-07-27T14:05:00Z">
        <w:r w:rsidRPr="00D55EB1" w:rsidDel="00AC36A9">
          <w:rPr>
            <w:rFonts w:eastAsia="MS Gothic"/>
            <w:lang w:val="en-GB"/>
          </w:rPr>
          <w:delText>-</w:delText>
        </w:r>
      </w:del>
      <w:r w:rsidRPr="00D55EB1">
        <w:rPr>
          <w:rFonts w:eastAsia="MS Gothic"/>
          <w:lang w:val="en-GB"/>
        </w:rPr>
        <w:t>2015, though Europe had larger reductions in the prior decade (1990</w:t>
      </w:r>
      <w:ins w:id="2601" w:author="Lucy Cowie" w:date="2021-07-27T14:05:00Z">
        <w:r w:rsidR="00AC36A9">
          <w:rPr>
            <w:rFonts w:eastAsia="MS Gothic"/>
            <w:lang w:val="en-GB"/>
          </w:rPr>
          <w:t>–</w:t>
        </w:r>
      </w:ins>
      <w:del w:id="2602" w:author="Lucy Cowie" w:date="2021-07-27T14:05:00Z">
        <w:r w:rsidRPr="00D55EB1" w:rsidDel="00AC36A9">
          <w:rPr>
            <w:rFonts w:eastAsia="MS Gothic"/>
            <w:lang w:val="en-GB"/>
          </w:rPr>
          <w:delText>-</w:delText>
        </w:r>
      </w:del>
      <w:r w:rsidRPr="00D55EB1">
        <w:rPr>
          <w:rFonts w:eastAsia="MS Gothic"/>
          <w:lang w:val="en-GB"/>
        </w:rPr>
        <w:t>2000</w:t>
      </w:r>
      <w:ins w:id="2603" w:author="Lucy Cowie" w:date="2021-07-27T14:06:00Z">
        <w:r w:rsidR="00072860">
          <w:rPr>
            <w:rFonts w:eastAsia="MS Gothic"/>
            <w:lang w:val="en-GB"/>
          </w:rPr>
          <w:t>;</w:t>
        </w:r>
      </w:ins>
      <w:del w:id="2604" w:author="Lucy Cowie" w:date="2021-07-27T14:06:00Z">
        <w:r w:rsidRPr="00D55EB1" w:rsidDel="00072860">
          <w:rPr>
            <w:rFonts w:eastAsia="MS Gothic"/>
            <w:lang w:val="en-GB"/>
          </w:rPr>
          <w:delText>),</w:delText>
        </w:r>
      </w:del>
      <w:r w:rsidRPr="00D55EB1">
        <w:rPr>
          <w:rFonts w:eastAsia="MS Gothic"/>
          <w:lang w:val="en-GB"/>
        </w:rPr>
        <w:t xml:space="preserve"> 52% and 21% respectively for Europe and North America</w:t>
      </w:r>
      <w:ins w:id="2605" w:author="Lucy Cowie" w:date="2021-07-27T14:06:00Z">
        <w:r w:rsidR="00072860">
          <w:rPr>
            <w:rFonts w:eastAsia="MS Gothic"/>
            <w:lang w:val="en-GB"/>
          </w:rPr>
          <w:t>)</w:t>
        </w:r>
      </w:ins>
      <w:r w:rsidRPr="00D55EB1">
        <w:rPr>
          <w:rFonts w:eastAsia="MS Gothic"/>
          <w:lang w:val="en-GB"/>
        </w:rPr>
        <w:t xml:space="preserve">. In Asia, the trends are more scattered, though there is </w:t>
      </w:r>
      <w:r w:rsidRPr="00D55EB1">
        <w:rPr>
          <w:rFonts w:eastAsia="MS Gothic"/>
          <w:i/>
          <w:lang w:val="en-GB"/>
        </w:rPr>
        <w:t>medium confidence</w:t>
      </w:r>
      <w:r w:rsidRPr="00D55EB1">
        <w:rPr>
          <w:rFonts w:eastAsia="MS Gothic"/>
          <w:lang w:val="en-GB"/>
        </w:rPr>
        <w:t xml:space="preserve"> that there was a strong increase up to around 2005, followed by a steep decline in China</w:t>
      </w:r>
      <w:r>
        <w:rPr>
          <w:rFonts w:eastAsia="MS Gothic"/>
          <w:lang w:val="en-GB"/>
        </w:rPr>
        <w:t>,</w:t>
      </w:r>
      <w:r w:rsidRPr="00D55EB1">
        <w:rPr>
          <w:rFonts w:eastAsia="MS Gothic"/>
          <w:lang w:val="en-GB"/>
        </w:rPr>
        <w:t xml:space="preserve"> while over India, </w:t>
      </w:r>
      <w:r w:rsidRPr="00D55EB1">
        <w:rPr>
          <w:lang w:val="en-GB"/>
        </w:rPr>
        <w:t>the concentrations are increasing steadily.</w:t>
      </w:r>
    </w:p>
    <w:p w14:paraId="6BDDA32B" w14:textId="2B64460F" w:rsidR="00AF2E59" w:rsidRDefault="00AF2E59">
      <w:pPr>
        <w:pStyle w:val="AR6BodyText"/>
        <w:rPr>
          <w:lang w:val="en-US" w:eastAsia="en-US"/>
        </w:rPr>
      </w:pPr>
    </w:p>
    <w:p w14:paraId="40E085F1" w14:textId="77777777" w:rsidR="007E79EA" w:rsidRPr="00C827FE" w:rsidRDefault="007E79EA">
      <w:pPr>
        <w:pStyle w:val="AR6BodyText"/>
        <w:rPr>
          <w:lang w:val="en-US" w:eastAsia="en-US"/>
        </w:rPr>
      </w:pPr>
    </w:p>
    <w:p w14:paraId="30C987EE" w14:textId="133F7F54" w:rsidR="00AF2E59" w:rsidRPr="000E472A" w:rsidRDefault="00AF2E59" w:rsidP="00C9707E">
      <w:pPr>
        <w:pStyle w:val="AR6Chap6Level36111"/>
      </w:pPr>
      <w:bookmarkStart w:id="2606" w:name="_Toc70498186"/>
      <w:r w:rsidRPr="00D837A8">
        <w:t>Ammonium (NH</w:t>
      </w:r>
      <w:r w:rsidRPr="009638A7">
        <w:rPr>
          <w:vertAlign w:val="subscript"/>
        </w:rPr>
        <w:t>4</w:t>
      </w:r>
      <w:r w:rsidRPr="004904EA">
        <w:rPr>
          <w:vertAlign w:val="superscript"/>
        </w:rPr>
        <w:t>+</w:t>
      </w:r>
      <w:r w:rsidRPr="00610383">
        <w:t>)</w:t>
      </w:r>
      <w:commentRangeStart w:id="2607"/>
      <w:r w:rsidRPr="00610383">
        <w:t>,</w:t>
      </w:r>
      <w:commentRangeEnd w:id="2607"/>
      <w:r w:rsidR="00895EE9">
        <w:rPr>
          <w:rStyle w:val="Marquedecommentaire"/>
          <w:rFonts w:cstheme="minorBidi"/>
          <w:i w:val="0"/>
          <w:lang w:val="en-GB" w:eastAsia="fr-FR"/>
        </w:rPr>
        <w:commentReference w:id="2607"/>
      </w:r>
      <w:r w:rsidRPr="00610383">
        <w:t xml:space="preserve"> and Nitrate Aerosols (NO</w:t>
      </w:r>
      <w:r w:rsidRPr="00417ACD">
        <w:rPr>
          <w:vertAlign w:val="subscript"/>
        </w:rPr>
        <w:t>3</w:t>
      </w:r>
      <w:commentRangeStart w:id="2608"/>
      <w:r w:rsidRPr="00417ACD">
        <w:rPr>
          <w:vertAlign w:val="superscript"/>
        </w:rPr>
        <w:t>-</w:t>
      </w:r>
      <w:commentRangeEnd w:id="2608"/>
      <w:r w:rsidR="001F050E">
        <w:rPr>
          <w:rStyle w:val="Marquedecommentaire"/>
          <w:rFonts w:cs="Times New Roman"/>
          <w:i w:val="0"/>
          <w:lang w:val="en-GB" w:eastAsia="en-GB"/>
        </w:rPr>
        <w:commentReference w:id="2608"/>
      </w:r>
      <w:r w:rsidRPr="000E472A">
        <w:t>)</w:t>
      </w:r>
      <w:bookmarkEnd w:id="2606"/>
    </w:p>
    <w:p w14:paraId="3E709119" w14:textId="77777777" w:rsidR="00AF2E59" w:rsidRPr="000E472A" w:rsidRDefault="00AF2E59" w:rsidP="00D5630D">
      <w:pPr>
        <w:pStyle w:val="AR6BodyText"/>
        <w:rPr>
          <w:lang w:val="en-GB" w:eastAsia="en-US"/>
        </w:rPr>
      </w:pPr>
    </w:p>
    <w:p w14:paraId="7F7B4B8A" w14:textId="4B2CFBC9" w:rsidR="00AF2E59" w:rsidRPr="000E472A" w:rsidRDefault="00AF2E59" w:rsidP="00D5630D">
      <w:pPr>
        <w:pStyle w:val="AR6BodyText"/>
        <w:rPr>
          <w:lang w:val="en-GB"/>
        </w:rPr>
      </w:pPr>
      <w:r w:rsidRPr="000E472A">
        <w:rPr>
          <w:lang w:val="en-GB" w:eastAsia="en-US"/>
        </w:rPr>
        <w:t>A</w:t>
      </w:r>
      <w:r w:rsidRPr="000E472A">
        <w:rPr>
          <w:lang w:val="en-GB"/>
        </w:rPr>
        <w:t>mmonium sulphate and ammonium nitrate aerosols are formed when NH</w:t>
      </w:r>
      <w:r w:rsidRPr="000E472A">
        <w:rPr>
          <w:vertAlign w:val="subscript"/>
          <w:lang w:val="en-GB"/>
        </w:rPr>
        <w:t>3</w:t>
      </w:r>
      <w:r w:rsidRPr="000E472A">
        <w:rPr>
          <w:lang w:val="en-GB"/>
        </w:rPr>
        <w:t xml:space="preserve"> reacts with nitric acid (HNO</w:t>
      </w:r>
      <w:r w:rsidRPr="000E472A">
        <w:rPr>
          <w:vertAlign w:val="subscript"/>
          <w:lang w:val="en-GB"/>
        </w:rPr>
        <w:t>3</w:t>
      </w:r>
      <w:r w:rsidRPr="000E472A">
        <w:rPr>
          <w:lang w:val="en-GB"/>
        </w:rPr>
        <w:t>) and sulphuric acid (H</w:t>
      </w:r>
      <w:r w:rsidRPr="000E472A">
        <w:rPr>
          <w:vertAlign w:val="subscript"/>
          <w:lang w:val="en-GB"/>
        </w:rPr>
        <w:t>2</w:t>
      </w:r>
      <w:r w:rsidRPr="000E472A">
        <w:rPr>
          <w:lang w:val="en-GB"/>
        </w:rPr>
        <w:t>SO</w:t>
      </w:r>
      <w:r w:rsidRPr="000E472A">
        <w:rPr>
          <w:vertAlign w:val="subscript"/>
          <w:lang w:val="en-GB"/>
        </w:rPr>
        <w:t>4</w:t>
      </w:r>
      <w:r w:rsidRPr="000E472A">
        <w:rPr>
          <w:lang w:val="en-GB"/>
        </w:rPr>
        <w:t>)</w:t>
      </w:r>
      <w:ins w:id="2609" w:author="Lucy Cowie" w:date="2021-07-27T14:45:00Z">
        <w:r w:rsidR="0092548C">
          <w:rPr>
            <w:lang w:val="en-GB"/>
          </w:rPr>
          <w:t>,</w:t>
        </w:r>
      </w:ins>
      <w:r w:rsidRPr="000E472A">
        <w:rPr>
          <w:lang w:val="en-GB"/>
        </w:rPr>
        <w:t xml:space="preserve"> produced in the atmosphere by the oxidation of </w:t>
      </w:r>
      <w:r w:rsidRPr="000E472A">
        <w:rPr>
          <w:rFonts w:eastAsia="MS Gothic"/>
          <w:lang w:val="en-GB"/>
        </w:rPr>
        <w:t>NO</w:t>
      </w:r>
      <w:r w:rsidRPr="0092548C">
        <w:rPr>
          <w:rFonts w:eastAsia="MS Gothic"/>
          <w:iCs/>
          <w:vertAlign w:val="subscript"/>
          <w:lang w:val="en-GB"/>
          <w:rPrChange w:id="2610" w:author="Lucy Cowie" w:date="2021-07-27T14:45:00Z">
            <w:rPr>
              <w:rFonts w:eastAsia="MS Gothic"/>
              <w:i/>
              <w:vertAlign w:val="subscript"/>
              <w:lang w:val="en-GB"/>
            </w:rPr>
          </w:rPrChange>
        </w:rPr>
        <w:t>x</w:t>
      </w:r>
      <w:r w:rsidRPr="0092548C">
        <w:rPr>
          <w:iCs/>
          <w:lang w:val="en-GB"/>
        </w:rPr>
        <w:t xml:space="preserve"> </w:t>
      </w:r>
      <w:r w:rsidRPr="000E472A">
        <w:rPr>
          <w:lang w:val="en-GB"/>
        </w:rPr>
        <w:t xml:space="preserve">and </w:t>
      </w:r>
      <w:r w:rsidRPr="000E472A">
        <w:rPr>
          <w:rFonts w:eastAsia="MS Gothic"/>
          <w:lang w:val="en-GB"/>
        </w:rPr>
        <w:t>SO</w:t>
      </w:r>
      <w:r w:rsidRPr="000E472A">
        <w:rPr>
          <w:rFonts w:eastAsia="MS Gothic"/>
          <w:vertAlign w:val="subscript"/>
          <w:lang w:val="en-GB"/>
        </w:rPr>
        <w:t>2</w:t>
      </w:r>
      <w:del w:id="2611" w:author="Lucy Cowie" w:date="2021-07-27T14:48:00Z">
        <w:r w:rsidRPr="000E472A" w:rsidDel="009F3ACD">
          <w:rPr>
            <w:lang w:val="en-GB"/>
          </w:rPr>
          <w:delText>,</w:delText>
        </w:r>
      </w:del>
      <w:r w:rsidRPr="000E472A">
        <w:rPr>
          <w:lang w:val="en-GB"/>
        </w:rPr>
        <w:t xml:space="preserve"> respectively. Ammonium nitrate is formed only after H</w:t>
      </w:r>
      <w:r w:rsidRPr="000E472A">
        <w:rPr>
          <w:vertAlign w:val="subscript"/>
          <w:lang w:val="en-GB"/>
        </w:rPr>
        <w:t>2</w:t>
      </w:r>
      <w:r w:rsidRPr="000E472A">
        <w:rPr>
          <w:lang w:val="en-GB"/>
        </w:rPr>
        <w:t>SO</w:t>
      </w:r>
      <w:r w:rsidRPr="000E472A">
        <w:rPr>
          <w:vertAlign w:val="subscript"/>
          <w:lang w:val="en-GB"/>
        </w:rPr>
        <w:t>4</w:t>
      </w:r>
      <w:r w:rsidRPr="000E472A">
        <w:rPr>
          <w:lang w:val="en-GB"/>
        </w:rPr>
        <w:t xml:space="preserve"> is fully neutralized. NH</w:t>
      </w:r>
      <w:r w:rsidRPr="000E472A">
        <w:rPr>
          <w:vertAlign w:val="subscript"/>
          <w:lang w:val="en-GB"/>
        </w:rPr>
        <w:t>4</w:t>
      </w:r>
      <w:r w:rsidRPr="000E472A">
        <w:rPr>
          <w:vertAlign w:val="superscript"/>
          <w:lang w:val="en-GB"/>
        </w:rPr>
        <w:t>+</w:t>
      </w:r>
      <w:r w:rsidRPr="000E472A">
        <w:rPr>
          <w:lang w:val="en-GB"/>
        </w:rPr>
        <w:t xml:space="preserve"> and NO</w:t>
      </w:r>
      <w:r w:rsidRPr="000E472A">
        <w:rPr>
          <w:vertAlign w:val="subscript"/>
          <w:lang w:val="en-GB"/>
        </w:rPr>
        <w:t>3</w:t>
      </w:r>
      <w:r w:rsidRPr="000E472A">
        <w:rPr>
          <w:vertAlign w:val="superscript"/>
          <w:lang w:val="en-GB"/>
        </w:rPr>
        <w:t>-</w:t>
      </w:r>
      <w:r w:rsidRPr="000E472A">
        <w:rPr>
          <w:lang w:val="en-GB"/>
        </w:rPr>
        <w:t xml:space="preserve"> aerosols produced via these gas-to-particle reactions are a major fraction of fine-mode particles (with diameter &lt;</w:t>
      </w:r>
      <w:del w:id="2612" w:author="Lucy Cowie" w:date="2021-07-27T14:50:00Z">
        <w:r w:rsidRPr="000E472A" w:rsidDel="003A283F">
          <w:rPr>
            <w:lang w:val="en-GB"/>
          </w:rPr>
          <w:delText xml:space="preserve"> </w:delText>
        </w:r>
      </w:del>
      <w:r w:rsidRPr="000E472A">
        <w:rPr>
          <w:lang w:val="en-GB"/>
        </w:rPr>
        <w:t xml:space="preserve">1µm) affecting air quality and climate. Coarse-mode nitrate, formed by the heterogeneous reaction of nitric acid with dust and sea salt, dominates the overall </w:t>
      </w:r>
      <w:r>
        <w:rPr>
          <w:lang w:val="en-GB"/>
        </w:rPr>
        <w:t xml:space="preserve">global </w:t>
      </w:r>
      <w:r w:rsidRPr="000E472A">
        <w:rPr>
          <w:lang w:val="en-GB"/>
        </w:rPr>
        <w:t>nitrate burden</w:t>
      </w:r>
      <w:r>
        <w:rPr>
          <w:lang w:val="en-GB"/>
        </w:rPr>
        <w:t>,</w:t>
      </w:r>
      <w:r w:rsidRPr="000E472A">
        <w:rPr>
          <w:lang w:val="en-GB"/>
        </w:rPr>
        <w:t xml:space="preserve"> but has little radiative effect </w:t>
      </w:r>
      <w:r w:rsidRPr="000E472A">
        <w:rPr>
          <w:lang w:val="en-GB"/>
        </w:rPr>
        <w:fldChar w:fldCharType="begin" w:fldLock="1"/>
      </w:r>
      <w:r w:rsidR="00D477C7">
        <w:rPr>
          <w:lang w:val="en-GB"/>
        </w:rPr>
        <w:instrText>ADDIN CSL_CITATION { "citationItems" : [ { "id" : "ITEM-1", "itemData" : { "DOI" : "10.5194/acp-17-12911-2017", "ISBN" : "1680-7316", "ISSN" : "16807324", "abstract" : "An assessment of global particulate nitrate and ammonium aerosol based on simulations from nine models participating in the Aerosol Comparisons between Observations and Models (AeroCom) phase III study is presented. A budget analysis was conducted to understand the typical magnitude, distribution, and diversity of the aerosols and their precursors among the models. To gain confidence regarding model performance, the model results were evaluated with various observations globally, including ground station measurements over North America, Europe, and east Asia for tracer concentrations and dry and wet depositions, as well as with aircraft measurements in the Northern Hemisphere mid-to-high latitudes for tracer vertical distributions. Given the unique chemical and physical features of the nitrate occurrence, we further investigated the similarity and differentiation among the models by examining (1) the pHdependent NH3 wet deposition; (2) the nitrate formation via heterogeneous chemistry on the surface of dust and sea salt particles or thermodynamic equilibrium calculation including dust and sea salt ions; and (3) the nitrate coarse-mode fraction (i.e., coarse/total). It is found that HNO 3 , which is simulated explicitly based on full O 3 -HOx-NOx-aerosol chemistry by all models, differs by up to a factor of 9 among the models in its global tropospheric burden. This partially contributes to a large difference in NO- 3 , whose atmospheric burden differs by up to a factor of 13. The atmospheric burdens of NH3 and NHC 4 differ by 17 and 4, respectively. Analyses at the process level show that the large diversity in atmospheric burdens of NO- 3 , NH3, and NHC 4 is also related to deposition processes. Wet deposition seems to be the dominant process in determining the diversity in NH 3 and NHC 4 lifetimes. It is critical to correctly account for contributions of heterogeneous chemical production of nitrate on dust and sea salt, because this process overwhelmingly controls atmospheric nitrate production (typically 80 %) and determines the coarse-A nd fine-mode distribution of nitrate aerosol.", "author" : [ { "dropping-particle" : "", "family" : "Bian", "given" : "Huisheng", "non-dropping-particle" : "", "parse-names" : false, "suffix" : "" }, { "dropping-particle" : "", "family" : "Chin", "given" : "Mian", "non-dropping-particle" : "", "parse-names" : false, "suffix" : "" }, { "dropping-particle" : "", "family" : "Hauglustaine", "given" : "Didier A.", "non-dropping-particle" : "", "parse-names" : false, "suffix" : "" }, { "dropping-particle" : "", "family" : "Schulz", "given" : "Michael", "non-dropping-particle" : "", "parse-names" : false, "suffix" : "" }, { "dropping-particle" : "", "family" : "Myhre", "given" : "Gunnar", "non-dropping-particle" : "", "parse-names" : false, "suffix" : "" }, { "dropping-particle" : "", "family" : "Bauer", "given" : "Susanne E.", "non-dropping-particle" : "", "parse-names" : false, "suffix" : "" }, { "dropping-particle" : "", "family" : "Lund", "given" : "Marianne T.", "non-dropping-particle" : "", "parse-names" : false, "suffix" : "" }, { "dropping-particle" : "", "family" : "Karydis", "given" : "Vlassis A.", "non-dropping-particle" : "", "parse-names" : false, "suffix" : "" }, { "dropping-particle" : "", "family" : "Kucsera", "given" : "Tom L.", "non-dropping-particle" : "", "parse-names" : false, "suffix" : "" }, { "dropping-particle" : "", "family" : "Pan", "given" : "Xiaohua", "non-dropping-particle" : "", "parse-names" : false, "suffix" : "" }, { "dropping-particle" : "", "family" : "Pozzer", "given" : "Andrea", "non-dropping-particle" : "", "parse-names" : false, "suffix" : "" }, { "dropping-particle" : "", "family" : "Skeie", "given" : "Ragnhild B.", "non-dropping-particle" : "", "parse-names" : false, "suffix" : "" }, { "dropping-particle" : "", "family" : "Steenrod", "given" : "Stephen D.", "non-dropping-particle" : "", "parse-names" : false, "suffix" : "" }, { "dropping-particle" : "", "family" : "Sudo", "given" : "Kengo", "non-dropping-particle" : "", "parse-names" : false, "suffix" : "" }, { "dropping-particle" : "", "family" : "Tsigaridis", "given" : "Kostas", "non-dropping-particle" : "", "parse-names" : false, "suffix" : "" }, { "dropping-particle" : "", "family" : "Tsimpidi", "given" : "Alexandra P.", "non-dropping-particle" : "", "parse-names" : false, "suffix" : "" }, { "dropping-particle" : "", "family" : "Tsyro", "given" : "Svetlana G.", "non-dropping-particle" : "", "parse-names" : false, "suffix" : "" } ], "container-title" : "Atmospheric Chemistry and Physics", "id" : "ITEM-1", "issue" : "21", "issued" : { "date-parts" : [ [ "2017" ] ] }, "page" : "12911-12940", "title" : "Investigation of global particulate nitrate from the AeroCom phase III experiment", "translator" : [ { "dropping-particle" : "", "family" : "G3899", "given" : "", "non-dropping-particle" : "", "parse-names" : false, "suffix" : "" } ], "type" : "article-journal", "volume" : "17" }, "uris" : [ "http://www.mendeley.com/documents/?uuid=8b433748-f387-4a02-a261-1b9428a77b28", "http://www.mendeley.com/documents/?uuid=8d5db157-719e-4e03-b459-fe49e2cabe0b" ] }, { "id" : "ITEM-2", "itemData" : { "DOI" : "10.5194/acp-14-11031-2014", "ISBN" : "1680-7375", "ISSN" : "16807324", "abstract" : "The ammonia cycle and nitrate particle formation are introduced into the LMDz-INCA (Laboratoire de M\u00e9t\u00e9orologie Dynamique, version 4-INteraction with Chemistry and Aerosols, version 3) global model. An important aspect of this new model is that both fine nitrate particle formation in the accumulation mode and coarse nitrate forming on existing dust and sea-salt particles are considered. The model simulates distributions of nitrates and related species in agreement with previous studies and observations. The calculated present-day total nitrate direct radiative forcing since the pre-industrial is-'0.056 W m-2. This forcing corresponds to 18% of the sulfate forcing. Fine particles largely dominate the nitrate forcing, representing close to 90% of this value. The model has been used to investigate the future changes in nitrates and direct radiative forcing of climate based on snapshot simulations for the four representative concentration pathway (RCP) scenarios and for the 2030, 2050, and 2100 time horizons. Due to a decrease in fossil fuel emissions in the future, the concentration of most of the species involved in the nitrate-ammonium-sulfate system drop by 2100 except for ammonia, which originates from agricultural practices and for which emissions significantly increase in the future. Despite the decrease of nitrate surface levels in Europe and North America, the global burden of accumulation mode nitrates increases by up to a factor of 2.6 in 2100. This increase in ammonium nitrate in the future arises despite decreasing NOx emissions due to increased availability of ammonia to form ammonium nitrate. The total aerosol direct forcing decreases from its present-day value of-'0.234 W m-2 to a range of-'0.070 to-'0.130 Wm-2 in 2100 based on the considered scenario. The direct forcing decreases for all aerosols except for nitrates, for which the direct negative forcing increases to a range of-'0.060 to-'0.115 Wm-2 in 2100. Including nitrates in the radiative forcing calculations increases the total direct forcing of aerosols by a factor of 1.3 in 2000, by a factor of 1.7-2.6 in 2030, by 1.9-4.8 in 2050, and by 6.4-8.6 in 2100. These results show that the agricultural emissions of ammonia will play a key role in the future mitigation of climate change, with nitrates becoming the dominant contributor to the anthropogenic aerosol optical depth during the second half of the 21st century and significantly increasing the calculated aerosol direct forcing. This \u2026", "author" : [ { "dropping-particle" : "", "family" : "Hauglustaine", "given" : "D. A.", "non-dropping-particle" : "", "parse-names" : false, "suffix" : "" }, { "dropping-particle" : "", "family" : "Balkanski", "given" : "Y.", "non-dropping-particle" : "", "parse-names" : false, "suffix" : "" }, { "dropping-particle" : "", "family" : "Schulz", "given" : "M.", "non-dropping-particle" : "", "parse-names" : false, "suffix" : "" } ], "container-title" : "Atmospheric Chemistry and Physics", "id" : "ITEM-2", "issue" : "20", "issued" : { "date-parts" : [ [ "2014" ] ] }, "page" : "11031-11063", "publisher" : "Copernicus Publications", "title" : "A global model simulation of present and future nitrate aerosols and their direct radiative forcing of climate", "translator" : [ { "dropping-particle" : "", "family" : "G3881", "given" : "", "non-dropping-particle" : "", "parse-names" : false, "suffix" : "" } ], "type" : "article-journal", "volume" : "14" }, "uris" : [ "http://www.mendeley.com/documents/?uuid=e3c68d41-0138-4e55-ba85-c33ac06c7e99", "http://www.mendeley.com/documents/?uuid=7fa7abf7-26b1-4ff8-b60b-803e83c221cd", "http://www.mendeley.com/documents/?uuid=fa54a687-4a21-4d52-aeaa-edf706cbf860" ] } ], "mendeley" : { "formattedCitation" : "(Hauglustaine et al., 2014; Bian et al., 2017)", "plainTextFormattedCitation" : "(Hauglustaine et al., 2014; Bian et al., 2017)", "previouslyFormattedCitation" : "(Hauglustaine et al., 2014; Bian et al., 2017)" }, "properties" : { "noteIndex" : 0 }, "schema" : "https://github.com/citation-style-language/schema/raw/master/csl-citation.json" }</w:instrText>
      </w:r>
      <w:r w:rsidRPr="000E472A">
        <w:rPr>
          <w:lang w:val="en-GB"/>
        </w:rPr>
        <w:fldChar w:fldCharType="separate"/>
      </w:r>
      <w:r w:rsidR="00CB33A1">
        <w:rPr>
          <w:noProof/>
          <w:lang w:val="en-GB"/>
        </w:rPr>
        <w:t>(Hauglustaine et al., 2014; Bian et al., 2017)</w:t>
      </w:r>
      <w:r w:rsidRPr="000E472A">
        <w:rPr>
          <w:lang w:val="en-GB"/>
        </w:rPr>
        <w:fldChar w:fldCharType="end"/>
      </w:r>
      <w:r w:rsidRPr="000E472A">
        <w:rPr>
          <w:lang w:val="en-GB"/>
        </w:rPr>
        <w:t>. Trends in ammonium (NH</w:t>
      </w:r>
      <w:r w:rsidRPr="000E472A">
        <w:rPr>
          <w:vertAlign w:val="subscript"/>
          <w:lang w:val="en-GB"/>
        </w:rPr>
        <w:t>4</w:t>
      </w:r>
      <w:r w:rsidRPr="000E472A">
        <w:rPr>
          <w:vertAlign w:val="superscript"/>
          <w:lang w:val="en-GB"/>
        </w:rPr>
        <w:t>+</w:t>
      </w:r>
      <w:r w:rsidRPr="000E472A">
        <w:rPr>
          <w:lang w:val="en-GB"/>
        </w:rPr>
        <w:t>) and nitrate (NO</w:t>
      </w:r>
      <w:r w:rsidRPr="000E472A">
        <w:rPr>
          <w:vertAlign w:val="subscript"/>
          <w:lang w:val="en-GB"/>
        </w:rPr>
        <w:t>3</w:t>
      </w:r>
      <w:r w:rsidRPr="000E472A">
        <w:rPr>
          <w:vertAlign w:val="superscript"/>
          <w:lang w:val="en-GB"/>
        </w:rPr>
        <w:t>-</w:t>
      </w:r>
      <w:r w:rsidRPr="000E472A">
        <w:rPr>
          <w:lang w:val="en-GB"/>
        </w:rPr>
        <w:t>) were not assessed in AR5.</w:t>
      </w:r>
    </w:p>
    <w:p w14:paraId="380DD6B5" w14:textId="77777777" w:rsidR="00AF2E59" w:rsidRPr="000E472A" w:rsidRDefault="00AF2E59" w:rsidP="00D5630D">
      <w:pPr>
        <w:pStyle w:val="AR6BodyText"/>
        <w:rPr>
          <w:lang w:val="en-GB"/>
        </w:rPr>
      </w:pPr>
    </w:p>
    <w:p w14:paraId="05F2B50D" w14:textId="797E8A7C" w:rsidR="00AF2E59" w:rsidRPr="00C827FE" w:rsidRDefault="00AF2E59" w:rsidP="00D5630D">
      <w:pPr>
        <w:pStyle w:val="AR6BodyText"/>
      </w:pPr>
      <w:r w:rsidRPr="000E472A">
        <w:rPr>
          <w:lang w:val="en-GB"/>
        </w:rPr>
        <w:t>Global model present-day estimates of the global NH</w:t>
      </w:r>
      <w:r w:rsidRPr="000E472A">
        <w:rPr>
          <w:vertAlign w:val="subscript"/>
          <w:lang w:val="en-GB"/>
        </w:rPr>
        <w:t>4</w:t>
      </w:r>
      <w:r w:rsidRPr="000E472A">
        <w:rPr>
          <w:vertAlign w:val="superscript"/>
          <w:lang w:val="en-GB"/>
        </w:rPr>
        <w:t>+</w:t>
      </w:r>
      <w:r w:rsidRPr="000E472A">
        <w:rPr>
          <w:lang w:val="en-GB"/>
        </w:rPr>
        <w:t xml:space="preserve"> burden range from 0.1</w:t>
      </w:r>
      <w:ins w:id="2613" w:author="Lucy Cowie" w:date="2021-07-27T14:53:00Z">
        <w:r w:rsidR="00DF77F1">
          <w:rPr>
            <w:lang w:val="en-GB"/>
          </w:rPr>
          <w:t>–</w:t>
        </w:r>
      </w:ins>
      <w:del w:id="2614" w:author="Lucy Cowie" w:date="2021-07-27T14:53:00Z">
        <w:r w:rsidRPr="000E472A" w:rsidDel="00DF77F1">
          <w:rPr>
            <w:lang w:val="en-GB"/>
          </w:rPr>
          <w:delText xml:space="preserve"> to </w:delText>
        </w:r>
      </w:del>
      <w:r w:rsidRPr="000E472A">
        <w:rPr>
          <w:lang w:val="en-GB"/>
        </w:rPr>
        <w:t xml:space="preserve">0.6 TgN </w:t>
      </w:r>
      <w:r w:rsidRPr="000E472A">
        <w:rPr>
          <w:lang w:val="en-GB"/>
        </w:rPr>
        <w:fldChar w:fldCharType="begin" w:fldLock="1"/>
      </w:r>
      <w:r w:rsidR="00D477C7">
        <w:rPr>
          <w:lang w:val="en-GB"/>
        </w:rPr>
        <w:instrText>ADDIN CSL_CITATION { "citationItems" : [ { "id" : "ITEM-1", "itemData" : { "DOI" : "10.5194/acp-17-12911-2017", "ISBN" : "1680-7316", "ISSN" : "16807324", "abstract" : "An assessment of global particulate nitrate and ammonium aerosol based on simulations from nine models participating in the Aerosol Comparisons between Observations and Models (AeroCom) phase III study is presented. A budget analysis was conducted to understand the typical magnitude, distribution, and diversity of the aerosols and their precursors among the models. To gain confidence regarding model performance, the model results were evaluated with various observations globally, including ground station measurements over North America, Europe, and east Asia for tracer concentrations and dry and wet depositions, as well as with aircraft measurements in the Northern Hemisphere mid-to-high latitudes for tracer vertical distributions. Given the unique chemical and physical features of the nitrate occurrence, we further investigated the similarity and differentiation among the models by examining (1) the pHdependent NH3 wet deposition; (2) the nitrate formation via heterogeneous chemistry on the surface of dust and sea salt particles or thermodynamic equilibrium calculation including dust and sea salt ions; and (3) the nitrate coarse-mode fraction (i.e., coarse/total). It is found that HNO 3 , which is simulated explicitly based on full O 3 -HOx-NOx-aerosol chemistry by all models, differs by up to a factor of 9 among the models in its global tropospheric burden. This partially contributes to a large difference in NO- 3 , whose atmospheric burden differs by up to a factor of 13. The atmospheric burdens of NH3 and NHC 4 differ by 17 and 4, respectively. Analyses at the process level show that the large diversity in atmospheric burdens of NO- 3 , NH3, and NHC 4 is also related to deposition processes. Wet deposition seems to be the dominant process in determining the diversity in NH 3 and NHC 4 lifetimes. It is critical to correctly account for contributions of heterogeneous chemical production of nitrate on dust and sea salt, because this process overwhelmingly controls atmospheric nitrate production (typically 80 %) and determines the coarse-A nd fine-mode distribution of nitrate aerosol.", "author" : [ { "dropping-particle" : "", "family" : "Bian", "given" : "Huisheng", "non-dropping-particle" : "", "parse-names" : false, "suffix" : "" }, { "dropping-particle" : "", "family" : "Chin", "given" : "Mian", "non-dropping-particle" : "", "parse-names" : false, "suffix" : "" }, { "dropping-particle" : "", "family" : "Hauglustaine", "given" : "Didier A.", "non-dropping-particle" : "", "parse-names" : false, "suffix" : "" }, { "dropping-particle" : "", "family" : "Schulz", "given" : "Michael", "non-dropping-particle" : "", "parse-names" : false, "suffix" : "" }, { "dropping-particle" : "", "family" : "Myhre", "given" : "Gunnar", "non-dropping-particle" : "", "parse-names" : false, "suffix" : "" }, { "dropping-particle" : "", "family" : "Bauer", "given" : "Susanne E.", "non-dropping-particle" : "", "parse-names" : false, "suffix" : "" }, { "dropping-particle" : "", "family" : "Lund", "given" : "Marianne T.", "non-dropping-particle" : "", "parse-names" : false, "suffix" : "" }, { "dropping-particle" : "", "family" : "Karydis", "given" : "Vlassis A.", "non-dropping-particle" : "", "parse-names" : false, "suffix" : "" }, { "dropping-particle" : "", "family" : "Kucsera", "given" : "Tom L.", "non-dropping-particle" : "", "parse-names" : false, "suffix" : "" }, { "dropping-particle" : "", "family" : "Pan", "given" : "Xiaohua", "non-dropping-particle" : "", "parse-names" : false, "suffix" : "" }, { "dropping-particle" : "", "family" : "Pozzer", "given" : "Andrea", "non-dropping-particle" : "", "parse-names" : false, "suffix" : "" }, { "dropping-particle" : "", "family" : "Skeie", "given" : "Ragnhild B.", "non-dropping-particle" : "", "parse-names" : false, "suffix" : "" }, { "dropping-particle" : "", "family" : "Steenrod", "given" : "Stephen D.", "non-dropping-particle" : "", "parse-names" : false, "suffix" : "" }, { "dropping-particle" : "", "family" : "Sudo", "given" : "Kengo", "non-dropping-particle" : "", "parse-names" : false, "suffix" : "" }, { "dropping-particle" : "", "family" : "Tsigaridis", "given" : "Kostas", "non-dropping-particle" : "", "parse-names" : false, "suffix" : "" }, { "dropping-particle" : "", "family" : "Tsimpidi", "given" : "Alexandra P.", "non-dropping-particle" : "", "parse-names" : false, "suffix" : "" }, { "dropping-particle" : "", "family" : "Tsyro", "given" : "Svetlana G.", "non-dropping-particle" : "", "parse-names" : false, "suffix" : "" } ], "container-title" : "Atmospheric Chemistry and Physics", "id" : "ITEM-1", "issue" : "21", "issued" : { "date-parts" : [ [ "2017" ] ] }, "page" : "12911-12940", "title" : "Investigation of global particulate nitrate from the AeroCom phase III experiment", "translator" : [ { "dropping-particle" : "", "family" : "G3899", "given" : "", "non-dropping-particle" : "", "parse-names" : false, "suffix" : "" } ], "type" : "article-journal", "volume" : "17" }, "uris" : [ "http://www.mendeley.com/documents/?uuid=8b433748-f387-4a02-a261-1b9428a77b28", "http://www.mendeley.com/documents/?uuid=8d5db157-719e-4e03-b459-fe49e2cabe0b" ] } ], "mendeley" : { "formattedCitation" : "(Bian et al., 2017)", "plainTextFormattedCitation" : "(Bian et al., 2017)", "previouslyFormattedCitation" : "(Bian et al., 2017)" }, "properties" : { "noteIndex" : 0 }, "schema" : "https://github.com/citation-style-language/schema/raw/master/csl-citation.json" }</w:instrText>
      </w:r>
      <w:r w:rsidRPr="000E472A">
        <w:rPr>
          <w:lang w:val="en-GB"/>
        </w:rPr>
        <w:fldChar w:fldCharType="separate"/>
      </w:r>
      <w:r w:rsidR="00CB33A1">
        <w:rPr>
          <w:noProof/>
          <w:lang w:val="en-GB"/>
        </w:rPr>
        <w:t>(Bian et al., 2017)</w:t>
      </w:r>
      <w:r w:rsidRPr="000E472A">
        <w:rPr>
          <w:lang w:val="en-GB"/>
        </w:rPr>
        <w:fldChar w:fldCharType="end"/>
      </w:r>
      <w:r w:rsidRPr="000E472A">
        <w:rPr>
          <w:lang w:val="en-GB"/>
        </w:rPr>
        <w:t>. Models generally simulate surface NH</w:t>
      </w:r>
      <w:r w:rsidRPr="000E472A">
        <w:rPr>
          <w:vertAlign w:val="subscript"/>
          <w:lang w:val="en-GB"/>
        </w:rPr>
        <w:t>4</w:t>
      </w:r>
      <w:r w:rsidRPr="000E472A">
        <w:rPr>
          <w:vertAlign w:val="superscript"/>
          <w:lang w:val="en-GB"/>
        </w:rPr>
        <w:t>+</w:t>
      </w:r>
      <w:r w:rsidRPr="000E472A">
        <w:rPr>
          <w:lang w:val="en-GB"/>
        </w:rPr>
        <w:t xml:space="preserve"> concentrations better than surface NH</w:t>
      </w:r>
      <w:r w:rsidRPr="000E472A">
        <w:rPr>
          <w:vertAlign w:val="subscript"/>
          <w:lang w:val="en-GB"/>
        </w:rPr>
        <w:t>3</w:t>
      </w:r>
      <w:r w:rsidRPr="000E472A">
        <w:rPr>
          <w:lang w:val="en-GB"/>
        </w:rPr>
        <w:t xml:space="preserve"> concentrations </w:t>
      </w:r>
      <w:r w:rsidRPr="000E472A">
        <w:rPr>
          <w:lang w:val="en-GB"/>
        </w:rPr>
        <w:fldChar w:fldCharType="begin" w:fldLock="1"/>
      </w:r>
      <w:r w:rsidR="00D477C7">
        <w:rPr>
          <w:lang w:val="en-GB"/>
        </w:rPr>
        <w:instrText>ADDIN CSL_CITATION { "citationItems" : [ { "id" : "ITEM-1", "itemData" : { "DOI" : "10.5194/acp-17-12911-2017", "ISBN" : "1680-7316", "ISSN" : "16807324", "abstract" : "An assessment of global particulate nitrate and ammonium aerosol based on simulations from nine models participating in the Aerosol Comparisons between Observations and Models (AeroCom) phase III study is presented. A budget analysis was conducted to understand the typical magnitude, distribution, and diversity of the aerosols and their precursors among the models. To gain confidence regarding model performance, the model results were evaluated with various observations globally, including ground station measurements over North America, Europe, and east Asia for tracer concentrations and dry and wet depositions, as well as with aircraft measurements in the Northern Hemisphere mid-to-high latitudes for tracer vertical distributions. Given the unique chemical and physical features of the nitrate occurrence, we further investigated the similarity and differentiation among the models by examining (1) the pHdependent NH3 wet deposition; (2) the nitrate formation via heterogeneous chemistry on the surface of dust and sea salt particles or thermodynamic equilibrium calculation including dust and sea salt ions; and (3) the nitrate coarse-mode fraction (i.e., coarse/total). It is found that HNO 3 , which is simulated explicitly based on full O 3 -HOx-NOx-aerosol chemistry by all models, differs by up to a factor of 9 among the models in its global tropospheric burden. This partially contributes to a large difference in NO- 3 , whose atmospheric burden differs by up to a factor of 13. The atmospheric burdens of NH3 and NHC 4 differ by 17 and 4, respectively. Analyses at the process level show that the large diversity in atmospheric burdens of NO- 3 , NH3, and NHC 4 is also related to deposition processes. Wet deposition seems to be the dominant process in determining the diversity in NH 3 and NHC 4 lifetimes. It is critical to correctly account for contributions of heterogeneous chemical production of nitrate on dust and sea salt, because this process overwhelmingly controls atmospheric nitrate production (typically 80 %) and determines the coarse-A nd fine-mode distribution of nitrate aerosol.", "author" : [ { "dropping-particle" : "", "family" : "Bian", "given" : "Huisheng", "non-dropping-particle" : "", "parse-names" : false, "suffix" : "" }, { "dropping-particle" : "", "family" : "Chin", "given" : "Mian", "non-dropping-particle" : "", "parse-names" : false, "suffix" : "" }, { "dropping-particle" : "", "family" : "Hauglustaine", "given" : "Didier A.", "non-dropping-particle" : "", "parse-names" : false, "suffix" : "" }, { "dropping-particle" : "", "family" : "Schulz", "given" : "Michael", "non-dropping-particle" : "", "parse-names" : false, "suffix" : "" }, { "dropping-particle" : "", "family" : "Myhre", "given" : "Gunnar", "non-dropping-particle" : "", "parse-names" : false, "suffix" : "" }, { "dropping-particle" : "", "family" : "Bauer", "given" : "Susanne E.", "non-dropping-particle" : "", "parse-names" : false, "suffix" : "" }, { "dropping-particle" : "", "family" : "Lund", "given" : "Marianne T.", "non-dropping-particle" : "", "parse-names" : false, "suffix" : "" }, { "dropping-particle" : "", "family" : "Karydis", "given" : "Vlassis A.", "non-dropping-particle" : "", "parse-names" : false, "suffix" : "" }, { "dropping-particle" : "", "family" : "Kucsera", "given" : "Tom L.", "non-dropping-particle" : "", "parse-names" : false, "suffix" : "" }, { "dropping-particle" : "", "family" : "Pan", "given" : "Xiaohua", "non-dropping-particle" : "", "parse-names" : false, "suffix" : "" }, { "dropping-particle" : "", "family" : "Pozzer", "given" : "Andrea", "non-dropping-particle" : "", "parse-names" : false, "suffix" : "" }, { "dropping-particle" : "", "family" : "Skeie", "given" : "Ragnhild B.", "non-dropping-particle" : "", "parse-names" : false, "suffix" : "" }, { "dropping-particle" : "", "family" : "Steenrod", "given" : "Stephen D.", "non-dropping-particle" : "", "parse-names" : false, "suffix" : "" }, { "dropping-particle" : "", "family" : "Sudo", "given" : "Kengo", "non-dropping-particle" : "", "parse-names" : false, "suffix" : "" }, { "dropping-particle" : "", "family" : "Tsigaridis", "given" : "Kostas", "non-dropping-particle" : "", "parse-names" : false, "suffix" : "" }, { "dropping-particle" : "", "family" : "Tsimpidi", "given" : "Alexandra P.", "non-dropping-particle" : "", "parse-names" : false, "suffix" : "" }, { "dropping-particle" : "", "family" : "Tsyro", "given" : "Svetlana G.", "non-dropping-particle" : "", "parse-names" : false, "suffix" : "" } ], "container-title" : "Atmospheric Chemistry and Physics", "id" : "ITEM-1", "issue" : "21", "issued" : { "date-parts" : [ [ "2017" ] ] }, "page" : "12911-12940", "title" : "Investigation of global particulate nitrate from the AeroCom phase III experiment", "translator" : [ { "dropping-particle" : "", "family" : "G3899", "given" : "", "non-dropping-particle" : "", "parse-names" : false, "suffix" : "" } ], "type" : "article-journal", "volume" : "17" }, "uris" : [ "http://www.mendeley.com/documents/?uuid=8b433748-f387-4a02-a261-1b9428a77b28", "http://www.mendeley.com/documents/?uuid=8d5db157-719e-4e03-b459-fe49e2cabe0b" ] } ], "mendeley" : { "formattedCitation" : "(Bian et al., 2017)", "plainTextFormattedCitation" : "(Bian et al., 2017)", "previouslyFormattedCitation" : "(Bian et al., 2017)" }, "properties" : { "noteIndex" : 0 }, "schema" : "https://github.com/citation-style-language/schema/raw/master/csl-citation.json" }</w:instrText>
      </w:r>
      <w:r w:rsidRPr="000E472A">
        <w:rPr>
          <w:lang w:val="en-GB"/>
        </w:rPr>
        <w:fldChar w:fldCharType="separate"/>
      </w:r>
      <w:r w:rsidR="00CB33A1">
        <w:rPr>
          <w:noProof/>
          <w:lang w:val="en-GB"/>
        </w:rPr>
        <w:t>(Bian et al., 2017)</w:t>
      </w:r>
      <w:r w:rsidRPr="000E472A">
        <w:rPr>
          <w:lang w:val="en-GB"/>
        </w:rPr>
        <w:fldChar w:fldCharType="end"/>
      </w:r>
      <w:r w:rsidRPr="000E472A">
        <w:rPr>
          <w:lang w:val="en-GB"/>
        </w:rPr>
        <w:t>, which reflects its thermodynamic control by SO</w:t>
      </w:r>
      <w:r w:rsidRPr="000E472A">
        <w:rPr>
          <w:vertAlign w:val="subscript"/>
          <w:lang w:val="en-GB"/>
        </w:rPr>
        <w:t>4</w:t>
      </w:r>
      <w:r w:rsidRPr="000E472A">
        <w:rPr>
          <w:vertAlign w:val="superscript"/>
          <w:lang w:val="en-GB"/>
        </w:rPr>
        <w:t>2-</w:t>
      </w:r>
      <w:r w:rsidRPr="000E472A">
        <w:rPr>
          <w:lang w:val="en-GB"/>
        </w:rPr>
        <w:t xml:space="preserve"> rather than NH</w:t>
      </w:r>
      <w:r w:rsidRPr="000E472A">
        <w:rPr>
          <w:vertAlign w:val="subscript"/>
          <w:lang w:val="en-GB"/>
        </w:rPr>
        <w:t xml:space="preserve">3 </w:t>
      </w:r>
      <w:r w:rsidRPr="000E472A">
        <w:rPr>
          <w:lang w:val="en-GB"/>
        </w:rPr>
        <w:fldChar w:fldCharType="begin" w:fldLock="1"/>
      </w:r>
      <w:r w:rsidR="00D477C7">
        <w:rPr>
          <w:lang w:val="en-GB"/>
        </w:rPr>
        <w:instrText>ADDIN CSL_CITATION { "citationItems" : [ { "id" : "ITEM-1", "itemData" : { "DOI" : "10.1021/acs.est.6b05736", "ISBN" : "0013-936X", "ISSN" : "0013-936X", "abstract" : "Acidity (pH) plays a key role in the physical and chemical behavior of PM 2.5 . However, understanding of how specific PM sources impact aerosol pH is rarely considered. Performing source apportionment of PM 2.5 allows a unique link of sources pH of aerosol from the polluted city. Hourly water-soluble (WS) ions of PM 2.5 were measured online from December 25th, 2014 to June 19th, 2015 in a northern city in China. Five sources were resolved including secondary nitrate (41%), secondary sulfate (26%), coal combustion (14%), mineral dust (11%), and vehicle exhaust (9%). The influence of source contributions to pH was estimated by ISORROPIA-II. The lowest aerosol pH levels were found at low WS-ion levels and then increased with increasing total ion levels, until high ion levels occur, at which point the aerosol becomes more acidic as both sulfate and nitrate increase. Ammonium levels increased nearly linearly with sulfate and nitrate until approximately 20 \u03bcg m -3 , supporting that the ammonium in the aerosol was more limited by thermodynamics than source limitations, and aerosol pH responded more to the contributions of sources such as dust than levels of sulfate. Commonly used pH indicator ratios were not indicative of the pH estimated using the thermodynamic model.", "author" : [ { "dropping-particle" : "", "family" : "Shi", "given" : "Guoliang", "non-dropping-particle" : "", "parse-names" : false, "suffix" : "" }, { "dropping-particle" : "", "family" : "Xu", "given" : "Jiao", "non-dropping-particle" : "", "parse-names" : false, "suffix" : "" }, { "dropping-particle" : "", "family" : "Peng", "given" : "Xing", "non-dropping-particle" : "", "parse-names" : false, "suffix" : "" }, { "dropping-particle" : "", "family" : "Xiao", "given" : "Zhimei", "non-dropping-particle" : "", "parse-names" : false, "suffix" : "" }, { "dropping-particle" : "", "family" : "Chen", "given" : "Kui", "non-dropping-particle" : "", "parse-names" : false, "suffix" : "" }, { "dropping-particle" : "", "family" : "Tian", "given" : "Yingze", "non-dropping-particle" : "", "parse-names" : false, "suffix" : "" }, { "dropping-particle" : "", "family" : "Guan", "given" : "Xinbei", "non-dropping-particle" : "", "parse-names" : false, "suffix" : "" }, { "dropping-particle" : "", "family" : "Feng", "given" : "Yinchang", "non-dropping-particle" : "", "parse-names" : false, "suffix" : "" }, { "dropping-particle" : "", "family" : "Yu", "given" : "Haofei", "non-dropping-particle" : "", "parse-names" : false, "suffix" : "" }, { "dropping-particle" : "", "family" : "Nenes", "given" : "Athanasios", "non-dropping-particle" : "", "parse-names" : false, "suffix" : "" }, { "dropping-particle" : "", "family" : "Russell", "given" : "Armistead G.", "non-dropping-particle" : "", "parse-names" : false, "suffix" : "" } ], "container-title" : "Environmental Science &amp; Technology", "id" : "ITEM-1", "issue" : "8", "issued" : { "date-parts" : [ [ "2017", "4", "18" ] ] }, "note" : "doi: 10.1021/acs.est.6b05736", "page" : "4289-4296", "publisher" : "American Chemical Society", "title" : "pH of Aerosols in a Polluted Atmosphere: Source Contributions to Highly Acidic Aerosol", "translator" : [ { "dropping-particle" : "", "family" : "G4097", "given" : "", "non-dropping-particle" : "", "parse-names" : false, "suffix" : "" } ], "type" : "article-journal", "volume" : "51" }, "uris" : [ "http://www.mendeley.com/documents/?uuid=22065ab2-55db-4cd3-b285-cdcb78e3df92", "http://www.mendeley.com/documents/?uuid=81f2a3d8-fe2e-4a68-9ac3-bf3eced9a476", "http://www.mendeley.com/documents/?uuid=a2a05f08-e3d2-4f5d-9423-1c74b2074429" ] } ], "mendeley" : { "formattedCitation" : "(Shi et al., 2017)", "plainTextFormattedCitation" : "(Shi et al., 2017)", "previouslyFormattedCitation" : "(Shi et al., 2017)" }, "properties" : { "noteIndex" : 0 }, "schema" : "https://github.com/citation-style-language/schema/raw/master/csl-citation.json" }</w:instrText>
      </w:r>
      <w:r w:rsidRPr="000E472A">
        <w:rPr>
          <w:lang w:val="en-GB"/>
        </w:rPr>
        <w:fldChar w:fldCharType="separate"/>
      </w:r>
      <w:r w:rsidR="00CB33A1">
        <w:rPr>
          <w:noProof/>
          <w:lang w:val="en-GB"/>
        </w:rPr>
        <w:t>(Shi et al., 2017)</w:t>
      </w:r>
      <w:r w:rsidRPr="000E472A">
        <w:rPr>
          <w:lang w:val="en-GB"/>
        </w:rPr>
        <w:fldChar w:fldCharType="end"/>
      </w:r>
      <w:r w:rsidRPr="000E472A">
        <w:rPr>
          <w:lang w:val="en-GB"/>
        </w:rPr>
        <w:t>. The concomitant increases of NH</w:t>
      </w:r>
      <w:r w:rsidRPr="000E472A">
        <w:rPr>
          <w:vertAlign w:val="subscript"/>
          <w:lang w:val="en-GB"/>
        </w:rPr>
        <w:t>3</w:t>
      </w:r>
      <w:r w:rsidRPr="000E472A">
        <w:rPr>
          <w:lang w:val="en-GB"/>
        </w:rPr>
        <w:t>, SO</w:t>
      </w:r>
      <w:r w:rsidRPr="000E472A">
        <w:rPr>
          <w:vertAlign w:val="subscript"/>
          <w:lang w:val="en-GB"/>
        </w:rPr>
        <w:t>2</w:t>
      </w:r>
      <w:r w:rsidRPr="000E472A">
        <w:rPr>
          <w:lang w:val="en-GB"/>
        </w:rPr>
        <w:t>, and NO</w:t>
      </w:r>
      <w:r w:rsidRPr="00701A0B">
        <w:rPr>
          <w:iCs/>
          <w:vertAlign w:val="subscript"/>
          <w:lang w:val="en-GB"/>
          <w:rPrChange w:id="2615" w:author="Lucy Cowie" w:date="2021-07-27T14:55:00Z">
            <w:rPr>
              <w:i/>
              <w:vertAlign w:val="subscript"/>
              <w:lang w:val="en-GB"/>
            </w:rPr>
          </w:rPrChange>
        </w:rPr>
        <w:t>x</w:t>
      </w:r>
      <w:r w:rsidRPr="000E472A">
        <w:rPr>
          <w:lang w:val="en-GB"/>
        </w:rPr>
        <w:t xml:space="preserve"> emissions (see Section 6.2) have led to a factor of </w:t>
      </w:r>
      <w:del w:id="2616" w:author="Lucy Cowie" w:date="2021-07-27T14:55:00Z">
        <w:r w:rsidRPr="000E472A" w:rsidDel="00701A0B">
          <w:rPr>
            <w:lang w:val="en-GB"/>
          </w:rPr>
          <w:delText xml:space="preserve">3 </w:delText>
        </w:r>
      </w:del>
      <w:ins w:id="2617" w:author="Lucy Cowie" w:date="2021-07-27T14:55:00Z">
        <w:r w:rsidR="00701A0B">
          <w:rPr>
            <w:lang w:val="en-GB"/>
          </w:rPr>
          <w:t>three</w:t>
        </w:r>
        <w:r w:rsidR="00701A0B" w:rsidRPr="000E472A">
          <w:rPr>
            <w:lang w:val="en-GB"/>
          </w:rPr>
          <w:t xml:space="preserve"> </w:t>
        </w:r>
      </w:ins>
      <w:r w:rsidRPr="000E472A">
        <w:rPr>
          <w:lang w:val="en-GB"/>
        </w:rPr>
        <w:t xml:space="preserve">to </w:t>
      </w:r>
      <w:del w:id="2618" w:author="Lucy Cowie" w:date="2021-07-27T14:55:00Z">
        <w:r w:rsidRPr="000E472A" w:rsidDel="00701A0B">
          <w:rPr>
            <w:lang w:val="en-GB"/>
          </w:rPr>
          <w:delText xml:space="preserve">9 </w:delText>
        </w:r>
      </w:del>
      <w:ins w:id="2619" w:author="Lucy Cowie" w:date="2021-07-27T14:55:00Z">
        <w:r w:rsidR="00701A0B">
          <w:rPr>
            <w:lang w:val="en-GB"/>
          </w:rPr>
          <w:t>nine</w:t>
        </w:r>
        <w:r w:rsidR="00701A0B" w:rsidRPr="000E472A">
          <w:rPr>
            <w:lang w:val="en-GB"/>
          </w:rPr>
          <w:t xml:space="preserve"> </w:t>
        </w:r>
      </w:ins>
      <w:r w:rsidRPr="000E472A">
        <w:rPr>
          <w:lang w:val="en-GB"/>
        </w:rPr>
        <w:t>increase in the simulated NH</w:t>
      </w:r>
      <w:r w:rsidRPr="000E472A">
        <w:rPr>
          <w:vertAlign w:val="subscript"/>
          <w:lang w:val="en-GB"/>
        </w:rPr>
        <w:t>4</w:t>
      </w:r>
      <w:r w:rsidRPr="000E472A">
        <w:rPr>
          <w:vertAlign w:val="superscript"/>
          <w:lang w:val="en-GB"/>
        </w:rPr>
        <w:t>+</w:t>
      </w:r>
      <w:r w:rsidRPr="000E472A">
        <w:rPr>
          <w:lang w:val="en-GB"/>
        </w:rPr>
        <w:t xml:space="preserve"> burden from 1850</w:t>
      </w:r>
      <w:ins w:id="2620" w:author="Lucy Cowie" w:date="2021-07-27T14:55:00Z">
        <w:r w:rsidR="008D6F07">
          <w:rPr>
            <w:lang w:val="en-GB"/>
          </w:rPr>
          <w:t>–</w:t>
        </w:r>
      </w:ins>
      <w:del w:id="2621" w:author="Lucy Cowie" w:date="2021-07-27T14:55:00Z">
        <w:r w:rsidRPr="000E472A" w:rsidDel="008D6F07">
          <w:rPr>
            <w:lang w:val="en-GB"/>
          </w:rPr>
          <w:delText xml:space="preserve"> to </w:delText>
        </w:r>
      </w:del>
      <w:r w:rsidRPr="000E472A">
        <w:rPr>
          <w:lang w:val="en-GB"/>
        </w:rPr>
        <w:t xml:space="preserve">2000 </w:t>
      </w:r>
      <w:r w:rsidRPr="000E472A">
        <w:rPr>
          <w:lang w:val="en-GB"/>
        </w:rPr>
        <w:fldChar w:fldCharType="begin" w:fldLock="1"/>
      </w:r>
      <w:r w:rsidR="00D477C7">
        <w:rPr>
          <w:lang w:val="en-GB"/>
        </w:rPr>
        <w:instrText>ADDIN CSL_CITATION { "citationItems" : [ { "id" : "ITEM-1", "itemData" : { "DOI" : "10.5194/acp-14-11031-2014", "ISBN" : "1680-7375", "ISSN" : "16807324", "abstract" : "The ammonia cycle and nitrate particle formation are introduced into the LMDz-INCA (Laboratoire de M\u00e9t\u00e9orologie Dynamique, version 4-INteraction with Chemistry and Aerosols, version 3) global model. An important aspect of this new model is that both fine nitrate particle formation in the accumulation mode and coarse nitrate forming on existing dust and sea-salt particles are considered. The model simulates distributions of nitrates and related species in agreement with previous studies and observations. The calculated present-day total nitrate direct radiative forcing since the pre-industrial is-'0.056 W m-2. This forcing corresponds to 18% of the sulfate forcing. Fine particles largely dominate the nitrate forcing, representing close to 90% of this value. The model has been used to investigate the future changes in nitrates and direct radiative forcing of climate based on snapshot simulations for the four representative concentration pathway (RCP) scenarios and for the 2030, 2050, and 2100 time horizons. Due to a decrease in fossil fuel emissions in the future, the concentration of most of the species involved in the nitrate-ammonium-sulfate system drop by 2100 except for ammonia, which originates from agricultural practices and for which emissions significantly increase in the future. Despite the decrease of nitrate surface levels in Europe and North America, the global burden of accumulation mode nitrates increases by up to a factor of 2.6 in 2100. This increase in ammonium nitrate in the future arises despite decreasing NOx emissions due to increased availability of ammonia to form ammonium nitrate. The total aerosol direct forcing decreases from its present-day value of-'0.234 W m-2 to a range of-'0.070 to-'0.130 Wm-2 in 2100 based on the considered scenario. The direct forcing decreases for all aerosols except for nitrates, for which the direct negative forcing increases to a range of-'0.060 to-'0.115 Wm-2 in 2100. Including nitrates in the radiative forcing calculations increases the total direct forcing of aerosols by a factor of 1.3 in 2000, by a factor of 1.7-2.6 in 2030, by 1.9-4.8 in 2050, and by 6.4-8.6 in 2100. These results show that the agricultural emissions of ammonia will play a key role in the future mitigation of climate change, with nitrates becoming the dominant contributor to the anthropogenic aerosol optical depth during the second half of the 21st century and significantly increasing the calculated aerosol direct forcing. This \u2026", "author" : [ { "dropping-particle" : "", "family" : "Hauglustaine", "given" : "D. A.", "non-dropping-particle" : "", "parse-names" : false, "suffix" : "" }, { "dropping-particle" : "", "family" : "Balkanski", "given" : "Y.", "non-dropping-particle" : "", "parse-names" : false, "suffix" : "" }, { "dropping-particle" : "", "family" : "Schulz", "given" : "M.", "non-dropping-particle" : "", "parse-names" : false, "suffix" : "" } ], "container-title" : "Atmospheric Chemistry and Physics", "id" : "ITEM-1", "issue" : "20", "issued" : { "date-parts" : [ [ "2014" ] ] }, "page" : "11031-11063", "publisher" : "Copernicus Publications", "title" : "A global model simulation of present and future nitrate aerosols and their direct radiative forcing of climate", "translator" : [ { "dropping-particle" : "", "family" : "G3881", "given" : "", "non-dropping-particle" : "", "parse-names" : false, "suffix" : "" } ], "type" : "article-journal", "volume" : "14" }, "uris" : [ "http://www.mendeley.com/documents/?uuid=e3c68d41-0138-4e55-ba85-c33ac06c7e99", "http://www.mendeley.com/documents/?uuid=7fa7abf7-26b1-4ff8-b60b-803e83c221cd" ] }, { "id" : "ITEM-2", "itemData" : { "DOI" : "10.5194/gmd-11-4909-2018", "ISSN" : "19919603", "abstract" : "We document the ability of the new-generation Oslo chemistry-transport model, Oslo CTM3, to accurately simulate present-day aerosol distributions. The model is then used with the new Community Emission Data System (CEDS) historical emission inventory to provide updated time series of anthropogenic aerosol concentrations and consequent direct radiative forcing (RFari) from 1750 to 2014.Overall, Oslo CTM3 performs well compared with measurements of surface concentrations and remotely sensed aerosol optical depth. Concentrations are underestimated in Asia, but the higher emissions in CEDS than previous inventories result in improvements compared to observations. The treatment of black carbon (BC) scavenging in Oslo CTM3 gives better agreement with observed vertical BC profiles relative to the predecessor Oslo CTM2. However, Arctic wintertime BC concentrations remain underestimated, and a range of sensitivity tests indicate that better physical understanding of processes associated with atmospheric BC processing is required to simultaneously reproduce both the observed features. Uncertainties in model input data, resolution, and scavenging affect the distribution of all aerosols species, especially at high latitudes and altitudes. However, we find no evidence of consistently better model performance across all observables and regions in the sensitivity tests than in the baseline configuration.Using CEDS, we estimate a net RFari in 2014 relative to 1750 of-0.17-W-mg-2, significantly weaker than the IPCC AR5 2011-1750 estimate. Differences are attributable to several factors, including stronger absorption by organic aerosol, updated parameterization of BC absorption, and reduced sulfate cooling. The trend towards a weaker RFari over recent years is more pronounced than in the IPCC AR5, illustrating the importance of capturing recent regional emission changes.", "author" : [ { "dropping-particle" : "", "family" : "Lund", "given" : "Marianne Tronstad", "non-dropping-particle" : "", "parse-names" : false, "suffix" : "" }, { "dropping-particle" : "", "family" : "Myhre", "given" : "Gunnar", "non-dropping-particle" : "", "parse-names" : false, "suffix" : "" }, { "dropping-particle" : "", "family" : "S\u00f8vde Haslerud", "given" : "Amund", "non-dropping-particle" : "", "parse-names" : false, "suffix" : "" }, { "dropping-particle" : "", "family" : "Bieltvedt Skeie", "given" : "Ragnhild", "non-dropping-particle" : "", "parse-names" : false, "suffix" : "" }, { "dropping-particle" : "", "family" : "Griesfeller", "given" : "Jan", "non-dropping-particle" : "", "parse-names" : false, "suffix" : "" }, { "dropping-particle" : "", "family" : "Matthew Platt", "given" : "Stephen", "non-dropping-particle" : "", "parse-names" : false, "suffix" : "" }, { "dropping-particle" : "", "family" : "Kumar", "given" : "Rajesh", "non-dropping-particle" : "", "parse-names" : false, "suffix" : "" }, { "dropping-particle" : "", "family" : "Lund Myhre", "given" : "Cathrine", "non-dropping-particle" : "", "parse-names" : false, "suffix" : "" }, { "dropping-particle" : "", "family" : "Schulz", "given" : "Michael", "non-dropping-particle" : "", "parse-names" : false, "suffix" : "" } ], "container-title" : "Geoscientific Model Development", "id" : "ITEM-2", "issue" : "12", "issued" : { "date-parts" : [ [ "2018", "12" ] ] }, "page" : "4909-4931", "title" : "Concentrations and radiative forcing of anthropogenic aerosols from 1750 to 2014 simulated with the Oslo CTM3 and CEDS emission inventory", "translator" : [ { "dropping-particle" : "", "family" : "G3934", "given" : "", "non-dropping-particle" : "", "parse-names" : false, "suffix" : "" } ], "type" : "article-journal", "volume" : "11" }, "uris" : [ "http://www.mendeley.com/documents/?uuid=18122f34-b45a-4d01-86a1-5b87d05f62e9", "http://www.mendeley.com/documents/?uuid=17915060-0758-4875-b78f-09df1d94f0ed", "http://www.mendeley.com/documents/?uuid=aa183641-e426-47a0-bbe1-a30753db3cba" ] } ], "mendeley" : { "formattedCitation" : "(Hauglustaine et al., 2014; Lund et al., 2018a)", "plainTextFormattedCitation" : "(Hauglustaine et al., 2014; Lund et al., 2018a)", "previouslyFormattedCitation" : "(Hauglustaine et al., 2014; Lund et al., 2018a)" }, "properties" : { "noteIndex" : 0 }, "schema" : "https://github.com/citation-style-language/schema/raw/master/csl-citation.json" }</w:instrText>
      </w:r>
      <w:r w:rsidRPr="000E472A">
        <w:rPr>
          <w:lang w:val="en-GB"/>
        </w:rPr>
        <w:fldChar w:fldCharType="separate"/>
      </w:r>
      <w:r w:rsidR="00CB33A1">
        <w:rPr>
          <w:noProof/>
          <w:lang w:val="en-GB"/>
        </w:rPr>
        <w:t>(Hauglustaine et al., 2014; Lund et al., 2018a)</w:t>
      </w:r>
      <w:r w:rsidRPr="000E472A">
        <w:rPr>
          <w:lang w:val="en-GB"/>
        </w:rPr>
        <w:fldChar w:fldCharType="end"/>
      </w:r>
      <w:r w:rsidRPr="000E472A">
        <w:rPr>
          <w:lang w:val="en-GB"/>
        </w:rPr>
        <w:t>, driven primarily by ammonium sulphate (70</w:t>
      </w:r>
      <w:ins w:id="2622" w:author="Lucy Cowie" w:date="2021-07-27T14:56:00Z">
        <w:r w:rsidR="008D6F07">
          <w:rPr>
            <w:lang w:val="en-GB"/>
          </w:rPr>
          <w:t>–</w:t>
        </w:r>
      </w:ins>
      <w:del w:id="2623" w:author="Lucy Cowie" w:date="2021-07-27T14:55:00Z">
        <w:r w:rsidRPr="000E472A" w:rsidDel="008D6F07">
          <w:rPr>
            <w:lang w:val="en-GB"/>
          </w:rPr>
          <w:delText>-</w:delText>
        </w:r>
      </w:del>
      <w:r w:rsidRPr="000E472A">
        <w:rPr>
          <w:lang w:val="en-GB"/>
        </w:rPr>
        <w:t>90%). The increases in the NH</w:t>
      </w:r>
      <w:r w:rsidRPr="000E472A">
        <w:rPr>
          <w:vertAlign w:val="subscript"/>
          <w:lang w:val="en-GB"/>
        </w:rPr>
        <w:t>3</w:t>
      </w:r>
      <w:r w:rsidRPr="000E472A">
        <w:rPr>
          <w:lang w:val="en-GB"/>
        </w:rPr>
        <w:t xml:space="preserve"> and NH</w:t>
      </w:r>
      <w:r w:rsidRPr="000E472A">
        <w:rPr>
          <w:vertAlign w:val="subscript"/>
          <w:lang w:val="en-GB"/>
        </w:rPr>
        <w:t>4</w:t>
      </w:r>
      <w:r w:rsidRPr="000E472A">
        <w:rPr>
          <w:vertAlign w:val="superscript"/>
          <w:lang w:val="en-GB"/>
        </w:rPr>
        <w:t>+</w:t>
      </w:r>
      <w:r w:rsidRPr="000E472A">
        <w:rPr>
          <w:lang w:val="en-GB"/>
        </w:rPr>
        <w:t xml:space="preserve"> burdens are indirectly supported by the observed increase of NH</w:t>
      </w:r>
      <w:r w:rsidRPr="000E472A">
        <w:rPr>
          <w:vertAlign w:val="subscript"/>
          <w:lang w:val="en-GB"/>
        </w:rPr>
        <w:t>4</w:t>
      </w:r>
      <w:r w:rsidRPr="000E472A">
        <w:rPr>
          <w:vertAlign w:val="superscript"/>
          <w:lang w:val="en-GB"/>
        </w:rPr>
        <w:t>+</w:t>
      </w:r>
      <w:r w:rsidRPr="000E472A">
        <w:rPr>
          <w:lang w:val="en-GB"/>
        </w:rPr>
        <w:t xml:space="preserve"> concentration in ice cores </w:t>
      </w:r>
      <w:r>
        <w:rPr>
          <w:lang w:val="en-GB"/>
        </w:rPr>
        <w:t>in mid</w:t>
      </w:r>
      <w:ins w:id="2624" w:author="Lucy Cowie" w:date="2021-07-27T14:56:00Z">
        <w:r w:rsidR="00D854A7">
          <w:rPr>
            <w:lang w:val="en-GB"/>
          </w:rPr>
          <w:t>-</w:t>
        </w:r>
      </w:ins>
      <w:r>
        <w:rPr>
          <w:lang w:val="en-GB"/>
        </w:rPr>
        <w:t xml:space="preserve"> to high latitudes </w:t>
      </w:r>
      <w:bookmarkStart w:id="2625" w:name="_Hlk76650201"/>
      <w:commentRangeStart w:id="2626"/>
      <w:r w:rsidRPr="000E472A">
        <w:rPr>
          <w:lang w:val="en-GB"/>
        </w:rPr>
        <w:fldChar w:fldCharType="begin" w:fldLock="1"/>
      </w:r>
      <w:r w:rsidR="00D477C7">
        <w:rPr>
          <w:lang w:val="en-GB"/>
        </w:rPr>
        <w:instrText>ADDIN CSL_CITATION { "citationItems" : [ { "id" : "ITEM-1", "itemData" : { "DOI" : "10.1029/2001JD001413", "ISSN" : "01480227", "abstract" : "An NH&lt;inf&gt;4&lt;/inf&gt;&lt;sup&gt;+&lt;/sup&gt; record covering the period A.D. 1845-1997 was reconstructed using an 80.4 m ice core from East Rongbuk Glacier at an elevation of 6450 m on the northern slope of Mount Everest. Variations in NH&lt;inf&gt;4&lt;/inf&gt;&lt;sup&gt;+&lt;/sup&gt; are characterized by a dramatic increase since the 1950s. The highest NH&lt;inf&gt;4&lt;/inf&gt;&lt;sup&gt;+&lt;/sup&gt; concentrations occur in the 1980s. They are about twofold more than those in the first half of twentieth century. Empirical orthogonal function (EOF) analysis on the eight major ion (Na&lt;sup&gt;+&lt;/sup&gt;, K&lt;sup&gt;+&lt;/sup&gt;, Mg&lt;sup&gt;2+&lt;/sup&gt;, NH&lt;inf&gt;4&lt;/inf&gt;&lt;sup&gt;+&lt;/sup&gt;, Ca&lt;sup&gt;2+&lt;/sup&gt;, NO&lt;inf&gt;3&lt;/inf&gt;&lt;sup&gt;-&lt;/sup&gt;, SO&lt;inf&gt;4&lt;/inf&gt;&lt;sup&gt;2-&lt;/sup&gt; and Cl&lt;sup&gt;-&lt;/sup&gt;) series from this core indicates that NH&lt;inf&gt;4&lt;/inf&gt;&lt;sup&gt;+&lt;/sup&gt; is loaded mainly on EOF3 (60% of NH&lt;inf&gt;4&lt;/inf&gt;&lt;sup&gt;+&lt;/sup&gt; variance), suggesting that NH&lt;inf&gt;4&lt;/inf&gt;&lt;sup&gt;+&lt;/sup&gt; has a unique signature. Instrumental sea level pressure (SLP) and regional temperatures are used to explore the relationship between NH&lt;inf&gt;4&lt;/inf&gt;&lt;sup&gt;+&lt;/sup&gt; variations and both atmospheric circulation and natural source strength over Asia. Higher NH&lt;inf&gt;4&lt;/inf&gt;&lt;sup&gt;+&lt;/sup&gt; concentrations are associated with an enhanced winter Mongolian High and a deepened summer Mongolian Low. A positive relationship also exists between NH&lt;inf&gt;4&lt;/inf&gt;&lt;sup&gt;+&lt;/sup&gt; concentrations and regional temperature changes of the GIS Box 36 (Indian subcontinent), indicating that an increase in temperature may contribute to the strengthening of natural ammonia emissions (e.g., from plants and soils). A close positive correlation between NH&lt;inf&gt;4&lt;/inf&gt;&lt;sup&gt;+&lt;/sup&gt; and acidic species (SO&lt;inf&gt;4&lt;/inf&gt;&lt;sup&gt;2-&lt;/sup&gt; plus NO&lt;inf&gt;3&lt;/inf&gt;&lt;sup&gt;-&lt;/sup&gt;) concentrations suggests that a portion of the increase in NH&lt;inf&gt;4&lt;/inf&gt;&lt;sup&gt;+&lt;/sup&gt; concentrations could be contributed by enhanced atmospheric acidification. Anthropogenic ammonia emissions from enhanced agricultural activities and energy consumption over Asia in concert with population increase since the 1950s appear also to be a significant factor in the dramatic increase of NH&lt;inf&gt;4&lt;/inf&gt;&lt;sup&gt;+&lt;/sup&gt; concentrations during the last few decades. Copyright 2002 by the American Geophysical Union.", "author" : [ { "dropping-particle" : "", "family" : "Kang", "given" : "Shichang", "non-dropping-particle" : "", "parse-names" : false, "suffix" : "" }, { "dropping-particle" : "", "family" : "Mayewski", "given" : "Paul A.", "non-dropping-particle" : "", "parse-names" : false, "suffix" : "" }, { "dropping-particle" : "", "family" : "Qin", "given" : "Dahe", "non-dropping-particle" : "", "parse-names" : false, "suffix" : "" }, { "dropping-particle" : "", "family" : "Yan", "given" : "Yuping", "non-dropping-particle" : "", "parse-names" : false, "suffix" : "" }, { "dropping-particle" : "", "family" : "Zhang", "given" : "Dongqi", "non-dropping-particle" : "", "parse-names" : false, "suffix" : "" }, { "dropping-particle" : "", "family" : "Hou", "given" : "Shugui", "non-dropping-particle" : "", "parse-names" : false, "suffix" : "" }, { "dropping-particle" : "", "family" : "Ren", "given" : "Jiawen", "non-dropping-particle" : "", "parse-names" : false, "suffix" : "" } ], "container-title" : "Journal of Geophysical Research: Atmospheres", "id" : "ITEM-1", "issue" : "D21", "issued" : { "date-parts" : [ [ "2002", "11", "16" ] ] }, "page" : "ACL 13-1-ACL 13-9", "publisher" : "Wiley-Blackwell", "title" : "Twentieth century increase of atmospheric ammonia recorded in Mount Everest ice core", "translator" : [ { "dropping-particle" : "", "family" : "G3729", "given" : "", "non-dropping-particle" : "", "parse-names" : false, "suffix" : "" } ], "type" : "article-journal", "volume" : "107" }, "uris" : [ "http://www.mendeley.com/documents/?uuid=5f787ed8-fde8-451d-9f46-44dfd19c7a3c", "http://www.mendeley.com/documents/?uuid=4b1bf03e-16a9-42b1-b61d-7363cd71d0dc" ] }, { "id" : "ITEM-2", "itemData" : { "DOI" : "10.1029/2004JD005223", "ISSN" : "0148-0227", "abstract" : "We present a high-resolution record of water-soluble ion chemistry from a 121 m ice core spanning about 800 years. The core is well dated to 2/3 depth using cycle counting and reference horizons and a simple but close fitting model for the lower 1/3 of the core. This core suffers from modest seasonal melt, and so we present concentration data in decadal running means to minimize percolation effects. Sea-salt ions (Na+, Cl-, Mg 2+, and K+) account for more than 70% of all ions. In general, sea-salt ion concentrations are rather variable and have no clear association with climatic variations. Sulfate, with 74% being from non-sea-salt sources, has higher concentrations than seen on Vestfonna ice cap but lower than in Ny-\u00c5lesund aerosols, suggesting central Spitsbergen receives more marine (westerly) air masses than Ny-\u00c5lesund but more sulfate enriched (easterly) air masses than Nordaustlandet. Clear anthropogenic impacts are found for sulfate, nitrate, and ammonium (and probably excess chloride) after the mid twentieth century, with sulfate showing a significant rise by the end of the nineteenth century. Sulfate and methanesulfonate concentrations correlate well during the twentieth century, and it is clear that most of the preindustrial sulfate is of biogenic origin. Terrestrial component (Ca 2+) has the highest concentrations in the coldest part of the Little Ice Age, suggesting more windy conditions, transporting local terrestrial dust to the ice cap. All ion concentrations decrease at the end of the twentieth century, which reflects loss of ions by runoff, with non-sea-salt magnesium being particularly sensitive to melting. Copyright 2005 by the American Geophysical Union.", "author" : [ { "dropping-particle" : "", "family" : "Kekonen", "given" : "Teija", "non-dropping-particle" : "", "parse-names" : false, "suffix" : "" } ], "container-title" : "Journal of Geophysical Research: Atmospheres", "id" : "ITEM-2", "issue" : "D7", "issued" : { "date-parts" : [ [ "2005", "4" ] ] }, "page" : "D07304", "publisher" : "Wiley-Blackwell", "title" : "The 800 year long ion record from the Lomonosovfonna (Svalbard) ice core", "translator" : [ { "dropping-particle" : "", "family" : "G3728", "given" : "", "non-dropping-particle" : "", "parse-names" : false, "suffix" : "" } ], "type" : "article-journal", "volume" : "110" }, "uris" : [ "http://www.mendeley.com/documents/?uuid=deda1a1d-5dc1-4b3d-be2f-951944006834", "http://www.mendeley.com/documents/?uuid=5ec990b1-e874-43dd-901c-3f33ca669a52" ] }, { "id" : "ITEM-3", "itemData" : { "DOI" : "10.1002/2017JD026733", "ISSN" : "21698996", "abstract" : "The Southeastern Greenland Dome (SE-Dome) has both a high elevation and a high accumulation rate (1.01\u00a0m we\u00a0yr\u22121), which are suitable properties for reconstructing past environmental changes with a high time resolution. For this study, we measured the major ion fluxes in a 90\u00a0m ice core drilled from the SE-Dome region in 2015 and present the records of annual ion fluxes from 1957 to 2014. From 1970 to 2010, the trend of nonsea-salt (nss) SO42\u2212 flux decreases, whereas that for NH4+ increases, tracking well with the anthropogenic SOx and NH3 emissions mainly from North America. The result suggests that these fluxes reflect histories of the anthropogenic SOx and NH3 emissions. In contrast, the decadal trend of NO3\u2212 flux differs from the decreasing trend of anthropogenic NOx emissions. Although the cause of this discrepancy remains unclear, it may be related to changes in particle formation processes and chemical scavenging rates caused by an increase in sea salt and dust and/or a decrease in nssSO42\u2212. We also find a high average NO3\u2212 flux (1.13\u00a0mmol\u00a0m\u22122\u00a0yr\u22121) in the ice core, which suggests a negligible effect from postdepositional NO3\u2212 loss. Thus, the SE-Dome region is an excellent location for reconstructing nitrate fluxes. Over a decadal time scale, our NO3\u2212 flux record is similar to those from other ice cores in Greenland high-elevation sites, suggesting that NO3\u2212 concentration records from these ice cores are reliable.", "author" : [ { "dropping-particle" : "", "family" : "Iizuka", "given" : "Yoshinori", "non-dropping-particle" : "", "parse-names" : false, "suffix" : "" }, { "dropping-particle" : "", "family" : "Uemura", "given" : "Ryu", "non-dropping-particle" : "", "parse-names" : false, "suffix" : "" }, { "dropping-particle" : "", "family" : "Fujita", "given" : "Koji", "non-dropping-particle" : "", "parse-names" : false, "suffix" : "" }, { "dropping-particle" : "", "family" : "Hattori", "given" : "Shohei", "non-dropping-particle" : "", "parse-names" : false, "suffix" : "" }, { "dropping-particle" : "", "family" : "Seki", "given" : "Osamu", "non-dropping-particle" : "", "parse-names" : false, "suffix" : "" }, { "dropping-particle" : "", "family" : "Miyamoto", "given" : "Chihiro", "non-dropping-particle" : "", "parse-names" : false, "suffix" : "" }, { "dropping-particle" : "", "family" : "Suzuki", "given" : "Toshitaka", "non-dropping-particle" : "", "parse-names" : false, "suffix" : "" }, { "dropping-particle" : "", "family" : "Yoshida", "given" : "Naohiro", "non-dropping-particle" : "", "parse-names" : false, "suffix" : "" }, { "dropping-particle" : "", "family" : "Motoyama", "given" : "Hideaki", "non-dropping-particle" : "", "parse-names" : false, "suffix" : "" }, { "dropping-particle" : "", "family" : "Matoba", "given" : "Sumito", "non-dropping-particle" : "", "parse-names" : false, "suffix" : "" } ], "container-title" : "Journal of Geophysical Research: Atmospheres", "id" : "ITEM-3", "issue" : "1", "issued" : { "date-parts" : [ [ "2018" ] ] }, "page" : "574-589", "title" : "A 60\u00a0Year Record of Atmospheric Aerosol Depositions Preserved in a High-Accumulation Dome Ice Core, Southeast Greenland", "translator" : [ { "dropping-particle" : "", "family" : "G3908", "given" : "", "non-dropping-particle" : "", "parse-names" : false, "suffix" : "" } ], "type" : "article-journal", "volume" : "123" }, "uris" : [ "http://www.mendeley.com/documents/?uuid=a4e10657-34d2-4057-b432-33317b964913", "http://www.mendeley.com/documents/?uuid=0b38cc0d-13e6-47ec-bacb-4a10dd2c3034", "http://www.mendeley.com/documents/?uuid=d32058db-71b4-4f0b-84f6-1506832e2b52" ] }, { "id" : "ITEM-4", "itemData" : { "DOI" : "10.5194/acp-13-7997-2013", "ISBN" : "1680-7324", "ISSN" : "1680-7324", "abstract" : "We present multi-model global datasets of nitrogen and sulfate deposition covering time periods from 1850 to 2100, calculated within the Atmospheric Chemistry and Climate Model Intercomparison Project (ACCMIP). The computed deposition fluxes are compared to surface wet deposition and ice core measurements. We use a new dataset of wet deposition for 2000\u20132002 based on critical assessment of the quality of existing regional network data. We show that for present day (year 2000 ACCMIP time slice), the ACCMIP results perform similarly to previously published multi-model assessments. For this time slice, we find a multi-model mean deposition of approximately 50 Tg(N) yr\u22121 from nitrogen oxide emissions, 60 Tg(N) yr\u22121 from ammonia emissions, and 83 Tg(S) yr\u22121 from sulfur emissions. The analysis of changes between 1980 and 2000 indicates significant differences between model and measurements over the United States but less so over Europe. This difference points towards a potential misrepresentation of 1980 NH3 emissions over North America. Based on ice core records, the 1850 deposition fluxes agree well with Greenland ice cores, but the change between 1850 and 2000 seems to be overestimated in the Northern Hemisphere for both nitrogen and sulfur species. Using the Representative Concentration Pathways (RCPs) to define the projected climate and atmospheric chemistry related emissions and concentrations, we find large regional nitrogen deposition increases in 2100 in Latin America, Africa and parts of Asia under some of the scenarios considered. Increases in South Asia are especially large, and are seen in all scenarios, with 2100 values more than double their 2000 counterpart in some scenarios and reaching &gt; 1300 mg(N) m\u22122 yr\u22121 averaged over regional to continental-scale regions in RCP 2.6 and 8.5, ~ 30\u201350% larger than the values in any region currently (circa 2000). However, sulfur deposition rates in 2100 are in all regions lower than in 2000 in all the RCPs. The new ACCMIP multi-model deposition dataset provides state-of-the-science, consistent and evaluated time slice (spanning 1850\u20132100) global gridded deposition fields for use in a wide range of climate and ecological studies.", "author" : [ { "dropping-particle" : "", "family" : "Lamarque", "given" : "J.-F.", "non-dropping-particle" : "", "parse-names" : false, "suffix" : "" }, { "dropping-particle" : "", "family" : "Dentener", "given" : "F.", "non-dropping-particle" : "", "parse-names" : false, "suffix" : "" }, { "dropping-particle" : "", "family" : "McConnell", "given" : "J.", "non-dropping-particle" : "", "parse-names" : false, "suffix" : "" }, { "dropping-particle" : "", "family" : "Ro", "given" : "C.-U.", "non-dropping-particle" : "", "parse-names" : false, "suffix" : "" }, { "dropping-particle" : "", "family" : "Shaw", "given" : "M.", "non-dropping-particle" : "", "parse-names" : false, "suffix" : "" }, { "dropping-particle" : "", "family" : "Vet", "given" : "R.", "non-dropping-particle" : "", "parse-names" : false, "suffix" : "" }, { "dropping-particle" : "", "family" : "Bergmann", "given" : "D.", "non-dropping-particle" : "", "parse-names" : false, "suffix" : "" }, { "dropping-particle" : "", "family" : "Cameron-Smith", "given" : "P.", "non-dropping-particle" : "", "parse-names" : false, "suffix" : "" }, { "dropping-particle" : "", "family" : "Dalsoren", "given" : "S.", "non-dropping-particle" : "", "parse-names" : false, "suffix" : "" }, { "dropping-particle" : "", "family" : "Doherty", "given" : "R.", "non-dropping-particle" : "", "parse-names" : false, "suffix" : "" }, { "dropping-particle" : "", "family" : "Faluvegi", "given" : "G.", "non-dropping-particle" : "", "parse-names" : false, "suffix" : "" }, { "dropping-particle" : "", "family" : "Ghan", "given" : "S. J.", "non-dropping-particle" : "", "parse-names" : false, "suffix" : "" }, { "dropping-particle" : "", "family" : "Josse", "given" : "B.", "non-dropping-particle" : "", "parse-names" : false, "suffix" : "" }, { "dropping-particle" : "", "family" : "Lee", "given" : "Y. H.", "non-dropping-particle" : "", "parse-names" : false, "suffix" : "" }, { "dropping-particle" : "", "family" : "MacKenzie", "given" : "I. A.", "non-dropping-particle" : "", "parse-names" : false, "suffix" : "" }, { "dropping-particle" : "", "family" : "Plummer", "given" : "D.", "non-dropping-particle" : "", "parse-names" : false, "suffix" : "" }, { "dropping-particle" : "", "family" : "Shindell", "given" : "D. T.", "non-dropping-particle" : "", "parse-names" : false, "suffix" : "" }, { "dropping-particle" : "", "family" : "Skeie", "given" : "R. B.", "non-dropping-particle" : "", "parse-names" : false, "suffix" : "" }, { "dropping-particle" : "", "family" : "Stevenson", "given" : "D. S.", "non-dropping-particle" : "", "parse-names" : false, "suffix" : "" }, { "dropping-particle" : "", "family" : "Strode", "given" : "S.", "non-dropping-particle" : "", "parse-names" : false, "suffix" : "" }, { "dropping-particle" : "", "family" : "Zeng", "given" : "G.", "non-dropping-particle" : "", "parse-names" : false, "suffix" : "" }, { "dropping-particle" : "", "family" : "Curran", "given" : "M.", "non-dropping-particle" : "", "parse-names" : false, "suffix" : "" }, { "dropping-particle" : "", "family" : "Dahl-Jensen", "given" : "D.", "non-dropping-particle" : "", "parse-names" : false, "suffix" : "" }, { "dropping-particle" : "", "family" : "Das", "given" : "S.", "non-dropping-particle" : ""</w:instrText>
      </w:r>
      <w:r w:rsidR="00D477C7" w:rsidRPr="002A1EE0">
        <w:instrText>, "parse-names" : false, "suffix" : "" }, { "dropping-particle" : "", "family" : "Fritzsche", "given" : "D.", "non-dropping-particle" : "", "parse-names" : false, "suffix" : "" }, { "dropping-particle" : "", "family" : "Nolan", "given" : "M.", "non-dropping-particle" : "", "parse-names" : false, "suffix" : "" } ], "container-title" : "Atmospheric Chemistry and Physics", "id" : "ITEM-4", "issue" : "16", "issued" : { "date-parts" : [ [ "2013", "8", "20" ] ] }, "page" : "7997-8018", "publisher" : "Copernicus Publications", "title" : "Multi-model mean nitrogen and sulfur deposition from the Atmospheric Chemistry and Climate Model Intercomparison Project (ACCMIP): evaluation of historical and projected future changes", "translator" : [ { "dropping-particle" : "", "family" : "G5420", "given" : "", "non-dropping-particle" : "", "parse-names" : false, "suffix" : "" } ], "type" : "article-journal", "volume" : "13" }, "uris" : [ "http://www.mendeley.com/documents/?uuid=4b9cffe5-5995-4e67-ab53-2e696503afdf" ] } ], "mendeley" : { "formattedCitation" : "(Kang et al., 2002; Kekonen, 2005; Lamarque et al., 2013a; Iizuka et al., 2018)", "plainTextFormattedCitation" : "(Kang et al., 2002; Kekonen, 2005; Lamarque et al., 2013a; Iizuka et al., 2018)", "previouslyFormattedCitation" : "(Kang et al., 2002; Kekonen, 2005; Lamarque et al., 2013a; Iizuka et al., 2018)" }, "properties" : { "noteIndex" : 0 }, "schema" : "https://github.com/citation-style-language/schema/raw/master/csl-citation.json" }</w:instrText>
      </w:r>
      <w:r w:rsidRPr="000E472A">
        <w:rPr>
          <w:lang w:val="en-GB"/>
        </w:rPr>
        <w:fldChar w:fldCharType="separate"/>
      </w:r>
      <w:r w:rsidR="00CB33A1">
        <w:rPr>
          <w:noProof/>
          <w:lang w:val="it-IT"/>
        </w:rPr>
        <w:t>(Kang et al., 2002; Kekonen, 2005; Lamarque et al., 2013</w:t>
      </w:r>
      <w:r w:rsidR="003F1C19">
        <w:rPr>
          <w:noProof/>
          <w:lang w:val="it-IT"/>
        </w:rPr>
        <w:t>°</w:t>
      </w:r>
      <w:r w:rsidR="00CB33A1">
        <w:rPr>
          <w:noProof/>
          <w:lang w:val="it-IT"/>
        </w:rPr>
        <w:t>; Iizuka et al., 2018)</w:t>
      </w:r>
      <w:r w:rsidRPr="000E472A">
        <w:rPr>
          <w:lang w:val="en-GB"/>
        </w:rPr>
        <w:fldChar w:fldCharType="end"/>
      </w:r>
      <w:commentRangeEnd w:id="2626"/>
      <w:r w:rsidR="00CB33A1">
        <w:rPr>
          <w:rStyle w:val="Marquedecommentaire"/>
        </w:rPr>
        <w:commentReference w:id="2626"/>
      </w:r>
      <w:r w:rsidRPr="00C827FE">
        <w:t xml:space="preserve">. </w:t>
      </w:r>
      <w:bookmarkEnd w:id="2625"/>
    </w:p>
    <w:p w14:paraId="4B18584A" w14:textId="77777777" w:rsidR="00AF2E59" w:rsidRPr="00C827FE" w:rsidRDefault="00AF2E59" w:rsidP="00D5630D">
      <w:pPr>
        <w:pStyle w:val="AR6BodyText"/>
      </w:pPr>
    </w:p>
    <w:p w14:paraId="7FFFDAEE" w14:textId="3BAD5BA6" w:rsidR="00AF2E59" w:rsidRPr="000E472A" w:rsidRDefault="00AF2E59" w:rsidP="00D5630D">
      <w:pPr>
        <w:pStyle w:val="AR6BodyText"/>
        <w:rPr>
          <w:lang w:val="en-GB"/>
        </w:rPr>
      </w:pPr>
      <w:r w:rsidRPr="000E472A">
        <w:rPr>
          <w:lang w:val="en-GB"/>
        </w:rPr>
        <w:t>Ammonium nitrate is semi</w:t>
      </w:r>
      <w:r>
        <w:rPr>
          <w:lang w:val="en-GB"/>
        </w:rPr>
        <w:t>-</w:t>
      </w:r>
      <w:r w:rsidRPr="000E472A">
        <w:rPr>
          <w:lang w:val="en-GB"/>
        </w:rPr>
        <w:t xml:space="preserve">volatile, which results in complex spatial and temporal patterns in its </w:t>
      </w:r>
      <w:r w:rsidRPr="006955D3">
        <w:rPr>
          <w:lang w:val="en-GB"/>
        </w:rPr>
        <w:t xml:space="preserve">concentrations </w:t>
      </w:r>
      <w:commentRangeStart w:id="2627"/>
      <w:r w:rsidRPr="00B15603">
        <w:rPr>
          <w:lang w:val="en-GB"/>
        </w:rPr>
        <w:fldChar w:fldCharType="begin" w:fldLock="1"/>
      </w:r>
      <w:ins w:id="2628" w:author="Robin Matthews" w:date="2021-07-08T15:56:00Z">
        <w:r w:rsidR="00735548">
          <w:rPr>
            <w:lang w:val="en-GB"/>
          </w:rPr>
          <w:instrText>ADDIN CSL_CITATION { "citationItems" : [ { "id" : "ITEM-1", "itemData" : { "DOI" : "https://doi.org/10.1016/j.atmosenv.2009.12.011", "ISSN" : "1352-2310", "abstract" : "This paper synthesizes data on aerosol (particulate matter, PM) physical and chemical characteristics, which were obtained over the past decade in aerosol research and monitoring activities at more than 60 natural background, rural, near-city, urban, and kerbside sites across Europe. The data include simultaneously measured PM10 and/or PM2.5 mass on the one hand, and aerosol particle number concentrations or PM chemistry on the other hand. The aerosol data presented in our previous works (Van Dingenen et al., 2004, Putaud et al., 2004) were updated and merged to those collected in the framework of the EU supported European Cooperation in the field of Scientific and Technical action COST633 (Particulate matter: Properties related to health effects). A number of conclusions from our previous studies were confirmed. There is no single ratio between PM2.5 and PM10 mass concentrations valid for all sites, although fairly constant ratios ranging from 0.5 to 0.9 are observed at most individual sites. There is no general correlation between PM mass and particle number concentrations, although particle number concentrations increase with PM2.5 levels at most sites. The main constituents of both PM10 and PM2.5 are generally organic matter, sulfate and nitrate. Mineral dust can also be a major constituent of PM10 at kerbside sites and in Southern Europe. There is a clear decreasing gradient in SO42\u2212 and NO3\u2212 contribution to PM10 when moving from rural to urban to kerbside sites. In contrast, the total carbon/PM10 ratio increases from rural to kerbside sites. Some new conclusions were also drawn from this work: the ratio between ultrafine particle and total particle number concentration decreases with PM2.5 concentration at all sites but one, and significant gradients in PM chemistry are observed when moving from Northwestern, to Southern to Central Europe. Compiling an even larger number of data sets would have further increased the significance of our conclusions, but collecting all the aerosol data sets obtained also through research projects remains a tedious task.", "author" : [ { "dropping-particle" : "", "family" : "Putaud", "given" : "J.-P.", "non-dropping-particle" : "", "parse-names" : false, "suffix" : "" }, { "dropping-particle" : "", "family" : "Dingenen", "given" : "R", "non-dropping-particle" : "Van", "parse-names" : false, "suffix" : "" }, { "dropping-particle" : "", "family" : "Alastuey", "given" : "A", "non-dropping-particle" : "", "parse-names" : false, "suffix" : "" }, { "dropping-particle" : "", "family" : "Bauer", "given" : "H", "non-dropping-particle" : "", "parse-names" : false, "suffix" : "" }, { "dropping-particle" : "", "family" : "Birmili", "given" : "W", "non-dropping-particle" : "", "parse-names" : false, "suffix" : "" }, { "dropping-particle" : "", "family" : "Cyrys", "given" : "J", "non-dropping-particle" : "", "parse-names" : false, "suffix" : "" }, { "dropping-particle" : "", "family" : "Flentje", "given" : "H", "non-dropping-particle" : "", "parse-names" : false, "suffix" : "" }, { "dropping-particle" : "", "family" : "Fuzzi", "given" : "S", "non-dropping-particle" : "", "parse-names" : false, "suffix" : "" }, { "dropping-particle" : "", "family" : "Gehrig", "given" : "R", "non-dropping-particle" : "", "parse-names" : false, "suffix" : "" }, { "dropping-particle" : "", "family" : "Hansson", "given" : "H C", "non-dropping-particle" : "", "parse-names" : false, "suffix" : "" }, { "dropping-particle" : "", "family" : "Harrison", "given" : "R M", "non-dropping-particle" : "", "parse-names" : false, "suffix" : "" }, { "dropping-particle" : "", "family" : "Herrmann", "given" : "H", "non-dropping-particle" : "", "parse-names" : false, "suffix" : "" }, { "dropping-particle" : "", "family" : "Hitzenberger", "given" : "R", "non-dropping-particle" : "", "parse-names" : false, "suffix" : "" }, { "dropping-particle" : "", "family" : "H\u00fcglin", "given" : "C", "non-dropping-particle" : "", "parse-names" : false, "suffix" : "" }, { "dropping-particle" : "", "family" : "Jones", "given" : "A M", "non-dropping-particle" : "", "parse-names" : false, "suffix" : "" }, { "dropping-particle" : "", "family" : "Kasper-Giebl", "given" : "A", "non-dropping-particle" : "", "parse-names" : false, "suffix" : "" }, { "dropping-particle" : "", "family" : "Kiss", "given" : "G", "non-dropping-particle" : "", "parse-names" : false, "suffix" : "" }, { "dropping-particle" : "", "family" : "Kousa", "given" : "A", "non-dropping-particle" : "", "parse-names" : false, "suffix" : "" }, { "dropping-particle" : "", "family" : "Kuhlbusch", "given" : "T A J", "non-dropping-particle" : "", "parse-names" : false, "suffix" : "" }, { "dropping-particle" : "", "family" : "L\u00f6schau", "given" : "G", "non-dropping-particle" : "", "parse-names" : false, "suffix" : "" }, { "dropping-particle" : "", "family" : "Maenhaut", "given" : "W", "non-dropping-particle" : "", "parse-names" : false, "suffix" : "" }, { "dropping-particle" : "", "family" : "Molnar", "given" : "A", "non-dropping-particle" : "", "parse-names" : false, "suffix" : "" }, { "dropping-particle" : "", "family" : "Moreno", "given" : "T", "non-dropping-particle" : "", "parse-names" : false, "suffix" : "" }, { "dropping-particle" : "", "family" : "Pekkanen", "given" : "J", "non-dropping-particle" : "", "parse-names" : false, "suffix" : "" }, { "dropping-particle" : "", "family" : "Perrino", "given" : "C", "non-dropping-particle" : "", "parse-names" : false, "suffix" : "" }, { "dropping-particle" : "", "family" : "Pitz", "given" : "M", "non-dropping-particle" : "", "parse-names" : false, "suffix" : "" }, { "dropping-particle" : "", "family" : "Puxbaum", "given" : "H", "non-dropping-particle" : "", "parse-names" : false, "suffix" : "" }, { "dropping-particle" : "", "family" : "Querol", "given" : "X", "non-dropping-particle" : "", "parse-names" : false, "suffix" : "" }, { "dropping-particle" : "", "family" : "Rodriguez", "given" : "S", "non-dropping-particle" : "", "parse-names" : false, "suffix" : "" }, { "dropping-particle" : "", "family" : "Salma", "given" : "I", "non-dropping-particle" : "", "parse-names" : false, "suffix" : "" }, { "dropping-particle" : "", "family" : "Schwarz", "given" : "J", "non-dropping-particle" : "", "parse-names" : false, "suffix" : "" }, { "dropping-particle" : "", "family" : "Smolik", "given" : "J", "non-dropping-particle" : "", "parse-names" : false, "suffix" : "" }, { "dropping-particle" : "", "family" : "Schneider", "given" : "J", "non-dropping-particle" : "", "parse-names" : false, "suffix" : "" }, { "dropping-particle" : "", "family" : "Spindler", "given" : "G", "non-dropping-particle" : "", "parse-names" : false, "suffix" : "" }, { "dropping-particle" : "", "family" : "Brink", "given" : "H", "non-dropping-particle" : "ten", "parse-names" : false, "suffix" : "" }, { "dropping-particle" : "", "family" : "Tursic", "given" : "J", "non-dropping-particle" : "", "parse-names" : false, "suffix" : "" }, { "dropping-particle" : "", "family" : "Viana", "given" : "M", "non-dropping-particle" : "", "parse-names" : false, "suffix" : "" }, { "dropping-particle" : "", "family" : "Wiedensohler", "given" : "A", "non-dropping-particle" : "", "parse-names" : false, "suffix" : "" }, { "dropping-particle" : "", "family" : "Raes", "given" : "F", "non-dropping-particle" : "", "parse-names" : false, "suffix" : "" } ], "container-title" : "Atmospheric Environment", "id" : "ITEM-1", "issue" : "10", "issued" : { "date-parts" : [ [ "2010" ] ] }, "page" : "1308-1320", "title" : "A European aerosol phenomenology \u2013 3: Physical and chemical characteristics of particulate matter from 60 rural, urban, and kerbside sites across Europe", "translator" : [ { "dropping-particle" : "", "family" : "G4955", "given" : "", "non-dropping-particle" : "", "parse-names" : false, "suffix" : "" } ], "type" : "article-journal", "volume" : "44" }, "uris" : [ "http://www.mendeley.com/documents/?uuid=de933f0b-13fd-493a-a175-ca37615dedd4" ] }, { "id" : "ITEM-2", "itemData" : { "DOI" : "https://doi.org/10.1016/j.atmosenv.2012.03.050", "ISSN" : "1352-2310", "abstract" : "Trends in wintertime particulate sulfate ion and nitrate ion concentrations were computed for 2000\u20132010 using data from remote and rural sites across the United States from the Interagency Monitoring of Protected Visual Environments (IMPROVE) program. Several sites in the northern and central Great Plains had increasing sulfate and nitrate ion concentrations in December at the rate of over 5% yr\u22121. The positive trends are in contrast to the decreasing national annual trends in nitrogen oxides (NOx) and sulfur dioxide (SO2) emissions as reported by the Environmental Protection Agency. Increasing trends in particulate nitrate and sulfate ion concentrations have important implications for air pollution mitigation strategies, considering concentrations at these sites counter the reductions in emissions from controlled sources across the United States.", "author" : [ { "dropping-particle" : "", "family" : "Hand", "given" : "J L", "non-dropping-particle" : "", "parse-names" : false, "suffix" : "" }, { "dropping-particle" : "", "family" : "Gebhart", "given" : "K A", "non-dropping-particle" : "", "parse-names" : false, "suffix" : "" }, { "dropping-particle" : "", "family" : "Schichtel", "given" : "B A", "non-dropping-particle" : "", "parse-names" : false, "suffix" : "" }, { "dropping-particle" : "", "family" : "Malm", "given" : "W C", "non-dropping-particle" : "", "parse-names" : false, "suffix" : "" } ], "container-title" : "Atmospheric Environment", "id" : "ITEM-2", "issued" : { "date-parts" : [ [ "2012" ] ] }, "page" : "107-110", "title" : "Increasing trends in wintertime particulate sulfate and nitrate ion concentrations in the Great Plains of the United States (2000\u20132010)", "translator" : [ { "dropping-particle" : "", "family" : "G4970", "given" : "", "non-dropping-particle" : "", "parse-names" : false, "suffix" : "" } ], "type" : "article-journal", "volume" : "55" }, "uris" : [ "http://www.mendeley.com/documents/?uuid=1fda9d95-6eaf-46fe-99ec-74051e7c67f8" ] }, { "id" : "ITEM-3", "itemData" : { "DOI" : "https://doi.org/10.1016/j.atmosenv.2012.08.014", "ISSN" : "1352-2310", "abstract" : "Nitrate and sulfate account for a significant fraction of PM2.5 mass and are generally secondary in nature. Contributions to these two inorganic aerosol components from major sources need to be identified for policy makers to develop cost effective regional emission control strategies. In this work, a source-oriented version of the Community Multiscale Air Quality (CMAQ) model that directly tracks the contributions from multiple emission sources to secondary PM2.5 is developed to determine the regional contributions of power, industry, transportation and residential sectors as well as biogenic sources to nitrate and sulfate concentrations in China in January and August 2009. The source-oriented CMAQ model is capable of reproducing most of the available PM10 and PM2.5 mass, and PM2.5 nitrate and sulfate observations. Model prediction suggests that monthly average PM2.5 inorganic components (nitrate + sulfate + ammonium ion) can be as high as 60 \u03bcg m\u22123 in January and 45 \u03bcg m\u22123 in August, accounting for 20\u201340% and 50\u201360% of total PM2.5 mass. The model simulations also indicate significant spatial and temporal variation of the nitrate and sulfate concentrations as well as source contributions in the country. In January, nitrate is high over Central and East China with a maximum of 30 \u03bcg m\u22123 in the Sichuan Basin. In August, nitrate is lower and the maximum concentration of 16 \u03bcg m\u22123 occurs in North China. In January, highest sulfate occurs in the Sichuan Basin with a maximum concentration of 18 \u03bcg m\u22123 while in August high sulfate concentration occurs in North and East China with a similar maximum concentration. Power sector is the dominating source of nitrate and sulfate in both January and August. Transportation sector is an important source of nitrate (20\u201330%) in both months. Industry sector contributes to both nitrate and sulfate concentrations by approximately 20\u201330%. Residential sector contributes to approximately 10\u201320% of nitrate and sulfate in January but its contribution is low in August.", "author" : [ { "dropping-particle" : "", "family" : "Zhang", "given" : "Hongliang", "non-dropping-particle" : "", "parse-names" : false, "suffix" : "" }, { "dropping-particle" : "", "family" : "Li", "given" : "Jingyi", "non-dropping-particle" : "", "parse-names" : false, "suffix" : "" }, { "dropping-particle" : "", "family" : "Ying", "given" : "Qi", "non-dropping-particle" : "", "parse-names" : false, "suffix" : "" }, { "dropping-particle" : "", "family" : "Yu", "given" : "Jian Zhen", "non-dropping-particle" : "", "parse-names" : false, "suffix" : "" }, { "dropping-particle" : "", "family" : "Wu", "given" : "Dui", "non-dropping-particle" : "", "parse-names" : false, "suffix" : "" }, { "dropping-particle" : "", "family" : "Cheng", "given" : "Yuan", "non-dropping-particle" : "", "parse-names" : false, "suffix" : "" }, { "dropping-particle" : "", "family" : "He", "given" : "Kebin", "non-dropping-particle" : "", "parse-names" : false, "suffix" : "" }, { "dropping-particle" : "", "family" : "Jiang", "given" : "Jingkun", "non-dropping-particle" : "", "parse-names" : false, "suffix" : "" } ], "container-title" : "Atmospheric Environment", "id" : "ITEM-3", "issued" : { "date-parts" : [ [ "2012" ] ] }, "page" : "228-242", "title" : "Source apportionment of PM2.5 nitrate and sulfate in China using a source-oriented chemical transport model", "translator" : [ { "dropping-particle" : "", "family" : "G4953", "given" : "", "non-dropping-particle" : "", "parse-names" : false, "suffix" : "" } ], "type" : "article-journal", "volume" : "62" }, "uris" : [ "http://www.mendeley.com/documents/?uuid=d1e985aa-5048-44b2-9dac-cc608377fd70" ] } ], "mendeley" : { "formattedCitation" : "(Putaud et al., 2010; Hand et al., 2012a; Zhang et al., 2012b)", "manualFormatting" : "(Putaud et al., 2010; Hand et al., 2012a; H. Zhang et al., 2012)", "plainTextFormattedCitation" : "(Putaud et al., 2010; Hand et al., 2012a; Zhang et al., 2012b)", "previouslyFormattedCitation" : "(Putaud et al., 2010; Hand et al., 2012a; Zhang et al., 2012b)" }, "properties" : { "noteIndex" : 0 }, "schema" : "https://github.com/citation-style-language/schema/raw/master/csl-citation.json" }</w:instrText>
        </w:r>
      </w:ins>
      <w:del w:id="2629" w:author="Robin Matthews" w:date="2021-07-08T15:56:00Z">
        <w:r w:rsidR="00D477C7" w:rsidDel="00735548">
          <w:rPr>
            <w:lang w:val="en-GB"/>
          </w:rPr>
          <w:delInstrText>ADDIN CSL_CITATION { "citationItems" : [ { "id" : "ITEM-1", "itemData" : { "DOI" : "https://doi.org/10.1016/j.atmosenv.2009.12.011", "ISSN" : "1352-2310", "abstract" : "This paper synthesizes data on aerosol (particulate matter, PM) physical and chemical characteristics, which were obtained over the past decade in aerosol research and monitoring activities at more than 60 natural background, rural, near-city, urban, and kerbside sites across Europe. The data include simultaneously measured PM10 and/or PM2.5 mass on the one hand, and aerosol particle number concentrations or PM chemistry on the other hand. The aerosol data presented in our previous works (Van Dingenen et al., 2004, Putaud et al., 2004) were updated and merged to those collected in the framework of the EU supported European Cooperation in the field of Scientific and Technical action COST633 (Particulate matter: Properties related to health effects). A number of conclusions from our previous studies were confirmed. There is no single ratio between PM2.5 and PM10 mass concentrations valid for all sites, although fairly constant ratios ranging from 0.5 to 0.9 are observed at most individual sites. There is no general correlation between PM mass and particle number concentrations, although particle number concentrations increase with PM2.5 levels at most sites. The main constituents of both PM10 and PM2.5 are generally organic matter, sulfate and nitrate. Mineral dust can also be a major constituent of PM10 at kerbside sites and in Southern Europe. There is a clear decreasing gradient in SO42\u2212 and NO3\u2212 contribution to PM10 when moving from rural to urban to kerbside sites. In contrast, the total carbon/PM10 ratio increases from rural to kerbside sites. Some new conclusions were also drawn from this work: the ratio between ultrafine particle and total particle number concentration decreases with PM2.5 concentration at all sites but one, and significant gradients in PM chemistry are observed when moving from Northwestern, to Southern to Central Europe. Compiling an even larger number of data sets would have further increased the significance of our conclusions, but collecting all the aerosol data sets obtained also through research projects remains a tedious task.", "author" : [ { "dropping-particle" : "", "family" : "Putaud", "given" : "J.-P.", "non-dropping-particle" : "", "parse-names" : false, "suffix" : "" }, { "dropping-particle" : "", "family" : "Dingenen", "given" : "R", "non-dropping-particle" : "Van", "parse-names" : false, "suffix" : "" }, { "dropping-particle" : "", "family" : "Alastuey", "given" : "A", "non-dropping-particle" : "", "parse-names" : false, "suffix" : "" }, { "dropping-particle" : "", "family" : "Bauer", "given" : "H", "non-dropping-particle" : "", "parse-names" : false, "suffix" : "" }, { "dropping-particle" : "", "family" : "Birmili", "given" : "W", "non-dropping-particle" : "", "parse-names" : false, "suffix" : "" }, { "dropping-particle" : "", "family" : "Cyrys", "given" : "J", "non-dropping-particle" : "", "parse-names" : false, "suffix" : "" }, { "dropping-particle" : "", "family" : "Flentje", "given" : "H", "non-dropping-particle" : "", "parse-names" : false, "suffix" : "" }, { "dropping-particle" : "", "family" : "Fuzzi", "given" : "S", "non-dropping-particle" : "", "parse-names" : false, "suffix" : "" }, { "dropping-particle" : "", "family" : "Gehrig", "given" : "R", "non-dropping-particle" : "", "parse-names" : false, "suffix" : "" }, { "dropping-particle" : "", "family" : "Hansson", "given" : "H C", "non-dropping-particle" : "", "parse-names" : false, "suffix" : "" }, { "dropping-particle" : "", "family" : "Harrison", "given" : "R M", "non-dropping-particle" : "", "parse-names" : false, "suffix" : "" }, { "dropping-particle" : "", "family" : "Herrmann", "given" : "H", "non-dropping-particle" : "", "parse-names" : false, "suffix" : "" }, { "dropping-particle" : "", "family" : "Hitzenberger", "given" : "R", "non-dropping-particle" : "", "parse-names" : false, "suffix" : "" }, { "dropping-particle" : "", "family" : "H\u00fcglin", "given" : "C", "non-dropping-particle" : "", "parse-names" : false, "suffix" : "" }, { "dropping-particle" : "", "family" : "Jones", "given" : "A M", "non-dropping-particle" : "", "parse-names" : false, "suffix" : "" }, { "dropping-particle" : "", "family" : "Kasper-Giebl", "given" : "A", "non-dropping-particle" : "", "parse-names" : false, "suffix" : "" }, { "dropping-particle" : "", "family" : "Kiss", "given" : "G", "non-dropping-particle" : "", "parse-names" : false, "suffix" : "" }, { "dropping-particle" : "", "family" : "Kousa", "given" : "A", "non-dropping-particle" : "", "parse-names" : false, "suffix" : "" }, { "dropping-particle" : "", "family" : "Kuhlbusch", "given" : "T A J", "non-dropping-particle" : "", "parse-names" : false, "suffix" : "" }, { "dropping-particle" : "", "family" : "L\u00f6schau", "given" : "G", "non-dropping-particle" : "", "parse-names" : false, "suffix" : "" }, { "dropping-particle" : "", "family" : "Maenhaut", "given" : "W", "non-dropping-particle" : "", "parse-names" : false, "suffix" : "" }, { "dropping-particle" : "", "family" : "Molnar", "given" : "A", "non-dropping-particle" : "", "parse-names" : false, "suffix" : "" }, { "dropping-particle" : "", "family" : "Moreno", "given" : "T", "non-dropping-particle" : "", "parse-names" : false, "suffix" : "" }, { "dropping-particle" : "", "family" : "Pekkanen", "given" : "J", "non-dropping-particle" : "", "parse-names" : false, "suffix" : "" }, { "dropping-particle" : "", "family" : "Perrino", "given" : "C", "non-dropping-particle" : "", "parse-names" : false, "suffix" : "" }, { "dropping-particle" : "", "family" : "Pitz", "given" : "M", "non-dropping-particle" : "", "parse-names" : false, "suffix" : "" }, { "dropping-particle" : "", "family" : "Puxbaum", "given" : "H", "non-dropping-particle" : "", "parse-names" : false, "suffix" : "" }, { "dropping-particle" : "", "family" : "Querol", "given" : "X", "non-dropping-particle" : "", "parse-names" : false, "suffix" : "" }, { "dropping-particle" : "", "family" : "Rodriguez", "given" : "S", "non-dropping-particle" : "", "parse-names" : false, "suffix" : "" }, { "dropping-particle" : "", "family" : "Salma", "given" : "I", "non-dropping-particle" : "", "parse-names" : false, "suffix" : "" }, { "dropping-particle" : "", "family" : "Schwarz", "given" : "J", "non-dropping-particle" : "", "parse-names" : false, "suffix" : "" }, { "dropping-particle" : "", "family" : "Smolik", "given" : "J", "non-dropping-particle" : "", "parse-names" : false, "suffix" : "" }, { "dropping-particle" : "", "family" : "Schneider", "given" : "J", "non-dropping-particle" : "", "parse-names" : false, "suffix" : "" }, { "dropping-particle" : "", "family" : "Spindler", "given" : "G", "non-dropping-particle" : "", "parse-names" : false, "suffix" : "" }, { "dropping-particle" : "", "family" : "Brink", "given" : "H", "non-dropping-particle" : "ten", "parse-names" : false, "suffix" : "" }, { "dropping-particle" : "", "family" : "Tursic", "given" : "J", "non-dropping-particle" : "", "parse-names" : false, "suffix" : "" }, { "dropping-particle" : "", "family" : "Viana", "given" : "M", "non-dropping-particle" : "", "parse-names" : false, "suffix" : "" }, { "dropping-particle" : "", "family" : "Wiedensohler", "given" : "A", "non-dropping-particle" : "", "parse-names" : false, "suffix" : "" }, { "dropping-particle" : "", "family" : "Raes", "given" : "F", "non-dropping-particle" : "", "parse-names" : false, "suffix" : "" } ], "container-title" : "Atmospheric Environment", "id" : "ITEM-1", "issue" : "10", "issued" : { "date-parts" : [ [ "2010" ] ] }, "page" : "1308-1320", "title" : "A European aerosol phenomenology \u2013 3: Physical and chemical characteristics of particulate matter from 60 rural, urban, and kerbside sites across Europe", "translator" : [ { "dropping-particle" : "", "family" : "G4955", "given" : "", "non-dropping-particle" : "", "parse-names" : false, "suffix" : "" } ], "type" : "article-journal", "volume" : "44" }, "uris" : [ "http://www.mendeley.com/documents/?uuid=de933f0b-13fd-493a-a175-ca37615dedd4" ] }, { "id" : "ITEM-2", "itemData" : { "DOI" : "https://doi.org/10.1016/j.atmosenv.2012.03.050", "ISSN" : "1352-2310", "abstract" : "Trends in wintertime particulate sulfate ion and nitrate ion concentrations were computed for 2000\u20132010 using data from remote and rural sites across the United States from the Interagency Monitoring of Protected Visual Environments (IMPROVE) program. Several sites in the northern and central Great Plains had increasing sulfate and nitrate ion concentrations in December at the rate of over 5% yr\u22121. The positive trends are in contrast to the decreasing national annual trends in nitrogen oxides (NOx) and sulfur dioxide (SO2) emissions as reported by the Environmental Protection Agency. Increasing trends in particulate nitrate and sulfate ion concentrations have important implications for air pollution mitigation strategies, considering concentrations at these sites counter the reductions in emissions from controlled sources across the United States.", "author" : [ { "dropping-particle" : "", "family" : "Hand", "given" : "J L", "non-dropping-particle" : "", "parse-names" : false, "suffix" : "" }, { "dropping-particle" : "", "family" : "Gebhart", "given" : "K A", "non-dropping-particle" : "", "parse-names" : false, "suffix" : "" }, { "dropping-particle" : "", "family" : "Schichtel", "given" : "B A", "non-dropping-particle" : "", "parse-names" : false, "suffix" : "" }, { "dropping-particle" : "", "family" : "Malm", "given" : "W C", "non-dropping-particle" : "", "parse-names" : false, "suffix" : "" } ], "container-title" : "Atmospheric Environment", "id" : "ITEM-2", "issued" : { "date-parts" : [ [ "2012" ] ] }, "page" : "107-110", "title" : "Increasing trends in wintertime particulate sulfate and nitrate ion concentrations in the Great Plains of the United States (2000\u20132010)", "translator" : [ { "dropping-particle" : "", "family" : "G4970", "given" : "", "non-dropping-particle" : "", "parse-names" : false, "suffix" : "" } ], "type" : "article-journal", "volume" : "55" }, "uris" : [ "http://www.mendeley.com/documents/?uuid=1fda9d95-6eaf-46fe-99ec-74051e7c67f8" ] }, { "id" : "ITEM-3", "itemData" : { "DOI" : "https://doi.org/10.1016/j.atmosenv.2012.08.014", "ISSN" : "1352-2310", "abstract" : "Nitrate and sulfate account for a significant fraction of PM2.5 mass and are generally secondary in nature. Contributions to these two inorganic aerosol components from major sources need to be identified for policy makers to develop cost effective regional emission control strategies. In this work, a source-oriented version of the Community Multiscale Air Quality (CMAQ) model that directly tracks the contributions from multiple emission sources to secondary PM2.5 is developed to determine the regional contributions of power, industry, transportation and residential sectors as well as biogenic sources to nitrate and sulfate concentrations in China in January and August 2009. The source-oriented CMAQ model is capable of reproducing most of the available PM10 and PM2.5 mass, and PM2.5 nitrate and sulfate observations. Model prediction suggests that monthly average PM2.5 inorganic components (nitrate + sulfate + ammonium ion) can be as high as 60 \u03bcg m\u22123 in January and 45 \u03bcg m\u22123 in August, accounting for 20\u201340% and 50\u201360% of total PM2.5 mass. The model simulations also indicate significant spatial and temporal variation of the nitrate and sulfate concentrations as well as source contributions in the country. In January, nitrate is high over Central and East China with a maximum of 30 \u03bcg m\u22123 in the Sichuan Basin. In August, nitrate is lower and the maximum concentration of 16 \u03bcg m\u22123 occurs in North China. In January, highest sulfate occurs in the Sichuan Basin with a maximum concentration of 18 \u03bcg m\u22123 while in August high sulfate concentration occurs in North and East China with a similar maximum concentration. Power sector is the dominating source of nitrate and sulfate in both January and August. Transportation sector is an important source of nitrate (20\u201330%) in both months. Industry sector contributes to both nitrate and sulfate concentrations by approximately 20\u201330%. Residential sector contributes to approximately 10\u201320% of nitrate and sulfate in January but its contribution is low in August.", "author" : [ { "dropping-particle" : "", "family" : "Zhang", "given" : "Hongliang", "non-dropping-particle" : "", "parse-names" : false, "suffix" : "" }, { "dropping-particle" : "", "family" : "Li", "given" : "Jingyi", "non-dropping-particle" : "", "parse-names" : false, "suffix" : "" }, { "dropping-particle" : "", "family" : "Ying", "given" : "Qi", "non-dropping-particle" : "", "parse-names" : false, "suffix" : "" }, { "dropping-particle" : "", "family" : "Yu", "given" : "Jian Zhen", "non-dropping-particle" : "", "parse-names" : false, "suffix" : "" }, { "dropping-particle" : "", "family" : "Wu", "given" : "Dui", "non-dropping-particle" : "", "parse-names" : false, "suffix" : "" }, { "dropping-particle" : "", "family" : "Cheng", "given" : "Yuan", "non-dropping-particle" : "", "parse-names" : false, "suffix" : "" }, { "dropping-particle" : "", "family" : "He", "given" : "Kebin", "non-dropping-particle" : "", "parse-names" : false, "suffix" : "" }, { "dropping-particle" : "", "family" : "Jiang", "given" : "Jingkun", "non-dropping-particle" : "", "parse-names" : false, "suffix" : "" } ], "container-title" : "Atmospheric Environment", "id" : "ITEM-3", "issued" : { "date-parts" : [ [ "2012" ] ] }, "page" : "228-242", "title" : "Source apportionment of PM2.5 nitrate and sulfate in China using a source-oriented chemical transport model", "translator" : [ { "dropping-particle" : "", "family" : "G4953", "given" : "", "non-dropping-particle" : "", "parse-names" : false, "suffix" : "" } ], "type" : "article-journal", "volume" : "62" }, "uris" : [ "http://www.mendeley.com/documents/?uuid=d1e985aa-5048-44b2-9dac-cc608377fd70" ] } ], "mendeley" : { "formattedCitation" : "(Putaud et al., 2010; Hand et al., 2012a; Zhang et al., 2012b)", "plainTextFormattedCitation" : "(Putaud et al., 2010; Hand et al., 2012a; Zhang et al., 2012b)", "previouslyFormattedCitation" : "(Putaud et al., 2010; Hand et al., 2012a; Zhang et al., 2012b)" }, "properties" : { "noteIndex" : 0 }, "schema" : "https://github.com/citation-style-language/schema/raw/master/csl-citation.json" }</w:delInstrText>
        </w:r>
      </w:del>
      <w:r w:rsidRPr="00B15603">
        <w:rPr>
          <w:lang w:val="en-GB"/>
        </w:rPr>
        <w:fldChar w:fldCharType="separate"/>
      </w:r>
      <w:r w:rsidR="00CB33A1">
        <w:rPr>
          <w:noProof/>
          <w:lang w:val="en-GB"/>
        </w:rPr>
        <w:t xml:space="preserve">(Putaud et al., 2010; Hand et al., 2012a; </w:t>
      </w:r>
      <w:ins w:id="2630" w:author="Robin Matthews" w:date="2021-07-08T15:56:00Z">
        <w:r w:rsidR="00735548">
          <w:rPr>
            <w:noProof/>
            <w:lang w:val="en-GB"/>
          </w:rPr>
          <w:t xml:space="preserve">H. </w:t>
        </w:r>
      </w:ins>
      <w:r w:rsidR="00CB33A1">
        <w:rPr>
          <w:noProof/>
          <w:lang w:val="en-GB"/>
        </w:rPr>
        <w:t>Zhang et al., 2012</w:t>
      </w:r>
      <w:del w:id="2631" w:author="Robin Matthews" w:date="2021-07-08T15:56:00Z">
        <w:r w:rsidR="00CB33A1" w:rsidDel="00735548">
          <w:rPr>
            <w:noProof/>
            <w:lang w:val="en-GB"/>
          </w:rPr>
          <w:delText>b</w:delText>
        </w:r>
      </w:del>
      <w:r w:rsidR="00CB33A1">
        <w:rPr>
          <w:noProof/>
          <w:lang w:val="en-GB"/>
        </w:rPr>
        <w:t>)</w:t>
      </w:r>
      <w:r w:rsidRPr="00B15603">
        <w:rPr>
          <w:lang w:val="en-GB"/>
        </w:rPr>
        <w:fldChar w:fldCharType="end"/>
      </w:r>
      <w:commentRangeEnd w:id="2627"/>
      <w:r w:rsidR="00CB33A1">
        <w:rPr>
          <w:rStyle w:val="Marquedecommentaire"/>
        </w:rPr>
        <w:commentReference w:id="2627"/>
      </w:r>
      <w:ins w:id="2632" w:author="Lucy Cowie" w:date="2021-07-27T14:58:00Z">
        <w:r w:rsidR="00F03AC7">
          <w:rPr>
            <w:lang w:val="en-GB"/>
          </w:rPr>
          <w:t>,</w:t>
        </w:r>
      </w:ins>
      <w:r w:rsidRPr="006955D3">
        <w:rPr>
          <w:lang w:val="en-GB"/>
        </w:rPr>
        <w:t xml:space="preserve"> reflecting variations in its precursors, NH</w:t>
      </w:r>
      <w:r w:rsidRPr="006955D3">
        <w:rPr>
          <w:vertAlign w:val="subscript"/>
          <w:lang w:val="en-GB"/>
        </w:rPr>
        <w:t>3</w:t>
      </w:r>
      <w:r w:rsidRPr="006955D3">
        <w:rPr>
          <w:lang w:val="en-GB"/>
        </w:rPr>
        <w:t xml:space="preserve"> and HNO</w:t>
      </w:r>
      <w:r w:rsidRPr="006955D3">
        <w:rPr>
          <w:vertAlign w:val="subscript"/>
          <w:lang w:val="en-GB"/>
        </w:rPr>
        <w:t>3</w:t>
      </w:r>
      <w:r w:rsidRPr="006955D3">
        <w:rPr>
          <w:lang w:val="en-GB"/>
        </w:rPr>
        <w:t xml:space="preserve">, as well as </w:t>
      </w:r>
      <w:r w:rsidR="00CF3D85" w:rsidRPr="00CF3D85">
        <w:rPr>
          <w:lang w:val="en-GB"/>
        </w:rPr>
        <w:t>SO</w:t>
      </w:r>
      <w:r w:rsidR="00CF3D85" w:rsidRPr="00CF3D85">
        <w:rPr>
          <w:vertAlign w:val="subscript"/>
          <w:lang w:val="en-GB"/>
        </w:rPr>
        <w:t>4</w:t>
      </w:r>
      <w:r w:rsidR="00CF3D85" w:rsidRPr="00CF3D85">
        <w:rPr>
          <w:vertAlign w:val="superscript"/>
          <w:lang w:val="en-GB"/>
        </w:rPr>
        <w:t>2-</w:t>
      </w:r>
      <w:r w:rsidRPr="006955D3">
        <w:rPr>
          <w:lang w:val="en-GB"/>
        </w:rPr>
        <w:t xml:space="preserve">, non-volatile cations, temperature and relative humidity </w:t>
      </w:r>
      <w:commentRangeStart w:id="2633"/>
      <w:commentRangeStart w:id="2634"/>
      <w:r w:rsidRPr="00B15603">
        <w:rPr>
          <w:lang w:val="en-GB"/>
        </w:rPr>
        <w:fldChar w:fldCharType="begin" w:fldLock="1"/>
      </w:r>
      <w:r w:rsidR="00D477C7">
        <w:rPr>
          <w:lang w:val="en-GB"/>
        </w:rPr>
        <w:instrText>ADDIN CSL_CITATION { "citationItems" : [ { "id" : "ITEM-1", "itemData" : { "DOI" : "10.1002/2017JD026733", "ISSN" : "21698996", "abstract" : "The Southeastern Greenland Dome (SE-Dome) has both a high elevation and a high accumulation rate (1.01\u00a0m we\u00a0yr\u22121), which are suitable properties for reconstructing past environmental changes with a high time resolution. For this study, we measured the major ion fluxes in a 90\u00a0m ice core drilled from the SE-Dome region in 2015 and present the records of annual ion fluxes from 1957 to 2014. From 1970 to 2010, the trend of nonsea-salt (nss) SO42\u2212 flux decreases, whereas that for NH4+ increases, tracking well with the anthropogenic SOx and NH3 emissions mainly from North America. The result suggests that these fluxes reflect histories of the anthropogenic SOx and NH3 emissions. In contrast, the decadal trend of NO3\u2212 flux differs from the decreasing trend of anthropogenic NOx emissions. Although the cause of this discrepancy remains unclear, it may be related to changes in particle formation processes and chemical scavenging rates caused by an increase in sea salt and dust and/or a decrease in nssSO42\u2212. We also find a high average NO3\u2212 flux (1.13\u00a0mmol\u00a0m\u22122\u00a0yr\u22121) in the ice core, which suggests a negligible effect from postdepositional NO3\u2212 loss. Thus, the SE-Dome region is an excellent location for reconstructing nitrate fluxes. Over a decadal time scale, our NO3\u2212 flux record is similar to those from other ice cores in Greenland high-elevation sites, suggesting that NO3\u2212 concentration records from these ice cores are reliable.", "author" : [ { "dropping-particle" : "", "family" : "Iizuka", "given" : "Yoshinori", "non-dropping-particle" : "", "parse-names" : false, "suffix" : "" }, { "dropping-particle" : "", "family" : "Uemura", "given" : "Ryu", "non-dropping-particle" : "", "parse-names" : false, "suffix" : "" }, { "dropping-particle" : "", "family" : "Fujita", "given" : "Koji", "non-dropping-particle" : "", "parse-names" : false, "suffix" : "" }, { "dropping-particle" : "", "family" : "Hattori", "given" : "Shohei", "non-dropping-particle" : "", "parse-names" : false, "suffix" : "" }, { "dropping-particle" : "", "family" : "Seki", "given" : "Osamu", "non-dropping-particle" : "", "parse-names" : false, "suffix" : "" }, { "dropping-particle" : "", "family" : "Miyamoto", "given" : "Chihiro", "non-dropping-particle" : "", "parse-names" : false, "suffix" : "" }, { "dropping-particle" : "", "family" : "Suzuki", "given" : "Toshitaka", "non-dropping-particle" : "", "parse-names" : false, "suffix" : "" }, { "dropping-particle" : "", "family" : "Yoshida", "given" : "Naohiro", "non-dropping-particle" : "", "parse-names" : false, "suffix" : "" }, { "dropping-particle" : "", "family" : "Motoyama", "given" : "Hideaki", "non-dropping-particle" : "", "parse-names" : false, "suffix" : "" }, { "dropping-particle" : "", "family" : "Matoba", "given" : "Sumito", "non-dropping-particle" : "", "parse-names" : false, "suffix" : "" } ], "container-title" : "Journal of Geophysical Research: Atmospheres", "id" : "ITEM-1", "issue" : "1", "issued" : { "date-parts" : [ [ "2018" ] ] }, "page" : "574-589", "title" : "A 60\u00a0Year Record of Atmospheric Aerosol Depositions Preserved in a High-Accumulation Dome Ice Core, Southeast Greenland", "translator" : [ { "dropping-particle" : "", "family" : "G3908", "given" : "", "non-dropping-particle" : "", "parse-names" : false, "suffix" : "" } ], "type" : "article-journal", "volume" : "123" }, "uris" : [ "http://www.mendeley.com/documents/?uuid=a4e10657-34d2-4057-b432-33317b964913", "http://www.mendeley.com/documents/?uuid=0b38cc0d-13e6-47ec-bacb-4a10dd2c3034" ] }, { "id" : "ITEM-2", "itemData" : { "DOI" : "10.1029/2001JD001413", "ISSN" : "01480227", "abstract" : "An NH&lt;inf&gt;4&lt;/inf&gt;&lt;sup&gt;+&lt;/sup&gt; record covering the period A.D. 1845-1997 was reconstructed using an 80.4 m ice core from East Rongbuk Glacier at an elevation of 6450 m on the northern slope of Mount Everest. Variations in NH&lt;inf&gt;4&lt;/inf&gt;&lt;sup&gt;+&lt;/sup&gt; are characterized by a dramatic increase since the 1950s. The highest NH&lt;inf&gt;4&lt;/inf&gt;&lt;sup&gt;+&lt;/sup&gt; concentrations occur in the 1980s. They are about twofold more than those in the first half of twentieth century. Empirical orthogonal function (EOF) analysis on the eight major ion (Na&lt;sup&gt;+&lt;/sup&gt;, K&lt;sup&gt;+&lt;/sup&gt;, Mg&lt;sup&gt;2+&lt;/sup&gt;, NH&lt;inf&gt;4&lt;/inf&gt;&lt;sup&gt;+&lt;/sup&gt;, Ca&lt;sup&gt;2+&lt;/sup&gt;, NO&lt;inf&gt;3&lt;/inf&gt;&lt;sup&gt;-&lt;/sup&gt;, SO&lt;inf&gt;4&lt;/inf&gt;&lt;sup&gt;2-&lt;/sup&gt; and Cl&lt;sup&gt;-&lt;/sup&gt;) series from this core indicates that NH&lt;inf&gt;4&lt;/inf&gt;&lt;sup&gt;+&lt;/sup&gt; is loaded mainly on EOF3 (60% of NH&lt;inf&gt;4&lt;/inf&gt;&lt;sup&gt;+&lt;/sup&gt; variance), suggesting that NH&lt;inf&gt;4&lt;/inf&gt;&lt;sup&gt;+&lt;/sup&gt; has a unique signature. Instrumental sea level pressure (SLP) and regional temperatures are used to explore the relationship between NH&lt;inf&gt;4&lt;/inf&gt;&lt;sup&gt;+&lt;/sup&gt; variations and both atmospheric circulation and natural source strength over Asia. Higher NH&lt;inf&gt;4&lt;/inf&gt;&lt;sup&gt;+&lt;/sup&gt; concentrations are associated with an enhanced winter Mongolian High and a deepened summer Mongolian Low. A positive relationship also exists between NH&lt;inf&gt;4&lt;/inf&gt;&lt;sup&gt;+&lt;/sup&gt; concentrations and regional temperature changes of the GIS Box 36 (Indian subcontinent), indicating that an increase in temperature may contribute to the strengthening of natural ammonia emissions (e.g., from plants and soils). A close positive correlation between NH&lt;inf&gt;4&lt;/inf&gt;&lt;sup&gt;+&lt;/sup&gt; and acidic species (SO&lt;inf&gt;4&lt;/inf&gt;&lt;sup&gt;2-&lt;/sup&gt; plus NO&lt;inf&gt;3&lt;/inf&gt;&lt;sup&gt;-&lt;/sup&gt;) concentrations suggests that a portion of the increase in NH&lt;inf&gt;4&lt;/inf&gt;&lt;sup&gt;+&lt;/sup&gt; concentrations could be contributed by enhanced atmospheric acidification. Anthropogenic ammonia emissions from enhanced agricultural activities and energy consumption over Asia in concert with population increase since the 1950s appear also to be a significant factor in the dramatic increase of NH&lt;inf&gt;4&lt;/inf&gt;&lt;sup&gt;+&lt;/sup&gt; concentrations during the last few decades. Copyright 2002 by the American Geophysical Union.", "author" : [ { "dropping-particle" : "", "family" : "Kang", "given" : "Shichang", "non-dropping-particle" : "", "parse-names" : false, "suffix" : "" }, { "dropping-particle" : "", "family" : "Mayewski", "given" : "Paul A.", "non-dropping-particle" : "", "parse-names" : false, "suffix" : "" }, { "dropping-particle" : "", "family" : "Qin", "given" : "Dahe", "non-dropping-particle" : "", "parse-names" : false, "suffix" : "" }, { "dropping-particle" : "", "family" : "Yan", "given" : "Yuping", "non-dropping-particle" : "", "parse-names" : false, "suffix" : "" }, { "dropping-particle" : "", "family" : "Zhang", "given" : "Dongqi", "non-dropping-particle" : "", "parse-names" : false, "suffix" : "" }, { "dropping-particle" : "", "family" : "Hou", "given" : "Shugui", "non-dropping-particle" : "", "parse-names" : false, "suffix" : "" }, { "dropping-particle" : "", "family" : "Ren", "given" : "Jiawen", "non-dropping-particle" : "", "parse-names" : false, "suffix" : "" } ], "container-title" : "Journal of Geophysical Research: Atmospheres", "id" : "ITEM-2", "issue" : "D21", "issued" : { "date-parts" : [ [ "2002", "11", "16" ] ] }, "page" : "ACL 13-1-ACL 13-9", "publisher" : "Wiley-Blackwell", "title" : "Twentieth century increase of atmospheric ammonia recorded in Mount Everest ice core", "translator" : [ { "dropping-particle" : "", "family" : "G3729", "given" : "", "non-dropping-particle" : "", "parse-names" : false, "suffix" : "" } ], "type" : "article-journal", "volume" : "107" }, "uris" : [ "http://www.mendeley.com/documents/?uuid=4b1bf03e-16a9-42b1-b61d-7363cd71d0dc", "http://www.mendeley.com/documents/?uuid=5f787ed8-fde8-451d-9f46-44dfd19c7a3c", "http://www.mendeley.com/documents/?uuid=285f3dd7-f0c9-4a9d-ade0-4c5cad20e9be" ] }, { "id" : "ITEM-3", "itemData" : { "DOI" : "10.1029/2004JD005223", "ISSN" : "0148-0227", "abstract" : "We present a high-resolution record of water-soluble ion chemistry from a 121 m ice core spanning about 800 years. The core is well dated to 2/3 depth using cycle counting and reference horizons and a simple but close fitting model for the lower 1/3 of the core. This core suffers from modest seasonal melt, and so we present concentration data in decadal running means to minimize percolation effects. Sea-salt ions (Na+, Cl-, Mg 2+, and K+) account for more than 70% of all ions. In general, sea-salt ion concentrations are rather variable and have no clear association with climatic variations. Sulfate, with 74% being from non-sea-salt sources, has higher concentrations than seen on Vestfonna ice cap but lower than in Ny-\u00c5lesund aerosols, suggesting central Spitsbergen receives more marine (westerly) air masses than Ny-\u00c5lesund but more sulfate enriched (easterly) air masses than Nordaustlandet. Clear anthropogenic impacts are found for sulfate, nitrate, and ammonium (and probably excess chloride) after the mid twentieth century, with sulfate showing a significant rise by the end of the nineteenth century. Sulfate and methanesulfonate concentrations correlate well during the twentieth century, and it is clear that most of the preindustrial sulfate is of biogenic origin. Terrestrial component (Ca 2+) has the highest concentrations in the coldest part of the Little Ice Age, suggesting more windy conditions, transporting local terrestrial dust to the ice cap. All ion concentrations decrease at the end of the twentieth century, which reflects loss of ions by runoff, with non-sea-salt magnesium being particularly sensitive to melting. Copyright 2005 by the American Geophysical Union.", "author" : [ { "dropping-particle" : "", "family" : "Kekonen", "given" : "Teija", "non-dropping-particle" : "", "parse-names" : false, "suffix" : "" } ], "container-title" : "Journal of Geophysical Research: Atmospheres", "id" : "ITEM-3", "issue" : "D7", "issued" : { "date-parts" : [ [ "2005", "4" ] ] }, "page" : "D07304", "publisher" : "Wiley-Blackwell", "title" : "The 800 year long ion record from the Lomonosovfonna (Svalbard) ice core", "translator" : [ { "dropping-particle" : "", "family" : "G3728", "given" : "", "non-dropping-particle" : "", "parse-names" : false, "suffix" : "" } ], "type" : "article-journal", "volume" : "110" }, "uris" : [ "http://www.mendeley.com/documents/?uuid=5ec990b1-e874-43dd-901c-3f33ca669a52", "http://www.mendeley.com/documents/?uuid=deda1a1d-5dc1-4b3d-be2f-951944006834", "http://www.mendeley.com/documents/?uuid=e8c2f735-8eef-4df4-b7f8-74e80d11caac" ] } ], "mendeley" : { "formattedCitation" : "(Kang et al., 2002; Kekonen, 2005; Iizuka et al., 2018)", "manualFormatting" : "(Nenes et al., 2020)", "plainTextFormattedCitation" : "(Kang et al., 2002; Kekonen, 2005; Iizuka et al., 2018)", "previouslyFormattedCitation" : "(Kang et al., 2002; Kekonen, 2005; Iizuka et al., 2018)" }, "properties" : { "noteIndex" : 0 }, "schema" : "https://github.com/citation-style-language/schema/raw/master/csl-citation.json" }</w:instrText>
      </w:r>
      <w:r w:rsidRPr="00B15603">
        <w:rPr>
          <w:lang w:val="en-GB"/>
        </w:rPr>
        <w:fldChar w:fldCharType="separate"/>
      </w:r>
      <w:r w:rsidR="00CB33A1">
        <w:rPr>
          <w:noProof/>
          <w:lang w:val="en-GB"/>
        </w:rPr>
        <w:t>(Nenes et al., 2020)</w:t>
      </w:r>
      <w:r w:rsidRPr="00B15603">
        <w:rPr>
          <w:lang w:val="en-GB"/>
        </w:rPr>
        <w:fldChar w:fldCharType="end"/>
      </w:r>
      <w:commentRangeEnd w:id="2633"/>
      <w:commentRangeEnd w:id="2634"/>
      <w:r w:rsidR="004255B8">
        <w:rPr>
          <w:rStyle w:val="Marquedecommentaire"/>
        </w:rPr>
        <w:commentReference w:id="2633"/>
      </w:r>
      <w:r w:rsidR="00CB33A1">
        <w:rPr>
          <w:rStyle w:val="Marquedecommentaire"/>
        </w:rPr>
        <w:commentReference w:id="2634"/>
      </w:r>
      <w:r w:rsidRPr="006955D3">
        <w:rPr>
          <w:lang w:val="en-GB"/>
        </w:rPr>
        <w:t>. High relative humidity and low temperature as well as elevated fine</w:t>
      </w:r>
      <w:ins w:id="2635" w:author="Lucy Cowie" w:date="2021-07-27T15:09:00Z">
        <w:r w:rsidR="00DC535E">
          <w:rPr>
            <w:lang w:val="en-GB"/>
          </w:rPr>
          <w:t>-</w:t>
        </w:r>
      </w:ins>
      <w:del w:id="2636" w:author="Lucy Cowie" w:date="2021-07-27T15:09:00Z">
        <w:r w:rsidRPr="006955D3" w:rsidDel="00DC535E">
          <w:rPr>
            <w:lang w:val="en-GB"/>
          </w:rPr>
          <w:delText xml:space="preserve"> </w:delText>
        </w:r>
      </w:del>
      <w:r w:rsidRPr="006955D3">
        <w:rPr>
          <w:lang w:val="en-GB"/>
        </w:rPr>
        <w:t>particulate</w:t>
      </w:r>
      <w:ins w:id="2637" w:author="Lucy Cowie" w:date="2021-07-27T15:09:00Z">
        <w:r w:rsidR="00DC535E">
          <w:rPr>
            <w:lang w:val="en-GB"/>
          </w:rPr>
          <w:t>-</w:t>
        </w:r>
      </w:ins>
      <w:del w:id="2638" w:author="Lucy Cowie" w:date="2021-07-27T15:09:00Z">
        <w:r w:rsidRPr="006955D3" w:rsidDel="00DC535E">
          <w:rPr>
            <w:lang w:val="en-GB"/>
          </w:rPr>
          <w:delText xml:space="preserve"> </w:delText>
        </w:r>
      </w:del>
      <w:r w:rsidRPr="006955D3">
        <w:rPr>
          <w:lang w:val="en-GB"/>
        </w:rPr>
        <w:t xml:space="preserve">matter loading </w:t>
      </w:r>
      <w:r w:rsidRPr="00B15603">
        <w:rPr>
          <w:lang w:val="en-GB"/>
        </w:rPr>
        <w:fldChar w:fldCharType="begin" w:fldLock="1"/>
      </w:r>
      <w:r w:rsidR="00D477C7">
        <w:rPr>
          <w:lang w:val="en-GB"/>
        </w:rPr>
        <w:instrText>ADDIN CSL_CITATION { "citationItems" : [ { "id" : "ITEM-1", "itemData" : { "DOI" : "10.1038/nature13774", "ISBN" : "1476-4687", "abstract" : "Investigation of the chemical nature and sources of particulate matter at urban locations in four Chinese cities during a severe haze pollution event finds that the event was driven to a large extent by secondary aerosol formation.", "author" : [ { "dropping-particle" : "", "family" : "Huang", "given" : "Ru-Jin", "non-dropping-particle" : "", "parse-names" : false, "suffix" : "" }, { "dropping-particle" : "", "family" : "Zhang", "given" : "Yanlin", "non-dropping-particle" : "", "parse-names" : false, "suffix" : "" }, { "dropping-particle" : "", "family" : "Bozzetti", "given" : "Carlo", "non-dropping-particle" : "", "parse-names" : false, "suffix" : "" }, { "dropping-particle" : "", "family" : "Ho", "given" : "Kin-Fai", "non-dropping-particle" : "", "parse-names" : false, "suffix" : "" }, { "dropping-particle" : "", "family" : "Cao", "given" : "Jun-Ji", "non-dropping-particle" : "", "parse-names" : false, "suffix" : "" }, { "dropping-particle" : "", "family" : "Han", "given" : "Yongming", "non-dropping-particle" : "", "parse-names" : false, "suffix" : "" }, { "dropping-particle" : "", "family" : "Daellenbach", "given" : "Kaspar R", "non-dropping-particle" : "", "parse-names" : false, "suffix" : "" }, { "dropping-particle" : "", "family" : "Slowik", "given" : "Jay G", "non-dropping-particle" : "", "parse-names" : false, "suffix" : "" }, { "dropping-particle" : "", "family" : "Platt", "given" : "Stephen M", "non-dropping-particle" : "", "parse-names" : false, "suffix" : "" }, { "dropping-particle" : "", "family" : "Canonaco", "given" : "Francesco", "non-dropping-particle" : "", "parse-names" : false, "suffix" : "" }, { "dropping-particle" : "", "family" : "Zotter", "given" : "Peter", "non-dropping-particle" : "", "parse-names" : false, "suffix" : "" }, { "dropping-particle" : "", "family" : "Wolf", "given" : "Robert", "non-dropping-particle" : "", "parse-names" : false, "suffix" : "" }, { "dropping-particle" : "", "family" : "Pieber", "given" : "Simone M", "non-dropping-particle" : "", "parse-names" : false, "suffix" : "" }, { "dropping-particle" : "", "family" : "Bruns", "given" : "Emily A", "non-dropping-particle" : "", "parse-names" : false, "suffix" : "" }, { "dropping-particle" : "", "family" : "Crippa", "given" : "Monica", "non-dropping-particle" : "", "parse-names" : false, "suffix" : "" }, { "dropping-particle" : "", "family" : "Ciarelli", "given" : "Giancarlo", "non-dropping-particle" : "", "parse-names" : false, "suffix" : "" }, { "dropping-particle" : "", "family" : "Piazzalunga", "given" : "Andrea", "non-dropping-particle" : "", "parse-names" : false, "suffix" : "" }, { "dropping-particle" : "", "family" : "Schwikowski", "given" : "Margit", "non-dropping-particle" : "", "parse-names" : false, "suffix" : "" }, { "dropping-particle" : "", "family" : "Abbaszade", "given" : "G\u00fclcin", "non-dropping-particle" : "", "parse-names" : false, "suffix" : "" }, { "dropping-particle" : "", "family" : "Schnelle-Kreis", "given" : "J\u00fcrgen", "non-dropping-particle" : "", "parse-names" : false, "suffix" : "" }, { "dropping-particle" : "", "family" : "Zimmermann", "given" : "Ralf", "non-dropping-particle" : "", "parse-names" : false, "suffix" : "" }, { "dropping-particle" : "", "family" : "An", "given" : "Zhisheng", "non-dropping-particle" : "", "parse-names" : false, "suffix" : "" }, { "dropping-particle" : "", "family" : "Szidat", "given" : "S\u00f6nke", "non-dropping-particle" : "", "parse-names" : false, "suffix" : "" }, { "dropping-particle" : "", "family" : "Baltensperger", "given" : "Urs", "non-dropping-particle" : "", "parse-names" : false, "suffix" : "" }, { "dropping-particle" : "El", "family" : "Haddad", "given" : "Imad", "non-dropping-particle" : "", "parse-names" : false, "suffix" : "" }, { "dropping-particle" : "", "family" : "Pr\u00e9v\u00f4t", "given" : "Andr\u00e9S. H", "non-dropping-particle" : "", "parse-names" : false, "suffix" : "" } ], "container-title" : "Nature", "id" : "ITEM-1", "issue" : "7521", "issued" : { "date-parts" : [ [ "2014" ] ] }, "page" : "218-222", "title" : "High secondary aerosol contribution to particulate pollution during haze events in China", "translator" : [ { "dropping-particle" : "", "family" : "G4952", "given" : "", "non-dropping-particle" : "", "parse-names" : false, "suffix" : "" } ], "type" : "article-journal", "volume" : "514" }, "uris" : [ "http://www.mendeley.com/documents/?uuid=c75ac6e3-e58b-4e4c-bb3c-9391845083f9", "http://www.mendeley.com/documents/?uuid=d44d2609-382a-41f2-a7af-7f6cab51bca7" ] }, { "id" : "ITEM-2", "itemData" : { "DOI" : "10.5194/acp-15-2985-2015", "abstract" : "Aerosol mass spectrometer (AMS) measurements have been successfully used towards a better understanding of non-refractory submicron (PM1) aerosol chemical proper- ties based on short-term campaigns. The recently developed Aerosol Chemical Speciation Monitor (ACSM) has been de- signed to deliver quite similar artifact-free chemical infor- mation but for low cost, and to perform robust monitor- ing over long-term periods. When deployed in parallel with real-time black carbon (BC) measurements, the combined data set allows for a quasi-comprehensive description of the whole PM1 fraction in near real time. Here we present 2- year long ACSM and BC data sets, between mid-2011 and mid-2013, obtained at the French atmospheric SIRTA su- persite that is representative of background PM levels of the region of Paris. This large data set shows intense and time-limited (a few hours) pollution events observed dur- ing wintertime in the region of Paris, pointing to local car- bonaceous emissions (mainly combustion sources). A non- parametric wind regression analysis was performed on this 2-year data set for the major PM1 constituents (organic mat- ter, nitrate, sulfate and source apportioned BC) and ammo- nia in order to better refine their geographical origins and assess local/regional/advected contributions whose informa- tion is mandatory for efficient mitigation strategies. While ammonium sulfate typically shows a clear advected pattern, ammonium nitrate partially displays a similar feature, but, less expectedly, it also exhibits a significant contribution of regional and local emissions. The contribution of regional background organic aerosols (OA) is significant in spring and summer, while a more pronounced local origin is evi- denced during wintertime, whose pattern is also observed for BC originating from domestic wood burning. Using time- resolved ACSM and BC information, seasonally differenti- ated weekly diurnal profiles of these constituents were inves- tigated and helped to identify the main parameters control- ling their temporal variations (sources, meteorological pa- rameters). Finally, a careful investigation of all the major pol- lution episodes observed over the region of Paris between 2011 and 2013 was performed and classified in terms of chemical composition and the BC-to-sulfate ratio used here as a proxy of the local/regional/advected contribution of PM. In conclusion, these first 2-year quality-controlled measure- ments of ACSM clearly demonstrat\u2026", "author" : [ { "dropping-particle" : "", "family" : "Petit", "given" : "J.-E.", "non-dropping-particle" : "", "parse-names" : false, "suffix" : "" }, { "dropping-particle" : "", "family" : "Favez", "given" : "O", "non-dropping-particle" : "", "parse-names" : false, "suffix" : "" }, { "dropping-particle" : "", "family" : "Sciare", "given" : "J", "non-dropping-particle" : "", "parse-names" : false, "suffix" : "" }, { "dropping-particle" : "", "family" : "Crenn", "given" : "V", "non-dropping-particle" : "", "parse-names" : false, "suffix" : "" }, { "dropping-particle" : "", "family" : "Sarda-Est\u00e8ve", "given" : "R", "non-dropping-particle" : "", "parse-names" : false, "suffix" : "" }, { "dropping-particle" : "", "family" : "Bonnaire", "given" : "N", "non-dropping-particle" : "", "parse-names" : false, "suffix" : "" }, { "dropping-particle" : "", "family" : "Mo\u010dnik", "given" : "G", "non-dropping-particle" : "", "parse-names" : false, "suffix" : "" }, { "dropping-particle" : "", "family" : "Dupont", "given" : "J.-C.", "non-dropping-particle" : "", "parse-names" : false, "suffix" : "" }, { "dropping-particle" : "", "family" : "Haeffelin", "given" : "M", "non-dropping-particle" : "", "parse-names" : false, "suffix" : "" }, { "dropping-particle" : "", "family" : "Leoz-Garziandia", "given" : "E", "non-dropping-particle" : "", "parse-names" : false, "suffix" : "" } ], "container-title" : "Atmospheric Chemistry and Physics", "id" : "ITEM-2", "issue" : "6", "issued" : { "date-parts" : [ [ "2015" ] ] }, "page" : "2985-3005", "title" : "Two years of near real-time chemical composition of submicron aerosols in the region of Paris using an Aerosol Chemical Speciation Monitor (ACSM) and a multi-wavelength Aethalometer", "translator" : [ { "dropping-particle" : "", "family" : "G4950", "given" : "", "non-dropping-particle" : "", "parse-names" : false, "suffix" : "" } ], "type" : "article-journal", "volume" : "15" }, "uris" : [ "http://www.mendeley.com/documents/?uuid=8954b088-cf47-45c2-8fe4-53774c5b8d3f", "http://www.mendeley.com/documents/?uuid=507f72eb-003a-4514-bd62-ce8074ba74fe" ] }, { "id" : "ITEM-3", "itemData" : { "DOI" : "10.3390/atmos7030036", "abstract" : "Two real-time instruments, NCSA (Nanoparticle Chemical Speciation Analyzer) and ACSA (Aerosol Chemical Speciation Analyzer), were both deployed in Beijing, China to explore the sized-dependent characterization of atmospheric particles. The mass concentrations of PM1, PM2.5, PM10, and sulfate and nitrate in the three size fractions were hourly measured in situ from 13 December 2013 to 7 January 2014. Generally, \u201csawtooth cycles\u201d are common during winter in Beijing, with the PM concentrations increasing slowly over a few days, then falling to a low level abruptly in only a few hours. The secondary species, sulfate and nitrate, play important roles in haze formation and account for 10.5% and 11.1% of total PM1 mass on average. Based on the variation of PM1 mass concentrations, we classify the study periods into three categories, clean, slightly polluted, and polluted. The oxidation ratios of sulfur and nitrogen both increase from clean to polluted periods, indicating the significant contribution of secondary transformation to haze evolution. While the PM2.5/PM10 ratio shows high dependence on PM pollution level, the ratio of PM1/PM2.5 remains almost stable during the entire study, with an average of 0.90. With respect to the mass-size distribution of chemical components, both sulfate and nitrate show dominant contributions in PM1 size fraction, accounting for 80.7% and 60.3% of total sulfate and nitrate, respectively. Our results also reveal that the elevated sulfate in PM1, and the enhanced nitrate in PM1 and PM2.5\u20131 size fraction, prompt the formation of haze pollution.", "author" : [ { "dropping-particle" : "", "family" : "Li", "given" : "Haiyan", "non-dropping-particle" : "", "parse-names" : false, "suffix" : "" }, { "dropping-particle" : "", "family" : "Duan", "given" : "Fengkui", "non-dropping-particle" : "", "parse-names" : false, "suffix" : "" }, { "dropping-particle" : "", "family" : "He", "given" : "Kebin", "non-dropping-particle" : "", "parse-names" : false, "suffix" : "" }, { "dropping-particle" : "", "family" : "Ma", "given" : "Yongliang", "non-dropping-particle" : "", "parse-names" : false, "suffix" : "" }, { "dropping-particle" : "", "family" : "Kimoto", "given" : "Takashi", "non-dropping-particle" : "", "parse-names" : false, "suffix" : "" }, { "dropping-particle" : "", "family" : "Huang", "given" : "Tao", "non-dropping-particle" : "", "parse-names" : false, "suffix" : "" } ], "container-title" : "Atmosphere", "id" : "ITEM-3", "issue" : "3", "issued" : { "date-parts" : [ [ "2016" ] ] }, "title" : "Size-Dependent Characterization of Atmospheric Particles during Winter in Beijing", "translator" : [ { "dropping-particle" : "", "family" : "G4948", "given" : "", "non-dropping-particle" : "", "parse-names" : false, "suffix" : "" } ], "type" : "article-journal", "volume" : "7" }, "uris" : [ "http://www.mendeley.com/documents/?uuid=c4d7dc3a-c69c-4dae-a002-297b4e3908f8", "http://www.mendeley.com/documents/?uuid=e0c3e29f-8288-4316-93dd-bcec4447ce46" ] }, { "id" : "ITEM-4", "itemData" : { "DOI" : "10.5194/acp-16-10879-2016", "abstract" : "The aerosol size-segregated chemical composition was analyzed at an urban (Bologna) and a rural (San Pietro Capofiume) site in the Po Valley, Italy, during June and July 2012, by ion-chromatography (major water-soluble ions and organic acids) and evolved gas analysis (total and water-soluble carbon), to investigate sources and mechanisms of secondary aerosol formation during the summer. A significant enhancement of secondary organic and inorganic aerosol mass was observed under anticyclonic conditions with recirculation of planetary boundary layer air but with substantial differences between the urban and the rural site. The data analysis, including a principal component analysis (PCA) on the size-resolved dataset of chemical concentrations, indicated that the photochemical oxidation of inorganic and organic gaseous precursors was an important mechanism of secondary aerosol formation at both sites. In addition, at the rural site a second formation process, explaining the largest fraction (22 %) of the total variance, was active at nighttime, especially under stagnant conditions. Nocturnal chemistry in the rural Po Valley was associated with the formation of ammonium nitrate in large accumulation-mode (0.42\u20131.2 \u00b5m) aerosols favored by local thermodynamic conditions (higher relative humidity and lower temperature compared to the urban site). Nocturnal concentrations of fine nitrate were, in fact, on average 5 times higher at the rural site than in Bologna. The water uptake by this highly hygroscopic compound under high RH conditions provided the medium for increased nocturnal aerosol uptake of water-soluble organic gases and possibly also for aqueous chemistry, as revealed by the shifting of peak concentrations of secondary compounds (water-soluble organic carbon (WSOC) and sulfate) toward the large accumulation mode (0.42\u20131.2 \u00b5m). Contrarily, the diurnal production of WSOC (proxy for secondary organic aerosol) by photochemistry was similar at the two sites but mostly affected the small accumulation mode of particles (0.14\u20130.42 \u00b5m) in Bologna, while a shift to larger accumulation mode was observed at the rural site. A significant increment in carbonaceous aerosol concentration (for both WSOC and water-insoluble carbon) at the urban site was recorded mainly in the quasi-ultrafine fraction (size range 0.05\u20130.14 \u00b5m), indicating a direct influence of traffic emissions on the mass concentrations of this range of particles.", "author" : [ { "dropping-particle" : "", "family" : "Sandrini", "given" : "S", "non-dropping-particle" : "", "parse-names" : false, "suffix" : "" }, { "dropping-particle" : "", "family" : "Pinxteren", "given" : "D", "non-dropping-particle" : "van", "parse-names" : false, "suffix" : "" }, { "dropping-particle" : "", "family" : "Giulianelli", "given" : "L", "non-dropping-particle" : "", "parse-names" : false, "suffix" : "" }, { "dropping-particle" : "", "family" : "Herrmann", "given" : "H", "non-dropping-particle" : "", "parse-names" : false, "suffix" : "" }, { "dropping-particle" : "", "family" : "Poulain", "given" : "L", "non-dropping-particle" : "", "parse-names" : false, "suffix" : "" }, { "dropping-particle" : "", "family" : "Facchini", "given" : "M C", "non-dropping-particle" : "", "parse-names" : false, "suffix" : "" }, { "dropping-particle" : "", "family" : "Gilardoni", "given" : "S", "non-dropping-particle" : "", "parse-names" : false, "suffix" : "" }, { "dropping-particle" : "", "family" : "Rinaldi", "given" : "M", "non-dropping-particle" : "", "parse-names" : false, "suffix" : "" }, { "dropping-particle" : "", "family" : "Paglione", "given" : "M", "non-dropping-particle" : "", "parse-names" : false, "suffix" : "" }, { "dropping-particle" : "", "family" : "Turpin", "given" : "B J", "non-dropping-particle" : "", "parse-names" : false, "suffix" : "" }, { "dropping-particle" : "", "family" : "Pollini", "given" : "F", "non-dropping-particle" : "", "parse-names" : false, "suffix" : "" }, { "dropping-particle" : "", "family" : "Bucci", "given" : "S", "non-dropping</w:instrText>
      </w:r>
      <w:r w:rsidR="00D477C7" w:rsidRPr="002A1EE0">
        <w:instrText>-particle" : "", "parse-names" : false, "suffix" : "" }, { "dropping-particle" : "", "family" : "Zanca", "given" : "N", "non-dropping-particle" : "", "parse-names" : false, "suffix" : "" }, { "dropping-particle" : "", "family" : "Decesari", "given" : "S", "non-dropping-particle" : "", "parse-names" : false, "suffix" : "" } ], "container-title" : "Atmospheric Chemistry and Physics", "id" : "ITEM-4", "issue" : "17", "issued" : { "date-parts" : [ [ "2016" ] ] }, "page" : "10879-10897", "title" : "Size-resolved aerosol composition at an urban and a rural site in the Po Valley in summertime: implications for secondary aerosol formation", "translator" : [ { "dropping-particle" : "", "family" : "G4949", "given" : "", "non-dropping-particle" : "", "parse-names" : false, "suffix" : "" } ], "type" : "article-journal", "volume" : "16" }, "uris" : [ "http://www.mendeley.com/documents/?uuid=a2a11a91-8703-4c4e-9ba4-3ccdb4b604fa", "http://www.mendeley.com/documents/?uuid=50e86d71-0b2d-41d6-83f2-899feeb2b192" ] } ], "mendeley" : { "formattedCitation" : "(Huang et al., 2014; Petit et al., 2015; Li et al., 2016; Sandrini et al., 2016)", "plainTextFormattedCitation" : "(Huang et al., 2014; Petit et al., 2015; Li et al., 2016; Sandrini et al., 2016)", "previouslyFormattedCitation" : "(Huang et al., 2014; Petit et al., 2015; Li et al., 2016; Sandrini et al., 2016)" }, "properties" : { "noteIndex" : 0 }, "schema" : "https://github.com/citation-style-language/schema/raw/master/csl-citation.json" }</w:instrText>
      </w:r>
      <w:r w:rsidRPr="00B15603">
        <w:rPr>
          <w:lang w:val="en-GB"/>
        </w:rPr>
        <w:fldChar w:fldCharType="separate"/>
      </w:r>
      <w:r w:rsidR="00CB33A1">
        <w:rPr>
          <w:noProof/>
        </w:rPr>
        <w:t>(Huang et al., 2014; Petit et al., 2015; Li et al., 2016; Sandrini et al., 2016)</w:t>
      </w:r>
      <w:r w:rsidRPr="00B15603">
        <w:rPr>
          <w:lang w:val="en-GB"/>
        </w:rPr>
        <w:fldChar w:fldCharType="end"/>
      </w:r>
      <w:r w:rsidRPr="000F0442">
        <w:t xml:space="preserve"> favour nitrate production. </w:t>
      </w:r>
      <w:r w:rsidRPr="006955D3">
        <w:rPr>
          <w:lang w:val="en-GB"/>
        </w:rPr>
        <w:t xml:space="preserve">Measurements reveal </w:t>
      </w:r>
      <w:ins w:id="2639" w:author="Lucy Cowie" w:date="2021-07-27T15:09:00Z">
        <w:r w:rsidR="00A23355">
          <w:rPr>
            <w:lang w:val="en-GB"/>
          </w:rPr>
          <w:t xml:space="preserve">the </w:t>
        </w:r>
      </w:ins>
      <w:r w:rsidRPr="006955D3">
        <w:rPr>
          <w:lang w:val="en-GB"/>
        </w:rPr>
        <w:t>high contribution of NO</w:t>
      </w:r>
      <w:r w:rsidRPr="006955D3">
        <w:rPr>
          <w:vertAlign w:val="subscript"/>
          <w:lang w:val="en-GB"/>
        </w:rPr>
        <w:t>3</w:t>
      </w:r>
      <w:r w:rsidRPr="006955D3">
        <w:rPr>
          <w:vertAlign w:val="superscript"/>
          <w:lang w:val="en-GB"/>
        </w:rPr>
        <w:t>-</w:t>
      </w:r>
      <w:r w:rsidRPr="006955D3">
        <w:rPr>
          <w:lang w:val="en-GB"/>
        </w:rPr>
        <w:t xml:space="preserve"> to surface PM</w:t>
      </w:r>
      <w:r w:rsidRPr="006955D3">
        <w:rPr>
          <w:vertAlign w:val="subscript"/>
          <w:lang w:val="en-GB"/>
        </w:rPr>
        <w:t>2.5</w:t>
      </w:r>
      <w:r w:rsidR="00E36ADE">
        <w:rPr>
          <w:lang w:val="en-GB"/>
        </w:rPr>
        <w:t xml:space="preserve"> </w:t>
      </w:r>
      <w:r w:rsidRPr="006955D3">
        <w:rPr>
          <w:lang w:val="en-GB"/>
        </w:rPr>
        <w:t>(&gt;30%) in regions with elevated regional NO</w:t>
      </w:r>
      <w:r w:rsidRPr="00D32005">
        <w:rPr>
          <w:iCs/>
          <w:vertAlign w:val="subscript"/>
          <w:lang w:val="en-GB"/>
          <w:rPrChange w:id="2640" w:author="Lucy Cowie" w:date="2021-07-27T14:59:00Z">
            <w:rPr>
              <w:i/>
              <w:vertAlign w:val="subscript"/>
              <w:lang w:val="en-GB"/>
            </w:rPr>
          </w:rPrChange>
        </w:rPr>
        <w:t>x</w:t>
      </w:r>
      <w:r w:rsidRPr="00D32005">
        <w:rPr>
          <w:iCs/>
          <w:vertAlign w:val="subscript"/>
          <w:lang w:val="en-GB"/>
        </w:rPr>
        <w:t xml:space="preserve"> </w:t>
      </w:r>
      <w:r w:rsidRPr="006955D3">
        <w:rPr>
          <w:vertAlign w:val="subscript"/>
          <w:lang w:val="en-GB"/>
        </w:rPr>
        <w:t xml:space="preserve"> </w:t>
      </w:r>
      <w:r w:rsidRPr="006955D3">
        <w:rPr>
          <w:lang w:val="en-GB"/>
        </w:rPr>
        <w:t>and NH</w:t>
      </w:r>
      <w:r w:rsidRPr="006955D3">
        <w:rPr>
          <w:vertAlign w:val="subscript"/>
          <w:lang w:val="en-GB"/>
        </w:rPr>
        <w:t>3</w:t>
      </w:r>
      <w:r w:rsidRPr="006955D3">
        <w:rPr>
          <w:lang w:val="en-GB"/>
        </w:rPr>
        <w:t xml:space="preserve"> emissions, such as the Paris area </w:t>
      </w:r>
      <w:r w:rsidRPr="00B15603">
        <w:rPr>
          <w:lang w:val="en-GB"/>
        </w:rPr>
        <w:fldChar w:fldCharType="begin" w:fldLock="1"/>
      </w:r>
      <w:r w:rsidR="00D477C7">
        <w:rPr>
          <w:lang w:val="en-GB"/>
        </w:rPr>
        <w:instrText>ADDIN CSL_CITATION { "citationItems" : [ { "id" : "ITEM-1", "itemData" : { "DOI" : "10.5194/acp-15-9577-2015", "ISBN" : "1680-7316", "ISSN" : "16807324", "abstract" : "A detailed characterization of air quality in the megacity of Paris (France) during two 1-month intensive campaigns and from additional 1-year observations revealed that about 70 % of the urban background fine particulate matter (PM) is transported on average into the megacity from upwind regions. This dominant influence of regional sources was confirmed by in situ measurements during short intensive and longer-term campaigns, aerosol optical depth (AOD) measurements from ENVISAT, and modeling results from PMCAMx and CHIMERE chemistry transport models. While advection of sulfate is well documented for other megacities, there was surprisingly high contribution from long-range transport for both nitrate and organic aerosol. The origin of organic PM was investigated by comprehensive analysis of aerosol mass spectrometer (AMS), radiocarbon and tracer measurements during two intensive campaigns. Primary fossil fuel combustion emissions constituted less than 20 % in winter and 40 % in summer of carbonaceous fine PM, unexpectedly small for a megacity. Cooking activities and, during winter, residential wood burning are the major primary organic PM sources. This analysis suggests that the major part of secondary organic aerosol is of modern origin, i.e., from biogenic precursors and from wood burning. Black carbon concentrations are on the lower end of values encountered in megacities worldwide, but still represent an issue for air quality. These comparatively low air pollution levels are due to a combination of low emissions per inhabitant, flat terrain, and a meteorology that is in general not conducive to local pollution build-up. This revised picture of a megacity only being partially responsible for its own average and peak PM levels has important implications for air pollution regulation policies.", "author" : [ { "dropping-particle" : "", "family" : "Beekmann", "given" : "M.", "non-dropping-particle" : "", "parse-names" : false, "suffix" : "" }, { "dropping-particle" : "", "family" : "Pr\u00e9v\u00f4t", "given" : "A. S.H.", "non-dropping-particle" : "", "parse-names" : false, "suffix" : "" }, { "dropping-particle" : "", "family" : "Drewnick", "given" : "F.", "non-dropping-particle" : "", "parse-names" : false, "suffix" : "" }, { "dropping-particle" : "", "family" : "Sciare", "given" : "J.", "non-dropping-particle" : "", "parse-names" : false, "suffix" : "" }, { "dropping-particle" : "", "family" : "Pandis", "given" : "S. N.", "non-dropping-particle" : "", "parse-names" : false, "suffix" : "" }, { "dropping-particle" : "", "family" : "Denier Van Der Gon", "given" : "H. A.C.", "non-dropping-particle" : "", "parse-names" : false, "suffix" : "" }, { "dropping-particle" : "", "family" : "Crippa", "given" : "M.", "non-dropping-particle" : "", "parse-names" : false, "suffix" : "" }, { "dropping-particle" : "", "family" : "Freutel", "given" : "F.", "non-dropping-particle" : "", "parse-names" : false, "suffix" : "" }, { "dropping-particle" : "", "family" : "Poulain", "given" : "L.", "non-dropping-particle" : "", "parse-names" : false, "suffix" : "" }, { "dropping-particle" : "", "family" : "Ghersi", "given" : "V.", "non-dropping-particle" : "", "parse-names" : false, "suffix" : "" }, { "dropping-particle" : "", "family" : "Rodriguez", "given" : "E.", "non-dropping-particle" : "", "parse-names" : false, "suffix" : "" }, { "dropping-particle" : "", "family" : "Beirle", "given" : "S.", "non-dropping-particle" : "", "parse-names" : false, "suffix" : "" }, { "dropping-particle" : "", "family" : "Zotter", "given" : "P.", "non-dropping-particle" : "", "parse-names" : false, "suffix" : "" }, { "dropping-particle" : "", "family" : "Weiden-Reinm\u00fcller", "given" : "S. L.", "non-dropping-particle" : "Von Der", "parse-names" : false, "suffix" : "" }, { "dropping-particle" : "", "family" : "Bressi", "given" : "M.", "non-dropping-particle" : "", "parse-names" : false, "suffix" : "" }, { "dropping-particle" : "", "family" : "Fountoukis", "given" : "C.", "non-dropping-particle" : "", "parse-names" : false, "suffix" : "" }, { "dropping-particle" : "", "family" : "Petetin", "given" : "H.", "non-dropping-particle" : "", "parse-names" : false, "suffix" : "" }, { "dropping-particle" : "", "family" : "Szidat", "given" : "S.", "non-dropping-particle" : "", "parse-names" : false, "suffix" : "" }, { "dropping-particle" : "", "family" : "Schneider", "given" : "J.", "non-dropping-particle" : "", "parse-names" : false, "suffix" : "" }, { "dropping-particle" : "", "family" : "Rosso", "given" : "A.", "non-dropping-particle" : "", "parse-names" : false, "suffix" : "" }, { "dropping-particle" : "", "family" : "Haddad", "given" : "I.", "non-dropping-particle" : "El", "parse-names" : false, "suffix" : "" }, { "dropping-particle" : "", "family" : "Megaritis", "given" : "A.", "non-dropping-particle" : "", "parse-names" : false, "suffix" : "" }, { "dropping-particle" : "", "family" : "Zhang", "given" : "Q. J.", "non-dropping-particle" : "", "parse-names" : false, "suffix" : "" }, { "dropping-particle" : "", "family" : "Michoud", "given" : "V.", "non-dropping-particle" : "", "parse-names" : false, "suffix" : "" }, { "dropping-particle" : "", "family" : "Slowik", "given" : "J. G.", "non-dropping-particle" : "", "parse-names" : false, "suffix" : "" }, { "dropping-particle" : "", "family" : "Moukhtar", "given" : "S.", "non-dropping-particle" : "", "parse-names" : false, "suffix" : "" }, { "dropping-particle" : "", "family" : "Kolmonen", "given" : "P.", "non-dropping-particle" : "", "parse-names" : false, "suffix" : "" }, { "dropping-particle" : "", "family" : "Stohl", "given" : "A.", "non-dropping-particle" : "", "parse-names" : false, "suffix" : "" }, { "dropping-particle" : "", "family" : "Eckhardt", "given" : "S.", "non-dropping-particle" : "", "parse-names" : false, "suffix" : "" }, { "dropping-particle" : "", "family" : "Borbon", "given" : "A.", "non-dropping-particle" : "", "parse-names" : false, "suffix" : "" }, { "dropping-particle" : "", "family" : "Gros", "given" : "V.", "non-dropping-particle" : "", "parse-names" : false, "suffix" : "" }, { "dropping-particle" : "", "family" : "Marchand", "given" : "N.", "non-dropping-particle" : "", "parse-names" : false, "suffix" : "" }, { "dropping-particle" : "", "family" : "Jaffrezo", "given" : "J. L.", "non-dropping-particle" : "", "parse-names" : false, "suffix" : "" }, { "dropping-particle" : "", "family" : "Schwarzenboeck", "given" : "A.", "non-dropping-particle" : "", "parse-names" : false, "suffix" : "" }, { "dropping-particle" : "", "family" : "Colomb", "given" : "A.", "non-dropping-particle" : "", "parse-names" : false, "suffix" : "" }, { "dropping-particle" : "", "family" : "Wiedensohler", "given" : "A.", "non-dropping-particle" : "", "parse-names" : false, "suffix" : "" }, { "dropping-particle" : "", "family" : "Borrmann", "given" : "S.", "non-dropping-particle" : "", "parse-names" : false, "suffix" : "" }, { "dropping-particle" : "", "family" : "Lawrence", "given" : "M.", "non-dropping-particle" : "", "parse-names" : false, "suffix" : "" }, { "dropping-particle" : "", "family" : "Baklanov", "given" : "A.", "non-dropping-particle" : "", "parse-names" : false, "suffix" : "" }, { "dropping-particle" : "", "family" : "Baltensperger", "given" : "U.", "non-dropping-particle" : "", "parse-names" : false, "suffix" : "" } ], "container-title" : "Atmospheric Chemistry and Physics", "id" : "ITEM-1", "issued" : { "date-parts" : [ [ "2015" ] ] }, "page" : "9577\u20139591", "title" : "In situ, satellite measurement and model evidence on the dominant regional contribution to fine particulate matter levels in the Paris megacity", "translator" : [ { "dropping-particle" : "", "family" : "G3178", "given" : "", "non-dropping-particle" : "", "parse-names" : false, "suffix" : "" } ], "type" : "article-journal", "volume" : "15" }, "uris" : [ "http://www.mendeley.com/documents/?uuid=64ad20e1-b94b-4b3e-a433-fc5b833096f9", "http://www.mendeley.com/documents/?uuid=1c6d7533-8609-4592-8580-90829cac599d" ] }, { "id" : "ITEM-2", "itemData" : { "DOI" : "10.5194/acp-19-14755-2019", "abstract" : "Organic aerosol (OA) particles are recognized as key factors influencing air quality and climate change. However, highly time-resolved long-term characterizations of their composition and sources in ambient air are still very limited due to challenging continuous observations. Here, we present an analysis of long-term variability of submicron OA using the combination of an aerosol chemical speciation monitor (ACSM) and a multiwavelength Aethalometer from November 2011 to March 2018 at a peri-urban background site of the Paris region (France). Source apportionment of OA was achieved via partially constrained positive matrix factorization (PMF) using the multilinear engine (ME-2). Two primary OA (POA) and two oxygenated OA (OOA) factors were identified and quantified over the entire studied period. POA factors were designated as hydrocarbon-like OA (HOA) and biomass burning OA (BBOA). The latter factor presented a significant seasonality with higher concentrations in winter with significant monthly contributions to OA (18 %\u201333 %) due to enhanced residential wood burning emissions. HOA mainly originated from traffic emissions but was also influenced by biomass burning in cold periods. OOA factors were distinguished between their less- and more-oxidized fractions (LO-OOA and MO-OOA, respectively). These factors presented distinct seasonal patterns, associated with different atmospheric formation pathways. A pronounced increase in LO-OOA concentrations and contributions (50 %\u201366 %) was observed in summer, which may be mainly explained by secondary OA (SOA) formation processes involving biogenic gaseous precursors. Conversely, high concentrations and OA contributions (32 %\u201362 %) of MO-OOA during winter and spring seasons were partly associated with anthropogenic emissions and/or long-range transport from northeastern Europe. The contribution of the different OA factors as a function of OA mass loading highlighted the dominant roles of POA during pollution episodes in fall and winter and of SOA for highest springtime and summertime OA concentrations. Finally, long-term trend analyses indicated a decreasing feature (of about \u2212175 ng m\u22123 yr\u22121) for MO-OOA, very limited or insignificant decreasing trends for primary anthropogenic carbonaceous aerosols (BBOA and HOA, along with the fossil-fuel and biomass-burning black carbon components) and no statistically significant trend for LO-OOA over the 6-year investigated period.", "author" : [ { "dropping-particle" : "", "family" : "Zhang", "given" : "Y", "non-dropping-particle" : "", "parse-names" : false, "suffix" : "" }, { "dropping-particle" : "", "family" : "Favez", "given" : "O", "non-dropping-particle" : "", "parse-names" : false, "suffix" : "" }, { "dropping-particle" : "", "family" : "Petit", "given" : "J.-E.", "non-dropping-particle" : "", "parse-names" : false, "suffix" : "" }, { "dropping-particle" : "", "family" : "Canonaco", "given" : "F", "non-dropping-particle" : "", "parse-names" : false, "suffix" : "" }, { "dropping-particle" : "", "family" : "Truong", "given" : "F", "non-dropping-particle" : "", "parse-names" : false, "suffix" : "" }, { "dropping-particle" : "", "family" : "Bonnaire", "given" : "N", "non-dropping-particle" : "", "parse-names" : false, "suffix" : "" }, { "dropping-particle" : "", "family" : "Crenn", "given" : "V", "non-dropping-particle" : "", "parse-names" : false, "suffix" : "" }, { "dropping-particle" : "", "family" : "Amodeo", "given" : "T", "non-dropping-particle" : "", "parse-names" : false, "suffix" : "" }, { "dropping-particle" : "", "family" : "Pr\u00e9v\u00f4t", "given" : "A S H", "non-dropping-particle" : "", "parse-names" : false, "suffix" : "" }, { "dropping-particle" : "", "family" : "Sciare", "given" : "J", "non-dropping-particle" : "", "parse-names" : false, "suffix" : "" }, { "dropping-particle" : "", "family" : "Gros", "given" : "V", "non-dropping-particle" : "", "parse-names" : false, "suffix" : "" }, { "dropping-particle" : "", "family" : "Albinet", "given" : "A", "non-dropping-particle" : "", "parse-names" : false, "suffix" : "" } ], "container-title" : "Atmospheric Chemistry and Physics", "id" : "ITEM-2", "issue" : "23", "issued" : { "date-parts" : [ [ "2019" ] ] }, "page" : "14755-14776", "title" : "Six-year source apportionment of submicron organic aerosols from near-continuous highly time-resolved measurements at SIRTA (Paris area, France)", "translator" : [ { "dropping-particle" : "", "family" : "G4947", "given" : "", "non-dropping-particle" : "", "parse-names" : false, "suffix" : "" } ], "type" : "article-journal", "volume" : "19" }, "uris" : [ "http://www.mendeley.com/documents/?uuid=5d34fae9-1d47-436b-ac67-b3a54efde66a", "http://www.mendeley.com/documents/?uuid=07b23262-d086-4449-a547-e7f0fe3c646b" ] } ], "mendeley" : { "formattedCitation" : "(Beekmann et al., 2015; Zhang et al., 2019)", "plainTextFormattedCitation" : "(Beekmann et al., 2015; Zhang et al., 2019)", "previouslyFormattedCitation" : "(Beekmann et al., 2015; Zhang et al., 2019)" }, "properties" : { "noteIndex" : 0 }, "schema" : "https://github.com/citation-style-language/schema/raw/master/csl-citation.json" }</w:instrText>
      </w:r>
      <w:r w:rsidRPr="00B15603">
        <w:rPr>
          <w:lang w:val="en-GB"/>
        </w:rPr>
        <w:fldChar w:fldCharType="separate"/>
      </w:r>
      <w:r w:rsidR="00CB33A1">
        <w:rPr>
          <w:noProof/>
          <w:lang w:val="en-GB"/>
        </w:rPr>
        <w:t>(Beekmann et al., 2015; Zhang et al., 2019)</w:t>
      </w:r>
      <w:r w:rsidRPr="00B15603">
        <w:rPr>
          <w:lang w:val="en-GB"/>
        </w:rPr>
        <w:fldChar w:fldCharType="end"/>
      </w:r>
      <w:r w:rsidRPr="006955D3">
        <w:rPr>
          <w:lang w:val="en-GB"/>
        </w:rPr>
        <w:t xml:space="preserve">, northern Italy </w:t>
      </w:r>
      <w:r w:rsidRPr="006955D3">
        <w:rPr>
          <w:lang w:val="en-GB"/>
        </w:rPr>
        <w:fldChar w:fldCharType="begin" w:fldLock="1"/>
      </w:r>
      <w:r w:rsidR="00D477C7">
        <w:rPr>
          <w:lang w:val="en-GB"/>
        </w:rPr>
        <w:instrText>ADDIN CSL_CITATION { "citationItems" : [ { "id" : "ITEM-1", "itemData" : { "DOI" : "10.1016/j.atmosenv.2016.12.052", "ISSN" : "18732844", "abstract" : "The Supersito Project (www.supersito-er.it) has been active in the Emilia-Romagna region, southern part of the Po Valley (Italy), since 2011. Focal aim of the project is to enhance the knowledge on atmospheric aerosol and its impact on human health. In the framework of Supersito, major chemical components of daily PM2.5 were investigated over a period of more than three years at four sampling sites, representative of dissimilar territorial conditions: one rural background (SPC) and three urban background sites in the coastal (RN), central (MS) and inner area (PR) of the region. In all the sites, organic and elemental carbon and water soluble inorganic ions accounted for more than 70% of PM2.5 mass, during all seasons. Nitrate and organic carbon (OC) were the main components of winter PM2.5, while summer aerosol was mainly contributed by OC and sulphate. OC was dominated by primary sources, with a potentially important contribution from biomass burning, in winter, while secondary processes dominated OC production in summer. A substantial homogeneity was observed on a regional scale in terms of spatial distribution of pollutants, with EC only presenting significant differences between urban and rural areas during winters. Nonetheless, differences were observed between the coastal and the inner part of the region, with the former being systematically characterized by higher concentrations of carbonaceous compounds and lower concentrations of ammonium nitrate. The coastal area was likely influenced by the aged OC from the Po Valley outflow in addition to local sources, while the scarcity of local sources of ammonia limited the formation of ammonium nitrate. In the studied area, local and regional meteorology - mostly governed by geographical collocation and orography \u2013 was responsible for PM2.5 mass and composition no less than local and regional emission sources.", "author" : [ { "dropping-particle" : "", "family" : "Ricciardelli", "given" : "Isabella", "non-dropping-particle" : "", "parse-names" : false, "suffix" : "" }, { "dropping-particle" : "", "family" : "Bacco", "given" : "Dimitri", "non-dropping-particle" : "", "parse-names" : false, "suffix" : "" }, { "dropping-particle" : "", "family" : "Rinaldi", "given" : "Matteo", "non-dropping-particle" : "", "parse-names" : false, "suffix" : "" }, { "dropping-particle" : "", "family" : "Bonaf\u00e8", "given" : "Giovanni", "non-dropping-particle" : "", "parse-names" : false, "suffix" : "" }, { "dropping-particle" : "", "family" : "Scotto", "given" : "Fabiana", "non-dropping-particle" : "", "parse-names" : false, "suffix" : "" }, { "dropping-particle" : "", "family" : "Trentini", "given" : "Arianna", "non-dropping-particle" : "", "parse-names" : false, "suffix" : "" }, { "dropping-particle" : "", "family" : "Bertacci", "given" : "Giulia", "non-dropping-particle" : "", "parse-names" : false, "suffix" : "" }, { "dropping-particle" : "", "family" : "Ugolini", "given" : "Pamela", "non-dropping-particle" : "", "parse-names" : false, "suffix" : "" }, { "dropping-particle" : "", "family" : "Zigola", "given" : "Claudia", "non-dropping-particle" : "", "parse-names" : false, "suffix" : "" }, { "dropping-particle" : "", "family" : "Rovere", "given" : "Flavio", "non-dropping-particle" : "", "parse-names" : false, "suffix" : "" }, { "dropping-particle" : "", "family" : "Maccone", "given" : "Claudio", "non-dropping-particle" : "", "parse-names" : false, "suffix" : "" }, { "dropping-particle" : "", "family" : "Pironi", "given" : "Claudia", "non-dropping-particle" : "", "parse-names" : false, "suffix" : "" }, { "dropping-particle" : "", "family" : "Poluzzi", "given" : "Vanes", "non-dropping-particle" : "", "parse-names" : false, "suffix" : "" } ], "container-title" : "Atmospheric Environment", "id" : "ITEM-1", "issued" : { "date-parts" : [ [ "2017", "3" ] ] }, "page" : "418-430", "publisher" : "Elsevier {BV}", "title" : "A three-year investigation of daily PM2.5 main chemical components in four sites: the routine measurement program of the Supersito Project (Po Valley, Italy)", "translator" : [ { "dropping-particle" : "", "family" : "G3907", "given" : "", "non-dropping-particle" : "", "parse-names" : false, "suffix" : "" } ], "type" : "article-journal", "volume" : "152" }, "uris" : [ "http://www.mendeley.com/documents/?uuid=3771a256-8103-4e63-8922-f451206cdebe", "http://www.mendeley.com/documents/?uuid=cc972a29-9af8-4014-af12-908c6f6165bd", "http://www.mendeley.com/documents/?uuid=49656bb5-fa6c-4202-b269-b0008b4c9326", "http://www.mendeley.com/documents/?uuid=1466f236-f9d0-4c36-87f4-fb55d8204736", "http://www.mendeley.com/documents/?uuid=32a01035-ed2b-46ec-af6b-d7ac4b952ebf" ] }, { "id" : "ITEM-2", "itemData" : { "DOI" : "10.1016/j.atmosenv.2015.06.044", "ISSN" : "18732844", "abstract" : "The Veneto region lies in the eastern part of the Po Valley (Italy). This is one of the hotspots in Europe for air quality, where efforts to meet the European standard for PM2.5 according to current and future legislation have been generally unsuccessful. Recent data indicating that ammonium, nitrate and sulphate account for about one third of total PM2.5 mass show that secondary inorganic aerosol (SIA) plays a key role in the exceedence of the standards. A sampling campaign for PM2.5 was carried out simultaneously in six major cities (2012-2013). The water soluble inorganic ions were quantified and data processed to: (1) investigate the seasonal trends and the spatial variations of the ionic component of aerosol; (2) identify chemical characteristics at the regional-scale and (3) assess the potential effects of long-range transport using back-trajectory cluster analysis and concentration-weighted trajectory (CWT) models. Results indicated that PM2.5 and SIA ions have an increasing gradient in concentrations from North (mountain) to South (lowland) and from East (coastal) to West (more continental), whereas K+ and Ca2+ levels are quite uniformly distributed. Similar seasonal trends in PM2.5 and ions are seen across the region. Simultaneous daily changes were observed and interpreted as a consequence of similar emission sources, secondary pollutant generation and accumulation/removal processes. Sulphate and nitrate were not directly related to the concentrations of their precursor gases and were generally largely, but not completely, neutralised by ammonium. The clustering of back-trajectories and CWT demonstrate that the long-range movement of the air masses has a major impact upon PM2.5 and ion concentrations: an area spreading from Eastern to Central Europe was identified as a main potential source for most ions. The valley sites are also heavily influenced by local emissions in slow moving northerly air masses. Finally, two episodes of high nitrate levels were investigated to explain why some sites are experiencing much higher concentrations than others. This study identifies some key features in the generation of SIA in the Po Valley, demonstrating that SIA generation is a regional pollution phenomenon and mitigation policies are required at regional, national and even European scales.", "author" : [ { "dropping-particle" : "", "family" : "Masiol", "given" : "Mauro", "non-dropping-particle" : "", "parse-names" : false, "suffix" : "" }, { "dropping-particle" : "", "family" : "Benetello", "given" : "Francesca", "non-dropping-particle" : "", "parse-names" : false, "suffix" : "" }, { "dropping-particle" : "", "family" : "Harrison", "given" : "Roy M.", "non-dropping-particle" : "", "parse-names" : false, "suffix" : "" }, { "dropping-particle" : "", "family" : "Formenton", "given" : "Gianni", "non-dropping-particle" : "", "parse-names" : false, "suffix" : "" }, { "dropping-particle" : "", "family" : "Gaspari", "given" : "Francesco", "non-dropping-particle" : "De", "parse-names" : false, "suffix" : "" }, { "dropping-particle" : "", "family" : "Pavoni", "given" : "Bruno", "non-dropping-particle" : "", "parse-names" : false, "suffix" : "" } ], "container-title" : "Atmospheric Environment", "id" : "ITEM-2", "issued" : { "date-parts" : [ [ "2015", "9" ] ] }, "page" : "19-31", "publisher" : "Elsevier {BV}", "title" : "Spatial, seasonal trends and transboundary transport of PM2.5 inorganic ions in the Veneto region (Northeastern Italy)", "translator" : [ { "dropping-particle" : "", "family" : "G3876", "given" : "", "non-dropping-particle" : "", "parse-names" : false, "suffix" : "" } ], "type" : "article-journal", "volume" : "117" }, "uris" : [ "http://www.mendeley.com/documents/?uuid=2263c5eb-b24d-4c53-9bd2-8937bc0b6348", "http://www.mendeley.com/documents/?uuid=695d04e0-5647-4b84-98b5-e3f24272ce07", "http://www.mendeley.com/documents/?uuid=46476cfb-d33b-4a6a-bdf3-409cf79e2869", "http://www.mendeley.com/documents/?uuid=4b34861d-a528-4048-8ec8-a77cecb1467b", "http://www.mendeley.com/documents/?uuid=6410d55e-3ad7-40a3-912b-5a273b394d4a" ] } ], "mendeley" : { "formattedCitation" : "(Masiol et al., 2015; Ricciardelli et al., 2017)", "plainTextFormattedCitation" : "(Masiol et al., 2015; Ricciardelli et al., 2017)", "previouslyFormattedCitation" : "(Masiol et al., 2015; Ricciardelli et al., 2017)" }, "properties" : { "noteIndex" : 0 }, "schema" : "https://github.com/citation-style-language/schema/raw/master/csl-citation.json" }</w:instrText>
      </w:r>
      <w:r w:rsidRPr="006955D3">
        <w:rPr>
          <w:lang w:val="en-GB"/>
        </w:rPr>
        <w:fldChar w:fldCharType="separate"/>
      </w:r>
      <w:r w:rsidR="00CB33A1">
        <w:rPr>
          <w:noProof/>
          <w:lang w:val="en-GB"/>
        </w:rPr>
        <w:t>(Masiol et al., 2015; Ricciardelli et al., 2017)</w:t>
      </w:r>
      <w:r w:rsidRPr="006955D3">
        <w:rPr>
          <w:lang w:val="en-GB"/>
        </w:rPr>
        <w:fldChar w:fldCharType="end"/>
      </w:r>
      <w:r w:rsidRPr="006955D3">
        <w:rPr>
          <w:lang w:val="en-GB"/>
        </w:rPr>
        <w:t xml:space="preserve">, Salt Lake City </w:t>
      </w:r>
      <w:r w:rsidRPr="006955D3">
        <w:rPr>
          <w:lang w:val="en-GB"/>
        </w:rPr>
        <w:fldChar w:fldCharType="begin" w:fldLock="1"/>
      </w:r>
      <w:r w:rsidR="00D477C7">
        <w:rPr>
          <w:lang w:val="en-GB"/>
        </w:rPr>
        <w:instrText>ADDIN CSL_CITATION { "citationItems" : [ { "id" : "ITEM-1", "itemData" : { "DOI" : "10.5194/acp-18-17259-2018", "author" : [ { "dropping-particle" : "", "family" : "Franchin", "given" : "Alessandro", "non-dropping-particle" : "", "parse-names" : false, "suffix" : "" }, { "dropping-particle" : "", "family" : "Fibiger", "given" : "Dorothy L.", "non-dropping-particle" : "", "parse-names" : false, "suffix" : "" }, { "dropping-particle" : "", "family" : "Goldberger", "given" : "Lexie", "non-dropping-particle" : "", "parse-names" : false, "suffix" : "" }, { "dropping-particle" : "", "family" : "McDuffie", "given" : "Erin E.", "non-dropping-particle" : "", "parse-names" : false, "suffix" : "" }, { "dropping-particle" : "", "family" : "Moravek", "given" : "Alexander", "non-dropping-particle" : "", "parse-names" : false, "suffix" : "" }, { "dropping-particle" : "", "family" : "Womack", "given" : "Caroline C.", "non-dropping-particle" : "", "parse-names" : false, "suffix" : "" }, { "dropping-particle" : "", "family" : "Crosman", "given" : "Erik T.", "non-dropping-particle" : "", "parse-names" : false, "suffix" : "" }, { "dropping-particle" : "", "family" : "Docherty", "given" : "Kenneth S.", "non-dropping-particle" : "", "parse-names" : false, "suffix" : "" }, { "dropping-particle" : "", "family" : "Dube", "given" : "William P.", "non-dropping-particle" : "", "parse-names" : false, "suffix" : "" }, { "dropping-particle" : "", "family" : "Hoch", "given" : "Sebastian W.", "non-dropping-particle" : "", "parse-names" : false, "suffix" : "" }, { "dropping-particle" : "", "family" : "Lee", "given" : "Ben H.", "non-dropping-particle" : "", "parse-names" : false, "suffix" : "" }, { "dropping-particle" : "", "family" : "Long", "given" : "Russell", "non-dropping-particle" : "", "parse-names" : false, "suffix" : "" }, { "dropping-particle" : "", "family" : "Murphy", "given" : "Jennifer G.", "non-dropping-particle" : "", "parse-names" : false, "suffix" : "" }, { "dropping-particle" : "", "family" : "Thornton", "given" : "Joel A.", "non-dropping-particle" : "", "parse-names" : false, "suffix" : "" }, { "dropping-particle" : "", "family" : "Brown", "given" : "Steven S.", "non-dropping-particle" : "", "parse-names" : false, "suffix" : "" }, { "dropping-particle" : "", "family" : "Baasandorj", "given" : "Munkhbayar", "non-dropping-particle" : "", "parse-names" : false, "suffix" : "" }, { "dropping-particle" : "", "family" : "Middlebrook", "given" : "Ann M.", "non-dropping-particle" : "", "parse-names" : false, "suffix" : "" } ], "container-title" : "Atmospheric Chemistry and Physics", "id" : "ITEM-1", "issue" : "23", "issued" : { "date-parts" : [ [ "2018", "12", "6" ] ] }, "page" : "17259-17276", "publisher" : "Copernicus {GmbH}", "title" : "Airborne and ground-based observations of ammonium-nitrate-dominated aerosols in a shallow boundary layer during intense winter pollution episodes in northern Utah", "translator" : [ { "dropping-particle" : "", "family" : "G3909", "given" : "", "non-dropping-particle" : "", "parse-names" : false, "suffix" : "" } ], "type" : "article-journal", "volume" : "18" }, "uris" : [ "http://www.mendeley.com/documents/?uuid=230501a9-4238-4850-a650-3248f8f41996", "http://www.mendeley.com/documents/?uuid=b7900871-e7ee-4a2c-85b8-fda71a065c7a", "http://www.mendeley.com/documents/?uuid=65b2365b-ed2a-4160-b56a-03fd428b67f1", "http://www.mendeley.com/documents/?uuid=47b0af31-16a9-4f4c-87be-006f692c340b", "http://www.mendeley.com/documents/?uuid=8b1e77e6-7844-4340-aa5b-524e2f80a8bd" ] }, { "id" : "ITEM-2", "itemData" : { "DOI" : "10.1080/10962247.2014.903878", "author" : [ { "dropping-particle" : "", "family" : "Kuprov", "given" : "Roman", "non-dropping-particle" : "", "parse-names" : false, "suffix" : "" }, { "dropping-particle" : "", "family" : "Eatough", "given" : "Delbert J", "non-dropping-particle" : "", "parse-names" : false, "suffix" : "" }, { "dropping-particle" : "", "family" : "Cruickshank", "given" : "Tyler", "non-dropping-particle" : "", "parse-names" : false, "suffix" : "" }, { "dropping-particle" : "", "family" : "Olson", "given" : "Neal", "non-dropping-particle" : "", "parse-names" : false, "suffix" : "" }, { "dropping-particle" : "", "family" : "Cropper", "given" : "Paul M", "non-dropping-particle" : "", "parse-names" : false, "suffix" : "" }, { "dropping-particle" : "", "family" : "Hansen", "given" : "Jaron C", "non-dropping-particle" : "", "parse-names" : false, "suffix" : "" } ], "container-title" : "Journal of the Air &amp; Waste Management Association", "id" : "ITEM-2", "issue" : "8", "issued" : { "date-parts" : [ [ "2014", "7" ] ] }, "page" : "957-969", "publisher" : "Informa {UK} Limited", "title" : "Composition and secondary formation of fine particulate matter in the Salt Lake Valley: Winter 2009", "translator" : [ { "dropping-particle" : "", "family" : "G3915", "given" : "", "non-dropping-particle" : "", "parse-names" : false, "suffix" : "" } ], "type" : "article-journal", "volume" : "64" }, "uris" : [ "http://www.mendeley.com/documents/?uuid=8f291e18-e66b-46d4-aae4-453643c28da2", "http://www.mendeley.com/documents/?uuid=d15aba98-dfb0-4b57-96d4-02d0e63fbb37", "http://www.mendeley.com/documents/?uuid=3fc422c1-e398-4e5e-b7e7-a41ba3cb39af", "http://www.mendeley.com/documents/?uuid=f7237315-b84b-41ae-b312-02fc9b5b4b68", "http://www.mendeley.com/documents/?uuid=d552b8f5-e79d-4473-a1cf-d01de035f4b8" ] } ], "mendeley" : { "formattedCitation" : "(Kuprov et al., 2014; Franchin et al., 2018)", "plainTextFormattedCitation" : "(Kuprov et al., 2014; Franchin et al., 2018)", "previouslyFormattedCitation" : "(Kuprov et al., 2014; Franchin et al., 2018)" }, "properties" : { "noteIndex" : 0 }, "schema" : "https://github.com/citation-style-language/schema/raw/master/csl-citation.json" }</w:instrText>
      </w:r>
      <w:r w:rsidRPr="006955D3">
        <w:rPr>
          <w:lang w:val="en-GB"/>
        </w:rPr>
        <w:fldChar w:fldCharType="separate"/>
      </w:r>
      <w:r w:rsidR="00CB33A1">
        <w:rPr>
          <w:noProof/>
          <w:lang w:val="en-GB"/>
        </w:rPr>
        <w:t>(Kuprov et al., 2014; Franchin et al., 2018)</w:t>
      </w:r>
      <w:r w:rsidRPr="006955D3">
        <w:rPr>
          <w:lang w:val="en-GB"/>
        </w:rPr>
        <w:fldChar w:fldCharType="end"/>
      </w:r>
      <w:r w:rsidRPr="006955D3">
        <w:rPr>
          <w:lang w:val="en-GB"/>
        </w:rPr>
        <w:t xml:space="preserve">, the North China Plains </w:t>
      </w:r>
      <w:r w:rsidRPr="006955D3">
        <w:rPr>
          <w:lang w:val="en-GB"/>
        </w:rPr>
        <w:fldChar w:fldCharType="begin" w:fldLock="1"/>
      </w:r>
      <w:r w:rsidR="00D477C7">
        <w:rPr>
          <w:lang w:val="en-GB"/>
        </w:rPr>
        <w:instrText>ADDIN CSL_CITATION { "citationItems" : [ { "id" : "ITEM-1", "itemData" : { "DOI" : "10.5194/acp-16-10707-2016", "ISSN" : "16807324", "abstract" : "Extreme haze events have occurred frequently over China in recent years. Although many studies have investigated the formation mechanisms associated with PM2.5 for heavily polluted regions in China based on observational data, adequately predicting peak PM2.5 concentrations is still challenging for regional air quality models. In this study, we evaluate the performance of one configuration of the Weather Research and Forecasting model coupled with chemistry (WRF-Chem) and use the model to investigate the sensitivity of heterogeneous reactions on simulated peak sulfate, nitrate, and ammonium concentrations in the vicinity of Beijing during four extreme haze episodes in October 2014 over the North China Plain. The highest observed PM2.5 concentration of 469\u03bcg m-3 occurred in Beijing. Comparisons with observations show that the model reproduced the temporal variability in PM2.5 with the highest PM2.5 values on polluted days (defined as days in which observed PM2.5 is greater than 75\u03bcg m-3), but predictions of sulfate, nitrate, and ammonium were too low on days with the highest observed concentrations. Observational data indicate that the sulfur/nitric oxidation rates are strongly correlated with relative humidity during periods of peak PM2.5; however, the model failed to reproduce the highest PM2.5 concentrations due to missing heterogeneous/aqueous reactions. As the parameterizations of those heterogeneous reactions are not well established yet, estimates of SO2-to-H2SO4 and NO2/NO3-to-HNO3 reaction rates that depend on relative humidity were applied, which improved the simulation of sulfate, nitrate, and ammonium enhancement on polluted days in terms of both concentrations and partitioning among those species. Sensitivity simulations showed that the extremely high heterogeneous reaction rates and also higher emission rates than those reported in the emission inventory were likely important factors contributing to those peak PM2.5 concentrations.", "author" : [ { "dropping-particle" : "", "family" : "Chen", "given" : "Dan", "non-dropping-particle" : "", "parse-names" : false, "suffix" : "" }, { "dropping-particle" : "", "family" : "Liu", "given" : "Zhiquan", "non-dropping-particle" : "", "parse-names" : false, "suffix" : "" }, { "dropping-particle" : "", "family" : "Fast", "given" : "Jerome", "non-dropping-particle" : "", "parse-names" : false, "suffix" : "" }, { "dropping-particle" : "", "family" : "Ban", "given" : "Junmei", "non-dropping-particle" : "", "parse-names" : false, "suffix" : "" } ], "container-title" : "Atmospheric Chemistry and Physics", "id" : "ITEM-1", "issue" : "16", "issued" : { "date-parts" : [ [ "2016", "8" ] ] }, "page" : "10707-10724", "publisher" : "Copernicus {GmbH}", "title" : "Simulations of sulfate-nitrate-ammonium (SNA) aerosols during the extreme haze events over northern China in October 2014", "translator" : [ { "dropping-particle" : "", "family" : "G3732", "given" : "", "non-dropping-particle" : "", "parse-names" : false, "suffix" : "" } ], "type" : "article-journal", "volume" : "16" }, "uris" : [ "http://www.mendeley.com/documents/?uuid=b5b00033-3493-49a9-a384-789b2eaceeb7", "http://www.mendeley.com/documents/?uuid=25fc1aea-235b-4e9c-bedf-841359b3446c", "http://www.mendeley.com/documents/?uuid=e87d37e2-ffb5-4ae3-8d56-1c497a7b7022", "http://www.mendeley.com/documents/?uuid=29b21f5f-b878-42ca-819b-a1a6f224dfc7", "http://www.mendeley.com/documents/?uuid=17a4cf17-5e5e-445a-9116-1e57957ea290" ] }, { "id" : "ITEM-2", "itemData" : { "DOI" : "10.1073/pnas.1419604111", "author" : [ { "dropping-particle" : "", "family" : "Guo", "given" : "Song", "non-dropping-particle" : "", "parse-names" : false, "suffix" : "" }, { "dropping-particle" : "", "family" : "Hu", "given" : "Min", "non-dropping-particle" : "", "parse-names" : false, "suffix" : "" }, { "dropping-particle" : "", "family" : "Zamora", "given" : "Misti L", "non-dropping-particle" : "", "parse-names" : false, "suffix" : "" }, { "dropping-particle" : "", "family" : "Peng", "given" : "Jianfei", "non-dropping-particle" : "", "parse-names" : false, "suffix" : "" }, { "dropping-particle" : "", "family" : "Shang", "given" : "Dongjie", "non-dropping-particle" : "", "parse-names" : false, "suffix" : "" }, { "dropping-particle" : "", "family" : "Zheng", "given" : "Jing", "non-dropping-particle" : "", "parse-names" : false, "suffix" : "" }, { "dropping-particle" : "", "family" : "Du", "given" : "Zhuofei", "non-dropping-particle" : "", "parse-names" : false, "suffix" : "" }, { "dropping-particle" : "", "family" : "Wu", "given" : "Zhijun", "non-dropping-particle" : "", "parse-names" : false, "suffix" : "" }, { "dropping-particle" : "", "family" : "Shao", "given" : "Min", "non-dropping-particle" : "", "parse-names" : false, "suffix" : "" }, { "dropping-particle" : "", "family" : "Zeng", "given" : "Limin", "non-dropping-particle" : "", "parse-names" : false, "suffix" : "" }, { "dropping-particle" : "", "family" : "Molina", "given" : "Mario J", "non-dropping-particle" : "", "parse-names" : false, "suffix" : "" }, { "dropping-particle" : "", "family" : "Zhang", "given" : "Renyi", "non-dropping-particle" : "", "parse-names" : false, "suffix" : "" } ], "container-title" : "Proceedings of the National Academy of Sciences", "id" : "ITEM-2", "issue" : "49", "issued" : { "date-parts" : [ [ "2014", "11" ] ] }, "page" : "17373-17378", "publisher" : "Proceedings of the National Academy of Sciences", "title" : "Elucidating severe urban haze formation in China", "translator" : [ { "dropping-particle" : "", "family" : "G3763", "given" : "", "non-dropping-particle" : "", "parse-names" : false, "suffix" : "" } ], "type" : "article-journal", "volume" : "111" }, "uris" : [ "http://www.mendeley.com/documents/?uuid=1334f4cf-0424-448a-aa0c-8583e7d2b379", "http://www.mendeley.com/documents/?uuid=ffc49b6e-19a6-483a-8cd0-474173a0f825", "http://www.mendeley.com/documents/?uuid=d8b3aac4-6749-4167-87e3-7552b31a6d70", "http://www.mendeley.com/documents/?uuid=28e07c36-9aab-4d6f-919f-5363a6b2ab03", "http://www.mendeley.com/documents/?uuid=911c4c46-5af8-434d-97a1-1fdddc3a2df2" ] } ], "mendeley" : { "formattedCitation" : "(Guo et al., 2014; Chen et al., 2016)", "plainTextFormattedCitation" : "(Guo et al., 2014; Chen et al., 2016)", "previouslyFormattedCitation" : "(Guo et al., 2014; Chen et al., 2016)" }, "properties" : { "noteIndex" : 0 }, "schema" : "https://github.com/citation-style-language/schema/raw/master/csl-citation.json" }</w:instrText>
      </w:r>
      <w:r w:rsidRPr="006955D3">
        <w:rPr>
          <w:lang w:val="en-GB"/>
        </w:rPr>
        <w:fldChar w:fldCharType="separate"/>
      </w:r>
      <w:r w:rsidR="00CB33A1">
        <w:rPr>
          <w:noProof/>
          <w:lang w:val="en-GB"/>
        </w:rPr>
        <w:t>(Guo et al., 2014; Chen et al., 2016)</w:t>
      </w:r>
      <w:r w:rsidRPr="006955D3">
        <w:rPr>
          <w:lang w:val="en-GB"/>
        </w:rPr>
        <w:fldChar w:fldCharType="end"/>
      </w:r>
      <w:del w:id="2641" w:author="Lucy Cowie" w:date="2021-07-27T15:03:00Z">
        <w:r w:rsidRPr="000E472A" w:rsidDel="007801A5">
          <w:rPr>
            <w:lang w:val="en-GB"/>
          </w:rPr>
          <w:delText>,</w:delText>
        </w:r>
      </w:del>
      <w:r w:rsidRPr="000E472A">
        <w:rPr>
          <w:lang w:val="en-GB"/>
        </w:rPr>
        <w:t xml:space="preserve"> and New Delhi</w:t>
      </w:r>
      <w:r w:rsidRPr="000E472A">
        <w:rPr>
          <w:rStyle w:val="Marquedecommentaire"/>
          <w:sz w:val="22"/>
          <w:szCs w:val="22"/>
          <w:lang w:val="en-GB"/>
        </w:rPr>
        <w:t xml:space="preserve"> </w:t>
      </w:r>
      <w:r w:rsidRPr="000E472A">
        <w:rPr>
          <w:lang w:val="en-GB"/>
        </w:rPr>
        <w:fldChar w:fldCharType="begin" w:fldLock="1"/>
      </w:r>
      <w:r w:rsidR="00D477C7">
        <w:rPr>
          <w:lang w:val="en-GB"/>
        </w:rPr>
        <w:instrText>ADDIN CSL_CITATION { "citationItems" : [ { "id" : "ITEM-1", "itemData" : { "DOI" : "10.1016/j.atmosenv.2015.02.074", "ISSN" : "18732844", "abstract" : "Ambient PM2.5 samples were collected at a high-traffic location (summer and winter 2013) and characterized for a large suite of elemental and organic markers. Concentrations were found to exceed the Indian PM2.5 air quality standard on several occasions, especially in the winter. Winter concentrations of several individual tracer species were several fold higher compared to summer, particularly for some PAHs and trace metals. Enrichment factors relative to crustal material showed significant enrichment for elements such as Ti, Sb, Pb and As, although Ba, often used as a marker for non-exhaust emissions from traffic was not found to be enriched appreciably. Crustal material was found to be an important contributor in the summer (14.3%), while wood burning (23.3%), nitrates (12.4%) and chlorides (12.3%) were found to be major contributors in winter. The contribution of road traffic exhaust emissions was estimated to be 18.7% in summer and 16.2% in winter. Other combustion sources (wood and other biomass/waste/coal) were found to be a significant source in winter, and contribute to the higher concentrations. Secondary sulphates, nitrates and chloride (the latter two in winter) and organic matter also contribute substantially to PM2.5 mass.", "author" : [ { "dropping-particle" : "", "family" : "Pant", "given" : "Pallavi", "non-dropping-particle" : "", "parse-names" : false, "suffix" : "" }, { "dropping-particle" : "", "family" : "Shukla", "given" : "Anuradha", "non-dropping-particle" : "", "parse-names" : false, "suffix" : "" }, { "dropping-particle" : "", "family" : "Kohl", "given" : "Steven D.", "non-dropping-particle" : "", "parse-names" : false, "suffix" : "" }, { "dropping-particle" : "", "family" : "Chow", "given" : "Judith C.", "non-dropping-particle" : "", "parse-names" : false, "suffix" : "" }, { "dropping-particle" : "", "family" : "Watson", "given" : "John G.", "non-dropping-particle" : "", "parse-names" : false, "suffix" : "" }, { "dropping-particle" : "", "family" : "Harrison", "given" : "Roy M.", "non-dropping-particle" : "", "parse-names" : false, "suffix" : "" } ], "container-title" : "Atmospheric Environment", "id" : "ITEM-1", "issued" : { "date-parts" : [ [ "2015", "5" ] ] }, "page" : "178-189", "publisher" : "Elsevier {BV}", "title" : "Characterization of ambient PM2.5 at a pollution hotspot in New Delhi, India and inference of sources", "translator" : [ { "dropping-particle" : "", "family" : "G3920", "given" : "", "non-dropping-particle" : "", "parse-names" : false, "suffix" : "" } ], "type" : "article-journal", "volume" : "109" }, "uris" : [ "http://www.mendeley.com/documents/?uuid=e53355bd-54a6-4af6-9a40-2aa73ec6ce8c", "http://www.mendeley.com/documents/?uuid=a96aa0ca-1d3a-4bf8-befc-cbca5cc48493", "http://www.mendeley.com/documents/?uuid=0f41a94b-8dde-4115-8e3f-54bb2bea97ed", "http://www.mendeley.com/documents/?uuid=43fb1672-0779-4acb-88cd-2d47ce2dc579", "http://www.mendeley.com/documents/?uuid=f3cf60c9-5a37-4798-a443-e47b8cd4eaf1" ] } ], "mendeley" : { "formattedCitation" : "(Pant et al., 2015)", "plainTextFormattedCitation" : "(Pant et al., 2015)", "previouslyFormattedCitation" : "(Pant et al., 2015)" }, "properties" : { "noteIndex" : 0 }, "schema" : "https://github.com/citation-style-language/schema/raw/master/csl-citation.json" }</w:instrText>
      </w:r>
      <w:r w:rsidRPr="000E472A">
        <w:rPr>
          <w:lang w:val="en-GB"/>
        </w:rPr>
        <w:fldChar w:fldCharType="separate"/>
      </w:r>
      <w:r w:rsidR="00CB33A1">
        <w:rPr>
          <w:noProof/>
          <w:lang w:val="en-GB"/>
        </w:rPr>
        <w:t>(Pant et al., 2015)</w:t>
      </w:r>
      <w:r w:rsidRPr="000E472A">
        <w:rPr>
          <w:lang w:val="en-GB"/>
        </w:rPr>
        <w:fldChar w:fldCharType="end"/>
      </w:r>
      <w:r w:rsidRPr="000E472A">
        <w:rPr>
          <w:lang w:val="en-GB"/>
        </w:rPr>
        <w:t xml:space="preserve">. </w:t>
      </w:r>
      <w:r w:rsidRPr="000E472A">
        <w:rPr>
          <w:lang w:val="en-GB"/>
        </w:rPr>
        <w:lastRenderedPageBreak/>
        <w:t xml:space="preserve">Recent observations also show that ammonium nitrate contributes to the Asian </w:t>
      </w:r>
      <w:r>
        <w:rPr>
          <w:lang w:val="en-GB"/>
        </w:rPr>
        <w:t>t</w:t>
      </w:r>
      <w:r w:rsidRPr="000E472A">
        <w:rPr>
          <w:lang w:val="en-GB"/>
        </w:rPr>
        <w:t xml:space="preserve">ropopause </w:t>
      </w:r>
      <w:r>
        <w:rPr>
          <w:lang w:val="en-GB"/>
        </w:rPr>
        <w:t>a</w:t>
      </w:r>
      <w:r w:rsidRPr="000E472A">
        <w:rPr>
          <w:lang w:val="en-GB"/>
        </w:rPr>
        <w:t xml:space="preserve">erosol </w:t>
      </w:r>
      <w:r>
        <w:rPr>
          <w:lang w:val="en-GB"/>
        </w:rPr>
        <w:t>l</w:t>
      </w:r>
      <w:r w:rsidRPr="000E472A">
        <w:rPr>
          <w:lang w:val="en-GB"/>
        </w:rPr>
        <w:t xml:space="preserve">ayer </w:t>
      </w:r>
      <w:r w:rsidRPr="000E472A">
        <w:rPr>
          <w:lang w:val="en-GB"/>
        </w:rPr>
        <w:fldChar w:fldCharType="begin" w:fldLock="1"/>
      </w:r>
      <w:r w:rsidR="00D477C7">
        <w:rPr>
          <w:lang w:val="en-GB"/>
        </w:rPr>
        <w:instrText>ADDIN CSL_CITATION { "citationItems" : [ { "id" : "ITEM-1", "itemData" : { "DOI" : "10.1038/s41561-019-0385-8", "ISBN" : "1752-0908", "ISSN" : "17520908", "abstract" : "The rise of ammonia emissions in Asia is predicted to increase radiative cooling and air pollution by forming ammonium nitrate particles in the lower troposphere. There is, however, a severe lack of knowledge about ammonia and ammoniated aerosol particles in the upper troposphere and their possible effects on the formation of clouds. Here we employ satellite observations and high-altitude aircraft measurements, combined with atmospheric trajectory simulations and cloud-chamber experiments, to demonstrate the presence of ammonium nitrate particles and also track the source of the ammonia that forms into the particles. We found that during the Asian monsoon period, solid ammonium nitrate particles are surprisingly ubiquitous in the upper troposphere from the Eastern Mediterranean to the Western Pacific\u2014even as early as in 1997. We show that this ammonium nitrate aerosol layer is fed by convection that transports large amounts of ammonia from surface sources into the upper troposphere. Impurities of ammonium sulfate allow the crystallization of ammonium nitrate even in the conditions, such as a high relative humidity, that prevail in the upper troposphere. Solid ammonium nitrate particles in the upper troposphere play a hitherto neglected role in ice cloud formation and aerosol indirect radiative forcing.", "author" : [ { "dropping-particle" : "", "family" : "H\u00f6pfner", "given" : "Michael", "non-dropping-particle" : "", "parse-names" : false, "suffix" : "" }, { "dropping-particle" : "", "family" : "Ungermann", "given" : "J\u00f6rn", "non-dropping-particle" : "", "parse-names" : false, "suffix" : "" }, { "dropping-particle" : "", "family" : "Borrmann", "given" : "Stephan", "non-dropping-particle" : "", "parse-names" : false, "suffix" : "" }, { "dropping-particle" : "", "family" : "Wagner", "given" : "Robert", "non-dropping-particle" : "", "parse-names" : false, "suffix" : "" }, { "dropping-particle" : "", "family" : "Spang", "given" : "Reinhold", "non-dropping-particle" : "", "parse-names" : false, "suffix" : "" }, { "dropping-particle" : "", "family" : "Riese", "given" : "Martin", "non-dropping-particle" : "", "parse-names" : false, "suffix" : "" }, { "dropping-particle" : "", "family" : "Stiller", "given" : "Gabriele", "non-dropping-particle" : "", "parse-names" : false, "suffix" : "" }, { "dropping-particle" : "", "family" : "Appel", "given" : "Oliver", "non-dropping-particle" : "", "parse-names" : false, "suffix" : "" }, { "dropping-particle" : "", "family" : "Batenburg", "given" : "Anneke M.", "non-dropping-particle" : "", "parse-names" : false, "suffix" : "" }, { "dropping-particle" : "", "family" : "Bucci", "given" : "Silvia", "non-dropping-particle" : "", "parse-names" : false, "suffix" : "" }, { "dropping-particle" : "", "family" : "Cairo", "given" : "Francesco", "non-dropping-particle" : "", "parse-names" : false, "suffix" : "" }, { "dropping-particle" : "", "family" : "Dragoneas", "given" : "Antonis", "non-dropping-particle" : "", "parse-names" : false, "suffix" : "" }, { "dropping-particle" : "", "family" : "Friedl-Vallon", "given" : "Felix", "non-dropping-particle" : "", "parse-names" : false, "suffix" : "" }, { "dropping-particle" : "", "family" : "H\u00fcnig", "given" : "Andreas", "non-dropping-particle" : "", "parse-names" : false, "suffix" : "" }, { "dropping-particle" : "", "family" : "Johansson", "given" : "S\u00f6ren", "non-dropping-particle" : "", "parse-names" : false, "suffix" : "" }, { "dropping-particle" : "", "family" : "Krasauskas", "given" : "Lukas", "non-dropping-particle" : "", "parse-names" : false, "suffix" : "" }, { "dropping-particle" : "", "family" : "Legras", "given" : "Bernard", "non-dropping-particle" : "", "parse-names" : false, "suffix" : "" }, { "dropping-particle" : "", "family" : "Leisner", "given" : "Thomas", "non-dropping-particle" : "", "parse-names" : false, "suffix" : "" }, { "dropping-particle" : "", "family" : "Mahnke", "given" : "Christoph", "non-dropping-particle" : "", "parse-names" : false, "suffix" : "" }, { "dropping-particle" : "", "family" : "M\u00f6hler", "given" : "Ottmar", "non-dropping-particle" : "", "parse-names" : false, "suffix" : "" }, { "dropping-particle" : "", "family" : "Molleker", "given" : "Sergej", "non-dropping-particle" : "", "parse-names" : false, "suffix" : "" }, { "dropping-particle" : "", "family" : "M\u00fcller", "given" : "Rolf", "non-dropping-particle" : "", "parse-names" : false, "suffix" : "" }, { "dropping-particle" : "", "family" : "Neubert", "given" : "Tom", "non-dropping-particle" : "", "parse-names" : false, "suffix" : "" }, { "dropping-particle" : "", "family" : "Orphal", "given" : "Johannes", "non-dropping-particle" : "", "parse-names" : false, "suffix" : "" }, { "dropping-particle" : "", "family" : "Preusse", "given" : "Peter", "non-dropping-particle" : "", "parse-names" : false, "suffix" : "" }, { "dropping-particle" : "", "family" : "Rex", "given" : "Markus", "non-dropping-particle" : "", "parse-names" : false, "suffix" : "" }, { "dropping-particle" : "", "family" : "Saathoff", "given" : "Harald", "non-dropping-particle" : "", "parse-names" : false, "suffix" : "" }, { "dropping-particle" : "", "family" : "Stroh", "given" : "Fred", "non-dropping-particle" : "", "parse-names" : false, "suffix" : "" }, { "dropping-particle" : "", "family" : "Weigel", "given" : "Ralf", "non-dropping-particle" : "", "parse-names" : false, "suffix" : "" }, { "dropping-particle" : "", "family" : "Wohltmann", "given" : "Ingo", "non-dropping-particle" : "", "parse-names" : false, "suffix" : "" } ], "container-title" : "Nature Geoscience", "id" : "ITEM-1", "issue" : "8", "issued" : { "date-parts" : [ [ "2019" ] ] }, "page" : "608-612", "title" : "Ammonium nitrate particles formed in upper troposphere from ground ammonia sources during Asian monsoons", "translator" : [ { "dropping-particle" : "", "family" : "G4194", "given" : "", "non-dropping-particle" : "", "parse-names" : false, "suffix" : "" } ], "type" : "article-journal", "volume" : "12" }, "uris" : [ "http://www.mendeley.com/documents/?uuid=17c1c616-54e7-4d44-9dad-7170dba843fb", "http://www.mendeley.com/documents/?uuid=e9a5d837-9fa0-4e8a-a896-e5695e80e6cc" ] }, { "id" : "ITEM-2", "itemData" : { "DOI" : "10.1175/BAMS-D-17-0014.1", "ISSN" : "0003-0007", "abstract" : "We describe and show results from a series of field campaigns that used balloonborne instruments launched from India and Saudi Arabia during the summers 2014\u201317 to study the nature, formation, and impacts of the Asian Tropopause Aerosol Layer (ATAL). The campaign goals were to i) characterize the optical, physical, and chemical properties of the ATAL; ii) assess its impacts on water vapor and ozone; and iii) understand the role of convection in its formation. To address these objectives, we launched 68 balloons from four locations, one in Saudi Arabia and three in India, with payload weights ranging from 1.5 to 50 kg. We measured meteorological parameters; ozone; water vapor; and aerosol backscatter, concentration, volatility, and composition in the upper troposphere and lower stratosphere (UTLS) region. We found peaks in aerosol concentrations of up to 25 cm\u20133 for radii &amp;gt; 94 nm, associated with a scattering ratio at 940 nm of \u223c1.9 near the cold-point tropopause. During medium-duration balloon flights near the tropopause, we collected aerosols and found, after offline ion chromatography analysis, the dominant presence of nitrate ions with a concentration of about 100 ng m\u20133. Deep convection was found to influence aerosol loadings 1 km above the cold-point tropopause. The Balloon Measurements of the Asian Tropopause Aerosol Layer (BATAL) project will continue for the next 3\u20134 years, and the results gathered will be used to formulate a future National Aeronautics and Space Administration\u2013Indian Space Research Organisation (NASA\u2013ISRO) airborne campaign with NASA high-altitude aircraft.", "author" : [ { "dropping-particle" : "", "family" : "Vernier", "given" : "J.-P.", "non-dropping-particle" : "", "parse-names" : false, "suffix" : "" }, { "dropping-particle" : "", "family" : "Fairlie", "given" : "T D", "non-dropping-particle" : "", "parse-names" : false, "suffix" : "" }, { "dropping-particle" : "", "family" : "Deshler", "given" : "T", "non-dropping-particle" : "", "parse-names" : false, "suffix" : "" }, { "dropping-particle" : "", "family" : "Venkat Ratnam", "given" : "M", "non-dropping-particle" : "", "parse-names" : false, "suffix" : "" }, { "dropping-particle" : "", "family" : "Gadhavi", "given" : "H", "non-dropping-particle" : "", "parse-names" : false, "suffix" : "" }, { "dropping-particle" : "", "family" : "Kumar", "given" : "B S", "non-dropping-particle" : "", "parse-names" : false, "suffix" : "" }, { "dropping-particle" : "", "family" : "Natarajan", "given" : "M", "non-dropping-particle" : "", "parse-names" : false, "suffix" : "" }, { "dropping-particle" : "", "family" : "Pandit", "given" : "A K", "non-dropping-particle" : "", "parse-names" : false, "suffix" : "" }, { "dropping-particle" : "", "family" : "Akhil Raj", "given" : "S T", "non-dropping-particle" : "", "parse-names" : false, "suffix" : "" }, { "dropping-particle" : "", "family" : "Hemanth Kumar", "given" : "A", "non-dropping-particle" : "", "parse-names" : false, "suffix" : "" }, { "dropping-particle" : "", "family" : "Jayaraman", "given" : "A", "non-dropping-particle" : "", "parse-names" : false, "suffix" : "" }, { "dropping-particle" : "", "family" : "Singh", "given" : "A K", "non-dropping-particle" : "", "parse-names" : false, "suffix" : "" }, { "dropping-particle" : "", "family" : "Rastogi", "given" : "N", "non-dropping-particle" : "", "parse-names" : false, "suffix" : "" }, { "dropping-particle" : "", "family" : "Sinha", "given" : "P R", "non-dropping-particle" : "", "parse-names" : false, "suffix" : "" }, { "dropping-particle" : "", "family" : "Kumar", "given" : "S", "non-dropping-particle" : "", "parse-names" : false, "suffix" : "" }, { "dropping-particle" : "", "family" : "Tiwari", "given" : "S", "non-dropping-particle" : "", "parse-names" : false, "suffix" : "" }, { "dropping-particle" : "", "family" : "Wegner", "given" : "T", "non-dropping-particle" : "", "parse-names" : false, "suffix" : "" }, { "dropping-particle" : "", "family" : "Baker", "given" : "N", "non-dropping-particle" : "", "parse-names" : false, "suffix" : "" }, { "dropping-particle" : "", "family" : "Vignelles", "given" : "D", "non-dropping-particle" : "", "parse-names" : false, "suffix" : "" }, { "dropping-particle" : "", "family" : "Stenchikov", "given" : "G", "non-dropping-particle" : "", "parse-names" : false, "suffix" : "" }, { "dropping-particle" : "", "family" : "Shevchenko", "given" : "I", "non-dropping-particle" : "", "parse-names" : false, "suffix" : "" }, { "dropping-particle" : "", "family" : "Smith", "given" : "J", "non-dropping-particle" : "", "parse-names" : false, "suffix" : "" }, { "dropping-particle" : "", "family" : "Bedka", "given" : "K", "non-dropping-particle" : "", "parse-names" : false, "suffix" : "" }, { "dropping-particle" : "", "family" : "Kesarkar", "given" : "A", "non-dropping-particle" : "", "parse-names" : false, "suffix" : "" }, { "dropping-particle" : "", "family" : "Singh", "given" : "V", "non-dropping-particle" : "", "parse-names" : false, "suffix" : "" }, { "dropping-particle" : "", "family" : "Bhate", "given" : "J", "non-dropping-particle" : "", "parse-names" : false, "suffix" : "" }, { "dropping-particle" : "", "family" : "Ravikiran", "given" : "V", "non-dropping-particle" : "", "parse-names" : false, "suffix" : "" }, { "dropping-particle" : "", "family" : "Durga Rao", "given" : "M", "non-dropping-particle" : "", "parse-names" : false, "suffix" : "" }, { "dropping-particle" : "", "family" : "Ravindrababu", "given" : "S", "non-dropping-particle" : "", "parse-names" : false, "suffix" : "" }, { "dropping-particle" : "", "family" : "Patel", "given" : "A", "non-dropping-particle" : "", "parse-names" : false, "suffix" : "" }, { "dropping-particle" : "", "family" : "Vernier", "given" : "H", "non-dropping-particle" : "", "parse-names" : false, "suffix" : "" }, { "dropping-particle" : "", "family" : "Wienhold", "given" : "F G", "non-dropping-particle" : "", "parse-names" : false, "suffix" : "" }, { "dropping-particle" : "", "family" : "Liu", "given" : "H", "non-dropping-particle" : "", "parse-names" : false, "suffix" : "" }, { "dropping-particle" : "", "family" : "Knepp", "given" : "T N", "non-dropping-particle" : "", "parse-names" : false, "suffix" : "" }, { "dropping-particle" : "", "family" : "Thomason", "given" : "L", "non-dropping-particle" : "", "parse-names" : false, "suffix" : "" }, { "dropping-particle" : "", "family" : "Crawford", "given" : "J", "non-dropping-particle" : "", "parse-names" : false, "suffix" : "" }, { "dropping-particle" : "", "family" : "Ziemba", "given" : "L", "non-dropping-particle" : "", "parse-names" : false, "suffix" : "" }, { "dropping-particle" : "", "family" : "Moore", "given" : "J", "non-dropping-particle" : "", "parse-names" : false, "suffix" : "" }, { "dropping-particle" : "", "family" : "Crumeyrolle", "given" : "S", "non-dropping-particle" : "", "parse-names" : false, "suffix" : "" }, { "dropping-particle" : "", "family" : "Williamson", "given" : "M", "non-dropping-particle" : "", "parse-names" : false, "suffix" : "" }, { "dropping-particle" : "", "family" : "Berthet", "given" : "G", "non-dropping-particle" : "", "parse-names" : false, "suffix" : "" }, { "dropping-particle" : "", "family" : "J\u00e9gou", "given" : "F", "non-dropping-particle" : "", "parse-names" : false, "suffix" : "" }, { "dropping-particle" : "", "family" : "Renard", "given" : "J.-B.", "non-dropping-particle" : "", "parse-names" : false, "suffix" : "" } ], "container-title" : "Bulletin of the American Meteorological Society", "id" : "ITEM-2", "issue" : "5", "issued" : { "date-parts" : [ [ "2018", "6" ] ] }, "page" : "955-973", "title" : "BATAL: The Balloon Measurement Campaigns of the Asian Tropopause Aerosol Layer", "translator" : [ { "dropping-particle" : "", "family" : "G4795", "given" : "", "non-dropping-particle" : "", "parse-names" : false, "suffix" : "" } ], "type" : "article-journal", "volume" : "99" }, "uris" : [ "http://www.mendeley.com/documents/?uuid=5048b4e2-59e1-4331-be5f-fdefccffffe2", "http://www.mendeley.com/documents/?uuid=618b9124-02d5-4df8-9090-2e692b6b1368", "http://www.mendeley.com/documents/?uuid=47775646-7911-45d0-a780-7bc4770e255d" ] } ], "mendeley" : { "formattedCitation" : "(Vernier et al., 2018; H\u00f6pfner et al., 2019)", "plainTextFormattedCitation" : "(Vernier et al., 2018; H\u00f6pfner et al., 2019)", "previouslyFormattedCitation" : "(Vernier et al., 2018; H\u00f6pfner et al., 2019)" }, "properties" : { "noteIndex" : 0 }, "schema" : "https://github.com/citation-style-language/schema/raw/master/csl-citation.json" }</w:instrText>
      </w:r>
      <w:r w:rsidRPr="000E472A">
        <w:rPr>
          <w:lang w:val="en-GB"/>
        </w:rPr>
        <w:fldChar w:fldCharType="separate"/>
      </w:r>
      <w:r w:rsidR="00CB33A1">
        <w:rPr>
          <w:noProof/>
          <w:lang w:val="en-GB"/>
        </w:rPr>
        <w:t>(Vernier et al., 2018; Höpfner et al., 2019)</w:t>
      </w:r>
      <w:r w:rsidRPr="000E472A">
        <w:rPr>
          <w:lang w:val="en-GB"/>
        </w:rPr>
        <w:fldChar w:fldCharType="end"/>
      </w:r>
      <w:r w:rsidRPr="000E472A">
        <w:rPr>
          <w:lang w:val="en-GB"/>
        </w:rPr>
        <w:t xml:space="preserve">. </w:t>
      </w:r>
      <w:r w:rsidR="00AA1AFA">
        <w:rPr>
          <w:lang w:val="en-GB"/>
        </w:rPr>
        <w:t xml:space="preserve">Model diversity in simulating </w:t>
      </w:r>
      <w:ins w:id="2642" w:author="Lucy Cowie" w:date="2021-07-27T15:10:00Z">
        <w:r w:rsidR="0051153A">
          <w:rPr>
            <w:lang w:val="en-GB"/>
          </w:rPr>
          <w:t xml:space="preserve">the </w:t>
        </w:r>
      </w:ins>
      <w:r w:rsidR="00AA1AFA">
        <w:rPr>
          <w:lang w:val="en-GB"/>
        </w:rPr>
        <w:t xml:space="preserve">present-day global </w:t>
      </w:r>
      <w:r w:rsidR="00AA1AFA" w:rsidRPr="000E472A">
        <w:rPr>
          <w:lang w:val="en-GB"/>
        </w:rPr>
        <w:t>fine-mode NO</w:t>
      </w:r>
      <w:r w:rsidR="00AA1AFA" w:rsidRPr="000E472A">
        <w:rPr>
          <w:vertAlign w:val="subscript"/>
          <w:lang w:val="en-GB"/>
        </w:rPr>
        <w:t>3</w:t>
      </w:r>
      <w:r w:rsidR="00AA1AFA" w:rsidRPr="000E472A">
        <w:rPr>
          <w:vertAlign w:val="superscript"/>
          <w:lang w:val="en-GB"/>
        </w:rPr>
        <w:t>-</w:t>
      </w:r>
      <w:r w:rsidR="00AA1AFA" w:rsidRPr="000E472A">
        <w:rPr>
          <w:lang w:val="en-GB"/>
        </w:rPr>
        <w:t xml:space="preserve"> burden </w:t>
      </w:r>
      <w:r w:rsidR="00AA1AFA">
        <w:rPr>
          <w:lang w:val="en-GB"/>
        </w:rPr>
        <w:t xml:space="preserve">is large </w:t>
      </w:r>
      <w:r w:rsidR="00BF3ABF">
        <w:rPr>
          <w:lang w:val="en-GB"/>
        </w:rPr>
        <w:t>with two multi</w:t>
      </w:r>
      <w:ins w:id="2643" w:author="Lucy Cowie" w:date="2021-07-27T15:07:00Z">
        <w:r w:rsidR="00190F77">
          <w:rPr>
            <w:lang w:val="en-GB"/>
          </w:rPr>
          <w:t>-</w:t>
        </w:r>
      </w:ins>
      <w:r w:rsidR="00BF3ABF">
        <w:rPr>
          <w:lang w:val="en-GB"/>
        </w:rPr>
        <w:t>model intercomparison studies reporting estimates in the range of 0.14</w:t>
      </w:r>
      <w:ins w:id="2644" w:author="Lucy Cowie" w:date="2021-07-27T15:07:00Z">
        <w:r w:rsidR="00B752FF">
          <w:rPr>
            <w:lang w:val="en-GB"/>
          </w:rPr>
          <w:t>–</w:t>
        </w:r>
      </w:ins>
      <w:del w:id="2645" w:author="Lucy Cowie" w:date="2021-07-27T15:07:00Z">
        <w:r w:rsidR="00BF3ABF" w:rsidDel="00B752FF">
          <w:rPr>
            <w:lang w:val="en-GB"/>
          </w:rPr>
          <w:delText>-</w:delText>
        </w:r>
      </w:del>
      <w:r w:rsidR="00BF3ABF">
        <w:rPr>
          <w:lang w:val="en-GB"/>
        </w:rPr>
        <w:t>1.88 Tg and 0.08</w:t>
      </w:r>
      <w:ins w:id="2646" w:author="Lucy Cowie" w:date="2021-07-27T15:07:00Z">
        <w:r w:rsidR="00B752FF">
          <w:rPr>
            <w:lang w:val="en-GB"/>
          </w:rPr>
          <w:t>–</w:t>
        </w:r>
      </w:ins>
      <w:del w:id="2647" w:author="Lucy Cowie" w:date="2021-07-27T15:07:00Z">
        <w:r w:rsidR="009C557F" w:rsidDel="00B752FF">
          <w:rPr>
            <w:lang w:val="en-GB"/>
          </w:rPr>
          <w:delText>-</w:delText>
        </w:r>
      </w:del>
      <w:r w:rsidR="009C557F">
        <w:rPr>
          <w:lang w:val="en-GB"/>
        </w:rPr>
        <w:t>0.93 Tg</w:t>
      </w:r>
      <w:del w:id="2648" w:author="Lucy Cowie" w:date="2021-07-27T15:07:00Z">
        <w:r w:rsidR="00BF3ABF" w:rsidDel="00B752FF">
          <w:rPr>
            <w:lang w:val="en-GB"/>
          </w:rPr>
          <w:delText>,</w:delText>
        </w:r>
      </w:del>
      <w:r w:rsidR="00BF3ABF">
        <w:rPr>
          <w:lang w:val="en-GB"/>
        </w:rPr>
        <w:t xml:space="preserve"> respectively </w:t>
      </w:r>
      <w:r w:rsidR="00AC44DC">
        <w:rPr>
          <w:lang w:val="en-GB"/>
        </w:rPr>
        <w:fldChar w:fldCharType="begin" w:fldLock="1"/>
      </w:r>
      <w:r w:rsidR="00D477C7">
        <w:rPr>
          <w:lang w:val="en-GB"/>
        </w:rPr>
        <w:instrText>ADDIN CSL_CITATION { "citationItems" : [ { "id" : "ITEM-1", "itemData" : { "DOI" : "10.5194/acp-17-12911-2017", "ISBN" : "1680-7316", "ISSN" : "16807324", "abstract" : "An assessment of global particulate nitrate and ammonium aerosol based on simulations from nine models participating in the Aerosol Comparisons between Observations and Models (AeroCom) phase III study is presented. A budget analysis was conducted to understand the typical magnitude, distribution, and diversity of the aerosols and their precursors among the models. To gain confidence regarding model performance, the model results were evaluated with various observations globally, including ground station measurements over North America, Europe, and east Asia for tracer concentrations and dry and wet depositions, as well as with aircraft measurements in the Northern Hemisphere mid-to-high latitudes for tracer vertical distributions. Given the unique chemical and physical features of the nitrate occurrence, we further investigated the similarity and differentiation among the models by examining (1) the pHdependent NH3 wet deposition; (2) the nitrate formation via heterogeneous chemistry on the surface of dust and sea salt particles or thermodynamic equilibrium calculation including dust and sea salt ions; and (3) the nitrate coarse-mode fraction (i.e., coarse/total). It is found that HNO 3 , which is simulated explicitly based on full O 3 -HOx-NOx-aerosol chemistry by all models, differs by up to a factor of 9 among the models in its global tropospheric burden. This partially contributes to a large difference in NO- 3 , whose atmospheric burden differs by up to a factor of 13. The atmospheric burdens of NH3 and NHC 4 differ by 17 and 4, respectively. Analyses at the process level show that the large diversity in atmospheric burdens of NO- 3 , NH3, and NHC 4 is also related to deposition processes. Wet deposition seems to be the dominant process in determining the diversity in NH 3 and NHC 4 lifetimes. It is critical to correctly account for contributions of heterogeneous chemical production of nitrate on dust and sea salt, because this process overwhelmingly controls atmospheric nitrate production (typically 80 %) and determines the coarse-A nd fine-mode distribution of nitrate aerosol.", "author" : [ { "dropping-particle" : "", "family" : "Bian", "given" : "Huisheng", "non-dropping-particle" : "", "parse-names" : false, "suffix" : "" }, { "dropping-particle" : "", "family" : "Chin", "given" : "Mian", "non-dropping-particle" : "", "parse-names" : false, "suffix" : "" }, { "dropping-particle" : "", "family" : "Hauglustaine", "given" : "Didier A.", "non-dropping-particle" : "", "parse-names" : false, "suffix" : "" }, { "dropping-particle" : "", "family" : "Schulz", "given" : "Michael", "non-dropping-particle" : "", "parse-names" : false, "suffix" : "" }, { "dropping-particle" : "", "family" : "Myhre", "given" : "Gunnar", "non-dropping-particle" : "", "parse-names" : false, "suffix" : "" }, { "dropping-particle" : "", "family" : "Bauer", "given" : "Susanne E.", "non-dropping-particle" : "", "parse-names" : false, "suffix" : "" }, { "dropping-particle" : "", "family" : "Lund", "given" : "Marianne T.", "non-dropping-particle" : "", "parse-names" : false, "suffix" : "" }, { "dropping-particle" : "", "family" : "Karydis", "given" : "Vlassis A.", "non-dropping-particle" : "", "parse-names" : false, "suffix" : "" }, { "dropping-particle" : "", "family" : "Kucsera", "given" : "Tom L.", "non-dropping-particle" : "", "parse-names" : false, "suffix" : "" }, { "dropping-particle" : "", "family" : "Pan", "given" : "Xiaohua", "non-dropping-particle" : "", "parse-names" : false, "suffix" : "" }, { "dropping-particle" : "", "family" : "Pozzer", "given" : "Andrea", "non-dropping-particle" : "", "parse-names" : false, "suffix" : "" }, { "dropping-particle" : "", "family" : "Skeie", "given" : "Ragnhild B.", "non-dropping-particle" : "", "parse-names" : false, "suffix" : "" }, { "dropping-particle" : "", "family" : "Steenrod", "given" : "Stephen D.", "non-dropping-particle" : "", "parse-names" : false, "suffix" : "" }, { "dropping-particle" : "", "family" : "Sudo", "given" : "Kengo", "non-dropping-particle" : "", "parse-names" : false, "suffix" : "" }, { "dropping-particle" : "", "family" : "Tsigaridis", "given" : "Kostas", "non-dropping-particle" : "", "parse-names" : false, "suffix" : "" }, { "dropping-particle" : "", "family" : "Tsimpidi", "given" : "Alexandra P.", "non-dropping-particle" : "", "parse-names" : false, "suffix" : "" }, { "dropping-particle" : "", "family" : "Tsyro", "given" : "Svetlana G.", "non-dropping-particle" : "", "parse-names" : false, "suffix" : "" } ], "container-title" : "Atmospheric Chemistry and Physics", "id" : "ITEM-1", "issue" : "21", "issued" : { "date-parts" : [ [ "2017" ] ] }, "page" : "12911-12940", "title" : "Investigation of global particulate nitrate from the AeroCom phase III experiment", "translator" : [ { "dropping-particle" : "", "family" : "G3899", "given" : "", "non-dropping-particle" : "", "parse-names" : false, "suffix" : "" } ], "type" : "article-journal", "volume" : "17" }, "uris" : [ "http://www.mendeley.com/documents/?uuid=8b433748-f387-4a02-a261-1b9428a77b28", "http://www.mendeley.com/documents/?uuid=8d5db157-719e-4e03-b459-fe49e2cabe0b" ] }, { "id" : "ITEM-2", "itemData" : { "DOI" : "10.5194/acp-21-87-2021", "ISSN" : "1680-7324", "abstract" : "Abstract. Within the framework of the AeroCom (Aerosol Comparisons between Observations and Models) initiative, the state-of-the-art modelling of aerosol optical properties is assessed from 14 global models participating in the phase III control experiment (AP3). The models are similar to CMIP6/AerChemMIP Earth System Models (ESMs) and provide a robust multi-model ensemble. Inter-model spread of aerosol species lifetimes and emissions appears to be similar to that of mass extinction coefficients (MECs), suggesting that aerosol optical depth (AOD) uncertainties are associated with a broad spectrum of parameterised aerosol processes. Total AOD is approximately the same as in AeroCom phase I (AP1) simulations. However, we find a 50 % decrease in the optical depth (OD) of black carbon (BC), attributable to a combination of decreased emissions and lifetimes. Relative contributions from sea salt (SS) and dust (DU) have shifted from being approximately equal in AP1 to SS contributing about 2\u22153 of the natural AOD in AP3. This shift is linked with a decrease in DU mass burden, a lower DU MEC, and a slight decrease in DU lifetime, suggesting coarser DU particle sizes in AP3 compared to AP1. Relative to observations, the AP3 ensemble median and most of the participating models underestimate all aerosol optical properties investigated, that is, total AOD as well as fine and coarse AOD (AODf, AODc), \u00c5ngstr\u00f6m exponent (AE), dry surface scattering (SCdry), and absorption (ACdry) coefficients. Compared to AERONET, the models underestimate total AOD by ca. 21 % \u00b1 20 % (as inferred from the ensemble median and interquartile range). Against satellite data, the ensemble AOD biases range from \u221237 % (MODIS-Terra) to \u221216 % (MERGED-FMI, a multi-satellite AOD product), which we explain by differences between individual satellites and AERONET measurements themselves. Correlation coefficients (R) between model and observation AOD records are generally high (R&gt;0.75), suggesting that the models are capable of capturing spatio-temporal variations in AOD. We find a much larger underestimate in coarse AODc (\u223c \u221245 % \u00b1 25 %) than in fine AODf (\u223c \u221215 % \u00b1 25 %) with slightly increased inter-model spread compared to total AOD. These results indicate problems in the modelling of DU and SS. The AODc bias is likely due to missing DU over continental land masses (particularly over the United States, SE Asia, and S. America), while marine AERONET sites and the AATSR SU satellite data suggest mo\u2026", "author" : [ { "dropping-particle" : "", "family" : "Gli\u00df", "given" : "Jonas", "non-dropping-particle" : "", "parse-names" : false, "suffix" : "" }, { "dropping-particle" : "", "family" : "Mortier", "given" : "Augustin", "non-dropping-particle" : "", "parse-names" : false, "suffix" : "" }, { "dropping-particle" : "", "family" : "Schulz", "given" : "Michael", "non-dropping-particle" : "", "parse-names" : false, "suffix" : "" }, { "dropping-particle" : "", "family" : "Andrews", "given" : "Elisabeth", "non-dropping-particle" : "", "parse-names" : false, "suffix" : "" }, { "dropping-particle" : "", "family" : "Balkanski", "given" : "Yves", "non-dropping-particle" : "", "parse-names" : false, "suffix" : "" }, { "dropping-particle" : "", "family" : "Bauer", "given" : "Susanne E", "non-dropping-particle" : "", "parse-names" : false, "suffix" : "" }, { "dropping-particle" : "", "family" : "Benedictow", "given" : "Anna M K", "non-dropping-particle" : "", "parse-names" : false, "suffix" : "" }, { "dropping-particle" : "", "family" : "Bian", "given" : "Huisheng", "non-dropping-particle" : "", "parse-names" : false, "suffix" : "" }, { "dropping-particle" : "", "family" : "Checa-Garcia", "given" : "Ramiro", "non-dropping-particle" : "", "parse-names" : false, "suffix" : "" }, { "dropping-particle" : "", "family" : "Chin", "given" : "Mian", "non-dropping-particle" : "", "parse-names" : false, "suffix" : "" }, { "dropping-particle" : "", "family" : "Ginoux", "given" : "Paul", "non-dropping-particle" : "", "parse-names" : false, "suffix" : "" }, { "dropping-particle" : "", "family" : "Griesfeller", "given" : "Jan J", "non-dropping-particle" : "", "parse-names" : false, "suffix" : "" }, { "dropping-particle" : "", "family" : "Heckel", "given" : "Andreas", "non-dropping-particle" : "", "parse-names" : false, "suffix" : "" }, { "dropping-particle" : "", "family" : "Kipling", "given" : "Zak", "non-dropping-particle" : "", "parse-names" : false, "suffix" : "" }, { "dropping-particle" : "", "family" : "Kirkev\u00e5g", "given" : "Alf", "non-dropping-particle" : "", "parse-names" : false, "suffix" : "" }, { "dropping-particle" : "", "family" : "Kokkola", "given" : "Harri", "non-dropping-particle" : "", "parse-names" : false, "suffix" : "" }, { "dropping-particle" : "", "family" : "Laj", "given" : "Paolo", "non-dropping-particle" : "", "parse-names" : false, "suffix" : "" }, { "dropping-particle" : "", "family" : "Sager", "given" : "Philippe", "non-dropping-particle" : "Le", "parse-names" : false, "suffix" : "" }, { "dropping-particle" : "", "family" : "Lund", "given" : "Marianne Tronstad", "non-dropping-particle" : "", "parse-names" : false, "suffix" : "" }, { "dropping-particle" : "", "family" : "Lund Myhre", "given" : "Cathrine", "non-dropping-particle" : "", "parse-names" : false, "suffix" : "" }, { "dropping-particle" : "", "family" : "Matsui", "given" : "Hitoshi", "non-dropping-particle" : "", "parse-names" : false, "suffix" : "" }, { "dropping-particle" : "", "family" : "Myhre", "given" : "Gunnar", "non-dropping-particle" : "", "parse-names" : false, "suffix" : "" }, { "dropping-particle" : "", "family" : "Neubauer", "given" : "David", "non-dropping-particle" : "", "parse-names" : false, "suffix" : "" }, { "dropping-particle" : "", "family" : "Noije", "given" : "Twan", "non-dropping-particle" : "van", "parse-names" : false, "suffix" : "" }, { "dropping-particle" : "", "family" : "North", "given" : "Peter", "non-dropping-particle" : "", "parse-names" : false, "suffix" : "" }, { "dropping-particle" : "", "family" : "Olivi\u00e9", "given" : "Dirk J L", "non-dropping-particle" : "", "parse-names" : false, "suffix" : "" }, { "dropping-particle" : "", "family" : "R\u00e9my", "given" : "Samuel", "non-dropping-particle" : "", "parse-names" : false, "suffix" : "" }, { "dropping-particle" : "", "family" : "Sogacheva", "given" : "Larisa", "non-dropping-particle" : "", "parse-names" : false, "suffix" : "" }, { "dropping-particle" : "", "family" : "Takemura", "given" : "Toshihiko", "non-dropping-particle" : "", "parse-names" : false, "suffix" : "" }, { "dropping-particle" : "", "family" : "Tsigaridis", "given" : "Kostas", "non-dropping-particle" : "", "parse-names" : false, "suffix" : "" }, { "dropping-particle" : "", "family" : "Tsyro", "given" : "Svetlana G", "non-dropping-particle" : "", "parse-names" : false, "suffix" : "" } ], "container-title" : "Atmospheric Chemistry and Physics", "id" : "ITEM-2", "issue" : "1", "issued" : { "date-parts" : [ [ "2021", "1", "6" ] ] }, "page" : "87-128", "publisher" : "Copernicus Publications", "title" : "AeroCom phase III multi-model evaluation of the aerosol life cycle and optical properties using ground- and space-based remote sensing as well as surface in situ observations", "translator" : [ { "dropping-particle" : "", "family" : "G5374", "given" : "", "non-dropping-particle" : "", "parse-names" : false, "suffix" : "" } ], "type" : "article-journal", "volume" : "21" }, "uris" : [ "http://www.mendeley.com/documents/?uuid=fbdbc7b3-1094-4dec-b9c9-b589ed537738" ] } ], "mendeley" : { "formattedCitation" : "(Bian et al., 2017; Gli\u00df et al., 2021b)", "plainTextFormattedCitation" : "(Bian et al., 2017; Gli\u00df et al., 2021b)", "previouslyFormattedCitation" : "(Bian et al., 2017; Gli\u00df et al., 2021b)" }, "properties" : { "noteIndex" : 0 }, "schema" : "https://github.com/citation-style-language/schema/raw/master/csl-citation.json" }</w:instrText>
      </w:r>
      <w:r w:rsidR="00AC44DC">
        <w:rPr>
          <w:lang w:val="en-GB"/>
        </w:rPr>
        <w:fldChar w:fldCharType="separate"/>
      </w:r>
      <w:r w:rsidR="00CB33A1">
        <w:rPr>
          <w:noProof/>
          <w:lang w:val="en-GB"/>
        </w:rPr>
        <w:t>(Bian et al., 2017; Gliß et al., 2021b)</w:t>
      </w:r>
      <w:r w:rsidR="00AC44DC">
        <w:rPr>
          <w:lang w:val="en-GB"/>
        </w:rPr>
        <w:fldChar w:fldCharType="end"/>
      </w:r>
      <w:r w:rsidR="00BF3ABF">
        <w:rPr>
          <w:lang w:val="en-GB"/>
        </w:rPr>
        <w:t xml:space="preserve">. </w:t>
      </w:r>
      <w:r w:rsidR="009C557F">
        <w:rPr>
          <w:lang w:val="en-GB"/>
        </w:rPr>
        <w:t xml:space="preserve">Models differ in their estimates of the global tropospheric nitrate burden by </w:t>
      </w:r>
      <w:r w:rsidR="0043716B">
        <w:rPr>
          <w:lang w:val="en-GB"/>
        </w:rPr>
        <w:t xml:space="preserve">up to a factor of 13 </w:t>
      </w:r>
      <w:r w:rsidR="009C557F">
        <w:rPr>
          <w:lang w:val="en-GB"/>
        </w:rPr>
        <w:t>with differences remain</w:t>
      </w:r>
      <w:ins w:id="2649" w:author="Lucy Cowie" w:date="2021-07-27T15:08:00Z">
        <w:r w:rsidR="00B752FF">
          <w:rPr>
            <w:lang w:val="en-GB"/>
          </w:rPr>
          <w:t>ing</w:t>
        </w:r>
      </w:ins>
      <w:r w:rsidR="00AA1AFA">
        <w:rPr>
          <w:lang w:val="en-GB"/>
        </w:rPr>
        <w:t xml:space="preserve"> nearly the same across</w:t>
      </w:r>
      <w:ins w:id="2650" w:author="Lucy Cowie" w:date="2021-07-27T15:10:00Z">
        <w:r w:rsidR="00FE39DA">
          <w:rPr>
            <w:lang w:val="en-GB"/>
          </w:rPr>
          <w:t xml:space="preserve"> the</w:t>
        </w:r>
      </w:ins>
      <w:r w:rsidR="00AA1AFA">
        <w:rPr>
          <w:lang w:val="en-GB"/>
        </w:rPr>
        <w:t xml:space="preserve"> CMIP5 and CMIP6 generation of models </w:t>
      </w:r>
      <w:r w:rsidR="00AC44DC">
        <w:rPr>
          <w:lang w:val="en-GB"/>
        </w:rPr>
        <w:fldChar w:fldCharType="begin" w:fldLock="1"/>
      </w:r>
      <w:r w:rsidR="00D477C7">
        <w:rPr>
          <w:lang w:val="en-GB"/>
        </w:rPr>
        <w:instrText>ADDIN CSL_CITATION { "citationItems" : [ { "id" : "ITEM-1", "itemData" : { "DOI" : "10.5194/acp-17-12911-2017", "ISBN" : "1680-7316", "ISSN" : "16807324", "abstract" : "An assessment of global particulate nitrate and ammonium aerosol based on simulations from nine models participating in the Aerosol Comparisons between Observations and Models (AeroCom) phase III study is presented. A budget analysis was conducted to understand the typical magnitude, distribution, and diversity of the aerosols and their precursors among the models. To gain confidence regarding model performance, the model results were evaluated with various observations globally, including ground station measurements over North America, Europe, and east Asia for tracer concentrations and dry and wet depositions, as well as with aircraft measurements in the Northern Hemisphere mid-to-high latitudes for tracer vertical distributions. Given the unique chemical and physical features of the nitrate occurrence, we further investigated the similarity and differentiation among the models by examining (1) the pHdependent NH3 wet deposition; (2) the nitrate formation via heterogeneous chemistry on the surface of dust and sea salt particles or thermodynamic equilibrium calculation including dust and sea salt ions; and (3) the nitrate coarse-mode fraction (i.e., coarse/total). It is found that HNO 3 , which is simulated explicitly based on full O 3 -HOx-NOx-aerosol chemistry by all models, differs by up to a factor of 9 among the models in its global tropospheric burden. This partially contributes to a large difference in NO- 3 , whose atmospheric burden differs by up to a factor of 13. The atmospheric burdens of NH3 and NHC 4 differ by 17 and 4, respectively. Analyses at the process level show that the large diversity in atmospheric burdens of NO- 3 , NH3, and NHC 4 is also related to deposition processes. Wet deposition seems to be the dominant process in determining the diversity in NH 3 and NHC 4 lifetimes. It is critical to correctly account for contributions of heterogeneous chemical production of nitrate on dust and sea salt, because this process overwhelmingly controls atmospheric nitrate production (typically 80 %) and determines the coarse-A nd fine-mode distribution of nitrate aerosol.", "author" : [ { "dropping-particle" : "", "family" : "Bian", "given" : "Huisheng", "non-dropping-particle" : "", "parse-names" : false, "suffix" : "" }, { "dropping-particle" : "", "family" : "Chin", "given" : "Mian", "non-dropping-particle" : "", "parse-names" : false, "suffix" : "" }, { "dropping-particle" : "", "family" : "Hauglustaine", "given" : "Didier A.", "non-dropping-particle" : "", "parse-names" : false, "suffix" : "" }, { "dropping-particle" : "", "family" : "Schulz", "given" : "Michael", "non-dropping-particle" : "", "parse-names" : false, "suffix" : "" }, { "dropping-particle" : "", "family" : "Myhre", "given" : "Gunnar", "non-dropping-particle" : "", "parse-names" : false, "suffix" : "" }, { "dropping-particle" : "", "family" : "Bauer", "given" : "Susanne E.", "non-dropping-particle" : "", "parse-names" : false, "suffix" : "" }, { "dropping-particle" : "", "family" : "Lund", "given" : "Marianne T.", "non-dropping-particle" : "", "parse-names" : false, "suffix" : "" }, { "dropping-particle" : "", "family" : "Karydis", "given" : "Vlassis A.", "non-dropping-particle" : "", "parse-names" : false, "suffix" : "" }, { "dropping-particle" : "", "family" : "Kucsera", "given" : "Tom L.", "non-dropping-particle" : "", "parse-names" : false, "suffix" : "" }, { "dropping-particle" : "", "family" : "Pan", "given" : "Xiaohua", "non-dropping-particle" : "", "parse-names" : false, "suffix" : "" }, { "dropping-particle" : "", "family" : "Pozzer", "given" : "Andrea", "non-dropping-particle" : "", "parse-names" : false, "suffix" : "" }, { "dropping-particle" : "", "family" : "Skeie", "given" : "Ragnhild B.", "non-dropping-particle" : "", "parse-names" : false, "suffix" : "" }, { "dropping-particle" : "", "family" : "Steenrod", "given" : "Stephen D.", "non-dropping-particle" : "", "parse-names" : false, "suffix" : "" }, { "dropping-particle" : "", "family" : "Sudo", "given" : "Kengo", "non-dropping-particle" : "", "parse-names" : false, "suffix" : "" }, { "dropping-particle" : "", "family" : "Tsigaridis", "given" : "Kostas", "non-dropping-particle" : "", "parse-names" : false, "suffix" : "" }, { "dropping-particle" : "", "family" : "Tsimpidi", "given" : "Alexandra P.", "non-dropping-particle" : "", "parse-names" : false, "suffix" : "" }, { "dropping-particle" : "", "family" : "Tsyro", "given" : "Svetlana G.", "non-dropping-particle" : "", "parse-names" : false, "suffix" : "" } ], "container-title" : "Atmospheric Chemistry and Physics", "id" : "ITEM-1", "issue" : "21", "issued" : { "date-parts" : [ [ "2017" ] ] }, "page" : "12911-12940", "title" : "Investigation of global particulate nitrate from the AeroCom phase III experiment", "translator" : [ { "dropping-particle" : "", "family" : "G3899", "given" : "", "non-dropping-particle" : "", "parse-names" : false, "suffix" : "" } ], "type" : "article-journal", "volume" : "17" }, "uris" : [ "http://www.mendeley.com/documents/?uuid=8b433748-f387-4a02-a261-1b9428a77b28", "http://www.mendeley.com/documents/?uuid=8d5db157-719e-4e03-b459-fe49e2cabe0b" ] }, { "id" : "ITEM-2", "itemData" : { "DOI" : "10.5194/acp-21-87-2021", "ISSN" : "1680-7324", "abstract" : "Abstract. Within the framework of the AeroCom (Aerosol Comparisons between Observations and Models) initiative, the state-of-the-art modelling of aerosol optical properties is assessed from 14 global models participating in the phase III control experiment (AP3). The models are similar to CMIP6/AerChemMIP Earth System Models (ESMs) and provide a robust multi-model ensemble. Inter-model spread of aerosol species lifetimes and emissions appears to be similar to that of mass extinction coefficients (MECs), suggesting that aerosol optical depth (AOD) uncertainties are associated with a broad spectrum of parameterised aerosol processes. Total AOD is approximately the same as in AeroCom phase I (AP1) simulations. However, we find a 50 % decrease in the optical depth (OD) of black carbon (BC), attributable to a combination of decreased emissions and lifetimes. Relative contributions from sea salt (SS) and dust (DU) have shifted from being approximately equal in AP1 to SS contributing about 2\u22153 of the natural AOD in AP3. This shift is linked with a decrease in DU mass burden, a lower DU MEC, and a slight decrease in DU lifetime, suggesting coarser DU particle sizes in AP3 compared to AP1. Relative to observations, the AP3 ensemble median and most of the participating models underestimate all aerosol optical properties investigated, that is, total AOD as well as fine and coarse AOD (AODf, AODc), \u00c5ngstr\u00f6m exponent (AE), dry surface scattering (SCdry), and absorption (ACdry) coefficients. Compared to AERONET, the models underestimate total AOD by ca. 21 % \u00b1 20 % (as inferred from the ensemble median and interquartile range). Against satellite data, the ensemble AOD biases range from \u221237 % (MODIS-Terra) to \u221216 % (MERGED-FMI, a multi-satellite AOD product), which we explain by differences between individual satellites and AERONET measurements themselves. Correlation coefficients (R) between model and observation AOD records are generally high (R&gt;0.75), suggesting that the models are capable of capturing spatio-temporal variations in AOD. We find a much larger underestimate in coarse AODc (\u223c \u221245 % \u00b1 25 %) than in fine AODf (\u223c \u221215 % \u00b1 25 %) with slightly increased inter-model spread compared to total AOD. These results indicate problems in the modelling of DU and SS. The AODc bias is likely due to missing DU over continental land masses (particularly over the United States, SE Asia, and S. America), while marine AERONET sites and the AATSR SU satellite data suggest mo\u2026", "author" : [ { "dropping-particle" : "", "family" : "Gli\u00df", "given" : "Jonas", "non-dropping-particle" : "", "parse-names" : false, "suffix" : "" }, { "dropping-particle" : "", "family" : "Mortier", "given" : "Augustin", "non-dropping-particle" : "", "parse-names" : false, "suffix" : "" }, { "dropping-particle" : "", "family" : "Schulz", "given" : "Michael", "non-dropping-particle" : "", "parse-names" : false, "suffix" : "" }, { "dropping-particle" : "", "family" : "Andrews", "given" : "Elisabeth", "non-dropping-particle" : "", "parse-names" : false, "suffix" : "" }, { "dropping-particle" : "", "family" : "Balkanski", "given" : "Yves", "non-dropping-particle" : "", "parse-names" : false, "suffix" : "" }, { "dropping-particle" : "", "family" : "Bauer", "given" : "Susanne E", "non-dropping-particle" : "", "parse-names" : false, "suffix" : "" }, { "dropping-particle" : "", "family" : "Benedictow", "given" : "Anna M K", "non-dropping-particle" : "", "parse-names" : false, "suffix" : "" }, { "dropping-particle" : "", "family" : "Bian", "given" : "Huisheng", "non-dropping-particle" : "", "parse-names" : false, "suffix" : "" }, { "dropping-particle" : "", "family" : "Checa-Garcia", "given" : "Ramiro", "non-dropping-particle" : "", "parse-names" : false, "suffix" : "" }, { "dropping-particle" : "", "family" : "Chin", "given" : "Mian", "non-dropping-particle" : "", "parse-names" : false, "suffix" : "" }, { "dropping-particle" : "", "family" : "Ginoux", "given" : "Paul", "non-dropping-particle" : "", "parse-names" : false, "suffix" : "" }, { "dropping-particle" : "", "family" : "Griesfeller", "given" : "Jan J", "non-dropping-particle" : "", "parse-names" : false, "suffix" : "" }, { "dropping-particle" : "", "family" : "Heckel", "given" : "Andreas", "non-dropping-particle" : "", "parse-names" : false, "suffix" : "" }, { "dropping-particle" : "", "family" : "Kipling", "given" : "Zak", "non-dropping-particle" : "", "parse-names" : false, "suffix" : "" }, { "dropping-particle" : "", "family" : "Kirkev\u00e5g", "given" : "Alf", "non-dropping-particle" : "", "parse-names" : false, "suffix" : "" }, { "dropping-particle" : "", "family" : "Kokkola", "given" : "Harri", "non-dropping-particle" : "", "parse-names" : false, "suffix" : "" }, { "dropping-particle" : "", "family" : "Laj", "given" : "Paolo", "non-dropping-particle" : "", "parse-names" : false, "suffix" : "" }, { "dropping-particle" : "", "family" : "Sager", "given" : "Philippe", "non-dropping-particle" : "Le", "parse-names" : false, "suffix" : "" }, { "dropping-particle" : "", "family" : "Lund", "given" : "Marianne Tronstad", "non-dropping-particle" : "", "parse-names" : false, "suffix" : "" }, { "dropping-particle" : "", "family" : "Lund Myhre", "given" : "Cathrine", "non-dropping-particle" : "", "parse-names" : false, "suffix" : "" }, { "dropping-particle" : "", "family" : "Matsui", "given" : "Hitoshi", "non-dropping-particle" : "", "parse-names" : false, "suffix" : "" }, { "dropping-particle" : "", "family" : "Myhre", "given" : "Gunnar", "non-dropping-particle" : "", "parse-names" : false, "suffix" : "" }, { "dropping-particle" : "", "family" : "Neubauer", "given" : "David", "non-dropping-particle" : "", "parse-names" : false, "suffix" : "" }, { "dropping-particle" : "", "family" : "Noije", "given" : "Twan", "non-dropping-particle" : "van", "parse-names" : false, "suffix" : "" }, { "dropping-particle" : "", "family" : "North", "given" : "Peter", "non-dropping-particle" : "", "parse-names" : false, "suffix" : "" }, { "dropping-particle" : "", "family" : "Olivi\u00e9", "given" : "Dirk J L", "non-dropping-particle" : "", "parse-names" : false, "suffix" : "" }, { "dropping-particle" : "", "family" : "R\u00e9my", "given" : "Samuel", "non-dropping-particle" : "", "parse-names" : false, "suffix" : "" }, { "dropping-particle" : "", "family" : "Sogacheva", "given" : "Larisa", "non-dropping-particle" : "", "parse-names" : false, "suffix" : "" }, { "dropping-particle" : "", "family" : "Takemura", "given" : "Toshihiko", "non-dropping-particle" : "", "parse-names" : false, "suffix" : "" }, { "dropping-particle" : "", "family" : "Tsigaridis", "given" : "Kostas", "non-dropping-particle" : "", "parse-names" : false, "suffix" : "" }, { "dropping-particle" : "", "family" : "Tsyro", "given" : "Svetlana G", "non-dropping-particle" : "", "parse-names" : false, "suffix" : "" } ], "container-title" : "Atmospheric Chemistry and Physics", "id" : "ITEM-2", "issue" : "1", "issued" : { "date-parts" : [ [ "2021", "1", "6" ] ] }, "page" : "87-128", "publisher" : "Copernicus Publications", "title" : "AeroCom phase III multi-model evaluation of the aerosol life cycle and optical properties using ground- and space-based remote sensing as well as surface in situ observations", "translator" : [ { "dropping-particle" : "", "family" : "G5374", "given" : "", "non-dropping-particle" : "", "parse-names" : false, "suffix" : "" } ], "type" : "article-journal", "volume" : "21" }, "uris" : [ "http://www.mendeley.com/documents/?uuid=fbdbc7b3-1094-4dec-b9c9-b589ed537738" ] } ], "mendeley" : { "formattedCitation" : "(Bian et al., 2017; Gli\u00df et al., 2021b)", "plainTextFormattedCitation" : "(Bian et al., 2017; Gli\u00df et al., 2021b)", "previouslyFormattedCitation" : "(Bian et al., 2017; Gli\u00df et al., 2021b)" }, "properties" : { "noteIndex" : 0 }, "schema" : "https://github.com/citation-style-language/schema/raw/master/csl-citation.json" }</w:instrText>
      </w:r>
      <w:r w:rsidR="00AC44DC">
        <w:rPr>
          <w:lang w:val="en-GB"/>
        </w:rPr>
        <w:fldChar w:fldCharType="separate"/>
      </w:r>
      <w:r w:rsidR="00CB33A1">
        <w:rPr>
          <w:noProof/>
          <w:lang w:val="en-GB"/>
        </w:rPr>
        <w:t>(Bian et al., 2017; Gliß et al., 2021b)</w:t>
      </w:r>
      <w:r w:rsidR="00AC44DC">
        <w:rPr>
          <w:lang w:val="en-GB"/>
        </w:rPr>
        <w:fldChar w:fldCharType="end"/>
      </w:r>
      <w:r w:rsidR="0043716B">
        <w:rPr>
          <w:lang w:val="en-GB"/>
        </w:rPr>
        <w:t>.</w:t>
      </w:r>
      <w:r w:rsidRPr="000E472A">
        <w:rPr>
          <w:lang w:val="en-GB"/>
        </w:rPr>
        <w:t xml:space="preserve"> While regional patterns in the concentration of fine-mode NO</w:t>
      </w:r>
      <w:r w:rsidRPr="000E472A">
        <w:rPr>
          <w:vertAlign w:val="subscript"/>
          <w:lang w:val="en-GB"/>
        </w:rPr>
        <w:t>3</w:t>
      </w:r>
      <w:r w:rsidRPr="000E472A">
        <w:rPr>
          <w:vertAlign w:val="superscript"/>
          <w:lang w:val="en-GB"/>
        </w:rPr>
        <w:t>-</w:t>
      </w:r>
      <w:r w:rsidRPr="000E472A">
        <w:rPr>
          <w:lang w:val="en-GB"/>
        </w:rPr>
        <w:t xml:space="preserve"> are qualitatively captured by models, </w:t>
      </w:r>
      <w:r w:rsidR="00B7245F">
        <w:rPr>
          <w:lang w:val="en-GB"/>
        </w:rPr>
        <w:t>the</w:t>
      </w:r>
      <w:r w:rsidRPr="000E472A">
        <w:rPr>
          <w:lang w:val="en-GB"/>
        </w:rPr>
        <w:t xml:space="preserve"> simulation of fine-mode NO</w:t>
      </w:r>
      <w:r w:rsidRPr="000E472A">
        <w:rPr>
          <w:vertAlign w:val="subscript"/>
          <w:lang w:val="en-GB"/>
        </w:rPr>
        <w:t>3</w:t>
      </w:r>
      <w:r w:rsidRPr="000E472A">
        <w:rPr>
          <w:vertAlign w:val="superscript"/>
          <w:lang w:val="en-GB"/>
        </w:rPr>
        <w:t>-</w:t>
      </w:r>
      <w:r w:rsidRPr="000E472A">
        <w:rPr>
          <w:lang w:val="en-GB"/>
        </w:rPr>
        <w:t xml:space="preserve"> is generally worse than that of NH</w:t>
      </w:r>
      <w:r w:rsidRPr="000E472A">
        <w:rPr>
          <w:vertAlign w:val="subscript"/>
          <w:lang w:val="en-GB"/>
        </w:rPr>
        <w:t>4</w:t>
      </w:r>
      <w:r w:rsidRPr="000E472A">
        <w:rPr>
          <w:vertAlign w:val="superscript"/>
          <w:lang w:val="en-GB"/>
        </w:rPr>
        <w:t>+</w:t>
      </w:r>
      <w:r w:rsidRPr="000E472A">
        <w:rPr>
          <w:lang w:val="en-GB"/>
        </w:rPr>
        <w:t xml:space="preserve"> or SO</w:t>
      </w:r>
      <w:r w:rsidRPr="000E472A">
        <w:rPr>
          <w:vertAlign w:val="subscript"/>
          <w:lang w:val="en-GB"/>
        </w:rPr>
        <w:t>4</w:t>
      </w:r>
      <w:r w:rsidRPr="000E472A">
        <w:rPr>
          <w:vertAlign w:val="superscript"/>
          <w:lang w:val="en-GB"/>
        </w:rPr>
        <w:t xml:space="preserve">2- </w:t>
      </w:r>
      <w:r w:rsidRPr="000E472A">
        <w:rPr>
          <w:lang w:val="en-GB"/>
        </w:rPr>
        <w:fldChar w:fldCharType="begin" w:fldLock="1"/>
      </w:r>
      <w:r w:rsidR="00D477C7">
        <w:rPr>
          <w:lang w:val="en-GB"/>
        </w:rPr>
        <w:instrText>ADDIN CSL_CITATION { "citationItems" : [ { "id" : "ITEM-1", "itemData" : { "DOI" : "10.5194/acp-17-12911-2017", "ISBN" : "1680-7316", "ISSN" : "16807324", "abstract" : "An assessment of global particulate nitrate and ammonium aerosol based on simulations from nine models participating in the Aerosol Comparisons between Observations and Models (AeroCom) phase III study is presented. A budget analysis was conducted to understand the typical magnitude, distribution, and diversity of the aerosols and their precursors among the models. To gain confidence regarding model performance, the model results were evaluated with various observations globally, including ground station measurements over North America, Europe, and east Asia for tracer concentrations and dry and wet depositions, as well as with aircraft measurements in the Northern Hemisphere mid-to-high latitudes for tracer vertical distributions. Given the unique chemical and physical features of the nitrate occurrence, we further investigated the similarity and differentiation among the models by examining (1) the pHdependent NH3 wet deposition; (2) the nitrate formation via heterogeneous chemistry on the surface of dust and sea salt particles or thermodynamic equilibrium calculation including dust and sea salt ions; and (3) the nitrate coarse-mode fraction (i.e., coarse/total). It is found that HNO 3 , which is simulated explicitly based on full O 3 -HOx-NOx-aerosol chemistry by all models, differs by up to a factor of 9 among the models in its global tropospheric burden. This partially contributes to a large difference in NO- 3 , whose atmospheric burden differs by up to a factor of 13. The atmospheric burdens of NH3 and NHC 4 differ by 17 and 4, respectively. Analyses at the process level show that the large diversity in atmospheric burdens of NO- 3 , NH3, and NHC 4 is also related to deposition processes. Wet deposition seems to be the dominant process in determining the diversity in NH 3 and NHC 4 lifetimes. It is critical to correctly account for contributions of heterogeneous chemical production of nitrate on dust and sea salt, because this process overwhelmingly controls atmospheric nitrate production (typically 80 %) and determines the coarse-A nd fine-mode distribution of nitrate aerosol.", "author" : [ { "dropping-particle" : "", "family" : "Bian", "given" : "Huisheng", "non-dropping-particle" : "", "parse-names" : false, "suffix" : "" }, { "dropping-particle" : "", "family" : "Chin", "given" : "Mian", "non-dropping-particle" : "", "parse-names" : false, "suffix" : "" }, { "dropping-particle" : "", "family" : "Hauglustaine", "given" : "Didier A.", "non-dropping-particle" : "", "parse-names" : false, "suffix" : "" }, { "dropping-particle" : "", "family" : "Schulz", "given" : "Michael", "non-dropping-particle" : "", "parse-names" : false, "suffix" : "" }, { "dropping-particle" : "", "family" : "Myhre", "given" : "Gunnar", "non-dropping-particle" : "", "parse-names" : false, "suffix" : "" }, { "dropping-particle" : "", "family" : "Bauer", "given" : "Susanne E.", "non-dropping-particle" : "", "parse-names" : false, "suffix" : "" }, { "dropping-particle" : "", "family" : "Lund", "given" : "Marianne T.", "non-dropping-particle" : "", "parse-names" : false, "suffix" : "" }, { "dropping-particle" : "", "family" : "Karydis", "given" : "Vlassis A.", "non-dropping-particle" : "", "parse-names" : false, "suffix" : "" }, { "dropping-particle" : "", "family" : "Kucsera", "given" : "Tom L.", "non-dropping-particle" : "", "parse-names" : false, "suffix" : "" }, { "dropping-particle" : "", "family" : "Pan", "given" : "Xiaohua", "non-dropping-particle" : "", "parse-names" : false, "suffix" : "" }, { "dropping-particle" : "", "family" : "Pozzer", "given" : "Andrea", "non-dropping-particle" : "", "parse-names" : false, "suffix" : "" }, { "dropping-particle" : "", "family" : "Skeie", "given" : "Ragnhild B.", "non-dropping-particle" : "", "parse-names" : false, "suffix" : "" }, { "dropping-particle" : "", "family" : "Steenrod", "given" : "Stephen D.", "non-dropping-particle" : "", "parse-names" : false, "suffix" : "" }, { "dropping-particle" : "", "family" : "Sudo", "given" : "Kengo", "non-dropping-particle" : "", "parse-names" : false, "suffix" : "" }, { "dropping-particle" : "", "family" : "Tsigaridis", "given" : "Kostas", "non-dropping-particle" : "", "parse-names" : false, "suffix" : "" }, { "dropping-particle" : "", "family" : "Tsimpidi", "given" : "Alexandra P.", "non-dropping-particle" : "", "parse-names" : false, "suffix" : "" }, { "dropping-particle" : "", "family" : "Tsyro", "given" : "Svetlana G.", "non-dropping-particle" : "", "parse-names" : false, "suffix" : "" } ], "container-title" : "Atmospheric Chemistry and Physics", "id" : "ITEM-1", "issue" : "21", "issued" : { "date-parts" : [ [ "2017" ] ] }, "page" : "12911-12940", "title" : "Investigation of global particulate nitrate from the AeroCom phase III experiment", "translator" : [ { "dropping-particle" : "", "family" : "G3899", "given" : "", "non-dropping-particle" : "", "parse-names" : false, "suffix" : "" } ], "type" : "article-journal", "volume" : "17" }, "uris" : [ "http://www.mendeley.com/documents/?uuid=8b433748-f387-4a02-a261-1b9428a77b28", "http://www.mendeley.com/documents/?uuid=8d5db157-719e-4e03-b459-fe49e2cabe0b" ] } ], "mendeley" : { "formattedCitation" : "(Bian et al., 2017)", "plainTextFormattedCitation" : "(Bian et al., 2017)", "previouslyFormattedCitation" : "(Bian et al., 2017)" }, "properties" : { "noteIndex" : 0 }, "schema" : "https://github.com/citation-style-language/schema/raw/master/csl-citation.json" }</w:instrText>
      </w:r>
      <w:r w:rsidRPr="000E472A">
        <w:rPr>
          <w:lang w:val="en-GB"/>
        </w:rPr>
        <w:fldChar w:fldCharType="separate"/>
      </w:r>
      <w:r w:rsidR="00CB33A1">
        <w:rPr>
          <w:noProof/>
          <w:lang w:val="en-GB"/>
        </w:rPr>
        <w:t>(Bian et al., 2017)</w:t>
      </w:r>
      <w:r w:rsidRPr="000E472A">
        <w:rPr>
          <w:lang w:val="en-GB"/>
        </w:rPr>
        <w:fldChar w:fldCharType="end"/>
      </w:r>
      <w:r w:rsidRPr="000E472A">
        <w:rPr>
          <w:lang w:val="en-GB"/>
        </w:rPr>
        <w:t xml:space="preserve">. This can be partly attributed to the semi-volatile nature of ammonium nitrate and biases in the simulation of its precursors </w:t>
      </w:r>
      <w:r w:rsidRPr="000E472A">
        <w:rPr>
          <w:lang w:val="en-GB"/>
        </w:rPr>
        <w:fldChar w:fldCharType="begin" w:fldLock="1"/>
      </w:r>
      <w:r w:rsidR="00D477C7">
        <w:rPr>
          <w:lang w:val="en-GB"/>
        </w:rPr>
        <w:instrText>ADDIN CSL_CITATION { "citationItems" : [ { "id" : "ITEM-1", "itemData" : { "DOI" : "10.5194/acp-14-5513-2014", "ISSN" : "1680-7316", "abstract" : "The direct radiative effect (DRE) of aerosols, which is the instantaneous radiative impact of all atmospheric particles on the Earth's energy balance, is sometimes confused with the direct radiative forcing (DRF), which is the change in DRE from pre-industrial to present-day (not including climate feedbacks). In this study we couple a global chemical transport model (GEOS-Chem) with a radiative transfer model (RRTMG) to contrast these concepts. We estimate a global mean all-sky aerosol DRF of -0.36 Wm(-2) and a DRE of -1.83 Wm(-2) for 2010. Therefore, natural sources of aerosol (here including fire) affect the global energy balance over four times more than do present-day anthropogenic aerosols. If global anthropogenic emissions of aerosols and their precursors continue to decline as projected in recent scenarios due to effective pollution emission controls, the DRF will shrink (-0.22 Wm(-2) for 2100). Secondary metrics, like DRE, that quantify temporal changes in both natural and anthropogenic aerosol burdens are therefore needed to quantify the total effect of aerosols on climate.", "author" : [ { "dropping-particle" : "", "family" : "Heald", "given" : "C L", "non-dropping-particle" : "", "parse-names" : false, "suffix" : "" }, { "dropping-particle" : "", "family" : "Ridley", "given" : "D A", "non-dropping-particle" : "", "parse-names" : false, "suffix" : "" }, { "dropping-particle" : "", "family" : "Kroll", "given" : "J H", "non-dropping-particle" : "", "parse-names" : false, "suffix" : "" }, { "dropping-particle" : "", "family" : "Barrett", "given" : "S R H", "non-dropping-particle" : "", "parse-names" : false, "suffix" : "" }, { "dropping-particle" : "", "family" : "Cady-Pereira", "given" : "K E", "non-dropping-particle" : "", "parse-names" : false, "suffix" : "" }, { "dropping-particle" : "", "family" : "Alvarado", "given" : "M J", "non-dropping-particle" : "", "parse-names" : false, "suffix" : "" }, { "dropping-particle" : "", "family" : "Holmes", "given" : "C D", "non-dropping-particle" : "", "parse-names" : false, "suffix" : "" } ], "container-title" : "ATMOSPHERIC CHEMISTRY AND PHYSICS", "id" : "ITEM-1", "issue" : "11", "issued" : { "date-parts" : [ [ "2014" ] ] }, "note" : "Estimates of DRE (anthro+natural) and DRF for aerosols -- section 6.5", "page" : "5513-5527", "title" : "Contrasting the direct radiative effect and direct radiative forcing of aerosols", "translator" : [ { "dropping-particle" : "", "family" : "G3037", "given" : "", "non-dropping-particle" : "", "parse-names" : false, "suffix" : "" } ], "type" : "article-journal", "volume" : "14" }, "uris" : [ "http://www.mendeley.com/documents/?uuid=94a78b8d-b565-4ac5-8e8e-6f82f0391e31", "http://www.mendeley.com/documents/?uuid=920f9f5d-9e2b-47e1-abcb-798aacb9b2d7" ] }, { "id" : "ITEM-2", "itemData" : { "DOI" : "10.5194/acp-16-1459-2016", "ISSN" : "16807324", "abstract" : "We update and evaluate the treatment of nitrate aerosols in the Geophysical Fluid Dynamics Laboratory (GFDL) atmospheric model (AM3). Accounting for the radiative effects of nitrate aerosols generally improves the simulated aerosol optical depth, although nitrate concentrations at the surface are biased high. This bias can be reduced by increasing the deposition of nitrate to account for the near-surface volatilization of ammonium nitrate or by neglecting the heterogeneous production of nitric acid to account for the inhibition of N2O5 reactive uptake at high nitrate concentrations. Globally, uncertainties in these processes can impact the simulated nitrate optical depth by up to 25 %, much more than the impact of uncertainties in the seasonality of ammonia emissions (6 %) or in the uptake of nitric acid on dust (13 %). Our best estimate for fine nitrate optical depth at 550 nm in 2010 is 0.006 (0.0050.008). In wintertime, nitrate aerosols are simulated to account for over 30 % of the aerosol optical depth over western Europe and North America. Simulated nitrate optical depth increases by less than 30 % (0.00610.010) in response to projected changes in anthropogenic emissions from 2010 to 2050 (e.g., 40 % for SO2 and +38 % for ammonia). This increase is primarily driven by greater concentrations of nitrate in the free troposphere, while surface nitrate concentrations decrease in the midlatitudes following lower concentrations of nitric acid. With the projected increase of ammonia emissions, we show that better constraints on the vertical distribution of ammonia (e.g., convective transport and biomass burning injection) and on the sources and sinks of nitric acid (e.g., heterogeneous reaction on dust) are needed to improve estimates of future nitrate optical depth.", "author" : [ { "dropping-particle" : "", "family" : "Paulot", "given" : "F.", "non-dropping-particle" : "", "parse-names" : false, "suffix" : "" }, { "dropping-particle" : "", "family" : "Ginoux", "given" : "P.", "non-dropping-particle" : "", "parse-names" : false, "suffix" : "" }, { "dropping-particle" : "", "family" : "Cooke", "given" : "W. F.", "non-dropping-particle" : "", "parse-names" : false, "suffix" : "" }, { "dropping-particle" : "", "family" : "Donner", "given" : "L. J.", "non-dropping-particle" : "", "parse-names" : false, "suffix" : "" }, { "dropping-particle" : "", "family" : "Fan", "given" : "S.", "non-dropping-particle" : "", "parse-names" : false, "suffix" : "" }, { "dropping-particle" : "", "family" : "Lin", "given" : "M. Y.", "non-dropping-particle" : "", "parse-names" : false, "suffix" : "" }, { "dropping-particle" : "", "family" : "Mao", "given" : "J.", "non-dropping-particle" : "", "parse-names" : false, "suffix" : "" }, { "dropping-particle" : "", "family" : "Naik", "given" : "V.", "non-dropping-particle" : "", "parse-names" : false, "suffix" : "" }, { "dropping-particle" : "", "family" : "Horowitz", "given" : "L. W.", "non-dropping-particle" : "", "parse-names" : false, "suffix" : "" } ], "container-title" : "Atmospheric Chemistry and Physics", "id" : "ITEM-2", "issue" : "3", "issued" : { "date-parts" : [ [ "2016" ] ] }, "page" : "1459-1477", "title" : "Sensitivity of nitrate aerosols to ammonia emissions and to nitrate chemistry: Implications for present and future nitrate optical depth", "translator" : [ { "dropping-particle" : "", "family" : "G3883", "given" : "", "non-dropping-particle" : "", "parse-names" : false, "suffix" : "" } ], "type" : "article-journal", "volume" : "16" }, "uris" : [ "http://www.mendeley.com/documents/?uuid=2947e59e-f219-48dc-92c7-b85f41412c75", "http://www.mendeley.com/documents/?uuid=ea453f37-4825-4592-a17d-889b57b0ced3" ] } ], "mendeley" : { "formattedCitation" : "(Heald et al., 2014; Paulot et al., 2016)", "plainTextFormattedCitation" : "(Heald et al., 2014; Paulot et al., 2016)", "previouslyFormattedCitation" : "(Heald et al., 2014; Paulot et al., 2016)" }, "properties" : { "noteIndex" : 0 }, "schema" : "https://github.com/citation-style-language/schema/raw/master/csl-citation.json" }</w:instrText>
      </w:r>
      <w:r w:rsidRPr="000E472A">
        <w:rPr>
          <w:lang w:val="en-GB"/>
        </w:rPr>
        <w:fldChar w:fldCharType="separate"/>
      </w:r>
      <w:r w:rsidR="00CB33A1">
        <w:rPr>
          <w:noProof/>
          <w:lang w:val="en-GB"/>
        </w:rPr>
        <w:t>(Heald et al., 2014; Paulot et al., 2016)</w:t>
      </w:r>
      <w:r w:rsidRPr="000E472A">
        <w:rPr>
          <w:lang w:val="en-GB"/>
        </w:rPr>
        <w:fldChar w:fldCharType="end"/>
      </w:r>
      <w:r w:rsidRPr="000E472A">
        <w:rPr>
          <w:lang w:val="en-GB"/>
        </w:rPr>
        <w:t>, including the sub</w:t>
      </w:r>
      <w:r>
        <w:rPr>
          <w:lang w:val="en-GB"/>
        </w:rPr>
        <w:t>-</w:t>
      </w:r>
      <w:r w:rsidRPr="000E472A">
        <w:rPr>
          <w:lang w:val="en-GB"/>
        </w:rPr>
        <w:t>grid scale heterogeneity in NO</w:t>
      </w:r>
      <w:r w:rsidRPr="00DC535E">
        <w:rPr>
          <w:iCs/>
          <w:vertAlign w:val="subscript"/>
          <w:lang w:val="en-GB"/>
          <w:rPrChange w:id="2651" w:author="Lucy Cowie" w:date="2021-07-27T15:08:00Z">
            <w:rPr>
              <w:i/>
              <w:vertAlign w:val="subscript"/>
              <w:lang w:val="en-GB"/>
            </w:rPr>
          </w:rPrChange>
        </w:rPr>
        <w:t>x</w:t>
      </w:r>
      <w:r w:rsidRPr="000E472A">
        <w:rPr>
          <w:lang w:val="en-GB"/>
        </w:rPr>
        <w:t xml:space="preserve"> and NH</w:t>
      </w:r>
      <w:r w:rsidRPr="000E472A">
        <w:rPr>
          <w:vertAlign w:val="subscript"/>
          <w:lang w:val="en-GB"/>
        </w:rPr>
        <w:t>3</w:t>
      </w:r>
      <w:r w:rsidRPr="000E472A">
        <w:rPr>
          <w:lang w:val="en-GB"/>
        </w:rPr>
        <w:t xml:space="preserve"> emissions </w:t>
      </w:r>
      <w:r w:rsidRPr="000E472A">
        <w:rPr>
          <w:color w:val="000000"/>
          <w:lang w:val="en-GB"/>
        </w:rPr>
        <w:fldChar w:fldCharType="begin" w:fldLock="1"/>
      </w:r>
      <w:r w:rsidR="00D477C7">
        <w:rPr>
          <w:color w:val="000000"/>
          <w:lang w:val="en-GB"/>
        </w:rPr>
        <w:instrText>ADDIN CSL_CITATION { "citationItems" : [ { "id" : "ITEM-1", "itemData" : { "DOI" : "10.1016/j.atmosenv.2018.05.066", "ISSN" : "18732844", "abstract" : "This study examines the role of grid resolution on particulate nitrate predictions over the Eastern US during the summer using the three-dimensional chemical transport model (CTM) PMCAMx. The Base Case simulation with coarse resolution (36 \u00d7 36 km) often predicts high nighttime nitrate production rates thus leading to overprediction of aerosol nitrate levels. This overprediction is due to the artificial mixing of NOx-rich plumes from major point and area sources with the background atmosphere. Three different horizontal grid resolutions were tested (12 \u00d7 12 km, 4 \u00d7 4 km and telescoping 12x12/4 \u00d7 4 km) for parts of the northeastern US. The bias for PM2.5 nitrate decreased by 65% when the grid resolution was increased to 4 \u00d7 4 km. However, the remaining discrepancies between nitrate predictions and measurements indicate the need for additional improvements including better simulation of the total emissions of ammonia and their temporal evolution, improved description of nighttime chemistry and mixing etc.", "author" : [ { "dropping-particle" : "", "family" : "Zakoura", "given" : "M.", "non-dropping-particle" : "", "parse-names" : false, "suffix" : "" }, { "dropping-particle" : "", "family" : "Pandis", "given" : "S. N.", "non-dropping-particle" : "", "parse-names" : false, "suffix" : "" } ], "container-title" : "Atmospheric Environment", "id" : "ITEM-1", "issued" : { "date-parts" : [ [ "2018" ] ] }, "page" : "390-400", "title" : "Overprediction of aerosol nitrate by chemical transport models: The role of grid resolution", "translator" : [ { "dropping-particle" : "", "family" : "G4120", "given" : "", "non-dropping-particle" : "", "parse-names" : false, "suffix" : "" } ], "type" : "article-journal", "volume" : "187" }, "uris" : [ "http://www.mendeley.com/documents/?uuid=f5ffdb16-4bdf-4c14-b3b3-3eb17fa77c4a", "http://www.mendeley.com/documents/?uuid=b982441c-83a4-4aed-9b94-58162f10d032" ] } ], "mendeley" : { "formattedCitation" : "(Zakoura and Pandis, 2018)", "plainTextFormattedCitation" : "(Zakoura and Pandis, 2018)", "previouslyFormattedCitation" : "(Zakoura and Pandis, 2018)" }, "properties" : { "noteIndex" : 0 }, "schema" : "https://github.com/citation-style-language/schema/raw/master/csl-citation.json" }</w:instrText>
      </w:r>
      <w:r w:rsidRPr="000E472A">
        <w:rPr>
          <w:color w:val="000000"/>
          <w:lang w:val="en-GB"/>
        </w:rPr>
        <w:fldChar w:fldCharType="separate"/>
      </w:r>
      <w:r w:rsidR="00CB33A1">
        <w:rPr>
          <w:noProof/>
          <w:color w:val="000000"/>
          <w:lang w:val="en-GB"/>
        </w:rPr>
        <w:t>(Zakoura and Pandis, 2018)</w:t>
      </w:r>
      <w:r w:rsidRPr="000E472A">
        <w:rPr>
          <w:color w:val="000000"/>
          <w:lang w:val="en-GB"/>
        </w:rPr>
        <w:fldChar w:fldCharType="end"/>
      </w:r>
      <w:r w:rsidRPr="000E472A">
        <w:rPr>
          <w:lang w:val="en-GB"/>
        </w:rPr>
        <w:t xml:space="preserve">.  </w:t>
      </w:r>
    </w:p>
    <w:p w14:paraId="157EEAAE" w14:textId="77777777" w:rsidR="00AF2E59" w:rsidRPr="000E472A" w:rsidRDefault="00AF2E59" w:rsidP="00D5630D">
      <w:pPr>
        <w:pStyle w:val="AR6BodyText"/>
        <w:rPr>
          <w:lang w:val="en-GB"/>
        </w:rPr>
      </w:pPr>
    </w:p>
    <w:p w14:paraId="40FDBF65" w14:textId="18026FEF" w:rsidR="00AF2E59" w:rsidRDefault="00AF2E59" w:rsidP="00D5630D">
      <w:pPr>
        <w:pStyle w:val="AR6BodyText"/>
        <w:rPr>
          <w:lang w:val="en-GB"/>
        </w:rPr>
      </w:pPr>
      <w:r w:rsidRPr="000E472A">
        <w:rPr>
          <w:color w:val="000000"/>
          <w:lang w:val="en-GB"/>
        </w:rPr>
        <w:t xml:space="preserve">Models indicate that the burden of fine-mode </w:t>
      </w:r>
      <w:r w:rsidRPr="000E472A">
        <w:rPr>
          <w:lang w:val="en-GB"/>
        </w:rPr>
        <w:t>NO</w:t>
      </w:r>
      <w:r w:rsidRPr="000E472A">
        <w:rPr>
          <w:vertAlign w:val="subscript"/>
          <w:lang w:val="en-GB"/>
        </w:rPr>
        <w:t>3</w:t>
      </w:r>
      <w:r w:rsidRPr="000E472A">
        <w:rPr>
          <w:vertAlign w:val="superscript"/>
          <w:lang w:val="en-GB"/>
        </w:rPr>
        <w:t>-</w:t>
      </w:r>
      <w:r w:rsidRPr="000E472A">
        <w:rPr>
          <w:lang w:val="en-GB"/>
        </w:rPr>
        <w:t xml:space="preserve"> </w:t>
      </w:r>
      <w:r w:rsidRPr="000E472A">
        <w:rPr>
          <w:color w:val="000000"/>
          <w:lang w:val="en-GB"/>
        </w:rPr>
        <w:t xml:space="preserve">has increased by a factor of </w:t>
      </w:r>
      <w:del w:id="2652" w:author="Lucy Cowie" w:date="2021-07-27T15:08:00Z">
        <w:r w:rsidRPr="000E472A" w:rsidDel="00DC535E">
          <w:rPr>
            <w:color w:val="000000"/>
            <w:lang w:val="en-GB"/>
          </w:rPr>
          <w:delText xml:space="preserve">2-5 </w:delText>
        </w:r>
      </w:del>
      <w:ins w:id="2653" w:author="Lucy Cowie" w:date="2021-07-27T15:08:00Z">
        <w:r w:rsidR="00DC535E">
          <w:rPr>
            <w:color w:val="000000"/>
            <w:lang w:val="en-GB"/>
          </w:rPr>
          <w:t xml:space="preserve">two to five </w:t>
        </w:r>
      </w:ins>
      <w:r w:rsidRPr="000E472A">
        <w:rPr>
          <w:color w:val="000000"/>
          <w:lang w:val="en-GB"/>
        </w:rPr>
        <w:t>from 1850</w:t>
      </w:r>
      <w:ins w:id="2654" w:author="Lucy Cowie" w:date="2021-07-27T15:09:00Z">
        <w:r w:rsidR="00DC535E">
          <w:rPr>
            <w:color w:val="000000"/>
            <w:lang w:val="en-GB"/>
          </w:rPr>
          <w:t>–</w:t>
        </w:r>
      </w:ins>
      <w:del w:id="2655" w:author="Lucy Cowie" w:date="2021-07-27T15:09:00Z">
        <w:r w:rsidRPr="000E472A" w:rsidDel="00DC535E">
          <w:rPr>
            <w:color w:val="000000"/>
            <w:lang w:val="en-GB"/>
          </w:rPr>
          <w:delText xml:space="preserve"> to </w:delText>
        </w:r>
      </w:del>
      <w:r w:rsidRPr="000E472A">
        <w:rPr>
          <w:color w:val="000000"/>
          <w:lang w:val="en-GB"/>
        </w:rPr>
        <w:t xml:space="preserve">2000 </w:t>
      </w:r>
      <w:r w:rsidRPr="000E472A">
        <w:rPr>
          <w:color w:val="000000"/>
          <w:lang w:val="en-GB"/>
        </w:rPr>
        <w:fldChar w:fldCharType="begin" w:fldLock="1"/>
      </w:r>
      <w:r w:rsidR="00D477C7">
        <w:rPr>
          <w:color w:val="000000"/>
          <w:lang w:val="en-GB"/>
        </w:rPr>
        <w:instrText>ADDIN CSL_CITATION { "citationItems" : [ { "id" : "ITEM-1", "itemData" : { "DOI" : "10.5194/acp-12-9479-2012", "ISSN" : "16807316", "abstract" : "We examine the formation of nitrate and ammonium on five types of externally mixed pre-existing aerosols using the hybrid dynamic method in a global chemistry transport model. The model developed here predicts a similar spatial pattern of total aerosol nitrate and ammonium to that of several pioneering studies, but separates the effects of nitrate and ammonium on pure sulfate, biomass burning, fossil fuel, dust and sea salt aerosols. Nitrate and ammonium boost the scattering efficiency of sulfate and organic matter but lower the extinction of sea salt particles since the hygroscopicity of a mixed nitrate-ammonium-sea salt particle is less than that of pure sea salt. The direct anthropogenic forcing of particulate nitrate and ammonium at the top of the atmosphere (TOA) is estimated to be -0.12 W m-2. Nitrate, ammonium and nitric acid gas also affect aerosol activation and the reflectivity of clouds. The first aerosol indirect forcing by anthropogenic nitrate (gas plus aerosol) and ammonium is estimated to be -0.09 W m-2 at the TOA, almost all of which is due to condensation of nitric acid gas onto growing droplets (-0.08 W m-2). \u00a9 Author(s) 2012. CC Attribution 3.0 License.", "author" : [ { "dropping-particle" : "", "family" : "Xu", "given" : "L.", "non-dropping-particle" : "", "parse-names" : false, "suffix" : "" }, { "dropping-particle" : "", "family" : "Penner", "given" : "J. E.", "non-dropping-particle" : "", "parse-names" : false, "suffix" : "" } ], "container-title" : "Atmospheric Chemistry and Physics", "id" : "ITEM-1", "issue" : "20", "issued" : { "date-parts" : [ [ "2012", "10" ] ] }, "page" : "9479-9504", "title" : "Global simulations of nitrate and ammonium aerosols and their radiative effects", "translator" : [ { "dropping-particle" : "", "family" : "G3962", "given" : "", "non-dropping-particle" : "", "parse-names" : false, "suffix" : "" } ], "type" : "article-journal", "volume" : "12" }, "uris" : [ "http://www.mendeley.com/documents/?uuid=89ad6621-4c71-43b2-8770-7f27b676363a", "http://www.mendeley.com/documents/?uuid=ba8e3efe-3500-49c8-8640-5d30a48d5458" ] }, { "id" : "ITEM-2", "itemData" : { "DOI" : "10.5194/acp-14-11031-2014", "ISBN" : "1680-7375", "ISSN" : "16807324", "abstract" : "The ammonia cycle and nitrate particle formation are introduced into the LMDz-INCA (Laboratoire de M\u00e9t\u00e9orologie Dynamique, version 4-INteraction with Chemistry and Aerosols, version 3) global model. An important aspect of this new model is that both fine nitrate particle formation in the accumulation mode and coarse nitrate forming on existing dust and sea-salt particles are considered. The model simulates distributions of nitrates and related species in agreement with previous studies and observations. The calculated present-day total nitrate direct radiative forcing since the pre-industrial is-'0.056 W m-2. This forcing corresponds to 18% of the sulfate forcing. Fine particles largely dominate the nitrate forcing, representing close to 90% of this value. The model has been used to investigate the future changes in nitrates and direct radiative forcing of climate based on snapshot simulations for the four representative concentration pathway (RCP) scenarios and for the 2030, 2050, and 2100 time horizons. Due to a decrease in fossil fuel emissions in the future, the concentration of most of the species involved in the nitrate-ammonium-sulfate system drop by 2100 except for ammonia, which originates from agricultural practices and for which emissions significantly increase in the future. Despite the decrease of nitrate surface levels in Europe and North America, the global burden of accumulation mode nitrates increases by up to a factor of 2.6 in 2100. This increase in ammonium nitrate in the future arises despite decreasing NOx emissions due to increased availability of ammonia to form ammonium nitrate. The total aerosol direct forcing decreases from its present-day value of-'0.234 W m-2 to a range of-'0.070 to-'0.130 Wm-2 in 2100 based on the considered scenario. The direct forcing decreases for all aerosols except for nitrates, for which the direct negative forcing increases to a range of-'0.060 to-'0.115 Wm-2 in 2100. Including nitrates in the radiative forcing calculations increases the total direct forcing of aerosols by a factor of 1.3 in 2000, by a factor of 1.7-2.6 in 2030, by 1.9-4.8 in 2050, and by 6.4-8.6 in 2100. These results show that the agricultural emissions of ammonia will play a key role in the future mitigation of climate change, with nitrates becoming the dominant contributor to the anthropogenic aerosol optical depth during the second half of the 21st century and significantly increasing the calculated aerosol direct forcing. This \u2026", "author" : [ { "dropping-particle" : "", "family" : "Hauglustaine", "given" : "D. A.", "non-dropping-particle" : "", "parse-names" : false, "suffix" : "" }, { "dropping-particle" : "", "family" : "Balkanski", "given" : "Y.", "non-dropping-particle" : "", "parse-names" : false, "suffix" : "" }, { "dropping-particle" : "", "family" : "Schulz", "given" : "M.", "non-dropping-particle" : "", "parse-names" : false, "suffix" : "" } ], "container-title" : "Atmospheric Chemistry and Physics", "id" : "ITEM-2", "issue" : "20", "issued" : { "date-parts" : [ [ "2014" ] ] }, "page" : "11031-11063", "publisher" : "Copernicus Publications", "title" : "A global model simulation of present and future nitrate aerosols and their direct radiative forcing of climate", "translator" : [ { "dropping-particle" : "", "family" : "G3881", "given" : "", "non-dropping-particle" : "", "parse-names" : false, "suffix" : "" } ], "type" : "article-journal", "volume" : "14" }, "uris" : [ "http://www.mendeley.com/documents/?uuid=e3c68d41-0138-4e55-ba85-c33ac06c7e99", "http://www.mendeley.com/documents/?uuid=7fa7abf7-26b1-4ff8-b60b-803e83c221cd", "http://www.mendeley.com/documents/?uuid=a586fc85-7dea-470e-a04f-ac80352e1767" ] }, { "id" : "ITEM-3", "itemData" : { "DOI" : "10.5194/gmd-11-4909-2018", "ISSN" : "19919603", "abstract" : "We document the ability of the new-generation Oslo chemistry-transport model, Oslo CTM3, to accurately simulate present-day aerosol distributions. The model is then used with the new Community Emission Data System (CEDS) historical emission inventory to provide updated time series of anthropogenic aerosol concentrations and consequent direct radiative forcing (RFari) from 1750 to 2014.Overall, Oslo CTM3 performs well compared with measurements of surface concentrations and remotely sensed aerosol optical depth. Concentrations are underestimated in Asia, but the higher emissions in CEDS than previous inventories result in improvements compared to observations. The treatment of black carbon (BC) scavenging in Oslo CTM3 gives better agreement with observed vertical BC profiles relative to the predecessor Oslo CTM2. However, Arctic wintertime BC concentrations remain underestimated, and a range of sensitivity tests indicate that better physical understanding of processes associated with atmospheric BC processing is required to simultaneously reproduce both the observed features. Uncertainties in model input data, resolution, and scavenging affect the distribution of all aerosols species, especially at high latitudes and altitudes. However, we find no evidence of consistently better model performance across all observables and regions in the sensitivity tests than in the baseline configuration.Using CEDS, we estimate a net RFari in 2014 relative to 1750 of-0.17-W-mg-2, significantly weaker than the IPCC AR5 2011-1750 estimate. Differences are attributable to several factors, including stronger absorption by organic aerosol, updated parameterization of BC absorption, and reduced sulfate cooling. The trend towards a weaker RFari over recent years is more pronounced than in the IPCC AR5, illustrating the importance of capturing recent regional emission changes.", "author" : [ { "dropping-particle" : "", "family" : "Lund", "given" : "Marianne Tronstad", "non-dropping-particle" : "", "parse-names" : false, "suffix" : "" }, { "dropping-particle" : "", "family" : "Myhre", "given" : "Gunnar", "non-dropping-particle" : "", "parse-names" : false, "suffix" : "" }, { "dropping-particle" : "", "family" : "S\u00f8vde Haslerud", "given" : "Amund", "non-dropping-particle" : "", "parse-names" : false, "suffix" : "" }, { "dropping-particle" : "", "family" : "Bieltvedt Skeie", "given" : "Ragnhild", "non-dropping-particle" : "", "parse-names" : false, "suffix" : "" }, { "dropping-particle" : "", "family" : "Griesfeller", "given" : "Jan", "non-dropping-particle" : "", "parse-names" : false, "suffix" : "" }, { "dropping-particle" : "", "family" : "Matthew Platt", "given" : "Stephen", "non-dropping-particle" : "", "parse-names" : false, "suffix" : "" }, { "dropping-particle" : "", "family" : "Kumar", "given" : "Rajesh", "non-dropping-particle" : "", "parse-names" : false, "suffix" : "" }, { "dropping-particle" : "", "family" : "Lund Myhre", "given" : "Cathrine", "non-dropping-particle" : "", "parse-names" : false, "suffix" : "" }, { "dropping-particle" : "", "family" : "Schulz", "given" : "Michael", "non-dropping-particle" : "", "parse-names" : false, "suffix" : "" } ], "container-title" : "Geoscientific Model Development", "id" : "ITEM-3", "issue" : "12", "issued" : { "date-parts" : [ [ "2018", "12" ] ] }, "page" : "4909-4931", "title" : "Concentrations and radiative forcing of anthropogenic aerosols from 1750 to 2014 simulated with the Oslo CTM3 and CEDS emission inventory", "translator" : [ { "dropping-particle" : "", "family" : "G3934", "given" : "", "non-dropping-particle" : "", "parse-names" : false, "suffix" : "" } ], "type" : "article-journal", "volume" : "11" }, "uris" : [ "http://www.mendeley.com/documents/?uuid=18122f34-b45a-4d01-86a1-5b87d05f62e9", "http://www.mendeley.com/documents/?uuid=17915060-0758-4875-b78f-09df1d94f0ed", "http://www.mendeley.com/documents/?uuid=22906326-a0d9-4080-a32c-83ef157eecc0" ] } ], "mendeley" : { "formattedCitation" : "(Xu and Penner, 2012; Hauglustaine et al., 2014; Lund et al., 2018a)", "plainTextFormattedCitation" : "(Xu and Penner, 2012; Hauglustaine et al., 2014; Lund et al., 2018a)", "previouslyFormattedCitation" : "(Xu and Penner, 2012; Hauglustaine et al., 2014; Lund et al., 2018a)" }, "properties" : { "noteIndex" : 0 }, "schema" : "https://github.com/citation-style-language/schema/raw/master/csl-citation.json" }</w:instrText>
      </w:r>
      <w:r w:rsidRPr="000E472A">
        <w:rPr>
          <w:color w:val="000000"/>
          <w:lang w:val="en-GB"/>
        </w:rPr>
        <w:fldChar w:fldCharType="separate"/>
      </w:r>
      <w:r w:rsidR="00CB33A1">
        <w:rPr>
          <w:noProof/>
          <w:color w:val="000000"/>
          <w:lang w:val="en-GB"/>
        </w:rPr>
        <w:t>(Xu and Penner, 2012; Hauglustaine et al., 2014; Lund et al., 2018a)</w:t>
      </w:r>
      <w:r w:rsidRPr="000E472A">
        <w:rPr>
          <w:color w:val="000000"/>
          <w:lang w:val="en-GB"/>
        </w:rPr>
        <w:fldChar w:fldCharType="end"/>
      </w:r>
      <w:r w:rsidRPr="000E472A">
        <w:rPr>
          <w:color w:val="000000"/>
          <w:lang w:val="en-GB"/>
        </w:rPr>
        <w:t xml:space="preserve">, an increase that has accelerated between 2001 and 2015 </w:t>
      </w:r>
      <w:r w:rsidRPr="000E472A">
        <w:rPr>
          <w:color w:val="000000"/>
          <w:lang w:val="en-GB"/>
        </w:rPr>
        <w:fldChar w:fldCharType="begin" w:fldLock="1"/>
      </w:r>
      <w:r w:rsidR="00D477C7">
        <w:rPr>
          <w:color w:val="000000"/>
          <w:lang w:val="en-GB"/>
        </w:rPr>
        <w:instrText>ADDIN CSL_CITATION { "citationItems" : [ { "id" : "ITEM-1", "itemData" : { "DOI" : "10.5194/acp-18-17963-2018", "ISSN" : "16807324", "abstract" : "&lt;p&gt;&lt;strong&gt;Abstract.&lt;/strong&gt; Reactive nitrogen (N) emissions have increased over the last 150 years as a result of greater fossil fuel combustion and food production. The resulting increase in N deposition can alter the function of ecosystems, but characterizing its ecological impacts remains challenging, in part because of uncertainties in model-based estimates of N dry deposition. Here, we leverage the tiled structure of the land component (LM3) of the Geophysical Fluid Dynamics Laboratory (GFDL) Earth System Model to represent the impact of physical, hydrological, and ecological heterogeneities on the surface removal of chemical tracers. We show that this framework can be used to estimate N deposition at more ecologically-relevant scales (e.g., natural vegetation, water bodies) than from the coarse-resolution global chemistry&amp;amp;ndash;climate model (GFDL-AM3). Focusing on North America, we show that the faster removal of N over forested ecosystems relative to cropland and pasture implies that coarse resolution estimates of N deposition from global models systematically underestimate N deposition to natural vegetation by 10 to 30&lt;span class=\"thinspace\"&gt;&lt;/span&gt;% in the Central and Eastern US. Neglecting the subgrid scale heterogeneity of dry deposition velocities also results in an underestimate (overestimate) of the amount of reduced (oxidized) nitrogen deposited to water bodies. Overall, changes in land cover associated with human activities are found to slow down the removal of N from the atmosphere, causing a reduction in the dry oxidized, dry reduced, and total N deposition over the contiguous US of 8&lt;span class=\"thinspace\"&gt;&lt;/span&gt;%, 26&lt;span class=\"thinspace\"&gt;&lt;/span&gt;%, and 6&lt;span class=\"thinspace\"&gt;&lt;/span&gt;%, respectively. We also find that the reduction in the overall rate of removal of N associated with land-use change tends to increase N deposition on the remaining natural vegetation and facilitate N export to Canada. We show that subgrid scale differences in the surface removal of oxidized and reduced nitrogen imply that near-term (2010&amp;amp;ndash;2050) changes in oxidized (&amp;amp;minus;47&lt;span class=\"thinspace\"&gt;&lt;/span&gt;%) and reduced (+40&lt;span class=\"thinspace\"&gt;&lt;/span&gt;%) US N emissions will cause opposite changes in N deposition to water bodies (increase) and natural vegetation (decrease) in the Eastern US, with potential implications for acidification and ecosystems.&lt;/p&gt;", "author" : [ { "dropping-particle" : "", "family" : "Paulot", "given" : "Fabien", "non-dropping-particle" : "", "parse-names" : false, "suffix" : "" }, { "dropping-particle" : "", "family" : "Malyshev", "given" : "Sergey", "non-dropping-particle" : "", "parse-names" : false, "suffix" : "" }, { "dropping-particle" : "", "family" : "Nguyen", "given" : "Tran", "non-dropping-particle" : "", "parse-names" : false, "suffix" : "" }, { "dropping-particle" : "", "family" : "Crounse", "given" : "D. John", "non-dropping-particle" : "", "parse-names" : false, "suffix" : "" }, { "dropping-particle" : "", "family" : "Shevliakova", "given" : "Elena", "non-dropping-particle" : "", "parse-names" : false, "suffix" : "" }, { "dropping-particle" : "", "family" : "Horowitz", "given" : "W. Larry", "non-dropping-particle" : "", "parse-names" : false, "suffix" : "" } ], "container-title" : "Atmospheric Chemistry and Physics", "id" : "ITEM-1", "issue" : "24", "issued" : { "date-parts" : [ [ "2018" ] ] }, "page" : "17963-17978", "title" : "Representing sub-grid scale variations in nitrogen deposition associated with land use in a global Earth system model: Implications for present and future nitrogen deposition fluxes over North America", "translator" : [ { "dropping-particle" : "", "family" : "G3699", "given" : "", "non-dropping-particle" : "", "parse-names" : false, "suffix" : "" } ], "type" : "article-journal", "volume" : "18" }, "uris" : [ "http://www.mendeley.com/documents/?uuid=945dae6c-f835-4563-ab59-00c82012b43a", "http://www.mendeley.com/documents/?uuid=2e5ed1d4-c105-4e5f-8032-d501784018b8" ] }, { "id" : "ITEM-2", "itemData" : { "DOI" : "10.5194/gmd-11-4909-2018", "ISSN" : "19919603", "abstract" : "We document the ability of the new-generation Oslo chemistry-transport model, Oslo CTM3, to accurately simulate present-day aerosol distributions. The model is then used with the new Community Emission Data System (CEDS) historical emission inventory to provide updated time series of anthropogenic aerosol concentrations and consequent direct radiative forcing (RFari) from 1750 to 2014.Overall, Oslo CTM3 performs well compared with measurements of surface concentrations and remotely sensed aerosol optical depth. Concentrations are underestimated in Asia, but the higher emissions in CEDS than previous inventories result in improvements compared to observations. The treatment of black carbon (BC) scavenging in Oslo CTM3 gives better agreement with observed vertical BC profiles relative to the predecessor Oslo CTM2. However, Arctic wintertime BC concentrations remain underestimated, and a range of sensitivity tests indicate that better physical understanding of processes associated with atmospheric BC processing is required to simultaneously reproduce both the observed features. Uncertainties in model input data, resolution, and scavenging affect the distribution of all aerosols species, especially at high latitudes and altitudes. However, we find no evidence of consistently better model performance across all observables and regions in the sensitivity tests than in the baseline configuration.Using CEDS, we estimate a net RFari in 2014 relative to 1750 of-0.17-W-mg-2, significantly weaker than the IPCC AR5 2011-1750 estimate. Differences are attributable to several factors, including stronger absorption by organic aerosol, updated parameterization of BC absorption, and reduced sulfate cooling. The trend towards a weaker RFari over recent years is more pronounced than in the IPCC AR5, illustrating the importance of capturing recent regional emission changes.", "author" : [ { "dropping-particle" : "", "family" : "Lund", "given" : "Marianne Tronstad", "non-dropping-particle" : "", "parse-names" : false, "suffix" : "" }, { "dropping-particle" : "", "family" : "Myhre", "given" : "Gunnar", "non-dropping-particle" : "", "parse-names" : false, "suffix" : "" }, { "dropping-particle" : "", "family" : "S\u00f8vde Haslerud", "given" : "Amund", "non-dropping-particle" : "", "parse-names" : false, "suffix" : "" }, { "dropping-particle" : "", "family" : "Bieltvedt Skeie", "given" : "Ragnhild", "non-dropping-particle" : "", "parse-names" : false, "suffix" : "" }, { "dropping-particle" : "", "family" : "Griesfeller", "given" : "Jan", "non-dropping-particle" : "", "parse-names" : false, "suffix" : "" }, { "dropping-particle" : "", "family" : "Matthew Platt", "given" : "Stephen", "non-dropping-particle" : "", "parse-names" : false, "suffix" : "" }, { "dropping-particle" : "", "family" : "Kumar", "given" : "Rajesh", "non-dropping-particle" : "", "parse-names" : false, "suffix" : "" }, { "dropping-particle" : "", "family" : "Lund Myhre", "given" : "Cathrine", "non-dropping-particle" : "", "parse-names" : false, "suffix" : "" }, { "dropping-particle" : "", "family" : "Schulz", "given" : "Michael", "non-dropping-particle" : "", "parse-names" : false, "suffix" : "" } ], "container-title" : "Geoscientific Model Development", "id" : "ITEM-2", "issue" : "12", "issued" : { "date-parts" : [ [ "2018", "12" ] ] }, "page" : "4909-4931", "title" : "Concentrations and radiative forcing of anthropogenic aerosols from 1750 to 2014 simulated with the Oslo CTM3 and CEDS emission inventory", "translator" : [ { "dropping-particle" : "", "family" : "G3934", "given" : "", "non-dropping-particle" : "", "parse-names" : false, "suffix" : "" } ], "type" : "article-journal", "volume" : "11" }, "uris" : [ "http://www.mendeley.com/documents/?uuid=18122f34-b45a-4d01-86a1-5b87d05f62e9", "http://www.mendeley.com/documents/?uuid=17915060-0758-4875-b78f-09df1d94f0ed" ] } ], "mendeley" : { "formattedCitation" : "(Lund et al., 2018a; Paulot et al., 2018)", "plainTextFormattedCitation" : "(Lund et al., 2018a; Paulot et al., 2018)", "previouslyFormattedCitation" : "(Lund et al., 2018a; Paulot et al., 2018)" }, "properties" : { "noteIndex" : 0 }, "schema" : "https://github.com/citation-style-language/schema/raw/master/csl-citation.json" }</w:instrText>
      </w:r>
      <w:r w:rsidRPr="000E472A">
        <w:rPr>
          <w:color w:val="000000"/>
          <w:lang w:val="en-GB"/>
        </w:rPr>
        <w:fldChar w:fldCharType="separate"/>
      </w:r>
      <w:r w:rsidR="00CB33A1">
        <w:rPr>
          <w:noProof/>
          <w:color w:val="000000"/>
          <w:lang w:val="en-GB"/>
        </w:rPr>
        <w:t>(Lund et al., 2018a; Paulot et al., 2018)</w:t>
      </w:r>
      <w:r w:rsidRPr="000E472A">
        <w:rPr>
          <w:color w:val="000000"/>
          <w:lang w:val="en-GB"/>
        </w:rPr>
        <w:fldChar w:fldCharType="end"/>
      </w:r>
      <w:r w:rsidRPr="000E472A">
        <w:rPr>
          <w:color w:val="000000"/>
          <w:lang w:val="en-GB"/>
        </w:rPr>
        <w:t xml:space="preserve">. The </w:t>
      </w:r>
      <w:r w:rsidRPr="000E472A">
        <w:rPr>
          <w:lang w:val="en-GB"/>
        </w:rPr>
        <w:t>sensitivity of NO</w:t>
      </w:r>
      <w:r w:rsidRPr="000E472A">
        <w:rPr>
          <w:vertAlign w:val="subscript"/>
          <w:lang w:val="en-GB"/>
        </w:rPr>
        <w:t>3</w:t>
      </w:r>
      <w:r w:rsidRPr="000E472A">
        <w:rPr>
          <w:vertAlign w:val="superscript"/>
          <w:lang w:val="en-GB"/>
        </w:rPr>
        <w:t>-</w:t>
      </w:r>
      <w:r w:rsidRPr="000E472A">
        <w:rPr>
          <w:lang w:val="en-GB"/>
        </w:rPr>
        <w:t xml:space="preserve"> to changes in NH</w:t>
      </w:r>
      <w:r w:rsidRPr="000E472A">
        <w:rPr>
          <w:vertAlign w:val="subscript"/>
          <w:lang w:val="en-GB"/>
        </w:rPr>
        <w:t>3</w:t>
      </w:r>
      <w:r w:rsidRPr="000E472A">
        <w:rPr>
          <w:lang w:val="en-GB"/>
        </w:rPr>
        <w:t>, SO</w:t>
      </w:r>
      <w:r w:rsidRPr="000E472A">
        <w:rPr>
          <w:vertAlign w:val="subscript"/>
          <w:lang w:val="en-GB"/>
        </w:rPr>
        <w:t>4</w:t>
      </w:r>
      <w:r w:rsidRPr="000E472A">
        <w:rPr>
          <w:vertAlign w:val="superscript"/>
          <w:lang w:val="en-GB"/>
        </w:rPr>
        <w:t>2-</w:t>
      </w:r>
      <w:r w:rsidRPr="000E472A">
        <w:rPr>
          <w:lang w:val="en-GB"/>
        </w:rPr>
        <w:t>, and HNO</w:t>
      </w:r>
      <w:r w:rsidRPr="000E472A">
        <w:rPr>
          <w:vertAlign w:val="subscript"/>
          <w:lang w:val="en-GB"/>
        </w:rPr>
        <w:t>3</w:t>
      </w:r>
      <w:r w:rsidRPr="000E472A">
        <w:rPr>
          <w:lang w:val="en-GB"/>
        </w:rPr>
        <w:t xml:space="preserve"> is determined primarily by aerosol pH, temperature, and aerosol liquid water</w:t>
      </w:r>
      <w:r>
        <w:rPr>
          <w:lang w:val="en-GB"/>
        </w:rPr>
        <w:t xml:space="preserve"> </w:t>
      </w:r>
      <w:r>
        <w:rPr>
          <w:lang w:val="en-GB"/>
        </w:rPr>
        <w:fldChar w:fldCharType="begin" w:fldLock="1"/>
      </w:r>
      <w:r w:rsidR="00D477C7">
        <w:rPr>
          <w:lang w:val="en-GB"/>
        </w:rPr>
        <w:instrText>ADDIN CSL_CITATION { "citationItems" : [ { "id" : "ITEM-1", "itemData" : { "DOI" : "10.1038/ngeo2665", "author" : [ { "dropping-particle" : "", "family" : "Weber", "given" : "Rodney J", "non-dropping-particle" : "", "parse-names" : false, "suffix" : "" }, { "dropping-particle" : "", "family" : "Guo", "given" : "Hongyu", "non-dropping-particle" : "", "parse-names" : false, "suffix" : "" }, { "dropping-particle" : "", "family" : "Russell", "given" : "Armistead G", "non-dropping-particle" : "", "parse-names" : false, "suffix" : "" }, { "dropping-particle" : "", "family" : "Nenes", "given" : "Athanasios", "non-dropping-particle" : "", "parse-names" : false, "suffix" : "" } ], "container-title" : "Nature Geoscience", "id" : "ITEM-1", "issue" : "4", "issued" : { "date-parts" : [ [ "2016", "2" ] ] }, "page" : "282-285", "publisher" : "Springer Nature", "title" : "High aerosol acidity despite declining atmospheric sulfate concentrations over the past 15 years", "translator" : [ { "dropping-particle" : "", "family" : "G3529", "given" : "", "non-dropping-particle" : "", "parse-names" : false, "suffix" : "" } ], "type" : "article-journal", "volume" : "9" }, "uris" : [ "http://www.mendeley.com/documents/?uuid=a78c7d66-a6b2-4d35-8ab3-abd9de70abc7" ] }, { "id" : "ITEM-2", "itemData" : { "DOI" : "10.1002/2016JD025311", "ISSN" : "2169-897X", "abstract" : "Particle pH is a critical but poorly constrained quantity that affects many aerosol processes and properties, including aerosol composition, concentrations, and toxicity. We assess PM1 pH as a function of geographical location and altitude, focusing on the northeastern U.S., based on aircraft measurements from the Wintertime Investigation of Transport, Emissions, and Reactivity campaign (1 February to 15 March 2015). Particle pH and water were predicted with the ISORROPIA-II thermodynamic model and validated by comparing predicted to observed partitioning of inorganic nitrate between the gas and particle phases. Good agreement was found for relative humidity (RH) above 40%; at lower RH observed particle nitrate was higher than predicted, possibly due to organic-inorganic phase separations or nitrate measurement uncertainties associated with low concentrations (nitrate&lt;1 \u00b5gm-3). Including refractory ions in the pH calculations did not improve model predictions, suggesting they were externally mixed with PM1 sulfate, nitrate, and ammonium. Sample line volatilization artifacts were found to be minimal. Overall, particle pH for altitudes up to 5000m ranged between -0.51 and 1.9 (10th and 90th percentiles) with a study mean of 0.77 \u00b1 0.96, similar to those reported for the southeastern U.S. and eastern Mediterranean. This expansive aircraft data set is used to investigate causes in variability in pH and pH-dependent aerosol components, such as PM1 nitrate, over a wide range of temperatures (-21 to 19\u00b0C), RH (20 to 95%), inorganic gas, and particle concentrations and also provides further evidence that particles with low pH are ubiquitous.", "author" : [ { "dropping-particle" : "", "family" : "Guo", "given" : "Hongyu", "non-dropping-particle" : "", "parse-names" : false, "suffix" : "" }, { "dropping-particle" : "", "family" : "Sullivan", "given" : "Amy P.", "non-dropping-particle" : "", "parse-names" : false, "suffix" : "" }, { "dropping-particle" : "", "family" : "Campuzano\u2010Jost", "given" : "Pedro", "non-dropping-particle" : "", "parse-names" : false, "suffix" : "" }, { "dropping-particle" : "", "family" : "Schroder", "given" : "Jason C.", "non-dropping-particle" : "", "parse-names" : false, "suffix" : "" }, { "dropping-particle" : "", "family" : "Lopez\u2010Hilfiker", "given" : "Felipe D.", "non-dropping-particle" : "", "parse-names" : false, "suffix" : "" }, { "dropping-particle" : "", "family" : "Dibb", "given" : "Jack E.", "non-dropping-particle" : "", "parse-names" : false, "suffix" : "" }, { "dropping-particle" : "", "family" : "Jimenez", "given" : "Jose L.", "non-dropping-particle" : "", "parse-names" : false, "suffix" : "" }, { "dropping-particle" : "", "family" : "Thornton", "given" : "Joel A.", "non-dropping-particle" : "", "parse-names" : false, "suffix" : "" }, { "dropping-particle" : "", "family" : "Brown", "given" : "Steven S.", "non-dropping-particle" : "", "parse-names" : false, "suffix" : "" }, { "dropping-particle" : "", "family" : "Nenes", "given" : "Athanasios", "non-dropping-particle" : "", "parse-names" : false, "suffix" : "" }, { "dropping-particle" : "", "family" : "Weber", "given" : "Rodney J.", "non-dropping-particle" : "", "parse-names" : false, "suffix" : "" } ], "container-title" : "Journal of Geophysical Research: Atmospheres", "id" : "ITEM-2", "issue" : "17", "issued" : { "date-parts" : [ [ "2016", "9", "16" ] ] }, "page" : "10355-10376", "title" : "Fine particle pH and the partitioning of nitric acid during winter in the northeastern United States", "translator" : [ { "dropping-particle" : "", "family" : "G4190", "given" : "", "non-dropping-particle" : "", "parse-names" : false, "suffix" : "" } ], "type" : "article-journal", "volume" : "121" }, "uris" : [ "http://www.mendeley.com/documents/?uuid=15693fa0-eab7-4ac8-a535-6c46290aadd2" ] }, { "id" : "ITEM-3", "itemData" : { "DOI" : "10.5194/acp-18-12241-2018", "ISSN" : "16807324", "abstract" : "In some regions, reducing aerosol ammonium nitrate (NH4NO3) concentrations may substantially improve air quality. This can be accomplished by reductions in precursor emissions, such as nitrogen oxides (NO) to lower nitric acid (HNO3) that partitions to the aerosol, or reductions in ammonia (NH3) to lower particle pH and keep HNO3 in the gas phase. Using the ISORROPIA-II thermodynamic aerosol model and detailed observational data sets, we explore the sensitivity of aerosol NH4NO3 to gas-phase NH3 and NOx controls for a number of contrasting locations, including Europe, the United States, and China. NOx control is always effective, whereas the aerosol response to NH3 control is highly nonlinear and only becomes effective at a thermodynamic sweet spot. The analysis provides a conceptual framework and fundamental evaluation on the relative value of NOx versus NH3 control and demonstrates the relevance of pH as an air quality parameter. We find that, regardless of the locations examined, it is only when ambient particle pH drops below an approximate critical value of 3 (slightly higher in warm and slightly lower in cold seasons) that NH3 reduction leads to an effective response in PM2.5 mass. The required amount of NH3 reduction to reach the critical pH and efficiently decrease NH4NO3 at different sites is assessed. Owing to the linkage between NH3 emissions and agricultural productivity, the substantial NH3 reduction required in some locations may not be feasible. Finally, controlling NH3 emissions to increase aerosol acidity and evaporate NH4NO3 will have other effects, beyond reduction of PM2.5 NH4NO3, such as increasing aerosol toxicity and potentially altering the deposition patterns of nitrogen and trace nutrients.", "author" : [ { "dropping-particle" : "", "family" : "Guo", "given" : "Hongyu", "non-dropping-particle" : "", "parse-names" : false, "suffix" : "" }, { "dropping-particle" : "", "family" : "Otjes", "given" : "Rene", "non-dropping-particle" : "", "parse-names" : false, "suffix" : "" }, { "dropping-particle" : "", "family" : "Schlag", "given" : "Patrick", "non-dropping-particle" : "", "parse-names" : false, "suffix" : "" }, { "dropping-particle" : "", "family" : "Kiendler-Scharr", "given" : "Astrid", "non-dropping-particle" : "", "parse-names" : false, "suffix" : "" }, { "dropping-particle" : "", "family" : "Nenes", "given" : "Athanasios", "non-dropping-particle" : "", "parse-names" : false, "suffix" : "" }, { "dropping-particle" : "", "family" : "Weber", "given" : "Rodney J.", "non-dropping-particle" : "", "parse-names" : false, "suffix" : "" } ], "container-title" : "Atmospheric Chemistry and Physics", "id" : "ITEM-3", "issue" : "16", "issued" : { "date-parts" : [ [ "2018", "8" ] ] }, "page" : "12241-12256", "publisher" : "Copernicus Publications", "title" : "Effectiveness of ammonia reduction on control of fine particle nitrate", "translator" : [ { "dropping-particle" : "", "family" : "G3730", "given" : "", "non-dropping-particle" : "", "parse-names" : false, "suffix" : "" } ], "type" : "article-journal", "volume" : "18" }, "uris" : [ "http://www.mendeley.com/documents/?uuid=ab99963c-12b3-483f-b547-8ba841180483" ] }, { "id" : "ITEM-4", "itemData" : { "DOI" : "10.5194/acp-20-3249-2020", "ISSN" : "1680-7324", "author" : [ { "dropping-particle" : "", "family" : "Nenes", "given" : "Athanasios", "non-dropping-particle" : "", "parse-names" : false, "suffix" : "" }, { "dropping-particle" : "", "family" : "Pandis", "given" : "Spyros N", "non-dropping-particle" : "", "parse-names" : false, "suffix" : "" }, { "dropping-particle" : "", "family" : "Weber", "given" : "Rodney J", "non-dropping-particle" : "", "parse-names" : false, "suffix" : "" }, { "dropping-particle" : "", "family" : "Russell", "given" : "Armistead", "non-dropping-particle" : "", "parse-names" : false, "suffix" : "" } ], "container-title" : "Atmospheric Chemistry and Physics", "id" : "ITEM-4", "issue" : "5", "issued" : { "date-parts" : [ [ "2020", "3", "18" ] ] }, "page" : "3249-3258", "publisher" : "Copernicus Publications", "title" : "Aerosol pH and liquid water content determine when particulate matter is sensitive to ammonia and nitrate availability", "translator" : [ { "dropping-particle" : "", "family" : "G4791", "given" : "", "non-dropping-particle" : "", "parse-names" : false, "suffix" : "" } ], "type" : "article-journal", "volume" : "20" }, "uris" : [ "http://www.mendeley.com/documents/?uuid=bf9d3ffa-03d8-449f-b543-feb4a65d9c8d" ] } ], "mendeley" : { "formattedCitation" : "(Guo et al., 2016, 2018; Weber et al., 2016; Nenes et al., 2020)", "plainTextFormattedCitation" : "(Guo et al., 2016, 2018; Weber et al., 2016; Nenes et al., 2020)", "previouslyFormattedCitation" : "(Guo et al., 2016, 2018; Weber et al., 2016; Nenes et al., 2020)" }, "properties" : { "noteIndex" : 0 }, "schema" : "https://github.com/citation-style-language/schema/raw/master/csl-citation.json" }</w:instrText>
      </w:r>
      <w:r>
        <w:rPr>
          <w:lang w:val="en-GB"/>
        </w:rPr>
        <w:fldChar w:fldCharType="separate"/>
      </w:r>
      <w:r w:rsidR="00CB33A1">
        <w:rPr>
          <w:noProof/>
          <w:lang w:val="en-GB"/>
        </w:rPr>
        <w:t>(Guo et al., 2016, 2018; Weber et al., 2016; Nenes et al., 2020)</w:t>
      </w:r>
      <w:r>
        <w:rPr>
          <w:lang w:val="en-GB"/>
        </w:rPr>
        <w:fldChar w:fldCharType="end"/>
      </w:r>
      <w:r w:rsidRPr="00B15603">
        <w:rPr>
          <w:lang w:val="en-GB"/>
        </w:rPr>
        <w:t xml:space="preserve">. </w:t>
      </w:r>
      <w:r w:rsidRPr="00D837A8">
        <w:rPr>
          <w:lang w:val="en-GB"/>
        </w:rPr>
        <w:t>In regions</w:t>
      </w:r>
      <w:del w:id="2656" w:author="Lucy Cowie" w:date="2021-07-27T15:12:00Z">
        <w:r w:rsidRPr="00D837A8" w:rsidDel="000637A6">
          <w:rPr>
            <w:lang w:val="en-GB"/>
          </w:rPr>
          <w:delText>,</w:delText>
        </w:r>
      </w:del>
      <w:r w:rsidRPr="00D837A8">
        <w:rPr>
          <w:lang w:val="en-GB"/>
        </w:rPr>
        <w:t xml:space="preserve"> where aerosol pH is high, changes in NO</w:t>
      </w:r>
      <w:r w:rsidRPr="009638A7">
        <w:rPr>
          <w:vertAlign w:val="subscript"/>
          <w:lang w:val="en-GB"/>
        </w:rPr>
        <w:t>3</w:t>
      </w:r>
      <w:del w:id="2657" w:author="Lucy Cowie" w:date="2021-07-27T15:12:00Z">
        <w:r w:rsidRPr="004904EA" w:rsidDel="00AB3951">
          <w:rPr>
            <w:vertAlign w:val="superscript"/>
            <w:lang w:val="en-GB"/>
          </w:rPr>
          <w:delText>-</w:delText>
        </w:r>
      </w:del>
      <w:r w:rsidRPr="00610383">
        <w:rPr>
          <w:lang w:val="en-GB"/>
        </w:rPr>
        <w:t xml:space="preserve"> follow changes in NO</w:t>
      </w:r>
      <w:r w:rsidRPr="00AB3951">
        <w:rPr>
          <w:iCs/>
          <w:vertAlign w:val="subscript"/>
          <w:lang w:val="en-GB"/>
          <w:rPrChange w:id="2658" w:author="Lucy Cowie" w:date="2021-07-27T15:12:00Z">
            <w:rPr>
              <w:i/>
              <w:vertAlign w:val="subscript"/>
              <w:lang w:val="en-GB"/>
            </w:rPr>
          </w:rPrChange>
        </w:rPr>
        <w:t>x</w:t>
      </w:r>
      <w:r w:rsidRPr="00AB3951">
        <w:rPr>
          <w:iCs/>
          <w:lang w:val="en-GB"/>
        </w:rPr>
        <w:t xml:space="preserve"> </w:t>
      </w:r>
      <w:r w:rsidRPr="00417ACD">
        <w:rPr>
          <w:lang w:val="en-GB"/>
        </w:rPr>
        <w:t>emissions, consistent with the observed increase of ammonium nitrate in</w:t>
      </w:r>
      <w:r w:rsidRPr="000E472A">
        <w:rPr>
          <w:lang w:val="en-GB"/>
        </w:rPr>
        <w:t xml:space="preserve"> </w:t>
      </w:r>
      <w:del w:id="2659" w:author="Lucy Cowie" w:date="2021-07-27T15:33:00Z">
        <w:r w:rsidRPr="000E472A" w:rsidDel="00E72CA6">
          <w:rPr>
            <w:lang w:val="en-GB"/>
          </w:rPr>
          <w:delText xml:space="preserve">Northern </w:delText>
        </w:r>
      </w:del>
      <w:ins w:id="2660" w:author="Lucy Cowie" w:date="2021-07-27T15:33:00Z">
        <w:r w:rsidR="00E72CA6">
          <w:rPr>
            <w:lang w:val="en-GB"/>
          </w:rPr>
          <w:t>n</w:t>
        </w:r>
        <w:r w:rsidR="00E72CA6" w:rsidRPr="000E472A">
          <w:rPr>
            <w:lang w:val="en-GB"/>
          </w:rPr>
          <w:t xml:space="preserve">orthern </w:t>
        </w:r>
      </w:ins>
      <w:r w:rsidRPr="000E472A">
        <w:rPr>
          <w:lang w:val="en-GB"/>
        </w:rPr>
        <w:t>China from 2000</w:t>
      </w:r>
      <w:ins w:id="2661" w:author="Lucy Cowie" w:date="2021-07-27T15:33:00Z">
        <w:r w:rsidR="00E73918">
          <w:rPr>
            <w:lang w:val="en-GB"/>
          </w:rPr>
          <w:t>–</w:t>
        </w:r>
      </w:ins>
      <w:del w:id="2662" w:author="Lucy Cowie" w:date="2021-07-27T15:33:00Z">
        <w:r w:rsidRPr="000E472A" w:rsidDel="00E73918">
          <w:rPr>
            <w:lang w:val="en-GB"/>
          </w:rPr>
          <w:delText xml:space="preserve"> to </w:delText>
        </w:r>
      </w:del>
      <w:r w:rsidRPr="000E472A">
        <w:rPr>
          <w:lang w:val="en-GB"/>
        </w:rPr>
        <w:t xml:space="preserve">2015 </w:t>
      </w:r>
      <w:r w:rsidRPr="000E472A">
        <w:rPr>
          <w:lang w:val="en-GB"/>
        </w:rPr>
        <w:fldChar w:fldCharType="begin" w:fldLock="1"/>
      </w:r>
      <w:r w:rsidR="00D477C7">
        <w:rPr>
          <w:lang w:val="en-GB"/>
        </w:rPr>
        <w:instrText>ADDIN CSL_CITATION { "citationItems" : [ { "id" : "ITEM-1", "itemData" : { "DOI" : "10.5194/acp-18-11261-2018", "ISSN" : "16807324", "abstract" : "Nitrate aerosol makes up a significant fraction of fine particles and plays a key role in regional air quality and climate. The North China Plain (NCP) is one of the most industrialized and polluted regions in China. To ob- tain a holistic understanding of the nitrate pollution and its formation mechanisms over the NCP region, intensive field observations were conducted at three sites during summer- time in 2014\u20132015. The measurement sites include an ur- ban site in downtown Jinan \u2013 the capital city of Shandong Province \u2013, a rural site downwind of Jinan city, and a re- mote mountain site at Mt. Tai (1534 m a.s.l.). Elevated ni- trate concentrations were observed at all three sites despite distinct temporal and spatial variations. Using historical ob- servations, the nitrate / PM2.5 and nitrate / sulfate ratios have statistically significantly increased in Jinan (2005\u20132015) and at Mt. Tai (from 2007 to 2014), indicating the worsening situation of regional nitrate pollution. A multiphase chemi- cal box model (RACM\u2013CAPRAM) was deployed and con- strained by observations to elucidate the nitrate formation mechanisms. The principal formation route is the partition- ing of gaseous HNO3 to the aerosol phase during the day, whilst the nocturnal nitrate formation is dominated by the heterogeneous hydrolysis of N2 O5 . The daytime nitrate pro- duction in the NCP region is mainly limited by the availabil- ity of NO2 and to a lesser extent by O3 and NH3. In com- parison, the nighttime formation is controlled by both NO2 and O3. The presence of NH3 contributes to the formation of nitrate aerosol during the day, while there is slightly de- creasing nitrate formation at night. Our analyses suggest that controlling NOx and O3 is an efficient way, at the moment, to mitigate nitrate pollution in the NCP region, where NH3 is usually in excess in summer. This study provides observa- tional evidence of a rising trend of nitrate aerosol as well as scientific support for formulating effective control strategies for regional haze in China.", "author" : [ { "dropping-particle" : "", "family" : "Wen", "given" : "Liang", "non-dropping-particle" : "", "parse-names" : false, "suffix" : "" }, { "dropping-particle" : "", "family" : "Xue", "given" : "Likun", "non-dropping-particle" : "", "parse-names" : false, "suffix" : "" }, { "dropping-particle" : "", "family" : "Wang", "given" : "Xinfeng", "non-dropping-particle" : "", "parse-names" : false, "suffix" : "" }, { "dropping-particle" : "", "family" : "Xu", "given" : "Caihong", "non-dropping-particle" : "", "parse-names" : false, "suffix" : "" }, { "dropping-particle" : "", "family" : "Chen", "given" : "Tianshu", "non-dropping-particle" : "", "parse-names" : false, "suffix" : "" }, { "dropping-particle" : "", "family" : "Yang", "given" : "Lingxiao", "non-dropping-particle" : "", "parse-names" : false, "suffix" : "" }, { "dropping-particle" : "", "family" : "Wang", "given" : "Tao", "non-dropping-particle" : "", "parse-names" : false, "suffix" : "" }, { "dropping-particle" : "", "family" : "Zhang", "given" : "Qingzhu", "non-dropping-particle" : "", "parse-names" : false, "suffix" : "" }, { "dropping-particle" : "", "family" : "Wang", "given" : "Wenxing", "non-dropping-particle" : "", "parse-names" : false, "suffix" : "" } ], "container-title" : "Atmospheric Chemistry and Physics", "id" : "ITEM-1", "issue" : "15", "issued" : { "date-parts" : [ [ "2018", "8" ] ] }, "page" : "11261-11275", "publisher" : "Copernicus {GmbH}", "title" : "Summertime fine particulate nitrate pollution in the North China Plain: increasing trends, formation mechanisms and implications for control policy", "translator" : [ { "dropping-particle" : "", "family" : "G4862", "given" : "", "non-dropping-particle" : "", "parse-names" : false, "suffix" : "" } ], "type" : "article-journal", "volume" : "18" }, "uris" : [ "http://www.mendeley.com/documents/?uuid=7ea01fe3-5152-44b4-80b8-5027a1c3784f", "http://www.mendeley.com/documents/?uuid=4e51fbb6-7b1d-4025-957a-a5b525324b96" ] } ], "mendeley" : { "formattedCitation" : "(Wen et al., 2018)", "plainTextFormattedCitation" : "(Wen et al., 2018)", "previouslyFormattedCitation" : "(Wen et al., 2018)" }, "properties" : { "noteIndex" : 0 }, "schema" : "https://github.com/citation-style-language/schema/raw/master/csl-citation.json" }</w:instrText>
      </w:r>
      <w:r w:rsidRPr="000E472A">
        <w:rPr>
          <w:lang w:val="en-GB"/>
        </w:rPr>
        <w:fldChar w:fldCharType="separate"/>
      </w:r>
      <w:r w:rsidR="00CB33A1">
        <w:rPr>
          <w:noProof/>
          <w:lang w:val="en-GB"/>
        </w:rPr>
        <w:t>(Wen et al., 2018)</w:t>
      </w:r>
      <w:r w:rsidRPr="000E472A">
        <w:rPr>
          <w:lang w:val="en-GB"/>
        </w:rPr>
        <w:fldChar w:fldCharType="end"/>
      </w:r>
      <w:r w:rsidRPr="000E472A">
        <w:rPr>
          <w:lang w:val="en-GB"/>
        </w:rPr>
        <w:t xml:space="preserve"> and its decrease in the US Central Valley </w:t>
      </w:r>
      <w:r w:rsidRPr="000E472A">
        <w:rPr>
          <w:lang w:val="en-GB"/>
        </w:rPr>
        <w:fldChar w:fldCharType="begin" w:fldLock="1"/>
      </w:r>
      <w:r w:rsidR="00D477C7">
        <w:rPr>
          <w:lang w:val="en-GB"/>
        </w:rPr>
        <w:instrText>ADDIN CSL_CITATION { "citationItems" : [ { "id" : "ITEM-1", "itemData" : { "DOI" : "10.5194/acp-16-2575-2016", "ISSN" : "16807324", "abstract" : "Nitrogen oxides (NOx) have fallen steadily across the US over the last 15 years. At the same time, NOx concentrations decrease on weekends relative to weekdays, largely without co-occurring changes in other gas-phase emissions, due to patterns of diesel truck activities. These trends taken together provide two independent constraints on the role of NOx in the nonlinear chemistry of atmospheric oxidation. In this context, we interpret interannual trends in wintertime ammonium nitrate (NH4NO3) in the San Joaquin Valley of California, a location with the worst aerosol pollution in the US and where a large portion of aerosol mass is NH4NO3. Here, we show that NOx reductions have simultaneously decreased nighttime and increased daytime NH4NO3 production over the last decade. We find a substantial decrease in NH4NO3 since 2000 and conclude that this decrease is due to reduced nitrate radical-initiated production at night in residual layers that are decoupled from fresh emissions at the surface. Further reductions in NOx are imminent in California, and nationwide, and we make a quantitative prediction of the response of NH4NO3. We show that the combination of rapid chemical production and efficient NH4NO3 loss via deposition of gas-phase nitric acid implies that high aerosol days in cities in the San Joaquin Valley air basin are responsive to local changes in NOx within those individual cities. Our calculations indicate that large decreases in NOx in the future will not only lower wintertime NH4NO3 concentrations but also cause a transition in the dominant NH4NO3 source from nighttime to daytime chemistry.", "author" : [ { "dropping-particle" : "", "family" : "Pusede", "given" : "S. E.", "non-dropping-particle" : "", "parse-names" : false, "suffix" : "" }, { "dropping-particle" : "", "family" : "Duffey", "given" : "K. C.", "non-dropping-particle" : "", "parse-names" : false, "suffix" : "" }, { "dropping-particle" : "", "family" : "Shusterman", "given" : "A. A.", "non-dropping-particle" : "", "parse-names" : false, "suffix" : "" }, { "dropping-particle" : "", "family" : "Saleh", "given" : "A.", "non-dropping-particle" : "", "parse-names" : false, "suffix" : "" }, { "dropping-particle" : "", "family" : "Laughner", "given" : "J. L.", "non-dropping-particle" : "", "parse-names" : false, "suffix" : "" }, { "dropping-particle" : "", "family" : "Wooldridge", "given" : "P. J.", "non-dropping-particle" : "", "parse-names" : false, "suffix" : "" }, { "dropping-particle" : "", "family" : "Zhang", "given" : "Q.", "non-dropping-particle" : "", "parse-names" : false, "suffix" : "" }, { "dropping-particle" : "", "family" : "Parworth", "given" : "C. L.", "non-dropping-particle" : "", "parse-names" : false, "suffix" : "" }, { "dropping-particle" : "", "family" : "Kim", "given" : "H.", "non-dropping-particle" : "", "parse-names" : false, "suffix" : "" }, { "dropping-particle" : "", "family" : "Capps", "given" : "S. L.", "non-dropping-particle" : "", "parse-names" : false, "suffix" : "" }, { "dropping-particle" : "", "family" : "Valin", "given" : "L. C.", "non-dropping-particle" : "", "parse-names" : false, "suffix" : "" }, { "dropping-particle" : "", "family" : "Cappa", "given" : "C. D.", "non-dropping-particle" : "", "parse-names" : false, "suffix" : "" }, { "dropping-particle" : "", "family" : "Fried", "given" : "A.", "non-dropping-particle" : "", "parse-names" : false, "suffix" : "" }, { "dropping-particle" : "", "family" : "Walega", "given" : "J.", "non-dropping-particle" : "", "parse-names" : false, "suffix" : "" }, { "dropping-particle" : "", "family" : "Nowak", "given" : "J. B.", "non-dropping-particle" : "", "parse-names" : false, "suffix" : "" }, { "dropping-particle" : "", "family" : "Weinheimer", "given" : "A. J.", "non-dropping-particle" : "", "parse-names" : false, "suffix" : "" }, { "dropping-particle" : "", "family" : "Hoff", "given" : "R. M.", "non-dropping-particle" : "", "parse-names" : false, "suffix" : "" }, { "dropping-particle" : "", "family" : "Berkoff", "given" : "T. A.", "non-dropping-particle" : "", "parse-names" : false, "suffix" : "" }, { "dropping-particle" : "", "family" : "Beyersdorf", "given" : "A. J.", "non-dropping-particle" : "", "parse-names" : false, "suffix" : "" }, { "dropping-particle" : "", "family" : "Olson", "given" : "J.", "non-dropping-particle" : "", "parse-names" : false, "suffix" : "" }, { "dropping-particle" : "", "family" : "Crawford", "given" : "J. H.", "non-dropping-particle" : "", "parse-names" : false, "suffix" : "" }, { "dropping-particle" : "", "family" : "Cohen", "given" : "R. C.", "non-dropping-particle" : "", "parse-names" : false, "suffix" : "" } ], "container-title" : "Atmospheric Chemistry and Physics", "id" : "ITEM-1", "issue" : "4", "issued" : { "date-parts" : [ [ "2016", "3" ] ] }, "page" : "2575-2596", "publisher" : "Copernicus {GmbH}", "title" : "On the effectiveness of nitrogen oxide reductions as a control over ammonium nitrate aerosol", "translator" : [ { "dropping-particle" : "", "family" : "G3887", "given" : "", "non-dropping-particle" : "", "parse-names" : false, "suffix" : "" } ], "type" : "article-journal", "volume" : "16" }, "uris" : [ "http://www.mendeley.com/documents/?uuid=e789acc2-f53a-443a-a404-a59ed374f9e2", "http://www.mendeley.com/documents/?uuid=35e2c1f7-364e-4ffa-a895-a0c8dd9ed1e4" ] } ], "mendeley" : { "formattedCitation" : "(Pusede et al., 2016)", "plainTextFormattedCitation" : "(Pusede et al., 2016)", "previouslyFormattedCitation" : "(Pusede et al., 2016)" }, "properties" : { "noteIndex" : 0 }, "schema" : "https://github.com/citation-style-language/schema/raw/master/csl-citation.json" }</w:instrText>
      </w:r>
      <w:r w:rsidRPr="000E472A">
        <w:rPr>
          <w:lang w:val="en-GB"/>
        </w:rPr>
        <w:fldChar w:fldCharType="separate"/>
      </w:r>
      <w:r w:rsidR="00CB33A1">
        <w:rPr>
          <w:noProof/>
          <w:lang w:val="en-GB"/>
        </w:rPr>
        <w:t>(Pusede et al., 2016)</w:t>
      </w:r>
      <w:r w:rsidRPr="000E472A">
        <w:rPr>
          <w:lang w:val="en-GB"/>
        </w:rPr>
        <w:fldChar w:fldCharType="end"/>
      </w:r>
      <w:r w:rsidRPr="000E472A">
        <w:rPr>
          <w:lang w:val="en-GB"/>
        </w:rPr>
        <w:t>. In contrast, the decrease in SO</w:t>
      </w:r>
      <w:r w:rsidRPr="000E472A">
        <w:rPr>
          <w:vertAlign w:val="subscript"/>
          <w:lang w:val="en-GB"/>
        </w:rPr>
        <w:t>2</w:t>
      </w:r>
      <w:r w:rsidRPr="000E472A">
        <w:rPr>
          <w:lang w:val="en-GB"/>
        </w:rPr>
        <w:t xml:space="preserve"> emissions in </w:t>
      </w:r>
      <w:r w:rsidRPr="006F1BC2">
        <w:rPr>
          <w:lang w:val="en-GB"/>
        </w:rPr>
        <w:t xml:space="preserve">the US Southeast </w:t>
      </w:r>
      <w:r w:rsidRPr="000E472A">
        <w:rPr>
          <w:lang w:val="en-GB"/>
        </w:rPr>
        <w:t>has caused little change in NO</w:t>
      </w:r>
      <w:r w:rsidRPr="000E472A">
        <w:rPr>
          <w:vertAlign w:val="subscript"/>
          <w:lang w:val="en-GB"/>
        </w:rPr>
        <w:t>3</w:t>
      </w:r>
      <w:del w:id="2663" w:author="Lucy Cowie" w:date="2021-07-27T15:44:00Z">
        <w:r w:rsidRPr="000E472A" w:rsidDel="00E73918">
          <w:rPr>
            <w:vertAlign w:val="superscript"/>
            <w:lang w:val="en-GB"/>
          </w:rPr>
          <w:delText>-</w:delText>
        </w:r>
        <w:r w:rsidRPr="000E472A" w:rsidDel="00E73918">
          <w:rPr>
            <w:lang w:val="en-GB"/>
          </w:rPr>
          <w:delText xml:space="preserve"> </w:delText>
        </w:r>
      </w:del>
      <w:r w:rsidRPr="000E472A">
        <w:rPr>
          <w:lang w:val="en-GB"/>
        </w:rPr>
        <w:t>from 1998</w:t>
      </w:r>
      <w:ins w:id="2664" w:author="Lucy Cowie" w:date="2021-07-27T15:44:00Z">
        <w:r w:rsidR="00E73918">
          <w:rPr>
            <w:lang w:val="en-GB"/>
          </w:rPr>
          <w:t>–</w:t>
        </w:r>
      </w:ins>
      <w:del w:id="2665" w:author="Lucy Cowie" w:date="2021-07-27T15:44:00Z">
        <w:r w:rsidRPr="000E472A" w:rsidDel="00E73918">
          <w:rPr>
            <w:lang w:val="en-GB"/>
          </w:rPr>
          <w:delText xml:space="preserve"> to </w:delText>
        </w:r>
      </w:del>
      <w:r w:rsidRPr="000E472A">
        <w:rPr>
          <w:lang w:val="en-GB"/>
        </w:rPr>
        <w:t xml:space="preserve">2014 as </w:t>
      </w:r>
      <w:r w:rsidRPr="000E472A">
        <w:rPr>
          <w:color w:val="000000"/>
          <w:lang w:val="en-GB"/>
        </w:rPr>
        <w:t xml:space="preserve">nitric acid largely remains in the gas phase due to highly </w:t>
      </w:r>
      <w:r w:rsidRPr="000E472A">
        <w:rPr>
          <w:lang w:val="en-GB"/>
        </w:rPr>
        <w:t xml:space="preserve">acidic aerosols </w:t>
      </w:r>
      <w:r w:rsidRPr="000E472A">
        <w:rPr>
          <w:lang w:val="en-GB"/>
        </w:rPr>
        <w:fldChar w:fldCharType="begin" w:fldLock="1"/>
      </w:r>
      <w:r w:rsidR="00D477C7">
        <w:rPr>
          <w:lang w:val="en-GB"/>
        </w:rPr>
        <w:instrText>ADDIN CSL_CITATION { "citationItems" : [ { "id" : "ITEM-1", "itemData" : { "DOI" : "10.1038/ngeo2665", "author" : [ { "dropping-particle" : "", "family" : "Weber", "given" : "Rodney J", "non-dropping-particle" : "", "parse-names" : false, "suffix" : "" }, { "dropping-particle" : "", "family" : "Guo", "given" : "Hongyu", "non-dropping-particle" : "", "parse-names" : false, "suffix" : "" }, { "dropping-particle" : "", "family" : "Russell", "given" : "Armistead G", "non-dropping-particle" : "", "parse-names" : false, "suffix" : "" }, { "dropping-particle" : "", "family" : "Nenes", "given" : "Athanasios", "non-dropping-particle" : "", "parse-names" : false, "suffix" : "" } ], "container-title" : "Nature Geoscience", "id" : "ITEM-1", "issue" : "4", "issued" : { "date-parts" : [ [ "2016", "2" ] ] }, "page" : "282-285", "publisher" : "Springer Nature", "title" : "High aerosol acidity despite declining atmospheric sulfate concentrations over the past 15 years", "translator" : [ { "dropping-particle" : "", "family" : "G3529", "given" : "", "non-dropping-particle" : "", "parse-names" : false, "suffix" : "" } ], "type" : "article-journal", "volume" : "9" }, "uris" : [ "http://www.mendeley.com/documents/?uuid=a78c7d66-a6b2-4d35-8ab3-abd9de70abc7", "http://www.mendeley.com/documents/?uuid=2154c032-8df5-4b31-92f0-bb1ef18bc3e5" ] }, { "id" : "ITEM-2", "itemData" : { "DOI" : "10.5194/acp-18-12241-2018", "ISSN" : "16807324", "abstract" : "In some regions, reducing aerosol ammonium nitrate (NH4NO3) concentrations may substantially improve air quality. This can be accomplished by reductions in precursor emissions, such as nitrogen oxides (NO) to lower nitric acid (HNO3) that partitions to the aerosol, or reductions in ammonia (NH3) to lower particle pH and keep HNO3 in the gas phase. Using the ISORROPIA-II thermodynamic aerosol model and detailed observational data sets, we explore the sensitivity of aerosol NH4NO3 to gas-phase NH3 and NOx controls for a number of contrasting locations, including Europe, the United States, and China. NOx control is always effective, whereas the aerosol response to NH3 control is highly nonlinear and only becomes effective at a thermodynamic sweet spot. The analysis provides a conceptual framework and fundamental evaluation on the relative value of NOx versus NH3 control and demonstrates the relevance of pH as an air quality parameter. We find that, regardless of the locations examined, it is only when ambient particle pH drops below an approximate critical value of 3 (slightly higher in warm and slightly lower in cold seasons) that NH3 reduction leads to an effective response in PM2.5 mass. The required amount of NH3 reduction to reach the critical pH and efficiently decrease NH4NO3 at different sites is assessed. Owing to the linkage between NH3 emissions and agricultural productivity, the substantial NH3 reduction required in some locations may not be feasible. Finally, controlling NH3 emissions to increase aerosol acidity and evaporate NH4NO3 will have other effects, beyond reduction of PM2.5 NH4NO3, such as increasing aerosol toxicity and potentially altering the deposition patterns of nitrogen and trace nutrients.", "author" : [ { "dropping-particle" : "", "family" : "Guo", "given" : "Hongyu", "non-dropping-particle" : "", "parse-names" : false, "suffix" : "" }, { "dropping-particle" : "", "family" : "Otjes", "given" : "Rene", "non-dropping-particle" : "", "parse-names" : false, "suffix" : "" }, { "dropping-particle" : "", "family" : "Schlag", "given" : "Patrick", "non-dropping-particle" : "", "parse-names" : false, "suffix" : "" }, { "dropping-particle" : "", "family" : "Kiendler-Scharr", "given" : "Astrid", "non-dropping-particle" : "", "parse-names" : false, "suffix" : "" }, { "dropping-particle" : "", "family" : "Nenes", "given" : "Athanasios", "non-dropping-particle" : "", "parse-names" : false, "suffix" : "" }, { "dropping-particle" : "", "family" : "Weber", "given" : "Rodney J.", "non-dropping-particle" : "", "parse-names" : false, "suffix" : "" } ], "container-title" : "Atmospheric Chemistry and Physics", "id" : "ITEM-2", "issue" : "16", "issued" : { "date-parts" : [ [ "2018", "8" ] ] }, "page" : "12241-12256", "publisher" : "Copernicus Publications", "title" : "Effectiveness of ammonia reduction on control of fine particle nitrate", "translator" : [ { "dropping-particle" : "", "family" : "G3730", "given" : "", "non-dropping-particle" : "", "parse-names" : false, "suffix" : "" } ], "type" : "article-journal", "volume" : "18" }, "uris" : [ "http://www.mendeley.com/documents/?uuid=ab99963c-12b3-483f-b547-8ba841180483", "http://www.mendeley.com/documents/?uuid=36bcd5b8-f065-4f97-b1ae-def06c7a4af7" ] } ], "mendeley" : { "formattedCitation" : "(Weber et al., 2016; Guo et al., 2018)", "plainTextFormattedCitation" : "(Weber et al., 2016; Guo et al., 2018)", "previouslyFormattedCitation" : "(Weber et al., 2016; Guo et al., 2018)" }, "properties" : { "noteIndex" : 0 }, "schema" : "https://github.com/citation-style-language/schema/raw/master/csl-citation.json" }</w:instrText>
      </w:r>
      <w:r w:rsidRPr="000E472A">
        <w:rPr>
          <w:lang w:val="en-GB"/>
        </w:rPr>
        <w:fldChar w:fldCharType="separate"/>
      </w:r>
      <w:r w:rsidR="00CB33A1">
        <w:rPr>
          <w:noProof/>
          <w:lang w:val="en-GB"/>
        </w:rPr>
        <w:t>(Weber et al., 2016; Guo et al., 2018)</w:t>
      </w:r>
      <w:r w:rsidRPr="000E472A">
        <w:rPr>
          <w:lang w:val="en-GB"/>
        </w:rPr>
        <w:fldChar w:fldCharType="end"/>
      </w:r>
      <w:r w:rsidRPr="000E472A">
        <w:rPr>
          <w:lang w:val="en-GB"/>
        </w:rPr>
        <w:t xml:space="preserve">. </w:t>
      </w:r>
    </w:p>
    <w:p w14:paraId="66DE04A0" w14:textId="77777777" w:rsidR="00553882" w:rsidRPr="000E472A" w:rsidRDefault="00553882" w:rsidP="00D5630D">
      <w:pPr>
        <w:pStyle w:val="AR6BodyText"/>
        <w:rPr>
          <w:lang w:val="en-GB"/>
        </w:rPr>
      </w:pPr>
    </w:p>
    <w:p w14:paraId="61A469A5" w14:textId="57B5EFF3" w:rsidR="00AF2E59" w:rsidRPr="00C827FE" w:rsidRDefault="00AF2E59" w:rsidP="00553882">
      <w:pPr>
        <w:pStyle w:val="AR6BodyText"/>
        <w:rPr>
          <w:lang w:val="en-US"/>
        </w:rPr>
      </w:pPr>
      <w:r w:rsidRPr="00C827FE">
        <w:rPr>
          <w:lang w:val="en-US"/>
        </w:rPr>
        <w:t xml:space="preserve">In summary, there is </w:t>
      </w:r>
      <w:r w:rsidRPr="00C827FE">
        <w:rPr>
          <w:i/>
          <w:lang w:val="en-US"/>
        </w:rPr>
        <w:t>high confidence</w:t>
      </w:r>
      <w:r w:rsidRPr="00C827FE">
        <w:rPr>
          <w:lang w:val="en-US"/>
        </w:rPr>
        <w:t xml:space="preserve"> that the NH</w:t>
      </w:r>
      <w:r w:rsidRPr="00C827FE">
        <w:rPr>
          <w:vertAlign w:val="subscript"/>
          <w:lang w:val="en-US"/>
        </w:rPr>
        <w:t>4</w:t>
      </w:r>
      <w:r w:rsidRPr="00C827FE">
        <w:rPr>
          <w:vertAlign w:val="superscript"/>
          <w:lang w:val="en-US"/>
        </w:rPr>
        <w:t>+</w:t>
      </w:r>
      <w:r w:rsidRPr="00C827FE">
        <w:rPr>
          <w:lang w:val="en-US"/>
        </w:rPr>
        <w:t xml:space="preserve"> and NO</w:t>
      </w:r>
      <w:r w:rsidRPr="00C827FE">
        <w:rPr>
          <w:vertAlign w:val="subscript"/>
          <w:lang w:val="en-US"/>
        </w:rPr>
        <w:t>3</w:t>
      </w:r>
      <w:del w:id="2666" w:author="Lucy Cowie" w:date="2021-07-27T15:56:00Z">
        <w:r w:rsidRPr="00C827FE" w:rsidDel="004D07D7">
          <w:rPr>
            <w:vertAlign w:val="superscript"/>
            <w:lang w:val="en-US"/>
          </w:rPr>
          <w:delText>-</w:delText>
        </w:r>
      </w:del>
      <w:r w:rsidRPr="00C827FE">
        <w:rPr>
          <w:lang w:val="en-US"/>
        </w:rPr>
        <w:t xml:space="preserve"> burdens have increased from </w:t>
      </w:r>
      <w:ins w:id="2667" w:author="Lucy Cowie" w:date="2021-07-27T15:57:00Z">
        <w:r w:rsidR="004D07D7">
          <w:rPr>
            <w:lang w:val="en-US"/>
          </w:rPr>
          <w:t xml:space="preserve">the </w:t>
        </w:r>
      </w:ins>
      <w:r w:rsidRPr="00C827FE">
        <w:rPr>
          <w:lang w:val="en-US"/>
        </w:rPr>
        <w:t>pre</w:t>
      </w:r>
      <w:ins w:id="2668" w:author="Lucy Cowie" w:date="2021-07-27T15:57:00Z">
        <w:r w:rsidR="004D07D7">
          <w:rPr>
            <w:lang w:val="en-US"/>
          </w:rPr>
          <w:t>-</w:t>
        </w:r>
      </w:ins>
      <w:r w:rsidRPr="00C827FE">
        <w:rPr>
          <w:lang w:val="en-US"/>
        </w:rPr>
        <w:t xml:space="preserve">industrial </w:t>
      </w:r>
      <w:ins w:id="2669" w:author="Lucy Cowie" w:date="2021-07-27T15:57:00Z">
        <w:r w:rsidR="004D07D7">
          <w:rPr>
            <w:lang w:val="en-US"/>
          </w:rPr>
          <w:t xml:space="preserve">period </w:t>
        </w:r>
      </w:ins>
      <w:r w:rsidRPr="00C827FE">
        <w:rPr>
          <w:lang w:val="en-US"/>
        </w:rPr>
        <w:t>to</w:t>
      </w:r>
      <w:ins w:id="2670" w:author="Lucy Cowie" w:date="2021-07-27T15:57:00Z">
        <w:r w:rsidR="004D07D7">
          <w:rPr>
            <w:lang w:val="en-US"/>
          </w:rPr>
          <w:t xml:space="preserve"> the</w:t>
        </w:r>
      </w:ins>
      <w:r w:rsidRPr="00C827FE">
        <w:rPr>
          <w:lang w:val="en-US"/>
        </w:rPr>
        <w:t xml:space="preserve"> present</w:t>
      </w:r>
      <w:ins w:id="2671" w:author="Lucy Cowie" w:date="2021-07-27T15:57:00Z">
        <w:r w:rsidR="004D07D7">
          <w:rPr>
            <w:lang w:val="en-US"/>
          </w:rPr>
          <w:t xml:space="preserve"> </w:t>
        </w:r>
      </w:ins>
      <w:del w:id="2672" w:author="Lucy Cowie" w:date="2021-07-27T15:57:00Z">
        <w:r w:rsidRPr="00C827FE" w:rsidDel="004D07D7">
          <w:rPr>
            <w:lang w:val="en-US"/>
          </w:rPr>
          <w:delText>-</w:delText>
        </w:r>
      </w:del>
      <w:r w:rsidRPr="00C827FE">
        <w:rPr>
          <w:lang w:val="en-US"/>
        </w:rPr>
        <w:t>day, although the magnitude of the increase is uncertain especially for NO</w:t>
      </w:r>
      <w:r w:rsidRPr="00C827FE">
        <w:rPr>
          <w:vertAlign w:val="subscript"/>
          <w:lang w:val="en-US"/>
        </w:rPr>
        <w:t>3</w:t>
      </w:r>
      <w:r w:rsidRPr="00C827FE">
        <w:rPr>
          <w:vertAlign w:val="superscript"/>
          <w:lang w:val="en-US"/>
        </w:rPr>
        <w:t>-</w:t>
      </w:r>
      <w:r w:rsidRPr="00C827FE">
        <w:rPr>
          <w:lang w:val="en-US"/>
        </w:rPr>
        <w:t>. The sensitivity of NH</w:t>
      </w:r>
      <w:r w:rsidRPr="00C827FE">
        <w:rPr>
          <w:vertAlign w:val="subscript"/>
          <w:lang w:val="en-US"/>
        </w:rPr>
        <w:t>4</w:t>
      </w:r>
      <w:r w:rsidRPr="00C827FE">
        <w:rPr>
          <w:vertAlign w:val="superscript"/>
          <w:lang w:val="en-US"/>
        </w:rPr>
        <w:t>+</w:t>
      </w:r>
      <w:r w:rsidRPr="00C827FE">
        <w:rPr>
          <w:lang w:val="en-US"/>
        </w:rPr>
        <w:t xml:space="preserve"> and NO</w:t>
      </w:r>
      <w:r w:rsidRPr="00C827FE">
        <w:rPr>
          <w:vertAlign w:val="subscript"/>
          <w:lang w:val="en-US"/>
        </w:rPr>
        <w:t>3</w:t>
      </w:r>
      <w:r w:rsidRPr="00C827FE">
        <w:rPr>
          <w:vertAlign w:val="superscript"/>
          <w:lang w:val="en-US"/>
        </w:rPr>
        <w:t>-</w:t>
      </w:r>
      <w:r w:rsidRPr="00C827FE">
        <w:rPr>
          <w:lang w:val="en-US"/>
        </w:rPr>
        <w:t xml:space="preserve"> to changes in NH</w:t>
      </w:r>
      <w:r w:rsidRPr="00C827FE">
        <w:rPr>
          <w:vertAlign w:val="subscript"/>
          <w:lang w:val="en-US"/>
        </w:rPr>
        <w:t>3</w:t>
      </w:r>
      <w:r w:rsidRPr="00C827FE">
        <w:rPr>
          <w:lang w:val="en-US"/>
        </w:rPr>
        <w:t>, H</w:t>
      </w:r>
      <w:r w:rsidRPr="00C827FE">
        <w:rPr>
          <w:vertAlign w:val="subscript"/>
          <w:lang w:val="en-US"/>
        </w:rPr>
        <w:t>2</w:t>
      </w:r>
      <w:r w:rsidRPr="00C827FE">
        <w:rPr>
          <w:lang w:val="en-US"/>
        </w:rPr>
        <w:t>SO</w:t>
      </w:r>
      <w:r w:rsidRPr="00C827FE">
        <w:rPr>
          <w:vertAlign w:val="subscript"/>
          <w:lang w:val="en-US"/>
        </w:rPr>
        <w:t>4</w:t>
      </w:r>
      <w:del w:id="2673" w:author="Lucy Cowie" w:date="2021-07-27T15:57:00Z">
        <w:r w:rsidRPr="00C827FE" w:rsidDel="004D7559">
          <w:rPr>
            <w:lang w:val="en-US"/>
          </w:rPr>
          <w:delText>,</w:delText>
        </w:r>
      </w:del>
      <w:r w:rsidRPr="00C827FE">
        <w:rPr>
          <w:lang w:val="en-US"/>
        </w:rPr>
        <w:t xml:space="preserve"> and HNO</w:t>
      </w:r>
      <w:r w:rsidRPr="00C827FE">
        <w:rPr>
          <w:vertAlign w:val="subscript"/>
          <w:lang w:val="en-US"/>
        </w:rPr>
        <w:t>3</w:t>
      </w:r>
      <w:r w:rsidRPr="00C827FE">
        <w:rPr>
          <w:lang w:val="en-US"/>
        </w:rPr>
        <w:t xml:space="preserve"> is well understood theoretically. However, it remains challenging to represent in models</w:t>
      </w:r>
      <w:ins w:id="2674" w:author="Lucy Cowie" w:date="2021-07-27T16:27:00Z">
        <w:r w:rsidR="00DB1814">
          <w:rPr>
            <w:lang w:val="en-US"/>
          </w:rPr>
          <w:t>,</w:t>
        </w:r>
      </w:ins>
      <w:r w:rsidRPr="00C827FE">
        <w:rPr>
          <w:lang w:val="en-US"/>
        </w:rPr>
        <w:t xml:space="preserve"> in part because of uncertainties in the simulation of aerosol pH</w:t>
      </w:r>
      <w:ins w:id="2675" w:author="Lucy Cowie" w:date="2021-07-27T16:27:00Z">
        <w:r w:rsidR="00DB1814">
          <w:rPr>
            <w:lang w:val="en-US"/>
          </w:rPr>
          <w:t>,</w:t>
        </w:r>
      </w:ins>
      <w:r w:rsidR="00553882" w:rsidRPr="00C827FE">
        <w:rPr>
          <w:lang w:val="en-US"/>
        </w:rPr>
        <w:t xml:space="preserve"> and only a minority of ESMs consider nitrate aerosols in CMIP6</w:t>
      </w:r>
      <w:r w:rsidRPr="00C827FE">
        <w:rPr>
          <w:lang w:val="en-US"/>
        </w:rPr>
        <w:t>.</w:t>
      </w:r>
    </w:p>
    <w:p w14:paraId="4FFE3903" w14:textId="74A6F0E0" w:rsidR="00553882" w:rsidRDefault="00553882" w:rsidP="00C827FE">
      <w:pPr>
        <w:pStyle w:val="AR6BodyText"/>
        <w:rPr>
          <w:lang w:val="en-US"/>
        </w:rPr>
      </w:pPr>
    </w:p>
    <w:p w14:paraId="4373B4B1" w14:textId="77777777" w:rsidR="00326917" w:rsidRPr="00C827FE" w:rsidRDefault="00326917" w:rsidP="00C827FE">
      <w:pPr>
        <w:pStyle w:val="AR6BodyText"/>
        <w:rPr>
          <w:lang w:val="en-US"/>
        </w:rPr>
      </w:pPr>
    </w:p>
    <w:p w14:paraId="7B75C49E" w14:textId="77777777" w:rsidR="00AF2E59" w:rsidRPr="000E472A" w:rsidRDefault="00AF2E59" w:rsidP="00D5630D">
      <w:pPr>
        <w:pStyle w:val="AR6Chap6Level36111"/>
      </w:pPr>
      <w:bookmarkStart w:id="2676" w:name="_Toc70498187"/>
      <w:r w:rsidRPr="000E472A">
        <w:t>Carbonaceous Aerosols</w:t>
      </w:r>
      <w:bookmarkEnd w:id="2481"/>
      <w:bookmarkEnd w:id="2676"/>
      <w:r w:rsidRPr="000E472A">
        <w:t xml:space="preserve"> </w:t>
      </w:r>
      <w:bookmarkEnd w:id="2482"/>
      <w:bookmarkEnd w:id="2483"/>
      <w:bookmarkEnd w:id="2484"/>
      <w:bookmarkEnd w:id="2485"/>
    </w:p>
    <w:p w14:paraId="7004CDE4" w14:textId="77777777" w:rsidR="00AF2E59" w:rsidRPr="000E472A" w:rsidRDefault="00AF2E59" w:rsidP="00D5630D">
      <w:pPr>
        <w:pStyle w:val="AR6BodyText"/>
        <w:rPr>
          <w:lang w:val="en-GB"/>
        </w:rPr>
      </w:pPr>
    </w:p>
    <w:p w14:paraId="035BA4A2" w14:textId="27937D65" w:rsidR="00AF2E59" w:rsidRPr="000E472A" w:rsidRDefault="00AF2E59" w:rsidP="00D5630D">
      <w:pPr>
        <w:pStyle w:val="AR6BodyText"/>
        <w:rPr>
          <w:lang w:val="en-GB"/>
        </w:rPr>
      </w:pPr>
      <w:r w:rsidRPr="00B15603">
        <w:rPr>
          <w:lang w:val="en-GB"/>
        </w:rPr>
        <w:t>Carbonaceous aerosols are black carbon (BC)</w:t>
      </w:r>
      <w:r w:rsidRPr="002D39BF">
        <w:rPr>
          <w:rStyle w:val="Appelnotedebasdep"/>
          <w:rPrChange w:id="2677" w:author="Robin Matthews" w:date="2021-07-08T17:17:00Z">
            <w:rPr>
              <w:rStyle w:val="Appelnotedebasdep"/>
              <w:lang w:val="en-GB"/>
            </w:rPr>
          </w:rPrChange>
        </w:rPr>
        <w:footnoteReference w:id="3"/>
      </w:r>
      <w:r w:rsidRPr="00B15603">
        <w:rPr>
          <w:lang w:val="en-GB"/>
        </w:rPr>
        <w:t>, which is soot made almost purely of carbon, and organic aerosols</w:t>
      </w:r>
      <w:r w:rsidRPr="002D39BF">
        <w:rPr>
          <w:rStyle w:val="Appelnotedebasdep"/>
          <w:rPrChange w:id="2683" w:author="Robin Matthews" w:date="2021-07-08T17:17:00Z">
            <w:rPr>
              <w:rStyle w:val="Appelnotedebasdep"/>
              <w:lang w:val="en-GB"/>
            </w:rPr>
          </w:rPrChange>
        </w:rPr>
        <w:footnoteReference w:id="4"/>
      </w:r>
      <w:r w:rsidRPr="00B15603">
        <w:rPr>
          <w:lang w:val="en-GB"/>
        </w:rPr>
        <w:t xml:space="preserve"> (OA), which also contain hydrogen and oxygen and can be of both primary (POA) or secondary </w:t>
      </w:r>
      <w:r w:rsidRPr="00F70BB6">
        <w:rPr>
          <w:lang w:val="en-GB"/>
        </w:rPr>
        <w:t>(SOA) origin. BC and a fraction of OA called Brown Carbon (BrC) absorb solar radiation.</w:t>
      </w:r>
      <w:r w:rsidRPr="000E472A">
        <w:rPr>
          <w:lang w:val="en-GB"/>
        </w:rPr>
        <w:t xml:space="preserve"> The various components of carbonaceous aerosols hav</w:t>
      </w:r>
      <w:r>
        <w:rPr>
          <w:lang w:val="en-GB"/>
        </w:rPr>
        <w:t>e</w:t>
      </w:r>
      <w:r w:rsidRPr="000E472A">
        <w:rPr>
          <w:lang w:val="en-GB"/>
        </w:rPr>
        <w:t xml:space="preserve"> different optical properties, </w:t>
      </w:r>
      <w:r>
        <w:rPr>
          <w:lang w:val="en-GB"/>
        </w:rPr>
        <w:t xml:space="preserve">so </w:t>
      </w:r>
      <w:r w:rsidRPr="000E472A">
        <w:rPr>
          <w:lang w:val="en-GB"/>
        </w:rPr>
        <w:t>the knowledge of their partition, mixing, coating and ageing is essential to assess their climate effect (</w:t>
      </w:r>
      <w:del w:id="2689" w:author="Lucy Cowie" w:date="2021-07-27T16:28:00Z">
        <w:r w:rsidDel="006749B3">
          <w:rPr>
            <w:lang w:val="en-GB"/>
          </w:rPr>
          <w:delText xml:space="preserve">see </w:delText>
        </w:r>
      </w:del>
      <w:r>
        <w:rPr>
          <w:lang w:val="en-GB"/>
        </w:rPr>
        <w:t xml:space="preserve">Section </w:t>
      </w:r>
      <w:r w:rsidRPr="000E472A">
        <w:rPr>
          <w:lang w:val="en-GB"/>
        </w:rPr>
        <w:t>7.3.3.</w:t>
      </w:r>
      <w:r>
        <w:rPr>
          <w:lang w:val="en-GB"/>
        </w:rPr>
        <w:t>1.2</w:t>
      </w:r>
      <w:r w:rsidRPr="000E472A">
        <w:rPr>
          <w:lang w:val="en-GB"/>
        </w:rPr>
        <w:t xml:space="preserve">).  </w:t>
      </w:r>
    </w:p>
    <w:p w14:paraId="6DC7979E" w14:textId="77777777" w:rsidR="00AF2E59" w:rsidRPr="000E472A" w:rsidRDefault="00AF2E59" w:rsidP="00D5630D">
      <w:pPr>
        <w:pStyle w:val="AR6BodyText"/>
        <w:rPr>
          <w:lang w:val="en-GB"/>
        </w:rPr>
      </w:pPr>
    </w:p>
    <w:p w14:paraId="1D106E27" w14:textId="349AB9AD" w:rsidR="00AF2E59" w:rsidRPr="00C827FE" w:rsidRDefault="00AF2E59" w:rsidP="00D5630D">
      <w:pPr>
        <w:pStyle w:val="AR6BodyText"/>
        <w:rPr>
          <w:color w:val="000000"/>
        </w:rPr>
      </w:pPr>
      <w:r w:rsidRPr="000E472A">
        <w:rPr>
          <w:color w:val="000000"/>
          <w:lang w:val="en-GB"/>
        </w:rPr>
        <w:t xml:space="preserve">Carbonaceous aerosols receive </w:t>
      </w:r>
      <w:r w:rsidRPr="00707958">
        <w:rPr>
          <w:color w:val="000000"/>
          <w:lang w:val="en-GB"/>
        </w:rPr>
        <w:t xml:space="preserve">attention </w:t>
      </w:r>
      <w:r w:rsidRPr="00B15603">
        <w:rPr>
          <w:color w:val="000000"/>
          <w:lang w:val="en-GB"/>
        </w:rPr>
        <w:t>in the scientific and policy arena</w:t>
      </w:r>
      <w:r w:rsidRPr="00707958">
        <w:rPr>
          <w:color w:val="000000"/>
          <w:lang w:val="en-GB"/>
        </w:rPr>
        <w:t xml:space="preserve"> due to their </w:t>
      </w:r>
      <w:r w:rsidRPr="00B15603">
        <w:rPr>
          <w:color w:val="000000"/>
          <w:lang w:val="en-GB"/>
        </w:rPr>
        <w:t>radiative forcing</w:t>
      </w:r>
      <w:r w:rsidRPr="00707958">
        <w:rPr>
          <w:color w:val="000000"/>
          <w:lang w:val="en-GB"/>
        </w:rPr>
        <w:t>, and their sizeable contribution to P</w:t>
      </w:r>
      <w:r w:rsidRPr="000E472A">
        <w:rPr>
          <w:color w:val="000000"/>
          <w:lang w:val="en-GB"/>
        </w:rPr>
        <w:t xml:space="preserve">M </w:t>
      </w:r>
      <w:r>
        <w:rPr>
          <w:color w:val="000000"/>
          <w:lang w:val="en-GB"/>
        </w:rPr>
        <w:t>in an</w:t>
      </w:r>
      <w:r w:rsidRPr="000E472A">
        <w:rPr>
          <w:color w:val="000000"/>
          <w:lang w:val="en-GB"/>
        </w:rPr>
        <w:t xml:space="preserve"> air</w:t>
      </w:r>
      <w:ins w:id="2690" w:author="Lucy Cowie" w:date="2021-07-27T16:28:00Z">
        <w:r w:rsidR="00424FD4">
          <w:rPr>
            <w:color w:val="000000"/>
            <w:lang w:val="en-GB"/>
          </w:rPr>
          <w:t>-</w:t>
        </w:r>
      </w:ins>
      <w:del w:id="2691" w:author="Lucy Cowie" w:date="2021-07-27T16:28:00Z">
        <w:r w:rsidRPr="000E472A" w:rsidDel="00424FD4">
          <w:rPr>
            <w:color w:val="000000"/>
            <w:lang w:val="en-GB"/>
          </w:rPr>
          <w:delText xml:space="preserve"> </w:delText>
        </w:r>
      </w:del>
      <w:r w:rsidRPr="000E472A">
        <w:rPr>
          <w:color w:val="000000"/>
          <w:lang w:val="en-GB"/>
        </w:rPr>
        <w:t xml:space="preserve">quality </w:t>
      </w:r>
      <w:r>
        <w:rPr>
          <w:color w:val="000000"/>
          <w:lang w:val="en-GB"/>
        </w:rPr>
        <w:t>context</w:t>
      </w:r>
      <w:r w:rsidRPr="000E472A">
        <w:rPr>
          <w:color w:val="000000"/>
          <w:lang w:val="en-GB"/>
        </w:rPr>
        <w:t xml:space="preserve"> </w:t>
      </w:r>
      <w:r w:rsidRPr="000E472A">
        <w:rPr>
          <w:color w:val="000000"/>
          <w:lang w:val="en-GB"/>
        </w:rPr>
        <w:fldChar w:fldCharType="begin" w:fldLock="1"/>
      </w:r>
      <w:r w:rsidR="00D477C7">
        <w:rPr>
          <w:color w:val="000000"/>
          <w:lang w:val="en-GB"/>
        </w:rPr>
        <w:instrText>ADDIN CSL_CITATION { "citationItems" : [ { "id" : "ITEM-1", "itemData" : { "DOI" : "10.1007/s10584-015-1485-0", "ISBN" : "0165-0009", "ISSN" : "0165-0009", "abstract" : "This study aims to create insight in how Integrated Assessment Models (IAMs) perform in describing the climate forcing by non-CO2 gases and aerosols. The simple climate models (SCMs) included in IAMs have been run with the same prescribed anthropogenic emission pathways and compared to analyses with complex earth system models (ESMs) in terms of concentration and radiative forcing levels. In our comparison, particular attention was given to the short-lived forcers' climate effects. In general, SCMs show forcing levels within the expert model ranges. However, the more simple SCMs seem to underestimate forcing differences between baseline and mitigation scenarios because of omission of ozone, black carbon and/or indirect methane forcing effects. Above all, results also show that among IAMs there is a significant spread (0.74 W/m2 in 2100) in non-CO2 forcing projections for a 2.6 W/m2 mitigation scenario, mainly due to uncertainties in the indirect effects of aerosols. This has large implications for determining optimal mitigation strategies among IAMs with regard to required CO2 forcing targets and policy costs.", "author" : [ { "dropping-particle" : "", "family" : "Harmsen", "given" : "Mathijs J. H. M.", "non-dropping-particle" : "", "parse-names" : false, "suffix" : "" }, { "dropping-particle" : "", "family" : "Vuuren", "given" : "Detlef P", "non-dropping-particle" : "van", "parse-names" : false, "suffix" : "" }, { "dropping-particle" : "", "family" : "Berg", "given" : "Maarten", "non-dropping-particle" : "van den", "parse-names" : false, "suffix" : "" }, { "dropping-particle" : "", "family" : "Hof", "given" : "Andries F", "non-dropping-particle" : "", "parse-names" : false, "suffix" : "" }, { "dropping-particle" : "", "family" : "Hope", "given" : "Chris", "non-dropping-particle" : "", "parse-names" : false, "suffix" : "" }, { "dropping-particle" : "", "family" : "Krey", "given" : "Volker", "non-dropping-particle" : "", "parse-names" : false, "suffix" : "" }, { "dropping-particle" : "", "family" : "Lamarque", "given" : "Jean-Francois", "non-dropping-particle" : "", "parse-names" : false, "suffix" : "" }, { "dropping-particle" : "", "family" : "Marcucci", "given" : "Adriana", "non-dropping-particle" : "", "parse-names" : false, "suffix" : "" }, { "dropping-particle" : "", "family" : "Shindell", "given" : "Drew T", "non-dropping-particle" : "", "parse-names" : false, "suffix" : "" }, { "dropping-particle" : "", "family" : "Schaeffer", "given" : "Michiel", "non-dropping-particle" : "", "parse-names" : false, "suffix" : "" } ], "container-title" : "Climatic Change", "id" : "ITEM-1", "issue" : "4", "issued" : { "date-parts" : [ [ "2015", "12", "7" ] ] }, "page" : "565-582", "title" : "How well do integrated assessment models represent non-CO2 radiative forcing?", "translator" : [ { "dropping-particle" : "", "family" : "G3402", "given" : "", "non-dropping-particle" : "", "parse-names" : false, "suffix" : "" } ], "type" : "article-journal", "volume" : "133" }, "uris" : [ "http://www.mendeley.com/documents/?uuid=d9861de9-50bd-4433-89ec-57298471d7bb", "http://www.mendeley.com/documents/?uuid=ea7d4cda-a466-4eed-9675-e0519c460cf2" ] }, { "id" : "ITEM-2", "itemData" : { "DOI" : "10.1038/s41558-017-0012-x", "ISBN" : "1758-678X", "ISSN" : "17586798", "abstract" : "The post-2015 development agenda is dominated by a set of Sustainable Development Goals (SDGs) that arose from the 2012 Rio+20 United Nations Conference on Sustainable Development. The 17 goals and 169 targets address diverse and intersecting aspects of human and environmental needs and challenges. Achieving the SDGs by 2030 requires implementing coordinated and concerted strategies and actions that minimize potential trade-offs and conflicts and maximize synergies to contribute to multiple SDGs. Measures to mitigate emissions of short-lived climate pollutants are an example of actions that contribute to multiple outcomes relevant to development. This Perspective highlights the interlinkages between these pollutants and the SDGs, and shows that implementing emissions reduction measures can contribute to achieving many of the SDGs.", "author" : [ { "dropping-particle" : "", "family" : "Haines", "given" : "Andy", "non-dropping-particle" : "", "parse-names" : false, "suffix" : "" }, { "dropping-particle" : "", "family" : "Amann", "given" : "Markus", "non-dropping-particle" : "", "parse-names" : false, "suffix" : "" }, { "dropping-particle" : "", "family" : "Borgford-Parnell", "given" : "Nathan", "non-dropping-particle" : "", "parse-names" : false, "suffix" : "" }, { "dropping-particle" : "", "family" : "Leonard", "given" : "Sunday", "non-dropping-particle" : "", "parse-names" : false, "suffix" : "" }, { "dropping-particle" : "", "family" : "Kuylenstierna", "given" : "Johan", "non-dropping-particle" : "", "parse-names" : false, "suffix" : "" }, { "dropping-particle" : "", "family" : "Shindell", "given" : "Drew", "non-dropping-particle" : "", "parse-names" : false, "suffix" : "" } ], "container-title" : "Nature Climate Change", "id" : "ITEM-2", "issue" : "12", "issued" : { "date-parts" : [ [ "2017", "12", "30" ] ] }, "page" : "863-869", "title" : "Short-lived climate pollutant mitigation and the Sustainable Development Goals", "translator" : [ { "dropping-particle" : "", "family" : "G5416", "given" : "", "non-dropping-particle" : "", "parse-names" : false, "suffix" : "" } ], "type" : "article-journal", "volume" : "7" }, "uris" : [ "http://www.mendeley.com/documents/?uuid=40fb2ba1-cf94-480a-b486-24b012715643" ] }, { "id" : "ITEM-3", "itemData" : { "author" : [ { "dropping-particle" : "", "family" : "Shindell", "given" : "Drew T", "non-dropping-particle" : "", "parse-names" : false, "suffix" : "" }, { "dropping-particle" : "", "family" : "Lee", "given" : "Yunha", "non-dropping-particle" : "", "parse-names" : false, "suffix" : "" }, { "dropping-particle" : "", "family" : "Faluvegi", "given" : "Greg", "non-dropping-particle" : "", "parse-names" : false, "suffix" : "" } ], "container-title" : "Nature Climate Change", "id" : "ITEM-3", "issued" : { "date-parts" : [ [ "2016", "2" ] ] }, "page" : "503", "publisher" : "Nature Publishing Group", "title" : "Climate and health impacts of US emissions reductions consistent with 2\u2009\u00b0C", "translator" : [ { "dropping-particle" : "", "family" : "G3496", "given" : "", "non-dropping-particle" : "", "parse-names" : false, "suffix" : "" } ], "type" : "article-journal", "volume" : "6" }, "uris" : [ "http://www.mendeley.com/documents/?uuid=0f65abf0-5bf5-4010-bf49-39f68ad3b83b", "http://www.mendeley.com/documents/?uuid=a86aef50-e723-43f5-992d-ab8acde33af9" ] }, { "id" : "ITEM-4", "itemData" : { "DOI" : "10.5194/acp-17-2709-2017", "ISBN" : "1680-7316", "ISSN" : "16807324", "abstract" : "Over the past few decades, the geographical distribution of emissions of substances that alter the atmospheric energy balance has changed due to economic growth and air pollution regulations. Here, we show the resulting changes to aerosol and ozone abundances and their radiative forcing using recently updated emission data for the period 1990-2015, as simulated by seven global atmospheric composition models. The models broadly reproduce large-scale changes in surface aerosol and ozone based on observations (e.g.-1 to-3%yr-1 in aerosols over the USA and Europe). The global mean radiative forcing due to ozone and aerosol changes over the 1990-2015 period increased by +0.17\u00b10.08Wm-2, with approximately one-third due to ozone. This increase is more strongly positive than that reported in IPCC AR5. The main reasons for the increased positive radiative forcing of aerosols over this period are the substantial reduction of global mean SO2 emissions, which is stronger in the new emission inventory compared to that used in the IPCC analysis, and higher black carbon emissions.", "author" : [ { "dropping-particle" : "", "family" : "Myhre", "given" : "Gunnar", "non-dropping-particle" : "", "parse-names" : false, "suffix" : "" }, { "dropping-particle" : "", "family" : "Aas", "given" : "Wenche", "non-dropping-particle" : "", "parse-names" : false, "suffix" : "" }, { "dropping-particle" : "", "family" : "Cherian", "given" : "Ribu", "non-dropping-particle" : "", "parse-names" : false, "suffix" : "" }, { "dropping-particle" : "", "family" : "Collins", "given" : "William", "non-dropping-particle" : "", "parse-names" : false, "suffix" : "" }, { "dropping-particle" : "", "family" : "Faluvegi", "given" : "Greg", "non-dropping-particle" : "", "parse-names" : false, "suffix" : "" }, { "dropping-particle" : "", "family" : "Flanner", "given" : "Mark", "non-dropping-particle" : "", "parse-names" : false, "suffix" : "" }, { "dropping-particle" : "", "family" : "Forster", "given" : "Piers", "non-dropping-particle" : "", "parse-names" : false, "suffix" : "" }, { "dropping-particle" : "", "family" : "Hodnebrog", "given" : "\u00d8ivind", "non-dropping-particle" : "", "parse-names" : false, "suffix" : "" }, { "dropping-particle" : "", "family" : "Klimont", "given" : "Zbigniew", "non-dropping-particle" : "", "parse-names" : false, "suffix" : "" }, { "dropping-particle" : "", "family" : "Lund", "given" : "Marianne T.", "non-dropping-particle" : "", "parse-names" : false, "suffix" : "" }, { "dropping-particle" : "", "family" : "M\u00fclmenst\u00e4dt", "given" : "Johannes", "non-dropping-particle" : "", "parse-names" : false, "suffix" : "" }, { "dropping-particle" : "", "family" : "Lund Myhre", "given" : "Cathrine", "non-dropping-particle" : "", "parse-names" : false, "suffix" : "" }, { "dropping-particle" : "", "family" : "Olivi\u00e9", "given" : "Dirk", "non-dropping-particle" : "", "parse-names" : false, "suffix" : "" }, { "dropping-particle" : "", "family" : "Prather", "given" : "Michael", "non-dropping-particle" : "", "parse-names" : false, "suffix" : "" }, { "dropping-particle" : "", "family" : "Quaas", "given" : "Johannes", "non-dropping-particle" : "", "parse-names" : false, "suffix" : "" }, { "dropping-particle" : "", "family" : "Samset", "given" : "Bj\u00f8rn H.", "non-dropping-particle" : "", "parse-names" : false, "suffix" : "" }, { "dropping-particle" : "", "family" : "Schnell", "given" : "Jordan L.", "non-dropping-particle" : "", "parse-names" : false, "suffix" : "" }, { "dropping-particle" : "", "family" : "Schulz", "given" : "Michael", "non-dropping-particle" : "", "parse-names" : false, "suffix" : "" }, { "dropping-particle" : "", "family" : "Shindell", "given" : "Drew", "non-dropping-particle" : "", "parse-names" : false, "suffix" : "" }, { "dropping-particle" : "", "family" : "Skeie", "given" : "Ragnhild B.", "non-dropping-particle" : "", "parse-names" : false, "suffix" : "" }, { "dropping-particle" : "", "family" : "Takemura", "given" : "Toshihiko", "non-dropping-particle" : "", "parse-names" : false, "suffix" : "" }, { "dropping-particle" : "", "family" : "Tsyro", "given" : "Svetlana", "non-dropping-particle" : "", "parse-names" : false, "suffix" : "" } ], "container-title" : "Atmospheric Chemistry and Physics", "id" : "ITEM-4", "issue" : "4", "issued" : { "date-parts" : [ [ "2017", "2", "22" ] ] }, "page" : "2709-2720", "title" : "Multi-model simulations of aerosol and ozone radiative forcing due to anthropogenic emission changes during the period 1990-2015", "translator" : [ { "dropping-particle" : "", "family" : "G4143", "given" : "", "non-dropping-particle" : "", "parse-names" : false, "suffix" : "" } ], "type" : "article-journal", "volume" : "17" }, "uris" : [ "http://www.mendeley.com/documents/?uuid=8a77d723-8e80-4ce8-91c2-9bfa8c887357", "http://www.mendeley.com/documents/?uuid=056e3a4d-6120-4e2d-8568-4c06b6a4e67f" ] }, { "id" : "ITEM-5", "itemData" : { "DOI" : "10.1073/pnas.1415631111", "ISSN" : "0027-8424", "PMID" : "25368182", "abstract" : "Anthropogenic global warming is driven by emissions of a wide variety of radiative forcers ranging from very short-lived climate forcers (SLCFs), like black carbon, to very long-lived, like CO2. These species are often released from common sources and are therefore intricately linked. However, for reasons of simplification, this CO2-SLCF linkage was often disregarded in long-term projections of earlier studies. Here we explicitly account for CO2-SLCF linkages and show that the short- and long-term climate effects of many SLCF measures consistently become smaller in scenarios that keep warming to below 2 \u00b0C relative to preindustrial levels. Although long-term mitigation of methane and hydrofluorocarbons are integral parts of 2 \u00b0C scenarios, early action on these species mainly influences near-term temperatures and brings small benefits for limiting maximum warming relative to comparable reductions taking place later. Furthermore, we find that maximum 21st-century warming in 2 \u00b0C-consistent scenarios is largely unaffected by additional black-carbon-related measures because key emission sources are already phased-out through CO2 mitigation. Our study demonstrates the importance of coherently considering CO2-SLCF coevolutions. Failing to do so leads to strongly and consistently overestimating the effect of SLCF measures in climate stabilization scenarios. Our results reinforce that SLCF measures are to be considered complementary rather than a substitute for early and stringent CO2 mitigation. Near-term SLCF measures do not allow for more time for CO2 mitigation. We disentangle and resolve the distinct benefits across different species and therewith facilitate an integrated strategy for mitigating both short and long-term climate change.", "author" : [ { "dropping-particle" : "", "family" : "Rogelj", "given" : "Joeri", "non-dropping-particle" : "", "parse-names" : false, "suffix" : "" }, { "dropping-particle" : "", "family" : "Schaeffer", "given" : "Michiel", "non-dropping-particle" : "", "parse-names" : false, "suffix" : "" }, { "dropping-particle" : "", "family" : "Meinshausen", "given" : "Malte", "non-dropping-particle" : "", "parse-names" : false, "suffix" : "" }, { "dropping-particle" : "", "family" : "Shindell", "given" : "Drew T.", "non-dropping-particle" : "", "parse-names" : false, "suffix" : "" }, { "dropping-particle" : "", "family" : "Hare", "given" : "William", "non-dropping-particle" : "", "parse-names" : false, "suffix" : "" }, { "dropping-particle" : "", "family" : "Klimont", "given" : "Zbigniew", "non-dropping-particle" : "", "parse-names" : false, "suffix" : "" }, { "dropping-particle" : "", "family" : "Velders", "given" : "Guus J. M.", "non-dropping-particle" : "", "parse-names" : false, "suffix" : "" }, { "dropping-particle" : "",</w:instrText>
      </w:r>
      <w:r w:rsidR="00D477C7" w:rsidRPr="002A1EE0">
        <w:rPr>
          <w:color w:val="000000"/>
        </w:rPr>
        <w:instrText xml:space="preserve"> "family" : "Amann", "given" : "Markus", "non-dropping-particle" : "", "parse-names" : false, "suffix" : "" }, { "dropping-particle" : "", "family" : "Schellnhuber", "given" : "Hans Joachim", "non-dropping-particle" : "", "parse-names" : false, "suffix" : "" } ], "container-title" : "Proceedings of the National Academy of Sciences", "id" : "ITEM-5", "issue" : "46", "issued" : { "date-parts" : [ [ "2014", "11", "4" ] ] }, "language" : "en", "page" : "16325-16330", "title" : "Disentangling the effects of CO2 and short-lived climate forcer mitigation", "translator" : [ { "dropping-particle" : "", "family" : "G2882", "given" : "", "non-dropping-particle" : "", "parse-names" : false, "suffix" : "" } ], "type" : "article-journal", "volume" : "111" }, "uris" : [ "http://www.mendeley.com/documents/?uuid=f5158f11-b521-4a04-b21a-f3f3dd56ab78", "http://www.mendeley.com/documents/?uuid=0719a193-3cb0-480f-a233-37c5bd404881" ] } ], "mendeley" : { "formattedCitation" : "(Rogelj et al., 2014b; Harmsen et al., 2015; Shindell et al., 2016; Haines et al., 2017; Myhre et al., 2017)", "plainTextFormattedCitation" : "(Rogelj et al., 2014b; Harmsen et al., 2015; Shindell et al., 2016; Haines et al., 2017; Myhre et al., 2017)", "previouslyFormattedCitation" : "(Rogelj et al., 2014b; Harmsen et al., 2015; Shindell et al., 2016; Haines et al., 2017; Myhre et al., 2017)" }, "properties" : { "noteIndex" : 0 }, "schema" : "https://github.com/citation-style-language/schema/raw/master/csl-citation.json" }</w:instrText>
      </w:r>
      <w:r w:rsidRPr="000E472A">
        <w:rPr>
          <w:color w:val="000000"/>
          <w:lang w:val="en-GB"/>
        </w:rPr>
        <w:fldChar w:fldCharType="separate"/>
      </w:r>
      <w:r w:rsidR="00CB33A1">
        <w:rPr>
          <w:noProof/>
          <w:color w:val="000000"/>
        </w:rPr>
        <w:t>(Rogelj et al., 2014b; Harmsen et al., 2015; Shindell et al., 2016; Haines et al., 2017; Myhre et al., 2017)</w:t>
      </w:r>
      <w:r w:rsidRPr="000E472A">
        <w:rPr>
          <w:color w:val="000000"/>
          <w:lang w:val="en-GB"/>
        </w:rPr>
        <w:fldChar w:fldCharType="end"/>
      </w:r>
      <w:r w:rsidRPr="00C827FE">
        <w:rPr>
          <w:color w:val="000000"/>
        </w:rPr>
        <w:t xml:space="preserve">. </w:t>
      </w:r>
      <w:r>
        <w:rPr>
          <w:color w:val="000000"/>
          <w:lang w:val="en-GB"/>
        </w:rPr>
        <w:t xml:space="preserve">BC exerts a positive ERF, but the ERF of carbonaceous aerosol as a whole is negative </w:t>
      </w:r>
      <w:commentRangeStart w:id="2692"/>
      <w:r>
        <w:rPr>
          <w:color w:val="000000"/>
          <w:lang w:val="en-GB"/>
        </w:rPr>
        <w:fldChar w:fldCharType="begin" w:fldLock="1"/>
      </w:r>
      <w:r w:rsidR="00D871C2">
        <w:rPr>
          <w:color w:val="000000"/>
          <w:lang w:val="en-GB"/>
        </w:rPr>
        <w:instrText>ADDIN CSL_CITATION { "citationItems" : [ { "id" : "ITEM-1", "itemData" : { "DOI" : "10.1002/jgrd.50171", "ISSN" : "2169897X", "abstract" : "Black carbon aerosol plays a unique and important role in Earth's climate system. Black carbon is a type of carbonaceous material with a unique combination of physical properties. This assessment provides an evaluation of black-carbon climate forcing that is comprehensive in its inclusion of all known and relevant processes and that is quantitative in providing best estimates and uncertainties of the main forcing terms: direct solar absorption; influence on liquid, mixed phase, and ice clouds; and deposition on snow and ice. These effects are calculated with climate models, but when possible, they are evaluated with both microphysical measurements and field observations. Predominant sources are combustion related, namely, fossil fuels for transportation, solid fuels for industrial and residential uses, and open burning of biomass. Total global emissions of black carbon using bottom-up inventory methods are 7500 Gg yr-1 in the year 2000 with an uncertainty range of 2000 to 29000. However, global atmospheric absorption attributable to black carbon is too low in many models and should be increased by a factor of almost 3. After this scaling, the best estimate for the industrial-era (1750 to 2005) direct radiative forcing of atmospheric black carbon is +0.71 W m-2 with 90% uncertainty bounds of (+0.08, +1.27) W m-2. Total direct forcing by all black carbon sources, without subtracting the preindustrial background, is estimated as +0.88 (+0.17, +1.48) W m-2. Direct radiative forcing alone does not capture important rapid adjustment mechanisms. A framework is described and used for quantifying climate forcings, including rapid adjustments. The best estimate of industrial-era climate forcing of black carbon through all forcing mechanisms, including clouds and cryosphere forcing, is +1.1 W m-2 with 90% uncertainty bounds of +0.17 to +2.1 W m-2. Thus, there is a very high probability that black carbon emissions, independent of co-emitted species, have a positive forcing and warm the climate. We estimate that black carbon, with a total climate forcing of +1.1 W m-2, is the second most important human emission in terms of its climate forcing in the present-day atmosphere; only carbon dioxide is estimated to have a greater forcing. Sources that emit black carbon also emit other short-lived species that may either cool or warm climate. Climate forcings from co-emitted species are estimated and used in the framework described herein. When the principal effects of sho\u2026", "author" : [ { "dropping-particle" : "", "family" : "Bond", "given" : "T. C.", "non-dropping-particle" : "", "parse-names" : false, "suffix" : "" }, { "dropping-particle" : "", "family" : "Doherty", "given" : "S. J.", "non-dropping-particle" : "", "parse-names" : false, "suffix" : "" }, { "dropping-particle" : "", "family" : "Fahey", "given" : "D. W.", "non-dropping-particle" : "", "parse-names" : false, "suffix" : "" }, { "dropping-particle" : "", "family" : "Forster", "given" : "P. M.", "non-dropping-particle" : "", "parse-names" : false, "suffix" : "" }, { "dropping-particle" : "", "family" : "Berntsen", "given" : "T.", "non-dropping-particle" : "", "parse-names" : false, "suffix" : "" }, { "dropping-particle" : "", "family" : "DeAngelo", "given" : "B. J.", "non-dropping-particle" : "", "parse-names" : false, "suffix" : "" }, { "dropping-particle" : "", "family" : "Flanner", "given" : "M. G.", "non-dropping-particle" : "", "parse-names" : false, "suffix" : "" }, { "dropping-particle" : "", "family" : "Ghan", "given" : "S.", "non-dropping-particle" : "", "parse-names" : false, "suffix" : "" }, { "dropping-particle" : "", "family" : "K\u00e4rcher", "given" : "B.", "non-dropping-particle" : "", "parse-names" : false, "suffix" : "" }, { "dropping-particle" : "", "family" : "Koch", "given" : "D.", "non-dropping-particle" : "", "parse-names" : false, "suffix" : "" }, { "dropping-particle" : "", "family" : "Kinne", "given" : "S.", "non-dropping-particle" : "", "parse-names" : false, "suffix" : "" }, { "dropping-particle" : "", "family" : "Kondo", "given" : "Y.", "non-dropping-particle" : "", "parse-names" : false, "suffix" : "" }, { "dropping-particle" : "", "family" : "Quinn", "given" : "P. K.", "non-dropping-particle" : "", "parse-names" : false, "suffix" : "" }, { "dropping-particle" : "", "family" : "Sarofim", "given" : "M. C.", "non-dropping-particle" : "", "parse-names" : false, "suffix" : "" }, { "dropping-particle" : "", "family" : "Schultz", "given" : "M. G.", "non-dropping-particle" : "", "parse-names" : false, "suffix" : "" }, { "dropping-particle" : "", "family" : "Schulz", "given" : "M.", "non-dropping-particle" : "", "parse-names" : false, "suffix" : "" }, { "dropping-particle" : "", "family" : "Venkataraman", "given" : "C.", "non-dropping-particle" : "", "parse-names" : false, "suffix" : "" }, { "dropping-particle" : "", "family" : "Zhang", "given" : "H.", "non-dropping-particle" : "", "parse-names" : false, "suffix" : "" }, { "dropping-particle" : "", "family" : "Zhang", "given" : "S.", "non-dropping-particle" : "", "parse-names" : false, "suffix" : "" }, { "dropping-particle" : "", "family" : "Bellouin", "given" : "N.", "non-dropping-particle" : "", "parse-names" : false, "suffix" : "" }, { "dropping-particle" : "", "family" : "Guttikunda", "given" : "S. K.", "non-dropping-particle" : "", "parse-names" : false, "suffix" : "" }, { "dropping-particle" : "", "family" : "Hopke", "given" : "P. K.", "non-dropping-particle" : "", "parse-names" : false, "suffix" : "" }, { "dropping-particle" : "", "family" : "Jacobson", "given" : "M. Z.", "non-dropping-particle" : "", "parse-names" : false, "suffix" : "" }, { "dropping-particle" : "", "family" : "Kaiser", "given" : "J. W.", "non-dropping-particle" : "", "parse-names" : false, "suffix" : "" }, { "dropping-particle" : "", "family" : "Klimont", "given" : "Z.", "non-dropping-particle" : "", "parse-names" : false, "suffix" : "" }, { "dropping-particle" : "", "family" : "Lohmann", "given" : "U.", "non-dropping-particle" : "", "parse-names" : false, "suffix" : "" }, { "dropping-particle" : "", "family" : "Schwarz", "given" : "J. P.", "non-dropping-particle" : "", "parse-names" : false, "suffix" : "" }, { "dropping-particle" : "", "family" : "Shindell", "given" : "D.", "non-dropping-particle" : "", "parse-names" : false, "suffix" : "" }, { "dropping-particle" : "", "family" : "Storelvmo", "given" : "T.", "non-dropping-particle" : "", "parse-names" : false, "suffix" : "" }, { "dropping-particle" : "", "family" : "Warren", "given" : "S. G.", "non-dropping-particle" : "", "parse-names" : false, "suffix" : "" }, { "dropping-particle" : "", "family" : "Zender", "given" : "C. S.", "non-dropping-particle" : "", "parse-names" : false, "suffix" : "" } ], "container-title" : "Journal of Geophysical Research: Atmospheres", "id" : "ITEM-1", "issue" : "11", "issued" : { "date-parts" : [ [ "2013", "6", "16" ] ] }, "language" : "English", "note" : "From Duplicate 1 (Bounding the role of black carbon in the climate system: A scientific assessment - Bond, T. C.; Doherty, S. J.; Fahey, D. W.; Forster, P. M.; Berntsen, T.; DeAngelo, B. J.; Flanner, M. G.; Ghan, S.; K\u00e4rcher, B.; Koch, D.; Kinne, S.; Kondo, Y.; Quinn, P. K.; Sarofim, M. C.; Schultz, M. G.; Schulz, M.; Venkataraman, C.; Zhang, H.; Zhang, S.; Bellouin, N.; Guttikunda, S. K.; Hopke, P. K.; Jacobson, M. Z.; Kaiser, J. W.; Klimont, Z.; Lohmann, U.; Schwarz, J. P.; Shindell, D.; Storelvmo, T.; Warren, S. G.; Zender, C. S.)\n\nFrom Duplicate 3 (Bounding the role of black carbon in the climate system: A scientific assessment - Bond, T. C.; Doherty, S. J.; Fahey, D. W.; Forster, P. M.; Berntsen, T.; Deangelo, B. J.; Flanner, M. G.; Ghan, S.; K\u00e4rcher, B.; Koch, D.; Kinne, S.; Kondo, Y.; Quinn, P. K.; Sarofim, M. C.; Schultz, M. G.; Schulz, M.; Venkataraman, C.; Zhang, H.; Zhang, S.; Bellouin, N.; Guttikunda, S. K.; Hopke, P. K.; Jacobson, M. Z.; Kaiser, J. W.; Klimont, Z.; Lohmann, U.; Schwarz, J. P.; Shindell, D.; Storelvmo, T.; Warren, S. G.; Zender, C. S.)\n\nFrom Duplicate 2 (Bounding the role of black carbon in the climate system: A scientific assessment - DuplicateBond, NoCite; Bond, T. C.; Doherty, S. J.; Fahey, D. W.; Forster, P. M.; Berntsen, T.; Deangelo, B. J.; Flanner, M. G.; Ghan, S.; K\u00e4rcher, B.; Koch, D.; Kinne, S.; Kondo, Y.; Quinn, P. K.; Sarofim, M. C.; Schultz, M. G.; Schulz, M.; Venkataraman, C.; Zhang, H.; Zhang, S.; Bellouin, N.; Guttikunda, S. K.; Hopke, P. K.; Jacobson, M. Z.; Kaiser, J. W.; Klimont, Z.; Lohmann, U.; Schwarz, J. P.; Shindell, D.; Storelvmo, T.; Warren, S. G.; Zender, C. S.)\n\n228TG\nTimes Cited:405\nCited References Count:868\n\nFrom Duplicate 2 (Bounding the role of black carbon in the climate system: A scientific assessment - Bond, T. C.; Doherty, S. J.; Fahey, D. W.; Forster, P. M.; Berntsen, T.; Deangelo, B. J.; Flanner, M. G.; Ghan, S.; K\u00e4rcher, B.; Koch, D.; Kinne, S.; Kondo, Y.; Quinn, P. K.; Sarofim, M. C.; Schultz, M. G.; Schulz, M.; Venkataraman, C.; Zhang, H.; Zhang, S.; Bellouin, N.; Guttikunda, S. K.; Hopke, P. K.; Jacobson, M. Z.; Kaiser, J. W.; Klimont, Z.; Lohmann, U.; Schwarz, J. P.; Shindell, D.; Storelvmo, T.; Warren, S. G.; Zender, C. S.)\n\nFrom Duplicate 2 (Bounding the role of black carbon in the climate system: A scientific assessment - DuplicateBond, NoCite; Bond, T. C.; Doherty, S. J.; Fahey, D. W.; Forster, P. M.; Berntsen, T.; Deangelo, B. J.; Flanner, M. G.; Ghan, S.; K\u00e4rcher, B.; Koch, D.; Kinne, S.; Kondo, Y.; Quinn, P. K.; Sarofim, M. C.; Schultz, M. G.; Schulz, M.; Venkataraman, C.; Zhang, H.; Zhang, S.; Bellouin, N.; Guttikunda, S. K.; Hopke, P. K.; Jacobson, M. Z.; Kaiser, J. W.; Klimont, Z.; Lohmann, U.; Schwarz, J. P.; Shindell, D.; Storelvmo, T.; Warren, S. G.; Zender, C. S.)\n\n228TG\nTimes Cited:405\nCited References Count:868", "page" : "5380-5552", "title" : "Bounding the role of black carbon in the climate system: A scientific assessment", "translator" : [ { "dropping-particle" : "", "family" : "G4349", "given" : "", "non-dropping-particle" : "", "parse-names" : false, "suffix" : "" } ], "type" : "article-journal", "volume" : "118" }, "uris" : [ "http://www.mendeley.com/documents/?uuid=855ea43a-0f85-4fae-841c-cb10c0134750" ] }, { "id" : "ITEM-2", "itemData" : { "DOI" : "10.5194/acp-21-853-2021", "ISSN" : "1680-7324", "author" : [ { "dropping-particle" : "", "family" : "Thornhill", "given" : "Gillian D", "non-dropping-particle" : "", "parse-names" : false, "suffix" : "" }, { "dropping-particle" : "", "family" : "Collins", "given" : "William J", "non-dropping-particle" : "", "parse-names" : false, "suffix" : "" }, { "dropping-particle" : "", "family" : "Kramer", "given" : "Ryan J", "non-dropping-particle" : "", "parse-names" : false, "suffix" : "" }, { "dropping-particle" : "", "family" : "Olivi\u00e9", "given" : "Dirk", "non-dropping-particle" : "", "parse-names" : false, "suffix" : "" }, { "dropping-particle" : "", "family" : "Skeie", "given" : "Ragnhild B.", "non-dropping-particle" : "", "parse-names" : false, "suffix" : "" }, { "dropping-particle" : "", "family" : "O'Connor", "given" : "Fiona M.", "non-dropping-particle" : "", "parse-names" : false, "suffix" : "" }, { "dropping-particle" : "", "family" : "Abraham", "given" : "Nathan Luke", "non-dropping-particle" : "", "parse-names" : false, "suffix" : "" }, { "dropping-particle" : "", "family" : "Checa-Garcia", "given" : "Ramiro", "non-dropping-particle" : "", "parse-names" : false, "suffix" : "" }, { "dropping-particle" : "", "family" : "Bauer", "given" : "Susanne E", "non-dropping-particle" : "", "parse-names" : false, "suffix" : "" }, { "dropping-particle" : "", "family" : "Deushi", "given" : "Makoto", "non-dropping-particle" : "", "parse-names" : false, "suffix" : "" }, { "dropping-particle" : "", "family" : "Emmons", "given" : "Louisa K.", "non-dropping-particle" : "", "parse-names" : false, "suffix" : "" }, { "dropping-particle" : "", "family" : "Forster", "given" : "Piers M.", "non-dropping-particle" : "", "parse-names" : false, "suffix" : "" }, { "dropping-particle" : "", "family" : "Horowitz", "given" : "Larry W.", "non-dropping-particle" : "", "parse-names" : false, "suffix" : "" }, { "dropping-particle" : "", "family" : "Johnson", "given" : "Ben", "non-dropping-particle" : "", "parse-names" : false, "suffix" : "" }, { "dropping-particle" : "", "family" : "Keeble", "given" : "James", "non-dropping-particle" : "", "parse-names" : false, "suffix" : "" }, { "dropping-particle" : "", "family" : "Lamarque", "given" : "Jean-Francois", "non-dropping-particle" : "", "parse-names" : false, "suffix" : "" }, { "dropping-particle" : "", "family" : "Michou", "given" : "Martine", "non-dropping-particle" : "", "parse-names" : false, "suffix" : "" }, { "dropping-particle" : "", "family" : "Mills", "given" : "Michael J.", "non-dropping-particle" : "", "parse-names" : false, "suffix" : "" }, { "dropping-particle" : "", "family" : "Mulcahy", "given" : "Jane P.", "non-dropping-particle" : "", "parse-names" : false, "suffix" : "" }, { "dropping-particle" : "", "family" : "Myhre", "given" : "Gunnar", "non-dropping-particle" : "", "parse-names" : false, "suffix" : "" }, { "dropping-particle" : "", "family" : "Nabat", "given" : "Pierre", "non-dropping-particle" : "", "parse-names" : false, "suffix" : "" }, { "dropping-particle" : "", "family" : "Naik", "given" : "Vaishali", "non-dropping-particle" : "", "parse-names" : false, "suffix" : "" }, { "dropping-particle" : "", "family" : "Oshima", "given" : "Naga", "non-dropping-particle" : "", "parse-names" : false, "suffix" : "" }, { "dropping-particle" : "", "family" : "Schulz", "given" : "Michael", "non-dropping-particle" : "", "parse-names" : false, "suffix" : "" }, { "dropping-particle" : "", "family" : "Smith", "given" : "Christopher J.", "non-dropping-particle" : "", "parse-names" : false, "suffix" : "" }, { "dropping-particle" : "", "family" : "Takemura", "given" : "Toshihiko", "non-dropping-particle" : "", "parse-names" : false, "suffix" : "" }, { "dropping-particle" : "", "family" : "Tilmes", "given" : "Simone", "non-dropping-particle" : "", "parse-names" : false, "suffix" : "" }, { "dropping-particle" : "", "family" : "Wu", "given" : "Tongwen", "non-dropping-particle" : "", "parse-names" : false, "suffix" : "" }, { "dropping-particle" : "", "family" : "Zeng", "given" : "Guang", "non-dropping-particle" : "", "parse-names" : false, "suffix" : "" }, { "dropping-particle" : "", "family" : "Zhang", "given" : "Jie", "non-dropping-particle" : "", "parse-names" : false, "suffix" : "" } ], "container-title" : "Atmospheric Chemistry and Physics", "id" : "ITEM-2", "issue" : "2", "issued" : { "date-parts" : [ [ "2021", "1", "21" ] ] }, "page" : "853-874", "publisher" : "Copernicus Publications", "title" : "Effective radiative forcing from emissions of reactive gases and aerosols \u2013 a multi-model comparison", "translator" : [ { "dropping-particle" : "", "family" : "G4693", "given" : "", "non-dropping-particle" : "", "parse-names" : false, "suffix" : "" } ], "type" : "article-journal", "volume" : "21" }, "uris" : [ "http://www.mendeley.com/documents/?uuid=06fa4e3b-bf34-4ef4-89f3-ba7ac753864a" ] } ], "mendeley" : { "formattedCitation" : "(Bond et al., 2013; Thornhill et al., 2021a)", "manualFormatting" : "(Bond et al., 2013; Thornhill et al., 2021b)", "plainTextFormattedCitation" : "(Bond et al., 2013; Thornhill et al., 2021a)", "previouslyFormattedCitation" : "(Bond et al., 2013; Thornhill et al., 2021a)" }, "properties" : { "noteIndex" : 0 }, "schema" : "https://github.com/citation-style-language/schema/raw/master/csl-citation.json" }</w:instrText>
      </w:r>
      <w:r>
        <w:rPr>
          <w:color w:val="000000"/>
          <w:lang w:val="en-GB"/>
        </w:rPr>
        <w:fldChar w:fldCharType="separate"/>
      </w:r>
      <w:r w:rsidR="00CB33A1">
        <w:rPr>
          <w:noProof/>
          <w:color w:val="000000"/>
          <w:lang w:val="en-GB"/>
        </w:rPr>
        <w:t>(Bond et al., 2013; Thornhill et al., 2021</w:t>
      </w:r>
      <w:del w:id="2693" w:author="Robin Matthews" w:date="2021-07-08T15:56:00Z">
        <w:r w:rsidR="00CB33A1" w:rsidDel="00735548">
          <w:rPr>
            <w:noProof/>
            <w:color w:val="000000"/>
            <w:lang w:val="en-GB"/>
          </w:rPr>
          <w:delText>a</w:delText>
        </w:r>
      </w:del>
      <w:ins w:id="2694" w:author="Robin Matthews" w:date="2021-07-08T15:56:00Z">
        <w:r w:rsidR="00735548">
          <w:rPr>
            <w:noProof/>
            <w:color w:val="000000"/>
            <w:lang w:val="en-GB"/>
          </w:rPr>
          <w:t>b</w:t>
        </w:r>
      </w:ins>
      <w:r w:rsidR="00CB33A1">
        <w:rPr>
          <w:noProof/>
          <w:color w:val="000000"/>
          <w:lang w:val="en-GB"/>
        </w:rPr>
        <w:t>)</w:t>
      </w:r>
      <w:r>
        <w:rPr>
          <w:color w:val="000000"/>
          <w:lang w:val="en-GB"/>
        </w:rPr>
        <w:fldChar w:fldCharType="end"/>
      </w:r>
      <w:commentRangeEnd w:id="2692"/>
      <w:r w:rsidR="00CB33A1">
        <w:rPr>
          <w:rStyle w:val="Marquedecommentaire"/>
        </w:rPr>
        <w:commentReference w:id="2692"/>
      </w:r>
      <w:r>
        <w:rPr>
          <w:color w:val="000000"/>
          <w:lang w:val="en-GB"/>
        </w:rPr>
        <w:t>.</w:t>
      </w:r>
      <w:del w:id="2695" w:author="Lucy Cowie" w:date="2021-07-27T16:29:00Z">
        <w:r w:rsidDel="00EE3CC9">
          <w:rPr>
            <w:color w:val="000000"/>
            <w:lang w:val="en-GB"/>
          </w:rPr>
          <w:delText xml:space="preserve"> </w:delText>
        </w:r>
      </w:del>
      <w:r>
        <w:rPr>
          <w:color w:val="000000"/>
          <w:lang w:val="en-GB"/>
        </w:rPr>
        <w:t xml:space="preserve"> On average</w:t>
      </w:r>
      <w:r w:rsidRPr="00D837A8">
        <w:rPr>
          <w:color w:val="000000"/>
          <w:lang w:val="en-GB"/>
        </w:rPr>
        <w:t>, carbonaceous aerosols account</w:t>
      </w:r>
      <w:del w:id="2696" w:author="Lucy Cowie" w:date="2021-07-27T16:30:00Z">
        <w:r w:rsidRPr="00D837A8" w:rsidDel="000038F6">
          <w:rPr>
            <w:color w:val="000000"/>
            <w:lang w:val="en-GB"/>
          </w:rPr>
          <w:delText>s</w:delText>
        </w:r>
      </w:del>
      <w:r w:rsidRPr="00D837A8">
        <w:rPr>
          <w:color w:val="000000"/>
          <w:lang w:val="en-GB"/>
        </w:rPr>
        <w:t xml:space="preserve"> for 50</w:t>
      </w:r>
      <w:ins w:id="2697" w:author="Lucy Cowie" w:date="2021-07-27T16:29:00Z">
        <w:r w:rsidR="00BF7385">
          <w:rPr>
            <w:color w:val="000000"/>
            <w:lang w:val="en-GB"/>
          </w:rPr>
          <w:t>–</w:t>
        </w:r>
      </w:ins>
      <w:del w:id="2698" w:author="Lucy Cowie" w:date="2021-07-27T16:29:00Z">
        <w:r w:rsidRPr="009638A7" w:rsidDel="00BF7385">
          <w:rPr>
            <w:color w:val="000000"/>
            <w:lang w:val="en-GB"/>
          </w:rPr>
          <w:delText xml:space="preserve"> to </w:delText>
        </w:r>
      </w:del>
      <w:r w:rsidRPr="009638A7">
        <w:rPr>
          <w:color w:val="000000"/>
          <w:lang w:val="en-GB"/>
        </w:rPr>
        <w:t>70</w:t>
      </w:r>
      <w:r w:rsidRPr="004904EA">
        <w:rPr>
          <w:color w:val="000000"/>
          <w:lang w:val="en-GB"/>
        </w:rPr>
        <w:t>% of PM</w:t>
      </w:r>
      <w:r w:rsidRPr="00610383">
        <w:rPr>
          <w:color w:val="000000"/>
          <w:lang w:val="en-GB"/>
        </w:rPr>
        <w:t xml:space="preserve"> </w:t>
      </w:r>
      <w:r w:rsidRPr="00417ACD">
        <w:rPr>
          <w:color w:val="000000"/>
          <w:lang w:val="en-GB"/>
        </w:rPr>
        <w:t xml:space="preserve">with </w:t>
      </w:r>
      <w:ins w:id="2699" w:author="Lucy Cowie" w:date="2021-07-27T16:31:00Z">
        <w:r w:rsidR="008B1530">
          <w:rPr>
            <w:color w:val="000000"/>
            <w:lang w:val="en-GB"/>
          </w:rPr>
          <w:t xml:space="preserve">a </w:t>
        </w:r>
      </w:ins>
      <w:r w:rsidRPr="00417ACD">
        <w:rPr>
          <w:color w:val="000000"/>
          <w:lang w:val="en-GB"/>
        </w:rPr>
        <w:t>diameter lower than 1 µm</w:t>
      </w:r>
      <w:r w:rsidRPr="000E472A">
        <w:rPr>
          <w:color w:val="000000"/>
          <w:lang w:val="en-GB"/>
        </w:rPr>
        <w:t xml:space="preserve"> in polluted and pristine areas </w:t>
      </w:r>
      <w:r w:rsidRPr="000E472A">
        <w:rPr>
          <w:color w:val="000000"/>
          <w:lang w:val="en-GB"/>
        </w:rPr>
        <w:fldChar w:fldCharType="begin" w:fldLock="1"/>
      </w:r>
      <w:r w:rsidR="00D477C7">
        <w:rPr>
          <w:color w:val="000000"/>
          <w:lang w:val="en-GB"/>
        </w:rPr>
        <w:instrText>ADDIN CSL_CITATION { "citationItems" : [ { "id" : "ITEM-1", "itemData" : { "DOI" : "10.1016/j.atmosenv.2016.08.081", "ISSN" : "18732844", "abstract" : "The S\u00e3o Paulo Metropolitan Area (SPMA) is a megacity with about 20 million people and about 8 million vehicles, most of which are fueled with a significant fraction of ethanol - making it a unique case worldwide. This study presents organic and elemental carbon measurements using thermal-optical analysis from quartz filters collected in four sampling sites within the SPMA. Overall Organic Carbon (OC) concentration was comparable at all sites, where Street Canyon had the highest concentration (3.37 \u03bcg m\u22123) and Park site the lowest (2.65 \u03bcg m\u22123). Elemental Carbon (EC), emitted as result of incomplete combustion, has been significantly higher at the Street Canyon site (6.11 \u03bcg m\u22123) in contrast to all other three sites, ranging from 2.25 \u03bcg m\u22123 (Downtown) to 1.50 \u03bcg m-3 (Park). For all sampling sites, the average OC:EC ratio are found on the lower bound (&lt;2) of what is usually observed for other megacities, highlighting the significant contribution of EC in Sao Paulo. At the Street Canyon site, average OC:EC ratio was 0.56, to our knowledge the lowest value ever observed for any urban site. An approach for apportionment between primary and secondary organic carbon based on primary OC:EC ratio was evaluated. The secondary OC was estimated to be 30\u201340% of total OC concentrations throughout the various sampling sites. The organic carbon dynamics has been further studied using each of the thermally-derived organic carbon fractions. Each of these has been studied regarding their correlation with EC and the correlation between different sites. The analyses have identified that the OC3 and OC4, i.e., the carbon fraction which evolves from the filter at temperatures above 450 \u00b0C, presents a regional behavior, with high correlation among all sites. Conversely, OC1, the first fraction to evolve, has depicted a more local characteristic. Furthermore, the fraction of OC which becomes char during the temperature increase under inert atmosphere (the Pyrolytic Carbon-PC) has been the only fraction not to present a significant correlation with EC. Since that EC is assumed to be a primary emission marker, it indicates that PC is not significant in traffic emissions. This study provided innovative insights of the organic aerosol content associated with air pollution dynamics in a megacity impacted by a unique vehicular fleet. It also shows the need of implementation of EURO VI technology and to improve mass transport systems such a metro and more bus corridors to allow bette\u2026", "author" : [ { "dropping-particle" : "", "family" : "Monteiro dos Santos", "given" : "Djacinto A.", "non-dropping-particle" : "", "parse-names" : false, "suffix" : "" }, { "dropping-particle" : "", "family" : "Brito", "given" : "Joel F.", "non-dropping-particle" : "", "parse-names" : false, "suffix" : "" }, { "dropping-particle" : "", "family" : "Godoy", "given" : "Jos\u00e9 Marcus", "non-dropping-particle" : "", "parse-names" : false, "suffix" : "" }, { "dropping-particle" : "", "family" : "Artaxo", "given" : "Paulo", "non-dropping-particle" : "", "parse-names" : false, "suffix" : "" } ], "container-title" : "Atmospheric Environment", "id" : "ITEM-1", "issued" : { "date-parts" : [ [ "2016", "11" ] ] }, "page" : "226-233", "title" : "Ambient concentrations and insights on organic and elemental carbon dynamics in S\u00e3o Paulo, Brazil", "translator" : [ { "dropping-particle" : "", "family" : "G4384", "given" : "", "non-dropping-particle" : "", "parse-names" : false, "suffix" : "" } ], "type" : "article-journal", "volume" : "144" }, "uris" : [ "http://www.mendeley.com/documents/?uuid=fbca69ca-74f8-4c19-802f-da44a84ebf5c", "http://www.mendeley.com/documents/?uuid=a566c746-e8a5-4a90-809b-b6d7364de396" ] }, { "id" : "ITEM-2", "itemData" : { "DOI" : "10.5194/acp-15-10723-2015", "ISBN" : "1680-7316", "ISSN" : "1680-7324", "abstract" : "Abstract. The Amazon Basin plays key roles in the carbon and water cycles, climate change, atmospheric chemistry, and biodiversity. It has already been changed significantly by human activities, and more pervasive change is expected to occur in the coming decades. It is therefore essential to establish long-term measurement sites that provide a baseline record of present-day climatic, biogeochemical, and atmospheric conditions and that will be operated over coming decades to monitor change in the Amazon region, as human perturbations increase in the future. The Amazon Tall Tower Observatory (ATTO) has been set up in a pristine rain forest region in the central Amazon Basin, about 150 km northeast of the city of Manaus. Two 80 m towers have been operated at the site since 2012, and a 325 m tower is nearing completion in mid-2015. An ecological survey including a biodiversity assessment has been conducted in the forest region surrounding the site. Measurements of micrometeorological and atmospheric chemical variables were initiated in 2012, and their range has continued to broaden over the last few years. The meteorological and micrometeorological measurements include temperature and wind profiles, precipitation, water and energy fluxes, turbulence components, soil temperature profiles and soil heat fluxes, radiation fluxes, and visibility. A tree has been instrumented to measure stem profiles of temperature, light intensity, and water content in cryptogamic covers. The trace gas measurements comprise continuous monitoring of carbon dioxide, carbon monoxide, methane, and ozone at five to eight different heights, complemented by a variety of additional species measured during intensive campaigns (e.g., VOC, NO, NO2, and OH reactivity). Aerosol optical, microphysical, and chemical measurements are being made above the canopy as well as in the canopy space. They include aerosol light scattering and absorption, fluorescence, number and volume size distributions, chemical composition, cloud condensation nuclei (CCN) concentrations, and hygroscopicity. In this paper, we discuss the scientific context of the ATTO observatory and present an overview of results from ecological, meteorological, and chemical pilot studies at the ATTO site.", "author" : [ { "dropping-particle" : "", "family" : "Andreae", "given" : "M. O.", "non-dropping-particle" : "", "parse-names" : false, "suffix" : "" }, { "dropping-particle" : "", "family" : "Acevedo", "given" : "O. C.", "non-dropping-particle" : "", "parse-names" : false, "suffix" : "" }, { "dropping-particle" : "", "family" : "Ara\u00f9jo", "given" : "A.", "non-dropping-particle" : "", "parse-names" : false, "suffix" : "" }, { "dropping-particle" : "", "family" : "Artaxo", "given" : "P.", "non-dropping-particle" : "", "parse-names" : false, "suffix" : "" }, { "dropping-particle" : "", "family" : "Barbosa", "given" : "C. G. G.", "non-dropping-particle" : "", "parse-names" : false, "suffix" : "" }, { "dropping-particle" : "", "family" : "Barbosa", "given" : "H. M. J.", "non-dropping-particle" : "", "parse-names" : false, "suffix" : "" }, { "dropping-particle" : "", "family" : "Brito", "given" : "J.", "non-dropping-particle" : "", "parse-names" : false, "suffix" : "" }, { "dropping-particle" : "", "family" : "Carbone", "given" : "S.", "non-dropping-particle" : "", "parse-names" : false, "suffix" : "" }, { "dropping-particle" : "", "family" : "Chi", "given" : "X.", "non-dropping-particle" : "", "parse-names" : false, "suffix" : "" }, { "dropping-particle" : "", "family" : "Cintra", "given" : "B. B. L.", "non-dropping-particle" : "", "parse-names" : false, "suffix" : "" }, { "dropping-particle" : "", "family" : "Silva", "given" : "N. F.", "non-dropping-particle" : "da", "parse-names" : false, "suffix" : "" }, { "dropping-particle" : "", "family" : "Dias", "given" : "N. L.", "non-dropping-particle" : "", "parse-names" : false, "suffix" : "" }, { "dropping-particle" : "", "family" : "Dias-J\u00fanior", "given" : "C. Q.", "non-dropping-particle" : "", "parse-names" : false, "suffix" : "" }, { "dropping-particle" : "", "family" : "Ditas", "given" : "F.", "non-dropping-particle" : "", "parse-names" : false, "suffix" : "" }, { "dropping-particle" : "", "family" : "Ditz", "given" : "R.", "non-dropping-particle" : "", "parse-names" : false, "suffix" : "" }, { "dropping-particle" : "", "family" : "Godoi", "given" : "A. F. L.", "non-dropping-particle" : "", "parse-names" : false, "suffix" : "" }, { "dropping-particle" : "", "family" : "Godoi", "given" : "R. H. M.", "non-dropping-particle" : "", "parse-names" : false, "suffix" : "" }, { "dropping-particle" : "", "family" : "Heimann", "given" : "M.", "non-dropping-particle" : "", "parse-names" : false, "suffix" : "" }, { "dropping-particle" : "", "family" : "Hoffmann", "given" : "T.", "non-dropping-particle" : "", "parse-names" : false, "suffix" : "" }, { "dropping-particle" : "", "family" : "Kesselmeier", "given" : "J.", "non-dropping-particle" : "", "parse-names" : false, "suffix" : "" }, { "dropping-particle" : "", "family" : "K\u00f6nemann", "given" : "T.", "non-dropping-particle" : "", "parse-names" : false, "suffix" : "" }, { "dropping-particle" : "", "family" : "Kr\u00fcger", "given" : "M. L.", "non-dropping-particle" : "", "parse-names" : false, "suffix" : "" }, { "dropping-particle" : "V.", "family" : "Lavric", "given" : "J.", "non-dropping-particle" : "", "parse-names" : false, "suffix" : "" }, { "dropping-particle" : "", "family" : "Manzi", "given" : "A. O.", "non-dropping-particle" : "", "parse-names" : false, "suffix" : "" }, { "dropping-particle" : "", "family" : "Lopes", "given" : "A. P.", "non-dropping-particle" : "", "parse-names" : false, "suffix" : "" }, { "dropping-particle" : "", "family" : "Martins", "given" : "D. L.", "non-dropping-particle" : "", "parse-names" : false, "suffix" : "" }, { "dropping-particle" : "", "family" : "Mikhailov", "given" : "E. F.", "non-dropping-particle" : "", "parse-names" : false, "suffix" : "" }, { "dropping-particle" : "", "family" : "Moran-Zuloaga", "given" : "D.", "non-dropping-particle" : "", "parse-names" : false, "suffix" : "" }, { "dropping-particle" : "", "family" : "Nelson", "given" : "B. W.", "non-dropping-particle" : "", "parse-names" : false, "suffix" : "" }, { "dropping-particle" : "", "family" : "N\u00f6lscher", "given" : "A. C.", "non-dropping-particle" : "", "parse-names" : false, "suffix" : "" }, { "dropping-particle" : "", "family" : "Santos Nogueira", "given" : "D.", "non-dropping-particle" : "", "parse-names" : false, "suffix" : "" }, { "dropping-particle" : "", "family" : "Piedade", "given" : "M. T. F.", "non-dropping-particle" : "", "parse-names" : false, "suffix" : "" }, { "dropping-particle" : "", "family" : "P\u00f6hlker", "given" : "C.", "non-dropping-particle" : "", "parse-names" : false, "suffix" : "" }, { "dropping-particle" : "", "family" : "P\u00f6schl", "given" : "U.", "non-dropping-particle" : "", "parse-names" : false, "suffix" : "" }, { "dropping-particle" : "", "family" : "Quesada", "given" : "C. A.", "non-dropping-particle" : "", "parse-names" : false, "suffix" : "" }, { "dropping-particle" : "V.", "family" : "Rizzo", "given" : "L.", "non-dropping-particle" : "", "parse-names" : false, "suffix" : "" }, { "dropping-particle" : "", "family" : "Ro", "given" : "C.-U.", "non-dropping-particle" : "", "parse-names" : false, "suffix" : "" }, { "dropping-particle" : "", "family" : "Ruckteschler", "given" : "N.", "non-dropping-particle" : "", "parse-names" : false, "suffix" : "" }, { "dropping-particle" : "", "family" : "S\u00e1", "given" : "L. D. A.", "non-dropping-particle" : "", "parse-names" : false, "suffix" : "" }, { "dropping-particle" : "", "family" : "Oliveira S\u00e1", "given" : "M.", "non-dropping-particle" : "de", "parse-names" : false, "suffix" : "" }, { "dropping-particle" : "", "family" : "Sales", "given" : "C. B.", "non-dropping-particle" : "", "parse-names" : false, "suffix" : "" }, { "dropping-particle" : "", "family" : "Santos", "given" : "R. M. N.", "non-dropping-particle" : "dos", "parse-names" : false, "suffix" : "" }, { "dropping-particle" : "", "family" : "Saturno", "given" : "J.", "non-dropping-particle" : "", "parse-names" : false, "suffix" : "" }, { "dropping-particle" : "", "family" : "Sch\u00f6ngart", "given" : "J.", "non-dropping-particle" : "", "parse-names" : false, "suffix" : "" }, { "dropping-particle" : "", "family" : "S\u00f6rgel", "given" : "M.", "non-dropping-particle" : "", "parse-names" : false, "suffix" : "" }, { "dropping-particle" : "", "family" : "Souza", "given" : "C. M.", "non-dropping-particle" : "de", "parse-names" : false, "suffix" : "" }, { "dropping-particle" : "", "family" : "Souza", "given" : "R. A. F.", "non-dropping-particle" : "de", "parse-names" : false, "suffix" : "" }, { "dropping-particle" : "", "family" : "Su", "given" : "H.", "non-dropping-particle" : "", "parse-names" : false, "suffix" : "" }, { "dropping-particle" : "", "family" : "Targhetta", "given" : "N.", "non-dropping-particle" : "", "parse-names" : false, "suffix" : "" }, { "dropping-particle" : "", "family" : "T\u00f3ta", "given" : "J.", "non-dropping-particle" : "", "parse-names" : false, "suffix" : "" }, { "dropping-particle" : "", "family" : "Trebs", "given" : "I.", "non-dropping-particle" : "", "parse-names" : false, "suffix" : "" }, { "dropping-particle" : "", "family" : "Trumbore", "given" : "S.", "non-dropping-particle" : "", "parse-names" : false, "suffix" : "" }, { "dropping-particle" : "", "family" : "Eijck", "given" : "A.", "non-dropping-particle" : "van", "parse-names" : false, "suffix" : "" }, { "dropping-particle" : "", "family" : "Walter", "given" : "D.", "non-dropping-particle" : "", "parse-names" : false, "suffix" : "" }, { "dropping-particle" : "", "family" : "Wang", "given" : "Z.", "non-dropping-particle" : "", "parse-names" : false, "suffix" : "" }, { "dropping-particle" : "", "family" : "Weber", "given" : "B.", "non-dropping-particle" : "", "parse-names" : false, "suffix" : "" }, { "dropping-particle" : "", "family" : "Williams", "given" : "J.", "non-dropping-particle" : "", "parse-names" : false, "suffix" : "" }, { "dropping-particle" : "", "family" : "Winderlich", "given" : "J.", "non-dropping-particle" : "", "parse-names" : false, "suffix" : "" }, { "dropping-particle" : "", "family" : "Wittmann", "given" : "F.", "non-dropping-particle" : "", "parse-names" : false, "suffix" : "" }, { "dropping-particle" : "", "family" : "Wolff", "given" : "S.", "non-dropping-particle" : "", "parse-names" : false, "suffix" : "" }, { "dropping-particle" : "", "family" : "Y\u00e1\u00f1ez-Serrano", "given" : "A. M.", "non-dropping-particle" : "", "parse-names" : false, "suffix" : "" } ], "container-title" : "Atmospheric Chemistry and Physics", "id" : "ITEM-2", "issue" : "18", "issued" : { "date-parts" : [ [ "2015", "9", "28" ] ] }, "page" : "10723-10776", "title" : "The Amazon Tall Tower Observatory (ATTO): overview of pilot measurements on ecosystem ecology, meteorology, trace gases, and aerosols", "translator" : [ { "dropping-particle" : "", "family" : "G4386", "given" : "", "non-dropping-particle" : "", "parse-names" : false, "suffix" : "" } ], "type" : "article-journal", "volume" : "15" }, "uris" : [ "http://www.mendeley.com/documents/?uuid=ae4cd7a4-4206-4f83-80e1-0aa59ccb3354", "http://www.mendeley.com/documents/?uuid=6e1d4c3e-4de8-40af-8584-a4a091041d2a" ] }, { "id" : "ITEM-3", "itemData" : { "DOI" : "10.5194/acp-10-1701-2010", "ISSN" : "16807324", "abstract" : "The natural environment is a major source of atmospheric aerosols, including dust, secondary organic material from terrestrial biogenic emissions, carbonaceous particles from wildfires, and sulphate from marine phytoplankton dimethyl sulphide emissions. These aerosols also have a significant effect on many components of the Earth system such as the atmospheric radiative balance and photosynthetically available radiation entering the biosphere, the supply of nutrients to the ocean, and the albedo of snow and ice. The physical and biological systems that produce these aerosols can be highly susceptible to modification due to climate change so there is the potential for important climate feedbacks. We review the impact of these natural systems on atmospheric aerosol based on observations and models, including the potential for long term changes in emissions and the feedbacks on climate. The number of drivers of change is very large and the various systems are strongly coupled. There have therefore been very few studies that integrate the various effects to estimate climate feedback factors. Nevertheless, available observations and model studies suggest that the regional radiative perturbations are potentially several Watts per square metre due to changes in these natural aerosol emissions in a future climate. Taking into account only the direct radiative effect of changes in the atmospheric burden of natural aerosols, and neglecting potentially large effects on other parts of the Earth system, a global mean radiative perturbation approaching 1 W m-2 is possible by the end of the century. The level of scientific understanding of the climate drivers, interactions and impacts is very low.", "author" : [ { "dropping-particle" : "", "family" : "Carslaw", "given" : "K. S.", "non-dropping-particle" : "", "parse-names" : false, "suffix" : "" }, { "dropping-particle" : "", "family" : "Boucher", "given" : "O.", "non-dropping-particle" : "", "parse-names" : false, "suffix" : "" }, { "dropping-particle" : "V.", "family" : "Spracklen", "given" : "D.", "non-dropping-particle" : "", "parse-names" : false, "suffix" : "" }, { "dropping-particle" : "", "family" : "Mann", "given" : "G. W.", "non-dropping-particle" : "", "parse-names" : false, "suffix" : "" }, { "dropping-particle" : "", "family" : "L. Rae", "given" : "J. G.", "non-dropping-particle" : "", "parse-names" : false, "suffix" : "" }, { "dropping-particle" : "", "family" : "Woodward", "given" : "S.", "non-dropping-particle" : "", "parse-names" : false, "suffix" : "" }, { "dropping-particle" : "", "family" : "Kulmala", "given" : "M.", "non-dropping-particle" : "", "parse-names" : false, "suffix" : "" } ], "container-title" : "Atmospheric Chemistry and Physics", "id" : "ITEM-3", "issue" : "4", "issued" : { "date-parts" : [ [ "2010", "2", "15" ] ] }, "page" : "1701-1737", "title" : "A review of natural aerosol interactions and feedbacks within the Earth system", "translator" : [ { "dropping-particle" : "", "family" : "G3109", "given" : "", "non-dropping-particle" : "", "parse-names" : false, "suffix" : "" } ], "type" : "article-journal", "volume" : "10" }, "uris" : [ "http://www.mendeley.com/documents/?uuid=3acdd69f-13d8-48ed-af01-64c9846469fb", "http://www.mendeley.com/documents/?uuid=f989214d-c0ed-4947-a96d-581f0031d391" ] }, { "id" : "ITEM-4", "itemData" : { "DOI" : "10.5194/acp-17-1259-2017", "ISBN" : "17/1259/2017", "ISSN" : "16807324", "abstract" : "Many studies have focused on the physicochemical properties of aerosol particles in unusually severe haze episodes in North China instead of the more frequent and less severe hazes. Consistent with this lack of attention, the morphology and mixing state of organic matter (OM) particles in the frequent light and moderate (L &amp; M) hazes in winter in the North China Plain (NCP) have not been examined, even though OM dominates these fine particles. In the present work, morphology, mixing state, and size of organic aerosols in the L &amp; M hazes were systematically characterized using transmission electron microscopy coupled with energy-dispersive X-ray spectroscopy, atomic force microscopy, and nanoscale secondary ion mass spectrometer, with the comparisons among an urban site (Jinan, S1), a mountain site (Mt. Tai, S2), and a background island site (Changdao, S3) in the same hazes. Based on their morphologies, the OM particles were divided into six different types: spherical (type 1), near-spherical (type 2), irregular (type 3), domelike (type 4), dispersed-OM (type 5), and OM-coating (type 6). In the three sampling sites, types 1&amp;ndash;3 of OM particles were most abundant in the L &amp; M hazes and most of them were internally mixed with non-OM particles. The abundant near-spherical OM particles with higher sphericity and lower aspect ratio indicate that these primary OM particles formed in the cooling process after polluted plumes were emitted from coal combustion and biomass burning. Based on the Si-O-C ratio in OM particles, we estimated that 71 % of type 1&amp;ndash;3 OM particles were associated with coal combustion. Our result suggests that coal combustion in residential stoves was a widespread source from urban to rural areas in NCP. Average OM thickness which correlates with the age of the air masses in type 6 particles only slightly increased from S1 to S2 to S3, suggesting that the L &amp; M hazes were usually dry (relative humidity &lt; 60 %) with weak photochemistry and heterogeneous reactions between particles and gases. We conclude that the direct emissions from these coal stoves without any pollution controls in rural areas and in urban outskirts contribute large amounts of primary OM particles to the regional L &amp; M hazes in North China.", "author" : [ { "dropping-particle" : "", "family" : "Chen", "given" : "Shurui", "non-dropping-particle" : "", "parse-names" : false, "suffix" : "" }, { "dropping-particle" : "", "family" : "Xu", "given" : "Liang", "non-dropping-particle" : "", "parse-names" : false, "suffix" : "" }, { "dropping-particle" : "", "family" : "Zhang", "given" : "Yinxiao", "non-dropping-particle" : "", "parse-names" : false, "suffix" : "" }, { "dropping-particle" : "", "family" : "Chen", "given" : "Bing", "non-dropping-particle" : "", "parse-names" : false, "suffix" : "" }, { "dropping-particle" : "", "family" : "Wang", "given" : "Xinfeng", "non-dropping-particle" : "", "parse-names" : false, "suffix" : "" }, { "dropping-particle" : "", "family" : "Zhang", "given" : "Xiaoye", "non-dropping-particle" : "", "parse-names" : false, "suffix" : "" }, { "dropping-particle" : "", "family" : "Zheng", "given" : "Mei", "non-dropping-particle" : "", "parse-names" : false, "suffix" : "" }, { "dropping-particle" : "", "family" : "Chen", "given" : "Jianmin", "non-dropping-particle" : "", "parse-names" : false, "suffix" : "" }, { "dropping-particle" : "", "family" : "Wang", "given" : "Wenxing", "non-dropping-particle" : "", "parse-names" : false, "suffix" : "" }, { "dropping-particle" : "", "family" : "Sun", "given" : "Yele", "non-dropping-particle" : "", "parse-names" : false, "suffix" : "" }, { "dropping-particle" : "", "family" : "Fu", "given" : "Pingqing", "non-dropping-particle" : "", "parse-names" : false, "suffix" : "" }, { "dropping-particle" : "", "family" : "Wang", "given" : "Zifa", "non-dropping-particle" : "", "parse-names" : false, "suffix" : "" }, { "dropping-particle" : "", "family" : "Li", "given" : "Weijun", "non-dropping-particle" : "", "parse-names" : false, "suffix" : "" } ], "container-title" : "Atmospheric Chemistry and Physics", "id" : "ITEM-4", "issue" : "2", "issued" : { "date-parts" : [ [ "2017" ] ] }, "page" : "1259-1270", "title" : "Direct observations of organic aerosols in common wintertime hazes in North China: Insights into direct emissions from Chinese residential stoves", "translator" : [ { "dropping-particle" : "", "family" : "G4387", "given" : "", "non-dropping-particle" : "", "parse-names" : false, "suffix" : "" } ], "type" : "article-journal", "volume" : "17" }, "uris" : [ "http://www.mendeley.com/documents/?uuid=366d6fb8-3f7c-38d5-a268-5e9255db539d", "http://www.mendeley.com/documents/?uuid=1b6db6ee-5557-4016-bbae-6218fc5cd74b" ] }, { "id" : "ITEM-5", "itemData" : { "DOI" : "10.1029/2007GL029979", "ISSN" : "00948276", "abstract" : "Organic aerosol (OA) data acquired by the Aerosol Mass Spectrometer (AMS) in 37 field campaigns were deconvolved into hydrocarbon-like OA (HOA) and several types of oxygenated OA (OOA) components. HOA has been linked to primary combustion emissions (mainly from fossil fuel) and other primary sources such as meat cooking. OOA is ubiquitous in various atmospheric environments, on average accounting for 64%, 83% and 95% of the total OA in urban, urban downwind, and rural/remote sites, respectively. A case study analysis of a rural site shows that the OOA concentration is much greater than the advected HOA, indicating that HOA oxidation is not an important source of OOA, and that OOA increases are mainly due to SOA. Most global models lack an explicit representation of SOA which may lead to significant biases in the magnitude, spatial and temporal distributions of OA, and in aerosol hygroscopic properties. Copyright 2007 by the American Geophysical Union.", "author" : [ { "dropping-particle" : "", "family" : "Zhang", "given" : "Q.", "non-dropping-particle" : "", "parse-names" : false, "suffix" : "" }, { "dropping-particle" : "", "family" : "Jimenez", "given" : "Jose L.", "non-dropping-particle" : "", "parse-names" : false, "suffix" : "" }, { "dropping-particle" : "", "family" : "Canagaratna", "given" : "M. R.", "non-dropping-particle" : "", "parse-names" : false, "suffix" : "" }, { "dropping-particle" : "", "family" : "Allan", "given" : "J. D.", "non-dropping-particle" : "", "parse-names" : false, "suffix" : "" }, { "dropping-particle" : "", "family" : "Coe", "given" : "H.", "non-dropping-particle" : "", "parse-names" : false, "suffix" : "" }, { "dropping-particle" : "", "family" : "Ulbrich", "given" : "I.", "non-dropping-particle" : "", "parse-names" : false, "suffix" : "" }, { "dropping-particle" : "", "family" : "Alfarra", "given" : "M. R.", "non-dropping-particle" : "", "parse-names" : false, "suffix" : "" }, { "dropping-particle" : "", "family" : "Takami", "given" : "A.", "non-dropping-particle" : "", "parse-names" : false, "suffix" : "" }, { "dropping-particle" : "", "family" : "Middlebrook", "given" : "A. M.", "non-dropping-particle" : "", "parse-names" : false, "suffix" : "" }, { "dropping-particle" : "", "family" : "Sun", "given" : "Y. L.", "non-dropping-particle" : "", "parse-names" : false, "suffix" : "" }, { "dropping-particle" : "", "family" : "Dzepina", "given" : "K.", "non-dropping-particle" : "", "parse-names" : false, "suffix" : "" }, { "dropping-particle" : "", "family" : "Dunlea", "given" : "E.", "non-dropping-particle" : "", "parse-names" : false, "suffix" : "" }, { "dropping-particle" : "", "family" : "Docherty", "given" : "K.", "non-dropping-particle" : "", "parse-names" : false, "suffix" : "" }, { "dropping-particle" : "", "family" : "DeCarlo", "given" : "P. F.", "non-dropping-particle" : "", "parse-names" : false, "suffix" : "" }, { "dropping-particle" : "", "family" : "Salcedo", "given" : "D.", "non-dropping-particle" : "", "parse-names" : false, "suffix" : "" }, { "dropping-particle" : "", "family" : "Onasch", "given" : "T.", "non-dropping-particle" : "", "parse-names" : false, "suffix" : "" }, { "dropping-particle" : "", "family" : "Jayne", "given" : "J. T.", "non-dropping-particle" : "", "parse-names" : false, "suffix" : "" }, { "dropping-particle" : "", "family" : "Miyoshi", "given" : "T.", "non-dropping-particle" : "", "parse-names" : false, "suffix" : "" }, { "dropping-particle" : "", "family" : "Shimono", "given" : "A.", "non-dropping-particle" : "", "parse-names" : false, "suffix" : "" }, { "dropping-particle" : "", "family" : "Hatakeyama", "given" : "S.", "non-dropping-particle" : "", "parse-names" : false, "suffix" : "" }, { "dropping-particle" : "", "family" : "Takegawa", "given" : "N.", "non-dropping-particle" : "", "parse-names" : false, "suffix" : "" }, { "dropping-particle" : "", "family" : "Kondo", "given" : "Y.", "non-dropping-particle" : "", "parse-names" : false, "suffix" : "" }, { "dropping-particle" : "", "family" : "Schneider", "given" : "J.", "non-dropping-particle" : "", "parse-names" : false, "suffix" : "" }, { "dropping-particle" : "", "family" : "Drewnick", "given" : "F.", "non-dropping-particle" : "", "parse-names" : false, "suffix" : "" }, { "dropping-particle" : "", "family" : "Borrmann", "given" : "S.", "non-dropping-particle" : "", "parse-names" : false, "suffix" : "" }, { "dropping-particle" : "", "family" : "Weimer", "given" : "S.", "non-dropping-particle" : "", "parse-names" : false, "suffix" : "" }, { "dropping-particle" : "", "family" : "Demerjian", "given" : "K.", "non-dropping-particle" : "", "parse-names" : false, "suffix" : "" }, { "dropping-particle" : "", "family" : "Williams", "given" : "P.", "non-dropping-particle" : "", "parse-names" : false, "suffix" : "" }, { "dropping-particle" : "", "family" : "Bower", "given" : "K.", "non-dropping-particle" : "", "parse-names" : false, "suffix" : "" }, { "dropping-particle" : "", "family" : "Bahreini", "given" : "R.", "non-dropping-particle" : "", "parse-names" : false, "suffix" : "" }, { "dropping-particle" : "", "family" : "Cottrell", "given" : "L.", "non-dropping-particle" : "", "parse-names" : false, "suffix" : "" }, { "dropping-particle" : "", "family" : "Griffin", "given" : "R. J.", "non-dropping-particle" : "", "parse-names" : false, "suffix" : "" }, { "dropping-particle" : "", "family" : "Rautiainen", "given" : "J.", "non-dropping-particle" : "", "parse-names" : false, "suffix" : "" }, { "dropping-particle" : "", "family" : "Sun", "given" : "J. Y.", "non-dropping-particle" : "", "parse-names" : false, "suffi</w:instrText>
      </w:r>
      <w:r w:rsidR="00D477C7" w:rsidRPr="002A1EE0">
        <w:rPr>
          <w:color w:val="000000"/>
        </w:rPr>
        <w:instrText>x" : "" }, { "dropping-particle" : "", "family" : "Zhang", "given" : "Y. M.", "non-dropping-particle" : "", "parse-names" : false, "suffix" : "" }, { "dropping-particle" : "", "family" : "Worsnop", "given" : "D. R.", "non-dropping-particle" : "", "parse-names" : false, "suffix" : "" } ], "container-title" : "Geophysical Research Letters", "id" : "ITEM-5", "issued" : { "date-parts" : [ [ "2007" ] ] }, "title" : "Ubiquity and dominance of oxygenated species in organic aerosols in anthropogenically-influenced Northern Hemisphere midlatitudes", "translator" : [ { "dropping-particle" : "", "family" : "G4765", "given" : "", "non-dropping-particle" : "", "parse-names" : false, "suffix" : "" } ], "type" : "article-journal" }, "uris" : [ "http://www.mendeley.com/documents/?uuid=9e543b3a-2f95-4847-b31b-6e9b5b21faf2", "http://www.mendeley.com/documents/?uuid=40ea868e-f5a3-4008-b27c-7c959ad580cf" ] } ], "mendeley" : { "formattedCitation" : "(Zhang et al., 2007; Carslaw et al., 2010; Andreae et al., 2015; Monteiro dos Santos et al., 2016; Chen et al., 2017)", "plainTextFormattedCitation" : "(Zhang et al., 2007; Carslaw et al., 2010; Andreae et al., 2015; Monteiro dos Santos et al., 2016; Chen et al., 2017)", "previouslyFormattedCitation" : "(Zhang et al., 2007; Carslaw et al., 2010; Andreae et al., 2015; Monteiro dos Santos et al., 2016; Chen et al., 2017)" }, "properties" : { "noteIndex" : 0 }, "schema" : "https://github.com/citation-style-language/schema/raw/master/csl-citation.json" }</w:instrText>
      </w:r>
      <w:r w:rsidRPr="000E472A">
        <w:rPr>
          <w:color w:val="000000"/>
          <w:lang w:val="en-GB"/>
        </w:rPr>
        <w:fldChar w:fldCharType="separate"/>
      </w:r>
      <w:r w:rsidR="00CB33A1">
        <w:rPr>
          <w:noProof/>
          <w:color w:val="000000"/>
        </w:rPr>
        <w:t>(Zhang et al., 2007; Carslaw et al., 2010; Andreae et al., 2015; Monteiro dos Santos et al., 2016; Chen et al., 2017)</w:t>
      </w:r>
      <w:r w:rsidRPr="000E472A">
        <w:rPr>
          <w:color w:val="000000"/>
          <w:lang w:val="en-GB"/>
        </w:rPr>
        <w:fldChar w:fldCharType="end"/>
      </w:r>
      <w:r w:rsidRPr="00C827FE">
        <w:rPr>
          <w:color w:val="000000"/>
        </w:rPr>
        <w:t>.</w:t>
      </w:r>
    </w:p>
    <w:p w14:paraId="1A5E9B6C" w14:textId="77777777" w:rsidR="00AF2E59" w:rsidRPr="00C827FE" w:rsidRDefault="00AF2E59" w:rsidP="00D5630D">
      <w:pPr>
        <w:pStyle w:val="AR6BodyText"/>
        <w:rPr>
          <w:color w:val="000000"/>
        </w:rPr>
      </w:pPr>
    </w:p>
    <w:p w14:paraId="3A7D3C20" w14:textId="1854A2C2" w:rsidR="00AF2E59" w:rsidRPr="000E472A" w:rsidRDefault="00AF2E59" w:rsidP="00D5630D">
      <w:pPr>
        <w:pStyle w:val="AR6BodyText"/>
        <w:rPr>
          <w:noProof/>
          <w:color w:val="000000"/>
          <w:lang w:val="en-GB"/>
        </w:rPr>
      </w:pPr>
      <w:r>
        <w:rPr>
          <w:color w:val="000000"/>
          <w:lang w:val="en-GB"/>
        </w:rPr>
        <w:t>An e</w:t>
      </w:r>
      <w:r w:rsidRPr="000E472A">
        <w:rPr>
          <w:color w:val="000000"/>
          <w:lang w:val="en-GB"/>
        </w:rPr>
        <w:t xml:space="preserve">xtensive review on BC </w:t>
      </w:r>
      <w:r w:rsidRPr="000E472A">
        <w:rPr>
          <w:noProof/>
          <w:color w:val="000000"/>
          <w:lang w:val="en-GB"/>
        </w:rPr>
        <w:fldChar w:fldCharType="begin" w:fldLock="1"/>
      </w:r>
      <w:r w:rsidR="00D477C7">
        <w:rPr>
          <w:noProof/>
          <w:color w:val="000000"/>
          <w:lang w:val="en-GB"/>
        </w:rPr>
        <w:instrText>ADDIN CSL_CITATION { "citationItems" : [ { "id" : "ITEM-1", "itemData" : { "DOI" : "10.1002/jgrd.50171", "ISSN" : "2169897X", "abstract" : "Black carbon aerosol plays a unique and important role in Earth's climate system. Black carbon is a type of carbonaceous material with a unique combination of physical properties. This assessment provides an evaluation of black-carbon climate forcing that is comprehensive in its inclusion of all known and relevant processes and that is quantitative in providing best estimates and uncertainties of the main forcing terms: direct solar absorption; influence on liquid, mixed phase, and ice clouds; and deposition on snow and ice. These effects are calculated with climate models, but when possible, they are evaluated with both microphysical measurements and field observations. Predominant sources are combustion related, namely, fossil fuels for transportation, solid fuels for industrial and residential uses, and open burning of biomass. Total global emissions of black carbon using bottom-up inventory methods are 7500 Gg yr-1 in the year 2000 with an uncertainty range of 2000 to 29000. However, global atmospheric absorption attributable to black carbon is too low in many models and should be increased by a factor of almost 3. After this scaling, the best estimate for the industrial-era (1750 to 2005) direct radiative forcing of atmospheric black carbon is +0.71 W m-2 with 90% uncertainty bounds of (+0.08, +1.27) W m-2. Total direct forcing by all black carbon sources, without subtracting the preindustrial background, is estimated as +0.88 (+0.17, +1.48) W m-2. Direct radiative forcing alone does not capture important rapid adjustment mechanisms. A framework is described and used for quantifying climate forcings, including rapid adjustments. The best estimate of industrial-era climate forcing of black carbon through all forcing mechanisms, including clouds and cryosphere forcing, is +1.1 W m-2 with 90% uncertainty bounds of +0.17 to +2.1 W m-2. Thus, there is a very high probability that black carbon emissions, independent of co-emitted species, have a positive forcing and warm the climate. We estimate that black carbon, with a total climate forcing of +1.1 W m-2, is the second most important human emission in terms of its climate forcing in the present-day atmosphere; only carbon dioxide is estimated to have a greater forcing. Sources that emit black carbon also emit other short-lived species that may either cool or warm climate. Climate forcings from co-emitted species are estimated and used in the framework described herein. When the principal effects of sho\u2026", "author" : [ { "dropping-particle" : "", "family" : "Bond", "given" : "T. C.", "non-dropping-particle" : "", "parse-names" : false, "suffix" : "" }, { "dropping-particle" : "", "family" : "Doherty", "given" : "S. J.", "non-dropping-particle" : "", "parse-names" : false, "suffix" : "" }, { "dropping-particle" : "", "family" : "Fahey", "given" : "D. W.", "non-dropping-particle" : "", "parse-names" : false, "suffix" : "" }, { "dropping-particle" : "", "family" : "Forster", "given" : "P. M.", "non-dropping-particle" : "", "parse-names" : false, "suffix" : "" }, { "dropping-particle" : "", "family" : "Berntsen", "given" : "T.", "non-dropping-particle" : "", "parse-names" : false, "suffix" : "" }, { "dropping-particle" : "", "family" : "DeAngelo", "given" : "B. J.", "non-dropping-particle" : "", "parse-names" : false, "suffix" : "" }, { "dropping-particle" : "", "family" : "Flanner", "given" : "M. G.", "non-dropping-particle" : "", "parse-names" : false, "suffix" : "" }, { "dropping-particle" : "", "family" : "Ghan", "given" : "S.", "non-dropping-particle" : "", "parse-names" : false, "suffix" : "" }, { "dropping-particle" : "", "family" : "K\u00e4rcher", "given" : "B.", "non-dropping-particle" : "", "parse-names" : false, "suffix" : "" }, { "dropping-particle" : "", "family" : "Koch", "given" : "D.", "non-dropping-particle" : "", "parse-names" : false, "suffix" : "" }, { "dropping-particle" : "", "family" : "Kinne", "given" : "S.", "non-dropping-particle" : "", "parse-names" : false, "suffix" : "" }, { "dropping-particle" : "", "family" : "Kondo", "given" : "Y.", "non-dropping-particle" : "", "parse-names" : false, "suffix" : "" }, { "dropping-particle" : "", "family" : "Quinn", "given" : "P. K.", "non-dropping-particle" : "", "parse-names" : false, "suffix" : "" }, { "dropping-particle" : "", "family" : "Sarofim", "given" : "M. C.", "non-dropping-particle" : "", "parse-names" : false, "suffix" : "" }, { "dropping-particle" : "", "family" : "Schultz", "given" : "M. G.", "non-dropping-particle" : "", "parse-names" : false, "suffix" : "" }, { "dropping-particle" : "", "family" : "Schulz", "given" : "M.", "non-dropping-particle" : "", "parse-names" : false, "suffix" : "" }, { "dropping-particle" : "", "family" : "Venkataraman", "given" : "C.", "non-dropping-particle" : "", "parse-names" : false, "suffix" : "" }, { "dropping-particle" : "", "family" : "Zhang", "given" : "H.", "non-dropping-particle" : "", "parse-names" : false, "suffix" : "" }, { "dropping-particle" : "", "family" : "Zhang", "given" : "S.", "non-dropping-particle" : "", "parse-names" : false, "suffix" : "" }, { "dropping-particle" : "", "family" : "Bellouin", "given" : "N.", "non-dropping-particle" : "", "parse-names" : false, "suffix" : "" }, { "dropping-particle" : "", "family" : "Guttikunda", "given" : "S. K.", "non-dropping-particle" : "", "parse-names" : false, "suffix" : "" }, { "dropping-particle" : "", "family" : "Hopke", "given" : "P. K.", "non-dropping-particle" : "", "parse-names" : false, "suffix" : "" }, { "dropping-particle" : "", "family" : "Jacobson", "given" : "M. Z.", "non-dropping-particle" : "", "parse-names" : false, "suffix" : "" }, { "dropping-particle" : "", "family" : "Kaiser", "given" : "J. W.", "non-dropping-particle" : "", "parse-names" : false, "suffix" : "" }, { "dropping-particle" : "", "family" : "Klimont", "given" : "Z.", "non-dropping-particle" : "", "parse-names" : false, "suffix" : "" }, { "dropping-particle" : "", "family" : "Lohmann", "given" : "U.", "non-dropping-particle" : "", "parse-names" : false, "suffix" : "" }, { "dropping-particle" : "", "family" : "Schwarz", "given" : "J. P.", "non-dropping-particle" : "", "parse-names" : false, "suffix" : "" }, { "dropping-particle" : "", "family" : "Shindell", "given" : "D.", "non-dropping-particle" : "", "parse-names" : false, "suffix" : "" }, { "dropping-particle" : "", "family" : "Storelvmo", "given" : "T.", "non-dropping-particle" : "", "parse-names" : false, "suffix" : "" }, { "dropping-particle" : "", "family" : "Warren", "given" : "S. G.", "non-dropping-particle" : "", "parse-names" : false, "suffix" : "" }, { "dropping-particle" : "", "family" : "Zender", "given" : "C. S.", "non-dropping-particle" : "", "parse-names" : false, "suffix" : "" } ], "container-title" : "Journal of Geophysical Research: Atmospheres", "id" : "ITEM-1", "issue" : "11", "issued" : { "date-parts" : [ [ "2013", "6", "16" ] ] }, "language" : "English", "note" : "From Duplicate 1 (Bounding the role of black carbon in the climate system: A scientific assessment - Bond, T. C.; Doherty, S. J.; Fahey, D. W.; Forster, P. M.; Berntsen, T.; DeAngelo, B. J.; Flanner, M. G.; Ghan, S.; K\u00e4rcher, B.; Koch, D.; Kinne, S.; Kondo, Y.; Quinn, P. K.; Sarofim, M. C.; Schultz, M. G.; Schulz, M.; Venkataraman, C.; Zhang, H.; Zhang, S.; Bellouin, N.; Guttikunda, S. K.; Hopke, P. K.; Jacobson, M. Z.; Kaiser, J. W.; Klimont, Z.; Lohmann, U.; Schwarz, J. P.; Shindell, D.; Storelvmo, T.; Warren, S. G.; Zender, C. S.)\n\nFrom Duplicate 3 (Bounding the role of black carbon in the climate system: A scientific assessment - Bond, T. C.; Doherty, S. J.; Fahey, D. W.; Forster, P. M.; Berntsen, T.; Deangelo, B. J.; Flanner, M. G.; Ghan, S.; K\u00e4rcher, B.; Koch, D.; Kinne, S.; Kondo, Y.; Quinn, P. K.; Sarofim, M. C.; Schultz, M. G.; Schulz, M.; Venkataraman, C.; Zhang, H.; Zhang, S.; Bellouin, N.; Guttikunda, S. K.; Hopke, P. K.; Jacobson, M. Z.; Kaiser, J. W.; Klimont, Z.; Lohmann, U.; Schwarz, J. P.; Shindell, D.; Storelvmo, T.; Warren, S. G.; Zender, C. S.)\n\nFrom Duplicate 2 (Bounding the role of black carbon in the climate system: A scientific assessment - DuplicateBond, NoCite; Bond, T. C.; Doherty, S. J.; Fahey, D. W.; Forster, P. M.; Berntsen, T.; Deangelo, B. J.; Flanner, M. G.; Ghan, S.; K\u00e4rcher, B.; Koch, D.; Kinne, S.; Kondo, Y.; Quinn, P. K.; Sarofim, M. C.; Schultz, M. G.; Schulz, M.; Venkataraman, C.; Zhang, H.; Zhang, S.; Bellouin, N.; Guttikunda, S. K.; Hopke, P. K.; Jacobson, M. Z.; Kaiser, J. W.; Klimont, Z.; Lohmann, U.; Schwarz, J. P.; Shindell, D.; Storelvmo, T.; Warren, S. G.; Zender, C. S.)\n\n228TG\nTimes Cited:405\nCited References Count:868\n\nFrom Duplicate 2 (Bounding the role of black carbon in the climate system: A scientific assessment - Bond, T. C.; Doherty, S. J.; Fahey, D. W.; Forster, P. M.; Berntsen, T.; Deangelo, B. J.; Flanner, M. G.; Ghan, S.; K\u00e4rcher, B.; Koch, D.; Kinne, S.; Kondo, Y.; Quinn, P. K.; Sarofim, M. C.; Schultz, M. G.; Schulz, M.; Venkataraman, C.; Zhang, H.; Zhang, S.; Bellouin, N.; Guttikunda, S. K.; Hopke, P. K.; Jacobson, M. Z.; Kaiser, J. W.; Klimont, Z.; Lohmann, U.; Schwarz, J. P.; Shindell, D.; Storelvmo, T.; Warren, S. G.; Zender, C. S.)\n\nFrom Duplicate 2 (Bounding the role of black carbon in the climate system: A scientific assessment - DuplicateBond, NoCite; Bond, T. C.; Doherty, S. J.; Fahey, D. W.; Forster, P. M.; Berntsen, T.; Deangelo, B. J.; Flanner, M. G.; Ghan, S.; K\u00e4rcher, B.; Koch, D.; Kinne, S.; Kondo, Y.; Quinn, P. K.; Sarofim, M. C.; Schultz, M. G.; Schulz, M.; Venkataraman, C.; Zhang, H.; Zhang, S.; Bellouin, N.; Guttikunda, S. K.; Hopke, P. K.; Jacobson, M. Z.; Kaiser, J. W.; Klimont, Z.; Lohmann, U.; Schwarz, J. P.; Shindell, D.; Storelvmo, T.; Warren, S. G.; Zender, C. S.)\n\n228TG\nTimes Cited:405\nCited References Count:868", "page" : "5380-5552", "title" : "Bounding the role of black carbon in the climate system: A scientific assessment", "translator" : [ { "dropping-particle" : "", "family" : "G4349", "given" : "", "non-dropping-particle" : "", "parse-names" : false, "suffix" : "" } ], "type" : "article-journal", "volume" : "118" }, "uris" : [ "http://www.mendeley.com/documents/?uuid=855ea43a-0f85-4fae-841c-cb10c0134750", "http://www.mendeley.com/documents/?uuid=b5ee499c-ab47-4ac4-81ab-fc895afe4137" ] } ], "mendeley" : { "formattedCitation" : "(Bond et al., 2013)", "plainTextFormattedCitation" : "(Bond et al., 2013)", "previouslyFormattedCitation" : "(Bond et al., 2013)" }, "properties" : { "noteIndex" : 0 }, "schema" : "https://github.com/citation-style-language/schema/raw/master/csl-citation.json" }</w:instrText>
      </w:r>
      <w:r w:rsidRPr="000E472A">
        <w:rPr>
          <w:noProof/>
          <w:color w:val="000000"/>
          <w:lang w:val="en-GB"/>
        </w:rPr>
        <w:fldChar w:fldCharType="separate"/>
      </w:r>
      <w:r w:rsidR="00CB33A1">
        <w:rPr>
          <w:noProof/>
          <w:color w:val="000000"/>
          <w:lang w:val="en-GB"/>
        </w:rPr>
        <w:t>(Bond et al., 2013)</w:t>
      </w:r>
      <w:r w:rsidRPr="000E472A">
        <w:rPr>
          <w:noProof/>
          <w:color w:val="000000"/>
          <w:lang w:val="en-GB"/>
        </w:rPr>
        <w:fldChar w:fldCharType="end"/>
      </w:r>
      <w:r w:rsidRPr="000E472A">
        <w:rPr>
          <w:color w:val="000000"/>
          <w:lang w:val="en-GB"/>
        </w:rPr>
        <w:t xml:space="preserve"> </w:t>
      </w:r>
      <w:r>
        <w:rPr>
          <w:color w:val="000000"/>
          <w:lang w:val="en-GB"/>
        </w:rPr>
        <w:t xml:space="preserve">discussed </w:t>
      </w:r>
      <w:r w:rsidRPr="000E472A">
        <w:rPr>
          <w:color w:val="000000"/>
          <w:lang w:val="en-GB"/>
        </w:rPr>
        <w:t>limitation</w:t>
      </w:r>
      <w:r>
        <w:rPr>
          <w:color w:val="000000"/>
          <w:lang w:val="en-GB"/>
        </w:rPr>
        <w:t>s</w:t>
      </w:r>
      <w:r w:rsidRPr="000E472A">
        <w:rPr>
          <w:color w:val="000000"/>
          <w:lang w:val="en-GB"/>
        </w:rPr>
        <w:t xml:space="preserve"> in inferring </w:t>
      </w:r>
      <w:r>
        <w:rPr>
          <w:color w:val="000000"/>
          <w:lang w:val="en-GB"/>
        </w:rPr>
        <w:t xml:space="preserve">its </w:t>
      </w:r>
      <w:r w:rsidRPr="000E472A">
        <w:rPr>
          <w:color w:val="000000"/>
          <w:lang w:val="en-GB"/>
        </w:rPr>
        <w:t xml:space="preserve">atmospheric abundance </w:t>
      </w:r>
      <w:r w:rsidRPr="000E472A">
        <w:rPr>
          <w:noProof/>
          <w:color w:val="000000"/>
          <w:lang w:val="en-GB"/>
        </w:rPr>
        <w:t xml:space="preserve">and </w:t>
      </w:r>
      <w:r>
        <w:rPr>
          <w:noProof/>
          <w:color w:val="000000"/>
          <w:lang w:val="en-GB"/>
        </w:rPr>
        <w:t>highlighted</w:t>
      </w:r>
      <w:r w:rsidRPr="000E472A">
        <w:rPr>
          <w:noProof/>
          <w:color w:val="000000"/>
          <w:lang w:val="en-GB"/>
        </w:rPr>
        <w:t xml:space="preserve"> </w:t>
      </w:r>
      <w:r w:rsidRPr="00707958">
        <w:rPr>
          <w:noProof/>
          <w:color w:val="000000"/>
          <w:lang w:val="en-GB"/>
        </w:rPr>
        <w:t xml:space="preserve">inconsistencies between different terminology and related measurement techniques </w:t>
      </w:r>
      <w:r w:rsidRPr="00707958">
        <w:rPr>
          <w:noProof/>
          <w:color w:val="000000"/>
          <w:lang w:val="en-GB"/>
        </w:rPr>
        <w:fldChar w:fldCharType="begin" w:fldLock="1"/>
      </w:r>
      <w:r w:rsidR="00D477C7">
        <w:rPr>
          <w:noProof/>
          <w:color w:val="000000"/>
          <w:lang w:val="en-GB"/>
        </w:rPr>
        <w:instrText>ADDIN CSL_CITATION { "citationItems" : [ { "id" : "ITEM-1", "itemData" : { "DOI" : "10.5194/acp-13-8365-2013", "ISSN" : "16807316", "abstract" : "Although black carbon (BC) is one of the key atmospheric particulate components driving climate change and air quality, there is no agreement on the terminology that considers all aspects of specific properties, definitions, measurement methods, and related uncertainties. As a result, there is much ambiguity in the scientific literature of measurements and numerical models that refer to BC with different names and based on different properties of the particles, with no clear definition of the terms. The authors present here a recommended terminology to clarify the terms used for BC in atmospheric research, with the goal of establishing unambiguous links between terms, targeted material properties and associated measurement techniques. \u00a9 2013 Author(s).", "author" : [ { "dropping-particle" : "", "family" : "Petzold", "given" : "A.", "non-dropping-particle" : "", "parse-names" : false, "suffix" : "" }, { "dropping-particle" : "", "family" : "Ogren", "given" : "J. A.", "non-dropping-particle" : "", "parse-names" : false, "suffix" : "" }, { "dropping-particle" : "", "family" : "Fiebig", "given" : "M.", "non-dropping-particle" : "", "parse-names" : false, "suffix" : "" }, { "dropping-particle" : "", "family" : "Laj", "given" : "P.", "non-dropping-particle" : "", "parse-names" : false, "suffix" : "" }, { "dropping-particle" : "", "family" : "Li", "given" : "S. M.", "non-dropping-particle" : "", "parse-names" : false, "suffix" : "" }, { "dropping-particle" : "", "family" : "Baltensperger", "given" : "U.", "non-dropping-particle" : "", "parse-names" : false, "suffix" : "" }, { "dropping-particle" : "", "family" : "Holzer-Popp", "given" : "T.", "non-dropping-particle" : "", "parse-names" : false, "suffix" : "" }, { "dropping-particle" : "", "family" : "Kinne", "given" : "S.", "non-dropping-particle" : "", "parse-names" : false, "suffix" : "" }, { "dropping-particle" : "", "family" : "Pappalardo", "given" : "G.", "non-dropping-particle" : "", "parse-names" : false, "suffix" : "" }, { "dropping-particle" : "", "family" : "Sugimoto", "given" : "N.", "non-dropping-particle" : "", "parse-names" : false, "suffix" : "" }, { "dropping-particle" : "", "family" : "Wehrli", "given" : "C.", "non-dropping-particle" : "", "parse-names" : false, "suffix" : "" }, { "dropping-particle" : "", "family" : "Wiedensohler", "given" : "A.", "non-dropping-particle" : "", "parse-names" : false, "suffix" : "" }, { "dropping-particle" : "", "family" : "Zhang", "given" : "X. Y.", "non-dropping-particle" : "", "parse-names" : false, "suffix" : "" } ], "container-title" : "Atmospheric Chemistry and Physics", "id" : "ITEM-1", "issue" : "16", "issued" : { "date-parts" : [ [ "2013", "8", "22" ] ] }, "page" : "8365-8379", "title" : "Recommendations for reporting black carbon measurements", "translator" : [ { "dropping-particle" : "", "family" : "G4784", "given" : "", "non-dropping-particle" : "", "parse-names" : false, "suffix" : "" } ], "type" : "article-journal", "volume" : "13" }, "uris" : [ "http://www.mendeley.com/documents/?uuid=a6671001-3804-4b90-840b-b3cff154b42e", "http://www.mendeley.com/documents/?uuid=0cc46dfc-50f1-48f8-9b98-19fcbf0cecf5" ] }, { "id" : "ITEM-2", "itemData" : { "DOI" : "10.5194/acp-17-15225-2017", "ISSN" : "16807324", "abstract" : "Absorption of sunlight by black carbon (BC) warms the atmosphere, which may be important for Arctic climate. The measurement of BC is complicated by the lack of a simple definition of BC and the absence of techniques that are uniquely sensitive to BC (e.g., Petzold et al., 2013). At the Global Atmosphere Watch baseline observatory in Alert, Nunavut (82.5\u00b0 N), BC mass is estimated in three ways, none of which fully represent BC: conversion of light absorption measured with an Aethalometer to give equivalent black carbon (EBC), thermal desorption of elemental carbon (EC) from weekly integrated filter samples to give EC, and measurement of incandescence from the refractory black carbon (rBC) component of individual particles using a single particle soot photometer (SP2). Based on measurements between March 2011 and December 2013, EBC and EC are 2.7 and 3.1 times higher than rBC, respectively. The EBC and EC measurements are influenced by factors other than just BC, and higher estimates of BC are expected from these techniques. Some bias in the rBC measurement may result from calibration uncertainties that are difficult to estimate here. Considering a number of factors, our best estimate of BC mass in Alert, which may be useful for evaluation of chemical transport models, is an average of the rBC and EC measurements with a range bounded by the rBC and EC combined with the respective measurement uncertainties. Winter-, spring-, summer-, and fall-averaged (\u00b1 atmospheric variability) estimates of BC mass in Alert for this study period are 49 \u00b1 28, 30 \u00b1 26, 22 \u00b1 13, and 29 \u00b1 9 ng m-3, respectively. Average coating thicknesses estimated from the SP2 are 25 to 40 % of the 160-180 nm diameter rBC core sizes. For particles of approximately 200-400 nm optical diameter, the fraction containing rBC cores is estimated to be between 10 and 16 %, but the possibility of smaller undetectable rBC cores in some of the particles cannot be excluded. Mass absorption coefficients (MACs) \u00b1 uncertainty at 550 nm wavelength, calculated from light absorption measurements divided by the best estimates of the BC mass concentrations, are 8.0 \u00b1 4.0, 8.0 \u00b1 4.0, 5.0 \u00b1 2.5 and 9.0 \u00b1 4.5 m2 g-1, for winter, spring, summer, and fall, respectively. Adjusted to better estimate absorption by BC only, the winter and spring values of MACs are 7.6 \u00b1 3.8 and 7.7 \u00b1 3.8 m2 g-1. There is evidence that the MAC values increase with coating thickness.", "author" : [ { "dropping-particle" : "", "family" : "Sharma", "given" : "Sangeeta", "non-dropping-particle" : "", "parse-names" : false, "suffix" : "" }, { "dropping-particle" : "", "family" : "Richard Leaitch", "given" : "W.", "non-dropping-particle" : "", "parse-names" : false, "suffix" : "" }, { "dropping-particle" : "", "family" : "Huang", "given" : "Lin", "non-dropping-particle" : "", "parse-names" : false, "suffix" : "" }, { "dropping-particle" : "", "family" : "Veber", "given" : "Daniel", "non-dropping-particle" : "", "parse-names" : false, "suffix" : "" }, { "dropping-particle" : "", "family" : "Kolonjari", "given" : "Felicia", "non-dropping-particle" : "", "parse-names" : false, "suffix" : "" }, { "dropping-particle" : "", "family" : "Zhang", "given" : "Wendy", "non-dropping-particle" : "", "parse-names" : false, "suffix" : "" }, { "dropping-particle" : "", "family" : "Hanna", "given" : "Sarah J.", "non-dropping-particle" : "", "parse-names" : false, "suffix" : "" }, { "dropping-particle" : "", "family" : "Bertram", "given" : "Allan K.", "non-dropping-particle" : "", "parse-names" : false, "suffix" : "" }, { "dropping-particle" : "", "family" : "Ogren", "given" : "John A.", "non-dropping-particle" : "", "parse-names" : false, "suffix" : "" } ], "container-title" : "Atmospheric Chemistry and Physics", "id" : "ITEM-2", "issue" : "24", "issued" : { "date-parts" : [ [ "2017", "12", "22" ] ] }, "page" : "15225-15243", "publisher" : "Copernicus GmbH", "title" : "An evaluation of three methods for measuring black carbon in Alert, Canada", "translator" : [ { "dropping-particle" : "", "family" : "G4781", "given" : "", "non-dropping-particle" : "", "parse-names" : false, "suffix" : "" } ], "type" : "article-journal", "volume" : "17" }, "uris" : [ "http://www.mendeley.com/documents/?uuid=9f5f7e47-0c3d-464b-b2fe-334e70312fb0", "http://www.mendeley.com/documents/?uuid=c6f9a1e7-5e7c-4add-bd42-21a83a24da00" ] } ], "mendeley" : { "formattedCitation" : "(Petzold et al., 2013; Sharma et al., 2017)", "plainTextFormattedCitation" : "(Petzold et al., 2013; Sharma et al., 2017)", "previouslyFormattedCitation" : "(Petzold et al., 2013; Sharma et al., 2017)" }, "properties" : { "noteIndex" : 0 }, "schema" : "https://github.com/citation-style-language/schema/raw/master/csl-citation.json" }</w:instrText>
      </w:r>
      <w:r w:rsidRPr="00707958">
        <w:rPr>
          <w:noProof/>
          <w:color w:val="000000"/>
          <w:lang w:val="en-GB"/>
        </w:rPr>
        <w:fldChar w:fldCharType="separate"/>
      </w:r>
      <w:r w:rsidR="00CB33A1">
        <w:rPr>
          <w:noProof/>
          <w:color w:val="000000"/>
          <w:lang w:val="en-GB"/>
        </w:rPr>
        <w:t>(Petzold et al., 2013; Sharma et al., 2017)</w:t>
      </w:r>
      <w:r w:rsidRPr="00707958">
        <w:rPr>
          <w:noProof/>
          <w:color w:val="000000"/>
          <w:lang w:val="en-GB"/>
        </w:rPr>
        <w:fldChar w:fldCharType="end"/>
      </w:r>
      <w:r w:rsidRPr="00707958">
        <w:rPr>
          <w:noProof/>
          <w:color w:val="000000"/>
          <w:lang w:val="en-GB"/>
        </w:rPr>
        <w:t>.</w:t>
      </w:r>
      <w:r w:rsidRPr="000E472A">
        <w:rPr>
          <w:noProof/>
          <w:color w:val="000000"/>
          <w:lang w:val="en-GB"/>
        </w:rPr>
        <w:t xml:space="preserve"> </w:t>
      </w:r>
      <w:r w:rsidRPr="000E472A">
        <w:rPr>
          <w:color w:val="000000"/>
          <w:lang w:val="en-GB"/>
        </w:rPr>
        <w:t xml:space="preserve">Due to </w:t>
      </w:r>
      <w:r>
        <w:rPr>
          <w:color w:val="000000"/>
          <w:lang w:val="en-GB"/>
        </w:rPr>
        <w:t xml:space="preserve">a </w:t>
      </w:r>
      <w:r w:rsidRPr="000E472A">
        <w:rPr>
          <w:color w:val="000000"/>
          <w:lang w:val="en-GB"/>
        </w:rPr>
        <w:t>lack of global observations, AR5 only reported declining total carbon</w:t>
      </w:r>
      <w:r>
        <w:rPr>
          <w:color w:val="000000"/>
          <w:lang w:val="en-GB"/>
        </w:rPr>
        <w:t>aceous aerosol</w:t>
      </w:r>
      <w:r w:rsidRPr="000E472A">
        <w:rPr>
          <w:color w:val="000000"/>
          <w:lang w:val="en-GB"/>
        </w:rPr>
        <w:t xml:space="preserve"> </w:t>
      </w:r>
      <w:r w:rsidRPr="00D837A8">
        <w:rPr>
          <w:color w:val="000000"/>
          <w:lang w:val="en-GB"/>
        </w:rPr>
        <w:t xml:space="preserve">trends from </w:t>
      </w:r>
      <w:ins w:id="2700" w:author="Lucy Cowie" w:date="2021-07-27T16:32:00Z">
        <w:r w:rsidR="00113AA5">
          <w:rPr>
            <w:color w:val="000000"/>
            <w:lang w:val="en-GB"/>
          </w:rPr>
          <w:t xml:space="preserve">the </w:t>
        </w:r>
      </w:ins>
      <w:r w:rsidRPr="00D837A8">
        <w:rPr>
          <w:color w:val="000000"/>
          <w:lang w:val="en-GB"/>
        </w:rPr>
        <w:t xml:space="preserve">USA and </w:t>
      </w:r>
      <w:ins w:id="2701" w:author="Lucy Cowie" w:date="2021-07-27T16:33:00Z">
        <w:r w:rsidR="009E1627">
          <w:rPr>
            <w:color w:val="000000"/>
            <w:lang w:val="en-GB"/>
          </w:rPr>
          <w:t xml:space="preserve">a </w:t>
        </w:r>
      </w:ins>
      <w:r w:rsidRPr="00D837A8">
        <w:rPr>
          <w:color w:val="000000"/>
          <w:lang w:val="en-GB"/>
        </w:rPr>
        <w:t>declining BC trend from the Arctic based on data</w:t>
      </w:r>
      <w:r w:rsidRPr="009638A7">
        <w:rPr>
          <w:color w:val="000000"/>
          <w:lang w:val="en-GB"/>
        </w:rPr>
        <w:t xml:space="preserve"> available up to 2008. </w:t>
      </w:r>
      <w:r>
        <w:rPr>
          <w:noProof/>
          <w:color w:val="000000"/>
          <w:lang w:val="en-GB"/>
        </w:rPr>
        <w:t xml:space="preserve">Since AR5, the </w:t>
      </w:r>
      <w:r w:rsidRPr="000E472A">
        <w:rPr>
          <w:color w:val="000000"/>
          <w:lang w:val="en-GB"/>
        </w:rPr>
        <w:t xml:space="preserve">number of observation sites </w:t>
      </w:r>
      <w:r>
        <w:rPr>
          <w:color w:val="000000"/>
          <w:lang w:val="en-GB"/>
        </w:rPr>
        <w:t xml:space="preserve">has grown </w:t>
      </w:r>
      <w:r w:rsidRPr="000E472A">
        <w:rPr>
          <w:color w:val="000000"/>
          <w:lang w:val="en-GB"/>
        </w:rPr>
        <w:t>worldwide</w:t>
      </w:r>
      <w:r>
        <w:rPr>
          <w:noProof/>
          <w:color w:val="000000"/>
          <w:lang w:val="en-GB"/>
        </w:rPr>
        <w:t xml:space="preserve"> </w:t>
      </w:r>
      <w:r w:rsidRPr="000E472A">
        <w:rPr>
          <w:color w:val="000000"/>
          <w:lang w:val="en-GB"/>
        </w:rPr>
        <w:t>(</w:t>
      </w:r>
      <w:del w:id="2702" w:author="Lucy Cowie" w:date="2021-07-27T16:33:00Z">
        <w:r w:rsidRPr="00830453" w:rsidDel="004775E4">
          <w:rPr>
            <w:color w:val="000000"/>
            <w:lang w:val="en-GB"/>
          </w:rPr>
          <w:delText xml:space="preserve">see </w:delText>
        </w:r>
        <w:r w:rsidRPr="00784DF8" w:rsidDel="004775E4">
          <w:rPr>
            <w:color w:val="000000"/>
            <w:lang w:val="en-GB"/>
          </w:rPr>
          <w:delText xml:space="preserve">also </w:delText>
        </w:r>
      </w:del>
      <w:r w:rsidRPr="00784DF8">
        <w:rPr>
          <w:color w:val="000000"/>
          <w:lang w:val="en-GB"/>
        </w:rPr>
        <w:t>Figure 6.7</w:t>
      </w:r>
      <w:r w:rsidRPr="00830453">
        <w:rPr>
          <w:color w:val="000000"/>
          <w:lang w:val="en-GB"/>
        </w:rPr>
        <w:t xml:space="preserve">) </w:t>
      </w:r>
      <w:r w:rsidRPr="004574F7">
        <w:rPr>
          <w:color w:val="000000"/>
          <w:lang w:val="en-GB"/>
        </w:rPr>
        <w:t>but</w:t>
      </w:r>
      <w:r>
        <w:rPr>
          <w:color w:val="000000"/>
          <w:lang w:val="en-GB"/>
        </w:rPr>
        <w:t xml:space="preserve"> </w:t>
      </w:r>
      <w:r>
        <w:rPr>
          <w:color w:val="000000"/>
          <w:lang w:val="en-GB"/>
        </w:rPr>
        <w:lastRenderedPageBreak/>
        <w:t xml:space="preserve">datasets suitable for global trend analyses remain limited </w:t>
      </w:r>
      <w:r w:rsidRPr="000E472A">
        <w:rPr>
          <w:color w:val="000000"/>
          <w:lang w:val="en-GB"/>
        </w:rPr>
        <w:fldChar w:fldCharType="begin" w:fldLock="1"/>
      </w:r>
      <w:r w:rsidR="00D477C7">
        <w:rPr>
          <w:color w:val="000000"/>
          <w:lang w:val="en-GB"/>
        </w:rPr>
        <w:instrText>ADDIN CSL_CITATION { "citationItems" : [ { "id" : "ITEM-1", "itemData" : { "DOI" : "10.5194/amt-13-4353-2020", "ISSN" : "18678548", "abstract" : "Aerosol particles are essential constituents of the Earth's atmosphere, impacting the earth radiation balance directly by scattering and absorbing solar radiation, and indirectly by acting as cloud condensation nuclei. In contrast to most greenhouse gases, aerosol particles have short atmospheric residence times, resulting in a highly heterogeneous distribution in space and time. There is a clear need to document this variability at regional scale through observations involving, in particular, the in situ near-surface segment of the atmospheric observation system. This paper will provide the widest effort so far to document variability of climate-relevant in situ aerosol properties (namely wavelength dependent particle light scattering and absorption coefficients, particle number concentration and particle number size distribution) from all sites connected to the Global Atmosphere Watch network. High-quality data from almost 90 stations worldwide have been collected and controlled for quality and are reported for a reference year in 2017, providing a very extended and robust view of the variability of these variables worldwide. The range of variability observed worldwide for light scattering and absorption coefficients, single-scattering albedo, and particle number concentration are presented together with preliminary information on their long-term trends and comparison with model simulation for the different stations. The scope of the present paper is also to provide the necessary suite of information, including data provision procedures, quality control and analysis, data policy, and usage of the ground-based aerosol measurement network. It delivers to users of the World Data Centre on Aerosol, the required confidence in data products in the form of a fully characterized value chain, including uncertainty estimation and requirements for contributing to the global climate monitoring system.", "author" : [ { "dropping-particle" : "", "family" : "Laj", "given" : "Paolo", "non-dropping-particle" : "", "parse-names" : false, "suffix" : "" }, { "dropping-particle" : "", "family" : "Bigi", "given" : "Alessandro", "non-dropping-particle" : "", "parse-names" : false, "suffix" : "" }, { "dropping-particle" : "", "family" : "Rose", "given" : "Clemence", "non-dropping-particle" : "", "parse-names" : false, "suffix" : "" }, { "dropping-particle" : "", "family" : "Andrews", "given" : "Elisabeth", "non-dropping-particle" : "", "parse-names" : false, "suffix" : "" }, { "dropping-particle" : "", "family" : "Lund Myhre", "given" : "Cathrine", "non-dropping-particle" : "", "parse-names" : false, "suffix" : "" }, { "dropping-particle" : "", "family" : "Collaud Coen", "given" : "Martine", "non-dropping-particle" : "", "parse-names" : false, "suffix" : "" }, { "dropping-particle" : "", "family" : "Lin", "given" : "Yong", "non-dropping-particle" : "", "parse-names" : false, "suffix" : "" }, { "dropping-particle" : "", "family" : "Wiedensohler", "given" : "Alfred", "non-dropping-particle" : "", "parse-names" : false, "suffix" : "" }, { "dropping-particle" : "", "family" : "Schulz", "given" : "Michael", "non-dropping-particle" : "", "parse-names" : false, "suffix" : "" }, { "dropping-particle" : "", "family" : "A. Ogren", "given" : "John", "non-dropping-particle" : "", "parse-names" : false, "suffix" : "" }, { "dropping-particle" : "", "family" : "Fiebig", "given" : "Markus", "non-dropping-particle" : "", "parse-names" : false, "suffix" : "" }, { "dropping-particle" : "", "family" : "Gli\u00df", "given" : "Jonas", "non-dropping-particle" : "", "parse-names" : false, "suffix" : "" }, { "dropping-particle" : "", "family" : "Mortier", "given" : "Augustin", "non-dropping-particle" : "", "parse-names" : false, "suffix" : "" }, { "dropping-particle" : "", "family" : "Pandolfi", "given" : "Marco", "non-dropping-particle" : "", "parse-names" : false, "suffix" : "" }, { "dropping-particle" : "", "family" : "Pet\u00e4ja", "given" : "Tuukka", "non-dropping-particle" : "", "parse-names" : false, "suffix" : "" }, { "dropping-particle" : "", "family" : "Kim", "given" : "Sang Woo", "non-dropping-particle" : "", "parse-names" : false, "suffix" : "" }, { "dropping-particle" : "", "family" : "Aas", "given" : "Wenche", "non-dropping-particle" : "", "parse-names" : false, "suffix" : "" }, { "dropping-particle" : "", "family" : "Putaud", "given" : "Jean Philippe", "non-dropping-particle" : "", "parse-names" : false, "suffix" : "" }, { "dropping-particle" : "", "family" : "Mayol-Bracero", "given" : "Olga", "non-dropping-particle" : "", "parse-names" : false, "suffix" : "" }, { "dropping-particle" : "", "family" : "Keywood", "given" : "Melita", "non-dropping-particle" : "", "parse-names" : false, "suffix" : "" }, { "dropping-particle" : "", "family" : "Labrador", "given" : "Lorenzo", "non-dropping-particle" : "", "parse-names" : false, "suffix" : "" }, { "dropping-particle" : "", "family" : "Aalto", "given" : "Pasi", "non-dropping-particle" : "", "parse-names" : false, "suffix" : "" }, { "dropping-particle" : "", "family" : "Ahlberg", "given" : "Erik", "non-dropping-particle" : "", "parse-names" : false, "suffix" : "" }, { "dropping-particle" : "", "family" : "Alados Arboledas", "given" : "Lucas", "non-dropping-particle" : "", "parse-names" : false, "suffix" : "" }, { "dropping-particle" : "", "family" : "Alastuey", "given" : "Andres", "non-dropping-particle" : "", "parse-names" : false, "suffix" : "" }, { "dropping-particle" : "", "family" : "Andrade", "given" : "Marcos", "non-dropping-particle" : "", "parse-names" : false, "suffix" : "" }, { "dropping-particle" : "", "family" : "Artinano", "given" : "Begona", "non-dropping-particle" : "", "parse-names" : false, "suffix" : "" }, { "dropping-particle" : "", "family" : "Ausmeel", "given" : "Stina", "non-dropping-particle" : "", "parse-names" : false, "suffix" : "" }, { "dropping-particle" : "", "family" : "Arsov", "given" : "Todor", "non-dropping-particle" : "", "parse-names" : false, "suffix" : "" }, { "dropping-particle" : "", "family" : "Asmi", "given" : "Eija", "non-dropping-particle" : "", "parse-names" : false, "suffix" : "" }, { "dropping-particle" : "", "family" : "Backman", "given" : "John", "non-dropping-particle" : "", "parse-names" : false, "suffix" : "" }, { "dropping-particle" : "", "family" : "Baltensperger", "given" : "Urs", "non-dropping-particle" : "", "parse-names" : false, "suffix" : "" }, { "dropping-particle" : "", "family" : "Bastian", "given" : "Susanne", "non-dropping-particle" : "", "parse-names" : false, "suffix" : "" }, { "dropping-particle" : "", "family" : "Bath", "given" : "Olaf", "non-dropping-particle" : "", "parse-names" : false, "suffix" : "" }, { "dropping-particle" : "", "family" : "Paul Beukes", "given" : "Johan", "non-dropping-particle" : "", "parse-names" : false, "suffix" : "" }, { "dropping-particle" : "", "family" : "T. Brem", "given" : "Benjamin", "non-dropping-particle" : "", "parse-names" : false, "suffix" : "" }, { "dropping-particle" : "", "family" : "Bukowiecki", "given" : "Nicolas", "non-dropping-particle" : "", "parse-names" : false, "suffix" : "" }, { "dropping-particle" : "", "family" : "Conil", "given" : "Sebastien", "non-dropping-particle" : "", "parse-names" : false, "suffix" : "" }, { "dropping-particle" : "", "family" : "Couret", "given" : "Cedric", "non-dropping-particle" : "", "parse-names" : false, "suffix" : "" }, { "dropping-particle" : "", "family" : "Day", "given" : "Derek", "non-dropping-particle" : "", "parse-names" : false, "suffix" : "" }, { "dropping-particle" : "", "family" : "Dayantolis", "given" : "Wan", "non-dropping-particle" : "", "parse-names" : false, "suffix" : "" }, { "dropping-particle" : "", "family" : "Degorska", "given" : "Anna", "non-dropping-particle" : "", "parse-names" : false, "suffix" : "" }, { "dropping-particle" : "", "family" : "Eleftheriadis", "given" : "Konstantinos", "non-dropping-particle" : "", "parse-names" : false, "suffix" : "" }, { "dropping-particle" : "", "family" : "Fetfatzis", "given" : "Prodromos", "non-dropping-particle" : "", "parse-names" : false, "suffix" : "" }, { "dropping-particle" : "", "family" : "Favez", "given" : "Olivier", "non-dropping-particle" : "", "parse-names" : false, "suffix" : "" }, { "dropping-particle" : "", "family" : "Flentje", "given" : "Harald", "non-dropping-particle" : "", "parse-names" : false, "suffix" : "" }, { "dropping-particle" : "", "family" : "I. Gini", "given" : "Maria", "non-dropping-particle" : "", "parse-names" : false, "suffix" : "" }, { "dropping-particle" : "", "family" : "Gregori\u010d", "given" : "Asta", "non-dropping-particle" : "", "parse-names" : false, "suffix" : "" }, { "dropping-particle" : "", "family" : "Gysel-Beer", "given" : "Martin", "non-dropping-particle" : "", "parse-names" : false, "suffix" : "" }, { "dropping-particle" : "", "family" : "Gannet Hallar", "given" : "A.", "non-dropping-particle" : "", "parse-names" : false, "suffix" : "" }, { "dropping-particle" : "", "family" : "Hand", "given" : "Jenny", "non-dropping-particle" : "", "parse-names" : false, "suffix" : "" }, { "dropping-particle" : "", "family" : "Hoffer", "given" : "Andras", "non-dropping-particle" : "", "parse-names" : false, "suffix" : "" }, { "dropping-particle" : "", "family" : "Hueglin", "given" : "Christoph", "non-dropping-particle" : "", "parse-names" : false, "suffix" : "" }, { "dropping-particle" : "", "family" : "K. Hooda", "given" : "Rakesh", "non-dropping-particle" : "", "parse-names" : false, "suffix" : "" }, { "dropping-particle" : "", "family" : "Hyv\u00e4rinen", "given" : "Antti", "non-dropping-particle" : "", "parse-names" : false, "suffix" : "" }, { "dropping-particle" : "", "family" : "Kalapov", "given" : "Ivo", "non-dropping-particle" : "", "parse-names" : false, "suffix" : "" }, { "dropping-particle" : "", "family" : "Kalivitis", "given" : "Nikos", "non-dropping-particle" : "", "parse-names" : false, "suffix" : "" }, { "dropping-particle" : "", "family" : "Kasper-Giebl", "given" : "Anne", "non-dropping-particle" : "", "parse-names" : false, "suffix" : "" }, { "dropping-particle" : "", "family" : "Eun Kim", "given" : "Jeong", "non-dropping-particle" : "", "parse-names" : false, "suffix" : "" }, { "dropping-particle" : "", "family" : "Kouvarakis", "given" : "Giorgos", "non-dropping-particle" : "", "parse-names" : false, "suffix" : "" }, { "dropping-particle" : "", "family" : "Kranjc", "given" : "Irena", "non-dropping-particle" : "", "parse-names" : false, "suffix" : "" }, { "dropping-particle" : "", "family" : "Krejci", "given" : "Radovan", "non-dropping-particle" : "", "parse-names" : false, "suffix" : "" }, { "dropping-particle" : "", "family" : "Kulmala", "given" : "Markku", "non-dropping-particle" : "", "parse-names" : false, "suffix" : "" }, { "dropping-particle" : "", "family" : "Labuschagne", "given" : "Casper", "non-dropping-particle" : "", "parse-names" : false, "suffix" : "" }, { "dropping-particle" : "", "family" : "Lee", "given" : "Hae Jung", "non-dropping-particle" : "", "parse-names" : false, "suffix" : "" }, { "dropping-particle" : "", "family" : "Lihavainen", "given" : "Heikki", "non-dropping-particle" : "", "parse-names" : false, "suffix" : "" }, { "dropping-particle" : "", "family" : "Lin", "given" : "Neng Huei", "non-dropping-particle" : "", "parse-names" : false, "suffix" : "" }, { "dropping-particle" : "", "family" : "L\u00f6schau", "given" : "Gunter", "non-dropping-particle" : "", "parse-names" : false, "suffix" : "" }, { "dropping-particle" : "", "family" : "Luoma", "given" : "Krista", "non-dropping-particle" : "", "parse-names" : false, "suffix" : "" }, { "dropping-particle" : "", "family" : "Marinoni", "given" : "Angela", "non-dropping-particle" : "", "parse-names" : false, "suffix" : "" }, { "dropping-particle" : "", "family" : "Martins Dos Santos", "given" : "Sebastiao", "non-dropping-particle" : "", "parse-names" : false, "suffix" : "" }, { "dropping-particle" : "", "family" : "Meinhardt", "given" : "Frank", "non-dropping-particle" : "", "parse-names" : false, "suffix" : "" }, { "dropping-particle" : "", "family" : "Merkel", "given" : "Maik", "non-dropping-particle" : "", "parse-names" : false, "suffix" : "" }, { "dropping-particle" : "", "family" : "Metzger", "given" : "Jean Marc", "non-dropping-particle" : "", "parse-names" : false, "suffix" : "" }, { "dropping-particle" : "", "family" : "Mihalopoulos", "given" : "Nikolaos", "non-dropping-particle" : "", "parse-names" : false, "suffix" : "" }, { "dropping-particle" : "", "family" : "Anh Nguyen", "given" : "Nhat", "non-dropping-particle" : "", "parse-names" : false, "suffix" : "" }, { "dropping-particle" : "", "family" : "Ondracek", "given" : "Jakub", "non-dropping-particle" : "", "parse-names" : false, "suffix" : "" }, { "dropping-particle" : "", "family" : "P\u00e9rez", "given" : "Noemi", "non-dropping-particle" : "", "parse-names" : false, "suffix" : "" }, { "dropping-particle" : "", "family" : "Rita Perrone", "given" : "Maria", "non-dropping-particle" : "", "parse-names" : false, "suffix" : "" }, { "dropping-particle" : "", "family" : "Pichon", "given" : "Jean Marc", "non-dropping-particle" : "", "parse-names" : false, "suffix" : "" }, { "dropping-particle" : "", "family" : "Picard", "given" : "David", "non-dropping-particle" : "", "parse-names" : false, "suffix" : "" }, { "dropping-particle" : "", "family" : "Pichon", "given" : "Jean Marc", "non-dropping-particle" : "", "parse-names" : false, "suffix" : "" }, { "dropping-particle" : "", "family" : "Pont", "given" : "Veronique", "non-dropping-particle" : "", "parse-names" : false, "suffix" : "" }, { "dropping-particle" : "", "family" : "Prats", "given" : "Natalia", "non-dropping-particle" : "", "parse-names" : false, "suffix" : "" }, { "dropping-particle" : "", "family" : "Prenni", "given" : "Anthony", "non-dropping-particle" : "", "parse-names" : false, "suffix" : "" }, { "dropping-particle" : "", "family" : "Reisen", "given" : "Fabienne", "non-dropping-particle" : "", "parse-names" : false, "suffix" : "" }, { "dropping-particle" : "", "family" : "Romano", "given" : "Salvatore", "non-dropping-particle" : "", "parse-names" : false, "suffix" : "" }, { "dropping-particle" : "", "family" : "Sellegri", "given" : "Karine", "non-dropping-particle" : "", "parse-names" : false, "suffix" : "" }, { "dropping-particle" : "", "family" : "Sharma", "given" : "Sangeeta", "non-dropping-particle" : "", "parse-names" : false, "suffix" : "" }, { "dropping-particle" : "", "family" : "Schauer", "given" : "Gerhard", "non-dropping-particle" : "", "parse-names" : false, "suffix" : "" }, { "dropping-particle" : "", "family" : "Sheridan", "given" : "Patrick", "non-dropping-particle" : "", "parse-names" : false, "suffix" : "" }, { "dropping-particle" : "", "family" : "Patrick Sherman", "given" : "James", "non-dropping-particle" : "", "parse-names" : false, "suffix" : "" }, { "dropping-particle" : "", "family" : "Sch\u00fctze", "given" : "Maik", "non-dropping-particle" : "", "parse-names" : false, "suffix" : "" }, { "dropping-particle" : "", "family" : "Schwerin", "given" : "Andreas", "non-dropping-particle" : "", "parse-names" : false, "suffix" : "" }, { "dropping-particle" : "", "family" : "Sohmer", "given" : "Ralf", "non-dropping-particle" : "", "parse-names" : false, "suffix" : "" }, { "dropping-particle" : "", "family" : "Sorribas", "given" : "Mar", "non-dropping-particle" : "", "parse-names" : false, "suffix" : "" }, { "dropping-particle" : "", "family" : "Steinbacher", "given" : "Martin", "non-dropping-particle" : "", "parse-names" : false, "suffix" : "" }, { "dropping-particle" : "", "family" : "Sun", "given" : "Junying", "non-dropping-particle" : "", "parse-names" : false, "suffix" : "" }, { "dropping-particle" : "", "family" : "Titos", "given" : "Gloria", "non-dropping-particle" : "", "parse-names" : false, "suffix" : "" }, { "dropping-particle" : "", "family" : "Toczko", "given" : "Barbara", "non-dropping-particle" : "", "parse-names" : false, "suffix" : "" }, { "dropping-particle" : "", "family" : "Tuch", "given" : "Thomas", "non-dropping-particle" : "", "parse-names" : false, "suffix" : "" }, { "dropping-particle" : "", "family" : "Tulet", "given" : "Pierre", "non-dropping-particle" : "", "parse-names" : false, "suffix" : "" }, { "dropping-particle" : "", "family" : "Tunved", "given" : "Peter", "non-dropping-particle" : "", "parse-names" : false, "suffix" : "" }, { "dropping-particle" : "", "family" : "Vakkari", "given" : "Ville", "non-dropping-particle" : "", "parse-names" : false, "suffix" : "" }, { "dropping-particle" : "", "family" : "Velarde", "given" : "Fernando", "non-dropping-particle" : "", "parse-names" : false, "suffix" : "" }, { "dropping-particle" : "", "family" : "Velasquez", "given" : "Patricio", "non-dropping-particle" : "", "parse-names" : false, "suffix" : "" }, { "dropping-particle" : "", "family" : "Villani", "given" : "Paolo", "non-dropping-particle" : "", "parse-names" : false, "suffix" : "" }, { "dropping-particle" : "", "family" : "Vratolis", "given" : "Sterios", "non-dropping-particle" : "", "parse-names" : false, "suffix" : "" }, { "dropping-particle" : "", "family" : "Wang", "given" : "Sheng Hsiang", "non-dropping-particle" : "", "parse-names" : false, "suffix" : "" }, { "dropping-particle" : "", "family" : "Weinhold", "given" : "Kay", "non-dropping-particle" : "", "parse-names" : false, "suffix" : "" }, { "dropping-particle" : "", "family" : "Weller", "given" : "Rolf", "non-dropping-particle" : "", "parse-names" : false, "suffix" : "" }, { "dropping-particle" : "", "family" : "Yela", "given" : "Margarita", "non-dropping-particle" : "", "parse-names" : false, "suffix" : "" }, { "dropping-particle" : "", "family" : "Yus-Diez", "given" : "Jesus", "non-dropping-particle" : "", "parse-names" : false, "suffix" : "" }, { "dropping-particle" : "", "family" : "Zdimal", "given" : "Vladimir", "non-dropping-particle" : "", "parse-names" : false, "suffix" : "" }, { "dropping-particle" : "", "family" : "Zieger", "given" : "Paul", "non-dropping-particle" : "", "parse-names" : false, "suffix" : "" }, { "dropping-particle" : "", "family" : "Zikova", "given" : "Nadezda", "non-dropping-particle" : "", "parse-names" : false, "suffix" : "" } ], "container-title" : "Atmospheric Measurement Techniques", "id" : "ITEM-1", "issue" : "8", "issued" : { "date-parts" : [ [ "2020", "8", "17" ] ] }, "page" : "4353-4392", "publisher" : "Copernicus GmbH", "title" : "A global analysis of climate-relevant aerosol properties retrieved from the network of Global Atmosphere Watch (GAW) near-surface observatories", "translator" : [ { "dropping-particle" : "", "family" : "G4782", "given" : "", "non-dropping-particle" : "", "parse-names" : false, "suffix" : "" } ], "type" : "article-journal", "volume" : "13" }, "uris" : [ "http://www.mendeley.com/documents/?uuid=a13f9082-93cc-4c19-b7f7-4d836c7029d6", "http://www.mendeley.com/documents/?uuid=cfcb426d-b55b-4956-aa56-f4d0e3e3d72e" ] }, { "id" : "ITEM-2", "itemData" : { "DOI" : "10.1175/BAMS-D-15-00317.1", "ISSN" : "00030007", "abstract" : "AbstractThe largest uncertainty in the historical radiative forcing of climate is caused by changes in aerosol particles due to anthropogenic activity. Sophisticated aerosol microphysics processes have been included in many climate models in an effort to reduce the uncertainty. However, the models are very challenging to evaluate and constrain because they require extensive in situ measurements of the particle size distribution, number concentration, and chemical composition that are not available from global satellite observations. The Global Aerosol Synthesis and Science Project (GASSP) aims to improve the robustness of global aerosol models by combining new methodologies for quantifying model uncertainty, to create an extensive global dataset of aerosol in situ microphysical and chemical measurements, and to develop new ways to assess the uncertainty associated with comparing sparse point measurements with low-resolution models. GASSP has assembled over 45,000 hours of measurements from ships and aircraft as well as data from over 350 ground stations. The measurements have been harmonized into a standardized format that is easily used by modelers and nonspecialist users. Available measurements are extensive, but they are biased to polluted regions of the Northern Hemisphere, leaving large pristine regions and many continental areas poorly sampled. The aerosol radiative forcing uncertainty can be reduced using a rigorous model?data synthesis approach. Nevertheless, our research highlights significant remaining challenges because of the difficulty of constraining many interwoven model uncertainties simultaneously. Although the physical realism of global aerosol models still needs to be improved, the uncertainty in aerosol radiative forcing will be reduced most effectively by systematically and rigorously constraining the models using extensive syntheses of measurements.", "author" : [ { "dropping-particle" : "", "family" : "Reddington", "given" : "C. L.", "non-dropping-particle" : "", "parse-names" : false, "suffix" : "" }, { "dropping-particle" : "", "family" : "Carslaw", "given" : "K. S.", "non-dropping-particle" : "", "parse-names" : false, "suffix" : "" }, { "dropping-particle" : "", "family" : "Stier", "given" : "P.", "non-dropping-particle" : "", "parse-names" : false, "suffix" : "" }, { "dropping-particle" : "", "family" : "Schutgens", "given" : "N.", "non-dropping-particle" : "", "parse-names" : false, "suffix" : "" }, { "dropping-particle" : "", "family" : "Coe", "given" : "H.", "non-dropping-particle" : "", "parse-names" : false, "suffix" : "" }, { "dropping-particle" : "", "family" : "Liu", "given" : "D.", "non-dropping-particle" : "", "parse-names" : false, "suffix" : "" }, { "dropping-particle" : "", "family" : "Allan", "given" : "J.", "non-dropping-particle" : "", "parse-names" : false, "suffix" : "" }, { "dropping-particle" : "", "family" : "Browse", "given" : "J.", "non-dropping-particle" : "", "parse-names" : false, "suffix" : "" }, { "dropping-particle" : "", "family" : "Pringle", "given" : "K. J.", "non-dropping-particle" : "", "parse-names" : false, "suffix" : "" }, { "dropping-particle" : "", "family" : "Lee", "given" : "L. A.", "non-dropping-particle" : "", "parse-names" : false, "suffix" : "" }, { "dropping-particle" : "", "family" : "Yoshioka", "given" : "M.", "non-dropping-particle" : "", "parse-names" : false, "suffix" : "" }, { "dropping-particle" : "", "family" : "Johnson", "given" : "J. S.", "non-dropping-particle" : "", "parse-names" : false, "suffix" : "" }, { "dropping-particle" : "", "family" : "Regayre", "given" : "L. A.", "non-dropping-particle" : "", "parse-names" : false, "suffix" : "" }, { "dropping-particle" : "V.", "family" : "Spracklen", "given" : "D.", "non-dropping-particle" : "", "parse-names" : false, "suffix" : "" }, { "dropping-particle" : "", "family" : "Mann", "given" : "G. W.", "non-dropping-particle" : "", "parse-names" : false, "suffix" : "" }, { "dropping-particle" : "", "family" : "Clarke", "given" : "A.", "non-dropping-particle" : "", "parse-names" : false, "suffix" : "" }, { "dropping-particle" : "", "family" : "Hermann", "given" : "M.", "non-dropping-particle" : "", "parse-names" : false, "suffix" : "" }, { "dropping-particle" : "", "family" : "Henning", "given" : "S.", "non-dropping-particle" : "", "parse-names" : false, "suffix" : "" }, { "dropping-particle" : "", "family" : "Wex", "given" : "H.", "non-dropping-particle" : "", "parse-names" : false, "suffix" : "" }, { "dropping-particle" : "", "family" : "Kristensen", "given" : "T. B.", "non-dropping-particle" : "", "parse-names" : false, "suffix" : "" }, { "dropping-particle" : "", "family" : "Leaitch", "given" : "W. R.", "non-dropping-particle" : "", "parse-names" : false, "suffix" : "" }, { "dropping-particle" : "", "family" : "P\u00f6schl", "given" : "U.", "non-dropping-particle" : "", "parse-names" : false, "suffix" : "" }, { "dropping-particle" : "", "family" : "Rose", "given" : "D.", "non-dropping-particle" : "", "parse-names" : false, "suffix" : "" }, { "dropping-particle" : "", "family" : "Andreae", "given" : "M. O.", "non-dropping-particle" : "", "parse-names" : false, "suffix" : "" }, { "dropping-particle" : "", "family" : "Schmale", "given" : "J.", "non-dropping-particle" : "", "parse-names" : false, "suffix" : "" }, { "dropping-particle" : "", "family" : "Kondo", "given" : "Y.", "non-dropping-particle" : "", "parse-names" : false, "suffix" : "" }, { "dropping-particle" : "", "family" : "Oshima", "given" : "N.", "non-dropping-particle" : "", "parse-names" : false, "suffix" : "" }, { "dropping-particle" : "", "family" : "Schwarz", "given" : "J. P.", "non-dropping-particle" : "", "parse-names" : false, "suffix" : "" }, { "dropping-particle" : "", "family" : "Nenes", "given" : "A.", "non-dropping-particle" : "", "parse-names" : false, "suffix" : "" }, { "dropping-particle" : "", "family" : "Anderson", "given" : "B.", "non-dropping-particle" : "", "parse-names" : false, "suffix" : "" }, { "dropping-particle" : "", "family" : "Roberts", "given" : "G. C.", "non-dropping-particle" : "", "parse-names" : false, "suffix" : "" }, { "dropping-particle" : "", "family" : "Snider", "given" : "J. R.", "non-dropping-particle" : "", "parse-names" : false, "suffix" : "" }, { "dropping-particle" : "", "family" : "Leck", "given" : "C.", "non-dropping-particle" : "", "parse-names" : false, "suffix" : "" }, { "dropping-particle" : "", "family" : "Quinn", "given" : "P. K.", "non-dropping-particle" : "", "parse-names" : false, "suffix" : "" }, { "dropping-particle" : "", "family" : "Chi", "given" : "X.", "non-dropping-particle" : "", "parse-names" : false, "suffix" : "" }, { "dropping-particle" : "", "family" : "Ding", "given" : "A.", "non-dropping-particle" : "", "parse-names" : false, "suffix" : "" }, { "dropping-particle" : "", "family" : "Jimenez", "given" : "J. L.", "non-dropping-particle" : "", "parse-names" : false, "suffix" : "" }, { "dropping-particle" : "", "family" : "Zhang", "given" : "Q.", "non-dropping-particle" : "", "parse-names" : false, "suffix" : "" } ], "container-title" : "Bulletin of the American Meteorological Society", "id" : "ITEM-2", "issue" : "9", "issued" : { "date-parts" : [ [ "2017", "2", "27" ] ] }, "note" : "doi: 10.1175/BAMS-D-15-00317.1", "page" : "1857-1877", "publisher" : "American Meteorological Society", "title" : "The global aerosol synthesis and science project (GASSP): Measurements and modeling to reduce uncertainty", "translator" : [ { "dropping-particle" : "", "family" : "G3170", "given" : "", "non-dropping-particle" : "", "parse-names" : false, "suffix" : "" } ], "type" : "article-journal", "volume" : "98" }, "uris" : [ "http://www.mendeley.com/documents/?uuid=39238108-ee73-44df-bab1-478283e432ef", "http://www.mendeley.com/documents/?uuid=e18ee619-0d59-4e59-a355-50a3746867b6" ] } ], "mendeley" : { "formattedCitation" : "(Reddington et al., 2017; Laj et al., 2020)", "plainTextFormattedCitation" : "(Reddington et al., 2017; Laj et al., 2020)", "previouslyFormattedCitation" : "(Reddington et al., 2017; Laj et al., 2020)" }, "properties" : { "noteIndex" : 0 }, "schema" : "https://github.com/citation-style-language/schema/raw/master/csl-citation.json" }</w:instrText>
      </w:r>
      <w:r w:rsidRPr="000E472A">
        <w:rPr>
          <w:color w:val="000000"/>
          <w:lang w:val="en-GB"/>
        </w:rPr>
        <w:fldChar w:fldCharType="separate"/>
      </w:r>
      <w:r w:rsidR="00CB33A1">
        <w:rPr>
          <w:noProof/>
          <w:color w:val="000000"/>
          <w:lang w:val="en-GB"/>
        </w:rPr>
        <w:t>(Reddington et al., 2017; Laj et al., 2020)</w:t>
      </w:r>
      <w:r w:rsidRPr="000E472A">
        <w:rPr>
          <w:color w:val="000000"/>
          <w:lang w:val="en-GB"/>
        </w:rPr>
        <w:fldChar w:fldCharType="end"/>
      </w:r>
      <w:r>
        <w:rPr>
          <w:color w:val="000000"/>
          <w:lang w:val="en-GB"/>
        </w:rPr>
        <w:t>.</w:t>
      </w:r>
      <w:r>
        <w:rPr>
          <w:noProof/>
          <w:color w:val="000000"/>
          <w:lang w:val="en-GB"/>
        </w:rPr>
        <w:t xml:space="preserve"> Locally, studies based on </w:t>
      </w:r>
      <w:r>
        <w:rPr>
          <w:color w:val="000000"/>
          <w:lang w:val="en-GB"/>
        </w:rPr>
        <w:t>o</w:t>
      </w:r>
      <w:r w:rsidRPr="000E472A">
        <w:rPr>
          <w:color w:val="000000"/>
          <w:lang w:val="en-GB"/>
        </w:rPr>
        <w:t xml:space="preserve">bservations </w:t>
      </w:r>
      <w:r w:rsidRPr="000E472A">
        <w:rPr>
          <w:noProof/>
          <w:color w:val="000000"/>
          <w:lang w:val="en-GB"/>
        </w:rPr>
        <w:t xml:space="preserve">from rural and background sites have </w:t>
      </w:r>
      <w:r>
        <w:rPr>
          <w:noProof/>
          <w:color w:val="000000"/>
          <w:lang w:val="en-GB"/>
        </w:rPr>
        <w:t>reported</w:t>
      </w:r>
      <w:r w:rsidRPr="000E472A">
        <w:rPr>
          <w:noProof/>
          <w:color w:val="000000"/>
          <w:lang w:val="en-GB"/>
        </w:rPr>
        <w:t xml:space="preserve"> decreasing surface carbonaceous aerosol trends </w:t>
      </w:r>
      <w:r>
        <w:rPr>
          <w:noProof/>
          <w:color w:val="000000"/>
          <w:lang w:val="en-GB"/>
        </w:rPr>
        <w:t>in</w:t>
      </w:r>
      <w:r w:rsidRPr="000E472A">
        <w:rPr>
          <w:noProof/>
          <w:color w:val="000000"/>
          <w:lang w:val="en-GB"/>
        </w:rPr>
        <w:t xml:space="preserve"> </w:t>
      </w:r>
      <w:r>
        <w:rPr>
          <w:noProof/>
          <w:color w:val="000000"/>
          <w:lang w:val="en-GB"/>
        </w:rPr>
        <w:t xml:space="preserve">the </w:t>
      </w:r>
      <w:r w:rsidRPr="000E472A">
        <w:rPr>
          <w:noProof/>
          <w:color w:val="000000"/>
          <w:lang w:val="en-GB"/>
        </w:rPr>
        <w:t xml:space="preserve">Arctic, Europe, </w:t>
      </w:r>
      <w:ins w:id="2703" w:author="Lucy Cowie" w:date="2021-07-27T16:36:00Z">
        <w:r w:rsidR="00A373AC">
          <w:rPr>
            <w:noProof/>
            <w:color w:val="000000"/>
            <w:lang w:val="en-GB"/>
          </w:rPr>
          <w:t xml:space="preserve">the </w:t>
        </w:r>
      </w:ins>
      <w:r w:rsidRPr="000E472A">
        <w:rPr>
          <w:noProof/>
          <w:color w:val="000000"/>
          <w:lang w:val="en-GB"/>
        </w:rPr>
        <w:t xml:space="preserve">USA, Japan and India </w:t>
      </w:r>
      <w:r w:rsidRPr="0049312B">
        <w:rPr>
          <w:noProof/>
          <w:color w:val="000000"/>
          <w:lang w:val="en-GB"/>
        </w:rPr>
        <w:t>(</w:t>
      </w:r>
      <w:r w:rsidRPr="00784DF8">
        <w:rPr>
          <w:noProof/>
          <w:color w:val="000000"/>
          <w:lang w:val="en-GB"/>
        </w:rPr>
        <w:t>Table 6.6)</w:t>
      </w:r>
      <w:r w:rsidRPr="0049312B">
        <w:rPr>
          <w:noProof/>
          <w:color w:val="000000"/>
          <w:lang w:val="en-GB"/>
        </w:rPr>
        <w:t>.</w:t>
      </w:r>
      <w:r w:rsidRPr="0049312B">
        <w:rPr>
          <w:color w:val="000000"/>
          <w:lang w:val="en-GB"/>
        </w:rPr>
        <w:t xml:space="preserve"> </w:t>
      </w:r>
      <w:r w:rsidRPr="005724EA">
        <w:rPr>
          <w:color w:val="000000"/>
          <w:lang w:val="en-GB"/>
        </w:rPr>
        <w:t>Increases</w:t>
      </w:r>
      <w:r>
        <w:rPr>
          <w:color w:val="000000"/>
          <w:lang w:val="en-GB"/>
        </w:rPr>
        <w:t xml:space="preserve"> in carbonaceous aerosol concentrations in some rural sites of the </w:t>
      </w:r>
      <w:del w:id="2704" w:author="Lucy Cowie" w:date="2021-07-27T16:37:00Z">
        <w:r w:rsidDel="00CC4905">
          <w:rPr>
            <w:color w:val="000000"/>
            <w:lang w:val="en-GB"/>
          </w:rPr>
          <w:delText xml:space="preserve">Western </w:delText>
        </w:r>
      </w:del>
      <w:ins w:id="2705" w:author="Lucy Cowie" w:date="2021-07-27T16:37:00Z">
        <w:r w:rsidR="00CC4905">
          <w:rPr>
            <w:color w:val="000000"/>
            <w:lang w:val="en-GB"/>
          </w:rPr>
          <w:t xml:space="preserve">western </w:t>
        </w:r>
      </w:ins>
      <w:r>
        <w:rPr>
          <w:color w:val="000000"/>
          <w:lang w:val="en-GB"/>
        </w:rPr>
        <w:t xml:space="preserve">USA have been associated with wildfires </w:t>
      </w:r>
      <w:r>
        <w:rPr>
          <w:color w:val="000000"/>
          <w:lang w:val="en-GB"/>
        </w:rPr>
        <w:fldChar w:fldCharType="begin" w:fldLock="1"/>
      </w:r>
      <w:r w:rsidR="00D477C7">
        <w:rPr>
          <w:color w:val="000000"/>
          <w:lang w:val="en-GB"/>
        </w:rPr>
        <w:instrText>ADDIN CSL_CITATION { "citationItems" : [ { "id" : "ITEM-1", "itemData" : { "DOI" : "10.1002/2017JD026865", "ISSN" : "21698996", "abstract" : "Recent modeling and field studies have highlighted a relationship between sulfate concentrations and secondarily formed organic aerosols related to isoprene and other volatile biogenic gaseous emissions. The relationship between these biogenic emissions and sulfate is thought to be primarily associated with the effect of sulfate on aerosol acidity, increased aerosol water at high relative humidities, and aerosol volume. The Interagency Monitoring of Protected Visual Environments (IMPROVE) program provides aerosol concentration levels of sulfate (SO4) and organic carbon (OC) at 136 monitoring sites in rural and remote areas of the United States over time periods of between 15 and 28\u00a0years. This data set allows for an examination of relationships between these variables over time and space. The relative decreases in SO4 and OC were similar over most of the eastern United States, even though concentrations varied dramatically from one region to another. The analysis implied that for every unit decrease in SO4 there was about a 0.29 decrease in organic aerosol mass (OA = 1.8 \u00d7 OC). This translated to a 2\u00a0\u03bcg/m3 decrease in biogenically derived secondary organic aerosol over 15\u00a0years in the southeastern United States. The analysis further implied that 35% and 27% in 2001 and 2015, respectively, of average total OA may be biogenically derived secondary organic aerosols and that there was a small but significant decrease in OA not linked to changes in SO4 concentrations. The analysis yields a constraint on ambient SO4\u2013OC relationships that should help to refine and improve regional-scale chemical transport models.", "author" : [ { "dropping-particle" : "", "family" : "Malm", "given" : "William C.", "non-dropping-particle" : "", "parse-names" : false, "suffix" : "" }, { "dropping-particle" : "", "family" : "Schichtel", "given" : "Bret A.", "non-dropping-particle" : "", "parse-names" : false, "suffix" : "" }, { "dropping-particle" : "", "family" : "Hand", "given" : "Jenny L.", "non-dropping-particle" : "", "parse-names" : false, "suffix" : "" }, { "dropping-particle" : "", "family" : "Collett", "given" : "Jeffrey L.", "non-dropping-particle" : "", "parse-names" : false, "suffix" : "" } ], "container-title" : "Journal of Geophysical Research: Atmospheres", "id" : "ITEM-1", "issued" : { "date-parts" : [ [ "2017" ] ] }, "title" : "Concurrent Temporal and Spatial Trends in Sulfate and Organic Mass Concentrations Measured in the IMPROVE Monitoring Program", "translator" : [ { "dropping-particle" : "", "family" : "G5110", "given" : "", "non-dropping-particle" : "", "parse-names" : false, "suffix" : "" } ], "type" : "article-journal" }, "uris" : [ "http://www.mendeley.com/documents/?uuid=97ecfa0e-3303-4e10-957e-b62e0055461a" ] }, { "id" : "ITEM-2", "itemData" : { "DOI" : "10.1155/2013/367674", "ISSN" : "1687-9309", "abstract" : "The rural/remote IMPROVE network (Interagency Monitoring of Protected Visual Environments) and the Environmental Protection Agency's urban Chemical Speciation Network have measured PM 2.5 organic (OC) and elemental carbon (EC) since 1989 and 2000, respectively. We aggregated OC and EC data from 2007 to 2010 at over 300 sites from both networks in order to characterize the spatial and seasonal patterns in rural and urban carbonaceous aerosols. The spatial extent of OC and EC was more regional in the eastern United States relative to more localized concentrations in the West. The highest urban impacts of OC and EC relative to background concentrations occurred in the West during fall and winter. Urban and rural carbonaceous aerosols experienced a large (although opposite) range in seasonality in the West compared to a much lower seasonal variability in the East. Long-term (1990\u20132010) trend analyses indicated a widespread decrease in rural TC (TC = OC + EC) across the country, with positive, though insignificant, trends in the summer and fall in the West. Short-term trends indicated that urban and rural TC concentrations have both decreased since 2000, with the strongest and more spatially homogeneous urban and rural trends in the West relative to the East.", "author" : [ { "dropping-particle" : "", "family" : "Hand", "given" : "J. L.", "non-dropping-particle" : "", "parse-names" : false, "suffix" : "" }, { "dropping-particle" : "", "family" : "Schichtel", "given" : "B. A.", "non-dropping-particle" : "", "parse-names" : false, "suffix" : "" }, { "dropping-particle" : "", "family" : "Malm", "given" : "W. C.", "non-dropping-particle" : "", "parse-names" : false, "suffix" : "" }, { "dropping-particle" : "", "family" : "Frank", "given" : "N. H.", "non-dropping-particle" : "", "parse-names" : false, "suffix" : "" } ], "container-title" : "Advances in Meteorology", "id" : "ITEM-2", "issued" : { "date-parts" : [ [ "2013" ] ] }, "page" : "1-13", "title" : "Spatial and Temporal Trends in PM2.5 Organic and Elemental Carbon across the United States", "translator" : [ { "dropping-particle" : "", "family" : "G3906", "given" : "", "non-dropping-particle" : "", "parse-names" : false, "suffix" : "" } ], "type" : "article-journal", "volume" : "2013" }, "uris" : [ "http://www.mendeley.com/documents/?uuid=3148265c-cd74-4ee5-87a4-720eeddf030e" ] } ], "mendeley" : { "formattedCitation" : "(Hand et al., 2013; Malm et al., 2017)", "plainTextFormattedCitation" : "(Hand et al., 2013; Malm et al., 2017)", "previouslyFormattedCitation" : "(Hand et al., 2013; Malm et al., 2017)" }, "properties" : { "noteIndex" : 0 }, "schema" : "https://github.com/citation-style-language/schema/raw/master/csl-citation.json" }</w:instrText>
      </w:r>
      <w:r>
        <w:rPr>
          <w:color w:val="000000"/>
          <w:lang w:val="en-GB"/>
        </w:rPr>
        <w:fldChar w:fldCharType="separate"/>
      </w:r>
      <w:r w:rsidR="00CB33A1">
        <w:rPr>
          <w:noProof/>
          <w:color w:val="000000"/>
          <w:lang w:val="en-GB"/>
        </w:rPr>
        <w:t>(Hand et al., 2013; Malm et al., 2017)</w:t>
      </w:r>
      <w:r>
        <w:rPr>
          <w:color w:val="000000"/>
          <w:lang w:val="en-GB"/>
        </w:rPr>
        <w:fldChar w:fldCharType="end"/>
      </w:r>
      <w:r>
        <w:rPr>
          <w:color w:val="000000"/>
          <w:lang w:val="en-GB"/>
        </w:rPr>
        <w:t xml:space="preserve">. </w:t>
      </w:r>
      <w:del w:id="2706" w:author="Robin Matthews" w:date="2021-07-08T18:25:00Z">
        <w:r w:rsidDel="004D31F1">
          <w:rPr>
            <w:color w:val="000000"/>
            <w:lang w:val="en-GB"/>
          </w:rPr>
          <w:delText xml:space="preserve"> </w:delText>
        </w:r>
      </w:del>
      <w:r>
        <w:rPr>
          <w:color w:val="000000"/>
          <w:lang w:val="en-GB"/>
        </w:rPr>
        <w:t xml:space="preserve">Long-term </w:t>
      </w:r>
      <w:r w:rsidRPr="000E472A">
        <w:rPr>
          <w:color w:val="000000"/>
          <w:lang w:val="en-GB"/>
        </w:rPr>
        <w:t>O</w:t>
      </w:r>
      <w:r>
        <w:rPr>
          <w:color w:val="000000"/>
          <w:lang w:val="en-GB"/>
        </w:rPr>
        <w:t>A o</w:t>
      </w:r>
      <w:r w:rsidRPr="000E472A">
        <w:rPr>
          <w:color w:val="000000"/>
          <w:lang w:val="en-GB"/>
        </w:rPr>
        <w:t>bservations are scarce</w:t>
      </w:r>
      <w:r>
        <w:rPr>
          <w:color w:val="000000"/>
          <w:lang w:val="en-GB"/>
        </w:rPr>
        <w:t>,</w:t>
      </w:r>
      <w:r w:rsidRPr="000E472A">
        <w:rPr>
          <w:color w:val="000000"/>
          <w:lang w:val="en-GB"/>
        </w:rPr>
        <w:t xml:space="preserve"> </w:t>
      </w:r>
      <w:r>
        <w:rPr>
          <w:color w:val="000000"/>
          <w:lang w:val="en-GB"/>
        </w:rPr>
        <w:t>so</w:t>
      </w:r>
      <w:r w:rsidRPr="000E472A">
        <w:rPr>
          <w:color w:val="000000"/>
          <w:lang w:val="en-GB"/>
        </w:rPr>
        <w:t xml:space="preserve"> their trends outside of the USA are </w:t>
      </w:r>
      <w:r w:rsidR="00B217B9">
        <w:rPr>
          <w:color w:val="000000"/>
          <w:lang w:val="en-GB"/>
        </w:rPr>
        <w:t>difficult to assess</w:t>
      </w:r>
      <w:r w:rsidRPr="000E472A">
        <w:rPr>
          <w:color w:val="000000"/>
          <w:lang w:val="en-GB"/>
        </w:rPr>
        <w:t xml:space="preserve">. </w:t>
      </w:r>
      <w:r w:rsidRPr="000E472A">
        <w:rPr>
          <w:noProof/>
          <w:color w:val="000000"/>
          <w:lang w:val="en-GB"/>
        </w:rPr>
        <w:t xml:space="preserve">Ice-core analysis </w:t>
      </w:r>
      <w:del w:id="2707" w:author="Lucy Cowie" w:date="2021-07-27T16:38:00Z">
        <w:r w:rsidRPr="000E472A" w:rsidDel="008652AB">
          <w:rPr>
            <w:noProof/>
            <w:color w:val="000000"/>
            <w:lang w:val="en-GB"/>
          </w:rPr>
          <w:delText xml:space="preserve">have </w:delText>
        </w:r>
      </w:del>
      <w:ins w:id="2708" w:author="Lucy Cowie" w:date="2021-07-27T16:38:00Z">
        <w:r w:rsidR="008652AB" w:rsidRPr="000E472A">
          <w:rPr>
            <w:noProof/>
            <w:color w:val="000000"/>
            <w:lang w:val="en-GB"/>
          </w:rPr>
          <w:t>ha</w:t>
        </w:r>
        <w:r w:rsidR="008652AB">
          <w:rPr>
            <w:noProof/>
            <w:color w:val="000000"/>
            <w:lang w:val="en-GB"/>
          </w:rPr>
          <w:t>s</w:t>
        </w:r>
        <w:r w:rsidR="008652AB" w:rsidRPr="000E472A">
          <w:rPr>
            <w:noProof/>
            <w:color w:val="000000"/>
            <w:lang w:val="en-GB"/>
          </w:rPr>
          <w:t xml:space="preserve"> </w:t>
        </w:r>
      </w:ins>
      <w:r w:rsidRPr="000E472A">
        <w:rPr>
          <w:noProof/>
          <w:color w:val="000000"/>
          <w:lang w:val="en-GB"/>
        </w:rPr>
        <w:t xml:space="preserve">provided insight into carbonaceous aerosol trends predating the satellite and observation era over </w:t>
      </w:r>
      <w:r>
        <w:rPr>
          <w:noProof/>
          <w:color w:val="000000"/>
          <w:lang w:val="en-GB"/>
        </w:rPr>
        <w:t xml:space="preserve">the </w:t>
      </w:r>
      <w:r w:rsidR="00223B9D">
        <w:rPr>
          <w:noProof/>
          <w:color w:val="000000"/>
          <w:lang w:val="en-GB"/>
        </w:rPr>
        <w:t>N</w:t>
      </w:r>
      <w:r w:rsidR="00223B9D" w:rsidRPr="000E472A">
        <w:rPr>
          <w:noProof/>
          <w:color w:val="000000"/>
          <w:lang w:val="en-GB"/>
        </w:rPr>
        <w:t xml:space="preserve">orthern </w:t>
      </w:r>
      <w:r w:rsidR="00223B9D" w:rsidRPr="0049312B">
        <w:rPr>
          <w:noProof/>
          <w:color w:val="000000"/>
          <w:lang w:val="en-GB"/>
        </w:rPr>
        <w:t>H</w:t>
      </w:r>
      <w:r w:rsidR="00223B9D" w:rsidRPr="005724EA">
        <w:rPr>
          <w:noProof/>
          <w:color w:val="000000"/>
          <w:lang w:val="en-GB"/>
        </w:rPr>
        <w:t xml:space="preserve">emisphere </w:t>
      </w:r>
      <w:r w:rsidRPr="005724EA">
        <w:rPr>
          <w:noProof/>
          <w:color w:val="000000"/>
          <w:lang w:val="en-GB"/>
        </w:rPr>
        <w:t>(</w:t>
      </w:r>
      <w:r w:rsidRPr="00784DF8">
        <w:rPr>
          <w:noProof/>
          <w:color w:val="000000"/>
          <w:lang w:val="en-GB"/>
        </w:rPr>
        <w:t>Section 2.2.6, Figure 2.9b</w:t>
      </w:r>
      <w:r w:rsidRPr="0049312B">
        <w:rPr>
          <w:noProof/>
          <w:color w:val="000000"/>
          <w:lang w:val="en-GB"/>
        </w:rPr>
        <w:t>)</w:t>
      </w:r>
      <w:r w:rsidR="00127352" w:rsidRPr="005724EA">
        <w:rPr>
          <w:noProof/>
          <w:color w:val="000000"/>
          <w:lang w:val="en-GB"/>
        </w:rPr>
        <w:t>.</w:t>
      </w:r>
      <w:r w:rsidR="00127352">
        <w:rPr>
          <w:noProof/>
          <w:color w:val="000000"/>
          <w:lang w:val="en-GB"/>
        </w:rPr>
        <w:t xml:space="preserve"> </w:t>
      </w:r>
    </w:p>
    <w:p w14:paraId="717872CF" w14:textId="007F35E3" w:rsidR="00AF2E59" w:rsidRDefault="00AF2E59" w:rsidP="00D5630D">
      <w:pPr>
        <w:pStyle w:val="AR6BodyText"/>
        <w:rPr>
          <w:color w:val="000000"/>
          <w:lang w:val="en-GB"/>
        </w:rPr>
      </w:pPr>
    </w:p>
    <w:p w14:paraId="2B42F5F2" w14:textId="77777777" w:rsidR="007E79EA" w:rsidRPr="009638A7" w:rsidRDefault="007E79EA" w:rsidP="00D5630D">
      <w:pPr>
        <w:pStyle w:val="AR6BodyText"/>
        <w:rPr>
          <w:color w:val="000000"/>
          <w:lang w:val="en-GB"/>
        </w:rPr>
      </w:pPr>
    </w:p>
    <w:p w14:paraId="34D97193" w14:textId="2BD40717" w:rsidR="00AF2E59" w:rsidRPr="00842C1A" w:rsidRDefault="00AF2E59" w:rsidP="00D5630D">
      <w:pPr>
        <w:pStyle w:val="AR6BodyText"/>
        <w:rPr>
          <w:b/>
          <w:color w:val="000000"/>
          <w:lang w:val="en-GB"/>
        </w:rPr>
      </w:pPr>
      <w:r w:rsidRPr="00842C1A">
        <w:rPr>
          <w:b/>
          <w:color w:val="000000"/>
          <w:lang w:val="en-GB"/>
        </w:rPr>
        <w:t>[START TABLE 6.6 HERE]</w:t>
      </w:r>
    </w:p>
    <w:p w14:paraId="14E6F058" w14:textId="77777777" w:rsidR="00AF2E59" w:rsidRPr="00610383" w:rsidRDefault="00AF2E59" w:rsidP="00D5630D">
      <w:pPr>
        <w:pStyle w:val="AR6BodyText"/>
        <w:rPr>
          <w:color w:val="000000"/>
          <w:lang w:val="en-GB"/>
        </w:rPr>
      </w:pPr>
    </w:p>
    <w:p w14:paraId="7A9F0E92" w14:textId="77777777" w:rsidR="00AF2E59" w:rsidRPr="002F5D91" w:rsidRDefault="00AF2E59" w:rsidP="002F5D91">
      <w:pPr>
        <w:pStyle w:val="AR6Chap6Table"/>
      </w:pPr>
      <w:r w:rsidRPr="002F5D91">
        <w:t>Summary of the regional carbonaceous aerosol trends at background observation sites.</w:t>
      </w:r>
    </w:p>
    <w:p w14:paraId="42FEF67E" w14:textId="77777777" w:rsidR="00AF2E59" w:rsidRPr="000E472A" w:rsidRDefault="00AF2E59" w:rsidP="00D5630D">
      <w:pPr>
        <w:pStyle w:val="AR6BodyText"/>
        <w:rPr>
          <w:highlight w:val="yellow"/>
          <w:lang w:val="en-GB"/>
        </w:rPr>
      </w:pPr>
    </w:p>
    <w:tbl>
      <w:tblPr>
        <w:tblW w:w="7884" w:type="dxa"/>
        <w:jc w:val="center"/>
        <w:tblLayout w:type="fixed"/>
        <w:tblLook w:val="04A0" w:firstRow="1" w:lastRow="0" w:firstColumn="1" w:lastColumn="0" w:noHBand="0" w:noVBand="1"/>
      </w:tblPr>
      <w:tblGrid>
        <w:gridCol w:w="1368"/>
        <w:gridCol w:w="1440"/>
        <w:gridCol w:w="3060"/>
        <w:gridCol w:w="2016"/>
      </w:tblGrid>
      <w:tr w:rsidR="00AF2E59" w:rsidRPr="00D52DED" w14:paraId="1DBE9BB6" w14:textId="77777777" w:rsidTr="002F5D91">
        <w:trPr>
          <w:trHeight w:val="288"/>
          <w:jc w:val="center"/>
        </w:trPr>
        <w:tc>
          <w:tcPr>
            <w:tcW w:w="1368"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4A431890" w14:textId="77777777" w:rsidR="00AF2E59" w:rsidRPr="00D52DED" w:rsidRDefault="00AF2E59" w:rsidP="00D5630D">
            <w:pPr>
              <w:jc w:val="center"/>
              <w:rPr>
                <w:sz w:val="18"/>
                <w:szCs w:val="18"/>
                <w:lang w:bidi="ne-NP"/>
              </w:rPr>
            </w:pPr>
            <w:r w:rsidRPr="00D52DED">
              <w:rPr>
                <w:sz w:val="18"/>
                <w:szCs w:val="18"/>
                <w:lang w:bidi="ne-NP"/>
              </w:rPr>
              <w:t>Species</w:t>
            </w:r>
          </w:p>
        </w:tc>
        <w:tc>
          <w:tcPr>
            <w:tcW w:w="1440" w:type="dxa"/>
            <w:tcBorders>
              <w:top w:val="single" w:sz="8" w:space="0" w:color="auto"/>
              <w:left w:val="nil"/>
              <w:bottom w:val="single" w:sz="4" w:space="0" w:color="auto"/>
              <w:right w:val="nil"/>
            </w:tcBorders>
            <w:vAlign w:val="center"/>
          </w:tcPr>
          <w:p w14:paraId="0B122F85" w14:textId="5CE7DC1C" w:rsidR="00AF2E59" w:rsidRPr="00D52DED" w:rsidRDefault="00AF2E59" w:rsidP="00D5630D">
            <w:pPr>
              <w:jc w:val="center"/>
              <w:rPr>
                <w:sz w:val="18"/>
                <w:szCs w:val="18"/>
                <w:lang w:bidi="ne-NP"/>
              </w:rPr>
            </w:pPr>
            <w:r w:rsidRPr="00D52DED">
              <w:rPr>
                <w:sz w:val="18"/>
                <w:szCs w:val="18"/>
                <w:lang w:bidi="ne-NP"/>
              </w:rPr>
              <w:t xml:space="preserve">Analysis </w:t>
            </w:r>
            <w:ins w:id="2709" w:author="Lucy Cowie" w:date="2021-07-27T16:40:00Z">
              <w:r w:rsidR="00E36420">
                <w:rPr>
                  <w:sz w:val="18"/>
                  <w:szCs w:val="18"/>
                  <w:lang w:bidi="ne-NP"/>
                </w:rPr>
                <w:t>P</w:t>
              </w:r>
            </w:ins>
            <w:del w:id="2710" w:author="Lucy Cowie" w:date="2021-07-27T16:39:00Z">
              <w:r w:rsidRPr="00D52DED" w:rsidDel="00E36420">
                <w:rPr>
                  <w:sz w:val="18"/>
                  <w:szCs w:val="18"/>
                  <w:lang w:bidi="ne-NP"/>
                </w:rPr>
                <w:delText>p</w:delText>
              </w:r>
            </w:del>
            <w:r w:rsidRPr="00D52DED">
              <w:rPr>
                <w:sz w:val="18"/>
                <w:szCs w:val="18"/>
                <w:lang w:bidi="ne-NP"/>
              </w:rPr>
              <w:t>eriod</w:t>
            </w:r>
          </w:p>
        </w:tc>
        <w:tc>
          <w:tcPr>
            <w:tcW w:w="3060"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53B5C7AC" w14:textId="77777777" w:rsidR="00AF2E59" w:rsidRPr="00D52DED" w:rsidRDefault="00AF2E59" w:rsidP="00D5630D">
            <w:pPr>
              <w:jc w:val="center"/>
              <w:rPr>
                <w:sz w:val="18"/>
                <w:szCs w:val="18"/>
                <w:lang w:bidi="ne-NP"/>
              </w:rPr>
            </w:pPr>
            <w:r w:rsidRPr="00D52DED">
              <w:rPr>
                <w:sz w:val="18"/>
                <w:szCs w:val="18"/>
                <w:lang w:bidi="ne-NP"/>
              </w:rPr>
              <w:t>Change/Trends</w:t>
            </w:r>
          </w:p>
        </w:tc>
        <w:tc>
          <w:tcPr>
            <w:tcW w:w="2016" w:type="dxa"/>
            <w:tcBorders>
              <w:top w:val="single" w:sz="8" w:space="0" w:color="auto"/>
              <w:left w:val="nil"/>
              <w:bottom w:val="single" w:sz="4" w:space="0" w:color="auto"/>
              <w:right w:val="single" w:sz="8" w:space="0" w:color="auto"/>
            </w:tcBorders>
            <w:shd w:val="clear" w:color="auto" w:fill="auto"/>
            <w:vAlign w:val="center"/>
            <w:hideMark/>
          </w:tcPr>
          <w:p w14:paraId="7FBA00D3" w14:textId="77777777" w:rsidR="00AF2E59" w:rsidRPr="00D52DED" w:rsidRDefault="00AF2E59" w:rsidP="00D5630D">
            <w:pPr>
              <w:jc w:val="center"/>
              <w:rPr>
                <w:sz w:val="18"/>
                <w:szCs w:val="18"/>
                <w:lang w:bidi="ne-NP"/>
              </w:rPr>
            </w:pPr>
            <w:r w:rsidRPr="00D52DED">
              <w:rPr>
                <w:sz w:val="18"/>
                <w:szCs w:val="18"/>
                <w:lang w:bidi="ne-NP"/>
              </w:rPr>
              <w:t>References</w:t>
            </w:r>
          </w:p>
        </w:tc>
      </w:tr>
      <w:tr w:rsidR="00AF2E59" w:rsidRPr="00D52DED" w14:paraId="2527FF8A" w14:textId="77777777" w:rsidTr="002F5D91">
        <w:trPr>
          <w:trHeight w:val="864"/>
          <w:jc w:val="center"/>
        </w:trPr>
        <w:tc>
          <w:tcPr>
            <w:tcW w:w="1368" w:type="dxa"/>
            <w:vMerge w:val="restart"/>
            <w:tcBorders>
              <w:top w:val="nil"/>
              <w:left w:val="single" w:sz="8" w:space="0" w:color="auto"/>
              <w:bottom w:val="single" w:sz="8" w:space="0" w:color="000000"/>
              <w:right w:val="single" w:sz="4" w:space="0" w:color="auto"/>
            </w:tcBorders>
            <w:shd w:val="clear" w:color="auto" w:fill="auto"/>
            <w:vAlign w:val="center"/>
            <w:hideMark/>
          </w:tcPr>
          <w:p w14:paraId="34684EBD" w14:textId="77777777" w:rsidR="00AF2E59" w:rsidRPr="00D52DED" w:rsidRDefault="00AF2E59" w:rsidP="00D5630D">
            <w:pPr>
              <w:jc w:val="center"/>
              <w:rPr>
                <w:sz w:val="18"/>
                <w:szCs w:val="18"/>
                <w:lang w:bidi="ne-NP"/>
              </w:rPr>
            </w:pPr>
            <w:r w:rsidRPr="00D52DED">
              <w:rPr>
                <w:sz w:val="18"/>
                <w:szCs w:val="18"/>
                <w:lang w:bidi="ne-NP"/>
              </w:rPr>
              <w:t>BC</w:t>
            </w:r>
          </w:p>
        </w:tc>
        <w:tc>
          <w:tcPr>
            <w:tcW w:w="1440" w:type="dxa"/>
            <w:tcBorders>
              <w:top w:val="nil"/>
              <w:left w:val="nil"/>
              <w:bottom w:val="single" w:sz="4" w:space="0" w:color="auto"/>
              <w:right w:val="nil"/>
            </w:tcBorders>
            <w:vAlign w:val="center"/>
          </w:tcPr>
          <w:p w14:paraId="20A1764A" w14:textId="3E74C457" w:rsidR="00AF2E59" w:rsidRPr="00D52DED" w:rsidRDefault="00AF2E59" w:rsidP="00D5630D">
            <w:pPr>
              <w:jc w:val="center"/>
              <w:rPr>
                <w:sz w:val="18"/>
                <w:szCs w:val="18"/>
                <w:lang w:bidi="ne-NP"/>
              </w:rPr>
            </w:pPr>
            <w:r w:rsidRPr="00D52DED">
              <w:rPr>
                <w:sz w:val="18"/>
                <w:szCs w:val="18"/>
                <w:lang w:bidi="ne-NP"/>
              </w:rPr>
              <w:t>1990</w:t>
            </w:r>
            <w:ins w:id="2711" w:author="Lucy Cowie" w:date="2021-07-27T16:40:00Z">
              <w:r w:rsidR="0038665E">
                <w:rPr>
                  <w:sz w:val="18"/>
                  <w:szCs w:val="18"/>
                  <w:lang w:bidi="ne-NP"/>
                </w:rPr>
                <w:t>–</w:t>
              </w:r>
            </w:ins>
            <w:del w:id="2712" w:author="Lucy Cowie" w:date="2021-07-27T16:40:00Z">
              <w:r w:rsidRPr="00D52DED" w:rsidDel="0038665E">
                <w:rPr>
                  <w:sz w:val="18"/>
                  <w:szCs w:val="18"/>
                  <w:lang w:bidi="ne-NP"/>
                </w:rPr>
                <w:delText>-</w:delText>
              </w:r>
            </w:del>
            <w:r w:rsidRPr="00D52DED">
              <w:rPr>
                <w:sz w:val="18"/>
                <w:szCs w:val="18"/>
                <w:lang w:bidi="ne-NP"/>
              </w:rPr>
              <w:t>2009</w:t>
            </w:r>
          </w:p>
        </w:tc>
        <w:tc>
          <w:tcPr>
            <w:tcW w:w="3060" w:type="dxa"/>
            <w:tcBorders>
              <w:top w:val="nil"/>
              <w:left w:val="single" w:sz="8" w:space="0" w:color="auto"/>
              <w:bottom w:val="single" w:sz="4" w:space="0" w:color="auto"/>
              <w:right w:val="single" w:sz="4" w:space="0" w:color="auto"/>
            </w:tcBorders>
            <w:shd w:val="clear" w:color="auto" w:fill="auto"/>
            <w:vAlign w:val="center"/>
            <w:hideMark/>
          </w:tcPr>
          <w:p w14:paraId="6D43AF40" w14:textId="77777777" w:rsidR="00AF2E59" w:rsidRPr="00326917" w:rsidRDefault="00AF2E59" w:rsidP="00D5630D">
            <w:pPr>
              <w:jc w:val="center"/>
              <w:rPr>
                <w:sz w:val="18"/>
                <w:szCs w:val="18"/>
                <w:lang w:val="en-US" w:bidi="ne-NP"/>
              </w:rPr>
            </w:pPr>
            <w:r w:rsidRPr="00326917">
              <w:rPr>
                <w:sz w:val="18"/>
                <w:szCs w:val="18"/>
                <w:lang w:val="en-US" w:bidi="ne-NP"/>
              </w:rPr>
              <w:t xml:space="preserve">Arctic Sites </w:t>
            </w:r>
          </w:p>
          <w:p w14:paraId="58A71732" w14:textId="77777777" w:rsidR="00AF2E59" w:rsidRPr="00326917" w:rsidRDefault="00AF2E59" w:rsidP="00D5630D">
            <w:pPr>
              <w:jc w:val="center"/>
              <w:rPr>
                <w:sz w:val="18"/>
                <w:szCs w:val="18"/>
                <w:lang w:val="en-US" w:bidi="ne-NP"/>
              </w:rPr>
            </w:pPr>
            <w:r w:rsidRPr="00326917">
              <w:rPr>
                <w:sz w:val="18"/>
                <w:szCs w:val="18"/>
                <w:lang w:val="en-US" w:bidi="ne-NP"/>
              </w:rPr>
              <w:t>(Alert, Barrow, Ny-Alesund))</w:t>
            </w:r>
          </w:p>
          <w:p w14:paraId="1D31B734" w14:textId="77777777" w:rsidR="00AF2E59" w:rsidRPr="00D52DED" w:rsidRDefault="00AF2E59" w:rsidP="00D5630D">
            <w:pPr>
              <w:jc w:val="center"/>
              <w:rPr>
                <w:sz w:val="18"/>
                <w:szCs w:val="18"/>
                <w:lang w:bidi="ne-NP"/>
              </w:rPr>
            </w:pPr>
            <w:r w:rsidRPr="00D52DED">
              <w:rPr>
                <w:sz w:val="18"/>
                <w:szCs w:val="18"/>
                <w:lang w:bidi="ne-NP"/>
              </w:rPr>
              <w:t>−2% yr</w:t>
            </w:r>
            <w:r w:rsidRPr="00D52DED">
              <w:rPr>
                <w:sz w:val="18"/>
                <w:szCs w:val="18"/>
                <w:vertAlign w:val="superscript"/>
                <w:lang w:bidi="ne-NP"/>
              </w:rPr>
              <w:t>−1</w:t>
            </w:r>
          </w:p>
        </w:tc>
        <w:tc>
          <w:tcPr>
            <w:tcW w:w="2016" w:type="dxa"/>
            <w:tcBorders>
              <w:top w:val="nil"/>
              <w:left w:val="nil"/>
              <w:bottom w:val="single" w:sz="4" w:space="0" w:color="auto"/>
              <w:right w:val="single" w:sz="8" w:space="0" w:color="auto"/>
            </w:tcBorders>
            <w:shd w:val="clear" w:color="auto" w:fill="auto"/>
            <w:vAlign w:val="center"/>
            <w:hideMark/>
          </w:tcPr>
          <w:p w14:paraId="174DF7CC" w14:textId="1E0B7CF4" w:rsidR="00AF2E59" w:rsidRPr="00D52DED" w:rsidRDefault="00AF2E59" w:rsidP="00D5630D">
            <w:pPr>
              <w:jc w:val="center"/>
              <w:rPr>
                <w:sz w:val="18"/>
                <w:szCs w:val="18"/>
                <w:lang w:bidi="ne-NP"/>
              </w:rPr>
            </w:pPr>
            <w:r w:rsidRPr="00784DF8">
              <w:rPr>
                <w:sz w:val="18"/>
                <w:szCs w:val="18"/>
                <w:lang w:bidi="ne-NP"/>
              </w:rPr>
              <w:fldChar w:fldCharType="begin" w:fldLock="1"/>
            </w:r>
            <w:ins w:id="2713" w:author="Robin Matthews" w:date="2021-07-08T16:04:00Z">
              <w:r w:rsidR="00FE3D06">
                <w:rPr>
                  <w:sz w:val="18"/>
                  <w:szCs w:val="18"/>
                  <w:lang w:bidi="ne-NP"/>
                </w:rPr>
                <w:instrText>ADDIN CSL_CITATION { "citationItems" : [ { "id" : "ITEM-1", "itemData" : { "DOI" : "10.1029/2012JD017774", "ISSN" : "2169897X", "abstract" : "Arctic regional climate is influenced by the radiative impact of aerosol black carbon (BC) both in the atmosphere and deposited on the snow and ice covered surfaces. The NIES (National Institute for Environmental Studies) global atmospheric transport model was used, with BC emissions from mid-latitude fossil fuel and biomass burning source regions, to simulate BC concentrations with 16 year period. The model-simulated BC agreed well with the BC observations, including the trends and seasonality, at three Arctic sites: Alert (Nunavut, Canada), Barrow (Alaska, USA), and Zepplin, Ny-\u00c5lesund (Svalbard, Norway). The equivalent black carbon (EBC, absorption inferred BC) observations at the three Arctic locations showed an overall decline of 40% from 1990 to 2009; with most change occurring during early 1990s. Model simulations confirmed declining influence on near surface BC contribution by 70% , and atmospheric BC burden by one half from the Former Soviet Union (FSU) BC source region over 16 years. In contrast, the BC contribution from the East Asia (EA) region has little influence at the surface but atmospheric Arctic BC burden increased by 3 folds. Modelled dry deposition is dominant in the Arctic during wintertime, while wet deposition prevails at all latitudes during summer. Sensitivity analyses on the dry and wet deposition schemes indicate that parameterizations need to be refined to improve on the model performance. There are limitations in the model due to simplified parameterizations and remaining model uncertainties, which requires further exploration of source region contributions, especially from growing EA source region to Arctic BC levels in the future is warranted. \u00a9 2012. American Geophysical Union.", "author" : [ { "dropping-particle" : "", "family" : "Sharma", "given" : "S.", "non-dropping-particle" : "", "parse-names" : false, "suffix" : "" }, { "dropping-particle" : "", "family" : "Ishizawa", "given" : "M.", "non-dropping-particle" : "", "parse-names" : false, "suffix" : "" }, { "dropping-particle" : "", "family" : "Chan", "given" : "D.", "non-dropping-particle" : "", "parse-names" : false, "suffix" : "" }, { "dropping-particle" : "", "family" : "Lavou\u00e9", "given" : "D.", "non-dropping-particle" : "", "parse-names" : false, "suffix" : "" }, { "dropping-particle" : "", "family" : "Andrews", "given" : "E.", "non-dropping-particle" : "", "parse-names" : false, "suffix" : "" }, { "dropping-particle" : "", "family" : "Eleftheriadis", "given" : "K.", "non-dropping-particle" : "", "parse-names" : false, "suffix" : "" }, { "dropping-particle" : "", "family" : "Maksyutov", "given" : "S.", "non-dropping-particle" : "", "parse-names" : false, "suffix" : "" } ], "container-title" : "Journal of Geophysical Research: Atmospheres", "id" : "ITEM-1", "issue" : "2", "issued" : { "date-parts" : [ [ "2013", "1", "16" ] ] }, "page" : "943-964", "title" : "16-year simulation of Arctic black carbon: Transport, source contribution, and sensitivity analysis on deposition", "translator" : [ { "dropping-particle" : "", "family" : "G5111", "given" : "", "non-dropping-particle" : "", "parse-names" : false, "suffix" : "" } ], "type" : "article-journal", "volume" : "118" }, "uris" : [ "http://www.mendeley.com/documents/?uuid=92f21c0b-a333-4ce6-977f-b06101ae8112", "http://www.mendeley.com/documents/?uuid=06ba52c4-8556-435a-ad23-8d8f82f4dc65", "http://www.mendeley.com/documents/?uuid=37bd4224-4119-4164-a801-5a66ea1c822f" ] } ], "mendeley" : { "formattedCitation" : "(Sharma et al., 2013a)", "manualFormatting" : "Sharma et al. (2013a)", "plainTextFormattedCitation" : "(Sharma et al., 2013a)", "previouslyFormattedCitation" : "(Sharma et al., 2013a)" }, "properties" : { "noteIndex" : 0 }, "schema" : "https://github.com/citation-style-language/schema/raw/master/csl-citation.json" }</w:instrText>
              </w:r>
            </w:ins>
            <w:del w:id="2714" w:author="Robin Matthews" w:date="2021-07-08T15:58:00Z">
              <w:r w:rsidR="00284F14" w:rsidDel="00735548">
                <w:rPr>
                  <w:sz w:val="18"/>
                  <w:szCs w:val="18"/>
                  <w:lang w:bidi="ne-NP"/>
                </w:rPr>
                <w:delInstrText>ADDIN CSL_CITATION { "citationItems" : [ { "id" : "ITEM-1", "itemData" : { "DOI" : "10.1029/2012JD017774", "ISSN" : "2169897X", "abstract" : "Arctic regional climate is influenced by the radiative impact of aerosol black carbon (BC) both in the atmosphere and deposited on the snow and ice covered surfaces. The NIES (National Institute for Environmental Studies) global atmospheric transport model was used, with BC emissions from mid-latitude fossil fuel and biomass burning source regions, to simulate BC concentrations with 16 year period. The model-simulated BC agreed well with the BC observations, including the trends and seasonality, at three Arctic sites: Alert (Nunavut, Canada), Barrow (Alaska, USA), and Zepplin, Ny-\u00c5lesund (Svalbard, Norway). The equivalent black carbon (EBC, absorption inferred BC) observations at the three Arctic locations showed an overall decline of 40% from 1990 to 2009; with most change occurring during early 1990s. Model simulations confirmed declining influence on near surface BC contribution by 70% , and atmospheric BC burden by one half from the Former Soviet Union (FSU) BC source region over 16 years. In contrast, the BC contribution from the East Asia (EA) region has little influence at the surface but atmospheric Arctic BC burden increased by 3 folds. Modelled dry deposition is dominant in the Arctic during wintertime, while wet deposition prevails at all latitudes during summer. Sensitivity analyses on the dry and wet deposition schemes indicate that parameterizations need to be refined to improve on the model performance. There are limitations in the model due to simplified parameterizations and remaining model uncertainties, which requires further exploration of source region contributions, especially from growing EA source region to Arctic BC levels in the future is warranted. \u00a9 2012. American Geophysical Union.", "author" : [ { "dropping-particle" : "", "family" : "Sharma", "given" : "S.", "non-dropping-particle" : "", "parse-names" : false, "suffix" : "" }, { "dropping-particle" : "", "family" : "Ishizawa", "given" : "M.", "non-dropping-particle" : "", "parse-names" : false, "suffix" : "" }, { "dropping-particle" : "", "family" : "Chan", "given" : "D.", "non-dropping-particle" : "", "parse-names" : false, "suffix" : "" }, { "dropping-particle" : "", "family" : "Lavou\u00e9", "given" : "D.", "non-dropping-particle" : "", "parse-names" : false, "suffix" : "" }, { "dropping-particle" : "", "family" : "Andrews", "given" : "E.", "non-dropping-particle" : "", "parse-names" : false, "suffix" : "" }, { "dropping-particle" : "", "family" : "Eleftheriadis", "given" : "K.", "non-dropping-particle" : "", "parse-names" : false, "suffix" : "" }, { "dropping-particle" : "", "family" : "Maksyutov", "given" : "S.", "non-dropping-particle" : "", "parse-names" : false, "suffix" : "" } ], "container-title" : "Journal of Geophysical Research: Atmospheres", "id" : "ITEM-1", "issue" : "2", "issued" : { "date-parts" : [ [ "2013", "1", "16" ] ] }, "page" : "943-964", "title" : "16-year simulation of Arctic black carbon: Transport, source contribution, and sensitivity analysis on deposition", "translator" : [ { "dropping-particle" : "", "family" : "G5111", "given" : "", "non-dropping-particle" : "", "parse-names" : false, "suffix" : "" } ], "type" : "article-journal", "volume" : "118" }, "uris" : [ "http://www.mendeley.com/documents/?uuid=92f21c0b-a333-4ce6-977f-b06101ae8112", "http://www.mendeley.com/documents/?uuid=06ba52c4-8556-435a-ad23-8d8f82f4dc65", "http://www.mendeley.com/documents/?uuid=37bd4224-4119-4164-a801-5a66ea1c822f" ] } ], "mendeley" : { "formattedCitation" : "(Sharma et al., 2013a)", "plainTextFormattedCitation" : "(Sharma et al., 2013a)", "previouslyFormattedCitation" : "(Sharma et al., 2013a)" }, "properties" : { "noteIndex" : 0 }, "schema" : "https://github.com/citation-style-language/schema/raw/master/csl-citation.json" }</w:delInstrText>
              </w:r>
            </w:del>
            <w:r w:rsidRPr="00784DF8">
              <w:rPr>
                <w:sz w:val="18"/>
                <w:szCs w:val="18"/>
                <w:lang w:bidi="ne-NP"/>
              </w:rPr>
              <w:fldChar w:fldCharType="separate"/>
            </w:r>
            <w:del w:id="2715" w:author="Robin Matthews" w:date="2021-07-08T15:58:00Z">
              <w:r w:rsidR="00CB33A1" w:rsidDel="00735548">
                <w:rPr>
                  <w:noProof/>
                  <w:sz w:val="18"/>
                  <w:szCs w:val="18"/>
                  <w:lang w:bidi="ne-NP"/>
                </w:rPr>
                <w:delText>(</w:delText>
              </w:r>
            </w:del>
            <w:r w:rsidR="00CB33A1">
              <w:rPr>
                <w:noProof/>
                <w:sz w:val="18"/>
                <w:szCs w:val="18"/>
                <w:lang w:bidi="ne-NP"/>
              </w:rPr>
              <w:t>Sharma et al.</w:t>
            </w:r>
            <w:del w:id="2716" w:author="Robin Matthews" w:date="2021-07-08T16:03:00Z">
              <w:r w:rsidR="00CB33A1" w:rsidDel="00FE3D06">
                <w:rPr>
                  <w:noProof/>
                  <w:sz w:val="18"/>
                  <w:szCs w:val="18"/>
                  <w:lang w:bidi="ne-NP"/>
                </w:rPr>
                <w:delText>,</w:delText>
              </w:r>
            </w:del>
            <w:r w:rsidR="00CB33A1">
              <w:rPr>
                <w:noProof/>
                <w:sz w:val="18"/>
                <w:szCs w:val="18"/>
                <w:lang w:bidi="ne-NP"/>
              </w:rPr>
              <w:t xml:space="preserve"> </w:t>
            </w:r>
            <w:ins w:id="2717" w:author="Robin Matthews" w:date="2021-07-08T16:03:00Z">
              <w:r w:rsidR="00FE3D06">
                <w:rPr>
                  <w:noProof/>
                  <w:sz w:val="18"/>
                  <w:szCs w:val="18"/>
                  <w:lang w:bidi="ne-NP"/>
                </w:rPr>
                <w:t>(</w:t>
              </w:r>
            </w:ins>
            <w:r w:rsidR="00CB33A1">
              <w:rPr>
                <w:noProof/>
                <w:sz w:val="18"/>
                <w:szCs w:val="18"/>
                <w:lang w:bidi="ne-NP"/>
              </w:rPr>
              <w:t>2013</w:t>
            </w:r>
            <w:ins w:id="2718" w:author="Robin Matthews" w:date="2021-07-08T16:04:00Z">
              <w:r w:rsidR="00FE3D06">
                <w:rPr>
                  <w:noProof/>
                  <w:sz w:val="18"/>
                  <w:szCs w:val="18"/>
                  <w:lang w:bidi="ne-NP"/>
                </w:rPr>
                <w:t>a)</w:t>
              </w:r>
            </w:ins>
            <w:del w:id="2719" w:author="Robin Matthews" w:date="2021-07-08T16:04:00Z">
              <w:r w:rsidR="00CB33A1" w:rsidDel="00FE3D06">
                <w:rPr>
                  <w:noProof/>
                  <w:sz w:val="18"/>
                  <w:szCs w:val="18"/>
                  <w:lang w:bidi="ne-NP"/>
                </w:rPr>
                <w:delText>a</w:delText>
              </w:r>
            </w:del>
            <w:del w:id="2720" w:author="Robin Matthews" w:date="2021-07-08T16:01:00Z">
              <w:r w:rsidR="00CB33A1" w:rsidDel="00735548">
                <w:rPr>
                  <w:noProof/>
                  <w:sz w:val="18"/>
                  <w:szCs w:val="18"/>
                  <w:lang w:bidi="ne-NP"/>
                </w:rPr>
                <w:delText>)</w:delText>
              </w:r>
            </w:del>
            <w:r w:rsidRPr="00784DF8">
              <w:rPr>
                <w:sz w:val="18"/>
                <w:szCs w:val="18"/>
                <w:lang w:bidi="ne-NP"/>
              </w:rPr>
              <w:fldChar w:fldCharType="end"/>
            </w:r>
          </w:p>
        </w:tc>
      </w:tr>
      <w:tr w:rsidR="00AF2E59" w:rsidRPr="00D52DED" w14:paraId="680074BB" w14:textId="77777777" w:rsidTr="002F5D91">
        <w:trPr>
          <w:trHeight w:val="612"/>
          <w:jc w:val="center"/>
        </w:trPr>
        <w:tc>
          <w:tcPr>
            <w:tcW w:w="1368" w:type="dxa"/>
            <w:vMerge/>
            <w:tcBorders>
              <w:top w:val="nil"/>
              <w:left w:val="single" w:sz="8" w:space="0" w:color="auto"/>
              <w:bottom w:val="single" w:sz="8" w:space="0" w:color="000000"/>
              <w:right w:val="single" w:sz="4" w:space="0" w:color="auto"/>
            </w:tcBorders>
            <w:vAlign w:val="center"/>
            <w:hideMark/>
          </w:tcPr>
          <w:p w14:paraId="0A830DFA" w14:textId="77777777" w:rsidR="00AF2E59" w:rsidRPr="00D52DED" w:rsidRDefault="00AF2E59" w:rsidP="00D5630D">
            <w:pPr>
              <w:rPr>
                <w:sz w:val="18"/>
                <w:szCs w:val="18"/>
                <w:lang w:bidi="ne-NP"/>
              </w:rPr>
            </w:pPr>
          </w:p>
        </w:tc>
        <w:tc>
          <w:tcPr>
            <w:tcW w:w="1440" w:type="dxa"/>
            <w:tcBorders>
              <w:top w:val="nil"/>
              <w:left w:val="nil"/>
              <w:bottom w:val="single" w:sz="4" w:space="0" w:color="auto"/>
              <w:right w:val="nil"/>
            </w:tcBorders>
            <w:vAlign w:val="center"/>
          </w:tcPr>
          <w:p w14:paraId="60BBF62D" w14:textId="2E654B65" w:rsidR="00AF2E59" w:rsidRPr="00D52DED" w:rsidRDefault="00AF2E59" w:rsidP="00D5630D">
            <w:pPr>
              <w:keepNext/>
              <w:keepLines/>
              <w:jc w:val="center"/>
              <w:outlineLvl w:val="0"/>
              <w:rPr>
                <w:sz w:val="18"/>
                <w:szCs w:val="18"/>
                <w:lang w:bidi="ne-NP"/>
              </w:rPr>
            </w:pPr>
            <w:r w:rsidRPr="00D52DED">
              <w:rPr>
                <w:sz w:val="18"/>
                <w:szCs w:val="18"/>
                <w:lang w:bidi="ne-NP"/>
              </w:rPr>
              <w:t>1970</w:t>
            </w:r>
            <w:ins w:id="2721" w:author="Lucy Cowie" w:date="2021-07-27T16:40:00Z">
              <w:r w:rsidR="0038665E">
                <w:rPr>
                  <w:sz w:val="18"/>
                  <w:szCs w:val="18"/>
                  <w:lang w:bidi="ne-NP"/>
                </w:rPr>
                <w:t>–</w:t>
              </w:r>
            </w:ins>
            <w:del w:id="2722" w:author="Lucy Cowie" w:date="2021-07-27T16:40:00Z">
              <w:r w:rsidRPr="00D52DED" w:rsidDel="0038665E">
                <w:rPr>
                  <w:sz w:val="18"/>
                  <w:szCs w:val="18"/>
                  <w:lang w:bidi="ne-NP"/>
                </w:rPr>
                <w:delText>-</w:delText>
              </w:r>
            </w:del>
            <w:r w:rsidRPr="00D52DED">
              <w:rPr>
                <w:sz w:val="18"/>
                <w:szCs w:val="18"/>
                <w:lang w:bidi="ne-NP"/>
              </w:rPr>
              <w:t>2010</w:t>
            </w:r>
          </w:p>
        </w:tc>
        <w:tc>
          <w:tcPr>
            <w:tcW w:w="3060" w:type="dxa"/>
            <w:tcBorders>
              <w:top w:val="nil"/>
              <w:left w:val="single" w:sz="8" w:space="0" w:color="auto"/>
              <w:bottom w:val="single" w:sz="4" w:space="0" w:color="auto"/>
              <w:right w:val="single" w:sz="4" w:space="0" w:color="auto"/>
            </w:tcBorders>
            <w:shd w:val="clear" w:color="auto" w:fill="auto"/>
            <w:vAlign w:val="center"/>
            <w:hideMark/>
          </w:tcPr>
          <w:p w14:paraId="25E00BB1" w14:textId="77777777" w:rsidR="00AF2E59" w:rsidRPr="00D52DED" w:rsidRDefault="00AF2E59" w:rsidP="00D5630D">
            <w:pPr>
              <w:keepNext/>
              <w:keepLines/>
              <w:jc w:val="center"/>
              <w:outlineLvl w:val="0"/>
              <w:rPr>
                <w:sz w:val="18"/>
                <w:szCs w:val="18"/>
                <w:lang w:bidi="ne-NP"/>
              </w:rPr>
            </w:pPr>
            <w:r w:rsidRPr="00D52DED">
              <w:rPr>
                <w:sz w:val="18"/>
                <w:szCs w:val="18"/>
                <w:lang w:bidi="ne-NP"/>
              </w:rPr>
              <w:t>Finland (Kevo remote site)</w:t>
            </w:r>
          </w:p>
          <w:p w14:paraId="1F2D5BFF" w14:textId="5763F65A" w:rsidR="00AF2E59" w:rsidRPr="00D52DED" w:rsidRDefault="00AF2E59" w:rsidP="00D5630D">
            <w:pPr>
              <w:keepNext/>
              <w:keepLines/>
              <w:jc w:val="center"/>
              <w:outlineLvl w:val="0"/>
              <w:rPr>
                <w:sz w:val="18"/>
                <w:szCs w:val="18"/>
                <w:lang w:bidi="ne-NP"/>
              </w:rPr>
            </w:pPr>
            <w:r w:rsidRPr="00D52DED">
              <w:rPr>
                <w:sz w:val="18"/>
                <w:szCs w:val="18"/>
                <w:lang w:bidi="ne-NP"/>
              </w:rPr>
              <w:t>−1.8% yr</w:t>
            </w:r>
            <w:ins w:id="2723" w:author="Lucy Cowie" w:date="2021-07-27T16:45:00Z">
              <w:r w:rsidR="00FE15D8">
                <w:rPr>
                  <w:sz w:val="18"/>
                  <w:szCs w:val="18"/>
                  <w:vertAlign w:val="superscript"/>
                  <w:lang w:bidi="ne-NP"/>
                </w:rPr>
                <w:t>–</w:t>
              </w:r>
            </w:ins>
            <w:del w:id="2724" w:author="Lucy Cowie" w:date="2021-07-27T16:45:00Z">
              <w:r w:rsidRPr="00D52DED" w:rsidDel="00FE15D8">
                <w:rPr>
                  <w:sz w:val="18"/>
                  <w:szCs w:val="18"/>
                  <w:vertAlign w:val="superscript"/>
                  <w:lang w:bidi="ne-NP"/>
                </w:rPr>
                <w:delText>-</w:delText>
              </w:r>
            </w:del>
            <w:r w:rsidRPr="00D52DED">
              <w:rPr>
                <w:sz w:val="18"/>
                <w:szCs w:val="18"/>
                <w:vertAlign w:val="superscript"/>
                <w:lang w:bidi="ne-NP"/>
              </w:rPr>
              <w:t>1</w:t>
            </w:r>
          </w:p>
        </w:tc>
        <w:tc>
          <w:tcPr>
            <w:tcW w:w="2016" w:type="dxa"/>
            <w:tcBorders>
              <w:top w:val="nil"/>
              <w:left w:val="nil"/>
              <w:bottom w:val="single" w:sz="4" w:space="0" w:color="auto"/>
              <w:right w:val="single" w:sz="8" w:space="0" w:color="auto"/>
            </w:tcBorders>
            <w:shd w:val="clear" w:color="auto" w:fill="auto"/>
            <w:vAlign w:val="center"/>
            <w:hideMark/>
          </w:tcPr>
          <w:p w14:paraId="2A2EFF2F" w14:textId="0975EE15" w:rsidR="00AF2E59" w:rsidRPr="00D52DED" w:rsidRDefault="00AF2E59" w:rsidP="00D5630D">
            <w:pPr>
              <w:jc w:val="center"/>
              <w:rPr>
                <w:sz w:val="18"/>
                <w:szCs w:val="18"/>
                <w:lang w:bidi="ne-NP"/>
              </w:rPr>
            </w:pPr>
            <w:r w:rsidRPr="00784DF8">
              <w:rPr>
                <w:sz w:val="18"/>
                <w:szCs w:val="18"/>
                <w:lang w:bidi="ne-NP"/>
              </w:rPr>
              <w:fldChar w:fldCharType="begin" w:fldLock="1"/>
            </w:r>
            <w:ins w:id="2725" w:author="Robin Matthews" w:date="2021-07-08T16:04:00Z">
              <w:r w:rsidR="00FE3D06">
                <w:rPr>
                  <w:sz w:val="18"/>
                  <w:szCs w:val="18"/>
                  <w:lang w:bidi="ne-NP"/>
                </w:rPr>
                <w:instrText>ADDIN CSL_CITATION { "citationItems" : [ { "id" : "ITEM-1", "itemData" : { "DOI" : "10.1002/2014JD021790", "ISSN" : "2169897X", "abstract" : "Concentrations of atmospheric black carbon, [BC], were determined from filter samples collected weekly at Kevo, Finland (69\u00b045\u2032N, 27\u00b002\u2032E), from 1964 to 2010 using optical and thermal optical methods. The data provide the longest record of directly measured [BC] in the Arctic. The mean winter, spring, summer, and autumn [BC] based on the entire data set were 339, 199, 127, and 213 ng m-3, respectively. Annual mean [BC] decreased from ~300 in ~1970 to 82 ng m-3 in 2010. [BC] data sets from other Arctic sites show similar trends, but concentrations at Kevo are generally higher. From ~1970 to 2010 the [BC] decreased by ~1.8% yr-1. However, [BC] did not decrease monotonically. Instead, cyclical peaks occurred around 1976\u20131977, 1985\u20131987, and 1999. During such periods, nickel concentrations were well correlated with [BC]. This suggests that emissions from extensive ore smelting on the Kola Peninsula were significant contributors of particulate matter observed at Kevo. Simulations of [BC] at Kevo using the OsloCTM3 model using different emission inventories and meteorological data sets were performed. Modeled concentrations were lower than observed by a factor of 4. The results indicated that circulation changes can explain year to year variability, but the downward trend in the observations is mostly explained by emissions. Emission inventories in Europe, Russia, and the former Soviet Union are poorly constrained and appear to need revision in order to match observed trends in BC atmospheric concentrations.", "author" : [ { "dropping-particle" : "", "family" : "Dutkiewicz", "given" : "Vincent A.", "non-dropping-particle" : "", "parse-names" : false, "suffix" : "" }, { "dropping-particle" : "", "family" : "DeJulio", "given" : "Anthony M.", "non-dropping-particle" : "", "parse-names" : false, "suffix" : "" }, { "dropping-particle" : "", "family" : "Ahmed", "given" : "Tanveer", "non-dropping-particle" : "", "parse-names" : false, "suffix" : "" }, { "dropping-particle" : "", "family" : "Laing", "given" : "James", "non-dropping-particle" : "", "parse-names" : false, "suffix" : "" }, { "dropping-particle" : "", "family" : "Hopke", "given" : "Philip K.", "non-dropping-particle" : "", "parse-names" : false, "suffix" : "" }, { "dropping-particle" : "", "family" : "Skeie", "given" : "Ragnhild B.", "non-dropping-particle" : "", "parse-names" : false, "suffix" : "" }, { "dropping-particle" : "", "family" : "Viisanen", "given" : "Yrj\u00f6", "non-dropping-particle" : "", "parse-names" : false, "suffix" : "" }, { "dropping-particle" : "", "family" : "Paatero", "given" : "Jussi", "non-dropping-particle" : "", "parse-names" : false, "suffix" : "" }, { "dropping-particle" : "", "family" : "Husain", "given" : "Liaquat", "non-dropping-particle" : "", "parse-names" : false, "suffix" : "" } ], "container-title" : "Journal of Geophysical Research: Atmospheres", "id" : "ITEM-1", "issue" : "12", "issued" : { "date-parts" : [ [ "2014", "6", "27" ] ] }, "page" : "7667-7683", "title" : "Forty-seven years of weekly atmospheric black carbon measurements in the Finnish Arctic: Decrease in black carbon with declining emissions", "translator" : [ { "dropping-particle" : "", "family" : "G3919", "given" : "", "non-dropping-particle" : "", "parse-names" : false, "suffix" : "" } ], "type" : "article-journal", "volume" : "119" }, "uris" : [ "http://www.mendeley.com/documents/?uuid=7cc2a67c-410f-46fd-a8f3-a3d4c8cfdd0d", "http://www.mendeley.com/documents/?uuid=ee128da8-a1da-4d24-8fd3-a67f47d7b7ef" ] } ], "mendeley" : { "formattedCitation" : "(Dutkiewicz et al., 2014)", "manualFormatting" : "Dutkiewicz et al. (2014)", "plainTextFormattedCitation" : "(Dutkiewicz et al., 2014)", "previouslyFormattedCitation" : "(Dutkiewicz et al., 2014)" }, "properties" : { "noteIndex" : 0 }, "schema" : "https://github.com/citation-style-language/schema/raw/master/csl-citation.json" }</w:instrText>
              </w:r>
            </w:ins>
            <w:del w:id="2726" w:author="Robin Matthews" w:date="2021-07-08T15:58:00Z">
              <w:r w:rsidR="00D477C7" w:rsidDel="00735548">
                <w:rPr>
                  <w:sz w:val="18"/>
                  <w:szCs w:val="18"/>
                  <w:lang w:bidi="ne-NP"/>
                </w:rPr>
                <w:delInstrText>ADDIN CSL_CITATION { "citationItems" : [ { "id" : "ITEM-1", "itemData" : { "DOI" : "10.1002/2014JD021790", "ISSN" : "2169897X", "abstract" : "Concentrations of atmospheric black carbon, [BC], were determined from filter samples collected weekly at Kevo, Finland (69\u00b045\u2032N, 27\u00b002\u2032E), from 1964 to 2010 using optical and thermal optical methods. The data provide the longest record of directly measured [BC] in the Arctic. The mean winter, spring, summer, and autumn [BC] based on the entire data set were 339, 199, 127, and 213 ng m-3, respectively. Annual mean [BC] decreased from ~300 in ~1970 to 82 ng m-3 in 2010. [BC] data sets from other Arctic sites show similar trends, but concentrations at Kevo are generally higher. From ~1970 to 2010 the [BC] decreased by ~1.8% yr-1. However, [BC] did not decrease monotonically. Instead, cyclical peaks occurred around 1976\u20131977, 1985\u20131987, and 1999. During such periods, nickel concentrations were well correlated with [BC]. This suggests that emissions from extensive ore smelting on the Kola Peninsula were significant contributors of particulate matter observed at Kevo. Simulations of [BC] at Kevo using the OsloCTM3 model using different emission inventories and meteorological data sets were performed. Modeled concentrations were lower than observed by a factor of 4. The results indicated that circulation changes can explain year to year variability, but the downward trend in the observations is mostly explained by emissions. Emission inventories in Europe, Russia, and the former Soviet Union are poorly constrained and appear to need revision in order to match observed trends in BC atmospheric concentrations.", "author" : [ { "dropping-particle" : "", "family" : "Dutkiewicz", "given" : "Vincent A.", "non-dropping-particle" : "", "parse-names" : false, "suffix" : "" }, { "dropping-particle" : "", "family" : "DeJulio", "given" : "Anthony M.", "non-dropping-particle" : "", "parse-names" : false, "suffix" : "" }, { "dropping-particle" : "", "family" : "Ahmed", "given" : "Tanveer", "non-dropping-particle" : "", "parse-names" : false, "suffix" : "" }, { "dropping-particle" : "", "family" : "Laing", "given" : "James", "non-dropping-particle" : "", "parse-names" : false, "suffix" : "" }, { "dropping-particle" : "", "family" : "Hopke", "given" : "Philip K.", "non-dropping-particle" : "", "parse-names" : false, "suffix" : "" }, { "dropping-particle" : "", "family" : "Skeie", "given" : "Ragnhild B.", "non-dropping-particle" : "", "parse-names" : false, "suffix" : "" }, { "dropping-particle" : "", "family" : "Viisanen", "given" : "Yrj\u00f6", "non-dropping-particle" : "", "parse-names" : false, "suffix" : "" }, { "dropping-particle" : "", "family" : "Paatero", "given" : "Jussi", "non-dropping-particle" : "", "parse-names" : false, "suffix" : "" }, { "dropping-particle" : "", "family" : "Husain", "given" : "Liaquat", "non-dropping-particle" : "", "parse-names" : false, "suffix" : "" } ], "container-title" : "Journal of Geophysical Research: Atmospheres", "id" : "ITEM-1", "issue" : "12", "issued" : { "date-parts" : [ [ "2014", "6", "27" ] ] }, "page" : "7667-7683", "title" : "Forty-seven years of weekly atmospheric black carbon measurements in the Finnish Arctic: Decrease in black carbon with declining emissions", "translator" : [ { "dropping-particle" : "", "family" : "G3919", "given" : "", "non-dropping-particle" : "", "parse-names" : false, "suffix" : "" } ], "type" : "article-journal", "volume" : "119" }, "uris" : [ "http://www.mendeley.com/documents/?uuid=7cc2a67c-410f-46fd-a8f3-a3d4c8cfdd0d", "http://www.mendeley.com/documents/?uuid=ee128da8-a1da-4d24-8fd3-a67f47d7b7ef" ] } ], "mendeley" : { "formattedCitation" : "(Dutkiewicz et al., 2014)", "plainTextFormattedCitation" : "(Dutkiewicz et al., 2014)", "previouslyFormattedCitation" : "(Dutkiewicz et al., 2014)" }, "properties" : { "noteIndex" : 0 }, "schema" : "https://github.com/citation-style-language/schema/raw/master/csl-citation.json" }</w:delInstrText>
              </w:r>
            </w:del>
            <w:r w:rsidRPr="00784DF8">
              <w:rPr>
                <w:sz w:val="18"/>
                <w:szCs w:val="18"/>
                <w:lang w:bidi="ne-NP"/>
              </w:rPr>
              <w:fldChar w:fldCharType="separate"/>
            </w:r>
            <w:del w:id="2727" w:author="Robin Matthews" w:date="2021-07-08T15:58:00Z">
              <w:r w:rsidR="00CB33A1" w:rsidDel="00735548">
                <w:rPr>
                  <w:noProof/>
                  <w:sz w:val="18"/>
                  <w:szCs w:val="18"/>
                  <w:lang w:bidi="ne-NP"/>
                </w:rPr>
                <w:delText>(</w:delText>
              </w:r>
            </w:del>
            <w:r w:rsidR="00CB33A1">
              <w:rPr>
                <w:noProof/>
                <w:sz w:val="18"/>
                <w:szCs w:val="18"/>
                <w:lang w:bidi="ne-NP"/>
              </w:rPr>
              <w:t xml:space="preserve">Dutkiewicz </w:t>
            </w:r>
            <w:del w:id="2728" w:author="Robin Matthews" w:date="2021-07-08T16:04:00Z">
              <w:r w:rsidR="00CB33A1" w:rsidDel="00FE3D06">
                <w:rPr>
                  <w:noProof/>
                  <w:sz w:val="18"/>
                  <w:szCs w:val="18"/>
                  <w:lang w:bidi="ne-NP"/>
                </w:rPr>
                <w:delText xml:space="preserve">et al., </w:delText>
              </w:r>
            </w:del>
            <w:ins w:id="2729" w:author="Robin Matthews" w:date="2021-07-08T16:04:00Z">
              <w:r w:rsidR="00FE3D06">
                <w:rPr>
                  <w:noProof/>
                  <w:sz w:val="18"/>
                  <w:szCs w:val="18"/>
                  <w:lang w:bidi="ne-NP"/>
                </w:rPr>
                <w:t>et al. (</w:t>
              </w:r>
            </w:ins>
            <w:r w:rsidR="00CB33A1">
              <w:rPr>
                <w:noProof/>
                <w:sz w:val="18"/>
                <w:szCs w:val="18"/>
                <w:lang w:bidi="ne-NP"/>
              </w:rPr>
              <w:t>2014)</w:t>
            </w:r>
            <w:r w:rsidRPr="00784DF8">
              <w:rPr>
                <w:sz w:val="18"/>
                <w:szCs w:val="18"/>
                <w:lang w:bidi="ne-NP"/>
              </w:rPr>
              <w:fldChar w:fldCharType="end"/>
            </w:r>
          </w:p>
        </w:tc>
      </w:tr>
      <w:tr w:rsidR="00AF2E59" w:rsidRPr="00D52DED" w14:paraId="456C96C3" w14:textId="77777777" w:rsidTr="002F5D91">
        <w:trPr>
          <w:trHeight w:val="612"/>
          <w:jc w:val="center"/>
        </w:trPr>
        <w:tc>
          <w:tcPr>
            <w:tcW w:w="1368" w:type="dxa"/>
            <w:vMerge/>
            <w:tcBorders>
              <w:top w:val="nil"/>
              <w:left w:val="single" w:sz="8" w:space="0" w:color="auto"/>
              <w:bottom w:val="single" w:sz="8" w:space="0" w:color="000000"/>
              <w:right w:val="single" w:sz="4" w:space="0" w:color="auto"/>
            </w:tcBorders>
            <w:vAlign w:val="center"/>
          </w:tcPr>
          <w:p w14:paraId="748B0EC9" w14:textId="77777777" w:rsidR="00AF2E59" w:rsidRPr="00D52DED" w:rsidRDefault="00AF2E59" w:rsidP="00D5630D">
            <w:pPr>
              <w:rPr>
                <w:sz w:val="18"/>
                <w:szCs w:val="18"/>
                <w:lang w:bidi="ne-NP"/>
              </w:rPr>
            </w:pPr>
          </w:p>
        </w:tc>
        <w:tc>
          <w:tcPr>
            <w:tcW w:w="1440" w:type="dxa"/>
            <w:tcBorders>
              <w:top w:val="nil"/>
              <w:left w:val="nil"/>
              <w:bottom w:val="single" w:sz="4" w:space="0" w:color="auto"/>
              <w:right w:val="nil"/>
            </w:tcBorders>
            <w:vAlign w:val="center"/>
          </w:tcPr>
          <w:p w14:paraId="15C32198" w14:textId="77D22CD2" w:rsidR="00AF2E59" w:rsidRPr="00D52DED" w:rsidRDefault="00AF2E59" w:rsidP="00D5630D">
            <w:pPr>
              <w:jc w:val="center"/>
              <w:rPr>
                <w:sz w:val="18"/>
                <w:szCs w:val="18"/>
                <w:lang w:bidi="ne-NP"/>
              </w:rPr>
            </w:pPr>
            <w:r w:rsidRPr="00D52DED">
              <w:rPr>
                <w:sz w:val="18"/>
                <w:szCs w:val="18"/>
                <w:lang w:bidi="ne-NP"/>
              </w:rPr>
              <w:t>2005</w:t>
            </w:r>
            <w:ins w:id="2730" w:author="Lucy Cowie" w:date="2021-07-27T16:40:00Z">
              <w:r w:rsidR="0038665E">
                <w:rPr>
                  <w:sz w:val="18"/>
                  <w:szCs w:val="18"/>
                  <w:lang w:bidi="ne-NP"/>
                </w:rPr>
                <w:t>–</w:t>
              </w:r>
            </w:ins>
            <w:del w:id="2731" w:author="Lucy Cowie" w:date="2021-07-27T16:40:00Z">
              <w:r w:rsidRPr="00D52DED" w:rsidDel="0038665E">
                <w:rPr>
                  <w:sz w:val="18"/>
                  <w:szCs w:val="18"/>
                  <w:lang w:bidi="ne-NP"/>
                </w:rPr>
                <w:delText>-</w:delText>
              </w:r>
            </w:del>
            <w:r w:rsidRPr="00D52DED">
              <w:rPr>
                <w:sz w:val="18"/>
                <w:szCs w:val="18"/>
                <w:lang w:bidi="ne-NP"/>
              </w:rPr>
              <w:t>2014</w:t>
            </w:r>
          </w:p>
        </w:tc>
        <w:tc>
          <w:tcPr>
            <w:tcW w:w="3060" w:type="dxa"/>
            <w:tcBorders>
              <w:top w:val="nil"/>
              <w:left w:val="single" w:sz="8" w:space="0" w:color="auto"/>
              <w:bottom w:val="single" w:sz="4" w:space="0" w:color="auto"/>
              <w:right w:val="single" w:sz="4" w:space="0" w:color="auto"/>
            </w:tcBorders>
            <w:shd w:val="clear" w:color="auto" w:fill="auto"/>
            <w:vAlign w:val="center"/>
          </w:tcPr>
          <w:p w14:paraId="79EC7F55" w14:textId="77777777" w:rsidR="00AF2E59" w:rsidRPr="00D52DED" w:rsidRDefault="00AF2E59" w:rsidP="00D5630D">
            <w:pPr>
              <w:jc w:val="center"/>
              <w:rPr>
                <w:sz w:val="18"/>
                <w:szCs w:val="18"/>
                <w:lang w:bidi="ne-NP"/>
              </w:rPr>
            </w:pPr>
            <w:r w:rsidRPr="00D52DED">
              <w:rPr>
                <w:sz w:val="18"/>
                <w:szCs w:val="18"/>
                <w:lang w:bidi="ne-NP"/>
              </w:rPr>
              <w:t>Germany (rural site)</w:t>
            </w:r>
          </w:p>
          <w:p w14:paraId="00DDEC26" w14:textId="52822AC3" w:rsidR="00AF2E59" w:rsidRPr="00D52DED" w:rsidRDefault="00AF2E59" w:rsidP="00D5630D">
            <w:pPr>
              <w:jc w:val="center"/>
              <w:rPr>
                <w:sz w:val="18"/>
                <w:szCs w:val="18"/>
                <w:lang w:bidi="ne-NP"/>
              </w:rPr>
            </w:pPr>
            <w:r w:rsidRPr="00D52DED">
              <w:rPr>
                <w:sz w:val="18"/>
                <w:szCs w:val="18"/>
                <w:lang w:bidi="ne-NP"/>
              </w:rPr>
              <w:t>−2% yr</w:t>
            </w:r>
            <w:ins w:id="2732" w:author="Lucy Cowie" w:date="2021-07-27T16:45:00Z">
              <w:r w:rsidR="00FE15D8">
                <w:rPr>
                  <w:sz w:val="18"/>
                  <w:szCs w:val="18"/>
                  <w:vertAlign w:val="superscript"/>
                  <w:lang w:bidi="ne-NP"/>
                </w:rPr>
                <w:t>–</w:t>
              </w:r>
            </w:ins>
            <w:del w:id="2733" w:author="Lucy Cowie" w:date="2021-07-27T16:45:00Z">
              <w:r w:rsidRPr="00D52DED" w:rsidDel="00FE15D8">
                <w:rPr>
                  <w:sz w:val="18"/>
                  <w:szCs w:val="18"/>
                  <w:vertAlign w:val="superscript"/>
                  <w:lang w:bidi="ne-NP"/>
                </w:rPr>
                <w:delText>-</w:delText>
              </w:r>
            </w:del>
            <w:r w:rsidRPr="00D52DED">
              <w:rPr>
                <w:sz w:val="18"/>
                <w:szCs w:val="18"/>
                <w:vertAlign w:val="superscript"/>
                <w:lang w:bidi="ne-NP"/>
              </w:rPr>
              <w:t>1</w:t>
            </w:r>
          </w:p>
        </w:tc>
        <w:tc>
          <w:tcPr>
            <w:tcW w:w="2016" w:type="dxa"/>
            <w:tcBorders>
              <w:top w:val="nil"/>
              <w:left w:val="nil"/>
              <w:bottom w:val="single" w:sz="4" w:space="0" w:color="auto"/>
              <w:right w:val="single" w:sz="8" w:space="0" w:color="auto"/>
            </w:tcBorders>
            <w:shd w:val="clear" w:color="auto" w:fill="auto"/>
            <w:vAlign w:val="center"/>
          </w:tcPr>
          <w:p w14:paraId="5CB9227A" w14:textId="0458932C" w:rsidR="00AF2E59" w:rsidRPr="00D52DED" w:rsidRDefault="00AF2E59" w:rsidP="00D5630D">
            <w:pPr>
              <w:jc w:val="center"/>
              <w:rPr>
                <w:sz w:val="18"/>
                <w:szCs w:val="18"/>
                <w:lang w:bidi="ne-NP"/>
              </w:rPr>
            </w:pPr>
            <w:r w:rsidRPr="00784DF8">
              <w:rPr>
                <w:sz w:val="18"/>
                <w:szCs w:val="18"/>
                <w:lang w:bidi="ne-NP"/>
              </w:rPr>
              <w:fldChar w:fldCharType="begin" w:fldLock="1"/>
            </w:r>
            <w:r w:rsidR="00A75A09">
              <w:rPr>
                <w:sz w:val="18"/>
                <w:szCs w:val="18"/>
                <w:lang w:bidi="ne-NP"/>
              </w:rPr>
              <w:instrText>ADDIN CSL_CITATION { "citationItems" : [ { "id" : "ITEM-1", "itemData" : { "DOI" : "10.1016/j.atmosenv.2018.04.039", "ISSN" : "18732844", "abstract" : "Lately, black carbon (BC) has received significant attention due to its climate-warming properties and adverse health effects. Nevertheless, long-term observations in urban areas are scarce, most likely because BC monitoring is not required by environmental legislation. This, however, handicaps the evaluation of air quality models which can be used to assess the effectiveness of policy measures which aim to reduce BC concentrations. Here, we present a new dataset of atmospheric BC measurements from Germany constructed from over six million measurements at over 170 stations. Data covering the period between 1994 and 2014 were collected from twelve German Federal States and the Federal Environment Agency, quality checked and harmonized into a database with comprehensive metadata. The final data in original time resolution are available for download (https://doi.org/10.1594/PANGAEA.881173). Though assembled in a consistent way, the dataset is characterized by differences in (a) measurement methodologies for determining evolved carbon and optical absorption, (b) covered time periods, and (c) temporal resolutions that ranged from half hourly to measurements every 6th day. Usage and interpretation of this dataset thus requires a careful consideration of these differences. Our analysis focuses on 2009, the year with the largest data coverage with one single methodology, as well as on the relative changes in long-term trends over ten years. For 2009, we find that BC concentrations at traffic sites were at least twice as high as at urban background, industrial and rural sites. Weekly cycles are most prominent at traffic stations, however, the presence of differences in concentrations during the week and on weekends at other station types suggests that traffic plays an important role throughout the full network. Generally higher concentrations and weaker weekly cycles during the winter months point towards the influence of other sources such as domestic heating. Regarding the long-term trends, advanced statistical techniques allow us to account for instrumentation changes and to separate seasonal and long-term changes in our dataset. Analysis shows a downward trend in BC at nearly all locations and in all conditions, with a high level of confidence for the period of 2005-2014. In depth analysis indicates that background BC is decreasing slowly, while the occurrences of high concentrations are decreasing more rapidly. In summary, legislation - both in Europe and l\u2026", "author" : [ { "dropping-particle" : "", "family" : "Kutzner", "given" : "Rebecca D.", "non-dropping-particle" : "", "parse-names" : false, "suffix" : "" }, { "dropping-particle" : "", "family" : "Schneidemesser", "given" : "Erika", "non-dropping-particle" : "von", "parse-names" : false, "suffix" : "" }, { "dropping-particle" : "", "family" : "Kuik", "given" : "Friderike", "non-dropping-particle" : "", "parse-names" : false, "suffix" : "" }, { "dropping-particle" : "", "family" : "Quedenau", "given" : "J\u00f6rn", "non-dropping-particle" : "", "parse-names" : false, "suffix" : "" }, { "dropping-particle" : "", "family" : "Weatherhead", "given" : "Elizabeth C.", "non-dropping-particle" : "", "parse-names" : false, "suffix" : "" }, { "dropping-particle" : "", "family" : "Schmale", "given" : "Julia", "non-dropping-particle" : "", "parse-names" : false, "suffix" : "" } ], "container-title" : "Atmospheric Environment", "id" : "ITEM-1", "issued" : { "date-parts" : [ [ "2018", "7", "1" ] ] }, "page" : "41-52", "publisher" : "Elsevier Ltd", "title" : "Long-term monitoring of black carbon across Germany", "translator" : [ { "dropping-particle" : "", "family" : "G4788", "given" : "", "non-dropping-particle" : "", "parse-names" : false, "suffix" : "" } ], "type" : "article-journal", "volume" : "185" }, "uris" : [ "http://www.mendeley.com/documents/?uuid=b33d645a-2a00-4b9e-a834-5da96eb9a0e5" ] } ], "mendeley" : { "formattedCitation" : "(Kutzner et al., 2018)", "manualFormatting" : "Kutzner et al. (2018)", "plainTextFormattedCitation" : "(Kutzner et al., 2018)", "previouslyFormattedCitation" : "(Kutzner et al., 2018)" }, "properties" : { "noteIndex" : 0 }, "schema" : "https://github.com/citation-style-language/schema/raw/master/csl-citation.json" }</w:instrText>
            </w:r>
            <w:r w:rsidRPr="00784DF8">
              <w:rPr>
                <w:sz w:val="18"/>
                <w:szCs w:val="18"/>
                <w:lang w:bidi="ne-NP"/>
              </w:rPr>
              <w:fldChar w:fldCharType="separate"/>
            </w:r>
            <w:del w:id="2734" w:author="Robin Matthews" w:date="2021-07-08T15:58:00Z">
              <w:r w:rsidR="00CB33A1" w:rsidDel="00735548">
                <w:rPr>
                  <w:noProof/>
                  <w:sz w:val="18"/>
                  <w:szCs w:val="18"/>
                  <w:lang w:bidi="ne-NP"/>
                </w:rPr>
                <w:delText>(</w:delText>
              </w:r>
            </w:del>
            <w:r w:rsidR="00CB33A1">
              <w:rPr>
                <w:noProof/>
                <w:sz w:val="18"/>
                <w:szCs w:val="18"/>
                <w:lang w:bidi="ne-NP"/>
              </w:rPr>
              <w:t xml:space="preserve">Kutzner </w:t>
            </w:r>
            <w:del w:id="2735" w:author="Robin Matthews" w:date="2021-07-08T16:04:00Z">
              <w:r w:rsidR="00CB33A1" w:rsidDel="00FE3D06">
                <w:rPr>
                  <w:noProof/>
                  <w:sz w:val="18"/>
                  <w:szCs w:val="18"/>
                  <w:lang w:bidi="ne-NP"/>
                </w:rPr>
                <w:delText xml:space="preserve">et al., </w:delText>
              </w:r>
            </w:del>
            <w:ins w:id="2736" w:author="Robin Matthews" w:date="2021-07-08T16:04:00Z">
              <w:r w:rsidR="00FE3D06">
                <w:rPr>
                  <w:noProof/>
                  <w:sz w:val="18"/>
                  <w:szCs w:val="18"/>
                  <w:lang w:bidi="ne-NP"/>
                </w:rPr>
                <w:t>et al. (</w:t>
              </w:r>
            </w:ins>
            <w:r w:rsidR="00CB33A1">
              <w:rPr>
                <w:noProof/>
                <w:sz w:val="18"/>
                <w:szCs w:val="18"/>
                <w:lang w:bidi="ne-NP"/>
              </w:rPr>
              <w:t>2018)</w:t>
            </w:r>
            <w:r w:rsidRPr="00784DF8">
              <w:rPr>
                <w:sz w:val="18"/>
                <w:szCs w:val="18"/>
                <w:lang w:bidi="ne-NP"/>
              </w:rPr>
              <w:fldChar w:fldCharType="end"/>
            </w:r>
          </w:p>
        </w:tc>
      </w:tr>
      <w:tr w:rsidR="00AF2E59" w:rsidRPr="00D52DED" w14:paraId="3BCA3BF8" w14:textId="77777777" w:rsidTr="002F5D91">
        <w:trPr>
          <w:trHeight w:val="612"/>
          <w:jc w:val="center"/>
        </w:trPr>
        <w:tc>
          <w:tcPr>
            <w:tcW w:w="1368" w:type="dxa"/>
            <w:vMerge/>
            <w:tcBorders>
              <w:top w:val="nil"/>
              <w:left w:val="single" w:sz="8" w:space="0" w:color="auto"/>
              <w:bottom w:val="single" w:sz="8" w:space="0" w:color="000000"/>
              <w:right w:val="single" w:sz="4" w:space="0" w:color="auto"/>
            </w:tcBorders>
            <w:vAlign w:val="center"/>
          </w:tcPr>
          <w:p w14:paraId="71E0801E" w14:textId="77777777" w:rsidR="00AF2E59" w:rsidRPr="00D52DED" w:rsidRDefault="00AF2E59" w:rsidP="00D5630D">
            <w:pPr>
              <w:rPr>
                <w:sz w:val="18"/>
                <w:szCs w:val="18"/>
                <w:lang w:bidi="ne-NP"/>
              </w:rPr>
            </w:pPr>
          </w:p>
        </w:tc>
        <w:tc>
          <w:tcPr>
            <w:tcW w:w="1440" w:type="dxa"/>
            <w:tcBorders>
              <w:top w:val="nil"/>
              <w:left w:val="nil"/>
              <w:bottom w:val="single" w:sz="4" w:space="0" w:color="auto"/>
              <w:right w:val="nil"/>
            </w:tcBorders>
            <w:vAlign w:val="center"/>
          </w:tcPr>
          <w:p w14:paraId="4C9FF177" w14:textId="1DCB77FA" w:rsidR="00AF2E59" w:rsidRPr="00D52DED" w:rsidRDefault="00AF2E59" w:rsidP="00D5630D">
            <w:pPr>
              <w:jc w:val="center"/>
              <w:rPr>
                <w:sz w:val="18"/>
                <w:szCs w:val="18"/>
                <w:lang w:bidi="ne-NP"/>
              </w:rPr>
            </w:pPr>
            <w:r w:rsidRPr="00D52DED">
              <w:rPr>
                <w:sz w:val="18"/>
                <w:szCs w:val="18"/>
                <w:lang w:bidi="ne-NP"/>
              </w:rPr>
              <w:t>2009</w:t>
            </w:r>
            <w:ins w:id="2737" w:author="Lucy Cowie" w:date="2021-07-27T16:40:00Z">
              <w:r w:rsidR="0038665E">
                <w:rPr>
                  <w:sz w:val="18"/>
                  <w:szCs w:val="18"/>
                  <w:lang w:bidi="ne-NP"/>
                </w:rPr>
                <w:t>–</w:t>
              </w:r>
            </w:ins>
            <w:del w:id="2738" w:author="Lucy Cowie" w:date="2021-07-27T16:40:00Z">
              <w:r w:rsidRPr="00D52DED" w:rsidDel="0038665E">
                <w:rPr>
                  <w:sz w:val="18"/>
                  <w:szCs w:val="18"/>
                  <w:lang w:bidi="ne-NP"/>
                </w:rPr>
                <w:delText>-</w:delText>
              </w:r>
            </w:del>
            <w:r w:rsidRPr="00D52DED">
              <w:rPr>
                <w:sz w:val="18"/>
                <w:szCs w:val="18"/>
                <w:lang w:bidi="ne-NP"/>
              </w:rPr>
              <w:t>2016</w:t>
            </w:r>
          </w:p>
        </w:tc>
        <w:tc>
          <w:tcPr>
            <w:tcW w:w="3060" w:type="dxa"/>
            <w:tcBorders>
              <w:top w:val="nil"/>
              <w:left w:val="single" w:sz="8" w:space="0" w:color="auto"/>
              <w:bottom w:val="single" w:sz="4" w:space="0" w:color="auto"/>
              <w:right w:val="single" w:sz="4" w:space="0" w:color="auto"/>
            </w:tcBorders>
            <w:shd w:val="clear" w:color="auto" w:fill="auto"/>
            <w:vAlign w:val="center"/>
          </w:tcPr>
          <w:p w14:paraId="2EFF31BB" w14:textId="77777777" w:rsidR="00AF2E59" w:rsidRPr="00326917" w:rsidRDefault="00AF2E59" w:rsidP="00D5630D">
            <w:pPr>
              <w:jc w:val="center"/>
              <w:rPr>
                <w:sz w:val="18"/>
                <w:szCs w:val="18"/>
                <w:lang w:val="en-US" w:bidi="ne-NP"/>
              </w:rPr>
            </w:pPr>
            <w:r w:rsidRPr="00326917">
              <w:rPr>
                <w:sz w:val="18"/>
                <w:szCs w:val="18"/>
                <w:lang w:val="en-US" w:bidi="ne-NP"/>
              </w:rPr>
              <w:t>United Kingdom (Harwell rural site)</w:t>
            </w:r>
          </w:p>
          <w:p w14:paraId="0F23A210" w14:textId="4BC94E7B" w:rsidR="00AF2E59" w:rsidRPr="00D52DED" w:rsidRDefault="00AF2E59" w:rsidP="00D5630D">
            <w:pPr>
              <w:jc w:val="center"/>
              <w:rPr>
                <w:sz w:val="18"/>
                <w:szCs w:val="18"/>
                <w:lang w:bidi="ne-NP"/>
              </w:rPr>
            </w:pPr>
            <w:r w:rsidRPr="00D52DED">
              <w:rPr>
                <w:sz w:val="18"/>
                <w:szCs w:val="18"/>
                <w:lang w:bidi="ne-NP"/>
              </w:rPr>
              <w:t>−8% yr</w:t>
            </w:r>
            <w:ins w:id="2739" w:author="Lucy Cowie" w:date="2021-07-27T16:45:00Z">
              <w:r w:rsidR="00FE15D8">
                <w:rPr>
                  <w:sz w:val="18"/>
                  <w:szCs w:val="18"/>
                  <w:vertAlign w:val="superscript"/>
                  <w:lang w:bidi="ne-NP"/>
                </w:rPr>
                <w:t>–</w:t>
              </w:r>
            </w:ins>
            <w:del w:id="2740" w:author="Lucy Cowie" w:date="2021-07-27T16:45:00Z">
              <w:r w:rsidRPr="00D52DED" w:rsidDel="00FE15D8">
                <w:rPr>
                  <w:sz w:val="18"/>
                  <w:szCs w:val="18"/>
                  <w:vertAlign w:val="superscript"/>
                  <w:lang w:bidi="ne-NP"/>
                </w:rPr>
                <w:delText>-</w:delText>
              </w:r>
            </w:del>
            <w:r w:rsidRPr="00D52DED">
              <w:rPr>
                <w:sz w:val="18"/>
                <w:szCs w:val="18"/>
                <w:vertAlign w:val="superscript"/>
                <w:lang w:bidi="ne-NP"/>
              </w:rPr>
              <w:t>1</w:t>
            </w:r>
          </w:p>
        </w:tc>
        <w:tc>
          <w:tcPr>
            <w:tcW w:w="2016" w:type="dxa"/>
            <w:tcBorders>
              <w:top w:val="nil"/>
              <w:left w:val="nil"/>
              <w:bottom w:val="single" w:sz="4" w:space="0" w:color="auto"/>
              <w:right w:val="single" w:sz="8" w:space="0" w:color="auto"/>
            </w:tcBorders>
            <w:shd w:val="clear" w:color="auto" w:fill="auto"/>
            <w:vAlign w:val="center"/>
          </w:tcPr>
          <w:p w14:paraId="650CEC18" w14:textId="34ADBB6D" w:rsidR="00AF2E59" w:rsidRPr="00D52DED" w:rsidRDefault="00AF2E59" w:rsidP="00D5630D">
            <w:pPr>
              <w:jc w:val="center"/>
              <w:rPr>
                <w:sz w:val="18"/>
                <w:szCs w:val="18"/>
                <w:lang w:bidi="ne-NP"/>
              </w:rPr>
            </w:pPr>
            <w:r w:rsidRPr="00784DF8">
              <w:rPr>
                <w:sz w:val="18"/>
                <w:szCs w:val="18"/>
                <w:lang w:bidi="ne-NP"/>
              </w:rPr>
              <w:fldChar w:fldCharType="begin" w:fldLock="1"/>
            </w:r>
            <w:r w:rsidR="00A75A09">
              <w:rPr>
                <w:sz w:val="18"/>
                <w:szCs w:val="18"/>
                <w:lang w:bidi="ne-NP"/>
              </w:rPr>
              <w:instrText>ADDIN CSL_CITATION { "citationItems" : [ { "id" : "ITEM-1", "itemData" : { "DOI" : "10.1016/j.atmosenv.2018.01.030", "ISSN" : "18732844", "abstract" : "The continuous observations over a period of 7 years (2009\u20132016) available at 7 locations show declining trend of atmospheric BC in the UK. Among all the locations, the highest decrease of 8 \u00b1 3 percent per year was observed at the Marylebone road in London. The detailed analysis performed at 21 locations during 2009\u20132011 shows that average annual mean atmospheric BC concentration were 0.45, 1.47 \u00b1 0.58, 1.34 \u00b1 0.31, 1.83 \u00b1 0.46 and 9.72 \u03bcgm\u22123 at rural, suburban, urban background, urban centre and kerbside sites respectively. Around 1 \u03bcgm\u22123 of atmospheric BC could be attributed to urban emission, whereas traffic contributed up to 8 \u03bcg m\u22123 of atmospheric BC near busy roads. Seasonal pattern was also observed at all locations except rural and kerbside location, with maximum concentrations (1.2\u20134 \u03bcgm\u22123) in winter. Further, minimum concentrations (0.3\u20131.2 \u03bcgm\u22123) were observed in summer and similar concentrations in spring and fall. At suburban and urban background locations, similar diurnal pattern were observed with atmospheric BC concentration peaks (\u22481.8 \u03bcg m\u22123) in the morning (around 9 a.m.) and evening (7\u20139 p.m.) rush hours, whereas minimum concentrations were during late night hours (peak at 5 a.m.) and the afternoon hours (peak at 2 p.m.). The urban centre values show a similar morning pattern (peak at 9 a.m.; concentration - 2.5 \u03bcgm\u22123) in relation to background locations but only a slight decrease in concentration in the afternoon which remained above 2 \u03bcgm\u22123 till midnight. It is concluded that the higher flow of traffic at urban centre locations results in higher atmospheric BC concentrations throughout the day. Comparison of weekday and weekend daily averaged atmospheric BC showed maximum concentrations on Friday having minimum levels on Sunday. This study will help to refine the atmospheric BC emission over Europe and also provide inputs for climate change models, which in turn will help policy makers to reduce atmospheric BC emissions, globally.", "author" : [ { "dropping-particle" : "", "family" : "Singh", "given" : "Vikas", "non-dropping-particle" : "", "parse-names" : false, "suffix" : "" }, { "dropping-particle" : "", "family" : "Ravindra", "given" : "Khaiwal", "non-dropping-particle" : "", "parse-names" : false, "suffix" : "" }, { "dropping-particle" : "", "family" : "Sahu", "given" : "Lokesh", "non-dropping-particle" : "", "parse-names" : false, "suffix" : "" }, { "dropping-particle" : "", "family" : "Sokhi", "given" : "Ranjeet", "non-dropping-particle" : "", "parse-names" : false, "suffix" : "" } ], "container-title" : "Atmospheric Environment", "id" : "ITEM-1", "issued" : { "date-parts" : [ [ "2018" ] ] }, "page" : "148-157", "title" : "Trends of atmospheric black carbon concentration over United Kingdom", "translator" : [ { "dropping-particle" : "", "family" : "G3901", "given" : "", "non-dropping-particle" : "", "parse-names" : false, "suffix" : "" } ], "type" : "article-journal", "volume" : "178" }, "uris" : [ "http://www.mendeley.com/documents/?uuid=67caf894-2f97-4955-85fd-e59907eac47b" ] } ], "mendeley" : { "formattedCitation" : "(Singh et al., 2018)", "manualFormatting" : "Singh et al. (2018)", "plainTextFormattedCitation" : "(Singh et al., 2018)", "previouslyFormattedCitation" : "(Singh et al., 2018)" }, "properties" : { "noteIndex" : 0 }, "schema" : "https://github.com/citation-style-language/schema/raw/master/csl-citation.json" }</w:instrText>
            </w:r>
            <w:r w:rsidRPr="00784DF8">
              <w:rPr>
                <w:sz w:val="18"/>
                <w:szCs w:val="18"/>
                <w:lang w:bidi="ne-NP"/>
              </w:rPr>
              <w:fldChar w:fldCharType="separate"/>
            </w:r>
            <w:del w:id="2741" w:author="Robin Matthews" w:date="2021-07-08T15:58:00Z">
              <w:r w:rsidR="00CB33A1" w:rsidDel="00735548">
                <w:rPr>
                  <w:noProof/>
                  <w:sz w:val="18"/>
                  <w:szCs w:val="18"/>
                  <w:lang w:bidi="ne-NP"/>
                </w:rPr>
                <w:delText>(</w:delText>
              </w:r>
            </w:del>
            <w:r w:rsidR="00CB33A1">
              <w:rPr>
                <w:noProof/>
                <w:sz w:val="18"/>
                <w:szCs w:val="18"/>
                <w:lang w:bidi="ne-NP"/>
              </w:rPr>
              <w:t xml:space="preserve">Singh </w:t>
            </w:r>
            <w:del w:id="2742" w:author="Robin Matthews" w:date="2021-07-08T16:04:00Z">
              <w:r w:rsidR="00CB33A1" w:rsidDel="00FE3D06">
                <w:rPr>
                  <w:noProof/>
                  <w:sz w:val="18"/>
                  <w:szCs w:val="18"/>
                  <w:lang w:bidi="ne-NP"/>
                </w:rPr>
                <w:delText xml:space="preserve">et al., </w:delText>
              </w:r>
            </w:del>
            <w:ins w:id="2743" w:author="Robin Matthews" w:date="2021-07-08T16:04:00Z">
              <w:r w:rsidR="00FE3D06">
                <w:rPr>
                  <w:noProof/>
                  <w:sz w:val="18"/>
                  <w:szCs w:val="18"/>
                  <w:lang w:bidi="ne-NP"/>
                </w:rPr>
                <w:t>et al. (</w:t>
              </w:r>
            </w:ins>
            <w:r w:rsidR="00CB33A1">
              <w:rPr>
                <w:noProof/>
                <w:sz w:val="18"/>
                <w:szCs w:val="18"/>
                <w:lang w:bidi="ne-NP"/>
              </w:rPr>
              <w:t>2018)</w:t>
            </w:r>
            <w:r w:rsidRPr="00784DF8">
              <w:rPr>
                <w:sz w:val="18"/>
                <w:szCs w:val="18"/>
                <w:lang w:bidi="ne-NP"/>
              </w:rPr>
              <w:fldChar w:fldCharType="end"/>
            </w:r>
          </w:p>
        </w:tc>
      </w:tr>
      <w:tr w:rsidR="00AF2E59" w:rsidRPr="00D52DED" w14:paraId="7C331FEE" w14:textId="77777777" w:rsidTr="002F5D91">
        <w:trPr>
          <w:trHeight w:val="612"/>
          <w:jc w:val="center"/>
        </w:trPr>
        <w:tc>
          <w:tcPr>
            <w:tcW w:w="1368" w:type="dxa"/>
            <w:vMerge/>
            <w:tcBorders>
              <w:top w:val="nil"/>
              <w:left w:val="single" w:sz="8" w:space="0" w:color="auto"/>
              <w:bottom w:val="single" w:sz="8" w:space="0" w:color="000000"/>
              <w:right w:val="single" w:sz="4" w:space="0" w:color="auto"/>
            </w:tcBorders>
            <w:vAlign w:val="center"/>
            <w:hideMark/>
          </w:tcPr>
          <w:p w14:paraId="586B7E78" w14:textId="77777777" w:rsidR="00AF2E59" w:rsidRPr="00D52DED" w:rsidRDefault="00AF2E59" w:rsidP="00D5630D">
            <w:pPr>
              <w:rPr>
                <w:sz w:val="18"/>
                <w:szCs w:val="18"/>
                <w:lang w:bidi="ne-NP"/>
              </w:rPr>
            </w:pPr>
          </w:p>
        </w:tc>
        <w:tc>
          <w:tcPr>
            <w:tcW w:w="1440" w:type="dxa"/>
            <w:tcBorders>
              <w:top w:val="nil"/>
              <w:left w:val="nil"/>
              <w:bottom w:val="single" w:sz="4" w:space="0" w:color="auto"/>
              <w:right w:val="nil"/>
            </w:tcBorders>
            <w:vAlign w:val="center"/>
          </w:tcPr>
          <w:p w14:paraId="2EDFB895" w14:textId="5BD52CB6" w:rsidR="00AF2E59" w:rsidRPr="00D52DED" w:rsidRDefault="00AF2E59" w:rsidP="00D5630D">
            <w:pPr>
              <w:jc w:val="center"/>
              <w:rPr>
                <w:sz w:val="18"/>
                <w:szCs w:val="18"/>
                <w:lang w:bidi="ne-NP"/>
              </w:rPr>
            </w:pPr>
            <w:r w:rsidRPr="00D52DED">
              <w:rPr>
                <w:sz w:val="18"/>
                <w:szCs w:val="18"/>
                <w:lang w:bidi="ne-NP"/>
              </w:rPr>
              <w:t>2009</w:t>
            </w:r>
            <w:ins w:id="2744" w:author="Lucy Cowie" w:date="2021-07-27T16:40:00Z">
              <w:r w:rsidR="0038665E">
                <w:rPr>
                  <w:sz w:val="18"/>
                  <w:szCs w:val="18"/>
                  <w:lang w:bidi="ne-NP"/>
                </w:rPr>
                <w:t>–</w:t>
              </w:r>
            </w:ins>
            <w:del w:id="2745" w:author="Lucy Cowie" w:date="2021-07-27T16:40:00Z">
              <w:r w:rsidRPr="00D52DED" w:rsidDel="0038665E">
                <w:rPr>
                  <w:sz w:val="18"/>
                  <w:szCs w:val="18"/>
                  <w:lang w:bidi="ne-NP"/>
                </w:rPr>
                <w:delText>-</w:delText>
              </w:r>
            </w:del>
            <w:r w:rsidRPr="00D52DED">
              <w:rPr>
                <w:sz w:val="18"/>
                <w:szCs w:val="18"/>
                <w:lang w:bidi="ne-NP"/>
              </w:rPr>
              <w:t>2019</w:t>
            </w:r>
          </w:p>
        </w:tc>
        <w:tc>
          <w:tcPr>
            <w:tcW w:w="3060" w:type="dxa"/>
            <w:tcBorders>
              <w:top w:val="nil"/>
              <w:left w:val="single" w:sz="8" w:space="0" w:color="auto"/>
              <w:bottom w:val="single" w:sz="4" w:space="0" w:color="auto"/>
              <w:right w:val="single" w:sz="4" w:space="0" w:color="auto"/>
            </w:tcBorders>
            <w:shd w:val="clear" w:color="auto" w:fill="auto"/>
            <w:vAlign w:val="center"/>
            <w:hideMark/>
          </w:tcPr>
          <w:p w14:paraId="57B8F0B0" w14:textId="77777777" w:rsidR="00AF2E59" w:rsidRPr="00D52DED" w:rsidRDefault="00AF2E59" w:rsidP="00D5630D">
            <w:pPr>
              <w:jc w:val="center"/>
              <w:rPr>
                <w:sz w:val="18"/>
                <w:szCs w:val="18"/>
                <w:lang w:bidi="ne-NP"/>
              </w:rPr>
            </w:pPr>
            <w:r w:rsidRPr="00D52DED">
              <w:rPr>
                <w:sz w:val="18"/>
                <w:szCs w:val="18"/>
                <w:lang w:bidi="ne-NP"/>
              </w:rPr>
              <w:t>Japan (Fukue Island)</w:t>
            </w:r>
          </w:p>
          <w:p w14:paraId="6CF6717E" w14:textId="404A688F" w:rsidR="00AF2E59" w:rsidRPr="00D52DED" w:rsidRDefault="00AF2E59" w:rsidP="00D5630D">
            <w:pPr>
              <w:jc w:val="center"/>
              <w:rPr>
                <w:sz w:val="18"/>
                <w:szCs w:val="18"/>
                <w:lang w:bidi="ne-NP"/>
              </w:rPr>
            </w:pPr>
            <w:r w:rsidRPr="00D52DED">
              <w:rPr>
                <w:sz w:val="18"/>
                <w:szCs w:val="18"/>
                <w:lang w:bidi="ne-NP"/>
              </w:rPr>
              <w:t>−5.8 ± 1.5% yr</w:t>
            </w:r>
            <w:ins w:id="2746" w:author="Lucy Cowie" w:date="2021-07-27T16:45:00Z">
              <w:r w:rsidR="00FE15D8">
                <w:rPr>
                  <w:sz w:val="18"/>
                  <w:szCs w:val="18"/>
                  <w:vertAlign w:val="superscript"/>
                  <w:lang w:bidi="ne-NP"/>
                </w:rPr>
                <w:t>–</w:t>
              </w:r>
            </w:ins>
            <w:del w:id="2747" w:author="Lucy Cowie" w:date="2021-07-27T16:45:00Z">
              <w:r w:rsidRPr="00D52DED" w:rsidDel="00FE15D8">
                <w:rPr>
                  <w:sz w:val="18"/>
                  <w:szCs w:val="18"/>
                  <w:vertAlign w:val="superscript"/>
                  <w:lang w:bidi="ne-NP"/>
                </w:rPr>
                <w:delText>-</w:delText>
              </w:r>
            </w:del>
            <w:r w:rsidRPr="00D52DED">
              <w:rPr>
                <w:sz w:val="18"/>
                <w:szCs w:val="18"/>
                <w:vertAlign w:val="superscript"/>
                <w:lang w:bidi="ne-NP"/>
              </w:rPr>
              <w:t>1</w:t>
            </w:r>
          </w:p>
        </w:tc>
        <w:tc>
          <w:tcPr>
            <w:tcW w:w="2016" w:type="dxa"/>
            <w:tcBorders>
              <w:top w:val="nil"/>
              <w:left w:val="nil"/>
              <w:bottom w:val="single" w:sz="4" w:space="0" w:color="auto"/>
              <w:right w:val="single" w:sz="8" w:space="0" w:color="auto"/>
            </w:tcBorders>
            <w:shd w:val="clear" w:color="auto" w:fill="auto"/>
            <w:vAlign w:val="center"/>
            <w:hideMark/>
          </w:tcPr>
          <w:p w14:paraId="456CDBA5" w14:textId="77B6393B" w:rsidR="00AF2E59" w:rsidRPr="00D52DED" w:rsidRDefault="00AF2E59" w:rsidP="00D5630D">
            <w:pPr>
              <w:jc w:val="center"/>
              <w:rPr>
                <w:sz w:val="18"/>
                <w:szCs w:val="18"/>
                <w:lang w:bidi="ne-NP"/>
              </w:rPr>
            </w:pPr>
            <w:r w:rsidRPr="00784DF8">
              <w:rPr>
                <w:sz w:val="18"/>
                <w:szCs w:val="18"/>
                <w:lang w:bidi="ne-NP"/>
              </w:rPr>
              <w:fldChar w:fldCharType="begin" w:fldLock="1"/>
            </w:r>
            <w:r w:rsidR="00A75A09">
              <w:rPr>
                <w:sz w:val="18"/>
                <w:szCs w:val="18"/>
                <w:lang w:bidi="ne-NP"/>
              </w:rPr>
              <w:instrText>ADDIN CSL_CITATION { "citationItems" : [ { "id" : "ITEM-1", "itemData" : { "DOI" : "10.5194/acp-20-6339-2020", "ISSN" : "1680-7324", "author" : [ { "dropping-particle" : "", "family" : "Kanaya", "given" : "Yugo", "non-dropping-particle" : "", "parse-names" : false, "suffix" : "" }, { "dropping-particle" : "", "family" : "Yamaji", "given" : "Kazuyo", "non-dropping-particle" : "", "parse-names" : false, "suffix" : "" }, { "dropping-particle" : "", "family" : "Miyakawa", "given" : "Takuma", "non-dropping-particle" : "", "parse-names" : false, "suffix" : "" }, { "dropping-particle" : "", "family" : "Taketani", "given" : "Fumikazu", "non-dropping-particle" : "", "parse-names" : false, "suffix" : "" }, { "dropping-particle" : "", "family" : "Zhu", "given" : "Chunmao", "non-dropping-particle" : "", "parse-names" : false, "suffix" : "" }, { "dropping-particle" : "", "family" : "Choi", "given" : "Yongjoo", "non-dropping-particle" : "", "parse-names" : false, "suffix" : "" }, { "dropping-particle" : "", "family" : "Komazaki", "given" : "Yuichi", "non-dropping-particle" : "", "parse-names" : false, "suffix" : "" }, { "dropping-particle" : "", "family" : "Ikeda", "given" : "Kohei", "non-dropping-particle" : "", "parse-names" : false, "suffix" : "" }, { "dropping-particle" : "", "family" : "Kondo", "given" : "Yutaka", "non-dropping-particle" : "", "parse-names" : false, "suffix" : "" }, { "dropping-particle" : "", "family" : "Klimont", "given" : "Zbigniew", "non-dropping-particle" : "", "parse-names" : false, "suffix" : "" } ], "container-title" : "Atmospheric Chemistry and Physics", "id" : "ITEM-1", "issue" : "11", "issued" : { "date-parts" : [ [ "2020", "6", "5" ] ] }, "page" : "6339-6356", "title" : "Rapid reduction in black carbon emissions from China: evidence from 2009\u20132019 observations on Fukue Island, Japan", "translator" : [ { "dropping-particle" : "", "family" : "G3972", "given" : "", "non-dropping-particle" : "", "parse-names" : false, "suffix" : "" } ], "type" : "article-journal", "volume" : "20" }, "uris" : [ "http://www.mendeley.com/documents/?uuid=eea6863e-b348-42a0-b850-c16c72a4bd6c", "http://www.mendeley.com/documents/?uuid=99d3f00b-7a66-4ce4-9f03-5c6ae7352742" ] } ], "mendeley" : { "formattedCitation" : "(Kanaya et al., 2020)", "manualFormatting" : "Kanaya et al. (2020)", "plainTextFormattedCitation" : "(Kanaya et al., 2020)", "previouslyFormattedCitation" : "(Kanaya et al., 2020)" }, "properties" : { "noteIndex" : 0 }, "schema" : "https://github.com/citation-style-language/schema/raw/master/csl-citation.json" }</w:instrText>
            </w:r>
            <w:r w:rsidRPr="00784DF8">
              <w:rPr>
                <w:sz w:val="18"/>
                <w:szCs w:val="18"/>
                <w:lang w:bidi="ne-NP"/>
              </w:rPr>
              <w:fldChar w:fldCharType="separate"/>
            </w:r>
            <w:del w:id="2748" w:author="Robin Matthews" w:date="2021-07-08T15:58:00Z">
              <w:r w:rsidR="00CB33A1" w:rsidDel="00735548">
                <w:rPr>
                  <w:noProof/>
                  <w:sz w:val="18"/>
                  <w:szCs w:val="18"/>
                  <w:lang w:bidi="ne-NP"/>
                </w:rPr>
                <w:delText>(</w:delText>
              </w:r>
            </w:del>
            <w:r w:rsidR="00CB33A1">
              <w:rPr>
                <w:noProof/>
                <w:sz w:val="18"/>
                <w:szCs w:val="18"/>
                <w:lang w:bidi="ne-NP"/>
              </w:rPr>
              <w:t xml:space="preserve">Kanaya </w:t>
            </w:r>
            <w:del w:id="2749" w:author="Robin Matthews" w:date="2021-07-08T16:04:00Z">
              <w:r w:rsidR="00CB33A1" w:rsidDel="00FE3D06">
                <w:rPr>
                  <w:noProof/>
                  <w:sz w:val="18"/>
                  <w:szCs w:val="18"/>
                  <w:lang w:bidi="ne-NP"/>
                </w:rPr>
                <w:delText xml:space="preserve">et al., </w:delText>
              </w:r>
            </w:del>
            <w:ins w:id="2750" w:author="Robin Matthews" w:date="2021-07-08T16:04:00Z">
              <w:r w:rsidR="00FE3D06">
                <w:rPr>
                  <w:noProof/>
                  <w:sz w:val="18"/>
                  <w:szCs w:val="18"/>
                  <w:lang w:bidi="ne-NP"/>
                </w:rPr>
                <w:t>et al. (</w:t>
              </w:r>
            </w:ins>
            <w:r w:rsidR="00CB33A1">
              <w:rPr>
                <w:noProof/>
                <w:sz w:val="18"/>
                <w:szCs w:val="18"/>
                <w:lang w:bidi="ne-NP"/>
              </w:rPr>
              <w:t>2020)</w:t>
            </w:r>
            <w:r w:rsidRPr="00784DF8">
              <w:rPr>
                <w:sz w:val="18"/>
                <w:szCs w:val="18"/>
                <w:lang w:bidi="ne-NP"/>
              </w:rPr>
              <w:fldChar w:fldCharType="end"/>
            </w:r>
          </w:p>
        </w:tc>
      </w:tr>
      <w:tr w:rsidR="00AF2E59" w:rsidRPr="00DA7F98" w14:paraId="05E767E9" w14:textId="77777777" w:rsidTr="002F5D91">
        <w:trPr>
          <w:trHeight w:val="624"/>
          <w:jc w:val="center"/>
        </w:trPr>
        <w:tc>
          <w:tcPr>
            <w:tcW w:w="1368" w:type="dxa"/>
            <w:vMerge/>
            <w:tcBorders>
              <w:top w:val="nil"/>
              <w:left w:val="single" w:sz="8" w:space="0" w:color="auto"/>
              <w:bottom w:val="single" w:sz="8" w:space="0" w:color="000000"/>
              <w:right w:val="single" w:sz="4" w:space="0" w:color="auto"/>
            </w:tcBorders>
            <w:vAlign w:val="center"/>
            <w:hideMark/>
          </w:tcPr>
          <w:p w14:paraId="505CE93E" w14:textId="77777777" w:rsidR="00AF2E59" w:rsidRPr="00D52DED" w:rsidRDefault="00AF2E59" w:rsidP="00D5630D">
            <w:pPr>
              <w:rPr>
                <w:sz w:val="18"/>
                <w:szCs w:val="18"/>
                <w:lang w:bidi="ne-NP"/>
              </w:rPr>
            </w:pPr>
          </w:p>
        </w:tc>
        <w:tc>
          <w:tcPr>
            <w:tcW w:w="1440" w:type="dxa"/>
            <w:tcBorders>
              <w:top w:val="nil"/>
              <w:left w:val="nil"/>
              <w:bottom w:val="single" w:sz="8" w:space="0" w:color="auto"/>
              <w:right w:val="nil"/>
            </w:tcBorders>
            <w:vAlign w:val="center"/>
          </w:tcPr>
          <w:p w14:paraId="176CCC10" w14:textId="0BF2AB5E" w:rsidR="00AF2E59" w:rsidRPr="00D52DED" w:rsidRDefault="00AF2E59" w:rsidP="00D5630D">
            <w:pPr>
              <w:jc w:val="center"/>
              <w:rPr>
                <w:sz w:val="18"/>
                <w:szCs w:val="18"/>
                <w:lang w:bidi="ne-NP"/>
              </w:rPr>
            </w:pPr>
            <w:r w:rsidRPr="00D52DED">
              <w:rPr>
                <w:sz w:val="18"/>
                <w:szCs w:val="18"/>
                <w:lang w:bidi="ne-NP"/>
              </w:rPr>
              <w:t>2009</w:t>
            </w:r>
            <w:ins w:id="2751" w:author="Lucy Cowie" w:date="2021-07-27T16:40:00Z">
              <w:r w:rsidR="0038665E">
                <w:rPr>
                  <w:sz w:val="18"/>
                  <w:szCs w:val="18"/>
                  <w:lang w:bidi="ne-NP"/>
                </w:rPr>
                <w:t>–</w:t>
              </w:r>
            </w:ins>
            <w:del w:id="2752" w:author="Lucy Cowie" w:date="2021-07-27T16:40:00Z">
              <w:r w:rsidRPr="00D52DED" w:rsidDel="0038665E">
                <w:rPr>
                  <w:sz w:val="18"/>
                  <w:szCs w:val="18"/>
                  <w:lang w:bidi="ne-NP"/>
                </w:rPr>
                <w:delText>-</w:delText>
              </w:r>
            </w:del>
            <w:r w:rsidRPr="00D52DED">
              <w:rPr>
                <w:sz w:val="18"/>
                <w:szCs w:val="18"/>
                <w:lang w:bidi="ne-NP"/>
              </w:rPr>
              <w:t>2015</w:t>
            </w:r>
          </w:p>
        </w:tc>
        <w:tc>
          <w:tcPr>
            <w:tcW w:w="3060" w:type="dxa"/>
            <w:tcBorders>
              <w:top w:val="nil"/>
              <w:left w:val="single" w:sz="8" w:space="0" w:color="auto"/>
              <w:bottom w:val="single" w:sz="8" w:space="0" w:color="auto"/>
              <w:right w:val="single" w:sz="4" w:space="0" w:color="auto"/>
            </w:tcBorders>
            <w:shd w:val="clear" w:color="auto" w:fill="auto"/>
            <w:vAlign w:val="center"/>
            <w:hideMark/>
          </w:tcPr>
          <w:p w14:paraId="43DD41CD" w14:textId="77777777" w:rsidR="00AF2E59" w:rsidRPr="00326917" w:rsidRDefault="00AF2E59" w:rsidP="00D5630D">
            <w:pPr>
              <w:jc w:val="center"/>
              <w:rPr>
                <w:sz w:val="18"/>
                <w:szCs w:val="18"/>
                <w:lang w:val="en-US" w:bidi="ne-NP"/>
              </w:rPr>
            </w:pPr>
            <w:r w:rsidRPr="00326917">
              <w:rPr>
                <w:sz w:val="18"/>
                <w:szCs w:val="18"/>
                <w:lang w:val="en-US" w:bidi="ne-NP"/>
              </w:rPr>
              <w:t>India (Darjeeling mountain site)</w:t>
            </w:r>
          </w:p>
          <w:p w14:paraId="1A3233F6" w14:textId="7E096423" w:rsidR="00AF2E59" w:rsidRPr="00326917" w:rsidRDefault="00AF2E59" w:rsidP="00D5630D">
            <w:pPr>
              <w:jc w:val="center"/>
              <w:rPr>
                <w:sz w:val="18"/>
                <w:szCs w:val="18"/>
                <w:lang w:val="en-US" w:bidi="ne-NP"/>
              </w:rPr>
            </w:pPr>
            <w:r w:rsidRPr="00326917">
              <w:rPr>
                <w:sz w:val="18"/>
                <w:szCs w:val="18"/>
                <w:lang w:val="en-US" w:bidi="ne-NP"/>
              </w:rPr>
              <w:t>−5% yr</w:t>
            </w:r>
            <w:ins w:id="2753" w:author="Lucy Cowie" w:date="2021-07-27T16:45:00Z">
              <w:r w:rsidR="00FE15D8">
                <w:rPr>
                  <w:sz w:val="18"/>
                  <w:szCs w:val="18"/>
                  <w:vertAlign w:val="superscript"/>
                  <w:lang w:bidi="ne-NP"/>
                </w:rPr>
                <w:t>–</w:t>
              </w:r>
            </w:ins>
            <w:del w:id="2754" w:author="Lucy Cowie" w:date="2021-07-27T16:45:00Z">
              <w:r w:rsidRPr="00326917" w:rsidDel="00FE15D8">
                <w:rPr>
                  <w:sz w:val="18"/>
                  <w:szCs w:val="18"/>
                  <w:vertAlign w:val="superscript"/>
                  <w:lang w:val="en-US" w:bidi="ne-NP"/>
                </w:rPr>
                <w:delText>-</w:delText>
              </w:r>
            </w:del>
            <w:r w:rsidRPr="00326917">
              <w:rPr>
                <w:sz w:val="18"/>
                <w:szCs w:val="18"/>
                <w:vertAlign w:val="superscript"/>
                <w:lang w:val="en-US" w:bidi="ne-NP"/>
              </w:rPr>
              <w:t>1</w:t>
            </w:r>
          </w:p>
        </w:tc>
        <w:tc>
          <w:tcPr>
            <w:tcW w:w="2016" w:type="dxa"/>
            <w:tcBorders>
              <w:top w:val="nil"/>
              <w:left w:val="nil"/>
              <w:bottom w:val="single" w:sz="8" w:space="0" w:color="auto"/>
              <w:right w:val="single" w:sz="8" w:space="0" w:color="auto"/>
            </w:tcBorders>
            <w:shd w:val="clear" w:color="auto" w:fill="auto"/>
            <w:vAlign w:val="center"/>
            <w:hideMark/>
          </w:tcPr>
          <w:p w14:paraId="130019B8" w14:textId="7742EF05" w:rsidR="00AF2E59" w:rsidRPr="00326917" w:rsidRDefault="00AF2E59" w:rsidP="00D5630D">
            <w:pPr>
              <w:jc w:val="center"/>
              <w:rPr>
                <w:sz w:val="18"/>
                <w:szCs w:val="18"/>
                <w:lang w:val="en-US" w:bidi="ne-NP"/>
              </w:rPr>
            </w:pPr>
            <w:r w:rsidRPr="00784DF8">
              <w:rPr>
                <w:sz w:val="18"/>
                <w:szCs w:val="18"/>
                <w:lang w:bidi="ne-NP"/>
              </w:rPr>
              <w:fldChar w:fldCharType="begin" w:fldLock="1"/>
            </w:r>
            <w:r w:rsidR="00A75A09">
              <w:rPr>
                <w:sz w:val="18"/>
                <w:szCs w:val="18"/>
                <w:lang w:bidi="ne-NP"/>
              </w:rPr>
              <w:instrText>ADDIN CSL_CITATION { "citationItems" : [ { "id" : "ITEM-1", "itemData" : { "DOI" : "10.1016/j.scitotenv.2018.11.367", "ISSN" : "18791026", "abstract" : "A first-ever long-term (2009\u20132015) study on the fine particulate matter (PM 2.5 ) and black carbon (BC) aerosol were conducted over Himalaya in order to investigate the characteristics, temporal variations and the important factors regulating the long-term trend. The study was conducted over a high altitude station, Darjeeling (27\u00b001\u2032N, 88\u00b015\u2032E, 2200 m asl) representing a typical high altitude urban atmosphere at eastern Himalaya in India. The average concentrations of PM 2.5 and BC over a period of seven years were 25.2 \u00b1 5.6 \u03bcg m \u22123 (ranging between 2.2 and 220.4 \u03bcg m \u22123 ) and 3.4 \u00b1 0.7 \u03bcg m \u22123 (0.4 to 15.6 \u03bcg m \u22123 ) respectively. We observed decreasing trends in both PM 2.5 (49% at a rate of 170 ng m \u22123 month \u22121 ) and BC (34% at the rate of 20 ng m \u22123 month \u22121 ) mass concentration over this region from 2009 to 2015. We extensively studied the impact of micrometeorological parameters on the long-term trend in PM 2.5 and BC through the correlation analysis. The significant changes in boundary layer dynamics over this region played a major role in the decreasing trend of aerosols. The concentration weighted trajectory analysis revealed that the important contributory long-distant source regions for PM 2.5 and BC over eastern Himalaya were Indo Gangetic Plane and Nepal. The contributions from these regions were found to be decreased significantly from 2009 to 2015. Investigations on the fire counts associated with the forest fire, and open burning activities through the satellite observations revealed that the decreasing trend in PM 2.5 and BC over eastern Himalaya is well correlated to the decreasing trend in the fire counts over IGP and Nepal. We also explored that the changes and up gradation of the domestic fuel at the Indo Gangetic Plane regions in recent years not only improved the regional air quality but also affected the atmospheric environment over the eastern part of Himalaya.", "author" : [ { "dropping-particle" : "", "family" : "Sarkar", "given" : "Chirantan", "non-dropping-particle" : "", "parse-names" : false, "suffix" : "" }, { "dropping-particle" : "", "family" : "Roy", "given" : "Arindam", "non-dropping-particle" : "", "parse-names" : false, "suffix" : "" }, { "dropping-particle" : "", "family" : "Chatterjee", "given" : "Abhijit", "non-dropping-particle" : "", "parse-names" : false, "suffix" : "" }, { "dropping-particle" : "", "family" : "Ghosh", "given" : "Sanjay K.", "non-dropping-particle" : "", "parse-names" : false, "suffix" : "" }, { "dropping-particle" : "", "family" : "Raha", "given" : "Sibaji", "non-dropping-particle" : "", "parse-names" : false, "suffix" : "" } ], "container-title" : "Science of the Total Environment", "id" : "ITEM-1", "issued" : { "date-parts" : [ [ "2019" ] ] }, "page" : "280-296", "title" : "Factors controlling the long-term (2009\u20132015) trend of PM 2.5 and black carbon aerosols at eastern Himalaya, India", "translator" : [ { "dropping-particle" : "", "family" : "G3974", "given" : "", "non-dropping-particle" : "", "parse-names" : false, "suffix" : "" } ], "type" : "article-journal", "volume" : "656" }, "uris" : [ "http://www.mendeley.com/documents/?uuid=ce7bfb31-1387-42a6-a6ab-4025f8f16512", "http://www.mendeley.com/documents/?uuid=a9234814-8520-4aac-ba5b-1af2f8cc8e0c" ] } ], "mendeley" : { "formattedCitation" : "(Sarkar et al., 2019)", "manualFormatting" : "Sarkar et al. (2019)", "plainTextFormattedCitation" : "(Sarkar et al., 2019)", "previouslyFormattedCitation" : "(Sarkar et al., 2019)" }, "properties" : { "noteIndex" : 0 }, "schema" : "https://github.com/citation-style-language/schema/raw/master/csl-citation.json" }</w:instrText>
            </w:r>
            <w:r w:rsidRPr="00784DF8">
              <w:rPr>
                <w:sz w:val="18"/>
                <w:szCs w:val="18"/>
                <w:lang w:bidi="ne-NP"/>
              </w:rPr>
              <w:fldChar w:fldCharType="separate"/>
            </w:r>
            <w:del w:id="2755" w:author="Robin Matthews" w:date="2021-07-08T15:58:00Z">
              <w:r w:rsidR="00CB33A1" w:rsidDel="00735548">
                <w:rPr>
                  <w:noProof/>
                  <w:sz w:val="18"/>
                  <w:szCs w:val="18"/>
                  <w:lang w:val="en-US" w:bidi="ne-NP"/>
                </w:rPr>
                <w:delText>(</w:delText>
              </w:r>
            </w:del>
            <w:r w:rsidR="00CB33A1">
              <w:rPr>
                <w:noProof/>
                <w:sz w:val="18"/>
                <w:szCs w:val="18"/>
                <w:lang w:val="en-US" w:bidi="ne-NP"/>
              </w:rPr>
              <w:t xml:space="preserve">Sarkar </w:t>
            </w:r>
            <w:del w:id="2756" w:author="Robin Matthews" w:date="2021-07-08T16:04:00Z">
              <w:r w:rsidR="00CB33A1" w:rsidDel="00FE3D06">
                <w:rPr>
                  <w:noProof/>
                  <w:sz w:val="18"/>
                  <w:szCs w:val="18"/>
                  <w:lang w:val="en-US" w:bidi="ne-NP"/>
                </w:rPr>
                <w:delText xml:space="preserve">et al., </w:delText>
              </w:r>
            </w:del>
            <w:ins w:id="2757" w:author="Robin Matthews" w:date="2021-07-08T16:04:00Z">
              <w:r w:rsidR="00FE3D06">
                <w:rPr>
                  <w:noProof/>
                  <w:sz w:val="18"/>
                  <w:szCs w:val="18"/>
                  <w:lang w:val="en-US" w:bidi="ne-NP"/>
                </w:rPr>
                <w:t>et al. (</w:t>
              </w:r>
            </w:ins>
            <w:r w:rsidR="00CB33A1">
              <w:rPr>
                <w:noProof/>
                <w:sz w:val="18"/>
                <w:szCs w:val="18"/>
                <w:lang w:val="en-US" w:bidi="ne-NP"/>
              </w:rPr>
              <w:t>2019)</w:t>
            </w:r>
            <w:r w:rsidRPr="00784DF8">
              <w:rPr>
                <w:sz w:val="18"/>
                <w:szCs w:val="18"/>
                <w:lang w:bidi="ne-NP"/>
              </w:rPr>
              <w:fldChar w:fldCharType="end"/>
            </w:r>
          </w:p>
        </w:tc>
      </w:tr>
      <w:tr w:rsidR="00AF2E59" w:rsidRPr="00DA7F98" w14:paraId="48D88D13" w14:textId="77777777" w:rsidTr="002F5D91">
        <w:trPr>
          <w:trHeight w:val="862"/>
          <w:jc w:val="center"/>
        </w:trPr>
        <w:tc>
          <w:tcPr>
            <w:tcW w:w="1368" w:type="dxa"/>
            <w:tcBorders>
              <w:top w:val="nil"/>
              <w:left w:val="single" w:sz="8" w:space="0" w:color="auto"/>
              <w:bottom w:val="nil"/>
              <w:right w:val="single" w:sz="4" w:space="0" w:color="auto"/>
            </w:tcBorders>
            <w:shd w:val="clear" w:color="auto" w:fill="auto"/>
            <w:vAlign w:val="center"/>
            <w:hideMark/>
          </w:tcPr>
          <w:p w14:paraId="198A14BD" w14:textId="77777777" w:rsidR="00AF2E59" w:rsidRPr="00326917" w:rsidRDefault="00AF2E59" w:rsidP="00D5630D">
            <w:pPr>
              <w:jc w:val="center"/>
              <w:rPr>
                <w:sz w:val="18"/>
                <w:szCs w:val="18"/>
                <w:lang w:val="en-US" w:bidi="ne-NP"/>
              </w:rPr>
            </w:pPr>
            <w:r w:rsidRPr="00326917">
              <w:rPr>
                <w:sz w:val="18"/>
                <w:szCs w:val="18"/>
                <w:lang w:val="en-US" w:bidi="ne-NP"/>
              </w:rPr>
              <w:t>OA</w:t>
            </w:r>
          </w:p>
        </w:tc>
        <w:tc>
          <w:tcPr>
            <w:tcW w:w="1440" w:type="dxa"/>
            <w:tcBorders>
              <w:top w:val="nil"/>
              <w:left w:val="nil"/>
              <w:bottom w:val="nil"/>
              <w:right w:val="nil"/>
            </w:tcBorders>
            <w:vAlign w:val="center"/>
          </w:tcPr>
          <w:p w14:paraId="614A47E3" w14:textId="25C5D66F" w:rsidR="00AF2E59" w:rsidRPr="00326917" w:rsidRDefault="00AF2E59" w:rsidP="00D5630D">
            <w:pPr>
              <w:jc w:val="center"/>
              <w:rPr>
                <w:sz w:val="18"/>
                <w:szCs w:val="18"/>
                <w:lang w:val="en-US" w:bidi="ne-NP"/>
              </w:rPr>
            </w:pPr>
            <w:r w:rsidRPr="00326917">
              <w:rPr>
                <w:sz w:val="18"/>
                <w:szCs w:val="18"/>
                <w:lang w:val="en-US" w:bidi="ne-NP"/>
              </w:rPr>
              <w:t>2001</w:t>
            </w:r>
            <w:ins w:id="2758" w:author="Lucy Cowie" w:date="2021-07-27T16:40:00Z">
              <w:r w:rsidR="0038665E">
                <w:rPr>
                  <w:sz w:val="18"/>
                  <w:szCs w:val="18"/>
                  <w:lang w:bidi="ne-NP"/>
                </w:rPr>
                <w:t>–</w:t>
              </w:r>
            </w:ins>
            <w:del w:id="2759" w:author="Lucy Cowie" w:date="2021-07-27T16:40:00Z">
              <w:r w:rsidRPr="00326917" w:rsidDel="0038665E">
                <w:rPr>
                  <w:sz w:val="18"/>
                  <w:szCs w:val="18"/>
                  <w:lang w:val="en-US" w:bidi="ne-NP"/>
                </w:rPr>
                <w:delText>-</w:delText>
              </w:r>
            </w:del>
            <w:r w:rsidRPr="00326917">
              <w:rPr>
                <w:sz w:val="18"/>
                <w:szCs w:val="18"/>
                <w:lang w:val="en-US" w:bidi="ne-NP"/>
              </w:rPr>
              <w:t>2015</w:t>
            </w:r>
          </w:p>
        </w:tc>
        <w:tc>
          <w:tcPr>
            <w:tcW w:w="3060" w:type="dxa"/>
            <w:tcBorders>
              <w:top w:val="nil"/>
              <w:left w:val="single" w:sz="8" w:space="0" w:color="auto"/>
              <w:bottom w:val="nil"/>
              <w:right w:val="single" w:sz="4" w:space="0" w:color="auto"/>
            </w:tcBorders>
            <w:shd w:val="clear" w:color="auto" w:fill="auto"/>
            <w:vAlign w:val="center"/>
            <w:hideMark/>
          </w:tcPr>
          <w:p w14:paraId="79B4B643" w14:textId="77777777" w:rsidR="00AF2E59" w:rsidRPr="00326917" w:rsidRDefault="00AF2E59" w:rsidP="00D5630D">
            <w:pPr>
              <w:jc w:val="center"/>
              <w:rPr>
                <w:sz w:val="18"/>
                <w:szCs w:val="18"/>
                <w:lang w:val="en-US" w:bidi="ne-NP"/>
              </w:rPr>
            </w:pPr>
            <w:r w:rsidRPr="00326917">
              <w:rPr>
                <w:sz w:val="18"/>
                <w:szCs w:val="18"/>
                <w:lang w:val="en-US" w:bidi="ne-NP"/>
              </w:rPr>
              <w:t>USA (IMPROVE sites east of 100°W)</w:t>
            </w:r>
          </w:p>
          <w:p w14:paraId="24C130A3" w14:textId="15FBB9AB" w:rsidR="00AF2E59" w:rsidRPr="00326917" w:rsidRDefault="00AF2E59" w:rsidP="00D5630D">
            <w:pPr>
              <w:jc w:val="center"/>
              <w:rPr>
                <w:sz w:val="18"/>
                <w:szCs w:val="18"/>
                <w:lang w:val="en-US" w:bidi="ne-NP"/>
              </w:rPr>
            </w:pPr>
            <w:r w:rsidRPr="00326917">
              <w:rPr>
                <w:sz w:val="18"/>
                <w:szCs w:val="18"/>
                <w:lang w:val="en-US" w:bidi="ne-NP"/>
              </w:rPr>
              <w:t>−2% yr</w:t>
            </w:r>
            <w:ins w:id="2760" w:author="Lucy Cowie" w:date="2021-07-27T16:45:00Z">
              <w:r w:rsidR="00FE15D8">
                <w:rPr>
                  <w:sz w:val="18"/>
                  <w:szCs w:val="18"/>
                  <w:vertAlign w:val="superscript"/>
                  <w:lang w:bidi="ne-NP"/>
                </w:rPr>
                <w:t>–</w:t>
              </w:r>
            </w:ins>
            <w:del w:id="2761" w:author="Lucy Cowie" w:date="2021-07-27T16:45:00Z">
              <w:r w:rsidRPr="00326917" w:rsidDel="00FE15D8">
                <w:rPr>
                  <w:sz w:val="18"/>
                  <w:szCs w:val="18"/>
                  <w:vertAlign w:val="superscript"/>
                  <w:lang w:val="en-US" w:bidi="ne-NP"/>
                </w:rPr>
                <w:delText>-</w:delText>
              </w:r>
            </w:del>
            <w:r w:rsidRPr="00326917">
              <w:rPr>
                <w:sz w:val="18"/>
                <w:szCs w:val="18"/>
                <w:vertAlign w:val="superscript"/>
                <w:lang w:val="en-US" w:bidi="ne-NP"/>
              </w:rPr>
              <w:t>1</w:t>
            </w:r>
          </w:p>
        </w:tc>
        <w:tc>
          <w:tcPr>
            <w:tcW w:w="2016" w:type="dxa"/>
            <w:tcBorders>
              <w:top w:val="nil"/>
              <w:left w:val="nil"/>
              <w:bottom w:val="nil"/>
              <w:right w:val="single" w:sz="8" w:space="0" w:color="auto"/>
            </w:tcBorders>
            <w:shd w:val="clear" w:color="auto" w:fill="auto"/>
            <w:vAlign w:val="center"/>
            <w:hideMark/>
          </w:tcPr>
          <w:p w14:paraId="2273A047" w14:textId="74E81BAB" w:rsidR="00AF2E59" w:rsidRPr="00326917" w:rsidRDefault="00AF2E59" w:rsidP="00D5630D">
            <w:pPr>
              <w:jc w:val="center"/>
              <w:rPr>
                <w:sz w:val="18"/>
                <w:szCs w:val="18"/>
                <w:lang w:val="en-US" w:bidi="ne-NP"/>
              </w:rPr>
            </w:pPr>
            <w:r w:rsidRPr="00784DF8">
              <w:rPr>
                <w:sz w:val="18"/>
                <w:szCs w:val="18"/>
                <w:lang w:bidi="ne-NP"/>
              </w:rPr>
              <w:fldChar w:fldCharType="begin" w:fldLock="1"/>
            </w:r>
            <w:r w:rsidR="00A75A09">
              <w:rPr>
                <w:sz w:val="18"/>
                <w:szCs w:val="18"/>
                <w:lang w:val="en-US" w:bidi="ne-NP"/>
              </w:rPr>
              <w:instrText>ADDIN CSL_CITATION { "citationItems" : [ { "id" : "ITEM-1", "itemData" : { "DOI" : "10.1002/2017JD026865", "ISSN" : "21698996", "abstract" : "Recent modeling and field studies have highlighted a relationship between sulfate concentrations and secondarily formed organic aerosols related to isoprene and other volatile biogenic gaseous emissions. The relationship between these biogenic emissions and sulfate is thought to be primarily associated with the effect of sulfate on aerosol acidity, increased aerosol water at high relative humidities, and aerosol volume. The Interagency Monitoring of Protected Visual Environments (IMPROVE) program provides aerosol concentration levels of sulfate (SO4) and organic carbon (OC) at 136 monitoring sites in rural and remote areas of the United States over time periods of between 15 and 28\u00a0years. This data set allows for an examination of relationships between these variables over time and space. The relative decreases in SO4 and OC were similar over most of the eastern United States, even though concentrations varied dramatically from one region to another. The analysis implied that for every unit decrease in SO4 there was about a 0.29 decrease in organic aerosol mass (OA = 1.8 \u00d7 OC). This translated to a 2\u00a0\u03bcg/m3 decrease in biogenically derived secondary organic aerosol over 15\u00a0years in the southeastern United States. The analysis further implied that 35% and 27% in 2001 and 2015, respectively, of average total OA may be biogenically derived secondary organic aerosols and that there was a small but significant decrease in OA not linked to changes in SO4 concentrations. The analysis yields a constraint on ambient SO4\u2013OC relationships that should help to refine and improve regional-scale chemical transport models.", "author" : [ { "dropping-particle" : "", "family" : "Malm", "given" : "William C.", "non-dropping-particle" : "", "parse-names" : false, "suffix" : "" }, { "dropping-particle" : "", "family" : "Schichtel", "given" : "Bret A.", "non-dropping-particle" : "", "parse-names" : false, "suffix" : "" }, { "dropping-particle" : "", "family" : "Hand", "given" : "Jenny L.", "non-dropping-particle" : "", "parse-names" : false, "suffix" : "" }, { "dropping-particle" : "", "family" : "Collett", "given" : "Jeffrey L.", "non-dropping-particle" : "", "parse-names" : false, "suffix" : "" } ], "container-title" : "Journal of Geophysical Research: Atmospheres", "id" : "ITEM-1", "issued" : { "date-parts" : [ [ "2017" ] ] }, "title" : "Concurrent Temporal and Spatial Trends in Sulfate and Organic Mass Concentrations Measured in the IMPROVE Monitoring Program", "translator" : [ { "dropping-particle" : "", "family" : "G5110", "given" : "", "non-dropping-particle" : "", "parse-names" : false, "suffix" : "" } ], "type" : "article-journal" }, "uris" : [ "http://www.mendeley.com/documents/?uuid=97ecfa0e-3303-4e10-957e-b62e0055461a", "http://www.mendeley.com/documents/?uuid=9d562fac-50aa-4cc7-ac72-49820315254f", "http://www.mendeley.com/documents/?uuid=7f77c285-fed1-493f-885e-4759982df792" ] } ], "mendeley" : { "formattedCitation" : "(Malm et al., 2017)", "manualFormatting" : "Malm et al. (2017)", "plainTextFormattedCitation" : "(Malm et al., 2017)", "previouslyFormattedCitation" : "(Malm et al., 2017)" }, "properties" : { "noteIndex" : 0 }, "schema" : "https://github.com/citation-style-language/schema/raw/master/csl-citation.json" }</w:instrText>
            </w:r>
            <w:r w:rsidRPr="00784DF8">
              <w:rPr>
                <w:sz w:val="18"/>
                <w:szCs w:val="18"/>
                <w:lang w:bidi="ne-NP"/>
              </w:rPr>
              <w:fldChar w:fldCharType="separate"/>
            </w:r>
            <w:del w:id="2762" w:author="Robin Matthews" w:date="2021-07-08T15:58:00Z">
              <w:r w:rsidR="00CB33A1" w:rsidDel="00735548">
                <w:rPr>
                  <w:noProof/>
                  <w:sz w:val="18"/>
                  <w:szCs w:val="18"/>
                  <w:lang w:val="en-US" w:bidi="ne-NP"/>
                </w:rPr>
                <w:delText>(</w:delText>
              </w:r>
            </w:del>
            <w:r w:rsidR="00CB33A1">
              <w:rPr>
                <w:noProof/>
                <w:sz w:val="18"/>
                <w:szCs w:val="18"/>
                <w:lang w:val="en-US" w:bidi="ne-NP"/>
              </w:rPr>
              <w:t xml:space="preserve">Malm </w:t>
            </w:r>
            <w:del w:id="2763" w:author="Robin Matthews" w:date="2021-07-08T16:04:00Z">
              <w:r w:rsidR="00CB33A1" w:rsidDel="00FE3D06">
                <w:rPr>
                  <w:noProof/>
                  <w:sz w:val="18"/>
                  <w:szCs w:val="18"/>
                  <w:lang w:val="en-US" w:bidi="ne-NP"/>
                </w:rPr>
                <w:delText xml:space="preserve">et al., </w:delText>
              </w:r>
            </w:del>
            <w:ins w:id="2764" w:author="Robin Matthews" w:date="2021-07-08T16:04:00Z">
              <w:r w:rsidR="00FE3D06">
                <w:rPr>
                  <w:noProof/>
                  <w:sz w:val="18"/>
                  <w:szCs w:val="18"/>
                  <w:lang w:val="en-US" w:bidi="ne-NP"/>
                </w:rPr>
                <w:t>et al. (</w:t>
              </w:r>
            </w:ins>
            <w:r w:rsidR="00CB33A1">
              <w:rPr>
                <w:noProof/>
                <w:sz w:val="18"/>
                <w:szCs w:val="18"/>
                <w:lang w:val="en-US" w:bidi="ne-NP"/>
              </w:rPr>
              <w:t>2017)</w:t>
            </w:r>
            <w:r w:rsidRPr="00784DF8">
              <w:rPr>
                <w:sz w:val="18"/>
                <w:szCs w:val="18"/>
                <w:lang w:bidi="ne-NP"/>
              </w:rPr>
              <w:fldChar w:fldCharType="end"/>
            </w:r>
          </w:p>
        </w:tc>
      </w:tr>
      <w:tr w:rsidR="00AF2E59" w:rsidRPr="00D52DED" w14:paraId="22D1D1B1" w14:textId="77777777" w:rsidTr="002F5D91">
        <w:trPr>
          <w:trHeight w:val="842"/>
          <w:jc w:val="center"/>
        </w:trPr>
        <w:tc>
          <w:tcPr>
            <w:tcW w:w="1368" w:type="dxa"/>
            <w:vMerge w:val="restart"/>
            <w:tcBorders>
              <w:top w:val="single" w:sz="8" w:space="0" w:color="auto"/>
              <w:left w:val="single" w:sz="8" w:space="0" w:color="auto"/>
              <w:right w:val="single" w:sz="4" w:space="0" w:color="auto"/>
            </w:tcBorders>
            <w:shd w:val="clear" w:color="auto" w:fill="auto"/>
            <w:vAlign w:val="center"/>
            <w:hideMark/>
          </w:tcPr>
          <w:p w14:paraId="36A8DE1B" w14:textId="676A1AD3" w:rsidR="00AF2E59" w:rsidRPr="00326917" w:rsidRDefault="00AF2E59" w:rsidP="00D5630D">
            <w:pPr>
              <w:jc w:val="center"/>
              <w:rPr>
                <w:sz w:val="18"/>
                <w:szCs w:val="18"/>
                <w:lang w:val="en-US" w:bidi="ne-NP"/>
              </w:rPr>
            </w:pPr>
            <w:r w:rsidRPr="00326917">
              <w:rPr>
                <w:sz w:val="18"/>
                <w:szCs w:val="18"/>
                <w:lang w:val="en-US" w:bidi="ne-NP"/>
              </w:rPr>
              <w:t>Total C</w:t>
            </w:r>
            <w:r w:rsidR="00484ED3" w:rsidRPr="00326917">
              <w:rPr>
                <w:sz w:val="18"/>
                <w:szCs w:val="18"/>
                <w:lang w:val="en-US" w:bidi="ne-NP"/>
              </w:rPr>
              <w:t>arbon (EC</w:t>
            </w:r>
            <w:ins w:id="2765" w:author="Lucy Cowie" w:date="2021-07-27T16:41:00Z">
              <w:r w:rsidR="0038665E">
                <w:rPr>
                  <w:sz w:val="18"/>
                  <w:szCs w:val="18"/>
                  <w:lang w:val="en-US" w:bidi="ne-NP"/>
                </w:rPr>
                <w:t xml:space="preserve"> </w:t>
              </w:r>
            </w:ins>
            <w:r w:rsidR="00484ED3" w:rsidRPr="00326917">
              <w:rPr>
                <w:sz w:val="18"/>
                <w:szCs w:val="18"/>
                <w:lang w:val="en-US" w:bidi="ne-NP"/>
              </w:rPr>
              <w:t>+</w:t>
            </w:r>
            <w:ins w:id="2766" w:author="Lucy Cowie" w:date="2021-07-27T16:41:00Z">
              <w:r w:rsidR="0038665E">
                <w:rPr>
                  <w:sz w:val="18"/>
                  <w:szCs w:val="18"/>
                  <w:lang w:val="en-US" w:bidi="ne-NP"/>
                </w:rPr>
                <w:t xml:space="preserve"> </w:t>
              </w:r>
            </w:ins>
            <w:r w:rsidR="00484ED3" w:rsidRPr="00326917">
              <w:rPr>
                <w:sz w:val="18"/>
                <w:szCs w:val="18"/>
                <w:lang w:val="en-US" w:bidi="ne-NP"/>
              </w:rPr>
              <w:t>OC)</w:t>
            </w:r>
            <w:r w:rsidRPr="00326917">
              <w:rPr>
                <w:sz w:val="18"/>
                <w:szCs w:val="18"/>
                <w:lang w:val="en-US" w:bidi="ne-NP"/>
              </w:rPr>
              <w:t xml:space="preserve"> </w:t>
            </w:r>
          </w:p>
        </w:tc>
        <w:tc>
          <w:tcPr>
            <w:tcW w:w="1440" w:type="dxa"/>
            <w:tcBorders>
              <w:top w:val="single" w:sz="8" w:space="0" w:color="auto"/>
              <w:left w:val="nil"/>
              <w:bottom w:val="single" w:sz="8" w:space="0" w:color="auto"/>
              <w:right w:val="nil"/>
            </w:tcBorders>
            <w:vAlign w:val="center"/>
          </w:tcPr>
          <w:p w14:paraId="075D813D" w14:textId="28C4C3A5" w:rsidR="00AF2E59" w:rsidRPr="00326917" w:rsidRDefault="00AF2E59" w:rsidP="00D5630D">
            <w:pPr>
              <w:jc w:val="center"/>
              <w:rPr>
                <w:sz w:val="18"/>
                <w:szCs w:val="18"/>
                <w:lang w:val="en-US" w:bidi="ne-NP"/>
              </w:rPr>
            </w:pPr>
            <w:r w:rsidRPr="00326917">
              <w:rPr>
                <w:sz w:val="18"/>
                <w:szCs w:val="18"/>
                <w:lang w:val="en-US" w:bidi="ne-NP"/>
              </w:rPr>
              <w:t>1990</w:t>
            </w:r>
            <w:ins w:id="2767" w:author="Lucy Cowie" w:date="2021-07-27T16:40:00Z">
              <w:r w:rsidR="0038665E">
                <w:rPr>
                  <w:sz w:val="18"/>
                  <w:szCs w:val="18"/>
                  <w:lang w:bidi="ne-NP"/>
                </w:rPr>
                <w:t>–</w:t>
              </w:r>
            </w:ins>
            <w:del w:id="2768" w:author="Lucy Cowie" w:date="2021-07-27T16:40:00Z">
              <w:r w:rsidRPr="00326917" w:rsidDel="0038665E">
                <w:rPr>
                  <w:sz w:val="18"/>
                  <w:szCs w:val="18"/>
                  <w:lang w:val="en-US" w:bidi="ne-NP"/>
                </w:rPr>
                <w:delText>-</w:delText>
              </w:r>
            </w:del>
            <w:r w:rsidRPr="00326917">
              <w:rPr>
                <w:sz w:val="18"/>
                <w:szCs w:val="18"/>
                <w:lang w:val="en-US" w:bidi="ne-NP"/>
              </w:rPr>
              <w:t>2010</w:t>
            </w:r>
          </w:p>
        </w:tc>
        <w:tc>
          <w:tcPr>
            <w:tcW w:w="3060" w:type="dxa"/>
            <w:tcBorders>
              <w:top w:val="single" w:sz="8" w:space="0" w:color="auto"/>
              <w:left w:val="single" w:sz="8" w:space="0" w:color="auto"/>
              <w:bottom w:val="single" w:sz="8" w:space="0" w:color="auto"/>
              <w:right w:val="single" w:sz="4" w:space="0" w:color="auto"/>
            </w:tcBorders>
            <w:shd w:val="clear" w:color="auto" w:fill="auto"/>
            <w:vAlign w:val="center"/>
            <w:hideMark/>
          </w:tcPr>
          <w:p w14:paraId="2933A2F4" w14:textId="77777777" w:rsidR="00AF2E59" w:rsidRPr="00326917" w:rsidRDefault="00AF2E59" w:rsidP="00D5630D">
            <w:pPr>
              <w:jc w:val="center"/>
              <w:rPr>
                <w:sz w:val="18"/>
                <w:szCs w:val="18"/>
                <w:lang w:val="en-US" w:bidi="ne-NP"/>
              </w:rPr>
            </w:pPr>
            <w:r w:rsidRPr="00326917">
              <w:rPr>
                <w:sz w:val="18"/>
                <w:szCs w:val="18"/>
                <w:lang w:val="en-US" w:bidi="ne-NP"/>
              </w:rPr>
              <w:t>USA (IMPROVE sites)</w:t>
            </w:r>
          </w:p>
          <w:p w14:paraId="3CFF4168" w14:textId="34EBF72B" w:rsidR="00AF2E59" w:rsidRPr="00326917" w:rsidRDefault="00AF2E59" w:rsidP="00D5630D">
            <w:pPr>
              <w:jc w:val="center"/>
              <w:rPr>
                <w:sz w:val="18"/>
                <w:szCs w:val="18"/>
                <w:lang w:val="en-US" w:bidi="ne-NP"/>
              </w:rPr>
            </w:pPr>
            <w:r w:rsidRPr="00326917">
              <w:rPr>
                <w:sz w:val="18"/>
                <w:szCs w:val="18"/>
                <w:lang w:val="en-US" w:bidi="ne-NP"/>
              </w:rPr>
              <w:t>Western USA: −4 to −5% yr</w:t>
            </w:r>
            <w:ins w:id="2769" w:author="Lucy Cowie" w:date="2021-07-27T16:45:00Z">
              <w:r w:rsidR="00FE15D8">
                <w:rPr>
                  <w:sz w:val="18"/>
                  <w:szCs w:val="18"/>
                  <w:vertAlign w:val="superscript"/>
                  <w:lang w:bidi="ne-NP"/>
                </w:rPr>
                <w:t>–</w:t>
              </w:r>
            </w:ins>
            <w:del w:id="2770" w:author="Lucy Cowie" w:date="2021-07-27T16:45:00Z">
              <w:r w:rsidRPr="00326917" w:rsidDel="00FE15D8">
                <w:rPr>
                  <w:sz w:val="18"/>
                  <w:szCs w:val="18"/>
                  <w:vertAlign w:val="superscript"/>
                  <w:lang w:val="en-US" w:bidi="ne-NP"/>
                </w:rPr>
                <w:delText>-</w:delText>
              </w:r>
            </w:del>
            <w:r w:rsidRPr="00326917">
              <w:rPr>
                <w:sz w:val="18"/>
                <w:szCs w:val="18"/>
                <w:vertAlign w:val="superscript"/>
                <w:lang w:val="en-US" w:bidi="ne-NP"/>
              </w:rPr>
              <w:t>1</w:t>
            </w:r>
          </w:p>
          <w:p w14:paraId="277D19A9" w14:textId="36A24B26" w:rsidR="00AF2E59" w:rsidRPr="00326917" w:rsidRDefault="00AF2E59" w:rsidP="00D5630D">
            <w:pPr>
              <w:jc w:val="center"/>
              <w:rPr>
                <w:sz w:val="18"/>
                <w:szCs w:val="18"/>
                <w:lang w:val="en-US" w:bidi="ne-NP"/>
              </w:rPr>
            </w:pPr>
            <w:r w:rsidRPr="00326917">
              <w:rPr>
                <w:sz w:val="18"/>
                <w:szCs w:val="18"/>
                <w:lang w:val="en-US" w:bidi="ne-NP"/>
              </w:rPr>
              <w:t>Eastern USA: −1 to −2% yr</w:t>
            </w:r>
            <w:del w:id="2771" w:author="Ian Blenkinsop" w:date="2021-07-29T12:05:00Z">
              <w:r w:rsidRPr="00326917" w:rsidDel="00636221">
                <w:rPr>
                  <w:sz w:val="18"/>
                  <w:szCs w:val="18"/>
                  <w:vertAlign w:val="superscript"/>
                  <w:lang w:val="en-US" w:bidi="ne-NP"/>
                </w:rPr>
                <w:delText>-</w:delText>
              </w:r>
            </w:del>
            <w:ins w:id="2772" w:author="Ian Blenkinsop" w:date="2021-07-29T12:05:00Z">
              <w:r w:rsidR="00636221">
                <w:rPr>
                  <w:sz w:val="18"/>
                  <w:szCs w:val="18"/>
                  <w:vertAlign w:val="superscript"/>
                  <w:lang w:val="en-US" w:bidi="ne-NP"/>
                </w:rPr>
                <w:t>–</w:t>
              </w:r>
            </w:ins>
            <w:r w:rsidRPr="00326917">
              <w:rPr>
                <w:sz w:val="18"/>
                <w:szCs w:val="18"/>
                <w:vertAlign w:val="superscript"/>
                <w:lang w:val="en-US" w:bidi="ne-NP"/>
              </w:rPr>
              <w:t>1</w:t>
            </w:r>
          </w:p>
        </w:tc>
        <w:tc>
          <w:tcPr>
            <w:tcW w:w="2016" w:type="dxa"/>
            <w:tcBorders>
              <w:top w:val="single" w:sz="8" w:space="0" w:color="auto"/>
              <w:left w:val="nil"/>
              <w:bottom w:val="single" w:sz="8" w:space="0" w:color="auto"/>
              <w:right w:val="single" w:sz="8" w:space="0" w:color="auto"/>
            </w:tcBorders>
            <w:shd w:val="clear" w:color="auto" w:fill="auto"/>
            <w:vAlign w:val="center"/>
            <w:hideMark/>
          </w:tcPr>
          <w:p w14:paraId="054E2AEF" w14:textId="78821AB6" w:rsidR="00AF2E59" w:rsidRPr="00D52DED" w:rsidRDefault="00AF2E59" w:rsidP="00D5630D">
            <w:pPr>
              <w:jc w:val="center"/>
              <w:rPr>
                <w:sz w:val="18"/>
                <w:szCs w:val="18"/>
                <w:lang w:bidi="ne-NP"/>
              </w:rPr>
            </w:pPr>
            <w:r w:rsidRPr="00784DF8">
              <w:rPr>
                <w:sz w:val="18"/>
                <w:szCs w:val="18"/>
                <w:lang w:bidi="ne-NP"/>
              </w:rPr>
              <w:fldChar w:fldCharType="begin" w:fldLock="1"/>
            </w:r>
            <w:r w:rsidR="00A75A09">
              <w:rPr>
                <w:sz w:val="18"/>
                <w:szCs w:val="18"/>
                <w:lang w:val="en-US" w:bidi="ne-NP"/>
              </w:rPr>
              <w:instrText>ADDIN CSL_CITATION { "citationItems" : [ { "id" : "ITEM-1", "itemData" : { "DOI" : "10.1155/2013/367674", "ISSN" : "1687-9309", "abstract" : "The rural/remote IMPROVE network (Interagency Monitoring of Protected Visual Environments) and the Environmental Protection Agency's urban Chemical Speciation Network have measured PM 2.5 organic (OC) and elemental carbon (EC) since 1989 and 2000, respectively. We aggregated OC and EC data from 2007 to 2010 at over 300 sites from both networks in order to characterize the spatial and seasonal patterns in rural and urban carbonaceous aerosols. The spatial extent of OC and EC was more regional in the eastern United States relative to more localized concentrations in the West. The highest urban impacts of OC and EC relative to background concentrations occurred in the West during fall and winter. Urban and rural carbonaceous aerosols experienced a large (although opposite) range in seasonality in the West compared to a much lower seasonal variability in the East. Long-term (1990\u20132010) trend analyses indicated a widespread decrease in rural TC (TC = OC + EC) across the country, with positive, though insignificant, trends in the summer and fall in the West. Short-term trends indicated that urban and rural TC concentrations have both decreased since 2000, with the strongest and more spatially homogeneous urban and rural trends in the West relative to the East.", "author" : [ { "dropping-particle" : "", "family" : "Hand", "given" : "J. L.", "non-dropping-particle" : "", "parse-names" : false, "suffix" : "" }, { "dropping-particle" : "", "family" : "Schichtel", "given" : "B. A.", "non-dropping-particle" : "", "parse-names" : false, "suffix" : "" }, { "dropping-particle" : "", "family" : "Malm", "given" : "W. C.", "non-dropping-particle" : "", "parse-names" : false, "suffix" : "" }, { "dropping-particle" : "", "family" : "Frank", "given" : "N. H.", "non-dropping-particle" : "", "parse-names" : false, "suffix" : "" } ], "container-title" : "Advances in Meteorology", "id" : "ITEM-1", "issued" : { "date-parts" : [ [ "2013" ] ] }, "page" : "1-13", "title" : "Spatial and Temporal Trends in PM2.5 Organic and Elemental Carbon across the United States", "translator" : [ { "dropping-particle" : "", "family" : "G3906", "given" : "", "non-dropping-particle" : "", "parse-names" : false, "suffix" : "" } ], "type" : "article-journal", "volume" : "2013" }, "uris" : [ "http://www.mendeley.com/documents/?uuid=36731323-a435-4dc9-966e-86633e32baa7", "http://www.mendeley.com/documents/?uuid=3148265c-cd74-4ee5-87a4-720eeddf030e" ] } ], "mendeley" : { "formattedCitation" : "(Hand et al., 2013)", "manualFormatting" : "Hand et al. (2013)", "plainTextFormattedCitation" : "(Hand et al., 2013)", "previouslyFormattedCitation" : "(Hand et al., 2013)" }, "properties" : { "noteIndex" : 0 }, "schema" : "https://github.com/citation-style-language/schema/raw/master/csl-citation.json" }</w:instrText>
            </w:r>
            <w:r w:rsidRPr="00784DF8">
              <w:rPr>
                <w:sz w:val="18"/>
                <w:szCs w:val="18"/>
                <w:lang w:bidi="ne-NP"/>
              </w:rPr>
              <w:fldChar w:fldCharType="separate"/>
            </w:r>
            <w:del w:id="2773" w:author="Robin Matthews" w:date="2021-07-08T15:58:00Z">
              <w:r w:rsidR="00CB33A1" w:rsidDel="00735548">
                <w:rPr>
                  <w:noProof/>
                  <w:sz w:val="18"/>
                  <w:szCs w:val="18"/>
                  <w:lang w:bidi="ne-NP"/>
                </w:rPr>
                <w:delText>(</w:delText>
              </w:r>
            </w:del>
            <w:r w:rsidR="00CB33A1">
              <w:rPr>
                <w:noProof/>
                <w:sz w:val="18"/>
                <w:szCs w:val="18"/>
                <w:lang w:bidi="ne-NP"/>
              </w:rPr>
              <w:t xml:space="preserve">Hand </w:t>
            </w:r>
            <w:del w:id="2774" w:author="Robin Matthews" w:date="2021-07-08T16:04:00Z">
              <w:r w:rsidR="00CB33A1" w:rsidDel="00FE3D06">
                <w:rPr>
                  <w:noProof/>
                  <w:sz w:val="18"/>
                  <w:szCs w:val="18"/>
                  <w:lang w:bidi="ne-NP"/>
                </w:rPr>
                <w:delText xml:space="preserve">et al., </w:delText>
              </w:r>
            </w:del>
            <w:ins w:id="2775" w:author="Robin Matthews" w:date="2021-07-08T16:04:00Z">
              <w:r w:rsidR="00FE3D06">
                <w:rPr>
                  <w:noProof/>
                  <w:sz w:val="18"/>
                  <w:szCs w:val="18"/>
                  <w:lang w:bidi="ne-NP"/>
                </w:rPr>
                <w:t>et al. (</w:t>
              </w:r>
            </w:ins>
            <w:r w:rsidR="00CB33A1">
              <w:rPr>
                <w:noProof/>
                <w:sz w:val="18"/>
                <w:szCs w:val="18"/>
                <w:lang w:bidi="ne-NP"/>
              </w:rPr>
              <w:t>2013)</w:t>
            </w:r>
            <w:r w:rsidRPr="00784DF8">
              <w:rPr>
                <w:sz w:val="18"/>
                <w:szCs w:val="18"/>
                <w:lang w:bidi="ne-NP"/>
              </w:rPr>
              <w:fldChar w:fldCharType="end"/>
            </w:r>
          </w:p>
        </w:tc>
      </w:tr>
      <w:tr w:rsidR="00AF2E59" w:rsidRPr="00DA7F98" w14:paraId="79C10D3D" w14:textId="77777777" w:rsidTr="002F5D91">
        <w:trPr>
          <w:trHeight w:val="842"/>
          <w:jc w:val="center"/>
        </w:trPr>
        <w:tc>
          <w:tcPr>
            <w:tcW w:w="1368" w:type="dxa"/>
            <w:vMerge/>
            <w:tcBorders>
              <w:left w:val="single" w:sz="8" w:space="0" w:color="auto"/>
              <w:bottom w:val="single" w:sz="8" w:space="0" w:color="auto"/>
              <w:right w:val="single" w:sz="4" w:space="0" w:color="auto"/>
            </w:tcBorders>
            <w:shd w:val="clear" w:color="auto" w:fill="auto"/>
            <w:vAlign w:val="center"/>
          </w:tcPr>
          <w:p w14:paraId="666635FC" w14:textId="77777777" w:rsidR="00AF2E59" w:rsidRPr="00D52DED" w:rsidRDefault="00AF2E59" w:rsidP="00D5630D">
            <w:pPr>
              <w:jc w:val="center"/>
              <w:rPr>
                <w:sz w:val="18"/>
                <w:szCs w:val="18"/>
                <w:lang w:bidi="ne-NP"/>
              </w:rPr>
            </w:pPr>
          </w:p>
        </w:tc>
        <w:tc>
          <w:tcPr>
            <w:tcW w:w="1440" w:type="dxa"/>
            <w:tcBorders>
              <w:top w:val="single" w:sz="8" w:space="0" w:color="auto"/>
              <w:left w:val="nil"/>
              <w:bottom w:val="single" w:sz="8" w:space="0" w:color="auto"/>
              <w:right w:val="nil"/>
            </w:tcBorders>
            <w:vAlign w:val="center"/>
          </w:tcPr>
          <w:p w14:paraId="7A31F7B5" w14:textId="72CEFA3C" w:rsidR="00AF2E59" w:rsidRPr="00D52DED" w:rsidRDefault="00AF2E59" w:rsidP="00D5630D">
            <w:pPr>
              <w:jc w:val="center"/>
              <w:rPr>
                <w:sz w:val="18"/>
                <w:szCs w:val="18"/>
                <w:lang w:bidi="ne-NP"/>
              </w:rPr>
            </w:pPr>
            <w:r w:rsidRPr="00D52DED">
              <w:rPr>
                <w:sz w:val="18"/>
                <w:szCs w:val="18"/>
                <w:lang w:bidi="ne-NP"/>
              </w:rPr>
              <w:t>2002</w:t>
            </w:r>
            <w:ins w:id="2776" w:author="Lucy Cowie" w:date="2021-07-27T16:40:00Z">
              <w:r w:rsidR="0038665E">
                <w:rPr>
                  <w:sz w:val="18"/>
                  <w:szCs w:val="18"/>
                  <w:lang w:bidi="ne-NP"/>
                </w:rPr>
                <w:t>–</w:t>
              </w:r>
            </w:ins>
            <w:del w:id="2777" w:author="Lucy Cowie" w:date="2021-07-27T16:40:00Z">
              <w:r w:rsidRPr="00D52DED" w:rsidDel="0038665E">
                <w:rPr>
                  <w:sz w:val="18"/>
                  <w:szCs w:val="18"/>
                  <w:lang w:bidi="ne-NP"/>
                </w:rPr>
                <w:delText>-</w:delText>
              </w:r>
            </w:del>
            <w:r w:rsidRPr="00D52DED">
              <w:rPr>
                <w:sz w:val="18"/>
                <w:szCs w:val="18"/>
                <w:lang w:bidi="ne-NP"/>
              </w:rPr>
              <w:t>2010</w:t>
            </w:r>
          </w:p>
        </w:tc>
        <w:tc>
          <w:tcPr>
            <w:tcW w:w="3060" w:type="dxa"/>
            <w:tcBorders>
              <w:top w:val="single" w:sz="8" w:space="0" w:color="auto"/>
              <w:left w:val="single" w:sz="8" w:space="0" w:color="auto"/>
              <w:bottom w:val="single" w:sz="8" w:space="0" w:color="auto"/>
              <w:right w:val="single" w:sz="4" w:space="0" w:color="auto"/>
            </w:tcBorders>
            <w:shd w:val="clear" w:color="auto" w:fill="auto"/>
            <w:vAlign w:val="center"/>
          </w:tcPr>
          <w:p w14:paraId="69F8E1EC" w14:textId="77777777" w:rsidR="00AF2E59" w:rsidRPr="00326917" w:rsidRDefault="00AF2E59" w:rsidP="00D5630D">
            <w:pPr>
              <w:jc w:val="center"/>
              <w:rPr>
                <w:sz w:val="18"/>
                <w:szCs w:val="18"/>
                <w:lang w:val="en-US" w:bidi="ne-NP"/>
              </w:rPr>
            </w:pPr>
            <w:r w:rsidRPr="00326917">
              <w:rPr>
                <w:sz w:val="18"/>
                <w:szCs w:val="18"/>
                <w:lang w:val="en-US" w:bidi="ne-NP"/>
              </w:rPr>
              <w:t>Spain (Montseny rural site)</w:t>
            </w:r>
          </w:p>
          <w:p w14:paraId="0C000EA7" w14:textId="070A5E1E" w:rsidR="00AF2E59" w:rsidRPr="00326917" w:rsidRDefault="00AF2E59" w:rsidP="00D5630D">
            <w:pPr>
              <w:jc w:val="center"/>
              <w:rPr>
                <w:sz w:val="18"/>
                <w:szCs w:val="18"/>
                <w:lang w:val="en-US" w:bidi="ne-NP"/>
              </w:rPr>
            </w:pPr>
            <w:r w:rsidRPr="00326917">
              <w:rPr>
                <w:sz w:val="18"/>
                <w:szCs w:val="18"/>
                <w:lang w:val="en-US" w:bidi="ne-NP"/>
              </w:rPr>
              <w:t>−5% yr</w:t>
            </w:r>
            <w:ins w:id="2778" w:author="Lucy Cowie" w:date="2021-07-27T16:45:00Z">
              <w:r w:rsidR="00FE15D8">
                <w:rPr>
                  <w:sz w:val="18"/>
                  <w:szCs w:val="18"/>
                  <w:vertAlign w:val="superscript"/>
                  <w:lang w:bidi="ne-NP"/>
                </w:rPr>
                <w:t>–</w:t>
              </w:r>
            </w:ins>
            <w:del w:id="2779" w:author="Lucy Cowie" w:date="2021-07-27T16:45:00Z">
              <w:r w:rsidRPr="00326917" w:rsidDel="00FE15D8">
                <w:rPr>
                  <w:sz w:val="18"/>
                  <w:szCs w:val="18"/>
                  <w:vertAlign w:val="superscript"/>
                  <w:lang w:val="en-US" w:bidi="ne-NP"/>
                </w:rPr>
                <w:delText>-</w:delText>
              </w:r>
            </w:del>
            <w:r w:rsidRPr="00326917">
              <w:rPr>
                <w:sz w:val="18"/>
                <w:szCs w:val="18"/>
                <w:vertAlign w:val="superscript"/>
                <w:lang w:val="en-US" w:bidi="ne-NP"/>
              </w:rPr>
              <w:t>1</w:t>
            </w:r>
          </w:p>
        </w:tc>
        <w:tc>
          <w:tcPr>
            <w:tcW w:w="2016" w:type="dxa"/>
            <w:tcBorders>
              <w:top w:val="single" w:sz="8" w:space="0" w:color="auto"/>
              <w:left w:val="nil"/>
              <w:bottom w:val="single" w:sz="8" w:space="0" w:color="auto"/>
              <w:right w:val="single" w:sz="8" w:space="0" w:color="auto"/>
            </w:tcBorders>
            <w:shd w:val="clear" w:color="auto" w:fill="auto"/>
            <w:vAlign w:val="center"/>
          </w:tcPr>
          <w:p w14:paraId="793ED011" w14:textId="5D0DD126" w:rsidR="00AF2E59" w:rsidRPr="00326917" w:rsidRDefault="00AF2E59" w:rsidP="00D5630D">
            <w:pPr>
              <w:jc w:val="center"/>
              <w:rPr>
                <w:sz w:val="18"/>
                <w:szCs w:val="18"/>
                <w:lang w:val="en-US" w:bidi="ne-NP"/>
              </w:rPr>
            </w:pPr>
            <w:r w:rsidRPr="00784DF8">
              <w:rPr>
                <w:sz w:val="18"/>
                <w:szCs w:val="18"/>
                <w:lang w:bidi="ne-NP"/>
              </w:rPr>
              <w:fldChar w:fldCharType="begin" w:fldLock="1"/>
            </w:r>
            <w:r w:rsidR="00A75A09">
              <w:rPr>
                <w:sz w:val="18"/>
                <w:szCs w:val="18"/>
                <w:lang w:bidi="ne-NP"/>
              </w:rPr>
              <w:instrText>ADDIN CSL_CITATION { "citationItems" : [ { "id" : "ITEM-1", "itemData" : { "DOI" : "10.5194/acp-13-6185-2013", "ISSN" : "16807316", "abstract" : "We interpret here the variability of levels of carbonaceous aerosols based on a 12 yr database from 78 monitoring stations across Spain specially compiled for this article. Data did not evidence any spatial trends of carbonaceous aerosols across the country. Conversely, results show marked differences in average concentrations from the cleanest, most remote sites (around 1 \u03bcg m-3 of non-mineral carbon (nmC), mostly made of organic carbon (OC) with very little elemental carbon (EC), around 0.1 \u03bcg m-3; OC/EC Combining double low line 12-15), to the highly polluted major cities (8-10 \u03bcg m-3 of nmC; 3-4 \u03bcg m-3 of EC; 4-5 \u03bcg m-3 of OC; OC/EC Combining double low line 1-2). Thus, urban (and very specific industrial) pollution was found to markedly increase levels of carbonaceous aerosols in Spain, with much lower impact of biomass burning and of biogenic emissions. Correlations between yearly averaged OC/EC and EC concentrations adjust very well to a potential equation (OC Combining double low line 3.37 EC0.326, R2 Combining double low line 0.8). A similar equation is obtained when including average concentrations obtained at other European sites (OC Combining double low line 3.60EC0.491, R2 Combining double low line 0.7). A clear seasonal variability in OC and EC concentrations was detected. Both OC and EC concentrations were higher during winter at the traffic and urban sites, but OC increased during the warmer months at the rural sites. Hourly equivalent black carbon (EBC) concentrations at urban sites accurately depict road traffic contributions, varying with distance from road, traffic volume and density, mixing-layer height and wind speed. Weekday urban rush-hour EBC peaks are mimicked by concentrations of primary gaseous emissions from road traffic, whereas a single midday peak is characteristic of remote and rural sites. Decreasing annual trends for carbonaceous aerosols were observed between 1999 and 2011 at a large number of stations, probably reflecting the impact of the EURO4 and EURO5 standards in reducing the diesel PM emissions. This has resulted in some cases in an increasing trend for NO2/(OC+ EC) ratios as these standards have been much less effective for the abatement of NOx exhaust emissions in passenger diesel cars. This study concludes that EC, EBC, and especially nmC and OC+ EC are very good candidates for new air quality standards since they cover both emission impact and health-related issues. \u00a9 2013 Author(s).", "author" : [ { "dropping-particle" : "", "family" : "Querol", "given" : "X.", "non-dropping-particle" : "", "parse-names" : false, "suffix" : "" }, { "dropping-particle" : "", "family" : "Alastuey", "given" : "A.", "non-dropping-particle" : "", "parse-names" : false, "suffix" : "" }, { "dropping-particle" : "", "family" : "Viana", "given" : "M.", "non-dropping-particle" : "", "parse-names" : false, "suffix" : "" }, { "dropping-particle" : "", "family" : "Moreno", "given" : "T.", "non-dropping-particle" : "", "parse-names" : false, "suffix" : "" }, { "dropping-particle" : "", "family" : "Reche", "given" : "C.", "non-dropping-particle" : "", "parse-names" : false, "suffix" : "" }, { "dropping-particle" : "", "family" : "Minguill\u00f3n", "given" : "M. C.", "non-dropping-particle" : "", "parse-names" : false, "suffix" : "" }, { "dropping-particle" : "", "family" : "Ripoll", "given" : "A.", "non-dropping-particle" : "", "parse-names" : false, "suffix" : "" }, { "dropping-particle" : "", "family" : "Pandolfi", "given" : "M.", "non-dropping-particle" : "", "parse-names" : false, "suffix" : "" }, { "dropping-particle" : "", "family" : "Amato", "given" : "F.", "non-dropping-particle" : "", "parse-names" : false, "suffix" : "" }, { "dropping-particle" : "", "family" : "Karanasiou", "given" : "A.", "non-dropping-particle" : "", "parse-names" : false, "suffix" : "" }, { "dropping-particle" : "", "family" : "P\u00e9rez", "given" : "N.", "non-dropping-particle" : "", "parse-names" : false, "suffix" : "" }, { "dropping-particle" : "", "family" : "Pey", "given" : "J.", "non-dropping-particle" : "", "parse-names" : false, "suffix" : "" }, { "dropping-particle" : "", "family" : "Cusack", "given" : "M.", "non-dropping-particle" : "", "parse-names" : false, "suffix" : "" }, { "dropping-particle" : "", "family" : "V\u00e1zquez", "given" : "R.", "non-dropping-particle" : "", "parse-names" : false, "suffix" : "" }, { "dropping-particle" : "", "family" : "Plana", "given" : "F.", "non-dropping-particle" : "", "parse-names" : false, "suffix" : "" }, { "dropping-particle" : "", "family" : "Dall'Osto", "given" : "M.", "non-dropping-particle" : "", "parse-names" : false, "suffix" : "" }, { "dropping-particle" : "", "family" : "La Rosa", "given" : "J.", "non-dropping-particle" : "De", "parse-names" : false, "suffix" : "" }, { "dropping-particle" : "", "family" : "S\u00e1nchez De La Campa", "given" : "A.", "non-dropping-particle" : "", "parse-names" : false, "suffix" : "" }, { "dropping-particle" : "", "family" : "Fern\u00e1ndez-Camacho", "given" : "R.", "non-dropping-particle" : "", "parse-names" : false, "suffix" : "" }, { "dropping-particle" : "", "family" : "Rodr\u00edguez", "given" : "S.", "non-dropping-particle" : "", "parse-names" : false, "suffix" : "" }, { "dropping-particle" : "", "family" : "Pio", "given" : "C.", "non-dropping-particle" : "", "parse-names" : false, "suffix" : "" }, { "dropping-particle" : "", "family" : "Alados-Arboledas", "given" : "L.", "non-dropping-particle" : "", "parse-names" : false, "suffix" : "" }, { "dropping-particle" : "", "family" : "Titos", "given" : "G.", "non-dropping-particle" : "", "parse-names" : false, "suffix" : "" }, { "dropping-particle" : "", "family" : "Art\u00ed\u00f1ano", "given" : "B.", "non-dropping-particle" : "", "parse-names" : false, "suffix" : "" }, { "dropping-particle" : "", "family" : "Salvador", "given" : "P.", "non-dropping-particle" : "", "parse-names" : false, "suffix" : "" }, { "dropping-particle" : "", "family" : "Garc\u00eda Dos Santos", "given" : "S.", "non-dropping-particle" : "", "parse-names" : false, "suffix" : "" }, { "dropping-particle" : "", "family" : "Fern\u00e1ndez Patier", "given" : "R.", "non-dropping-particle" : "", "parse-names" : false, "suffix" : "" } ], "container-title" : "Atmospheric Chemistry and Physics", "id" : "ITEM-1", "issue" : "13", "issued" : { "date-parts" : [ [ "2013" ] ] }, "page" : "6185-6206", "title" : "Variability of carbonaceous aerosols in remote, rural, urban and industrial environments in Spain: Implications for air quality policy", "translator" : [ { "dropping-particle" : "", "family" : "G3880", "given" : "", "non-dropping-particle" : "", "parse-names" : false, "suffix" : "" } ], "type" : "article-journal", "volume" : "13" }, "uris" : [ "http://www.mendeley.com/documents/?uuid=2583617f-0a2d-430d-9de4-99a082a69ccf", "http://www.mendeley.com/documents/?uuid=c7c393b5-27f6-4584-b22d-be40482ffb6b" ] } ], "mendeley" : { "formattedCitation" : "(Querol et al., 2013)", "manualFormatting" : "Querol et al. (2013)", "plainTextFormattedCitation" : "(Querol et al., 2013)", "previouslyFormattedCitation" : "(Querol et al., 2013)" }, "properties" : { "noteIndex" : 0 }, "schema" : "https://github.com/citation-style-language/schema/raw/master/csl-citation.json" }</w:instrText>
            </w:r>
            <w:r w:rsidRPr="00784DF8">
              <w:rPr>
                <w:sz w:val="18"/>
                <w:szCs w:val="18"/>
                <w:lang w:bidi="ne-NP"/>
              </w:rPr>
              <w:fldChar w:fldCharType="separate"/>
            </w:r>
            <w:del w:id="2780" w:author="Robin Matthews" w:date="2021-07-08T15:58:00Z">
              <w:r w:rsidR="00CB33A1" w:rsidDel="00735548">
                <w:rPr>
                  <w:noProof/>
                  <w:sz w:val="18"/>
                  <w:szCs w:val="18"/>
                  <w:lang w:val="en-US" w:bidi="ne-NP"/>
                </w:rPr>
                <w:delText>(</w:delText>
              </w:r>
            </w:del>
            <w:r w:rsidR="00CB33A1">
              <w:rPr>
                <w:noProof/>
                <w:sz w:val="18"/>
                <w:szCs w:val="18"/>
                <w:lang w:val="en-US" w:bidi="ne-NP"/>
              </w:rPr>
              <w:t xml:space="preserve">Querol </w:t>
            </w:r>
            <w:del w:id="2781" w:author="Robin Matthews" w:date="2021-07-08T16:04:00Z">
              <w:r w:rsidR="00CB33A1" w:rsidDel="00FE3D06">
                <w:rPr>
                  <w:noProof/>
                  <w:sz w:val="18"/>
                  <w:szCs w:val="18"/>
                  <w:lang w:val="en-US" w:bidi="ne-NP"/>
                </w:rPr>
                <w:delText xml:space="preserve">et al., </w:delText>
              </w:r>
            </w:del>
            <w:ins w:id="2782" w:author="Robin Matthews" w:date="2021-07-08T16:04:00Z">
              <w:r w:rsidR="00FE3D06">
                <w:rPr>
                  <w:noProof/>
                  <w:sz w:val="18"/>
                  <w:szCs w:val="18"/>
                  <w:lang w:val="en-US" w:bidi="ne-NP"/>
                </w:rPr>
                <w:t>et al. (</w:t>
              </w:r>
            </w:ins>
            <w:r w:rsidR="00CB33A1">
              <w:rPr>
                <w:noProof/>
                <w:sz w:val="18"/>
                <w:szCs w:val="18"/>
                <w:lang w:val="en-US" w:bidi="ne-NP"/>
              </w:rPr>
              <w:t>2013)</w:t>
            </w:r>
            <w:r w:rsidRPr="00784DF8">
              <w:rPr>
                <w:sz w:val="18"/>
                <w:szCs w:val="18"/>
                <w:lang w:bidi="ne-NP"/>
              </w:rPr>
              <w:fldChar w:fldCharType="end"/>
            </w:r>
          </w:p>
        </w:tc>
      </w:tr>
    </w:tbl>
    <w:p w14:paraId="05909A7D" w14:textId="77777777" w:rsidR="002F5D91" w:rsidRPr="00C011BD" w:rsidRDefault="002F5D91" w:rsidP="00D5630D">
      <w:pPr>
        <w:pStyle w:val="AR6BodyText"/>
        <w:rPr>
          <w:b/>
          <w:noProof/>
          <w:color w:val="000000"/>
          <w:lang w:val="en-US"/>
        </w:rPr>
      </w:pPr>
    </w:p>
    <w:p w14:paraId="7E25E11B" w14:textId="0020CE22" w:rsidR="00AF2E59" w:rsidRPr="00C011BD" w:rsidRDefault="00AF2E59" w:rsidP="00D5630D">
      <w:pPr>
        <w:pStyle w:val="AR6BodyText"/>
        <w:rPr>
          <w:b/>
          <w:noProof/>
          <w:color w:val="000000"/>
          <w:lang w:val="en-US"/>
        </w:rPr>
      </w:pPr>
      <w:r w:rsidRPr="00C011BD">
        <w:rPr>
          <w:b/>
          <w:noProof/>
          <w:color w:val="000000"/>
          <w:lang w:val="en-US"/>
        </w:rPr>
        <w:t>[END TABLE 6.6 HERE]</w:t>
      </w:r>
    </w:p>
    <w:p w14:paraId="0E39C412" w14:textId="42E20C66" w:rsidR="00AF2E59" w:rsidRPr="00C011BD" w:rsidRDefault="00AF2E59" w:rsidP="00D5630D">
      <w:pPr>
        <w:pStyle w:val="AR6BodyText"/>
        <w:rPr>
          <w:highlight w:val="yellow"/>
          <w:lang w:val="en-US"/>
        </w:rPr>
      </w:pPr>
    </w:p>
    <w:p w14:paraId="75026EF8" w14:textId="77777777" w:rsidR="007E79EA" w:rsidRPr="00C011BD" w:rsidRDefault="007E79EA" w:rsidP="00D5630D">
      <w:pPr>
        <w:pStyle w:val="AR6BodyText"/>
        <w:rPr>
          <w:highlight w:val="yellow"/>
          <w:lang w:val="en-US"/>
        </w:rPr>
      </w:pPr>
    </w:p>
    <w:p w14:paraId="5923925F" w14:textId="607FB6CE" w:rsidR="00AF2E59" w:rsidRDefault="00AF2E59" w:rsidP="00D5630D">
      <w:pPr>
        <w:pStyle w:val="AR6BodyText"/>
        <w:rPr>
          <w:noProof/>
          <w:lang w:val="en-GB"/>
        </w:rPr>
      </w:pPr>
      <w:r w:rsidRPr="00C827FE">
        <w:rPr>
          <w:noProof/>
          <w:lang w:val="en-US"/>
        </w:rPr>
        <w:t>Knowledge of carbonaceous aerosol atmospheri</w:t>
      </w:r>
      <w:r w:rsidRPr="00610383">
        <w:rPr>
          <w:noProof/>
          <w:lang w:val="en-GB"/>
        </w:rPr>
        <w:t xml:space="preserve">c abundance continues to rely on global models due to </w:t>
      </w:r>
      <w:r>
        <w:rPr>
          <w:noProof/>
          <w:lang w:val="en-GB"/>
        </w:rPr>
        <w:t xml:space="preserve">a </w:t>
      </w:r>
      <w:r w:rsidRPr="00610383">
        <w:rPr>
          <w:noProof/>
          <w:lang w:val="en-GB"/>
        </w:rPr>
        <w:t>lack of global</w:t>
      </w:r>
      <w:ins w:id="2783" w:author="Lucy Cowie" w:date="2021-07-27T16:47:00Z">
        <w:r w:rsidR="00880B14">
          <w:rPr>
            <w:noProof/>
            <w:lang w:val="en-GB"/>
          </w:rPr>
          <w:t>-</w:t>
        </w:r>
      </w:ins>
      <w:del w:id="2784" w:author="Lucy Cowie" w:date="2021-07-27T16:47:00Z">
        <w:r w:rsidRPr="00610383" w:rsidDel="00880B14">
          <w:rPr>
            <w:noProof/>
            <w:lang w:val="en-GB"/>
          </w:rPr>
          <w:delText xml:space="preserve"> </w:delText>
        </w:r>
      </w:del>
      <w:r w:rsidRPr="00610383">
        <w:rPr>
          <w:noProof/>
          <w:lang w:val="en-GB"/>
        </w:rPr>
        <w:t>scale observations</w:t>
      </w:r>
      <w:r w:rsidRPr="00417ACD">
        <w:rPr>
          <w:noProof/>
          <w:lang w:val="en-GB"/>
        </w:rPr>
        <w:t xml:space="preserve">. </w:t>
      </w:r>
      <w:r>
        <w:rPr>
          <w:noProof/>
          <w:lang w:val="en-GB"/>
        </w:rPr>
        <w:t xml:space="preserve">For BC, </w:t>
      </w:r>
      <w:r w:rsidRPr="00417ACD">
        <w:rPr>
          <w:noProof/>
          <w:lang w:val="en-GB"/>
        </w:rPr>
        <w:t>model</w:t>
      </w:r>
      <w:r>
        <w:rPr>
          <w:noProof/>
          <w:lang w:val="en-GB"/>
        </w:rPr>
        <w:t>s agree within a factor of two with measured surface mass concentrations in Europe and North America, but</w:t>
      </w:r>
      <w:r w:rsidRPr="00417ACD">
        <w:rPr>
          <w:noProof/>
          <w:lang w:val="en-GB"/>
        </w:rPr>
        <w:t xml:space="preserve"> underestimate</w:t>
      </w:r>
      <w:r w:rsidRPr="00D837A8">
        <w:rPr>
          <w:noProof/>
          <w:lang w:val="en-GB"/>
        </w:rPr>
        <w:t xml:space="preserve"> concentration</w:t>
      </w:r>
      <w:r>
        <w:rPr>
          <w:noProof/>
          <w:lang w:val="en-GB"/>
        </w:rPr>
        <w:t>s</w:t>
      </w:r>
      <w:r w:rsidRPr="00D837A8">
        <w:rPr>
          <w:noProof/>
          <w:lang w:val="en-GB"/>
        </w:rPr>
        <w:t xml:space="preserve"> </w:t>
      </w:r>
      <w:r>
        <w:rPr>
          <w:noProof/>
          <w:lang w:val="en-GB"/>
        </w:rPr>
        <w:t>at</w:t>
      </w:r>
      <w:r w:rsidRPr="00D837A8">
        <w:rPr>
          <w:noProof/>
          <w:lang w:val="en-GB"/>
        </w:rPr>
        <w:t xml:space="preserve"> the Arctic </w:t>
      </w:r>
      <w:r>
        <w:rPr>
          <w:noProof/>
          <w:lang w:val="en-GB"/>
        </w:rPr>
        <w:t xml:space="preserve">surface by one to two orders or </w:t>
      </w:r>
      <w:commentRangeStart w:id="2785"/>
      <w:r>
        <w:rPr>
          <w:noProof/>
          <w:lang w:val="en-GB"/>
        </w:rPr>
        <w:t>magnitude</w:t>
      </w:r>
      <w:commentRangeEnd w:id="2785"/>
      <w:r w:rsidR="00435C19">
        <w:rPr>
          <w:rStyle w:val="Marquedecommentaire"/>
          <w:lang w:val="en-GB"/>
        </w:rPr>
        <w:commentReference w:id="2785"/>
      </w:r>
      <w:r>
        <w:rPr>
          <w:noProof/>
          <w:lang w:val="en-GB"/>
        </w:rPr>
        <w:t>, especially in winter and spring</w:t>
      </w:r>
      <w:r w:rsidRPr="00D837A8">
        <w:rPr>
          <w:noProof/>
          <w:lang w:val="en-GB"/>
        </w:rPr>
        <w:t xml:space="preserve"> </w:t>
      </w:r>
      <w:r w:rsidRPr="000E472A">
        <w:rPr>
          <w:noProof/>
          <w:lang w:val="en-GB"/>
        </w:rPr>
        <w:fldChar w:fldCharType="begin" w:fldLock="1"/>
      </w:r>
      <w:r w:rsidR="00D477C7">
        <w:rPr>
          <w:noProof/>
          <w:lang w:val="en-GB"/>
        </w:rPr>
        <w:instrText>ADDIN CSL_CITATION { "citationItems" : [ { "id" : "ITEM-1", "itemData" : { "DOI" : "10.5194/acp-13-2607-2013", "ISBN" : "1326072013", "ISSN" : "16807324", "abstract" : "As part of the Atmospheric Chemistry and Climate Model Intercomparison Project (ACCMIP), we evaluate the historical black carbon (BC) aerosols simulated by 8 ACCMIP models against observations including 12 ice core records, long-term surface mass concentrations, and recent Arctic BC snowpack measurements. We also estimate BC albedo forcing by performing additional simulations using offline models with prescribed meteorology from 1996\u20132000. We evaluate the vertical profile of BC snow concentrations from these offline simulations using the recent BC snowpack measurements. Despite using the same BC emissions, the global BC burden differs by approximately a factor of 3 among models due to differences in aerosol removal parameterizations and simulated meteorology: 34 Gg to 103 Gg in 1850 and 82 Gg to 315 Gg in 2000. However, the global BC burden from preindustrial to present-day increases by 2.5\u20133 times with little variation among models, roughly matching the 2.5-fold increase in total BC emissions during the same period. We find a large divergence among models at both Northern Hemisphere (NH) and Southern Hemisphere (SH) high latitude regions for BC burden and at SH high latitude regions for deposition fluxes. The ACCMIP simulations match the observed BC surface mass concentrations well in Europe and North America except at Ispra. However, the models fail to predict the Arctic BC seasonality due to severe underestimations during winter and spring. The simulated vertically resolved BC snow concentrations are, on average, within a factor of 2\u20133 of the BC snowpack measurements except for Greenland and the Arctic Ocean. For the ice core evaluation, models tend to adequately capture both the observed temporal trends and the magnitudes at Greenland sites. However, models fail to predict the decreasing trend of BC depositions/ice core concentrations from the 1950s to the 1970s in most Tibetan Plateau ice cores. The distinct temporal trend at the Tibetan Plateau ice cores indicates a strong influence from Western Europe, but the modeled BC increases in that period are consistent with the emission changes in Eastern Europe, the Middle East, South and East Asia. At the Alps site, the simulated BC suggests a strong influence from Europe, which agrees with the Alps ice core observations. At Zuoqiupu on the Tibetan Plateau, models successfully simulate the higher BC concentrations observed during the non-monsoon season compared to the monsoon season but overpredict BC i\u2026", "author" : [ { "dropping-particle" : "", "family" : "Lee", "given" : "Y. H.", "non-dropping-particle" : "", "parse-names" : false, "suffix" : "" }, { "dropping-particle" : "", "family" : "Lamarque", "given" : "J. F.", "non-dropping-particle" : "", "parse-names" : false, "suffix" : "" }, { "dropping-particle" : "", "family" : "Flanner", "given" : "M. G.", "non-dropping-particle" : "", "parse-names" : false, "suffix" : "" }, { "dropping-particle" : "", "family" : "Jiao", "given" : "C.", "non-dropping-particle" : "", "parse-names" : false, "suffix" : "" }, { "dropping-particle" : "", "family" : "Shindell", "given" : "D. T.", "non-dropping-particle" : "", "parse-names" : false, "suffix" : "" }, { "dropping-particle" : "", "family" : "Berntsen", "given" : "T.", "non-dropping-particle" : "", "parse-names" : false, "suffix" : "" }, { "dropping-particle" : "", "family" : "Bisiaux", "given" : "M. M.", "non-dropping-particle" : "", "parse-names" : false, "suffix" : "" }, { "dropping-particle" : "", "family" : "Cao", "given" : "J.", "non-dropping-particle" : "", "parse-names" : false, "suffix" : "" }, { "dropping-particle" : "", "family" : "Collins", "given" : "W. J.", "non-dropping-particle" : "", "parse-names" : false, "suffix" : "" }, { "dropping-particle" : "", "family" : "Curran", "given" : "M.", "non-dropping-particle" : "", "parse-names" : false, "suffix" : "" }, { "dropping-particle" : "", "family" : "Edwards", "given" : "R.", "non-dropping-particle" : "", "parse-names" : false, "suffix" : "" }, { "dropping-particle" : "", "family" : "Faluvegi", "given" : "G.", "non-dropping-particle" : "", "parse-names" : false, "suffix" : "" }, { "dropping-particle" : "", "family" : "Ghan", "given" : "S.", "non-dropping-particle" : "", "parse-names" : false, "suffix" : "" }, { "dropping-particle" : "", "family" : "Horowitz", "given" : "Lw", "non-dropping-particle" : "", "parse-names" : false, "suffix" : "" }, { "dropping-particle" : "", "family" : "McConnell", "given" : "J. R.", "non-dropping-particle" : "", "parse-names" : false, "suffix" : "" }, { "dropping-particle" : "", "family" : "Ming", "given" : "J.", "non-dropping-particle" : "", "parse-names" : false, "suffix" : "" }, { "dropping-particle" : "", "family" : "Myhre", "given" : "G.", "non-dropping-particle" : "", "parse-names" : false, "suffix" : "" }, { "dropping-particle" : "", "family" : "Nagashima", "given" : "T.", "non-dropping-particle" : "", "parse-names" : false, "suffix" : "" }, { "dropping-particle" : "", "family" : "Naik", "given" : "V.", "non-dropping-particle" : "", "parse-names" : false, "suffix" : "" }, { "dropping-particle" : "", "family" : "Rumbold", "given" : "S. T.", "non-dropping-particle" : "", "parse-names" : false, "suffix" : "" }, { "dropping-particle" : "", "family" : "Skeie", "given" : "R. B.", "non-dropping-particle" : "", "parse-names" : false, "suffix" : "" }, { "dropping-particle" : "", "family" : "Sudo", "given" : "K.", "non-dropping-particle" : "", "parse-names" : false, "suffix" : "" }, { "dropping-particle" : "", "family" : "Takemura", "given" : "T.", "non-dropping-particle" : "", "parse-names" : false, "suffix" : "" }, { "dropping-particle" : "", "family" : "Thevenon", "given" : "F.", "non-dropping-particle" : "", "parse-names" : false, "suffix" : "" }, { "dropping-particle" : "", "family" : "Xu", "given" : "B.", "non-dropping-particle" : "", "parse-names" : false, "suffix" : "" }, { "dropping-particle" : "", "family" : "Yoon", "given" : "J. H.", "non-dropping-particle" : "", "parse-names" : false, "suffix" : "" } ], "container-title" : "Atmospheric Chemistry and Physics", "id" : "ITEM-1", "issue" : "5", "issued" : { "date-parts" : [ [ "2013" ] ] }, "page" : "2607-2634", "title" : "Evaluation of preindustrial to present-day black carbon and its albedo forcing from Atmospheric Chemistry and Climate Model Intercomparison Project (ACCMIP)", "translator" : [ { "dropping-particle" : "", "family" : "G5422", "given" : "", "non-dropping-particle" : "", "parse-names" : false, "suffix" : "" } ], "type" : "article-journal", "volume" : "13" }, "uris" : [ "http://www.mendeley.com/documents/?uuid=6ba93767-5391-4d4a-a707-f571ede32f87" ] }, { "id" : "ITEM-2", "itemData" : { "DOI" : "10.5194/gmd-11-4909-2018", "ISSN" : "19919603", "abstract" : "We document the ability of the new-generation Oslo chemistry-transport model, Oslo CTM3, to accurately simulate present-day aerosol distributions. The model is then used with the new Community Emission Data System (CEDS) historical emission inventory to provide updated time series of anthropogenic aerosol concentrations and consequent direct radiative forcing (RFari) from 1750 to 2014.Overall, Oslo CTM3 performs well compared with measurements of surface concentrations and remotely sensed aerosol optical depth. Concentrations are underestimated in Asia, but the higher emissions in CEDS than previous inventories result in improvements compared to observations. The treatment of black carbon (BC) scavenging in Oslo CTM3 gives better agreement with observed vertical BC profiles relative to the predecessor Oslo CTM2. However, Arctic wintertime BC concentrations remain underestimated, and a range of sensitivity tests indicate that better physical understanding of processes associated with atmospheric BC processing is required to simultaneously reproduce both the observed features. Uncertainties in model input data, resolution, and scavenging affect the distribution of all aerosols species, especially at high latitudes and altitudes. However, we find no evidence of consistently better model performance across all observables and regions in the sensitivity tests than in the baseline configuration.Using CEDS, we estimate a net RFari in 2014 relative to 1750 of-0.17-W-mg-2, significantly weaker than the IPCC AR5 2011-1750 estimate. Differences are attributable to several factors, including stronger absorption by organic aerosol, updated parameterization of BC absorption, and reduced sulfate cooling. The trend towards a weaker RFari over recent years is more pronounced than in the IPCC AR5, illustrating the importance of capturing recent regional emission changes.", "author" : [ { "dropping-particle" : "", "family" : "Lund", "given" : "Marianne Tronstad", "non-dropping-particle" : "", "parse-names" : false, "suffix" : "" }, { "dropping-particle" : "", "family" : "Myhre", "given" : "Gunnar", "non-dropping-particle" : "", "parse-names" : false, "suffix" : "" }, { "dropping-particle" : "", "family" : "S\u00f8vde Haslerud", "given" : "Amund", "non-dropping-particle" : "", "parse-names" : false, "suffix" : "" }, { "dropping-particle" : "", "family" : "Bieltvedt Skeie", "given" : "Ragnhild", "non-dropping-particle" : "", "parse-names" : false, "suffix" : "" }, { "dropping-particle" : "", "family" : "Griesfeller", "given" : "Jan", "non-dropping-particle" : "", "parse-names" : false, "suffix" : "" }, { "dropping-particle" : "", "family" : "Matthew Platt", "given" : "Stephen", "non-dropping-particle" : "", "parse-names" : false, "suffix" : "" }, { "dropping-particle" : "", "family" : "Kumar", "given" : "Rajesh", "non-dropping-particle" : "", "parse-names" : false, "suffix" : "" }, { "dropping-particle" : "", "family" : "Lund Myhre", "given" : "Cathrine", "non-dropping-particle" : "", "parse-names" : false, "suffix" : "" }, { "dropping-particle" : "", "family" : "Schulz", "given" : "Michael", "non-dropping-particle" : "", "parse-names" : false, "suffix" : "" } ], "container-title" : "Geoscientific Model Development", "id" : "ITEM-2", "issue" : "12", "issued" : { "date-parts" : [ [ "2018", "12" ] ] }, "page" : "4909-4931", "title" : "Concentrations and radiative forcing of anthropogenic aerosols from 1750 to 2014 simulated with the Oslo CTM3 and CEDS emission inventory", "translator" : [ { "dropping-particle" : "", "family" : "G3934", "given" : "", "non-dropping-particle" : "", "parse-names" : false, "suffix" : "" } ], "type" : "article-journal", "volume" : "11" }, "uris" : [ "http://www.mendeley.com/documents/?uuid=18122f34-b45a-4d01-86a1-5b87d05f62e9", "http://www.mendeley.com/documents/?uuid=17915060-0758-4875-b78f-09df1d94f0ed" ] } ], "mendeley" : { "formattedCitation" : "(Lee et al., 2013; Lund et al., 2018a)", "plainTextFormattedCitation" : "(Lee et al., 2013; Lund et al., 2018a)", "previouslyFormattedCitation" : "(Lee et al., 2013; Lund et al., 2018a)" }, "properties" : { "noteIndex" : 0 }, "schema" : "https://github.com/citation-style-language/schema/raw/master/csl-citation.json" }</w:instrText>
      </w:r>
      <w:r w:rsidRPr="000E472A">
        <w:rPr>
          <w:noProof/>
          <w:lang w:val="en-GB"/>
        </w:rPr>
        <w:fldChar w:fldCharType="separate"/>
      </w:r>
      <w:r w:rsidR="00CB33A1">
        <w:rPr>
          <w:noProof/>
          <w:lang w:val="en-GB"/>
        </w:rPr>
        <w:t>(Lee et al., 2013; Lund et al., 2018a)</w:t>
      </w:r>
      <w:r w:rsidRPr="000E472A">
        <w:rPr>
          <w:noProof/>
          <w:lang w:val="en-GB"/>
        </w:rPr>
        <w:fldChar w:fldCharType="end"/>
      </w:r>
      <w:r w:rsidRPr="000E472A">
        <w:rPr>
          <w:noProof/>
          <w:lang w:val="en-GB"/>
        </w:rPr>
        <w:t xml:space="preserve">. </w:t>
      </w:r>
      <w:r>
        <w:rPr>
          <w:noProof/>
          <w:lang w:val="en-GB"/>
        </w:rPr>
        <w:t>For OA, AeroCom models</w:t>
      </w:r>
      <w:r w:rsidRPr="000E472A">
        <w:rPr>
          <w:noProof/>
          <w:lang w:val="en-GB"/>
        </w:rPr>
        <w:t xml:space="preserve"> underestimate</w:t>
      </w:r>
      <w:r w:rsidRPr="00D837A8">
        <w:rPr>
          <w:noProof/>
          <w:lang w:val="en-GB"/>
        </w:rPr>
        <w:t xml:space="preserve"> </w:t>
      </w:r>
      <w:r>
        <w:rPr>
          <w:noProof/>
          <w:lang w:val="en-GB"/>
        </w:rPr>
        <w:t>surface</w:t>
      </w:r>
      <w:r w:rsidRPr="00D837A8">
        <w:rPr>
          <w:noProof/>
          <w:lang w:val="en-GB"/>
        </w:rPr>
        <w:t xml:space="preserve"> mass concentration</w:t>
      </w:r>
      <w:r>
        <w:rPr>
          <w:noProof/>
          <w:lang w:val="en-GB"/>
        </w:rPr>
        <w:t>s</w:t>
      </w:r>
      <w:r w:rsidRPr="00D837A8">
        <w:rPr>
          <w:noProof/>
          <w:lang w:val="en-GB"/>
        </w:rPr>
        <w:t xml:space="preserve"> </w:t>
      </w:r>
      <w:r>
        <w:rPr>
          <w:noProof/>
          <w:lang w:val="en-GB"/>
        </w:rPr>
        <w:t xml:space="preserve">by a factor </w:t>
      </w:r>
      <w:del w:id="2786" w:author="Lucy Cowie" w:date="2021-07-27T17:12:00Z">
        <w:r w:rsidDel="00CC0B49">
          <w:rPr>
            <w:noProof/>
            <w:lang w:val="en-GB"/>
          </w:rPr>
          <w:delText xml:space="preserve">2 </w:delText>
        </w:r>
      </w:del>
      <w:ins w:id="2787" w:author="Lucy Cowie" w:date="2021-07-27T17:12:00Z">
        <w:r w:rsidR="00CC0B49">
          <w:rPr>
            <w:noProof/>
            <w:lang w:val="en-GB"/>
          </w:rPr>
          <w:t xml:space="preserve">of two </w:t>
        </w:r>
      </w:ins>
      <w:r w:rsidRPr="00D837A8">
        <w:rPr>
          <w:noProof/>
          <w:lang w:val="en-GB"/>
        </w:rPr>
        <w:t>over urban areas</w:t>
      </w:r>
      <w:r>
        <w:rPr>
          <w:noProof/>
          <w:lang w:val="en-GB"/>
        </w:rPr>
        <w:t>, as their low horizontal resolution prevents them for resolving local pollution peaks</w:t>
      </w:r>
      <w:r w:rsidRPr="00D837A8">
        <w:rPr>
          <w:noProof/>
          <w:lang w:val="en-GB"/>
        </w:rPr>
        <w:t xml:space="preserve"> </w:t>
      </w:r>
      <w:r w:rsidRPr="000E472A">
        <w:rPr>
          <w:noProof/>
          <w:lang w:val="en-GB"/>
        </w:rPr>
        <w:fldChar w:fldCharType="begin" w:fldLock="1"/>
      </w:r>
      <w:r w:rsidR="00D477C7">
        <w:rPr>
          <w:noProof/>
          <w:lang w:val="en-GB"/>
        </w:rPr>
        <w:instrText>ADDIN CSL_CITATION { "citationItems" : [ { "id" : "ITEM-1", "itemData" : { "DOI" : "10.5194/acp-14-10845-2014", "ISBN" : "1680-7375", "ISSN" : "16807324", "abstract" : "This paper evaluates the current status of global modeling of the organic aerosol (OA) in the troposphere and analyzes the differences between models as well as between models and observations. Thirty-one global chemistry transport models (CTMs) and general circulation models (GCMs) have participated in this intercomparison, in the framework of AeroCom phase II. The simulation of OA varies greatly between models in terms of the magnitude of primary emissions, secondary OA (SOA) formation, the number of OA species used (2 to 62), the complexity of OA parameterizations (gas-particle partitioning, chemical aging, multiphase chemistry, aerosol microphysics), and the OA physical, chemical and optical properties. The diversity of the global OA simulation results has increased since earlier AeroCom experiments, mainly due to the increasing complexity of the SOA parameterization in models, and the implementation of new, highly uncertain, OA sources. Diversity of over one order of magnitude exists in the modeled vertical distribution of OA concentrations that deserves a dedicated future study. Furthermore, although the OA / OC ratio depends on OA sources and atmospheric processing, and is important for model evaluation against OA and OC observations, it is resolved only by a few global models. The median global primary OA (POA) source strength is 56 Tg a\u22121 (range 34\u2013144 Tg a\u22121) and the median SOA source strength (natural and anthropogenic) is 19 Tg a\u22121 (range 13\u2013121 Tg a\u22121). Among the models that take into account the semi-volatile SOA nature, the median source is calculated to be 51 Tg a\u22121 (range 16\u2013121 Tg a\u22121), much larger than the median value of the models that calculate SOA in a more simplistic way (19 Tg a\u22121; range 13\u201320 Tg a\u22121, with one model at 37 Tg a\u22121). The median atmospheric burden of OA is 1.4 Tg (24 models in the range of 0.6\u20132.0 Tg and 4 between 2.0 and 3.8 Tg), with a median OA lifetime of 5.4 days (range 3.8\u20139.6 days). In models that reported both OA and sulfate burdens, the median value of the OA/sulfate burden ratio is calculated to be 0.77; 13 models calculate a ratio lower than 1, and 9 models higher than 1. For 26 models that reported OA deposition fluxes, the median wet removal is 70 Tg a\u22121 (range 28\u2013209 Tg a\u22121), which is on average 85% of the total OA deposition. Fine aerosol organic carbon (OC) and OA observations from continuous monitoring networks and individual field campaigns have been used for model evaluation. At urban locations, t\u2026", "author" : [ { "dropping-particle" : "", "family" : "Tsigaridis", "given" : "K.", "non-dropping-particle" : "", "parse-names" : false, "suffix" : "" }, { "dropping-particle" : "", "family" : "Daskalakis", "given" : "N.", "non-dropping-particle" : "", "parse-names" : false, "suffix" : "" }, { "dropping-particle" : "", "family" : "Kanakidou", "given" : "M.", "non-dropping-particle" : "", "parse-names" : false, "suffix" : "" }, { "dropping-particle" : "", "family" : "Adams", "given" : "P. J.", "non-dropping-particle" : "", "parse-names" : false, "suffix" : "" }, { "dropping-particle" : "", "family" : "Artaxo", "given" : "P.", "non-dropping-particle" : "", "parse-names" : false, "suffix" : "" }, { "dropping-particle" : "", "family" : "Bahadur", "given" : "R.", "non-dropping-particle" : "", "parse-names" : false, "suffix" : "" }, { "dropping-particle" : "", "family" : "Balkanski", "given" : "Y.", "non-dropping-particle" : "", "parse-names" : false, "suffix" : "" }, { "dropping-particle" : "", "family" : "Bauer", "given" : "S. E.", "non-dropping-particle" : "", "parse-names" : false, "suffix" : "" }, { "dropping-particle" : "", "family" : "Bellouin", "given" : "N.", "non-dropping-particle" : "", "parse-names" : false, "suffix" : "" }, { "dropping-particle" : "", "family" : "Benedetti", "given" : "A.", "non-dropping-particle" : "", "parse-names" : false, "suffix" : "" }, { "dropping-particle" : "", "family" : "Bergman", "given" : "T.", "non-dropping-particle" : "", "parse-names" : false, "suffix" : "" }, { "dropping-particle" : "", "family" : "Berntsen", "given" : "T. K.", "non-dropping-particle" : "", "parse-names" : false, "suffix" : "" }, { "dropping-particle" : "", "family" : "Beukes", "given" : "J. P.", "non-dropping-particle" : "", "parse-names" : false, "suffix" : "" }, { "dropping-particle" : "", "family" : "Bian", "given" : "H.", "non-dropping-particle" : "", "parse-names" : false, "suffix" : "" }, { "dropping-particle" : "", "family" : "Carslaw", "given" : "K. S.", "non-dropping-particle" : "", "parse-names" : false, "suffix" : "" }, { "dropping-particle" : "", "family" : "Chin", "given" : "M.", "non-dropping-particle" : "", "parse-names" : false, "suffix" : "" }, { "dropping-particle" : "", "family" : "Curci", "given" : "G.", "non-dropping-particle" : "", "parse-names" : false, "suffix" : "" }, { "dropping-particle" : "", "family" : "Diehl", "given" : "T.", "non-dropping-particle" : "", "parse-names" : false, "suffix" : "" }, { "dropping-particle" : "", "family" : "Easter", "given" : "R. C.", "non-dropping-particle" : "", "parse-names" : false, "suffix" : "" }, { "dropping-particle" : "", "family" : "Ghan", "given" : "S. J.", "non-dropping-particle" : "", "parse-names" : false, "suffix" : "" }, { "dropping-particle" : "", "family" : "Gong", "given" : "S. L.", "non-dropping-particle" : "", "parse-names" : false, "suffix" : "" }, { "dropping-particle" : "", "family" : "Hodzic", "given" : "A.", "non-dropping-particle" : "", "parse-names" : false, "suffix" : "" }, { "dropping-particle" : "", "family" : "Hoyle", "given" : "C. R.", "non-dropping-particle" : "", "parse-names" : false, "suffix" : "" }, { "dropping-particle" : "", "family" : "Iversen", "given" : "T.", "non-dropping-particle" : "", "parse-names" : false, "suffix" : "" }, { "dropping-particle" : "", "family" : "Jathar", "given" : "S.", "non-dropping-particle" : "", "parse-names" : false, "suffix" : "" }, { "dropping-particle" : "", "family" : "Jimenez", "given" : "J. L.", "non-dropping-particle" : "", "parse-names" : false, "suffix" : "" }, { "dropping-particle" : "", "family" : "Kaiser", "given" : "J. W.", "non-dropping-particle" : "", "parse-names" : false, "suffix" : "" }, { "dropping-particle" : "", "family" : "Kirkev\u00e4g", "given" : "A.", "non-dropping-particle" : "", "parse-names" : false, "suffix" : "" }, { "dropping-particle" : "", "family" : "Koch", "given" : "D.", "non-dropping-particle" : "", "parse-names" : false, "suffix" : "" }, { "dropping-particle" : "", "family" : "Kokkola", "given" : "H.", "non-dropping-particle" : "", "parse-names" : false, "suffix" : "" }, { "dropping-particle" : "", "family" : "H Lee", "given" : "Y.", "non-dropping-particle" : "", "parse-names" : false, "suffix" : "" }, { "dropping-particle" : "", "family" : "Lin", "given" : "G.", "non-dropping-particle" : "", "parse-names" : false, "suffix" : "" }, { "dropping-particle" : "", "family" : "Liu", "given" : "X.", "non-dropping-particle" : "", "parse-names" : false, "suffix" : "" }, { "dropping-particle" : "", "family" : "Luo", "given" : "G.", "non-dropping-particle" : "", "parse-names" : false, "suffix" : "" }, { "dropping-particle" : "", "family" : "Ma", "given" : "X.", "non-dropping-particle" : "", "parse-names" : false, "suffix" : "" }, { "dropping-particle" : "", "family" : "Mann", "given" : "G. W.", "non-dropping-particle" : "", "parse-names" : false, "suffix" : "" }, { "dropping-particle" : "", "family" : "Mihalopoulos", "given" : "N.", "non-dropping-particle" : "", "parse-names" : false, "suffix" : "" }, { "dropping-particle" : "", "family" : "Morcrette", "given" : "J. J.", "non-dropping-particle" : "", "parse-names" : false, "suffix" : "" }, { "dropping-particle" : "", "family" : "M\u00fcller", "given" : "J. F.", "non-dropping-particle" : "", "parse-names" : false, "suffix" : "" }, { "dropping-particle" : "", "family" : "Myhre", "given" : "G.", "non-dropping-particle" : "", "parse-names" : false, "suffix" : "" }, { "dropping-particle" : "", "family" : "Myriokefalitakis", "given" : "S.", "non-dropping-particle" : "", "parse-names" : false, "suffix" : "" }, { "dropping-particle" : "", "family" : "Ng", "given" : "N. L.", "non-dropping-particle" : "", "parse-names" : false, "suffix" : "" }, { "dropping-particle" : "", "family" : "O'donnell", "given" : "D.", "non-dropping-particle" : "", "parse-names" : false, "suffix" : "" }, { "dropping-particle" : "", "family" : "Penner", "given" : "J. E.", "non-dropping-particle" : "", "parse-names" : false, "suffix" : "" }, { "dropping-particle" : "", "family" : "Pozzoli", "given" : "L.", "non-dropping-particle" : "", "parse-names" : false, "suffix" : "" }, { "dropping-particle" : "", "family" : "Pringle", "given" : "K. J.", "non-dropping-particle" : "", "parse-names" : false, "suffix" : "" }, { "dropping-particle" : "", "family" : "Russell", "given" : "L. M.", "non-dropping-particle" : "", "parse-names" : false, "suffix" : "" }, { "dropping-particle" : "", "family" : "Schulz", "given" : "M.", "non-dropping-particle" : "", "parse-names" : false, "suffix" : "" }, { "dropping-particle" : "", "family" : "Sciare", "given" : "J.", "non-dropping-particle" : "", "parse-names" : false, "suffix" : "" }, { "dropping-particle" : "", "family" : "Seland", "given" : "", "non-dropping-particle" : "", "parse-names" : false, "suffix" : "" }, { "dropping-particle" : "", "family" : "Shindell", "given" : "D. T.", "non-dropping-particle" : "", "parse-names" : false, "suffix" : "" }, { "dropping-particle" : "", "family" : "Sillman", "given" : "S.", "non-dropping-particle" : "", "parse-names" : false, "suffix" : "" }, { "dropping-particle" : "", "family" : "Skeie", "given" : "R. B.", "non-dropping-particle" : "", "parse-names" : false, "suffix" : "" }, { "dropping-particle" : "", "family" : "Spracklen", "given" : "D.", "non-dropping-particle" : "", "parse-names" : false, "suffix" : "" }, { "dropping-particle" : "", "family" : "Stavrakou", "given" : "T.", "non-dropping-particle" : "", "parse-names" : false, "suffix" : "" }, { "dropping-particle" : "", "family" : "Steenrod", "given" : "S. D.", "non-dropping-particle" : "", "parse-names" : false, "suffix" : "" }, { "dropping-particle" : "", "family" : "Takemura", "given" : "T.", "non-dropping-particle" : "", "parse-names" : false, "suffix" : "" }, { "dropping-particle" : "", "family" : "Tiitta", "given" : "P.", "non-dropping-particle" : "", "parse-names" : false, "suffix" : "" }, { "dropping-particle" : "", "family" : "Tilmes", "given" : "S.", "non-dropping-particle" : "", "parse-names" : false, "suffix" : "" }, { "dropping-particle" : "", "family" : "Tost", "given" : "H.", "non-dropping-particle" : "", "parse-names" : false, "suffix" : "" }, { "dropping-particle" : "", "family" : "Noije", "given" : "T.", "non-dropping-particle" : "Van", "parse-names" : false, "suffix" : "" }, { "dropping-particle" : "", "family" : "Zyl", "given" : "P. G.", "non-dropping-particle" : "Van", "parse-names" : false, "suffix" : "" }, { "dropping-particle" : "", "family" : "Salzen", "given" : "K.", "non-dropping-particle" : "Von", "parse-names" : false, "suffix" : "" }, { "dropping-particle" : "", "family" : "Yu", "given" : "F.", "non-dropping-particle" : "", "parse-names" : false, "suffix" : "" }, { "dropping-particle" : "", "family" : "Wang", "given" : "Z.", "non-dropping-particle" : "", "parse-names" : false, "suffix" : "" }, { "dropping-particle" : "", "family" : "Wang", "given" : "Z.", "non-dropping-particle" : "", "parse-names" : false, "suffix" : "" }, { "dropping-particle" : "", "family" : "Zaveri", "given" : "R. A.", "non-dropping-particle" : "", "parse-names" : false, "suffix" : "" }, { "dropping-particle" : "", "family" : "Zhang", "given" : "H.", "non-dropping-particle" : "", "parse-names" : false, "suffix" : "" }, { "dropping-particle" : "", "family" : "Zhang", "given" : "K.", "non-dropping-particle" : "", "parse-names" : false, "suffix" : "" }, { "dropping-particle" : "", "family" : "Zhang", "given" : "Q.", "non-dropping-particle" : "", "parse-names" : false, "suffix" : "" }, { "dropping-particle" : "", "family" : "Zhang", "given" : "X.", "non-dropping-particle" : "", "parse-names" : false, "suffix" : "" } ], "container-title" : "Atmospheric Chemistry and Physics", "id" : "ITEM-1", "issue" : "19", "issued" : { "date-parts" : [ [ "2014" ] ] }, "page" : "10845-10895", "title" : "The AeroCom evaluation and intercomparison of organic aerosol in global models", "translator" : [ { "dropping-particle" : "", "family" : "G4876", "given" : "", "non-dropping-particle" : "", "parse-names" : false, "suffix" : "" } ], "type" : "article-journal", "volume" : "14" }, "uris" : [ "http://www.mendeley.com/documents/?uuid=58f80265-0e83-45c2-9f79-4020a50aa0a9" ] }, { "id" : "ITEM-2", "itemData" : { "DOI" : "10.5194/gmd-11-4909-2018", "ISSN" : "19919603", "abstract" : "We document the ability of the new-generation Oslo chemistry-transport model, Oslo CTM3, to accurately simulate present-day aerosol distributions. The model is then used with the new Community Emission Data System (CEDS) historical emission inventory to provide updated time series of anthropogenic aerosol concentrations and consequent direct radiative forcing (RFari) from 1750 to 2014.Overall, Oslo CTM3 performs well compared with measurements of surface concentrations and remotely sensed aerosol optical depth. Concentrations are underestimated in Asia, but the higher emissions in CEDS than previous inventories result in improvements compared to observations. The treatment of black carbon (BC) scavenging in Oslo CTM3 gives better agreement with observed vertical BC profiles relative to the predecessor Oslo CTM2. However, Arctic wintertime BC concentrations remain underestimated, and a range of sensitivity tests indicate that better physical understanding of processes associated with atmospheric BC processing is required to simultaneously reproduce both the observed features. Uncertainties in model input data, resolution, and scavenging affect the distribution of all aerosols species, especially at high latitudes and altitudes. However, we find no evidence of consistently better model performance across all observables and regions in the sensitivity tests than in the baseline configuration.Using CEDS, we estimate a net RFari in 2014 relative to 1750 of-0.17-W-mg-2, significantly weaker than the IPCC AR5 2011-1750 estimate. Differences are attributable to several factors, including stronger absorption by organic aerosol, updated parameterization of BC absorption, and reduced sulfate cooling. The trend towards a weaker RFari over recent years is more pronounced than in the IPCC AR5, illustrating the importance of capturing recent regional emission changes.", "author" : [ { "dropping-particle" : "", "family" : "Lund", "given" : "Marianne Tronstad", "non-dropping-particle" : "", "parse-names" : false, "suffix" : "" }, { "dropping-particle" : "", "family" : "Myhre", "given" : "Gunnar", "non-dropping-particle" : "", "parse-names" : false, "suffix" : "" }, { "dropping-particle" : "", "family" : "S\u00f8vde Haslerud", "given" : "Amund", "non-dropping-particle" : "", "parse-names" : false, "suffix" : "" }, { "dropping-particle" : "", "family" : "Bieltvedt Skeie", "given" : "Ragnhild", "non-dropping-particle" : "", "parse-names" : false, "suffix" : "" }, { "dropping-particle" : "", "family" : "Griesfeller", "given" : "Jan", "non-dropping-particle" : "", "parse-names" : false, "suffix" : "" }, { "dropping-particle" : "", "family" : "Matthew Platt", "given" : "Stephen", "non-dropping-particle" : "", "parse-names" : false, "suffix" : "" }, { "dropping-particle" : "", "family" : "Kumar", "given" : "Rajesh", "non-dropping-particle" : "", "parse-names" : false, "suffix" : "" }, { "dropping-particle" : "", "family" : "Lund Myhre", "given" : "Cathrine", "non-dropping-particle" : "", "parse-names" : false, "suffix" : "" }, { "dropping-particle" : "", "family" : "Schulz", "given" : "Michael", "non-dropping-particle" : "", "parse-names" : false, "suffix" : "" } ], "container-title" : "Geoscientific Model Development", "id" : "ITEM-2", "issue" : "12", "issued" : { "date-parts" : [ [ "2018", "12" ] ] }, "page" : "4909-4931", "title" : "Concentrations and radiative forcing of anthropogenic aerosols from 1750 to 2014 simulated with the Oslo CTM3 and CEDS emission inventory", "translator" : [ { "dropping-particle" : "", "family" : "G3934", "given" : "", "non-dropping-particle" : "", "parse-names" : false, "suffix" : "" } ], "type" : "article-journal", "volume" : "11" }, "uris" : [ "http://www.mendeley.com/documents/?uuid=18122f34-b45a-4d01-86a1-5b87d05f62e9", "http://www.mendeley.com/documents/?uuid=17915060-0758-4875-b78f-09df1d94f0ed" ] } ], "mendeley" : { "formattedCitation" : "(Tsigaridis et al., 2014; Lund et al., 2018a)", "plainTextFormattedCitation" : "(Tsigaridis et al., 2014; Lund et al., 2018a)", "previouslyFormattedCitation" : "(Tsigaridis et al., 2014; Lund et al., 2018a)" }, "properties" : { "noteIndex" : 0 }, "schema" : "https://github.com/citation-style-language/schema/raw/master/csl-citation.json" }</w:instrText>
      </w:r>
      <w:r w:rsidRPr="000E472A">
        <w:rPr>
          <w:noProof/>
          <w:lang w:val="en-GB"/>
        </w:rPr>
        <w:fldChar w:fldCharType="separate"/>
      </w:r>
      <w:r w:rsidR="00CB33A1">
        <w:rPr>
          <w:noProof/>
          <w:lang w:val="en-GB"/>
        </w:rPr>
        <w:t>(Tsigaridis et al., 2014; Lund et al., 2018a)</w:t>
      </w:r>
      <w:r w:rsidRPr="000E472A">
        <w:rPr>
          <w:noProof/>
          <w:lang w:val="en-GB"/>
        </w:rPr>
        <w:fldChar w:fldCharType="end"/>
      </w:r>
      <w:r w:rsidRPr="000E472A">
        <w:rPr>
          <w:noProof/>
          <w:lang w:val="en-GB"/>
        </w:rPr>
        <w:t>.</w:t>
      </w:r>
      <w:r>
        <w:rPr>
          <w:noProof/>
          <w:lang w:val="en-GB"/>
        </w:rPr>
        <w:t xml:space="preserve"> Models agree within a factor of two with OA surface concentrations measured at remote sites, where surface concentrations are more spatially uniform </w:t>
      </w:r>
      <w:r>
        <w:rPr>
          <w:noProof/>
          <w:lang w:val="en-GB"/>
        </w:rPr>
        <w:fldChar w:fldCharType="begin" w:fldLock="1"/>
      </w:r>
      <w:r w:rsidR="00D477C7">
        <w:rPr>
          <w:noProof/>
          <w:lang w:val="en-GB"/>
        </w:rPr>
        <w:instrText>ADDIN CSL_CITATION { "citationItems" : [ { "id" : "ITEM-1", "itemData" : { "DOI" : "10.5194/acp-14-10845-2014", "ISBN" : "1680-7375", "ISSN" : "16807324", "abstract" : "This paper evaluates the current status of global modeling of the organic aerosol (OA) in the troposphere and analyzes the differences between models as well as between models and observations. Thirty-one global chemistry transport models (CTMs) and general circulation models (GCMs) have participated in this intercomparison, in the framework of AeroCom phase II. The simulation of OA varies greatly between models in terms of the magnitude of primary emissions, secondary OA (SOA) formation, the number of OA species used (2 to 62), the complexity of OA parameterizations (gas-particle partitioning, chemical aging, multiphase chemistry, aerosol microphysics), and the OA physical, chemical and optical properties. The diversity of the global OA simulation results has increased since earlier AeroCom experiments, mainly due to the increasing complexity of the SOA parameterization in models, and the implementation of new, highly uncertain, OA sources. Diversity of over one order of magnitude exists in the modeled vertical distribution of OA concentrations that deserves a dedicated future study. Furthermore, although the OA / OC ratio depends on OA sources and atmospheric processing, and is important for model evaluation against OA and OC observations, it is resolved only by a few global models. The median global primary OA (POA) source strength is 56 Tg a\u22121 (range 34\u2013144 Tg a\u22121) and the median SOA source strength (natural and anthropogenic) is 19 Tg a\u22121 (range 13\u2013121 Tg a\u22121). Among the models that take into account the semi-volatile SOA nature, the median source is calculated to be 51 Tg a\u22121 (range 16\u2013121 Tg a\u22121), much larger than the median value of the models that calculate SOA in a more simplistic way (19 Tg a\u22121; range 13\u201320 Tg a\u22121, with one model at 37 Tg a\u22121). The median atmospheric burden of OA is 1.4 Tg (24 models in the range of 0.6\u20132.0 Tg and 4 between 2.0 and 3.8 Tg), with a median OA lifetime of 5.4 days (range 3.8\u20139.6 days). In models that reported both OA and sulfate burdens, the median value of the OA/sulfate burden ratio is calculated to be 0.77; 13 models calculate a ratio lower than 1, and 9 models higher than 1. For 26 models that reported OA deposition fluxes, the median wet removal is 70 Tg a\u22121 (range 28\u2013209 Tg a\u22121), which is on average 85% of the total OA deposition. Fine aerosol organic carbon (OC) and OA observations from continuous monitoring networks and individual field campaigns have been used for model evaluation. At urban locations, t\u2026", "author" : [ { "dropping-particle" : "", "family" : "Tsigaridis", "given" : "K.", "non-dropping-particle" : "", "parse-names" : false, "suffix" : "" }, { "dropping-particle" : "", "family" : "Daskalakis", "given" : "N.", "non-dropping-particle" : "", "parse-names" : false, "suffix" : "" }, { "dropping-particle" : "", "family" : "Kanakidou", "given" : "M.", "non-dropping-particle" : "", "parse-names" : false, "suffix" : "" }, { "dropping-particle" : "", "family" : "Adams", "given" : "P. J.", "non-dropping-particle" : "", "parse-names" : false, "suffix" : "" }, { "dropping-particle" : "", "family" : "Artaxo", "given" : "P.", "non-dropping-particle" : "", "parse-names" : false, "suffix" : "" }, { "dropping-particle" : "", "family" : "Bahadur", "given" : "R.", "non-dropping-particle" : "", "parse-names" : false, "suffix" : "" }, { "dropping-particle" : "", "family" : "Balkanski", "given" : "Y.", "non-dropping-particle" : "", "parse-names" : false, "suffix" : "" }, { "dropping-particle" : "", "family" : "Bauer", "given" : "S. E.", "non-dropping-particle" : "", "parse-names" : false, "suffix" : "" }, { "dropping-particle" : "", "family" : "Bellouin", "given" : "N.", "non-dropping-particle" : "", "parse-names" : false, "suffix" : "" }, { "dropping-particle" : "", "family" : "Benedetti", "given" : "A.", "non-dropping-particle" : "", "parse-names" : false, "suffix" : "" }, { "dropping-particle" : "", "family" : "Bergman", "given" : "T.", "non-dropping-particle" : "", "parse-names" : false, "suffix" : "" }, { "dropping-particle" : "", "family" : "Berntsen", "given" : "T. K.", "non-dropping-particle" : "", "parse-names" : false, "suffix" : "" }, { "dropping-particle" : "", "family" : "Beukes", "given" : "J. P.", "non-dropping-particle" : "", "parse-names" : false, "suffix" : "" }, { "dropping-particle" : "", "family" : "Bian", "given" : "H.", "non-dropping-particle" : "", "parse-names" : false, "suffix" : "" }, { "dropping-particle" : "", "family" : "Carslaw", "given" : "K. S.", "non-dropping-particle" : "", "parse-names" : false, "suffix" : "" }, { "dropping-particle" : "", "family" : "Chin", "given" : "M.", "non-dropping-particle" : "", "parse-names" : false, "suffix" : "" }, { "dropping-particle" : "", "family" : "Curci", "given" : "G.", "non-dropping-particle" : "", "parse-names" : false, "suffix" : "" }, { "dropping-particle" : "", "family" : "Diehl", "given" : "T.", "non-dropping-particle" : "", "parse-names" : false, "suffix" : "" }, { "dropping-particle" : "", "family" : "Easter", "given" : "R. C.", "non-dropping-particle" : "", "parse-names" : false, "suffix" : "" }, { "dropping-particle" : "", "family" : "Ghan", "given" : "S. J.", "non-dropping-particle" : "", "parse-names" : false, "suffix" : "" }, { "dropping-particle" : "", "family" : "Gong", "given" : "S. L.", "non-dropping-particle" : "", "parse-names" : false, "suffix" : "" }, { "dropping-particle" : "", "family" : "Hodzic", "given" : "A.", "non-dropping-particle" : "", "parse-names" : false, "suffix" : "" }, { "dropping-particle" : "", "family" : "Hoyle", "given" : "C. R.", "non-dropping-particle" : "", "parse-names" : false, "suffix" : "" }, { "dropping-particle" : "", "family" : "Iversen", "given" : "T.", "non-dropping-particle" : "", "parse-names" : false, "suffix" : "" }, { "dropping-particle" : "", "family" : "Jathar", "given" : "S.", "non-dropping-particle" : "", "parse-names" : false, "suffix" : "" }, { "dropping-particle" : "", "family" : "Jimenez", "given" : "J. L.", "non-dropping-particle" : "", "parse-names" : false, "suffix" : "" }, { "dropping-particle" : "", "family" : "Kaiser", "given" : "J. W.", "non-dropping-particle" : "", "parse-names" : false, "suffix" : "" }, { "dropping-particle" : "", "family" : "Kirkev\u00e4g", "given" : "A.", "non-dropping-particle" : "", "parse-names" : false, "suffix" : "" }, { "dropping-particle" : "", "family" : "Koch", "given" : "D.", "non-dropping-particle" : "", "parse-names" : false, "suffix" : "" }, { "dropping-particle" : "", "family" : "Kokkola", "given" : "H.", "non-dropping-particle" : "", "parse-names" : false, "suffix" : "" }, { "dropping-particle" : "", "family" : "H Lee", "given" : "Y.", "non-dropping-particle" : "", "parse-names" : false, "suffix" : "" }, { "dropping-particle" : "", "family" : "Lin", "given" : "G.", "non-dropping-particle" : "", "parse-names" : false, "suffix" : "" }, { "dropping-particle" : "", "family" : "Liu", "given" : "X.", "non-dropping-particle" : "", "parse-names" : false, "suffix" : "" }, { "dropping-particle" : "", "family" : "Luo", "given" : "G.", "non-dropping-particle" : "", "parse-names" : false, "suffix" : "" }, { "dropping-particle" : "", "family" : "Ma", "given" : "X.", "non-dropping-particle" : "", "parse-names" : false, "suffix" : "" }, { "dropping-particle" : "", "family" : "Mann", "given" : "G. W.", "non-dropping-particle" : "", "parse-names" : false, "suffix" : "" }, { "dropping-particle" : "", "family" : "Mihalopoulos", "given" : "N.", "non-dropping-particle" : "", "parse-names" : false, "suffix" : "" }, { "dropping-particle" : "", "family" : "Morcrette", "given" : "J. J.", "non-dropping-particle" : "", "parse-names" : false, "suffix" : "" }, { "dropping-particle" : "", "family" : "M\u00fcller", "given" : "J. F.", "non-dropping-particle" : "", "parse-names" : false, "suffix" : "" }, { "dropping-particle" : "", "family" : "Myhre", "given" : "G.", "non-dropping-particle" : "", "parse-names" : false, "suffix" : "" }, { "dropping-particle" : "", "family" : "Myriokefalitakis", "given" : "S.", "non-dropping-particle" : "", "parse-names" : false, "suffix" : "" }, { "dropping-particle" : "", "family" : "Ng", "given" : "N. L.", "non-dropping-particle" : "", "parse-names" : false, "suffix" : "" }, { "dropping-particle" : "", "family" : "O'donnell", "given" : "D.", "non-dropping-particle" : "", "parse-names" : false, "suffix" : "" }, { "dropping-particle" : "", "family" : "Penner", "given" : "J. E.", "non-dropping-particle" : "", "parse-names" : false, "suffix" : "" }, { "dropping-particle" : "", "family" : "Pozzoli", "given" : "L.", "non-dropping-particle" : "", "parse-names" : false, "suffix" : "" }, { "dropping-particle" : "", "family" : "Pringle", "given" : "K. J.", "non-dropping-particle" : "", "parse-names" : false, "suffix" : "" }, { "dropping-particle" : "", "family" : "Russell", "given" : "L. M.", "non-dropping-particle" : "", "parse-names" : false, "suffix" : "" }, { "dropping-particle" : "", "family" : "Schulz", "given" : "M.", "non-dropping-particle" : "", "parse-names" : false, "suffix" : "" }, { "dropping-particle" : "", "family" : "Sciare", "given" : "J.", "non-dropping-particle" : "", "parse-names" : false, "suffix" : "" }, { "dropping-particle" : "", "family" : "Seland", "given" : "", "non-dropping-particle" : "", "parse-names" : false, "suffix" : "" }, { "dropping-particle" : "", "family" : "Shindell", "given" : "D. T.", "non-dropping-particle" : "", "parse-names" : false, "suffix" : "" }, { "dropping-particle" : "", "family" : "Sillman", "given" : "S.", "non-dropping-particle" : "", "parse-names" : false, "suffix" : "" }, { "dropping-particle" : "", "family" : "Skeie", "given" : "R. B.", "non-dropping-particle" : "", "parse-names" : false, "suffix" : "" }, { "dropping-particle" : "", "family" : "Spracklen", "given" : "D.", "non-dropping-particle" : "", "parse-names" : false, "suffix" : "" }, { "dropping-particle" : "", "family" : "Stavrakou", "given" : "T.", "non-dropping-particle" : "", "parse-names" : false, "suffix" : "" }, { "dropping-particle" : "", "family" : "Steenrod", "given" : "S. D.", "non-dropping-particle" : "", "parse-names" : false, "suffix" : "" }, { "dropping-particle" : "", "family" : "Takemura", "given" : "T.", "non-dropping-particle" : "", "parse-names" : false, "suffix" : "" }, { "dropping-particle" : "", "family" : "Tiitta", "given" : "P.", "non-dropping-particle" : "", "parse-names" : false, "suffix" : "" }, { "dropping-particle" : "", "family" : "Tilmes", "given" : "S.", "non-dropping-particle" : "", "parse-names" : false, "suffix" : "" }, { "dropping-particle" : "", "family" : "Tost", "given" : "H.", "non-dropping-particle" : "", "parse-names" : false, "suffix" : "" }, { "dropping-particle" : "", "family" : "Noije", "given" : "T.", "non-dropping-particle" : "Van", "parse-names" : false, "suffix" : "" }, { "dropping-particle" : "", "family" : "Zyl", "given" : "P. G.", "non-dropping-particle" : "Van", "parse-names" : false, "suffix" : "" }, { "dropping-particle" : "", "family" : "Salzen", "given" : "K.", "non-dropping-particle" : "Von", "parse-names" : false, "suffix" : "" }, { "dropping-particle" : "", "family" : "Yu", "given" : "F.", "non-dropping-particle" : "", "parse-names" : false, "suffix" : "" }, { "dropping-particle" : "", "family" : "Wang", "given" : "Z.", "non-dropping-particle" : "", "parse-names" : false, "suffix" : "" }, { "dropping-particle" : "", "family" : "Wang", "given" : "Z.", "non-dropping-particle" : "", "parse-names" : false, "suffix" : "" }, { "dropping-particle" : "", "family" : "Zaveri", "given" : "R. A.", "non-dropping-particle" : "", "parse-names" : false, "suffix" : "" }, { "dropping-particle" : "", "family" : "Zhang", "given" : "H.", "non-dropping-particle" : "", "parse-names" : false, "suffix" : "" }, { "dropping-particle" : "", "family" : "Zhang", "given" : "K.", "non-dropping-particle" : "", "parse-names" : false, "suffix" : "" }, { "dropping-particle" : "", "family" : "Zhang", "given" : "Q.", "non-dropping-particle" : "", "parse-names" : false, "suffix" : "" }, { "dropping-particle" : "", "family" : "Zhang", "given" : "X.", "non-dropping-particle" : "", "parse-names" : false, "suffix" : "" } ], "container-title" : "Atmospheric Chemistry and Physics", "id" : "ITEM-1", "issue" : "19", "issued" : { "date-parts" : [ [ "2014" ] ] }, "page" : "10845-10895", "title" : "The AeroCom evaluation and intercomparison of organic aerosol in global models", "translator" : [ { "dropping-particle" : "", "family" : "G4876", "given" : "", "non-dropping-particle" : "", "parse-names" : false, "suffix" : "" } ], "type" : "article-journal", "volume" : "14" }, "uris" : [ "http://www.mendeley.com/documents/?uuid=58f80265-0e83-45c2-9f79-4020a50aa0a9" ] } ], "mendeley" : { "formattedCitation" : "(Tsigaridis et al., 2014)", "plainTextFormattedCitation" : "(Tsigaridis et al., 2014)", "previouslyFormattedCitation" : "(Tsigaridis et al., 2014)" }, "properties" : { "noteIndex" : 0 }, "schema" : "https://github.com/citation-style-language/schema/raw/master/csl-citation.json" }</w:instrText>
      </w:r>
      <w:r>
        <w:rPr>
          <w:noProof/>
          <w:lang w:val="en-GB"/>
        </w:rPr>
        <w:fldChar w:fldCharType="separate"/>
      </w:r>
      <w:r w:rsidR="00CB33A1">
        <w:rPr>
          <w:noProof/>
          <w:lang w:val="en-GB"/>
        </w:rPr>
        <w:t>(Tsigaridis et al., 2014)</w:t>
      </w:r>
      <w:r>
        <w:rPr>
          <w:noProof/>
          <w:lang w:val="en-GB"/>
        </w:rPr>
        <w:fldChar w:fldCharType="end"/>
      </w:r>
      <w:r>
        <w:rPr>
          <w:noProof/>
          <w:lang w:val="en-GB"/>
        </w:rPr>
        <w:t>.</w:t>
      </w:r>
      <w:r w:rsidRPr="000E472A">
        <w:rPr>
          <w:noProof/>
          <w:lang w:val="en-GB"/>
        </w:rPr>
        <w:t xml:space="preserve"> </w:t>
      </w:r>
    </w:p>
    <w:p w14:paraId="44B32A51" w14:textId="77777777" w:rsidR="00AF2E59" w:rsidRDefault="00AF2E59" w:rsidP="00D5630D">
      <w:pPr>
        <w:pStyle w:val="AR6BodyText"/>
        <w:rPr>
          <w:noProof/>
          <w:lang w:val="en-GB"/>
        </w:rPr>
      </w:pPr>
    </w:p>
    <w:p w14:paraId="286B3D2B" w14:textId="49676235" w:rsidR="00AF2E59" w:rsidRPr="00D837A8" w:rsidRDefault="00AF2E59" w:rsidP="00D5630D">
      <w:pPr>
        <w:pStyle w:val="AR6BodyText"/>
        <w:rPr>
          <w:color w:val="000000"/>
          <w:lang w:val="en-GB"/>
        </w:rPr>
      </w:pPr>
      <w:r w:rsidRPr="001D1C9B">
        <w:rPr>
          <w:noProof/>
          <w:lang w:val="en-GB"/>
        </w:rPr>
        <w:lastRenderedPageBreak/>
        <w:t xml:space="preserve">Lifetimes in models are estimated to 5.5 days </w:t>
      </w:r>
      <w:r w:rsidRPr="001D1C9B">
        <w:rPr>
          <w:lang w:val="en-GB" w:bidi="ne-NP"/>
        </w:rPr>
        <w:t>±</w:t>
      </w:r>
      <w:ins w:id="2788" w:author="Lucy Cowie" w:date="2021-07-27T17:29:00Z">
        <w:r w:rsidR="0053731F">
          <w:rPr>
            <w:lang w:val="en-GB" w:bidi="ne-NP"/>
          </w:rPr>
          <w:t xml:space="preserve"> </w:t>
        </w:r>
      </w:ins>
      <w:r w:rsidRPr="001D1C9B">
        <w:rPr>
          <w:noProof/>
          <w:lang w:val="en-GB"/>
        </w:rPr>
        <w:t xml:space="preserve">35% for BC and 6.0 days </w:t>
      </w:r>
      <w:r w:rsidRPr="001D1C9B">
        <w:rPr>
          <w:lang w:val="en-GB" w:bidi="ne-NP"/>
        </w:rPr>
        <w:t>±</w:t>
      </w:r>
      <w:ins w:id="2789" w:author="Lucy Cowie" w:date="2021-07-27T17:29:00Z">
        <w:r w:rsidR="0053731F">
          <w:rPr>
            <w:lang w:val="en-GB" w:bidi="ne-NP"/>
          </w:rPr>
          <w:t xml:space="preserve"> </w:t>
        </w:r>
      </w:ins>
      <w:r w:rsidRPr="001D1C9B">
        <w:rPr>
          <w:noProof/>
          <w:lang w:val="en-GB"/>
        </w:rPr>
        <w:t xml:space="preserve">29% for </w:t>
      </w:r>
      <w:r w:rsidRPr="001D1C9B">
        <w:rPr>
          <w:lang w:val="en-GB"/>
        </w:rPr>
        <w:t>OA (median ±</w:t>
      </w:r>
      <w:r>
        <w:rPr>
          <w:lang w:val="en-GB"/>
        </w:rPr>
        <w:t xml:space="preserve"> 1</w:t>
      </w:r>
      <w:r w:rsidRPr="001D1C9B">
        <w:rPr>
          <w:lang w:val="en-GB"/>
        </w:rPr>
        <w:t xml:space="preserve"> standard deviation) according to an ensemble of 14 models</w:t>
      </w:r>
      <w:r>
        <w:rPr>
          <w:lang w:val="en-GB"/>
        </w:rPr>
        <w:t xml:space="preserve"> </w:t>
      </w:r>
      <w:r>
        <w:rPr>
          <w:lang w:val="en-GB"/>
        </w:rPr>
        <w:fldChar w:fldCharType="begin" w:fldLock="1"/>
      </w:r>
      <w:r w:rsidR="00D477C7">
        <w:rPr>
          <w:lang w:val="en-GB"/>
        </w:rPr>
        <w:instrText>ADDIN CSL_CITATION { "citationItems" : [ { "id" : "ITEM-1", "itemData" : { "DOI" : "10.5194/acp-21-87-2021", "ISSN" : "1680-7324", "abstract" : "Abstract. Within the framework of the AeroCom (Aerosol Comparisons between Observations and Models) initiative, the state-of-the-art modelling of aerosol optical properties is assessed from 14 global models participating in the phase III control experiment (AP3). The models are similar to CMIP6/AerChemMIP Earth System Models (ESMs) and provide a robust multi-model ensemble. Inter-model spread of aerosol species lifetimes and emissions appears to be similar to that of mass extinction coefficients (MECs), suggesting that aerosol optical depth (AOD) uncertainties are associated with a broad spectrum of parameterised aerosol processes. Total AOD is approximately the same as in AeroCom phase I (AP1) simulations. However, we find a 50 % decrease in the optical depth (OD) of black carbon (BC), attributable to a combination of decreased emissions and lifetimes. Relative contributions from sea salt (SS) and dust (DU) have shifted from being approximately equal in AP1 to SS contributing about 2\u22153 of the natural AOD in AP3. This shift is linked with a decrease in DU mass burden, a lower DU MEC, and a slight decrease in DU lifetime, suggesting coarser DU particle sizes in AP3 compared to AP1. Relative to observations, the AP3 ensemble median and most of the participating models underestimate all aerosol optical properties investigated, that is, total AOD as well as fine and coarse AOD (AODf, AODc), \u00c5ngstr\u00f6m exponent (AE), dry surface scattering (SCdry), and absorption (ACdry) coefficients. Compared to AERONET, the models underestimate total AOD by ca. 21 % \u00b1 20 % (as inferred from the ensemble median and interquartile range). Against satellite data, the ensemble AOD biases range from \u221237 % (MODIS-Terra) to \u221216 % (MERGED-FMI, a multi-satellite AOD product), which we explain by differences between individual satellites and AERONET measurements themselves. Correlation coefficients (R) between model and observation AOD records are generally high (R&gt;0.75), suggesting that the models are capable of capturing spatio-temporal variations in AOD. We find a much larger underestimate in coarse AODc (\u223c \u221245 % \u00b1 25 %) than in fine AODf (\u223c \u221215 % \u00b1 25 %) with slightly increased inter-model spread compared to total AOD. These results indicate problems in the modelling of DU and SS. The AODc bias is likely due to missing DU over continental land masses (particularly over the United States, SE Asia, and S. America), while marine AERONET sites and the AATSR SU satellite data suggest mo\u2026", "author" : [ { "dropping-particle" : "", "family" : "Gli\u00df", "given" : "Jonas", "non-dropping-particle" : "", "parse-names" : false, "suffix" : "" }, { "dropping-particle" : "", "family" : "Mortier", "given" : "Augustin", "non-dropping-particle" : "", "parse-names" : false, "suffix" : "" }, { "dropping-particle" : "", "family" : "Schulz", "given" : "Michael", "non-dropping-particle" : "", "parse-names" : false, "suffix" : "" }, { "dropping-particle" : "", "family" : "Andrews", "given" : "Elisabeth", "non-dropping-particle" : "", "parse-names" : false, "suffix" : "" }, { "dropping-particle" : "", "family" : "Balkanski", "given" : "Yves", "non-dropping-particle" : "", "parse-names" : false, "suffix" : "" }, { "dropping-particle" : "", "family" : "Bauer", "given" : "Susanne E", "non-dropping-particle" : "", "parse-names" : false, "suffix" : "" }, { "dropping-particle" : "", "family" : "Benedictow", "given" : "Anna M K", "non-dropping-particle" : "", "parse-names" : false, "suffix" : "" }, { "dropping-particle" : "", "family" : "Bian", "given" : "Huisheng", "non-dropping-particle" : "", "parse-names" : false, "suffix" : "" }, { "dropping-particle" : "", "family" : "Checa-Garcia", "given" : "Ramiro", "non-dropping-particle" : "", "parse-names" : false, "suffix" : "" }, { "dropping-particle" : "", "family" : "Chin", "given" : "Mian", "non-dropping-particle" : "", "parse-names" : false, "suffix" : "" }, { "dropping-particle" : "", "family" : "Ginoux", "given" : "Paul", "non-dropping-particle" : "", "parse-names" : false, "suffix" : "" }, { "dropping-particle" : "", "family" : "Griesfeller", "given" : "Jan J", "non-dropping-particle" : "", "parse-names" : false, "suffix" : "" }, { "dropping-particle" : "", "family" : "Heckel", "given" : "Andreas", "non-dropping-particle" : "", "parse-names" : false, "suffix" : "" }, { "dropping-particle" : "", "family" : "Kipling", "given" : "Zak", "non-dropping-particle" : "", "parse-names" : false, "suffix" : "" }, { "dropping-particle" : "", "family" : "Kirkev\u00e5g", "given" : "Alf", "non-dropping-particle" : "", "parse-names" : false, "suffix" : "" }, { "dropping-particle" : "", "family" : "Kokkola", "given" : "Harri", "non-dropping-particle" : "", "parse-names" : false, "suffix" : "" }, { "dropping-particle" : "", "family" : "Laj", "given" : "Paolo", "non-dropping-particle" : "", "parse-names" : false, "suffix" : "" }, { "dropping-particle" : "", "family" : "Sager", "given" : "Philippe", "non-dropping-particle" : "Le", "parse-names" : false, "suffix" : "" }, { "dropping-particle" : "", "family" : "Lund", "given" : "Marianne Tronstad", "non-dropping-particle" : "", "parse-names" : false, "suffix" : "" }, { "dropping-particle" : "", "family" : "Lund Myhre", "given" : "Cathrine", "non-dropping-particle" : "", "parse-names" : false, "suffix" : "" }, { "dropping-particle" : "", "family" : "Matsui", "given" : "Hitoshi", "non-dropping-particle" : "", "parse-names" : false, "suffix" : "" }, { "dropping-particle" : "", "family" : "Myhre", "given" : "Gunnar", "non-dropping-particle" : "", "parse-names" : false, "suffix" : "" }, { "dropping-particle" : "", "family" : "Neubauer", "given" : "David", "non-dropping-particle" : "", "parse-names" : false, "suffix" : "" }, { "dropping-particle" : "", "family" : "Noije", "given" : "Twan", "non-dropping-particle" : "van", "parse-names" : false, "suffix" : "" }, { "dropping-particle" : "", "family" : "North", "given" : "Peter", "non-dropping-particle" : "", "parse-names" : false, "suffix" : "" }, { "dropping-particle" : "", "family" : "Olivi\u00e9", "given" : "Dirk J L", "non-dropping-particle" : "", "parse-names" : false, "suffix" : "" }, { "dropping-particle" : "", "family" : "R\u00e9my", "given" : "Samuel", "non-dropping-particle" : "", "parse-names" : false, "suffix" : "" }, { "dropping-particle" : "", "family" : "Sogacheva", "given" : "Larisa", "non-dropping-particle" : "", "parse-names" : false, "suffix" : "" }, { "dropping-particle" : "", "family" : "Takemura", "given" : "Toshihiko", "non-dropping-particle" : "", "parse-names" : false, "suffix" : "" }, { "dropping-particle" : "", "family" : "Tsigaridis", "given" : "Kostas", "non-dropping-particle" : "", "parse-names" : false, "suffix" : "" }, { "dropping-particle" : "", "family" : "Tsyro", "given" : "Svetlana G", "non-dropping-particle" : "", "parse-names" : false, "suffix" : "" } ], "container-title" : "Atmospheric Chemistry and Physics", "id" : "ITEM-1", "issue" : "1", "issued" : { "date-parts" : [ [ "2021", "1", "6" ] ] }, "page" : "87-128", "publisher" : "Copernicus Publications", "title" : "AeroCom phase III multi-model evaluation of the aerosol life cycle and optical properties using ground- and space-based remote sensing as well as surface in situ observations", "translator" : [ { "dropping-particle" : "", "family" : "G5374", "given" : "", "non-dropping-particle" : "", "parse-names" : false, "suffix" : "" } ], "type" : "article-journal", "volume" : "21" }, "uris" : [ "http://www.mendeley.com/documents/?uuid=fbdbc7b3-1094-4dec-b9c9-b589ed537738" ] } ], "mendeley" : { "formattedCitation" : "(Gli\u00df et al., 2021b)", "plainTextFormattedCitation" : "(Gli\u00df et al., 2021b)", "previouslyFormattedCitation" : "(Gli\u00df et al., 2021b)" }, "properties" : { "noteIndex" : 0 }, "schema" : "https://github.com/citation-style-language/schema/raw/master/csl-citation.json" }</w:instrText>
      </w:r>
      <w:r>
        <w:rPr>
          <w:lang w:val="en-GB"/>
        </w:rPr>
        <w:fldChar w:fldCharType="separate"/>
      </w:r>
      <w:r w:rsidR="00CB33A1">
        <w:rPr>
          <w:noProof/>
          <w:lang w:val="en-GB"/>
        </w:rPr>
        <w:t>(Gliß et al., 2021b)</w:t>
      </w:r>
      <w:r>
        <w:rPr>
          <w:lang w:val="en-GB"/>
        </w:rPr>
        <w:fldChar w:fldCharType="end"/>
      </w:r>
      <w:r>
        <w:rPr>
          <w:lang w:val="en-GB"/>
        </w:rPr>
        <w:t xml:space="preserve">. </w:t>
      </w:r>
      <w:r w:rsidRPr="001D1C9B">
        <w:rPr>
          <w:lang w:val="en-GB"/>
        </w:rPr>
        <w:t xml:space="preserve">Disagreement in simulated lifetime </w:t>
      </w:r>
      <w:r w:rsidRPr="001D1C9B">
        <w:rPr>
          <w:noProof/>
          <w:lang w:val="en-GB"/>
        </w:rPr>
        <w:t>leads to horizontal and vertical variations in predicted carbonaceous aerosol concentrations, with  implications for radiative forcing</w:t>
      </w:r>
      <w:del w:id="2790" w:author="Robin Matthews" w:date="2021-07-08T16:21:00Z">
        <w:r w:rsidRPr="001D1C9B" w:rsidDel="005D7BAA">
          <w:rPr>
            <w:noProof/>
            <w:lang w:val="en-GB"/>
          </w:rPr>
          <w:delText xml:space="preserve"> </w:delText>
        </w:r>
      </w:del>
      <w:bookmarkStart w:id="2791" w:name="_Hlk76652367"/>
      <w:ins w:id="2792" w:author="Robin Matthews" w:date="2021-07-08T16:21:00Z">
        <w:r w:rsidR="005D7BAA">
          <w:rPr>
            <w:noProof/>
            <w:lang w:val="en-GB"/>
          </w:rPr>
          <w:t xml:space="preserve"> </w:t>
        </w:r>
        <w:r w:rsidR="005D7BAA">
          <w:rPr>
            <w:noProof/>
          </w:rPr>
          <w:fldChar w:fldCharType="begin" w:fldLock="1"/>
        </w:r>
      </w:ins>
      <w:r w:rsidR="00A75A09" w:rsidRPr="002A1EE0">
        <w:rPr>
          <w:noProof/>
          <w:lang w:val="en-US"/>
        </w:rPr>
        <w:instrText>ADDIN CSL_CITATION { "citationItems" : [ { "id" : "ITEM-1", "itemData" : { "DOI" : "10.1038/s41612-018-0040-x", "ISBN" : "2397-3722", "ISSN" : "2397-3722", "abstract" : "Using a lacZ plasmid transgenic mouse model, spectra of spontaneous point mutations were determined in brain, heart, liver, spleen and small intestine in young and old mice. While similar at a young age, the mutation spectra among these organs were significantly different in old age. In brain and heart G:C--&gt;A:T transitions at CpG sites were the predominant mutation, suggesting that oxidative damage is not a major mutagenic event in these tissues. Other base changes, especially those affecting A:T base pairs, positively correlated with increasing proliferative activity of the different tissues. A relatively high percentage of base changes at A:T base pairs and compound mutants were found in both spleen and spontaneous lymphoma, suggesting a possible role of the hypermutation process in splenocytes in carcinogenesis. The similar mutant spectra observed at a young age may reflect a common mutation mechanism for all tissues that could be driven by the rapid cell division that takes place during development. However, the spectra of the young tissues did not resemble that of the most proliferative aged tissue, implying that replicative history p</w:instrText>
      </w:r>
      <w:r w:rsidR="00A75A09">
        <w:rPr>
          <w:noProof/>
        </w:rPr>
        <w:instrText>er se is not the underlying causal factor of age-related organ-specific differences in mutation spectra. Rather, differences in organ function, possibly in association with replicative history, may explain the divergence in mutation spectra during aging.", "author" : [ { "dropping-particle" : "", "family" : "Lund", "given" : "Marianne T.", "non-dropping-particle" : "", "parse-names" : false, "suffix" : "" }, { "dropping-particle" : "", "family" : "Samset", "given" : "Bj\u00f8rn H.", "non-dropping-particle" : "", "parse-names" : false, "suffix" : "" }, { "dropping-particle" : "", "family" : "Skeie", "given" : "Ragnhild B.", "non-dropping-particle" : "", "parse-names" : false, "suffix" : "" }, { "dropping-particle" : "", "family" : "Watson-Parris", "given" : "Duncan", "non-dropping-particle" : "", "parse-names" : false, "suffix" : "" }, { "dropping-particle" : "", "family" : "Katich", "given" : "Joseph M.", "non-dropping-particle" : "", "parse-names" : false, "suffix" : "" }, { "dropping-particle" : "", "family" : "Schwarz", "given" : "Joshua P.", "non-dropping-particle" : "", "parse-names" : false, "suffix" : "" }, { "dropping-particle" : "", "family" : "Weinzierl", "given" : "Bernadett", "non-dropping-particle" : "", "parse-names" : false, "suffix" : "" } ], "container-title" : "npj Climate and Atmospheric Science", "id" : "ITEM-1", "issue" : "1", "issued" : { "date-parts" : [ [ "2018" ] ] }, "page" : "31", "title" : "Short Black Carbon lifetime inferred from a global set of aircraft observations", "translator" : [ { "dropping-particle" : "", "family" : "G3848", "given" : "", "non-dropping-particle" : "", "parse-names" : false, "suffix" : "" } ], "type" : "article-journal", "volume" : "1" }, "uris" : [ "http://www.mendeley.com/documents/?uuid=b79bf92b-d7e3-40b4-978a-60f736079718", "http://www.mendeley.com/documents/?uuid=1a3fe9f0-7a4c-423c-9533-a142f8c45eec" ] }, { "id" : "ITEM-2", "itemData" : { "DOI" : "10.5194/acp-13-2423-2013", "ISBN" : "1324232013", "ISSN" : "16807324", "abstract" : "The impact of black carbon (BC) aerosols on the global radiation balance is not well constrained. Here twelve global aerosol models are used to show that at least 20% of the present uncertainty in modeled BC direct radiative forcing (RF) is due to diversity in the simulated vertical profile of BC mass. Results are from phases 1 and 2 of the global aerosol model intercomparison project (AeroCom). Additionally, a significant fraction of the variability is shown to come from high altitudes, as, globally, more than 40% of the total BC RF is exerted above 5 km. BC emission regions and areas with transported BC are found to have differing characteristics. These insights into the importance of the vertical profile of BC lead us to suggest that observational studies are needed to better characterize the global distribution of BC, including in the upper troposphere. \u00a9 2013 Author(s).", "author" : [ { "dropping-particle" : "", "family" : "Samset", "given" : "B. H.", "non-dropping-particle" : "", "parse-names" : false, "suffix" : "" }, { "dropping-particle" : "", "family" : "Myhre", "given" : "G.", "non-dropping-particle" : "", "parse-names" : false, "suffix" : "" }, { "dropping-particle" : "", "family" : "Schulz", "given" : "M.", "non-dropping-particle" : "", "parse-names" : false, "suffix" : "" }, { "dropping-particle" : "", "family" : "Balkanski", "given" : "Y.", "non-dropping-particle" : "", "parse-names" : false, "suffix" : "" }, { "dropping-particle" : "", "family" : "Bauer", "given" : "S.", "non-dropping-particle" : "", "parse-names" : false, "suffix" : "" }, { "dropping-particle" : "", "family" : "Berntsen", "given" : "T. K.", "non-dropping-particle" : "", "parse-names" : false, "suffix" : "" }, { "dropping-particle" : "", "family" : "Bian", "given" : "H.", "non-dropping-particle" : "", "parse-names" : false, "suffix" : "" }, { "dropping-particle" : "", "family" : "Bellouin", "given" : "N.", "non-dropping-particle" : "", "parse-names" : false, "suffix" : "" }, { "dropping-particle" : "", "family" : "Diehl", "given" : "T.", "non-dropping-particle" : "", "parse-names" : false, "suffix" : "" }, { "dropping-particle" : "", "family" : "Easter", "given" : "R. C.", "non-dropping-particle" : "", "parse-names" : false, "suffix" : "" }, { "dropping-particle" : "", "family" : "Ghan", "given" : "S. J.", "non-dropping-particle" : "", "parse-names" : false, "suffix" : "" }, { "dropping-particle" : "", "family" : "Iversen", "given" : "T.", "non-dropping-particle" : "", "parse-names" : false, "suffix" : "" }, { "dropping-particle" : "", "family" : "Kinne", "given" : "S.", "non-dropping-particle" : "", "parse-names" : false, "suffix" : "" }, { "dropping-particle" : "", "family" : "Kirkev\u00e4g", "given" : "A.", "non-dropping-particle" : "", "parse-names" : false, "suffix" : "" }, { "dropping-particle" : "", "family" : "Lamarque", "given" : "J. F.", "non-dropping-particle" : "", "parse-names" : false, "suffix" : "" }, { "dropping-particle" : "", "family" : "Lin", "given" : "G.", "non-dropping-particle" : "", "parse-names" : false, "suffix" : "" }, { "dropping-particle" : "", "family" : "Liu", "given" : "X.", "non-dropping-particle" : "", "parse-names" : false, "suffix" : "" }, { "dropping-particle" : "", "family" : "Penner", "given" : "J. E.", "non-dropping-particle" : "", "parse-names" : false, "suffix" : "" }, { "dropping-particle" : "", "family" : "Seland", "given" : "O.", "non-dropping-particle" : "", "parse-names" : false, "suffix" : "" }, { "dropping-particle" : "", "family" : "Skeie", "given" : "R. B.", "non-dropping-particle" : "", "parse-names" : false, "suffix" : "" }, { "dropping-particle" : "", "family" : "Stier", "given" : "P.", "non-dropping-particle" : "", "parse-names" : false, "suffix" : "" }, { "dropping-particle" : "", "family" : "Takemura", "given" : "T.", "non-dropping-particle" : "", "parse-names" : false, "suffix" : "" }, { "dropping-particle" : "", "family" : "Tsigaridis", "given" : "K.", "non-dropping-particle" : "", "parse-names" : false, "suffix" : "" }, { "dropping-particle" : "", "family" : "Zhang", "given" : "K.", "non-dropping-particle" : "", "parse-names" : false, "suffix" : "" } ], "container-title" : "Atmospheric Chemistry and Physics", "id" : "ITEM-2", "issue" : "5", "issued" : { "date-parts" : [ [ "2013" ] ] }, "page" : "2423-2434", "title" : "Black carbon vertical profiles strongly affect its radiative forcing uncertainty", "translator" : [ { "dropping-particle" : "", "family" : "G3895", "given" : "", "non-dropping-particle" : "", "parse-names" : false, "suffix" : "" } ], "type" : "article-journal", "volume" : "13" }, "uris" : [ "http://www.mendeley.com/documents/?uuid=a75d732d-fa99-435b-95e1-2efdd5b2a821" ] } ], "mendeley" : { "formattedCitation" : "(Samset et al., 2013; Lund et al., 2018b)", "manualFormatting" : "(Samset et al., 2013; Lund et al., 2018b)", "plainTextFormattedCitation" : "(Samset et al., 2013; Lund et al., 2018b)", "previouslyFormattedCitation" : "(Samset et al., 2013; Lund et al., 2018b)" }, "properties" : { "noteIndex" : 0 }, "schema" : "https://github.com/citation-style-language/schema/raw/master/csl-citation.json" }</w:instrText>
      </w:r>
      <w:ins w:id="2793" w:author="Robin Matthews" w:date="2021-07-08T16:21:00Z">
        <w:r w:rsidR="005D7BAA">
          <w:rPr>
            <w:noProof/>
          </w:rPr>
          <w:fldChar w:fldCharType="separate"/>
        </w:r>
        <w:r w:rsidR="005D7BAA" w:rsidRPr="00562207">
          <w:rPr>
            <w:noProof/>
          </w:rPr>
          <w:t>(Samset et al., 2013; Lund et al., 2018</w:t>
        </w:r>
        <w:r w:rsidR="005D7BAA">
          <w:rPr>
            <w:noProof/>
          </w:rPr>
          <w:t>b</w:t>
        </w:r>
        <w:r w:rsidR="005D7BAA" w:rsidRPr="00562207">
          <w:rPr>
            <w:noProof/>
          </w:rPr>
          <w:t>)</w:t>
        </w:r>
        <w:r w:rsidR="005D7BAA">
          <w:rPr>
            <w:noProof/>
          </w:rPr>
          <w:fldChar w:fldCharType="end"/>
        </w:r>
      </w:ins>
      <w:del w:id="2794" w:author="Robin Matthews" w:date="2021-07-08T16:21:00Z">
        <w:r w:rsidRPr="001D1C9B" w:rsidDel="005D7BAA">
          <w:rPr>
            <w:noProof/>
            <w:lang w:val="en-GB"/>
          </w:rPr>
          <w:fldChar w:fldCharType="begin" w:fldLock="1"/>
        </w:r>
        <w:r w:rsidR="00D477C7" w:rsidDel="005D7BAA">
          <w:rPr>
            <w:noProof/>
            <w:lang w:val="en-GB"/>
          </w:rPr>
          <w:delInstrText>ADDIN CSL_CITATION { "citationItems" : [ { "id" : "ITEM-1", "itemData" : { "DOI" : "10.1038/s41612-018-0040-x", "ISBN" : "2397-3722", "ISSN" : "2397-3722", "abstract" : "Using a lacZ plasmid transgenic mouse model, spectra of spontaneous point mutations were determined in brain, heart, liver, spleen and small intestine in young and old mice. While similar at a young age, the mutation spectra among these organs were significantly different in old age. In brain and heart G:C--&gt;A:T transitions at CpG sites were the predominant mutation, suggesting that oxidative damage is not a major mutagenic event in these tissues. Other base changes, especially those affecting A:T base pairs, positively correlated with increasing proliferative activity of the different tissues. A relatively high percentage of base changes at A:T base pairs and compound mutants were found in both spleen and spontaneous lymphoma, suggesting a possible role of the hypermutation process in splenocytes in carcinogenesis. The similar mutant spectra observed at a young age may reflect a common mutation mechanism for all tissues that could be driven by the rapid cell division that takes place during development. However, the spectra of the young tissues did not resemble that of the most proliferative aged tissue, implying that replicative history per se is not the underlying causal factor of age-related organ-specific differences in mutation spectra. Rather, differences in organ function, possibly in association with replicative history, may explain the divergence in mutation spectra during aging.", "author" : [ { "dropping-particle" : "", "family" : "Lund", "given" : "Marianne T.", "non-dropping-particle" : "", "parse-names" : false, "suffix" : "" }, { "dropping-particle" : "", "family" : "Samset", "given" : "Bj\u00f8rn H.", "non-dropping-particle" : "", "parse-names" : false, "suffix" : "" }, { "dropping-particle" : "", "family" : "Skeie", "given" : "Ragnhild B.", "non-dropping-particle" : "", "parse-names" : false, "suffix" : "" }, { "dropping-particle" : "", "family" : "Watson-Parris", "given" : "Duncan", "non-dropping-particle" : "", "parse-names" : false, "suffix" : "" }, { "dropping-particle" : "", "family" : "Katich", "given" : "Joseph M.", "non-dropping-particle" : "", "parse-names" : false, "suffix" : "" }, { "dropping-particle" : "", "family" : "Schwarz", "given" : "Joshua P.", "non-dropping-particle" : "", "parse-names" : false, "suffix" : "" }, { "dropping-particle" : "", "family" : "Weinzierl", "given" : "Bernadett", "non-dropping-particle" : "", "parse-names" : false, "suffix" : "" } ], "container-title" : "npj Climate and Atmospheric Science", "id" : "ITEM-1", "issue" : "1", "issued" : { "date-parts" : [ [ "2018" ] ] }, "page" : "31", "title" : "Short Black Carbon lifetime inferred from a global set of aircraft observations", "translator" : [ { "dropping-particle" : "", "family" : "G3848", "given" : "", "non-dropping-particle" : "", "parse-names" : false, "suffix" : "" } ], "type" : "article-journal", "volume" : "1" }, "uris" : [ "http://www.mendeley.com/documents/?uuid=b79bf92b-d7e3-40b4-978a-60f736079718", "http://www.mendeley.com/documents/?uuid=1a3fe9f0-7a4c-423c-9533-a142f8c45eec" ] } ], "mendeley" : { "formattedCitation" : "(Lund et al., 2018b)", "plainTextFormattedCitation" : "(Lund et al., 2018b)", "previouslyFormattedCitation" : "(Lund et al., 2018b)" }, "properties" : { "noteIndex" : 0 }, "schema" : "https://github.com/citation-style-language/schema/raw/master/csl-citation.json" }</w:delInstrText>
        </w:r>
        <w:r w:rsidRPr="001D1C9B" w:rsidDel="005D7BAA">
          <w:rPr>
            <w:noProof/>
            <w:lang w:val="en-GB"/>
          </w:rPr>
          <w:fldChar w:fldCharType="separate"/>
        </w:r>
        <w:r w:rsidR="00CB33A1" w:rsidDel="005D7BAA">
          <w:rPr>
            <w:noProof/>
            <w:lang w:val="en-GB"/>
          </w:rPr>
          <w:delText>(Lund et al., 2018b)</w:delText>
        </w:r>
        <w:r w:rsidRPr="001D1C9B" w:rsidDel="005D7BAA">
          <w:rPr>
            <w:noProof/>
            <w:lang w:val="en-GB"/>
          </w:rPr>
          <w:fldChar w:fldCharType="end"/>
        </w:r>
        <w:r w:rsidRPr="00221400" w:rsidDel="005D7BAA">
          <w:rPr>
            <w:noProof/>
            <w:color w:val="000000"/>
            <w:lang w:val="en-GB"/>
          </w:rPr>
          <w:delText xml:space="preserve"> </w:delText>
        </w:r>
        <w:r w:rsidRPr="00221400" w:rsidDel="005D7BAA">
          <w:rPr>
            <w:noProof/>
            <w:color w:val="000000"/>
            <w:lang w:val="en-GB"/>
          </w:rPr>
          <w:fldChar w:fldCharType="begin" w:fldLock="1"/>
        </w:r>
        <w:r w:rsidR="00D477C7" w:rsidDel="005D7BAA">
          <w:rPr>
            <w:noProof/>
            <w:color w:val="000000"/>
            <w:lang w:val="en-GB"/>
          </w:rPr>
          <w:delInstrText>ADDIN CSL_CITATION { "citationItems" : [ { "id" : "ITEM-1", "itemData" : { "DOI" : "10.5194/acp-13-2423-2013", "ISBN" : "1324232013", "ISSN" : "16807324", "abstract" : "The impact of black carbon (BC) aerosols on the global radiation balance is not well constrained. Here twelve global aerosol models are used to show that at least 20% of the present uncertainty in modeled BC direct radiative forcing (RF) is due to diversity in the simulated vertical profile of BC mass. Results are from phases 1 and 2 of the global aerosol model intercomparison project (AeroCom). Additionally, a significant fraction of the variability is shown to come from high altitudes, as, globally, more than 40% of the total BC RF is exerted above 5 km. BC emission regions and areas with transported BC are found to have differing characteristics. These insights into the importance of the vertical profile of BC lead us to suggest that observational studies are needed to better characterize the global distribution of BC, including in the upper troposphere. \u00a9 2013 Author(s).", "author" : [ { "dropping-particle" : "", "family" : "Samset", "given" : "B. H.", "non-dropping-particle" : "", "parse-names" : false, "suffix" : "" }, { "dropping-particle" : "", "family" : "Myhre", "given" : "G.", "non-dropping-particle" : "", "parse-names" : false, "suffix" : "" }, { "dropping-particle" : "", "family" : "Schulz", "given" : "M.", "non-dropping-particle" : "", "parse-names" : false, "suffix" : "" }, { "dropping-particle" : "", "family" : "Balkanski", "given" : "Y.", "non-dropping-particle" : "", "parse-names" : false, "suffix" : "" }, { "dropping-particle" : "", "family" : "Bauer", "given" : "S.", "non-dropping-particle" : "", "parse-names" : false, "suffix" : "" }, { "dropping-particle" : "", "family" : "Berntsen", "given" : "T. K.", "non-dropping-particle" : "", "parse-names" : false, "suffix" : "" }, { "dropping-particle" : "", "family" : "Bian", "given" : "H.", "non-dropping-particle" : "", "parse-names" : false, "suffix" : "" }, { "dropping-particle" : "", "family" : "Bellouin", "given" : "N.", "non-dropping-particle" : "", "parse-names" : false, "suffix" : "" }, { "dropping-particle" : "", "family" : "Diehl", "given" : "T.", "non-dropping-particle" : "", "parse-names" : false, "suffix" : "" }, { "dropping-particle" : "", "family" : "Easter", "given" : "R. C.", "non-dropping-particle" : "", "parse-names" : false, "suffix" : "" }, { "dropping-particle" : "", "family" : "Ghan", "given" : "S. J.", "non-dropping-particle" : "", "parse-names" : false, "suffix" : "" }, { "dropping-particle" : "", "family" : "Iversen", "given" : "T.", "non-dropping-particle" : "", "parse-names" : false, "suffix" : "" }, { "dropping-particle" : "", "family" : "Kinne", "given" : "S.", "non-dropping-particle" : "", "parse-names" : false, "suffix" : "" }, { "dropping-particle" : "", "family" : "Kirkev\u00e4g", "given" : "A.", "non-dropping-particle" : "", "parse-names" : false, "suffix" : "" }, { "dropping-particle" : "", "family" : "Lamarque", "given" : "J. F.", "non-dropping-particle" : "", "parse-names" : false, "suffix" : "" }, { "dropping-particle" : "", "family" : "Lin", "given" : "G.", "non-dropping-particle" : "", "parse-names" : false, "suffix" : "" }, { "dropping-particle" : "", "family" : "Liu", "given" : "X.", "non-dropping-particle" : "", "parse-names" : false, "suffix" : "" }, { "dropping-particle" : "", "family" : "Penner", "given" : "J. E.", "non-dropping-particle" : "", "parse-names" : false, "suffix" : "" }, { "dropping-particle" : "", "family" : "Seland", "given" : "O.", "non-dropping-particle" : "", "parse-names" : false, "suffix" : "" }, { "dropping-particle" : "", "family" : "Skeie", "given" : "R. B.", "non-dropping-particle" : "", "parse-names" : false, "suffix" : "" }, { "dropping-particle" : "", "family" : "Stier", "given" : "P.", "non-dropping-particle" : "", "parse-names" : false, "suffix" : "" }, { "dropping-particle" : "", "family" : "Takemura", "given" : "T.", "non-dropping-particle" : "", "parse-names" : false, "suffix" : "" }, { "dropping-particle" : "", "family" : "Tsigaridis", "given" : "K.", "non-dropping-particle" : "", "parse-names" : false, "suffix" : "" }, { "dropping-particle" : "", "family" : "Zhang", "given" : "K.", "non-dropping-particle" : "", "parse-names" : false, "suffix" : "" } ], "container-title" : "Atmospheric Chemistry and Physics", "id" : "ITEM-1", "issue" : "5", "issued" : { "date-parts" : [ [ "2013" ] ] }, "page" : "2423-2434", "title" : "Black carbon vertical profiles strongly affect its radiative forcing uncertainty", "translator" : [ { "dropping-particle" : "", "family" : "G3895", "given" : "", "non-dropping-particle" : "", "parse-names" : false, "suffix" : "" } ], "type" : "article-journal", "volume" : "13" }, "uris" : [ "http://www.mendeley.com/documents/?uuid=a75d732d-fa99-435b-95e1-2efdd5b2a821" ] } ], "mendeley" : { "formattedCitation" : "(Samset et al., 2013)", "plainTextFormattedCitation" : "(Samset et al., 2013)", "previouslyFormattedCitation" : "(Samset et al., 2013)" }, "properties" : { "noteIndex" : 0 }, "schema" : "https://github.com/citation-style-language/schema/raw/master/csl-citation.json" }</w:delInstrText>
        </w:r>
        <w:r w:rsidRPr="00221400" w:rsidDel="005D7BAA">
          <w:rPr>
            <w:noProof/>
            <w:color w:val="000000"/>
            <w:lang w:val="en-GB"/>
          </w:rPr>
          <w:fldChar w:fldCharType="separate"/>
        </w:r>
        <w:r w:rsidR="00CB33A1" w:rsidDel="005D7BAA">
          <w:rPr>
            <w:noProof/>
            <w:color w:val="000000"/>
            <w:lang w:val="en-GB"/>
          </w:rPr>
          <w:delText>(Samset et al., 2013)</w:delText>
        </w:r>
        <w:r w:rsidRPr="00221400" w:rsidDel="005D7BAA">
          <w:rPr>
            <w:noProof/>
            <w:color w:val="000000"/>
            <w:lang w:val="en-GB"/>
          </w:rPr>
          <w:fldChar w:fldCharType="end"/>
        </w:r>
      </w:del>
      <w:bookmarkEnd w:id="2791"/>
      <w:r w:rsidRPr="001D1C9B">
        <w:rPr>
          <w:noProof/>
          <w:lang w:val="en-GB"/>
        </w:rPr>
        <w:t>.</w:t>
      </w:r>
      <w:r w:rsidRPr="00221400">
        <w:rPr>
          <w:noProof/>
          <w:lang w:val="en-GB"/>
        </w:rPr>
        <w:t xml:space="preserve"> Airborne campaigns have provided valuable </w:t>
      </w:r>
      <w:r w:rsidRPr="00221400">
        <w:rPr>
          <w:color w:val="000000"/>
          <w:lang w:val="en-GB"/>
        </w:rPr>
        <w:t>vertical</w:t>
      </w:r>
      <w:ins w:id="2795" w:author="Lucy Cowie" w:date="2021-07-27T17:14:00Z">
        <w:r w:rsidR="00D75994">
          <w:rPr>
            <w:color w:val="000000"/>
            <w:lang w:val="en-GB"/>
          </w:rPr>
          <w:t>-</w:t>
        </w:r>
      </w:ins>
      <w:del w:id="2796" w:author="Lucy Cowie" w:date="2021-07-27T17:14:00Z">
        <w:r w:rsidRPr="00221400" w:rsidDel="00D75994">
          <w:rPr>
            <w:color w:val="000000"/>
            <w:lang w:val="en-GB"/>
          </w:rPr>
          <w:delText xml:space="preserve"> </w:delText>
        </w:r>
      </w:del>
      <w:r w:rsidRPr="00221400">
        <w:rPr>
          <w:color w:val="000000"/>
          <w:lang w:val="en-GB"/>
        </w:rPr>
        <w:t xml:space="preserve">profile measurements of carbonaceous aerosol concentrations </w:t>
      </w:r>
      <w:commentRangeStart w:id="2797"/>
      <w:r w:rsidRPr="00221400">
        <w:rPr>
          <w:lang w:val="en-GB"/>
        </w:rPr>
        <w:fldChar w:fldCharType="begin" w:fldLock="1"/>
      </w:r>
      <w:ins w:id="2798" w:author="Robin Matthews" w:date="2021-07-08T16:20:00Z">
        <w:r w:rsidR="005D7BAA">
          <w:rPr>
            <w:lang w:val="en-GB"/>
          </w:rPr>
          <w:instrText>ADDIN CSL_CITATION { "citationItems" : [ { "id" : "ITEM-1", "itemData" : { "DOI" : "10.1002/2013GL057775", "ISSN" : "00948276", "abstract" : "Black carbon (BC) aerosol loadings were measured during the High-performance Instrumented Airborne Platform for Environmental Research Pole-to-Pole Observations (HIPPO) campaign above the remote Pacific from 85\u00b0N to 67\u00b0S. Over 700 vertical profiles extending from near the surface to max \u223c14 km altitude were obtained with a single-particle soot photometer between early 2009 and mid-2011. The data provides a climatology of BC in the remote regions that reveals gradients of BC concentration reflecting global-scale transport and removal of pollution. BC is identified as a sensitive tracer of extratropical mixing into the lower tropical tropopause layer and trends toward surprisingly uniform loadings in the lower stratosphere of \u223c1 ng/kg. The climatology is compared to predictions from the AeroCom global model intercomparison initiative. The AeroCom model suite overestimates loads in the upper troposphere/lower stratosphere (\u223c10\u00d7) more severely than at lower altitudes (\u223c3\u00d7), with bias roughly independent of season or geographic location; these results indicate that it overestimates BC lifetime. Key Points A BC climatology is provided for the remote Pacific and Polar regions AeroCom overestimates remote BC with strong altitude dependence Extratropical mixing into the TTL is estimated from BC latitudinal gradients \u00a92013 The Authors. Geophysical Research Letters published by Wiley on behalf of the American Geophysical Union.", "author" : [ { "dropping-particle" : "", "family" : "Schwarz", "given" : "J. P.", "non-dropping-particle" : "", "parse-names" : false, "suffix" : "" }, { "dropping-particle" : "", "family" : "Samset", "given" : "B. H.", "non-dropping-particle" : "", "parse-names" : false, "suffix" : "" }, { "dropping-particle" : "", "family" : "Perring", "given" : "A. E.", "non-dropping-particle" : "", "parse-names" : false, "suffix" : "" }, { "dropping-particle" : "", "family" : "Spackman", "given" : "J. R.", "non-dropping-particle" : "", "parse-names" : false, "suffix" : "" }, { "dropping-particle" : "", "family" : "Gao", "given" : "R. S.", "non-dropping-particle" : "", "parse-names" : false, "suffix" : "" }, { "dropping-particle" : "", "family" : "Stier", "given" : "P.", "non-dropping-particle" : "", "parse-names" : false, "suffix" : "" }, { "dropping-particle" : "", "family" : "Schulz", "given" : "M.", "non-dropping-particle" : "", "parse-names" : false, "suffix" : "" }, { "dropping-particle" : "", "family" : "Moore", "given" : "F. L.", "non-dropping-particle" : "", "parse-names" : false, "suffix" : "" }, { "dropping-particle" : "", "family" : "Ray", "given" : "Eric A.", "non-dropping-particle" : "", "parse-names" : false, "suffix" : "" }, { "dropping-particle" : "", "family" : "Fahey", "given" : "D. W.", "non-dropping-particle" : "", "parse-names" : false, "suffix" : "" } ], "container-title" : "Geophysical Research Letters", "id" : "ITEM-1", "issue" : "20", "issued" : { "date-parts" : [ [ "2013", "10" ] ] }, "page" : "5542-5547", "publisher" : "John Wiley &amp; Sons, Ltd", "title" : "Global-scale seasonally resolved black carbon vertical profiles over the Pacific", "translator" : [ { "dropping-particle" : "", "family" : "G3733", "given" : "", "non-dropping-particle" : "", "parse-names" : false, "suffix" : "" } ], "type" : "article-journal", "volume" : "40" }, "uris" : [ "http://www.mendeley.com/documents/?uuid=1f248aeb-fe14-45b6-b01f-2787c96531f8", "http://www.mendeley.com/documents/?uuid=622152a7-2530-4bbb-a218-bd7b26a79ff9" ] }, { "id" : "ITEM-2", "itemData" : { "DOI" : "10.5194/acp-18-7041-2018", "ISSN" : "16807324", "abstract" : "As part of the Chemistry-Aerosol Mediterranean Experiment (ChArMEx), a series of aerosol and gas-phase measurements were deployed aboard the SAFIRE ATR42 research aircraft in summer 2014. The present study focuses on the four flights performed in late June early July over two forested regions in the south of France. We combine in situ observations and model simulations to aid in the understanding of secondary organic aerosol (SOA) formation over these forested areas in the Mediterranean and to highlight the role of different gas-phase precursors. The non-refractory particulate species measured by a compact aerosol time-of-flight mass spectrometer (cToF-AMS) were dominated by organics (60 to 72 %) followed by a combined contribution of 25% by ammonia and sulfate aerosols. The contribution from nitrate and black carbon (BC) particles was less than 5% of the total PM1 mass concentration. Measurements of nonrefractory species from off-line transmission electron microscopy (TEM) showed that particles have different mixing states and that large fractions (35 %) of the measured particles were organic aerosol containing C, O, and S but without inclusions of crystalline sulfate particles. The organic aerosol measured using the cToF-AMS contained only evidence of oxidized organic aerosol (OOA), without a contribution of fresh primary organic aerosol. Positive matrix factorization (PMF) on the combined organic-inorganic matrices separated the oxidized organic aerosol into a more-oxidized organic aerosol (MOOA), and a less-oxidized organic aerosol (LOOA). The MOOA component is associated with inorganic species and had higher contributions of m=z 44 than the LOOA factor. The LOOA factor is not associated with inorganic species and correlates well with biogenic volatile organic species measured with a proton-transfer-reaction mass spectrometer, such as isoprene and its oxidation products (methyl vinyl ketone, MVK; methacroleine, MACR; and isoprene hydroxyhydroperoxides, ISOPOOH). Despite a significantly high mixing ratio of isoprene (0.4 to 1.2 ppbV) and its oxidation products (0.2 and 0.8 ppbV), the contribution of specific signatures for isoprene epoxydiols SOA (IEPOXSOA) within the aerosol organic mass spectrum (m=z 53 and m=z 82) were very weak, suggesting that the presence of isoprene-derived SOA was either too low to be detected by the cToF-AMS, or that SOA was not formed through IEPOX. This was corroborated through simulations performed with the Polyphemus mod\u2026", "author" : [ { "dropping-particle" : "", "family" : "Freney", "given" : "Evelyn", "non-dropping-particle" : "", "parse-names" : false, "suffix" : "" }, { "dropping-particle" : "", "family" : "Sellegri", "given" : "Karine", "non-dropping-particle" : "", "parse-names" : false, "suffix" : "" }, { "dropping-particle" : "", "family" : "Chrit", "given" : "Mounir", "non-dropping-particle" : "", "parse-names" : false, "suffix" : "" }, { "dropping-particle" : "", "family" : "Adachi", "given" : "Kouji", "non-dropping-particle" : "", "parse-names" : false, "suffix" : "" }, { "dropping-particle" : "", "family" : "Brito", "given" : "Joel", "non-dropping-particle" : "", "parse-names" : false, "suffix" : "" }, { "dropping-particle" : "", "family" : "Waked", "given" : "Antoine", "non-dropping-particle" : "", "parse-names" : false, "suffix" : "" }, { "dropping-particle" : "", "family" : "Borbon", "given" : "Agn\u00e8s", "non-dropping-particle" : "", "parse-names" : false, "suffix" : "" }, { "dropping-particle" : "", "family" : "Colomb", "given" : "Aur\u00e9lie", "non-dropping-particle" : "", "parse-names" : false, "suffix" : "" }, { "dropping-particle" : "", "family" : "Dupuy", "given" : "R\u00e9gis", "non-dropping-particle" : "", "parse-names" : false, "suffix" : "" }, { "dropping-particle" : "", "family" : "Pichon", "given" : "Jean Marc", "non-dropping-particle" : "", "parse-names" : false, "suffix" : "" }, { "dropping-particle" : "", "family" : "Bouvier", "given" : "Laetitia", "non-dropping-particle" : "", "parse-names" : false, "suffix" : "" }, { "dropping-particle" : "", "family" : "Delon", "given" : "Claire", "non-dropping-particle" : "", "parse-names" : false, "suffix" : "" }, { "dropping-particle" : "", "family" : "Jambert", "given" : "Corinne", "non-dropping-particle" : "", "parse-names" : false, "suffix" : "" }, { "dropping-particle" : "", "family" : "Durand", "given" : "Pierre", "non-dropping-particle" : "", "parse-names" : false, "suffix" : "" }, { "dropping-particle" : "", "family" : "Bourianne", "given" : "Thierry", "non-dropping-particle" : "", "parse-names" : false, "suffix" : "" }, { "dropping-particle" : "", "family" : "Gaimoz", "given" : "C\u00e9cile", "non-dropping-particle" : "", "parse-names" : false, "suffix" : "" }, { "dropping-particle" : "", "family" : "Triquet", "given" : "Sylvain", "non-dropping-particle" : "", "parse-names" : false, "suffix" : "" }, { "dropping-particle" : "", "family" : "F\u00e9ron", "given" : "Ana\u00efs", "non-dropping-particle" : "", "parse-names" : false, "suffix" : "" }, { "dropping-particle" : "", "family" : "Beekmann", "given" : "Matthias", "non-dropping-particle" : "", "parse-names" : false, "suffix" : "" }, { "dropping-particle" : "", "family" : "Dulac", "given" : "Fran\u00e7ois", "non-dropping-particle" : "", "parse-names" : false, "suffix" : "" }, { "dropping-particle" : "", "family" : "Sartelet", "given" : "Karine", "non-dropping-particle" : "", "parse-names" : false, "suffix" : "" } ], "container-title" : "Atmospheric Chemistry and Physics", "id" : "ITEM-2", "issued" : { "date-parts" : [ [ "2018" ] ] }, "title" : "Aerosol composition and the contribution of SOA formation over Mediterranean forests", "translator" : [ { "dropping-particle" : "", "family" : "G4902", "given" : "", "non-dropping-particle" : "", "parse-names" : false, "suffix" : "" } ], "type" : "article-journal" }, "uris" : [ "http://www.mendeley.com/documents/?uuid=046b5c03-e2c4-4556-afc6-5480f68a124d", "http://www.mendeley.com/documents/?uuid=b8be185b-3f7c-4198-a132-4e4e437cf97a" ] }, { "id" : "ITEM-3", "itemData" : { "DOI" : "10.5194/acp-19-2361-2019", "ISSN" : "16807324", "abstract" : "The vertical distribution of black carbon (BC) particles in the Arctic atmosphere is one of the key parameters controlling their radiative forcing and thus role in Arctic climate change. This work investigates the presence and properties of these light-absorbing aerosols over the High Canadian Arctic ( &gt; 70\u00b0N). Airborne campaigns were performed as part of the NETCARE project (Network on Climate and Aerosols: Addressing Key Uncertainties in Remote Canadian Environments) and provided insights into the variability of the vertical distributions of BC particles in summer 2014 and spring 2015. The observation periods covered evolutions of cyclonic disturbances at the polar front, which favoured the transport of air pollution into the High Canadian Arctic, as otherwise this boundary between the air masses largely impedes entrainment of pollution from lower latitudes. A total of 48 vertical profiles of refractory BC (rBC) mass concentration and particle size, extending from 0.1 to 5.5 km altitude were obtained with a Single-Particle Soot Photometer (SP2). Generally, the rBC mass concentration decreased from spring to summer by a factor of 10. Such depletion was associated with a decrease in the mean rBC particle diameter, from approximately 200 to 130 nm at low altitude. Due to the very low number fraction, rBC particles did not substantially contribute to the total aerosol population in summer. The analysis of profiles with potential temperature as vertical coordinate revealed characteristic variability patterns within specific levels of the cold and stably stratified, domelike, atmosphere over the polar region. The associated history of transport trajectories into each of these levels showed that the variability was induced by changing rates and efficiencies of rBC import. Generally, the source areas affecting the polar dome extended southward with increasing potential temperature (i.e. altitude) level in the dome. While the lower dome was mostly only influenced by low-level transport from sources within the cold central and marginal Arctic, for the mid-dome and upper dome during spring it was found that a cold air outbreak over eastern Europe caused intensified northward transport of air from a corridor over western Russia to central Asia. This sector was affected by emissions from gas flaring, industrial activity and wildfires. The development of transport caused rBC concentrations in the second lowest level to gradually increase from 32 to 49 ngm-3. In the\u2026", "author" : [ { "dropping-particle" : "", "family" : "Schulz", "given" : "Hannes", "non-dropping-particle" : "", "parse-names" : false, "suffix" : "" }, { "dropping-particle" : "", "family" : "Zanatta", "given" : "Marco", "non-dropping-particle" : "", "parse-names" : false, "suffix" : "" }, { "dropping-particle" : "", "family" : "Bozem", "given" : "Heiko", "non-dropping-particle" : "", "parse-names" : false, "suffix" : "" }, { "dropping-particle" : "", "family" : "Richard Leaitch", "given" : "W.", "non-dropping-particle" : "", "parse-names" : false, "suffix" : "" }, { "dropping-particle" : "", "family" : "Herber", "given" : "Andreas B.", "non-dropping-particle" : "", "parse-names" : false, "suffix" : "" }, { "dropping-particle" : "", "family" : "Burkart", "given" : "Julia", "non-dropping-particle" : "", "parse-names" : false, "suffix" : "" }, { "dropping-particle" : "", "family" : "Willis", "given" : "Megan D.", "non-dropping-particle" : "", "parse-names" : false, "suffix" : "" }, { "dropping-particle" : "", "family" : "Kunkel", "given" : "Daniel", "non-dropping-particle" : "", "parse-names" : false, "suffix" : "" }, { "dropping-particle" : "", "family" : "Hoor", "given" : "Peter M.", "non-dropping-particle" : "", "parse-names" : false, "suffix" : "" }, { "dropping-particle" : "", "family" : "Abbatt", "given" : "Jonathan P.D.", "non-dropping-particle" : "", "parse-names" : false, "suffix" : "" }, { "dropping-particle" : "", "family" : "Gerdes", "given" : "R\u00fcdiger", "non-dropping-particle" : "", "parse-names" : false, "suffix" : "" } ], "container-title" : "Atmospheric Chemistry and Physics", "id" : "ITEM-3", "issue" : "4", "issued" : { "date-parts" : [ [ "2019", "2" ] ] }, "page" : "2361-2384", "publisher" : "Copernicus GmbH", "title" : "High Arctic aircraft measurements characterising black carbon vertical variability in spring and summer", "translator" : [ { "dropping-particle" : "", "family" : "G4893", "given" : "", "non-dropping-particle" : "", "parse-names" : false, "suffix" : "" } ], "type" : "article-journal", "volume" : "19" }, "uris" : [ "http://www.mendeley.com/documents/?uuid=839755bf-d9e5-4eaf-9d31-34a5875d6697", "http://www.mendeley.com/documents/?uuid=1c83b64a-213d-4cbc-9d1f-9e8fff262030" ] }, { "id" : "ITEM-4", "itemData" : { "DOI" : "10.1016/j.atmosenv.2019.06.007", "ISSN" : "18732844", "abstract" : "The physical properties of black carbon (BC) including the mass loading, size distribution and mixing state were in-situ characterized by aircraft measurements using a single particle soot photometer (SP2) in the lower troposphere over Beijing area. The flights were conducted in both late spring and winter during the daytime with well-developed planetary boundary layer (PBL). The BC mass in the PBL (BCPBL) in late spring showed no apparent vertical gradient nor correlation with the PBL height (PBLH) due to strong convective mixing; in winter the BCPBL was more concentrated near ground and anti-correlated with the PBLH due to dilution effect of the dominant cleaner northerly air masses at higher altitude. The BC mass loading at height h, C(h) within the PBL can be extended from the surface level (C0) in late spring; for levels above the PBL, C(h) can be parameterized by applying an exponential decline function C(h) = C0*exp(h/hs), with the scale height (hs) of 0.31 \u00b1 0.16 km and 0.66 \u00b1 0.24 km for late spring and winter respectively. This parameterization excluded the profiles for: turbulent conditions when the BC mass was efficiently vented upwards and diluted, expressed as C(h) = C0 up to the top of the PBL; or in periods of strong southerly advection, when the entire column was significantly influenced by regional transport from the polluted south regions. The BC core mass median diameters (MMD) were commonly populated at 205\u2013220 nm in both seasons, with additional mode of MMD \u223c195 nm also frequently observed in late spring. The bulk relative coating thickness of BC (coated diameter divided by uncoated core diameter Dp/Dc) in the PBL mostly populated at 2.0\u20132.2 but at \u223c1.2\u20131.6 in the lower free troposphere (FT). The mass absorption cross section of BC at 550 nm (MAC550), constrained by the SP2 measurements, was largely influenced by the coating thickness, was relatively consistent in the PBL at \u223c8.6 m2 g\u22121, but reduced to 7\u20137.5 m2 g\u22121 in the FT or turbulent condition due to decreased coatings. The BC was found to exhibit smaller particle size in the FT but larger in the PBL, which may imply larger BC have been scavenged by low-level clouds. The BC particles trapped in the PBL or regionally transported from polluted region represent the most absorbing element in the particulate matter population and should be particularly considered in evaluating the radiative forcing impact of aerosols over this region.", "author" : [ { "dropping-particle" : "", "family" : "Zhao", "given" : "Delong", "non-dropping-particle" : "", "parse-names" : false, "suffix" : "" }, { "dropping-particle" : "", "family" : "Huang", "given" : "Mengyu", "non-dropping-particle" : "", "parse-names" : false, "suffix" : "" }, { "dropping-particle" : "", "family" : "Tian", "given" : "Ping", "non-dropping-particle" : "", "parse-names" : false, "suffix" : "" }, { "dropping-particle" : "", "family" : "He", "given" : "Hui", "non-dropping-particle" : "", "parse-names" : false, "suffix" : "" }, { "dropping-particle" : "", "family" : "Lowe", "given" : "Douglas", "non-dropping-particle" : "", "parse-names" : false, "suffix" : "" }, { "dropping-particle" : "", "family" : "Zhou", "given" : "Wei", "non-dropping-particle" : "", "parse-names" : false, "suffix" : "" }, { "dropping-particle" : "", "family" : "Sheng", "given" : "Jiujiang", "non-dropping-particle" : "", "parse-names" : false, "suffix" : "" }, { "dropping-particle" : "", "family" : "Wang", "given" : "Fei", "non-dropping-particle" : "", "parse-names" : false, "suffix" : "" }, { "dropping-particle" : "", "family" : "Bi", "given" : "Kai", "non-dropping-particle" : "", "parse-names" : false, "suffix" : "" }, { "dropping-particle" : "", "family" : "Kong", "given" : "Shaofei", "non-dropping-particle" : "", "parse-names" : false, "suffix" : "" }, { "dropping-particle" : "", "family" : "Yang", "given" : "Yan", "non-dropping-particle" : "", "parse-names" : false, "suffix" : "" }, { "dropping-particle" : "", "family" : "Liu", "given" : "Quan", "non-dropping-particle" : "", "parse-names" : false, "suffix" : "" }, { "dropping-particle" : "", "family" : "Liu", "given" : "Dantong", "non-dropping-particle" : "", "parse-names" : false, "suffix" : "" }, { "dropping-particle" : "", "family" : "Ding", "given" : "Deping", "non-dropping-particle" : "", "parse-names" : false, "suffix" : "" } ], "container-title" : "Atmospheric Environment", "id" : "ITEM-4", "issued" : { "date-parts" : [ [ "2019" ] ] }, "title" : "Vertical characteristics of black carbon physical properties over Beijing region in warm and cold seasons", "translator" : [ { "dropping-particle" : "", "family" : "G4727", "given" : "", "non-dropping-particle" : "", "parse-names" : false, "suffix" : "" } ], "type" : "article-journal" }, "uris" : [ "http://www.mendeley.com/documents/?uuid=7821dbd6-8c84-48cb-b9e4-25b952dafe37", "http://www.mendeley.com/documents/?uuid=42d50051-14f7-4e49-993b-c4f258ad2243" ] }, { "id" : "ITEM-5", "itemData" : { "DOI" : "10.5194/acp-18-5619-2018", "ISSN" : "16807324", "abstract" : "We profile trace gas and particulate emissions from near-field airborne measurements of discrete smoke plumes in Brazil during the 2012 biomass burning season. The South American Biomass Burning Analysis (SAMBBA) Project conducted during September and October 2012 sampled across two distinct fire regimes prevalent in the Amazon Basin. Combined measurements from a Compact Time-of-Flight Aerosol Mass Spectrometer (C-ToF-AMS) and a Single Particle Soot Photometer (SP2) are reported for the first time in a tropical biomass burning environment. Emissions from a mostly smouldering tropical forest wildfire in Rond\u00f4nia state and numerous smaller flaming Cerrado fires in Tocantins state are presented. While the Cerrado fires appear to be representative of typical fire conditions in the existing literature, the tropical forest wildfire likely represents a more extreme example of biomass burning with a bias towards mostly smouldering emissions. We determined fire-integrated modified combustion efficiencies, emission ratios and emission factors for trace gas and particulate components for these two fire types, alongside aerosol microphysical properties. Seven times more black carbon was emitted from the Cerrado fires per unit of fuel combustion (EFBC of 0.13\u00b10.04\u011d\u20ac\u2020g\u011d\u20ac\u2020kg-1) compared to the tropical forest fire (EFBC of 0.019\u00b10.006g\u011d\u20ac\u2020kg-1), and more than 6 times the amount of organic aerosol was emitted from the tropical forest fire per unit of fuel combustion (EFOM of 8.00\u00b12.53g\u011d\u20ac\u2020kg-1, EFOC of 5.00\u00b11.58g\u011d\u20ac\u2020kg-1) compared to the Cerrado fires (EFOM of 1.31\u00b10.42g\u011d\u20ac\u2020kg-1, EFOC of 0.82\u00b10.26g\u011d\u20ac\u2020kg-1). &lt;br&gt;&lt;br&gt; Particulate-phase species emitted from the fires sampled are generally lower than those reported in previous studies and in emission inventories, which is likely a combination of differences in fire combustion efficiency and fuel mixture, along with different measurement techniques. Previous modelling studies focussed on the biomass burning season in tropical South America have required significant scaling up of emissions to reproduce in situ and satellite aerosol concentrations over the region. Our results do not indicate that emission factors used in inventories are biased low, which could be one potential cause of the reported underestimates in modelling studies. This study supplements and updates trace gas and particulate emission factors for fire-type-specific biomass burning in Brazil for use in weather and climate models. The study illustrates that initi\u2026", "author" : [ { "dropping-particle" : "", "family" : "Hodgson", "given" : "Amy K.", "non-dropping-particle" : "", "parse-names" : false, "suffix" : "" }, { "dropping-particle" : "", "family" : "Morgan", "given" : "William T.", "non-dropping-particle" : "", "parse-names" : false, "suffix" : "" }, { "dropping-particle" : "", "family" : "O'Shea", "given" : "Sebastian", "non-dropping-particle" : "", "parse-names" : false, "suffix" : "" }, { "dropping-particle" : "", "family" : "Bauguitte", "given" : "St\u00e9phane", "non-dropping-particle" : "", "parse-names" : false, "suffix" : "" }, { "dropping-particle" : "", "family" : "Allan", "given" : "James D.", "non-dropping-particle" : "", "parse-names" : false, "suffix" : "" }, { "dropping-particle" : "", "family" : "Darbyshire", "given" : "Eoghan", "non-dropping-particle" : "", "parse-names" : false, "suffix" : "" }, { "dropping-particle" : "", "family" : "Flynn", "given" : "Michael J.", "non-dropping-particle" : "", "parse-names" : false, "suffix" : "" }, { "dropping-particle" : "", "family" : "Liu", "given" : "Dantong", "non-dropping-particle" : "", "parse-names" : false, "suffix" : "" }, { "dropping-particle" : "", "family" : "Lee", "given" : "James", "non-dropping-particle" : "", "parse-names" : false, "suffix" : "" }, { "dropping-particle" : "", "family" : "Johnson", "given" : "Ben", "non-dropping-particle" : "", "parse-names" : false, "suffix" : "" }, { "dropping-particle" : "", "family" : "Haywood", "given" : "Jim M.", "non-dropping-particle" : "", "parse-names" : false, "suffix" : "" }, { "dropping-particle" : "", "family" : "Longo", "given" : "Karla M.", "non-dropping-particle" : "", "parse-names" : false, "suffix" : "" }, { "dropping-particle" : "", "family" : "Artaxo", "given" : "Paulo E.", "non-dropping-particle" : "", "parse-names" : false, "suffix" : "" }, { "dropping-particle" : "", "family" : "Coe", "given" : "Hugh", "non-dropping-particle" : "", "parse-names" : false, "suffix" : "" } ], "container-title" : "Atmospheric Chemistry and Physics", "id" : "ITEM-5", "issued" : { "date-parts" : [ [ "2018" ] ] }, "title" : "Near-field emission profiling of tropical forest and Cerrado fires in Brazil during SAMBBA 2012", "translator" : [ { "dropping-particle" : "", "family" : "G4717", "given" : "", "non-dropping-particle" : "", "parse-names" : false, "suffix" : "" } ], "type" : "article-journal" }, "uris" : [ "http://www.mendeley.com/documents/?uuid=a47be29e-bf70-4956-85ca-d59681a998f6", "http://www.mendeley.com/documents/?uuid=c5d44e05-675a-4952-9acd-eb74b8d91991" ] }, { "id" : "ITEM-6", "itemData" : { "DOI" : "10.5194/acp-20-5309-2020", "ISSN" : "1680-7324", "abstract" : "Abstract. We present a range of airborne in situ observations of biomass burning carbonaceous aerosol over tropical South America, including a case study of a large tropical forest wildfire and a series of regional survey flights across the Brazilian Amazon and Cerrado. The study forms part of the South American Biomass Burning Analysis (SAMBBA) project, which was conducted during September and October 2012. We find limited evidence for net increases in aerosol mass through atmospheric ageing combined with substantial changes in the chemical properties of organic aerosol (OA). Oxidation of the OA increases significantly and rapidly on the scale of 2.5\u20133 h based on our case study analysis and is consistent with secondary organic aerosol production. The observations of limited net enhancement in OA coupled with such changes in chemical composition imply that evaporation of OA is also occurring to balance these changes. We observe significant coatings on black carbon particles at source, but with limited changes with ageing in both particle core size and coating thickness. We quantify variability in the ratio of OA to carbon monoxide across our study as a key parameter representing both initial fire conditions and an indicator of net aerosol production with atmospheric ageing. We observe ratios of 0.075\u20130.13 \u00b5gsm-3ppbv-1 in the west of our study region over the Amazon tropical forest in air masses less influenced by precipitation and a value of 0.095 \u00b5gsm-3ppbv-1 over the Cerrado environment in the east (where sm\u22123 refers to standard metre cubed). Such values are consistent with emission factors used by numerical models to represent biomass burning OA emissions. Black carbon particle core sizes typically range from mean mass diameters of 250 to 290 nm, while coating thicknesses range from 40 to 110 nm in air masses less influenced by precipitation. The primary driver of the variability we observe appears to be related to changes at the initial fire source. A key lesson from our study is that simply aggregating our observations as a function of atmospheric ageing would have been misleading due to the complex nature of the regional aerosol and its drivers, due to the many conflating and competing factors that are present. Our study explores and quantifies key uncertainties in the evolution of biomass burning aerosol at both near-field and regional scales. Our results suggest that the initial conditions of the fire are the primary driver of carbonaceous aeros\u2026", "author" : [ { "dropping-particle" : "", "family" : "Morgan", "given" : "William T.", "non-dropping-particle" : "", "parse-names" : false, "suffix" : "" }, { "dropping-particle" : "", "family" : "Allan", "given" : "James D.", "non-dropping-particle" : "", "parse-names" : false, "suffix" : "" }, { "dropping-particle" : "", "family" : "Bauguitte", "given" : "St\u00e9phane", "non-dropping-particle" : "", "parse-names" : false, "suffix" : "" }, { "dropping-particle" : "", "family" : "Darbyshire", "given" : "Eoghan", "non-dropping-particle" : "", "parse-names" : false, "suffix" : "" }, { "dropping-particle" : "", "family" : "Flynn", "given" : "Michael J.", "non-dropping-particle" : "", "parse-names" : false, "suffix" : "" }, { "dropping-particle" : "", "family" : "Lee", "given" : "James", "non-dropping-particle" : "", "parse-names" : false, "suffix" : "" }, { "dropping-particle" : "", "family" : "Liu", "given" : "Dantong", "non-dropping-particle" : "", "parse-names" : false, "suffix" : "" }, { "dropping-particle" : "", "family" : "Johnson", "given" : "Ben", "non-dropping-particle" : "", "parse-names" : false, "suffix" : "" }, { "dropping-particle" : "", "family" : "Haywood", "given" : "Jim", "non-dropping-particle" : "", "parse-names" : false, "suffix" : "" }, { "dropping-particle" : "", "family" : "Longo", "given" : "Karla M.", "non-dropping-particle" : "", "parse-names" : false, "suffix" : "" }, { "dropping-particle" : "", "family" : "Artaxo", "given" : "Paulo E.", "non-dropping-particle" : "", "parse-names" : false, "suffix" : "" }, { "dropping-particle" : "", "family" : "Coe", "given" : "Hugh", "non-dropping-particle" : "", "parse-names" : false, "suffix" : "" } ], "container-title" : "Atmospheric Chemistry and Physics", "id" : "ITEM-6", "issue" : "9", "issued" : { "date-parts" : [ [ "2020", "5", "6" ] ] }, "page" : "5309-5326", "title" : "Transformation and ageing of biomass burning carbonaceous aerosol over tropical South America from aircraft in situ measurements during SAMBBA", "translator" : [ { "dropping-particle" : "", "family" : "G4718", "given" : "", "non-dropping-particle" : "", "parse-names" : false, "suffix" : "" } ], "type" : "article-journal", "volume" : "20" }, "uris" : [ "http://www.mendeley.com/documents/?uuid=1b8cb8fb-4bdd-4abf-9231-6dc9f05eb086", "http://www.mendeley.com/documents/?uuid=fa66d5b8-db51-413f-9b96-9878a377f880" ] } ], "mendeley" : { "formattedCitation" : "(Schwarz et al., 2013; Freney et al., 2018; Hodgson et al., 2018; Schulz et al., 2019; Zhao et al., 2019a; Morgan et al., 2020)", "manualFormatting" : "(Schwarz et al., 2013; Freney et al., 2018; Hodgson et al., 2018; Schulz et al., 2019; D. Zhao et al., 2019; Morgan et al., 2020)", "plainTextFormattedCitation" : "(Schwarz et al., 2013; Freney et al., 2018; Hodgson et al., 2018; Schulz et al., 2019; Zhao et al., 2019a; Morgan et al., 2020)", "previouslyFormattedCitation" : "(Schwarz et al., 2013; Freney et al., 2018; Hodgson et al., 2018; Schulz et al., 2019; Zhao et al., 2019a; Morgan et al., 2020)" }, "properties" : { "noteIndex" : 0 }, "schema" : "https://github.com/citation-style-language/schema/raw/master/csl-citation.json" }</w:instrText>
        </w:r>
      </w:ins>
      <w:del w:id="2799" w:author="Robin Matthews" w:date="2021-07-08T16:20:00Z">
        <w:r w:rsidR="00D477C7" w:rsidDel="005D7BAA">
          <w:rPr>
            <w:lang w:val="en-GB"/>
          </w:rPr>
          <w:delInstrText>ADDIN CSL_CITATION { "citationItems" : [ { "id" : "ITEM-1", "itemData" : { "DOI" : "10.1002/2013GL057775", "ISSN" : "00948276", "abstract" : "Black carbon (BC) aerosol loadings were measured during the High-performance Instrumented Airborne Platform for Environmental Research Pole-to-Pole Observations (HIPPO) campaign above the remote Pacific from 85\u00b0N to 67\u00b0S. Over 700 vertical profiles extending from near the surface to max \u223c14 km altitude were obtained with a single-particle soot photometer between early 2009 and mid-2011. The data provides a climatology of BC in the remote regions that reveals gradients of BC concentration reflecting global-scale transport and removal of pollution. BC is identified as a sensitive tracer of extratropical mixing into the lower tropical tropopause layer and trends toward surprisingly uniform loadings in the lower stratosphere of \u223c1 ng/kg. The climatology is compared to predictions from the AeroCom global model intercomparison initiative. The AeroCom model suite overestimates loads in the upper troposphere/lower stratosphere (\u223c10\u00d7) more severely than at lower altitudes (\u223c3\u00d7), with bias roughly independent of season or geographic location; these results indicate that it overestimates BC lifetime. Key Points A BC climatology is provided for the remote Pacific and Polar regions AeroCom overestimates remote BC with strong altitude dependence Extratropical mixing into the TTL is estimated from BC latitudinal gradients \u00a92013 The Authors. Geophysical Research Letters published by Wiley on behalf of the American Geophysical Union.", "author" : [ { "dropping-particle" : "", "family" : "Schwarz", "given" : "J. P.", "non-dropping-particle" : "", "parse-names" : false, "suffix" : "" }, { "dropping-particle" : "", "family" : "Samset", "given" : "B. H.", "non-dropping-particle" : "", "parse-names" : false, "suffix" : "" }, { "dropping-particle" : "", "family" : "Perring", "given" : "A. E.", "non-dropping-particle" : "", "parse-names" : false, "suffix" : "" }, { "dropping-particle" : "", "family" : "Spackman", "given" : "J. R.", "non-dropping-particle" : "", "parse-names" : false, "suffix" : "" }, { "dropping-particle" : "", "family" : "Gao", "given" : "R. S.", "non-dropping-particle" : "", "parse-names" : false, "suffix" : "" }, { "dropping-particle" : "", "family" : "Stier", "given" : "P.", "non-dropping-particle" : "", "parse-names" : false, "suffix" : "" }, { "dropping-particle" : "", "family" : "Schulz", "given" : "M.", "non-dropping-particle" : "", "parse-names" : false, "suffix" : "" }, { "dropping-particle" : "", "family" : "Moore", "given" : "F. L.", "non-dropping-particle" : "", "parse-names" : false, "suffix" : "" }, { "dropping-particle" : "", "family" : "Ray", "given" : "Eric A.", "non-dropping-particle" : "", "parse-names" : false, "suffix" : "" }, { "dropping-particle" : "", "family" : "Fahey", "given" : "D. W.", "non-dropping-particle" : "", "parse-names" : false, "suffix" : "" } ], "container-title" : "Geophysical Research Letters", "id" : "ITEM-1", "issue" : "20", "issued" : { "date-parts" : [ [ "2013", "10" ] ] }, "page" : "5542-5547", "publisher" : "John Wiley &amp; Sons, Ltd", "title" : "Global-scale seasonally resolved black carbon vertical profiles over the Pacific", "translator" : [ { "dropping-particle" : "", "family" : "G3733", "given" : "", "non-dropping-particle" : "", "parse-names" : false, "suffix" : "" } ], "type" : "article-journal", "volume" : "40" }, "uris" : [ "http://www.mendeley.com/documents/?uuid=1f248aeb-fe14-45b6-b01f-2787c96531f8", "http://www.mendeley.com/documents/?uuid=622152a7-2530-4bbb-a218-bd7b26a79ff9" ] }, { "id" : "ITEM-2", "itemData" : { "DOI" : "10.5194/acp-18-7041-2018", "ISSN" : "16807324", "abstract" : "As part of the Chemistry-Aerosol Mediterranean Experiment (ChArMEx), a series of aerosol and gas-phase measurements were deployed aboard the SAFIRE ATR42 research aircraft in summer 2014. The present study focuses on the four flights performed in late June early July over two forested regions in the south of France. We combine in situ observations and model simulations to aid in the understanding of secondary organic aerosol (SOA) formation over these forested areas in the Mediterranean and to highlight the role of different gas-phase precursors. The non-refractory particulate species measured by a compact aerosol time-of-flight mass spectrometer (cToF-AMS) were dominated by organics (60 to 72 %) followed by a combined contribution of 25% by ammonia and sulfate aerosols. The contribution from nitrate and black carbon (BC) particles was less than 5% of the total PM1 mass concentration. Measurements of nonrefractory species from off-line transmission electron microscopy (TEM) showed that particles have different mixing states and that large fractions (35 %) of the measured particles were organic aerosol containing C, O, and S but without inclusions of crystalline sulfate particles. The organic aerosol measured using the cToF-AMS contained only evidence of oxidized organic aerosol (OOA), without a contribution of fresh primary organic aerosol. Positive matrix factorization (PMF) on the combined organic-inorganic matrices separated the oxidized organic aerosol into a more-oxidized organic aerosol (MOOA), and a less-oxidized organic aerosol (LOOA). The MOOA component is associated with inorganic species and had higher contributions of m=z 44 than the LOOA factor. The LOOA factor is not associated with inorganic species and correlates well with biogenic volatile organic species measured with a proton-transfer-reaction mass spectrometer, such as isoprene and its oxidation products (methyl vinyl ketone, MVK; methacroleine, MACR; and isoprene hydroxyhydroperoxides, ISOPOOH). Despite a significantly high mixing ratio of isoprene (0.4 to 1.2 ppbV) and its oxidation products (0.2 and 0.8 ppbV), the contribution of specific signatures for isoprene epoxydiols SOA (IEPOXSOA) within the aerosol organic mass spectrum (m=z 53 and m=z 82) were very weak, suggesting that the presence of isoprene-derived SOA was either too low to be detected by the cToF-AMS, or that SOA was not formed through IEPOX. This was corroborated through simulations performed with the Polyphemus mod\u2026", "author" : [ { "dropping-particle" : "", "family" : "Freney", "given" : "Evelyn", "non-dropping-particle" : "", "parse-names" : false, "suffix" : "" }, { "dropping-particle" : "", "family" : "Sellegri", "given" : "Karine", "non-dropping-particle" : "", "parse-names" : false, "suffix" : "" }, { "dropping-particle" : "", "family" : "Chrit", "given" : "Mounir", "non-dropping-particle" : "", "parse-names" : false, "suffix" : "" }, { "dropping-particle" : "", "family" : "Adachi", "given" : "Kouji", "non-dropping-particle" : "", "parse-names" : false, "suffix" : "" }, { "dropping-particle" : "", "family" : "Brito", "given" : "Joel", "non-dropping-particle" : "", "parse-names" : false, "suffix" : "" }, { "dropping-particle" : "", "family" : "Waked", "given" : "Antoine", "non-dropping-particle" : "", "parse-names" : false, "suffix" : "" }, { "dropping-particle" : "", "family" : "Borbon", "given" : "Agn\u00e8s", "non-dropping-particle" : "", "parse-names" : false, "suffix" : "" }, { "dropping-particle" : "", "family" : "Colomb", "given" : "Aur\u00e9lie", "non-dropping-particle" : "", "parse-names" : false, "suffix" : "" }, { "dropping-particle" : "", "family" : "Dupuy", "given" : "R\u00e9gis", "non-dropping-particle" : "", "parse-names" : false, "suffix" : "" }, { "dropping-particle" : "", "family" : "Pichon", "given" : "Jean Marc", "non-dropping-particle" : "", "parse-names" : false, "suffix" : "" }, { "dropping-particle" : "", "family" : "Bouvier", "given" : "Laetitia", "non-dropping-particle" : "", "parse-names" : false, "suffix" : "" }, { "dropping-particle" : "", "family" : "Delon", "given" : "Claire", "non-dropping-particle" : "", "parse-names" : false, "suffix" : "" }, { "dropping-particle" : "", "family" : "Jambert", "given" : "Corinne", "non-dropping-particle" : "", "parse-names" : false, "suffix" : "" }, { "dropping-particle" : "", "family" : "Durand", "given" : "Pierre", "non-dropping-particle" : "", "parse-names" : false, "suffix" : "" }, { "dropping-particle" : "", "family" : "Bourianne", "given" : "Thierry", "non-dropping-particle" : "", "parse-names" : false, "suffix" : "" }, { "dropping-particle" : "", "family" : "Gaimoz", "given" : "C\u00e9cile", "non-dropping-particle" : "", "parse-names" : false, "suffix" : "" }, { "dropping-particle" : "", "family" : "Triquet", "given" : "Sylvain", "non-dropping-particle" : "", "parse-names" : false, "suffix" : "" }, { "dropping-particle" : "", "family" : "F\u00e9ron", "given" : "Ana\u00efs", "non-dropping-particle" : "", "parse-names" : false, "suffix" : "" }, { "dropping-particle" : "", "family" : "Beekmann", "given" : "Matthias", "non-dropping-particle" : "", "parse-names" : false, "suffix" : "" }, { "dropping-particle" : "", "family" : "Dulac", "given" : "Fran\u00e7ois", "non-dropping-particle" : "", "parse-names" : false, "suffix" : "" }, { "dropping-particle" : "", "family" : "Sartelet", "given" : "Karine", "non-dropping-particle" : "", "parse-names" : false, "suffix" : "" } ], "container-title" : "Atmospheric Chemistry and Physics", "id" : "ITEM-2", "issued" : { "date-parts" : [ [ "2018" ] ] }, "title" : "Aerosol composition and the contribution of SOA formation over Mediterranean forests", "translator" : [ { "dropping-particle" : "", "family" : "G4902", "given" : "", "non-dropping-particle" : "", "parse-names" : false, "suffix" : "" } ], "type" : "article-journal" }, "uris" : [ "http://www.mendeley.com/documents/?uuid=046b5c03-e2c4-4556-afc6-5480f68a124d", "http://www.mendeley.com/documents/?uuid=b8be185b-3f7c-4198-a132-4e4e437cf97a" ] }, { "id" : "ITEM-3", "itemData" : { "DOI" : "10.5194/acp-19-2361-2019", "ISSN" : "16807324", "abstract" : "The vertical distribution of black carbon (BC) particles in the Arctic atmosphere is one of the key parameters controlling their radiative forcing and thus role in Arctic climate change. This work investigates the presence and properties of these light-absorbing aerosols over the High Canadian Arctic ( &gt; 70\u00b0N). Airborne campaigns were performed as part of the NETCARE project (Network on Climate and Aerosols: Addressing Key Uncertainties in Remote Canadian Environments) and provided insights into the variability of the vertical distributions of BC particles in summer 2014 and spring 2015. The observation periods covered evolutions of cyclonic disturbances at the polar front, which favoured the transport of air pollution into the High Canadian Arctic, as otherwise this boundary between the air masses largely impedes entrainment of pollution from lower latitudes. A total of 48 vertical profiles of refractory BC (rBC) mass concentration and particle size, extending from 0.1 to 5.5 km altitude were obtained with a Single-Particle Soot Photometer (SP2). Generally, the rBC mass concentration decreased from spring to summer by a factor of 10. Such depletion was associated with a decrease in the mean rBC particle diameter, from approximately 200 to 130 nm at low altitude. Due to the very low number fraction, rBC particles did not substantially contribute to the total aerosol population in summer. The analysis of profiles with potential temperature as vertical coordinate revealed characteristic variability patterns within specific levels of the cold and stably stratified, domelike, atmosphere over the polar region. The associated history of transport trajectories into each of these levels showed that the variability was induced by changing rates and efficiencies of rBC import. Generally, the source areas affecting the polar dome extended southward with increasing potential temperature (i.e. altitude) level in the dome. While the lower dome was mostly only influenced by low-level transport from sources within the cold central and marginal Arctic, for the mid-dome and upper dome during spring it was found that a cold air outbreak over eastern Europe caused intensified northward transport of air from a corridor over western Russia to central Asia. This sector was affected by emissions from gas flaring, industrial activity and wildfires. The development of transport caused rBC concentrations in the second lowest level to gradually increase from 32 to 49 ngm-3. In the\u2026", "author" : [ { "dropping-particle" : "", "family" : "Schulz", "given" : "Hannes", "non-dropping-particle" : "", "parse-names" : false, "suffix" : "" }, { "dropping-particle" : "", "family" : "Zanatta", "given" : "Marco", "non-dropping-particle" : "", "parse-names" : false, "suffix" : "" }, { "dropping-particle" : "", "family" : "Bozem", "given" : "Heiko", "non-dropping-particle" : "", "parse-names" : false, "suffix" : "" }, { "dropping-particle" : "", "family" : "Richard Leaitch", "given" : "W.", "non-dropping-particle" : "", "parse-names" : false, "suffix" : "" }, { "dropping-particle" : "", "family" : "Herber", "given" : "Andreas B.", "non-dropping-particle" : "", "parse-names" : false, "suffix" : "" }, { "dropping-particle" : "", "family" : "Burkart", "given" : "Julia", "non-dropping-particle" : "", "parse-names" : false, "suffix" : "" }, { "dropping-particle" : "", "family" : "Willis", "given" : "Megan D.", "non-dropping-particle" : "", "parse-names" : false, "suffix" : "" }, { "dropping-particle" : "", "family" : "Kunkel", "given" : "Daniel", "non-dropping-particle" : "", "parse-names" : false, "suffix" : "" }, { "dropping-particle" : "", "family" : "Hoor", "given" : "Peter M.", "non-dropping-particle" : "", "parse-names" : false, "suffix" : "" }, { "dropping-particle" : "", "family" : "Abbatt", "given" : "Jonathan P.D.", "non-dropping-particle" : "", "parse-names" : false, "suffix" : "" }, { "dropping-particle" : "", "family" : "Gerdes", "given" : "R\u00fcdiger", "non-dropping-particle" : "", "parse-names" : false, "suffix" : "" } ], "container-title" : "Atmospheric Chemistry and Physics", "id" : "ITEM-3", "issue" : "4", "issued" : { "date-parts" : [ [ "2019", "2" ] ] }, "page" : "2361-2384", "publisher" : "Copernicus GmbH", "title" : "High Arctic aircraft measurements characterising black carbon vertical variability in spring and summer", "translator" : [ { "dropping-particle" : "", "family" : "G4893", "given" : "", "non-dropping-particle" : "", "parse-names" : false, "suffix" : "" } ], "type" : "article-journal", "volume" : "19" }, "uris" : [ "http://www.mendeley.com/documents/?uuid=839755bf-d9e5-4eaf-9d31-34a5875d6697", "http://www.mendeley.com/documents/?uuid=1c83b64a-213d-4cbc-9d1f-9e8fff262030" ] }, { "id" : "ITEM-4", "itemData" : { "DOI" : "10.1016/j.atmosenv.2019.06.007", "ISSN" : "18732844", "abstract" : "The physical properties of black carbon (BC) including the mass loading, size distribution and mixing state were in-situ characterized by aircraft measurements using a single particle soot photometer (SP2) in the lower troposphere over Beijing area. The flights were conducted in both late spring and winter during the daytime with well-developed planetary boundary layer (PBL). The BC mass in the PBL (BCPBL) in late spring showed no apparent vertical gradient nor correlation with the PBL height (PBLH) due to strong convective mixing; in winter the BCPBL was more concentrated near ground and anti-correlated with the PBLH due to dilution effect of the dominant cleaner northerly air masses at higher altitude. The BC mass loading at height h, C(h) within the PBL can be extended from the surface level (C0) in late spring; for levels above the PBL, C(h) can be parameterized by applying an exponential decline function C(h) = C0*exp(h/hs), with the scale height (hs) of 0.31 \u00b1 0.16 km and 0.66 \u00b1 0.24 km for late spring and winter respectively. This parameterization excluded the profiles for: turbulent conditions when the BC mass was efficiently vented upwards and diluted, expressed as C(h) = C0 up to the top of the PBL; or in periods of strong southerly advection, when the entire column was significantly influenced by regional transport from the polluted south regions. The BC core mass median diameters (MMD) were commonly populated at 205\u2013220 nm in both seasons, with additional mode of MMD \u223c195 nm also frequently observed in late spring. The bulk relative coating thickness of BC (coated diameter divided by uncoated core diameter Dp/Dc) in the PBL mostly populated at 2.0\u20132.2 but at \u223c1.2\u20131.6 in the lower free troposphere (FT). The mass absorption cross section of BC at 550 nm (MAC550), constrained by the SP2 measurements, was largely influenced by the coating thickness, was relatively consistent in the PBL at \u223c8.6 m2 g\u22121, but reduced to 7\u20137.5 m2 g\u22121 in the FT or turbulent condition due to decreased coatings. The BC was found to exhibit smaller particle size in the FT but larger in the PBL, which may imply larger BC have been scavenged by low-level clouds. The BC particles trapped in the PBL or regionally transported from polluted region represent the most absorbing element in the particulate matter population and should be particularly considered in evaluating the radiative forcing impact of aerosols over this region.", "author" : [ { "dropping-particle" : "", "family" : "Zhao", "given" : "Delong", "non-dropping-particle" : "", "parse-names" : false, "suffix" : "" }, { "dropping-particle" : "", "family" : "Huang", "given" : "Mengyu", "non-dropping-particle" : "", "parse-names" : false, "suffix" : "" }, { "dropping-particle" : "", "family" : "Tian", "given" : "Ping", "non-dropping-particle" : "", "parse-names" : false, "suffix" : "" }, { "dropping-particle" : "", "family" : "He", "given" : "Hui", "non-dropping-particle" : "", "parse-names" : false, "suffix" : "" }, { "dropping-particle" : "", "family" : "Lowe", "given" : "Douglas", "non-dropping-particle" : "", "parse-names" : false, "suffix" : "" }, { "dropping-particle" : "", "family" : "Zhou", "given" : "Wei", "non-dropping-particle" : "", "parse-names" : false, "suffix" : "" }, { "dropping-particle" : "", "family" : "Sheng", "given" : "Jiujiang", "non-dropping-particle" : "", "parse-names" : false, "suffix" : "" }, { "dropping-particle" : "", "family" : "Wang", "given" : "Fei", "non-dropping-particle" : "", "parse-names" : false, "suffix" : "" }, { "dropping-particle" : "", "family" : "Bi", "given" : "Kai", "non-dropping-particle" : "", "parse-names" : false, "suffix" : "" }, { "dropping-particle" : "", "family" : "Kong", "given" : "Shaofei", "non-dropping-particle" : "", "parse-names" : false, "suffix" : "" }, { "dropping-particle" : "", "family" : "Yang", "given" : "Yan", "non-dropping-particle" : "", "parse-names" : false, "suffix" : "" }, { "dropping-particle" : "", "family" : "Liu", "given" : "Quan", "non-dropping-particle" : "", "parse-names" : false, "suffix" : "" }, { "dropping-particle" : "", "family" : "Liu", "given" : "Dantong", "non-dropping-particle" : "", "parse-names" : false, "suffix" : "" }, { "dropping-particle" : "", "family" : "Ding", "given" : "Deping", "non-dropping-particle" : "", "parse-names" : false, "suffix" : "" } ], "container-title" : "Atmospheric Environment", "id" : "ITEM-4", "issued" : { "date-parts" : [ [ "2019" ] ] }, "title" : "Vertical characteristics of black carbon physical properties over Beijing region in warm and cold seasons", "translator" : [ { "dropping-particle" : "", "family" : "G4727", "given" : "", "non-dropping-particle" : "", "parse-names" : false, "suffix" : "" } ], "type" : "article-journal" }, "uris" : [ "http://www.mendeley.com/documents/?uuid=7821dbd6-8c84-48cb-b9e4-25b952dafe37", "http://www.mendeley.com/documents/?uuid=42d50051-14f7-4e49-993b-c4f258ad2243" ] }, { "id" : "ITEM-5", "itemData" : { "DOI" : "10.5194/acp-18-5619-2018", "ISSN" : "16807324", "abstract" : "We profile trace gas and particulate emissions from near-field airborne measurements of discrete smoke plumes in Brazil during the 2012 biomass burning season. The South American Biomass Burning Analysis (SAMBBA) Project conducted during September and October 2012 sampled across two distinct fire regimes prevalent in the Amazon Basin. Combined measurements from a Compact Time-of-Flight Aerosol Mass Spectrometer (C-ToF-AMS) and a Single Particle Soot Photometer (SP2) are reported for the first time in a tropical biomass burning environment. Emissions from a mostly smouldering tropical forest wildfire in Rond\u00f4nia state and numerous smaller flaming Cerrado fires in Tocantins state are presented. While the Cerrado fires appear to be representative of typical fire conditions in the existing literature, the tropical forest wildfire likely represents a more extreme example of biomass burning with a bias towards mostly smouldering emissions. We determined fire-integrated modified combustion efficiencies, emission ratios and emission factors for trace gas and particulate components for these two fire types, alongside aerosol microphysical properties. Seven times more black carbon was emitted from the Cerrado fires per unit of fuel combustion (EFBC of 0.13\u00b10.04\u011d\u20ac\u2020g\u011d\u20ac\u2020kg-1) compared to the tropical forest fire (EFBC of 0.019\u00b10.006g\u011d\u20ac\u2020kg-1), and more than 6 times the amount of organic aerosol was emitted from the tropical forest fire per unit of fuel combustion (EFOM of 8.00\u00b12.53g\u011d\u20ac\u2020kg-1, EFOC of 5.00\u00b11.58g\u011d\u20ac\u2020kg-1) compared to the Cerrado fires (EFOM of 1.31\u00b10.42g\u011d\u20ac\u2020kg-1, EFOC of 0.82\u00b10.26g\u011d\u20ac\u2020kg-1). &lt;br&gt;&lt;br&gt; Particulate-phase species emitted from the fires sampled are generally lower than those reported in previous studies and in emission inventories, which is likely a combination of differences in fire combustion efficiency and fuel mixture, along with different measurement techniques. Previous modelling studies focussed on the biomass burning season in tropical South America have required significant scaling up of emissions to reproduce in situ and satellite aerosol concentrations over the region. Our results do not indicate that emission factors used in inventories are biased low, which could be one potential cause of the reported underestimates in modelling studies. This study supplements and updates trace gas and particulate emission factors for fire-type-specific biomass burning in Brazil for use in weather and climate models. The study illustrates that initi\u2026", "author" : [ { "dropping-particle" : "", "family" : "Hodgson", "given" : "Amy K.", "non-dropping-particle" : "", "parse-names" : false, "suffix" : "" }, { "dropping-particle" : "", "family" : "Morgan", "given" : "William T.", "non-dropping-particle" : "", "parse-names" : false, "suffix" : "" }, { "dropping-particle" : "", "family" : "O'Shea", "given" : "Sebastian", "non-dropping-particle" : "", "parse-names" : false, "suffix" : "" }, { "dropping-particle" : "", "family" : "Bauguitte", "given" : "St\u00e9phane", "non-dropping-particle" : "", "parse-names" : false, "suffix" : "" }, { "dropping-particle" : "", "family" : "Allan", "given" : "James D.", "non-dropping-particle" : "", "parse-names" : false, "suffix" : "" }, { "dropping-particle" : "", "family" : "Darbyshire", "given" : "Eoghan", "non-dropping-particle" : "", "parse-names" : false, "suffix" : "" }, { "dropping-particle" : "", "family" : "Flynn", "given" : "Michael J.", "non-dropping-particle" : "", "parse-names" : false, "suffix" : "" }, { "dropping-particle" : "", "family" : "Liu", "given" : "Dantong", "non-dropping-particle" : "", "parse-names" : false, "suffix" : "" }, { "dropping-particle" : "", "family" : "Lee", "given" : "James", "non-dropping-particle" : "", "parse-names" : false, "suffix" : "" }, { "dropping-particle" : "", "family" : "Johnson", "given" : "Ben", "non-dropping-particle" : "", "parse-names" : false, "suffix" : "" }, { "dropping-particle" : "", "family" : "Haywood", "given" : "Jim M.", "non-dropping-particle" : "", "parse-names" : false, "suffix" : "" }, { "dropping-particle" : "", "family" : "Longo", "given" : "Karla M.", "non-dropping-particle" : "", "parse-names" : false, "suffix" : "" }, { "dropping-particle" : "", "family" : "Artaxo", "given" : "Paulo E.", "non-dropping-particle" : "", "parse-names" : false, "suffix" : "" }, { "dropping-particle" : "", "family" : "Coe", "given" : "Hugh", "non-dropping-particle" : "", "parse-names" : false, "suffix" : "" } ], "container-title" : "Atmospheric Chemistry and Physics", "id" : "ITEM-5", "issued" : { "date-parts" : [ [ "2018" ] ] }, "title" : "Near-field emission profiling of tropical forest and Cerrado fires in Brazil during SAMBBA 2012", "translator" : [ { "dropping-particle" : "", "family" : "G4717", "given" : "", "non-dropping-particle" : "", "parse-names" : false, "suffix" : "" } ], "type" : "article-journal" }, "uris" : [ "http://www.mendeley.com/documents/?uuid=a47be29e-bf70-4956-85ca-d59681a998f6", "http://www.mendeley.com/documents/?uuid=c5d44e05-675a-4952-9acd-eb74b8d91991" ] }, { "id" : "ITEM-6", "itemData" : { "DOI" : "10.5194/acp-20-5309-2020", "ISSN" : "1680-7324", "abstract" : "Abstract. We present a range of airborne in situ observations of biomass burning carbonaceous aerosol over tropical South America, including a case study of a large tropical forest wildfire and a series of regional survey flights across the Brazilian Amazon and Cerrado. The study forms part of the South American Biomass Burning Analysis (SAMBBA) project, which was conducted during September and October 2012. We find limited evidence for net increases in aerosol mass through atmospheric ageing combined with substantial changes in the chemical properties of organic aerosol (OA). Oxidation of the OA increases significantly and rapidly on the scale of 2.5\u20133 h based on our case study analysis and is consistent with secondary organic aerosol production. The observations of limited net enhancement in OA coupled with such changes in chemical composition imply that evaporation of OA is also occurring to balance these changes. We observe significant coatings on black carbon particles at source, but with limited changes with ageing in both particle core size and coating thickness. We quantify variability in the ratio of OA to carbon monoxide across our study as a key parameter representing both initial fire conditions and an indicator of net aerosol production with atmospheric ageing. We observe ratios of 0.075\u20130.13 \u00b5gsm-3ppbv-1 in the west of our study region over the Amazon tropical forest in air masses less influenced by precipitation and a value of 0.095 \u00b5gsm-3ppbv-1 over the Cerrado environment in the east (where sm\u22123 refers to standard metre cubed). Such values are consistent with emission factors used by numerical models to represent biomass burning OA emissions. Black carbon particle core sizes typically range from mean mass diameters of 250 to 290 nm, while coating thicknesses range from 40 to 110 nm in air masses less influenced by precipitation. The primary driver of the variability we observe appears to be related to changes at the initial fire source. A key lesson from our study is that simply aggregating our observations as a function of atmospheric ageing would have been misleading due to the complex nature of the regional aerosol and its drivers, due to the many conflating and competing factors that are present. Our study explores and quantifies key uncertainties in the evolution of biomass burning aerosol at both near-field and regional scales. Our results suggest that the initial conditions of the fire are the primary driver of carbonaceous aeros\u2026", "author" : [ { "dropping-particle" : "", "family" : "Morgan", "given" : "William T.", "non-dropping-particle" : "", "parse-names" : false, "suffix" : "" }, { "dropping-particle" : "", "family" : "Allan", "given" : "James D.", "non-dropping-particle" : "", "parse-names" : false, "suffix" : "" }, { "dropping-particle" : "", "family" : "Bauguitte", "given" : "St\u00e9phane", "non-dropping-particle" : "", "parse-names" : false, "suffix" : "" }, { "dropping-particle" : "", "family" : "Darbyshire", "given" : "Eoghan", "non-dropping-particle" : "", "parse-names" : false, "suffix" : "" }, { "dropping-particle" : "", "family" : "Flynn", "given" : "Michael J.", "non-dropping-particle" : "", "parse-names" : false, "suffix" : "" }, { "dropping-particle" : "", "family" : "Lee", "given" : "James", "non-dropping-particle" : "", "parse-names" : false, "suffix" : "" }, { "dropping-particle" : "", "family" : "Liu", "given" : "Dantong", "non-dropping-particle" : "", "parse-names" : false, "suffix" : "" }, { "dropping-particle" : "", "family" : "Johnson", "given" : "Ben", "non-dropping-particle" : "", "parse-names" : false, "suffix" : "" }, { "dropping-particle" : "", "family" : "Haywood", "given" : "Jim", "non-dropping-particle" : "", "parse-names" : false, "suffix" : "" }, { "dropping-particle" : "", "family" : "Longo", "given" : "Karla M.", "non-dropping-particle" : "", "parse-names" : false, "suffix" : "" }, { "dropping-particle" : "", "family" : "Artaxo", "given" : "Paulo E.", "non-dropping-particle" : "",</w:delInstrText>
        </w:r>
        <w:r w:rsidR="00D477C7" w:rsidRPr="002A1EE0" w:rsidDel="005D7BAA">
          <w:delInstrText xml:space="preserve"> "parse-names" : false, "suffix" : "" }, { "dropping-particle" : "", "family" : "Coe", "given" : "Hugh", "non-dropping-particle" : "", "parse-names" : false, "suffix" : "" } ], "container-title" : "Atmospheric Chemistry and Physics", "id" : "ITEM-6", "issue" : "9", "issued" : { "date-parts" : [ [ "2020", "5", "6" ] ] }, "page" : "5309-5326", "title" : "Transformation and ageing of biomass burning carbonaceous aerosol over tropical South America from aircraft in situ measurements during SAMBBA", "translator" : [ { "dropping-particle" : "", "family" : "G4718", "given" : "", "non-dropping-particle" : "", "parse-names" : false, "suffix" : "" } ], "type" : "article-journal", "volume" : "20" }, "uris" : [ "http://www.mendeley.com/documents/?uuid=1b8cb8fb-4bdd-4abf-9231-6dc9f05eb086", "http://www.mendeley.com/documents/?uuid=fa66d5b8-db51-413f-9b96-9878a377f880" ] } ], "mendeley" : { "formattedCitation" : "(Schwarz et al., 2013; Freney et al., 2018; Hodgson et al., 2018; Schulz et al., 2019; Zhao et al., 2019a; Morgan et al., 2020)", "plainTextFormattedCitation" : "(Schwarz et al., 2013; Freney et al., 2018; Hodgson et al., 2018; Schulz et al., 2019; Zhao et al., 2019a; Morgan et al., 2020)", "previouslyFormattedCitation" : "(Schwarz et al., 2013; Freney et al., 2018; Hodgson et al., 2018; Schulz et al., 2019; Zhao et al., 2019a; Morgan et al., 2020)" }, "properties" : { "noteIndex" : 0 }, "schema" : "https://github.com/citation-style-language/schema/raw/master/csl-citation.json" }</w:delInstrText>
        </w:r>
      </w:del>
      <w:r w:rsidRPr="00221400">
        <w:rPr>
          <w:lang w:val="en-GB"/>
        </w:rPr>
        <w:fldChar w:fldCharType="separate"/>
      </w:r>
      <w:r w:rsidR="00CB33A1">
        <w:rPr>
          <w:noProof/>
        </w:rPr>
        <w:t>(</w:t>
      </w:r>
      <w:ins w:id="2800" w:author="Robin Matthews" w:date="2021-07-08T16:20:00Z">
        <w:r w:rsidR="005D7BAA">
          <w:rPr>
            <w:noProof/>
          </w:rPr>
          <w:t>Schwarz et al., 2013; Freney et al., 2018; Hodgson et al., 2018; Schulz et al., 2019; D. Zhao et al., 2019; Morgan et al., 2020</w:t>
        </w:r>
      </w:ins>
      <w:del w:id="2801" w:author="Robin Matthews" w:date="2021-07-08T16:20:00Z">
        <w:r w:rsidR="00CB33A1" w:rsidDel="005D7BAA">
          <w:rPr>
            <w:noProof/>
          </w:rPr>
          <w:delText>Schwarz et al., 2013; Freney et al., 2018; Hodgson et al., 2018; Schulz et al., 2019; Zhao et al., 2019a; Morgan et al., 2020</w:delText>
        </w:r>
      </w:del>
      <w:r w:rsidR="00CB33A1">
        <w:rPr>
          <w:noProof/>
        </w:rPr>
        <w:t>)</w:t>
      </w:r>
      <w:r w:rsidRPr="00221400">
        <w:rPr>
          <w:lang w:val="en-GB"/>
        </w:rPr>
        <w:fldChar w:fldCharType="end"/>
      </w:r>
      <w:commentRangeEnd w:id="2797"/>
      <w:r w:rsidR="00CB33A1">
        <w:rPr>
          <w:rStyle w:val="Marquedecommentaire"/>
        </w:rPr>
        <w:commentReference w:id="2797"/>
      </w:r>
      <w:r w:rsidRPr="000C38BE">
        <w:rPr>
          <w:noProof/>
          <w:color w:val="000000"/>
        </w:rPr>
        <w:t xml:space="preserve">. </w:t>
      </w:r>
      <w:r w:rsidRPr="00221400">
        <w:rPr>
          <w:noProof/>
          <w:color w:val="000000"/>
          <w:lang w:val="en-GB"/>
        </w:rPr>
        <w:t xml:space="preserve">Compared to those measurements, models tend to transport BC too high in the atmosphere, suggesting that lifetimes </w:t>
      </w:r>
      <w:r>
        <w:rPr>
          <w:noProof/>
          <w:color w:val="000000"/>
          <w:lang w:val="en-GB"/>
        </w:rPr>
        <w:t>are not larger than</w:t>
      </w:r>
      <w:r w:rsidRPr="00221400">
        <w:rPr>
          <w:noProof/>
          <w:color w:val="000000"/>
          <w:lang w:val="en-GB"/>
        </w:rPr>
        <w:t xml:space="preserve"> 5.5 days (Samset et al., 2013; Lund et al., 2018b). </w:t>
      </w:r>
      <w:r w:rsidR="00732DDB" w:rsidRPr="00732DDB">
        <w:rPr>
          <w:noProof/>
          <w:color w:val="000000"/>
          <w:lang w:val="en-GB"/>
        </w:rPr>
        <w:t>Newly deve</w:t>
      </w:r>
      <w:r w:rsidR="00732DDB">
        <w:rPr>
          <w:noProof/>
          <w:color w:val="000000"/>
          <w:lang w:val="en-GB"/>
        </w:rPr>
        <w:t>loped size-</w:t>
      </w:r>
      <w:r w:rsidR="00732DDB" w:rsidRPr="00732DDB">
        <w:rPr>
          <w:noProof/>
          <w:color w:val="000000"/>
          <w:lang w:val="en-GB"/>
        </w:rPr>
        <w:t>dependent wet</w:t>
      </w:r>
      <w:ins w:id="2802" w:author="Lucy Cowie" w:date="2021-07-27T17:30:00Z">
        <w:r w:rsidR="003A16D9">
          <w:rPr>
            <w:noProof/>
            <w:color w:val="000000"/>
            <w:lang w:val="en-GB"/>
          </w:rPr>
          <w:t>-</w:t>
        </w:r>
      </w:ins>
      <w:del w:id="2803" w:author="Lucy Cowie" w:date="2021-07-27T17:30:00Z">
        <w:r w:rsidR="00732DDB" w:rsidRPr="00732DDB" w:rsidDel="003A16D9">
          <w:rPr>
            <w:noProof/>
            <w:color w:val="000000"/>
            <w:lang w:val="en-GB"/>
          </w:rPr>
          <w:delText xml:space="preserve"> </w:delText>
        </w:r>
      </w:del>
      <w:r w:rsidR="00732DDB" w:rsidRPr="00732DDB">
        <w:rPr>
          <w:noProof/>
          <w:color w:val="000000"/>
          <w:lang w:val="en-GB"/>
        </w:rPr>
        <w:t>scavenging paramet</w:t>
      </w:r>
      <w:del w:id="2804" w:author="Lucy Cowie" w:date="2021-07-27T17:15:00Z">
        <w:r w:rsidR="00732DDB" w:rsidRPr="00732DDB" w:rsidDel="00752F98">
          <w:rPr>
            <w:noProof/>
            <w:color w:val="000000"/>
            <w:lang w:val="en-GB"/>
          </w:rPr>
          <w:delText>e</w:delText>
        </w:r>
      </w:del>
      <w:r w:rsidR="00732DDB" w:rsidRPr="00732DDB">
        <w:rPr>
          <w:noProof/>
          <w:color w:val="000000"/>
          <w:lang w:val="en-GB"/>
        </w:rPr>
        <w:t>ri</w:t>
      </w:r>
      <w:ins w:id="2805" w:author="Lucy Cowie" w:date="2021-07-27T17:14:00Z">
        <w:r w:rsidR="00B441A6">
          <w:rPr>
            <w:noProof/>
            <w:color w:val="000000"/>
            <w:lang w:val="en-GB"/>
          </w:rPr>
          <w:t>z</w:t>
        </w:r>
      </w:ins>
      <w:del w:id="2806" w:author="Lucy Cowie" w:date="2021-07-27T17:14:00Z">
        <w:r w:rsidR="00732DDB" w:rsidRPr="00732DDB" w:rsidDel="00B441A6">
          <w:rPr>
            <w:noProof/>
            <w:color w:val="000000"/>
            <w:lang w:val="en-GB"/>
          </w:rPr>
          <w:delText>s</w:delText>
        </w:r>
      </w:del>
      <w:r w:rsidR="00732DDB" w:rsidRPr="00732DDB">
        <w:rPr>
          <w:noProof/>
          <w:color w:val="000000"/>
          <w:lang w:val="en-GB"/>
        </w:rPr>
        <w:t xml:space="preserve">ation </w:t>
      </w:r>
      <w:r w:rsidR="00732DDB">
        <w:rPr>
          <w:color w:val="000000"/>
          <w:lang w:val="en-GB"/>
        </w:rPr>
        <w:t>for</w:t>
      </w:r>
      <w:r w:rsidRPr="009136BE">
        <w:rPr>
          <w:color w:val="000000"/>
          <w:lang w:val="en-GB"/>
        </w:rPr>
        <w:t xml:space="preserve"> BC </w:t>
      </w:r>
      <w:commentRangeStart w:id="2807"/>
      <w:r w:rsidRPr="009136BE">
        <w:rPr>
          <w:color w:val="000000"/>
          <w:lang w:val="en-GB"/>
        </w:rPr>
        <w:fldChar w:fldCharType="begin" w:fldLock="1"/>
      </w:r>
      <w:r w:rsidR="00A75A09">
        <w:rPr>
          <w:color w:val="000000"/>
          <w:lang w:val="en-GB"/>
        </w:rPr>
        <w:instrText>ADDIN CSL_CITATION { "citationItems" : [ { "id" : "ITEM-1", "itemData" : { "DOI" : "10.5194/acp-14-13755-2014", "ISSN" : "16807324", "abstract" : "&lt;p&gt;Wet deposition is the dominant mechanism for removing black carbon (BC) from the atmosphere, and is key in determining its atmospheric lifetime, vertical gradient and global transport. Despite the importance of BC in the climate system, especially in terms of its ability to modulate the radiative energy budget, there are few quantitative case studies of wet removal in ambient environments. We present a case study of BC wet removal by examining aerosol size distributions and BC coating properties sampled in three Canadian boreal biomass burning plumes, one of which passed through a precipitating cloud. In this plume, the largest and most coated BC particles were found to be preferentially removed, suggesting that nucleation scavenging was the likely dominant mechanism. Calculated mass absorption coefficient (MAC) in the plumes showed no significant variation, as the shifts to smaller BC cores and thinner coatings had opposing effects. Similarly, calculated single-scatter albedo (SSA) showed little variation, as a large number of non-BC particles were also present in the precipitation-affected plume. The remaining BC cores were smaller than those observed in previous studies of BC in post-precipitation outflow over Asia, possibly due to the thick coatings associated with the biomass burning particles. This study provides important constraints to model parameterisations of BC wet removal in biomass burning regions, which will help to reduce uncertainty in radiative forcing calculations.&lt;/p&gt;", "author" : [ { "dropping-particle" : "", "family" : "Taylor", "given" : "J. W.", "non-dropping-particle" : "", "parse-names" : false, "suffix" : "" }, { "dropping-particle" : "", "family" : "Allan", "given" : "J. D.", "non-dropping-particle" : "", "parse-names" : false, "suffix" : "" }, { "dropping-particle" : "", "family" : "Allen", "given" : "G.", "non-dropping-particle" : "", "parse-names" : false, "suffix" : "" }, { "dropping-particle" : "", "family" : "Coe", "given" : "H.", "non-dropping-particle" : "", "parse-names" : false, "suffix" : "" }, { "dropping-particle" : "", "family" : "Williams", "given" : "P. I.", "non-dropping-particle" : "", "parse-names" : false, "suffix" : "" }, { "dropping-particle" : "", "family" : "Flynn", "given" : "M. J.", "non-dropping-particle" : "", "parse-names" : false, "suffix" : "" }, { "dropping-particle" : "", "family" : "Breton", "given" : "M.", "non-dropping-particle" : "Le", "parse-names" : false, "suffix" : "" }, { "dropping-particle" : "", "family" : "Muller", "given" : "J. B.A.", "non-dropping-particle" : "", "parse-names" : false, "suffix" : "" }, { "dropping-particle" : "", "family" : "Percival", "given" : "C. J.", "non-dropping-particle" : "", "parse-names" : false, "suffix" : "" }, { "dropping-particle" : "", "family" : "Oram", "given" : "D.", "non-dropping-particle" : "", "parse-names" : false, "suffix" : "" }, { "dropping-particle" : "", "family" : "Forster", "given" : "G.", "non-dropping-particle" : "", "parse-names" : false, "suffix" : "" }, { "dropping-particle" : "", "family" : "Lee", "given" : "J. D.", "non-dropping-particle" : "", "parse-names" : false, "suffix" : "" }, { "dropping-particle" : "", "family" : "Rickard", "given" : "A. R.", "non-dropping-particle" : "", "parse-names" : false, "suffix" : "" }, { "dropping-particle" : "", "family" : "Parrington", "given" : "M.", "non-dropping-particle" : "", "parse-names" : false, "suffix" : "" }, { "dropping-particle" : "", "family" : "Palmer", "given" : "P. I.", "non-dropping-particle" : "", "parse-names" : false, "suffix" : "" } ], "container-title" : "Atmospheric Chemistry and Physics", "id" : "ITEM-1", "issued" : { "date-parts" : [ [ "2014" ] ] }, "title" : "Size-dependent wet removal of black carbon in Canadian biomass burning plumes", "translator" : [ { "dropping-particle" : "", "family" : "G3397", "given" : "", "non-dropping-particle" : "", "parse-names" : false, "suffix" : "" } ], "type" : "article-journal" }, "uris" : [ "http://www.mendeley.com/documents/?uuid=cd578d7e-28d4-4ed2-b257-830345f6ab58", "http://www.mendeley.com/documents/?uuid=d54aeb23-000b-4704-8782-6409db0e6845" ] }, { "id" : "ITEM-2", "itemData" : { "DOI" : "10.1038/srep34113", "ISSN" : "20452322", "abstract" : "The lifetime and spatial distributions of accumulation-mode aerosols in a size range of approximately 0.05-1 \u03bcm, and thus their global and regional climate impacts, are primarily constrained by their removal via cloud and precipitation (wet removal). However, the microphysical process that predominantly controls the removal efficiency remains unidentified because of observational difficulties. Here, we demonstrate that the activation of aerosols to cloud droplets (nucleation scavenging) predominantly controls the wet removal efficiency of accumulation-mode aerosols, using water-insoluble black carbon as an observable particle tracer during the removal process. From simultaneous ground-based observations of black carbon in air (prior to removal) and in rainwater (after removal) in Tokyo, Japan, we found that the wet removal efficiency depends strongly on particle size, and the size dependence can be explained quantitatively by the observed size-dependent cloud-nucleating ability. Furthermore, our observational method provides an estimate of the effective supersaturation of water vapour in precipitating cloud clusters, a key parameter controlling nucleation scavenging. These novel data firmly indicate the importance of quantitative numerical simulations of the nucleation scavenging process to improve the model's ability to predict the atmospheric aerosol burden and the resultant climate forcings, and enable a new validation of such simulations.", "author" : [ { "dropping-particle" : "", "family" : "Ohata", "given" : "Sho", "non-dropping-particle" : "", "parse-names" : false, "suffix" : "" }, { "dropping-particle" : "", "family" : "Moteki", "given" : "Nobuhiro", "non-dropping-particle" : "", "parse-names" : false, "suffix" : "" }, { "dropping-particle" : "", "family" : "Mori", "given" : "Tatsuhiro", "non-dropping-particle" : "", "parse-names" : false, "suffix" : "" }, { "dropping-particle" : "", "family" : "Koike", "given" : "Makoto", "non-dropping-particle" : "", "parse-names" : false, "suffix" : "" }, { "dropping-particle" : "", "family" : "Kondo", "given" : "Yutaka", "non-dropping-particle" : "", "parse-names" : false, "suffix" : "" } ], "container-title" : "Scientific Reports", "id" : "ITEM-2", "issue" : "1", "issued" : { "date-parts" : [ [ "2016", "10", "5" ] ] }, "page" : "1-9", "publisher" : "Nature Publishing Group", "title" : "A key process controlling the wet removal of aerosols: New observational evidence", "translator" : [ { "dropping-particle" : "", "family" : "G4779", "given" : "", "non-dropping-particle" : "", "parse-names" : false, "suffix" : "" } ], "type" : "article-journal", "volume" : "6" }, "uris" : [ "http://www.mendeley.com/documents/?uuid=2a3ad275-5ca7-4dcb-91f7-579add63829e", "http://www.mendeley.com/documents/?uuid=5df75e5a-0c95-4d42-9b7a-8ece1a317ad8" ] }, { "id" : "ITEM-3", "itemData" : { "DOI" : "10.1038/s41612-019-0063-y", "ISSN" : "2397-3722", "abstract" : "Quantitative simulation of an aerosol\u2019s lifecycle by regional-scale and global-scale atmospheric models is mandatory for unbiased analysis and prediction of aerosol radiative forcing and climate change. Globally, aerosol deposition is dominated by the rainout process, which is mostly triggered by activation of aerosols to liquid droplets in supersaturated domains of precipitating clouds. However, the actual environmental supersaturation value that aerosols experience in precipitating clouds is difficult for models to predict, and it has never been constrained by observations; as a result, there is large uncertainty in atmospheric aerosol simulations. Here, by a particle-tracer analysis of 37 rainfall events in East Asia, near the largest source region of anthropogenic aerosols in the northern hemisphere, we observed that the environmental supersaturation actually experienced by the removed aerosols in precipitating clouds averaged 0.08 \u00b1 0.03% and ranged from 0.03 to 0.2%. Simulations by a mixing-state-resolved global aerosol model showed that the simulated long-range transport efficiency and global atmospheric burden of black carbon aerosols can be changed by a factor of two or three as a result of a change in the environmental supersaturation in precipitating clouds within just 0.08 \u00b1 0.03%. This result is attributable to the fact that the sensitivity of an aerosol\u2019s rainout efficiency to environmental supersaturation is higher for the less-aged black carbon concentrated near source regions. Our results suggest that observational constraints of environmental supersaturation in precipitating clouds, particularly near source regions, are of fundamental importance for accurate simulation of the atmospheric burden of black carbon and other aerosols.", "author" : [ { "dropping-particle" : "", "family" : "Moteki", "given" : "Nobuhiro", "non-dropping-particle" : "", "parse-names" : false, "suffix" : "" }, { "dropping-particle" : "", "family" : "Mori", "given" : "Tatsuhiro", "non-dropping-particle" : "", "parse-names" : false, "suffix" : "" }, { "dropping-particle" : "", "family" : "Matsui", "given" : "Hitoshi", "non-dropping-particle" : "", "parse-names" : false, "suffix" : "" }, { "dropping-particle" : "", "family" : "Ohata", "given" : "Sho", "non-dropping-particle" : "", "parse-names" : false, "suffix" : "" } ], "container-title" : "npj Climate and Atmospheric Science", "id" : "ITEM-3", "issued" : { "date-parts" : [ [ "2019" ] ] }, "title" : "Observational constraint of in-cloud supersaturation for simulations of aerosol rainout in atmospheric models", "translator" : [ { "dropping-particle" : "", "family" : "G4719", "given" : "", "non-dropping-particle" : "", "parse-names" : false, "suffix" : "" } ], "type" : "article-journal" }, "uris" : [ "http://www.mendeley.com/documents/?uuid=c532a284-20aa-45a4-9c32-451276ddd59d", "http://www.mendeley.com/documents/?uuid=13ee4174-0297-4a14-9e89-af322f6abca2" ] }, { "id" : "ITEM-4", "itemData" : { "DOI" : "10.5194/acp-19-3833-2019", "ISSN" : "16807324", "abstract" : "Liquid clouds form by condensation of water vapour on aerosol particles in the atmosphere. Even black carbon (BC) particles, which are known to be slightly hygroscopic, have been shown to readily form cloud droplets once they have acquired water-soluble coatings by atmospheric aging processes. Accurately simulating the life cycle of BC in the atmosphere, which strongly depends on the wet removal following droplet activation, has recently been identified as a key element for accurate prediction of the climate forcing of BC. Here, to assess BC activation in detail, we performed in situ measurements during cloud events at the Jungfraujoch high-altitude station in Switzerland in summer 2010 and 2016. Cloud droplet residual and interstitial (unactivated) particles as well as the total aerosol were selectively sampled using different inlets, followed by their physical characterization using scanning mobility particle sizers (SMPSs), multi-angle absorption photometers (MAAPs) and a singleparticle soot photometer (SP2). By calculating cloud droplet activated fractions with these measurements, we determined the roles of various parameters on the droplet activation of BC. The half-rise threshold diameter for droplet activation (Dhalf cloud), i.e. the size above which aerosol particles formed cloud droplets, was inferred from the aerosol size distributions measured behind the different inlets. The effective peak supersaturation (SSpeak) of a cloud was derived from Dhalf cloud by comparing it to the supersaturation dependence of the threshold diameter for cloud condensation nuclei (CCN) activation measured by a CCN counter (CCNC). In this way, we showed that the mass-based scavenged fraction of BC strongly correlates with that of the entire aerosol population because SSpeak modulates the critical size for activation of either particle type. A total of 50 % of the BC-containing particles with a BC mass equivalent core diameter of 90 nm was activated in clouds with SSpeak \u22480:21 %, increasing up to \u223c 80 % activated fraction at SSpeak \u22480:50 %. On a singleparticle basis, BC activation at a certain SSpeak is controlled by the BC core size and internally mixed coating, which increases overall particle size and hygroscopicity. However, the resulting effect on the population averaged and on the sizeintegrated BC scavenged fraction by mass is small for two reasons: first, acquisition of coatings only matters for small cores in clouds with low SSpeak; and, second, variations \u2026", "author" : [ { "dropping-particle" : "", "family" : "Motos", "given" : "Ghislain", "non-dropping-particle" : "", "parse-names" : false, "suffix" : "" }, { "dropping-particle" : "", "family" : "Schmale", "given" : "Julia", "non-dropping-particle" : "", "parse-names" : false, "suffix" : "" }, { "dropping-particle" : "", "family" : "Corbin", "given" : "Joel C.", "non-dropping-particle" : "", "parse-names" : false, "suffix" : "" }, { "dropping-particle" : "", "family" : "Modini", "given" : "Rob L.", "non-dropping-particle" : "", "parse-names" : false, "suffix" : "" }, { "dropping-particle" : "", "family" : "Karlen", "given" : "Nadine", "non-dropping-particle" : "", "parse-names" : false, "suffix" : "" }, { "dropping-particle" : "", "family" : "Bert\u00f2", "given" : "Michele", "non-dropping-particle" : "", "parse-names" : false, "suffix" : "" }, { "dropping-particle" : "", "family" : "Baltensperger", "given" : "Urs", "non-dropping-particle" : "", "parse-names" : false, "suffix" : "" }, { "dropping-particle" : "", "family" : "Gysel-Beer", "given" : "Martin", "non-dropping-particle" : "", "parse-names" : false, "suffix" : "" } ], "container-title" : "Atmospheric Chemistry and Physics", "id" : "ITEM-4", "issued" : { "date-parts" : [ [ "2019" ] ] }, "title" : "Cloud droplet activation properties and scavenged fraction of black carbon in liquid-phase clouds at the high-alpine research station Jungfraujoch (3580ma.s.l.)", "translator" : [ { "dropping-particle" : "", "family" : "G4721", "given" : "", "non-dropping-particle" : "", "parse-names" : false, "suffix" : "" } ], "type" : "article-journal" }, "uris" : [ "http://www.mendeley.com/documents/?uuid=c122ada3-25b6-4503-9533-33bb7d94f703", "http://www.mendeley.com/documents/?uuid=aeee9684-c447-4e21-bf73-9495bf114651" ] }, { "id" : "ITEM-5", "itemData" : { "DOI" : "10.5194/acp-15-1367-2015", "ISSN" : "16807324", "abstract" : "Size-resolved observations of aerosol particles and cloud droplet residuals were studied at a marine boundary layer site (251 m a.m.s.l.) in La Jolla, San Diego, California, during 2012. A counterflow virtual impactor (CVI) was used as the inlet to sample cloud residuals while a total inlet was used to sample both cloud residuals and interstitial particles. Two cloud events totaling 10 h of in-cloud sampling were analyzed. Based on bulk aerosol particle concentrations, mass concentrations of refractory black carbon (rBC), and back trajectories, the two air masses sampled were classified as polluted marine air. Since the fraction of cloud droplets sampled by the CVI was less than 100%, the measured activated fractions of rBC should be considered as lower limits to the total fraction of rBC activated during the two cloud events. Size distributions of rBC and a coating analysis showed that sub-100 nm rBC cores with relatively thick coatings were incorporated into the cloud droplets (i.e., 95 nm rBC cores with median coating thicknesses of at least 65 nm were incorporated into the cloud droplets). Measurements also show that the coating volume fraction of rBC cores is relatively large for sub-100 nm rBC cores. For example, the median coating volume fraction of 95 nm rBC cores incorporated into cloud droplets was at least 0.9, a result that is consistent with \u00b0-K\u00f6hler theory. Measurements of the total diameter of the rBC-containing particles (rBC core and coating) suggest that the total diameter of rBC-containing particles needed to be at least 165 nm to be incorporated into cloud droplets when the core rBC diameter is g\u2030\u00a5 85 nm. This result is consistent with previous work that has shown that particle diameter is important for activation of non-rBC particles. The activated fractions of rBC determined from the measurements ranged from 0.01 to 0.1 for core rBC diameters ranging from 70 to 220 nm. This type of data is useful for constraining models used for predicting rBC concentrations in the atmosphere.", "author" : [ { "dropping-particle" : "", "family" : "Schroder", "given" : "J. C.", "non-dropping-particle" : "", "parse-names" : false, "suffix" : "" }, { "dropping-particle" : "", "family" : "Hanna", "given" : "S. J.", "non-dropping-particle" : "", "parse-names" : false, "suffix" : "" }, { "dropping-particle" : "", "family" : "Modini", "given" : "R. L.", "non-dropping-particle" : "", "parse-names" : false, "suffix" : "" }, { "dropping-particle" : "", "family" : "Corrigan", "given" : "A. L.", "non-dropping-particle" : "", "parse-names" : false, "suffix" : "" }, { "dropping-particle" : "", "family" : "Kreidenwies", "given" : "S. M.", "non-dropping-particle" : "", "parse-names" : false, "suffix" : "" }, { "dropping-particle" : "", "family" : "MacDonald", "given" : "A. M.", "non-dropping-particle" : "", "parse-names" : false, "suffix" : "" }, { "dropping-particle" : "", "family" : "Noone", "given" : "K. J.", "non-dropping-particle" : "", "parse-names" : false, "suffix" : "" }, { "dropping-particle" : "", "family" : "Russell", "given" : "L. M.", "non-dropping-particle" : "", "parse-names" : false, "suffix" : "" }, { "dropping-particle" : "", "family" : "Leaitch", "given" : "W. R.", "non-dropping-particle" : "", "parse-names" : false, "suffix" : "" }, { "dropping-particle" : "", "family" : "Bertram", "given" : "A. K.", "non-dropping-particle" : "", "parse-names" : false, "suffix" : "" } ], "container-title" : "Atmospheric Chemistry and Physics", "id" : "ITEM-5", "issued" : { "date-parts" : [ [ "2015" ] ] }, "title" : "Size-resolved observations of refractory black carbon particles in cloud droplets at a marine boundary layer site", "translator" : [ { "dropping-particle" : "", "family" : "G4720", "given" : "", "non-dropping-particle" : "", "parse-names" : false, "suffix" : "" } ], "type" : "article-journal" }, "uris" : [ "http://www.mendeley.com/documents/?uuid=0bea59e0-2b8f-4a2c-95fc-20d20b3e8534", "http://www.mendeley.com/documents/?uuid=0b142ca8-e40e-4839-8f11-3c183ac2e28f" ] }, { "id" : "ITEM-6", "itemData" : { "DOI" : "10.5194/acp-17-14975-2017", "ISSN" : "16807324", "abstract" : "In the present study, a ground-based counterflow virtual impactor (GCVI) was used to sample cloud droplet residual (cloud RES) particles, while a parallel PM2.5 inlet was used to sample cloud-free or cloud interstitial (cloud INT) particles. The mixing state of black carbon (BC)-containing particles and the mass concentrations of BC in the cloud-free, RES and INT particles were investigated using a single-particle aerosol mass spectrometer (SPAMS) and two aethalometers, respectively, at a mountain site (1690g m\u011d\u20ac\u2020a. s. l. ) in southern China. The measured BC-containing particles were extensively internally mixed with sulfate and were scavenged into cloud droplets (with number fractions of 0.05-0.45) to a similar (or slightly lower) extent as all the measured particles (0.07-0.6) over the measured size range of 0.1-1.6g \u03bcm. The results indicate the preferential activation of larger particles and/or that the production of secondary compositions shifts the BC-containing particles towards larger sizes. BC-containing particles with an abundance of both sulfate and organics were scavenged less than those with sulfate but limited organics, implying the importance of the mixing state on the incorporation of BC-containing particles into cloud droplets. The mass scavenging efficiency of BC with an average of 33g % was similar for different cloud events independent of the air mass. This is the first time that both the mixing state and cloud scavenging of BC in China have been reported. Our results would improve the knowledge on the concentration, mixing state, and cloud scavenging of BC in the free troposphere.", "author" : [ { "dropping-particle" : "", "family" : "Zhang", "given" : "Guohua", "non-dropping-particle" : "", "parse-names" : false, "suffix" : "" }, { "dropping-particle" : "", "family" : "Lin", "given" : "Qinhao", "non-dropping-particle" : "", "parse-names" : false, "suffix" : "" }, { "dropping-particle" : "", "family" : "Peng", "given" : "Long", "non-dropping-particle" : "", "parse-names" : false, "suffix" : "" }, { "dropping-particle" : "", "family" : "Bi", "given" : "Xinhui", "non-dropping-particle" : "", "parse-names" : false, "suffix" : "" }, { "dropping-particle" : "", "family" : "Chen", "given" : "Duohong", "non-dropping-particle" : "", "parse-names" : false, "suffix" : "" }, { "dropping-particle" : "", "family" : "Li", "given" : "Mei", "non-dropping-particle" : "", "parse-names" : false, "suffix" : "" }, { "dropping-particle" : "", "family" : "Li", "given" : "Lei", "non-dropping-particle" : "", "parse-names" : false, "suffix" : "" }, { "dropping-particle" : "", "family" : "Brechtel", "given" : "Fred J.", "non-dropping-particle" : "", "parse-names" : false, "suffix" : "" }, { "dropping-particle" : "", "family" : "Chen", "given" : "Jianxin", "non-dropping-particle" : "", "parse-names" : false, "suffix" : "" }, { "dropping-particle" : "", "family" : "Yan", "given" : "Weijun", "non-dropping-particle" : "", "parse-names" : false, "suffix" : "" }, { "dropping-particle" : "", "family" : "Wang", "given" : "Xinming", "non-dropping-particle" : "", "parse-names" : false, "suffix" : "" }, { "dropping-particle" : "", "family" : "Peng", "given" : "Pingan", "non-dropping-particle" : "", "parse-names" : false, "suffix" : "" }, { "dropping-particle" : "", "family" : "Sheng", "given" : "Guoying", "non-dropping-particle" : "", "parse-names" : false, "suffix" : "" }, { "dropping-particle" : "", "family" : "Zhou", "given" : "Zhen", "non-dropping-particle" : "", "parse-names" : false, "suffix" : "" } ], "container-title" : "Atmospheric Chemistry and Physics", "id" : "ITEM-6", "issued" : { "date-parts" : [ [ "2017" ] ] }, "title" : "The single-particle mixing state and cloud scavenging of black carbon: A case study at a high-altitude mountain site in southern China", "translator" : [ { "dropping-particle" : "", "family" : "G4914", "given" : "", "non-dropping-particle" : "", "parse-names" : false, "suffix" : "" } ], "type" : "article-journal" }, "uris" : [ "http://www.mendeley.com/documents/?uuid=ec649687-9129-4869-a19d-387e90811ce0", "http://www.mendeley.com/documents/?uuid=7223f08e-72da-4490-9c9d-295c8b46bc6d" ] }, { "id" : "ITEM-7", "itemData" : { "DOI" : "10.1029/2019GL083171", "ISSN" : "19448007", "abstract" : "Wet scavenging of black carbon (BC) has been subject to large uncertainty, which importantly determines its atmospheric lifetime and indirect forcing impact on cloud microphysics. This study reveals the complex BC-hydrometeor interactions in mixed-phase clouds via single particle measurements in the real-world environment, by capturing precipitation processes throughout cloud formation, cold rain/graupel, and subsequent snow events at a mountain site influenced by anthropogenic sources in wintertime. We found highly efficient BC wet scavenging during cloud formation, with large and thickly coated BC preferentially incorporated into droplets. During snow processes, BC core sizes in the interstitial phase steadily increased. A mechanism was proposed whereby the BC mass within each droplet was accumulated through droplet collision, leading to larger BC cores, which were then released back to the interstitial air through the Wegener-Bergeron-Findeisen processes when ice dominated. These results provide fundamental basis for constraining BC wet scavenging.", "author" : [ { "dropping-particle" : "", "family" : "Ding", "given" : "Shuo", "non-dropping-particle" : "", "parse-names" : false, "suffix" : "" }, { "dropping-particle" : "", "family" : "Zhao", "given" : "Delong", "non-dropping-particle" : "", "parse-names" : false, "suffix" : "" }, { "dropping-particle" : "", "family" : "He", "given" : "Cenlin", "non-dropping-particle" : "", "parse-names" : false, "suffix" : "" }, { "dropping-particle" : "", "family" : "Huang", "given" : "Mengyu", "non-dropping-particle" : "", "parse-names" : false, "suffix" : "" }, { "dropping-particle" : "", "family" : "He", "given" : "Hui", "non-dropping-particle" : "", "parse-names" : false, "suffix" : "" }, { "dropping-particle" : "", "family" : "Tian", "given" : "Ping", "non-dropping-particle" : "", "parse-names" : false, "suffix" : "" }, { "dropping-particle" : "", "family" : "Liu", "given" : "Quan", "non-dropping-particle" : "", "parse-names" : false, "suffix" : "" }, { "dropping-particle" : "", "family" : "Bi", "given" : "Kai", "non-dropping-particle" : "", "parse-names" : false, "suffix" : "" }, { "dropping-particle" : "", "family" : "Yu", "given" : "Chenjie", "non-dropping-particle" : "", "parse-names" : false, "suffix" : "" }, { "dropping-particle" : "", "family" : "Pitt", "given" : "Joseph", "non-dropping-particle" : "", "parse-names" : false, "suffix" : "" }, { "dropping-particle" : "", "family" : "Chen", "given" : "Ying", "non-dropping-particle" : "", "parse-names" : false, "suffix" : "" }, { "dropping-particle" : "", "family" : "Ma", "given" : "Xincheng", "non-dropping-particle" : "", "parse-names" : false, "suffix" : "" }, { "dropping-particle" : "", "family" : "Chen", "given" : "Yunbo", "non-dropping-particle" : "", "parse-names" : false, "suffix" : "" }, { "dropping-particle" : "", "family" : "Jia", "given" : "Xingcan", "non-dropping-particle" : "", "parse-names" : false, "suffix" : "" }, { "dropping-particle" : "", "family" : "Kong", "given" : "Shaofei", "non-dropping-particle" : "", "parse-names" : false, "suffix" : "" }, { "dropping-particle" : "", "family" : "Wu", "given" : "Jian", "non-dropping-particle" : "", "parse-names" : false, "suffix" : "" }, { "dropping-particle" : "", "family" : "Hu", "given" : "Dawei", "non-dropping-particle" : "", "parse-names" : false, "suffix" : "" }, { "dropping-particle" : "", "family" : "Hu", "given" : "Kang", "non-dropping-particle" : "", "parse-names" : false, "suffix" : "" }, { "dropping-particle" : "", "family" : "Ding", "given" : "Deping", "non-dropping-particle" : "", "parse-names" : false, "suffix" : "" }, { "dropping-particle" : "", "family" : "Liu", "given" : "Dantong", "non-dropping-particle" : "", "parse-names" : false, "suffix" : "" } ], "container-title" : "Geophysical Research Letters", "id" : "ITEM-7", "issued" : { "date-parts" : [ [ "2019" ] ] }, "title" : "Observed Interactions Between Black Carbon and Hydrometeor During Wet Scavenging in Mixed-Phase Clouds", "translator" : [ { "dropping-particle" : "", "family" : "G4913", "given" : "", "non-dropping-particle" : "", "parse-names" : false, "suffix" : "" } ], "type" : "article-journal" }, "uris" : [ "http://www.mendeley.com/documents/?uuid=1a1568aa-5f61-4d2f-8587-e026e123986a", "http://www.mendeley.com/documents/?uuid=6bb735aa-3093-4d43-bfe7-8d5b57ce126b" ] } ], "mendeley" : { "formattedCitation" : "(Taylor et al., 2014; Schroder et al., 2015; Ohata et al., 2016; Zhang et al., 2017a; Ding et al., 2019; Moteki et al., 2019; Motos et al., 2019)", "manualFormatting" : "(Taylor et al., 2014; Schroder et al., 2015; Ohata et al., 2016; G. Zhang et al., 2017; Ding et al., 2019; Moteki et al., 2019; Motos et al., 2019)", "plainTextFormattedCitation" : "(Taylor et al., 2014; Schroder et al., 2015; Ohata et al., 2016; Zhang et al., 2017a; Ding et al., 2019; Moteki et al., 2019; Motos et al., 2019)", "previouslyFormattedCitation" : "(Taylor et al., 2014; Schroder et al., 2015; Ohata et al., 2016; Zhang et al., 2017a; Ding et al., 2019; Moteki et al., 2019; Motos et al., 2019)" }, "properties" : { "noteIndex" : 0 }, "schema" : "https://github.com/citation-style-language/schema/raw/master/csl-citation.json" }</w:instrText>
      </w:r>
      <w:r w:rsidRPr="009136BE">
        <w:rPr>
          <w:color w:val="000000"/>
          <w:lang w:val="en-GB"/>
        </w:rPr>
        <w:fldChar w:fldCharType="separate"/>
      </w:r>
      <w:r w:rsidR="00CB33A1">
        <w:rPr>
          <w:noProof/>
          <w:color w:val="000000"/>
          <w:lang w:val="en-GB"/>
        </w:rPr>
        <w:t>(</w:t>
      </w:r>
      <w:ins w:id="2808" w:author="Robin Matthews" w:date="2021-07-08T16:22:00Z">
        <w:r w:rsidR="005D7BAA" w:rsidRPr="002A1EE0">
          <w:rPr>
            <w:noProof/>
            <w:lang w:val="en-US"/>
          </w:rPr>
          <w:t>Taylor et al., 2014; Schroder et al., 2015; Ohata et al., 2016; G. Zhang et al., 2017; Ding et al., 2019; Moteki et al., 2019; Motos et al., 2019</w:t>
        </w:r>
      </w:ins>
      <w:del w:id="2809" w:author="Robin Matthews" w:date="2021-07-08T16:22:00Z">
        <w:r w:rsidR="00CB33A1" w:rsidDel="005D7BAA">
          <w:rPr>
            <w:noProof/>
            <w:color w:val="000000"/>
            <w:lang w:val="en-GB"/>
          </w:rPr>
          <w:delText>Taylor et al., 2014; Schroder et al., 2015; Ohata et al., 2016; Zhang et al., 2017a; Ding et al., 2019; Moteki et al., 2019; Motos et al., 2019</w:delText>
        </w:r>
      </w:del>
      <w:r w:rsidR="00CB33A1">
        <w:rPr>
          <w:noProof/>
          <w:color w:val="000000"/>
          <w:lang w:val="en-GB"/>
        </w:rPr>
        <w:t>)</w:t>
      </w:r>
      <w:r w:rsidRPr="009136BE">
        <w:rPr>
          <w:color w:val="000000"/>
          <w:lang w:val="en-GB"/>
        </w:rPr>
        <w:fldChar w:fldCharType="end"/>
      </w:r>
      <w:commentRangeEnd w:id="2807"/>
      <w:r w:rsidR="00CB33A1">
        <w:rPr>
          <w:rStyle w:val="Marquedecommentaire"/>
        </w:rPr>
        <w:commentReference w:id="2807"/>
      </w:r>
      <w:r w:rsidRPr="009136BE">
        <w:rPr>
          <w:color w:val="000000"/>
          <w:lang w:val="en-GB"/>
        </w:rPr>
        <w:t xml:space="preserve"> </w:t>
      </w:r>
      <w:r w:rsidR="00732DDB" w:rsidRPr="00732DDB">
        <w:rPr>
          <w:color w:val="000000"/>
          <w:lang w:val="en-GB"/>
        </w:rPr>
        <w:t>may lead to decreased BC lifetime</w:t>
      </w:r>
      <w:r w:rsidR="00732DDB">
        <w:rPr>
          <w:color w:val="000000"/>
          <w:lang w:val="en-GB"/>
        </w:rPr>
        <w:t>s</w:t>
      </w:r>
      <w:r w:rsidR="00732DDB" w:rsidRPr="00732DDB">
        <w:rPr>
          <w:color w:val="000000"/>
          <w:lang w:val="en-GB"/>
        </w:rPr>
        <w:t xml:space="preserve"> and improve agreement </w:t>
      </w:r>
      <w:r>
        <w:rPr>
          <w:color w:val="000000"/>
          <w:lang w:val="en-GB"/>
        </w:rPr>
        <w:t>with observed vertical profiles</w:t>
      </w:r>
      <w:r w:rsidRPr="009136BE">
        <w:rPr>
          <w:color w:val="000000"/>
          <w:lang w:val="en-GB"/>
        </w:rPr>
        <w:t>.</w:t>
      </w:r>
      <w:r w:rsidR="00732DDB">
        <w:rPr>
          <w:color w:val="000000"/>
          <w:lang w:val="en-GB"/>
        </w:rPr>
        <w:t xml:space="preserve"> </w:t>
      </w:r>
    </w:p>
    <w:p w14:paraId="351668FF" w14:textId="77777777" w:rsidR="00AF2E59" w:rsidRPr="00417ACD" w:rsidRDefault="00AF2E59" w:rsidP="00D5630D">
      <w:pPr>
        <w:pStyle w:val="AR6BodyText"/>
        <w:rPr>
          <w:noProof/>
          <w:color w:val="000000"/>
          <w:lang w:val="en-GB"/>
        </w:rPr>
      </w:pPr>
      <w:r>
        <w:rPr>
          <w:noProof/>
          <w:color w:val="000000"/>
          <w:lang w:val="en-GB"/>
        </w:rPr>
        <w:t xml:space="preserve"> </w:t>
      </w:r>
    </w:p>
    <w:p w14:paraId="37C6D854" w14:textId="02E20D04" w:rsidR="00AF2E59" w:rsidRPr="00141C9B" w:rsidRDefault="00AF2E59" w:rsidP="00D5630D">
      <w:pPr>
        <w:pStyle w:val="AR6BodyText"/>
        <w:rPr>
          <w:color w:val="000000"/>
        </w:rPr>
      </w:pPr>
      <w:r w:rsidRPr="009136BE">
        <w:rPr>
          <w:noProof/>
          <w:color w:val="000000"/>
          <w:lang w:val="en-GB"/>
        </w:rPr>
        <w:t xml:space="preserve">Simulated BC burdens show a large spread among models </w:t>
      </w:r>
      <w:r>
        <w:rPr>
          <w:lang w:val="en-GB"/>
        </w:rPr>
        <w:fldChar w:fldCharType="begin" w:fldLock="1"/>
      </w:r>
      <w:r w:rsidR="00D477C7">
        <w:rPr>
          <w:lang w:val="en-GB"/>
        </w:rPr>
        <w:instrText>ADDIN CSL_CITATION { "citationItems" : [ { "id" : "ITEM-1", "itemData" : { "DOI" : "10.5194/acp-21-87-2021", "ISSN" : "1680-7324", "abstract" : "Abstract. Within the framework of the AeroCom (Aerosol Comparisons between Observations and Models) initiative, the state-of-the-art modelling of aerosol optical properties is assessed from 14 global models participating in the phase III control experiment (AP3). The models are similar to CMIP6/AerChemMIP Earth System Models (ESMs) and provide a robust multi-model ensemble. Inter-model spread of aerosol species lifetimes and emissions appears to be similar to that of mass extinction coefficients (MECs), suggesting that aerosol optical depth (AOD) uncertainties are associated with a broad spectrum of parameterised aerosol processes. Total AOD is approximately the same as in AeroCom phase I (AP1) simulations. However, we find a 50 % decrease in the optical depth (OD) of black carbon (BC), attributable to a combination of decreased emissions and lifetimes. Relative contributions from sea salt (SS) and dust (DU) have shifted from being approximately equal in AP1 to SS contributing about 2\u22153 of the natural AOD in AP3. This shift is linked with a decrease in DU mass burden, a lower DU MEC, and a slight decrease in DU lifetime, suggesting coarser DU particle sizes in AP3 compared to AP1. Relative to observations, the AP3 ensemble median and most of the participating models underestimate all aerosol optical properties investigated, that is, total AOD as well as fine and coarse AOD (AODf, AODc), \u00c5ngstr\u00f6m exponent (AE), dry surface scattering (SCdry), and absorption (ACdry) coefficients. Compared to AERONET, the models underestimate total AOD by ca. 21 % \u00b1 20 % (as inferred from the ensemble median and interquartile range). Against satellite data, the ensemble AOD biases range from \u221237 % (MODIS-Terra) to \u221216 % (MERGED-FMI, a multi-satellite AOD product), which we explain by differences between individual satellites and AERONET measurements themselves. Correlation coefficients (R) between model and observation AOD records are generally high (R&gt;0.75), suggesting that the models are capable of capturing spatio-temporal variations in AOD. We find a much larger underestimate in coarse AODc (\u223c \u221245 % \u00b1 25 %) than in fine AODf (\u223c \u221215 % \u00b1 25 %) with slightly increased inter-model spread compared to total AOD. These results indicate problems in the modelling of DU and SS. The AODc bias is likely due to missing DU over continental land masses (particularly over the United States, SE Asia, and S. America), while marine AERONET sites and the AATSR SU satellite data suggest mo\u2026", "author" : [ { "dropping-particle" : "", "family" : "Gli\u00df", "given" : "Jonas", "non-dropping-particle" : "", "parse-names" : false, "suffix" : "" }, { "dropping-particle" : "", "family" : "Mortier", "given" : "Augustin", "non-dropping-particle" : "", "parse-names" : false, "suffix" : "" }, { "dropping-particle" : "", "family" : "Schulz", "given" : "Michael", "non-dropping-particle" : "", "parse-names" : false, "suffix" : "" }, { "dropping-particle" : "", "family" : "Andrews", "given" : "Elisabeth", "non-dropping-particle" : "", "parse-names" : false, "suffix" : "" }, { "dropping-particle" : "", "family" : "Balkanski", "given" : "Yves", "non-dropping-particle" : "", "parse-names" : false, "suffix" : "" }, { "dropping-particle" : "", "family" : "Bauer", "given" : "Susanne E", "non-dropping-particle" : "", "parse-names" : false, "suffix" : "" }, { "dropping-particle" : "", "family" : "Benedictow", "given" : "Anna M K", "non-dropping-particle" : "", "parse-names" : false, "suffix" : "" }, { "dropping-particle" : "", "family" : "Bian", "given" : "Huisheng", "non-dropping-particle" : "", "parse-names" : false, "suffix" : "" }, { "dropping-particle" : "", "family" : "Checa-Garcia", "given" : "Ramiro", "non-dropping-particle" : "", "parse-names" : false, "suffix" : "" }, { "dropping-particle" : "", "family" : "Chin", "given" : "Mian", "non-dropping-particle" : "", "parse-names" : false, "suffix" : "" }, { "dropping-particle" : "", "family" : "Ginoux", "given" : "Paul", "non-dropping-particle" : "", "parse-names" : false, "suffix" : "" }, { "dropping-particle" : "", "family" : "Griesfeller", "given" : "Jan J", "non-dropping-particle" : "", "parse-names" : false, "suffix" : "" }, { "dropping-particle" : "", "family" : "Heckel", "given" : "Andreas", "non-dropping-particle" : "", "parse-names" : false, "suffix" : "" }, { "dropping-particle" : "", "family" : "Kipling", "given" : "Zak", "non-dropping-particle" : "", "parse-names" : false, "suffix" : "" }, { "dropping-particle" : "", "family" : "Kirkev\u00e5g", "given" : "Alf", "non-dropping-particle" : "", "parse-names" : false, "suffix" : "" }, { "dropping-particle" : "", "family" : "Kokkola", "given" : "Harri", "non-dropping-particle" : "", "parse-names" : false, "suffix" : "" }, { "dropping-particle" : "", "family" : "Laj", "given" : "Paolo", "non-dropping-particle" : "", "parse-names" : false, "suffix" : "" }, { "dropping-particle" : "", "family" : "Sager", "given" : "Philippe", "non-dropping-particle" : "Le", "parse-names" : false, "suffix" : "" }, { "dropping-particle" : "", "family" : "Lund", "given" : "Marianne Tronstad", "non-dropping-particle" : "", "parse-names" : false, "suffix" : "" }, { "dropping-particle" : "", "family" : "Lund Myhre", "given" : "Cathrine", "non-dropping-particle" : "", "parse-names" : false, "suffix" : "" }, { "dropping-particle" : "", "family" : "Matsui", "given" : "Hitoshi", "non-dropping-particle" : "", "parse-names" : false, "suffix" : "" }, { "dropping-particle" : "", "family" : "Myhre", "given" : "Gunnar", "non-dropping-particle" : "", "parse-names" : false, "suffix" : "" }, { "dropping-particle" : "", "family" : "Neubauer", "given" : "David", "non-dropping-particle" : "", "parse-names" : false, "suffix" : "" }, { "dropping-particle" : "", "family" : "Noije", "given" : "Twan", "non-dropping-particle" : "van", "parse-names" : false, "suffix" : "" }, { "dropping-particle" : "", "family" : "North", "given" : "Peter", "non-dropping-particle" : "", "parse-names" : false, "suffix" : "" }, { "dropping-particle" : "", "family" : "Olivi\u00e9", "given" : "Dirk J L", "non-dropping-particle" : "", "parse-names" : false, "suffix" : "" }, { "dropping-particle" : "", "family" : "R\u00e9my", "given" : "Samuel", "non-dropping-particle" : "", "parse-names" : false, "suffix" : "" }, { "dropping-particle" : "", "family" : "Sogacheva", "given" : "Larisa", "non-dropping-particle" : "", "parse-names" : false, "suffix" : "" }, { "dropping-particle" : "", "family" : "Takemura", "given" : "Toshihiko", "non-dropping-particle" : "", "parse-names" : false, "suffix" : "" }, { "dropping-particle" : "", "family" : "Tsigaridis", "given" : "Kostas", "non-dropping-particle" : "", "parse-names" : false, "suffix" : "" }, { "dropping-particle" : "", "family" : "Tsyro", "given" : "Svetlana G", "non-dropping-particle" : "", "parse-names" : false, "suffix" : "" } ], "container-title" : "Atmospheric Chemistry and Physics", "id" : "ITEM-1", "issue" : "1", "issued" : { "date-parts" : [ [ "2021", "1", "6" ] ] }, "page" : "87-128", "publisher" : "Copernicus Publications", "title" : "AeroCom phase III multi-model evaluation of the aerosol life cycle and optical properties using ground- and space-based remote sensing as well as surface in situ observations", "translator" : [ { "dropping-particle" : "", "family" : "G5374", "given" : "", "non-dropping-particle" : "", "parse-names" : false, "suffix" : "" } ], "type" : "article-journal", "volume" : "21" }, "uris" : [ "http://www.mendeley.com/documents/?uuid=fbdbc7b3-1094-4dec-b9c9-b589ed537738" ] } ], "mendeley" : { "formattedCitation" : "(Gli\u00df et al., 2021b)", "plainTextFormattedCitation" : "(Gli\u00df et al., 2021b)", "previouslyFormattedCitation" : "(Gli\u00df et al., 2021b)" }, "properties" : { "noteIndex" : 0 }, "schema" : "https://github.com/citation-style-language/schema/raw/master/csl-citation.json" }</w:instrText>
      </w:r>
      <w:r>
        <w:rPr>
          <w:lang w:val="en-GB"/>
        </w:rPr>
        <w:fldChar w:fldCharType="separate"/>
      </w:r>
      <w:r w:rsidR="00CB33A1">
        <w:rPr>
          <w:noProof/>
          <w:lang w:val="en-GB"/>
        </w:rPr>
        <w:t>(Gliß et al., 2021b)</w:t>
      </w:r>
      <w:r>
        <w:rPr>
          <w:lang w:val="en-GB"/>
        </w:rPr>
        <w:fldChar w:fldCharType="end"/>
      </w:r>
      <w:r>
        <w:rPr>
          <w:lang w:val="en-GB"/>
        </w:rPr>
        <w:t xml:space="preserve">, </w:t>
      </w:r>
      <w:r w:rsidRPr="009136BE">
        <w:rPr>
          <w:noProof/>
          <w:color w:val="000000"/>
          <w:lang w:val="en-GB"/>
        </w:rPr>
        <w:t xml:space="preserve">despite using harmonised primary emissions, because of differences in BC removal efficiency linked to different treatment of ageing and mixing, particularly in strong source regions. The multi-model median BC burden for the year 2010 from </w:t>
      </w:r>
      <w:commentRangeStart w:id="2810"/>
      <w:r>
        <w:rPr>
          <w:lang w:val="en-GB"/>
        </w:rPr>
        <w:fldChar w:fldCharType="begin" w:fldLock="1"/>
      </w:r>
      <w:r w:rsidR="00A75A09">
        <w:rPr>
          <w:lang w:val="en-GB"/>
        </w:rPr>
        <w:instrText>ADDIN CSL_CITATION { "citationItems" : [ { "id" : "ITEM-1", "itemData" : { "DOI" : "10.5194/acp-21-87-2021", "ISSN" : "1680-7324", "abstract" : "Abstract. Within the framework of the AeroCom (Aerosol Comparisons between Observations and Models) initiative, the state-of-the-art modelling of aerosol optical properties is assessed from 14 global models participating in the phase III control experiment (AP3). The models are similar to CMIP6/AerChemMIP Earth System Models (ESMs) and provide a robust multi-model ensemble. Inter-model spread of aerosol species lifetimes and emissions appears to be similar to that of mass extinction coefficients (MECs), suggesting that aerosol optical depth (AOD) uncertainties are associated with a broad spectrum of parameterised aerosol processes. Total AOD is approximately the same as in AeroCom phase I (AP1) simulations. However, we find a 50 % decrease in the optical depth (OD) of black carbon (BC), attributable to a combination of decreased emissions and lifetimes. Relative contributions from sea salt (SS) and dust (DU) have shifted from being approximately equal in AP1 to SS contributing about 2\u22153 of the natural AOD in AP3. This shift is linked with a decrease in DU mass burden, a lower DU MEC, and a slight decrease in DU lifetime, suggesting coarser DU particle sizes in AP3 compared to AP1. Relative to observations, the AP3 ensemble median and most of the participating models underestimate all aerosol optical properties investigated, that is, total AOD as well as fine and coarse AOD (AODf, AODc), \u00c5ngstr\u00f6m exponent (AE), dry surface scattering (SCdry), and absorption (ACdry) coefficients. Compared to AERONET, the models underestimate total AOD by ca. 21 % \u00b1 20 % (as inferred from the ensemble median and interquartile range). Against satellite data, the ensemble AOD biases range from \u221237 % (MODIS-Terra) to \u221216 % (MERGED-FMI, a multi-satellite AOD product), which we explain by differences between individual satellites and AERONET measurements themselves. Correlation coefficients (R) between model and observation AOD records are generally high (R&gt;0.75), suggesting that the models are capable of capturing spatio-temporal variations in AOD. We find a much larger underestimate in coarse AODc (\u223c \u221245 % \u00b1 25 %) than in fine AODf (\u223c \u221215 % \u00b1 25 %) with slightly increased inter-model spread compared to total AOD. These results indicate problems in the modelling of DU and SS. The AODc bias is likely due to missing DU over continental land masses (particularly over the United States, SE Asia, and S. America), while marine AERONET sites and the AATSR SU satellite data suggest mo\u2026", "author" : [ { "dropping-particle" : "", "family" : "Gli\u00df", "given" : "Jonas", "non-dropping-particle" : "", "parse-names" : false, "suffix" : "" }, { "dropping-particle" : "", "family" : "Mortier", "given" : "Augustin", "non-dropping-particle" : "", "parse-names" : false, "suffix" : "" }, { "dropping-particle" : "", "family" : "Schulz", "given" : "Michael", "non-dropping-particle" : "", "parse-names" : false, "suffix" : "" }, { "dropping-particle" : "", "family" : "Andrews", "given" : "Elisabeth", "non-dropping-particle" : "", "parse-names" : false, "suffix" : "" }, { "dropping-particle" : "", "family" : "Balkanski", "given" : "Yves", "non-dropping-particle" : "", "parse-names" : false, "suffix" : "" }, { "dropping-particle" : "", "family" : "Bauer", "given" : "Susanne E", "non-dropping-particle" : "", "parse-names" : false, "suffix" : "" }, { "dropping-particle" : "", "family" : "Benedictow", "given" : "Anna M K", "non-dropping-particle" : "", "parse-names" : false, "suffix" : "" }, { "dropping-particle" : "", "family" : "Bian", "given" : "Huisheng", "non-dropping-particle" : "", "parse-names" : false, "suffix" : "" }, { "dropping-particle" : "", "family" : "Checa-Garcia", "given" : "Ramiro", "non-dropping-particle" : "", "parse-names" : false, "suffix" : "" }, { "dropping-particle" : "", "family" : "Chin", "given" : "Mian", "non-dropping-particle" : "", "parse-names" : false, "suffix" : "" }, { "dropping-particle" : "", "family" : "Ginoux", "given" : "Paul", "non-dropping-particle" : "", "parse-names" : false, "suffix" : "" }, { "dropping-particle" : "", "family" : "Griesfeller", "given" : "Jan J", "non-dropping-particle" : "", "parse-names" : false, "suffix" : "" }, { "dropping-particle" : "", "family" : "Heckel", "given" : "Andreas", "non-dropping-particle" : "", "parse-names" : false, "suffix" : "" }, { "dropping-particle" : "", "family" : "Kipling", "given" : "Zak", "non-dropping-particle" : "", "parse-names" : false, "suffix" : "" }, { "dropping-particle" : "", "family" : "Kirkev\u00e5g", "given" : "Alf", "non-dropping-particle" : "", "parse-names" : false, "suffix" : "" }, { "dropping-particle" : "", "family" : "Kokkola", "given" : "Harri", "non-dropping-particle" : "", "parse-names" : false, "suffix" : "" }, { "dropping-particle" : "", "family" : "Laj", "given" : "Paolo", "non-dropping-particle" : "", "parse-names" : false, "suffix" : "" }, { "dropping-particle" : "", "family" : "Sager", "given" : "Philippe", "non-dropping-particle" : "Le", "parse-names" : false, "suffix" : "" }, { "dropping-particle" : "", "family" : "Lund", "given" : "Marianne Tronstad", "non-dropping-particle" : "", "parse-names" : false, "suffix" : "" }, { "dropping-particle" : "", "family" : "Lund Myhre", "given" : "Cathrine", "non-dropping-particle" : "", "parse-names" : false, "suffix" : "" }, { "dropping-particle" : "", "family" : "Matsui", "given" : "Hitoshi", "non-dropping-particle" : "", "parse-names" : false, "suffix" : "" }, { "dropping-particle" : "", "family" : "Myhre", "given" : "Gunnar", "non-dropping-particle" : "", "parse-names" : false, "suffix" : "" }, { "dropping-particle" : "", "family" : "Neubauer", "given" : "David", "non-dropping-particle" : "", "parse-names" : false, "suffix" : "" }, { "dropping-particle" : "", "family" : "Noije", "given" : "Twan", "non-dropping-particle" : "van", "parse-names" : false, "suffix" : "" }, { "dropping-particle" : "", "family" : "North", "given" : "Peter", "non-dropping-particle" : "", "parse-names" : false, "suffix" : "" }, { "dropping-particle" : "", "family" : "Olivi\u00e9", "given" : "Dirk J L", "non-dropping-particle" : "", "parse-names" : false, "suffix" : "" }, { "dropping-particle" : "", "family" : "R\u00e9my", "given" : "Samuel", "non-dropping-particle" : "", "parse-names" : false, "suffix" : "" }, { "dropping-particle" : "", "family" : "Sogacheva", "given" : "Larisa", "non-dropping-particle" : "", "parse-names" : false, "suffix" : "" }, { "dropping-particle" : "", "family" : "Takemura", "given" : "Toshihiko", "non-dropping-particle" : "", "parse-names" : false, "suffix" : "" }, { "dropping-particle" : "", "family" : "Tsigaridis", "given" : "Kostas", "non-dropping-particle" : "", "parse-names" : false, "suffix" : "" }, { "dropping-particle" : "", "family" : "Tsyro", "given" : "Svetlana G", "non-dropping-particle" : "", "parse-names" : false, "suffix" : "" } ], "container-title" : "Atmospheric Chemistry and Physics", "id" : "ITEM-1", "issue" : "1", "issued" : { "date-parts" : [ [ "2021", "1", "6" ] ] }, "page" : "87-128", "publisher" : "Copernicus Publications", "title" : "AeroCom phase III multi-model evaluation of the aerosol life cycle and optical properties using ground- and space-based remote sensing as well as surface in situ observations", "translator" : [ { "dropping-particle" : "", "family" : "G5374", "given" : "", "non-dropping-particle" : "", "parse-names" : false, "suffix" : "" } ], "type" : "article-journal", "volume" : "21" }, "uris" : [ "http://www.mendeley.com/documents/?uuid=fbdbc7b3-1094-4dec-b9c9-b589ed537738" ] } ], "mendeley" : { "formattedCitation" : "(Gli\u00df et al., 2021b)", "manualFormatting" : "Gli\u00df et al. (2021b)", "plainTextFormattedCitation" : "(Gli\u00df et al., 2021b)", "previouslyFormattedCitation" : "(Gli\u00df et al., 2021b)" }, "properties" : { "noteIndex" : 0 }, "schema" : "https://github.com/citation-style-language/schema/raw/master/csl-citation.json" }</w:instrText>
      </w:r>
      <w:r>
        <w:rPr>
          <w:lang w:val="en-GB"/>
        </w:rPr>
        <w:fldChar w:fldCharType="separate"/>
      </w:r>
      <w:r w:rsidR="00CB33A1">
        <w:rPr>
          <w:noProof/>
          <w:lang w:val="en-GB"/>
        </w:rPr>
        <w:t>Gliß et al. (2021</w:t>
      </w:r>
      <w:ins w:id="2811" w:author="Robin Matthews" w:date="2021-07-08T16:22:00Z">
        <w:r w:rsidR="005D7BAA">
          <w:rPr>
            <w:noProof/>
            <w:lang w:val="en-GB"/>
          </w:rPr>
          <w:t>b</w:t>
        </w:r>
      </w:ins>
      <w:r w:rsidR="00CB33A1">
        <w:rPr>
          <w:noProof/>
          <w:lang w:val="en-GB"/>
        </w:rPr>
        <w:t>)</w:t>
      </w:r>
      <w:r>
        <w:rPr>
          <w:lang w:val="en-GB"/>
        </w:rPr>
        <w:fldChar w:fldCharType="end"/>
      </w:r>
      <w:commentRangeEnd w:id="2810"/>
      <w:r w:rsidR="00CB33A1">
        <w:rPr>
          <w:rStyle w:val="Marquedecommentaire"/>
        </w:rPr>
        <w:commentReference w:id="2810"/>
      </w:r>
      <w:r>
        <w:rPr>
          <w:lang w:val="en-GB"/>
        </w:rPr>
        <w:t>,</w:t>
      </w:r>
      <w:r w:rsidRPr="009136BE">
        <w:rPr>
          <w:noProof/>
          <w:color w:val="000000"/>
          <w:lang w:val="en-GB"/>
        </w:rPr>
        <w:t xml:space="preserve"> based on 14 </w:t>
      </w:r>
      <w:r w:rsidRPr="001D1C9B">
        <w:rPr>
          <w:noProof/>
          <w:color w:val="000000"/>
          <w:lang w:val="en-GB"/>
        </w:rPr>
        <w:t>AeroCom models</w:t>
      </w:r>
      <w:r w:rsidRPr="009136BE">
        <w:rPr>
          <w:noProof/>
          <w:color w:val="000000"/>
          <w:lang w:val="en-GB"/>
        </w:rPr>
        <w:t xml:space="preserve">, is </w:t>
      </w:r>
      <w:r w:rsidRPr="009136BE">
        <w:rPr>
          <w:color w:val="000000"/>
          <w:lang w:val="en-GB"/>
        </w:rPr>
        <w:t>0</w:t>
      </w:r>
      <w:r w:rsidRPr="009136BE">
        <w:rPr>
          <w:lang w:val="en-GB"/>
        </w:rPr>
        <w:t>.131 ±</w:t>
      </w:r>
      <w:r>
        <w:rPr>
          <w:lang w:val="en-GB"/>
        </w:rPr>
        <w:t xml:space="preserve"> </w:t>
      </w:r>
      <w:r w:rsidRPr="009136BE">
        <w:rPr>
          <w:lang w:val="en-GB"/>
        </w:rPr>
        <w:t>0.047 Tg (median</w:t>
      </w:r>
      <w:r>
        <w:rPr>
          <w:lang w:val="en-GB"/>
        </w:rPr>
        <w:t xml:space="preserve"> </w:t>
      </w:r>
      <w:r w:rsidRPr="009136BE">
        <w:rPr>
          <w:lang w:val="en-GB"/>
        </w:rPr>
        <w:t>±</w:t>
      </w:r>
      <w:r>
        <w:rPr>
          <w:lang w:val="en-GB"/>
        </w:rPr>
        <w:t xml:space="preserve"> </w:t>
      </w:r>
      <w:r w:rsidRPr="009136BE">
        <w:rPr>
          <w:lang w:val="en-GB"/>
        </w:rPr>
        <w:t>standard deviation). That range encompasses values reported by independent single</w:t>
      </w:r>
      <w:ins w:id="2812" w:author="Lucy Cowie" w:date="2021-07-27T17:33:00Z">
        <w:r w:rsidR="00682F4C">
          <w:rPr>
            <w:lang w:val="en-GB"/>
          </w:rPr>
          <w:t>-</w:t>
        </w:r>
      </w:ins>
      <w:del w:id="2813" w:author="Lucy Cowie" w:date="2021-07-27T17:33:00Z">
        <w:r w:rsidRPr="009136BE" w:rsidDel="00682F4C">
          <w:rPr>
            <w:lang w:val="en-GB"/>
          </w:rPr>
          <w:delText xml:space="preserve"> </w:delText>
        </w:r>
      </w:del>
      <w:r w:rsidRPr="009136BE">
        <w:rPr>
          <w:lang w:val="en-GB"/>
        </w:rPr>
        <w:t xml:space="preserve">model estimates </w:t>
      </w:r>
      <w:commentRangeStart w:id="2814"/>
      <w:r>
        <w:rPr>
          <w:color w:val="000000"/>
          <w:lang w:val="en-GB"/>
        </w:rPr>
        <w:fldChar w:fldCharType="begin" w:fldLock="1"/>
      </w:r>
      <w:r w:rsidR="00A75A09">
        <w:rPr>
          <w:color w:val="000000"/>
          <w:lang w:val="en-GB"/>
        </w:rPr>
        <w:instrText>ADDIN CSL_CITATION { "citationItems" : [ { "id" : "ITEM-1", "itemData" : { "DOI" : "10.5194/acp-13-6329-2013", "ISBN" : "1680-7316", "ISSN" : "16807316", "PMID" : "24174929", "abstract" : "Carbonaceous aerosols including organic carbon and black carbon have significant implications for both climate and air quality. In the current global climate or chemical transport models, a fixed hydrophobic-to-hydrophilic conversion lifetime for carbonaceous aerosol (\u03c4) is generally assumed, which is usually around one day. We have implemented a new detailed aging scheme for carbonaceous aerosols in a chemical transport model (GEOS-Chem) to account for both the chemical oxidation and the physical condensation-coagulation effects, where \u03c4 is affected by local atmospheric environment including atmospheric concentrations of water vapor, ozone, hydroxyl radical and sulfuric acid. The updated \u03c4 exhibits large spatial and temporal variations with the global average (up to 11 km altitude) calculated to be 2.6 days. The chemical aging effects are found to be strongest over the tropical regions driven by the low ozone concentrations and high humidity there. The \u03c4 resulted from chemical aging generally decreases with altitude due to increases in ozone concentration and decreases in humidity. The condensation-coagulation effects are found to be most important for the high-latitude areas, in particular the polar regions, where the \u03c4 values are calculated to be up to 15 days. When both the chemical aging and condensation-coagulation effects are considered, the total atmospheric burdens and global average lifetimes of BC, black carbon, (OC, organic carbon) are calculated to increase by 9% (3%) compared to the control simulation, with considerable enhancements of BC and OC concentrations in the Southern Hemisphere. Model evaluations against data from multiple datasets show that the updated aging scheme improves model simulations of carbonaceous aerosols for some regions, especially for the remote areas in the Northern Hemisphere. The improvement helps explain the persistent low model bias for carbonaceous aerosols in the Northern Hemisphere reported in literature. Further model sensitivity simulations focusing on the continental outflow of carbonaceous aerosols demonstrate that previous studies using the old aging scheme could have significantly underestimated the intercontinental transport of carbonaceous aerosols.", "author" : [ { "dropping-particle" : "", "family" : "Huang", "given" : "Y.", "non-dropping-particle" : "", "parse-names" : false, "suffix" : "" }, { "dropping-particle" : "", "family" : "Wu", "given" : "S.", "non-dropping-particle" : "", "parse-names" : false, "suffix" : "" }, { "dropping-particle" : "", "family" : "Dubey", "given" : "M. K.", "non-dropping-particle" : "", "parse-names" : false, "suffix" : "" }, { "dropping-particle" : "", "family" : "French", "given" : "N. H F", "non-dropping-particle" : "", "parse-names" : false, "suffix" : "" } ], "container-title" : "Atmospheric Chemistry and Physics", "id" : "ITEM-1", "issued" : { "date-parts" : [ [ "2013" ] ] }, "title" : "Impact of aging mechanism on model simulated carbonaceous aerosols", "translator" : [ { "dropping-particle" : "", "family" : "G3400", "given" : "", "non-dropping-particle" : "", "parse-names" : false, "suffix" : "" } ], "type" : "article-journal" }, "uris" : [ "http://www.mendeley.com/documents/?uuid=098c4388-6808-4274-959d-486021cec8ae", "http://www.mendeley.com/documents/?uuid=ae44f613-f05c-4d95-acaf-6002e801043c" ] }, { "id" : "ITEM-2", "itemData" : { "DOI" : "10.1002/2013JD020824", "ISBN" : "2169-897X", "ISSN" : "2169897X", "abstract" : "We use a global chemical transport model (GEOS-Chem) to interpret aircraft curtain observations of black carbon (BC) aerosol over the Pacific from 85\u00b0N to 67\u00b0S during the 2009\u20132011 HIAPER (High-Performance Instrumented Airborne Platform for Environmental Research) Pole-to-Pole Observations (HIPPO) campaigns. Observed concentrations are very low, implying much more efficient scavenging than is usually implemented in models. Our simulation with a global source of 6.5 Tg a\u22121 and mean tropospheric lifetime of 4.2 days (versus 6.8 \u00b1 1.8 days for the Aerosol Comparisons between Observations and Models (AeroCom) models) successfully simulates BC concentrations in source regions and continental outflow and captures the principal features of the HIPPO data but is still higher by a factor of 2 (1.48 for column loads) over the Pacific. It underestimates BC absorbing aerosol optical depths (AAODs) from the Aerosol Robotic Network by 32% on a global basis. Only 8.7% of global BC loading in GEOS-Chem is above 5 km, versus 21 \u00b1 11% for the AeroCom models, with important implications for radiative forcing estimates. Our simulation yields a global BC burden of 77 Gg, a global mean BC AAOD of 0.0017, and a top-of-atmosphere direct radiative forcing (TOA DRF) of 0.19 W m\u22122, with a range of 0.17\u20130.31 W m\u22122 based on uncertainties in the BC atmospheric distribution. Our TOA DRF is lower than previous estimates (0.27 \u00b1 0.06 W m\u22122 in AeroCom, 0.65\u20130.9 W m\u22122 in more recent studies). We argue that these previous estimates are biased high because of excessive BC concentrations over the oceans and in the free troposphere.", "author" : [ { "dropping-particle" : "", "family" : "Wang", "given" : "Qiaoqiao", "non-dropping-particle" : "", "parse-names" : false, "suffix" : "" }, { "dropping-particle" : "", "family" : "Jacob", "given" : "Daniel J.", "non-dropping-particle" : "", "parse-names" : false, "suffix" : "" }, { "dropping-particle" : "", "family" : "Spackman", "given" : "J. Ryan", "non-dropping-particle" : "", "parse-names" : false, "suffix" : "" }, { "dropping-particle" : "", "family" : "Perring", "given" : "Anne E.", "non-dropping-particle" : "", "parse-names" : false, "suffix" : "" }, { "dropping-particle" : "", "family" : "Schwarz", "given" : "Joshua P.", "non-dropping-particle" : "", "parse-names" : false, "suffix" : "" }, { "dropping-particle" : "", "family" : "Moteki", "given" : "Nobuhiro", "non-dropping-particle" : "", "parse-names" : false, "suffix" : "" }, { "dropping-particle" : "", "family" : "Marais", "given" : "Elo\u00efse A.", "non-dropping-particle" : "", "parse-names" : false, "suffix" : "" }, { "dropping-particle" : "", "family" : "Ge", "given" : "Cui", "non-dropping-particle" : "", "parse-names" : false, "suffix" : "" }, { "dropping-particle" : "", "family" : "Wang", "given" : "Jun", "non-dropping-particle" : "", "parse-names" : false, "suffix" : "" }, { "dropping-particle" : "", "family" : "Barrett", "given" : "Steven R. H.", "non-dropping-particle" : "", "parse-names" : false, "suffix" : "" } ], "container-title" : "Journal of Geophysical Research: Atmospheres", "id" : "ITEM-2", "issue" : "1", "issued" : { "date-parts" : [ [ "2014", "1", "16" ] ] }, "page" : "195-206", "title" : "Global budget and radiative forcing of black carbon aerosol: Constraints from pole-to-pole (HIPPO) observations across the Pacific", "translator" : [ { "dropping-particle" : "", "family" : "G3362", "given" : "", "non-dropping-particle" : "", "parse-names" : false, "suffix" : "" } ], "type" : "article-journal", "volume" : "119" }, "uris" : [ "http://www.mendeley.com/documents/?uuid=9dd8ed18-7eff-4533-9835-b3c81f2387fc", "http://www.mendeley.com/documents/?uuid=687a2e25-73a5-48a5-a989-0ff27c0e0942" ] }, { "id" : "ITEM-3", "itemData" : { "DOI" : "10.1029/2019MS001827", "ISSN" : "19422466", "abstract" : "The Community Earth System Model version 2 (CESM2) includes three main atmospheric configurations: the Community Atmosphere Model version 6 (CAM6) with simplified chemistry and a simplified organic aerosol (OA) scheme, CAM6 with comprehensive tropospheric and stratospheric chemistry representation (CAM6-chem), and the Whole Atmosphere Community Climate Model version 6 (WACCM6). Both, CAM6-chem and WACCM6 include a more comprehensive secondary organic aerosols (SOA) approach using the Volatility Basis Set (VBS) scheme and prognostic stratospheric aerosols. This\u00a0paper describes the different OA schemes available in the different atmospheric configurations of CESM2 and discusses differences in aerosol burden and resulting climate forcings. Derived OA burden and trends differ due to differences in OA formation using the different approaches. Regional differences in Aerosol Optical Depth with larger values using the comprehensive approach occur over SOA source regions. Stronger increasing SOA trends between 1960 and 2015 in WACCM6 compared to CAM6 are due to increasing biogenic emissions aligned with increasing surface temperatures. Using the comprehensive SOA approach further leads to improved comparisons to aircraft observations and SOA formation of \u2248143\u00a0Tg/yr. We further use WACCM6 to identify source contributions of OA from biogenic, fossil fuel, and biomass burning emissions, to quantify SOA amounts and trends from these sources. Increasing SOA trends between 1960 and 2015 are the result of increasing biogenic emissions aligned with increasing surface temperatures. Biogenic emissions are at least two thirds of the total SOA burden. In addition, SOA source contributions from fossil fuel emissions become more important, with largest values over Southeast Asia. The estimated total anthropogenic forcing of OA in WACCM6 for 1995\u20132010 conditions is \u22120.43\u00a0W/m2, mostly from the aerosol direct effect.", "author" : [ { "dropping-particle" : "", "family" : "Tilmes", "given" : "S.", "non-dropping-particle" : "", "parse-names" : false, "suffix" : "" }, { "dropping-particle" : "", "family" : "Hodzic", "given" : "A.", "non-dropping-particle" : "", "parse-names" : false, "suffix" : "" }, { "dropping-particle" : "", "family" : "Emmons", "given" : "L. K.", "non-dropping-particle" : "", "parse-names" : false, "suffix" : "" }, { "dropping-particle" : "", "family" : "Mills", "given" : "M. J.", "non-dropping-particle" : "", "parse-names" : false, "suffix" : "" }, { "dropping-particle" : "", "family" : "Gettelman", "given" : "A.", "non-dropping-particle" : "", "parse-names" : false, "suffix" : "" }, { "dropping-particle" : "", "family" : "Kinnison", "given" : "D. E.", "non-dropping-particle" : "", "parse-names" : false, "suffix" : "" }, { "dropping-particle" : "", "family" : "Park", "given" : "M.", "non-dropping-particle" : "", "parse-names" : false, "suffix" : "" }, { "dropping-particle" : "", "family" : "Lamarque", "given" : "J. F.", "non-dropping-particle" : "", "parse-names" : false, "suffix" : "" }, { "dropping-particle" : "", "family" : "Vitt", "given" : "F.", "non-dropping-particle" : "", "parse-names" : false, "suffix" : "" }, { "dropping-particle" : "", "family" : "Shrivastava", "given" : "M.", "non-dropping-particle" : "", "parse-names" : false, "suffix" : "" }, { "dropping-particle" : "", "family" : "Campuzano-Jost", "given" : "P.", "non-dropping-particle" : "", "parse-names" : false, "suffix" : "" }, { "dropping-particle" : "", "family" : "Jimenez", "given" : "J. L.", "non-dropping-particle" : "", "parse-names" : false, "suffix" : "" }, { "dropping-particle" : "", "family" : "Liu", "given" : "X.", "non-dropping-particle" : "", "parse-names" : false, "suffix" : "" } ], "container-title" : "Journal of Advances in Modeling Earth Systems", "id" : "ITEM-3", "issue" : "12", "issued" : { "date-parts" : [ [ "2019", "12", "13" ] ] }, "page" : "4323-4351", "publisher" : "Blackwell Publishing Ltd", "title" : "Climate Forcing and Trends of Organic Aerosols in the Community Earth System Model (CESM2)", "translator" : [ { "dropping-particle" : "", "family" : "G4778", "given" : "", "non-dropping-particle" : "", "parse-names" : false, "suffix" : "" } ], "type" : "article-journal", "volume" : "11" }, "uris" : [ "http://www.mendeley.com/documents/?uuid=0167417f-7708-42cc-9ab1-8e61f8a34d87" ] }, { "id" : "ITEM-4", "itemData" : { "DOI" : "10.1029/2012JD017774", "ISSN" : "2169897X", "abstract" : "Arctic regional climate is influenced by the radiative impact of aerosol black carbon (BC) both in the atmosphere and deposited on the snow and ice covered surfaces. The NIES (National Institute for Environmental Studies) global atmospheric transport model was used, with BC emissions from mid-latitude fossil fuel and biomass burning source regions, to simulate BC concentrations with 16 year period. The model-simulated BC agreed well with the BC observations, including the trends and seasonality, at three Arctic sites: Alert (Nunavut, Canada), Barrow (Alaska, USA), and Zepplin, Ny-\u00c5lesund (Svalbard, Norway). The equivalent black carbon (EBC, absorption inferred BC) observations at the three Arctic locations showed an overall decline of 40% from 1990 to 2009; with most change occurring during early 1990s. Model simulations confirmed declining influence on near surface BC contribution by 70% , and atmospheric BC burden by one half from the Former Soviet Union (FSU) BC source region over 16 years. In contrast, the BC contribution from the East Asia (EA) region has little influence at the surface but atmospheric Arctic BC burden increased by 3 folds. Modelled dry deposition is dominant in the Arctic during wintertime, while wet deposition prevails at all latitudes during summer. Sensitivity analyses on the dry and wet deposition schemes indicate that parameterizations need to be refined to improve on the model performance. There are limitations in the model due to simplified parameterizations and remaining model uncertainties, which requires further exploration of source region contributions, especially from growing EA source region to Arctic BC levels in the future is warranted. \u00a9 2012. American Geophysical Union.", "author" : [ { "dropping-particle" : "", "family" : "Sharma", "given" : "S.", "non-dropping-particle" : "", "parse-names" : false, "suffix" : "" }, { "dropping-particle" : "", "family" : "Ishizawa", "given" : "M.", "non-dropping-particle" : "", "parse-names" : false, "suffix" : "" }, { "dropping-particle" : "", "family" : "Chan", "given" : "D.", "non-dropping-particle" : "", "parse-names" : false, "suffix" : "" }, { "dropping-particle" : "", "family" : "Lavou\u00e9", "given" : "D.", "non-dropping-particle" : "", "parse-names" : false, "suffix" : "" }, { "dropping-particle" : "", "family" : "Andrews", "given" : "E.", "non-dropping-particle" : "", "parse-names" : false, "suffix" : "" }, { "dropping-particle" : "", "family" : "Eleftheriadis", "given" : "K.", "non-dropping-particle" : "", "parse-names" : false, "suffix" : "" }, { "dropping-particle" : "", "family" : "Maksyutov", "given" : "S.", "non-dropping-particle" : "", "parse-names" : false, "suffix" : "" } ], "container-title" : "Journal of Geophysical Research: Atmospheres", "id" : "ITEM-4", "issue" : "2", "issued" : { "date-parts" : [ [ "2013", "1", "16" ] ] }, "page" : "943-964", "title" : "16-year simulation of Arctic black carbon: Transport, source contribution, and sensitivity analysis on deposition", "translator" : [ { "dropping-particle" : "", "family" : "G5106", "given" : "", "non-dropping-particle" : "", "parse-names" : false, "suffix" : "" } ], "type" : "article-journal", "volume" : "118" }, "uris" : [ "http://www.mendeley.com/documents/?uuid=06ba52c4-8556-435a-ad23-8d8f82f4dc65" ] }, { "id" : "ITEM-5", "itemData" : { "DOI" : "10.5194/acp-13-2607-2013", "ISBN" : "1326072013", "ISSN" : "16807324", "abstract" : "As part of the Atmospheric Chemistry and Climate Model Intercomparison Project (ACCMIP), we evaluate the historical black carbon (BC) aerosols simulated by 8 ACCMIP models against observations including 12 ice core records, long-term surface mass concentrations, and recent Arctic BC snowpack measurements. We also estimate BC albedo forcing by performing additional simulations using offline models with prescribed meteorology from 1996\u20132000. We evaluate the vertical profile of BC snow concentrations from these offline simulations using the recent BC snowpack measurements. Despite using the same BC emissions, the global BC burden differs by approximately a factor of 3 among models due to differences in aerosol removal parameterizations and simulated meteorology: 34 Gg to 103 Gg in 1850 and 82 Gg to 315 Gg in 2000. However, the global BC burden from preindustrial to present-day increases by 2.5\u20133 times with little variation among models, roughly matching the 2.5-fold increase in total BC emissions during the same period. We find a large divergence among models at both Northern Hemisphere (NH) and Southern Hemisphere (SH) high latitude regions for BC burden and at SH high latitude regions for deposition fluxes. The ACCMIP simulations match the observed BC surface mass concentrations well in Europe and North America except at Ispra. However, the models fail to predict the Arctic BC seasonality due to severe underestimations during winter and spring. The simulated vertically resolved BC snow concentrations are, on average, within a factor of 2\u20133 of the BC snowpack measurements except for Greenland and the Arctic Ocean. For the ice core evaluation, models tend to adequately capture both the observed temporal trends and the magnitudes at Greenland sites. However, models fail to predict the decreasing trend of BC depositions/ice core concentrations from the 1950s to the 1970s in most Tibetan Plateau ice cores. The distinct temporal trend at the Tibetan Plateau ice cores indicates a strong influence from Western Europe, but the modeled BC increases in that period are consistent with the emission changes in Eastern Europe, the Middle East, South and East Asia. At the Alps site, the simulated BC suggests a strong influence from Europe, which agrees with the Alps ice core observations. At Zuoqiupu on the Tibetan Plateau, models successfully simulate the higher BC concentrations observed during the non-monsoon season compared to the monsoon season but overpredict BC i\u2026", "author" : [ { "dropping-particle" : "", "family" : "Lee", "given" : "Y. H.", "non-dropping-particle" : "", "parse-names" : false, "suffix" : "" }, { "dropping-particle" : "", "family" : "Lamarque", "given" : "J. F.", "non-dropping-particle" : "", "parse-names" : false, "suffix" : "" }, { "dropping-particle" : "", "family" : "Flanner", "given" : "M. G.", "non-dropping-particle" : "", "parse-names" : false, "suffix" : "" }, { "dropping-particle" : "", "family" : "Jiao", "given" : "C.", "non-dropping-particle" : "", "parse-names" : false, "suffix" : "" }, { "dropping-particle" : "", "family" : "Shindell", "given" : "D. T.", "non-dropping-particle" : "", "parse-names" : false, "suffix" : "" }, { "dropping-particle" : "", "family" : "Berntsen", "given" : "T.", "non-dropping-particle" : "", "parse-names" : false, "suffix" : "" }, { "dropping-particle" : "", "family" : "Bisiaux", "given" : "M. M.", "non-dropping-particle" : "", "parse-names" : false, "suffix" : "" }, { "dropping-particle" : "", "family" : "Cao", "given" : "J.", "non-dropping-particle" : "", "parse-names" : false, "suffix" : "" }, { "dropping-particle" : "", "family" : "Collins", "given" : "W. J.", "non-dropping-particle" : "", "parse-names" : false, "suffix" : "" }, { "dropping-particle" : "", "family" : "Curran", "given" : "M.", "non-dropping-particle" : "", "parse-names" : false, "suffix" : "" }, { "dropping-particle" : "", "family" : "Edwards", "given" : "R.", "non-dropping-particle" : "", "parse-names" : false, "suffix" : "" }, { "dropping-particle" : "", "family" : "Faluvegi", "given" : "G.", "non-dropping-particle" : "", "parse-names" : false, "suffix" : "" }, { "dropping-particle" : "", "family" : "Ghan", "given" : "S.", "non-dropping-particle" : "", "parse-names" : false, "suffix" : "" }, { "dropping-particle" : "", "family" : "Horowitz", "given" : "Lw", "non-dropping-particle" : "", "parse-names" : false, "suffix" : "" }, { "dropping-particle" : "", "family" : "McConnell", "given" : "J. R.", "non-dropping-particle" : "", "parse-names" : false, "suffix" : "" }, { "dropping-particle" : "", "family" : "Ming", "given" : "J.", "non-dropping-particle" : "", "parse-names" : false, "suffix" : "" }, { "dropping-particle" : "", "family" : "Myhre", "given" : "G.", "non-dropping-particle" : "", "parse-names" : false, "suffix" : "" }, { "dropping-particle" : "", "family" : "Nagashima", "given" : "T.", "non-dropping-particle" : "", "parse-names" : false, "suffix" : "" }, { "dropping-particle" : "", "family" : "Naik", "given" : "V.", "non-dropping-particle" : "", "parse-names" : false, "suffix" : "" }, { "dropping-particle" : "", "family" : "Rumbold", "given" : "S. T.", "non-dropping-particle" : "", "parse-names" : false, "suffix" : "" }, { "dropping-particle" : "", "family" : "Skeie", "given" : "R. B.", "non-dropping-particle" : "", "parse-names" : false, "suffix" : "" }, { "dropping-particle" : "", "family" : "Sudo", "given" : "K.", "non-dropping-particle" : "", "parse-names" : false, "suffix" : "" }, { "dropping-particle" : "", "family" : "Takemura", "given" : "T.", "non-dropping-particle" : "", "parse-names" : false, "suffix" : "" }, { "dropping-particle" : "", "family" : "Thevenon", "given" : "F.", "non-dropping-particle" : "", "parse-names" : false, "suffix" : "" }, { "dropping-particle" : "", "family" : "Xu", "given" : "B.", "non-</w:instrText>
      </w:r>
      <w:r w:rsidR="00A75A09" w:rsidRPr="002A1EE0">
        <w:rPr>
          <w:color w:val="000000"/>
        </w:rPr>
        <w:instrText>dropping-particle" : "", "parse-names" : false, "suffix" : "" }, { "dropping-particle" : "", "family" : "Yoon", "given" : "J. H.", "non-dropping-particle" : "", "parse-names" : false, "suffix" : "" } ], "container-title" : "Atmospheric Chemistry and Physics", "id" : "ITEM-5", "issue" : "5", "issued" : { "date-parts" : [ [ "2013" ] ] }, "page" : "2607-2634", "title" : "Evaluation of preindustrial to present-day black carbon and its albedo forcing from Atmospheric Chemistry and Climate Model Intercomparison Project (ACCMIP)", "translator" : [ { "dropping-particle" : "", "family" : "G5422", "given" : "", "non-dropping-particle" : "", "parse-names" : false, "suffix" : "" } ], "type" : "article-journal", "volume" : "13" }, "uris" : [ "http://www.mendeley.com/documents/?uuid=6ba93767-5391-4d4a-a707-f571ede32f87" ] } ], "mendeley" : { "formattedCitation" : "(Huang et al., 2013; Lee et al., 2013; Sharma et al., 2013b; Wang et al., 2014a; Tilmes et al., 2019)", "manualFormatting" : "(Huang et al., 2013; Lee et al., 2013; Sharma et al., 2013b; Q. Wang et al., 2014; Tilmes et al., 2019)", "plainTextFormattedCitation" : "(Huang et al., 2013; Lee et al., 2013; Sharma et al., 2013b; Wang et al., 2014a; Tilmes et al., 2019)", "previouslyFormattedCitation" : "(Huang et al., 2013; Lee et al., 2013; Sharma et al., 2013b; Wang et al., 2014a; Tilmes et al., 2019)" }, "properties" : { "noteIndex" : 0 }, "schema" : "https://github.com/citation-style-language/schema/raw/master/csl-citation.json" }</w:instrText>
      </w:r>
      <w:r>
        <w:rPr>
          <w:color w:val="000000"/>
          <w:lang w:val="en-GB"/>
        </w:rPr>
        <w:fldChar w:fldCharType="separate"/>
      </w:r>
      <w:r w:rsidR="00CB33A1">
        <w:rPr>
          <w:noProof/>
          <w:color w:val="000000"/>
        </w:rPr>
        <w:t>(</w:t>
      </w:r>
      <w:ins w:id="2815" w:author="Robin Matthews" w:date="2021-07-08T16:23:00Z">
        <w:r w:rsidR="005D7BAA">
          <w:rPr>
            <w:noProof/>
          </w:rPr>
          <w:t>Huang et al., 2013; Lee et al., 2013; Sharma et al., 2013b; Q. Wang et al., 2014; Tilmes et al., 2019</w:t>
        </w:r>
      </w:ins>
      <w:del w:id="2816" w:author="Robin Matthews" w:date="2021-07-08T16:23:00Z">
        <w:r w:rsidR="00CB33A1" w:rsidDel="005D7BAA">
          <w:rPr>
            <w:noProof/>
            <w:color w:val="000000"/>
          </w:rPr>
          <w:delText>Huang et al., 2013; Lee et al., 2013; Sharma et al., 2013b; Wang et al., 2014a; Tilmes et al., 2019</w:delText>
        </w:r>
      </w:del>
      <w:r w:rsidR="00CB33A1">
        <w:rPr>
          <w:noProof/>
          <w:color w:val="000000"/>
        </w:rPr>
        <w:t>)</w:t>
      </w:r>
      <w:r>
        <w:rPr>
          <w:color w:val="000000"/>
          <w:lang w:val="en-GB"/>
        </w:rPr>
        <w:fldChar w:fldCharType="end"/>
      </w:r>
      <w:commentRangeEnd w:id="2814"/>
      <w:r w:rsidR="00CB33A1">
        <w:rPr>
          <w:rStyle w:val="Marquedecommentaire"/>
        </w:rPr>
        <w:commentReference w:id="2814"/>
      </w:r>
      <w:r w:rsidRPr="00141C9B">
        <w:rPr>
          <w:color w:val="000000"/>
        </w:rPr>
        <w:t xml:space="preserve">. </w:t>
      </w:r>
    </w:p>
    <w:p w14:paraId="6265D240" w14:textId="77777777" w:rsidR="00AF2E59" w:rsidRPr="00141C9B" w:rsidRDefault="00AF2E59" w:rsidP="00D5630D">
      <w:pPr>
        <w:pStyle w:val="AR6BodyText"/>
        <w:rPr>
          <w:color w:val="000000"/>
        </w:rPr>
      </w:pPr>
    </w:p>
    <w:p w14:paraId="773FC2E1" w14:textId="48DA2C03" w:rsidR="00AF2E59" w:rsidRPr="009136BE" w:rsidRDefault="00AF2E59" w:rsidP="00D5630D">
      <w:pPr>
        <w:pStyle w:val="AR6BodyText"/>
        <w:rPr>
          <w:noProof/>
          <w:color w:val="000000"/>
          <w:lang w:val="en-GB"/>
        </w:rPr>
      </w:pPr>
      <w:r w:rsidRPr="00A54071">
        <w:rPr>
          <w:noProof/>
          <w:color w:val="000000"/>
          <w:lang w:val="en-GB"/>
        </w:rPr>
        <w:t xml:space="preserve">Simulated OA burdens also show a large spread among </w:t>
      </w:r>
      <w:r w:rsidR="007A66E2">
        <w:rPr>
          <w:noProof/>
          <w:color w:val="000000"/>
          <w:lang w:val="en-GB"/>
        </w:rPr>
        <w:t xml:space="preserve">global </w:t>
      </w:r>
      <w:r w:rsidRPr="00A54071">
        <w:rPr>
          <w:noProof/>
          <w:color w:val="000000"/>
          <w:lang w:val="en-GB"/>
        </w:rPr>
        <w:t xml:space="preserve">models, </w:t>
      </w:r>
      <w:r w:rsidRPr="000809AC">
        <w:rPr>
          <w:noProof/>
          <w:color w:val="000000"/>
          <w:lang w:val="en-GB"/>
        </w:rPr>
        <w:t xml:space="preserve">with </w:t>
      </w:r>
      <w:commentRangeStart w:id="2817"/>
      <w:r w:rsidRPr="001F60B9">
        <w:rPr>
          <w:lang w:val="en-GB"/>
        </w:rPr>
        <w:fldChar w:fldCharType="begin" w:fldLock="1"/>
      </w:r>
      <w:r w:rsidR="00A75A09">
        <w:rPr>
          <w:lang w:val="en-GB"/>
        </w:rPr>
        <w:instrText>ADDIN CSL_CITATION { "citationItems" : [ { "id" : "ITEM-1", "itemData" : { "DOI" : "10.5194/acp-21-87-2021", "ISSN" : "1680-7324", "abstract" : "Abstract. Within the framework of the AeroCom (Aerosol Comparisons between Observations and Models) initiative, the state-of-the-art modelling of aerosol optical properties is assessed from 14 global models participating in the phase III control experiment (AP3). The models are similar to CMIP6/AerChemMIP Earth System Models (ESMs) and provide a robust multi-model ensemble. Inter-model spread of aerosol species lifetimes and emissions appears to be similar to that of mass extinction coefficients (MECs), suggesting that aerosol optical depth (AOD) uncertainties are associated with a broad spectrum of parameterised aerosol processes. Total AOD is approximately the same as in AeroCom phase I (AP1) simulations. However, we find a 50 % decrease in the optical depth (OD) of black carbon (BC), attributable to a combination of decreased emissions and lifetimes. Relative contributions from sea salt (SS) and dust (DU) have shifted from being approximately equal in AP1 to SS contributing about 2\u22153 of the natural AOD in AP3. This shift is linked with a decrease in DU mass burden, a lower DU MEC, and a slight decrease in DU lifetime, suggesting coarser DU particle sizes in AP3 compared to AP1. Relative to observations, the AP3 ensemble median and most of the participating models underestimate all aerosol optical properties investigated, that is, total AOD as well as fine and coarse AOD (AODf, AODc), \u00c5ngstr\u00f6m exponent (AE), dry surface scattering (SCdry), and absorption (ACdry) coefficients. Compared to AERONET, the models underestimate total AOD by ca. 21 % \u00b1 20 % (as inferred from the ensemble median and interquartile range). Against satellite data, the ensemble AOD biases range from \u221237 % (MODIS-Terra) to \u221216 % (MERGED-FMI, a multi-satellite AOD product), which we explain by differences between individual satellites and AERONET measurements themselves. Correlation coefficients (R) between model and observation AOD records are generally high (R&gt;0.75), suggesting that the models are capable of capturing spatio-temporal variations in AOD. We find a much larger underestimate in coarse AODc (\u223c \u221245 % \u00b1 25 %) than in fine AODf (\u223c \u221215 % \u00b1 25 %) with slightly increased inter-model spread compared to total AOD. These results indicate problems in the modelling of DU and SS. The AODc bias is likely due to missing DU over continental land masses (particularly over the United States, SE Asia, and S. America), while marine AERONET sites and the AATSR SU satellite data suggest mo\u2026", "author" : [ { "dropping-particle" : "", "family" : "Gli\u00df", "given" : "Jonas", "non-dropping-particle" : "", "parse-names" : false, "suffix" : "" }, { "dropping-particle" : "", "family" : "Mortier", "given" : "Augustin", "non-dropping-particle" : "", "parse-names" : false, "suffix" : "" }, { "dropping-particle" : "", "family" : "Schulz", "given" : "Michael", "non-dropping-particle" : "", "parse-names" : false, "suffix" : "" }, { "dropping-particle" : "", "family" : "Andrews", "given" : "Elisabeth", "non-dropping-particle" : "", "parse-names" : false, "suffix" : "" }, { "dropping-particle" : "", "family" : "Balkanski", "given" : "Yves", "non-dropping-particle" : "", "parse-names" : false, "suffix" : "" }, { "dropping-particle" : "", "family" : "Bauer", "given" : "Susanne E", "non-dropping-particle" : "", "parse-names" : false, "suffix" : "" }, { "dropping-particle" : "", "family" : "Benedictow", "given" : "Anna M K", "non-dropping-particle" : "", "parse-names" : false, "suffix" : "" }, { "dropping-particle" : "", "family" : "Bian", "given" : "Huisheng", "non-dropping-particle" : "", "parse-names" : false, "suffix" : "" }, { "dropping-particle" : "", "family" : "Checa-Garcia", "given" : "Ramiro", "non-dropping-particle" : "", "parse-names" : false, "suffix" : "" }, { "dropping-particle" : "", "family" : "Chin", "given" : "Mian", "non-dropping-particle" : "", "parse-names" : false, "suffix" : "" }, { "dropping-particle" : "", "family" : "Ginoux", "given" : "Paul", "non-dropping-particle" : "", "parse-names" : false, "suffix" : "" }, { "dropping-particle" : "", "family" : "Griesfeller", "given" : "Jan J", "non-dropping-particle" : "", "parse-names" : false, "suffix" : "" }, { "dropping-particle" : "", "family" : "Heckel", "given" : "Andreas", "non-dropping-particle" : "", "parse-names" : false, "suffix" : "" }, { "dropping-particle" : "", "family" : "Kipling", "given" : "Zak", "non-dropping-particle" : "", "parse-names" : false, "suffix" : "" }, { "dropping-particle" : "", "family" : "Kirkev\u00e5g", "given" : "Alf", "non-dropping-particle" : "", "parse-names" : false, "suffix" : "" }, { "dropping-particle" : "", "family" : "Kokkola", "given" : "Harri", "non-dropping-particle" : "", "parse-names" : false, "suffix" : "" }, { "dropping-particle" : "", "family" : "Laj", "given" : "Paolo", "non-dropping-particle" : "", "parse-names" : false, "suffix" : "" }, { "dropping-particle" : "", "family" : "Sager", "given" : "Philippe", "non-dropping-particle" : "Le", "parse-names" : false, "suffix" : "" }, { "dropping-particle" : "", "family" : "Lund", "given" : "Marianne Tronstad", "non-dropping-particle" : "", "parse-names" : false, "suffix" : "" }, { "dropping-particle" : "", "family" : "Lund Myhre", "given" : "Cathrine", "non-dropping-particle" : "", "parse-names" : false, "suffix" : "" }, { "dropping-particle" : "", "family" : "Matsui", "given" : "Hitoshi", "non-dropping-particle" : "", "parse-names" : false, "suffix" : "" }, { "dropping-particle" : "", "family" : "Myhre", "given" : "Gunnar", "non-dropping-particle" : "", "parse-names" : false, "suffix" : "" }, { "dropping-particle" : "", "family" : "Neubauer", "given" : "David", "non-dropping-particle" : "", "parse-names" : false, "suffix" : "" }, { "dropping-particle" : "", "family" : "Noije", "given" : "Twan", "non-dropping-particle" : "van", "parse-names" : false, "suffix" : "" }, { "dropping-particle" : "", "family" : "North", "given" : "Peter", "non-dropping-particle" : "", "parse-names" : false, "suffix" : "" }, { "dropping-particle" : "", "family" : "Olivi\u00e9", "given" : "Dirk J L", "non-dropping-particle" : "", "parse-names" : false, "suffix" : "" }, { "dropping-particle" : "", "family" : "R\u00e9my", "given" : "Samuel", "non-dropping-particle" : "", "parse-names" : false, "suffix" : "" }, { "dropping-particle" : "", "family" : "Sogacheva", "given" : "Larisa", "non-dropping-particle" : "", "parse-names" : false, "suffix" : "" }, { "dropping-particle" : "", "family" : "Takemura", "given" : "Toshihiko", "non-dropping-particle" : "", "parse-names" : false, "suffix" : "" }, { "dropping-particle" : "", "family" : "Tsigaridis", "given" : "Kostas", "non-dropping-particle" : "", "parse-names" : false, "suffix" : "" }, { "dropping-particle" : "", "family" : "Tsyro", "given" : "Svetlana G", "non-dropping-particle" : "", "parse-names" : false, "suffix" : "" } ], "container-title" : "Atmospheric Chemistry and Physics", "id" : "ITEM-1", "issue" : "1", "issued" : { "date-parts" : [ [ "2021", "1", "6" ] ] }, "page" : "87-128", "publisher" : "Copernicus Publications", "title" : "AeroCom phase III multi-model evaluation of the aerosol life cycle and optical properties using ground- and space-based remote sensing as well as surface in situ observations", "translator" : [ { "dropping-particle" : "", "family" : "G5374", "given" : "", "non-dropping-particle" : "", "parse-names" : false, "suffix" : "" } ], "type" : "article-journal", "volume" : "21" }, "uris" : [ "http://www.mendeley.com/documents/?uuid=fbdbc7b3-1094-4dec-b9c9-b589ed537738" ] } ], "mendeley" : { "formattedCitation" : "(Gli\u00df et al., 2021b)", "manualFormatting" : "Gli\u00df et al. (2021b)", "plainTextFormattedCitation" : "(Gli\u00df et al., 2021b)", "previouslyFormattedCitation" : "(Gli\u00df et al., 2021b)" }, "properties" : { "noteIndex" : 0 }, "schema" : "https://github.com/citation-style-language/schema/raw/master/csl-citation.json" }</w:instrText>
      </w:r>
      <w:r w:rsidRPr="001F60B9">
        <w:rPr>
          <w:lang w:val="en-GB"/>
        </w:rPr>
        <w:fldChar w:fldCharType="separate"/>
      </w:r>
      <w:r w:rsidR="00CB33A1">
        <w:rPr>
          <w:noProof/>
          <w:lang w:val="en-GB"/>
        </w:rPr>
        <w:t>Gliß et al. (2021</w:t>
      </w:r>
      <w:ins w:id="2818" w:author="Robin Matthews" w:date="2021-07-08T16:23:00Z">
        <w:r w:rsidR="001A5B35">
          <w:rPr>
            <w:noProof/>
            <w:lang w:val="en-GB"/>
          </w:rPr>
          <w:t>b</w:t>
        </w:r>
      </w:ins>
      <w:r w:rsidR="00CB33A1">
        <w:rPr>
          <w:noProof/>
          <w:lang w:val="en-GB"/>
        </w:rPr>
        <w:t>)</w:t>
      </w:r>
      <w:r w:rsidRPr="001F60B9">
        <w:rPr>
          <w:lang w:val="en-GB"/>
        </w:rPr>
        <w:fldChar w:fldCharType="end"/>
      </w:r>
      <w:commentRangeEnd w:id="2817"/>
      <w:r w:rsidR="00CB33A1">
        <w:rPr>
          <w:rStyle w:val="Marquedecommentaire"/>
        </w:rPr>
        <w:commentReference w:id="2817"/>
      </w:r>
      <w:r w:rsidRPr="00A54071">
        <w:rPr>
          <w:noProof/>
          <w:color w:val="000000"/>
          <w:lang w:val="en-GB"/>
        </w:rPr>
        <w:t xml:space="preserve"> reporting a multi-model median of 1.91 ±</w:t>
      </w:r>
      <w:ins w:id="2819" w:author="Lucy Cowie" w:date="2021-07-27T17:34:00Z">
        <w:r w:rsidR="00D02D90">
          <w:rPr>
            <w:noProof/>
            <w:color w:val="000000"/>
            <w:lang w:val="en-GB"/>
          </w:rPr>
          <w:t xml:space="preserve"> </w:t>
        </w:r>
      </w:ins>
      <w:r w:rsidRPr="00A54071">
        <w:rPr>
          <w:noProof/>
          <w:color w:val="000000"/>
          <w:lang w:val="en-GB"/>
        </w:rPr>
        <w:t xml:space="preserve">0.65 Tg for the year 2010. </w:t>
      </w:r>
      <w:del w:id="2820" w:author="Lucy Cowie" w:date="2021-07-27T17:34:00Z">
        <w:r w:rsidRPr="00A54071" w:rsidDel="00DD58F9">
          <w:rPr>
            <w:noProof/>
            <w:color w:val="000000"/>
            <w:lang w:val="en-GB"/>
          </w:rPr>
          <w:delText xml:space="preserve"> </w:delText>
        </w:r>
      </w:del>
      <w:r w:rsidR="007A66E2">
        <w:rPr>
          <w:noProof/>
          <w:color w:val="000000"/>
          <w:lang w:val="en-GB"/>
        </w:rPr>
        <w:t xml:space="preserve">This large spread reflects the wide range in the complexity </w:t>
      </w:r>
      <w:r w:rsidR="007A66E2" w:rsidRPr="00A54071">
        <w:rPr>
          <w:noProof/>
          <w:color w:val="000000"/>
          <w:lang w:val="en-GB"/>
        </w:rPr>
        <w:t xml:space="preserve">of </w:t>
      </w:r>
      <w:r w:rsidR="007A66E2">
        <w:rPr>
          <w:noProof/>
          <w:color w:val="000000"/>
          <w:lang w:val="en-GB"/>
        </w:rPr>
        <w:t>the OA paramet</w:t>
      </w:r>
      <w:del w:id="2821" w:author="Lucy Cowie" w:date="2021-07-27T17:19:00Z">
        <w:r w:rsidR="007A66E2" w:rsidDel="00543854">
          <w:rPr>
            <w:noProof/>
            <w:color w:val="000000"/>
            <w:lang w:val="en-GB"/>
          </w:rPr>
          <w:delText>e</w:delText>
        </w:r>
      </w:del>
      <w:r w:rsidR="007A66E2">
        <w:rPr>
          <w:noProof/>
          <w:color w:val="000000"/>
          <w:lang w:val="en-GB"/>
        </w:rPr>
        <w:t xml:space="preserve">rizations, particularly for SOA formation, as well as in the primary OA emissions </w:t>
      </w:r>
      <w:r w:rsidR="00ED4369">
        <w:rPr>
          <w:noProof/>
          <w:color w:val="000000"/>
          <w:lang w:val="en-GB"/>
        </w:rPr>
        <w:fldChar w:fldCharType="begin" w:fldLock="1"/>
      </w:r>
      <w:r w:rsidR="00D477C7">
        <w:rPr>
          <w:noProof/>
          <w:color w:val="000000"/>
          <w:lang w:val="en-GB"/>
        </w:rPr>
        <w:instrText>ADDIN CSL_CITATION { "citationItems" : [ { "id" : "ITEM-1", "itemData" : { "DOI" : "10.5194/acp-14-10845-2014", "ISBN" : "1680-7375", "ISSN" : "16807324", "abstract" : "This paper evaluates the current status of global modeling of the organic aerosol (OA) in the troposphere and analyzes the differences between models as well as between models and observations. Thirty-one global chemistry transport models (CTMs) and general circulation models (GCMs) have participated in this intercomparison, in the framework of AeroCom phase II. The simulation of OA varies greatly between models in terms of the magnitude of primary emissions, secondary OA (SOA) formation, the number of OA species used (2 to 62), the complexity of OA parameterizations (gas-particle partitioning, chemical aging, multiphase chemistry, aerosol microphysics), and the OA physical, chemical and optical properties. The diversity of the global OA simulation results has increased since earlier AeroCom experiments, mainly due to the increasing complexity of the SOA parameterization in models, and the implementation of new, highly uncertain, OA sources. Diversity of over one order of magnitude exists in the modeled vertical distribution of OA concentrations that deserves a dedicated future study. Furthermore, although the OA / OC ratio depends on OA sources and atmospheric processing, and is important for model evaluation against OA and OC observations, it is resolved only by a few global models. The median global primary OA (POA) source strength is 56 Tg a\u22121 (range 34\u2013144 Tg a\u22121) and the median SOA source strength (natural and anthropogenic) is 19 Tg a\u22121 (range 13\u2013121 Tg a\u22121). Among the models that take into account the semi-volatile SOA nature, the median source is calculated to be 51 Tg a\u22121 (range 16\u2013121 Tg a\u22121), much larger than the median value of the models that calculate SOA in a more simplistic way (19 Tg a\u22121; range 13\u201320 Tg a\u22121, with one model at 37 Tg a\u22121). The median atmospheric burden of OA is 1.4 Tg (24 models in the range of 0.6\u20132.0 Tg and 4 between 2.0 and 3.8 Tg), with a median OA lifetime of 5.4 days (range 3.8\u20139.6 days). In models that reported both OA and sulfate burdens, the median value of the OA/sulfate burden ratio is calculated to be 0.77; 13 models calculate a ratio lower than 1, and 9 models higher than 1. For 26 models that reported OA deposition fluxes, the median wet removal is 70 Tg a\u22121 (range 28\u2013209 Tg a\u22121), which is on average 85% of the total OA deposition. Fine aerosol organic carbon (OC) and OA observations from continuous monitoring networks and individual field campaigns have been used for model evaluation. At urban locations, t\u2026", "author" : [ { "dropping-particle" : "", "family" : "Tsigaridis", "given" : "K.", "non-dropping-particle" : "", "parse-names" : false, "suffix" : "" }, { "dropping-particle" : "", "family" : "Daskalakis", "given" : "N.", "non-dropping-particle" : "", "parse-names" : false, "suffix" : "" }, { "dropping-particle" : "", "family" : "Kanakidou", "given" : "M.", "non-dropping-particle" : "", "parse-names" : false, "suffix" : "" }, { "dropping-particle" : "", "family" : "Adams", "given" : "P. J.", "non-dropping-particle" : "", "parse-names" : false, "suffix" : "" }, { "dropping-particle" : "", "family" : "Artaxo", "given" : "P.", "non-dropping-particle" : "", "parse-names" : false, "suffix" : "" }, { "dropping-particle" : "", "family" : "Bahadur", "given" : "R.", "non-dropping-particle" : "", "parse-names" : false, "suffix" : "" }, { "dropping-particle" : "", "family" : "Balkanski", "given" : "Y.", "non-dropping-particle" : "", "parse-names" : false, "suffix" : "" }, { "dropping-particle" : "", "family" : "Bauer", "given" : "S. E.", "non-dropping-particle" : "", "parse-names" : false, "suffix" : "" }, { "dropping-particle" : "", "family" : "Bellouin", "given" : "N.", "non-dropping-particle" : "", "parse-names" : false, "suffix" : "" }, { "dropping-particle" : "", "family" : "Benedetti", "given" : "A.", "non-dropping-particle" : "", "parse-names" : false, "suffix" : "" }, { "dropping-particle" : "", "family" : "Bergman", "given" : "T.", "non-dropping-particle" : "", "parse-names" : false, "suffix" : "" }, { "dropping-particle" : "", "family" : "Berntsen", "given" : "T. K.", "non-dropping-particle" : "", "parse-names" : false, "suffix" : "" }, { "dropping-particle" : "", "family" : "Beukes", "given" : "J. P.", "non-dropping-particle" : "", "parse-names" : false, "suffix" : "" }, { "dropping-particle" : "", "family" : "Bian", "given" : "H.", "non-dropping-particle" : "", "parse-names" : false, "suffix" : "" }, { "dropping-particle" : "", "family" : "Carslaw", "given" : "K. S.", "non-dropping-particle" : "", "parse-names" : false, "suffix" : "" }, { "dropping-particle" : "", "family" : "Chin", "given" : "M.", "non-dropping-particle" : "", "parse-names" : false, "suffix" : "" }, { "dropping-particle" : "", "family" : "Curci", "given" : "G.", "non-dropping-particle" : "", "parse-names" : false, "suffix" : "" }, { "dropping-particle" : "", "family" : "Diehl", "given" : "T.", "non-dropping-particle" : "", "parse-names" : false, "suffix" : "" }, { "dropping-particle" : "", "family" : "Easter", "given" : "R. C.", "non-dropping-particle" : "", "parse-names" : false, "suffix" : "" }, { "dropping-particle" : "", "family" : "Ghan", "given" : "S. J.", "non-dropping-particle" : "", "parse-names" : false, "suffix" : "" }, { "dropping-particle" : "", "family" : "Gong", "given" : "S. L.", "non-dropping-particle" : "", "parse-names" : false, "suffix" : "" }, { "dropping-particle" : "", "family" : "Hodzic", "given" : "A.", "non-dropping-particle" : "", "parse-names" : false, "suffix" : "" }, { "dropping-particle" : "", "family" : "Hoyle", "given" : "C. R.", "non-dropping-particle" : "", "parse-names" : false, "suffix" : "" }, { "dropping-particle" : "", "family" : "Iversen", "given" : "T.", "non-dropping-particle" : "", "parse-names" : false, "suffix" : "" }, { "dropping-particle" : "", "family" : "Jathar", "given" : "S.", "non-dropping-particle" : "", "parse-names" : false, "suffix" : "" }, { "dropping-particle" : "", "family" : "Jimenez", "given" : "J. L.", "non-dropping-particle" : "", "parse-names" : false, "suffix" : "" }, { "dropping-particle" : "", "family" : "Kaiser", "given" : "J. W.", "non-dropping-particle" : "", "parse-names" : false, "suffix" : "" }, { "dropping-particle" : "", "family" : "Kirkev\u00e4g", "given" : "A.", "non-dropping-particle" : "", "parse-names" : false, "suffix" : "" }, { "dropping-particle" : "", "family" : "Koch", "given" : "D.", "non-dropping-particle" : "", "parse-names" : false, "suffix" : "" }, { "dropping-particle" : "", "family" : "Kokkola", "given" : "H.", "non-dropping-particle" : "", "parse-names" : false, "suffix" : "" }, { "dropping-particle" : "", "family" : "H Lee", "given" : "Y.", "non-dropping-particle" : "", "parse-names" : false, "suffix" : "" }, { "dropping-particle" : "", "family" : "Lin", "given" : "G.", "non-dropping-particle" : "", "parse-names" : false, "suffix" : "" }, { "dropping-particle" : "", "family" : "Liu", "given" : "X.", "non-dropping-particle" : "", "parse-names" : false, "suffix" : "" }, { "dropping-particle" : "", "family" : "Luo", "given" : "G.", "non-dropping-particle" : "", "parse-names" : false, "suffix" : "" }, { "dropping-particle" : "", "family" : "Ma", "given" : "X.", "non-dropping-particle" : "", "parse-names" : false, "suffix" : "" }, { "dropping-particle" : "", "family" : "Mann", "given" : "G. W.", "non-dropping-particle" : "", "parse-names" : false, "suffix" : "" }, { "dropping-particle" : "", "family" : "Mihalopoulos", "given" : "N.", "non-dropping-particle" : "", "parse-names" : false, "suffix" : "" }, { "dropping-particle" : "", "family" : "Morcrette", "given" : "J. J.", "non-dropping-particle" : "", "parse-names" : false, "suffix" : "" }, { "dropping-particle" : "", "family" : "M\u00fcller", "given" : "J. F.", "non-dropping-particle" : "", "parse-names" : false, "suffix" : "" }, { "dropping-particle" : "", "family" : "Myhre", "given" : "G.", "non-dropping-particle" : "", "parse-names" : false, "suffix" : "" }, { "dropping-particle" : "", "family" : "Myriokefalitakis", "given" : "S.", "non-dropping-particle" : "", "parse-names" : false, "suffix" : "" }, { "dropping-particle" : "", "family" : "Ng", "given" : "N. L.", "non-dropping-particle" : "", "parse-names" : false, "suffix" : "" }, { "dropping-particle" : "", "family" : "O'donnell", "given" : "D.", "non-dropping-particle" : "", "parse-names" : false, "suffix" : "" }, { "dropping-particle" : "", "family" : "Penner", "given" : "J. E.", "non-dropping-particle" : "", "parse-names" : false, "suffix" : "" }, { "dropping-particle" : "", "family" : "Pozzoli", "given" : "L.", "non-dropping-particle" : "", "parse-names" : false, "suffix" : "" }, { "dropping-particle" : "", "family" : "Pringle", "given" : "K. J.", "non-dropping-particle" : "", "parse-names" : false, "suffix" : "" }, { "dropping-particle" : "", "family" : "Russell", "given" : "L. M.", "non-dropping-particle" : "", "parse-names" : false, "suffix" : "" }, { "dropping-particle" : "", "family" : "Schulz", "given" : "M.", "non-dropping-particle" : "", "parse-names" : false, "suffix" : "" }, { "dropping-particle" : "", "family" : "Sciare", "given" : "J.", "non-dropping-particle" : "", "parse-names" : false, "suffix" : "" }, { "dropping-particle" : "", "family" : "Seland", "given" : "", "non-dropping-particle" : "", "parse-names" : false, "suffix" : "" }, { "dropping-particle" : "", "family" : "Shindell", "given" : "D. T.", "non-dropping-particle" : "", "parse-names" : false, "suffix" : "" }, { "dropping-particle" : "", "family" : "Sillman", "given" : "S.", "non-dropping-particle" : "", "parse-names" : false, "suffix" : "" }, { "dropping-particle" : "", "family" : "Skeie", "given" : "R. B.", "non-dropping-particle" : "", "parse-names" : false, "suffix" : "" }, { "dropping-particle" : "", "family" : "Spracklen", "given" : "D.", "non-dropping-particle" : "", "parse-names" : false, "suffix" : "" }, { "dropping-particle" : "", "family" : "Stavrakou", "given" : "T.", "non-dropping-particle" : "", "parse-names" : false, "suffix" : "" }, { "dropping-particle" : "", "family" : "Steenrod", "given" : "S. D.", "non-dropping-particle" : "", "parse-names" : false, "suffix" : "" }, { "dropping-particle" : "", "family" : "Takemura", "given" : "T.", "non-dropping-particle" : "", "parse-names" : false, "suffix" : "" }, { "dropping-particle" : "", "family" : "Tiitta", "given" : "P.", "non-dropping-particle" : "", "parse-names" : false, "suffix" : "" }, { "dropping-particle" : "", "family" : "Tilmes", "given" : "S.", "non-dropping-particle" : "", "parse-names" : false, "suffix" : "" }, { "dropping-particle" : "", "family" : "Tost", "given" : "H.", "non-dropping-particle" : "", "parse-names" : false, "suffix" : "" }, { "dropping-particle" : "", "family" : "Noije", "given" : "T.", "non-dropping-particle" : "Van", "parse-names" : false, "suffix" : "" }, { "dropping-particle" : "", "family" : "Zyl", "given" : "P. G.", "non-dropping-particle" : "Van", "parse-names" : false, "suffix" : "" }, { "dropping-particle" : "", "family" : "Salzen", "given" : "K.", "non-dropping-particle" : "Von", "parse-names" : false, "suffix" : "" }, { "dropping-particle" : "", "family" : "Yu", "given" : "F.", "non-dropping-particle" : "", "parse-names" : false, "suffix" : "" }, { "dropping-particle" : "", "family" : "Wang", "given" : "Z.", "non-dropping-particle" : "", "parse-names" : false, "suffix" : "" }, { "dropping-particle" : "", "family" : "Wang", "given" : "Z.", "non-dropping-particle" : "", "parse-names" : false, "suffix" : "" }, { "dropping-particle" : "", "family" : "Zaveri", "given" : "R. A.", "non-dropping-particle" : "", "parse-names" : false, "suffix" : "" }, { "dropping-particle" : "", "family" : "Zhang", "given" : "H.", "non-dropping-particle" : "", "parse-names" : false, "suffix" : "" }, { "dropping-particle" : "", "family" : "Zhang", "given" : "K.", "non-dropping-particle" : "", "parse-names" : false, "suffix" : "" }, { "dropping-particle" : "", "family" : "Zhang", "given" : "Q.", "non-dropping-particle" : "", "parse-names" : false, "suffix" : "" }, { "dropping-particle" : "", "family" : "Zhang", "given" : "X.", "non-dropping-particle" : "", "parse-names" : false, "suffix" : "" } ], "container-title" : "Atmospheric Chemistry and Physics", "id" : "ITEM-1", "issue" : "19", "issued" : { "date-parts" : [ [ "2014" ] ] }, "page" : "10845-10895", "title" : "The AeroCom evaluation and intercomparison of organic aerosol in global models", "translator" : [ { "dropping-particle" : "", "family" : "G4876", "given" : "", "non-dropping-particle" : "", "parse-names" : false, "suffix" : "" } ], "type" : "article-journal", "volume" : "14" }, "uris" : [ "http://www.mendeley.com/documents/?uuid=58f80265-0e83-45c2-9f79-4020a50aa0a9" ] }, { "id" : "ITEM-2", "itemData" : { "DOI" : "10.5194/acp-21-87-2021", "ISSN" : "1680-7324", "abstract" : "Abstract. Within the framework of the AeroCom (Aerosol Comparisons between Observations and Models) initiative, the state-of-the-art modelling of aerosol optical properties is assessed from 14 global models participating in the phase III control experiment (AP3). The models are similar to CMIP6/AerChemMIP Earth System Models (ESMs) and provide a robust multi-model ensemble. Inter-model spread of aerosol species lifetimes and emissions appears to be similar to that of mass extinction coefficients (MECs), suggesting that aerosol optical depth (AOD) uncertainties are associated with a broad spectrum of parameterised aerosol processes. Total AOD is approximately the same as in AeroCom phase I (AP1) simulations. However, we find a 50 % decrease in the optical depth (OD) of black carbon (BC), attributable to a combination of decreased emissions and lifetimes. Relative contributions from sea salt (SS) and dust (DU) have shifted from being approximately equal in AP1 to SS contributing about 2\u22153 of the natural AOD in AP3. This shift is linked with a decrease in DU mass burden, a lower DU MEC, and a slight decrease in DU lifetime, suggesting coarser DU particle sizes in AP3 compared to AP1. Relative to observations, the AP3 ensemble median and most of the participating models underestimate all aerosol optical properties investigated, that is, total AOD as well as fine and coarse AOD (AODf, AODc), \u00c5ngstr\u00f6m exponent (AE), dry surface scattering (SCdry), and absorption (ACdry) coefficients. Compared to AERONET, the models underestimate total AOD by ca. 21 % \u00b1 20 % (as inferred from the ensemble median and interquartile range). Against satellite data, the ensemble AOD biases range from \u221237 % (MODIS-Terra) to \u221216 % (MERGED-FMI, a multi-satellite AOD product), which we explain by differences between individual satellites and AERONET measurements themselves. Correlation coefficients (R) between model and observation AOD records are generally high (R&gt;0.75), suggesting that the models are capable of capturing spatio-temporal variations in AOD. We find a much larger underestimate in coarse AODc (\u223c \u221245 % \u00b1 25 %) than in fine AODf (\u223c \u221215 % \u00b1 25 %) with slightly increased inter-model spread compared to total AOD. These results indicate problems in the modelling of DU and SS. The AODc bias is likely due to missing DU over continental land masses (particularly over the United States, SE Asia, and S. America), while marine AERONET sites and the AATSR SU satellite data suggest mo\u2026", "author" : [ { "dropping-particle" : "", "family" : "Gli\u00df", "given" : "Jonas", "non-dropping-particle" : "", "parse-names" : false, "suffix" : "" }, { "dropping-particle" : "", "family" : "Mortier", "given" : "Augustin", "non-dropping-particle" : "", "parse-names" : false, "suffix" : "" }, { "dropping-particle" : "", "family" : "Schulz", "given" : "Michael", "non-dropping-particle" : "", "parse-names" : false, "suffix" : "" }, { "dropping-particle" : "", "family" : "Andrews", "given" : "Elisabeth", "non-dropping-particle" : "", "parse-names" : false, "suffix" : "" }, { "dropping-particle" : "", "family" : "Balkanski", "given" : "Yves", "non-dropping-particle" : "", "parse-names" : false, "suffix" : "" }, { "dropping-particle" : "", "family" : "Bauer", "given" : "Susanne E", "non-dropping-particle" : "", "parse-names" : false, "suffix" : "" }, { "dropping-particle" : "", "family" : "Benedictow", "given" : "Anna M K", "non-dropping-particle" : "", "parse-names" : false, "suffix" : "" }, { "dropping-particle" : "", "family" : "Bian", "given" : "Huisheng", "non-dropping-particle" : "", "parse-names" : false, "suffix" : "" }, { "dropping-particle" : "", "family" : "Checa-Garcia", "given" : "Ramiro", "non-dropping-particle" : "", "parse-names" : false, "suffix" : "" }, { "dropping-particle" : "", "family" : "Chin", "given" : "Mian", "non-dropping-particle" : "", "parse-names" : false, "suffix" : "" }, { "dropping-particle" : "", "family" : "Ginoux", "given" : "Paul", "non-dropping-particle" : "", "parse-names" : false, "suffix" : "" }, { "dropping-particle" : "", "family" : "Griesfeller", "given" : "Jan J", "non-dropping-particle" : "", "parse-names" : false, "suffix" : "" }, { "dropping-particle" : "", "family" : "Heckel", "given" : "Andreas", "non-dropping-particle" : "", "parse-names" : false, "suffix" : "" }, { "dropping-particle" : "", "family" : "Kipling", "given" : "Zak", "non-dropping-particle" : "", "parse-names" : false, "suffix" : "" }, { "dropping-particle" : "", "family" : "Kirkev\u00e5g", "given" : "Alf", "non-dropping-particle" : "", "parse-names" : false, "suffix" : "" }, { "dropping-particle" : "", "family" : "Kokkola", "given" : "Harri", "non-dropping-particle" : "", "parse-names" : false, "suffix" : "" }, { "dropping-particle" : "", "family" : "Laj", "given" : "Paolo", "non-dropping-particle" : "", "parse-names" : false, "suffix" : "" }, { "dropping-particle" : "", "family" : "Sager", "given" : "Philippe", "non-dropping-particle" : "Le", "parse-names" : false, "suffix" : "" }, { "dropping-particle" : "", "family" : "Lund", "given" : "Marianne Tronstad", "non-dropping-particle" : "", "parse-names" : false, "suffix" : "" }, { "dropping-particle" : "", "family" : "Lund Myhre", "given" : "Cathrine", "non-dropping-particle" : "", "parse-names" : false, "suffix" : "" }, { "dropping-particle" : "", "family" : "Matsui", "given" : "Hitoshi", "non-dropping-particle" : "", "parse-names" : false, "suffix" : "" }, { "dropping-particle" : "", "family" : "Myhre", "given" : "Gunnar", "non-dropping-particle" : "", "parse-names" : false, "suffix" : "" }, { "dropping-particle" : "", "family" : "Neubauer", "given" : "David", "non-dropping-particle" : "", "parse-names" : false, "suffix" : "" }, { "dropping-particle" : "", "family" : "Noije", "given" : "Twan", "non-dropping-particle" : "van", "parse-names" : false, "suffix" : "" }, { "dropping-particle" : "", "family" : "North", "given" : "Peter", "non-dropping-particle" : "", "parse-names" : false, "suffix" : "" }, { "dropping-particle" : "", "family" : "Olivi\u00e9", "given" : "Dirk J L", "non-dropping-particle" : "", "parse-names" : false, "suffix" : "" }, { "dropping-particle" : "", "family" : "R\u00e9my", "given" : "Samuel", "non-dropping-particle" : "", "parse-names" : false, "suffix" : "" }, { "dropping-particle" : "", "family" : "Sogacheva", "given" : "Larisa", "non-dropping-particle" : "", "parse-names" : false, "suffix" : "" }, { "dropping-particle" : "", "family" : "Takemura", "given" : "Toshihiko", "non-dropping-particle" : "", "parse-names" : false, "suffix" : "" }, { "dropping-particle" : "", "family" : "Tsigaridis", "given" : "Kostas", "non-dropping-particle" : "", "parse-names" : false, "suffix" : "" }, { "dropping-particle" : "", "family" : "Tsyro", "given" : "Svetlana G", "non-dropping-particle" : "", "parse-names" : false, "suffix" : "" } ], "container-title" : "Atmospheric Chemistry and Physics", "id" : "ITEM-2", "issue" : "1", "issued" : { "date-parts" : [ [ "2021", "1", "6" ] ] }, "page" : "87-128", "publisher" : "Copernicus Publications", "title" : "AeroCom phase III multi-model evaluation of the aerosol life cycle and optical properties using ground- and space-based remote sensing as well as surface in situ observations", "translator" : [ { "dropping-particle" : "", "family" : "G5374", "given" : "", "non-dropping-particle" : "", "parse-names" : false, "suffix" : "" } ], "type" : "article-journal", "volume" : "21" }, "uris" : [ "http://www.mendeley.com/documents/?uuid=fbdbc7b3-1094-4dec-b9c9-b589ed537738" ] } ], "mendeley" : { "formattedCitation" : "(Tsigaridis et al., 2014; Gli\u00df et al., 2021b)", "plainTextFormattedCitation" : "(Tsigaridis et al., 2014; Gli\u00df et al., 2021b)", "previouslyFormattedCitation" : "(Tsigaridis et al., 2014; Gli\u00df et al., 2021b)" }, "properties" : { "noteIndex" : 0 }, "schema" : "https://github.com/citation-style-language/schema/raw/master/csl-citation.json" }</w:instrText>
      </w:r>
      <w:r w:rsidR="00ED4369">
        <w:rPr>
          <w:noProof/>
          <w:color w:val="000000"/>
          <w:lang w:val="en-GB"/>
        </w:rPr>
        <w:fldChar w:fldCharType="separate"/>
      </w:r>
      <w:r w:rsidR="00CB33A1">
        <w:rPr>
          <w:noProof/>
          <w:color w:val="000000"/>
          <w:lang w:val="en-GB"/>
        </w:rPr>
        <w:t>(Tsigaridis et al., 2014; Gliß et al., 2021b)</w:t>
      </w:r>
      <w:r w:rsidR="00ED4369">
        <w:rPr>
          <w:noProof/>
          <w:color w:val="000000"/>
          <w:lang w:val="en-GB"/>
        </w:rPr>
        <w:fldChar w:fldCharType="end"/>
      </w:r>
      <w:r w:rsidR="00ED4369">
        <w:rPr>
          <w:noProof/>
          <w:color w:val="000000"/>
          <w:lang w:val="en-GB"/>
        </w:rPr>
        <w:t xml:space="preserve">. The uncertainties are </w:t>
      </w:r>
      <w:r w:rsidR="00ED4369" w:rsidRPr="00C827FE">
        <w:rPr>
          <w:lang w:val="en-US"/>
        </w:rPr>
        <w:t>particularly large</w:t>
      </w:r>
      <w:r w:rsidR="00ED4369" w:rsidRPr="00A54071">
        <w:rPr>
          <w:noProof/>
          <w:color w:val="000000"/>
          <w:lang w:val="en-GB"/>
        </w:rPr>
        <w:t xml:space="preserve"> </w:t>
      </w:r>
      <w:r w:rsidR="00ED4369">
        <w:rPr>
          <w:noProof/>
          <w:color w:val="000000"/>
          <w:lang w:val="en-GB"/>
        </w:rPr>
        <w:t>in model estimates of</w:t>
      </w:r>
      <w:r w:rsidR="002978FC">
        <w:rPr>
          <w:noProof/>
          <w:color w:val="000000"/>
          <w:lang w:val="en-GB"/>
        </w:rPr>
        <w:t xml:space="preserve"> </w:t>
      </w:r>
      <w:r w:rsidRPr="00A54071">
        <w:rPr>
          <w:noProof/>
          <w:color w:val="000000"/>
          <w:lang w:val="en-GB"/>
        </w:rPr>
        <w:t>SOA production rates</w:t>
      </w:r>
      <w:r w:rsidR="0013426E">
        <w:rPr>
          <w:noProof/>
          <w:color w:val="000000"/>
          <w:lang w:val="en-GB"/>
        </w:rPr>
        <w:t xml:space="preserve">, </w:t>
      </w:r>
      <w:r w:rsidR="00ED4369">
        <w:rPr>
          <w:noProof/>
          <w:color w:val="000000"/>
          <w:lang w:val="en-GB"/>
        </w:rPr>
        <w:t xml:space="preserve">which </w:t>
      </w:r>
      <w:r w:rsidRPr="00A54071">
        <w:rPr>
          <w:noProof/>
          <w:color w:val="000000"/>
          <w:lang w:val="en-GB"/>
        </w:rPr>
        <w:t>vary between 10 and 143 Tg yr</w:t>
      </w:r>
      <w:ins w:id="2822" w:author="Lucy Cowie" w:date="2021-07-27T17:34:00Z">
        <w:r w:rsidR="00151872">
          <w:rPr>
            <w:noProof/>
            <w:color w:val="000000"/>
            <w:vertAlign w:val="superscript"/>
            <w:lang w:val="en-GB"/>
          </w:rPr>
          <w:t>–</w:t>
        </w:r>
      </w:ins>
      <w:del w:id="2823" w:author="Lucy Cowie" w:date="2021-07-27T17:34:00Z">
        <w:r w:rsidRPr="00A54071" w:rsidDel="00151872">
          <w:rPr>
            <w:noProof/>
            <w:color w:val="000000"/>
            <w:vertAlign w:val="superscript"/>
            <w:lang w:val="en-GB"/>
          </w:rPr>
          <w:delText>-</w:delText>
        </w:r>
      </w:del>
      <w:r w:rsidRPr="00A54071">
        <w:rPr>
          <w:noProof/>
          <w:color w:val="000000"/>
          <w:vertAlign w:val="superscript"/>
          <w:lang w:val="en-GB"/>
        </w:rPr>
        <w:t>1</w:t>
      </w:r>
      <w:r w:rsidRPr="00A54071">
        <w:rPr>
          <w:noProof/>
          <w:color w:val="000000"/>
          <w:lang w:val="en-GB"/>
        </w:rPr>
        <w:t xml:space="preserve"> </w:t>
      </w:r>
      <w:r w:rsidRPr="00A54071">
        <w:rPr>
          <w:noProof/>
          <w:color w:val="000000"/>
          <w:lang w:val="en-GB"/>
        </w:rPr>
        <w:fldChar w:fldCharType="begin" w:fldLock="1"/>
      </w:r>
      <w:r w:rsidR="00D477C7">
        <w:rPr>
          <w:noProof/>
          <w:color w:val="000000"/>
          <w:lang w:val="en-GB"/>
        </w:rPr>
        <w:instrText>ADDIN CSL_CITATION { "citationItems" : [ { "id" : "ITEM-1", "itemData" : { "DOI" : "10.5194/acp-14-10845-2014", "ISBN" : "1680-7375", "ISSN" : "16807324", "abstract" : "This paper evaluates the current status of global modeling of the organic aerosol (OA) in the troposphere and analyzes the differences between models as well as between models and observations. Thirty-one global chemistry transport models (CTMs) and general circulation models (GCMs) have participated in this intercomparison, in the framework of AeroCom phase II. The simulation of OA varies greatly between models in terms of the magnitude of primary emissions, secondary OA (SOA) formation, the number of OA species used (2 to 62), the complexity of OA parameterizations (gas-particle partitioning, chemical aging, multiphase chemistry, aerosol microphysics), and the OA physical, chemical and optical properties. The diversity of the global OA simulation results has increased since earlier AeroCom experiments, mainly due to the increasing complexity of the SOA parameterization in models, and the implementation of new, highly uncertain, OA sources. Diversity of over one order of magnitude exists in the modeled vertical distribution of OA concentrations that deserves a dedicated future study. Furthermore, although the OA / OC ratio depends on OA sources and atmospheric processing, and is important for model evaluation against OA and OC observations, it is resolved only by a few global models. The median global primary OA (POA) source strength is 56 Tg a\u22121 (range 34\u2013144 Tg a\u22121) and the median SOA source strength (natural and anthropogenic) is 19 Tg a\u22121 (range 13\u2013121 Tg a\u22121). Among the models that take into account the semi-volatile SOA nature, the median source is calculated to be 51 Tg a\u22121 (range 16\u2013121 Tg a\u22121), much larger than the median value of the models that calculate SOA in a more simplistic way (19 Tg a\u22121; range 13\u201320 Tg a\u22121, with one model at 37 Tg a\u22121). The median atmospheric burden of OA is 1.4 Tg (24 models in the range of 0.6\u20132.0 Tg and 4 between 2.0 and 3.8 Tg), with a median OA lifetime of 5.4 days (range 3.8\u20139.6 days). In models that reported both OA and sulfate burdens, the median value of the OA/sulfate burden ratio is calculated to be 0.77; 13 models calculate a ratio lower than 1, and 9 models higher than 1. For 26 models that reported OA deposition fluxes, the median wet removal is 70 Tg a\u22121 (range 28\u2013209 Tg a\u22121), which is on average 85% of the total OA deposition. Fine aerosol organic carbon (OC) and OA observations from continuous monitoring networks and individual field campaigns have been used for model evaluation. At urban locations, t\u2026", "author" : [ { "dropping-particle" : "", "family" : "Tsigaridis", "given" : "K.", "non-dropping-particle" : "", "parse-names" : false, "suffix" : "" }, { "dropping-particle" : "", "family" : "Daskalakis", "given" : "N.", "non-dropping-particle" : "", "parse-names" : false, "suffix" : "" }, { "dropping-particle" : "", "family" : "Kanakidou", "given" : "M.", "non-dropping-particle" : "", "parse-names" : false, "suffix" : "" }, { "dropping-particle" : "", "family" : "Adams", "given" : "P. J.", "non-dropping-particle" : "", "parse-names" : false, "suffix" : "" }, { "dropping-particle" : "", "family" : "Artaxo", "given" : "P.", "non-dropping-particle" : "", "parse-names" : false, "suffix" : "" }, { "dropping-particle" : "", "family" : "Bahadur", "given" : "R.", "non-dropping-particle" : "", "parse-names" : false, "suffix" : "" }, { "dropping-particle" : "", "family" : "Balkanski", "given" : "Y.", "non-dropping-particle" : "", "parse-names" : false, "suffix" : "" }, { "dropping-particle" : "", "family" : "Bauer", "given" : "S. E.", "non-dropping-particle" : "", "parse-names" : false, "suffix" : "" }, { "dropping-particle" : "", "family" : "Bellouin", "given" : "N.", "non-dropping-particle" : "", "parse-names" : false, "suffix" : "" }, { "dropping-particle" : "", "family" : "Benedetti", "given" : "A.", "non-dropping-particle" : "", "parse-names" : false, "suffix" : "" }, { "dropping-particle" : "", "family" : "Bergman", "given" : "T.", "non-dropping-particle" : "", "parse-names" : false, "suffix" : "" }, { "dropping-particle" : "", "family" : "Berntsen", "given" : "T. K.", "non-dropping-particle" : "", "parse-names" : false, "suffix" : "" }, { "dropping-particle" : "", "family" : "Beukes", "given" : "J. P.", "non-dropping-particle" : "", "parse-names" : false, "suffix" : "" }, { "dropping-particle" : "", "family" : "Bian", "given" : "H.", "non-dropping-particle" : "", "parse-names" : false, "suffix" : "" }, { "dropping-particle" : "", "family" : "Carslaw", "given" : "K. S.", "non-dropping-particle" : "", "parse-names" : false, "suffix" : "" }, { "dropping-particle" : "", "family" : "Chin", "given" : "M.", "non-dropping-particle" : "", "parse-names" : false, "suffix" : "" }, { "dropping-particle" : "", "family" : "Curci", "given" : "G.", "non-dropping-particle" : "", "parse-names" : false, "suffix" : "" }, { "dropping-particle" : "", "family" : "Diehl", "given" : "T.", "non-dropping-particle" : "", "parse-names" : false, "suffix" : "" }, { "dropping-particle" : "", "family" : "Easter", "given" : "R. C.", "non-dropping-particle" : "", "parse-names" : false, "suffix" : "" }, { "dropping-particle" : "", "family" : "Ghan", "given" : "S. J.", "non-dropping-particle" : "", "parse-names" : false, "suffix" : "" }, { "dropping-particle" : "", "family" : "Gong", "given" : "S. L.", "non-dropping-particle" : "", "parse-names" : false, "suffix" : "" }, { "dropping-particle" : "", "family" : "Hodzic", "given" : "A.", "non-dropping-particle" : "", "parse-names" : false, "suffix" : "" }, { "dropping-particle" : "", "family" : "Hoyle", "given" : "C. R.", "non-dropping-particle" : "", "parse-names" : false, "suffix" : "" }, { "dropping-particle" : "", "family" : "Iversen", "given" : "T.", "non-dropping-particle" : "", "parse-names" : false, "suffix" : "" }, { "dropping-particle" : "", "family" : "Jathar", "given" : "S.", "non-dropping-particle" : "", "parse-names" : false, "suffix" : "" }, { "dropping-particle" : "", "family" : "Jimenez", "given" : "J. L.", "non-dropping-particle" : "", "parse-names" : false, "suffix" : "" }, { "dropping-particle" : "", "family" : "Kaiser", "given" : "J. W.", "non-dropping-particle" : "", "parse-names" : false, "suffix" : "" }, { "dropping-particle" : "", "family" : "Kirkev\u00e4g", "given" : "A.", "non-dropping-particle" : "", "parse-names" : false, "suffix" : "" }, { "dropping-particle" : "", "family" : "Koch", "given" : "D.", "non-dropping-particle" : "", "parse-names" : false, "suffix" : "" }, { "dropping-particle" : "", "family" : "Kokkola", "given" : "H.", "non-dropping-particle" : "", "parse-names" : false, "suffix" : "" }, { "dropping-particle" : "", "family" : "H Lee", "given" : "Y.", "non-dropping-particle" : "", "parse-names" : false, "suffix" : "" }, { "dropping-particle" : "", "family" : "Lin", "given" : "G.", "non-dropping-particle" : "", "parse-names" : false, "suffix" : "" }, { "dropping-particle" : "", "family" : "Liu", "given" : "X.", "non-dropping-particle" : "", "parse-names" : false, "suffix" : "" }, { "dropping-particle" : "", "family" : "Luo", "given" : "G.", "non-dropping-particle" : "", "parse-names" : false, "suffix" : "" }, { "dropping-particle" : "", "family" : "Ma", "given" : "X.", "non-dropping-particle" : "", "parse-names" : false, "suffix" : "" }, { "dropping-particle" : "", "family" : "Mann", "given" : "G. W.", "non-dropping-particle" : "", "parse-names" : false, "suffix" : "" }, { "dropping-particle" : "", "family" : "Mihalopoulos", "given" : "N.", "non-dropping-particle" : "", "parse-names" : false, "suffix" : "" }, { "dropping-particle" : "", "family" : "Morcrette", "given" : "J. J.", "non-dropping-particle" : "", "parse-names" : false, "suffix" : "" }, { "dropping-particle" : "", "family" : "M\u00fcller", "given" : "J. F.", "non-dropping-particle" : "", "parse-names" : false, "suffix" : "" }, { "dropping-particle" : "", "family" : "Myhre", "given" : "G.", "non-dropping-particle" : "", "parse-names" : false, "suffix" : "" }, { "dropping-particle" : "", "family" : "Myriokefalitakis", "given" : "S.", "non-dropping-particle" : "", "parse-names" : false, "suffix" : "" }, { "dropping-particle" : "", "family" : "Ng", "given" : "N. L.", "non-dropping-particle" : "", "parse-names" : false, "suffix" : "" }, { "dropping-particle" : "", "family" : "O'donnell", "given" : "D.", "non-dropping-particle" : "", "parse-names" : false, "suffix" : "" }, { "dropping-particle" : "", "family" : "Penner", "given" : "J. E.", "non-dropping-particle" : "", "parse-names" : false, "suffix" : "" }, { "dropping-particle" : "", "family" : "Pozzoli", "given" : "L.", "non-dropping-particle" : "", "parse-names" : false, "suffix" : "" }, { "dropping-particle" : "", "family" : "Pringle", "given" : "K. J.", "non-dropping-particle" : "", "parse-names" : false, "suffix" : "" }, { "dropping-particle" : "", "family" : "Russell", "given" : "L. M.", "non-dropping-particle" : "", "parse-names" : false, "suffix" : "" }, { "dropping-particle" : "", "family" : "Schulz", "given" : "M.", "non-dropping-particle" : "", "parse-names" : false, "suffix" : "" }, { "dropping-particle" : "", "family" : "Sciare", "given" : "J.", "non-dropping-particle" : "", "parse-names" : false, "suffix" : "" }, { "dropping-particle" : "", "family" : "Seland", "given" : "", "non-dropping-particle" : "", "parse-names" : false, "suffix" : "" }, { "dropping-particle" : "", "family" : "Shindell", "given" : "D. T.", "non-dropping-particle" : "", "parse-names" : false, "suffix" : "" }, { "dropping-particle" : "", "family" : "Sillman", "given" : "S.", "non-dropping-particle" : "", "parse-names" : false, "suffix" : "" }, { "dropping-particle" : "", "family" : "Skeie", "given" : "R. B.", "non-dropping-particle" : "", "parse-names" : false, "suffix" : "" }, { "dropping-particle" : "", "family" : "Spracklen", "given" : "D.", "non-dropping-particle" : "", "parse-names" : false, "suffix" : "" }, { "dropping-particle" : "", "family" : "Stavrakou", "given" : "T.", "non-dropping-particle" : "", "parse-names" : false, "suffix" : "" }, { "dropping-particle" : "", "family" : "Steenrod", "given" : "S. D.", "non-dropping-particle" : "", "parse-names" : false, "suffix" : "" }, { "dropping-particle" : "", "family" : "Takemura", "given" : "T.", "non-dropping-particle" : "", "parse-names" : false, "suffix" : "" }, { "dropping-particle" : "", "family" : "Tiitta", "given" : "P.", "non-dropping-particle" : "", "parse-names" : false, "suffix" : "" }, { "dropping-particle" : "", "family" : "Tilmes", "given" : "S.", "non-dropping-particle" : "", "parse-names" : false, "suffix" : "" }, { "dropping-particle" : "", "family" : "Tost", "given" : "H.", "non-dropping-particle" : "", "parse-names" : false, "suffix" : "" }, { "dropping-particle" : "", "family" : "Noije", "given" : "T.", "non-dropping-particle" : "Van", "parse-names" : false, "suffix" : "" }, { "dropping-particle" : "", "family" : "Zyl", "given" : "P. G.", "non-dropping-particle" : "Van", "parse-names" : false, "suffix" : "" }, { "dropping-particle" : "", "family" : "Salzen", "given" : "K.", "non-dropping-particle" : "Von", "parse-names" : false, "suffix" : "" }, { "dropping-particle" : "", "family" : "Yu", "given" : "F.", "non-dropping-particle" : "", "parse-names" : false, "suffix" : "" }, { "dropping-particle" : "", "family" : "Wang", "given" : "Z.", "non-dropping-particle" : "", "parse-names" : false, "suffix" : "" }, { "dropping-particle" : "", "family" : "Wang", "given" : "Z.", "non-dropping-particle" : "", "parse-names" : false, "suffix" : "" }, { "dropping-particle" : "", "family" : "Zaveri", "given" : "R. A.", "non-dropping-particle" : "", "parse-names" : false, "suffix" : "" }, { "dropping-particle" : "", "family" : "Zhang", "given" : "H.", "non-dropping-particle" : "", "parse-names" : false, "suffix" : "" }, { "dropping-particle" : "", "family" : "Zhang", "given" : "K.", "non-dropping-particle" : "", "parse-names" : false, "suffix" : "" }, { "dropping-particle" : "", "family" : "Zhang", "given" : "Q.", "non-dropping-particle" : "", "parse-names" : false, "suffix" : "" }, { "dropping-particle" : "", "family" : "Zhang", "given" : "X.", "non-dropping-particle" : "", "parse-names" : false, "suffix" : "" } ], "container-title" : "Atmospheric Chemistry and Physics", "id" : "ITEM-1", "issue" : "19", "issued" : { "date-parts" : [ [ "2014" ] ] }, "page" : "10845-10895", "title" : "The AeroCom evaluation and intercomparison of organic aerosol in global models", "translator" : [ { "dropping-particle" : "", "family" : "G4876", "given" : "", "non-dropping-particle" : "", "parse-names" : false, "suffix" : "" } ], "type" : "article-journal", "volume" : "14" }, "uris" : [ "http://www.mendeley.com/documents/?uuid=9b889733-897d-4828-9723-820d9a44cae5", "http://www.mendeley.com/documents/?uuid=58f80265-0e83-45c2-9f79-4020a50aa0a9" ] }, { "id" : "ITEM-2", "itemData" : { "DOI" : "10.1029/2019MS001827", "ISSN" : "19422466", "abstract" : "The Community Earth System Model version 2 (CESM2) includes three main atmospheric configurations: the Community Atmosphere Model version 6 (CAM6) with simplified chemistry and a simplified organic aerosol (OA) scheme, CAM6 with comprehensive tropospheric and stratospheric chemistry representation (CAM6-chem), and the Whole Atmosphere Community Climate Model version 6 (WACCM6). Both, CAM6-chem and WACCM6 include a more comprehensive secondary organic aerosols (SOA) approach using the Volatility Basis Set (VBS) scheme and prognostic stratospheric aerosols. This\u00a0paper describes the different OA schemes available in the different atmospheric configurations of CESM2 and discusses differences in aerosol burden and resulting climate forcings. Derived OA burden and trends differ due to differences in OA formation using the different approaches. Regional differences in Aerosol Optical Depth with larger values using the comprehensive approach occur over SOA source regions. Stronger increasing SOA trends between 1960 and 2015 in WACCM6 compared to CAM6 are due to increasing biogenic emissions aligned with increasing surface temperatures. Using the comprehensive SOA approach further leads to improved comparisons to aircraft observations and SOA formation of \u2248143\u00a0Tg/yr. We further use WACCM6 to identify source contributions of OA from biogenic, fossil fuel, and biomass burning emissions, to quantify SOA amounts and trends from these sources. Increasing SOA trends between 1960 and 2015 are the result of increasing biogenic emissions aligned with increasing surface temperatures. Biogenic emissions are at least two thirds of the total SOA burden. In addition, SOA source contributions from fossil fuel emissions become more important, with largest values over Southeast Asia. The estimated total anthropogenic forcing of OA in WACCM6 for 1995\u20132010 conditions is \u22120.43\u00a0W/m2, mostly from the aerosol direct effect.", "author" : [ { "dropping-particle" : "", "family" : "Tilmes", "given" : "S.", "non-dropping-particle" : "", "parse-names" : false, "suffix" : "" }, { "dropping-particle" : "", "family" : "Hodzic", "given" : "A.", "non-dropping-particle" : "", "parse-names" : false, "suffix" : "" }, { "dropping-particle" : "", "family" : "Emmons", "given" : "L. K.", "non-dropping-particle" : "", "parse-names" : false, "suffix" : "" }, { "dropping-particle" : "", "family" : "Mills", "given" : "M. J.", "non-dropping-particle" : "", "parse-names" : false, "suffix" : "" }, { "dropping-particle" : "", "family" : "Gettelman", "given" : "A.", "non-dropping-particle" : "", "parse-names" : false, "suffix" : "" }, { "dropping-particle" : "", "family" : "Kinnison", "given" : "D. E.", "non-dropping-particle" : "", "parse-names" : false, "suffix" : "" }, { "dropping-particle" : "", "family" : "Park", "given" : "M.", "non-dropping-particle" : "", "parse-names" : false, "suffix" : "" }, { "dropping-particle" : "", "family" : "Lamarque", "given" : "J. F.", "non-dropping-particle" : "", "parse-names" : false, "suffix" : "" }, { "dropping-particle" : "", "family" : "Vitt", "given" : "F.", "non-dropping-particle" : "", "parse-names" : false, "suffix" : "" }, { "dropping-particle" : "", "family" : "Shrivastava", "given" : "M.", "non-dropping-particle" : "", "parse-names" : false, "suffix" : "" }, { "dropping-particle" : "", "family" : "Campuzano-Jost", "given" : "P.", "non-dropping-particle" : "", "parse-names" : false, "suffix" : "" }, { "dropping-particle" : "", "family" : "Jimenez", "given" : "J. L.", "non-dropping-particle" : "", "parse-names" : false, "suffix" : "" }, { "dropping-particle" : "", "family" : "Liu", "given" : "X.", "non-dropping-particle" : "", "parse-names" : false, "suffix" : "" } ], "container-title" : "Journal of Advances in Modeling Earth Systems", "id" : "ITEM-2", "issue" : "12", "issued" : { "date-parts" : [ [ "2019", "12", "13" ] ] }, "page" : "4323-4351", "publisher" : "Blackwell Publishing Ltd", "title" : "Climate Forcing and Trends of Organic Aerosols in the Community Earth System Model (CESM2)", "translator" : [ { "dropping-particle" : "", "family" : "G4778", "given" : "", "non-dropping-particle" : "", "parse-names" : false, "suffix" : "" } ], "type" : "article-journal", "volume" : "11" }, "uris" : [ "http://www.mendeley.com/documents/?uuid=d50699c8-d1fb-42b9-869f-c51ad0654e51", "http://www.mendeley.com/documents/?uuid=0167417f-7708-42cc-9ab1-8e61f8a34d87", "http://www.mendeley.com/documents/?uuid=7c91edc0-04a5-4017-b66d-7a2291239e7c" ] }, { "id" : "ITEM-3", "itemData" : { "DOI" : "10.5194/acp-16-7917-2016", "ISSN" : "1680-7324", "abstract" : "Abstract. Recent laboratory studies suggest that secondary organic aerosol (SOA) formation rates are higher than assumed in current models. There is also evidence that SOA removal by dry and wet deposition occurs more efficiently than some current models suggest and that photolysis and heterogeneous oxidation may be important (but currently ignored) SOA sinks. Here, we have updated the global GEOS-Chem model to include this new information on formation (i.e., wall-corrected yields and emissions of semi-volatile and intermediate volatility organic compounds) and on removal processes (photolysis and heterogeneous oxidation). We compare simulated SOA from various model configurations against ground, aircraft and satellite measurements to assess the extent to which these improved representations of SOA formation and removal processes are consistent with observed characteristics of the SOA distribution. The updated model presents a more dynamic picture of the life cycle of atmospheric SOA, with production rates 3.9 times higher and sinks a factor of 3.6 more efficient than in the base model. In particular, the updated model predicts larger SOA concentrations in the boundary layer and lower concentrations in the upper troposphere, leading to better agreement with surface and aircraft measurements of organic aerosol compared to the base model. Our analysis thus suggests that the long-standing discrepancy in model predictions of the vertical SOA distribution can now be resolved, at least in part, by a stronger source and stronger sinks leading to a shorter lifetime. The predicted global SOA burden in the updated model is 0.88 Tg and the corresponding direct radiative effect at top of the atmosphere is \u22120.33 W m\u22122, which is comparable to recent model estimates constrained by observations. The updated model predicts a population-weighed global mean surface SOA concentration that is a factor of 2 higher than in the base model, suggesting the need for a reanalysis of the contribution of SOA to PM pollution-related human health effects. The potential importance of our estimates highlights the need for more extensive field and laboratory studies focused on characterizing organic aerosol removal mechanisms and rates.", "author" : [ { "dropping-particle" : "", "family" : "Hodzic", "given" : "Alma", "non-dropping-particle" : "", "parse-names" : false, "suffix" : "" }, { "dropping-particle" : "", "family" : "Kasibhatla", "given" : "Prasad S", "non-dropping-particle" : "", "parse-names" : false, "suffix" : "" }, { "dropping-particle" : "", "family" : "Jo", "given" : "Duseong S", "non-dropping-particle" : "", "parse-names" : false, "suffix" : "" }, { "dropping-particle" : "", "family" : "Cappa", "given" : "Christopher D", "non-dropping-particle" : "", "parse-names" : false, "suffix" : "" }, { "dropping-particle" : "", "family" : "Jimenez", "given" : "Jose L", "non-dropping-particle" : "", "parse-names" : false, "suffix" : "" }, { "dropping-particle" : "", "family" : "Madronich", "given" : "Sasha", "non-dropping-particle" : "", "parse-names" : false, "suffix" : "" }, { "dropping-particle" : "", "family" : "Park", "given" : "Rokjin J", "non-dropping-particle" : "", "parse-names" : false, "suffix" : "" } ], "container-title" : "Atmospheric Chemistry and Physics", "id" : "ITEM-3", "issue" : "12", "issued" : { "date-parts" : [ [ "2016", "6", "29" ] ] }, "page" : "7917-7941", "publisher" : "Copernicus Publications", "title" : "Rethinking the global secondary organic aerosol (SOA) budget: stronger production, faster removal, shorter lifetime", "translator" : [ { "dropping-particle" : "", "family" : "G4872", "given" : "", "non-dropping-particle" : "", "parse-names" : false, "suffix" : "" } ], "type" : "article-journal", "volume" : "16" }, "uris" : [ "http://www.mendeley.com/documents/?uuid=a64c4101-3fd1-4198-b292-d3a295cda6a7", "http://www.mendeley.com/documents/?uuid=bfa16f7d-cb79-488a-8e03-b26ad9570bbd", "http://www.mendeley.com/documents/?uuid=17eeb0fe-dc12-4ba7-85c1-0e41b51746eb" ] } ], "mendeley" : { "formattedCitation" : "(Tsigaridis et al., 2014; Hodzic et al., 2016; Tilmes et al., 2019)", "plainTextFormattedCitation" : "(Tsigaridis et al., 2014; Hodzic et al., 2016; Tilmes et al., 2019)", "previouslyFormattedCitation" : "(Tsigaridis et al., 2014; Hodzic et al., 2016; Tilmes et al., 2019)" }, "properties" : { "noteIndex" : 0 }, "schema" : "https://github.com/citation-style-language/schema/raw/master/csl-citation.json" }</w:instrText>
      </w:r>
      <w:r w:rsidRPr="00A54071">
        <w:rPr>
          <w:noProof/>
          <w:color w:val="000000"/>
          <w:lang w:val="en-GB"/>
        </w:rPr>
        <w:fldChar w:fldCharType="separate"/>
      </w:r>
      <w:r w:rsidR="00CB33A1">
        <w:rPr>
          <w:noProof/>
          <w:color w:val="000000"/>
          <w:lang w:val="en-GB"/>
        </w:rPr>
        <w:t>(Tsigaridis et al., 2014; Hodzic et al., 2016; Tilmes et al., 2019)</w:t>
      </w:r>
      <w:r w:rsidRPr="00A54071">
        <w:rPr>
          <w:noProof/>
          <w:color w:val="000000"/>
          <w:lang w:val="en-GB"/>
        </w:rPr>
        <w:fldChar w:fldCharType="end"/>
      </w:r>
      <w:r w:rsidRPr="00A54071">
        <w:rPr>
          <w:noProof/>
          <w:color w:val="000000"/>
          <w:lang w:val="en-GB"/>
        </w:rPr>
        <w:t xml:space="preserve">. </w:t>
      </w:r>
      <w:r w:rsidR="00ED4369">
        <w:rPr>
          <w:noProof/>
          <w:color w:val="000000"/>
          <w:lang w:val="en-GB"/>
        </w:rPr>
        <w:t xml:space="preserve">While the level of complexity in the representation of OA in global models has increased since AR5 </w:t>
      </w:r>
      <w:r w:rsidR="000756B2">
        <w:rPr>
          <w:noProof/>
          <w:color w:val="000000"/>
          <w:lang w:val="en-GB"/>
        </w:rPr>
        <w:fldChar w:fldCharType="begin" w:fldLock="1"/>
      </w:r>
      <w:r w:rsidR="00D477C7">
        <w:rPr>
          <w:noProof/>
          <w:color w:val="000000"/>
          <w:lang w:val="en-GB"/>
        </w:rPr>
        <w:instrText>ADDIN CSL_CITATION { "citationItems" : [ { "id" : "ITEM-1", "itemData" : { "DOI" : "10.5194/acp-20-4607-2020", "ISSN" : "1680-7324", "author" : [ { "dropping-particle" : "", "family" : "Hodzic", "given" : "Alma", "non-dropping-particle" : "", "parse-names" : false, "suffix" : "" }, { "dropping-particle" : "", "family" : "Campuzano-Jost", "given" : "Pedro", "non-dropping-particle" : "", "parse-names" : false, "suffix" : "" }, { "dropping-particle" : "", "family" : "Bian", "given" : "Huisheng", "non-dropping-particle" : "", "parse-names" : false, "suffix" : "" }, { "dropping-particle" : "", "family" : "Chin", "given" : "Mian", "non-dropping-particle" : "", "parse-names" : false, "suffix" : "" }, { "dropping-particle" : "", "family" : "Colarco", "given" : "Peter R", "non-dropping-particle" : "", "parse-names" : false, "suffix" : "" }, { "dropping-particle" : "", "family" : "Day", "given" : "Douglas A", "non-dropping-particle" : "", "parse-names" : false, "suffix" : "" }, { "dropping-particle" : "", "family" : "Froyd", "given" : "Karl D", "non-dropping-particle" : "", "parse-names" : false, "suffix" : "" }, { "dropping-particle" : "", "family" : "Heinold", "given" : "Bernd", "non-dropping-particle" : "", "parse-names" : false, "suffix" : "" }, { "dropping-particle" : "", "family" : "Jo", "given" : "Duseong S", "non-dropping-particle" : "", "parse-names" : false, "suffix" : "" }, { "dropping-particle" : "", "family" : "Katich", "given" : "Joseph M", "non-dropping-particle" : "", "parse-names" : false, "suffix" : "" }, { "dropping-particle" : "", "family" : "Kodros", "given" : "John K", "non-dropping-particle" : "", "parse-names" : false, "suffix" : "" }, { "dropping-particle" : "", "family" : "Nault", "given" : "Benjamin A", "non-dropping-particle" : "", "parse-names" : false, "suffix" : "" }, { "dropping-particle" : "", "family" : "Pierce", "given" : "Jeffrey R", "non-dropping-particle" : "", "parse-names" : false, "suffix" : "" }, { "dropping-particle" : "", "family" : "Ray", "given" : "Eric", "non-dropping-particle" : "", "parse-names" : false, "suffix" : "" }, { "dropping-particle" : "", "family" : "Schacht", "given" : "Jacob", "non-dropping-particle" : "", "parse-names" : false, "suffix" : "" }, { "dropping-particle" : "", "family" : "Schill", "given" : "Gregory P", "non-dropping-particle" : "", "parse-names" : false, "suffix" : "" }, { "dropping-particle" : "", "family" : "Schroder", "given" : "Jason C", "non-dropping-particle" : "", "parse-names" : false, "suffix" : "" }, { "dropping-particle" : "", "family" : "Schwarz", "given" : "Joshua P", "non-dropping-particle" : "", "parse-names" : false, "suffix" : "" }, { "dropping-particle" : "", "family" : "Sueper", "given" : "Donna T", "non-dropping-particle" : "", "parse-names" : false, "suffix" : "" }, { "dropping-particle" : "", "family" : "Tegen", "given" : "Ina", "non-dropping-particle" : "", "parse-names" : false, "suffix" : "" }, { "dropping-particle" : "", "family" : "Tilmes", "given" : "Simone", "non-dropping-particle" : "", "parse-names" : false, "suffix" : "" }, { "dropping-particle" : "", "family" : "Tsigaridis", "given" : "Kostas", "non-dropping-particle" : "", "parse-names" : false, "suffix" : "" }, { "dropping-particle" : "", "family" : "Yu", "given" : "Pengfei", "non-dropping-particle" : "", "parse-names" : false, "suffix" : "" }, { "dropping-particle" : "", "family" : "Jimenez", "given" : "Jose L", "non-dropping-particle" : "", "parse-names" : false, "suffix" : "" } ], "container-title" : "Atmospheric Chemistry and Physics", "id" : "ITEM-1", "issue" : "8", "issued" : { "date-parts" : [ [ "2020", "4", "21" ] ] }, "page" : "4607-4635", "publisher" : "Copernicus Publications", "title" : "Characterization of organic aerosol across the global remote troposphere: a comparison of ATom measurements and global chemistry models", "translator" : [ { "dropping-particle" : "", "family" : "G4883", "given" : "", "non-dropping-particle" : "", "parse-names" : false, "suffix" : "" } ], "type" : "article-journal", "volume" : "20" }, "uris" : [ "http://www.mendeley.com/documents/?uuid=7e6b1157-359e-40c8-b2f2-b6020dae2432" ] }, { "id" : "ITEM-2", "itemData" : { "DOI" : "10.1002/2016RG000540", "ISBN" : "1680-7316", "ISSN" : "87551209", "abstract" : "Anthropogenic emissions and land use changes have modified atmospheric aerosol concentrations and size distributions over time. Understanding preindustrial conditions and changes in organic aerosol due to anthropogenic activities is important because these features (1) influence estimates of aerosol radiative forcing and (2) can confound estimates of the historical response of climate to increases in greenhouse gases. Secondary organic aerosol (SOA), formed in the atmosphere by oxidation of organic gases, represents a major fraction of global submicron-sized atmospheric organic aerosol. Over the past decade, significant advances in understanding SOA properties and formation mechanisms have occurred through measurements, yet current climate models typically do not comprehensively include all important processes. This review summarizes some of the important developments during the past decade in understanding SOA formation. We highlight the importance of some processes that influence the growth of SOA particles to sizes relevant for clouds and radiative forcing, including formation of extremely low volatility organics in the gas phase, acid-catalyzed multiphase chemistry of isoprene epoxydiols, particle-phase oligomerization, and physical properties such as volatility and viscosity. Several SOA processes highlighted in this review are complex and interdependent and have nonlinear effects on the properties, formation, and evolution of SOA. Current global models neglect this complexity and nonlinearity and thus are less likely to accurately predict the climate forcing of SOA and project future climate sensitivity to greenhouse gases. Efforts are also needed to rank the most influential processes and nonlinear process-related interactions, so that these processes can be accurately represented in atmospheric chemistry-climate models.", "author" : [ { "dropping-particle" : "", "family" : "Shrivastava", "given" : "Manish", "non-dropping-particle" : "", "parse-names" : false, "suffix" : "" }, { "dropping-particle" : "", "family" : "Cappa", "given" : "Christopher D.", "non-dropping-particle" : "", "parse-names" : false, "suffix" : "" }, { "dropping-particle" : "", "family" : "Fan", "given" : "Jiwen", "non-dropping-particle" : "", "parse-names" : false, "suffix" : "" }, { "dropping-particle" : "", "family" : "Goldstein", "given" : "Allen H.", "non-dropping-particle" : "", "parse-names" : false, "suffix" : "" }, { "dropping-particle" : "", "family" : "Guenther", "given" : "Alex B.", "non-dropping-particle" : "", "parse-names" : false, "suffix" : "" }, { "dropping-particle" : "", "family" : "Jimenez", "given" : "Jose L.", "non-dropping-particle" : "", "parse-names" : false, "suffix" : "" }, { "dropping-particle" : "", "family" : "Kuang", "given" : "Chongai", "non-dropping-particle" : "", "parse-names" : false, "suffix" : "" }, { "dropping-particle" : "", "family" : "Laskin", "given" : "Alexander", "non-dropping-particle" : "", "parse-names" : false, "suffix" : "" }, { "dropping-particle" : "", "family" : "Martin", "given" : "Scot T.", "non-dropping-particle" : "", "parse-names" : false, "suffix" : "" }, { "dropping-particle" : "", "family" : "Ng", "given" : "Nga Lee", "non-dropping-particle" : "", "parse-names" : false, "suffix" : "" }, { "dropping-particle" : "", "family" : "Petaja", "given" : "Tuukka", "non-dropping-particle" : "", "parse-names" : false, "suffix" : "" }, { "dropping-particle" : "", "family" : "Pierce", "given" : "Jeffrey R.", "non-dropping-particle" : "", "parse-names" : false, "suffix" : "" }, { "dropping-particle" : "", "family" : "Rasch", "given" : "Philip J.", "non-dropping-particle" : "", "parse-names" : false, "suffix" : "" }, { "dropping-particle" : "", "family" : "Roldin", "given" : "Pontus", "non-dropping-particle" : "", "parse-names" : false, "suffix" : "" }, { "dropping-particle" : "", "family" : "Seinfeld", "given" : "John H.", "non-dropping-particle" : "", "parse-names" : false, "suffix" : "" }, { "dropping-particle" : "", "family" : "Shilling", "given" : "John", "non-dropping-particle" : "", "parse-names" : false, "suffix" : "" }, { "dropping-particle" : "", "family" : "Smith", "given" : "James N.", "non-dropping-particle" : "", "parse-names" : false, "suffix" : "" }, { "dropping-particle" : "", "family" : "Thornton", "given" : "Joel A.", "non-dropping-particle" : "", "parse-names" : false, "suffix" : "" }, { "dropping-particle" : "", "family" : "Volkamer", "given" : "Rainer", "non-dropping-particle" : "", "parse-names" : false, "suffix" : "" }, { "dropping-particle" : "", "family" : "Wang", "given" : "Jian", "non-dropping-particle" : "", "parse-names" : false, "suffix" : "" }, { "dropping-particle" : "", "family" : "Worsnop", "given" : "Douglas R.", "non-dropping-particle" : "", "parse-names" : false, "suffix" : "" }, { "dropping-particle" : "", "family" : "Zaveri", "given" : "Rahul A.", "non-dropping-particle" : "", "parse-names" : false, "suffix" : "" }, { "dropping-particle" : "", "family" : "Zelenyuk", "given" : "Alla", "non-dropping-particle" : "", "parse-names" : false, "suffix" : "" }, { "dropping-particle" : "", "family" : "Zhang", "given" : "Qi", "non-dropping-particle" : "", "parse-names" : false, "suffix" : "" } ], "container-title" : "Reviews of Geophysics", "id" : "ITEM-2", "issue" : "2", "issued" : { "date-parts" : [ [ "2017", "6" ] ] }, "note" : "From Duplicate 1 (Recent advances in understanding secondary organic aerosol: Implications for global climate forcing - Shrivastava, Manish; Cappa, Christopher D.; Fan, Jiwen; Goldstein, Allen H.; Guenther, Alex B.; Jimenez, Jose L.; Kuang, Chongai; Laskin, Alexander; Martin, Scot T.; Ng, Nga Lee; Petaja, Tuukka; Pierce, Jeffrey R.; Rasch, Philip J.; Roldin, Pontus; Seinfeld, John H.; Shilling, John; Smith, James N.; Thornton, Joel A.; Volkamer, Rainer; Wang, Jian; Worsnop, Douglas R.; Zaveri, Rahul A.; Zelenyuk, Alla; Zhang, Qi)\n\nRF (both direct and indirect) for SOA -- section 6.5\n\nFrom Duplicate 2 (Recent advances in understanding secondary organic aerosol: Implications for global climate forcing - Shrivastava, Manish; Cappa, Christopher D.; Fan, Jiwen; Goldstein, Allen H.; Guenther, Alex B.; Jimenez, Jose L.; Kuang, Chongai; Laskin, Alexander; Martin, Scot T.; Ng, Nga Lee; Petaja, Tuukka; Pierce, Jeffrey R.; Rasch, Philip J.; Roldin, Pontus; Seinfeld, John H.; Shilling, John; Smith, James N.; Thornton, Joel A.; Volkamer, Rainer; Wang, Jian; Worsnop, Douglas R.; Zaveri, Rahul A.; Zelenyuk, Alla; Zhang, Qi)\n\nACP", "page" : "509-559", "publisher" : "Copernicus Publications", "title" : "Recent advances in understanding secondary organic aerosol: Implications for global climate forcing", "translator" : [ { "dropping-particle" : "", "family" : "G4367", "given" : "", "non-dropping-particle" : "", "parse-names" : false, "suffix" : "" } ], "type" : "article-journal", "volume" : "55" }, "uris" : [ "http://www.mendeley.com/documents/?uuid=fdcb8d9d-3dcd-443e-b893-0ccc6f9a2c5e" ] } ], "mendeley" : { "formattedCitation" : "(Shrivastava et al., 2017; Hodzic et al., 2020)", "plainTextFormattedCitation" : "(Shrivastava et al., 2017; Hodzic et al., 2020)", "previouslyFormattedCitation" : "(Shrivastava et al., 2017; Hodzic et al., 2020)" }, "properties" : { "noteIndex" : 0 }, "schema" : "https://github.com/citation-style-language/schema/raw/master/csl-citation.json" }</w:instrText>
      </w:r>
      <w:r w:rsidR="000756B2">
        <w:rPr>
          <w:noProof/>
          <w:color w:val="000000"/>
          <w:lang w:val="en-GB"/>
        </w:rPr>
        <w:fldChar w:fldCharType="separate"/>
      </w:r>
      <w:r w:rsidR="00CB33A1">
        <w:rPr>
          <w:noProof/>
          <w:color w:val="000000"/>
          <w:lang w:val="en-GB"/>
        </w:rPr>
        <w:t>(Shrivastava et al., 2017; Hodzic et al., 2020)</w:t>
      </w:r>
      <w:r w:rsidR="000756B2">
        <w:rPr>
          <w:noProof/>
          <w:color w:val="000000"/>
          <w:lang w:val="en-GB"/>
        </w:rPr>
        <w:fldChar w:fldCharType="end"/>
      </w:r>
      <w:r w:rsidR="000756B2">
        <w:rPr>
          <w:noProof/>
          <w:color w:val="000000"/>
          <w:lang w:val="en-GB"/>
        </w:rPr>
        <w:t xml:space="preserve"> </w:t>
      </w:r>
      <w:r w:rsidR="00ED4369">
        <w:rPr>
          <w:noProof/>
          <w:color w:val="000000"/>
          <w:lang w:val="en-GB"/>
        </w:rPr>
        <w:t>limitations in process</w:t>
      </w:r>
      <w:ins w:id="2824" w:author="Lucy Cowie" w:date="2021-07-27T17:34:00Z">
        <w:r w:rsidR="00151872">
          <w:rPr>
            <w:noProof/>
            <w:color w:val="000000"/>
            <w:lang w:val="en-GB"/>
          </w:rPr>
          <w:t>-</w:t>
        </w:r>
      </w:ins>
      <w:del w:id="2825" w:author="Lucy Cowie" w:date="2021-07-27T17:34:00Z">
        <w:r w:rsidR="00ED4369" w:rsidDel="00151872">
          <w:rPr>
            <w:noProof/>
            <w:color w:val="000000"/>
            <w:lang w:val="en-GB"/>
          </w:rPr>
          <w:delText xml:space="preserve"> </w:delText>
        </w:r>
      </w:del>
      <w:r w:rsidR="00ED4369">
        <w:rPr>
          <w:noProof/>
          <w:color w:val="000000"/>
          <w:lang w:val="en-GB"/>
        </w:rPr>
        <w:t>level understanding of the formation, ag</w:t>
      </w:r>
      <w:ins w:id="2826" w:author="Lucy Cowie" w:date="2021-07-27T17:36:00Z">
        <w:r w:rsidR="00EE6EF4">
          <w:rPr>
            <w:noProof/>
            <w:color w:val="000000"/>
            <w:lang w:val="en-GB"/>
          </w:rPr>
          <w:t>e</w:t>
        </w:r>
      </w:ins>
      <w:r w:rsidR="00ED4369">
        <w:rPr>
          <w:noProof/>
          <w:color w:val="000000"/>
          <w:lang w:val="en-GB"/>
        </w:rPr>
        <w:t xml:space="preserve">ing and removal of organic compounds lead to uncertainties in the global model predictions of global OA burden and distribution as well as the relative contribution of POA and SOA to OA. </w:t>
      </w:r>
      <w:r w:rsidRPr="001F60B9">
        <w:rPr>
          <w:noProof/>
          <w:lang w:val="en-GB"/>
        </w:rPr>
        <w:fldChar w:fldCharType="begin" w:fldLock="1"/>
      </w:r>
      <w:r w:rsidR="00D477C7">
        <w:rPr>
          <w:noProof/>
          <w:lang w:val="en-GB"/>
        </w:rPr>
        <w:instrText>ADDIN CSL_CITATION { "citationItems" : [ { "id" : "ITEM-1", "itemData" : { "DOI" : "10.5194/acp-16-3413-2016", "ISBN" : "1680-7375", "ISSN" : "16807324", "abstract" : "Recent observations suggest that a certain fraction of organic carbon (OC) aerosol effectively absorbs solar radiation, which is also known as brown carbon (BrC) aerosol. Despite much observational evidence of its presence, very few global modelling studies have been conducted because of poor understanding of global BrC emissions. Here we present an explicit global simulation of BrC in a global 3-D chemical transport model (GEOS-Chem), including global BrC emission estimates from primary (3.9 \u00b1 1.7 and 3.0 \u00b1 1.3 TgC yr-1 from biomass burning and biofuel) and secondary (5.7 TgC yr-1 from aromatic oxidation) sources. We evaluate the model by comparing the results with observed absorption by water-soluble OC in surface air in the United States, and with single scattering albedo observations at Aerosol Robotic Network (AERONET) sites all over the globe. The model successfully reproduces the seasonal variations of observed light absorption by water-soluble OC, but underestimates the magnitudes, especially in regions with high secondary source contributions. Our global simulations show that BrC accounts for 21 % of the global mean surface OC concentration, which is typically assumed to be scattering. We find that the global direct radiative effect of BrC is nearly zero at the top of the atmosphere, and consequently decreases the direct radiative cooling effect of OC by 16 %. In addition, the BrC absorption leads to a general reduction of NO2 photolysis rates, whose maximum decreases occur in Asia up to-8 % (-17 %) on an annual (spring) mean basis. The resulting decreases of annual (spring) mean surface ozone concentrations are up to-6 % (-13 %) in Asia, indicating a non-negligible effect of BrC on photochemistry in this region.", "author" : [ { "dropping-particle" : "", "family" : "Jo", "given" : "Duseong S.", "non-dropping-particle" : "", "parse-names" : false, "suffix" : "" }, { "dropping-particle" : "", "family" : "Park", "given" : "Rokjin J.", "non-dropping-particle" : "", "parse-names" : false, "suffix" : "" }, { "dropping-particle" : "", "family" : "Lee", "given" : "Seungun", "non-dropping-particle" : "", "parse-names" : false, "suffix" : "" }, { "dropping-particle" : "", "family" : "Kim", "given" : "Sang Woo", "non-dropping-particle" : "", "parse-names" : false, "suffix" : "" }, { "dropping-particle" : "", "family" : "Zhang", "given" : "Xiaolu", "non-dropping-particle" : "", "parse-names" : false, "suffix" : "" } ], "container-title" : "Atmospheric Chemistry and Physics", "id" : "ITEM-1", "issue" : "5", "issued" : { "date-parts" : [ [ "2016", "3", "16" ] ] }, "page" : "3413-3432", "title" : "A global simulation of brown carbon: Implications for photochemistry and direct radiative effect", "translator" : [ { "dropping-particle" : "", "family" : "G4391", "given" : "", "non-dropping-particle" : "", "parse-names" : false, "suffix" : "" } ], "type" : "article-journal", "volume" : "16" }, "uris" : [ "http://www.mendeley.com/documents/?uuid=d53bd7c4-4f74-490a-8324-f57d722df953", "http://www.mendeley.com/documents/?uuid=bdb61d36-ea60-4617-ab87-9a9bef7c983d" ] } ], "mendeley" : { "formattedCitation" : "(Jo et al., 2016)", "manualFormatting" : "Jo et al. (2016)", "plainTextFormattedCitation" : "(Jo et al., 2016)", "previouslyFormattedCitation" : "(Jo et al., 2016)" }, "properties" : { "noteIndex" : 0 }, "schema" : "https://github.com/citation-style-language/schema/raw/master/csl-citation.json" }</w:instrText>
      </w:r>
      <w:r w:rsidRPr="001F60B9">
        <w:rPr>
          <w:noProof/>
          <w:lang w:val="en-GB"/>
        </w:rPr>
        <w:fldChar w:fldCharType="separate"/>
      </w:r>
      <w:r w:rsidR="00CB33A1">
        <w:rPr>
          <w:noProof/>
          <w:lang w:val="en-GB"/>
        </w:rPr>
        <w:t>Jo et al. (2016)</w:t>
      </w:r>
      <w:r w:rsidRPr="001F60B9">
        <w:rPr>
          <w:noProof/>
          <w:lang w:val="en-GB"/>
        </w:rPr>
        <w:fldChar w:fldCharType="end"/>
      </w:r>
      <w:r w:rsidRPr="009136BE">
        <w:rPr>
          <w:noProof/>
          <w:lang w:val="en-GB"/>
        </w:rPr>
        <w:t xml:space="preserve"> estimated that</w:t>
      </w:r>
      <w:r w:rsidRPr="009136BE">
        <w:rPr>
          <w:noProof/>
          <w:color w:val="000000"/>
          <w:lang w:val="en-GB"/>
        </w:rPr>
        <w:t xml:space="preserve"> BrC contributes about 20% of total OA burden. That would give BrC a burden similar to that of BC (</w:t>
      </w:r>
      <w:r w:rsidRPr="009136BE">
        <w:rPr>
          <w:i/>
          <w:iCs/>
          <w:noProof/>
          <w:color w:val="000000"/>
          <w:lang w:val="en-GB"/>
        </w:rPr>
        <w:t>low confidence</w:t>
      </w:r>
      <w:r w:rsidRPr="009136BE">
        <w:rPr>
          <w:noProof/>
          <w:color w:val="000000"/>
          <w:lang w:val="en-GB"/>
        </w:rPr>
        <w:t xml:space="preserve">), enhancing the overall forcing exerted by carbonaceous aerosol absorption </w:t>
      </w:r>
      <w:r>
        <w:rPr>
          <w:noProof/>
          <w:color w:val="000000"/>
          <w:lang w:val="en-GB"/>
        </w:rPr>
        <w:fldChar w:fldCharType="begin" w:fldLock="1"/>
      </w:r>
      <w:r w:rsidR="00D477C7">
        <w:rPr>
          <w:noProof/>
          <w:color w:val="000000"/>
          <w:lang w:val="en-GB"/>
        </w:rPr>
        <w:instrText>ADDIN CSL_CITATION { "citationItems" : [ { "id" : "ITEM-1", "itemData" : { "DOI" : "10.5194/acp-20-1901-2020", "ISSN" : "16807324", "abstract" : "Carbonaceous aerosols significantly affect global radiative forcing and climate through absorption and the scattering of sunlight. Black carbon (BC) and brown carbon (BrC) are light-absorbing carbonaceous aerosols. The direct radiative effect (DRE) of BrC is uncertain. A recent study suggests that BrC absorption is comparable to BC in the upper troposphere over biomass burning regions and that the resulting radiative heating tends to stabilize the atmosphere. Yet current climate models do not include proper physical and chemical treatments of BrC. In this study, we derived a BrC global biomass burning emission inventory on the basis of the Global Fire Emissions Database version 4 (GFED4), developed a module to simulate the light absorption of BrC in the Community Atmosphere Model version 5 (CAM5) of the Community Earth System Model (CESM), and investigated the photobleaching effect and convective transport of BrC on the basis of Studies of Emissions, Atmospheric Composition, Clouds and Climate Coupling by Regional Surveys (SEAC4RS) and Deep Convective Clouds and Chemistry Project (DC3) measurements. The model simulations of BC were also evaluated using HIAPER (High- Performance Instrumented Airborne Platform for Environmental Research) Pole-to-Pole Observations (HIPPO) measurements. We found that globally BrC is a significant absorber, the DRE of which is 0.10Wm-2, more than 25% of BC DRE (+39Wm-2). Most significantly, model results indicated that BrC atmospheric heating in the tropical mid and upper troposphere is larger than that of BC. The source of tropical BrC is mainly from wildfires, which are more prevalent in the tropical regions than higher latitudes and release much more BrC relative to BC than industrial sources. While BC atmospheric heating is skewed towards the northern midlatitude lower atmosphere, BrC heating is more centered in the tropical free troposphere. A possible mechanism for the enhanced convective transport of BrC is that hydrophobic high molecular weight BrC becomes a larger fraction of the BrC and less easily activated in a cloud as the aerosol ages. The contribution of BrC heating to the Hadley circulation and latitudinal expansion of the tropics is likely comparable to BC heating.", "author" : [ { "dropping-particle" : "", "family" : "Zhang", "given" : "Aoxing", "non-dropping-particle" : "", "parse-names" : false, "suffix" : "" }, { "dropping-particle" : "", "family" : "Wang", "given" : "Yuhang", "non-dropping-particle" : "", "parse-names" : false, "suffix" : "" }, { "dropping-particle" : "", "family" : "Zhang", "given" : "Yuzhong", "non-dropping-particle" : "", "parse-names" : false, "suffix" : "" }, { "dropping-particle" : "", "family" : "Weber", "given" : "Rodney J.", "non-dropping-particle" : "", "parse-names" : false, "suffix" : "" }, { "dropping-particle" : "", "family" : "Song", "given" : "Yongjia", "non-dropping-particle" : "", "parse-names" : false, "suffix" : "" }, { "dropping-particle" : "", "family" : "Ke", "given" : "Ziming", "non-dropping-particle" : "", "parse-names" : false, "suffix" : "" }, { "dropping-particle" : "", "family" : "Zou", "given" : "Yufei", "non-dropping-particle" : "", "parse-names" : false, "suffix" : "" } ], "container-title" : "Atmospheric Chemistry and Physics", "id" : "ITEM-1", "issued" : { "date-parts" : [ [ "2020" ] ] }, "page" : "1901-1920", "title" : "Modeling the global radiative effect of brown carbon: A potentially larger heating source in the tropical free troposphere than black carbon", "translator" : [ { "dropping-particle" : "", "family" : "G5296", "given" : "", "non-dropping-particle" : "", "parse-names" : false, "suffix" : "" } ], "type" : "article-journal", "volume" : "20" }, "uris" : [ "http://www.mendeley.com/documents/?uuid=6af42ec1-28d4-4cc9-9050-afb632f3ef58" ] } ], "mendeley" : { "formattedCitation" : "(Zhang et al., 2020)", "plainTextFormattedCitation" : "(Zhang et al., 2020)", "previouslyFormattedCitation" : "(Zhang et al., 2020)" }, "properties" : { "noteIndex" : 0 }, "schema" : "https://github.com/citation-style-language/schema/raw/master/csl-citation.json" }</w:instrText>
      </w:r>
      <w:r>
        <w:rPr>
          <w:noProof/>
          <w:color w:val="000000"/>
          <w:lang w:val="en-GB"/>
        </w:rPr>
        <w:fldChar w:fldCharType="separate"/>
      </w:r>
      <w:r w:rsidR="00CB33A1">
        <w:rPr>
          <w:noProof/>
          <w:color w:val="000000"/>
          <w:lang w:val="en-GB"/>
        </w:rPr>
        <w:t>(Zhang et al., 2020)</w:t>
      </w:r>
      <w:r>
        <w:rPr>
          <w:noProof/>
          <w:color w:val="000000"/>
          <w:lang w:val="en-GB"/>
        </w:rPr>
        <w:fldChar w:fldCharType="end"/>
      </w:r>
      <w:r>
        <w:rPr>
          <w:noProof/>
          <w:color w:val="000000"/>
          <w:lang w:val="en-GB"/>
        </w:rPr>
        <w:t>.</w:t>
      </w:r>
    </w:p>
    <w:p w14:paraId="64242593" w14:textId="77777777" w:rsidR="00AF2E59" w:rsidRPr="009136BE" w:rsidRDefault="00AF2E59" w:rsidP="00D5630D">
      <w:pPr>
        <w:pStyle w:val="AR6BodyText"/>
        <w:rPr>
          <w:color w:val="000000"/>
          <w:lang w:val="en-GB"/>
        </w:rPr>
      </w:pPr>
    </w:p>
    <w:p w14:paraId="59C271B6" w14:textId="26F97748" w:rsidR="00AF2E59" w:rsidRPr="00D837A8" w:rsidRDefault="00AF2E59" w:rsidP="00D5630D">
      <w:pPr>
        <w:pStyle w:val="AR6BodyText"/>
        <w:rPr>
          <w:color w:val="000000"/>
          <w:lang w:val="en-GB"/>
        </w:rPr>
      </w:pPr>
      <w:r w:rsidRPr="009136BE">
        <w:rPr>
          <w:noProof/>
          <w:lang w:val="en-GB"/>
        </w:rPr>
        <w:t>In summary, the lack of global</w:t>
      </w:r>
      <w:ins w:id="2827" w:author="Lucy Cowie" w:date="2021-07-27T17:41:00Z">
        <w:r w:rsidR="007E69D0">
          <w:rPr>
            <w:noProof/>
            <w:lang w:val="en-GB"/>
          </w:rPr>
          <w:t>-</w:t>
        </w:r>
      </w:ins>
      <w:del w:id="2828" w:author="Lucy Cowie" w:date="2021-07-27T17:41:00Z">
        <w:r w:rsidRPr="009136BE" w:rsidDel="007E69D0">
          <w:rPr>
            <w:noProof/>
            <w:lang w:val="en-GB"/>
          </w:rPr>
          <w:delText xml:space="preserve"> </w:delText>
        </w:r>
      </w:del>
      <w:r w:rsidRPr="009136BE">
        <w:rPr>
          <w:noProof/>
          <w:lang w:val="en-GB"/>
        </w:rPr>
        <w:t xml:space="preserve">scale observations of carbonaceous aerosol, its complex atmospheric chemistry, and the large spread in its simulated global budget and burdens means that there is only </w:t>
      </w:r>
      <w:r w:rsidRPr="009136BE">
        <w:rPr>
          <w:i/>
          <w:noProof/>
          <w:lang w:val="en-GB"/>
        </w:rPr>
        <w:t>low confidence</w:t>
      </w:r>
      <w:r w:rsidRPr="009136BE">
        <w:rPr>
          <w:noProof/>
          <w:lang w:val="en-GB"/>
        </w:rPr>
        <w:t xml:space="preserve"> in </w:t>
      </w:r>
      <w:r>
        <w:rPr>
          <w:noProof/>
          <w:lang w:val="en-GB"/>
        </w:rPr>
        <w:t>the</w:t>
      </w:r>
      <w:r w:rsidRPr="009136BE">
        <w:rPr>
          <w:noProof/>
          <w:lang w:val="en-GB"/>
        </w:rPr>
        <w:t xml:space="preserve"> </w:t>
      </w:r>
      <w:r>
        <w:rPr>
          <w:noProof/>
          <w:lang w:val="en-GB"/>
        </w:rPr>
        <w:t>quantification</w:t>
      </w:r>
      <w:r w:rsidRPr="009136BE">
        <w:rPr>
          <w:noProof/>
          <w:lang w:val="en-GB"/>
        </w:rPr>
        <w:t xml:space="preserve"> of </w:t>
      </w:r>
      <w:r>
        <w:rPr>
          <w:noProof/>
          <w:lang w:val="en-GB"/>
        </w:rPr>
        <w:t xml:space="preserve">the present-day atmospheric distribution of individual components of </w:t>
      </w:r>
      <w:r w:rsidRPr="009136BE">
        <w:rPr>
          <w:noProof/>
          <w:lang w:val="en-GB"/>
        </w:rPr>
        <w:t>carbonaceous aerosol</w:t>
      </w:r>
      <w:r>
        <w:rPr>
          <w:noProof/>
          <w:lang w:val="en-GB"/>
        </w:rPr>
        <w:t>s</w:t>
      </w:r>
      <w:r w:rsidRPr="009136BE">
        <w:rPr>
          <w:noProof/>
          <w:lang w:val="en-GB"/>
        </w:rPr>
        <w:t>.</w:t>
      </w:r>
      <w:r>
        <w:rPr>
          <w:noProof/>
          <w:lang w:val="en-GB"/>
        </w:rPr>
        <w:t xml:space="preserve"> Global trends in </w:t>
      </w:r>
      <w:r w:rsidRPr="00A54071">
        <w:rPr>
          <w:color w:val="000000" w:themeColor="text1"/>
          <w:lang w:val="en-US"/>
        </w:rPr>
        <w:t>carbonaceous aerosols cannot be characteri</w:t>
      </w:r>
      <w:ins w:id="2829" w:author="Lucy Cowie" w:date="2021-07-27T17:41:00Z">
        <w:r w:rsidR="00A46803">
          <w:rPr>
            <w:color w:val="000000" w:themeColor="text1"/>
            <w:lang w:val="en-US"/>
          </w:rPr>
          <w:t>z</w:t>
        </w:r>
      </w:ins>
      <w:del w:id="2830" w:author="Lucy Cowie" w:date="2021-07-27T17:41:00Z">
        <w:r w:rsidRPr="00A54071" w:rsidDel="00A46803">
          <w:rPr>
            <w:color w:val="000000" w:themeColor="text1"/>
            <w:lang w:val="en-US"/>
          </w:rPr>
          <w:delText>s</w:delText>
        </w:r>
      </w:del>
      <w:r w:rsidRPr="00A54071">
        <w:rPr>
          <w:color w:val="000000" w:themeColor="text1"/>
          <w:lang w:val="en-US"/>
        </w:rPr>
        <w:t xml:space="preserve">ed due to limited observations, but </w:t>
      </w:r>
      <w:r w:rsidRPr="00A54071">
        <w:rPr>
          <w:lang w:val="en-US"/>
        </w:rPr>
        <w:t>sites representative of background conditions have reported multi-year declines in BC over several regions of the Northern Hemisphere</w:t>
      </w:r>
      <w:r w:rsidRPr="00A54071">
        <w:rPr>
          <w:color w:val="000000" w:themeColor="text1"/>
          <w:lang w:val="en-US"/>
        </w:rPr>
        <w:t>.</w:t>
      </w:r>
    </w:p>
    <w:p w14:paraId="13912FE2" w14:textId="79681461" w:rsidR="00AF2E59" w:rsidRDefault="00AF2E59" w:rsidP="00D5630D">
      <w:pPr>
        <w:pStyle w:val="AR6BodyText"/>
        <w:rPr>
          <w:color w:val="000000"/>
          <w:lang w:val="en-GB"/>
        </w:rPr>
      </w:pPr>
    </w:p>
    <w:p w14:paraId="28E2C9D9" w14:textId="77777777" w:rsidR="007E79EA" w:rsidRPr="00D837A8" w:rsidRDefault="007E79EA" w:rsidP="00D5630D">
      <w:pPr>
        <w:pStyle w:val="AR6BodyText"/>
        <w:rPr>
          <w:color w:val="000000"/>
          <w:lang w:val="en-GB"/>
        </w:rPr>
      </w:pPr>
    </w:p>
    <w:p w14:paraId="43E69FA2" w14:textId="033DF13E" w:rsidR="00AF2E59" w:rsidRPr="00326917" w:rsidRDefault="00AF2E59" w:rsidP="00930489">
      <w:pPr>
        <w:pStyle w:val="AR6Chap6Level2611"/>
      </w:pPr>
      <w:bookmarkStart w:id="2831" w:name="_Toc70498188"/>
      <w:bookmarkStart w:id="2832" w:name="_Toc528163523"/>
      <w:bookmarkStart w:id="2833" w:name="_Toc5715233"/>
      <w:bookmarkStart w:id="2834" w:name="_Toc5721892"/>
      <w:bookmarkStart w:id="2835" w:name="_Toc6596763"/>
      <w:bookmarkStart w:id="2836" w:name="_Toc30501007"/>
      <w:r w:rsidRPr="00326917">
        <w:t xml:space="preserve">Implications of SLCF </w:t>
      </w:r>
      <w:ins w:id="2837" w:author="Lucy Cowie" w:date="2021-07-27T17:41:00Z">
        <w:r w:rsidR="001D7B5D">
          <w:t>A</w:t>
        </w:r>
      </w:ins>
      <w:del w:id="2838" w:author="Lucy Cowie" w:date="2021-07-27T17:41:00Z">
        <w:r w:rsidRPr="00326917" w:rsidDel="001D7B5D">
          <w:delText>a</w:delText>
        </w:r>
      </w:del>
      <w:r w:rsidRPr="00326917">
        <w:t>bundances for Atmospheric Oxidizing Capacity</w:t>
      </w:r>
      <w:bookmarkEnd w:id="2831"/>
      <w:r w:rsidRPr="00326917">
        <w:t xml:space="preserve"> </w:t>
      </w:r>
      <w:bookmarkEnd w:id="2832"/>
      <w:bookmarkEnd w:id="2833"/>
      <w:bookmarkEnd w:id="2834"/>
      <w:bookmarkEnd w:id="2835"/>
      <w:bookmarkEnd w:id="2836"/>
    </w:p>
    <w:p w14:paraId="30B24CB7" w14:textId="77777777" w:rsidR="007E79EA" w:rsidRPr="00DD519D" w:rsidRDefault="007E79EA" w:rsidP="007E79EA">
      <w:pPr>
        <w:pStyle w:val="AR6BodyText"/>
        <w:rPr>
          <w:lang w:val="en-US"/>
        </w:rPr>
      </w:pPr>
    </w:p>
    <w:p w14:paraId="0186DBFA" w14:textId="46ADBC1B" w:rsidR="00AF2E59" w:rsidRPr="004904EA" w:rsidRDefault="00AF2E59" w:rsidP="00D5630D">
      <w:pPr>
        <w:pStyle w:val="AR6BodyText"/>
        <w:rPr>
          <w:color w:val="000000"/>
          <w:lang w:val="en-GB"/>
        </w:rPr>
      </w:pPr>
      <w:r w:rsidRPr="004904EA">
        <w:rPr>
          <w:color w:val="000000"/>
          <w:lang w:val="en-GB"/>
        </w:rPr>
        <w:t xml:space="preserve">The atmospheric oxidising capacity is determined primarily by tropospheric hydroxyl (OH) radical </w:t>
      </w:r>
      <w:r w:rsidRPr="00822AF5">
        <w:rPr>
          <w:color w:val="000000"/>
          <w:lang w:val="en-GB"/>
        </w:rPr>
        <w:t>and to a smaller extent by NO</w:t>
      </w:r>
      <w:r w:rsidRPr="00822AF5">
        <w:rPr>
          <w:color w:val="000000"/>
          <w:vertAlign w:val="subscript"/>
          <w:lang w:val="en-GB"/>
        </w:rPr>
        <w:t>3</w:t>
      </w:r>
      <w:r w:rsidRPr="00822AF5">
        <w:rPr>
          <w:color w:val="000000"/>
          <w:lang w:val="en-GB"/>
        </w:rPr>
        <w:t xml:space="preserve"> radical, ozone, hydrogen peroxide (H</w:t>
      </w:r>
      <w:r w:rsidRPr="00822AF5">
        <w:rPr>
          <w:color w:val="000000"/>
          <w:vertAlign w:val="subscript"/>
          <w:lang w:val="en-GB"/>
        </w:rPr>
        <w:t>2</w:t>
      </w:r>
      <w:r w:rsidRPr="00822AF5">
        <w:rPr>
          <w:color w:val="000000"/>
          <w:lang w:val="en-GB"/>
        </w:rPr>
        <w:t>O</w:t>
      </w:r>
      <w:r w:rsidRPr="00822AF5">
        <w:rPr>
          <w:color w:val="000000"/>
          <w:vertAlign w:val="subscript"/>
          <w:lang w:val="en-GB"/>
        </w:rPr>
        <w:t>2</w:t>
      </w:r>
      <w:r w:rsidRPr="00822AF5">
        <w:rPr>
          <w:color w:val="000000"/>
          <w:lang w:val="en-GB"/>
        </w:rPr>
        <w:t>) and halogen radicals. OH is the main</w:t>
      </w:r>
      <w:r w:rsidRPr="00417ACD">
        <w:rPr>
          <w:color w:val="000000"/>
          <w:lang w:val="en-GB"/>
        </w:rPr>
        <w:t xml:space="preserve"> sink for ma</w:t>
      </w:r>
      <w:r w:rsidRPr="000E472A">
        <w:rPr>
          <w:color w:val="000000"/>
          <w:lang w:val="en-GB"/>
        </w:rPr>
        <w:t>ny SLCFs, including methane, halogenated compounds (HCFCs and HFCs), CO and NMVOCs, controlling their lifetimes and consequently their abundance and climate influence. OH</w:t>
      </w:r>
      <w:ins w:id="2839" w:author="Lucy Cowie" w:date="2021-07-27T17:42:00Z">
        <w:r w:rsidR="00E3458F">
          <w:rPr>
            <w:color w:val="000000"/>
            <w:lang w:val="en-GB"/>
          </w:rPr>
          <w:t>-</w:t>
        </w:r>
      </w:ins>
      <w:del w:id="2840" w:author="Lucy Cowie" w:date="2021-07-27T17:42:00Z">
        <w:r w:rsidRPr="000E472A" w:rsidDel="00E3458F">
          <w:rPr>
            <w:color w:val="000000"/>
            <w:lang w:val="en-GB"/>
          </w:rPr>
          <w:delText xml:space="preserve"> </w:delText>
        </w:r>
      </w:del>
      <w:r w:rsidRPr="000E472A">
        <w:rPr>
          <w:color w:val="000000"/>
          <w:lang w:val="en-GB"/>
        </w:rPr>
        <w:t xml:space="preserve">initiated oxidation of methane, CO and NMVOCs in the presence of </w:t>
      </w:r>
      <w:r w:rsidRPr="000E472A">
        <w:rPr>
          <w:rFonts w:eastAsia="MS Gothic"/>
          <w:color w:val="000000"/>
          <w:lang w:val="en-GB"/>
        </w:rPr>
        <w:t>NO</w:t>
      </w:r>
      <w:r w:rsidRPr="00451271">
        <w:rPr>
          <w:rFonts w:eastAsia="MS Gothic"/>
          <w:iCs/>
          <w:color w:val="000000"/>
          <w:vertAlign w:val="subscript"/>
          <w:lang w:val="en-GB"/>
          <w:rPrChange w:id="2841" w:author="Lucy Cowie" w:date="2021-07-27T17:43:00Z">
            <w:rPr>
              <w:rFonts w:eastAsia="MS Gothic"/>
              <w:i/>
              <w:color w:val="000000"/>
              <w:vertAlign w:val="subscript"/>
              <w:lang w:val="en-GB"/>
            </w:rPr>
          </w:rPrChange>
        </w:rPr>
        <w:t>x</w:t>
      </w:r>
      <w:r w:rsidRPr="00451271">
        <w:rPr>
          <w:iCs/>
          <w:color w:val="000000"/>
          <w:lang w:val="en-GB"/>
        </w:rPr>
        <w:t xml:space="preserve"> </w:t>
      </w:r>
      <w:r w:rsidRPr="000E472A">
        <w:rPr>
          <w:color w:val="000000"/>
          <w:lang w:val="en-GB"/>
        </w:rPr>
        <w:t xml:space="preserve">leads to the production of tropospheric ozone. OH also contributes to the formation of aerosols from oxidation of </w:t>
      </w:r>
      <w:r w:rsidRPr="000E472A">
        <w:rPr>
          <w:rFonts w:eastAsia="MS Gothic"/>
          <w:color w:val="000000"/>
          <w:lang w:val="en-GB"/>
        </w:rPr>
        <w:t>SO</w:t>
      </w:r>
      <w:r w:rsidRPr="000E472A">
        <w:rPr>
          <w:rFonts w:eastAsia="MS Gothic"/>
          <w:color w:val="000000"/>
          <w:vertAlign w:val="subscript"/>
          <w:lang w:val="en-GB"/>
        </w:rPr>
        <w:t>2</w:t>
      </w:r>
      <w:r w:rsidRPr="000E472A">
        <w:rPr>
          <w:color w:val="000000"/>
          <w:lang w:val="en-GB"/>
        </w:rPr>
        <w:t xml:space="preserve"> to sulphate and VOCs to secondary organic aerosols. The evolution of </w:t>
      </w:r>
      <w:ins w:id="2842" w:author="Lucy Cowie" w:date="2021-07-27T17:44:00Z">
        <w:r w:rsidR="005F3BAA">
          <w:rPr>
            <w:color w:val="000000"/>
            <w:lang w:val="en-GB"/>
          </w:rPr>
          <w:t xml:space="preserve">the </w:t>
        </w:r>
      </w:ins>
      <w:r w:rsidRPr="000E472A">
        <w:rPr>
          <w:color w:val="000000"/>
          <w:lang w:val="en-GB"/>
        </w:rPr>
        <w:t xml:space="preserve">atmospheric oxidising capacity of the Earth </w:t>
      </w:r>
      <w:r>
        <w:rPr>
          <w:color w:val="000000"/>
          <w:lang w:val="en-GB"/>
        </w:rPr>
        <w:t xml:space="preserve">driven by </w:t>
      </w:r>
      <w:r w:rsidRPr="000E472A">
        <w:rPr>
          <w:color w:val="000000"/>
          <w:lang w:val="en-GB"/>
        </w:rPr>
        <w:t>human activities and natural processes is, therefore, of significance for climate and air</w:t>
      </w:r>
      <w:ins w:id="2843" w:author="Lucy Cowie" w:date="2021-07-27T17:43:00Z">
        <w:r w:rsidR="00062F74">
          <w:rPr>
            <w:color w:val="000000"/>
            <w:lang w:val="en-GB"/>
          </w:rPr>
          <w:t>-</w:t>
        </w:r>
      </w:ins>
      <w:del w:id="2844" w:author="Lucy Cowie" w:date="2021-07-27T17:43:00Z">
        <w:r w:rsidRPr="000E472A" w:rsidDel="00062F74">
          <w:rPr>
            <w:color w:val="000000"/>
            <w:lang w:val="en-GB"/>
          </w:rPr>
          <w:delText xml:space="preserve"> </w:delText>
        </w:r>
      </w:del>
      <w:r w:rsidRPr="000E472A">
        <w:rPr>
          <w:color w:val="000000"/>
          <w:lang w:val="en-GB"/>
        </w:rPr>
        <w:t xml:space="preserve">quality concerns. </w:t>
      </w:r>
    </w:p>
    <w:p w14:paraId="2DB1BC4B" w14:textId="77777777" w:rsidR="00AF2E59" w:rsidRPr="00610383" w:rsidRDefault="00AF2E59" w:rsidP="00D5630D">
      <w:pPr>
        <w:pStyle w:val="AR6BodyText"/>
        <w:rPr>
          <w:color w:val="000000"/>
          <w:lang w:val="en-GB"/>
        </w:rPr>
      </w:pPr>
    </w:p>
    <w:p w14:paraId="1691651D" w14:textId="4B1868DF" w:rsidR="00AF2E59" w:rsidRPr="00417ACD" w:rsidRDefault="00AF2E59" w:rsidP="00D5630D">
      <w:pPr>
        <w:pStyle w:val="AR6BodyText"/>
        <w:rPr>
          <w:lang w:val="en-GB"/>
        </w:rPr>
      </w:pPr>
      <w:r w:rsidRPr="00417ACD">
        <w:rPr>
          <w:lang w:val="en-GB"/>
        </w:rPr>
        <w:lastRenderedPageBreak/>
        <w:t xml:space="preserve">The main source of tropospheric OH is the photoexcitation of tropospheric ozone that creates an electronically excited oxygen atom which reacts with water vapour producing OH. A secondary source </w:t>
      </w:r>
      <w:r>
        <w:rPr>
          <w:lang w:val="en-GB"/>
        </w:rPr>
        <w:t xml:space="preserve">of importance for </w:t>
      </w:r>
      <w:r w:rsidRPr="00822AF5">
        <w:rPr>
          <w:lang w:val="en-GB"/>
        </w:rPr>
        <w:t>global</w:t>
      </w:r>
      <w:r w:rsidRPr="000E472A">
        <w:rPr>
          <w:lang w:val="en-GB"/>
        </w:rPr>
        <w:t xml:space="preserve"> OH is </w:t>
      </w:r>
      <w:r>
        <w:rPr>
          <w:lang w:val="en-GB"/>
        </w:rPr>
        <w:t xml:space="preserve">the </w:t>
      </w:r>
      <w:r w:rsidRPr="000E472A">
        <w:rPr>
          <w:lang w:val="en-GB"/>
        </w:rPr>
        <w:t>recycling of peroxy radicals formed by the reaction of OH with reduced and partly oxidized species, including methane, CO and NMVOCs. In polluted air, NO</w:t>
      </w:r>
      <w:r w:rsidRPr="00CD18C2">
        <w:rPr>
          <w:iCs/>
          <w:vertAlign w:val="subscript"/>
          <w:lang w:val="en-GB"/>
          <w:rPrChange w:id="2845" w:author="Lucy Cowie" w:date="2021-07-27T18:52:00Z">
            <w:rPr>
              <w:i/>
              <w:vertAlign w:val="subscript"/>
              <w:lang w:val="en-GB"/>
            </w:rPr>
          </w:rPrChange>
        </w:rPr>
        <w:t>x</w:t>
      </w:r>
      <w:r w:rsidRPr="000E472A">
        <w:rPr>
          <w:lang w:val="en-GB"/>
        </w:rPr>
        <w:t xml:space="preserve"> emissions control the secondary OH production, while in pristine air it occurs via other mechanisms involving, in particular, isoprene </w:t>
      </w:r>
      <w:r w:rsidRPr="000E472A">
        <w:rPr>
          <w:lang w:val="en-GB"/>
        </w:rPr>
        <w:fldChar w:fldCharType="begin" w:fldLock="1"/>
      </w:r>
      <w:r w:rsidR="00D477C7">
        <w:rPr>
          <w:lang w:val="en-GB"/>
        </w:rPr>
        <w:instrText>ADDIN CSL_CITATION { "citationItems" : [ { "id" : "ITEM-1", "itemData" : { "DOI" : "10.5194/acp-16-12477-2016", "ISBN" : "1680-7316", "abstract" : "The self-cleaning or oxidation capacity of the atmosphere is principally controlled by hydroxyl (OH) radicals in the troposphere. Hydroxyl has primary (P) and secondary (S) sources, the former mainly through the photodissociation of ozone, the latter through OH recycling in radical reaction chains. We used the recent Mainz Organics Mechanism (MOM) to advance volatile organic carbon (VOC) chemistry in the general circulation model EMAC (ECHAM/MESSy Atmospheric Chemistry) and show that S is larger than previously assumed. By including emissions of a large number of primary VOC, and accounting for their complete breakdown and intermediate products, MOM is mass-conserving and calculates substantially higher OH reactivity from VOC oxidation compared to predecessor models. Whereas previously P and S were found to be of similar magnitude, the present work indicates that S may be twice as large, mostly due to OH recycling in the free troposphere. Further, we find that nighttime OH formation may be significant in the polluted subtropical boundary layer in summer. With a mean OH recycling probability of about 67 %, global OH is buffered and not sensitive to perturbations by natural or anthropogenic emission changes. Complementary primary and secondary OH formation mechanisms in pristine and polluted environments in the continental and marine troposphere, connected through long-range transport of O3, can maintain stable global OH levels.", "author" : [ { "dropping-particle" : "", "family" : "Lelieveld", "given" : "Jos", "non-dropping-particle" : "", "parse-names" : false, "suffix" : "" }, { "dropping-particle" : "", "family" : "Gromov", "given" : "Sergey", "non-dropping-particle" : "", "parse-names" : false, "suffix" : "" }, { "dropping-particle" : "", "family" : "Pozzer", "given" : "Andrea", "non-dropping-particle" : "", "parse-names" : false, "suffix" : "" }, { "dropping-particle" : "", "family" : "Taraborrelli", "given" : "Domenico", "non-dropping-particle" : "", "parse-names" : false, "suffix" : "" } ], "container-title" : "Atmospheric Chemistry and Physics", "id" : "ITEM-1", "issue" : "19", "issued" : { "date-parts" : [ [ "2016" ] ] }, "note" : "Times Cited: 33\nGromov, Sergey/G-1224-2013; Taraborrelli, Domenico/O-8668-2015; Pozzer, Andrea/L-4872-2013; Lelieveld, Johannes/A-1986-2013\nGromov, Sergey/0000-0002-2542-3005; Taraborrelli, Domenico/0000-0003-2213-6307; Pozzer, Andrea/0000-0003-2440-6104; Lelieveld, Johannes/0000-0001-6307-3846\n0\n33\n1680-7324", "page" : "12477-12493", "title" : "Global tropospheric hydroxyl distribution, budget and reactivity", "translator" : [ { "dropping-particle" : "", "family" : "G3265", "given" : "", "non-dropping-particle" : "", "parse-names" : false, "suffix" : "" } ], "type" : "article-journal", "volume" : "16" }, "uris" : [ "http://www.mendeley.com/documents/?uuid=7d46fcb9-d86f-41e0-83fa-333ec6ca2014", "http://www.mendeley.com/documents/?uuid=bc0b1816-ca2b-4d89-ba31-420126a2a91a" ] }, { "id" : "ITEM-2", "itemData" : { "DOI" : "10.1021/acs.chemrev.7b00439", "ISSN" : "15206890", "abstract" : "Isoprene carries approximately half of the flux of non-methane volatile organic carbon emitted to the atmosphere by the biosphere. Accurate representation of its oxidation rate and products is essential for quantifying its influence on the abundance of the hydroxyl radical (OH), nitrogen oxide free radicals (NOx), ozone (O3), and, via the formation of highly oxygenated compounds, aerosol. We present a review of recent laboratory and theoretical studies of the oxidation pathways of isoprene initiated by addition of OH, O3, the nitrate radical (NO3), and the chlorine atom. From this review, a recommendation for a nearly complete gas-phase oxidation mechanism of isoprene and its major products is developed. The mechanism is compiled with the aims of providing an accurate representation of the flow of carbon while allowing quantification of the impact of isoprene emissions on HOx and NOx free radical concentrations and of the yields of products known to be involved in condensed-phase processes. Finally, a simplified (reduced) mechanism is developed for use in chemical transport models that retains the essential chemistry required to accurately simulate isoprene oxidation under conditions where it occurs in the atmosphere - above forested regions remote from large NOx emissions.", "author" : [ { "dropping-particle" : "", "family" : "Wennberg", "given" : "Paul O.", "non-dropping-particle" : "", "parse-names" : false, "suffix" : "" }, { "dropping-particle" : "", "family" : "Bates", "given" : "Kelvin H.", "non-dropping-particle" : "", "parse-names" : false, "suffix" : "" }, { "dropping-particle" : "", "family" : "Crounse", "given" : "John D.", "non-dropping-particle" : "", "parse-names" : false, "suffix" : "" }, { "dropping-particle" : "", "family" : "Dodson", "given" : "Leah G.", "non-dropping-particle" : "", "parse-names" : false, "suffix" : "" }, { "dropping-particle" : "", "family" : "McVay", "given" : "Renee C.", "non-dropping-particle" : "", "parse-names" : false, "suffix" : "" }, { "dropping-particle" : "", "family" : "Mertens", "given" : "Laura A.", "non-dropping-particle" : "", "parse-names" : false, "suffix" : "" }, { "dropping-particle" : "", "family" : "Nguyen", "given" : "Tran B.", "non-dropping-particle" : "", "parse-names" : false, "suffix" : "" }, { "dropping-particle" : "", "family" : "Praske", "given" : "Eric", "non-dropping-particle" : "", "parse-names" : false, "suffix" : "" }, { "dropping-particle" : "", "family" : "Schwantes", "given" : "Rebecca H.", "non-dropping-particle" : "", "parse-names" : false, "suffix" : "" }, { "dropping-particle" : "", "family" : "Smarte", "given" : "Matthew D.", "non-dropping-particle" : "", "parse-names" : false, "suffix" : "" }, { "dropping-particle" : "", "family" : "St Clair", "given" : "Jason M.", "non-dropping-particle" : "", "parse-names" : false, "suffix" : "" }, { "dropping-particle" : "", "family" : "Teng", "given" : "Alexander P.", "non-dropping-particle" : "", "parse-names" : false, "suffix" : "" }, { "dropping-particle" : "", "family" : "Zhang", "given" : "Xuan", "non-dropping-particle" : "", "parse-names" : false, "suffix" : "" }, { "dropping-particle" : "", "family" : "Seinfeld", "given" : "John H.", "non-dropping-particle" : "", "parse-names" : false, "suffix" : "" } ], "container-title" : "Chemical Reviews", "id" : "ITEM-2", "issue" : "7", "issued" : { "date-parts" : [ [ "2018", "4" ] ] }, "page" : "3337-3390", "publisher" : "American Chemical Society", "title" : "Gas-Phase Reactions of Isoprene and Its Major Oxidation Products", "translator" : [ { "dropping-particle" : "", "family" : "G4102", "given" : "", "non-dropping-particle" : "", "parse-names" : false, "suffix" : "" } ], "type" : "article-journal", "volume" : "118" }, "uris" : [ "http://www.mendeley.com/documents/?uuid=8df56d3a-9490-4f3e-9509-b72e0543dc2c", "http://www.mendeley.com/documents/?uuid=565ffb84-cceb-4b73-82fe-fe6e379c70ad", "http://www.mendeley.com/documents/?uuid=f4e7140e-f2c0-4889-936b-a8f091a42f0c" ] } ], "mendeley" : { "formattedCitation" : "(Lelieveld et al., 2016; Wennberg et al., 2018)", "plainTextFormattedCitation" : "(Lelieveld et al., 2016; Wennberg et al., 2018)", "previouslyFormattedCitation" : "(Lelieveld et al., 2016; Wennberg et al., 2018)" }, "properties" : { "noteIndex" : 0 }, "schema" : "https://github.com/citation-style-language/schema/raw/master/csl-citation.json" }</w:instrText>
      </w:r>
      <w:r w:rsidRPr="000E472A">
        <w:rPr>
          <w:lang w:val="en-GB"/>
        </w:rPr>
        <w:fldChar w:fldCharType="separate"/>
      </w:r>
      <w:r w:rsidR="00CB33A1">
        <w:rPr>
          <w:noProof/>
          <w:lang w:val="en-GB"/>
        </w:rPr>
        <w:t>(Lelieveld et al., 2016; Wennberg et al., 2018)</w:t>
      </w:r>
      <w:r w:rsidRPr="000E472A">
        <w:rPr>
          <w:lang w:val="en-GB"/>
        </w:rPr>
        <w:fldChar w:fldCharType="end"/>
      </w:r>
      <w:r w:rsidRPr="004904EA">
        <w:rPr>
          <w:lang w:val="en-GB"/>
        </w:rPr>
        <w:t>. Knowledge of the effect of isoprene oxidation on OH recycling h</w:t>
      </w:r>
      <w:r w:rsidRPr="00610383">
        <w:rPr>
          <w:lang w:val="en-GB"/>
        </w:rPr>
        <w:t>as evolved tremendously over the past decade</w:t>
      </w:r>
      <w:ins w:id="2846" w:author="Lucy Cowie" w:date="2021-07-27T18:55:00Z">
        <w:r w:rsidR="0071517C">
          <w:rPr>
            <w:lang w:val="en-GB"/>
          </w:rPr>
          <w:t>,</w:t>
        </w:r>
      </w:ins>
      <w:r w:rsidRPr="00610383">
        <w:rPr>
          <w:lang w:val="en-GB"/>
        </w:rPr>
        <w:t xml:space="preserve"> facilitating mechanistic explanation of elevated OH concentrations observed in locations characterised by low </w:t>
      </w:r>
      <w:r w:rsidRPr="00610383">
        <w:rPr>
          <w:rFonts w:eastAsia="MS Gothic"/>
          <w:lang w:val="en-GB"/>
        </w:rPr>
        <w:t>NO</w:t>
      </w:r>
      <w:r w:rsidRPr="00CD18C2">
        <w:rPr>
          <w:rFonts w:eastAsia="MS Gothic"/>
          <w:iCs/>
          <w:vertAlign w:val="subscript"/>
          <w:lang w:val="en-GB"/>
          <w:rPrChange w:id="2847" w:author="Lucy Cowie" w:date="2021-07-27T18:53:00Z">
            <w:rPr>
              <w:rFonts w:eastAsia="MS Gothic"/>
              <w:i/>
              <w:vertAlign w:val="subscript"/>
              <w:lang w:val="en-GB"/>
            </w:rPr>
          </w:rPrChange>
        </w:rPr>
        <w:t>x</w:t>
      </w:r>
      <w:r w:rsidRPr="00CD18C2">
        <w:rPr>
          <w:iCs/>
          <w:lang w:val="en-GB"/>
        </w:rPr>
        <w:t xml:space="preserve"> </w:t>
      </w:r>
      <w:r w:rsidRPr="00417ACD">
        <w:rPr>
          <w:lang w:val="en-GB"/>
        </w:rPr>
        <w:t xml:space="preserve">levels </w:t>
      </w:r>
      <w:r w:rsidRPr="004904EA">
        <w:rPr>
          <w:lang w:val="en-GB"/>
        </w:rPr>
        <w:fldChar w:fldCharType="begin" w:fldLock="1"/>
      </w:r>
      <w:r w:rsidR="00D477C7">
        <w:rPr>
          <w:lang w:val="en-GB"/>
        </w:rPr>
        <w:instrText xml:space="preserve">ADDIN CSL_CITATION { "citationItems" : [ { "id" : "ITEM-1", "itemData" : { "DOI" : "10.1126/science.1172910", "ISSN" : "00368075", "abstract" : "Emissions of nonmethane hydrocarbon compounds to the atmosphere from the biosphere exceed those from anthropogenic activity. Isoprene, a five-carbon diene, contributes more than 40% of these emissions. Once emitted to the atmosphere, isoprene is rapidly oxidized by the hydroxyl radical OH. We report here that under pristine conditions isoprene is oxidized primarily to hydroxyhydroperoxides. Further oxidation of these hydroxyhydroperoxides by OH leads efficiently to the formation of dihydroxyepoxides and OH reformation. Global simulations show an enormous flux - nearly 100 teragrams of carbon per year - of these epoxides to the atmosphere. The discovery of these highly soluble epoxides provides a missing link tying the gas-phase degradation of isoprene to the observed formation of organic aerosols.", "author" : [ { "dropping-particle" : "", "family" : "Paulot", "given" : "Fabien", "non-dropping-particle" : "", "parse-names" : false, "suffix" : "" }, { "dropping-particle" : "", "family" : "Crounse", "given" : "John D.", "non-dropping-particle" : "", "parse-names" : false, "suffix" : "" }, { "dropping-particle" : "", "family" : "Kjaergaard", "given" : "Henrik G.", "non-dropping-particle" : "", "parse-names" : false, "suffix" : "" }, { "dropping-particle" : "", "family" : "K\u00fcrten", "given" : "Andreas", "non-dropping-particle" : "", "parse-names" : false, "suffix" : "" }, { "dropping-particle" : "", "family" : "Clair", "given" : "Jason M.St", "non-dropping-particle" : "", "parse-names" : false, "suffix" : "" }, { "dropping-particle" : "", "family" : "Seinfeld", "given" : "John H.", "non-dropping-particle" : "", "parse-names" : false, "suffix" : "" }, { "dropping-particle" : "", "family" : "Wennberg", "given" : "Paul O.", "non-dropping-particle" : "", "parse-names" : false, "suffix" : "" } ], "container-title" : "Science", "id" : "ITEM-1", "issue" : "5941", "issued" : { "date-parts" : [ [ "2009" ] ] }, "page" : "730-733", "title" : "Unexpected epoxide formation in the gas-phase photooxidation of isoprene", "translator" : [ { "dropping-particle" : "", "family" : "G4101", "given" : "", "non-dropping-particle" : "", "parse-names" : false, "suffix" : "" } ], "type" : "article-journal", "volume" : "325" }, "uris" : [ "http://www.mendeley.com/documents/?uuid=fdb246ee-d345-49a2-a1f0-12b8e8a42bc8", "http://www.mendeley.com/documents/?uuid=954c909d-334a-447d-9bcb-62f1e5cda4b0", "http://www.mendeley.com/documents/?uuid=fe0fbbe8-2606-4f82-a60a-d7b6a252c3d0" ] }, { "id" : "ITEM-2", "itemData" : { "DOI" : "10.1021/jp5033146", "ISSN" : "15205215", "abstract" : "The Leuven isoprene mechanism, proposed earlier to aid in rationalizing the unexpectedly high hydroxyl radical (OH) concentrations in isoprene-rich, low-nitric-oxide (NO) regions (Peeters; et al. Phys. Chem. Chem. Phys. 2009, 11, 5935), is presented in an upgraded and extended version, LIM1. The kinetics of the crucial reactions in the proposed isoprene-peroxy radical interconversion and isomerization pathways are re-evaluated theoretically, on the basis of energy barriers computed at the much higher CCSD(T)/aug-cc-pVTZ//QCISD/6-311G(d,p) level of theory, and using multiconformer partition functions obtained at the M06-2X/6-311++G(3df,2p) level that, different from the B3LYP level used in our earlier work, accounts for the crucial London dispersion effects in the H-bonded systems involved. The steady-state fraction of the specific Z-\u03b4-OH-peroxy radical isomers/conformers that can isomerize by a 1,6-H shift is shown to be largely governed by hydrogen-bond strengths, whereas their isomerization itself is found to occur quasi-exclusively by hydrogen atom tunneling. The isomer-specific Z-\u03b4-OH-peroxy 1,6-H-shift rate coefficients are predicted to be of the order of 1 s-1at 298 K, but the experimentally accessible bulk rate coefficients, which have to be clearly distinguished from the former, are 2 orders of magnitude lower due to the very low Z-\u03b4-OH-peroxy steady-state fractions that are only around or below 0.01 at low to moderate NO and depend on the peroxy lifetime. Two pathways subsequent to the peroxy radical 1,6-H shift are identified, the earlier predicted route yielding the photolabile hydroperoxy-methylbutenals (HPALDs), and a second, about equally important path, to dihydroperoxy-carbonyl peroxy radicals (di-HPCARP). Taking this into account, our predicted bulk peroxy isomerization rate coefficients are about a factor 1.8 higher than the available experimental results for HPALD production (Crounse; et al. Phys. Chem. Chem. Phys. 2011, 13, 13607), which is within the respective uncertainty margins. We also show that the experimental temperature dependence of the HPALD production rates as well as the observed kinetic isotope effect for per-deuterated isoprene support quantitatively our theoretical peroxy interconversion rates. Global modeling implementing LIM1 indicates that on average about 28% of the isoprene peroxys react via the 1,6-H-shift isomerization route, representing 100-150 Tg carbon per year. The fast photolysis of HPALDs we proposed ear\u2026", "author" : [ { "dropping-particle" : "", "family" : "Peeters", "given" : "Jozef", "non-dropping-particle" : "", "parse-names" : false, "suffix" : "" }, { "dropping-particle" : "", "family" : "M\u00fcller", "given" : "Jean Fran\u00e7ois", "non-dropping-particle" : "", "parse-names" : false, "suffix" : "" }, { "dropping-particle" : "", "family" : "Stavrakou", "given" : "Trissevgeni", "non-dropping-particle" : "", "parse-names" : false, "suffix" : "" }, { "dropping-particle" : "", "family" : "Nguyen", "given" : "Vinh Son", "non-dropping-particle" : "", "parse-names" : false, "suffix" : "" } ], "container-title" : "Journal of Physical Chemistry A", "id" : "ITEM-2", "issue" : "38", "issued" : { "date-parts" : [ [ "2014", "9" ] ] }, "page" : "8625-8643", "publisher" : "American Chemical Society", "title" : "Hydroxyl radical recycling in isoprene oxidation driven by hydrogen bonding and hydrogen tunneling: The upgraded LIM1 mechanism", "translator" : [ { "dropping-particle" : "", "family" : "G4107", "given" : "", "non-dropping-particle" : "", "parse-names" : false, "suffix" : "" } ], "type" : "article-journal", "volume" : "118" }, "uris" : [ "http://www.mendeley.com/documents/?uuid=a544f5a8-2854-459d-8120-27771929b865", "http://www.mendeley.com/documents/?uuid=c2e96250-1b6f-4064-bec6-52b64657c0a6", "http://www.mendeley.com/documents/?uuid=ca7695bc-24d0-41a1-80d3-818f5449fb82" ] }, { "id" : "ITEM-3", "itemData" : { "DOI" : "10.1126/science.1164566", "ISSN" : "0036-8075", "PMID" : "19498111", "abstract" : "The degradation of trace gases and pollutants in the troposphere is dominated by their reaction with hydroxyl radicals (OH). The importance of OH rests on its high reactivity, its ubiquitous photochemical production in the sunlit atmosphere, and most importantly on its regeneration in the oxidation chain of the trace gases. In the current understanding, the recycling of OH proceeds through HO2 reacting with NO, thereby forming ozone. A recent field campaign in the Pearl River Delta, China, quantified tropospheric OH and HO2 concentrations and turnover rates by direct measurements. We report that concentrations of OH were three to five times greater than expected, and we propose the existence of a pathway for the regeneration of OH independent of NO, which amplifies the degradation of pollutants without producing ozone.", "author" : [ { "dropping-particle" : "", "family" : "Hofzumahaus", "given" : "Andreas", "non-dropping-particle" : "", "parse-names" : false, "suffix" : "" }, { "dropping-particle" : "", "family" : "Rohrer", "given" : "Franz", "non-dropping-particle" : "", "parse-names" : false, "suffix" : "" }, { "dropping-particle" : "", "family" : "Lu", "given" : "Keding", "non-dropping-particle" : "", "parse-names" : false, "suffix" : "" }, { "dropping-particle" : "", "family" : "Bohn", "given" : "Birger", "non-dropping-particle" : "", "parse-names" : false, "suffix" : "" }, { "dropping-particle" : "", "family" : "Brauers", "given" : "Theo", "non-dropping-particle" : "", "parse-names" : false, "suffix" : "" }, { "dropping-particle" : "", "family" : "Chang", "given" : "C.-C.", "non-dropping-particle" : "", "parse-names" : false, "suffix" : "" }, { "dropping-particle" : "", "family" : "Fuchs", "given" : "Hendrik", "non-dropping-particle" : "", "parse-names" : false, "suffix" : "" }, { "dropping-particle" : "", "family" : "Holland", "given" : "Frank", "non-dropping-particle" : "", "parse-names" : false, "suffix" : "" }, { "dropping-particle" : "", "family" : "Kita", "given" : "Kazuyuki", "non-dropping-particle" : "", "parse-names" : false, "suffix" : "" }, { "dropping-particle" : "", "family" : "Kondo", "given" : "Yutaka", "non-dropping-particle" : "", "parse-names" : false, "suffix" : "" }, { "dropping-particle" : "", "family" : "Li", "given" : "Xin", "non-dropping-particle" : "", "parse-names" : false, "suffix" : "" }, { "dropping-particle" : "", "family" : "Lou", "given" : "Shengrong", "non-dropping-particle" : "", "parse-names" : false, "suffix" : "" }, { "dropping-particle" : "", "family" : "Shao", "given" : "Min", "non-dropping-particle" : "", "parse-names" : false, "suffix" : "" }, { "dropping-particle" : "", "family" : "Zeng", "given" : "Limin", "non-dropping-particle" : "", "parse-names" : false, "suffix" : "" }, { "dropping-particle" : "", "family" : "Wahner", "given" : "Andreas", "non-dropping-particle" : "", "parse-names" : false, "suffix" : "" }, { "dropping-particle" : "", "family" : "Zhang", "given" : "Yuanhang", "non-dropping-particle" : "", "parse-names" : false, "suffix" : "" } ], "container-title" : "Science", "id" : "ITEM-3", "issue" : "5935", "issued" : { "date-parts" : [ [ "2009", "6", "26" ] ] }, "page" : "1702-1704", "publisher" : "American Association for the Advancement of Science", "title" : "Amplified Trace Gas Removal in the Troposphere", "translator" : [ { "dropping-particle" : "", "family" : "G3311", "given" : "", "non-dropping-particle" : "", "parse-names" : false, "suffix" : "" } ], "type" : "article-journal", "volume" : "324" }, "uris" : [ "http://www.mendeley.com/documents/?uuid=11c556ac-ec7a-37b7-994d-ad6e9319caca", "http://www.mendeley.com/documents/?uuid=ae851e34-8d00-4f70-b3d9-40c3f1df0e42" ] }, { "id" : "ITEM-4", "itemData" : { "DOI" : "10.1039/B908511D", "ISSN" : "1463-9076", "abstract" : "We propose, and quantify from first principles, two novel HOx-regenerating unimolecular reactions in isoprene oxidation, which are estimated to yield in pristine tropical forest conditions about 0.7 HO2 and 0.03 OH radicals per isoprene oxidized; it is further argued that the photolabile coproduct of HO2 can be a major source of OH, with a yield of the order of 1. The newly proposed chemistry could provide a rationalization for the unexpectedly high OH concentrations often observed in forested environments, such as over the Amazon forest in the recent Gabriel campaign.", "author" : [ { "dropping-particle" : "", "family" : "Peeters", "given" : "J", "non-dropping-particle" : "", "parse-names" : false, "suffix" : "" }, { "dropping-particle" : "", "family" : "Nguyen", "given" : "T L", "non-dropping-particle" : "", "parse-names" : false, "suffix" : "" }, { "dropping-particle" : "", "family" : "Vereecken", "given" : "L", "non-dropping-particle" : "", "parse-names" : false, "suffix" : "" } ], "container-title" : "Physical Chemistry Chemical Physics", "id" : "ITEM-4", "issue" : "28", "issued" : { "date-parts" : [ [ "2009" ] ] }, "page" : "5935-5939", "publisher" : "The Royal Society of Chemistry", "title" : "HOx radical regeneration in the oxidation of isoprene", "translator" : [ { "dropping-particle" : "", "family" : "G3141", "given" : "", "non-dropping-particle" : "", "parse-names" : false, "suffix" : "" } ], "type" : "article-journal", "volume" : "11" }, "uris" : [ "http://www.mendeley.com/documents/?uuid=35d8cfce-9730-4d2c-b9bf-4522b8c254d0", "http://www.mendeley.com/documents/?uuid=a3087983-107e-3fe4-9773-e8f478e8d3e5" ] }, { "id" : "ITEM-5", "itemData" : { "author" : [ { "dropping-particle" : "", "family" : "Fuchs", "given" : "H", "non-dropping-particle" : "", "parse-names" : false, "suffix" : "" }, { "dropping-particle" : "", "family" : "Hofzumahaus", "given" : "A", "non-dropping-particle" : "", "parse-names" : false, "suffix" : "" }, { "dropping-particle" : "", "family" : "Rohrer", "given" : "F", "non-dropping-particle" : "", "parse-names" : false, "suffix" : "" }, { "dropping-particle" : "", "family" : "Bohn", "given" : "B", "non-dropping-particle" : "", "parse-names" : false, "suffix" : "" }, { "dropping-particle" : "", "family" : "Brauers", "given" : "T", "non-dropping-particle" : "", "parse-names" : false, "suffix" : "" }, { "dropping-particle" : "", "family" : "Dorn", "given" : "H-P.", "non-dropping-particle" : "", "parse-names" : false, "suffix" : "" }, { "dropping-particle" : "", "family" : "H\u00e4seler", "given" : "R", "non-dropping-particle" : "", "parse-names" : false, "suffix" : "" }, { "dropping-particle" : "", "family" : "Holland", "given" : "F", "non-dropping-particle" : "", "parse-names" : false, "suffix" : "" }, { "dropping-particle" : "", "family" : "Kaminski", "given" : "M", "non-dropping-particle" : "", "parse-names" : false, "suffix" : "" }, { "dropping-particle" : "", "family" : "Li", "given" : "X", "non-dropping-particle" : "", "parse-names" : false, "suffix" : "" }, { "dropping-particle" : "", "family" : "Lu", "given" : "K", "non-dropping-particle" : "", "parse-names" : false, "suffix" : "" }, { "dropping-particle" : "", "family" : "Nehr", "given" : "S", "non-dropping-particle" : "", "parse-names" : false, "suffix" : "" }, { "dropping-particle" : "", "family" : "Tillmann", "given" : "R", "non-dropping-particle" : "", "parse-names" : false, "suffix" : "" }, { "dropping-particle" : "", </w:instrText>
      </w:r>
      <w:r w:rsidR="00D477C7" w:rsidRPr="002A1EE0">
        <w:instrText>"family" : "Wegener", "given" : "R", "non-dropping-particle" : "", "parse-names" : false, "suffix" : "" }, { "dropping-particle" : "", "family" : "Wahner", "given" : "A", "non-dropping-particle" : "", "parse-names" : false, "suffix" : "" } ], "container-title" : "Nature Geoscience", "id" : "ITEM-5", "issued" : { "date-parts" : [ [ "2013", "10", "6" ] ] }, "page" : "1023", "publisher" : "Nature Publishing Group", "title" : "Experimental evidence for efficient hydroxyl radical regeneration in isoprene oxidation", "translator" : [ { "dropping-particle" : "", "family" : "G3143", "given" : "", "non-dropping-particle" : "", "parse-names" : false, "suffix" : "" } ], "type" : "article-journal", "volume" : "6" }, "uris" : [ "http://www.mendeley.com/documents/?uuid=67a52d5d-42c4-40b6-b7da-7dc6611245c4", "http://www.mendeley.com/documents/?uuid=bcfc3c8a-8c44-3fbf-9d98-40655b639c0c", "http://www.mendeley.com/documents/?uuid=83f73a89-7531-451d-ad45-a4782d5c26ba" ] } ], "mendeley" : { "formattedCitation" : "(Hofzumahaus et al., 2009; Paulot et al., 2009; Peeters et al., 2009, 2014; Fuchs et al., 2013)", "plainTextFormattedCitation" : "(Hofzumahaus et al., 2009; Paulot et al., 2009; Peeters et al., 2009, 2014; Fuchs et al., 2013)", "previouslyFormattedCitation" : "(Hofzumahaus et al., 2009; Paulot et al., 2009; Peeters et al., 2009, 2014; Fuchs et al., 2013)" }, "properties" : { "noteIndex" : 0 }, "schema" : "https://github.com/citation-style-language/schema/raw/master/csl-citation.json" }</w:instrText>
      </w:r>
      <w:r w:rsidRPr="004904EA">
        <w:rPr>
          <w:lang w:val="en-GB"/>
        </w:rPr>
        <w:fldChar w:fldCharType="separate"/>
      </w:r>
      <w:r w:rsidR="00CB33A1">
        <w:rPr>
          <w:noProof/>
        </w:rPr>
        <w:t>(Hofzumahaus et al., 2009; Paulot et al., 2009; Peeters et al., 2009, 2014; Fuchs et al., 2013)</w:t>
      </w:r>
      <w:r w:rsidRPr="004904EA">
        <w:rPr>
          <w:lang w:val="en-GB"/>
        </w:rPr>
        <w:fldChar w:fldCharType="end"/>
      </w:r>
      <w:r w:rsidRPr="00C3212D">
        <w:t xml:space="preserve">. </w:t>
      </w:r>
      <w:r w:rsidRPr="00D837A8">
        <w:rPr>
          <w:lang w:val="en-GB"/>
        </w:rPr>
        <w:t xml:space="preserve">Since AR5, </w:t>
      </w:r>
      <w:ins w:id="2848" w:author="Lucy Cowie" w:date="2021-07-27T18:53:00Z">
        <w:r w:rsidR="00CD18C2">
          <w:rPr>
            <w:lang w:val="en-GB"/>
          </w:rPr>
          <w:t xml:space="preserve">the </w:t>
        </w:r>
      </w:ins>
      <w:r>
        <w:rPr>
          <w:lang w:val="en-GB"/>
        </w:rPr>
        <w:t xml:space="preserve">inclusion of improved chemical mechanisms in </w:t>
      </w:r>
      <w:r w:rsidRPr="00D837A8">
        <w:rPr>
          <w:lang w:val="en-GB"/>
        </w:rPr>
        <w:t>some CTMs</w:t>
      </w:r>
      <w:r w:rsidRPr="009638A7">
        <w:rPr>
          <w:lang w:val="en-GB"/>
        </w:rPr>
        <w:t xml:space="preserve"> </w:t>
      </w:r>
      <w:r w:rsidRPr="00245D87">
        <w:rPr>
          <w:lang w:val="en-GB"/>
        </w:rPr>
        <w:t>suggest advances in understanding of the global OH budget</w:t>
      </w:r>
      <w:r w:rsidRPr="004904EA">
        <w:rPr>
          <w:lang w:val="en-GB"/>
        </w:rPr>
        <w:t>, however</w:t>
      </w:r>
      <w:ins w:id="2849" w:author="Lucy Cowie" w:date="2021-07-27T18:54:00Z">
        <w:r w:rsidR="00784E20">
          <w:rPr>
            <w:lang w:val="en-GB"/>
          </w:rPr>
          <w:t>,</w:t>
        </w:r>
      </w:ins>
      <w:r w:rsidRPr="004904EA">
        <w:rPr>
          <w:lang w:val="en-GB"/>
        </w:rPr>
        <w:t xml:space="preserve"> these improvements have yet to be incorporated in </w:t>
      </w:r>
      <w:r>
        <w:rPr>
          <w:lang w:val="en-GB"/>
        </w:rPr>
        <w:t xml:space="preserve">CMIP6-generation </w:t>
      </w:r>
      <w:r w:rsidRPr="004904EA">
        <w:rPr>
          <w:lang w:val="en-GB"/>
        </w:rPr>
        <w:t>ESMs</w:t>
      </w:r>
      <w:r w:rsidRPr="00610383">
        <w:rPr>
          <w:lang w:val="en-GB"/>
        </w:rPr>
        <w:t>.</w:t>
      </w:r>
      <w:r w:rsidRPr="00417ACD">
        <w:rPr>
          <w:lang w:val="en-GB"/>
        </w:rPr>
        <w:t xml:space="preserve">  </w:t>
      </w:r>
    </w:p>
    <w:p w14:paraId="62E0BCAC" w14:textId="77777777" w:rsidR="00AF2E59" w:rsidRPr="00417ACD" w:rsidRDefault="00AF2E59" w:rsidP="00D5630D">
      <w:pPr>
        <w:pStyle w:val="AR6BodyText"/>
        <w:rPr>
          <w:lang w:val="en-GB"/>
        </w:rPr>
      </w:pPr>
    </w:p>
    <w:p w14:paraId="62B2FE58" w14:textId="45F212BA" w:rsidR="00AF2E59" w:rsidRPr="00FD711B" w:rsidRDefault="00AF2E59">
      <w:pPr>
        <w:pPrChange w:id="2850" w:author="Lucy Cowie" w:date="2021-07-27T18:58:00Z">
          <w:pPr>
            <w:pStyle w:val="AR6BodyText"/>
          </w:pPr>
        </w:pPrChange>
      </w:pPr>
      <w:r w:rsidRPr="00B84839">
        <w:rPr>
          <w:sz w:val="22"/>
          <w:szCs w:val="22"/>
          <w:rPrChange w:id="2851" w:author="Lucy Cowie" w:date="2021-07-27T19:15:00Z">
            <w:rPr/>
          </w:rPrChange>
        </w:rPr>
        <w:t>As a result of the complex photochemistry, tropospheric OH abundance is sensitive to changes in SLCF emissions as well as climate. Increases in methane, CO</w:t>
      </w:r>
      <w:ins w:id="2852" w:author="Lucy Cowie" w:date="2021-07-27T18:56:00Z">
        <w:r w:rsidR="00280843" w:rsidRPr="00B84839">
          <w:rPr>
            <w:sz w:val="22"/>
            <w:szCs w:val="22"/>
            <w:rPrChange w:id="2853" w:author="Lucy Cowie" w:date="2021-07-27T19:15:00Z">
              <w:rPr/>
            </w:rPrChange>
          </w:rPr>
          <w:t xml:space="preserve"> and</w:t>
        </w:r>
      </w:ins>
      <w:del w:id="2854" w:author="Lucy Cowie" w:date="2021-07-27T18:56:00Z">
        <w:r w:rsidRPr="00B84839" w:rsidDel="00280843">
          <w:rPr>
            <w:sz w:val="22"/>
            <w:szCs w:val="22"/>
            <w:rPrChange w:id="2855" w:author="Lucy Cowie" w:date="2021-07-27T19:15:00Z">
              <w:rPr/>
            </w:rPrChange>
          </w:rPr>
          <w:delText>,</w:delText>
        </w:r>
      </w:del>
      <w:r w:rsidRPr="00B84839">
        <w:rPr>
          <w:sz w:val="22"/>
          <w:szCs w:val="22"/>
          <w:rPrChange w:id="2856" w:author="Lucy Cowie" w:date="2021-07-27T19:15:00Z">
            <w:rPr/>
          </w:rPrChange>
        </w:rPr>
        <w:t xml:space="preserve"> NMVOCs reduce OH while increases in water vapour and temperature, incoming solar radiation, </w:t>
      </w:r>
      <w:r w:rsidRPr="00B84839">
        <w:rPr>
          <w:rFonts w:eastAsia="MS Gothic"/>
          <w:sz w:val="22"/>
          <w:szCs w:val="22"/>
          <w:rPrChange w:id="2857" w:author="Lucy Cowie" w:date="2021-07-27T19:15:00Z">
            <w:rPr>
              <w:rFonts w:eastAsia="MS Gothic"/>
            </w:rPr>
          </w:rPrChange>
        </w:rPr>
        <w:t>NO</w:t>
      </w:r>
      <w:r w:rsidRPr="00B84839">
        <w:rPr>
          <w:rFonts w:eastAsia="MS Gothic"/>
          <w:iCs/>
          <w:sz w:val="22"/>
          <w:szCs w:val="22"/>
          <w:vertAlign w:val="subscript"/>
          <w:rPrChange w:id="2858" w:author="Lucy Cowie" w:date="2021-07-27T19:15:00Z">
            <w:rPr>
              <w:rFonts w:eastAsia="MS Gothic"/>
              <w:i/>
              <w:vertAlign w:val="subscript"/>
            </w:rPr>
          </w:rPrChange>
        </w:rPr>
        <w:t>x</w:t>
      </w:r>
      <w:r w:rsidRPr="00B84839">
        <w:rPr>
          <w:iCs/>
          <w:sz w:val="22"/>
          <w:szCs w:val="22"/>
          <w:rPrChange w:id="2859" w:author="Lucy Cowie" w:date="2021-07-27T19:15:00Z">
            <w:rPr>
              <w:iCs/>
            </w:rPr>
          </w:rPrChange>
        </w:rPr>
        <w:t xml:space="preserve"> </w:t>
      </w:r>
      <w:r w:rsidRPr="00B84839">
        <w:rPr>
          <w:sz w:val="22"/>
          <w:szCs w:val="22"/>
          <w:rPrChange w:id="2860" w:author="Lucy Cowie" w:date="2021-07-27T19:15:00Z">
            <w:rPr/>
          </w:rPrChange>
        </w:rPr>
        <w:t>and tropospheric ozone enhance OH. The OH level thus responds to climate change and climate variability via its sensitivity to temperature and water vapour</w:t>
      </w:r>
      <w:ins w:id="2861" w:author="Lucy Cowie" w:date="2021-07-27T18:56:00Z">
        <w:r w:rsidR="0003691A" w:rsidRPr="00B84839">
          <w:rPr>
            <w:sz w:val="22"/>
            <w:szCs w:val="22"/>
            <w:rPrChange w:id="2862" w:author="Lucy Cowie" w:date="2021-07-27T19:15:00Z">
              <w:rPr/>
            </w:rPrChange>
          </w:rPr>
          <w:t>,</w:t>
        </w:r>
      </w:ins>
      <w:r w:rsidRPr="00B84839">
        <w:rPr>
          <w:sz w:val="22"/>
          <w:szCs w:val="22"/>
          <w:rPrChange w:id="2863" w:author="Lucy Cowie" w:date="2021-07-27T19:15:00Z">
            <w:rPr/>
          </w:rPrChange>
        </w:rPr>
        <w:t xml:space="preserve"> as well as the influence of climate on natural emissions (e.g., wetland methane emissions, lightning </w:t>
      </w:r>
      <w:r w:rsidRPr="00B84839">
        <w:rPr>
          <w:rFonts w:eastAsia="MS Gothic"/>
          <w:sz w:val="22"/>
          <w:szCs w:val="22"/>
          <w:rPrChange w:id="2864" w:author="Lucy Cowie" w:date="2021-07-27T19:15:00Z">
            <w:rPr>
              <w:rFonts w:eastAsia="MS Gothic"/>
            </w:rPr>
          </w:rPrChange>
        </w:rPr>
        <w:t>NO</w:t>
      </w:r>
      <w:r w:rsidRPr="00B84839">
        <w:rPr>
          <w:rFonts w:eastAsia="MS Gothic"/>
          <w:iCs/>
          <w:sz w:val="22"/>
          <w:szCs w:val="22"/>
          <w:vertAlign w:val="subscript"/>
          <w:rPrChange w:id="2865" w:author="Lucy Cowie" w:date="2021-07-27T19:15:00Z">
            <w:rPr>
              <w:rFonts w:eastAsia="MS Gothic"/>
              <w:i/>
              <w:vertAlign w:val="subscript"/>
            </w:rPr>
          </w:rPrChange>
        </w:rPr>
        <w:t>x</w:t>
      </w:r>
      <w:r w:rsidRPr="00B84839">
        <w:rPr>
          <w:sz w:val="22"/>
          <w:szCs w:val="22"/>
          <w:rPrChange w:id="2866" w:author="Lucy Cowie" w:date="2021-07-27T19:15:00Z">
            <w:rPr/>
          </w:rPrChange>
        </w:rPr>
        <w:t>, BVOCs, fire emissions) with consequent feedbacks on climate (Section 6.4.5). Climate modes of variability, like</w:t>
      </w:r>
      <w:ins w:id="2867" w:author="Lucy Cowie" w:date="2021-07-27T18:58:00Z">
        <w:r w:rsidR="00DC2C76" w:rsidRPr="00B84839">
          <w:rPr>
            <w:sz w:val="22"/>
            <w:szCs w:val="22"/>
            <w:rPrChange w:id="2868" w:author="Lucy Cowie" w:date="2021-07-27T19:15:00Z">
              <w:rPr/>
            </w:rPrChange>
          </w:rPr>
          <w:t xml:space="preserve"> </w:t>
        </w:r>
        <w:commentRangeStart w:id="2869"/>
        <w:r w:rsidR="00DC2C76" w:rsidRPr="00B84839">
          <w:rPr>
            <w:sz w:val="22"/>
            <w:szCs w:val="22"/>
            <w:rPrChange w:id="2870" w:author="Lucy Cowie" w:date="2021-07-27T19:15:00Z">
              <w:rPr>
                <w:color w:val="000000"/>
                <w:sz w:val="20"/>
                <w:szCs w:val="20"/>
              </w:rPr>
            </w:rPrChange>
          </w:rPr>
          <w:t>El Niño–Southern Oscillation</w:t>
        </w:r>
        <w:commentRangeEnd w:id="2869"/>
        <w:r w:rsidR="00DC2C76" w:rsidRPr="00B84839">
          <w:rPr>
            <w:rStyle w:val="Marquedecommentaire"/>
            <w:rFonts w:cstheme="minorBidi"/>
            <w:sz w:val="22"/>
            <w:szCs w:val="22"/>
            <w:lang w:eastAsia="fr-FR"/>
            <w:rPrChange w:id="2871" w:author="Lucy Cowie" w:date="2021-07-27T19:15:00Z">
              <w:rPr>
                <w:rStyle w:val="Marquedecommentaire"/>
              </w:rPr>
            </w:rPrChange>
          </w:rPr>
          <w:commentReference w:id="2869"/>
        </w:r>
        <w:r w:rsidR="00DC2C76" w:rsidRPr="00B84839">
          <w:rPr>
            <w:sz w:val="22"/>
            <w:szCs w:val="22"/>
            <w:rPrChange w:id="2872" w:author="Lucy Cowie" w:date="2021-07-27T19:15:00Z">
              <w:rPr/>
            </w:rPrChange>
          </w:rPr>
          <w:t xml:space="preserve"> (</w:t>
        </w:r>
      </w:ins>
      <w:del w:id="2873" w:author="Lucy Cowie" w:date="2021-07-27T18:58:00Z">
        <w:r w:rsidRPr="00B84839" w:rsidDel="00DC2C76">
          <w:rPr>
            <w:sz w:val="22"/>
            <w:szCs w:val="22"/>
            <w:rPrChange w:id="2874" w:author="Lucy Cowie" w:date="2021-07-27T19:15:00Z">
              <w:rPr/>
            </w:rPrChange>
          </w:rPr>
          <w:delText xml:space="preserve"> </w:delText>
        </w:r>
      </w:del>
      <w:r w:rsidRPr="00B84839">
        <w:rPr>
          <w:sz w:val="22"/>
          <w:szCs w:val="22"/>
          <w:rPrChange w:id="2875" w:author="Lucy Cowie" w:date="2021-07-27T19:15:00Z">
            <w:rPr/>
          </w:rPrChange>
        </w:rPr>
        <w:t>ENSO</w:t>
      </w:r>
      <w:ins w:id="2876" w:author="Lucy Cowie" w:date="2021-07-27T18:58:00Z">
        <w:r w:rsidR="00DC2C76" w:rsidRPr="00B84839">
          <w:rPr>
            <w:sz w:val="22"/>
            <w:szCs w:val="22"/>
            <w:rPrChange w:id="2877" w:author="Lucy Cowie" w:date="2021-07-27T19:15:00Z">
              <w:rPr/>
            </w:rPrChange>
          </w:rPr>
          <w:t>)</w:t>
        </w:r>
      </w:ins>
      <w:r w:rsidRPr="00B84839">
        <w:rPr>
          <w:sz w:val="22"/>
          <w:szCs w:val="22"/>
          <w:rPrChange w:id="2878" w:author="Lucy Cowie" w:date="2021-07-27T19:15:00Z">
            <w:rPr/>
          </w:rPrChange>
        </w:rPr>
        <w:t xml:space="preserve">, also contribute to OH variability via changes in lightning </w:t>
      </w:r>
      <w:r w:rsidRPr="00B84839">
        <w:rPr>
          <w:rFonts w:eastAsia="MS Gothic"/>
          <w:sz w:val="22"/>
          <w:szCs w:val="22"/>
          <w:rPrChange w:id="2879" w:author="Lucy Cowie" w:date="2021-07-27T19:15:00Z">
            <w:rPr>
              <w:rFonts w:eastAsia="MS Gothic"/>
            </w:rPr>
          </w:rPrChange>
        </w:rPr>
        <w:t>NO</w:t>
      </w:r>
      <w:r w:rsidRPr="00B84839">
        <w:rPr>
          <w:rFonts w:eastAsia="MS Gothic"/>
          <w:iCs/>
          <w:sz w:val="22"/>
          <w:szCs w:val="22"/>
          <w:vertAlign w:val="subscript"/>
          <w:rPrChange w:id="2880" w:author="Lucy Cowie" w:date="2021-07-27T19:15:00Z">
            <w:rPr>
              <w:rFonts w:eastAsia="MS Gothic"/>
              <w:i/>
              <w:vertAlign w:val="subscript"/>
            </w:rPr>
          </w:rPrChange>
        </w:rPr>
        <w:t>x</w:t>
      </w:r>
      <w:r w:rsidRPr="00B84839">
        <w:rPr>
          <w:sz w:val="22"/>
          <w:szCs w:val="22"/>
          <w:rPrChange w:id="2881" w:author="Lucy Cowie" w:date="2021-07-27T19:15:00Z">
            <w:rPr/>
          </w:rPrChange>
        </w:rPr>
        <w:t xml:space="preserve"> emissions and deep convection </w:t>
      </w:r>
      <w:commentRangeStart w:id="2882"/>
      <w:commentRangeStart w:id="2883"/>
      <w:r w:rsidRPr="00B84839">
        <w:rPr>
          <w:sz w:val="22"/>
          <w:szCs w:val="22"/>
          <w:rPrChange w:id="2884" w:author="Lucy Cowie" w:date="2021-07-27T19:15:00Z">
            <w:rPr/>
          </w:rPrChange>
        </w:rPr>
        <w:fldChar w:fldCharType="begin" w:fldLock="1"/>
      </w:r>
      <w:r w:rsidR="00D477C7" w:rsidRPr="00B84839">
        <w:rPr>
          <w:sz w:val="22"/>
          <w:szCs w:val="22"/>
          <w:rPrChange w:id="2885" w:author="Lucy Cowie" w:date="2021-07-27T19:15:00Z">
            <w:rPr/>
          </w:rPrChange>
        </w:rPr>
        <w:instrText>ADDIN CSL_CITATION { "citationItems" : [ { "id" : "ITEM-1", "itemData" : { "DOI" : "10.5194/gmd-12-2307-2019", "ISSN" : "19919603", "abstract" : "A new chemical mechanism for the oxidation of biogenic volatile organic compounds (BVOCs) is presented and implemented in the Model of Atmospheric composition at Global and Regional scales using Inversion Techniques for Trace gas Emissions (MAGRITTE v1.1). With a total of 105 organic species and over 265 gas-phase reactions, 69 photodissociations, and 7 heterogeneous reactions, the mechanism treats the chemical degradation of isoprene-its main focus-as well as acetaldehyde, acetone, methylbutenol, and the family of monoterpenes. Regarding isoprene, the mechanism incorporates a state-of-The-Art representation of its oxidation scheme accounting for all major advances put forward in recent theoretical and laboratory studies. The recycling of OH radicals in isoprene oxidation through the isomerization of Z-\u00ce-hydroxyperoxy radicals is found to enhance OH concentrations by up to 40 % over western Amazonia in the boundary layer and by 10 %-15 % over the southeastern US and Siberia in July. The model and its chemical mechanism are evaluated against the suite of chemical measurements from the SEAC4RS (Studies of Emissions and Atmospheric Composition, Clouds and Climate Coupling by Regional Surveys) airborne campaign, demonstrating a good overall agreement for major isoprene oxidation products, although the aerosol hydrolysis of tertiary and non-Tertiary nitrates remain poorly constrained. The comparisons for methylnitrate indicate a very low nitrate yield (&lt;3\u00d710-4) in the CH3O2+NO reaction. The oxidation of isoprene, acetone, and acetaldehyde by OH is shown to be a substantial source of enols and keto-enols, primarily through the photolysis of multifunctional carbonyls generated in their oxidation schemes. Oxidation of those enols by OH radicals constitutes a sizable source of carboxylic acids estimated at 9 Tg (HC(O)OH) yr-1 and 11 Tg(CH3C(O)OH) yr-1 or \u011d1/420 % of their global identified source. The ozonolysis of alkenes is found to be a smaller source of HC(O)OH (6 Tg HC(O)OH yr-1) than previously estimated, due to several factors including the strong deposition sink of hydroxymethyl hydroperoxide (HMHP).", "author" : [ { "dropping-particle" : "", "family" : "DuplicateM\u00fcller", "given" : "NoCiteJean Fran\u00e7ois", "non-dropping-particle" : "", "parse-names" : false, "suffix" : "" }, { "dropping-particle" : "", "family" : "Stavrakou", "given" : "Trissevgeni", "non-dropping-particle" : "", "parse-names" : false, "suffix" : "" }, { "dropping-particle" : "", "family" : "Peeters", "given" : "Jozef", "non-dropping-particle" : "", "parse-names" : false, "suffix" : "" } ], "container-title" : "Geoscientific Model Development", "id" : "ITEM-1", "issue" : "6", "issued" : { "date-parts" : [ [ "2019", "6" ] ] }, "page" : "2307-2356", "publisher" : "Copernicus Publications", "title" : "Chemistry and deposition in the model of atmospheric composition at global and regional scales using inversion techniques for trace gas emissions (magritte v1.1)-part 1: Chemical mechanism", "translator" : [ { "dropping-particle" : "", "family" : "G4109", "given" : "", "non-dropping-particle" : "", "parse-names" : false, "suffix" : "" } ], "type" : "article-journal", "volume" : "12" }, "uris" : [ "http://www.mendeley.com/documents/?uuid=51c5ba3f-5a23-4a22-9d48-c2b9a6757c98", "http://www.mendeley.com/documents/?uuid=c2c8650a-30d6-4603-ac5c-7950d53b2511", "http://www.mendeley.com/documents/?uuid=59dd7ae8-3bc2-4069-8b3c-9631d5a0607d" ] }, { "id" : "ITEM-2", "itemData" : { "DOI" : "10.5194/acp-19-9613-2019", "ISSN" : "16807324", "abstract" : "Atmospheric oxidation of isoprene, the most abundantly emitted non-methane hydrocarbon, affects the abundances of ozone (O3), the hydroxyl radical (OH), nitrogen oxide radicals (NOx ), carbon monoxide (CO), oxygenated and nitrated organic compounds, and secondary organic aerosol (SOA).We analyze these effects in box models and in the global GEOS-Chem chemical transport model using the new reduced Caltech isoprene mechanism (RCIM) condensed from a recently developed explicit isoprene oxidation mechanism. We find many similarities with previous global models of isoprene chemistry along with a number of important differences. Proper accounting of the isomer distribution of peroxy radicals following the addition of OH and O2 to isoprene influences the subsequent distribution of products, decreasing in particular the yield of methacrolein and increasing the capacity of intramolecular hydrogen shifts to promptly regenerate OH. Hydrogen shift reactions throughout the mechanism lead to increased OH recycling, resulting in less depletion of OH under low-NO conditions than in previous mechanisms. Higher organonitrate yields and faster tertiary nitrate hydrolysis lead to more efficient NOx removal by isoprene and conversion to inorganic nitrate. Only 20% of isoprene-derived organonitrates (excluding peroxyacyl nitrates) are chemically recycled to NOx . The global yield of formaldehyde from isoprene is 22% per carbon and less sensitive to NO than in previous mechanisms. The global molar yield of glyoxal is 2 %, much lower than in previous mechanisms because of deposition and aerosol uptake of glyoxal precursors. Global production of isoprene SOA is about one-third from each of the following: Isoprene epoxydiols (IEPOX), organonitrates, and tetrafunctional compounds.We find a SOA yield from isoprene of 13% per carbon, much higher than commonly assumed in models and likely offset by SOA chemical loss. We use the results of our simulations to further condense RCIM into a mini Caltech isoprene mechanism (Mini-CIM) for less expensive implementation in atmospheric models, with a total size (108 species, 345 reactions) comparable to currently used mechanisms.", "author" : [ { "dropping-particle" : "", "family" : "Bates", "given" : "Kelvin H.", "non-dropping-particle" : "", "parse-names" : false, "suffix" : "" }, { "dropping-particle" : "", "family" : "Jacob", "given" : "Daniel J.", "non-dropping-particle" : "", "parse-names" : false, "suffix" : "" } ], "container-title" : "Atmospheric Chemistry and Physics", "id" : "ITEM-2", "issue" : "14", "issued" : { "date-parts" : [ [ "2019", "7" ] ] }, "page" : "9613-9640", "publisher" : "Copernicus Publications", "title" : "A new model mechanism for atmospheric oxidation of isoprene: Global effects on oxidants, nitrogen oxides, organic products, and secondary organic aerosol", "translator" : [ { "dropping-particle" : "", "family" : "G4103", "given" : "", "non-dropping-particle" : "", "parse-names" : false, "suffix" : "" } ], "type" : "article-journal", "volume" : "19" }, "uris" : [ "http://www.mendeley.com/documents/?uuid=acddcd1d-5e71-40d8-9c2a-d06061b57556", "http://www.mendeley.com/documents/?uuid=b5cf5212-862b-42a1-aa6a-fdd843f58cda", "http://www.mendeley.com/documents/?uuid=4cf9c6e2-80e9-4d5b-bab1-f09ee2e1b8f1" ] } ], "mendeley" : { "formattedCitation" : "(Bates and Jacob, 2019; DuplicateM\u00fcller et al., 2019)", "manualFormatting" : "(Turner et al., 2018)", "plainTextFormattedCitation" : "(Bates and Jacob, 2019; DuplicateM\u00fcller et al., 2019)", "previouslyFormattedCitation" : "(Bates and Jacob, 2019; DuplicateM\u00fcller et al., 2019)" }, "properties" : { "noteIndex" : 0 }, "schema" : "https://github.com/citation-style-language/schema/raw/master/csl-citation.json" }</w:instrText>
      </w:r>
      <w:r w:rsidRPr="00B84839">
        <w:rPr>
          <w:sz w:val="22"/>
          <w:szCs w:val="22"/>
          <w:rPrChange w:id="2886" w:author="Lucy Cowie" w:date="2021-07-27T19:15:00Z">
            <w:rPr/>
          </w:rPrChange>
        </w:rPr>
        <w:fldChar w:fldCharType="separate"/>
      </w:r>
      <w:r w:rsidR="00CB33A1" w:rsidRPr="00B84839">
        <w:rPr>
          <w:noProof/>
          <w:sz w:val="22"/>
          <w:szCs w:val="22"/>
          <w:rPrChange w:id="2887" w:author="Lucy Cowie" w:date="2021-07-27T19:15:00Z">
            <w:rPr>
              <w:noProof/>
            </w:rPr>
          </w:rPrChange>
        </w:rPr>
        <w:t>(Turner et al., 2018)</w:t>
      </w:r>
      <w:r w:rsidRPr="00B84839">
        <w:rPr>
          <w:sz w:val="22"/>
          <w:szCs w:val="22"/>
          <w:rPrChange w:id="2888" w:author="Lucy Cowie" w:date="2021-07-27T19:15:00Z">
            <w:rPr/>
          </w:rPrChange>
        </w:rPr>
        <w:fldChar w:fldCharType="end"/>
      </w:r>
      <w:commentRangeEnd w:id="2882"/>
      <w:r w:rsidR="00CB33A1" w:rsidRPr="00B84839">
        <w:rPr>
          <w:rStyle w:val="Marquedecommentaire"/>
          <w:sz w:val="22"/>
          <w:szCs w:val="22"/>
          <w:rPrChange w:id="2889" w:author="Lucy Cowie" w:date="2021-07-27T19:15:00Z">
            <w:rPr>
              <w:rStyle w:val="Marquedecommentaire"/>
            </w:rPr>
          </w:rPrChange>
        </w:rPr>
        <w:commentReference w:id="2882"/>
      </w:r>
      <w:commentRangeEnd w:id="2883"/>
      <w:r w:rsidR="00361D4A" w:rsidRPr="00B84839">
        <w:rPr>
          <w:rStyle w:val="Marquedecommentaire"/>
          <w:sz w:val="22"/>
          <w:szCs w:val="22"/>
          <w:rPrChange w:id="2890" w:author="Lucy Cowie" w:date="2021-07-27T19:15:00Z">
            <w:rPr>
              <w:rStyle w:val="Marquedecommentaire"/>
            </w:rPr>
          </w:rPrChange>
        </w:rPr>
        <w:commentReference w:id="2883"/>
      </w:r>
      <w:r w:rsidRPr="00B84839">
        <w:rPr>
          <w:sz w:val="22"/>
          <w:szCs w:val="22"/>
          <w:rPrChange w:id="2891" w:author="Lucy Cowie" w:date="2021-07-27T19:15:00Z">
            <w:rPr/>
          </w:rPrChange>
        </w:rPr>
        <w:t xml:space="preserve">, and fire emissions </w:t>
      </w:r>
      <w:r w:rsidRPr="00B84839">
        <w:rPr>
          <w:sz w:val="22"/>
          <w:szCs w:val="22"/>
          <w:rPrChange w:id="2892" w:author="Lucy Cowie" w:date="2021-07-27T19:15:00Z">
            <w:rPr/>
          </w:rPrChange>
        </w:rPr>
        <w:fldChar w:fldCharType="begin" w:fldLock="1"/>
      </w:r>
      <w:r w:rsidR="00D477C7" w:rsidRPr="00B84839">
        <w:rPr>
          <w:sz w:val="22"/>
          <w:szCs w:val="22"/>
          <w:rPrChange w:id="2893" w:author="Lucy Cowie" w:date="2021-07-27T19:15:00Z">
            <w:rPr/>
          </w:rPrChange>
        </w:rPr>
        <w:instrText>ADDIN CSL_CITATION { "citationItems" : [ { "id" : "ITEM-1", "itemData" : { "DOI" : "10.5194/acp-19-8669-2019", "ISSN" : "16807324", "abstract" : "The interannual variability of the greenhouse gases methane (span classCombining double low line\"inline-formula\"CH4/span) and tropospheric ozone (span classCombining double low line\"inline-formula\"O3/span) is largely driven by natural variations in global emissions and meteorology. The El Ni\u00f1o-Southern Oscillation (ENSO) is known to influence fire occurrence, wetland emission and atmospheric circulation, affecting sources and sinks of span classCombining double low line\"inline-formula\"CH4/span and tropospheric span classCombining double low line\"inline-formula\"O3/span, but there are still important uncertainties associated with the exact mechanism and magnitude of this effect. Here we use a modelling approach to investigate how fires and meteorology control the interannual variability of global carbon monoxide (CO), span classCombining double low line\"inline-formula\"CH4/span and span classCombining double low line\"inline-formula\"O3/span concentrations, particularly during large El Ni\u00f1o events. Using a three-dimensional chemical transport model (TOMCAT) coupled to a sophisticated aerosol microphysics scheme (GLOMAP) we simulate changes to CO, hydroxyl radical (OH) and span classCombining double low line\"inline-formula\"O3/span for the period 1997-2014. We then use an offline radiative transfer model to quantify the climate impact of changes to atmospheric composition as a result of specific drivers./p During the El Ni\u00f1o event of 1997-1998, there were increased emissions from biomass burning globally, causing global CO concentrations to increase by more than 40&amp;thinsp;%. This resulted in decreased global mass-weighted tropospheric OH concentrations of up to 9&amp;thinsp;% and a consequent 4&amp;thinsp;% increase in the span classCombining double low line\"inline-formula\"CH4/span atmospheric lifetime. The change in span classCombining double low line\"inline-formula\"CH4/span lifetime led to a 7.5&amp;thinsp;ppb&amp;thinsp;yrspan classCombining double low line\"inline-formula\"-1/span increase in the global mean span classCombining double low line\"inline-formula\"CH4/span growth rate in 1998. Therefore, biomass burning emission of CO could account for 72&amp;thinsp;% of the total effect of fire emissions on span classCombining double low line\"inline-formula\"CH4/span growth rate in 1998./p Our simulations indicate that variations in fire emissions and meteorology associated with El Ni\u00f1o have opposing impacts on tropospheric span classCombining double low line\"inline-formula\"O3/span b\u2026", "author" : [ { "dropping-particle" : "", "family" : "Rowlinson", "given" : "Matthew J.", "non-dropping-particle" : "", "parse-names" : false, "suffix" : "" }, { "dropping-particle" : "", "family" : "Rap", "given" : "Alexandru", "non-dropping-particle" : "", "parse-names" : false, "suffix" : "" }, { "dropping-particle" : "", "family" : "Arnold", "given" : "Stephen R.", "non-dropping-particle" : "", "parse-names" : false, "suffix" : "" }, { "dropping-particle" : "", "family" : "Pope", "given" : "Richard J.", "non-dropping-particle" : "", "parse-names" : false, "suffix" : "" }, { "dropping-particle" : "", "family" : "Chipperfield", "given" : "Martyn P.", "non-dropping-particle" : "", "parse-names" : false, "suffix" : "" }, { "dropping-particle" : "", "family" : "Mcnorton", "given" : "Joe", "non-dropping-particle" : "", "parse-names" : false, "suffix" : "" }, { "dropping-particle" : "", "family" : "Forster", "given" : "Piers", "non-dropping-particle" : "", "parse-names" : false, "suffix" : "" }, { "dropping-particle" : "", "family" : "Gordon", "given" : "Hamish", "non-dropping-particle" : "", "parse-names" : false, "suffix" : "" }, { "dropping-particle" : "", "family" : "Pringle", "given" : "Kirsty J.", "non-dropping-particle" : "", "parse-names" : false, "suffix" : "" }, { "dropping-particle" : "", "family" : "Feng", "given" : "Wuhu", "non-dropping-particle" : "", "parse-names" : false, "suffix" : "" }, { "dropping-particle" : "", "family" : "Kerridge", "given" : "Brian J.", "non-dropping-particle" : "", "parse-names" : false, "suffix" : "" }, { "dropping-particle" : "", "family" : "Latter", "given" : "Barry L.", "non-dropping-particle" : "", "parse-names" : false, "suffix" : "" }, { "dropping-particle" : "", "family" : "Siddans", "given" : "Richard", "non-dropping-particle" : "", "parse-names" : false, "suffix" : "" } ], "container-title" : "Atmospheric Chemistry and Physics", "id" : "ITEM-1", "issue" : "13", "issued" : { "date-parts" : [ [ "2019", "7" ] ] }, "page" : "8669-8686", "publisher" : "Copernicus Publications", "title" : "Impact of El Ni\u00f1o-Southern Oscillation on the interannual variability of methane and tropospheric ozone", "translator" : [ { "dropping-particle" : "", "family" : "G4111", "given" : "", "non-dropping-particle" : "", "parse-names" : false, "suffix" : "" } ], "type" : "article-journal", "volume" : "19" }, "uris" : [ "http://www.mendeley.com/documents/?uuid=ace1f93e-e57a-42be-bfd0-dd51905548ec", "http://www.mendeley.com/documents/?uuid=e8f94d0d-f1c1-447f-9e03-ee31844b1d00", "http://www.mendeley.com/documents/?uuid=6d2e168d-7420-4485-a83b-9d13797899e7", "http://www.mendeley.com/documents/?uuid=cd0a11d7-c714-4de1-b7b3-c9af6bcfa67d" ] } ], "mendeley" : { "formattedCitation" : "(Rowlinson et al., 2019)", "plainTextFormattedCitation" : "(Rowlinson et al., 2019)", "previouslyFormattedCitation" : "(Rowlinson et al., 2019)" }, "properties" : { "noteIndex" : 0 }, "schema" : "https://github.com/citation-style-language/schema/raw/master/csl-citation.json" }</w:instrText>
      </w:r>
      <w:r w:rsidRPr="00B84839">
        <w:rPr>
          <w:sz w:val="22"/>
          <w:szCs w:val="22"/>
          <w:rPrChange w:id="2894" w:author="Lucy Cowie" w:date="2021-07-27T19:15:00Z">
            <w:rPr/>
          </w:rPrChange>
        </w:rPr>
        <w:fldChar w:fldCharType="separate"/>
      </w:r>
      <w:r w:rsidR="00CB33A1" w:rsidRPr="00B84839">
        <w:rPr>
          <w:noProof/>
          <w:sz w:val="22"/>
          <w:szCs w:val="22"/>
          <w:rPrChange w:id="2895" w:author="Lucy Cowie" w:date="2021-07-27T19:15:00Z">
            <w:rPr>
              <w:noProof/>
            </w:rPr>
          </w:rPrChange>
        </w:rPr>
        <w:t>(Rowlinson et al., 2019)</w:t>
      </w:r>
      <w:r w:rsidRPr="00B84839">
        <w:rPr>
          <w:sz w:val="22"/>
          <w:szCs w:val="22"/>
          <w:rPrChange w:id="2896" w:author="Lucy Cowie" w:date="2021-07-27T19:15:00Z">
            <w:rPr/>
          </w:rPrChange>
        </w:rPr>
        <w:fldChar w:fldCharType="end"/>
      </w:r>
      <w:r w:rsidRPr="00B84839">
        <w:rPr>
          <w:sz w:val="22"/>
          <w:szCs w:val="22"/>
          <w:rPrChange w:id="2897" w:author="Lucy Cowie" w:date="2021-07-27T19:15:00Z">
            <w:rPr/>
          </w:rPrChange>
        </w:rPr>
        <w:t xml:space="preserve">. </w:t>
      </w:r>
    </w:p>
    <w:p w14:paraId="07D44EB0" w14:textId="77777777" w:rsidR="00AF2E59" w:rsidRDefault="00AF2E59" w:rsidP="00D5630D">
      <w:pPr>
        <w:pStyle w:val="AR6BodyText"/>
        <w:rPr>
          <w:lang w:val="en-GB"/>
        </w:rPr>
      </w:pPr>
    </w:p>
    <w:p w14:paraId="76DB6BCF" w14:textId="35EE7D95" w:rsidR="00AF2E59" w:rsidRDefault="00AF2E59" w:rsidP="00D5630D">
      <w:pPr>
        <w:pStyle w:val="AR6BodyText"/>
        <w:rPr>
          <w:lang w:val="en-GB"/>
        </w:rPr>
      </w:pPr>
      <w:r w:rsidRPr="000E472A">
        <w:rPr>
          <w:lang w:val="en-GB"/>
        </w:rPr>
        <w:t>Global</w:t>
      </w:r>
      <w:ins w:id="2898" w:author="Lucy Cowie" w:date="2021-07-27T18:59:00Z">
        <w:r w:rsidR="005C2393">
          <w:rPr>
            <w:lang w:val="en-GB"/>
          </w:rPr>
          <w:t>-</w:t>
        </w:r>
      </w:ins>
      <w:del w:id="2899" w:author="Lucy Cowie" w:date="2021-07-27T18:59:00Z">
        <w:r w:rsidRPr="000E472A" w:rsidDel="005C2393">
          <w:rPr>
            <w:lang w:val="en-GB"/>
          </w:rPr>
          <w:delText xml:space="preserve"> </w:delText>
        </w:r>
      </w:del>
      <w:r w:rsidRPr="000E472A">
        <w:rPr>
          <w:lang w:val="en-GB"/>
        </w:rPr>
        <w:t xml:space="preserve">scale OH </w:t>
      </w:r>
      <w:r>
        <w:rPr>
          <w:lang w:val="en-GB"/>
        </w:rPr>
        <w:t>observations</w:t>
      </w:r>
      <w:r w:rsidRPr="000E472A">
        <w:rPr>
          <w:lang w:val="en-GB"/>
        </w:rPr>
        <w:t xml:space="preserve"> are non-existent because of its extremely short lifetime (</w:t>
      </w:r>
      <w:ins w:id="2900" w:author="Lucy Cowie" w:date="2021-07-27T19:00:00Z">
        <w:r w:rsidR="00270C8D">
          <w:rPr>
            <w:lang w:val="en-GB"/>
          </w:rPr>
          <w:t xml:space="preserve">around </w:t>
        </w:r>
      </w:ins>
      <w:del w:id="2901" w:author="Lucy Cowie" w:date="2021-07-27T19:00:00Z">
        <w:r w:rsidRPr="000E472A" w:rsidDel="00270C8D">
          <w:rPr>
            <w:lang w:val="en-GB"/>
          </w:rPr>
          <w:delText>~</w:delText>
        </w:r>
      </w:del>
      <w:r w:rsidRPr="000E472A">
        <w:rPr>
          <w:lang w:val="en-GB"/>
        </w:rPr>
        <w:t>1</w:t>
      </w:r>
      <w:r>
        <w:rPr>
          <w:lang w:val="en-GB"/>
        </w:rPr>
        <w:t xml:space="preserve"> </w:t>
      </w:r>
      <w:commentRangeStart w:id="2902"/>
      <w:r w:rsidRPr="000E472A">
        <w:rPr>
          <w:lang w:val="en-GB"/>
        </w:rPr>
        <w:t>s</w:t>
      </w:r>
      <w:commentRangeEnd w:id="2902"/>
      <w:r w:rsidR="005744D0">
        <w:rPr>
          <w:rStyle w:val="Marquedecommentaire"/>
          <w:lang w:val="en-GB"/>
        </w:rPr>
        <w:commentReference w:id="2902"/>
      </w:r>
      <w:r w:rsidRPr="000E472A">
        <w:rPr>
          <w:lang w:val="en-GB"/>
        </w:rPr>
        <w:t>) and therefore global OH abundance and its time variations are either inferred from atmospheric measurements of methyl chloroform (MCF</w:t>
      </w:r>
      <w:r w:rsidR="003F1C19">
        <w:rPr>
          <w:lang w:val="en-GB"/>
        </w:rPr>
        <w:t>;</w:t>
      </w:r>
      <w:r w:rsidRPr="000E472A">
        <w:rPr>
          <w:lang w:val="en-GB"/>
        </w:rPr>
        <w:t xml:space="preserve"> </w:t>
      </w:r>
      <w:commentRangeStart w:id="2903"/>
      <w:r w:rsidRPr="000E472A">
        <w:fldChar w:fldCharType="begin" w:fldLock="1"/>
      </w:r>
      <w:ins w:id="2904" w:author="Robin Matthews" w:date="2021-07-08T16:23:00Z">
        <w:r w:rsidR="00361D4A">
          <w:rPr>
            <w:lang w:val="en-GB"/>
          </w:rPr>
          <w:instrText>ADDIN CSL_CITATION { "citationItems" : [ { "id" : "ITEM-1", "itemData" : { "DOI" : "10.5194/essd-10-985-2018", "ISBN" : "1866-3508", "abstract" : "We present the organization, instrumentation, datasets, data interpretation, modeling, and accomplishments of the multinational global atmospheric measurement program AGAGE (Advanced Global Atmospheric Gases Experiment). AGAGE is distinguished by its capability to measure globally, at high frequency, and at multiple sites all the important species in the Montreal Protocol and all the important non-carbon-dioxide (non-CO2) gases assessed by the Intergovernmental Panel on Climate Change (CO2 is also measured at several sites). The scientific objectives of AGAGE are important in furthering our understanding of global chemical and climatic phenomena. They are the following: (1) to accurately measure the temporal and spatial distributions of anthropogenic gases that contribute the majority of reactive halogen to the stratosphere and/or are strong infrared absorbers (chlorocarbons, chlorofluorocarbons CFCs, bromocarbons, hydrochlorofluorocarbons HCFCs, hydrofluorocarbons HFCs and polyfluorinated compounds (perfluorocarbons PFCs), nitrogen trifluoride NF3, sulfuryl fluoride SO2F2, and sulfur hexafluoride SF6) and use these measurements to determine the global rates of their emission and/or destruction (i.e., lifetimes); (2) to accurately measure the global distributions and temporal behaviors and determine the sources and sinks of non-CO2 biogenic anthropogenic gases important to climate change and/or ozone depletion (methane CH4, nitrous oxide N20, carbon monoxide CO, molecular hydrogen H2, methyl chloride CH3C1, and methyl bromide CH3Br); (3) to identify new long-lived greenhouse and ozone -depleting gases (e.g., SO2F2, NF3, heavy PFCs (C4Fm, C5F12, C6F 14, C7F16, and C8F18) and hydrofluoroolefins (HF0s; e.g., CH2 = CFCF3) have been identified in AGAGE), initiate the real-time monitoring of these new gases, and reconstruct their past histories from AGAGE, air archive, and firn air measurements; (4) to determine the average concentrations and trends of tropospheric hydroxyl radicals (OH) from the rates of destruction of atmospheric trichloroethane (CH3CC13), HFCs, and HCFCs and estimates of their emissions; (5) to determine from atmospheric observations and estimates of their destruction rates the magnitudes and distributions by region of surface sources and sinks of all measured gases; (6) to provide accurate data on the global accumulation of many of these trace gases that are used to test the synoptic-, regional-, and global -scale circulations predicted b\u2026", "author" : [ { "dropping-particle" : "", "family" : "Prinn", "given" : "Ronald G", "non-dropping-particle" : "", "parse-names" : false, "suffix" : "" }, { "dropping-particle" : "", "family" : "Weiss", "given" : "Ray F", "non-dropping-particle" : "", "parse-names" : false, "suffix" : "" }, { "dropping-particle" : "", "family" : "Arduini", "given" : "Jgor", "non-dropping-particle" : "", "parse-names" : false, "suffix" : "" }, { "dropping-particle" : "", "family" : "Arnold", "given" : "Tim", "non-dropping-particle" : "", "parse-names" : false, "suffix" : "" }, { "dropping-particle" : "", "family" : "DeWitt", "given" : "H Langley", "non-dropping-particle" : "", "parse-names" : false, "suffix" : "" }, { "dropping-particle" : "", "family" : "Fraser", "given" : "Paul J", "non-dropping-particle" : "", "parse-names" : false, "suffix" : "" }, { "dropping-particle" : "", "family" : "Ganesan", "given" : "Anita L", "non-dropping-particle" : "", "parse-names" : false, "suffix" : "" }, { "dropping-particle" : "", "family" : "Gasore", "given" : "Jimmy", "non-dropping-particle" : "", "parse-names" : false, "suffix" : "" }, { "dropping-particle" : "", "family" : "Harth", "given" : "Christina M", "non-dropping-particle" : "", "parse-names" : false, "suffix" : "" }, { "dropping-particle" : "", "family" : "Hermansen", "given" : "Ove", "non-dropping-particle" : "", "parse-names" : false, "suffix" : "" }, { "dropping-particle" : "", "family" : "Kim", "given" : "Jooil", "non-dropping-particle" : "", "parse-names" : false, "suffix" : "" }, { "dropping-particle" : "", "family" : "Krummel", "given" : "Paul B", "non-dropping-particle" : "", "parse-names" : false, "suffix" : "" }, { "dropping-particle" : "", "family" : "Li", "given" : "Shanlan", "non-dropping-particle" : "", "parse-names" : false, "suffix" : "" }, { "dropping-particle" : "", "family" : "Loh", "given" : "Zoe M", "non-dropping-particle" : "", "parse-names" : false, "suffix" : "" }, { "dropping-particle" : "", "family" : "Lunder", "given" : "Chris R", "non-dropping-particle" : "", "parse-names" : false, "suffix" : "" }, { "dropping-particle" : "", "family" : "Maione", "given" : "Michela", "non-dropping-particle" : "", "parse-names" : false, "suffix" : "" }, { "dropping-particle" : "", "family" : "Manning", "given" : "Alistair J", "non-dropping-particle" : "", "parse-names" : false, "suffix" : "" }, { "dropping-particle" : "", "family" : "Miller", "given" : "Ben R", "non-dropping-particle" : "", "parse-names" : false, "suffix" : "" }, { "dropping-particle" : "", "family" : "Mitrevski", "given" : "Blagoj", "non-dropping-particle" : "", "parse-names" : false, "suffix" : "" }, { "dropping-particle" : "", "family" : "Muehle", "given" : "Jens", "non-dropping-particle" : "", "parse-names" : false, "suffix" : "" }, { "dropping-particle" : "", "family" : "O'Doherty", "given" : "Simon", "non-dropping-particle" : "", "parse-names" : false, "suffix" : "" }, { "dropping-particle" : "", "family" : "Park", "given" : "Sunyoung", "non-dropping-particle" : "", "parse-names" : false, "suffix" : "" }, { "dropping-particle" : "", "family" : "Reimann", "given" : "Stefan", "non-dropping-particle" : "", "parse-names" : false, "suffix" : "" }, { "dropping-particle" : "", "family" : "Rigby", "given" : "Matt", "non-dropping-particle" : "", "parse-names" : false, "suffix" : "" }, { "dropping-particle" : "", "family" : "Saito", "given" : "Takuya", "non-dropping-particle" : "", "parse-names" : false, "suffix" : "" }, { "dropping-particle" : "", "family" : "Salameh", "given" : "Peter K", "non-dropping-particle" : "", "parse-names" : false, "suffix" : "" }, { "dropping-particle" : "", "family" : "Schmidt", "given" : "Roland", "non-dropping-particle" : "", "parse-names" : false, "suffix" : "" }, { "dropping-particle" : "", "family" : "Simmonds", "given" : "Peter G", "non-dropping-particle" : "", "parse-names" : false, "suffix" : "" }, { "dropping-particle" : "", "family" : "Steele", "given" : "L Paul", "non-dropping-particle" : "", "parse-names" : false, "suffix" : "" }, { "dropping-particle" : "", "family" : "Vollmer", "given" : "Martin K", "non-dropping-particle" : "", "parse-names" : false, "suffix" : "" }, { "dropping-particle" : "", "family" : "Wang", "given" : "Ray H", "non-dropping-particle" : "", "parse-names" : false, "suffix" : "" }, { "dropping-particle" : "", "family" : "Yao", "given" : "Bo", "non-dropping-particle" : "", "parse-names" : false, "suffix" : "" }, { "dropping-particle" : "", "family" : "Yokouchi", "given" : "Yoko", "non-dropping-particle" : "", "parse-names" : false, "suffix" : "" }, { "dropping-particle" : "", "family" : "Young", "given" : "Dickon", "non-dropping-particle" : "", "parse-names" : false, "suffix" : "" }, { "dropping-particle" : "", "family" : "Zhou", "given" : "Lingxi", "non-dropping-particle" : "", "parse-names" : false, "suffix" : "" } ], "container-title" : "Earth System Science Data", "id" : "ITEM-1", "issue" : "2", "issued" : { "date-parts" : [ [ "2018" ] ] }, "note" : "Times Cited: 0\nRigby, Matthew/A-5555-2012; Reimann, Stefan/A-2327-2009; Krummel, Paul/A-4293-2013; Steele, Paul/B-3185-2009; arduini, jgor/\nRigby, Matthew/0000-0002-2020-9253; Reimann, Stefan/0000-0002-9885-7138; Krummel, Paul/0000-0002-4884-3678; Steele, Paul/0000-0002-8234-3730; arduini, jgor/0000-0002-5199-3853\n0\n1866-3516", "page" : "985-1018", "title" : "History of chemically and radiatively important atmospheric gases from the Advanced Global Atmospheric Gases Experiment (AGAGE)", "translator" : [ { "dropping-particle" : "", "family" : "G3274", "given" : "", "non-dropping-particle" : "", "parse-names" : false, "suffix" : "" } ], "type" : "article-journal", "volume" : "10" }, "uris" : [ "http://www.mendeley.com/documents/?uuid=0eb95535-e947-4eb8-b777-94e08d0977b0", "http://www.mendeley.com/documents/?uuid=c2154aec-9058-4824-8948-0ccf04195854" ] } ], "mendeley" : { "formattedCitation" : "(Prinn et al., 2018)", "manualFormatting" : "(Prinn et al., 2018", "plainTextFormattedCitation" : "(Prinn et al., 2018)", "previouslyFormattedCitation" : "(Prinn et al., 2018)" }, "properties" : { "noteIndex" : 0 }, "schema" : "https://github.com/citation-style-language/schema/raw/master/csl-citation.json" }</w:instrText>
        </w:r>
      </w:ins>
      <w:del w:id="2905" w:author="Robin Matthews" w:date="2021-07-08T16:23:00Z">
        <w:r w:rsidR="00D477C7" w:rsidDel="00361D4A">
          <w:rPr>
            <w:lang w:val="en-GB"/>
          </w:rPr>
          <w:delInstrText>ADDIN CSL_CITATION { "citationItems" : [ { "id" : "ITEM-1", "itemData" : { "DOI" : "10.5194/essd-10-985-2018", "ISBN" : "1866-3508", "abstract" : "We present the organization, instrumentation, datasets, data interpretation, modeling, and accomplishments of the multinational global atmospheric measurement program AGAGE (Advanced Global Atmospheric Gases Experiment). AGAGE is distinguished by its capability to measure globally, at high frequency, and at multiple sites all the important species in the Montreal Protocol and all the important non-carbon-dioxide (non-CO2) gases assessed by the Intergovernmental Panel on Climate Change (CO2 is also measured at several sites). The scientific objectives of AGAGE are important in furthering our understanding of global chemical and climatic phenomena. They are the following: (1) to accurately measure the temporal and spatial distributions of anthropogenic gases that contribute the majority of reactive halogen to the stratosphere and/or are strong infrared absorbers (chlorocarbons, chlorofluorocarbons CFCs, bromocarbons, hydrochlorofluorocarbons HCFCs, hydrofluorocarbons HFCs and polyfluorinated compounds (perfluorocarbons PFCs), nitrogen trifluoride NF3, sulfuryl fluoride SO2F2, and sulfur hexafluoride SF6) and use these measurements to determine the global rates of their emission and/or destruction (i.e., lifetimes); (2) to accurately measure the global distributions and temporal behaviors and determine the sources and sinks of non-CO2 biogenic anthropogenic gases important to climate change and/or ozone depletion (methane CH4, nitrous oxide N20, carbon monoxide CO, molecular hydrogen H2, methyl chloride CH3C1, and methyl bromide CH3Br); (3) to identify new long-lived greenhouse and ozone -depleting gases (e.g., SO2F2, NF3, heavy PFCs (C4Fm, C5F12, C6F 14, C7F16, and C8F18) and hydrofluoroolefins (HF0s; e.g., CH2 = CFCF3) have been identified in AGAGE), initiate the real-time monitoring of these new gases, and reconstruct their past histories from AGAGE, air archive, and firn air measurements; (4) to determine the average concentrations and trends of tropospheric hydroxyl radicals (OH) from the rates of destruction of atmospheric trichloroethane (CH3CC13), HFCs, and HCFCs and estimates of their emissions; (5) to determine from atmospheric observations and estimates of their destruction rates the magnitudes and distributions by region of surface sources and sinks of all measured gases; (6) to provide accurate data on the global accumulation of many of these trace gases that are used to test the synoptic-, regional-, and global -scale circulations predicted b\u2026", "author" : [ { "dropping-particle" : "", "family" : "Prinn", "given" : "Ronald G", "non-dropping-particle" : "", "parse-names" : false, "suffix" : "" }, { "dropping-particle" : "", "family" : "Weiss", "given" : "Ray F", "non-dropping-particle" : "", "parse-names" : false, "suffix" : "" }, { "dropping-particle" : "", "family" : "Arduini", "given" : "Jgor", "non-dropping-particle" : "", "parse-names" : false, "suffix" : "" }, { "dropping-particle" : "", "family" : "Arnold", "given" : "Tim", "non-dropping-particle" : "", "parse-names" : false, "suffix" : "" }, { "dropping-particle" : "", "family" : "DeWitt", "given" : "H Langley", "non-dropping-particle" : "", "parse-names" : false, "suffix" : "" }, { "dropping-particle" : "", "family" : "Fraser", "given" : "Paul J", "non-dropping-particle" : "", "parse-names" : false, "suffix" : "" }, { "dropping-particle" : "", "family" : "Ganesan", "given" : "Anita L", "non-dropping-particle" : "", "parse-names" : false, "suffix" : "" }, { "dropping-particle" : "", "family" : "Gasore", "given" : "Jimmy", "non-dropping-particle" : "", "parse-names" : false, "suffix" : "" }, { "dropping-particle" : "", "family" : "Harth", "given" : "Christina M", "non-dropping-particle" : "", "parse-names" : false, "suffix" : "" }, { "dropping-particle" : "", "family" : "Hermansen", "given" : "Ove", "non-dropping-particle" : "", "parse-names" : false, "suffix" : "" }, { "dropping-particle" : "", "family" : "Kim", "given" : "Jooil", "non-dropping-particle" : "", "parse-names" : false, "suffix" : "" }, { "dropping-particle" : "", "family" : "Krummel", "given" : "Paul B", "non-dropping-particle" : "", "parse-names" : false, "suffix" : "" }, { "dropping-particle" : "", "family" : "Li", "given" : "Shanlan", "non-dropping-particle" : "", "parse-names" : false, "suffix" : "" }, { "dropping-particle" : "", "family" : "Loh", "given" : "Zoe M", "non-dropping-particle" : "", "parse-names" : false, "suffix" : "" }, { "dropping-particle" : "", "family" : "Lunder", "given" : "Chris R", "non-dropping-particle" : "", "parse-names" : false, "suffix" : "" }, { "dropping-particle" : "", "family" : "Maione", "given" : "Michela", "non-dropping-particle" : "", "parse-names" : false, "suffix" : "" }, { "dropping-particle" : "", "family" : "Manning", "given" : "Alistair J", "non-dropping-particle" : "", "parse-names" : false, "suffix" : "" }, { "dropping-particle" : "", "family" : "Miller", "given" : "Ben R", "non-dropping-particle" : "", "parse-names" : false, "suffix" : "" }, { "dropping-particle" : "", "family" : "Mitrevski", "given" : "Blagoj", "non-dropping-particle" : "", "parse-names" : false, "suffix" : "" }, { "dropping-particle" : "", "family" : "Muehle", "given" : "Jens", "non-dropping-particle" : "", "parse-names" : false, "suffix" : "" }, { "dropping-particle" : "", "family" : "O'Doherty", "given" : "Simon", "non-dropping-particle" : "", "parse-names" : false, "suffix" : "" }, { "dropping-particle" : "", "family" : "Park", "given" : "Sunyoung", "non-dropping-particle" : "", "parse-names" : false, "suffix" : "" }, { "dropping-particle" : "", "family" : "Reimann", "given" : "Stefan", "non-dropping-particle" : "", "parse-names" : false, "suffix" : "" }, { "dropping-particle" : "", "family" : "Rigby", "given" : "Matt", "non-dropping-particle" : "", "parse-names" : false, "suffix" : "" }, { "dropping-particle" : "", "family" : "Saito", "given" : "Takuya", "non-dropping-particle" : "", "parse-names" : false, "suffix" : "" }, { "dropping-particle" : "", "family" : "Salameh", "given" : "Peter K", "non-dropping-particle" : "", "parse-names" : false, "suffix" : "" }, { "dropping-particle" : "", "family" : "Schmidt", "given" : "Roland", "non-dropping-particle" : "", "parse-names" : false, "suffix" : "" }, { "dropping-particle" : "", "family" : "Simmonds", "given" : "Peter G", "non-dropping-particle" : "", "parse-names" : false, "suffix" : "" }, { "dropping-particle" : "", "family" : "Steele", "given" : "L Paul", "non-dropping-particle" : "", "parse-names" : false, "suffix" : "" }, { "dropping-particle" : "", "family" : "Vollmer", "given" : "Martin K", "non-dropping-particle" : "", "parse-names" : false, "suffix" : "" }, { "dropping-particle" : "", "family" : "Wang", "given" : "Ray H", "non-dropping-particle" : "", "parse-names" : false, "suffix" : "" }, { "dropping-particle" : "", "family" : "Yao", "given" : "Bo", "non-dropping-particle" : "", "parse-names" : false, "suffix" : "" }, { "dropping-particle" : "", "family" : "Yokouchi", "given" : "Yoko", "non-dropping-particle" : "", "parse-names" : false, "suffix" : "" }, { "dropping-particle" : "", "family" : "Young", "given" : "Dickon", "non-dropping-particle" : "", "parse-names" : false, "suffix" : "" }, { "dropping-particle" : "", "family" : "Zhou", "given" : "Lingxi", "non-dropping-particle" : "", "parse-names" : false, "suffix" : "" } ], "container-title" : "Earth System Science Data", "id" : "ITEM-1", "issue" : "2", "issued" : { "date-parts" : [ [ "2018" ] ] }, "note" : "Times Cited: 0\nRigby, Matthew/A-5555-2012; Reimann, Stefan/A-2327-2009; Krummel, Paul/A-4293-2013; Steele, Paul/B-3185-2009; arduini, jgor/\nRigby, Matthew/0000-0002-2020-9253; Reimann, Stefan/0000-0002-9885-7138; Krummel, Paul/0000-0002-4884-3678; Steele, Paul/0000-0002-8234-3730; arduini, jgor/0000-0002-5199-3853\n0\n1866-3516", "page" : "985-1018", "title" : "History of chemically and radiatively important atmospheric gases from the Advanced Global Atmospheric Gases Experiment (AGAGE)", "translator" : [ { "dropping-particle" : "", "family" : "G3274", "given" : "", "non-dropping-particle" : "", "parse-names" : false, "suffix" : "" } ], "type" : "article-journal", "volume" : "10" }, "uris" : [ "http://www.mendeley.com/documents/?uuid=0eb95535-e947-4eb8-b777-94e08d0977b0", "http://www.mendeley.com/documents/?uuid=c2154aec-9058-4824-8948-0ccf04195854" ] } ], "mendeley" : { "formattedCitation" : "(Prinn et al., 2018)", "manualFormatting" : "(Prinn et al., 2018 and references therein)", "plainTextFormattedCitation" : "(Prinn et al., 2018)", "previouslyFormattedCitation" : "(Prinn et al., 2018)" }, "properties" : { "noteIndex" : 0 }, "schema" : "https://github.com/citation-style-language/schema/raw/master/csl-citation.json" }</w:delInstrText>
        </w:r>
      </w:del>
      <w:r w:rsidRPr="000E472A">
        <w:fldChar w:fldCharType="separate"/>
      </w:r>
      <w:r w:rsidR="00CB33A1">
        <w:rPr>
          <w:noProof/>
          <w:lang w:val="en-GB"/>
        </w:rPr>
        <w:t>Prinn et al., 2018</w:t>
      </w:r>
      <w:del w:id="2906" w:author="Robin Matthews" w:date="2021-07-08T16:23:00Z">
        <w:r w:rsidR="00CB33A1" w:rsidDel="00361D4A">
          <w:rPr>
            <w:noProof/>
            <w:lang w:val="en-GB"/>
          </w:rPr>
          <w:delText xml:space="preserve"> and references therein)</w:delText>
        </w:r>
      </w:del>
      <w:r w:rsidRPr="000E472A">
        <w:fldChar w:fldCharType="end"/>
      </w:r>
      <w:commentRangeEnd w:id="2903"/>
      <w:r w:rsidR="00CB33A1">
        <w:rPr>
          <w:rStyle w:val="Marquedecommentaire"/>
        </w:rPr>
        <w:commentReference w:id="2903"/>
      </w:r>
      <w:ins w:id="2907" w:author="Robin Matthews" w:date="2021-07-08T16:23:00Z">
        <w:r w:rsidR="00361D4A">
          <w:rPr>
            <w:noProof/>
            <w:lang w:val="en-GB"/>
          </w:rPr>
          <w:t xml:space="preserve"> and references therein)</w:t>
        </w:r>
      </w:ins>
      <w:r w:rsidRPr="000E472A">
        <w:rPr>
          <w:lang w:val="en-GB"/>
        </w:rPr>
        <w:t xml:space="preserve"> or derived from global atmospheric chemistry models </w:t>
      </w:r>
      <w:commentRangeStart w:id="2908"/>
      <w:commentRangeStart w:id="2909"/>
      <w:r w:rsidRPr="000E472A">
        <w:fldChar w:fldCharType="begin" w:fldLock="1"/>
      </w:r>
      <w:r w:rsidR="00D477C7">
        <w:rPr>
          <w:lang w:val="en-GB"/>
        </w:rPr>
        <w:instrText>ADDIN CSL_CITATION { "citationItems" : [ { "id" : "ITEM-1", "itemData" : { "DOI" : "10.5194/essd-10-985-2018", "ISBN" : "1866-3508", "abstract" : "We present the organization, instrumentation, datasets, data interpretation, modeling, and accomplishments of the multinational global atmospheric measurement program AGAGE (Advanced Global Atmospheric Gases Experiment). AGAGE is distinguished by its capability to measure globally, at high frequency, and at multiple sites all the important species in the Montreal Protocol and all the important non-carbon-dioxide (non-CO2) gases assessed by the Intergovernmental Panel on Climate Change (CO2 is also measured at several sites). The scientific objectives of AGAGE are important in furthering our understanding of global chemical and climatic phenomena. They are the following: (1) to accurately measure the temporal and spatial distributions of anthropogenic gases that contribute the majority of reactive halogen to the stratosphere and/or are strong infrared absorbers (chlorocarbons, chlorofluorocarbons CFCs, bromocarbons, hydrochlorofluorocarbons HCFCs, hydrofluorocarbons HFCs and polyfluorinated compounds (perfluorocarbons PFCs), nitrogen trifluoride NF3, sulfuryl fluoride SO2F2, and sulfur hexafluoride SF6) and use these measurements to determine the global rates of their emission and/or destruction (i.e., lifetimes); (2) to accurately measure the global distributions and temporal behaviors and determine the sources and sinks of non-CO2 biogenic anthropogenic gases important to climate change and/or ozone depletion (methane CH4, nitrous oxide N20, carbon monoxide CO, molecular hydrogen H2, methyl chloride CH3C1, and methyl bromide CH3Br); (3) to identify new long-lived greenhouse and ozone -depleting gases (e.g., SO2F2, NF3, heavy PFCs (C4Fm, C5F12, C6F 14, C7F16, and C8F18) and hydrofluoroolefins (HF0s; e.g., CH2 = CFCF3) have been identified in AGAGE), initiate the real-time monitoring of these new gases, and reconstruct their past histories from AGAGE, air archive, and firn air measurements; (4) to determine the average concentrations and trends of tropospheric hydroxyl radicals (OH) from the rates of destruction of atmospheric trichloroethane (CH3CC13), HFCs, and HCFCs and estimates of their emissions; (5) to determine from atmospheric observations and estimates of their destruction rates the magnitudes and distributions by region of surface sources and sinks of all measured gases; (6) to provide accurate data on the global accumulation of many of these trace gases that are used to test the synoptic-, regional-, and global -scale circulations predicted b\u2026", "author" : [ { "dropping-particle" : "", "family" : "Prinn", "given" : "Ronald G", "non-dropping-particle" : "", "parse-names" : false, "suffix" : "" }, { "dropping-particle" : "", "family" : "Weiss", "given" : "Ray F", "non-dropping-particle" : "", "parse-names" : false, "suffix" : "" }, { "dropping-particle" : "", "family" : "Arduini", "given" : "Jgor", "non-dropping-particle" : "", "parse-names" : false, "suffix" : "" }, { "dropping-particle" : "", "family" : "Arnold", "given" : "Tim", "non-dropping-particle" : "", "parse-names" : false, "suffix" : "" }, { "dropping-particle" : "", "family" : "DeWitt", "given" : "H Langley", "non-dropping-particle" : "", "parse-names" : false, "suffix" : "" }, { "dropping-particle" : "", "family" : "Fraser", "given" : "Paul J", "non-dropping-particle" : "", "parse-names" : false, "suffix" : "" }, { "dropping-particle" : "", "family" : "Ganesan", "given" : "Anita L", "non-dropping-particle" : "", "parse-names" : false, "suffix" : "" }, { "dropping-particle" : "", "family" : "Gasore", "given" : "Jimmy", "non-dropping-particle" : "", "parse-names" : false, "suffix" : "" }, { "dropping-particle" : "", "family" : "Harth", "given" : "Christina M", "non-dropping-particle" : "", "parse-names" : false, "suffix" : "" }, { "dropping-particle" : "", "family" : "Hermansen", "given" : "Ove", "non-dropping-particle" : "", "parse-names" : false, "suffix" : "" }, { "dropping-particle" : "", "family" : "Kim", "given" : "Jooil", "non-dropping-particle" : "", "parse-names" : false, "suffix" : "" }, { "dropping-particle" : "", "family" : "Krummel", "given" : "Paul B", "non-dropping-particle" : "", "parse-names" : false, "suffix" : "" }, { "dropping-particle" : "", "family" : "Li", "given" : "Shanlan", "non-dropping-particle" : "", "parse-names" : false, "suffix" : "" }, { "dropping-particle" : "", "family" : "Loh", "given" : "Zoe M", "non-dropping-particle" : "", "parse-names" : false, "suffix" : "" }, { "dropping-particle" : "", "family" : "Lunder", "given" : "Chris R", "non-dropping-particle" : "", "parse-names" : false, "suffix" : "" }, { "dropping-particle" : "", "family" : "Maione", "given" : "Michela", "non-dropping-particle" : "", "parse-names" : false, "suffix" : "" }, { "dropping-particle" : "", "family" : "Manning", "given" : "Alistair J", "non-dropping-particle" : "", "parse-names" : false, "suffix" : "" }, { "dropping-particle" : "", "family" : "Miller", "given" : "Ben R", "non-dropping-particle" : "", "parse-names" : false, "suffix" : "" }, { "dropping-particle" : "", "family" : "Mitrevski", "given" : "Blagoj", "non-dropping-particle" : "", "parse-names" : false, "suffix" : "" }, { "dropping-particle" : "", "family" : "Muehle", "given" : "Jens", "non-dropping-particle" : "", "parse-names" : false, "suffix" : "" }, { "dropping-particle" : "", "family" : "O'Doherty", "given" : "Simon", "non-dropping-particle" : "", "parse-names" : false, "suffix" : "" }, { "dropping-particle" : "", "family" : "Park", "given" : "Sunyoung", "non-dropping-particle" : "", "parse-names" : false, "suffix" : "" }, { "dropping-particle" : "", "family" : "Reimann", "given" : "Stefan", "non-dropping-particle" : "", "parse-names" : false, "suffix" : "" }, { "dropping-particle" : "", "family" : "Rigby", "given" : "Matt", "non-dropping-particle" : "", "parse-names" : false, "suffix" : "" }, { "dropping-particle" : "", "family" : "Saito", "given" : "Takuya", "non-dropping-particle" : "", "parse-names" : false, "suffix" : "" }, { "dropping-particle" : "", "family" : "Salameh", "given" : "Peter K", "non-dropping-particle" : "", "parse-names" : false, "suffix" : "" }, { "dropping-particle" : "", "family" : "Schmidt", "given" : "Roland", "non-dropping-particle" : "", "parse-names" : false, "suffix" : "" }, { "dropping-particle" : "", "family" : "Simmonds", "given" : "Peter G", "non-dropping-particle" : "", "parse-names" : false, "suffix" : "" }, { "dropping-particle" : "", "family" : "Steele", "given" : "L Paul", "non-dropping-particle" : "", "parse-names" : false, "suffix" : "" }, { "dropping-particle" : "", "family" : "Vollmer", "given" : "Martin K", "non-dropping-particle" : "", "parse-names" : false, "suffix" : "" }, { "dropping-particle" : "", "family" : "Wang", "given" : "Ray H", "non-dropping-particle" : "", "parse-names" : false, "suffix" : "" }, { "dropping-particle" : "", "family" : "Yao", "given" : "Bo", "non-dropping-particle" : "", "parse-names" : false, "suffix" : "" }, { "dropping-particle" : "", "family" : "Yokouchi", "given" : "Yoko", "non-dropping-particle" : "", "parse-names" : false, "suffix" : "" }, { "dropping-particle" : "", "family" : "Young", "given" : "Dickon", "non-dropping-particle" : "", "parse-names" : false, "suffix" : "" }, { "dropping-particle" : "", "family" : "Zhou", "given" : "Lingxi", "non-dropping-particle" : "", "parse-names" : false, "suffix" : "" } ], "container-title" : "Earth System Science Data", "id" : "ITEM-1", "issue" : "2", "issued" : { "date-parts" : [ [ "2018" ] ] }, "note" : "Times Cited: 0\nRigby, Matthew/A-5555-2012; Reimann, Stefan/A-2327-2009; Krummel, Paul/A-4293-2013; Steele, Paul/B-3185-2009; arduini, jgor/\nRigby, Matthew/0000-0002-2020-9253; Reimann, Stefan/0000-0002-9885-7138; Krummel, Paul/0000-0002-4884-3678; Steele, Paul/0000-0002-8234-3730; arduini, jgor/0000-0002-5199-3853\n0\n1866-3516", "page" : "985-1018", "title" : "History of chemically and radiatively important atmospheric gases from the Advanced Global Atmospheric Gases Experiment (AGAGE)", "translator" : [ { "dropping-particle" : "", "family" : "G3274", "given" : "", "non-dropping-particle" : "", "parse-names" : false, "suffix" : "" } ], "type" : "article-journal", "volume" : "10" }, "uris" : [ "http://www.mendeley.com/documents/?uuid=0eb95535-e947-4eb8-b777-94e08d0977b0", "http://www.mendeley.com/documents/?uuid=c2154aec-9058-4824-8948-0ccf04195854" ] } ], "mendeley" : { "formattedCitation" : "(Prinn et al., 2018)", "manualFormatting" : "(Lelieveld et al., 2016)", "plainTextFormattedCitation" : "(Prinn et al., 2018)", "previouslyFormattedCitation" : "(Prinn et al., 2018)" }, "properties" : { "noteIndex" : 0 }, "schema" : "https://github.com/citation-style-language/schema/raw/master/csl-citation.json" }</w:instrText>
      </w:r>
      <w:r w:rsidRPr="000E472A">
        <w:fldChar w:fldCharType="separate"/>
      </w:r>
      <w:r w:rsidR="00CB33A1">
        <w:rPr>
          <w:noProof/>
          <w:lang w:val="en-GB"/>
        </w:rPr>
        <w:t>(Lelieveld et al., 2016)</w:t>
      </w:r>
      <w:r w:rsidRPr="000E472A">
        <w:fldChar w:fldCharType="end"/>
      </w:r>
      <w:commentRangeEnd w:id="2908"/>
      <w:commentRangeEnd w:id="2909"/>
      <w:r w:rsidR="007B65B5">
        <w:rPr>
          <w:rStyle w:val="Marquedecommentaire"/>
        </w:rPr>
        <w:commentReference w:id="2908"/>
      </w:r>
      <w:r w:rsidR="00CB33A1">
        <w:rPr>
          <w:rStyle w:val="Marquedecommentaire"/>
        </w:rPr>
        <w:commentReference w:id="2909"/>
      </w:r>
      <w:r w:rsidRPr="000E472A">
        <w:rPr>
          <w:lang w:val="en-GB"/>
        </w:rPr>
        <w:t xml:space="preserve">. </w:t>
      </w:r>
      <w:ins w:id="2910" w:author="Lucy Cowie" w:date="2021-07-27T19:03:00Z">
        <w:r w:rsidR="003C6269">
          <w:rPr>
            <w:lang w:val="en-GB"/>
          </w:rPr>
          <w:t xml:space="preserve">The </w:t>
        </w:r>
      </w:ins>
      <w:r w:rsidRPr="00D837A8">
        <w:rPr>
          <w:lang w:val="en-GB"/>
        </w:rPr>
        <w:t xml:space="preserve">AR5 reported small interannual OH variations in the </w:t>
      </w:r>
      <w:commentRangeStart w:id="2911"/>
      <w:r w:rsidRPr="00D837A8">
        <w:rPr>
          <w:lang w:val="en-GB"/>
        </w:rPr>
        <w:t xml:space="preserve">2000s </w:t>
      </w:r>
      <w:commentRangeEnd w:id="2911"/>
      <w:r w:rsidR="003C6269">
        <w:rPr>
          <w:rStyle w:val="Marquedecommentaire"/>
          <w:lang w:val="en-GB"/>
        </w:rPr>
        <w:commentReference w:id="2911"/>
      </w:r>
      <w:r w:rsidRPr="00D837A8">
        <w:rPr>
          <w:lang w:val="en-GB"/>
        </w:rPr>
        <w:t xml:space="preserve">based on </w:t>
      </w:r>
      <w:r>
        <w:rPr>
          <w:lang w:val="en-GB"/>
        </w:rPr>
        <w:t xml:space="preserve">atmospheric </w:t>
      </w:r>
      <w:r w:rsidRPr="00D837A8">
        <w:rPr>
          <w:lang w:val="en-GB"/>
        </w:rPr>
        <w:t>inversions</w:t>
      </w:r>
      <w:r>
        <w:rPr>
          <w:lang w:val="en-GB"/>
        </w:rPr>
        <w:t xml:space="preserve"> of MCF observations</w:t>
      </w:r>
      <w:r w:rsidRPr="00D837A8">
        <w:rPr>
          <w:lang w:val="en-GB"/>
        </w:rPr>
        <w:t xml:space="preserve"> (within ±</w:t>
      </w:r>
      <w:r>
        <w:rPr>
          <w:lang w:val="en-GB"/>
        </w:rPr>
        <w:t>5</w:t>
      </w:r>
      <w:r w:rsidRPr="00D837A8">
        <w:rPr>
          <w:lang w:val="en-GB"/>
        </w:rPr>
        <w:t xml:space="preserve">%) and global </w:t>
      </w:r>
      <w:r>
        <w:rPr>
          <w:lang w:val="en-GB"/>
        </w:rPr>
        <w:t>CCMs and CTMs</w:t>
      </w:r>
      <w:r w:rsidRPr="00D837A8">
        <w:rPr>
          <w:lang w:val="en-GB"/>
        </w:rPr>
        <w:t xml:space="preserve"> (within ±</w:t>
      </w:r>
      <w:r>
        <w:rPr>
          <w:lang w:val="en-GB"/>
        </w:rPr>
        <w:t>3</w:t>
      </w:r>
      <w:r w:rsidRPr="00D837A8">
        <w:rPr>
          <w:lang w:val="en-GB"/>
        </w:rPr>
        <w:t xml:space="preserve">%) </w:t>
      </w:r>
      <w:r w:rsidRPr="000E472A">
        <w:fldChar w:fldCharType="begin" w:fldLock="1"/>
      </w:r>
      <w:r w:rsidR="00D477C7">
        <w:rPr>
          <w:lang w:val="en-GB"/>
        </w:rPr>
        <w:instrText>ADDIN CSL_CITATION { "citationItems" : [ { "id" : "ITEM-1", "itemData" : { "DOI" : "10.1017/CBO9781107415324.015", "ISBN" : "9781107415324", "ISSN" : "1098-6596", "PMID" : "25246403", "author" : [ { "dropping-particle" : "", "family" : "Ciais", "given" : "P", "non-dropping-particle" : "", "parse-names" : false, "suffix" : "" }, { "dropping-particle" : "", "family" : "Sabine", "given" : "C", "non-dropping-particle" : "", "parse-names" : false, "suffix" : "" }, { "dropping-particle" : "", "family" : "Bala", "given" : "G", "non-dropping-particle" : "", "parse-names" : false, "suffix" : "" }, { "dropping-particle" : "", "family" : "Bopp", "given" : "L", "non-dropping-particle" : "", "parse-names" : false, "suffix" : "" }, { "dropping-particle" : "", "family" : "Brovkin", "given" : "V", "non-dropping-particle" : "", "parse-names" : false, "suffix" : "" }, { "dropping-particle" : "", "family" : "Canadell", "given" : "J", "non-dropping-particle" : "", "parse-names" : false, "suffix" : "" }, { "dropping-particle" : "", "family" : "Chhabra", "given" : "A", "non-dropping-particle" : "", "parse-names" : false, "suffix" : "" }, { "dropping-particle" : "", "family" : "DeFries", "given" : "R", "non-dropping-particle" : "", "parse-names" : false, "suffix" : "" }, { "dropping-particle" : "", "family" : "Galloway", "given" : "J", "non-dropping-particle" : "", "parse-names" : false, "suffix" : "" }, { "dropping-particle" : "", "family" : "Heimann", "given" : "M", "non-dropping-particle" : "", "parse-names" : false, "suffix" : "" }, { "dropping-particle" : "", "family" : "Jones", "given" : "C", "non-dropping-particle" : "", "parse-names" : false, "suffix" : "" }, { "dropping-particle" : "", "family" : "Que\u0301re\u0301", "given" : "C", "non-dropping-particle" : "Le", "parse-names" : false, "suffix" : "" }, { "dropping-particle" : "", "family" : "Myneni", "given" : "R B", "non-dropping-particle" : "", "parse-names" : false, "suffix" : "" }, { "dropping-particle" : "", "family" : "Piao", "given" : "S", "non-dropping-particle" : "", "parse-names" : false, "suffix" : "" }, { "dropping-particle" : "", "family" : "Thornton", "given" : "P", "non-dropping-particle" : "", "parse-names" : false, "suffix" : "" } ], "chapter-number" : "6",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"465-570", "publisher" : "Cambridge University Press", "publisher-place" : "Cambridge, United Kingdom and New York, NY, USA", "title" : "Carbon and other biogeochemical cycles", "translator" : [ { "dropping-particle" : "", "family" : "G2780", "given" : "", "non-dropping-particle" : "", "parse-names" : false, "suffix" : "" } ], "type" : "chapter", "volume" : "9781107057" }, "uris" : [ "http://www.mendeley.com/documents/?uuid=39b996fb-d4b9-4af9-a2f2-e3288d4da5e4", "http://www.mendeley.com/documents/?uuid=d5e501aa-a2d5-44ea-87bc-a1b18f332d0a" ] } ], "mendeley" : { "formattedCitation" : "(Ciais et al., 2013)", "plainTextFormattedCitation" : "(Ciais et al., 2013)", "previouslyFormattedCitation" : "(Ciais et al., 2013)" }, "properties" : { "noteIndex" : 0 }, "schema" : "https://github.com/citation-style-language/schema/raw/master/csl-citation.json" }</w:instrText>
      </w:r>
      <w:r w:rsidRPr="000E472A">
        <w:fldChar w:fldCharType="separate"/>
      </w:r>
      <w:r w:rsidR="00CB33A1">
        <w:rPr>
          <w:noProof/>
          <w:lang w:val="en-GB"/>
        </w:rPr>
        <w:t>(Ciais et al., 2013)</w:t>
      </w:r>
      <w:r w:rsidRPr="000E472A">
        <w:fldChar w:fldCharType="end"/>
      </w:r>
      <w:r w:rsidRPr="000E472A">
        <w:rPr>
          <w:lang w:val="en-GB"/>
        </w:rPr>
        <w:t xml:space="preserve">. </w:t>
      </w:r>
    </w:p>
    <w:p w14:paraId="5AC3D50A" w14:textId="77777777" w:rsidR="00AF2E59" w:rsidRDefault="00AF2E59" w:rsidP="00D5630D">
      <w:pPr>
        <w:pStyle w:val="AR6BodyText"/>
        <w:rPr>
          <w:lang w:val="en-GB"/>
        </w:rPr>
      </w:pPr>
    </w:p>
    <w:p w14:paraId="73C6C3D3" w14:textId="2B5551E9" w:rsidR="00AF2E59" w:rsidRPr="00D837A8" w:rsidRDefault="00AF2E59" w:rsidP="00D5630D">
      <w:pPr>
        <w:pStyle w:val="AR6BodyText"/>
        <w:rPr>
          <w:color w:val="000000"/>
          <w:lang w:val="en-GB"/>
        </w:rPr>
      </w:pPr>
      <w:r w:rsidRPr="000E472A">
        <w:rPr>
          <w:lang w:val="en-GB"/>
        </w:rPr>
        <w:t xml:space="preserve">Since AR5, </w:t>
      </w:r>
      <w:r>
        <w:rPr>
          <w:lang w:val="en-GB"/>
        </w:rPr>
        <w:t>there is much closer agreement in the estimates of interannual</w:t>
      </w:r>
      <w:r w:rsidRPr="000E472A">
        <w:rPr>
          <w:lang w:val="en-GB"/>
        </w:rPr>
        <w:t xml:space="preserve"> variations in global mean OH </w:t>
      </w:r>
      <w:r>
        <w:rPr>
          <w:lang w:val="en-GB"/>
        </w:rPr>
        <w:t>derived from atmospheric inversions, empirical reconstruction, and global CCMs and ESMs</w:t>
      </w:r>
      <w:ins w:id="2912" w:author="Lucy Cowie" w:date="2021-07-27T19:06:00Z">
        <w:r w:rsidR="00215AA4">
          <w:rPr>
            <w:lang w:val="en-GB"/>
          </w:rPr>
          <w:t>,</w:t>
        </w:r>
      </w:ins>
      <w:r>
        <w:rPr>
          <w:lang w:val="en-GB"/>
        </w:rPr>
        <w:t xml:space="preserve"> with an estimate</w:t>
      </w:r>
      <w:r w:rsidRPr="000E472A">
        <w:rPr>
          <w:lang w:val="en-GB"/>
        </w:rPr>
        <w:t xml:space="preserve"> </w:t>
      </w:r>
      <w:r>
        <w:rPr>
          <w:lang w:val="en-GB"/>
        </w:rPr>
        <w:t xml:space="preserve">of </w:t>
      </w:r>
      <w:r w:rsidRPr="000E472A">
        <w:rPr>
          <w:lang w:val="en-GB"/>
        </w:rPr>
        <w:t>2</w:t>
      </w:r>
      <w:ins w:id="2913" w:author="Lucy Cowie" w:date="2021-07-27T19:05:00Z">
        <w:r w:rsidR="00B534AC">
          <w:rPr>
            <w:lang w:val="en-GB"/>
          </w:rPr>
          <w:t>–</w:t>
        </w:r>
      </w:ins>
      <w:del w:id="2914" w:author="Lucy Cowie" w:date="2021-07-27T19:05:00Z">
        <w:r w:rsidRPr="000E472A" w:rsidDel="00B534AC">
          <w:rPr>
            <w:lang w:val="en-GB"/>
          </w:rPr>
          <w:delText xml:space="preserve"> to </w:delText>
        </w:r>
      </w:del>
      <w:r w:rsidRPr="000E472A">
        <w:rPr>
          <w:lang w:val="en-GB"/>
        </w:rPr>
        <w:t>3% over the 1980</w:t>
      </w:r>
      <w:ins w:id="2915" w:author="Lucy Cowie" w:date="2021-07-27T19:05:00Z">
        <w:r w:rsidR="00B534AC">
          <w:rPr>
            <w:lang w:val="en-GB"/>
          </w:rPr>
          <w:t>–</w:t>
        </w:r>
      </w:ins>
      <w:del w:id="2916" w:author="Lucy Cowie" w:date="2021-07-27T19:05:00Z">
        <w:r w:rsidRPr="000E472A" w:rsidDel="00B534AC">
          <w:rPr>
            <w:lang w:val="en-GB"/>
          </w:rPr>
          <w:delText xml:space="preserve"> to </w:delText>
        </w:r>
      </w:del>
      <w:r w:rsidRPr="000E472A">
        <w:rPr>
          <w:lang w:val="en-GB"/>
        </w:rPr>
        <w:t xml:space="preserve">2015 </w:t>
      </w:r>
      <w:r w:rsidRPr="00233AB0">
        <w:rPr>
          <w:lang w:val="en-GB"/>
        </w:rPr>
        <w:t>period (</w:t>
      </w:r>
      <w:r w:rsidRPr="0015395B">
        <w:rPr>
          <w:lang w:val="en-US"/>
        </w:rPr>
        <w:t>Table 6.7</w:t>
      </w:r>
      <w:r w:rsidRPr="00233AB0">
        <w:rPr>
          <w:lang w:val="en-GB"/>
        </w:rPr>
        <w:t>). While</w:t>
      </w:r>
      <w:r>
        <w:rPr>
          <w:lang w:val="en-GB"/>
        </w:rPr>
        <w:t xml:space="preserve"> the different methodologies agree on the occurrence of small inter</w:t>
      </w:r>
      <w:del w:id="2917" w:author="Lucy Cowie" w:date="2021-07-27T19:06:00Z">
        <w:r w:rsidDel="00D83339">
          <w:rPr>
            <w:lang w:val="en-GB"/>
          </w:rPr>
          <w:delText>-</w:delText>
        </w:r>
      </w:del>
      <w:r>
        <w:rPr>
          <w:lang w:val="en-GB"/>
        </w:rPr>
        <w:t xml:space="preserve">annual variations, there is much debate over </w:t>
      </w:r>
      <w:ins w:id="2918" w:author="Lucy Cowie" w:date="2021-07-27T19:06:00Z">
        <w:r w:rsidR="00E04BF7">
          <w:rPr>
            <w:lang w:val="en-GB"/>
          </w:rPr>
          <w:t xml:space="preserve">the </w:t>
        </w:r>
      </w:ins>
      <w:r>
        <w:rPr>
          <w:lang w:val="en-GB"/>
        </w:rPr>
        <w:t>longer</w:t>
      </w:r>
      <w:ins w:id="2919" w:author="Lucy Cowie" w:date="2021-07-27T19:06:00Z">
        <w:r w:rsidR="00E04BF7">
          <w:rPr>
            <w:lang w:val="en-GB"/>
          </w:rPr>
          <w:t>-</w:t>
        </w:r>
      </w:ins>
      <w:del w:id="2920" w:author="Lucy Cowie" w:date="2021-07-27T19:06:00Z">
        <w:r w:rsidDel="00E04BF7">
          <w:rPr>
            <w:lang w:val="en-GB"/>
          </w:rPr>
          <w:delText xml:space="preserve"> </w:delText>
        </w:r>
      </w:del>
      <w:r>
        <w:rPr>
          <w:lang w:val="en-GB"/>
        </w:rPr>
        <w:t xml:space="preserve">term global OH trend. </w:t>
      </w:r>
      <w:r w:rsidR="009E5C53">
        <w:rPr>
          <w:lang w:val="en-GB"/>
        </w:rPr>
        <w:t>Two studies using multi-</w:t>
      </w:r>
      <w:r w:rsidR="009E5C53" w:rsidRPr="000E472A">
        <w:rPr>
          <w:lang w:val="en-GB"/>
        </w:rPr>
        <w:t xml:space="preserve">box model inversions of MCF and methane observations suggest </w:t>
      </w:r>
      <w:r w:rsidR="00AD468E">
        <w:rPr>
          <w:lang w:val="en-GB"/>
        </w:rPr>
        <w:t>large pos</w:t>
      </w:r>
      <w:r w:rsidR="00F34D5A">
        <w:rPr>
          <w:lang w:val="en-GB"/>
        </w:rPr>
        <w:t>i</w:t>
      </w:r>
      <w:r w:rsidR="00AD468E">
        <w:rPr>
          <w:lang w:val="en-GB"/>
        </w:rPr>
        <w:t>tive and negative trends since</w:t>
      </w:r>
      <w:ins w:id="2921" w:author="Lucy Cowie" w:date="2021-07-27T19:07:00Z">
        <w:r w:rsidR="00097729">
          <w:rPr>
            <w:lang w:val="en-GB"/>
          </w:rPr>
          <w:t xml:space="preserve"> the</w:t>
        </w:r>
      </w:ins>
      <w:r w:rsidR="00AD468E">
        <w:rPr>
          <w:lang w:val="en-GB"/>
        </w:rPr>
        <w:t xml:space="preserve"> 1990s </w:t>
      </w:r>
      <w:r w:rsidR="009E5C53" w:rsidRPr="000E472A">
        <w:rPr>
          <w:lang w:val="en-GB"/>
        </w:rPr>
        <w:t xml:space="preserve">in global mean OH </w:t>
      </w:r>
      <w:r w:rsidR="009E5C53" w:rsidRPr="000E472A">
        <w:fldChar w:fldCharType="begin" w:fldLock="1"/>
      </w:r>
      <w:r w:rsidR="00D477C7">
        <w:rPr>
          <w:lang w:val="en-GB"/>
        </w:rPr>
        <w:instrText>ADDIN CSL_CITATION { "citationItems" : [ { "id" : "ITEM-1", "itemData" : { "abstract" : "The growth in global methane (CH4) concentration, which had been ongoing since the industrial revolution, stalled around the year 2000 before resuming globally in 2007. We evaluate the role of the hydroxyl radical (OH), the major CH4 sink, in the recent CH4 growth. We also examine the influence of systematic uncertainties in OH concentrations on CH4 emissions inferred from atmospheric observations. We use observations of 1,1,1-trichloroethane (CH3CCl3), which is lost primarily through reaction with OH, to estimate OH levels as well as CH3CC3 emissions, which have uncertainty that previously limited the accuracy of OH estimates. We find a 64\u201370% probability that a decline in OH has contributed to the post-2007 methane rise. Our median solution suggests that CH4 emissions increased relatively steadily during the late 1990s and early 2000s, after which growth was more modest. This solution obviates the need for a sudden statistically significant change in total CH4 emissions around the year 2007 to explain the atmospheric observations and can explain some of the decline in the atmospheric 13CH4/12CH4 ratio and the recent growth in C2H6. Our approach indicates that significant OH-related uncertainties in the CH4 budget remain, and we find that it is not possible to implicate, with a high degree of confidence, rapid global CH4 emissions changes as the primary driver of recent trends when our inferred OH trends and these uncertainties are considered.", "author" : [ { "dropping-particle" : "", "family" : "Rigby", "given" : "Matthew", "non-dropping-particle" : "", "parse-names" : false, "suffix" : "" }, { "dropping-particle" : "", "family" : "Montzka", "given" : "Stephen A", "non-dropping-particle" : "", "parse-names" : false, "suffix" : "" }, { "dropping-particle" : "", "family" : "Prinn", "given" : "Ronald G", "non-dropping-particle" : "", "parse-names" : false, "suffix" : "" }, { "dropping-particle" : "", "family" : "White", "given" : "James W C", "non-dropping-particle" : "", "parse-names" : false, "suffix" : "" }, { "dropping-particle" : "", "family" : "Young", "given" : "Dickon", "non-dropping-particle" : "", "parse-names" : false, "suffix" : "" }, { "dropping-particle" : "", "family" : "O\u2019Doherty", "given" : "Simon", "non-dropping-particle" : "", "parse-names" : false, "suffix" : "" }, { "dropping-particle" : "", "family" : "Lunt", "given" : "Mark F", "non-dropping-particle" : "", "parse-names" : false, "suffix" : "" }, { "dropping-particle" : "", "family" : "Ganesan", "given" : "Anita L", "non-dropping-particle" : "", "parse-names" : false, "suffix" : "" }, { "dropping-particle" : "", "family" : "Manning", "given" : "Alistair J", "non-dropping-particle" : "", "parse-names" : false, "suffix" : "" }, { "dropping-particle" : "", "family" : "Simmonds", "given" : "Peter G", "non-dropping-particle" : "", "parse-names" : false, "suffix" : "" }, { "dropping-particle" : "", "family" : "Salameh", "given" : "Peter K", "non-dropping-particle" : "", "parse-names" : false, "suffix" : "" }, { "dropping-particle" : "", "family" : "Harth", "given" : "Christina M", "non-dropping-particle" : "", "parse-names" : false, "suffix" : "" }, { "dropping-particle" : "", "family" : "M\u00fchle", "given" : "Jens", "non-dropping-particle" : "", "parse-names" : false, "suffix" : "" }, { "dropping-particle" : "", "family" : "Weiss", "given" : "Ray F", "non-dropping-particle" : "", "parse-names" : false, "suffix" : "" }, { "dropping-particle" : "", "family" : "Fraser", "given" : "Paul J", "non-dropping-particle" : "", "parse-names" : false, "suffix" : "" }, { "dropping-particle" : "", "family" : "Steele", "given" : "L Paul", "non-dropping-particle" : "", "parse-names" : false, "suffix" : "" }, { "dropping-particle" : "", "family" : "Krummel", "given" : "Paul B", "non-dropping-particle" : "", "parse-names" : false, "suffix" : "" }, { "dropping-particle" : "", "family" : "McCulloch", "given" : "Archie", "non-dropping-particle" : "", "parse-names" : false, "suffix" : "" }, { "dropping-particle" : "", "family" : "Park", "given" : "Sunyoung", "non-dropping-particle" : "", "parse-names" : false, "suffix" : "" } ], "container-title" : "Proceedings of the National Academy of Sciences", "id" : "ITEM-1", "issued" : { "date-parts" : [ [ "2017" ] ] }, "note" : "10.1073/pnas.1616426114", "title" : "Role of atmospheric oxidation in recent methane growth", "translator" : [ { "dropping-particle" : "", "family" : "G3266", "given" : "", "non-dropping-particle" : "", "parse-names" : false, "suffix" : "" } ], "type" : "article-journal" }, "uris" : [ "http://www.mendeley.com/documents/?uuid=b23f9ee3-6329-4da5-88b0-7e848479d15a", "http://www.mendeley.com/documents/?uuid=a3f426ab-fe68-4249-a231-f89db6897957" ] }, { "id" : "ITEM-2", "itemData" : { "abstract" : "Methane is the second strongest anthropogenic greenhouse gas and its atmospheric burden has more than doubled since 1850. Methane concentrations stabilized in the early 2000s and began increasing again in 2007. Neither the stabilization nor the recent growth are well understood, as evidenced by multiple competing hypotheses in recent literature. Here we use a multispecies two-box model inversion to jointly constrain 36 y of methane sources and sinks, using ground-based measurements of methane, methyl chloroform, and the C13/C12 ratio in atmospheric methane (\u03b413CH4) from 1983 through 2015. We find that the problem, as currently formulated, is underdetermined and solutions obtained in previous work are strongly dependent on prior assumptions. Based on our analysis, the mathematically most likely explanation for the renewed growth in atmospheric methane, counterintuitively, involves a 25-Tg/y decrease in methane emissions from 2003 to 2016 that is offset by a 7% decrease in global mean hydroxyl (OH) concentrations, the primary sink for atmospheric methane, over the same period. However, we are still able to fit the observations if we assume that OH concentrations are time invariant (as much of the previous work has assumed) and we then find solutions that are largely consistent with other proposed hypotheses for the renewed growth of atmospheric methane since 2007. We conclude that the current surface observing system does not allow unambiguous attribution of the decadal trends in methane without robust constraints on OH variability, which currently rely purely on methyl chloroform data and its uncertain emissions estimates.", "author" : [ { "dropping-particle" : "", "family" : "Turner", "given" : "Alexander J", "non-dropping-particle" : "", "parse-names" : false, "suffix" : "" }, { "dropping-particle" : "", "family" : "Frankenberg", "given" : "Christian", "non-dropping-particle" : "", "parse-names" : false, "suffix" : "" }, { "dropping-particle" : "", "family" : "Wennberg", "given" : "Paul O", "non-dropping-particle" : "", "parse-names" : false, "suffix" : "" }, { "dropping-particle" : "", "family" : "Jacob", "given" : "Daniel J", "non-dropping-particle" : "", "parse-names" : false, "suffix" : "" } ], "container-title" : "Proceedings of the National Academy of Sciences", "id" : "ITEM-2", "issued" : { "date-parts" : [ [ "2017" ] ] }, "note" : "10.1073/pnas.1616020114", "title" : "Ambiguity in the causes for decadal trends in atmospheric methane and hydroxyl", "translator" : [ { "dropping-particle" : "", "family" : "G3279", "given" : "", "non-dropping-particle" : "", "parse-names" : false, "suffix" : "" } ], "type" : "article-journal" }, "uris" : [ "http://www.mendeley.com/documents/?uuid=fd1ab8be-c7eb-4688-95c2-67f4db6bc808", "http://www.mendeley.com/documents/?uuid=48602e0c-c202-4a19-a46e-4c3fbe3aa5f8" ] } ], "mendeley" : { "formattedCitation" : "(Rigby et al., 2017; Turner et al., 2017)", "plainTextFormattedCitation" : "(Rigby et al., 2017; Turner et al., 2017)", "previouslyFormattedCitation" : "(Rigby et al., 2017; Turner et al., 2017)" }, "properties" : { "noteIndex" : 0 }, "schema" : "https://github.com/citation-style-language/schema/raw/master/csl-citation.json" }</w:instrText>
      </w:r>
      <w:r w:rsidR="009E5C53" w:rsidRPr="000E472A">
        <w:fldChar w:fldCharType="separate"/>
      </w:r>
      <w:r w:rsidR="00CB33A1">
        <w:rPr>
          <w:noProof/>
          <w:lang w:val="en-GB"/>
        </w:rPr>
        <w:t>(Rigby et al., 2017; Turner et al., 2017)</w:t>
      </w:r>
      <w:r w:rsidR="009E5C53" w:rsidRPr="000E472A">
        <w:fldChar w:fldCharType="end"/>
      </w:r>
      <w:r w:rsidR="009E5C53">
        <w:rPr>
          <w:lang w:val="en-GB"/>
        </w:rPr>
        <w:t>, however, both find that observational constraints are weak</w:t>
      </w:r>
      <w:ins w:id="2922" w:author="Lucy Cowie" w:date="2021-07-27T19:08:00Z">
        <w:r w:rsidR="00F5307C">
          <w:rPr>
            <w:lang w:val="en-GB"/>
          </w:rPr>
          <w:t>,</w:t>
        </w:r>
      </w:ins>
      <w:r w:rsidR="009E5C53">
        <w:rPr>
          <w:lang w:val="en-GB"/>
        </w:rPr>
        <w:t xml:space="preserve"> such that a wide range of multi-annual OH variations are possible. </w:t>
      </w:r>
      <w:r w:rsidR="00EE3B34">
        <w:rPr>
          <w:lang w:val="en-GB"/>
        </w:rPr>
        <w:t xml:space="preserve">Indeed, </w:t>
      </w:r>
      <w:r w:rsidR="00EE3B34" w:rsidRPr="000E472A">
        <w:rPr>
          <w:color w:val="000000"/>
          <w:lang w:val="en-GB"/>
        </w:rPr>
        <w:fldChar w:fldCharType="begin" w:fldLock="1"/>
      </w:r>
      <w:r w:rsidR="00D477C7">
        <w:rPr>
          <w:color w:val="000000"/>
          <w:lang w:val="en-GB"/>
        </w:rPr>
        <w:instrText>ADDIN CSL_CITATION { "citationItems" : [ { "id" : "ITEM-1", "itemData" : { "DOI" : "10.5194/acp-19-407-2019", "ISBN" : "1680-7375", "ISSN" : "16807324", "abstract" : "&lt;p&gt;&lt;strong&gt;Abstract.&lt;/strong&gt; The hydroxyl radical (OH) is the main atmospheric oxidant and the primary sink of the greenhouse gas CH&lt;sub&gt;4&lt;/sub&gt;. In two recent studies, constraints on the hydroxyl radical (OH) were derived using a tropospheric two-box model of methyl chloroform (MCF) and CH&lt;sub&gt;4&lt;/sub&gt;. When OH variations as derived in this set-up were propagated to the CH&lt;sub&gt;4&lt;/sub&gt; budget, the constraints on OH from MCF still allowed for a wide range of CH&lt;sub&gt;4&lt;/sub&gt; emission scenarios. This is important, because global CH&lt;sub&gt;4&lt;/sub&gt; emissions are generally considered best constrained by the global lifetime of CH&lt;sub&gt;4&lt;/sub&gt;, which is determined mainly by OH. Here, we investigate how the use of a tropospheric two-box model in these studies can have affected derived constraints on OH, due to the simplifying assumptions inherent to a two-box model. First, instead of prescribing fixed model parameters for interhemispheric transport, chemical loss rates and loss to the stratosphere, we derive species- and time-dependent quantities from a full 3D transport model simulation. We find significant deviations between the magnitude and time-dependence of the parameters we derive, and the assumptions commonly reported and adopted in literature. Moreover, using output from the 3D model simulations, we investigated differences between the burden seen by the surface measurement network of the National Oceanic and Atmospheric Administration and the true tropospheric burden. Next, we accounted for these biases in a two-box model inversion of MCF and CH&lt;sub&gt;4&lt;/sub&gt;, to investigate the impact of the biases on OH constraints.&lt;/p&gt; &lt;p&gt;We find that the sensitivity of interannual OH anomalies to the biases is modest (1&amp;amp;ndash;2&lt;span class=\"thinspace\"&gt;&lt;/span&gt;%), relative to the significant uncertainties on derived OH (5&amp;amp;ndash;8&lt;span class=\"thinspace\"&gt;&lt;/span&gt;%). However, in an inversion where we implemented all four bias corrections simultaneously, we did find a shift to a positive OH trend over the 1994&amp;amp;ndash;2015 period. Moreover, the magnitude of derived global mean OH and by extent that of global CH&lt;sub&gt;4&lt;/sub&gt; emissions are affected much more strongly by the bias corrections than their anomalies (&amp;amp;sim;&lt;span class=\"thinspace\"&gt;&lt;/span&gt;10&lt;span class=\"thinspace\"&gt;&lt;/span&gt;%). In this way, we identified and quantified direct limitations in the two-box model approach that can possibly be corrected for when a full 3D simulation is used to inform the two-box model.\u2026", "author" : [ { "dropping-particle" : "", "family" : "Naus", "given" : "Stijn", "non-dropping-particle" : "", "parse-names" : false, "suffix" : "" }, { "dropping-particle" : "", "family" : "Montzka", "given" : "Stephen A.", "non-dropping-particle" : "", "parse-names" : false, "suffix" : "" }, { "dropping-particle" : "", "family" : "Pandey", "given" : "Sudhanshu", "non-dropping-particle" : "", "parse-names" : false, "suffix" : "" }, { "dropping-particle" : "", "family" : "Basu", "given" : "Sourish", "non-dropping-particle" : "", "parse-names" : false, "suffix" : "" }, { "dropping-particle" : "", "family" : "Dlugokencky", "given" : "Ed J.", "non-dropping-particle" : "", "parse-names" : false, "suffix" : "" }, { "dropping-particle" : "", "family" : "Krol", "given" : "Maarten", "non-dropping-particle" : "", "parse-names" : false, "suffix" : "" } ], "container-title" : "Atmospheric Chemistry and Physics", "id" : "ITEM-1", "issue" : "1", "issued" : { "date-parts" : [ [ "2019" ] ] }, "note" : "ACPD", "page" : "407-424", "publisher" : "Copernicus Publications", "title" : "Constraints and biases in a tropospheric two-box model of OH", "translator" : [ { "dropping-particle" : "", "family" : "G3281", "given" : "", "non-dropping-particle" : "", "parse-names" : false, "suffix" : "" } ], "type" : "article-journal", "volume" : "19" }, "uris" : [ "http://www.mendeley.com/documents/?uuid=f64def49-784f-4c40-b153-bbd2b8733f74", "http://www.mendeley.com/documents/?uuid=02f2fe2b-3c5b-4129-817b-2117eb10e52f" ] } ], "mendeley" : { "formattedCitation" : "(Naus et al., 2019)", "plainTextFormattedCitation" : "(Naus et al., 2019)", "previouslyFormattedCitation" : "(Naus et al., 2019)" }, "properties" : { "noteIndex" : 0 }, "schema" : "https://github.com/citation-style-language/schema/raw/master/csl-citation.json" }</w:instrText>
      </w:r>
      <w:r w:rsidR="00EE3B34" w:rsidRPr="000E472A">
        <w:rPr>
          <w:color w:val="000000"/>
          <w:lang w:val="en-GB"/>
        </w:rPr>
        <w:fldChar w:fldCharType="separate"/>
      </w:r>
      <w:del w:id="2923" w:author="Lucy Cowie" w:date="2021-07-27T19:10:00Z">
        <w:r w:rsidR="00CB33A1" w:rsidDel="006F3B72">
          <w:rPr>
            <w:noProof/>
            <w:color w:val="000000"/>
            <w:lang w:val="en-GB"/>
          </w:rPr>
          <w:delText>(</w:delText>
        </w:r>
      </w:del>
      <w:r w:rsidR="00CB33A1">
        <w:rPr>
          <w:noProof/>
          <w:color w:val="000000"/>
          <w:lang w:val="en-GB"/>
        </w:rPr>
        <w:t>Naus et al.</w:t>
      </w:r>
      <w:del w:id="2924" w:author="Lucy Cowie" w:date="2021-07-27T19:10:00Z">
        <w:r w:rsidR="00CB33A1" w:rsidDel="006F3B72">
          <w:rPr>
            <w:noProof/>
            <w:color w:val="000000"/>
            <w:lang w:val="en-GB"/>
          </w:rPr>
          <w:delText>,</w:delText>
        </w:r>
      </w:del>
      <w:r w:rsidR="00CB33A1">
        <w:rPr>
          <w:noProof/>
          <w:color w:val="000000"/>
          <w:lang w:val="en-GB"/>
        </w:rPr>
        <w:t xml:space="preserve"> </w:t>
      </w:r>
      <w:ins w:id="2925" w:author="Lucy Cowie" w:date="2021-07-27T19:10:00Z">
        <w:r w:rsidR="006F3B72">
          <w:rPr>
            <w:noProof/>
            <w:color w:val="000000"/>
            <w:lang w:val="en-GB"/>
          </w:rPr>
          <w:t>(</w:t>
        </w:r>
      </w:ins>
      <w:r w:rsidR="00CB33A1">
        <w:rPr>
          <w:noProof/>
          <w:color w:val="000000"/>
          <w:lang w:val="en-GB"/>
        </w:rPr>
        <w:t>2019)</w:t>
      </w:r>
      <w:r w:rsidR="00EE3B34" w:rsidRPr="000E472A">
        <w:rPr>
          <w:color w:val="000000"/>
          <w:lang w:val="en-GB"/>
        </w:rPr>
        <w:fldChar w:fldCharType="end"/>
      </w:r>
      <w:r w:rsidR="00EE3B34">
        <w:rPr>
          <w:color w:val="000000"/>
          <w:lang w:val="en-GB"/>
        </w:rPr>
        <w:t xml:space="preserve"> find a</w:t>
      </w:r>
      <w:r w:rsidR="000E319B">
        <w:rPr>
          <w:color w:val="000000"/>
          <w:lang w:val="en-GB"/>
        </w:rPr>
        <w:t xml:space="preserve">n overall </w:t>
      </w:r>
      <w:r w:rsidR="00EE3B34">
        <w:rPr>
          <w:color w:val="000000"/>
          <w:lang w:val="en-GB"/>
        </w:rPr>
        <w:t xml:space="preserve">positive global OH trend over the past two decades </w:t>
      </w:r>
      <w:r w:rsidR="001D6AF5">
        <w:rPr>
          <w:color w:val="000000"/>
          <w:lang w:val="en-GB"/>
        </w:rPr>
        <w:t xml:space="preserve">(Table 6.7) </w:t>
      </w:r>
      <w:r w:rsidR="005B778F" w:rsidRPr="000E472A">
        <w:rPr>
          <w:color w:val="000000"/>
          <w:lang w:val="en-GB"/>
        </w:rPr>
        <w:t xml:space="preserve">after accounting for </w:t>
      </w:r>
      <w:r w:rsidR="005B778F">
        <w:rPr>
          <w:color w:val="000000"/>
          <w:lang w:val="en-GB"/>
        </w:rPr>
        <w:t xml:space="preserve">uncertainties and </w:t>
      </w:r>
      <w:r w:rsidR="005B778F" w:rsidRPr="000E472A">
        <w:rPr>
          <w:color w:val="000000"/>
          <w:lang w:val="en-GB"/>
        </w:rPr>
        <w:t xml:space="preserve">biases in atmospheric </w:t>
      </w:r>
      <w:r w:rsidR="005B778F">
        <w:rPr>
          <w:color w:val="000000"/>
          <w:lang w:val="en-GB"/>
        </w:rPr>
        <w:t xml:space="preserve">MCF and </w:t>
      </w:r>
      <w:r w:rsidR="005B778F" w:rsidRPr="00F033B9">
        <w:rPr>
          <w:color w:val="000000"/>
          <w:lang w:val="en-GB"/>
        </w:rPr>
        <w:t>CH</w:t>
      </w:r>
      <w:r w:rsidR="005B778F" w:rsidRPr="00F033B9">
        <w:rPr>
          <w:color w:val="000000"/>
          <w:vertAlign w:val="subscript"/>
          <w:lang w:val="en-GB"/>
        </w:rPr>
        <w:t>4</w:t>
      </w:r>
      <w:r w:rsidR="005B778F" w:rsidRPr="00931BB5">
        <w:rPr>
          <w:color w:val="000000"/>
          <w:lang w:val="en-GB"/>
        </w:rPr>
        <w:t xml:space="preserve"> </w:t>
      </w:r>
      <w:r w:rsidR="005B778F" w:rsidRPr="00EB2815">
        <w:rPr>
          <w:color w:val="000000"/>
          <w:lang w:val="en-GB"/>
        </w:rPr>
        <w:t>i</w:t>
      </w:r>
      <w:r w:rsidR="005B778F" w:rsidRPr="000E472A">
        <w:rPr>
          <w:color w:val="000000"/>
          <w:lang w:val="en-GB"/>
        </w:rPr>
        <w:t>nversions</w:t>
      </w:r>
      <w:ins w:id="2926" w:author="Lucy Cowie" w:date="2021-07-27T19:10:00Z">
        <w:r w:rsidR="001400A5">
          <w:rPr>
            <w:color w:val="000000"/>
            <w:lang w:val="en-GB"/>
          </w:rPr>
          <w:t>,</w:t>
        </w:r>
      </w:ins>
      <w:r w:rsidR="005B778F">
        <w:rPr>
          <w:lang w:val="en-GB"/>
        </w:rPr>
        <w:t xml:space="preserve"> confirming the weakness in observational constraints for deriving OH trends. </w:t>
      </w:r>
      <w:r>
        <w:rPr>
          <w:lang w:val="en-GB"/>
        </w:rPr>
        <w:t>G</w:t>
      </w:r>
      <w:r w:rsidRPr="000E472A">
        <w:rPr>
          <w:color w:val="000000"/>
          <w:lang w:val="en-GB"/>
        </w:rPr>
        <w:t xml:space="preserve">lobal ESMs, CCMs and CTMs exhibit stabilized or increasing </w:t>
      </w:r>
      <w:r>
        <w:rPr>
          <w:color w:val="000000"/>
          <w:lang w:val="en-GB"/>
        </w:rPr>
        <w:t xml:space="preserve">global </w:t>
      </w:r>
      <w:r w:rsidRPr="000E472A">
        <w:rPr>
          <w:color w:val="000000"/>
          <w:lang w:val="en-GB"/>
        </w:rPr>
        <w:t xml:space="preserve">OH after 1980 contrary to the lack of trend derived from </w:t>
      </w:r>
      <w:r w:rsidR="00EE3B34">
        <w:rPr>
          <w:color w:val="000000"/>
          <w:lang w:val="en-GB"/>
        </w:rPr>
        <w:t xml:space="preserve">some </w:t>
      </w:r>
      <w:r w:rsidRPr="000E472A">
        <w:rPr>
          <w:color w:val="000000"/>
          <w:lang w:val="en-GB"/>
        </w:rPr>
        <w:t xml:space="preserve">atmospheric inversions and empirical </w:t>
      </w:r>
      <w:r w:rsidRPr="00233AB0">
        <w:rPr>
          <w:color w:val="000000"/>
          <w:lang w:val="en-GB"/>
        </w:rPr>
        <w:t>reconstructions (</w:t>
      </w:r>
      <w:r w:rsidRPr="0015395B">
        <w:rPr>
          <w:color w:val="000000"/>
          <w:lang w:val="en-GB"/>
        </w:rPr>
        <w:t>Table 6.7</w:t>
      </w:r>
      <w:r w:rsidRPr="00233AB0">
        <w:rPr>
          <w:color w:val="000000"/>
          <w:lang w:val="en-GB"/>
        </w:rPr>
        <w:t>). In</w:t>
      </w:r>
      <w:r>
        <w:rPr>
          <w:color w:val="000000"/>
          <w:lang w:val="en-GB"/>
        </w:rPr>
        <w:t xml:space="preserve"> particular, a three</w:t>
      </w:r>
      <w:ins w:id="2927" w:author="Lucy Cowie" w:date="2021-07-27T19:08:00Z">
        <w:r w:rsidR="00CE0C84">
          <w:rPr>
            <w:color w:val="000000"/>
            <w:lang w:val="en-GB"/>
          </w:rPr>
          <w:t>-</w:t>
        </w:r>
      </w:ins>
      <w:del w:id="2928" w:author="Lucy Cowie" w:date="2021-07-27T19:08:00Z">
        <w:r w:rsidDel="00CE0C84">
          <w:rPr>
            <w:color w:val="000000"/>
            <w:lang w:val="en-GB"/>
          </w:rPr>
          <w:delText xml:space="preserve"> </w:delText>
        </w:r>
      </w:del>
      <w:r>
        <w:rPr>
          <w:color w:val="000000"/>
          <w:lang w:val="en-GB"/>
        </w:rPr>
        <w:t xml:space="preserve">member ensemble of ESMs </w:t>
      </w:r>
      <w:r w:rsidRPr="000E472A">
        <w:rPr>
          <w:color w:val="000000"/>
          <w:lang w:val="en-GB"/>
        </w:rPr>
        <w:t xml:space="preserve">participating in the AerChemMIP/CMIP6 </w:t>
      </w:r>
      <w:r>
        <w:rPr>
          <w:color w:val="000000"/>
          <w:lang w:val="en-GB"/>
        </w:rPr>
        <w:t xml:space="preserve">agrees that global OH has increased since 1980 by around 9% </w:t>
      </w:r>
      <w:r w:rsidRPr="00917ABD">
        <w:rPr>
          <w:color w:val="000000"/>
          <w:lang w:val="en-GB"/>
        </w:rPr>
        <w:t>(</w:t>
      </w:r>
      <w:r w:rsidRPr="0015395B">
        <w:rPr>
          <w:color w:val="000000"/>
          <w:lang w:val="en-GB"/>
        </w:rPr>
        <w:t>Figure 6.9</w:t>
      </w:r>
      <w:r w:rsidRPr="00917ABD">
        <w:rPr>
          <w:color w:val="000000"/>
          <w:lang w:val="en-GB"/>
        </w:rPr>
        <w:t>) with an</w:t>
      </w:r>
      <w:r>
        <w:rPr>
          <w:color w:val="000000"/>
          <w:lang w:val="en-GB"/>
        </w:rPr>
        <w:t xml:space="preserve"> associated reduction in methane lifetime </w:t>
      </w:r>
      <w:r>
        <w:rPr>
          <w:color w:val="000000"/>
          <w:lang w:val="en-GB"/>
        </w:rPr>
        <w:fldChar w:fldCharType="begin" w:fldLock="1"/>
      </w:r>
      <w:r w:rsidR="00D477C7">
        <w:rPr>
          <w:color w:val="000000"/>
          <w:lang w:val="en-GB"/>
        </w:rPr>
        <w:instrText>ADDIN CSL_CITATION { "citationItems" : [ { "id" : "ITEM-1", "itemData" : { "DOI" : "10.5194/acp-20-12905-2020", "ISSN" : "1680-7324", "author" : [ { "dropping-particle" : "", "family" : "Stevenson", "given" : "David S.", "non-dropping-particle" : "", "parse-names" : false, "suffix" : "" }, { "dropping-particle" : "", "family" : "Zhao", "given" : "Alcide", "non-dropping-particle" : "", "parse-names" : false, "suffix" : "" }, { "dropping-particle" : "", "family" : "Naik", "given" : "Vaishali", "non-dropping-particle" : "", "parse-names" : false, "suffix" : "" }, { "dropping-particle" : "", "family" : "O'Connor", "given" : "Fiona M.", "non-dropping-particle" : "", "parse-names" : false, "suffix" : "" }, { "dropping-particle" : "", "family" : "Tilmes", "given" : "Simone", "non-dropping-particle" : "", "parse-names" : false, "suffix" : "" }, { "dropping-particle" : "", "family" : "Zeng", "given" : "Guang", "non-dropping-particle" : "", "parse-names" : false, "suffix" : "" }, { "dropping-particle" : "", "family" : "Murray", "given" : "Lee T.", "non-dropping-particle" : "", "parse-names" : false, "suffix" : "" }, { "dropping-particle" : "", "family" : "Collins", "given" : "William J.", "non-dropping-particle" : "", "parse-names" : false, "suffix" : "" }, { "dropping-particle" : "", "family" : "Griffiths", "given" : "Paul T.", "non-dropping-particle" : "", "parse-names" : false, "suffix" : "" }, { "dropping-particle" : "", "family" : "Shim", "given" : "Sungbo", "non-dropping-particle" : "", "parse-names" : false, "suffix" : "" }, { "dropping-particle" : "", "family" : "Horowitz", "given" : "Larry W.", "non-dropping-particle" : "", "parse-names" : false, "suffix" : "" }, { "dropping-particle" : "", "family" : "Sentman", "given" : "Lori T.", "non-dropping-particle" : "", "parse-names" : false, "suffix" : "" }, { "dropping-particle" : "", "family" : "Emmons", "given" : "Louisa", "non-dropping-particle" : "", "parse-names" : false, "suffix" : "" } ], "container-title" : "Atmospheric Chemistry and Physics", "id" : "ITEM-1", "issue" : "21", "issued" : { "date-parts" : [ [ "2020", "11", "5" ] ] }, "page" : "12905-12920", "title" : "Trends in global tropospheric hydroxyl radical and methane lifetime since 1850 from AerChemMIP", "translator" : [ { "dropping-particle" : "", "family" : "G4841", "given" : "", "non-dropping-particle" : "", "parse-names" : false, "suffix" : "" } ], "type" : "article-journal", "volume" : "20" }, "uris" : [ "http://www.mendeley.com/documents/?uuid=7b4594f3-269e-4351-850a-c71f5f60ead1" ] } ], "mendeley" : { "formattedCitation" : "(Stevenson et al., 2020)", "plainTextFormattedCitation" : "(Stevenson et al., 2020)", "previouslyFormattedCitation" : "(Stevenson et al., 2020)" }, "properties" : { "noteIndex" : 0 }, "schema" : "https://github.com/citation-style-language/schema/raw/master/csl-citation.json" }</w:instrText>
      </w:r>
      <w:r>
        <w:rPr>
          <w:color w:val="000000"/>
          <w:lang w:val="en-GB"/>
        </w:rPr>
        <w:fldChar w:fldCharType="separate"/>
      </w:r>
      <w:r w:rsidR="00CB33A1">
        <w:rPr>
          <w:noProof/>
          <w:color w:val="000000"/>
          <w:lang w:val="en-GB"/>
        </w:rPr>
        <w:t>(Stevenson et al., 2020)</w:t>
      </w:r>
      <w:r>
        <w:rPr>
          <w:color w:val="000000"/>
          <w:lang w:val="en-GB"/>
        </w:rPr>
        <w:fldChar w:fldCharType="end"/>
      </w:r>
      <w:r>
        <w:rPr>
          <w:color w:val="000000"/>
          <w:lang w:val="en-GB"/>
        </w:rPr>
        <w:t xml:space="preserve">. </w:t>
      </w:r>
      <w:r w:rsidRPr="000E472A">
        <w:rPr>
          <w:color w:val="000000"/>
          <w:lang w:val="en-GB"/>
        </w:rPr>
        <w:t xml:space="preserve">This </w:t>
      </w:r>
      <w:r>
        <w:rPr>
          <w:color w:val="000000"/>
          <w:lang w:val="en-GB"/>
        </w:rPr>
        <w:t>positive</w:t>
      </w:r>
      <w:r w:rsidRPr="000E472A">
        <w:rPr>
          <w:color w:val="000000"/>
          <w:lang w:val="en-GB"/>
        </w:rPr>
        <w:t xml:space="preserve"> OH trend </w:t>
      </w:r>
      <w:r>
        <w:rPr>
          <w:color w:val="000000"/>
          <w:lang w:val="en-GB"/>
        </w:rPr>
        <w:t>is</w:t>
      </w:r>
      <w:r w:rsidRPr="000E472A">
        <w:rPr>
          <w:color w:val="000000"/>
          <w:lang w:val="en-GB"/>
        </w:rPr>
        <w:t xml:space="preserve"> </w:t>
      </w:r>
      <w:r>
        <w:rPr>
          <w:color w:val="000000"/>
          <w:lang w:val="en-GB"/>
        </w:rPr>
        <w:t>in agreement</w:t>
      </w:r>
      <w:r w:rsidRPr="000E472A">
        <w:rPr>
          <w:color w:val="000000"/>
          <w:lang w:val="en-GB"/>
        </w:rPr>
        <w:t xml:space="preserve"> with </w:t>
      </w:r>
      <w:r>
        <w:rPr>
          <w:color w:val="000000"/>
          <w:lang w:val="en-GB"/>
        </w:rPr>
        <w:t xml:space="preserve">the </w:t>
      </w:r>
      <w:ins w:id="2929" w:author="Lucy Cowie" w:date="2021-07-27T19:09:00Z">
        <w:r w:rsidR="00DA0701">
          <w:rPr>
            <w:color w:val="000000"/>
            <w:lang w:val="en-GB"/>
          </w:rPr>
          <w:t xml:space="preserve">about </w:t>
        </w:r>
      </w:ins>
      <w:del w:id="2930" w:author="Lucy Cowie" w:date="2021-07-27T19:09:00Z">
        <w:r w:rsidDel="00DA0701">
          <w:rPr>
            <w:color w:val="000000"/>
            <w:lang w:val="en-GB"/>
          </w:rPr>
          <w:delText>~</w:delText>
        </w:r>
      </w:del>
      <w:r>
        <w:rPr>
          <w:color w:val="000000"/>
          <w:lang w:val="en-GB"/>
        </w:rPr>
        <w:t xml:space="preserve">7% OH increase </w:t>
      </w:r>
      <w:r w:rsidRPr="000E472A">
        <w:rPr>
          <w:color w:val="000000"/>
          <w:lang w:val="en-GB"/>
        </w:rPr>
        <w:t xml:space="preserve">derived by assimilating </w:t>
      </w:r>
      <w:r>
        <w:rPr>
          <w:color w:val="000000"/>
          <w:lang w:val="en-GB"/>
        </w:rPr>
        <w:t xml:space="preserve">global-scale </w:t>
      </w:r>
      <w:r w:rsidRPr="000E472A">
        <w:rPr>
          <w:color w:val="000000"/>
          <w:lang w:val="en-GB"/>
        </w:rPr>
        <w:t>satellite observ</w:t>
      </w:r>
      <w:r>
        <w:rPr>
          <w:color w:val="000000"/>
          <w:lang w:val="en-GB"/>
        </w:rPr>
        <w:t xml:space="preserve">ations of </w:t>
      </w:r>
      <w:r w:rsidRPr="000E472A">
        <w:rPr>
          <w:color w:val="000000"/>
          <w:lang w:val="en-GB"/>
        </w:rPr>
        <w:t>CO</w:t>
      </w:r>
      <w:r>
        <w:rPr>
          <w:color w:val="000000"/>
          <w:lang w:val="en-GB"/>
        </w:rPr>
        <w:t xml:space="preserve"> over the 2002</w:t>
      </w:r>
      <w:ins w:id="2931" w:author="Lucy Cowie" w:date="2021-07-27T19:09:00Z">
        <w:r w:rsidR="00DA0701">
          <w:rPr>
            <w:color w:val="000000"/>
            <w:lang w:val="en-GB"/>
          </w:rPr>
          <w:t>–</w:t>
        </w:r>
      </w:ins>
      <w:del w:id="2932" w:author="Lucy Cowie" w:date="2021-07-27T19:09:00Z">
        <w:r w:rsidDel="00DA0701">
          <w:rPr>
            <w:color w:val="000000"/>
            <w:lang w:val="en-GB"/>
          </w:rPr>
          <w:delText>-</w:delText>
        </w:r>
      </w:del>
      <w:r>
        <w:rPr>
          <w:color w:val="000000"/>
          <w:lang w:val="en-GB"/>
        </w:rPr>
        <w:t>2013 period (with CO declining trends)</w:t>
      </w:r>
      <w:r w:rsidRPr="000E472A">
        <w:rPr>
          <w:color w:val="000000"/>
          <w:lang w:val="en-GB"/>
        </w:rPr>
        <w:t xml:space="preserve"> into a CCM </w:t>
      </w:r>
      <w:commentRangeStart w:id="2933"/>
      <w:r w:rsidRPr="000E472A">
        <w:rPr>
          <w:color w:val="000000"/>
          <w:lang w:val="en-GB"/>
        </w:rPr>
        <w:fldChar w:fldCharType="begin" w:fldLock="1"/>
      </w:r>
      <w:ins w:id="2934" w:author="Robin Matthews" w:date="2021-07-08T16:37:00Z">
        <w:r w:rsidR="008C6EC1">
          <w:rPr>
            <w:color w:val="000000"/>
            <w:lang w:val="en-GB"/>
          </w:rPr>
          <w:instrText>ADDIN CSL_CITATION { "citationItems" : [ { "id" : "ITEM-1", "itemData" : { "DOI" : "10.1002/2017GL074987", "ISBN" : "0094-8276", "ISSN" : "19448007", "abstract" : "Abstract Understanding changes in the burden and growth rate of atmospheric methane (CH4) has been the focus of several recent studies but still lacks scientific consensus. Here we investigate the role of decreasing anthropogenic carbon monoxide (CO) emissions since 2002 on hydroxyl radical (OH) sinks and tropospheric CH4 loss. We quantify this impact by contrasting two model simulations for 2002?2013: (1) a Measurement of the Pollution in the Troposphere (MOPITT) CO reanalysis and (2) a Control-Run without CO assimilation. These simulations are performed with the Community Atmosphere Model with Chemistry of the Community Earth System Model fully coupled chemistry climate model with prescribed CH4 surface concentrations. The assimilation of MOPITT observations constrains the global CO burden, which significantly decreased over this period by ~20%. We find that this decrease results to (a) increase in CO chemical production, (b) higher CH4 oxidation by OH, and (c) ~8% shorter CH4 lifetime. We elucidate this coupling by a surrogate mechanism for CO-OH-CH4 that is quantified from the full chemistry simulations.", "author" : [ { "dropping-particle" : "", "family" : "Gaubert", "given" : "B.", "non-dropping-particle" : "", "parse-names" : false, "suffix" : "" }, { "dropping-particle" : "", "family" : "Worden", "given" : "H. M.", "non-dropping-particle" : "", "parse-names" : false, "suffix" : "" }, { "dropping-particle" : "", "family" : "Arellano", "given" : "A. F.J.", "non-dropping-particle" : "", "parse-names" : false, "suffix" : "" }, { "dropping-particle" : "", "family" : "Emmons", "given" : "L. K.", "non-dropping-particle" : "", "parse-names" : false, "suffix" : "" }, { "dropping-particle" : "", "family" : "Tilmes", "given" : "S.", "non-dropping-particle" : "", "parse-names" : false, "suffix" : "" }, { "dropping-particle" : "", "family" : "Barr\u00e9", "given" : "J.", "non-dropping-particle" : "", "parse-names" : false, "suffix" : "" }, { "dropping-particle" : "", "family" : "Martinez Alonso", "given" : "S.", "non-dropping-particle" : "", "parse-names" : false, "suffix" : "" }, { "dropping-particle" : "", "family" : "Vitt", "given" : "F.", "non-dropping-particle" : "", "parse-names" : false, "suffix" : "" }, { "dropping-particle" : "", "family" : "Anderson", "given" : "J. L.", "non-dropping-particle" : "", "parse-names" : false, "suffix" : "" }, { "dropping-particle" : "", "family" : "Alkemade", "given" : "F.", "non-dropping-particle" : "", "parse-names" : false, "suffix" : "" }, { "dropping-particle" : "", "family" : "Houweling", "given" : "S.", "non-dropping-particle" : "", "parse-names" : false, "suffix" : "" }, { "dropping-particle" : "", "family" : "Edwards", "given" : "D. P.", "non-dropping-particle" : "", "parse-names" : false, "suffix" : "" } ], "container-title" : "Geophysical Research Letters", "id" : "ITEM-1", "issue" : "19", "issued" : { "date-parts" : [ [ "2017" ] ] }, "page" : "9985-9995", "title" : "Chemical Feedback From Decreasing Carbon Monoxide Emissions", "translator" : [ { "dropping-particle" : "", "family" : "G3250", "given" : "", "non-dropping-particle" : "", "parse-names" : false, "suffix" : "" } ], "type" : "article-journal", "volume" : "44" }, "uris" : [ "http://www.mendeley.com/documents/?uuid=8688319a-ce21-4e29-9830-2c0e203681e9", "http://www.mendeley.com/documents/?uuid=3c62e912-33f4-460d-b08a-bd0591393cf5" ] } ], "mendeley" : { "formattedCitation" : "(Gaubert et al., 2017)", "manualFormatting" : "(Gaubert et al., 2017", "plainTextFormattedCitation" : "(Gaubert et al., 2017)", "previouslyFormattedCitation" : "(Gaubert et al., 2017)" }, "properties" : { "noteIndex" : 0 }, "schema" : "https://github.com/citation-style-language/schema/raw/master/csl-citation.json" }</w:instrText>
        </w:r>
      </w:ins>
      <w:del w:id="2935" w:author="Robin Matthews" w:date="2021-07-08T16:37:00Z">
        <w:r w:rsidR="00D477C7" w:rsidDel="008C6EC1">
          <w:rPr>
            <w:color w:val="000000"/>
            <w:lang w:val="en-GB"/>
          </w:rPr>
          <w:delInstrText>ADDIN CSL_CITATION { "citationItems" : [ { "id" : "ITEM-1", "itemData" : { "DOI" : "10.1002/2017GL074987", "ISBN" : "0094-8276", "ISSN" : "19448007", "abstract" : "Abstract Understanding changes in the burden and growth rate of atmospheric methane (CH4) has been the focus of several recent studies but still lacks scientific consensus. Here we investigate the role of decreasing anthropogenic carbon monoxide (CO) emissions since 2002 on hydroxyl radical (OH) sinks and tropospheric CH4 loss. We quantify this impact by contrasting two model simulations for 2002?2013: (1) a Measurement of the Pollution in the Troposphere (MOPITT) CO reanalysis and (2) a Control-Run without CO assimilation. These simulations are performed with the Community Atmosphere Model with Chemistry of the Community Earth System Model fully coupled chemistry climate model with prescribed CH4 surface concentrations. The assimilation of MOPITT observations constrains the global CO burden, which significantly decreased over this period by ~20%. We find that this decrease results to (a) increase in CO chemical production, (b) higher CH4 oxidation by OH, and (c) ~8% shorter CH4 lifetime. We elucidate this coupling by a surrogate mechanism for CO-OH-CH4 that is quantified from the full chemistry simulations.", "author" : [ { "dropping-particle" : "", "family" : "Gaubert", "given" : "B.", "non-dropping-particle" : "", "parse-names" : false, "suffix" : "" }, { "dropping-particle" : "", "family" : "Worden", "given" : "H. M.", "non-dropping-particle" : "", "parse-names" : false, "suffix" : "" }, { "dropping-particle" : "", "family" : "Arellano", "given" : "A. F.J.", "non-dropping-particle" : "", "parse-names" : false, "suffix" : "" }, { "dropping-particle" : "", "family" : "Emmons", "given" : "L. K.", "non-dropping-particle" : "", "parse-names" : false, "suffix" : "" }, { "dropping-particle" : "", "family" : "Tilmes", "given" : "S.", "non-dropping-particle" : "", "parse-names" : false, "suffix" : "" }, { "dropping-particle" : "", "family" : "Barr\u00e9", "given" : "J.", "non-dropping-particle" : "", "parse-names" : false, "suffix" : "" }, { "dropping-particle" : "", "family" : "Martinez Alonso", "given" : "S.", "non-dropping-particle" : "", "parse-names" : false, "suffix" : "" }, { "dropping-particle" : "", "family" : "Vitt", "given" : "F.", "non-dropping-particle" : "", "parse-names" : false, "suffix" : "" }, { "dropping-particle" : "", "family" : "Anderson", "given" : "J. L.", "non-dropping-particle" : "", "parse-names" : false, "suffix" : "" }, { "dropping-particle" : "", "family" : "Alkemade", "given" : "F.", "non-dropping-particle" : "", "parse-names" : false, "suffix" : "" }, { "dropping-particle" : "", "family" : "Houweling", "given" : "S.", "non-dropping-particle" : "", "parse-names" : false, "suffix" : "" }, { "dropping-particle" : "", "family" : "Edwards", "given" : "D. P.", "non-dropping-particle" : "", "parse-names" : false, "suffix" : "" } ], "container-title" : "Geophysical Research Letters", "id" : "ITEM-1", "issue" : "19", "issued" : { "date-parts" : [ [ "2017" ] ] }, "page" : "9985-9995", "title" : "Chemical Feedback From Decreasing Carbon Monoxide Emissions", "translator" : [ { "dropping-particle" : "", "family" : "G3250", "given" : "", "non-dropping-particle" : "", "parse-names" : false, "suffix" : "" } ], "type" : "article-journal", "volume" : "44" }, "uris" : [ "http://www.mendeley.com/documents/?uuid=8688319a-ce21-4e29-9830-2c0e203681e9", "http://www.mendeley.com/documents/?uuid=3c62e912-33f4-460d-b08a-bd0591393cf5" ] } ], "mendeley" : { "formattedCitation" : "(Gaubert et al., 2017)", "manualFormatting" : "(Gaubert et al., 2017; see section 6.3.4)", "plainTextFormattedCitation" : "(Gaubert et al., 2017)", "previouslyFormattedCitation" : "(Gaubert et al., 2017)" }, "properties" : { "noteIndex" : 0 }, "schema" : "https://github.com/citation-style-language/schema/raw/master/csl-citation.json" }</w:delInstrText>
        </w:r>
      </w:del>
      <w:r w:rsidRPr="000E472A">
        <w:rPr>
          <w:color w:val="000000"/>
          <w:lang w:val="en-GB"/>
        </w:rPr>
        <w:fldChar w:fldCharType="separate"/>
      </w:r>
      <w:r w:rsidR="00CB33A1">
        <w:rPr>
          <w:noProof/>
          <w:color w:val="000000"/>
          <w:lang w:val="en-GB"/>
        </w:rPr>
        <w:t>(</w:t>
      </w:r>
      <w:ins w:id="2936" w:author="Lucy Cowie" w:date="2021-07-27T19:12:00Z">
        <w:r w:rsidR="00F37D4C">
          <w:rPr>
            <w:noProof/>
            <w:color w:val="000000"/>
            <w:lang w:val="en-GB"/>
          </w:rPr>
          <w:t>S</w:t>
        </w:r>
      </w:ins>
      <w:ins w:id="2937" w:author="Lucy Cowie" w:date="2021-07-27T19:11:00Z">
        <w:r w:rsidR="00F37D4C">
          <w:rPr>
            <w:noProof/>
            <w:color w:val="000000"/>
            <w:lang w:val="en-GB"/>
          </w:rPr>
          <w:t>ection 6.3.4</w:t>
        </w:r>
      </w:ins>
      <w:ins w:id="2938" w:author="Lucy Cowie" w:date="2021-07-27T19:12:00Z">
        <w:r w:rsidR="00F37D4C">
          <w:rPr>
            <w:noProof/>
            <w:color w:val="000000"/>
            <w:lang w:val="en-GB"/>
          </w:rPr>
          <w:t xml:space="preserve">; </w:t>
        </w:r>
      </w:ins>
      <w:r w:rsidR="00CB33A1">
        <w:rPr>
          <w:noProof/>
          <w:color w:val="000000"/>
          <w:lang w:val="en-GB"/>
        </w:rPr>
        <w:t>Gaubert et al., 2017</w:t>
      </w:r>
      <w:del w:id="2939" w:author="Robin Matthews" w:date="2021-07-08T16:37:00Z">
        <w:r w:rsidR="00CB33A1" w:rsidDel="008C6EC1">
          <w:rPr>
            <w:noProof/>
            <w:color w:val="000000"/>
            <w:lang w:val="en-GB"/>
          </w:rPr>
          <w:delText>; see section 6.3.4)</w:delText>
        </w:r>
      </w:del>
      <w:r w:rsidRPr="000E472A">
        <w:rPr>
          <w:color w:val="000000"/>
          <w:lang w:val="en-GB"/>
        </w:rPr>
        <w:fldChar w:fldCharType="end"/>
      </w:r>
      <w:commentRangeEnd w:id="2933"/>
      <w:r w:rsidR="00CB33A1">
        <w:rPr>
          <w:rStyle w:val="Marquedecommentaire"/>
        </w:rPr>
        <w:commentReference w:id="2933"/>
      </w:r>
      <w:ins w:id="2940" w:author="Robin Matthews" w:date="2021-07-08T16:37:00Z">
        <w:del w:id="2941" w:author="Lucy Cowie" w:date="2021-07-27T19:12:00Z">
          <w:r w:rsidR="008C6EC1" w:rsidDel="00F37D4C">
            <w:rPr>
              <w:noProof/>
              <w:color w:val="000000"/>
              <w:lang w:val="en-GB"/>
            </w:rPr>
            <w:delText>; see</w:delText>
          </w:r>
        </w:del>
        <w:del w:id="2942" w:author="Lucy Cowie" w:date="2021-07-27T19:11:00Z">
          <w:r w:rsidR="008C6EC1" w:rsidDel="00F37D4C">
            <w:rPr>
              <w:noProof/>
              <w:color w:val="000000"/>
              <w:lang w:val="en-GB"/>
            </w:rPr>
            <w:delText xml:space="preserve"> section 6.3.4</w:delText>
          </w:r>
        </w:del>
        <w:r w:rsidR="008C6EC1">
          <w:rPr>
            <w:noProof/>
            <w:color w:val="000000"/>
            <w:lang w:val="en-GB"/>
          </w:rPr>
          <w:t>)</w:t>
        </w:r>
      </w:ins>
      <w:r>
        <w:rPr>
          <w:color w:val="000000"/>
          <w:lang w:val="en-GB"/>
        </w:rPr>
        <w:t>.</w:t>
      </w:r>
      <w:r w:rsidRPr="000E472A">
        <w:rPr>
          <w:color w:val="000000"/>
          <w:lang w:val="en-GB"/>
        </w:rPr>
        <w:t xml:space="preserve"> </w:t>
      </w:r>
      <w:r w:rsidRPr="00D837A8">
        <w:rPr>
          <w:color w:val="000000"/>
          <w:lang w:val="en-GB"/>
        </w:rPr>
        <w:t>Multi-model sensitivity analysis suggests that increasing OH since 1980 is predominantly driven by changes in anthropogenic SLCF emissions with</w:t>
      </w:r>
      <w:ins w:id="2943" w:author="Lucy Cowie" w:date="2021-07-27T19:09:00Z">
        <w:r w:rsidR="00DA0701">
          <w:rPr>
            <w:color w:val="000000"/>
            <w:lang w:val="en-GB"/>
          </w:rPr>
          <w:t xml:space="preserve"> the</w:t>
        </w:r>
      </w:ins>
      <w:r w:rsidRPr="00D837A8">
        <w:rPr>
          <w:color w:val="000000"/>
          <w:lang w:val="en-GB"/>
        </w:rPr>
        <w:t xml:space="preserve"> complementary influence of increasing </w:t>
      </w:r>
      <w:r w:rsidRPr="009638A7">
        <w:rPr>
          <w:rFonts w:eastAsia="MS Gothic"/>
          <w:color w:val="000000"/>
          <w:lang w:val="en-GB"/>
        </w:rPr>
        <w:t>NO</w:t>
      </w:r>
      <w:r w:rsidRPr="00DA0701">
        <w:rPr>
          <w:rFonts w:eastAsia="MS Gothic"/>
          <w:iCs/>
          <w:color w:val="000000"/>
          <w:vertAlign w:val="subscript"/>
          <w:lang w:val="en-GB"/>
          <w:rPrChange w:id="2944" w:author="Lucy Cowie" w:date="2021-07-27T19:09:00Z">
            <w:rPr>
              <w:rFonts w:eastAsia="MS Gothic"/>
              <w:i/>
              <w:color w:val="000000"/>
              <w:vertAlign w:val="subscript"/>
              <w:lang w:val="en-GB"/>
            </w:rPr>
          </w:rPrChange>
        </w:rPr>
        <w:t>x</w:t>
      </w:r>
      <w:r w:rsidRPr="004904EA">
        <w:rPr>
          <w:color w:val="000000"/>
          <w:lang w:val="en-GB"/>
        </w:rPr>
        <w:t xml:space="preserve"> and decreasing CO emissions</w:t>
      </w:r>
      <w:r>
        <w:rPr>
          <w:color w:val="000000"/>
          <w:lang w:val="en-GB"/>
        </w:rPr>
        <w:t xml:space="preserve"> </w:t>
      </w:r>
      <w:r>
        <w:rPr>
          <w:color w:val="000000"/>
          <w:lang w:val="en-GB"/>
        </w:rPr>
        <w:fldChar w:fldCharType="begin" w:fldLock="1"/>
      </w:r>
      <w:r w:rsidR="00D477C7">
        <w:rPr>
          <w:color w:val="000000"/>
          <w:lang w:val="en-GB"/>
        </w:rPr>
        <w:instrText>ADDIN CSL_CITATION { "citationItems" : [ { "id" : "ITEM-1", "itemData" : { "DOI" : "10.5194/acp-20-12905-2020", "ISSN" : "1680-7324", "author" : [ { "dropping-particle" : "", "family" : "Stevenson", "given" : "David S.", "non-dropping-particle" : "", "parse-names" : false, "suffix" : "" }, { "dropping-particle" : "", "family" : "Zhao", "given" : "Alcide", "non-dropping-particle" : "", "parse-names" : false, "suffix" : "" }, { "dropping-particle" : "", "family" : "Naik", "given" : "Vaishali", "non-dropping-particle" : "", "parse-names" : false, "suffix" : "" }, { "dropping-particle" : "", "family" : "O'Connor", "given" : "Fiona M.", "non-dropping-particle" : "", "parse-names" : false, "suffix" : "" }, { "dropping-particle" : "", "family" : "Tilmes", "given" : "Simone", "non-dropping-particle" : "", "parse-names" : false, "suffix" : "" }, { "dropping-particle" : "", "family" : "Zeng", "given" : "Guang", "non-dropping-particle" : "", "parse-names" : false, "suffix" : "" }, { "dropping-particle" : "", "family" : "Murray", "given" : "Lee T.", "non-dropping-particle" : "", "parse-names" : false, "suffix" : "" }, { "dropping-particle" : "", "family" : "Collins", "given" : "William J.", "non-dropping-particle" : "", "parse-names" : false, "suffix" : "" }, { "dropping-particle" : "", "family" : "Griffiths", "given" : "Paul T.", "non-dropping-particle" : "", "parse-names" : false, "suffix" : "" }, { "dropping-particle" : "", "family" : "Shim", "given" : "Sungbo", "non-dropping-particle" : "", "parse-names" : false, "suffix" : "" }, { "dropping-particle" : "", "family" : "Horowitz", "given" : "Larry W.", "non-dropping-particle" : "", "parse-names" : false, "suffix" : "" }, { "dropping-particle" : "", "family" : "Sentman", "given" : "Lori T.", "non-dropping-particle" : "", "parse-names" : false, "suffix" : "" }, { "dropping-particle" : "", "family" : "Emmons", "given" : "Louisa", "non-dropping-particle" : "", "parse-names" : false, "suffix" : "" } ], "container-title" : "Atmospheric Chemistry and Physics", "id" : "ITEM-1", "issue" : "21", "issued" : { "date-parts" : [ [ "2020", "11", "5" ] ] }, "page" : "12905-12920", "title" : "Trends in global tropospheric hydroxyl radical and methane lifetime since 1850 from AerChemMIP", "translator" : [ { "dropping-particle" : "", "family" : "G4841", "given" : "", "non-dropping-particle" : "", "parse-names" : false, "suffix" : "" } ], "type" : "article-journal", "volume" : "20" }, "uris" : [ "http://www.mendeley.com/documents/?uuid=7b4594f3-269e-4351-850a-c71f5f60ead1" ] } ], "mendeley" : { "formattedCitation" : "(Stevenson et al., 2020)", "plainTextFormattedCitation" : "(Stevenson et al., 2020)", "previouslyFormattedCitation" : "(Stevenson et al., 2020)" }, "properties" : { "noteIndex" : 0 }, "schema" : "https://github.com/citation-style-language/schema/raw/master/csl-citation.json" }</w:instrText>
      </w:r>
      <w:r>
        <w:rPr>
          <w:color w:val="000000"/>
          <w:lang w:val="en-GB"/>
        </w:rPr>
        <w:fldChar w:fldCharType="separate"/>
      </w:r>
      <w:r w:rsidR="00CB33A1">
        <w:rPr>
          <w:noProof/>
          <w:color w:val="000000"/>
          <w:lang w:val="en-GB"/>
        </w:rPr>
        <w:t>(Stevenson et al., 2020)</w:t>
      </w:r>
      <w:r>
        <w:rPr>
          <w:color w:val="000000"/>
          <w:lang w:val="en-GB"/>
        </w:rPr>
        <w:fldChar w:fldCharType="end"/>
      </w:r>
      <w:r>
        <w:rPr>
          <w:color w:val="000000"/>
          <w:lang w:val="en-GB"/>
        </w:rPr>
        <w:t xml:space="preserve">. </w:t>
      </w:r>
    </w:p>
    <w:p w14:paraId="337D20BA" w14:textId="77777777" w:rsidR="005B778F" w:rsidRPr="009638A7" w:rsidRDefault="005B778F" w:rsidP="00D5630D">
      <w:pPr>
        <w:pStyle w:val="AR6BodyText"/>
        <w:rPr>
          <w:color w:val="000000"/>
          <w:lang w:val="en-GB"/>
        </w:rPr>
      </w:pPr>
    </w:p>
    <w:p w14:paraId="38D22747" w14:textId="777B250A" w:rsidR="00AF2E59" w:rsidRPr="000E472A" w:rsidRDefault="00AF2E59" w:rsidP="00C4595E">
      <w:pPr>
        <w:pStyle w:val="AR6BodyText"/>
        <w:rPr>
          <w:color w:val="000000"/>
          <w:lang w:val="en-GB"/>
        </w:rPr>
      </w:pPr>
      <w:r>
        <w:rPr>
          <w:color w:val="000000"/>
          <w:lang w:val="en-GB"/>
        </w:rPr>
        <w:t xml:space="preserve">Over </w:t>
      </w:r>
      <w:r w:rsidR="00DF4C92">
        <w:rPr>
          <w:color w:val="000000"/>
          <w:lang w:val="en-GB"/>
        </w:rPr>
        <w:t>paleo</w:t>
      </w:r>
      <w:r>
        <w:rPr>
          <w:color w:val="000000"/>
          <w:lang w:val="en-GB"/>
        </w:rPr>
        <w:t xml:space="preserve"> time</w:t>
      </w:r>
      <w:r w:rsidR="00050150">
        <w:rPr>
          <w:color w:val="000000"/>
          <w:lang w:val="en-GB"/>
        </w:rPr>
        <w:t xml:space="preserve"> </w:t>
      </w:r>
      <w:r>
        <w:rPr>
          <w:color w:val="000000"/>
          <w:lang w:val="en-GB"/>
        </w:rPr>
        <w:t>scales, p</w:t>
      </w:r>
      <w:r w:rsidRPr="000E472A">
        <w:rPr>
          <w:color w:val="000000"/>
          <w:lang w:val="en-GB"/>
        </w:rPr>
        <w:t xml:space="preserve">roxy-based observational constraints </w:t>
      </w:r>
      <w:r>
        <w:rPr>
          <w:color w:val="000000"/>
          <w:lang w:val="en-GB"/>
        </w:rPr>
        <w:t>from</w:t>
      </w:r>
      <w:r w:rsidRPr="000E472A">
        <w:rPr>
          <w:color w:val="000000"/>
          <w:lang w:val="en-GB"/>
        </w:rPr>
        <w:t xml:space="preserve"> </w:t>
      </w:r>
      <w:r w:rsidRPr="004904EA">
        <w:rPr>
          <w:color w:val="000000"/>
          <w:lang w:val="en-GB"/>
        </w:rPr>
        <w:t>CH</w:t>
      </w:r>
      <w:r w:rsidRPr="00610383">
        <w:rPr>
          <w:color w:val="000000"/>
          <w:vertAlign w:val="subscript"/>
          <w:lang w:val="en-GB"/>
        </w:rPr>
        <w:t>4</w:t>
      </w:r>
      <w:r w:rsidRPr="00610383">
        <w:rPr>
          <w:color w:val="000000"/>
          <w:lang w:val="en-GB"/>
        </w:rPr>
        <w:t xml:space="preserve"> </w:t>
      </w:r>
      <w:r w:rsidRPr="00417ACD">
        <w:rPr>
          <w:color w:val="000000"/>
          <w:lang w:val="en-GB"/>
        </w:rPr>
        <w:t xml:space="preserve">and formaldehyde </w:t>
      </w:r>
      <w:r w:rsidRPr="000E472A">
        <w:rPr>
          <w:color w:val="000000"/>
          <w:lang w:val="en-GB"/>
        </w:rPr>
        <w:t xml:space="preserve">suggest tropospheric OH </w:t>
      </w:r>
      <w:r>
        <w:rPr>
          <w:color w:val="000000"/>
          <w:lang w:val="en-GB"/>
        </w:rPr>
        <w:t xml:space="preserve">to be </w:t>
      </w:r>
      <w:r w:rsidRPr="000E472A">
        <w:rPr>
          <w:color w:val="000000"/>
          <w:lang w:val="en-GB"/>
        </w:rPr>
        <w:t xml:space="preserve">a factor of </w:t>
      </w:r>
      <w:del w:id="2945" w:author="Lucy Cowie" w:date="2021-07-27T19:12:00Z">
        <w:r w:rsidRPr="000E472A" w:rsidDel="006A3FDC">
          <w:rPr>
            <w:color w:val="000000"/>
            <w:lang w:val="en-GB"/>
          </w:rPr>
          <w:delText xml:space="preserve">2 </w:delText>
        </w:r>
      </w:del>
      <w:ins w:id="2946" w:author="Lucy Cowie" w:date="2021-07-27T19:12:00Z">
        <w:r w:rsidR="006A3FDC">
          <w:rPr>
            <w:color w:val="000000"/>
            <w:lang w:val="en-GB"/>
          </w:rPr>
          <w:t>two</w:t>
        </w:r>
        <w:r w:rsidR="006A3FDC" w:rsidRPr="000E472A">
          <w:rPr>
            <w:color w:val="000000"/>
            <w:lang w:val="en-GB"/>
          </w:rPr>
          <w:t xml:space="preserve"> </w:t>
        </w:r>
      </w:ins>
      <w:r w:rsidRPr="000E472A">
        <w:rPr>
          <w:color w:val="000000"/>
          <w:lang w:val="en-GB"/>
        </w:rPr>
        <w:t xml:space="preserve">to </w:t>
      </w:r>
      <w:ins w:id="2947" w:author="Lucy Cowie" w:date="2021-07-27T19:12:00Z">
        <w:r w:rsidR="006A3FDC">
          <w:rPr>
            <w:color w:val="000000"/>
            <w:lang w:val="en-GB"/>
          </w:rPr>
          <w:t>four</w:t>
        </w:r>
      </w:ins>
      <w:del w:id="2948" w:author="Lucy Cowie" w:date="2021-07-27T19:12:00Z">
        <w:r w:rsidRPr="000E472A" w:rsidDel="006A3FDC">
          <w:rPr>
            <w:color w:val="000000"/>
            <w:lang w:val="en-GB"/>
          </w:rPr>
          <w:delText>4</w:delText>
        </w:r>
      </w:del>
      <w:r w:rsidRPr="000E472A">
        <w:rPr>
          <w:color w:val="000000"/>
          <w:lang w:val="en-GB"/>
        </w:rPr>
        <w:t xml:space="preserve"> lower in the </w:t>
      </w:r>
      <w:ins w:id="2949" w:author="Lucy Cowie" w:date="2021-07-27T19:13:00Z">
        <w:r w:rsidR="006E04EB">
          <w:rPr>
            <w:color w:val="000000"/>
            <w:lang w:val="en-GB"/>
          </w:rPr>
          <w:t>L</w:t>
        </w:r>
      </w:ins>
      <w:del w:id="2950" w:author="Lucy Cowie" w:date="2021-07-27T19:13:00Z">
        <w:r w:rsidRPr="000E472A" w:rsidDel="006E04EB">
          <w:rPr>
            <w:color w:val="000000"/>
            <w:lang w:val="en-GB"/>
          </w:rPr>
          <w:delText>l</w:delText>
        </w:r>
      </w:del>
      <w:r w:rsidRPr="000E472A">
        <w:rPr>
          <w:color w:val="000000"/>
          <w:lang w:val="en-GB"/>
        </w:rPr>
        <w:t xml:space="preserve">ast </w:t>
      </w:r>
      <w:ins w:id="2951" w:author="Lucy Cowie" w:date="2021-07-27T19:13:00Z">
        <w:r w:rsidR="006E04EB">
          <w:rPr>
            <w:color w:val="000000"/>
            <w:lang w:val="en-GB"/>
          </w:rPr>
          <w:t>G</w:t>
        </w:r>
      </w:ins>
      <w:del w:id="2952" w:author="Lucy Cowie" w:date="2021-07-27T19:13:00Z">
        <w:r w:rsidRPr="000E472A" w:rsidDel="006E04EB">
          <w:rPr>
            <w:color w:val="000000"/>
            <w:lang w:val="en-GB"/>
          </w:rPr>
          <w:delText>g</w:delText>
        </w:r>
      </w:del>
      <w:r w:rsidRPr="000E472A">
        <w:rPr>
          <w:color w:val="000000"/>
          <w:lang w:val="en-GB"/>
        </w:rPr>
        <w:t xml:space="preserve">lacial </w:t>
      </w:r>
      <w:ins w:id="2953" w:author="Lucy Cowie" w:date="2021-07-27T19:13:00Z">
        <w:r w:rsidR="006E04EB">
          <w:rPr>
            <w:color w:val="000000"/>
            <w:lang w:val="en-GB"/>
          </w:rPr>
          <w:t>M</w:t>
        </w:r>
      </w:ins>
      <w:del w:id="2954" w:author="Lucy Cowie" w:date="2021-07-27T19:13:00Z">
        <w:r w:rsidRPr="000E472A" w:rsidDel="006E04EB">
          <w:rPr>
            <w:color w:val="000000"/>
            <w:lang w:val="en-GB"/>
          </w:rPr>
          <w:delText>m</w:delText>
        </w:r>
      </w:del>
      <w:r w:rsidRPr="000E472A">
        <w:rPr>
          <w:color w:val="000000"/>
          <w:lang w:val="en-GB"/>
        </w:rPr>
        <w:t>aximum (LGM) relative to pre</w:t>
      </w:r>
      <w:ins w:id="2955" w:author="Lucy Cowie" w:date="2021-07-27T19:13:00Z">
        <w:r w:rsidR="00716F67">
          <w:rPr>
            <w:color w:val="000000"/>
            <w:lang w:val="en-GB"/>
          </w:rPr>
          <w:t>-</w:t>
        </w:r>
      </w:ins>
      <w:r w:rsidRPr="000E472A">
        <w:rPr>
          <w:color w:val="000000"/>
          <w:lang w:val="en-GB"/>
        </w:rPr>
        <w:t>industrial</w:t>
      </w:r>
      <w:r w:rsidR="00525A19">
        <w:rPr>
          <w:color w:val="000000"/>
          <w:lang w:val="en-GB"/>
        </w:rPr>
        <w:t xml:space="preserve"> levels</w:t>
      </w:r>
      <w:r>
        <w:rPr>
          <w:color w:val="000000"/>
          <w:lang w:val="en-GB"/>
        </w:rPr>
        <w:t>, though these estimates are highly uncertain</w:t>
      </w:r>
      <w:r w:rsidRPr="000E472A">
        <w:rPr>
          <w:color w:val="000000"/>
          <w:lang w:val="en-GB"/>
        </w:rPr>
        <w:t xml:space="preserve"> </w:t>
      </w:r>
      <w:commentRangeStart w:id="2956"/>
      <w:commentRangeStart w:id="2957"/>
      <w:r w:rsidRPr="000E472A">
        <w:rPr>
          <w:color w:val="000000"/>
          <w:lang w:val="en-GB"/>
        </w:rPr>
        <w:fldChar w:fldCharType="begin" w:fldLock="1"/>
      </w:r>
      <w:r w:rsidR="00D477C7">
        <w:rPr>
          <w:color w:val="000000"/>
          <w:lang w:val="en-GB"/>
        </w:rPr>
        <w:instrText>ADDIN CSL_CITATION { "citationItems" : [ { "id" : "ITEM-1", "itemData" : { "DOI" : "10.5194/acp-20-12905-2020", "ISSN" : "1680-7324", "author" : [ { "dropping-particle" : "", "family" : "Stevenson", "given" : "David S.", "non-dropping-particle" : "", "parse-names" : false, "suffix" : "" }, { "dropping-particle" : "", "family" : "Zhao", "given" : "Alcide", "non-dropping-particle" : "", "parse-names" : false, "suffix" : "" }, { "dropping-particle" : "", "family" : "Naik", "given" : "Vaishali", "non-dropping-particle" : "", "parse-names" : false, "suffix" : "" }, { "dropping-particle" : "", "family" : "O'Connor", "given" : "Fiona M.", "non-dropping-particle" : "", "parse-names" : false, "suffix" : "" }, { "dropping-particle" : "", "family" : "Tilmes", "given" : "Simone", "non-dropping-particle" : "", "parse-names" : false, "suffix" : "" }, { "dropping-particle" : "", "family" : "Zeng", "given" : "Guang", "non-dropping-particle" : "", "parse-names" : false, "suffix" : "" }, { "dropping-particle" : "", "family" : "Murray", "given" : "Lee T.", "non-dropping-particle" : "", "parse-names" : false, "suffix" : "" }, { "dropping-particle" : "", "family" : "Collins", "given" : "William J.", "non-dropping-particle" : "", "parse-names" : false, "suffix" : "" }, { "dropping-particle" : "", "family" : "Griffiths", "given" : "Paul T.", "non-dropping-particle" : "", "parse-names" : false, "suffix" : "" }, { "dropping-particle" : "", "family" : "Shim", "given" : "Sungbo", "non-dropping-particle" : "", "parse-names" : false, "suffix" : "" }, { "dropping-particle" : "", "family" : "Horowitz", "given" : "Larry W.", "non-dropping-particle" : "", "parse-names" : false, "suffix" : "" }, { "dropping-particle" : "", "family" : "Sentman", "given" : "Lori T.", "non-dropping-particle" : "", "parse-names" : false, "suffix" : "" }, { "dropping-particle" : "", "family" : "Emmons", "given" : "Louisa", "non-dropping-particle" : "", "parse-names" : false, "suffix" : "" } ], "container-title" : "Atmospheric Chemistry and Physics", "id" : "ITEM-1", "issue" : "21", "issued" : { "date-parts" : [ [ "2020", "11", "5" ] ] }, "page" : "12905-12920", "title" : "Trends in global tropospheric hydroxyl radical and methane lifetime since 1850 from AerChemMIP", "translator" : [ { "dropping-particle" : "", "family" : "G4841", "given" : "", "non-dropping-particle" : "", "parse-names" : false, "suffix" : "" } ], "type" : "article-journal", "volume" : "20" }, "uris" : [ "http://www.mendeley.com/documents/?uuid=7b4594f3-269e-4351-850a-c71f5f60ead1" ] } ], "mendeley" : { "formattedCitation" : "(Stevenson et al., 2020)", "manualFormatting" : "(Alexander and Mickley, 2015)", "plainTextFormattedCitation" : "(Stevenson et al., 2020)", "previouslyFormattedCitation" : "(Stevenson et al., 2020)" }, "properties" : { "noteIndex" : 0 }, "schema" : "https://github.com/citation-style-language/schema/raw/master/csl-citation.json" }</w:instrText>
      </w:r>
      <w:r w:rsidRPr="000E472A">
        <w:rPr>
          <w:color w:val="000000"/>
          <w:lang w:val="en-GB"/>
        </w:rPr>
        <w:fldChar w:fldCharType="separate"/>
      </w:r>
      <w:r w:rsidR="00CB33A1">
        <w:rPr>
          <w:noProof/>
          <w:color w:val="000000"/>
          <w:lang w:val="en-GB"/>
        </w:rPr>
        <w:t>(Alexander and Mickley, 2015)</w:t>
      </w:r>
      <w:r w:rsidRPr="000E472A">
        <w:rPr>
          <w:color w:val="000000"/>
          <w:lang w:val="en-GB"/>
        </w:rPr>
        <w:fldChar w:fldCharType="end"/>
      </w:r>
      <w:commentRangeEnd w:id="2956"/>
      <w:commentRangeEnd w:id="2957"/>
      <w:r w:rsidR="006562FC">
        <w:rPr>
          <w:rStyle w:val="Marquedecommentaire"/>
        </w:rPr>
        <w:commentReference w:id="2956"/>
      </w:r>
      <w:r w:rsidR="00CB33A1">
        <w:rPr>
          <w:rStyle w:val="Marquedecommentaire"/>
        </w:rPr>
        <w:commentReference w:id="2957"/>
      </w:r>
      <w:r w:rsidRPr="000E472A">
        <w:rPr>
          <w:color w:val="000000"/>
          <w:lang w:val="en-GB"/>
        </w:rPr>
        <w:t xml:space="preserve">. Global models, in contrast, exhibit no </w:t>
      </w:r>
      <w:r>
        <w:rPr>
          <w:color w:val="000000"/>
          <w:lang w:val="en-GB"/>
        </w:rPr>
        <w:t>change</w:t>
      </w:r>
      <w:r w:rsidRPr="000E472A">
        <w:rPr>
          <w:color w:val="000000"/>
          <w:lang w:val="en-GB"/>
        </w:rPr>
        <w:t xml:space="preserve"> in </w:t>
      </w:r>
      <w:r w:rsidRPr="000E472A">
        <w:rPr>
          <w:lang w:val="en-GB"/>
        </w:rPr>
        <w:t xml:space="preserve">tropospheric OH (and consequently in methane lifetime) at the LGM relative to the </w:t>
      </w:r>
      <w:commentRangeStart w:id="2958"/>
      <w:r w:rsidRPr="000E472A">
        <w:rPr>
          <w:lang w:val="en-GB"/>
        </w:rPr>
        <w:t>pre</w:t>
      </w:r>
      <w:ins w:id="2959" w:author="Lucy Cowie" w:date="2021-07-27T19:16:00Z">
        <w:r w:rsidR="00C4595E">
          <w:rPr>
            <w:lang w:val="en-GB"/>
          </w:rPr>
          <w:t>-</w:t>
        </w:r>
      </w:ins>
      <w:r w:rsidRPr="000E472A">
        <w:rPr>
          <w:lang w:val="en-GB"/>
        </w:rPr>
        <w:t xml:space="preserve">industrial </w:t>
      </w:r>
      <w:commentRangeEnd w:id="2958"/>
      <w:r w:rsidR="006076DE">
        <w:rPr>
          <w:rStyle w:val="Marquedecommentaire"/>
          <w:lang w:val="en-GB"/>
        </w:rPr>
        <w:commentReference w:id="2958"/>
      </w:r>
      <w:commentRangeStart w:id="2960"/>
      <w:commentRangeStart w:id="2961"/>
      <w:r w:rsidRPr="000E472A">
        <w:rPr>
          <w:lang w:val="en-GB"/>
        </w:rPr>
        <w:fldChar w:fldCharType="begin" w:fldLock="1"/>
      </w:r>
      <w:r w:rsidR="00D477C7">
        <w:rPr>
          <w:lang w:val="en-GB"/>
        </w:rPr>
        <w:instrText>ADDIN CSL_CITATION { "citationItems" : [ { "id" : "ITEM-1", "itemData" : { "DOI" : "10.1007/s40726-015-0006-0", "ISBN" : "2198-6592", "abstract" : "The oxidizing capacity of the atmosphere, defined as the global mean tropospheric abundance of the hydroxyl radical (OH center dot), strongly influences air pollution by controlling the lifetimes of gaseous pollutants and the production of particulate matter. Predicting future changes in OH center dot due to anthropogenic emissions and climate change is of interest to air quality managers, but it is difficult because of multiple competing effects. Models of atmospheric chemistry suggest that these competing effects buffer significant change in OH center dot in the past and in the near future. However, proxy-based observations for past changes in OH center dot and other oxidants over the preindustrial-industrial and glacial-interglacial time scales suggest much larger changes than models estimate. Model sensitivity studies show that variability in past and future OH center dot is highly sensitive to relative emissions of reactive nitrogen and carbon, water vapor, lightning, and stratospheric ozone, implying that one or more of these variables is highly sensitive to climate.", "author" : [ { "dropping-particle" : "", "family" : "Alexander", "given" : "Becky", "non-dropping-particle" : "", "parse-names" : false, "suffix" : "" }, { "dropping-particle" : "", "family" : "Mickley", "given" : "Loretta J", "non-dropping-particle" : "", "parse-names" : false, "suffix" : "" } ], "container-title" : "Current Pollution Reports", "id" : "ITEM-1", "issue" : "2", "issued" : { "date-parts" : [ [ "2015" ] ] }, "note" : "Times Cited: 7\nAlexander, Becky/0000-0001-9915-4621\n0\n7", "page" : "57-69", "title" : "Paleo-Perspectives on Potential Future Changes in the Oxidative Capacity of the Atmosphere Due to Climate Change and Anthropogenic Emissions", "translator" : [ { "dropping-particle" : "", "family" : "G3269", "given" : "", "non-dropping-particle" : "", "parse-names" : false, "suffix" : "" } ], "type" : "article-journal", "volume" : "1" }, "uris" : [ "http://www.mendeley.com/documents/?uuid=14bb6e23-5bfd-49a7-8f29-ad80c3b5a322", "http://www.mendeley.com/documents/?uuid=f2ef7f19-3f0c-43ef-b0c5-6c7da57568c6" ] }, { "id" : "ITEM-2", "itemData" : { "DOI" : "10.1038/nature22340", "ISBN" : "0028-0836", "ISSN" : "14764687", "abstract" : "The abundance of tropospheric oxidants, such as ozone (O3) and hydroxyl (OH) and peroxy radicals (HO2 + RO2), determines the lifetimes of reduced trace gases such as methane and the production of particulate matter important for climate and human health. The response of tropospheric oxidants to climate change is poorly constrained owing to large uncertainties in the degree to which processes that influence oxidants may change with climate and owing to a lack of palaeo-records with which to constrain levels of atmospheric oxidants during past climate transitions. At present, it is thought that temperature-dependent emissions of tropospheric O3 precursors and water vapour abundance determine the climate response of oxidants, resulting in lower tropospheric O3 in cold climates while HOx (= OH + HO2 + RO2) remains relatively buffered. Here we report observations of oxygen-17 excess of nitrate (a proxy for the relative abundance of atmospheric O3 and HOx) from a Greenland ice core over the most recent glacial-interglacial cycle and for two Dansgaard-Oeschger events. We find that tropospheric oxidants are sensitive to climate change with an increase in the O3 /HOx ratio in cold climates, the opposite of current expectations. We hypothesize that the observed increase in O3 /HOx in cold climates is driven by enhanced stratosphere-to-troposphere transport of O3, and that reactive halogen chemistry is also enhanced in cold climates. Reactive halogens influence the oxidative capacity of the troposphere directly as oxidants themselves and indirectly via their influence on O3 and HOx. The strength of stratosphere-to-troposphere transport is largely controlled by the Brewer-Dobson circulation, which may be enhanced in colder climates owing to a stronger meridional gradient of sea surface temperatures, with implications for the response of tropospheric oxidants and stratospheric thermal and mass balance. These two processes may represent important, yet relatively unexplored, climate feedback mechanisms during major climate transitions.", "author" : [ { "dropping-particle" : "", "family" : "Geng", "given" : "Lei", "non-dropping-particle" : "", "parse-names" : false, "suffix" : "" }, { "dropping-particle" : "", "family" : "Murray", "given" : "Lee T.", "non-dropping-particle" : "", "parse-names" : false, "suffix" : "" }, { "dropping-particle" : "", "family" : "Mickley", "given" : "Loretta J.", "non-dropping-particle" : "", "parse-names" : false, "suffix" : "" }, { "dropping-particle" : "", "family" : "Lin", "given" : "Pu", "non-dropping-particle" : "", "parse-names" : false, "suffix" : "" }, { "dropping-particle" : "", "family" : "Fu", "given" : "Qiang", "non-dropping-particle" : "", "parse-names" : false, "suffix" : "" }, { "dropping-particle" : "", "family" : "Schauer", "given" : "Andrew J.", "non-dropping-particle" : "", "parse-names" : false, "suffix" : "" }, { "dropping-particle" : "", "family" : "Alexander", "given" : "Becky", "non-dropping-particle" : "", "parse-names" : false, "suffix" : "" } ], "container-title" : "Nature", "id" : "ITEM-2", "issue" : "7656", "issued" : { "date-parts" : [ [ "2017" ] ] }, "page" : "133-136", "title" : "Isotopic evidence of multiple controls on atmospheric oxidants over climate transitions", "translator" : [ { "dropping-particle" : "", "family" : "G3872", "given" : "", "non-dropping-particle" : "", "parse-names" : false, "suffix" : "" } ], "type" : "article-journal", "volume" : "546" }, "uris" : [ "http://www.mendeley.com/documents/?uuid=a76142f2-fe47-4004-859a-27d9f0cde08c", "http://www.mendeley.com/documents/?uuid=4a353b77-ed3e-4dfa-8dd0-7d8f6f7da3ae", "http://www.mendeley.com/documents/?uuid=22789155-c27d-4942-ab70-4417b8f27dbc", "http://www.mendeley.com/documents/?uuid=00da453f-bcbf-449b-b792-96ca78b3154e", "http://www.mendeley.com/documents/?uuid=cc8150d0-3167-4b35-af2a-d54894ef887a" ] } ], "mendeley" : { "formattedCitation" : "(Alexander and Mickley, 2015; Geng et al., 2017)", "manualFormatting" : "(Murray et al., 2014; Quiquet et al., 2015)", "plainTextFormattedCitation" : "(Alexander and Mickley, 2015; Geng et al., 2017)", "previouslyFormattedCitation" : "(Alexander and Mickley, 2015; Geng et al., 2017)" }, "properties" : { "noteIndex" : 0 }, "schema" : "https://github.com/citation-style-language/schema/raw/master/csl-citation.json" }</w:instrText>
      </w:r>
      <w:r w:rsidRPr="000E472A">
        <w:rPr>
          <w:lang w:val="en-GB"/>
        </w:rPr>
        <w:fldChar w:fldCharType="separate"/>
      </w:r>
      <w:r w:rsidR="00CB33A1">
        <w:rPr>
          <w:noProof/>
          <w:lang w:val="en-GB"/>
        </w:rPr>
        <w:t>(Murray et al., 2014; Quiquet et al., 2015)</w:t>
      </w:r>
      <w:r w:rsidRPr="000E472A">
        <w:rPr>
          <w:lang w:val="en-GB"/>
        </w:rPr>
        <w:fldChar w:fldCharType="end"/>
      </w:r>
      <w:commentRangeEnd w:id="2960"/>
      <w:commentRangeEnd w:id="2961"/>
      <w:r w:rsidR="007B65B5">
        <w:rPr>
          <w:rStyle w:val="Marquedecommentaire"/>
        </w:rPr>
        <w:commentReference w:id="2960"/>
      </w:r>
      <w:r w:rsidR="00CB33A1">
        <w:rPr>
          <w:rStyle w:val="Marquedecommentaire"/>
        </w:rPr>
        <w:commentReference w:id="2961"/>
      </w:r>
      <w:r w:rsidRPr="00D837A8">
        <w:rPr>
          <w:color w:val="000000"/>
          <w:lang w:val="en-GB"/>
        </w:rPr>
        <w:t>, however</w:t>
      </w:r>
      <w:ins w:id="2962" w:author="Lucy Cowie" w:date="2021-07-27T19:17:00Z">
        <w:r w:rsidR="00767C40">
          <w:rPr>
            <w:color w:val="000000"/>
            <w:lang w:val="en-GB"/>
          </w:rPr>
          <w:t>,</w:t>
        </w:r>
      </w:ins>
      <w:r w:rsidRPr="00D837A8">
        <w:rPr>
          <w:color w:val="000000"/>
          <w:lang w:val="en-GB"/>
        </w:rPr>
        <w:t xml:space="preserve"> the</w:t>
      </w:r>
      <w:r>
        <w:rPr>
          <w:color w:val="000000"/>
          <w:lang w:val="en-GB"/>
        </w:rPr>
        <w:t xml:space="preserve"> sign and magnitude of OH changes </w:t>
      </w:r>
      <w:r w:rsidRPr="00D837A8">
        <w:rPr>
          <w:color w:val="000000"/>
          <w:lang w:val="en-GB"/>
        </w:rPr>
        <w:t xml:space="preserve">are sensitive to model predictions of changes in natural emissions, including lightning </w:t>
      </w:r>
      <w:r w:rsidRPr="009638A7">
        <w:rPr>
          <w:rFonts w:eastAsia="MS Gothic"/>
          <w:color w:val="000000"/>
          <w:lang w:val="en-GB"/>
        </w:rPr>
        <w:t>NO</w:t>
      </w:r>
      <w:r w:rsidRPr="007836B2">
        <w:rPr>
          <w:rFonts w:eastAsia="MS Gothic"/>
          <w:iCs/>
          <w:color w:val="000000"/>
          <w:vertAlign w:val="subscript"/>
          <w:lang w:val="en-GB"/>
          <w:rPrChange w:id="2963" w:author="Lucy Cowie" w:date="2021-07-27T19:17:00Z">
            <w:rPr>
              <w:rFonts w:eastAsia="MS Gothic"/>
              <w:i/>
              <w:color w:val="000000"/>
              <w:vertAlign w:val="subscript"/>
              <w:lang w:val="en-GB"/>
            </w:rPr>
          </w:rPrChange>
        </w:rPr>
        <w:t>x</w:t>
      </w:r>
      <w:r w:rsidRPr="004904EA">
        <w:rPr>
          <w:color w:val="000000"/>
          <w:lang w:val="en-GB"/>
        </w:rPr>
        <w:t xml:space="preserve"> and BVOCs, and model representation of isoprene oxidation chemistry </w:t>
      </w:r>
      <w:r w:rsidRPr="000E472A">
        <w:rPr>
          <w:color w:val="000000"/>
          <w:lang w:val="en-GB"/>
        </w:rPr>
        <w:fldChar w:fldCharType="begin" w:fldLock="1"/>
      </w:r>
      <w:r w:rsidR="00D477C7">
        <w:rPr>
          <w:color w:val="000000"/>
          <w:lang w:val="en-GB"/>
        </w:rPr>
        <w:instrText>ADDIN CSL_CITATION { "citationItems" : [ { "id" : "ITEM-1", "itemData" : { "DOI" : "10.5194/acp-15-7977-2015", "ISBN" : "1680-7324", "ISSN" : "16807324", "abstract" : "Current understanding of the factors controlling biogenic isoprene emissions and of the fate of isoprene oxidation products in the atmosphere has been evolving rapidly. We use a climate-biosphere-chemistry modeling framework to evaluate the sensitivity of estimates of the tropospheric oxidative capacity to uncertainties in isoprene emissions and photochemistry. Our work focuses on trends across two time horizons: from the Last Glacial Maximum (LGM, 21 000 years BP) to the preindustrial (1770s); and from the preindustrial to the present day (1990s). We find that different oxidants have different sensitivities to the uncertainties tested in this study, with OH being the most sensitive: changes in the global mean OH levels for the LGM-to-preindustrial transition range between \u221229 and +7%, and those for the preindustrial-to-present day transition range between \u22128 and +17%, across our simulations. Our results suggest that the observed glacial-interglacial variability in atmospheric methane concentrations is predominantly driven by changes in methane sources as opposed to changes in OH, the primary methane sink. However, the magnitudes of change are subject to uncertainties in the past isoprene global burdens, as are estimates of the change in the global burden of secondary organic aerosol (SOA) relative to the preindustrial. We show that the linear relationship between tropospheric mean OH and tropospheric mean ozone photolysis rates, water vapor, and total emissions of NO&lt;sub&gt;x&lt;/sub&gt; and reactive carbon \u2013 first reported in Murray et al. (2014) \u2013 does not hold across all periods with the new isoprene photochemistry mechanism. Our results demonstrate that inadequacies in our understanding of present-day OH and its controlling factors must be addressed in order to improve model estimates of the oxidative capacity of past and present atmospheres.", "author" : [ { "dropping-particle" : "", "family" : "Achakulwisut", "given" : "P.", "non-dropping-particle" : "", "parse-names" : false, "suffix" : "" }, { "dropping-particle" : "", "family" : "Mickley", "given" : "L. J.", "non-dropping-particle" : "", "parse-names" : false, "suffix" : "" }, { "dropping-particle" : "", "family" : "Murray", "given" : "L. T.", "non-dropping-particle" : "", "parse-names" : false, "suffix" : "" }, { "dropping-particle" : "", "family" : "Tai", "given" : "A. P.K.", "non-dropping-particle" : "", "parse-names" : false, "suffix" : "" }, { "dropping-particle" : "", "family" : "Kaplan", "given" : "J. O.", "non-dropping-particle" : "", "parse-names" : false, "suffix" : "" }, { "dropping-particle" : "", "family" : "Alexander", "given" : "B.", "non-dropping-particle" : "", "parse-names" : false, "suffix" : "" } ], "container-title" : "Atmospheric Chemistry and Physics", "id" : "ITEM-1", "issue" : "14", "issued" : { "date-parts" : [ [ "2015" ] ] }, "note" : "ACP", "page" : "7977-7998", "publisher" : "Copernicus Publications", "title" : "Uncertainties in isoprene photochemistry and emissions: Implications for the oxidative capacity of past and present atmospheres and for climate forcing agents", "translator" : [ { "dropping-particle" : "", "family" : "G3272", "given" : "", "non-dropping-particle" : "", "parse-names" : false, "suffix" : "" } ], "type" : "article-journal", "volume" : "15" }, "uris" : [ "http://www.mendeley.com/documents/?uuid=12c06959-336e-4c15-80a6-ea8ce5a550bc", "http://www.mendeley.com/documents/?uuid=e7cf1b16-3221-4aed-a6ad-6759dbefc5a5" ] }, { "id" : "ITEM-2", "itemData" : { "DOI" : "10.1038/ncomms14383", "ISSN" : "20411723", "abstract" : "Atmospheric methane (CH 4) varied with climate during the Quaternary, rising from a concentration of 375 p.p.b.v. during the last glacial maximum (LGM) 21,000 years ago, to 680 p.p.b.v. at the beginning of the industrial revolution. However, the causes of this increase remain unclear; proposed hypotheses rely on fluctuations in either the magnitude of CH 4 sources or CH 4 atmospheric lifetime, or both. Here we use an Earth System model to provide a comprehensive assessment of these competing hypotheses, including estimates of uncertainty. We show that in this model, the global LGM CH 4 source was reduced by 28-46%, and the lifetime increased by 2-8%, with a best-estimate LGM CH 4 concentration of 463-480 p.p.b.v. Simulating the observed LGM concentration requires a 46-49% reduction in sources, indicating that we cannot reconcile the observed amplitude. This highlights the need for better understanding of the effects of low CO 2 and cooler climate on wetlands and other natural CH 4 sources.", "author" : [ { "dropping-particle" : "", "family" : "Hopcroft", "given" : "Peter O.", "non-dropping-particle" : "", "parse-names" : false, "suffix" : "" }, { "dropping-particle" : "", "family" : "Valdes", "given" : "Paul J.", "non-dropping-particle" : "", "parse-names" : false, "suffix" : "" }, { "dropping-particle" : "", "family" : "O'Connor", "given" : "Fiona M.", "non-dropping-particle" : "", "parse-names" : false, "suffix" : "" }, { "dropping-particle" : "", "family" : "Kaplan", "given" : "Jed O.", "non-dropping-particle" : "", "parse-names" : false, "suffix" : "" }, { "dropping-particle" : "", "family" : "Beerling", "given" : "David J.", "non-dropping-particle" : "", "parse-names" : false, "suffix" : "" } ], "container-title" : "Nature Communications", "id" : "ITEM-2", "issued" : { "date-parts" : [ [ "2017", "2", "21" ] ] }, "page" : "14383", "publisher" : "The Author(s)", "title" : "Understanding the glacial methane cycle", "translator" : [ { "dropping-particle" : "", "family" : "G4118", "given" : "", "non-dropping-particle" : "", "parse-names" : false, "suffix" : "" } ], "type" : "article-journal", "volume" : "8" }, "uris" : [ "http://www.mendeley.com/documents/?uuid=15b846ef-b5ef-4dc5-980f-12d9c84c7efa", "http://www.mendeley.com/documents/?uuid=7cfc6b97-a497-471f-a4f7-f434473abe6f" ] } ], "mendeley" : { "formattedCitation" : "(Achakulwisut et al., 2015; Hopcroft et al., 2017)", "plainTextFormattedCitation" : "(Achakulwisut et al., 2015; Hopcroft et al., 2017)", "previouslyFormattedCitation" : "(Achakulwisut et al., 2015; Hopcroft et al., 2017)" }, "properties" : { "noteIndex" : 0 }, "schema" : "https://github.com/citation-style-language/schema/raw/master/csl-citation.json" }</w:instrText>
      </w:r>
      <w:r w:rsidRPr="000E472A">
        <w:rPr>
          <w:color w:val="000000"/>
          <w:lang w:val="en-GB"/>
        </w:rPr>
        <w:fldChar w:fldCharType="separate"/>
      </w:r>
      <w:r w:rsidR="00CB33A1">
        <w:rPr>
          <w:noProof/>
          <w:color w:val="000000"/>
          <w:lang w:val="en-GB"/>
        </w:rPr>
        <w:t xml:space="preserve">(Achakulwisut et al., </w:t>
      </w:r>
      <w:r w:rsidR="00CB33A1">
        <w:rPr>
          <w:noProof/>
          <w:color w:val="000000"/>
          <w:lang w:val="en-GB"/>
        </w:rPr>
        <w:lastRenderedPageBreak/>
        <w:t>2015; Hopcroft et al., 2017)</w:t>
      </w:r>
      <w:r w:rsidRPr="000E472A">
        <w:rPr>
          <w:color w:val="000000"/>
          <w:lang w:val="en-GB"/>
        </w:rPr>
        <w:fldChar w:fldCharType="end"/>
      </w:r>
      <w:r w:rsidRPr="000E472A">
        <w:rPr>
          <w:color w:val="000000"/>
          <w:lang w:val="en-GB"/>
        </w:rPr>
        <w:t xml:space="preserve">. </w:t>
      </w:r>
    </w:p>
    <w:p w14:paraId="7139AC73" w14:textId="77777777" w:rsidR="00AF2E59" w:rsidRPr="000E472A" w:rsidRDefault="00AF2E59" w:rsidP="00D5630D">
      <w:pPr>
        <w:pStyle w:val="AR6BodyText"/>
        <w:rPr>
          <w:color w:val="000000"/>
          <w:lang w:val="en-GB"/>
        </w:rPr>
      </w:pPr>
    </w:p>
    <w:p w14:paraId="4C99B9ED" w14:textId="74C905A0" w:rsidR="00AF2E59" w:rsidRPr="00EA4DDD" w:rsidRDefault="00AF2E59" w:rsidP="00D5630D">
      <w:pPr>
        <w:pStyle w:val="AR6BodyText"/>
        <w:rPr>
          <w:color w:val="000000"/>
          <w:lang w:val="en-GB"/>
        </w:rPr>
      </w:pPr>
      <w:r>
        <w:rPr>
          <w:color w:val="000000"/>
          <w:lang w:val="en-GB"/>
        </w:rPr>
        <w:t>Regarding change since</w:t>
      </w:r>
      <w:ins w:id="2964" w:author="Lucy Cowie" w:date="2021-07-27T19:19:00Z">
        <w:r w:rsidR="0057506D">
          <w:rPr>
            <w:color w:val="000000"/>
            <w:lang w:val="en-GB"/>
          </w:rPr>
          <w:t xml:space="preserve"> the</w:t>
        </w:r>
      </w:ins>
      <w:r>
        <w:rPr>
          <w:color w:val="000000"/>
          <w:lang w:val="en-GB"/>
        </w:rPr>
        <w:t xml:space="preserve"> pre</w:t>
      </w:r>
      <w:ins w:id="2965" w:author="Lucy Cowie" w:date="2021-07-27T19:19:00Z">
        <w:r w:rsidR="0057506D">
          <w:rPr>
            <w:color w:val="000000"/>
            <w:lang w:val="en-GB"/>
          </w:rPr>
          <w:t>-</w:t>
        </w:r>
      </w:ins>
      <w:r>
        <w:rPr>
          <w:color w:val="000000"/>
          <w:lang w:val="en-GB"/>
        </w:rPr>
        <w:t>industrial era, a</w:t>
      </w:r>
      <w:r w:rsidRPr="000E472A">
        <w:rPr>
          <w:color w:val="000000"/>
          <w:lang w:val="en-GB"/>
        </w:rPr>
        <w:t xml:space="preserve">t the time of the AR5, </w:t>
      </w:r>
      <w:ins w:id="2966" w:author="Lucy Cowie" w:date="2021-07-27T19:19:00Z">
        <w:r w:rsidR="00211E67">
          <w:rPr>
            <w:color w:val="000000"/>
            <w:lang w:val="en-GB"/>
          </w:rPr>
          <w:t xml:space="preserve">the </w:t>
        </w:r>
      </w:ins>
      <w:r w:rsidRPr="000E472A">
        <w:rPr>
          <w:color w:val="000000"/>
          <w:lang w:val="en-GB"/>
        </w:rPr>
        <w:t>ensemble mean of 17 global models participating in ACCMIP indicated little change in tropospheric OH from 1850</w:t>
      </w:r>
      <w:ins w:id="2967" w:author="Lucy Cowie" w:date="2021-07-27T19:19:00Z">
        <w:r w:rsidR="00020EEC">
          <w:rPr>
            <w:color w:val="000000"/>
            <w:lang w:val="en-GB"/>
          </w:rPr>
          <w:t>–</w:t>
        </w:r>
      </w:ins>
      <w:del w:id="2968" w:author="Lucy Cowie" w:date="2021-07-27T19:19:00Z">
        <w:r w:rsidRPr="000E472A" w:rsidDel="00020EEC">
          <w:rPr>
            <w:color w:val="000000"/>
            <w:lang w:val="en-GB"/>
          </w:rPr>
          <w:delText xml:space="preserve"> to </w:delText>
        </w:r>
      </w:del>
      <w:r w:rsidRPr="000E472A">
        <w:rPr>
          <w:color w:val="000000"/>
          <w:lang w:val="en-GB"/>
        </w:rPr>
        <w:t>2000</w:t>
      </w:r>
      <w:r>
        <w:rPr>
          <w:color w:val="000000"/>
          <w:lang w:val="en-GB"/>
        </w:rPr>
        <w:t>. This was</w:t>
      </w:r>
      <w:r w:rsidRPr="000E472A">
        <w:rPr>
          <w:color w:val="000000"/>
          <w:lang w:val="en-GB"/>
        </w:rPr>
        <w:t xml:space="preserve"> due to the </w:t>
      </w:r>
      <w:r>
        <w:rPr>
          <w:color w:val="000000"/>
          <w:lang w:val="en-GB"/>
        </w:rPr>
        <w:t>competing and finally offsetting</w:t>
      </w:r>
      <w:r w:rsidRPr="000E472A">
        <w:rPr>
          <w:color w:val="000000"/>
          <w:lang w:val="en-GB"/>
        </w:rPr>
        <w:t xml:space="preserve"> changes in factors enhanc</w:t>
      </w:r>
      <w:r>
        <w:rPr>
          <w:color w:val="000000"/>
          <w:lang w:val="en-GB"/>
        </w:rPr>
        <w:t>ing or reducing</w:t>
      </w:r>
      <w:r w:rsidRPr="000E472A">
        <w:rPr>
          <w:color w:val="000000"/>
          <w:lang w:val="en-GB"/>
        </w:rPr>
        <w:t xml:space="preserve"> OH with a consequent small decline in methane lifetime </w:t>
      </w:r>
      <w:r w:rsidRPr="000E472A">
        <w:rPr>
          <w:color w:val="000000"/>
          <w:lang w:val="en-GB"/>
        </w:rPr>
        <w:fldChar w:fldCharType="begin" w:fldLock="1"/>
      </w:r>
      <w:r w:rsidR="00D477C7">
        <w:rPr>
          <w:color w:val="000000"/>
          <w:lang w:val="en-GB"/>
        </w:rPr>
        <w:instrText>ADDIN CSL_CITATION { "citationItems" : [ { "id" : "ITEM-1", "itemData" : { "DOI" : "10.5194/acp-13-2563-2013", "ISBN" : "1680-7316", "ISSN" : "16807316", "abstract" : "Results from simulations performed for the Atmospheric Chemistry and Climate Modeling Intercomparison Project (ACCMIP) are analysed to examine how OH and methane lifetime may change from present day to the future, under different climate and emissions scenarios. Present day (2000) mean tropospheric chemical lifetime derived from the ACCMIP multi-model mean is 9.8\u00b11.6 yr (9.3\u00b10.9 yr when only including selected models), lower than a recent observationally-based estimate, but with a similar range to previous multi-model estimates. Future model projections are based on the four Representative Concentration Pathways (RCPs), and the results also exhibit a large range. Decreases in global methane lifetime of 4.5\u00b19.1% are simulated for the scenario with lowest radiative forcing by 2100 (RCP 2.6), while increases of 8.5\u00b110.4% are simulated for the scenario with highest radiative forcing (RCP 8.5). In this scenario, the key driver of the evolution of OH and methane lifetime is methane itself, since its concentration more than doubles by 2100 and it consumes much of the OH that exists in the troposphere. Stratospheric ozone recovery, which drives tropospheric OH decreases through photolysis modifications, also plays a partial role. In the other scenarios, where methane changes are less drastic, the interplay between various competing drivers leads to smaller and more diverse OH and methane lifetime responses, which are difficult to attribute. For all scenarios, regional OH changes are even more variable, with the most robust feature being the large decreases over the remote oceans in RCP8.5. Through a regression analysis, we suggest that differences in emissions of non-methane volatile organic compounds and in the simulation of photolysis rates may be the main factors causing the differences in simulated present day OH and methane lifetime. Diversity in predicted changes between present day and future OH was found to be associated more strongly with differences in modelled temperature and stratospheric ozone changes. Finally, through perturbation experiments we calculated an OH feedback factor (F) of 1.24 from present day conditions (1.50 from 2100 RCP8.5 conditions) and a climate feedback on methane lifetime of 0.33\u00b10.13 yrK-1, on average. Models that did not include interactive stratospheric ozone effects on photolysis showed a stronger sensitivity to climate, as they did not account for negative effects of climate-driven stratospheric ozone recovery on troposp\u2026", "author" : [ { "dropping-particle" : "", "family" : "Voulgarakis", "given" : "A.", "non-dropping-particle" : "", "parse-names" : false, "suffix" : "" }, { "dropping-particle" : "", "family" : "Naik", "given" : "V.", "non-dropping-particle" : "", "parse-names" : false, "suffix" : "" }, { "dropping-particle" : "", "family" : "Lamarque", "given" : "J. F.", "non-dropping-particle" : "", "parse-names" : false, "suffix" : "" }, { "dropping-particle" : "", "family" : "Shindell", "given" : "D. T.", "non-dropping-particle" : "", "parse-names" : false, "suffix" : "" }, { "dropping-particle" : "", "family" : "Young", "given" : "P. J.", "non-dropping-particle" : "", "parse-names" : false, "suffix" : "" }, { "dropping-particle" : "", "family" : "Prather", "given" : "M. J.", "non-dropping-particle" : "", "parse-names" : false, "suffix" : "" }, { "dropping-particle" : "", "family" : "Wild", "given" : "O.", "non-dropping-particle" : "", "parse-names" : false, "suffix" : "" }, { "dropping-particle" : "", "family" : "Field", "given" : "R. D.", "non-dropping-particle" : "", "parse-names" : false, "suffix" : "" }, { "dropping-particle" : "", "family" : "Bergmann", "given" : "D.", "non-dropping-particle" : "", "parse-names" : false, "suffix" : "" }, { "dropping-particle" : "", "family" : "Cameron-Smith", "given" : "P.", "non-dropping-particle" : "", "parse-names" : false, "suffix" : "" }, { "dropping-particle" : "", "family" : "Cionni", "given" : "I.", "non-dropping-particle" : "", "parse-names" : false, "suffix" : "" }, { "dropping-particle" : "", "family" : "Collins", "given" : "W. J.", "non-dropping-particle" : "", "parse-names" : false, "suffix" : "" }, { "dropping-particle" : "", "family" : "Dals\u00f8ren", "given" : "S. B.", "non-dropping-particle" : "", "parse-names" : false, "suffix" : "" }, { "dropping-particle" : "", "family" : "Doherty", "given" : "R. M.", "non-dropping-particle" : "", "parse-names" : false, "suffix" : "" }, { "dropping-particle" : "", "family" : "Eyring", "given" : "V.", "non-dropping-particle" : "", "parse-names" : false, "suffix" : "" }, { "dropping-particle" : "", "family" : "Faluvegi", "given" : "G.", "non-dropping-particle" : "", "parse-names" : false, "suffix" : "" }, { "dropping-particle" : "", "family" : "Folberth", "given" : "G. A.", "non-dropping-particle" : "", "parse-names" : false, "suffix" : "" }, { "dropping-particle" : "", "family" : "Horowitz", "given" : "L. W.", "non-dropping-particle" : "", "parse-names" : false, "suffix" : "" }, { "dropping-particle" : "", "family" : "Josse", "given" : "B.", "non-dropping-particle" : "", "parse-names" : false, "suffix" : "" }, { "dropping-particle" : "", "family" : "MacKenzie", "given" : "I. A.", "non-dropping-particle" : "", "parse-names" : false, "suffix" : "" }, { "dropping-particle" : "", "family" : "Nagashima", "given" : "T.", "non-dropping-particle" : "", "parse-names" : false, "suffix" : "" }, { "dropping-particle" : "", "family" : "Plummer", "given" : "D. A.", "non-dropping-particle" : "", "parse-names" : false, "suffix" : "" }, { "dropping-particle" : "", "family" : "Righi", "given" : "M.", "non-dropping-particle" : "", "parse-names" : false, "suffix" : "" }, { "dropping-particle" : "", "family" : "Rumbold", "given" : "S. T.", "non-dropping-particle" : "", "parse-names" : false, "suffix" : "" }, { "dropping-particle" : "", "family" : "Stevenson", "given" : "D. S.", "non-dropping-particle" : "", "parse-names" : false, "suffix" : "" }, { "dropping-particle" : "", "family" : "Strode", "given" : "S. A.", "non-dropping-particle" : "", "parse-names" : false, "suffix" : "" }, { "dropping-particle" : "", "family" : "Sudo", "given" : "K.", "non-dropping-particle" : "", "parse-names" : false, "suffix" : "" }, { "dropping-particle" : "", "family" : "Szopa", "given" : "S.", "non-dropping-particle" : "", "parse-names" : false, "suffix" : "" }, { "dropping-particle" : "", "family" : "Zeng", "given" : "G.", "non-dropping-particle" : "", "parse-names" : false, "suffix" : "" } ], "container-title" : "Atmospheric Chemistry and Physics", "id" : "ITEM-1", "issue" : "5", "issued" : { "date-parts" : [ [ "2013", "3", "5" ] ] }, "note" : "From Duplicate 2 (Analysis of present day and future OH and methane lifetime in the ACCMIP simulations - Voulgarakis, A; Naik, V; Lamarque, J F; Shindell, D T; Young, P J; Prather, M J; Wild, O; Field, R D; Bergmann, D; Cameron-Smith, P; Cionni, I; Collins, W J; Dalsoren, S B; Doherty, R M; Eyring, V; Faluvegi, G; Folberth, G A; Horowitz, L W; Josse, B; MacKenzie, I A; Nagashima, T; Plummer, D A; Righi, M; Rumbold, S T; Stevenson, D S; Strode, S A; Sudo, K; Szopa, S; Zeng, G)\n\nTimes Cited: 105\nCollins, William/A-5895-2010; Lamarque, Jean-Francois/L-2313-2014; Righi, Mattia/I-5120-2013; Shindell, Drew/D-4636-2012; Naik, Vaishali/A-4938-2013; Bergmann, Daniel/F-9801-2011; mackenzie, ian/E-9320-2013; Eyring, Veronika/O-9999-2016; Wild, Oliver/A-4909-2009; CIONNI, Irene/E-8204-2017; Young, Paul/E-8739-2010; Horowitz, Larry/D-8048-2014; Szopa, Sophie/F-8984-2010; Cameron-Smith, Philip/E-2468-2011; Strode, Sarah/H-2248-2012; Manager, CSD Publications/B-2789-2015; Stevenson, David/C-8089-2012; Faluvegi, Gregory/; Dalsoren, Stig/; Zeng, Guang/; Righi, Mattia/; Folberth, Gerd/\nCollins, William/0000-0002-7419-0850; Lamarque, Jean-Francois/0000-0002-4225-5074; Naik, Vaishali/0000-0002-2254-1700; Bergmann, Daniel/0000-0003-4357-6301; Eyring, Veronika/0000-0002-6887-4885; Wild, Oliver/0000-0002-6227-7035; CIONNI, Irene/0000-0002-0591-9193; Young, Paul/0000-0002-5608-8887; Horowitz, Larry/0000-0002-5886-3314; Szopa, Sophie/0000-0002-8641-1737; Cameron-Smith, Philip/0000-0002-8802-8627; Strode, Sarah/0000-0002-8103-1663; Stevenson, David/0000-0002-4745-5673; Faluvegi, Gregory/0000-0001-9011-3663; Dalsoren, Stig/0000-0002-6752-4728; Zeng, Guang/0000-0002-9356-5021; Righi, Mattia/0000-0003-3827-5950; Folberth, Gerd/0000-0002-1075-440X\n0\n106\n1680-7324", "page" : "2563-2587", "title" : "Analysis of present day and future OH and methane lifetime in the ACCMIP simulations", "translator" : [ { "dropping-particle" : "", "family" : "G4126", "given" : "", "non-dropping-particle" : "", "parse-names" : false, "suffix" : "" } ], "type" : "article-journal", "volume" : "13" }, "uris" : [ "http://www.mendeley.com/documents/?uuid=8b8d22bd-6460-416b-992e-612dd4f9c32e", "http://www.mendeley.com/documents/?uuid=44d0ecb2-450e-4f62-a2be-9a839b2fa26a" ] }, { "id" : "ITEM-2", "itemData" : { "DOI" : "10.5194/acp-13-5277-2013", "ISBN" : "1680-7316", "ISSN" : "16807316", "abstract" : "We have analysed time-slice simulations from 17 global models, participating in the Atmospheric Chemistry and Climate Model Intercomparison Project (ACCMIP), to explore changes in present-day (2000) hydroxyl radical (OH) concentration and methane (CH4) lifetime relative to preindustrial times (1850) and to 1980. A comparison of modeled and observation-derived methane and methyl chloroform lifetimes suggests that the present-day global multi-model mean OH concentration is overestimated by 5 to 10% but is within the range of uncertainties. The models consistently simulate higher OH concentrations in the Northern Hemisphere (NH) compared with the Southern Hemisphere (SH) for the present-day (2000; inter-hemispheric ratios of 1.13 to 1.42), in contrast to observation-based approaches which generally indicate higher OH in the SH although uncertainties are large. Evaluation of simulated carbon monoxide (CO) concentrations, the primary sink for OH, against ground-based and satellite observations suggests low biases in the NH that may contribute to the high north-south OH asymmetry in the models. The models vary widely in their regional distribution of present-day OH concentrations (up to 34%). Despite large regional changes, the multi-model global mean (mass-weighted) OH concentration changes little over the past 150 yr, due to concurrent increases in factors that enhance OH (humidity, tropospheric ozone, nitrogen oxide (NOx) emissions, and UV radiation due to decreases in stratospheric ozone), compensated by increases in OH sinks (methane abundance, carbon monoxide and non-methane volatile organic carbon (NMVOC) emissions). The large inter-model diversity in the sign and magnitude of preindustrial to present-day OH changes (ranging from a decrease of 12.7% to an increase of 14.6%) indicate that uncertainty remains in our understanding of the long-term trends in OH and methane lifetime. We show that this diversity is largely explained by the different ratio of the change in global mean tropospheric CO and NOx burdens (\u0394CO/\u0394NOx, approximately represents changes in OH sinks versus changes in OH sources) in the models, pointing to a need for better constraints on natural precursor emissions and on the chemical mechanisms in the current generation of chemistry-climate models. For the 1980 to 2000 period, we find that climate warming and a slight increase in mean OH (3.5 \u00b1 2.2%) leads to a 4.3 \u00b1 1.9% decrease in the methane lifetime. Analysing sensitivity simulatio\u2026", "author" : [ { "dropping-particle" : "", "family" : "Naik", "given" : "V.", "non-dropping-particle" : "", "parse-names" : false, "suffix" : "" }, { "dropping-particle" : "", "family" : "Voulgarakis", "given" : "A.", "non-dropping-particle" : "", "parse-names" : false, "suffix" : "" }, { "dropping-particle" : "", "family" : "Fiore", "given" : "A. M.", "non-dropping-particle" : "", "parse-names" : false, "suffix" : "" }, { "dropping-particle" : "", "family" : "Horowitz", "given" : "L. W.", "non-dropping-particle" : "", "parse-names" : false, "suffix" : "" }, { "dropping-particle" : "", "family" : "Lamarque", "given" : "J. F.", "non-dropping-particle" : "", "parse-names" : false, "suffix" : "" }, { "dropping-particle" : "", "family" : "Lin", "given" : "M.", "non-dropping-particle" : "", "parse-names" : false, "suffix" : "" }, { "dropping-particle" : "", "family" : "Prather", "given" : "M. J.", "non-dropping-particle" : "", "parse-names" : false, "suffix" : "" }, { "dropping-particle" : "", "family" : "Young", "given" : "P. J.", "non-dropping-particle" : "", "parse-names" : false, "suffix" : "" }, { "dropping-particle" : "", "family" : "Bergmann", "given" : "D.", "non-dropping-particle" : "", "parse-names" : false, "suffix" : "" }, { "dropping-particle" : "", "family" : "Cameron-Smith", "given" : "P. J.", "non-dropping-particle" : "", "parse-names" : false, "suffix" : "" }, { "dropping-particle" : "", "family" : "Cionni", "given" : "I.", "non-dropping-particle" : "", "parse-names" : false, "suffix" : "" }, { "dropping-particle" : "", "family" : "Collins", "given" : "W. J.", "non-dropping-particle" : "", "parse-names" : false, "suffix" : "" }, { "dropping-particle" : "", "family" : "Dals\u00f8ren", "given" : "S. B.", "non-dropping-particle" : "", "parse-names" : false, "suffix" : "" }, { "dropping-particle" : "", "family" : "Doherty", "given" : "R.", "non-dropping-particle" : "", "parse-names" : false, "suffix" : "" }, { "dropping-particle" : "", "family" : "Eyring", "given" : "V.", "non-dropping-particle" : "", "parse-names" : false, "suffix" : "" }, { "dropping-particle" : "", "family" : "Faluvegi", "given" : "G.", "non-dropping-particle" : "", "parse-names" : false, "suffix" : "" }, { "dropping-particle" : "", "family" : "Folberth", "given" : "G. A.", "non-dropping-particle" : "", "parse-names" : false, "suffix" : "" }, { "dropping-particle" : "", "family" : "Josse", "given" : "B.", "non-dropping-particle" : "", "parse-names" : false, "suffix" : "" }, { "dropping-particle" : "", "family" : "Lee", "given" : "Y. H.", "non-dropping-particle" : "", "parse-names" : false, "suffix" : "" }, { "dropping-particle" : "", "family" : "MacKenzie", "given" : "I. A.", "non-dropping-particle" : "", "parse-names" : false, "suffix" : "" }, { "dropping-particle" : "", "family" : "Nagashima", "given" : "T.", "non-dropping-particle" : "", "parse-names" : false, "suffix" : "" }, { "dropping-particle" : "", "family" : "Noije", "given" : "T. P.C.", "non-dropping-particle" : "Van", "parse-names" : false, "suffix" : "" }, { "dropping-particle" : "", "family" : "Plummer", "given" : "D. A.", "non-dropping-particle" : "", "parse-names" : false, "suffix" : "" }, { "dropping-particle" : "", "family" : "Righi", "given" : "M.", "non-dropping-particle" : "", "parse-names" : false, "suffix" : "" }, { "dropping-particle" : "", "family" : "Rumbold", "given" : "S. T.", "non-dropping-particle" : "", "parse-names" : false, "suffix" : "" }, { "dropping-particle" : "", "family" : "Skeie", "given" : "R.", "non-dropping-particle" : "", "parse-names" : false, "suffix" : "" }, { "dropping-particle" : "", "family" : "Shindell", "given" : "D. T.", "non-dropping-particle" : "", "parse-names" : false, "suffix" : "" }, { "dropping-particle" : "", "family" : "Stevenson", "given" : "D. S.", "non-dropping-particle" : "", "parse-names" : false, "suffix" : "" }, { "dropping-particle" : "", "family" : "Strode", "given" : "S.", "non-dropping-particle" : "", "parse-names" : false, "suffix" : "" }, { "dropping-particle" : "", "family" : "Sudo", "given" : "K.", "non-dropping-particle" : "", "parse-names" : false, "suffix" : "" }, { "dropping-particle" : "", "family" : "Szopa", "given" : "S.", "non-dropping-particle" : "", "parse-names" : false, "suffix" : "" }, { "dropping-particle" : "", "family" : "Zeng", "given" : "G.", "non-dropping-particle" : "", "parse-names" : false, "suffix" : "" } ], "container-title" : "Atmospheric Chemistry and Physics", "id" : "ITEM-2", "issue" : "10", "issued" : { "date-parts" : [ [ "2013" ] ] }, "note" : "From Duplicate 1 (Preindustrial to present-day changes in tropospheric hydroxyl radical and methane lifetime from the Atmospheric Chemistry and Climate Model Intercomparison Project (ACCMIP) - Naik, V.; Voulgarakis, A.; Fiore, A. M.; Horowitz, L. W.; Lamarque, J. F.; Lin, M.; Prather, M. J.; Young, P. J.; Bergmann, D.; Cameron-Smith, P. J.; Cionni, I.; Collins, W. J.; Dals\u00f8ren, S. B.; Doherty, R.; Eyring, V.; Faluvegi, G.; Folberth, G. A.; Josse, B.; Lee, Y. H.; MacKenzie, I. A.; Nagashima, T.; Van Noije, T. P.C.; Plummer, D. A.; Righi, M.; Rumbold, S. T.; Skeie, R.; Shindell, D. T.; Stevenson, D. S.; Strode, S.; Sudo, K.; Szopa, S.; Zeng, G.)\n\nACP\n\nFrom Duplicate 4 (Preindustrial to present-day changes in tropospheric hydroxyl radical and methane lifetime from the Atmospheric Chemistry and Climate Model Intercomparison Project (ACCMIP) - DuplicateNaik2013, NoCite; Naik, V; Voulgarakis, A; Fiore, A M; Horowitz, L W; Lamarque, J F; Lin, M; Prather, M J; Young, P J; Bergmann, D; Cameron-Smith, P J; Cionni, I; Collins, W J; Dalsoren, S B; Doherty, R; Eyring, V; Faluvegi, G; Folberth, G A; Josse, B; Lee, Y H; MacKenzie, I A; Nagashima, T; van Noije, T P C; Plummer, D A; Righi, M; Rumbold, S T; Skeie, R; Shindell, D T; Stevenson, D S; Strode, S; Sudo, K; Szopa, S; Zeng, G)\n\nTimes Cited: 112\nBergmann, Daniel/F-9801-2011; Lee, Yunha/Q-7222-2016; Eyring, Veronika/O-9999-2016; Cameron-Smith, Philip/E-2468-2011; Lamarque, Jean-Francois/L-2313-2014; CIONNI, Irene/E-8204-2017; Szopa, Sophie/F-8984-2010; Horowitz, Larry/D-8048-2014; Righi, Mattia/I-5120-2013; Stevenson, David/C-8089-2012; Manager, CSD Publications/B-2789-2015; Collins, William/A-5895-2010; Shindell, Drew/D-4636-2012; Skeie, Ragnhild/K-1173-2015; Naik, Vaishali/A-4938-2013; Young, Paul/E-8739-2010; Strode, Sarah/H-2248-2012; Lin, Meiyun/D-6107-2013; Faluvegi, Gregory/; Righi, Mattia/; Folberth, Gerd/; Zeng, Guang/; Dalsoren, Stig/\nBergmann, Daniel/0000-0003-4357-6301; Lee, Yunha/0000-0001-7478-2672; Eyring, Veronika/0000-0002-6887-4885; Cameron-Smith, Philip/0000-0002-8802-8627; Lamarque, Jean-Francois/0000-0002-4225-5074; CIONNI, Irene/0000-0002-0591-9193; Szopa, Sophie/0000-0002-8641-1737; Horowitz, Larry/0000-0002-5886-3314; Stevenson, David/0000-0002-4745-5673; Collins, William/0000-0002-7419-0850; Skeie, Ragnhild/0000-0003-1246-4446; Naik, Vaishali/0000-0002-2254-1700; Young, Paul/0000-0002-5608-8887; Strode, Sarah/0000-0002-8103-1663; Lin, Meiyun/0000-0003-3852-3491; Faluvegi, Gregory/0000-0001-9011-3663; Righi, Mattia/0000-0003-3827-5950; Folberth, Gerd/0000-0002-1075-440X; Zeng, Guang/0000-0002-9356-5021; Dalsoren, Stig/0000-0002-6752-4728\n0\n113\n1680-7324", "page" : "5277-5298", "publisher" : "Copernicus Publications", "title" : "Preindustrial to present-day changes in tropospheric hydroxyl radical and methane lifetime from the Atmospheric Chemistry and Climate Model Intercomparison Project (ACCMIP)", "translator" : [ { "dropping-particle" : "", "family" : "G4158", "given" : "", "non-dropping-particle" : "", "parse-names" : false, "suffix" : "" } ], "type" : "article-journal", "volume" : "13" }, "uris" : [ "http://www.mendeley.com/documents/?uuid=239387e7-4c33-40e4-8193-d29f38ee819d", "http://www.mendeley.com/documents/?uuid=c1235b05-932f-4db5-b524-48811242407c" ] } ], "mendeley" : { "formattedCitation" : "(Naik et al., 2013; Voulgarakis et al., 2013)", "plainTextFormattedCitation" : "(Naik et al., 2013; Voulgarakis et al., 2013)", "previouslyFormattedCitation" : "(Naik et al., 2013; Voulgarakis et al., 2013)" }, "properties" : { "noteIndex" : 0 }, "schema" : "https://github.com/citation-style-language/schema/raw/master/csl-citation.json" }</w:instrText>
      </w:r>
      <w:r w:rsidRPr="000E472A">
        <w:rPr>
          <w:color w:val="000000"/>
          <w:lang w:val="en-GB"/>
        </w:rPr>
        <w:fldChar w:fldCharType="separate"/>
      </w:r>
      <w:r w:rsidR="00CB33A1">
        <w:rPr>
          <w:noProof/>
          <w:color w:val="000000"/>
          <w:lang w:val="en-GB"/>
        </w:rPr>
        <w:t>(Naik et al., 2013; Voulgarakis et al., 2013)</w:t>
      </w:r>
      <w:r w:rsidRPr="000E472A">
        <w:rPr>
          <w:color w:val="000000"/>
          <w:lang w:val="en-GB"/>
        </w:rPr>
        <w:fldChar w:fldCharType="end"/>
      </w:r>
      <w:r w:rsidRPr="000E472A">
        <w:rPr>
          <w:color w:val="000000"/>
          <w:lang w:val="en-GB"/>
        </w:rPr>
        <w:t xml:space="preserve">. However, there was large diversity in both the sign and magnitude of past OH changes across the individual models attributed to </w:t>
      </w:r>
      <w:ins w:id="2969" w:author="Lucy Cowie" w:date="2021-07-27T19:28:00Z">
        <w:r w:rsidR="00FD3AB6">
          <w:rPr>
            <w:color w:val="000000"/>
            <w:lang w:val="en-GB"/>
          </w:rPr>
          <w:t xml:space="preserve">the </w:t>
        </w:r>
      </w:ins>
      <w:r w:rsidRPr="000E472A">
        <w:rPr>
          <w:color w:val="000000"/>
          <w:lang w:val="en-GB"/>
        </w:rPr>
        <w:t xml:space="preserve">disparate implementation of chemical and physical processes </w:t>
      </w:r>
      <w:r>
        <w:rPr>
          <w:color w:val="000000"/>
          <w:lang w:val="en-GB"/>
        </w:rPr>
        <w:fldChar w:fldCharType="begin" w:fldLock="1"/>
      </w:r>
      <w:r w:rsidR="00D477C7">
        <w:rPr>
          <w:color w:val="000000"/>
          <w:lang w:val="en-GB"/>
        </w:rPr>
        <w:instrText>ADDIN CSL_CITATION { "citationItems" : [ { "id" : "ITEM-1", "itemData" : { "DOI" : "10.1002/2016JD026239", "ISBN" : "2169-897X", "ISSN" : "2169-897X", "abstract" : "The hydroxyl radical (OH) is the primary daytime oxidant in the troposphere and provides the main loss mechanism for many pollutants and greenhouse gases, including methane (CH4). Global mean tropospheric OH differs by as much as 80% among various global models, for reasons that are not well understood. We use neural networks (NNs), trained using archived output from eight chemical transport models (CTMs) that participated in the Polar Study using Aircraft, Remote Sensing, Surface Measurements and Models, of Climate, Chemistry, Aerosols and Transport Model Intercomparison Project (POLMIP), to quantify the factors responsible for differences in tropospheric OH and resulting CH4 lifetime (tau(CH4)) between these models. Annual average tau(CH4), for loss by OH only, ranges from 8.0 to 11.6 years for the eight POLMIP CTMs. The factors driving these differences were quantified by inputting 3-D chemical fields from one CTM into the trained NN of another CTM. Across all CTMs, the largest mean differences in tCH4 (Delta tau(CH4)) result from variations in chemical mechanisms (Delta tau(CH4) = 0.46 years), the photolysis frequency (J) of O-3 -&gt; O(D-1) (0.31 years), local O-3 (0.30 years), and CO (0.23 years). The Delta tau(CH4) due to CTM differences in NOx (NO + NO2) is relatively low (0.17 years), although large regional variation in OH between the CTMs is attributed to NOx. Differences in isoprene and J(NO2) have negligible overall effect on globally averaged tropospheric OH, although the extent of OH variations due to each factor depends on the model being examined. This study demonstrates that NNs can serve as a useful tool for quantifying why tropospheric OH varies between global models, provided that essential chemical fields are archived.", "author" : [ { "dropping-particle" : "", "family" : "Nicely", "given" : "Julie M", "non-dropping-particle" : "", "parse-names" : false, "suffix" : "" }, { "dropping-particle" : "", "family" : "Salawitch", "given" : "Ross J", "non-dropping-particle" : "", "parse-names" : false, "suffix" : "" }, { "dropping-particle" : "", "family" : "Canty", "given" : "Timothy", "non-dropping-particle" : "", "parse-names" : false, "suffix" : "" }, { "dropping-particle" : "", "family" : "Anderson", "given" : "Daniel C", "non-dropping-particle" : "", "parse-names" : false, "suffix" : "" }, { "dropping-particle" : "", "family" : "Arnold", "given" : "Steve R", "non-dropping-particle" : "", "parse-names" : false, "suffix" : "" }, { "dropping-particle" : "", "family" : "Chipperfield", "given" : "Martyn P", "non-dropping-particle" : "", "parse-names" : false, "suffix" : "" }, { "dropping-particle" : "", "family" : "Emmons", "given" : "Louisa K", "non-dropping-particle" : "", "parse-names" : false, "suffix" : "" }, { "dropping-particle" : "", "family" : "Flemming", "given" : "Johannes", "non-dropping-particle" : "", "parse-names" : false, "suffix" : "" }, { "dropping-particle" : "", "family" : "Huijnen", "given" : "Vincent", "non-dropping-particle" : "", "parse-names" : false, "suffix" : "" }, { "dropping-particle" : "", "family" : "Kinnison", "given" : "Douglas E", "non-dropping-particle" : "", "parse-names" : false, "suffix" : "" }, { "dropping-particle" : "", "family" : "Lamarque", "given" : "Jean\u2010Fran\u00e7ois", "non-dropping-particle" : "", "parse-names" : false, "suffix" : "" }, { "dropping-particle" : "", "family" : "Mao", "given" : "Jingqiu", "non-dropping-particle" : "", "parse-names" : false, "suffix" : "" }, { "dropping-particle" : "", "family" : "Monks", "given" : "Sarah A", "non-dropping-particle" : "", "parse-names" : false, "suffix" : "" }, { "dropping-particle" : "", "family" : "Steenrod", "given" : "Stephen D", "non-dropping-particle" : "", "parse-names" : false, "suffix" : "" }, { "dropping-particle" : "", "family" : "Tilmes", "given" : "Simone", "non-dropping-particle" : "", "parse-names" : false, "suffix" : "" }, { "dropping-particle" : "", "family" : "Turquety", "given" : "Solene", "non-dropping-particle" : "", "parse-names" : false, "suffix" : "" } ], "container-title" : "Journal of Geophysical Research: Atmospheres", "id" : "ITEM-1", "issue" : "3", "issued" : { "date-parts" : [ [ "2017", "2", "16" ] ] }, "note" : "Times Cited: 3\nCanty, Timothy/F-2631-2010; Anderson, Daniel/I-4398-2014; Salawitch, Ross/B-4605-2009; Chipperfield, Martyn/H-6359-2013; Mao, Jingqiu/F-2511-2010; Nicely, Julie/; Huijnen, Vincent/; Kinnison, Douglas/\nCanty, Timothy/0000-0003-0618-056X; Anderson, Daniel/0000-0002-9826-9811; Salawitch, Ross/0000-0001-8597-5832; Chipperfield, Martyn/0000-0002-6803-4149; Mao, Jingqiu/0000-0002-4774-9751; Nicely, Julie/0000-0003-4828-0032; Huijnen, Vincent/0000-0002-2814-8475; Kinnison, Douglas/0000-0002-3418-0834\n0\n3\n2169-8996", "page" : "1983-2007", "title" : "Quantifying the causes of differences in tropospheric OH within global models", "translator" : [ { "dropping-particle" : "", "family" : "G3276", "given" : "", "non-dropping-particle" : "", "parse-names" : false, "suffix" : "" } ], "type" : "article-journal", "volume" : "122" }, "uris" : [ "http://www.mendeley.com/documents/?uuid=aa371c39-67dc-421c-8006-7db823d85b4f" ] }, { "id" : "ITEM-2", "itemData" : { "DOI" : "10.5194/acp-20-4047-2020", "ISSN" : "1680-7324", "author" : [ { "dropping-particle" : "", "family" : "Wild", "given" : "Oliver", "non-dropping-particle" : "", "parse-names" : false, "suffix" : "" }, { "dropping-particle" : "", "family" : "Voulgarakis", "given" : "Apostolos", "non-dropping-particle" : "", "parse-names" : false, "suffix" : "" }, { "dropping-particle" : "", "family" : "O'Connor", "given" : "Fiona", "non-dropping-particle" : "", "parse-names" : false, "suffix" : "" }, { "dropping-particle" : "", "family" : "Lamarque", "given" : "Jean-Fran\u00e7ois", "non-dropping-particle" : "", "parse-names" : false, "suffix" : "" }, { "dropping-particle" : "", "family" : "Ryan", "given" : "Edmund M", "non-dropping-particle" : "", "parse-names" : false, "suffix" : "" }, { "dropping-particle" : "", "family" : "Lee", "given" : "Lindsay", "non-dropping-particle" : "", "parse-names" : false, "suffix" : "" } ], "container-title" : "Atmospheric Chemistry and Physics", "id" : "ITEM-2", "issue" : "7", "issued" : { "date-parts" : [ [ "2020", "4", "3" ] ] }, "page" : "4047-4058", "publisher" : "Copernicus Publications", "title" : "Global sensitivity analysis of chemistry\u2013climate model budgets of tropospheric ozone and OH: exploring model diversity", "translator" : [ { "dropping-particle" : "", "family" : "G5268", "given" : "", "non-dropping-particle" : "", "parse-names" : false, "suffix" : "" } ], "type" : "article-journal", "volume" : "20" }, "uris" : [ "http://www.mendeley.com/documents/?uuid=77609aab-2963-4028-9e02-5698736590d9" ] } ], "mendeley" : { "formattedCitation" : "(Nicely et al., 2017; Wild et al., 2020)", "plainTextFormattedCitation" : "(Nicely et al., 2017; Wild et al., 2020)", "previouslyFormattedCitation" : "(Nicely et al., 2017; Wild et al., 2020)" }, "properties" : { "noteIndex" : 0 }, "schema" : "https://github.com/citation-style-language/schema/raw/master/csl-citation.json" }</w:instrText>
      </w:r>
      <w:r>
        <w:rPr>
          <w:color w:val="000000"/>
          <w:lang w:val="en-GB"/>
        </w:rPr>
        <w:fldChar w:fldCharType="separate"/>
      </w:r>
      <w:r w:rsidR="00CB33A1">
        <w:rPr>
          <w:noProof/>
          <w:color w:val="000000"/>
          <w:lang w:val="en-GB"/>
        </w:rPr>
        <w:t>(Nicely et al., 2017; Wild et al., 2020)</w:t>
      </w:r>
      <w:r>
        <w:rPr>
          <w:color w:val="000000"/>
          <w:lang w:val="en-GB"/>
        </w:rPr>
        <w:fldChar w:fldCharType="end"/>
      </w:r>
      <w:r>
        <w:rPr>
          <w:color w:val="000000"/>
          <w:lang w:val="en-GB"/>
        </w:rPr>
        <w:t xml:space="preserve">. Analysis of historical simulations from three CMIP6 ESMs indicates little change in global mean OH </w:t>
      </w:r>
      <w:r w:rsidRPr="000E472A">
        <w:rPr>
          <w:color w:val="000000"/>
          <w:lang w:val="en-GB"/>
        </w:rPr>
        <w:t>from 1850 to about 1980</w:t>
      </w:r>
      <w:r>
        <w:rPr>
          <w:color w:val="000000"/>
          <w:lang w:val="en-GB"/>
        </w:rPr>
        <w:t xml:space="preserve"> </w:t>
      </w:r>
      <w:commentRangeStart w:id="2970"/>
      <w:commentRangeStart w:id="2971"/>
      <w:r w:rsidRPr="000E472A">
        <w:rPr>
          <w:color w:val="000000"/>
          <w:lang w:val="en-GB"/>
        </w:rPr>
        <w:fldChar w:fldCharType="begin" w:fldLock="1"/>
      </w:r>
      <w:r w:rsidR="00D477C7">
        <w:rPr>
          <w:color w:val="000000"/>
          <w:lang w:val="en-GB"/>
        </w:rPr>
        <w:instrText>ADDIN CSL_CITATION { "citationItems" : [ { "id" : "ITEM-1", "itemData" : { "author" : [ { "dropping-particle" : "", "family" : "Murray", "given" : "L.T.", "non-dropping-particle" : "", "parse-names" : false, "suffix" : "" }, { "dropping-particle" : "", "family" : "Fiore", "given" : "A.M.", "non-dropping-particle" : "", "parse-names" : false, "suffix" : "" }, { "dropping-particle" : "", "family" : "Shindell", "given" : "D.T.", "non-dropping-particle" : "", "parse-names" : false, "suffix" : "" }, { "dropping-particle" : "", "family" : "Naik", "given" : "V.", "non-dropping-particle" : "", "parse-names" : false, "suffix" : "" }, { "dropping-particle" : "", "family" : "Horowitz", "given" : "L.W.", "non-dropping-particle" : "", "parse-names" : false, "suffix" : "" } ], "container-title" : "Proceedings of the National Academy of Sciences", "id" : "ITEM-1", "issued" : { "date-parts" : [ [ "9999" ] ] }, "title" : "Large uncertainties in global hydroxyl projections tied to fate of reactive nitrogen and carbon", "translator" : [ { "dropping-particle" : "", "family" : "G4113", "given" : "", "non-dropping-particle" : "", "parse-names" : false, "suffix" : "" } ], "type" : "article-journal", "volume" : "(submitted" }, "uris" : [ "http://www.mendeley.com/documents/?uuid=d97124a0-a30b-4e55-a466-071fcc7d5061", "http://www.mendeley.com/documents/?uuid=a9e9c661-0166-49ca-b979-37d1b2ec4aac", "http://www.mendeley.com/documents/?uuid=5eed6d95-b041-42af-90ac-e367e65c99ea" ] } ], "mendeley" : { "formattedCitation" : "(Murray et al., 9999)", "manualFormatting" : "(Stevenson et al., 2020)", "plainTextFormattedCitation" : "(Murray et al., 9999)", "previouslyFormattedCitation" : "(Murray et al., 9999)" }, "properties" : { "noteIndex" : 0 }, "schema" : "https://github.com/citation-style-language/schema/raw/master/csl-citation.json" }</w:instrText>
      </w:r>
      <w:r w:rsidRPr="000E472A">
        <w:rPr>
          <w:color w:val="000000"/>
          <w:lang w:val="en-GB"/>
        </w:rPr>
        <w:fldChar w:fldCharType="separate"/>
      </w:r>
      <w:r w:rsidR="00CB33A1">
        <w:rPr>
          <w:noProof/>
          <w:color w:val="000000"/>
          <w:lang w:val="en-GB"/>
        </w:rPr>
        <w:t>(Stevenson et al., 2020)</w:t>
      </w:r>
      <w:r w:rsidRPr="000E472A">
        <w:rPr>
          <w:color w:val="000000"/>
          <w:lang w:val="en-GB"/>
        </w:rPr>
        <w:fldChar w:fldCharType="end"/>
      </w:r>
      <w:commentRangeEnd w:id="2970"/>
      <w:r w:rsidR="00CB33A1">
        <w:rPr>
          <w:rStyle w:val="Marquedecommentaire"/>
        </w:rPr>
        <w:commentReference w:id="2970"/>
      </w:r>
      <w:r w:rsidRPr="000E472A">
        <w:rPr>
          <w:color w:val="000000"/>
          <w:lang w:val="en-GB"/>
        </w:rPr>
        <w:t xml:space="preserve">. </w:t>
      </w:r>
      <w:commentRangeEnd w:id="2971"/>
      <w:r w:rsidR="006562FC">
        <w:rPr>
          <w:rStyle w:val="Marquedecommentaire"/>
        </w:rPr>
        <w:commentReference w:id="2971"/>
      </w:r>
      <w:r>
        <w:rPr>
          <w:color w:val="000000"/>
          <w:lang w:val="en-GB"/>
        </w:rPr>
        <w:t>However, t</w:t>
      </w:r>
      <w:r w:rsidRPr="000E472A">
        <w:rPr>
          <w:color w:val="000000"/>
          <w:lang w:val="en-GB"/>
        </w:rPr>
        <w:t xml:space="preserve">here is no observational evidence of changes in global OH since 1850 up to </w:t>
      </w:r>
      <w:ins w:id="2972" w:author="Lucy Cowie" w:date="2021-07-27T19:21:00Z">
        <w:r w:rsidR="00020EEC">
          <w:rPr>
            <w:color w:val="000000"/>
            <w:lang w:val="en-GB"/>
          </w:rPr>
          <w:t xml:space="preserve">the </w:t>
        </w:r>
      </w:ins>
      <w:r w:rsidRPr="000E472A">
        <w:rPr>
          <w:color w:val="000000"/>
          <w:lang w:val="en-GB"/>
        </w:rPr>
        <w:t>early 1980s</w:t>
      </w:r>
      <w:r>
        <w:rPr>
          <w:color w:val="000000"/>
          <w:lang w:val="en-GB"/>
        </w:rPr>
        <w:t xml:space="preserve"> to evaluate the ESMs. </w:t>
      </w:r>
    </w:p>
    <w:p w14:paraId="407EA691" w14:textId="77777777" w:rsidR="00AF2E59" w:rsidRPr="000E472A" w:rsidRDefault="00AF2E59" w:rsidP="00D5630D">
      <w:pPr>
        <w:pStyle w:val="AR6BodyText"/>
        <w:rPr>
          <w:color w:val="000000"/>
          <w:lang w:val="en-GB"/>
        </w:rPr>
      </w:pPr>
    </w:p>
    <w:p w14:paraId="55C8F0FA" w14:textId="38752135" w:rsidR="00AF2E59" w:rsidRDefault="00AF2E59" w:rsidP="00D5630D">
      <w:pPr>
        <w:pStyle w:val="AR6BodyText"/>
        <w:rPr>
          <w:bCs/>
          <w:color w:val="000000"/>
          <w:lang w:val="en-GB"/>
        </w:rPr>
      </w:pPr>
      <w:r w:rsidRPr="000E472A">
        <w:rPr>
          <w:bCs/>
          <w:color w:val="000000"/>
          <w:lang w:val="en-GB"/>
        </w:rPr>
        <w:t>In summary, g</w:t>
      </w:r>
      <w:r w:rsidRPr="001043D6">
        <w:rPr>
          <w:bCs/>
          <w:color w:val="000000"/>
          <w:lang w:val="en-GB"/>
        </w:rPr>
        <w:t xml:space="preserve">lobal mean tropospheric </w:t>
      </w:r>
      <w:r w:rsidRPr="00D837A8">
        <w:rPr>
          <w:bCs/>
          <w:color w:val="000000"/>
          <w:lang w:val="en-GB"/>
        </w:rPr>
        <w:t>OH</w:t>
      </w:r>
      <w:r w:rsidRPr="001043D6">
        <w:rPr>
          <w:bCs/>
          <w:color w:val="000000"/>
          <w:lang w:val="en-GB"/>
        </w:rPr>
        <w:t xml:space="preserve"> does not show a </w:t>
      </w:r>
      <w:r>
        <w:rPr>
          <w:bCs/>
          <w:color w:val="000000"/>
          <w:lang w:val="en-GB"/>
        </w:rPr>
        <w:t xml:space="preserve">significant </w:t>
      </w:r>
      <w:r w:rsidRPr="001043D6">
        <w:rPr>
          <w:bCs/>
          <w:color w:val="000000"/>
          <w:lang w:val="en-GB"/>
        </w:rPr>
        <w:t>trend from 1850 up to around 1980 (</w:t>
      </w:r>
      <w:r w:rsidRPr="001043D6">
        <w:rPr>
          <w:bCs/>
          <w:i/>
          <w:color w:val="000000"/>
          <w:lang w:val="en-GB"/>
        </w:rPr>
        <w:t>low</w:t>
      </w:r>
      <w:r>
        <w:rPr>
          <w:bCs/>
          <w:i/>
          <w:color w:val="000000"/>
          <w:lang w:val="en-GB"/>
        </w:rPr>
        <w:t xml:space="preserve"> </w:t>
      </w:r>
      <w:r w:rsidRPr="001043D6">
        <w:rPr>
          <w:bCs/>
          <w:i/>
          <w:color w:val="000000"/>
          <w:lang w:val="en-GB"/>
        </w:rPr>
        <w:t>confidence</w:t>
      </w:r>
      <w:r w:rsidRPr="001043D6">
        <w:rPr>
          <w:bCs/>
          <w:color w:val="000000"/>
          <w:lang w:val="en-GB"/>
        </w:rPr>
        <w:t xml:space="preserve">). </w:t>
      </w:r>
      <w:r w:rsidRPr="00D837A8">
        <w:rPr>
          <w:bCs/>
          <w:color w:val="000000"/>
          <w:lang w:val="en-GB"/>
        </w:rPr>
        <w:t xml:space="preserve">There is conflicting information from </w:t>
      </w:r>
      <w:r>
        <w:rPr>
          <w:bCs/>
          <w:color w:val="000000"/>
          <w:lang w:val="en-GB"/>
        </w:rPr>
        <w:t>global models</w:t>
      </w:r>
      <w:r w:rsidRPr="00D837A8">
        <w:rPr>
          <w:bCs/>
          <w:color w:val="000000"/>
          <w:lang w:val="en-GB"/>
        </w:rPr>
        <w:t xml:space="preserve"> constrained by emissions </w:t>
      </w:r>
      <w:r>
        <w:rPr>
          <w:bCs/>
          <w:color w:val="000000"/>
          <w:lang w:val="en-GB"/>
        </w:rPr>
        <w:t>versus</w:t>
      </w:r>
      <w:r w:rsidRPr="00D837A8">
        <w:rPr>
          <w:bCs/>
          <w:color w:val="000000"/>
          <w:lang w:val="en-GB"/>
        </w:rPr>
        <w:t xml:space="preserve"> observationally constrained inversion methods over the 1980</w:t>
      </w:r>
      <w:ins w:id="2973" w:author="Lucy Cowie" w:date="2021-07-27T19:29:00Z">
        <w:r w:rsidR="006572F2">
          <w:rPr>
            <w:bCs/>
            <w:color w:val="000000"/>
            <w:lang w:val="en-GB"/>
          </w:rPr>
          <w:t>–</w:t>
        </w:r>
      </w:ins>
      <w:del w:id="2974" w:author="Lucy Cowie" w:date="2021-07-27T19:29:00Z">
        <w:r w:rsidRPr="00D837A8" w:rsidDel="006572F2">
          <w:rPr>
            <w:bCs/>
            <w:color w:val="000000"/>
            <w:lang w:val="en-GB"/>
          </w:rPr>
          <w:delText>-</w:delText>
        </w:r>
      </w:del>
      <w:r w:rsidRPr="00D837A8">
        <w:rPr>
          <w:bCs/>
          <w:color w:val="000000"/>
          <w:lang w:val="en-GB"/>
        </w:rPr>
        <w:t>2014 period. A positive trend since 1980 (about 9</w:t>
      </w:r>
      <w:del w:id="2975" w:author="Lucy Cowie" w:date="2021-07-27T19:29:00Z">
        <w:r w:rsidRPr="00D837A8" w:rsidDel="006572F2">
          <w:rPr>
            <w:bCs/>
            <w:color w:val="000000"/>
            <w:lang w:val="en-GB"/>
          </w:rPr>
          <w:delText xml:space="preserve"> </w:delText>
        </w:r>
      </w:del>
      <w:r w:rsidRPr="00D837A8">
        <w:rPr>
          <w:bCs/>
          <w:color w:val="000000"/>
          <w:lang w:val="en-GB"/>
        </w:rPr>
        <w:t>% increase over 1980</w:t>
      </w:r>
      <w:ins w:id="2976" w:author="Lucy Cowie" w:date="2021-07-27T19:29:00Z">
        <w:r w:rsidR="006572F2">
          <w:rPr>
            <w:bCs/>
            <w:color w:val="000000"/>
            <w:lang w:val="en-GB"/>
          </w:rPr>
          <w:t>–</w:t>
        </w:r>
      </w:ins>
      <w:del w:id="2977" w:author="Lucy Cowie" w:date="2021-07-27T19:29:00Z">
        <w:r w:rsidRPr="00D837A8" w:rsidDel="006572F2">
          <w:rPr>
            <w:bCs/>
            <w:color w:val="000000"/>
            <w:lang w:val="en-GB"/>
          </w:rPr>
          <w:delText>-</w:delText>
        </w:r>
      </w:del>
      <w:r w:rsidRPr="00D837A8">
        <w:rPr>
          <w:bCs/>
          <w:color w:val="000000"/>
          <w:lang w:val="en-GB"/>
        </w:rPr>
        <w:t xml:space="preserve">2014) is a robust feature among ESMs and CCMs and there is </w:t>
      </w:r>
      <w:r w:rsidRPr="00D837A8">
        <w:rPr>
          <w:bCs/>
          <w:i/>
          <w:color w:val="000000"/>
          <w:lang w:val="en-GB"/>
        </w:rPr>
        <w:t>medi</w:t>
      </w:r>
      <w:r w:rsidRPr="009638A7">
        <w:rPr>
          <w:bCs/>
          <w:i/>
          <w:color w:val="000000"/>
          <w:lang w:val="en-GB"/>
        </w:rPr>
        <w:t>um confidence</w:t>
      </w:r>
      <w:r w:rsidRPr="004904EA">
        <w:rPr>
          <w:bCs/>
          <w:color w:val="000000"/>
          <w:lang w:val="en-GB"/>
        </w:rPr>
        <w:t xml:space="preserve"> that this trend is mainly driven by increases in global anthropogenic </w:t>
      </w:r>
      <w:r w:rsidRPr="00610383">
        <w:rPr>
          <w:bCs/>
          <w:color w:val="000000"/>
          <w:lang w:val="en-GB"/>
        </w:rPr>
        <w:t>NO</w:t>
      </w:r>
      <w:r w:rsidRPr="008D5D9B">
        <w:rPr>
          <w:bCs/>
          <w:iCs/>
          <w:color w:val="000000"/>
          <w:vertAlign w:val="subscript"/>
          <w:lang w:val="en-GB"/>
          <w:rPrChange w:id="2978" w:author="Lucy Cowie" w:date="2021-07-27T19:29:00Z">
            <w:rPr>
              <w:bCs/>
              <w:i/>
              <w:color w:val="000000"/>
              <w:vertAlign w:val="subscript"/>
              <w:lang w:val="en-GB"/>
            </w:rPr>
          </w:rPrChange>
        </w:rPr>
        <w:t>x</w:t>
      </w:r>
      <w:r w:rsidRPr="00610383">
        <w:rPr>
          <w:bCs/>
          <w:color w:val="000000"/>
          <w:lang w:val="en-GB"/>
        </w:rPr>
        <w:t xml:space="preserve"> emissions and decreases in CO</w:t>
      </w:r>
      <w:r w:rsidRPr="00417ACD">
        <w:rPr>
          <w:bCs/>
          <w:color w:val="000000"/>
          <w:lang w:val="en-GB"/>
        </w:rPr>
        <w:t xml:space="preserve"> emissions. There is</w:t>
      </w:r>
      <w:r w:rsidRPr="00417ACD">
        <w:rPr>
          <w:bCs/>
          <w:i/>
          <w:color w:val="000000"/>
          <w:lang w:val="en-GB"/>
        </w:rPr>
        <w:t xml:space="preserve"> limited evidence</w:t>
      </w:r>
      <w:r w:rsidRPr="000E472A">
        <w:rPr>
          <w:bCs/>
          <w:color w:val="000000"/>
          <w:lang w:val="en-GB"/>
        </w:rPr>
        <w:t xml:space="preserve"> </w:t>
      </w:r>
      <w:r>
        <w:rPr>
          <w:bCs/>
          <w:color w:val="000000"/>
          <w:lang w:val="en-GB"/>
        </w:rPr>
        <w:t xml:space="preserve">and </w:t>
      </w:r>
      <w:r w:rsidRPr="00417ACD">
        <w:rPr>
          <w:bCs/>
          <w:i/>
          <w:color w:val="000000"/>
          <w:lang w:val="en-GB"/>
        </w:rPr>
        <w:t xml:space="preserve">medium agreement </w:t>
      </w:r>
      <w:r w:rsidRPr="000E472A">
        <w:rPr>
          <w:bCs/>
          <w:color w:val="000000"/>
          <w:lang w:val="en-GB"/>
        </w:rPr>
        <w:t xml:space="preserve">for </w:t>
      </w:r>
      <w:r>
        <w:rPr>
          <w:bCs/>
          <w:color w:val="000000"/>
          <w:lang w:val="en-GB"/>
        </w:rPr>
        <w:t xml:space="preserve">positive </w:t>
      </w:r>
      <w:r w:rsidRPr="000E472A">
        <w:rPr>
          <w:bCs/>
          <w:color w:val="000000"/>
          <w:lang w:val="en-GB"/>
        </w:rPr>
        <w:t xml:space="preserve">trends or absence of trends inferred from observation-constrained methods. Overall, there is </w:t>
      </w:r>
      <w:r>
        <w:rPr>
          <w:bCs/>
          <w:i/>
          <w:color w:val="000000"/>
          <w:lang w:val="en-GB"/>
        </w:rPr>
        <w:t xml:space="preserve">medium </w:t>
      </w:r>
      <w:r w:rsidRPr="000E472A">
        <w:rPr>
          <w:bCs/>
          <w:i/>
          <w:color w:val="000000"/>
          <w:lang w:val="en-GB"/>
        </w:rPr>
        <w:t>confidence</w:t>
      </w:r>
      <w:r w:rsidRPr="000E472A">
        <w:rPr>
          <w:bCs/>
          <w:color w:val="000000"/>
          <w:lang w:val="en-GB"/>
        </w:rPr>
        <w:t xml:space="preserve"> </w:t>
      </w:r>
      <w:r>
        <w:rPr>
          <w:bCs/>
          <w:color w:val="000000"/>
          <w:lang w:val="en-GB"/>
        </w:rPr>
        <w:t xml:space="preserve">that global mean OH has remained stable or exhibited a positive trend </w:t>
      </w:r>
      <w:r w:rsidRPr="000E472A">
        <w:rPr>
          <w:bCs/>
          <w:color w:val="000000"/>
          <w:lang w:val="en-GB"/>
        </w:rPr>
        <w:t xml:space="preserve">since the 1980s. </w:t>
      </w:r>
    </w:p>
    <w:p w14:paraId="18D17AAB" w14:textId="0D756E7B" w:rsidR="00AF2E59" w:rsidRDefault="00AF2E59" w:rsidP="00D5630D">
      <w:pPr>
        <w:pStyle w:val="AR6BodyText"/>
        <w:rPr>
          <w:color w:val="000000"/>
          <w:lang w:val="en-GB"/>
        </w:rPr>
      </w:pPr>
    </w:p>
    <w:p w14:paraId="6D1C23C5" w14:textId="5DA0D1C0" w:rsidR="007E79EA" w:rsidRDefault="007E79EA" w:rsidP="00D5630D">
      <w:pPr>
        <w:pStyle w:val="AR6BodyText"/>
        <w:rPr>
          <w:color w:val="000000"/>
          <w:lang w:val="en-GB"/>
        </w:rPr>
      </w:pPr>
    </w:p>
    <w:p w14:paraId="7D9B8A30" w14:textId="109F58FA" w:rsidR="00326917" w:rsidRDefault="00326917" w:rsidP="00D5630D">
      <w:pPr>
        <w:pStyle w:val="AR6BodyText"/>
        <w:rPr>
          <w:color w:val="000000"/>
          <w:lang w:val="en-GB"/>
        </w:rPr>
      </w:pPr>
    </w:p>
    <w:p w14:paraId="4C2526F1" w14:textId="09FB1230" w:rsidR="00326917" w:rsidRDefault="00326917" w:rsidP="00D5630D">
      <w:pPr>
        <w:pStyle w:val="AR6BodyText"/>
        <w:rPr>
          <w:color w:val="000000"/>
          <w:lang w:val="en-GB"/>
        </w:rPr>
      </w:pPr>
    </w:p>
    <w:p w14:paraId="7FF58218" w14:textId="3BACF0F5" w:rsidR="00326917" w:rsidRDefault="00326917" w:rsidP="00D5630D">
      <w:pPr>
        <w:pStyle w:val="AR6BodyText"/>
        <w:rPr>
          <w:color w:val="000000"/>
          <w:lang w:val="en-GB"/>
        </w:rPr>
      </w:pPr>
    </w:p>
    <w:p w14:paraId="74A4C676" w14:textId="1C1C4C53" w:rsidR="00326917" w:rsidRDefault="00326917" w:rsidP="00D5630D">
      <w:pPr>
        <w:pStyle w:val="AR6BodyText"/>
        <w:rPr>
          <w:color w:val="000000"/>
          <w:lang w:val="en-GB"/>
        </w:rPr>
      </w:pPr>
    </w:p>
    <w:p w14:paraId="04A8CF84" w14:textId="35707D0A" w:rsidR="00326917" w:rsidRDefault="00326917" w:rsidP="00D5630D">
      <w:pPr>
        <w:pStyle w:val="AR6BodyText"/>
        <w:rPr>
          <w:color w:val="000000"/>
          <w:lang w:val="en-GB"/>
        </w:rPr>
      </w:pPr>
    </w:p>
    <w:p w14:paraId="3779C6BE" w14:textId="77777777" w:rsidR="00326917" w:rsidRPr="000E472A" w:rsidRDefault="00326917" w:rsidP="00D5630D">
      <w:pPr>
        <w:pStyle w:val="AR6BodyText"/>
        <w:rPr>
          <w:color w:val="000000"/>
          <w:lang w:val="en-GB"/>
        </w:rPr>
      </w:pPr>
    </w:p>
    <w:p w14:paraId="375BAF6A" w14:textId="1CA4EA9F" w:rsidR="00AF2E59" w:rsidRPr="002F5D91" w:rsidRDefault="00AF2E59" w:rsidP="00D5630D">
      <w:pPr>
        <w:pStyle w:val="AR6BodyText"/>
        <w:rPr>
          <w:b/>
          <w:bCs/>
          <w:color w:val="000000"/>
          <w:lang w:val="en-GB"/>
        </w:rPr>
      </w:pPr>
      <w:r w:rsidRPr="002F5D91">
        <w:rPr>
          <w:b/>
          <w:bCs/>
          <w:color w:val="000000"/>
          <w:lang w:val="en-GB"/>
        </w:rPr>
        <w:t xml:space="preserve">[START </w:t>
      </w:r>
      <w:r w:rsidR="002F5D91" w:rsidRPr="002F5D91">
        <w:rPr>
          <w:b/>
          <w:bCs/>
          <w:color w:val="000000"/>
          <w:lang w:val="en-GB"/>
        </w:rPr>
        <w:t xml:space="preserve">TABLE </w:t>
      </w:r>
      <w:r w:rsidRPr="002F5D91">
        <w:rPr>
          <w:b/>
          <w:bCs/>
          <w:color w:val="000000"/>
          <w:lang w:val="en-GB"/>
        </w:rPr>
        <w:t>6.7 HERE]</w:t>
      </w:r>
    </w:p>
    <w:p w14:paraId="53653F50" w14:textId="77777777" w:rsidR="00AF2E59" w:rsidRPr="000E472A" w:rsidRDefault="00AF2E59" w:rsidP="00D5630D">
      <w:pPr>
        <w:pStyle w:val="AR6BodyText"/>
        <w:rPr>
          <w:color w:val="000000"/>
          <w:lang w:val="en-GB"/>
        </w:rPr>
      </w:pPr>
    </w:p>
    <w:p w14:paraId="6E3AB6AD" w14:textId="77777777" w:rsidR="00AF2E59" w:rsidRPr="002F5D91" w:rsidRDefault="00AF2E59" w:rsidP="002F5D91">
      <w:pPr>
        <w:pStyle w:val="AR6Chap6Table"/>
      </w:pPr>
      <w:r w:rsidRPr="002F5D91">
        <w:t>Summary of global OH trends and interannual variability from studies post 2010</w:t>
      </w:r>
      <w:r w:rsidRPr="002F5D91">
        <w:rPr>
          <w:rFonts w:eastAsia="MS Gothic"/>
        </w:rPr>
        <w:t xml:space="preserve">. </w:t>
      </w:r>
    </w:p>
    <w:p w14:paraId="5D7F0A26" w14:textId="77777777" w:rsidR="00AF2E59" w:rsidRPr="000E472A" w:rsidRDefault="00AF2E59" w:rsidP="00D5630D">
      <w:pPr>
        <w:pStyle w:val="AR6BodyText"/>
        <w:rPr>
          <w:color w:val="000000"/>
          <w:lang w:val="en-GB"/>
        </w:rPr>
      </w:pPr>
    </w:p>
    <w:tbl>
      <w:tblPr>
        <w:tblW w:w="0" w:type="auto"/>
        <w:tblBorders>
          <w:top w:val="single" w:sz="4" w:space="0" w:color="auto"/>
          <w:left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5"/>
        <w:gridCol w:w="1553"/>
        <w:gridCol w:w="3780"/>
        <w:gridCol w:w="1867"/>
      </w:tblGrid>
      <w:tr w:rsidR="00AF2E59" w:rsidRPr="003E7CB0" w14:paraId="064F4451" w14:textId="77777777" w:rsidTr="00D5630D">
        <w:trPr>
          <w:trHeight w:val="315"/>
        </w:trPr>
        <w:tc>
          <w:tcPr>
            <w:tcW w:w="2335" w:type="dxa"/>
            <w:shd w:val="clear" w:color="auto" w:fill="D9E2F3" w:themeFill="accent5" w:themeFillTint="33"/>
            <w:hideMark/>
          </w:tcPr>
          <w:p w14:paraId="6DB54505" w14:textId="77777777" w:rsidR="00AF2E59" w:rsidRPr="003E7CB0" w:rsidRDefault="00AF2E59" w:rsidP="00D5630D">
            <w:pPr>
              <w:pStyle w:val="AR6BodyText"/>
              <w:rPr>
                <w:rFonts w:eastAsia="MS Mincho"/>
                <w:b/>
              </w:rPr>
            </w:pPr>
            <w:r w:rsidRPr="003E7CB0">
              <w:rPr>
                <w:rFonts w:eastAsia="MS Mincho"/>
                <w:b/>
              </w:rPr>
              <w:t>Reference</w:t>
            </w:r>
          </w:p>
        </w:tc>
        <w:tc>
          <w:tcPr>
            <w:tcW w:w="1553" w:type="dxa"/>
            <w:shd w:val="clear" w:color="auto" w:fill="D9E2F3" w:themeFill="accent5" w:themeFillTint="33"/>
            <w:hideMark/>
          </w:tcPr>
          <w:p w14:paraId="5E25BC43" w14:textId="04CA29CF" w:rsidR="00AF2E59" w:rsidRPr="003E7CB0" w:rsidRDefault="00AF2E59" w:rsidP="00D5630D">
            <w:pPr>
              <w:pStyle w:val="AR6BodyText"/>
              <w:rPr>
                <w:rFonts w:eastAsia="MS Mincho"/>
                <w:b/>
              </w:rPr>
            </w:pPr>
            <w:r w:rsidRPr="003E7CB0">
              <w:rPr>
                <w:rFonts w:eastAsia="MS Mincho"/>
                <w:b/>
              </w:rPr>
              <w:t xml:space="preserve">Time </w:t>
            </w:r>
            <w:ins w:id="2979" w:author="Lucy Cowie" w:date="2021-07-27T19:33:00Z">
              <w:r w:rsidR="005F72C1">
                <w:rPr>
                  <w:rFonts w:eastAsia="MS Mincho"/>
                  <w:b/>
                </w:rPr>
                <w:t>P</w:t>
              </w:r>
            </w:ins>
            <w:del w:id="2980" w:author="Lucy Cowie" w:date="2021-07-27T19:33:00Z">
              <w:r w:rsidRPr="003E7CB0" w:rsidDel="005F72C1">
                <w:rPr>
                  <w:rFonts w:eastAsia="MS Mincho"/>
                  <w:b/>
                </w:rPr>
                <w:delText>p</w:delText>
              </w:r>
            </w:del>
            <w:r w:rsidRPr="003E7CB0">
              <w:rPr>
                <w:rFonts w:eastAsia="MS Mincho"/>
                <w:b/>
              </w:rPr>
              <w:t>eriod</w:t>
            </w:r>
          </w:p>
        </w:tc>
        <w:tc>
          <w:tcPr>
            <w:tcW w:w="3780" w:type="dxa"/>
            <w:shd w:val="clear" w:color="auto" w:fill="D9E2F3" w:themeFill="accent5" w:themeFillTint="33"/>
            <w:hideMark/>
          </w:tcPr>
          <w:p w14:paraId="68B44276" w14:textId="64B3855A" w:rsidR="00AF2E59" w:rsidRPr="003E7CB0" w:rsidRDefault="00AF2E59" w:rsidP="00D5630D">
            <w:pPr>
              <w:pStyle w:val="AR6BodyText"/>
              <w:rPr>
                <w:rFonts w:eastAsia="MS Mincho"/>
                <w:b/>
              </w:rPr>
            </w:pPr>
            <w:r w:rsidRPr="003E7CB0">
              <w:rPr>
                <w:rFonts w:eastAsia="MS Mincho"/>
                <w:b/>
              </w:rPr>
              <w:t xml:space="preserve">OH </w:t>
            </w:r>
            <w:ins w:id="2981" w:author="Lucy Cowie" w:date="2021-07-27T19:33:00Z">
              <w:r w:rsidR="005F72C1">
                <w:rPr>
                  <w:rFonts w:eastAsia="MS Mincho"/>
                  <w:b/>
                </w:rPr>
                <w:t>T</w:t>
              </w:r>
            </w:ins>
            <w:del w:id="2982" w:author="Lucy Cowie" w:date="2021-07-27T19:33:00Z">
              <w:r w:rsidRPr="003E7CB0" w:rsidDel="005F72C1">
                <w:rPr>
                  <w:rFonts w:eastAsia="MS Mincho"/>
                  <w:b/>
                </w:rPr>
                <w:delText>t</w:delText>
              </w:r>
            </w:del>
            <w:r w:rsidRPr="003E7CB0">
              <w:rPr>
                <w:rFonts w:eastAsia="MS Mincho"/>
                <w:b/>
              </w:rPr>
              <w:t>rends and IAV</w:t>
            </w:r>
          </w:p>
        </w:tc>
        <w:tc>
          <w:tcPr>
            <w:tcW w:w="1867" w:type="dxa"/>
            <w:shd w:val="clear" w:color="auto" w:fill="D9E2F3" w:themeFill="accent5" w:themeFillTint="33"/>
            <w:hideMark/>
          </w:tcPr>
          <w:p w14:paraId="666686D3" w14:textId="77777777" w:rsidR="00AF2E59" w:rsidRPr="003E7CB0" w:rsidRDefault="00AF2E59" w:rsidP="00D5630D">
            <w:pPr>
              <w:pStyle w:val="AR6BodyText"/>
              <w:rPr>
                <w:rFonts w:eastAsia="MS Mincho"/>
                <w:b/>
              </w:rPr>
            </w:pPr>
            <w:r w:rsidRPr="003E7CB0">
              <w:rPr>
                <w:rFonts w:eastAsia="MS Mincho"/>
                <w:b/>
              </w:rPr>
              <w:t>Approach</w:t>
            </w:r>
          </w:p>
        </w:tc>
      </w:tr>
      <w:tr w:rsidR="00AF2E59" w:rsidRPr="00DA7F98" w14:paraId="58DF6C49" w14:textId="77777777" w:rsidTr="00D5630D">
        <w:trPr>
          <w:trHeight w:val="404"/>
        </w:trPr>
        <w:tc>
          <w:tcPr>
            <w:tcW w:w="9535" w:type="dxa"/>
            <w:gridSpan w:val="4"/>
            <w:shd w:val="clear" w:color="auto" w:fill="D9E2F3" w:themeFill="accent5" w:themeFillTint="33"/>
          </w:tcPr>
          <w:p w14:paraId="29FC8DFA" w14:textId="624E6AAE" w:rsidR="00AF2E59" w:rsidRPr="003D6A81" w:rsidRDefault="00AF2E59" w:rsidP="00D5630D">
            <w:pPr>
              <w:pStyle w:val="AR6BodyText"/>
              <w:jc w:val="center"/>
              <w:rPr>
                <w:rFonts w:eastAsia="MS Mincho"/>
                <w:lang w:val="en-US"/>
              </w:rPr>
            </w:pPr>
            <w:r w:rsidRPr="003D6A81">
              <w:rPr>
                <w:rFonts w:eastAsia="MS Mincho"/>
                <w:lang w:val="en-US"/>
              </w:rPr>
              <w:t xml:space="preserve">Inversion and </w:t>
            </w:r>
            <w:ins w:id="2983" w:author="Lucy Cowie" w:date="2021-07-27T19:33:00Z">
              <w:r w:rsidR="00185AAA">
                <w:rPr>
                  <w:rFonts w:eastAsia="MS Mincho"/>
                  <w:lang w:val="en-US"/>
                </w:rPr>
                <w:t>E</w:t>
              </w:r>
            </w:ins>
            <w:del w:id="2984" w:author="Lucy Cowie" w:date="2021-07-27T19:33:00Z">
              <w:r w:rsidRPr="003D6A81" w:rsidDel="00185AAA">
                <w:rPr>
                  <w:rFonts w:eastAsia="MS Mincho"/>
                  <w:lang w:val="en-US"/>
                </w:rPr>
                <w:delText>e</w:delText>
              </w:r>
            </w:del>
            <w:r w:rsidRPr="003D6A81">
              <w:rPr>
                <w:rFonts w:eastAsia="MS Mincho"/>
                <w:lang w:val="en-US"/>
              </w:rPr>
              <w:t xml:space="preserve">mpirical </w:t>
            </w:r>
            <w:ins w:id="2985" w:author="Lucy Cowie" w:date="2021-07-27T19:33:00Z">
              <w:r w:rsidR="005F72C1">
                <w:rPr>
                  <w:rFonts w:eastAsia="MS Mincho"/>
                  <w:lang w:val="en-US"/>
                </w:rPr>
                <w:t>M</w:t>
              </w:r>
            </w:ins>
            <w:del w:id="2986" w:author="Lucy Cowie" w:date="2021-07-27T19:33:00Z">
              <w:r w:rsidRPr="003D6A81" w:rsidDel="005F72C1">
                <w:rPr>
                  <w:rFonts w:eastAsia="MS Mincho"/>
                  <w:lang w:val="en-US"/>
                </w:rPr>
                <w:delText>m</w:delText>
              </w:r>
            </w:del>
            <w:r w:rsidRPr="003D6A81">
              <w:rPr>
                <w:rFonts w:eastAsia="MS Mincho"/>
                <w:lang w:val="en-US"/>
              </w:rPr>
              <w:t xml:space="preserve">ethods </w:t>
            </w:r>
            <w:ins w:id="2987" w:author="Lucy Cowie" w:date="2021-07-27T19:33:00Z">
              <w:r w:rsidR="005F72C1">
                <w:rPr>
                  <w:rFonts w:eastAsia="MS Mincho"/>
                  <w:lang w:val="en-US"/>
                </w:rPr>
                <w:t>B</w:t>
              </w:r>
            </w:ins>
            <w:del w:id="2988" w:author="Lucy Cowie" w:date="2021-07-27T19:33:00Z">
              <w:r w:rsidRPr="003D6A81" w:rsidDel="005F72C1">
                <w:rPr>
                  <w:rFonts w:eastAsia="MS Mincho"/>
                  <w:lang w:val="en-US"/>
                </w:rPr>
                <w:delText>b</w:delText>
              </w:r>
            </w:del>
            <w:r w:rsidRPr="003D6A81">
              <w:rPr>
                <w:rFonts w:eastAsia="MS Mincho"/>
                <w:lang w:val="en-US"/>
              </w:rPr>
              <w:t xml:space="preserve">ased on </w:t>
            </w:r>
            <w:ins w:id="2989" w:author="Lucy Cowie" w:date="2021-07-27T19:33:00Z">
              <w:r w:rsidR="005F72C1">
                <w:rPr>
                  <w:rFonts w:eastAsia="MS Mincho"/>
                  <w:lang w:val="en-US"/>
                </w:rPr>
                <w:t>O</w:t>
              </w:r>
            </w:ins>
            <w:del w:id="2990" w:author="Lucy Cowie" w:date="2021-07-27T19:33:00Z">
              <w:r w:rsidRPr="003D6A81" w:rsidDel="005F72C1">
                <w:rPr>
                  <w:rFonts w:eastAsia="MS Mincho"/>
                  <w:lang w:val="en-US"/>
                </w:rPr>
                <w:delText>o</w:delText>
              </w:r>
            </w:del>
            <w:r w:rsidRPr="003D6A81">
              <w:rPr>
                <w:rFonts w:eastAsia="MS Mincho"/>
                <w:lang w:val="en-US"/>
              </w:rPr>
              <w:t>bservations</w:t>
            </w:r>
          </w:p>
        </w:tc>
      </w:tr>
      <w:tr w:rsidR="00AF2E59" w:rsidRPr="00CD55AD" w14:paraId="6AAE0F22" w14:textId="77777777" w:rsidTr="00D5630D">
        <w:trPr>
          <w:trHeight w:val="258"/>
        </w:trPr>
        <w:tc>
          <w:tcPr>
            <w:tcW w:w="2335" w:type="dxa"/>
            <w:shd w:val="clear" w:color="auto" w:fill="FFF2CC" w:themeFill="accent4" w:themeFillTint="33"/>
            <w:hideMark/>
          </w:tcPr>
          <w:p w14:paraId="0E4A1CC4" w14:textId="565773FC" w:rsidR="00AF2E59" w:rsidRPr="001043D6" w:rsidRDefault="00AF2E59" w:rsidP="00D5630D">
            <w:pPr>
              <w:pStyle w:val="AR6BodyText"/>
              <w:rPr>
                <w:rFonts w:eastAsia="MS Mincho"/>
              </w:rPr>
            </w:pPr>
            <w:r w:rsidRPr="001043D6">
              <w:rPr>
                <w:rFonts w:eastAsia="MS Mincho"/>
              </w:rPr>
              <w:fldChar w:fldCharType="begin" w:fldLock="1"/>
            </w:r>
            <w:ins w:id="2991" w:author="Robin Matthews" w:date="2021-07-08T16:40:00Z">
              <w:r w:rsidR="008C6EC1">
                <w:rPr>
                  <w:rFonts w:eastAsia="MS Mincho"/>
                </w:rPr>
                <w:instrText>ADDIN CSL_CITATION { "citationItems" : [ { "id" : "ITEM-1", "itemData" : { "DOI" : "10.1126/science.1197640", "abstract" : "The oxidizing capacity of the global atmosphere is largely determined by hydroxyl (OH) radicals and is diagnosed by analyzing methyl chloroform (CH3CCl3) measurements. Previously, large year-to-year changes in global mean OH concentrations have been inferred from such measurements, suggesting that the atmospheric oxidizing capacity is sensitive to perturbations by widespread air pollution and natural influences. We show how the interannual variability in OH has been more precisely estimated from CH3CCl3 measurements since 1998, when atmospheric gradients of CH3CCl3 had diminished as a result of the Montreal Protocol. We infer a small interannual OH variability as a result, indicating that global OH is generally well buffered against perturbations. This small variability is consistent with measurements of methane and other trace gases oxidized primarily by OH, as well as global photochemical model calculations.", "author" : [ { "dropping-particle" : "", "family" : "Montzka", "given" : "S A", "non-dropping-particle" : "", "parse-names" : false, "suffix" : "" }, { "dropping-particle" : "", "family" : "Krol", "given" : "M", "non-dropping-particle" : "", "parse-names" : false, "suffix" : "" }, { "dropping-particle" : "", "family" : "Dlugokencky", "given" : "E", "non-dropping-particle" : "", "parse-names" : false, "suffix" : "" }, { "dropping-particle" : "", "family" : "Hall", "given" : "B", "non-dropping-particle" : "", "parse-names" : false, "suffix" : "" }, { "dropping-particle" : "", "family" : "J\u00f6ckel", "given" : "P", "non-dropping-particle" : "", "parse-names" : false, "suffix" : "" }, { "dropping-particle" : "", "family" : "Lelieveld", "given" : "J", "non-dropping-particle" : "", "parse-names" : false, "suffix" : "" } ], "container-title" : "Science", "id" : "ITEM-1", "issue" : "6013", "issued" : { "date-parts" : [ [ "2011" ] ] }, "page" : "67-69", "title" : "Small Interannual Variability of Global Atmospheric Hydroxyl", "translator" : [ { "dropping-particle" : "", "family" : "G3268", "given" : "", "non-dropping-particle" : "", "parse-names" : false, "suffix" : "" } ], "type" : "article-journal", "volume" : "331" }, "uris" : [ "http://www.mendeley.com/documents/?uuid=3723bc60-0d46-485f-88de-57185bfe1a49", "http://www.mendeley.com/documents/?uuid=455a47bb-7ea9-4712-9e76-62cfd3a00a73" ] } ], "mendeley" : { "formattedCitation" : "(Montzka et al., 2011)", "manualFormatting" : "Montzka et al. (2011)", "plainTextFormattedCitation" : "(Montzka et al., 2011)", "previouslyFormattedCitation" : "(Montzka et al., 2011)" }, "properties" : { "noteIndex" : 0 }, "schema" : "https://github.com/citation-style-language/schema/raw/master/csl-citation.json" }</w:instrText>
              </w:r>
            </w:ins>
            <w:del w:id="2992" w:author="Robin Matthews" w:date="2021-07-08T16:38:00Z">
              <w:r w:rsidR="00D477C7" w:rsidDel="008C6EC1">
                <w:rPr>
                  <w:rFonts w:eastAsia="MS Mincho"/>
                </w:rPr>
                <w:delInstrText>ADDIN CSL_CITATION { "citationItems" : [ { "id" : "ITEM-1", "itemData" : { "DOI" : "10.1126/science.1197640", "abstract" : "The oxidizing capacity of the global atmosphere is largely determined by hydroxyl (OH) radicals and is diagnosed by analyzing methyl chloroform (CH3CCl3) measurements. Previously, large year-to-year changes in global mean OH concentrations have been inferred from such measurements, suggesting that the atmospheric oxidizing capacity is sensitive to perturbations by widespread air pollution and natural influences. We show how the interannual variability in OH has been more precisely estimated from CH3CCl3 measurements since 1998, when atmospheric gradients of CH3CCl3 had diminished as a result of the Montreal Protocol. We infer a small interannual OH variability as a result, indicating that global OH is generally well buffered against perturbations. This small variability is consistent with measurements of methane and other trace gases oxidized primarily by OH, as well as global photochemical model calculations.", "author" : [ { "dropping-particle" : "", "family" : "Montzka", "given" : "S A", "non-dropping-particle" : "", "parse-names" : false, "suffix" : "" }, { "dropping-particle" : "", "family" : "Krol", "given" : "M", "non-dropping-particle" : "", "parse-names" : false, "suffix" : "" }, { "dropping-particle" : "", "family" : "Dlugokencky", "given" : "E", "non-dropping-particle" : "", "parse-names" : false, "suffix" : "" }, { "dropping-particle" : "", "family" : "Hall", "given" : "B", "non-dropping-particle" : "", "parse-names" : false, "suffix" : "" }, { "dropping-particle" : "", "family" : "J\u00f6ckel", "given" : "P", "non-dropping-particle" : "", "parse-names" : false, "suffix" : "" }, { "dropping-particle" : "", "family" : "Lelieveld", "given" : "J", "non-dropping-particle" : "", "parse-names" : false, "suffix" : "" } ], "container-title" : "Science", "id" : "ITEM-1", "issue" : "6013", "issued" : { "date-parts" : [ [ "2011" ] ] }, "page" : "67-69", "title" : "Small Interannual Variability of Global Atmospheric Hydroxyl", "translator" : [ { "dropping-particle" : "", "family" : "G3268", "given" : "", "non-dropping-particle" : "", "parse-names" : false, "suffix" : "" } ], "type" : "article-journal", "volume" : "331" }, "uris" : [ "http://www.mendeley.com/documents/?uuid=3723bc60-0d46-485f-88de-57185bfe1a49", "http://www.mendeley.com/documents/?uuid=455a47bb-7ea9-4712-9e76-62cfd3a00a73" ] } ], "mendeley" : { "formattedCitation" : "(Montzka et al., 2011)", "plainTextFormattedCitation" : "(Montzka et al., 2011)", "previouslyFormattedCitation" : "(Montzka et al., 2011)" }, "properties" : { "noteIndex" : 0 }, "schema" : "https://github.com/citation-style-language/schema/raw/master/csl-citation.json" }</w:delInstrText>
              </w:r>
            </w:del>
            <w:r w:rsidRPr="001043D6">
              <w:rPr>
                <w:rFonts w:eastAsia="MS Mincho"/>
              </w:rPr>
              <w:fldChar w:fldCharType="separate"/>
            </w:r>
            <w:del w:id="2993" w:author="Robin Matthews" w:date="2021-07-08T16:38:00Z">
              <w:r w:rsidR="00CB33A1" w:rsidDel="008C6EC1">
                <w:rPr>
                  <w:rFonts w:eastAsia="MS Mincho"/>
                  <w:noProof/>
                </w:rPr>
                <w:delText>(</w:delText>
              </w:r>
            </w:del>
            <w:r w:rsidR="00CB33A1">
              <w:rPr>
                <w:rFonts w:eastAsia="MS Mincho"/>
                <w:noProof/>
              </w:rPr>
              <w:t xml:space="preserve">Montzka </w:t>
            </w:r>
            <w:del w:id="2994" w:author="Robin Matthews" w:date="2021-07-08T16:40:00Z">
              <w:r w:rsidR="00CB33A1" w:rsidDel="008C6EC1">
                <w:rPr>
                  <w:rFonts w:eastAsia="MS Mincho"/>
                  <w:noProof/>
                </w:rPr>
                <w:delText xml:space="preserve">et al., </w:delText>
              </w:r>
            </w:del>
            <w:ins w:id="2995" w:author="Robin Matthews" w:date="2021-07-08T16:40:00Z">
              <w:r w:rsidR="008C6EC1">
                <w:rPr>
                  <w:rFonts w:eastAsia="MS Mincho"/>
                  <w:noProof/>
                </w:rPr>
                <w:t>et al. (</w:t>
              </w:r>
            </w:ins>
            <w:r w:rsidR="00CB33A1">
              <w:rPr>
                <w:rFonts w:eastAsia="MS Mincho"/>
                <w:noProof/>
              </w:rPr>
              <w:t>2011)</w:t>
            </w:r>
            <w:r w:rsidRPr="001043D6">
              <w:rPr>
                <w:rFonts w:eastAsia="MS Mincho"/>
              </w:rPr>
              <w:fldChar w:fldCharType="end"/>
            </w:r>
          </w:p>
        </w:tc>
        <w:tc>
          <w:tcPr>
            <w:tcW w:w="1553" w:type="dxa"/>
            <w:shd w:val="clear" w:color="auto" w:fill="FFF2CC" w:themeFill="accent4" w:themeFillTint="33"/>
            <w:hideMark/>
          </w:tcPr>
          <w:p w14:paraId="4C3E426D" w14:textId="065CA9A3" w:rsidR="00AF2E59" w:rsidRPr="001043D6" w:rsidRDefault="00AF2E59" w:rsidP="00D5630D">
            <w:pPr>
              <w:pStyle w:val="AR6BodyText"/>
              <w:rPr>
                <w:rFonts w:eastAsia="MS Mincho"/>
              </w:rPr>
            </w:pPr>
            <w:r w:rsidRPr="00CD55AD">
              <w:rPr>
                <w:rFonts w:eastAsia="MS Mincho"/>
              </w:rPr>
              <w:t>1998</w:t>
            </w:r>
            <w:ins w:id="2996" w:author="Lucy Cowie" w:date="2021-07-27T19:36:00Z">
              <w:r w:rsidR="005F6532">
                <w:rPr>
                  <w:rFonts w:eastAsia="MS Mincho"/>
                </w:rPr>
                <w:t>–</w:t>
              </w:r>
            </w:ins>
            <w:del w:id="2997" w:author="Lucy Cowie" w:date="2021-07-27T19:36:00Z">
              <w:r w:rsidRPr="00CD55AD" w:rsidDel="005F6532">
                <w:rPr>
                  <w:rFonts w:eastAsia="MS Mincho"/>
                </w:rPr>
                <w:delText>-</w:delText>
              </w:r>
            </w:del>
            <w:r w:rsidRPr="00CD55AD">
              <w:rPr>
                <w:rFonts w:eastAsia="MS Mincho"/>
              </w:rPr>
              <w:t>2007</w:t>
            </w:r>
          </w:p>
        </w:tc>
        <w:tc>
          <w:tcPr>
            <w:tcW w:w="3780" w:type="dxa"/>
            <w:shd w:val="clear" w:color="auto" w:fill="FFF2CC" w:themeFill="accent4" w:themeFillTint="33"/>
            <w:hideMark/>
          </w:tcPr>
          <w:p w14:paraId="0B87246C" w14:textId="4ED60954" w:rsidR="00AF2E59" w:rsidRPr="001043D6" w:rsidRDefault="00AF2E59" w:rsidP="00D5630D">
            <w:pPr>
              <w:pStyle w:val="AR6BodyText"/>
              <w:rPr>
                <w:rFonts w:eastAsia="MS Mincho"/>
              </w:rPr>
            </w:pPr>
            <w:r w:rsidRPr="00CD55AD">
              <w:rPr>
                <w:rFonts w:eastAsia="MS Mincho"/>
              </w:rPr>
              <w:t>2.3</w:t>
            </w:r>
            <w:ins w:id="2998" w:author="Lucy Cowie" w:date="2021-07-27T19:37:00Z">
              <w:r w:rsidR="00747D43">
                <w:rPr>
                  <w:rFonts w:eastAsia="MS Mincho"/>
                </w:rPr>
                <w:t xml:space="preserve"> </w:t>
              </w:r>
            </w:ins>
            <w:r w:rsidRPr="00CD55AD">
              <w:rPr>
                <w:rFonts w:eastAsia="MS Mincho"/>
              </w:rPr>
              <w:t>±</w:t>
            </w:r>
            <w:ins w:id="2999" w:author="Lucy Cowie" w:date="2021-07-27T19:37:00Z">
              <w:r w:rsidR="00747D43">
                <w:rPr>
                  <w:rFonts w:eastAsia="MS Mincho"/>
                </w:rPr>
                <w:t xml:space="preserve"> </w:t>
              </w:r>
            </w:ins>
            <w:r w:rsidRPr="00CD55AD">
              <w:rPr>
                <w:rFonts w:eastAsia="MS Mincho"/>
              </w:rPr>
              <w:t>1.3% (IAV)</w:t>
            </w:r>
          </w:p>
        </w:tc>
        <w:tc>
          <w:tcPr>
            <w:tcW w:w="1867" w:type="dxa"/>
            <w:shd w:val="clear" w:color="auto" w:fill="FFF2CC" w:themeFill="accent4" w:themeFillTint="33"/>
            <w:hideMark/>
          </w:tcPr>
          <w:p w14:paraId="5A8CE806" w14:textId="77777777" w:rsidR="00AF2E59" w:rsidRPr="001043D6" w:rsidRDefault="00AF2E59" w:rsidP="00D5630D">
            <w:pPr>
              <w:pStyle w:val="AR6BodyText"/>
              <w:rPr>
                <w:rFonts w:eastAsia="MS Mincho"/>
              </w:rPr>
            </w:pPr>
            <w:r w:rsidRPr="00CD55AD">
              <w:rPr>
                <w:rFonts w:eastAsia="MS Mincho"/>
              </w:rPr>
              <w:t>3D inversion</w:t>
            </w:r>
          </w:p>
        </w:tc>
      </w:tr>
      <w:tr w:rsidR="00AF2E59" w:rsidRPr="00CD55AD" w14:paraId="04B5E1E6" w14:textId="77777777" w:rsidTr="00D5630D">
        <w:trPr>
          <w:trHeight w:val="258"/>
        </w:trPr>
        <w:tc>
          <w:tcPr>
            <w:tcW w:w="2335" w:type="dxa"/>
            <w:shd w:val="clear" w:color="auto" w:fill="auto"/>
          </w:tcPr>
          <w:p w14:paraId="32878D34" w14:textId="673BA5E0" w:rsidR="00AF2E59" w:rsidRPr="00E352C0" w:rsidRDefault="00AF2E59" w:rsidP="00D5630D">
            <w:pPr>
              <w:pStyle w:val="AR6BodyText"/>
              <w:rPr>
                <w:rFonts w:eastAsia="MS Mincho"/>
              </w:rPr>
            </w:pPr>
            <w:r w:rsidRPr="001043D6">
              <w:rPr>
                <w:rFonts w:eastAsia="MS Mincho"/>
              </w:rPr>
              <w:fldChar w:fldCharType="begin" w:fldLock="1"/>
            </w:r>
            <w:r w:rsidR="00D871C2">
              <w:rPr>
                <w:rFonts w:eastAsia="MS Mincho"/>
              </w:rPr>
              <w:instrText>ADDIN CSL_CITATION { "citationItems" : [ { "id" : "ITEM-1", "itemData" : { "DOI" : "10.1017/CBO9781107415324.015", "ISBN" : "9781107415324", "ISSN" : "1098-6596", "PMID" : "25246403", "author" : [ { "dropping-particle" : "", "family" : "Ciais", "given" : "P", "non-dropping-particle" : "", "parse-names" : false, "suffix" : "" }, { "dropping-particle" : "", "family" : "Sabine", "given" : "C", "non-dropping-particle" : "", "parse-names" : false, "suffix" : "" }, { "dropping-particle" : "", "family" : "Bala", "given" : "G", "non-dropping-particle" : "", "parse-names" : false, "suffix" : "" }, { "dropping-particle" : "", "family" : "Bopp", "given" : "L", "non-dropping-particle" : "", "parse-names" : false, "suffix" : "" }, { "dropping-particle" : "", "family" : "Brovkin", "given" : "V", "non-dropping-particle" : "", "parse-names" : false, "suffix" : "" }, { "dropping-particle" : "", "family" : "Canadell", "given" : "J", "non-dropping-particle" : "", "parse-names" : false, "suffix" : "" }, { "dropping-particle" : "", "family" : "Chhabra", "given" : "A", "non-dropping-particle" : "", "parse-names" : false, "suffix" : "" }, { "dropping-particle" : "", "family" : "DeFries", "given" : "R", "non-dropping-particle" : "", "parse-names" : false, "suffix" : "" }, { "dropping-particle" : "", "family" : "Galloway", "given" : "J", "non-dropping-particle" : "", "parse-names" : false, "suffix" : "" }, { "dropping-particle" : "", "family" : "Heimann", "given" : "M", "non-dropping-particle" : "", "parse-names" : false, "suffix" : "" }, { "dropping-particle" : "", "family" : "Jones", "given" : "C", "non-dropping-particle" : "", "parse-names" : false, "suffix" : "" }, { "dropping-particle" : "", "family" : "Que\u0301re\u0301", "given" : "C", "non-dropping-particle" : "Le", "parse-names" : false, "suffix" : "" }, { "dropping-particle" : "", "family" : "Myneni", "given" : "R B", "non-dropping-particle" : "", "parse-names" : false, "suffix" : "" }, { "dropping-particle" : "", "family" : "Piao", "given" : "S", "non-dropping-particle" : "", "parse-names" : false, "suffix" : "" }, { "dropping-particle" : "", "family" : "Thornton", "given" : "P", "non-dropping-particle" : "", "parse-names" : false, "suffix" : "" } ], "chapter-number" : "6",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"465-570", "publisher" : "Cambridge University Press", "publisher-place" : "Cambridge, United Kingdom and New York, NY, USA", "title" : "Carbon and other biogeochemical cycles", "translator" : [ { "dropping-particle" : "", "family" : "G2780", "given" : "", "non-dropping-particle" : "", "parse-names" : false, "suffix" : "" } ], "type" : "chapter", "volume" : "9781107057" }, "uris" : [ "http://www.mendeley.com/documents/?uuid=d5e501aa-a2d5-44ea-87bc-a1b18f332d0a", "http://www.mendeley.com/documents/?uuid=39b996fb-d4b9-4af9-a2f2-e3288d4da5e4" ] } ], "mendeley" : { "formattedCitation" : "(Ciais et al., 2013)", "manualFormatting" : "Ciais et al. (2013)", "plainTextFormattedCitation" : "(Ciais et al., 2013)", "previouslyFormattedCitation" : "(Ciais et al., 2013)" }, "properties" : { "noteIndex" : 0 }, "schema" : "https://github.com/citation-style-language/schema/raw/master/csl-citation.json" }</w:instrText>
            </w:r>
            <w:r w:rsidRPr="001043D6">
              <w:rPr>
                <w:rFonts w:eastAsia="MS Mincho"/>
              </w:rPr>
              <w:fldChar w:fldCharType="separate"/>
            </w:r>
            <w:del w:id="3000" w:author="Robin Matthews" w:date="2021-07-08T16:38:00Z">
              <w:r w:rsidR="00CB33A1" w:rsidDel="008C6EC1">
                <w:rPr>
                  <w:rFonts w:eastAsia="MS Mincho"/>
                  <w:noProof/>
                </w:rPr>
                <w:delText>(</w:delText>
              </w:r>
            </w:del>
            <w:r w:rsidR="00CB33A1">
              <w:rPr>
                <w:rFonts w:eastAsia="MS Mincho"/>
                <w:noProof/>
              </w:rPr>
              <w:t xml:space="preserve">Ciais </w:t>
            </w:r>
            <w:del w:id="3001" w:author="Robin Matthews" w:date="2021-07-08T16:40:00Z">
              <w:r w:rsidR="00CB33A1" w:rsidDel="008C6EC1">
                <w:rPr>
                  <w:rFonts w:eastAsia="MS Mincho"/>
                  <w:noProof/>
                </w:rPr>
                <w:delText xml:space="preserve">et al., </w:delText>
              </w:r>
            </w:del>
            <w:ins w:id="3002" w:author="Robin Matthews" w:date="2021-07-08T16:40:00Z">
              <w:r w:rsidR="008C6EC1">
                <w:rPr>
                  <w:rFonts w:eastAsia="MS Mincho"/>
                  <w:noProof/>
                </w:rPr>
                <w:t>et al. (</w:t>
              </w:r>
            </w:ins>
            <w:r w:rsidR="00CB33A1">
              <w:rPr>
                <w:rFonts w:eastAsia="MS Mincho"/>
                <w:noProof/>
              </w:rPr>
              <w:t>2013)</w:t>
            </w:r>
            <w:r w:rsidRPr="001043D6">
              <w:rPr>
                <w:rFonts w:eastAsia="MS Mincho"/>
              </w:rPr>
              <w:fldChar w:fldCharType="end"/>
            </w:r>
          </w:p>
        </w:tc>
        <w:tc>
          <w:tcPr>
            <w:tcW w:w="1553" w:type="dxa"/>
            <w:shd w:val="clear" w:color="auto" w:fill="auto"/>
          </w:tcPr>
          <w:p w14:paraId="1540D56A" w14:textId="77777777" w:rsidR="00AF2E59" w:rsidRPr="00CD55AD" w:rsidRDefault="00AF2E59" w:rsidP="00D5630D">
            <w:pPr>
              <w:pStyle w:val="AR6BodyText"/>
              <w:rPr>
                <w:rFonts w:eastAsia="MS Mincho"/>
              </w:rPr>
            </w:pPr>
            <w:r>
              <w:rPr>
                <w:rFonts w:eastAsia="MS Mincho"/>
              </w:rPr>
              <w:t>2000s</w:t>
            </w:r>
          </w:p>
        </w:tc>
        <w:tc>
          <w:tcPr>
            <w:tcW w:w="3780" w:type="dxa"/>
            <w:shd w:val="clear" w:color="auto" w:fill="auto"/>
          </w:tcPr>
          <w:p w14:paraId="73480EF5" w14:textId="77777777" w:rsidR="00AF2E59" w:rsidRPr="00CD55AD" w:rsidRDefault="00AF2E59" w:rsidP="00D5630D">
            <w:pPr>
              <w:pStyle w:val="AR6BodyText"/>
              <w:rPr>
                <w:rFonts w:eastAsia="MS Mincho"/>
              </w:rPr>
            </w:pPr>
            <w:r>
              <w:rPr>
                <w:rFonts w:eastAsia="MS Mincho"/>
              </w:rPr>
              <w:t>&lt;</w:t>
            </w:r>
            <w:r w:rsidRPr="00CD55AD">
              <w:rPr>
                <w:rFonts w:eastAsia="MS Mincho"/>
              </w:rPr>
              <w:t>±</w:t>
            </w:r>
            <w:r>
              <w:rPr>
                <w:rFonts w:eastAsia="MS Mincho"/>
              </w:rPr>
              <w:t>5% (IAV)</w:t>
            </w:r>
          </w:p>
        </w:tc>
        <w:tc>
          <w:tcPr>
            <w:tcW w:w="1867" w:type="dxa"/>
            <w:shd w:val="clear" w:color="auto" w:fill="auto"/>
          </w:tcPr>
          <w:p w14:paraId="2E72C9D6" w14:textId="77777777" w:rsidR="00AF2E59" w:rsidRPr="00CD55AD" w:rsidRDefault="00AF2E59" w:rsidP="00D5630D">
            <w:pPr>
              <w:pStyle w:val="AR6BodyText"/>
              <w:rPr>
                <w:rFonts w:eastAsia="MS Mincho"/>
              </w:rPr>
            </w:pPr>
            <w:r>
              <w:rPr>
                <w:rFonts w:eastAsia="MS Mincho"/>
              </w:rPr>
              <w:t>AR5 based on inversions</w:t>
            </w:r>
          </w:p>
        </w:tc>
      </w:tr>
      <w:tr w:rsidR="00AF2E59" w:rsidRPr="00CD55AD" w14:paraId="4273E149" w14:textId="77777777" w:rsidTr="00D5630D">
        <w:trPr>
          <w:trHeight w:val="258"/>
        </w:trPr>
        <w:tc>
          <w:tcPr>
            <w:tcW w:w="2335" w:type="dxa"/>
            <w:shd w:val="clear" w:color="auto" w:fill="FFF2CC" w:themeFill="accent4" w:themeFillTint="33"/>
          </w:tcPr>
          <w:p w14:paraId="50A7EF26" w14:textId="1D9A8138" w:rsidR="00AF2E59" w:rsidRPr="00E352C0" w:rsidRDefault="00AF2E59" w:rsidP="00D5630D">
            <w:pPr>
              <w:pStyle w:val="AR6BodyText"/>
              <w:rPr>
                <w:rFonts w:eastAsia="MS Mincho"/>
              </w:rPr>
            </w:pPr>
            <w:r w:rsidRPr="001043D6">
              <w:rPr>
                <w:rFonts w:eastAsia="MS Mincho"/>
              </w:rPr>
              <w:fldChar w:fldCharType="begin" w:fldLock="1"/>
            </w:r>
            <w:r w:rsidR="00D871C2">
              <w:rPr>
                <w:rFonts w:eastAsia="MS Mincho"/>
              </w:rPr>
              <w:instrText>ADDIN CSL_CITATION { "citationItems" : [ { "id" : "ITEM-1", "itemData" : { "DOI" : "10.5194/acp-16-7943-2016", "ISBN" : "1680-7316", "ISSN" : "16807324", "abstract" : "The growth in atmospheric methane (CH4) concentrations over the past 2 decades has shown large variability on a timescale of several years. Prior to 1999 the globally averaged CH4 concentration was increasing at a rate of 6.0\u011d\u20acppb\u011d\u20acyr\u011d'1, but during a stagnation period from 1999 to 2006 this growth rate slowed to 0.6\u011d\u20acppb\u011d\u20acyr\u011d'1. From 2007 to 2009 the growth rate again increased to 4.9\u011d\u20acppb\u011d\u20acyr\u011d'1. These changes in growth rate are usually ascribed to variations in CH4 emissions. We have used a 3-D global chemical transport model, driven by meteorological reanalyses and variations in global mean hydroxyl (OH) concentrations derived from CH3CCl3 observations from two independent networks, to investigate these CH4 growth variations. The model shows that between 1999 and 2006 changes in the CH4 atmospheric loss contributed significantly to the suppression in global CH4 concentrations relative to the pre-1999 trend. The largest factor in this is relatively small variations in global mean OH on a timescale of a few years, with minor contributions of atmospheric transport of CH4 to its sink region and of atmospheric temperature. Although changes in emissions may be important during the stagnation period, these results imply a smaller variation is required to explain the observed CH4 trends. The contribution of OH variations to the renewed CH4 growth after 2007 cannot be determined with data currently available.", "author" : [ { "dropping-particle" : "", "family" : "McNorton", "given" : "Joe", "non-dropping-particle" : "", "parse-names" : false, "suffix" : "" }, { "dropping-particle" : "", "family" : "Chipperfield", "given" : "Martyn P.", "non-dropping-particle" : "", "parse-names" : false, "suffix" : "" }, { "dropping-particle" : "", "family" : "Gloor", "given" : "Manuel", "non-dropping-particle" : "", "parse-names" : false, "suffix" : "" }, { "dropping-particle" : "", "family" : "Wilson", "given" : "Chris", "non-dropping-particle" : "", "parse-names" : false, "suffix" : "" }, { "dropping-particle" : "", "family" : "Feng", "given" : "Wuhu", "non-dropping-particle" : "", "parse-names" : false, "suffix" : "" }, { "dropping-particle" : "", "family" : "Hayman", "given" : "Garry D.", "non-dropping-particle" : "", "parse-names" : false, "suffix" : "" }, { "dropping-particle" : "", "family" : "Rigby", "given" : "Matt", "non-dropping-particle" : "", "parse-names" : false, "suffix" : "" }, { "dropping-particle" : "", "family" : "Krumme", "given" : "Paul B.", "non-dropping-particle" : "", "parse-names" : false, "suffix" : "" }, { "dropping-particle" : "", "family" : "O'Doherty", "given" : "Simon", "non-dropping-particle" : "", "parse-names" : false, "suffix" : "" }, { "dropping-particle" : "", "family" : "Prinn", "given" : "Ronald G.", "non-dropping-particle" : "", "parse-names" : false, "suffix" : "" }, { "dropping-particle" : "", "family" : "Weiss", "given" : "Ray F.", "non-dropping-particle" : "", "parse-names" : false, "suffix" : "" }, { "dropping-particle" : "", "family" : "Young", "given" : "Dickon", "non-dropping-particle" : "", "parse-names" : false, "suffix" : "" }, { "dropping-particle" : "", "family" : "Dlugokencky", "given" : "Ed", "non-dropping-particle" : "", "parse-names" : false, "suffix" : "" }, { "dropping-particle" : "", "family" : "Montzka", "given" : "Steve A.", "non-dropping-particle" : "", "parse-names" : false, "suffix" : "" } ], "container-title" : "Atmospheric Chemistry and Physics", "id" : "ITEM-1", "issue" : "12", "issued" : { "date-parts" : [ [ "2016" ] ] }, "page" : "7943-7956", "title" : "Role of OH variability in the stalling of the global atmospheric CH4 growth rate from 1999 to 2006", "translator" : [ { "dropping-particle" : "", "family" : "G3935", "given" : "", "non-dropping-particle" : "", "parse-names" : false, "suffix" : "" } ], "type" : "article-journal", "volume" : "16" }, "uris" : [ "http://www.mendeley.com/documents/?uuid=3ecf7cc0-d6a5-4457-be97-1ad7793be1ce", "http://www.mendeley.com/documents/?uuid=8be6ffd1-26c8-43fd-aeab-e3d279ea3abf" ] } ], "mendeley" : { "formattedCitation" : "(McNorton et al., 2016)", "manualFormatting" : "McNorton et al. (2016)", "plainTextFormattedCitation" : "(McNorton et al., 2016)", "previouslyFormattedCitation" : "(McNorton et al., 2016)" }, "properties" : { "noteIndex" : 0 }, "schema" : "https://github.com/citation-style-language/schema/raw/master/csl-citation.json" }</w:instrText>
            </w:r>
            <w:r w:rsidRPr="001043D6">
              <w:rPr>
                <w:rFonts w:eastAsia="MS Mincho"/>
              </w:rPr>
              <w:fldChar w:fldCharType="separate"/>
            </w:r>
            <w:del w:id="3003" w:author="Robin Matthews" w:date="2021-07-08T16:38:00Z">
              <w:r w:rsidR="00CB33A1" w:rsidDel="008C6EC1">
                <w:rPr>
                  <w:rFonts w:eastAsia="MS Mincho"/>
                  <w:noProof/>
                </w:rPr>
                <w:delText>(</w:delText>
              </w:r>
            </w:del>
            <w:r w:rsidR="00CB33A1">
              <w:rPr>
                <w:rFonts w:eastAsia="MS Mincho"/>
                <w:noProof/>
              </w:rPr>
              <w:t xml:space="preserve">McNorton </w:t>
            </w:r>
            <w:del w:id="3004" w:author="Robin Matthews" w:date="2021-07-08T16:40:00Z">
              <w:r w:rsidR="00CB33A1" w:rsidDel="008C6EC1">
                <w:rPr>
                  <w:rFonts w:eastAsia="MS Mincho"/>
                  <w:noProof/>
                </w:rPr>
                <w:delText xml:space="preserve">et al., </w:delText>
              </w:r>
            </w:del>
            <w:ins w:id="3005" w:author="Robin Matthews" w:date="2021-07-08T16:40:00Z">
              <w:r w:rsidR="008C6EC1">
                <w:rPr>
                  <w:rFonts w:eastAsia="MS Mincho"/>
                  <w:noProof/>
                </w:rPr>
                <w:t>et al. (</w:t>
              </w:r>
            </w:ins>
            <w:r w:rsidR="00CB33A1">
              <w:rPr>
                <w:rFonts w:eastAsia="MS Mincho"/>
                <w:noProof/>
              </w:rPr>
              <w:t>2016)</w:t>
            </w:r>
            <w:r w:rsidRPr="001043D6">
              <w:rPr>
                <w:rFonts w:eastAsia="MS Mincho"/>
              </w:rPr>
              <w:fldChar w:fldCharType="end"/>
            </w:r>
          </w:p>
        </w:tc>
        <w:tc>
          <w:tcPr>
            <w:tcW w:w="1553" w:type="dxa"/>
            <w:shd w:val="clear" w:color="auto" w:fill="FFF2CC" w:themeFill="accent4" w:themeFillTint="33"/>
          </w:tcPr>
          <w:p w14:paraId="558E604B" w14:textId="6E82F5C0" w:rsidR="00AF2E59" w:rsidRPr="00CD55AD" w:rsidRDefault="00AF2E59" w:rsidP="00D5630D">
            <w:pPr>
              <w:pStyle w:val="AR6BodyText"/>
              <w:rPr>
                <w:rFonts w:eastAsia="MS Mincho"/>
              </w:rPr>
            </w:pPr>
            <w:r w:rsidRPr="00CD55AD">
              <w:rPr>
                <w:rFonts w:eastAsia="MS Mincho"/>
              </w:rPr>
              <w:t>1993</w:t>
            </w:r>
            <w:ins w:id="3006" w:author="Lucy Cowie" w:date="2021-07-27T19:36:00Z">
              <w:r w:rsidR="005F6532">
                <w:rPr>
                  <w:rFonts w:eastAsia="MS Mincho"/>
                </w:rPr>
                <w:t>–</w:t>
              </w:r>
            </w:ins>
            <w:del w:id="3007" w:author="Lucy Cowie" w:date="2021-07-27T19:36:00Z">
              <w:r w:rsidRPr="00CD55AD" w:rsidDel="005F6532">
                <w:rPr>
                  <w:rFonts w:eastAsia="MS Mincho"/>
                </w:rPr>
                <w:delText>-</w:delText>
              </w:r>
            </w:del>
            <w:r w:rsidRPr="00CD55AD">
              <w:rPr>
                <w:rFonts w:eastAsia="MS Mincho"/>
              </w:rPr>
              <w:t>2011</w:t>
            </w:r>
          </w:p>
        </w:tc>
        <w:tc>
          <w:tcPr>
            <w:tcW w:w="3780" w:type="dxa"/>
            <w:shd w:val="clear" w:color="auto" w:fill="FFF2CC" w:themeFill="accent4" w:themeFillTint="33"/>
          </w:tcPr>
          <w:p w14:paraId="5210EEC4" w14:textId="77777777" w:rsidR="00AF2E59" w:rsidRPr="00CD55AD" w:rsidRDefault="00AF2E59" w:rsidP="00D5630D">
            <w:pPr>
              <w:pStyle w:val="AR6BodyText"/>
              <w:rPr>
                <w:rFonts w:eastAsia="MS Mincho"/>
              </w:rPr>
            </w:pPr>
            <w:r w:rsidRPr="00CD55AD">
              <w:rPr>
                <w:rFonts w:eastAsia="MS Mincho"/>
              </w:rPr>
              <w:t>±2.3% (IAV)</w:t>
            </w:r>
          </w:p>
        </w:tc>
        <w:tc>
          <w:tcPr>
            <w:tcW w:w="1867" w:type="dxa"/>
            <w:shd w:val="clear" w:color="auto" w:fill="FFF2CC" w:themeFill="accent4" w:themeFillTint="33"/>
          </w:tcPr>
          <w:p w14:paraId="6EA4C704" w14:textId="7187BEA9" w:rsidR="00AF2E59" w:rsidRPr="00CD55AD" w:rsidRDefault="00AF2E59" w:rsidP="00D5630D">
            <w:pPr>
              <w:pStyle w:val="AR6BodyText"/>
              <w:rPr>
                <w:rFonts w:eastAsia="MS Mincho"/>
              </w:rPr>
            </w:pPr>
            <w:r w:rsidRPr="00CD55AD">
              <w:rPr>
                <w:rFonts w:eastAsia="MS Mincho"/>
              </w:rPr>
              <w:t>Box</w:t>
            </w:r>
            <w:ins w:id="3008" w:author="Lucy Cowie" w:date="2021-07-27T19:37:00Z">
              <w:r w:rsidR="00747D43">
                <w:rPr>
                  <w:rFonts w:eastAsia="MS Mincho"/>
                </w:rPr>
                <w:t>-</w:t>
              </w:r>
            </w:ins>
            <w:del w:id="3009" w:author="Lucy Cowie" w:date="2021-07-27T19:37:00Z">
              <w:r w:rsidRPr="00CD55AD" w:rsidDel="00747D43">
                <w:rPr>
                  <w:rFonts w:eastAsia="MS Mincho"/>
                </w:rPr>
                <w:delText xml:space="preserve"> </w:delText>
              </w:r>
            </w:del>
            <w:r w:rsidRPr="00CD55AD">
              <w:rPr>
                <w:rFonts w:eastAsia="MS Mincho"/>
              </w:rPr>
              <w:t>model inversion</w:t>
            </w:r>
          </w:p>
        </w:tc>
      </w:tr>
      <w:tr w:rsidR="00AF2E59" w:rsidRPr="00DA7F98" w14:paraId="4096C444" w14:textId="77777777" w:rsidTr="00D5630D">
        <w:trPr>
          <w:trHeight w:val="258"/>
        </w:trPr>
        <w:tc>
          <w:tcPr>
            <w:tcW w:w="2335" w:type="dxa"/>
            <w:shd w:val="clear" w:color="auto" w:fill="auto"/>
          </w:tcPr>
          <w:p w14:paraId="729678AB" w14:textId="762337A5" w:rsidR="00AF2E59" w:rsidRPr="003D6A81" w:rsidRDefault="00AF2E59" w:rsidP="00D5630D">
            <w:pPr>
              <w:pStyle w:val="AR6BodyText"/>
              <w:rPr>
                <w:rFonts w:eastAsia="MS Mincho"/>
                <w:lang w:val="en-US"/>
              </w:rPr>
            </w:pPr>
            <w:r w:rsidRPr="001043D6">
              <w:rPr>
                <w:rFonts w:eastAsia="MS Mincho"/>
              </w:rPr>
              <w:fldChar w:fldCharType="begin" w:fldLock="1"/>
            </w:r>
            <w:r w:rsidR="00D871C2">
              <w:rPr>
                <w:rFonts w:eastAsia="MS Mincho"/>
              </w:rPr>
              <w:instrText>ADDIN CSL_CITATION { "citationItems" : [ { "id" : "ITEM-1", "itemData" : { "abstract" : "The growth in global methane (CH4) concentration, which had been ongoing since the industrial revolution, stalled around the year 2000 before resuming globally in 2007. We evaluate the role of the hydroxyl radical (OH), the major CH4 sink, in the recent CH4 growth. We also examine the influence of systematic uncertainties in OH concentrations on CH4 emissions inferred from atmospheric observations. We use observations of 1,1,1-trichloroethane (CH3CCl3), which is lost primarily through reaction with OH, to estimate OH levels as well as CH3CC3 emissions, which have uncertainty that previously limited the accuracy of OH estimates. We find a 64\u201370% probability that a decline in OH has contributed to the post-2007 methane rise. Our median solution suggests that CH4 emissions increased relatively steadily during the late 1990s and early 2000s, after which growth was more modest. This solution obviates the need for a sudden statistically significant change in total CH4 emissions around the year 2007 to explain the atmospheric observations and can explain some of the decline in the atmospheric 13CH4/12CH4 ratio and the recent growth in C2H6. Our approach indicates that significant OH-related uncertainties in the CH4 budget remain, and we find that it is not possible to implicate, with a high degree of confidence, rapid global CH4 emissions changes as the primary driver of recent trends when our inferred OH trends and these uncertainties are considered.", "author" : [ { "dropping-particle" : "", "family" : "Rigby", "given" : "Matthew", "non-dropping-particle" : "", "parse-names" : false, "suffix" : "" }, { "dropping-particle" : "", "family" : "Montzka", "given" : "Stephen A", "non-dropping-particle" : "", "parse-names" : false, "suffix" : "" }, { "dropping-particle" : "", "family" : "Prinn", "given" : "Ronald G", "non-dropping-particle" : "", "parse-names" : false, "suffix" : "" }, { "dropping-particle" : "", "family" : "White", "given" : "James W C", "non-dropping-particle" : "", "parse-names" : false, "suffix" : "" }, { "dropping-particle" : "", "family" : "Young", "given" : "Dickon", "non-dropping-particle" : "", "parse-names" : false, "suffix" : "" }, { "dropping-particle" : "", "family" : "O\u2019Doherty", "given" : "Simon", "non-dropping-particle" : "", "parse-names" : false, "suffix" : "" }, { "dropping-particle" : "", "family" : "Lunt", "given" : "Mark F", "non-dropping-particle" : "", "parse-names" : false, "suffix" : "" }, { "dropping-particle" : "", "family" : "Ganesan", "given" : "Anita L", "non-dropping-particle" : "", "parse-names" : false, "suffix" : "" }, { "dropping-particle" : "", "family" : "Manning", "given" : "Alistair J", "non-dropping-particle" : "", "parse-names" : false, "suffix" : "" }, { "dropping-particle" : "", "family" : "Simmonds", "given" : "Peter G", "non-dropping-particle" : "", "parse-names" : false, "suffix" : "" }, { "dropping-particle" : "", "family" : "Salameh", "given" : "Peter K", "non-dropping-particle" : "", "parse-names" : false, "suffix" : "" }, { "dropping-particle" : "", "family" : "Harth", "given" : "Christina M", "non-dropping-particle" : "", "parse-names" : false, "suffix" : "" }, { "dropping-particle" : "", "family" : "M\u00fchle", "given" : "Jens", "non-dropping-particle" : "", "parse-names" : false, "suffix" : "" }, { "dropping-particle" : "", "family" : "Weiss", "given" : "Ray F", "non-dropping-particle" : "", "parse-names" : false, "suffix" : "" }, { "dropping-particle" : "", "family" : "Fraser", "given" : "Paul J", "non-dropping-particle" : "", "parse-names" : false, "suffix" : "" }, { "dropping-particle" : "", "family" : "Steele", "given" : "L Paul", "non-dropping-particle" : "", "parse-names" : false, "suffix" : "" }, { "dropping-particle" : "", "family" : "Krummel", "given" : "Paul B", "non-dropping-particle" : "", "parse-names" : false, "suffix" : "" }, { "dropping-particle" : "", "family" : "McCulloch", "given" : "Archie", "non-dropping-particle" : "", "parse-names" : false, "suffix" : "" }, { "dropping-particle" : "", "family" : "Park", "given" : "Sunyoung", "non-dropping-particle" : "", "parse-names" : false, "suffix" : "" } ], "container-title" : "Proceedings of the National Academy of Sciences", "id" : "ITEM-1", "issued" : { "date-parts" : [ [ "2017" ] ] }, "note" : "10.1073/pnas.1616426114", "title" : "Role of atmospheric oxidation in recent methane growth", "translator" : [ { "dropping-particle" : "", "family" : "G3266", "given" : "", "non-dropping-particle" : "", "parse-names" : false, "suffix" : "" } ], "type" : "article-journal" }, "uris" : [ "http://www.mendeley.com/documents/?uuid=a3f426ab-fe68-4249-a231-f89db6897957", "http://www.mendeley.com/documents/?uuid=b23f9ee3-6329-4da5-88b0-7e848479d15a" ] } ], "mendeley" : { "formattedCitation" : "(Rigby et al., 2017)", "manualFormatting" : "Rigby et al. (2017)", "plainTextFormattedCitation" : "(Rigby et al., 2017)", "previouslyFormattedCitation" : "(Rigby et al., 2017)" }, "properties" : { "noteIndex" : 0 }, "schema" : "https://github.com/citation-style-language/schema/raw/master/csl-citation.json" }</w:instrText>
            </w:r>
            <w:r w:rsidRPr="001043D6">
              <w:rPr>
                <w:rFonts w:eastAsia="MS Mincho"/>
              </w:rPr>
              <w:fldChar w:fldCharType="separate"/>
            </w:r>
            <w:del w:id="3010" w:author="Robin Matthews" w:date="2021-07-08T16:38:00Z">
              <w:r w:rsidR="00CB33A1" w:rsidDel="008C6EC1">
                <w:rPr>
                  <w:rFonts w:eastAsia="MS Mincho"/>
                  <w:noProof/>
                  <w:lang w:val="en-US"/>
                </w:rPr>
                <w:delText>(</w:delText>
              </w:r>
            </w:del>
            <w:r w:rsidR="00CB33A1">
              <w:rPr>
                <w:rFonts w:eastAsia="MS Mincho"/>
                <w:noProof/>
                <w:lang w:val="en-US"/>
              </w:rPr>
              <w:t xml:space="preserve">Rigby </w:t>
            </w:r>
            <w:del w:id="3011" w:author="Robin Matthews" w:date="2021-07-08T16:40:00Z">
              <w:r w:rsidR="00CB33A1" w:rsidDel="008C6EC1">
                <w:rPr>
                  <w:rFonts w:eastAsia="MS Mincho"/>
                  <w:noProof/>
                  <w:lang w:val="en-US"/>
                </w:rPr>
                <w:delText xml:space="preserve">et al., </w:delText>
              </w:r>
            </w:del>
            <w:ins w:id="3012" w:author="Robin Matthews" w:date="2021-07-08T16:40:00Z">
              <w:r w:rsidR="008C6EC1">
                <w:rPr>
                  <w:rFonts w:eastAsia="MS Mincho"/>
                  <w:noProof/>
                  <w:lang w:val="en-US"/>
                </w:rPr>
                <w:t>et al. (</w:t>
              </w:r>
            </w:ins>
            <w:r w:rsidR="00CB33A1">
              <w:rPr>
                <w:rFonts w:eastAsia="MS Mincho"/>
                <w:noProof/>
                <w:lang w:val="en-US"/>
              </w:rPr>
              <w:t>2017)</w:t>
            </w:r>
            <w:r w:rsidRPr="001043D6">
              <w:rPr>
                <w:rFonts w:eastAsia="MS Mincho"/>
              </w:rPr>
              <w:fldChar w:fldCharType="end"/>
            </w:r>
          </w:p>
        </w:tc>
        <w:tc>
          <w:tcPr>
            <w:tcW w:w="1553" w:type="dxa"/>
            <w:shd w:val="clear" w:color="auto" w:fill="auto"/>
          </w:tcPr>
          <w:p w14:paraId="11A03F72" w14:textId="68041BCF" w:rsidR="00AF2E59" w:rsidRPr="003D6A81" w:rsidRDefault="00AF2E59" w:rsidP="00D5630D">
            <w:pPr>
              <w:pStyle w:val="AR6BodyText"/>
              <w:rPr>
                <w:rFonts w:eastAsia="MS Mincho"/>
                <w:lang w:val="en-US"/>
              </w:rPr>
            </w:pPr>
            <w:r w:rsidRPr="003D6A81">
              <w:rPr>
                <w:rFonts w:eastAsia="MS Mincho"/>
                <w:lang w:val="en-US"/>
              </w:rPr>
              <w:t>1980</w:t>
            </w:r>
            <w:ins w:id="3013" w:author="Lucy Cowie" w:date="2021-07-27T19:36:00Z">
              <w:r w:rsidR="005F6532">
                <w:rPr>
                  <w:rFonts w:eastAsia="MS Mincho"/>
                </w:rPr>
                <w:t>–</w:t>
              </w:r>
            </w:ins>
            <w:del w:id="3014" w:author="Lucy Cowie" w:date="2021-07-27T19:36:00Z">
              <w:r w:rsidRPr="003D6A81" w:rsidDel="005F6532">
                <w:rPr>
                  <w:rFonts w:eastAsia="MS Mincho"/>
                  <w:lang w:val="en-US"/>
                </w:rPr>
                <w:delText>-</w:delText>
              </w:r>
            </w:del>
            <w:r w:rsidRPr="003D6A81">
              <w:rPr>
                <w:rFonts w:eastAsia="MS Mincho"/>
                <w:lang w:val="en-US"/>
              </w:rPr>
              <w:t>2014</w:t>
            </w:r>
          </w:p>
        </w:tc>
        <w:tc>
          <w:tcPr>
            <w:tcW w:w="3780" w:type="dxa"/>
            <w:shd w:val="clear" w:color="auto" w:fill="auto"/>
          </w:tcPr>
          <w:p w14:paraId="4BAEADB0" w14:textId="594D5DDF" w:rsidR="00AF2E59" w:rsidRPr="003D6A81" w:rsidRDefault="00AF2E59" w:rsidP="00D5630D">
            <w:pPr>
              <w:pStyle w:val="AR6BodyText"/>
              <w:rPr>
                <w:rFonts w:eastAsia="MS Mincho"/>
                <w:lang w:val="en-US"/>
              </w:rPr>
            </w:pPr>
            <w:r w:rsidRPr="003D6A81">
              <w:rPr>
                <w:rFonts w:eastAsia="MS Mincho"/>
                <w:lang w:val="en-US"/>
              </w:rPr>
              <w:t>10% increase from the late 1990s</w:t>
            </w:r>
            <w:ins w:id="3015" w:author="Lucy Cowie" w:date="2021-07-27T19:38:00Z">
              <w:r w:rsidR="00747D43">
                <w:rPr>
                  <w:rFonts w:eastAsia="MS Mincho"/>
                  <w:lang w:val="en-US"/>
                </w:rPr>
                <w:t>–</w:t>
              </w:r>
            </w:ins>
            <w:del w:id="3016" w:author="Lucy Cowie" w:date="2021-07-27T19:38:00Z">
              <w:r w:rsidRPr="003D6A81" w:rsidDel="00747D43">
                <w:rPr>
                  <w:rFonts w:eastAsia="MS Mincho"/>
                  <w:lang w:val="en-US"/>
                </w:rPr>
                <w:delText xml:space="preserve"> to </w:delText>
              </w:r>
            </w:del>
            <w:r w:rsidRPr="003D6A81">
              <w:rPr>
                <w:rFonts w:eastAsia="MS Mincho"/>
                <w:lang w:val="en-US"/>
              </w:rPr>
              <w:t>2004; 10% decrease from 2004</w:t>
            </w:r>
            <w:ins w:id="3017" w:author="Lucy Cowie" w:date="2021-07-27T19:38:00Z">
              <w:r w:rsidR="00747D43">
                <w:rPr>
                  <w:rFonts w:eastAsia="MS Mincho"/>
                  <w:lang w:val="en-US"/>
                </w:rPr>
                <w:t>–</w:t>
              </w:r>
            </w:ins>
            <w:del w:id="3018" w:author="Lucy Cowie" w:date="2021-07-27T19:38:00Z">
              <w:r w:rsidRPr="003D6A81" w:rsidDel="00747D43">
                <w:rPr>
                  <w:rFonts w:eastAsia="MS Mincho"/>
                  <w:lang w:val="en-US"/>
                </w:rPr>
                <w:delText xml:space="preserve"> to </w:delText>
              </w:r>
            </w:del>
            <w:r w:rsidRPr="003D6A81">
              <w:rPr>
                <w:rFonts w:eastAsia="MS Mincho"/>
                <w:lang w:val="en-US"/>
              </w:rPr>
              <w:t>2014</w:t>
            </w:r>
          </w:p>
        </w:tc>
        <w:tc>
          <w:tcPr>
            <w:tcW w:w="1867" w:type="dxa"/>
            <w:shd w:val="clear" w:color="auto" w:fill="auto"/>
          </w:tcPr>
          <w:p w14:paraId="074A1866" w14:textId="352479CE" w:rsidR="00AF2E59" w:rsidRPr="003D6A81" w:rsidRDefault="00AF2E59" w:rsidP="00D5630D">
            <w:pPr>
              <w:pStyle w:val="AR6BodyText"/>
              <w:rPr>
                <w:rFonts w:eastAsia="MS Mincho"/>
                <w:lang w:val="en-US"/>
              </w:rPr>
            </w:pPr>
            <w:r w:rsidRPr="003D6A81">
              <w:rPr>
                <w:rFonts w:eastAsia="MS Mincho"/>
                <w:lang w:val="en-US"/>
              </w:rPr>
              <w:t>Box</w:t>
            </w:r>
            <w:ins w:id="3019" w:author="Lucy Cowie" w:date="2021-07-27T19:37:00Z">
              <w:r w:rsidR="00747D43">
                <w:rPr>
                  <w:rFonts w:eastAsia="MS Mincho"/>
                  <w:lang w:val="en-US"/>
                </w:rPr>
                <w:t>-</w:t>
              </w:r>
            </w:ins>
            <w:del w:id="3020" w:author="Lucy Cowie" w:date="2021-07-27T19:37:00Z">
              <w:r w:rsidRPr="003D6A81" w:rsidDel="00747D43">
                <w:rPr>
                  <w:rFonts w:eastAsia="MS Mincho"/>
                  <w:lang w:val="en-US"/>
                </w:rPr>
                <w:delText xml:space="preserve"> </w:delText>
              </w:r>
            </w:del>
            <w:r w:rsidRPr="003D6A81">
              <w:rPr>
                <w:rFonts w:eastAsia="MS Mincho"/>
                <w:lang w:val="en-US"/>
              </w:rPr>
              <w:t>model inversion</w:t>
            </w:r>
          </w:p>
        </w:tc>
      </w:tr>
      <w:tr w:rsidR="00AF2E59" w:rsidRPr="00DA7F98" w14:paraId="640E4327" w14:textId="77777777" w:rsidTr="00D5630D">
        <w:trPr>
          <w:trHeight w:val="258"/>
        </w:trPr>
        <w:tc>
          <w:tcPr>
            <w:tcW w:w="2335" w:type="dxa"/>
            <w:shd w:val="clear" w:color="auto" w:fill="FFF2CC" w:themeFill="accent4" w:themeFillTint="33"/>
          </w:tcPr>
          <w:p w14:paraId="72F43BEB" w14:textId="0352FA79" w:rsidR="00AF2E59" w:rsidRPr="00890F9E" w:rsidRDefault="00AF2E59" w:rsidP="00D5630D">
            <w:pPr>
              <w:pStyle w:val="AR6BodyText"/>
              <w:rPr>
                <w:rFonts w:eastAsia="MS Mincho"/>
                <w:lang w:val="en-US"/>
              </w:rPr>
            </w:pPr>
            <w:r w:rsidRPr="001043D6">
              <w:rPr>
                <w:rFonts w:eastAsia="MS Mincho"/>
              </w:rPr>
              <w:fldChar w:fldCharType="begin" w:fldLock="1"/>
            </w:r>
            <w:r w:rsidR="00D871C2">
              <w:rPr>
                <w:rFonts w:eastAsia="MS Mincho"/>
                <w:lang w:val="en-US"/>
              </w:rPr>
              <w:instrText>ADDIN CSL_CITATION { "citationItems" : [ { "id" : "ITEM-1", "itemData" : { "abstract" : "Methane is the second strongest anthropogenic greenhouse gas and its atmospheric burden has more than doubled since 1850. Methane concentrations stabilized in the early 2000s and began increasing again in 2007. Neither the stabilization nor the recent growth are well understood, as evidenced by multiple competing hypotheses in recent literature. Here we use a multispecies two-box model inversion to jointly constrain 36 y of methane sources and sinks, using ground-based measurements of methane, methyl chloroform, and the C13/C12 ratio in atmospheric methane (\u03b413CH4) from 1983 through 2015. We find that the problem, as currently formulated, is underdetermined and solutions obtained in previous work are strongly dependent on prior assumptions. Based on our analysis, the mathematically most likely explanation for the renewed growth in atmospheric methane, counterintuitively, involves a 25-Tg/y decrease in methane emissions from 2003 to 2016 that is offset by a 7% decrease in global mean hydroxyl (OH) concentrations, the primary sink for atmospheric methane, over the same period. However, we are still able to fit the observations if we assume that OH concentrations are time invariant (as much of the previous work has assumed) and we then find solutions that are largely consistent with other proposed hypotheses for the renewed growth of atmospheric methane since 2007. We conclude that the current surface observing system does not allow unambiguous attribution of the decadal trends in methane without robust constraints on OH variability, which currently rely purely on methyl chloroform data and its uncertain emissions estimates.", "author" : [ { "dropping-particle" : "", "family" : "Turner", "given" : "Alexander J", "non-dropping-particle" : "", "parse-names" : false, "suffix" : "" }, { "dropping-particle" : "", "family" : "Frankenberg", "given" : "Christian", "non-dropping-particle" : "", "parse-names" : false, "suffix" : "" }, { "dropping-particle" : "", "family" : "Wennberg", "given" : "Paul O", "non-dropping-particle" : "", "parse-names" : false, "suffix" : "" }, { "dropping-particle" : "", "family" : "Jacob", "given" : "Daniel J", "non-dropping-particle" : "", "parse-names" : false, "suffix" : "" } ], "container-title" : "Proceedings of the National Academy of Sciences", "id" : "ITEM-1", "issued" : { "date-parts" : [ [ "2017" ] ] }, "note" : "10.1073/pnas.1616020114", "title" : "Ambiguity in the causes for decadal trends in atmospheric methane and hydroxyl", "translator" : [ { "dropping-particle" : "", "family" : "G3279", "given" : "", "non-dropping-particle" : "", "parse-names" : false, "suffix" : "" } ], "type" : "article-journal" }, "uris" : [ "http://www.mendeley.com/documents/?uuid=48602e0c-c202-4a19-a46e-4c3fbe3aa5f8", "http://www.mendeley.com/documents/?uuid=fd1ab8be-c7eb-4688-95c2-67f4db6bc808" ] } ], "mendeley" : { "formattedCitation" : "(Turner et al., 2017)", "manualFormatting" : "Turner et al. (2017)", "plainTextFormattedCitation" : "(Turner et al., 2017)", "previouslyFormattedCitation" : "(Turner et al., 2017)" }, "properties" : { "noteIndex" : 0 }, "schema" : "https://github.com/citation-style-language/schema/raw/master/csl-citation.json" }</w:instrText>
            </w:r>
            <w:r w:rsidRPr="001043D6">
              <w:rPr>
                <w:rFonts w:eastAsia="MS Mincho"/>
              </w:rPr>
              <w:fldChar w:fldCharType="separate"/>
            </w:r>
            <w:del w:id="3021" w:author="Robin Matthews" w:date="2021-07-08T16:38:00Z">
              <w:r w:rsidR="00CB33A1" w:rsidDel="008C6EC1">
                <w:rPr>
                  <w:rFonts w:eastAsia="MS Mincho"/>
                  <w:noProof/>
                  <w:lang w:val="en-US"/>
                </w:rPr>
                <w:delText>(</w:delText>
              </w:r>
            </w:del>
            <w:r w:rsidR="00CB33A1">
              <w:rPr>
                <w:rFonts w:eastAsia="MS Mincho"/>
                <w:noProof/>
                <w:lang w:val="en-US"/>
              </w:rPr>
              <w:t xml:space="preserve">Turner </w:t>
            </w:r>
            <w:del w:id="3022" w:author="Robin Matthews" w:date="2021-07-08T16:40:00Z">
              <w:r w:rsidR="00CB33A1" w:rsidDel="008C6EC1">
                <w:rPr>
                  <w:rFonts w:eastAsia="MS Mincho"/>
                  <w:noProof/>
                  <w:lang w:val="en-US"/>
                </w:rPr>
                <w:delText xml:space="preserve">et al., </w:delText>
              </w:r>
            </w:del>
            <w:ins w:id="3023" w:author="Robin Matthews" w:date="2021-07-08T16:40:00Z">
              <w:r w:rsidR="008C6EC1">
                <w:rPr>
                  <w:rFonts w:eastAsia="MS Mincho"/>
                  <w:noProof/>
                  <w:lang w:val="en-US"/>
                </w:rPr>
                <w:t>et al. (</w:t>
              </w:r>
            </w:ins>
            <w:r w:rsidR="00CB33A1">
              <w:rPr>
                <w:rFonts w:eastAsia="MS Mincho"/>
                <w:noProof/>
                <w:lang w:val="en-US"/>
              </w:rPr>
              <w:t>2017)</w:t>
            </w:r>
            <w:r w:rsidRPr="001043D6">
              <w:rPr>
                <w:rFonts w:eastAsia="MS Mincho"/>
              </w:rPr>
              <w:fldChar w:fldCharType="end"/>
            </w:r>
          </w:p>
        </w:tc>
        <w:tc>
          <w:tcPr>
            <w:tcW w:w="1553" w:type="dxa"/>
            <w:shd w:val="clear" w:color="auto" w:fill="FFF2CC" w:themeFill="accent4" w:themeFillTint="33"/>
          </w:tcPr>
          <w:p w14:paraId="1EAB90B2" w14:textId="7CF47156" w:rsidR="00AF2E59" w:rsidRPr="00890F9E" w:rsidRDefault="00AF2E59" w:rsidP="00D5630D">
            <w:pPr>
              <w:pStyle w:val="AR6BodyText"/>
              <w:rPr>
                <w:rFonts w:eastAsia="MS Mincho"/>
                <w:lang w:val="en-US"/>
              </w:rPr>
            </w:pPr>
            <w:r w:rsidRPr="00890F9E">
              <w:rPr>
                <w:rFonts w:eastAsia="MS Mincho"/>
                <w:lang w:val="en-US"/>
              </w:rPr>
              <w:t>1983</w:t>
            </w:r>
            <w:ins w:id="3024" w:author="Lucy Cowie" w:date="2021-07-27T19:36:00Z">
              <w:r w:rsidR="005F6532">
                <w:rPr>
                  <w:rFonts w:eastAsia="MS Mincho"/>
                </w:rPr>
                <w:t>–</w:t>
              </w:r>
            </w:ins>
            <w:del w:id="3025" w:author="Lucy Cowie" w:date="2021-07-27T19:36:00Z">
              <w:r w:rsidRPr="00890F9E" w:rsidDel="005F6532">
                <w:rPr>
                  <w:rFonts w:eastAsia="MS Mincho"/>
                  <w:lang w:val="en-US"/>
                </w:rPr>
                <w:delText>-</w:delText>
              </w:r>
            </w:del>
            <w:r w:rsidRPr="00890F9E">
              <w:rPr>
                <w:rFonts w:eastAsia="MS Mincho"/>
                <w:lang w:val="en-US"/>
              </w:rPr>
              <w:t>2015</w:t>
            </w:r>
          </w:p>
        </w:tc>
        <w:tc>
          <w:tcPr>
            <w:tcW w:w="3780" w:type="dxa"/>
            <w:shd w:val="clear" w:color="auto" w:fill="FFF2CC" w:themeFill="accent4" w:themeFillTint="33"/>
          </w:tcPr>
          <w:p w14:paraId="36DACCEA" w14:textId="1188B480" w:rsidR="00AF2E59" w:rsidRPr="00890F9E" w:rsidRDefault="00747D43" w:rsidP="00D5630D">
            <w:pPr>
              <w:pStyle w:val="AR6BodyText"/>
              <w:rPr>
                <w:rFonts w:eastAsia="MS Mincho"/>
                <w:lang w:val="en-US"/>
              </w:rPr>
            </w:pPr>
            <w:ins w:id="3026" w:author="Lucy Cowie" w:date="2021-07-27T19:38:00Z">
              <w:r>
                <w:rPr>
                  <w:rFonts w:ascii="Cambria Math" w:eastAsia="MS Mincho" w:hAnsi="Cambria Math" w:cs="Cambria Math"/>
                  <w:lang w:val="en-US"/>
                </w:rPr>
                <w:t xml:space="preserve">about </w:t>
              </w:r>
            </w:ins>
            <w:del w:id="3027" w:author="Lucy Cowie" w:date="2021-07-27T19:38:00Z">
              <w:r w:rsidR="00AF2E59" w:rsidRPr="00890F9E" w:rsidDel="00747D43">
                <w:rPr>
                  <w:rFonts w:ascii="Cambria Math" w:eastAsia="MS Mincho" w:hAnsi="Cambria Math" w:cs="Cambria Math"/>
                  <w:lang w:val="en-US"/>
                </w:rPr>
                <w:delText>∼</w:delText>
              </w:r>
            </w:del>
            <w:r w:rsidR="00AF2E59" w:rsidRPr="00890F9E">
              <w:rPr>
                <w:rFonts w:eastAsia="MS Mincho"/>
                <w:lang w:val="en-US"/>
              </w:rPr>
              <w:t>7% increase in 1991</w:t>
            </w:r>
            <w:ins w:id="3028" w:author="Lucy Cowie" w:date="2021-07-27T19:38:00Z">
              <w:r>
                <w:rPr>
                  <w:rFonts w:eastAsia="MS Mincho"/>
                  <w:lang w:val="en-US"/>
                </w:rPr>
                <w:t>–</w:t>
              </w:r>
            </w:ins>
            <w:del w:id="3029" w:author="Lucy Cowie" w:date="2021-07-27T19:38:00Z">
              <w:r w:rsidR="00AF2E59" w:rsidRPr="00890F9E" w:rsidDel="00747D43">
                <w:rPr>
                  <w:rFonts w:eastAsia="MS Mincho"/>
                  <w:lang w:val="en-US"/>
                </w:rPr>
                <w:delText>-</w:delText>
              </w:r>
            </w:del>
            <w:r w:rsidR="00AF2E59" w:rsidRPr="00890F9E">
              <w:rPr>
                <w:rFonts w:eastAsia="MS Mincho"/>
                <w:lang w:val="en-US"/>
              </w:rPr>
              <w:t>2001; 7% decrease in 2003</w:t>
            </w:r>
            <w:ins w:id="3030" w:author="Lucy Cowie" w:date="2021-07-27T19:38:00Z">
              <w:r>
                <w:rPr>
                  <w:rFonts w:eastAsia="MS Mincho"/>
                  <w:lang w:val="en-US"/>
                </w:rPr>
                <w:t>–</w:t>
              </w:r>
            </w:ins>
            <w:del w:id="3031" w:author="Lucy Cowie" w:date="2021-07-27T19:38:00Z">
              <w:r w:rsidR="00AF2E59" w:rsidRPr="00890F9E" w:rsidDel="00747D43">
                <w:rPr>
                  <w:rFonts w:eastAsia="MS Mincho"/>
                  <w:lang w:val="en-US"/>
                </w:rPr>
                <w:delText>-</w:delText>
              </w:r>
            </w:del>
            <w:r w:rsidR="00AF2E59" w:rsidRPr="00890F9E">
              <w:rPr>
                <w:rFonts w:eastAsia="MS Mincho"/>
                <w:lang w:val="en-US"/>
              </w:rPr>
              <w:t>2016</w:t>
            </w:r>
          </w:p>
        </w:tc>
        <w:tc>
          <w:tcPr>
            <w:tcW w:w="1867" w:type="dxa"/>
            <w:shd w:val="clear" w:color="auto" w:fill="FFF2CC" w:themeFill="accent4" w:themeFillTint="33"/>
          </w:tcPr>
          <w:p w14:paraId="02F3F518" w14:textId="43AB60A5" w:rsidR="00AF2E59" w:rsidRPr="00890F9E" w:rsidRDefault="00AF2E59" w:rsidP="00D5630D">
            <w:pPr>
              <w:pStyle w:val="AR6BodyText"/>
              <w:rPr>
                <w:rFonts w:eastAsia="MS Mincho"/>
                <w:lang w:val="en-US"/>
              </w:rPr>
            </w:pPr>
            <w:r w:rsidRPr="00890F9E">
              <w:rPr>
                <w:rFonts w:eastAsia="MS Mincho"/>
                <w:lang w:val="en-US"/>
              </w:rPr>
              <w:t>Box</w:t>
            </w:r>
            <w:ins w:id="3032" w:author="Lucy Cowie" w:date="2021-07-27T19:38:00Z">
              <w:r w:rsidR="00747D43">
                <w:rPr>
                  <w:rFonts w:eastAsia="MS Mincho"/>
                  <w:lang w:val="en-US"/>
                </w:rPr>
                <w:t>-</w:t>
              </w:r>
            </w:ins>
            <w:del w:id="3033" w:author="Lucy Cowie" w:date="2021-07-27T19:38:00Z">
              <w:r w:rsidRPr="00890F9E" w:rsidDel="00747D43">
                <w:rPr>
                  <w:rFonts w:eastAsia="MS Mincho"/>
                  <w:lang w:val="en-US"/>
                </w:rPr>
                <w:delText xml:space="preserve"> </w:delText>
              </w:r>
            </w:del>
            <w:r w:rsidRPr="00890F9E">
              <w:rPr>
                <w:rFonts w:eastAsia="MS Mincho"/>
                <w:lang w:val="en-US"/>
              </w:rPr>
              <w:t xml:space="preserve">model inversion </w:t>
            </w:r>
          </w:p>
        </w:tc>
      </w:tr>
      <w:tr w:rsidR="00AF2E59" w:rsidRPr="00CD55AD" w14:paraId="38434D15" w14:textId="77777777" w:rsidTr="00D5630D">
        <w:trPr>
          <w:trHeight w:val="258"/>
        </w:trPr>
        <w:tc>
          <w:tcPr>
            <w:tcW w:w="2335" w:type="dxa"/>
            <w:shd w:val="clear" w:color="auto" w:fill="auto"/>
          </w:tcPr>
          <w:p w14:paraId="12331A2C" w14:textId="40541BDF" w:rsidR="00AF2E59" w:rsidRPr="00E352C0" w:rsidRDefault="00AF2E59" w:rsidP="00D5630D">
            <w:pPr>
              <w:pStyle w:val="AR6BodyText"/>
              <w:rPr>
                <w:rFonts w:eastAsia="MS Mincho"/>
              </w:rPr>
            </w:pPr>
            <w:r w:rsidRPr="001043D6">
              <w:rPr>
                <w:rFonts w:eastAsia="MS Mincho"/>
              </w:rPr>
              <w:fldChar w:fldCharType="begin" w:fldLock="1"/>
            </w:r>
            <w:r w:rsidR="00D871C2">
              <w:rPr>
                <w:rFonts w:eastAsia="MS Mincho"/>
                <w:lang w:val="en-US"/>
              </w:rPr>
              <w:instrText>ADDIN CSL_CITATION { "citationItems" : [ { "id" : "ITEM-1", "itemData" : { "DOI" : "10.1029/2018JD028388", "abstract" : "Abstract The oxidizing capacity of the troposphere is controlled primarily by the abundance of hydroxyl radical (OH). The global mean concentration of tropospheric OH, [OH]TROP (the burden of OH in the global troposphere appropriate for calculating the lifetime of methane) inferred from measurements of methyl chloroform has remained relatively constant during the past several decades despite rising levels of methane that should have led to a decline. Here we examine other factors that may have affected [OH]TROP such as the changing values of stratospheric ozone, rising tropospheric H2O, varying burden of NOx (=NO+NO2), rising temperatures, and widening of the climatological tropics due to expansion of the Hadley cell. Our analysis suggests the positive trends in [OH]TROP due to H2O, NOx, and overhead O3, and tropical expansion are large enough (\u0394 [OH]TROP = +0.95 \u00b1 0.18%/decade) to counter almost all of the expected decrease in [OH]TROP due to rising methane (\u0394 [OH]TROP = \u22121.01 \u00b1 0.05%/decade) over the period 1980 to 2015, while variations in temperature contribute almost no trend (\u0394 [OH]TROP = \u22120.02 \u00b1 0.02%/decade) in [OH]TROP. The approximated impact of Hadley cell expansion on [OH]TROP is also a small but not insignificant factor partially responsible for the steadiness of tropospheric oxidizing capacity over the past several decades, which free-running models likely do not capture.", "author" : [ { "dropping-particle" : "", "family" : "Nicely", "given" : "Julie M", "non-dropping-particle" : "", "parse-names" : false, "suffix" : "" }, { "dropping-particle" : "", "family" : "Canty", "given" : "Timothy P", "non-dropping-particle" : "", "parse-names" : false, "suffix" : "" }, { "dropping-particle" : "", "family" : "Manyin", "given" : "Michael", "non-dropping-particle" : "", "parse-names" : false, "suffix" : "" }, { "dropping-particle" : "", "family" : "Oman", "given" : "Luke D", "non-dropping-particle" : "", "parse-names" : false, "suffix" : "" }, { "dropping-particle" : "", "family" : "Salawitch", "given" : "Ross J", "non-dropping-particle" : "", "parse-names" : false, "suffix" : "" }, { "dropping-particle" : "", "family" : "Steenrod", "given" : "Stephen D", "non-dropping-particle" : "", "parse-names" : false, "suffix" : "" }, { "dropping-particle" : "", "family" : "Strahan", "given" : "Susan E", "non-dropping-particle" : "", "parse-names" : false, "suffix" : "" }, { "dropping-particle" : "", "family" : "Strode", "given" : "Sarah A", "non-dropping-particle" : "", "parse-names" : false, "suffix" : "" } ], "container-title" : "Journal of Geophysical Research: Atmospheres", "id" : "ITEM-1", "issue" : "18", "issued" : { "date-parts" : [ [ "2018" ] ] }, "page" : "10,710-774,795", "title" : "Changes in Global Tropospheric OH Expected as a Result of Climate Change Over the Last Several Decades", "translator" : [ { "dropping-particle" : "", "family" : "G3705", "given" : "", "non-dropping-particle" : "", "parse-names" : false, "suffix" : "" } ], "type" : "article-journal", "volume" : "123" }, "uris" : [ "http://www.mendeley.com/documents/?uuid=93bb41fd-bcfe-4eb0-8eaa-cfd5ddf91575", "http://www.mendeley.com/documents/?uuid=4178b863-5c3e-4a19-a6ac-1e243a92b8f9" ] } ], "mendeley" : { "formattedCitation" : "(Nicely et al., 2018)", "manualFormatting" : "Nicely et al. (2018)", "plainTextFormattedCitation" : "(Nicely et al., 2018)", "previouslyFormattedCitation" : "(Nicely et al., 2018)" }, "properties" : { "noteIndex" : 0 }, "schema" : "https://github.com/citation-style-language/schema/raw/master/csl-citation.json" }</w:instrText>
            </w:r>
            <w:r w:rsidRPr="001043D6">
              <w:rPr>
                <w:rFonts w:eastAsia="MS Mincho"/>
              </w:rPr>
              <w:fldChar w:fldCharType="separate"/>
            </w:r>
            <w:del w:id="3034" w:author="Robin Matthews" w:date="2021-07-08T16:39:00Z">
              <w:r w:rsidR="00CB33A1" w:rsidDel="008C6EC1">
                <w:rPr>
                  <w:rFonts w:eastAsia="MS Mincho"/>
                  <w:noProof/>
                </w:rPr>
                <w:delText>(</w:delText>
              </w:r>
            </w:del>
            <w:r w:rsidR="00CB33A1">
              <w:rPr>
                <w:rFonts w:eastAsia="MS Mincho"/>
                <w:noProof/>
              </w:rPr>
              <w:t xml:space="preserve">Nicely </w:t>
            </w:r>
            <w:del w:id="3035" w:author="Robin Matthews" w:date="2021-07-08T16:40:00Z">
              <w:r w:rsidR="00CB33A1" w:rsidDel="008C6EC1">
                <w:rPr>
                  <w:rFonts w:eastAsia="MS Mincho"/>
                  <w:noProof/>
                </w:rPr>
                <w:delText xml:space="preserve">et al., </w:delText>
              </w:r>
            </w:del>
            <w:ins w:id="3036" w:author="Robin Matthews" w:date="2021-07-08T16:40:00Z">
              <w:r w:rsidR="008C6EC1">
                <w:rPr>
                  <w:rFonts w:eastAsia="MS Mincho"/>
                  <w:noProof/>
                </w:rPr>
                <w:t>et al. (</w:t>
              </w:r>
            </w:ins>
            <w:r w:rsidR="00CB33A1">
              <w:rPr>
                <w:rFonts w:eastAsia="MS Mincho"/>
                <w:noProof/>
              </w:rPr>
              <w:t>2018)</w:t>
            </w:r>
            <w:r w:rsidRPr="001043D6">
              <w:rPr>
                <w:rFonts w:eastAsia="MS Mincho"/>
              </w:rPr>
              <w:fldChar w:fldCharType="end"/>
            </w:r>
          </w:p>
        </w:tc>
        <w:tc>
          <w:tcPr>
            <w:tcW w:w="1553" w:type="dxa"/>
            <w:shd w:val="clear" w:color="auto" w:fill="auto"/>
          </w:tcPr>
          <w:p w14:paraId="4D7FBCC9" w14:textId="18455B3A" w:rsidR="00AF2E59" w:rsidRPr="00CD55AD" w:rsidRDefault="00AF2E59" w:rsidP="00D5630D">
            <w:pPr>
              <w:pStyle w:val="AR6BodyText"/>
              <w:rPr>
                <w:rFonts w:eastAsia="MS Mincho"/>
              </w:rPr>
            </w:pPr>
            <w:r w:rsidRPr="00CD55AD">
              <w:rPr>
                <w:rFonts w:eastAsia="MS Mincho"/>
              </w:rPr>
              <w:t>1980</w:t>
            </w:r>
            <w:ins w:id="3037" w:author="Lucy Cowie" w:date="2021-07-27T19:36:00Z">
              <w:r w:rsidR="005F6532">
                <w:rPr>
                  <w:rFonts w:eastAsia="MS Mincho"/>
                </w:rPr>
                <w:t>–</w:t>
              </w:r>
            </w:ins>
            <w:del w:id="3038" w:author="Lucy Cowie" w:date="2021-07-27T19:36:00Z">
              <w:r w:rsidRPr="00CD55AD" w:rsidDel="005F6532">
                <w:rPr>
                  <w:rFonts w:eastAsia="MS Mincho"/>
                </w:rPr>
                <w:delText>-</w:delText>
              </w:r>
            </w:del>
            <w:r w:rsidRPr="00CD55AD">
              <w:rPr>
                <w:rFonts w:eastAsia="MS Mincho"/>
              </w:rPr>
              <w:t>2015</w:t>
            </w:r>
          </w:p>
        </w:tc>
        <w:tc>
          <w:tcPr>
            <w:tcW w:w="3780" w:type="dxa"/>
            <w:shd w:val="clear" w:color="auto" w:fill="auto"/>
          </w:tcPr>
          <w:p w14:paraId="387A4AB4" w14:textId="77777777" w:rsidR="00AF2E59" w:rsidRPr="00CD55AD" w:rsidRDefault="00AF2E59" w:rsidP="00D5630D">
            <w:pPr>
              <w:pStyle w:val="AR6BodyText"/>
              <w:rPr>
                <w:rFonts w:ascii="Cambria Math" w:eastAsia="MS Mincho" w:hAnsi="Cambria Math" w:cs="Cambria Math"/>
              </w:rPr>
            </w:pPr>
            <w:r w:rsidRPr="00CD55AD">
              <w:rPr>
                <w:rFonts w:eastAsia="MS Mincho"/>
              </w:rPr>
              <w:t>1.6% (IAV)</w:t>
            </w:r>
          </w:p>
        </w:tc>
        <w:tc>
          <w:tcPr>
            <w:tcW w:w="1867" w:type="dxa"/>
            <w:shd w:val="clear" w:color="auto" w:fill="auto"/>
          </w:tcPr>
          <w:p w14:paraId="4690B382" w14:textId="77777777" w:rsidR="00AF2E59" w:rsidRPr="00CD55AD" w:rsidRDefault="00AF2E59" w:rsidP="00D5630D">
            <w:pPr>
              <w:pStyle w:val="AR6BodyText"/>
              <w:rPr>
                <w:rFonts w:eastAsia="MS Mincho"/>
              </w:rPr>
            </w:pPr>
            <w:r w:rsidRPr="00CD55AD">
              <w:rPr>
                <w:rFonts w:eastAsia="MS Mincho"/>
              </w:rPr>
              <w:t xml:space="preserve">Empirical </w:t>
            </w:r>
            <w:r>
              <w:rPr>
                <w:rFonts w:eastAsia="MS Mincho"/>
              </w:rPr>
              <w:t>reconstruction</w:t>
            </w:r>
          </w:p>
        </w:tc>
      </w:tr>
      <w:tr w:rsidR="00AF2E59" w:rsidRPr="00CD55AD" w14:paraId="3FFE6775" w14:textId="77777777" w:rsidTr="00D5630D">
        <w:trPr>
          <w:trHeight w:val="258"/>
        </w:trPr>
        <w:tc>
          <w:tcPr>
            <w:tcW w:w="2335" w:type="dxa"/>
            <w:shd w:val="clear" w:color="auto" w:fill="FFF2CC" w:themeFill="accent4" w:themeFillTint="33"/>
          </w:tcPr>
          <w:p w14:paraId="08F0E3B7" w14:textId="602E5BC2" w:rsidR="00AF2E59" w:rsidRPr="00E352C0" w:rsidRDefault="00AF2E59" w:rsidP="00D5630D">
            <w:pPr>
              <w:pStyle w:val="AR6BodyText"/>
              <w:rPr>
                <w:rFonts w:eastAsia="MS Mincho"/>
              </w:rPr>
            </w:pPr>
            <w:r w:rsidRPr="001043D6">
              <w:rPr>
                <w:rFonts w:eastAsia="MS Mincho"/>
              </w:rPr>
              <w:fldChar w:fldCharType="begin" w:fldLock="1"/>
            </w:r>
            <w:r w:rsidR="00D871C2">
              <w:rPr>
                <w:rFonts w:eastAsia="MS Mincho"/>
              </w:rPr>
              <w:instrText>ADDIN CSL_CITATION { "citationItems" : [ { "id" : "ITEM-1", "itemData" : { "DOI" : "10.5194/acp-18-18149-2018", "ISSN" : "16807324", "abstract" : "The atmospheric methane (CH4) growth rate has varied considerably in recent decades. Unexplained renewed growth after 2006 followed 7 years of stagnation and coincided with an isotopic trend toward CH4 more depleted in 13C, suggesting changes in sources and/or sinks. Using surface observations of both CH4 and the relative change of isotopologue ratio (\u03b413 CH4) to constrain a global 3-D chemical transport model (CTM), we have performed a synthesis inversion for source and sink attribution. Our method extends on previous studies by providing monthly and regional attribution of emissions from six different sectors and changes in atmospheric sinks for the extended 2003-2015 period. Regional evaluation of the model CH4 tracer with independent column observations from the Greenhouse Gases Observing Satellite (GOSAT) shows improved performance when using posterior fluxes (R =0:94-0.96, RMSE= 8:3- 16.5 ppb), relative to prior fluxes (R =0:60-0.92, RMSE= 48:6-64.6 ppb). Further independent validation with data from the Total Carbon Column Observing Network (TCCON) shows a similar improvement in the posterior fluxes (R =0:87, RMSE= 18:8 ppb) compared to the prior fluxes (R =0:69, RMSE= 55:9 ppb). Based on these improved posterior fluxes, the inversion results suggest the most likely cause of the renewed methane growth is a post-2007 1:8\u00b1 0:4% decrease in mean OH, a 12:9\u00b12:7% increase in energy sector emissions, mainly from Africa-Middle East and southern Asia-Oceania, and a 2:6\u00b11:8%increase in wetland emissions, mainly from northern Eurasia. The posterior wetland flux increases are in general agreement with bottom-up estimates, but the energy sector growth is greater than estimated by bottom-up methods. The model results are consistent across a range of sensitivity analyses. When forced to assume a constant (annually repeating) OH distribution, the inversion requires a greater increase in energy sector (13:6\u00b12:7 %) and wetland (3:6\u00b11:8 %) emissions and an 11:5\u00b13:8% decrease in biomass burning emissions. Assuming no prior trend in sources and sinks slightly reduces the posterior growth rate in energy sector and wetland emissions and further increases the magnitude of the negative OH trend. We find that possible tropospheric Cl variations do not influence \u03b413CH4 and CH4 trends, although we suggest further work on Cl variability is required to fully diagnose this contribution. While the study provides quantitative insight into possible emissions variations which may\u2026", "author" : [ { "dropping-particle" : "", "family" : "McNorton", "given" : "Joe", "non-dropping-particle" : "", "parse-names" : false, "suffix" : "" }, { "dropping-particle" : "", "family" : "Wilson", "given" : "Chris", "non-dropping-particle" : "", "parse-names" : false, "suffix" : "" }, { "dropping-particle" : "", "family" : "Gloor", "given" : "Manuel", "non-dropping-particle" : "", "parse-names" : false, "suffix" : "" }, { "dropping-particle" : "", "family" : "Parker", "given" : "Rob J.", "non-dropping-particle" : "", "parse-names" : false, "suffix" : "" }, { "dropping-particle" : "", "family" : "Boesch", "given" : "Hartmut", "non-dropping-particle" : "", "parse-names" : false, "suffix" : "" }, { "dropping-particle" : "", "family" : "Feng", "given" : "Wuhu", "non-dropping-particle" : "", "parse-names" : false, "suffix" : "" }, { "dropping-particle" : "", "family" : "Hossaini", "given" : "Ryan", "non-dropping-particle" : "", "parse-names" : false, "suffix" : "" }, { "dropping-particle" : "", "family" : "Chipperfield", "given" : "Martyn P.", "non-dropping-particle" : "", "parse-names" : false, "suffix" : "" } ], "container-title" : "Atmospheric Chemistry and Physics", "id" : "ITEM-1", "issue" : "24", "issued" : { "date-parts" : [ [ "2018", "12" ] ] }, "page" : "18149-18168", "publisher" : "Copernicus Publications", "title" : "Attribution of recent increases in atmospheric methane through 3-D inverse modelling", "translator" : [ { "dropping-particle" : "", "family" : "G3942", "given" : "", "non-dropping-particle" : "", "parse-names" : false, "suffix" : "" } ], "type" : "article-journal", "volume" : "18" }, "uris" : [ "http://www.mendeley.com/documents/?uuid=04be9069-cc64-4588-a363-4cb9eb17b16d", "http://www.mendeley.com/documents/?uuid=fc0dbe2c-46df-4204-b288-cd9505150a52" ] } ], "mendeley" : { "formattedCitation" : "(McNorton et al., 2018)", "manualFormatting" : "McNorton et al. (2018)", "plainTextFormattedCitation" : "(McNorton et al., 2018)", "previouslyFormattedCitation" : "(McNorton et al., 2018)" }, "properties" : { "noteIndex" : 0 }, "schema" : "https://github.com/citation-style-language/schema/raw/master/csl-citation.json" }</w:instrText>
            </w:r>
            <w:r w:rsidRPr="001043D6">
              <w:rPr>
                <w:rFonts w:eastAsia="MS Mincho"/>
              </w:rPr>
              <w:fldChar w:fldCharType="separate"/>
            </w:r>
            <w:del w:id="3039" w:author="Robin Matthews" w:date="2021-07-08T16:39:00Z">
              <w:r w:rsidR="00CB33A1" w:rsidDel="008C6EC1">
                <w:rPr>
                  <w:rFonts w:eastAsia="MS Mincho"/>
                  <w:noProof/>
                </w:rPr>
                <w:delText>(</w:delText>
              </w:r>
            </w:del>
            <w:r w:rsidR="00CB33A1">
              <w:rPr>
                <w:rFonts w:eastAsia="MS Mincho"/>
                <w:noProof/>
              </w:rPr>
              <w:t xml:space="preserve">McNorton </w:t>
            </w:r>
            <w:del w:id="3040" w:author="Robin Matthews" w:date="2021-07-08T16:40:00Z">
              <w:r w:rsidR="00CB33A1" w:rsidDel="008C6EC1">
                <w:rPr>
                  <w:rFonts w:eastAsia="MS Mincho"/>
                  <w:noProof/>
                </w:rPr>
                <w:delText xml:space="preserve">et al., </w:delText>
              </w:r>
            </w:del>
            <w:ins w:id="3041" w:author="Robin Matthews" w:date="2021-07-08T16:40:00Z">
              <w:r w:rsidR="008C6EC1">
                <w:rPr>
                  <w:rFonts w:eastAsia="MS Mincho"/>
                  <w:noProof/>
                </w:rPr>
                <w:t>et al. (</w:t>
              </w:r>
            </w:ins>
            <w:r w:rsidR="00CB33A1">
              <w:rPr>
                <w:rFonts w:eastAsia="MS Mincho"/>
                <w:noProof/>
              </w:rPr>
              <w:t>2018)</w:t>
            </w:r>
            <w:r w:rsidRPr="001043D6">
              <w:rPr>
                <w:rFonts w:eastAsia="MS Mincho"/>
              </w:rPr>
              <w:fldChar w:fldCharType="end"/>
            </w:r>
          </w:p>
        </w:tc>
        <w:tc>
          <w:tcPr>
            <w:tcW w:w="1553" w:type="dxa"/>
            <w:shd w:val="clear" w:color="auto" w:fill="FFF2CC" w:themeFill="accent4" w:themeFillTint="33"/>
          </w:tcPr>
          <w:p w14:paraId="1C5CA917" w14:textId="05F21D7D" w:rsidR="00AF2E59" w:rsidRPr="00CD55AD" w:rsidRDefault="00AF2E59" w:rsidP="00D5630D">
            <w:pPr>
              <w:pStyle w:val="AR6BodyText"/>
              <w:rPr>
                <w:rFonts w:eastAsia="MS Mincho"/>
              </w:rPr>
            </w:pPr>
            <w:r w:rsidRPr="00CD55AD">
              <w:rPr>
                <w:rFonts w:eastAsia="MS Mincho"/>
              </w:rPr>
              <w:t>2003</w:t>
            </w:r>
            <w:ins w:id="3042" w:author="Lucy Cowie" w:date="2021-07-27T19:36:00Z">
              <w:r w:rsidR="005F6532">
                <w:rPr>
                  <w:rFonts w:eastAsia="MS Mincho"/>
                </w:rPr>
                <w:t>–</w:t>
              </w:r>
            </w:ins>
            <w:del w:id="3043" w:author="Lucy Cowie" w:date="2021-07-27T19:36:00Z">
              <w:r w:rsidRPr="00CD55AD" w:rsidDel="005F6532">
                <w:rPr>
                  <w:rFonts w:eastAsia="MS Mincho"/>
                </w:rPr>
                <w:delText>-</w:delText>
              </w:r>
            </w:del>
            <w:r w:rsidRPr="00CD55AD">
              <w:rPr>
                <w:rFonts w:eastAsia="MS Mincho"/>
              </w:rPr>
              <w:t>2015</w:t>
            </w:r>
          </w:p>
        </w:tc>
        <w:tc>
          <w:tcPr>
            <w:tcW w:w="3780" w:type="dxa"/>
            <w:shd w:val="clear" w:color="auto" w:fill="FFF2CC" w:themeFill="accent4" w:themeFillTint="33"/>
          </w:tcPr>
          <w:p w14:paraId="29CFA761" w14:textId="6E886C4D" w:rsidR="00AF2E59" w:rsidRPr="00CD55AD" w:rsidRDefault="00AF2E59" w:rsidP="00D5630D">
            <w:pPr>
              <w:pStyle w:val="AR6BodyText"/>
              <w:rPr>
                <w:rFonts w:ascii="Cambria Math" w:eastAsia="MS Mincho" w:hAnsi="Cambria Math" w:cs="Cambria Math"/>
              </w:rPr>
            </w:pPr>
            <w:r w:rsidRPr="00CD55AD">
              <w:rPr>
                <w:rFonts w:eastAsia="MS Mincho"/>
              </w:rPr>
              <w:t>1.8</w:t>
            </w:r>
            <w:ins w:id="3044" w:author="Lucy Cowie" w:date="2021-07-27T19:39:00Z">
              <w:r w:rsidR="003D3254">
                <w:rPr>
                  <w:rFonts w:eastAsia="MS Mincho"/>
                </w:rPr>
                <w:t xml:space="preserve"> </w:t>
              </w:r>
            </w:ins>
            <w:r w:rsidRPr="00CD55AD">
              <w:rPr>
                <w:rFonts w:eastAsia="MS Mincho"/>
              </w:rPr>
              <w:t>±</w:t>
            </w:r>
            <w:ins w:id="3045" w:author="Lucy Cowie" w:date="2021-07-27T19:39:00Z">
              <w:r w:rsidR="003D3254">
                <w:rPr>
                  <w:rFonts w:eastAsia="MS Mincho"/>
                </w:rPr>
                <w:t xml:space="preserve"> </w:t>
              </w:r>
            </w:ins>
            <w:r w:rsidRPr="00CD55AD">
              <w:rPr>
                <w:rFonts w:eastAsia="MS Mincho"/>
              </w:rPr>
              <w:t>0.4% decrease</w:t>
            </w:r>
          </w:p>
        </w:tc>
        <w:tc>
          <w:tcPr>
            <w:tcW w:w="1867" w:type="dxa"/>
            <w:shd w:val="clear" w:color="auto" w:fill="FFF2CC" w:themeFill="accent4" w:themeFillTint="33"/>
          </w:tcPr>
          <w:p w14:paraId="1E550DC8" w14:textId="77777777" w:rsidR="00AF2E59" w:rsidRPr="00CD55AD" w:rsidRDefault="00AF2E59" w:rsidP="00D5630D">
            <w:pPr>
              <w:pStyle w:val="AR6BodyText"/>
              <w:rPr>
                <w:rFonts w:eastAsia="MS Mincho"/>
              </w:rPr>
            </w:pPr>
            <w:r w:rsidRPr="00CD55AD">
              <w:rPr>
                <w:rFonts w:eastAsia="MS Mincho"/>
              </w:rPr>
              <w:t>3D inversion</w:t>
            </w:r>
          </w:p>
        </w:tc>
      </w:tr>
      <w:tr w:rsidR="00AF2E59" w:rsidRPr="00CD55AD" w14:paraId="11A2A796" w14:textId="77777777" w:rsidTr="00D5630D">
        <w:trPr>
          <w:trHeight w:val="258"/>
        </w:trPr>
        <w:tc>
          <w:tcPr>
            <w:tcW w:w="2335" w:type="dxa"/>
            <w:shd w:val="clear" w:color="auto" w:fill="auto"/>
          </w:tcPr>
          <w:p w14:paraId="1DD3B704" w14:textId="15757871" w:rsidR="00AF2E59" w:rsidRPr="00FB2E7A" w:rsidRDefault="00AF2E59" w:rsidP="00D5630D">
            <w:pPr>
              <w:pStyle w:val="AR6BodyText"/>
              <w:rPr>
                <w:rFonts w:eastAsia="MS Mincho"/>
              </w:rPr>
            </w:pPr>
            <w:r w:rsidRPr="00931BB5">
              <w:rPr>
                <w:rFonts w:eastAsia="MS Mincho"/>
              </w:rPr>
              <w:fldChar w:fldCharType="begin" w:fldLock="1"/>
            </w:r>
            <w:r w:rsidR="00D871C2">
              <w:rPr>
                <w:rFonts w:eastAsia="MS Mincho"/>
              </w:rPr>
              <w:instrText>ADDIN CSL_CITATION { "citationItems" : [ { "id" : "ITEM-1", "itemData" : { "DOI" : "10.5194/acp-19-407-2019", "ISBN" : "1680-7375", "ISSN" : "16807324", "abstract" : "&lt;p&gt;&lt;strong&gt;Abstract.&lt;/strong&gt; The hydroxyl radical (OH) is the main atmospheric oxidant and the primary sink of the greenhouse gas CH&lt;sub&gt;4&lt;/sub&gt;. In two recent studies, constraints on the hydroxyl radical (OH) were derived using a tropospheric two-box model of methyl chloroform (MCF) and CH&lt;sub&gt;4&lt;/sub&gt;. When OH variations as derived in this set-up were propagated to the CH&lt;sub&gt;4&lt;/sub&gt; budget, the constraints on OH from MCF still allowed for a wide range of CH&lt;sub&gt;4&lt;/sub&gt; emission scenarios. This is important, because global CH&lt;sub&gt;4&lt;/sub&gt; emissions are generally considered best constrained by the global lifetime of CH&lt;sub&gt;4&lt;/sub&gt;, which is determined mainly by OH. Here, we investigate how the use of a tropospheric two-box model in these studies can have affected derived constraints on OH, due to the simplifying assumptions inherent to a two-box model. First, instead of prescribing fixed model parameters for interhemispheric transport, chemical loss rates and loss to the stratosphere, we derive species- and time-dependent quantities from a full 3D transport model simulation. We find significant deviations between the magnitude and time-dependence of the parameters we derive, and the assumptions commonly reported and adopted in literature. Moreover, using output from the 3D model simulations, we investigated differences between the burden seen by the surface measurement network of the National Oceanic and Atmospheric Administration and the true tropospheric burden. Next, we accounted for these biases in a two-box model inversion of MCF and CH&lt;sub&gt;4&lt;/sub&gt;, to investigate the impact of the biases on OH constraints.&lt;/p&gt; &lt;p&gt;We find that the sensitivity of interannual OH anomalies to the biases is modest (1&amp;amp;ndash;2&lt;span class=\"thinspace\"&gt;&lt;/span&gt;%), relative to the significant uncertainties on derived OH (5&amp;amp;ndash;8&lt;span class=\"thinspace\"&gt;&lt;/span&gt;%). However, in an inversion where we implemented all four bias corrections simultaneously, we did find a shift to a positive OH trend over the 1994&amp;amp;ndash;2015 period. Moreover, the magnitude of derived global mean OH and by extent that of global CH&lt;sub&gt;4&lt;/sub&gt; emissions are affected much more strongly by the bias corrections than their anomalies (&amp;amp;sim;&lt;span class=\"thinspace\"&gt;&lt;/span&gt;10&lt;span class=\"thinspace\"&gt;&lt;/span&gt;%). In this way, we identified and quantified direct limitations in the two-box model approach that can possibly be corrected for when a full 3D simulation is used to inform the two-box model.\u2026", "author" : [ { "dropping-particle" : "", "family" : "Naus", "given" : "Stijn", "non-dropping-particle" : "", "parse-names" : false, "suffix" : "" }, { "dropping-particle" : "", "family" : "Montzka", "given" : "Stephen A.", "non-dropping-particle" : "", "parse-names" : false, "suffix" : "" }, { "dropping-particle" : "", "family" : "Pandey", "given" : "Sudhanshu", "non-dropping-particle" : "", "parse-names" : false, "suffix" : "" }, { "dropping-particle" : "", "family" : "Basu", "given" : "Sourish", "non-dropping-particle" : "", "parse-names" : false, "suffix" : "" }, { "dropping-particle" : "", "family" : "Dlugokencky", "given" : "Ed J.", "non-dropping-particle" : "", "parse-names" : false, "suffix" : "" }, { "dropping-particle" : "", "family" : "Krol", "given" : "Maarten", "non-dropping-particle" : "", "parse-names" : false, "suffix" : "" } ], "container-title" : "Atmospheric Chemistry and Physics", "id" : "ITEM-1", "issue" : "1", "issued" : { "date-parts" : [ [ "2019" ] ] }, "note" : "ACPD", "page" : "407-424", "publisher" : "Copernicus Publications", "title" : "Constraints and biases in a tropospheric two-box model of OH", "translator" : [ { "dropping-particle" : "", "family" : "G3281", "given" : "", "non-dropping-particle" : "", "parse-names" : false, "suffix" : "" } ], "type" : "article-journal", "volume" : "19" }, "uris" : [ "http://www.mendeley.com/documents/?uuid=f64def49-784f-4c40-b153-bbd2b8733f74", "http://www.mendeley.com/documents/?uuid=02f2fe2b-3c5b-4129-817b-2117eb10e52f" ] } ], "mendeley" : { "formattedCitation" : "(Naus et al., 2019)", "manualFormatting" : "Naus et al. (2019)", "plainTextFormattedCitation" : "(Naus et al., 2019)", "previouslyFormattedCitation" : "(Naus et al., 2019)" }, "properties" : { "noteIndex" : 0 }, "schema" : "https://github.com/citation-style-language/schema/raw/master/csl-citation.json" }</w:instrText>
            </w:r>
            <w:r w:rsidRPr="00931BB5">
              <w:rPr>
                <w:rFonts w:eastAsia="MS Mincho"/>
              </w:rPr>
              <w:fldChar w:fldCharType="separate"/>
            </w:r>
            <w:del w:id="3046" w:author="Robin Matthews" w:date="2021-07-08T16:39:00Z">
              <w:r w:rsidR="00CB33A1" w:rsidDel="008C6EC1">
                <w:rPr>
                  <w:rFonts w:eastAsia="MS Mincho"/>
                  <w:noProof/>
                </w:rPr>
                <w:delText>(</w:delText>
              </w:r>
            </w:del>
            <w:r w:rsidR="00CB33A1">
              <w:rPr>
                <w:rFonts w:eastAsia="MS Mincho"/>
                <w:noProof/>
              </w:rPr>
              <w:t xml:space="preserve">Naus </w:t>
            </w:r>
            <w:del w:id="3047" w:author="Robin Matthews" w:date="2021-07-08T16:40:00Z">
              <w:r w:rsidR="00CB33A1" w:rsidDel="008C6EC1">
                <w:rPr>
                  <w:rFonts w:eastAsia="MS Mincho"/>
                  <w:noProof/>
                </w:rPr>
                <w:delText xml:space="preserve">et al., </w:delText>
              </w:r>
            </w:del>
            <w:ins w:id="3048" w:author="Robin Matthews" w:date="2021-07-08T16:40:00Z">
              <w:r w:rsidR="008C6EC1">
                <w:rPr>
                  <w:rFonts w:eastAsia="MS Mincho"/>
                  <w:noProof/>
                </w:rPr>
                <w:t>et al. (</w:t>
              </w:r>
            </w:ins>
            <w:r w:rsidR="00CB33A1">
              <w:rPr>
                <w:rFonts w:eastAsia="MS Mincho"/>
                <w:noProof/>
              </w:rPr>
              <w:t>2019)</w:t>
            </w:r>
            <w:r w:rsidRPr="00931BB5">
              <w:rPr>
                <w:rFonts w:eastAsia="MS Mincho"/>
              </w:rPr>
              <w:fldChar w:fldCharType="end"/>
            </w:r>
          </w:p>
        </w:tc>
        <w:tc>
          <w:tcPr>
            <w:tcW w:w="1553" w:type="dxa"/>
            <w:shd w:val="clear" w:color="auto" w:fill="auto"/>
          </w:tcPr>
          <w:p w14:paraId="5E20E12E" w14:textId="6B5AA84A" w:rsidR="00AF2E59" w:rsidRPr="00CD55AD" w:rsidRDefault="00AF2E59" w:rsidP="00D5630D">
            <w:pPr>
              <w:pStyle w:val="AR6BodyText"/>
              <w:rPr>
                <w:rFonts w:eastAsia="MS Mincho"/>
              </w:rPr>
            </w:pPr>
            <w:r w:rsidRPr="00FB2E7A">
              <w:rPr>
                <w:rFonts w:eastAsia="MS Mincho"/>
              </w:rPr>
              <w:t>1994</w:t>
            </w:r>
            <w:ins w:id="3049" w:author="Lucy Cowie" w:date="2021-07-27T19:36:00Z">
              <w:r w:rsidR="005F6532">
                <w:rPr>
                  <w:rFonts w:eastAsia="MS Mincho"/>
                </w:rPr>
                <w:t>–</w:t>
              </w:r>
            </w:ins>
            <w:del w:id="3050" w:author="Lucy Cowie" w:date="2021-07-27T19:36:00Z">
              <w:r w:rsidRPr="00FB2E7A" w:rsidDel="005F6532">
                <w:rPr>
                  <w:rFonts w:eastAsia="MS Mincho"/>
                </w:rPr>
                <w:delText>-</w:delText>
              </w:r>
            </w:del>
            <w:r w:rsidRPr="00FB2E7A">
              <w:rPr>
                <w:rFonts w:eastAsia="MS Mincho"/>
              </w:rPr>
              <w:t>2015</w:t>
            </w:r>
          </w:p>
        </w:tc>
        <w:tc>
          <w:tcPr>
            <w:tcW w:w="3780" w:type="dxa"/>
            <w:shd w:val="clear" w:color="auto" w:fill="auto"/>
          </w:tcPr>
          <w:p w14:paraId="2E6B7B8D" w14:textId="4EB98200" w:rsidR="00AF2E59" w:rsidRPr="00CD55AD" w:rsidRDefault="00AF2E59" w:rsidP="00D5630D">
            <w:pPr>
              <w:pStyle w:val="AR6BodyText"/>
              <w:rPr>
                <w:rFonts w:ascii="Cambria Math" w:eastAsia="MS Mincho" w:hAnsi="Cambria Math" w:cs="Cambria Math"/>
              </w:rPr>
            </w:pPr>
            <w:r>
              <w:rPr>
                <w:rFonts w:eastAsia="MS Mincho"/>
              </w:rPr>
              <w:t>3.8</w:t>
            </w:r>
            <w:ins w:id="3051" w:author="Lucy Cowie" w:date="2021-07-27T19:39:00Z">
              <w:r w:rsidR="003D3254">
                <w:rPr>
                  <w:rFonts w:eastAsia="MS Mincho"/>
                </w:rPr>
                <w:t xml:space="preserve"> </w:t>
              </w:r>
            </w:ins>
            <w:r w:rsidRPr="00CD55AD">
              <w:rPr>
                <w:rFonts w:eastAsia="MS Mincho"/>
              </w:rPr>
              <w:t>±</w:t>
            </w:r>
            <w:ins w:id="3052" w:author="Lucy Cowie" w:date="2021-07-27T19:39:00Z">
              <w:r w:rsidR="003D3254">
                <w:rPr>
                  <w:rFonts w:eastAsia="MS Mincho"/>
                </w:rPr>
                <w:t xml:space="preserve"> </w:t>
              </w:r>
            </w:ins>
            <w:r>
              <w:rPr>
                <w:rFonts w:eastAsia="MS Mincho"/>
              </w:rPr>
              <w:t>3.2% increase</w:t>
            </w:r>
          </w:p>
        </w:tc>
        <w:tc>
          <w:tcPr>
            <w:tcW w:w="1867" w:type="dxa"/>
            <w:shd w:val="clear" w:color="auto" w:fill="auto"/>
          </w:tcPr>
          <w:p w14:paraId="6C6FA1E4" w14:textId="1830C0A7" w:rsidR="00AF2E59" w:rsidRPr="00CD55AD" w:rsidRDefault="00AF2E59" w:rsidP="00D5630D">
            <w:pPr>
              <w:pStyle w:val="AR6BodyText"/>
              <w:rPr>
                <w:rFonts w:eastAsia="MS Mincho"/>
              </w:rPr>
            </w:pPr>
            <w:r w:rsidRPr="00FB2E7A">
              <w:rPr>
                <w:rFonts w:eastAsia="MS Mincho"/>
              </w:rPr>
              <w:t>Box</w:t>
            </w:r>
            <w:ins w:id="3053" w:author="Lucy Cowie" w:date="2021-07-27T19:39:00Z">
              <w:r w:rsidR="003D3254">
                <w:rPr>
                  <w:rFonts w:eastAsia="MS Mincho"/>
                </w:rPr>
                <w:t>-</w:t>
              </w:r>
            </w:ins>
            <w:del w:id="3054" w:author="Lucy Cowie" w:date="2021-07-27T19:39:00Z">
              <w:r w:rsidRPr="00FB2E7A" w:rsidDel="003D3254">
                <w:rPr>
                  <w:rFonts w:eastAsia="MS Mincho"/>
                </w:rPr>
                <w:delText xml:space="preserve"> </w:delText>
              </w:r>
            </w:del>
            <w:r w:rsidRPr="00FB2E7A">
              <w:rPr>
                <w:rFonts w:eastAsia="MS Mincho"/>
              </w:rPr>
              <w:t xml:space="preserve">model inversion </w:t>
            </w:r>
          </w:p>
        </w:tc>
      </w:tr>
      <w:tr w:rsidR="00AF2E59" w:rsidRPr="00326917" w14:paraId="3602AA7E" w14:textId="77777777" w:rsidTr="00D5630D">
        <w:trPr>
          <w:trHeight w:val="258"/>
        </w:trPr>
        <w:tc>
          <w:tcPr>
            <w:tcW w:w="2335" w:type="dxa"/>
            <w:shd w:val="clear" w:color="auto" w:fill="FFF2CC" w:themeFill="accent4" w:themeFillTint="33"/>
          </w:tcPr>
          <w:p w14:paraId="2803CD6E" w14:textId="7E89D002" w:rsidR="00AF2E59" w:rsidRPr="00DA7F98" w:rsidDel="002D6F22" w:rsidRDefault="001D3184" w:rsidP="00D5630D">
            <w:pPr>
              <w:pStyle w:val="AR6BodyText"/>
              <w:rPr>
                <w:rFonts w:eastAsia="MS Mincho"/>
              </w:rPr>
            </w:pPr>
            <w:r>
              <w:rPr>
                <w:rFonts w:eastAsia="MS Mincho"/>
                <w:lang w:val="en-US"/>
              </w:rPr>
              <w:fldChar w:fldCharType="begin" w:fldLock="1"/>
            </w:r>
            <w:r w:rsidR="00D871C2">
              <w:rPr>
                <w:rFonts w:eastAsia="MS Mincho"/>
                <w:lang w:val="en-US"/>
              </w:rPr>
              <w:instrText>ADDIN CSL_CITATION { "citationItems" : [ { "id" : "ITEM-1", "itemData" : { "DOI" : "https://doi.org/10.1029/2020JD033862", "ISSN" : "2169-897X", "abstract" : "Abstract Trends and variability in tropospheric hydroxyl (OH) radicals influence budgets of many greenhouse gases, air pollutant species, and ozone depleting substances. Estimations of tropospheric OH trends and variability based on budget analysis of methyl chloroform (CH3CCl3) and process-based chemistry transport models often produce conflicting results. Here we use a previously tested transport model to simulate atmospheric CH3CCl3 for the period 1985?2018. Based on mismatches between model output and observations, we derive consistent anomalies in the inverse lifetime of CH3CCl3 (KG) using measurements from two independent observational networks (National Oceanic and Atmospheric Administration and Advanced Global Atmospheric Gases Experiment). Our method allows a separation between ?physical? (transport, temperature) and ?chemical? (i.e., abundance) influences on OH\u00a0+\u00a0CH3CCl3 reaction rate in the atmosphere. Small increases in KG due to ?physical? influences are mostly driven by increases in the temperature-dependent reaction between OH and CH3CCl3 and resulted in a smoothly varying increase of 0.80% decade?1. Chemical effects on KG, linked to global changes in OH sources and sinks, show larger year-to-year variations (?2%?3%), and have a negative correlation with the El Ni\u00f1o Southern Oscillation. A significant positive trend in KG can be derived after 2001, but it persists only through 2015 and only if we assume that CH3CCl3 emissions decayed more slowly over time than our best estimate suggests. If global CH3CCl3 emissions dropped below 3\u00a0Gg year?1 after 2015, recent CH3CCl3 measurements indicate that the 2015?2018 loss rate of CH3CCl3 due to reaction with OH is comparable to its value 2\u00a0decades ago.", "author" : [ { "dropping-particle" : "", "family" : "Patra", "given" : "P K", "non-dropping-particle" : "", "parse-names" : false, "suffix" : "" }, { "dropping-particle" : "", "family" : "Krol", "given" : "M C", "non-dropping-particle" : "", "parse-names" : false, "suffix" : "" }, { "dropping-particle" : "", "family" : "Prinn", "given" : "R G", "non-dropping-particle" : "", "parse-names" : false, "suffix" : "" }, { "dropping-particle" : "", "family" : "Takigawa", "given" : "M", "non-dropping-particle" : "", "parse-names" : false, "suffix" : "" }, { "dropping-particle" : "", "family" : "M\u00fchle", "given" : "J", "non-dropping-particle" : "", "parse-names" : false, "suffix" : "" }, { "dropping-particle" : "", "family" : "Montzka", "given" : "S A", "non-dropping-particle" : "", "parse-names" : false, "suffix" : "" }, { "dropping-particle" : "", "family" : "Lal", "given" : "S", "non-dropping-particle" : "", "parse-names" : false, "suffix" : "" }, { "dropping-particle" : "", "family" : "Yamashita", "given" : "Y", "non-dropping-particle" : "", "parse-names" : false, "suffix" : "" }, { "dropping-particle" : "", "family" : "Naus", "given" : "S", "non-dropping-particle" : "", "parse-names" : false, "suffix" : "" }, { "dropping-particle" : "", "family" : "Chandra", "given" : "N", "non-dropping-particle" : "", "parse-names" : false, "suffix" : "" }, { "dropping-particle" : "", "family" : "Weiss", "given" : "R F", "non-dropping-particle" : "", "parse-names" : false, "suffix" : "" }, { "dropping-particle" : "", "family" : "Krummel", "given" : "P B", "non-dropping-particle" : "", "parse-names" : false, "suffix" : "" }, { "dropping-particle" : "", "family" : "Fraser", "given" : "P J", "non-dropping-particle" : "", "parse-names" : false, "suffix" : "" }, { "dropping-particle" : "", "family" : "O'Doherty", "given" : "S", "non-dropping-particle" : "", "parse-names" : false, "suffix" : "" }, { "dropping-particle" : "", "family" : "Elkins", "given" : "J W", "non-dropping-particle" : "", "parse-names" : false, "suffix" : "" } ], "container-title" : "Journal of Geophysical Research: Atmospheres", "id" : "ITEM-1", "issue" : "4", "issued" : { "date-parts" : [ [ "2021", "2", "27" ] ] }, "note" : "https://doi.org/10.1029/2020JD033862", "page" : "e2020JD033862", "publisher" : "John Wiley &amp; Sons, Ltd", "title" : "Methyl Chloroform Continues to Constrain the Hydroxyl (OH) Variability in the Troposphere", "translator" : [ { "dropping-particle" : "", "family" : "G5281", "given" : "", "non-dropping-particle" : "", "parse-names" : false, "suffix" : "" } ], "type" : "article-journal", "volume" : "126" }, "uris" : [ "http://www.mendeley.com/documents/?uuid=00bfb940-6a36-4c96-adde-8722b6d7db76" ] } ], "mendeley" : { "formattedCitation" : "(Patra et al., 2021)", "manualFormatting" : "Patra et al. (2021)", "plainTextFormattedCitation" : "(Patra et al., 2021)", "previouslyFormattedCitation" : "(Patra et al., 2021)" }, "properties" : { "noteIndex" : 0 }, "schema" : "https://github.com/citation-style-language/schema/raw/master/csl-citation.json" }</w:instrText>
            </w:r>
            <w:r>
              <w:rPr>
                <w:rFonts w:eastAsia="MS Mincho"/>
                <w:lang w:val="en-US"/>
              </w:rPr>
              <w:fldChar w:fldCharType="separate"/>
            </w:r>
            <w:del w:id="3055" w:author="Robin Matthews" w:date="2021-07-08T16:39:00Z">
              <w:r w:rsidR="00CB33A1" w:rsidDel="008C6EC1">
                <w:rPr>
                  <w:rFonts w:eastAsia="MS Mincho"/>
                  <w:noProof/>
                </w:rPr>
                <w:delText>(</w:delText>
              </w:r>
            </w:del>
            <w:r w:rsidR="00CB33A1">
              <w:rPr>
                <w:rFonts w:eastAsia="MS Mincho"/>
                <w:noProof/>
              </w:rPr>
              <w:t xml:space="preserve">Patra </w:t>
            </w:r>
            <w:del w:id="3056" w:author="Robin Matthews" w:date="2021-07-08T16:40:00Z">
              <w:r w:rsidR="00CB33A1" w:rsidDel="008C6EC1">
                <w:rPr>
                  <w:rFonts w:eastAsia="MS Mincho"/>
                  <w:noProof/>
                </w:rPr>
                <w:delText xml:space="preserve">et al., </w:delText>
              </w:r>
            </w:del>
            <w:ins w:id="3057" w:author="Robin Matthews" w:date="2021-07-08T16:40:00Z">
              <w:r w:rsidR="008C6EC1">
                <w:rPr>
                  <w:rFonts w:eastAsia="MS Mincho"/>
                  <w:noProof/>
                </w:rPr>
                <w:t>et al. (</w:t>
              </w:r>
            </w:ins>
            <w:r w:rsidR="00CB33A1">
              <w:rPr>
                <w:rFonts w:eastAsia="MS Mincho"/>
                <w:noProof/>
              </w:rPr>
              <w:t>2021)</w:t>
            </w:r>
            <w:r>
              <w:rPr>
                <w:rFonts w:eastAsia="MS Mincho"/>
                <w:lang w:val="en-US"/>
              </w:rPr>
              <w:fldChar w:fldCharType="end"/>
            </w:r>
          </w:p>
        </w:tc>
        <w:tc>
          <w:tcPr>
            <w:tcW w:w="1553" w:type="dxa"/>
            <w:shd w:val="clear" w:color="auto" w:fill="FFF2CC" w:themeFill="accent4" w:themeFillTint="33"/>
          </w:tcPr>
          <w:p w14:paraId="34ECC7AF" w14:textId="5E69D877" w:rsidR="00AF2E59" w:rsidRPr="00DA7F98" w:rsidDel="002D6F22" w:rsidRDefault="00AF2E59" w:rsidP="00D5630D">
            <w:pPr>
              <w:pStyle w:val="AR6BodyText"/>
              <w:rPr>
                <w:rFonts w:eastAsia="MS Mincho"/>
              </w:rPr>
            </w:pPr>
            <w:r w:rsidRPr="00DA7F98">
              <w:rPr>
                <w:rFonts w:eastAsia="MS Mincho"/>
              </w:rPr>
              <w:t>1996</w:t>
            </w:r>
            <w:ins w:id="3058" w:author="Lucy Cowie" w:date="2021-07-27T19:36:00Z">
              <w:r w:rsidR="005F6532">
                <w:rPr>
                  <w:rFonts w:eastAsia="MS Mincho"/>
                </w:rPr>
                <w:t>–</w:t>
              </w:r>
            </w:ins>
            <w:del w:id="3059" w:author="Lucy Cowie" w:date="2021-07-27T19:36:00Z">
              <w:r w:rsidRPr="00DA7F98" w:rsidDel="005F6532">
                <w:rPr>
                  <w:rFonts w:eastAsia="MS Mincho"/>
                </w:rPr>
                <w:delText>-</w:delText>
              </w:r>
            </w:del>
            <w:r w:rsidRPr="00DA7F98">
              <w:rPr>
                <w:rFonts w:eastAsia="MS Mincho"/>
              </w:rPr>
              <w:t>2015</w:t>
            </w:r>
          </w:p>
        </w:tc>
        <w:tc>
          <w:tcPr>
            <w:tcW w:w="3780" w:type="dxa"/>
            <w:shd w:val="clear" w:color="auto" w:fill="FFF2CC" w:themeFill="accent4" w:themeFillTint="33"/>
          </w:tcPr>
          <w:p w14:paraId="7AB54C6D" w14:textId="2CB9E487" w:rsidR="00AF2E59" w:rsidRPr="00DA7F98" w:rsidDel="002D6F22" w:rsidRDefault="00AF2E59" w:rsidP="00D5630D">
            <w:pPr>
              <w:pStyle w:val="AR6BodyText"/>
              <w:rPr>
                <w:rFonts w:eastAsia="MS Mincho"/>
              </w:rPr>
            </w:pPr>
            <w:r w:rsidRPr="00DA7F98">
              <w:rPr>
                <w:rFonts w:eastAsia="MS Mincho"/>
              </w:rPr>
              <w:t>2</w:t>
            </w:r>
            <w:ins w:id="3060" w:author="Lucy Cowie" w:date="2021-07-27T19:39:00Z">
              <w:r w:rsidR="003D3254">
                <w:rPr>
                  <w:rFonts w:eastAsia="MS Mincho"/>
                </w:rPr>
                <w:t>–</w:t>
              </w:r>
            </w:ins>
            <w:del w:id="3061" w:author="Lucy Cowie" w:date="2021-07-27T19:39:00Z">
              <w:r w:rsidRPr="00DA7F98" w:rsidDel="003D3254">
                <w:rPr>
                  <w:rFonts w:eastAsia="MS Mincho"/>
                </w:rPr>
                <w:delText>-</w:delText>
              </w:r>
            </w:del>
            <w:r w:rsidRPr="00DA7F98">
              <w:rPr>
                <w:rFonts w:eastAsia="MS Mincho"/>
              </w:rPr>
              <w:t>3% IAV, no trend</w:t>
            </w:r>
          </w:p>
        </w:tc>
        <w:tc>
          <w:tcPr>
            <w:tcW w:w="1867" w:type="dxa"/>
            <w:shd w:val="clear" w:color="auto" w:fill="FFF2CC" w:themeFill="accent4" w:themeFillTint="33"/>
          </w:tcPr>
          <w:p w14:paraId="1841F938" w14:textId="77777777" w:rsidR="00AF2E59" w:rsidRPr="00DA7F98" w:rsidDel="002D6F22" w:rsidRDefault="00AF2E59" w:rsidP="00D5630D">
            <w:pPr>
              <w:pStyle w:val="AR6BodyText"/>
              <w:rPr>
                <w:rFonts w:eastAsia="MS Mincho"/>
              </w:rPr>
            </w:pPr>
            <w:r w:rsidRPr="00DA7F98">
              <w:rPr>
                <w:rFonts w:eastAsia="MS Mincho"/>
              </w:rPr>
              <w:t>3D inversion</w:t>
            </w:r>
          </w:p>
        </w:tc>
      </w:tr>
      <w:tr w:rsidR="00AF2E59" w:rsidRPr="00326917" w14:paraId="5F65F475" w14:textId="77777777" w:rsidTr="00D5630D">
        <w:trPr>
          <w:trHeight w:val="386"/>
        </w:trPr>
        <w:tc>
          <w:tcPr>
            <w:tcW w:w="9535" w:type="dxa"/>
            <w:gridSpan w:val="4"/>
            <w:shd w:val="clear" w:color="auto" w:fill="D9E2F3" w:themeFill="accent5" w:themeFillTint="33"/>
          </w:tcPr>
          <w:p w14:paraId="1F5372C0" w14:textId="77777777" w:rsidR="00AF2E59" w:rsidRPr="002A1EE0" w:rsidRDefault="00AF2E59" w:rsidP="00D5630D">
            <w:pPr>
              <w:pStyle w:val="AR6BodyText"/>
              <w:jc w:val="center"/>
              <w:rPr>
                <w:rFonts w:eastAsia="MS Mincho"/>
                <w:lang w:val="en-US"/>
              </w:rPr>
            </w:pPr>
            <w:r w:rsidRPr="002A1EE0">
              <w:rPr>
                <w:rFonts w:eastAsia="MS Mincho"/>
                <w:lang w:val="en-US"/>
              </w:rPr>
              <w:lastRenderedPageBreak/>
              <w:t>Global CTMs, CCMs and ESMs</w:t>
            </w:r>
          </w:p>
        </w:tc>
      </w:tr>
      <w:tr w:rsidR="00AF2E59" w:rsidRPr="00CD55AD" w14:paraId="75801379" w14:textId="77777777" w:rsidTr="00D5630D">
        <w:trPr>
          <w:trHeight w:val="526"/>
        </w:trPr>
        <w:tc>
          <w:tcPr>
            <w:tcW w:w="2335" w:type="dxa"/>
            <w:shd w:val="clear" w:color="auto" w:fill="FFF2CC" w:themeFill="accent4" w:themeFillTint="33"/>
            <w:hideMark/>
          </w:tcPr>
          <w:p w14:paraId="65601BFF" w14:textId="6D5EC857" w:rsidR="00AF2E59" w:rsidRPr="001043D6" w:rsidRDefault="00AF2E59" w:rsidP="00D5630D">
            <w:pPr>
              <w:pStyle w:val="AR6BodyText"/>
              <w:rPr>
                <w:rFonts w:eastAsia="MS Mincho"/>
              </w:rPr>
            </w:pPr>
            <w:r w:rsidRPr="001043D6">
              <w:rPr>
                <w:rFonts w:eastAsia="MS Mincho"/>
              </w:rPr>
              <w:fldChar w:fldCharType="begin" w:fldLock="1"/>
            </w:r>
            <w:r w:rsidR="00D871C2">
              <w:rPr>
                <w:rFonts w:eastAsia="MS Mincho"/>
              </w:rPr>
              <w:instrText>ADDIN CSL_CITATION { "citationItems" : [ { "id" : "ITEM-1", "itemData" : { "DOI" : "10.5194/acp-12-12021-2012", "ISBN" : "1680-7316", "abstract" : "With a more-than-doubling in the atmospheric abundance of the potent greenhouse gas methane (CH4) since preindustrial times, and indications of renewed growth following a leveling off in recent years, questions arise as to future trends and resulting climate and public health impacts from continued growth without mitigation. Changes in atmospheric methane lifetime are determined by factors which regulate the abundance of OH, the primary methane removal mechanism, including changes in CH4 itself. We investigate the role of emissions of short-lived species and climate in determining the evolution of methane lifetime against loss by tropospheric OH, (tau(CH4_OH)), in a suite of historical (1860-2005) and future Representative Concentration Pathway (RCP) simulations (2006-2100), conducted with the Geophysical Fluid Dynamics Laboratory (GFDL) fully coupled chemistry-climate model (CM3). From preindustrial to present, CM3 simulates an overall 5% increase in tau(CH4_OH) due to a doubling of the methane burden which offsets coincident increases in nitrogen oxide (NOx) emissions. Over the last two decades, however, the tau(CH4_OH) declines steadily, coinciding with the most rapid climate warming and observed slow-down in CH4 growth rates, reflecting a possible negative feedback through the CH4 sink. Sensitivity simulations with CM3 suggest that the aerosol indirect effect (aerosol-cloud interactions) plays a significant role in cooling the CM3 climate. The projected decline in aerosols under all RCPs contributes to climate warming over the 21st century, which influences the future evolution of OH concentration and tau(CH4_OH). Projected changes in tau(CH4_OH) from 2006 to 2100 range from -13% to +4%. The only projected increase occurs in the most extreme warming case (RCP8.5) due to the near-doubling of the CH4 abundance, reflecting a positive feedback on the climate system. The largest decrease occurs in the RCP4.5 scenario due to changes in short-lived climate forcing agents which reinforce climate warming and enhance OH. This decrease is more-than-halved in a sensitivity simulation in which only well-mixed greenhouse gas radiative forcing changes along the RCP4.5 scenario (5% vs. 13%).", "author" : [ { "dropping-particle" : "", "family" : "John", "given" : "J G", "non-dropping-particle" : "", "parse-names" : false, "suffix" : "" }, { "dropping-particle" : "", "family" : "Fiore", "given" : "A M", "non-dropping-particle" : "", "parse-names" : false, "suffix" : "" }, { "dropping-particle" : "", "family" : "Naik", "given" : "V", "non-dropping-particle" : "", "parse-names" : false, "suffix" : "" }, { "dropping-particle" : "", "family" : "Horowitz", "given" : "L W", "non-dropping-particle" : "", "parse-names" : false, "suffix" : "" }, { "dropping-particle" : "", "family" : "Dunne", "given" : "J P", "non-dropping-particle" : "", "parse-names" : false, "suffix" : "" } ], "container-title" : "Atmospheric Chemistry and Physics", "id" : "ITEM-1", "issue" : "24", "issued" : { "date-parts" : [ [ "2012" ] ] }, "note" : "Times Cited: 34\nJohn, Jasmin/F-8194-2012; Horowitz, Larry/D-8048-2014; Dunne, John/F-8086-2012; Naik, Vaishali/A-4938-2013\nJohn, Jasmin/0000-0003-2696-277X; Horowitz, Larry/0000-0002-5886-3314; Dunne, John/0000-0002-8794-0489; Naik, Vaishali/0000-0002-2254-1700\n0\n35\n1680-7324", "page" : "12021-12036", "title" : "Climate versus emission drivers of methane lifetime against loss by tropospheric OH from 1860-2100", "translator" : [ { "dropping-particle" : "", "family" : "G4725", "given" : "", "non-dropping-particle" : "", "parse-names" : false, "suffix" : "" } ], "type" : "article-journal", "volume" : "12" }, "uris" : [ "http://www.mendeley.com/documents/?uuid=64efed2c-1800-421d-be14-bc3a72968e8a", "http://www.mendeley.com/documents/?uuid=cd9de67f-182f-4abe-888e-490233663765" ] } ], "mendeley" : { "formattedCitation" : "(John et al., 2012)", "manualFormatting" : "John et al. (2012)", "plainTextFormattedCitation" : "(John et al., 2012)", "previouslyFormattedCitation" : "(John et al., 2012)" }, "properties" : { "noteIndex" : 0 }, "schema" : "https://github.com/citation-style-language/schema/raw/master/csl-citation.json" }</w:instrText>
            </w:r>
            <w:r w:rsidRPr="001043D6">
              <w:rPr>
                <w:rFonts w:eastAsia="MS Mincho"/>
              </w:rPr>
              <w:fldChar w:fldCharType="separate"/>
            </w:r>
            <w:del w:id="3062" w:author="Robin Matthews" w:date="2021-07-08T16:39:00Z">
              <w:r w:rsidR="00CB33A1" w:rsidDel="008C6EC1">
                <w:rPr>
                  <w:rFonts w:eastAsia="MS Mincho"/>
                  <w:noProof/>
                </w:rPr>
                <w:delText>(</w:delText>
              </w:r>
            </w:del>
            <w:r w:rsidR="00CB33A1">
              <w:rPr>
                <w:rFonts w:eastAsia="MS Mincho"/>
                <w:noProof/>
              </w:rPr>
              <w:t xml:space="preserve">John </w:t>
            </w:r>
            <w:del w:id="3063" w:author="Robin Matthews" w:date="2021-07-08T16:40:00Z">
              <w:r w:rsidR="00CB33A1" w:rsidDel="008C6EC1">
                <w:rPr>
                  <w:rFonts w:eastAsia="MS Mincho"/>
                  <w:noProof/>
                </w:rPr>
                <w:delText xml:space="preserve">et al., </w:delText>
              </w:r>
            </w:del>
            <w:ins w:id="3064" w:author="Robin Matthews" w:date="2021-07-08T16:40:00Z">
              <w:r w:rsidR="008C6EC1">
                <w:rPr>
                  <w:rFonts w:eastAsia="MS Mincho"/>
                  <w:noProof/>
                </w:rPr>
                <w:t>et al. (</w:t>
              </w:r>
            </w:ins>
            <w:r w:rsidR="00CB33A1">
              <w:rPr>
                <w:rFonts w:eastAsia="MS Mincho"/>
                <w:noProof/>
              </w:rPr>
              <w:t>2012)</w:t>
            </w:r>
            <w:r w:rsidRPr="001043D6">
              <w:rPr>
                <w:rFonts w:eastAsia="MS Mincho"/>
              </w:rPr>
              <w:fldChar w:fldCharType="end"/>
            </w:r>
          </w:p>
        </w:tc>
        <w:tc>
          <w:tcPr>
            <w:tcW w:w="1553" w:type="dxa"/>
            <w:shd w:val="clear" w:color="auto" w:fill="FFF2CC" w:themeFill="accent4" w:themeFillTint="33"/>
            <w:hideMark/>
          </w:tcPr>
          <w:p w14:paraId="331EEA44" w14:textId="21588FFA" w:rsidR="00AF2E59" w:rsidRPr="001043D6" w:rsidRDefault="00AF2E59" w:rsidP="00D5630D">
            <w:pPr>
              <w:pStyle w:val="AR6BodyText"/>
              <w:rPr>
                <w:rFonts w:eastAsia="MS Mincho"/>
              </w:rPr>
            </w:pPr>
            <w:r w:rsidRPr="00CD55AD">
              <w:rPr>
                <w:rFonts w:eastAsia="MS Mincho"/>
              </w:rPr>
              <w:t>1860</w:t>
            </w:r>
            <w:ins w:id="3065" w:author="Lucy Cowie" w:date="2021-07-27T19:36:00Z">
              <w:r w:rsidR="005F6532">
                <w:rPr>
                  <w:rFonts w:eastAsia="MS Mincho"/>
                </w:rPr>
                <w:t>–</w:t>
              </w:r>
            </w:ins>
            <w:del w:id="3066" w:author="Lucy Cowie" w:date="2021-07-27T19:36:00Z">
              <w:r w:rsidRPr="00CD55AD" w:rsidDel="005F6532">
                <w:rPr>
                  <w:rFonts w:eastAsia="MS Mincho"/>
                </w:rPr>
                <w:delText>-</w:delText>
              </w:r>
            </w:del>
            <w:r w:rsidRPr="00CD55AD">
              <w:rPr>
                <w:rFonts w:eastAsia="MS Mincho"/>
              </w:rPr>
              <w:t>2005</w:t>
            </w:r>
          </w:p>
          <w:p w14:paraId="440E0A5F" w14:textId="102BFC5E" w:rsidR="00AF2E59" w:rsidRPr="001043D6" w:rsidRDefault="00AF2E59" w:rsidP="00D5630D">
            <w:pPr>
              <w:pStyle w:val="AR6BodyText"/>
              <w:rPr>
                <w:rFonts w:eastAsia="MS Mincho"/>
              </w:rPr>
            </w:pPr>
            <w:r w:rsidRPr="00CD55AD">
              <w:rPr>
                <w:rFonts w:eastAsia="MS Mincho"/>
              </w:rPr>
              <w:t>1980</w:t>
            </w:r>
            <w:ins w:id="3067" w:author="Lucy Cowie" w:date="2021-07-27T19:36:00Z">
              <w:r w:rsidR="005F6532">
                <w:rPr>
                  <w:rFonts w:eastAsia="MS Mincho"/>
                </w:rPr>
                <w:t>–</w:t>
              </w:r>
            </w:ins>
            <w:del w:id="3068" w:author="Lucy Cowie" w:date="2021-07-27T19:36:00Z">
              <w:r w:rsidRPr="00CD55AD" w:rsidDel="005F6532">
                <w:rPr>
                  <w:rFonts w:eastAsia="MS Mincho"/>
                </w:rPr>
                <w:delText>-</w:delText>
              </w:r>
            </w:del>
            <w:r w:rsidRPr="00CD55AD">
              <w:rPr>
                <w:rFonts w:eastAsia="MS Mincho"/>
              </w:rPr>
              <w:t>2000</w:t>
            </w:r>
          </w:p>
        </w:tc>
        <w:tc>
          <w:tcPr>
            <w:tcW w:w="3780" w:type="dxa"/>
            <w:shd w:val="clear" w:color="auto" w:fill="FFF2CC" w:themeFill="accent4" w:themeFillTint="33"/>
            <w:hideMark/>
          </w:tcPr>
          <w:p w14:paraId="69B0A5EB" w14:textId="77777777" w:rsidR="00AF2E59" w:rsidRPr="001043D6" w:rsidRDefault="00AF2E59" w:rsidP="00D5630D">
            <w:pPr>
              <w:pStyle w:val="AR6BodyText"/>
              <w:rPr>
                <w:rFonts w:eastAsia="MS Mincho"/>
              </w:rPr>
            </w:pPr>
            <w:r w:rsidRPr="00CD55AD">
              <w:rPr>
                <w:rFonts w:eastAsia="MS Mincho"/>
              </w:rPr>
              <w:t>6% decrease</w:t>
            </w:r>
          </w:p>
          <w:p w14:paraId="38DA062F" w14:textId="573E5652" w:rsidR="00AF2E59" w:rsidRPr="001043D6" w:rsidRDefault="003D3254" w:rsidP="00D5630D">
            <w:pPr>
              <w:pStyle w:val="AR6BodyText"/>
              <w:rPr>
                <w:rFonts w:eastAsia="MS Mincho"/>
              </w:rPr>
            </w:pPr>
            <w:ins w:id="3069" w:author="Lucy Cowie" w:date="2021-07-27T19:39:00Z">
              <w:r>
                <w:rPr>
                  <w:rFonts w:eastAsia="MS Mincho"/>
                </w:rPr>
                <w:t xml:space="preserve">About </w:t>
              </w:r>
            </w:ins>
            <w:del w:id="3070" w:author="Lucy Cowie" w:date="2021-07-27T19:39:00Z">
              <w:r w:rsidR="00AF2E59" w:rsidRPr="00CD55AD" w:rsidDel="003D3254">
                <w:rPr>
                  <w:rFonts w:eastAsia="MS Mincho"/>
                </w:rPr>
                <w:delText>~</w:delText>
              </w:r>
            </w:del>
            <w:r w:rsidR="00AF2E59" w:rsidRPr="00CD55AD">
              <w:rPr>
                <w:rFonts w:eastAsia="MS Mincho"/>
              </w:rPr>
              <w:t>3% increase</w:t>
            </w:r>
          </w:p>
        </w:tc>
        <w:tc>
          <w:tcPr>
            <w:tcW w:w="1867" w:type="dxa"/>
            <w:shd w:val="clear" w:color="auto" w:fill="FFF2CC" w:themeFill="accent4" w:themeFillTint="33"/>
            <w:hideMark/>
          </w:tcPr>
          <w:p w14:paraId="1F2BFC70" w14:textId="77777777" w:rsidR="00AF2E59" w:rsidRPr="001043D6" w:rsidRDefault="00AF2E59" w:rsidP="00D5630D">
            <w:pPr>
              <w:pStyle w:val="AR6BodyText"/>
              <w:rPr>
                <w:rFonts w:eastAsia="MS Mincho"/>
              </w:rPr>
            </w:pPr>
            <w:r w:rsidRPr="00CD55AD">
              <w:rPr>
                <w:rFonts w:eastAsia="MS Mincho"/>
              </w:rPr>
              <w:t>CCM</w:t>
            </w:r>
          </w:p>
        </w:tc>
      </w:tr>
      <w:tr w:rsidR="00AF2E59" w:rsidRPr="00CD55AD" w14:paraId="190C22F7" w14:textId="77777777" w:rsidTr="00D5630D">
        <w:trPr>
          <w:trHeight w:val="258"/>
        </w:trPr>
        <w:tc>
          <w:tcPr>
            <w:tcW w:w="2335" w:type="dxa"/>
            <w:shd w:val="clear" w:color="auto" w:fill="auto"/>
            <w:hideMark/>
          </w:tcPr>
          <w:p w14:paraId="4D781167" w14:textId="3C00D2CC" w:rsidR="00AF2E59" w:rsidRPr="001043D6" w:rsidRDefault="00AF2E59" w:rsidP="00D5630D">
            <w:pPr>
              <w:pStyle w:val="AR6BodyText"/>
              <w:rPr>
                <w:rFonts w:eastAsia="MS Mincho"/>
              </w:rPr>
            </w:pPr>
            <w:r w:rsidRPr="001043D6">
              <w:rPr>
                <w:rFonts w:eastAsia="MS Mincho"/>
              </w:rPr>
              <w:fldChar w:fldCharType="begin" w:fldLock="1"/>
            </w:r>
            <w:r w:rsidR="00D871C2">
              <w:rPr>
                <w:rFonts w:eastAsia="MS Mincho"/>
              </w:rPr>
              <w:instrText>ADDIN CSL_CITATION { "citationItems" : [ { "id" : "ITEM-1", "itemData" : { "DOI" : "10.5194/acp-13-285-2013", "ISSN" : "16807316", "abstract" : "Accurate prediction of future methane abundances following a climate scenario requires understanding the lifetime changes driven by anthropogenic emissions, meteorological factors, and chemistry-climate feedbacks. Uncertainty in any of these influences or the underlying processes implies uncertainty in future abundance and radiative forcing. We simulate methane lifetime in three chemical transport models (CTMs)-UCI CTM, GEOS-Chem, and Oslo CTM3-over the period 1997-2009 and compare the models' year-to-year variability against constraints from global methyl chloroform observations. Using sensitivity tests, we find that temperature, water vapor, stratospheric ozone column, biomass burning and lightning NOx are the dominant sources of interannual changes in methane lifetime in all three models. We also evaluate each model's response to forcings that have impacts on decadal time scales, such as methane feedback, and anthropogenic emissions. In general, these different CTMs show similar sensitivities to the driving variables. We construct a parametric model that reproduces most of the interannual variability of each CTM and use it to predict methane lifetime from 1980 through 2100 following a specified emissions and climate scenario (RCP 8.5). The parametric model propagates uncertainties through all steps and provides a foundation for predicting methane abundances in any climate scenario. Our sensitivity tests also enable a new estimate of the methane global warming potential (GWP), accounting for stratospheric ozone effects, including those mediated by water vapor. We estimate the 100-yr GWP to be 32, which is 25% larger than past assessments. \u00a9 2013 Author(s).", "author" : [ { "dropping-particle" : "", "family" : "Holmes", "given" : "C. D.", "non-dropping-particle" : "", "parse-names" : false, "suffix" : "" }, { "dropping-particle" : "", "family" : "Prather", "given" : "M. J.", "non-dropping-particle" : "", "parse-names" : false, "suffix" : "" }, { "dropping-particle" : "", "family" : "S\u00f8vde", "given" : "O. A.", "non-dropping-particle" : "", "parse-names" : false, "suffix" : "" }, { "dropping-particle" : "", "family" : "Myhre", "given" : "G.", "non-dropping-particle" : "", "parse-names" : false, "suffix" : "" } ], "container-title" : "Atmospheric Chemistry and Physics", "id" : "ITEM-1", "issue" : "1", "issued" : { "date-parts" : [ [ "2013", "1" ] ] }, "page" : "285-302", "publisher" : "Copernicus Publications", "title" : "Future methane, hydroxyl, and their uncertainties: Key climate and emission parameters for future predictions", "translator" : [ { "dropping-particle" : "", "family" : "G4073", "given" : "", "non-dropping-particle" : "", "parse-names" : false, "suffix" : "" } ], "type" : "article-journal", "volume" : "13" }, "uris" : [ "http://www.mendeley.com/documents/?uuid=9720463c-466c-42e1-8da9-41f27ad2e264", "http://www.mendeley.com/documents/?uuid=638897af-1cd1-4791-980b-b4f48823da5d" ] } ], "mendeley" : { "formattedCitation" : "(Holmes et al., 2013)", "manualFormatting" : "Holmes et al. (2013)", "plainTextFormattedCitation" : "(Holmes et al., 2013)", "previouslyFormattedCitation" : "(Holmes et al., 2013)" }, "properties" : { "noteIndex" : 0 }, "schema" : "https://github.com/citation-style-language/schema/raw/master/csl-citation.json" }</w:instrText>
            </w:r>
            <w:r w:rsidRPr="001043D6">
              <w:rPr>
                <w:rFonts w:eastAsia="MS Mincho"/>
              </w:rPr>
              <w:fldChar w:fldCharType="separate"/>
            </w:r>
            <w:del w:id="3071" w:author="Robin Matthews" w:date="2021-07-08T16:39:00Z">
              <w:r w:rsidR="00CB33A1" w:rsidDel="008C6EC1">
                <w:rPr>
                  <w:rFonts w:eastAsia="MS Mincho"/>
                  <w:noProof/>
                </w:rPr>
                <w:delText>(</w:delText>
              </w:r>
            </w:del>
            <w:r w:rsidR="00CB33A1">
              <w:rPr>
                <w:rFonts w:eastAsia="MS Mincho"/>
                <w:noProof/>
              </w:rPr>
              <w:t xml:space="preserve">Holmes </w:t>
            </w:r>
            <w:del w:id="3072" w:author="Robin Matthews" w:date="2021-07-08T16:40:00Z">
              <w:r w:rsidR="00CB33A1" w:rsidDel="008C6EC1">
                <w:rPr>
                  <w:rFonts w:eastAsia="MS Mincho"/>
                  <w:noProof/>
                </w:rPr>
                <w:delText xml:space="preserve">et al., </w:delText>
              </w:r>
            </w:del>
            <w:ins w:id="3073" w:author="Robin Matthews" w:date="2021-07-08T16:40:00Z">
              <w:r w:rsidR="008C6EC1">
                <w:rPr>
                  <w:rFonts w:eastAsia="MS Mincho"/>
                  <w:noProof/>
                </w:rPr>
                <w:t>et al. (</w:t>
              </w:r>
            </w:ins>
            <w:r w:rsidR="00CB33A1">
              <w:rPr>
                <w:rFonts w:eastAsia="MS Mincho"/>
                <w:noProof/>
              </w:rPr>
              <w:t>2013)</w:t>
            </w:r>
            <w:r w:rsidRPr="001043D6">
              <w:rPr>
                <w:rFonts w:eastAsia="MS Mincho"/>
              </w:rPr>
              <w:fldChar w:fldCharType="end"/>
            </w:r>
          </w:p>
        </w:tc>
        <w:tc>
          <w:tcPr>
            <w:tcW w:w="1553" w:type="dxa"/>
            <w:shd w:val="clear" w:color="auto" w:fill="auto"/>
            <w:hideMark/>
          </w:tcPr>
          <w:p w14:paraId="12406D6B" w14:textId="18D4EC7E" w:rsidR="00AF2E59" w:rsidRPr="001043D6" w:rsidRDefault="00AF2E59" w:rsidP="00D5630D">
            <w:pPr>
              <w:pStyle w:val="AR6BodyText"/>
              <w:rPr>
                <w:rFonts w:eastAsia="MS Mincho"/>
              </w:rPr>
            </w:pPr>
            <w:r w:rsidRPr="00CD55AD">
              <w:rPr>
                <w:rFonts w:eastAsia="MS Mincho"/>
              </w:rPr>
              <w:t>1997</w:t>
            </w:r>
            <w:ins w:id="3074" w:author="Lucy Cowie" w:date="2021-07-27T19:36:00Z">
              <w:r w:rsidR="005F6532">
                <w:rPr>
                  <w:rFonts w:eastAsia="MS Mincho"/>
                </w:rPr>
                <w:t>–</w:t>
              </w:r>
            </w:ins>
            <w:del w:id="3075" w:author="Lucy Cowie" w:date="2021-07-27T19:36:00Z">
              <w:r w:rsidRPr="00CD55AD" w:rsidDel="005F6532">
                <w:rPr>
                  <w:rFonts w:eastAsia="MS Mincho"/>
                </w:rPr>
                <w:delText>-</w:delText>
              </w:r>
            </w:del>
            <w:r w:rsidRPr="00CD55AD">
              <w:rPr>
                <w:rFonts w:eastAsia="MS Mincho"/>
              </w:rPr>
              <w:t>2009</w:t>
            </w:r>
          </w:p>
        </w:tc>
        <w:tc>
          <w:tcPr>
            <w:tcW w:w="3780" w:type="dxa"/>
            <w:shd w:val="clear" w:color="auto" w:fill="auto"/>
            <w:noWrap/>
            <w:hideMark/>
          </w:tcPr>
          <w:p w14:paraId="4CB262E9" w14:textId="77777777" w:rsidR="00AF2E59" w:rsidRPr="001043D6" w:rsidRDefault="00AF2E59" w:rsidP="00D5630D">
            <w:pPr>
              <w:pStyle w:val="AR6BodyText"/>
              <w:rPr>
                <w:rFonts w:eastAsia="MS Mincho"/>
              </w:rPr>
            </w:pPr>
            <w:r w:rsidRPr="00CD55AD">
              <w:rPr>
                <w:rFonts w:eastAsia="MS Mincho"/>
              </w:rPr>
              <w:t>0.7–1.1% (IAV)</w:t>
            </w:r>
          </w:p>
        </w:tc>
        <w:tc>
          <w:tcPr>
            <w:tcW w:w="1867" w:type="dxa"/>
            <w:shd w:val="clear" w:color="auto" w:fill="auto"/>
            <w:hideMark/>
          </w:tcPr>
          <w:p w14:paraId="72895198" w14:textId="77777777" w:rsidR="00AF2E59" w:rsidRPr="001043D6" w:rsidRDefault="00AF2E59" w:rsidP="00D5630D">
            <w:pPr>
              <w:pStyle w:val="AR6BodyText"/>
              <w:rPr>
                <w:rFonts w:eastAsia="MS Mincho"/>
              </w:rPr>
            </w:pPr>
            <w:r w:rsidRPr="00CD55AD">
              <w:rPr>
                <w:rFonts w:eastAsia="MS Mincho"/>
              </w:rPr>
              <w:t>Multi-model CTMs</w:t>
            </w:r>
          </w:p>
        </w:tc>
      </w:tr>
      <w:tr w:rsidR="00AF2E59" w:rsidRPr="00CD55AD" w14:paraId="3B7662D1" w14:textId="77777777" w:rsidTr="00D5630D">
        <w:trPr>
          <w:trHeight w:val="258"/>
        </w:trPr>
        <w:tc>
          <w:tcPr>
            <w:tcW w:w="2335" w:type="dxa"/>
            <w:shd w:val="clear" w:color="auto" w:fill="FFF2CC" w:themeFill="accent4" w:themeFillTint="33"/>
          </w:tcPr>
          <w:p w14:paraId="01A62331" w14:textId="2B829B8E" w:rsidR="00AF2E59" w:rsidRPr="00A04BAE" w:rsidRDefault="00AF2E59" w:rsidP="00D5630D">
            <w:pPr>
              <w:pStyle w:val="AR6BodyText"/>
              <w:rPr>
                <w:rFonts w:eastAsia="MS Mincho"/>
              </w:rPr>
            </w:pPr>
            <w:r w:rsidRPr="001043D6">
              <w:rPr>
                <w:rFonts w:eastAsia="MS Mincho"/>
              </w:rPr>
              <w:fldChar w:fldCharType="begin" w:fldLock="1"/>
            </w:r>
            <w:r w:rsidR="00D871C2">
              <w:rPr>
                <w:rFonts w:eastAsia="MS Mincho"/>
              </w:rPr>
              <w:instrText>ADDIN CSL_CITATION { "citationItems" : [ { "id" : "ITEM-1", "itemData" : { "DOI" : "10.1017/CBO9781107415324.015", "ISBN" : "9781107415324", "ISSN" : "1098-6596", "PMID" : "25246403", "author" : [ { "dropping-particle" : "", "family" : "Ciais", "given" : "P", "non-dropping-particle" : "", "parse-names" : false, "suffix" : "" }, { "dropping-particle" : "", "family" : "Sabine", "given" : "C", "non-dropping-particle" : "", "parse-names" : false, "suffix" : "" }, { "dropping-particle" : "", "family" : "Bala", "given" : "G", "non-dropping-particle" : "", "parse-names" : false, "suffix" : "" }, { "dropping-particle" : "", "family" : "Bopp", "given" : "L", "non-dropping-particle" : "", "parse-names" : false, "suffix" : "" }, { "dropping-particle" : "", "family" : "Brovkin", "given" : "V", "non-dropping-particle" : "", "parse-names" : false, "suffix" : "" }, { "dropping-particle" : "", "family" : "Canadell", "given" : "J", "non-dropping-particle" : "", "parse-names" : false, "suffix" : "" }, { "dropping-particle" : "", "family" : "Chhabra", "given" : "A", "non-dropping-particle" : "", "parse-names" : false, "suffix" : "" }, { "dropping-particle" : "", "family" : "DeFries", "given" : "R", "non-dropping-particle" : "", "parse-names" : false, "suffix" : "" }, { "dropping-particle" : "", "family" : "Galloway", "given" : "J", "non-dropping-particle" : "", "parse-names" : false, "suffix" : "" }, { "dropping-particle" : "", "family" : "Heimann", "given" : "M", "non-dropping-particle" : "", "parse-names" : false, "suffix" : "" }, { "dropping-particle" : "", "family" : "Jones", "given" : "C", "non-dropping-particle" : "", "parse-names" : false, "suffix" : "" }, { "dropping-particle" : "", "family" : "Que\u0301re\u0301", "given" : "C", "non-dropping-particle" : "Le", "parse-names" : false, "suffix" : "" }, { "dropping-particle" : "", "family" : "Myneni", "given" : "R B", "non-dropping-particle" : "", "parse-names" : false, "suffix" : "" }, { "dropping-particle" : "", "family" : "Piao", "given" : "S", "non-dropping-particle" : "", "parse-names" : false, "suffix" : "" }, { "dropping-particle" : "", "family" : "Thornton", "given" : "P", "non-dropping-particle" : "", "parse-names" : false, "suffix" : "" } ], "chapter-number" : "6",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"465-570", "publisher" : "Cambridge University Press", "publisher-place" : "Cambridge, United Kingdom and New York, NY, USA", "title" : "Carbon and other biogeochemical cycles", "translator" : [ { "dropping-particle" : "", "family" : "G2780", "given" : "", "non-dropping-particle" : "", "parse-names" : false, "suffix" : "" } ], "type" : "chapter", "volume" : "9781107057" }, "uris" : [ "http://www.mendeley.com/documents/?uuid=d5e501aa-a2d5-44ea-87bc-a1b18f332d0a", "http://www.mendeley.com/documents/?uuid=39b996fb-d4b9-4af9-a2f2-e3288d4da5e4" ] } ], "mendeley" : { "formattedCitation" : "(Ciais et al., 2013)", "manualFormatting" : "Ciais et al. (2013)", "plainTextFormattedCitation" : "(Ciais et al., 2013)", "previouslyFormattedCitation" : "(Ciais et al., 2013)" }, "properties" : { "noteIndex" : 0 }, "schema" : "https://github.com/citation-style-language/schema/raw/master/csl-citation.json" }</w:instrText>
            </w:r>
            <w:r w:rsidRPr="001043D6">
              <w:rPr>
                <w:rFonts w:eastAsia="MS Mincho"/>
              </w:rPr>
              <w:fldChar w:fldCharType="separate"/>
            </w:r>
            <w:del w:id="3076" w:author="Robin Matthews" w:date="2021-07-08T16:39:00Z">
              <w:r w:rsidR="00CB33A1" w:rsidDel="008C6EC1">
                <w:rPr>
                  <w:rFonts w:eastAsia="MS Mincho"/>
                  <w:noProof/>
                </w:rPr>
                <w:delText>(</w:delText>
              </w:r>
            </w:del>
            <w:r w:rsidR="00CB33A1">
              <w:rPr>
                <w:rFonts w:eastAsia="MS Mincho"/>
                <w:noProof/>
              </w:rPr>
              <w:t xml:space="preserve">Ciais </w:t>
            </w:r>
            <w:del w:id="3077" w:author="Robin Matthews" w:date="2021-07-08T16:40:00Z">
              <w:r w:rsidR="00CB33A1" w:rsidDel="008C6EC1">
                <w:rPr>
                  <w:rFonts w:eastAsia="MS Mincho"/>
                  <w:noProof/>
                </w:rPr>
                <w:delText xml:space="preserve">et al., </w:delText>
              </w:r>
            </w:del>
            <w:ins w:id="3078" w:author="Robin Matthews" w:date="2021-07-08T16:40:00Z">
              <w:r w:rsidR="008C6EC1">
                <w:rPr>
                  <w:rFonts w:eastAsia="MS Mincho"/>
                  <w:noProof/>
                </w:rPr>
                <w:t>et al. (</w:t>
              </w:r>
            </w:ins>
            <w:r w:rsidR="00CB33A1">
              <w:rPr>
                <w:rFonts w:eastAsia="MS Mincho"/>
                <w:noProof/>
              </w:rPr>
              <w:t>2013)</w:t>
            </w:r>
            <w:r w:rsidRPr="001043D6">
              <w:rPr>
                <w:rFonts w:eastAsia="MS Mincho"/>
              </w:rPr>
              <w:fldChar w:fldCharType="end"/>
            </w:r>
          </w:p>
        </w:tc>
        <w:tc>
          <w:tcPr>
            <w:tcW w:w="1553" w:type="dxa"/>
            <w:shd w:val="clear" w:color="auto" w:fill="FFF2CC" w:themeFill="accent4" w:themeFillTint="33"/>
          </w:tcPr>
          <w:p w14:paraId="5DA0D0E3" w14:textId="77777777" w:rsidR="00AF2E59" w:rsidRPr="00CD55AD" w:rsidRDefault="00AF2E59" w:rsidP="00D5630D">
            <w:pPr>
              <w:pStyle w:val="AR6BodyText"/>
              <w:rPr>
                <w:rFonts w:eastAsia="MS Mincho"/>
              </w:rPr>
            </w:pPr>
            <w:r w:rsidRPr="00CD55AD">
              <w:rPr>
                <w:rFonts w:eastAsia="MS Mincho"/>
              </w:rPr>
              <w:t>2000s</w:t>
            </w:r>
          </w:p>
        </w:tc>
        <w:tc>
          <w:tcPr>
            <w:tcW w:w="3780" w:type="dxa"/>
            <w:shd w:val="clear" w:color="auto" w:fill="FFF2CC" w:themeFill="accent4" w:themeFillTint="33"/>
            <w:noWrap/>
          </w:tcPr>
          <w:p w14:paraId="7D7A763E" w14:textId="77777777" w:rsidR="00AF2E59" w:rsidRPr="00CD55AD" w:rsidRDefault="00AF2E59" w:rsidP="00D5630D">
            <w:pPr>
              <w:pStyle w:val="AR6BodyText"/>
              <w:rPr>
                <w:rFonts w:eastAsia="MS Mincho"/>
              </w:rPr>
            </w:pPr>
            <w:r>
              <w:rPr>
                <w:rFonts w:eastAsia="MS Mincho"/>
              </w:rPr>
              <w:t>&lt;</w:t>
            </w:r>
            <w:r w:rsidRPr="00CD55AD">
              <w:rPr>
                <w:rFonts w:eastAsia="MS Mincho"/>
              </w:rPr>
              <w:t>±</w:t>
            </w:r>
            <w:r>
              <w:rPr>
                <w:rFonts w:eastAsia="MS Mincho"/>
              </w:rPr>
              <w:t>3</w:t>
            </w:r>
            <w:del w:id="3079" w:author="Lucy Cowie" w:date="2021-07-27T19:39:00Z">
              <w:r w:rsidRPr="00CD55AD" w:rsidDel="003D3254">
                <w:rPr>
                  <w:rFonts w:eastAsia="MS Mincho"/>
                </w:rPr>
                <w:delText xml:space="preserve"> </w:delText>
              </w:r>
            </w:del>
            <w:r w:rsidRPr="00CD55AD">
              <w:rPr>
                <w:rFonts w:eastAsia="MS Mincho"/>
              </w:rPr>
              <w:t>% (IAV)</w:t>
            </w:r>
          </w:p>
        </w:tc>
        <w:tc>
          <w:tcPr>
            <w:tcW w:w="1867" w:type="dxa"/>
            <w:shd w:val="clear" w:color="auto" w:fill="FFF2CC" w:themeFill="accent4" w:themeFillTint="33"/>
          </w:tcPr>
          <w:p w14:paraId="5E1735C3" w14:textId="77777777" w:rsidR="00AF2E59" w:rsidRPr="00CD55AD" w:rsidRDefault="00AF2E59" w:rsidP="00D5630D">
            <w:pPr>
              <w:pStyle w:val="AR6BodyText"/>
              <w:rPr>
                <w:rFonts w:eastAsia="MS Mincho"/>
              </w:rPr>
            </w:pPr>
            <w:r>
              <w:rPr>
                <w:rFonts w:eastAsia="MS Mincho"/>
              </w:rPr>
              <w:t>AR5 based on</w:t>
            </w:r>
            <w:r w:rsidRPr="00CD55AD">
              <w:rPr>
                <w:rFonts w:eastAsia="MS Mincho"/>
              </w:rPr>
              <w:t xml:space="preserve"> CCMs</w:t>
            </w:r>
          </w:p>
        </w:tc>
      </w:tr>
      <w:tr w:rsidR="00AF2E59" w:rsidRPr="00CD55AD" w14:paraId="7E500030" w14:textId="77777777" w:rsidTr="00D5630D">
        <w:trPr>
          <w:trHeight w:val="258"/>
        </w:trPr>
        <w:tc>
          <w:tcPr>
            <w:tcW w:w="2335" w:type="dxa"/>
            <w:shd w:val="clear" w:color="auto" w:fill="auto"/>
            <w:hideMark/>
          </w:tcPr>
          <w:p w14:paraId="47B9B1C2" w14:textId="189A68A7" w:rsidR="00AF2E59" w:rsidRPr="001043D6" w:rsidRDefault="00AF2E59" w:rsidP="00D5630D">
            <w:pPr>
              <w:pStyle w:val="AR6BodyText"/>
              <w:rPr>
                <w:rFonts w:eastAsia="MS Mincho"/>
              </w:rPr>
            </w:pPr>
            <w:r w:rsidRPr="001043D6">
              <w:rPr>
                <w:rFonts w:eastAsia="MS Mincho"/>
              </w:rPr>
              <w:fldChar w:fldCharType="begin" w:fldLock="1"/>
            </w:r>
            <w:r w:rsidR="00D871C2">
              <w:rPr>
                <w:rFonts w:eastAsia="MS Mincho"/>
              </w:rPr>
              <w:instrText>ADDIN CSL_CITATION { "citationItems" : [ { "id" : "ITEM-1", "itemData" : { "DOI" : "10.1002/jgrd.50857", "abstract" : "Nitrogen oxide radicals (NOx) produced by lightning are natural precursors for the production of the dominant tropospheric oxidants, OH and ozone. Observations of the interannual variability (IAV) of tropical ozone and of global mean OH (from the methyl chloroform proxy) offer a window for understanding the sensitivity of ozone and OH to environmental factors. We present the results of simulations for 1998\u20132006 using the GEOS-Chem chemical transport model (CTM) with IAV in tropical lightning constrained by satellite observations from the Lightning Imaging Sensor. We find that this imposed IAV in lightning NOx improves the ability of the model to reproduce observed IAV in tropical ozone and OH. Lightning is far more important than biomass burning in driving the IAV of tropical ozone, even though the IAV of NOx emissions from fires is greater than that from lightning. Our results indicate that the IAV in tropospheric OH is highly sensitive to lightning relative to other emissions and suggest that lightning contributes an important fraction of the observed IAV in OH inferred from the methyl chloroform proxy. Lightning affects OH through the HO2+ NO reaction, an effect compounded by positive feedback from the resulting increase in ozone production and in CO loss. We can account in the model for the observed increase in OH in 1998\u20132004 and for its IAV, but the model fails to explain the OH decrease in 2004\u20132006. We find that stratospheric ozone plays little role in driving IAV in OH during 1998\u20132006, in contrast to previous studies that examined earlier periods.", "author" : [ { "dropping-particle" : "", "family" : "Murray", "given" : "Lee T", "non-dropping-particle" : "", "parse-names" : false, "suffix" : "" }, { "dropping-particle" : "", "family" : "Logan", "given" : "Jennifer A", "non-dropping-particle" : "", "parse-names" : false, "suffix" : "" }, { "dropping-particle" : "", "family" : "Jacob", "given" : "Daniel J", "non-dropping-particle" : "", "parse-names" : false, "suffix" : "" } ], "container-title" : "Journal of Geophysical Research: Atmospheres", "id" : "ITEM-1", "issue" : "19", "issued" : { "date-parts" : [ [ "2013" ] ] }, "page" : "11,411-468,480", "title" : "Interannual variability in tropical tropospheric ozone and OH: The role of lightning", "translator" : [ { "dropping-particle" : "", "family" : "G3706", "given" : "", "non-dropping-particle" : "", "parse-names" : false, "suffix" : "" } ], "type" : "article-journal", "volume" : "118" }, "uris" : [ "http://www.mendeley.com/documents/?uuid=1f99f638-c2b5-4694-b844-1270ac8e59ef", "http://www.mendeley.com/documents/?uuid=301dcf14-734c-4bab-9d93-4054063a7ddf" ] } ], "mendeley" : { "formattedCitation" : "(Murray et al., 2013)", "manualFormatting" : "Murray et al. (2013)", "plainTextFormattedCitation" : "(Murray et al., 2013)", "previouslyFormattedCitation" : "(Murray et al., 2013)" }, "properties" : { "noteIndex" : 0 }, "schema" : "https://github.com/citation-style-language/schema/raw/master/csl-citation.json" }</w:instrText>
            </w:r>
            <w:r w:rsidRPr="001043D6">
              <w:rPr>
                <w:rFonts w:eastAsia="MS Mincho"/>
              </w:rPr>
              <w:fldChar w:fldCharType="separate"/>
            </w:r>
            <w:del w:id="3080" w:author="Robin Matthews" w:date="2021-07-08T16:39:00Z">
              <w:r w:rsidR="00CB33A1" w:rsidDel="008C6EC1">
                <w:rPr>
                  <w:rFonts w:eastAsia="MS Mincho"/>
                  <w:noProof/>
                </w:rPr>
                <w:delText>(</w:delText>
              </w:r>
            </w:del>
            <w:r w:rsidR="00CB33A1">
              <w:rPr>
                <w:rFonts w:eastAsia="MS Mincho"/>
                <w:noProof/>
              </w:rPr>
              <w:t xml:space="preserve">Murray </w:t>
            </w:r>
            <w:del w:id="3081" w:author="Robin Matthews" w:date="2021-07-08T16:40:00Z">
              <w:r w:rsidR="00CB33A1" w:rsidDel="008C6EC1">
                <w:rPr>
                  <w:rFonts w:eastAsia="MS Mincho"/>
                  <w:noProof/>
                </w:rPr>
                <w:delText xml:space="preserve">et al., </w:delText>
              </w:r>
            </w:del>
            <w:ins w:id="3082" w:author="Robin Matthews" w:date="2021-07-08T16:40:00Z">
              <w:r w:rsidR="008C6EC1">
                <w:rPr>
                  <w:rFonts w:eastAsia="MS Mincho"/>
                  <w:noProof/>
                </w:rPr>
                <w:t>et al. (</w:t>
              </w:r>
            </w:ins>
            <w:r w:rsidR="00CB33A1">
              <w:rPr>
                <w:rFonts w:eastAsia="MS Mincho"/>
                <w:noProof/>
              </w:rPr>
              <w:t>2013)</w:t>
            </w:r>
            <w:r w:rsidRPr="001043D6">
              <w:rPr>
                <w:rFonts w:eastAsia="MS Mincho"/>
              </w:rPr>
              <w:fldChar w:fldCharType="end"/>
            </w:r>
          </w:p>
        </w:tc>
        <w:tc>
          <w:tcPr>
            <w:tcW w:w="1553" w:type="dxa"/>
            <w:shd w:val="clear" w:color="auto" w:fill="auto"/>
            <w:hideMark/>
          </w:tcPr>
          <w:p w14:paraId="39E54468" w14:textId="77777777" w:rsidR="00AF2E59" w:rsidRPr="001043D6" w:rsidRDefault="00AF2E59" w:rsidP="00D5630D">
            <w:pPr>
              <w:pStyle w:val="AR6BodyText"/>
              <w:rPr>
                <w:rFonts w:eastAsia="MS Mincho"/>
              </w:rPr>
            </w:pPr>
            <w:r w:rsidRPr="00CD55AD">
              <w:rPr>
                <w:rFonts w:eastAsia="MS Mincho"/>
              </w:rPr>
              <w:t>1998–2006</w:t>
            </w:r>
          </w:p>
        </w:tc>
        <w:tc>
          <w:tcPr>
            <w:tcW w:w="3780" w:type="dxa"/>
            <w:shd w:val="clear" w:color="auto" w:fill="auto"/>
            <w:hideMark/>
          </w:tcPr>
          <w:p w14:paraId="2B7E16F5" w14:textId="77777777" w:rsidR="00AF2E59" w:rsidRPr="001043D6" w:rsidRDefault="00AF2E59" w:rsidP="00D5630D">
            <w:pPr>
              <w:pStyle w:val="AR6BodyText"/>
              <w:rPr>
                <w:rFonts w:eastAsia="MS Mincho"/>
              </w:rPr>
            </w:pPr>
            <w:r w:rsidRPr="00CD55AD">
              <w:rPr>
                <w:rFonts w:eastAsia="MS Mincho"/>
              </w:rPr>
              <w:t>increasing trend</w:t>
            </w:r>
          </w:p>
        </w:tc>
        <w:tc>
          <w:tcPr>
            <w:tcW w:w="1867" w:type="dxa"/>
            <w:shd w:val="clear" w:color="auto" w:fill="auto"/>
            <w:hideMark/>
          </w:tcPr>
          <w:p w14:paraId="1F43924B" w14:textId="77777777" w:rsidR="00AF2E59" w:rsidRPr="001043D6" w:rsidRDefault="00AF2E59" w:rsidP="00D5630D">
            <w:pPr>
              <w:pStyle w:val="AR6BodyText"/>
              <w:rPr>
                <w:rFonts w:eastAsia="MS Mincho"/>
              </w:rPr>
            </w:pPr>
            <w:r w:rsidRPr="00CD55AD">
              <w:rPr>
                <w:rFonts w:eastAsia="MS Mincho"/>
              </w:rPr>
              <w:t>3D CTM</w:t>
            </w:r>
          </w:p>
        </w:tc>
      </w:tr>
      <w:tr w:rsidR="00AF2E59" w:rsidRPr="00CD55AD" w14:paraId="123D67E1" w14:textId="77777777" w:rsidTr="00D5630D">
        <w:trPr>
          <w:trHeight w:val="258"/>
        </w:trPr>
        <w:tc>
          <w:tcPr>
            <w:tcW w:w="2335" w:type="dxa"/>
            <w:shd w:val="clear" w:color="auto" w:fill="FFF2CC" w:themeFill="accent4" w:themeFillTint="33"/>
          </w:tcPr>
          <w:p w14:paraId="5E243370" w14:textId="7EA8EEC5" w:rsidR="00AF2E59" w:rsidRPr="001043D6" w:rsidRDefault="00AF2E59" w:rsidP="00D5630D">
            <w:pPr>
              <w:pStyle w:val="AR6BodyText"/>
              <w:rPr>
                <w:rFonts w:eastAsia="MS Mincho"/>
              </w:rPr>
            </w:pPr>
            <w:r w:rsidRPr="001043D6">
              <w:rPr>
                <w:rFonts w:eastAsia="MS Mincho"/>
              </w:rPr>
              <w:fldChar w:fldCharType="begin" w:fldLock="1"/>
            </w:r>
            <w:r w:rsidR="00D871C2">
              <w:rPr>
                <w:rFonts w:eastAsia="MS Mincho"/>
              </w:rPr>
              <w:instrText>ADDIN CSL_CITATION { "citationItems" : [ { "id" : "ITEM-1", "itemData" : { "DOI" : "10.5194/acp-13-5277-2013", "ISBN" : "1680-7316", "ISSN" : "16807316", "abstract" : "We have analysed time-slice simulations from 17 global models, participating in the Atmospheric Chemistry and Climate Model Intercomparison Project (ACCMIP), to explore changes in present-day (2000) hydroxyl radical (OH) concentration and methane (CH4) lifetime relative to preindustrial times (1850) and to 1980. A comparison of modeled and observation-derived methane and methyl chloroform lifetimes suggests that the present-day global multi-model mean OH concentration is overestimated by 5 to 10% but is within the range of uncertainties. The models consistently simulate higher OH concentrations in the Northern Hemisphere (NH) compared with the Southern Hemisphere (SH) for the present-day (2000; inter-hemispheric ratios of 1.13 to 1.42), in contrast to observation-based approaches which generally indicate higher OH in the SH although uncertainties are large. Evaluation of simulated carbon monoxide (CO) concentrations, the primary sink for OH, against ground-based and satellite observations suggests low biases in the NH that may contribute to the high north-south OH asymmetry in the models. The models vary widely in their regional distribution of present-day OH concentrations (up to 34%). Despite large regional changes, the multi-model global mean (mass-weighted) OH concentration changes little over the past 150 yr, due to concurrent increases in factors that enhance OH (humidity, tropospheric ozone, nitrogen oxide (NOx) emissions, and UV radiation due to decreases in stratospheric ozone), compensated by increases in OH sinks (methane abundance, carbon monoxide and non-methane volatile organic carbon (NMVOC) emissions). The large inter-model diversity in the sign and magnitude of preindustrial to present-day OH changes (ranging from a decrease of 12.7% to an increase of 14.6%) indicate that uncertainty remains in our understanding of the long-term trends in OH and methane lifetime. We show that this diversity is largely explained by the different ratio of the change in global mean tropospheric CO and NOx burdens (\u0394CO/\u0394NOx, approximately represents changes in OH sinks versus changes in OH sources) in the models, pointing to a need for better constraints on natural precursor emissions and on the chemical mechanisms in the current generation of chemistry-climate models. For the 1980 to 2000 period, we find that climate warming and a slight increase in mean OH (3.5 \u00b1 2.2%) leads to a 4.3 \u00b1 1.9% decrease in the methane lifetime. Analysing sensitivity simulatio\u2026", "author" : [ { "dropping-particle" : "", "family" : "Naik", "given" : "V.", "non-dropping-particle" : "", "parse-names" : false, "suffix" : "" }, { "dropping-particle" : "", "family" : "Voulgarakis", "given" : "A.", "non-dropping-particle" : "", "parse-names" : false, "suffix" : "" }, { "dropping-particle" : "", "family" : "Fiore", "given" : "A. M.", "non-dropping-particle" : "", "parse-names" : false, "suffix" : "" }, { "dropping-particle" : "", "family" : "Horowitz", "given" : "L. W.", "non-dropping-particle" : "", "parse-names" : false, "suffix" : "" }, { "dropping-particle" : "", "family" : "Lamarque", "given" : "J. F.", "non-dropping-particle" : "", "parse-names" : false, "suffix" : "" }, { "dropping-particle" : "", "family" : "Lin", "given" : "M.", "non-dropping-particle" : "", "parse-names" : false, "suffix" : "" }, { "dropping-particle" : "", "family" : "Prather", "given" : "M. J.", "non-dropping-particle" : "", "parse-names" : false, "suffix" : "" }, { "dropping-particle" : "", "family" : "Young", "given" : "P. J.", "non-dropping-particle" : "", "parse-names" : false, "suffix" : "" }, { "dropping-particle" : "", "family" : "Bergmann", "given" : "D.", "non-dropping-particle" : "", "parse-names" : false, "suffix" : "" }, { "dropping-particle" : "", "family" : "Cameron-Smith", "given" : "P. J.", "non-dropping-particle" : "", "parse-names" : false, "suffix" : "" }, { "dropping-particle" : "", "family" : "Cionni", "given" : "I.", "non-dropping-particle" : "", "parse-names" : false, "suffix" : "" }, { "dropping-particle" : "", "family" : "Collins", "given" : "W. J.", "non-dropping-particle" : "", "parse-names" : false, "suffix" : "" }, { "dropping-particle" : "", "family" : "Dals\u00f8ren", "given" : "S. B.", "non-dropping-particle" : "", "parse-names" : false, "suffix" : "" }, { "dropping-particle" : "", "family" : "Doherty", "given" : "R.", "non-dropping-particle" : "", "parse-names" : false, "suffix" : "" }, { "dropping-particle" : "", "family" : "Eyring", "given" : "V.", "non-dropping-particle" : "", "parse-names" : false, "suffix" : "" }, { "dropping-particle" : "", "family" : "Faluvegi", "given" : "G.", "non-dropping-particle" : "", "parse-names" : false, "suffix" : "" }, { "dropping-particle" : "", "family" : "Folberth", "given" : "G. A.", "non-dropping-particle" : "", "parse-names" : false, "suffix" : "" }, { "dropping-particle" : "", "family" : "Josse", "given" : "B.", "non-dropping-particle" : "", "parse-names" : false, "suffix" : "" }, { "dropping-particle" : "", "family" : "Lee", "given" : "Y. H.", "non-dropping-particle" : "", "parse-names" : false, "suffix" : "" }, { "dropping-particle" : "", "family" : "MacKenzie", "given" : "I. A.", "non-dropping-particle" : "", "parse-names" : false, "suffix" : "" }, { "dropping-particle" : "", "family" : "Nagashima", "given" : "T.", "non-dropping-particle" : "", "parse-names" : false, "suffix" : "" }, { "dropping-particle" : "", "family" : "Noije", "given" : "T. P.C.", "non-dropping-particle" : "Van", "parse-names" : false, "suffix" : "" }, { "dropping-particle" : "", "family" : "Plummer", "given" : "D. A.", "non-dropping-particle" : "", "parse-names" : false, "suffix" : "" }, { "dropping-particle" : "", "family" : "Righi", "given" : "M.", "non-dropping-particle" : "", "parse-names" : false, "suffix" : "" }, { "dropping-particle" : "", "family" : "Rumbold", "given" : "S. T.", "non-dropping-particle" : "", "parse-names" : false, "suffix" : "" }, { "dropping-particle" : "", "family" : "Skeie", "given" : "R.", "non-dropping-particle" : "", "parse-names" : false, "suffix" : "" }, { "dropping-particle" : "", "family" : "Shindell", "given" : "D. T.", "non-dropping-particle" : "", "parse-names" : false, "suffix" : "" }, { "dropping-particle" : "", "family" : "Stevenson", "given" : "D. S.", "non-dropping-particle" : "", "parse-names" : false, "suffix" : "" }, { "dropping-particle" : "", "family" : "Strode", "given" : "S.", "non-dropping-particle" : "", "parse-names" : false, "suffix" : "" }, { "dropping-particle" : "", "family" : "Sudo", "given" : "K.", "non-dropping-particle" : "", "parse-names" : false, "suffix" : "" }, { "dropping-particle" : "", "family" : "Szopa", "given" : "S.", "non-dropping-particle" : "", "parse-names" : false, "suffix" : "" }, { "dropping-particle" : "", "family" : "Zeng", "given" : "G.", "non-dropping-particle" : "", "parse-names" : false, "suffix" : "" } ], "container-title" : "Atmospheric Chemistry and Physics", "id" : "ITEM-1", "issue" : "10", "issued" : { "date-parts" : [ [ "2013" ] ] }, "note" : "From Duplicate 1 (Preindustrial to present-day changes in tropospheric hydroxyl radical and methane lifetime from the Atmospheric Chemistry and Climate Model Intercomparison Project (ACCMIP) - Naik, V.; Voulgarakis, A.; Fiore, A. M.; Horowitz, L. W.; Lamarque, J. F.; Lin, M.; Prather, M. J.; Young, P. J.; Bergmann, D.; Cameron-Smith, P. J.; Cionni, I.; Collins, W. J.; Dals\u00f8ren, S. B.; Doherty, R.; Eyring, V.; Faluvegi, G.; Folberth, G. A.; Josse, B.; Lee, Y. H.; MacKenzie, I. A.; Nagashima, T.; Van Noije, T. P.C.; Plummer, D. A.; Righi, M.; Rumbold, S. T.; Skeie, R.; Shindell, D. T.; Stevenson, D. S.; Strode, S.; Sudo, K.; Szopa, S.; Zeng, G.)\n\nACP\n\nFrom Duplicate 4 (Preindustrial to present-day changes in tropospheric hydroxyl radical and methane lifetime from the Atmospheric Chemistry and Climate Model Intercomparison Project (ACCMIP) - DuplicateNaik2013, NoCite; Naik, V; Voulgarakis, A; Fiore, A M; Horowitz, L W; Lamarque, J F; Lin, M; Prather, M J; Young, P J; Bergmann, D; Cameron-Smith, P J; Cionni, I; Collins, W J; Dalsoren, S B; Doherty, R; Eyring, V; Faluvegi, G; Folberth, G A; Josse, B; Lee, Y H; MacKenzie, I A; Nagashima, T; van Noije, T P C; Plummer, D A; Righi, M; Rumbold, S T; Skeie, R; Shindell, D T; Stevenson, D S; Strode, S; Sudo, K; Szopa, S; Zeng, G)\n\nTimes Cited: 112\nBergmann, Daniel/F-9801-2011; Lee, Yunha/Q-7222-2016; Eyring, Veronika/O-9999-2016; Cameron-Smith, Philip/E-2468-2011; Lamarque, Jean-Francois/L-2313-2014; CIONNI, Irene/E-8204-2017; Szopa, Sophie/F-8984-2010; Horowitz, Larry/D-8048-2014; Righi, Mattia/I-5120-2013; Stevenson, David/C-8089-2012; Manager, CSD Publications/B-2789-2015; Collins, William/A-5895-2010; Shindell, Drew/D-4636-2012; Skeie, Ragnhild/K-1173-2015; Naik, Vaishali/A-4938-2013; Young, Paul/E-8739-2010; Strode, Sarah/H-2248-2012; Lin, Meiyun/D-6107-2013; Faluvegi, Gregory/; Righi, Mattia/; Folberth, Gerd/; Zeng, Guang/; Dalsoren, Stig/\nBergmann, Daniel/0000-0003-4357-6301; Lee, Yunha/0000-0001-7478-2672; Eyring, Veronika/0000-0002-6887-4885; Cameron-Smith, Philip/0000-0002-8802-8627; Lamarque, Jean-Francois/0000-0002-4225-5074; CIONNI, Irene/0000-0002-0591-9193; Szopa, Sophie/0000-0002-8641-1737; Horowitz, Larry/0000-0002-5886-3314; Stevenson, David/0000-0002-4745-5673; Collins, William/0000-0002-7419-0850; Skeie, Ragnhild/0000-0003-1246-4446; Naik, Vaishali/0000-0002-2254-1700; Young, Paul/0000-0002-5608-8887; Strode, Sarah/0000-0002-8103-1663; Lin, Meiyun/0000-0003-3852-3491; Faluvegi, Gregory/0000-0001-9011-3663; Righi, Mattia/0000-0003-3827-5950; Folberth, Gerd/0000-0002-1075-440X; Zeng, Guang/0000-0002-9356-5021; Dalsoren, Stig/0000-0002-6752-4728\n0\n113\n1680-7324", "page" : "5277-5298", "publisher" : "Copernicus Publications", "title" : "Preindustrial to present-day changes in tropospheric hydroxyl radical and methane lifetime from the Atmospheric Chemistry and Climate Model Intercomparison Project (ACCMIP)", "translator" : [ { "dropping-particle" : "", "family" : "G4158", "given" : "", "non-dropping-particle" : "", "parse-names" : false, "suffix" : "" } ], "type" : "article-journal", "volume" : "13" }, "uris" : [ "http://www.mendeley.com/documents/?uuid=239387e7-4c33-40e4-8193-d29f38ee819d", "http://www.mendeley.com/documents/?uuid=c1235b05-932f-4db5-b524-48811242407c" ] } ], "mendeley" : { "formattedCitation" : "(Naik et al., 2013)", "manualFormatting" : "Naik et al. (2013)", "plainTextFormattedCitation" : "(Naik et al., 2013)", "previouslyFormattedCitation" : "(Naik et al., 2013)" }, "properties" : { "noteIndex" : 0 }, "schema" : "https://github.com/citation-style-language/schema/raw/master/csl-citation.json" }</w:instrText>
            </w:r>
            <w:r w:rsidRPr="001043D6">
              <w:rPr>
                <w:rFonts w:eastAsia="MS Mincho"/>
              </w:rPr>
              <w:fldChar w:fldCharType="separate"/>
            </w:r>
            <w:del w:id="3083" w:author="Robin Matthews" w:date="2021-07-08T16:39:00Z">
              <w:r w:rsidR="00CB33A1" w:rsidDel="008C6EC1">
                <w:rPr>
                  <w:rFonts w:eastAsia="MS Mincho"/>
                  <w:noProof/>
                </w:rPr>
                <w:delText>(</w:delText>
              </w:r>
            </w:del>
            <w:r w:rsidR="00CB33A1">
              <w:rPr>
                <w:rFonts w:eastAsia="MS Mincho"/>
                <w:noProof/>
              </w:rPr>
              <w:t xml:space="preserve">Naik </w:t>
            </w:r>
            <w:del w:id="3084" w:author="Robin Matthews" w:date="2021-07-08T16:40:00Z">
              <w:r w:rsidR="00CB33A1" w:rsidDel="008C6EC1">
                <w:rPr>
                  <w:rFonts w:eastAsia="MS Mincho"/>
                  <w:noProof/>
                </w:rPr>
                <w:delText xml:space="preserve">et al., </w:delText>
              </w:r>
            </w:del>
            <w:ins w:id="3085" w:author="Robin Matthews" w:date="2021-07-08T16:40:00Z">
              <w:r w:rsidR="008C6EC1">
                <w:rPr>
                  <w:rFonts w:eastAsia="MS Mincho"/>
                  <w:noProof/>
                </w:rPr>
                <w:t>et al. (</w:t>
              </w:r>
            </w:ins>
            <w:r w:rsidR="00CB33A1">
              <w:rPr>
                <w:rFonts w:eastAsia="MS Mincho"/>
                <w:noProof/>
              </w:rPr>
              <w:t>2013)</w:t>
            </w:r>
            <w:r w:rsidRPr="001043D6">
              <w:rPr>
                <w:rFonts w:eastAsia="MS Mincho"/>
              </w:rPr>
              <w:fldChar w:fldCharType="end"/>
            </w:r>
            <w:r w:rsidRPr="00CD55AD">
              <w:rPr>
                <w:rFonts w:eastAsia="MS Mincho"/>
              </w:rPr>
              <w:t xml:space="preserve"> </w:t>
            </w:r>
          </w:p>
        </w:tc>
        <w:tc>
          <w:tcPr>
            <w:tcW w:w="1553" w:type="dxa"/>
            <w:shd w:val="clear" w:color="auto" w:fill="FFF2CC" w:themeFill="accent4" w:themeFillTint="33"/>
          </w:tcPr>
          <w:p w14:paraId="2DD62F39" w14:textId="38495269" w:rsidR="00AF2E59" w:rsidRPr="001043D6" w:rsidRDefault="00AF2E59" w:rsidP="00D5630D">
            <w:pPr>
              <w:pStyle w:val="AR6BodyText"/>
              <w:rPr>
                <w:rFonts w:eastAsia="MS Mincho"/>
              </w:rPr>
            </w:pPr>
            <w:r w:rsidRPr="00CD55AD">
              <w:rPr>
                <w:rFonts w:eastAsia="MS Mincho"/>
              </w:rPr>
              <w:t>1980</w:t>
            </w:r>
            <w:ins w:id="3086" w:author="Lucy Cowie" w:date="2021-07-27T19:36:00Z">
              <w:r w:rsidR="005F6532">
                <w:rPr>
                  <w:rFonts w:eastAsia="MS Mincho"/>
                </w:rPr>
                <w:t>–</w:t>
              </w:r>
            </w:ins>
            <w:del w:id="3087" w:author="Lucy Cowie" w:date="2021-07-27T19:36:00Z">
              <w:r w:rsidRPr="00CD55AD" w:rsidDel="005F6532">
                <w:rPr>
                  <w:rFonts w:eastAsia="MS Mincho"/>
                </w:rPr>
                <w:delText>-</w:delText>
              </w:r>
            </w:del>
            <w:r w:rsidRPr="00CD55AD">
              <w:rPr>
                <w:rFonts w:eastAsia="MS Mincho"/>
              </w:rPr>
              <w:t>2000</w:t>
            </w:r>
          </w:p>
          <w:p w14:paraId="0CDE67E4" w14:textId="2766CF6F" w:rsidR="00AF2E59" w:rsidRPr="001043D6" w:rsidRDefault="00AF2E59" w:rsidP="00D5630D">
            <w:pPr>
              <w:pStyle w:val="AR6BodyText"/>
              <w:rPr>
                <w:rFonts w:eastAsia="MS Mincho"/>
              </w:rPr>
            </w:pPr>
            <w:r w:rsidRPr="00CD55AD">
              <w:rPr>
                <w:rFonts w:eastAsia="MS Mincho"/>
              </w:rPr>
              <w:t>1850</w:t>
            </w:r>
            <w:ins w:id="3088" w:author="Lucy Cowie" w:date="2021-07-27T19:36:00Z">
              <w:r w:rsidR="005F6532">
                <w:rPr>
                  <w:rFonts w:eastAsia="MS Mincho"/>
                </w:rPr>
                <w:t>–</w:t>
              </w:r>
            </w:ins>
            <w:del w:id="3089" w:author="Lucy Cowie" w:date="2021-07-27T19:36:00Z">
              <w:r w:rsidRPr="00CD55AD" w:rsidDel="005F6532">
                <w:rPr>
                  <w:rFonts w:eastAsia="MS Mincho"/>
                </w:rPr>
                <w:delText>-</w:delText>
              </w:r>
            </w:del>
            <w:r w:rsidRPr="00CD55AD">
              <w:rPr>
                <w:rFonts w:eastAsia="MS Mincho"/>
              </w:rPr>
              <w:t>2000</w:t>
            </w:r>
          </w:p>
        </w:tc>
        <w:tc>
          <w:tcPr>
            <w:tcW w:w="3780" w:type="dxa"/>
            <w:shd w:val="clear" w:color="auto" w:fill="FFF2CC" w:themeFill="accent4" w:themeFillTint="33"/>
          </w:tcPr>
          <w:p w14:paraId="4B44428F" w14:textId="73041EE6" w:rsidR="00AF2E59" w:rsidRPr="001043D6" w:rsidRDefault="00AF2E59" w:rsidP="00D5630D">
            <w:pPr>
              <w:pStyle w:val="AR6BodyText"/>
              <w:rPr>
                <w:rFonts w:eastAsia="MS Mincho"/>
              </w:rPr>
            </w:pPr>
            <w:r w:rsidRPr="00CD55AD">
              <w:rPr>
                <w:rFonts w:eastAsia="MS Mincho"/>
              </w:rPr>
              <w:t>3.5</w:t>
            </w:r>
            <w:ins w:id="3090" w:author="Lucy Cowie" w:date="2021-07-27T19:39:00Z">
              <w:r w:rsidR="0042003C">
                <w:rPr>
                  <w:rFonts w:eastAsia="MS Mincho"/>
                </w:rPr>
                <w:t xml:space="preserve"> </w:t>
              </w:r>
            </w:ins>
            <w:r w:rsidRPr="00CD55AD">
              <w:rPr>
                <w:rFonts w:eastAsia="MS Mincho"/>
              </w:rPr>
              <w:t>±</w:t>
            </w:r>
            <w:ins w:id="3091" w:author="Lucy Cowie" w:date="2021-07-27T19:39:00Z">
              <w:r w:rsidR="0042003C">
                <w:rPr>
                  <w:rFonts w:eastAsia="MS Mincho"/>
                </w:rPr>
                <w:t xml:space="preserve"> </w:t>
              </w:r>
            </w:ins>
            <w:r w:rsidRPr="00CD55AD">
              <w:rPr>
                <w:rFonts w:eastAsia="MS Mincho"/>
              </w:rPr>
              <w:t>2.2 % increase</w:t>
            </w:r>
          </w:p>
          <w:p w14:paraId="14BA52A6" w14:textId="77777777" w:rsidR="00AF2E59" w:rsidRPr="001043D6" w:rsidRDefault="00AF2E59" w:rsidP="00D5630D">
            <w:pPr>
              <w:pStyle w:val="AR6BodyText"/>
              <w:rPr>
                <w:rFonts w:eastAsia="MS Mincho"/>
              </w:rPr>
            </w:pPr>
            <w:r w:rsidRPr="00CD55AD">
              <w:rPr>
                <w:rFonts w:eastAsia="MS Mincho"/>
              </w:rPr>
              <w:t>−0.6 ± 8.8%</w:t>
            </w:r>
          </w:p>
        </w:tc>
        <w:tc>
          <w:tcPr>
            <w:tcW w:w="1867" w:type="dxa"/>
            <w:shd w:val="clear" w:color="auto" w:fill="FFF2CC" w:themeFill="accent4" w:themeFillTint="33"/>
          </w:tcPr>
          <w:p w14:paraId="4B0176F5" w14:textId="77777777" w:rsidR="00AF2E59" w:rsidRPr="001043D6" w:rsidRDefault="00AF2E59" w:rsidP="00D5630D">
            <w:pPr>
              <w:pStyle w:val="AR6BodyText"/>
              <w:rPr>
                <w:rFonts w:eastAsia="MS Mincho"/>
              </w:rPr>
            </w:pPr>
            <w:r w:rsidRPr="00CD55AD">
              <w:rPr>
                <w:rFonts w:eastAsia="MS Mincho"/>
              </w:rPr>
              <w:t>Multi-model CCMs/CTMs</w:t>
            </w:r>
          </w:p>
        </w:tc>
      </w:tr>
      <w:tr w:rsidR="00AF2E59" w:rsidRPr="00CD55AD" w14:paraId="3F4BE4D3" w14:textId="77777777" w:rsidTr="00D5630D">
        <w:trPr>
          <w:trHeight w:val="258"/>
        </w:trPr>
        <w:tc>
          <w:tcPr>
            <w:tcW w:w="2335" w:type="dxa"/>
            <w:shd w:val="clear" w:color="auto" w:fill="auto"/>
            <w:hideMark/>
          </w:tcPr>
          <w:p w14:paraId="58C6D22B" w14:textId="61A6A74A" w:rsidR="00AF2E59" w:rsidRPr="001043D6" w:rsidRDefault="00AF2E59" w:rsidP="00D5630D">
            <w:pPr>
              <w:pStyle w:val="AR6BodyText"/>
              <w:rPr>
                <w:rFonts w:eastAsia="MS Mincho"/>
              </w:rPr>
            </w:pPr>
            <w:r w:rsidRPr="001043D6">
              <w:rPr>
                <w:rFonts w:eastAsia="MS Mincho"/>
              </w:rPr>
              <w:fldChar w:fldCharType="begin" w:fldLock="1"/>
            </w:r>
            <w:r w:rsidR="00D871C2">
              <w:rPr>
                <w:rFonts w:eastAsia="MS Mincho"/>
              </w:rPr>
              <w:instrText>ADDIN CSL_CITATION { "citationItems" : [ { "id" : "ITEM-1", "itemData" : { "DOI" : "10.5194/acp-14-3589-2014", "ISBN" : "1680-7316", "ISSN" : "16807324", "abstract" : "The oxidative capacity of past atmospheres is highly uncertain. We present here a new climate-biosphere-chemistry modeling framework to determine oxidant levels in the present and past troposphere. We use the GEOS-Chem chemical transport model driven by meteorological fields from the NASA Goddard Institute of Space Studies (GISS) ModelE, with land cover and fire emissions from dynamic global vegetation models. We present time-slice simulations for the present day, late preindustrial era (AD 1770), and the Last Glacial Maximum (LGM, 19-23 ka), and we test the sensitivity of model results to uncertainty in lightning and fire emissions. We find that most preindustrial and paleo climate simulations yield reduced oxidant levels relative to the present day. Contrary to prior studies, tropospheric mean OH in our ensemble shows little change at the LGM relative to the preindustrial era (0.5 \u00b1 12 %), despite large reductions in methane concentrations. We find a simple linear relationship between tropospheric mean ozone photolysis rates, water vapor, and total emissions of NOx and reactive carbon that explains 72 % of the variability in global mean OH in 11 different simulations across the last glacial-interglacial time interval and the industrial era. Key parameters controlling the tropospheric oxidative capacity over glacial-interglacial periods include overhead stratospheric ozone, tropospheric water vapor, and lightning NOx emissions. Variability in global mean OH since the LGM is insensitive to fire emissions. Our simulations are broadly consistent with ice-core records of \"17O in sulfate and nitrate at the LGM, and CO, HCHO, and H2O2 in the preindustrial era. Our results imply that the glacial-interglacial changes in atmospheric methane observed in ice cores are predominantly driven by changes in its sources as opposed to its sink with OH. \u00a9Author(s) 2014. CC Attribution 3.0 License.", "author" : [ { "dropping-particle" : "", "family" : "Murray", "given" : "L. T.", "non-dropping-particle" : "", "parse-names" : false, "suffix" : "" }, { "dropping-particle" : "", "family" : "Mickley", "given" : "L. J.", "non-dropping-particle" : "", "parse-names" : false, "suffix" : "" }, { "dropping-particle" : "", "family" : "Kaplan", "given" : "J. O.", "non-dropping-particle" : "", "parse-names" : false, "suffix" : "" }, { "dropping-particle" : "", "family" : "Sofen", "given" : "E. D.", "non-dropping-particle" : "", "parse-names" : false, "suffix" : "" }, { "dropping-particle" : "", "family" : "Pfeiffer", "given" : "M.", "non-dropping-particle" : "", "parse-names" : false, "suffix" : "" }, { "dropping-particle" : "", "family" : "Alexander", "given" : "B.", "non-dropping-particle" : "", "parse-names" : false, "suffix" : "" } ], "container-title" : "Atmospheric Chemistry and Physics", "id" : "ITEM-1", "issue" : "7", "issued" : { "date-parts" : [ [ "2014" ] ] }, "language" : "English", "note" : "From Duplicate 1 (Factors controlling variability in the oxidative capacity of the troposphere since the Last Glacial Maximum - Murray, L. T.; Mickley, L. J.; Kaplan, J. O.; Sofen, E. D.; Pfeiffer, M.; Alexander, B.)\n\nAf3jo Times Cited:1 Cited References Count:237", "page" : "3589-3622", "title" : "Factors controlling variability in the oxidative capacity of the troposphere since the Last Glacial Maximum", "title-short" : "Factors controlling variability in the oxidative c", "translator" : [ { "dropping-particle" : "", "family" : "G4314", "given" : "", "non-dropping-particle" : "", "parse-names" : false, "suffix" : "" } ], "type" : "article-journal", "volume" : "14" }, "uris" : [ "http://www.mendeley.com/documents/?uuid=4586994c-1c6f-4838-ad7d-30cfb5d2a52c", "http://www.mendeley.com/documents/?uuid=e7ac9dbe-0399-420d-8573-fe00a9b0bcca" ] } ], "mendeley" : { "formattedCitation" : "(Murray et al., 2014)", "manualFormatting" : "Murray et al. (2014)", "plainTextFormattedCitation" : "(Murray et al., 2014)", "previouslyFormattedCitation" : "(Murray et al., 2014)" }, "properties" : { "noteIndex" : 0 }, "schema" : "https://github.com/citation-style-language/schema/raw/master/csl-citation.json" }</w:instrText>
            </w:r>
            <w:r w:rsidRPr="001043D6">
              <w:rPr>
                <w:rFonts w:eastAsia="MS Mincho"/>
              </w:rPr>
              <w:fldChar w:fldCharType="separate"/>
            </w:r>
            <w:del w:id="3092" w:author="Robin Matthews" w:date="2021-07-08T16:39:00Z">
              <w:r w:rsidR="00CB33A1" w:rsidDel="008C6EC1">
                <w:rPr>
                  <w:rFonts w:eastAsia="MS Mincho"/>
                  <w:noProof/>
                </w:rPr>
                <w:delText>(</w:delText>
              </w:r>
            </w:del>
            <w:r w:rsidR="00CB33A1">
              <w:rPr>
                <w:rFonts w:eastAsia="MS Mincho"/>
                <w:noProof/>
              </w:rPr>
              <w:t xml:space="preserve">Murray </w:t>
            </w:r>
            <w:del w:id="3093" w:author="Robin Matthews" w:date="2021-07-08T16:40:00Z">
              <w:r w:rsidR="00CB33A1" w:rsidDel="008C6EC1">
                <w:rPr>
                  <w:rFonts w:eastAsia="MS Mincho"/>
                  <w:noProof/>
                </w:rPr>
                <w:delText xml:space="preserve">et al., </w:delText>
              </w:r>
            </w:del>
            <w:ins w:id="3094" w:author="Robin Matthews" w:date="2021-07-08T16:40:00Z">
              <w:r w:rsidR="008C6EC1">
                <w:rPr>
                  <w:rFonts w:eastAsia="MS Mincho"/>
                  <w:noProof/>
                </w:rPr>
                <w:t>et al. (</w:t>
              </w:r>
            </w:ins>
            <w:r w:rsidR="00CB33A1">
              <w:rPr>
                <w:rFonts w:eastAsia="MS Mincho"/>
                <w:noProof/>
              </w:rPr>
              <w:t>2014)</w:t>
            </w:r>
            <w:r w:rsidRPr="001043D6">
              <w:rPr>
                <w:rFonts w:eastAsia="MS Mincho"/>
              </w:rPr>
              <w:fldChar w:fldCharType="end"/>
            </w:r>
          </w:p>
        </w:tc>
        <w:tc>
          <w:tcPr>
            <w:tcW w:w="1553" w:type="dxa"/>
            <w:shd w:val="clear" w:color="auto" w:fill="auto"/>
            <w:hideMark/>
          </w:tcPr>
          <w:p w14:paraId="5E7994A2" w14:textId="767284CE" w:rsidR="00AF2E59" w:rsidRPr="001043D6" w:rsidRDefault="00AF2E59" w:rsidP="00D5630D">
            <w:pPr>
              <w:pStyle w:val="AR6BodyText"/>
              <w:rPr>
                <w:rFonts w:eastAsia="MS Mincho"/>
              </w:rPr>
            </w:pPr>
            <w:r w:rsidRPr="00CD55AD">
              <w:rPr>
                <w:rFonts w:eastAsia="MS Mincho"/>
              </w:rPr>
              <w:t>1770s</w:t>
            </w:r>
            <w:ins w:id="3095" w:author="Lucy Cowie" w:date="2021-07-27T19:36:00Z">
              <w:r w:rsidR="005F6532">
                <w:rPr>
                  <w:rFonts w:eastAsia="MS Mincho"/>
                </w:rPr>
                <w:t>–</w:t>
              </w:r>
            </w:ins>
            <w:del w:id="3096" w:author="Lucy Cowie" w:date="2021-07-27T19:36:00Z">
              <w:r w:rsidRPr="00CD55AD" w:rsidDel="005F6532">
                <w:rPr>
                  <w:rFonts w:eastAsia="MS Mincho"/>
                </w:rPr>
                <w:delText>-</w:delText>
              </w:r>
            </w:del>
            <w:r w:rsidRPr="00CD55AD">
              <w:rPr>
                <w:rFonts w:eastAsia="MS Mincho"/>
              </w:rPr>
              <w:t>1990s</w:t>
            </w:r>
          </w:p>
        </w:tc>
        <w:tc>
          <w:tcPr>
            <w:tcW w:w="3780" w:type="dxa"/>
            <w:shd w:val="clear" w:color="auto" w:fill="auto"/>
            <w:noWrap/>
            <w:hideMark/>
          </w:tcPr>
          <w:p w14:paraId="794802F5" w14:textId="77777777" w:rsidR="00AF2E59" w:rsidRPr="001043D6" w:rsidRDefault="00AF2E59" w:rsidP="00D5630D">
            <w:pPr>
              <w:pStyle w:val="AR6BodyText"/>
              <w:rPr>
                <w:rFonts w:eastAsia="MS Mincho"/>
              </w:rPr>
            </w:pPr>
            <w:r w:rsidRPr="00CD55AD">
              <w:rPr>
                <w:rFonts w:eastAsia="MS Mincho"/>
              </w:rPr>
              <w:t>5.3% increase</w:t>
            </w:r>
          </w:p>
        </w:tc>
        <w:tc>
          <w:tcPr>
            <w:tcW w:w="1867" w:type="dxa"/>
            <w:shd w:val="clear" w:color="auto" w:fill="auto"/>
            <w:hideMark/>
          </w:tcPr>
          <w:p w14:paraId="5AA677B9" w14:textId="77777777" w:rsidR="00AF2E59" w:rsidRPr="001043D6" w:rsidRDefault="00AF2E59" w:rsidP="00D5630D">
            <w:pPr>
              <w:pStyle w:val="AR6BodyText"/>
              <w:rPr>
                <w:rFonts w:eastAsia="MS Mincho"/>
              </w:rPr>
            </w:pPr>
            <w:r w:rsidRPr="00CD55AD">
              <w:rPr>
                <w:rFonts w:eastAsia="MS Mincho"/>
              </w:rPr>
              <w:t>CCM</w:t>
            </w:r>
          </w:p>
        </w:tc>
      </w:tr>
      <w:tr w:rsidR="00AF2E59" w:rsidRPr="00CD55AD" w14:paraId="3371F9AC" w14:textId="77777777" w:rsidTr="00D5630D">
        <w:trPr>
          <w:trHeight w:val="258"/>
        </w:trPr>
        <w:tc>
          <w:tcPr>
            <w:tcW w:w="2335" w:type="dxa"/>
            <w:shd w:val="clear" w:color="auto" w:fill="FFF2CC" w:themeFill="accent4" w:themeFillTint="33"/>
            <w:hideMark/>
          </w:tcPr>
          <w:p w14:paraId="5D964CB7" w14:textId="427E1BBC" w:rsidR="00AF2E59" w:rsidRPr="001043D6" w:rsidRDefault="00AF2E59" w:rsidP="00D5630D">
            <w:pPr>
              <w:pStyle w:val="AR6BodyText"/>
              <w:rPr>
                <w:rFonts w:eastAsia="MS Mincho"/>
              </w:rPr>
            </w:pPr>
            <w:r w:rsidRPr="001043D6">
              <w:rPr>
                <w:rFonts w:eastAsia="MS Mincho"/>
              </w:rPr>
              <w:fldChar w:fldCharType="begin" w:fldLock="1"/>
            </w:r>
            <w:r w:rsidR="00D871C2">
              <w:rPr>
                <w:rFonts w:eastAsia="MS Mincho"/>
              </w:rPr>
              <w:instrText>ADDIN CSL_CITATION { "citationItems" : [ { "id" : "ITEM-1", "itemData" : { "DOI" : "10.5194/acp-16-3099-2016", "ISBN" : "1680-7316", "ISSN" : "16807324", "abstract" : "Observations at surface sites show an increase in global mean surface methane (CH4) of about 180 parts per billion (ppb) (above 10 %) over the period 1984-2012. Over this period there are large fluctuations in the annual growth rate. In this work, we investigate the atmospheric CH4 evolution over the period 1970-2012 with the Oslo CTM3 global chemical transport model (CTM) in a bottom-up approach. We thoroughly assess data from surface measurement sites in international networks and select a subset suited for comparisons with the output from the CTM. We compare model results and observations to understand causes for both long-term trends and short-term variations. Employing Oslo CTM3 we are able to reproduce the seasonal and year-to-year variations and shifts between years with consecutive growth and stagnation, both at global and regional scales. The overall CH4 trend over the period is reproduced, but for some periods the model fails to reproduce the strength of the growth. The model overestimates the observed growth after 2006 in all regions. This seems to be explained by an overly strong increase in anthropogenic emissions in Asia, having global impact. Our findings confirm other studies questioning the timing or strength of the emission changes in Asia in the EDGAR v4.2 emission inventory over recent decades. The evolution of CH4 is not only controlled by changes in sources, but also by changes in the chemical loss in the atmosphere and soil uptake. The atmospheric CH4 lifetime is an indicator of the CH4 loss. In our simulations, the atmospheric CH4 lifetime decreases by more than 8 % from 1970 to 2012, a significant reduction of the residence time of this important greenhouse gas. Changes in CO and NOx emissions, specific humidity, and ozone column drive most of this, and we provide simple prognostic equations for the relations between those and the CH4 lifetime. The reduced lifetime results in substantial growth in the chemical CH4 loss (relative to its burden) and dampens the CH4 growth.", "author" : [ { "dropping-particle" : "", "family" : "Dals\u00f8ren", "given" : "Stig B.", "non-dropping-particle" : "", "parse-names" : false, "suffix" : "" }, { "dropping-particle" : "", "family" : "Myhre", "given" : "Cathrine L.", "non-dropping-particle" : "", "parse-names" : false, "suffix" : "" }, { "dropping-particle" : "", "family" : "Myhre", "given" : "Gunnar", "non-dropping-particle" : "", "parse-names" : false, "suffix" : "" }, { "dropping-particle" : "", "family" : "Gomez-Pelaez", "given" : "Angel J.", "non-dropping-particle" : "", "parse-names" : false, "suffix" : "" }, { "dropping-particle" : "", "family" : "S\u00f8vde", "given" : "Ole A.", "non-dropping-particle" : "", "parse-names" : false, "suffix" : "" }, { "dropping-particle" : "", "family" : "Isaksen", "given" : "Ivar S.A.", "non-dropping-particle" : "", "parse-names" : false, "suffix" : "" }, { "dropping-particle" : "", "family" : "Weiss", "given" : "Ray F.", "non-dropping-particle" : "", "parse-names" : false, "suffix" : "" }, { "dropping-particle" : "", "family" : "Harth", "given" : "Christina M.", "non-dropping-particle" : "", "parse-names" : false, "suffix" : "" } ], "container-title" : "Atmospheric Chemistry and Physics", "id" : "ITEM-1", "issue" : "5", "issued" : { "date-parts" : [ [ "2016", "3", "9" ] ] }, "note" : "From Duplicate 1 (Atmospheric methane evolution the last 40 years - DuplicateDalsoren, NoCite; Dalsoren, Stig B; Myhre, Cathrine L; Myhre, Gunnar; Gomez-Pelaez, Angel J; Sovde, Ole A; Isaksen, Ivar S A; Weiss, Ray F; Harth, Christina M)\n\nTimes Cited: 19\nMyhre, Gunnar/A-3598-2008; Lund Myhre, Cathrine/M-4508-2014; Gomez-Pelaez, Angel/L-9268-2015; Jain, Atul/D-2851-2016; Sovde Haslerud, Amund/; Dalsoren, Stig/\nMyhre, Gunnar/0000-0002-4309-476X; Lund Myhre, Cathrine/0000-0003-3587-5926; Gomez-Pelaez, Angel/0000-0003-4881-2975; Jain, Atul/0000-0002-4051-3228; Sovde Haslerud, Amund/0000-0002-3812-3837; Dalsoren, Stig/0000-0002-6752-4728\n0\n19\n1680-7324", "page" : "3099-3126", "title" : "Atmospheric methane evolution the last 40 years", "translator" : [ { "dropping-particle" : "", "family" : "G4160", "given" : "", "non-dropping-particle" : "", "parse-names" : false, "suffix" : "" } ], "type" : "article-journal", "volume" : "16" }, "uris" : [ "http://www.mendeley.com/documents/?uuid=44f6f5e4-7a01-4edc-9141-59aa0af05c3d", "http://www.mendeley.com/documents/?uuid=320b96e0-a299-4ec2-9b4d-a9ee51392bef" ] } ], "mendeley" : { "formattedCitation" : "(Dals\u00f8ren et al., 2016)", "manualFormatting" : "Dals\u00f8ren et al. (2016)", "plainTextFormattedCitation" : "(Dals\u00f8ren et al., 2016)", "previouslyFormattedCitation" : "(Dals\u00f8ren et al., 2016)" }, "properties" : { "noteIndex" : 0 }, "schema" : "https://github.com/citation-style-language/schema/raw/master/csl-citation.json" }</w:instrText>
            </w:r>
            <w:r w:rsidRPr="001043D6">
              <w:rPr>
                <w:rFonts w:eastAsia="MS Mincho"/>
              </w:rPr>
              <w:fldChar w:fldCharType="separate"/>
            </w:r>
            <w:del w:id="3097" w:author="Robin Matthews" w:date="2021-07-08T16:39:00Z">
              <w:r w:rsidR="00CB33A1" w:rsidDel="008C6EC1">
                <w:rPr>
                  <w:rFonts w:eastAsia="MS Mincho"/>
                  <w:noProof/>
                </w:rPr>
                <w:delText>(</w:delText>
              </w:r>
            </w:del>
            <w:r w:rsidR="00CB33A1">
              <w:rPr>
                <w:rFonts w:eastAsia="MS Mincho"/>
                <w:noProof/>
              </w:rPr>
              <w:t xml:space="preserve">Dalsøren </w:t>
            </w:r>
            <w:del w:id="3098" w:author="Robin Matthews" w:date="2021-07-08T16:40:00Z">
              <w:r w:rsidR="00CB33A1" w:rsidDel="008C6EC1">
                <w:rPr>
                  <w:rFonts w:eastAsia="MS Mincho"/>
                  <w:noProof/>
                </w:rPr>
                <w:delText xml:space="preserve">et al., </w:delText>
              </w:r>
            </w:del>
            <w:ins w:id="3099" w:author="Robin Matthews" w:date="2021-07-08T16:40:00Z">
              <w:r w:rsidR="008C6EC1">
                <w:rPr>
                  <w:rFonts w:eastAsia="MS Mincho"/>
                  <w:noProof/>
                </w:rPr>
                <w:t>et al. (</w:t>
              </w:r>
            </w:ins>
            <w:r w:rsidR="00CB33A1">
              <w:rPr>
                <w:rFonts w:eastAsia="MS Mincho"/>
                <w:noProof/>
              </w:rPr>
              <w:t>2016)</w:t>
            </w:r>
            <w:r w:rsidRPr="001043D6">
              <w:rPr>
                <w:rFonts w:eastAsia="MS Mincho"/>
              </w:rPr>
              <w:fldChar w:fldCharType="end"/>
            </w:r>
          </w:p>
        </w:tc>
        <w:tc>
          <w:tcPr>
            <w:tcW w:w="1553" w:type="dxa"/>
            <w:shd w:val="clear" w:color="auto" w:fill="FFF2CC" w:themeFill="accent4" w:themeFillTint="33"/>
            <w:hideMark/>
          </w:tcPr>
          <w:p w14:paraId="6A09EF0E" w14:textId="4DBD0150" w:rsidR="00AF2E59" w:rsidRPr="001043D6" w:rsidRDefault="00AF2E59" w:rsidP="00D5630D">
            <w:pPr>
              <w:pStyle w:val="AR6BodyText"/>
              <w:rPr>
                <w:rFonts w:eastAsia="MS Mincho"/>
              </w:rPr>
            </w:pPr>
            <w:r w:rsidRPr="00CD55AD">
              <w:rPr>
                <w:rFonts w:eastAsia="MS Mincho"/>
              </w:rPr>
              <w:t>1970</w:t>
            </w:r>
            <w:ins w:id="3100" w:author="Lucy Cowie" w:date="2021-07-27T19:37:00Z">
              <w:r w:rsidR="005F6532">
                <w:rPr>
                  <w:rFonts w:eastAsia="MS Mincho"/>
                </w:rPr>
                <w:t>–</w:t>
              </w:r>
            </w:ins>
            <w:del w:id="3101" w:author="Lucy Cowie" w:date="2021-07-27T19:37:00Z">
              <w:r w:rsidRPr="00CD55AD" w:rsidDel="005F6532">
                <w:rPr>
                  <w:rFonts w:eastAsia="MS Mincho"/>
                </w:rPr>
                <w:delText>-</w:delText>
              </w:r>
            </w:del>
            <w:r w:rsidRPr="00CD55AD">
              <w:rPr>
                <w:rFonts w:eastAsia="MS Mincho"/>
              </w:rPr>
              <w:t>2012</w:t>
            </w:r>
          </w:p>
        </w:tc>
        <w:tc>
          <w:tcPr>
            <w:tcW w:w="3780" w:type="dxa"/>
            <w:shd w:val="clear" w:color="auto" w:fill="FFF2CC" w:themeFill="accent4" w:themeFillTint="33"/>
            <w:noWrap/>
            <w:hideMark/>
          </w:tcPr>
          <w:p w14:paraId="1A24DF7A" w14:textId="77777777" w:rsidR="00AF2E59" w:rsidRPr="001043D6" w:rsidRDefault="00AF2E59" w:rsidP="00D5630D">
            <w:pPr>
              <w:pStyle w:val="AR6BodyText"/>
              <w:rPr>
                <w:rFonts w:eastAsia="MS Mincho"/>
              </w:rPr>
            </w:pPr>
            <w:r w:rsidRPr="00CD55AD">
              <w:rPr>
                <w:rFonts w:eastAsia="MS Mincho"/>
              </w:rPr>
              <w:t>8% increase</w:t>
            </w:r>
          </w:p>
        </w:tc>
        <w:tc>
          <w:tcPr>
            <w:tcW w:w="1867" w:type="dxa"/>
            <w:shd w:val="clear" w:color="auto" w:fill="FFF2CC" w:themeFill="accent4" w:themeFillTint="33"/>
            <w:hideMark/>
          </w:tcPr>
          <w:p w14:paraId="139E1AAC" w14:textId="77777777" w:rsidR="00AF2E59" w:rsidRPr="001043D6" w:rsidRDefault="00AF2E59" w:rsidP="00D5630D">
            <w:pPr>
              <w:pStyle w:val="AR6BodyText"/>
              <w:rPr>
                <w:rFonts w:eastAsia="MS Mincho"/>
              </w:rPr>
            </w:pPr>
            <w:r w:rsidRPr="00CD55AD">
              <w:rPr>
                <w:rFonts w:eastAsia="MS Mincho"/>
              </w:rPr>
              <w:t>3D CTM</w:t>
            </w:r>
          </w:p>
        </w:tc>
      </w:tr>
      <w:tr w:rsidR="00AF2E59" w:rsidRPr="00DA7F98" w14:paraId="3F69E3A0" w14:textId="77777777" w:rsidTr="00D5630D">
        <w:trPr>
          <w:trHeight w:val="772"/>
        </w:trPr>
        <w:tc>
          <w:tcPr>
            <w:tcW w:w="2335" w:type="dxa"/>
            <w:shd w:val="clear" w:color="auto" w:fill="auto"/>
            <w:hideMark/>
          </w:tcPr>
          <w:p w14:paraId="36841660" w14:textId="4BC169AE" w:rsidR="00AF2E59" w:rsidRPr="00F177CC" w:rsidRDefault="00AF2E59" w:rsidP="00D5630D">
            <w:pPr>
              <w:pStyle w:val="AR6BodyText"/>
              <w:widowControl/>
              <w:rPr>
                <w:rFonts w:eastAsia="MS Mincho"/>
                <w:lang w:val="en-GB"/>
              </w:rPr>
            </w:pPr>
            <w:r w:rsidRPr="001043D6">
              <w:rPr>
                <w:rFonts w:eastAsia="MS Mincho"/>
              </w:rPr>
              <w:fldChar w:fldCharType="begin" w:fldLock="1"/>
            </w:r>
            <w:r w:rsidR="00D871C2">
              <w:rPr>
                <w:rFonts w:eastAsia="MS Mincho"/>
              </w:rPr>
              <w:instrText>ADDIN CSL_CITATION { "citationItems" : [ { "id" : "ITEM-1", "itemData" : { "DOI" : "10.1002/2017GL074987", "ISBN" : "0094-8276", "ISSN" : "19448007", "abstract" : "Abstract Understanding changes in the burden and growth rate of atmospheric methane (CH4) has been the focus of several recent studies but still lacks scientific consensus. Here we investigate the role of decreasing anthropogenic carbon monoxide (CO) emissions since 2002 on hydroxyl radical (OH) sinks and tropospheric CH4 loss. We quantify this impact by contrasting two model simulations for 2002?2013: (1) a Measurement of the Pollution in the Troposphere (MOPITT) CO reanalysis and (2) a Control-Run without CO assimilation. These simulations are performed with the Community Atmosphere Model with Chemistry of the Community Earth System Model fully coupled chemistry climate model with prescribed CH4 surface concentrations. The assimilation of MOPITT observations constrains the global CO burden, which significantly decreased over this period by ~20%. We find that this decrease results to (a) increase in CO chemical production, (b) higher CH4 oxidation by OH, and (c) ~8% shorter CH4 lifetime. We elucidate this coupling by a surrogate mechanism for CO-OH-CH4 that is quantified from the full chemistry simulations.", "author" : [ { "dropping-particle" : "", "family" : "Gaubert", "given" : "B.", "non-dropping-particle" : "", "parse-names" : false, "suffix" : "" }, { "dropping-particle" : "", "family" : "Worden", "given" : "H. M.", "non-dropping-particle" : "", "parse-names" : false, "suffix" : "" }, { "dropping-particle" : "", "family" : "Arellano", "given" : "A. F.J.", "non-dropping-particle" : "", "parse-names" : false, "suffix" : "" }, { "dropping-particle" : "", "family" : "Emmons", "given" : "L. K.", "non-dropping-particle" : "", "parse-names" : false, "suffix" : "" }, { "dropping-particle" : "", "family" : "Tilmes", "given" : "S.", "non-dropping-particle" : "", "parse-names" : false, "suffix" : "" }, { "dropping-particle" : "", "family" : "Barr\u00e9", "given" : "J.", "non-dropping-particle" : "", "parse-names" : false, "suffix" : "" }, { "dropping-particle" : "", "family" : "Martinez Alonso", "given" : "S.", "non-dropping-particle" : "", "parse-names" : false, "suffix" : "" }, { "dropping-particle" : "", "family" : "Vitt", "given" : "F.", "non-dropping-particle" : "", "parse-names" : false, "suffix" : "" }, { "dropping-particle" : "", "family" : "Anderson", "given" : "J. L.", "non-dropping-particle" : "", "parse-names" : false, "suffix" : "" }, { "dropping-particle" : "", "family" : "Alkemade", "given" : "F.", "non-dropping-particle" : "", "parse-names" : false, "suffix" : "" }, { "dropping-particle" : "", "family" : "Houweling", "given" : "S.", "non-dropping-particle" : "", "parse-names" : false, "suffix" : "" }, { "dropping-particle" : "", "family" : "Edwards", "given" : "D. P.", "non-dropping-particle" : "", "parse-names" : false, "suffix" : "" } ], "container-title" : "Geophysical Research Letters", "id" : "ITEM-1", "issue" : "19", "issued" : { "date-parts" : [ [ "2017" ] ] }, "page" : "9985-9995", "title" : "Chemical Feedback From Decreasing Carbon Monoxide Emissions", "translator" : [ { "dropping-particle" : "", "family" : "G3250", "given" : "", "non-dropping-particle" : "", "parse-names" : false, "suffix" : "" } ], "type" : "article-journal", "volume" : "44" }, "uris" : [ "http://www.mendeley.com/documents/?uuid=8688319a-ce21-4e29-9830-2c0e203681e9", "http://www.mendeley.com/documents/?uuid=3c62e912-33f4-460d-b08a-bd0591393cf5" ] } ], "mendeley" : { "formattedCitation" : "(Gaubert et al., 2017)", "manualFormatting" : "Gaubert et al. (2017)", "plainTextFormattedCitation" : "(Gaubert et al., 2017)", "previouslyFormattedCitation" : "(Gaubert et al., 2017)" }, "properties" : { "noteIndex" : 0 }, "schema" : "https://github.com/citation-style-language/schema/raw/master/csl-citation.json" }</w:instrText>
            </w:r>
            <w:r w:rsidRPr="001043D6">
              <w:rPr>
                <w:rFonts w:eastAsia="MS Mincho"/>
              </w:rPr>
              <w:fldChar w:fldCharType="separate"/>
            </w:r>
            <w:del w:id="3102" w:author="Robin Matthews" w:date="2021-07-08T16:39:00Z">
              <w:r w:rsidR="00CB33A1" w:rsidDel="008C6EC1">
                <w:rPr>
                  <w:rFonts w:eastAsia="MS Mincho"/>
                  <w:noProof/>
                  <w:lang w:val="en-GB"/>
                </w:rPr>
                <w:delText>(</w:delText>
              </w:r>
            </w:del>
            <w:r w:rsidR="00CB33A1">
              <w:rPr>
                <w:rFonts w:eastAsia="MS Mincho"/>
                <w:noProof/>
                <w:lang w:val="en-GB"/>
              </w:rPr>
              <w:t xml:space="preserve">Gaubert </w:t>
            </w:r>
            <w:del w:id="3103" w:author="Robin Matthews" w:date="2021-07-08T16:40:00Z">
              <w:r w:rsidR="00CB33A1" w:rsidDel="008C6EC1">
                <w:rPr>
                  <w:rFonts w:eastAsia="MS Mincho"/>
                  <w:noProof/>
                  <w:lang w:val="en-GB"/>
                </w:rPr>
                <w:delText xml:space="preserve">et al., </w:delText>
              </w:r>
            </w:del>
            <w:ins w:id="3104" w:author="Robin Matthews" w:date="2021-07-08T16:40:00Z">
              <w:r w:rsidR="008C6EC1">
                <w:rPr>
                  <w:rFonts w:eastAsia="MS Mincho"/>
                  <w:noProof/>
                  <w:lang w:val="en-GB"/>
                </w:rPr>
                <w:t>et al. (</w:t>
              </w:r>
            </w:ins>
            <w:r w:rsidR="00CB33A1">
              <w:rPr>
                <w:rFonts w:eastAsia="MS Mincho"/>
                <w:noProof/>
                <w:lang w:val="en-GB"/>
              </w:rPr>
              <w:t>2017)</w:t>
            </w:r>
            <w:r w:rsidRPr="001043D6">
              <w:rPr>
                <w:rFonts w:eastAsia="MS Mincho"/>
              </w:rPr>
              <w:fldChar w:fldCharType="end"/>
            </w:r>
          </w:p>
        </w:tc>
        <w:tc>
          <w:tcPr>
            <w:tcW w:w="1553" w:type="dxa"/>
            <w:shd w:val="clear" w:color="auto" w:fill="auto"/>
            <w:hideMark/>
          </w:tcPr>
          <w:p w14:paraId="045B2105" w14:textId="4A4D1226" w:rsidR="00AF2E59" w:rsidRPr="00F177CC" w:rsidRDefault="00AF2E59" w:rsidP="00D5630D">
            <w:pPr>
              <w:pStyle w:val="AR6BodyText"/>
              <w:widowControl/>
              <w:rPr>
                <w:rFonts w:eastAsia="MS Mincho"/>
                <w:lang w:val="en-GB"/>
              </w:rPr>
            </w:pPr>
            <w:r w:rsidRPr="00F177CC">
              <w:rPr>
                <w:rFonts w:eastAsia="MS Mincho"/>
                <w:lang w:val="en-GB"/>
              </w:rPr>
              <w:t>2002</w:t>
            </w:r>
            <w:ins w:id="3105" w:author="Lucy Cowie" w:date="2021-07-27T19:37:00Z">
              <w:r w:rsidR="005F6532">
                <w:rPr>
                  <w:rFonts w:eastAsia="MS Mincho"/>
                </w:rPr>
                <w:t>–</w:t>
              </w:r>
            </w:ins>
            <w:del w:id="3106" w:author="Lucy Cowie" w:date="2021-07-27T19:37:00Z">
              <w:r w:rsidRPr="00F177CC" w:rsidDel="005F6532">
                <w:rPr>
                  <w:rFonts w:eastAsia="MS Mincho"/>
                  <w:lang w:val="en-GB"/>
                </w:rPr>
                <w:delText>-</w:delText>
              </w:r>
            </w:del>
            <w:r w:rsidRPr="00F177CC">
              <w:rPr>
                <w:rFonts w:eastAsia="MS Mincho"/>
                <w:lang w:val="en-GB"/>
              </w:rPr>
              <w:t>2013</w:t>
            </w:r>
          </w:p>
        </w:tc>
        <w:tc>
          <w:tcPr>
            <w:tcW w:w="3780" w:type="dxa"/>
            <w:shd w:val="clear" w:color="auto" w:fill="auto"/>
            <w:hideMark/>
          </w:tcPr>
          <w:p w14:paraId="370E5C83" w14:textId="77777777" w:rsidR="00AF2E59" w:rsidRPr="00F177CC" w:rsidRDefault="00AF2E59" w:rsidP="00D5630D">
            <w:pPr>
              <w:pStyle w:val="AR6BodyText"/>
              <w:widowControl/>
              <w:rPr>
                <w:rFonts w:eastAsia="MS Mincho"/>
                <w:lang w:val="en-GB"/>
              </w:rPr>
            </w:pPr>
            <w:r w:rsidRPr="00F177CC">
              <w:rPr>
                <w:rFonts w:eastAsia="MS Mincho"/>
                <w:lang w:val="en-GB"/>
              </w:rPr>
              <w:t>7% increase</w:t>
            </w:r>
          </w:p>
        </w:tc>
        <w:tc>
          <w:tcPr>
            <w:tcW w:w="1867" w:type="dxa"/>
            <w:shd w:val="clear" w:color="auto" w:fill="auto"/>
            <w:hideMark/>
          </w:tcPr>
          <w:p w14:paraId="3CFFE10F" w14:textId="77777777" w:rsidR="00AF2E59" w:rsidRPr="00F177CC" w:rsidRDefault="00AF2E59" w:rsidP="00D5630D">
            <w:pPr>
              <w:pStyle w:val="AR6BodyText"/>
              <w:widowControl/>
              <w:rPr>
                <w:rFonts w:eastAsia="MS Mincho"/>
                <w:lang w:val="en-GB"/>
              </w:rPr>
            </w:pPr>
            <w:r w:rsidRPr="00F177CC">
              <w:rPr>
                <w:rFonts w:eastAsia="MS Mincho"/>
                <w:lang w:val="en-GB"/>
              </w:rPr>
              <w:t>CCM with assimilated satellite CO observations</w:t>
            </w:r>
          </w:p>
        </w:tc>
      </w:tr>
      <w:commentRangeStart w:id="3107"/>
      <w:tr w:rsidR="00AF2E59" w:rsidRPr="00CD55AD" w14:paraId="66A5D3C9" w14:textId="77777777" w:rsidTr="00D5630D">
        <w:trPr>
          <w:trHeight w:val="526"/>
        </w:trPr>
        <w:tc>
          <w:tcPr>
            <w:tcW w:w="2335" w:type="dxa"/>
            <w:tcBorders>
              <w:bottom w:val="single" w:sz="4" w:space="0" w:color="auto"/>
            </w:tcBorders>
            <w:shd w:val="clear" w:color="auto" w:fill="FFF2CC" w:themeFill="accent4" w:themeFillTint="33"/>
            <w:hideMark/>
          </w:tcPr>
          <w:p w14:paraId="5C4E4F89" w14:textId="19251366" w:rsidR="00AF2E59" w:rsidRPr="001043D6" w:rsidRDefault="00AF2E59" w:rsidP="00D5630D">
            <w:pPr>
              <w:pStyle w:val="AR6BodyText"/>
              <w:rPr>
                <w:rFonts w:eastAsia="MS Mincho"/>
              </w:rPr>
            </w:pPr>
            <w:r w:rsidRPr="001043D6">
              <w:rPr>
                <w:rFonts w:eastAsia="MS Mincho"/>
              </w:rPr>
              <w:fldChar w:fldCharType="begin" w:fldLock="1"/>
            </w:r>
            <w:r w:rsidR="00D871C2">
              <w:rPr>
                <w:rFonts w:eastAsia="MS Mincho"/>
                <w:lang w:val="en-GB"/>
              </w:rPr>
              <w:instrText>ADDIN CSL_CITATION { "citationItems" : [ { "id" : "ITEM-1", "itemData" : { "DOI" : "10.5194/acp-19-13701-2019", "ISSN" : "1680-7324", "abstract" : "\u00b130 ppbv. Over the full 2000\u20132016 time period, using a common state-of-the-art but nonoptimized emission scenario, the impact of [OH] changes tested here can explain up to 54 % of the gap between model simulations and observations. This result emphasizes the importance of better representing OH abundance and variations in CH4 forward simulations and emission optimizations performed by atmospheric inversions.]]&gt;", "author" : [ { "dropping-particle" : "", "family" : "Zhao", "given" : "Yuanhong", "non-dropping-particle" : "", "parse-names" : false, "suffix" : "" }, { "dropping-particle" : "", "family" : "Saunois", "given" : "Marielle", "non-dropping-particle" : "", "parse-names" : false, "suffix" : "" }, { "dropping-particle" : "", "family" : "Bousquet", "given" : "Philippe", "non-dropping-particle" : "", "parse-names" : false, "suffix" : "" }, { "dropping-particle" : "", "family" : "Lin", "given" : "Xin", "non-dropping-particle" : "", "parse-names" : false, "suffix" : "" }, { "dropping-particle" : "", "family" : "Berchet", "given" : "Antoine", "non-dropping-particle" : "", "parse-names" : false, "suffix" : "" }, { "dropping-particle" : "", "family" : "Hegglin", "given" : "Michaela I.", "non-dropping-particle" : "", "parse-names" : false, "suffix" : "" }, { "dropping-particle" : "", "family" : "Canadell", "given" : "Josep G.", "non-dropping-particle" : "", "parse-names" : false, "suffix" : "" }, { "dropping-particle" : "", "family" : "Jackson", "given" : "Robert B.", "non-dropping-particle" : "", "parse-names" : false, "suffix" : "" }, { "dropping-particle" : "", "family" : "Hauglustaine", "given" : "Didier A.", "non-dropping-particle" : "", "parse-names" : false, "suffix" : "" }, { "dropping-particle" : "", "family" : "Szopa", "given" : "Sophie", "non-dropping-particle" : "", "parse-names" : false, "suffix" : "" }, { "dropping-particle" : "", "family" : "Stavert", "given" : "Ann R.", "non-dropping-particle" : "", "parse-names" : false, "suffix" : "" }, { "dropping-particle" : "", "family" : "Abraham", "given" : "Nathan Luke", "non-dropping-particle" : "", "parse-names" : false, "suffix" : "" }, { "dropping-particle" : "", "family" : "Archibald", "given" : "Alex T.", "non-dropping-particle" : "", "parse-names" : false, "suffix" : "" }, { "dropping-particle" : "", "family" : "Bekki", "given" : "Slimane", "non-dropping-particle" : "", "parse-names" : false, "suffix" : "" }, { "dropping-particle" : "", "family" : "Deushi", "given" : "Makoto", "non-dropping-particle" : "", "parse-names" : false, "suffix" : "" }, { "dropping-particle" : "", "family" : "J\u00f6ckel", "given" : "Patrick", "non-dropping-particle" : "", "parse-names" : false, "suffix" : "" }, { "dropping-particle" : "", "family" : "Josse", "given" : "B\u00e9atrice", "non-dropping-particle" : "", "parse-names" : false, "suffix" : "" }, { "dropping-particle" : "", "family" : "Kinnison", "given" : "Douglas", "non-dropping-particle" : "", "parse-names" : false, "suffix" : "" }, { "dropping-particle" : "", "family" : "Kirner", "given" : "Ole", "non-dropping-particle" : "", "parse-names" : false, "suffix" : "" }, { "dropping-particle" : "", "family" : "Mar\u00e9cal", "given" : "Virginie", "non-dropping-particle" : "", "parse-names" : false, "suffix" : "" }, { "dropping-particle" : "", "family" : "O'Connor", "given" : "Fiona M.", "non-dropping-particle" : "", "parse-names" : false, "suffix" : "" }, { "dropping-particle" : "", "family" : "Plummer", "given" : "David A.", "non-dropping-particle" : "", "parse-names" : false, "suffix" : "" }, { "dropping-particle" : "", "family" : "Revell", "given" : "Laura E.", "non-dropping-particle" : "", "parse-names" : false, "suffix" : "" }, { "dropping-particle" : "", "family" : "Rozanov", "given" : "Eugene", "non-dropping-particle" : "", "parse-names" : false, "suffix" : "" }, { "dropping-particle" : "", "family" : "Stenke", "given" : "Andrea", "non-dropping-particle" : "", "parse-names" : false, "suffix" : "" }, { "dropping-particle" : "", "family" : "Strode", "given" : "Sarah", "non-dropping-particle" : "", "parse-names" : false, "suffix" : "" }, { "dropping-particle" : "", "family" : "Tilmes", "given" : "Simone", "non-dropping-particle" : "", "parse-names" : false, "suffix" : "" }, { "dropping-particle" : "", "family" : "Dlugokencky", "given" : "Edward J.", "non-dropping-particle" : "", "parse-names" : false, "suffix" : "" }, { "dropping-particle" : "", "family" : "Zheng", "given" : "Bo", "non-dropping-particle" : "", "parse-names" : false, "suffix" : "" } ], "container-title" : "Atmospheric Chemistry and Physics", "id" : "ITEM-1", "issue" : "21", "issued" : { "date-parts" : [ [ "2019", "11", "13" ] ] }, "page" : "13701-13723", "publisher" : "Copernicus Publications", "title" : "Inter-model comparison of global hydroxyl radical (OH) distributions and their impact on atmospheric methane over the 2000\u20132016 period", "translator" : [ { "dropping-particle" : "", "family" : "G3944", "given" : "", "non-dropping-particle" : "", "parse-names" : false, "suffix" : "" } ], "type" : "article-journal", "volume" : "19" }, "uris" : [ "http://www.mendeley.com/documents/?uuid=2321588e-5ac6-42c6-86b7-d990bb5b688b", "http://www.mendeley.com/documents/?uuid=70c42e33-b2d6-405e-8f08-5bea55686702" ] } ], "mendeley" : { "formattedCitation" : "(Zhao et al., 2019b)", "manualFormatting" : "Y. Zhao et al. (2019)", "plainTextFormattedCitation" : "(Zhao et al., 2019b)", "previouslyFormattedCitation" : "(Zhao et al., 2019b)" }, "properties" : { "noteIndex" : 0 }, "schema" : "https://github.com/citation-style-language/schema/raw/master/csl-citation.json" }</w:instrText>
            </w:r>
            <w:r w:rsidRPr="001043D6">
              <w:rPr>
                <w:rFonts w:eastAsia="MS Mincho"/>
              </w:rPr>
              <w:fldChar w:fldCharType="separate"/>
            </w:r>
            <w:del w:id="3108" w:author="Robin Matthews" w:date="2021-07-08T16:39:00Z">
              <w:r w:rsidR="00CB33A1" w:rsidDel="008C6EC1">
                <w:rPr>
                  <w:rFonts w:eastAsia="MS Mincho"/>
                  <w:noProof/>
                </w:rPr>
                <w:delText>(</w:delText>
              </w:r>
            </w:del>
            <w:ins w:id="3109" w:author="Robin Matthews" w:date="2021-07-08T16:37:00Z">
              <w:r w:rsidR="008C6EC1">
                <w:rPr>
                  <w:rFonts w:eastAsia="MS Mincho"/>
                  <w:noProof/>
                </w:rPr>
                <w:t xml:space="preserve">Y. </w:t>
              </w:r>
            </w:ins>
            <w:r w:rsidR="00CB33A1">
              <w:rPr>
                <w:rFonts w:eastAsia="MS Mincho"/>
                <w:noProof/>
              </w:rPr>
              <w:t xml:space="preserve">Zhao </w:t>
            </w:r>
            <w:del w:id="3110" w:author="Robin Matthews" w:date="2021-07-08T16:40:00Z">
              <w:r w:rsidR="00CB33A1" w:rsidDel="008C6EC1">
                <w:rPr>
                  <w:rFonts w:eastAsia="MS Mincho"/>
                  <w:noProof/>
                </w:rPr>
                <w:delText xml:space="preserve">et al., </w:delText>
              </w:r>
            </w:del>
            <w:ins w:id="3111" w:author="Robin Matthews" w:date="2021-07-08T16:40:00Z">
              <w:r w:rsidR="008C6EC1">
                <w:rPr>
                  <w:rFonts w:eastAsia="MS Mincho"/>
                  <w:noProof/>
                </w:rPr>
                <w:t>et al. (</w:t>
              </w:r>
            </w:ins>
            <w:r w:rsidR="00CB33A1">
              <w:rPr>
                <w:rFonts w:eastAsia="MS Mincho"/>
                <w:noProof/>
              </w:rPr>
              <w:t>2019</w:t>
            </w:r>
            <w:del w:id="3112" w:author="Robin Matthews" w:date="2021-07-08T16:37:00Z">
              <w:r w:rsidR="00CB33A1" w:rsidDel="008C6EC1">
                <w:rPr>
                  <w:rFonts w:eastAsia="MS Mincho"/>
                  <w:noProof/>
                </w:rPr>
                <w:delText>b</w:delText>
              </w:r>
            </w:del>
            <w:r w:rsidR="00CB33A1">
              <w:rPr>
                <w:rFonts w:eastAsia="MS Mincho"/>
                <w:noProof/>
              </w:rPr>
              <w:t>)</w:t>
            </w:r>
            <w:r w:rsidRPr="001043D6">
              <w:rPr>
                <w:rFonts w:eastAsia="MS Mincho"/>
              </w:rPr>
              <w:fldChar w:fldCharType="end"/>
            </w:r>
            <w:commentRangeEnd w:id="3107"/>
            <w:r w:rsidR="00CB33A1">
              <w:rPr>
                <w:rStyle w:val="Marquedecommentaire"/>
              </w:rPr>
              <w:commentReference w:id="3107"/>
            </w:r>
          </w:p>
        </w:tc>
        <w:tc>
          <w:tcPr>
            <w:tcW w:w="1553" w:type="dxa"/>
            <w:tcBorders>
              <w:bottom w:val="single" w:sz="4" w:space="0" w:color="auto"/>
            </w:tcBorders>
            <w:shd w:val="clear" w:color="auto" w:fill="FFF2CC" w:themeFill="accent4" w:themeFillTint="33"/>
            <w:hideMark/>
          </w:tcPr>
          <w:p w14:paraId="434E0F83" w14:textId="03B11F4F" w:rsidR="00AF2E59" w:rsidRPr="001043D6" w:rsidRDefault="00AF2E59" w:rsidP="00D5630D">
            <w:pPr>
              <w:pStyle w:val="AR6BodyText"/>
              <w:rPr>
                <w:rFonts w:eastAsia="MS Mincho"/>
              </w:rPr>
            </w:pPr>
            <w:r w:rsidRPr="00CD55AD">
              <w:rPr>
                <w:rFonts w:eastAsia="MS Mincho"/>
              </w:rPr>
              <w:t>1960</w:t>
            </w:r>
            <w:ins w:id="3113" w:author="Lucy Cowie" w:date="2021-07-27T19:37:00Z">
              <w:r w:rsidR="005F6532">
                <w:rPr>
                  <w:rFonts w:eastAsia="MS Mincho"/>
                </w:rPr>
                <w:t>–</w:t>
              </w:r>
            </w:ins>
            <w:del w:id="3114" w:author="Lucy Cowie" w:date="2021-07-27T19:37:00Z">
              <w:r w:rsidRPr="00CD55AD" w:rsidDel="005F6532">
                <w:rPr>
                  <w:rFonts w:eastAsia="MS Mincho"/>
                </w:rPr>
                <w:delText>-</w:delText>
              </w:r>
            </w:del>
            <w:r w:rsidRPr="00CD55AD">
              <w:rPr>
                <w:rFonts w:eastAsia="MS Mincho"/>
              </w:rPr>
              <w:t>2010</w:t>
            </w:r>
          </w:p>
          <w:p w14:paraId="24B5FF24" w14:textId="695CD949" w:rsidR="00AF2E59" w:rsidRPr="001043D6" w:rsidRDefault="00AF2E59" w:rsidP="00D5630D">
            <w:pPr>
              <w:pStyle w:val="AR6BodyText"/>
              <w:rPr>
                <w:rFonts w:eastAsia="MS Mincho"/>
              </w:rPr>
            </w:pPr>
            <w:r w:rsidRPr="00CD55AD">
              <w:rPr>
                <w:rFonts w:eastAsia="MS Mincho"/>
              </w:rPr>
              <w:t>1980</w:t>
            </w:r>
            <w:ins w:id="3115" w:author="Lucy Cowie" w:date="2021-07-27T19:37:00Z">
              <w:r w:rsidR="005F6532">
                <w:rPr>
                  <w:rFonts w:eastAsia="MS Mincho"/>
                </w:rPr>
                <w:t>–</w:t>
              </w:r>
            </w:ins>
            <w:del w:id="3116" w:author="Lucy Cowie" w:date="2021-07-27T19:37:00Z">
              <w:r w:rsidRPr="00CD55AD" w:rsidDel="005F6532">
                <w:rPr>
                  <w:rFonts w:eastAsia="MS Mincho"/>
                </w:rPr>
                <w:delText>-</w:delText>
              </w:r>
            </w:del>
            <w:r w:rsidRPr="00CD55AD">
              <w:rPr>
                <w:rFonts w:eastAsia="MS Mincho"/>
              </w:rPr>
              <w:t>2000</w:t>
            </w:r>
          </w:p>
        </w:tc>
        <w:tc>
          <w:tcPr>
            <w:tcW w:w="3780" w:type="dxa"/>
            <w:tcBorders>
              <w:bottom w:val="single" w:sz="4" w:space="0" w:color="auto"/>
            </w:tcBorders>
            <w:shd w:val="clear" w:color="auto" w:fill="FFF2CC" w:themeFill="accent4" w:themeFillTint="33"/>
            <w:noWrap/>
            <w:hideMark/>
          </w:tcPr>
          <w:p w14:paraId="7509C6CA" w14:textId="77777777" w:rsidR="00AF2E59" w:rsidRPr="001043D6" w:rsidRDefault="00AF2E59" w:rsidP="00D5630D">
            <w:pPr>
              <w:pStyle w:val="AR6BodyText"/>
              <w:rPr>
                <w:rFonts w:eastAsia="MS Mincho"/>
              </w:rPr>
            </w:pPr>
            <w:r w:rsidRPr="00CD55AD">
              <w:rPr>
                <w:rFonts w:eastAsia="MS Mincho"/>
              </w:rPr>
              <w:t>1.9 ± 1.2 % (IAV)</w:t>
            </w:r>
          </w:p>
          <w:p w14:paraId="131C34DD" w14:textId="77777777" w:rsidR="00AF2E59" w:rsidRPr="001043D6" w:rsidRDefault="00AF2E59" w:rsidP="00D5630D">
            <w:pPr>
              <w:pStyle w:val="AR6BodyText"/>
              <w:rPr>
                <w:rFonts w:eastAsia="MS Mincho"/>
              </w:rPr>
            </w:pPr>
            <w:r w:rsidRPr="00CD55AD">
              <w:rPr>
                <w:rFonts w:eastAsia="MS Mincho"/>
              </w:rPr>
              <w:t>4.6 ± 2.4 % increase</w:t>
            </w:r>
          </w:p>
        </w:tc>
        <w:tc>
          <w:tcPr>
            <w:tcW w:w="1867" w:type="dxa"/>
            <w:tcBorders>
              <w:bottom w:val="single" w:sz="4" w:space="0" w:color="auto"/>
            </w:tcBorders>
            <w:shd w:val="clear" w:color="auto" w:fill="FFF2CC" w:themeFill="accent4" w:themeFillTint="33"/>
            <w:hideMark/>
          </w:tcPr>
          <w:p w14:paraId="3C24B0F7" w14:textId="464E2124" w:rsidR="00AF2E59" w:rsidRPr="001043D6" w:rsidRDefault="00AF2E59" w:rsidP="00D5630D">
            <w:pPr>
              <w:pStyle w:val="AR6BodyText"/>
              <w:rPr>
                <w:rFonts w:eastAsia="MS Mincho"/>
              </w:rPr>
            </w:pPr>
            <w:r w:rsidRPr="00CD55AD">
              <w:rPr>
                <w:rFonts w:eastAsia="MS Mincho"/>
              </w:rPr>
              <w:t>Multi</w:t>
            </w:r>
            <w:ins w:id="3117" w:author="Lucy Cowie" w:date="2021-07-27T19:40:00Z">
              <w:r w:rsidR="0042003C">
                <w:rPr>
                  <w:rFonts w:eastAsia="MS Mincho"/>
                </w:rPr>
                <w:t>-</w:t>
              </w:r>
            </w:ins>
            <w:r w:rsidRPr="00CD55AD">
              <w:rPr>
                <w:rFonts w:eastAsia="MS Mincho"/>
              </w:rPr>
              <w:t>model CCMs/CTMs</w:t>
            </w:r>
          </w:p>
        </w:tc>
      </w:tr>
      <w:tr w:rsidR="00AF2E59" w:rsidRPr="00CD55AD" w14:paraId="65935752" w14:textId="77777777" w:rsidTr="00D5630D">
        <w:trPr>
          <w:trHeight w:val="526"/>
        </w:trPr>
        <w:tc>
          <w:tcPr>
            <w:tcW w:w="2335" w:type="dxa"/>
            <w:tcBorders>
              <w:bottom w:val="single" w:sz="4" w:space="0" w:color="auto"/>
            </w:tcBorders>
            <w:shd w:val="clear" w:color="auto" w:fill="auto"/>
            <w:hideMark/>
          </w:tcPr>
          <w:p w14:paraId="02BAC0FB" w14:textId="217B61B1" w:rsidR="00AF2E59" w:rsidRPr="001043D6" w:rsidRDefault="00AF2E59" w:rsidP="00D5630D">
            <w:pPr>
              <w:pStyle w:val="AR6BodyText"/>
              <w:rPr>
                <w:rFonts w:eastAsia="MS Mincho"/>
              </w:rPr>
            </w:pPr>
            <w:r>
              <w:rPr>
                <w:rFonts w:eastAsia="MS Mincho"/>
              </w:rPr>
              <w:fldChar w:fldCharType="begin" w:fldLock="1"/>
            </w:r>
            <w:ins w:id="3118" w:author="Robin Matthews" w:date="2021-07-08T16:40:00Z">
              <w:r w:rsidR="008C6EC1">
                <w:rPr>
                  <w:rFonts w:eastAsia="MS Mincho"/>
                </w:rPr>
                <w:instrText>ADDIN CSL_CITATION { "citationItems" : [ { "id" : "ITEM-1", "itemData" : { "DOI" : "10.5194/acp-20-12905-2020", "ISSN" : "1680-7324", "author" : [ { "dropping-particle" : "", "family" : "Stevenson", "given" : "David S.", "non-dropping-particle" : "", "parse-names" : false, "suffix" : "" }, { "dropping-particle" : "", "family" : "Zhao", "given" : "Alcide", "non-dropping-particle" : "", "parse-names" : false, "suffix" : "" }, { "dropping-particle" : "", "family" : "Naik", "given" : "Vaishali", "non-dropping-particle" : "", "parse-names" : false, "suffix" : "" }, { "dropping-particle" : "", "family" : "O'Connor", "given" : "Fiona M.", "non-dropping-particle" : "", "parse-names" : false, "suffix" : "" }, { "dropping-particle" : "", "family" : "Tilmes", "given" : "Simone", "non-dropping-particle" : "", "parse-names" : false, "suffix" : "" }, { "dropping-particle" : "", "family" : "Zeng", "given" : "Guang", "non-dropping-particle" : "", "parse-names" : false, "suffix" : "" }, { "dropping-particle" : "", "family" : "Murray", "given" : "Lee T.", "non-dropping-particle" : "", "parse-names" : false, "suffix" : "" }, { "dropping-particle" : "", "family" : "Collins", "given" : "William J.", "non-dropping-particle" : "", "parse-names" : false, "suffix" : "" }, { "dropping-particle" : "", "family" : "Griffiths", "given" : "Paul T.", "non-dropping-particle" : "", "parse-names" : false, "suffix" : "" }, { "dropping-particle" : "", "family" : "Shim", "given" : "Sungbo", "non-dropping-particle" : "", "parse-names" : false, "suffix" : "" }, { "dropping-particle" : "", "family" : "Horowitz", "given" : "Larry W.", "non-dropping-particle" : "", "parse-names" : false, "suffix" : "" }, { "dropping-particle" : "", "family" : "Sentman", "given" : "Lori T.", "non-dropping-particle" : "", "parse-names" : false, "suffix" : "" }, { "dropping-particle" : "", "family" : "Emmons", "given" : "Louisa", "non-dropping-particle" : "", "parse-names" : false, "suffix" : "" } ], "container-title" : "Atmospheric Chemistry and Physics", "id" : "ITEM-1", "issue" : "21", "issued" : { "date-parts" : [ [ "2020", "11", "5" ] ] }, "page" : "12905-12920", "title" : "Trends in global tropospheric hydroxyl radical and methane lifetime since 1850 from AerChemMIP", "translator" : [ { "dropping-particle" : "", "family" : "G4841", "given" : "", "non-dropping-particle" : "", "parse-names" : false, "suffix" : "" } ], "type" : "article-journal", "volume" : "20" }, "uris" : [ "http://www.mendeley.com/documents/?uuid=7b4594f3-269e-4351-850a-c71f5f60ead1" ] } ], "mendeley" : { "formattedCitation" : "(Stevenson et al., 2020)", "manualFormatting" : "Stevenson et al. (2020)", "plainTextFormattedCitation" : "(Stevenson et al., 2020)", "previouslyFormattedCitation" : "(Stevenson et al., 2020)" }, "properties" : { "noteIndex" : 0 }, "schema" : "https://github.com/citation-style-language/schema/raw/master/csl-citation.json" }</w:instrText>
              </w:r>
            </w:ins>
            <w:del w:id="3119" w:author="Robin Matthews" w:date="2021-07-08T16:39:00Z">
              <w:r w:rsidR="00D477C7" w:rsidDel="008C6EC1">
                <w:rPr>
                  <w:rFonts w:eastAsia="MS Mincho"/>
                </w:rPr>
                <w:delInstrText>ADDIN CSL_CITATION { "citationItems" : [ { "id" : "ITEM-1", "itemData" : { "DOI" : "10.5194/acp-20-12905-2020", "ISSN" : "1680-7324", "author" : [ { "dropping-particle" : "", "family" : "Stevenson", "given" : "David S.", "non-dropping-particle" : "", "parse-names" : false, "suffix" : "" }, { "dropping-particle" : "", "family" : "Zhao", "given" : "Alcide", "non-dropping-particle" : "", "parse-names" : false, "suffix" : "" }, { "dropping-particle" : "", "family" : "Naik", "given" : "Vaishali", "non-dropping-particle" : "", "parse-names" : false, "suffix" : "" }, { "dropping-particle" : "", "family" : "O'Connor", "given" : "Fiona M.", "non-dropping-particle" : "", "parse-names" : false, "suffix" : "" }, { "dropping-particle" : "", "family" : "Tilmes", "given" : "Simone", "non-dropping-particle" : "", "parse-names" : false, "suffix" : "" }, { "dropping-particle" : "", "family" : "Zeng", "given" : "Guang", "non-dropping-particle" : "", "parse-names" : false, "suffix" : "" }, { "dropping-particle" : "", "family" : "Murray", "given" : "Lee T.", "non-dropping-particle" : "", "parse-names" : false, "suffix" : "" }, { "dropping-particle" : "", "family" : "Collins", "given" : "William J.", "non-dropping-particle" : "", "parse-names" : false, "suffix" : "" }, { "dropping-particle" : "", "family" : "Griffiths", "given" : "Paul T.", "non-dropping-particle" : "", "parse-names" : false, "suffix" : "" }, { "dropping-particle" : "", "family" : "Shim", "given" : "Sungbo", "non-dropping-particle" : "", "parse-names" : false, "suffix" : "" }, { "dropping-particle" : "", "family" : "Horowitz", "given" : "Larry W.", "non-dropping-particle" : "", "parse-names" : false, "suffix" : "" }, { "dropping-particle" : "", "family" : "Sentman", "given" : "Lori T.", "non-dropping-particle" : "", "parse-names" : false, "suffix" : "" }, { "dropping-particle" : "", "family" : "Emmons", "given" : "Louisa", "non-dropping-particle" : "", "parse-names" : false, "suffix" : "" } ], "container-title" : "Atmospheric Chemistry and Physics", "id" : "ITEM-1", "issue" : "21", "issued" : { "date-parts" : [ [ "2020", "11", "5" ] ] }, "page" : "12905-12920", "title" : "Trends in global tropospheric hydroxyl radical and methane lifetime since 1850 from AerChemMIP", "translator" : [ { "dropping-particle" : "", "family" : "G4841", "given" : "", "non-dropping-particle" : "", "parse-names" : false, "suffix" : "" } ], "type" : "article-journal", "volume" : "20" }, "uris" : [ "http://www.mendeley.com/documents/?uuid=7b4594f3-269e-4351-850a-c71f5f60ead1" ] } ], "mendeley" : { "formattedCitation" : "(Stevenson et al., 2020)", "plainTextFormattedCitation" : "(Stevenson et al., 2020)", "previouslyFormattedCitation" : "(Stevenson et al., 2020)" }, "properties" : { "noteIndex" : 0 }, "schema" : "https://github.com/citation-style-language/schema/raw/master/csl-citation.json" }</w:delInstrText>
              </w:r>
            </w:del>
            <w:r>
              <w:rPr>
                <w:rFonts w:eastAsia="MS Mincho"/>
              </w:rPr>
              <w:fldChar w:fldCharType="separate"/>
            </w:r>
            <w:del w:id="3120" w:author="Robin Matthews" w:date="2021-07-08T16:39:00Z">
              <w:r w:rsidR="00CB33A1" w:rsidDel="008C6EC1">
                <w:rPr>
                  <w:rFonts w:eastAsia="MS Mincho"/>
                  <w:noProof/>
                </w:rPr>
                <w:delText>(</w:delText>
              </w:r>
            </w:del>
            <w:r w:rsidR="00CB33A1">
              <w:rPr>
                <w:rFonts w:eastAsia="MS Mincho"/>
                <w:noProof/>
              </w:rPr>
              <w:t xml:space="preserve">Stevenson </w:t>
            </w:r>
            <w:del w:id="3121" w:author="Robin Matthews" w:date="2021-07-08T16:40:00Z">
              <w:r w:rsidR="00CB33A1" w:rsidDel="008C6EC1">
                <w:rPr>
                  <w:rFonts w:eastAsia="MS Mincho"/>
                  <w:noProof/>
                </w:rPr>
                <w:delText xml:space="preserve">et al., </w:delText>
              </w:r>
            </w:del>
            <w:ins w:id="3122" w:author="Robin Matthews" w:date="2021-07-08T16:40:00Z">
              <w:r w:rsidR="008C6EC1">
                <w:rPr>
                  <w:rFonts w:eastAsia="MS Mincho"/>
                  <w:noProof/>
                </w:rPr>
                <w:t>et al. (</w:t>
              </w:r>
            </w:ins>
            <w:r w:rsidR="00CB33A1">
              <w:rPr>
                <w:rFonts w:eastAsia="MS Mincho"/>
                <w:noProof/>
              </w:rPr>
              <w:t>2020)</w:t>
            </w:r>
            <w:r>
              <w:rPr>
                <w:rFonts w:eastAsia="MS Mincho"/>
              </w:rPr>
              <w:fldChar w:fldCharType="end"/>
            </w:r>
          </w:p>
        </w:tc>
        <w:tc>
          <w:tcPr>
            <w:tcW w:w="1553" w:type="dxa"/>
            <w:tcBorders>
              <w:bottom w:val="single" w:sz="4" w:space="0" w:color="auto"/>
            </w:tcBorders>
            <w:shd w:val="clear" w:color="auto" w:fill="auto"/>
            <w:hideMark/>
          </w:tcPr>
          <w:p w14:paraId="518A136E" w14:textId="7CA2FE45" w:rsidR="00AF2E59" w:rsidRPr="001043D6" w:rsidRDefault="00AF2E59" w:rsidP="00D5630D">
            <w:pPr>
              <w:pStyle w:val="AR6BodyText"/>
              <w:rPr>
                <w:rFonts w:eastAsia="MS Mincho"/>
              </w:rPr>
            </w:pPr>
            <w:r w:rsidRPr="00CD55AD">
              <w:rPr>
                <w:rFonts w:eastAsia="MS Mincho"/>
              </w:rPr>
              <w:t>1980</w:t>
            </w:r>
            <w:ins w:id="3123" w:author="Lucy Cowie" w:date="2021-07-27T19:37:00Z">
              <w:r w:rsidR="005F6532">
                <w:rPr>
                  <w:rFonts w:eastAsia="MS Mincho"/>
                </w:rPr>
                <w:t>–</w:t>
              </w:r>
            </w:ins>
            <w:del w:id="3124" w:author="Lucy Cowie" w:date="2021-07-27T19:37:00Z">
              <w:r w:rsidRPr="00CD55AD" w:rsidDel="005F6532">
                <w:rPr>
                  <w:rFonts w:eastAsia="MS Mincho"/>
                </w:rPr>
                <w:delText>-</w:delText>
              </w:r>
            </w:del>
            <w:r w:rsidRPr="00CD55AD">
              <w:rPr>
                <w:rFonts w:eastAsia="MS Mincho"/>
              </w:rPr>
              <w:t>2014</w:t>
            </w:r>
          </w:p>
          <w:p w14:paraId="39185049" w14:textId="6D0C43C1" w:rsidR="00AF2E59" w:rsidRPr="001043D6" w:rsidRDefault="00AF2E59" w:rsidP="00D5630D">
            <w:pPr>
              <w:pStyle w:val="AR6BodyText"/>
              <w:rPr>
                <w:rFonts w:eastAsia="MS Mincho"/>
              </w:rPr>
            </w:pPr>
            <w:r w:rsidRPr="00CD55AD">
              <w:rPr>
                <w:rFonts w:eastAsia="MS Mincho"/>
              </w:rPr>
              <w:t>1850</w:t>
            </w:r>
            <w:ins w:id="3125" w:author="Lucy Cowie" w:date="2021-07-27T19:37:00Z">
              <w:r w:rsidR="005F6532">
                <w:rPr>
                  <w:rFonts w:eastAsia="MS Mincho"/>
                </w:rPr>
                <w:t>–</w:t>
              </w:r>
              <w:r w:rsidR="00300570">
                <w:rPr>
                  <w:rFonts w:eastAsia="MS Mincho"/>
                </w:rPr>
                <w:t xml:space="preserve"> </w:t>
              </w:r>
            </w:ins>
            <w:del w:id="3126" w:author="Lucy Cowie" w:date="2021-07-27T19:37:00Z">
              <w:r w:rsidRPr="00CD55AD" w:rsidDel="005F6532">
                <w:rPr>
                  <w:rFonts w:eastAsia="MS Mincho"/>
                </w:rPr>
                <w:delText>-</w:delText>
              </w:r>
            </w:del>
            <w:r w:rsidRPr="00CD55AD">
              <w:rPr>
                <w:rFonts w:eastAsia="MS Mincho"/>
              </w:rPr>
              <w:t>1980</w:t>
            </w:r>
          </w:p>
        </w:tc>
        <w:tc>
          <w:tcPr>
            <w:tcW w:w="3780" w:type="dxa"/>
            <w:tcBorders>
              <w:bottom w:val="single" w:sz="4" w:space="0" w:color="auto"/>
            </w:tcBorders>
            <w:shd w:val="clear" w:color="auto" w:fill="auto"/>
            <w:hideMark/>
          </w:tcPr>
          <w:p w14:paraId="74CCCB85" w14:textId="77777777" w:rsidR="00AF2E59" w:rsidRPr="001043D6" w:rsidRDefault="00AF2E59" w:rsidP="00D5630D">
            <w:pPr>
              <w:pStyle w:val="AR6BodyText"/>
              <w:rPr>
                <w:rFonts w:eastAsia="MS Mincho"/>
              </w:rPr>
            </w:pPr>
            <w:r w:rsidRPr="00CD55AD">
              <w:rPr>
                <w:rFonts w:eastAsia="MS Mincho"/>
              </w:rPr>
              <w:t>9% increase</w:t>
            </w:r>
          </w:p>
          <w:p w14:paraId="6FA8A6B3" w14:textId="77777777" w:rsidR="00AF2E59" w:rsidRPr="001043D6" w:rsidRDefault="00AF2E59" w:rsidP="00D5630D">
            <w:pPr>
              <w:pStyle w:val="AR6BodyText"/>
              <w:rPr>
                <w:rFonts w:eastAsia="MS Mincho"/>
              </w:rPr>
            </w:pPr>
            <w:r w:rsidRPr="00CD55AD">
              <w:rPr>
                <w:rFonts w:eastAsia="MS Mincho"/>
              </w:rPr>
              <w:t>no trend</w:t>
            </w:r>
          </w:p>
        </w:tc>
        <w:tc>
          <w:tcPr>
            <w:tcW w:w="1867" w:type="dxa"/>
            <w:tcBorders>
              <w:bottom w:val="single" w:sz="4" w:space="0" w:color="auto"/>
            </w:tcBorders>
            <w:shd w:val="clear" w:color="auto" w:fill="auto"/>
            <w:hideMark/>
          </w:tcPr>
          <w:p w14:paraId="341004C2" w14:textId="19A38F75" w:rsidR="00AF2E59" w:rsidRPr="001043D6" w:rsidRDefault="00AF2E59" w:rsidP="00D5630D">
            <w:pPr>
              <w:pStyle w:val="AR6BodyText"/>
              <w:rPr>
                <w:rFonts w:eastAsia="MS Mincho"/>
              </w:rPr>
            </w:pPr>
            <w:r w:rsidRPr="00CD55AD">
              <w:rPr>
                <w:rFonts w:eastAsia="MS Mincho"/>
              </w:rPr>
              <w:t>Multi</w:t>
            </w:r>
            <w:ins w:id="3127" w:author="Lucy Cowie" w:date="2021-07-27T19:40:00Z">
              <w:r w:rsidR="0042003C">
                <w:rPr>
                  <w:rFonts w:eastAsia="MS Mincho"/>
                </w:rPr>
                <w:t>-</w:t>
              </w:r>
            </w:ins>
            <w:r w:rsidRPr="00CD55AD">
              <w:rPr>
                <w:rFonts w:eastAsia="MS Mincho"/>
              </w:rPr>
              <w:t>model ESMs</w:t>
            </w:r>
          </w:p>
        </w:tc>
      </w:tr>
    </w:tbl>
    <w:p w14:paraId="6089E49D" w14:textId="77777777" w:rsidR="00AF2E59" w:rsidRPr="00D837A8" w:rsidRDefault="00AF2E59">
      <w:pPr>
        <w:pStyle w:val="AR6BodyText"/>
        <w:rPr>
          <w:lang w:val="en-GB"/>
        </w:rPr>
      </w:pPr>
    </w:p>
    <w:p w14:paraId="25145698" w14:textId="50D40282" w:rsidR="00AF2E59" w:rsidRPr="002F5D91" w:rsidRDefault="00AF2E59" w:rsidP="00D5630D">
      <w:pPr>
        <w:pStyle w:val="AR6BodyText"/>
        <w:rPr>
          <w:b/>
          <w:bCs/>
          <w:color w:val="000000"/>
          <w:lang w:val="en-GB"/>
        </w:rPr>
      </w:pPr>
      <w:r w:rsidRPr="002F5D91">
        <w:rPr>
          <w:b/>
          <w:bCs/>
          <w:color w:val="000000"/>
          <w:lang w:val="en-GB"/>
        </w:rPr>
        <w:t xml:space="preserve">[END </w:t>
      </w:r>
      <w:r w:rsidR="002F5D91" w:rsidRPr="002F5D91">
        <w:rPr>
          <w:b/>
          <w:bCs/>
          <w:color w:val="000000"/>
          <w:lang w:val="en-GB"/>
        </w:rPr>
        <w:t xml:space="preserve">TABLE </w:t>
      </w:r>
      <w:r w:rsidRPr="002F5D91">
        <w:rPr>
          <w:b/>
          <w:bCs/>
          <w:color w:val="000000"/>
          <w:lang w:val="en-GB"/>
        </w:rPr>
        <w:t>6.</w:t>
      </w:r>
      <w:r w:rsidR="002F5D91">
        <w:rPr>
          <w:b/>
          <w:bCs/>
          <w:color w:val="000000"/>
          <w:lang w:val="en-GB"/>
        </w:rPr>
        <w:t>7</w:t>
      </w:r>
      <w:r w:rsidRPr="002F5D91">
        <w:rPr>
          <w:b/>
          <w:bCs/>
          <w:color w:val="000000"/>
          <w:lang w:val="en-GB"/>
        </w:rPr>
        <w:t xml:space="preserve"> HERE]</w:t>
      </w:r>
    </w:p>
    <w:p w14:paraId="184ACCDA" w14:textId="77777777" w:rsidR="00AF2E59" w:rsidRPr="004904EA" w:rsidRDefault="00AF2E59" w:rsidP="00D5630D">
      <w:pPr>
        <w:pStyle w:val="AR6BodyText"/>
        <w:rPr>
          <w:color w:val="000000"/>
          <w:lang w:val="en-GB"/>
        </w:rPr>
      </w:pPr>
    </w:p>
    <w:p w14:paraId="08A1938D" w14:textId="77777777" w:rsidR="00AF2E59" w:rsidRPr="00610383" w:rsidRDefault="00AF2E59" w:rsidP="00D5630D">
      <w:pPr>
        <w:pStyle w:val="AR6BodyText"/>
        <w:rPr>
          <w:color w:val="000000"/>
          <w:lang w:val="en-GB"/>
        </w:rPr>
      </w:pPr>
    </w:p>
    <w:p w14:paraId="39A63F39" w14:textId="77777777" w:rsidR="00AF2E59" w:rsidRPr="000E472A" w:rsidRDefault="00AF2E59" w:rsidP="00D5630D">
      <w:pPr>
        <w:pStyle w:val="AR6BodyText"/>
        <w:rPr>
          <w:b/>
          <w:lang w:val="en-GB"/>
        </w:rPr>
      </w:pPr>
      <w:commentRangeStart w:id="3128"/>
      <w:r w:rsidRPr="00610383">
        <w:rPr>
          <w:b/>
          <w:lang w:val="en-GB"/>
        </w:rPr>
        <w:t xml:space="preserve">[START </w:t>
      </w:r>
      <w:r w:rsidRPr="00417ACD">
        <w:rPr>
          <w:b/>
          <w:lang w:val="en-GB"/>
        </w:rPr>
        <w:t xml:space="preserve">FIGURE </w:t>
      </w:r>
      <w:r w:rsidRPr="00417ACD">
        <w:rPr>
          <w:b/>
          <w:bCs/>
          <w:lang w:val="en-GB"/>
        </w:rPr>
        <w:t>6.9</w:t>
      </w:r>
      <w:r w:rsidRPr="000E472A">
        <w:rPr>
          <w:b/>
          <w:lang w:val="en-GB"/>
        </w:rPr>
        <w:t xml:space="preserve"> HERE]</w:t>
      </w:r>
      <w:commentRangeEnd w:id="3128"/>
      <w:r w:rsidR="00326EB2">
        <w:rPr>
          <w:rStyle w:val="Marquedecommentaire"/>
          <w:lang w:val="en-GB"/>
        </w:rPr>
        <w:commentReference w:id="3128"/>
      </w:r>
    </w:p>
    <w:p w14:paraId="39D42D9F" w14:textId="77777777" w:rsidR="00AF2E59" w:rsidRPr="000E472A" w:rsidRDefault="00AF2E59" w:rsidP="00D5630D">
      <w:pPr>
        <w:pStyle w:val="AR6BodyText"/>
        <w:rPr>
          <w:lang w:val="en-GB"/>
        </w:rPr>
      </w:pPr>
    </w:p>
    <w:p w14:paraId="2D99F901" w14:textId="54D026B1" w:rsidR="007B2CF1" w:rsidRPr="00890F9E" w:rsidRDefault="007B2CF1" w:rsidP="001C68C5">
      <w:pPr>
        <w:pStyle w:val="AR6Chap6Figure"/>
      </w:pPr>
      <w:r w:rsidRPr="00F177CC">
        <w:rPr>
          <w:b/>
        </w:rPr>
        <w:t xml:space="preserve">Time evolution of global annual mean tropospheric </w:t>
      </w:r>
      <w:r w:rsidR="004F6583" w:rsidRPr="00F177CC">
        <w:rPr>
          <w:b/>
        </w:rPr>
        <w:t>hydroxyl (</w:t>
      </w:r>
      <w:r w:rsidRPr="00F177CC">
        <w:rPr>
          <w:b/>
        </w:rPr>
        <w:t>OH</w:t>
      </w:r>
      <w:r w:rsidR="004F6583" w:rsidRPr="00F177CC">
        <w:rPr>
          <w:b/>
        </w:rPr>
        <w:t>)</w:t>
      </w:r>
      <w:r w:rsidRPr="00F177CC">
        <w:rPr>
          <w:b/>
        </w:rPr>
        <w:t xml:space="preserve"> over the historical period, expressed as a percentage anomaly relative to the mean over 1998-2007.</w:t>
      </w:r>
      <w:r w:rsidRPr="001C68C5">
        <w:t xml:space="preserve"> </w:t>
      </w:r>
      <w:r w:rsidR="003F1C19" w:rsidRPr="001C68C5">
        <w:t>A</w:t>
      </w:r>
      <w:r w:rsidRPr="001C68C5">
        <w:t xml:space="preserve">) Results from three CMIP6 models, including UKESM1-0LL (green), GFDL-ESM4 (blue), and CESM2-WACCM (red), are shown; the shaded light green and light red bands show mean over multiple ensemble members for UKESM1-0LL (3) and CESM2-WACCM (3) models, respectively with the multi-model mean anomalies shown in thick black line. </w:t>
      </w:r>
      <w:r w:rsidR="003F1C19" w:rsidRPr="001C68C5">
        <w:t>B</w:t>
      </w:r>
      <w:r w:rsidRPr="001C68C5">
        <w:t xml:space="preserve">) multimodel mean OH anomalies for 1980-2015 period compared with those derived from observational-based inversions from </w:t>
      </w:r>
      <w:r w:rsidRPr="001C68C5">
        <w:fldChar w:fldCharType="begin" w:fldLock="1"/>
      </w:r>
      <w:ins w:id="3129" w:author="Robin Matthews" w:date="2021-07-08T18:26:00Z">
        <w:r w:rsidR="004D31F1">
          <w:instrText>ADDIN CSL_CITATION { "citationItems" : [ { "id" : "ITEM-1", "itemData" : { "DOI" : "10.1126/science.1197640", "abstract" : "The oxidizing capacity of the global atmosphere is largely determined by hydroxyl (OH) radicals and is diagnosed by analyzing methyl chloroform (CH3CCl3) measurements. Previously, large year-to-year changes in global mean OH concentrations have been inferred from such measurements, suggesting that the atmospheric oxidizing capacity is sensitive to perturbations by widespread air pollution and natural influences. We show how the interannual variability in OH has been more precisely estimated from CH3CCl3 measurements since 1998, when atmospheric gradients of CH3CCl3 had diminished as a result of the Montreal Protocol. We infer a small interannual OH variability as a result, indicating that global OH is generally well buffered against perturbations. This small variability is consistent with measurements of methane and other trace gases oxidized primarily by OH, as well as global photochemical model calculations.", "author" : [ { "dropping-particle" : "", "family" : "Montzka", "given" : "S A", "non-dropping-particle" : "", "parse-names" : false, "suffix" : "" }, { "dropping-particle" : "", "family" : "Krol", "given" : "M", "non-dropping-particle" : "", "parse-names" : false, "suffix" : "" }, { "dropping-particle" : "", "family" : "Dlugokencky", "given" : "E", "non-dropping-particle" : "", "parse-names" : false, "suffix" : "" }, { "dropping-particle" : "", "family" : "Hall", "given" : "B", "non-dropping-particle" : "", "parse-names" : false, "suffix" : "" }, { "dropping-particle" : "", "family" : "J\u00f6ckel", "given" : "P", "non-dropping-particle" : "", "parse-names" : false, "suffix" : "" }, { "dropping-particle" : "", "family" : "Lelieveld", "given" : "J", "non-dropping-particle" : "", "parse-names" : false, "suffix" : "" } ], "container-title" : "Science", "id" : "ITEM-1", "issue" : "6013", "issued" : { "date-parts" : [ [ "2011" ] ] }, "page" : "67-69", "title" : "Small Interannual Variability of Global Atmospheric Hydroxyl", "translator" : [ { "dropping-particle" : "", "family" : "G3268", "given" : "", "non-dropping-particle" : "", "parse-names" : false, "suffix" : "" } ], "type" : "article-journal", "volume" : "331" }, "uris" : [ "http://www.mendeley.com/documents/?uuid=3723bc60-0d46-485f-88de-57185bfe1a49" ] }, { "id" : "ITEM-2", "itemData" : { "DOI" : "10.1029/2018JD028388", "abstract" : "Abstract The oxidizing capacity of the troposphere is controlled primarily by the abundance of hydroxyl radical (OH). The global mean concentration of tropospheric OH, [OH]TROP (the burden of OH in the global troposphere appropriate for calculating the lifetime of methane) inferred from measurements of methyl chloroform has remained relatively constant during the past several decades despite rising levels of methane that should have led to a decline. Here we examine other factors that may have affected [OH]TROP such as the changing values of stratospheric ozone, rising tropospheric H2O, varying burden of NOx (=NO+NO2), rising temperatures, and widening of the climatological tropics due to expansion of the Hadley cell. Our analysis suggests the positive trends in [OH]TROP due to H2O, NOx, and overhead O3, and tropical expansion are large enough (\u0394 [OH]TROP = +0.95 \u00b1 0.18%/decade) to counter almost all of the expected decrease in [OH]TROP due to rising methane (\u0394 [OH]TROP = \u22121.01 \u00b1 0.05%/decade) over the period 1980 to 2015, while variations in temperature contribute almost no trend (\u0394 [OH]TROP = \u22120.02 \u00b1 0.02%/decade) in [OH]TROP. The approximated impact of Hadley cell expansion on [OH]TROP is also a small but not insignificant factor partially responsible for the steadiness of tropospheric oxidizing capacity over the past several decades, which free-running models likely do not capture.", "author" : [ { "dropping-particle" : "", "family" : "Nicely", "given" : "Julie M", "non-dropping-particle" : "", "parse-names" : false, "suffix" : "" }, { "dropping-particle" : "", "family" : "Canty", "given" : "Timothy P", "non-dropping-particle" : "", "parse-names" : false, "suffix" : "" }, { "dropping-particle" : "", "family" : "Manyin", "given" : "Michael", "non-dropping-particle" : "", "parse-names" : false, "suffix" : "" }, { "dropping-particle" : "", "family" : "Oman", "given" : "Luke D", "non-dropping-particle" : "", "parse-names" : false, "suffix" : "" }, { "dropping-particle" : "", "family" : "Salawitch", "given" : "Ross J", "non-dropping-particle" : "", "parse-names" : false, "suffix" : "" }, { "dropping-particle" : "", "family" : "Steenrod", "given" : "Stephen D", "non-dropping-particle" : "", "parse-names" : false, "suffix" : "" }, { "dropping-particle" : "", "family" : "Strahan", "given" : "Susan E", "non-dropping-particle" : "", "parse-names" : false, "suffix" : "" }, { "dropping-particle" : "", "family" : "Strode", "given" : "Sarah A", "non-dropping-particle" : "", "parse-names" : false, "suffix" : "" } ], "container-title" : "Journal of Geophysical Research: Atmospheres", "id" : "ITEM-2", "issue" : "18", "issued" : { "date-parts" : [ [ "2018" ] ] }, "page" : "10,710-774,795", "title" : "Changes in Global Tropospheric OH Expected as a Result of Climate Change Over the Last Several Decades", "translator" : [ { "dropping-particle" : "", "family" : "G3705", "given" : "", "non-dropping-particle" : "", "parse-names" : false, "suffix" : "" } ], "type" : "article-journal", "volume" : "123" }, "uris" : [ "http://www.mendeley.com/documents/?uuid=93bb41fd-bcfe-4eb0-8eaa-cfd5ddf91575" ] }, { "id" : "ITEM-3", "itemData" : { "abstract" : "The growth in global methane (CH4) concentration, which had been ongoing since the industrial revolution, stalled around the year 2000 before resuming globally in 2007. We evaluate the role of the hydroxyl radical (OH), the major CH4 sink, in the recent CH4 growth. We also examine the influence of systematic uncertainties in OH concentrations on CH4 emissions inferred from atmospheric observations. We use observations of 1,1,1-trichloroethane (CH3CCl3), which is lost primarily through reaction with OH, to estimate OH levels as well as CH3CC3 emissions, which have uncertainty that previously limited the accuracy of OH estimates. We find a 64\u201370% probability that a decline in OH has contributed to the post-2007 methane rise. Our median solution suggests that CH4 emissions increased relatively steadily during the late 1990s and early 2000s, after which growth was more modest. This solution obviates the need for a sudden statistically significant change in total CH4 emissions around the year 2007 to explain the atmospheric observations and can explain some of the decline in the atmospheric 13CH4/12CH4 ratio and the recent growth in C2H6. Our approach indicates that significant OH-related uncertainties in the CH4 budget remain, and we find that it is not possible to implicate, with a high degree of confidence, rapid global CH4 emissions changes as the primary driver of recent trends when our inferred OH trends and these uncertainties are considered.", "author" : [ { "dropping-particle" : "", "family" : "Rigby", "given" : "Matthew", "non-dropping-particle" : "", "parse-names" : false, "suffix" : "" }, { "dropping-particle" : "", "family" : "Montzka", "given" : "Stephen A", "non-dropping-particle" : "", "parse-names" : false, "suffix" : "" }, { "dropping-particle" : "", "family" : "Prinn", "given" : "Ronald G", "non-dropping-particle" : "", "parse-names" : false, "suffix" : "" }, { "dropping-particle" : "", "family" : "White", "given" : "James W C", "non-dropping-particle" : "", "parse-names" : false, "suffix" : "" }, { "dropping-particle" : "", "family" : "Young", "given" : "Dickon", "non-dropping-particle" : "", "parse-names" : false, "suffix" : "" }, { "dropping-particle" : "", "family" : "O\u2019Doherty", "given" : "Simon", "non-dropping-particle" : "", "parse-names" : false, "suffix" : "" }, { "dropping-particle" : "", "family" : "Lunt", "given" : "Mark F", "non-dropping-particle" : "", "parse-names" : false, "suffix" : "" }, { "dropping-particle" : "", "family" : "Ganesan", "given" : "Anita L", "non-dropping-particle" : "", "parse-names" : false, "suffix" : "" }, { "dropping-particle" : "", "family" : "Manning", "given" : "Alistair J", "non-dropping-particle" : "", "parse-names" : false, "suffix" : "" }, { "dropping-particle" : "", "family" : "Simmonds", "given" : "Peter G", "non-dropping-particle" : "", "parse-names" : false, "suffix" : "" }, { "dropping-particle" : "", "family" : "Salameh", "given" : "Peter K", "non-dropping-particle" : "", "parse-names" : false, "suffix" : "" }, { "dropping-particle" : "", "family" : "Harth", "given" : "Christina M", "non-dropping-particle" : "", "parse-names" : false, "suffix" : "" }, { "dropping-particle" : "", "family" : "M\u00fchle", "given" : "Jens", "non-dropping-particle" : "", "parse-names" : false, "suffix" : "" }, { "dropping-particle" : "", "family" : "Weiss", "given" : "Ray F", "non-dropping-particle" : "", "parse-names" : false, "suffix" : "" }, { "dropping-particle" : "", "family" : "Fraser", "given" : "Paul J", "non-dropping-particle" : "", "parse-names" : false, "suffix" : "" }, { "dropping-particle" : "", "family" : "Steele", "given" : "L Paul", "non-dropping-particle" : "", "parse-names" : false, "suffix" : "" }, { "dropping-particle" : "", "family" : "Krummel", "given" : "Paul B", "non-dropping-particle" : "", "parse-names" : false, "suffix" : "" }, { "dropping-particle" : "", "family" : "McCulloch", "given" : "Archie", "non-dropping-particle" : "", "parse-names" : false, "suffix" : "" }, { "dropping-particle" : "", "family" : "Park", "given" : "Sunyoung", "non-dropping-particle" : "", "parse-names" : false, "suffix" : "" } ], "container-title" : "Proceedings of the National Academy of Sciences", "id" : "ITEM-3", "issued" : { "date-parts" : [ [ "2017" ] ] }, "note" : "10.1073/pnas.1616426114", "title" : "Role of atmospheric oxidation in recent methane growth", "translator" : [ { "dropping-particle" : "", "family" : "G3266", "given" : "", "non-dropping-particle" : "", "parse-names" : false, "suffix" : "" } ], "type" : "article-journal" }, "uris" : [ "http://www.mendeley.com/documents/?uuid=b23f9ee3-6329-4da5-88b0-7e848479d15a" ] }, { "id" : "ITEM-4", "itemData" : { "abstract" : "Methane is the second strongest anthropogenic greenhouse gas and its atmospheric burden has more than doubled since 1850. Methane concentrations stabilized in the early 2000s and began increasing again in 2007. Neither the stabilization nor the recent growth are well understood, as evidenced by multiple competing hypotheses in recent literature. Here we use a multispecies two-box model inversion to jointly constrain 36 y of methane sources and sinks, using ground-based measurements of methane, methyl chloroform, and the C13/C12 ratio in atmospheric methane (\u03b413CH4) from 1983 through 2015. We find that the problem, as currently formulated, is underdetermined and solutions obtained in previous work are strongly dependent on prior assumptions. Based on our analysis, the mathematically most likely explanation for the renewed growth in atmospheric methane, counterintuitively, involves a 25-Tg/y decrease in methane emissions from 2003 to 2016 that is offset by a 7% decrease in global mean hydroxyl (OH) concentrations, the primary sink for atmospheric methane, over the same period. However, we are still able to fit the observations if we assume that OH concentrations are time invariant (as much of the previous work has assumed) and we then find solutions that are largely consistent with other proposed hypotheses for the renewed growth of atmospheric methane since 2007. We conclude that the current surface observing system does not allow unambiguous attribution of the decadal trends in methane without robust constraints on OH variability, which currently rely purely on methyl chloroform data and its uncertain emissions estimates.", "author" : [ { "dropping-particle" : "", "family" : "Turner", "given" : "Alexander J", "non-dropping-particle" : "", "parse-names" : false, "suffix" : "" }, { "dropping-particle" : "", "family" : "Frankenberg", "given" : "Christian", "non-dropping-particle" : "", "parse-names" : false, "suffix" : "" }, { "dropping-particle" : "", "family" : "Wennberg", "given" : "Paul O", "non-dropping-particle" : "", "parse-names" : false, "suffix" : "" }, { "dropping-particle" : "", "family" : "Jacob", "given" : "Daniel J", "non-dropping-particle" : "", "parse-names" : false, "suffix" : "" } ], "container-title" : "Proceedings of the National Academy of Sciences", "id" : "ITEM-4", "issued" : { "date-parts" : [ [ "2017" ] ] }, "note" : "10.1073/pnas.1616020114", "title" : "Ambiguity in the causes for decadal trends in atmospheric methane and hydroxyl", "translator" : [ { "dropping-particle" : "", "family" : "G3279", "given" : "", "non-dropping-particle" : "", "parse-names" : false, "suffix" : "" } ], "type" : "article-journal" }, "uris" : [ "http://www.mendeley.com/documents/?uuid=fd1ab8be-c7eb-4688-95c2-67f4db6bc808" ] }, { "id" : "ITEM-5", "itemData" : { "DOI" : "10.5194/acp-19-407-2019", "ISBN" : "1680-7375", "ISSN" : "16807324", "abstract" : "&lt;p&gt;&lt;strong&gt;Abstract.&lt;/strong&gt; The hydroxyl radical (OH) is the main atmospheric oxidant and the primary sink of the greenhouse gas CH&lt;sub&gt;4&lt;/sub&gt;. In two recent studies, constraints on the hydroxyl radical (OH) were derived using a tropospheric two-box model of methyl chloroform (MCF) and CH&lt;sub&gt;4&lt;/sub&gt;. When OH variations as derived in this set-up were propagated to the CH&lt;sub&gt;4&lt;/sub&gt; budget, the constraints on OH from MCF still allowed for a wide range of CH&lt;sub&gt;4&lt;/sub&gt; emission scenarios. This is important, because global CH&lt;sub&gt;4&lt;/sub&gt; emissions are generally considered best constrained by the global lifetime of CH&lt;sub&gt;4&lt;/sub&gt;, which is determined mainly by OH. Here, we investigate how the use of a tropospheric two-box model in these studies can have affected derived constraints on OH, due to the simplifying assumptions inherent to a two-box model. First, instead of prescribing fixed model parameters for interhemispheric transport, chemical loss rates and loss to the stratosphere, we derive species- and time-dependent quantities from a full 3D transport model simulation. We find significant deviations between the magnitude and time-dependence of the parameters we derive, and the assumptions commonly reported and adopted in literature. Moreover, using output from the 3D model simulations, we investigated differences between the burden seen by the surface measurement network of the National Oceanic and Atmospheric Administration and the true tropospheric burden. Next, we accounted for these biases in a two-box model inversion of MCF and CH&lt;sub&gt;4&lt;/sub&gt;, to investigate the impact of the biases on OH constraints.&lt;/p&gt; &lt;p&gt;We find that the sensitivity of interannual OH anomalies to the biases is modest (1&amp;amp;ndash;2&lt;span class=\"thinspace\"&gt;&lt;/span&gt;%), relative to the significant uncertainties on derived OH (5&amp;amp;ndash;8&lt;span class=\"thinspace\"&gt;&lt;/span&gt;%). However, in an inversion where we implemented all four bias corrections simultaneously, we did find a shift to a positive OH trend over the 1994&amp;amp;ndash;2015 period. Moreover, the magnitude of derived global mean OH and by extent that of global CH&lt;sub&gt;4&lt;/sub&gt; emissions are affected much more strongly by the bias corrections than their anomalies (&amp;amp;sim;&lt;span class=\"thinspace\"&gt;&lt;/span&gt;10&lt;span class=\"thinspace\"&gt;&lt;/span&gt;%). In this way, we identified and quantified direct limitations in the two-box model approach that can possibly be corrected for when a full 3D simulation is used to inform the two-box model.\u2026", "author" : [ { "dropping-particle" : "", "family" : "Naus", "given" : "Stijn", "non-dropping-particle" : "", "parse-names" : false, "suffix" : "" }, { "dropping-particle" : "", "family" : "Montzka", "given" : "Stephen A.", "non-dropping-particle" : "", "parse-names" : false, "suffix" : "" }, { "dropping-particle" : "", "family" : "Pandey", "given" : "Sudhanshu", "non-dropping-particle" : "", "parse-names" : false, "suffix" : "" }, { "dropping-particle" : "", "family" : "Basu", "given" : "Sourish", "non-dropping-particle" : "", "parse-names" : false, "suffix" : "" }, { "dropping-particle" : "", "family" : "Dlugokencky", "given" : "Ed J.", "non-dropping-particle" : "", "parse-names" : false, "suffix" : "" }, { "dropping-particle" : "", "family" : "Krol", "given" : "Maarten", "non-dropping-particle" : "", "parse-names" : false, "suffix" : "" } ], "container-title" : "Atmospheric Chemistry and Physics", "id" : "ITEM-5", "issue" : "1", "issued" : { "date-parts" : [ [ "2019" ] ] }, "note" : "ACPD", "page" : "407-424", "publisher" : "Copernicus Publications", "title" : "Constraints and biases in a tropospheric two-box model of OH", "translator" : [ { "dropping-particle" : "", "family" : "G3281", "given" : "", "non-dropping-particle" : "", "parse-names" : false, "suffix" : "" } ], "type" : "article-journal", "volume" : "19" }, "uris" : [ "http://www.mendeley.com/documents/?uuid=02f2fe2b-3c5b-4129-817b-2117eb10e52f" ] }, { "id" : "ITEM-6", "itemData" : { "DOI" : "https://doi.org/10.1029/2020JD033862", "ISSN" : "2169-897X", "abstract" : "Abstract Trends and variability in tropospheric hydroxyl (OH) radicals influence budgets of many greenhouse gases, air pollutant species, and ozone depleting substances. Estimations of tropospheric OH trends and variability based on budget analysis of methyl chloroform (CH3CCl3) and process-based chemistry transport models often produce conflicting results. Here we use a previously tested transport model to simulate atmospheric CH3CCl3 for the period 1985?2018. Based on mismatches between model output and observations, we derive consistent anomalies in the inverse lifetime of CH3CCl3 (KG) using measurements from two independent observational networks (National Oceanic and Atmospheric Administration and Advanced Global Atmospheric Gases Experiment). Our method allows a separation between ?physical? (transport, temperature) and ?chemical? (i.e., abundance) influences on OH\u00a0+\u00a0CH3CCl3 reaction rate in the atmosphere. Small increases in KG due to ?physical? influences are mostly driven by increases in the temperature-dependent reaction between OH and CH3CCl3 and resulted in a smoothly varying increase of 0.80% decade?1. Chemical effects on KG, linked to global changes in OH sources and sinks, show larger year-to-year variations (?2%?3%), and have a negative correlation with the El Ni\u00f1o Southern Oscillation. A significant positive trend in KG can be derived after 2001, but it persists only through 2015 and only if we assume that CH3CCl3 emissions decayed more slowly over time than our best estimate suggests. If global CH3CCl3 emissions dropped below 3\u00a0Gg year?1 after 2015, recent CH3CCl3 measurements indicate that the 2015?2018 loss rate of CH3CCl3 due to reaction with OH is comparable to its value 2\u00a0decades ago.", "author" : [ { "dropping-particle" : "", "family" : "Patra", "given" : "P K", "non-dropping-particle" : "", "parse-names" : false, "suffix" : "" }, { "dropping-particle" : "", "family" : "Krol", "given" : "M C", "non-dropping-particle" : "", "parse-names" : false, "suffix" : "" }, { "dropping-particle" : "", "family" : "Prinn", "given" : "R G", "non-dropping-particle" : "", "parse-names" : false, "suffix" : "" }, { "dropping-particle" : "", "family" : "Takigawa", "given" : "M", "non-dropping-particle" : "", "parse-names" : false, "suffix" : "" }, { "dropping-particle" : "", "family" : "M\u00fchle", "given" : "J", "non-dropping-particle" : "", "parse-names" : false, "suffix" : "" }, { "dropping-particle" : "", "family" : "Montzka", "given" : "S A", "non-dropping-particle" : "", "parse-names" : false, "suffix" : "" }, { "dropping-particle" : "", "family" : "Lal", "given" : "S", "non-dropping-particle" : "", "parse-names" : false, "suffix" : "" }, { "dropping-particle" : "", "family" : "Yamashita", "given" : "Y", "non-dropping-particle" : "", "parse-names" : false, "suffix" : "" }, { "dropping-particle" : "", "family" : "Naus", "given" : "S", "non-dropping-particle" : "", "parse-names" : false, "suffix" : "" }, { "dropping-particle" : "", "family" : "Chandra", "given" : "N", "non-dropping-particle" : "", "parse-names" : false, "suffix" : "" }, { "dropping-particle" : "", "family" : "Weiss", "given" : "R F", "non-dropping-particle" : "", "parse-names" : false, "suffix" : "" }, { "dropping-particle" : "", "family" : "Krummel", "given" : "P B", "non-dropping-particle" : "", "parse-names" : false, "suffix" : "" }, { "dropping-particle" : "", "family" : "Fraser", "given" : "P J", "non-dropping-particle" : "", "parse-names" : false, "suffix" : "" }, { "dropping-particle" : "", "family" : "O'Doherty", "given" : "S", "non-dropping-particle" : "", "parse-names" : false, "suffix" : "" }, { "dropping-particle" : "", "family" : "Elkins", "given" : "J W", "non-dropping-particle" : "", "parse-names" : false, "suffix" : "" } ], "container-title" : "Journal of Geophysical Research: Atmospheres", "id" : "ITEM-6", "issue" : "4", "issued" : { "date-parts" : [ [ "2021", "2", "27" ] ] }, "note" : "https://doi.org/10.1029/2020JD033862", "page" : "e2020JD033862", "publisher" : "John Wiley &amp; Sons, Ltd", "title" : "Methyl Chloroform Continues to Constrain the Hydroxyl (OH) Variability in the Troposphere", "translator" : [ { "dropping-particle" : "", "family" : "G5281", "given" : "", "non-dropping-particle" : "", "parse-names" : false, "suffix" : "" } ], "type" : "article-journal", "volume" : "126" }, "uris" : [ "http://www.mendeley.com/documents/?uuid=00bfb940-6a36-4c96-adde-8722b6d7db76" ] } ], "mendeley" : { "formattedCitation" : "(Montzka et al., 2011; Rigby et al., 2017; Turner et al., 2017; Nicely et al., 2018; Naus et al., 2019; Patra et al., 2021)", "manualFormatting" : "Montzka et al., 2011; Rigby et al., 2017; Turner et al., 2017; Nicely et al., 2018; Naus et al., 2019; Patra et al., 2021", "plainTextFormattedCitation" : "(Montzka et al., 2011; Rigby et al., 2017; Turner et al., 2017; Nicely et al., 2018; Naus et al., 2019; Patra et al., 2021)", "previouslyFormattedCitation" : "(Montzka et al., 2011; Rigby et al., 2017; Turner et al., 2017; Nicely et al., 2018; Naus et al., 2019; Patra et al., 2021)" }, "properties" : { "noteIndex" : 0 }, "schema" : "https://github.com/citation-style-language/schema/raw/master/csl-citation.json" }</w:instrText>
        </w:r>
      </w:ins>
      <w:del w:id="3130" w:author="Robin Matthews" w:date="2021-07-08T18:26:00Z">
        <w:r w:rsidR="00D477C7" w:rsidDel="004D31F1">
          <w:delInstrText xml:space="preserve">ADDIN CSL_CITATION { "citationItems" : [ { "id" : "ITEM-1", "itemData" : { "DOI" : "10.1126/science.1197640", "abstract" : "The oxidizing capacity of the global atmosphere is largely determined by hydroxyl (OH) radicals and is diagnosed by analyzing methyl chloroform (CH3CCl3) measurements. Previously, large year-to-year changes in global mean OH concentrations have been inferred from such measurements, suggesting that the atmospheric oxidizing capacity is sensitive to perturbations by widespread air pollution and natural influences. We show how the interannual variability in OH has been more precisely estimated from CH3CCl3 measurements since 1998, when atmospheric gradients of CH3CCl3 had diminished as a result of the Montreal Protocol. We infer a small interannual OH variability as a result, indicating that global OH is generally well buffered against perturbations. This small variability is consistent with measurements of methane and other trace gases oxidized primarily by OH, as well as global photochemical model calculations.", "author" : [ { "dropping-particle" : "", "family" : "Montzka", "given" : "S A", "non-dropping-particle" : "", "parse-names" : false, "suffix" : "" }, { "dropping-particle" : "", "family" : "Krol", "given" : "M", "non-dropping-particle" : "", "parse-names" : false, "suffix" : "" }, { "dropping-particle" : "", "family" : "Dlugokencky", "given" : "E", "non-dropping-particle" : "", "parse-names" : false, "suffix" : "" }, { "dropping-particle" : "", "family" : "Hall", "given" : "B", "non-dropping-particle" : "", "parse-names" : false, "suffix" : "" }, { "dropping-particle" : "", "family" : "J\u00f6ckel", "given" : "P", "non-dropping-particle" : "", "parse-names" : false, "suffix" : "" }, { "dropping-particle" : "", "family" : "Lelieveld", "given" : "J", "non-dropping-particle" : "", "parse-names" : false, "suffix" : "" } ], "container-title" : "Science", "id" : "ITEM-1", "issue" : "6013", "issued" : { "date-parts" : [ [ "2011" ] ] }, "page" : "67-69", "title" : "Small Interannual Variability of Global Atmospheric Hydroxyl", "translator" : [ { "dropping-particle" : "", "family" : "G3268", "given" : "", "non-dropping-particle" : "", "parse-names" : false, "suffix" : "" } ], "type" : "article-journal", "volume" : "331" }, "uris" : [ "http://www.mendeley.com/documents/?uuid=3723bc60-0d46-485f-88de-57185bfe1a49" ] }, { "id" : "ITEM-2", "itemData" : { "DOI" : "10.1029/2018JD028388", "abstract" : "Abstract The oxidizing capacity of the troposphere is controlled primarily by the abundance of hydroxyl radical (OH). The global mean concentration of tropospheric OH, [OH]TROP (the burden of OH in the global troposphere appropriate for calculating the lifetime of methane) inferred from measurements of methyl chloroform has remained relatively constant during the past several decades despite rising levels of methane that should have led to a decline. Here we examine other factors that may have affected [OH]TROP such as the changing values of stratospheric ozone, rising tropospheric H2O, varying burden of NOx (=NO+NO2), rising temperatures, and widening of the climatological tropics due to expansion of the Hadley cell. Our analysis suggests the positive trends in [OH]TROP due to H2O, NOx, and overhead O3, and tropical expansion are large enough (\u0394 [OH]TROP = +0.95 \u00b1 0.18%/decade) to counter almost all of the expected decrease in [OH]TROP due to rising methane (\u0394 [OH]TROP = \u22121.01 \u00b1 0.05%/decade) over the period 1980 to 2015, while variations in temperature contribute almost no trend (\u0394 [OH]TROP = \u22120.02 \u00b1 0.02%/decade) in [OH]TROP. The approximated impact of Hadley cell expansion on [OH]TROP is also a small but not insignificant factor partially responsible for the steadiness of tropospheric oxidizing capacity over the past several decades, which free-running models likely do not capture.", "author" : [ { "dropping-particle" : "", "family" : "Nicely", "given" : "Julie M", "non-dropping-particle" : "", "parse-names" : false, "suffix" : "" }, { "dropping-particle" : "", "family" : "Canty", "given" : "Timothy P", "non-dropping-particle" : "", "parse-names" : false, "suffix" : "" }, { "dropping-particle" : "", "family" : "Manyin", "given" : "Michael", "non-dropping-particle" : "", "parse-names" : false, "suffix" : "" }, { "dropping-particle" : "", "family" : "Oman", "given" : "Luke D", "non-dropping-particle" : "", "parse-names" : false, "suffix" : "" }, { "dropping-particle" : "", "family" : "Salawitch", "given" : "Ross J", "non-dropping-particle" : "", "parse-names" : false, "suffix" : "" }, { "dropping-particle" : "", "family" : "Steenrod", "given" : "Stephen D", "non-dropping-particle" : "", "parse-names" : false, "suffix" : "" }, { "dropping-particle" : "", "family" : "Strahan", "given" : "Susan E", "non-dropping-particle" : "", "parse-names" : false, "suffix" : "" }, { "dropping-particle" : "", "family" : "Strode", "given" : "Sarah A", "non-dropping-particle" : "", "parse-names" : false, "suffix" : "" } ], "container-title" : "Journal of Geophysical Research: Atmospheres", "id" : "ITEM-2", "issue" : "18", "issued" : { "date-parts" : [ [ "2018" ] ] }, "page" : "10,710-774,795", "title" : "Changes in Global Tropospheric OH Expected as a Result of Climate Change Over the Last Several Decades", "translator" : [ { "dropping-particle" : "", "family" : "G3705", "given" : "", "non-dropping-particle" : "", "parse-names" : false, "suffix" : "" } ], "type" : "article-journal", "volume" : "123" }, "uris" : [ "http://www.mendeley.com/documents/?uuid=93bb41fd-bcfe-4eb0-8eaa-cfd5ddf91575" ] }, { "id" : "ITEM-3", "itemData" : { "abstract" : "The growth in global methane (CH4) concentration, which had been ongoing since the industrial revolution, stalled around the year 2000 before resuming globally in 2007. We evaluate the role of the hydroxyl radical (OH), the major CH4 sink, in the recent CH4 growth. We also examine the influence of systematic uncertainties in OH concentrations on CH4 emissions inferred from atmospheric observations. We use observations of 1,1,1-trichloroethane (CH3CCl3), which is lost primarily through reaction with OH, to estimate OH levels as well as CH3CC3 emissions, which have uncertainty that previously limited the accuracy of OH estimates. We find a 64\u201370% probability that a decline in OH has contributed to the post-2007 methane rise. Our median solution suggests that CH4 emissions increased relatively steadily during the late 1990s and early 2000s, after which growth was more modest. This solution obviates the need for a sudden statistically significant change in total CH4 emissions around the year 2007 to explain the atmospheric observations and can explain some of the decline in the atmospheric 13CH4/12CH4 ratio and the recent growth in C2H6. Our approach indicates that significant OH-related uncertainties in the CH4 budget remain, and we find that it is not possible to implicate, with a high degree of confidence, rapid global CH4 emissions changes as the primary driver of recent trends when our inferred OH trends and these uncertainties are considered.", "author" : [ { "dropping-particle" : "", "family" : "Rigby", "given" : "Matthew", "non-dropping-particle" : "", "parse-names" : false, "suffix" : "" }, { "dropping-particle" : "", "family" : "Montzka", "given" : "Stephen A", "non-dropping-particle" : "", "parse-names" : false, "suffix" : "" }, { "dropping-particle" : "", "family" : "Prinn", "given" : "Ronald G", "non-dropping-particle" : "", "parse-names" : false, "suffix" : "" }, { "dropping-particle" : "", "family" : "White", "given" : "James W C", "non-dropping-particle" : "", "parse-names" : false, "suffix" : "" }, { "dropping-particle" : "", "family" : "Young", "given" : "Dickon", "non-dropping-particle" : "", "parse-names" : false, "suffix" : "" }, { "dropping-particle" : "", "family" : "O\u2019Doherty", "given" : "Simon", "non-dropping-particle" : "", "parse-names" : false, "suffix" : "" }, { "dropping-particle" : "", "family" : "Lunt", "given" : "Mark F", "non-dropping-particle" : "", "parse-names" : false, "suffix" : "" }, { "dropping-particle" : "", "family" : "Ganesan", "given" : "Anita L", "non-dropping-particle" : "", "parse-names" : false, "suffix" : "" }, { "dropping-particle" : "", "family" : "Manning", "given" : "Alistair J", "non-dropping-particle" : "", "parse-names" : false, "suffix" : "" }, { "dropping-particle" : "", "family" : "Simmonds", "given" : "Peter G", "non-dropping-particle" : "", "parse-names" : false, "suffix" : "" }, { "dropping-particle" : "", "family" : "Salameh", "given" : "Peter K", "non-dropping-particle" : "", "parse-names" : false, "suffix" : "" }, { "dropping-particle" : "", "family" : "Harth", "given" : "Christina M", "non-dropping-particle" : "", "parse-names" : false, "suffix" : "" }, { "dropping-particle" : "", "family" : "M\u00fchle", "given" : "Jens", "non-dropping-particle" : "", "parse-names" : false, "suffix" : "" }, { "dropping-particle" : "", "family" : "Weiss", "given" : "Ray F", "non-dropping-particle" : "", "parse-names" : false, "suffix" : "" }, { "dropping-particle" : "", "family" : "Fraser", "given" : "Paul J", "non-dropping-particle" : "", "parse-names" : false, "suffix" : "" }, { "dropping-particle" : "", "family" : "Steele", "given" : "L Paul", "non-dropping-particle" : "", "parse-names" : false, "suffix" : "" }, { "dropping-particle" : "", "family" : "Krummel", "given" : "Paul B", "non-dropping-particle" : "", "parse-names" : false, "suffix" : "" }, { "dropping-particle" : "", "family" : "McCulloch", "given" : "Archie", "non-dropping-particle" : "", "parse-names" : false, "suffix" : "" }, { "dropping-particle" : "", "family" : "Park", "given" : "Sunyoung", "non-dropping-particle" : "", "parse-names" : false, "suffix" : "" } ], "container-title" : "Proceedings of the National Academy of Sciences", "id" : "ITEM-3", "issued" : { "date-parts" : [ [ "2017" ] ] }, "note" : "10.1073/pnas.1616426114", "title" : "Role of atmospheric oxidation in recent methane growth", "translator" : [ { "dropping-particle" : "", "family" : "G3266", "given" : "", "non-dropping-particle" : "", "parse-names" : false, "suffix" : "" } ], "type" : "article-journal" }, "uris" : [ "http://www.mendeley.com/documents/?uuid=b23f9ee3-6329-4da5-88b0-7e848479d15a" ] }, { "id" : "ITEM-4", "itemData" : { "abstract" : "Methane is the second strongest anthropogenic greenhouse gas and its atmospheric burden has more than doubled since 1850. Methane concentrations stabilized in the early 2000s and began increasing again in 2007. Neither the stabilization nor the recent growth are well understood, as evidenced by multiple competing hypotheses in recent literature. Here we use a multispecies two-box model inversion to jointly constrain 36 y of methane sources and sinks, using ground-based measurements of methane, methyl chloroform, and the C13/C12 ratio in atmospheric methane (\u03b413CH4) from 1983 through 2015. We find that the problem, as currently formulated, is underdetermined and solutions obtained in previous work are strongly dependent on prior assumptions. Based on our analysis, the mathematically most likely explanation for the renewed growth in atmospheric methane, counterintuitively, involves a 25-Tg/y decrease in methane emissions from 2003 to 2016 that is offset by a 7% decrease in global mean hydroxyl (OH) concentrations, the primary sink for atmospheric methane, over the same period. However, we are still able to fit the observations if we assume that OH concentrations are time invariant (as much of the previous work has assumed) and we then find solutions that are largely consistent with other proposed hypotheses for the renewed growth of atmospheric methane since 2007. We conclude that the current surface observing system does not allow unambiguous attribution of the decadal trends in methane without robust constraints on OH variability, which currently rely purely on methyl chloroform data and its uncertain emissions estimates.", "author" : [ { "dropping-particle" : "", "family" : "Turner", "given" : "Alexander J", "non-dropping-particle" : "", "parse-names" : false, "suffix" : "" }, { "dropping-particle" : "", "family" : "Frankenberg", "given" : "Christian", "non-dropping-particle" : "", "parse-names" : false, "suffix" : "" }, { "dropping-particle" : "", "family" : "Wennberg", "given" : "Paul O", "non-dropping-particle" : "", "parse-names" : false, "suffix" : "" }, { "dropping-particle" : "", "family" : "Jacob", "given" : "Daniel J", "non-dropping-particle" : "", "parse-names" : false, "suffix" : "" } ], "container-title" : "Proceedings of the National Academy of Sciences", "id" : "ITEM-4", "issued" : { "date-parts" : [ [ "2017" ] ] }, "note" : "10.1073/pnas.1616020114", "title" : "Ambiguity in the causes for decadal trends in atmospheric methane and hydroxyl", "translator" : [ { "dropping-particle" : "", "family" : "G3279", "given" : "", "non-dropping-particle" : "", "parse-names" : false, "suffix" : "" } ], "type" : "article-journal" }, "uris" : [ "http://www.mendeley.com/documents/?uuid=fd1ab8be-c7eb-4688-95c2-67f4db6bc808" ] }, { "id" : "ITEM-5", "itemData" : { "DOI" : "10.5194/acp-19-407-2019", "ISBN" : "1680-7375", "ISSN" : "16807324", "abstract" : "&lt;p&gt;&lt;strong&gt;Abstract.&lt;/strong&gt; The hydroxyl radical (OH) is the main atmospheric oxidant and the primary sink of the greenhouse gas CH&lt;sub&gt;4&lt;/sub&gt;. In two recent studies, constraints on the hydroxyl radical (OH) were derived using a tropospheric two-box model of methyl chloroform (MCF) and CH&lt;sub&gt;4&lt;/sub&gt;. When OH variations as derived in this set-up were propagated to the CH&lt;sub&gt;4&lt;/sub&gt; budget, the constraints on OH from MCF still allowed for a wide range of CH&lt;sub&gt;4&lt;/sub&gt; emission scenarios. This is important, because global CH&lt;sub&gt;4&lt;/sub&gt; emissions are generally considered best constrained by the global lifetime of CH&lt;sub&gt;4&lt;/sub&gt;, which is determined mainly by OH. Here, we investigate how the use of a tropospheric two-box model in these studies can have affected derived constraints on OH, due to the simplifying assumptions inherent to a two-box model. First, instead of prescribing fixed model parameters for interhemispheric transport, chemical loss rates and loss to the stratosphere, we derive species- and time-dependent quantities from a full 3D transport model simulation. We find significant deviations between the magnitude and time-dependence of the parameters we derive, and the assumptions commonly reported and adopted in literature. Moreover, using output from the 3D model simulations, we investigated differences between the burden seen by the surface measurement network of the National Oceanic and Atmospheric Administration and the true tropospheric burden. Next, we accounted for these biases in a two-box model inversion of MCF and CH&lt;sub&gt;4&lt;/sub&gt;, to investigate the impact of the biases on OH constraints.&lt;/p&gt; &lt;p&gt;We find that the sensitivity of interannual OH anomalies to the biases is modest (1&amp;amp;ndash;2&lt;span class=\"thinspace\"&gt;&lt;/span&gt;%), relative to the significant uncertainties on derived OH (5&amp;amp;ndash;8&lt;span class=\"thinspace\"&gt;&lt;/span&gt;%). However, in an inversion where we implemented all four bias corrections simultaneously, we did find a shift to a positive OH trend over the 1994&amp;amp;ndash;2015 period. Moreover, the magnitude of derived global mean OH and by extent that of global CH&lt;sub&gt;4&lt;/sub&gt; emissions are affected much more strongly by the bias corrections than their anomalies (&amp;amp;sim;&lt;span class=\"thinspace\"&gt;&lt;/span&gt;10&lt;span class=\"thinspace\"&gt;&lt;/span&gt;%). In this way, we identified and quantified direct limitations in the two-box model approach that can possibly be corrected for when a full 3D simulation is used to inform the two-box model.\u2026", "author" : [ { "dropping-particle" : "", "family" : "Naus", "given" : "Stijn", "non-dropping-particle" : "", "parse-names" : false, "suffix" : "" }, { "dropping-particle" : "", "family" : "Montzka", "given" : "Stephen A.", "non-dropping-particle" : "", "parse-names" : false, "suffix" : "" }, { "dropping-particle" : "", "family" : "Pandey", "given" : "Sudhanshu", "non-dropping-particle" : "", "parse-names" : false, "suffix" : "" }, { "dropping-particle" : "", "family" : "Basu", "given" : "Sourish", "non-dropping-particle" : "", "parse-names" : false, "suffix" : "" }, { "dropping-particle" : "", "family" : "Dlugokencky", "given" : "Ed J.", "non-dropping-particle" : "", "parse-names" : false, "suffix" : "" }, { "dropping-particle" : "", "family" : "Krol", "given" : "Maarten", "non-dropping-particle" : "", "parse-names" : false, "suffix" : "" } ], "container-title" : "Atmospheric Chemistry and Physics", "id" : "ITEM-5", "issue" : "1", "issued" : { "date-parts" : [ [ "2019" ] ] }, "note" : "ACPD", "page" : "407-424", "publisher" : "Copernicus Publications", "title" : "Constraints and biases in a tropospheric two-box model of OH", "translator" : [ { "dropping-particle" : "", "family" : "G3281", "given" : "", "non-dropping-particle" : "", "parse-names" : false, "suffix" : "" } ], "type" : "article-journal", "volume" : "19" }, "uris" : [ "http://www.mendeley.com/documents/?uuid=02f2fe2b-3c5b-4129-817b-2117eb10e52f" ] }, { "id" : "ITEM-6", "itemData" : { "DOI" : "https://doi.org/10.1029/2020JD033862", "ISSN" : "2169-897X", "abstract" : "Abstract Trends and variability in tropospheric hydroxyl (OH) radicals influence budgets of many greenhouse gases, air pollutant species, and ozone depleting substances. Estimations of tropospheric OH trends and variability based on budget analysis of methyl chloroform (CH3CCl3) and process-based chemistry transport models often produce conflicting results. Here we use a previously tested transport model to simulate atmospheric CH3CCl3 for the period 1985?2018. Based on mismatches between model output and observations, we derive consistent anomalies in the inverse lifetime of CH3CCl3 (KG) using measurements from two independent observational networks (National Oceanic and Atmospheric Administration and Advanced Global Atmospheric Gases Experiment). Our method allows a separation between ?physical? (transport, temperature) and ?chemical? (i.e., abundance) influences on OH\u00a0+\u00a0CH3CCl3 reaction rate in the atmosphere. Small increases in KG due to ?physical? influences are mostly driven by increases in the temperature-dependent reaction between OH and CH3CCl3 and resulted in a smoothly varying increase of 0.80% decade?1. Chemical effects on KG, linked to global changes in OH sources and sinks, show larger year-to-year variations (?2%?3%), and have a negative correlation with the El Ni\u00f1o Southern Oscillation. A significant positive trend in KG can be derived after 2001, but it persists only through 2015 and only if we assume that CH3CCl3 emissions decayed more slowly over time than our best estimate suggests. If global CH3CCl3 emissions dropped below 3\u00a0Gg year?1 after 2015, recent CH3CCl3 measurements indicate that the 2015?2018 loss rate of CH3CCl3 due to reaction with OH is comparable to its value 2\u00a0decades ago.", "author" : [ { "dropping-particle" : "", "family" : "Patra", "given" : "P K", "non-dropping-particle" : "", "parse-names" : false, "suffix" : "" }, { "dropping-particle" : "", "family" : "Krol", "given" : "M C", "non-dropping-particle" : "", "parse-names" : false, "suffix" : "" }, { "dropping-particle" : "", "family" : "Prinn", "given" : "R G", "non-dropping-particle" : "", "parse-names" : false, "suffix" : "" }, { "dropping-particle" : "", "family" : "Takigawa", "given" : "M", "non-dropping-particle" : "", "parse-names" : false, "suffix" : "" }, { "dropping-particle" : "", "family" : "M\u00fchle", "given" : "J", "non-dropping-particle" : "", "parse-names" : false, "suffix" : "" }, { "dropping-particle" : "", "family" : "Montzka", "given" : "S A", "non-dropping-particle" : "", "parse-names" : false, "suffix" : "" }, { "dropping-particle" : "", "family" : "Lal", "given" : "S", "non-dropping-particle" : "", "parse-names" : false, "suffix" : "" }, { "dropping-particle" : "", "family" : "Yamashita", "given" : "Y", "non-dropping-particle" : "", "parse-names" : false, "suffix" : "" }, { "dropping-particle" : "", "family" : "Naus", "given" : "S", "non-dropping-particle" : "", "parse-names" : false, "suffix" : "" }, { "dropping-particle" : "", "family" : "Chandra", "given" : "N", "non-dropping-particle" : "", "parse-names" : false, "suffix" : "" }, { "dropping-particle" : "", "family" : "Weiss", "given" : "R F", "non-dropping-particle" : "", "parse-names" : false, "suffix" : "" }, { "dropping-particle" : "", "family" : "Krummel", "given" : "P B", "non-dropping-particle" : "", "parse-names" : false, "suffix" : "" }, { "dropping-particle" : "", "family" : "Fraser", "given" : "P J", "non-dropping-particle" : "", "parse-names" : false, "suffix" : "" }, { "dropping-particle" : "", "family" : "O'Doherty", "given" </w:delInstrText>
        </w:r>
        <w:r w:rsidR="00D477C7" w:rsidRPr="002A1EE0" w:rsidDel="004D31F1">
          <w:rPr>
            <w:lang w:val="fr-FR"/>
          </w:rPr>
          <w:delInstrText>: "S", "non-dropping-particle" : "", "parse-names" : false, "suffix" : "" }, { "dropping-particle" : "", "family" : "Elkins", "given" : "J W", "non-dropping-particle" : "", "parse-names" : false, "suffix" : "" } ], "container-title" : "Journal of Geophysical Research: Atmospheres", "id" : "ITEM-6", "issue" : "4", "issued" : { "date-parts" : [ [ "2021", "2", "27" ] ] }, "note" : "https://doi.org/10.1029/2020JD033862", "page" : "e2020JD033862", "publisher" : "John Wiley &amp; Sons, Ltd", "title" : "Methyl Chloroform Continues to Constrain the Hydroxyl (OH) Variability in the Troposphere", "translator" : [ { "dropping-particle" : "", "family" : "G5281", "given" : "", "non-dropping-particle" : "", "parse-names" : false, "suffix" : "" } ], "type" : "article-journal", "volume" : "126" }, "uris" : [ "http://www.mendeley.com/documents/?uuid=00bfb940-6a36-4c96-adde-8722b6d7db76" ] } ], "mendeley" : { "formattedCitation" : "(Montzka et al., 2011; Rigby et al., 2017; Turner et al., 2017; Nicely et al., 2018; Naus et al., 2019; Patra et al., 2021)", "plainTextFormattedCitation" : "(Montzka et al., 2011; Rigby et al., 2017; Turner et al., 2017; Nicely et al., 2018; Naus et al., 2019; Patra et al., 2021)", "previouslyFormattedCitation" : "(Montzka et al., 2011; Rigby et al., 2017; Turner et al., 2017; Nicely et al., 2018; Naus et al., 2019; Patra et al., 2021)" }, "properties" : { "noteIndex" : 0 }, "schema" : "https://github.com/citation-style-language/schema/raw/master/csl-citation.json" }</w:delInstrText>
        </w:r>
      </w:del>
      <w:r w:rsidRPr="001C68C5">
        <w:fldChar w:fldCharType="separate"/>
      </w:r>
      <w:del w:id="3131" w:author="Robin Matthews" w:date="2021-07-08T18:26:00Z">
        <w:r w:rsidR="00CB33A1" w:rsidDel="004D31F1">
          <w:rPr>
            <w:noProof/>
            <w:lang w:val="fr-FR"/>
          </w:rPr>
          <w:delText>(</w:delText>
        </w:r>
      </w:del>
      <w:r w:rsidR="00CB33A1">
        <w:rPr>
          <w:noProof/>
          <w:lang w:val="fr-FR"/>
        </w:rPr>
        <w:t>Montzka et al., 2011; Rigby et al., 2017; Turner et al., 2017; Nicely et al., 2018; Naus et al., 2019; Patra et al., 2021</w:t>
      </w:r>
      <w:del w:id="3132" w:author="Robin Matthews" w:date="2021-07-08T18:26:00Z">
        <w:r w:rsidR="00CB33A1" w:rsidDel="004D31F1">
          <w:rPr>
            <w:noProof/>
            <w:lang w:val="fr-FR"/>
          </w:rPr>
          <w:delText>)</w:delText>
        </w:r>
      </w:del>
      <w:r w:rsidRPr="001C68C5">
        <w:fldChar w:fldCharType="end"/>
      </w:r>
      <w:r w:rsidRPr="00DD519D">
        <w:rPr>
          <w:lang w:val="fr-FR"/>
        </w:rPr>
        <w:t xml:space="preserve"> in the zoomed box.</w:t>
      </w:r>
      <w:r w:rsidR="00195FB3">
        <w:rPr>
          <w:lang w:val="fr-FR"/>
        </w:rPr>
        <w:t xml:space="preserve"> </w:t>
      </w:r>
      <w:r w:rsidR="00195FB3" w:rsidRPr="004369BC">
        <w:rPr>
          <w:rFonts w:cs="Times New Roman"/>
          <w:szCs w:val="20"/>
        </w:rPr>
        <w:t xml:space="preserve">Further details on data sources and processing are available in the chapter data table (Table </w:t>
      </w:r>
      <w:r w:rsidR="00195FB3">
        <w:rPr>
          <w:rFonts w:cs="Times New Roman"/>
          <w:szCs w:val="20"/>
        </w:rPr>
        <w:t>6.SM.1</w:t>
      </w:r>
      <w:r w:rsidR="00195FB3" w:rsidRPr="004369BC">
        <w:rPr>
          <w:rFonts w:cs="Times New Roman"/>
          <w:szCs w:val="20"/>
        </w:rPr>
        <w:t>).</w:t>
      </w:r>
    </w:p>
    <w:p w14:paraId="089BF7A1" w14:textId="77777777" w:rsidR="00AF2E59" w:rsidRPr="00890F9E" w:rsidRDefault="00AF2E59" w:rsidP="00D5630D">
      <w:pPr>
        <w:pStyle w:val="AR6BodyText"/>
        <w:rPr>
          <w:color w:val="000000"/>
          <w:lang w:val="en-US"/>
        </w:rPr>
      </w:pPr>
    </w:p>
    <w:p w14:paraId="34DE0983" w14:textId="4CD1003A" w:rsidR="00DF552C" w:rsidRPr="00DF552C" w:rsidRDefault="00AF2E59" w:rsidP="00DF552C">
      <w:pPr>
        <w:pStyle w:val="AR6BodyText"/>
        <w:rPr>
          <w:b/>
          <w:lang w:val="en-GB"/>
        </w:rPr>
      </w:pPr>
      <w:r w:rsidRPr="004904EA">
        <w:rPr>
          <w:b/>
          <w:lang w:val="en-GB"/>
        </w:rPr>
        <w:t>[END FIGURE 6.9 HERE]</w:t>
      </w:r>
      <w:bookmarkEnd w:id="2179"/>
    </w:p>
    <w:p w14:paraId="451FC620" w14:textId="6B953A85" w:rsidR="00DF552C" w:rsidRDefault="00DF552C" w:rsidP="00D5630D">
      <w:pPr>
        <w:pStyle w:val="AR6BodyText"/>
        <w:rPr>
          <w:rFonts w:cs="Times New Roman"/>
          <w:strike/>
        </w:rPr>
      </w:pPr>
    </w:p>
    <w:p w14:paraId="56F2E731" w14:textId="77777777" w:rsidR="007E79EA" w:rsidRPr="008E54D3" w:rsidRDefault="007E79EA" w:rsidP="00D5630D">
      <w:pPr>
        <w:pStyle w:val="AR6BodyText"/>
        <w:rPr>
          <w:rFonts w:cs="Times New Roman"/>
          <w:strike/>
        </w:rPr>
      </w:pPr>
    </w:p>
    <w:p w14:paraId="6F0083CD" w14:textId="77777777" w:rsidR="00DF552C" w:rsidRPr="00326917" w:rsidRDefault="00DF552C" w:rsidP="00930489">
      <w:pPr>
        <w:pStyle w:val="AR6Chap6Level161"/>
      </w:pPr>
      <w:bookmarkStart w:id="3133" w:name="_Toc30501008"/>
      <w:bookmarkStart w:id="3134" w:name="_Toc70498189"/>
      <w:r w:rsidRPr="00326917">
        <w:t>SLCF radiative forcing and climate effects</w:t>
      </w:r>
      <w:bookmarkEnd w:id="3133"/>
      <w:bookmarkEnd w:id="3134"/>
    </w:p>
    <w:p w14:paraId="65483720" w14:textId="77777777" w:rsidR="007E79EA" w:rsidRDefault="007E79EA" w:rsidP="00D5630D">
      <w:pPr>
        <w:pStyle w:val="AR6BodyText"/>
        <w:rPr>
          <w:rFonts w:cs="Times New Roman"/>
          <w:lang w:val="en-US" w:eastAsia="en-US"/>
        </w:rPr>
      </w:pPr>
    </w:p>
    <w:p w14:paraId="01CD48EF" w14:textId="3E4D7EB8" w:rsidR="00DF552C" w:rsidRDefault="00DF552C" w:rsidP="00D5630D">
      <w:pPr>
        <w:pStyle w:val="AR6BodyText"/>
        <w:rPr>
          <w:rFonts w:cs="Times New Roman"/>
          <w:lang w:val="en-US" w:eastAsia="en-US"/>
        </w:rPr>
      </w:pPr>
      <w:r w:rsidRPr="007F7A92">
        <w:rPr>
          <w:rFonts w:cs="Times New Roman"/>
          <w:lang w:val="en-US" w:eastAsia="en-US"/>
        </w:rPr>
        <w:t xml:space="preserve">The radiative forcing on the climate system introduced by SLCFs is distinguished from that of </w:t>
      </w:r>
      <w:ins w:id="3135" w:author="Lucy Cowie" w:date="2021-07-27T20:25:00Z">
        <w:r w:rsidR="005C5118">
          <w:rPr>
            <w:rFonts w:cs="Times New Roman"/>
            <w:lang w:val="en-US" w:eastAsia="en-US"/>
          </w:rPr>
          <w:t>long-lived greenhouse gases (</w:t>
        </w:r>
      </w:ins>
      <w:r>
        <w:rPr>
          <w:rFonts w:cs="Times New Roman"/>
          <w:lang w:val="en-US" w:eastAsia="en-US"/>
        </w:rPr>
        <w:t>LL</w:t>
      </w:r>
      <w:r w:rsidRPr="007F7A92">
        <w:rPr>
          <w:rFonts w:cs="Times New Roman"/>
          <w:lang w:val="en-US" w:eastAsia="en-US"/>
        </w:rPr>
        <w:t>GHGs</w:t>
      </w:r>
      <w:ins w:id="3136" w:author="Lucy Cowie" w:date="2021-07-27T20:25:00Z">
        <w:r w:rsidR="005C5118">
          <w:rPr>
            <w:rFonts w:cs="Times New Roman"/>
            <w:lang w:val="en-US" w:eastAsia="en-US"/>
          </w:rPr>
          <w:t>)</w:t>
        </w:r>
      </w:ins>
      <w:r w:rsidRPr="007F7A92">
        <w:rPr>
          <w:rFonts w:cs="Times New Roman"/>
          <w:lang w:val="en-US" w:eastAsia="en-US"/>
        </w:rPr>
        <w:t xml:space="preserve"> by the diversity of </w:t>
      </w:r>
      <w:r>
        <w:rPr>
          <w:rFonts w:cs="Times New Roman"/>
          <w:lang w:val="en-US" w:eastAsia="en-US"/>
        </w:rPr>
        <w:t xml:space="preserve">forcing </w:t>
      </w:r>
      <w:r w:rsidRPr="007F7A92">
        <w:rPr>
          <w:rFonts w:cs="Times New Roman"/>
          <w:lang w:val="en-US" w:eastAsia="en-US"/>
        </w:rPr>
        <w:t xml:space="preserve">mechanisms for </w:t>
      </w:r>
      <w:r>
        <w:rPr>
          <w:rFonts w:cs="Times New Roman"/>
          <w:lang w:val="en-US" w:eastAsia="en-US"/>
        </w:rPr>
        <w:t>SLCFs, and</w:t>
      </w:r>
      <w:r w:rsidRPr="007F7A92">
        <w:rPr>
          <w:rFonts w:cs="Times New Roman"/>
          <w:lang w:val="en-US" w:eastAsia="en-US"/>
        </w:rPr>
        <w:t xml:space="preserve"> the challenges of </w:t>
      </w:r>
      <w:r>
        <w:rPr>
          <w:rFonts w:cs="Times New Roman"/>
          <w:lang w:val="en-US" w:eastAsia="en-US"/>
        </w:rPr>
        <w:t xml:space="preserve">constraining </w:t>
      </w:r>
      <w:r w:rsidRPr="007F7A92">
        <w:rPr>
          <w:rFonts w:cs="Times New Roman"/>
          <w:lang w:val="en-US" w:eastAsia="en-US"/>
        </w:rPr>
        <w:t>these mechanisms</w:t>
      </w:r>
      <w:r>
        <w:rPr>
          <w:rFonts w:cs="Times New Roman"/>
          <w:lang w:val="en-US" w:eastAsia="en-US"/>
        </w:rPr>
        <w:t xml:space="preserve"> via observations</w:t>
      </w:r>
      <w:r w:rsidRPr="007F7A92">
        <w:rPr>
          <w:rFonts w:cs="Times New Roman"/>
          <w:lang w:val="en-US" w:eastAsia="en-US"/>
        </w:rPr>
        <w:t xml:space="preserve"> and </w:t>
      </w:r>
      <w:r>
        <w:rPr>
          <w:rFonts w:cs="Times New Roman"/>
          <w:lang w:val="en-US" w:eastAsia="en-US"/>
        </w:rPr>
        <w:t xml:space="preserve">of </w:t>
      </w:r>
      <w:r w:rsidRPr="007F7A92">
        <w:rPr>
          <w:rFonts w:cs="Times New Roman"/>
          <w:lang w:val="en-US" w:eastAsia="en-US"/>
        </w:rPr>
        <w:t xml:space="preserve">inferring their global forcings from available data. </w:t>
      </w:r>
      <w:r>
        <w:rPr>
          <w:rFonts w:cs="Times New Roman"/>
          <w:lang w:val="en-US" w:eastAsia="en-US"/>
        </w:rPr>
        <w:t>Chapter 7 assesses the global estimates of ERFs due to SLCF abundance changes. This section assesses the characteristics (e.g., spatial patterns, temporal evolution) of forcings, climate response and feedbacks due to SLCFs relying primarily on results from CMIP6 models. Additionally, t</w:t>
      </w:r>
      <w:r>
        <w:rPr>
          <w:lang w:val="en-US"/>
        </w:rPr>
        <w:t>he ERFs for several aerosol-based forms of solar</w:t>
      </w:r>
      <w:ins w:id="3137" w:author="Lucy Cowie" w:date="2021-07-27T22:09:00Z">
        <w:r w:rsidR="0073531E">
          <w:rPr>
            <w:lang w:val="en-US"/>
          </w:rPr>
          <w:t xml:space="preserve"> </w:t>
        </w:r>
      </w:ins>
      <w:ins w:id="3138" w:author="Lucy Cowie" w:date="2021-07-27T22:10:00Z">
        <w:r w:rsidR="00B63EC8">
          <w:rPr>
            <w:lang w:val="en-US"/>
          </w:rPr>
          <w:t>–</w:t>
        </w:r>
      </w:ins>
      <w:del w:id="3139" w:author="Lucy Cowie" w:date="2021-07-27T22:08:00Z">
        <w:r w:rsidDel="001F62CD">
          <w:rPr>
            <w:lang w:val="en-US"/>
          </w:rPr>
          <w:delText xml:space="preserve"> </w:delText>
        </w:r>
      </w:del>
      <w:r>
        <w:rPr>
          <w:lang w:val="en-US"/>
        </w:rPr>
        <w:t xml:space="preserve">radiation </w:t>
      </w:r>
      <w:r w:rsidR="003B2991">
        <w:rPr>
          <w:lang w:val="en-US"/>
        </w:rPr>
        <w:t>modification</w:t>
      </w:r>
      <w:r w:rsidR="00F177CC">
        <w:rPr>
          <w:lang w:val="en-US"/>
        </w:rPr>
        <w:t xml:space="preserve"> </w:t>
      </w:r>
      <w:r>
        <w:rPr>
          <w:lang w:val="en-US"/>
        </w:rPr>
        <w:t>(SRM) are discussed in Section 6.4.6.</w:t>
      </w:r>
      <w:r>
        <w:rPr>
          <w:rFonts w:cs="Times New Roman"/>
          <w:lang w:val="en-US" w:eastAsia="en-US"/>
        </w:rPr>
        <w:t xml:space="preserve"> </w:t>
      </w:r>
    </w:p>
    <w:p w14:paraId="3B73BD3C" w14:textId="77777777" w:rsidR="00DF552C" w:rsidRDefault="00DF552C" w:rsidP="00D5630D">
      <w:pPr>
        <w:pStyle w:val="AR6BodyText"/>
        <w:rPr>
          <w:rFonts w:cs="Times New Roman"/>
          <w:lang w:val="en-US" w:eastAsia="en-US"/>
        </w:rPr>
      </w:pPr>
    </w:p>
    <w:p w14:paraId="622F7A6B" w14:textId="4EE7560D" w:rsidR="00DF552C" w:rsidRDefault="00DF552C" w:rsidP="00D5630D">
      <w:pPr>
        <w:pStyle w:val="AR6BodyText"/>
        <w:rPr>
          <w:rFonts w:cs="Times New Roman"/>
          <w:lang w:val="en-US"/>
        </w:rPr>
      </w:pPr>
      <w:r>
        <w:rPr>
          <w:rFonts w:cs="Times New Roman"/>
          <w:lang w:val="en-US" w:eastAsia="en-US"/>
        </w:rPr>
        <w:t>Forcing and climate response due to changes in SLCFs are typically estimated from global models that vary in their representation of the various chemical, physical</w:t>
      </w:r>
      <w:del w:id="3140" w:author="Lucy Cowie" w:date="2021-07-27T20:26:00Z">
        <w:r w:rsidDel="001A2A56">
          <w:rPr>
            <w:rFonts w:cs="Times New Roman"/>
            <w:lang w:val="en-US" w:eastAsia="en-US"/>
          </w:rPr>
          <w:delText>,</w:delText>
        </w:r>
      </w:del>
      <w:r>
        <w:rPr>
          <w:rFonts w:cs="Times New Roman"/>
          <w:lang w:val="en-US" w:eastAsia="en-US"/>
        </w:rPr>
        <w:t xml:space="preserve"> and radiative processes (</w:t>
      </w:r>
      <w:del w:id="3141" w:author="Lucy Cowie" w:date="2021-07-27T20:26:00Z">
        <w:r w:rsidDel="002D1BCE">
          <w:rPr>
            <w:rFonts w:cs="Times New Roman"/>
            <w:lang w:val="en-US" w:eastAsia="en-US"/>
          </w:rPr>
          <w:delText xml:space="preserve">see </w:delText>
        </w:r>
      </w:del>
      <w:r>
        <w:rPr>
          <w:rFonts w:cs="Times New Roman"/>
          <w:lang w:val="en-US" w:eastAsia="en-US"/>
        </w:rPr>
        <w:t>Box 6.1) affecting the causal chain from SLCF emissions to climate response (Figure 6.2). The</w:t>
      </w:r>
      <w:r w:rsidRPr="007F3AD8">
        <w:rPr>
          <w:rFonts w:cs="Times New Roman"/>
          <w:lang w:val="en-US"/>
        </w:rPr>
        <w:t xml:space="preserve"> AR5 noted that the representation </w:t>
      </w:r>
      <w:r w:rsidRPr="007F3AD8">
        <w:rPr>
          <w:rFonts w:cs="Times New Roman"/>
          <w:lang w:val="en-US"/>
        </w:rPr>
        <w:lastRenderedPageBreak/>
        <w:t xml:space="preserve">of aerosol processes varied greatly in CMIP5 models and that it remained unclear what level of sophistication is required to </w:t>
      </w:r>
      <w:r>
        <w:rPr>
          <w:rFonts w:cs="Times New Roman"/>
          <w:lang w:val="en-US"/>
        </w:rPr>
        <w:t>properly quantify</w:t>
      </w:r>
      <w:r w:rsidRPr="007F3AD8">
        <w:rPr>
          <w:rFonts w:cs="Times New Roman"/>
          <w:lang w:val="en-US"/>
        </w:rPr>
        <w:t xml:space="preserve"> aerosol effects on climate </w:t>
      </w:r>
      <w:r>
        <w:rPr>
          <w:rFonts w:cs="Times New Roman"/>
          <w:lang w:val="en-US"/>
        </w:rPr>
        <w:fldChar w:fldCharType="begin" w:fldLock="1"/>
      </w:r>
      <w:r w:rsidR="00D477C7">
        <w:rPr>
          <w:rFonts w:cs="Times New Roman"/>
          <w:lang w:val="en-US"/>
        </w:rPr>
        <w:instrText>ADDIN CSL_CITATION { "citationItems" : [ { "id" : "ITEM-1", "itemData" : { "DOI" : "10.1017/CBO9781107415324.016", "ISBN" : "9781107661820", "author" : [ { "dropping-particle" : "", "family" : "Boucher", "given" : "O", "non-dropping-particle" : "", "parse-names" : false, "suffix" : "" }, { "dropping-particle" : "", "family" : "Randall", "given" : "D", "non-dropping-particle" : "", "parse-names" : false, "suffix" : "" }, { "dropping-particle" : "", "family" : "Artaxo", "given" : "P", "non-dropping-particle" : "", "parse-names" : false, "suffix" : "" }, { "dropping-particle" : "", "family" : "Bretherton", "given" : "C", "non-dropping-particle" : "", "parse-names" : false, "suffix" : "" }, { "dropping-particle" : "", "family" : "Feingold", "given" : "G", "non-dropping-particle" : "", "parse-names" : false, "suffix" : "" }, { "dropping-particle" : "", "family" : "Forster", "given" : "P", "non-dropping-particle" : "", "parse-names" : false, "suffix" : "" }, { "dropping-particle" : "", "family" : "Kerminen", "given" : "V.-M.", "non-dropping-particle" : "", "parse-names" : false, "suffix" : "" }, { "dropping-particle" : "", "family" : "Kondo", "given" : "Y", "non-dropping-particle" : "", "parse-names" : false, "suffix" : "" }, { "dropping-particle" : "", "family" : "Liao", "given" : "H", "non-dropping-particle" : "", "parse-names" : false, "suffix" : "" }, { "dropping-particle" : "", "family" : "Lohmann", "given" : "U", "non-dropping-particle" : "", "parse-names" : false, "suffix" : "" }, { "dropping-particle" : "", "family" : "Rasch", "given" : "P", "non-dropping-particle" : "", "parse-names" : false, "suffix" : "" }, { "dropping-particle" : "", "family" : "Satheesh", "given" : "S K", "non-dropping-particle" : "", "parse-names" : false, "suffix" : "" }, { "dropping-particle" : "", "family" : "Sherwood", "given" : "S", "non-dropping-particle" : "", "parse-names" : false, "suffix" : "" }, { "dropping-particle" : "", "family" : "Stevens", "given" : "B", "non-dropping-particle" : "", "parse-names" : false, "suffix" : "" }, { "dropping-particle" : "", "family" : "Zhang", "given" : "X Y", "non-dropping-particle" : "", "parse-names" : false, "suffix" : "" } ], "chapter-number" : "7",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"571-658", "publisher" : "Cambridge University Press", "publisher-place" : "Cambridge", "title" : "Clouds and Aerosols", "translator" : [ { "dropping-particle" : "", "family" : "G2777", "given" : "Rt13", "non-dropping-particle" : "", "parse-names" : false, "suffix" : "" } ], "type" : "chapter" }, "uris" : [ "http://www.mendeley.com/documents/?uuid=a150046f-a5b4-4d49-87c9-0129f88cae9a" ] } ], "mendeley" : { "formattedCitation" : "(Boucher et al., 2013)", "plainTextFormattedCitation" : "(Boucher et al., 2013)", "previouslyFormattedCitation" : "(Boucher et al., 2013)" }, "properties" : { "noteIndex" : 0 }, "schema" : "https://github.com/citation-style-language/schema/raw/master/csl-citation.json" }</w:instrText>
      </w:r>
      <w:r>
        <w:rPr>
          <w:rFonts w:cs="Times New Roman"/>
          <w:lang w:val="en-US"/>
        </w:rPr>
        <w:fldChar w:fldCharType="separate"/>
      </w:r>
      <w:r w:rsidR="00CB33A1">
        <w:rPr>
          <w:rFonts w:cs="Times New Roman"/>
          <w:noProof/>
          <w:lang w:val="en-US"/>
        </w:rPr>
        <w:t>(Boucher et al., 2013)</w:t>
      </w:r>
      <w:r>
        <w:rPr>
          <w:rFonts w:cs="Times New Roman"/>
          <w:lang w:val="en-US"/>
        </w:rPr>
        <w:fldChar w:fldCharType="end"/>
      </w:r>
      <w:r w:rsidRPr="007F3AD8">
        <w:rPr>
          <w:rFonts w:cs="Times New Roman"/>
          <w:lang w:val="en-US"/>
        </w:rPr>
        <w:t xml:space="preserve">. Since the AR5, </w:t>
      </w:r>
      <w:r>
        <w:rPr>
          <w:rFonts w:cs="Times New Roman"/>
          <w:lang w:val="en-US"/>
        </w:rPr>
        <w:fldChar w:fldCharType="begin" w:fldLock="1"/>
      </w:r>
      <w:ins w:id="3142" w:author="Robin Matthews" w:date="2021-07-08T16:27:00Z">
        <w:r w:rsidR="00702CE0">
          <w:rPr>
            <w:rFonts w:cs="Times New Roman"/>
            <w:lang w:val="en-US"/>
          </w:rPr>
          <w:instrText>ADDIN CSL_CITATION { "citationItems" : [ { "id" : "ITEM-1", "itemData" : { "DOI" : "10.1002/2013JD020511", "abstract" : "Model output from the Coupled Model Intercomparison Project phase 5 (CMIP5) archive was compared with the observed latitudinal distribution of surface temperature trends between the years 1965 and 2004. By comparing model simulations that only consider changes in greenhouse gas forcing (GHG) with simulations that also consider the time evolution of anthropogenic aerosol emissions (GHGAERO), the influence of aerosol forcing on modeled surface temperature trends, and the dependence of the forcing on the model representation of aerosols and aerosol indirect effects, was evaluated. One group of models include sophisticated parameterizations of aerosol activation into cloud droplets; viz., the cloud droplet number concentration (CDNC) is a function of the modeled supersaturation as well as the aerosol concentration. In these models, the temperature trend bias was reduced in GHGAERO compared to GHG in more regions than in the other models. The ratio between high- and low-latitude warming also improved compared to observations. In a second group of models, the CDNC is diagnosed using an empirical relationship between the CDNC and the aerosol concentration. In this group, the temperature trend bias was reduced in more regions than in the model group where no aerosol indirect effects are considered. No clear difference could be found between models that include an explicit aerosol module and the ones that utilize prescribed aerosol. There was also no clear difference between models that include aerosol effects on the precipitation formation rate and the ones that do not. The results indicate that the best representation of recent observed surface temperature trends is obtained if the modeled CDNC is a function of both the aerosol concentration and the supersaturation.", "author" : [ { "dropping-particle" : "", "family" : "Ekman", "given" : "Annica M L", "non-dropping-particle" : "", "parse-names" : false, "suffix" : "" } ], "container-title" : "Journal of Geophysical Research: Atmospheres", "id" : "ITEM-1", "issue" : "2", "issued" : { "date-parts" : [ [ "2014" ] ] }, "page" : "817-832", "title" : "Do sophisticated parameterizations of aerosol-cloud interactions in CMIP5 models improve the representation of recent observed temperature trends?", "translator" : [ { "dropping-particle" : "", "family" : "G3791", "given" : "", "non-dropping-particle" : "", "parse-names" : false, "suffix" : "" } ], "type" : "article-journal", "volume" : "119" }, "uris" : [ "http://www.mendeley.com/documents/?uuid=face6ed7-b192-40d0-a9fa-d66787c780a6" ] } ], "mendeley" : { "formattedCitation" : "(Ekman, 2014)", "manualFormatting" : "Ekman (2014)", "plainTextFormattedCitation" : "(Ekman, 2014)", "previouslyFormattedCitation" : "(Ekman, 2014)" }, "properties" : { "noteIndex" : 0 }, "schema" : "https://github.com/citation-style-language/schema/raw/master/csl-citation.json" }</w:instrText>
        </w:r>
      </w:ins>
      <w:del w:id="3143" w:author="Robin Matthews" w:date="2021-07-08T16:27:00Z">
        <w:r w:rsidR="00D477C7" w:rsidDel="00702CE0">
          <w:rPr>
            <w:rFonts w:cs="Times New Roman"/>
            <w:lang w:val="en-US"/>
          </w:rPr>
          <w:delInstrText>ADDIN CSL_CITATION { "citationItems" : [ { "id" : "ITEM-1", "itemData" : { "DOI" : "10.1002/2013JD020511", "abstract" : "Model output from the Coupled Model Intercomparison Project phase 5 (CMIP5) archive was compared with the observed latitudinal distribution of surface temperature trends between the years 1965 and 2004. By comparing model simulations that only consider changes in greenhouse gas forcing (GHG) with simulations that also consider the time evolution of anthropogenic aerosol emissions (GHGAERO), the influence of aerosol forcing on modeled surface temperature trends, and the dependence of the forcing on the model representation of aerosols and aerosol indirect effects, was evaluated. One group of models include sophisticated parameterizations of aerosol activation into cloud droplets; viz., the cloud droplet number concentration (CDNC) is a function of the modeled supersaturation as well as the aerosol concentration. In these models, the temperature trend bias was reduced in GHGAERO compared to GHG in more regions than in the other models. The ratio between high- and low-latitude warming also improved compared to observations. In a second group of models, the CDNC is diagnosed using an empirical relationship between the CDNC and the aerosol concentration. In this group, the temperature trend bias was reduced in more regions than in the model group where no aerosol indirect effects are considered. No clear difference could be found between models that include an explicit aerosol module and the ones that utilize prescribed aerosol. There was also no clear difference between models that include aerosol effects on the precipitation formation rate and the ones that do not. The results indicate that the best representation of recent observed surface temperature trends is obtained if the modeled CDNC is a function of both the aerosol concentration and the supersaturation.", "author" : [ { "dropping-particle" : "", "family" : "Ekman", "given" : "Annica M L", "non-dropping-particle" : "", "parse-names" : false, "suffix" : "" } ], "container-title" : "Journal of Geophysical Research: Atmospheres", "id" : "ITEM-1", "issue" : "2", "issued" : { "date-parts" : [ [ "2014" ] ] }, "page" : "817-832", "title" : "Do sophisticated parameterizations of aerosol-cloud interactions in CMIP5 models improve the representation of recent observed temperature trends?", "translator" : [ { "dropping-particle" : "", "family" : "G3791", "given" : "", "non-dropping-particle" : "", "parse-names" : false, "suffix" : "" } ], "type" : "article-journal", "volume" : "119" }, "uris" : [ "http://www.mendeley.com/documents/?uuid=face6ed7-b192-40d0-a9fa-d66787c780a6" ] } ], "mendeley" : { "formattedCitation" : "(Ekman, 2014)", "plainTextFormattedCitation" : "(Ekman, 2014)", "previouslyFormattedCitation" : "(Ekman, 2014)" }, "properties" : { "noteIndex" : 0 }, "schema" : "https://github.com/citation-style-language/schema/raw/master/csl-citation.json" }</w:delInstrText>
        </w:r>
      </w:del>
      <w:r>
        <w:rPr>
          <w:rFonts w:cs="Times New Roman"/>
          <w:lang w:val="en-US"/>
        </w:rPr>
        <w:fldChar w:fldCharType="separate"/>
      </w:r>
      <w:del w:id="3144" w:author="Robin Matthews" w:date="2021-07-08T16:27:00Z">
        <w:r w:rsidR="00CB33A1" w:rsidDel="00702CE0">
          <w:rPr>
            <w:rFonts w:cs="Times New Roman"/>
            <w:noProof/>
            <w:lang w:val="en-US"/>
          </w:rPr>
          <w:delText>(</w:delText>
        </w:r>
      </w:del>
      <w:r w:rsidR="00CB33A1">
        <w:rPr>
          <w:rFonts w:cs="Times New Roman"/>
          <w:noProof/>
          <w:lang w:val="en-US"/>
        </w:rPr>
        <w:t>Ekman</w:t>
      </w:r>
      <w:del w:id="3145" w:author="Robin Matthews" w:date="2021-07-08T16:27:00Z">
        <w:r w:rsidR="00CB33A1" w:rsidDel="00702CE0">
          <w:rPr>
            <w:rFonts w:cs="Times New Roman"/>
            <w:noProof/>
            <w:lang w:val="en-US"/>
          </w:rPr>
          <w:delText>,</w:delText>
        </w:r>
      </w:del>
      <w:r w:rsidR="00CB33A1">
        <w:rPr>
          <w:rFonts w:cs="Times New Roman"/>
          <w:noProof/>
          <w:lang w:val="en-US"/>
        </w:rPr>
        <w:t xml:space="preserve"> </w:t>
      </w:r>
      <w:ins w:id="3146" w:author="Robin Matthews" w:date="2021-07-08T16:27:00Z">
        <w:r w:rsidR="00702CE0">
          <w:rPr>
            <w:rFonts w:cs="Times New Roman"/>
            <w:noProof/>
            <w:lang w:val="en-US"/>
          </w:rPr>
          <w:t>(</w:t>
        </w:r>
      </w:ins>
      <w:r w:rsidR="00CB33A1">
        <w:rPr>
          <w:rFonts w:cs="Times New Roman"/>
          <w:noProof/>
          <w:lang w:val="en-US"/>
        </w:rPr>
        <w:t>2014)</w:t>
      </w:r>
      <w:r>
        <w:rPr>
          <w:rFonts w:cs="Times New Roman"/>
          <w:lang w:val="en-US"/>
        </w:rPr>
        <w:fldChar w:fldCharType="end"/>
      </w:r>
      <w:r w:rsidRPr="007F3AD8">
        <w:rPr>
          <w:rFonts w:cs="Times New Roman"/>
          <w:lang w:val="en-US"/>
        </w:rPr>
        <w:t xml:space="preserve"> found that the CMIP5 models with the most complex representations of aerosol impacts on cloud microphysics had the largest reduction in biases in surface temperature trends. CMIP</w:t>
      </w:r>
      <w:r>
        <w:rPr>
          <w:rFonts w:cs="Times New Roman"/>
          <w:lang w:val="en-US"/>
        </w:rPr>
        <w:t>6</w:t>
      </w:r>
      <w:r w:rsidRPr="007F3AD8">
        <w:rPr>
          <w:rFonts w:cs="Times New Roman"/>
          <w:lang w:val="en-US"/>
        </w:rPr>
        <w:t>-</w:t>
      </w:r>
      <w:r>
        <w:rPr>
          <w:rFonts w:cs="Times New Roman"/>
          <w:lang w:val="en-US"/>
        </w:rPr>
        <w:t>generation</w:t>
      </w:r>
      <w:r w:rsidRPr="007F3AD8">
        <w:rPr>
          <w:rFonts w:cs="Times New Roman"/>
          <w:lang w:val="en-US"/>
        </w:rPr>
        <w:t xml:space="preserve"> </w:t>
      </w:r>
      <w:r>
        <w:rPr>
          <w:rFonts w:cs="Times New Roman"/>
          <w:lang w:val="en-US"/>
        </w:rPr>
        <w:t>CCMs</w:t>
      </w:r>
      <w:r w:rsidRPr="007F3AD8">
        <w:rPr>
          <w:rFonts w:cs="Times New Roman"/>
          <w:lang w:val="en-US"/>
        </w:rPr>
        <w:t xml:space="preserve"> that simulate aerosol and cloud</w:t>
      </w:r>
      <w:ins w:id="3147" w:author="Lucy Cowie" w:date="2021-07-27T20:27:00Z">
        <w:r w:rsidR="00796426">
          <w:rPr>
            <w:rFonts w:cs="Times New Roman"/>
            <w:lang w:val="en-US"/>
          </w:rPr>
          <w:t>-</w:t>
        </w:r>
      </w:ins>
      <w:del w:id="3148" w:author="Lucy Cowie" w:date="2021-07-27T20:27:00Z">
        <w:r w:rsidRPr="007F3AD8" w:rsidDel="00796426">
          <w:rPr>
            <w:rFonts w:cs="Times New Roman"/>
            <w:lang w:val="en-US"/>
          </w:rPr>
          <w:delText xml:space="preserve"> </w:delText>
        </w:r>
      </w:del>
      <w:r w:rsidRPr="007F3AD8">
        <w:rPr>
          <w:rFonts w:cs="Times New Roman"/>
          <w:lang w:val="en-US"/>
        </w:rPr>
        <w:t xml:space="preserve">size distributions </w:t>
      </w:r>
      <w:r>
        <w:rPr>
          <w:rFonts w:cs="Times New Roman"/>
          <w:lang w:val="en-US"/>
        </w:rPr>
        <w:t xml:space="preserve">better </w:t>
      </w:r>
      <w:r w:rsidRPr="007F3AD8">
        <w:rPr>
          <w:rFonts w:cs="Times New Roman"/>
          <w:lang w:val="en-US"/>
        </w:rPr>
        <w:t xml:space="preserve">represent the </w:t>
      </w:r>
      <w:r>
        <w:rPr>
          <w:rFonts w:cs="Times New Roman"/>
          <w:lang w:val="en-US"/>
        </w:rPr>
        <w:t>effe</w:t>
      </w:r>
      <w:r w:rsidRPr="007F3AD8">
        <w:rPr>
          <w:rFonts w:cs="Times New Roman"/>
          <w:lang w:val="en-US"/>
        </w:rPr>
        <w:t xml:space="preserve">ct of a volcanic eruption on lower atmosphere clouds than a model </w:t>
      </w:r>
      <w:r>
        <w:rPr>
          <w:rFonts w:cs="Times New Roman"/>
          <w:lang w:val="en-US"/>
        </w:rPr>
        <w:t>with</w:t>
      </w:r>
      <w:r w:rsidRPr="007F3AD8">
        <w:rPr>
          <w:rFonts w:cs="Times New Roman"/>
          <w:lang w:val="en-US"/>
        </w:rPr>
        <w:t xml:space="preserve"> aerosol-mass only</w:t>
      </w:r>
      <w:r>
        <w:rPr>
          <w:rFonts w:cs="Times New Roman"/>
          <w:lang w:val="en-US"/>
        </w:rPr>
        <w:t xml:space="preserve"> </w:t>
      </w:r>
      <w:r>
        <w:rPr>
          <w:rFonts w:cs="Times New Roman"/>
          <w:lang w:val="en-US"/>
        </w:rPr>
        <w:fldChar w:fldCharType="begin" w:fldLock="1"/>
      </w:r>
      <w:r w:rsidR="00D477C7">
        <w:rPr>
          <w:rFonts w:cs="Times New Roman"/>
          <w:lang w:val="en-US"/>
        </w:rPr>
        <w:instrText>ADDIN CSL_CITATION { "citationItems" : [ { "id" : "ITEM-1", "itemData" : { "DOI" : "10.1038/nature22974", "ISSN" : "14764687", "abstract" : "Aerosols have a potentially large effect on climate, particularly through their interactions with clouds, but the magnitude of this effect is highly uncertain. Large volcanic eruptions produce sulfur dioxide, which in turn produces aerosols; these eruptions thus represent a natural experiment through which to quantify aerosol-cloud interactions. Here we show that the massive 2014-2015 fissure eruption in Holuhraun, Iceland, reduced the size of liquid cloud droplets - consistent with expectations - but had no discernible effect on other cloud properties. The reduction in droplet size led to cloud brightening and global-mean radiative forcing of around -0.2 watts per square metre for September to October 2014. Changes in cloud amount or cloud liquid water path, however, were undetectable, indicating that these indirect effects, and cloud systems in general, are well buffered against aerosol changes. This result will reduce uncertainties in future climate projections, because we are now able to reject results from climate models with an excessive liquid-water-path response.", "author" : [ { "dropping-particle" : "", "family" : "Malavelle", "given" : "Florent F.", "non-dropping-particle" : "", "parse-names" : false, "suffix" : "" }, { "dropping-particle" : "", "family" : "Haywood", "given" : "Jim M.", "non-dropping-particle" : "", "parse-names" : false, "suffix" : "" }, { "dropping-particle" : "", "family" : "Jones", "given" : "Andy", "non-dropping-particle" : "", "parse-names" : false, "suffix" : "" }, { "dropping-particle" : "", "family" : "Gettelman", "given" : "Andrew", "non-dropping-particle" : "", "parse-names" : false, "suffix" : "" }, { "dropping-particle" : "", "family" : "Clarisse", "given" : "Lieven", "non-dropping-particle" : "", "parse-names" : false, "suffix" : "" }, { "dropping-particle" : "", "family" : "Bauduin", "given" : "Sophie", "non-dropping-particle" : "", "parse-names" : false, "suffix" : "" }, { "dropping-particle" : "", "family" : "Allan", "given" : "Richard P.", "non-dropping-particle" : "", "parse-names" : false, "suffix" : "" }, { "dropping-particle" : "", "family" : "Karset", "given" : "Inger Helene H.", "non-dropping-particle" : "", "parse-names" : false, "suffix" : "" }, { "dropping-particle" : "", "family" : "Kristj\u00e1nsson", "given" : "J\u00f3n Egill", "non-dropping-particle" : "", "parse-names" : false, "suffix" : "" }, { "dropping-particle" : "", "family" : "Oreopoulos", "given" : "Lazaros", "non-dropping-particle" : "", "parse-names" : false, "suffix" : "" }, { "dropping-particle" : "", "family" : "Cho", "given" : "Nayeong", "non-dropping-particle" : "", "parse-names" : false, "suffix" : "" }, { "dropping-particle" : "", "family" : "Lee", "given" : "Dongmin", "non-dropping-particle" : "", "parse-names" : false, "suffix" : "" }, { "dropping-particle" : "", "family" : "Bellouin", "given" : "Nicolas", "non-dropping-particle" : "", "parse-names" : false, "suffix" : "" }, { "dropping-particle" : "", "family" : "Boucher", "given" : "Olivier", "non-dropping-particle" : "", "parse-names" : false, "suffix" : "" }, { "dropping-particle" : "", "family" : "Grosvenor", "given" : "Daniel P.", "non-dropping-particle" : "", "parse-names" : false, "suffix" : "" }, { "dropping-particle" : "", "family" : "Carslaw", "given" : "Ken S.", "non-dropping-particle" : "", "parse-names" : false, "suffix" : "" }, { "dropping-particle" : "", "family" : "Dhomse", "given" : "Sandip", "non-dropping-particle" : "", "parse-names" : false, "suffix" : "" }, { "dropping-particle" : "", "family" : "Mann", "given" : "Graham W.", "non-dropping-particle" : "", "parse-names" : false, "suffix" : "" }, { "dropping-particle" : "", "family" : "Schmidt", "given" : "Anja", "non-dropping-particle" : "", "parse-names" : false, "suffix" : "" }, { "dropping-particle" : "", "family" : "Coe", "given" : "Hugh", "non-dropping-particle" : "", "parse-names" : false, "suffix" : "" }, { "dropping-particle" : "", "family" : "Hartley", "given" : "Margaret E.", "non-dropping-particle" : "", "parse-names" : false, "suffix" : "" }, { "dropping-particle" : "", "family" : "Dalvi", "given" : "Mohit", "non-dropping-particle" : "", "parse-names" : false, "suffix" : "" }, { "dropping-particle" : "", "family" : "Hill", "given" : "Adrian A.", "non-dropping-particle" : "", "parse-names" : false, "suffix" : "" }, { "dropping-particle" : "", "family" : "Johnson", "given" : "Ben T.", "non-dropping-particle" : "", "parse-names" : false, "suffix" : "" }, { "dropping-particle" : "", "family" : "Johnson", "given" : "Colin E.", "non-dropping-particle" : "", "parse-names" : false, "suffix" : "" }, { "dropping-particle" : "", "family" : "Knight", "given" : "Jeff R.", "non-dropping-particle" : "", "parse-names" : false, "suffix" : "" }, { "dropping-particle" : "", "family" : "O'Connor", "given" : "Fiona M.", "non-dropping-particle" : "", "parse-names" : false, "suffix" : "" }, { "dropping-particle" : "", "family" : "Stier", "given" : "Philip", "non-dropping-particle" : "", "parse-names" : false, "suffix" : "" }, { "dropping-particle" : "", "family" : "Myhre", "given" : "Gunnar", "non-dropping-particle" : "", "parse-names" : false, "suffix" : "" }, { "dropping-particle" : "", "family" : "Platnick", "given" : "Steven", "non-dropping-particle" : "", "parse-names" : false, "suffix" : "" }, { "dropping-particle" : "", "family" : "Stephens", "given" : "Graeme L.", "non-dropping-particle" : "", "parse-names" : false, "suffix" : "" }, { "dropping-particle" : "", "family" : "Takahashi", "given" : "Hanii", "non-dropping-particle" : "", "parse-names" : false, "suffix" : "" }, { "dropping-particle" : "", "family" : "Thordarson", "given" : "Thorvaldur", "non-dropping-particle" : "", "parse-names" : false, "suffix" : "" } ], "container-title" : "Nature", "id" : "ITEM-1", "issued" : { "date-parts" : [ [ "2017" ] ] }, "title" : "Strong constraints on aerosol-cloud interactions from volcanic eruptions", "translator" : [ { "dropping-particle" : "", "family" : "G4323", "given" : "", "non-dropping-particle" : "", "parse-names" : false, "suffix" : "" } ], "type" : "article-journal" }, "uris" : [ "http://www.mendeley.com/documents/?uuid=5789fe88-3701-48ef-8215-118b5ac1ecf6" ] } ], "mendeley" : { "formattedCitation" : "(Malavelle et al., 2017)", "plainTextFormattedCitation" : "(Malavelle et al., 2017)", "previouslyFormattedCitation" : "(Malavelle et al., 2017)" }, "properties" : { "noteIndex" : 0 }, "schema" : "https://github.com/citation-style-language/schema/raw/master/csl-citation.json" }</w:instrText>
      </w:r>
      <w:r>
        <w:rPr>
          <w:rFonts w:cs="Times New Roman"/>
          <w:lang w:val="en-US"/>
        </w:rPr>
        <w:fldChar w:fldCharType="separate"/>
      </w:r>
      <w:r w:rsidR="00CB33A1">
        <w:rPr>
          <w:rFonts w:cs="Times New Roman"/>
          <w:noProof/>
          <w:lang w:val="en-US"/>
        </w:rPr>
        <w:t>(Malavelle et al., 2017)</w:t>
      </w:r>
      <w:r>
        <w:rPr>
          <w:rFonts w:cs="Times New Roman"/>
          <w:lang w:val="en-US"/>
        </w:rPr>
        <w:fldChar w:fldCharType="end"/>
      </w:r>
      <w:r w:rsidRPr="007F3AD8">
        <w:rPr>
          <w:rFonts w:cs="Times New Roman"/>
          <w:lang w:val="en-US"/>
        </w:rPr>
        <w:t>. This highlights the need for ski</w:t>
      </w:r>
      <w:del w:id="3149" w:author="Lucy Cowie" w:date="2021-07-27T20:30:00Z">
        <w:r w:rsidRPr="007F3AD8" w:rsidDel="00BF2F16">
          <w:rPr>
            <w:rFonts w:cs="Times New Roman"/>
            <w:lang w:val="en-US"/>
          </w:rPr>
          <w:delText>l</w:delText>
        </w:r>
      </w:del>
      <w:r w:rsidRPr="007F3AD8">
        <w:rPr>
          <w:rFonts w:cs="Times New Roman"/>
          <w:lang w:val="en-US"/>
        </w:rPr>
        <w:t>lful simulation of conditions underlying aerosol</w:t>
      </w:r>
      <w:ins w:id="3150" w:author="Lucy Cowie" w:date="2021-07-27T20:30:00Z">
        <w:r w:rsidR="007C2373">
          <w:rPr>
            <w:rFonts w:cs="Times New Roman"/>
            <w:lang w:val="en-US"/>
          </w:rPr>
          <w:t>–</w:t>
        </w:r>
      </w:ins>
      <w:del w:id="3151" w:author="Lucy Cowie" w:date="2021-07-27T20:30:00Z">
        <w:r w:rsidRPr="007F3AD8" w:rsidDel="007C2373">
          <w:rPr>
            <w:rFonts w:cs="Times New Roman"/>
            <w:lang w:val="en-US"/>
          </w:rPr>
          <w:delText>-</w:delText>
        </w:r>
      </w:del>
      <w:r w:rsidRPr="007F3AD8">
        <w:rPr>
          <w:rFonts w:cs="Times New Roman"/>
          <w:lang w:val="en-US"/>
        </w:rPr>
        <w:t>cloud interactions, such as the distribution, transport and properties of aerosol species, in addition to the interactions themselves (</w:t>
      </w:r>
      <w:del w:id="3152" w:author="Lucy Cowie" w:date="2021-07-27T20:31:00Z">
        <w:r w:rsidRPr="007F3AD8" w:rsidDel="007C2373">
          <w:rPr>
            <w:rFonts w:cs="Times New Roman"/>
            <w:lang w:val="en-US"/>
          </w:rPr>
          <w:delText xml:space="preserve">see </w:delText>
        </w:r>
      </w:del>
      <w:r w:rsidRPr="007F3AD8">
        <w:rPr>
          <w:rFonts w:cs="Times New Roman"/>
          <w:lang w:val="en-US"/>
        </w:rPr>
        <w:t>Chapter 7). In advance of CMIP6, representations of aerosol processes and aerosol</w:t>
      </w:r>
      <w:ins w:id="3153" w:author="Lucy Cowie" w:date="2021-07-27T20:31:00Z">
        <w:r w:rsidR="001C60B9">
          <w:rPr>
            <w:rFonts w:cs="Times New Roman"/>
            <w:lang w:val="en-US"/>
          </w:rPr>
          <w:t>–</w:t>
        </w:r>
      </w:ins>
      <w:del w:id="3154" w:author="Lucy Cowie" w:date="2021-07-27T20:31:00Z">
        <w:r w:rsidRPr="007F3AD8" w:rsidDel="001C60B9">
          <w:rPr>
            <w:rFonts w:cs="Times New Roman"/>
            <w:lang w:val="en-US"/>
          </w:rPr>
          <w:delText>-</w:delText>
        </w:r>
      </w:del>
      <w:r w:rsidRPr="007F3AD8">
        <w:rPr>
          <w:rFonts w:cs="Times New Roman"/>
          <w:lang w:val="en-US"/>
        </w:rPr>
        <w:t xml:space="preserve">cloud interactions in ESMs have generally become more </w:t>
      </w:r>
      <w:r>
        <w:rPr>
          <w:rFonts w:cs="Times New Roman"/>
          <w:lang w:val="en-US"/>
        </w:rPr>
        <w:t xml:space="preserve">comprehensive </w:t>
      </w:r>
      <w:bookmarkStart w:id="3155" w:name="_Hlk76654080"/>
      <w:commentRangeStart w:id="3156"/>
      <w:r>
        <w:rPr>
          <w:rFonts w:cs="Times New Roman"/>
          <w:lang w:val="en-US"/>
        </w:rPr>
        <w:fldChar w:fldCharType="begin" w:fldLock="1"/>
      </w:r>
      <w:r w:rsidR="002E1475">
        <w:rPr>
          <w:rFonts w:cs="Times New Roman"/>
          <w:lang w:val="en-US"/>
        </w:rPr>
        <w:instrText>ADDIN CSL_CITATION { "citationItems" : [ { "id" : "ITEM-1", "itemData" : { "DOI" : "10.5194/acp-21-87-2021", "ISSN" : "1680-7324", "abstract" : "Abstract. Within the framework of the AeroCom (Aerosol Comparisons between Observations and Models) initiative, the state-of-the-art modelling of aerosol optical properties is assessed from 14 global models participating in the phase III control experiment (AP3). The models are similar to CMIP6/AerChemMIP Earth System Models (ESMs) and provide a robust multi-model ensemble. Inter-model spread of aerosol species lifetimes and emissions appears to be similar to that of mass extinction coefficients (MECs), suggesting that aerosol optical depth (AOD) uncertainties are associated with a broad spectrum of parameterised aerosol processes. Total AOD is approximately the same as in AeroCom phase I (AP1) simulations. However, we find a 50 % decrease in the optical depth (OD) of black carbon (BC), attributable to a combination of decreased emissions and lifetimes. Relative contributions from sea salt (SS) and dust (DU) have shifted from being approximately equal in AP1 to SS contributing about 2\u22153 of the natural AOD in AP3. This shift is linked with a decrease in DU mass burden, a lower DU MEC, and a slight decrease in DU lifetime, suggesting coarser DU particle sizes in AP3 compared to AP1. Relative to observations, the AP3 ensemble median and most of the participating models underestimate all aerosol optical properties investigated, that is, total AOD as well as fine and coarse AOD (AODf, AODc), \u00c5ngstr\u00f6m exponent (AE), dry surface scattering (SCdry), and absorption (ACdry) coefficients. Compared to AERONET, the models underestimate total AOD by ca. 21 % \u00b1 20 % (as inferred from the ensemble median and interquartile range). Against satellite data, the ensemble AOD biases range from \u221237 % (MODIS-Terra) to \u221216 % (MERGED-FMI, a multi-satellite AOD product), which we explain by differences between individual satellites and AERONET measurements themselves. Correlation coefficients (R) between model and observation AOD records are generally high (R&gt;0.75), suggesting that the models are capable of capturing spatio-temporal variations in AOD. We find a much larger underestimate in coarse AODc (\u223c \u221245 % \u00b1 25 %) than in fine AODf (\u223c \u221215 % \u00b1 25 %) with slightly increased inter-model spread compared to total AOD. These results indicate problems in the modelling of DU and SS. The AODc bias is likely due to missing DU over continental land masses (particularly over the United States, SE Asia, and S. America), while marine AERONET sites and the AATSR SU satellite data suggest mo\u2026", "author" : [ { "dropping-particle" : "", "family" : "Gli\u00df", "given" : "Jonas", "non-dropping-particle" : "", "parse-names" : false, "suffix" : "" }, { "dropping-particle" : "", "family" : "Mortier", "given" : "Augustin", "non-dropping-particle" : "", "parse-names" : false, "suffix" : "" }, { "dropping-particle" : "", "family" : "Schulz", "given" : "Michael", "non-dropping-particle" : "", "parse-names" : false, "suffix" : "" }, { "dropping-particle" : "", "family" : "Andrews", "given" : "Elisabeth", "non-dropping-particle" : "", "parse-names" : false, "suffix" : "" }, { "dropping-particle" : "", "family" : "Balkanski", "given" : "Yves", "non-dropping-particle" : "", "parse-names" : false, "suffix" : "" }, { "dropping-particle" : "", "family" : "Bauer", "given" : "Susanne E", "non-dropping-particle" : "", "parse-names" : false, "suffix" : "" }, { "dropping-particle" : "", "family" : "Benedictow", "given" : "Anna M K", "non-dropping-particle" : "", "parse-names" : false, "suffix" : "" }, { "dropping-particle" : "", "family" : "Bian", "given" : "Huisheng", "non-dropping-particle" : "", "parse-names" : false, "suffix" : "" }, { "dropping-particle" : "", "family" : "Checa-Garcia", "given" : "Ramiro", "non-dropping-particle" : "", "parse-names" : false, "suffix" : "" }, { "dropping-particle" : "", "family" : "Chin", "given" : "Mian", "non-dropping-particle" : "", "parse-names" : false, "suffix" : "" }, { "dropping-particle" : "", "family" : "Ginoux", "given" : "Paul", "non-dropping-particle" : "", "parse-names" : false, "suffix" : "" }, { "dropping-particle" : "", "family" : "Griesfeller", "given" : "Jan J", "non-dropping-particle" : "", "parse-names" : false, "suffix" : "" }, { "dropping-particle" : "", "family" : "Heckel", "given" : "Andreas", "non-dropping-particle" : "", "parse-names" : false, "suffix" : "" }, { "dropping-particle" : "", "family" : "Kipling", "given" : "Zak", "non-dropping-particle" : "", "parse-names" : false, "suffix" : "" }, { "dropping-particle" : "", "family" : "Kirkev\u00e5g", "given" : "Alf", "non-dropping-particle" : "", "parse-names" : false, "suffix" : "" }, { "dropping-particle" : "", "family" : "Kokkola", "given" : "Harri", "non-dropping-particle" : "", "parse-names" : false, "suffix" : "" }, { "dropping-particle" : "", "family" : "Laj", "given" : "Paolo", "non-dropping-particle" : "", "parse-names" : false, "suffix" : "" }, { "dropping-particle" : "", "family" : "Sager", "given" : "Philippe", "non-dropping-particle" : "Le", "parse-names" : false, "suffix" : "" }, { "dropping-particle" : "", "family" : "Lund", "given" : "Marianne Tronstad", "non-dropping-particle" : "", "parse-names" : false, "suffix" : "" }, { "dropping-particle" : "", "family" : "Lund Myhre", "given" : "Cathrine", "non-dropping-particle" : "", "parse-names" : false, "suffix" : "" }, { "dropping-particle" : "", "family" : "Matsui", "given" : "Hitoshi", "non-dropping-particle" : "", "parse-names" : false, "suffix" : "" }, { "dropping-particle" : "", "family" : "Myhre", "given" : "Gunnar", "non-dropping-particle" : "", "parse-names" : false, "suffix" : "" }, { "dropping-particle" : "", "family" : "Neubauer", "given" : "David", "non-dropping-particle" : "", "parse-names" : false, "suffix" : "" }, { "dropping-particle" : "", "family" : "Noije", "given" : "Twan", "non-dropping-particle" : "van", "parse-names" : false, "suffix" : "" }, { "dropping-particle" : "", "family" : "North", "given" : "Peter", "non-dropping-particle" : "", "parse-names" : false, "suffix" : "" }, { "dropping-particle" : "", "family" : "Olivi\u00e9", "given" : "Dirk J L", "non-dropping-particle" : "", "parse-names" : false, "suffix" : "" }, { "dropping-particle" : "", "family" : "R\u00e9my", "given" : "Samuel", "non-dropping-particle" : "", "parse-names" : false, "suffix" : "" }, { "dropping-particle" : "", "family" : "Sogacheva", "given" : "Larisa", "non-dropping-particle" : "", "parse-names" : false, "suffix" : "" }, { "dropping-particle" : "", "family" : "Takemura", "given" : "Toshihiko", "non-dropping-particle" : "", "parse-names" : false, "suffix" : "" }, { "dropping-particle" : "", "family" : "Tsigaridis", "given" : "Kostas", "non-dropping-particle" : "", "parse-names" : false, "suffix" : "" }, { "dropping-particle" : "", "family" : "Tsyro", "given" : "Svetlana G", "non-dropping-particle" : "", "parse-names" : false, "suffix" : "" } ], "container-title" : "Atmospheric Chemistry and Physics", "id" : "ITEM-1", "issue" : "1", "issued" : { "date-parts" : [ [ "2021", "1", "6" ] ] }, "page" : "87-128", "publisher" : "Copernicus Publications", "title" : "AeroCom phase III multi-model evaluation of the aerosol life cycle and optical properties using ground- and space-based remote sensing as well as surface in situ observations", "translator" : [ { "dropping-particle" : "", "family" : "G5374", "given" : "", "non-dropping-particle" : "", "parse-names" : false, "suffix" : "" } ], "type" : "article-journal", "volume" : "21" }, "uris" : [ "http://www.mendeley.com/documents/?uuid=fbdbc7b3-1094-4dec-b9c9-b589ed537738" ] }, { "id" : "ITEM-2", "itemData" : { "DOI" : "10.1126/sciadv.aba1981", "abstract" : "For the current generation of earth system models participating in the Coupled Model Intercomparison Project Phase 6 (CMIP6), the range of equilibrium climate sensitivity (ECS, a hypothetical value of global warming at equilibrium for a doubling of CO2) is 1.8\u00b0C to 5.6\u00b0C, the largest of any generation of models dating to the 1990s. Meanwhile, the range of transient climate response (TCR, the surface temperature warming around the time of CO2 doubling in a 1% per year CO2 increase simulation) for the CMIP6 models of 1.7\u00b0C (1.3\u00b0C to 3.0\u00b0C) is only slightly larger than for the CMIP3 and CMIP5 models. Here we review and synthesize the latest developments in ECS and TCR values in CMIP, compile possible reasons for the current values as supplied by the modeling groups, and highlight future directions. Cloud feedbacks and cloud-aerosol interactions are the most likely contributors to the high values and increased range of ECS in CMIP6.", "author" : [ { "dropping-particle" : "", "family" : "Meehl", "given" : "Gerald A", "non-dropping-particle" : "", "parse-names" : false, "suffix" : "" }, { "dropping-particle" : "", "family" : "Senior", "given" : "Catherine A", "non-dropping-particle" : "", "parse-names" : false, "suffix" : "" }, { "dropping-particle" : "", "family" : "Eyring", "given" : "Veronika", "non-dropping-particle" : "", "parse-names" : false, "suffix" : "" }, { "dropping-particle" : "", "family" : "Flato", "given" : "Gregory", "non-dropping-particle" : "", "parse-names" : false, "suffix" : "" }, { "dropping-particle" : "", "family" : "Lamarque", "given" : "Jean-Francois", "non-dropping-particle" : "", "parse-names" : false, "suffix" : "" }, { "dropping-particle" : "", "family" : "Stouffer", "given" : "Ronald J", "non-dropping-particle" : "", "parse-names" : false, "suffix" : "" }, { "dropping-particle" : "", "family" : "Taylor", "given" : "Karl E", "non-dropping-particle" : "", "parse-names" : false, "suffix" : "" }, { "dropping-particle" : "", "family" : "Schlund", "given" : "Manuel", "non-dropping-particle" : "", "parse-names" : false, "suffix" : "" } ], "container-title" : "Science Advances", "id" : "ITEM-2", "issue" : "26", "issued" : { "date-parts" : [ [ "2020", "6", "1" ] ] }, "page" : "eaba1981", "title" : "Context for interpreting equilibrium climate sensitivity and transient climate response from the CMIP6 Earth system models", "translator" : [ { "dropping-particle" : "", "family" : "G5244", "given" : "", "non-dropping-particle" : "", "parse-names" : false, "suffix" : "" } ], "type" : "article-journal", "volume" : "6" }, "uris" : [ "http://www.mendeley.com/documents/?uuid=b4790d54-bf58-41ca-b7d7-3adcddf25069", "http://www.mendeley.com/documents/?uuid=67e6f3dd-7b7f-40c4-9d41-aa4af43b70bb" ] }, { "id" : "ITEM-3", "itemData" : { "DOI" : "10.5194/acp-21-853-2021", "ISSN" : "1680-7324", "author" : [ { "dropping-particle" : "", "family" : "Thornhill", "given" : "Gillian D", "non-dropping-particle" : "", "parse-names" : false, "suffix" : "" }, { "dropping-particle" : "", "family" : "Collins", "given" : "William J", "non-dropping-particle" : "", "parse-names" : false, "suffix" : "" }, { "dropping-particle" : "", "family" : "Kramer", "given" : "Ryan J", "non-dropping-particle" : "", "parse-names" : false, "suffix" : "" }, { "dropping-particle" : "", "family" : "Olivi\u00e9", "given" : "Dirk", "non-dropping-particle" : "", "parse-names" : false, "suffix" : "" }, { "dropping-particle" : "", "family" : "Skeie", "given" : "Ragnhild B.", "non-dropping-particle" : "", "parse-names" : false, "suffix" : "" }, { "dropping-particle" : "", "family" : "O'Connor", "given" : "Fiona M.", "non-dropping-particle" : "", "parse-names" : false, "suffix" : "" }, { "dropping-particle" : "", "family" : "Abraham", "given" : "Nathan Luke", "non-dropping-particle" : "", "parse-names" : false, "suffix" : "" }, { "dropping-particle" : "", "family" : "Checa-Garcia", "given" : "Ramiro", "non-dropping-particle" : "", "parse-names" : false, "suffix" : "" }, { "dropping-particle" : "", "family" : "Bauer", "given" : "Susanne E", "non-dropping-particle" : "", "parse-names" : false, "suffix" : "" }, { "dropping-particle" : "", "family" : "Deushi", "given" : "Makoto", "non-dropping-particle" : "", "parse-names" : false, "suffix" : "" }, { "dropping-particle" : "", "family" : "Emmons", "given" : "Louisa K.", "non-dropping-particle" : "", "parse-names" : false, "suffix" : "" }, { "dropping-particle" : "", "family" : "Forster", "given" : "Piers M.", "non-dropping-particle" : "", "parse-names" : false, "suffix" : "" }, { "dropping-particle" : "", "family" : "Horowitz", "given" : "Larry W.", "non-dropping-particle" : "", "parse-names" : false, "suffix" : "" }, { "dropping-particle" : "", "family" : "Johnson", "given" : "Ben", "non-dropping-particle" : "", "parse-names" : false, "suffix" : "" }, { "dropping-particle" : "", "family" : "Keeble", "given" : "James", "non-dropping-particle" : "", "parse-names" : false, "suffix" : "" }, { "dropping-particle" : "", "family" : "Lamarque", "given" : "Jean-Francois", "non-dropping-particle" : "", "parse-names" : false, "suffix" : "" }, { "dropping-particle" : "", "family" : "Michou", "given" : "Martine", "non-dropping-particle" : "", "parse-names" : false, "suffix" : "" }, { "dropping-particle" : "", "family" : "Mills", "given" : "Michael J.", "non-dropping-particle" : "", "parse-names" : false, "suffix" : "" }, { "dropping-particle" : "", "family" : "Mulcahy", "given" : "Jane P.", "non-dropping-particle" : "", "parse-names" : false, "suffix" : "" }, { "dropping-particle" : "", "family" : "Myhre", "given" : "Gunnar", "non-dropping-particle" : "", "parse-names" : false, "suffix" : "" }, { "dropping-particle" : "", "family" : "Nabat", "given" : "Pierre", "non-dropping-particle" : "", "parse-names" : false, "suffix" : "" }, { "dropping-particle" : "", "family" : "Naik", "given" : "Vaishali", "non-dropping-particle" : "", "parse-names" : false, "suffix" : "" }, { "dropping-particle" : "", "family" : "Oshima", "given" : "Naga", "non-dropping-particle" : "", "parse-names" : false, "suffix" : "" }, { "dropping-particle" : "", "family" : "Schulz", "given" : "Michael", "non-dropping-particle" : "", "parse-names" : false, "suffix" : "" }, { "dropping-particle" : "", "family" : "Smith", "given" : "Christopher J.", "non-dropping-particle" : "", "parse-names" : false, "suffix" : "" }, { "dropping-particle" : "", "family" : "Takemura", "given" : "Toshihiko", "non-dropping-particle" : "", "parse-names" : false, "suffix" : "" }, { "dropping-particle" : "", "family" : "Tilmes", "given" : "Simone", "non-dropping-particle" : "", "parse-names" : false, "suffix" : "" }, { "dropping-particle" : "", "family" : "Wu", "given" : "Tongwen", "non-dropping-particle" : "", "parse-names" : false, "suffix" : "" }, { "dropping-particle" : "", "family" : "Zeng", "given" : "Guang", "non-dropping-particle" : "", "parse-names" : false, "suffix" : "" }, { "dropping-particle" : "", "family" : "Zhang", "given" : "Jie", "non-dropping-particle" : "", "parse-names" : false, "suffix" : "" } ], "container-title" : "Atmospheric Chemistry and Physics", "id" : "ITEM-3", "issue" : "2", "issued" : { "date-parts" : [ [ "2021", "1", "21" ] ] }, "page" : "853-874", "publisher" : "Copernicus Publications", "title" : "Effective radiative forcing from emissions of reactive gases and aerosols \u2013 a multi-model comparison", "translator" : [ { "dropping-particle" : "", "family" : "G4693", "given" : "", "non-dropping-particle" : "", "parse-names" : false, "suffix" : "" } ], "type" : "article-journal", "volume" : "21" }, "uris" : [ "http://www.mendeley.com/documents/?uuid=06fa4e3b-bf34-4ef4-89f3-ba7ac753864a" ] } ], "mendeley" : { "formattedCitation" : "(Meehl et al., 2020; Gli\u00df et al., 2021b; Thornhill et al., 2021a)", "manualFormatting" : "(Gli\u00df et al., 2021b; Meehl et al., 2020; Thornhill et al., 2021b", "plainTextFormattedCitation" : "(Meehl et al., 2020; Gli\u00df et al., 2021b; Thornhill et al., 2021a)", "previouslyFormattedCitation" : "(Meehl et al., 2020; Gli\u00df et al., 2021b; Thornhill et al., 2021a)" }, "properties" : { "noteIndex" : 0 }, "schema" : "https://github.com/citation-style-language/schema/raw/master/csl-citation.json" }</w:instrText>
      </w:r>
      <w:r>
        <w:rPr>
          <w:rFonts w:cs="Times New Roman"/>
          <w:lang w:val="en-US"/>
        </w:rPr>
        <w:fldChar w:fldCharType="separate"/>
      </w:r>
      <w:r w:rsidR="00CB33A1">
        <w:rPr>
          <w:rFonts w:cs="Times New Roman"/>
          <w:noProof/>
          <w:lang w:val="en-US"/>
        </w:rPr>
        <w:t>(Gliß et al., 2021</w:t>
      </w:r>
      <w:ins w:id="3157" w:author="Robin Matthews" w:date="2021-07-08T16:42:00Z">
        <w:r w:rsidR="006562FC">
          <w:rPr>
            <w:rFonts w:cs="Times New Roman"/>
            <w:noProof/>
            <w:lang w:val="en-US"/>
          </w:rPr>
          <w:t>b</w:t>
        </w:r>
      </w:ins>
      <w:r w:rsidR="00CB33A1">
        <w:rPr>
          <w:rFonts w:cs="Times New Roman"/>
          <w:noProof/>
          <w:lang w:val="en-US"/>
        </w:rPr>
        <w:t>; Meehl et al., 2020; Thornhill et al., 2021b</w:t>
      </w:r>
      <w:del w:id="3158" w:author="Robin Matthews" w:date="2021-07-08T16:26:00Z">
        <w:r w:rsidR="00CB33A1" w:rsidDel="00361D4A">
          <w:rPr>
            <w:rFonts w:cs="Times New Roman"/>
            <w:noProof/>
            <w:lang w:val="en-US"/>
          </w:rPr>
          <w:delText>; see also Section 1.5)</w:delText>
        </w:r>
      </w:del>
      <w:r>
        <w:rPr>
          <w:rFonts w:cs="Times New Roman"/>
          <w:lang w:val="en-US"/>
        </w:rPr>
        <w:fldChar w:fldCharType="end"/>
      </w:r>
      <w:bookmarkEnd w:id="3155"/>
      <w:commentRangeEnd w:id="3156"/>
      <w:r w:rsidR="00CB33A1">
        <w:rPr>
          <w:rStyle w:val="Marquedecommentaire"/>
        </w:rPr>
        <w:commentReference w:id="3156"/>
      </w:r>
      <w:ins w:id="3159" w:author="Robin Matthews" w:date="2021-07-08T16:26:00Z">
        <w:r w:rsidR="00361D4A">
          <w:rPr>
            <w:rFonts w:cs="Times New Roman"/>
            <w:noProof/>
            <w:lang w:val="en-US"/>
          </w:rPr>
          <w:t>; see also Section 1.5)</w:t>
        </w:r>
      </w:ins>
      <w:r>
        <w:rPr>
          <w:rFonts w:cs="Times New Roman"/>
          <w:lang w:val="en-US"/>
        </w:rPr>
        <w:t xml:space="preserve">, </w:t>
      </w:r>
      <w:r w:rsidRPr="007F3AD8">
        <w:rPr>
          <w:rFonts w:cs="Times New Roman"/>
          <w:lang w:val="en-US"/>
        </w:rPr>
        <w:t>with enhanced links to aerosol emissions and gas-phase chemistry. Many CMIP6 models (</w:t>
      </w:r>
      <w:del w:id="3160" w:author="Lucy Cowie" w:date="2021-07-27T20:31:00Z">
        <w:r w:rsidRPr="002F7600" w:rsidDel="00F65D19">
          <w:rPr>
            <w:rFonts w:cs="Times New Roman"/>
            <w:lang w:val="en-US"/>
          </w:rPr>
          <w:delText xml:space="preserve">see </w:delText>
        </w:r>
      </w:del>
      <w:r w:rsidRPr="002F7600">
        <w:rPr>
          <w:rFonts w:cs="Times New Roman"/>
          <w:lang w:val="en-US"/>
        </w:rPr>
        <w:t>Annex II</w:t>
      </w:r>
      <w:ins w:id="3161" w:author="Lucy Cowie" w:date="2021-07-27T20:32:00Z">
        <w:r w:rsidR="00321D26">
          <w:rPr>
            <w:rFonts w:cs="Times New Roman"/>
            <w:lang w:val="en-US"/>
          </w:rPr>
          <w:t>:</w:t>
        </w:r>
      </w:ins>
      <w:r w:rsidRPr="002F7600">
        <w:rPr>
          <w:rFonts w:cs="Times New Roman"/>
          <w:lang w:val="en-US"/>
        </w:rPr>
        <w:t xml:space="preserve"> Table </w:t>
      </w:r>
      <w:r w:rsidR="000B6A07">
        <w:rPr>
          <w:rFonts w:cs="Times New Roman"/>
          <w:lang w:val="en-US"/>
        </w:rPr>
        <w:t>AII.5</w:t>
      </w:r>
      <w:r w:rsidRPr="007F3AD8">
        <w:rPr>
          <w:rFonts w:cs="Times New Roman"/>
          <w:lang w:val="en-US"/>
        </w:rPr>
        <w:t xml:space="preserve">) now simulate </w:t>
      </w:r>
      <w:r w:rsidRPr="004F6583">
        <w:rPr>
          <w:lang w:val="en-US"/>
        </w:rPr>
        <w:t>aerosol number size distribution</w:t>
      </w:r>
      <w:r w:rsidRPr="007F3AD8">
        <w:rPr>
          <w:rFonts w:cs="Times New Roman"/>
          <w:lang w:val="en-US"/>
        </w:rPr>
        <w:t>, in addition to mass</w:t>
      </w:r>
      <w:r>
        <w:rPr>
          <w:rFonts w:cs="Times New Roman"/>
          <w:lang w:val="en-US"/>
        </w:rPr>
        <w:t xml:space="preserve"> distribution</w:t>
      </w:r>
      <w:r w:rsidRPr="007F3AD8">
        <w:rPr>
          <w:rFonts w:cs="Times New Roman"/>
          <w:lang w:val="en-US"/>
        </w:rPr>
        <w:t>, which is a prerequisite for accurately simulating number concentrations of cloud condensation nuclei (CCN</w:t>
      </w:r>
      <w:ins w:id="3162" w:author="Lucy Cowie" w:date="2021-07-27T20:33:00Z">
        <w:r w:rsidR="00E21C4B">
          <w:rPr>
            <w:rFonts w:cs="Times New Roman"/>
            <w:lang w:val="en-US"/>
          </w:rPr>
          <w:t>;</w:t>
        </w:r>
      </w:ins>
      <w:del w:id="3163" w:author="Lucy Cowie" w:date="2021-07-27T20:33:00Z">
        <w:r w:rsidRPr="007F3AD8" w:rsidDel="00E21C4B">
          <w:rPr>
            <w:rFonts w:cs="Times New Roman"/>
            <w:lang w:val="en-US"/>
          </w:rPr>
          <w:delText>)</w:delText>
        </w:r>
      </w:del>
      <w:r>
        <w:rPr>
          <w:rFonts w:cs="Times New Roman"/>
          <w:lang w:val="en-US"/>
        </w:rPr>
        <w:t xml:space="preserve"> </w:t>
      </w:r>
      <w:r>
        <w:rPr>
          <w:rFonts w:cs="Times New Roman"/>
          <w:lang w:val="en-US"/>
        </w:rPr>
        <w:fldChar w:fldCharType="begin" w:fldLock="1"/>
      </w:r>
      <w:r w:rsidR="00D477C7">
        <w:rPr>
          <w:rFonts w:cs="Times New Roman"/>
          <w:lang w:val="en-US"/>
        </w:rPr>
        <w:instrText>ADDIN CSL_CITATION { "citationItems" : [ { "id" : "ITEM-1", "itemData" : { "DOI" : "10.5194/acp-13-3027-2013", "ISSN" : "1680-7324", "abstract" : "Abstract. The Hadley Centre Global Environmental Model (HadGEM) includes two aerosol schemes: the Coupled Large-scale Aerosol Simulator for Studies in Climate (CLASSIC), and the new Global Model of Aerosol Processes (GLOMAP-mode). GLOMAP-mode is a modal aerosol microphysics scheme that simulates not only aerosol mass but also aerosol number, represents internally-mixed particles, and includes aerosol microphysical processes such as nucleation. In this study, both schemes provide hindcast simulations of natural and anthropogenic aerosol species for the period 2000\u20132006. HadGEM simulations of the aerosol optical depth using GLOMAP-mode compare better than CLASSIC against a data-assimilated aerosol re-analysis and aerosol ground-based observations. Because of differences in wet deposition rates, GLOMAP-mode sulphate aerosol residence time is two days longer than CLASSIC sulphate aerosols, whereas black carbon residence time is much shorter. As a result, CLASSIC underestimates aerosol optical depths in continental regions of the Northern Hemisphere and likely overestimates absorption in remote regions. Aerosol direct and first indirect radiative forcings are computed from simulations of aerosols with emissions for the year 1850 and 2000. In 1850, GLOMAP-mode predicts lower aerosol optical depths and higher cloud droplet number concentrations than CLASSIC. Consequently, simulated clouds are much less susceptible to natural and anthropogenic aerosol changes when the microphysical scheme is used. In particular, the response of cloud condensation nuclei to an increase in dimethyl sulphide emissions becomes a factor of four smaller. The combined effect of different 1850 baselines, residence times, and abilities to affect cloud droplet number, leads to substantial differences in the aerosol forcings simulated by the two schemes. GLOMAP-mode finds a present-day direct aerosol forcing of \u22120.49 W m\u22122 on a global average, 72% stronger than the corresponding forcing from CLASSIC. This difference is compensated by changes in first indirect aerosol forcing: the forcing of \u22121.17 W m\u22122 obtained with GLOMAP-mode is 20% weaker than with CLASSIC. Results suggest that mass-based schemes such as CLASSIC lack the necessary sophistication to provide realistic input to aerosol-cloud interaction schemes. Furthermore, the importance of the 1850 baseline highlights how model skill in predicting present-day aerosol does not guarantee reliable forcing estimates. Those findings suggest\u2026", "author" : [ { "dropping-particle" : "", "family" : "Bellouin", "given" : "N", "non-dropping-particle" : "", "parse-names" : false, "suffix" : "" }, { "dropping-particle" : "", "family" : "Mann", "given" : "G W", "non-dropping-particle" : "", "parse-names" : false, "suffix" : "" }, { "dropping-particle" : "", "family" : "Woodhouse", "given" : "M T", "non-dropping-particle" : "", "parse-names" : false, "suffix" : "" }, { "dropping-particle" : "", "family" : "Johnson", "given" : "C", "non-dropping-particle" : "", "parse-names" : false, "suffix" : "" }, { "dropping-particle" : "", "family" : "Carslaw", "given" : "K S", "non-dropping-particle" : "", "parse-names" : false, "suffix" : "" }, { "dropping-particle" : "", "family" : "Dalvi", "given" : "M", "non-dropping-particle" : "", "parse-names" : false, "suffix" : "" } ], "container-title" : "Atmospheric Chemistry and Physics", "id" : "ITEM-1", "issue" : "6", "issued" : { "date-parts" : [ [ "2013", "3", "15" ] ] }, "page" : "3027-3044", "publisher" : "Copernicus Publications", "title" : "Impact of the modal aerosol scheme GLOMAP-mode on aerosol forcing in the Hadley Centre Global Environmental Model", "translator" : [ { "dropping-particle" : "", "family" : "G5257", "given" : "", "non-dropping-particle" : "", "parse-names" : false, "suffix" : "" } ], "type" : "article-journal", "volume" : "13" }, "uris" : [ "http://www.mendeley.com/documents/?uuid=bb302d41-1eb7-48c9-8553-66d43f8b5605", "http://www.mendeley.com/documents/?uuid=48d88f95-2f51-4166-b8d4-2c200b68a2d3" ] } ], "mendeley" : { "formattedCitation" : "(Bellouin et al., 2013)", "plainTextFormattedCitation" : "(Bellouin et al., 2013)", "previouslyFormattedCitation" : "(Bellouin et al., 2013)" }, "properties" : { "noteIndex" : 0 }, "schema" : "https://github.com/citation-style-language/schema/raw/master/csl-citation.json" }</w:instrText>
      </w:r>
      <w:r>
        <w:rPr>
          <w:rFonts w:cs="Times New Roman"/>
          <w:lang w:val="en-US"/>
        </w:rPr>
        <w:fldChar w:fldCharType="separate"/>
      </w:r>
      <w:del w:id="3164" w:author="Lucy Cowie" w:date="2021-07-27T20:33:00Z">
        <w:r w:rsidR="00CB33A1" w:rsidDel="00E21C4B">
          <w:rPr>
            <w:rFonts w:cs="Times New Roman"/>
            <w:noProof/>
            <w:lang w:val="en-US"/>
          </w:rPr>
          <w:delText>(</w:delText>
        </w:r>
      </w:del>
      <w:r w:rsidR="00CB33A1">
        <w:rPr>
          <w:rFonts w:cs="Times New Roman"/>
          <w:noProof/>
          <w:lang w:val="en-US"/>
        </w:rPr>
        <w:t>Bellouin et al., 2013)</w:t>
      </w:r>
      <w:r>
        <w:rPr>
          <w:rFonts w:cs="Times New Roman"/>
          <w:lang w:val="en-US"/>
        </w:rPr>
        <w:fldChar w:fldCharType="end"/>
      </w:r>
      <w:r w:rsidRPr="007F3AD8">
        <w:rPr>
          <w:rFonts w:cs="Times New Roman"/>
          <w:lang w:val="en-US"/>
        </w:rPr>
        <w:t xml:space="preserve"> while some CMIP6 models use prescribed aerosol optical properties to constrain aerosol forcing </w:t>
      </w:r>
      <w:r>
        <w:rPr>
          <w:rFonts w:cs="Times New Roman"/>
          <w:lang w:val="en-US"/>
        </w:rPr>
        <w:fldChar w:fldCharType="begin" w:fldLock="1"/>
      </w:r>
      <w:r w:rsidR="00D477C7">
        <w:rPr>
          <w:rFonts w:cs="Times New Roman"/>
          <w:lang w:val="en-US"/>
        </w:rPr>
        <w:instrText>ADDIN CSL_CITATION { "citationItems" : [ { "id" : "ITEM-1", "itemData" : { "DOI" : "10.5194/gmd-10-433-2017", "ISSN" : "1991-9603", "abstract" : "Abstract. A simple plume implementation of the second version (v2) of the Max Planck Institute Aerosol Climatology, MACv2-SP, is described. MACv2-SP provides a prescription of anthropogenic aerosol optical properties and an associated Twomey effect. It was created to provide a harmonized description of post-1850 anthropogenic aerosol radiative forcing for climate modeling studies. MACv2-SP has been designed to be easy to implement, change and use, and thereby enable studies exploring the climatic effects of different patterns of aerosol radiative forcing, including a Twomey effect. MACv2-SP is formulated in terms of nine spatial plumes associated with different major anthropogenic source regions. The shape of the plumes is fit to the Max Planck Institute Aerosol Climatology, version 2, whose present-day (2005) distribution is anchored by surface-based observations. Two types of plumes are considered: one predominantly associated with biomass burning, the other with industrial emissions. These differ in the prescription of their annual cycle and in their optical properties, thereby implicitly accounting for different contributions of absorbing aerosol to the different plumes. A Twomey effect for each plume is prescribed as a change in the host model's background cloud-droplet population density using relationships derived from satellite data. Year-to-year variations in the amplitude of the plumes over the historical period (1850\u20132016) are derived by scaling the plumes with associated national emission sources of SO2 and NH3. Experiments using MACv2-SP are performed with the Max Planck Institute Earth System Model. The globally and annually averaged instantaneous and effective aerosol radiative forcings are estimated to be \u22120.6 and \u22120.5 W m\u22122, respectively. Forcing from aerosol\u2013cloud interactions (the Twomey effect) offsets the reduction of clear-sky forcing by clouds, so that the net effect of clouds on the aerosol forcing is small; hence, the clear-sky forcing, which is more readily measurable, provides a good estimate of the total aerosol forcing.", "author" : [ { "dropping-particle" : "", "family" : "Stevens", "given" : "Bjorn", "non-dropping-particle" : "", "parse-names" : false, "suffix" : "" }, { "dropping-particle" : "", "family" : "Fiedler", "given" : "Stephanie", "non-dropping-particle" : "", "parse-names" : false, "suffix" : "" }, { "dropping-particle" : "", "family" : "Kinne", "given" : "Stefan", "non-dropping-particle" : "", "parse-names" : false, "suffix" : "" }, { "dropping-particle" : "", "family" : "Peters", "given" : "Karsten", "non-dropping-particle" : "", "parse-names" : false, "suffix" : "" }, { "dropping-particle" : "", "family" : "Rast", "given" : "Sebastian", "non-dropping-particle" : "", "parse-names" : false, "suffix" : "" }, { "dropping-particle" : "", "family" : "M\u00fcsse", "given" : "Jobst", "non-dropping-particle" : "", "parse-names" : false, "suffix" : "" }, { "dropping-particle" : "", "family" : "Smith", "given" : "Steven J", "non-dropping-particle" : "", "parse-names" : false, "suffix" : "" }, { "dropping-particle" : "", "family" : "Mauritsen", "given" : "Thorsten", "non-dropping-particle" : "", "parse-names" : false, "suffix" : "" } ], "container-title" : "Geoscientific Model Development", "id" : "ITEM-1", "issue" : "1", "issued" : { "date-parts" : [ [ "2017", "2", "1" ] ] }, "page" : "433-452", "title" : "MACv2-SP: a parameterization of anthropogenic aerosol optical properties and an associated Twomey effect for use in CMIP6", "title-short" : "{MACv}2-{SP}", "translator" : [ { "dropping-particle" : "", "family" : "G5363", "given" : "", "non-dropping-particle" : "", "parse-names" : false, "suffix" : "" } ], "type" : "article-journal", "volume" : "10" }, "uris" : [ "http://www.mendeley.com/documents/?uuid=0ba1a2e5-4891-4534-97ba-186e662f346a", "http://www.mendeley.com/documents/?uuid=21095eae-e340-43df-9d24-851edd88e02c", "http://www.mendeley.com/documents/?uuid=b69ed7ad-0bda-439f-8e9a-689117a2c689" ] } ], "mendeley" : { "formattedCitation" : "(Stevens et al., 2017)", "manualFormatting" : "(e.g., Stevens et al., 2017)", "plainTextFormattedCitation" : "(Stevens et al., 2017)", "previouslyFormattedCitation" : "(Stevens et al., 2017)" }, "properties" : { "noteIndex" : 0 }, "schema" : "https://github.com/citation-style-language/schema/raw/master/csl-citation.json" }</w:instrText>
      </w:r>
      <w:r>
        <w:rPr>
          <w:rFonts w:cs="Times New Roman"/>
          <w:lang w:val="en-US"/>
        </w:rPr>
        <w:fldChar w:fldCharType="separate"/>
      </w:r>
      <w:r w:rsidR="00CB33A1">
        <w:rPr>
          <w:rFonts w:cs="Times New Roman"/>
          <w:noProof/>
          <w:lang w:val="en-US"/>
        </w:rPr>
        <w:t>(e.g., Stevens et al., 2017)</w:t>
      </w:r>
      <w:r>
        <w:rPr>
          <w:rFonts w:cs="Times New Roman"/>
          <w:lang w:val="en-US"/>
        </w:rPr>
        <w:fldChar w:fldCharType="end"/>
      </w:r>
      <w:r w:rsidRPr="007F3AD8">
        <w:rPr>
          <w:rFonts w:cs="Times New Roman"/>
          <w:lang w:val="en-US"/>
        </w:rPr>
        <w:t xml:space="preserve">. Hence, the </w:t>
      </w:r>
      <w:r>
        <w:rPr>
          <w:rFonts w:cs="Times New Roman"/>
          <w:lang w:val="en-US"/>
        </w:rPr>
        <w:t>range of</w:t>
      </w:r>
      <w:r w:rsidRPr="007F3AD8">
        <w:rPr>
          <w:rFonts w:cs="Times New Roman"/>
          <w:lang w:val="en-US"/>
        </w:rPr>
        <w:t xml:space="preserve"> complexity in aerosol modeling noted in CMIP5 is still present in the CMIP6 ensemble. Although simulated CCN have been compared to surface </w:t>
      </w:r>
      <w:r>
        <w:rPr>
          <w:rFonts w:cs="Times New Roman"/>
          <w:lang w:val="en-US"/>
        </w:rPr>
        <w:fldChar w:fldCharType="begin" w:fldLock="1"/>
      </w:r>
      <w:r w:rsidR="00D477C7">
        <w:rPr>
          <w:rFonts w:cs="Times New Roman"/>
          <w:lang w:val="en-US"/>
        </w:rPr>
        <w:instrText>ADDIN CSL_CITATION { "citationItems" : [ { "id" : "ITEM-1", "itemData" : { "DOI" : "10.5194/acp-19-8591-2019", "abstract" : "A total of 16 global chemistry transport models and general circulation models have participated in this study; 14 models have been evaluated with regard to their ability to reproduce the near-surface observed number concentration of aerosol particles and cloud condensation nuclei (CCN), as well as derived cloud droplet number concentration (CDNC). Model results for the period 2011\u20132015 are compared with aerosol measurements (aerosol particle number, CCN and aerosol particle composition in the submicron fraction) from nine surface stations located in Europe and Japan. The evaluation focuses on the ability of models to simulate the average across time state in diverse environments and on the seasonal and short-term variability in the aerosol properties. There is no single model that systematically performs best across all environments represented by the observations. Models tend to underestimate the observed aerosol particle and CCN number concentrations, with average normalized mean bias (NMB) of all models and for all stations, where data are available, of \u221224 % and \u221235 % for particles with dry diameters &gt;50 and &gt;120 nm, as well as \u221236 % and \u221234 % for CCN at supersaturations of 0.2 % and 1.0 %, respectively. However, they seem to behave differently for particles activating at very low supersaturations (&lt;0.1 %) than at higher ones. A total of 15 models have been used to produce ensemble annual median distributions of relevant parameters. The model diversity (defined as the ratio of standard deviation to mean) is up to about 3 for simulated N3 (number concentration of particles with dry diameters larger than 3 nm) and up to about 1 for simulated CCN in the extra-polar regions. A global mean reduction of a factor of about 2 is found in the model diversity for CCN at a supersaturation of 0.2 % (CCN0.2) compared to that for N3, maximizing over regions where new particle formation is important. An additional model has been used to investigate potential causes of model diversity in CCN and bias compared to the observations by performing a perturbed parameter ensemble (PPE) accounting for uncertainties in 26 aerosol-related model input parameters. This PPE suggests that biogenic secondary organic aerosol formation and the hygroscopic properties of the organic material are likely to be the major sources of CCN uncertainty in summer, with dry deposition and cloud processing being dominant in winter. Models capture the relative amplitude of the seasonal variabili\u2026", "author" : [ { "dropping-particle" : "", "family" : "Fanourgakis", "given" : "G S", "non-dropping-particle" : "", "parse-names" : false, "suffix" : "" }, { "dropping-particle" : "", "family" : "Kanakidou", "given" : "M", "non-dropping-particle" : "", "parse-names" : false, "suffix" : "" }, { "dropping-particle" : "", "family" : "Nenes", "given" : "A", "non-dropping-particle" : "", "parse-names" : false, "suffix" : "" }, { "dropping-particle" : "", "family" : "Bauer", "given" : "S E", "non-dropping-particle" : "", "parse-names" : false, "suffix" : "" }, { "dropping-particle" : "", "family" : "Bergman", "given" : "T", "non-dropping-particle" : "", "parse-names" : false, "suffix" : "" }, { "dropping-particle" : "", "family" : "Carslaw", "given" : "K S", "non-dropping-particle" : "", "parse-names" : false, "suffix" : "" }, { "dropping-particle" : "", "family" : "Grini", "given" : "A", "non-dropping-particle" : "", "parse-names" : false, "suffix" : "" }, { "dropping-particle" : "", "family" : "Hamilton", "given" : "D S", "non-dropping-particle" : "", "parse-names" : false, "suffix" : "" }, { "dropping-particle" : "", "family" : "Johnson", "given" : "J S", "non-dropping-particle" : "", "parse-names" : false, "suffix" : "" }, { "dropping-particle" : "", "family" : "Karydis", "given" : "V A", "non-dropping-particle" : "", "parse-names" : false, "suffix" : "" }, { "dropping-particle" : "", "family" : "Kirkev\u00e5g", "given" : "A", "non-dropping-particle" : "", "parse-names" : false, "suffix" : "" }, { "dropping-particle" : "", "family" : "Kodros", "given" : "J K", "non-dropping-particle" : "", "parse-names" : false, "suffix" : "" }, { "dropping-particle" : "", "family" : "Lohmann", "given" : "U", "non-dropping-particle" : "", "parse-names" : false, "suffix" : "" }, { "dropping-particle" : "", "family" : "Luo", "given" : "G", "non-dropping-particle" : "", "parse-names" : false, "suffix" : "" }, { "dropping-particle" : "", "family" : "Makkonen", "given" : "R", "non-dropping-particle" : "", "parse-names" : false, "suffix" : "" }, { "dropping-particle" : "", "family" : "Matsui", "given" : "H", "non-dropping-particle" : "", "parse-names" : false, "suffix" : "" }, { "dropping-particle" : "", "family" : "Neubauer", "given" : "D", "non-dropping-particle" : "", "parse-names" : false, "suffix" : "" }, { "dropping-particle" : "", "family" : "Pierce", "given" : "J R", "non-dropping-particle" : "", "parse-names" : false, "suffix" : "" }, { "dropping-particle" : "", "family" : "Schmale", "given" : "J", "non-dropping-particle" : "", "parse-names" : false, "suffix" : "" }, { "dropping-particle" : "", "family" : "Stier", "given" : "P", "non-dropping-particle" : "", "parse-names" : false, "suffix" : "" }, { "dropping-particle" : "", "family" : "Tsigaridis", "given" : "K", "non-dropping-particle" : "", "parse-names" : false, "suffix" : "" }, { "dropping-particle" : "", "family" : "Noije", "given" : "T", "non-dropping-particle" : "van", "parse-names" : false, "suffix" : "" }, { "dropping-particle" : "", "family" : "Wang", "given" : "H", "non-dropping-particle" : "", "parse-names" : false, "suffix" : "" }, { "dropping-particle" : "", "family" : "Watson-Parris", "given" : "D", "non-dropping-particle" : "", "parse-names" : false, "suffix" : "" }, { "dropping-particle" : "", "family" : "Westervelt", "given" : "D M", "non-dropping-particle" : "", "parse-names" : false, "suffix" : "" }, { "dropping-particle" : "", "family" : "Yang", "given" : "Y", "non-dropping-particle" : "", "parse-names" : false, "suffix" : "" }, { "dropping-particle" : "", "family" : "Yoshioka", "given" : "M", "non-dropping-particle" : "", "parse-names" : false, "suffix" : "" }, { "dropping-particle" : "", "family" : "Daskalakis", "given" : "N", "non-dropping-particle" : "", "parse-names" : false, "suffix" : "" }, { "dropping-particle" : "", "family" : "Decesari", "given" : "S", "non-dropping-particle" : "", "parse-names" : false, "suffix" : "" }, { "dropping-particle" : "", "family" : "Gysel-Beer", "given" : "M", "non-dropping-particle" : "", "parse-names" : false, "suffix" : "" }, { "dropping-particle" : "", "family" : "Kalivitis", "given" : "N", "non-dropping-particle" : "", "parse-names" : false, "suffix" : "" }, { "dropping-particle" : "", "family" : "Liu", "given" : "X", "non-dropping-particle" : "", "parse-names" : false, "suffix" : "" }, { "dropping-particle" : "", "family" : "Mahowald", "given" : "N M", "non-dropping-particle" : "", "parse-names" : false, "suffix" : "" }, { "dropping-particle" : "", "family" : "Myriokefalitakis", "given" : "S", "non-dropping-particle" : "", "parse-names" : false, "suffix" : "" }, { "dropping-particle" : "", "family" : "Schr\u00f6dner", "given" : "R", "non-dropping-particle" : "", "parse-names" : false, "suffix" : "" }, { "dropping-particle" : "", "family" : "Sfakianaki", "given" : "M", "non-dropping-particle" : "", "parse-names" : false, "suffix" : "" }, { "dropping-particle" : "", "family" : "Tsimpidi", "given" : "A P", "non-dropping-particle" : "", "parse-names" : false, "suffix" : "" }, { "dropping-particle" : "", "family" : "Wu", "given" : "M", "non-dropping-particle" : "", "parse-names" : false, "suffix" : "" }, { "dropping-particle" : "", "family" : "Yu", "given" : "F", "non-dropping-particle" : "", "parse-names" : false, "suffix" : "" } ], "container-title" : "Atmospheric Chemistry and Physics", "id" : "ITEM-1", "issue" : "13", "issued" : { "date-parts" : [ [ "2019" ] ] }, "page" : "8591-8617", "title" : "Evaluation of global simulations of aerosol particle and cloud condensation nuclei number, with implications for cloud droplet formation", "translator" : [ { "dropping-particle" : "", "family" : "G5250", "given" : "", "non-dropping-particle" : "", "parse-names" : false, "suffix" : "" } ], "type" : "article-journal", "volume" : "19" }, "uris" : [ "http://www.mendeley.com/documents/?uuid=6d470f63-ce3a-4ce9-a1b0-fc387f1810bf", "http://www.mendeley.com/documents/?uuid=81c26c85-567c-41b3-a07b-0b662abbe113" ] } ], "mendeley" : { "formattedCitation" : "(Fanourgakis et al., 2019)", "plainTextFormattedCitation" : "(Fanourgakis et al., 2019)", "previouslyFormattedCitation" : "(Fanourgakis et al., 2019)" }, "properties" : { "noteIndex" : 0 }, "schema" : "https://github.com/citation-style-language/schema/raw/master/csl-citation.json" }</w:instrText>
      </w:r>
      <w:r>
        <w:rPr>
          <w:rFonts w:cs="Times New Roman"/>
          <w:lang w:val="en-US"/>
        </w:rPr>
        <w:fldChar w:fldCharType="separate"/>
      </w:r>
      <w:r w:rsidR="00CB33A1">
        <w:rPr>
          <w:rFonts w:cs="Times New Roman"/>
          <w:noProof/>
          <w:lang w:val="en-US"/>
        </w:rPr>
        <w:t>(Fanourgakis et al., 2019)</w:t>
      </w:r>
      <w:r>
        <w:rPr>
          <w:rFonts w:cs="Times New Roman"/>
          <w:lang w:val="en-US"/>
        </w:rPr>
        <w:fldChar w:fldCharType="end"/>
      </w:r>
      <w:r w:rsidRPr="007F3AD8">
        <w:rPr>
          <w:rFonts w:cs="Times New Roman"/>
          <w:lang w:val="en-US"/>
        </w:rPr>
        <w:t xml:space="preserve"> and aircraft </w:t>
      </w:r>
      <w:r>
        <w:rPr>
          <w:rFonts w:cs="Times New Roman"/>
          <w:lang w:val="en-US"/>
        </w:rPr>
        <w:fldChar w:fldCharType="begin" w:fldLock="1"/>
      </w:r>
      <w:r w:rsidR="00D477C7">
        <w:rPr>
          <w:rFonts w:cs="Times New Roman"/>
          <w:lang w:val="en-US"/>
        </w:rPr>
        <w:instrText>ADDIN CSL_CITATION { "citationItems" : [ { "id" : "ITEM-1", "itemData" : { "DOI" : "10.1175/BAMS-D-15-00317.1", "ISSN" : "00030007", "abstract" : "AbstractThe largest uncertainty in the historical radiative forcing of climate is caused by changes in aerosol particles due to anthropogenic activity. Sophisticated aerosol microphysics processes have been included in many climate models in an effort to reduce the uncertainty. However, the models are very challenging to evaluate and constrain because they require extensive in situ measurements of the particle size distribution, number concentration, and chemical composition that are not available from global satellite observations. The Global Aerosol Synthesis and Science Project (GASSP) aims to improve the robustness of global aerosol models by combining new methodologies for quantifying model uncertainty, to create an extensive global dataset of aerosol in situ microphysical and chemical measurements, and to develop new ways to assess the uncertainty associated with comparing sparse point measurements with low-resolution models. GASSP has assembled over 45,000 hours of measurements from ships and aircraft as well as data from over 350 ground stations. The measurements have been harmonized into a standardized format that is easily used by modelers and nonspecialist users. Available measurements are extensive, but they are biased to polluted regions of the Northern Hemisphere, leaving large pristine regions and many continental areas poorly sampled. The aerosol radiative forcing uncertainty can be reduced using a rigorous model?data synthesis approach. Nevertheless, our research highlights significant remaining challenges because of the difficulty of constraining many interwoven model uncertainties simultaneously. Although the physical realism of global aerosol models still needs to be improved, the uncertainty in aerosol radiative forcing will be reduced most effectively by systematically and rigorously constraining the models using extensive syntheses of measurements.", "author" : [ { "dropping-particle" : "", "family" : "Reddington", "given" : "C. L.", "non-dropping-particle" : "", "parse-names" : false, "suffix" : "" }, { "dropping-particle" : "", "family" : "Carslaw", "given" : "K. S.", "non-dropping-particle" : "", "parse-names" : false, "suffix" : "" }, { "dropping-particle" : "", "family" : "Stier", "given" : "P.", "non-dropping-particle" : "", "parse-names" : false, "suffix" : "" }, { "dropping-particle" : "", "family" : "Schutgens", "given" : "N.", "non-dropping-particle" : "", "parse-names" : false, "suffix" : "" }, { "dropping-particle" : "", "family" : "Coe", "given" : "H.", "non-dropping-particle" : "", "parse-names" : false, "suffix" : "" }, { "dropping-particle" : "", "family" : "Liu", "given" : "D.", "non-dropping-particle" : "", "parse-names" : false, "suffix" : "" }, { "dropping-particle" : "", "family" : "Allan", "given" : "J.", "non-dropping-particle" : "", "parse-names" : false, "suffix" : "" }, { "dropping-particle" : "", "family" : "Browse", "given" : "J.", "non-dropping-particle" : "", "parse-names" : false, "suffix" : "" }, { "dropping-particle" : "", "family" : "Pringle", "given" : "K. J.", "non-dropping-particle" : "", "parse-names" : false, "suffix" : "" }, { "dropping-particle" : "", "family" : "Lee", "given" : "L. A.", "non-dropping-particle" : "", "parse-names" : false, "suffix" : "" }, { "dropping-particle" : "", "family" : "Yoshioka", "given" : "M.", "non-dropping-particle" : "", "parse-names" : false, "suffix" : "" }, { "dropping-particle" : "", "family" : "Johnson", "given" : "J. S.", "non-dropping-particle" : "", "parse-names" : false, "suffix" : "" }, { "dropping-particle" : "", "family" : "Regayre", "given" : "L. A.", "non-dropping-particle" : "", "parse-names" : false, "suffix" : "" }, { "dropping-particle" : "V.", "family" : "Spracklen", "given" : "D.", "non-dropping-particle" : "", "parse-names" : false, "suffix" : "" }, { "dropping-particle" : "", "family" : "Mann", "given" : "G. W.", "non-dropping-particle" : "", "parse-names" : false, "suffix" : "" }, { "dropping-particle" : "", "family" : "Clarke", "given" : "A.", "non-dropping-particle" : "", "parse-names" : false, "suffix" : "" }, { "dropping-particle" : "", "family" : "Hermann", "given" : "M.", "non-dropping-particle" : "", "parse-names" : false, "suffix" : "" }, { "dropping-particle" : "", "family" : "Henning", "given" : "S.", "non-dropping-particle" : "", "parse-names" : false, "suffix" : "" }, { "dropping-particle" : "", "family" : "Wex", "given" : "H.", "non-dropping-particle" : "", "parse-names" : false, "suffix" : "" }, { "dropping-particle" : "", "family" : "Kristensen", "given" : "T. B.", "non-dropping-particle" : "", "parse-names" : false, "suffix" : "" }, { "dropping-particle" : "", "family" : "Leaitch", "given" : "W. R.", "non-dropping-particle" : "", "parse-names" : false, "suffix" : "" }, { "dropping-particle" : "", "family" : "P\u00f6schl", "given" : "U.", "non-dropping-particle" : "", "parse-names" : false, "suffix" : "" }, { "dropping-particle" : "", "family" : "Rose", "given" : "D.", "non-dropping-particle" : "", "parse-names" : false, "suffix" : "" }, { "dropping-particle" : "", "family" : "Andreae", "given" : "M. O.", "non-dropping-particle" : "", "parse-names" : false, "suffix" : "" }, { "dropping-particle" : "", "family" : "Schmale", "given" : "J.", "non-dropping-particle" : "", "parse-names" : false, "suffix" : "" }, { "dropping-particle" : "", "family" : "Kondo", "given" : "Y.", "non-dropping-particle" : "", "parse-names" : false, "suffix" : "" }, { "dropping-particle" : "", "family" : "Oshima", "given" : "N.", "non-dropping-particle" : "", "parse-names" : false, "suffix" : "" }, { "dropping-particle" : "", "family" : "Schwarz", "given" : "J. P.", "non-dropping-particle" : "", "parse-names" : false, "suffix" : "" }, { "dropping-particle" : "", "family" : "Nenes", "given" : "A.", "non-dropping-particle" : "", "parse-names" : false, "suffix" : "" }, { "dropping-particle" : "", "family" : "Anderson", "given" : "B.", "non-dropping-particle" : "", "parse-names" : false, "suffix" : "" }, { "dropping-particle" : "", "family" : "Roberts", "given" : "G. C.", "non-dropping-particle" : "", "parse-names" : false, "suffix" : "" }, { "dropping-particle" : "", "family" : "Snider", "given" : "J. R.", "non-dropping-particle" : "", "parse-names" : false, "suffix" : "" }, { "dropping-particle" : "", "family" : "Leck", "given" : "C.", "non-dropping-particle" : "", "parse-names" : false, "suffix" : "" }, { "dropping-particle" : "", "family" : "Quinn", "given" : "P. K.", "non-dropping-particle" : "", "parse-names" : false, "suffix" : "" }, { "dropping-particle" : "", "family" : "Chi", "given" : "X.", "non-dropping-particle" : "", "parse-names" : false, "suffix" : "" }, { "dropping-particle" : "", "family" : "Ding", "given" : "A.", "non-dropping-particle" : "", "parse-names" : false, "suffix" : "" }, { "dropping-particle" : "", "family" : "Jimenez", "given" : "J. L.", "non-dropping-particle" : "", "parse-names" : false, "suffix" : "" }, { "dropping-particle" : "", "family" : "Zhang", "given" : "Q.", "non-dropping-particle" : "", "parse-names" : false, "suffix" : "" } ], "container-title" : "Bulletin of the American Meteorological Society", "id" : "ITEM-1", "issue" : "9", "issued" : { "date-parts" : [ [ "2017", "2", "27" ] ] }, "note" : "doi: 10.1175/BAMS-D-15-00317.1", "page" : "1857-1877", "publisher" : "American Meteorological Society", "title" : "The global aerosol synthesis and science project (GASSP): Measurements and modeling to reduce uncertainty", "translator" : [ { "dropping-particle" : "", "family" : "G3170", "given" : "", "non-dropping-particle" : "", "parse-names" : false, "suffix" : "" } ], "type" : "article-journal", "volume" : "98" }, "uris" : [ "http://www.mendeley.com/documents/?uuid=39238108-ee73-44df-bab1-478283e432ef" ] } ], "mendeley" : { "formattedCitation" : "(Reddington et al., 2017)", "plainTextFormattedCitation" : "(Reddington et al., 2017)", "previouslyFormattedCitation" : "(Reddington et al., 2017)" }, "properties" : { "noteIndex" : 0 }, "schema" : "https://github.com/citation-style-language/schema/raw/master/csl-citation.json" }</w:instrText>
      </w:r>
      <w:r>
        <w:rPr>
          <w:rFonts w:cs="Times New Roman"/>
          <w:lang w:val="en-US"/>
        </w:rPr>
        <w:fldChar w:fldCharType="separate"/>
      </w:r>
      <w:r w:rsidR="00CB33A1">
        <w:rPr>
          <w:rFonts w:cs="Times New Roman"/>
          <w:noProof/>
          <w:lang w:val="en-US"/>
        </w:rPr>
        <w:t>(Reddington et al., 2017)</w:t>
      </w:r>
      <w:r>
        <w:rPr>
          <w:rFonts w:cs="Times New Roman"/>
          <w:lang w:val="en-US"/>
        </w:rPr>
        <w:fldChar w:fldCharType="end"/>
      </w:r>
      <w:r>
        <w:rPr>
          <w:rFonts w:cs="Times New Roman"/>
          <w:lang w:val="en-US"/>
        </w:rPr>
        <w:t xml:space="preserve"> </w:t>
      </w:r>
      <w:r w:rsidRPr="007F3AD8">
        <w:rPr>
          <w:rFonts w:cs="Times New Roman"/>
          <w:lang w:val="en-US"/>
        </w:rPr>
        <w:t>measurements, with mixed results, the lack of global coverage limits confidence in the evaluations. Evaluations of aerosol optical depths</w:t>
      </w:r>
      <w:ins w:id="3165" w:author="Lucy Cowie" w:date="2021-07-27T20:34:00Z">
        <w:r w:rsidR="00720594">
          <w:rPr>
            <w:rFonts w:cs="Times New Roman"/>
            <w:lang w:val="en-US"/>
          </w:rPr>
          <w:t xml:space="preserve"> (AODs)</w:t>
        </w:r>
      </w:ins>
      <w:r w:rsidRPr="007F3AD8">
        <w:rPr>
          <w:rFonts w:cs="Times New Roman"/>
          <w:lang w:val="en-US"/>
        </w:rPr>
        <w:t xml:space="preserve"> have been more wide</w:t>
      </w:r>
      <w:ins w:id="3166" w:author="Lucy Cowie" w:date="2021-07-27T20:36:00Z">
        <w:r w:rsidR="00305F1C">
          <w:rPr>
            <w:rFonts w:cs="Times New Roman"/>
            <w:lang w:val="en-US"/>
          </w:rPr>
          <w:t>-</w:t>
        </w:r>
      </w:ins>
      <w:del w:id="3167" w:author="Lucy Cowie" w:date="2021-07-27T20:36:00Z">
        <w:r w:rsidRPr="007F3AD8" w:rsidDel="00305F1C">
          <w:rPr>
            <w:rFonts w:cs="Times New Roman"/>
            <w:lang w:val="en-US"/>
          </w:rPr>
          <w:delText xml:space="preserve"> </w:delText>
        </w:r>
      </w:del>
      <w:r w:rsidRPr="007F3AD8">
        <w:rPr>
          <w:rFonts w:cs="Times New Roman"/>
          <w:lang w:val="en-US"/>
        </w:rPr>
        <w:t xml:space="preserve">ranging </w:t>
      </w:r>
      <w:r w:rsidRPr="003148B7">
        <w:rPr>
          <w:rFonts w:cs="Times New Roman"/>
          <w:lang w:val="en-US"/>
        </w:rPr>
        <w:t>(section 6.3.</w:t>
      </w:r>
      <w:r>
        <w:rPr>
          <w:rFonts w:cs="Times New Roman"/>
          <w:lang w:val="en-US"/>
        </w:rPr>
        <w:t>5</w:t>
      </w:r>
      <w:ins w:id="3168" w:author="Robin Matthews" w:date="2021-07-08T16:25:00Z">
        <w:r w:rsidR="00361D4A">
          <w:rPr>
            <w:rFonts w:cs="Times New Roman"/>
            <w:lang w:val="en-US"/>
          </w:rPr>
          <w:t xml:space="preserve">; </w:t>
        </w:r>
      </w:ins>
      <w:commentRangeStart w:id="3169"/>
      <w:r>
        <w:rPr>
          <w:rFonts w:cs="Times New Roman"/>
          <w:lang w:val="en-US"/>
        </w:rPr>
        <w:fldChar w:fldCharType="begin" w:fldLock="1"/>
      </w:r>
      <w:ins w:id="3170" w:author="Robin Matthews" w:date="2021-07-08T16:25:00Z">
        <w:r w:rsidR="00361D4A">
          <w:rPr>
            <w:rFonts w:cs="Times New Roman"/>
            <w:lang w:val="en-US"/>
          </w:rPr>
          <w:instrText>ADDIN CSL_CITATION { "citationItems" : [ { "id" : "ITEM-1", "itemData" : { "DOI" : "10.5194/acp-21-87-2021", "ISSN" : "1680-7324", "abstract" : "Abstract. Within the framework of the AeroCom (Aerosol Comparisons between Observations and Models) initiative, the state-of-the-art modelling of aerosol optical properties is assessed from 14 global models participating in the phase III control experiment (AP3). The models are similar to CMIP6/AerChemMIP Earth System Models (ESMs) and provide a robust multi-model ensemble. Inter-model spread of aerosol species lifetimes and emissions appears to be similar to that of mass extinction coefficients (MECs), suggesting that aerosol optical depth (AOD) uncertainties are associated with a broad spectrum of parameterised aerosol processes. Total AOD is approximately the same as in AeroCom phase I (AP1) simulations. However, we find a 50 % decrease in the optical depth (OD) of black carbon (BC), attributable to a combination of decreased emissions and lifetimes. Relative contributions from sea salt (SS) and dust (DU) have shifted from being approximately equal in AP1 to SS contributing about 2\u22153 of the natural AOD in AP3. This shift is linked with a decrease in DU mass burden, a lower DU MEC, and a slight decrease in DU lifetime, suggesting coarser DU particle sizes in AP3 compared to AP1. Relative to observations, the AP3 ensemble median and most of the participating models underestimate all aerosol optical properties investigated, that is, total AOD as well as fine and coarse AOD (AODf, AODc), \u00c5ngstr\u00f6m exponent (AE), dry surface scattering (SCdry), and absorption (ACdry) coefficients. Compared to AERONET, the models underestimate total AOD by ca. 21 % \u00b1 20 % (as inferred from the ensemble median and interquartile range). Against satellite data, the ensemble AOD biases range from \u221237 % (MODIS-Terra) to \u221216 % (MERGED-FMI, a multi-satellite AOD product), which we explain by differences between individual satellites and AERONET measurements themselves. Correlation coefficients (R) between model and observation AOD records are generally high (R&gt;0.75), suggesting that the models are capable of capturing spatio-temporal variations in AOD. We find a much larger underestimate in coarse AODc (\u223c \u221245 % \u00b1 25 %) than in fine AODf (\u223c \u221215 % \u00b1 25 %) with slightly increased inter-model spread compared to total AOD. These results indicate problems in the modelling of DU and SS. The AODc bias is likely due to missing DU over continental land masses (particularly over the United States, SE Asia, and S. America), while marine AERONET sites and the AATSR SU satellite data suggest mo\u2026", "author" : [ { "dropping-particle" : "", "family" : "Gli\u00df", "given" : "Jonas", "non-dropping-particle" : "", "parse-names" : false, "suffix" : "" }, { "dropping-particle" : "", "family" : "Mortier", "given" : "Augustin", "non-dropping-particle" : "", "parse-names" : false, "suffix" : "" }, { "dropping-particle" : "", "family" : "Schulz", "given" : "Michael", "non-dropping-particle" : "", "parse-names" : false, "suffix" : "" }, { "dropping-particle" : "", "family" : "Andrews", "given" : "Elisabeth", "non-dropping-particle" : "", "parse-names" : false, "suffix" : "" }, { "dropping-particle" : "", "family" : "Balkanski", "given" : "Yves", "non-dropping-particle" : "", "parse-names" : false, "suffix" : "" }, { "dropping-particle" : "", "family" : "Bauer", "given" : "Susanne E", "non-dropping-particle" : "", "parse-names" : false, "suffix" : "" }, { "dropping-particle" : "", "family" : "Benedictow", "given" : "Anna M K", "non-dropping-particle" : "", "parse-names" : false, "suffix" : "" }, { "dropping-particle" : "", "family" : "Bian", "given" : "Huisheng", "non-dropping-particle" : "", "parse-names" : false, "suffix" : "" }, { "dropping-particle" : "", "family" : "Checa-Garcia", "given" : "Ramiro", "non-dropping-particle" : "", "parse-names" : false, "suffix" : "" }, { "dropping-particle" : "", "family" : "Chin", "given" : "Mian", "non-dropping-particle" : "", "parse-names" : false, "suffix" : "" }, { "dropping-particle" : "", "family" : "Ginoux", "given" : "Paul", "non-dropping-particle" : "", "parse-names" : false, "suffix" : "" }, { "dropping-particle" : "", "family" : "Griesfeller", "given" : "Jan J", "non-dropping-particle" : "", "parse-names" : false, "suffix" : "" }, { "dropping-particle" : "", "family" : "Heckel", "given" : "Andreas", "non-dropping-particle" : "", "parse-names" : false, "suffix" : "" }, { "dropping-particle" : "", "family" : "Kipling", "given" : "Zak", "non-dropping-particle" : "", "parse-names" : false, "suffix" : "" }, { "dropping-particle" : "", "family" : "Kirkev\u00e5g", "given" : "Alf", "non-dropping-particle" : "", "parse-names" : false, "suffix" : "" }, { "dropping-particle" : "", "family" : "Kokkola", "given" : "Harri", "non-dropping-particle" : "", "parse-names" : false, "suffix" : "" }, { "dropping-particle" : "", "family" : "Laj", "given" : "Paolo", "non-dropping-particle" : "", "parse-names" : false, "suffix" : "" }, { "dropping-particle" : "", "family" : "Sager", "given" : "Philippe", "non-dropping-particle" : "Le", "parse-names" : false, "suffix" : "" }, { "dropping-particle" : "", "family" : "Lund", "given" : "Marianne Tronstad", "non-dropping-particle" : "", "parse-names" : false, "suffix" : "" }, { "dropping-particle" : "", "family" : "Lund Myhre", "given" : "Cathrine", "non-dropping-particle" : "", "parse-names" : false, "suffix" : "" }, { "dropping-particle" : "", "family" : "Matsui", "given" : "Hitoshi", "non-dropping-particle" : "", "parse-names" : false, "suffix" : "" }, { "dropping-particle" : "", "family" : "Myhre", "given" : "Gunnar", "non-dropping-particle" : "", "parse-names" : false, "suffix" : "" }, { "dropping-particle" : "", "family" : "Neubauer", "given" : "David", "non-dropping-particle" : "", "parse-names" : false, "suffix" : "" }, { "dropping-particle" : "", "family" : "Noije", "given" : "Twan", "non-dropping-particle" : "van", "parse-names" : false, "suffix" : "" }, { "dropping-particle" : "", "family" : "North", "given" : "Peter", "non-dropping-particle" : "", "parse-names" : false, "suffix" : "" }, { "dropping-particle" : "", "family" : "Olivi\u00e9", "given" : "Dirk J L", "non-dropping-particle" : "", "parse-names" : false, "suffix" : "" }, { "dropping-particle" : "", "family" : "R\u00e9my", "given" : "Samuel", "non-dropping-particle" : "", "parse-names" : false, "suffix" : "" }, { "dropping-particle" : "", "family" : "Sogacheva", "given" : "Larisa", "non-dropping-particle" : "", "parse-names" : false, "suffix" : "" }, { "dropping-particle" : "", "family" : "Takemura", "given" : "Toshihiko", "non-dropping-particle" : "", "parse-names" : false, "suffix" : "" }, { "dropping-particle" : "", "family" : "Tsigaridis", "given" : "Kostas", "non-dropping-particle" : "", "parse-names" : false, "suffix" : "" }, { "dropping-particle" : "", "family" : "Tsyro", "given" : "Svetlana G", "non-dropping-particle" : "", "parse-names" : false, "suffix" : "" } ], "container-title" : "Atmospheric Chemistry and Physics", "id" : "ITEM-1", "issue" : "1", "issued" : { "date-parts" : [ [ "2021", "1", "6" ] ] }, "page" : "87-128", "publisher" : "Copernicus Publications", "title" : "AeroCom phase III multi-model evaluation of the aerosol life cycle and optical properties using ground- and space-based remote sensing as well as surface in situ observations", "translator" : [ { "dropping-particle" : "", "family" : "G5374", "given" : "", "non-dropping-particle" : "", "parse-names" : false, "suffix" : "" } ], "type" : "article-journal", "volume" : "21" }, "uris" : [ "http://www.mendeley.com/documents/?uuid=fbdbc7b3-1094-4dec-b9c9-b589ed537738" ] } ], "mendeley" : { "formattedCitation" : "(Gli\u00df et al., 2021b)", "manualFormatting" : "Gli\u00df et al., 2021b)", "plainTextFormattedCitation" : "(Gli\u00df et al., 2021b)", "previouslyFormattedCitation" : "(Gli\u00df et al., 2021b)" }, "properties" : { "noteIndex" : 0 }, "schema" : "https://github.com/citation-style-language/schema/raw/master/csl-citation.json" }</w:instrText>
        </w:r>
      </w:ins>
      <w:del w:id="3171" w:author="Robin Matthews" w:date="2021-07-08T16:25:00Z">
        <w:r w:rsidR="00D477C7" w:rsidDel="00361D4A">
          <w:rPr>
            <w:rFonts w:cs="Times New Roman"/>
            <w:lang w:val="en-US"/>
          </w:rPr>
          <w:delInstrText>ADDIN CSL_CITATION { "citationItems" : [ { "id" : "ITEM-1", "itemData" : { "DOI" : "10.5194/acp-21-87-2021", "ISSN" : "1680-7324", "abstract" : "Abstract. Within the framework of the AeroCom (Aerosol Comparisons between Observations and Models) initiative, the state-of-the-art modelling of aerosol optical properties is assessed from 14 global models participating in the phase III control experiment (AP3). The models are similar to CMIP6/AerChemMIP Earth System Models (ESMs) and provide a robust multi-model ensemble. Inter-model spread of aerosol species lifetimes and emissions appears to be similar to that of mass extinction coefficients (MECs), suggesting that aerosol optical depth (AOD) uncertainties are associated with a broad spectrum of parameterised aerosol processes. Total AOD is approximately the same as in AeroCom phase I (AP1) simulations. However, we find a 50 % decrease in the optical depth (OD) of black carbon (BC), attributable to a combination of decreased emissions and lifetimes. Relative contributions from sea salt (SS) and dust (DU) have shifted from being approximately equal in AP1 to SS contributing about 2\u22153 of the natural AOD in AP3. This shift is linked with a decrease in DU mass burden, a lower DU MEC, and a slight decrease in DU lifetime, suggesting coarser DU particle sizes in AP3 compared to AP1. Relative to observations, the AP3 ensemble median and most of the participating models underestimate all aerosol optical properties investigated, that is, total AOD as well as fine and coarse AOD (AODf, AODc), \u00c5ngstr\u00f6m exponent (AE), dry surface scattering (SCdry), and absorption (ACdry) coefficients. Compared to AERONET, the models underestimate total AOD by ca. 21 % \u00b1 20 % (as inferred from the ensemble median and interquartile range). Against satellite data, the ensemble AOD biases range from \u221237 % (MODIS-Terra) to \u221216 % (MERGED-FMI, a multi-satellite AOD product), which we explain by differences between individual satellites and AERONET measurements themselves. Correlation coefficients (R) between model and observation AOD records are generally high (R&gt;0.75), suggesting that the models are capable of capturing spatio-temporal variations in AOD. We find a much larger underestimate in coarse AODc (\u223c \u221245 % \u00b1 25 %) than in fine AODf (\u223c \u221215 % \u00b1 25 %) with slightly increased inter-model spread compared to total AOD. These results indicate problems in the modelling of DU and SS. The AODc bias is likely due to missing DU over continental land masses (particularly over the United States, SE Asia, and S. America), while marine AERONET sites and the AATSR SU satellite data suggest mo\u2026", "author" : [ { "dropping-particle" : "", "family" : "Gli\u00df", "given" : "Jonas", "non-dropping-particle" : "", "parse-names" : false, "suffix" : "" }, { "dropping-particle" : "", "family" : "Mortier", "given" : "Augustin", "non-dropping-particle" : "", "parse-names" : false, "suffix" : "" }, { "dropping-particle" : "", "family" : "Schulz", "given" : "Michael", "non-dropping-particle" : "", "parse-names" : false, "suffix" : "" }, { "dropping-particle" : "", "family" : "Andrews", "given" : "Elisabeth", "non-dropping-particle" : "", "parse-names" : false, "suffix" : "" }, { "dropping-particle" : "", "family" : "Balkanski", "given" : "Yves", "non-dropping-particle" : "", "parse-names" : false, "suffix" : "" }, { "dropping-particle" : "", "family" : "Bauer", "given" : "Susanne E", "non-dropping-particle" : "", "parse-names" : false, "suffix" : "" }, { "dropping-particle" : "", "family" : "Benedictow", "given" : "Anna M K", "non-dropping-particle" : "", "parse-names" : false, "suffix" : "" }, { "dropping-particle" : "", "family" : "Bian", "given" : "Huisheng", "non-dropping-particle" : "", "parse-names" : false, "suffix" : "" }, { "dropping-particle" : "", "family" : "Checa-Garcia", "given" : "Ramiro", "non-dropping-particle" : "", "parse-names" : false, "suffix" : "" }, { "dropping-particle" : "", "family" : "Chin", "given" : "Mian", "non-dropping-particle" : "", "parse-names" : false, "suffix" : "" }, { "dropping-particle" : "", "family" : "Ginoux", "given" : "Paul", "non-dropping-particle" : "", "parse-names" : false, "suffix" : "" }, { "dropping-particle" : "", "family" : "Griesfeller", "given" : "Jan J", "non-dropping-particle" : "", "parse-names" : false, "suffix" : "" }, { "dropping-particle" : "", "family" : "Heckel", "given" : "Andreas", "non-dropping-particle" : "", "parse-names" : false, "suffix" : "" }, { "dropping-particle" : "", "family" : "Kipling", "given" : "Zak", "non-dropping-particle" : "", "parse-names" : false, "suffix" : "" }, { "dropping-particle" : "", "family" : "Kirkev\u00e5g", "given" : "Alf", "non-dropping-particle" : "", "parse-names" : false, "suffix" : "" }, { "dropping-particle" : "", "family" : "Kokkola", "given" : "Harri", "non-dropping-particle" : "", "parse-names" : false, "suffix" : "" }, { "dropping-particle" : "", "family" : "Laj", "given" : "Paolo", "non-dropping-particle" : "", "parse-names" : false, "suffix" : "" }, { "dropping-particle" : "", "family" : "Sager", "given" : "Philippe", "non-dropping-particle" : "Le", "parse-names" : false, "suffix" : "" }, { "dropping-particle" : "", "family" : "Lund", "given" : "Marianne Tronstad", "non-dropping-particle" : "", "parse-names" : false, "suffix" : "" }, { "dropping-particle" : "", "family" : "Lund Myhre", "given" : "Cathrine", "non-dropping-particle" : "", "parse-names" : false, "suffix" : "" }, { "dropping-particle" : "", "family" : "Matsui", "given" : "Hitoshi", "non-dropping-particle" : "", "parse-names" : false, "suffix" : "" }, { "dropping-particle" : "", "family" : "Myhre", "given" : "Gunnar", "non-dropping-particle" : "", "parse-names" : false, "suffix" : "" }, { "dropping-particle" : "", "family" : "Neubauer", "given" : "David", "non-dropping-particle" : "", "parse-names" : false, "suffix" : "" }, { "dropping-particle" : "", "family" : "Noije", "given" : "Twan", "non-dropping-particle" : "van", "parse-names" : false, "suffix" : "" }, { "dropping-particle" : "", "family" : "North", "given" : "Peter", "non-dropping-particle" : "", "parse-names" : false, "suffix" : "" }, { "dropping-particle" : "", "family" : "Olivi\u00e9", "given" : "Dirk J L", "non-dropping-particle" : "", "parse-names" : false, "suffix" : "" }, { "dropping-particle" : "", "family" : "R\u00e9my", "given" : "Samuel", "non-dropping-particle" : "", "parse-names" : false, "suffix" : "" }, { "dropping-particle" : "", "family" : "Sogacheva", "given" : "Larisa", "non-dropping-particle" : "", "parse-names" : false, "suffix" : "" }, { "dropping-particle" : "", "family" : "Takemura", "given" : "Toshihiko", "non-dropping-particle" : "", "parse-names" : false, "suffix" : "" }, { "dropping-particle" : "", "family" : "Tsigaridis", "given" : "Kostas", "non-dropping-particle" : "", "parse-names" : false, "suffix" : "" }, { "dropping-particle" : "", "family" : "Tsyro", "given" : "Svetlana G", "non-dropping-particle" : "", "parse-names" : false, "suffix" : "" } ], "container-title" : "Atmospheric Chemistry and Physics", "id" : "ITEM-1", "issue" : "1", "issued" : { "date-parts" : [ [ "2021", "1", "6" ] ] }, "page" : "87-128", "publisher" : "Copernicus Publications", "title" : "AeroCom phase III multi-model evaluation of the aerosol life cycle and optical properties using ground- and space-based remote sensing as well as surface in situ observations", "translator" : [ { "dropping-particle" : "", "family" : "G5374", "given" : "", "non-dropping-particle" : "", "parse-names" : false, "suffix" : "" } ], "type" : "article-journal", "volume" : "21" }, "uris" : [ "http://www.mendeley.com/documents/?uuid=fbdbc7b3-1094-4dec-b9c9-b589ed537738" ] } ], "mendeley" : { "formattedCitation" : "(Gli\u00df et al., 2021b)", "manualFormatting" : "; Gli\u00df et al., 2021)", "plainTextFormattedCitation" : "(Gli\u00df et al., 2021b)", "previouslyFormattedCitation" : "(Gli\u00df et al., 2021b)" }, "properties" : { "noteIndex" : 0 }, "schema" : "https://github.com/citation-style-language/schema/raw/master/csl-citation.json" }</w:delInstrText>
        </w:r>
      </w:del>
      <w:r>
        <w:rPr>
          <w:rFonts w:cs="Times New Roman"/>
          <w:lang w:val="en-US"/>
        </w:rPr>
        <w:fldChar w:fldCharType="separate"/>
      </w:r>
      <w:del w:id="3172" w:author="Robin Matthews" w:date="2021-07-08T16:25:00Z">
        <w:r w:rsidR="00CB33A1" w:rsidDel="00361D4A">
          <w:rPr>
            <w:rFonts w:cs="Times New Roman"/>
            <w:noProof/>
            <w:lang w:val="en-US"/>
          </w:rPr>
          <w:delText xml:space="preserve">; </w:delText>
        </w:r>
      </w:del>
      <w:r w:rsidR="00CB33A1">
        <w:rPr>
          <w:rFonts w:cs="Times New Roman"/>
          <w:noProof/>
          <w:lang w:val="en-US"/>
        </w:rPr>
        <w:t>Gliß et al., 2021</w:t>
      </w:r>
      <w:ins w:id="3173" w:author="Robin Matthews" w:date="2021-07-08T16:25:00Z">
        <w:r w:rsidR="00361D4A">
          <w:rPr>
            <w:rFonts w:cs="Times New Roman"/>
            <w:noProof/>
            <w:lang w:val="en-US"/>
          </w:rPr>
          <w:t>b</w:t>
        </w:r>
      </w:ins>
      <w:r w:rsidR="00CB33A1">
        <w:rPr>
          <w:rFonts w:cs="Times New Roman"/>
          <w:noProof/>
          <w:lang w:val="en-US"/>
        </w:rPr>
        <w:t>)</w:t>
      </w:r>
      <w:r>
        <w:rPr>
          <w:rFonts w:cs="Times New Roman"/>
          <w:lang w:val="en-US"/>
        </w:rPr>
        <w:fldChar w:fldCharType="end"/>
      </w:r>
      <w:commentRangeEnd w:id="3169"/>
      <w:r w:rsidR="00CB33A1">
        <w:rPr>
          <w:rStyle w:val="Marquedecommentaire"/>
        </w:rPr>
        <w:commentReference w:id="3169"/>
      </w:r>
      <w:r>
        <w:rPr>
          <w:rFonts w:cs="Times New Roman"/>
          <w:lang w:val="en-US"/>
        </w:rPr>
        <w:t xml:space="preserve"> </w:t>
      </w:r>
      <w:r w:rsidRPr="007F3AD8">
        <w:rPr>
          <w:rFonts w:cs="Times New Roman"/>
          <w:lang w:val="en-US"/>
        </w:rPr>
        <w:t>but are less relevant to aerosol</w:t>
      </w:r>
      <w:ins w:id="3174" w:author="Lucy Cowie" w:date="2021-07-27T20:36:00Z">
        <w:r w:rsidR="00707C5D">
          <w:rPr>
            <w:rFonts w:cs="Times New Roman"/>
            <w:lang w:val="en-US"/>
          </w:rPr>
          <w:t>–</w:t>
        </w:r>
      </w:ins>
      <w:del w:id="3175" w:author="Lucy Cowie" w:date="2021-07-27T20:36:00Z">
        <w:r w:rsidRPr="007F3AD8" w:rsidDel="00707C5D">
          <w:rPr>
            <w:rFonts w:cs="Times New Roman"/>
            <w:lang w:val="en-US"/>
          </w:rPr>
          <w:delText>-</w:delText>
        </w:r>
      </w:del>
      <w:r w:rsidRPr="007F3AD8">
        <w:rPr>
          <w:rFonts w:cs="Times New Roman"/>
          <w:lang w:val="en-US"/>
        </w:rPr>
        <w:t xml:space="preserve">cloud interactions as they do not allow </w:t>
      </w:r>
      <w:commentRangeStart w:id="3176"/>
      <w:r w:rsidRPr="007F3AD8">
        <w:rPr>
          <w:rFonts w:cs="Times New Roman"/>
          <w:lang w:val="en-US"/>
        </w:rPr>
        <w:t xml:space="preserve">to evaluate </w:t>
      </w:r>
      <w:commentRangeEnd w:id="3176"/>
      <w:r w:rsidR="009D4FEF">
        <w:rPr>
          <w:rStyle w:val="Marquedecommentaire"/>
          <w:lang w:val="en-GB"/>
        </w:rPr>
        <w:commentReference w:id="3176"/>
      </w:r>
      <w:r w:rsidRPr="007F3AD8">
        <w:rPr>
          <w:rFonts w:cs="Times New Roman"/>
          <w:lang w:val="en-US"/>
        </w:rPr>
        <w:t xml:space="preserve">vertical profiles, aerosol-cloud overlap regions, aerosol type or number. Nevertheless, biases in simulated patterns and trends in </w:t>
      </w:r>
      <w:ins w:id="3177" w:author="Lucy Cowie" w:date="2021-07-27T20:38:00Z">
        <w:r w:rsidR="007A0BC0">
          <w:rPr>
            <w:rFonts w:cs="Times New Roman"/>
            <w:lang w:val="en-US"/>
          </w:rPr>
          <w:t>AODs</w:t>
        </w:r>
      </w:ins>
      <w:del w:id="3178" w:author="Lucy Cowie" w:date="2021-07-27T20:38:00Z">
        <w:r w:rsidRPr="007F3AD8" w:rsidDel="007A0BC0">
          <w:rPr>
            <w:rFonts w:cs="Times New Roman"/>
            <w:lang w:val="en-US"/>
          </w:rPr>
          <w:delText>aerosol optical depths</w:delText>
        </w:r>
      </w:del>
      <w:r w:rsidRPr="007F3AD8">
        <w:rPr>
          <w:rFonts w:cs="Times New Roman"/>
          <w:lang w:val="en-US"/>
        </w:rPr>
        <w:t xml:space="preserve">, alongside biases in cloud fractions </w:t>
      </w:r>
      <w:r>
        <w:rPr>
          <w:rFonts w:cs="Times New Roman"/>
          <w:lang w:val="en-US"/>
        </w:rPr>
        <w:fldChar w:fldCharType="begin" w:fldLock="1"/>
      </w:r>
      <w:r w:rsidR="00D477C7">
        <w:rPr>
          <w:rFonts w:cs="Times New Roman"/>
          <w:lang w:val="en-US"/>
        </w:rPr>
        <w:instrText>ADDIN CSL_CITATION { "citationItems" : [ { "id" : "ITEM-1", "itemData" : { "DOI" : "https://doi.org/10.1029/2019EA000975", "ISSN" : "2333-5084", "abstract" : "Abstract The seasonal and regional variations of cloud fractions are compared across two generations of global climate model ensembles, specifically, the Coupled Model Intercomparison Project-5 (CMIP5) and CMIP6, through the historical period in terms of skills and multimodel agreement. We find a wider spread of historical cloud fraction changes in the CMIP6 than was simulated by the CMIP5. The global mean cloud fractions of CMIP6 increased by about 4.5% from the CMIP5, which attributed to greater changes in the northern hemisphere than in the southern hemisphere. The CMIP6 cloud fractions in recent years are validated with the CALIPSO_CLOUSAT observations to understand the cloud fraction uncertainties in CMIP6 models. The CMIP6 ensemble mean of cloud fractions compares well with the observations with a mean difference of 0.5% in lower altitudes. The CMIP6 cloud fractions are higher than the observations at higher latitudes in both hemispheres in the upper troposphere, and the biases vary from one model to another. The spatial difference between the ensemble and observations is further revealed over the tropics: where the model displays a 3% higher bias. In addition, we observed a significant trend occuring in the northern hemisphere since the mid-20th century using calculations of cloud fraction trends based on the robust regression technique. Finally, we reduce the differences between the model and observations by applying a simple regression technique. The results exemplify that the model and modified observations compare well, with the root mean square value decreased by nearly 28%, and the correlation increased significantly.", "author" : [ { "dropping-particle" : "", "family" : "Vignesh", "given" : "P Preetham", "non-dropping-particle" : "", "parse-names" : false, "suffix" : "" }, { "dropping-particle" : "", "family" : "Jiang", "given" : "Jonathan H", "non-dropping-particle" : "", "parse-names" : false, "suffix" : "" }, { "dropping-particle" : "", "family" : "Kishore", "given" : "P", "non-dropping-particle" : "", "parse-names" : false, "suffix" : "" }, { "dropping-particle" : "", "family" : "Su", "given" : "Hui", "non-dropping-particle" : "", "parse-names" : false, "suffix" : "" }, { "dropping-particle" : "", "family" : "Smay", "given" : "Timothy", "non-dropping-particle" : "", "parse-names" : false, "suffix" : "" }, { "dropping-particle" : "", "family" : "Brighton", "given" : "Nicholas", "non-dropping-particle" : "", "parse-names" : false, "suffix" : "" }, { "dropping-particle" : "", "family" : "Velicogna", "given" : "Isabella", "non-dropping-particle" : "", "parse-names" : false, "suffix" : "" } ], "container-title" : "Earth and Space Science", "id" : "ITEM-1", "issue" : "2", "issued" : { "date-parts" : [ [ "2020", "2", "1" ] ] }, "note" : "https://doi.org/10.1029/2019EA000975", "page" : "e2019EA000975", "publisher" : "John Wiley &amp; Sons, Ltd", "title" : "Assessment of CMIP6 Cloud Fraction and Comparison with Satellite Observations", "translator" : [ { "dropping-particle" : "", "family" : "G5243", "given" : "", "non-dropping-particle" : "", "parse-names" : false, "suffix" : "" } ], "type" : "article-journal", "volume" : "7" }, "uris" : [ "http://www.mendeley.com/documents/?uuid=f5f479ed-1973-4edb-8736-535cfc70de78", "http://www.mendeley.com/documents/?uuid=7f4a13f8-dab2-4789-97ae-16011560623f" ] } ], "mendeley" : { "formattedCitation" : "(Vignesh et al., 2020)", "plainTextFormattedCitation" : "(Vignesh et al., 2020)", "previouslyFormattedCitation" : "(Vignesh et al., 2020)" }, "properties" : { "noteIndex" : 0 }, "schema" : "https://github.com/citation-style-language/schema/raw/master/csl-citation.json" }</w:instrText>
      </w:r>
      <w:r>
        <w:rPr>
          <w:rFonts w:cs="Times New Roman"/>
          <w:lang w:val="en-US"/>
        </w:rPr>
        <w:fldChar w:fldCharType="separate"/>
      </w:r>
      <w:r w:rsidR="00CB33A1">
        <w:rPr>
          <w:rFonts w:cs="Times New Roman"/>
          <w:noProof/>
          <w:lang w:val="en-US"/>
        </w:rPr>
        <w:t>(Vignesh et al., 2020)</w:t>
      </w:r>
      <w:r>
        <w:rPr>
          <w:rFonts w:cs="Times New Roman"/>
          <w:lang w:val="en-US"/>
        </w:rPr>
        <w:fldChar w:fldCharType="end"/>
      </w:r>
      <w:r w:rsidRPr="007F3AD8">
        <w:rPr>
          <w:rFonts w:cs="Times New Roman"/>
          <w:lang w:val="en-US"/>
        </w:rPr>
        <w:t>, likely affect quantifications of the aerosol</w:t>
      </w:r>
      <w:ins w:id="3179" w:author="Lucy Cowie" w:date="2021-07-27T20:38:00Z">
        <w:r w:rsidR="002E305A">
          <w:rPr>
            <w:rFonts w:cs="Times New Roman"/>
            <w:lang w:val="en-US"/>
          </w:rPr>
          <w:t>–</w:t>
        </w:r>
      </w:ins>
      <w:del w:id="3180" w:author="Lucy Cowie" w:date="2021-07-27T20:38:00Z">
        <w:r w:rsidRPr="007F3AD8" w:rsidDel="002E305A">
          <w:rPr>
            <w:rFonts w:cs="Times New Roman"/>
            <w:lang w:val="en-US"/>
          </w:rPr>
          <w:delText>-</w:delText>
        </w:r>
      </w:del>
      <w:r w:rsidRPr="007F3AD8">
        <w:rPr>
          <w:rFonts w:cs="Times New Roman"/>
          <w:lang w:val="en-US"/>
        </w:rPr>
        <w:t xml:space="preserve">cloud interactions. </w:t>
      </w:r>
    </w:p>
    <w:p w14:paraId="5278409F" w14:textId="77777777" w:rsidR="00DF552C" w:rsidRDefault="00DF552C" w:rsidP="00D5630D">
      <w:pPr>
        <w:pStyle w:val="AR6BodyText"/>
        <w:rPr>
          <w:rFonts w:cs="Times New Roman"/>
          <w:lang w:val="en-US"/>
        </w:rPr>
      </w:pPr>
    </w:p>
    <w:p w14:paraId="6A540739" w14:textId="19940113" w:rsidR="00DF552C" w:rsidRDefault="00DF552C" w:rsidP="00D5630D">
      <w:pPr>
        <w:pStyle w:val="AR6BodyText"/>
        <w:rPr>
          <w:rFonts w:cs="Times New Roman"/>
          <w:lang w:val="en-US"/>
        </w:rPr>
      </w:pPr>
      <w:r w:rsidRPr="007F3AD8">
        <w:rPr>
          <w:rFonts w:cs="Times New Roman"/>
          <w:lang w:val="en-US"/>
        </w:rPr>
        <w:t>In summary, CMIP6 models generally represent more processes that drive aerosol</w:t>
      </w:r>
      <w:ins w:id="3181" w:author="Lucy Cowie" w:date="2021-07-27T20:38:00Z">
        <w:r w:rsidR="004031CE">
          <w:rPr>
            <w:rFonts w:cs="Times New Roman"/>
            <w:lang w:val="en-US"/>
          </w:rPr>
          <w:t>–</w:t>
        </w:r>
      </w:ins>
      <w:del w:id="3182" w:author="Lucy Cowie" w:date="2021-07-27T20:38:00Z">
        <w:r w:rsidRPr="007F3AD8" w:rsidDel="004031CE">
          <w:rPr>
            <w:rFonts w:cs="Times New Roman"/>
            <w:lang w:val="en-US"/>
          </w:rPr>
          <w:delText>-</w:delText>
        </w:r>
      </w:del>
      <w:r w:rsidRPr="007F3AD8">
        <w:rPr>
          <w:rFonts w:cs="Times New Roman"/>
          <w:lang w:val="en-US"/>
        </w:rPr>
        <w:t xml:space="preserve">cloud interactions than the previous generation of climate models, but there is only </w:t>
      </w:r>
      <w:r w:rsidRPr="00B07638">
        <w:rPr>
          <w:rFonts w:cs="Times New Roman"/>
          <w:i/>
          <w:lang w:val="en-US"/>
        </w:rPr>
        <w:t>medium confidence</w:t>
      </w:r>
      <w:r w:rsidRPr="007F3AD8">
        <w:rPr>
          <w:rFonts w:cs="Times New Roman"/>
          <w:lang w:val="en-US"/>
        </w:rPr>
        <w:t xml:space="preserve"> that those </w:t>
      </w:r>
      <w:r>
        <w:rPr>
          <w:rFonts w:cs="Times New Roman"/>
          <w:lang w:val="en-US"/>
        </w:rPr>
        <w:t>enhancements</w:t>
      </w:r>
      <w:r w:rsidRPr="007F3AD8">
        <w:rPr>
          <w:rFonts w:cs="Times New Roman"/>
          <w:lang w:val="en-US"/>
        </w:rPr>
        <w:t xml:space="preserve"> improve their fitness for the purpose of simulating radiative forcing of aerosol</w:t>
      </w:r>
      <w:ins w:id="3183" w:author="Lucy Cowie" w:date="2021-07-27T20:39:00Z">
        <w:r w:rsidR="004031CE">
          <w:rPr>
            <w:rFonts w:cs="Times New Roman"/>
            <w:lang w:val="en-US"/>
          </w:rPr>
          <w:t>–</w:t>
        </w:r>
      </w:ins>
      <w:del w:id="3184" w:author="Lucy Cowie" w:date="2021-07-27T20:39:00Z">
        <w:r w:rsidRPr="007F3AD8" w:rsidDel="004031CE">
          <w:rPr>
            <w:rFonts w:cs="Times New Roman"/>
            <w:lang w:val="en-US"/>
          </w:rPr>
          <w:delText>-</w:delText>
        </w:r>
      </w:del>
      <w:r w:rsidRPr="007F3AD8">
        <w:rPr>
          <w:rFonts w:cs="Times New Roman"/>
          <w:lang w:val="en-US"/>
        </w:rPr>
        <w:t>cloud interactions because only a few studies have identified the level of sophistication required to do so. In addition, the challenge of representing the small-scale processes involved in aerosol</w:t>
      </w:r>
      <w:ins w:id="3185" w:author="Lucy Cowie" w:date="2021-07-27T20:39:00Z">
        <w:r w:rsidR="004031CE">
          <w:rPr>
            <w:rFonts w:cs="Times New Roman"/>
            <w:lang w:val="en-US"/>
          </w:rPr>
          <w:t>–</w:t>
        </w:r>
      </w:ins>
      <w:del w:id="3186" w:author="Lucy Cowie" w:date="2021-07-27T20:39:00Z">
        <w:r w:rsidRPr="007F3AD8" w:rsidDel="004031CE">
          <w:rPr>
            <w:rFonts w:cs="Times New Roman"/>
            <w:lang w:val="en-US"/>
          </w:rPr>
          <w:delText>-</w:delText>
        </w:r>
      </w:del>
      <w:r w:rsidRPr="007F3AD8">
        <w:rPr>
          <w:rFonts w:cs="Times New Roman"/>
          <w:lang w:val="en-US"/>
        </w:rPr>
        <w:t xml:space="preserve">cloud interactions, and a lack of relevant model-data comparisons, does not </w:t>
      </w:r>
      <w:commentRangeStart w:id="3187"/>
      <w:r w:rsidRPr="007F3AD8">
        <w:rPr>
          <w:rFonts w:cs="Times New Roman"/>
          <w:lang w:val="en-US"/>
        </w:rPr>
        <w:t xml:space="preserve">allow to quantitatively assess the progress </w:t>
      </w:r>
      <w:commentRangeEnd w:id="3187"/>
      <w:r w:rsidR="004031CE">
        <w:rPr>
          <w:rStyle w:val="Marquedecommentaire"/>
          <w:lang w:val="en-GB"/>
        </w:rPr>
        <w:commentReference w:id="3187"/>
      </w:r>
      <w:r w:rsidRPr="007F3AD8">
        <w:rPr>
          <w:rFonts w:cs="Times New Roman"/>
          <w:lang w:val="en-US"/>
        </w:rPr>
        <w:t>of the models from CMIP5 to CMIP6 in simulating the underlying conditions relevant for aerosol</w:t>
      </w:r>
      <w:ins w:id="3188" w:author="Lucy Cowie" w:date="2021-07-27T20:41:00Z">
        <w:r w:rsidR="004031CE">
          <w:rPr>
            <w:rFonts w:cs="Times New Roman"/>
            <w:lang w:val="en-US"/>
          </w:rPr>
          <w:t>–</w:t>
        </w:r>
      </w:ins>
      <w:del w:id="3189" w:author="Lucy Cowie" w:date="2021-07-27T20:41:00Z">
        <w:r w:rsidRPr="007F3AD8" w:rsidDel="004031CE">
          <w:rPr>
            <w:rFonts w:cs="Times New Roman"/>
            <w:lang w:val="en-US"/>
          </w:rPr>
          <w:delText>-</w:delText>
        </w:r>
      </w:del>
      <w:r w:rsidRPr="007F3AD8">
        <w:rPr>
          <w:rFonts w:cs="Times New Roman"/>
          <w:lang w:val="en-US"/>
        </w:rPr>
        <w:t>cloud interactions</w:t>
      </w:r>
      <w:r>
        <w:rPr>
          <w:rFonts w:cs="Times New Roman"/>
          <w:lang w:val="en-US"/>
        </w:rPr>
        <w:t xml:space="preserve"> at this time</w:t>
      </w:r>
      <w:r w:rsidRPr="007F3AD8">
        <w:rPr>
          <w:rFonts w:cs="Times New Roman"/>
          <w:lang w:val="en-US"/>
        </w:rPr>
        <w:t>.</w:t>
      </w:r>
      <w:r>
        <w:rPr>
          <w:rFonts w:cs="Times New Roman"/>
          <w:lang w:val="en-US"/>
        </w:rPr>
        <w:t xml:space="preserve"> </w:t>
      </w:r>
    </w:p>
    <w:p w14:paraId="34A61264" w14:textId="1E77AB8E" w:rsidR="00DF552C" w:rsidRDefault="00DF552C" w:rsidP="00D5630D">
      <w:pPr>
        <w:pStyle w:val="AR6BodyText"/>
        <w:rPr>
          <w:rFonts w:cs="Times New Roman"/>
          <w:lang w:val="en-US"/>
        </w:rPr>
      </w:pPr>
    </w:p>
    <w:p w14:paraId="6FFD33C2" w14:textId="77777777" w:rsidR="007E79EA" w:rsidRPr="007F7A92" w:rsidRDefault="007E79EA" w:rsidP="00D5630D">
      <w:pPr>
        <w:pStyle w:val="AR6BodyText"/>
        <w:rPr>
          <w:rFonts w:cs="Times New Roman"/>
          <w:lang w:val="en-US"/>
        </w:rPr>
      </w:pPr>
    </w:p>
    <w:p w14:paraId="621C4365" w14:textId="77777777" w:rsidR="00DF552C" w:rsidRPr="00326917" w:rsidRDefault="00DF552C" w:rsidP="00930489">
      <w:pPr>
        <w:pStyle w:val="AR6Chap6Level2611"/>
      </w:pPr>
      <w:bookmarkStart w:id="3190" w:name="_Toc70498190"/>
      <w:r w:rsidRPr="00326917">
        <w:t>Historical Estimates of Regional Short</w:t>
      </w:r>
      <w:r w:rsidRPr="00326917">
        <w:noBreakHyphen/>
        <w:t>lived Climate Forcing</w:t>
      </w:r>
      <w:bookmarkEnd w:id="3190"/>
      <w:r w:rsidRPr="00326917">
        <w:t xml:space="preserve"> </w:t>
      </w:r>
    </w:p>
    <w:p w14:paraId="715254F4" w14:textId="77777777" w:rsidR="00DF552C" w:rsidRDefault="00DF552C" w:rsidP="00D5630D">
      <w:pPr>
        <w:pStyle w:val="AR6BodyText"/>
        <w:rPr>
          <w:rFonts w:cs="Times New Roman"/>
          <w:noProof/>
          <w:lang w:val="en-US"/>
        </w:rPr>
      </w:pPr>
    </w:p>
    <w:p w14:paraId="7E91F79E" w14:textId="22791550" w:rsidR="00DF552C" w:rsidRDefault="00DF552C" w:rsidP="00D5630D">
      <w:pPr>
        <w:pStyle w:val="AR6BodyText"/>
        <w:rPr>
          <w:rFonts w:cs="Times New Roman"/>
          <w:noProof/>
          <w:lang w:val="en-US"/>
        </w:rPr>
      </w:pPr>
      <w:r>
        <w:rPr>
          <w:rFonts w:cs="Times New Roman"/>
          <w:noProof/>
          <w:lang w:val="en-US"/>
        </w:rPr>
        <w:t>The highly heterogeneous distribution of SLCF abundances (</w:t>
      </w:r>
      <w:ins w:id="3191" w:author="Lucy Cowie" w:date="2021-07-27T20:41:00Z">
        <w:r w:rsidR="0074295F">
          <w:rPr>
            <w:rFonts w:cs="Times New Roman"/>
            <w:noProof/>
            <w:lang w:val="en-US"/>
          </w:rPr>
          <w:t>S</w:t>
        </w:r>
      </w:ins>
      <w:del w:id="3192" w:author="Lucy Cowie" w:date="2021-07-27T20:41:00Z">
        <w:r w:rsidDel="0074295F">
          <w:rPr>
            <w:rFonts w:cs="Times New Roman"/>
            <w:noProof/>
            <w:lang w:val="en-US"/>
          </w:rPr>
          <w:delText>s</w:delText>
        </w:r>
      </w:del>
      <w:r>
        <w:rPr>
          <w:rFonts w:cs="Times New Roman"/>
          <w:noProof/>
          <w:lang w:val="en-US"/>
        </w:rPr>
        <w:t xml:space="preserve">ection 6.3) translates to strong heterogeneity in the spatial pattern and temporal evolution of forcing and climate responses due to SLCFs. This section assesses </w:t>
      </w:r>
      <w:r>
        <w:rPr>
          <w:rFonts w:cs="Times New Roman"/>
          <w:lang w:val="en-US" w:eastAsia="en-US"/>
        </w:rPr>
        <w:t>t</w:t>
      </w:r>
      <w:r w:rsidRPr="007F7A92">
        <w:rPr>
          <w:rFonts w:cs="Times New Roman"/>
          <w:lang w:val="en-US" w:eastAsia="en-US"/>
        </w:rPr>
        <w:t xml:space="preserve">he </w:t>
      </w:r>
      <w:r>
        <w:rPr>
          <w:rFonts w:cs="Times New Roman"/>
          <w:lang w:val="en-US" w:eastAsia="en-US"/>
        </w:rPr>
        <w:t>spatial patterns of t</w:t>
      </w:r>
      <w:r w:rsidRPr="007F7A92">
        <w:rPr>
          <w:rFonts w:cs="Times New Roman"/>
          <w:lang w:val="en-US" w:eastAsia="en-US"/>
        </w:rPr>
        <w:t xml:space="preserve">he current </w:t>
      </w:r>
      <w:r>
        <w:rPr>
          <w:rFonts w:cs="Times New Roman"/>
          <w:lang w:val="en-US" w:eastAsia="en-US"/>
        </w:rPr>
        <w:t xml:space="preserve">forcing due to aerosols and their </w:t>
      </w:r>
      <w:r w:rsidRPr="007F7A92">
        <w:rPr>
          <w:rFonts w:cs="Times New Roman"/>
          <w:lang w:val="en-US" w:eastAsia="en-US"/>
        </w:rPr>
        <w:t xml:space="preserve">historical evolution </w:t>
      </w:r>
      <w:r>
        <w:rPr>
          <w:rFonts w:cs="Times New Roman"/>
          <w:lang w:val="en-US" w:eastAsia="en-US"/>
        </w:rPr>
        <w:t xml:space="preserve">by region. </w:t>
      </w:r>
    </w:p>
    <w:p w14:paraId="40D566A7" w14:textId="77777777" w:rsidR="00DF552C" w:rsidRDefault="00DF552C" w:rsidP="00D5630D">
      <w:pPr>
        <w:pStyle w:val="AR6BodyText"/>
        <w:rPr>
          <w:rFonts w:cs="Times New Roman"/>
          <w:noProof/>
          <w:lang w:val="en-US"/>
        </w:rPr>
      </w:pPr>
    </w:p>
    <w:p w14:paraId="55CFF10E" w14:textId="3A50DD0E" w:rsidR="00DF552C" w:rsidRPr="002324C2" w:rsidRDefault="00DF552C" w:rsidP="00D5630D">
      <w:pPr>
        <w:pStyle w:val="AR6BodyText"/>
        <w:rPr>
          <w:rFonts w:cs="Times New Roman"/>
          <w:noProof/>
          <w:lang w:val="en-US"/>
        </w:rPr>
      </w:pPr>
      <w:r>
        <w:rPr>
          <w:rFonts w:cs="Times New Roman"/>
          <w:noProof/>
          <w:lang w:val="en-US"/>
        </w:rPr>
        <w:t>In AR5, the confidence in the spatial patterns of aerosol and ozone forcing was lower than that for the global mean because of the large spread in the regional distribution simulated by global models, and was assessed as ‘medium’. The AR5 assessment was based on aerosol and ozone RFs</w:t>
      </w:r>
      <w:ins w:id="3193" w:author="Lucy Cowie" w:date="2021-07-27T20:42:00Z">
        <w:r w:rsidR="00913A50">
          <w:rPr>
            <w:rFonts w:cs="Times New Roman"/>
            <w:noProof/>
            <w:lang w:val="en-US"/>
          </w:rPr>
          <w:t>,</w:t>
        </w:r>
      </w:ins>
      <w:r>
        <w:rPr>
          <w:rFonts w:cs="Times New Roman"/>
          <w:noProof/>
          <w:lang w:val="en-US"/>
        </w:rPr>
        <w:t xml:space="preserve"> and aerosol ERFs (with fixed SSTs) from ACCMIP and a small sample of CMIP5 experiments </w:t>
      </w:r>
      <w:r>
        <w:rPr>
          <w:rFonts w:cs="Times New Roman"/>
          <w:noProof/>
          <w:lang w:val="en-US"/>
        </w:rPr>
        <w:fldChar w:fldCharType="begin" w:fldLock="1"/>
      </w:r>
      <w:r w:rsidR="00D477C7">
        <w:rPr>
          <w:rFonts w:cs="Times New Roman"/>
          <w:noProof/>
          <w:lang w:val="en-US"/>
        </w:rPr>
        <w:instrText>ADDIN CSL_CITATION { "citationItems" : [ { "id" : "ITEM-1", "itemData" : { "DOI" : "10.5194/acp-13-2939-2013", "ISSN" : "16807324", "abstract" : "&lt;p&gt;&lt;strong&gt;Abstract.&lt;/strong&gt; The Atmospheric Chemistry and Climate Model Intercomparison Project (ACCMIP) examined the short-lived drivers of climate change in current climate models. Here we evaluate the 10 ACCMIP models that included aerosols, 8 of which also participated in the Coupled Model Intercomparison Project phase 5 (CMIP5). &lt;br&gt;&lt;br&gt; The models reproduce present-day total aerosol optical depth (AOD) relatively well, though many are biased low. Contributions from individual aerosol components are quite different, however, and most models underestimate east Asian AOD. The models capture most 1980\u20132000 AOD trends well, but underpredict increases over the Yellow/Eastern Sea. They strongly underestimate absorbing AOD in many regions. &lt;br&gt;&lt;br&gt; We examine both the direct radiative forcing (RF) and the forcing including rapid adjustments (effective radiative forcing; ERF, including direct and indirect effects). The models' all-sky 1850 to 2000 global mean annual average total aerosol RF is (mean; range) \u22120.26 W m&lt;sup&gt;\u22122&lt;/sup&gt;; \u22120.06 to \u22120.49 W m&lt;sup&gt;\u22122&lt;/sup&gt;. Screening based on model skill in capturing observed AOD yields a best estimate of \u22120.42 W m&lt;sup&gt;\u22122&lt;/sup&gt;; \u22120.33 to \u22120.50 W m&lt;sup&gt;\u22122&lt;/sup&gt;, including adjustment for missing aerosol components in some models. Many ACCMIP and CMIP5 models appear to produce substantially smaller aerosol RF than this best estimate. Climate feedbacks contribute substantially (35 to \u221258%) to modeled historical aerosol RF. The 1850 to 2000 aerosol ERF is \u22121.17 W m&lt;sup&gt;\u22122&lt;/sup&gt;; \u22120.71 to \u22121.44 W m&lt;sup&gt;\u22122&lt;/sup&gt;. Thus adjustments, including clouds, typically cause greater forcing than direct RF. Despite this, the multi-model spread relative to the mean is typically the same for ERF as it is for RF, or even smaller, over areas with substantial forcing. The largest 1850 to 2000 negative aerosol RF and ERF values are over and near Europe, south and east Asia and North America. ERF, however, is positive over the Sahara, the Karakoram, high Southern latitudes and especially the Arctic. &lt;br&gt;&lt;br&gt; Global aerosol RF peaks in most models around 1980, declining thereafter with only weak sensitivity to the Representative Concentration Pathway (RCP). One model, however, projects approximately stable RF levels, while two show increasingly negative RF due to nitrate (not included in most models). Aerosol ERF, in contrast, becomes more negative during 1980 to 2000. During this period, increased Asian emissions appear to have a larger imp\u2026", "author" : [ { "dropping-particle" : "", "family" : "Shindell", "given" : "D. T.", "non-dropping-particle" : "", "parse-names" : false, "suffix" : "" }, { "dropping-particle" : "", "family" : "Lamarque", "given" : "J. F.", "non-dropping-particle" : "", "parse-names" : false, "suffix" : "" }, { "dropping-particle" : "", "family" : "Schulz", "given" : "M.", "non-dropping-particle" : "", "parse-names" : false, "suffix" : "" }, { "dropping-particle" : "", "family" : "Flanner", "given" : "M.", "non-dropping-particle" : "", "parse-names" : false, "suffix" : "" }, { "dropping-particle" : "", "family" : "Jiao", "given" : "C.", "non-dropping-particle" : "", "parse-names" : false, "suffix" : "" }, { "dropping-particle" : "", "family" : "Chin", "given" : "M.", "non-dropping-particle" : "", "parse-names" : false, "suffix" : "" }, { "dropping-particle" : "", "family" : "Young", "given" : "P. J.", "non-dropping-particle" : "", "parse-names" : false, "suffix" : "" }, { "dropping-particle" : "", "family" : "Lee", "given" : "Y. H.", "non-dropping-particle" : "", "parse-names" : false, "suffix" : "" }, { "dropping-particle" : "", "family" : "Rotstayn", "given" : "L.", "non-dropping-particle" : "", "parse-names" : false, "suffix" : "" }, { "dropping-particle" : "", "family" : "Mahowald", "given" : "N.", "non-dropping-particle" : "", "parse-names" : false, "suffix" : "" }, { "dropping-particle" : "", "family" : "Milly", "given" : "G.", "non-dropping-particle" : "", "parse-names" : false, "suffix" : "" }, { "dropping-particle" : "", "family" : "Faluvegi", "given" : "G.", "non-dropping-particle" : "", "parse-names" : false, "suffix" : "" }, { "dropping-particle" : "", "family" : "Balkanski", "given" : "Y.", "non-dropping-particle" : "", "parse-names" : false, "suffix" : "" }, { "dropping-particle" : "", "family" : "Collins", "given" : "W. J.", "non-dropping-particle" : "", "parse-names" : false, "suffix" : "" }, { "dropping-particle" : "", "family" : "Conley", "given" : "A. J.", "non-dropping-particle" : "", "parse-names" : false, "suffix" : "" }, { "dropping-particle" : "", "family" : "Dalsoren", "given" : "S.", "non-dropping-particle" : "", "parse-names" : false, "suffix" : "" }, { "dropping-particle" : "", "family" : "Easter", "given" : "R.", "non-dropping-particle" : "", "parse-names" : false, "suffix" : "" }, { "dropping-particle" : "", "family" : "Ghan", "given" : "S.", "non-dropping-particle" : "", "parse-names" : false, "suffix" : "" }, { "dropping-particle" : "", "family" : "Horowitz", "given" : "L.", "non-dropping-particle" : "", "parse-names" : false, "suffix" : "" }, { "dropping-particle" : "", "family" : "Liu", "given" : "X.", "non-dropping-particle" : "", "parse-names" : false, "suffix" : "" }, { "dropping-particle" : "", "family" : "Myhre", "given" : "G.", "non-dropping-particle" : "", "parse-names" : false, "suffix" : "" }, { "dropping-particle" : "", "family" : "Nagashima", "given" : "T.", "non-dropping-particle" : "", "parse-names" : false, "suffix" : "" }, { "dropping-particle" : "", "family" : "Naik", "given" : "V.", "non-dropping-particle" : "", "parse-names" : false, "suffix" : "" }, { "dropping-particle" : "", "family" : "Rumbold", "given" : "S. T.", "non-dropping-particle" : "", "parse-names" : false, "suffix" : "" }, { "dropping-particle" : "", "family" : "Skeie", "given" : "R.", "non-dropping-particle" : "", "parse-names" : false, "suffix" : "" }, { "dropping-particle" : "", "family" : "Sudo", "given" : "K.", "non-dropping-particle" : "", "parse-names" : false, "suffix" : "" }, { "dropping-particle" : "", "family" : "Szopa", "given" : "S.", "non-dropping-particle" : "", "parse-names" : false, "suffix" : "" }, { "dropping-particle" : "", "family" : "Takemura", "given" : "T.", "non-dropping-particle" : "", "parse-names" : false, "suffix" : "" }, { "dropping-particle" : "", "family" : "Voulgarakis", "given" : "A.", "non-dropping-particle" : "", "parse-names" : false, "suffix" : "" }, { "dropping-particle" : "", "family" : "Yoon", "given" : "J. H.", "non-dropping-particle" : "", "parse-names" : false, "suffix" : "" }, { "dropping-particle" : "", "family" : "Lo", "given" : "F.", "non-dropping-particle" : "", "parse-names" : false, "suffix" : "" } ], "container-title" : "Atmospheric Chemistry and Physics", "id" : "ITEM-1", "issue" : "6", "issued" : { "date-parts" : [ [ "2013" ] ] }, "page" : "2939-2974", "title" : "Radiative forcing in the ACCMIP historical and future climate simulations", "translator" : [ { "dropping-particle" : "", "family" : "G3783", "given" : "", "non-dropping-particle" : "", "parse-names" : false, "suffix" : "" } ], "type" : "article-journal", "volume" : "13" }, "uris" : [ "http://www.mendeley.com/documents/?uuid=fef05714-11d4-44e6-bacb-d9b8b260c614" ] }, { "id" : "ITEM-2", "itemData" : { "DOI" : "10.1017/CBO9781107415324.018", "ISBN" : "9781107661820", "author" : [ { "dropping-particle" : "", "family" : "Myhre", "given" : "Gunnar", "non-dropping-particle" : "", "parse-names" : false, "suffix" : "" }, { "dropping-particle" : "", "family" : "Shindell", "given" : "Drew", "non-dropping-particle" : "", "parse-names" : false, "suffix" : "" }, { "dropping-particle" : "", "family" : "Br\u00e9on", "given" : "Francois-Marie", "non-dropping-particle" : "", "parse-names" : false, "suffix" : "" }, { "dropping-particle" : "", "family" : "Collins", "given" : "William", "non-dropping-particle" : "", "parse-names" : false, "suffix" : "" }, { "dropping-particle" : "", "family" : "Fuglestvedt", "given" : "Jan", "non-dropping-particle" : "", "parse-names" : false, "suffix" : "" }, { "dropping-particle" : "", "family" : "Huang", "given" : "Jianping", "non-dropping-particle" : "", "parse-names" : false, "suffix" : "" }, { "dropping-particle" : "", "family" : "Koch", "given" : "Dorothy", "non-dropping-particle" : "", "parse-names" : false, "suffix" : "" }, { "dropping-particle" : "", "family" : "Lamarque", "given" : "Jean-Francois", "non-dropping-particle" : "", "parse-names" : false, "suffix" : "" }, { "dropping-particle" : "", "family" : "Lee", "given" : "David", "non-dropping-particle" : "", "parse-names" : false, "suffix" : "" }, { "dropping-particle" : "", "family" : "Mendoza", "given" : "Blanca", "non-dropping-particle" : "", "parse-names" : false, "suffix" : "" }, { "dropping-particle" : "", "family" : "Nakajima", "given" : "Teruyuki", "non-dropping-particle" : "", "parse-names" : false, "suffix" : "" }, { "dropping-particle" : "", "family" : "Robock", "given" : "Alan", "non-dropping-particle" : "", "parse-names" : false, "suffix" : "" }, { "dropping-particle" : "", "family" : "Stephens", "given" : "Graeme", "non-dropping-particle" : "", "parse-names" : false, "suffix" : "" }, { "dropping-particle" : "", "family" : "Takemura", "given" : "Toshihiko", "non-dropping-particle" : "", "parse-names" : false, "suffix" : "" }, { "dropping-particle" : "", "family" : "Zhang", "given" : "Hua", "non-dropping-particle" : "", "parse-names" : false, "suffix" : "" } ], "chapter-number" : "8",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"genre" : "Book Section", "id" : "ITEM-2", "issued" : { "date-parts" : [ [ "2013" ] ] }, "page" : "659-740", "publisher" : "Cambridge University Press", "publisher-place" : "Cambridge, United Kingdom and New York, NY, USA", "title" : "Anthropogenic and Natural Radiative Forcing", "translator" : [ { "dropping-particle" : "", "family" : "G5425", "given" : "Rt13", "non-dropping-particle" : "", "parse-names" : false, "suffix" : "" } ], "type" : "chapter" }, "uris" : [ "http://www.mendeley.com/documents/?uuid=b9eebf76-21a6-4bbc-b69a-7f5fffcf0153" ] } ], "mendeley" : { "formattedCitation" : "(Myhre et al., 2013; Shindell et al., 2013)", "plainTextFormattedCitation" : "(Myhre et al., 2013; Shindell et al., 2013)", "previouslyFormattedCitation" : "(Myhre et al., 2013; Shindell et al., 2013)" }, "properties" : { "noteIndex" : 0 }, "schema" : "https://github.com/citation-style-language/schema/raw/master/csl-citation.json" }</w:instrText>
      </w:r>
      <w:r>
        <w:rPr>
          <w:rFonts w:cs="Times New Roman"/>
          <w:noProof/>
          <w:lang w:val="en-US"/>
        </w:rPr>
        <w:fldChar w:fldCharType="separate"/>
      </w:r>
      <w:r w:rsidR="00CB33A1">
        <w:rPr>
          <w:rFonts w:cs="Times New Roman"/>
          <w:noProof/>
          <w:lang w:val="en-US"/>
        </w:rPr>
        <w:t>(Myhre et al., 2013; Shindell et al., 2013)</w:t>
      </w:r>
      <w:r>
        <w:rPr>
          <w:rFonts w:cs="Times New Roman"/>
          <w:noProof/>
          <w:lang w:val="en-US"/>
        </w:rPr>
        <w:fldChar w:fldCharType="end"/>
      </w:r>
      <w:r>
        <w:rPr>
          <w:rFonts w:cs="Times New Roman"/>
          <w:noProof/>
          <w:lang w:val="en-US"/>
        </w:rPr>
        <w:t xml:space="preserve">. </w:t>
      </w:r>
      <w:r w:rsidRPr="007F7A92">
        <w:rPr>
          <w:rFonts w:cs="Times New Roman"/>
          <w:noProof/>
          <w:lang w:val="en-US"/>
        </w:rPr>
        <w:t xml:space="preserve">For </w:t>
      </w:r>
      <w:r>
        <w:rPr>
          <w:rFonts w:cs="Times New Roman"/>
          <w:noProof/>
          <w:lang w:val="en-US"/>
        </w:rPr>
        <w:t>this assessement</w:t>
      </w:r>
      <w:r w:rsidRPr="007F7A92">
        <w:rPr>
          <w:rFonts w:cs="Times New Roman"/>
          <w:noProof/>
          <w:lang w:val="en-US"/>
        </w:rPr>
        <w:t xml:space="preserve">, the </w:t>
      </w:r>
      <w:r>
        <w:rPr>
          <w:rFonts w:cs="Times New Roman"/>
          <w:noProof/>
          <w:lang w:val="en-US"/>
        </w:rPr>
        <w:t xml:space="preserve">spatial distribution of aerosol </w:t>
      </w:r>
      <w:r w:rsidRPr="007F7A92">
        <w:rPr>
          <w:rFonts w:cs="Times New Roman"/>
          <w:noProof/>
          <w:lang w:val="en-US"/>
        </w:rPr>
        <w:t>ERF</w:t>
      </w:r>
      <w:r>
        <w:rPr>
          <w:rFonts w:cs="Times New Roman"/>
          <w:noProof/>
          <w:lang w:val="en-US"/>
        </w:rPr>
        <w:t xml:space="preserve"> (ERF</w:t>
      </w:r>
      <w:r>
        <w:rPr>
          <w:rFonts w:cs="Times New Roman"/>
          <w:noProof/>
          <w:vertAlign w:val="subscript"/>
          <w:lang w:val="en-US"/>
        </w:rPr>
        <w:t>AER</w:t>
      </w:r>
      <w:r>
        <w:rPr>
          <w:rFonts w:cs="Times New Roman"/>
          <w:noProof/>
          <w:lang w:val="en-US"/>
        </w:rPr>
        <w:t xml:space="preserve">) </w:t>
      </w:r>
      <w:r w:rsidRPr="007F7A92">
        <w:rPr>
          <w:rFonts w:cs="Times New Roman"/>
          <w:noProof/>
          <w:lang w:val="en-US"/>
        </w:rPr>
        <w:t>due to human</w:t>
      </w:r>
      <w:r>
        <w:rPr>
          <w:rFonts w:cs="Times New Roman"/>
          <w:noProof/>
          <w:lang w:val="en-US"/>
        </w:rPr>
        <w:noBreakHyphen/>
      </w:r>
      <w:r w:rsidRPr="007F7A92">
        <w:rPr>
          <w:rFonts w:cs="Times New Roman"/>
          <w:noProof/>
          <w:lang w:val="en-US"/>
        </w:rPr>
        <w:t xml:space="preserve">induced changes in </w:t>
      </w:r>
      <w:r>
        <w:rPr>
          <w:rFonts w:cs="Times New Roman"/>
          <w:noProof/>
          <w:lang w:val="en-US"/>
        </w:rPr>
        <w:t>aerosol</w:t>
      </w:r>
      <w:r w:rsidRPr="007F7A92">
        <w:rPr>
          <w:rFonts w:cs="Times New Roman"/>
          <w:noProof/>
          <w:lang w:val="en-US"/>
        </w:rPr>
        <w:t xml:space="preserve"> concentrations </w:t>
      </w:r>
      <w:r>
        <w:rPr>
          <w:rFonts w:cs="Times New Roman"/>
          <w:noProof/>
          <w:lang w:val="en-US"/>
        </w:rPr>
        <w:t>over 1850</w:t>
      </w:r>
      <w:ins w:id="3194" w:author="Lucy Cowie" w:date="2021-07-27T20:43:00Z">
        <w:r w:rsidR="00F835C4">
          <w:rPr>
            <w:rFonts w:cs="Times New Roman"/>
            <w:noProof/>
            <w:lang w:val="en-US"/>
          </w:rPr>
          <w:t>–</w:t>
        </w:r>
      </w:ins>
      <w:del w:id="3195" w:author="Lucy Cowie" w:date="2021-07-27T20:43:00Z">
        <w:r w:rsidDel="00F835C4">
          <w:rPr>
            <w:rFonts w:cs="Times New Roman"/>
            <w:noProof/>
            <w:lang w:val="en-US"/>
          </w:rPr>
          <w:delText>-</w:delText>
        </w:r>
      </w:del>
      <w:r>
        <w:rPr>
          <w:rFonts w:cs="Times New Roman"/>
          <w:noProof/>
          <w:lang w:val="en-US"/>
        </w:rPr>
        <w:t>2014 is</w:t>
      </w:r>
      <w:r w:rsidRPr="007F7A92">
        <w:rPr>
          <w:rFonts w:cs="Times New Roman"/>
          <w:noProof/>
          <w:lang w:val="en-US"/>
        </w:rPr>
        <w:t xml:space="preserve"> quantified </w:t>
      </w:r>
      <w:r>
        <w:rPr>
          <w:rFonts w:cs="Times New Roman"/>
          <w:noProof/>
          <w:lang w:val="en-US"/>
        </w:rPr>
        <w:t xml:space="preserve">based on results from a </w:t>
      </w:r>
      <w:del w:id="3196" w:author="Lucy Cowie" w:date="2021-07-27T20:43:00Z">
        <w:r w:rsidDel="00F835C4">
          <w:rPr>
            <w:rFonts w:cs="Times New Roman"/>
            <w:noProof/>
            <w:lang w:val="en-US"/>
          </w:rPr>
          <w:delText xml:space="preserve">7 </w:delText>
        </w:r>
      </w:del>
      <w:ins w:id="3197" w:author="Lucy Cowie" w:date="2021-07-27T20:43:00Z">
        <w:r w:rsidR="00F835C4">
          <w:rPr>
            <w:rFonts w:cs="Times New Roman"/>
            <w:noProof/>
            <w:lang w:val="en-US"/>
          </w:rPr>
          <w:t>seven-</w:t>
        </w:r>
      </w:ins>
      <w:r>
        <w:rPr>
          <w:rFonts w:cs="Times New Roman"/>
          <w:noProof/>
          <w:lang w:val="en-US"/>
        </w:rPr>
        <w:t xml:space="preserve">member ensemble of </w:t>
      </w:r>
      <w:r w:rsidRPr="00252E84">
        <w:rPr>
          <w:rFonts w:cs="Times New Roman"/>
          <w:noProof/>
          <w:lang w:val="en-US"/>
        </w:rPr>
        <w:t xml:space="preserve">CMIP6 </w:t>
      </w:r>
      <w:r>
        <w:rPr>
          <w:rFonts w:cs="Times New Roman"/>
          <w:noProof/>
          <w:lang w:val="en-US"/>
        </w:rPr>
        <w:t>ESMs</w:t>
      </w:r>
      <w:r w:rsidRPr="00252E84">
        <w:rPr>
          <w:rFonts w:cs="Times New Roman"/>
          <w:noProof/>
          <w:lang w:val="en-US"/>
        </w:rPr>
        <w:t xml:space="preserve"> </w:t>
      </w:r>
      <w:r>
        <w:rPr>
          <w:rFonts w:cs="Times New Roman"/>
          <w:noProof/>
          <w:lang w:val="en-US"/>
        </w:rPr>
        <w:t>including interactive gas and aerosol chemistry</w:t>
      </w:r>
      <w:r w:rsidRPr="00252E84">
        <w:rPr>
          <w:rFonts w:cs="Times New Roman"/>
          <w:noProof/>
          <w:lang w:val="en-US"/>
        </w:rPr>
        <w:t xml:space="preserve"> analysed in </w:t>
      </w:r>
      <w:r w:rsidRPr="007F7A92">
        <w:rPr>
          <w:rFonts w:cs="Times New Roman"/>
          <w:noProof/>
          <w:lang w:val="en-US"/>
        </w:rPr>
        <w:t xml:space="preserve">AerChemMIP. </w:t>
      </w:r>
      <w:r>
        <w:rPr>
          <w:rFonts w:cs="Times New Roman"/>
          <w:noProof/>
          <w:lang w:val="en-US"/>
        </w:rPr>
        <w:t xml:space="preserve">There is insufficient information to estimate the spatial patterns of ozone ERF from CMIP6, however, the spatial patterns in SLCF ERF are dominated by that from aerosol ERF over most regions </w:t>
      </w:r>
      <w:r>
        <w:rPr>
          <w:rFonts w:cs="Times New Roman"/>
          <w:noProof/>
          <w:lang w:val="en-US"/>
        </w:rPr>
        <w:fldChar w:fldCharType="begin" w:fldLock="1"/>
      </w:r>
      <w:r w:rsidR="00D477C7">
        <w:rPr>
          <w:rFonts w:cs="Times New Roman"/>
          <w:noProof/>
          <w:lang w:val="en-US"/>
        </w:rPr>
        <w:instrText>ADDIN CSL_CITATION { "citationItems" : [ { "id" : "ITEM-1", "itemData" : { "DOI" : "10.1002/2014JD022752", "ISSN" : "2169897X", "abstract" : "Examination of effective radiative forcing (ERF), a measure of changes in Earth's energy balance, facilitates understanding the role of various drivers of climate change. For short-lived compounds, ERF can be highly inhomogeneous geographically. The relationship between the spatial patterns of ERF and surface temperature response is poorly characterized, however. We examine that relationship in the latest generation of global climate models. We find that the uneven distribution of historical aerosol, ozone and land-use forcing leads to substantial differences compared to the well-mixed greenhouse gases (WMGHG). There is a stronger response per unit global mean forcing to historical inhomogeneous forcing than to WMGHG both globally and in much of the Northern Hemisphere (NH) extratropics, in fairly good agreement with results inferred from observations. Our results indicate that the enhanced global mean response is attributable to the concentration of inhomogeneous forcing in the NH extratropics, where there is strongest sensitivity to forcing, rather than to processes specific to the inhomogeneous forcers. In many regions, inclusion of inhomogeneous forcing greatly increases the spread in historical temperature changes simulated by the models, suggesting that better forcing characterization could play an important role in improving modeling of decadal scale regional climate change. Finally, incorporating observed temperatures, the results provide estimates of global historical aerosol forcing (-1.0\uf0b10.4 W m -2) consistent with other studies (though with narrower uncertainties), and also provide constraints on NH and NH extratropical historical aerosol forcing (-1.4\uf0b10.6 and -1.2\uf0b10.6 W m -2 , respectively) and aerosol+ozone forcing.", "author" : [ { "dropping-particle" : "", "family" : "Shindell", "given" : "Drew T.", "non-dropping-particle" : "", "parse-names" : false, "suffix" : "" }, { "dropping-particle" : "", "family" : "Faluvegi", "given" : "Greg", "non-dropping-particle" : "", "parse-names" : false, "suffix" : "" }, { "dropping-particle" : "", "family" : "Rotstayn", "given" : "Leon", "non-dropping-particle" : "", "parse-names" : false, "suffix" : "" }, { "dropping-particle" : "", "family" : "Milly", "given" : "George", "non-dropping-particle" : "", "parse-names" : false, "suffix" : "" } ], "container-title" : "Journal of Geophysical Research: Atmospheres", "id" : "ITEM-1", "issue" : "11", "issued" : { "date-parts" : [ [ "2015", "6", "16" ] ] }, "page" : "5385-5403", "title" : "Spatial patterns of radiative forcing and surface temperature response", "translator" : [ { "dropping-particle" : "", "family" : "G2912", "given" : "", "non-dropping-particle" : "", "parse-names" : false, "suffix" : "" } ], "type" : "article-journal", "volume" : "120" }, "uris" : [ "http://www.mendeley.com/documents/?uuid=4c2ab6be-94a2-4810-8aa2-e6454151932f" ] } ], "mendeley" : { "formattedCitation" : "(Shindell et al., 2015)", "manualFormatting" : "(e.g., Shindell et al., 2015)", "plainTextFormattedCitation" : "(Shindell et al., 2015)", "previouslyFormattedCitation" : "(Shindell et al., 2015)" }, "properties" : { "noteIndex" : 0 }, "schema" : "https://github.com/citation-style-language/schema/raw/master/csl-citation.json" }</w:instrText>
      </w:r>
      <w:r>
        <w:rPr>
          <w:rFonts w:cs="Times New Roman"/>
          <w:noProof/>
          <w:lang w:val="en-US"/>
        </w:rPr>
        <w:fldChar w:fldCharType="separate"/>
      </w:r>
      <w:r w:rsidR="00CB33A1">
        <w:rPr>
          <w:rFonts w:cs="Times New Roman"/>
          <w:noProof/>
          <w:lang w:val="en-US"/>
        </w:rPr>
        <w:t>(e.g., Shindell et al., 2015)</w:t>
      </w:r>
      <w:r>
        <w:rPr>
          <w:rFonts w:cs="Times New Roman"/>
          <w:noProof/>
          <w:lang w:val="en-US"/>
        </w:rPr>
        <w:fldChar w:fldCharType="end"/>
      </w:r>
      <w:r>
        <w:rPr>
          <w:rFonts w:cs="Times New Roman"/>
          <w:noProof/>
          <w:lang w:val="en-US"/>
        </w:rPr>
        <w:t>. The ERF</w:t>
      </w:r>
      <w:r>
        <w:rPr>
          <w:rFonts w:cs="Times New Roman"/>
          <w:noProof/>
          <w:vertAlign w:val="subscript"/>
          <w:lang w:val="en-US"/>
        </w:rPr>
        <w:t>AER</w:t>
      </w:r>
      <w:r w:rsidRPr="00636060">
        <w:rPr>
          <w:rFonts w:cs="Times New Roman"/>
          <w:noProof/>
          <w:lang w:val="en-US"/>
        </w:rPr>
        <w:t xml:space="preserve"> </w:t>
      </w:r>
      <w:r>
        <w:rPr>
          <w:rFonts w:cs="Times New Roman"/>
          <w:noProof/>
          <w:lang w:val="en-US"/>
        </w:rPr>
        <w:t xml:space="preserve">includes contributions from both </w:t>
      </w:r>
      <w:r w:rsidRPr="000429DE">
        <w:rPr>
          <w:rFonts w:cs="Times New Roman"/>
          <w:noProof/>
          <w:lang w:val="en-US"/>
        </w:rPr>
        <w:t>direct aerosol</w:t>
      </w:r>
      <w:ins w:id="3198" w:author="Lucy Cowie" w:date="2021-07-27T22:08:00Z">
        <w:r w:rsidR="001F62CD">
          <w:rPr>
            <w:rFonts w:cs="Times New Roman"/>
            <w:noProof/>
            <w:lang w:val="en-US"/>
          </w:rPr>
          <w:t>–</w:t>
        </w:r>
      </w:ins>
      <w:del w:id="3199" w:author="Lucy Cowie" w:date="2021-07-27T22:08:00Z">
        <w:r w:rsidRPr="000429DE" w:rsidDel="001F62CD">
          <w:rPr>
            <w:rFonts w:cs="Times New Roman"/>
            <w:noProof/>
            <w:lang w:val="en-US"/>
          </w:rPr>
          <w:delText>-</w:delText>
        </w:r>
      </w:del>
      <w:r w:rsidRPr="000429DE">
        <w:rPr>
          <w:rFonts w:cs="Times New Roman"/>
          <w:noProof/>
          <w:lang w:val="en-US"/>
        </w:rPr>
        <w:t>radiation</w:t>
      </w:r>
      <w:r>
        <w:rPr>
          <w:rFonts w:cs="Times New Roman"/>
          <w:noProof/>
          <w:lang w:val="en-US"/>
        </w:rPr>
        <w:t xml:space="preserve"> (ERF</w:t>
      </w:r>
      <w:r>
        <w:rPr>
          <w:rFonts w:cs="Times New Roman"/>
          <w:noProof/>
          <w:vertAlign w:val="subscript"/>
          <w:lang w:val="en-US"/>
        </w:rPr>
        <w:t>ari</w:t>
      </w:r>
      <w:r>
        <w:rPr>
          <w:rFonts w:cs="Times New Roman"/>
          <w:noProof/>
          <w:lang w:val="en-US"/>
        </w:rPr>
        <w:t>) and indirect aerosol</w:t>
      </w:r>
      <w:ins w:id="3200" w:author="Lucy Cowie" w:date="2021-07-27T20:45:00Z">
        <w:r w:rsidR="00B475D2">
          <w:rPr>
            <w:rFonts w:cs="Times New Roman"/>
            <w:noProof/>
            <w:lang w:val="en-US"/>
          </w:rPr>
          <w:t>–</w:t>
        </w:r>
      </w:ins>
      <w:del w:id="3201" w:author="Lucy Cowie" w:date="2021-07-27T20:45:00Z">
        <w:r w:rsidDel="00B475D2">
          <w:rPr>
            <w:rFonts w:cs="Times New Roman"/>
            <w:noProof/>
            <w:lang w:val="en-US"/>
          </w:rPr>
          <w:delText>-</w:delText>
        </w:r>
      </w:del>
      <w:r>
        <w:rPr>
          <w:rFonts w:cs="Times New Roman"/>
          <w:noProof/>
          <w:lang w:val="en-US"/>
        </w:rPr>
        <w:t>cloud interactions (ERF</w:t>
      </w:r>
      <w:r>
        <w:rPr>
          <w:rFonts w:cs="Times New Roman"/>
          <w:noProof/>
          <w:vertAlign w:val="subscript"/>
          <w:lang w:val="en-US"/>
        </w:rPr>
        <w:t>aci</w:t>
      </w:r>
      <w:del w:id="3202" w:author="Lucy Cowie" w:date="2021-07-27T20:47:00Z">
        <w:r w:rsidDel="00282EC2">
          <w:rPr>
            <w:rFonts w:cs="Times New Roman"/>
            <w:noProof/>
            <w:lang w:val="en-US"/>
          </w:rPr>
          <w:delText xml:space="preserve">) (see </w:delText>
        </w:r>
      </w:del>
      <w:ins w:id="3203" w:author="Lucy Cowie" w:date="2021-07-27T20:47:00Z">
        <w:r w:rsidR="00282EC2">
          <w:rPr>
            <w:rFonts w:cs="Times New Roman"/>
            <w:noProof/>
            <w:lang w:val="en-US"/>
          </w:rPr>
          <w:t xml:space="preserve">; </w:t>
        </w:r>
      </w:ins>
      <w:r>
        <w:rPr>
          <w:rFonts w:cs="Times New Roman"/>
          <w:noProof/>
          <w:lang w:val="en-US"/>
        </w:rPr>
        <w:t>Section 7.3.3)</w:t>
      </w:r>
      <w:ins w:id="3204" w:author="Lucy Cowie" w:date="2021-07-27T20:48:00Z">
        <w:r w:rsidR="00125A5F">
          <w:rPr>
            <w:rFonts w:cs="Times New Roman"/>
            <w:noProof/>
            <w:lang w:val="en-US"/>
          </w:rPr>
          <w:t>,</w:t>
        </w:r>
      </w:ins>
      <w:r>
        <w:rPr>
          <w:rFonts w:cs="Times New Roman"/>
          <w:noProof/>
          <w:lang w:val="en-US"/>
        </w:rPr>
        <w:t xml:space="preserve"> and is </w:t>
      </w:r>
      <w:r w:rsidRPr="007F7A92">
        <w:rPr>
          <w:rFonts w:cs="Times New Roman"/>
          <w:noProof/>
          <w:lang w:val="en-US"/>
        </w:rPr>
        <w:t xml:space="preserve">computed </w:t>
      </w:r>
      <w:r w:rsidRPr="002F32B4">
        <w:rPr>
          <w:rFonts w:cs="Times New Roman"/>
          <w:noProof/>
          <w:lang w:val="en-US"/>
        </w:rPr>
        <w:t xml:space="preserve">as the difference between radiative fluxes </w:t>
      </w:r>
      <w:r>
        <w:rPr>
          <w:rFonts w:cs="Times New Roman"/>
          <w:noProof/>
          <w:lang w:val="en-US"/>
        </w:rPr>
        <w:t>from</w:t>
      </w:r>
      <w:r w:rsidRPr="007F7A92">
        <w:rPr>
          <w:rFonts w:cs="Times New Roman"/>
          <w:noProof/>
          <w:lang w:val="en-US"/>
        </w:rPr>
        <w:t xml:space="preserve"> simulations with time</w:t>
      </w:r>
      <w:r>
        <w:rPr>
          <w:rFonts w:cs="Times New Roman"/>
          <w:noProof/>
          <w:lang w:val="en-US"/>
        </w:rPr>
        <w:noBreakHyphen/>
      </w:r>
      <w:r w:rsidRPr="007F7A92">
        <w:rPr>
          <w:rFonts w:cs="Times New Roman"/>
          <w:noProof/>
          <w:lang w:val="en-US"/>
        </w:rPr>
        <w:t xml:space="preserve">evolving </w:t>
      </w:r>
      <w:r>
        <w:rPr>
          <w:rFonts w:cs="Times New Roman"/>
          <w:noProof/>
          <w:lang w:val="en-US"/>
        </w:rPr>
        <w:t xml:space="preserve">aerosol and their precuror </w:t>
      </w:r>
      <w:r w:rsidRPr="007F7A92">
        <w:rPr>
          <w:rFonts w:cs="Times New Roman"/>
          <w:noProof/>
          <w:lang w:val="en-US"/>
        </w:rPr>
        <w:t>emissions</w:t>
      </w:r>
      <w:ins w:id="3205" w:author="Lucy Cowie" w:date="2021-07-27T20:48:00Z">
        <w:r w:rsidR="00CC558B">
          <w:rPr>
            <w:rFonts w:cs="Times New Roman"/>
            <w:noProof/>
            <w:lang w:val="en-US"/>
          </w:rPr>
          <w:t>,</w:t>
        </w:r>
      </w:ins>
      <w:r>
        <w:rPr>
          <w:rFonts w:cs="Times New Roman"/>
          <w:noProof/>
          <w:lang w:val="en-US"/>
        </w:rPr>
        <w:t xml:space="preserve"> and</w:t>
      </w:r>
      <w:r w:rsidRPr="007F7A92">
        <w:rPr>
          <w:rFonts w:cs="Times New Roman"/>
          <w:noProof/>
          <w:lang w:val="en-US"/>
        </w:rPr>
        <w:t xml:space="preserve"> identical simulations but with </w:t>
      </w:r>
      <w:r>
        <w:rPr>
          <w:rFonts w:cs="Times New Roman"/>
          <w:noProof/>
          <w:lang w:val="en-US"/>
        </w:rPr>
        <w:t>these</w:t>
      </w:r>
      <w:r w:rsidRPr="007F7A92">
        <w:rPr>
          <w:rFonts w:cs="Times New Roman"/>
          <w:noProof/>
          <w:lang w:val="en-US"/>
        </w:rPr>
        <w:t xml:space="preserve"> emissions held at </w:t>
      </w:r>
      <w:r>
        <w:rPr>
          <w:rFonts w:cs="Times New Roman"/>
          <w:noProof/>
          <w:lang w:val="en-US"/>
        </w:rPr>
        <w:t xml:space="preserve">their </w:t>
      </w:r>
      <w:r w:rsidRPr="007F7A92">
        <w:rPr>
          <w:rFonts w:cs="Times New Roman"/>
          <w:noProof/>
          <w:lang w:val="en-US"/>
        </w:rPr>
        <w:t xml:space="preserve">1850 </w:t>
      </w:r>
      <w:r>
        <w:rPr>
          <w:rFonts w:cs="Times New Roman"/>
          <w:noProof/>
          <w:lang w:val="en-US"/>
        </w:rPr>
        <w:t>level</w:t>
      </w:r>
      <w:r w:rsidRPr="007F7A92">
        <w:rPr>
          <w:rFonts w:cs="Times New Roman"/>
          <w:noProof/>
          <w:lang w:val="en-US"/>
        </w:rPr>
        <w:t xml:space="preserve">s </w:t>
      </w:r>
      <w:r w:rsidRPr="007F7A92">
        <w:rPr>
          <w:rFonts w:cs="Times New Roman"/>
          <w:noProof/>
          <w:lang w:val="en-US"/>
        </w:rPr>
        <w:fldChar w:fldCharType="begin" w:fldLock="1"/>
      </w:r>
      <w:r w:rsidR="00D477C7">
        <w:rPr>
          <w:rFonts w:cs="Times New Roman"/>
          <w:noProof/>
          <w:lang w:val="en-US"/>
        </w:rPr>
        <w:instrText>ADDIN CSL_CITATION { "citationItems" : [ { "id" : "ITEM-1", "itemData" : { "DOI" : "10.5194/gmd-10-585-2017", "ISBN" : "1991-9603", "ISSN" : "19919603", "abstract" : "The Aerosol Chemistry Model Intercomparison Project (AerChemMIP) is endorsed by the Coupled-Model Intercomparison Project 6 (CMIP6) and is designed to quantify the climate and air quality impacts of aerosols and chemically-reactive gases. These are specifically near-term climate forcers (NTCFs: tropospheric ozone and aerosols, and their precursors), methane, nitrous oxide and ozone-depleting halocarbons. The aim of AerChemMIP is to answer four scientific questions: 1. How have anthropogenic emissions contributed to global radiative forcing and affected regional climate over the historical period? 2. How will future policies (on climate, air quality and land use) affect these species and their climate impacts? 3. Can the uncertainties associated with anthropogenic emissions be quantified? 4. Can climate feedbacks occurring through changes in natural emissions be quantified? These questions will be addressed through targeted simulations with CMIP6 climate models that include an interactive representation of tropospheric aerosols and atmospheric chemistry. These simulations build on the CMIP6 Diagnostic, Evaluation and Characterization of Klima (DECK) experiments, the CMIP6 historical simulations, and future projections performed elsewhere in CMIP6, allowing the contributions from aerosols and chemistry to be quantified. Specific diagnostics are requested as part of the CMIP6 data request to evaluate the performance of the models, and to understand any differences in behaviour between them.", "author" : [ { "dropping-particle" : "", "family" : "Collins", "given" : "William J.", "non-dropping-particle" : "", "parse-names" : false, "suffix" : "" }, { "dropping-particle" : "", "family" : "Lamarque", "given" : "Jean Fran\u00e7ois", "non-dropping-particle" : "", "parse-names" : false, "suffix" : "" }, { "dropping-particle" : "", "family" : "Schulz", "given" : "Michael", "non-dropping-particle" : "", "parse-names" : false, "suffix" : "" }, { "dropping-particle" : "", "family" : "Boucher", "given" : "Olivier", "non-dropping-particle" : "", "parse-names" : false, "suffix" : "" }, { "dropping-particle" : "", "family" : "Eyring", "given" : "Veronika", "non-dropping-particle" : "", "parse-names" : false, "suffix" : "" }, { "dropping-particle" : "", "family" : "Hegglin", "given" : "I. Michaela", "non-dropping-particle" : "", "parse-names" : false, "suffix" : "" }, { "dropping-particle" : "", "family" : "Maycock", "given" : "Amanda", "non-dropping-particle" : "", "parse-names" : false, "suffix" : "" }, { "dropping-particle" : "", "family" : "Myhre", "given" : "Gunnar", "non-dropping-particle" : "", "parse-names" : false, "suffix" : "" }, { "dropping-particle" : "", "family" : "Prather", "given" : "Michael", "non-dropping-particle" : "", "parse-names" : false, "suffix" : "" }, { "dropping-particle" : "", "family" : "Shindell", "given" : "Drew", "non-dropping-particle" : "", "parse-names" : false, "suffix" : "" }, { "dropping-particle" : "", "family" : "Smith", "given" : "J. Steven", "non-dropping-particle" : "", "parse-names" : false, "suffix" : "" } ], "container-title" : "Geoscientific Model Development", "id" : "ITEM-1", "issue" : "2", "issued" : { "date-parts" : [ [ "2017" ] ] }, "page" : "585-607", "title" : "AerChemMIP: Quantifying the effects of chemistry and aerosols in CMIP6", "translator" : [ { "dropping-particle" : "", "family" : "G2844", "given" : "", "non-dropping-particle" : "", "parse-names" : false, "suffix" : "" } ], "type" : "article-journal", "volume" : "10" }, "uris" : [ "http://www.mendeley.com/documents/?uuid=82c47796-6c6a-4f2b-b051-37315d4a246c" ] } ], "mendeley" : { "formattedCitation" : "(Collins et al., 2017)", "plainTextFormattedCitation" : "(Collins et al., 2017)", "previouslyFormattedCitation" : "(Collins et al., 2017)" }, "properties" : { "noteIndex" : 0 }, "schema" : "https://github.com/citation-style-language/schema/raw/master/csl-citation.json" }</w:instrText>
      </w:r>
      <w:r w:rsidRPr="007F7A92">
        <w:rPr>
          <w:rFonts w:cs="Times New Roman"/>
          <w:noProof/>
          <w:lang w:val="en-US"/>
        </w:rPr>
        <w:fldChar w:fldCharType="separate"/>
      </w:r>
      <w:r w:rsidR="00CB33A1">
        <w:rPr>
          <w:rFonts w:cs="Times New Roman"/>
          <w:noProof/>
          <w:lang w:val="en-US"/>
        </w:rPr>
        <w:t>(Collins et al., 2017)</w:t>
      </w:r>
      <w:r w:rsidRPr="007F7A92">
        <w:rPr>
          <w:rFonts w:cs="Times New Roman"/>
          <w:noProof/>
          <w:lang w:val="en-US"/>
        </w:rPr>
        <w:fldChar w:fldCharType="end"/>
      </w:r>
      <w:r w:rsidRPr="007F7A92">
        <w:rPr>
          <w:rFonts w:cs="Times New Roman"/>
          <w:noProof/>
          <w:color w:val="000000" w:themeColor="text1"/>
          <w:lang w:val="en-US"/>
        </w:rPr>
        <w:t>.</w:t>
      </w:r>
      <w:r>
        <w:rPr>
          <w:rFonts w:cs="Times New Roman"/>
          <w:noProof/>
          <w:color w:val="000000" w:themeColor="text1"/>
          <w:lang w:val="en-US"/>
        </w:rPr>
        <w:t xml:space="preserve"> Both the simulations are driven by time-evolving </w:t>
      </w:r>
      <w:ins w:id="3206" w:author="Lucy Cowie" w:date="2021-07-27T20:48:00Z">
        <w:r w:rsidR="00B57878">
          <w:rPr>
            <w:rFonts w:cs="Times New Roman"/>
            <w:noProof/>
            <w:color w:val="000000" w:themeColor="text1"/>
            <w:lang w:val="en-US"/>
          </w:rPr>
          <w:t>sea surface temperatures (</w:t>
        </w:r>
      </w:ins>
      <w:r>
        <w:rPr>
          <w:rFonts w:cs="Times New Roman"/>
          <w:noProof/>
          <w:color w:val="000000" w:themeColor="text1"/>
          <w:lang w:val="en-US"/>
        </w:rPr>
        <w:t>SSTs</w:t>
      </w:r>
      <w:ins w:id="3207" w:author="Lucy Cowie" w:date="2021-07-27T20:48:00Z">
        <w:r w:rsidR="00B57878">
          <w:rPr>
            <w:rFonts w:cs="Times New Roman"/>
            <w:noProof/>
            <w:color w:val="000000" w:themeColor="text1"/>
            <w:lang w:val="en-US"/>
          </w:rPr>
          <w:t>)</w:t>
        </w:r>
      </w:ins>
      <w:r>
        <w:rPr>
          <w:rFonts w:cs="Times New Roman"/>
          <w:noProof/>
          <w:color w:val="000000" w:themeColor="text1"/>
          <w:lang w:val="en-US"/>
        </w:rPr>
        <w:t xml:space="preserve"> and sea ice from the respective coupled model historical simulation </w:t>
      </w:r>
      <w:r w:rsidDel="00E5547E">
        <w:rPr>
          <w:rFonts w:cs="Times New Roman"/>
          <w:noProof/>
          <w:color w:val="000000" w:themeColor="text1"/>
          <w:lang w:val="en-US"/>
        </w:rPr>
        <w:t xml:space="preserve">and therefore differ from ERFs computed using </w:t>
      </w:r>
      <w:r>
        <w:rPr>
          <w:rFonts w:cs="Times New Roman"/>
          <w:noProof/>
          <w:color w:val="000000" w:themeColor="text1"/>
          <w:lang w:val="en-US"/>
        </w:rPr>
        <w:t xml:space="preserve">fixed </w:t>
      </w:r>
      <w:r w:rsidDel="00E5547E">
        <w:rPr>
          <w:rFonts w:cs="Times New Roman"/>
          <w:noProof/>
          <w:color w:val="000000" w:themeColor="text1"/>
          <w:lang w:val="en-US"/>
        </w:rPr>
        <w:t>pre-industrial SST and sea-ice fields</w:t>
      </w:r>
      <w:r>
        <w:rPr>
          <w:rFonts w:cs="Times New Roman"/>
          <w:noProof/>
          <w:color w:val="000000" w:themeColor="text1"/>
          <w:lang w:val="en-US"/>
        </w:rPr>
        <w:t xml:space="preserve"> (Section 7.3.1)</w:t>
      </w:r>
      <w:r w:rsidDel="00E5547E">
        <w:rPr>
          <w:rFonts w:cs="Times New Roman"/>
          <w:noProof/>
          <w:color w:val="000000" w:themeColor="text1"/>
          <w:lang w:val="en-US"/>
        </w:rPr>
        <w:t xml:space="preserve">, but the </w:t>
      </w:r>
      <w:r>
        <w:rPr>
          <w:rFonts w:cs="Times New Roman"/>
          <w:noProof/>
          <w:color w:val="000000" w:themeColor="text1"/>
          <w:lang w:val="en-US"/>
        </w:rPr>
        <w:t>effe</w:t>
      </w:r>
      <w:r w:rsidDel="00E5547E">
        <w:rPr>
          <w:rFonts w:cs="Times New Roman"/>
          <w:noProof/>
          <w:color w:val="000000" w:themeColor="text1"/>
          <w:lang w:val="en-US"/>
        </w:rPr>
        <w:t xml:space="preserve">ct of this difference is generally small </w:t>
      </w:r>
      <w:r w:rsidDel="00E5547E">
        <w:rPr>
          <w:rFonts w:cs="Times New Roman"/>
          <w:noProof/>
          <w:color w:val="000000" w:themeColor="text1"/>
          <w:lang w:val="en-US"/>
        </w:rPr>
        <w:fldChar w:fldCharType="begin" w:fldLock="1"/>
      </w:r>
      <w:r w:rsidR="00D477C7">
        <w:rPr>
          <w:rFonts w:cs="Times New Roman"/>
          <w:noProof/>
          <w:color w:val="000000" w:themeColor="text1"/>
          <w:lang w:val="en-US"/>
        </w:rPr>
        <w:instrText>ADDIN CSL_CITATION { "citationItems" : [ { "id" : "ITEM-1", "itemData" : { "DOI" : "10.1002/2016JD025320", "ISSN" : "2169897X", "abstract" : "The usefulness of previous Coupled Model Intercomparison Project (CMIP) exercises has been hampered by a lack of radiative forcing information. This has made it difficult to understand reasons for differences between model responses. Effective radiative forcing (ERF) is easier to diagnose than traditional radiative forcing in global climate models (GCMs) and is more representative of the eventual temperature response. Here we examine the different methods of computing ERF in two GCMs. We find that ERF computed from a fixed sea surface temperature (SST) method (ERF_fSST) has much more certainty than regression based methods. Thirty year integrations are sufficient to reduce the 5-95% confidence interval in global ERF_fSST to 0.1Wm-2. For 2xCO2 ERF, 30 year integrations are needed to ensure that the signal is larger than the local confidence interval over more than 90% of the globe. Within the ERF_fSST method there are various options for prescribing SSTs and sea ice. We explore these and find that ERF is only weakly dependent on the methodological choices. Prescribing the monthly averaged seasonally varying model\u2019s preindustrial climatology is recommended for its smaller random error and easier implementation. As part of CMIP6, the Radiative Forcing Model Intercomparison Project (RFMIP) asks models to conduct 30 year ERF_fSST experiments using the model\u2019s own preindustrial climatology of SST and sea ice. The Aerosol and Chemistry Model Intercomparison Project (AerChemMIP) will also mainly use this approach. We propose this as a standard method for diagnosing ERF and recommend that it be used across the climate modeling community to aid future comparisons.", "author" : [ { "dropping-particle" : "", "family" : "Forster", "given" : "Piers M.", "non-dropping-particle" : "", "parse-names" : false, "suffix" : "" }, { "dropping-particle" : "", "family" : "Richardson", "given" : "Thomas", "non-dropping-particle" : "", "parse-names" : false, "suffix" : "" }, { "dropping-particle" : "", "family" : "Maycock", "given" : "Amanda C.", "non-dropping-particle" : "", "parse-names" : false, "suffix" : "" }, { "dropping-particle" : "", "family" : "Smith", "given" : "Christopher J.", "non-dropping-particle" : "", "parse-names" : false, "suffix" : "" }, { "dropping-particle" : "", "family" : "Samset", "given" : "Bjorn H.", "non-dropping-particle" : "", "parse-names" : false, "suffix" : "" }, { "dropping-particle" : "", "family" : "Myhre", "given" : "Gunnar", "non-dropping-particle" : "", "parse-names" : false, "suffix" : "" }, { "dropping-particle" : "", "family" : "Andrews", "given" : "Timothy", "non-dropping-particle" : "", "parse-names" : false, "suffix" : "" }, { "dropping-particle" : "", "family" : "Pincus", "given" : "Robert", "non-dropping-particle" : "", "parse-names" : false, "suffix" : "" }, { "dropping-particle" : "", "family" : "Schulz", "given" : "Michael", "non-dropping-particle" : "", "parse-names" : false, "suffix" : "" } ], "container-title" : "Journal of Geophysical Research: Atmospheres", "id" : "ITEM-1", "issue" : "20", "issued" : { "date-parts" : [ [ "2016", "10", "27" ] ] }, "page" : "12460-12475", "title" : "Recommendations for diagnosing effective radiative forcing from climate models for CMIP6", "translator" : [ { "dropping-particle" : "", "family" : "G3976", "given" : "", "non-dropping-particle" : "", "parse-names" : false, "suffix" : "" } ], "type" : "article-journal", "volume" : "121" }, "uris" : [ "http://www.mendeley.com/documents/?uuid=87292dea-83fb-49b5-a5b9-c6fb9a2bb0a2" ] } ], "mendeley" : { "formattedCitation" : "(Forster et al., 2016)", "plainTextFormattedCitation" : "(Forster et al., 2016)", "previouslyFormattedCitation" : "(Forster et al., 2016)" }, "properties" : { "noteIndex" : 0 }, "schema" : "https://github.com/citation-style-language/schema/raw/master/csl-citation.json" }</w:instrText>
      </w:r>
      <w:r w:rsidDel="00E5547E">
        <w:rPr>
          <w:rFonts w:cs="Times New Roman"/>
          <w:noProof/>
          <w:color w:val="000000" w:themeColor="text1"/>
          <w:lang w:val="en-US"/>
        </w:rPr>
        <w:fldChar w:fldCharType="separate"/>
      </w:r>
      <w:r w:rsidR="00CB33A1">
        <w:rPr>
          <w:rFonts w:cs="Times New Roman"/>
          <w:noProof/>
          <w:color w:val="000000" w:themeColor="text1"/>
          <w:lang w:val="en-US"/>
        </w:rPr>
        <w:t>(Forster et al., 2016)</w:t>
      </w:r>
      <w:r w:rsidDel="00E5547E">
        <w:rPr>
          <w:rFonts w:cs="Times New Roman"/>
          <w:noProof/>
          <w:color w:val="000000" w:themeColor="text1"/>
          <w:lang w:val="en-US"/>
        </w:rPr>
        <w:fldChar w:fldCharType="end"/>
      </w:r>
      <w:r w:rsidDel="00E5547E">
        <w:rPr>
          <w:rFonts w:cs="Times New Roman"/>
          <w:noProof/>
          <w:color w:val="000000" w:themeColor="text1"/>
          <w:lang w:val="en-US"/>
        </w:rPr>
        <w:t xml:space="preserve">. </w:t>
      </w:r>
      <w:r>
        <w:rPr>
          <w:rFonts w:cs="Times New Roman"/>
          <w:noProof/>
          <w:color w:val="000000" w:themeColor="text1"/>
          <w:lang w:val="en-US"/>
        </w:rPr>
        <w:t xml:space="preserve">A correction for land surface temperature </w:t>
      </w:r>
      <w:r>
        <w:rPr>
          <w:rFonts w:cs="Times New Roman"/>
          <w:noProof/>
          <w:color w:val="000000" w:themeColor="text1"/>
          <w:lang w:val="en-US"/>
        </w:rPr>
        <w:lastRenderedPageBreak/>
        <w:t>change (Section 7.3.1) is not available from these data to explicitly quantify the contribution from adjustments.</w:t>
      </w:r>
      <w:r w:rsidDel="00E5547E">
        <w:rPr>
          <w:rFonts w:cs="Times New Roman"/>
          <w:noProof/>
          <w:color w:val="000000" w:themeColor="text1"/>
          <w:lang w:val="en-US"/>
        </w:rPr>
        <w:t xml:space="preserve"> </w:t>
      </w:r>
      <w:r>
        <w:rPr>
          <w:rFonts w:cs="Times New Roman"/>
          <w:noProof/>
          <w:lang w:val="en-US"/>
        </w:rPr>
        <w:t xml:space="preserve">The </w:t>
      </w:r>
      <w:r>
        <w:rPr>
          <w:rFonts w:cs="Times New Roman"/>
          <w:noProof/>
          <w:color w:val="000000" w:themeColor="text1"/>
          <w:lang w:val="en-GB"/>
        </w:rPr>
        <w:t>ESMs included here used the CMIP6 anthropogenic and biomass</w:t>
      </w:r>
      <w:ins w:id="3208" w:author="Lucy Cowie" w:date="2021-07-27T20:50:00Z">
        <w:r w:rsidR="004E4D47">
          <w:rPr>
            <w:rFonts w:cs="Times New Roman"/>
            <w:noProof/>
            <w:color w:val="000000" w:themeColor="text1"/>
            <w:lang w:val="en-GB"/>
          </w:rPr>
          <w:t>-</w:t>
        </w:r>
      </w:ins>
      <w:del w:id="3209" w:author="Lucy Cowie" w:date="2021-07-27T20:50:00Z">
        <w:r w:rsidDel="004E4D47">
          <w:rPr>
            <w:rFonts w:cs="Times New Roman"/>
            <w:noProof/>
            <w:color w:val="000000" w:themeColor="text1"/>
            <w:lang w:val="en-GB"/>
          </w:rPr>
          <w:delText xml:space="preserve"> </w:delText>
        </w:r>
      </w:del>
      <w:r>
        <w:rPr>
          <w:rFonts w:cs="Times New Roman"/>
          <w:noProof/>
          <w:color w:val="000000" w:themeColor="text1"/>
          <w:lang w:val="en-GB"/>
        </w:rPr>
        <w:t xml:space="preserve">burning emissions for ozone and aerosol precursors but varied in their representation of </w:t>
      </w:r>
      <w:ins w:id="3210" w:author="Lucy Cowie" w:date="2021-07-27T20:51:00Z">
        <w:r w:rsidR="0097532E">
          <w:rPr>
            <w:rFonts w:cs="Times New Roman"/>
            <w:noProof/>
            <w:color w:val="000000" w:themeColor="text1"/>
            <w:lang w:val="en-GB"/>
          </w:rPr>
          <w:t xml:space="preserve">the </w:t>
        </w:r>
      </w:ins>
      <w:r>
        <w:rPr>
          <w:rFonts w:cs="Times New Roman"/>
          <w:noProof/>
          <w:color w:val="000000" w:themeColor="text1"/>
          <w:lang w:val="en-GB"/>
        </w:rPr>
        <w:t>natural emissions, chemistry and climate characteristics contributing to spread in the simulated concentrations (</w:t>
      </w:r>
      <w:del w:id="3211" w:author="Lucy Cowie" w:date="2021-07-27T20:51:00Z">
        <w:r w:rsidDel="003D241C">
          <w:rPr>
            <w:rFonts w:cs="Times New Roman"/>
            <w:noProof/>
            <w:color w:val="000000" w:themeColor="text1"/>
            <w:lang w:val="en-GB"/>
          </w:rPr>
          <w:delText>also see s</w:delText>
        </w:r>
      </w:del>
      <w:ins w:id="3212" w:author="Lucy Cowie" w:date="2021-07-27T20:51:00Z">
        <w:r w:rsidR="003D241C">
          <w:rPr>
            <w:rFonts w:cs="Times New Roman"/>
            <w:noProof/>
            <w:color w:val="000000" w:themeColor="text1"/>
            <w:lang w:val="en-GB"/>
          </w:rPr>
          <w:t>S</w:t>
        </w:r>
      </w:ins>
      <w:r>
        <w:rPr>
          <w:rFonts w:cs="Times New Roman"/>
          <w:noProof/>
          <w:color w:val="000000" w:themeColor="text1"/>
          <w:lang w:val="en-GB"/>
        </w:rPr>
        <w:t xml:space="preserve">ection 6.3) and resulting forcings, partly reflecting uncertainties in the successive processes </w:t>
      </w:r>
      <w:del w:id="3213" w:author="Robin Matthews" w:date="2021-07-08T17:53:00Z">
        <w:r w:rsidDel="0017232E">
          <w:rPr>
            <w:rFonts w:cs="Times New Roman"/>
            <w:noProof/>
            <w:color w:val="000000" w:themeColor="text1"/>
            <w:lang w:val="en-GB"/>
          </w:rPr>
          <w:delText>(</w:delText>
        </w:r>
      </w:del>
      <w:commentRangeStart w:id="3214"/>
      <w:r>
        <w:rPr>
          <w:rFonts w:cs="Times New Roman"/>
          <w:noProof/>
          <w:color w:val="000000" w:themeColor="text1"/>
          <w:lang w:val="en-GB"/>
        </w:rPr>
        <w:fldChar w:fldCharType="begin" w:fldLock="1"/>
      </w:r>
      <w:r w:rsidR="002E1475">
        <w:rPr>
          <w:rFonts w:cs="Times New Roman"/>
          <w:noProof/>
          <w:color w:val="000000" w:themeColor="text1"/>
          <w:lang w:val="en-GB"/>
        </w:rPr>
        <w:instrText>ADDIN CSL_CITATION { "citationItems" : [ { "id" : "ITEM-1", "itemData" : { "DOI" : "10.5194/acp-21-853-2021", "ISSN" : "1680-7324", "author" : [ { "dropping-particle" : "", "family" : "Thornhill", "given" : "Gillian D", "non-dropping-particle" : "", "parse-names" : false, "suffix" : "" }, { "dropping-particle" : "", "family" : "Collins", "given" : "William J", "non-dropping-particle" : "", "parse-names" : false, "suffix" : "" }, { "dropping-particle" : "", "family" : "Kramer", "given" : "Ryan J", "non-dropping-particle" : "", "parse-names" : false, "suffix" : "" }, { "dropping-particle" : "", "family" : "Olivi\u00e9", "given" : "Dirk", "non-dropping-particle" : "", "parse-names" : false, "suffix" : "" }, { "dropping-particle" : "", "family" : "Skeie", "given" : "Ragnhild B.", "non-dropping-particle" : "", "parse-names" : false, "suffix" : "" }, { "dropping-particle" : "", "family" : "O'Connor", "given" : "Fiona M.", "non-dropping-particle" : "", "parse-names" : false, "suffix" : "" }, { "dropping-particle" : "", "family" : "Abraham", "given" : "Nathan Luke", "non-dropping-particle" : "", "parse-names" : false, "suffix" : "" }, { "dropping-particle" : "", "family" : "Checa-Garcia", "given" : "Ramiro", "non-dropping-particle" : "", "parse-names" : false, "suffix" : "" }, { "dropping-particle" : "", "family" : "Bauer", "given" : "Susanne E", "non-dropping-particle" : "", "parse-names" : false, "suffix" : "" }, { "dropping-particle" : "", "family" : "Deushi", "given" : "Makoto", "non-dropping-particle" : "", "parse-names" : false, "suffix" : "" }, { "dropping-particle" : "", "family" : "Emmons", "given" : "Louisa K.", "non-dropping-particle" : "", "parse-names" : false, "suffix" : "" }, { "dropping-particle" : "", "family" : "Forster", "given" : "Piers M.", "non-dropping-particle" : "", "parse-names" : false, "suffix" : "" }, { "dropping-particle" : "", "family" : "Horowitz", "given" : "Larry W.", "non-dropping-particle" : "", "parse-names" : false, "suffix" : "" }, { "dropping-particle" : "", "family" : "Johnson", "given" : "Ben", "non-dropping-particle" : "", "parse-names" : false, "suffix" : "" }, { "dropping-particle" : "", "family" : "Keeble", "given" : "James", "non-dropping-particle" : "", "parse-names" : false, "suffix" : "" }, { "dropping-particle" : "", "family" : "Lamarque", "given" : "Jean-Francois", "non-dropping-particle" : "", "parse-names" : false, "suffix" : "" }, { "dropping-particle" : "", "family" : "Michou", "given" : "Martine", "non-dropping-particle" : "", "parse-names" : false, "suffix" : "" }, { "dropping-particle" : "", "family" : "Mills", "given" : "Michael J.", "non-dropping-particle" : "", "parse-names" : false, "suffix" : "" }, { "dropping-particle" : "", "family" : "Mulcahy", "given" : "Jane P.", "non-dropping-particle" : "", "parse-names" : false, "suffix" : "" }, { "dropping-particle" : "", "family" : "Myhre", "given" : "Gunnar", "non-dropping-particle" : "", "parse-names" : false, "suffix" : "" }, { "dropping-particle" : "", "family" : "Nabat", "given" : "Pierre", "non-dropping-particle" : "", "parse-names" : false, "suffix" : "" }, { "dropping-particle" : "", "family" : "Naik", "given" : "Vaishali", "non-dropping-particle" : "", "parse-names" : false, "suffix" : "" }, { "dropping-particle" : "", "family" : "Oshima", "given" : "Naga", "non-dropping-particle" : "", "parse-names" : false, "suffix" : "" }, { "dropping-particle" : "", "family" : "Schulz", "given" : "Michael", "non-dropping-particle" : "", "parse-names" : false, "suffix" : "" }, { "dropping-particle" : "", "family" : "Smith", "given" : "Christopher J.", "non-dropping-particle" : "", "parse-names" : false, "suffix" : "" }, { "dropping-particle" : "", "family" : "Takemura", "given" : "Toshihiko", "non-dropping-particle" : "", "parse-names" : false, "suffix" : "" }, { "dropping-particle" : "", "family" : "Tilmes", "given" : "Simone", "non-dropping-particle" : "", "parse-names" : false, "suffix" : "" }, { "dropping-particle" : "", "family" : "Wu", "given" : "Tongwen", "non-dropping-particle" : "", "parse-names" : false, "suffix" : "" }, { "dropping-particle" : "", "family" : "Zeng", "given" : "Guang", "non-dropping-particle" : "", "parse-names" : false, "suffix" : "" }, { "dropping-particle" : "", "family" : "Zhang", "given" : "Jie", "non-dropping-particle" : "", "parse-names" : false, "suffix" : "" } ], "container-title" : "Atmospheric Chemistry and Physics", "id" : "ITEM-1", "issue" : "2", "issued" : { "date-parts" : [ [ "2021", "1", "21" ] ] }, "page" : "853-874", "publisher" : "Copernicus Publications", "title" : "Effective radiative forcing from emissions of reactive gases and aerosols \u2013 a multi-model comparison", "translator" : [ { "dropping-particle" : "", "family" : "G4693", "given" : "", "non-dropping-particle" : "", "parse-names" : false, "suffix" : "" } ], "type" : "article-journal", "volume" : "21" }, "uris" : [ "http://www.mendeley.com/documents/?uuid=06fa4e3b-bf34-4ef4-89f3-ba7ac753864a" ] } ], "mendeley" : { "formattedCitation" : "(Thornhill et al., 2021a)", "manualFormatting" : "(Thornhill et al., 2021b)", "plainTextFormattedCitation" : "(Thornhill et al., 2021a)", "previouslyFormattedCitation" : "(Thornhill et al., 2021a)" }, "properties" : { "noteIndex" : 0 }, "schema" : "https://github.com/citation-style-language/schema/raw/master/csl-citation.json" }</w:instrText>
      </w:r>
      <w:r>
        <w:rPr>
          <w:rFonts w:cs="Times New Roman"/>
          <w:noProof/>
          <w:color w:val="000000" w:themeColor="text1"/>
          <w:lang w:val="en-GB"/>
        </w:rPr>
        <w:fldChar w:fldCharType="separate"/>
      </w:r>
      <w:del w:id="3215" w:author="Robin Matthews" w:date="2021-07-08T17:53:00Z">
        <w:r w:rsidR="00CB33A1" w:rsidDel="0017232E">
          <w:rPr>
            <w:rFonts w:cs="Times New Roman"/>
            <w:noProof/>
            <w:color w:val="000000" w:themeColor="text1"/>
            <w:lang w:val="en-GB"/>
          </w:rPr>
          <w:delText>T</w:delText>
        </w:r>
      </w:del>
      <w:ins w:id="3216" w:author="Robin Matthews" w:date="2021-07-08T17:53:00Z">
        <w:r w:rsidR="0017232E">
          <w:rPr>
            <w:rFonts w:cs="Times New Roman"/>
            <w:noProof/>
            <w:color w:val="000000" w:themeColor="text1"/>
            <w:lang w:val="en-GB"/>
          </w:rPr>
          <w:t>(T</w:t>
        </w:r>
      </w:ins>
      <w:r w:rsidR="00CB33A1">
        <w:rPr>
          <w:rFonts w:cs="Times New Roman"/>
          <w:noProof/>
          <w:color w:val="000000" w:themeColor="text1"/>
          <w:lang w:val="en-GB"/>
        </w:rPr>
        <w:t>hornhill et al., 2021b)</w:t>
      </w:r>
      <w:r>
        <w:rPr>
          <w:rFonts w:cs="Times New Roman"/>
          <w:noProof/>
          <w:color w:val="000000" w:themeColor="text1"/>
          <w:lang w:val="en-GB"/>
        </w:rPr>
        <w:fldChar w:fldCharType="end"/>
      </w:r>
      <w:commentRangeEnd w:id="3214"/>
      <w:r w:rsidR="00CB33A1">
        <w:rPr>
          <w:rStyle w:val="Marquedecommentaire"/>
        </w:rPr>
        <w:commentReference w:id="3214"/>
      </w:r>
      <w:r w:rsidRPr="005F05BD">
        <w:rPr>
          <w:rFonts w:cs="Times New Roman"/>
          <w:noProof/>
          <w:color w:val="000000" w:themeColor="text1"/>
          <w:lang w:val="en-GB"/>
        </w:rPr>
        <w:t>.</w:t>
      </w:r>
    </w:p>
    <w:p w14:paraId="255F7E81" w14:textId="77777777" w:rsidR="00DF552C" w:rsidRPr="007F7A92" w:rsidRDefault="00DF552C" w:rsidP="00D5630D">
      <w:pPr>
        <w:pStyle w:val="AR6BodyText"/>
        <w:rPr>
          <w:rFonts w:cs="Times New Roman"/>
          <w:noProof/>
          <w:lang w:val="en-US"/>
        </w:rPr>
      </w:pPr>
    </w:p>
    <w:p w14:paraId="5B84DB3A" w14:textId="5A383629" w:rsidR="00DF552C" w:rsidRDefault="00DF552C" w:rsidP="00D5630D">
      <w:pPr>
        <w:pStyle w:val="AR6BodyText"/>
        <w:rPr>
          <w:rFonts w:cs="Times New Roman"/>
          <w:noProof/>
          <w:lang w:val="en-US"/>
        </w:rPr>
      </w:pPr>
      <w:r>
        <w:rPr>
          <w:rFonts w:cs="Times New Roman"/>
          <w:noProof/>
          <w:lang w:val="en-US"/>
        </w:rPr>
        <w:t>The geographical distribution of the ensemble</w:t>
      </w:r>
      <w:ins w:id="3217" w:author="Lucy Cowie" w:date="2021-07-28T10:14:00Z">
        <w:r w:rsidR="004C1669">
          <w:rPr>
            <w:rFonts w:cs="Times New Roman"/>
            <w:noProof/>
            <w:lang w:val="en-US"/>
          </w:rPr>
          <w:t>-</w:t>
        </w:r>
      </w:ins>
      <w:del w:id="3218" w:author="Lucy Cowie" w:date="2021-07-28T10:14:00Z">
        <w:r w:rsidDel="004C1669">
          <w:rPr>
            <w:rFonts w:cs="Times New Roman"/>
            <w:noProof/>
            <w:lang w:val="en-US"/>
          </w:rPr>
          <w:delText xml:space="preserve"> </w:delText>
        </w:r>
      </w:del>
      <w:r>
        <w:rPr>
          <w:rFonts w:cs="Times New Roman"/>
          <w:noProof/>
          <w:lang w:val="en-US"/>
        </w:rPr>
        <w:t>mean ERF</w:t>
      </w:r>
      <w:r>
        <w:rPr>
          <w:rFonts w:cs="Times New Roman"/>
          <w:noProof/>
          <w:vertAlign w:val="subscript"/>
          <w:lang w:val="en-US"/>
        </w:rPr>
        <w:t>AER</w:t>
      </w:r>
      <w:r>
        <w:rPr>
          <w:rFonts w:cs="Times New Roman"/>
          <w:noProof/>
          <w:lang w:val="en-US"/>
        </w:rPr>
        <w:t xml:space="preserve"> over the 1850</w:t>
      </w:r>
      <w:ins w:id="3219" w:author="Lucy Cowie" w:date="2021-07-27T20:52:00Z">
        <w:r w:rsidR="00077AFB">
          <w:rPr>
            <w:rFonts w:cs="Times New Roman"/>
            <w:noProof/>
            <w:lang w:val="en-US"/>
          </w:rPr>
          <w:t>–</w:t>
        </w:r>
      </w:ins>
      <w:del w:id="3220" w:author="Lucy Cowie" w:date="2021-07-27T20:52:00Z">
        <w:r w:rsidDel="00077AFB">
          <w:rPr>
            <w:rFonts w:cs="Times New Roman"/>
            <w:noProof/>
            <w:lang w:val="en-US"/>
          </w:rPr>
          <w:delText>-</w:delText>
        </w:r>
      </w:del>
      <w:r>
        <w:rPr>
          <w:rFonts w:cs="Times New Roman"/>
          <w:noProof/>
          <w:lang w:val="en-US"/>
        </w:rPr>
        <w:t>2014 period is highly heterogeneous (Figure 6.10a) in agreement with AR5. Negative ERF</w:t>
      </w:r>
      <w:r>
        <w:rPr>
          <w:rFonts w:cs="Times New Roman"/>
          <w:noProof/>
          <w:vertAlign w:val="subscript"/>
          <w:lang w:val="en-US"/>
        </w:rPr>
        <w:t>AER</w:t>
      </w:r>
      <w:r>
        <w:rPr>
          <w:rFonts w:cs="Times New Roman"/>
          <w:noProof/>
          <w:lang w:val="en-US"/>
        </w:rPr>
        <w:t xml:space="preserve"> is greatest over and downwind of most industrialized regions in the </w:t>
      </w:r>
      <w:r w:rsidR="00223B9D">
        <w:rPr>
          <w:rFonts w:cs="Times New Roman"/>
          <w:noProof/>
          <w:lang w:val="en-US"/>
        </w:rPr>
        <w:t xml:space="preserve">Northern Hemisphere </w:t>
      </w:r>
      <w:r>
        <w:rPr>
          <w:rFonts w:cs="Times New Roman"/>
          <w:noProof/>
          <w:lang w:val="en-US"/>
        </w:rPr>
        <w:t>and to some extent over tropical biomass</w:t>
      </w:r>
      <w:ins w:id="3221" w:author="Lucy Cowie" w:date="2021-07-27T20:52:00Z">
        <w:r w:rsidR="004944F3">
          <w:rPr>
            <w:rFonts w:cs="Times New Roman"/>
            <w:noProof/>
            <w:lang w:val="en-US"/>
          </w:rPr>
          <w:t>-</w:t>
        </w:r>
      </w:ins>
      <w:del w:id="3222" w:author="Lucy Cowie" w:date="2021-07-27T20:52:00Z">
        <w:r w:rsidDel="004944F3">
          <w:rPr>
            <w:rFonts w:cs="Times New Roman"/>
            <w:noProof/>
            <w:lang w:val="en-US"/>
          </w:rPr>
          <w:delText xml:space="preserve"> </w:delText>
        </w:r>
      </w:del>
      <w:r>
        <w:rPr>
          <w:rFonts w:cs="Times New Roman"/>
          <w:noProof/>
          <w:lang w:val="en-US"/>
        </w:rPr>
        <w:t xml:space="preserve">burning regions, with robust signals. </w:t>
      </w:r>
      <w:ins w:id="3223" w:author="Lucy Cowie" w:date="2021-07-27T20:52:00Z">
        <w:r w:rsidR="00526E9E">
          <w:rPr>
            <w:rFonts w:cs="Times New Roman"/>
            <w:noProof/>
            <w:lang w:val="en-US"/>
          </w:rPr>
          <w:t>The l</w:t>
        </w:r>
      </w:ins>
      <w:del w:id="3224" w:author="Lucy Cowie" w:date="2021-07-27T20:52:00Z">
        <w:r w:rsidDel="00526E9E">
          <w:rPr>
            <w:rFonts w:cs="Times New Roman"/>
            <w:noProof/>
            <w:lang w:val="en-US"/>
          </w:rPr>
          <w:delText>L</w:delText>
        </w:r>
      </w:del>
      <w:r>
        <w:rPr>
          <w:rFonts w:cs="Times New Roman"/>
          <w:noProof/>
          <w:lang w:val="en-US"/>
        </w:rPr>
        <w:t xml:space="preserve">argest negative forcing occurs over East Asia and South Asia, followed by Europe and North America, reflecting the changes in anthropogenic aerosol emissions in </w:t>
      </w:r>
      <w:del w:id="3225" w:author="Lucy Cowie" w:date="2021-07-27T20:55:00Z">
        <w:r w:rsidDel="009158E9">
          <w:rPr>
            <w:rFonts w:cs="Times New Roman"/>
            <w:noProof/>
            <w:lang w:val="en-US"/>
          </w:rPr>
          <w:delText xml:space="preserve">the </w:delText>
        </w:r>
      </w:del>
      <w:r>
        <w:rPr>
          <w:rFonts w:cs="Times New Roman"/>
          <w:noProof/>
          <w:lang w:val="en-US"/>
        </w:rPr>
        <w:t>recent decades (Section 6.2). Positive ERF</w:t>
      </w:r>
      <w:r>
        <w:rPr>
          <w:rFonts w:cs="Times New Roman"/>
          <w:noProof/>
          <w:vertAlign w:val="subscript"/>
          <w:lang w:val="en-US"/>
        </w:rPr>
        <w:t xml:space="preserve">AER </w:t>
      </w:r>
      <w:r>
        <w:rPr>
          <w:rFonts w:cs="Times New Roman"/>
          <w:noProof/>
          <w:lang w:val="en-US"/>
        </w:rPr>
        <w:t>over high albedo areas, including cryosphere, deserts and clouds, also found in AR5 and attributed to absorbing aerosols, are not robust across the small CMIP6 ensemble applied here. Regionally aggregated shortwave (SW) and longwave (LW) components of the ERF</w:t>
      </w:r>
      <w:r>
        <w:rPr>
          <w:rFonts w:cs="Times New Roman"/>
          <w:noProof/>
          <w:vertAlign w:val="subscript"/>
          <w:lang w:val="en-US"/>
        </w:rPr>
        <w:t xml:space="preserve">AER </w:t>
      </w:r>
      <w:r>
        <w:rPr>
          <w:rFonts w:cs="Times New Roman"/>
          <w:noProof/>
          <w:lang w:val="en-US"/>
        </w:rPr>
        <w:t xml:space="preserve"> </w:t>
      </w:r>
      <w:r w:rsidRPr="007F7A92">
        <w:rPr>
          <w:rFonts w:cs="Times New Roman"/>
          <w:noProof/>
          <w:lang w:val="en-US"/>
        </w:rPr>
        <w:t xml:space="preserve">exhibit </w:t>
      </w:r>
      <w:r>
        <w:rPr>
          <w:rFonts w:cs="Times New Roman"/>
          <w:noProof/>
          <w:lang w:val="en-US"/>
        </w:rPr>
        <w:t xml:space="preserve">similar </w:t>
      </w:r>
      <w:r w:rsidRPr="007F7A92">
        <w:rPr>
          <w:rFonts w:cs="Times New Roman"/>
          <w:noProof/>
          <w:lang w:val="en-US"/>
        </w:rPr>
        <w:t xml:space="preserve">large variability </w:t>
      </w:r>
      <w:r>
        <w:rPr>
          <w:rFonts w:cs="Times New Roman"/>
          <w:noProof/>
          <w:lang w:val="en-US"/>
        </w:rPr>
        <w:t xml:space="preserve">across regions </w:t>
      </w:r>
      <w:r w:rsidRPr="007F7A92">
        <w:rPr>
          <w:rFonts w:cs="Times New Roman"/>
          <w:noProof/>
          <w:lang w:val="en-US"/>
        </w:rPr>
        <w:t>(Figur</w:t>
      </w:r>
      <w:r>
        <w:rPr>
          <w:rFonts w:cs="Times New Roman"/>
          <w:noProof/>
          <w:lang w:val="en-US"/>
        </w:rPr>
        <w:t>e 6.10b)</w:t>
      </w:r>
      <w:r w:rsidRPr="00DC7B32">
        <w:rPr>
          <w:rFonts w:cs="Times New Roman"/>
          <w:noProof/>
          <w:lang w:val="en-US"/>
        </w:rPr>
        <w:t>.</w:t>
      </w:r>
      <w:r>
        <w:rPr>
          <w:rFonts w:cs="Times New Roman"/>
          <w:noProof/>
          <w:lang w:val="en-US"/>
        </w:rPr>
        <w:t xml:space="preserve"> The SW flux changes come from aerosol</w:t>
      </w:r>
      <w:ins w:id="3226" w:author="Lucy Cowie" w:date="2021-07-27T22:08:00Z">
        <w:r w:rsidR="001F62CD">
          <w:rPr>
            <w:rFonts w:cs="Times New Roman"/>
            <w:noProof/>
            <w:lang w:val="en-US"/>
          </w:rPr>
          <w:t>–</w:t>
        </w:r>
      </w:ins>
      <w:del w:id="3227" w:author="Lucy Cowie" w:date="2021-07-27T22:08:00Z">
        <w:r w:rsidDel="001F62CD">
          <w:rPr>
            <w:rFonts w:cs="Times New Roman"/>
            <w:noProof/>
            <w:lang w:val="en-US"/>
          </w:rPr>
          <w:delText>-</w:delText>
        </w:r>
      </w:del>
      <w:r>
        <w:rPr>
          <w:rFonts w:cs="Times New Roman"/>
          <w:noProof/>
          <w:lang w:val="en-US"/>
        </w:rPr>
        <w:t>radiation and aerosol</w:t>
      </w:r>
      <w:ins w:id="3228" w:author="Lucy Cowie" w:date="2021-07-27T20:54:00Z">
        <w:r w:rsidR="00DB53A1">
          <w:rPr>
            <w:rFonts w:cs="Times New Roman"/>
            <w:noProof/>
            <w:lang w:val="en-US"/>
          </w:rPr>
          <w:t>–</w:t>
        </w:r>
      </w:ins>
      <w:del w:id="3229" w:author="Lucy Cowie" w:date="2021-07-27T20:54:00Z">
        <w:r w:rsidDel="00DB53A1">
          <w:rPr>
            <w:rFonts w:cs="Times New Roman"/>
            <w:noProof/>
            <w:lang w:val="en-US"/>
          </w:rPr>
          <w:delText>-</w:delText>
        </w:r>
      </w:del>
      <w:r>
        <w:rPr>
          <w:rFonts w:cs="Times New Roman"/>
          <w:noProof/>
          <w:lang w:val="en-US"/>
        </w:rPr>
        <w:t>cloud interactions while the small positive LW flux changes come from aerosol</w:t>
      </w:r>
      <w:ins w:id="3230" w:author="Lucy Cowie" w:date="2021-07-27T20:54:00Z">
        <w:r w:rsidR="00DB53A1">
          <w:rPr>
            <w:rFonts w:cs="Times New Roman"/>
            <w:noProof/>
            <w:lang w:val="en-US"/>
          </w:rPr>
          <w:t>–</w:t>
        </w:r>
      </w:ins>
      <w:del w:id="3231" w:author="Lucy Cowie" w:date="2021-07-27T20:54:00Z">
        <w:r w:rsidDel="00DB53A1">
          <w:rPr>
            <w:rFonts w:cs="Times New Roman"/>
            <w:noProof/>
            <w:lang w:val="en-US"/>
          </w:rPr>
          <w:delText>-</w:delText>
        </w:r>
      </w:del>
      <w:r>
        <w:rPr>
          <w:rFonts w:cs="Times New Roman"/>
          <w:noProof/>
          <w:lang w:val="en-US"/>
        </w:rPr>
        <w:t>cloud interactions (related to liquid</w:t>
      </w:r>
      <w:ins w:id="3232" w:author="Lucy Cowie" w:date="2021-07-27T20:55:00Z">
        <w:r w:rsidR="00D958DA">
          <w:rPr>
            <w:rFonts w:cs="Times New Roman"/>
            <w:noProof/>
            <w:lang w:val="en-US"/>
          </w:rPr>
          <w:t>-</w:t>
        </w:r>
      </w:ins>
      <w:del w:id="3233" w:author="Lucy Cowie" w:date="2021-07-27T20:55:00Z">
        <w:r w:rsidDel="00D958DA">
          <w:rPr>
            <w:rFonts w:cs="Times New Roman"/>
            <w:noProof/>
            <w:lang w:val="en-US"/>
          </w:rPr>
          <w:delText xml:space="preserve"> </w:delText>
        </w:r>
      </w:del>
      <w:r>
        <w:rPr>
          <w:rFonts w:cs="Times New Roman"/>
          <w:noProof/>
          <w:lang w:val="en-US"/>
        </w:rPr>
        <w:t>water path changes (Section 7.3.2.2). These spatial patterns in ERF</w:t>
      </w:r>
      <w:r>
        <w:rPr>
          <w:rFonts w:cs="Times New Roman"/>
          <w:noProof/>
          <w:vertAlign w:val="subscript"/>
          <w:lang w:val="en-US"/>
        </w:rPr>
        <w:t>AER</w:t>
      </w:r>
      <w:r>
        <w:rPr>
          <w:rFonts w:cs="Times New Roman"/>
          <w:noProof/>
          <w:lang w:val="en-US"/>
        </w:rPr>
        <w:t xml:space="preserve"> are similar to the patterns reported in AR5. </w:t>
      </w:r>
    </w:p>
    <w:p w14:paraId="12DB1B09" w14:textId="77777777" w:rsidR="00DF552C" w:rsidRDefault="00DF552C">
      <w:pPr>
        <w:pStyle w:val="AR6BodyText"/>
        <w:rPr>
          <w:rFonts w:cs="Times New Roman"/>
          <w:noProof/>
          <w:lang w:val="en-US"/>
        </w:rPr>
      </w:pPr>
    </w:p>
    <w:p w14:paraId="7AA8EF60" w14:textId="68E017F8" w:rsidR="00DF552C" w:rsidRDefault="00DF552C" w:rsidP="00D5630D">
      <w:pPr>
        <w:pStyle w:val="AR6BodyText"/>
        <w:rPr>
          <w:rFonts w:cs="Times New Roman"/>
          <w:noProof/>
          <w:lang w:val="en-US"/>
        </w:rPr>
      </w:pPr>
      <w:r>
        <w:rPr>
          <w:rFonts w:cs="Times New Roman"/>
          <w:noProof/>
          <w:lang w:val="en-US"/>
        </w:rPr>
        <w:t>Time evolution of 20</w:t>
      </w:r>
      <w:ins w:id="3234" w:author="Lucy Cowie" w:date="2021-07-27T20:57:00Z">
        <w:r w:rsidR="0052046C">
          <w:rPr>
            <w:rFonts w:cs="Times New Roman"/>
            <w:noProof/>
            <w:lang w:val="en-US"/>
          </w:rPr>
          <w:t>-</w:t>
        </w:r>
      </w:ins>
      <w:del w:id="3235" w:author="Lucy Cowie" w:date="2021-07-27T20:57:00Z">
        <w:r w:rsidDel="0052046C">
          <w:rPr>
            <w:rFonts w:cs="Times New Roman"/>
            <w:noProof/>
            <w:lang w:val="en-US"/>
          </w:rPr>
          <w:delText xml:space="preserve"> </w:delText>
        </w:r>
      </w:del>
      <w:r>
        <w:rPr>
          <w:rFonts w:cs="Times New Roman"/>
          <w:noProof/>
          <w:lang w:val="en-US"/>
        </w:rPr>
        <w:t>year means of regional net ERF</w:t>
      </w:r>
      <w:r>
        <w:rPr>
          <w:rFonts w:cs="Times New Roman"/>
          <w:noProof/>
          <w:vertAlign w:val="subscript"/>
          <w:lang w:val="en-US"/>
        </w:rPr>
        <w:t>AER</w:t>
      </w:r>
      <w:r>
        <w:rPr>
          <w:rFonts w:cs="Times New Roman"/>
          <w:noProof/>
          <w:lang w:val="en-US"/>
        </w:rPr>
        <w:t xml:space="preserve"> shows that the regions are divided into two groups depending on whether the mean ERF</w:t>
      </w:r>
      <w:r>
        <w:rPr>
          <w:rFonts w:cs="Times New Roman"/>
          <w:noProof/>
          <w:vertAlign w:val="subscript"/>
          <w:lang w:val="en-US"/>
        </w:rPr>
        <w:t>AER</w:t>
      </w:r>
      <w:r>
        <w:rPr>
          <w:rFonts w:cs="Times New Roman"/>
          <w:noProof/>
          <w:lang w:val="en-US"/>
        </w:rPr>
        <w:t xml:space="preserve"> attains its negative peak value in the 1970s</w:t>
      </w:r>
      <w:ins w:id="3236" w:author="Lucy Cowie" w:date="2021-07-27T20:57:00Z">
        <w:r w:rsidR="00334F4F">
          <w:rPr>
            <w:rFonts w:cs="Times New Roman"/>
            <w:noProof/>
            <w:lang w:val="en-US"/>
          </w:rPr>
          <w:t>–</w:t>
        </w:r>
      </w:ins>
      <w:del w:id="3237" w:author="Lucy Cowie" w:date="2021-07-27T20:57:00Z">
        <w:r w:rsidDel="00334F4F">
          <w:rPr>
            <w:rFonts w:cs="Times New Roman"/>
            <w:noProof/>
            <w:lang w:val="en-US"/>
          </w:rPr>
          <w:delText xml:space="preserve"> to </w:delText>
        </w:r>
      </w:del>
      <w:r>
        <w:rPr>
          <w:rFonts w:cs="Times New Roman"/>
          <w:noProof/>
          <w:lang w:val="en-US"/>
        </w:rPr>
        <w:t>1980s (e.g., Europe, North America) or in the late 1990s</w:t>
      </w:r>
      <w:ins w:id="3238" w:author="Lucy Cowie" w:date="2021-07-27T20:57:00Z">
        <w:r w:rsidR="00334F4F">
          <w:rPr>
            <w:rFonts w:cs="Times New Roman"/>
            <w:noProof/>
            <w:lang w:val="en-US"/>
          </w:rPr>
          <w:t>–</w:t>
        </w:r>
      </w:ins>
      <w:del w:id="3239" w:author="Lucy Cowie" w:date="2021-07-27T20:57:00Z">
        <w:r w:rsidDel="00334F4F">
          <w:rPr>
            <w:rFonts w:cs="Times New Roman"/>
            <w:noProof/>
            <w:lang w:val="en-US"/>
          </w:rPr>
          <w:delText xml:space="preserve"> to </w:delText>
        </w:r>
      </w:del>
      <w:r>
        <w:rPr>
          <w:rFonts w:cs="Times New Roman"/>
          <w:noProof/>
          <w:lang w:val="en-US"/>
        </w:rPr>
        <w:t>2000s (e.g., Asia, South America</w:t>
      </w:r>
      <w:del w:id="3240" w:author="Lucy Cowie" w:date="2021-07-27T20:58:00Z">
        <w:r w:rsidDel="00F201B1">
          <w:rPr>
            <w:rFonts w:cs="Times New Roman"/>
            <w:noProof/>
            <w:lang w:val="en-US"/>
          </w:rPr>
          <w:delText>) (</w:delText>
        </w:r>
      </w:del>
      <w:ins w:id="3241" w:author="Lucy Cowie" w:date="2021-07-27T20:58:00Z">
        <w:r w:rsidR="00F201B1">
          <w:rPr>
            <w:rFonts w:cs="Times New Roman"/>
            <w:noProof/>
            <w:lang w:val="en-US"/>
          </w:rPr>
          <w:t xml:space="preserve">; </w:t>
        </w:r>
      </w:ins>
      <w:r>
        <w:rPr>
          <w:rFonts w:cs="Times New Roman"/>
          <w:noProof/>
          <w:lang w:val="en-US"/>
        </w:rPr>
        <w:t>Figure 6.11). Qualitatively, this shift in the distribution of ERF</w:t>
      </w:r>
      <w:r>
        <w:rPr>
          <w:rFonts w:cs="Times New Roman"/>
          <w:noProof/>
          <w:vertAlign w:val="subscript"/>
          <w:lang w:val="en-US"/>
        </w:rPr>
        <w:t>AER</w:t>
      </w:r>
      <w:r>
        <w:rPr>
          <w:rFonts w:cs="Times New Roman"/>
          <w:noProof/>
          <w:lang w:val="en-US"/>
        </w:rPr>
        <w:t xml:space="preserve"> trends is consistent with the regional long</w:t>
      </w:r>
      <w:r>
        <w:rPr>
          <w:rFonts w:cs="Times New Roman"/>
          <w:noProof/>
          <w:lang w:val="en-US"/>
        </w:rPr>
        <w:noBreakHyphen/>
        <w:t xml:space="preserve">term trends in aerosol precursor emissions (Section 6.21; Figures 6.18 and 6.19) and their abundances (Section 6.3). However, at finer regional scales, there are regions where sulphate aerosols are still following an upward trend (e.g., South Asia; </w:t>
      </w:r>
      <w:del w:id="3242" w:author="Lucy Cowie" w:date="2021-07-27T20:58:00Z">
        <w:r w:rsidDel="00BE4F7E">
          <w:rPr>
            <w:rFonts w:cs="Times New Roman"/>
            <w:noProof/>
            <w:lang w:val="en-US"/>
          </w:rPr>
          <w:delText xml:space="preserve">see </w:delText>
        </w:r>
      </w:del>
      <w:r>
        <w:rPr>
          <w:rFonts w:cs="Times New Roman"/>
          <w:noProof/>
          <w:lang w:val="en-US"/>
        </w:rPr>
        <w:t>Section 6.3.5) implying that the trends in ERF</w:t>
      </w:r>
      <w:r>
        <w:rPr>
          <w:rFonts w:cs="Times New Roman"/>
          <w:noProof/>
          <w:vertAlign w:val="subscript"/>
          <w:lang w:val="en-US"/>
        </w:rPr>
        <w:t>AER</w:t>
      </w:r>
      <w:r>
        <w:rPr>
          <w:rFonts w:cs="Times New Roman"/>
          <w:noProof/>
          <w:lang w:val="en-US"/>
        </w:rPr>
        <w:t xml:space="preserve"> may not have shifted for these regions. The continental</w:t>
      </w:r>
      <w:ins w:id="3243" w:author="Lucy Cowie" w:date="2021-07-27T20:58:00Z">
        <w:r w:rsidR="008C4B0F">
          <w:rPr>
            <w:rFonts w:cs="Times New Roman"/>
            <w:noProof/>
            <w:lang w:val="en-US"/>
          </w:rPr>
          <w:t>-</w:t>
        </w:r>
      </w:ins>
      <w:del w:id="3244" w:author="Lucy Cowie" w:date="2021-07-27T20:58:00Z">
        <w:r w:rsidDel="008C4B0F">
          <w:rPr>
            <w:rFonts w:cs="Times New Roman"/>
            <w:noProof/>
            <w:lang w:val="en-US"/>
          </w:rPr>
          <w:delText xml:space="preserve"> </w:delText>
        </w:r>
      </w:del>
      <w:r>
        <w:rPr>
          <w:rFonts w:cs="Times New Roman"/>
          <w:noProof/>
          <w:lang w:val="en-US"/>
        </w:rPr>
        <w:t>scale ERF</w:t>
      </w:r>
      <w:r>
        <w:rPr>
          <w:rFonts w:cs="Times New Roman"/>
          <w:noProof/>
          <w:vertAlign w:val="subscript"/>
          <w:lang w:val="en-US"/>
        </w:rPr>
        <w:t xml:space="preserve">AER </w:t>
      </w:r>
      <w:r>
        <w:rPr>
          <w:rFonts w:cs="Times New Roman"/>
          <w:noProof/>
          <w:lang w:val="en-US"/>
        </w:rPr>
        <w:t>trends are also in line with the satellite-observed AOD trends assessed in Section 2.2.6. Global mean ERF</w:t>
      </w:r>
      <w:r>
        <w:rPr>
          <w:rFonts w:cs="Times New Roman"/>
          <w:noProof/>
          <w:vertAlign w:val="subscript"/>
          <w:lang w:val="en-US"/>
        </w:rPr>
        <w:t>AER</w:t>
      </w:r>
      <w:r>
        <w:rPr>
          <w:rFonts w:cs="Times New Roman"/>
          <w:noProof/>
          <w:lang w:val="en-US"/>
        </w:rPr>
        <w:t xml:space="preserve"> reaches maximum negative values in the mid-1970s and its magnitude gradually decreases thereafter. This weakening of the negative forcing since 1990 agrees with </w:t>
      </w:r>
      <w:commentRangeStart w:id="3245"/>
      <w:r>
        <w:rPr>
          <w:rFonts w:cs="Times New Roman"/>
          <w:noProof/>
          <w:lang w:val="en-US"/>
        </w:rPr>
        <w:t xml:space="preserve">findings by </w:t>
      </w:r>
      <w:commentRangeEnd w:id="3245"/>
      <w:r w:rsidR="00245FFE">
        <w:rPr>
          <w:rStyle w:val="Marquedecommentaire"/>
          <w:lang w:val="en-GB"/>
        </w:rPr>
        <w:commentReference w:id="3245"/>
      </w:r>
      <w:r>
        <w:rPr>
          <w:rFonts w:cs="Times New Roman"/>
          <w:noProof/>
          <w:lang w:val="en-US"/>
        </w:rPr>
        <w:t xml:space="preserve">who attribute this to a reduction in global mean </w:t>
      </w:r>
      <w:r w:rsidRPr="00154869">
        <w:rPr>
          <w:rFonts w:eastAsiaTheme="majorEastAsia" w:cstheme="majorBidi"/>
          <w:noProof/>
          <w:lang w:val="en-US"/>
        </w:rPr>
        <w:t>SO</w:t>
      </w:r>
      <w:r w:rsidRPr="00154869">
        <w:rPr>
          <w:rFonts w:eastAsiaTheme="majorEastAsia" w:cstheme="majorBidi"/>
          <w:noProof/>
          <w:vertAlign w:val="subscript"/>
          <w:lang w:val="en-US"/>
        </w:rPr>
        <w:t>2</w:t>
      </w:r>
      <w:r>
        <w:rPr>
          <w:rFonts w:cs="Times New Roman"/>
          <w:noProof/>
          <w:lang w:val="en-US"/>
        </w:rPr>
        <w:t xml:space="preserve"> emissions combined with an increase in global BC </w:t>
      </w:r>
      <w:r>
        <w:rPr>
          <w:rFonts w:cs="Times New Roman"/>
          <w:noProof/>
          <w:lang w:val="en-US"/>
        </w:rPr>
        <w:fldChar w:fldCharType="begin" w:fldLock="1"/>
      </w:r>
      <w:r w:rsidR="00D477C7">
        <w:rPr>
          <w:rFonts w:cs="Times New Roman"/>
          <w:noProof/>
          <w:lang w:val="en-US"/>
        </w:rPr>
        <w:instrText>ADDIN CSL_CITATION { "citationItems" : [ { "id" : "ITEM-1", "itemData" : { "DOI" : "10.5194/acp-17-2709-2017", "ISBN" : "1680-7316", "ISSN" : "16807324", "abstract" : "Over the past few decades, the geographical distribution of emissions of substances that alter the atmospheric energy balance has changed due to economic growth and air pollution regulations. Here, we show the resulting changes to aerosol and ozone abundances and their radiative forcing using recently updated emission data for the period 1990-2015, as simulated by seven global atmospheric composition models. The models broadly reproduce large-scale changes in surface aerosol and ozone based on observations (e.g.-1 to-3%yr-1 in aerosols over the USA and Europe). The global mean radiative forcing due to ozone and aerosol changes over the 1990-2015 period increased by +0.17\u00b10.08Wm-2, with approximately one-third due to ozone. This increase is more strongly positive than that reported in IPCC AR5. The main reasons for the increased positive radiative forcing of aerosols over this period are the substantial reduction of global mean SO2 emissions, which is stronger in the new emission inventory compared to that used in the IPCC analysis, and higher black carbon emissions.", "author" : [ { "dropping-particle" : "", "family" : "Myhre", "given" : "Gunnar", "non-dropping-particle" : "", "parse-names" : false, "suffix" : "" }, { "dropping-particle" : "", "family" : "Aas", "given" : "Wenche", "non-dropping-particle" : "", "parse-names" : false, "suffix" : "" }, { "dropping-particle" : "", "family" : "Cherian", "given" : "Ribu", "non-dropping-particle" : "", "parse-names" : false, "suffix" : "" }, { "dropping-particle" : "", "family" : "Collins", "given" : "William", "non-dropping-particle" : "", "parse-names" : false, "suffix" : "" }, { "dropping-particle" : "", "family" : "Faluvegi", "given" : "Greg", "non-dropping-particle" : "", "parse-names" : false, "suffix" : "" }, { "dropping-particle" : "", "family" : "Flanner", "given" : "Mark", "non-dropping-particle" : "", "parse-names" : false, "suffix" : "" }, { "dropping-particle" : "", "family" : "Forster", "given" : "Piers", "non-dropping-particle" : "", "parse-names" : false, "suffix" : "" }, { "dropping-particle" : "", "family" : "Hodnebrog", "given" : "\u00d8ivind", "non-dropping-particle" : "", "parse-names" : false, "suffix" : "" }, { "dropping-particle" : "", "family" : "Klimont", "given" : "Zbigniew", "non-dropping-particle" : "", "parse-names" : false, "suffix" : "" }, { "dropping-particle" : "", "family" : "Lund", "given" : "Marianne T.", "non-dropping-particle" : "", "parse-names" : false, "suffix" : "" }, { "dropping-particle" : "", "family" : "M\u00fclmenst\u00e4dt", "given" : "Johannes", "non-dropping-particle" : "", "parse-names" : false, "suffix" : "" }, { "dropping-particle" : "", "family" : "Lund Myhre", "given" : "Cathrine", "non-dropping-particle" : "", "parse-names" : false, "suffix" : "" }, { "dropping-particle" : "", "family" : "Olivi\u00e9", "given" : "Dirk", "non-dropping-particle" : "", "parse-names" : false, "suffix" : "" }, { "dropping-particle" : "", "family" : "Prather", "given" : "Michael", "non-dropping-particle" : "", "parse-names" : false, "suffix" : "" }, { "dropping-particle" : "", "family" : "Quaas", "given" : "Johannes", "non-dropping-particle" : "", "parse-names" : false, "suffix" : "" }, { "dropping-particle" : "", "family" : "Samset", "given" : "Bj\u00f8rn H.", "non-dropping-particle" : "", "parse-names" : false, "suffix" : "" }, { "dropping-particle" : "", "family" : "Schnell", "given" : "Jordan L.", "non-dropping-particle" : "", "parse-names" : false, "suffix" : "" }, { "dropping-particle" : "", "family" : "Schulz", "given" : "Michael", "non-dropping-particle" : "", "parse-names" : false, "suffix" : "" }, { "dropping-particle" : "", "family" : "Shindell", "given" : "Drew", "non-dropping-particle" : "", "parse-names" : false, "suffix" : "" }, { "dropping-particle" : "", "family" : "Skeie", "given" : "Ragnhild B.", "non-dropping-particle" : "", "parse-names" : false, "suffix" : "" }, { "dropping-particle" : "", "family" : "Takemura", "given" : "Toshihiko", "non-dropping-particle" : "", "parse-names" : false, "suffix" : "" }, { "dropping-particle" : "", "family" : "Tsyro", "given" : "Svetlana", "non-dropping-particle" : "", "parse-names" : false, "suffix" : "" } ], "container-title" : "Atmospheric Chemistry and Physics", "id" : "ITEM-1", "issue" : "4", "issued" : { "date-parts" : [ [ "2017", "2", "22" ] ] }, "page" : "2709-2720", "title" : "Multi-model simulations of aerosol and ozone radiative forcing due to anthropogenic emission changes during the period 1990-2015", "translator" : [ { "dropping-particle" : "", "family" : "G4143", "given" : "", "non-dropping-particle" : "", "parse-names" : false, "suffix" : "" } ], "type" : "article-journal", "volume" : "17" }, "uris" : [ "http://www.mendeley.com/documents/?uuid=8a77d723-8e80-4ce8-91c2-9bfa8c887357" ] } ], "mendeley" : { "formattedCitation" : "(Myhre et al., 2017)", "plainTextFormattedCitation" : "(Myhre et al., 2017)", "previouslyFormattedCitation" : "(Myhre et al., 2017)" }, "properties" : { "noteIndex" : 0 }, "schema" : "https://github.com/citation-style-language/schema/raw/master/csl-citation.json" }</w:instrText>
      </w:r>
      <w:r>
        <w:rPr>
          <w:rFonts w:cs="Times New Roman"/>
          <w:noProof/>
          <w:lang w:val="en-US"/>
        </w:rPr>
        <w:fldChar w:fldCharType="separate"/>
      </w:r>
      <w:r w:rsidR="00CB33A1">
        <w:rPr>
          <w:rFonts w:cs="Times New Roman"/>
          <w:noProof/>
          <w:lang w:val="en-US"/>
        </w:rPr>
        <w:t>(Myhre et al., 2017)</w:t>
      </w:r>
      <w:r>
        <w:rPr>
          <w:rFonts w:cs="Times New Roman"/>
          <w:noProof/>
          <w:lang w:val="en-US"/>
        </w:rPr>
        <w:fldChar w:fldCharType="end"/>
      </w:r>
      <w:r>
        <w:rPr>
          <w:rFonts w:cs="Times New Roman"/>
          <w:noProof/>
          <w:lang w:val="en-US"/>
        </w:rPr>
        <w:t>. Uncertainties in model</w:t>
      </w:r>
      <w:ins w:id="3246" w:author="Lucy Cowie" w:date="2021-07-27T21:00:00Z">
        <w:r w:rsidR="00C21545">
          <w:rPr>
            <w:rFonts w:cs="Times New Roman"/>
            <w:noProof/>
            <w:lang w:val="en-US"/>
          </w:rPr>
          <w:t>-</w:t>
        </w:r>
      </w:ins>
      <w:del w:id="3247" w:author="Lucy Cowie" w:date="2021-07-27T21:00:00Z">
        <w:r w:rsidDel="00C21545">
          <w:rPr>
            <w:rFonts w:cs="Times New Roman"/>
            <w:noProof/>
            <w:lang w:val="en-US"/>
          </w:rPr>
          <w:delText xml:space="preserve"> </w:delText>
        </w:r>
      </w:del>
      <w:r>
        <w:rPr>
          <w:rFonts w:cs="Times New Roman"/>
          <w:noProof/>
          <w:lang w:val="en-US"/>
        </w:rPr>
        <w:t>simulated aerosol ERF distribution and trends can result from inter</w:t>
      </w:r>
      <w:ins w:id="3248" w:author="Lucy Cowie" w:date="2021-07-27T21:00:00Z">
        <w:r w:rsidR="00EA1815">
          <w:rPr>
            <w:rFonts w:cs="Times New Roman"/>
            <w:noProof/>
            <w:lang w:val="en-US"/>
          </w:rPr>
          <w:t>-</w:t>
        </w:r>
      </w:ins>
      <w:r>
        <w:rPr>
          <w:rFonts w:cs="Times New Roman"/>
          <w:noProof/>
          <w:lang w:val="en-US"/>
        </w:rPr>
        <w:t>model variations in the representation of aerosol</w:t>
      </w:r>
      <w:ins w:id="3249" w:author="Lucy Cowie" w:date="2021-07-27T21:00:00Z">
        <w:r w:rsidR="006F154D">
          <w:rPr>
            <w:rFonts w:cs="Times New Roman"/>
            <w:noProof/>
            <w:lang w:val="en-US"/>
          </w:rPr>
          <w:t>–</w:t>
        </w:r>
      </w:ins>
      <w:del w:id="3250" w:author="Lucy Cowie" w:date="2021-07-27T21:00:00Z">
        <w:r w:rsidDel="006F154D">
          <w:rPr>
            <w:rFonts w:cs="Times New Roman"/>
            <w:noProof/>
            <w:lang w:val="en-US"/>
          </w:rPr>
          <w:delText>-</w:delText>
        </w:r>
      </w:del>
      <w:r>
        <w:rPr>
          <w:rFonts w:cs="Times New Roman"/>
          <w:noProof/>
          <w:lang w:val="en-US"/>
        </w:rPr>
        <w:t>cloud interactions and aerosol microphysical processes as also demonstrated by</w:t>
      </w:r>
      <w:r w:rsidR="00DD500F">
        <w:rPr>
          <w:rFonts w:cs="Times New Roman"/>
          <w:noProof/>
          <w:lang w:val="en-US"/>
        </w:rPr>
        <w:t xml:space="preserve"> </w:t>
      </w:r>
      <w:commentRangeStart w:id="3251"/>
      <w:r w:rsidR="00DD500F">
        <w:rPr>
          <w:rFonts w:cs="Times New Roman"/>
          <w:noProof/>
          <w:lang w:val="en-US"/>
        </w:rPr>
        <w:fldChar w:fldCharType="begin" w:fldLock="1"/>
      </w:r>
      <w:r w:rsidR="002E1475">
        <w:rPr>
          <w:rFonts w:cs="Times New Roman"/>
          <w:noProof/>
          <w:lang w:val="en-US"/>
        </w:rPr>
        <w:instrText>ADDIN CSL_CITATION { "citationItems" : [ { "id" : "ITEM-1", "itemData" : { "DOI" : "doi:10.1029/2019MS001978", "ISSN" : "1942-2466", "abstract" : "Abstract The Earth's climate is rapidly changing. Over the past centuries, aerosols, via their ability to absorb or scatter solar radiation and alter clouds, played an important role in counterbalancing some of the greenhouse gas (GHG) caused global warming. The multicentury anthropogenic aerosol cooling effect prevented present-day climate from reaching even higher surface air temperatures and subsequent more dramatic climate impacts. Trends in aerosol concentrations and optical depth show that in many polluted regions such as Europe and the United States, aerosol precursor emissions decreased back to levels of the 1950s. More recent polluting countries such as China may have reached a turning point in recent years as well, while India still follows an upward trend. Here we study aerosol trends in the Coupled Model Intercomparison Project Phase 6 (CMIP6) simulations of the GISS ModelE2.1 climate model using a fully coupled atmosphere composition configuration, including interactive gas-phase chemistry and either an aerosol microphysical (MATRIX) or a mass-based (One-Moment Aerosol, OMA) aerosol module. Results show that whether global aerosol radiative forcing is already declining depends on the aerosol scheme used. Using the aerosol microphysical scheme, where the aerosol system reacts more strongly to the trend in sulfur dioxide (SO2) emissions, global peak direct aerosol forcing was reached in the 1980s, whereas the mass-based scheme simulates peak direct aerosol forcing around 2010.", "author" : [ { "dropping-particle" : "", "family" : "Bauer", "given" : "Susanne E", "non-dropping-particle" : "", "parse-names" : false, "suffix" : "" }, { "dropping-particle" : "", "family" : "Tsigaridis", "given" : "Kostas", "non-dropping-particle" : "", "parse-names" : false, "suffix" : "" }, { "dropping-particle" : "", "family" : "Faluvegi", "given" : "Greg", "non-dropping-particle" : "", "parse-names" : false, "suffix" : "" }, { "dropping-particle" : "", "family" : "Kelley", "given" : "Maxwell", "non-dropping-particle" : "", "parse-names" : false, "suffix" : "" }, { "dropping-particle" : "", "family" : "Lo", "given" : "Ken K", "non-dropping-particle" : "", "parse-names" : false, "suffix" : "" }, { "dropping-particle" : "", "family" : "Miller", "given" : "Ron L", "non-dropping-particle" : "", "parse-names" : false, "suffix" : "" }, { "dropping-particle" : "", "family" : "Nazarenko", "given" : "Larissa", "non-dropping-particle" : "", "parse-names" : false, "suffix" : "" }, { "dropping-particle" : "", "family" : "Schmidt", "given" : "Gavin A", "non-dropping-particle" : "", "parse-names" : false, "suffix" : "" }, { "dropping-particle" : "", "family" : "Wu", "given" : "Jingbo", "non-dropping-particle" : "", "parse-names" : false, "suffix" : "" } ], "container-title" : "Journal of Advances in Modeling Earth Systems", "id" : "ITEM-1", "issue" : "8", "issued" : { "date-parts" : [ [ "2020" ] ] }, "page" : "e2019MS001978", "title" : "Historical (1850\u20132014) Aerosol Evolution and Role on Climate Forcing Using the GISS ModelE2.1 Contribution to CMIP6", "translator" : [ { "dropping-particle" : "", "family" : "G4882", "given" : "", "non-dropping-particle" : "", "parse-names" : false, "suffix" : "" } ], "type" : "article-journal", "volume" : "12" }, "uris" : [ "http://www.mendeley.com/documents/?uuid=de11122b-b1e7-4713-a1f4-c913a7176143" ] } ], "mendeley" : { "formattedCitation" : "(Bauer et al., 2020)", "manualFormatting" : "Bauer et al. (2020)", "plainTextFormattedCitation" : "(Bauer et al., 2020)", "previouslyFormattedCitation" : "(Bauer et al., 2020)" }, "properties" : { "noteIndex" : 0 }, "schema" : "https://github.com/citation-style-language/schema/raw/master/csl-citation.json" }</w:instrText>
      </w:r>
      <w:r w:rsidR="00DD500F">
        <w:rPr>
          <w:rFonts w:cs="Times New Roman"/>
          <w:noProof/>
          <w:lang w:val="en-US"/>
        </w:rPr>
        <w:fldChar w:fldCharType="separate"/>
      </w:r>
      <w:r w:rsidR="00CB33A1">
        <w:rPr>
          <w:rFonts w:cs="Times New Roman"/>
          <w:noProof/>
          <w:lang w:val="en-US"/>
        </w:rPr>
        <w:t>Bauer et al.</w:t>
      </w:r>
      <w:del w:id="3252" w:author="Robin Matthews" w:date="2021-07-08T17:55:00Z">
        <w:r w:rsidR="00CB33A1" w:rsidDel="004748C1">
          <w:rPr>
            <w:rFonts w:cs="Times New Roman"/>
            <w:noProof/>
            <w:lang w:val="en-US"/>
          </w:rPr>
          <w:delText>,</w:delText>
        </w:r>
      </w:del>
      <w:r w:rsidR="00CB33A1">
        <w:rPr>
          <w:rFonts w:cs="Times New Roman"/>
          <w:noProof/>
          <w:lang w:val="en-US"/>
        </w:rPr>
        <w:t xml:space="preserve"> (2020)</w:t>
      </w:r>
      <w:r w:rsidR="00DD500F">
        <w:rPr>
          <w:rFonts w:cs="Times New Roman"/>
          <w:noProof/>
          <w:lang w:val="en-US"/>
        </w:rPr>
        <w:fldChar w:fldCharType="end"/>
      </w:r>
      <w:commentRangeEnd w:id="3251"/>
      <w:r w:rsidR="00CB33A1">
        <w:rPr>
          <w:rStyle w:val="Marquedecommentaire"/>
        </w:rPr>
        <w:commentReference w:id="3251"/>
      </w:r>
      <w:r>
        <w:rPr>
          <w:rFonts w:cs="Times New Roman"/>
          <w:noProof/>
          <w:lang w:val="en-US"/>
        </w:rPr>
        <w:t xml:space="preserve">.  </w:t>
      </w:r>
    </w:p>
    <w:p w14:paraId="3DF41E2D" w14:textId="77777777" w:rsidR="00DF552C" w:rsidRDefault="00DF552C" w:rsidP="00D5630D">
      <w:pPr>
        <w:pStyle w:val="AR6BodyText"/>
        <w:rPr>
          <w:rFonts w:cs="Times New Roman"/>
          <w:noProof/>
          <w:lang w:val="en-US"/>
        </w:rPr>
      </w:pPr>
    </w:p>
    <w:p w14:paraId="59367831" w14:textId="6DEB0EF2" w:rsidR="00DF552C" w:rsidRDefault="00DF552C" w:rsidP="00D5630D">
      <w:pPr>
        <w:pStyle w:val="AR6BodyText"/>
        <w:rPr>
          <w:rFonts w:cs="Times New Roman"/>
          <w:noProof/>
          <w:lang w:val="en-US"/>
        </w:rPr>
      </w:pPr>
      <w:r>
        <w:rPr>
          <w:rFonts w:cs="Times New Roman"/>
          <w:noProof/>
          <w:lang w:val="en-US"/>
        </w:rPr>
        <w:t>In summary, the spatial and temporal distribution of the net aerosol ERF from 1850</w:t>
      </w:r>
      <w:ins w:id="3253" w:author="Lucy Cowie" w:date="2021-07-27T21:01:00Z">
        <w:r w:rsidR="00C67749">
          <w:rPr>
            <w:rFonts w:cs="Times New Roman"/>
            <w:noProof/>
            <w:lang w:val="en-US"/>
          </w:rPr>
          <w:t>–</w:t>
        </w:r>
      </w:ins>
      <w:del w:id="3254" w:author="Lucy Cowie" w:date="2021-07-27T21:01:00Z">
        <w:r w:rsidDel="00C67749">
          <w:rPr>
            <w:rFonts w:cs="Times New Roman"/>
            <w:noProof/>
            <w:lang w:val="en-US"/>
          </w:rPr>
          <w:delText xml:space="preserve"> to </w:delText>
        </w:r>
      </w:del>
      <w:r>
        <w:rPr>
          <w:rFonts w:cs="Times New Roman"/>
          <w:noProof/>
          <w:lang w:val="en-US"/>
        </w:rPr>
        <w:t>2014 is highly heterogeneous (</w:t>
      </w:r>
      <w:r w:rsidRPr="003971AD">
        <w:rPr>
          <w:rFonts w:cs="Times New Roman"/>
          <w:i/>
          <w:noProof/>
          <w:lang w:val="en-US"/>
        </w:rPr>
        <w:t>high confidence</w:t>
      </w:r>
      <w:r>
        <w:rPr>
          <w:rFonts w:cs="Times New Roman"/>
          <w:noProof/>
          <w:lang w:val="en-US"/>
        </w:rPr>
        <w:t xml:space="preserve">). </w:t>
      </w:r>
      <w:r w:rsidR="009F55FC">
        <w:rPr>
          <w:rFonts w:cs="Times New Roman"/>
          <w:noProof/>
          <w:lang w:val="en-US"/>
        </w:rPr>
        <w:t>Globally, t</w:t>
      </w:r>
      <w:r>
        <w:rPr>
          <w:rFonts w:cs="Times New Roman"/>
          <w:noProof/>
          <w:lang w:val="en-US"/>
        </w:rPr>
        <w:t>here has been a shift from increase to decrease of the negative net aerosol ERF driven by trends in aerosol and their precursor emissions (</w:t>
      </w:r>
      <w:r w:rsidRPr="003971AD">
        <w:rPr>
          <w:rFonts w:cs="Times New Roman"/>
          <w:i/>
          <w:noProof/>
          <w:lang w:val="en-US"/>
        </w:rPr>
        <w:t>high confidence</w:t>
      </w:r>
      <w:r>
        <w:rPr>
          <w:rFonts w:cs="Times New Roman"/>
          <w:noProof/>
          <w:lang w:val="en-US"/>
        </w:rPr>
        <w:t>)</w:t>
      </w:r>
      <w:r w:rsidR="00067ABD">
        <w:rPr>
          <w:rFonts w:cs="Times New Roman"/>
          <w:noProof/>
          <w:lang w:val="en-US"/>
        </w:rPr>
        <w:t>. However,</w:t>
      </w:r>
      <w:r>
        <w:rPr>
          <w:rFonts w:cs="Times New Roman"/>
          <w:noProof/>
          <w:lang w:val="en-US"/>
        </w:rPr>
        <w:t xml:space="preserve"> the timing of this shift</w:t>
      </w:r>
      <w:r w:rsidR="00067ABD">
        <w:rPr>
          <w:rFonts w:cs="Times New Roman"/>
          <w:noProof/>
          <w:lang w:val="en-US"/>
        </w:rPr>
        <w:t xml:space="preserve"> </w:t>
      </w:r>
      <w:r>
        <w:rPr>
          <w:rFonts w:cs="Times New Roman"/>
          <w:noProof/>
          <w:lang w:val="en-US"/>
        </w:rPr>
        <w:t xml:space="preserve">varies by </w:t>
      </w:r>
      <w:r w:rsidR="009F55FC">
        <w:rPr>
          <w:rFonts w:cs="Times New Roman"/>
          <w:noProof/>
          <w:lang w:val="en-US"/>
        </w:rPr>
        <w:t xml:space="preserve">continental-scale </w:t>
      </w:r>
      <w:r>
        <w:rPr>
          <w:rFonts w:cs="Times New Roman"/>
          <w:noProof/>
          <w:lang w:val="en-US"/>
        </w:rPr>
        <w:t>region</w:t>
      </w:r>
      <w:r w:rsidR="009F55FC">
        <w:rPr>
          <w:rFonts w:cs="Times New Roman"/>
          <w:noProof/>
          <w:lang w:val="en-US"/>
        </w:rPr>
        <w:t xml:space="preserve"> and has not </w:t>
      </w:r>
      <w:r w:rsidR="003F1C19">
        <w:rPr>
          <w:rFonts w:cs="Times New Roman"/>
          <w:noProof/>
          <w:lang w:val="en-US"/>
        </w:rPr>
        <w:t>I</w:t>
      </w:r>
      <w:r w:rsidR="009F55FC">
        <w:rPr>
          <w:rFonts w:cs="Times New Roman"/>
          <w:noProof/>
          <w:lang w:val="en-US"/>
        </w:rPr>
        <w:t xml:space="preserve"> for some finer regional scales</w:t>
      </w:r>
      <w:r>
        <w:rPr>
          <w:rFonts w:cs="Times New Roman"/>
          <w:noProof/>
          <w:lang w:val="en-US"/>
        </w:rPr>
        <w:t xml:space="preserve">.   </w:t>
      </w:r>
    </w:p>
    <w:p w14:paraId="19ADD375" w14:textId="77777777" w:rsidR="00DF552C" w:rsidRDefault="00DF552C" w:rsidP="00D5630D">
      <w:pPr>
        <w:pStyle w:val="AR6BodyText"/>
        <w:rPr>
          <w:rFonts w:cs="Times New Roman"/>
          <w:noProof/>
          <w:lang w:val="en-US"/>
        </w:rPr>
      </w:pPr>
    </w:p>
    <w:p w14:paraId="3C95F94F" w14:textId="77777777" w:rsidR="00DF552C" w:rsidRPr="007F7A92" w:rsidRDefault="00DF552C" w:rsidP="00D5630D">
      <w:pPr>
        <w:pStyle w:val="AR6BodyText"/>
        <w:rPr>
          <w:rFonts w:cs="Times New Roman"/>
          <w:noProof/>
          <w:lang w:val="en-US"/>
        </w:rPr>
      </w:pPr>
    </w:p>
    <w:p w14:paraId="608A2251" w14:textId="77777777" w:rsidR="00DF552C" w:rsidRDefault="00DF552C" w:rsidP="00D5630D">
      <w:pPr>
        <w:pStyle w:val="AR6BodyText"/>
      </w:pPr>
      <w:r w:rsidRPr="007F7A92">
        <w:rPr>
          <w:rFonts w:cs="Times New Roman"/>
          <w:b/>
          <w:noProof/>
          <w:lang w:val="en-US"/>
        </w:rPr>
        <w:t xml:space="preserve"> </w:t>
      </w:r>
      <w:commentRangeStart w:id="3255"/>
      <w:r w:rsidRPr="007F7A92">
        <w:rPr>
          <w:rFonts w:cs="Times New Roman"/>
          <w:b/>
          <w:noProof/>
          <w:lang w:val="en-US"/>
        </w:rPr>
        <w:t xml:space="preserve">[START FIGURE </w:t>
      </w:r>
      <w:r>
        <w:rPr>
          <w:rFonts w:cs="Times New Roman"/>
          <w:b/>
          <w:noProof/>
          <w:lang w:val="en-US"/>
        </w:rPr>
        <w:t>6.10</w:t>
      </w:r>
      <w:r w:rsidRPr="007F7A92">
        <w:rPr>
          <w:rFonts w:cs="Times New Roman"/>
          <w:b/>
          <w:noProof/>
          <w:lang w:val="en-US"/>
        </w:rPr>
        <w:t xml:space="preserve"> HERE]</w:t>
      </w:r>
      <w:r w:rsidRPr="00D87371">
        <w:t>.</w:t>
      </w:r>
    </w:p>
    <w:p w14:paraId="2E53565E" w14:textId="77777777" w:rsidR="00DF552C" w:rsidRDefault="00DF552C" w:rsidP="00D5630D">
      <w:pPr>
        <w:pStyle w:val="AR6BodyText"/>
      </w:pPr>
    </w:p>
    <w:p w14:paraId="54833BCF" w14:textId="5C6C62F4" w:rsidR="006562CC" w:rsidRPr="001C68C5" w:rsidRDefault="006B1368" w:rsidP="001C68C5">
      <w:pPr>
        <w:pStyle w:val="AR6Chap6Figure"/>
      </w:pPr>
      <w:r w:rsidRPr="003E23AE">
        <w:rPr>
          <w:b/>
        </w:rPr>
        <w:t>Multi-model mean Effective radiative forcings (ERFs) due to aerosol</w:t>
      </w:r>
      <w:r w:rsidR="001444D7" w:rsidRPr="003E23AE">
        <w:rPr>
          <w:b/>
        </w:rPr>
        <w:t xml:space="preserve"> changes between 1850 and recent-past (1995-2014)</w:t>
      </w:r>
      <w:r w:rsidRPr="003E23AE">
        <w:rPr>
          <w:b/>
        </w:rPr>
        <w:t>.</w:t>
      </w:r>
      <w:r w:rsidRPr="001C68C5">
        <w:t xml:space="preserve"> Panel (a) shows the spatial distribution of the net ERF with area-weighted global mean ERF shown at the lower right corner. Uncertainty is represented using the advanced approach: No overlay indicates regions with robust signal, where ≥66% of models show change greater than variability threshold and ≥80% of all models agree on sign of change; diagonal lines indicate regions with no change or no robust signal, where &lt;66% of models show a change greater than the variability threshold; crossed lines indicate regions with conflicting signal, where ≥66% of models show change greater than variability threshold and &lt;80% of all models agree on sign of change. For more information on the advanced approach, please refer to the Cross-Chapter Box Atlas.1.  Panel (b) shows the mean shortwave and longwave ERF for each of the 14 regions defined in the Atlas. Violins in panel (b) show the distribution of values over regions where ERFs are significant. ERFs are derived from the difference between </w:t>
      </w:r>
      <w:r w:rsidR="00BA1EF7" w:rsidRPr="001C68C5">
        <w:t>top of the atmosphere (TOA)</w:t>
      </w:r>
      <w:r w:rsidRPr="001C68C5">
        <w:t xml:space="preserve"> radiative fluxes for </w:t>
      </w:r>
      <w:r w:rsidR="00BA1EF7" w:rsidRPr="001C68C5">
        <w:t>Aerosol Chemistry Model Intercomparison Project (AerChemMIP)</w:t>
      </w:r>
      <w:r w:rsidRPr="001C68C5">
        <w:t xml:space="preserve"> experiments histSST and histSST-piAer </w:t>
      </w:r>
      <w:r w:rsidRPr="001C68C5">
        <w:fldChar w:fldCharType="begin" w:fldLock="1"/>
      </w:r>
      <w:r w:rsidR="00D477C7">
        <w:instrText>ADDIN CSL_CITATION { "citationItems" : [ { "id" : "ITEM-1", "itemData" : { "DOI" : "10.5194/gmd-10-585-2017", "ISBN" : "1991-9603", "ISSN" : "19919603", "abstract" : "The Aerosol Chemistry Model Intercomparison Project (AerChemMIP) is endorsed by the Coupled-Model Intercomparison Project 6 (CMIP6) and is designed to quantify the climate and air quality impacts of aerosols and chemically-reactive gases. These are specifically near-term climate forcers (NTCFs: tropospheric ozone and aerosols, and their precursors), methane, nitrous oxide and ozone-depleting halocarbons. The aim of AerChemMIP is to answer four scientific questions: 1. How have anthropogenic emissions contributed to global radiative forcing and affected regional climate over the historical period? 2. How will future policies (on climate, air quality and land use) affect these species and their climate impacts? 3. Can the uncertainties associated with anthropogenic emissions be quantified? 4. Can climate feedbacks occurring through changes in natural emissions be quantified? These questions will be addressed through targeted simulations with CMIP6 climate models that include an interactive representation of tropospheric aerosols and atmospheric chemistry. These simulations build on the CMIP6 Diagnostic, Evaluation and Characterization of Klima (DECK) experiments, the CMIP6 historical simulations, and future projections performed elsewhere in CMIP6, allowing the contributions from aerosols and chemistry to be quantified. Specific diagnostics are requested as part of the CMIP6 data request to evaluate the performance of the models, and to understand any differences in behaviour between them.", "author" : [ { "dropping-particle" : "", "family" : "Collins", "given" : "William J.", "non-dropping-particle" : "", "parse-names" : false, "suffix" : "" }, { "dropping-particle" : "", "family" : "Lamarque", "given" : "Jean Fran\u00e7ois", "non-dropping-particle" : "", "parse-names" : false, "suffix" : "" }, { "dropping-particle" : "", "family" : "Schulz", "given" : "Michael", "non-dropping-particle" : "", "parse-names" : false, "suffix" : "" }, { "dropping-particle" : "", "family" : "Boucher", "given" : "Olivier", "non-dropping-particle" : "", "parse-names" : false, "suffix" : "" }, { "dropping-particle" : "", "family" : "Eyring", "given" : "Veronika", "non-dropping-particle" : "", "parse-names" : false, "suffix" : "" }, { "dropping-particle" : "", "family" : "Hegglin", "given" : "I. Michaela", "non-dropping-particle" : "", "parse-names" : false, "suffix" : "" }, { "dropping-particle" : "", "family" : "Maycock", "given" : "Amanda", "non-dropping-particle" : "", "parse-names" : false, "suffix" : "" }, { "dropping-particle" : "", "family" : "Myhre", "given" : "Gunnar", "non-dropping-particle" : "", "parse-names" : false, "suffix" : "" }, { "dropping-particle" : "", "family" : "Prather", "given" : "Michael", "non-dropping-particle" : "", "parse-names" : false, "suffix" : "" }, { "dropping-particle" : "", "family" : "Shindell", "given" : "Drew", "non-dropping-particle" : "", "parse-names" : false, "suffix" : "" }, { "dropping-particle" : "", "family" : "Smith", "given" : "J. Steven", "non-dropping-particle" : "", "parse-names" : false, "suffix" : "" } ], "container-title" : "Geoscientific Model Development", "id" : "ITEM-1", "issue" : "2", "issued" : { "date-parts" : [ [ "2017" ] ] }, "page" : "585-607", "title" : "AerChemMIP: Quantifying the effects of chemistry and aerosols in CMIP6", "translator" : [ { "dropping-particle" : "", "family" : "G2844", "given" : "", "non-dropping-particle" : "", "parse-names" : false, "suffix" : "" } ], "type" : "article-journal", "volume" : "10" }, "uris" : [ "http://www.mendeley.com/documents/?uuid=82c47796-6c6a-4f2b-b051-37315d4a246c" ] } ], "mendeley" : { "formattedCitation" : "(Collins et al., 2017)", "plainTextFormattedCitation" : "(Collins et al., 2017)", "previouslyFormattedCitation" : "(Collins et al., 2017)" }, "properties" : { "noteIndex" : 0 }, "schema" : "https://github.com/citation-style-language/schema/raw/master/csl-citation.json" }</w:instrText>
      </w:r>
      <w:r w:rsidRPr="001C68C5">
        <w:fldChar w:fldCharType="separate"/>
      </w:r>
      <w:r w:rsidR="00CB33A1">
        <w:rPr>
          <w:noProof/>
        </w:rPr>
        <w:t>(Collins et al., 2017)</w:t>
      </w:r>
      <w:r w:rsidRPr="001C68C5">
        <w:fldChar w:fldCharType="end"/>
      </w:r>
      <w:r w:rsidRPr="001C68C5">
        <w:t xml:space="preserve"> averaged over 1995-2014 (Box 1.4, Chapter 1). </w:t>
      </w:r>
      <w:r w:rsidR="006562CC" w:rsidRPr="001C68C5">
        <w:t>The results come from 7 Earth System Models: MIROC6, MPI-I-ESM-</w:t>
      </w:r>
      <w:r w:rsidR="006562CC" w:rsidRPr="001C68C5">
        <w:lastRenderedPageBreak/>
        <w:t>1-2-HAM, MRI-ESM2-0, GFDL-ESM4, GISS-E2-1-G, NorESM2-LM, and UKESM-0-LL.  These data can be seen in the Interactive Atlas.</w:t>
      </w:r>
      <w:r w:rsidR="00195FB3">
        <w:t xml:space="preserve"> </w:t>
      </w:r>
      <w:r w:rsidR="00195FB3" w:rsidRPr="004369BC">
        <w:rPr>
          <w:rFonts w:cs="Times New Roman"/>
          <w:szCs w:val="20"/>
        </w:rPr>
        <w:t xml:space="preserve">Further details on data sources and processing are available in the chapter data table (Table </w:t>
      </w:r>
      <w:r w:rsidR="00195FB3">
        <w:rPr>
          <w:rFonts w:cs="Times New Roman"/>
          <w:szCs w:val="20"/>
        </w:rPr>
        <w:t>6.SM.1</w:t>
      </w:r>
      <w:r w:rsidR="00195FB3" w:rsidRPr="004369BC">
        <w:rPr>
          <w:rFonts w:cs="Times New Roman"/>
          <w:szCs w:val="20"/>
        </w:rPr>
        <w:t>).</w:t>
      </w:r>
    </w:p>
    <w:p w14:paraId="4F734D7F" w14:textId="77777777" w:rsidR="00DF552C" w:rsidRPr="00383438" w:rsidRDefault="00DF552C">
      <w:pPr>
        <w:pStyle w:val="AR6Chap6Figure"/>
        <w:numPr>
          <w:ilvl w:val="0"/>
          <w:numId w:val="0"/>
        </w:numPr>
        <w:rPr>
          <w:rFonts w:cs="Times New Roman"/>
          <w:noProof/>
        </w:rPr>
      </w:pPr>
    </w:p>
    <w:p w14:paraId="1570D0CA" w14:textId="77777777" w:rsidR="00DF552C" w:rsidRPr="007F7A92" w:rsidRDefault="00DF552C" w:rsidP="00D5630D">
      <w:pPr>
        <w:pStyle w:val="AR6BodyText"/>
        <w:rPr>
          <w:rFonts w:cs="Times New Roman"/>
          <w:b/>
          <w:noProof/>
          <w:lang w:val="en-US"/>
        </w:rPr>
      </w:pPr>
      <w:r w:rsidRPr="007F7A92">
        <w:rPr>
          <w:rFonts w:cs="Times New Roman"/>
          <w:b/>
          <w:noProof/>
          <w:lang w:val="en-US"/>
        </w:rPr>
        <w:t xml:space="preserve">[END FIGURE </w:t>
      </w:r>
      <w:r>
        <w:rPr>
          <w:rFonts w:cs="Times New Roman"/>
          <w:b/>
          <w:noProof/>
          <w:lang w:val="en-US"/>
        </w:rPr>
        <w:t xml:space="preserve">6.10 </w:t>
      </w:r>
      <w:r w:rsidRPr="007F7A92">
        <w:rPr>
          <w:rFonts w:cs="Times New Roman"/>
          <w:b/>
          <w:noProof/>
          <w:lang w:val="en-US"/>
        </w:rPr>
        <w:t>HERE]</w:t>
      </w:r>
    </w:p>
    <w:p w14:paraId="2406978C" w14:textId="23481325" w:rsidR="00DF552C" w:rsidRDefault="00DF552C" w:rsidP="00D5630D">
      <w:pPr>
        <w:rPr>
          <w:color w:val="000000" w:themeColor="text1"/>
          <w:lang w:val="en-US"/>
        </w:rPr>
      </w:pPr>
    </w:p>
    <w:p w14:paraId="1F134218" w14:textId="77777777" w:rsidR="00A4496F" w:rsidRPr="00326917" w:rsidRDefault="00A4496F" w:rsidP="00D5630D">
      <w:pPr>
        <w:rPr>
          <w:color w:val="000000" w:themeColor="text1"/>
          <w:lang w:val="en-US"/>
        </w:rPr>
      </w:pPr>
    </w:p>
    <w:p w14:paraId="2BF0983F" w14:textId="289C6BD3" w:rsidR="00DF552C" w:rsidRDefault="00DF552C" w:rsidP="00D5630D">
      <w:pPr>
        <w:pStyle w:val="AR6BodyText"/>
        <w:rPr>
          <w:rFonts w:cs="Times New Roman"/>
          <w:b/>
          <w:noProof/>
          <w:lang w:val="en-US"/>
        </w:rPr>
      </w:pPr>
      <w:r w:rsidRPr="007F7A92">
        <w:rPr>
          <w:rFonts w:cs="Times New Roman"/>
          <w:b/>
          <w:noProof/>
          <w:lang w:val="en-US"/>
        </w:rPr>
        <w:t xml:space="preserve">[START FIGURE </w:t>
      </w:r>
      <w:r>
        <w:rPr>
          <w:rFonts w:cs="Times New Roman"/>
          <w:b/>
          <w:noProof/>
          <w:lang w:val="en-US"/>
        </w:rPr>
        <w:t xml:space="preserve">6.11 </w:t>
      </w:r>
      <w:r w:rsidRPr="007F7A92">
        <w:rPr>
          <w:rFonts w:cs="Times New Roman"/>
          <w:b/>
          <w:noProof/>
          <w:lang w:val="en-US"/>
        </w:rPr>
        <w:t>HERE]</w:t>
      </w:r>
    </w:p>
    <w:p w14:paraId="480D802E" w14:textId="77777777" w:rsidR="00DF552C" w:rsidRDefault="00DF552C" w:rsidP="00D5630D">
      <w:pPr>
        <w:pStyle w:val="AR6BodyText"/>
        <w:rPr>
          <w:rFonts w:cs="Times New Roman"/>
          <w:b/>
          <w:noProof/>
          <w:lang w:val="en-US"/>
        </w:rPr>
      </w:pPr>
    </w:p>
    <w:p w14:paraId="499276D6" w14:textId="3852891A" w:rsidR="00267AED" w:rsidRPr="00107FB8" w:rsidRDefault="00267AED" w:rsidP="00267AED">
      <w:pPr>
        <w:pStyle w:val="AR6Chap6Figure"/>
        <w:rPr>
          <w:noProof/>
        </w:rPr>
      </w:pPr>
      <w:r w:rsidRPr="003E23AE">
        <w:rPr>
          <w:b/>
          <w:bCs/>
          <w:noProof/>
        </w:rPr>
        <w:t>Time evolution of 20-year multi-model mean averages of the annual area-weighted mean regional net Effective Radiative Forcings (ERFs) due to aerosols</w:t>
      </w:r>
      <w:r>
        <w:rPr>
          <w:b/>
          <w:bCs/>
          <w:noProof/>
        </w:rPr>
        <w:t>.</w:t>
      </w:r>
      <w:r>
        <w:rPr>
          <w:noProof/>
        </w:rPr>
        <w:t xml:space="preserve"> E</w:t>
      </w:r>
      <w:r w:rsidRPr="00D21F5D">
        <w:rPr>
          <w:noProof/>
        </w:rPr>
        <w:t>ach of the 14 major region</w:t>
      </w:r>
      <w:r>
        <w:rPr>
          <w:noProof/>
        </w:rPr>
        <w:t>s</w:t>
      </w:r>
      <w:r w:rsidRPr="00D21F5D">
        <w:rPr>
          <w:noProof/>
        </w:rPr>
        <w:t xml:space="preserve"> </w:t>
      </w:r>
      <w:r>
        <w:rPr>
          <w:noProof/>
        </w:rPr>
        <w:t>in</w:t>
      </w:r>
      <w:r w:rsidRPr="00D21F5D">
        <w:rPr>
          <w:noProof/>
        </w:rPr>
        <w:t xml:space="preserve"> the Atlas</w:t>
      </w:r>
      <w:r>
        <w:rPr>
          <w:noProof/>
        </w:rPr>
        <w:t xml:space="preserve"> are shown</w:t>
      </w:r>
      <w:r w:rsidRPr="00D21F5D">
        <w:rPr>
          <w:noProof/>
        </w:rPr>
        <w:t>,</w:t>
      </w:r>
      <w:r>
        <w:rPr>
          <w:noProof/>
        </w:rPr>
        <w:t xml:space="preserve"> as well as the global mean,</w:t>
      </w:r>
      <w:r w:rsidRPr="00D21F5D">
        <w:rPr>
          <w:noProof/>
        </w:rPr>
        <w:t xml:space="preserve"> using the models and model experiments as in Figure</w:t>
      </w:r>
      <w:r>
        <w:rPr>
          <w:noProof/>
        </w:rPr>
        <w:t xml:space="preserve"> </w:t>
      </w:r>
      <w:r w:rsidRPr="00D21F5D">
        <w:rPr>
          <w:noProof/>
        </w:rPr>
        <w:t>6.1</w:t>
      </w:r>
      <w:r>
        <w:rPr>
          <w:noProof/>
        </w:rPr>
        <w:t>0</w:t>
      </w:r>
      <w:r w:rsidRPr="00D21F5D">
        <w:rPr>
          <w:noProof/>
        </w:rPr>
        <w:t>.</w:t>
      </w:r>
      <w:r>
        <w:rPr>
          <w:noProof/>
        </w:rPr>
        <w:t xml:space="preserve"> </w:t>
      </w:r>
      <w:r w:rsidR="00195FB3" w:rsidRPr="004369BC">
        <w:rPr>
          <w:rFonts w:cs="Times New Roman"/>
          <w:szCs w:val="20"/>
        </w:rPr>
        <w:t xml:space="preserve">Further details on data sources and processing are available in the chapter data table (Table </w:t>
      </w:r>
      <w:r w:rsidR="00195FB3">
        <w:rPr>
          <w:rFonts w:cs="Times New Roman"/>
          <w:szCs w:val="20"/>
        </w:rPr>
        <w:t>6.SM.1</w:t>
      </w:r>
      <w:r w:rsidR="00195FB3" w:rsidRPr="004369BC">
        <w:rPr>
          <w:rFonts w:cs="Times New Roman"/>
          <w:szCs w:val="20"/>
        </w:rPr>
        <w:t>).</w:t>
      </w:r>
      <w:r>
        <w:rPr>
          <w:noProof/>
        </w:rPr>
        <w:t xml:space="preserve">  </w:t>
      </w:r>
    </w:p>
    <w:p w14:paraId="675F72A1" w14:textId="51BDB4E7" w:rsidR="00DF552C" w:rsidRPr="00267AED" w:rsidRDefault="00DF552C" w:rsidP="00D5630D">
      <w:pPr>
        <w:pStyle w:val="AR6Chap6Figure"/>
        <w:numPr>
          <w:ilvl w:val="0"/>
          <w:numId w:val="0"/>
        </w:numPr>
        <w:rPr>
          <w:rFonts w:cs="Times New Roman"/>
          <w:b/>
          <w:noProof/>
        </w:rPr>
      </w:pPr>
    </w:p>
    <w:p w14:paraId="53BD7257" w14:textId="77777777" w:rsidR="00DF552C" w:rsidRPr="001C68C5" w:rsidRDefault="00DF552C" w:rsidP="00D5630D">
      <w:pPr>
        <w:pStyle w:val="AR6Chap6Figure"/>
        <w:numPr>
          <w:ilvl w:val="0"/>
          <w:numId w:val="0"/>
        </w:numPr>
        <w:rPr>
          <w:rFonts w:cs="Times New Roman"/>
          <w:b/>
          <w:noProof/>
          <w:sz w:val="22"/>
          <w:lang w:val="en-GB"/>
        </w:rPr>
      </w:pPr>
      <w:r w:rsidRPr="001C68C5">
        <w:rPr>
          <w:rFonts w:cs="Times New Roman"/>
          <w:b/>
          <w:noProof/>
          <w:sz w:val="22"/>
          <w:lang w:val="en-GB"/>
        </w:rPr>
        <w:t>[END FIGURE 6.11 HERE]</w:t>
      </w:r>
      <w:commentRangeEnd w:id="3255"/>
      <w:r w:rsidR="00D620B8">
        <w:rPr>
          <w:rStyle w:val="Marquedecommentaire"/>
          <w:lang w:val="en-GB"/>
        </w:rPr>
        <w:commentReference w:id="3255"/>
      </w:r>
    </w:p>
    <w:p w14:paraId="74B5B061" w14:textId="68ED9354" w:rsidR="00DF552C" w:rsidRDefault="00DF552C" w:rsidP="00D5630D">
      <w:pPr>
        <w:pStyle w:val="AR6BodyText"/>
        <w:rPr>
          <w:rFonts w:cs="Times New Roman"/>
          <w:lang w:val="en-US" w:eastAsia="en-US"/>
        </w:rPr>
      </w:pPr>
    </w:p>
    <w:p w14:paraId="7D39FF37" w14:textId="77777777" w:rsidR="007E79EA" w:rsidRPr="007F7A92" w:rsidRDefault="007E79EA" w:rsidP="00D5630D">
      <w:pPr>
        <w:pStyle w:val="AR6BodyText"/>
        <w:rPr>
          <w:rFonts w:cs="Times New Roman"/>
          <w:lang w:val="en-US" w:eastAsia="en-US"/>
        </w:rPr>
      </w:pPr>
    </w:p>
    <w:p w14:paraId="793C6728" w14:textId="1FEED943" w:rsidR="00DF552C" w:rsidRPr="00326917" w:rsidRDefault="00DF552C" w:rsidP="00930489">
      <w:pPr>
        <w:pStyle w:val="AR6Chap6Level2611"/>
      </w:pPr>
      <w:bookmarkStart w:id="3256" w:name="_Toc30501009"/>
      <w:bookmarkStart w:id="3257" w:name="_Toc70498191"/>
      <w:r w:rsidRPr="00326917">
        <w:t>Emission-based Radiative Forcing</w:t>
      </w:r>
      <w:bookmarkEnd w:id="3256"/>
      <w:r w:rsidRPr="00326917">
        <w:t xml:space="preserve"> and </w:t>
      </w:r>
      <w:ins w:id="3258" w:author="Lucy Cowie" w:date="2021-07-27T21:03:00Z">
        <w:r w:rsidR="006A5BF8">
          <w:t>E</w:t>
        </w:r>
      </w:ins>
      <w:del w:id="3259" w:author="Lucy Cowie" w:date="2021-07-27T21:03:00Z">
        <w:r w:rsidRPr="00326917" w:rsidDel="006A5BF8">
          <w:delText>e</w:delText>
        </w:r>
      </w:del>
      <w:r w:rsidRPr="00326917">
        <w:t>ffect on GSAT</w:t>
      </w:r>
      <w:bookmarkEnd w:id="3257"/>
    </w:p>
    <w:p w14:paraId="1D4E555B" w14:textId="77777777" w:rsidR="00DF552C" w:rsidRPr="007F7A92" w:rsidRDefault="00DF552C" w:rsidP="00D5630D">
      <w:pPr>
        <w:pStyle w:val="AR6BodyText"/>
        <w:rPr>
          <w:rFonts w:cs="Times New Roman"/>
          <w:lang w:val="en-US"/>
        </w:rPr>
      </w:pPr>
    </w:p>
    <w:p w14:paraId="612D4638" w14:textId="0DDFFB45" w:rsidR="00DF552C" w:rsidRPr="00AC5C58" w:rsidRDefault="00DF552C" w:rsidP="00AC5C58">
      <w:pPr>
        <w:pStyle w:val="AR6BodyText"/>
        <w:rPr>
          <w:highlight w:val="white"/>
          <w:lang w:val="en-GB"/>
        </w:rPr>
      </w:pPr>
      <w:bookmarkStart w:id="3260" w:name="_Toc66776863"/>
      <w:r w:rsidRPr="00AC5C58">
        <w:rPr>
          <w:lang w:val="en-GB"/>
        </w:rPr>
        <w:t xml:space="preserve">The ERFs attributable to emissions versus concentrations for several SLCFs including ozone and methane are different. </w:t>
      </w:r>
      <w:r w:rsidRPr="00AC5C58">
        <w:rPr>
          <w:highlight w:val="white"/>
          <w:lang w:val="en-GB"/>
        </w:rPr>
        <w:t>A concentration change, used to assess the abundance</w:t>
      </w:r>
      <w:r w:rsidRPr="00AC5C58">
        <w:rPr>
          <w:rFonts w:cs="Times New Roman"/>
          <w:sz w:val="24"/>
          <w:szCs w:val="24"/>
          <w:highlight w:val="white"/>
          <w:lang w:val="en-GB" w:eastAsia="en-US"/>
        </w:rPr>
        <w:t>-</w:t>
      </w:r>
      <w:r w:rsidRPr="00AC5C58">
        <w:rPr>
          <w:highlight w:val="white"/>
          <w:lang w:val="en-GB"/>
        </w:rPr>
        <w:t>based ERF, results from</w:t>
      </w:r>
      <w:r w:rsidRPr="00AC5C58">
        <w:rPr>
          <w:sz w:val="26"/>
          <w:szCs w:val="26"/>
          <w:highlight w:val="white"/>
          <w:lang w:val="en-GB"/>
        </w:rPr>
        <w:t xml:space="preserve"> </w:t>
      </w:r>
      <w:r w:rsidRPr="00AC5C58">
        <w:rPr>
          <w:highlight w:val="white"/>
          <w:lang w:val="en-GB"/>
        </w:rPr>
        <w:t>the</w:t>
      </w:r>
      <w:r w:rsidRPr="00AC5C58">
        <w:rPr>
          <w:sz w:val="26"/>
          <w:szCs w:val="26"/>
          <w:highlight w:val="white"/>
          <w:lang w:val="en-GB"/>
        </w:rPr>
        <w:t xml:space="preserve"> </w:t>
      </w:r>
      <w:r w:rsidRPr="00AC5C58">
        <w:rPr>
          <w:highlight w:val="white"/>
          <w:lang w:val="en-GB"/>
        </w:rPr>
        <w:t>changes in emissions of multiple species and subsequent chemical reactions. The corollary is that the perturbation of a single emitted compound can induce subsequent chemical reactions and affect the concentrations of several climate forcers</w:t>
      </w:r>
      <w:r w:rsidR="00DC415B" w:rsidRPr="00AC5C58">
        <w:rPr>
          <w:highlight w:val="white"/>
          <w:lang w:val="en-GB"/>
        </w:rPr>
        <w:t xml:space="preserve"> </w:t>
      </w:r>
      <w:r w:rsidR="00DC415B" w:rsidRPr="00AC5C58">
        <w:rPr>
          <w:lang w:val="en-GB"/>
        </w:rPr>
        <w:t>(chemical adjustments)</w:t>
      </w:r>
      <w:ins w:id="3261" w:author="Lucy Cowie" w:date="2021-07-27T21:04:00Z">
        <w:r w:rsidR="00685C5B">
          <w:rPr>
            <w:highlight w:val="white"/>
            <w:lang w:val="en-GB"/>
          </w:rPr>
          <w:t>;</w:t>
        </w:r>
      </w:ins>
      <w:del w:id="3262" w:author="Lucy Cowie" w:date="2021-07-27T21:04:00Z">
        <w:r w:rsidRPr="00AC5C58" w:rsidDel="00685C5B">
          <w:rPr>
            <w:highlight w:val="white"/>
            <w:lang w:val="en-GB"/>
          </w:rPr>
          <w:delText>,</w:delText>
        </w:r>
      </w:del>
      <w:r w:rsidRPr="00AC5C58">
        <w:rPr>
          <w:highlight w:val="white"/>
          <w:lang w:val="en-GB"/>
        </w:rPr>
        <w:t xml:space="preserve"> this is what is accounted for in emission-based ERF. Due to non-linear chemistry (</w:t>
      </w:r>
      <w:del w:id="3263" w:author="Lucy Cowie" w:date="2021-07-27T21:04:00Z">
        <w:r w:rsidRPr="00AC5C58" w:rsidDel="00B73451">
          <w:rPr>
            <w:highlight w:val="white"/>
            <w:lang w:val="en-GB"/>
          </w:rPr>
          <w:delText xml:space="preserve">cf. </w:delText>
        </w:r>
      </w:del>
      <w:r w:rsidRPr="00AC5C58">
        <w:rPr>
          <w:highlight w:val="white"/>
          <w:lang w:val="en-GB"/>
        </w:rPr>
        <w:t>Section 6.3) and non-linear aerosol</w:t>
      </w:r>
      <w:ins w:id="3264" w:author="Lucy Cowie" w:date="2021-07-27T21:05:00Z">
        <w:r w:rsidR="001D7F36">
          <w:rPr>
            <w:highlight w:val="white"/>
            <w:lang w:val="en-GB"/>
          </w:rPr>
          <w:t>–</w:t>
        </w:r>
      </w:ins>
      <w:del w:id="3265" w:author="Lucy Cowie" w:date="2021-07-27T21:05:00Z">
        <w:r w:rsidRPr="00AC5C58" w:rsidDel="001D7F36">
          <w:rPr>
            <w:highlight w:val="white"/>
            <w:lang w:val="en-GB"/>
          </w:rPr>
          <w:delText>-</w:delText>
        </w:r>
      </w:del>
      <w:r w:rsidRPr="00AC5C58">
        <w:rPr>
          <w:highlight w:val="white"/>
          <w:lang w:val="en-GB"/>
        </w:rPr>
        <w:t>cloud interactions (</w:t>
      </w:r>
      <w:ins w:id="3266" w:author="Lucy Cowie" w:date="2021-07-27T21:05:00Z">
        <w:r w:rsidR="001D7F36">
          <w:rPr>
            <w:highlight w:val="white"/>
            <w:lang w:val="en-GB"/>
          </w:rPr>
          <w:t>S</w:t>
        </w:r>
      </w:ins>
      <w:del w:id="3267" w:author="Lucy Cowie" w:date="2021-07-27T21:05:00Z">
        <w:r w:rsidRPr="00AC5C58" w:rsidDel="001D7F36">
          <w:rPr>
            <w:highlight w:val="white"/>
            <w:lang w:val="en-GB"/>
          </w:rPr>
          <w:delText>s</w:delText>
        </w:r>
      </w:del>
      <w:r w:rsidRPr="00AC5C58">
        <w:rPr>
          <w:highlight w:val="white"/>
          <w:lang w:val="en-GB"/>
        </w:rPr>
        <w:t>ection 7.3.3.2), the ERF attributed to the individual species cannot be precisely defined</w:t>
      </w:r>
      <w:del w:id="3268" w:author="Lucy Cowie" w:date="2021-07-27T21:05:00Z">
        <w:r w:rsidRPr="00AC5C58" w:rsidDel="00342F8A">
          <w:rPr>
            <w:highlight w:val="white"/>
            <w:lang w:val="en-GB"/>
          </w:rPr>
          <w:delText>,</w:delText>
        </w:r>
      </w:del>
      <w:r w:rsidRPr="00AC5C58">
        <w:rPr>
          <w:highlight w:val="white"/>
          <w:lang w:val="en-GB"/>
        </w:rPr>
        <w:t xml:space="preserve"> and can only be estimated through model simulations. For example, the ERF attributed to methane emissions, which includes indirect effects through ozone formation and oxidation capacity with feedbacks on the methane lifetime, depend non-linearly on the concentrations of NO</w:t>
      </w:r>
      <w:r w:rsidRPr="007348CB">
        <w:rPr>
          <w:iCs/>
          <w:highlight w:val="white"/>
          <w:vertAlign w:val="subscript"/>
          <w:lang w:val="en-GB"/>
          <w:rPrChange w:id="3269" w:author="Lucy Cowie" w:date="2021-07-27T21:05:00Z">
            <w:rPr>
              <w:i/>
              <w:highlight w:val="white"/>
              <w:vertAlign w:val="subscript"/>
              <w:lang w:val="en-GB"/>
            </w:rPr>
          </w:rPrChange>
        </w:rPr>
        <w:t>x</w:t>
      </w:r>
      <w:r w:rsidRPr="00AC5C58">
        <w:rPr>
          <w:highlight w:val="white"/>
          <w:lang w:val="en-GB"/>
        </w:rPr>
        <w:t xml:space="preserve">, CO and VOCs. This means that the results from the model simulations depend to some extent on the chosen methodology. In AR5 (based on </w:t>
      </w:r>
      <w:commentRangeStart w:id="3270"/>
      <w:r w:rsidRPr="00AC5C58">
        <w:rPr>
          <w:highlight w:val="white"/>
          <w:lang w:val="en-GB"/>
        </w:rPr>
        <w:fldChar w:fldCharType="begin" w:fldLock="1"/>
      </w:r>
      <w:r w:rsidR="00D477C7">
        <w:rPr>
          <w:highlight w:val="white"/>
          <w:lang w:val="en-GB"/>
        </w:rPr>
        <w:instrText>ADDIN CSL_CITATION { "citationItems" : [ { "id" : "ITEM-1", "itemData" : { "DOI" : "10.1126/science.1174760", "ISSN" : "0036-8075", "abstract" : "Evaluating multicomponent climate change mitigation strategies requires knowledge of the diverse direct and indirect effects of emissions. Methane, ozone, and aerosols are linked through atmospheric chemistry so that emissions of a single pollutant can affect several species. We calculated atmospheric composition changes, historical radiative forcing, and forcing per unit of emission due to aerosol and tropospheric ozone precursor emissions in a coupled composition-climate model. We found that gas-aerosol interactions substantially alter the relative importance of the various emissions. In particular, methane emissions have a larger impact than that used in current carbon-trading schemes or in the Kyoto Protocol. Thus, assessments of multigas mitigation policies, as well as any separate efforts to mitigate warming from short-lived pollutants, should include gas-aerosol interactions.", "author" : [ { "dropping-particle" : "", "family" : "Shindell", "given" : "Drew T", "non-dropping-particle" : "", "parse-names" : false, "suffix" : "" }, { "dropping-particle" : "", "family" : "Faluvegi", "given" : "Greg", "non-dropping-particle" : "", "parse-names" : false, "suffix" : "" }, { "dropping-particle" : "", "family" : "Koch", "given" : "Dorothy M", "non-dropping-particle" : "", "parse-names" : false, "suffix" : "" }, { "dropping-particle" : "", "family" : "Schmidt", "given" : "Gavin A", "non-dropping-particle" : "", "parse-names" : false, "suffix" : "" }, { "dropping-particle" : "", "family" : "Unger", "given" : "Nadine", "non-dropping-particle" : "", "parse-names" : false, "suffix" : "" }, { "dropping-particle" : "", "family" : "Bauer", "given" : "Susanne E", "non-dropping-particle" : "", "parse-names" : false, "suffix" : "" } ], "container-title" : "SCIENCE", "id" : "ITEM-1", "issue" : "5953", "issued" : { "date-parts" : [ [ "2009", "10" ] ] }, "note" : "Historical forcing 6.5.2 -- impacts of gas/aerosol interactions", "page" : "716-718", "title" : "Improved Attribution of Climate Forcing to Emissions", "translator" : [ { "dropping-particle" : "", "family" : "G3075", "given" : "", "non-dropping-particle" : "", "parse-names" : false, "suffix" : "" } ], "type" : "article-journal", "volume" : "326" }, "uris" : [ "http://www.mendeley.com/documents/?uuid=f04e3e39-1295-4b9d-af39-dac165992361" ] }, { "id" : "ITEM-2", "itemData" : { "DOI" : "10.5194/acp-13-3063-2013", "ISSN" : "1680-7324", "abstract" : "Abstract. Ozone (O3) from 17 atmospheric chemistry models taking part in the Atmospheric Chemistry and Climate Model Intercomparison Project (ACCMIP) has been used to calculate tropospheric ozone radiative forcings (RFs). All models applied a common set of anthropogenic emissions, which are better constrained for the present-day than the past. Future anthropogenic emissions follow the four Representative Concentration Pathway (RCP) scenarios, which define a relatively narrow range of possible air pollution emissions. We calculate a value for the pre-industrial (1750) to present-day (2010) tropospheric ozone RF of 410 mW m\u22122. The model range of pre-industrial to present-day changes in O3 produces a spread (\u00b11 standard deviation) in RFs of \u00b117%. Three different radiation schemes were used \u2013 we find differences in RFs between schemes (for the same ozone fields) of \u00b110%. Applying two different tropopause definitions gives differences in RFs of \u00b13%. Given additional (unquantified) uncertainties associated with emissions, climate-chemistry interactions and land-use change, we estimate an overall uncertainty of \u00b130% for the tropospheric ozone RF. Experiments carried out by a subset of six models attribute tropospheric ozone RF to increased emissions of methane (44\u00b112%), nitrogen oxides (31 \u00b1 9%), carbon monoxide (15 \u00b1 3%) and non-methane volatile organic compounds (9 \u00b1 2%); earlier studies attributed more of the tropospheric ozone RF to methane and less to nitrogen oxides. Normalising RFs to changes in tropospheric column ozone, we find a global mean normalised RF of 42 mW m\u22122 DU\u22121, a value similar to previous work. Using normalised RFs and future tropospheric column ozone projections we calculate future tropospheric ozone RFs (mW m\u22122; relative to 1750) for the four future scenarios (RCP2.6, RCP4.5, RCP6.0 and RCP8.5) of 350, 420, 370 and 460 (in 2030), and 200, 300, 280 and 600 (in 2100). Models show some coherent responses of ozone to climate change: decreases in the tropical lower troposphere, associated with increases in water vapour; and increases in the sub-tropical to mid-latitude upper troposphere, associated with increases in lightning and stratosphere-to-troposphere transport. Climate change has relatively small impacts on global mean tropospheric ozone RF.", "author" : [ { "dropping-particle" : "", "family" : "Stevenson", "given" : "D. S.", "non-dropping-particle" : "", "parse-names" : false, "suffix" : "" }, { "dropping-particle" : "", "family" : "Young", "given" : "P. J.", "non-dropping-particle" : "", "parse-names" : false, "suffix" : "" }, { "dropping-particle" : "", "family" : "Naik", "given" : "V.", "non-dropping-particle" : "", "parse-names" : false, "suffix" : "" }, { "dropping-particle" : "", "family" : "Lamarque", "given" : "J.-F.", "non-dropping-particle" : "", "parse-names" : false, "suffix" : "" }, { "dropping-particle" : "", "family" : "Shindell", "given" : "D. T.", "non-dropping-particle" : "", "parse-names" : false, "suffix" : "" }, { "dropping-particle" : "", "family" : "Voulgarakis", "given" : "A.", "non-dropping-particle" : "", "parse-names" : false, "suffix" : "" }, { "dropping-particle" : "", "family" : "Skeie", "given" : "R. B.", "non-dropping-particle" : "", "parse-names" : false, "suffix" : "" }, { "dropping-particle" : "", "family" : "Dalsoren", "given" : "S. B.", "non-dropping-particle" : "", "parse-names" : false, "suffix" : "" }, { "dropping-particle" : "", "family" : "Myhre", "given" : "G.", "non-dropping-particle" : "", "parse-names" : false, "suffix" : "" }, { "dropping-particle" : "", "family" : "Berntsen", "given" : "T. K.", "non-dropping-particle" : "", "parse-names" : false, "suffix" : "" }, { "dropping-particle" : "", "family" : "Folberth", "given" : "G. A.", "non-dropping-particle" : "", "parse-names" : false, "suffix" : "" }, { "dropping-particle" : "", "family" : "Rumbold", "given" : "S. T.", "non-dropping-particle" : "", "parse-names" : false, "suffix" : "" }, { "dropping-particle" : "", "family" : "Collins", "given" : "W. J.", "non-dropping-particle" : "", "parse-names" : false, "suffix" : "" }, { "dropping-particle" : "", "family" : "MacKenzie", "given" : "I. A.", "non-dropping-particle" : "", "parse-names" : false, "suffix" : "" }, { "dropping-particle" : "", "family" : "Doherty", "given" : "R. M.", "non-dropping-particle" : "", "parse-names" : false, "suffix" : "" }, { "dropping-particle" : "", "family" : "Zeng", "given" : "G.", "non-dropping-particle" : "", "parse-names" : false, "suffix" : "" }, { "dropping-particle" : "", "family" : "Noije", "given" : "T. P. C.", "non-dropping-particle" : "van", "parse-names" : false, "suffix" : "" }, { "dropping-particle" : "", "family" : "Strunk", "given" : "A.", "non-dropping-particle" : "", "parse-names" : false, "suffix" : "" }, { "dropping-particle" : "", "family" : "Bergmann", "given" : "D.", "non-dropping-particle" : "", "parse-names" : false, "suffix" : "" }, { "dropping-particle" : "", "family" : "Cameron-Smith", "given" : "P.", "non-dropping-particle" : "", "parse-names" : false, "suffix" : "" }, { "dropping-particle" : "", "family" : "Plummer", "given" : "D. A.", "non-dropping-particle" : "", "parse-names" : false, "suffix" : "" }, { "dropping-particle" : "", "family" : "Strode", "given" : "S. A.", "non-dropping-particle" : "", "parse-names" : false, "suffix" : "" }, { "dropping-particle" : "", "family" : "Horowitz", "given" : "L.", "non-dropping-particle" : "", "parse-names" : false, "suffix" : "" }, { "dropping-particle" : "", "family" : "Lee", "given" : "Y. H.", "non-dropping-particle" : "", "parse-names" : false, "suffix" : "" }, { "dropping-particle" : "", "family" : "Szopa", "given" : "S.", "non-dropping-particle" : "", "parse-names" : false, "suffix" : "" }, { "dropping-particle" : "", "family" : "Sudo", "given" : "K.", "non-dropping-particle" : "", "parse-names" : false, "suffix" : "" }, { "dropping-particle" : "", "family" : "Nagashima", "given" : "T.", "non-dropping-particle" : "", "parse-names" : false, "suffix" : "" }, { "dropping-particle" : "", "family" : "Josse", "given" : "B.", "non-dropping-particle" : "", "parse-names" : false, "suffix" : "" }, { "dropping-particle" : "", "family" : "Cionni", "given" : "I.", "non-dropping-particle" : "", "parse-names" : false, "suffix" : "" }, { "dropping-particle" : "", "family" : "Righi", "given" : "M.", "non-dropping-particle" : "", "parse-names" : false, "suffix" : "" }, { "dropping-particle" : "", "family" : "Eyring", "given" : "V.", "non-dropping-particle" : "", "parse-names" : false, "suffix" : "" }, { "dropping-particle" : "", "family" : "Conley", "given" : "A.", "non-dropping-particle" : "", "parse-names" : false, "suffix" : "" }, { "dropping-particle" : "", "family" : "Bowman", "given" : "K. W.", "non-dropping-particle" : "", "parse-names" : false, "suffix" : "" }, { "dropping-particle" : "", "family" : "Wild", "given" : "O.", "non-dropping-particle" : "", "parse-names" : false, "suffix" : "" }, { "dropping-particle" : "", "family" : "Archibald", "given" : "A.", "non-dropping-particle" : "", "parse-names" : false, "suffix" : "" } ], "container-title" : "Atmospheric Chemistry and Physics", "id" : "ITEM-2", "issue" : "6", "issued" : { "date-parts" : [ [ "2013", "3", "15" ] ] }, "page" : "3063-3085", "title" : "Tropospheric ozone changes, radiative forcing and attribution to emissions in the Atmospheric Chemistry and Climate Model Intercomparison Project (ACCMIP)", "translator" : [ { "dropping-particle" : "", "family" : "G3096", "given" : "", "non-dropping-particle" : "", "parse-names" : false, "suffix" : "" } ], "type" : "article-journal", "volume" : "13" }, "uris" : [ "http://www.mendeley.com/documents/?uuid=d26476fa-12c7-47ba-b614-07d4af7aebc1" ] } ], "mendeley" : { "formattedCitation" : "(Shindell et al., 2009; Stevenson et al., 2013)", "manualFormatting" : "Shindell et al., 2009; Stevenson et al., 2013)", "plainTextFormattedCitation" : "(Shindell et al., 2009; Stevenson et al., 2013)", "previouslyFormattedCitation" : "(Shindell et al., 2009; Stevenson et al., 2013)" }, "properties" : { "noteIndex" : 0 }, "schema" : "https://github.com/citation-style-language/schema/raw/master/csl-citation.json" }</w:instrText>
      </w:r>
      <w:r w:rsidRPr="00AC5C58">
        <w:rPr>
          <w:highlight w:val="white"/>
          <w:lang w:val="en-GB"/>
        </w:rPr>
        <w:fldChar w:fldCharType="separate"/>
      </w:r>
      <w:r w:rsidR="00CB33A1">
        <w:rPr>
          <w:noProof/>
          <w:highlight w:val="white"/>
          <w:lang w:val="en-GB"/>
        </w:rPr>
        <w:t>Shindell et al., 2009; Stevenson et al., 2013)</w:t>
      </w:r>
      <w:r w:rsidRPr="00AC5C58">
        <w:rPr>
          <w:highlight w:val="white"/>
          <w:lang w:val="en-GB"/>
        </w:rPr>
        <w:fldChar w:fldCharType="end"/>
      </w:r>
      <w:commentRangeEnd w:id="3270"/>
      <w:r w:rsidR="00CB33A1">
        <w:rPr>
          <w:rStyle w:val="Marquedecommentaire"/>
        </w:rPr>
        <w:commentReference w:id="3270"/>
      </w:r>
      <w:r w:rsidRPr="00AC5C58">
        <w:rPr>
          <w:highlight w:val="white"/>
          <w:lang w:val="en-GB"/>
        </w:rPr>
        <w:t xml:space="preserve"> the attribution was done by removing the anthropogenic emissions of individual species one</w:t>
      </w:r>
      <w:ins w:id="3271" w:author="Lucy Cowie" w:date="2021-07-27T21:06:00Z">
        <w:r w:rsidR="007348CB">
          <w:rPr>
            <w:highlight w:val="white"/>
            <w:lang w:val="en-GB"/>
          </w:rPr>
          <w:t xml:space="preserve"> </w:t>
        </w:r>
      </w:ins>
      <w:del w:id="3272" w:author="Lucy Cowie" w:date="2021-07-27T21:06:00Z">
        <w:r w:rsidRPr="00AC5C58" w:rsidDel="007348CB">
          <w:rPr>
            <w:highlight w:val="white"/>
            <w:lang w:val="en-GB"/>
          </w:rPr>
          <w:delText>-</w:delText>
        </w:r>
      </w:del>
      <w:r w:rsidRPr="00AC5C58">
        <w:rPr>
          <w:highlight w:val="white"/>
          <w:lang w:val="en-GB"/>
        </w:rPr>
        <w:t>by</w:t>
      </w:r>
      <w:ins w:id="3273" w:author="Lucy Cowie" w:date="2021-07-27T21:06:00Z">
        <w:r w:rsidR="007348CB">
          <w:rPr>
            <w:highlight w:val="white"/>
            <w:lang w:val="en-GB"/>
          </w:rPr>
          <w:t xml:space="preserve"> </w:t>
        </w:r>
      </w:ins>
      <w:del w:id="3274" w:author="Lucy Cowie" w:date="2021-07-27T21:06:00Z">
        <w:r w:rsidRPr="00AC5C58" w:rsidDel="007348CB">
          <w:rPr>
            <w:highlight w:val="white"/>
            <w:lang w:val="en-GB"/>
          </w:rPr>
          <w:delText>-</w:delText>
        </w:r>
      </w:del>
      <w:r w:rsidRPr="00AC5C58">
        <w:rPr>
          <w:highlight w:val="white"/>
          <w:lang w:val="en-GB"/>
        </w:rPr>
        <w:t>one from a control simulation for present</w:t>
      </w:r>
      <w:ins w:id="3275" w:author="Lucy Cowie" w:date="2021-07-27T21:06:00Z">
        <w:r w:rsidR="007348CB">
          <w:rPr>
            <w:highlight w:val="white"/>
            <w:lang w:val="en-GB"/>
          </w:rPr>
          <w:t>-</w:t>
        </w:r>
      </w:ins>
      <w:del w:id="3276" w:author="Lucy Cowie" w:date="2021-07-27T21:06:00Z">
        <w:r w:rsidRPr="00AC5C58" w:rsidDel="007348CB">
          <w:rPr>
            <w:highlight w:val="white"/>
            <w:lang w:val="en-GB"/>
          </w:rPr>
          <w:delText xml:space="preserve"> </w:delText>
        </w:r>
      </w:del>
      <w:r w:rsidRPr="00AC5C58">
        <w:rPr>
          <w:highlight w:val="white"/>
          <w:lang w:val="en-GB"/>
        </w:rPr>
        <w:t>day conditions. Further, only the radiative forcings, and not the ERF (mainly including the effect of aerosol</w:t>
      </w:r>
      <w:ins w:id="3277" w:author="Lucy Cowie" w:date="2021-07-27T21:07:00Z">
        <w:r w:rsidR="00452573">
          <w:rPr>
            <w:highlight w:val="white"/>
            <w:lang w:val="en-GB"/>
          </w:rPr>
          <w:t>–</w:t>
        </w:r>
      </w:ins>
      <w:del w:id="3278" w:author="Lucy Cowie" w:date="2021-07-27T21:07:00Z">
        <w:r w:rsidRPr="00AC5C58" w:rsidDel="00452573">
          <w:rPr>
            <w:highlight w:val="white"/>
            <w:lang w:val="en-GB"/>
          </w:rPr>
          <w:delText>-</w:delText>
        </w:r>
      </w:del>
      <w:r w:rsidRPr="00AC5C58">
        <w:rPr>
          <w:highlight w:val="white"/>
          <w:lang w:val="en-GB"/>
        </w:rPr>
        <w:t>cloud interactions) were attributed to the emitted compounds.</w:t>
      </w:r>
      <w:bookmarkEnd w:id="3260"/>
    </w:p>
    <w:p w14:paraId="20EBBB19" w14:textId="77777777" w:rsidR="00DF552C" w:rsidRPr="00C33FC0" w:rsidRDefault="00DF552C" w:rsidP="00D5630D">
      <w:pPr>
        <w:pStyle w:val="AR6BodyText"/>
        <w:rPr>
          <w:highlight w:val="white"/>
          <w:lang w:val="en-US"/>
        </w:rPr>
      </w:pPr>
    </w:p>
    <w:p w14:paraId="0E755F03" w14:textId="0A8BEDD8" w:rsidR="00DF552C" w:rsidRPr="00BF1B26" w:rsidRDefault="00DF552C" w:rsidP="00AC5C58">
      <w:pPr>
        <w:pStyle w:val="AR6BodyText"/>
        <w:rPr>
          <w:highlight w:val="white"/>
          <w:lang w:val="en-US"/>
        </w:rPr>
      </w:pPr>
      <w:bookmarkStart w:id="3279" w:name="_Toc66776864"/>
      <w:bookmarkStart w:id="3280" w:name="_Hlk76659990"/>
      <w:r w:rsidRPr="00BF1B26">
        <w:rPr>
          <w:highlight w:val="white"/>
          <w:lang w:val="en-US"/>
        </w:rPr>
        <w:t xml:space="preserve">Since AR5, the emission estimates have been revised and extended for CMIP6 </w:t>
      </w:r>
      <w:r>
        <w:rPr>
          <w:highlight w:val="white"/>
        </w:rPr>
        <w:fldChar w:fldCharType="begin" w:fldLock="1"/>
      </w:r>
      <w:r w:rsidR="00D477C7">
        <w:rPr>
          <w:highlight w:val="white"/>
          <w:lang w:val="en-US"/>
        </w:rPr>
        <w:instrText>ADDIN CSL_CITATION { "citationItems" : [ { "id" : "ITEM-1", "itemData" : { "DOI" : "10.5194/gmd-11-369-2018", "ISBN" : "1991-962X", "ISSN" : "19919603", "abstract" : "We present a new data set of annual historical (1750\u20132014) anthropogenic chemically reactive gases (CO, CH4, NH3, NOx, SO2, NMVOCs), carbonaceous aerosols (black carbon \u2013 BC, and organic carbon \u2013 OC), and CO2 developed with the Community Emissions Data System (CEDS). We improve upon existing inventories with a more consistent and reproducible methodology applied to all emission species, updated emission factors, and recent estimates through 2014. The data system relies on existing energy consumption data sets and regional and country-specific inventories to produce trends over recent decades. All emission species are consistently estimated using the same activity data over all time periods. Emissions are provided on an annual basis at the level of country and sector and gridded with monthly seasonality. These estimates are comparable to, but generally slightly higher than, existing global inventories. Emissions over the most recent years are more uncertain, particularly in low- and middle-income regions where country-specific emission inventories are less available. Future work will involve refining and updating these emission estimates, estimating emissions' uncertainty, and publication of the system as open-source software.", "author" : [ { "dropping-particle" : "", "family" : "Hoesly", "given" : "Rachel M.", "non-dropping-particle" : "", "parse-names" : false, "suffix" : "" }, { "dropping-particle" : "", "family" : "Smith", "given" : "Steven J.", "non-dropping-particle" : "", "parse-names" : false, "suffix" : "" }, { "dropping-particle" : "", "family" : "Feng", "given" : "Leyang", "non-dropping-particle" : "", "parse-names" : false, "suffix" : "" }, { "dropping-particle" : "", "family" : "Klimont", "given" : "Zbigniew", "non-dropping-particle" : "", "parse-names" : false, "suffix" : "" }, { "dropping-particle" : "", "family" : "Janssens-Maenhout", "given" : "Greet", "non-dropping-particle" : "", "parse-names" : false, "suffix" : "" }, { "dropping-particle" : "", "family" : "Pitkanen", "given" : "Tyler", "non-dropping-particle" : "", "parse-names" : false, "suffix" : "" }, { "dropping-particle" : "", "family" : "Seibert", "given" : "Jonathan J.", "non-dropping-particle" : "", "parse-names" : false, "suffix" : "" }, { "dropping-particle" : "", "family" : "Vu", "given" : "Linh", "non-dropping-particle" : "", "parse-names" : false, "suffix" : "" }, { "dropping-particle" : "", "family" : "Andres", "given" : "Robert J.", "non-dropping-particle" : "", "parse-names" : false, "suffix" : "" }, { "dropping-particle" : "", "family" : "Bolt", "given" : "Ryan M.", "non-dropping-particle" : "", "parse-names" : false, "suffix" : "" }, { "dropping-particle" : "", "family" : "Bond", "given" : "Tami C.", "non-dropping-particle" : "", "parse-names" : false, "suffix" : "" }, { "dropping-particle" : "", "family" : "Dawidowski", "given" : "Laura", "non-dropping-particle" : "", "parse-names" : false, "suffix" : "" }, { "dropping-particle" : "", "family" : "Kholod", "given" : "Nazar", "non-dropping-particle" : "", "parse-names" : false, "suffix" : "" }, { "dropping-particle" : "", "family" : "Kurokawa", "given" : "June Ichi", "non-dropping-particle" : "", "parse-names" : false, "suffix" : "" }, { "dropping-particle" : "", "family" : "Li", "given" : "Meng", "non-dropping-particle" : "", "parse-names" : false, "suffix" : "" }, { "dropping-particle" : "", "family" : "Liu", "given" : "Liang", "non-dropping-particle" : "", "parse-names" : false, "suffix" : "" }, { "dropping-particle" : "", "family" : "Lu", "given" : "Zifeng", "non-dropping-particle" : "", "parse-names" : false, "suffix" : "" }, { "dropping-particle" : "", "family" : "Moura", "given" : "Maria C.P.", "non-dropping-particle" : "", "parse-names" : false, "suffix" : "" }, { "dropping-particle" : "", "family" : "O'Rourke", "given" : "Patrick R.", "non-dropping-particle" : "", "parse-names" : false, "suffix" : "" }, { "dropping-particle" : "", "family" : "Zhang", "given" : "Qiang", "non-dropping-particle" : "", "parse-names" : false, "suffix" : "" } ], "container-title" : "Geoscientific Model Development", "id" : "ITEM-1", "issue" : "1", "issued" : { "date-parts" : [ [ "2018" ] ] }, "page" : "369-408", "title" : "Historical (1750-2014) anthropogenic emissions of reactive gases and aerosols from the Community Emissions Data System (CEDS)", "translator" : [ { "dropping-particle" : "", "family" : "G2885", "given" : "", "non-dropping-particle" : "", "parse-names" : false, "suffix" : "" } ], "type" : "article-journal", "volume" : "11" }, "uris" : [ "http://www.mendeley.com/documents/?uuid=2bf2fa68-b7ee-423d-bfbd-d77a4390d45e" ] } ], "mendeley" : { "formattedCitation" : "(Hoesly et al., 2018)", "plainTextFormattedCitation" : "(Hoesly et al., 2018)", "previouslyFormattedCitation" : "(Hoesly et al., 2018)" }, "properties" : { "noteIndex" : 0 }, "schema" : "https://github.com/citation-style-language/schema/raw/master/csl-citation.json" }</w:instrText>
      </w:r>
      <w:r>
        <w:rPr>
          <w:highlight w:val="white"/>
        </w:rPr>
        <w:fldChar w:fldCharType="separate"/>
      </w:r>
      <w:r w:rsidR="00CB33A1">
        <w:rPr>
          <w:noProof/>
          <w:highlight w:val="white"/>
          <w:lang w:val="en-US"/>
        </w:rPr>
        <w:t>(Hoesly et al., 2018)</w:t>
      </w:r>
      <w:r>
        <w:rPr>
          <w:highlight w:val="white"/>
        </w:rPr>
        <w:fldChar w:fldCharType="end"/>
      </w:r>
      <w:r w:rsidRPr="00BF1B26">
        <w:rPr>
          <w:highlight w:val="white"/>
          <w:lang w:val="en-US"/>
        </w:rPr>
        <w:t>, the models have been further developed, the period has been extended (1750</w:t>
      </w:r>
      <w:ins w:id="3281" w:author="Lucy Cowie" w:date="2021-07-27T21:09:00Z">
        <w:r w:rsidR="00DE6219">
          <w:rPr>
            <w:highlight w:val="white"/>
            <w:lang w:val="en-US"/>
          </w:rPr>
          <w:t>–</w:t>
        </w:r>
      </w:ins>
      <w:del w:id="3282" w:author="Lucy Cowie" w:date="2021-07-27T21:09:00Z">
        <w:r w:rsidRPr="00BF1B26" w:rsidDel="00DE6219">
          <w:rPr>
            <w:highlight w:val="white"/>
            <w:lang w:val="en-US"/>
          </w:rPr>
          <w:delText>-</w:delText>
        </w:r>
      </w:del>
      <w:r w:rsidRPr="00BF1B26">
        <w:rPr>
          <w:highlight w:val="white"/>
          <w:lang w:val="en-US"/>
        </w:rPr>
        <w:t>2019, vs 1750</w:t>
      </w:r>
      <w:ins w:id="3283" w:author="Lucy Cowie" w:date="2021-07-27T21:09:00Z">
        <w:r w:rsidR="00DE6219">
          <w:rPr>
            <w:highlight w:val="white"/>
            <w:lang w:val="en-US"/>
          </w:rPr>
          <w:t>–</w:t>
        </w:r>
      </w:ins>
      <w:del w:id="3284" w:author="Lucy Cowie" w:date="2021-07-27T21:09:00Z">
        <w:r w:rsidRPr="00BF1B26" w:rsidDel="00DE6219">
          <w:rPr>
            <w:highlight w:val="white"/>
            <w:lang w:val="en-US"/>
          </w:rPr>
          <w:delText>-</w:delText>
        </w:r>
      </w:del>
      <w:r w:rsidRPr="00BF1B26">
        <w:rPr>
          <w:highlight w:val="white"/>
          <w:lang w:val="en-US"/>
        </w:rPr>
        <w:t xml:space="preserve">2011 in AR5) and the experimental setup for the model simulations has changed </w:t>
      </w:r>
      <w:r>
        <w:rPr>
          <w:highlight w:val="white"/>
        </w:rPr>
        <w:fldChar w:fldCharType="begin" w:fldLock="1"/>
      </w:r>
      <w:r w:rsidR="00D477C7">
        <w:rPr>
          <w:highlight w:val="white"/>
          <w:lang w:val="en-US"/>
        </w:rPr>
        <w:instrText>ADDIN CSL_CITATION { "citationItems" : [ { "id" : "ITEM-1", "itemData" : { "DOI" : "10.5194/gmd-10-585-2017", "ISBN" : "1991-9603", "ISSN" : "19919603", "abstract" : "The Aerosol Chemistry Model Intercomparison Project (AerChemMIP) is endorsed by the Coupled-Model Intercomparison Project 6 (CMIP6) and is designed to quantify the climate and air quality impacts of aerosols and chemically-reactive gases. These are specifically near-term climate forcers (NTCFs: tropospheric ozone and aerosols, and their precursors), methane, nitrous oxide and ozone-depleting halocarbons. The aim of AerChemMIP is to answer four scientific questions: 1. How have anthropogenic emissions contributed to global radiative forcing and affected regional climate over the historical period? 2. How will future policies (on climate, air quality and land use) affect these species and their climate impacts? 3. Can the uncertainties associated with anthropogenic emissions be quantified? 4. Can climate feedbacks occurring through changes in natural emissions be quantified? These questions will be addressed through targeted simulations with CMIP6 climate models that include an interactive representation of tropospheric aerosols and atmospheric chemistry. These simulations build on the CMIP6 Diagnostic, Evaluation and Characterization of Klima (DECK) experiments, the CMIP6 historical simulations, and future projections performed elsewhere in CMIP6, allowing the contributions from aerosols and chemistry to be quantified. Specific diagnostics are requested as part of the CMIP6 data request to evaluate the performance of the models, and to understand any differences in behaviour between them.", "author" : [ { "dropping-particle" : "", "family" : "Collins", "given" : "William J.", "non-dropping-particle" : "", "parse-names" : false, "suffix" : "" }, { "dropping-particle" : "", "family" : "Lamarque", "given" : "Jean Fran\u00e7ois", "non-dropping-particle" : "", "parse-names" : false, "suffix" : "" }, { "dropping-particle" : "", "family" : "Schulz", "given" : "Michael", "non-dropping-particle" : "", "parse-names" : false, "suffix" : "" }, { "dropping-particle" : "", "family" : "Boucher", "given" : "Olivier", "non-dropping-particle" : "", "parse-names" : false, "suffix" : "" }, { "dropping-particle" : "", "family" : "Eyring", "given" : "Veronika", "non-dropping-particle" : "", "parse-names" : false, "suffix" : "" }, { "dropping-particle" : "", "family" : "Hegglin", "given" : "I. Michaela", "non-dropping-particle" : "", "parse-names" : false, "suffix" : "" }, { "dropping-particle" : "", "family" : "Maycock", "given" : "Amanda", "non-dropping-particle" : "", "parse-names" : false, "suffix" : "" }, { "dropping-particle" : "", "family" : "Myhre", "given" : "Gunnar", "non-dropping-particle" : "", "parse-names" : false, "suffix" : "" }, { "dropping-particle" : "", "family" : "Prather", "given" : "Michael", "non-dropping-particle" : "", "parse-names" : false, "suffix" : "" }, { "dropping-particle" : "", "family" : "Shindell", "given" : "Drew", "non-dropping-particle" : "", "parse-names" : false, "suffix" : "" }, { "dropping-particle" : "", "family" : "Smith", "given" : "J. Steven", "non-dropping-particle" : "", "parse-names" : false, "suffix" : "" } ], "container-title" : "Geoscientific Model Development", "id" : "ITEM-1", "issue" : "2", "issued" : { "date-parts" : [ [ "2017" ] ] }, "page" : "585-607", "title" : "AerChemMIP: Quantifying the effects of chemistry and aerosols in CMIP6", "translator" : [ { "dropping-particle" : "", "family" : "G2844", "given" : "", "non-dropping-particle" : "", "parse-names" : false, "suffix" : "" } ], "type" : "article-journal", "volume" : "10" }, "uris" : [ "http://www.mendeley.com/documents/?uuid=82c47796-6c6a-4f2b-b051-37315d4a246c" ] } ], "mendeley" : { "formattedCitation" : "(Collins et al., 2017)", "plainTextFormattedCitation" : "(Collins et al., 2017)", "previouslyFormattedCitation" : "(Collins et al., 2017)" }, "properties" : { "noteIndex" : 0 }, "schema" : "https://github.com/citation-style-language/schema/raw/master/csl-citation.json" }</w:instrText>
      </w:r>
      <w:r>
        <w:rPr>
          <w:highlight w:val="white"/>
        </w:rPr>
        <w:fldChar w:fldCharType="separate"/>
      </w:r>
      <w:r w:rsidR="00CB33A1">
        <w:rPr>
          <w:noProof/>
          <w:highlight w:val="white"/>
          <w:lang w:val="en-US"/>
        </w:rPr>
        <w:t>(Collins et al., 2017)</w:t>
      </w:r>
      <w:r>
        <w:rPr>
          <w:highlight w:val="white"/>
        </w:rPr>
        <w:fldChar w:fldCharType="end"/>
      </w:r>
      <w:ins w:id="3285" w:author="Lucy Cowie" w:date="2021-07-27T21:07:00Z">
        <w:r w:rsidR="00452573" w:rsidRPr="002A1EE0">
          <w:rPr>
            <w:highlight w:val="white"/>
            <w:lang w:val="en-US"/>
          </w:rPr>
          <w:t>,</w:t>
        </w:r>
      </w:ins>
      <w:r w:rsidRPr="00BF1B26">
        <w:rPr>
          <w:highlight w:val="white"/>
          <w:lang w:val="en-US"/>
        </w:rPr>
        <w:t xml:space="preserve"> making a direct comparison of results difficult. Figure 6.13 shows the global and annual mean ERF attributed to emitted compounds over the period 1750</w:t>
      </w:r>
      <w:ins w:id="3286" w:author="Lucy Cowie" w:date="2021-07-27T21:08:00Z">
        <w:r w:rsidR="00A2724C">
          <w:rPr>
            <w:highlight w:val="white"/>
            <w:lang w:val="en-US"/>
          </w:rPr>
          <w:t>–</w:t>
        </w:r>
      </w:ins>
      <w:del w:id="3287" w:author="Lucy Cowie" w:date="2021-07-27T21:08:00Z">
        <w:r w:rsidRPr="00BF1B26" w:rsidDel="00A2724C">
          <w:rPr>
            <w:highlight w:val="white"/>
            <w:lang w:val="en-US"/>
          </w:rPr>
          <w:delText>-</w:delText>
        </w:r>
      </w:del>
      <w:r w:rsidRPr="00BF1B26">
        <w:rPr>
          <w:highlight w:val="white"/>
          <w:lang w:val="en-US"/>
        </w:rPr>
        <w:t xml:space="preserve">2019 based on AerChemMIP simulations </w:t>
      </w:r>
      <w:bookmarkStart w:id="3288" w:name="_Hlk76661295"/>
      <w:commentRangeStart w:id="3289"/>
      <w:r>
        <w:rPr>
          <w:highlight w:val="white"/>
        </w:rPr>
        <w:fldChar w:fldCharType="begin" w:fldLock="1"/>
      </w:r>
      <w:r w:rsidR="00D871C2">
        <w:rPr>
          <w:highlight w:val="white"/>
          <w:lang w:val="en-US"/>
        </w:rPr>
        <w:instrText>ADDIN CSL_CITATION { "citationItems" : [ { "id" : "ITEM-1", "itemData" : { "DOI" : "10.5194/acp-21-853-2021", "ISSN" : "1680-7324", "author" : [ { "dropping-particle" : "", "family" : "Thornhill", "given" : "Gillian D", "non-dropping-particle" : "", "parse-names" : false, "suffix" : "" }, { "dropping-particle" : "", "family" : "Collins", "given" : "William J", "non-dropping-particle" : "", "parse-names" : false, "suffix" : "" }, { "dropping-particle" : "", "family" : "Kramer", "given" : "Ryan J", "non-dropping-particle" : "", "parse-names" : false, "suffix" : "" }, { "dropping-particle" : "", "family" : "Olivi\u00e9", "given" : "Dirk", "non-dropping-particle" : "", "parse-names" : false, "suffix" : "" }, { "dropping-particle" : "", "family" : "Skeie", "given" : "Ragnhild B.", "non-dropping-particle" : "", "parse-names" : false, "suffix" : "" }, { "dropping-particle" : "", "family" : "O'Connor", "given" : "Fiona M.", "non-dropping-particle" : "", "parse-names" : false, "suffix" : "" }, { "dropping-particle" : "", "family" : "Abraham", "given" : "Nathan Luke", "non-dropping-particle" : "", "parse-names" : false, "suffix" : "" }, { "dropping-particle" : "", "family" : "Checa-Garcia", "given" : "Ramiro", "non-dropping-particle" : "", "parse-names" : false, "suffix" : "" }, { "dropping-particle" : "", "family" : "Bauer", "given" : "Susanne E", "non-dropping-particle" : "", "parse-names" : false, "suffix" : "" }, { "dropping-particle" : "", "family" : "Deushi", "given" : "Makoto", "non-dropping-particle" : "", "parse-names" : false, "suffix" : "" }, { "dropping-particle" : "", "family" : "Emmons", "given" : "Louisa K.", "non-dropping-particle" : "", "parse-names" : false, "suffix" : "" }, { "dropping-particle" : "", "family" : "Forster", "given" : "Piers M.", "non-dropping-particle" : "", "parse-names" : false, "suffix" : "" }, { "dropping-particle" : "", "family" : "Horowitz", "given" : "Larry W.", "non-dropping-particle" : "", "parse-names" : false, "suffix" : "" }, { "dropping-particle" : "", "family" : "Johnson", "given" : "Ben", "non-dropping-particle" : "", "parse-names" : false, "suffix" : "" }, { "dropping-particle" : "", "family" : "Keeble", "given" : "James", "non-dropping-particle" : "", "parse-names" : false, "suffix" : "" }, { "dropping-particle" : "", "family" : "Lamarque", "given" : "Jean-Francois", "non-dropping-particle" : "", "parse-names" : false, "suffix" : "" }, { "dropping-particle" : "", "family" : "Michou", "given" : "Martine", "non-dropping-particle" : "", "parse-names" : false, "suffix" : "" }, { "dropping-particle" : "", "family" : "Mills", "given" : "Michael J.", "non-dropping-particle" : "", "parse-names" : false, "suffix" : "" }, { "dropping-particle" : "", "family" : "Mulcahy", "given" : "Jane P.", "non-dropping-particle" : "", "parse-names" : false, "suffix" : "" }, { "dropping-particle" : "", "family" : "Myhre", "given" : "Gunnar", "non-dropping-particle" : "", "parse-names" : false, "suffix" : "" }, { "dropping-particle" : "", "family" : "Nabat", "given" : "Pierre", "non-dropping-particle" : "", "parse-names" : false, "suffix" : "" }, { "dropping-particle" : "", "family" : "Naik", "given" : "Vaishali", "non-dropping-particle" : "", "parse-names" : false, "suffix" : "" }, { "dropping-particle" : "", "family" : "Oshima", "given" : "Naga", "non-dropping-particle" : "", "parse-names" : false, "suffix" : "" }, { "dropping-particle" : "", "family" : "Schulz", "given" : "Michael", "non-dropping-particle" : "", "parse-names" : false, "suffix" : "" }, { "dropping-particle" : "", "family" : "Smith", "given" : "Christopher J.", "non-dropping-particle" : "", "parse-names" : false, "suffix" : "" }, { "dropping-particle" : "", "family" : "Takemura", "given" : "Toshihiko", "non-dropping-particle" : "", "parse-names" : false, "suffix" : "" }, { "dropping-particle" : "", "family" : "Tilmes", "given" : "Simone", "non-dropping-particle" : "", "parse-names" : false, "suffix" : "" }, { "dropping-particle" : "", "family" : "Wu", "given" : "Tongwen", "non-dropping-particle" : "", "parse-names" : false, "suffix" : "" }, { "dropping-particle" : "", "family" : "Zeng", "given" : "Guang", "non-dropping-particle" : "", "parse-names" : false, "suffix" : "" }, { "dropping-particle" : "", "family" : "Zhang", "given" : "Jie", "non-dropping-particle" : "", "parse-names" : false, "suffix" : "" } ], "container-title" : "Atmospheric Chemistry and Physics", "id" : "ITEM-1", "issue" : "2", "issued" : { "date-parts" : [ [ "2021", "1", "21" ] ] }, "page" : "853-874", "publisher" : "Copernicus Publications", "title" : "Effective radiative forcing from emissions of reactive gases and aerosols \u2013 a multi-model comparison", "translator" : [ { "dropping-particle" : "", "family" : "G4693", "given" : "", "non-dropping-particle" : "", "parse-names" : false, "suffix" : "" } ], "type" : "article-journal", "volume" : "21" }, "uris" : [ "http://www.mendeley.com/documents/?uuid=06fa4e3b-bf34-4ef4-89f3-ba7ac753864a" ] } ], "mendeley" : { "formattedCitation" : "(Thornhill et al., 2021a)", "manualFormatting" : "(Thornhill et al., 2021b)", "plainTextFormattedCitation" : "(Thornhill et al., 2021a)", "previouslyFormattedCitation" : "(Thornhill et al., 2021a)" }, "properties" : { "noteIndex" : 0 }, "schema" : "https://github.com/citation-style-language/schema/raw/master/csl-citation.json" }</w:instrText>
      </w:r>
      <w:r>
        <w:rPr>
          <w:highlight w:val="white"/>
        </w:rPr>
        <w:fldChar w:fldCharType="separate"/>
      </w:r>
      <w:r w:rsidR="00CB33A1">
        <w:rPr>
          <w:noProof/>
          <w:highlight w:val="white"/>
          <w:lang w:val="en-US"/>
        </w:rPr>
        <w:t>(Thornhill et al., 2021</w:t>
      </w:r>
      <w:ins w:id="3290" w:author="Robin Matthews" w:date="2021-07-08T16:46:00Z">
        <w:r w:rsidR="007B65B5">
          <w:rPr>
            <w:noProof/>
            <w:highlight w:val="white"/>
            <w:lang w:val="en-US"/>
          </w:rPr>
          <w:t>b</w:t>
        </w:r>
      </w:ins>
      <w:del w:id="3291" w:author="Robin Matthews" w:date="2021-07-08T16:46:00Z">
        <w:r w:rsidR="00CB33A1" w:rsidDel="007B65B5">
          <w:rPr>
            <w:noProof/>
            <w:highlight w:val="white"/>
            <w:lang w:val="en-US"/>
          </w:rPr>
          <w:delText>a</w:delText>
        </w:r>
      </w:del>
      <w:r w:rsidR="00CB33A1">
        <w:rPr>
          <w:noProof/>
          <w:highlight w:val="white"/>
          <w:lang w:val="en-US"/>
        </w:rPr>
        <w:t>)</w:t>
      </w:r>
      <w:r>
        <w:rPr>
          <w:highlight w:val="white"/>
        </w:rPr>
        <w:fldChar w:fldCharType="end"/>
      </w:r>
      <w:commentRangeEnd w:id="3289"/>
      <w:r w:rsidR="00CB33A1">
        <w:rPr>
          <w:rStyle w:val="Marquedecommentaire"/>
        </w:rPr>
        <w:commentReference w:id="3289"/>
      </w:r>
      <w:r w:rsidRPr="00BF1B26">
        <w:rPr>
          <w:highlight w:val="white"/>
          <w:lang w:val="en-US"/>
        </w:rPr>
        <w:t xml:space="preserve"> </w:t>
      </w:r>
      <w:bookmarkEnd w:id="3288"/>
      <w:r w:rsidRPr="00BF1B26">
        <w:rPr>
          <w:highlight w:val="white"/>
          <w:lang w:val="en-US"/>
        </w:rPr>
        <w:t>where anthropogenic emissions or concentrations of individual species were perturbed from 1850 levels to 2014 levels (methodology described in Supplementary Material</w:t>
      </w:r>
      <w:r w:rsidR="005B71AC" w:rsidRPr="00BF1B26">
        <w:rPr>
          <w:highlight w:val="white"/>
          <w:lang w:val="en-US"/>
        </w:rPr>
        <w:t xml:space="preserve"> 6.SM.1</w:t>
      </w:r>
      <w:r w:rsidRPr="00BF1B26">
        <w:rPr>
          <w:highlight w:val="white"/>
          <w:lang w:val="en-US"/>
        </w:rPr>
        <w:t>).</w:t>
      </w:r>
      <w:bookmarkEnd w:id="3279"/>
      <w:r w:rsidRPr="00BF1B26">
        <w:rPr>
          <w:highlight w:val="white"/>
          <w:lang w:val="en-US"/>
        </w:rPr>
        <w:t xml:space="preserve"> </w:t>
      </w:r>
    </w:p>
    <w:bookmarkEnd w:id="3280"/>
    <w:p w14:paraId="47CAC105" w14:textId="3A96CA49" w:rsidR="00DF552C" w:rsidRDefault="00DF552C" w:rsidP="00D5630D">
      <w:pPr>
        <w:rPr>
          <w:highlight w:val="white"/>
          <w:lang w:val="en-US"/>
        </w:rPr>
      </w:pPr>
    </w:p>
    <w:p w14:paraId="45DB2551" w14:textId="77777777" w:rsidR="00A4496F" w:rsidRPr="00326917" w:rsidRDefault="00A4496F" w:rsidP="00D5630D">
      <w:pPr>
        <w:rPr>
          <w:highlight w:val="white"/>
          <w:lang w:val="en-US"/>
        </w:rPr>
      </w:pPr>
    </w:p>
    <w:p w14:paraId="485BA8DE" w14:textId="77777777" w:rsidR="00DF552C" w:rsidRPr="00AC5C58" w:rsidRDefault="00DF552C" w:rsidP="00AC5C58">
      <w:pPr>
        <w:pStyle w:val="AR6BodyText"/>
        <w:rPr>
          <w:b/>
          <w:bCs/>
        </w:rPr>
      </w:pPr>
      <w:bookmarkStart w:id="3292" w:name="_Toc66776865"/>
      <w:commentRangeStart w:id="3293"/>
      <w:r w:rsidRPr="00AC5C58">
        <w:rPr>
          <w:b/>
          <w:bCs/>
        </w:rPr>
        <w:t>[START FIGURE 6.12 HERE]</w:t>
      </w:r>
      <w:bookmarkEnd w:id="3292"/>
    </w:p>
    <w:p w14:paraId="7F6A347F" w14:textId="77777777" w:rsidR="00DF552C" w:rsidRPr="00DE7578" w:rsidRDefault="00DF552C" w:rsidP="002A65DE">
      <w:pPr>
        <w:pStyle w:val="AR6BodyText"/>
        <w:rPr>
          <w:lang w:val="en-GB"/>
        </w:rPr>
      </w:pPr>
    </w:p>
    <w:p w14:paraId="7EA74DFA" w14:textId="1AC396F6" w:rsidR="00F45EB9" w:rsidRPr="00094D5F" w:rsidRDefault="00DF552C" w:rsidP="005520E0">
      <w:pPr>
        <w:pStyle w:val="AR6Chap6Figure"/>
      </w:pPr>
      <w:r w:rsidRPr="003E23AE">
        <w:rPr>
          <w:sz w:val="14"/>
          <w:szCs w:val="14"/>
          <w:lang w:val="en-GB"/>
        </w:rPr>
        <w:t xml:space="preserve"> </w:t>
      </w:r>
      <w:r w:rsidR="001144FE" w:rsidRPr="00237618">
        <w:t>Contribution to effective radiative forcing (ERF) (left) and global mean surface air temperature (GSAT) change (right) from component emissions between 1750 to 2019</w:t>
      </w:r>
      <w:r w:rsidR="001144FE" w:rsidRPr="003E23AE">
        <w:t xml:space="preserve"> based on CMIP6 models</w:t>
      </w:r>
      <w:r w:rsidR="001144FE" w:rsidRPr="00890212">
        <w:t xml:space="preserve"> </w:t>
      </w:r>
      <w:del w:id="3294" w:author="Robin Matthews" w:date="2021-07-08T18:28:00Z">
        <w:r w:rsidR="001144FE" w:rsidDel="00860932">
          <w:delText xml:space="preserve"> </w:delText>
        </w:r>
      </w:del>
      <w:commentRangeStart w:id="3295"/>
      <w:r w:rsidR="001144FE">
        <w:fldChar w:fldCharType="begin" w:fldLock="1"/>
      </w:r>
      <w:r w:rsidR="00D871C2">
        <w:instrText>ADDIN CSL_CITATION { "citationItems" : [ { "id" : "ITEM-1", "itemData" : { "DOI" : "10.5194/acp-21-853-2021", "ISSN" : "1680-7324", "author" : [ { "dropping-particle" : "", "family" : "Thornhill", "given" : "Gillian D", "non-dropping-particle" : "", "parse-names" : false, "suffix" : "" }, { "dropping-particle" : "", "family" : "Collins", "given" : "William J", "non-dropping-particle" : "", "parse-names" : false, "suffix" : "" }, { "dropping-particle" : "", "family" : "Kramer", "given" : "Ryan J", "non-dropping-particle" : "", "parse-names" : false, "suffix" : "" }, { "dropping-particle" : "", "family" : "Olivi\u00e9", "given" : "Dirk", "non-dropping-particle" : "", "parse-names" : false, "suffix" : "" }, { "dropping-particle" : "", "family" : "Skeie", "given" : "Ragnhild B.", "non-dropping-particle" : "", "parse-names" : false, "suffix" : "" }, { "dropping-particle" : "", "family" : "O'Connor", "given" : "Fiona M.", "non-dropping-particle" : "", "parse-names" : false, "suffix" : "" }, { "dropping-particle" : "", "family" : "Abraham", "given" : "Nathan Luke", "non-dropping-particle" : "", "parse-names" : false, "suffix" : "" }, { "dropping-particle" : "", "family" : "Checa-Garcia", "given" : "Ramiro", "non-dropping-particle" : "", "parse-names" : false, "suffix" : "" }, { "dropping-particle" : "", "family" : "Bauer", "given" : "Susanne E", "non-dropping-particle" : "", "parse-names" : false, "suffix" : "" }, { "dropping-particle" : "", "family" : "Deushi", "given" : "Makoto", "non-dropping-particle" : "", "parse-names" : false, "suffix" : "" }, { "dropping-particle" : "", "family" : "Emmons", "given" : "Louisa K.", "non-dropping-particle" : "", "parse-names" : false, "suffix" : "" }, { "dropping-particle" : "", "family" : "Forster", "given" : "Piers M.", "non-dropping-particle" : "", "parse-names" : false, "suffix" : "" }, { "dropping-particle" : "", "family" : "Horowitz", "given" : "Larry W.", "non-dropping-particle" : "", "parse-names" : false, "suffix" : "" }, { "dropping-particle" : "", "family" : "Johnson", "given" : "Ben", "non-dropping-particle" : "", "parse-names" : false, "suffix" : "" }, { "dropping-particle" : "", "family" : "Keeble", "given" : "James", "non-dropping-particle" : "", "parse-names" : false, "suffix" : "" }, { "dropping-particle" : "", "family" : "Lamarque", "given" : "Jean-Francois", "non-dropping-particle" : "", "parse-names" : false, "suffix" : "" }, { "dropping-particle" : "", "family" : "Michou", "given" : "Martine", "non-dropping-particle" : "", "parse-names" : false, "suffix" : "" }, { "dropping-particle" : "", "family" : "Mills", "given" : "Michael J.", "non-dropping-particle" : "", "parse-names" : false, "suffix" : "" }, { "dropping-particle" : "", "family" : "Mulcahy", "given" : "Jane P.", "non-dropping-particle" : "", "parse-names" : false, "suffix" : "" }, { "dropping-particle" : "", "family" : "Myhre", "given" : "Gunnar", "non-dropping-particle" : "", "parse-names" : false, "suffix" : "" }, { "dropping-particle" : "", "family" : "Nabat", "given" : "Pierre", "non-dropping-particle" : "", "parse-names" : false, "suffix" : "" }, { "dropping-particle" : "", "family" : "Naik", "given" : "Vaishali", "non-dropping-particle" : "", "parse-names" : false, "suffix" : "" }, { "dropping-particle" : "", "family" : "Oshima", "given" : "Naga", "non-dropping-particle" : "", "parse-names" : false, "suffix" : "" }, { "dropping-particle" : "", "family" : "Schulz", "given" : "Michael", "non-dropping-particle" : "", "parse-names" : false, "suffix" : "" }, { "dropping-particle" : "", "family" : "Smith", "given" : "Christopher J.", "non-dropping-particle" : "", "parse-names" : false, "suffix" : "" }, { "dropping-particle" : "", "family" : "Takemura", "given" : "Toshihiko", "non-dropping-particle" : "", "parse-names" : false, "suffix" : "" }, { "dropping-particle" : "", "family" : "Tilmes", "given" : "Simone", "non-dropping-particle" : "", "parse-names" : false, "suffix" : "" }, { "dropping-particle" : "", "family" : "Wu", "given" : "Tongwen", "non-dropping-particle" : "", "parse-names" : false, "suffix" : "" }, { "dropping-particle" : "", "family" : "Zeng", "given" : "Guang", "non-dropping-particle" : "", "parse-names" : false, "suffix" : "" }, { "dropping-particle" : "", "family" : "Zhang", "given" : "Jie", "non-dropping-particle" : "", "parse-names" : false, "suffix" : "" } ], "container-title" : "Atmospheric Chemistry and Physics", "id" : "ITEM-1", "issue" : "2", "issued" : { "date-parts" : [ [ "2021", "1", "21" ] ] }, "page" : "853-874", "publisher" : "Copernicus Publications", "title" : "Effective radiative forcing from emissions of reactive gases and aerosols \u2013 a multi-model comparison", "translator" : [ { "dropping-particle" : "", "family" : "G4693", "given" : "", "non-dropping-particle" : "", "parse-names" : false, "suffix" : "" } ], "type" : "article-journal", "volume" : "21" }, "uris" : [ "http://www.mendeley.com/documents/?uuid=06fa4e3b-bf34-4ef4-89f3-ba7ac753864a" ] } ], "mendeley" : { "formattedCitation" : "(Thornhill et al., 2021a)", "manualFormatting" : "(Thornhill et al., 2021b)", "plainTextFormattedCitation" : "(Thornhill et al., 2021a)", "previouslyFormattedCitation" : "(Thornhill et al., 2021a)" }, "properties" : { "noteIndex" : 0 }, "schema" : "https://github.com/citation-style-language/schema/raw/master/csl-citation.json" }</w:instrText>
      </w:r>
      <w:r w:rsidR="001144FE">
        <w:fldChar w:fldCharType="separate"/>
      </w:r>
      <w:r w:rsidR="00CB33A1">
        <w:rPr>
          <w:noProof/>
        </w:rPr>
        <w:t>(Thornhill et al., 2021</w:t>
      </w:r>
      <w:ins w:id="3296" w:author="Robin Matthews" w:date="2021-07-08T16:46:00Z">
        <w:r w:rsidR="007B65B5">
          <w:rPr>
            <w:noProof/>
          </w:rPr>
          <w:t>b</w:t>
        </w:r>
      </w:ins>
      <w:del w:id="3297" w:author="Robin Matthews" w:date="2021-07-08T16:46:00Z">
        <w:r w:rsidR="00CB33A1" w:rsidDel="007B65B5">
          <w:rPr>
            <w:noProof/>
          </w:rPr>
          <w:delText>a</w:delText>
        </w:r>
      </w:del>
      <w:r w:rsidR="00CB33A1">
        <w:rPr>
          <w:noProof/>
        </w:rPr>
        <w:t>)</w:t>
      </w:r>
      <w:r w:rsidR="001144FE">
        <w:fldChar w:fldCharType="end"/>
      </w:r>
      <w:commentRangeEnd w:id="3295"/>
      <w:r w:rsidR="00CB33A1">
        <w:rPr>
          <w:rStyle w:val="Marquedecommentaire"/>
          <w:lang w:val="fr-FR"/>
        </w:rPr>
        <w:commentReference w:id="3295"/>
      </w:r>
      <w:r w:rsidR="001144FE" w:rsidRPr="00890212">
        <w:t xml:space="preserve">. </w:t>
      </w:r>
      <w:r w:rsidR="001144FE">
        <w:t>ERFs for the direct effect of well-mixed greenhouse gases (</w:t>
      </w:r>
      <w:r w:rsidR="001144FE" w:rsidRPr="00890212">
        <w:t>WMGHGs</w:t>
      </w:r>
      <w:r w:rsidR="001144FE">
        <w:t>)</w:t>
      </w:r>
      <w:r w:rsidR="001144FE" w:rsidRPr="00890212">
        <w:t xml:space="preserve"> are from the analytical formulae in section 7.3.2, H</w:t>
      </w:r>
      <w:r w:rsidR="001144FE" w:rsidRPr="00890212">
        <w:rPr>
          <w:vertAlign w:val="subscript"/>
        </w:rPr>
        <w:t>2</w:t>
      </w:r>
      <w:r w:rsidR="001144FE" w:rsidRPr="00094D5F">
        <w:t xml:space="preserve">O </w:t>
      </w:r>
      <w:r w:rsidR="001144FE">
        <w:t>(strat) is from T</w:t>
      </w:r>
      <w:r w:rsidR="001144FE" w:rsidRPr="00094D5F">
        <w:t xml:space="preserve">able 7.8. </w:t>
      </w:r>
      <w:r w:rsidR="001144FE">
        <w:t>ERFs for o</w:t>
      </w:r>
      <w:r w:rsidR="001144FE" w:rsidRPr="00094D5F">
        <w:t>ther components are multi-model means from</w:t>
      </w:r>
      <w:r w:rsidR="001144FE">
        <w:t xml:space="preserve"> </w:t>
      </w:r>
      <w:r w:rsidR="001144FE">
        <w:fldChar w:fldCharType="begin" w:fldLock="1"/>
      </w:r>
      <w:r w:rsidR="00D871C2">
        <w:instrText>ADDIN CSL_CITATION { "citationItems" : [ { "id" : "ITEM-1", "itemData" : { "DOI" : "10.5194/acp-21-853-2021", "ISSN" : "1680-7324", "author" : [ { "dropping-particle" : "", "family" : "Thornhill", "given" : "Gillian D", "non-dropping-particle" : "", "parse-names" : false, "suffix" : "" }, { "dropping-particle" : "", "family" : "Collins", "given" : "William J", "non-dropping-particle" : "", "parse-names" : false, "suffix" : "" }, { "dropping-particle" : "", "family" : "Kramer", "given" : "Ryan J", "non-dropping-particle" : "", "parse-names" : false, "suffix" : "" }, { "dropping-particle" : "", "family" : "Olivi\u00e9", "given" : "Dirk", "non-dropping-particle" : "", "parse-names" : false, "suffix" : "" }, { "dropping-particle" : "", "family" : "Skeie", "given" : "Ragnhild B.", "non-dropping-particle" : "", "parse-names" : false, "suffix" : "" }, { "dropping-particle" : "", "family" : "O'Connor", "given" : "Fiona M.", "non-dropping-particle" : "", "parse-names" : false, "suffix" : "" }, { "dropping-particle" : "", "family" : "Abraham", "given" : "Nathan Luke", "non-dropping-particle" : "", "parse-names" : false, "suffix" : "" }, { "dropping-particle" : "", "family" : "Checa-Garcia", "given" : "Ramiro", "non-dropping-particle" : "", "parse-names" : false, "suffix" : "" }, { "dropping-particle" : "", "family" : "Bauer", "given" : "Susanne E", "non-dropping-particle" : "", "parse-names" : false, "suffix" : "" }, { "dropping-particle" : "", "family" : "Deushi", "given" : "Makoto", "non-dropping-particle" : "", "parse-names" : false, "suffix" : "" }, { "dropping-particle" : "", "family" : "Emmons", "given" : "Louisa K.", "non-dropping-particle" : "", "parse-names" : false, "suffix" : "" }, { "dropping-particle" : "", "family" : "Forster", "given" : "Piers M.", "non-dropping-particle" : "", "parse-names" : false, "suffix" : "" }, { "dropping-particle" : "", "family" : "Horowitz", "given" : "Larry W.", "non-dropping-particle" : "", "parse-names" : false, "suffix" : "" }, { "dropping-particle" : "", "family" : "Johnson", "given" : "Ben", "non-dropping-particle" : "", "parse-names" : false, "suffix" : "" }, { "dropping-particle" : "", "family" : "Keeble", "given" : "James", "non-dropping-particle" : "", "parse-names" : false, "suffix" : "" }, { "dropping-particle" : "", "family" : "Lamarque", "given" : "Jean-Francois", "non-dropping-particle" : "", "parse-names" : false, "suffix" : "" }, { "dropping-particle" : "", "family" : "Michou", "given" : "Martine", "non-dropping-particle" : "", "parse-names" : false, "suffix" : "" }, { "dropping-particle" : "", "family" : "Mills", "given" : "Michael J.", "non-dropping-particle" : "", "parse-names" : false, "suffix" : "" }, { "dropping-particle" : "", "family" : "Mulcahy", "given" : "Jane P.", "non-dropping-particle" : "", "parse-names" : false, "suffix" : "" }, { "dropping-particle" : "", "family" : "Myhre", "given" : "Gunnar", "non-dropping-particle" : "", "parse-names" : false, "suffix" : "" }, { "dropping-particle" : "", "family" : "Nabat", "given" : "Pierre", "non-dropping-particle" : "", "parse-names" : false, "suffix" : "" }, { "dropping-particle" : "", "family" : "Naik", "given" : "Vaishali", "non-dropping-particle" : "", "parse-names" : false, "suffix" : "" }, { "dropping-particle" : "", "family" : "Oshima", "given" : "Naga", "non-dropping-particle" : "", "parse-names" : false, "suffix" : "" }, { "dropping-particle" : "", "family" : "Schulz", "given" : "Michael", "non-dropping-particle" : "", "parse-names" : false, "suffix" : "" }, { "dropping-particle" : "", "family" : "Smith", "given" : "Christopher J.", "non-dropping-particle" : "", "parse-names" : false, "suffix" : "" }, { "dropping-particle" : "", "family" : "Takemura", "given" : "Toshihiko", "non-dropping-particle" : "", "parse-names" : false, "suffix" : "" }, { "dropping-particle" : "", "family" : "Tilmes", "given" : "Simone", "non-dropping-particle" : "", "parse-names" : false, "suffix" : "" }, { "dropping-particle" : "", "family" : "Wu", "given" : "Tongwen", "non-dropping-particle" : "", "parse-names" : false, "suffix" : "" }, { "dropping-particle" : "", "family" : "Zeng", "given" : "Guang", "non-dropping-particle" : "", "parse-names" : false, "suffix" : "" }, { "dropping-particle" : "", "family" : "Zhang", "given" : "Jie", "non-dropping-particle" : "", "parse-names" : false, "suffix" : "" } ], "container-title" : "Atmospheric Chemistry and Physics", "id" : "ITEM-1", "issue" : "2", "issued" : { "date-parts" : [ [ "2021", "1", "21" ] ] }, "page" : "853-874", "publisher" : "Copernicus Publications", "title" : "Effective radiative forcing from emissions of reactive gases and aerosols \u2013 a multi-model comparison", "translator" : [ { "dropping-particle" : "", "family" : "G4693", "given" : "", "non-dropping-particle" : "", "parse-names" : false, "suffix" : "" } ], "type" : "article-journal", "volume" : "21" }, "uris" : [ "http://www.mendeley.com/documents/?uuid=06fa4e3b-bf34-4ef4-89f3-ba7ac753864a" ] } ], "mendeley" : { "formattedCitation" : "(Thornhill et al., 2021a)", "manualFormatting" : "Thornhill et al. (2021b)", "plainTextFormattedCitation" : "(Thornhill et al., 2021a)", "previouslyFormattedCitation" : "(Thornhill et al., 2021a)" }, "properties" : { "noteIndex" : 0 }, "schema" : "https://github.com/citation-style-language/schema/raw/master/csl-citation.json" }</w:instrText>
      </w:r>
      <w:r w:rsidR="001144FE">
        <w:fldChar w:fldCharType="separate"/>
      </w:r>
      <w:r w:rsidR="00CB33A1">
        <w:rPr>
          <w:noProof/>
        </w:rPr>
        <w:t>Thornhill et al. (2021b)</w:t>
      </w:r>
      <w:r w:rsidR="001144FE">
        <w:fldChar w:fldCharType="end"/>
      </w:r>
      <w:r w:rsidR="001144FE" w:rsidRPr="00094D5F">
        <w:t xml:space="preserve"> </w:t>
      </w:r>
      <w:r w:rsidR="001144FE" w:rsidRPr="00890212">
        <w:t xml:space="preserve">and are based on </w:t>
      </w:r>
      <w:r w:rsidR="001144FE">
        <w:t>ESM</w:t>
      </w:r>
      <w:r w:rsidR="001144FE" w:rsidRPr="00890212">
        <w:t xml:space="preserve"> simulations </w:t>
      </w:r>
      <w:r w:rsidR="001144FE">
        <w:t>in which</w:t>
      </w:r>
      <w:r w:rsidR="001144FE" w:rsidRPr="00890212">
        <w:t xml:space="preserve"> </w:t>
      </w:r>
      <w:r w:rsidR="001144FE">
        <w:t xml:space="preserve">emissions of </w:t>
      </w:r>
      <w:r w:rsidR="001144FE" w:rsidRPr="00890212">
        <w:t xml:space="preserve">one species at a time </w:t>
      </w:r>
      <w:r w:rsidR="001144FE">
        <w:t>are</w:t>
      </w:r>
      <w:r w:rsidR="001144FE" w:rsidRPr="00890212">
        <w:t xml:space="preserve"> increased from 1850 to 2014</w:t>
      </w:r>
      <w:r w:rsidR="001144FE">
        <w:t xml:space="preserve"> levels</w:t>
      </w:r>
      <w:r w:rsidR="001144FE" w:rsidRPr="00890212">
        <w:t xml:space="preserve">. </w:t>
      </w:r>
      <w:r w:rsidR="001144FE">
        <w:rPr>
          <w:rFonts w:cs="Times New Roman"/>
          <w:color w:val="000000"/>
          <w:szCs w:val="20"/>
        </w:rPr>
        <w:t xml:space="preserve">The derived emission-based ERFs are rescaled to match the concentration-based ERFs in Figure 7.6. </w:t>
      </w:r>
      <w:r w:rsidR="001144FE" w:rsidRPr="00890212">
        <w:t>Error bars</w:t>
      </w:r>
      <w:r w:rsidR="001144FE">
        <w:t xml:space="preserve"> </w:t>
      </w:r>
      <w:r w:rsidR="001144FE" w:rsidRPr="00890212">
        <w:t xml:space="preserve">are 5-95% and </w:t>
      </w:r>
      <w:r w:rsidR="001144FE">
        <w:t xml:space="preserve">for the ERF </w:t>
      </w:r>
      <w:r w:rsidR="001144FE" w:rsidRPr="00890212">
        <w:t xml:space="preserve">account for uncertainty in radiative efficiencies and multi-model error in the means. </w:t>
      </w:r>
      <w:r w:rsidR="001144FE">
        <w:t>ERF due to aerosol</w:t>
      </w:r>
      <w:ins w:id="3298" w:author="Lucy Cowie" w:date="2021-07-27T22:08:00Z">
        <w:r w:rsidR="001F62CD">
          <w:t>–</w:t>
        </w:r>
      </w:ins>
      <w:del w:id="3299" w:author="Lucy Cowie" w:date="2021-07-27T22:08:00Z">
        <w:r w:rsidR="001144FE" w:rsidDel="001F62CD">
          <w:delText>-</w:delText>
        </w:r>
      </w:del>
      <w:r w:rsidR="001144FE">
        <w:t>radiation (E</w:t>
      </w:r>
      <w:r w:rsidR="001144FE" w:rsidRPr="00890212">
        <w:t>RFari</w:t>
      </w:r>
      <w:r w:rsidR="001144FE">
        <w:t>)</w:t>
      </w:r>
      <w:r w:rsidR="001144FE" w:rsidDel="00087A15">
        <w:t xml:space="preserve"> </w:t>
      </w:r>
      <w:r w:rsidR="001144FE" w:rsidRPr="00890212">
        <w:t>and cloud effects are calculated from separate radiation calls for clear-sky and aerosol free conditions</w:t>
      </w:r>
      <w:r w:rsidR="001144FE" w:rsidRPr="00094D5F">
        <w:t xml:space="preserve"> </w:t>
      </w:r>
      <w:commentRangeStart w:id="3300"/>
      <w:r w:rsidR="001144FE" w:rsidRPr="00890212">
        <w:fldChar w:fldCharType="begin" w:fldLock="1"/>
      </w:r>
      <w:r w:rsidR="00D871C2">
        <w:instrText>ADDIN CSL_CITATION { "citationItems" : [ { "id" : "ITEM-1", "itemData" : { "DOI" : "10.5194/acp-13-9971-2013", "ISSN" : "1680-7324", "abstract" : "Abstract. Estimating anthropogenic aerosol effects on the planetary energy balance through the aerosol influence on clouds using the difference in cloud radiative forcing from simulations with and without anthropogenic emissions produces estimates that are positively biased. A more representative method is suggested using the difference in cloud radiative forcing calculated as a diagnostic with aerosol scattering and absorption neglected. The method also yields an aerosol radiative forcing decomposition that includes a term quantifying the impact of changes in surface albedo. The method requires only two additional diagnostic calculations: the whole-sky and clear-sky top-of-atmosphere radiative flux with aerosol scattering and absorption neglected.", "author" : [ { "dropping-particle" : "", "family" : "Ghan", "given" : "S. J.", "non-dropping-particle" : "", "parse-names" : false, "suffix" : "" } ], "container-title" : "Atmospheric Chemistry and Physics", "id" : "ITEM-1", "issue" : "19", "issued" : { "date-parts" : [ [ "2013", "10", "9" ] ] }, "page" : "9971-9974", "title" : "Technical Note: Estimating aerosol effects on cloud radiative forcing", "translator" : [ { "dropping-particle" : "", "family" : "G4850", "given" : "", "non-dropping-particle" : "", "parse-names" : false, "suffix" : "" } ], "type" : "article-journal", "volume" : "13" }, "uris" : [ "http://www.mendeley.com/documents/?uuid=c939ec3a-e98b-49fc-9f96-152b6958c0ad" ] }, { "id" : "ITEM-2", "itemData" : { "DOI" : "10.5194/acp-21-853-2021", "ISSN" : "1680-7324", "author" : [ { "dropping-particle" : "", "family" : "Thornhill", "given" : "Gillian D", "non-dropping-particle" : "", "parse-names" : false, "suffix" : "" }, { "dropping-particle" : "", "family" : "Collins", "given" : "William J", "non-dropping-particle" : "", "parse-names" : false, "suffix" : "" }, { "dropping-particle" : "", "family" : "Kramer", "given" : "Ryan J", "non-dropping-particle" : "", "parse-names" : false, "suffix" : "" }, { "dropping-particle" : "", "family" : "Olivi\u00e9", "given" : "Dirk", "non-dropping-particle" : "", "parse-names" : false, "suffix" : "" }, { "dropping-particle" : "", "family" : "Skeie", "given" : "Ragnhild B.", "non-dropping-particle" : "", "parse-names" : false, "suffix" : "" }, { "dropping-particle" : "", "family" : "O'Connor", "given" : "Fiona M.", "non-dropping-particle" : "", "parse-names" : false, "suffix" : "" }, { "dropping-particle" : "", "family" : "Abraham", "given" : "Nathan Luke", "non-dropping-particle" : "", "parse-names" : false, "suffix" : "" }, { "dropping-particle" : "", "family" : "Checa-Garcia", "given" : "Ramiro", "non-dropping-particle" : "", "parse-names" : false, "suffix" : "" }, { "dropping-particle" : "", "family" : "Bauer", "given" : "Susanne E", "non-dropping-particle" : "", "parse-names" : false, "suffix" : "" }, { "dropping-particle" : "", "family" : "Deushi", "given" : "Makoto", "non-dropping-particle" : "", "parse-names" : false, "suffix" : "" }, { "dropping-particle" : "", "family" : "Emmons", "given" : "Louisa K.", "non-dropping-particle" : "", "parse-names" : false, "suffix" : "" }, { "dropping-particle" : "", "family" : "Forster", "given" : "Piers M.", "non-dropping-particle" : "", "parse-names" : false, "suffix" : "" }, { "dropping-particle" : "", "family" : "Horowitz", "given" : "Larry W.", "non-dropping-particle" : "", "parse-names" : false, "suffix" : "" }, { "dropping-particle" : "", "family" : "Johnson", "given" : "Ben", "non-dropping-particle" : "", "parse-names" : false, "suffix" : "" }, { "dropping-particle" : "", "family" : "Keeble", "given" : "James", "non-dropping-particle" : "", "parse-names" : false, "suffix" : "" }, { "dropping-particle" : "", "family" : "Lamarque", "given" : "Jean-Francois", "non-dropping-particle" : "", "parse-names" : false, "suffix" : "" }, { "dropping-particle" : "", "family" : "Michou", "given" : "Martine", "non-dropping-particle" : "", "parse-names" : false, "suffix" : "" }, { "dropping-particle" : "", "family" : "Mills", "given" : "Michael J.", "non-dropping-particle" : "", "parse-names" : false, "suffix" : "" }, { "dropping-particle" : "", "family" : "Mulcahy", "given" : "Jane P.", "non-dropping-particle" : "", "parse-names" : false, "suffix" : "" }, { "dropping-particle" : "", "family" : "Myhre", "given" : "Gunnar", "non-dropping-particle" : "", "parse-names" : false, "suffix" : "" }, { "dropping-particle" : "", "family" : "Nabat", "given" : "Pierre", "non-dropping-particle" : "", "parse-names" : false, "suffix" : "" }, { "dropping-particle" : "", "family" : "Naik", "given" : "Vaishali", "non-dropping-particle" : "", "parse-names" : false, "suffix" : "" }, { "dropping-particle" : "", "family" : "Oshima", "given" : "Naga", "non-dropping-particle" : "", "parse-names" : false, "suffix" : "" }, { "dropping-particle" : "", "family" : "Schulz", "given" : "Michael", "non-dropping-particle" : "", "parse-names" : false, "suffix" : "" }, { "dropping-particle" : "", "family" : "Smith", "given" : "Christopher J.", "non-dropping-particle" : "", "parse-names" : false, "suffix" : "" }, { "dropping-particle" : "", "family" : "Takemura", "given" : "Toshihiko", "non-dropping-particle" : "", "parse-names" : false, "suffix" : "" }, { "dropping-particle" : "", "family" : "Tilmes", "given" : "Simone", "non-dropping-particle" : "", "parse-names" : false, "suffix" : "" }, { "dropping-particle" : "", "family" : "Wu", "given" : "Tongwen", "non-dropping-particle" : "", "parse-names" : false, "suffix" : "" }, { "dropping-particle" : "", "family" : "Zeng", "given" : "Guang", "non-dropping-particle" : "", "parse-names" : false, "suffix" : "" }, { "dropping-particle" : "", "family" : "Zhang", "given" : "Jie", "non-dropping-particle" : "", "parse-names" : false, "suffix" : "" } ], "container-title" : "Atmospheric Chemistry and Physics", "id" : "ITEM-2", "issue" : "2", "issued" : { "date-parts" : [ [ "2021", "1", "21" ] ] }, "page" : "853-874", "publisher" : "Copernicus Publications", "title" : "Effective radiative forcing from emissions of reactive gases and aerosols \u2013 a multi-model comparison", "translator" : [ { "dropping-particle" : "", "family" : "G4693", "given" : "", "non-dropping-particle" : "", "parse-names" : false, "suffix" : "" } ], "type" : "article-journal", "volume" : "21" }, "uris" : [ "http://www.mendeley.com/documents/?uuid=06fa4e3b-bf34-4ef4-89f3-ba7ac753864a" ] } ], "mendeley" : { "formattedCitation" : "(Ghan, 2013; Thornhill et al., 2021a)", "manualFormatting" : "(Ghan, 2013; Thornhill et al., 2021b)", "plainTextFormattedCitation" : "(Ghan, 2013; Thornhill et al., 2021a)", "previouslyFormattedCitation" : "(Ghan, 2013; Thornhill et al., 2021a)" }, "properties" : { "noteIndex" : 0 }, "schema" : "https://github.com/citation-style-language/schema/raw/master/csl-citation.json" }</w:instrText>
      </w:r>
      <w:r w:rsidR="001144FE" w:rsidRPr="00890212">
        <w:fldChar w:fldCharType="separate"/>
      </w:r>
      <w:r w:rsidR="00CB33A1">
        <w:rPr>
          <w:noProof/>
        </w:rPr>
        <w:t>(Ghan, 2013; Thornhill et al., 2021</w:t>
      </w:r>
      <w:del w:id="3301" w:author="Robin Matthews" w:date="2021-07-08T16:47:00Z">
        <w:r w:rsidR="00CB33A1" w:rsidDel="007B65B5">
          <w:rPr>
            <w:noProof/>
          </w:rPr>
          <w:delText>a</w:delText>
        </w:r>
      </w:del>
      <w:ins w:id="3302" w:author="Robin Matthews" w:date="2021-07-08T16:47:00Z">
        <w:r w:rsidR="007B65B5">
          <w:rPr>
            <w:noProof/>
          </w:rPr>
          <w:t>b</w:t>
        </w:r>
      </w:ins>
      <w:r w:rsidR="00CB33A1">
        <w:rPr>
          <w:noProof/>
        </w:rPr>
        <w:t>)</w:t>
      </w:r>
      <w:r w:rsidR="001144FE" w:rsidRPr="00890212">
        <w:fldChar w:fldCharType="end"/>
      </w:r>
      <w:commentRangeEnd w:id="3300"/>
      <w:r w:rsidR="00CB33A1">
        <w:rPr>
          <w:rStyle w:val="Marquedecommentaire"/>
          <w:lang w:val="fr-FR"/>
        </w:rPr>
        <w:commentReference w:id="3300"/>
      </w:r>
      <w:r w:rsidR="001144FE" w:rsidRPr="00890212">
        <w:t xml:space="preserve">. “Cloud” includes cloud adjustments (semi-direct </w:t>
      </w:r>
      <w:r w:rsidR="001144FE">
        <w:t>effect) and indirect aerosol-cloud interactions (ERFaci). The aerosol</w:t>
      </w:r>
      <w:r w:rsidR="001144FE" w:rsidRPr="00890212">
        <w:t xml:space="preserve"> </w:t>
      </w:r>
      <w:r w:rsidR="001144FE" w:rsidRPr="00094D5F">
        <w:t xml:space="preserve">components </w:t>
      </w:r>
      <w:r w:rsidR="001144FE" w:rsidRPr="00890212">
        <w:t>(SO</w:t>
      </w:r>
      <w:r w:rsidR="001144FE" w:rsidRPr="00890212">
        <w:rPr>
          <w:vertAlign w:val="subscript"/>
        </w:rPr>
        <w:t>2</w:t>
      </w:r>
      <w:r w:rsidR="001144FE" w:rsidRPr="00094D5F">
        <w:t xml:space="preserve">, organic carbon, </w:t>
      </w:r>
      <w:r w:rsidR="001144FE" w:rsidRPr="00094D5F">
        <w:lastRenderedPageBreak/>
        <w:t>black carbon) are scaled to sum to -0.2</w:t>
      </w:r>
      <w:r w:rsidR="001144FE">
        <w:t>2</w:t>
      </w:r>
      <w:r w:rsidR="001144FE" w:rsidRPr="00094D5F">
        <w:t xml:space="preserve"> W m</w:t>
      </w:r>
      <w:r w:rsidR="001144FE" w:rsidRPr="00094D5F">
        <w:rPr>
          <w:vertAlign w:val="superscript"/>
        </w:rPr>
        <w:t>-2</w:t>
      </w:r>
      <w:r w:rsidR="001144FE" w:rsidRPr="00094D5F">
        <w:t xml:space="preserve"> for </w:t>
      </w:r>
      <w:r w:rsidR="001144FE">
        <w:t>E</w:t>
      </w:r>
      <w:r w:rsidR="001144FE" w:rsidRPr="00094D5F">
        <w:t>RFari and -0.</w:t>
      </w:r>
      <w:r w:rsidR="001144FE">
        <w:t>84</w:t>
      </w:r>
      <w:r w:rsidR="001144FE" w:rsidRPr="00094D5F">
        <w:t xml:space="preserve"> W m</w:t>
      </w:r>
      <w:r w:rsidR="001144FE" w:rsidRPr="00094D5F">
        <w:rPr>
          <w:vertAlign w:val="superscript"/>
        </w:rPr>
        <w:t>-2</w:t>
      </w:r>
      <w:r w:rsidR="001144FE" w:rsidRPr="00094D5F">
        <w:t xml:space="preserve"> for “cloud” (section 7.3.3).</w:t>
      </w:r>
      <w:r w:rsidR="001144FE" w:rsidRPr="00163494">
        <w:t xml:space="preserve"> </w:t>
      </w:r>
      <w:r w:rsidR="001144FE">
        <w:t>For GSAT estimates, t</w:t>
      </w:r>
      <w:r w:rsidR="001144FE" w:rsidRPr="00163494">
        <w:t xml:space="preserve">ime series (1750-2019) for the ERFs have been estimated by scaling with </w:t>
      </w:r>
      <w:r w:rsidR="001144FE">
        <w:t xml:space="preserve">concentrations for WMGHGs and with </w:t>
      </w:r>
      <w:r w:rsidR="001144FE" w:rsidRPr="00163494">
        <w:t>historical emissions</w:t>
      </w:r>
      <w:r w:rsidR="001144FE">
        <w:t xml:space="preserve"> for SLCFs</w:t>
      </w:r>
      <w:r w:rsidR="001144FE" w:rsidRPr="00163494">
        <w:t xml:space="preserve">. </w:t>
      </w:r>
      <w:r w:rsidR="005520E0">
        <w:t xml:space="preserve">The time variation of </w:t>
      </w:r>
      <w:r w:rsidR="005520E0" w:rsidRPr="005520E0">
        <w:t>ERFaci for aerosols is from Chapter 7</w:t>
      </w:r>
      <w:r w:rsidR="00BF1B26">
        <w:t>.</w:t>
      </w:r>
      <w:r w:rsidR="005520E0" w:rsidRPr="005520E0">
        <w:t xml:space="preserve"> </w:t>
      </w:r>
      <w:r w:rsidR="001144FE" w:rsidRPr="00D21F5D">
        <w:t xml:space="preserve">The </w:t>
      </w:r>
      <w:r w:rsidR="001144FE">
        <w:t xml:space="preserve">global mean </w:t>
      </w:r>
      <w:r w:rsidR="001144FE" w:rsidRPr="00D21F5D">
        <w:t xml:space="preserve">temperature response is calculated </w:t>
      </w:r>
      <w:r w:rsidR="001144FE">
        <w:t xml:space="preserve">from the ERF time series </w:t>
      </w:r>
      <w:r w:rsidR="001144FE" w:rsidRPr="00D21F5D">
        <w:t xml:space="preserve">using </w:t>
      </w:r>
      <w:r w:rsidR="001144FE">
        <w:t>an</w:t>
      </w:r>
      <w:r w:rsidR="001144FE" w:rsidRPr="00D21F5D">
        <w:t xml:space="preserve"> impulse response function </w:t>
      </w:r>
      <w:r w:rsidR="001144FE">
        <w:t>(see Cross-Chapter Box 7.1)</w:t>
      </w:r>
      <w:r w:rsidR="001144FE" w:rsidRPr="00D21F5D">
        <w:t xml:space="preserve"> with a climate feedback parameter of </w:t>
      </w:r>
      <w:r w:rsidR="001144FE">
        <w:t>-1.31</w:t>
      </w:r>
      <w:r w:rsidR="001144FE" w:rsidRPr="00D81664">
        <w:t xml:space="preserve"> W m</w:t>
      </w:r>
      <w:r w:rsidR="001144FE" w:rsidRPr="00D81664">
        <w:rPr>
          <w:vertAlign w:val="superscript"/>
        </w:rPr>
        <w:t xml:space="preserve">-2 </w:t>
      </w:r>
      <w:r w:rsidR="001144FE" w:rsidRPr="00D81664">
        <w:sym w:font="Symbol" w:char="F0B0"/>
      </w:r>
      <w:r w:rsidR="001144FE" w:rsidRPr="00D81664">
        <w:t>C</w:t>
      </w:r>
      <w:r w:rsidR="001144FE">
        <w:rPr>
          <w:vertAlign w:val="superscript"/>
        </w:rPr>
        <w:t>-1</w:t>
      </w:r>
      <w:r w:rsidR="001144FE" w:rsidRPr="00D21F5D">
        <w:t>.</w:t>
      </w:r>
      <w:r w:rsidR="001144FE">
        <w:t xml:space="preserve"> </w:t>
      </w:r>
      <w:r w:rsidR="001144FE" w:rsidRPr="004369BC">
        <w:rPr>
          <w:rFonts w:cs="Times New Roman"/>
          <w:szCs w:val="20"/>
        </w:rPr>
        <w:t xml:space="preserve">Further details on data sources and processing are available in the chapter data table (Table </w:t>
      </w:r>
      <w:r w:rsidR="001144FE">
        <w:rPr>
          <w:rFonts w:cs="Times New Roman"/>
          <w:szCs w:val="20"/>
        </w:rPr>
        <w:t>6.SM.1</w:t>
      </w:r>
      <w:r w:rsidR="001144FE" w:rsidRPr="004369BC">
        <w:rPr>
          <w:rFonts w:cs="Times New Roman"/>
          <w:szCs w:val="20"/>
        </w:rPr>
        <w:t>).</w:t>
      </w:r>
    </w:p>
    <w:p w14:paraId="744967A5" w14:textId="4EAF3961" w:rsidR="00DF552C" w:rsidRPr="00DE7578" w:rsidRDefault="00DF552C" w:rsidP="002A65DE">
      <w:pPr>
        <w:pStyle w:val="AR6BodyText"/>
        <w:rPr>
          <w:lang w:val="en-GB"/>
        </w:rPr>
      </w:pPr>
    </w:p>
    <w:p w14:paraId="3F1A19D4" w14:textId="77777777" w:rsidR="00DF552C" w:rsidRPr="00AC5C58" w:rsidRDefault="00DF552C" w:rsidP="00AC5C58">
      <w:pPr>
        <w:pStyle w:val="AR6BodyText"/>
        <w:rPr>
          <w:b/>
          <w:bCs/>
          <w:lang w:val="en-US"/>
        </w:rPr>
      </w:pPr>
      <w:bookmarkStart w:id="3303" w:name="_Toc66776866"/>
      <w:r w:rsidRPr="00AC5C58">
        <w:rPr>
          <w:b/>
          <w:bCs/>
          <w:lang w:val="en-GB"/>
        </w:rPr>
        <w:t xml:space="preserve">[END FIGURE 6.12 </w:t>
      </w:r>
      <w:r w:rsidRPr="00AC5C58">
        <w:rPr>
          <w:b/>
          <w:bCs/>
          <w:lang w:val="en-US"/>
        </w:rPr>
        <w:t>HERE]</w:t>
      </w:r>
      <w:bookmarkEnd w:id="3303"/>
      <w:commentRangeEnd w:id="3293"/>
      <w:r w:rsidR="003A3670">
        <w:rPr>
          <w:rStyle w:val="Marquedecommentaire"/>
          <w:lang w:val="en-GB"/>
        </w:rPr>
        <w:commentReference w:id="3293"/>
      </w:r>
    </w:p>
    <w:p w14:paraId="675DC1A4" w14:textId="26FEB223" w:rsidR="00DF552C" w:rsidRDefault="00DF552C" w:rsidP="00D5630D">
      <w:pPr>
        <w:rPr>
          <w:lang w:val="en-US"/>
        </w:rPr>
      </w:pPr>
    </w:p>
    <w:p w14:paraId="1404A82F" w14:textId="77777777" w:rsidR="00A4496F" w:rsidRPr="00326917" w:rsidRDefault="00A4496F" w:rsidP="00D5630D">
      <w:pPr>
        <w:rPr>
          <w:lang w:val="en-US"/>
        </w:rPr>
      </w:pPr>
    </w:p>
    <w:p w14:paraId="12DA9270" w14:textId="01524522" w:rsidR="00DF552C" w:rsidRPr="008553E0" w:rsidRDefault="00DF552C" w:rsidP="00D5630D">
      <w:pPr>
        <w:pStyle w:val="AR6BodyText"/>
        <w:rPr>
          <w:highlight w:val="white"/>
          <w:lang w:val="en-US"/>
        </w:rPr>
      </w:pPr>
      <w:r>
        <w:rPr>
          <w:highlight w:val="white"/>
          <w:lang w:val="en-US"/>
        </w:rPr>
        <w:t>T</w:t>
      </w:r>
      <w:r w:rsidRPr="008553E0">
        <w:rPr>
          <w:highlight w:val="white"/>
          <w:lang w:val="en-US"/>
        </w:rPr>
        <w:t xml:space="preserve">he ERF </w:t>
      </w:r>
      <w:r>
        <w:rPr>
          <w:highlight w:val="white"/>
          <w:lang w:val="en-US"/>
        </w:rPr>
        <w:t>based on primary CO</w:t>
      </w:r>
      <w:r w:rsidRPr="00004964">
        <w:rPr>
          <w:highlight w:val="white"/>
          <w:vertAlign w:val="subscript"/>
          <w:lang w:val="en-US"/>
        </w:rPr>
        <w:t>2</w:t>
      </w:r>
      <w:r>
        <w:rPr>
          <w:highlight w:val="white"/>
          <w:lang w:val="en-US"/>
        </w:rPr>
        <w:t xml:space="preserve"> emissions </w:t>
      </w:r>
      <w:r w:rsidRPr="008553E0">
        <w:rPr>
          <w:highlight w:val="white"/>
          <w:lang w:val="en-US"/>
        </w:rPr>
        <w:t xml:space="preserve">is slightly lower than </w:t>
      </w:r>
      <w:r>
        <w:rPr>
          <w:highlight w:val="white"/>
          <w:lang w:val="en-US"/>
        </w:rPr>
        <w:t xml:space="preserve">the </w:t>
      </w:r>
      <w:r w:rsidRPr="008553E0">
        <w:rPr>
          <w:highlight w:val="white"/>
          <w:lang w:val="en-US"/>
        </w:rPr>
        <w:t>abundance</w:t>
      </w:r>
      <w:r>
        <w:rPr>
          <w:highlight w:val="white"/>
          <w:lang w:val="en-US"/>
        </w:rPr>
        <w:t>-</w:t>
      </w:r>
      <w:r w:rsidRPr="008553E0">
        <w:rPr>
          <w:highlight w:val="white"/>
          <w:lang w:val="en-US"/>
        </w:rPr>
        <w:t>based estimate (</w:t>
      </w:r>
      <w:ins w:id="3304" w:author="Lucy Cowie" w:date="2021-07-27T21:10:00Z">
        <w:r w:rsidR="00CC5EC9">
          <w:rPr>
            <w:highlight w:val="white"/>
            <w:lang w:val="en-US"/>
          </w:rPr>
          <w:t>S</w:t>
        </w:r>
      </w:ins>
      <w:del w:id="3305" w:author="Lucy Cowie" w:date="2021-07-27T21:10:00Z">
        <w:r w:rsidRPr="008553E0" w:rsidDel="00CC5EC9">
          <w:rPr>
            <w:highlight w:val="white"/>
            <w:lang w:val="en-US"/>
          </w:rPr>
          <w:delText>s</w:delText>
        </w:r>
      </w:del>
      <w:r w:rsidRPr="008553E0">
        <w:rPr>
          <w:highlight w:val="white"/>
          <w:lang w:val="en-US"/>
        </w:rPr>
        <w:t xml:space="preserve">ection 7.3.2.1) because </w:t>
      </w:r>
      <w:r>
        <w:rPr>
          <w:highlight w:val="white"/>
          <w:lang w:val="en-US"/>
        </w:rPr>
        <w:t>the abundance-based ERF combine</w:t>
      </w:r>
      <w:r w:rsidR="0021359E">
        <w:rPr>
          <w:highlight w:val="white"/>
          <w:lang w:val="en-US"/>
        </w:rPr>
        <w:t>s</w:t>
      </w:r>
      <w:r>
        <w:rPr>
          <w:highlight w:val="white"/>
          <w:lang w:val="en-US"/>
        </w:rPr>
        <w:t xml:space="preserve"> the effect of primary CO</w:t>
      </w:r>
      <w:r w:rsidRPr="00004964">
        <w:rPr>
          <w:highlight w:val="white"/>
          <w:vertAlign w:val="subscript"/>
          <w:lang w:val="en-US"/>
        </w:rPr>
        <w:t>2</w:t>
      </w:r>
      <w:r>
        <w:rPr>
          <w:highlight w:val="white"/>
          <w:lang w:val="en-US"/>
        </w:rPr>
        <w:t xml:space="preserve"> emissions and</w:t>
      </w:r>
      <w:r w:rsidRPr="008553E0">
        <w:rPr>
          <w:highlight w:val="white"/>
          <w:lang w:val="en-US"/>
        </w:rPr>
        <w:t xml:space="preserve"> a small </w:t>
      </w:r>
      <w:r>
        <w:rPr>
          <w:highlight w:val="white"/>
          <w:lang w:val="en-US"/>
        </w:rPr>
        <w:t xml:space="preserve">additional secondary </w:t>
      </w:r>
      <w:r w:rsidRPr="008553E0">
        <w:rPr>
          <w:highlight w:val="white"/>
          <w:lang w:val="en-US"/>
        </w:rPr>
        <w:t xml:space="preserve">contribution from </w:t>
      </w:r>
      <w:r>
        <w:rPr>
          <w:highlight w:val="white"/>
          <w:lang w:val="en-US"/>
        </w:rPr>
        <w:t xml:space="preserve">atmospheric oxidation of </w:t>
      </w:r>
      <w:r w:rsidRPr="008553E0">
        <w:rPr>
          <w:highlight w:val="white"/>
          <w:lang w:val="en-US"/>
        </w:rPr>
        <w:t>CH</w:t>
      </w:r>
      <w:r w:rsidRPr="008553E0">
        <w:rPr>
          <w:highlight w:val="white"/>
          <w:vertAlign w:val="subscript"/>
          <w:lang w:val="en-US"/>
        </w:rPr>
        <w:t>4</w:t>
      </w:r>
      <w:r w:rsidRPr="008553E0">
        <w:rPr>
          <w:highlight w:val="white"/>
          <w:lang w:val="en-US"/>
        </w:rPr>
        <w:t>, CO, and VOCs (4%) of fossil origin</w:t>
      </w:r>
      <w:r>
        <w:rPr>
          <w:highlight w:val="white"/>
          <w:lang w:val="en-US"/>
        </w:rPr>
        <w:t xml:space="preserve">, </w:t>
      </w:r>
      <w:r w:rsidRPr="008553E0">
        <w:rPr>
          <w:highlight w:val="white"/>
          <w:lang w:val="en-US"/>
        </w:rPr>
        <w:t>consistent with AR5 findings.</w:t>
      </w:r>
    </w:p>
    <w:p w14:paraId="66308EB4" w14:textId="77777777" w:rsidR="00DF552C" w:rsidRPr="008553E0" w:rsidRDefault="00DF552C" w:rsidP="00D5630D">
      <w:pPr>
        <w:pStyle w:val="AR6BodyText"/>
        <w:rPr>
          <w:highlight w:val="white"/>
          <w:lang w:val="en-US"/>
        </w:rPr>
      </w:pPr>
    </w:p>
    <w:p w14:paraId="6FDF7C2F" w14:textId="63A864E0" w:rsidR="00DF552C" w:rsidRPr="008553E0" w:rsidRDefault="00DF552C" w:rsidP="00D5630D">
      <w:pPr>
        <w:pStyle w:val="AR6BodyText"/>
        <w:rPr>
          <w:highlight w:val="white"/>
          <w:lang w:val="en-US"/>
        </w:rPr>
      </w:pPr>
      <w:r>
        <w:rPr>
          <w:highlight w:val="white"/>
          <w:lang w:val="en-US"/>
        </w:rPr>
        <w:t>O</w:t>
      </w:r>
      <w:r w:rsidRPr="00443AF3">
        <w:rPr>
          <w:highlight w:val="white"/>
          <w:lang w:val="en-US"/>
        </w:rPr>
        <w:t>zone</w:t>
      </w:r>
      <w:ins w:id="3306" w:author="Lucy Cowie" w:date="2021-07-27T21:43:00Z">
        <w:r w:rsidR="00BA372B">
          <w:rPr>
            <w:highlight w:val="white"/>
            <w:lang w:val="en-US"/>
          </w:rPr>
          <w:t>-</w:t>
        </w:r>
      </w:ins>
      <w:del w:id="3307" w:author="Lucy Cowie" w:date="2021-07-27T21:43:00Z">
        <w:r w:rsidRPr="00443AF3" w:rsidDel="00BA372B">
          <w:rPr>
            <w:highlight w:val="white"/>
            <w:lang w:val="en-US"/>
          </w:rPr>
          <w:delText xml:space="preserve"> </w:delText>
        </w:r>
      </w:del>
      <w:r w:rsidRPr="00443AF3">
        <w:rPr>
          <w:highlight w:val="white"/>
          <w:lang w:val="en-US"/>
        </w:rPr>
        <w:t>depleting substances, such as N</w:t>
      </w:r>
      <w:r w:rsidRPr="00443AF3">
        <w:rPr>
          <w:highlight w:val="white"/>
          <w:vertAlign w:val="subscript"/>
          <w:lang w:val="en-US"/>
        </w:rPr>
        <w:t>2</w:t>
      </w:r>
      <w:r w:rsidRPr="00443AF3">
        <w:rPr>
          <w:highlight w:val="white"/>
          <w:lang w:val="en-US"/>
        </w:rPr>
        <w:t>O and halocarbons, caus</w:t>
      </w:r>
      <w:r>
        <w:rPr>
          <w:highlight w:val="white"/>
          <w:lang w:val="en-US"/>
        </w:rPr>
        <w:t xml:space="preserve">e </w:t>
      </w:r>
      <w:r w:rsidRPr="00443AF3">
        <w:rPr>
          <w:highlight w:val="white"/>
          <w:lang w:val="en-US"/>
        </w:rPr>
        <w:t>a reduction in stratospheric ozone</w:t>
      </w:r>
      <w:r>
        <w:rPr>
          <w:highlight w:val="white"/>
          <w:lang w:val="en-US"/>
        </w:rPr>
        <w:t>, which</w:t>
      </w:r>
      <w:r w:rsidRPr="00443AF3">
        <w:rPr>
          <w:highlight w:val="white"/>
          <w:lang w:val="en-US"/>
        </w:rPr>
        <w:t xml:space="preserve"> affect</w:t>
      </w:r>
      <w:r>
        <w:rPr>
          <w:highlight w:val="white"/>
          <w:lang w:val="en-US"/>
        </w:rPr>
        <w:t>s</w:t>
      </w:r>
      <w:r w:rsidRPr="00443AF3">
        <w:rPr>
          <w:highlight w:val="white"/>
          <w:lang w:val="en-US"/>
        </w:rPr>
        <w:t xml:space="preserve"> ozone and OH production</w:t>
      </w:r>
      <w:r w:rsidRPr="000F25D5">
        <w:rPr>
          <w:highlight w:val="white"/>
          <w:lang w:val="en-US"/>
        </w:rPr>
        <w:t xml:space="preserve"> </w:t>
      </w:r>
      <w:r w:rsidRPr="00443AF3">
        <w:rPr>
          <w:highlight w:val="white"/>
          <w:lang w:val="en-US"/>
        </w:rPr>
        <w:t>in the troposphere</w:t>
      </w:r>
      <w:r w:rsidRPr="000F25D5" w:rsidDel="000F25D5">
        <w:rPr>
          <w:highlight w:val="white"/>
          <w:lang w:val="en-US"/>
        </w:rPr>
        <w:t xml:space="preserve"> </w:t>
      </w:r>
      <w:r>
        <w:rPr>
          <w:highlight w:val="white"/>
          <w:lang w:val="en-US"/>
        </w:rPr>
        <w:t xml:space="preserve">through radiation UV changes </w:t>
      </w:r>
      <w:r w:rsidRPr="008553E0">
        <w:rPr>
          <w:highlight w:val="white"/>
          <w:lang w:val="en-US"/>
        </w:rPr>
        <w:t>(and thus</w:t>
      </w:r>
      <w:r>
        <w:rPr>
          <w:highlight w:val="white"/>
          <w:lang w:val="en-US"/>
        </w:rPr>
        <w:t xml:space="preserve"> affect</w:t>
      </w:r>
      <w:r w:rsidRPr="008553E0">
        <w:rPr>
          <w:highlight w:val="white"/>
          <w:lang w:val="en-US"/>
        </w:rPr>
        <w:t xml:space="preserve"> methane)</w:t>
      </w:r>
      <w:r>
        <w:rPr>
          <w:highlight w:val="white"/>
          <w:lang w:val="en-US"/>
        </w:rPr>
        <w:t xml:space="preserve">. They </w:t>
      </w:r>
      <w:r w:rsidRPr="008553E0">
        <w:rPr>
          <w:highlight w:val="white"/>
          <w:lang w:val="en-US"/>
        </w:rPr>
        <w:t xml:space="preserve">also have indirect effects on aerosols and clouds </w:t>
      </w:r>
      <w:r w:rsidRPr="00DC415B">
        <w:fldChar w:fldCharType="begin" w:fldLock="1"/>
      </w:r>
      <w:r w:rsidR="00D477C7">
        <w:rPr>
          <w:lang w:val="en-US"/>
        </w:rPr>
        <w:instrText>ADDIN CSL_CITATION { "citationItems" : [ { "id" : "ITEM-1", "itemData" : { "DOI" : "10.5194/acp-18-7669-2018", "ISSN" : "1680-7324", "author" : [ { "dropping-particle" : "", "family" : "Karset", "given" : "Inger Helene Hafsahl", "non-dropping-particle" : "", "parse-names" : false, "suffix" : "" }, { "dropping-particle" : "", "family" : "Berntsen", "given" : "Terje Koren", "non-dropping-particle" : "", "parse-names" : false, "suffix" : "" }, { "dropping-particle" : "", "family" : "Storelvmo", "given" : "Trude", "non-dropping-particle" : "", "parse-names" : false, "suffix" : "" }, { "dropping-particle" : "", "family" : "Alterskj\u00e6r", "given" : "Kari", "non-dropping-particle" : "", "parse-names" : false, "suffix" : "" }, { "dropping-particle" : "", "family" : "Grini", "given" : "Alf", "non-dropping-particle" : "", "parse-names" : false, "suffix" : "" }, { "dropping-particle" : "", "family" : "Olivi\u00e9", "given" : "Dirk", "non-dropping-particle" : "", "parse-names" : false, "suffix" : "" }, { "dropping-particle" : "", "family" : "Kirkev\u00e5g", "given" : "Alf", "non-dropping-particle" : "", "parse-names" : false, "suffix" : "" }, { "dropping-particle" : "", "family" : "Seland", "given" : "\u00d8yvind", "non-dropping-particle" : "", "parse-names" : false, "suffix" : "" }, { "dropping-particle" : "", "family" : "Iversen", "given" : "Trond", "non-dropping-particle" : "", "parse-names" : false, "suffix" : "" }, { "dropping-particle" : "", "family" : "Schulz", "given" : "Michael", "non-dropping-particle" : "", "parse-names" : false, "suffix" : "" } ], "container-title" : "Atmospheric Chemistry and Physics", "id" : "ITEM-1", "issue" : "10", "issued" : { "date-parts" : [ [ "2018", "6", "1" ] ] }, "page" : "7669-7690", "publisher" : "Copernicus Publications", "title" : "Strong impacts on aerosol indirect effects from historical oxidant changes", "translator" : [ { "dropping-particle" : "", "family" : "G5266", "given" : "", "non-dropping-particle" : "", "parse-names" : false, "suffix" : "" } ], "type" : "article-journal", "volume" : "18" }, "uris" : [ "http://www.mendeley.com/documents/?uuid=5fa50928-adf8-4ed2-9a5f-646873a4d5df" ] } ], "mendeley" : { "formattedCitation" : "(Karset et al., 2018)", "plainTextFormattedCitation" : "(Karset et al., 2018)", "previouslyFormattedCitation" : "(Karset et al., 2018)" }, "properties" : { "noteIndex" : 0 }, "schema" : "https://github.com/citation-style-language/schema/raw/master/csl-citation.json" }</w:instrText>
      </w:r>
      <w:r w:rsidRPr="00DC415B">
        <w:fldChar w:fldCharType="separate"/>
      </w:r>
      <w:r w:rsidR="00CB33A1">
        <w:rPr>
          <w:noProof/>
          <w:lang w:val="en-US"/>
        </w:rPr>
        <w:t>(Karset et al., 2018)</w:t>
      </w:r>
      <w:r w:rsidRPr="00DC415B">
        <w:fldChar w:fldCharType="end"/>
      </w:r>
      <w:ins w:id="3308" w:author="Lucy Cowie" w:date="2021-07-27T21:59:00Z">
        <w:r w:rsidR="006A16C3" w:rsidRPr="002A1EE0">
          <w:rPr>
            <w:lang w:val="en-US"/>
          </w:rPr>
          <w:t>,</w:t>
        </w:r>
      </w:ins>
      <w:r w:rsidRPr="00DC415B">
        <w:rPr>
          <w:lang w:val="en-US"/>
        </w:rPr>
        <w:t xml:space="preserve"> </w:t>
      </w:r>
      <w:r w:rsidRPr="008553E0">
        <w:rPr>
          <w:highlight w:val="white"/>
          <w:lang w:val="en-US"/>
        </w:rPr>
        <w:t xml:space="preserve">since changes in oxidants induce changes in the oxidation of aerosol precursors. </w:t>
      </w:r>
    </w:p>
    <w:p w14:paraId="6BAC0D62" w14:textId="77777777" w:rsidR="00DF552C" w:rsidRPr="008553E0" w:rsidRDefault="00DF552C" w:rsidP="00D5630D">
      <w:pPr>
        <w:pStyle w:val="AR6BodyText"/>
        <w:rPr>
          <w:highlight w:val="white"/>
          <w:lang w:val="en-US"/>
        </w:rPr>
      </w:pPr>
    </w:p>
    <w:p w14:paraId="428A619C" w14:textId="365F9625" w:rsidR="00DF552C" w:rsidRPr="008553E0" w:rsidRDefault="00DF552C" w:rsidP="00D5630D">
      <w:pPr>
        <w:pStyle w:val="AR6BodyText"/>
        <w:rPr>
          <w:highlight w:val="white"/>
          <w:lang w:val="en-US"/>
        </w:rPr>
      </w:pPr>
      <w:r w:rsidRPr="008553E0">
        <w:rPr>
          <w:highlight w:val="white"/>
          <w:lang w:val="en-US"/>
        </w:rPr>
        <w:t>The net ERF from N</w:t>
      </w:r>
      <w:r w:rsidRPr="008553E0">
        <w:rPr>
          <w:highlight w:val="white"/>
          <w:vertAlign w:val="subscript"/>
          <w:lang w:val="en-US"/>
        </w:rPr>
        <w:t>2</w:t>
      </w:r>
      <w:r w:rsidRPr="008553E0">
        <w:rPr>
          <w:highlight w:val="white"/>
          <w:lang w:val="en-US"/>
        </w:rPr>
        <w:t>O emissions is estimated to be 0</w:t>
      </w:r>
      <w:r w:rsidRPr="00FD70F1">
        <w:rPr>
          <w:highlight w:val="white"/>
          <w:lang w:val="en-US"/>
        </w:rPr>
        <w:t>.</w:t>
      </w:r>
      <w:r w:rsidRPr="00FD70F1">
        <w:rPr>
          <w:lang w:val="en-US"/>
          <w:rPrChange w:id="3309" w:author="Lucy Cowie" w:date="2021-07-27T21:52:00Z">
            <w:rPr>
              <w:highlight w:val="white"/>
              <w:lang w:val="en-US"/>
            </w:rPr>
          </w:rPrChange>
        </w:rPr>
        <w:t xml:space="preserve">24 </w:t>
      </w:r>
      <w:commentRangeStart w:id="3310"/>
      <w:r w:rsidRPr="00FD70F1">
        <w:rPr>
          <w:lang w:val="en-US"/>
          <w:rPrChange w:id="3311" w:author="Lucy Cowie" w:date="2021-07-27T21:52:00Z">
            <w:rPr>
              <w:highlight w:val="white"/>
              <w:lang w:val="en-US"/>
            </w:rPr>
          </w:rPrChange>
        </w:rPr>
        <w:t xml:space="preserve">(0.13 to 0.34) </w:t>
      </w:r>
      <w:commentRangeEnd w:id="3310"/>
      <w:r w:rsidR="004A1F41">
        <w:rPr>
          <w:rStyle w:val="Marquedecommentaire"/>
          <w:lang w:val="en-GB"/>
        </w:rPr>
        <w:commentReference w:id="3310"/>
      </w:r>
      <w:r w:rsidRPr="00FD70F1">
        <w:rPr>
          <w:lang w:val="en-US"/>
          <w:rPrChange w:id="3312" w:author="Lucy Cowie" w:date="2021-07-27T21:52:00Z">
            <w:rPr>
              <w:highlight w:val="white"/>
              <w:lang w:val="en-US"/>
            </w:rPr>
          </w:rPrChange>
        </w:rPr>
        <w:t>W m</w:t>
      </w:r>
      <w:ins w:id="3313" w:author="Lucy Cowie" w:date="2021-07-27T22:00:00Z">
        <w:r w:rsidR="00FA4F3B">
          <w:rPr>
            <w:vertAlign w:val="superscript"/>
            <w:lang w:val="en-US"/>
          </w:rPr>
          <w:t>–</w:t>
        </w:r>
      </w:ins>
      <w:del w:id="3314" w:author="Lucy Cowie" w:date="2021-07-27T22:00:00Z">
        <w:r w:rsidRPr="00FD70F1" w:rsidDel="00FA4F3B">
          <w:rPr>
            <w:vertAlign w:val="superscript"/>
            <w:lang w:val="en-US"/>
            <w:rPrChange w:id="3315" w:author="Lucy Cowie" w:date="2021-07-27T21:52:00Z">
              <w:rPr>
                <w:highlight w:val="white"/>
                <w:vertAlign w:val="superscript"/>
                <w:lang w:val="en-US"/>
              </w:rPr>
            </w:rPrChange>
          </w:rPr>
          <w:delText>-</w:delText>
        </w:r>
      </w:del>
      <w:r w:rsidRPr="00FD70F1">
        <w:rPr>
          <w:vertAlign w:val="superscript"/>
          <w:lang w:val="en-US"/>
          <w:rPrChange w:id="3316" w:author="Lucy Cowie" w:date="2021-07-27T21:52:00Z">
            <w:rPr>
              <w:highlight w:val="white"/>
              <w:vertAlign w:val="superscript"/>
              <w:lang w:val="en-US"/>
            </w:rPr>
          </w:rPrChange>
        </w:rPr>
        <w:t>2</w:t>
      </w:r>
      <w:r w:rsidRPr="00FD70F1">
        <w:rPr>
          <w:lang w:val="en-US"/>
          <w:rPrChange w:id="3317" w:author="Lucy Cowie" w:date="2021-07-27T21:52:00Z">
            <w:rPr>
              <w:highlight w:val="white"/>
              <w:lang w:val="en-US"/>
            </w:rPr>
          </w:rPrChange>
        </w:rPr>
        <w:t xml:space="preserve">, which is very </w:t>
      </w:r>
      <w:r w:rsidRPr="008553E0">
        <w:rPr>
          <w:highlight w:val="white"/>
          <w:lang w:val="en-US"/>
        </w:rPr>
        <w:t>close to the abundance</w:t>
      </w:r>
      <w:r>
        <w:rPr>
          <w:highlight w:val="white"/>
          <w:lang w:val="en-US"/>
        </w:rPr>
        <w:t>-</w:t>
      </w:r>
      <w:r w:rsidRPr="008553E0">
        <w:rPr>
          <w:highlight w:val="white"/>
          <w:lang w:val="en-US"/>
        </w:rPr>
        <w:t>based estimate of 0.21 W</w:t>
      </w:r>
      <w:r>
        <w:rPr>
          <w:highlight w:val="white"/>
          <w:lang w:val="en-US"/>
        </w:rPr>
        <w:t xml:space="preserve"> </w:t>
      </w:r>
      <w:r w:rsidRPr="008553E0">
        <w:rPr>
          <w:highlight w:val="white"/>
          <w:lang w:val="en-US"/>
        </w:rPr>
        <w:t>m</w:t>
      </w:r>
      <w:del w:id="3318" w:author="Ian Blenkinsop" w:date="2021-07-29T12:14:00Z">
        <w:r w:rsidRPr="008553E0" w:rsidDel="004B6367">
          <w:rPr>
            <w:highlight w:val="white"/>
            <w:vertAlign w:val="superscript"/>
            <w:lang w:val="en-US"/>
          </w:rPr>
          <w:delText>-</w:delText>
        </w:r>
      </w:del>
      <w:ins w:id="3319" w:author="Ian Blenkinsop" w:date="2021-07-29T12:14:00Z">
        <w:r w:rsidR="004B6367">
          <w:rPr>
            <w:highlight w:val="white"/>
            <w:vertAlign w:val="superscript"/>
            <w:lang w:val="en-US"/>
          </w:rPr>
          <w:t>–</w:t>
        </w:r>
      </w:ins>
      <w:r w:rsidRPr="008553E0">
        <w:rPr>
          <w:highlight w:val="white"/>
          <w:vertAlign w:val="superscript"/>
          <w:lang w:val="en-US"/>
        </w:rPr>
        <w:t>2</w:t>
      </w:r>
      <w:r w:rsidRPr="008553E0">
        <w:rPr>
          <w:highlight w:val="white"/>
          <w:lang w:val="en-US"/>
        </w:rPr>
        <w:t xml:space="preserve"> (Section 7.3.2.3). The indirect contributions from N</w:t>
      </w:r>
      <w:r w:rsidRPr="008553E0">
        <w:rPr>
          <w:highlight w:val="white"/>
          <w:vertAlign w:val="subscript"/>
          <w:lang w:val="en-US"/>
        </w:rPr>
        <w:t>2</w:t>
      </w:r>
      <w:r w:rsidRPr="008553E0">
        <w:rPr>
          <w:highlight w:val="white"/>
          <w:lang w:val="en-US"/>
        </w:rPr>
        <w:t xml:space="preserve">O are relatively </w:t>
      </w:r>
      <w:r w:rsidRPr="000F25D5">
        <w:rPr>
          <w:highlight w:val="white"/>
          <w:lang w:val="en-US"/>
        </w:rPr>
        <w:t>minor with negative (methane</w:t>
      </w:r>
      <w:ins w:id="3320" w:author="Lucy Cowie" w:date="2021-07-27T21:53:00Z">
        <w:r w:rsidR="00380C9B">
          <w:rPr>
            <w:highlight w:val="white"/>
            <w:lang w:val="en-US"/>
          </w:rPr>
          <w:t>-</w:t>
        </w:r>
      </w:ins>
      <w:del w:id="3321" w:author="Lucy Cowie" w:date="2021-07-27T21:53:00Z">
        <w:r w:rsidRPr="000F25D5" w:rsidDel="00380C9B">
          <w:rPr>
            <w:highlight w:val="white"/>
            <w:lang w:val="en-US"/>
          </w:rPr>
          <w:delText xml:space="preserve"> </w:delText>
        </w:r>
      </w:del>
      <w:r w:rsidRPr="000F25D5">
        <w:rPr>
          <w:highlight w:val="white"/>
          <w:lang w:val="en-US"/>
        </w:rPr>
        <w:t>lifetime) and positive (ozone</w:t>
      </w:r>
      <w:ins w:id="3322" w:author="Lucy Cowie" w:date="2021-07-27T21:53:00Z">
        <w:r w:rsidR="00380C9B">
          <w:rPr>
            <w:highlight w:val="white"/>
            <w:lang w:val="en-US"/>
          </w:rPr>
          <w:t>-</w:t>
        </w:r>
      </w:ins>
      <w:del w:id="3323" w:author="Lucy Cowie" w:date="2021-07-27T21:53:00Z">
        <w:r w:rsidRPr="000F25D5" w:rsidDel="00380C9B">
          <w:rPr>
            <w:highlight w:val="white"/>
            <w:lang w:val="en-US"/>
          </w:rPr>
          <w:delText xml:space="preserve"> </w:delText>
        </w:r>
      </w:del>
      <w:r w:rsidRPr="000F25D5">
        <w:rPr>
          <w:highlight w:val="white"/>
          <w:lang w:val="en-US"/>
        </w:rPr>
        <w:t>and</w:t>
      </w:r>
      <w:ins w:id="3324" w:author="Lucy Cowie" w:date="2021-07-27T21:53:00Z">
        <w:r w:rsidR="00380C9B">
          <w:rPr>
            <w:highlight w:val="white"/>
            <w:lang w:val="en-US"/>
          </w:rPr>
          <w:t>-</w:t>
        </w:r>
      </w:ins>
      <w:del w:id="3325" w:author="Lucy Cowie" w:date="2021-07-27T21:53:00Z">
        <w:r w:rsidRPr="000F25D5" w:rsidDel="00380C9B">
          <w:rPr>
            <w:highlight w:val="white"/>
            <w:lang w:val="en-US"/>
          </w:rPr>
          <w:delText xml:space="preserve"> </w:delText>
        </w:r>
      </w:del>
      <w:r w:rsidRPr="000F25D5">
        <w:rPr>
          <w:highlight w:val="white"/>
          <w:lang w:val="en-US"/>
        </w:rPr>
        <w:t>cloud</w:t>
      </w:r>
      <w:del w:id="3326" w:author="Lucy Cowie" w:date="2021-07-27T21:53:00Z">
        <w:r w:rsidRPr="000F25D5" w:rsidDel="00380C9B">
          <w:rPr>
            <w:highlight w:val="white"/>
            <w:lang w:val="en-US"/>
          </w:rPr>
          <w:delText>s</w:delText>
        </w:r>
      </w:del>
      <w:r w:rsidRPr="000F25D5">
        <w:rPr>
          <w:highlight w:val="white"/>
          <w:lang w:val="en-US"/>
        </w:rPr>
        <w:t>) effects nearly compensating each other. Emissions of halogenated compounds, including CFCs and HCFCs, were assessed as very likely causing a net</w:t>
      </w:r>
      <w:ins w:id="3327" w:author="Lucy Cowie" w:date="2021-07-27T21:47:00Z">
        <w:r w:rsidR="00E85C09">
          <w:rPr>
            <w:highlight w:val="white"/>
            <w:lang w:val="en-US"/>
          </w:rPr>
          <w:t>-</w:t>
        </w:r>
      </w:ins>
      <w:del w:id="3328" w:author="Lucy Cowie" w:date="2021-07-27T21:47:00Z">
        <w:r w:rsidRPr="000F25D5" w:rsidDel="00E85C09">
          <w:rPr>
            <w:highlight w:val="white"/>
            <w:lang w:val="en-US"/>
          </w:rPr>
          <w:delText xml:space="preserve"> </w:delText>
        </w:r>
      </w:del>
      <w:r w:rsidRPr="000F25D5">
        <w:rPr>
          <w:highlight w:val="white"/>
          <w:lang w:val="en-US"/>
        </w:rPr>
        <w:t>positive ERF in the AR5</w:t>
      </w:r>
      <w:r w:rsidRPr="008553E0">
        <w:rPr>
          <w:highlight w:val="white"/>
          <w:lang w:val="en-US"/>
        </w:rPr>
        <w:t>. However</w:t>
      </w:r>
      <w:ins w:id="3329" w:author="Lucy Cowie" w:date="2021-07-27T21:53:00Z">
        <w:r w:rsidR="00E8689B">
          <w:rPr>
            <w:highlight w:val="white"/>
            <w:lang w:val="en-US"/>
          </w:rPr>
          <w:t>,</w:t>
        </w:r>
      </w:ins>
      <w:r w:rsidRPr="008553E0">
        <w:rPr>
          <w:highlight w:val="white"/>
          <w:lang w:val="en-US"/>
        </w:rPr>
        <w:t xml:space="preserve"> recent studies </w:t>
      </w:r>
      <w:commentRangeStart w:id="3330"/>
      <w:r>
        <w:rPr>
          <w:highlight w:val="white"/>
        </w:rPr>
        <w:fldChar w:fldCharType="begin" w:fldLock="1"/>
      </w:r>
      <w:r w:rsidR="00D871C2">
        <w:rPr>
          <w:highlight w:val="white"/>
          <w:lang w:val="en-US"/>
        </w:rPr>
        <w:instrText>ADDIN CSL_CITATION { "citationItems" : [ { "id" : "ITEM-1", "itemData" : { "DOI" : "10.5194/acp-21-1211-2021", "abstract" : "Quantifying forcings from anthropogenic perturbations to the Earth system (ES) is important for understanding changes in climate since the pre-industrial (PI) period. Here, we quantify and analyse a wide range of present-day (PD) anthropogenic effective radiative forcings (ERFs) with the UK's Earth System Model (ESM), UKESM1, following the protocols defined by the Radiative Forcing Model Intercomparison Project (RFMIP) and the Aerosol and Chemistry Model Intercomparison Project (AerChemMIP). In particular, quantifying ERFs that include rapid adjustments within a full ESM enables the role of various chemistry\u2013aerosol\u2013cloud interactions to be investigated. Global mean ERFs for the PD (year 2014) relative to the PI (year 1850) period for carbon dioxide (CO2), nitrous oxide (N2O), ozone-depleting substances (ODSs), and methane (CH4) are 1.89 \u00b1 0.04, 0.25 \u00b1 0.04, \u22120.18 \u00b1 0.04, and 0.97 \u00b1 0.04 W m\u22122, respectively. The total greenhouse gas (GHG) ERF is 2.92 \u00b1 0.04 W m\u22122. UKESM1 has an aerosol ERF of \u22121.09 \u00b1 0.04 W m\u22122. A relatively strong negative forcing from aerosol\u2013cloud interactions (ACI) and a small negative instantaneous forcing from aerosol\u2013radiation interactions (ARI) from sulfate and organic carbon (OC) are partially offset by a substantial forcing from black carbon (BC) absorption. Internal mixing and chemical interactions imply that neither the forcing from ARI nor ACI is linear, making the aerosol ERF less than the sum of the individual speciated aerosol ERFs. Ozone (O3) precursor gases consisting of volatile organic compounds (VOCs), carbon monoxide (CO), and nitrogen oxides (NOx), but excluding CH4, exert a positive radiative forcing due to increases in O3. However, they also lead to oxidant changes, which in turn cause an indirect aerosol ERF. The net effect is that the ERF from PD\u2013PI changes in NOx emissions is negligible at 0.03 \u00b1 0.04 W m\u22122, while the ERF from changes in VOC and CO emissions is 0.33 \u00b1 0.04 W m\u22122. Together, aerosol and O3 precursors (called near-term climate forcers (NTCFs) in the context of AerChemMIP) exert an ERF of \u22121.03 \u00b1 0.04 W m\u22122, mainly due to changes in the cloud radiative effect (CRE). There is also a negative ERF from land use change (\u22120.17 \u00b1 0.04 W m\u22122). When adjusted from year 1850 to 1700, it is more negative than the range of previous estimates, and is most likely due to too strong an albedo response. In combination, the net anthropogenic ERF (1.76 \u00b1 0.04 W m\u22122) is consistent with other estimates. By including \u2026", "author" : [ { "dropping-particle" : "", "family" : "O'Connor", "given" : "Fiona M", "non-dropping-particle" : "", "parse-names" : false, "suffix" : "" }, { "dropping-particle" : "", "family" : "Abraham", "given" : "Nathan Luke", "non-dropping-particle" : "", "parse-names" : false, "suffix" : "" }, { "dropping-particle" : "", "family" : "Dalvi", "given" : "Mohit", "non-dropping-particle" : "", "parse-names" : false, "suffix" : "" }, { "dropping-particle" : "", "family" : "Folberth", "given" : "Gerd A.", "non-dropping-particle" : "", "parse-names" : false, "suffix" : "" }, { "dropping-particle" : "", "family" : "Griffiths", "given" : "Paul T.", "non-dropping-particle" : "", "parse-names" : false, "suffix" : "" }, { "dropping-particle" : "", "family" : "Hardacre", "given" : "Catherine", "non-dropping-particle" : "", "parse-names" : false, "suffix" : "" }, { "dropping-particle" : "", "family" : "Keeble", "given" : "James", "non-dropping-particle" : "", "parse-names" : false, "suffix" : "" }, { "dropping-particle" : "", "family" : "Jamil", "given" : "Omar", "non-dropping-particle" : "", "parse-names" : false, "suffix" : "" }, { "dropping-particle" : "", "family" : "Johnson", "given" : "Ben", "non-dropping-particle" : "", "parse-names" : false, "suffix" : "" }, { "dropping-particle" : "", "family" : "Kahana", "given" : "Ron", "non-dropping-particle" : "", "parse-names" : false, "suffix" : "" }, { "dropping-particle" : "", "family" : "Byeongheyon", "given" : "Kim", "non-dropping-particle" : "", "parse-names" : false, "suffix" : "" }, { "dropping-particle" : "", "family" : "Manners", "given" : "James", "non-dropping-particle" : "", "parse-names" : false, "suffix" : "" }, { "dropping-particle" : "", "family" : "Morgenstern", "given" : "Olaf", "non-dropping-particle" : "", "parse-names" : false, "suffix" : "" }, { "dropping-particle" : "", "family" : "Mulcahy", "given" : "Jane", "non-dropping-particle" : "", "parse-names" : false, "suffix" : "" }, { "dropping-particle" : "", "family" : "Robertson", "given" : "Eddy", "non-dropping-particle" : "", "parse-names" : false, "suffix" : "" }, { "dropping-particle" : "", "family" : "Seo", "given" : "Jeongbin", "non-dropping-particle" : "", "parse-names" : false, "suffix" : "" }, { "dropping-particle" : "", "family" : "Shim", "given" : "Sungbo", "non-dropping-particle" : "", "parse-names" : false, "suffix" : "" }, { "dropping-particle" : "", "family" : "Teixeira", "given" : "Joao", "non-dropping-particle" : "", "parse-names" : false, "suffix" : "" }, { "dropping-particle" : "", "family" : "Turnock", "given" : "Steven", "non-dropping-particle" : "", "parse-names" : false, "suffix" : "" }, { "dropping-particle" : "", "family" : "Williams", "given" : "Jonny", "non-dropping-particle" : "", "parse-names" : false, "suffix" : "" }, { "dropping-particle" : "", "family" : "Wiltshire", "given" : "Andy", "non-dropping-particle" : "", "parse-names" : false, "suffix" : "" }, { "dropping-particle" : "", "family" : "Zeng", "given" : "Guang", "non-dropping-particle" : "", "parse-names" : false, "suffix" : "" } ], "container-title" : "Atmospheric Chemistry and Physics", "id" : "ITEM-1", "issued" : { "date-parts" : [ [ "2021" ] ] }, "page" : "1211-1243", "title" : "Assessment of pre-industrial to present-day anthropogenic effective radiative forcing in UKESM1", "translator" : [ { "dropping-particle" : "", "family" : "G4837", "given" : "", "non-dropping-particle" : "", "parse-names" : false, "suffix" : "" } ], "type" : "article-journal", "volume" : "21" }, "uris" : [ "http://www.mendeley.com/documents/?uuid=8108639e-b185-46c4-99e9-8d0c8d3c0f58" ] }, { "id" : "ITEM-2", "itemData" : { "DOI" : "10.1002/essoar.10502742.1", "abstract" : "We assess the effective radiative forcing due to ozone-depleting substances using models participating in the Aerosols and Chemistry Model Intercomparison Project (AerChemMIP). A large inter-model spread in this globally averaged quantity necessitates an \u201cemergent constraint\u201d approach whereby we link the radiative forcing to the amount of ozone depletion simulated during 1979-2000, excluding two volcanically perturbed periods. During this period ozone-depleting substances were increasing, and several merged satellite-based climatologies document the ensuing decline of total-column ozone. We use these analyses to come up with effective radiative forcing magnitudes. For all of these satellite climatologies we find an effective radiative forcing outside or on the edge of the previously published \u201clikely\u201d range given by the 5th Assessment Report of IPCC, implying an offsetting effect of ozone depletion and/or other atmospheric feedbacks of -0.4 to -0.25 Wm-2, which is in absolute terms is larger than the previous best estimate of -0.15 Wm-2.", "author" : [ { "dropping-particle" : "", "family" : "Morgenstern", "given" : "Olaf", "non-dropping-particle" : "", "parse-names" : false, "suffix" : "" }, { "dropping-particle" : "", "family" : "O\u2019Connor", "given" : "Fiona M", "non-dropping-particle" : "", "parse-names" : false, "suffix" : "" }, { "dropping-particle" : "", "family" : "Johnson", "given" : "Ben T Thomas", "non-dropping-particle" : "", "parse-names" : false, "suffix" : "" }, { "dropping-particle" : "", "family" : "Zeng", "given" : "Guang", "non-dropping-particle" : "", "parse-names" : false, "suffix" : "" }, { "dropping-particle" : "", "family" : "Mulcahy", "given" : "Jane Patricia", "non-dropping-particle" : "", "parse-names" : false, "suffix" : "" }, { "dropping-particle" : "", "family" : "Williams", "given" : "Jonny", "non-dropping-particle" : "", "parse-names" : false, "suffix" : "" }, { "dropping-particle" : "", "family" : "Teixeira", "given" : "Joao", "non-dropping-particle" : "", "parse-names" : false, "suffix" : "" }, { "dropping-particle" : "", "family" : "Michou", "given" : "Martine", "non-dropping-particle" : "", "parse-names" : false, "suffix" : "" }, { "dropping-particle" : "", "family" : "Nabat", "given" : "Pierre", "non-dropping-particle" : "", "parse-names" : false, "suffix" : "" }, { "dropping-particle" : "", "family" : "Horowitz", "given" : "Larry Wayne", "non-dropping-particle" : "", "parse-names" : false, "suffix" : "" }, { "dropping-particle" : "", "family" : "et al.", "given" : "", "non-dropping-particle" : "", "parse-names" : false, "suffix" : "" } ], "container-title" : "Geophysical Research Letters", "id" : "ITEM-2", "issue" : "e2020GL088295", "issued" : { "date-parts" : [ [ "2020" ] ] }, "page" : "13", "title" : "Reappraisal of the climate impacts of ozone-depleting substances", "translator" : [ { "dropping-particle" : "", "family" : "G4664", "given" : "", "non-dropping-particle" : "", "parse-names" : false, "suffix" : "" } ], "type" : "article-journal", "volume" : "47" }, "uris" : [ "http://www.mendeley.com/documents/?uuid=191f4b24-43a4-4fc2-8fe8-eda284f96d2d" ] }, { "id" : "ITEM-3", "itemData" : { "DOI" : "10.5194/acp-21-853-2021", "ISSN" : "1680-7324", "author" : [ { "dropping-particle" : "", "family" : "Thornhill", "given" : "Gillian D", "non-dropping-particle" : "", "parse-names" : false, "suffix" : "" }, { "dropping-particle" : "", "family" : "Collins", "given" : "William J", "non-dropping-particle" : "", "parse-names" : false, "suffix" : "" }, { "dropping-particle" : "", "family" : "Kramer", "given" : "Ryan J", "non-dropping-particle" : "", "parse-names" : false, "suffix" : "" }, { "dropping-particle" : "", "family" : "Olivi\u00e9", "given" : "Dirk", "non-dropping-particle" : "", "parse-names" : false, "suffix" : "" }, { "dropping-particle" : "", "family" : "Skeie", "given" : "Ragnhild B.", "non-dropping-particle" : "", "parse-names" : false, "suffix" : "" }, { "dropping-particle" : "", "family" : "O'Connor", "given" : "Fiona M.", "non-dropping-particle" : "", "parse-names" : false, "suffix" : "" }, { "dropping-particle" : "", "family" : "Abraham", "given" : "Nathan Luke", "non-dropping-particle" : "", "parse-names" : false, "suffix" : "" }, { "dropping-particle" : "", "family" : "Checa-Garcia", "given" : "Ramiro", "non-dropping-particle" : "", "parse-names" : false, "suffix" : "" }, { "dropping-particle" : "", "family" : "Bauer", "given" : "Susanne E", "non-dropping-particle" : "", "parse-names" : false, "suffix" : "" }, { "dropping-particle" : "", "family" : "Deushi", "given" : "Makoto", "non-dropping-particle" : "", "parse-names" : false, "suffix" : "" }, { "dropping-particle" : "", "family" : "Emmons", "given" : "Louisa K.", "non-dropping-particle" : "", "parse-names" : false, "suffix" : "" }, { "dropping-particle" : "", "family" : "Forster", "given" : "Piers M.", "non-dropping-particle" : "", "parse-names" : false, "suffix" : "" }, { "dropping-particle" : "", "family" : "Horowitz", "given" : "Larry W.", "non-dropping-particle" : "", "parse-names" : false, "suffix" : "" }, { "dropping-particle" : "", "family" : "Johnson", "given" : "Ben", "non-dropping-particle" : "", "parse-names" : false, "suffix" : "" }, { "dropping-particle" : "", "family" : "Keeble", "given" : "James", "non-dropping-particle" : "", "parse-names" : false, "suffix" : "" }, { "dropping-particle" : "", "family" : "Lamarque", "given" : "Jean-Francois", "non-dropping-particle" : "", "parse-names" : false, "suffix" : "" }, { "dropping-particle" : "", "family" : "Michou", "given" : "Martine", "non-dropping-particle" : "", "parse-names" : false, "suffix" : "" }, { "dropping-particle" : "", "family" : "Mills", "given" : "Michael J.", "non-dropping-particle" : "", "parse-names" : false, "suffix" : "" }, { "dropping-particle" : "", "family" : "Mulcahy", "given" : "Jane P.", "non-dropping-particle" : "", "parse-names" : false, "suffix" : "" }, { "dropping-particle" : "", "family" : "Myhre", "given" : "Gunnar", "non-dropping-particle" : "", "parse-names" : false, "suffix" : "" }, { "dropping-particle" : "", "family" : "Nabat", "given" : "Pierre", "non-dropping-particle" : "", "parse-names" : false, "suffix" : "" }, { "dropping-particle" : "", "family" : "Naik", "given" : "Vaishali", "non-dropping-particle" : "", "parse-names" : false, "suffix" : "" }, { "dropping-particle" : "", "family" : "Oshima", "given" : "Naga", "non-dropping-particle" : "", "parse-names" : false, "suffix" : "" }, { "dropping-particle" : "", "family" : "Schulz", "given" : "Michael", "non-dropping-particle" : "", "parse-names" : false, "suffix" : "" }, { "dropping-particle" : "", "family" : "Smith", "given" : "Christopher J.", "non-dropping-particle" : "", "parse-names" : false, "suffix" : "" }, { "dropping-particle" : "", "family" : "Takemura", "given" : "Toshihiko", "non-dropping-particle" : "", "parse-names" : false, "suffix" : "" }, { "dropping-particle" : "", "family" : "Tilmes", "given" : "Simone", "non-dropping-particle" : "", "parse-names" : false, "suffix" : "" }, { "dropping-particle" : "", "family" : "Wu", "given" : "Tongwen", "non-dropping-particle" : "", "parse-names" : false, "suffix" : "" }, { "dropping-particle" : "", "family" : "Zeng", "given" : "Guang", "non-dropping-particle" : "", "parse-names" : false, "suffix" : "" }, { "dropping-particle" : "", "family" : "Zhang", "given" : "Jie", "non-dropping-particle" : "", "parse-names" : false, "suffix" : "" } ], "container-title" : "Atmospheric Chemistry and Physics", "id" : "ITEM-3", "issue" : "2", "issued" : { "date-parts" : [ [ "2021", "1", "21" ] ] }, "page" : "853-874", "publisher" : "Copernicus Publications", "title" : "Effective radiative forcing from emissions of reactive gases and aerosols \u2013 a multi-model comparison", "translator" : [ { "dropping-particle" : "", "family" : "G4693", "given" : "", "non-dropping-particle" : "", "parse-names" : false, "suffix" : "" } ], "type" : "article-journal", "volume" : "21" }, "uris" : [ "http://www.mendeley.com/documents/?uuid=06fa4e3b-bf34-4ef4-89f3-ba7ac753864a" ] } ], "mendeley" : { "formattedCitation" : "(Morgenstern et al., 2020; O\u2019Connor et al., 2021; Thornhill et al., 2021a)", "manualFormatting" : "(Morgenstern et al., 2020; O\u2019Connor et al., 2021; Thornhill et al., 2021b)", "plainTextFormattedCitation" : "(Morgenstern et al., 2020; O\u2019Connor et al., 2021; Thornhill et al., 2021a)", "previouslyFormattedCitation" : "(Morgenstern et al., 2020; O\u2019Connor et al., 2021; Thornhill et al., 2021a)" }, "properties" : { "noteIndex" : 0 }, "schema" : "https://github.com/citation-style-language/schema/raw/master/csl-citation.json" }</w:instrText>
      </w:r>
      <w:r>
        <w:rPr>
          <w:highlight w:val="white"/>
        </w:rPr>
        <w:fldChar w:fldCharType="separate"/>
      </w:r>
      <w:r w:rsidR="00CB33A1">
        <w:rPr>
          <w:noProof/>
          <w:highlight w:val="white"/>
          <w:lang w:val="en-US"/>
        </w:rPr>
        <w:t>(Morgenstern et al., 2020; O’Connor et al., 2021; Thornhill et al., 2021</w:t>
      </w:r>
      <w:del w:id="3331" w:author="Robin Matthews" w:date="2021-07-08T16:47:00Z">
        <w:r w:rsidR="00CB33A1" w:rsidDel="007B65B5">
          <w:rPr>
            <w:noProof/>
            <w:highlight w:val="white"/>
            <w:lang w:val="en-US"/>
          </w:rPr>
          <w:delText>a</w:delText>
        </w:r>
      </w:del>
      <w:ins w:id="3332" w:author="Robin Matthews" w:date="2021-07-08T16:47:00Z">
        <w:r w:rsidR="007B65B5">
          <w:rPr>
            <w:noProof/>
            <w:highlight w:val="white"/>
            <w:lang w:val="en-US"/>
          </w:rPr>
          <w:t>b</w:t>
        </w:r>
      </w:ins>
      <w:r w:rsidR="00CB33A1">
        <w:rPr>
          <w:noProof/>
          <w:highlight w:val="white"/>
          <w:lang w:val="en-US"/>
        </w:rPr>
        <w:t>)</w:t>
      </w:r>
      <w:r>
        <w:rPr>
          <w:highlight w:val="white"/>
        </w:rPr>
        <w:fldChar w:fldCharType="end"/>
      </w:r>
      <w:commentRangeEnd w:id="3330"/>
      <w:r w:rsidR="00CB33A1">
        <w:rPr>
          <w:rStyle w:val="Marquedecommentaire"/>
        </w:rPr>
        <w:commentReference w:id="3330"/>
      </w:r>
      <w:r w:rsidRPr="008553E0">
        <w:rPr>
          <w:highlight w:val="white"/>
          <w:lang w:val="en-US"/>
        </w:rPr>
        <w:t xml:space="preserve"> find strong adjustments in </w:t>
      </w:r>
      <w:r w:rsidR="00223B9D">
        <w:rPr>
          <w:highlight w:val="white"/>
          <w:lang w:val="en-US"/>
        </w:rPr>
        <w:t>S</w:t>
      </w:r>
      <w:r w:rsidR="00223B9D" w:rsidRPr="008553E0">
        <w:rPr>
          <w:highlight w:val="white"/>
          <w:lang w:val="en-US"/>
        </w:rPr>
        <w:t xml:space="preserve">outhern </w:t>
      </w:r>
      <w:r w:rsidR="00223B9D">
        <w:rPr>
          <w:highlight w:val="white"/>
          <w:lang w:val="en-US"/>
        </w:rPr>
        <w:t>H</w:t>
      </w:r>
      <w:r w:rsidR="00223B9D" w:rsidRPr="008553E0">
        <w:rPr>
          <w:highlight w:val="white"/>
          <w:lang w:val="en-US"/>
        </w:rPr>
        <w:t xml:space="preserve">emisphere </w:t>
      </w:r>
      <w:r w:rsidRPr="008553E0">
        <w:rPr>
          <w:highlight w:val="white"/>
          <w:lang w:val="en-US"/>
        </w:rPr>
        <w:t>aerosols and clouds</w:t>
      </w:r>
      <w:ins w:id="3333" w:author="Lucy Cowie" w:date="2021-07-27T21:49:00Z">
        <w:r w:rsidR="00D41DD0">
          <w:rPr>
            <w:highlight w:val="white"/>
            <w:lang w:val="en-US"/>
          </w:rPr>
          <w:t>,</w:t>
        </w:r>
      </w:ins>
      <w:r w:rsidRPr="008553E0">
        <w:rPr>
          <w:highlight w:val="white"/>
          <w:lang w:val="en-US"/>
        </w:rPr>
        <w:t xml:space="preserve"> such that the </w:t>
      </w:r>
      <w:r w:rsidRPr="008553E0">
        <w:rPr>
          <w:i/>
          <w:highlight w:val="white"/>
          <w:lang w:val="en-US"/>
        </w:rPr>
        <w:t>very likely</w:t>
      </w:r>
      <w:r w:rsidRPr="008553E0">
        <w:rPr>
          <w:highlight w:val="white"/>
          <w:lang w:val="en-US"/>
        </w:rPr>
        <w:t xml:space="preserve"> range in the emission based ERF for CFC</w:t>
      </w:r>
      <w:ins w:id="3334" w:author="Lucy Cowie" w:date="2021-07-27T21:49:00Z">
        <w:r w:rsidR="00D41DD0">
          <w:rPr>
            <w:highlight w:val="white"/>
            <w:lang w:val="en-US"/>
          </w:rPr>
          <w:t xml:space="preserve"> </w:t>
        </w:r>
      </w:ins>
      <w:r w:rsidRPr="008553E0">
        <w:rPr>
          <w:highlight w:val="white"/>
          <w:lang w:val="en-US"/>
        </w:rPr>
        <w:t>+</w:t>
      </w:r>
      <w:ins w:id="3335" w:author="Lucy Cowie" w:date="2021-07-27T21:49:00Z">
        <w:r w:rsidR="00D41DD0">
          <w:rPr>
            <w:highlight w:val="white"/>
            <w:lang w:val="en-US"/>
          </w:rPr>
          <w:t xml:space="preserve"> </w:t>
        </w:r>
      </w:ins>
      <w:r w:rsidRPr="008553E0">
        <w:rPr>
          <w:highlight w:val="white"/>
          <w:lang w:val="en-US"/>
        </w:rPr>
        <w:t>HCFCs</w:t>
      </w:r>
      <w:ins w:id="3336" w:author="Lucy Cowie" w:date="2021-07-27T21:49:00Z">
        <w:r w:rsidR="00D41DD0">
          <w:rPr>
            <w:highlight w:val="white"/>
            <w:lang w:val="en-US"/>
          </w:rPr>
          <w:t xml:space="preserve"> </w:t>
        </w:r>
      </w:ins>
      <w:r>
        <w:rPr>
          <w:highlight w:val="white"/>
          <w:lang w:val="en-US"/>
        </w:rPr>
        <w:t>+</w:t>
      </w:r>
      <w:ins w:id="3337" w:author="Lucy Cowie" w:date="2021-07-27T21:49:00Z">
        <w:r w:rsidR="00D41DD0">
          <w:rPr>
            <w:highlight w:val="white"/>
            <w:lang w:val="en-US"/>
          </w:rPr>
          <w:t xml:space="preserve"> </w:t>
        </w:r>
      </w:ins>
      <w:r>
        <w:rPr>
          <w:highlight w:val="white"/>
          <w:lang w:val="en-US"/>
        </w:rPr>
        <w:t>HFCs</w:t>
      </w:r>
      <w:r w:rsidRPr="008553E0">
        <w:rPr>
          <w:highlight w:val="white"/>
          <w:lang w:val="en-US"/>
        </w:rPr>
        <w:t xml:space="preserve"> </w:t>
      </w:r>
      <w:r>
        <w:rPr>
          <w:highlight w:val="white"/>
          <w:lang w:val="en-US"/>
        </w:rPr>
        <w:t xml:space="preserve">now also include negative values. </w:t>
      </w:r>
    </w:p>
    <w:p w14:paraId="51CF84FF" w14:textId="77777777" w:rsidR="00DF552C" w:rsidRPr="008553E0" w:rsidRDefault="00DF552C" w:rsidP="00D5630D">
      <w:pPr>
        <w:pStyle w:val="AR6BodyText"/>
        <w:rPr>
          <w:highlight w:val="white"/>
          <w:lang w:val="en-US"/>
        </w:rPr>
      </w:pPr>
    </w:p>
    <w:p w14:paraId="212E16FC" w14:textId="1C9BDC0D" w:rsidR="00DF552C" w:rsidRPr="008553E0" w:rsidRDefault="00DF552C" w:rsidP="00D5630D">
      <w:pPr>
        <w:pStyle w:val="AR6BodyText"/>
        <w:rPr>
          <w:highlight w:val="white"/>
          <w:lang w:val="en-US"/>
        </w:rPr>
      </w:pPr>
      <w:r>
        <w:rPr>
          <w:lang w:val="en-US"/>
        </w:rPr>
        <w:t xml:space="preserve">For </w:t>
      </w:r>
      <w:r w:rsidRPr="00ED11CC">
        <w:rPr>
          <w:highlight w:val="white"/>
          <w:lang w:val="en-US"/>
        </w:rPr>
        <w:t>methane</w:t>
      </w:r>
      <w:r>
        <w:rPr>
          <w:highlight w:val="white"/>
          <w:lang w:val="en-US"/>
        </w:rPr>
        <w:t xml:space="preserve"> emissions</w:t>
      </w:r>
      <w:r w:rsidRPr="00ED11CC">
        <w:rPr>
          <w:highlight w:val="white"/>
          <w:lang w:val="en-US"/>
        </w:rPr>
        <w:t>,</w:t>
      </w:r>
      <w:r>
        <w:rPr>
          <w:highlight w:val="white"/>
          <w:lang w:val="en-US"/>
        </w:rPr>
        <w:t xml:space="preserve"> i</w:t>
      </w:r>
      <w:r w:rsidRPr="00A73015">
        <w:rPr>
          <w:highlight w:val="white"/>
          <w:lang w:val="en-US"/>
        </w:rPr>
        <w:t>n addition to the</w:t>
      </w:r>
      <w:r>
        <w:rPr>
          <w:highlight w:val="white"/>
          <w:lang w:val="en-US"/>
        </w:rPr>
        <w:t>ir</w:t>
      </w:r>
      <w:r w:rsidRPr="00A73015">
        <w:rPr>
          <w:highlight w:val="white"/>
          <w:lang w:val="en-US"/>
        </w:rPr>
        <w:t xml:space="preserve"> direct effect, there are indirect positive ERFs from methane enhancing its own lifetime, causing ozone production</w:t>
      </w:r>
      <w:r>
        <w:rPr>
          <w:highlight w:val="white"/>
          <w:lang w:val="en-US"/>
        </w:rPr>
        <w:t>,</w:t>
      </w:r>
      <w:r w:rsidRPr="00A73015">
        <w:rPr>
          <w:highlight w:val="white"/>
          <w:lang w:val="en-US"/>
        </w:rPr>
        <w:t xml:space="preserve"> enhancing stratospheric water vapo</w:t>
      </w:r>
      <w:ins w:id="3338" w:author="Lucy Cowie" w:date="2021-07-27T21:54:00Z">
        <w:r w:rsidR="006073C0">
          <w:rPr>
            <w:highlight w:val="white"/>
            <w:lang w:val="en-US"/>
          </w:rPr>
          <w:t>u</w:t>
        </w:r>
      </w:ins>
      <w:r w:rsidRPr="00A73015">
        <w:rPr>
          <w:highlight w:val="white"/>
          <w:lang w:val="en-US"/>
        </w:rPr>
        <w:t>r</w:t>
      </w:r>
      <w:r>
        <w:rPr>
          <w:highlight w:val="white"/>
          <w:lang w:val="en-US"/>
        </w:rPr>
        <w:t xml:space="preserve">, and influencing aerosols </w:t>
      </w:r>
      <w:r w:rsidRPr="0069335F">
        <w:rPr>
          <w:lang w:val="en-US"/>
        </w:rPr>
        <w:t xml:space="preserve">and the lifetimes of HCFCs and HFCs </w:t>
      </w:r>
      <w:r w:rsidR="00927FF5">
        <w:rPr>
          <w:lang w:val="en-US"/>
        </w:rPr>
        <w:fldChar w:fldCharType="begin" w:fldLock="1"/>
      </w:r>
      <w:r w:rsidR="00D477C7">
        <w:rPr>
          <w:lang w:val="en-US"/>
        </w:rPr>
        <w:instrText>ADDIN CSL_CITATION { "citationItems" : [ { "id" : "ITEM-1", "itemData" : { "DOI" : "10.5194/acp-21-1211-2021", "abstract" : "Quantifying forcings from anthropogenic perturbations to the Earth system (ES) is important for understanding changes in climate since the pre-industrial (PI) period. Here, we quantify and analyse a wide range of present-day (PD) anthropogenic effective radiative forcings (ERFs) with the UK's Earth System Model (ESM), UKESM1, following the protocols defined by the Radiative Forcing Model Intercomparison Project (RFMIP) and the Aerosol and Chemistry Model Intercomparison Project (AerChemMIP). In particular, quantifying ERFs that include rapid adjustments within a full ESM enables the role of various chemistry\u2013aerosol\u2013cloud interactions to be investigated. Global mean ERFs for the PD (year 2014) relative to the PI (year 1850) period for carbon dioxide (CO2), nitrous oxide (N2O), ozone-depleting substances (ODSs), and methane (CH4) are 1.89 \u00b1 0.04, 0.25 \u00b1 0.04, \u22120.18 \u00b1 0.04, and 0.97 \u00b1 0.04 W m\u22122, respectively. The total greenhouse gas (GHG) ERF is 2.92 \u00b1 0.04 W m\u22122. UKESM1 has an aerosol ERF of \u22121.09 \u00b1 0.04 W m\u22122. A relatively strong negative forcing from aerosol\u2013cloud interactions (ACI) and a small negative instantaneous forcing from aerosol\u2013radiation interactions (ARI) from sulfate and organic carbon (OC) are partially offset by a substantial forcing from black carbon (BC) absorption. Internal mixing and chemical interactions imply that neither the forcing from ARI nor ACI is linear, making the aerosol ERF less than the sum of the individual speciated aerosol ERFs. Ozone (O3) precursor gases consisting of volatile organic compounds (VOCs), carbon monoxide (CO), and nitrogen oxides (NOx), but excluding CH4, exert a positive radiative forcing due to increases in O3. However, they also lead to oxidant changes, which in turn cause an indirect aerosol ERF. The net effect is that the ERF from PD\u2013PI changes in NOx emissions is negligible at 0.03 \u00b1 0.04 W m\u22122, while the ERF from changes in VOC and CO emissions is 0.33 \u00b1 0.04 W m\u22122. Together, aerosol and O3 precursors (called near-term climate forcers (NTCFs) in the context of AerChemMIP) exert an ERF of \u22121.03 \u00b1 0.04 W m\u22122, mainly due to changes in the cloud radiative effect (CRE). There is also a negative ERF from land use change (\u22120.17 \u00b1 0.04 W m\u22122). When adjusted from year 1850 to 1700, it is more negative than the range of previous estimates, and is most likely due to too strong an albedo response. In combination, the net anthropogenic ERF (1.76 \u00b1 0.04 W m\u22122) is consistent with other estimates. By including \u2026", "author" : [ { "dropping-particle" : "", "family" : "O'Connor", "given" : "Fiona M", "non-dropping-particle" : "", "parse-names" : false, "suffix" : "" }, { "dropping-particle" : "", "family" : "Abraham", "given" : "Nathan Luke", "non-dropping-particle" : "", "parse-names" : false, "suffix" : "" }, { "dropping-particle" : "", "family" : "Dalvi", "given" : "Mohit", "non-dropping-particle" : "", "parse-names" : false, "suffix" : "" }, { "dropping-particle" : "", "family" : "Folberth", "given" : "Gerd A.", "non-dropping-particle" : "", "parse-names" : false, "suffix" : "" }, { "dropping-particle" : "", "family" : "Griffiths", "given" : "Paul T.", "non-dropping-particle" : "", "parse-names" : false, "suffix" : "" }, { "dropping-particle" : "", "family" : "Hardacre", "given" : "Catherine", "non-dropping-particle" : "", "parse-names" : false, "suffix" : "" }, { "dropping-particle" : "", "family" : "Keeble", "given" : "James", "non-dropping-particle" : "", "parse-names" : false, "suffix" : "" }, { "dropping-particle" : "", "family" : "Jamil", "given" : "Omar", "non-dropping-particle" : "", "parse-names" : false, "suffix" : "" }, { "dropping-particle" : "", "family" : "Johnson", "given" : "Ben", "non-dropping-particle" : "", "parse-names" : false, "suffix" : "" }, { "dropping-particle" : "", "family" : "Kahana", "given" : "Ron", "non-dropping-particle" : "", "parse-names" : false, "suffix" : "" }, { "dropping-particle" : "", "family" : "Byeongheyon", "given" : "Kim", "non-dropping-particle" : "", "parse-names" : false, "suffix" : "" }, { "dropping-particle" : "", "family" : "Manners", "given" : "James", "non-dropping-particle" : "", "parse-names" : false, "suffix" : "" }, { "dropping-particle" : "", "family" : "Morgenstern", "given" : "Olaf", "non-dropping-particle" : "", "parse-names" : false, "suffix" : "" }, { "dropping-particle" : "", "family" : "Mulcahy", "given" : "Jane", "non-dropping-particle" : "", "parse-names" : false, "suffix" : "" }, { "dropping-particle" : "", "family" : "Robertson", "given" : "Eddy", "non-dropping-particle" : "", "parse-names" : false, "suffix" : "" }, { "dropping-particle" : "", "family" : "Seo", "given" : "Jeongbin", "non-dropping-particle" : "", "parse-names" : false, "suffix" : "" }, { "dropping-particle" : "", "family" : "Shim", "given" : "Sungbo", "non-dropping-particle" : "", "parse-names" : false, "suffix" : "" }, { "dropping-particle" : "", "family" : "Teixeira", "given" : "Joao", "non-dropping-particle" : "", "parse-names" : false, "suffix" : "" }, { "dropping-particle" : "", "family" : "Turnock", "given" : "Steven", "non-dropping-particle" : "", "parse-names" : false, "suffix" : "" }, { "dropping-particle" : "", "family" : "Williams", "given" : "Jonny", "non-dropping-particle" : "", "parse-names" : false, "suffix" : "" }, { "dropping-particle" : "", "family" : "Wiltshire", "given" : "Andy", "non-dropping-particle" : "", "parse-names" : false, "suffix" : "" }, { "dropping-particle" : "", "family" : "Zeng", "given" : "Guang", "non-dropping-particle" : "", "parse-names" : false, "suffix" : "" } ], "container-title" : "Atmospheric Chemistry and Physics", "id" : "ITEM-1", "issued" : { "date-parts" : [ [ "2021" ] ] }, "page" : "1211-1243", "title" : "Assessment of pre-industrial to present-day anthropogenic effective radiative forcing in UKESM1", "translator" : [ { "dropping-particle" : "", "family" : "G4837", "given" : "", "non-dropping-particle" : "", "parse-names" : false, "suffix" : "" } ], "type" : "article-journal", "volume" : "21" }, "uris" : [ "http://www.mendeley.com/documents/?uuid=8108639e-b185-46c4-99e9-8d0c8d3c0f58" ] }, { "id" : "ITEM-2", "itemData" : { "DOI" : "10.1017/CBO9781107415324.018", "ISBN" : "9781107661820", "author" : [ { "dropping-particle" : "", "family" : "Myhre", "given" : "Gunnar", "non-dropping-particle" : "", "parse-names" : false, "suffix" : "" }, { "dropping-particle" : "", "family" : "Shindell", "given" : "Drew", "non-dropping-particle" : "", "parse-names" : false, "suffix" : "" }, { "dropping-particle" : "", "family" : "Br\u00e9on", "given" : "Francois-Marie", "non-dropping-particle" : "", "parse-names" : false, "suffix" : "" }, { "dropping-particle" : "", "family" : "Collins", "given" : "William", "non-dropping-particle" : "", "parse-names" : false, "suffix" : "" }, { "dropping-particle" : "", "family" : "Fuglestvedt", "given" : "Jan", "non-dropping-particle" : "", "parse-names" : false, "suffix" : "" }, { "dropping-particle" : "", "family" : "Huang", "given" : "Jianping", "non-dropping-particle" : "", "parse-names" : false, "suffix" : "" }, { "dropping-particle" : "", "family" : "Koch", "given" : "Dorothy", "non-dropping-particle" : "", "parse-names" : false, "suffix" : "" }, { "dropping-particle" : "", "family" : "Lamarque", "given" : "Jean-Francois", "non-dropping-particle" : "", "parse-names" : false, "suffix" : "" }, { "dropping-particle" : "", "family" : "Lee", "given" : "David", "non-dropping-particle" : "", "parse-names" : false, "suffix" : "" }, { "dropping-particle" : "", "family" : "Mendoza", "given" : "Blanca", "non-dropping-particle" : "", "parse-names" : false, "suffix" : "" }, { "dropping-particle" : "", "family" : "Nakajima", "given" : "Teruyuki", "non-dropping-particle" : "", "parse-names" : false, "suffix" : "" }, { "dropping-particle" : "", "family" : "Robock", "given" : "Alan", "non-dropping-particle" : "", "parse-names" : false, "suffix" : "" }, { "dropping-particle" : "", "family" : "Stephens", "given" : "Graeme", "non-dropping-particle" : "", "parse-names" : false, "suffix" : "" }, { "dropping-particle" : "", "family" : "Takemura", "given" : "Toshihiko", "non-dropping-particle" : "", "parse-names" : false, "suffix" : "" }, { "dropping-particle" : "", "family" : "Zhang", "given" : "Hua", "non-dropping-particle" : "", "parse-names" : false, "suffix" : "" } ], "chapter-number" : "8",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"genre" : "Book Section", "id" : "ITEM-2", "issued" : { "date-parts" : [ [ "2013" ] ] }, "page" : "659-740", "publisher" : "Cambridge University Press", "publisher-place" : "Cambridge, United Kingdom and New York, NY, USA", "title" : "Anthropogenic and Natural Radiative Forcing", "translator" : [ { "dropping-particle" : "", "family" : "G5425", "given" : "Rt13", "non-dropping-particle" : "", "parse-names" : false, "suffix" : "" } ], "type" : "chapter" }, "uris" : [ "http://www.mendeley.com/documents/?uuid=b9eebf76-21a6-4bbc-b69a-7f5fffcf0153" ] } ], "mendeley" : { "formattedCitation" : "(Myhre et al., 2013; O\u2019Connor et al., 2021)", "plainTextFormattedCitation" : "(Myhre et al., 2013; O\u2019Connor et al., 2021)", "previouslyFormattedCitation" : "(Myhre et al., 2013; O\u2019Connor et al., 2021)" }, "properties" : { "noteIndex" : 0 }, "schema" : "https://github.com/citation-style-language/schema/raw/master/csl-citation.json" }</w:instrText>
      </w:r>
      <w:r w:rsidR="00927FF5">
        <w:rPr>
          <w:lang w:val="en-US"/>
        </w:rPr>
        <w:fldChar w:fldCharType="separate"/>
      </w:r>
      <w:r w:rsidR="00CB33A1">
        <w:rPr>
          <w:noProof/>
          <w:lang w:val="en-US"/>
        </w:rPr>
        <w:t>(Myhre et al., 2013; O’Connor et al., 2021)</w:t>
      </w:r>
      <w:r w:rsidR="00927FF5">
        <w:rPr>
          <w:lang w:val="en-US"/>
        </w:rPr>
        <w:fldChar w:fldCharType="end"/>
      </w:r>
      <w:r w:rsidRPr="00A73015">
        <w:rPr>
          <w:highlight w:val="white"/>
          <w:lang w:val="en-US"/>
        </w:rPr>
        <w:t>.</w:t>
      </w:r>
      <w:r>
        <w:rPr>
          <w:highlight w:val="white"/>
          <w:lang w:val="en-US"/>
        </w:rPr>
        <w:t xml:space="preserve"> T</w:t>
      </w:r>
      <w:r w:rsidRPr="008553E0">
        <w:rPr>
          <w:highlight w:val="white"/>
          <w:lang w:val="en-US"/>
        </w:rPr>
        <w:t xml:space="preserve">he ERF </w:t>
      </w:r>
      <w:r>
        <w:rPr>
          <w:highlight w:val="white"/>
          <w:lang w:val="en-US"/>
        </w:rPr>
        <w:t xml:space="preserve">from methane emissions </w:t>
      </w:r>
      <w:r w:rsidRPr="008553E0">
        <w:rPr>
          <w:highlight w:val="white"/>
          <w:lang w:val="en-US"/>
        </w:rPr>
        <w:t xml:space="preserve">is considerably higher than the </w:t>
      </w:r>
      <w:r>
        <w:rPr>
          <w:highlight w:val="white"/>
          <w:lang w:val="en-US"/>
        </w:rPr>
        <w:t xml:space="preserve">ERF </w:t>
      </w:r>
      <w:r w:rsidRPr="008553E0">
        <w:rPr>
          <w:highlight w:val="white"/>
          <w:lang w:val="en-US"/>
        </w:rPr>
        <w:t>estimate</w:t>
      </w:r>
      <w:r>
        <w:rPr>
          <w:highlight w:val="white"/>
          <w:lang w:val="en-US"/>
        </w:rPr>
        <w:t xml:space="preserve"> resulting from its </w:t>
      </w:r>
      <w:r w:rsidRPr="008553E0">
        <w:rPr>
          <w:highlight w:val="white"/>
          <w:lang w:val="en-US"/>
        </w:rPr>
        <w:t>abundance</w:t>
      </w:r>
      <w:r>
        <w:rPr>
          <w:highlight w:val="white"/>
          <w:lang w:val="en-US"/>
        </w:rPr>
        <w:t xml:space="preserve"> change</w:t>
      </w:r>
      <w:r w:rsidRPr="008553E0">
        <w:rPr>
          <w:highlight w:val="white"/>
          <w:lang w:val="en-US"/>
        </w:rPr>
        <w:t xml:space="preserve">. The central estimate with the </w:t>
      </w:r>
      <w:r w:rsidRPr="008553E0">
        <w:rPr>
          <w:i/>
          <w:highlight w:val="white"/>
          <w:lang w:val="en-US"/>
        </w:rPr>
        <w:t>very likely</w:t>
      </w:r>
      <w:r w:rsidRPr="008553E0">
        <w:rPr>
          <w:highlight w:val="white"/>
          <w:lang w:val="en-US"/>
        </w:rPr>
        <w:t xml:space="preserve"> range is 1.21 </w:t>
      </w:r>
      <w:commentRangeStart w:id="3339"/>
      <w:r w:rsidRPr="008553E0">
        <w:rPr>
          <w:highlight w:val="white"/>
          <w:lang w:val="en-US"/>
        </w:rPr>
        <w:t>(0.9</w:t>
      </w:r>
      <w:r>
        <w:rPr>
          <w:highlight w:val="white"/>
          <w:lang w:val="en-US"/>
        </w:rPr>
        <w:t>0</w:t>
      </w:r>
      <w:r w:rsidRPr="008553E0">
        <w:rPr>
          <w:highlight w:val="white"/>
          <w:lang w:val="en-US"/>
        </w:rPr>
        <w:t xml:space="preserve"> to 1.51) </w:t>
      </w:r>
      <w:commentRangeEnd w:id="3339"/>
      <w:r w:rsidR="00FA4F3B">
        <w:rPr>
          <w:rStyle w:val="Marquedecommentaire"/>
          <w:lang w:val="en-GB"/>
        </w:rPr>
        <w:commentReference w:id="3339"/>
      </w:r>
      <w:r w:rsidRPr="008553E0">
        <w:rPr>
          <w:highlight w:val="white"/>
          <w:lang w:val="en-US"/>
        </w:rPr>
        <w:t>W</w:t>
      </w:r>
      <w:r>
        <w:rPr>
          <w:highlight w:val="white"/>
          <w:lang w:val="en-US"/>
        </w:rPr>
        <w:t xml:space="preserve"> </w:t>
      </w:r>
      <w:r w:rsidRPr="008553E0">
        <w:rPr>
          <w:highlight w:val="white"/>
          <w:lang w:val="en-US"/>
        </w:rPr>
        <w:t>m</w:t>
      </w:r>
      <w:ins w:id="3340" w:author="Lucy Cowie" w:date="2021-07-27T22:00:00Z">
        <w:r w:rsidR="00FA4F3B">
          <w:rPr>
            <w:highlight w:val="white"/>
            <w:vertAlign w:val="superscript"/>
            <w:lang w:val="en-US"/>
          </w:rPr>
          <w:t>–</w:t>
        </w:r>
      </w:ins>
      <w:del w:id="3341" w:author="Lucy Cowie" w:date="2021-07-27T22:00:00Z">
        <w:r w:rsidRPr="008553E0" w:rsidDel="00FA4F3B">
          <w:rPr>
            <w:highlight w:val="white"/>
            <w:vertAlign w:val="superscript"/>
            <w:lang w:val="en-US"/>
          </w:rPr>
          <w:delText>-</w:delText>
        </w:r>
      </w:del>
      <w:r w:rsidRPr="008553E0">
        <w:rPr>
          <w:highlight w:val="white"/>
          <w:vertAlign w:val="superscript"/>
          <w:lang w:val="en-US"/>
        </w:rPr>
        <w:t xml:space="preserve">2 </w:t>
      </w:r>
      <w:r>
        <w:rPr>
          <w:highlight w:val="white"/>
          <w:vertAlign w:val="superscript"/>
          <w:lang w:val="en-US"/>
        </w:rPr>
        <w:t xml:space="preserve"> </w:t>
      </w:r>
      <w:r w:rsidRPr="00EE3D37">
        <w:rPr>
          <w:highlight w:val="white"/>
          <w:lang w:val="en-US"/>
        </w:rPr>
        <w:t xml:space="preserve">for </w:t>
      </w:r>
      <w:ins w:id="3342" w:author="Lucy Cowie" w:date="2021-07-27T22:00:00Z">
        <w:r w:rsidR="00FA4F3B">
          <w:rPr>
            <w:highlight w:val="white"/>
            <w:lang w:val="en-US"/>
          </w:rPr>
          <w:t xml:space="preserve">the </w:t>
        </w:r>
      </w:ins>
      <w:r w:rsidRPr="00EE3D37">
        <w:rPr>
          <w:highlight w:val="white"/>
          <w:lang w:val="en-US"/>
        </w:rPr>
        <w:t>emission-based estimate</w:t>
      </w:r>
      <w:r>
        <w:rPr>
          <w:highlight w:val="white"/>
          <w:vertAlign w:val="superscript"/>
          <w:lang w:val="en-US"/>
        </w:rPr>
        <w:t xml:space="preserve"> </w:t>
      </w:r>
      <w:del w:id="3343" w:author="Lucy Cowie" w:date="2021-07-27T22:01:00Z">
        <w:r w:rsidRPr="008553E0" w:rsidDel="00FA4F3B">
          <w:rPr>
            <w:highlight w:val="white"/>
            <w:lang w:val="en-US"/>
          </w:rPr>
          <w:delText xml:space="preserve">versus </w:delText>
        </w:r>
      </w:del>
      <w:ins w:id="3344" w:author="Lucy Cowie" w:date="2021-07-27T22:01:00Z">
        <w:r w:rsidR="00FA4F3B">
          <w:rPr>
            <w:highlight w:val="white"/>
            <w:lang w:val="en-US"/>
          </w:rPr>
          <w:t>compared with</w:t>
        </w:r>
        <w:r w:rsidR="00FA4F3B" w:rsidRPr="008553E0">
          <w:rPr>
            <w:highlight w:val="white"/>
            <w:lang w:val="en-US"/>
          </w:rPr>
          <w:t xml:space="preserve"> </w:t>
        </w:r>
      </w:ins>
      <w:r w:rsidRPr="008553E0">
        <w:rPr>
          <w:highlight w:val="white"/>
          <w:lang w:val="en-US"/>
        </w:rPr>
        <w:t>0.54 W</w:t>
      </w:r>
      <w:r>
        <w:rPr>
          <w:highlight w:val="white"/>
          <w:lang w:val="en-US"/>
        </w:rPr>
        <w:t xml:space="preserve"> </w:t>
      </w:r>
      <w:r w:rsidRPr="008553E0">
        <w:rPr>
          <w:highlight w:val="white"/>
          <w:lang w:val="en-US"/>
        </w:rPr>
        <w:t>m</w:t>
      </w:r>
      <w:ins w:id="3345" w:author="Lucy Cowie" w:date="2021-07-27T22:00:00Z">
        <w:r w:rsidR="00FA4F3B">
          <w:rPr>
            <w:highlight w:val="white"/>
            <w:vertAlign w:val="superscript"/>
            <w:lang w:val="en-US"/>
          </w:rPr>
          <w:t>–</w:t>
        </w:r>
      </w:ins>
      <w:del w:id="3346" w:author="Lucy Cowie" w:date="2021-07-27T22:00:00Z">
        <w:r w:rsidRPr="008553E0" w:rsidDel="00FA4F3B">
          <w:rPr>
            <w:highlight w:val="white"/>
            <w:vertAlign w:val="superscript"/>
            <w:lang w:val="en-US"/>
          </w:rPr>
          <w:delText>-</w:delText>
        </w:r>
      </w:del>
      <w:r w:rsidRPr="008553E0">
        <w:rPr>
          <w:highlight w:val="white"/>
          <w:vertAlign w:val="superscript"/>
          <w:lang w:val="en-US"/>
        </w:rPr>
        <w:t>2</w:t>
      </w:r>
      <w:r w:rsidRPr="008553E0">
        <w:rPr>
          <w:highlight w:val="white"/>
          <w:lang w:val="en-US"/>
        </w:rPr>
        <w:t xml:space="preserve"> </w:t>
      </w:r>
      <w:r w:rsidRPr="00BC1A9C">
        <w:rPr>
          <w:highlight w:val="white"/>
          <w:lang w:val="en-US"/>
        </w:rPr>
        <w:t xml:space="preserve">for </w:t>
      </w:r>
      <w:ins w:id="3347" w:author="Lucy Cowie" w:date="2021-07-27T22:01:00Z">
        <w:r w:rsidR="00FA4F3B">
          <w:rPr>
            <w:highlight w:val="white"/>
            <w:lang w:val="en-US"/>
          </w:rPr>
          <w:t xml:space="preserve">the </w:t>
        </w:r>
      </w:ins>
      <w:r>
        <w:rPr>
          <w:highlight w:val="white"/>
          <w:lang w:val="en-US"/>
        </w:rPr>
        <w:t>abundance</w:t>
      </w:r>
      <w:r w:rsidRPr="00BC1A9C">
        <w:rPr>
          <w:highlight w:val="white"/>
          <w:lang w:val="en-US"/>
        </w:rPr>
        <w:t>-based estimate</w:t>
      </w:r>
      <w:r w:rsidRPr="008553E0">
        <w:rPr>
          <w:highlight w:val="white"/>
          <w:lang w:val="en-US"/>
        </w:rPr>
        <w:t xml:space="preserve"> (</w:t>
      </w:r>
      <w:del w:id="3348" w:author="Lucy Cowie" w:date="2021-07-27T22:02:00Z">
        <w:r w:rsidRPr="008553E0" w:rsidDel="003545E8">
          <w:rPr>
            <w:highlight w:val="white"/>
            <w:lang w:val="en-US"/>
          </w:rPr>
          <w:delText>cf.</w:delText>
        </w:r>
      </w:del>
      <w:ins w:id="3349" w:author="Lucy Cowie" w:date="2021-07-27T22:01:00Z">
        <w:r w:rsidR="0052036B">
          <w:rPr>
            <w:highlight w:val="white"/>
            <w:lang w:val="en-US"/>
          </w:rPr>
          <w:t>S</w:t>
        </w:r>
      </w:ins>
      <w:del w:id="3350" w:author="Lucy Cowie" w:date="2021-07-27T22:02:00Z">
        <w:r w:rsidRPr="008553E0" w:rsidDel="003545E8">
          <w:rPr>
            <w:highlight w:val="white"/>
            <w:lang w:val="en-US"/>
          </w:rPr>
          <w:delText xml:space="preserve"> s</w:delText>
        </w:r>
      </w:del>
      <w:r w:rsidRPr="008553E0">
        <w:rPr>
          <w:highlight w:val="white"/>
          <w:lang w:val="en-US"/>
        </w:rPr>
        <w:t xml:space="preserve">ection 7.3.5). </w:t>
      </w:r>
      <w:r>
        <w:rPr>
          <w:highlight w:val="white"/>
          <w:lang w:val="en-US"/>
        </w:rPr>
        <w:t>T</w:t>
      </w:r>
      <w:r w:rsidRPr="008553E0">
        <w:rPr>
          <w:highlight w:val="white"/>
          <w:lang w:val="en-US"/>
        </w:rPr>
        <w:t>he abundance</w:t>
      </w:r>
      <w:r>
        <w:rPr>
          <w:highlight w:val="white"/>
          <w:lang w:val="en-US"/>
        </w:rPr>
        <w:t>-</w:t>
      </w:r>
      <w:r w:rsidRPr="008553E0">
        <w:rPr>
          <w:highlight w:val="white"/>
          <w:lang w:val="en-US"/>
        </w:rPr>
        <w:t>based ERF</w:t>
      </w:r>
      <w:r>
        <w:rPr>
          <w:highlight w:val="white"/>
          <w:lang w:val="en-US"/>
        </w:rPr>
        <w:t xml:space="preserve"> estimate for CH</w:t>
      </w:r>
      <w:r w:rsidRPr="00004964">
        <w:rPr>
          <w:highlight w:val="white"/>
          <w:vertAlign w:val="subscript"/>
          <w:lang w:val="en-US"/>
        </w:rPr>
        <w:t>4</w:t>
      </w:r>
      <w:r>
        <w:rPr>
          <w:highlight w:val="white"/>
          <w:lang w:val="en-US"/>
        </w:rPr>
        <w:t xml:space="preserve"> results from contributions of its own emissions and the effects of several other compounds, some decreasing CH</w:t>
      </w:r>
      <w:r w:rsidRPr="00004964">
        <w:rPr>
          <w:highlight w:val="white"/>
          <w:vertAlign w:val="subscript"/>
          <w:lang w:val="en-US"/>
        </w:rPr>
        <w:t>4</w:t>
      </w:r>
      <w:r>
        <w:rPr>
          <w:highlight w:val="white"/>
          <w:lang w:val="en-US"/>
        </w:rPr>
        <w:t xml:space="preserve"> lifetime, notably NO</w:t>
      </w:r>
      <w:r w:rsidRPr="00D169F5">
        <w:rPr>
          <w:iCs/>
          <w:highlight w:val="white"/>
          <w:vertAlign w:val="subscript"/>
          <w:lang w:val="en-US"/>
          <w:rPrChange w:id="3351" w:author="Lucy Cowie" w:date="2021-07-27T22:02:00Z">
            <w:rPr>
              <w:i/>
              <w:highlight w:val="white"/>
              <w:vertAlign w:val="subscript"/>
              <w:lang w:val="en-US"/>
            </w:rPr>
          </w:rPrChange>
        </w:rPr>
        <w:t>x</w:t>
      </w:r>
      <w:r>
        <w:rPr>
          <w:highlight w:val="white"/>
          <w:lang w:val="en-US"/>
        </w:rPr>
        <w:t>, which</w:t>
      </w:r>
      <w:r w:rsidRPr="008553E0">
        <w:rPr>
          <w:highlight w:val="white"/>
          <w:lang w:val="en-US"/>
        </w:rPr>
        <w:t xml:space="preserve"> </w:t>
      </w:r>
      <w:r>
        <w:rPr>
          <w:highlight w:val="white"/>
          <w:lang w:val="en-US"/>
        </w:rPr>
        <w:t>importantly reduce the CH</w:t>
      </w:r>
      <w:r w:rsidRPr="00004964">
        <w:rPr>
          <w:highlight w:val="white"/>
          <w:vertAlign w:val="subscript"/>
          <w:lang w:val="en-US"/>
        </w:rPr>
        <w:t>4</w:t>
      </w:r>
      <w:r>
        <w:rPr>
          <w:highlight w:val="white"/>
          <w:lang w:val="en-US"/>
        </w:rPr>
        <w:t xml:space="preserve"> abundance-based</w:t>
      </w:r>
      <w:r w:rsidRPr="008553E0">
        <w:rPr>
          <w:highlight w:val="white"/>
          <w:lang w:val="en-US"/>
        </w:rPr>
        <w:t xml:space="preserve"> ERF. Emissions of CO and </w:t>
      </w:r>
      <w:r>
        <w:rPr>
          <w:highlight w:val="white"/>
          <w:lang w:val="en-US"/>
        </w:rPr>
        <w:t>NM</w:t>
      </w:r>
      <w:r w:rsidRPr="008553E0">
        <w:rPr>
          <w:highlight w:val="white"/>
          <w:lang w:val="en-US"/>
        </w:rPr>
        <w:t xml:space="preserve">VOCs both indirectly contribute to a positive ERF through enhancing ozone production in the troposphere and increasing the methane lifetime. For CO </w:t>
      </w:r>
      <w:r w:rsidRPr="000F25D5">
        <w:rPr>
          <w:highlight w:val="white"/>
          <w:lang w:val="en-US"/>
        </w:rPr>
        <w:t xml:space="preserve">and </w:t>
      </w:r>
      <w:r>
        <w:rPr>
          <w:highlight w:val="white"/>
          <w:lang w:val="en-US"/>
        </w:rPr>
        <w:t>NM</w:t>
      </w:r>
      <w:r w:rsidRPr="000F25D5">
        <w:rPr>
          <w:highlight w:val="white"/>
          <w:lang w:val="en-US"/>
        </w:rPr>
        <w:t xml:space="preserve">VOCs of fossil origin there </w:t>
      </w:r>
      <w:r w:rsidRPr="008553E0">
        <w:rPr>
          <w:highlight w:val="white"/>
          <w:lang w:val="en-US"/>
        </w:rPr>
        <w:t>is also a 0.07 W</w:t>
      </w:r>
      <w:r>
        <w:rPr>
          <w:highlight w:val="white"/>
          <w:lang w:val="en-US"/>
        </w:rPr>
        <w:t xml:space="preserve"> </w:t>
      </w:r>
      <w:r w:rsidRPr="008553E0">
        <w:rPr>
          <w:highlight w:val="white"/>
          <w:lang w:val="en-US"/>
        </w:rPr>
        <w:t>m</w:t>
      </w:r>
      <w:ins w:id="3352" w:author="Lucy Cowie" w:date="2021-07-27T22:02:00Z">
        <w:r w:rsidR="00D169F5">
          <w:rPr>
            <w:highlight w:val="white"/>
            <w:vertAlign w:val="superscript"/>
            <w:lang w:val="en-US"/>
          </w:rPr>
          <w:t>–</w:t>
        </w:r>
      </w:ins>
      <w:del w:id="3353" w:author="Lucy Cowie" w:date="2021-07-27T22:02:00Z">
        <w:r w:rsidRPr="008553E0" w:rsidDel="00D169F5">
          <w:rPr>
            <w:highlight w:val="white"/>
            <w:vertAlign w:val="superscript"/>
            <w:lang w:val="en-US"/>
          </w:rPr>
          <w:delText>-</w:delText>
        </w:r>
      </w:del>
      <w:r w:rsidRPr="008553E0">
        <w:rPr>
          <w:highlight w:val="white"/>
          <w:vertAlign w:val="superscript"/>
          <w:lang w:val="en-US"/>
        </w:rPr>
        <w:t xml:space="preserve">2 </w:t>
      </w:r>
      <w:r w:rsidRPr="008553E0">
        <w:rPr>
          <w:highlight w:val="white"/>
          <w:lang w:val="en-US"/>
        </w:rPr>
        <w:t>contribution to CO</w:t>
      </w:r>
      <w:r w:rsidRPr="008553E0">
        <w:rPr>
          <w:highlight w:val="white"/>
          <w:vertAlign w:val="subscript"/>
          <w:lang w:val="en-US"/>
        </w:rPr>
        <w:t>2</w:t>
      </w:r>
      <w:r w:rsidRPr="008553E0">
        <w:rPr>
          <w:highlight w:val="white"/>
          <w:lang w:val="en-US"/>
        </w:rPr>
        <w:t xml:space="preserve"> from </w:t>
      </w:r>
      <w:r>
        <w:rPr>
          <w:highlight w:val="white"/>
          <w:lang w:val="en-US"/>
        </w:rPr>
        <w:t>their oxidation</w:t>
      </w:r>
      <w:r w:rsidRPr="008553E0">
        <w:rPr>
          <w:highlight w:val="white"/>
          <w:lang w:val="en-US"/>
        </w:rPr>
        <w:t xml:space="preserve">. The </w:t>
      </w:r>
      <w:r w:rsidRPr="008553E0">
        <w:rPr>
          <w:i/>
          <w:highlight w:val="white"/>
          <w:lang w:val="en-US"/>
        </w:rPr>
        <w:t>very likely</w:t>
      </w:r>
      <w:r w:rsidRPr="008553E0">
        <w:rPr>
          <w:highlight w:val="white"/>
          <w:lang w:val="en-US"/>
        </w:rPr>
        <w:t xml:space="preserve"> total ERF</w:t>
      </w:r>
      <w:r>
        <w:rPr>
          <w:highlight w:val="white"/>
          <w:lang w:val="en-US"/>
        </w:rPr>
        <w:t xml:space="preserve"> of CO and NMVOCs</w:t>
      </w:r>
      <w:r w:rsidRPr="008553E0">
        <w:rPr>
          <w:highlight w:val="white"/>
          <w:lang w:val="en-US"/>
        </w:rPr>
        <w:t xml:space="preserve"> </w:t>
      </w:r>
      <w:r>
        <w:rPr>
          <w:highlight w:val="white"/>
          <w:lang w:val="en-US"/>
        </w:rPr>
        <w:t xml:space="preserve">emissions </w:t>
      </w:r>
      <w:r w:rsidRPr="008553E0">
        <w:rPr>
          <w:highlight w:val="white"/>
          <w:lang w:val="en-US"/>
        </w:rPr>
        <w:t xml:space="preserve">is estimated to 0.45 </w:t>
      </w:r>
      <w:commentRangeStart w:id="3354"/>
      <w:r w:rsidRPr="008553E0">
        <w:rPr>
          <w:highlight w:val="white"/>
          <w:lang w:val="en-US"/>
        </w:rPr>
        <w:t>(0.2</w:t>
      </w:r>
      <w:r>
        <w:rPr>
          <w:highlight w:val="white"/>
          <w:lang w:val="en-US"/>
        </w:rPr>
        <w:t>2</w:t>
      </w:r>
      <w:r w:rsidRPr="008553E0">
        <w:rPr>
          <w:highlight w:val="white"/>
          <w:lang w:val="en-US"/>
        </w:rPr>
        <w:t xml:space="preserve"> to 0.67) </w:t>
      </w:r>
      <w:commentRangeEnd w:id="3354"/>
      <w:r w:rsidR="00D169F5">
        <w:rPr>
          <w:rStyle w:val="Marquedecommentaire"/>
          <w:lang w:val="en-GB"/>
        </w:rPr>
        <w:commentReference w:id="3354"/>
      </w:r>
      <w:r w:rsidRPr="008553E0">
        <w:rPr>
          <w:highlight w:val="white"/>
          <w:lang w:val="en-US"/>
        </w:rPr>
        <w:t>W</w:t>
      </w:r>
      <w:r>
        <w:rPr>
          <w:highlight w:val="white"/>
          <w:lang w:val="en-US"/>
        </w:rPr>
        <w:t xml:space="preserve"> </w:t>
      </w:r>
      <w:r w:rsidRPr="008553E0">
        <w:rPr>
          <w:highlight w:val="white"/>
          <w:lang w:val="en-US"/>
        </w:rPr>
        <w:t>m</w:t>
      </w:r>
      <w:del w:id="3355" w:author="Ian Blenkinsop" w:date="2021-07-29T12:13:00Z">
        <w:r w:rsidRPr="008553E0" w:rsidDel="004B6367">
          <w:rPr>
            <w:highlight w:val="white"/>
            <w:vertAlign w:val="superscript"/>
            <w:lang w:val="en-US"/>
          </w:rPr>
          <w:delText>-</w:delText>
        </w:r>
      </w:del>
      <w:ins w:id="3356" w:author="Ian Blenkinsop" w:date="2021-07-29T12:13:00Z">
        <w:r w:rsidR="004B6367">
          <w:rPr>
            <w:highlight w:val="white"/>
            <w:vertAlign w:val="superscript"/>
            <w:lang w:val="en-US"/>
          </w:rPr>
          <w:t>–</w:t>
        </w:r>
      </w:ins>
      <w:r w:rsidRPr="008553E0">
        <w:rPr>
          <w:highlight w:val="white"/>
          <w:vertAlign w:val="superscript"/>
          <w:lang w:val="en-US"/>
        </w:rPr>
        <w:t>2</w:t>
      </w:r>
      <w:r w:rsidRPr="008553E0">
        <w:rPr>
          <w:highlight w:val="white"/>
          <w:lang w:val="en-US"/>
        </w:rPr>
        <w:t xml:space="preserve">. </w:t>
      </w:r>
    </w:p>
    <w:p w14:paraId="00348E0E" w14:textId="77777777" w:rsidR="00DF552C" w:rsidRPr="00586C84" w:rsidRDefault="00DF552C" w:rsidP="00D5630D">
      <w:pPr>
        <w:pStyle w:val="AR6BodyText"/>
        <w:rPr>
          <w:highlight w:val="white"/>
          <w:lang w:val="en-US"/>
        </w:rPr>
      </w:pPr>
    </w:p>
    <w:p w14:paraId="6D00B2FE" w14:textId="77777777" w:rsidR="00447C34" w:rsidRDefault="00DF552C" w:rsidP="00D5630D">
      <w:pPr>
        <w:pStyle w:val="AR6BodyText"/>
        <w:rPr>
          <w:ins w:id="3357" w:author="Lucy Cowie" w:date="2021-07-27T22:06:00Z"/>
          <w:highlight w:val="white"/>
          <w:lang w:val="en-US"/>
        </w:rPr>
      </w:pPr>
      <w:r w:rsidRPr="008553E0">
        <w:rPr>
          <w:highlight w:val="white"/>
          <w:lang w:val="en-US"/>
        </w:rPr>
        <w:t>NO</w:t>
      </w:r>
      <w:r w:rsidRPr="00806BAE">
        <w:rPr>
          <w:iCs/>
          <w:highlight w:val="white"/>
          <w:vertAlign w:val="subscript"/>
          <w:lang w:val="en-US"/>
          <w:rPrChange w:id="3358" w:author="Lucy Cowie" w:date="2021-07-27T22:03:00Z">
            <w:rPr>
              <w:i/>
              <w:highlight w:val="white"/>
              <w:vertAlign w:val="subscript"/>
              <w:lang w:val="en-US"/>
            </w:rPr>
          </w:rPrChange>
        </w:rPr>
        <w:t>x</w:t>
      </w:r>
      <w:r w:rsidRPr="00806BAE">
        <w:rPr>
          <w:iCs/>
          <w:highlight w:val="white"/>
          <w:lang w:val="en-US"/>
        </w:rPr>
        <w:t xml:space="preserve"> </w:t>
      </w:r>
      <w:r w:rsidRPr="008553E0">
        <w:rPr>
          <w:highlight w:val="white"/>
          <w:lang w:val="en-US"/>
        </w:rPr>
        <w:t xml:space="preserve">causes a positive ERF </w:t>
      </w:r>
      <w:r w:rsidRPr="000F25D5">
        <w:rPr>
          <w:highlight w:val="white"/>
          <w:lang w:val="en-US"/>
        </w:rPr>
        <w:t xml:space="preserve">through enhanced tropospheric </w:t>
      </w:r>
      <w:r w:rsidRPr="008553E0">
        <w:rPr>
          <w:highlight w:val="white"/>
          <w:lang w:val="en-US"/>
        </w:rPr>
        <w:t>ozone production and a negative ERF through enhanced OH concentrations that reduce the methane lifetime. There is also a small negative ERF contribution through</w:t>
      </w:r>
      <w:ins w:id="3359" w:author="Lucy Cowie" w:date="2021-07-27T22:04:00Z">
        <w:r w:rsidR="000724F2">
          <w:rPr>
            <w:highlight w:val="white"/>
            <w:lang w:val="en-US"/>
          </w:rPr>
          <w:t xml:space="preserve"> the</w:t>
        </w:r>
      </w:ins>
      <w:r w:rsidRPr="008553E0">
        <w:rPr>
          <w:highlight w:val="white"/>
          <w:lang w:val="en-US"/>
        </w:rPr>
        <w:t xml:space="preserve"> formation of nitrate aerosols</w:t>
      </w:r>
      <w:r>
        <w:rPr>
          <w:highlight w:val="white"/>
          <w:lang w:val="en-US"/>
        </w:rPr>
        <w:t xml:space="preserve">, although only </w:t>
      </w:r>
      <w:del w:id="3360" w:author="Lucy Cowie" w:date="2021-07-27T22:04:00Z">
        <w:r w:rsidDel="000724F2">
          <w:rPr>
            <w:highlight w:val="white"/>
            <w:lang w:val="en-US"/>
          </w:rPr>
          <w:delText xml:space="preserve">3 </w:delText>
        </w:r>
      </w:del>
      <w:ins w:id="3361" w:author="Lucy Cowie" w:date="2021-07-27T22:04:00Z">
        <w:r w:rsidR="000724F2">
          <w:rPr>
            <w:highlight w:val="white"/>
            <w:lang w:val="en-US"/>
          </w:rPr>
          <w:t xml:space="preserve">three </w:t>
        </w:r>
      </w:ins>
      <w:r>
        <w:rPr>
          <w:highlight w:val="white"/>
          <w:lang w:val="en-US"/>
        </w:rPr>
        <w:t>of the AerChemMIP models include nitrate aerosols.</w:t>
      </w:r>
      <w:r w:rsidRPr="008553E0">
        <w:rPr>
          <w:highlight w:val="white"/>
          <w:lang w:val="en-US"/>
        </w:rPr>
        <w:t xml:space="preserve"> </w:t>
      </w:r>
      <w:r w:rsidRPr="009F4990">
        <w:rPr>
          <w:highlight w:val="white"/>
          <w:lang w:val="en-US"/>
        </w:rPr>
        <w:t>The best estimate of the net ERF from changes in anthropogenic NO</w:t>
      </w:r>
      <w:r w:rsidRPr="00146A77">
        <w:rPr>
          <w:iCs/>
          <w:highlight w:val="white"/>
          <w:vertAlign w:val="subscript"/>
          <w:lang w:val="en-US"/>
          <w:rPrChange w:id="3362" w:author="Lucy Cowie" w:date="2021-07-27T22:04:00Z">
            <w:rPr>
              <w:i/>
              <w:highlight w:val="white"/>
              <w:vertAlign w:val="subscript"/>
              <w:lang w:val="en-US"/>
            </w:rPr>
          </w:rPrChange>
        </w:rPr>
        <w:t>x</w:t>
      </w:r>
      <w:r w:rsidRPr="009F4990">
        <w:rPr>
          <w:highlight w:val="white"/>
          <w:lang w:val="en-US"/>
        </w:rPr>
        <w:t xml:space="preserve"> emissions is </w:t>
      </w:r>
    </w:p>
    <w:p w14:paraId="7B3A4DA7" w14:textId="348470C2" w:rsidR="00DF552C" w:rsidRPr="009F4990" w:rsidRDefault="00146A77" w:rsidP="00D5630D">
      <w:pPr>
        <w:pStyle w:val="AR6BodyText"/>
        <w:rPr>
          <w:highlight w:val="white"/>
          <w:lang w:val="en-US"/>
        </w:rPr>
      </w:pPr>
      <w:ins w:id="3363" w:author="Lucy Cowie" w:date="2021-07-27T22:04:00Z">
        <w:r>
          <w:rPr>
            <w:highlight w:val="white"/>
            <w:lang w:val="en-US"/>
          </w:rPr>
          <w:t>–</w:t>
        </w:r>
      </w:ins>
      <w:del w:id="3364" w:author="Lucy Cowie" w:date="2021-07-27T22:04:00Z">
        <w:r w:rsidR="00DF552C" w:rsidDel="00146A77">
          <w:rPr>
            <w:highlight w:val="white"/>
            <w:lang w:val="en-US"/>
          </w:rPr>
          <w:delText>-</w:delText>
        </w:r>
      </w:del>
      <w:r w:rsidR="00DF552C" w:rsidRPr="009F4990">
        <w:rPr>
          <w:highlight w:val="white"/>
          <w:lang w:val="en-US"/>
        </w:rPr>
        <w:t>0.2</w:t>
      </w:r>
      <w:r w:rsidR="00DF552C">
        <w:rPr>
          <w:highlight w:val="white"/>
          <w:lang w:val="en-US"/>
        </w:rPr>
        <w:t>9</w:t>
      </w:r>
      <w:r w:rsidR="00DF552C" w:rsidRPr="009F4990">
        <w:rPr>
          <w:highlight w:val="white"/>
          <w:lang w:val="en-US"/>
        </w:rPr>
        <w:t xml:space="preserve"> </w:t>
      </w:r>
      <w:commentRangeStart w:id="3365"/>
      <w:r w:rsidR="00DF552C" w:rsidRPr="008553E0">
        <w:rPr>
          <w:highlight w:val="white"/>
          <w:lang w:val="en-US"/>
        </w:rPr>
        <w:t>(</w:t>
      </w:r>
      <w:ins w:id="3366" w:author="Lucy Cowie" w:date="2021-07-27T22:04:00Z">
        <w:r>
          <w:rPr>
            <w:highlight w:val="white"/>
            <w:lang w:val="en-US"/>
          </w:rPr>
          <w:t>–</w:t>
        </w:r>
      </w:ins>
      <w:del w:id="3367" w:author="Lucy Cowie" w:date="2021-07-27T22:04:00Z">
        <w:r w:rsidR="00DF552C" w:rsidRPr="008553E0" w:rsidDel="00146A77">
          <w:rPr>
            <w:highlight w:val="white"/>
            <w:lang w:val="en-US"/>
          </w:rPr>
          <w:delText>-</w:delText>
        </w:r>
      </w:del>
      <w:r w:rsidR="00DF552C" w:rsidRPr="008553E0">
        <w:rPr>
          <w:highlight w:val="white"/>
          <w:lang w:val="en-US"/>
        </w:rPr>
        <w:t>0.</w:t>
      </w:r>
      <w:r w:rsidR="00DF552C">
        <w:rPr>
          <w:highlight w:val="white"/>
          <w:lang w:val="en-US"/>
        </w:rPr>
        <w:t>57</w:t>
      </w:r>
      <w:r w:rsidR="00DF552C" w:rsidRPr="008553E0">
        <w:rPr>
          <w:highlight w:val="white"/>
          <w:lang w:val="en-US"/>
        </w:rPr>
        <w:t xml:space="preserve"> to 0</w:t>
      </w:r>
      <w:r w:rsidR="00DF552C">
        <w:rPr>
          <w:highlight w:val="white"/>
          <w:lang w:val="en-US"/>
        </w:rPr>
        <w:t>.0</w:t>
      </w:r>
      <w:r w:rsidR="00DF552C" w:rsidRPr="008553E0">
        <w:rPr>
          <w:highlight w:val="white"/>
          <w:lang w:val="en-US"/>
        </w:rPr>
        <w:t xml:space="preserve">) </w:t>
      </w:r>
      <w:commentRangeEnd w:id="3365"/>
      <w:r>
        <w:rPr>
          <w:rStyle w:val="Marquedecommentaire"/>
          <w:lang w:val="en-GB"/>
        </w:rPr>
        <w:commentReference w:id="3365"/>
      </w:r>
      <w:r w:rsidR="00DF552C" w:rsidRPr="008553E0">
        <w:rPr>
          <w:highlight w:val="white"/>
          <w:lang w:val="en-US"/>
        </w:rPr>
        <w:t>W</w:t>
      </w:r>
      <w:r w:rsidR="00DF552C">
        <w:rPr>
          <w:highlight w:val="white"/>
          <w:lang w:val="en-US"/>
        </w:rPr>
        <w:t xml:space="preserve"> </w:t>
      </w:r>
      <w:r w:rsidR="00DF552C" w:rsidRPr="008553E0">
        <w:rPr>
          <w:highlight w:val="white"/>
          <w:lang w:val="en-US"/>
        </w:rPr>
        <w:t>m</w:t>
      </w:r>
      <w:ins w:id="3368" w:author="Lucy Cowie" w:date="2021-07-27T22:04:00Z">
        <w:r>
          <w:rPr>
            <w:highlight w:val="white"/>
            <w:vertAlign w:val="superscript"/>
            <w:lang w:val="en-US"/>
          </w:rPr>
          <w:t>–</w:t>
        </w:r>
      </w:ins>
      <w:del w:id="3369" w:author="Lucy Cowie" w:date="2021-07-27T22:04:00Z">
        <w:r w:rsidR="00DF552C" w:rsidRPr="008553E0" w:rsidDel="00146A77">
          <w:rPr>
            <w:highlight w:val="white"/>
            <w:vertAlign w:val="superscript"/>
            <w:lang w:val="en-US"/>
          </w:rPr>
          <w:delText>-</w:delText>
        </w:r>
      </w:del>
      <w:r w:rsidR="00DF552C" w:rsidRPr="008553E0">
        <w:rPr>
          <w:highlight w:val="white"/>
          <w:vertAlign w:val="superscript"/>
          <w:lang w:val="en-US"/>
        </w:rPr>
        <w:t>2</w:t>
      </w:r>
      <w:r w:rsidR="00DF552C">
        <w:rPr>
          <w:highlight w:val="white"/>
          <w:lang w:val="en-US"/>
        </w:rPr>
        <w:t>.</w:t>
      </w:r>
      <w:r w:rsidR="00DF552C" w:rsidRPr="009F4990">
        <w:rPr>
          <w:highlight w:val="white"/>
          <w:lang w:val="en-US"/>
        </w:rPr>
        <w:t xml:space="preserve"> </w:t>
      </w:r>
      <w:r w:rsidR="00DF552C">
        <w:rPr>
          <w:highlight w:val="white"/>
          <w:lang w:val="en-US"/>
        </w:rPr>
        <w:t>T</w:t>
      </w:r>
      <w:r w:rsidR="00DF552C" w:rsidRPr="009F4990">
        <w:rPr>
          <w:highlight w:val="white"/>
          <w:lang w:val="en-US"/>
        </w:rPr>
        <w:t>he magnitude is somewhat greater than the AR5 estimate (</w:t>
      </w:r>
      <w:ins w:id="3370" w:author="Lucy Cowie" w:date="2021-07-27T22:05:00Z">
        <w:r w:rsidR="0092318E">
          <w:rPr>
            <w:highlight w:val="white"/>
            <w:lang w:val="en-US"/>
          </w:rPr>
          <w:t>–</w:t>
        </w:r>
      </w:ins>
      <w:del w:id="3371" w:author="Lucy Cowie" w:date="2021-07-27T22:05:00Z">
        <w:r w:rsidR="00DF552C" w:rsidRPr="009F4990" w:rsidDel="0092318E">
          <w:rPr>
            <w:highlight w:val="white"/>
            <w:lang w:val="en-US"/>
          </w:rPr>
          <w:delText>-</w:delText>
        </w:r>
      </w:del>
      <w:r w:rsidR="00DF552C" w:rsidRPr="009F4990">
        <w:rPr>
          <w:highlight w:val="white"/>
          <w:lang w:val="en-US"/>
        </w:rPr>
        <w:t xml:space="preserve">0.15 </w:t>
      </w:r>
      <w:commentRangeStart w:id="3372"/>
      <w:r w:rsidR="00DF552C" w:rsidRPr="009F4990">
        <w:rPr>
          <w:highlight w:val="white"/>
          <w:lang w:val="en-US"/>
        </w:rPr>
        <w:t>(</w:t>
      </w:r>
      <w:ins w:id="3373" w:author="Lucy Cowie" w:date="2021-07-27T22:05:00Z">
        <w:r w:rsidR="0092318E">
          <w:rPr>
            <w:highlight w:val="white"/>
            <w:lang w:val="en-US"/>
          </w:rPr>
          <w:t>–</w:t>
        </w:r>
      </w:ins>
      <w:del w:id="3374" w:author="Lucy Cowie" w:date="2021-07-27T22:05:00Z">
        <w:r w:rsidR="00DF552C" w:rsidRPr="009F4990" w:rsidDel="0092318E">
          <w:rPr>
            <w:highlight w:val="white"/>
            <w:lang w:val="en-US"/>
          </w:rPr>
          <w:delText>-</w:delText>
        </w:r>
      </w:del>
      <w:r w:rsidR="00DF552C" w:rsidRPr="009F4990">
        <w:rPr>
          <w:highlight w:val="white"/>
          <w:lang w:val="en-US"/>
        </w:rPr>
        <w:t>0.34 to +</w:t>
      </w:r>
      <w:del w:id="3375" w:author="Lucy Cowie" w:date="2021-07-27T22:05:00Z">
        <w:r w:rsidR="00DF552C" w:rsidRPr="009F4990" w:rsidDel="0092318E">
          <w:rPr>
            <w:highlight w:val="white"/>
            <w:lang w:val="en-US"/>
          </w:rPr>
          <w:delText xml:space="preserve"> </w:delText>
        </w:r>
      </w:del>
      <w:r w:rsidR="00DF552C" w:rsidRPr="009F4990">
        <w:rPr>
          <w:highlight w:val="white"/>
          <w:lang w:val="en-US"/>
        </w:rPr>
        <w:t xml:space="preserve">0.02) </w:t>
      </w:r>
      <w:commentRangeEnd w:id="3372"/>
      <w:r w:rsidR="0092318E">
        <w:rPr>
          <w:rStyle w:val="Marquedecommentaire"/>
          <w:lang w:val="en-GB"/>
        </w:rPr>
        <w:commentReference w:id="3372"/>
      </w:r>
      <w:r w:rsidR="00DF552C" w:rsidRPr="009F4990">
        <w:rPr>
          <w:highlight w:val="white"/>
          <w:lang w:val="en-US"/>
        </w:rPr>
        <w:t>W</w:t>
      </w:r>
      <w:r w:rsidR="00DF552C">
        <w:rPr>
          <w:highlight w:val="white"/>
          <w:lang w:val="en-US"/>
        </w:rPr>
        <w:t xml:space="preserve"> </w:t>
      </w:r>
      <w:r w:rsidR="00DF552C" w:rsidRPr="009F4990">
        <w:rPr>
          <w:highlight w:val="white"/>
          <w:lang w:val="en-US"/>
        </w:rPr>
        <w:t>m</w:t>
      </w:r>
      <w:ins w:id="3376" w:author="Lucy Cowie" w:date="2021-07-27T22:06:00Z">
        <w:r w:rsidR="007C7E7A">
          <w:rPr>
            <w:highlight w:val="white"/>
            <w:vertAlign w:val="superscript"/>
            <w:lang w:val="en-US"/>
          </w:rPr>
          <w:t>–</w:t>
        </w:r>
      </w:ins>
      <w:del w:id="3377" w:author="Lucy Cowie" w:date="2021-07-27T22:06:00Z">
        <w:r w:rsidR="00DF552C" w:rsidRPr="009F4990" w:rsidDel="007C7E7A">
          <w:rPr>
            <w:highlight w:val="white"/>
            <w:vertAlign w:val="superscript"/>
            <w:lang w:val="en-US"/>
          </w:rPr>
          <w:delText>-</w:delText>
        </w:r>
      </w:del>
      <w:r w:rsidR="00DF552C" w:rsidRPr="009F4990">
        <w:rPr>
          <w:highlight w:val="white"/>
          <w:vertAlign w:val="superscript"/>
          <w:lang w:val="en-US"/>
        </w:rPr>
        <w:t>2</w:t>
      </w:r>
      <w:r w:rsidR="00DF552C" w:rsidRPr="009F4990">
        <w:rPr>
          <w:highlight w:val="white"/>
          <w:lang w:val="en-US"/>
        </w:rPr>
        <w:t xml:space="preserve">) but with </w:t>
      </w:r>
      <w:ins w:id="3378" w:author="Lucy Cowie" w:date="2021-07-27T22:06:00Z">
        <w:r w:rsidR="005F0E7C">
          <w:rPr>
            <w:highlight w:val="white"/>
            <w:lang w:val="en-US"/>
          </w:rPr>
          <w:t xml:space="preserve">a </w:t>
        </w:r>
      </w:ins>
      <w:r w:rsidR="00DF552C" w:rsidRPr="009F4990">
        <w:rPr>
          <w:highlight w:val="white"/>
          <w:lang w:val="en-US"/>
        </w:rPr>
        <w:t xml:space="preserve">similar level of uncertainty. The difference </w:t>
      </w:r>
      <w:r w:rsidR="00DF552C">
        <w:rPr>
          <w:highlight w:val="white"/>
          <w:lang w:val="en-US"/>
        </w:rPr>
        <w:t>between</w:t>
      </w:r>
      <w:r w:rsidR="00DF552C" w:rsidRPr="009F4990">
        <w:rPr>
          <w:highlight w:val="white"/>
          <w:lang w:val="en-US"/>
        </w:rPr>
        <w:t xml:space="preserve"> AR6 and AR5 estimates is possibly due to the </w:t>
      </w:r>
      <w:r w:rsidR="00DF552C">
        <w:rPr>
          <w:highlight w:val="white"/>
          <w:lang w:val="en-US"/>
        </w:rPr>
        <w:t xml:space="preserve">different modeling protocols (see </w:t>
      </w:r>
      <w:r w:rsidR="005B71AC">
        <w:rPr>
          <w:highlight w:val="white"/>
          <w:lang w:val="en-US"/>
        </w:rPr>
        <w:t>Supplementary Material</w:t>
      </w:r>
      <w:ins w:id="3379" w:author="Lucy Cowie" w:date="2021-07-27T22:06:00Z">
        <w:r w:rsidR="007C7E7A">
          <w:rPr>
            <w:highlight w:val="white"/>
            <w:lang w:val="en-US"/>
          </w:rPr>
          <w:t>:</w:t>
        </w:r>
      </w:ins>
      <w:r w:rsidR="005B71AC">
        <w:rPr>
          <w:highlight w:val="white"/>
          <w:lang w:val="en-US"/>
        </w:rPr>
        <w:t xml:space="preserve"> 6.SM.1</w:t>
      </w:r>
      <w:r w:rsidR="00DF552C">
        <w:rPr>
          <w:highlight w:val="white"/>
          <w:lang w:val="en-US"/>
        </w:rPr>
        <w:t>).</w:t>
      </w:r>
    </w:p>
    <w:p w14:paraId="06C20412" w14:textId="77777777" w:rsidR="00DF552C" w:rsidRPr="00B625F7" w:rsidRDefault="00DF552C" w:rsidP="00D5630D">
      <w:pPr>
        <w:pStyle w:val="AR6BodyText"/>
        <w:rPr>
          <w:highlight w:val="white"/>
          <w:lang w:val="en-US"/>
        </w:rPr>
      </w:pPr>
    </w:p>
    <w:p w14:paraId="3D8166FE" w14:textId="6B4A2D3B" w:rsidR="009258CB" w:rsidRDefault="00DF552C" w:rsidP="00D5630D">
      <w:pPr>
        <w:pStyle w:val="AR6BodyText"/>
        <w:rPr>
          <w:ins w:id="3380" w:author="Lucy Cowie" w:date="2021-07-27T22:15:00Z"/>
          <w:highlight w:val="white"/>
          <w:lang w:val="en-US"/>
        </w:rPr>
      </w:pPr>
      <w:r w:rsidRPr="008553E0">
        <w:rPr>
          <w:highlight w:val="white"/>
          <w:lang w:val="en-US"/>
        </w:rPr>
        <w:t xml:space="preserve">Anthropogenic emissions of </w:t>
      </w:r>
      <w:r w:rsidRPr="009F4990">
        <w:rPr>
          <w:highlight w:val="white"/>
          <w:lang w:val="en-US"/>
        </w:rPr>
        <w:t>SO</w:t>
      </w:r>
      <w:r w:rsidRPr="009F4990">
        <w:rPr>
          <w:highlight w:val="white"/>
          <w:vertAlign w:val="subscript"/>
          <w:lang w:val="en-US"/>
        </w:rPr>
        <w:t>2</w:t>
      </w:r>
      <w:r w:rsidRPr="009F4990">
        <w:rPr>
          <w:highlight w:val="white"/>
          <w:lang w:val="en-US"/>
        </w:rPr>
        <w:t xml:space="preserve"> </w:t>
      </w:r>
      <w:r>
        <w:rPr>
          <w:highlight w:val="white"/>
          <w:lang w:val="en-US"/>
        </w:rPr>
        <w:t xml:space="preserve">lead to </w:t>
      </w:r>
      <w:ins w:id="3381" w:author="Lucy Cowie" w:date="2021-07-27T22:07:00Z">
        <w:r w:rsidR="00323FF7">
          <w:rPr>
            <w:highlight w:val="white"/>
            <w:lang w:val="en-US"/>
          </w:rPr>
          <w:t xml:space="preserve">the </w:t>
        </w:r>
      </w:ins>
      <w:r>
        <w:rPr>
          <w:highlight w:val="white"/>
          <w:lang w:val="en-US"/>
        </w:rPr>
        <w:t>formation of sulphate aerosols and a negative ERF through aerosol</w:t>
      </w:r>
      <w:ins w:id="3382" w:author="Lucy Cowie" w:date="2021-07-27T22:08:00Z">
        <w:r w:rsidR="001F62CD">
          <w:rPr>
            <w:highlight w:val="white"/>
            <w:lang w:val="en-US"/>
          </w:rPr>
          <w:t>–</w:t>
        </w:r>
      </w:ins>
      <w:del w:id="3383" w:author="Lucy Cowie" w:date="2021-07-27T22:08:00Z">
        <w:r w:rsidDel="001F62CD">
          <w:rPr>
            <w:highlight w:val="white"/>
            <w:lang w:val="en-US"/>
          </w:rPr>
          <w:delText>-</w:delText>
        </w:r>
      </w:del>
      <w:r>
        <w:rPr>
          <w:highlight w:val="white"/>
          <w:lang w:val="en-US"/>
        </w:rPr>
        <w:t>radiation and aerosol</w:t>
      </w:r>
      <w:ins w:id="3384" w:author="Lucy Cowie" w:date="2021-07-27T22:07:00Z">
        <w:r w:rsidR="00AB51A8">
          <w:rPr>
            <w:highlight w:val="white"/>
            <w:lang w:val="en-US"/>
          </w:rPr>
          <w:t>–</w:t>
        </w:r>
      </w:ins>
      <w:del w:id="3385" w:author="Lucy Cowie" w:date="2021-07-27T22:07:00Z">
        <w:r w:rsidDel="00AB51A8">
          <w:rPr>
            <w:highlight w:val="white"/>
            <w:lang w:val="en-US"/>
          </w:rPr>
          <w:delText>-</w:delText>
        </w:r>
      </w:del>
      <w:r>
        <w:rPr>
          <w:highlight w:val="white"/>
          <w:lang w:val="en-US"/>
        </w:rPr>
        <w:t xml:space="preserve">cloud interactions. The emission-based </w:t>
      </w:r>
      <w:r w:rsidRPr="001A6FE4">
        <w:rPr>
          <w:highlight w:val="white"/>
          <w:lang w:val="en-US"/>
        </w:rPr>
        <w:t>ERF</w:t>
      </w:r>
      <w:r w:rsidRPr="00004964">
        <w:rPr>
          <w:highlight w:val="white"/>
          <w:vertAlign w:val="subscript"/>
          <w:lang w:val="en-US"/>
        </w:rPr>
        <w:t>aci</w:t>
      </w:r>
      <w:r>
        <w:rPr>
          <w:highlight w:val="white"/>
          <w:lang w:val="en-US"/>
        </w:rPr>
        <w:t xml:space="preserve">, which was not previously considered in AR5, is now included. The estimated ERF is thus considerably </w:t>
      </w:r>
      <w:r>
        <w:rPr>
          <w:lang w:val="en-US"/>
        </w:rPr>
        <w:t>more negative</w:t>
      </w:r>
      <w:r>
        <w:rPr>
          <w:highlight w:val="white"/>
          <w:lang w:val="en-US"/>
        </w:rPr>
        <w:t xml:space="preserve"> than the AR5 estimate with a radiative forcing of </w:t>
      </w:r>
      <w:ins w:id="3386" w:author="Lucy Cowie" w:date="2021-07-27T22:11:00Z">
        <w:r w:rsidR="00182A70">
          <w:rPr>
            <w:highlight w:val="white"/>
            <w:lang w:val="en-US"/>
          </w:rPr>
          <w:t>–</w:t>
        </w:r>
      </w:ins>
      <w:del w:id="3387" w:author="Lucy Cowie" w:date="2021-07-27T22:11:00Z">
        <w:r w:rsidDel="00182A70">
          <w:rPr>
            <w:highlight w:val="white"/>
            <w:lang w:val="en-US"/>
          </w:rPr>
          <w:delText>-</w:delText>
        </w:r>
      </w:del>
      <w:r>
        <w:rPr>
          <w:highlight w:val="white"/>
          <w:lang w:val="en-US"/>
        </w:rPr>
        <w:t>0.4 W m</w:t>
      </w:r>
      <w:ins w:id="3388" w:author="Lucy Cowie" w:date="2021-07-27T22:11:00Z">
        <w:r w:rsidR="00182A70">
          <w:rPr>
            <w:highlight w:val="white"/>
            <w:vertAlign w:val="superscript"/>
            <w:lang w:val="en-US"/>
          </w:rPr>
          <w:t>–</w:t>
        </w:r>
      </w:ins>
      <w:del w:id="3389" w:author="Lucy Cowie" w:date="2021-07-27T22:11:00Z">
        <w:r w:rsidRPr="00414F88" w:rsidDel="00182A70">
          <w:rPr>
            <w:highlight w:val="white"/>
            <w:vertAlign w:val="superscript"/>
            <w:lang w:val="en-US"/>
          </w:rPr>
          <w:delText>-</w:delText>
        </w:r>
      </w:del>
      <w:r w:rsidRPr="00414F88">
        <w:rPr>
          <w:highlight w:val="white"/>
          <w:vertAlign w:val="superscript"/>
          <w:lang w:val="en-US"/>
        </w:rPr>
        <w:t>2</w:t>
      </w:r>
      <w:r>
        <w:rPr>
          <w:highlight w:val="white"/>
          <w:lang w:val="en-US"/>
        </w:rPr>
        <w:t xml:space="preserve">, despite the decline of ERF due to aerosols since 2011 </w:t>
      </w:r>
      <w:r>
        <w:rPr>
          <w:highlight w:val="white"/>
          <w:lang w:val="en-US"/>
        </w:rPr>
        <w:lastRenderedPageBreak/>
        <w:t>(</w:t>
      </w:r>
      <w:del w:id="3390" w:author="Lucy Cowie" w:date="2021-07-27T22:15:00Z">
        <w:r w:rsidDel="000075C2">
          <w:rPr>
            <w:highlight w:val="white"/>
            <w:lang w:val="en-US"/>
          </w:rPr>
          <w:delText xml:space="preserve">Figure 6.12, </w:delText>
        </w:r>
      </w:del>
      <w:r>
        <w:rPr>
          <w:highlight w:val="white"/>
          <w:lang w:val="en-US"/>
        </w:rPr>
        <w:t>Section 7.3.3.1.3</w:t>
      </w:r>
      <w:ins w:id="3391" w:author="Lucy Cowie" w:date="2021-07-27T22:15:00Z">
        <w:r w:rsidR="000075C2">
          <w:rPr>
            <w:highlight w:val="white"/>
            <w:lang w:val="en-US"/>
          </w:rPr>
          <w:t>, Figure 6.12</w:t>
        </w:r>
      </w:ins>
      <w:r>
        <w:rPr>
          <w:highlight w:val="white"/>
          <w:lang w:val="en-US"/>
        </w:rPr>
        <w:t xml:space="preserve">). </w:t>
      </w:r>
      <w:r w:rsidRPr="009F4990">
        <w:rPr>
          <w:rFonts w:eastAsiaTheme="majorEastAsia" w:cstheme="majorBidi"/>
          <w:highlight w:val="white"/>
          <w:lang w:val="en-US"/>
        </w:rPr>
        <w:t>SO</w:t>
      </w:r>
      <w:r w:rsidRPr="009F4990">
        <w:rPr>
          <w:rFonts w:eastAsiaTheme="majorEastAsia" w:cstheme="majorBidi"/>
          <w:highlight w:val="white"/>
          <w:vertAlign w:val="subscript"/>
          <w:lang w:val="en-US"/>
        </w:rPr>
        <w:t>2</w:t>
      </w:r>
      <w:r w:rsidRPr="009F4990">
        <w:rPr>
          <w:highlight w:val="white"/>
          <w:lang w:val="en-US"/>
        </w:rPr>
        <w:t xml:space="preserve"> emissions are estim</w:t>
      </w:r>
      <w:r w:rsidRPr="008553E0">
        <w:rPr>
          <w:highlight w:val="white"/>
          <w:lang w:val="en-US"/>
        </w:rPr>
        <w:t>ated to contribute</w:t>
      </w:r>
      <w:r>
        <w:rPr>
          <w:highlight w:val="white"/>
          <w:lang w:val="en-US"/>
        </w:rPr>
        <w:t xml:space="preserve"> to</w:t>
      </w:r>
      <w:r w:rsidRPr="008553E0">
        <w:rPr>
          <w:highlight w:val="white"/>
          <w:lang w:val="en-US"/>
        </w:rPr>
        <w:t xml:space="preserve"> a negative ERF of </w:t>
      </w:r>
      <w:ins w:id="3392" w:author="Lucy Cowie" w:date="2021-07-27T22:20:00Z">
        <w:r w:rsidR="00516A1F">
          <w:rPr>
            <w:highlight w:val="white"/>
            <w:lang w:val="en-US"/>
          </w:rPr>
          <w:t>–</w:t>
        </w:r>
      </w:ins>
      <w:del w:id="3393" w:author="Lucy Cowie" w:date="2021-07-27T22:20:00Z">
        <w:r w:rsidRPr="008553E0" w:rsidDel="00516A1F">
          <w:rPr>
            <w:highlight w:val="white"/>
            <w:lang w:val="en-US"/>
          </w:rPr>
          <w:delText>-</w:delText>
        </w:r>
      </w:del>
      <w:r w:rsidRPr="008553E0">
        <w:rPr>
          <w:highlight w:val="white"/>
          <w:lang w:val="en-US"/>
        </w:rPr>
        <w:t>0.</w:t>
      </w:r>
      <w:r w:rsidR="00F541E2">
        <w:rPr>
          <w:highlight w:val="white"/>
          <w:lang w:val="en-US"/>
        </w:rPr>
        <w:t>90</w:t>
      </w:r>
      <w:r w:rsidRPr="008553E0">
        <w:rPr>
          <w:highlight w:val="white"/>
          <w:lang w:val="en-US"/>
        </w:rPr>
        <w:t xml:space="preserve"> </w:t>
      </w:r>
    </w:p>
    <w:p w14:paraId="5C22E6E7" w14:textId="70C820B8" w:rsidR="00DF552C" w:rsidRPr="008553E0" w:rsidRDefault="00DF552C" w:rsidP="00D5630D">
      <w:pPr>
        <w:pStyle w:val="AR6BodyText"/>
        <w:rPr>
          <w:highlight w:val="white"/>
          <w:lang w:val="en-US"/>
        </w:rPr>
      </w:pPr>
      <w:r w:rsidRPr="008553E0">
        <w:rPr>
          <w:highlight w:val="white"/>
          <w:lang w:val="en-US"/>
        </w:rPr>
        <w:t>(</w:t>
      </w:r>
      <w:ins w:id="3394" w:author="Lucy Cowie" w:date="2021-07-27T22:15:00Z">
        <w:r w:rsidR="009258CB">
          <w:rPr>
            <w:highlight w:val="white"/>
            <w:lang w:val="en-US"/>
          </w:rPr>
          <w:t>–</w:t>
        </w:r>
      </w:ins>
      <w:del w:id="3395" w:author="Lucy Cowie" w:date="2021-07-27T22:15:00Z">
        <w:r w:rsidRPr="008553E0" w:rsidDel="009258CB">
          <w:rPr>
            <w:highlight w:val="white"/>
            <w:lang w:val="en-US"/>
          </w:rPr>
          <w:delText>-</w:delText>
        </w:r>
      </w:del>
      <w:r w:rsidRPr="008553E0">
        <w:rPr>
          <w:highlight w:val="white"/>
          <w:lang w:val="en-US"/>
        </w:rPr>
        <w:t>0.</w:t>
      </w:r>
      <w:r w:rsidR="00F541E2" w:rsidRPr="008553E0">
        <w:rPr>
          <w:highlight w:val="white"/>
          <w:lang w:val="en-US"/>
        </w:rPr>
        <w:t>2</w:t>
      </w:r>
      <w:r w:rsidR="00F541E2">
        <w:rPr>
          <w:highlight w:val="white"/>
          <w:lang w:val="en-US"/>
        </w:rPr>
        <w:t>4</w:t>
      </w:r>
      <w:r w:rsidR="00F541E2" w:rsidRPr="008553E0">
        <w:rPr>
          <w:highlight w:val="white"/>
          <w:lang w:val="en-US"/>
        </w:rPr>
        <w:t xml:space="preserve"> </w:t>
      </w:r>
      <w:r w:rsidRPr="008553E0">
        <w:rPr>
          <w:highlight w:val="white"/>
          <w:lang w:val="en-US"/>
        </w:rPr>
        <w:t xml:space="preserve">to </w:t>
      </w:r>
      <w:ins w:id="3396" w:author="Lucy Cowie" w:date="2021-07-27T22:15:00Z">
        <w:r w:rsidR="009258CB">
          <w:rPr>
            <w:highlight w:val="white"/>
            <w:lang w:val="en-US"/>
          </w:rPr>
          <w:t>–</w:t>
        </w:r>
      </w:ins>
      <w:del w:id="3397" w:author="Lucy Cowie" w:date="2021-07-27T22:15:00Z">
        <w:r w:rsidRPr="008553E0" w:rsidDel="009258CB">
          <w:rPr>
            <w:highlight w:val="white"/>
            <w:lang w:val="en-US"/>
          </w:rPr>
          <w:delText>-</w:delText>
        </w:r>
      </w:del>
      <w:r w:rsidRPr="008553E0">
        <w:rPr>
          <w:highlight w:val="white"/>
          <w:lang w:val="en-US"/>
        </w:rPr>
        <w:t>1.</w:t>
      </w:r>
      <w:r w:rsidR="00F541E2" w:rsidRPr="008553E0">
        <w:rPr>
          <w:highlight w:val="white"/>
          <w:lang w:val="en-US"/>
        </w:rPr>
        <w:t>5</w:t>
      </w:r>
      <w:r w:rsidR="00F541E2">
        <w:rPr>
          <w:highlight w:val="white"/>
          <w:lang w:val="en-US"/>
        </w:rPr>
        <w:t>6</w:t>
      </w:r>
      <w:r w:rsidRPr="008553E0">
        <w:rPr>
          <w:highlight w:val="white"/>
          <w:lang w:val="en-US"/>
        </w:rPr>
        <w:t>) W</w:t>
      </w:r>
      <w:r>
        <w:rPr>
          <w:highlight w:val="white"/>
          <w:lang w:val="en-US"/>
        </w:rPr>
        <w:t xml:space="preserve"> </w:t>
      </w:r>
      <w:r w:rsidRPr="008553E0">
        <w:rPr>
          <w:highlight w:val="white"/>
          <w:lang w:val="en-US"/>
        </w:rPr>
        <w:t>m</w:t>
      </w:r>
      <w:ins w:id="3398" w:author="Lucy Cowie" w:date="2021-07-27T22:15:00Z">
        <w:r w:rsidR="00516A1F">
          <w:rPr>
            <w:highlight w:val="white"/>
            <w:vertAlign w:val="superscript"/>
            <w:lang w:val="en-US"/>
          </w:rPr>
          <w:t>–</w:t>
        </w:r>
      </w:ins>
      <w:del w:id="3399" w:author="Lucy Cowie" w:date="2021-07-27T22:15:00Z">
        <w:r w:rsidRPr="008553E0" w:rsidDel="00516A1F">
          <w:rPr>
            <w:highlight w:val="white"/>
            <w:vertAlign w:val="superscript"/>
            <w:lang w:val="en-US"/>
          </w:rPr>
          <w:delText>-</w:delText>
        </w:r>
      </w:del>
      <w:r w:rsidRPr="008553E0">
        <w:rPr>
          <w:highlight w:val="white"/>
          <w:vertAlign w:val="superscript"/>
          <w:lang w:val="en-US"/>
        </w:rPr>
        <w:t>2</w:t>
      </w:r>
      <w:r w:rsidRPr="008553E0">
        <w:rPr>
          <w:highlight w:val="white"/>
          <w:lang w:val="en-US"/>
        </w:rPr>
        <w:t xml:space="preserve">, with </w:t>
      </w:r>
      <w:ins w:id="3400" w:author="Lucy Cowie" w:date="2021-07-27T22:15:00Z">
        <w:r w:rsidR="00516A1F">
          <w:rPr>
            <w:highlight w:val="white"/>
            <w:lang w:val="en-US"/>
          </w:rPr>
          <w:t>–</w:t>
        </w:r>
      </w:ins>
      <w:del w:id="3401" w:author="Lucy Cowie" w:date="2021-07-27T22:15:00Z">
        <w:r w:rsidDel="00516A1F">
          <w:rPr>
            <w:highlight w:val="white"/>
            <w:lang w:val="en-US"/>
          </w:rPr>
          <w:delText>-</w:delText>
        </w:r>
      </w:del>
      <w:r w:rsidRPr="008553E0">
        <w:rPr>
          <w:highlight w:val="white"/>
          <w:lang w:val="en-US"/>
        </w:rPr>
        <w:t>0.22 W</w:t>
      </w:r>
      <w:r>
        <w:rPr>
          <w:highlight w:val="white"/>
          <w:lang w:val="en-US"/>
        </w:rPr>
        <w:t xml:space="preserve"> </w:t>
      </w:r>
      <w:r w:rsidRPr="008553E0">
        <w:rPr>
          <w:highlight w:val="white"/>
          <w:lang w:val="en-US"/>
        </w:rPr>
        <w:t>m</w:t>
      </w:r>
      <w:ins w:id="3402" w:author="Lucy Cowie" w:date="2021-07-27T22:16:00Z">
        <w:r w:rsidR="00516A1F">
          <w:rPr>
            <w:highlight w:val="white"/>
            <w:vertAlign w:val="superscript"/>
            <w:lang w:val="en-US"/>
          </w:rPr>
          <w:t>–</w:t>
        </w:r>
      </w:ins>
      <w:del w:id="3403" w:author="Lucy Cowie" w:date="2021-07-27T22:16:00Z">
        <w:r w:rsidRPr="008553E0" w:rsidDel="00516A1F">
          <w:rPr>
            <w:highlight w:val="white"/>
            <w:vertAlign w:val="superscript"/>
            <w:lang w:val="en-US"/>
          </w:rPr>
          <w:delText>-</w:delText>
        </w:r>
      </w:del>
      <w:r w:rsidRPr="008553E0">
        <w:rPr>
          <w:highlight w:val="white"/>
          <w:vertAlign w:val="superscript"/>
          <w:lang w:val="en-US"/>
        </w:rPr>
        <w:t xml:space="preserve">2 </w:t>
      </w:r>
      <w:r w:rsidRPr="008553E0">
        <w:rPr>
          <w:highlight w:val="white"/>
          <w:lang w:val="en-US"/>
        </w:rPr>
        <w:t>from aerosol</w:t>
      </w:r>
      <w:ins w:id="3404" w:author="Lucy Cowie" w:date="2021-07-27T22:20:00Z">
        <w:r w:rsidR="00516A1F">
          <w:rPr>
            <w:highlight w:val="white"/>
            <w:lang w:val="en-US"/>
          </w:rPr>
          <w:t>–</w:t>
        </w:r>
      </w:ins>
      <w:del w:id="3405" w:author="Lucy Cowie" w:date="2021-07-27T22:20:00Z">
        <w:r w:rsidDel="00516A1F">
          <w:rPr>
            <w:highlight w:val="white"/>
            <w:lang w:val="en-US"/>
          </w:rPr>
          <w:delText>-</w:delText>
        </w:r>
      </w:del>
      <w:r w:rsidRPr="008553E0">
        <w:rPr>
          <w:highlight w:val="white"/>
          <w:lang w:val="en-US"/>
        </w:rPr>
        <w:t>radiation interaction</w:t>
      </w:r>
      <w:r>
        <w:rPr>
          <w:highlight w:val="white"/>
          <w:lang w:val="en-US"/>
        </w:rPr>
        <w:t>s</w:t>
      </w:r>
      <w:r w:rsidRPr="008553E0">
        <w:rPr>
          <w:highlight w:val="white"/>
          <w:lang w:val="en-US"/>
        </w:rPr>
        <w:t xml:space="preserve"> and </w:t>
      </w:r>
      <w:ins w:id="3406" w:author="Lucy Cowie" w:date="2021-07-27T22:20:00Z">
        <w:r w:rsidR="00516A1F">
          <w:rPr>
            <w:highlight w:val="white"/>
            <w:lang w:val="en-US"/>
          </w:rPr>
          <w:t>–</w:t>
        </w:r>
      </w:ins>
      <w:del w:id="3407" w:author="Lucy Cowie" w:date="2021-07-27T22:20:00Z">
        <w:r w:rsidDel="00516A1F">
          <w:rPr>
            <w:highlight w:val="white"/>
            <w:lang w:val="en-US"/>
          </w:rPr>
          <w:delText>-</w:delText>
        </w:r>
      </w:del>
      <w:r w:rsidRPr="008553E0">
        <w:rPr>
          <w:highlight w:val="white"/>
          <w:lang w:val="en-US"/>
        </w:rPr>
        <w:t>0.</w:t>
      </w:r>
      <w:r w:rsidR="00F541E2" w:rsidRPr="008553E0">
        <w:rPr>
          <w:highlight w:val="white"/>
          <w:lang w:val="en-US"/>
        </w:rPr>
        <w:t>6</w:t>
      </w:r>
      <w:r w:rsidR="00F541E2">
        <w:rPr>
          <w:highlight w:val="white"/>
          <w:lang w:val="en-US"/>
        </w:rPr>
        <w:t>8</w:t>
      </w:r>
      <w:r w:rsidR="00F541E2" w:rsidRPr="008553E0">
        <w:rPr>
          <w:highlight w:val="white"/>
          <w:lang w:val="en-US"/>
        </w:rPr>
        <w:t xml:space="preserve"> </w:t>
      </w:r>
      <w:r w:rsidRPr="008553E0">
        <w:rPr>
          <w:highlight w:val="white"/>
          <w:lang w:val="en-US"/>
        </w:rPr>
        <w:t>W</w:t>
      </w:r>
      <w:r>
        <w:rPr>
          <w:highlight w:val="white"/>
          <w:lang w:val="en-US"/>
        </w:rPr>
        <w:t xml:space="preserve"> </w:t>
      </w:r>
      <w:r w:rsidRPr="008553E0">
        <w:rPr>
          <w:highlight w:val="white"/>
          <w:lang w:val="en-US"/>
        </w:rPr>
        <w:t>m</w:t>
      </w:r>
      <w:ins w:id="3408" w:author="Lucy Cowie" w:date="2021-07-27T22:20:00Z">
        <w:r w:rsidR="00516A1F">
          <w:rPr>
            <w:highlight w:val="white"/>
            <w:vertAlign w:val="superscript"/>
            <w:lang w:val="en-US"/>
          </w:rPr>
          <w:t>–</w:t>
        </w:r>
      </w:ins>
      <w:del w:id="3409" w:author="Lucy Cowie" w:date="2021-07-27T22:20:00Z">
        <w:r w:rsidRPr="008553E0" w:rsidDel="00516A1F">
          <w:rPr>
            <w:highlight w:val="white"/>
            <w:vertAlign w:val="superscript"/>
            <w:lang w:val="en-US"/>
          </w:rPr>
          <w:delText>-</w:delText>
        </w:r>
      </w:del>
      <w:r w:rsidRPr="008553E0">
        <w:rPr>
          <w:highlight w:val="white"/>
          <w:vertAlign w:val="superscript"/>
          <w:lang w:val="en-US"/>
        </w:rPr>
        <w:t xml:space="preserve">2 </w:t>
      </w:r>
      <w:r w:rsidRPr="008553E0">
        <w:rPr>
          <w:highlight w:val="white"/>
          <w:lang w:val="en-US"/>
        </w:rPr>
        <w:t>from aerosol</w:t>
      </w:r>
      <w:ins w:id="3410" w:author="Lucy Cowie" w:date="2021-07-27T22:20:00Z">
        <w:r w:rsidR="00516A1F">
          <w:rPr>
            <w:highlight w:val="white"/>
            <w:lang w:val="en-US"/>
          </w:rPr>
          <w:t>–</w:t>
        </w:r>
      </w:ins>
      <w:del w:id="3411" w:author="Lucy Cowie" w:date="2021-07-27T22:20:00Z">
        <w:r w:rsidDel="00516A1F">
          <w:rPr>
            <w:highlight w:val="white"/>
            <w:lang w:val="en-US"/>
          </w:rPr>
          <w:delText>-</w:delText>
        </w:r>
      </w:del>
      <w:r w:rsidRPr="008553E0">
        <w:rPr>
          <w:highlight w:val="white"/>
          <w:lang w:val="en-US"/>
        </w:rPr>
        <w:t>cloud interactions. Emissions of NH</w:t>
      </w:r>
      <w:r w:rsidRPr="008553E0">
        <w:rPr>
          <w:highlight w:val="white"/>
          <w:vertAlign w:val="subscript"/>
          <w:lang w:val="en-US"/>
        </w:rPr>
        <w:t>3</w:t>
      </w:r>
      <w:r w:rsidRPr="008553E0">
        <w:rPr>
          <w:highlight w:val="white"/>
          <w:lang w:val="en-US"/>
        </w:rPr>
        <w:t xml:space="preserve"> lead to formation of ammonium-nitrate aerosols with an estimated ERF of </w:t>
      </w:r>
      <w:ins w:id="3412" w:author="Lucy Cowie" w:date="2021-07-27T22:20:00Z">
        <w:r w:rsidR="00516A1F">
          <w:rPr>
            <w:highlight w:val="white"/>
            <w:lang w:val="en-US"/>
          </w:rPr>
          <w:t>–</w:t>
        </w:r>
      </w:ins>
      <w:del w:id="3413" w:author="Lucy Cowie" w:date="2021-07-27T22:20:00Z">
        <w:r w:rsidDel="00516A1F">
          <w:rPr>
            <w:highlight w:val="white"/>
            <w:lang w:val="en-US"/>
          </w:rPr>
          <w:delText>-</w:delText>
        </w:r>
      </w:del>
      <w:r w:rsidRPr="008553E0">
        <w:rPr>
          <w:highlight w:val="white"/>
          <w:lang w:val="en-US"/>
        </w:rPr>
        <w:t>0.03 W</w:t>
      </w:r>
      <w:r>
        <w:rPr>
          <w:highlight w:val="white"/>
          <w:lang w:val="en-US"/>
        </w:rPr>
        <w:t xml:space="preserve"> </w:t>
      </w:r>
      <w:r w:rsidRPr="008553E0">
        <w:rPr>
          <w:highlight w:val="white"/>
          <w:lang w:val="en-US"/>
        </w:rPr>
        <w:t>m</w:t>
      </w:r>
      <w:ins w:id="3414" w:author="Lucy Cowie" w:date="2021-07-27T22:20:00Z">
        <w:r w:rsidR="00516A1F">
          <w:rPr>
            <w:highlight w:val="white"/>
            <w:vertAlign w:val="superscript"/>
            <w:lang w:val="en-US"/>
          </w:rPr>
          <w:t>–</w:t>
        </w:r>
      </w:ins>
      <w:del w:id="3415" w:author="Lucy Cowie" w:date="2021-07-27T22:20:00Z">
        <w:r w:rsidRPr="008553E0" w:rsidDel="00516A1F">
          <w:rPr>
            <w:highlight w:val="white"/>
            <w:vertAlign w:val="superscript"/>
            <w:lang w:val="en-US"/>
          </w:rPr>
          <w:delText>-</w:delText>
        </w:r>
      </w:del>
      <w:r w:rsidRPr="008553E0">
        <w:rPr>
          <w:highlight w:val="white"/>
          <w:vertAlign w:val="superscript"/>
          <w:lang w:val="en-US"/>
        </w:rPr>
        <w:t>2</w:t>
      </w:r>
      <w:r w:rsidRPr="008553E0">
        <w:rPr>
          <w:highlight w:val="white"/>
          <w:lang w:val="en-US"/>
        </w:rPr>
        <w:t xml:space="preserve">. </w:t>
      </w:r>
    </w:p>
    <w:p w14:paraId="420106E2" w14:textId="77777777" w:rsidR="00DF552C" w:rsidRPr="008553E0" w:rsidRDefault="00DF552C" w:rsidP="00D5630D">
      <w:pPr>
        <w:pStyle w:val="AR6BodyText"/>
        <w:rPr>
          <w:highlight w:val="white"/>
          <w:lang w:val="en-US"/>
        </w:rPr>
      </w:pPr>
      <w:r>
        <w:rPr>
          <w:highlight w:val="white"/>
          <w:lang w:val="en-US"/>
        </w:rPr>
        <w:tab/>
      </w:r>
    </w:p>
    <w:p w14:paraId="3C71D336" w14:textId="7843E52A" w:rsidR="00DF552C" w:rsidRDefault="00DF552C" w:rsidP="00D5630D">
      <w:pPr>
        <w:pStyle w:val="AR6BodyText"/>
        <w:rPr>
          <w:highlight w:val="white"/>
          <w:lang w:val="en-US"/>
        </w:rPr>
      </w:pPr>
      <w:r w:rsidRPr="008553E0">
        <w:rPr>
          <w:highlight w:val="white"/>
          <w:lang w:val="en-US"/>
        </w:rPr>
        <w:t xml:space="preserve">The best estimate for the ERF due to emissions of BC is reduced from the AR5, and is now estimated to </w:t>
      </w:r>
      <w:r>
        <w:rPr>
          <w:highlight w:val="white"/>
          <w:lang w:val="en-US"/>
        </w:rPr>
        <w:t xml:space="preserve">be </w:t>
      </w:r>
      <w:r w:rsidRPr="008553E0">
        <w:rPr>
          <w:highlight w:val="white"/>
          <w:lang w:val="en-US"/>
        </w:rPr>
        <w:t>0.</w:t>
      </w:r>
      <w:commentRangeStart w:id="3416"/>
      <w:r w:rsidR="00F541E2" w:rsidRPr="008553E0">
        <w:rPr>
          <w:highlight w:val="white"/>
          <w:lang w:val="en-US"/>
        </w:rPr>
        <w:t>0</w:t>
      </w:r>
      <w:commentRangeEnd w:id="3416"/>
      <w:r w:rsidR="005343EE">
        <w:rPr>
          <w:rStyle w:val="Marquedecommentaire"/>
          <w:lang w:val="en-GB"/>
        </w:rPr>
        <w:commentReference w:id="3416"/>
      </w:r>
      <w:r w:rsidR="00F541E2" w:rsidRPr="008553E0">
        <w:rPr>
          <w:highlight w:val="white"/>
          <w:lang w:val="en-US"/>
        </w:rPr>
        <w:t>6</w:t>
      </w:r>
      <w:r w:rsidR="00F541E2">
        <w:rPr>
          <w:highlight w:val="white"/>
          <w:lang w:val="en-US"/>
        </w:rPr>
        <w:t>3</w:t>
      </w:r>
      <w:r w:rsidR="00F541E2" w:rsidRPr="008553E0">
        <w:rPr>
          <w:highlight w:val="white"/>
          <w:lang w:val="en-US"/>
        </w:rPr>
        <w:t xml:space="preserve"> </w:t>
      </w:r>
      <w:r w:rsidRPr="008553E0">
        <w:rPr>
          <w:highlight w:val="white"/>
          <w:lang w:val="en-US"/>
        </w:rPr>
        <w:t>(</w:t>
      </w:r>
      <w:ins w:id="3417" w:author="Lucy Cowie" w:date="2021-07-27T22:21:00Z">
        <w:r w:rsidR="005343EE">
          <w:rPr>
            <w:highlight w:val="white"/>
            <w:lang w:val="en-US"/>
          </w:rPr>
          <w:t>–</w:t>
        </w:r>
      </w:ins>
      <w:del w:id="3418" w:author="Lucy Cowie" w:date="2021-07-27T22:21:00Z">
        <w:r w:rsidRPr="008553E0" w:rsidDel="005343EE">
          <w:rPr>
            <w:highlight w:val="white"/>
            <w:lang w:val="en-US"/>
          </w:rPr>
          <w:delText>-</w:delText>
        </w:r>
      </w:del>
      <w:r w:rsidRPr="008553E0">
        <w:rPr>
          <w:highlight w:val="white"/>
          <w:lang w:val="en-US"/>
        </w:rPr>
        <w:t>0.28 to 0.</w:t>
      </w:r>
      <w:r>
        <w:rPr>
          <w:highlight w:val="white"/>
          <w:lang w:val="en-US"/>
        </w:rPr>
        <w:t>42</w:t>
      </w:r>
      <w:r w:rsidRPr="008553E0">
        <w:rPr>
          <w:highlight w:val="white"/>
          <w:lang w:val="en-US"/>
        </w:rPr>
        <w:t>) W</w:t>
      </w:r>
      <w:r>
        <w:rPr>
          <w:highlight w:val="white"/>
          <w:lang w:val="en-US"/>
        </w:rPr>
        <w:t xml:space="preserve"> </w:t>
      </w:r>
      <w:r w:rsidRPr="008553E0">
        <w:rPr>
          <w:highlight w:val="white"/>
          <w:lang w:val="en-US"/>
        </w:rPr>
        <w:t>m</w:t>
      </w:r>
      <w:ins w:id="3419" w:author="Lucy Cowie" w:date="2021-07-27T22:21:00Z">
        <w:r w:rsidR="005343EE">
          <w:rPr>
            <w:highlight w:val="white"/>
            <w:vertAlign w:val="superscript"/>
            <w:lang w:val="en-US"/>
          </w:rPr>
          <w:t>–</w:t>
        </w:r>
      </w:ins>
      <w:del w:id="3420" w:author="Lucy Cowie" w:date="2021-07-27T22:21:00Z">
        <w:r w:rsidRPr="008553E0" w:rsidDel="005343EE">
          <w:rPr>
            <w:highlight w:val="white"/>
            <w:vertAlign w:val="superscript"/>
            <w:lang w:val="en-US"/>
          </w:rPr>
          <w:delText>-</w:delText>
        </w:r>
      </w:del>
      <w:r w:rsidRPr="008553E0">
        <w:rPr>
          <w:highlight w:val="white"/>
          <w:vertAlign w:val="superscript"/>
          <w:lang w:val="en-US"/>
        </w:rPr>
        <w:t>2</w:t>
      </w:r>
      <w:r w:rsidRPr="008553E0">
        <w:rPr>
          <w:highlight w:val="white"/>
          <w:lang w:val="en-US"/>
        </w:rPr>
        <w:t xml:space="preserve"> with an uncertainty also including negative values. </w:t>
      </w:r>
      <w:r>
        <w:rPr>
          <w:highlight w:val="white"/>
          <w:lang w:val="en-US"/>
        </w:rPr>
        <w:t>As discussed in Section 7.3.3.1.2, a significant portion of the positive BC forcing from aerosol</w:t>
      </w:r>
      <w:ins w:id="3421" w:author="Lucy Cowie" w:date="2021-07-27T22:22:00Z">
        <w:r w:rsidR="00E40BE9">
          <w:rPr>
            <w:highlight w:val="white"/>
            <w:lang w:val="en-US"/>
          </w:rPr>
          <w:t>–</w:t>
        </w:r>
      </w:ins>
      <w:del w:id="3422" w:author="Lucy Cowie" w:date="2021-07-27T22:22:00Z">
        <w:r w:rsidDel="00E40BE9">
          <w:rPr>
            <w:highlight w:val="white"/>
            <w:lang w:val="en-US"/>
          </w:rPr>
          <w:delText>-</w:delText>
        </w:r>
      </w:del>
      <w:r>
        <w:rPr>
          <w:highlight w:val="white"/>
          <w:lang w:val="en-US"/>
        </w:rPr>
        <w:t>radiation interactions is offset by negative atmospheric adjustments due to cloud changes</w:t>
      </w:r>
      <w:ins w:id="3423" w:author="Lucy Cowie" w:date="2021-07-27T22:22:00Z">
        <w:r w:rsidR="00E40BE9">
          <w:rPr>
            <w:highlight w:val="white"/>
            <w:lang w:val="en-US"/>
          </w:rPr>
          <w:t>,</w:t>
        </w:r>
      </w:ins>
      <w:r>
        <w:rPr>
          <w:highlight w:val="white"/>
          <w:lang w:val="en-US"/>
        </w:rPr>
        <w:t xml:space="preserve"> as well as lapse rate and atmospheric water vapo</w:t>
      </w:r>
      <w:ins w:id="3424" w:author="Lucy Cowie" w:date="2021-07-27T21:54:00Z">
        <w:r w:rsidR="0022461B">
          <w:rPr>
            <w:highlight w:val="white"/>
            <w:lang w:val="en-US"/>
          </w:rPr>
          <w:t>u</w:t>
        </w:r>
      </w:ins>
      <w:r>
        <w:rPr>
          <w:highlight w:val="white"/>
          <w:lang w:val="en-US"/>
        </w:rPr>
        <w:t xml:space="preserve">r changes, resulting in a smaller positive net ERF for BC compared with AR5. The large range in the forcing estimate stems from variation in the magnitude and sign of atmospheric adjustments across models and is related to the differences in the model treatment of different processes affecting BC (e.g., ageing, mixing) and its interactions with clouds and </w:t>
      </w:r>
      <w:bookmarkStart w:id="3425" w:name="_Hlk76655525"/>
      <w:r>
        <w:rPr>
          <w:highlight w:val="white"/>
          <w:lang w:val="en-US"/>
        </w:rPr>
        <w:t xml:space="preserve">cryosphere </w:t>
      </w:r>
      <w:commentRangeStart w:id="3426"/>
      <w:r>
        <w:rPr>
          <w:highlight w:val="white"/>
        </w:rPr>
        <w:fldChar w:fldCharType="begin" w:fldLock="1"/>
      </w:r>
      <w:r w:rsidR="002E1475">
        <w:rPr>
          <w:highlight w:val="white"/>
          <w:lang w:val="en-US"/>
        </w:rPr>
        <w:instrText>ADDIN CSL_CITATION { "citationItems" : [ { "id" : "ITEM-1", "itemData" : { "DOI" : "10.5194/acp-21-853-2021", "ISSN" : "1680-7324", "author" : [ { "dropping-particle" : "", "family" : "Thornhill", "given" : "Gillian D", "non-dropping-particle" : "", "parse-names" : false, "suffix" : "" }, { "dropping-particle" : "", "family" : "Collins", "given" : "William J", "non-dropping-particle" : "", "parse-names" : false, "suffix" : "" }, { "dropping-particle" : "", "family" : "Kramer", "given" : "Ryan J", "non-dropping-particle" : "", "parse-names" : false, "suffix" : "" }, { "dropping-particle" : "", "family" : "Olivi\u00e9", "given" : "Dirk", "non-dropping-particle" : "", "parse-names" : false, "suffix" : "" }, { "dropping-particle" : "", "family" : "Skeie", "given" : "Ragnhild B.", "non-dropping-particle" : "", "parse-names" : false, "suffix" : "" }, { "dropping-particle" : "", "family" : "O'Connor", "given" : "Fiona M.", "non-dropping-particle" : "", "parse-names" : false, "suffix" : "" }, { "dropping-particle" : "", "family" : "Abraham", "given" : "Nathan Luke", "non-dropping-particle" : "", "parse-names" : false, "suffix" : "" }, { "dropping-particle" : "", "family" : "Checa-Garcia", "given" : "Ramiro", "non-dropping-particle" : "", "parse-names" : false, "suffix" : "" }, { "dropping-particle" : "", "family" : "Bauer", "given" : "Susanne E", "non-dropping-particle" : "", "parse-names" : false, "suffix" : "" }, { "dropping-particle" : "", "family" : "Deushi", "given" : "Makoto", "non-dropping-particle" : "", "parse-names" : false, "suffix" : "" }, { "dropping-particle" : "", "family" : "Emmons", "given" : "Louisa K.", "non-dropping-particle" : "", "parse-names" : false, "suffix" : "" }, { "dropping-particle" : "", "family" : "Forster", "given" : "Piers M.", "non-dropping-particle" : "", "parse-names" : false, "suffix" : "" }, { "dropping-particle" : "", "family" : "Horowitz", "given" : "Larry W.", "non-dropping-particle" : "", "parse-names" : false, "suffix" : "" }, { "dropping-particle" : "", "family" : "Johnson", "given" : "Ben", "non-dropping-particle" : "", "parse-names" : false, "suffix" : "" }, { "dropping-particle" : "", "family" : "Keeble", "given" : "James", "non-dropping-particle" : "", "parse-names" : false, "suffix" : "" }, { "dropping-particle" : "", "family" : "Lamarque", "given" : "Jean-Francois", "non-dropping-particle" : "", "parse-names" : false, "suffix" : "" }, { "dropping-particle" : "", "family" : "Michou", "given" : "Martine", "non-dropping-particle" : "", "parse-names" : false, "suffix" : "" }, { "dropping-particle" : "", "family" : "Mills", "given" : "Michael J.", "non-dropping-particle" : "", "parse-names" : false, "suffix" : "" }, { "dropping-particle" : "", "family" : "Mulcahy", "given" : "Jane P.", "non-dropping-particle" : "", "parse-names" : false, "suffix" : "" }, { "dropping-particle" : "", "family" : "Myhre", "given" : "Gunnar", "non-dropping-particle" : "", "parse-names" : false, "suffix" : "" }, { "dropping-particle" : "", "family" : "Nabat", "given" : "Pierre", "non-dropping-particle" : "", "parse-names" : false, "suffix" : "" }, { "dropping-particle" : "", "family" : "Naik", "given" : "Vaishali", "non-dropping-particle" : "", "parse-names" : false, "suffix" : "" }, { "dropping-particle" : "", "family" : "Oshima", "given" : "Naga", "non-dropping-particle" : "", "parse-names" : false, "suffix" : "" }, { "dropping-particle" : "", "family" : "Schulz", "given" : "Michael", "non-dropping-particle" : "", "parse-names" : false, "suffix" : "" }, { "dropping-particle" : "", "family" : "Smith", "given" : "Christopher J.", "non-dropping-particle" : "", "parse-names" : false, "suffix" : "" }, { "dropping-particle" : "", "family" : "Takemura", "given" : "Toshihiko", "non-dropping-particle" : "", "parse-names" : false, "suffix" : "" }, { "dropping-particle" : "", "family" : "Tilmes", "given" : "Simone", "non-dropping-particle" : "", "parse-names" : false, "suffix" : "" }, { "dropping-particle" : "", "family" : "Wu", "given" : "Tongwen", "non-dropping-particle" : "", "parse-names" : false, "suffix" : "" }, { "dropping-particle" : "", "family" : "Zeng", "given" : "Guang", "non-dropping-particle" : "", "parse-names" : false, "suffix" : "" }, { "dropping-particle" : "", "family" : "Zhang", "given" : "Jie", "non-dropping-particle" : "", "parse-names" : false, "suffix" : "" } ], "container-title" : "Atmospheric Chemistry and Physics", "id" : "ITEM-1", "issue" : "2", "issued" : { "date-parts" : [ [ "2021", "1", "21" ] ] }, "page" : "853-874", "publisher" : "Copernicus Publications", "title" : "Effective radiative forcing from emissions of reactive gases and aerosols \u2013 a multi-model comparison", "translator" : [ { "dropping-particle" : "", "family" : "G4693", "given" : "", "non-dropping-particle" : "", "parse-names" : false, "suffix" : "" } ], "type" : "article-journal", "volume" : "21" }, "uris" : [ "http://www.mendeley.com/documents/?uuid=06fa4e3b-bf34-4ef4-89f3-ba7ac753864a" ] } ], "mendeley" : { "formattedCitation" : "(Thornhill et al., 2021a)", "manualFormatting" : "(Thornhill et al., 2021b", "plainTextFormattedCitation" : "(Thornhill et al., 2021a)", "previouslyFormattedCitation" : "(Thornhill et al., 2021a)" }, "properties" : { "noteIndex" : 0 }, "schema" : "https://github.com/citation-style-language/schema/raw/master/csl-citation.json" }</w:instrText>
      </w:r>
      <w:r>
        <w:rPr>
          <w:highlight w:val="white"/>
        </w:rPr>
        <w:fldChar w:fldCharType="separate"/>
      </w:r>
      <w:r w:rsidR="00CB33A1">
        <w:rPr>
          <w:noProof/>
          <w:highlight w:val="white"/>
          <w:lang w:val="en-US"/>
        </w:rPr>
        <w:t>(</w:t>
      </w:r>
      <w:ins w:id="3427" w:author="Lucy Cowie" w:date="2021-07-27T22:24:00Z">
        <w:r w:rsidR="009D64AD">
          <w:rPr>
            <w:noProof/>
            <w:highlight w:val="white"/>
            <w:lang w:val="en-US"/>
          </w:rPr>
          <w:t xml:space="preserve">Section 7.3.3; </w:t>
        </w:r>
      </w:ins>
      <w:r w:rsidR="00CB33A1">
        <w:rPr>
          <w:noProof/>
          <w:highlight w:val="white"/>
          <w:lang w:val="en-US"/>
        </w:rPr>
        <w:t>Thornhill et al., 2021b</w:t>
      </w:r>
      <w:del w:id="3428" w:author="Robin Matthews" w:date="2021-07-08T16:49:00Z">
        <w:r w:rsidR="00CB33A1" w:rsidDel="00D871C2">
          <w:rPr>
            <w:noProof/>
            <w:highlight w:val="white"/>
            <w:lang w:val="en-US"/>
          </w:rPr>
          <w:delText xml:space="preserve"> and Section 7.3.3</w:delText>
        </w:r>
      </w:del>
      <w:del w:id="3429" w:author="Robin Matthews" w:date="2021-07-08T16:48:00Z">
        <w:r w:rsidR="00CB33A1" w:rsidDel="00D871C2">
          <w:rPr>
            <w:noProof/>
            <w:highlight w:val="white"/>
            <w:lang w:val="en-US"/>
          </w:rPr>
          <w:delText>.</w:delText>
        </w:r>
      </w:del>
      <w:del w:id="3430" w:author="Robin Matthews" w:date="2021-07-08T16:49:00Z">
        <w:r w:rsidR="00CB33A1" w:rsidDel="00D871C2">
          <w:rPr>
            <w:noProof/>
            <w:highlight w:val="white"/>
            <w:lang w:val="en-US"/>
          </w:rPr>
          <w:delText>)</w:delText>
        </w:r>
      </w:del>
      <w:r>
        <w:rPr>
          <w:highlight w:val="white"/>
        </w:rPr>
        <w:fldChar w:fldCharType="end"/>
      </w:r>
      <w:commentRangeEnd w:id="3426"/>
      <w:r w:rsidR="00CB33A1">
        <w:rPr>
          <w:rStyle w:val="Marquedecommentaire"/>
        </w:rPr>
        <w:commentReference w:id="3426"/>
      </w:r>
      <w:ins w:id="3431" w:author="Robin Matthews" w:date="2021-07-08T16:49:00Z">
        <w:r w:rsidR="00D871C2">
          <w:rPr>
            <w:noProof/>
            <w:highlight w:val="white"/>
            <w:lang w:val="en-US"/>
          </w:rPr>
          <w:t xml:space="preserve"> </w:t>
        </w:r>
        <w:del w:id="3432" w:author="Lucy Cowie" w:date="2021-07-27T22:24:00Z">
          <w:r w:rsidR="00D871C2" w:rsidDel="009D64AD">
            <w:rPr>
              <w:noProof/>
              <w:highlight w:val="white"/>
              <w:lang w:val="en-US"/>
            </w:rPr>
            <w:delText>and Section 7.3.3</w:delText>
          </w:r>
        </w:del>
        <w:r w:rsidR="00D871C2">
          <w:rPr>
            <w:noProof/>
            <w:highlight w:val="white"/>
            <w:lang w:val="en-US"/>
          </w:rPr>
          <w:t>)</w:t>
        </w:r>
      </w:ins>
      <w:r>
        <w:rPr>
          <w:highlight w:val="white"/>
          <w:lang w:val="en-US"/>
        </w:rPr>
        <w:t xml:space="preserve">. </w:t>
      </w:r>
      <w:bookmarkEnd w:id="3425"/>
      <w:r w:rsidRPr="008553E0">
        <w:rPr>
          <w:highlight w:val="white"/>
          <w:lang w:val="en-US"/>
        </w:rPr>
        <w:t>The emission</w:t>
      </w:r>
      <w:r>
        <w:rPr>
          <w:highlight w:val="white"/>
          <w:lang w:val="en-US"/>
        </w:rPr>
        <w:t>-</w:t>
      </w:r>
      <w:r w:rsidRPr="008553E0">
        <w:rPr>
          <w:highlight w:val="white"/>
          <w:lang w:val="en-US"/>
        </w:rPr>
        <w:t xml:space="preserve">based ERF for organic carbon aerosols is </w:t>
      </w:r>
      <w:ins w:id="3433" w:author="Lucy Cowie" w:date="2021-07-27T22:25:00Z">
        <w:r w:rsidR="0027082E">
          <w:rPr>
            <w:highlight w:val="white"/>
            <w:lang w:val="en-US"/>
          </w:rPr>
          <w:t>–</w:t>
        </w:r>
      </w:ins>
      <w:del w:id="3434" w:author="Lucy Cowie" w:date="2021-07-27T22:25:00Z">
        <w:r w:rsidDel="0027082E">
          <w:rPr>
            <w:highlight w:val="white"/>
            <w:lang w:val="en-US"/>
          </w:rPr>
          <w:delText>-</w:delText>
        </w:r>
      </w:del>
      <w:r w:rsidRPr="008553E0">
        <w:rPr>
          <w:highlight w:val="white"/>
          <w:lang w:val="en-US"/>
        </w:rPr>
        <w:t>0.</w:t>
      </w:r>
      <w:r w:rsidR="00F541E2">
        <w:rPr>
          <w:highlight w:val="white"/>
          <w:lang w:val="en-US"/>
        </w:rPr>
        <w:t>20</w:t>
      </w:r>
      <w:r w:rsidR="00F541E2" w:rsidRPr="008553E0">
        <w:rPr>
          <w:highlight w:val="white"/>
          <w:lang w:val="en-US"/>
        </w:rPr>
        <w:t xml:space="preserve"> </w:t>
      </w:r>
      <w:r w:rsidRPr="008553E0">
        <w:rPr>
          <w:highlight w:val="white"/>
          <w:lang w:val="en-US"/>
        </w:rPr>
        <w:t>(</w:t>
      </w:r>
      <w:ins w:id="3435" w:author="Lucy Cowie" w:date="2021-07-27T22:25:00Z">
        <w:r w:rsidR="0027082E">
          <w:rPr>
            <w:highlight w:val="white"/>
            <w:lang w:val="en-US"/>
          </w:rPr>
          <w:t>–</w:t>
        </w:r>
      </w:ins>
      <w:del w:id="3436" w:author="Lucy Cowie" w:date="2021-07-27T22:25:00Z">
        <w:r w:rsidRPr="008553E0" w:rsidDel="0027082E">
          <w:rPr>
            <w:highlight w:val="white"/>
            <w:lang w:val="en-US"/>
          </w:rPr>
          <w:delText>-</w:delText>
        </w:r>
      </w:del>
      <w:r w:rsidRPr="008553E0">
        <w:rPr>
          <w:highlight w:val="white"/>
          <w:lang w:val="en-US"/>
        </w:rPr>
        <w:t>0.0</w:t>
      </w:r>
      <w:r>
        <w:rPr>
          <w:highlight w:val="white"/>
          <w:lang w:val="en-US"/>
        </w:rPr>
        <w:t>3</w:t>
      </w:r>
      <w:r w:rsidRPr="008553E0">
        <w:rPr>
          <w:highlight w:val="white"/>
          <w:lang w:val="en-US"/>
        </w:rPr>
        <w:t xml:space="preserve"> to </w:t>
      </w:r>
      <w:ins w:id="3437" w:author="Lucy Cowie" w:date="2021-07-27T22:25:00Z">
        <w:r w:rsidR="0027082E">
          <w:rPr>
            <w:highlight w:val="white"/>
            <w:lang w:val="en-US"/>
          </w:rPr>
          <w:t>–</w:t>
        </w:r>
      </w:ins>
      <w:del w:id="3438" w:author="Lucy Cowie" w:date="2021-07-27T22:25:00Z">
        <w:r w:rsidRPr="008553E0" w:rsidDel="0027082E">
          <w:rPr>
            <w:highlight w:val="white"/>
            <w:lang w:val="en-US"/>
          </w:rPr>
          <w:delText>-</w:delText>
        </w:r>
      </w:del>
      <w:r w:rsidRPr="008553E0">
        <w:rPr>
          <w:highlight w:val="white"/>
          <w:lang w:val="en-US"/>
        </w:rPr>
        <w:t>0.</w:t>
      </w:r>
      <w:r>
        <w:rPr>
          <w:highlight w:val="white"/>
          <w:lang w:val="en-US"/>
        </w:rPr>
        <w:t>41</w:t>
      </w:r>
      <w:r w:rsidRPr="008553E0">
        <w:rPr>
          <w:highlight w:val="white"/>
          <w:lang w:val="en-US"/>
        </w:rPr>
        <w:t>) W</w:t>
      </w:r>
      <w:r>
        <w:rPr>
          <w:highlight w:val="white"/>
          <w:lang w:val="en-US"/>
        </w:rPr>
        <w:t xml:space="preserve"> </w:t>
      </w:r>
      <w:r w:rsidRPr="008553E0">
        <w:rPr>
          <w:highlight w:val="white"/>
          <w:lang w:val="en-US"/>
        </w:rPr>
        <w:t>m</w:t>
      </w:r>
      <w:ins w:id="3439" w:author="Lucy Cowie" w:date="2021-07-27T22:25:00Z">
        <w:r w:rsidR="0027082E">
          <w:rPr>
            <w:highlight w:val="white"/>
            <w:vertAlign w:val="superscript"/>
            <w:lang w:val="en-US"/>
          </w:rPr>
          <w:t>–</w:t>
        </w:r>
      </w:ins>
      <w:del w:id="3440" w:author="Lucy Cowie" w:date="2021-07-27T22:25:00Z">
        <w:r w:rsidRPr="008553E0" w:rsidDel="0027082E">
          <w:rPr>
            <w:highlight w:val="white"/>
            <w:vertAlign w:val="superscript"/>
            <w:lang w:val="en-US"/>
          </w:rPr>
          <w:delText>-</w:delText>
        </w:r>
      </w:del>
      <w:r w:rsidRPr="008553E0">
        <w:rPr>
          <w:highlight w:val="white"/>
          <w:vertAlign w:val="superscript"/>
          <w:lang w:val="en-US"/>
        </w:rPr>
        <w:t>2</w:t>
      </w:r>
      <w:r>
        <w:rPr>
          <w:highlight w:val="white"/>
          <w:lang w:val="en-US"/>
        </w:rPr>
        <w:t>, a weaker estimate compared with AR5 attributed to stronger absorption by OC (</w:t>
      </w:r>
      <w:ins w:id="3441" w:author="Lucy Cowie" w:date="2021-07-27T22:25:00Z">
        <w:r w:rsidR="0027082E">
          <w:rPr>
            <w:highlight w:val="white"/>
            <w:lang w:val="en-US"/>
          </w:rPr>
          <w:t>S</w:t>
        </w:r>
      </w:ins>
      <w:del w:id="3442" w:author="Lucy Cowie" w:date="2021-07-27T22:25:00Z">
        <w:r w:rsidDel="0027082E">
          <w:rPr>
            <w:highlight w:val="white"/>
            <w:lang w:val="en-US"/>
          </w:rPr>
          <w:delText>s</w:delText>
        </w:r>
      </w:del>
      <w:r>
        <w:rPr>
          <w:highlight w:val="white"/>
          <w:lang w:val="en-US"/>
        </w:rPr>
        <w:t>ection 7.3.3.1.2).</w:t>
      </w:r>
    </w:p>
    <w:p w14:paraId="75C0808D" w14:textId="77777777" w:rsidR="00DF552C" w:rsidRPr="00C41858" w:rsidRDefault="00DF552C" w:rsidP="00D5630D">
      <w:pPr>
        <w:pStyle w:val="AR6BodyText"/>
        <w:rPr>
          <w:lang w:val="en-GB"/>
        </w:rPr>
      </w:pPr>
      <w:r>
        <w:rPr>
          <w:highlight w:val="white"/>
          <w:lang w:val="en-US"/>
        </w:rPr>
        <w:t xml:space="preserve"> </w:t>
      </w:r>
    </w:p>
    <w:p w14:paraId="75109B6E" w14:textId="684609FB" w:rsidR="00DF552C" w:rsidRDefault="00DF552C" w:rsidP="00D5630D">
      <w:pPr>
        <w:pStyle w:val="AR6BodyText"/>
        <w:tabs>
          <w:tab w:val="left" w:pos="2552"/>
        </w:tabs>
        <w:rPr>
          <w:lang w:val="en-US"/>
        </w:rPr>
      </w:pPr>
      <w:r>
        <w:rPr>
          <w:highlight w:val="white"/>
          <w:lang w:val="en-US"/>
        </w:rPr>
        <w:t>The emission-based contributions to GSAT change (Figure 6.12) were not assessed in AR5, but with the ERF from aerosol</w:t>
      </w:r>
      <w:ins w:id="3443" w:author="Lucy Cowie" w:date="2021-07-27T22:26:00Z">
        <w:r w:rsidR="00BE1D3B">
          <w:rPr>
            <w:highlight w:val="white"/>
            <w:lang w:val="en-US"/>
          </w:rPr>
          <w:t>–</w:t>
        </w:r>
      </w:ins>
      <w:del w:id="3444" w:author="Lucy Cowie" w:date="2021-07-27T22:26:00Z">
        <w:r w:rsidDel="00BE1D3B">
          <w:rPr>
            <w:highlight w:val="white"/>
            <w:lang w:val="en-US"/>
          </w:rPr>
          <w:delText>-</w:delText>
        </w:r>
      </w:del>
      <w:r>
        <w:rPr>
          <w:highlight w:val="white"/>
          <w:lang w:val="en-US"/>
        </w:rPr>
        <w:t xml:space="preserve">cloud interactions attributed to the emitted compounds there is now a better foundation for this assessment. The contribution to emissions-based ERF at 2019 (left panel in </w:t>
      </w:r>
      <w:ins w:id="3445" w:author="Lucy Cowie" w:date="2021-07-27T22:26:00Z">
        <w:r w:rsidR="00BE1D3B">
          <w:rPr>
            <w:highlight w:val="white"/>
            <w:lang w:val="en-US"/>
          </w:rPr>
          <w:t>F</w:t>
        </w:r>
      </w:ins>
      <w:del w:id="3446" w:author="Lucy Cowie" w:date="2021-07-27T22:26:00Z">
        <w:r w:rsidDel="00BE1D3B">
          <w:rPr>
            <w:highlight w:val="white"/>
            <w:lang w:val="en-US"/>
          </w:rPr>
          <w:delText>f</w:delText>
        </w:r>
      </w:del>
      <w:r>
        <w:rPr>
          <w:highlight w:val="white"/>
          <w:lang w:val="en-US"/>
        </w:rPr>
        <w:t>igure 6.12) is scaled by the historical emissions (over the period 1750</w:t>
      </w:r>
      <w:ins w:id="3447" w:author="Lucy Cowie" w:date="2021-07-27T22:26:00Z">
        <w:r w:rsidR="00BE1D3B">
          <w:rPr>
            <w:highlight w:val="white"/>
            <w:lang w:val="en-US"/>
          </w:rPr>
          <w:t>–</w:t>
        </w:r>
      </w:ins>
      <w:del w:id="3448" w:author="Lucy Cowie" w:date="2021-07-27T22:26:00Z">
        <w:r w:rsidDel="00BE1D3B">
          <w:rPr>
            <w:highlight w:val="white"/>
            <w:lang w:val="en-US"/>
          </w:rPr>
          <w:delText xml:space="preserve"> to </w:delText>
        </w:r>
      </w:del>
      <w:r>
        <w:rPr>
          <w:highlight w:val="white"/>
          <w:lang w:val="en-US"/>
        </w:rPr>
        <w:t>2019</w:t>
      </w:r>
      <w:r>
        <w:rPr>
          <w:lang w:val="en-US"/>
        </w:rPr>
        <w:t xml:space="preserve">) </w:t>
      </w:r>
      <w:r>
        <w:rPr>
          <w:highlight w:val="white"/>
          <w:lang w:val="en-US"/>
        </w:rPr>
        <w:t xml:space="preserve">of each compound </w:t>
      </w:r>
      <w:r w:rsidRPr="004F6583">
        <w:rPr>
          <w:highlight w:val="white"/>
          <w:lang w:val="en-US"/>
        </w:rPr>
        <w:t xml:space="preserve">to </w:t>
      </w:r>
      <w:r w:rsidRPr="004512B1">
        <w:rPr>
          <w:highlight w:val="white"/>
          <w:lang w:val="en-US"/>
        </w:rPr>
        <w:t>reconstruct</w:t>
      </w:r>
      <w:r w:rsidRPr="004F6583">
        <w:rPr>
          <w:highlight w:val="white"/>
          <w:lang w:val="en-US"/>
        </w:rPr>
        <w:t xml:space="preserve"> the </w:t>
      </w:r>
      <w:r>
        <w:rPr>
          <w:highlight w:val="white"/>
          <w:lang w:val="en-US"/>
        </w:rPr>
        <w:t xml:space="preserve">historical time series of ERF. </w:t>
      </w:r>
      <w:r w:rsidRPr="004F6583">
        <w:rPr>
          <w:rFonts w:cs="Times New Roman"/>
          <w:lang w:val="en-US"/>
        </w:rPr>
        <w:t xml:space="preserve">An impulse </w:t>
      </w:r>
      <w:r w:rsidRPr="00FC1514">
        <w:rPr>
          <w:rFonts w:cs="Times New Roman"/>
          <w:lang w:val="en-US"/>
        </w:rPr>
        <w:t>response function (</w:t>
      </w:r>
      <w:del w:id="3449" w:author="Lucy Cowie" w:date="2021-07-27T22:26:00Z">
        <w:r w:rsidRPr="00FC1514" w:rsidDel="00EF6E64">
          <w:rPr>
            <w:rFonts w:cs="Times New Roman"/>
            <w:lang w:val="en-US"/>
          </w:rPr>
          <w:delText xml:space="preserve">see </w:delText>
        </w:r>
      </w:del>
      <w:r w:rsidR="00947ECA">
        <w:rPr>
          <w:rFonts w:cs="Times New Roman"/>
          <w:lang w:val="en-US"/>
        </w:rPr>
        <w:t>Cross-Chapter Box</w:t>
      </w:r>
      <w:r w:rsidRPr="00FC1514">
        <w:rPr>
          <w:rFonts w:cs="Times New Roman"/>
          <w:lang w:val="en-US"/>
        </w:rPr>
        <w:t xml:space="preserve"> 7.</w:t>
      </w:r>
      <w:r w:rsidRPr="008A3363">
        <w:rPr>
          <w:rFonts w:cs="Times New Roman"/>
          <w:lang w:val="en-US"/>
        </w:rPr>
        <w:t>1</w:t>
      </w:r>
      <w:ins w:id="3450" w:author="Lucy Cowie" w:date="2021-07-27T22:26:00Z">
        <w:r w:rsidR="00EF6E64" w:rsidRPr="008A3363">
          <w:rPr>
            <w:rFonts w:cs="Times New Roman"/>
            <w:lang w:val="en-US"/>
          </w:rPr>
          <w:t xml:space="preserve">, </w:t>
        </w:r>
      </w:ins>
      <w:del w:id="3451" w:author="Lucy Cowie" w:date="2021-07-27T22:26:00Z">
        <w:r w:rsidRPr="008A3363" w:rsidDel="00EF6E64">
          <w:rPr>
            <w:rFonts w:cs="Times New Roman"/>
            <w:lang w:val="en-US"/>
          </w:rPr>
          <w:delText xml:space="preserve"> and </w:delText>
        </w:r>
      </w:del>
      <w:r w:rsidR="00E169E7" w:rsidRPr="008A3363">
        <w:rPr>
          <w:rFonts w:cs="Times New Roman"/>
          <w:lang w:val="en-US"/>
        </w:rPr>
        <w:t xml:space="preserve">Supplementary Material </w:t>
      </w:r>
      <w:r w:rsidRPr="008A3363">
        <w:rPr>
          <w:rFonts w:cs="Times New Roman"/>
          <w:lang w:val="en-US"/>
        </w:rPr>
        <w:t>7.</w:t>
      </w:r>
      <w:r w:rsidR="005E1E24" w:rsidRPr="008A3363">
        <w:rPr>
          <w:rFonts w:cs="Times New Roman"/>
          <w:lang w:val="en-US"/>
        </w:rPr>
        <w:t>SM5</w:t>
      </w:r>
      <w:r w:rsidRPr="008A3363">
        <w:rPr>
          <w:rFonts w:cs="Times New Roman"/>
          <w:lang w:val="en-US"/>
        </w:rPr>
        <w:t xml:space="preserve">.2) is then applied </w:t>
      </w:r>
      <w:r w:rsidRPr="008A3363">
        <w:rPr>
          <w:lang w:val="en-US"/>
          <w:rPrChange w:id="3452" w:author="Lucy Cowie" w:date="2021-07-28T10:49:00Z">
            <w:rPr>
              <w:highlight w:val="white"/>
              <w:lang w:val="en-US"/>
            </w:rPr>
          </w:rPrChange>
        </w:rPr>
        <w:t xml:space="preserve">to obtain the contribution of SLCF emissions to the GSAT response. </w:t>
      </w:r>
      <w:r w:rsidRPr="008A3363">
        <w:rPr>
          <w:rFonts w:cs="Times New Roman"/>
          <w:lang w:val="en-US"/>
        </w:rPr>
        <w:t xml:space="preserve">Due to the non-linear chemical and physical processes described above relating emissions to ERF, and the additional non-linear relations between ERF and GSAT, these emission-based estimates of GSAT responses </w:t>
      </w:r>
      <w:r w:rsidRPr="008A3363">
        <w:rPr>
          <w:lang w:val="en-US"/>
        </w:rPr>
        <w:t>strongly depend on the methodology applied to estimate ERF and GSAT (</w:t>
      </w:r>
      <w:del w:id="3453" w:author="Lucy Cowie" w:date="2021-07-27T22:28:00Z">
        <w:r w:rsidR="005B71AC" w:rsidRPr="008A3363" w:rsidDel="00E25C7F">
          <w:rPr>
            <w:lang w:val="en-US"/>
          </w:rPr>
          <w:delText xml:space="preserve">see </w:delText>
        </w:r>
      </w:del>
      <w:r w:rsidRPr="008A3363">
        <w:rPr>
          <w:lang w:val="en-US"/>
        </w:rPr>
        <w:t>Supplementary Material</w:t>
      </w:r>
      <w:r w:rsidR="005B71AC" w:rsidRPr="008A3363">
        <w:rPr>
          <w:lang w:val="en-US"/>
        </w:rPr>
        <w:t xml:space="preserve"> 6.SM.2</w:t>
      </w:r>
      <w:r w:rsidRPr="008A3363">
        <w:rPr>
          <w:lang w:val="en-US"/>
        </w:rPr>
        <w:t>). Therefore, the relative contribution of each compound through its primary emissions versus secondary</w:t>
      </w:r>
      <w:r>
        <w:rPr>
          <w:lang w:val="en-US"/>
        </w:rPr>
        <w:t xml:space="preserve"> formation or destruction (e.g.</w:t>
      </w:r>
      <w:ins w:id="3454" w:author="Lucy Cowie" w:date="2021-07-27T22:29:00Z">
        <w:r w:rsidR="0097459B">
          <w:rPr>
            <w:lang w:val="en-US"/>
          </w:rPr>
          <w:t>,</w:t>
        </w:r>
      </w:ins>
      <w:r>
        <w:rPr>
          <w:lang w:val="en-US"/>
        </w:rPr>
        <w:t xml:space="preserve"> for methane emissions its ozone v</w:t>
      </w:r>
      <w:del w:id="3455" w:author="Lucy Cowie" w:date="2021-07-27T22:29:00Z">
        <w:r w:rsidDel="002D5273">
          <w:rPr>
            <w:lang w:val="en-US"/>
          </w:rPr>
          <w:delText>ersu</w:delText>
        </w:r>
      </w:del>
      <w:r>
        <w:rPr>
          <w:lang w:val="en-US"/>
        </w:rPr>
        <w:t>s methane contributions),</w:t>
      </w:r>
      <w:r w:rsidRPr="00ED737F">
        <w:rPr>
          <w:lang w:val="en-US"/>
        </w:rPr>
        <w:t xml:space="preserve"> </w:t>
      </w:r>
      <w:r>
        <w:rPr>
          <w:lang w:val="en-US"/>
        </w:rPr>
        <w:t xml:space="preserve">by construction (omitting the non-linear processes), will be equal for ERF and GSAT. Uncertainties in the GSAT response are estimated using the assessed range of the </w:t>
      </w:r>
      <w:commentRangeStart w:id="3456"/>
      <w:r>
        <w:rPr>
          <w:lang w:val="en-US"/>
        </w:rPr>
        <w:t>ECS</w:t>
      </w:r>
      <w:commentRangeEnd w:id="3456"/>
      <w:r w:rsidR="00D371FE">
        <w:rPr>
          <w:rStyle w:val="Marquedecommentaire"/>
          <w:lang w:val="en-GB"/>
        </w:rPr>
        <w:commentReference w:id="3456"/>
      </w:r>
      <w:r>
        <w:rPr>
          <w:lang w:val="en-US"/>
        </w:rPr>
        <w:t xml:space="preserve"> from Chapter 7 of this report. </w:t>
      </w:r>
      <w:del w:id="3457" w:author="Lucy Cowie" w:date="2021-07-27T22:32:00Z">
        <w:r w:rsidRPr="00CB66D4" w:rsidDel="005515D9">
          <w:rPr>
            <w:lang w:val="en-US"/>
          </w:rPr>
          <w:delText xml:space="preserve"> </w:delText>
        </w:r>
      </w:del>
      <w:r>
        <w:rPr>
          <w:lang w:val="en-US"/>
        </w:rPr>
        <w:t>For most of the SLCFs the uncertainty in the GSAT response is dominated by the uncertainty in the relationship between emissions and the ERF.</w:t>
      </w:r>
    </w:p>
    <w:p w14:paraId="1927AEB1" w14:textId="77777777" w:rsidR="00DF552C" w:rsidRDefault="00DF552C" w:rsidP="00D5630D">
      <w:pPr>
        <w:pStyle w:val="AR6BodyText"/>
        <w:rPr>
          <w:lang w:val="en-US"/>
        </w:rPr>
      </w:pPr>
    </w:p>
    <w:p w14:paraId="22658D27" w14:textId="71117D84" w:rsidR="00DF552C" w:rsidRDefault="00DF552C" w:rsidP="00D5630D">
      <w:pPr>
        <w:pStyle w:val="AR6BodyText"/>
        <w:rPr>
          <w:lang w:val="en-US"/>
        </w:rPr>
      </w:pPr>
      <w:r>
        <w:rPr>
          <w:lang w:val="en-US"/>
        </w:rPr>
        <w:t>The contributions from the emitted compounds to GSAT broadly follow their contributions to the ERF, mainly because their evolution over the past decades have been relatively similar and slow enough compared to their lifetimes to be reflected similarly in their ERF and GSAT despite the delay of the GSAT response to ERF changes (</w:t>
      </w:r>
      <w:del w:id="3458" w:author="Lucy Cowie" w:date="2021-07-27T22:32:00Z">
        <w:r w:rsidDel="005515D9">
          <w:rPr>
            <w:lang w:val="en-US"/>
          </w:rPr>
          <w:delText xml:space="preserve">see </w:delText>
        </w:r>
      </w:del>
      <w:r>
        <w:rPr>
          <w:lang w:val="en-US"/>
        </w:rPr>
        <w:t>Section 6.6.1). However, for some SLCFs</w:t>
      </w:r>
      <w:ins w:id="3459" w:author="Lucy Cowie" w:date="2021-07-27T22:32:00Z">
        <w:r w:rsidR="00FE4D10">
          <w:rPr>
            <w:lang w:val="en-US"/>
          </w:rPr>
          <w:t xml:space="preserve"> (</w:t>
        </w:r>
      </w:ins>
      <w:del w:id="3460" w:author="Lucy Cowie" w:date="2021-07-27T22:32:00Z">
        <w:r w:rsidDel="00FE4D10">
          <w:rPr>
            <w:lang w:val="en-US"/>
          </w:rPr>
          <w:delText xml:space="preserve">, </w:delText>
        </w:r>
      </w:del>
      <w:r>
        <w:rPr>
          <w:lang w:val="en-US"/>
        </w:rPr>
        <w:t>e.g. SO</w:t>
      </w:r>
      <w:r w:rsidRPr="00184EFC">
        <w:rPr>
          <w:vertAlign w:val="subscript"/>
          <w:lang w:val="en-US"/>
        </w:rPr>
        <w:t>2</w:t>
      </w:r>
      <w:ins w:id="3461" w:author="Lucy Cowie" w:date="2021-07-27T22:32:00Z">
        <w:r w:rsidR="00FE4D10">
          <w:rPr>
            <w:lang w:val="en-US"/>
          </w:rPr>
          <w:t>)</w:t>
        </w:r>
      </w:ins>
      <w:del w:id="3462" w:author="Lucy Cowie" w:date="2021-07-27T22:32:00Z">
        <w:r w:rsidDel="00FE4D10">
          <w:rPr>
            <w:lang w:val="en-US"/>
          </w:rPr>
          <w:delText>,</w:delText>
        </w:r>
      </w:del>
      <w:r>
        <w:rPr>
          <w:lang w:val="en-US"/>
        </w:rPr>
        <w:t xml:space="preserve"> that have been reduced globally, their contribution to GSAT change is slightly higher compared with that of CO</w:t>
      </w:r>
      <w:r w:rsidRPr="00C27D77">
        <w:rPr>
          <w:vertAlign w:val="subscript"/>
          <w:lang w:val="en-US"/>
        </w:rPr>
        <w:t>2</w:t>
      </w:r>
      <w:r>
        <w:rPr>
          <w:lang w:val="en-US"/>
        </w:rPr>
        <w:t xml:space="preserve"> than their relative contribution to ERF because the peak in their ERF change has already occurred (</w:t>
      </w:r>
      <w:del w:id="3463" w:author="Lucy Cowie" w:date="2021-07-27T22:33:00Z">
        <w:r w:rsidDel="00004598">
          <w:rPr>
            <w:lang w:val="en-US"/>
          </w:rPr>
          <w:delText xml:space="preserve">see </w:delText>
        </w:r>
      </w:del>
      <w:r>
        <w:rPr>
          <w:lang w:val="en-US"/>
        </w:rPr>
        <w:t>Section 6.4.1) whereas the peak of their GSAT effect started to decline recently (</w:t>
      </w:r>
      <w:del w:id="3464" w:author="Lucy Cowie" w:date="2021-07-27T22:33:00Z">
        <w:r w:rsidDel="00004598">
          <w:rPr>
            <w:lang w:val="en-US"/>
          </w:rPr>
          <w:delText xml:space="preserve">see also </w:delText>
        </w:r>
      </w:del>
      <w:r>
        <w:rPr>
          <w:lang w:val="en-US"/>
        </w:rPr>
        <w:t xml:space="preserve">Figure 7.9). This is due to the inertia of the climate system delaying the full response of GSAT to a change in forcing (Figure 6.15). </w:t>
      </w:r>
    </w:p>
    <w:p w14:paraId="2CE4C445" w14:textId="77777777" w:rsidR="00DF552C" w:rsidRPr="00794928" w:rsidRDefault="00DF552C" w:rsidP="00D5630D">
      <w:pPr>
        <w:pStyle w:val="AR6BodyText"/>
        <w:rPr>
          <w:highlight w:val="white"/>
          <w:lang w:val="en-US"/>
        </w:rPr>
      </w:pPr>
    </w:p>
    <w:p w14:paraId="4E2FC144" w14:textId="29625902" w:rsidR="00BE0C76" w:rsidRDefault="00BE0C76" w:rsidP="00BE0C76">
      <w:pPr>
        <w:pStyle w:val="AR6BodyText"/>
        <w:rPr>
          <w:lang w:val="en-US"/>
        </w:rPr>
      </w:pPr>
      <w:r w:rsidRPr="004F6583">
        <w:rPr>
          <w:bCs/>
          <w:lang w:val="en-US"/>
        </w:rPr>
        <w:t xml:space="preserve">In summary, </w:t>
      </w:r>
      <w:r>
        <w:rPr>
          <w:bCs/>
          <w:lang w:val="en-US"/>
        </w:rPr>
        <w:t>e</w:t>
      </w:r>
      <w:r w:rsidRPr="004F6583">
        <w:rPr>
          <w:bCs/>
          <w:lang w:val="en-US"/>
        </w:rPr>
        <w:t>missions of SLCFs, especially CH</w:t>
      </w:r>
      <w:r w:rsidRPr="004F6583">
        <w:rPr>
          <w:bCs/>
          <w:vertAlign w:val="subscript"/>
          <w:lang w:val="en-US"/>
        </w:rPr>
        <w:t>4</w:t>
      </w:r>
      <w:r w:rsidRPr="004F6583">
        <w:rPr>
          <w:bCs/>
          <w:lang w:val="en-US"/>
        </w:rPr>
        <w:t>, NO</w:t>
      </w:r>
      <w:r w:rsidRPr="00BE0C76">
        <w:rPr>
          <w:bCs/>
          <w:i/>
          <w:vertAlign w:val="subscript"/>
          <w:lang w:val="en-US"/>
        </w:rPr>
        <w:t>x</w:t>
      </w:r>
      <w:r w:rsidRPr="004F6583">
        <w:rPr>
          <w:bCs/>
          <w:lang w:val="en-US"/>
        </w:rPr>
        <w:t xml:space="preserve"> and SO</w:t>
      </w:r>
      <w:r w:rsidRPr="004F6583">
        <w:rPr>
          <w:bCs/>
          <w:vertAlign w:val="subscript"/>
          <w:lang w:val="en-US"/>
        </w:rPr>
        <w:t>2</w:t>
      </w:r>
      <w:r w:rsidRPr="00791532">
        <w:rPr>
          <w:bCs/>
          <w:lang w:val="en-US"/>
          <w:rPrChange w:id="3465" w:author="Lucy Cowie" w:date="2021-07-27T22:34:00Z">
            <w:rPr>
              <w:bCs/>
              <w:vertAlign w:val="subscript"/>
              <w:lang w:val="en-US"/>
            </w:rPr>
          </w:rPrChange>
        </w:rPr>
        <w:t>,</w:t>
      </w:r>
      <w:r w:rsidRPr="004F6583">
        <w:rPr>
          <w:bCs/>
          <w:lang w:val="en-US"/>
        </w:rPr>
        <w:t xml:space="preserve"> have substantial effects on effective radiative forcing (</w:t>
      </w:r>
      <w:r w:rsidRPr="004F6583">
        <w:rPr>
          <w:lang w:val="en-US"/>
        </w:rPr>
        <w:t>ERF)</w:t>
      </w:r>
      <w:r w:rsidRPr="004F6583">
        <w:rPr>
          <w:bCs/>
          <w:lang w:val="en-US"/>
        </w:rPr>
        <w:t xml:space="preserve"> </w:t>
      </w:r>
      <w:r w:rsidRPr="004F6583">
        <w:rPr>
          <w:lang w:val="en-US"/>
        </w:rPr>
        <w:t>(</w:t>
      </w:r>
      <w:r w:rsidRPr="004F6583">
        <w:rPr>
          <w:i/>
          <w:iCs/>
          <w:lang w:val="en-US"/>
        </w:rPr>
        <w:t>high confidence</w:t>
      </w:r>
      <w:r w:rsidRPr="004F6583">
        <w:rPr>
          <w:lang w:val="en-US"/>
        </w:rPr>
        <w:t>).</w:t>
      </w:r>
      <w:r w:rsidRPr="00764548">
        <w:rPr>
          <w:bCs/>
          <w:lang w:val="en-US"/>
        </w:rPr>
        <w:t xml:space="preserve"> T</w:t>
      </w:r>
      <w:r w:rsidRPr="00764548">
        <w:rPr>
          <w:lang w:val="en-US"/>
        </w:rPr>
        <w:t>he net global emissions-based ERF of NO</w:t>
      </w:r>
      <w:r w:rsidRPr="005106C9">
        <w:rPr>
          <w:iCs/>
          <w:vertAlign w:val="subscript"/>
          <w:lang w:val="en-US"/>
          <w:rPrChange w:id="3466" w:author="Lucy Cowie" w:date="2021-07-27T22:34:00Z">
            <w:rPr>
              <w:i/>
              <w:vertAlign w:val="subscript"/>
              <w:lang w:val="en-US"/>
            </w:rPr>
          </w:rPrChange>
        </w:rPr>
        <w:t>x</w:t>
      </w:r>
      <w:r w:rsidRPr="00764548">
        <w:rPr>
          <w:lang w:val="en-US"/>
        </w:rPr>
        <w:t xml:space="preserve"> is negative and that of </w:t>
      </w:r>
      <w:r>
        <w:rPr>
          <w:lang w:val="en-US"/>
        </w:rPr>
        <w:t>NM</w:t>
      </w:r>
      <w:r w:rsidRPr="00764548">
        <w:rPr>
          <w:lang w:val="en-US"/>
        </w:rPr>
        <w:t>VOCs is positive, in agreement with the AR5 assessment (</w:t>
      </w:r>
      <w:r w:rsidRPr="00764548">
        <w:rPr>
          <w:i/>
          <w:iCs/>
          <w:lang w:val="en-US"/>
        </w:rPr>
        <w:t>high confidence</w:t>
      </w:r>
      <w:r w:rsidRPr="00764548">
        <w:rPr>
          <w:lang w:val="en-US"/>
        </w:rPr>
        <w:t>). </w:t>
      </w:r>
      <w:r>
        <w:rPr>
          <w:lang w:val="en-US"/>
        </w:rPr>
        <w:t>For methane</w:t>
      </w:r>
      <w:r w:rsidR="00216A74">
        <w:rPr>
          <w:lang w:val="en-US"/>
        </w:rPr>
        <w:t>,</w:t>
      </w:r>
      <w:r>
        <w:rPr>
          <w:lang w:val="en-US"/>
        </w:rPr>
        <w:t xml:space="preserve"> the emission-based ERF is twice as high as the abundance-based ERF (</w:t>
      </w:r>
      <w:r w:rsidRPr="00462351">
        <w:rPr>
          <w:i/>
          <w:lang w:val="en-US"/>
        </w:rPr>
        <w:t>high confidence</w:t>
      </w:r>
      <w:r>
        <w:rPr>
          <w:lang w:val="en-US"/>
        </w:rPr>
        <w:t xml:space="preserve">). </w:t>
      </w:r>
      <w:r w:rsidRPr="00764548">
        <w:rPr>
          <w:lang w:val="en-US"/>
        </w:rPr>
        <w:t>SO</w:t>
      </w:r>
      <w:r w:rsidRPr="00764548">
        <w:rPr>
          <w:vertAlign w:val="subscript"/>
          <w:lang w:val="en-US"/>
        </w:rPr>
        <w:t>2</w:t>
      </w:r>
      <w:r w:rsidRPr="00764548">
        <w:rPr>
          <w:lang w:val="en-US"/>
        </w:rPr>
        <w:t xml:space="preserve"> emissions make the dominant contribution to the </w:t>
      </w:r>
      <w:r w:rsidRPr="004B030E">
        <w:rPr>
          <w:lang w:val="en-US"/>
        </w:rPr>
        <w:t xml:space="preserve">ERF associated with the </w:t>
      </w:r>
      <w:r w:rsidRPr="00764548">
        <w:rPr>
          <w:lang w:val="en-US"/>
        </w:rPr>
        <w:t>aerosol</w:t>
      </w:r>
      <w:r w:rsidRPr="004B030E">
        <w:rPr>
          <w:lang w:val="en-US"/>
        </w:rPr>
        <w:t>–</w:t>
      </w:r>
      <w:r w:rsidRPr="00764548">
        <w:rPr>
          <w:lang w:val="en-US"/>
        </w:rPr>
        <w:t>cloud interaction</w:t>
      </w:r>
      <w:r w:rsidRPr="00764548" w:rsidDel="00095FAC">
        <w:rPr>
          <w:lang w:val="en-US"/>
        </w:rPr>
        <w:t xml:space="preserve"> </w:t>
      </w:r>
      <w:r w:rsidRPr="00764548">
        <w:rPr>
          <w:lang w:val="en-US"/>
        </w:rPr>
        <w:t>(</w:t>
      </w:r>
      <w:r w:rsidRPr="00764548">
        <w:rPr>
          <w:i/>
          <w:iCs/>
          <w:lang w:val="en-US"/>
        </w:rPr>
        <w:t>high</w:t>
      </w:r>
      <w:r w:rsidRPr="00764548">
        <w:rPr>
          <w:b/>
          <w:i/>
          <w:iCs/>
          <w:lang w:val="en-US"/>
        </w:rPr>
        <w:t xml:space="preserve"> </w:t>
      </w:r>
      <w:r w:rsidRPr="00764548">
        <w:rPr>
          <w:i/>
          <w:iCs/>
          <w:lang w:val="en-US"/>
        </w:rPr>
        <w:t>confidence</w:t>
      </w:r>
      <w:r w:rsidRPr="005106C9">
        <w:rPr>
          <w:bCs/>
          <w:lang w:val="en-US"/>
          <w:rPrChange w:id="3467" w:author="Lucy Cowie" w:date="2021-07-27T22:34:00Z">
            <w:rPr>
              <w:b/>
              <w:lang w:val="en-US"/>
            </w:rPr>
          </w:rPrChange>
        </w:rPr>
        <w:t>).</w:t>
      </w:r>
      <w:r w:rsidRPr="005106C9">
        <w:rPr>
          <w:bCs/>
          <w:lang w:val="en-US"/>
        </w:rPr>
        <w:t xml:space="preserve"> </w:t>
      </w:r>
    </w:p>
    <w:p w14:paraId="5F4A6042" w14:textId="00DAFE9D" w:rsidR="00DF552C" w:rsidRDefault="00BE0C76" w:rsidP="00D5630D">
      <w:pPr>
        <w:pStyle w:val="AR6BodyText"/>
        <w:rPr>
          <w:lang w:val="en-US"/>
        </w:rPr>
      </w:pPr>
      <w:r>
        <w:rPr>
          <w:lang w:val="en-US"/>
        </w:rPr>
        <w:t>The contributions from the emitted compounds to GSAT broadly follow their contributions to the ERF</w:t>
      </w:r>
      <w:r w:rsidR="00907EE4">
        <w:rPr>
          <w:lang w:val="en-US"/>
        </w:rPr>
        <w:t xml:space="preserve"> (</w:t>
      </w:r>
      <w:r w:rsidR="00907EE4" w:rsidRPr="00907EE4">
        <w:rPr>
          <w:i/>
          <w:lang w:val="en-US"/>
        </w:rPr>
        <w:t>high confidence</w:t>
      </w:r>
      <w:r w:rsidR="00907EE4">
        <w:rPr>
          <w:lang w:val="en-US"/>
        </w:rPr>
        <w:t xml:space="preserve">). </w:t>
      </w:r>
      <w:r w:rsidR="00C4787C">
        <w:rPr>
          <w:lang w:val="en-US"/>
        </w:rPr>
        <w:t xml:space="preserve">However, </w:t>
      </w:r>
      <w:r w:rsidR="00907EE4">
        <w:rPr>
          <w:lang w:val="en-US"/>
        </w:rPr>
        <w:t>due to the inertia of the climate system delaying the full GSAT</w:t>
      </w:r>
      <w:r w:rsidR="00907EE4" w:rsidRPr="00907EE4">
        <w:rPr>
          <w:lang w:val="en-US"/>
        </w:rPr>
        <w:t xml:space="preserve"> </w:t>
      </w:r>
      <w:r w:rsidR="00907EE4">
        <w:rPr>
          <w:lang w:val="en-US"/>
        </w:rPr>
        <w:t xml:space="preserve">response to a change in forcing, </w:t>
      </w:r>
      <w:r w:rsidR="00C4787C">
        <w:rPr>
          <w:lang w:val="en-US"/>
        </w:rPr>
        <w:t xml:space="preserve">the contribution to GSAT change </w:t>
      </w:r>
      <w:r w:rsidR="00907EE4">
        <w:rPr>
          <w:lang w:val="en-US"/>
        </w:rPr>
        <w:t>due to</w:t>
      </w:r>
      <w:r w:rsidR="00C4787C">
        <w:rPr>
          <w:lang w:val="en-US"/>
        </w:rPr>
        <w:t xml:space="preserve"> SO</w:t>
      </w:r>
      <w:r w:rsidR="00C4787C" w:rsidRPr="00907EE4">
        <w:rPr>
          <w:vertAlign w:val="subscript"/>
          <w:lang w:val="en-US"/>
        </w:rPr>
        <w:t xml:space="preserve">2 </w:t>
      </w:r>
      <w:r w:rsidR="00907EE4">
        <w:rPr>
          <w:lang w:val="en-US"/>
        </w:rPr>
        <w:t xml:space="preserve">emission </w:t>
      </w:r>
      <w:r w:rsidR="00C4787C">
        <w:rPr>
          <w:lang w:val="en-US"/>
        </w:rPr>
        <w:t xml:space="preserve">is slightly higher compared with that </w:t>
      </w:r>
      <w:r w:rsidR="00907EE4">
        <w:rPr>
          <w:lang w:val="en-US"/>
        </w:rPr>
        <w:t xml:space="preserve">due to </w:t>
      </w:r>
      <w:r w:rsidR="00C4787C">
        <w:rPr>
          <w:lang w:val="en-US"/>
        </w:rPr>
        <w:t>CO</w:t>
      </w:r>
      <w:r w:rsidR="00C4787C" w:rsidRPr="00C27D77">
        <w:rPr>
          <w:vertAlign w:val="subscript"/>
          <w:lang w:val="en-US"/>
        </w:rPr>
        <w:t>2</w:t>
      </w:r>
      <w:r w:rsidR="00C4787C">
        <w:rPr>
          <w:lang w:val="en-US"/>
        </w:rPr>
        <w:t xml:space="preserve"> </w:t>
      </w:r>
      <w:r w:rsidR="00907EE4">
        <w:rPr>
          <w:lang w:val="en-US"/>
        </w:rPr>
        <w:t>emissions (</w:t>
      </w:r>
      <w:r w:rsidR="00C4787C">
        <w:rPr>
          <w:lang w:val="en-US"/>
        </w:rPr>
        <w:t xml:space="preserve">than </w:t>
      </w:r>
      <w:r w:rsidR="00907EE4">
        <w:rPr>
          <w:lang w:val="en-US"/>
        </w:rPr>
        <w:t xml:space="preserve">their </w:t>
      </w:r>
      <w:r w:rsidR="00C4787C">
        <w:rPr>
          <w:lang w:val="en-US"/>
        </w:rPr>
        <w:t>relative contribution</w:t>
      </w:r>
      <w:r w:rsidR="00907EE4">
        <w:rPr>
          <w:lang w:val="en-US"/>
        </w:rPr>
        <w:t>s</w:t>
      </w:r>
      <w:r w:rsidR="00C4787C">
        <w:rPr>
          <w:lang w:val="en-US"/>
        </w:rPr>
        <w:t xml:space="preserve"> to ERF</w:t>
      </w:r>
      <w:r w:rsidR="00907EE4">
        <w:rPr>
          <w:lang w:val="en-US"/>
        </w:rPr>
        <w:t>)</w:t>
      </w:r>
      <w:r w:rsidR="00C4787C">
        <w:rPr>
          <w:lang w:val="en-US"/>
        </w:rPr>
        <w:t xml:space="preserve"> because the peak in emission</w:t>
      </w:r>
      <w:r w:rsidR="00907EE4">
        <w:rPr>
          <w:lang w:val="en-US"/>
        </w:rPr>
        <w:t>-</w:t>
      </w:r>
      <w:r w:rsidR="00C4787C">
        <w:rPr>
          <w:lang w:val="en-US"/>
        </w:rPr>
        <w:t xml:space="preserve">induced </w:t>
      </w:r>
      <w:r w:rsidR="00907EE4">
        <w:rPr>
          <w:lang w:val="en-US"/>
        </w:rPr>
        <w:t>SO</w:t>
      </w:r>
      <w:r w:rsidR="00907EE4" w:rsidRPr="004F6583">
        <w:rPr>
          <w:vertAlign w:val="subscript"/>
          <w:lang w:val="en-US"/>
        </w:rPr>
        <w:t>2</w:t>
      </w:r>
      <w:r w:rsidR="00907EE4">
        <w:rPr>
          <w:lang w:val="en-US"/>
        </w:rPr>
        <w:t xml:space="preserve"> </w:t>
      </w:r>
      <w:r w:rsidR="00C4787C">
        <w:rPr>
          <w:lang w:val="en-US"/>
        </w:rPr>
        <w:t xml:space="preserve">ERF has already </w:t>
      </w:r>
      <w:r w:rsidR="00907EE4">
        <w:rPr>
          <w:lang w:val="en-US"/>
        </w:rPr>
        <w:t>occurred.</w:t>
      </w:r>
    </w:p>
    <w:p w14:paraId="34A50CAA" w14:textId="2A6E4239" w:rsidR="00BE0C76" w:rsidRDefault="00BE0C76" w:rsidP="00D5630D">
      <w:pPr>
        <w:pStyle w:val="AR6BodyText"/>
        <w:rPr>
          <w:lang w:val="en-GB"/>
        </w:rPr>
      </w:pPr>
    </w:p>
    <w:p w14:paraId="62EF4837" w14:textId="77777777" w:rsidR="002A65DE" w:rsidRPr="001C034B" w:rsidRDefault="002A65DE" w:rsidP="00D5630D">
      <w:pPr>
        <w:pStyle w:val="AR6BodyText"/>
        <w:rPr>
          <w:lang w:val="en-GB"/>
        </w:rPr>
      </w:pPr>
    </w:p>
    <w:p w14:paraId="435BB1F9" w14:textId="24DF2A46" w:rsidR="00DF552C" w:rsidRPr="00485F63" w:rsidRDefault="00DF552C" w:rsidP="00D5630D">
      <w:pPr>
        <w:pStyle w:val="AR6Chap6Level2611"/>
      </w:pPr>
      <w:bookmarkStart w:id="3468" w:name="_Toc70498192"/>
      <w:r w:rsidRPr="00485F63">
        <w:lastRenderedPageBreak/>
        <w:t xml:space="preserve">Climate </w:t>
      </w:r>
      <w:ins w:id="3469" w:author="Lucy Cowie" w:date="2021-07-27T22:35:00Z">
        <w:r w:rsidR="00EF4A20">
          <w:t>R</w:t>
        </w:r>
      </w:ins>
      <w:del w:id="3470" w:author="Lucy Cowie" w:date="2021-07-27T22:35:00Z">
        <w:r w:rsidRPr="00485F63" w:rsidDel="00EF4A20">
          <w:delText>r</w:delText>
        </w:r>
      </w:del>
      <w:r w:rsidRPr="00485F63">
        <w:t>esponses to SLCFs</w:t>
      </w:r>
      <w:bookmarkEnd w:id="3468"/>
    </w:p>
    <w:p w14:paraId="2FC769CF" w14:textId="77777777" w:rsidR="00DF552C" w:rsidRDefault="00DF552C" w:rsidP="00794928">
      <w:pPr>
        <w:pStyle w:val="AR6BodyText"/>
        <w:rPr>
          <w:rFonts w:cs="Times New Roman"/>
          <w:noProof/>
          <w:color w:val="000000" w:themeColor="text1"/>
        </w:rPr>
      </w:pPr>
    </w:p>
    <w:p w14:paraId="70BEFD16" w14:textId="75B93CAB" w:rsidR="0002760B" w:rsidRDefault="0002760B" w:rsidP="0002760B">
      <w:pPr>
        <w:pStyle w:val="AR6BodyText"/>
        <w:rPr>
          <w:lang w:val="en-US"/>
        </w:rPr>
      </w:pPr>
      <w:r w:rsidRPr="009E30A8">
        <w:rPr>
          <w:lang w:val="en-US"/>
        </w:rPr>
        <w:t>This section briefly discusses the climate response to SLCFs, in particular to changes in aerosols, and gathers complementary information and assessments from Chapters 3, 7, 8</w:t>
      </w:r>
      <w:del w:id="3471" w:author="Lucy Cowie" w:date="2021-07-27T22:35:00Z">
        <w:r w:rsidRPr="009E30A8" w:rsidDel="00EF4A20">
          <w:rPr>
            <w:lang w:val="en-US"/>
          </w:rPr>
          <w:delText>,</w:delText>
        </w:r>
      </w:del>
      <w:r w:rsidRPr="009E30A8">
        <w:rPr>
          <w:lang w:val="en-US"/>
        </w:rPr>
        <w:t xml:space="preserve"> and 10. </w:t>
      </w:r>
    </w:p>
    <w:p w14:paraId="5E596847" w14:textId="77777777" w:rsidR="000260CC" w:rsidRPr="009E30A8" w:rsidRDefault="000260CC" w:rsidP="0002760B">
      <w:pPr>
        <w:pStyle w:val="AR6BodyText"/>
        <w:rPr>
          <w:lang w:val="en-US"/>
        </w:rPr>
      </w:pPr>
    </w:p>
    <w:p w14:paraId="6A001B6B" w14:textId="7F2B5A57" w:rsidR="0002760B" w:rsidRDefault="000260CC" w:rsidP="0002760B">
      <w:pPr>
        <w:pStyle w:val="AR6BodyText"/>
        <w:rPr>
          <w:lang w:val="en-US"/>
        </w:rPr>
      </w:pPr>
      <w:r w:rsidRPr="007A1D51">
        <w:rPr>
          <w:lang w:val="en-US"/>
        </w:rPr>
        <w:t>W</w:t>
      </w:r>
      <w:r w:rsidRPr="007A1D51">
        <w:rPr>
          <w:noProof/>
          <w:lang w:val="en-US"/>
        </w:rPr>
        <w:t>arming or cooling atmospheric aerosols, such as BC and sulphate, can affect temperature and precipitation in distinct ways</w:t>
      </w:r>
      <w:r w:rsidRPr="007A1D51">
        <w:rPr>
          <w:lang w:val="en-US"/>
        </w:rPr>
        <w:t xml:space="preserve"> by </w:t>
      </w:r>
      <w:r w:rsidRPr="007A1D51">
        <w:rPr>
          <w:iCs/>
          <w:lang w:val="en-GB" w:eastAsia="en-US"/>
        </w:rPr>
        <w:t>modifying the shortwave and longwave radiation</w:t>
      </w:r>
      <w:r>
        <w:rPr>
          <w:iCs/>
          <w:lang w:val="en-GB" w:eastAsia="en-US"/>
        </w:rPr>
        <w:t>, the lapse rate of the troposphere,</w:t>
      </w:r>
      <w:r w:rsidRPr="007A1D51">
        <w:rPr>
          <w:iCs/>
          <w:lang w:val="en-GB" w:eastAsia="en-US"/>
        </w:rPr>
        <w:t xml:space="preserve"> and influencing cloud microphysical properties</w:t>
      </w:r>
      <w:r w:rsidRPr="007A1D51">
        <w:rPr>
          <w:lang w:val="en-US"/>
        </w:rPr>
        <w:t xml:space="preserve"> (</w:t>
      </w:r>
      <w:del w:id="3472" w:author="Lucy Cowie" w:date="2021-07-27T22:37:00Z">
        <w:r w:rsidRPr="007A1D51" w:rsidDel="006A3549">
          <w:rPr>
            <w:lang w:val="en-US"/>
          </w:rPr>
          <w:delText xml:space="preserve">see </w:delText>
        </w:r>
      </w:del>
      <w:del w:id="3473" w:author="Lucy Cowie" w:date="2021-07-27T22:36:00Z">
        <w:r w:rsidRPr="007A1D51" w:rsidDel="006A3549">
          <w:rPr>
            <w:lang w:val="en-US"/>
          </w:rPr>
          <w:delText xml:space="preserve">Box 8.1 and </w:delText>
        </w:r>
      </w:del>
      <w:r w:rsidRPr="007A1D51">
        <w:rPr>
          <w:lang w:val="en-US"/>
        </w:rPr>
        <w:t>Section 10.1.4.1.4</w:t>
      </w:r>
      <w:ins w:id="3474" w:author="Lucy Cowie" w:date="2021-07-27T22:37:00Z">
        <w:r w:rsidR="006A3549">
          <w:rPr>
            <w:lang w:val="en-US"/>
          </w:rPr>
          <w:t xml:space="preserve">, </w:t>
        </w:r>
        <w:r w:rsidR="006A3549" w:rsidRPr="007A1D51">
          <w:rPr>
            <w:lang w:val="en-US"/>
          </w:rPr>
          <w:t>Box 8.1</w:t>
        </w:r>
      </w:ins>
      <w:r w:rsidRPr="007A1D51">
        <w:rPr>
          <w:lang w:val="en-US"/>
        </w:rPr>
        <w:t>)</w:t>
      </w:r>
      <w:r w:rsidRPr="007A1D51">
        <w:rPr>
          <w:noProof/>
          <w:lang w:val="en-US"/>
        </w:rPr>
        <w:t xml:space="preserve">. </w:t>
      </w:r>
      <w:r w:rsidRPr="007A1D51">
        <w:rPr>
          <w:lang w:val="en-US"/>
        </w:rPr>
        <w:t>An important distinction between scattering and absorbing aerosols is the opposing nature of their influences on circulation, clouds</w:t>
      </w:r>
      <w:del w:id="3475" w:author="Lucy Cowie" w:date="2021-07-27T22:37:00Z">
        <w:r w:rsidRPr="007A1D51" w:rsidDel="00774CC4">
          <w:rPr>
            <w:lang w:val="en-US"/>
          </w:rPr>
          <w:delText>,</w:delText>
        </w:r>
      </w:del>
      <w:r w:rsidRPr="007A1D51">
        <w:rPr>
          <w:lang w:val="en-US"/>
        </w:rPr>
        <w:t xml:space="preserve"> and precipitation, besides surface temperature as evident from the contrasting regional climate responses to </w:t>
      </w:r>
      <w:r w:rsidRPr="004A5385">
        <w:rPr>
          <w:lang w:val="en-US"/>
        </w:rPr>
        <w:t xml:space="preserve">regional aerosol emissions </w:t>
      </w:r>
      <w:commentRangeStart w:id="3476"/>
      <w:r w:rsidRPr="002524C9">
        <w:fldChar w:fldCharType="begin" w:fldLock="1"/>
      </w:r>
      <w:r w:rsidR="00D477C7">
        <w:rPr>
          <w:lang w:val="en-US"/>
        </w:rPr>
        <w:instrText>ADDIN CSL_CITATION { "citationItems" : [ { "id" : "ITEM-1", "itemData" : { "DOI" : "10.5194/acp-19-2385-2019", "ISSN" : "16807324", "abstract" : "Short-lived anthropogenic climate forcers (SLCFs), such as sulfate aerosols, affect both climate and air quality. Despite being short-lived, these forcers do not affect temperatures only locally; regions far away from the emission sources are also affected. Climate metrics are often used in a policy context to compare the climate impact of different anthropogenic forcing agents. These metrics typically relate a forcing change in a certain region with a temperature change in another region and thus often require a separate model to convert emission changes to radiative forcing (RF) changes. In this study, we used a coupled Earth system model, NorESM (Norwegian Earth System Model), to calculate emission-to-temperature-response metrics for sulfur dioxide (SO2) emission changes in four different policy-relevant regions: Europe (EU), North America (NA), East Asia (EA) and South Asia (SA). We first increased the SO2 emissions in each individual region by an amount giving approximately the same global average radiative forcing change (-0.45Wm-2). The global mean temperature change per unit sulfur emission compared to the control experiment was independent of emission region and equal to \u223c0.006 K(TgSyr-1)-1. On a regional scale, the Arctic showed the largest temperature response in all experiments. The second largest temperature change occurred in the region of the imposed emission increase, except when South Asian emissions were changed; in this experiment, the temperature response was approximately the same in South Asia and East Asia. We also examined the non-linearity of the temperature response by removing all anthropogenic SO2 emissions over Europe in one experiment. In this case, the temperature response (both global and regional) was twice that in the corresponding experiment with a European emission increase. This non-linearity in the temperature response is one of many uncertainties associated with the use of simplified climate metrics.", "author" : [ { "dropping-particle" : "", "family" : "Lewinschal", "given" : "Anna", "non-dropping-particle" : "", "parse-names" : false, "suffix" : "" }, { "dropping-particle" : "", "family" : "Ekman", "given" : "Annica M.L.", "non-dropping-particle" : "", "parse-names" : false, "suffix" : "" }, { "dropping-particle" : "", "family" : "Hansson", "given" : "Hans Christen", "non-dropping-particle" : "", "parse-names" : false, "suffix" : "" }, { "dropping-particle" : "", "family" : "Sand", "given" : "Maria", "non-dropping-particle" : "", "parse-names" : false, "suffix" : "" }, { "dropping-particle" : "", "family" : "Berntsen", "given" : "Terje K.", "non-dropping-particle" : "", "parse-names" : false, "suffix" : "" }, { "dropping-particle" : "", "family" : "Langner", "given" : "Joakim", "non-dropping-particle" : "", "parse-names" : false, "suffix" : "" } ], "container-title" : "Atmospheric Chemistry and Physics", "id" : "ITEM-1", "issue" : "4", "issued" : { "date-parts" : [ [ "2019", "2", "22" ] ] }, "page" : "2385-2403", "title" : "Local and remote temperature response of regional SO2 emissions", "translator" : [ { "dropping-particle" : "", "family" : "G3851", "given" : "", "non-dropping-particle" : "", "parse-names" : false, "suffix" : "" } ], "type" : "article-journal", "volume" : "19" }, "uris" : [ "http://www.mendeley.com/documents/?uuid=366477a1-10cf-382e-92c4-f597ad68e34d" ] }, { "id" : "ITEM-2", "itemData" : { "DOI" : "10.5194/acp-20-3079-2020", "ISSN" : "1680-7324", "author" : [ { "dropping-particle" : "", "family" : "Sand", "given" : "Maria", "non-dropping-particle" : "", "parse-names" : false, "suffix" : "" }, { "dropping-particle" : "", "family" : "Berntsen", "given" : "Terje K", "non-dropping-particle" : "", "parse-names" : false, "suffix" : "" }, { "dropping-particle" : "", "family" : "Ekman", "given" : "Annica M L", "non-dropping-particle" : "", "parse-names" : false, "suffix" : "" }, { "dropping-particle" : "", "family" : "Hansson", "given" : "Hans-Christen", "non-dropping-particle" : "", "parse-names" : false, "suffix" : "" }, { "dropping-particle" : "", "family" : "Lewinschal", "given" : "Anna", "non-dropping-particle" : "", "parse-names" : false, "suffix" : "" } ], "container-title" : "Atmospheric Chemistry and Physics", "id" : "ITEM-2", "issue" : "5", "issued" : { "date-parts" : [ [ "2020", "3", "16" ] ] }, "page" : "3079-3089", "publisher" : "Copernicus Publications", "title" : "Surface temperature response to regional black carbon emissions: do location and magnitude matter?", "translator" : [ { "dropping-particle" : "", "family" : "G5227", "given" : "", "non-dropping-particle" : "", "parse-names" : false, "suffix" : "" } ], "type" : "article-journal", "volume" : "20" }, "uris" : [ "http://www.mendeley.com/documents/?uuid=7f822ade-b73a-4275-9e52-a099928a5f7d", "http://www.mendeley.com/documents/?uuid=6665c86d-5af0-4281-8fe6-7d90b941e7ff" ] } ], "mendeley" : { "formattedCitation" : "(Lewinschal et al., 2019; Sand et al., 2020)", "manualFormatting" : "(e.g., Lewinschal et al., 2019; Sand et al., 2020", "plainTextFormattedCitation" : "(Lewinschal et al., 2019; Sand et al., 2020)", "previouslyFormattedCitation" : "(Lewinschal et al., 2019; Sand et al., 2020)" }, "properties" : { "noteIndex" : 0 }, "schema" : "https://github.com/citation-style-language/schema/raw/master/csl-citation.json" }</w:instrText>
      </w:r>
      <w:r w:rsidRPr="002524C9">
        <w:fldChar w:fldCharType="separate"/>
      </w:r>
      <w:r w:rsidR="00CB33A1">
        <w:rPr>
          <w:noProof/>
          <w:lang w:val="en-US"/>
        </w:rPr>
        <w:t>(e.g., Lewinschal et al., 2019; Sand et al., 2020</w:t>
      </w:r>
      <w:r w:rsidRPr="002524C9">
        <w:fldChar w:fldCharType="end"/>
      </w:r>
      <w:commentRangeEnd w:id="3476"/>
      <w:r w:rsidR="00CB33A1">
        <w:rPr>
          <w:rStyle w:val="Marquedecommentaire"/>
        </w:rPr>
        <w:commentReference w:id="3476"/>
      </w:r>
      <w:r w:rsidRPr="004A5385">
        <w:rPr>
          <w:lang w:val="en-US"/>
        </w:rPr>
        <w:t xml:space="preserve">; also see Chapters 8 and 10). </w:t>
      </w:r>
    </w:p>
    <w:p w14:paraId="37770375" w14:textId="77777777" w:rsidR="000260CC" w:rsidRPr="009E30A8" w:rsidRDefault="000260CC" w:rsidP="0002760B">
      <w:pPr>
        <w:pStyle w:val="AR6BodyText"/>
        <w:rPr>
          <w:noProof/>
          <w:lang w:val="en-US"/>
        </w:rPr>
      </w:pPr>
    </w:p>
    <w:p w14:paraId="2128BD67" w14:textId="1D1B2BCE" w:rsidR="0002760B" w:rsidRPr="000260CC" w:rsidRDefault="0002760B" w:rsidP="0002760B">
      <w:pPr>
        <w:pStyle w:val="AR6BodyText"/>
        <w:rPr>
          <w:rStyle w:val="fontstyle01"/>
          <w:rFonts w:eastAsiaTheme="majorEastAsia" w:hint="eastAsia"/>
          <w:b w:val="0"/>
          <w:bCs w:val="0"/>
          <w:sz w:val="22"/>
          <w:szCs w:val="22"/>
          <w:lang w:val="en-US"/>
        </w:rPr>
      </w:pPr>
      <w:r w:rsidRPr="009E30A8">
        <w:rPr>
          <w:lang w:val="en-US"/>
        </w:rPr>
        <w:t xml:space="preserve">On the global </w:t>
      </w:r>
      <w:r w:rsidRPr="004F6583">
        <w:rPr>
          <w:lang w:val="en-US"/>
        </w:rPr>
        <w:t xml:space="preserve">scale, as assessed in Chapter 3, anthropogenic aerosols have </w:t>
      </w:r>
      <w:r w:rsidRPr="004F6583">
        <w:rPr>
          <w:i/>
          <w:lang w:val="en-US"/>
        </w:rPr>
        <w:t>likely</w:t>
      </w:r>
      <w:r w:rsidRPr="004F6583">
        <w:rPr>
          <w:lang w:val="en-US"/>
        </w:rPr>
        <w:t xml:space="preserve"> cooled GSAT since 1850–1900 driven by the negative aerosol forcing, while it is </w:t>
      </w:r>
      <w:r w:rsidRPr="004F6583">
        <w:rPr>
          <w:i/>
          <w:lang w:val="en-US"/>
        </w:rPr>
        <w:t>extremely likely</w:t>
      </w:r>
      <w:r w:rsidRPr="004F6583">
        <w:rPr>
          <w:lang w:val="en-US"/>
        </w:rPr>
        <w:t xml:space="preserve"> that human-induced stratospheric ozone depletion has primarily driven </w:t>
      </w:r>
      <w:commentRangeStart w:id="3477"/>
      <w:r w:rsidRPr="004F6583">
        <w:rPr>
          <w:lang w:val="en-US"/>
        </w:rPr>
        <w:t>stratospheric</w:t>
      </w:r>
      <w:commentRangeEnd w:id="3477"/>
      <w:r w:rsidR="00783210">
        <w:rPr>
          <w:rStyle w:val="Marquedecommentaire"/>
          <w:lang w:val="en-GB"/>
        </w:rPr>
        <w:commentReference w:id="3477"/>
      </w:r>
      <w:r w:rsidRPr="004F6583">
        <w:rPr>
          <w:lang w:val="en-US"/>
        </w:rPr>
        <w:t xml:space="preserve"> between 1979 and the mid-1990s. </w:t>
      </w:r>
      <w:r w:rsidRPr="004F6583">
        <w:rPr>
          <w:rFonts w:cs="Times New Roman"/>
          <w:lang w:val="en-US"/>
        </w:rPr>
        <w:t xml:space="preserve">Multiple modelling studies support the understanding that present-day emissions of </w:t>
      </w:r>
      <w:r w:rsidRPr="004F6583">
        <w:rPr>
          <w:rFonts w:eastAsiaTheme="majorEastAsia" w:cs="Times New Roman"/>
          <w:lang w:val="en-US"/>
        </w:rPr>
        <w:t>SO</w:t>
      </w:r>
      <w:r w:rsidRPr="004F6583">
        <w:rPr>
          <w:rFonts w:eastAsiaTheme="majorEastAsia" w:cs="Times New Roman"/>
          <w:vertAlign w:val="subscript"/>
          <w:lang w:val="en-US"/>
        </w:rPr>
        <w:t>2</w:t>
      </w:r>
      <w:r w:rsidRPr="004F6583">
        <w:rPr>
          <w:rFonts w:cs="Times New Roman"/>
          <w:lang w:val="en-US"/>
        </w:rPr>
        <w:t xml:space="preserve">, </w:t>
      </w:r>
      <w:commentRangeStart w:id="3478"/>
      <w:r w:rsidRPr="004F6583">
        <w:rPr>
          <w:rFonts w:cs="Times New Roman"/>
          <w:lang w:val="en-US"/>
        </w:rPr>
        <w:t>precursor</w:t>
      </w:r>
      <w:commentRangeEnd w:id="3478"/>
      <w:r w:rsidR="004758EB">
        <w:rPr>
          <w:rStyle w:val="Marquedecommentaire"/>
          <w:lang w:val="en-GB"/>
        </w:rPr>
        <w:commentReference w:id="3478"/>
      </w:r>
      <w:r w:rsidRPr="004F6583">
        <w:rPr>
          <w:rFonts w:cs="Times New Roman"/>
          <w:lang w:val="en-US"/>
        </w:rPr>
        <w:t xml:space="preserve"> for sulphate aerosols, are the dominant driver of near-surface air temperature in </w:t>
      </w:r>
      <w:r w:rsidRPr="00173BBC">
        <w:rPr>
          <w:rFonts w:cs="Times New Roman"/>
          <w:lang w:val="en-US"/>
        </w:rPr>
        <w:t>comparison to BC or OC even though</w:t>
      </w:r>
      <w:r w:rsidR="00657180">
        <w:rPr>
          <w:rFonts w:cs="Times New Roman"/>
          <w:lang w:val="en-US"/>
        </w:rPr>
        <w:t xml:space="preserve">, </w:t>
      </w:r>
      <w:r w:rsidRPr="00173BBC">
        <w:rPr>
          <w:rFonts w:cs="Times New Roman"/>
          <w:lang w:val="en-US"/>
        </w:rPr>
        <w:t xml:space="preserve">for </w:t>
      </w:r>
      <w:r w:rsidR="001A484E" w:rsidRPr="00173BBC">
        <w:rPr>
          <w:rFonts w:cs="Times New Roman"/>
          <w:lang w:val="en-US"/>
        </w:rPr>
        <w:t>s</w:t>
      </w:r>
      <w:r w:rsidR="001A484E">
        <w:rPr>
          <w:rFonts w:cs="Times New Roman"/>
          <w:lang w:val="en-US"/>
        </w:rPr>
        <w:t xml:space="preserve">ome </w:t>
      </w:r>
      <w:r w:rsidRPr="00173BBC">
        <w:rPr>
          <w:rFonts w:cs="Times New Roman"/>
          <w:lang w:val="en-US"/>
        </w:rPr>
        <w:t>regions</w:t>
      </w:r>
      <w:r w:rsidR="00657180">
        <w:rPr>
          <w:rFonts w:cs="Times New Roman"/>
          <w:lang w:val="en-US"/>
        </w:rPr>
        <w:t>,</w:t>
      </w:r>
      <w:r w:rsidRPr="00173BBC">
        <w:rPr>
          <w:rFonts w:cs="Times New Roman"/>
          <w:lang w:val="en-US"/>
        </w:rPr>
        <w:t xml:space="preserve"> BC forcing plays a key role </w:t>
      </w:r>
      <w:r w:rsidRPr="007A1D51">
        <w:rPr>
          <w:rFonts w:cs="Times New Roman"/>
        </w:rPr>
        <w:fldChar w:fldCharType="begin" w:fldLock="1"/>
      </w:r>
      <w:r w:rsidR="00D477C7">
        <w:rPr>
          <w:rFonts w:cs="Times New Roman"/>
          <w:lang w:val="en-US"/>
        </w:rPr>
        <w:instrText>ADDIN CSL_CITATION { "citationItems" : [ { "id" : "ITEM-1", "itemData" : { "DOI" : "10.1002/2016GL068064", "ISSN" : "19448007", "abstract" : "Precipitation is expected to respond differently to various drivers of anthropogenic climate change. We present the first results from the Precipitation Driver and Response Model Intercomparison Project (PDRMIP), where nine global climate models have perturbed CO2, CH4, black carbon, sulfate, and solar insolation. We divide the resulting changes to global mean and regional precipitation into fast responses that scale with changes in atmospheric absorption and slow responses scaling with surface temperature change. While the overall features are broadly similar between models, we find significant regional intermodel variability, especially over land. Black carbon stands out as a component that may cause significant model diversity in predicted precipitation change. Processes linked to atmospheric absorption are less consistently modeled than those linked to top-of-atmosphere radiative forcing. We identify a number of land regions where the model ensemble consistently predicts that fast precipitation responses to climate perturbations dominate over the slow, temperature-driven responses.", "author" : [ { "dropping-particle" : "", "family" : "Samset", "given" : "B. H.", "non-dropping-particle" : "", "parse-names" : false, "suffix" : "" }, { "dropping-particle" : "", "family" : "Myhre", "given" : "G.", "non-dropping-particle" : "", "parse-names" : false, "suffix" : "" }, { "dropping-particle" : "", "family" : "Forster", "given" : "P. M.", "non-dropping-particle" : "", "parse-names" : false, "suffix" : "" }, { "dropping-particle" : "", "family" : "Hodnebrog", "given" : "", "non-dropping-particle" : "", "parse-names" : false, "suffix" : "" }, { "dropping-particle" : "", "family" : "Andrews", "given" : "T.", "non-dropping-particle" : "", "parse-names" : false, "suffix" : "" }, { "dropping-particle" : "", "family" : "Faluvegi", "given" : "G.", "non-dropping-particle" : "", "parse-names" : false, "suffix" : "" }, { "dropping-particle" : "", "family" : "Fl\u00ef\u00bf\u00bdschner", "given" : "D.", "non-dropping-particle" : "", "parse-names" : false, "suffix" : "" }, { "dropping-particle" : "", "family" : "Kasoar", "given" : "M.", "non-dropping-particle" : "", "parse-names" : false, "suffix" : "" }, { "dropping-particle" : "", "family" : "Kharin", "given" : "V.", "non-dropping-particle" : "", "parse-names" : false, "suffix" : "" }, { "dropping-particle" : "", "family" : "Kirkev\u00ef\u00bf\u00bdg", "given" : "A.", "non-dropping-particle" : "", "parse-names" : false, "suffix" : "" }, { "dropping-particle" : "", "family" : "Lamarque", "given" : "J. F.", "non-dropping-particle" : "", "parse-names" : false, "suffix" : "" }, { "dropping-particle" : "", "family" : "Olivi\u00ef\u00bf\u00bd", "given" : "D.", "non-dropping-particle" : "", "parse-names" : false, "suffix" : "" }, { "dropping-particle" : "", "family" : "Richardson", "given" : "T.", "non-dropping-particle" : "", "parse-names" : false, "suffix" : "" }, { "dropping-particle" : "", "family" : "Shindell", "given" : "D.", "non-dropping-particle" : "", "parse-names" : false, "suffix" : "" }, { "dropping-particle" : "", "family" : "Shine", "given" : "K. P.", "non-dropping-particle" : "", "parse-names" : false, "suffix" : "" }, { "dropping-particle" : "", "family" : "Takemura", "given" : "T.", "non-dropping-particle" : "", "parse-names" : false, "suffix" : "" }, { "dropping-particle" : "", "family" : "Voulgarakis", "given" : "A.", "non-dropping-particle" : "", "parse-names" : false, "suffix" : "" } ], "container-title" : "Geophysical Research Letters", "id" : "ITEM-1", "issue" : "6", "issued" : { "date-parts" : [ [ "2016", "3", "28" ] ] }, "page" : "2782-2791", "title" : "Fast and slow precipitation responses to individual climate forcers: A PDRMIP multimodel study", "translator" : [ { "dropping-particle" : "", "family" : "G2914", "given" : "", "non-dropping-particle" : "", "parse-names" : false, "suffix" : "" } ], "type" : "article-journal", "volume" : "43" }, "uris" : [ "http://www.mendeley.com/documents/?uuid=a16b4e22-8f6f-4df3-b251-35f2d97f4035" ] }, { "id" : "ITEM-2", "itemData" : { "DOI" : "10.1002/2017JD027326", "ISSN" : "21698996", "abstract" : "We investigate the climate response to increased concentrations of black carbon (BC), as part of the Precipitation Driver Response Model Intercomparison Project (PDRMIP). A tenfold increase in BC is simulated by nine global coupled-climate models, producing a model median effective radiative forcing of 0.82 (ranging from 0.41 to 2.91)\u00a0W\u00a0m \u22122 , and a warming of 0.67 (0.16 to 1.66)\u00a0K globally and 1.24 (0.26 to 4.31)\u00a0K in the Arctic. A strong positive instantaneous radiative forcing (median of 2.10\u00a0W\u00a0m \u22122 based on five of the models) is countered by negative rapid adjustments (\u22120.64\u00a0W\u00a0m \u22122 for the same five models), which dampen the total surface temperature signal. Unlike other drivers of climate change, the response of temperature and cloud profiles to the BC forcing is dominated by rapid adjustments. Low-level cloud amounts increase for all models, while higher-level clouds are diminished. The rapid temperature response is particularly strong above 400\u00a0hPa, where increased atmospheric stabilization and reduced cloud cover contrast the response pattern of the other drivers. In conclusion, we find that this substantial increase in BC concentrations does have considerable impacts on important aspects of the climate system. However, some of these effects tend to offset one another, leaving a relatively small median global warming of 0.47\u00a0K per W\u00a0m \u22122 \u2014about 20% lower than the response to a doubling of CO 2 . Translating the tenfold increase in BC to the present-day impact of anthropogenic BC (given the emissions used in this work) would leave a warming of merely 0.07\u00a0K.", "author" : [ { "dropping-particle" : "", "family" : "Stjern", "given" : "Camilla Weum", "non-dropping-particle" : "", "parse-names" : false, "suffix" : "" }, { "dropping-particle" : "", "family" : "Samset", "given" : "Bj\u00f8rn Hallvard", "non-dropping-particle" : "", "parse-names" : false, "suffix" : "" }, { "dropping-particle" : "", "family" : "Myhre", "given" : "Gunnar", "non-dropping-particle" : "", "parse-names" : false, "suffix" : "" }, { "dropping-particle" : "", "family" : "Forster", "given" : "Piers M.", "non-dropping-particle" : "", "parse-names" : false, "suffix" : "" }, { "dropping-particle" : "", "family" : "Hodnebrog", "given" : "\u00d8ivind", "non-dropping-particle" : "", "parse-names" : false, "suffix" : "" }, { "dropping-particle" : "", "family" : "Andrews", "given" : "Timothy", "non-dropping-particle" : "", "parse-names" : false, "suffix" : "" }, { "dropping-particle" : "", "family" : "Boucher", "given" : "Olivier", "non-dropping-particle" : "", "parse-names" : false, "suffix" : "" }, { "dropping-particle" : "", "family" : "Faluvegi", "given" : "Gregory", "non-dropping-particle" : "", "parse-names" : false, "suffix" : "" }, { "dropping-particle" : "", "family" : "Iversen", "given" : "Trond", "non-dropping-particle" : "", "parse-names" : false, "suffix" : "" }, { "dropping-particle" : "", "family" : "Kasoar", "given" : "Matthew", "non-dropping-particle" : "", "parse-names" : false, "suffix" : "" }, { "dropping-particle" : "", "family" : "Kharin", "given" : "Viatcheslav", "non-dropping-particle" : "", "parse-names" : false, "suffix" : "" }, { "dropping-particle" : "", "family" : "Kirkev\u00e5g", "given" : "Alf", "non-dropping-particle" : "", "parse-names" : false, "suffix" : "" }, { "dropping-particle" : "", "family" : "Lamarque", "given" : "Jean Fran\u00e7ois", "non-dropping-particle" : "", "parse-names" : false, "suffix" : "" }, { "dropping-particle" : "", "family" : "Olivi\u00e9", "given" : "Dirk", "non-dropping-particle" : "", "parse-names" : false, "suffix" : "" }, { "dropping-particle" : "", "family" : "Richardson", "given" : "Thomas", "non-dropping-particle" : "", "parse-names" : false, "suffix" : "" }, { "dropping-particle" : "", "family" : "Shawki", "given" : "Dilshad", "non-dropping-particle" : "", "parse-names" : false, "suffix" : "" }, { "dropping-particle" : "", "family" : "Shindell", "given" : "Drew", "non-dropping-particle" : "", "parse-names" : false, "suffix" : "" }, { "dropping-particle" : "", "family" : "Smith", "given" : "Christopher J.", "non-dropping-particle" : "", "parse-names" : false, "suffix" : "" }, { "dropping-particle" : "", "family" : "Takemura", "given" : "Toshihiko", "non-dropping-particle" : "", "parse-names" : false, "suffix" : "" }, { "dropping-particle" : "", "family" : "Voulgarakis", "given" : "Apostolos", "non-dropping-particle" : "", "parse-names" : false, "suffix" : "" } ], "container-title" : "Journal of Geophysical Research: Atmospheres", "id" : "ITEM-2", "issue" : "21", "issued" : { "date-parts" : [ [ "2017", "11", "16" ] ] }, "note" : "doi: 10.1002/2017JD027326", "page" : "11,462-11,481", "publisher" : "John Wiley &amp; Sons, Ltd", "title" : "Rapid Adjustments Cause Weak Surface Temperature Response to Increased Black Carbon Concentrations", "translator" : [ { "dropping-particle" : "", "family" : "G3430", "given" : "", "non-dropping-particle" : "", "parse-names" : false, "suffix" : "" } ], "type" : "article-journal", "volume" : "122" }, "uris" : [ "http://www.mendeley.com/documents/?uuid=8a30a8cd-b6d1-4437-bbbb-ec031606f827" ] }, { "id" : "ITEM-3", "itemData" : { "DOI" : "10.5194/acp-15-8201-2015", "ISBN" : "1680-7316", "ISSN" : "16807324", "abstract" : "&lt;p&gt;Policies to control air quality focus on mitigating emissions of aerosols and their precursors, and other short-lived climate pollutants (SLCPs). On a local scale, these policies will have beneficial impacts on health and crop yields, by reducing particulate matter (PM) and surface ozone concentrations; however, the climate impacts of reducing emissions of SLCPs are less straightforward to predict. In this paper we consider a set of idealised, extreme mitigation strategies, in which the total anthropogenic emissions of individual SLCP emissions species are removed. This provides an upper bound on the potential climate impacts of such air quality strategies. &lt;br&gt;&lt;br&gt; We focus on evaluating the climate responses to changes in anthropogenic emissions of aerosol precursor species: black carbon (BC), organic carbon (OC) and sulphur dioxide (SO&lt;sub&gt;2&lt;/sub&gt;). We perform climate integrations with four fully coupled atmosphere-ocean global climate models (AOGCMs), and examine the effects on global and regional climate of removing the total land-based anthropogenic emissions of each of the three aerosol precursor species. &lt;br&gt;&lt;br&gt; We find that the SO&lt;sub&gt;2&lt;/sub&gt; emissions reductions lead to the strongest response, with all three models showing an increase in surface temperature focussed in the northern hemisphere high latitudes, and a corresponding increase in global mean precipitation and run-off. Changes in precipitation and run-off patterns are driven mostly by a northward shift in the ITCZ, consistent with the hemispherically asymmetric warming pattern driven by the emissions changes. The BC and OC emissions reductions give a much weaker forcing signal, and there is some disagreement between models in the sign of the climate responses to these perturbations. These differences between models are due largely to natural variability in sea-ice extent, circulation patterns and cloud changes. This large natural variability component to the signal when the ocean circulation and sea-ice are free-running means that the BC and OC mitigation measures do not necessarily lead to a discernible climate response.&lt;/p&gt;", "author" : [ { "dropping-particle" : "", "family" : "Baker", "given" : "L. H.", "non-dropping-particle" : "", "parse-names" : false, "suffix" : "" }, { "dropping-particle" : "", "family" : "Collins", "given" : "W. J.", "non-dropping-particle" : "", "parse-names" : false, "suffix" : "" }, { "dropping-particle" : "", "family" : "Olivi\u00e9", "given" : "D. J.L.", "non-dropping-particle" : "", "parse-names" : false, "suffix" : "" }, { "dropping-particle" : "", "family" : "Cherian", "given" : "R.", "non-dropping-particle" : "", "parse-names" : false, "suffix" : "" }, { "dropping-particle" : "", "family" : "Hodnebrog", "given" : "", "non-dropping-particle" : "", "parse-names" : false, "suffix" : "" }, { "dropping-particle" : "", "family" : "Myhre", "given" : "G.", "non-dropping-particle" : "", "parse-names" : false, "suffix" : "" }, { "dropping-particle" : "", "family" : "Quaas", "given" : "J.", "non-dropping-particle" : "", "parse-names" : false, "suffix" : "" } ], "container-title" : "Atmospheric Chemistry and Physics", "id" : "ITEM-3", "issue" : "14", "issued" : { "date-parts" : [ [ "2015", "7", "24" ] ] }, "page" : "8201-8216", "title" : "Climate responses to anthropogenic emissions of short-lived climate pollutants", "translator" : [ { "dropping-particle" : "", "family" : "G2756", "given" : "", "non-dropping-particle" : "", "parse-names" : false, "suffix" : "" } ], "type" : "article-journal", "volume" : "15" }, "uris" : [ "http://www.mendeley.com/documents/?uuid=c1a20cef-cbf4-46da-b328-31d7247bcf2f" ] }, { "id" : "ITEM-4", "itemData" : { "DOI" : "10.5194/acp-20-8381-2020", "ISSN" : "1680-7324", "abstract" : "In this work, we use Coupled Model Intercomparison Project Phase 6 (CMIP6) simulations from 10 Earth system models (ESMs) and general circulation models (GCMs) to study the fast climate responses on pre-industrial climate, due to present-day aerosols. All models carried out two sets of simulations: a control experiment with all forcings set to the year 1850 and a perturbation experiment with all forcings identical to the control, except for aerosols with precursor emissions set to the year 2014. In response to the pattern of all aerosols effective radiative forcing (ERF), the fast temperature responses are characterized by cooling over the continental areas, especially in the Northern Hemisphere, with the largest cooling over East Asia and India, sulfate being the dominant aerosol surface temperature driver for present-day emissions. In the Arctic there is a warming signal for winter in the ensemble mean of fast temperature responses, but the model-to-model variability is large, and it is presumably linked to aerosol-induced circulation changes. The largest fast precipitation responses are seen in the tropical belt regions, generally characterized by a reduction over continental regions and presumably a southward shift of the tropical rain belt. This is a characteristic and robust feature among most models in this study, associated with weakening of the monsoon systems around the globe (Asia, Africa and America) in response to hemispherically asymmetric cooling from a Northern Hemisphere aerosol perturbation, forcing possibly the Intertropical Convergence Zone (ITCZ) and tropical precipitation to shift away from the cooled hemisphere despite that aerosols' effects on temperature and precipitation are only partly realized in these simulations as the sea surface temperatures are kept fixed. An interesting feature in aerosol-induced circulation changes is a characteristic dipole pattern with intensification of the Icelandic Low and an anticyclonic anomaly over southeastern Europe, inducing warm air advection towards the northern polar latitudes in winter.", "author" : [ { "dropping-particle" : "", "family" : "Zanis", "given" : "Prodromos", "non-dropping-particle" : "", "parse-names" : false, "suffix" : "" }, { "dropping-particle" : "", "family" : "Akritidis", "given" : "Dimitris", "non-dropping-particle" : "", "parse-names" : false, "suffix" : "" }, { "dropping-particle" : "", "family" : "Georgoulias", "given" : "Aristeidis K.", "non-dropping-particle" : "", "parse-names" : false, "suffix" : "" }, { "dropping-particle" : "", "family" : "Allen", "given" : "Robert J.", "non-dropping-particle" : "", "parse-names" : false, "suffix" : "" }, { "dropping-particle" : "", "family" : "Bauer", "given" : "Susanne E.", "non-dropping-particle" : "", "parse-names" : false, "suffix" : "" }, { "dropping-particle" : "", "family" : "Boucher", "given" : "Olivier", "non-dropping-particle" : "", "parse-names" : false, "suffix" : "" }, { "dropping-particle" : "", "family" : "Cole", "given" : "Jason", "non-dropping-particle" : "", "parse-names" : false, "suffix" : "" }, { "dropping-particle" : "", "family" : "Johnson", "given" : "Ben", "non-dropping-particle" : "", "parse-names" : false, "suffix" : "" }, { "dropping-particle" : "", "family" : "Deushi", "given" : "Makoto", "non-dropping-particle" : "", "parse-names" : false, "suffix" : "" }, { "dropping-particle" : "", "family" : "Michou", "given" : "Martine", "non-dropping-particle" : "", "parse-names" : false, "suffix" : "" }, { "dropping-particle" : "", "family" : "Mulcahy", "given" : "Jane", "non-dropping-particle" : "", "parse-names" : false, "suffix" : "" }, { "dropping-particle" : "", "family" : "Nabat", "given" : "Pierre", "non-dropping-particle" : "", "parse-names" : false, "suffix" : "" }, { "dropping-particle" : "", "family" : "Olivi\u00e9", "given" : "Dirk", "non-dropping-particle" : "", "parse-names" : false, "suffix" : "" }, { "dropping-particle" : "", "family" : "Oshima", "given" : "Naga", "non-dropping-particle" : "", "parse-names" : false, "suffix" : "" }, { "dropping-particle" : "", "family" : "Sima", "given" : "Adriana", "non-dropping-particle" : "", "parse-names" : false, "suffix" : "" }</w:instrText>
      </w:r>
      <w:r w:rsidR="00D477C7" w:rsidRPr="002A1EE0">
        <w:rPr>
          <w:rFonts w:cs="Times New Roman"/>
        </w:rPr>
        <w:instrText>, { "dropping-particle" : "", "family" : "Schulz", "given" : "Michael", "non-dropping-particle" : "", "parse-names" : false, "suffix" : "" }, { "dropping-particle" : "", "family" : "Takemura", "given" : "Toshihiko", "non-dropping-particle" : "", "parse-names" : false, "suffix" : "" }, { "dropping-particle" : "", "family" : "Tsigaridis", "given" : "Konstantinos", "non-dropping-particle" : "", "parse-names" : false, "suffix" : "" } ], "container-title" : "Atmospheric Chemistry and Physics", "id" : "ITEM-4", "issue" : "14", "issued" : { "date-parts" : [ [ "2020", "7", "17" ] ] }, "page" : "8381-8404", "title" : "Fast responses on pre-industrial climate from present-day aerosols in a CMIP6 multi-model study", "translator" : [ { "dropping-particle" : "", "family" : "G4654", "given" : "", "non-dropping-particle" : "", "parse-names" : false, "suffix" : "" } ], "type" : "article-journal", "volume" : "20" }, "uris" : [ "http://www.mendeley.com/documents/?uuid=507b1a8a-bf44-3262-85ac-2f53095f5d40" ] } ], "mendeley" : { "formattedCitation" : "(Baker et al., 2015; Samset et al., 2016; Stjern et al., 2017; Zanis et al., 2020)", "plainTextFormattedCitation" : "(Baker et al., 2015; Samset et al., 2016; Stjern et al., 2017; Zanis et al., 2020)", "previouslyFormattedCitation" : "(Baker et al., 2015; Samset et al., 2016; Stjern et al., 2017; Zanis et al., 2020)" }, "properties" : { "noteIndex" : 0 }, "schema" : "https://github.com/citation-style-language/schema/raw/master/csl-citation.json" }</w:instrText>
      </w:r>
      <w:r w:rsidRPr="007A1D51">
        <w:rPr>
          <w:rFonts w:cs="Times New Roman"/>
        </w:rPr>
        <w:fldChar w:fldCharType="separate"/>
      </w:r>
      <w:r w:rsidR="00CB33A1">
        <w:rPr>
          <w:rFonts w:cs="Times New Roman"/>
          <w:noProof/>
        </w:rPr>
        <w:t>(Baker et al., 2015; Samset et al., 2016; Stjern et al., 2017; Zanis et al., 2020)</w:t>
      </w:r>
      <w:r w:rsidRPr="007A1D51">
        <w:rPr>
          <w:rFonts w:cs="Times New Roman"/>
        </w:rPr>
        <w:fldChar w:fldCharType="end"/>
      </w:r>
      <w:r w:rsidRPr="007A1D51">
        <w:rPr>
          <w:rStyle w:val="fontstyle01"/>
          <w:rFonts w:eastAsiaTheme="majorEastAsia"/>
          <w:sz w:val="22"/>
          <w:szCs w:val="22"/>
        </w:rPr>
        <w:t>.</w:t>
      </w:r>
      <w:r>
        <w:rPr>
          <w:rStyle w:val="fontstyle01"/>
          <w:rFonts w:eastAsiaTheme="majorEastAsia"/>
          <w:sz w:val="22"/>
          <w:szCs w:val="22"/>
        </w:rPr>
        <w:t xml:space="preserve"> </w:t>
      </w:r>
      <w:r w:rsidRPr="00173BBC">
        <w:rPr>
          <w:lang w:val="en-US"/>
        </w:rPr>
        <w:t xml:space="preserve">Further, there is </w:t>
      </w:r>
      <w:r w:rsidRPr="00173BBC">
        <w:rPr>
          <w:i/>
          <w:lang w:val="en-US"/>
        </w:rPr>
        <w:t>high confidence</w:t>
      </w:r>
      <w:r w:rsidRPr="00173BBC">
        <w:rPr>
          <w:lang w:val="en-US"/>
        </w:rPr>
        <w:t xml:space="preserve"> that the aerosol-driven </w:t>
      </w:r>
      <w:r w:rsidRPr="001A484E">
        <w:rPr>
          <w:lang w:val="en-US"/>
        </w:rPr>
        <w:t>cooling has led to detectable large-scale water</w:t>
      </w:r>
      <w:ins w:id="3479" w:author="Lucy Cowie" w:date="2021-07-27T22:40:00Z">
        <w:r w:rsidR="00A41D9A">
          <w:rPr>
            <w:lang w:val="en-US"/>
          </w:rPr>
          <w:t>-</w:t>
        </w:r>
      </w:ins>
      <w:del w:id="3480" w:author="Lucy Cowie" w:date="2021-07-27T22:40:00Z">
        <w:r w:rsidRPr="001A484E" w:rsidDel="00A41D9A">
          <w:rPr>
            <w:lang w:val="en-US"/>
          </w:rPr>
          <w:delText xml:space="preserve"> </w:delText>
        </w:r>
      </w:del>
      <w:r w:rsidRPr="001A484E">
        <w:rPr>
          <w:lang w:val="en-US"/>
        </w:rPr>
        <w:t>cycle changes since at least the mid-20</w:t>
      </w:r>
      <w:r w:rsidRPr="00636221">
        <w:rPr>
          <w:lang w:val="en-US"/>
          <w:rPrChange w:id="3481" w:author="Ian Blenkinsop" w:date="2021-07-29T12:07:00Z">
            <w:rPr>
              <w:vertAlign w:val="superscript"/>
              <w:lang w:val="en-US"/>
            </w:rPr>
          </w:rPrChange>
        </w:rPr>
        <w:t>th</w:t>
      </w:r>
      <w:r w:rsidRPr="001A484E">
        <w:rPr>
          <w:vertAlign w:val="superscript"/>
          <w:lang w:val="en-US"/>
        </w:rPr>
        <w:t xml:space="preserve"> </w:t>
      </w:r>
      <w:r w:rsidRPr="001A484E">
        <w:rPr>
          <w:lang w:val="en-US"/>
        </w:rPr>
        <w:t>century as assessed in Chapter 8. The overall effect of surface cooling from anthropogenic aerosols is to reduce global precipitation and alter large-scale atmospheric circulation patterns (</w:t>
      </w:r>
      <w:r w:rsidRPr="001A484E">
        <w:rPr>
          <w:i/>
          <w:lang w:val="en-US"/>
        </w:rPr>
        <w:t>high confidence</w:t>
      </w:r>
      <w:r w:rsidRPr="001A484E">
        <w:rPr>
          <w:lang w:val="en-US"/>
        </w:rPr>
        <w:t>), primarily driven by the cooling effects of sulphate aerosols (Section 8.2.1).</w:t>
      </w:r>
      <w:r w:rsidRPr="001A484E">
        <w:rPr>
          <w:rStyle w:val="fontstyle01"/>
          <w:rFonts w:eastAsiaTheme="majorEastAsia"/>
          <w:sz w:val="22"/>
          <w:szCs w:val="22"/>
          <w:lang w:val="en-US"/>
        </w:rPr>
        <w:t xml:space="preserve"> </w:t>
      </w:r>
      <w:r>
        <w:rPr>
          <w:rFonts w:cs="Times New Roman"/>
          <w:lang w:val="en-US"/>
        </w:rPr>
        <w:t xml:space="preserve">In addition, there is </w:t>
      </w:r>
      <w:r w:rsidRPr="004B7198">
        <w:rPr>
          <w:rFonts w:cs="Times New Roman"/>
          <w:i/>
          <w:lang w:val="en-US"/>
        </w:rPr>
        <w:t>high confidence</w:t>
      </w:r>
      <w:r w:rsidRPr="00A013D9">
        <w:rPr>
          <w:rFonts w:cs="Times New Roman"/>
          <w:lang w:val="en-US"/>
        </w:rPr>
        <w:t xml:space="preserve"> that darkening of snow through the deposition of black carbon and other light</w:t>
      </w:r>
      <w:ins w:id="3482" w:author="Lucy Cowie" w:date="2021-07-27T22:41:00Z">
        <w:r w:rsidR="0096703E">
          <w:rPr>
            <w:rFonts w:cs="Times New Roman"/>
            <w:lang w:val="en-US"/>
          </w:rPr>
          <w:t>-</w:t>
        </w:r>
      </w:ins>
      <w:del w:id="3483" w:author="Lucy Cowie" w:date="2021-07-27T22:41:00Z">
        <w:r w:rsidRPr="00A013D9" w:rsidDel="0096703E">
          <w:rPr>
            <w:rFonts w:cs="Times New Roman"/>
            <w:lang w:val="en-US"/>
          </w:rPr>
          <w:delText xml:space="preserve"> </w:delText>
        </w:r>
      </w:del>
      <w:r w:rsidRPr="00A013D9">
        <w:rPr>
          <w:rFonts w:cs="Times New Roman"/>
          <w:lang w:val="en-US"/>
        </w:rPr>
        <w:t>absorbing particles enhances snow</w:t>
      </w:r>
      <w:del w:id="3484" w:author="Lucy Cowie" w:date="2021-07-27T22:41:00Z">
        <w:r w:rsidRPr="00A013D9" w:rsidDel="00F543FA">
          <w:rPr>
            <w:rFonts w:cs="Times New Roman"/>
            <w:lang w:val="en-US"/>
          </w:rPr>
          <w:delText xml:space="preserve"> </w:delText>
        </w:r>
      </w:del>
      <w:r w:rsidRPr="00A013D9">
        <w:rPr>
          <w:rFonts w:cs="Times New Roman"/>
          <w:lang w:val="en-US"/>
        </w:rPr>
        <w:t xml:space="preserve">melt </w:t>
      </w:r>
      <w:r>
        <w:rPr>
          <w:rFonts w:cs="Times New Roman"/>
          <w:lang w:val="en-US"/>
        </w:rPr>
        <w:t>(</w:t>
      </w:r>
      <w:ins w:id="3485" w:author="Lucy Cowie" w:date="2021-07-27T22:42:00Z">
        <w:r w:rsidR="006D4430">
          <w:rPr>
            <w:rFonts w:cs="Times New Roman"/>
            <w:lang w:val="en-US"/>
          </w:rPr>
          <w:t xml:space="preserve">Section 7.3.4.3; </w:t>
        </w:r>
      </w:ins>
      <w:r>
        <w:rPr>
          <w:rFonts w:cs="Times New Roman"/>
          <w:lang w:val="en-US"/>
        </w:rPr>
        <w:t>SROCC Chapter 3</w:t>
      </w:r>
      <w:del w:id="3486" w:author="Lucy Cowie" w:date="2021-07-27T22:42:00Z">
        <w:r w:rsidDel="006D4430">
          <w:rPr>
            <w:rFonts w:cs="Times New Roman"/>
            <w:lang w:val="en-US"/>
          </w:rPr>
          <w:delText>, see also</w:delText>
        </w:r>
      </w:del>
      <w:del w:id="3487" w:author="Lucy Cowie" w:date="2021-07-27T22:41:00Z">
        <w:r w:rsidDel="006D4430">
          <w:rPr>
            <w:rFonts w:cs="Times New Roman"/>
            <w:lang w:val="en-US"/>
          </w:rPr>
          <w:delText xml:space="preserve"> </w:delText>
        </w:r>
        <w:r w:rsidR="00553882" w:rsidDel="006D4430">
          <w:rPr>
            <w:rFonts w:cs="Times New Roman"/>
            <w:lang w:val="en-US"/>
          </w:rPr>
          <w:delText xml:space="preserve">Section </w:delText>
        </w:r>
        <w:r w:rsidDel="006D4430">
          <w:rPr>
            <w:rFonts w:cs="Times New Roman"/>
            <w:lang w:val="en-US"/>
          </w:rPr>
          <w:delText>7</w:delText>
        </w:r>
        <w:r w:rsidR="00553882" w:rsidDel="006D4430">
          <w:rPr>
            <w:rFonts w:cs="Times New Roman"/>
            <w:lang w:val="en-US"/>
          </w:rPr>
          <w:delText>.3.4.3</w:delText>
        </w:r>
      </w:del>
      <w:r>
        <w:rPr>
          <w:rFonts w:cs="Times New Roman"/>
          <w:lang w:val="en-US"/>
        </w:rPr>
        <w:t>)</w:t>
      </w:r>
      <w:r w:rsidR="000260CC">
        <w:rPr>
          <w:rFonts w:cs="Times New Roman"/>
          <w:lang w:val="en-US"/>
        </w:rPr>
        <w:t>.</w:t>
      </w:r>
    </w:p>
    <w:p w14:paraId="32F6D09E" w14:textId="77777777" w:rsidR="0002760B" w:rsidRPr="001A484E" w:rsidRDefault="0002760B" w:rsidP="0002760B">
      <w:pPr>
        <w:pStyle w:val="AR6BodyText"/>
        <w:rPr>
          <w:rFonts w:cs="Times New Roman"/>
          <w:noProof/>
          <w:color w:val="000000" w:themeColor="text1"/>
          <w:lang w:val="en-US"/>
        </w:rPr>
      </w:pPr>
    </w:p>
    <w:p w14:paraId="41ADF9B7" w14:textId="36D0993B" w:rsidR="0002760B" w:rsidRPr="004B7198" w:rsidRDefault="0002760B" w:rsidP="0002760B">
      <w:pPr>
        <w:pStyle w:val="AR6BodyText"/>
        <w:rPr>
          <w:rFonts w:cs="Times New Roman"/>
          <w:strike/>
          <w:color w:val="000000" w:themeColor="text1"/>
          <w:lang w:val="en-US"/>
        </w:rPr>
      </w:pPr>
      <w:r w:rsidRPr="007A1D51">
        <w:rPr>
          <w:rFonts w:cs="Times New Roman"/>
          <w:color w:val="000000" w:themeColor="text1"/>
          <w:lang w:val="en-US"/>
        </w:rPr>
        <w:t xml:space="preserve">In AR5, there was </w:t>
      </w:r>
      <w:r w:rsidRPr="00473BAB">
        <w:rPr>
          <w:rFonts w:cs="Times New Roman"/>
          <w:i/>
          <w:iCs/>
          <w:color w:val="000000" w:themeColor="text1"/>
          <w:lang w:val="en-US"/>
          <w:rPrChange w:id="3488" w:author="Lucy Cowie" w:date="2021-07-27T22:44:00Z">
            <w:rPr>
              <w:rFonts w:cs="Times New Roman"/>
              <w:color w:val="000000" w:themeColor="text1"/>
              <w:lang w:val="en-US"/>
            </w:rPr>
          </w:rPrChange>
        </w:rPr>
        <w:t>low confidence</w:t>
      </w:r>
      <w:r w:rsidRPr="007A1D51">
        <w:rPr>
          <w:rFonts w:cs="Times New Roman"/>
          <w:color w:val="000000" w:themeColor="text1"/>
          <w:lang w:val="en-US"/>
        </w:rPr>
        <w:t xml:space="preserve"> in the overall understanding of climate response to spatially varying patterns of forcing, though there was </w:t>
      </w:r>
      <w:r w:rsidRPr="00EC609C">
        <w:rPr>
          <w:rFonts w:cs="Times New Roman"/>
          <w:i/>
          <w:iCs/>
          <w:color w:val="000000" w:themeColor="text1"/>
          <w:lang w:val="en-US"/>
          <w:rPrChange w:id="3489" w:author="Lucy Cowie" w:date="2021-07-27T22:42:00Z">
            <w:rPr>
              <w:rFonts w:cs="Times New Roman"/>
              <w:color w:val="000000" w:themeColor="text1"/>
              <w:lang w:val="en-US"/>
            </w:rPr>
          </w:rPrChange>
        </w:rPr>
        <w:t>medium</w:t>
      </w:r>
      <w:r w:rsidRPr="007A1D51">
        <w:rPr>
          <w:rFonts w:cs="Times New Roman"/>
          <w:color w:val="000000" w:themeColor="text1"/>
          <w:lang w:val="en-US"/>
        </w:rPr>
        <w:t xml:space="preserve"> to </w:t>
      </w:r>
      <w:r w:rsidRPr="00EC609C">
        <w:rPr>
          <w:rFonts w:cs="Times New Roman"/>
          <w:i/>
          <w:iCs/>
          <w:color w:val="000000" w:themeColor="text1"/>
          <w:lang w:val="en-US"/>
          <w:rPrChange w:id="3490" w:author="Lucy Cowie" w:date="2021-07-27T22:42:00Z">
            <w:rPr>
              <w:rFonts w:cs="Times New Roman"/>
              <w:color w:val="000000" w:themeColor="text1"/>
              <w:lang w:val="en-US"/>
            </w:rPr>
          </w:rPrChange>
        </w:rPr>
        <w:t>high confidence</w:t>
      </w:r>
      <w:r w:rsidRPr="007A1D51">
        <w:rPr>
          <w:rFonts w:cs="Times New Roman"/>
          <w:color w:val="000000" w:themeColor="text1"/>
          <w:lang w:val="en-US"/>
        </w:rPr>
        <w:t xml:space="preserve"> in some regional climate responses, such as the damped warming of the NH and shifting of the ITCZ from aerosols, and positive feedbacks enhancing the local response from high-latitude snow and ice albedo changes. Since AR5, the relationship between inhomogeneous forcing and climate response </w:t>
      </w:r>
      <w:r>
        <w:rPr>
          <w:rFonts w:cs="Times New Roman"/>
          <w:color w:val="000000" w:themeColor="text1"/>
          <w:lang w:val="en-US"/>
        </w:rPr>
        <w:t>is better understood</w:t>
      </w:r>
      <w:ins w:id="3491" w:author="Lucy Cowie" w:date="2021-07-27T22:43:00Z">
        <w:r w:rsidR="00E60CA3">
          <w:rPr>
            <w:rFonts w:cs="Times New Roman"/>
            <w:color w:val="000000" w:themeColor="text1"/>
            <w:lang w:val="en-US"/>
          </w:rPr>
          <w:t>,</w:t>
        </w:r>
      </w:ins>
      <w:r>
        <w:rPr>
          <w:rFonts w:cs="Times New Roman"/>
          <w:color w:val="000000" w:themeColor="text1"/>
          <w:lang w:val="en-US"/>
        </w:rPr>
        <w:t xml:space="preserve"> </w:t>
      </w:r>
      <w:r w:rsidRPr="007A1D51">
        <w:rPr>
          <w:rFonts w:cs="Times New Roman"/>
          <w:color w:val="000000" w:themeColor="text1"/>
          <w:lang w:val="en-US"/>
        </w:rPr>
        <w:t xml:space="preserve">providing further evidence of the climate influence of SLCFs (aerosols and ozone in particular) on global to regional scales </w:t>
      </w:r>
      <w:r>
        <w:rPr>
          <w:rFonts w:cs="Times New Roman"/>
          <w:color w:val="000000" w:themeColor="text1"/>
          <w:lang w:val="en-US"/>
        </w:rPr>
        <w:fldChar w:fldCharType="begin" w:fldLock="1"/>
      </w:r>
      <w:r w:rsidR="00D477C7">
        <w:rPr>
          <w:rFonts w:cs="Times New Roman"/>
          <w:color w:val="000000" w:themeColor="text1"/>
          <w:lang w:val="en-US"/>
        </w:rPr>
        <w:instrText>ADDIN CSL_CITATION { "citationItems" : [ { "id" : "ITEM-1", "itemData" : { "DOI" : "10.5194/acp-17-10795-2017", "ISBN" : "1680-7316", "ISSN" : "16807324", "abstract" : "&lt;p&gt;We calculate the absolute regional temperature change potential (ARTP) of various short-lived climate forcers (SLCFs) based on detailed radiative forcing (RF) calculations from four different models. The temperature response has been estimated for four latitude bands (90\u201328\u00b0\u202fS, 28\u00b0\u202fS\u201328\u00b0\u202fN, 28\u201360\u00b0\u202fN, and 60\u201390\u00b0\u202fN). The regional pattern in climate response not only depends on the relationship between RF and surface temperature, but also on where and when emissions occurred and atmospheric transport, chemistry, interaction with clouds, and deposition. We present four emissions cases covering Europe, East Asia, the global shipping sector, and the entire globe. Our study is the first to estimate ARTP values for emissions during Northern Hemisphere summer (May\u2013October) and winter season (November\u2013April). The species studied are aerosols and aerosol precursors (black carbon, organic carbon, SO&lt;sub&gt;2&lt;/sub&gt;, NH&lt;sub&gt;3&lt;/sub&gt;), ozone precursors (NO&lt;sub&gt;&lt;i&gt;x&lt;/i&gt;&lt;/sub&gt;, CO, volatile organic compound), and methane (CH&lt;sub&gt;4&lt;/sub&gt;). For the response to BC in the Arctic, we take into account the vertical structure of the RF in the atmosphere, and an enhanced climate efficacy for BC deposition on snow. Of all SLCFs, BC is the most sensitive to where and when the emissions occur, as well as giving the largest difference in response between the latitude bands. The temperature response in the Arctic per unit BC emission is almost four times larger and more than two times larger than the global average for Northern Hemisphere winter emissions for Europe and East Asia, respectively. The latitudinal breakdown likely gives a better estimate of the global temperature response as it accounts for varying efficacies with latitude. An annual pulse of non-methane SLCF emissions globally (representative of 2008) lead to a global cooling. In contrast, winter emissions in Europe and East Asia give a net warming in the Arctic due to significant warming from BC deposition on snow.&lt;/p&gt;", "author" : [ { "dropping-particle" : "", "family" : "Aamaas", "given" : "Borgar", "non-dropping-particle" : "", "parse-names" : false, "suffix" : "" }, { "dropping-particle" : "", "family" : "Berntsen", "given" : "Terje K.", "non-dropping-particle" : "", "parse-names" : false, "suffix" : "" }, { "dropping-particle" : "", "family" : "Fuglestvedt", "given" : "Jan S.", "non-dropping-particle" : "", "parse-names" : false, "suffix" : "" }, { "dropping-particle" : "", "family" : "Shine", "given" : "Keith P.", "non-dropping-particle" : "", "parse-names" : false, "suffix" : "" }, { "dropping-particle" : "", "family" : "Collins", "given" : "William J.", "non-dropping-particle" : "", "parse-names" : false, "suffix" : "" } ], "container-title" : "Atmospheric Chemistry and Physics", "id" : "ITEM-1", "issue" : "17", "issued" : { "date-parts" : [ [ "2017" ] ] }, "note" : "Times Cited: 0\nShine, Keith/D-9093-2012; Collins, William/A-5895-2010\nShine, Keith/0000-0003-2672-9978; Collins, William/0000-0002-7419-0850\n0\n1680-7324", "page" : "10795-10809", "title" : "Regional temperature change potentials for short-lived climate forcers based on radiative forcing from multiple models", "translator" : [ { "dropping-particle" : "", "family" : "G2831", "given" : "", "non-dropping-particle" : "", "parse-names" : false, "suffix" : "" } ], "type" : "article-journal", "volume" : "17" }, "uris" : [ "http://www.mendeley.com/documents/?uuid=bbe6d11f-ed96-4738-872c-0334b6b6d295" ] }, { "id" : "ITEM-2", "itemData" : { "DOI" : "10.5194/acp-13-2471-2013", "ISSN" : "1680-7324", "abstract" : "&lt;p&gt;&lt;p&gt;&lt;strong&gt;Abstract.&lt;/strong&gt; We examine the climate effects of the emissions of near-term climate forcers (NTCFs) from 4 continental regions (East Asia, Europe, North America and South Asia) using results from the Task Force on Hemispheric Transport of Air Pollution Source-Receptor global chemical transport model simulations. We address 3 aerosol species (sulphate, particulate organic matter and black carbon) and 4 ozone precursors (methane, reactive nitrogen oxides (NO&lt;sub&gt;x&lt;/sub&gt;), volatile organic compounds and carbon monoxide). We calculate the global climate metrics: global warming potentials (GWPs) and global temperature change potentials (GTPs). For the aerosols these metrics are simply time-dependent scalings of the equilibrium radiative forcings. The GTPs decrease more rapidly with time than the GWPs. The aerosol forcings and hence climate metrics have only a modest dependence on emission region. The metrics for ozone precursors include the effects on the methane lifetime. The impacts via methane are particularly important for the 20 yr GTPs. Emissions of NO&lt;sub&gt;x&lt;/sub&gt; and VOCs from South Asia have GWPs and GTPs of higher magnitude than from the other Northern Hemisphere regions. &lt;br&gt;&lt;br&gt; The analysis is further extended by examining the temperature-change impacts in 4 latitude bands, and calculating absolute regional temperature-change potentials (ARTPs). The latitudinal pattern of the temperature response does not directly follow the pattern of the diagnosed radiative forcing. We find that temperatures in the Arctic latitudes appear to be particularly sensitive to BC emissions from South Asia. The northern mid-latitude temperature response to northern mid-latitude emissions is approximately twice as large as the global average response for aerosol emission, and about 20\u201330% larger than the global average for methane, VOC and CO emissions.&lt;/p&gt;&lt;/p&gt;", "author" : [ { "dropping-particle" : "", "family" : "Collins", "given" : "W. J.", "non-dropping-particle" : "", "parse-names" : false, "suffix" : "" }, { "dropping-particle" : "", "family" : "Fry", "given" : "M. M.", "non-dropping-particle" : "", "parse-names" : false, "suffix" : "" }, { "dropping-particle" : "", "family" : "Yu", "given" : "H.", "non-dropping-particle" : "", "parse-names" : false, "suffix" : "" }, { "dropping-particle" : "", "family" : "Fuglestvedt", "given" : "J. S.", "non-dropping-particle" : "", "parse-names" : false, "suffix" : "" }, { "dropping-particle" : "", "family" : "Shindell", "given" : "D. T.", "non-dropping-particle" : "", "parse-names" : false, "suffix" : "" }, { "dropping-particle" : "", "family" : "West", "given" : "J. J.", "non-dropping-particle" : "", "parse-names" : false, "suffix" : "" } ], "container-title" : "Atmospheric Chemistry and Physics", "id" : "ITEM-2", "issue" : "5", "issued" : { "date-parts" : [ [ "2013", "3", "5" ] ] }, "page" : "2471-2485", "title" : "Global and regional temperature-change potentials for near-term climate forcers", "translator" : [ { "dropping-particle" : "", "family" : "G3512", "given" : "", "non-dropping-particle" : "", "parse-names" : false, "suffix" : "" } ], "type" : "article-journal", "volume" : "13" }, "uris" : [ "http://www.mendeley.com/documents/?uuid=debd79b8-d41b-3fc2-b778-6f10dac6c655" ] }, { "id" : "ITEM-3", "itemData" : { "DOI" : "10.1038/s41467-018-05838-6", "ISSN" : "2041-1723", "author" : [ { "dropping-particle" : "", "family" : "Persad", "given" : "Geeta G.", "non-dropping-particle" : "", "parse-names" : false, "suffix" : "" }, { "dropping-particle" : "", "family" : "Caldeira", "given" : "Ken", "non-dropping-particle" : "", "parse-names" : false, "suffix" : "" } ], "container-title" : "Nature Communications", "id" : "ITEM-3", "issue" : "1", "issued" : { "date-parts" : [ [ "2018", "12", "17" ] ] }, "page" : "3289", "title" : "Divergent global-scale temperature effects from identical aerosols emitted in different regions", "translator" : [ { "dropping-particle" : "", "family" : "G4984", "given" : "", "non-dropping-particle" : "", "parse-names" : false, "suffix" : "" } ], "type" : "article-journal", "volume" : "9" }, "uris" : [ "http://www.mendeley.com/documents/?uuid=1171c17c-ccab-49fe-982e-1d823a61bbe6" ] }, { "id" : "ITEM-4", "itemData" : { "DOI" : "10.1038/s41612-018-0022-z", "ISSN" : "2397-3722", "abstract" : "Anthropogenic aerosol forcing is spatially heterogeneous, mostly localised around industrialised regions like North America, Europe, East and South Asia. Emission reductions in each of these regions will force the climate in different locations, which could have diverse impacts on regional and global climate. Here, we show that removing sulphur dioxide (SO2) emissions from any of these northern-hemisphere regions in a global composition-climate model results in significant warming across the hemisphere, regardless of the emission region. Although the temperature response to these regionally localised forcings varies considerably in magnitude depending on the emission region, it shows a preferred spatial pattern independent of the location of the forcing. Using empirical orthogonal function analysis, we show that the structure of the response is tied to existing modes of internal climate variability in the model. This has implications for assessing impacts of emission reduction policies, and our understanding of how climate responds to heterogeneous forcings.", "author" : [ { "dropping-particle" : "", "family" : "Kasoar", "given" : "Matthew", "non-dropping-particle" : "", "parse-names" : false, "suffix" : "" }, { "dropping-particle" : "", "family" : "Shawki", "given" : "Dilshad", "non-dropping-particle" : "", "parse-names" : false, "suffix" : "" }, { "dropping-particle" : "", "family" : "Voulgarakis", "given" : "Apostolos", "non-dropping-particle" : "", "parse-names" : false, "suffix" : "" } ], "container-title" : "npj Climate and Atmospheric Science", "id" : "ITEM-4", "issued" : { "date-parts" : [ [ "2018" ] ] }, "title" : "Similar spatial patterns of global climate response to aerosols from different regions", "translator" : [ { "dropping-particle" : "", "family" : "G3183", "given" : "", "non-dropping-particle" : "", "parse-names" : false, "suffix" : "" } ], "type" : "article-journal" }, "uris" : [ "http://www.mendeley.com/documents/?uuid=5a967bb1-2b82-40ac-a57f-e1ed6cdb6a42" ] }, { "id" : "ITEM-5", "itemData" : { "DOI" : "10.5194/acp-19-9081-2019", "ISSN" : "1680-7324", "abstract" : "Abstract. Asian emissions of anthropogenic aerosols and their precursors have increased rapidly since 1980, with half of the increase since the pre-industrial era occurring in this period. Transient experiments with the HadGEM3-GC2 coupled model were designed to isolate the impact of Asian anthropogenic aerosols on global climate in boreal winter. It is found that this increase has resulted in local circulation changes, which in turn have driven decreases in precipitation over China, alongside an intensification of the offshore monsoon flow. No large temperature changes are seen over China. Over India, the opposite response is found, with decreasing temperatures and increasing precipitation. The dominant feature of the local circulation changes is an increase in low-level convergence, ascent, and precipitation over the Maritime Continent, which forms part of a tropical Pacific-wide La Ni\u00f1a-like response. HadGEM3-GC2 also simulates pronounced far-field responses. A decreased meridional temperature gradient in the North Pacific leads to a positive Pacific\u2013North American circulation pattern, with associated temperature anomalies over the North Pacific and North America. Anomalous northeasterly flow over northeast Europe drives advection of cold air into central and western Europe, causing cooling in this region. An anomalous anticyclonic circulation over the North Atlantic causes drying over western Europe. Using a steady-state primitive equation model, LUMA, we demonstrate that these far-field midlatitude responses arise primarily as a result of Rossby waves generated over China, rather than in the equatorial Pacific.", "author" : [ { "dropping-particle" : "", "family" : "Wilcox", "given" : "Laura J", "non-dropping-particle" : "", "parse-names" : false, "suffix" : "" }, { "dropping-particle" : "", "family" : "Dunstone", "given" : "Nick", "non-dropping-particle" : "", "parse-names" : false, "suffix" : "" }, { "dropping-particle" : "", "family" : "Lewinschal", "given" : "Anna", "non-dropping-particle" : "", "parse-names" : false, "suffix" : "" }, { "dropping-particle" : "", "family" : "Bollasina", "given" : "Massimo", "non-dropping-particle" : "", "parse-names" : false, "suffix" : "" }, { "dropping-particle" : "", "family" : "Ekman", "given" : "Annica M L", "non-dropping-particle" : "", "parse-names" : false, "suffix" : "" }, { "dropping-particle" : "", "family" : "Highwood", "given" : "Eleanor J", "non-dropping-particle" : "", "parse-names" : false, "suffix" : "" } ], "container-title" : "Atmospheric Chemistry and Physics", "id" : "ITEM-5", "issue" : "14", "issued" : { "date-parts" : [ [ "2019", "7", "17" ] ] }, "page" : "9081-9095", "publisher" : "Copernicus Publications", "title" : "Mechanisms for a remote response to Asian anthropogenic aerosol in boreal winter", "translator" : [ { "dropping-particle" : "", "family" : "G5229", "given" : "", "non-dropping-particle" : "", "parse-names" : false, "suffix" : "" } ], "type" : "article-journal", "volume" : "19" }, "uris" : [ "http://www.mendeley.com/documents/?uuid=a95f11e8-2aa5-4134-bc59-0aeb9a908676", "http://www.mendeley.com/documents/?uuid=0867c2e8-402e-4116-b5bc-7d92344f1ff7" ] }, { "id" : "ITEM-6", "itemData" : { "DOI" : "10.1002/2014JD022752", "ISSN" : "2169897X", "abstract" : "Examination of effective radiative forcing (ERF), a measure of changes in Earth's energy balance, facilitates understanding the role of various drivers of climate change. For short-lived compounds, ERF can be highly inhomogeneous geographically. The relationship between the spatial patterns of ERF and surface temperature response is poorly characterized, however. We examine that relationship in the latest generation of global climate models. We find that the uneven distribution of historical aerosol, ozone and land-use forcing leads to substantial differences compared to the well-mixed greenhouse gases (WMGHG). There is a stronger response per unit global mean forcing to historical inhomogeneous forcing than to WMGHG both globally and in much of the Northern Hemisphere (NH) extratropics, in fairly good agreement with results inferred from observations. Our results indicate that the enhanced global mean response is attributable to the concentration of inhomogeneous forcing in the NH extratropics, where there is strongest sensitivity to forcing, rather than to processes specific to the inhomogeneous forcers. In many regions, inclusion of inhomogeneous forcing greatly increases the spread in historical temperature changes simulated by the models, suggesting that better forcing characterization could play an important role in improving modeling of decadal scale regional climate change. Finally, incorporating observed temperatures, the results provide estimates of global historical aerosol forcing (-1.0\uf0b10.4 W m -2) consistent with other studies (though with narrower uncertainties), and also provide constraints on NH and NH extratropical historical aerosol forcing (-1.4\uf0b10.6 and -1.2\uf0b10.6 W m -2 , respectively) and aerosol+ozone forcing.", "author" : [ { "dropping-particle" : "", "family" : "Shindell", "given" : "Drew T.", "non-dropping-particle" : "", "parse-names" : false, "suffix" : "" }, { "dropping-particle" : "", "family" : "Faluvegi", "given" : "Greg", "non-dropping-particle" : "", "parse-names" : false, "suffix" : "" }, { "dropping-particle" : "", "family" : "Rotstayn", "given" : "Leon", "non-dropping-particle" : "", "parse-names" : false, "suffix" : "" }, { "dropping-particle" : "", "family" : "Milly", "given" : "George", "non-dropping-particle" : "", "parse-names" : false, "suffix" : "" } ], "container-title" : "Journal of Geophysical Research: Atmospheres", "id" : "ITEM-6", "issue" : "11", "issued" : { "date-parts" : [ [ "2015", "6", "16" ] ] }, "page" : "5385-5403", "title" : "Spatial patterns of radiative forcing and surface temperature response", "translator" : [ { "dropping-particle" : "", "family" : "G2912", "given" : "", "non-dropping-particle" : "", "parse-names" : false, "suffix" : "" } ], "type" : "article-journal", "volume" : "120" }, "uris" : [ "http://www.mendeley.com/documents/?uuid=4c2ab6be-94a2-4810-8aa2-e6454151932f" ] } ], "mendeley" : { "formattedCitation" : "(Collins et al., 2013; Shindell et al., 2015; Aamaas et al., 2017; Kasoar et al., 2018; Persad and Caldeira, 2018; Wilcox et al., 2019)", "plainTextFormattedCitation" : "(Collins et al., 2013; Shindell et al., 2015; Aamaas et al., 2017; Kasoar et al., 2018; Persad and Caldeira, 2018; Wilcox et al., 2019)", "previouslyFormattedCitation" : "(Collins et al., 2013; Shindell et al., 2015; Aamaas et al., 2017; Kasoar et al., 2018; Persad and Caldeira, 2018; Wilcox et al., 2019)" }, "properties" : { "noteIndex" : 0 }, "schema" : "https://github.com/citation-style-language/schema/raw/master/csl-citation.json" }</w:instrText>
      </w:r>
      <w:r>
        <w:rPr>
          <w:rFonts w:cs="Times New Roman"/>
          <w:color w:val="000000" w:themeColor="text1"/>
          <w:lang w:val="en-US"/>
        </w:rPr>
        <w:fldChar w:fldCharType="separate"/>
      </w:r>
      <w:r w:rsidR="00CB33A1">
        <w:rPr>
          <w:rFonts w:cs="Times New Roman"/>
          <w:noProof/>
          <w:color w:val="000000" w:themeColor="text1"/>
          <w:lang w:val="en-US"/>
        </w:rPr>
        <w:t>(Collins et al., 2013; Shindell et al., 2015; Aamaas et al., 2017; Kasoar et al., 2018; Persad and Caldeira, 2018; Wilcox et al., 2019)</w:t>
      </w:r>
      <w:r>
        <w:rPr>
          <w:rFonts w:cs="Times New Roman"/>
          <w:color w:val="000000" w:themeColor="text1"/>
          <w:lang w:val="en-US"/>
        </w:rPr>
        <w:fldChar w:fldCharType="end"/>
      </w:r>
      <w:r w:rsidRPr="007A1D51">
        <w:rPr>
          <w:rFonts w:cs="Times New Roman"/>
          <w:lang w:val="en-US"/>
        </w:rPr>
        <w:t xml:space="preserve"> </w:t>
      </w:r>
      <w:r>
        <w:rPr>
          <w:rFonts w:cs="Times New Roman"/>
          <w:lang w:val="en-US"/>
        </w:rPr>
        <w:t xml:space="preserve">which differ from </w:t>
      </w:r>
      <w:r w:rsidRPr="007A1D51">
        <w:rPr>
          <w:rFonts w:cs="Times New Roman"/>
          <w:lang w:val="en-US"/>
        </w:rPr>
        <w:t>the relatively homogeneous spatial influence from LLGHGs</w:t>
      </w:r>
      <w:r w:rsidRPr="007A1D51">
        <w:rPr>
          <w:rFonts w:cs="Times New Roman"/>
          <w:color w:val="000000" w:themeColor="text1"/>
          <w:lang w:val="en-US"/>
        </w:rPr>
        <w:t xml:space="preserve">. </w:t>
      </w:r>
      <w:r w:rsidRPr="004B7198">
        <w:rPr>
          <w:rFonts w:cs="Times New Roman"/>
          <w:strike/>
          <w:color w:val="000000" w:themeColor="text1"/>
          <w:lang w:val="en-US"/>
        </w:rPr>
        <w:t xml:space="preserve"> </w:t>
      </w:r>
    </w:p>
    <w:p w14:paraId="108EE7E8" w14:textId="77777777" w:rsidR="0002760B" w:rsidRPr="00B44071" w:rsidRDefault="0002760B" w:rsidP="002524C9">
      <w:pPr>
        <w:pStyle w:val="AR6BodyText"/>
        <w:rPr>
          <w:lang w:val="en-US"/>
        </w:rPr>
      </w:pPr>
    </w:p>
    <w:p w14:paraId="55635B1D" w14:textId="7E07A81E" w:rsidR="0002760B" w:rsidRPr="003F5267" w:rsidRDefault="0002760B" w:rsidP="002524C9">
      <w:pPr>
        <w:pStyle w:val="AR6BodyText"/>
        <w:rPr>
          <w:rStyle w:val="fontstyle01"/>
          <w:rFonts w:ascii="Times New Roman" w:eastAsiaTheme="majorEastAsia" w:hAnsi="Times New Roman"/>
          <w:b w:val="0"/>
          <w:bCs w:val="0"/>
          <w:color w:val="auto"/>
          <w:sz w:val="22"/>
          <w:szCs w:val="22"/>
          <w:lang w:val="en-US"/>
        </w:rPr>
      </w:pPr>
      <w:r w:rsidRPr="00B44071">
        <w:rPr>
          <w:lang w:val="en-US"/>
        </w:rPr>
        <w:t xml:space="preserve">Large geographical variations in </w:t>
      </w:r>
      <w:r w:rsidRPr="00B44071">
        <w:rPr>
          <w:rStyle w:val="fontstyle01"/>
          <w:rFonts w:ascii="Times New Roman" w:eastAsiaTheme="majorEastAsia" w:hAnsi="Times New Roman"/>
          <w:b w:val="0"/>
          <w:bCs w:val="0"/>
          <w:color w:val="auto"/>
          <w:sz w:val="22"/>
          <w:szCs w:val="22"/>
          <w:lang w:val="en-US"/>
        </w:rPr>
        <w:t xml:space="preserve">aerosol </w:t>
      </w:r>
      <w:r w:rsidRPr="00B44071">
        <w:rPr>
          <w:lang w:val="en-US"/>
        </w:rPr>
        <w:t>ERFs (</w:t>
      </w:r>
      <w:ins w:id="3492" w:author="Lucy Cowie" w:date="2021-07-27T22:44:00Z">
        <w:r w:rsidR="002E0DA5">
          <w:rPr>
            <w:lang w:val="en-US"/>
          </w:rPr>
          <w:t>S</w:t>
        </w:r>
      </w:ins>
      <w:del w:id="3493" w:author="Lucy Cowie" w:date="2021-07-27T22:44:00Z">
        <w:r w:rsidRPr="00B44071" w:rsidDel="002E0DA5">
          <w:rPr>
            <w:lang w:val="en-US"/>
          </w:rPr>
          <w:delText>s</w:delText>
        </w:r>
      </w:del>
      <w:r w:rsidRPr="00B44071">
        <w:rPr>
          <w:lang w:val="en-US"/>
        </w:rPr>
        <w:t>ection 6.4.1) affect global and regional temperature responses (</w:t>
      </w:r>
      <w:commentRangeStart w:id="3494"/>
      <w:r w:rsidRPr="00B44071">
        <w:rPr>
          <w:lang w:val="en-US"/>
        </w:rPr>
        <w:t>Shindell et al., 2015, Myhre et al., 2013a</w:t>
      </w:r>
      <w:commentRangeEnd w:id="3494"/>
      <w:r w:rsidR="002E1475">
        <w:rPr>
          <w:rStyle w:val="Marquedecommentaire"/>
        </w:rPr>
        <w:commentReference w:id="3494"/>
      </w:r>
      <w:r w:rsidRPr="00B44071">
        <w:rPr>
          <w:lang w:val="en-US"/>
        </w:rPr>
        <w:t>). A multi</w:t>
      </w:r>
      <w:ins w:id="3495" w:author="Lucy Cowie" w:date="2021-07-27T22:44:00Z">
        <w:r w:rsidR="00C92FA0">
          <w:rPr>
            <w:lang w:val="en-US"/>
          </w:rPr>
          <w:t>-</w:t>
        </w:r>
      </w:ins>
      <w:r w:rsidRPr="00B44071">
        <w:rPr>
          <w:lang w:val="en-US"/>
        </w:rPr>
        <w:t>model CMIP6 ensemble</w:t>
      </w:r>
      <w:ins w:id="3496" w:author="Lucy Cowie" w:date="2021-07-28T10:13:00Z">
        <w:r w:rsidR="00EA2905">
          <w:rPr>
            <w:lang w:val="en-US"/>
          </w:rPr>
          <w:t>-</w:t>
        </w:r>
      </w:ins>
      <w:del w:id="3497" w:author="Lucy Cowie" w:date="2021-07-28T10:13:00Z">
        <w:r w:rsidRPr="00B44071" w:rsidDel="00EA2905">
          <w:rPr>
            <w:lang w:val="en-US"/>
          </w:rPr>
          <w:delText xml:space="preserve"> </w:delText>
        </w:r>
      </w:del>
      <w:r w:rsidRPr="00B44071">
        <w:rPr>
          <w:lang w:val="en-US"/>
        </w:rPr>
        <w:t>mean results (Figure 6.13) show cooling over almost all areas of the globe in</w:t>
      </w:r>
      <w:r w:rsidRPr="00B44071">
        <w:rPr>
          <w:rStyle w:val="fontstyle01"/>
          <w:rFonts w:ascii="Times New Roman" w:eastAsiaTheme="majorEastAsia" w:hAnsi="Times New Roman"/>
          <w:b w:val="0"/>
          <w:bCs w:val="0"/>
          <w:color w:val="auto"/>
          <w:sz w:val="22"/>
          <w:szCs w:val="22"/>
          <w:lang w:val="en-US"/>
        </w:rPr>
        <w:t xml:space="preserve"> response to increases of aerosol and their precursor emissions from 1850 </w:t>
      </w:r>
      <w:r w:rsidRPr="00590D08">
        <w:rPr>
          <w:rStyle w:val="fontstyle01"/>
          <w:rFonts w:ascii="Times New Roman" w:eastAsiaTheme="majorEastAsia" w:hAnsi="Times New Roman"/>
          <w:b w:val="0"/>
          <w:bCs w:val="0"/>
          <w:color w:val="auto"/>
          <w:sz w:val="22"/>
          <w:szCs w:val="22"/>
          <w:lang w:val="en-US"/>
        </w:rPr>
        <w:t xml:space="preserve">to </w:t>
      </w:r>
      <w:ins w:id="3498" w:author="Lucy Cowie" w:date="2021-07-27T22:44:00Z">
        <w:r w:rsidR="00C92FA0">
          <w:rPr>
            <w:rStyle w:val="fontstyle01"/>
            <w:rFonts w:ascii="Times New Roman" w:eastAsiaTheme="majorEastAsia" w:hAnsi="Times New Roman"/>
            <w:b w:val="0"/>
            <w:bCs w:val="0"/>
            <w:color w:val="auto"/>
            <w:sz w:val="22"/>
            <w:szCs w:val="22"/>
            <w:lang w:val="en-US"/>
          </w:rPr>
          <w:t xml:space="preserve">the </w:t>
        </w:r>
      </w:ins>
      <w:r w:rsidR="00430ED4">
        <w:rPr>
          <w:rStyle w:val="fontstyle01"/>
          <w:rFonts w:ascii="Times New Roman" w:eastAsiaTheme="majorEastAsia" w:hAnsi="Times New Roman"/>
          <w:b w:val="0"/>
          <w:bCs w:val="0"/>
          <w:color w:val="auto"/>
          <w:sz w:val="22"/>
          <w:szCs w:val="22"/>
          <w:lang w:val="en-US"/>
        </w:rPr>
        <w:t>recent past</w:t>
      </w:r>
      <w:r w:rsidRPr="00590D08">
        <w:rPr>
          <w:rStyle w:val="fontstyle01"/>
          <w:rFonts w:ascii="Times New Roman" w:eastAsiaTheme="majorEastAsia" w:hAnsi="Times New Roman"/>
          <w:b w:val="0"/>
          <w:bCs w:val="0"/>
          <w:color w:val="auto"/>
          <w:sz w:val="22"/>
          <w:szCs w:val="22"/>
          <w:lang w:val="en-US"/>
        </w:rPr>
        <w:t xml:space="preserve"> (1995</w:t>
      </w:r>
      <w:r w:rsidR="00554C1F" w:rsidRPr="00693F5B">
        <w:rPr>
          <w:bCs/>
          <w:color w:val="000000"/>
          <w:lang w:val="en-US"/>
        </w:rPr>
        <w:t>–</w:t>
      </w:r>
      <w:r w:rsidRPr="00590D08">
        <w:rPr>
          <w:rStyle w:val="fontstyle01"/>
          <w:rFonts w:ascii="Times New Roman" w:eastAsiaTheme="majorEastAsia" w:hAnsi="Times New Roman"/>
          <w:b w:val="0"/>
          <w:bCs w:val="0"/>
          <w:color w:val="auto"/>
          <w:sz w:val="22"/>
          <w:szCs w:val="22"/>
          <w:lang w:val="en-US"/>
        </w:rPr>
        <w:t>2014</w:t>
      </w:r>
      <w:r w:rsidRPr="00B44071">
        <w:rPr>
          <w:rStyle w:val="fontstyle01"/>
          <w:rFonts w:ascii="Times New Roman" w:eastAsiaTheme="majorEastAsia" w:hAnsi="Times New Roman"/>
          <w:b w:val="0"/>
          <w:bCs w:val="0"/>
          <w:color w:val="auto"/>
          <w:sz w:val="22"/>
          <w:szCs w:val="22"/>
          <w:lang w:val="en-US"/>
        </w:rPr>
        <w:t xml:space="preserve">). While the ERF has hotspots, the temperature response is </w:t>
      </w:r>
      <w:r w:rsidRPr="004C47B1">
        <w:rPr>
          <w:rStyle w:val="fontstyle01"/>
          <w:rFonts w:ascii="Times New Roman" w:eastAsiaTheme="majorEastAsia" w:hAnsi="Times New Roman"/>
          <w:b w:val="0"/>
          <w:bCs w:val="0"/>
          <w:color w:val="auto"/>
          <w:sz w:val="22"/>
          <w:szCs w:val="22"/>
          <w:lang w:val="en-US"/>
        </w:rPr>
        <w:t>more evenly distributed in line with the results of CMIP5 models including the temperature response to ozone changes (</w:t>
      </w:r>
      <w:commentRangeStart w:id="3499"/>
      <w:r w:rsidRPr="004C47B1">
        <w:rPr>
          <w:rStyle w:val="fontstyle01"/>
          <w:rFonts w:ascii="Times New Roman" w:eastAsiaTheme="majorEastAsia" w:hAnsi="Times New Roman"/>
          <w:b w:val="0"/>
          <w:bCs w:val="0"/>
          <w:color w:val="auto"/>
          <w:sz w:val="22"/>
          <w:szCs w:val="22"/>
          <w:lang w:val="en-US"/>
        </w:rPr>
        <w:t>Shindell et al 2015</w:t>
      </w:r>
      <w:commentRangeEnd w:id="3499"/>
      <w:r w:rsidR="00C3019D">
        <w:rPr>
          <w:rStyle w:val="Marquedecommentaire"/>
        </w:rPr>
        <w:commentReference w:id="3499"/>
      </w:r>
      <w:r w:rsidRPr="004C47B1">
        <w:rPr>
          <w:rStyle w:val="fontstyle01"/>
          <w:rFonts w:ascii="Times New Roman" w:eastAsiaTheme="majorEastAsia" w:hAnsi="Times New Roman"/>
          <w:b w:val="0"/>
          <w:bCs w:val="0"/>
          <w:color w:val="auto"/>
          <w:sz w:val="22"/>
          <w:szCs w:val="22"/>
          <w:lang w:val="en-US"/>
        </w:rPr>
        <w:t xml:space="preserve">). </w:t>
      </w:r>
      <w:r w:rsidRPr="004C47B1">
        <w:rPr>
          <w:lang w:val="en-US"/>
        </w:rPr>
        <w:t>Th</w:t>
      </w:r>
      <w:r w:rsidRPr="001B52A0">
        <w:rPr>
          <w:lang w:val="en-US"/>
        </w:rPr>
        <w:t>e ensemble</w:t>
      </w:r>
      <w:ins w:id="3500" w:author="Lucy Cowie" w:date="2021-07-28T10:11:00Z">
        <w:r w:rsidR="005202EB" w:rsidRPr="001B52A0">
          <w:rPr>
            <w:lang w:val="en-US"/>
            <w:rPrChange w:id="3501" w:author="Lucy Cowie" w:date="2021-07-28T10:11:00Z">
              <w:rPr>
                <w:highlight w:val="yellow"/>
                <w:lang w:val="en-US"/>
              </w:rPr>
            </w:rPrChange>
          </w:rPr>
          <w:t>-</w:t>
        </w:r>
      </w:ins>
      <w:del w:id="3502" w:author="Lucy Cowie" w:date="2021-07-28T10:11:00Z">
        <w:r w:rsidRPr="001B52A0" w:rsidDel="005202EB">
          <w:rPr>
            <w:lang w:val="en-US"/>
          </w:rPr>
          <w:delText xml:space="preserve"> </w:delText>
        </w:r>
      </w:del>
      <w:r w:rsidRPr="001B52A0">
        <w:rPr>
          <w:lang w:val="en-US"/>
        </w:rPr>
        <w:t>mean</w:t>
      </w:r>
      <w:r w:rsidRPr="001B52A0">
        <w:rPr>
          <w:rFonts w:eastAsiaTheme="majorEastAsia"/>
          <w:lang w:val="en-US"/>
        </w:rPr>
        <w:t xml:space="preserve"> </w:t>
      </w:r>
      <w:commentRangeStart w:id="3503"/>
      <w:r w:rsidRPr="001B52A0">
        <w:rPr>
          <w:lang w:val="en-US"/>
        </w:rPr>
        <w:t xml:space="preserve">global mean </w:t>
      </w:r>
      <w:commentRangeEnd w:id="3503"/>
      <w:r w:rsidR="001B52A0">
        <w:rPr>
          <w:rStyle w:val="Marquedecommentaire"/>
          <w:lang w:val="en-GB"/>
        </w:rPr>
        <w:commentReference w:id="3503"/>
      </w:r>
      <w:r w:rsidRPr="001B52A0">
        <w:rPr>
          <w:lang w:val="en-US"/>
        </w:rPr>
        <w:t>surface temperature</w:t>
      </w:r>
      <w:r w:rsidRPr="004C47B1">
        <w:rPr>
          <w:lang w:val="en-US"/>
        </w:rPr>
        <w:t xml:space="preserve"> decreases by 0.66</w:t>
      </w:r>
      <w:ins w:id="3504" w:author="Lucy Cowie" w:date="2021-07-27T22:45:00Z">
        <w:r w:rsidR="00221BFF">
          <w:rPr>
            <w:rStyle w:val="fontstyle01"/>
            <w:rFonts w:ascii="Times New Roman" w:eastAsiaTheme="majorEastAsia" w:hAnsi="Times New Roman"/>
            <w:b w:val="0"/>
            <w:bCs w:val="0"/>
            <w:color w:val="auto"/>
            <w:sz w:val="22"/>
            <w:szCs w:val="22"/>
            <w:lang w:val="en-US"/>
          </w:rPr>
          <w:t>°</w:t>
        </w:r>
        <w:r w:rsidR="00221BFF" w:rsidRPr="004C47B1">
          <w:rPr>
            <w:rStyle w:val="fontstyle01"/>
            <w:rFonts w:ascii="Times New Roman" w:eastAsiaTheme="majorEastAsia" w:hAnsi="Times New Roman"/>
            <w:b w:val="0"/>
            <w:bCs w:val="0"/>
            <w:color w:val="auto"/>
            <w:sz w:val="22"/>
            <w:szCs w:val="22"/>
            <w:lang w:val="en-US"/>
          </w:rPr>
          <w:t>C</w:t>
        </w:r>
      </w:ins>
      <w:ins w:id="3505" w:author="Lucy Cowie" w:date="2021-07-27T22:44:00Z">
        <w:r w:rsidR="00221BFF">
          <w:rPr>
            <w:lang w:val="en-US"/>
          </w:rPr>
          <w:t xml:space="preserve"> </w:t>
        </w:r>
      </w:ins>
      <w:r w:rsidRPr="004C47B1">
        <w:rPr>
          <w:lang w:val="en-US"/>
        </w:rPr>
        <w:t>±</w:t>
      </w:r>
      <w:ins w:id="3506" w:author="Lucy Cowie" w:date="2021-07-27T22:44:00Z">
        <w:r w:rsidR="00221BFF">
          <w:rPr>
            <w:lang w:val="en-US"/>
          </w:rPr>
          <w:t xml:space="preserve"> </w:t>
        </w:r>
      </w:ins>
      <w:r w:rsidRPr="004C47B1">
        <w:rPr>
          <w:lang w:val="en-US"/>
        </w:rPr>
        <w:t>0.51</w:t>
      </w:r>
      <w:del w:id="3507" w:author="Lucy Cowie" w:date="2021-07-27T22:45:00Z">
        <w:r w:rsidRPr="004C47B1" w:rsidDel="00221BFF">
          <w:rPr>
            <w:rStyle w:val="fontstyle01"/>
            <w:rFonts w:ascii="Times New Roman" w:eastAsiaTheme="majorEastAsia" w:hAnsi="Times New Roman"/>
            <w:b w:val="0"/>
            <w:bCs w:val="0"/>
            <w:color w:val="auto"/>
            <w:sz w:val="22"/>
            <w:szCs w:val="22"/>
            <w:lang w:val="en-US"/>
          </w:rPr>
          <w:delText xml:space="preserve"> </w:delText>
        </w:r>
      </w:del>
      <w:r w:rsidR="004C47B1">
        <w:rPr>
          <w:rStyle w:val="fontstyle01"/>
          <w:rFonts w:ascii="Times New Roman" w:eastAsiaTheme="majorEastAsia" w:hAnsi="Times New Roman"/>
          <w:b w:val="0"/>
          <w:bCs w:val="0"/>
          <w:color w:val="auto"/>
          <w:sz w:val="22"/>
          <w:szCs w:val="22"/>
          <w:lang w:val="en-US"/>
        </w:rPr>
        <w:t>°</w:t>
      </w:r>
      <w:r w:rsidR="004C47B1" w:rsidRPr="004C47B1">
        <w:rPr>
          <w:rStyle w:val="fontstyle01"/>
          <w:rFonts w:ascii="Times New Roman" w:eastAsiaTheme="majorEastAsia" w:hAnsi="Times New Roman"/>
          <w:b w:val="0"/>
          <w:bCs w:val="0"/>
          <w:color w:val="auto"/>
          <w:sz w:val="22"/>
          <w:szCs w:val="22"/>
          <w:lang w:val="en-US"/>
        </w:rPr>
        <w:t>C</w:t>
      </w:r>
      <w:r w:rsidR="004C47B1" w:rsidRPr="004C47B1">
        <w:rPr>
          <w:lang w:val="en-US"/>
        </w:rPr>
        <w:t xml:space="preserve"> </w:t>
      </w:r>
      <w:r w:rsidRPr="004C47B1">
        <w:rPr>
          <w:lang w:val="en-US"/>
        </w:rPr>
        <w:t>while decreasing by 0.97</w:t>
      </w:r>
      <w:ins w:id="3508" w:author="Lucy Cowie" w:date="2021-07-27T22:45:00Z">
        <w:r w:rsidR="00221BFF">
          <w:rPr>
            <w:rStyle w:val="fontstyle01"/>
            <w:rFonts w:ascii="Times New Roman" w:eastAsiaTheme="majorEastAsia" w:hAnsi="Times New Roman"/>
            <w:b w:val="0"/>
            <w:bCs w:val="0"/>
            <w:color w:val="auto"/>
            <w:sz w:val="22"/>
            <w:szCs w:val="22"/>
            <w:lang w:val="en-US"/>
          </w:rPr>
          <w:t>°</w:t>
        </w:r>
        <w:r w:rsidR="00221BFF" w:rsidRPr="004C47B1">
          <w:rPr>
            <w:rStyle w:val="fontstyle01"/>
            <w:rFonts w:ascii="Times New Roman" w:eastAsiaTheme="majorEastAsia" w:hAnsi="Times New Roman"/>
            <w:b w:val="0"/>
            <w:bCs w:val="0"/>
            <w:color w:val="auto"/>
            <w:sz w:val="22"/>
            <w:szCs w:val="22"/>
            <w:lang w:val="en-US"/>
          </w:rPr>
          <w:t>C</w:t>
        </w:r>
        <w:r w:rsidR="00221BFF">
          <w:rPr>
            <w:lang w:val="en-US"/>
          </w:rPr>
          <w:t xml:space="preserve"> </w:t>
        </w:r>
      </w:ins>
      <w:r w:rsidRPr="004C47B1">
        <w:rPr>
          <w:lang w:val="en-US"/>
        </w:rPr>
        <w:t>±</w:t>
      </w:r>
      <w:ins w:id="3509" w:author="Lucy Cowie" w:date="2021-07-27T22:45:00Z">
        <w:r w:rsidR="00221BFF">
          <w:rPr>
            <w:lang w:val="en-US"/>
          </w:rPr>
          <w:t xml:space="preserve"> </w:t>
        </w:r>
      </w:ins>
      <w:r w:rsidRPr="004C47B1">
        <w:rPr>
          <w:lang w:val="en-US"/>
        </w:rPr>
        <w:t>0.54</w:t>
      </w:r>
      <w:del w:id="3510" w:author="Lucy Cowie" w:date="2021-07-27T22:45:00Z">
        <w:r w:rsidRPr="004C47B1" w:rsidDel="00221BFF">
          <w:rPr>
            <w:rStyle w:val="fontstyle01"/>
            <w:rFonts w:ascii="Times New Roman" w:eastAsiaTheme="majorEastAsia" w:hAnsi="Times New Roman"/>
            <w:b w:val="0"/>
            <w:bCs w:val="0"/>
            <w:color w:val="auto"/>
            <w:sz w:val="22"/>
            <w:szCs w:val="22"/>
            <w:lang w:val="en-US"/>
          </w:rPr>
          <w:delText xml:space="preserve"> </w:delText>
        </w:r>
      </w:del>
      <w:r w:rsidR="004C47B1">
        <w:rPr>
          <w:rStyle w:val="fontstyle01"/>
          <w:rFonts w:ascii="Times New Roman" w:eastAsiaTheme="majorEastAsia" w:hAnsi="Times New Roman"/>
          <w:b w:val="0"/>
          <w:bCs w:val="0"/>
          <w:color w:val="auto"/>
          <w:sz w:val="22"/>
          <w:szCs w:val="22"/>
          <w:lang w:val="en-US"/>
        </w:rPr>
        <w:t>°</w:t>
      </w:r>
      <w:r w:rsidR="004C47B1" w:rsidRPr="004C47B1">
        <w:rPr>
          <w:rStyle w:val="fontstyle01"/>
          <w:rFonts w:ascii="Times New Roman" w:eastAsiaTheme="majorEastAsia" w:hAnsi="Times New Roman"/>
          <w:b w:val="0"/>
          <w:bCs w:val="0"/>
          <w:color w:val="auto"/>
          <w:sz w:val="22"/>
          <w:szCs w:val="22"/>
          <w:lang w:val="en-US"/>
        </w:rPr>
        <w:t xml:space="preserve">C </w:t>
      </w:r>
      <w:r w:rsidRPr="004C47B1">
        <w:rPr>
          <w:rStyle w:val="fontstyle01"/>
          <w:rFonts w:ascii="Times New Roman" w:eastAsiaTheme="majorEastAsia" w:hAnsi="Times New Roman"/>
          <w:b w:val="0"/>
          <w:bCs w:val="0"/>
          <w:color w:val="auto"/>
          <w:sz w:val="22"/>
          <w:szCs w:val="22"/>
          <w:lang w:val="en-US"/>
        </w:rPr>
        <w:t xml:space="preserve">for </w:t>
      </w:r>
      <w:ins w:id="3511" w:author="Lucy Cowie" w:date="2021-07-27T22:45:00Z">
        <w:r w:rsidR="00221BFF">
          <w:rPr>
            <w:rStyle w:val="fontstyle01"/>
            <w:rFonts w:ascii="Times New Roman" w:eastAsiaTheme="majorEastAsia" w:hAnsi="Times New Roman"/>
            <w:b w:val="0"/>
            <w:bCs w:val="0"/>
            <w:color w:val="auto"/>
            <w:sz w:val="22"/>
            <w:szCs w:val="22"/>
            <w:lang w:val="en-US"/>
          </w:rPr>
          <w:t xml:space="preserve">the </w:t>
        </w:r>
      </w:ins>
      <w:r w:rsidRPr="004C47B1">
        <w:rPr>
          <w:rStyle w:val="fontstyle01"/>
          <w:rFonts w:ascii="Times New Roman" w:eastAsiaTheme="majorEastAsia" w:hAnsi="Times New Roman"/>
          <w:b w:val="0"/>
          <w:bCs w:val="0"/>
          <w:color w:val="auto"/>
          <w:sz w:val="22"/>
          <w:szCs w:val="22"/>
          <w:lang w:val="en-US"/>
        </w:rPr>
        <w:t xml:space="preserve">Northern Hemisphere and </w:t>
      </w:r>
      <w:r w:rsidRPr="004C47B1">
        <w:rPr>
          <w:lang w:val="en-US"/>
        </w:rPr>
        <w:t>0.34</w:t>
      </w:r>
      <w:ins w:id="3512" w:author="Lucy Cowie" w:date="2021-07-27T22:45:00Z">
        <w:r w:rsidR="00221BFF">
          <w:rPr>
            <w:rStyle w:val="fontstyle01"/>
            <w:rFonts w:ascii="Times New Roman" w:eastAsiaTheme="majorEastAsia" w:hAnsi="Times New Roman"/>
            <w:b w:val="0"/>
            <w:bCs w:val="0"/>
            <w:color w:val="auto"/>
            <w:sz w:val="22"/>
            <w:szCs w:val="22"/>
            <w:lang w:val="en-US"/>
          </w:rPr>
          <w:t>°</w:t>
        </w:r>
        <w:r w:rsidR="00221BFF" w:rsidRPr="004C47B1">
          <w:rPr>
            <w:rStyle w:val="fontstyle01"/>
            <w:rFonts w:ascii="Times New Roman" w:eastAsiaTheme="majorEastAsia" w:hAnsi="Times New Roman"/>
            <w:b w:val="0"/>
            <w:bCs w:val="0"/>
            <w:color w:val="auto"/>
            <w:sz w:val="22"/>
            <w:szCs w:val="22"/>
            <w:lang w:val="en-US"/>
          </w:rPr>
          <w:t>C</w:t>
        </w:r>
        <w:r w:rsidR="00221BFF" w:rsidRPr="004C47B1">
          <w:rPr>
            <w:lang w:val="en-US"/>
          </w:rPr>
          <w:t xml:space="preserve"> </w:t>
        </w:r>
      </w:ins>
      <w:r w:rsidRPr="004C47B1">
        <w:rPr>
          <w:lang w:val="en-US"/>
        </w:rPr>
        <w:t>±</w:t>
      </w:r>
      <w:ins w:id="3513" w:author="Lucy Cowie" w:date="2021-07-27T22:45:00Z">
        <w:r w:rsidR="00221BFF">
          <w:rPr>
            <w:lang w:val="en-US"/>
          </w:rPr>
          <w:t xml:space="preserve"> </w:t>
        </w:r>
      </w:ins>
      <w:r w:rsidRPr="004C47B1">
        <w:rPr>
          <w:lang w:val="en-US"/>
        </w:rPr>
        <w:t>0.2</w:t>
      </w:r>
      <w:del w:id="3514" w:author="Lucy Cowie" w:date="2021-07-27T22:45:00Z">
        <w:r w:rsidRPr="004C47B1" w:rsidDel="00221BFF">
          <w:rPr>
            <w:rStyle w:val="fontstyle01"/>
            <w:rFonts w:ascii="Times New Roman" w:eastAsiaTheme="majorEastAsia" w:hAnsi="Times New Roman"/>
            <w:b w:val="0"/>
            <w:bCs w:val="0"/>
            <w:color w:val="auto"/>
            <w:sz w:val="22"/>
            <w:szCs w:val="22"/>
            <w:lang w:val="en-US"/>
          </w:rPr>
          <w:delText xml:space="preserve"> </w:delText>
        </w:r>
      </w:del>
      <w:r w:rsidR="004C47B1">
        <w:rPr>
          <w:rStyle w:val="fontstyle01"/>
          <w:rFonts w:ascii="Times New Roman" w:eastAsiaTheme="majorEastAsia" w:hAnsi="Times New Roman"/>
          <w:b w:val="0"/>
          <w:bCs w:val="0"/>
          <w:color w:val="auto"/>
          <w:sz w:val="22"/>
          <w:szCs w:val="22"/>
          <w:lang w:val="en-US"/>
        </w:rPr>
        <w:t>°</w:t>
      </w:r>
      <w:r w:rsidR="004C47B1" w:rsidRPr="004C47B1">
        <w:rPr>
          <w:rStyle w:val="fontstyle01"/>
          <w:rFonts w:ascii="Times New Roman" w:eastAsiaTheme="majorEastAsia" w:hAnsi="Times New Roman"/>
          <w:b w:val="0"/>
          <w:bCs w:val="0"/>
          <w:color w:val="auto"/>
          <w:sz w:val="22"/>
          <w:szCs w:val="22"/>
          <w:lang w:val="en-US"/>
        </w:rPr>
        <w:t xml:space="preserve">C </w:t>
      </w:r>
      <w:r w:rsidRPr="004C47B1">
        <w:rPr>
          <w:rStyle w:val="fontstyle01"/>
          <w:rFonts w:ascii="Times New Roman" w:eastAsiaTheme="majorEastAsia" w:hAnsi="Times New Roman"/>
          <w:b w:val="0"/>
          <w:bCs w:val="0"/>
          <w:color w:val="auto"/>
          <w:sz w:val="22"/>
          <w:szCs w:val="22"/>
          <w:lang w:val="en-US"/>
        </w:rPr>
        <w:t xml:space="preserve">for </w:t>
      </w:r>
      <w:ins w:id="3515" w:author="Lucy Cowie" w:date="2021-07-27T22:45:00Z">
        <w:r w:rsidR="00221BFF">
          <w:rPr>
            <w:rStyle w:val="fontstyle01"/>
            <w:rFonts w:ascii="Times New Roman" w:eastAsiaTheme="majorEastAsia" w:hAnsi="Times New Roman"/>
            <w:b w:val="0"/>
            <w:bCs w:val="0"/>
            <w:color w:val="auto"/>
            <w:sz w:val="22"/>
            <w:szCs w:val="22"/>
            <w:lang w:val="en-US"/>
          </w:rPr>
          <w:t xml:space="preserve">the </w:t>
        </w:r>
      </w:ins>
      <w:r w:rsidRPr="004C47B1">
        <w:rPr>
          <w:rStyle w:val="fontstyle01"/>
          <w:rFonts w:ascii="Times New Roman" w:eastAsiaTheme="majorEastAsia" w:hAnsi="Times New Roman"/>
          <w:b w:val="0"/>
          <w:bCs w:val="0"/>
          <w:color w:val="auto"/>
          <w:sz w:val="22"/>
          <w:szCs w:val="22"/>
          <w:lang w:val="en-US"/>
        </w:rPr>
        <w:t>Southern Hemisphere</w:t>
      </w:r>
      <w:r w:rsidRPr="004C47B1">
        <w:rPr>
          <w:lang w:val="en-US"/>
        </w:rPr>
        <w:t>. The zonal</w:t>
      </w:r>
      <w:ins w:id="3516" w:author="Lucy Cowie" w:date="2021-07-28T10:55:00Z">
        <w:r w:rsidR="00631457">
          <w:rPr>
            <w:lang w:val="en-US"/>
          </w:rPr>
          <w:t>-</w:t>
        </w:r>
      </w:ins>
      <w:del w:id="3517" w:author="Lucy Cowie" w:date="2021-07-28T10:55:00Z">
        <w:r w:rsidRPr="004C47B1" w:rsidDel="00631457">
          <w:rPr>
            <w:lang w:val="en-US"/>
          </w:rPr>
          <w:delText xml:space="preserve"> </w:delText>
        </w:r>
      </w:del>
      <w:r w:rsidRPr="004C47B1">
        <w:rPr>
          <w:lang w:val="en-US"/>
        </w:rPr>
        <w:t>mean temperature response is negative at all latitudes (</w:t>
      </w:r>
      <w:r w:rsidRPr="00B633E9">
        <w:rPr>
          <w:i/>
          <w:iCs/>
          <w:lang w:val="en-US"/>
          <w:rPrChange w:id="3518" w:author="Lucy Cowie" w:date="2021-07-27T22:46:00Z">
            <w:rPr>
              <w:lang w:val="en-US"/>
            </w:rPr>
          </w:rPrChange>
        </w:rPr>
        <w:t>high confidence</w:t>
      </w:r>
      <w:r w:rsidRPr="004C47B1">
        <w:rPr>
          <w:lang w:val="en-US"/>
        </w:rPr>
        <w:t>) and becomes more negative with increasing latitude</w:t>
      </w:r>
      <w:r w:rsidRPr="003F5267">
        <w:rPr>
          <w:lang w:val="en-US"/>
        </w:rPr>
        <w:t>, with a maximum ensemble</w:t>
      </w:r>
      <w:ins w:id="3519" w:author="Lucy Cowie" w:date="2021-07-28T10:13:00Z">
        <w:r w:rsidR="009C51E3">
          <w:rPr>
            <w:lang w:val="en-US"/>
          </w:rPr>
          <w:t>-</w:t>
        </w:r>
      </w:ins>
      <w:del w:id="3520" w:author="Lucy Cowie" w:date="2021-07-28T10:13:00Z">
        <w:r w:rsidRPr="003F5267" w:rsidDel="009C51E3">
          <w:rPr>
            <w:lang w:val="en-US"/>
          </w:rPr>
          <w:delText xml:space="preserve"> </w:delText>
        </w:r>
      </w:del>
      <w:r w:rsidRPr="003F5267">
        <w:rPr>
          <w:lang w:val="en-US"/>
        </w:rPr>
        <w:t>mean decrease of around 2.7</w:t>
      </w:r>
      <w:del w:id="3521" w:author="Lucy Cowie" w:date="2021-07-27T22:46:00Z">
        <w:r w:rsidRPr="003F5267" w:rsidDel="00B633E9">
          <w:rPr>
            <w:lang w:val="en-US"/>
          </w:rPr>
          <w:delText xml:space="preserve"> </w:delText>
        </w:r>
      </w:del>
      <w:r w:rsidRPr="003F5267">
        <w:rPr>
          <w:lang w:val="en-US"/>
        </w:rPr>
        <w:t xml:space="preserve">°C at </w:t>
      </w:r>
      <w:del w:id="3522" w:author="Lucy Cowie" w:date="2021-07-27T22:46:00Z">
        <w:r w:rsidRPr="003F5267" w:rsidDel="00A271E0">
          <w:rPr>
            <w:lang w:val="en-US"/>
          </w:rPr>
          <w:delText xml:space="preserve">Northern </w:delText>
        </w:r>
      </w:del>
      <w:ins w:id="3523" w:author="Lucy Cowie" w:date="2021-07-27T22:46:00Z">
        <w:r w:rsidR="00A271E0">
          <w:rPr>
            <w:lang w:val="en-US"/>
          </w:rPr>
          <w:t>n</w:t>
        </w:r>
        <w:r w:rsidR="00A271E0" w:rsidRPr="003F5267">
          <w:rPr>
            <w:lang w:val="en-US"/>
          </w:rPr>
          <w:t xml:space="preserve">orthern </w:t>
        </w:r>
      </w:ins>
      <w:r w:rsidRPr="003F5267">
        <w:rPr>
          <w:lang w:val="en-US"/>
        </w:rPr>
        <w:t>polar latitudes. The zonal</w:t>
      </w:r>
      <w:ins w:id="3524" w:author="Lucy Cowie" w:date="2021-07-28T10:55:00Z">
        <w:r w:rsidR="00D176CB">
          <w:rPr>
            <w:lang w:val="en-US"/>
          </w:rPr>
          <w:t>-</w:t>
        </w:r>
      </w:ins>
      <w:del w:id="3525" w:author="Lucy Cowie" w:date="2021-07-28T10:55:00Z">
        <w:r w:rsidRPr="003F5267" w:rsidDel="00D176CB">
          <w:rPr>
            <w:lang w:val="en-US"/>
          </w:rPr>
          <w:delText xml:space="preserve"> </w:delText>
        </w:r>
      </w:del>
      <w:r w:rsidRPr="003F5267">
        <w:rPr>
          <w:lang w:val="en-US"/>
        </w:rPr>
        <w:t>mean response is not directly proportional to the zonal</w:t>
      </w:r>
      <w:ins w:id="3526" w:author="Lucy Cowie" w:date="2021-07-28T10:55:00Z">
        <w:r w:rsidR="00472F3A">
          <w:rPr>
            <w:lang w:val="en-US"/>
          </w:rPr>
          <w:t>-</w:t>
        </w:r>
      </w:ins>
      <w:del w:id="3527" w:author="Lucy Cowie" w:date="2021-07-28T10:55:00Z">
        <w:r w:rsidRPr="003F5267" w:rsidDel="00472F3A">
          <w:rPr>
            <w:lang w:val="en-US"/>
          </w:rPr>
          <w:delText xml:space="preserve"> </w:delText>
        </w:r>
      </w:del>
      <w:r w:rsidRPr="003F5267">
        <w:rPr>
          <w:lang w:val="en-US"/>
        </w:rPr>
        <w:t>mean forcing, especially in the Arctic where the temperature response is cooling while the local ERF is positive (6.10). This is consistent with prior studies showing that the Arctic, in particular, is highly sensitive to forcing at NH mid</w:t>
      </w:r>
      <w:ins w:id="3528" w:author="Lucy Cowie" w:date="2021-07-27T22:47:00Z">
        <w:r w:rsidR="004D449F">
          <w:rPr>
            <w:lang w:val="en-US"/>
          </w:rPr>
          <w:t>-</w:t>
        </w:r>
      </w:ins>
      <w:r w:rsidRPr="003F5267">
        <w:rPr>
          <w:lang w:val="en-US"/>
        </w:rPr>
        <w:t xml:space="preserve">latitudes </w:t>
      </w:r>
      <w:commentRangeStart w:id="3529"/>
      <w:r w:rsidRPr="002524C9">
        <w:fldChar w:fldCharType="begin" w:fldLock="1"/>
      </w:r>
      <w:ins w:id="3530" w:author="Robin Matthews" w:date="2021-07-08T16:52:00Z">
        <w:r w:rsidR="00D871C2">
          <w:rPr>
            <w:lang w:val="en-US"/>
          </w:rPr>
          <w:instrText>ADDIN CSL_CITATION { "citationItems" : [ { "id" : "ITEM-1", "itemData" : { "DOI" : "10.1002/jgrd.50613", "ISSN" : "2169897X", "author" : [ { "dropping-particle" : "", "family" : "Sand", "given" : "Maria", "non-dropping-particle" : "", "parse-names" : false, "suffix" : "" }, { "dropping-particle" : "", "family" : "Berntsen", "given" : "Terje Koren", "non-dropping-particle" : "", "parse-names" : false, "suffix" : "" }, { "dropping-particle" : "", "family" : "Seland", "given" : "\u00d8yvind", "non-dropping-particle" : "", "parse-names" : false, "suffix" : "" }, { "dropping-particle" : "", "family" : "Kristj\u00e1nsson", "given" : "J\u00f3n Egill", "non-dropping-particle" : "", "parse-names" : false, "suffix" : "" } ], "container-title" : "Journal of Geophysical Research: Atmospheres", "id" : "ITEM-1", "issue" : "14", "issued" : { "date-parts" : [ [ "2013", "7", "27" ] ] }, "page" : "7788-7798", "publisher" : "Wiley-Blackwell", "title" : "Arctic surface temperature change to emissions of black carbon within Arctic or midlatitudes", "translator" : [ { "dropping-particle" : "", "family" : "G3341", "given" : "", "non-dropping-particle" : "", "parse-names" : false, "suffix" : "" } ], "type" : "article-journal", "volume" : "118" }, "uris" : [ "http://www.mendeley.com/documents/?uuid=9e0f8bbf-07f3-3f10-8fec-a1ee3b8d4e51" ] }, { "id" : "ITEM-2", "itemData" : { "DOI" : "10.1038/ngeo473", "ISSN" : "1752-0894", "abstract" : "The relative importance of regional and global changes in atmospheric greenhouse gas and aerosol concentrations for regional changes in climate is not well known. A climate model analysis of tropical, mid-latitude and polar regions shows that the extratropics and, in particular, the Arctic region are sensitive to local changes in radiative forcing.", "author" : [ { "dropping-particle" : "", "family" : "Shindell", "given" : "Drew T", "non-dropping-particle" : "", "parse-names" : false, "suffix" : "" }, { "dropping-particle" : "", "family" : "Faluvegi", "given" : "Greg", "non-dropping-particle" : "", "parse-names" : false, "suffix" : "" } ], "container-title" : "Nature Geoscience", "id" : "ITEM-2", "issue" : "4", "issued" : { "date-parts" : [ [ "2009", "4", "22" ] ] }, "page" : "294-300", "publisher" : "Nature Publishing Group", "title" : "Climate response to regional radiative forcing during the twentieth century", "translator" : [ { "dropping-particle" : "", "family" : "G3511", "given" : "", "non-dropping-particle" : "", "parse-names" : false, "suffix" : "" } ], "type" : "article-journal", "volume" : "2" }, "uris" : [ "http://www.mendeley.com/documents/?uuid=6eab1a61-d69d-3ecb-87cf-e0ea00618da1" ] } ], "mendeley" : { "formattedCitation" : "(Shindell and Faluvegi, 2009; Sand et al., 2013b)", "manualFormatting" : "(e.g., Shindell and Faluvegi, 2009; Sand et al., 2013a )", "plainTextFormattedCitation" : "(Shindell and Faluvegi, 2009; Sand et al., 2013b)", "previouslyFormattedCitation" : "(Shindell and Faluvegi, 2009; Sand et al., 2013b)" }, "properties" : { "noteIndex" : 0 }, "schema" : "https://github.com/citation-style-language/schema/raw/master/csl-citation.json" }</w:instrText>
        </w:r>
      </w:ins>
      <w:del w:id="3531" w:author="Robin Matthews" w:date="2021-07-08T16:52:00Z">
        <w:r w:rsidR="00D477C7" w:rsidDel="00D871C2">
          <w:rPr>
            <w:lang w:val="en-US"/>
          </w:rPr>
          <w:delInstrText>ADDIN CSL_CITATION { "citationItems" : [ { "id" : "ITEM-1", "itemData" : { "DOI" : "10.1002/jgrd.50613", "ISSN" : "2169897X", "author" : [ { "dropping-particle" : "", "family" : "Sand", "given" : "Maria", "non-dropping-particle" : "", "parse-names" : false, "suffix" : "" }, { "dropping-particle" : "", "family" : "Berntsen", "given" : "Terje Koren", "non-dropping-particle" : "", "parse-names" : false, "suffix" : "" }, { "dropping-particle" : "", "family" : "Seland", "given" : "\u00d8yvind", "non-dropping-particle" : "", "parse-names" : false, "suffix" : "" }, { "dropping-particle" : "", "family" : "Kristj\u00e1nsson", "given" : "J\u00f3n Egill", "non-dropping-particle" : "", "parse-names" : false, "suffix" : "" } ], "container-title" : "Journal of Geophysical Research: Atmospheres", "id" : "ITEM-1", "issue" : "14", "issued" : { "date-parts" : [ [ "2013", "7", "27" ] ] }, "page" : "7788-7798", "publisher" : "Wiley-Blackwell", "title" : "Arctic surface temperature change to emissions of black carbon within Arctic or midlatitudes", "translator" : [ { "dropping-particle" : "", "family" : "G3341", "given" : "", "non-dropping-particle" : "", "parse-names" : false, "suffix" : "" } ], "type" : "article-journal", "volume" : "118" }, "uris" : [ "http://www.mendeley.com/documents/?uuid=9e0f8bbf-07f3-3f10-8fec-a1ee3b8d4e51" ] }, { "id" : "ITEM-2", "itemData" : { "DOI" : "10.1038/ngeo473", "ISSN" : "1752-0894", "abstract" : "The relative importance of regional and global changes in atmospheric greenhouse gas and aerosol concentrations for regional changes in climate is not well known. A climate model analysis of tropical, mid-latitude and polar regions shows that the extratropics and, in particular, the Arctic region are sensitive to local changes in radiative forcing.", "author" : [ { "dropping-particle" : "", "family" : "Shindell", "given" : "Drew T", "non-dropping-particle" : "", "parse-names" : false, "suffix" : "" }, { "dropping-particle" : "", "family" : "Faluvegi", "given" : "Greg", "non-dropping-particle" : "", "parse-names" : false, "suffix" : "" } ], "container-title" : "Nature Geoscience", "id" : "ITEM-2", "issue" : "4", "issued" : { "date-parts" : [ [ "2009", "4", "22" ] ] }, "page" : "294-300", "publisher" : "Nature Publishing Group", "title" : "Climate response to regional radiative forcing during the twentieth century", "translator" : [ { "dropping-particle" : "", "family" : "G3511", "given" : "", "non-dropping-particle" : "", "parse-names" : false, "suffix" : "" } ], "type" : "article-journal", "volume" : "2" }, "uris" : [ "http://www.mendeley.com/documents/?uuid=6eab1a61-d69d-3ecb-87cf-e0ea00618da1" ] } ], "mendeley" : { "formattedCitation" : "(Shindell and Faluvegi, 2009; Sand et al., 2013b)", "manualFormatting" : "(e.g., Sand et al., 2013b; Shindell and Faluvegi, 2009)", "plainTextFormattedCitation" : "(Shindell and Faluvegi, 2009; Sand et al., 2013b)", "previouslyFormattedCitation" : "(Shindell and Faluvegi, 2009; Sand et al., 2013b)" }, "properties" : { "noteIndex" : 0 }, "schema" : "https://github.com/citation-style-language/schema/raw/master/csl-citation.json" }</w:delInstrText>
        </w:r>
      </w:del>
      <w:r w:rsidRPr="002524C9">
        <w:fldChar w:fldCharType="separate"/>
      </w:r>
      <w:r w:rsidR="00CB33A1">
        <w:rPr>
          <w:noProof/>
          <w:lang w:val="en-US"/>
        </w:rPr>
        <w:t xml:space="preserve">(e.g., </w:t>
      </w:r>
      <w:ins w:id="3532" w:author="Robin Matthews" w:date="2021-07-08T16:52:00Z">
        <w:r w:rsidR="00D871C2" w:rsidRPr="002A1EE0">
          <w:rPr>
            <w:noProof/>
            <w:lang w:val="en-US"/>
          </w:rPr>
          <w:t>Shindell and Faluvegi, 2009; Sand et al., 2013a</w:t>
        </w:r>
        <w:r w:rsidR="00D871C2" w:rsidDel="00D871C2">
          <w:rPr>
            <w:noProof/>
            <w:lang w:val="en-US"/>
          </w:rPr>
          <w:t xml:space="preserve"> </w:t>
        </w:r>
      </w:ins>
      <w:del w:id="3533" w:author="Robin Matthews" w:date="2021-07-08T16:52:00Z">
        <w:r w:rsidR="00CB33A1" w:rsidDel="00D871C2">
          <w:rPr>
            <w:noProof/>
            <w:lang w:val="en-US"/>
          </w:rPr>
          <w:delText>Sand et al., 2013b; Shindell and Faluvegi, 2009</w:delText>
        </w:r>
      </w:del>
      <w:r w:rsidR="00CB33A1">
        <w:rPr>
          <w:noProof/>
          <w:lang w:val="en-US"/>
        </w:rPr>
        <w:t>)</w:t>
      </w:r>
      <w:r w:rsidRPr="002524C9">
        <w:fldChar w:fldCharType="end"/>
      </w:r>
      <w:commentRangeEnd w:id="3529"/>
      <w:r w:rsidR="00CB33A1">
        <w:rPr>
          <w:rStyle w:val="Marquedecommentaire"/>
        </w:rPr>
        <w:commentReference w:id="3529"/>
      </w:r>
      <w:r w:rsidRPr="003F5267" w:rsidDel="0069501F">
        <w:rPr>
          <w:rStyle w:val="fontstyle01"/>
          <w:rFonts w:ascii="Times New Roman" w:eastAsiaTheme="majorEastAsia" w:hAnsi="Times New Roman"/>
          <w:b w:val="0"/>
          <w:bCs w:val="0"/>
          <w:color w:val="auto"/>
          <w:sz w:val="22"/>
          <w:szCs w:val="22"/>
          <w:lang w:val="en-US"/>
        </w:rPr>
        <w:t xml:space="preserve"> </w:t>
      </w:r>
      <w:r w:rsidRPr="003F5267">
        <w:rPr>
          <w:rStyle w:val="fontstyle01"/>
          <w:rFonts w:ascii="Times New Roman" w:eastAsiaTheme="majorEastAsia" w:hAnsi="Times New Roman"/>
          <w:b w:val="0"/>
          <w:bCs w:val="0"/>
          <w:color w:val="auto"/>
          <w:sz w:val="22"/>
          <w:szCs w:val="22"/>
          <w:lang w:val="en-US"/>
        </w:rPr>
        <w:t>and with results from CMIP5 models (</w:t>
      </w:r>
      <w:ins w:id="3534" w:author="Lucy Cowie" w:date="2021-07-27T22:47:00Z">
        <w:r w:rsidR="00EF018D" w:rsidRPr="003F5267">
          <w:rPr>
            <w:rStyle w:val="fontstyle01"/>
            <w:rFonts w:ascii="Times New Roman" w:eastAsiaTheme="majorEastAsia" w:hAnsi="Times New Roman"/>
            <w:b w:val="0"/>
            <w:bCs w:val="0"/>
            <w:color w:val="auto"/>
            <w:sz w:val="22"/>
            <w:szCs w:val="22"/>
            <w:lang w:val="en-US"/>
          </w:rPr>
          <w:t xml:space="preserve">more on </w:t>
        </w:r>
        <w:r w:rsidR="00EF018D">
          <w:rPr>
            <w:rStyle w:val="fontstyle01"/>
            <w:rFonts w:ascii="Times New Roman" w:eastAsiaTheme="majorEastAsia" w:hAnsi="Times New Roman"/>
            <w:b w:val="0"/>
            <w:bCs w:val="0"/>
            <w:color w:val="auto"/>
            <w:sz w:val="22"/>
            <w:szCs w:val="22"/>
            <w:lang w:val="en-US"/>
          </w:rPr>
          <w:t xml:space="preserve">the </w:t>
        </w:r>
        <w:r w:rsidR="00EF018D" w:rsidRPr="003F5267">
          <w:rPr>
            <w:rStyle w:val="fontstyle01"/>
            <w:rFonts w:ascii="Times New Roman" w:eastAsiaTheme="majorEastAsia" w:hAnsi="Times New Roman"/>
            <w:b w:val="0"/>
            <w:bCs w:val="0"/>
            <w:color w:val="auto"/>
            <w:sz w:val="22"/>
            <w:szCs w:val="22"/>
            <w:lang w:val="en-US"/>
          </w:rPr>
          <w:t>Arctic below</w:t>
        </w:r>
        <w:r w:rsidR="00EF018D">
          <w:rPr>
            <w:rStyle w:val="fontstyle01"/>
            <w:rFonts w:ascii="Times New Roman" w:eastAsiaTheme="majorEastAsia" w:hAnsi="Times New Roman"/>
            <w:b w:val="0"/>
            <w:bCs w:val="0"/>
            <w:color w:val="auto"/>
            <w:sz w:val="22"/>
            <w:szCs w:val="22"/>
            <w:lang w:val="en-US"/>
          </w:rPr>
          <w:t>;</w:t>
        </w:r>
        <w:r w:rsidR="00EF018D" w:rsidRPr="003F5267">
          <w:rPr>
            <w:rStyle w:val="fontstyle01"/>
            <w:rFonts w:ascii="Times New Roman" w:eastAsiaTheme="majorEastAsia" w:hAnsi="Times New Roman"/>
            <w:b w:val="0"/>
            <w:bCs w:val="0"/>
            <w:color w:val="auto"/>
            <w:sz w:val="22"/>
            <w:szCs w:val="22"/>
            <w:lang w:val="en-US"/>
          </w:rPr>
          <w:t xml:space="preserve"> </w:t>
        </w:r>
      </w:ins>
      <w:commentRangeStart w:id="3535"/>
      <w:r w:rsidRPr="003F5267">
        <w:rPr>
          <w:rStyle w:val="fontstyle01"/>
          <w:rFonts w:ascii="Times New Roman" w:eastAsiaTheme="majorEastAsia" w:hAnsi="Times New Roman"/>
          <w:b w:val="0"/>
          <w:bCs w:val="0"/>
          <w:color w:val="auto"/>
          <w:sz w:val="22"/>
          <w:szCs w:val="22"/>
          <w:lang w:val="en-US"/>
        </w:rPr>
        <w:t>Shindell et al., 2015</w:t>
      </w:r>
      <w:commentRangeEnd w:id="3535"/>
      <w:r w:rsidR="00C3019D">
        <w:rPr>
          <w:rStyle w:val="Marquedecommentaire"/>
        </w:rPr>
        <w:commentReference w:id="3535"/>
      </w:r>
      <w:r w:rsidRPr="003F5267">
        <w:rPr>
          <w:rStyle w:val="fontstyle01"/>
          <w:rFonts w:ascii="Times New Roman" w:eastAsiaTheme="majorEastAsia" w:hAnsi="Times New Roman"/>
          <w:b w:val="0"/>
          <w:bCs w:val="0"/>
          <w:color w:val="auto"/>
          <w:sz w:val="22"/>
          <w:szCs w:val="22"/>
          <w:lang w:val="en-US"/>
        </w:rPr>
        <w:t>)</w:t>
      </w:r>
      <w:del w:id="3536" w:author="Lucy Cowie" w:date="2021-07-27T22:47:00Z">
        <w:r w:rsidRPr="003F5267" w:rsidDel="00EF018D">
          <w:rPr>
            <w:rStyle w:val="fontstyle01"/>
            <w:rFonts w:ascii="Times New Roman" w:eastAsiaTheme="majorEastAsia" w:hAnsi="Times New Roman"/>
            <w:b w:val="0"/>
            <w:bCs w:val="0"/>
            <w:color w:val="auto"/>
            <w:sz w:val="22"/>
            <w:szCs w:val="22"/>
            <w:lang w:val="en-US"/>
          </w:rPr>
          <w:delText xml:space="preserve"> (more on Arctic below)</w:delText>
        </w:r>
      </w:del>
      <w:r w:rsidRPr="003F5267">
        <w:rPr>
          <w:rStyle w:val="fontstyle01"/>
          <w:rFonts w:ascii="Times New Roman" w:eastAsiaTheme="majorEastAsia" w:hAnsi="Times New Roman"/>
          <w:b w:val="0"/>
          <w:bCs w:val="0"/>
          <w:color w:val="auto"/>
          <w:sz w:val="22"/>
          <w:szCs w:val="22"/>
          <w:lang w:val="en-US"/>
        </w:rPr>
        <w:t xml:space="preserve">. Thus, there is </w:t>
      </w:r>
      <w:r w:rsidRPr="003F5267">
        <w:rPr>
          <w:rStyle w:val="fontstyle01"/>
          <w:rFonts w:ascii="Times New Roman" w:eastAsiaTheme="majorEastAsia" w:hAnsi="Times New Roman"/>
          <w:b w:val="0"/>
          <w:bCs w:val="0"/>
          <w:i/>
          <w:color w:val="auto"/>
          <w:sz w:val="22"/>
          <w:szCs w:val="22"/>
          <w:lang w:val="en-US"/>
        </w:rPr>
        <w:t>high confidence</w:t>
      </w:r>
      <w:r w:rsidRPr="003F5267">
        <w:rPr>
          <w:rStyle w:val="fontstyle01"/>
          <w:rFonts w:ascii="Times New Roman" w:eastAsiaTheme="majorEastAsia" w:hAnsi="Times New Roman"/>
          <w:b w:val="0"/>
          <w:bCs w:val="0"/>
          <w:color w:val="auto"/>
          <w:sz w:val="22"/>
          <w:szCs w:val="22"/>
          <w:lang w:val="en-US"/>
        </w:rPr>
        <w:t xml:space="preserve"> that the temperature response to aerosols is </w:t>
      </w:r>
      <w:r w:rsidRPr="003F5267">
        <w:rPr>
          <w:lang w:val="en-US"/>
        </w:rPr>
        <w:t>more asymmetric than the response to WMGHGs</w:t>
      </w:r>
      <w:r w:rsidRPr="003F5267">
        <w:rPr>
          <w:rStyle w:val="fontstyle01"/>
          <w:rFonts w:ascii="Times New Roman" w:eastAsiaTheme="majorEastAsia" w:hAnsi="Times New Roman"/>
          <w:b w:val="0"/>
          <w:bCs w:val="0"/>
          <w:color w:val="auto"/>
          <w:sz w:val="22"/>
          <w:szCs w:val="22"/>
          <w:lang w:val="en-US"/>
        </w:rPr>
        <w:t xml:space="preserve"> and negative at all latitudes.</w:t>
      </w:r>
    </w:p>
    <w:p w14:paraId="5FAB4B57" w14:textId="77777777" w:rsidR="0002760B" w:rsidRPr="003F5267" w:rsidRDefault="0002760B" w:rsidP="002524C9">
      <w:pPr>
        <w:pStyle w:val="AR6BodyText"/>
        <w:rPr>
          <w:lang w:val="en-US"/>
        </w:rPr>
      </w:pPr>
    </w:p>
    <w:p w14:paraId="49762059" w14:textId="65052A4C" w:rsidR="0002760B" w:rsidRDefault="0002760B" w:rsidP="002524C9">
      <w:pPr>
        <w:pStyle w:val="AR6BodyText"/>
        <w:rPr>
          <w:rStyle w:val="fontstyle01"/>
          <w:rFonts w:ascii="Times New Roman" w:eastAsiaTheme="majorEastAsia" w:hAnsi="Times New Roman"/>
          <w:b w:val="0"/>
          <w:bCs w:val="0"/>
          <w:color w:val="auto"/>
          <w:sz w:val="22"/>
          <w:szCs w:val="22"/>
          <w:lang w:val="en-US"/>
        </w:rPr>
      </w:pPr>
      <w:r w:rsidRPr="00CE3800">
        <w:rPr>
          <w:lang w:val="en-US"/>
        </w:rPr>
        <w:t>The asymmetric aerosol and greenhouse gas forcing on regional</w:t>
      </w:r>
      <w:ins w:id="3537" w:author="Lucy Cowie" w:date="2021-07-28T10:55:00Z">
        <w:r w:rsidR="00170D15">
          <w:rPr>
            <w:lang w:val="en-US"/>
          </w:rPr>
          <w:t>-</w:t>
        </w:r>
      </w:ins>
      <w:del w:id="3538" w:author="Lucy Cowie" w:date="2021-07-28T10:55:00Z">
        <w:r w:rsidRPr="00CE3800" w:rsidDel="00170D15">
          <w:rPr>
            <w:lang w:val="en-US"/>
          </w:rPr>
          <w:delText xml:space="preserve"> </w:delText>
        </w:r>
      </w:del>
      <w:r w:rsidRPr="00CE3800">
        <w:rPr>
          <w:lang w:val="en-US"/>
        </w:rPr>
        <w:t xml:space="preserve">scale climate responses have also been assessed </w:t>
      </w:r>
      <w:r w:rsidR="00707CE0">
        <w:rPr>
          <w:lang w:val="en-US"/>
        </w:rPr>
        <w:t xml:space="preserve">to lead to </w:t>
      </w:r>
      <w:r w:rsidR="00707CE0" w:rsidRPr="00693F5B">
        <w:rPr>
          <w:lang w:val="en-US"/>
        </w:rPr>
        <w:t xml:space="preserve">contrasting effects </w:t>
      </w:r>
      <w:r w:rsidR="00707CE0">
        <w:rPr>
          <w:lang w:val="en-US"/>
        </w:rPr>
        <w:t>on precipitation</w:t>
      </w:r>
      <w:r w:rsidR="00707CE0" w:rsidRPr="00693F5B">
        <w:rPr>
          <w:lang w:val="en-US"/>
        </w:rPr>
        <w:t xml:space="preserve"> </w:t>
      </w:r>
      <w:r w:rsidRPr="00CE3800">
        <w:rPr>
          <w:lang w:val="en-US"/>
        </w:rPr>
        <w:t xml:space="preserve">in </w:t>
      </w:r>
      <w:r w:rsidR="00B43125">
        <w:rPr>
          <w:lang w:val="en-US"/>
        </w:rPr>
        <w:t>C</w:t>
      </w:r>
      <w:r w:rsidRPr="00CE3800">
        <w:rPr>
          <w:lang w:val="en-US"/>
        </w:rPr>
        <w:t xml:space="preserve">hapter 8. </w:t>
      </w:r>
      <w:r w:rsidR="00D772C6">
        <w:rPr>
          <w:lang w:val="en-US"/>
        </w:rPr>
        <w:t>T</w:t>
      </w:r>
      <w:r w:rsidRPr="00CE3800">
        <w:rPr>
          <w:lang w:val="en-US"/>
        </w:rPr>
        <w:t xml:space="preserve">he asymmetric </w:t>
      </w:r>
      <w:r w:rsidR="00D772C6">
        <w:rPr>
          <w:rStyle w:val="fontstyle01"/>
          <w:rFonts w:ascii="Times New Roman" w:eastAsiaTheme="majorEastAsia" w:hAnsi="Times New Roman"/>
          <w:b w:val="0"/>
          <w:bCs w:val="0"/>
          <w:color w:val="auto"/>
          <w:sz w:val="22"/>
          <w:szCs w:val="22"/>
          <w:lang w:val="en-US"/>
        </w:rPr>
        <w:t>historical</w:t>
      </w:r>
      <w:r w:rsidRPr="00CE3800">
        <w:rPr>
          <w:rStyle w:val="fontstyle01"/>
          <w:rFonts w:ascii="Times New Roman" w:eastAsiaTheme="majorEastAsia" w:hAnsi="Times New Roman"/>
          <w:b w:val="0"/>
          <w:bCs w:val="0"/>
          <w:color w:val="auto"/>
          <w:sz w:val="22"/>
          <w:szCs w:val="22"/>
          <w:lang w:val="en-US"/>
        </w:rPr>
        <w:t xml:space="preserve"> radiative forcing due to aerosols </w:t>
      </w:r>
      <w:r w:rsidR="00D772C6">
        <w:rPr>
          <w:rStyle w:val="fontstyle01"/>
          <w:rFonts w:ascii="Times New Roman" w:eastAsiaTheme="majorEastAsia" w:hAnsi="Times New Roman"/>
          <w:b w:val="0"/>
          <w:bCs w:val="0"/>
          <w:color w:val="auto"/>
          <w:sz w:val="22"/>
          <w:szCs w:val="22"/>
          <w:lang w:val="en-US"/>
        </w:rPr>
        <w:t xml:space="preserve">led to </w:t>
      </w:r>
      <w:r w:rsidR="00FA259E">
        <w:rPr>
          <w:rStyle w:val="fontstyle01"/>
          <w:rFonts w:ascii="Times New Roman" w:eastAsiaTheme="majorEastAsia" w:hAnsi="Times New Roman"/>
          <w:b w:val="0"/>
          <w:bCs w:val="0"/>
          <w:color w:val="auto"/>
          <w:sz w:val="22"/>
          <w:szCs w:val="22"/>
          <w:lang w:val="en-US"/>
        </w:rPr>
        <w:t xml:space="preserve">a southward </w:t>
      </w:r>
      <w:r w:rsidRPr="00CE3800">
        <w:rPr>
          <w:rStyle w:val="fontstyle01"/>
          <w:rFonts w:ascii="Times New Roman" w:eastAsiaTheme="majorEastAsia" w:hAnsi="Times New Roman"/>
          <w:b w:val="0"/>
          <w:bCs w:val="0"/>
          <w:color w:val="auto"/>
          <w:sz w:val="22"/>
          <w:szCs w:val="22"/>
          <w:lang w:val="en-US"/>
        </w:rPr>
        <w:t>shift in the tropical rain belt (</w:t>
      </w:r>
      <w:r w:rsidRPr="00CE3800">
        <w:rPr>
          <w:rStyle w:val="fontstyle01"/>
          <w:rFonts w:ascii="Times New Roman" w:eastAsiaTheme="majorEastAsia" w:hAnsi="Times New Roman"/>
          <w:b w:val="0"/>
          <w:bCs w:val="0"/>
          <w:i/>
          <w:color w:val="auto"/>
          <w:sz w:val="22"/>
          <w:szCs w:val="22"/>
          <w:lang w:val="en-US"/>
        </w:rPr>
        <w:t>high confidence</w:t>
      </w:r>
      <w:r w:rsidR="00FA259E" w:rsidRPr="00607D4B">
        <w:rPr>
          <w:rStyle w:val="fontstyle01"/>
          <w:rFonts w:ascii="Times New Roman" w:eastAsiaTheme="majorEastAsia" w:hAnsi="Times New Roman"/>
          <w:b w:val="0"/>
          <w:bCs w:val="0"/>
          <w:color w:val="auto"/>
          <w:sz w:val="22"/>
          <w:szCs w:val="22"/>
          <w:lang w:val="en-US"/>
        </w:rPr>
        <w:t xml:space="preserve">) </w:t>
      </w:r>
      <w:r w:rsidR="00D772C6">
        <w:rPr>
          <w:rStyle w:val="fontstyle01"/>
          <w:rFonts w:ascii="Times New Roman" w:eastAsiaTheme="majorEastAsia" w:hAnsi="Times New Roman"/>
          <w:b w:val="0"/>
          <w:bCs w:val="0"/>
          <w:color w:val="auto"/>
          <w:sz w:val="22"/>
          <w:szCs w:val="22"/>
          <w:lang w:val="en-US"/>
        </w:rPr>
        <w:t xml:space="preserve">and contributed </w:t>
      </w:r>
      <w:r w:rsidR="00FA259E" w:rsidRPr="00FA259E">
        <w:rPr>
          <w:rStyle w:val="fontstyle01"/>
          <w:rFonts w:ascii="Times New Roman" w:eastAsiaTheme="majorEastAsia" w:hAnsi="Times New Roman"/>
          <w:b w:val="0"/>
          <w:bCs w:val="0"/>
          <w:color w:val="auto"/>
          <w:sz w:val="22"/>
          <w:szCs w:val="22"/>
          <w:lang w:val="en-US"/>
        </w:rPr>
        <w:t xml:space="preserve">to </w:t>
      </w:r>
      <w:r w:rsidR="00FA259E" w:rsidRPr="00FA259E">
        <w:rPr>
          <w:rStyle w:val="fontstyle01"/>
          <w:rFonts w:ascii="Times New Roman" w:eastAsiaTheme="majorEastAsia" w:hAnsi="Times New Roman"/>
          <w:b w:val="0"/>
          <w:bCs w:val="0"/>
          <w:color w:val="auto"/>
          <w:sz w:val="22"/>
          <w:szCs w:val="22"/>
          <w:lang w:val="en-US"/>
        </w:rPr>
        <w:lastRenderedPageBreak/>
        <w:t>the Sahel drought from the 1970s</w:t>
      </w:r>
      <w:r w:rsidR="00602F26">
        <w:rPr>
          <w:rStyle w:val="fontstyle01"/>
          <w:rFonts w:ascii="Times New Roman" w:eastAsiaTheme="majorEastAsia" w:hAnsi="Times New Roman"/>
          <w:b w:val="0"/>
          <w:bCs w:val="0"/>
          <w:color w:val="auto"/>
          <w:sz w:val="22"/>
          <w:szCs w:val="22"/>
          <w:lang w:val="en-US"/>
        </w:rPr>
        <w:t xml:space="preserve"> to the 1980s (</w:t>
      </w:r>
      <w:r w:rsidR="00602F26" w:rsidRPr="0048269A">
        <w:rPr>
          <w:rStyle w:val="fontstyle01"/>
          <w:rFonts w:ascii="Times New Roman" w:eastAsiaTheme="majorEastAsia" w:hAnsi="Times New Roman"/>
          <w:b w:val="0"/>
          <w:bCs w:val="0"/>
          <w:i/>
          <w:color w:val="auto"/>
          <w:sz w:val="22"/>
          <w:szCs w:val="22"/>
          <w:lang w:val="en-US"/>
        </w:rPr>
        <w:t>high confidence</w:t>
      </w:r>
      <w:r w:rsidR="00602F26">
        <w:rPr>
          <w:rStyle w:val="fontstyle01"/>
          <w:rFonts w:ascii="Times New Roman" w:eastAsiaTheme="majorEastAsia" w:hAnsi="Times New Roman"/>
          <w:b w:val="0"/>
          <w:bCs w:val="0"/>
          <w:color w:val="auto"/>
          <w:sz w:val="22"/>
          <w:szCs w:val="22"/>
          <w:lang w:val="en-US"/>
        </w:rPr>
        <w:t>)</w:t>
      </w:r>
      <w:r w:rsidR="00FA259E">
        <w:rPr>
          <w:rStyle w:val="fontstyle01"/>
          <w:rFonts w:ascii="Times New Roman" w:eastAsiaTheme="majorEastAsia" w:hAnsi="Times New Roman"/>
          <w:b w:val="0"/>
          <w:bCs w:val="0"/>
          <w:color w:val="auto"/>
          <w:sz w:val="22"/>
          <w:szCs w:val="22"/>
          <w:lang w:val="en-US"/>
        </w:rPr>
        <w:t xml:space="preserve">. </w:t>
      </w:r>
      <w:r w:rsidR="00C15CE2">
        <w:rPr>
          <w:rStyle w:val="fontstyle01"/>
          <w:rFonts w:ascii="Times New Roman" w:eastAsiaTheme="majorEastAsia" w:hAnsi="Times New Roman"/>
          <w:b w:val="0"/>
          <w:bCs w:val="0"/>
          <w:color w:val="auto"/>
          <w:sz w:val="22"/>
          <w:szCs w:val="22"/>
          <w:lang w:val="en-US"/>
        </w:rPr>
        <w:t>Furthermore, t</w:t>
      </w:r>
      <w:r w:rsidR="00607D4B">
        <w:rPr>
          <w:rStyle w:val="fontstyle01"/>
          <w:rFonts w:ascii="Times New Roman" w:eastAsiaTheme="majorEastAsia" w:hAnsi="Times New Roman"/>
          <w:b w:val="0"/>
          <w:bCs w:val="0"/>
          <w:color w:val="auto"/>
          <w:sz w:val="22"/>
          <w:szCs w:val="22"/>
          <w:lang w:val="en-US"/>
        </w:rPr>
        <w:t xml:space="preserve">he asymmetry of the forcing led to </w:t>
      </w:r>
      <w:r w:rsidRPr="00CE3800">
        <w:rPr>
          <w:rStyle w:val="fontstyle01"/>
          <w:rFonts w:ascii="Times New Roman" w:eastAsiaTheme="majorEastAsia" w:hAnsi="Times New Roman"/>
          <w:b w:val="0"/>
          <w:bCs w:val="0"/>
          <w:color w:val="auto"/>
          <w:sz w:val="22"/>
          <w:szCs w:val="22"/>
          <w:lang w:val="en-US"/>
        </w:rPr>
        <w:t>contrasting effects in</w:t>
      </w:r>
      <w:r w:rsidR="00607D4B">
        <w:rPr>
          <w:rStyle w:val="fontstyle01"/>
          <w:rFonts w:ascii="Times New Roman" w:eastAsiaTheme="majorEastAsia" w:hAnsi="Times New Roman"/>
          <w:b w:val="0"/>
          <w:bCs w:val="0"/>
          <w:color w:val="auto"/>
          <w:sz w:val="22"/>
          <w:szCs w:val="22"/>
          <w:lang w:val="en-US"/>
        </w:rPr>
        <w:t xml:space="preserve"> monsoon</w:t>
      </w:r>
      <w:r w:rsidRPr="00CE3800">
        <w:rPr>
          <w:rStyle w:val="fontstyle01"/>
          <w:rFonts w:ascii="Times New Roman" w:eastAsiaTheme="majorEastAsia" w:hAnsi="Times New Roman"/>
          <w:b w:val="0"/>
          <w:bCs w:val="0"/>
          <w:color w:val="auto"/>
          <w:sz w:val="22"/>
          <w:szCs w:val="22"/>
          <w:lang w:val="en-US"/>
        </w:rPr>
        <w:t xml:space="preserve"> precipitation changes over </w:t>
      </w:r>
      <w:r w:rsidR="00607D4B">
        <w:rPr>
          <w:rStyle w:val="fontstyle01"/>
          <w:rFonts w:ascii="Times New Roman" w:eastAsiaTheme="majorEastAsia" w:hAnsi="Times New Roman"/>
          <w:b w:val="0"/>
          <w:bCs w:val="0"/>
          <w:color w:val="auto"/>
          <w:sz w:val="22"/>
          <w:szCs w:val="22"/>
          <w:lang w:val="en-US"/>
        </w:rPr>
        <w:t>West Africa</w:t>
      </w:r>
      <w:r w:rsidRPr="00CE3800">
        <w:rPr>
          <w:rStyle w:val="fontstyle01"/>
          <w:rFonts w:ascii="Times New Roman" w:eastAsiaTheme="majorEastAsia" w:hAnsi="Times New Roman"/>
          <w:b w:val="0"/>
          <w:bCs w:val="0"/>
          <w:color w:val="auto"/>
          <w:sz w:val="22"/>
          <w:szCs w:val="22"/>
          <w:lang w:val="en-US"/>
        </w:rPr>
        <w:t>, South Asia and East Asia over much of the mid-20</w:t>
      </w:r>
      <w:r w:rsidRPr="00636221">
        <w:rPr>
          <w:rStyle w:val="fontstyle01"/>
          <w:rFonts w:ascii="Times New Roman" w:eastAsiaTheme="majorEastAsia" w:hAnsi="Times New Roman"/>
          <w:b w:val="0"/>
          <w:bCs w:val="0"/>
          <w:color w:val="auto"/>
          <w:sz w:val="22"/>
          <w:szCs w:val="22"/>
          <w:lang w:val="en-US"/>
          <w:rPrChange w:id="3539" w:author="Ian Blenkinsop" w:date="2021-07-29T12:07:00Z">
            <w:rPr>
              <w:rStyle w:val="fontstyle01"/>
              <w:rFonts w:ascii="Times New Roman" w:eastAsiaTheme="majorEastAsia" w:hAnsi="Times New Roman"/>
              <w:b w:val="0"/>
              <w:bCs w:val="0"/>
              <w:color w:val="auto"/>
              <w:sz w:val="22"/>
              <w:szCs w:val="22"/>
              <w:vertAlign w:val="superscript"/>
              <w:lang w:val="en-US"/>
            </w:rPr>
          </w:rPrChange>
        </w:rPr>
        <w:t>th</w:t>
      </w:r>
      <w:r w:rsidRPr="00CE3800">
        <w:rPr>
          <w:rStyle w:val="fontstyle01"/>
          <w:rFonts w:ascii="Times New Roman" w:eastAsiaTheme="majorEastAsia" w:hAnsi="Times New Roman"/>
          <w:b w:val="0"/>
          <w:bCs w:val="0"/>
          <w:color w:val="auto"/>
          <w:sz w:val="22"/>
          <w:szCs w:val="22"/>
          <w:vertAlign w:val="superscript"/>
          <w:lang w:val="en-US"/>
        </w:rPr>
        <w:t xml:space="preserve"> </w:t>
      </w:r>
      <w:r w:rsidRPr="00CE3800">
        <w:rPr>
          <w:rStyle w:val="fontstyle01"/>
          <w:rFonts w:ascii="Times New Roman" w:eastAsiaTheme="majorEastAsia" w:hAnsi="Times New Roman"/>
          <w:b w:val="0"/>
          <w:bCs w:val="0"/>
          <w:color w:val="auto"/>
          <w:sz w:val="22"/>
          <w:szCs w:val="22"/>
          <w:lang w:val="en-US"/>
        </w:rPr>
        <w:t xml:space="preserve">century </w:t>
      </w:r>
      <w:r w:rsidR="00607D4B" w:rsidRPr="00FA259E">
        <w:rPr>
          <w:rStyle w:val="fontstyle01"/>
          <w:rFonts w:ascii="Times New Roman" w:eastAsiaTheme="majorEastAsia" w:hAnsi="Times New Roman"/>
          <w:b w:val="0"/>
          <w:bCs w:val="0"/>
          <w:color w:val="auto"/>
          <w:sz w:val="22"/>
          <w:szCs w:val="22"/>
          <w:lang w:val="en-US"/>
        </w:rPr>
        <w:t xml:space="preserve">due to </w:t>
      </w:r>
      <w:r w:rsidR="0048269A">
        <w:rPr>
          <w:rStyle w:val="fontstyle01"/>
          <w:rFonts w:ascii="Times New Roman" w:eastAsiaTheme="majorEastAsia" w:hAnsi="Times New Roman"/>
          <w:b w:val="0"/>
          <w:bCs w:val="0"/>
          <w:color w:val="auto"/>
          <w:sz w:val="22"/>
          <w:szCs w:val="22"/>
          <w:lang w:val="en-US"/>
        </w:rPr>
        <w:t xml:space="preserve">GHG-induced </w:t>
      </w:r>
      <w:r w:rsidR="00162BCD">
        <w:rPr>
          <w:rStyle w:val="fontstyle01"/>
          <w:rFonts w:ascii="Times New Roman" w:eastAsiaTheme="majorEastAsia" w:hAnsi="Times New Roman"/>
          <w:b w:val="0"/>
          <w:bCs w:val="0"/>
          <w:color w:val="auto"/>
          <w:sz w:val="22"/>
          <w:szCs w:val="22"/>
          <w:lang w:val="en-US"/>
        </w:rPr>
        <w:t xml:space="preserve">precipitation </w:t>
      </w:r>
      <w:r w:rsidR="00607D4B" w:rsidRPr="00FA259E">
        <w:rPr>
          <w:rStyle w:val="fontstyle01"/>
          <w:rFonts w:ascii="Times New Roman" w:eastAsiaTheme="majorEastAsia" w:hAnsi="Times New Roman"/>
          <w:b w:val="0"/>
          <w:bCs w:val="0"/>
          <w:color w:val="auto"/>
          <w:sz w:val="22"/>
          <w:szCs w:val="22"/>
          <w:lang w:val="en-US"/>
        </w:rPr>
        <w:t xml:space="preserve">increases counteracted by </w:t>
      </w:r>
      <w:r w:rsidR="0048269A">
        <w:rPr>
          <w:rStyle w:val="fontstyle01"/>
          <w:rFonts w:ascii="Times New Roman" w:eastAsiaTheme="majorEastAsia" w:hAnsi="Times New Roman"/>
          <w:b w:val="0"/>
          <w:bCs w:val="0"/>
          <w:color w:val="auto"/>
          <w:sz w:val="22"/>
          <w:szCs w:val="22"/>
          <w:lang w:val="en-US"/>
        </w:rPr>
        <w:t>anthropogenic aerosol-induced</w:t>
      </w:r>
      <w:r w:rsidR="00162BCD">
        <w:rPr>
          <w:rStyle w:val="fontstyle01"/>
          <w:rFonts w:ascii="Times New Roman" w:eastAsiaTheme="majorEastAsia" w:hAnsi="Times New Roman"/>
          <w:b w:val="0"/>
          <w:bCs w:val="0"/>
          <w:color w:val="auto"/>
          <w:sz w:val="22"/>
          <w:szCs w:val="22"/>
          <w:lang w:val="en-US"/>
        </w:rPr>
        <w:t xml:space="preserve"> decreases</w:t>
      </w:r>
      <w:r w:rsidR="0048269A">
        <w:rPr>
          <w:rStyle w:val="fontstyle01"/>
          <w:rFonts w:ascii="Times New Roman" w:eastAsiaTheme="majorEastAsia" w:hAnsi="Times New Roman"/>
          <w:b w:val="0"/>
          <w:bCs w:val="0"/>
          <w:color w:val="auto"/>
          <w:sz w:val="22"/>
          <w:szCs w:val="22"/>
          <w:lang w:val="en-US"/>
        </w:rPr>
        <w:t xml:space="preserve"> </w:t>
      </w:r>
      <w:r w:rsidRPr="00CE3800">
        <w:rPr>
          <w:rStyle w:val="fontstyle01"/>
          <w:rFonts w:ascii="Times New Roman" w:eastAsiaTheme="majorEastAsia" w:hAnsi="Times New Roman"/>
          <w:b w:val="0"/>
          <w:bCs w:val="0"/>
          <w:color w:val="auto"/>
          <w:sz w:val="22"/>
          <w:szCs w:val="22"/>
          <w:lang w:val="en-US"/>
        </w:rPr>
        <w:t>(</w:t>
      </w:r>
      <w:r w:rsidRPr="00CE3800">
        <w:rPr>
          <w:rStyle w:val="fontstyle01"/>
          <w:rFonts w:ascii="Times New Roman" w:eastAsiaTheme="majorEastAsia" w:hAnsi="Times New Roman"/>
          <w:b w:val="0"/>
          <w:bCs w:val="0"/>
          <w:i/>
          <w:color w:val="auto"/>
          <w:sz w:val="22"/>
          <w:szCs w:val="22"/>
          <w:lang w:val="en-US"/>
        </w:rPr>
        <w:t>high confidence</w:t>
      </w:r>
      <w:r w:rsidRPr="00CE3800">
        <w:rPr>
          <w:rStyle w:val="fontstyle01"/>
          <w:rFonts w:ascii="Times New Roman" w:eastAsiaTheme="majorEastAsia" w:hAnsi="Times New Roman"/>
          <w:b w:val="0"/>
          <w:bCs w:val="0"/>
          <w:color w:val="auto"/>
          <w:sz w:val="22"/>
          <w:szCs w:val="22"/>
          <w:lang w:val="en-US"/>
        </w:rPr>
        <w:t>)</w:t>
      </w:r>
      <w:r w:rsidR="0007439D">
        <w:rPr>
          <w:rStyle w:val="fontstyle01"/>
          <w:rFonts w:ascii="Times New Roman" w:eastAsiaTheme="majorEastAsia" w:hAnsi="Times New Roman"/>
          <w:b w:val="0"/>
          <w:bCs w:val="0"/>
          <w:color w:val="auto"/>
          <w:sz w:val="22"/>
          <w:szCs w:val="22"/>
          <w:lang w:val="en-US"/>
        </w:rPr>
        <w:t xml:space="preserve"> (</w:t>
      </w:r>
      <w:r w:rsidR="00B43125">
        <w:rPr>
          <w:rStyle w:val="fontstyle01"/>
          <w:rFonts w:ascii="Times New Roman" w:eastAsiaTheme="majorEastAsia" w:hAnsi="Times New Roman"/>
          <w:b w:val="0"/>
          <w:bCs w:val="0"/>
          <w:color w:val="auto"/>
          <w:sz w:val="22"/>
          <w:szCs w:val="22"/>
          <w:lang w:val="en-US"/>
        </w:rPr>
        <w:t>s</w:t>
      </w:r>
      <w:r w:rsidR="0007439D">
        <w:rPr>
          <w:rStyle w:val="fontstyle01"/>
          <w:rFonts w:ascii="Times New Roman" w:eastAsiaTheme="majorEastAsia" w:hAnsi="Times New Roman"/>
          <w:b w:val="0"/>
          <w:bCs w:val="0"/>
          <w:color w:val="auto"/>
          <w:sz w:val="22"/>
          <w:szCs w:val="22"/>
          <w:lang w:val="en-US"/>
        </w:rPr>
        <w:t xml:space="preserve">ee </w:t>
      </w:r>
      <w:commentRangeStart w:id="3540"/>
      <w:r w:rsidR="00B43125">
        <w:rPr>
          <w:rStyle w:val="fontstyle01"/>
          <w:rFonts w:ascii="Times New Roman" w:eastAsiaTheme="majorEastAsia" w:hAnsi="Times New Roman"/>
          <w:b w:val="0"/>
          <w:bCs w:val="0"/>
          <w:color w:val="auto"/>
          <w:sz w:val="22"/>
          <w:szCs w:val="22"/>
          <w:lang w:val="en-US"/>
        </w:rPr>
        <w:t>S</w:t>
      </w:r>
      <w:r w:rsidR="0007439D">
        <w:rPr>
          <w:rStyle w:val="fontstyle01"/>
          <w:rFonts w:ascii="Times New Roman" w:eastAsiaTheme="majorEastAsia" w:hAnsi="Times New Roman"/>
          <w:b w:val="0"/>
          <w:bCs w:val="0"/>
          <w:color w:val="auto"/>
          <w:sz w:val="22"/>
          <w:szCs w:val="22"/>
          <w:lang w:val="en-US"/>
        </w:rPr>
        <w:t>ection</w:t>
      </w:r>
      <w:r w:rsidR="0007439D" w:rsidRPr="00CE3800">
        <w:rPr>
          <w:rStyle w:val="fontstyle01"/>
          <w:rFonts w:ascii="Times New Roman" w:eastAsiaTheme="majorEastAsia" w:hAnsi="Times New Roman"/>
          <w:b w:val="0"/>
          <w:bCs w:val="0"/>
          <w:color w:val="auto"/>
          <w:sz w:val="22"/>
          <w:szCs w:val="22"/>
          <w:lang w:val="en-US"/>
        </w:rPr>
        <w:t xml:space="preserve"> 8</w:t>
      </w:r>
      <w:r w:rsidR="00607D4B">
        <w:rPr>
          <w:rStyle w:val="fontstyle01"/>
          <w:rFonts w:ascii="Times New Roman" w:eastAsiaTheme="majorEastAsia" w:hAnsi="Times New Roman"/>
          <w:b w:val="0"/>
          <w:bCs w:val="0"/>
          <w:color w:val="auto"/>
          <w:sz w:val="22"/>
          <w:szCs w:val="22"/>
          <w:lang w:val="en-US"/>
        </w:rPr>
        <w:t>.3,</w:t>
      </w:r>
      <w:commentRangeEnd w:id="3540"/>
      <w:r w:rsidR="00636221">
        <w:rPr>
          <w:rStyle w:val="Marquedecommentaire"/>
          <w:rFonts w:cs="Times New Roman"/>
          <w:lang w:val="en-GB" w:eastAsia="en-GB"/>
        </w:rPr>
        <w:commentReference w:id="3540"/>
      </w:r>
      <w:r w:rsidR="00607D4B">
        <w:rPr>
          <w:rStyle w:val="fontstyle01"/>
          <w:rFonts w:ascii="Times New Roman" w:eastAsiaTheme="majorEastAsia" w:hAnsi="Times New Roman"/>
          <w:b w:val="0"/>
          <w:bCs w:val="0"/>
          <w:color w:val="auto"/>
          <w:sz w:val="22"/>
          <w:szCs w:val="22"/>
          <w:lang w:val="en-US"/>
        </w:rPr>
        <w:t xml:space="preserve"> Box 8.1</w:t>
      </w:r>
      <w:r w:rsidR="0007439D">
        <w:rPr>
          <w:rStyle w:val="fontstyle01"/>
          <w:rFonts w:ascii="Times New Roman" w:eastAsiaTheme="majorEastAsia" w:hAnsi="Times New Roman"/>
          <w:b w:val="0"/>
          <w:bCs w:val="0"/>
          <w:color w:val="auto"/>
          <w:sz w:val="22"/>
          <w:szCs w:val="22"/>
          <w:lang w:val="en-US"/>
        </w:rPr>
        <w:t>)</w:t>
      </w:r>
      <w:r w:rsidRPr="00CE3800">
        <w:rPr>
          <w:rStyle w:val="fontstyle01"/>
          <w:rFonts w:ascii="Times New Roman" w:eastAsiaTheme="majorEastAsia" w:hAnsi="Times New Roman"/>
          <w:b w:val="0"/>
          <w:bCs w:val="0"/>
          <w:color w:val="auto"/>
          <w:sz w:val="22"/>
          <w:szCs w:val="22"/>
          <w:lang w:val="en-US"/>
        </w:rPr>
        <w:t xml:space="preserve">. </w:t>
      </w:r>
    </w:p>
    <w:p w14:paraId="599FAD24" w14:textId="77777777" w:rsidR="00607D4B" w:rsidRPr="00CE3800" w:rsidRDefault="00607D4B" w:rsidP="002524C9">
      <w:pPr>
        <w:pStyle w:val="AR6BodyText"/>
        <w:rPr>
          <w:rStyle w:val="fontstyle01"/>
          <w:rFonts w:ascii="Times New Roman" w:eastAsiaTheme="majorEastAsia" w:hAnsi="Times New Roman"/>
          <w:b w:val="0"/>
          <w:bCs w:val="0"/>
          <w:color w:val="auto"/>
          <w:sz w:val="22"/>
          <w:szCs w:val="22"/>
          <w:lang w:val="en-US"/>
        </w:rPr>
      </w:pPr>
    </w:p>
    <w:p w14:paraId="185E2D72" w14:textId="0EEABCDB" w:rsidR="0002760B" w:rsidRDefault="0002760B" w:rsidP="00B822D2">
      <w:pPr>
        <w:pStyle w:val="AR6BodyText"/>
        <w:rPr>
          <w:rFonts w:cs="Times New Roman"/>
          <w:noProof/>
          <w:color w:val="000000" w:themeColor="text1"/>
          <w:lang w:val="en-GB"/>
        </w:rPr>
      </w:pPr>
      <w:r w:rsidRPr="003F5267">
        <w:rPr>
          <w:lang w:val="en-US"/>
        </w:rPr>
        <w:t xml:space="preserve">The Arctic region </w:t>
      </w:r>
      <w:r w:rsidRPr="007A1D51">
        <w:rPr>
          <w:rFonts w:cs="Times New Roman"/>
          <w:color w:val="000000" w:themeColor="text1"/>
          <w:lang w:val="en-GB"/>
        </w:rPr>
        <w:t xml:space="preserve">is warming considerably faster than the rest of the globe </w:t>
      </w:r>
      <w:r w:rsidRPr="002D2A04">
        <w:rPr>
          <w:lang w:val="en-GB"/>
        </w:rPr>
        <w:t>(Atlas 5.9.2.2)</w:t>
      </w:r>
      <w:r>
        <w:rPr>
          <w:lang w:val="en-GB"/>
        </w:rPr>
        <w:t xml:space="preserve"> </w:t>
      </w:r>
      <w:r w:rsidRPr="007A1D51">
        <w:rPr>
          <w:rFonts w:cs="Times New Roman"/>
          <w:color w:val="000000" w:themeColor="text1"/>
          <w:lang w:val="en-GB"/>
        </w:rPr>
        <w:t>and</w:t>
      </w:r>
      <w:r w:rsidR="00467F07">
        <w:rPr>
          <w:rFonts w:cs="Times New Roman"/>
          <w:color w:val="000000" w:themeColor="text1"/>
          <w:lang w:val="en-GB"/>
        </w:rPr>
        <w:t>,</w:t>
      </w:r>
      <w:r w:rsidRPr="007A1D51">
        <w:rPr>
          <w:rFonts w:cs="Times New Roman"/>
          <w:color w:val="000000" w:themeColor="text1"/>
          <w:lang w:val="en-GB"/>
        </w:rPr>
        <w:t xml:space="preserve"> generally</w:t>
      </w:r>
      <w:r w:rsidR="00467F07">
        <w:rPr>
          <w:rFonts w:cs="Times New Roman"/>
          <w:color w:val="000000" w:themeColor="text1"/>
          <w:lang w:val="en-GB"/>
        </w:rPr>
        <w:t>,</w:t>
      </w:r>
      <w:r w:rsidRPr="007A1D51">
        <w:rPr>
          <w:rFonts w:cs="Times New Roman"/>
          <w:color w:val="000000" w:themeColor="text1"/>
          <w:lang w:val="en-GB"/>
        </w:rPr>
        <w:t xml:space="preserve"> studies indicate that </w:t>
      </w:r>
      <w:r w:rsidRPr="007A1D51">
        <w:rPr>
          <w:rFonts w:cs="Times New Roman"/>
          <w:bCs/>
          <w:color w:val="000000" w:themeColor="text1"/>
          <w:lang w:val="en-GB"/>
        </w:rPr>
        <w:t>this amplification of the temperature response toward the Arctic has</w:t>
      </w:r>
      <w:ins w:id="3541" w:author="Lucy Cowie" w:date="2021-07-28T10:57:00Z">
        <w:r w:rsidR="00696957">
          <w:rPr>
            <w:rFonts w:cs="Times New Roman"/>
            <w:bCs/>
            <w:color w:val="000000" w:themeColor="text1"/>
            <w:lang w:val="en-GB"/>
          </w:rPr>
          <w:t xml:space="preserve"> an</w:t>
        </w:r>
      </w:ins>
      <w:r w:rsidRPr="007A1D51">
        <w:rPr>
          <w:rFonts w:cs="Times New Roman"/>
          <w:bCs/>
          <w:color w:val="000000" w:themeColor="text1"/>
          <w:lang w:val="en-GB"/>
        </w:rPr>
        <w:t xml:space="preserve"> important contribution from local and remote aerosol forcing </w:t>
      </w:r>
      <w:r w:rsidRPr="007A1D51">
        <w:rPr>
          <w:rFonts w:cs="Times New Roman"/>
          <w:bCs/>
          <w:color w:val="000000" w:themeColor="text1"/>
          <w:lang w:val="en-GB"/>
        </w:rPr>
        <w:fldChar w:fldCharType="begin" w:fldLock="1"/>
      </w:r>
      <w:r w:rsidR="00D477C7">
        <w:rPr>
          <w:rFonts w:cs="Times New Roman"/>
          <w:bCs/>
          <w:color w:val="000000" w:themeColor="text1"/>
          <w:lang w:val="en-GB"/>
        </w:rPr>
        <w:instrText>ADDIN CSL_CITATION { "citationItems" : [ { "id" : "ITEM-1", "itemData" : { "DOI" : "10.5194/acp-18-12461-2018", "ISSN" : "1680-7324", "abstract" : "Abstract. The unintended climatic implications of aerosol and precursor emission reductions implemented to protect public health are poorly understood. We investigate the precipitation response to regional changes in aerosol emissions using three coupled chemistry\u2013climate models: NOAA Geophysical Fluid Dynamics Laboratory Coupled Model 3 (GFDL-CM3), NCAR Community Earth System Model (CESM1), and NASA Goddard Institute for Space Studies ModelE2 (GISS-E2). Our approach contrasts a long present-day control simulation from each model (up to 400 years with perpetual year 2000 or 2005 emissions) with 14 individual aerosol emissions perturbation simulations (160\u2013240 years each). We perturb emissions of sulfur dioxide and/or carbonaceous aerosol within six world regions and assess the significance of precipitation responses relative to internal variability determined by the control simulation and across the models. Global and regional precipitation mostly increases when we reduce regional aerosol emissions in the models, with the strongest responses occurring for sulfur dioxide emissions reductions from Europe and the United States. Precipitation responses to aerosol emissions reductions are largest in the tropics and project onto the El Ni\u00f1o\u2013Southern Oscillation (ENSO). Regressing precipitation onto an Indo-Pacific zonal sea level pressure gradient index (a proxy for ENSO) indicates that the ENSO component of the precipitation response to regional aerosol removal can be as large as 20% of the total simulated response. Precipitation increases in the Sahel in response to aerosol reductions in remote regions because an anomalous interhemispheric temperature gradient alters the position of the Intertropical Convergence Zone (ITCZ). This mechanism holds across multiple aerosol reduction simulations and models.", "author" : [ { "dropping-particle" : "", "family" : "Westervelt", "given" : "Daniel M.", "non-dropping-particle" : "", "parse-names" : false, "suffix" : "" }, { "dropping-particle" : "", "family" : "Conley", "given" : "Andrew J.", "non-dropping-particle" : "", "parse-names" : false, "suffix" : "" }, { "dropping-particle" : "", "family" : "Fiore", "given" : "Arlene M.", "non-dropping-particle" : "", "parse-names" : false, "suffix" : "" }, { "dropping-particle" : "", "family" : "Lamarque", "given" : "Jean-Fran\u00e7ois", "non-dropping-particle" : "", "parse-names" : false, "suffix" : "" }, { "dropping-particle" : "", "family" : "Shindell", "given" : "Drew T.", "non-dropping-particle" : "", "parse-names" : false, "suffix" : "" }, { "dropping-particle" : "", "family" : "Previdi", "given" : "Michael", "non-dropping-particle" : "", "parse-names" : false, "suffix" : "" }, { "dropping-particle" : "", "family" : "Mascioli", "given" : "Nora R.", "non-dropping-particle" : "", "parse-names" : false, "suffix" : "" }, { "dropping-particle" : "", "family" : "Faluvegi", "given" : "Greg", "non-dropping-particle" : "", "parse-names" : false, "suffix" : "" }, { "dropping-particle" : "", "family" : "Correa", "given" : "Gustavo", "non-dropping-particle" : "", "parse-names" : false, "suffix" : "" }, { "dropping-particle" : "", "family" : "Horowitz", "given" : "Larry W.", "non-dropping-particle" : "", "parse-names" : false, "suffix" : "" } ], "container-title" : "Atmospheric Chemistry and Physics", "id" : "ITEM-1", "issue" : "16", "issued" : { "date-parts" : [ [ "2018", "8", "28" ] ] }, "page" : "12461-12475", "title" : "Connecting regional aerosol emissions reductions to local and remote precipitation responses", "translator" : [ { "dropping-particle" : "", "family" : "G2972", "given" : "", "non-dropping-particle" : "", "parse-names" : false, "suffix" : "" } ], "type" : "article-journal", "volume" : "18" }, "uris" : [ "http://www.mendeley.com/documents/?uuid=b679e5b2-f079-479e-847b-b36125ef9255" ] }, { "id" : "ITEM-2", "itemData" : { "DOI" : "10.1002/2017JD027326", "ISSN" : "21698996", "abstract" : "We investigate the climate response to increased concentrations of black carbon (BC), as part of the Precipitation Driver Response Model Intercomparison Project (PDRMIP). A tenfold increase in BC is simulated by nine global coupled-climate models, producing a model median effective radiative forcing of 0.82 (ranging from 0.41 to 2.91)\u00a0W\u00a0m \u22122 , and a warming of 0.67 (0.16 to 1.66)\u00a0K globally and 1.24 (0.26 to 4.31)\u00a0K in the Arctic. A strong positive instantaneous radiative forcing (median of 2.10\u00a0W\u00a0m \u22122 based on five of the models) is countered by negative rapid adjustments (\u22120.64\u00a0W\u00a0m \u22122 for the same five models), which dampen the total surface temperature signal. Unlike other drivers of climate change, the response of temperature and cloud profiles to the BC forcing is dominated by rapid adjustments. Low-level cloud amounts increase for all models, while higher-level clouds are diminished. The rapid temperature response is particularly strong above 400\u00a0hPa, where increased atmospheric stabilization and reduced cloud cover contrast the response pattern of the other drivers. In conclusion, we find that this substantial increase in BC concentrations does have considerable impacts on important aspects of the climate system. However, some of these effects tend to offset one another, leaving a relatively small median global warming of 0.47\u00a0K per W\u00a0m \u22122 \u2014about 20% lower than the response to a doubling of CO 2 . Translating the tenfold increase in BC to the present-day impact of anthropogenic BC (given the emissions used in this work) would leave a warming of merely 0.07\u00a0K.", "author" : [ { "dropping-particle" : "", "family" : "Stjern", "given" : "Camilla Weum", "non-dropping-particle" : "", "parse-names" : false, "suffix" : "" }, { "dropping-particle" : "", "family" : "Samset", "given" : "Bj\u00f8rn Hallvard", "non-dropping-particle" : "", "parse-names" : false, "suffix" : "" }, { "dropping-particle" : "", "family" : "Myhre", "given" : "Gunnar", "non-dropping-particle" : "", "parse-names" : false, "suffix" : "" }, { "dropping-particle" : "", "family" : "Forster", "given" : "Piers M.", "non-dropping-particle" : "", "parse-names" : false, "suffix" : "" }, { "dropping-particle" : "", "family" : "Hodnebrog", "given" : "\u00d8ivind", "non-dropping-particle" : "", "parse-names" : false, "suffix" : "" }, { "dropping-particle" : "", "family" : "Andrews", "given" : "Timothy", "non-dropping-particle" : "", "parse-names" : false, "suffix" : "" }, { "dropping-particle" : "", "family" : "Boucher", "given" : "Olivier", "non-dropping-particle" : "", "parse-names" : false, "suffix" : "" }, { "dropping-particle" : "", "family" : "Faluvegi", "given" : "Gregory", "non-dropping-particle" : "", "parse-names" : false, "suffix" : "" }, { "dropping-particle" : "", "family" : "Iversen", "given" : "Trond", "non-dropping-particle" : "", "parse-names" : false, "suffix" : "" }, { "dropping-particle" : "", "family" : "Kasoar", "given" : "Matthew", "non-dropping-particle" : "", "parse-names" : false, "suffix" : "" }, { "dropping-particle" : "", "family" : "Kharin", "given" : "Viatcheslav", "non-dropping-particle" : "", "parse-names" : false, "suffix" : "" }, { "dropping-particle" : "", "family" : "Kirkev\u00e5g", "given" : "Alf", "non-dropping-particle" : "", "parse-names" : false, "suffix" : "" }, { "dropping-particle" : "", "family" : "Lamarque", "given" : "Jean Fran\u00e7ois", "non-dropping-particle" : "", "parse-names" : false, "suffix" : "" }, { "dropping-particle" : "", "family" : "Olivi\u00e9", "given" : "Dirk", "non-dropping-particle" : "", "parse-names" : false, "suffix" : "" }, { "dropping-particle" : "", "family" : "Richardson", "given" : "Thomas", "non-dropping-particle" : "", "parse-names" : false, "suffix" : "" }, { "dropping-particle" : "", "family" : "Shawki", "given" : "Dilshad", "non-dropping-particle" : "", "parse-names" : false, "suffix" : "" }, { "dropping-particle" : "", "family" : "Shindell", "given" : "Drew", "non-dropping-particle" : "", "parse-names" : false, "suffix" : "" }, { "dropping-particle" : "", "family" : "Smith", "given" : "Christopher J.", "non-dropping-particle" : "", "parse-names" : false, "suffix" : "" }, { "dropping-particle" : "", "family" : "Takemura", "given" : "Toshihiko", "non-dropping-particle" : "", "parse-names" : false, "suffix" : "" }, { "dropping-particle" : "", "family" : "Voulgarakis", "given" : "Apostolos", "non-dropping-particle" : "", "parse-names" : false, "suffix" : "" } ], "container-title" : "Journal of Geophysical Research: Atmospheres", "id" : "ITEM-2", "issue" : "21", "issued" : { "date-parts" : [ [ "2017", "11", "16" ] ] }, "note" : "doi: 10.1002/2017JD027326", "page" : "11,462-11,481", "publisher" : "John Wiley &amp; Sons, Ltd", "title" : "Rapid Adjustments Cause Weak Surface Temperature Response to Increased Black Carbon Concentrations", "translator" : [ { "dropping-particle" : "", "family" : "G3430", "given" : "", "non-dropping-particle" : "", "parse-names" : false, "suffix" : "" } ], "type" : "article-journal", "volume" : "122" }, "uris" : [ "http://www.mendeley.com/documents/?uuid=8a30a8cd-b6d1-4437-bbbb-ec031606f827" ] } ], "mendeley" : { "formattedCitation" : "(Stjern et al., 2017; Westervelt et al., 2018)", "plainTextFormattedCitation" : "(Stjern et al., 2017; Westervelt et al., 2018)", "previouslyFormattedCitation" : "(Stjern et al., 2017; Westervelt et al., 2018)" }, "properties" : { "noteIndex" : 0 }, "schema" : "https://github.com/citation-style-language/schema/raw/master/csl-citation.json" }</w:instrText>
      </w:r>
      <w:r w:rsidRPr="007A1D51">
        <w:rPr>
          <w:rFonts w:cs="Times New Roman"/>
          <w:bCs/>
          <w:color w:val="000000" w:themeColor="text1"/>
          <w:lang w:val="en-GB"/>
        </w:rPr>
        <w:fldChar w:fldCharType="separate"/>
      </w:r>
      <w:r w:rsidR="00CB33A1">
        <w:rPr>
          <w:rFonts w:cs="Times New Roman"/>
          <w:bCs/>
          <w:noProof/>
          <w:color w:val="000000" w:themeColor="text1"/>
          <w:lang w:val="en-GB"/>
        </w:rPr>
        <w:t>(Stjern et al., 2017; Westervelt et al., 2018)</w:t>
      </w:r>
      <w:r w:rsidRPr="007A1D51">
        <w:rPr>
          <w:rFonts w:cs="Times New Roman"/>
          <w:bCs/>
          <w:color w:val="000000" w:themeColor="text1"/>
          <w:lang w:val="en-GB"/>
        </w:rPr>
        <w:fldChar w:fldCharType="end"/>
      </w:r>
      <w:r w:rsidRPr="007A1D51">
        <w:rPr>
          <w:rFonts w:cs="Times New Roman"/>
          <w:bCs/>
          <w:color w:val="000000" w:themeColor="text1"/>
          <w:lang w:val="en-GB"/>
        </w:rPr>
        <w:t>.</w:t>
      </w:r>
      <w:r w:rsidRPr="007A1D51">
        <w:rPr>
          <w:rFonts w:cs="Times New Roman"/>
          <w:b/>
          <w:color w:val="000000" w:themeColor="text1"/>
          <w:lang w:val="en-GB"/>
        </w:rPr>
        <w:t xml:space="preserve"> </w:t>
      </w:r>
      <w:r>
        <w:rPr>
          <w:rFonts w:cs="Times New Roman"/>
          <w:color w:val="000000" w:themeColor="text1"/>
          <w:lang w:val="en-GB"/>
        </w:rPr>
        <w:t>Several</w:t>
      </w:r>
      <w:r w:rsidRPr="004B7198">
        <w:rPr>
          <w:rFonts w:cs="Times New Roman"/>
          <w:color w:val="000000" w:themeColor="text1"/>
          <w:lang w:val="en-GB"/>
        </w:rPr>
        <w:t xml:space="preserve"> studies </w:t>
      </w:r>
      <w:r>
        <w:rPr>
          <w:rFonts w:cs="Times New Roman"/>
          <w:color w:val="000000" w:themeColor="text1"/>
          <w:lang w:val="en-GB"/>
        </w:rPr>
        <w:t>indicate</w:t>
      </w:r>
      <w:r w:rsidRPr="004B7198">
        <w:rPr>
          <w:rFonts w:cs="Times New Roman"/>
          <w:color w:val="000000" w:themeColor="text1"/>
          <w:lang w:val="en-GB"/>
        </w:rPr>
        <w:t xml:space="preserve"> that changes in</w:t>
      </w:r>
      <w:r w:rsidRPr="00F43F32">
        <w:rPr>
          <w:rFonts w:cs="Times New Roman"/>
          <w:color w:val="000000" w:themeColor="text1"/>
          <w:lang w:val="en-GB"/>
        </w:rPr>
        <w:t xml:space="preserve"> long-range transport of </w:t>
      </w:r>
      <w:r w:rsidRPr="004B7198">
        <w:rPr>
          <w:rFonts w:cs="Times New Roman"/>
          <w:color w:val="000000" w:themeColor="text1"/>
          <w:lang w:val="en-GB"/>
        </w:rPr>
        <w:t>sulphate and BC from northern mid</w:t>
      </w:r>
      <w:ins w:id="3542" w:author="Lucy Cowie" w:date="2021-07-28T10:57:00Z">
        <w:r w:rsidR="00BB1793">
          <w:rPr>
            <w:rFonts w:cs="Times New Roman"/>
            <w:color w:val="000000" w:themeColor="text1"/>
            <w:lang w:val="en-GB"/>
          </w:rPr>
          <w:t>-</w:t>
        </w:r>
      </w:ins>
      <w:r w:rsidRPr="004B7198">
        <w:rPr>
          <w:rFonts w:cs="Times New Roman"/>
          <w:color w:val="000000" w:themeColor="text1"/>
          <w:lang w:val="en-GB"/>
        </w:rPr>
        <w:t>latitudes can potentially</w:t>
      </w:r>
      <w:r>
        <w:rPr>
          <w:rFonts w:cs="Times New Roman"/>
          <w:b/>
          <w:color w:val="000000" w:themeColor="text1"/>
          <w:lang w:val="en-GB"/>
        </w:rPr>
        <w:t xml:space="preserve"> </w:t>
      </w:r>
      <w:r>
        <w:rPr>
          <w:rFonts w:cs="Times New Roman"/>
          <w:color w:val="000000" w:themeColor="text1"/>
          <w:lang w:val="en-GB"/>
        </w:rPr>
        <w:t>explain</w:t>
      </w:r>
      <w:r w:rsidRPr="001041E2">
        <w:rPr>
          <w:rFonts w:cs="Times New Roman"/>
          <w:color w:val="000000" w:themeColor="text1"/>
          <w:lang w:val="en-GB"/>
        </w:rPr>
        <w:t xml:space="preserve"> </w:t>
      </w:r>
      <w:r w:rsidRPr="007A1D51">
        <w:rPr>
          <w:rFonts w:cs="Times New Roman"/>
          <w:color w:val="000000" w:themeColor="text1"/>
          <w:lang w:val="en-GB"/>
        </w:rPr>
        <w:t xml:space="preserve">a significant fraction of </w:t>
      </w:r>
      <w:r w:rsidRPr="001041E2">
        <w:rPr>
          <w:rFonts w:cs="Times New Roman"/>
          <w:color w:val="000000" w:themeColor="text1"/>
          <w:lang w:val="en-GB"/>
        </w:rPr>
        <w:t>Arctic warming</w:t>
      </w:r>
      <w:r>
        <w:rPr>
          <w:rFonts w:cs="Times New Roman"/>
          <w:color w:val="000000" w:themeColor="text1"/>
          <w:lang w:val="en-GB"/>
        </w:rPr>
        <w:t xml:space="preserve"> since</w:t>
      </w:r>
      <w:ins w:id="3543" w:author="Lucy Cowie" w:date="2021-07-28T10:57:00Z">
        <w:r w:rsidR="007B6B66">
          <w:rPr>
            <w:rFonts w:cs="Times New Roman"/>
            <w:color w:val="000000" w:themeColor="text1"/>
            <w:lang w:val="en-GB"/>
          </w:rPr>
          <w:t xml:space="preserve"> the</w:t>
        </w:r>
      </w:ins>
      <w:r>
        <w:rPr>
          <w:rFonts w:cs="Times New Roman"/>
          <w:color w:val="000000" w:themeColor="text1"/>
          <w:lang w:val="en-GB"/>
        </w:rPr>
        <w:t xml:space="preserve"> 1980s </w:t>
      </w:r>
      <w:commentRangeStart w:id="3544"/>
      <w:r>
        <w:rPr>
          <w:rFonts w:cs="Times New Roman"/>
          <w:color w:val="000000" w:themeColor="text1"/>
          <w:lang w:val="en-GB"/>
        </w:rPr>
        <w:fldChar w:fldCharType="begin" w:fldLock="1"/>
      </w:r>
      <w:ins w:id="3545" w:author="Robin Matthews" w:date="2021-07-08T16:53:00Z">
        <w:r w:rsidR="00D871C2">
          <w:rPr>
            <w:rFonts w:cs="Times New Roman"/>
            <w:color w:val="000000" w:themeColor="text1"/>
            <w:lang w:val="en-GB"/>
          </w:rPr>
          <w:instrText>ADDIN CSL_CITATION { "citationItems" : [ { "id" : "ITEM-1", "itemData" : { "DOI" : "10.1002/2016JD025321", "ISBN" : "2169-897X", "ISSN" : "2169-897X", "abstract" : "Arctic observations show large decreases in the concentrations of sulfate and black carbon (BC) aerosols since the early 1980s. These near-term climate-forcing pollutants perturb the radiative balance of the atmosphere and may have played an important role in recent Arctic warming. We use the GEOS-Chem global chemical transport model to construct a 3-D representation of Arctic aerosols that is generally consistent with observations and their trends from 1980 to 2010. Observations at Arctic surface sites show significant decreases in sulfate and BC mass concentrations of 2\u20133% per year. We find that anthropogenic aerosols yield a negative forcing over the Arctic, with an average 2005\u20132010 Arctic shortwave radiative forcing (RF) of \u22120.19 \u00b1 0.05 W m\u22122 at the top of atmosphere (TOA). Anthropogenic sulfate in our study yields more strongly negative forcings over the Arctic troposphere in spring (\u22121.17 \u00b1 0.10 W m\u22122) than previously reported. From 1980 to 2010, TOA negative RF by Arctic aerosol declined, from \u22120.67 \u00b1 0.06 W m\u22122 to \u22120.19 \u00b1 0.05 W m\u22122, yielding a net TOA RF of +0.48 \u00b1 0.06 W m\u22122. The net positive RF is due almost entirely to decreases in anthropogenic sulfate loading over the Arctic. We estimate that 1980\u20132010 trends in aerosol-radiation interactions over the Arctic and Northern Hemisphere midlatitudes have contributed a net warming at the Arctic surface of +0.27 \u00b1 0.04 K, roughly one quarter of the observed warming. Our study does not consider BC emissions from gas flaring nor the regional climate response to aerosol-cloud interactions or BC deposition on snow.", "author" : [ { "dropping-particle" : "", "family" : "Breider", "given" : "Thomas J.", "non-dropping-particle" : "", "parse-names" : false, "suffix" : "" }, { "dropping-particle" : "", "family" : "Mickley", "given" : "Loretta J.", "non-dropping-particle" : "", "parse-names" : false, "suffix" : "" }, { "dropping-particle" : "", "family" : "Jacob", "given" : "Daniel J.", "non-dropping-particle" : "", "parse-names" : false, "suffix" : "" }, { "dropping-particle" : "", "family" : "Ge", "given" : "Cui", "non-dropping-particle" : "", "parse-names" : false, "suffix" : "" }, { "dropping-particle" : "", "family" : "Wang", "given" : "Jun", "non-dropping-particle" : "", "parse-names" : false, "suffix" : "" }, { "dropping-particle" : "", "family" : "Payer Sulprizio", "given" : "Melissa", "non-dropping-particle" : "", "parse-names" : false, "suffix" : "" }, { "dropping-particle" : "", "family" : "Croft", "given" : "Betty", "non-dropping-particle" : "", "parse-names" : false, "suffix" : "" }, { "dropping-particle" : "", "family" : "Ridley", "given" : "David A.", "non-dropping-particle" : "", "parse-names" : false, "suffix" : "" }, { "dropping-particle" : "", "family" : "McConnell", "given" : "Joseph R.", "non-dropping-particle" : "", "parse-names" : false, "suffix" : "" }, { "dropping-particle" : "", "family" : "Sharma", "given" : "Sangeeta", "non-dropping-particle" : "", "parse-names" : false, "suffix" : "" }, { "dropping-particle" : "", "family" : "Husain", "given" : "Liaquat", "non-dropping-particle" : "", "parse-names" : false, "suffix" : "" }, { "dropping-particle" : "", "family" : "Dutkiewicz", "given" : "Vincent A.", "non-dropping-particle" : "", "parse-names" : false, "suffix" : "" }, { "dropping-particle" : "", "family" : "Eleftheriadis", "given" : "Konstantinos", "non-dropping-particle" : "", "parse-names" : false, "suffix" : "" }, { "dropping-particle" : "", "family" : "Skov", "given" : "Henrik", "non-dropping-particle" : "", "parse-names" : false, "suffix" : "" }, { "dropping-particle" : "", "family" : "Hopke", "given" : "Phillip K.", "non-dropping-particle" : "", "parse-names" : false, "suffix" : "" } ], "container-title" : "Journal of Geophysical Research: Atmospheres", "id" : "ITEM-1", "issue" : "6", "issued" : { "date-parts" : [ [ "2017", "3", "27" ] ] }, "note" : "From Duplicate 1 (Multidecadal trends in aerosol radiative forcing over the Arctic: Contribution of changes in anthropogenic aerosol to Arctic warming since 1980 - Breider, Thomas J; Mickley, Loretta J; Jacob, Daniel J; Ge, Cui; Wang, Jun; Sulprizio, Melissa Payer; Croft, Betty; Ridley, David A; McConnell, Joseph R; Sharma, Sangeeta; Husain, Liaquat; Dutkiewicz, Vincent A; Eleftheriadis, Konstantinos; Skov, Henrik; Hopke, Phillip K)\n\nTimes Cited: 3\nChem, GEOS/C-5595-2014; Wang, Jun/A-2977-2008; Eleftheriadis, Konstantinos/G-2814-2011; Skov, Henrik/\nWang, Jun/0000-0002-7334-0490; Eleftheriadis, Konstantinos/0000-0003-2265-4905; Skov, Henrik/0000-0003-1167-8696\n0\n3\n2169-8996\n\nFrom Duplicate 2 (Multidecadal trends in aerosol radiative forcing over the Arctic: Contribution of changes in anthropogenic aerosol to Arctic warming since 1980 - Breider, Thomas J.; Mickley, Loretta J.; Jacob, Daniel J.; Ge, Cui; Wang, Jun; Sulprizio, Melissa Payer; Croft, Betty; Ridley, David A.; McConnell, Joseph R.; Sharma, Sangeeta; Husain, Liaquat; Dutkiewicz, Vincent A.; Eleftheriadis, Konstantinos; Skov, Henrik; Hopke, Phillip K.)\n\nFrom Duplicate 1 (Multidecadal trends in aerosol radiative forcing over the Arctic: Contribution of changes in anthropogenic aerosol to Arctic warming since 1980 - Breider, Thomas J; Mickley, Loretta J; Jacob, Daniel J; Ge, Cui; Wang, Jun; Sulprizio, Melissa Payer; Croft, Betty; Ridley, David A; McConnell, Joseph R; Sharma, Sangeeta; Husain, Liaquat; Dutkiewicz, Vincent A; Eleftheriadis, Konstantinos; Skov, Henrik; Hopke, Phillip K)\n\nTimes Cited: 3\nChem, GEOS/C-5595-2014; Wang, Jun/A-2977-2008; Eleftheriadis, Konstantinos/G-2814-2011; Skov, Henrik/\nWang, Jun/0000-0002-7334-0490; Eleftheriadis, Konstantinos/0000-0003-2265-4905; Skov, Henrik/0000-0003-1167-8696\n0\n3\n2169-8996", "page" : "3573-3594", "title" : "Multidecadal trends in aerosol radiative forcing over the Arctic: Contribution of changes in anthropogenic aerosol to Arctic warming since 1980", "translator" : [ { "dropping-particle" : "", "family" : "G2820", "given" : "", "non-dropping-particle" : "", "parse-names" : false, "suffix" : "" } ], "type" : "article-journal", "volume" : "122" }, "uris" : [ "http://www.mendeley.com/documents/?uuid=548dc267-5f99-4cbc-8e35-9f7180dd8f81" ] }, { "id" : "ITEM-2", "itemData" : { "DOI" : "10.1038/ngeo2673", "ISSN" : "17520908", "abstract" : "The Arctic region is warming considerably faster than the rest of the globe, with important consequences for the ecosystems and human exploration of the region. However, the reasons behind this Arctic amplification are not entirely clear. As a result of measures to enhance air quality, anthropogenic emissions of particulate matter and its precursors have drastically decreased in parts of the Northern Hemisphere over the past three decades. Here we present simulations with an Earth system model with comprehensive aerosol physics and chemistry that show that the sulfate aerosol reductions in Europe since 1980 can potentially explain a significant fraction of Arctic warming over that period. Specifically, the Arctic region receives an additional 0.3 W m-2 of energy, and warms by 0.5 \u00b0C on annual average in simulations with declining European sulfur emissions in line with historical observations, compared with a model simulation with fixed European emissions at 1980 levels. Arctic warming is amplified mainly in fall and winter, but the warming is initiated in summer by an increase in incoming solar radiation as well as an enhanced poleward oceanic and atmospheric heat transport. The simulated summertime energy surplus reduces sea-ice cover, which leads to a transfer of heat from the Arctic Ocean to the atmosphere. We conclude that air quality regulations in the Northern Hemisphere, the ocean and atmospheric circulation, and Arctic climate are inherently linked.", "author" : [ { "dropping-particle" : "", "family" : "Navarro", "given" : "J. C.Acosta", "non-dropping-particle" : "", "parse-names" : false, "suffix" : "" }, { "dropping-particle" : "", "family" : "Varma", "given" : "V.", "non-dropping-particle" : "", "parse-names" : false, "suffix" : "" }, { "dropping-particle" : "", "family" : "Riipinen", "given" : "I.", "non-dropping-particle" : "", "parse-names" : false, "suffix" : "" }, { "dropping-particle" : "", "family" : "Seland", "given" : "", "non-dropping-particle" : "", "parse-names" : false, "suffix" : "" }, { "dropping-particle" : "", "family" : "Kirkev\u00e5g", "given" : "A.", "non-dropping-particle" : "", "parse-names" : false, "suffix" : "" }, { "dropping-particle" : "", "family" : "Struthers", "given" : "H.", "non-dropping-particle" : "", "parse-names" : false, "suffix" : "" }, { "dropping-particle" : "", "family" : "Iversen", "given" : "T.", "non-dropping-particle" : "", "parse-names" : false, "suffix" : "" }, { "dropping-particle" : "", "family" : "Hansson", "given" : "H. C.", "non-dropping-particle" : "", "parse-names" : false, "suffix" : "" }, { "dropping-particle" : "", "family" : "Ekman", "given" : "A. M.L.", "non-dropping-particle" : "", "parse-names" : false, "suffix" : "" } ], "container-title" : "Nature Geoscience", "id" : "ITEM-2", "issue" : "4", "issued" : { "date-parts" : [ [ "2016", "4", "14" ] ] }, "page" : "277-281", "title" : "Amplification of Arctic warming by past air pollution reductions in Europe", "translator" : [ { "dropping-particle" : "", "family" : "G3850", "given" : "", "non-dropping-particle" : "", "parse-names" : false, "suffix" : "" } ], "type" : "article-journal", "volume" : "9" }, "uris" : [ "http://www.mendeley.com/documents/?uuid=f98c4295-eabb-3cdd-ace8-4706ab24f023" ] }, { "id" : "ITEM-3", "itemData" : { "DOI" : "10.5194/acp-20-9067-2020", "ISSN" : "1680-7324", "author" : [ { "dropping-particle" : "", "family" : "Ren", "given" : "Lili", "non-dropping-particle" : "", "parse-names" : false, "suffix" : "" }, { "dropping-particle" : "", "family" : "Yang", "given" : "Yang", "non-dropping-particle" : "", "parse-names" : false, "suffix" : "" }, { "dropping-particle" : "", "family" : "Wang", "given" : "Hailong", "non-dropping-particle" : "", "parse-names" : false, "suffix" : "" }, { "dropping-particle" : "", "family" : "Zhang", "given" : "Rudong", "non-dropping-particle" : "", "parse-names" : false, "suffix" : "" }, { "dropping-particle" : "", "family" : "Wang", "given" : "Pinya", "non-dropping-particle" : "", "parse-names" : false, "suffix" : "" }, { "dropping-particle" : "", "family" : "Liao", "given" : "Hong", "non-dropping-particle" : "", "parse-names" : false, "suffix" : "" } ], "container-title" : "Atmospheric Chemistry and Physics", "id" : "ITEM-3", "issue" : "14", "issued" : { "date-parts" : [ [ "2020", "7", "30" ] ] }, "page" : "9067-9085", "publisher" : "Copernicus Publications", "title" : "Source attribution of Arctic black carbon and sulfate aerosols and associated Arctic surface warming during 1980\u20132018", "translator" : [ { "dropping-particle" : "", "family" : "G5426", "given" : "", "non-dropping-particle" : "", "parse-names" : false, "suffix" : "" } ], "type" : "article-journal", "volume" : "20" }, "uris" : [ "http://www.mendeley.com/documents/?uuid=1ca762ad-6497-4b41-b381-2234d076de1d" ] } ], "mendeley" : { "formattedCitation" : "(Navarro et al., 2016; Breider et al., 2017; Ren et al., 2020)", "manualFormatting" : "(e.g., Navarro et al., 2016; Breider et al., 2017; Ren et al., 2020)", "plainTextFormattedCitation" : "(Navarro et al., 2016; Breider et al., 2017; Ren et al., 2020)", "previouslyFormattedCitation" : "(Navarro et al., 2016; Breider et al., 2017; Ren et al., 2020)" }, "properties" : { "noteIndex" : 0 }, "schema" : "https://github.com/citation-style-language/schema/raw/master/csl-citation.json" }</w:instrText>
        </w:r>
      </w:ins>
      <w:del w:id="3546" w:author="Robin Matthews" w:date="2021-07-08T16:53:00Z">
        <w:r w:rsidR="00D477C7" w:rsidDel="00D871C2">
          <w:rPr>
            <w:rFonts w:cs="Times New Roman"/>
            <w:color w:val="000000" w:themeColor="text1"/>
            <w:lang w:val="en-GB"/>
          </w:rPr>
          <w:delInstrText>ADDIN CSL_CITATION { "citationItems" : [ { "id" : "ITEM-1", "itemData" : { "DOI" : "10.1002/2016JD025321", "ISBN" : "2169-897X", "ISSN" : "2169-897X", "abstract" : "Arctic observations show large decreases in the concentrations of sulfate and black carbon (BC) aerosols since the early 1980s. These near-term climate-forcing pollutants perturb the radiative balance of the atmosphere and may have played an important role in recent Arctic warming. We use the GEOS-Chem global chemical transport model to construct a 3-D representation of Arctic aerosols that is generally consistent with observations and their trends from 1980 to 2010. Observations at Arctic surface sites show significant decreases in sulfate and BC mass concentrations of 2\u20133% per year. We find that anthropogenic aerosols yield a negative forcing over the Arctic, with an average 2005\u20132010 Arctic shortwave radiative forcing (RF) of \u22120.19 \u00b1 0.05 W m\u22122 at the top of atmosphere (TOA). Anthropogenic sulfate in our study yields more strongly negative forcings over the Arctic troposphere in spring (\u22121.17 \u00b1 0.10 W m\u22122) than previously reported. From 1980 to 2010, TOA negative RF by Arctic aerosol declined, from \u22120.67 \u00b1 0.06 W m\u22122 to \u22120.19 \u00b1 0.05 W m\u22122, yielding a net TOA RF of +0.48 \u00b1 0.06 W m\u22122. The net positive RF is due almost entirely to decreases in anthropogenic sulfate loading over the Arctic. We estimate that 1980\u20132010 trends in aerosol-radiation interactions over the Arctic and Northern Hemisphere midlatitudes have contributed a net warming at the Arctic surface of +0.27 \u00b1 0.04 K, roughly one quarter of the observed warming. Our study does not consider BC emissions from gas flaring nor the regional climate response to aerosol-cloud interactions or BC deposition on snow.", "author" : [ { "dropping-particle" : "", "family" : "Breider", "given" : "Thomas J.", "non-dropping-particle" : "", "parse-names" : false, "suffix" : "" }, { "dropping-particle" : "", "family" : "Mickley", "given" : "Loretta J.", "non-dropping-particle" : "", "parse-names" : false, "suffix" : "" }, { "dropping-particle" : "", "family" : "Jacob", "given" : "Daniel J.", "non-dropping-particle" : "", "parse-names" : false, "suffix" : "" }, { "dropping-particle" : "", "family" : "Ge", "given" : "Cui", "non-dropping-particle" : "", "parse-names" : false, "suffix" : "" }, { "dropping-particle" : "", "family" : "Wang", "given" : "Jun", "non-dropping-particle" : "", "parse-names" : false, "suffix" : "" }, { "dropping-particle" : "", "family" : "Payer Sulprizio", "given" : "Melissa", "non-dropping-particle" : "", "parse-names" : false, "suffix" : "" }, { "dropping-particle" : "", "family" : "Croft", "given" : "Betty", "non-dropping-particle" : "", "parse-names" : false, "suffix" : "" }, { "dropping-particle" : "", "family" : "Ridley", "given" : "David A.", "non-dropping-particle" : "", "parse-names" : false, "suffix" : "" }, { "dropping-particle" : "", "family" : "McConnell", "given" : "Joseph R.", "non-dropping-particle" : "", "parse-names" : false, "suffix" : "" }, { "dropping-particle" : "", "family" : "Sharma", "given" : "Sangeeta", "non-dropping-particle" : "", "parse-names" : false, "suffix" : "" }, { "dropping-particle" : "", "family" : "Husain", "given" : "Liaquat", "non-dropping-particle" : "", "parse-names" : false, "suffix" : "" }, { "dropping-particle" : "", "family" : "Dutkiewicz", "given" : "Vincent A.", "non-dropping-particle" : "", "parse-names" : false, "suffix" : "" }, { "dropping-particle" : "", "family" : "Eleftheriadis", "given" : "Konstantinos", "non-dropping-particle" : "", "parse-names" : false, "suffix" : "" }, { "dropping-particle" : "", "family" : "Skov", "given" : "Henrik", "non-dropping-particle" : "", "parse-names" : false, "suffix" : "" }, { "dropping-particle" : "", "family" : "Hopke", "given" : "Phillip K.", "non-dropping-particle" : "", "parse-names" : false, "suffix" : "" } ], "container-title" : "Journal of Geophysical Research: Atmospheres", "id" : "ITEM-1", "issue" : "6", "issued" : { "date-parts" : [ [ "2017", "3", "27" ] ] }, "note" : "From Duplicate 1 (Multidecadal trends in aerosol radiative forcing over the Arctic: Contribution of changes in anthropogenic aerosol to Arctic warming since 1980 - Breider, Thomas J; Mickley, Loretta J; Jacob, Daniel J; Ge, Cui; Wang, Jun; Sulprizio, Melissa Payer; Croft, Betty; Ridley, David A; McConnell, Joseph R; Sharma, Sangeeta; Husain, Liaquat; Dutkiewicz, Vincent A; Eleftheriadis, Konstantinos; Skov, Henrik; Hopke, Phillip K)\n\nTimes Cited: 3\nChem, GEOS/C-5595-2014; Wang, Jun/A-2977-2008; Eleftheriadis, Konstantinos/G-2814-2011; Skov, Henrik/\nWang, Jun/0000-0002-7334-0490; Eleftheriadis, Konstantinos/0000-0003-2265-4905; Skov, Henrik/0000-0003-1167-8696\n0\n3\n2169-8996\n\nFrom Duplicate 2 (Multidecadal trends in aerosol radiative forcing over the Arctic: Contribution of changes in anthropogenic aerosol to Arctic warming since 1980 - Breider, Thomas J.; Mickley, Loretta J.; Jacob, Daniel J.; Ge, Cui; Wang, Jun; Sulprizio, Melissa Payer; Croft, Betty; Ridley, David A.; McConnell, Joseph R.; Sharma, Sangeeta; Husain, Liaquat; Dutkiewicz, Vincent A.; Eleftheriadis, Konstantinos; Skov, Henrik; Hopke, Phillip K.)\n\nFrom Duplicate 1 (Multidecadal trends in aerosol radiative forcing over the Arctic: Contribution of changes in anthropogenic aerosol to Arctic warming since 1980 - Breider, Thomas J; Mickley, Loretta J; Jacob, Daniel J; Ge, Cui; Wang, Jun; Sulprizio, Melissa Payer; Croft, Betty; Ridley, David A; McConnell, Joseph R; Sharma, Sangeeta; Husain, Liaquat; Dutkiewicz, Vincent A; Eleftheriadis, Konstantinos; Skov, Henrik; Hopke, Phillip K)\n\nTimes Cited: 3\nChem, GEOS/C-5595-2014; Wang, Jun/A-2977-2008; Eleftheriadis, Konstantinos/G-2814-2011; Skov, Henrik/\nWang, Jun/0000-0002-7334-0490; Eleftheriadis, Konstantinos/0000-0003-2265-4905; Skov, Henrik/0000-0003-1167-8696\n0\n3\n2169-8996", "page" : "3573-3594", "title" : "Multidecadal trends in aerosol radiative forcing over the Arctic: Contribution of changes in anthropogenic aerosol to Arctic warming since 1980", "translator" : [ { "dropping-particle" : "", "family" : "G2820", "given" : "", "non-dropping-particle" : "", "parse-names" : false, "suffix" : "" } ], "type" : "article-journal", "volume" : "122" }, "uris" : [ "http://www.mendeley.com/documents/?uuid=548dc267-5f99-4cbc-8e35-9f7180dd8f81" ] }, { "id" : "ITEM-2", "itemData" : { "DOI" : "10.1038/ngeo2673", "ISSN" : "17520908", "abstract" : "The Arctic region is warming considerably faster than the rest of the globe, with important consequences for the ecosystems and human exploration of the region. However, the reasons behind this Arctic amplification are not entirely clear. As a result of measures to enhance air quality, anthropogenic emissions of particulate matter and its precursors have drastically decreased in parts of the Northern Hemisphere over the past three decades. Here we present simulations with an Earth system model with comprehensive aerosol physics and chemistry that show that the sulfate aerosol reductions in Europe since 1980 can potentially explain a significant fraction of Arctic warming over that period. Specifically, the Arctic region receives an additional 0.3 W m-2 of energy, and warms by 0.5 \u00b0C on annual average in simulations with declining European sulfur emissions in line with historical observations, compared with a model simulation with fixed European emissions at 1980 levels. Arctic warming is amplified mainly in fall and winter, but the warming is initiated in summer by an increase in incoming solar radiation as well as an enhanced poleward oceanic and atmospheric heat transport. The simulated summertime energy surplus reduces sea-ice cover, which leads to a transfer of heat from the Arctic Ocean to the atmosphere. We conclude that air quality regulations in the Northern Hemisphere, the ocean and atmospheric circulation, and Arctic climate are inherently linked.", "author" : [ { "dropping-particle" : "", "family" : "Navarro", "given" : "J. C.Acosta", "non-dropping-particle" : "", "parse-names" : false, "suffix" : "" }, { "dropping-particle" : "", "family" : "Varma", "given" : "V.", "non-dropping-particle" : "", "parse-names" : false, "suffix" : "" }, { "dropping-particle" : "", "family" : "Riipinen", "given" : "I.", "non-dropping-particle" : "", "parse-names" : false, "suffix" : "" }, { "dropping-particle" : "", "family" : "Seland", "given" : "", "non-dropping-particle" : "", "parse-names" : false, "suffix" : "" }, { "dropping-particle" : "", "family" : "Kirkev\u00e5g", "given" : "A.", "non-dropping-particle" : "", "parse-names" : false, "suffix" : "" }, { "dropping-particle" : "", "family" : "Struthers", "given" : "H.", "non-dropping-particle" : "", "parse-names" : false, "suffix" : "" }, { "dropping-particle" : "", "family" : "Iversen", "given" : "T.", "non-dropping-particle" : "", "parse-names" : false, "suffix" : "" }, { "dropping-particle" : "", "family" : "Hansson", "given" : "H. C.", "non-dropping-particle" : "", "parse-names" : false, "suffix" : "" }, { "dropping-particle" : "", "family" : "Ekman", "given" : "A. M.L.", "non-dropping-particle" : "", "parse-names" : false, "suffix" : "" } ], "container-title" : "Nature Geoscience", "id" : "ITEM-2", "issue" : "4", "issued" : { "date-parts" : [ [ "2016", "4", "14" ] ] }, "page" : "277-281", "title" : "Amplification of Arctic warming by past air pollution reductions in Europe", "translator" : [ { "dropping-particle" : "", "family" : "G3850", "given" : "", "non-dropping-particle" : "", "parse-names" : false, "suffix" : "" } ], "type" : "article-journal", "volume" : "9" }, "uris" : [ "http://www.mendeley.com/documents/?uuid=f98c4295-eabb-3cdd-ace8-4706ab24f023" ] }, { "id" : "ITEM-3", "itemData" : { "DOI" : "10.5194/acp-20-9067-2020", "ISSN" : "1680-7324", "author" : [ { "dropping-particle" : "", "family" : "Ren", "given" : "Lili", "non-dropping-particle" : "", "parse-names" : false, "suffix" : "" }, { "dropping-particle" : "", "family" : "Yang", "given" : "Yang", "non-dropping-particle" : "", "parse-names" : false, "suffix" : "" }, { "dropping-particle" : "", "family" : "Wang", "given" : "Hailong", "non-dropping-particle" : "", "parse-names" : false, "suffix" : "" }, { "dropping-particle" : "", "family" : "Zhang", "given" : "Rudong", "non-dr</w:delInstrText>
        </w:r>
        <w:r w:rsidR="00D477C7" w:rsidRPr="002A1EE0" w:rsidDel="00D871C2">
          <w:rPr>
            <w:rFonts w:cs="Times New Roman"/>
            <w:color w:val="000000" w:themeColor="text1"/>
          </w:rPr>
          <w:delInstrText>opping-particle" : "", "parse-names" : false, "suffix" : "" }, { "dropping-particle" : "", "family" : "Wang", "given" : "Pinya", "non-dropping-particle" : "", "parse-names" : false, "suffix" : "" }, { "dropping-particle" : "", "family" : "Liao", "given" : "Hong", "non-dropping-particle" : "", "parse-names" : false, "suffix" : "" } ], "container-title" : "Atmospheric Chemistry and Physics", "id" : "ITEM-3", "issue" : "14", "issued" : { "date-parts" : [ [ "2020", "7", "30" ] ] }, "page" : "9067-9085", "publisher" : "Copernicus Publications", "title" : "Source attribution of Arctic black carbon and sulfate aerosols and associated Arctic surface warming during 1980\u20132018", "translator" : [ { "dropping-particle" : "", "family" : "G5426", "given" : "", "non-dropping-particle" : "", "parse-names" : false, "suffix" : "" } ], "type" : "article-journal", "volume" : "20" }, "uris" : [ "http://www.mendeley.com/documents/?uuid=1ca762ad-6497-4b41-b381-2234d076de1d" ] } ], "mendeley" : { "formattedCitation" : "(Navarro et al., 2016; Breider et al., 2017; Ren et al., 2020)", "manualFormatting" : "(e.g., Breider et al., 2017; Navarro et al., 2016; Ren et al., 2020)", "plainTextFormattedCitation" : "(Navarro et al., 2016; Breider et al., 2017; Ren et al., 2020)", "previouslyFormattedCitation" : "(Navarro et al., 2016; Breider et al., 2017; Ren et al., 2020)" }, "properties" : { "noteIndex" : 0 }, "schema" : "https://github.com/citation-style-language/schema/raw/master/csl-citation.json" }</w:delInstrText>
        </w:r>
      </w:del>
      <w:r>
        <w:rPr>
          <w:rFonts w:cs="Times New Roman"/>
          <w:color w:val="000000" w:themeColor="text1"/>
          <w:lang w:val="en-GB"/>
        </w:rPr>
        <w:fldChar w:fldCharType="separate"/>
      </w:r>
      <w:r w:rsidR="00CB33A1">
        <w:rPr>
          <w:rFonts w:cs="Times New Roman"/>
          <w:noProof/>
          <w:color w:val="000000" w:themeColor="text1"/>
        </w:rPr>
        <w:t xml:space="preserve">(e.g., </w:t>
      </w:r>
      <w:ins w:id="3547" w:author="Robin Matthews" w:date="2021-07-08T16:53:00Z">
        <w:r w:rsidR="00D871C2">
          <w:rPr>
            <w:noProof/>
          </w:rPr>
          <w:t>Navarro et al., 2016; Breider et al., 2017; Ren et al., 2020</w:t>
        </w:r>
      </w:ins>
      <w:del w:id="3548" w:author="Robin Matthews" w:date="2021-07-08T16:53:00Z">
        <w:r w:rsidR="00CB33A1" w:rsidDel="00D871C2">
          <w:rPr>
            <w:rFonts w:cs="Times New Roman"/>
            <w:noProof/>
            <w:color w:val="000000" w:themeColor="text1"/>
          </w:rPr>
          <w:delText>Breider et al., 2017; Navarro et al., 2016; Ren et al., 2020</w:delText>
        </w:r>
      </w:del>
      <w:r w:rsidR="00CB33A1">
        <w:rPr>
          <w:rFonts w:cs="Times New Roman"/>
          <w:noProof/>
          <w:color w:val="000000" w:themeColor="text1"/>
        </w:rPr>
        <w:t>)</w:t>
      </w:r>
      <w:r>
        <w:rPr>
          <w:rFonts w:cs="Times New Roman"/>
          <w:color w:val="000000" w:themeColor="text1"/>
          <w:lang w:val="en-GB"/>
        </w:rPr>
        <w:fldChar w:fldCharType="end"/>
      </w:r>
      <w:commentRangeEnd w:id="3544"/>
      <w:r w:rsidR="00CB33A1">
        <w:rPr>
          <w:rStyle w:val="Marquedecommentaire"/>
        </w:rPr>
        <w:commentReference w:id="3544"/>
      </w:r>
      <w:r w:rsidRPr="00C827FE">
        <w:rPr>
          <w:rFonts w:cs="Times New Roman"/>
          <w:color w:val="000000" w:themeColor="text1"/>
        </w:rPr>
        <w:t xml:space="preserve">. </w:t>
      </w:r>
      <w:r>
        <w:rPr>
          <w:rFonts w:cs="Times New Roman"/>
          <w:color w:val="000000" w:themeColor="text1"/>
          <w:lang w:val="en-GB"/>
        </w:rPr>
        <w:t>Mode</w:t>
      </w:r>
      <w:ins w:id="3549" w:author="Lucy Cowie" w:date="2021-07-28T10:59:00Z">
        <w:r w:rsidR="00B8403A">
          <w:rPr>
            <w:rFonts w:cs="Times New Roman"/>
            <w:color w:val="000000" w:themeColor="text1"/>
            <w:lang w:val="en-GB"/>
          </w:rPr>
          <w:t>l</w:t>
        </w:r>
      </w:ins>
      <w:r>
        <w:rPr>
          <w:rFonts w:cs="Times New Roman"/>
          <w:color w:val="000000" w:themeColor="text1"/>
          <w:lang w:val="en-GB"/>
        </w:rPr>
        <w:t xml:space="preserve">ling studies show that changes in </w:t>
      </w:r>
      <w:r w:rsidRPr="00360B3E">
        <w:rPr>
          <w:rFonts w:cs="Times New Roman"/>
          <w:color w:val="000000" w:themeColor="text1"/>
          <w:lang w:val="en-GB"/>
        </w:rPr>
        <w:t>mid</w:t>
      </w:r>
      <w:ins w:id="3550" w:author="Lucy Cowie" w:date="2021-07-28T10:59:00Z">
        <w:r w:rsidR="0026387B">
          <w:rPr>
            <w:rFonts w:cs="Times New Roman"/>
            <w:color w:val="000000" w:themeColor="text1"/>
            <w:lang w:val="en-GB"/>
          </w:rPr>
          <w:t>-</w:t>
        </w:r>
      </w:ins>
      <w:r w:rsidRPr="00360B3E">
        <w:rPr>
          <w:rFonts w:cs="Times New Roman"/>
          <w:color w:val="000000" w:themeColor="text1"/>
          <w:lang w:val="en-GB"/>
        </w:rPr>
        <w:t xml:space="preserve">latitude aerosols </w:t>
      </w:r>
      <w:r>
        <w:rPr>
          <w:rFonts w:cs="Times New Roman"/>
          <w:color w:val="000000" w:themeColor="text1"/>
          <w:lang w:val="en-GB"/>
        </w:rPr>
        <w:t>have</w:t>
      </w:r>
      <w:r w:rsidRPr="00360B3E">
        <w:rPr>
          <w:rFonts w:cs="Times New Roman"/>
          <w:color w:val="000000" w:themeColor="text1"/>
          <w:lang w:val="en-GB"/>
        </w:rPr>
        <w:t xml:space="preserve"> </w:t>
      </w:r>
      <w:r>
        <w:rPr>
          <w:rFonts w:cs="Times New Roman"/>
          <w:color w:val="000000" w:themeColor="text1"/>
          <w:lang w:val="en-GB"/>
        </w:rPr>
        <w:t xml:space="preserve">influenced </w:t>
      </w:r>
      <w:r w:rsidRPr="00360B3E">
        <w:rPr>
          <w:rFonts w:cs="Times New Roman"/>
          <w:color w:val="000000" w:themeColor="text1"/>
          <w:lang w:val="en-GB"/>
        </w:rPr>
        <w:t xml:space="preserve">Arctic </w:t>
      </w:r>
      <w:r>
        <w:rPr>
          <w:rFonts w:cs="Times New Roman"/>
          <w:color w:val="000000" w:themeColor="text1"/>
          <w:lang w:val="en-GB"/>
        </w:rPr>
        <w:t>climate</w:t>
      </w:r>
      <w:r w:rsidRPr="00360B3E">
        <w:rPr>
          <w:rFonts w:cs="Times New Roman"/>
          <w:color w:val="000000" w:themeColor="text1"/>
          <w:lang w:val="en-GB"/>
        </w:rPr>
        <w:t xml:space="preserve"> by changing </w:t>
      </w:r>
      <w:r>
        <w:rPr>
          <w:rFonts w:cs="Times New Roman"/>
          <w:color w:val="000000" w:themeColor="text1"/>
          <w:lang w:val="en-GB"/>
        </w:rPr>
        <w:t>the radiative balance through aerosol</w:t>
      </w:r>
      <w:ins w:id="3551" w:author="Lucy Cowie" w:date="2021-07-28T10:59:00Z">
        <w:r w:rsidR="009F6246">
          <w:rPr>
            <w:rFonts w:cs="Times New Roman"/>
            <w:color w:val="000000" w:themeColor="text1"/>
            <w:lang w:val="en-GB"/>
          </w:rPr>
          <w:t>–</w:t>
        </w:r>
      </w:ins>
      <w:del w:id="3552" w:author="Lucy Cowie" w:date="2021-07-28T10:59:00Z">
        <w:r w:rsidDel="009F6246">
          <w:rPr>
            <w:rFonts w:cs="Times New Roman"/>
            <w:color w:val="000000" w:themeColor="text1"/>
            <w:lang w:val="en-GB"/>
          </w:rPr>
          <w:delText>-</w:delText>
        </w:r>
      </w:del>
      <w:r>
        <w:rPr>
          <w:rFonts w:cs="Times New Roman"/>
          <w:color w:val="000000" w:themeColor="text1"/>
          <w:lang w:val="en-GB"/>
        </w:rPr>
        <w:t>radiation and aerosol</w:t>
      </w:r>
      <w:ins w:id="3553" w:author="Lucy Cowie" w:date="2021-07-28T10:59:00Z">
        <w:r w:rsidR="009F6246">
          <w:rPr>
            <w:rFonts w:cs="Times New Roman"/>
            <w:color w:val="000000" w:themeColor="text1"/>
            <w:lang w:val="en-GB"/>
          </w:rPr>
          <w:t>–</w:t>
        </w:r>
      </w:ins>
      <w:del w:id="3554" w:author="Lucy Cowie" w:date="2021-07-28T10:59:00Z">
        <w:r w:rsidDel="009F6246">
          <w:rPr>
            <w:rFonts w:cs="Times New Roman"/>
            <w:color w:val="000000" w:themeColor="text1"/>
            <w:lang w:val="en-GB"/>
          </w:rPr>
          <w:delText>-</w:delText>
        </w:r>
      </w:del>
      <w:r>
        <w:rPr>
          <w:rFonts w:cs="Times New Roman"/>
          <w:color w:val="000000" w:themeColor="text1"/>
          <w:lang w:val="en-GB"/>
        </w:rPr>
        <w:t>cloud interactions</w:t>
      </w:r>
      <w:ins w:id="3555" w:author="Lucy Cowie" w:date="2021-07-28T11:00:00Z">
        <w:r w:rsidR="00A75D5A">
          <w:rPr>
            <w:rFonts w:cs="Times New Roman"/>
            <w:color w:val="000000" w:themeColor="text1"/>
            <w:lang w:val="en-GB"/>
          </w:rPr>
          <w:t>,</w:t>
        </w:r>
      </w:ins>
      <w:r>
        <w:rPr>
          <w:rFonts w:cs="Times New Roman"/>
          <w:color w:val="000000" w:themeColor="text1"/>
          <w:lang w:val="en-GB"/>
        </w:rPr>
        <w:t xml:space="preserve"> and enhancing poleward heat transport </w:t>
      </w:r>
      <w:r>
        <w:rPr>
          <w:rFonts w:cs="Times New Roman"/>
          <w:color w:val="000000" w:themeColor="text1"/>
          <w:lang w:val="en-GB"/>
        </w:rPr>
        <w:fldChar w:fldCharType="begin" w:fldLock="1"/>
      </w:r>
      <w:r w:rsidR="00D477C7">
        <w:rPr>
          <w:rFonts w:cs="Times New Roman"/>
          <w:color w:val="000000" w:themeColor="text1"/>
          <w:lang w:val="en-GB"/>
        </w:rPr>
        <w:instrText>ADDIN CSL_CITATION { "citationItems" : [ { "id" : "ITEM-1", "itemData" : { "DOI" : "10.1038/ngeo2673", "ISSN" : "17520908", "abstract" : "The Arctic region is warming considerably faster than the rest of the globe, with important consequences for the ecosystems and human exploration of the region. However, the reasons behind this Arctic amplification are not entirely clear. As a result of measures to enhance air quality, anthropogenic emissions of particulate matter and its precursors have drastically decreased in parts of the Northern Hemisphere over the past three decades. Here we present simulations with an Earth system model with comprehensive aerosol physics and chemistry that show that the sulfate aerosol reductions in Europe since 1980 can potentially explain a significant fraction of Arctic warming over that period. Specifically, the Arctic region receives an additional 0.3 W m-2 of energy, and warms by 0.5 \u00b0C on annual average in simulations with declining European sulfur emissions in line with historical observations, compared with a model simulation with fixed European emissions at 1980 levels. Arctic warming is amplified mainly in fall and winter, but the warming is initiated in summer by an increase in incoming solar radiation as well as an enhanced poleward oceanic and atmospheric heat transport. The simulated summertime energy surplus reduces sea-ice cover, which leads to a transfer of heat from the Arctic Ocean to the atmosphere. We conclude that air quality regulations in the Northern Hemisphere, the ocean and atmospheric circulation, and Arctic climate are inherently linked.", "author" : [ { "dropping-particle" : "", "family" : "Navarro", "given" : "J. C.Acosta", "non-dropping-particle" : "", "parse-names" : false, "suffix" : "" }, { "dropping-particle" : "", "family" : "Varma", "given" : "V.", "non-dropping-particle" : "", "parse-names" : false, "suffix" : "" }, { "dropping-particle" : "", "family" : "Riipinen", "given" : "I.", "non-dropping-particle" : "", "parse-names" : false, "suffix" : "" }, { "dropping-particle" : "", "family" : "Seland", "given" : "", "non-dropping-particle" : "", "parse-names" : false, "suffix" : "" }, { "dropping-particle" : "", "family" : "Kirkev\u00e5g", "given" : "A.", "non-dropping-particle" : "", "parse-names" : false, "suffix" : "" }, { "dropping-particle" : "", "family" : "Struthers", "given" : "H.", "non-dropping-particle" : "", "parse-names" : false, "suffix" : "" }, { "dropping-particle" : "", "family" : "Iversen", "given" : "T.", "non-dropping-particle" : "", "parse-names" : false, "suffix" : "" }, { "dropping-particle" : "", "family" : "Hansson", "given" : "H. C.", "non-dropping-particle" : "", "parse-names" : false, "suffix" : "" }, { "dropping-particle" : "", "family" : "Ekman", "given" : "A. M.L.", "non-dropping-particle" : "", "parse-names" : false, "suffix" : "" } ], "container-title" : "Nature Geoscience", "id" : "ITEM-1", "issue" : "4", "issued" : { "date-parts" : [ [ "2016", "4", "14" ] ] }, "page" : "277-281", "title" : "Amplification of Arctic warming by past air pollution reductions in Europe", "translator" : [ { "dropping-particle" : "", "family" : "G3850", "given" : "", "non-dropping-particle" : "", "parse-names" : false, "suffix" : "" } ], "type" : "article-journal", "volume" : "9" }, "uris" : [ "http://www.mendeley.com/documents/?uuid=f98c4295-eabb-3cdd-ace8-4706ab24f023" ] }, { "id" : "ITEM-2", "itemData" : { "DOI" : "10.5194/acp-20-9067-2020", "ISSN" : "1680-7324", "author" : [ { "dropping-particle" : "", "family" : "Ren", "given" : "Lili", "non-dropping-particle" : "", "parse-names" : false, "suffix" : "" }, { "dropping-particle" : "", "family" : "Yang", "given" : "Yang", "non-dropping-particle" : "", "parse-names" : false, "suffix" : "" }, { "dropping-particle" : "", "family" : "Wang", "given" : "Hailong", "non-dropping-particle" : "", "parse-names" : false, "suffix" : "" }, { "dropping-particle" : "", "family" : "Zhang", "given" : "Rudong", "non-dropping-particle" : "", "parse-names" : false, "suffix" : "" }, { "dropping-particle" : "", "family" : "Wang", "given" : "Pinya", "non-dropping-particle" : "", "parse-names" : false, "suffix" : "" }, { "dropping-particle" : "", "family" : "Liao", "given" : "Hong", "non-dropping-particle" : "", "parse-names" : false, "suffix" : "" } ], "container-title" : "Atmospheric Chemistry and Physics", "id" : "ITEM-2", "issue" : "14", "issued" : { "date-parts" : [ [ "2020", "7", "30" ] ] }, "page" : "9067-9085", "publisher" : "Copernicus Publications", "title" : "Source attribution of Arctic black carbon and sulfate aerosols and associated Arctic surface warming during 1980\u20132018", "translator" : [ { "dropping-particle" : "", "family" : "G5426", "given" : "", "non-dropping-particle" : "", "parse-names" : false, "suffix" : "" } ], "type" : "article-journal", "volume" : "20" }, "uris" : [ "http://www.mendeley.com/documents/?uuid=1ca762ad-6497-4b41-b381-2234d076de1d" ] } ], "mendeley" : { "formattedCitation" : "(Navarro et al., 2016; Ren et al., 2020)", "plainTextFormattedCitation" : "(Navarro et al., 2016; Ren et al., 2020)", "previouslyFormattedCitation" : "(Navarro et al., 2016; Ren et al., 2020)" }, "properties" : { "noteIndex" : 0 }, "schema" : "https://github.com/citation-style-language/schema/raw/master/csl-citation.json" }</w:instrText>
      </w:r>
      <w:r>
        <w:rPr>
          <w:rFonts w:cs="Times New Roman"/>
          <w:color w:val="000000" w:themeColor="text1"/>
          <w:lang w:val="en-GB"/>
        </w:rPr>
        <w:fldChar w:fldCharType="separate"/>
      </w:r>
      <w:r w:rsidR="00CB33A1">
        <w:rPr>
          <w:rFonts w:cs="Times New Roman"/>
          <w:noProof/>
          <w:color w:val="000000" w:themeColor="text1"/>
          <w:lang w:val="en-GB"/>
        </w:rPr>
        <w:t>(Navarro et al., 2016; Ren et al., 2020)</w:t>
      </w:r>
      <w:r>
        <w:rPr>
          <w:rFonts w:cs="Times New Roman"/>
          <w:color w:val="000000" w:themeColor="text1"/>
          <w:lang w:val="en-GB"/>
        </w:rPr>
        <w:fldChar w:fldCharType="end"/>
      </w:r>
      <w:r w:rsidRPr="00360B3E">
        <w:rPr>
          <w:rFonts w:cs="Times New Roman"/>
          <w:color w:val="000000" w:themeColor="text1"/>
          <w:lang w:val="en-GB"/>
        </w:rPr>
        <w:t>.</w:t>
      </w:r>
      <w:r>
        <w:rPr>
          <w:rFonts w:cs="Times New Roman"/>
          <w:color w:val="000000" w:themeColor="text1"/>
          <w:lang w:val="en-GB"/>
        </w:rPr>
        <w:t xml:space="preserve"> Idealized aerosol</w:t>
      </w:r>
      <w:ins w:id="3556" w:author="Lucy Cowie" w:date="2021-07-28T11:00:00Z">
        <w:r w:rsidR="009D5F98">
          <w:rPr>
            <w:rFonts w:cs="Times New Roman"/>
            <w:color w:val="000000" w:themeColor="text1"/>
            <w:lang w:val="en-GB"/>
          </w:rPr>
          <w:t>-</w:t>
        </w:r>
      </w:ins>
      <w:del w:id="3557" w:author="Lucy Cowie" w:date="2021-07-28T11:00:00Z">
        <w:r w:rsidDel="009D5F98">
          <w:rPr>
            <w:rFonts w:cs="Times New Roman"/>
            <w:color w:val="000000" w:themeColor="text1"/>
            <w:lang w:val="en-GB"/>
          </w:rPr>
          <w:delText xml:space="preserve"> </w:delText>
        </w:r>
      </w:del>
      <w:r>
        <w:rPr>
          <w:rFonts w:cs="Times New Roman"/>
          <w:color w:val="000000" w:themeColor="text1"/>
          <w:lang w:val="en-GB"/>
        </w:rPr>
        <w:t>perturbation studies have shed further light on the sensitivity of Arctic temperature re</w:t>
      </w:r>
      <w:r w:rsidR="00467F07">
        <w:rPr>
          <w:rFonts w:cs="Times New Roman"/>
          <w:color w:val="000000" w:themeColor="text1"/>
          <w:lang w:val="en-GB"/>
        </w:rPr>
        <w:t>s</w:t>
      </w:r>
      <w:r>
        <w:rPr>
          <w:rFonts w:cs="Times New Roman"/>
          <w:color w:val="000000" w:themeColor="text1"/>
          <w:lang w:val="en-GB"/>
        </w:rPr>
        <w:t>ponse to individual aerosol species. Studies show</w:t>
      </w:r>
      <w:r w:rsidRPr="007A1D51">
        <w:rPr>
          <w:rFonts w:cs="Times New Roman"/>
          <w:color w:val="000000" w:themeColor="text1"/>
          <w:lang w:val="en-GB"/>
        </w:rPr>
        <w:t xml:space="preserve"> relatively large responses in the Arctic to BC perturbations and reveal the importance of remote BC forcing</w:t>
      </w:r>
      <w:r>
        <w:rPr>
          <w:rFonts w:cs="Times New Roman"/>
          <w:color w:val="000000" w:themeColor="text1"/>
          <w:lang w:val="en-GB"/>
        </w:rPr>
        <w:t xml:space="preserve"> by rapid adjustments</w:t>
      </w:r>
      <w:r w:rsidRPr="007A1D51">
        <w:rPr>
          <w:rFonts w:cs="Times New Roman"/>
          <w:color w:val="000000" w:themeColor="text1"/>
          <w:lang w:val="en-GB"/>
        </w:rPr>
        <w:t xml:space="preserve"> </w:t>
      </w:r>
      <w:commentRangeStart w:id="3558"/>
      <w:r>
        <w:rPr>
          <w:rFonts w:cs="Times New Roman"/>
          <w:color w:val="000000" w:themeColor="text1"/>
          <w:lang w:val="en-GB"/>
        </w:rPr>
        <w:fldChar w:fldCharType="begin" w:fldLock="1"/>
      </w:r>
      <w:r w:rsidR="002E1475">
        <w:rPr>
          <w:rFonts w:cs="Times New Roman"/>
          <w:color w:val="000000" w:themeColor="text1"/>
          <w:lang w:val="en-GB"/>
        </w:rPr>
        <w:instrText>ADDIN CSL_CITATION { "citationItems" : [ { "id" : "ITEM-1", "itemData" : { "DOI" : "10.5194/acp-13-211-2013", "ISSN" : "16807316", "abstract" : "Recent studies suggest that the Arctic temperature response to black carbon (BC) forcing depend strongly on the location of the forcing. We investigate how atmospheric BC in the mid-latitudes remotely influence the Arctic climate, and compare this with the response to atmospheric BC located in the Arctic itself. In this study, idealized climate simulations are carried out with a fully coupled Earth System Model, which includes a comprehensive treatment of aerosol microphysics. In order to determine how BC transported to the Arctic and BC sources not reaching the Arctic impact the Arctic climate, atmospheric BC concentrations are scaled up in the mid-latitudes (28-60 N) and in the Arctic (60-90 N), respectively. Estimates of the impact on the Arctic energy budget are represented by analyzing radiation fluxes at the top of the atmosphere and at the surface, surface turbulent fluxes, and meridional heat transport in the atmosphere. Our calculations show that increased BC forcing in the Arctic atmosphere reduces the surface air temperature in the Arctic with a corresponding increase in the sea-ice fraction, despite the increased planetary absorption of sunlight. The analysis indicates that this effect is due to a combination of a weakening of the northward heat transport caused by a reduction in the meridional temperature gradient and a dimming at the surface. On the other hand we find that BC forcing at the mid-latitudes warms the Arctic surface significantly and decreases the sea-ice fraction. Our model calculations indicate that atmospheric BC forcing outside the Arctic may be more important for the Arctic climate change than the forcing in the Arctic itself. These results suggest that mitigation strategies for the Arctic climate should also address BC sources in locations outside the Arctic even if they do not contribute much to BC in the Arctic. \u00a9 2013 Author(s).", "author" : [ { "dropping-particle" : "", "family" : "Sand", "given" : "M.", "non-dropping-particle" : "", "parse-names" : false, "suffix" : "" }, { "dropping-particle" : "", "family" : "Berntsen", "given" : "T. K.", "non-dropping-particle" : "", "parse-names" : false, "suffix" : "" }, { "dropping-particle" : "", "family" : "Kay", "given" : "J. E.", "non-dropping-particle" : "", "parse-names" : false, "suffix" : "" }, { "dropping-particle" : "", "family" : "Lamarque", "given" : "J. F.", "non-dropping-particle" : "", "parse-names" : false, "suffix" : "" }, { "dropping-particle" : "", "family" : "Seland", "given" : "", "non-dropping-particle" : "", "parse-names" : false, "suffix" : "" }, { "dropping-particle" : "", "family" : "Kirkev\u00e4g", "given" : "A.", "non-dropping-particle" : "", "parse-names" : false, "suffix" : "" } ], "container-title" : "Atmospheric Chemistry and Physics", "id" : "ITEM-1", "issue" : "1", "issued" : { "date-parts" : [ [ "2013", "1", "9" ] ] }, "page" : "211-224", "title" : "The arctic response to remote and local forcing of black carbon", "translator" : [ { "dropping-particle" : "", "family" : "G3844", "given" : "", "non-dropping-particle" : "", "parse-names" : false, "suffix" : "" } ], "type" : "article-journal", "volume" : "13" }, "uris" : [ "http://www.mendeley.com/documents/?uuid=a86491f0-2a15-3530-bc86-2e174bd9d7af" ] }, { "id" : "ITEM-2", "itemData" : { "DOI" : "10.1002/2017JD027326", "ISSN" : "21698996", "abstract" : "We investigate the climate response to increased concentrations of black carbon (BC), as part of the Precipitation Driver Response Model Intercomparison Project (PDRMIP). A tenfold increase in BC is simulated by nine global coupled-climate models, producing a model median effective radiative forcing of 0.82 (ranging from 0.41 to 2.91)\u00a0W\u00a0m \u22122 , and a warming of 0.67 (0.16 to 1.66)\u00a0K globally and 1.24 (0.26 to 4.31)\u00a0K in the Arctic. A strong positive instantaneous radiative forcing (median of 2.10\u00a0W\u00a0m \u22122 based on five of the models) is countered by negative rapid adjustments (\u22120.64\u00a0W\u00a0m \u22122 for the same five models), which dampen the total surface temperature signal. Unlike other drivers of climate change, the response of temperature and cloud profiles to the BC forcing is dominated by rapid adjustments. Low-level cloud amounts increase for all models, while higher-level clouds are diminished. The rapid temperature response is particularly strong above 400\u00a0hPa, where increased atmospheric stabilization and reduced cloud cover contrast the response pattern of the other drivers. In conclusion, we find that this substantial increase in BC concentrations does have considerable impacts on important aspects of the climate system. However, some of these effects tend to offset one another, leaving a relatively small median global warming of 0.47\u00a0K per W\u00a0m \u22122 \u2014about 20% lower than the response to a doubling of CO 2 . Translating the tenfold increase in BC to the present-day impact of anthropogenic BC (given the emissions used in this work) would leave a warming of merely 0.07\u00a0K.", "author" : [ { "dropping-particle" : "", "family" : "Stjern", "given" : "Camilla Weum", "non-dropping-particle" : "", "parse-names" : false, "suffix" : "" }, { "dropping-particle" : "", "family" : "Samset", "given" : "Bj\u00f8rn Hallvard", "non-dropping-particle" : "", "parse-names" : false, "suffix" : "" }, { "dropping-particle" : "", "family" : "Myhre", "given" : "Gunnar", "non-dropping-particle" : "", "parse-names" : false, "suffix" : "" }, { "dropping-particle" : "", "family" : "Forster", "given" : "Piers M.", "non-dropping-particle" : "", "parse-names" : false, "suffix" : "" }, { "dropping-particle" : "", "family" : "Hodnebrog", "given" : "\u00d8ivind", "non-dropping-particle" : "", "parse-names" : false, "suffix" : "" }, { "dropping-particle" : "", "family" : "Andrews", "given" : "Timothy", "non-dropping-particle" : "", "parse-names" : false, "suffix" : "" }, { "dropping-particle" : "", "family" : "Boucher", "given" : "Olivier", "non-dropping-particle" : "", "parse-names" : false, "suffix" : "" }, { "dropping-particle" : "", "family" : "Faluvegi", "given" : "Gregory", "non-dropping-particle" : "", "parse-names" : false, "suffix" : "" }, { "dropping-particle" : "", "family" : "Iversen", "given" : "Trond", "non-dropping-particle" : "", "parse-names" : false, "suffix" : "" }, { "dropping-particle" : "", "family" : "Kasoar", "given" : "Matthew", "non-dropping-particle" : "", "parse-names" : false, "suffix" : "" }, { "dropping-particle" : "", "family" : "Kharin", "given" : "Viatcheslav", "non-dropping-particle" : "", "parse-names" : false, "suffix" : "" }, { "dropping-particle" : "", "family" : "Kirkev\u00e5g", "given" : "Alf", "non-dropping-particle" : "", "parse-names" : false, "suffix" : "" }, { "dropping-particle" : "", "family" : "Lamarque", "given" : "Jean Fran\u00e7ois", "non-dropping-particle" : "", "parse-names" : false, "suffix" : "" }, { "dropping-particle" : "", "family" : "Olivi\u00e9", "given" : "Dirk", "non-dropping-particle" : "", "parse-names" : false, "suffix" : "" }, { "dropping-particle" : "", "family" : "Richardson", "given" : "Thomas", "non-dropping-particle" : "", "parse-names" : false, "suffix" : "" }, { "dropping-particle" : "", "family" : "Shawki", "given" : "Dilshad", "non-dropping-particle" : "", "parse-names" : false, "suffix" : "" }, { "dropping-particle" : "", "family" : "Shindell", "given" : "Drew", "non-dropping-particle" : "", "parse-names" : false, "suffix" : "" }, { "dropping-particle" : "", "family" : "Smith", "given" : "Christopher J.", "non-dropping-particle" : "", "parse-names" : false, "suffix" : "" }, { "dropping-particle" : "", "family" : "Takemura", "given" : "Toshihiko", "non-dropping-particle" : "", "parse-names" : false, "suffix" : "" }, { "dropping-particle" : "", "family" : "Voulgarakis", "given" : "Apostolos", "non-dropping-particle" : "", "parse-names" : false, "suffix" : "" } ], "container-title" : "Journal of Geophysical Research: Atmospheres", "id" : "ITEM-2", "issue" : "21", "issued" : { "date-parts" : [ [ "2017", "11", "16" ] ] }, "note" : "doi: 10.1002/2017JD027326", "page" : "11,462-11,481", "publisher" : "John Wiley &amp; Sons, Ltd", "title" : "Rapid Adjustments Cause Weak Surface Temperature Response to Increased Black Carbon Concentrations", "translator" : [ { "dropping-particle" : "", "family" : "G3430", "given" : "", "non-dropping-particle" : "", "parse-names" : false, "suffix" : "" } ], "type" : "article-journal", "volume" : "122" }, "uris" : [ "http://www.mendeley.com/documents/?uuid=8a30a8cd-b6d1-4437-bbbb-ec031606f827" ] }, { "id" : "ITEM-3", "itemData" : { "DOI" : "10.1175/JCLI-D-17-0439.1", "ISSN" : "0894-8755", "abstract" : "AbstractAtmospheric aerosols such as sulfate and black carbon (BC) generate inhomogeneous radiative forcing and can affect precipitation in distinct ways compared to greenhouse gases (GHGs). Their regional effects on the atmospheric energy budget and circulation can be important for understanding and predicting global and regional precipitation changes, which act on top of the background GHG-induced hydrological changes. Under the framework of the Precipitation Driver Response Model Intercomparison Project (PDRMIP), multiple models were used for the first time to simulate the influence of regional (Asian and European) sulfate and BC forcing on global and regional precipitation. The results show that, as in the case of global aerosol forcing, the global fast precipitation response to regional aerosol forcing scales with global atmospheric absorption, and the slow precipitation response scales with global surface temperature response. Asian sulfate aerosols appear to be a stronger driver of global temperature and precipitation change compared to European aerosols, but when the responses are normalized by unit radiative forcing or by aerosol burden change, the picture reverses, with European aerosols being more efficient in driving global change. The global apparent hydrological sensitivities of these regional forcing experiments are again consistent with those for corresponding global aerosol forcings found in the literature. However, the regional responses and regional apparent hydrological sensitivities do not align with the corresponding global values. Through a holistic approach involving analysis of the energy budget combined with exploring changes in atmospheric dynamics, we provide a framework for explaining the global and regional precipitation responses to regional aerosol forcing.", "author" : [ { "dropping-particle" : "", "family" : "Liu", "given" : "L", "non-dropping-particle" : "", "parse-names" : false, "suffix" : "" }, { "dropping-particle" : "", "family" : "Shawki", "given" : "D", "non-dropping-particle" : "", "parse-names" : false, "suffix" : "" }, { "dropping-particle" : "", "family" : "Voulgarakis", "given" : "A", "non-dropping-particle" : "", "parse-names" : false, "suffix" : "" }, { "dropping-particle" : "", "family" : "Kasoar", "given" : "M", "non-dropping-particle" : "", "parse-names" : false, "suffix" : "" }, { "dropping-particle" : "", "family" : "Samset", "given" : "B H", "non-dropping-particle" : "", "parse-names" : false, "suffix" : "" }, { "dropping-particle" : "", "family" : "Myhre", "given" : "G", "non-dropping-particle" : "", "parse-names" : false, "suffix" : "" }, { "dropping-particle" : "", "family" : "Forster", "given" : "P M", "non-dropping-particle" : "", "parse-names" : false, "suffix" : "" }, { "dropping-particle" : "", "family" : "Hodnebrog", "given" : "\u00d8", "non-dropping-particle" : "", "parse-names" : false, "suffix" : "" }, { "dropping-particle" : "", "family" : "Sillmann", "given" : "J", "non-dropping-particle" : "", "parse-names" : false, "suffix" : "" }, { "dropping-particle" : "", "family" : "Aalbergsj\u00f8", "given" : "S G", "non-dropping-particle" : "", "parse-names" : false, "suffix" : "" }, { "dropping-particle" : "", "family" : "Boucher", "given" : "O", "non-dropping-particle" : "", "parse-names" : false, "suffix" : "" }, { "dropping-particle" : "", "family" : "Faluvegi", "given" : "G", "non-dropping-particle" : "", "parse-names" : false, "suffix" : "" }, { "dropping-particle" : "", "family" : "Iversen", "given" : "T", "non-dropping-particle" : "", "parse-names" : false, "suffix" : "" }, { "dropping-particle" : "", "family" : "Kirkev\u00e5g", "given" : "A", "non-dropping-particle" : "", "parse-names" : false, "suffix" : "" }, { "dropping-particle" : "", "family" : "Lamarque", "given" : "J.-F.", "non-dropping-particle" : "", "parse-names" : false, "suffix" : "" }, { "dropping-particle" : "", "family" : "Olivi\u00e9", "given" : "D", "non-dropping-particle" : "", "parse-names" : false, "suffix" : "" }, { "dropping-particle" : "", "family" : "Richardson", "given" : "T", "non-dropping-particle" : "", "parse-names" : false, "suffix" : "" }, { "dropping-particle" : "", "family" : "Shindell", "given" : "D", "non-dropping-particle" : "", "parse-names" : false, "suffix" : "" }, { "dropping-particle" : "", "family" : "Takemura", "given" : "T", "non-dropping-particle" : "", "parse-names" : false, "suffix" : "" } ], "container-title" : "Journal of Climate", "id" : "ITEM-3", "issue" : "11", "issued" : { "date-parts" : [ [ "2018", "3", "6" ] ] }, "note" : "doi: 10.1175/JCLI-D-17-0439.1", "page" : "4429-4447", "publisher" : "American Meteorological Society", "title" : "A PDRMIP Multimodel Study on the Impacts of Regional Aerosol Forcings on Global and Regional Precipitation", "translator" : [ { "dropping-particle" : "", "family" : "G3293", "given" : "", "non-dropping-particle" : "", "parse-names" : false, "suffix" : "" } ], "type" : "article-journal", "volume" : "31" }, "uris" : [ "http://www.mendeley.com/documents/?uuid=4c7091aa-e967-4799-8506-91c849c8f5c9" ] }, { "id" : "ITEM-4", "itemData" : { "DOI" : "10.1029/2018JD030001", "ISSN" : "2169-897X", "abstract" : "Abstract Anthropogenic sulfur compounds play an important role in acid deposition, aerosol particle formation, and subsequent radiative forcing and human fine particulate exposure. There are substantial uncertainties in processes influencing sulfate and precursor distributions, however, that have not yet been resolved through comparisons with observations. We find here an underappreciated factor that has a large impact on model results: uncertain emission height. Global aerosol-climate model simulations indicate that the assumed effective anthropogenic emission height is very important to SO2 near-surface concentrations and vertical profile. The global range of near-surface SO2 concentration over land (ocean) due to uncertainty in industrial (international shipping) emission injection height is 81% (76%), relative to the average concentration. This sensitivity is much larger than the uncertainty of SO2 emission rates. Black carbon and primary organic matter concentration and profiles are also sensitive to emission heights (53% over land and 28% over oceans). The impact of emission height uncertainty is larger in winter for land-based emissions, but larger in summer over the Northern Hemisphere ocean for shipping emissions. The variation in aerosol optical depth related to shipping emission injection heights is 11% over oceans, revealing the potential importance of injection height on aerosol forcing and climatic effects. The large impact on SO2 concentrations can confound attempts to use surface, aircraft, and satellite observations to constrain the importance of other processes that govern sulfur compound distributions in the atmosphere. The influence of emission height on vertical SO2 column also will impact the accuracy of satellite retrievals.", "author" : [ { "dropping-particle" : "", "family" : "Yang", "given" : "Yang", "non-dropping-particle" : "", "parse-names" : false, "suffix" : "" }, { "dropping-particle" : "", "family" : "Smith", "given" : "Steven J", "non-dropping-particle" : "", "parse-names" : false, "suffix" : "" }, { "dropping-particle" : "", "family" : "Wang", "given" : "Hailong", "non-dropping-particle" : "", "parse-names" : false, "suffix" : ""</w:instrText>
      </w:r>
      <w:r w:rsidR="002E1475" w:rsidRPr="002A1EE0">
        <w:rPr>
          <w:rFonts w:cs="Times New Roman"/>
          <w:color w:val="000000" w:themeColor="text1"/>
        </w:rPr>
        <w:instrText xml:space="preserve"> }, { "dropping-particle" : "", "family" : "Lou", "given" : "Sijia", "non-dropping-particle" : "", "parse-names" : false, "suffix" : "" }, { "dropping-particle" : "", "family" : "Rasch", "given" : "Philip J", "non-dropping-particle" : "", "parse-names" : false, "suffix" : "" } ], "container-title" : "Journal of Geophysical Research: Atmospheres", "id" : "ITEM-4", "issue" : "8", "issued" : { "date-parts" : [ [ "2019", "4" ] ] }, "page" : "4812-4826", "publisher" : "John Wiley &amp; Sons, Ltd", "title" : "Impact of Anthropogenic Emission Injection Height Uncertainty on Global Sulfur Dioxide and Aerosol Distribution", "translator" : [ { "dropping-particle" : "", "family" : "G4868", "given" : "", "non-dropping-particle" : "", "parse-names" : false, "suffix" : "" } ], "type" : "article-journal", "volume" : "124" }, "uris" : [ "http://www.mendeley.com/documents/?uuid=d1464912-ea61-47c9-baa3-939b77b54de9" ] } ], "mendeley" : { "formattedCitation" : "(Sand et al., 2013a; Stjern et al., 2017; Liu et al., 2018; Yang et al., 2019a)", "manualFormatting" : "(Sand et al., 2013b; Stjern et al., 2017; Liu et al., 2018; Yang et al., 2019a)", "plainTextFormattedCitation" : "(Sand et al., 2013a; Stjern et al., 2017; Liu et al., 2018; Yang et al., 2019a)", "previouslyFormattedCitation" : "(Sand et al., 2013a; Stjern et al., 2017; Liu et al., 2018; Yang et al., 2019a)" }, "properties" : { "noteIndex" : 0 }, "schema" : "https://github.com/citation-style-language/schema/raw/master/csl-citation.json" }</w:instrText>
      </w:r>
      <w:r>
        <w:rPr>
          <w:rFonts w:cs="Times New Roman"/>
          <w:color w:val="000000" w:themeColor="text1"/>
          <w:lang w:val="en-GB"/>
        </w:rPr>
        <w:fldChar w:fldCharType="separate"/>
      </w:r>
      <w:r w:rsidR="00CB33A1">
        <w:rPr>
          <w:rFonts w:cs="Times New Roman"/>
          <w:noProof/>
          <w:color w:val="000000" w:themeColor="text1"/>
        </w:rPr>
        <w:t>(Sand et al., 2013</w:t>
      </w:r>
      <w:ins w:id="3559" w:author="Robin Matthews" w:date="2021-07-08T16:53:00Z">
        <w:r w:rsidR="00D871C2">
          <w:rPr>
            <w:rFonts w:cs="Times New Roman"/>
            <w:noProof/>
            <w:color w:val="000000" w:themeColor="text1"/>
          </w:rPr>
          <w:t>b</w:t>
        </w:r>
      </w:ins>
      <w:del w:id="3560" w:author="Robin Matthews" w:date="2021-07-08T16:53:00Z">
        <w:r w:rsidR="00CB33A1" w:rsidDel="00D871C2">
          <w:rPr>
            <w:rFonts w:cs="Times New Roman"/>
            <w:noProof/>
            <w:color w:val="000000" w:themeColor="text1"/>
          </w:rPr>
          <w:delText>a</w:delText>
        </w:r>
      </w:del>
      <w:r w:rsidR="00CB33A1">
        <w:rPr>
          <w:rFonts w:cs="Times New Roman"/>
          <w:noProof/>
          <w:color w:val="000000" w:themeColor="text1"/>
        </w:rPr>
        <w:t>; Stjern et al., 2017; Liu et al., 2018; Yang et al., 2019a)</w:t>
      </w:r>
      <w:r>
        <w:rPr>
          <w:rFonts w:cs="Times New Roman"/>
          <w:color w:val="000000" w:themeColor="text1"/>
          <w:lang w:val="en-GB"/>
        </w:rPr>
        <w:fldChar w:fldCharType="end"/>
      </w:r>
      <w:commentRangeEnd w:id="3558"/>
      <w:r w:rsidR="00CB33A1">
        <w:rPr>
          <w:rStyle w:val="Marquedecommentaire"/>
        </w:rPr>
        <w:commentReference w:id="3558"/>
      </w:r>
      <w:r w:rsidRPr="00590D08">
        <w:rPr>
          <w:rFonts w:cs="Times New Roman"/>
          <w:color w:val="000000" w:themeColor="text1"/>
        </w:rPr>
        <w:t xml:space="preserve">. </w:t>
      </w:r>
      <w:r>
        <w:rPr>
          <w:rFonts w:cs="Times New Roman"/>
          <w:color w:val="000000" w:themeColor="text1"/>
          <w:lang w:val="en-GB"/>
        </w:rPr>
        <w:t xml:space="preserve">Perturbations in </w:t>
      </w:r>
      <w:r w:rsidRPr="00AB0DC0">
        <w:rPr>
          <w:rFonts w:eastAsiaTheme="majorEastAsia" w:cstheme="majorBidi"/>
          <w:color w:val="000000" w:themeColor="text1"/>
          <w:lang w:val="en-GB"/>
        </w:rPr>
        <w:t>SO</w:t>
      </w:r>
      <w:r w:rsidRPr="00AB0DC0">
        <w:rPr>
          <w:rFonts w:eastAsiaTheme="majorEastAsia" w:cstheme="majorBidi"/>
          <w:color w:val="000000" w:themeColor="text1"/>
          <w:vertAlign w:val="subscript"/>
          <w:lang w:val="en-GB"/>
        </w:rPr>
        <w:t>2</w:t>
      </w:r>
      <w:r>
        <w:rPr>
          <w:rFonts w:cs="Times New Roman"/>
          <w:color w:val="000000" w:themeColor="text1"/>
          <w:lang w:val="en-GB"/>
        </w:rPr>
        <w:t xml:space="preserve"> emissions over major emitting regions in the </w:t>
      </w:r>
      <w:r w:rsidR="00223B9D">
        <w:rPr>
          <w:rFonts w:cs="Times New Roman"/>
          <w:color w:val="000000" w:themeColor="text1"/>
          <w:lang w:val="en-GB"/>
        </w:rPr>
        <w:t xml:space="preserve">Northern Hemisphere </w:t>
      </w:r>
      <w:r>
        <w:rPr>
          <w:rFonts w:cs="Times New Roman"/>
          <w:color w:val="000000" w:themeColor="text1"/>
          <w:lang w:val="en-GB"/>
        </w:rPr>
        <w:t>have been shown to produce</w:t>
      </w:r>
      <w:ins w:id="3561" w:author="Lucy Cowie" w:date="2021-07-28T11:00:00Z">
        <w:r w:rsidR="00BE17D9">
          <w:rPr>
            <w:rFonts w:cs="Times New Roman"/>
            <w:color w:val="000000" w:themeColor="text1"/>
            <w:lang w:val="en-GB"/>
          </w:rPr>
          <w:t xml:space="preserve"> the</w:t>
        </w:r>
      </w:ins>
      <w:r>
        <w:rPr>
          <w:rFonts w:cs="Times New Roman"/>
          <w:color w:val="000000" w:themeColor="text1"/>
          <w:lang w:val="en-GB"/>
        </w:rPr>
        <w:t xml:space="preserve"> largest Arctic temperature responses </w:t>
      </w:r>
      <w:r>
        <w:rPr>
          <w:rFonts w:cs="Times New Roman"/>
          <w:color w:val="000000" w:themeColor="text1"/>
          <w:lang w:val="en-GB"/>
        </w:rPr>
        <w:fldChar w:fldCharType="begin" w:fldLock="1"/>
      </w:r>
      <w:r w:rsidR="00D477C7">
        <w:rPr>
          <w:rFonts w:cs="Times New Roman"/>
          <w:color w:val="000000" w:themeColor="text1"/>
          <w:lang w:val="en-GB"/>
        </w:rPr>
        <w:instrText>ADDIN CSL_CITATION { "citationItems" : [ { "id" : "ITEM-1", "itemData" : { "DOI" : "10.5194/acp-19-2385-2019", "ISSN" : "16807324", "abstract" : "Short-lived anthropogenic climate forcers (SLCFs), such as sulfate aerosols, affect both climate and air quality. Despite being short-lived, these forcers do not affect temperatures only locally; regions far away from the emission sources are also affected. Climate metrics are often used in a policy context to compare the climate impact of different anthropogenic forcing agents. These metrics typically relate a forcing change in a certain region with a temperature change in another region and thus often require a separate model to convert emission changes to radiative forcing (RF) changes. In this study, we used a coupled Earth system model, NorESM (Norwegian Earth System Model), to calculate emission-to-temperature-response metrics for sulfur dioxide (SO2) emission changes in four different policy-relevant regions: Europe (EU), North America (NA), East Asia (EA) and South Asia (SA). We first increased the SO2 emissions in each individual region by an amount giving approximately the same global average radiative forcing change (-0.45Wm-2). The global mean temperature change per unit sulfur emission compared to the control experiment was independent of emission region and equal to \u223c0.006 K(TgSyr-1)-1. On a regional scale, the Arctic showed the largest temperature response in all experiments. The second largest temperature change occurred in the region of the imposed emission increase, except when South Asian emissions were changed; in this experiment, the temperature response was approximately the same in South Asia and East Asia. We also examined the non-linearity of the temperature response by removing all anthropogenic SO2 emissions over Europe in one experiment. In this case, the temperature response (both global and regional) was twice that in the corresponding experiment with a European emission increase. This non-linearity in the temperature response is one of many uncertainties associated with the use of simplified climate metrics.", "author" : [ { "dropping-particle" : "", "family" : "Lewinschal", "given" : "Anna", "non-dropping-particle" : "", "parse-names" : false, "suffix" : "" }, { "dropping-particle" : "", "family" : "Ekman", "given" : "Annica M.L.", "non-dropping-particle" : "", "parse-names" : false, "suffix" : "" }, { "dropping-particle" : "", "family" : "Hansson", "given" : "Hans Christen", "non-dropping-particle" : "", "parse-names" : false, "suffix" : "" }, { "dropping-particle" : "", "family" : "Sand", "given" : "Maria", "non-dropping-particle" : "", "parse-names" : false, "suffix" : "" }, { "dropping-particle" : "", "family" : "Berntsen", "given" : "Terje K.", "non-dropping-particle" : "", "parse-names" : false, "suffix" : "" }, { "dropping-particle" : "", "family" : "Langner", "given" : "Joakim", "non-dropping-particle" : "", "parse-names" : false, "suffix" : "" } ], "container-title" : "Atmospheric Chemistry and Physics", "id" : "ITEM-1", "issue" : "4", "issued" : { "date-parts" : [ [ "2019", "2", "22" ] ] }, "page" : "2385-2403", "title" : "Local and remote temperature response of regional SO2 emissions", "translator" : [ { "dropping-particle" : "", "family" : "G3851", "given" : "", "non-dropping-particle" : "", "parse-names" : false, "suffix" : "" } ], "type" : "article-journal", "volume" : "19" }, "uris" : [ "http://www.mendeley.com/documents/?uuid=366477a1-10cf-382e-92c4-f597ad68e34d" ] }, { "id" : "ITEM-2", "itemData" : { "DOI" : "10.1038/s41612-018-0022-z", "ISSN" : "2397-3722", "abstract" : "Anthropogenic aerosol forcing is spatially heterogeneous, mostly localised around industrialised regions like North America, Europe, East and South Asia. Emission reductions in each of these regions will force the climate in different locations, which could have diverse impacts on regional and global climate. Here, we show that removing sulphur dioxide (SO2) emissions from any of these northern-hemisphere regions in a global composition-climate model results in significant warming across the hemisphere, regardless of the emission region. Although the temperature response to these regionally localised forcings varies considerably in magnitude depending on the emission region, it shows a preferred spatial pattern independent of the location of the forcing. Using empirical orthogonal function analysis, we show that the structure of the response is tied to existing modes of internal climate variability in the model. This has implications for assessing impacts of emission reduction policies, and our understanding of how climate responds to heterogeneous forcings.", "author" : [ { "dropping-particle" : "", "family" : "Kasoar", "given" : "Matthew", "non-dropping-particle" : "", "parse-names" : false, "suffix" : "" }, { "dropping-particle" : "", "family" : "Shawki", "given" : "Dilshad", "non-dropping-particle" : "", "parse-names" : false, "suffix" : "" }, { "dropping-particle" : "", "family" : "Voulgarakis", "given" : "Apostolos", "non-dropping-particle" : "", "parse-names" : false, "suffix" : "" } ], "container-title" : "npj Climate and Atmospheric Science", "id" : "ITEM-2", "issued" : { "date-parts" : [ [ "2018" ] ] }, "title" : "Similar spatial patterns of global climate response to aerosols from different regions", "translator" : [ { "dropping-particle" : "", "family" : "G3183", "given" : "", "non-dropping-particle" : "", "parse-names" : false, "suffix" : "" } ], "type" : "article-journal" }, "uris" : [ "http://www.mendeley.com/documents/?uuid=5a967bb1-2b82-40ac-a57f-e1ed6cdb6a42" ] } ], "mendeley" : { "formattedCitation" : "(Kasoar et al., 2018; Lewinschal et al., 2019)", "plainTextFormattedCitation" : "(Kasoar et al., 2018; Lewinschal et al., 2019)", "previouslyFormattedCitation" : "(Kasoar et al., 2018; Lewinschal et al., 2019)" }, "properties" : { "noteIndex" : 0 }, "schema" : "https://github.com/citation-style-language/schema/raw/master/csl-citation.json" }</w:instrText>
      </w:r>
      <w:r>
        <w:rPr>
          <w:rFonts w:cs="Times New Roman"/>
          <w:color w:val="000000" w:themeColor="text1"/>
          <w:lang w:val="en-GB"/>
        </w:rPr>
        <w:fldChar w:fldCharType="separate"/>
      </w:r>
      <w:r w:rsidR="00CB33A1">
        <w:rPr>
          <w:rFonts w:cs="Times New Roman"/>
          <w:noProof/>
          <w:color w:val="000000" w:themeColor="text1"/>
          <w:lang w:val="en-GB"/>
        </w:rPr>
        <w:t>(Kasoar et al., 2018; Lewinschal et al., 2019)</w:t>
      </w:r>
      <w:r>
        <w:rPr>
          <w:rFonts w:cs="Times New Roman"/>
          <w:color w:val="000000" w:themeColor="text1"/>
          <w:lang w:val="en-GB"/>
        </w:rPr>
        <w:fldChar w:fldCharType="end"/>
      </w:r>
      <w:r w:rsidRPr="007A1D51">
        <w:rPr>
          <w:rFonts w:cs="Times New Roman"/>
          <w:noProof/>
          <w:color w:val="000000" w:themeColor="text1"/>
          <w:lang w:val="en-GB"/>
        </w:rPr>
        <w:t xml:space="preserve">. </w:t>
      </w:r>
    </w:p>
    <w:p w14:paraId="70023226" w14:textId="77777777" w:rsidR="0002760B" w:rsidRPr="004B7198" w:rsidRDefault="0002760B" w:rsidP="0002760B">
      <w:pPr>
        <w:pStyle w:val="AR6BodyText"/>
        <w:rPr>
          <w:rFonts w:cs="Times New Roman"/>
          <w:color w:val="000000" w:themeColor="text1"/>
          <w:lang w:val="en-GB"/>
        </w:rPr>
      </w:pPr>
    </w:p>
    <w:p w14:paraId="1F4ABD70" w14:textId="7EA01B13" w:rsidR="0002760B" w:rsidRDefault="0002760B" w:rsidP="0002760B">
      <w:pPr>
        <w:pStyle w:val="AR6BodyText"/>
        <w:rPr>
          <w:rFonts w:cs="Times New Roman"/>
          <w:noProof/>
          <w:color w:val="000000" w:themeColor="text1"/>
          <w:lang w:val="en-US"/>
        </w:rPr>
      </w:pPr>
      <w:r w:rsidRPr="007A1D51">
        <w:rPr>
          <w:rFonts w:cs="Times New Roman"/>
          <w:noProof/>
          <w:color w:val="000000" w:themeColor="text1"/>
          <w:lang w:val="en-US"/>
        </w:rPr>
        <w:t xml:space="preserve">The effects of changes in aerosols on local and remote changes in temperature, circulation and precipitation are sensitive to a number of model uncertainties </w:t>
      </w:r>
      <w:r>
        <w:rPr>
          <w:rFonts w:cs="Times New Roman"/>
          <w:noProof/>
          <w:color w:val="000000" w:themeColor="text1"/>
          <w:lang w:val="en-US"/>
        </w:rPr>
        <w:t>affecting aerosol sources, transformation</w:t>
      </w:r>
      <w:del w:id="3562" w:author="Lucy Cowie" w:date="2021-07-28T11:01:00Z">
        <w:r w:rsidDel="00D45C0B">
          <w:rPr>
            <w:rFonts w:cs="Times New Roman"/>
            <w:noProof/>
            <w:color w:val="000000" w:themeColor="text1"/>
            <w:lang w:val="en-US"/>
          </w:rPr>
          <w:delText>,</w:delText>
        </w:r>
      </w:del>
      <w:r>
        <w:rPr>
          <w:rFonts w:cs="Times New Roman"/>
          <w:noProof/>
          <w:color w:val="000000" w:themeColor="text1"/>
          <w:lang w:val="en-US"/>
        </w:rPr>
        <w:t xml:space="preserve"> and resulting climate effects. Therefore,</w:t>
      </w:r>
      <w:r w:rsidRPr="007A1D51">
        <w:rPr>
          <w:rFonts w:cs="Times New Roman"/>
          <w:noProof/>
          <w:color w:val="000000" w:themeColor="text1"/>
          <w:lang w:val="en-US"/>
        </w:rPr>
        <w:t xml:space="preserve"> regional climate effects in </w:t>
      </w:r>
      <w:r>
        <w:rPr>
          <w:rFonts w:cs="Times New Roman"/>
          <w:noProof/>
          <w:color w:val="000000" w:themeColor="text1"/>
          <w:lang w:val="en-US"/>
        </w:rPr>
        <w:t xml:space="preserve">global </w:t>
      </w:r>
      <w:r w:rsidRPr="007A1D51">
        <w:rPr>
          <w:rFonts w:cs="Times New Roman"/>
          <w:noProof/>
          <w:color w:val="000000" w:themeColor="text1"/>
          <w:lang w:val="en-US"/>
        </w:rPr>
        <w:t xml:space="preserve">model studies </w:t>
      </w:r>
      <w:r>
        <w:rPr>
          <w:rFonts w:cs="Times New Roman"/>
          <w:noProof/>
          <w:color w:val="000000" w:themeColor="text1"/>
          <w:lang w:val="en-US"/>
        </w:rPr>
        <w:t xml:space="preserve">must be interpreted with </w:t>
      </w:r>
      <w:r w:rsidRPr="007A1D51">
        <w:rPr>
          <w:rFonts w:cs="Times New Roman"/>
          <w:noProof/>
          <w:color w:val="000000" w:themeColor="text1"/>
          <w:lang w:val="en-US"/>
        </w:rPr>
        <w:t xml:space="preserve">caution. </w:t>
      </w:r>
      <w:r w:rsidRPr="007A1D51">
        <w:rPr>
          <w:rFonts w:cs="Times New Roman"/>
          <w:color w:val="000000" w:themeColor="text1"/>
          <w:lang w:val="en-US"/>
        </w:rPr>
        <w:t>When investigating the climate response to regional aerosol emissions, such uncertainties are likely to be confounded even further by the variability between models in regional climate and circulation patterns, leading to greater inter</w:t>
      </w:r>
      <w:ins w:id="3563" w:author="Lucy Cowie" w:date="2021-07-28T11:01:00Z">
        <w:r w:rsidR="00D45C0B">
          <w:rPr>
            <w:rFonts w:cs="Times New Roman"/>
            <w:color w:val="000000" w:themeColor="text1"/>
            <w:lang w:val="en-US"/>
          </w:rPr>
          <w:t>-</w:t>
        </w:r>
      </w:ins>
      <w:r w:rsidRPr="007A1D51">
        <w:rPr>
          <w:rFonts w:cs="Times New Roman"/>
          <w:color w:val="000000" w:themeColor="text1"/>
          <w:lang w:val="en-US"/>
        </w:rPr>
        <w:t xml:space="preserve">model spread at regional scales than at a global scale </w:t>
      </w:r>
      <w:r w:rsidRPr="007A1D51">
        <w:rPr>
          <w:rFonts w:cs="Times New Roman"/>
          <w:color w:val="000000" w:themeColor="text1"/>
          <w:lang w:val="en-US"/>
        </w:rPr>
        <w:fldChar w:fldCharType="begin" w:fldLock="1"/>
      </w:r>
      <w:r w:rsidR="00D477C7">
        <w:rPr>
          <w:rFonts w:cs="Times New Roman"/>
          <w:color w:val="000000" w:themeColor="text1"/>
          <w:lang w:val="en-US"/>
        </w:rPr>
        <w:instrText>ADDIN CSL_CITATION { "citationItems" : [ { "id" : "ITEM-1", "itemData" : { "DOI" : "10.5194/acp-16-9785-2016", "ISBN" : "1680-7375", "ISSN" : "16807324", "abstract" : "We use the HadGEM3-GA4, CESM1, and GISS ModelE2 climate models to investigate the global and regional aerosol burden, radiative flux, and surface temperature responses to removing anthropogenic sulfur dioxide (SO2) emissions from China. We find that the models differ by up to a factor of six in the simulated change in aerosol optical depth (AOD) and shortwave radiative flux over China that results from reduced sulfate aerosol, leading to a large range of magnitudes in the regional and global temperature responses. Two of the three models simulate a near-ubiquitous hemispheric warming due to the regional SO2 removal, with similarities in the local and remote pattern of response, but overall with a substantially different magnitude. The third model simulates almost no significant temperature response. We attribute the discrepancies in the response to a combination of substantial differences in the chemical conversion of SO2 to sulfate, translation of sulfate mass into AOD, and differences in the radiative forcing efficiency of sulfate aerosol in the models. The model with the strongest response (HadGEM3-GA4) compares best with observations of AOD regionally, however the other two models compare similarly (albeit poorly) and still disagree substantially in their simulated climate response, indicating that total AOD observations are far from sufficient to determine which model response is more plausible. Our results highlight that there remains a large uncertainty in the representation of both aerosol chemistry as well as direct and indirect aerosol radiative effects in current climate models, and reinforces that caution must be applied when interpreting the results of single-model studies of aerosol influences on climate. Model studies that implicate aerosols in climate responses should ideally explore a range of radiative forcing strengths representative of this uncertainty, in addition to thoroughly evaluating the models used against observations.", "author" : [ { "dropping-particle" : "", "family" : "Kasoar", "given" : "Matthew", "non-dropping-particle" : "", "parse-names" : false, "suffix" : "" }, { "dropping-particle" : "", "family" : "Voulgarakis", "given" : "Apostolos", "non-dropping-particle" : "", "parse-names" : false, "suffix" : "" }, { "dropping-particle" : "", "family" : "Lamarque", "given" : "Jean Fran\u00e7ois", "non-dropping-particle" : "", "parse-names" : false, "suffix" : "" }, { "dropping-particle" : "", "family" : "Shindell", "given" : "Drew T.", "non-dropping-particle" : "", "parse-names" : false, "suffix" : "" }, { "dropping-particle" : "", "family" : "Bellouin", "given" : "Nicolas", "non-dropping-particle" : "", "parse-names" : false, "suffix" : "" }, { "dropping-particle" : "", "family" : "Faluvegi", "given" : "Greg", "non-dropping-particle" : "", "parse-names" : false, "suffix" : "" }, { "dropping-particle" : "", "family" : "Tsigaridis", "given" : "Kostas", "non-dropping-particle" : "", "parse-names" : false, "suffix" : "" } ], "container-title" : "Atmospheric Chemistry and Physics", "id" : "ITEM-1", "issue" : "15", "issued" : { "date-parts" : [ [ "2016", "8", "4" ] ] }, "page" : "9785-9804", "title" : "Regional and global temperature response to anthropogenic SO2 emissions from China in three climate models", "translator" : [ { "dropping-particle" : "", "family" : "G2915", "given" : "", "non-dropping-particle" : "", "parse-names" : false, "suffix" : "" } ], "type" : "article-journal", "volume" : "16" }, "uris" : [ "http://www.mendeley.com/documents/?uuid=4e78aa92-ebd6-4aff-9925-2a489491c0d9" ] }, { "id" : "ITEM-2", "itemData" : { "DOI" : "10.5194/acp-15-8201-2015", "ISBN" : "1680-7316", "ISSN" : "16807324", "abstract" : "&lt;p&gt;Policies to control air quality focus on mitigating emissions of aerosols and their precursors, and other short-lived climate pollutants (SLCPs). On a local scale, these policies will have beneficial impacts on health and crop yields, by reducing particulate matter (PM) and surface ozone concentrations; however, the climate impacts of reducing emissions of SLCPs are less straightforward to predict. In this paper we consider a set of idealised, extreme mitigation strategies, in which the total anthropogenic emissions of individual SLCP emissions species are removed. This provides an upper bound on the potential climate impacts of such air quality strategies. &lt;br&gt;&lt;br&gt; We focus on evaluating the climate responses to changes in anthropogenic emissions of aerosol precursor species: black carbon (BC), organic carbon (OC) and sulphur dioxide (SO&lt;sub&gt;2&lt;/sub&gt;). We perform climate integrations with four fully coupled atmosphere-ocean global climate models (AOGCMs), and examine the effects on global and regional climate of removing the total land-based anthropogenic emissions of each of the three aerosol precursor species. &lt;br&gt;&lt;br&gt; We find that the SO&lt;sub&gt;2&lt;/sub&gt; emissions reductions lead to the strongest response, with all three models showing an increase in surface temperature focussed in the northern hemisphere high latitudes, and a corresponding increase in global mean precipitation and run-off. Changes in precipitation and run-off patterns are driven mostly by a northward shift in the ITCZ, consistent with the hemispherically asymmetric warming pattern driven by the emissions changes. The BC and OC emissions reductions give a much weaker forcing signal, and there is some disagreement between models in the sign of the climate responses to these perturbations. These differences between models are due largely to natural variability in sea-ice extent, circulation patterns and cloud changes. This large natural variability component to the signal when the ocean circulation and sea-ice are free-running means that the BC and OC mitigation measures do not necessarily lead to a discernible climate response.&lt;/p&gt;", "author" : [ { "dropping-particle" : "", "family" : "Baker", "given" : "L. H.", "non-dropping-particle" : "", "parse-names" : false, "suffix" : "" }, { "dropping-particle" : "", "family" : "Collins", "given" : "W. J.", "non-dropping-particle" : "", "parse-names" : false, "suffix" : "" }, { "dropping-particle" : "", "family" : "Olivi\u00e9", "given" : "D. J.L.", "non-dropping-particle" : "", "parse-names" : false, "suffix" : "" }, { "dropping-particle" : "", "family" : "Cherian", "given" : "R.", "non-dropping-particle" : "", "parse-names" : false, "suffix" : "" }, { "dropping-particle" : "", "family" : "Hodnebrog", "given" : "", "non-dropping-particle" : "", "parse-names" : false, "suffix" : "" }, { "dropping-particle" : "", "family" : "Myhre", "given" : "G.", "non-dropping-particle" : "", "parse-names" : false, "suffix" : "" }, { "dropping-particle" : "", "family" : "Quaas", "given" : "J.", "non-dropping-particle" : "", "parse-names" : false, "suffix" : "" } ], "container-title" : "Atmospheric Chemistry and Physics", "id" : "ITEM-2", "issue" : "14", "issued" : { "date-parts" : [ [ "2015", "7", "24" ] ] }, "page" : "8201-8216", "title" : "Climate responses to anthropogenic emissions of short-lived climate pollutants", "translator" : [ { "dropping-particle" : "", "family" : "G2756", "given" : "", "non-dropping-particle" : "", "parse-names" : false, "suffix" : "" } ], "type" : "article-journal", "volume" : "15" }, "uris" : [ "http://www.mendeley.com/documents/?uuid=c1a20cef-cbf4-46da-b328-31d7247bcf2f" ] } ], "mendeley" : { "formattedCitation" : "(Baker et al., 2015; Kasoar et al., 2016)", "plainTextFormattedCitation" : "(Baker et al., 2015; Kasoar et al., 2016)", "previouslyFormattedCitation" : "(Baker et al., 2015; Kasoar et al., 2016)" }, "properties" : { "noteIndex" : 0 }, "schema" : "https://github.com/citation-style-language/schema/raw/master/csl-citation.json" }</w:instrText>
      </w:r>
      <w:r w:rsidRPr="007A1D51">
        <w:rPr>
          <w:rFonts w:cs="Times New Roman"/>
          <w:color w:val="000000" w:themeColor="text1"/>
          <w:lang w:val="en-US"/>
        </w:rPr>
        <w:fldChar w:fldCharType="separate"/>
      </w:r>
      <w:r w:rsidR="00CB33A1">
        <w:rPr>
          <w:rFonts w:cs="Times New Roman"/>
          <w:noProof/>
          <w:color w:val="000000" w:themeColor="text1"/>
          <w:lang w:val="en-US"/>
        </w:rPr>
        <w:t>(Baker et al., 2015; Kasoar et al., 2016)</w:t>
      </w:r>
      <w:r w:rsidRPr="007A1D51">
        <w:rPr>
          <w:rFonts w:cs="Times New Roman"/>
          <w:color w:val="000000" w:themeColor="text1"/>
          <w:lang w:val="en-US"/>
        </w:rPr>
        <w:fldChar w:fldCharType="end"/>
      </w:r>
      <w:r w:rsidRPr="007A1D51">
        <w:rPr>
          <w:rFonts w:cs="Times New Roman"/>
          <w:color w:val="000000" w:themeColor="text1"/>
          <w:lang w:val="en-US"/>
        </w:rPr>
        <w:t>.</w:t>
      </w:r>
      <w:r w:rsidRPr="007A1D51">
        <w:rPr>
          <w:rFonts w:cs="Times New Roman"/>
          <w:lang w:val="en-US"/>
        </w:rPr>
        <w:t xml:space="preserve"> </w:t>
      </w:r>
    </w:p>
    <w:p w14:paraId="11523F3E" w14:textId="77777777" w:rsidR="0002760B" w:rsidRPr="007A1D51" w:rsidRDefault="0002760B" w:rsidP="0002760B">
      <w:pPr>
        <w:pStyle w:val="AR6BodyText"/>
        <w:rPr>
          <w:rFonts w:cs="Times New Roman"/>
          <w:lang w:val="en-US"/>
        </w:rPr>
      </w:pPr>
    </w:p>
    <w:p w14:paraId="1B50E0ED" w14:textId="6F04EBDC" w:rsidR="0002760B" w:rsidRPr="007A1D51" w:rsidRDefault="0002760B" w:rsidP="0002760B">
      <w:pPr>
        <w:pStyle w:val="AR6BodyText"/>
        <w:rPr>
          <w:rFonts w:eastAsiaTheme="majorEastAsia" w:cs="Times New Roman"/>
          <w:b/>
          <w:lang w:val="en-US"/>
        </w:rPr>
      </w:pPr>
      <w:r w:rsidRPr="007A1D51">
        <w:rPr>
          <w:rFonts w:cs="Times New Roman"/>
          <w:lang w:val="en-GB"/>
        </w:rPr>
        <w:t xml:space="preserve">In summary, </w:t>
      </w:r>
      <w:r w:rsidR="00960E80" w:rsidRPr="00960E80">
        <w:rPr>
          <w:bCs/>
          <w:color w:val="000000" w:themeColor="text1"/>
          <w:lang w:val="en-US"/>
        </w:rPr>
        <w:t>over the historical period, changes in aerosols and their ERF have primarily contributed to cool the surface temperature</w:t>
      </w:r>
      <w:ins w:id="3564" w:author="Lucy Cowie" w:date="2021-07-28T11:02:00Z">
        <w:r w:rsidR="00D16FBB">
          <w:rPr>
            <w:bCs/>
            <w:color w:val="000000" w:themeColor="text1"/>
            <w:lang w:val="en-US"/>
          </w:rPr>
          <w:t>,</w:t>
        </w:r>
      </w:ins>
      <w:r w:rsidR="00960E80" w:rsidRPr="00960E80">
        <w:rPr>
          <w:bCs/>
          <w:color w:val="000000" w:themeColor="text1"/>
          <w:lang w:val="en-US"/>
        </w:rPr>
        <w:t xml:space="preserve"> partly masking the human-induced warming (</w:t>
      </w:r>
      <w:r w:rsidR="00960E80" w:rsidRPr="00960E80">
        <w:rPr>
          <w:bCs/>
          <w:i/>
          <w:color w:val="000000" w:themeColor="text1"/>
          <w:lang w:val="en-US"/>
        </w:rPr>
        <w:t>high confidence</w:t>
      </w:r>
      <w:r w:rsidR="00960E80" w:rsidRPr="00960E80">
        <w:rPr>
          <w:bCs/>
          <w:color w:val="000000" w:themeColor="text1"/>
          <w:lang w:val="en-US"/>
        </w:rPr>
        <w:t xml:space="preserve">). </w:t>
      </w:r>
      <w:r w:rsidR="00960E80">
        <w:rPr>
          <w:rFonts w:cs="Times New Roman"/>
          <w:lang w:val="en-GB"/>
        </w:rPr>
        <w:t>R</w:t>
      </w:r>
      <w:r w:rsidRPr="007A1D51">
        <w:rPr>
          <w:rFonts w:cs="Times New Roman"/>
          <w:lang w:val="en-GB"/>
        </w:rPr>
        <w:t>adiative forcings induced by aerosol</w:t>
      </w:r>
      <w:r>
        <w:rPr>
          <w:rFonts w:cs="Times New Roman"/>
          <w:lang w:val="en-GB"/>
        </w:rPr>
        <w:t xml:space="preserve"> </w:t>
      </w:r>
      <w:r w:rsidRPr="007A1D51">
        <w:rPr>
          <w:rFonts w:cs="Times New Roman"/>
          <w:lang w:val="en-GB"/>
        </w:rPr>
        <w:t xml:space="preserve">changes lead to both local and remote changes in temperature </w:t>
      </w:r>
      <w:r w:rsidRPr="007A1D51">
        <w:rPr>
          <w:rFonts w:cs="Times New Roman"/>
          <w:lang w:val="en-US"/>
        </w:rPr>
        <w:t>(</w:t>
      </w:r>
      <w:r w:rsidRPr="007A1D51">
        <w:rPr>
          <w:rFonts w:cs="Times New Roman"/>
          <w:i/>
          <w:iCs/>
          <w:lang w:val="en-US"/>
        </w:rPr>
        <w:t>high confidence</w:t>
      </w:r>
      <w:r w:rsidRPr="007A1D51">
        <w:rPr>
          <w:rFonts w:cs="Times New Roman"/>
          <w:lang w:val="en-US"/>
        </w:rPr>
        <w:t>)</w:t>
      </w:r>
      <w:r w:rsidR="00B96DF8">
        <w:rPr>
          <w:rFonts w:cs="Times New Roman"/>
          <w:lang w:val="en-US"/>
        </w:rPr>
        <w:t>.</w:t>
      </w:r>
      <w:r w:rsidRPr="007A1D51">
        <w:rPr>
          <w:rStyle w:val="fontstyle01"/>
          <w:rFonts w:eastAsiaTheme="majorEastAsia"/>
          <w:sz w:val="22"/>
          <w:szCs w:val="22"/>
          <w:lang w:val="en-US"/>
        </w:rPr>
        <w:t xml:space="preserve">  </w:t>
      </w:r>
      <w:r w:rsidR="00B96DF8" w:rsidRPr="00D77F3A">
        <w:rPr>
          <w:rFonts w:cs="Times New Roman"/>
          <w:lang w:val="en-US"/>
        </w:rPr>
        <w:t>The temperature respon</w:t>
      </w:r>
      <w:r w:rsidR="00B96DF8">
        <w:rPr>
          <w:rFonts w:cs="Times New Roman"/>
          <w:lang w:val="en-US"/>
        </w:rPr>
        <w:t xml:space="preserve">se preserves </w:t>
      </w:r>
      <w:r w:rsidR="00960E80">
        <w:rPr>
          <w:rFonts w:cs="Times New Roman"/>
          <w:bCs/>
          <w:lang w:val="en-GB"/>
        </w:rPr>
        <w:t>hemispheric</w:t>
      </w:r>
      <w:r w:rsidR="00B96DF8">
        <w:rPr>
          <w:rFonts w:cs="Times New Roman"/>
          <w:bCs/>
          <w:lang w:val="en-GB"/>
        </w:rPr>
        <w:t xml:space="preserve"> asymmetry</w:t>
      </w:r>
      <w:r w:rsidR="00960E80">
        <w:rPr>
          <w:rFonts w:cs="Times New Roman"/>
          <w:bCs/>
          <w:lang w:val="en-GB"/>
        </w:rPr>
        <w:t xml:space="preserve"> of the ERF</w:t>
      </w:r>
      <w:r w:rsidR="00B96DF8">
        <w:rPr>
          <w:rFonts w:cs="Times New Roman"/>
          <w:bCs/>
          <w:lang w:val="en-GB"/>
        </w:rPr>
        <w:t xml:space="preserve"> but is more latitudinally uniform with strong amplification of the temperature response towards the Arctic (</w:t>
      </w:r>
      <w:r w:rsidR="00B96DF8" w:rsidRPr="00DA7B08">
        <w:rPr>
          <w:rFonts w:cs="Times New Roman"/>
          <w:bCs/>
          <w:i/>
          <w:lang w:val="en-GB"/>
        </w:rPr>
        <w:t>medium confidence</w:t>
      </w:r>
      <w:r w:rsidR="00B96DF8">
        <w:rPr>
          <w:rFonts w:cs="Times New Roman"/>
          <w:bCs/>
          <w:lang w:val="en-GB"/>
        </w:rPr>
        <w:t>).</w:t>
      </w:r>
      <w:r w:rsidR="00B96DF8" w:rsidRPr="007A1D51">
        <w:rPr>
          <w:rFonts w:eastAsiaTheme="majorEastAsia" w:cs="Times New Roman"/>
          <w:b/>
          <w:lang w:val="en-US"/>
        </w:rPr>
        <w:t xml:space="preserve"> </w:t>
      </w:r>
    </w:p>
    <w:p w14:paraId="08D1AECE" w14:textId="77777777" w:rsidR="0002760B" w:rsidRPr="00701979" w:rsidRDefault="0002760B" w:rsidP="0002760B">
      <w:pPr>
        <w:pStyle w:val="AR6BodyText"/>
        <w:rPr>
          <w:lang w:val="en-US"/>
        </w:rPr>
      </w:pPr>
    </w:p>
    <w:p w14:paraId="08357FE4" w14:textId="77777777" w:rsidR="00DF552C" w:rsidRPr="00701979" w:rsidRDefault="00DF552C" w:rsidP="00D5630D">
      <w:pPr>
        <w:pStyle w:val="AR6BodyText"/>
        <w:rPr>
          <w:lang w:val="en-US"/>
        </w:rPr>
      </w:pPr>
    </w:p>
    <w:p w14:paraId="077805F4" w14:textId="77777777" w:rsidR="00DF552C" w:rsidRPr="001C68C5" w:rsidRDefault="00DF552C" w:rsidP="00D5630D">
      <w:pPr>
        <w:pStyle w:val="AR6BodyText"/>
        <w:rPr>
          <w:b/>
          <w:bCs/>
          <w:lang w:val="en-US"/>
        </w:rPr>
      </w:pPr>
      <w:commentRangeStart w:id="3565"/>
      <w:r w:rsidRPr="001C68C5">
        <w:rPr>
          <w:b/>
          <w:bCs/>
          <w:lang w:val="en-US"/>
        </w:rPr>
        <w:t>[START FIGURE 6.13 HERE]</w:t>
      </w:r>
      <w:commentRangeEnd w:id="3565"/>
      <w:r w:rsidR="004E4158">
        <w:rPr>
          <w:rStyle w:val="Marquedecommentaire"/>
          <w:lang w:val="en-GB"/>
        </w:rPr>
        <w:commentReference w:id="3565"/>
      </w:r>
    </w:p>
    <w:p w14:paraId="228916FE" w14:textId="77777777" w:rsidR="00DF552C" w:rsidRPr="00D13B10" w:rsidRDefault="00DF552C" w:rsidP="00D5630D">
      <w:pPr>
        <w:pStyle w:val="AR6BodyText"/>
        <w:rPr>
          <w:lang w:val="en-US"/>
        </w:rPr>
      </w:pPr>
    </w:p>
    <w:p w14:paraId="444F9EB2" w14:textId="1FB8E429" w:rsidR="00DF552C" w:rsidRPr="001C68C5" w:rsidRDefault="00AA5069" w:rsidP="001C68C5">
      <w:pPr>
        <w:pStyle w:val="AR6Chap6Figure"/>
      </w:pPr>
      <w:r w:rsidRPr="003E23AE">
        <w:rPr>
          <w:b/>
        </w:rPr>
        <w:t>Multi-model mean surface air temperature response due to aerosol changes between 1850 and recent-past (1995-2014)</w:t>
      </w:r>
      <w:r w:rsidR="00267AED">
        <w:rPr>
          <w:b/>
        </w:rPr>
        <w:t>.</w:t>
      </w:r>
      <w:r w:rsidRPr="001C68C5">
        <w:t xml:space="preserve"> </w:t>
      </w:r>
      <w:r w:rsidR="00267AED">
        <w:t>Calculation is based on the</w:t>
      </w:r>
      <w:r w:rsidRPr="001C68C5">
        <w:t xml:space="preserve"> difference between CMIP6 ‘historical’ and AerChemMIP ‘hist-piAer’ experiments, where a) is the spatial pattern of the annual mean surface air temperature response, and b) is the mean zonally averaged response. Model means are derived from years 1995-2014. Uncertainty is represented using the advanced approach: No overlay indicates regions with robust signal, where ≥66% of models show change greater than variability threshold and ≥80% of all models agree on sign of change; diagonal lines indicate regions with no change or no robust signal, where &lt;66% of models show a change greater than the variability threshold; crossed lines indicate regions with conflicting signal, where ≥66% of models show change greater than variability threshold and &lt;80% of all models agree on sign of change. For more information on the advanced approach, please refer to the Cross-Chapter Box Atlas.1. AerChemMIP models MIROC6, MRI-ESM2-0, NorESM2-LM, GFDL-ESM4, GISS-E2-1-G, UKESM1-0-LL are used in the analysis</w:t>
      </w:r>
      <w:r w:rsidR="00867A3F" w:rsidRPr="001C68C5">
        <w:t>.</w:t>
      </w:r>
      <w:r w:rsidR="00E13FC9">
        <w:t xml:space="preserve"> </w:t>
      </w:r>
      <w:r w:rsidR="00E13FC9" w:rsidRPr="004369BC">
        <w:rPr>
          <w:rFonts w:cs="Times New Roman"/>
          <w:szCs w:val="20"/>
        </w:rPr>
        <w:t xml:space="preserve">Further details on data sources and processing are available in the chapter data table (Table </w:t>
      </w:r>
      <w:r w:rsidR="00E13FC9">
        <w:rPr>
          <w:rFonts w:cs="Times New Roman"/>
          <w:szCs w:val="20"/>
        </w:rPr>
        <w:t>6.SM.1</w:t>
      </w:r>
      <w:r w:rsidR="00E13FC9" w:rsidRPr="004369BC">
        <w:rPr>
          <w:rFonts w:cs="Times New Roman"/>
          <w:szCs w:val="20"/>
        </w:rPr>
        <w:t>).</w:t>
      </w:r>
    </w:p>
    <w:p w14:paraId="0FF1C212" w14:textId="77777777" w:rsidR="00867A3F" w:rsidRPr="00867A3F" w:rsidRDefault="00867A3F" w:rsidP="00867A3F">
      <w:pPr>
        <w:pStyle w:val="AR6BodyText"/>
        <w:rPr>
          <w:lang w:val="en-US"/>
        </w:rPr>
      </w:pPr>
    </w:p>
    <w:p w14:paraId="0E4EF99D" w14:textId="745E5DBD" w:rsidR="00DF552C" w:rsidRPr="00820282" w:rsidRDefault="00DF552C" w:rsidP="00D5630D">
      <w:pPr>
        <w:pStyle w:val="AR6BodyText"/>
        <w:rPr>
          <w:rFonts w:ascii="LiberationSerif-Bold" w:eastAsiaTheme="majorEastAsia" w:hAnsi="LiberationSerif-Bold" w:hint="eastAsia"/>
          <w:bCs/>
          <w:noProof/>
          <w:color w:val="000000" w:themeColor="text1"/>
          <w:lang w:val="en-GB"/>
        </w:rPr>
      </w:pPr>
      <w:r w:rsidRPr="001D5C45">
        <w:rPr>
          <w:rFonts w:cs="Times New Roman"/>
          <w:b/>
          <w:noProof/>
          <w:color w:val="000000" w:themeColor="text1"/>
          <w:lang w:val="en-GB"/>
        </w:rPr>
        <w:t xml:space="preserve">[END FIGURE  </w:t>
      </w:r>
      <w:r>
        <w:rPr>
          <w:rFonts w:cs="Times New Roman"/>
          <w:b/>
          <w:noProof/>
          <w:color w:val="000000" w:themeColor="text1"/>
          <w:lang w:val="en-GB"/>
        </w:rPr>
        <w:t>6.13 HERE</w:t>
      </w:r>
      <w:r w:rsidRPr="001D5C45">
        <w:rPr>
          <w:rFonts w:cs="Times New Roman"/>
          <w:b/>
          <w:noProof/>
          <w:color w:val="000000" w:themeColor="text1"/>
          <w:lang w:val="en-GB"/>
        </w:rPr>
        <w:t>]</w:t>
      </w:r>
    </w:p>
    <w:p w14:paraId="06CAA70C" w14:textId="10B25913" w:rsidR="00DF552C" w:rsidRDefault="00DF552C" w:rsidP="00D5630D">
      <w:pPr>
        <w:pStyle w:val="AR6BodyText"/>
        <w:rPr>
          <w:rFonts w:cs="Times New Roman"/>
          <w:noProof/>
          <w:color w:val="000000" w:themeColor="text1"/>
          <w:lang w:val="en-US"/>
        </w:rPr>
      </w:pPr>
      <w:bookmarkStart w:id="3566" w:name="_Toc5715248"/>
      <w:bookmarkStart w:id="3567" w:name="_Toc5721907"/>
      <w:bookmarkStart w:id="3568" w:name="_Toc6596778"/>
    </w:p>
    <w:p w14:paraId="250FE161" w14:textId="77777777" w:rsidR="002A65DE" w:rsidRPr="007F7A92" w:rsidRDefault="002A65DE" w:rsidP="00D5630D">
      <w:pPr>
        <w:pStyle w:val="AR6BodyText"/>
        <w:rPr>
          <w:rFonts w:cs="Times New Roman"/>
          <w:noProof/>
          <w:color w:val="000000" w:themeColor="text1"/>
          <w:lang w:val="en-US"/>
        </w:rPr>
      </w:pPr>
    </w:p>
    <w:p w14:paraId="277734E1" w14:textId="3830A706" w:rsidR="00DF552C" w:rsidRPr="00326917" w:rsidRDefault="00DF552C" w:rsidP="00D5630D">
      <w:pPr>
        <w:pStyle w:val="AR6Chap6Level2611"/>
      </w:pPr>
      <w:bookmarkStart w:id="3569" w:name="_Toc30501024"/>
      <w:bookmarkStart w:id="3570" w:name="_Toc70498193"/>
      <w:r w:rsidRPr="00326917">
        <w:t xml:space="preserve">Indirect </w:t>
      </w:r>
      <w:ins w:id="3571" w:author="Lucy Cowie" w:date="2021-07-28T11:03:00Z">
        <w:r w:rsidR="000E3F4B">
          <w:t>R</w:t>
        </w:r>
      </w:ins>
      <w:del w:id="3572" w:author="Lucy Cowie" w:date="2021-07-28T11:03:00Z">
        <w:r w:rsidRPr="00326917" w:rsidDel="000E3F4B">
          <w:delText>r</w:delText>
        </w:r>
      </w:del>
      <w:r w:rsidRPr="00326917">
        <w:t xml:space="preserve">adiative </w:t>
      </w:r>
      <w:ins w:id="3573" w:author="Lucy Cowie" w:date="2021-07-28T11:03:00Z">
        <w:r w:rsidR="000E3F4B">
          <w:t>F</w:t>
        </w:r>
      </w:ins>
      <w:del w:id="3574" w:author="Lucy Cowie" w:date="2021-07-28T11:03:00Z">
        <w:r w:rsidRPr="00326917" w:rsidDel="000E3F4B">
          <w:delText>f</w:delText>
        </w:r>
      </w:del>
      <w:r w:rsidRPr="00326917">
        <w:t xml:space="preserve">orcing </w:t>
      </w:r>
      <w:ins w:id="3575" w:author="Lucy Cowie" w:date="2021-07-28T11:03:00Z">
        <w:r w:rsidR="000E3F4B">
          <w:t>T</w:t>
        </w:r>
      </w:ins>
      <w:del w:id="3576" w:author="Lucy Cowie" w:date="2021-07-28T11:03:00Z">
        <w:r w:rsidRPr="00326917" w:rsidDel="000E3F4B">
          <w:delText>t</w:delText>
        </w:r>
      </w:del>
      <w:r w:rsidRPr="00326917">
        <w:t xml:space="preserve">hrough </w:t>
      </w:r>
      <w:ins w:id="3577" w:author="Lucy Cowie" w:date="2021-07-28T11:03:00Z">
        <w:r w:rsidR="000E3F4B">
          <w:t>E</w:t>
        </w:r>
      </w:ins>
      <w:del w:id="3578" w:author="Lucy Cowie" w:date="2021-07-28T11:03:00Z">
        <w:r w:rsidRPr="00326917" w:rsidDel="000E3F4B">
          <w:delText>e</w:delText>
        </w:r>
      </w:del>
      <w:r w:rsidRPr="00326917">
        <w:t xml:space="preserve">ffects of SLCFs on the </w:t>
      </w:r>
      <w:ins w:id="3579" w:author="Lucy Cowie" w:date="2021-07-28T11:03:00Z">
        <w:r w:rsidR="000E3F4B">
          <w:t>C</w:t>
        </w:r>
      </w:ins>
      <w:del w:id="3580" w:author="Lucy Cowie" w:date="2021-07-28T11:03:00Z">
        <w:r w:rsidRPr="00326917" w:rsidDel="000E3F4B">
          <w:delText>c</w:delText>
        </w:r>
      </w:del>
      <w:r w:rsidRPr="00326917">
        <w:t xml:space="preserve">arbon </w:t>
      </w:r>
      <w:ins w:id="3581" w:author="Lucy Cowie" w:date="2021-07-28T11:03:00Z">
        <w:r w:rsidR="000E3F4B">
          <w:t>C</w:t>
        </w:r>
      </w:ins>
      <w:del w:id="3582" w:author="Lucy Cowie" w:date="2021-07-28T11:03:00Z">
        <w:r w:rsidRPr="00326917" w:rsidDel="000E3F4B">
          <w:delText>c</w:delText>
        </w:r>
      </w:del>
      <w:r w:rsidRPr="00326917">
        <w:t>ycle</w:t>
      </w:r>
      <w:bookmarkEnd w:id="3569"/>
      <w:bookmarkEnd w:id="3570"/>
      <w:r w:rsidRPr="00326917">
        <w:t xml:space="preserve"> </w:t>
      </w:r>
    </w:p>
    <w:p w14:paraId="23345416" w14:textId="77777777" w:rsidR="00DF552C" w:rsidRDefault="00DF552C" w:rsidP="00D5630D">
      <w:pPr>
        <w:pStyle w:val="AR6BodyText"/>
        <w:rPr>
          <w:highlight w:val="yellow"/>
          <w:lang w:val="en-US"/>
        </w:rPr>
      </w:pPr>
    </w:p>
    <w:p w14:paraId="298A9A3F" w14:textId="4BD10A4B" w:rsidR="00DF552C" w:rsidRDefault="00DF552C" w:rsidP="00D5630D">
      <w:pPr>
        <w:pStyle w:val="AR6BodyText"/>
        <w:rPr>
          <w:strike/>
          <w:highlight w:val="yellow"/>
          <w:lang w:val="en-US"/>
        </w:rPr>
      </w:pPr>
      <w:r w:rsidRPr="004C58D6">
        <w:rPr>
          <w:lang w:val="en-US"/>
        </w:rPr>
        <w:lastRenderedPageBreak/>
        <w:t>D</w:t>
      </w:r>
      <w:r w:rsidRPr="00D54804">
        <w:rPr>
          <w:lang w:val="en-US"/>
        </w:rPr>
        <w:t>eposition of reactive nitrogen</w:t>
      </w:r>
      <w:r w:rsidRPr="00BA39B5">
        <w:rPr>
          <w:lang w:val="en-US"/>
        </w:rPr>
        <w:t xml:space="preserve"> </w:t>
      </w:r>
      <w:r>
        <w:rPr>
          <w:lang w:val="en-US"/>
        </w:rPr>
        <w:t>(</w:t>
      </w:r>
      <w:r w:rsidRPr="00BA39B5">
        <w:rPr>
          <w:lang w:val="en-US"/>
        </w:rPr>
        <w:t>Nr</w:t>
      </w:r>
      <w:ins w:id="3583" w:author="Lucy Cowie" w:date="2021-07-28T11:04:00Z">
        <w:r w:rsidR="00883606">
          <w:rPr>
            <w:lang w:val="en-US"/>
          </w:rPr>
          <w:t xml:space="preserve">; </w:t>
        </w:r>
      </w:ins>
      <w:del w:id="3584" w:author="Lucy Cowie" w:date="2021-07-28T11:04:00Z">
        <w:r w:rsidDel="00883606">
          <w:rPr>
            <w:lang w:val="en-US"/>
          </w:rPr>
          <w:delText>)</w:delText>
        </w:r>
        <w:r w:rsidRPr="00BA39B5" w:rsidDel="00883606">
          <w:rPr>
            <w:lang w:val="en-US"/>
          </w:rPr>
          <w:delText xml:space="preserve"> </w:delText>
        </w:r>
        <w:r w:rsidDel="00883606">
          <w:rPr>
            <w:lang w:val="en-US"/>
          </w:rPr>
          <w:delText>(</w:delText>
        </w:r>
      </w:del>
      <w:r>
        <w:rPr>
          <w:lang w:val="en-US"/>
        </w:rPr>
        <w:t>i.e.</w:t>
      </w:r>
      <w:ins w:id="3585" w:author="Lucy Cowie" w:date="2021-07-28T11:04:00Z">
        <w:r w:rsidR="00883606">
          <w:rPr>
            <w:lang w:val="en-US"/>
          </w:rPr>
          <w:t>,</w:t>
        </w:r>
      </w:ins>
      <w:r>
        <w:rPr>
          <w:lang w:val="en-US"/>
        </w:rPr>
        <w:t xml:space="preserve"> </w:t>
      </w:r>
      <w:r w:rsidRPr="00443AF3">
        <w:rPr>
          <w:lang w:val="en-US"/>
        </w:rPr>
        <w:t>NH</w:t>
      </w:r>
      <w:r w:rsidRPr="00443AF3">
        <w:rPr>
          <w:vertAlign w:val="subscript"/>
          <w:lang w:val="en-US"/>
        </w:rPr>
        <w:t>3</w:t>
      </w:r>
      <w:r w:rsidRPr="00443AF3">
        <w:rPr>
          <w:lang w:val="en-US"/>
        </w:rPr>
        <w:t xml:space="preserve"> and NO</w:t>
      </w:r>
      <w:r w:rsidRPr="00B365D2">
        <w:rPr>
          <w:iCs/>
          <w:vertAlign w:val="subscript"/>
          <w:lang w:val="en-US"/>
          <w:rPrChange w:id="3586" w:author="Lucy Cowie" w:date="2021-07-28T11:04:00Z">
            <w:rPr>
              <w:i/>
              <w:vertAlign w:val="subscript"/>
              <w:lang w:val="en-US"/>
            </w:rPr>
          </w:rPrChange>
        </w:rPr>
        <w:t>x</w:t>
      </w:r>
      <w:r w:rsidRPr="00B365D2">
        <w:rPr>
          <w:iCs/>
          <w:lang w:val="en-US"/>
        </w:rPr>
        <w:t>)</w:t>
      </w:r>
      <w:r>
        <w:rPr>
          <w:lang w:val="en-US"/>
        </w:rPr>
        <w:t xml:space="preserve"> </w:t>
      </w:r>
      <w:r w:rsidRPr="00D54804">
        <w:rPr>
          <w:lang w:val="en-US"/>
        </w:rPr>
        <w:t xml:space="preserve">increases the plant productivity and carbon sequestration in N-limited forests and grasslands, and also in open and coastal waters and open ocean. Such inadvertent fertilization of the biosphere can lead to eutrophication and reduction in biodiversity in terrestrial and aquatic ecosystems. </w:t>
      </w:r>
      <w:ins w:id="3587" w:author="Lucy Cowie" w:date="2021-07-28T11:05:00Z">
        <w:r w:rsidR="00F55BCF">
          <w:rPr>
            <w:lang w:val="en-US"/>
          </w:rPr>
          <w:t xml:space="preserve">The </w:t>
        </w:r>
      </w:ins>
      <w:r w:rsidRPr="00D54804">
        <w:rPr>
          <w:lang w:val="en-US"/>
        </w:rPr>
        <w:t xml:space="preserve">AR5 assessed that </w:t>
      </w:r>
      <w:r w:rsidRPr="00D54804">
        <w:rPr>
          <w:lang w:val="en-GB"/>
        </w:rPr>
        <w:t xml:space="preserve">it is </w:t>
      </w:r>
      <w:r w:rsidRPr="00D54804">
        <w:rPr>
          <w:i/>
          <w:iCs/>
          <w:lang w:val="en-GB"/>
        </w:rPr>
        <w:t xml:space="preserve">likely </w:t>
      </w:r>
      <w:r w:rsidRPr="00D54804">
        <w:rPr>
          <w:lang w:val="en-GB"/>
        </w:rPr>
        <w:t>that Nr deposition over land currently increases natural CO</w:t>
      </w:r>
      <w:r w:rsidRPr="00D54804">
        <w:rPr>
          <w:vertAlign w:val="subscript"/>
          <w:lang w:val="en-GB"/>
        </w:rPr>
        <w:t>2</w:t>
      </w:r>
      <w:r w:rsidRPr="00D54804">
        <w:rPr>
          <w:lang w:val="en-GB"/>
        </w:rPr>
        <w:t xml:space="preserve"> sinks, in particular </w:t>
      </w:r>
      <w:r>
        <w:rPr>
          <w:lang w:val="en-GB"/>
        </w:rPr>
        <w:t xml:space="preserve">in </w:t>
      </w:r>
      <w:r w:rsidRPr="00D54804">
        <w:rPr>
          <w:lang w:val="en-GB"/>
        </w:rPr>
        <w:t xml:space="preserve">forests, but the magnitude of this effect varies between regions </w:t>
      </w:r>
      <w:r w:rsidRPr="00D54804">
        <w:rPr>
          <w:lang w:val="en-GB"/>
        </w:rPr>
        <w:fldChar w:fldCharType="begin" w:fldLock="1"/>
      </w:r>
      <w:r w:rsidR="00D477C7">
        <w:rPr>
          <w:lang w:val="en-GB"/>
        </w:rPr>
        <w:instrText>ADDIN CSL_CITATION { "citationItems" : [ { "id" : "ITEM-1", "itemData" : { "DOI" : "10.1017/CBO9781107415324.015", "ISBN" : "9781107415324", "ISSN" : "1098-6596", "PMID" : "25246403", "author" : [ { "dropping-particle" : "", "family" : "Ciais", "given" : "P", "non-dropping-particle" : "", "parse-names" : false, "suffix" : "" }, { "dropping-particle" : "", "family" : "Sabine", "given" : "C", "non-dropping-particle" : "", "parse-names" : false, "suffix" : "" }, { "dropping-particle" : "", "family" : "Bala", "given" : "G", "non-dropping-particle" : "", "parse-names" : false, "suffix" : "" }, { "dropping-particle" : "", "family" : "Bopp", "given" : "L", "non-dropping-particle" : "", "parse-names" : false, "suffix" : "" }, { "dropping-particle" : "", "family" : "Brovkin", "given" : "V", "non-dropping-particle" : "", "parse-names" : false, "suffix" : "" }, { "dropping-particle" : "", "family" : "Canadell", "given" : "J", "non-dropping-particle" : "", "parse-names" : false, "suffix" : "" }, { "dropping-particle" : "", "family" : "Chhabra", "given" : "A", "non-dropping-particle" : "", "parse-names" : false, "suffix" : "" }, { "dropping-particle" : "", "family" : "DeFries", "given" : "R", "non-dropping-particle" : "", "parse-names" : false, "suffix" : "" }, { "dropping-particle" : "", "family" : "Galloway", "given" : "J", "non-dropping-particle" : "", "parse-names" : false, "suffix" : "" }, { "dropping-particle" : "", "family" : "Heimann", "given" : "M", "non-dropping-particle" : "", "parse-names" : false, "suffix" : "" }, { "dropping-particle" : "", "family" : "Jones", "given" : "C", "non-dropping-particle" : "", "parse-names" : false, "suffix" : "" }, { "dropping-particle" : "", "family" : "Que\u0301re\u0301", "given" : "C", "non-dropping-particle" : "Le", "parse-names" : false, "suffix" : "" }, { "dropping-particle" : "", "family" : "Myneni", "given" : "R B", "non-dropping-particle" : "", "parse-names" : false, "suffix" : "" }, { "dropping-particle" : "", "family" : "Piao", "given" : "S", "non-dropping-particle" : "", "parse-names" : false, "suffix" : "" }, { "dropping-particle" : "", "family" : "Thornton", "given" : "P", "non-dropping-particle" : "", "parse-names" : false, "suffix" : "" } ], "chapter-number" : "6",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"465-570", "publisher" : "Cambridge University Press", "publisher-place" : "Cambridge, United Kingdom and New York, NY, USA", "title" : "Carbon and other biogeochemical cycles", "translator" : [ { "dropping-particle" : "", "family" : "G2780", "given" : "", "non-dropping-particle" : "", "parse-names" : false, "suffix" : "" } ], "type" : "chapter", "volume" : "9781107057" }, "uris" : [ "http://www.mendeley.com/documents/?uuid=39b996fb-d4b9-4af9-a2f2-e3288d4da5e4" ] } ], "mendeley" : { "formattedCitation" : "(Ciais et al., 2013)", "plainTextFormattedCitation" : "(Ciais et al., 2013)", "previouslyFormattedCitation" : "(Ciais et al., 2013)" }, "properties" : { "noteIndex" : 0 }, "schema" : "https://github.com/citation-style-language/schema/raw/master/csl-citation.json" }</w:instrText>
      </w:r>
      <w:r w:rsidRPr="00D54804">
        <w:rPr>
          <w:lang w:val="en-GB"/>
        </w:rPr>
        <w:fldChar w:fldCharType="separate"/>
      </w:r>
      <w:r w:rsidR="00CB33A1">
        <w:rPr>
          <w:noProof/>
          <w:lang w:val="en-GB"/>
        </w:rPr>
        <w:t>(Ciais et al., 2013)</w:t>
      </w:r>
      <w:r w:rsidRPr="00D54804">
        <w:rPr>
          <w:lang w:val="en-GB"/>
        </w:rPr>
        <w:fldChar w:fldCharType="end"/>
      </w:r>
      <w:r w:rsidRPr="00D54804">
        <w:rPr>
          <w:lang w:val="en-GB"/>
        </w:rPr>
        <w:t>. Increasing Nr deposition or the synergy between increasing Nr deposition and atmospheric CO</w:t>
      </w:r>
      <w:r w:rsidRPr="00D54804">
        <w:rPr>
          <w:vertAlign w:val="subscript"/>
          <w:lang w:val="en-GB"/>
        </w:rPr>
        <w:t>2</w:t>
      </w:r>
      <w:r w:rsidRPr="00D54804">
        <w:rPr>
          <w:lang w:val="en-GB"/>
        </w:rPr>
        <w:t xml:space="preserve"> concentration could have contributed to the increasing global</w:t>
      </w:r>
      <w:ins w:id="3588" w:author="Lucy Cowie" w:date="2021-07-28T11:05:00Z">
        <w:r w:rsidR="00244F37">
          <w:rPr>
            <w:lang w:val="en-GB"/>
          </w:rPr>
          <w:t>-</w:t>
        </w:r>
      </w:ins>
      <w:del w:id="3589" w:author="Lucy Cowie" w:date="2021-07-28T11:05:00Z">
        <w:r w:rsidRPr="00D54804" w:rsidDel="00244F37">
          <w:rPr>
            <w:lang w:val="en-GB"/>
          </w:rPr>
          <w:delText xml:space="preserve"> </w:delText>
        </w:r>
      </w:del>
      <w:r w:rsidRPr="00D54804">
        <w:rPr>
          <w:lang w:val="en-GB"/>
        </w:rPr>
        <w:t>net land CO</w:t>
      </w:r>
      <w:r w:rsidRPr="00D54804">
        <w:rPr>
          <w:vertAlign w:val="subscript"/>
          <w:lang w:val="en-GB"/>
        </w:rPr>
        <w:t>2</w:t>
      </w:r>
      <w:r w:rsidRPr="00D54804">
        <w:rPr>
          <w:lang w:val="en-GB"/>
        </w:rPr>
        <w:t xml:space="preserve"> sink </w:t>
      </w:r>
      <w:ins w:id="3590" w:author="Lucy Cowie" w:date="2021-07-28T11:05:00Z">
        <w:r w:rsidR="002D5217">
          <w:rPr>
            <w:lang w:val="en-GB"/>
          </w:rPr>
          <w:t>(</w:t>
        </w:r>
      </w:ins>
      <w:del w:id="3591" w:author="Lucy Cowie" w:date="2021-07-28T11:05:00Z">
        <w:r w:rsidRPr="00D54804" w:rsidDel="002D5217">
          <w:rPr>
            <w:lang w:val="en-GB"/>
          </w:rPr>
          <w:delText>[</w:delText>
        </w:r>
      </w:del>
      <w:r w:rsidRPr="00D54804">
        <w:rPr>
          <w:lang w:val="en-GB"/>
        </w:rPr>
        <w:t>Section 5.2.1.4.1</w:t>
      </w:r>
      <w:ins w:id="3592" w:author="Lucy Cowie" w:date="2021-07-28T11:05:00Z">
        <w:r w:rsidR="002D5217">
          <w:rPr>
            <w:lang w:val="en-GB"/>
          </w:rPr>
          <w:t>)</w:t>
        </w:r>
      </w:ins>
      <w:del w:id="3593" w:author="Lucy Cowie" w:date="2021-07-28T11:05:00Z">
        <w:r w:rsidRPr="00D54804" w:rsidDel="002D5217">
          <w:rPr>
            <w:lang w:val="en-GB"/>
          </w:rPr>
          <w:delText>]</w:delText>
        </w:r>
      </w:del>
      <w:r w:rsidRPr="00D54804">
        <w:rPr>
          <w:lang w:val="en-GB"/>
        </w:rPr>
        <w:t xml:space="preserve">. </w:t>
      </w:r>
    </w:p>
    <w:p w14:paraId="454C3CF3" w14:textId="77777777" w:rsidR="00DF552C" w:rsidRPr="00D54804" w:rsidRDefault="00DF552C" w:rsidP="00D5630D">
      <w:pPr>
        <w:pStyle w:val="AR6BodyText"/>
        <w:rPr>
          <w:lang w:val="en-US"/>
        </w:rPr>
      </w:pPr>
    </w:p>
    <w:p w14:paraId="18CB1CDB" w14:textId="3FBCF1D4" w:rsidR="00DF552C" w:rsidRPr="00F73C3F" w:rsidRDefault="00DF552C" w:rsidP="00D5630D">
      <w:pPr>
        <w:pStyle w:val="AR6BodyText"/>
        <w:rPr>
          <w:rFonts w:cs="Times New Roman"/>
          <w:bCs/>
          <w:noProof/>
          <w:lang w:val="en-US"/>
        </w:rPr>
      </w:pPr>
      <w:r w:rsidRPr="00FE6271">
        <w:rPr>
          <w:rFonts w:cs="Times New Roman"/>
          <w:noProof/>
          <w:lang w:val="en-US"/>
        </w:rPr>
        <w:t>Ozone uptake</w:t>
      </w:r>
      <w:r w:rsidRPr="00F73C3F">
        <w:rPr>
          <w:rFonts w:cs="Times New Roman"/>
          <w:noProof/>
          <w:lang w:val="en-US"/>
        </w:rPr>
        <w:t xml:space="preserve"> itself damages photosynthesis and reduces plant growth with consequences for the carbon and water cycles </w:t>
      </w:r>
      <w:r w:rsidRPr="00F73C3F">
        <w:rPr>
          <w:rFonts w:cs="Times New Roman"/>
          <w:noProof/>
          <w:lang w:val="en-US"/>
        </w:rPr>
        <w:fldChar w:fldCharType="begin" w:fldLock="1"/>
      </w:r>
      <w:r w:rsidR="00D477C7">
        <w:rPr>
          <w:rFonts w:cs="Times New Roman"/>
          <w:noProof/>
          <w:lang w:val="en-US"/>
        </w:rPr>
        <w:instrText>ADDIN CSL_CITATION { "citationItems" : [ { "id" : "ITEM-1", "itemData" : { "DOI" : "10.1146/annurev-arplant-042110-103829", "ISSN" : "1543-5008", "abstract" : "Tropospheric ozone (O3) is a global air pollutant that causes billions of dollars in lost plant productivity annually. It is an important anthropogenic greenhouse gas, and as a secondary air pollutant, it is present at high concentrations in rural areas far from industrial sources. It also reduces plant productivity by entering leaves through the stomata, generating other reactive oxygen species and causing oxidative stress, which in turn decreases photosynthesis, plant growth, and biomass accumulation. The deposition of O 3 into vegetation through stomata is an important sink for tropospheric O3, but this sink is modified by other aspects of environmental change, including rising atmospheric carbon dioxide concentrations, rising temperature, altered precipitation, and nitrogen availability. We review the atmospheric chemistry governing tropospheric O 3 mass balance, the effects of O3 on stomatal conductance and net primary productivity, and implications for agriculture, carbon sequestration, and climate change. \u00a9 2012 by Annual Reviews. All rights reserved.", "author" : [ { "dropping-particle" : "", "family" : "Ainsworth", "given" : "Elizabeth A.", "non-dropping-particle" : "", "parse-names" : false, "suffix" : "" }, { "dropping-particle" : "", "family" : "Yendrek", "given" : "Craig R.", "non-dropping-particle" : "", "parse-names" : false, "suffix" : "" }, { "dropping-particle" : "", "family" : "Sitch", "given" : "Stephen", "non-dropping-particle" : "", "parse-names" : false, "suffix" : "" }, { "dropping-particle" : "", "family" : "Collins", "given" : "William J.", "non-dropping-particle" : "", "parse-names" : false, "suffix" : "" }, { "dropping-particle" : "", "family" : "Emberson", "given" : "Lisa D.", "non-dropping-particle" : "", "parse-names" : false, "suffix" : "" } ], "container-title" : "Annual Review of Plant Biology", "id" : "ITEM-1", "issue" : "1", "issued" : { "date-parts" : [ [ "2012", "6", "2" ] ] }, "page" : "637-661", "title" : "The Effects of Tropospheric Ozone on Net Primary Productivity and Implications for Climate Change", "translator" : [ { "dropping-particle" : "", "family" : "G2945", "given" : "", "non-dropping-particle" : "", "parse-names" : false, "suffix" : "" } ], "type" : "article-journal", "volume" : "63" }, "uris" : [ "http://www.mendeley.com/documents/?uuid=93bdb7a1-e6a6-4bd5-89b5-77fdf8d69e4d" ] }, { "id" : "ITEM-2", "itemData" : { "DOI" : "https://doi.org/10.1016/j.eja.2018.06.002", "ISSN" : "1161-0301", "author" : [ { "dropping-particle" : "", "family" : "Emberson", "given" : "Lisa D", "non-dropping-particle" : "", "parse-names" : false, "suffix" : "" }, { "dropping-particle" : "", "family" : "Pleijel", "given" : "H\u00e5kan", "non-dropping-particle" : "", "parse-names" : false, "suffix" : "" }, { "dropping-particle" : "", "family" : "Ainsworth", "given" : "Elizabeth A", "non-dropping-particle" : "", "parse-names" : false, "suffix" : "" }, { "dropping-particle" : "", "family" : "Berg", "given" : "Maurits", "non-dropping-particle" : "van den", "parse-names" : false, "suffix" : "" }, { "dropping-particle" : "", "family" : "Ren", "given" : "Wei", "non-dropping-particle" : "", "parse-names" : false, "suffix" : "" }, { "dropping-particle" : "", "family" : "Osborne", "given" : "Stephanie", "non-dropping-particle" : "", "parse-names" : false, "suffix" : "" }, { "dropping-particle" : "", "family" : "Mills", "given" : "Gina", "non-dropping-particle" : "", "parse-names" : false, "suffix" : "" }, { "dropping-particle" : "", "family" : "Pandey", "given" : "Divya", "non-dropping-particle" : "", "parse-names" : false, "suffix" : "" }, { "dropping-particle" : "", "family" : "Dentener", "given" : "Frank", "non-dropping-particle" : "", "parse-names" : false, "suffix" : "" }, { "dropping-particle" : "", "family" : "B\u00fcker", "given" : "Patrick", "non-dropping-particle" : "", "parse-names" : false, "suffix" : "" }, { "dropping-particle" : "", "family" : "Ewert", "given" : "Frank", "non-dropping-particle" : "", "parse-names" : false, "suffix" : "" }, { "dropping-particle" : "", "family" : "Koeble", "given" : "Renate", "non-dropping-particle" : "", "parse-names" : false, "suffix" : "" }, { "dropping-particle" : "Van", "family" : "Dingenen", "given" : "Rita", "non-dropping-particle" : "", "parse-names" : false, "suffix" : "" } ], "container-title" : "European Journal of Agronomy", "id" : "ITEM-2", "issued" : { "date-parts" : [ [ "2018" ] ] }, "title" : "Ozone effects on crops and consideration in crop models", "translator" : [ { "dropping-particle" : "", "family" : "G3125", "given" : "", "non-dropping-particle" : "", "parse-names" : false, "suffix" : "" } ], "type" : "article-journal" }, "uris" : [ "http://www.mendeley.com/documents/?uuid=a93d12b7-1cfa-49b3-9475-07ae7e040f07" ] } ], "mendeley" : { "formattedCitation" : "(Ainsworth et al., 2012; Emberson et al., 2018)", "plainTextFormattedCitation" : "(Ainsworth et al., 2012; Emberson et al., 2018)", "previouslyFormattedCitation" : "(Ainsworth et al., 2012; Emberson et al., 2018)" }, "properties" : { "noteIndex" : 0 }, "schema" : "https://github.com/citation-style-language/schema/raw/master/csl-citation.json" }</w:instrText>
      </w:r>
      <w:r w:rsidRPr="00F73C3F">
        <w:rPr>
          <w:rFonts w:cs="Times New Roman"/>
          <w:noProof/>
          <w:lang w:val="en-US"/>
        </w:rPr>
        <w:fldChar w:fldCharType="separate"/>
      </w:r>
      <w:r w:rsidR="00CB33A1">
        <w:rPr>
          <w:rFonts w:cs="Times New Roman"/>
          <w:noProof/>
          <w:lang w:val="en-US"/>
        </w:rPr>
        <w:t>(Ainsworth et al., 2012; Emberson et al., 2018)</w:t>
      </w:r>
      <w:r w:rsidRPr="00F73C3F">
        <w:rPr>
          <w:rFonts w:cs="Times New Roman"/>
          <w:noProof/>
          <w:lang w:val="en-US"/>
        </w:rPr>
        <w:fldChar w:fldCharType="end"/>
      </w:r>
      <w:r w:rsidRPr="00F73C3F">
        <w:rPr>
          <w:rFonts w:cs="Times New Roman"/>
          <w:noProof/>
          <w:lang w:val="en-US"/>
        </w:rPr>
        <w:t xml:space="preserve">. </w:t>
      </w:r>
      <w:ins w:id="3594" w:author="Lucy Cowie" w:date="2021-07-28T11:05:00Z">
        <w:r w:rsidR="00643ABF">
          <w:rPr>
            <w:rFonts w:cs="Times New Roman"/>
            <w:noProof/>
            <w:lang w:val="en-US"/>
          </w:rPr>
          <w:t xml:space="preserve">The </w:t>
        </w:r>
      </w:ins>
      <w:r w:rsidRPr="00F73C3F">
        <w:rPr>
          <w:rFonts w:cs="Times New Roman"/>
          <w:noProof/>
          <w:lang w:val="en-US"/>
        </w:rPr>
        <w:t>AR5 concluded there was robust evidence of the effect of ozone on plant physiology and subsequent alteration of the carbon storage</w:t>
      </w:r>
      <w:ins w:id="3595" w:author="Lucy Cowie" w:date="2021-07-28T11:06:00Z">
        <w:r w:rsidR="00682B99">
          <w:rPr>
            <w:rFonts w:cs="Times New Roman"/>
            <w:noProof/>
            <w:lang w:val="en-US"/>
          </w:rPr>
          <w:t>,</w:t>
        </w:r>
      </w:ins>
      <w:r w:rsidRPr="00F73C3F">
        <w:rPr>
          <w:rFonts w:cs="Times New Roman"/>
          <w:noProof/>
          <w:lang w:val="en-US"/>
        </w:rPr>
        <w:t xml:space="preserve"> but considered insufficient quantification of and a lack of systematic incorporation of the ozone effect in carbon-cycle models as a limitation to assess the terrestrial carbon balance </w:t>
      </w:r>
      <w:r w:rsidRPr="00F73C3F">
        <w:rPr>
          <w:rFonts w:cs="Times New Roman"/>
          <w:noProof/>
          <w:lang w:val="en-US"/>
        </w:rPr>
        <w:fldChar w:fldCharType="begin" w:fldLock="1"/>
      </w:r>
      <w:r w:rsidR="00D477C7">
        <w:rPr>
          <w:rFonts w:cs="Times New Roman"/>
          <w:noProof/>
          <w:lang w:val="en-US"/>
        </w:rPr>
        <w:instrText>ADDIN CSL_CITATION { "citationItems" : [ { "id" : "ITEM-1", "itemData" : { "DOI" : "10.1017/CBO9781107415324.015", "ISBN" : "9781107415324", "ISSN" : "1098-6596", "PMID" : "25246403", "author" : [ { "dropping-particle" : "", "family" : "Ciais", "given" : "P", "non-dropping-particle" : "", "parse-names" : false, "suffix" : "" }, { "dropping-particle" : "", "family" : "Sabine", "given" : "C", "non-dropping-particle" : "", "parse-names" : false, "suffix" : "" }, { "dropping-particle" : "", "family" : "Bala", "given" : "G", "non-dropping-particle" : "", "parse-names" : false, "suffix" : "" }, { "dropping-particle" : "", "family" : "Bopp", "given" : "L", "non-dropping-particle" : "", "parse-names" : false, "suffix" : "" }, { "dropping-particle" : "", "family" : "Brovkin", "given" : "V", "non-dropping-particle" : "", "parse-names" : false, "suffix" : "" }, { "dropping-particle" : "", "family" : "Canadell", "given" : "J", "non-dropping-particle" : "", "parse-names" : false, "suffix" : "" }, { "dropping-particle" : "", "family" : "Chhabra", "given" : "A", "non-dropping-particle" : "", "parse-names" : false, "suffix" : "" }, { "dropping-particle" : "", "family" : "DeFries", "given" : "R", "non-dropping-particle" : "", "parse-names" : false, "suffix" : "" }, { "dropping-particle" : "", "family" : "Galloway", "given" : "J", "non-dropping-particle" : "", "parse-names" : false, "suffix" : "" }, { "dropping-particle" : "", "family" : "Heimann", "given" : "M", "non-dropping-particle" : "", "parse-names" : false, "suffix" : "" }, { "dropping-particle" : "", "family" : "Jones", "given" : "C", "non-dropping-particle" : "", "parse-names" : false, "suffix" : "" }, { "dropping-particle" : "", "family" : "Que\u0301re\u0301", "given" : "C", "non-dropping-particle" : "Le", "parse-names" : false, "suffix" : "" }, { "dropping-particle" : "", "family" : "Myneni", "given" : "R B", "non-dropping-particle" : "", "parse-names" : false, "suffix" : "" }, { "dropping-particle" : "", "family" : "Piao", "given" : "S", "non-dropping-particle" : "", "parse-names" : false, "suffix" : "" }, { "dropping-particle" : "", "family" : "Thornton", "given" : "P", "non-dropping-particle" : "", "parse-names" : false, "suffix" : "" } ], "chapter-number" : "6",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"465-570", "publisher" : "Cambridge University Press", "publisher-place" : "Cambridge, United Kingdom and New York, NY, USA", "title" : "Carbon and other biogeochemical cycles", "translator" : [ { "dropping-particle" : "", "family" : "G2780", "given" : "", "non-dropping-particle" : "", "parse-names" : false, "suffix" : "" } ], "type" : "chapter", "volume" : "9781107057" }, "uris" : [ "http://www.mendeley.com/documents/?uuid=39b996fb-d4b9-4af9-a2f2-e3288d4da5e4" ] } ], "mendeley" : { "formattedCitation" : "(Ciais et al., 2013)", "plainTextFormattedCitation" : "(Ciais et al., 2013)", "previouslyFormattedCitation" : "(Ciais et al., 2013)" }, "properties" : { "noteIndex" : 0 }, "schema" : "https://github.com/citation-style-language/schema/raw/master/csl-citation.json" }</w:instrText>
      </w:r>
      <w:r w:rsidRPr="00F73C3F">
        <w:rPr>
          <w:rFonts w:cs="Times New Roman"/>
          <w:noProof/>
          <w:lang w:val="en-US"/>
        </w:rPr>
        <w:fldChar w:fldCharType="separate"/>
      </w:r>
      <w:r w:rsidR="00CB33A1">
        <w:rPr>
          <w:rFonts w:cs="Times New Roman"/>
          <w:noProof/>
          <w:lang w:val="en-US"/>
        </w:rPr>
        <w:t>(Ciais et al., 2013)</w:t>
      </w:r>
      <w:r w:rsidRPr="00F73C3F">
        <w:rPr>
          <w:rFonts w:cs="Times New Roman"/>
          <w:noProof/>
          <w:lang w:val="en-US"/>
        </w:rPr>
        <w:fldChar w:fldCharType="end"/>
      </w:r>
      <w:r w:rsidRPr="00F73C3F">
        <w:rPr>
          <w:rFonts w:cs="Times New Roman"/>
          <w:noProof/>
          <w:lang w:val="en-US"/>
        </w:rPr>
        <w:t xml:space="preserve">. </w:t>
      </w:r>
      <w:del w:id="3596" w:author="Lucy Cowie" w:date="2021-07-28T11:07:00Z">
        <w:r w:rsidRPr="00F73C3F" w:rsidDel="00080EEF">
          <w:rPr>
            <w:rFonts w:cs="Times New Roman"/>
            <w:noProof/>
            <w:lang w:val="en-US"/>
          </w:rPr>
          <w:delText xml:space="preserve"> </w:delText>
        </w:r>
      </w:del>
      <w:r w:rsidRPr="00F73C3F">
        <w:rPr>
          <w:rFonts w:cs="Times New Roman"/>
          <w:noProof/>
          <w:lang w:val="en-US"/>
        </w:rPr>
        <w:t>Since AR5 several more ESMs have incorporated interactive ozone-vegetation damage resulting in an increase in evidence to support the influence of ozone on the land carbon cycle. The new modelling studies tend to focus on ozone effects on plant productivity rather than the land carbon storage and agree that ozone</w:t>
      </w:r>
      <w:r w:rsidRPr="00F73C3F">
        <w:rPr>
          <w:rFonts w:cs="Times New Roman"/>
          <w:noProof/>
          <w:lang w:val="en-US"/>
        </w:rPr>
        <w:noBreakHyphen/>
        <w:t xml:space="preserve">induced gross-primary productivity (GPP) losses are largest today in </w:t>
      </w:r>
      <w:ins w:id="3597" w:author="Lucy Cowie" w:date="2021-07-28T11:10:00Z">
        <w:r w:rsidR="00A319F3">
          <w:rPr>
            <w:rFonts w:cs="Times New Roman"/>
            <w:noProof/>
            <w:lang w:val="en-US"/>
          </w:rPr>
          <w:t xml:space="preserve">the </w:t>
        </w:r>
      </w:ins>
      <w:r w:rsidRPr="00F73C3F">
        <w:rPr>
          <w:rFonts w:cs="Times New Roman"/>
          <w:noProof/>
          <w:lang w:val="en-US"/>
        </w:rPr>
        <w:t>eastern USA, Europe and eastern China</w:t>
      </w:r>
      <w:ins w:id="3598" w:author="Lucy Cowie" w:date="2021-07-28T11:10:00Z">
        <w:r w:rsidR="00F31F25">
          <w:rPr>
            <w:rFonts w:cs="Times New Roman"/>
            <w:noProof/>
            <w:lang w:val="en-US"/>
          </w:rPr>
          <w:t>,</w:t>
        </w:r>
      </w:ins>
      <w:r w:rsidRPr="00F73C3F">
        <w:rPr>
          <w:rFonts w:cs="Times New Roman"/>
          <w:noProof/>
          <w:lang w:val="en-US"/>
        </w:rPr>
        <w:t xml:space="preserve"> ranging from 5</w:t>
      </w:r>
      <w:ins w:id="3599" w:author="Lucy Cowie" w:date="2021-07-28T11:10:00Z">
        <w:r w:rsidR="00B84213">
          <w:rPr>
            <w:rFonts w:cs="Times New Roman"/>
            <w:noProof/>
            <w:lang w:val="en-US"/>
          </w:rPr>
          <w:t>–</w:t>
        </w:r>
      </w:ins>
      <w:del w:id="3600" w:author="Lucy Cowie" w:date="2021-07-28T11:10:00Z">
        <w:r w:rsidRPr="00F73C3F" w:rsidDel="00B84213">
          <w:rPr>
            <w:rFonts w:cs="Times New Roman"/>
            <w:noProof/>
            <w:lang w:val="en-US"/>
          </w:rPr>
          <w:noBreakHyphen/>
        </w:r>
      </w:del>
      <w:r w:rsidRPr="00F73C3F">
        <w:rPr>
          <w:rFonts w:cs="Times New Roman"/>
          <w:noProof/>
          <w:lang w:val="en-US"/>
        </w:rPr>
        <w:t>20% on the regional scale</w:t>
      </w:r>
      <w:ins w:id="3601" w:author="Lucy Cowie" w:date="2021-07-28T11:10:00Z">
        <w:r w:rsidR="00B84213">
          <w:rPr>
            <w:rFonts w:cs="Times New Roman"/>
            <w:noProof/>
            <w:lang w:val="en-US"/>
          </w:rPr>
          <w:t xml:space="preserve"> </w:t>
        </w:r>
        <w:r w:rsidR="00B84213" w:rsidRPr="00F73C3F">
          <w:rPr>
            <w:rFonts w:cs="Times New Roman"/>
            <w:noProof/>
            <w:lang w:val="en-US"/>
          </w:rPr>
          <w:t>(</w:t>
        </w:r>
        <w:r w:rsidR="00B84213" w:rsidRPr="00F73C3F">
          <w:rPr>
            <w:rFonts w:cs="Times New Roman"/>
            <w:i/>
            <w:noProof/>
            <w:lang w:val="en-US"/>
          </w:rPr>
          <w:t>low confidence</w:t>
        </w:r>
        <w:r w:rsidR="00B84213" w:rsidRPr="00F73C3F">
          <w:rPr>
            <w:rFonts w:cs="Times New Roman"/>
            <w:noProof/>
            <w:lang w:val="en-US"/>
          </w:rPr>
          <w:t>)</w:t>
        </w:r>
      </w:ins>
      <w:r w:rsidRPr="00F73C3F">
        <w:rPr>
          <w:rFonts w:cs="Times New Roman"/>
          <w:noProof/>
          <w:lang w:val="en-US"/>
        </w:rPr>
        <w:t xml:space="preserve"> </w:t>
      </w:r>
      <w:r w:rsidRPr="00F73C3F">
        <w:rPr>
          <w:rFonts w:cs="Times New Roman"/>
          <w:noProof/>
        </w:rPr>
        <w:fldChar w:fldCharType="begin" w:fldLock="1"/>
      </w:r>
      <w:r w:rsidR="00D477C7">
        <w:rPr>
          <w:rFonts w:cs="Times New Roman"/>
          <w:noProof/>
          <w:lang w:val="en-US"/>
        </w:rPr>
        <w:instrText xml:space="preserve">ADDIN CSL_CITATION { "citationItems" : [ { "id" : "ITEM-1", "itemData" : { "DOI" : "10.5194/acp-14-9137-2014", "ISSN" : "1680-7324", "abstract" : "We apply an off-line process-based vegetation model (the Yale Interactive Terrestrial Biosphere model) to assess the impacts of ozone (O3) vegetation damage on gross primary productivity (GPP) in the United States during the past decade (1998\u20132007). The model's GPP simulation is evaluated at 40 sites of the North American Carbon Program (NACP) synthesis. The ecosystem-scale model version reproduces interannual variability and seasonality of GPP at most sites, especially in croplands. Inclusion of the O3 damage impact decreases biases of simulated GPP at most of the NACP sites. The simulation with the O3 damage effect reproduces 64% of the observed variance in summer GPP and 42% on the annual average. Based on a regional gridded simulation over the US, summertime average O3-free GPP is 6.1 g C m\u22122 day\u22121 (9.5 g C m\u22122 day\u22121 in the east of 95\u00b0 W and 3.9 g C m\u22122 day\u22121 in the west). O3 damage decreases GPP by 4\u20138% on average in the eastern US and leads to significant decreases of 11\u201317% in east coast hot spots. Sensitivity simulations show that a 25% decrease in surface O3 concentration halves the average GPP damage to only 2\u20134%, suggesting the substantial co-benefits to ecosystem health that may be achieved via O3 air pollution control.", "author" : [ { "dropping-particle" : "", "family" : "Yue", "given" : "X.", "non-dropping-particle" : "", "parse-names" : false, "suffix" : "" }, { "dropping-particle" : "", "family" : "Unger", "given" : "N.", "non-dropping-particle" : "", "parse-names" : false, "suffix" : "" } ], "container-title" : "Atmospheric Chemistry and Physics", "id" : "ITEM-1", "issue" : "17", "issued" : { "date-parts" : [ [ "2014", "9", "5" ] ] }, "page" : "9137-9153", "title" : "Ozone vegetation damage effects on gross primary productivity in the United States", "translator" : [ { "dropping-particle" : "", "family" : "G3124", "given" : "", "non-dropping-particle" : "", "parse-names" : false, "suffix" : "" } ], "type" : "article-journal", "volume" : "14" }, "uris" : [ "http://www.mendeley.com/documents/?uuid=ba89b401-2b42-4c0c-ac3a-c70eba38d4de" ] }, { "id" : "ITEM-2", "itemData" : { "DOI" : "10.5194/acp-17-6073-2017", "author" : [ { "dropping-particle" : "", "family" : "Yue", "given" : "X", "non-dropping-particle" : "", "parse-names" : false, "suffix" : "" }, { "dropping-particle" : "", "family" : "Unger", "given" : "N", "non-dropping-particle" : "", "parse-names" : false, "suffix" : "" }, { "dropping-particle" : "", "family" : "Harper", "given" : "K", "non-dropping-particle" : "", "parse-names" : false, "suffix" : "" }, { "dropping-particle" : "", "family" : "Xia", "given" : "X", "non-dropping-particle" : "", "parse-names" : false, "suffix" : "" }, { "dropping-particle" : "", "family" : "Liao", "given" : "H", "non-dropping-particle" : "", "parse-names" : false, "suffix" : "" }, { "dropping-particle" : "", "family" : "Zhu", "given" : "T", "non-dropping-particle" : "", "parse-names" : false, "suffix" : "" }, { "dropping-particle" : "", "family" : "Xiao", "given" : "J", "non-dropping-particle" : "", "parse-names" : false, "suffix" : "" }, { "dropping-particle" : "", "family" : "Feng", "given" : "Z", "non-dropping-particle" : "", "parse-names" : false, "suffix" : "" }, { "dropping-particle" : "", "family" : "Li", "given" : "J", "non-dropping-particle" : "", "parse-names" : false, "suffix" : "" } ], "container-title" : "Atmospheric Chemistry and Physics", "id" : "ITEM-2", "issue" : "9", "issued" : { "date-parts" : [ [ "2017" ] ] }, "page" : "6073-6089", "title" : "Ozone and haze pollution weakens net primary productivity in China", "translator" : [ { "dropping-particle" : "", "family" : "G2943", "given" : "", "non-dropping-particle" : "", "parse-names" : false, "suffix" : "" } ], "type" : "article-journal", "volume" : "17" }, "uris" : [ "http://www.mendeley.com/documents/?uuid=405f2d48-5615-4aae-889e-fef61c34e715" ] }, { "id" : "ITEM-3", "itemData" : { "DOI" : "10.1175/JCLI-D-14-00223.1", "abstract" : "AbstractOzone (O3) is a phytotoxic greenhouse gas that has increased more than threefold at Earth\u2019s surface from preindustrial values. In addition to directly increasing radiative forcing as a greenhouse gas, O3 indirectly impacts climate through altering the plant processes of photosynthesis and transpiration. While global estimates of gross primary productivity (GPP) have incorporated the effects of O3, few studies have explicitly determined the independent effects of O3 on transpiration. In this study, the authors include effects of O3 on photosynthesis and stomatal conductance from a recent literature review to determine the impact on GPP and transpiration and highlight uncertainty in modeling plant responses to O3. Using the Community Land Model, the authors estimate that present-day O3 exposure reduces GPP and transpiration globally by 8%\u201312% and 2%\u20132.4%, respectively. The largest reductions were in midlatitudes, with GPP decreasing up to 20% in the eastern United States, Europe, and Southeast Asia and transpiration reductions of up to 15% in the same regions. Larger reductions in GPP compared to transpiration decreased water-use efficiency 5%\u201310% in the eastern United States, Southeast Asia, Europe, and central Africa; increased surface runoff more than 15% in eastern North America; and altered patterns of energy fluxes in the tropics, high latitudes, and eastern North America. Future climate predictions will be improved if plant responses to O3 are incorporated into models such that stomatal conductance is modified independently of photosynthesis and the effects on transpiration are explicitly considered in surface energy budgets. Improvements will help inform regional decisions for managing changes in hydrology and surface temperatures in response to O3 pollution.", "author" : [ { "dropping-particle" : "", "family" : "Lombardozzi", "given" : "D", "non-dropping-particle" : "", "parse-names" : false, "suffix" : "" }, { "dropping-particle" : "", "family" : "Levis", "given" : "Samuel", "non-dropping-particle" : "", "parse-names" : false, "suffix" : "" }, { "dropping-particle" : "", "family" : "Bonan", "given" : "G", "non-dropping-particle" : "", "parse-names" : false, "suffix" : "" }, { "dropping-particle" : "", "family" : "Hess", "given" : "P G", "non-dropping-particle" : "", "parse-names" : false, "suffix" : "" }, { "dropping-particle" : "", "family" : "Sparks", "given" : "J P", "non-dropping-particle" : "", "parse-names" : false, "suffix" : "" } ], "container-title" : "Journal of Climate", "id" : "ITEM-3", "issue" : "1", "issued" : { "date-parts" : [ [ "2015" ] ] }, "page" : "292-305", "title" : "The Influence of Chronic Ozone Exposure on Global Carbon and Water Cycles", "translator" : [ { "dropping-particle" : "", "family" : "G2947", "given" : "", "non-dropping-particle" : "", "parse-names" : false, "suffix" : "" } ], "type" : "article-journal", "volume" : "28" }, "uris" : [ "http://www.mendeley.com/documents/?uuid=470ec99c-4b41-4198-a53e-349654a26da2" ] }, { "id" : "ITEM-4", "itemData" : { "DOI" : "10.5194/bg-15-4245-2018", "author" : [ { "dropping-particle" : "", "family" : "Oliver", "given" : "R J", "non-dropping-particle" : "", "parse-names" : false, "suffix" : "" }, { "dropping-particle" : "", "family" : "Mercado", "given" : "L M", "non-dropping-particle" : "", "parse-names" : false, "suffix" : "" }, { "dropping-particle" : "", "family" : "Sitch", "given" : "S", "non-dropping-particle" : "", "parse-names" : false, "suffix" : "" }, { "dropping-particle" : "", "family" : "Simpson", "given" : </w:instrText>
      </w:r>
      <w:r w:rsidR="00D477C7" w:rsidRPr="002A1EE0">
        <w:rPr>
          <w:rFonts w:cs="Times New Roman"/>
          <w:noProof/>
        </w:rPr>
        <w:instrText>"D", "non-dropping-particle" : "", "parse-names" : false, "suffix" : "" }, { "dropping-particle" : "", "family" : "Medlyn", "given" : "B E", "non-dropping-particle" : "", "parse-names" : false, "suffix" : "" }, { "dropping-particle" : "", "family" : "Lin", "given" : "Y.-S.", "non-dropping-particle" : "", "parse-names" : false, "suffix" : "" }, { "dropping-particle" : "", "family" : "Folberth", "given" : "G A", "non-dropping-particle" : "", "parse-names" : false, "suffix" : "" } ], "container-title" : "Biogeosciences", "id" : "ITEM-4", "issue" : "13", "issued" : { "date-parts" : [ [ "2018" ] ] }, "page" : "4245-4269", "title" : "Large but decreasing effect of ozone on the European carbon sink", "translator" : [ { "dropping-particle" : "", "family" : "G2944", "given" : "", "non-dropping-particle" : "", "parse-names" : false, "suffix" : "" } ], "type" : "article-journal", "volume" : "15" }, "uris" : [ "http://www.mendeley.com/documents/?uuid=19ee6c58-3ef5-40b3-bc62-451322e87044" ] } ], "mendeley" : { "formattedCitation" : "(Yue and Unger, 2014; Lombardozzi et al., 2015; Yue et al., 2017; Oliver et al., 2018)", "plainTextFormattedCitation" : "(Yue and Unger, 2014; Lombardozzi et al., 2015; Yue et al., 2017; Oliver et al., 2018)", "previouslyFormattedCitation" : "(Yue and Unger, 2014; Lombardozzi et al., 2015; Yue et al., 2017; Oliver et al., 2018)" }, "properties" : { "noteIndex" : 0 }, "schema" : "https://github.com/citation-style-language/schema/raw/master/csl-citation.json" }</w:instrText>
      </w:r>
      <w:r w:rsidRPr="00F73C3F">
        <w:rPr>
          <w:rFonts w:cs="Times New Roman"/>
          <w:noProof/>
        </w:rPr>
        <w:fldChar w:fldCharType="separate"/>
      </w:r>
      <w:r w:rsidR="00CB33A1" w:rsidRPr="002A1EE0">
        <w:rPr>
          <w:rFonts w:cs="Times New Roman"/>
          <w:noProof/>
        </w:rPr>
        <w:t>(Yue and Unger, 2014; Lombardozzi et al., 2015; Yue et al., 2017; Oliver et al., 2018)</w:t>
      </w:r>
      <w:r w:rsidRPr="00F73C3F">
        <w:rPr>
          <w:rFonts w:cs="Times New Roman"/>
          <w:noProof/>
        </w:rPr>
        <w:fldChar w:fldCharType="end"/>
      </w:r>
      <w:del w:id="3602" w:author="Lucy Cowie" w:date="2021-07-28T11:10:00Z">
        <w:r w:rsidRPr="002A1EE0" w:rsidDel="00B84213">
          <w:rPr>
            <w:rFonts w:cs="Times New Roman"/>
            <w:noProof/>
          </w:rPr>
          <w:delText xml:space="preserve"> (</w:delText>
        </w:r>
        <w:r w:rsidRPr="002A1EE0" w:rsidDel="00B84213">
          <w:rPr>
            <w:rFonts w:cs="Times New Roman"/>
            <w:i/>
            <w:noProof/>
          </w:rPr>
          <w:delText>low confidence</w:delText>
        </w:r>
        <w:r w:rsidRPr="002A1EE0" w:rsidDel="00B84213">
          <w:rPr>
            <w:rFonts w:cs="Times New Roman"/>
            <w:noProof/>
          </w:rPr>
          <w:delText>)</w:delText>
        </w:r>
      </w:del>
      <w:r w:rsidRPr="002A1EE0">
        <w:rPr>
          <w:rFonts w:cs="Times New Roman"/>
          <w:noProof/>
        </w:rPr>
        <w:t xml:space="preserve">. </w:t>
      </w:r>
      <w:r w:rsidRPr="00F73C3F">
        <w:rPr>
          <w:rFonts w:cs="Times New Roman"/>
          <w:noProof/>
          <w:lang w:val="en-US"/>
        </w:rPr>
        <w:t xml:space="preserve">There is </w:t>
      </w:r>
      <w:r w:rsidRPr="00F73C3F">
        <w:rPr>
          <w:rFonts w:cs="Times New Roman"/>
          <w:i/>
          <w:noProof/>
          <w:lang w:val="en-US"/>
        </w:rPr>
        <w:t>medium evidence</w:t>
      </w:r>
      <w:r w:rsidRPr="00F73C3F">
        <w:rPr>
          <w:rFonts w:cs="Times New Roman"/>
          <w:noProof/>
          <w:lang w:val="en-US"/>
        </w:rPr>
        <w:t xml:space="preserve"> and </w:t>
      </w:r>
      <w:r w:rsidRPr="00F73C3F">
        <w:rPr>
          <w:rFonts w:cs="Times New Roman"/>
          <w:i/>
          <w:noProof/>
          <w:lang w:val="en-US"/>
        </w:rPr>
        <w:t>high agreement</w:t>
      </w:r>
      <w:r w:rsidRPr="00F73C3F">
        <w:rPr>
          <w:rFonts w:cs="Times New Roman"/>
          <w:noProof/>
          <w:lang w:val="en-US"/>
        </w:rPr>
        <w:t xml:space="preserve"> based on observational studies and models that ozone-vegetation interactions further influence the climate system, including water and carbon cycles by affecting stomatal control over plant transpiration of water vapour between the leaf surface and atmosphere </w:t>
      </w:r>
      <w:commentRangeStart w:id="3603"/>
      <w:r w:rsidRPr="00F73C3F">
        <w:rPr>
          <w:rFonts w:cs="Times New Roman"/>
          <w:noProof/>
        </w:rPr>
        <w:fldChar w:fldCharType="begin" w:fldLock="1"/>
      </w:r>
      <w:ins w:id="3604" w:author="Robin Matthews" w:date="2021-07-08T16:54:00Z">
        <w:r w:rsidR="006933B3">
          <w:rPr>
            <w:rFonts w:cs="Times New Roman"/>
            <w:noProof/>
            <w:lang w:val="en-US"/>
          </w:rPr>
          <w:instrText>ADDIN CSL_CITATION { "citationItems" : [ { "id" : "ITEM-1", "itemData" : { "DOI" : "10.1038/srep09871", "ISSN" : "2045-2322", "author" : [ { "dropping-particle" : "", "family" : "Hoshika", "given" : "Yasutomo", "non-dropping-particle" : "", "parse-names" : false, "suffix" : "" }, { "dropping-particle" : "", "family" : "Katata", "given" : "Genki", "non-dropping-particle" : "", "parse-names" : false, "suffix" : "" }, { "dropping-particle" : "", "family" : "Deushi", "given" : "Makoto", "non-dropping-particle" : "", "parse-names" : false, "suffix" : "" }, { "dropping-particle" : "", "family" : "Watanabe", "given" : "Makoto", "non-dropping-particle" : "", "parse-names" : false, "suffix" : "" }, { "dropping-particle" : "", "family" : "Koike", "given" : "Takayoshi", "non-dropping-particle" : "", "parse-names" : false, "suffix" : "" }, { "dropping-particle" : "", "family" : "Paoletti", "given" : "Elena", "non-dropping-particle" : "", "parse-names" : false, "suffix" : "" } ], "container-title" : "Scientific Reports", "id" : "ITEM-1", "issue" : "1", "issued" : { "date-parts" : [ [ "2015", "9", "6" ] ] }, "note" : "NULL", "page" : "9871", "title" : "Ozone-induced stomatal sluggishness changes carbon and water balance of temperate deciduous forests", "translator" : [ { "dropping-particle" : "", "family" : "G2937", "given" : "", "non-dropping-particle" : "", "parse-names" : false, "suffix" : "" } ], "type" : "article-journal", "volume" : "5" }, "uris" : [ "http://www.mendeley.com/documents/?uuid=e2d40cb2-84ef-4b4e-8413-4aa080b28092" ] }, { "id" : "ITEM-2", "itemData" : { "DOI" : "10.1111/j.1365-3040.2007.01717.x", "ISSN" : "01407791", "abstract" : "The surface concentration of ozone ([O3]) has risen from less than 10 ppb prior to the industrial revolution to a day-time mean concentration of approximately 40 ppb over much of the northern temperate zone. If current global emission trends continue, surface [O3] is projected to rise a further 50% over this century, with larger increases in many locations including Northern Hemisphere forests. This review uses statistical meta-analysis to determine mean effects, and their confidence limits, of both the current and projected elevations of [O3] on light-saturated photosynthetic CO2 uptake (Asat) and stomatal conductance (gs) in trees. In total, 348 measurements of Asat from 61 studies and 266 measures of gs from 55 studies were reviewed. Results suggested that the elevation of [O3] that has occurred since the industrial revolution is depressing Asat and gs by 11% (CI 9-13%) and 13% (CI 11-15%), respectively, where CI is the 95% confidence interval. In contrast to angiosperms, gymnosperms were not significantly affected. Both drought and elevated [CO2] significantly decreased the effect of ambient [O3]. Younger trees (&lt;4 years) were affected less than older trees. Elevation of [O3] above current levels caused progressively larger losses of Asat and gs, including gymnosperms. Results are consistent with the expectation that damage to photosynthesis depends on the cumulative uptake of ozone (O3) into the leaf. Thus, factors that lower gs lessen damage. Where both gs and [O3] were recorded, an overall decline in A sat of 0.21% per mmol m-2 of estimated cumulative O 3 uptake was calculated. These findings suggest that rising [O 3], an often overlooked aspect of global atmospheric change, is progressively depressing the ability of temperate and boreal forests to assimilate carbon and transfer water vapour to the atmosphere, with significant potential effects on terrestrial carbon sinks and regional hydrologies. \u00a9 2007 The Authors.", "author" : [ { "dropping-particle" : "", "family" : "Wittig", "given" : "Victoria E.", "non-dropping-particle" : "", "parse-names" : false, "suffix" : "" }, { "dropping-particle" : "", "family" : "Ainsworth", "given" : "Elizabeth A.", "non-dropping-particle" : "", "parse-names" : false, "suffix" : "" }, { "dropping-particle" : "", "family" : "Long", "given" : "Stephen P.", "non-dropping-particle" : "", "parse-names" : false, "suffix" : "" } ], "container-title" : "Plant, Cell &amp; Environment", "id" : "ITEM-2", "issue" : "9", "issued" : { "date-parts" : [ [ "2007" ] ] }, "page" : "1150-1162", "title" : "To what extent do current and projected increases in surface ozone affect photosynthesis and stomatal conductance of trees? A meta-analytic review of the last 3 decades of experiments", "translator" : [ { "dropping-particle" : "", "family" : "G2953", "given" : "", "non-dropping-particle" : "", "parse-names" : false, "suffix" : "" } ], "type" : "article-journal", "volume" : "30" }, "uris" : [ "http://www.mendeley.com/documents/?uuid=c0c99df8-b4fa-4cdd-b0b7-31e4a2a189d2" ] }, { "id" : "ITEM-3", "itemData" : { "DOI" : "10.5194/bg-10-6815-2013", "author" : [ { "dropping-particle" : "", "family" : "Lombardozzi", "given" : "D", "non-dropping-particle" : "", "parse-names" : false, "suffix" : "" }, { "dropping-particle" : "", "family" : "Sparks", "given" : "J P", "non-dropping-particle" : "", "parse-names" : false, "suffix" : "" }, { "dropping-particle" : "", "family" : "Bonan", "given" : "G", "non-dropping-particle" : "", "parse-names" : false, "suffix" : "" } ], "container-title" : "Biogeosciences", "id" : "ITEM-3", "issue" : "11", "issued" : { "date-parts" : [ [ "2013" ] ] }, "page" : "6815-6831", "title" : "Integrating O3 influences on terrestrial processes: photosynthetic and stomatal response data available for regional and global modeling", "translator" : [ { "dropping-particle" : "", "family" : "G2946", "given" : "", "non-dropping-particle" : "", "parse-names" : false, "suffix" : "" } ], "type" : "article-journal", "volume" : "10" }, "uris" : [ "http://www.mendeley.com/documents/?uuid=72a0857c-dddb-44f2-b77c-da071b2b8141" ] }, { "id" : "ITEM-4", "itemData" : { "DOI" : "10.1111/j.1469-8137.2012.04152.x", "abstract" : "Summary \u2022 Here, we investigated the effects of increasing concentrations of ozone ([O3]) on soybean canopy-scale fluxes of heat and water vapor, as well as water use efficiency (WUE), at the Soybean Free Air Concentration Enrichment (SoyFACE) facility. \u2022 Micrometeorological measurements were made to determine the net radiation (Rn), sensible heat flux (H), soil heat flux (G0) and latent heat flux (\u03bbET) of a commercial soybean (Glycine max) cultivar (Pioneer 93B15), exposed to a gradient of eight daytime average ozone concentrations ranging from approximately current (c. 40\u2003ppb) to three times current (c. 120\u2003ppb) levels. \u2022 As [O3] increased, soybean canopy fluxes of \u03bbET decreased and H increased, whereas Rn and G0 were not altered significantly. Exposure to increased [O3] also resulted in warmer canopies, especially during the day. The lower \u03bbET decreased season total evapotranspiration (ET) by c. 26%. The [O3]-induced relative decline in ET was half that of the relative decline in seed yield, driving a 50% reduction in seasonal WUE. \u2022 These results suggest that rising [O3] will alter the canopy energy fluxes that drive regional climate and hydrology, and have a negative impact on productivity and WUE, key ecosystem services.", "author" : [ { "dropping-particle" : "", "family" : "VanLoocke", "given" : "Andy", "non-dropping-particle" : "", "parse-names" : false, "suffix" : "" }, { "dropping-particle" : "", "family" : "Betzelberger", "given" : "Amy M", "non-dropping-particle" : "", "parse-names" : false, "suffix" : "" }, { "dropping-particle" : "", "family" : "Ainsworth", "given" : "Elizabeth A", "non-dropping-particle" : "", "parse-names" : false, "suffix" : "" }, { "dropping-particle" : "", "family" : "Bernacchi", "given" : "Carl J", "non-dropping-particle" : "", "parse-names" : false, "suffix" : "" } ], "container-title" : "New Phytologist", "id" : "ITEM-4", "issue" : "1", "issued" : { "date-parts" : [ [ "2012" ] ] }, "page" : "164-171", "title" : "Rising ozone concentrations decrease soybean evapotranspiration and water use efficiency whilst increasing canopy temperature", "translator" : [ { "dropping-particle" : "", "family" : "G3697", "given" : "", "non-dropping-particle" : "", "parse-names" : false, "suffix" : "" } ], "type" : "article-journal", "volume" : "195" }, "uris" : [ "http://www.mendeley.com/documents/?uuid=da6abb98-705b-42e7-94e2-c9ef15306593" ] }, { "id" : "ITEM-5", "itemData" : { "DOI" : "10.1111/j.1365-2486.2012.02787.x", "abstract" : "Abstract The capacity of forests to mitigate global climate change can be negatively influenced by tropospheric ozone that impairs both photosynthesis and stomatal control of plant transpiration, thus affecting ecosystem productivity and watershed hydrology. We have evaluated individual and interactive effects of ozone and climate on late season streamflow for six forested watersheds (38\u2013970\u00a0000\u00a0ha) located in the Southeastern United States. Models were based on 18\u201326\u00a0year data records for each watershed and involved multivariate analysis of interannual variability of late season streamflow in response to physical and chemical climate during the growing season. In all cases, some combination of ozone variables significantly improved model performance over climate-only models. Effects of ozone and ozone\u00a0\u00d7\u00a0climate interactions were also consistently negative and were proportional to variations in actual ozone exposures, both spatially across the region and over time. Conservative estimates of the influence of ozone on the variability (R2) of observed flow ranged from 7% in the area of lowest ozone exposure in West Virginia to 23% in the areas of highest exposure in Tennessee. Our results are supported by a controlled field study using free-air concentration enrichment methodology which indicated progressive ozone-induced loss of stomatal control over tree transpiration during the summer in mixed aspen-birch stands. Despite the frequent assumption that ozone reduces tree water loss, our findings support increasing evidence that ozone at near ambient concentrations can reduce stomatal control of leaf transpiration, and increase water use. Increases in evapotranspiration and associated streamflow reductions in response to ambient ozone exposures are expected to episodically increase the frequency and severity of drought and affect flow-dependent aquatic biota in forested watersheds. Regional and global models of hydrologic cycles and related ecosystem functions should consider potential interactions of ozone with climate under both current and future warmer and ozone-enriched climatic conditions.", "author" : [ { "dropping-particle" : "", "family" : "Sun", "given" : "G E", "non-dropping-particle" : "", "parse-names" : false, "suffix" : "" }, { "dropping-particle" : "", "family" : "McLaughlin", "given" : "Samuel B", "non-dropping-particle" : "", "parse-names" : false, "suffix" : "" }, { "dropping-particle" : "", "family" : "Porter", "given" : "John H", "non-dropping-particle" : "", "parse-names" : false, "suffix" : "" }, { "dropping-particle" : "", "family" : "Uddling", "given" : "Johan", "non-dropping-particle" : "", "parse-names" : false, "suffix" : "" }, { "dropping-particle" : "", "family" : "Mulholland", "given" : "Patrick J", "non-dropping-particle" : "", "parse-names" : false, "suffix" : "" }, { "dropping-particle" : "", "family" : "Adams", "given" : "Mary B", "non-dropping-particle" : "", "parse-names" : false, "suffix" : "" }, { "dropping-particle" : "", "family" : "Pederson", "given" : "Neil", "non-dropping-particle" : "", "parse-names" : false, "suffix" : "" } ], "container-title" : "Global Change Biology", "id" : "ITEM-5", "issue" : "11", "issued" : { "date-parts" : [ [ "2012" ] ] }, "page" : "3395-3409", "title" : "Interactive influences of ozone and climate on streamflow of forested watersheds", "translator" : [ { "dropping-particle" : "", "family" : "G3698", "given" : "", "non-dropping-particle" : "", "parse-names" : false, "suffix" : "" } ], "type" : "article-journal", "volume" : "18" }, "uris" : [ "http://www.mendeley.com/documents/?uuid=4d5091cd-33a0-49e0-bf81-a1e4952a9321" ] }, { "id" : "ITEM-6", "itemData" : { "DOI" : "10.1029/2018GL079938", "abstract" : "Abstract Tropospheric ozone (O3) pollution is known to damage vegetation, reducing photosynthesis and stomatal conductance, resulting in modified plant transpiration to the atmosphere. We use an Earth system model to show that global transpiration response to near-present-day surface tropospheric ozone results in large-scale global perturbations to net outgoing long-wave and incoming shortwave radiation. Our results suggest that the radiative effect is dominated by a reduction in shortwave cloud forcing in polluted regions, in response to ozone-induced reduction in land-atmosphere moisture flux and atmospheric humidity. We simulate a statistically significant response of annual surface air temperature of up to ~\u00a0+1.5\u00a0K due to this ozone effect in vegetated regions subjected to ozone pollution. This mechanism is expected to further increase the net warming resulting from historic and future increases in tropospheric ozone.", "author" : [ { "dropping-particle" : "", "family" : "Arnold", "given" : "S R", "non-dropping-particle" : "", "parse-names" : false, "suffix" : "" }, { "dropping-particle" : "", "family" : "Lombardozzi", "given" : "D", "non-dropping-particle" : "", "parse-names" : false, "suffix" : "" }, { "dropping-particle" : "", "family" : "Lamarque", "given" : "J.-F.", "non-dropping-particle" : "", "parse-names" : false, "suffix" : "" }, { "dropping-particle" : "", "family" : "Richardson", "given" : "T", "non-dropping-particle" : "", "parse-names" : false, "suffix" : "" }, { "dropping-particle" : "", "family" : "Emmons", "given" : "L K", "non-dropping-particle" : "", "parse-names" : false, "suffix" : "" }, { "dropping-particle" : "", "family" : "Tilmes", "given" : "S", "non-dropping-particle" : "", "parse-names" : false, "suffix" : "" }, { "dropping-particle" : "", "family" : "Sitch", "given" : "S A", "non-dropping-particle" : "", "parse-names" : false, "suffix" : "" }, { "dropping-particle" : "", "family" : "Folberth", "given" : "G", "non-dropping-particle" : "", "parse-names" : false, "suffix" : "" }, { "dropping-particle" : "", "family" : "Hollaway", "given" : "M J", "non-dropping-particle" : "", "parse-names" : false, "suffix" : "" }, { "dropping-particle" : "", "family" : "Val Martin", "given" : "M", "non-dropping-particle" : "", "parse-names" : false, "suffix" : "" } ], "container-title" : "Geophysical Research Letters", "id" : "ITEM-6", "issue" : "23", "issued" : { "date-parts" : [ [ "2018" ] ] }, "page" : "13,13-70,79", "title" : "Simulated Global Climate Response to Tropospheric Ozone-Induced Changes in Plant Transpiration", "translator" : [ { "dropping-particle" : "", "family" : "G3696", "given" : "", "non-dropping-particle" : "", "parse-names" : false, "suffix" : "" } ], "type" : "article-journal", "volume" : "45" }, "uris" : [ "http://www.mendeley.com/documents/?uuid=967c79a8-73a4-4177-a486-7d9ce1ad240d" ] } ], "mendeley" : { "formattedCitation" : "(Wittig et al., 2007; Sun et al., 2012; VanLoocke et al., 2012; Lombardozzi et al., 2013; Hoshika et al., 2015; Arnold et al., 2018)", "manualFormatting" : "(Wittig et al., 2007; Sun et al., 2012; VanLoocke et al., 2012; Lombardozzi et al., 2013; Hoshika et al., 2015; Arnold et al., 2018)", "plainTextFormattedCitation" : "(Wittig et al., 2007; Sun et al., 2012; VanLoocke et al., 2012; Lombardozzi et al., 2013; Hoshika et al., 2015; Arnold et al., 2018)", "previouslyFormattedCitation" : "(Wittig et al., 2007; Sun et al., 2012; VanLoocke et al., 2012; Lombardozzi et al., 2013; Hoshika et al., 2015; Arnold et al., 2018)" }, "properties" : { "noteIndex" : 0 }, "schema" : "https://github.com/citation-style-language/schema/raw/master/csl-citation.json" }</w:instrText>
        </w:r>
      </w:ins>
      <w:del w:id="3605" w:author="Robin Matthews" w:date="2021-07-08T16:54:00Z">
        <w:r w:rsidR="00D477C7" w:rsidDel="006933B3">
          <w:rPr>
            <w:rFonts w:cs="Times New Roman"/>
            <w:noProof/>
            <w:lang w:val="en-US"/>
          </w:rPr>
          <w:delInstrText>ADDIN CSL_CITATION { "citationItems" : [ { "id" : "ITEM-1", "itemData" : { "DOI" : "10.1038/srep09871", "ISSN" : "2045-2322", "author" : [ { "dropping-particle" : "", "family" : "Hoshika", "given" : "Yasutomo", "non-dropping-particle" : "", "parse-names" : false, "suffix" : "" }, { "dropping-particle" : "", "family" : "Katata", "given" : "Genki", "non-dropping-particle" : "", "parse-names" : false, "suffix" : "" }, { "dropping-particle" : "", "family" : "Deushi", "given" : "Makoto", "non-dropping-particle" : "", "parse-names" : false, "suffix" : "" }, { "dropping-particle" : "", "family" : "Watanabe", "given" : "Makoto", "non-dropping-particle" : "", "parse-names" : false, "suffix" : "" }, { "dropping-particle" : "", "family" : "Koike", "given" : "Takayoshi", "non-dropping-particle" : "", "parse-names" : false, "suffix" : "" }, { "dropping-particle" : "", "family" : "Paoletti", "given" : "Elena", "non-dropping-particle" : "", "parse-names" : false, "suffix" : "" } ], "container-title" : "Scientific Reports", "id" : "ITEM-1", "issue" : "1", "issued" : { "date-parts" : [ [ "2015", "9", "6" ] ] }, "note" : "NULL", "page" : "9871", "title" : "Ozone-induced stomatal sluggishness changes carbon and water balance of temperate deciduous forests", "translator" : [ { "dropping-particle" : "", "family" : "G2937", "given" : "", "non-dropping-particle" : "", "parse-names" : false, "suffix" : "" } ], "type" : "article-journal", "volume" : "5" }, "uris" : [ "http://www.mendeley.com/documents/?uuid=e2d40cb2-84ef-4b4e-8413-4aa080b28092" ] }, { "id" : "ITEM-2", "itemData" : { "DOI" : "10.1111/j.1365-3040.2007.01717.x", "ISSN" : "01407791", "abstract" : "The surface concentration of ozone ([O3]) has risen from less than 10 ppb prior to the industrial revolution to a day-time mean concentration of approximately 40 ppb over much of the northern temperate zone. If current global emission trends continue, surface [O3] is projected to rise a further 50% over this century, with larger increases in many locations including Northern Hemisphere forests. This review uses statistical meta-analysis to determine mean effects, and their confidence limits, of both the current and projected elevations of [O3] on light-saturated photosynthetic CO2 uptake (Asat) and stomatal conductance (gs) in trees. In total, 348 measurements of Asat from 61 studies and 266 measures of gs from 55 studies were reviewed. Results suggested that the elevation of [O3] that has occurred since the industrial revolution is depressing Asat and gs by 11% (CI 9-13%) and 13% (CI 11-15%), respectively, where CI is the 95% confidence interval. In contrast to angiosperms, gymnosperms were not significantly affected. Both drought and elevated [CO2] significantly decreased the effect of ambient [O3]. Younger trees (&lt;4 years) were affected less than older trees. Elevation of [O3] above current levels caused progressively larger losses of Asat and gs, including gymnosperms. Results are consistent with the expectation that damage to photosynthesis depends on the cumulative uptake of ozone (O3) into the leaf. Thus, factors that lower gs lessen damage. Where both gs and [O3] were recorded, an overall decline in A sat of 0.21% per mmol m-2 of estimated cumulative O 3 uptake was calculated. These findings suggest that rising [O 3], an often overlooked aspect of global atmospheric change, is progressively depressing the ability of temperate and boreal forests to assimilate carbon and transfer water vapour to the atmosphere, with significant potential effects on terrestrial carbon sinks and regional hydrologies. \u00a9 2007 The Authors.", "author" : [ { "dropping-particle" : "", "family" : "Wittig", "given" : "Victoria E.", "non-dropping-particle" : "", "parse-names" : false, "suffix" : "" }, { "dropping-particle" : "", "family" : "Ainsworth", "given" : "Elizabeth A.", "non-dropping-particle" : "", "parse-names" : false, "suffix" : "" }, { "dropping-particle" : "", "family" : "Long", "given" : "Stephen P.", "non-dropping-particle" : "", "parse-names" : false, "suffix" : "" } ], "container-title" : "Plant, Cell &amp; Environment", "id" : "ITEM-2", "issue" : "9", "issued" : { "date-parts" : [ [ "2007" ] ] }, "page" : "1150-1162", "title" : "To what extent do current and projected increases in surface ozone affect photosynthesis and stomatal conductance of trees? A meta-analytic review of the last 3 decades of experiments", "translator" : [ { "dropping-particle" : "", "family" : "G2953", "given" : "", "non-dropping-particle" : "", "parse-names" : false, "suffix" : "" } ], "type" : "article-journal", "volume" : "30" }, "uris" : [ "http://www.mendeley.com/documents/?uuid=c0c99df8-b4fa-4cdd-b0b7-31e4a2a189d2" ] }, { "id" : "ITEM-3", "itemData" : { "DOI" : "10.5194/bg-10-6815-2013", "author" : [ { "dropping-particle" : "", "family" : "Lombardozzi", "given" : "D", "non-dropping-particle" : "", "parse-names" : false, "suffix" : "" }, { "dropping-particle" : "", "family" : "Sparks", "given" : "J P", "non-dropping-particle" : "", "parse-names" : false, "suffix" : "" }, { "dropping-particle" : "", "family" : "Bonan", "given" : "G", "non-dropping-particle" : "", "parse-names" : false, "suffix" : "" } ], "container-title" : "Biogeosciences", "id" : "ITEM-3", "issue" : "11", "issued" : { "date-parts" : [ [ "2013" ] ] }, "page" : "6815-6831", "title" : "Integrating O3 influences on terrestrial processes: photosynthetic and stomatal response data available for regional and global modeling", "translator" : [ { "dropping-particle" : "", "family" : "G2946", "given" : "", "non-dropping-particle" : "", "parse-names" : false, "suffix" : "" } ], "type" : "article-journal", "volume" : "10" }, "uris" : [ "http://www.mendeley.com/documents/?uuid=72a0857c-dddb-44f2-b77c-da071b2b8141" ] }, { "id" : "ITEM-4", "itemData" : { "DOI" : "10.1111/j.1469-8137.2012.04152.x", "abstract" : "Summary \u2022 Here, we investigated the effects of increasing concentrations of ozone ([O3]) on soybean canopy-scale fluxes of heat and water vapor, as well as water use efficiency (WUE), at the Soybean Free Air Concentration Enrichment (SoyFACE) facility. \u2022 Micrometeorological measurements were made to determine the net radiation (Rn), sensible heat flux (H), soil heat flux (G0) and latent heat flux (\u03bbET) of a commercial soybean (Glycine max) cultivar (Pioneer 93B15), exposed to a gradient of eight daytime average ozone concentrations ranging from approximately current (c. 40\u2003ppb) to three times current (c. 120\u2003ppb) levels. \u2022 As [O3] increased, soybean canopy fluxes of \u03bbET decreased and H increased, whereas Rn and G0 were not altered significantly. Exposure to increased [O3] also resulted in warmer canopies, especially during the day. The lower \u03bbET decreased season total evapotranspiration (ET) by c. 26%. The [O3]-induced relative decline in ET was half that of the relative decline in seed yield, driving a 50% reduction in seasonal WUE. \u2022 These results suggest that rising [O3] will alter the canopy energy fluxes that drive regional climate and hydrology, and have a negative impact on productivity and WUE, key ecosystem services.", "author" : [ { "dropping-particle" : "", "family" : "VanLoocke", "given" : "Andy", "non-dropping-particle" : "", "parse-names" : false, "suffix" : "" }, { "dropping-particle" : "", "family" : "Betzelberger", "given" : "Amy M", "non-dropping-particle" : "", "parse-names" : false, "suffix" : "" }, { "dropping-particle" : "", "family" : "Ainsworth", "given" : "Elizabeth A", "non-dropping-particle" : "", "parse-names" : false, "suffix" : "" }, { "dropping-particle" : "", "family" : "Bernacchi", "given" : "Carl J", "non-dropping-particle" : "", "parse-names" : false, "suffix" : "" } ], "container-title" : "New Phytologist", "id" : "ITEM-4", "issue" : "1", "issued" : { "date-parts" : [ [ "2012" ] ] }, "page" : "164-171", "title" : "Rising ozone concentrations decrease soybean evapotranspiration and water use efficiency whilst increasing canopy temperature", "translator" : [ { "dropping-particle" : "", "family" : "G3697", "given" : "", "non-dropping-particle" : "", "parse-names" : false, "suffix" : "" } ], "type" : "article-journal", "volume" : "195" }, "uris" : [ "http://www.mendeley.com/documents/?uuid=da6abb98-705b-42e7-94e2-c9ef15306593" ] }, { "id" : "ITEM-5", "itemData" : { "DOI" : "10.1111/j.1365-2486.2012.02787.x", "abstract" : "Abstract The capacity of forests to mitigate global climate change can be negatively influenced by tropospheric ozone that impairs both photosynthesis and stomatal control of plant transpiration, thus affecting ecosystem productivity and watershed hydrology. We have evaluated individual and interactive effects of ozone and climate on late season streamflow for six forested watersheds (38\u2013970\u00a0000\u00a0ha) located in the Southeastern United States. Models were based on 18\u201326\u00a0year data records for each watershed and involved multivariate analysis of interannual variability of late season streamflow in response to physical and chemical climate during the growing season. In all cases, some combination of ozone variables significantly improved model performance over climate-only models. Effects of ozone and ozone\u00a0\u00d7\u00a0climate interactions were also consistently negative and were proportional to variations in actual ozone exposures, both spatially across the region and over time. Conservative estimates of the influence of ozone on the variability (R2) of observed flow ranged from 7% in the area of lowest ozone exposure in West Virginia to 23% in the areas of highest exposure in Tennessee. Our results are supported by a controlled field study using free-air concentration enrichment methodology which indicated progressive ozone-induced loss of stomatal control over tree transpiration during the summer in mixed aspen-birch stands. Despite the frequent assumption that ozone reduces tree water loss, our findings support increasing evidence that ozone at near ambient concentrations can reduce stomatal control of leaf transpiration, and increase water use. Increases in evapotranspiration and associated streamflow reductions in response to ambient ozone exposures are expected to episodically increase the frequency and severity of drought and affect flow-dependent aquatic biota in forested watersheds. Regional and global models of hydrologic cycles and related ecosystem functions should consider potential interactions of ozone with climate under both current and future warmer and ozone-enriched climatic conditions.", "author" : [ { "dropping-particle" : "", "family" : "Sun", "given" : "G E", "non-dropping-particle" : "", "parse-names" : false, "suffix" : "" }, { "dropping-particle" : "", "family" : "McLaughlin", "given" : "Samuel B", "non-dropping-particle" : "", "parse-names" : false, "suffix" : "" }, { "dropping-particle" : "", "family" : "Porter", "given" : "John H", "non-dropping-particle" : "", "parse-names" : false, "suffix" : "" }, { "dropping-particle" : "", "family" : "Uddling", "given" : "Johan", "non-dropping-particle" : "", "parse-names" : false, "suffix" : "" }, { "dropping-particle" : "", "family" : "Mulholland", "given" : "Patrick J", "non-dropping-particle" : "", "parse-names" : false, "suffix" : "" }, { "dropping-particle" : "", "family" : "Adams", "given" : "Mary B", "non-dropping-particle" : "", "parse-names" : false, "suffix" : "" }, { "dropping-particle" : "", "family" : "Pederson", "given" : "Neil", "non-dropping-particle" : "", "parse-names" : false, "suffix" : "" } ], "container-title" : "Global Change Biology", "id" : "ITEM-5", "issue" : "11", "issued" : { "date-parts" : [ [ "2012" ] ] }, "page" : "3395-3409", "title" : "Interactive influences of ozone and climate on streamflow of forested watersheds", "translator" : [ { "dropping-particle" : "", "family" : "G3698", "given" : "", "non-dropping-particle" : "", "parse-names" : false, "suffix" : "" } ], "type" : "article-journal", "volume" : "18" }, "uris" : [ "http://www.mendeley.com/documents/?uuid=4d5091cd-33a0-49e0-bf81-a1e4952a9321" ] }, { "id" : "ITEM-6", "itemData" : { "DOI" : "10.1029/2018GL079938", "abstract" : "Abstract Tropospheric ozone (O3) pollution is known to damage vegetation, reducing photosynthesis and stomatal conductance, resulting in modified plant transpiration to the atmosphere. We use an Earth system model to show that global transpiration response to near-present-day surface tropospheric ozone results in large-scale global perturbations to net outgoing long-wave and incoming shortwave radiation. Our results suggest that the radiative effect is dominated by a reduction in shortwave cloud forcing in polluted regions, in response to ozone-induced reduction in land-atmosphere moisture flux and atmospheric humidity. We simulate a statistically significant response of annual surface air temperature of up to ~\u00a0+1.5\u00a0K due to this ozone effect in vegetated regions subjected to ozone pollution. This mechanism is expected to further increase the net warming resulting from historic and future increases in tropospheric ozone.", "author" : [ { "dropping-particle" : "", "family" : "Arnold", "given" : "S R", "non-dropping-particle" : "", "parse-names" : false, "suffix" : "" }, { "dropping-particle" : "", "family" : "Lombardozzi", "given" : "D", "non-dropping-particle" : "", "parse-names" : false, "suffix" : "" }, { "dropping-particle" : "", "family" : "Lamarque", "given" : "J.-F.", "non-dropping-particle" : "", "parse-names" : false, "suffix" : "" }, { "dropping-particle" : "", "family" : "Richardson", "given" : "T", "non-dropping-particle" : "", "parse-names" : false, "suffix" : "" }, { "dropping-particle" : "", "family" : "Emmons", "given" : "L K", "non-dropping-particle" : "", "parse-names" : false, "suffix" : "" }, { "dropping-particle" : "", "family" : "Tilmes", "given" : "S", "non-dropping-particle" : "", "parse-names" : false, "suffix" : "" }, { "dropping-particle" : "", "family" : "Sitch", "given" : "S A", "non-dropping-particle" : "", "parse-names" : false, "suffix" : "" }, { "dropping-particle" : "", "family" : "Folberth", "given" : "G", "non-dropping-particle" : "", "parse-names" : false, "suffix" : "" }, { "dropping-particle" : "", "family" : "Hollaway", "given" : "M J", "non-dropping-particle" : "", "parse-names" : false, "suffix" : "</w:delInstrText>
        </w:r>
        <w:r w:rsidR="00D477C7" w:rsidRPr="002A1EE0" w:rsidDel="006933B3">
          <w:rPr>
            <w:rFonts w:cs="Times New Roman"/>
            <w:noProof/>
          </w:rPr>
          <w:delInstrText>" }, { "dropping-particle" : "", "family" : "Val Martin", "given" : "M", "non-dropping-particle" : "", "parse-names" : false, "suffix" : "" } ], "container-title" : "Geophysical Research Letters", "id" : "ITEM-6", "issue" : "23", "issued" : { "date-parts" : [ [ "2018" ] ] }, "page" : "13,13-70,79", "title" : "Simulated Global Climate Response to Tropospheric Ozone-Induced Changes in Plant Transpiration", "translator" : [ { "dropping-particle" : "", "family" : "G3696", "given" : "", "non-dropping-particle" : "", "parse-names" : false, "suffix" : "" } ], "type" : "article-journal", "volume" : "45" }, "uris" : [ "http://www.mendeley.com/documents/?uuid=967c79a8-73a4-4177-a486-7d9ce1ad240d" ] } ], "mendeley" : { "formattedCitation" : "(Wittig et al., 2007; Sun et al., 2012; VanLoocke et al., 2012; Lombardozzi et al., 2013; Hoshika et al., 2015; Arnold et al., 2018)", "manualFormatting" : "(Arnold et al., 2018; Hoshika et al., 2015; Lombardozzi et al., 2013; Sun et al., 2012; VanLoocke et al., 2012; Wittig et al., 2007)", "plainTextFormattedCitation" : "(Wittig et al., 2007; Sun et al., 2012; VanLoocke et al., 2012; Lombardozzi et al., 2013; Hoshika et al., 2015; Arnold et al., 2018)", "previouslyFormattedCitation" : "(Wittig et al., 2007; Sun et al., 2012; VanLoocke et al., 2012; Lombardozzi et al., 2013; Hoshika et al., 2015; Arnold et al., 2018)" }, "properties" : { "noteIndex" : 0 }, "schema" : "https://github.com/citation-style-language/schema/raw/master/csl-citation.json" }</w:delInstrText>
        </w:r>
      </w:del>
      <w:r w:rsidRPr="00F73C3F">
        <w:rPr>
          <w:rFonts w:cs="Times New Roman"/>
          <w:noProof/>
        </w:rPr>
        <w:fldChar w:fldCharType="separate"/>
      </w:r>
      <w:r w:rsidR="00CB33A1">
        <w:rPr>
          <w:rFonts w:cs="Times New Roman"/>
          <w:noProof/>
        </w:rPr>
        <w:t>(</w:t>
      </w:r>
      <w:ins w:id="3606" w:author="Robin Matthews" w:date="2021-07-08T16:54:00Z">
        <w:r w:rsidR="006933B3">
          <w:rPr>
            <w:noProof/>
          </w:rPr>
          <w:t>Wittig et al., 2007; Sun et al., 2012; VanLoocke et al., 2012; Lombardozzi et al., 2013; Hoshika et al., 2015; Arnold et al., 2018</w:t>
        </w:r>
      </w:ins>
      <w:del w:id="3607" w:author="Robin Matthews" w:date="2021-07-08T16:54:00Z">
        <w:r w:rsidR="00CB33A1" w:rsidDel="006933B3">
          <w:rPr>
            <w:rFonts w:cs="Times New Roman"/>
            <w:noProof/>
          </w:rPr>
          <w:delText>Arnold et al., 2018; Hoshika et al., 2015; Lombardozzi et al., 2013; Sun et al., 2012; VanLoocke et al., 2012; Wittig et al., 2007</w:delText>
        </w:r>
      </w:del>
      <w:r w:rsidR="00CB33A1">
        <w:rPr>
          <w:rFonts w:cs="Times New Roman"/>
          <w:noProof/>
        </w:rPr>
        <w:t>)</w:t>
      </w:r>
      <w:r w:rsidRPr="00F73C3F">
        <w:rPr>
          <w:rFonts w:cs="Times New Roman"/>
          <w:noProof/>
        </w:rPr>
        <w:fldChar w:fldCharType="end"/>
      </w:r>
      <w:commentRangeEnd w:id="3603"/>
      <w:r w:rsidR="00CB33A1">
        <w:rPr>
          <w:rStyle w:val="Marquedecommentaire"/>
        </w:rPr>
        <w:commentReference w:id="3603"/>
      </w:r>
      <w:r w:rsidRPr="00F73C3F">
        <w:rPr>
          <w:rFonts w:cs="Times New Roman"/>
          <w:noProof/>
        </w:rPr>
        <w:t xml:space="preserve">. </w:t>
      </w:r>
      <w:r w:rsidRPr="00F73C3F">
        <w:rPr>
          <w:rFonts w:cs="Times New Roman"/>
          <w:noProof/>
          <w:lang w:val="en-US"/>
        </w:rPr>
        <w:t xml:space="preserve">While some modelling studies suggest that the unintended Nr deposition fertilization effect in forests may potentially offset the ozone-induced carbon losses </w:t>
      </w:r>
      <w:r w:rsidRPr="00F73C3F">
        <w:rPr>
          <w:rFonts w:cs="Times New Roman"/>
          <w:noProof/>
          <w:lang w:val="en-US"/>
        </w:rPr>
        <w:fldChar w:fldCharType="begin" w:fldLock="1"/>
      </w:r>
      <w:r w:rsidR="00D477C7">
        <w:rPr>
          <w:rFonts w:cs="Times New Roman"/>
          <w:noProof/>
          <w:lang w:val="en-US"/>
        </w:rPr>
        <w:instrText>ADDIN CSL_CITATION { "citationItems" : [ { "id" : "ITEM-1", "itemData" : { "DOI" : "10.1016/j.crte.2007.08.008", "ISSN" : "16310713", "author" : [ { "dropping-particle" : "", "family" : "Felzer", "given" : "Benjamin S.", "non-dropping-particle" : "", "parse-names" : false, "suffix" : "" }, { "dropping-particle" : "", "family" : "Cronin", "given" : "Timothy", "non-dropping-particle" : "", "parse-names" : false, "suffix" : "" }, { "dropping-particle" : "", "family" : "Reilly", "given" : "John M.", "non-dropping-particle" : "", "parse-names" : false, "suffix" : "" }, { "dropping-particle" : "", "family" : "Melillo", "given" : "Jerry M.", "non-dropping-particle" : "", "parse-names" : false, "suffix" : "" }, { "dropping-particle" : "", "family" : "Wang", "given" : "Xiaodong", "non-dropping-particle" : "", "parse-names" : false, "suffix" : "" } ], "container-title" : "Comptes Rendus Geoscience", "id" : "ITEM-1", "issue" : "11-12", "issued" : { "date-parts" : [ [ "2007", "10" ] ] }, "page" : "784-798", "title" : "Impacts of ozone on trees and crops", "translator" : [ { "dropping-particle" : "", "family" : "G5155", "given" : "", "non-dropping-particle" : "", "parse-names" : false, "suffix" : "" } ], "type" : "article-journal", "volume" : "339" }, "uris" : [ "http://www.mendeley.com/documents/?uuid=5f5d8299-d305-4992-b1e9-0e15f6f43ed2" ] }, { "id" : "ITEM-2", "itemData" : { "DOI" : "10.1016/j.scitotenv.2017.06.132", "ISSN" : "00489697", "author" : [ { "dropping-particle" : "", "family" : "Vries", "given" : "Wim", "non-dropping-particle" : "de", "parse-names" : false, "suffix" : "" }, { "dropping-particle" : "", "family" : "Posch", "given" : "Maximilian", "non-dropping-particle" : "", "parse-names" : false, "suffix" : "" }, { "dropping-particle" : "", "family" : "Simpson", "given" : "David", "non-dropping-particle" : "", "parse-names" : false, "suffix" : "" }, { "dropping-particle" : "", "family" : "Reinds", "given" : "Gert Jan", "non-dropping-particle" : "", "parse-names" : false, "suffix" : "" } ], "container-title" : "Science of The Total Environment", "id" : "ITEM-2", "issued" : { "date-parts" : [ [ "2017", "12" ] ] }, "page" : "1097-1116", "title" : "Modelling long-term impacts of changes in climate, nitrogen deposition and ozone exposure on carbon sequestration of European forest ecosystems", "translator" : [ { "dropping-particle" : "", "family" : "G5150", "given" : "", "non-dropping-particle" : "", "parse-names" : false, "suffix" : "" } ], "type" : "article-journal", "volume" : "605-606" }, "uris" : [ "http://www.mendeley.com/documents/?uuid=1a9fcca6-4a49-4810-8ce7-53fbe68e7490" ] } ], "mendeley" : { "formattedCitation" : "(Felzer et al., 2007; de Vries et al., 2017)", "plainTextFormattedCitation" : "(Felzer et al., 2007; de Vries et al., 2017)", "previouslyFormattedCitation" : "(Felzer et al., 2007; de Vries et al., 2017)" }, "properties" : { "noteIndex" : 0 }, "schema" : "https://github.com/citation-style-language/schema/raw/master/csl-citation.json" }</w:instrText>
      </w:r>
      <w:r w:rsidRPr="00F73C3F">
        <w:rPr>
          <w:rFonts w:cs="Times New Roman"/>
          <w:noProof/>
          <w:lang w:val="en-US"/>
        </w:rPr>
        <w:fldChar w:fldCharType="separate"/>
      </w:r>
      <w:r w:rsidR="00CB33A1">
        <w:rPr>
          <w:rFonts w:cs="Times New Roman"/>
          <w:noProof/>
          <w:lang w:val="en-US"/>
        </w:rPr>
        <w:t>(Felzer et al., 2007; de Vries et al., 2017)</w:t>
      </w:r>
      <w:r w:rsidRPr="00F73C3F">
        <w:rPr>
          <w:rFonts w:cs="Times New Roman"/>
          <w:noProof/>
          <w:lang w:val="en-US"/>
        </w:rPr>
        <w:fldChar w:fldCharType="end"/>
      </w:r>
      <w:r w:rsidRPr="00F73C3F">
        <w:rPr>
          <w:rFonts w:cs="Times New Roman"/>
          <w:noProof/>
          <w:lang w:val="en-US"/>
        </w:rPr>
        <w:t xml:space="preserve">, complex interactions have been observed between ozone and Nr deposition to ecosystems that have not yet been included in ESMs. </w:t>
      </w:r>
      <w:r w:rsidRPr="00F73C3F">
        <w:rPr>
          <w:rFonts w:cs="Times New Roman"/>
          <w:bCs/>
          <w:noProof/>
          <w:lang w:val="en-US"/>
        </w:rPr>
        <w:t xml:space="preserve">For some plants, the effects of increasing ozone on root biomass become more pronounced as Nr deposition increased, and the beneficial effects of Nr on root development were lost at higher ozone treatments </w:t>
      </w:r>
      <w:r w:rsidRPr="00F73C3F">
        <w:rPr>
          <w:rFonts w:cs="Times New Roman"/>
          <w:bCs/>
          <w:noProof/>
          <w:lang w:val="en-US"/>
        </w:rPr>
        <w:fldChar w:fldCharType="begin" w:fldLock="1"/>
      </w:r>
      <w:r w:rsidR="00D477C7">
        <w:rPr>
          <w:rFonts w:cs="Times New Roman"/>
          <w:bCs/>
          <w:noProof/>
          <w:lang w:val="en-US"/>
        </w:rPr>
        <w:instrText>ADDIN CSL_CITATION { "citationItems" : [ { "id" : "ITEM-1", "itemData" : { "DOI" : "10.1016/j.envpol.2015.09.038", "ISSN" : "18736424", "abstract" : "This paper provides a process-oriented perspective on the combined effects of ozone (O3), climate change and/or nitrogen (N) on vegetation. Whereas increasing CO2 in controlled environments or open-top chambers often ameliorates effects of O3 on leaf physiology, growth and C allocation, this is less likely in the field. Combined responses to elevated temperature and O3 have rarely been studied even though some critical growth stages such as seed initiation are sensitive to both. Under O3 exposure, many species have smaller roots, thereby enhancing drought sensitivity. Of the 68 species assessed for stomatal responses to ozone, 22.5% were unaffected, 33.5% had sluggish or increased opening and 44% stomatal closure. The beneficial effect of N on root development was lost at higher O3 treatments whilst the effects of increasing O3 on root biomass became more pronounced as N increased. Both responses to gradual changes in pollutants and climate and those under extreme weather events require further study.", "author" : [ { "dropping-particle" : "", "family" : "Mills", "given" : "Gina", "non-dropping-particle" : "", "parse-names" : false, "suffix" : "" }, { "dropping-particle" : "", "family" : "Harmens", "given" : "Harry", "non-dropping-particle" : "", "parse-names" : false, "suffix" : "" }, { "dropping-particle" : "", "family" : "Wagg", "given" : "Serena", "non-dropping-particle" : "", "parse-names" : false, "suffix" : "" }, { "dropping-particle" : "", "family" : "Sharps", "given" : "Katrina", "non-dropping-particle" : "", "parse-names" : false, "suffix" : "" }, { "dropping-particle" : "", "family" : "Hayes", "given" : "Felicity", "non-dropping-particle" : "", "parse-names" : false, "suffix" : "" }, { "dropping-particle" : "", "family" : "Fowler", "given" : "David", "non-dropping-particle" : "", "parse-names" : false, "suffix" : "" }, { "dropping-particle" : "", "family" : "Sutton", "given" : "Mark", "non-dropping-particle" : "", "parse-names" : false, "suffix" : "" }, { "dropping-particle" : "", "family" : "Davies", "given" : "Bill", "non-dropping-particle" : "", "parse-names" : false, "suffix" : "" } ], "container-title" : "Environmental Pollution", "id" : "ITEM-1", "issued" : { "date-parts" : [ [ "2016", "1" ] ] }, "page" : "898-908", "title" : "Ozone impacts on vegetation in a nitrogen enriched and changing climate", "translator" : [ { "dropping-particle" : "", "family" : "G3964", "given" : "", "non-dropping-particle" : "", "parse-names" : false, "suffix" : "" } ], "type" : "article-journal", "volume" : "208" }, "uris" : [ "http://www.mendeley.com/documents/?uuid=5737d997-b571-432b-ac0d-fc2d051322a1" ] } ], "mendeley" : { "formattedCitation" : "(Mills et al., 2016)", "plainTextFormattedCitation" : "(Mills et al., 2016)", "previouslyFormattedCitation" : "(Mills et al., 2016)" }, "properties" : { "noteIndex" : 0 }, "schema" : "https://github.com/citation-style-language/schema/raw/master/csl-citation.json" }</w:instrText>
      </w:r>
      <w:r w:rsidRPr="00F73C3F">
        <w:rPr>
          <w:rFonts w:cs="Times New Roman"/>
          <w:bCs/>
          <w:noProof/>
          <w:lang w:val="en-US"/>
        </w:rPr>
        <w:fldChar w:fldCharType="separate"/>
      </w:r>
      <w:r w:rsidR="00CB33A1">
        <w:rPr>
          <w:rFonts w:cs="Times New Roman"/>
          <w:bCs/>
          <w:noProof/>
          <w:lang w:val="en-US"/>
        </w:rPr>
        <w:t>(Mills et al., 2016)</w:t>
      </w:r>
      <w:r w:rsidRPr="00F73C3F">
        <w:rPr>
          <w:rFonts w:cs="Times New Roman"/>
          <w:noProof/>
          <w:lang w:val="en-US"/>
        </w:rPr>
        <w:fldChar w:fldCharType="end"/>
      </w:r>
      <w:r w:rsidRPr="00F73C3F">
        <w:rPr>
          <w:rFonts w:cs="Times New Roman"/>
          <w:bCs/>
          <w:noProof/>
          <w:lang w:val="en-US"/>
        </w:rPr>
        <w:t xml:space="preserve">. </w:t>
      </w:r>
      <w:r w:rsidRPr="00F73C3F">
        <w:rPr>
          <w:rFonts w:cs="Times New Roman"/>
          <w:noProof/>
          <w:lang w:val="en-US"/>
        </w:rPr>
        <w:t>Reducing uncertainties in ozone vegetation damage effects on the carbon cycle requires improved information on the sensitivity of different plant species to ozone, and measurements of ozone dose</w:t>
      </w:r>
      <w:r w:rsidRPr="00F73C3F">
        <w:rPr>
          <w:rFonts w:cs="Times New Roman"/>
          <w:noProof/>
          <w:lang w:val="en-US"/>
        </w:rPr>
        <w:noBreakHyphen/>
        <w:t>response relationships for tropical plants, which are currently lacking. Surface ozone effect on the land carbon sink and indirect CO</w:t>
      </w:r>
      <w:r w:rsidRPr="00F73C3F">
        <w:rPr>
          <w:rFonts w:cs="Times New Roman"/>
          <w:noProof/>
          <w:vertAlign w:val="subscript"/>
          <w:lang w:val="en-US"/>
        </w:rPr>
        <w:t>2</w:t>
      </w:r>
      <w:r w:rsidRPr="00F73C3F">
        <w:rPr>
          <w:rFonts w:cs="Times New Roman"/>
          <w:noProof/>
          <w:lang w:val="en-US"/>
        </w:rPr>
        <w:t xml:space="preserve"> forcing, therefore, remains uncertain. </w:t>
      </w:r>
      <w:commentRangeStart w:id="3608"/>
      <w:r w:rsidRPr="003D08A6">
        <w:rPr>
          <w:rFonts w:cs="Times New Roman"/>
          <w:noProof/>
          <w:lang w:val="en-US"/>
        </w:rPr>
        <w:t>Collins et al. (2010)</w:t>
      </w:r>
      <w:commentRangeEnd w:id="3608"/>
      <w:r w:rsidR="00301098">
        <w:rPr>
          <w:rStyle w:val="Marquedecommentaire"/>
        </w:rPr>
        <w:commentReference w:id="3608"/>
      </w:r>
      <w:r w:rsidRPr="003D08A6">
        <w:rPr>
          <w:rFonts w:cs="Times New Roman"/>
          <w:noProof/>
          <w:lang w:val="en-US"/>
        </w:rPr>
        <w:t xml:space="preserve"> showed that adding in the effects of surface ozone on vegetation damage and reduced uptake of CO</w:t>
      </w:r>
      <w:r w:rsidRPr="00F73C3F">
        <w:rPr>
          <w:rFonts w:cs="Times New Roman"/>
          <w:noProof/>
          <w:vertAlign w:val="subscript"/>
          <w:lang w:val="en-US"/>
        </w:rPr>
        <w:t>2</w:t>
      </w:r>
      <w:r w:rsidRPr="003D08A6">
        <w:rPr>
          <w:rFonts w:cs="Times New Roman"/>
          <w:noProof/>
          <w:lang w:val="en-US"/>
        </w:rPr>
        <w:t xml:space="preserve"> added about 10</w:t>
      </w:r>
      <w:del w:id="3609" w:author="Lucy Cowie" w:date="2021-07-28T11:11:00Z">
        <w:r w:rsidRPr="003D08A6" w:rsidDel="00D27B9C">
          <w:rPr>
            <w:rFonts w:cs="Times New Roman"/>
            <w:noProof/>
            <w:lang w:val="en-US"/>
          </w:rPr>
          <w:delText xml:space="preserve"> </w:delText>
        </w:r>
      </w:del>
      <w:r w:rsidRPr="003D08A6">
        <w:rPr>
          <w:rFonts w:cs="Times New Roman"/>
          <w:noProof/>
          <w:lang w:val="en-US"/>
        </w:rPr>
        <w:t xml:space="preserve">% to the methane </w:t>
      </w:r>
      <w:r>
        <w:rPr>
          <w:rFonts w:cs="Times New Roman"/>
          <w:noProof/>
          <w:lang w:val="en-US"/>
        </w:rPr>
        <w:t xml:space="preserve">emission metrics </w:t>
      </w:r>
      <w:r w:rsidRPr="003D08A6">
        <w:rPr>
          <w:rFonts w:cs="Times New Roman"/>
          <w:noProof/>
          <w:lang w:val="en-US"/>
        </w:rPr>
        <w:t>and could change the sign of the NO</w:t>
      </w:r>
      <w:r w:rsidRPr="00E70E10">
        <w:rPr>
          <w:rFonts w:cs="Times New Roman"/>
          <w:i/>
          <w:noProof/>
          <w:vertAlign w:val="subscript"/>
          <w:lang w:val="en-US"/>
        </w:rPr>
        <w:t>x</w:t>
      </w:r>
      <w:r w:rsidRPr="003D08A6">
        <w:rPr>
          <w:rFonts w:cs="Times New Roman"/>
          <w:noProof/>
          <w:lang w:val="en-US"/>
        </w:rPr>
        <w:t xml:space="preserve"> </w:t>
      </w:r>
      <w:r>
        <w:rPr>
          <w:rFonts w:cs="Times New Roman"/>
          <w:noProof/>
          <w:lang w:val="en-US"/>
        </w:rPr>
        <w:t>metrics</w:t>
      </w:r>
      <w:r w:rsidRPr="003D08A6">
        <w:rPr>
          <w:rFonts w:cs="Times New Roman"/>
          <w:noProof/>
          <w:lang w:val="en-US"/>
        </w:rPr>
        <w:t xml:space="preserve">. </w:t>
      </w:r>
      <w:r>
        <w:rPr>
          <w:rFonts w:cs="Times New Roman"/>
          <w:noProof/>
          <w:lang w:val="en-US"/>
        </w:rPr>
        <w:t xml:space="preserve">However, this estimate has to be considered as an upper limit due to limitation of the paramaterization used by </w:t>
      </w:r>
      <w:bookmarkStart w:id="3610" w:name="_Hlk76660283"/>
      <w:commentRangeStart w:id="3611"/>
      <w:r>
        <w:rPr>
          <w:rFonts w:cs="Times New Roman"/>
          <w:noProof/>
          <w:lang w:val="en-US"/>
        </w:rPr>
        <w:t>Sitch et al. (2007)</w:t>
      </w:r>
      <w:bookmarkEnd w:id="3610"/>
      <w:r>
        <w:rPr>
          <w:rFonts w:cs="Times New Roman"/>
          <w:noProof/>
          <w:lang w:val="en-US"/>
        </w:rPr>
        <w:t xml:space="preserve"> </w:t>
      </w:r>
      <w:commentRangeEnd w:id="3611"/>
      <w:r w:rsidR="00C3019D">
        <w:rPr>
          <w:rStyle w:val="Marquedecommentaire"/>
        </w:rPr>
        <w:commentReference w:id="3611"/>
      </w:r>
      <w:r>
        <w:rPr>
          <w:rFonts w:cs="Times New Roman"/>
          <w:noProof/>
          <w:lang w:val="en-US"/>
        </w:rPr>
        <w:t>considering more recent knowledge and is thus not included in the current metrics (Section 7.6.1.3).</w:t>
      </w:r>
    </w:p>
    <w:p w14:paraId="431ECA96" w14:textId="77777777" w:rsidR="00DF552C" w:rsidRPr="00E70E10" w:rsidRDefault="00DF552C" w:rsidP="00D5630D">
      <w:pPr>
        <w:pStyle w:val="AR6BodyText"/>
        <w:rPr>
          <w:rFonts w:cs="Times New Roman"/>
          <w:noProof/>
          <w:lang w:val="en-US"/>
        </w:rPr>
      </w:pPr>
    </w:p>
    <w:p w14:paraId="0F4EABD8" w14:textId="39EE0FF6" w:rsidR="00DF552C" w:rsidRPr="00E70E10" w:rsidRDefault="00DF552C" w:rsidP="00D5630D">
      <w:pPr>
        <w:pStyle w:val="AR6BodyText"/>
        <w:rPr>
          <w:rFonts w:cs="Times New Roman"/>
          <w:noProof/>
          <w:lang w:val="en-US"/>
        </w:rPr>
      </w:pPr>
      <w:r w:rsidRPr="00E70E10">
        <w:rPr>
          <w:rFonts w:cs="Times New Roman"/>
          <w:noProof/>
          <w:lang w:val="en-US"/>
        </w:rPr>
        <w:t xml:space="preserve">Tropospheric aerosols influence the land and ocean ecosystem productivity and the carbon cycle through changing physical climate and meteorology </w:t>
      </w:r>
      <w:r w:rsidRPr="00E70E10">
        <w:rPr>
          <w:rFonts w:cs="Times New Roman"/>
          <w:noProof/>
          <w:lang w:val="en-US"/>
        </w:rPr>
        <w:fldChar w:fldCharType="begin" w:fldLock="1"/>
      </w:r>
      <w:r w:rsidR="00D477C7">
        <w:rPr>
          <w:rFonts w:cs="Times New Roman"/>
          <w:noProof/>
          <w:lang w:val="en-US"/>
        </w:rPr>
        <w:instrText>ADDIN CSL_CITATION { "citationItems" : [ { "id" : "ITEM-1", "itemData" : { "DOI" : "10.1029/2003GL016867", "ISSN" : "0094-8276", "author" : [ { "dropping-particle" : "", "family" : "Jones", "given" : "Chris D.", "non-dropping-particle" : "", "parse-names" : false, "suffix" : "" } ], "container-title" : "Geophysical Research Letters", "id" : "ITEM-1", "issue" : "9", "issued" : { "date-parts" : [ [ "2003" ] ] }, "page" : "1479", "title" : "Strong carbon cycle feedbacks in a climate model with interactive CO 2 and sulphate aerosols", "translator" : [ { "dropping-particle" : "", "family" : "G2952", "given" : "", "non-dropping-particle" : "", "parse-names" : false, "suffix" : "" } ], "type" : "article-journal", "volume" : "30" }, "uris" : [ "http://www.mendeley.com/documents/?uuid=4f9cd5e6-8139-4b7b-af8f-f1ab6a4b4b4f" ] }, { "id" : "ITEM-2", "itemData" : { "DOI" : "10.1038/nature06960", "ISSN" : "0028-0836", "author" : [ { "dropping-particle" : "", "family" : "Cox", "given" : "Peter M.", "non-dropping-particle" : "", "parse-names" : false, "suffix" : "" }, { "dropping-particle" : "", "family" : "Harris", "given" : "Phil P.", "non-dropping-particle" : "", "parse-names" : false, "suffix" : "" }, { "dropping-particle" : "", "family" : "Huntingford", "given" : "Chris", "non-dropping-particle" : "", "parse-names" : false, "suffix" : "" }, { "dropping-particle" : "", "family" : "Betts", "given" : "Richard A.", "non-dropping-particle" : "", "parse-names" : false, "suffix" : "" }, { "dropping-particle" : "", "family" : "Collins", "given" : "Matthew", "non-dropping-particle" : "", "parse-names" : false, "suffix" : "" }, { "dropping-particle" : "", "family" : "Jones", "given" : "Chris D.", "non-dropping-particle" : "", "parse-names" : false, "suffix" : "" }, { "dropping-particle" : "", "family" : "Jupp", "given" : "Tim E.", "non-dropping-particle" : "", "parse-names" : false, "suffix" : "" }, { "dropping-particle" : "", "family" : "Marengo", "given" : "Jos\u00e9 A.", "non-dropping-particle" : "", "parse-names" : false, "suffix" : "" }, { "dropping-particle" : "", "family" : "Nobre", "given" : "Carlos A.", "non-dropping-particle" : "", "parse-names" : false, "suffix" : "" } ], "container-title" : "Nature", "id" : "ITEM-2", "issue" : "7192", "issued" : { "date-parts" : [ [ "2008", "5", "8" ] ] }, "page" : "212-215", "title" : "Increasing risk of Amazonian drought due to decreasing aerosol pollution", "translator" : [ { "dropping-particle" : "", "family" : "G2934", "given" : "", "non-dropping-particle" : "", "parse-names" : false, "suffix" : "" } ], "type" : "article-journal", "volume" : "453" }, "uris" : [ "http://www.mendeley.com/documents/?uuid=2a8aa275-7d0e-4146-a47d-dccbd8a550c4" ] }, { "id" : "ITEM-3", "itemData" : { "DOI" : "10.1039/c7fd00033b", "ISSN" : "13645498", "abstract" : "\u00a9 The Royal Society of Chemistry. A coupled global aerosol-carbon-climate model is applied to assess the impacts of aerosol physical climate change on the land ecosystem services gross primary productivity (GPP) and net primary productivity (NPP) in the 1996-2005 period. Aerosol impacts are quantified on an annual mean basis relative to the hypothetical aerosol-free world in 1996-2005, the global climate state in the absence of the historical rise in aerosol pollution. We examine the separate and combined roles of fast feedbacks associated with the land and slow feedbacks associated with the ocean. We consider all fossil fuel, biofuel and biomass burning aerosol emission sources as anthropogenic. The effective radiative forcing for aerosol-radiation interactions is -0.44 W m-2 and aerosol-cloud interactions is -1.64 W m-2. Aerosols cool and dry the global climate system by -0.8 \u00b0C and -0.08 mm per day relative to the aerosol-free world. Without aerosol pollution, human-induced global warming since the preindustrial would have already exceeded the 1.5 \u00b0C aspirational limit set in the Paris Agreement by the 1996-2005 decade. Aerosol climate impacts on the global average land ecosystem services are small due to large opposite sign effects in the tropical and boreal biomes. Aerosol slow feedbacks associated with the ocean strongly dominate impacts in the Amazon and North American Boreal. Aerosol cooling of the Amazon by -1.2 \u00b0C drives NPP increases of 8% or +0.76 \u00b1 0.61 PgC per year, a 5-10 times larger impact than estimates of diffuse radiation fertilization by biomass burning aerosol in this region. The North American Boreal suffers GPP and NPP decreases of 35% due to aerosol-induced cooling and drying (-1.6 \u00b0C, -0.14 mm per day). Aerosol-land feedbacks play a larger role in the eastern US and Central Africa. Our study identifies an eco-climate teleconnection in the polluted earth system: the rise of the northern hemisphere mid-latitude reflective aerosol pollution layer causes long range cooling that protects Amazon NPP by 8% and suppresses boreal NPP by 35%.", "author" : [ { "dropping-particle" : "", "family" : "Unger", "given" : "N.", "non-dropping-particle" : "", "parse-names" : false, "suffix" : "" }, { "dropping-particle" : "", "family" : "Yue", "given" : "X.", "non-dropping-particle" : "", "parse-names" : false, "suffix" : "" }, { "dropping-particle" : "", "family" : "Harper", "given" : "K.L.", "non-dropping-particle" : "", "parse-names" : false, "suffix" : "" } ], "container-title" : "Faraday Discussions", "id" : "ITEM-3", "issued" : { "date-parts" : [ [ "2017" ] ] }, "title" : "Aerosol climate change effects on land ecosystem services", "translator" : [ { "dropping-particle" : "", "family" : "G2939", "given" : "", "non-dropping-particle" : "", "parse-names" : false, "suffix" : "" } ], "type" : "article-journal", "volume" : "200" }, "uris" : [ "http://www.mendeley.com/documents/?uuid=f784f5f7-13b7-4d8c-acbb-0b2cce02f73d" ] }, { "id" : "ITEM-4", "itemData" : { "DOI" : "10.1126/science.1207374", "ISSN" : "0036-8075", "author" : [ { "dropping-particle" : "", "family" : "Mahowald", "given" : "N.M.", "non-dropping-particle" : "", "parse-names" : false, "suffix" : "" } ], "container-title" : "Science", "id" : "ITEM-4", "issue" : "6057", "issued" : { "date-parts" : [ [ "2011", "11", "11" ] ] }, "page" : "794-796", "title" : "Aerosol Indirect Effect on Biogeochemical Cycles and Climate", "translator" : [ { "dropping-particle" : "", "family" : "G2940", "given" : "", "non-dropping-particle" : "", "parse-names" : false, "suffix" : "" } ], "type" : "article-journal", "volume" : "334" }, "uris" : [ "http://www.mendeley.com/documents/?uuid=a21161f1-d7da-4351-a2fc-1534bbc9114e" ] } ], "mendeley" : { "formattedCitation" : "(Jones, 2003; Cox et al., 2008; Mahowald, 2011; Unger et al., 2017)", "plainTextFormattedCitation" : "(Jones, 2003; Cox et al., 2008; Mahowald, 2011; Unger et al., 2017)", "previouslyFormattedCitation" : "(Jones, 2003; Cox et al., 2008; Mahowald, 2011; Unger et al., 2017)" }, "properties" : { "noteIndex" : 0 }, "schema" : "https://github.com/citation-style-language/schema/raw/master/csl-citation.json" }</w:instrText>
      </w:r>
      <w:r w:rsidRPr="00E70E10">
        <w:rPr>
          <w:rFonts w:cs="Times New Roman"/>
          <w:noProof/>
          <w:lang w:val="en-US"/>
        </w:rPr>
        <w:fldChar w:fldCharType="separate"/>
      </w:r>
      <w:r w:rsidR="00CB33A1">
        <w:rPr>
          <w:rFonts w:cs="Times New Roman"/>
          <w:noProof/>
          <w:lang w:val="en-US"/>
        </w:rPr>
        <w:t>(Jones, 2003; Cox et al., 2008; Mahowald, 2011; Unger et al., 2017)</w:t>
      </w:r>
      <w:r w:rsidRPr="00E70E10">
        <w:rPr>
          <w:rFonts w:cs="Times New Roman"/>
          <w:noProof/>
          <w:lang w:val="en-US"/>
        </w:rPr>
        <w:fldChar w:fldCharType="end"/>
      </w:r>
      <w:r w:rsidRPr="00E70E10">
        <w:rPr>
          <w:rFonts w:cs="Times New Roman"/>
          <w:noProof/>
          <w:lang w:val="en-US"/>
        </w:rPr>
        <w:t xml:space="preserve"> and through changing deposition of nutrients including nitrogen, sulphur, iron and phosphorous </w:t>
      </w:r>
      <w:r w:rsidRPr="00E70E10">
        <w:rPr>
          <w:rFonts w:cs="Times New Roman"/>
          <w:noProof/>
          <w:lang w:val="en-US"/>
        </w:rPr>
        <w:fldChar w:fldCharType="begin" w:fldLock="1"/>
      </w:r>
      <w:r w:rsidR="00D477C7">
        <w:rPr>
          <w:rFonts w:cs="Times New Roman"/>
          <w:noProof/>
          <w:lang w:val="en-US"/>
        </w:rPr>
        <w:instrText>ADDIN CSL_CITATION { "citationItems" : [ { "id" : "ITEM-1", "itemData" : { "DOI" : "10.1007/s40641-017-0056-z", "ISSN" : "21986061", "abstract" : "Purpose of Review: Atmospheric aerosol deposition is an important source of nutrients and pollution to many continental and marine ecosystems. Humans have heavily perturbed the cycles of several important aerosol species, potentially affecting terrestrial and marine carbon budgets and consequently climate. The most ecologically important aerosol elements impacted by humans are nitrogen, sulfur, iron, phosphorus, and base cations. Here, we review the latest research on the modification of the atmospheric cycles of these aerosols and their resulting effects on continental and marine ecosystems. Recent Findings: Recent studies have improved our understanding of how humans have perturbed atmospheric aerosol cycles and how they may continue to evolve in the future. Research in both aquatic and terrestrial environments has highlighted the role of atmospheric deposition as a nutrient subsidy, with effects on ecosystem productivity. These studies further emphasize the importance of local biogeochemical conditions and biota species composition to the regional responses to aerosol deposition. Summary: The size of the impact of anthropogenic aerosol deposition on the carbon cycle and the resulting climate forcing is at present not well understood. It is estimated that increases in nutrient subsidies from atmospheric deposition across all ecosystems are causing an increase in carbon dioxide uptake between 0.2 and 1.5\u00a0PgC/year. As aerosol emissions from industrial sources are reduced to improve air quality, these enhancements in carbon uptake may be reduced in the future leading to reduced carbon dioxide emission offsets. However, large uncertainties remain, not only because of limited information on how humans have modified and will modify aerosol emissions, but also because of a lack of quantitative understanding of how aerosol deposition impacts carbon cycling in many ecosystems.", "author" : [ { "dropping-particle" : "", "family" : "Mahowald", "given" : "Natalie M.", "non-dropping-particle" : "", "parse-names" : false, "suffix" : "" }, { "dropping-particle" : "", "family" : "Scanza", "given" : "Rachel", "non-dropping-particle" : "", "parse-names" : false, "suffix" : "" }, { "dropping-particle" : "", "family" : "Brahney", "given" : "Janice", "non-dropping-particle" : "", "parse-names" : false, "suffix" : "" }, { "dropping-particle" : "", "family" : "Goodale", "given" : "Christine L.", "non-dropping-particle" : "", "parse-names" : false, "suffix" : "" }, { "dropping-particle" : "", "family" : "Hess", "given" : "Peter G.", "non-dropping-particle" : "", "parse-names" : false, "suffix" : "" }, { "dropping-particle" : "", "family" : "Moore", "given" : "J. Keith", "non-dropping-particle" : "", "parse-names" : false, "suffix" : "" }, { "dropping-particle" : "", "family" : "Neff", "given" : "Jason", "non-dropping-particle" : "", "parse-names" : false, "suffix" : "" } ], "container-title" : "Current Climate Change Reports", "id" : "ITEM-1", "issue" : "1", "issued" : { "date-parts" : [ [ "2017", "3", "7" ] ] }, "page" : "16-31", "title" : "Aerosol Deposition Impacts on Land and Ocean Carbon Cycles", "translator" : [ { "dropping-particle" : "", "family" : "G3965", "given" : "", "non-dropping-particle" : "", "parse-names" : false, "suffix" : "" } ], "type" : "article-journal", "volume" : "3" }, "uris" : [ "http://www.mendeley.com/documents/?uuid=9452946b-d0e7-42c3-b377-53064bf14702" ] }, { "id" : "ITEM-2", "itemData" : { "DOI" : "10.1088/1748-9326/aabcdb", "ISSN" : "17489326", "abstract" : "Atmospheric aerosols have complex and variable compositions and properties. While scientific interest is centered on the health and climatic effects of atmospheric aerosols, insufficient attention is given to their involvement in multiphase chemistry that alters their contribution as carriers of nutrients in ecosystems. However, there is experimental proof that the nutrient equilibria of both land and marine ecosystems have been disturbed during the Anthropocene period. This review study first summarizes our current understanding of aerosol chemical processing in the atmosphere as relevant to biogeochemical cycles. Then it binds together results of recent modeling studies based on laboratory and field experiments, focusing on the organic and dust components of aerosols that account for multiphase chemistry, aerosol ageing in the atmosphere, nutrient (N, P, Fe) emissions, atmospheric transport, transformation and deposition. The human-driven contribution to atmospheric deposition of these nutrients, derived by global simulations using past and future anthropogenic emissions of pollutants, is put into perspective with regard to potential changes in nutrient limitations and biodiversity. Atmospheric deposition of nutrients has been suggested to result in human-induced ecosystem limitations with regard to specific nutrients. Such modifications favor the development of certain species against others and affect the overall functioning of ecosystems. Organic forms of nutrients are found to contribute to the atmospheric deposition of the nutrients N, P and Fe by 20%-40%, 35%-45% and 7%-18%, respectively. These have the potential to be key components of the biogeochemical cycles since there is initial proof of their bioavailability to ecosystems. Bioaerosols have been found to make a significant contribution to atmospheric sources of N and P, indicating potentially significant interactions between terrestrial and marine ecosystems. These results deserve further experimental and modeling studies to reduce uncertainties and understand the feedbacks induced by atmospheric deposition of nutrients to ecosystems.", "author" : [ { "dropping-particle" : "", "family" : "Kanakidou", "given" : "Maria", "non-dropping-particle" : "", "parse-names" : false, "suffix" : "" }, { "dropping-particle" : "", "family" : "Myriokefalitakis", "given" : "Stelios", "non-dropping-particle" : "", "parse-names" : false, "suffix" : "" }, { "dropping-particle" : "", "family" : "Tsigaridis", "given" : "Kostas", "non-dropping-particle" : "", "parse-names" : false, "suffix" : "" } ], "container-title" : "Environmental Research Letters", "id" : "ITEM-2", "issue" : "6", "issued" : { "date-parts" : [ [ "2018", "6", "1" ] ] }, "page" : "063004", "title" : "Aerosols in atmospheric chemistry and biogeochemical cycles of nutrients", "translator" : [ { "dropping-particle" : "", "family" : "G3966", "given" : "", "non-dropping-particle" : "", "parse-names" : false, "suffix" : "" } ], "type" : "article-journal", "volume" : "13" }, "uris" : [ "http://www.mendeley.com/documents/?uuid=ed9aa692-f957-4052-a1c4-57564c3fc179" ] } ], "mendeley" : { "formattedCitation" : "(Mahowald et al., 2017; Kanakidou et al., 2018)", "plainTextFormattedCitation" : "(Mahowald et al., 2017; Kanakidou et al., 2018)", "previouslyFormattedCitation" : "(Mahowald et al., 2017; Kanakidou et al., 2018)" }, "properties" : { "noteIndex" : 0 }, "schema" : "https://github.com/citation-style-language/schema/raw/master/csl-citation.json" }</w:instrText>
      </w:r>
      <w:r w:rsidRPr="00E70E10">
        <w:rPr>
          <w:rFonts w:cs="Times New Roman"/>
          <w:noProof/>
          <w:lang w:val="en-US"/>
        </w:rPr>
        <w:fldChar w:fldCharType="separate"/>
      </w:r>
      <w:r w:rsidR="00CB33A1">
        <w:rPr>
          <w:rFonts w:cs="Times New Roman"/>
          <w:noProof/>
          <w:lang w:val="en-US"/>
        </w:rPr>
        <w:t>(Mahowald et al., 2017; Kanakidou et al., 2018)</w:t>
      </w:r>
      <w:r w:rsidRPr="00E70E10">
        <w:rPr>
          <w:rFonts w:cs="Times New Roman"/>
          <w:noProof/>
          <w:lang w:val="en-US"/>
        </w:rPr>
        <w:fldChar w:fldCharType="end"/>
      </w:r>
      <w:r w:rsidRPr="00E70E10">
        <w:rPr>
          <w:rFonts w:cs="Times New Roman"/>
          <w:noProof/>
          <w:lang w:val="en-US"/>
        </w:rPr>
        <w:t xml:space="preserve">. There is </w:t>
      </w:r>
      <w:r w:rsidRPr="00E70E10">
        <w:rPr>
          <w:rFonts w:cs="Times New Roman"/>
          <w:i/>
          <w:noProof/>
          <w:lang w:val="en-US"/>
        </w:rPr>
        <w:t>high evidence</w:t>
      </w:r>
      <w:r w:rsidRPr="00E70E10">
        <w:rPr>
          <w:rFonts w:cs="Times New Roman"/>
          <w:noProof/>
          <w:lang w:val="en-US"/>
        </w:rPr>
        <w:t xml:space="preserve"> and </w:t>
      </w:r>
      <w:r w:rsidRPr="00E70E10">
        <w:rPr>
          <w:rFonts w:cs="Times New Roman"/>
          <w:i/>
          <w:noProof/>
          <w:lang w:val="en-US"/>
        </w:rPr>
        <w:t>high agreement</w:t>
      </w:r>
      <w:r w:rsidRPr="00E70E10">
        <w:rPr>
          <w:rFonts w:cs="Times New Roman"/>
          <w:noProof/>
          <w:lang w:val="en-US"/>
        </w:rPr>
        <w:t xml:space="preserve"> from field </w:t>
      </w:r>
      <w:commentRangeStart w:id="3612"/>
      <w:r w:rsidRPr="00E70E10">
        <w:rPr>
          <w:rFonts w:cs="Times New Roman"/>
          <w:noProof/>
          <w:lang w:val="en-US"/>
        </w:rPr>
        <w:fldChar w:fldCharType="begin" w:fldLock="1"/>
      </w:r>
      <w:ins w:id="3613" w:author="Robin Matthews" w:date="2021-07-08T16:55:00Z">
        <w:r w:rsidR="0000776B">
          <w:rPr>
            <w:rFonts w:cs="Times New Roman"/>
            <w:noProof/>
            <w:lang w:val="en-US"/>
          </w:rPr>
          <w:instrText>ADDIN CSL_CITATION { "citationItems" : [ { "id" : "ITEM-1", "itemData" : { "DOI" : "10.5194/acp-14-6523-2014", "ISBN" : "16807316 (ISSN)", "ISSN" : "1680-7324", "abstract" : "Abstract. Carbon cycling in the Amazon is closely linked to atmospheric processes and climate in the region as a consequence of the strong coupling between the atmosphere and biosphere. This work examines the effects of changes in net radiation due to atmospheric aerosol particles and clouds on the net ecosystem exchange (NEE) of CO2 in the Amazon region. Some of the major environmental factors affecting the photosynthetic activity of plants, such as air temperature and relative humidity, were also examined. An algorithm for clear-sky irradiance was developed and used to determine the relative irradiance, f, which quantifies the percentage of solar radiation absorbed and scattered due to atmospheric aerosol particles and clouds. Aerosol optical depth (AOD) was calculated from irradiances measured with the MODIS (Moderate Resolution Imaging Spectroradiometer) sensor, onboard the Terra and Aqua satellites, and was validated with ground-based AOD measurements from AERONET (Aerosol Robotic Network) sun photometers. Carbon fluxes were measured using eddy covariance technique at the Large-Scale Biosphere-Atmosphere Experiment in Amazonia (LBA) flux towers. Two sites were studied: the Jaru Biological Reserve (RBJ), located in Rondonia, and the Cuieiras Biological Reserve at the K34 LBA tower (located in a preserved region in the central Amazon). Analysis was performed continuously from 1999 to 2009 at K34 and from 1999 to 2002 at RBJ, and includes wet, dry and transition seasons. In the Jaru Biological Reserve, a 29% increase in carbon uptake (NEE) was observed when the AOD ranged from 0.10 to 1.5 at 550 nm. In the Cuieiras Biological Reserve, the aerosol effect on NEE was smaller, accounting for an approximate 20% increase in NEE. High aerosol loading (AOD above 3 at 550 nm) or high cloud cover leads to reductions in solar flux and strong decreases in photosynthesis up to the point where NEE approaches zero. The observed increase in NEE is attributed to an enhancement (~50%) in the diffuse fraction of photosynthetic active radiation (PAR). The enhancement in diffuse PAR can be done through increases in aerosols and/or clouds. In the present study, it was not possible to separate these two components. Significant changes in air temperature and relative humidity resulting from changes in solar radiation fluxes under high aerosol loading were also observed at both sites. Considering the long-range transport of aerosols in the Amazon, the observed changes in NEE \u2026", "author" : [ { "dropping-particle" : "", "family" : "Cirino", "given" : "G. G.", "non-dropping-particle" : "", "parse-names" : false, "suffix" : "" }, { "dropping-particle" : "", "family" : "Souza", "given" : "R. A. F.", "non-dropping-particle" : "", "parse-names" : false, "suffix" : "" }, { "dropping-particle" : "", "family" : "Adams", "given" : "D. K.", "non-dropping-particle" : "", "parse-names" : false, "suffix" : "" }, { "dropping-particle" : "", "family" : "Artaxo", "given" : "P.", "non-dropping-particle" : "", "parse-names" : false, "suffix" : "" } ], "container-title" : "Atmospheric Chemistry and Physics", "id" : "ITEM-1", "issue" : "13", "issued" : { "date-parts" : [ [ "2014", "7", "1" ] ] }, "page" : "6523-6543", "title" : "The effect of atmospheric aerosol particles and clouds on net ecosystem exchange in the Amazon", "translator" : [ { "dropping-particle" : "", "family" : "G4162", "given" : "", "non-dropping-particle" : "", "parse-names" : false, "suffix" : "" } ], "type" : "article-journal", "volume" : "14" }, "uris" : [ "http://www.mendeley.com/documents/?uuid=c7845071-bde0-45e6-b4fb-90b73cbe73f3" ] }, { "id" : "ITEM-2", "itemData" : { "DOI" : "10.1111/j.1600-0889.2007.00270.x", "ISSN" : "1600-0889", "author" : [ { "dropping-particle" : "", "family" : "Oliveira", "given" : "Paulo H. F.", "non-dropping-particle" : "", "parse-names" : false, "suffix" : "" }, { "dropping-particle" : "", "family" : "Artaxo", "given" : "Paulo", "non-dropping-particle" : "", "parse-names" : false, "suffix" : "" }, { "dropping-particle" : "", "family" : "Pires", "given" : "Carlos", "non-dropping-particle" : "", "parse-names" : false, "suffix" : "" }, { "dropping-particle" : "", "family" : "Lucca", "given" : "Silvia", "non-dropping-particle" : "De", "parse-names" : false, "suffix" : "" }, { "dropping-particle" : "", "family" : "Proc\u00f3Pio", "given" : "Aline", "non-dropping-particle" : "", "parse-names" : false, "suffix" : "" }, { "dropping-particle" : "", "family" : "Holben", "given" : "Brent", "non-dropping-particle" : "", "parse-names" : false, "suffix" : "" }, { "dropping-particle" : "", "family" : "Schafer", "given" : "Joel", "non-dropping-particle" : "", "parse-names" : false, "suffix" : "" }, { "dropping-particle" : "", "family" : "Cardoso", "given" : "Luiz F.", "non-dropping-particle" : "", "parse-names" : false, "suffix" : "" }, { "dropping-particle" : "", "family" : "Wofsy", "given" : "Steven C.", "non-dropping-particle" : "", "parse-names" : false, "suffix" : "" }, { "dropping-particle" : "", "family" : "Rocha", "given" : "Humberto R.", "non-dropping-particle" : "", "parse-names" : false, "suffix" : "" } ], "container-title" : "Tellus B: Chemical and Physical Meteorology", "id" : "ITEM-2", "issue" : "3", "issued" : { "date-parts" : [ [ "2007", "1", "18" ] ] }, "page" : "338-349", "title" : "The effects of biomass burning aerosols and clouds on the CO2 flux in Amazonia", "translator" : [ { "dropping-particle" : "", "family" : "G5152", "given" : "", "non-dropping-particle" : "", "parse-names" : false, "suffix" : "" } ], "type" : "article-journal", "volume" : "59" }, "uris" : [ "http://www.mendeley.com/documents/?uuid=3349590c-ca2e-4469-91c1-78798f6539d4" ] }, { "id" : "ITEM-3", "itemData" : { "DOI" : "10.1002/2015GL063719", "ISBN" : "0094-8276", "ISSN" : "19448007", "abstract" : "Atmospheric aerosol scatters solar radiation increasing the fraction of diffuse radiation and the efficiency of photosynthesis. We quantify the impacts of biomass burning aerosol (BBA) on diffuse radiation and plant photosynthesis across Amazonia during 1998-2007. Evaluation against observed aerosol optical depth allows us to provide lower and upper BBA emissions estimates. BBA increases Amazon basin annual mean diffuse radiation by 3.4-6.8% and net primary production (NPP) by 1.4-2.8%, with quoted ranges driven by uncertainty in BBA emissions. The enhancement of Amazon basin NPP by 78-156 Tg C a-1 is equivalent to 33-65% of the annual regional carbon emissions from biomass burning. This NPP increase occurs during the dry season and acts to counteract some of the observed effect of drought on tropical production. We estimate that 30-60 Tg C a-1 of this NPP enhancement is within woody tissue, accounting for 8-16% of the observed carbon sink across mature Amazonian forests.", "author" : [ { "dropping-particle" : "", "family" : "Rap", "given" : "A.", "non-dropping-particle" : "", "parse-names" : false, "suffix" : "" }, { "dropping-particle" : "V.", "family" : "Spracklen", "given" : "D.", "non-dropping-particle" : "", "parse-names" : false, "suffix" : "" }, { "dropping-particle" : "", "family" : "Mercado", "given" : "L.", "non-dropping-particle" : "", "parse-names" : false, "suffix" : "" }, { "dropping-particle" : "", "family" : "Reddington", "given" : "C. L.", "non-dropping-particle" : "", "parse-names" : false, "suffix" : "" }, { "dropping-particle" : "", "family" : "Haywood", "given" : "J. M.", "non-dropping-particle" : "", "parse-names" : false, "suffix" : "" }, { "dropping-particle" : "", "family" : "Ellis", "given" : "R. J.", "non-dropping-particle" : "", "parse-names" : false, "suffix" : "" }, { "dropping-particle" : "", "family" : "Phillips", "given" : "O. L.", "non-dropping-particle" : "", "parse-names" : false, "suffix" : "" }, { "dropping-particle" : "", "family" : "Artaxo", "given" : "P.", "non-dropping-particle" : "", "parse-names" : false, "suffix" : "" }, { "dropping-particle" : "", "family" : "Bonal", "given" : "D.", "non-dropping-particle" : "", "parse-names" : false, "suffix" : "" }, { "dropping-particle" : "", "family" : "Restrepo Coupe", "given" : "N.", "non-dropping-particle" : "", "parse-names" : false, "suffix" : "" }, { "dropping-particle" : "", "family" : "Butt", "given" : "N.", "non-dropping-particle" : "", "parse-names" : false, "suffix" : "" } ], "container-title" : "Geophysical Research Letters", "id" : "ITEM-3", "issue" : "11", "issued" : { "date-parts" : [ [ "2015", "6", "16" ] ] }, "page" : "4654-4662", "title" : "Fires increase Amazon forest productivity through increases in diffuse radiation", "translator" : [ { "dropping-particle" : "", "family" : "G4167", "given" : "", "non-dropping-particle" : "", "parse-names" : false, "suffix" : "" } ], "type" : "article-journal", "volume" : "42" }, "uris" : [ "http://www.mendeley.com/documents/?uuid=743c5ec4-a7a1-446c-86ae-bf43096d56ea" ] }, { "id" : "ITEM-4", "itemData" : { "DOI" : "10.1111/gcb.14339", "ISSN" : "13541013", "author" : [ { "dropping-particle" : "", "family" : "Wang", "given" : "Xin", "non-dropping-particle" : "", "parse-names" : false, "suffix" : "" }, { "dropping-particle" : "", "family" : "Wu", "given" : "Jin", "non-dropping-particle" : "", "parse-names" : false, "suffix" : "" }, { "dropping-particle" : "", "family" : "Chen", "given" : "Min", "non-dropping-particle" : "", "parse-names" : false, "suffix" : "" }, { "dropping-particle" : "", "family" : "Xu", "given" : "Xiangtao", "non-dropping-particle" : "", "parse-names" : false, "suffix" : "" }, { "dropping-particle" : "", "family" : "Wang", "given" : "Zhenhua", "non-dropping-particle" : "", "parse-names" : false, "suffix" : "" }, { "dropping-particle" : "", "family" : "Wang", "given" : "Bin", "non-dropping-particle" : "", "parse-names" : false, "suffix" : "" }, { "dropping-particle" : "", "family" : "Wang", "given" : "Chengzhang", "non-dropping-particle" : "", "parse-names" : false, "suffix" : "" }, { "dropping-particle" : "", "family" : "Piao", "given" : "Shilong", "non-dropping-particle" : "", "parse-names" : false, "suffix" : "" }, { "dropping-particle" : "", "family" : "Lin", "given" : "Weili", "non-dropping-particle" : "", "parse-names" : false, "suffix" : "" }, { "dropping-particle" : "", "family" : "Miao", "given" : "Guofang", "non-dropping-particle" : "", "parse-names" : false, "suffix" : "" }, { "dropping-particle" : "", "family" : "Deng", "given" : "Meifeng", "non-dropping-particle" : "", "parse-names" : false, "suffix" : "" }, { "dropping-particle" : "", "family" : "Qiao", "given" : "Chunlian", "non-dropping-particle" : "", "parse-names" : false, "suffix" : "" }, { "dropping-particle" : "", "family" : "Wang", "given" : "Jing", "non-dropping-particle" : "", "parse-names" : false, "suffix" : "" }, { "dropping-particle" : "", "family" : "Xu", "given" : "Shan", "non-dropping-particle" : "", "parse-names" : false, "suffix" : "" }, { "dropping-particle" : "", "family" : "Liu", "given" : "Lingli", "non-dropping-particle" : "", "parse-names" : false, "suffix" : "" } ], "container-title" : "Global Change Biology", "id" : "ITEM-4", "issue" : "10", "issued" : { "date-parts" : [ [ "2018", "10" ] ] }, "page" : "4983-4992", "title" : "Field evidences for the positive effects of aerosols on tree growth", "translator" : [ { "dropping-particle" : "", "family" : "G5151", "given" : "", "non-dropping-particle" : "", "parse-names" : false, "suffix" : "" } ], "type" : "article-journal", "volume" : "24" }, "uris" : [ "http://www.mendeley.com/documents/?uuid=c54039e4-9c4e-4024-b9ca-59af8ea772de" ] } ], "mendeley" : { "formattedCitation" : "(Oliveira et al., 2007; Cirino et al., 2014; Rap et al., 2015; Wang et al., 2018c)", "manualFormatting" : "(Oliveira et al., 2007; Cirino et al., 2014; Rap et al., 2015; X. Wang et al., 2018)", "plainTextFormattedCitation" : "(Oliveira et al., 2007; Cirino et al., 2014; Rap et al., 2015; Wang et al., 2018c)", "previouslyFormattedCitation" : "(Oliveira et al., 2007; Cirino et al., 2014; Rap et al., 2015; Wang et al., 2018c)" }, "properties" : { "noteIndex" : 0 }, "schema" : "https://github.com/citation-style-language/schema/raw/master/csl-citation.json" }</w:instrText>
        </w:r>
      </w:ins>
      <w:del w:id="3614" w:author="Robin Matthews" w:date="2021-07-08T16:55:00Z">
        <w:r w:rsidR="00D477C7" w:rsidDel="0000776B">
          <w:rPr>
            <w:rFonts w:cs="Times New Roman"/>
            <w:noProof/>
            <w:lang w:val="en-US"/>
          </w:rPr>
          <w:delInstrText>ADDIN CSL_CITATION { "citationItems" : [ { "id" : "ITEM-1", "itemData" : { "DOI" : "10.5194/acp-14-6523-2014", "ISBN" : "16807316 (ISSN)", "ISSN" : "1680-7324", "abstract" : "Abstract. Carbon cycling in the Amazon is closely linked to atmospheric processes and climate in the region as a consequence of the strong coupling between the atmosphere and biosphere. This work examines the effects of changes in net radiation due to atmospheric aerosol particles and clouds on the net ecosystem exchange (NEE) of CO2 in the Amazon region. Some of the major environmental factors affecting the photosynthetic activity of plants, such as air temperature and relative humidity, were also examined. An algorithm for clear-sky irradiance was developed and used to determine the relative irradiance, f, which quantifies the percentage of solar radiation absorbed and scattered due to atmospheric aerosol particles and clouds. Aerosol optical depth (AOD) was calculated from irradiances measured with the MODIS (Moderate Resolution Imaging Spectroradiometer) sensor, onboard the Terra and Aqua satellites, and was validated with ground-based AOD measurements from AERONET (Aerosol Robotic Network) sun photometers. Carbon fluxes were measured using eddy covariance technique at the Large-Scale Biosphere-Atmosphere Experiment in Amazonia (LBA) flux towers. Two sites were studied: the Jaru Biological Reserve (RBJ), located in Rondonia, and the Cuieiras Biological Reserve at the K34 LBA tower (located in a preserved region in the central Amazon). Analysis was performed continuously from 1999 to 2009 at K34 and from 1999 to 2002 at RBJ, and includes wet, dry and transition seasons. In the Jaru Biological Reserve, a 29% increase in carbon uptake (NEE) was observed when the AOD ranged from 0.10 to 1.5 at 550 nm. In the Cuieiras Biological Reserve, the aerosol effect on NEE was smaller, accounting for an approximate 20% increase in NEE. High aerosol loading (AOD above 3 at 550 nm) or high cloud cover leads to reductions in solar flux and strong decreases in photosynthesis up to the point where NEE approaches zero. The observed increase in NEE is attributed to an enhancement (~50%) in the diffuse fraction of photosynthetic active radiation (PAR). The enhancement in diffuse PAR can be done through increases in aerosols and/or clouds. In the present study, it was not possible to separate these two components. Significant changes in air temperature and relative humidity resulting from changes in solar radiation fluxes under high aerosol loading were also observed at both sites. Considering the long-range transport of aerosols in the Amazon, the observed changes in NEE \u2026", "author" : [ { "dropping-particle" : "", "family" : "Cirino", "given" : "G. G.", "non-dropping-particle" : "", "parse-names" : false, "suffix" : "" }, { "dropping-particle" : "", "family" : "Souza", "given" : "R. A. F.", "non-dropping-particle" : "", "parse-names" : false, "suffix" : "" }, { "dropping-particle" : "", "family" : "Adams", "given" : "D. K.", "non-dropping-particle" : "", "parse-names" : false, "suffix" : "" }, { "dropping-particle" : "", "family" : "Artaxo", "given" : "P.", "non-dropping-particle" : "", "parse-names" : false, "suffix" : "" } ], "container-title" : "Atmospheric Chemistry and Physics", "id" : "ITEM-1", "issue" : "13", "issued" : { "date-parts" : [ [ "2014", "7", "1" ] ] }, "page" : "6523-6543", "title" : "The effect of atmospheric aerosol particles and clouds on net ecosystem exchange in the Amazon", "translator" : [ { "dropping-particle" : "", "family" : "G4162", "given" : "", "non-dropping-particle" : "", "parse-names" : false, "suffix" : "" } ], "type" : "article-journal", "volume" : "14" }, "uris" : [ "http://www.mendeley.com/documents/?uuid=c7845071-bde0-45e6-b4fb-90b73cbe73f3" ] }, { "id" : "ITEM-2", "itemData" : { "DOI" : "10.1111/j.1600-0889.2007.00270.x", "ISSN" : "1600-0889", "author" : [ { "dropping-particle" : "", "family" : "Oliveira", "given" : "Paulo H. F.", "non-dropping-particle" : "", "parse-names" : false, "suffix" : "" }, { "dropping-particle" : "", "family" : "Artaxo", "given" : "Paulo", "non-dropping-particle" : "", "parse-names" : false, "suffix" : "" }, { "dropping-particle" : "", "family" : "Pires", "given" : "Carlos", "non-dropping-particle" : "", "parse-names" : false, "suffix" : "" }, { "dropping-particle" : "", "family" : "Lucca", "given" : "Silvia", "non-dropping-particle" : "De", "parse-names" : false, "suffix" : "" }, { "dropping-particle" : "", "family" : "Proc\u00f3Pio", "given" : "Aline", "non-dropping-particle" : "", "parse-names" : false, "suffix" : "" }, { "dropping-particle" : "", "family" : "Holben", "given" : "Brent", "non-dropping-particle" : "", "parse-names" : false, "suffix" : "" }, { "dropping-particle" : "", "family" : "Schafer", "given" : "Joel", "non-dropping-particle" : "", "parse-names" : false, "suffix" : "" }, { "dropping-particle" : "", "family" : "Cardoso", "given" : "Luiz F.", "non-dropping-particle" : "", "parse-names" : false, "suffix" : "" }, { "dropping-particle" : "", "family" : "Wofsy", "given" : "Steven C.", "non-dropping-particle" : "", "parse-names" : false, "suffix" : "" }, { "dropping-particle" : "", "family" : "Rocha", "given" : "Humberto R.", "non-dropping-particle" : "", "parse-names" : false, "suffix" : "" } ], "container-title" : "Tellus B: Chemical and Physical Meteorology", "id" : "ITEM-2", "issue" : "3", "issued" : { "date-parts" : [ [ "2007", "1", "18" ] ] }, "page" : "338-349", "title" : "The effects of biomass burning aerosols and clouds on the CO2 flux in Amazonia", "translator" : [ { "dropping-particle" : "", "family" : "G5152", "given" : "", "non-dropping-particle" : "", "parse-names" : false, "suffix" : "" } ], "type" : "article-journal", "volume" : "59" }, "uris" : [ "http://www.mendeley.com/documents/?uuid=3349590c-ca2e-4469-91c1-78798f6539d4" ] }, { "id" : "ITEM-3", "itemData" : { "DOI" : "10.1002/2015GL063719", "ISBN" : "0094-8276", "ISSN" : "19448007", "abstract" : "Atmospheric aerosol scatters solar radiation increasing the fraction of diffuse radiation and the efficiency of photosynthesis. We quantify the impacts of biomass burning aerosol (BBA) on diffuse radiation and plant photosynthesis across Amazonia during 1998-2007. Evaluation against observed aerosol optical depth allows us to provide lower and upper BBA emissions estimates. BBA increases Amazon basin annual mean diffuse radiation by 3.4-6.8% and net primary production (NPP) by 1.4-2.8%, with quoted ranges driven by uncertainty in BBA emissions. The enhancement of Amazon basin NPP by 78-156 Tg C a-1 is equivalent to 33-65% of the annual regional carbon emissions from biomass burning. This NPP increase occurs during the dry season and acts to counteract some of the observed effect of drought on tropical production. We estimate that 30-60 Tg C a-1 of this NPP enhancement is within woody tissue, accounting for 8-16% of the observed carbon sink across mature Amazonian forests.", "author" : [ { "dropping-particle" : "", "family" : "Rap", "given" : "A.", "non-dropping-particle" : "", "parse-names" : false, "suffix" : "" }, { "dropping-particle" : "V.", "family" : "Spracklen", "given" : "D.", "non-dropping-particle" : "", "parse-names" : false, "suffix" : "" }, { "dropping-particle" : "", "family" : "Mercado", "given" : "L.", "non-dropping-particle" : "", "parse-names" : false, "suffix" : "" }, { "dropping-particle" : "", "family" : "Reddington", "given" : "C. L.", "non-dropping-particle" : "", "parse-names" : false, "suffix" : "" }, { "dropping-particle" : "", "family" : "Haywood", "given" : "J. M.", "non-dropping-particle" : "", "parse-names" : false, "suffix" : "" }, { "dropping-particle" : "", "family" : "Ellis", "given" : "R. J.", "non-dropping-particle" : "", "parse-names" : false, "suffix" : "" }, { "dropping-particle" : "", "family" : "Phillips", "given" : "O. L.", "non-dropping-particle" : "", "parse-names" : false, "suffix" : "" }, { "dropping-particle" : "", "family" : "Artaxo", "given" : "P.", "non-dropping-particle" : "", "parse-names" : false, "suffix" : "" }, { "dropping-particle" : "", "family" : "Bonal", "given" : "D.", "non-dropping-particle" : "", "parse-names" : false, "suffix" : "" }, { "dropping-particle" : "", "family" : "Restrepo Coupe", "given" : "N.", "non-dropping-particle" : "", "parse-names" : false, "suffix" : "" }, { "dropping-particle" : "", "family" : "Butt", "given" : "N.", "non-dropping-particle" : "", "parse-names" : false, "suffix" : "" } ], "container-title" : "Geophysical Research Letters", "id" : "ITEM-3", "issue" : "11", "issued" : { "date-parts" : [ [ "2015", "6", "16" ] ] }, "page" : "4654-4662", "title" : "Fires increase Amazon forest productivity through increases in diffuse radiation", "translator" : [ { "dropping-particle" : "", "family" : "G4167", "given" : "", "non-dropping-particle" : "", "parse-names" : false, "suffix" : "" } ], "type" : "article-journal", "volume" : "42" }, "uris" : [ "http://www.mendeley.com/documents/?uuid=743c5ec4-a7a1-446c-86ae-bf43096d56ea" ] }, { "id" : "ITEM-4", "itemData" : { "DOI" : "10.1111/gcb.14339", "ISSN" : "13541013", "author" : [ { "dropping-particle" : "", "family" : "Wang", "given" : "Xin", "non-dropping-particle" : "", "parse-names" : false, "suffix" : "" }, { "dropping-particle" : "", "family" : "Wu", "given" : "Jin", "non-dropping-particle" : "", "parse-names" : false, "suffix" : "" }, { "dropping-particle" : "", "family" : "Chen", "given" : "Min", "non-dropping-particle" : "", "parse-names" : false, "suffix" : "" }, { "dropping-particle" : "", "family" : "Xu", "given" : "Xiangtao", "non-dropping-particle" : "", "parse-names" : false, "suffix" : "" }, { "dropping-particle" : "", "family" : "Wang", "given" : "Zhenhua", "non-dropping-particle" : "", "parse-names" : false, "suffix" : "" }, { "dropping-particle" : "", "family" : "Wang", "given" : "Bin", "non-dropping-particle" : "", "parse-names" : false, "suffix" : "" }, { "dropping-particle" : "", "family" : "Wang", "given" : "Chengzhang", "non-dropping-particle" : "", "parse-names" : false, "suffix" : "" }, { "dropping-particle" : "", "family" : "Piao", "given" : "Shilong", "non-dropping-particle" : "", "parse-names" : false, "suffix" : "" }, { "dropping-particle" : "", "family" : "Lin", "given" : "Weili", "non-dropping-particle" : "", "parse-names" : false, "suffix" : "" }, { "dropping-particle" : "", "family" : "Miao", "given" : "Guofang", "non-dropping-particle" : "", "parse-names" : false, "suffix" : "" }, { "dropping-particle" : "", "family" : "Deng", "given" : "Meifeng", "non-dropping-particle" : "", "parse-names" : false, "suffix" : "" }, { "dropping-particle" : "", "family" : "Qiao", "given" : "Chunl</w:delInstrText>
        </w:r>
        <w:r w:rsidR="00D477C7" w:rsidRPr="002A1EE0" w:rsidDel="0000776B">
          <w:rPr>
            <w:rFonts w:cs="Times New Roman"/>
            <w:noProof/>
          </w:rPr>
          <w:delInstrText>ian", "non-dropping-particle" : "", "parse-names" : false, "suffix" : "" }, { "dropping-particle" : "", "family" : "Wang", "given" : "Jing", "non-dropping-particle" : "", "parse-names" : false, "suffix" : "" }, { "dropping-particle" : "", "family" : "Xu", "given" : "Shan", "non-dropping-particle" : "", "parse-names" : false, "suffix" : "" }, { "dropping-particle" : "", "family" : "Liu", "given" : "Lingli", "non-dropping-particle" : "", "parse-names" : false, "suffix" : "" } ], "container-title" : "Global Change Biology", "id" : "ITEM-4", "issue" : "10", "issued" : { "date-parts" : [ [ "2018", "10" ] ] }, "page" : "4983-4992", "title" : "Field evidences for the positive effects of aerosols on tree growth", "translator" : [ { "dropping-particle" : "", "family" : "G5151", "given" : "", "non-dropping-particle" : "", "parse-names" : false, "suffix" : "" } ], "type" : "article-journal", "volume" : "24" }, "uris" : [ "http://www.mendeley.com/documents/?uuid=c54039e4-9c4e-4024-b9ca-59af8ea772de" ] } ], "mendeley" : { "formattedCitation" : "(Oliveira et al., 2007; Cirino et al., 2014; Rap et al., 2015; Wang et al., 2018c)", "plainTextFormattedCitation" : "(Oliveira et al., 2007; Cirino et al., 2014; Rap et al., 2015; Wang et al., 2018c)", "previouslyFormattedCitation" : "(Oliveira et al., 2007; Cirino et al., 2014; Rap et al., 2015; Wang et al., 2018c)" }, "properties" : { "noteIndex" : 0 }, "schema" : "https://github.com/citation-style-language/schema/raw/master/csl-citation.json" }</w:delInstrText>
        </w:r>
      </w:del>
      <w:r w:rsidRPr="00E70E10">
        <w:rPr>
          <w:rFonts w:cs="Times New Roman"/>
          <w:noProof/>
          <w:lang w:val="en-US"/>
        </w:rPr>
        <w:fldChar w:fldCharType="separate"/>
      </w:r>
      <w:r w:rsidR="00CB33A1">
        <w:rPr>
          <w:rFonts w:cs="Times New Roman"/>
          <w:noProof/>
          <w:lang w:val="nb-NO"/>
        </w:rPr>
        <w:t xml:space="preserve">(Oliveira et al., 2007; Cirino et al., 2014; Rap et al., 2015; </w:t>
      </w:r>
      <w:ins w:id="3615" w:author="Robin Matthews" w:date="2021-07-08T16:55:00Z">
        <w:r w:rsidR="0000776B">
          <w:rPr>
            <w:rFonts w:cs="Times New Roman"/>
            <w:noProof/>
            <w:lang w:val="nb-NO"/>
          </w:rPr>
          <w:t xml:space="preserve">X. </w:t>
        </w:r>
      </w:ins>
      <w:r w:rsidR="00CB33A1">
        <w:rPr>
          <w:rFonts w:cs="Times New Roman"/>
          <w:noProof/>
          <w:lang w:val="nb-NO"/>
        </w:rPr>
        <w:t>Wang et al., 2018</w:t>
      </w:r>
      <w:del w:id="3616" w:author="Robin Matthews" w:date="2021-07-08T16:55:00Z">
        <w:r w:rsidR="00CB33A1" w:rsidDel="0000776B">
          <w:rPr>
            <w:rFonts w:cs="Times New Roman"/>
            <w:noProof/>
            <w:lang w:val="nb-NO"/>
          </w:rPr>
          <w:delText>c</w:delText>
        </w:r>
      </w:del>
      <w:r w:rsidR="00CB33A1">
        <w:rPr>
          <w:rFonts w:cs="Times New Roman"/>
          <w:noProof/>
          <w:lang w:val="nb-NO"/>
        </w:rPr>
        <w:t>)</w:t>
      </w:r>
      <w:r w:rsidRPr="00E70E10">
        <w:rPr>
          <w:rFonts w:cs="Times New Roman"/>
          <w:noProof/>
          <w:lang w:val="en-US"/>
        </w:rPr>
        <w:fldChar w:fldCharType="end"/>
      </w:r>
      <w:commentRangeEnd w:id="3612"/>
      <w:r w:rsidR="00CB33A1">
        <w:rPr>
          <w:rStyle w:val="Marquedecommentaire"/>
        </w:rPr>
        <w:commentReference w:id="3612"/>
      </w:r>
      <w:r w:rsidRPr="00E70E10">
        <w:rPr>
          <w:rFonts w:cs="Times New Roman"/>
          <w:noProof/>
          <w:lang w:val="nb-NO"/>
        </w:rPr>
        <w:t xml:space="preserve"> and modelling </w:t>
      </w:r>
      <w:r w:rsidRPr="00E70E10">
        <w:rPr>
          <w:rFonts w:cs="Times New Roman"/>
          <w:noProof/>
          <w:lang w:val="en-US"/>
        </w:rPr>
        <w:fldChar w:fldCharType="begin" w:fldLock="1"/>
      </w:r>
      <w:r w:rsidR="00D477C7">
        <w:rPr>
          <w:rFonts w:cs="Times New Roman"/>
          <w:noProof/>
          <w:lang w:val="nb-NO"/>
        </w:rPr>
        <w:instrText>ADDIN CSL_CITATION { "citationItems" : [ { "id" : "ITEM-1", "itemData" : { "DOI" : "10.1016/j.agrformet.2017.02.002", "ISSN" : "01681923", "author" : [ { "dropping-particle" : "", "family" : "Lu", "given" : "Xiaoliang", "non-dropping-particle" : "", "parse-names" : false, "suffix" : "" }, { "dropping-particle" : "", "family" : "Chen", "given" : "Min", "non-dropping-particle" : "", "parse-names" : false, "suffix" : "" }, { "dropping-particle" : "", "family" : "Liu", "given" : "Yaling", "non-dropping-particle" : "", "parse-names" : false, "suffix" : "" }, { "dropping-particle" : "", "family" : "Miralles", "given" : "Diego G.", "non-dropping-particle" : "", "parse-names" : false, "suffix" : "" }, { "dropping-particle" : "", "family" : "Wang", "given" : "Faming", "non-dropping-particle" : "", "parse-names" : false, "suffix" : "" } ], "container-title" : "Agricultural and Forest Meteorology", "id" : "ITEM-1", "issued" : { "date-parts" : [ [ "2017", "5" ] ] }, "page" : "39-49", "title" : "Enhanced water use efficiency in global terrestrial ecosystems under increasing aerosol loadings", "translator" : [ { "dropping-particle" : "", "family" : "G5144", "given" : "", "non-dropping-particle" : "", "parse-names" : false, "suffix" : "" } ], "type" : "article-journal", "volume" : "237-238" }, "uris" : [ "http://www.mendeley.com/documents/?uuid=b3cfe215-0498-49fd-8ae7-8910b25e7651" ] }, { "id" : "ITEM-2", "itemData" : { "DOI" : "10.1038/nature07949", "ISSN" : "0028-0836", "author" : [ { "dropping-particle" : "", "family" : "Mercado", "given" : "Lina M.", "non-dropping-particle" : "", "parse-names" : false, "suffix" : "" }, { "dropping-particle" : "", "family" : "Bellouin", "given" : "Nicolas", "non-dropping-particle" : "", "parse-names" : false, "suffix" : "" }, { "dropping-particle" : "", "family" : "Sitch", "given" : "Stephen", "non-dropping-particle" : "", "parse-names" : false, "suffix" : "" }, { "dropping-particle" : "", "family" : "Boucher", "given" : "Olivier", "non-dropping-particle" : "", "parse-names" : false, "suffix" : "" }, { "dropping-particle" : "", "family" : "Huntingford", "given" : "Chris", "non-dropping-particle" : "", "parse-names" : false, "suffix" : "" }, { "dropping-particle" : "", "family" : "Wild", "given" : "Martin", "non-dropping-particle" : "", "parse-names" : false, "suffix" : "" }, { "dropping-particle" : "", "family" : "Cox", "given" : "Peter M.", "non-dropping-particle" : "", "parse-names" : false, "suffix" : "" } ], "container-title" : "Nature", "id" : "ITEM-2", "issue" : "7241", "issued" : { "date-parts" : [ [ "2009", "4", "23" ] ] }, "page" : "1014-1017", "title" : "Impact of changes in diffuse radiation on the global land carbon sink", "translator" : [ { "dropping-particle" : "", "family" : "G3129", "given" : "", "non-dropping-particle" : "", "parse-names" : false, "suffix" : "" } ], "type" : "article-journal", "volume" : "458" }, "uris" : [ "http://www.mendeley.com/documents/?uuid=1dc603e2-8311-43a3-bd51-20d44a719838" ] }, { "id" : "ITEM-3", "itemData" : { "DOI" : "10.5194/acp-16-4213-2016", "ISSN" : "1680-7324", "abstract" : "Abstract. A global Earth system model is applied to quantify the impacts of direct anthropogenic aerosol effective radiative forcing on gross primary productivity (GPP) and isoprene emission. The impacts of different pollution aerosol sources (anthropogenic, biomass burning, and non-biomass burning) are investigated by performing sensitivity experiments. The model framework includes all known light and meteorological responses of photosynthesis, but uses fixed canopy structures and phenology. On a global scale, our results show that global land carbon fluxes (GPP and isoprene emission) are not sensitive to pollution aerosols, even under a global decline in surface solar radiation (direct + diffuse) by \u223c 9 %. At a regional scale, GPP and isoprene emission show a robust but opposite sensitivity to pollution aerosols in regions where forested canopies dominate. In eastern North America and Eurasia, anthropogenic pollution aerosols (mainly from non-biomass burning sources) enhance GPP by +5\u20138 % on an annual average. In the northwestern Amazon Basin and central Africa, biomass burning aerosols increase GPP by +2\u20135 % on an annual average, with a peak in the northwestern Amazon Basin during the dry-fire season (+5\u20138 %). The prevailing mechanism varies across regions: light scattering dominates in eastern North America, while a reduction in direct radiation dominates in Europe and China. Aerosol-induced GPP productivity increases in the Amazon and central Africa include an additional positive feedback from reduced canopy temperatures in response to increases in canopy conductance. In Eurasia and northeastern China, anthropogenic pollution aerosols drive a decrease in isoprene emission of \u22122 to \u221212 % on an annual average. Future research needs to incorporate the indirect effects of aerosols and possible feedbacks from dynamic carbon allocation and phenology.", "author" : [ { "dropping-particle" : "", "family" : "Strada", "given" : "Susanna", "non-dropping-particle" : "", "parse-names" : false, "suffix" : "" }, { "dropping-particle" : "", "family" : "Unger", "given" : "Nadine", "non-dropping-particle" : "", "parse-names" : false, "suffix" : "" } ], "container-title" : "Atmospheric Chemistry and Physics", "id" : "ITEM-3", "issue" : "7", "issued" : { "date-parts" : [ [ "2016", "4", "4" ] ] }, "page" : "4213-4234", "title" : "Potential sensitivity of photosynthesis and isoprene emission to direct radiative effects of atmospheric aerosol pollution", "translator" : [ { "dropping-particle" : "", "family" : "G5153", "given" : "", "non-dropping-particle" : "", "parse-names" : false, "suffix" : "" } ], "type" : "article-journal", "volume" : "16" }, "uris" : [ "http://www.mendeley.com/documents/?uuid=0afb9b59-7a6f-4873-b071-8a9b73716eb0" ] }, { "id" : "ITEM-4", "itemData" : { "DOI" : "10.5194/acp-17-6073-2017", "author" : [ { "dropping-particle" : "", "family" : "Yue", "given" : "X", "non-dropping-particle" : "", "parse-names" : false, "suffix" : "" }, { "dropping-particle" : "", "family" : "Unger", "given" : "N", "non-dropping-particle" : "", "parse-names" : false, "suffix" : "" }, { "dropping-particle" : "", "family" : "Harper", "given" : "K", "non-dropping-particle" : "", "parse-names" : false, "suffix" : "" }, { "dropping-particle" : "", "family" : "Xia", "given" : "X", "non-dropping-particle" : "", "parse-names" : false, "suffix" : "" }, { "dropping-particle" : "", "family" : "Liao", "given" : "H", "non-dropping-particle" : "", "parse-names" : false, "suffix" : "" }, { "dropping-particle" : "", "family" : "Zhu", "given" : "T", "non-dropping-particle" : "", "parse-names" : false, "suffix" : "" }, { "dropping-particle" : "", "family" : "Xiao", "given" : "J", "non-dropping-particle" : "", "parse-names" : false, "suffix" : "" }, { "dropping-particle" : "", "family" : "Feng", "given" : "Z", "non-dropping-particle" : "", "parse-names" : false, "suffix" : "" }, { "dropping-particle" : "", "family" : "Li", "given" : "J", "non-dropping-particle" : "", "parse-names" : false, "suffix" : "" } ], "container-title" : "Atmospheric Chemistry and Physics", "id" : "ITEM-4", "issue" : "9", "issued" : { "date-parts" : [ [ "2017" ] ] }, "page" : "6073-6089", "title" : "Ozone and haze pollution weakens net primary productivity in China", "translator" : [ { "dropping-particle" : "", "family" : "G2943", "given" : "", "non-dropping-particle" : "", "parse-names" : false, "suffix" : "" } ], "type" : "article-journal", "volume" : "17" }, "uris" : [ "http://www.mendeley.com/documents/?uuid=405f2d48-5615-4aae-889e-fef61c34e715" ] } ], "mendeley" : { "formattedCitation" : "(Mercado et al., 2009; Strada and Unger, 2016; Lu et al., 2017; Yue et al., 2017)", "plainTextFormattedCitation" : "(Mercado et al., 2009; Strada and Unger, 2016; Lu et al., 2017; Yue et al., 2017)", "previouslyFormattedCitation" : "(Mercado et al., 2009; Strada and Unger, 2016; Lu et al., 2017; Yue et al., 2017)" }, "properties" : { "noteIndex" : 0 }, "schema" : "https://github.com/citation-style-language/schema/raw/master/csl-citation.json" }</w:instrText>
      </w:r>
      <w:r w:rsidRPr="00E70E10">
        <w:rPr>
          <w:rFonts w:cs="Times New Roman"/>
          <w:noProof/>
          <w:lang w:val="en-US"/>
        </w:rPr>
        <w:fldChar w:fldCharType="separate"/>
      </w:r>
      <w:r w:rsidR="00CB33A1">
        <w:rPr>
          <w:rFonts w:cs="Times New Roman"/>
          <w:noProof/>
          <w:lang w:val="en-US"/>
        </w:rPr>
        <w:t>(Mercado et al., 2009; Strada and Unger, 2016; Lu et al., 2017; Yue et al., 2017)</w:t>
      </w:r>
      <w:r w:rsidRPr="00E70E10">
        <w:rPr>
          <w:rFonts w:cs="Times New Roman"/>
          <w:noProof/>
          <w:lang w:val="en-US"/>
        </w:rPr>
        <w:fldChar w:fldCharType="end"/>
      </w:r>
      <w:r w:rsidRPr="00E70E10">
        <w:rPr>
          <w:rFonts w:cs="Times New Roman"/>
          <w:noProof/>
          <w:lang w:val="en-US"/>
        </w:rPr>
        <w:t xml:space="preserve"> studies that aerosols affect plant productivity through increasing the diffuse fraction of downward</w:t>
      </w:r>
      <w:ins w:id="3617" w:author="Lucy Cowie" w:date="2021-07-28T11:13:00Z">
        <w:r w:rsidR="009F08AF">
          <w:rPr>
            <w:rFonts w:cs="Times New Roman"/>
            <w:noProof/>
            <w:lang w:val="en-US"/>
          </w:rPr>
          <w:t>-</w:t>
        </w:r>
      </w:ins>
      <w:del w:id="3618" w:author="Lucy Cowie" w:date="2021-07-28T11:13:00Z">
        <w:r w:rsidRPr="00E70E10" w:rsidDel="009F08AF">
          <w:rPr>
            <w:rFonts w:cs="Times New Roman"/>
            <w:noProof/>
            <w:lang w:val="en-US"/>
          </w:rPr>
          <w:delText xml:space="preserve"> </w:delText>
        </w:r>
      </w:del>
      <w:r w:rsidRPr="00E70E10">
        <w:rPr>
          <w:rFonts w:cs="Times New Roman"/>
          <w:noProof/>
          <w:lang w:val="en-US"/>
        </w:rPr>
        <w:t>shortwave radiation</w:t>
      </w:r>
      <w:ins w:id="3619" w:author="Lucy Cowie" w:date="2021-07-28T11:13:00Z">
        <w:r w:rsidR="008E2335">
          <w:rPr>
            <w:rFonts w:cs="Times New Roman"/>
            <w:noProof/>
            <w:lang w:val="en-US"/>
          </w:rPr>
          <w:t>,</w:t>
        </w:r>
      </w:ins>
      <w:r w:rsidRPr="00E70E10">
        <w:rPr>
          <w:rFonts w:cs="Times New Roman"/>
          <w:noProof/>
          <w:lang w:val="en-US"/>
        </w:rPr>
        <w:t xml:space="preserve"> although the magnitude and importance to the global land carbon sink is controversial. At large</w:t>
      </w:r>
      <w:ins w:id="3620" w:author="Lucy Cowie" w:date="2021-07-28T11:14:00Z">
        <w:r w:rsidR="008C6222">
          <w:rPr>
            <w:rFonts w:cs="Times New Roman"/>
            <w:noProof/>
            <w:lang w:val="en-US"/>
          </w:rPr>
          <w:t xml:space="preserve"> </w:t>
        </w:r>
      </w:ins>
      <w:del w:id="3621" w:author="Lucy Cowie" w:date="2021-07-28T11:14:00Z">
        <w:r w:rsidRPr="00E70E10" w:rsidDel="008C6222">
          <w:rPr>
            <w:rFonts w:cs="Times New Roman"/>
            <w:noProof/>
            <w:lang w:val="en-US"/>
          </w:rPr>
          <w:delText>-</w:delText>
        </w:r>
      </w:del>
      <w:r w:rsidRPr="00E70E10">
        <w:rPr>
          <w:rFonts w:cs="Times New Roman"/>
          <w:noProof/>
          <w:lang w:val="en-US"/>
        </w:rPr>
        <w:t xml:space="preserve">scales the dominant effect of aerosols on the carbon cycle is </w:t>
      </w:r>
      <w:r w:rsidRPr="00E70E10">
        <w:rPr>
          <w:rFonts w:cs="Times New Roman"/>
          <w:i/>
          <w:noProof/>
          <w:lang w:val="en-US"/>
        </w:rPr>
        <w:t>likely</w:t>
      </w:r>
      <w:r w:rsidRPr="00E70E10">
        <w:rPr>
          <w:rFonts w:cs="Times New Roman"/>
          <w:noProof/>
          <w:lang w:val="en-US"/>
        </w:rPr>
        <w:t xml:space="preserve"> </w:t>
      </w:r>
      <w:r w:rsidR="003E23AE">
        <w:rPr>
          <w:rFonts w:cs="Times New Roman"/>
          <w:noProof/>
          <w:lang w:val="en-US"/>
        </w:rPr>
        <w:t xml:space="preserve">a </w:t>
      </w:r>
      <w:r w:rsidRPr="00E70E10">
        <w:rPr>
          <w:rFonts w:cs="Times New Roman"/>
          <w:noProof/>
          <w:lang w:val="en-US"/>
        </w:rPr>
        <w:t xml:space="preserve">global cooling </w:t>
      </w:r>
      <w:r w:rsidR="003E23AE">
        <w:rPr>
          <w:rFonts w:cs="Times New Roman"/>
          <w:noProof/>
          <w:lang w:val="en-US"/>
        </w:rPr>
        <w:t xml:space="preserve">effect </w:t>
      </w:r>
      <w:r w:rsidRPr="00E70E10">
        <w:rPr>
          <w:rFonts w:cs="Times New Roman"/>
          <w:noProof/>
          <w:lang w:val="en-US"/>
        </w:rPr>
        <w:t xml:space="preserve">of the climate </w:t>
      </w:r>
      <w:ins w:id="3622" w:author="Lucy Cowie" w:date="2021-07-28T11:14:00Z">
        <w:r w:rsidR="003A5261" w:rsidRPr="00E70E10">
          <w:rPr>
            <w:rFonts w:cs="Times New Roman"/>
            <w:noProof/>
            <w:lang w:val="en-US"/>
          </w:rPr>
          <w:t>(</w:t>
        </w:r>
        <w:r w:rsidR="003A5261" w:rsidRPr="00E70E10">
          <w:rPr>
            <w:rFonts w:cs="Times New Roman"/>
            <w:i/>
            <w:noProof/>
            <w:lang w:val="en-US"/>
          </w:rPr>
          <w:t>medium confidence</w:t>
        </w:r>
        <w:r w:rsidR="003A5261" w:rsidRPr="00E70E10">
          <w:rPr>
            <w:rFonts w:cs="Times New Roman"/>
            <w:noProof/>
            <w:lang w:val="en-US"/>
          </w:rPr>
          <w:t>)</w:t>
        </w:r>
        <w:r w:rsidR="003A5261">
          <w:rPr>
            <w:rFonts w:cs="Times New Roman"/>
            <w:noProof/>
            <w:lang w:val="en-US"/>
          </w:rPr>
          <w:t xml:space="preserve"> </w:t>
        </w:r>
      </w:ins>
      <w:r w:rsidRPr="00E70E10">
        <w:rPr>
          <w:rFonts w:cs="Times New Roman"/>
          <w:noProof/>
          <w:lang w:val="en-US"/>
        </w:rPr>
        <w:fldChar w:fldCharType="begin" w:fldLock="1"/>
      </w:r>
      <w:r w:rsidR="00D477C7">
        <w:rPr>
          <w:rFonts w:cs="Times New Roman"/>
          <w:noProof/>
          <w:lang w:val="en-US"/>
        </w:rPr>
        <w:instrText>ADDIN CSL_CITATION { "citationItems" : [ { "id" : "ITEM-1", "itemData" : { "DOI" : "10.1029/2003GL016867", "ISSN" : "0094-8276", "author" : [ { "dropping-particle" : "", "family" : "Jones", "given" : "Chris D.", "non-dropping-particle" : "", "parse-names" : false, "suffix" : "" } ], "container-title" : "Geophysical Research Letters", "id" : "ITEM-1", "issue" : "9", "issued" : { "date-parts" : [ [ "2003" ] ] }, "page" : "1479", "title" : "Strong carbon cycle feedbacks in a climate model with interactive CO 2 and sulphate aerosols", "translator" : [ { "dropping-particle" : "", "family" : "G2952", "given" : "", "non-dropping-particle" : "", "parse-names" : false, "suffix" : "" } ], "type" : "article-journal", "volume" : "30" }, "uris" : [ "http://www.mendeley.com/documents/?uuid=4f9cd5e6-8139-4b7b-af8f-f1ab6a4b4b4f" ] }, { "id" : "ITEM-2", "itemData" : { "DOI" : "10.1126/science.1207374", "ISSN" : "0036-8075", "author" : [ { "dropping-particle" : "", "family" : "Mahowald", "given" : "N.M.", "non-dropping-particle" : "", "parse-names" : false, "suffix" : "" } ], "container-title" : "Science", "id" : "ITEM-2", "issue" : "6057", "issued" : { "date-parts" : [ [ "2011", "11", "11" ] ] }, "page" : "794-796", "title" : "Aerosol Indirect Effect on Biogeochemical Cycles and Climate", "translator" : [ { "dropping-particle" : "", "family" : "G2940", "given" : "", "non-dropping-particle" : "", "parse-names" : false, "suffix" : "" } ], "type" : "article-journal", "volume" : "334" }, "uris" : [ "http://www.mendeley.com/documents/?uuid=a21161f1-d7da-4351-a2fc-1534bbc9114e" ] }, { "id" : "ITEM-3", "itemData" : { "DOI" : "10.1039/c7fd00033b", "ISSN" : "13645498", "abstract" : "\u00a9 The Royal Society of Chemistry. A coupled global aerosol-carbon-climate model is applied to assess the impacts of aerosol physical climate change on the land ecosystem services gross primary productivity (GPP) and net primary productivity (NPP) in the 1996-2005 period. Aerosol impacts are quantified on an annual mean basis relative to the hypothetical aerosol-free world in 1996-2005, the global climate state in the absence of the historical rise in aerosol pollution. We examine the separate and combined roles of fast feedbacks associated with the land and slow feedbacks associated with the ocean. We consider all fossil fuel, biofuel and biomass burning aerosol emission sources as anthropogenic. The effective radiative forcing for aerosol-radiation interactions is -0.44 W m-2 and aerosol-cloud interactions is -1.64 W m-2. Aerosols cool and dry the global climate system by -0.8 \u00b0C and -0.08 mm per day relative to the aerosol-free world. Without aerosol pollution, human-induced global warming since the preindustrial would have already exceeded the 1.5 \u00b0C aspirational limit set in the Paris Agreement by the 1996-2005 decade. Aerosol climate impacts on the global average land ecosystem services are small due to large opposite sign effects in the tropical and boreal biomes. Aerosol slow feedbacks associated with the ocean strongly dominate impacts in the Amazon and North American Boreal. Aerosol cooling of the Amazon by -1.2 \u00b0C drives NPP increases of 8% or +0.76 \u00b1 0.61 PgC per year, a 5-10 times larger impact than estimates of diffuse radiation fertilization by biomass burning aerosol in this region. The North American Boreal suffers GPP and NPP decreases of 35% due to aerosol-induced cooling and drying (-1.6 \u00b0C, -0.14 mm per day). Aerosol-land feedbacks play a larger role in the eastern US and Central Africa. Our study identifies an eco-climate teleconnection in the polluted earth system: the rise of the northern hemisphere mid-latitude reflective aerosol pollution layer causes long range cooling that protects Amazon NPP by 8% and suppresses boreal NPP by 35%.", "author" : [ { "dropping-particle" : "", "family" : "Unger", "given" : "N.", "non-dropping-particle" : "", "parse-names" : false, "suffix" : "" }, { "dropping-particle" : "", "family" : "Yue", "given" : "X.", "non-dropping-particle" : "", "parse-names" : false, "suffix" : "" }, { "dropping-particle" : "", "family" : "Harper", "given" : "K.L.", "non-dropping-particle" : "", "parse-names" : false, "suffix" : "" } ], "container-title" : "Faraday Discussions", "id" : "ITEM-3", "issued" : { "date-parts" : [ [ "2017" ] ] }, "title" : "Aerosol climate change effects on land ecosystem services", "translator" : [ { "dropping-particle" : "", "family" : "G2939", "given" : "", "non-dropping-particle" : "", "parse-names" : false, "suffix" : "" } ], "type" : "article-journal", "volume" : "200" }, "uris" : [ "http://www.mendeley.com/documents/?uuid=f784f5f7-13b7-4d8c-acbb-0b2cce02f73d" ] } ], "mendeley" : { "formattedCitation" : "(Jones, 2003; Mahowald, 2011; Unger et al., 2017)", "plainTextFormattedCitation" : "(Jones, 2003; Mahowald, 2011; Unger et al., 2017)", "previouslyFormattedCitation" : "(Jones, 2003; Mahowald, 2011; Unger et al., 2017)" }, "properties" : { "noteIndex" : 0 }, "schema" : "https://github.com/citation-style-language/schema/raw/master/csl-citation.json" }</w:instrText>
      </w:r>
      <w:r w:rsidRPr="00E70E10">
        <w:rPr>
          <w:rFonts w:cs="Times New Roman"/>
          <w:noProof/>
          <w:lang w:val="en-US"/>
        </w:rPr>
        <w:fldChar w:fldCharType="separate"/>
      </w:r>
      <w:r w:rsidR="00CB33A1">
        <w:rPr>
          <w:rFonts w:cs="Times New Roman"/>
          <w:noProof/>
          <w:lang w:val="en-US"/>
        </w:rPr>
        <w:t>(Jones, 2003; Mahowald, 2011; Unger et al., 2017)</w:t>
      </w:r>
      <w:r w:rsidRPr="00E70E10">
        <w:rPr>
          <w:rFonts w:cs="Times New Roman"/>
          <w:noProof/>
          <w:lang w:val="en-US"/>
        </w:rPr>
        <w:fldChar w:fldCharType="end"/>
      </w:r>
      <w:del w:id="3623" w:author="Lucy Cowie" w:date="2021-07-28T11:14:00Z">
        <w:r w:rsidRPr="00E70E10" w:rsidDel="003A5261">
          <w:rPr>
            <w:rFonts w:cs="Times New Roman"/>
            <w:noProof/>
            <w:lang w:val="en-US"/>
          </w:rPr>
          <w:delText xml:space="preserve"> (</w:delText>
        </w:r>
        <w:r w:rsidRPr="00E70E10" w:rsidDel="003A5261">
          <w:rPr>
            <w:rFonts w:cs="Times New Roman"/>
            <w:i/>
            <w:noProof/>
            <w:lang w:val="en-US"/>
          </w:rPr>
          <w:delText>medium confidence</w:delText>
        </w:r>
        <w:r w:rsidRPr="00E70E10" w:rsidDel="003A5261">
          <w:rPr>
            <w:rFonts w:cs="Times New Roman"/>
            <w:noProof/>
            <w:lang w:val="en-US"/>
          </w:rPr>
          <w:delText>)</w:delText>
        </w:r>
      </w:del>
      <w:r w:rsidRPr="00E70E10">
        <w:rPr>
          <w:rFonts w:cs="Times New Roman"/>
          <w:noProof/>
          <w:lang w:val="en-US"/>
        </w:rPr>
        <w:t>. We assess that these interactions between aerosols and the carbon cycle are currently too uncertain to constrain quantitatively the indirect CO</w:t>
      </w:r>
      <w:r w:rsidRPr="00E70E10">
        <w:rPr>
          <w:rFonts w:cs="Times New Roman"/>
          <w:noProof/>
          <w:vertAlign w:val="subscript"/>
          <w:lang w:val="en-US"/>
        </w:rPr>
        <w:t>2</w:t>
      </w:r>
      <w:r w:rsidRPr="00E70E10">
        <w:rPr>
          <w:rFonts w:cs="Times New Roman"/>
          <w:noProof/>
          <w:lang w:val="en-US"/>
        </w:rPr>
        <w:t xml:space="preserve"> forcing.</w:t>
      </w:r>
    </w:p>
    <w:p w14:paraId="58233EA8" w14:textId="77777777" w:rsidR="00DF552C" w:rsidRPr="001675B5" w:rsidRDefault="00DF552C" w:rsidP="00D5630D">
      <w:pPr>
        <w:pStyle w:val="AR6BodyText"/>
        <w:rPr>
          <w:rFonts w:cs="Times New Roman"/>
          <w:noProof/>
          <w:lang w:val="en-US"/>
        </w:rPr>
      </w:pPr>
    </w:p>
    <w:p w14:paraId="5B278DEB" w14:textId="207A862B" w:rsidR="00DF552C" w:rsidRPr="00FB7CE1" w:rsidRDefault="00DF552C" w:rsidP="00D5630D">
      <w:pPr>
        <w:pStyle w:val="AR6BodyText"/>
        <w:rPr>
          <w:rFonts w:cs="Times New Roman"/>
          <w:noProof/>
          <w:highlight w:val="yellow"/>
          <w:lang w:val="en-US"/>
        </w:rPr>
      </w:pPr>
      <w:r w:rsidRPr="00FB7CE1">
        <w:rPr>
          <w:bCs/>
          <w:lang w:val="en-US"/>
        </w:rPr>
        <w:t xml:space="preserve">In summary, </w:t>
      </w:r>
      <w:r w:rsidRPr="00E70E10">
        <w:rPr>
          <w:rFonts w:cs="Times New Roman"/>
          <w:noProof/>
          <w:lang w:val="en-US"/>
        </w:rPr>
        <w:t xml:space="preserve">reactive nitrogen, ozone and aerosols affect terrestrial vegetation and </w:t>
      </w:r>
      <w:ins w:id="3624" w:author="Lucy Cowie" w:date="2021-07-28T11:14:00Z">
        <w:r w:rsidR="00ED6256">
          <w:rPr>
            <w:rFonts w:cs="Times New Roman"/>
            <w:noProof/>
            <w:lang w:val="en-US"/>
          </w:rPr>
          <w:t xml:space="preserve">the </w:t>
        </w:r>
      </w:ins>
      <w:r w:rsidRPr="00E70E10">
        <w:rPr>
          <w:rFonts w:cs="Times New Roman"/>
          <w:noProof/>
          <w:lang w:val="en-US"/>
        </w:rPr>
        <w:t>carbon cycle through deposition and</w:t>
      </w:r>
      <w:r w:rsidRPr="00FB7CE1">
        <w:rPr>
          <w:lang w:val="en-US"/>
        </w:rPr>
        <w:t xml:space="preserve"> effects on large</w:t>
      </w:r>
      <w:ins w:id="3625" w:author="Lucy Cowie" w:date="2021-07-28T11:14:00Z">
        <w:r w:rsidR="006C5CA5">
          <w:rPr>
            <w:lang w:val="en-US"/>
          </w:rPr>
          <w:t>-</w:t>
        </w:r>
      </w:ins>
      <w:del w:id="3626" w:author="Lucy Cowie" w:date="2021-07-28T11:14:00Z">
        <w:r w:rsidRPr="00FB7CE1" w:rsidDel="006C5CA5">
          <w:rPr>
            <w:lang w:val="en-US"/>
          </w:rPr>
          <w:delText xml:space="preserve"> </w:delText>
        </w:r>
      </w:del>
      <w:r w:rsidRPr="00FB7CE1">
        <w:rPr>
          <w:lang w:val="en-US"/>
        </w:rPr>
        <w:t>scale radiation (</w:t>
      </w:r>
      <w:r w:rsidRPr="00FB7CE1">
        <w:rPr>
          <w:i/>
          <w:lang w:val="en-US"/>
        </w:rPr>
        <w:t>high confidence</w:t>
      </w:r>
      <w:r w:rsidRPr="00FB7CE1">
        <w:rPr>
          <w:lang w:val="en-US"/>
        </w:rPr>
        <w:t>) but the</w:t>
      </w:r>
      <w:r w:rsidRPr="00FB7CE1">
        <w:rPr>
          <w:bCs/>
          <w:lang w:val="en-US"/>
        </w:rPr>
        <w:t xml:space="preserve"> magnitude of these effects on the land carbon sink, ecosystem productivity and indirect CO</w:t>
      </w:r>
      <w:r w:rsidRPr="00FB7CE1">
        <w:rPr>
          <w:bCs/>
          <w:vertAlign w:val="subscript"/>
          <w:lang w:val="en-US"/>
        </w:rPr>
        <w:t>2</w:t>
      </w:r>
      <w:r w:rsidRPr="00FB7CE1">
        <w:rPr>
          <w:bCs/>
          <w:lang w:val="en-US"/>
        </w:rPr>
        <w:t xml:space="preserve"> forcing remain uncertain due to the difficulty in disentangling the complex interactions between the effects. As such</w:t>
      </w:r>
      <w:ins w:id="3627" w:author="Lucy Cowie" w:date="2021-07-28T11:15:00Z">
        <w:r w:rsidR="00B52C77">
          <w:rPr>
            <w:bCs/>
            <w:lang w:val="en-US"/>
          </w:rPr>
          <w:t>,</w:t>
        </w:r>
      </w:ins>
      <w:r w:rsidRPr="00FB7CE1">
        <w:rPr>
          <w:bCs/>
          <w:lang w:val="en-US"/>
        </w:rPr>
        <w:t xml:space="preserve"> </w:t>
      </w:r>
      <w:r w:rsidRPr="00E70E10">
        <w:rPr>
          <w:rFonts w:cs="Times New Roman"/>
          <w:noProof/>
          <w:lang w:val="en-US"/>
        </w:rPr>
        <w:t xml:space="preserve">we assess it to be of second order in </w:t>
      </w:r>
      <w:r w:rsidRPr="00E70E10">
        <w:rPr>
          <w:rFonts w:cs="Times New Roman"/>
          <w:noProof/>
          <w:lang w:val="en-US"/>
        </w:rPr>
        <w:lastRenderedPageBreak/>
        <w:t>comparison to the direct CO</w:t>
      </w:r>
      <w:r w:rsidRPr="00E70E10">
        <w:rPr>
          <w:rFonts w:cs="Times New Roman"/>
          <w:noProof/>
          <w:vertAlign w:val="subscript"/>
          <w:lang w:val="en-US"/>
        </w:rPr>
        <w:t>2</w:t>
      </w:r>
      <w:r w:rsidRPr="00E70E10">
        <w:rPr>
          <w:rFonts w:cs="Times New Roman"/>
          <w:noProof/>
          <w:lang w:val="en-US"/>
        </w:rPr>
        <w:t xml:space="preserve"> forcing (</w:t>
      </w:r>
      <w:r w:rsidRPr="00E70E10">
        <w:rPr>
          <w:rFonts w:cs="Times New Roman"/>
          <w:i/>
          <w:noProof/>
          <w:lang w:val="en-US"/>
        </w:rPr>
        <w:t>high confidence</w:t>
      </w:r>
      <w:r w:rsidRPr="00E70E10">
        <w:rPr>
          <w:rFonts w:cs="Times New Roman"/>
          <w:noProof/>
          <w:lang w:val="en-US"/>
        </w:rPr>
        <w:t>) but, at least for ozone, it could add a substantial (positive) forcing compared with its direct forcing</w:t>
      </w:r>
      <w:r>
        <w:rPr>
          <w:rFonts w:cs="Times New Roman"/>
          <w:noProof/>
          <w:lang w:val="en-US"/>
        </w:rPr>
        <w:t xml:space="preserve"> (</w:t>
      </w:r>
      <w:r w:rsidRPr="00E70E10">
        <w:rPr>
          <w:rFonts w:cs="Times New Roman"/>
          <w:i/>
          <w:noProof/>
          <w:lang w:val="en-US"/>
        </w:rPr>
        <w:t>low confidence</w:t>
      </w:r>
      <w:r>
        <w:rPr>
          <w:rFonts w:cs="Times New Roman"/>
          <w:noProof/>
          <w:lang w:val="en-US"/>
        </w:rPr>
        <w:t>)</w:t>
      </w:r>
      <w:r w:rsidRPr="00E70E10">
        <w:rPr>
          <w:rFonts w:cs="Times New Roman"/>
          <w:noProof/>
          <w:lang w:val="en-US"/>
        </w:rPr>
        <w:t>.</w:t>
      </w:r>
      <w:r w:rsidRPr="00FB7CE1">
        <w:rPr>
          <w:rFonts w:cs="Times New Roman"/>
          <w:noProof/>
          <w:highlight w:val="yellow"/>
          <w:lang w:val="en-US"/>
        </w:rPr>
        <w:t xml:space="preserve"> </w:t>
      </w:r>
    </w:p>
    <w:p w14:paraId="177C56E0" w14:textId="77777777" w:rsidR="00DF552C" w:rsidRDefault="00DF552C" w:rsidP="00D5630D">
      <w:pPr>
        <w:pStyle w:val="AR6BodyText"/>
        <w:rPr>
          <w:rFonts w:cs="Times New Roman"/>
          <w:noProof/>
          <w:lang w:val="en-US"/>
        </w:rPr>
      </w:pPr>
    </w:p>
    <w:p w14:paraId="181D9570" w14:textId="77777777" w:rsidR="00DF552C" w:rsidRPr="007F7A92" w:rsidRDefault="00DF552C" w:rsidP="00D5630D">
      <w:pPr>
        <w:pStyle w:val="AR6BodyText"/>
        <w:rPr>
          <w:rFonts w:cs="Times New Roman"/>
          <w:noProof/>
          <w:lang w:val="en-US"/>
        </w:rPr>
      </w:pPr>
    </w:p>
    <w:p w14:paraId="41FA96CB" w14:textId="6089990C" w:rsidR="00DF552C" w:rsidRPr="00FC53CF" w:rsidRDefault="00DF552C" w:rsidP="00D5630D">
      <w:pPr>
        <w:pStyle w:val="AR6Chap6Level2611"/>
      </w:pPr>
      <w:bookmarkStart w:id="3628" w:name="_Toc30501025"/>
      <w:bookmarkStart w:id="3629" w:name="_Toc70498194"/>
      <w:bookmarkStart w:id="3630" w:name="_Toc6579528"/>
      <w:r w:rsidRPr="00FC53CF">
        <w:t>Non</w:t>
      </w:r>
      <w:r>
        <w:noBreakHyphen/>
      </w:r>
      <w:r w:rsidRPr="00FC53CF">
        <w:t>CO</w:t>
      </w:r>
      <w:r w:rsidRPr="00FC53CF">
        <w:rPr>
          <w:vertAlign w:val="subscript"/>
        </w:rPr>
        <w:t>2</w:t>
      </w:r>
      <w:r w:rsidRPr="00FC53CF">
        <w:t xml:space="preserve"> </w:t>
      </w:r>
      <w:ins w:id="3631" w:author="Lucy Cowie" w:date="2021-07-28T11:15:00Z">
        <w:r w:rsidR="00A146A3">
          <w:t>B</w:t>
        </w:r>
      </w:ins>
      <w:del w:id="3632" w:author="Lucy Cowie" w:date="2021-07-28T11:15:00Z">
        <w:r w:rsidRPr="00FC53CF" w:rsidDel="00A146A3">
          <w:delText>b</w:delText>
        </w:r>
      </w:del>
      <w:r w:rsidRPr="00FC53CF">
        <w:t xml:space="preserve">iogeochemical </w:t>
      </w:r>
      <w:ins w:id="3633" w:author="Lucy Cowie" w:date="2021-07-28T11:15:00Z">
        <w:r w:rsidR="009614E6">
          <w:t>F</w:t>
        </w:r>
      </w:ins>
      <w:del w:id="3634" w:author="Lucy Cowie" w:date="2021-07-28T11:15:00Z">
        <w:r w:rsidRPr="00FC53CF" w:rsidDel="009614E6">
          <w:delText>f</w:delText>
        </w:r>
      </w:del>
      <w:r w:rsidRPr="00FC53CF">
        <w:t>eedbacks</w:t>
      </w:r>
      <w:bookmarkEnd w:id="3628"/>
      <w:bookmarkEnd w:id="3629"/>
      <w:r w:rsidRPr="00FC53CF">
        <w:t xml:space="preserve"> </w:t>
      </w:r>
      <w:bookmarkEnd w:id="3630"/>
    </w:p>
    <w:p w14:paraId="4577D0EC" w14:textId="77777777" w:rsidR="00DF552C" w:rsidRPr="007F7A92" w:rsidRDefault="00DF552C" w:rsidP="00D5630D">
      <w:pPr>
        <w:pStyle w:val="AR6BodyText"/>
        <w:jc w:val="both"/>
        <w:rPr>
          <w:lang w:val="en-US"/>
        </w:rPr>
      </w:pPr>
    </w:p>
    <w:p w14:paraId="2096CC25" w14:textId="6C8FC3AD" w:rsidR="00DF552C" w:rsidRDefault="00DF552C" w:rsidP="00D5630D">
      <w:pPr>
        <w:pStyle w:val="AR6BodyText"/>
        <w:rPr>
          <w:lang w:val="en-US"/>
        </w:rPr>
      </w:pPr>
      <w:r>
        <w:rPr>
          <w:lang w:val="en-US"/>
        </w:rPr>
        <w:t>C</w:t>
      </w:r>
      <w:r w:rsidRPr="007F7A92">
        <w:rPr>
          <w:lang w:val="en-US"/>
        </w:rPr>
        <w:t>limate change</w:t>
      </w:r>
      <w:r>
        <w:rPr>
          <w:lang w:val="en-US"/>
        </w:rPr>
        <w:t>-</w:t>
      </w:r>
      <w:r w:rsidRPr="007F7A92">
        <w:rPr>
          <w:lang w:val="en-US"/>
        </w:rPr>
        <w:t xml:space="preserve">induced changes in atmospheric composition and forcing due to perturbations in natural processes constitute an Earth </w:t>
      </w:r>
      <w:r>
        <w:rPr>
          <w:lang w:val="en-US"/>
        </w:rPr>
        <w:t>s</w:t>
      </w:r>
      <w:r w:rsidRPr="007F7A92">
        <w:rPr>
          <w:lang w:val="en-US"/>
        </w:rPr>
        <w:t>ystem feedback amplifying (positive feedback) or diminishing (negative feedback) the initial climate perturbation</w:t>
      </w:r>
      <w:r>
        <w:rPr>
          <w:lang w:val="en-US"/>
        </w:rPr>
        <w:t xml:space="preserve"> </w:t>
      </w:r>
      <w:r>
        <w:rPr>
          <w:lang w:val="en-US"/>
        </w:rPr>
        <w:fldChar w:fldCharType="begin" w:fldLock="1"/>
      </w:r>
      <w:r w:rsidR="00D477C7">
        <w:rPr>
          <w:lang w:val="en-US"/>
        </w:rPr>
        <w:instrText>ADDIN CSL_CITATION { "citationItems" : [ { "id" : "ITEM-1", "itemData" : { "DOI" : "10.1017/CBO9781107415324.015", "ISBN" : "9781107415324", "ISSN" : "1098-6596", "PMID" : "25246403", "author" : [ { "dropping-particle" : "", "family" : "Ciais", "given" : "P", "non-dropping-particle" : "", "parse-names" : false, "suffix" : "" }, { "dropping-particle" : "", "family" : "Sabine", "given" : "C", "non-dropping-particle" : "", "parse-names" : false, "suffix" : "" }, { "dropping-particle" : "", "family" : "Bala", "given" : "G", "non-dropping-particle" : "", "parse-names" : false, "suffix" : "" }, { "dropping-particle" : "", "family" : "Bopp", "given" : "L", "non-dropping-particle" : "", "parse-names" : false, "suffix" : "" }, { "dropping-particle" : "", "family" : "Brovkin", "given" : "V", "non-dropping-particle" : "", "parse-names" : false, "suffix" : "" }, { "dropping-particle" : "", "family" : "Canadell", "given" : "J", "non-dropping-particle" : "", "parse-names" : false, "suffix" : "" }, { "dropping-particle" : "", "family" : "Chhabra", "given" : "A", "non-dropping-particle" : "", "parse-names" : false, "suffix" : "" }, { "dropping-particle" : "", "family" : "DeFries", "given" : "R", "non-dropping-particle" : "", "parse-names" : false, "suffix" : "" }, { "dropping-particle" : "", "family" : "Galloway", "given" : "J", "non-dropping-particle" : "", "parse-names" : false, "suffix" : "" }, { "dropping-particle" : "", "family" : "Heimann", "given" : "M", "non-dropping-particle" : "", "parse-names" : false, "suffix" : "" }, { "dropping-particle" : "", "family" : "Jones", "given" : "C", "non-dropping-particle" : "", "parse-names" : false, "suffix" : "" }, { "dropping-particle" : "", "family" : "Que\u0301re\u0301", "given" : "C", "non-dropping-particle" : "Le", "parse-names" : false, "suffix" : "" }, { "dropping-particle" : "", "family" : "Myneni", "given" : "R B", "non-dropping-particle" : "", "parse-names" : false, "suffix" : "" }, { "dropping-particle" : "", "family" : "Piao", "given" : "S", "non-dropping-particle" : "", "parse-names" : false, "suffix" : "" }, { "dropping-particle" : "", "family" : "Thornton", "given" : "P", "non-dropping-particle" : "", "parse-names" : false, "suffix" : "" } ], "chapter-number" : "6",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"465-570", "publisher" : "Cambridge University Press", "publisher-place" : "Cambridge, United Kingdom and New York, NY, USA", "title" : "Carbon and other biogeochemical cycles", "translator" : [ { "dropping-particle" : "", "family" : "G2780", "given" : "", "non-dropping-particle" : "", "parse-names" : false, "suffix" : "" } ], "type" : "chapter", "volume" : "9781107057" }, "uris" : [ "http://www.mendeley.com/documents/?uuid=39b996fb-d4b9-4af9-a2f2-e3288d4da5e4" ] }, { "id" : "ITEM-2", "itemData" : { "DOI" : "10.5194/esd-10-379-2019", "ISSN" : "21904987", "abstract" : "Earth system models (ESMs) are key tools for providing climate projections under different scenarios of human-induced forcing. ESMs include a large number of additional processes and feedbacks such as biogeochemical cycles that traditional physical climate models do not consider. Yet, some processes such as cloud dynamics and ecosystem functional response still have fairly high uncertainties. In this article, we present an overview of climate feedbacks for Earth system components currently included in state-of-the-art ESMs and discuss the challenges to evaluate and quantify them. Uncertainties in feedback quantification arise from the interdependencies of biogeochemical matter fluxes and physical properties, the spatial and temporal heterogeneity of processes, and the lack of long-term continuous observational data to constrain them. We present an outlook for promising approaches that can help to quantify and to constrain the large number of feedbacks in ESMs in the future. The target group for this article includes generalists with a background in natural sciences and an interest in climate change as well as experts working in interdisciplinary climate research (researchers, lecturers, and students). This study updates and significantly expands upon the last comprehensive overview of climate feedbacks in ESMs, which was produced 15 years ago (NRC, 2003).", "author" : [ { "dropping-particle" : "", "family" : "Heinze", "given" : "Christoph", "non-dropping-particle" : "", "parse-names" : false, "suffix" : "" }, { "dropping-particle" : "", "family" : "Eyring", "given" : "Veronika", "non-dropping-particle" : "", "parse-names" : false, "suffix" : "" }, { "dropping-particle" : "", "family" : "Friedlingstein", "given" : "Pierre", "non-dropping-particle" : "", "parse-names" : false, "suffix" : "" }, { "dropping-particle" : "", "family" : "Jones", "given" : "Colin", "non-dropping-particle" : "", "parse-names" : false, "suffix" : "" }, { "dropping-particle" : "", "family" : "Balkanski", "given" : "Yves", "non-dropping-particle" : "", "parse-names" : false, "suffix" : "" }, { "dropping-particle" : "", "family" : "Collins", "given" : "William", "non-dropping-particle" : "", "parse-names" : false, "suffix" : "" }, { "dropping-particle" : "", "family" : "Fichefet", "given" : "Thierry", "non-dropping-particle" : "", "parse-names" : false, "suffix" : "" }, { "dropping-particle" : "", "family" : "Gao", "given" : "Shuang", "non-dropping-particle" : "", "parse-names" : false, "suffix" : "" }, { "dropping-particle" : "", "family" : "Hall", "given" : "Alex", "non-dropping-particle" : "", "parse-names" : false, "suffix" : "" }, { "dropping-particle" : "", "family" : "Ivanova", "given" : "Detelina", "non-dropping-particle" : "", "parse-names" : false, "suffix" : "" }, { "dropping-particle" : "", "family" : "Knorr", "given" : "Wolfgang", "non-dropping-particle" : "", "parse-names" : false, "suffix" : "" }, { "dropping-particle" : "", "family" : "Knutti", "given" : "Reto", "non-dropping-particle" : "", "parse-names" : false, "suffix" : "" }, { "dropping-particle" : "", "family" : "L\u00f6w", "given" : "Alexander", "non-dropping-particle" : "", "parse-names" : false, "suffix" : "" }, { "dropping-particle" : "", "family" : "Ponater", "given" : "Michael", "non-dropping-particle" : "", "parse-names" : false, "suffix" : "" }, { "dropping-particle" : "", "family" : "Schultz", "given" : "Martin", "non-dropping-particle" : "", "parse-names" : false, "suffix" : "" }, { "dropping-particle" : "", "family" : "Schulz", "given" : "Michael", "non-dropping-particle" : "", "parse-names" : false, "suffix" : "" }, { "dropping-particle" : "", "family" : "Siebesma", "given" : "Pier", "non-dropping-particle" : "", "parse-names" : false, "suffix" : "" }, { "dropping-particle" : "", "family" : "Teixeira", "given" : "Joao", "non-dropping-particle" : "", "parse-names" : false, "suffix" : "" }, { "dropping-particle" : "", "family" : "Tselioudis", "given" : "George", "non-dropping-particle" : "", "parse-names" : false, "suffix" : "" }, { "dropping-particle" : "", "family" : "Vancoppenolle", "given" : "Martin", "non-dropping-particle" : "", "parse-names" : false, "suffix" : "" } ], "container-title" : "Earth System Dynamics", "id" : "ITEM-2", "issue" : "3", "issued" : { "date-parts" : [ [ "2019", "7" ] ] }, "page" : "379-452", "publisher" : "Copernicus Publications", "title" : "ESD Reviews: Climate feedbacks in the Earth system and prospects for their evaluation", "translator" : [ { "dropping-particle" : "", "family" : "G3946", "given" : "", "non-dropping-particle" : "", "parse-names" : false, "suffix" : "" } ], "type" : "article-journal", "volume" : "10" }, "uris" : [ "http://www.mendeley.com/documents/?uuid=bb580455-0053-4e55-9b2a-b576d81c82e6" ] } ], "mendeley" : { "formattedCitation" : "(Ciais et al., 2013; Heinze et al., 2019)", "plainTextFormattedCitation" : "(Ciais et al., 2013; Heinze et al., 2019)", "previouslyFormattedCitation" : "(Ciais et al., 2013; Heinze et al., 2019)" }, "properties" : { "noteIndex" : 0 }, "schema" : "https://github.com/citation-style-language/schema/raw/master/csl-citation.json" }</w:instrText>
      </w:r>
      <w:r>
        <w:rPr>
          <w:lang w:val="en-US"/>
        </w:rPr>
        <w:fldChar w:fldCharType="separate"/>
      </w:r>
      <w:r w:rsidR="00CB33A1">
        <w:rPr>
          <w:noProof/>
          <w:lang w:val="en-US"/>
        </w:rPr>
        <w:t>(Ciais et al., 2013; Heinze et al., 2019)</w:t>
      </w:r>
      <w:r>
        <w:rPr>
          <w:lang w:val="en-US"/>
        </w:rPr>
        <w:fldChar w:fldCharType="end"/>
      </w:r>
      <w:r w:rsidRPr="007F7A92">
        <w:rPr>
          <w:lang w:val="en-US"/>
        </w:rPr>
        <w:t xml:space="preserve">. </w:t>
      </w:r>
      <w:r w:rsidRPr="00EE7435">
        <w:rPr>
          <w:lang w:val="en-US"/>
        </w:rPr>
        <w:t>Quantification of</w:t>
      </w:r>
      <w:r>
        <w:rPr>
          <w:lang w:val="en-US"/>
        </w:rPr>
        <w:t xml:space="preserve"> these </w:t>
      </w:r>
      <w:r w:rsidRPr="00F65BB9">
        <w:rPr>
          <w:lang w:val="en-US"/>
        </w:rPr>
        <w:t>biogeochemical feedbacks</w:t>
      </w:r>
      <w:r>
        <w:rPr>
          <w:lang w:val="en-US"/>
        </w:rPr>
        <w:t xml:space="preserve"> is important to allow for </w:t>
      </w:r>
      <w:ins w:id="3635" w:author="Lucy Cowie" w:date="2021-07-28T11:16:00Z">
        <w:r w:rsidR="00787837">
          <w:rPr>
            <w:lang w:val="en-US"/>
          </w:rPr>
          <w:t xml:space="preserve">a </w:t>
        </w:r>
      </w:ins>
      <w:r>
        <w:rPr>
          <w:lang w:val="en-US"/>
        </w:rPr>
        <w:t xml:space="preserve">better estimate of the expected effects of </w:t>
      </w:r>
      <w:r w:rsidRPr="007F7A92">
        <w:rPr>
          <w:lang w:val="en-US"/>
        </w:rPr>
        <w:t>emission</w:t>
      </w:r>
      <w:ins w:id="3636" w:author="Lucy Cowie" w:date="2021-07-28T11:16:00Z">
        <w:r w:rsidR="009F6E21">
          <w:rPr>
            <w:lang w:val="en-US"/>
          </w:rPr>
          <w:t>-</w:t>
        </w:r>
      </w:ins>
      <w:r w:rsidRPr="007F7A92">
        <w:rPr>
          <w:lang w:val="en-US"/>
        </w:rPr>
        <w:t xml:space="preserve"> reduction policies for mitigating climate change</w:t>
      </w:r>
      <w:r>
        <w:rPr>
          <w:lang w:val="en-US"/>
        </w:rPr>
        <w:t xml:space="preserve"> and the effect on the allowable global carbon budget</w:t>
      </w:r>
      <w:r w:rsidRPr="00325872">
        <w:rPr>
          <w:color w:val="000000"/>
          <w:shd w:val="clear" w:color="auto" w:fill="FFFFFF"/>
          <w:lang w:val="en-US"/>
        </w:rPr>
        <w:t xml:space="preserve"> </w:t>
      </w:r>
      <w:r w:rsidRPr="007F7A92">
        <w:rPr>
          <w:lang w:val="en-US"/>
        </w:rPr>
        <w:fldChar w:fldCharType="begin" w:fldLock="1"/>
      </w:r>
      <w:r w:rsidR="00D477C7">
        <w:rPr>
          <w:lang w:val="en-US"/>
        </w:rPr>
        <w:instrText>ADDIN CSL_CITATION { "citationItems" : [ { "id" : "ITEM-1", "itemData" : { "DOI" : "10.1098/rsta.2017.0263", "ISSN" : "1364503X", "abstract" : "A number of studies have examined the size of the allowable global cumulative carbon budget compatible with limiting twenty-first century global average temperature rise to below 2\u00b0C and below 1.5\u00b0C relative to pre-industrial levels. These estimates of cumulative emissions have a number of uncertainties including those associated with the climate sensitivity and the global carbon cycle. Although the IPCC fifth assessment report contained information on a range of Earth system feedbacks, such as carbon released by thawing of permafrost or methane production by wetlands as a result of climate change, the impact of many of these Earth system processes on the allowable carbon budgets remains to be quantified. Here, we make initial estimates to show that the combined impact from typically unrepresented Earth system processes may be important for the achievability of limiting warming to 1.5\u00b0C or 2\u00b0C above pre-industrial levels. The size of the effects range up to around a 350GtCO2 budget reduction for a 1.5\u00b0C warming limit and around a 500 GtCO2 reduction for achieving a warming limit of 2\u00b0C. Median estimates for the extra Earth system forcing lead to around 100GtCO2 and 150GtCO2, respectively for the two warming limits. Our estimates are equivalent to several years of anthropogenic carbon dioxide emissions at present rates. In addition to the likely reduction of the allowable global carbon budgets, the extra feedbacks also bring forward the date at which a given warming threshold is likely to be exceeded for a particular emission pathway. This article is part of the theme issue 'The Paris Agreement: understanding the physical and social challenges for a warming world of 1.5\u00b0C above pre-industrial levels'.", "author" : [ { "dropping-particle" : "", "family" : "Lowe", "given" : "Jason A.", "non-dropping-particle" : "", "parse-names" : false, "suffix" : "" }, { "dropping-particle" : "", "family" : "Bernie", "given" : "Daniel", "non-dropping-particle" : "", "parse-names" : false, "suffix" : "" } ], "container-title" : "Philosophical Transactions of the Royal Society A: Mathematical, Physical and Engineering Sciences", "id" : "ITEM-1", "issue" : "2119", "issued" : { "date-parts" : [ [ "2018", "5" ] ] }, "language" : "eng", "page" : "20170263", "publisher" : "The Royal Society Publishing", "title" : "The impact of Earth system feedbacks on carbon budgets and climate response", "translator" : [ { "dropping-particle" : "", "family" : "G3963", "given" : "", "non-dropping-particle" : "", "parse-names" : false, "suffix" : "" } ], "type" : "article-journal", "volume" : "376" }, "uris" : [ "http://www.mendeley.com/documents/?uuid=91cec08f-16d1-4ec4-bf2d-ca701dbf33f6" ] } ], "mendeley" : { "formattedCitation" : "(Lowe and Bernie, 2018)", "plainTextFormattedCitation" : "(Lowe and Bernie, 2018)", "previouslyFormattedCitation" : "(Lowe and Bernie, 2018)" }, "properties" : { "noteIndex" : 0 }, "schema" : "https://github.com/citation-style-language/schema/raw/master/csl-citation.json" }</w:instrText>
      </w:r>
      <w:r w:rsidRPr="007F7A92">
        <w:rPr>
          <w:lang w:val="en-US"/>
        </w:rPr>
        <w:fldChar w:fldCharType="separate"/>
      </w:r>
      <w:r w:rsidR="00CB33A1">
        <w:rPr>
          <w:noProof/>
          <w:lang w:val="en-US"/>
        </w:rPr>
        <w:t>(Lowe and Bernie, 2018)</w:t>
      </w:r>
      <w:r w:rsidRPr="007F7A92">
        <w:rPr>
          <w:lang w:val="en-US"/>
        </w:rPr>
        <w:fldChar w:fldCharType="end"/>
      </w:r>
      <w:r w:rsidRPr="007F7A92">
        <w:rPr>
          <w:lang w:val="en-US"/>
        </w:rPr>
        <w:t xml:space="preserve">. </w:t>
      </w:r>
      <w:r>
        <w:rPr>
          <w:lang w:val="en-US"/>
        </w:rPr>
        <w:t xml:space="preserve">Biogeochemical feedbacks due to changes in </w:t>
      </w:r>
      <w:ins w:id="3637" w:author="Lucy Cowie" w:date="2021-07-28T11:17:00Z">
        <w:r w:rsidR="00C54087">
          <w:rPr>
            <w:lang w:val="en-US"/>
          </w:rPr>
          <w:t xml:space="preserve">the </w:t>
        </w:r>
      </w:ins>
      <w:r>
        <w:rPr>
          <w:lang w:val="en-US"/>
        </w:rPr>
        <w:t>carbon</w:t>
      </w:r>
      <w:ins w:id="3638" w:author="Lucy Cowie" w:date="2021-07-28T11:17:00Z">
        <w:r w:rsidR="00C54087">
          <w:rPr>
            <w:lang w:val="en-US"/>
          </w:rPr>
          <w:t xml:space="preserve"> </w:t>
        </w:r>
      </w:ins>
      <w:del w:id="3639" w:author="Lucy Cowie" w:date="2021-07-28T11:17:00Z">
        <w:r w:rsidDel="00C54087">
          <w:rPr>
            <w:lang w:val="en-US"/>
          </w:rPr>
          <w:delText>-</w:delText>
        </w:r>
      </w:del>
      <w:r>
        <w:rPr>
          <w:lang w:val="en-US"/>
        </w:rPr>
        <w:t xml:space="preserve">cycle </w:t>
      </w:r>
      <w:r w:rsidRPr="007F7A92">
        <w:rPr>
          <w:lang w:val="en-US"/>
        </w:rPr>
        <w:t>are assessed in Section 5.4</w:t>
      </w:r>
      <w:r>
        <w:rPr>
          <w:lang w:val="en-US"/>
        </w:rPr>
        <w:t>.5, while physical and biophysical climate feedbacks are assessed in Section 7.4.2</w:t>
      </w:r>
      <w:r w:rsidRPr="007F7A92">
        <w:rPr>
          <w:lang w:val="en-US"/>
        </w:rPr>
        <w:t xml:space="preserve">. Additionally, </w:t>
      </w:r>
      <w:r w:rsidRPr="002B7484">
        <w:rPr>
          <w:lang w:val="en-US"/>
        </w:rPr>
        <w:t>non</w:t>
      </w:r>
      <w:r w:rsidRPr="002B7484">
        <w:rPr>
          <w:lang w:val="en-US"/>
        </w:rPr>
        <w:noBreakHyphen/>
        <w:t>CO</w:t>
      </w:r>
      <w:r w:rsidRPr="002B7484">
        <w:rPr>
          <w:vertAlign w:val="subscript"/>
          <w:lang w:val="en-US"/>
        </w:rPr>
        <w:t>2</w:t>
      </w:r>
      <w:r w:rsidRPr="002B7484">
        <w:rPr>
          <w:lang w:val="en-US"/>
        </w:rPr>
        <w:t xml:space="preserve"> biogeochemical feedbacks</w:t>
      </w:r>
      <w:r w:rsidRPr="007F7A92">
        <w:rPr>
          <w:i/>
          <w:lang w:val="en-US"/>
        </w:rPr>
        <w:t xml:space="preserve"> </w:t>
      </w:r>
      <w:r>
        <w:rPr>
          <w:lang w:val="en-US"/>
        </w:rPr>
        <w:t>due to climate</w:t>
      </w:r>
      <w:ins w:id="3640" w:author="Lucy Cowie" w:date="2021-07-28T11:17:00Z">
        <w:r w:rsidR="00823C86">
          <w:rPr>
            <w:lang w:val="en-US"/>
          </w:rPr>
          <w:t>-</w:t>
        </w:r>
      </w:ins>
      <w:del w:id="3641" w:author="Lucy Cowie" w:date="2021-07-28T11:17:00Z">
        <w:r w:rsidDel="00823C86">
          <w:rPr>
            <w:lang w:val="en-US"/>
          </w:rPr>
          <w:delText xml:space="preserve"> </w:delText>
        </w:r>
      </w:del>
      <w:r>
        <w:rPr>
          <w:lang w:val="en-US"/>
        </w:rPr>
        <w:t>driven changes in m</w:t>
      </w:r>
      <w:r w:rsidRPr="007F7A92">
        <w:rPr>
          <w:lang w:val="en-US"/>
        </w:rPr>
        <w:t xml:space="preserve">ethane </w:t>
      </w:r>
      <w:r>
        <w:rPr>
          <w:lang w:val="en-US"/>
        </w:rPr>
        <w:t xml:space="preserve">sources </w:t>
      </w:r>
      <w:r w:rsidRPr="007F7A92">
        <w:rPr>
          <w:lang w:val="en-US"/>
        </w:rPr>
        <w:t xml:space="preserve">and </w:t>
      </w:r>
      <w:r w:rsidRPr="007F7A92">
        <w:rPr>
          <w:sz w:val="24"/>
          <w:szCs w:val="24"/>
          <w:lang w:val="en-US"/>
        </w:rPr>
        <w:t>N</w:t>
      </w:r>
      <w:r w:rsidRPr="007F7A92">
        <w:rPr>
          <w:sz w:val="24"/>
          <w:szCs w:val="24"/>
          <w:vertAlign w:val="subscript"/>
          <w:lang w:val="en-US"/>
        </w:rPr>
        <w:t>2</w:t>
      </w:r>
      <w:r w:rsidRPr="007F7A92">
        <w:rPr>
          <w:sz w:val="24"/>
          <w:szCs w:val="24"/>
          <w:lang w:val="en-US"/>
        </w:rPr>
        <w:t>O</w:t>
      </w:r>
      <w:r w:rsidRPr="007F7A92">
        <w:rPr>
          <w:lang w:val="en-US"/>
        </w:rPr>
        <w:t xml:space="preserve"> </w:t>
      </w:r>
      <w:r>
        <w:rPr>
          <w:lang w:val="en-US"/>
        </w:rPr>
        <w:t>sources and sinks</w:t>
      </w:r>
      <w:r w:rsidRPr="007F7A92">
        <w:rPr>
          <w:lang w:val="en-US"/>
        </w:rPr>
        <w:t xml:space="preserve"> are assessed in Section 5.4.7. </w:t>
      </w:r>
      <w:r>
        <w:rPr>
          <w:lang w:val="en-US"/>
        </w:rPr>
        <w:t>The goal of this section is to estimate the feedback parameter (</w:t>
      </w:r>
      <w:r w:rsidR="00400D2B" w:rsidRPr="00F3419F">
        <w:rPr>
          <w:rFonts w:cs="Times New Roman"/>
          <w:i/>
          <w:lang w:val="en-US"/>
        </w:rPr>
        <w:t>α</w:t>
      </w:r>
      <w:r w:rsidR="00400D2B">
        <w:rPr>
          <w:lang w:val="en-US"/>
        </w:rPr>
        <w:t xml:space="preserve"> </w:t>
      </w:r>
      <w:r>
        <w:rPr>
          <w:lang w:val="en-US"/>
        </w:rPr>
        <w:t xml:space="preserve">as defined in section 7.4.1.1) </w:t>
      </w:r>
      <w:r w:rsidRPr="007F7A92">
        <w:rPr>
          <w:lang w:val="en-US"/>
        </w:rPr>
        <w:t>from climate</w:t>
      </w:r>
      <w:r>
        <w:rPr>
          <w:lang w:val="en-US"/>
        </w:rPr>
        <w:noBreakHyphen/>
      </w:r>
      <w:r w:rsidRPr="007F7A92">
        <w:rPr>
          <w:lang w:val="en-US"/>
        </w:rPr>
        <w:t>induced changes in atmospheric abundances or lifetimes of SLCFs mediated by natural processes or atmospheric chemistry. These non</w:t>
      </w:r>
      <w:r>
        <w:rPr>
          <w:lang w:val="en-US"/>
        </w:rPr>
        <w:noBreakHyphen/>
      </w:r>
      <w:r w:rsidRPr="007F7A92">
        <w:rPr>
          <w:noProof/>
          <w:color w:val="000000" w:themeColor="text1"/>
          <w:lang w:val="en-US"/>
        </w:rPr>
        <w:t>CO</w:t>
      </w:r>
      <w:r w:rsidRPr="007F7A92">
        <w:rPr>
          <w:noProof/>
          <w:color w:val="000000" w:themeColor="text1"/>
          <w:vertAlign w:val="subscript"/>
          <w:lang w:val="en-US"/>
        </w:rPr>
        <w:t>2</w:t>
      </w:r>
      <w:r w:rsidRPr="007F7A92">
        <w:rPr>
          <w:lang w:val="en-US"/>
        </w:rPr>
        <w:t xml:space="preserve"> biogeochemical feedbacks act on time</w:t>
      </w:r>
      <w:r w:rsidR="00050150">
        <w:rPr>
          <w:lang w:val="en-US"/>
        </w:rPr>
        <w:t xml:space="preserve"> </w:t>
      </w:r>
      <w:r w:rsidRPr="007F7A92">
        <w:rPr>
          <w:lang w:val="en-US"/>
        </w:rPr>
        <w:t xml:space="preserve">scales of years to decades and </w:t>
      </w:r>
      <w:r>
        <w:rPr>
          <w:lang w:val="en-US"/>
        </w:rPr>
        <w:t xml:space="preserve">have important implications for climate sensitivity and </w:t>
      </w:r>
      <w:r w:rsidRPr="007F7A92">
        <w:rPr>
          <w:lang w:val="en-US"/>
        </w:rPr>
        <w:t>emission</w:t>
      </w:r>
      <w:ins w:id="3642" w:author="Lucy Cowie" w:date="2021-07-28T11:17:00Z">
        <w:r w:rsidR="00EE39C9">
          <w:rPr>
            <w:lang w:val="en-US"/>
          </w:rPr>
          <w:t>-</w:t>
        </w:r>
      </w:ins>
      <w:del w:id="3643" w:author="Lucy Cowie" w:date="2021-07-28T11:17:00Z">
        <w:r w:rsidRPr="007F7A92" w:rsidDel="00EE39C9">
          <w:rPr>
            <w:lang w:val="en-US"/>
          </w:rPr>
          <w:delText xml:space="preserve"> </w:delText>
        </w:r>
      </w:del>
      <w:r w:rsidRPr="007F7A92">
        <w:rPr>
          <w:lang w:val="en-US"/>
        </w:rPr>
        <w:t xml:space="preserve">abatement policies. </w:t>
      </w:r>
      <w:r>
        <w:rPr>
          <w:lang w:val="en-US"/>
        </w:rPr>
        <w:t xml:space="preserve">The feedback parameter is quantified entirely from ESMs that expand the complexity of CCMs by coupling the physical climate and atmospheric chemistry to land and ocean biogeochemistry. In AR5, </w:t>
      </w:r>
      <w:r w:rsidRPr="00F3419F">
        <w:rPr>
          <w:rFonts w:cs="Times New Roman"/>
          <w:i/>
          <w:lang w:val="en-US"/>
        </w:rPr>
        <w:t>α</w:t>
      </w:r>
      <w:r>
        <w:rPr>
          <w:lang w:val="en-US"/>
        </w:rPr>
        <w:t xml:space="preserve"> for </w:t>
      </w:r>
      <w:r w:rsidRPr="007F7A92">
        <w:rPr>
          <w:lang w:val="en-US"/>
        </w:rPr>
        <w:t>non-</w:t>
      </w:r>
      <w:r w:rsidRPr="007F7A92">
        <w:rPr>
          <w:noProof/>
          <w:color w:val="000000" w:themeColor="text1"/>
          <w:lang w:val="en-US"/>
        </w:rPr>
        <w:t>CO</w:t>
      </w:r>
      <w:r w:rsidRPr="007F7A92">
        <w:rPr>
          <w:noProof/>
          <w:color w:val="000000" w:themeColor="text1"/>
          <w:vertAlign w:val="subscript"/>
          <w:lang w:val="en-US"/>
        </w:rPr>
        <w:t>2</w:t>
      </w:r>
      <w:r w:rsidRPr="007F7A92">
        <w:rPr>
          <w:lang w:val="en-US"/>
        </w:rPr>
        <w:t xml:space="preserve"> biogeochemical feedbacks </w:t>
      </w:r>
      <w:r>
        <w:rPr>
          <w:lang w:val="en-US"/>
        </w:rPr>
        <w:t>was estimated from an extremely</w:t>
      </w:r>
      <w:r w:rsidRPr="007F7A92">
        <w:rPr>
          <w:lang w:val="en-US"/>
        </w:rPr>
        <w:t xml:space="preserve"> limited set of mode</w:t>
      </w:r>
      <w:ins w:id="3644" w:author="Lucy Cowie" w:date="2021-07-28T11:18:00Z">
        <w:r w:rsidR="00BD4A9D">
          <w:rPr>
            <w:lang w:val="en-US"/>
          </w:rPr>
          <w:t>l</w:t>
        </w:r>
      </w:ins>
      <w:r w:rsidRPr="007F7A92">
        <w:rPr>
          <w:lang w:val="en-US"/>
        </w:rPr>
        <w:t>ling studies</w:t>
      </w:r>
      <w:r>
        <w:rPr>
          <w:lang w:val="en-US"/>
        </w:rPr>
        <w:t xml:space="preserve"> with much less confidence associated with the estimate. Since AR5, ESMs have advanced to include more feedback processes</w:t>
      </w:r>
      <w:ins w:id="3645" w:author="Lucy Cowie" w:date="2021-07-28T11:18:00Z">
        <w:r w:rsidR="00557248">
          <w:rPr>
            <w:lang w:val="en-US"/>
          </w:rPr>
          <w:t>,</w:t>
        </w:r>
      </w:ins>
      <w:r>
        <w:rPr>
          <w:lang w:val="en-US"/>
        </w:rPr>
        <w:t xml:space="preserve"> facilitating a relatively more robust assessment of </w:t>
      </w:r>
      <w:r w:rsidRPr="00F3419F">
        <w:rPr>
          <w:rFonts w:cs="Times New Roman"/>
          <w:i/>
          <w:lang w:val="en-US"/>
        </w:rPr>
        <w:t>α</w:t>
      </w:r>
      <w:r>
        <w:rPr>
          <w:lang w:val="en-US"/>
        </w:rPr>
        <w:t xml:space="preserve">. CMIP6 ESMs participating in AerChemMIP performed coordinated sets of experiments </w:t>
      </w:r>
      <w:r>
        <w:rPr>
          <w:lang w:val="en-US"/>
        </w:rPr>
        <w:fldChar w:fldCharType="begin" w:fldLock="1"/>
      </w:r>
      <w:r w:rsidR="00D477C7">
        <w:rPr>
          <w:lang w:val="en-US"/>
        </w:rPr>
        <w:instrText>ADDIN CSL_CITATION { "citationItems" : [ { "id" : "ITEM-1", "itemData" : { "DOI" : "10.5194/gmd-10-585-2017", "ISBN" : "1991-9603", "ISSN" : "19919603", "abstract" : "The Aerosol Chemistry Model Intercomparison Project (AerChemMIP) is endorsed by the Coupled-Model Intercomparison Project 6 (CMIP6) and is designed to quantify the climate and air quality impacts of aerosols and chemically-reactive gases. These are specifically near-term climate forcers (NTCFs: tropospheric ozone and aerosols, and their precursors), methane, nitrous oxide and ozone-depleting halocarbons. The aim of AerChemMIP is to answer four scientific questions: 1. How have anthropogenic emissions contributed to global radiative forcing and affected regional climate over the historical period? 2. How will future policies (on climate, air quality and land use) affect these species and their climate impacts? 3. Can the uncertainties associated with anthropogenic emissions be quantified? 4. Can climate feedbacks occurring through changes in natural emissions be quantified? These questions will be addressed through targeted simulations with CMIP6 climate models that include an interactive representation of tropospheric aerosols and atmospheric chemistry. These simulations build on the CMIP6 Diagnostic, Evaluation and Characterization of Klima (DECK) experiments, the CMIP6 historical simulations, and future projections performed elsewhere in CMIP6, allowing the contributions from aerosols and chemistry to be quantified. Specific diagnostics are requested as part of the CMIP6 data request to evaluate the performance of the models, and to understand any differences in behaviour between them.", "author" : [ { "dropping-particle" : "", "family" : "Collins", "given" : "William J.", "non-dropping-particle" : "", "parse-names" : false, "suffix" : "" }, { "dropping-particle" : "", "family" : "Lamarque", "given" : "Jean Fran\u00e7ois", "non-dropping-particle" : "", "parse-names" : false, "suffix" : "" }, { "dropping-particle" : "", "family" : "Schulz", "given" : "Michael", "non-dropping-particle" : "", "parse-names" : false, "suffix" : "" }, { "dropping-particle" : "", "family" : "Boucher", "given" : "Olivier", "non-dropping-particle" : "", "parse-names" : false, "suffix" : "" }, { "dropping-particle" : "", "family" : "Eyring", "given" : "Veronika", "non-dropping-particle" : "", "parse-names" : false, "suffix" : "" }, { "dropping-particle" : "", "family" : "Hegglin", "given" : "I. Michaela", "non-dropping-particle" : "", "parse-names" : false, "suffix" : "" }, { "dropping-particle" : "", "family" : "Maycock", "given" : "Amanda", "non-dropping-particle" : "", "parse-names" : false, "suffix" : "" }, { "dropping-particle" : "", "family" : "Myhre", "given" : "Gunnar", "non-dropping-particle" : "", "parse-names" : false, "suffix" : "" }, { "dropping-particle" : "", "family" : "Prather", "given" : "Michael", "non-dropping-particle" : "", "parse-names" : false, "suffix" : "" }, { "dropping-particle" : "", "family" : "Shindell", "given" : "Drew", "non-dropping-particle" : "", "parse-names" : false, "suffix" : "" }, { "dropping-particle" : "", "family" : "Smith", "given" : "J. Steven", "non-dropping-particle" : "", "parse-names" : false, "suffix" : "" } ], "container-title" : "Geoscientific Model Development", "id" : "ITEM-1", "issue" : "2", "issued" : { "date-parts" : [ [ "2017" ] ] }, "page" : "585-607", "title" : "AerChemMIP: Quantifying the effects of chemistry and aerosols in CMIP6", "translator" : [ { "dropping-particle" : "", "family" : "G2844", "given" : "", "non-dropping-particle" : "", "parse-names" : false, "suffix" : "" } ], "type" : "article-journal", "volume" : "10" }, "uris" : [ "http://www.mendeley.com/documents/?uuid=82c47796-6c6a-4f2b-b051-37315d4a246c" ] } ], "mendeley" : { "formattedCitation" : "(Collins et al., 2017)", "plainTextFormattedCitation" : "(Collins et al., 2017)", "previouslyFormattedCitation" : "(Collins et al., 2017)" }, "properties" : { "noteIndex" : 0 }, "schema" : "https://github.com/citation-style-language/schema/raw/master/csl-citation.json" }</w:instrText>
      </w:r>
      <w:r>
        <w:rPr>
          <w:lang w:val="en-US"/>
        </w:rPr>
        <w:fldChar w:fldCharType="separate"/>
      </w:r>
      <w:r w:rsidR="00CB33A1">
        <w:rPr>
          <w:noProof/>
          <w:lang w:val="en-US"/>
        </w:rPr>
        <w:t>(Collins et al., 2017)</w:t>
      </w:r>
      <w:r>
        <w:rPr>
          <w:lang w:val="en-US"/>
        </w:rPr>
        <w:fldChar w:fldCharType="end"/>
      </w:r>
      <w:r>
        <w:rPr>
          <w:lang w:val="en-US"/>
        </w:rPr>
        <w:t xml:space="preserve"> facilitating the consistent estimation of </w:t>
      </w:r>
      <w:r>
        <w:rPr>
          <w:rFonts w:cs="Times New Roman"/>
          <w:lang w:val="en-US"/>
        </w:rPr>
        <w:t>α</w:t>
      </w:r>
      <w:r>
        <w:rPr>
          <w:lang w:val="en-US"/>
        </w:rPr>
        <w:t xml:space="preserve"> </w:t>
      </w:r>
      <w:commentRangeStart w:id="3646"/>
      <w:r>
        <w:rPr>
          <w:lang w:val="en-US"/>
        </w:rPr>
        <w:fldChar w:fldCharType="begin" w:fldLock="1"/>
      </w:r>
      <w:r w:rsidR="002E1475">
        <w:rPr>
          <w:lang w:val="en-US"/>
        </w:rPr>
        <w:instrText>ADDIN CSL_CITATION { "citationItems" : [ { "id" : "ITEM-1", "itemData" : { "DOI" : "10.5194/acp-21-1105-2021", "abstract" : "Feedbacks play a fundamental role in determining the magnitude of the response of the climate system to exter- nal forcing, such as from anthropogenic emissions. The lat- est generation of Earth system models includes aerosol and chemistry components that interact with each other and with the biosphere. These interactions introduce a complex web of feedbacks that is important to understand and quantify. This paper addresses multiple pathways for aerosol and chemical feedbacks in Earth system models. These focus on changes in natural emissions (dust, sea salt, dimethyl sulfide, biogenic volatile organic compounds (BVOCs) and light- ning) and changes in reaction rates for methane and ozone chemistry. The feedback terms are then given by the sensitiv- ity of a pathway to climate change multiplied by the radiative effect of the change. We find that the overall climate feedback through chem- istry and aerosols is negative in the sixth Coupled Model Intercomparison Project (CMIP6) Earth system models due to increased negative forcing from aerosols in a climate with warmer surface temperatures following a quadrupling of CO2 concentrations. This is principally due to increased emissions of sea salt and BVOCs which are sensitive to cli- mate change and cause strong negative radiative forcings. Increased chemical loss of ozone and methane also con- tributes to a negative feedback. However, overall methane lifetime is expected to increase in a warmer climate due to increased BVOCs. Increased emissions of methane from wetlands would also offset some of the negative feedbacks. The CMIP6 experimental design did not allow the methane lifetime or methane emission changes to affect climate, so we found a robust negative contribution from interactive aerosols and chemistry to climate sensitivity in CMIP6 Earth system models.", "author" : [ { "dropping-particle" : "", "family" : "Thornhill", "given" : "G D", "non-dropping-particle" : "", "parse-names" : false, "suffix" : "" }, { "dropping-particle" : "", "family" : "Collins", "given" : "W", "non-dropping-particle" : "", "parse-names" : false, "suffix" : "" }, { "dropping-particle" : "", "family" : "Olivi\u00e9", "given" : "D", "non-dropping-particle" : "", "parse-names" : false, "suffix" : "" }, { "dropping-particle" : "", "family" : "Skeie", "given" : "R B", "non-dropping-particle" : "", "parse-names" : false, "suffix" : "" }, { "dropping-particle" : "", "family" : "Archibald", "given" : "A", "non-dropping-particle" : "", "parse-names" : false, "suffix" : "" }, { "dropping-particle" : "", "family" : "Bauer", "given" : "S", "non-dropping-particle" : "", "parse-names" : false, "suffix" : "" }, { "dropping-particle" : "", "family" : "Checa-Garcia", "given" : "R", "non-dropping-particle" : "", "parse-names" : false, "suffix" : "" }, { "dropping-particle" : "", "family" : "Fiedler", "given" : "S", "non-dropping-particle" : "", "parse-names" : false, "suffix" : "" }, { "dropping-particle" : "", "family" : "Folberth", "given" : "G", "non-dropping-particle" : "", "parse-names" : false, "suffix" : "" }, { "dropping-particle" : "", "family" : "Gjermundsen", "given" : "A", "non-dropping-particle" : "", "parse-names" : false, "suffix" : "" }, { "dropping-particle" : "", "family" : "Horowitz", "given" : "L", "non-dropping-particle" : "", "parse-names" : false, "suffix" : "" }, { "dropping-particle" : "", "family" : "Lamarque", "given" : "J.-F.", "non-dropping-particle" : "", "parse-names" : false, "suffix" : "" }, { "dropping-particle" : "", "family" : "Michou", "given" : "M", "non-dropping-particle" : "", "parse-names" : false, "suffix" : "" }, { "dropping-particle" : "", "family" : "Mulcahy", "given" : "J", "non-dropping-particle" : "", "parse-names" : false, "suffix" : "" }, { "dropping-particle" : "", "family" : "Nabat", "given" : "P", "non-dropping-particle" : "", "parse-names" : false, "suffix" : "" }, { "dropping-particle" : "", "family" : "Naik", "given" : "V", "non-dropping-particle" : "", "parse-names" : false, "suffix" : "" }, { "dropping-particle" : "", "family" : "O'Connor", "given" : "F M", "non-dropping-particle" : "", "parse-names" : false, "suffix" : "" }, { "dropping-particle" : "", "family" : "Paulot", "given" : "F", "non-dropping-particle" : "", "parse-names" : false, "suffix" : "" }, { "dropping-particle" : "", "family" : "Schulz", "given" : "M", "non-dropping-particle" : "", "parse-names" : false, "suffix" : "" }, { "dropping-particle" : "", "family" : "Scott", "given" : "C E", "non-dropping-particle" : "", "parse-names" : false, "suffix" : "" }, { "dropping-particle" : "", "family" : "S\u00e9f\u00e9rian", "given" : "R", "non-dropping-particle" : "", "parse-names" : false, "suffix" : "" }, { "dropping-particle" : "", "family" : "Smith", "given" : "C", "non-dropping-particle" : "", "parse-names" : false, "suffix" : "" }, { "dropping-particle" : "", "family" : "Takemura", "given" : "T", "non-dropping-particle" : "", "parse-names" : false, "suffix" : "" }, { "dropping-particle" : "", "family" : "Tilmes", "given" : "S", "non-dropping-particle" : "", "parse-names" : false, "suffix" : "" }, { "dropping-particle" : "", "family" : "Tsigaridis", "given" : "K", "non-dropping-particle" : "", "parse-names" : false, "suffix" : "" }, { "dropping-particle" : "", "family" : "Weber", "given" : "J", "non-dropping-particle" : "", "parse-names" : false, "suffix" : "" } ], "container-title" : "Atmospheric Chemistry and Physics", "id" : "ITEM-1", "issue" : "2", "issued" : { "date-parts" : [ [ "2021" ] ] }, "page" : "1105-1126", "title" : "Climate-driven chemistry and aerosol feedbacks in CMIP6 Earth system models", "translator" : [ { "dropping-particle" : "", "family" : "G5293", "given" : "", "non-dropping-particle" : "", "parse-names" : false, "suffix" : "" } ], "type" : "article-journal", "volume" : "21" }, "uris" : [ "http://www.mendeley.com/documents/?uuid=f3680341-029a-4a96-8855-438228ecc015" ] } ], "mendeley" : { "formattedCitation" : "(Thornhill et al., 2021b)", "manualFormatting" : "(Thornhill et al., 2021a)", "plainTextFormattedCitation" : "(Thornhill et al., 2021b)", "previouslyFormattedCitation" : "(Thornhill et al., 2021b)" }, "properties" : { "noteIndex" : 0 }, "schema" : "https://github.com/citation-style-language/schema/raw/master/csl-citation.json" }</w:instrText>
      </w:r>
      <w:r>
        <w:rPr>
          <w:lang w:val="en-US"/>
        </w:rPr>
        <w:fldChar w:fldCharType="separate"/>
      </w:r>
      <w:r w:rsidR="00D871C2" w:rsidRPr="00D871C2">
        <w:rPr>
          <w:noProof/>
          <w:lang w:val="en-US"/>
        </w:rPr>
        <w:t>(Thornhill et al., 2021</w:t>
      </w:r>
      <w:ins w:id="3647" w:author="Robin Matthews" w:date="2021-07-08T16:55:00Z">
        <w:r w:rsidR="0000776B">
          <w:rPr>
            <w:noProof/>
            <w:lang w:val="en-US"/>
          </w:rPr>
          <w:t>a</w:t>
        </w:r>
      </w:ins>
      <w:del w:id="3648" w:author="Robin Matthews" w:date="2021-07-08T16:55:00Z">
        <w:r w:rsidR="00D871C2" w:rsidRPr="00D871C2" w:rsidDel="0000776B">
          <w:rPr>
            <w:noProof/>
            <w:lang w:val="en-US"/>
          </w:rPr>
          <w:delText>b</w:delText>
        </w:r>
      </w:del>
      <w:r w:rsidR="00D871C2" w:rsidRPr="00D871C2">
        <w:rPr>
          <w:noProof/>
          <w:lang w:val="en-US"/>
        </w:rPr>
        <w:t>)</w:t>
      </w:r>
      <w:r>
        <w:rPr>
          <w:lang w:val="en-US"/>
        </w:rPr>
        <w:fldChar w:fldCharType="end"/>
      </w:r>
      <w:commentRangeEnd w:id="3646"/>
      <w:r w:rsidR="00CB33A1">
        <w:rPr>
          <w:rStyle w:val="Marquedecommentaire"/>
        </w:rPr>
        <w:commentReference w:id="3646"/>
      </w:r>
      <w:r>
        <w:rPr>
          <w:lang w:val="en-US"/>
        </w:rPr>
        <w:t xml:space="preserve"> and we rely on this </w:t>
      </w:r>
      <w:r w:rsidRPr="007F7A92">
        <w:rPr>
          <w:lang w:val="en-US"/>
        </w:rPr>
        <w:t>multi</w:t>
      </w:r>
      <w:r>
        <w:rPr>
          <w:lang w:val="en-US"/>
        </w:rPr>
        <w:noBreakHyphen/>
      </w:r>
      <w:r w:rsidRPr="007F7A92">
        <w:rPr>
          <w:lang w:val="en-US"/>
        </w:rPr>
        <w:t>model analysis</w:t>
      </w:r>
      <w:r>
        <w:rPr>
          <w:lang w:val="en-US"/>
        </w:rPr>
        <w:t xml:space="preserve"> for the best estimates </w:t>
      </w:r>
      <w:r w:rsidRPr="007F7A92">
        <w:rPr>
          <w:lang w:val="en-US"/>
        </w:rPr>
        <w:t>(</w:t>
      </w:r>
      <w:r w:rsidRPr="00582B8E">
        <w:rPr>
          <w:lang w:val="en-US"/>
        </w:rPr>
        <w:t>Table 6.</w:t>
      </w:r>
      <w:r>
        <w:rPr>
          <w:lang w:val="en-US"/>
        </w:rPr>
        <w:t>9</w:t>
      </w:r>
      <w:r w:rsidRPr="00582B8E">
        <w:rPr>
          <w:lang w:val="en-US"/>
        </w:rPr>
        <w:t>)</w:t>
      </w:r>
      <w:r w:rsidRPr="00766EDC">
        <w:rPr>
          <w:lang w:val="en-US"/>
        </w:rPr>
        <w:t>.</w:t>
      </w:r>
      <w:r>
        <w:rPr>
          <w:lang w:val="en-US"/>
        </w:rPr>
        <w:t xml:space="preserve"> Considering the consistent methodology, the assessed central values and 5</w:t>
      </w:r>
      <w:ins w:id="3649" w:author="Lucy Cowie" w:date="2021-07-28T11:19:00Z">
        <w:r w:rsidR="00D8324C">
          <w:rPr>
            <w:lang w:val="en-US"/>
          </w:rPr>
          <w:t>–</w:t>
        </w:r>
      </w:ins>
      <w:del w:id="3650" w:author="Lucy Cowie" w:date="2021-07-28T11:19:00Z">
        <w:r w:rsidDel="00D8324C">
          <w:rPr>
            <w:lang w:val="en-US"/>
          </w:rPr>
          <w:delText>-</w:delText>
        </w:r>
      </w:del>
      <w:r>
        <w:rPr>
          <w:lang w:val="en-US"/>
        </w:rPr>
        <w:t xml:space="preserve">95% ranges for </w:t>
      </w:r>
      <w:r w:rsidRPr="00F3419F">
        <w:rPr>
          <w:rFonts w:cs="Times New Roman"/>
          <w:i/>
          <w:lang w:val="en-US"/>
        </w:rPr>
        <w:t>α</w:t>
      </w:r>
      <w:r>
        <w:rPr>
          <w:lang w:val="en-US"/>
        </w:rPr>
        <w:t xml:space="preserve"> are based on the AerChemMIP estimates. The full range of model uncertainty is not captured in AerChemMIP because of the relatively small ensemble size</w:t>
      </w:r>
      <w:ins w:id="3651" w:author="Lucy Cowie" w:date="2021-07-28T11:19:00Z">
        <w:r w:rsidR="00D8324C">
          <w:rPr>
            <w:lang w:val="en-US"/>
          </w:rPr>
          <w:t>,</w:t>
        </w:r>
      </w:ins>
      <w:r>
        <w:rPr>
          <w:lang w:val="en-US"/>
        </w:rPr>
        <w:t xml:space="preserve"> therefore estimates from studies using other models or with different protocols are discussed to reinforce or critique these values. </w:t>
      </w:r>
    </w:p>
    <w:p w14:paraId="54227C2F" w14:textId="77777777" w:rsidR="00DF552C" w:rsidRDefault="00DF552C" w:rsidP="00D5630D">
      <w:pPr>
        <w:pStyle w:val="AR6BodyText"/>
        <w:jc w:val="both"/>
        <w:rPr>
          <w:lang w:val="en-US"/>
        </w:rPr>
      </w:pPr>
    </w:p>
    <w:p w14:paraId="4A03019F" w14:textId="40CACDD0" w:rsidR="00DF552C" w:rsidRPr="007F7A92" w:rsidRDefault="00DF552C" w:rsidP="00D5630D">
      <w:pPr>
        <w:pStyle w:val="AR6BodyText"/>
        <w:rPr>
          <w:rFonts w:cs="Times New Roman"/>
          <w:noProof/>
          <w:lang w:val="en-US"/>
        </w:rPr>
      </w:pPr>
      <w:r w:rsidRPr="007F7A92">
        <w:rPr>
          <w:b/>
          <w:i/>
          <w:lang w:val="en-US"/>
        </w:rPr>
        <w:t>Climate</w:t>
      </w:r>
      <w:r>
        <w:rPr>
          <w:b/>
          <w:i/>
          <w:lang w:val="en-US"/>
        </w:rPr>
        <w:noBreakHyphen/>
      </w:r>
      <w:del w:id="3652" w:author="Lucy Cowie" w:date="2021-07-28T11:19:00Z">
        <w:r w:rsidRPr="007F7A92" w:rsidDel="002C04ED">
          <w:rPr>
            <w:b/>
            <w:i/>
            <w:lang w:val="en-US"/>
          </w:rPr>
          <w:delText>Sea</w:delText>
        </w:r>
      </w:del>
      <w:ins w:id="3653" w:author="Lucy Cowie" w:date="2021-07-28T11:19:00Z">
        <w:r w:rsidR="002C04ED">
          <w:rPr>
            <w:b/>
            <w:i/>
            <w:lang w:val="en-US"/>
          </w:rPr>
          <w:t>s</w:t>
        </w:r>
        <w:r w:rsidR="002C04ED" w:rsidRPr="007F7A92">
          <w:rPr>
            <w:b/>
            <w:i/>
            <w:lang w:val="en-US"/>
          </w:rPr>
          <w:t>ea</w:t>
        </w:r>
      </w:ins>
      <w:del w:id="3654" w:author="Ian Blenkinsop" w:date="2021-07-29T10:52:00Z">
        <w:r w:rsidDel="00C520FC">
          <w:rPr>
            <w:b/>
            <w:i/>
            <w:lang w:val="en-US"/>
          </w:rPr>
          <w:noBreakHyphen/>
        </w:r>
      </w:del>
      <w:ins w:id="3655" w:author="Ian Blenkinsop" w:date="2021-07-29T10:57:00Z">
        <w:r w:rsidR="00C520FC">
          <w:rPr>
            <w:b/>
            <w:i/>
            <w:lang w:val="en-US"/>
          </w:rPr>
          <w:t>-</w:t>
        </w:r>
      </w:ins>
      <w:r>
        <w:rPr>
          <w:b/>
          <w:i/>
          <w:lang w:val="en-US"/>
        </w:rPr>
        <w:t>spray</w:t>
      </w:r>
      <w:r w:rsidRPr="007F7A92">
        <w:rPr>
          <w:b/>
          <w:i/>
          <w:lang w:val="en-US"/>
        </w:rPr>
        <w:t xml:space="preserve"> feedback: </w:t>
      </w:r>
      <w:r>
        <w:rPr>
          <w:rFonts w:cs="Times New Roman"/>
          <w:noProof/>
          <w:lang w:val="en-US"/>
        </w:rPr>
        <w:t>Sea-spray emissions</w:t>
      </w:r>
      <w:r w:rsidRPr="007F7A92">
        <w:rPr>
          <w:rFonts w:cs="Times New Roman"/>
          <w:noProof/>
          <w:lang w:val="en-US"/>
        </w:rPr>
        <w:t xml:space="preserve"> from ocean surfaces </w:t>
      </w:r>
      <w:r>
        <w:rPr>
          <w:rFonts w:cs="Times New Roman"/>
          <w:noProof/>
          <w:lang w:val="en-US"/>
        </w:rPr>
        <w:t xml:space="preserve">influence climate directly or indirectly through the formation of CCN as discused in Section 6.2.1.2. They </w:t>
      </w:r>
      <w:r w:rsidRPr="007F7A92">
        <w:rPr>
          <w:rFonts w:cs="Times New Roman"/>
          <w:noProof/>
          <w:lang w:val="en-US"/>
        </w:rPr>
        <w:t>are sensitive to sea</w:t>
      </w:r>
      <w:ins w:id="3656" w:author="Lucy Cowie" w:date="2021-07-28T11:20:00Z">
        <w:r w:rsidR="00C24D23">
          <w:rPr>
            <w:rFonts w:cs="Times New Roman"/>
            <w:noProof/>
            <w:lang w:val="en-US"/>
          </w:rPr>
          <w:t xml:space="preserve"> </w:t>
        </w:r>
      </w:ins>
      <w:del w:id="3657" w:author="Lucy Cowie" w:date="2021-07-28T11:20:00Z">
        <w:r w:rsidDel="00C24D23">
          <w:rPr>
            <w:rFonts w:cs="Times New Roman"/>
            <w:noProof/>
            <w:lang w:val="en-US"/>
          </w:rPr>
          <w:noBreakHyphen/>
        </w:r>
      </w:del>
      <w:r w:rsidRPr="007F7A92">
        <w:rPr>
          <w:rFonts w:cs="Times New Roman"/>
          <w:noProof/>
          <w:lang w:val="en-US"/>
        </w:rPr>
        <w:t>surface temperature</w:t>
      </w:r>
      <w:ins w:id="3658" w:author="Lucy Cowie" w:date="2021-07-28T11:20:00Z">
        <w:r w:rsidR="00C24D23">
          <w:rPr>
            <w:rFonts w:cs="Times New Roman"/>
            <w:noProof/>
            <w:lang w:val="en-US"/>
          </w:rPr>
          <w:t xml:space="preserve"> (SST)</w:t>
        </w:r>
        <w:r w:rsidR="000B69C9">
          <w:rPr>
            <w:rFonts w:cs="Times New Roman"/>
            <w:noProof/>
            <w:lang w:val="en-US"/>
          </w:rPr>
          <w:t xml:space="preserve"> and</w:t>
        </w:r>
      </w:ins>
      <w:del w:id="3659" w:author="Lucy Cowie" w:date="2021-07-28T11:20:00Z">
        <w:r w:rsidDel="000B69C9">
          <w:rPr>
            <w:rFonts w:cs="Times New Roman"/>
            <w:noProof/>
            <w:lang w:val="en-US"/>
          </w:rPr>
          <w:delText>,</w:delText>
        </w:r>
      </w:del>
      <w:r>
        <w:rPr>
          <w:rFonts w:cs="Times New Roman"/>
          <w:noProof/>
          <w:lang w:val="en-US"/>
        </w:rPr>
        <w:t xml:space="preserve"> sea</w:t>
      </w:r>
      <w:ins w:id="3660" w:author="Lucy Cowie" w:date="2021-07-28T11:20:00Z">
        <w:r w:rsidR="000B69C9">
          <w:rPr>
            <w:rFonts w:cs="Times New Roman"/>
            <w:noProof/>
            <w:lang w:val="en-US"/>
          </w:rPr>
          <w:t>-</w:t>
        </w:r>
      </w:ins>
      <w:del w:id="3661" w:author="Lucy Cowie" w:date="2021-07-28T11:20:00Z">
        <w:r w:rsidDel="000B69C9">
          <w:rPr>
            <w:rFonts w:cs="Times New Roman"/>
            <w:noProof/>
            <w:lang w:val="en-US"/>
          </w:rPr>
          <w:delText xml:space="preserve"> </w:delText>
        </w:r>
      </w:del>
      <w:r>
        <w:rPr>
          <w:rFonts w:cs="Times New Roman"/>
          <w:noProof/>
          <w:lang w:val="en-US"/>
        </w:rPr>
        <w:t>ice extent,</w:t>
      </w:r>
      <w:r w:rsidRPr="007F7A92">
        <w:rPr>
          <w:rFonts w:cs="Times New Roman"/>
          <w:noProof/>
          <w:lang w:val="en-US"/>
        </w:rPr>
        <w:t xml:space="preserve"> as well as</w:t>
      </w:r>
      <w:ins w:id="3662" w:author="Lucy Cowie" w:date="2021-07-28T11:21:00Z">
        <w:r w:rsidR="00115F28">
          <w:rPr>
            <w:rFonts w:cs="Times New Roman"/>
            <w:noProof/>
            <w:lang w:val="en-US"/>
          </w:rPr>
          <w:t xml:space="preserve"> to</w:t>
        </w:r>
      </w:ins>
      <w:r w:rsidRPr="007F7A92">
        <w:rPr>
          <w:rFonts w:cs="Times New Roman"/>
          <w:noProof/>
          <w:lang w:val="en-US"/>
        </w:rPr>
        <w:t xml:space="preserve"> wind speed</w:t>
      </w:r>
      <w:ins w:id="3663" w:author="Lucy Cowie" w:date="2021-07-28T11:21:00Z">
        <w:r w:rsidR="00602C59">
          <w:rPr>
            <w:rFonts w:cs="Times New Roman"/>
            <w:noProof/>
            <w:lang w:val="en-US"/>
          </w:rPr>
          <w:t>,</w:t>
        </w:r>
      </w:ins>
      <w:r w:rsidRPr="007F7A92">
        <w:rPr>
          <w:rFonts w:cs="Times New Roman"/>
          <w:noProof/>
          <w:lang w:val="en-US"/>
        </w:rPr>
        <w:t xml:space="preserve"> and are therefore expected to feedback on climate </w:t>
      </w:r>
      <w:r>
        <w:rPr>
          <w:rFonts w:cs="Times New Roman"/>
          <w:noProof/>
          <w:lang w:val="en-US"/>
        </w:rPr>
        <w:fldChar w:fldCharType="begin" w:fldLock="1"/>
      </w:r>
      <w:r w:rsidR="00D477C7">
        <w:rPr>
          <w:rFonts w:cs="Times New Roman"/>
          <w:noProof/>
          <w:lang w:val="en-US"/>
        </w:rPr>
        <w:instrText>ADDIN CSL_CITATION { "citationItems" : [ { "id" : "ITEM-1", "itemData" : { "DOI" : "10.1002/jgrd.50129", "abstract" : "AbstractGlobal climate model output is combined with an emission parameterization to estimate the change in the global and regional sea salt aerosol number emission from 1870 to 2100. Global average results suggest a general increase in sea salt aerosol number emission due to increasing surface wind speed. However, the emission changes are not uniform over the aerosol size spectrum due to an increase in sea surface temperature. From 1870 to 2100 the emission of coarse mode particles (dry diameter DP&gt;655 nm) increase by approximately 10 % (global average), whereas no significant change in the emission of ultrafine mode aerosols (dry diameter Dp&lt;76 nm) was found over the same period. Significant regional differences in the number emission trends were also found. Based on CAM-Oslo global climate model output, no straight-forward relationship was found between the change in the number emissions and changes in the sea salt aerosol burden or optical thickness. This is attributed to a change in the simulated residence time of the sea salt aerosol. For the 21st century, a decrease in the residence time leads to a weaker sea salt aerosol-climate feedback that what would be inferred based on changes in number emissions alone. Finally, quantifying any potential impact on marine stratocumulus cloud microphysical and radiative properties due to changes in sea salt aerosol number emissions is likely to be complicated by commensurate changes in anthropogenic aerosol emissions and changes in meteorology.", "author" : [ { "dropping-particle" : "", "family" : "Struthers", "given" : "H", "non-dropping-particle" : "", "parse-names" : false, "suffix" : "" }, { "dropping-particle" : "", "family" : "Ekman", "given" : "A M L", "non-dropping-particle" : "", "parse-names" : false, "suffix" : "" }, { "dropping-particle" : "", "family" : "Glantz", "given" : "P", "non-dropping-particle" : "", "parse-names" : false, "suffix" : "" }, { "dropping-particle" : "", "family" : "Iversen", "given" : "T", "non-dropping-particle" : "", "parse-names" : false, "suffix" : "" }, { "dropping-particle" : "", "family" : "Kirkev\u00e5g", "given" : "A", "non-dropping-particle" : "", "parse-names" : false, "suffix" : "" }, { "dropping-particle" : "", "family" : "Seland", "given" : "\u00d8", "non-dropping-particle" : "", "parse-names" : false, "suffix" : "" }, { "dropping-particle" : "", "family" : "M\u00e5rtensson", "given" : "E M", "non-dropping-particle" : "", "parse-names" : false, "suffix" : "" }, { "dropping-particle" : "", "family" : "Noone", "given" : "K", "non-dropping-particle" : "", "parse-names" : false, "suffix" : "" }, { "dropping-particle" : "", "family" : "Nilsson", "given" : "E D", "non-dropping-particle" : "", "parse-names" : false, "suffix" : "" } ], "container-title" : "Journal of Geophysical Research: Atmospheres", "id" : "ITEM-1", "issue" : "2", "issued" : { "date-parts" : [ [ "2013" ] ] }, "page" : "670-682", "title" : "Climate-induced changes in sea salt aerosol number emissions: 1870 to 2100", "translator" : [ { "dropping-particle" : "", "family" : "G4445", "given" : "", "non-dropping-particle" : "", "parse-names" : false, "suffix" : "" } ], "type" : "article-journal", "volume" : "118" }, "uris" : [ "http://www.mendeley.com/documents/?uuid=65c0b4e1-7769-4256-9541-d22a5383c6a6" ] } ], "mendeley" : { "formattedCitation" : "(Struthers et al., 2013)", "plainTextFormattedCitation" : "(Struthers et al., 2013)", "previouslyFormattedCitation" : "(Struthers et al., 2013)" }, "properties" : { "noteIndex" : 0 }, "schema" : "https://github.com/citation-style-language/schema/raw/master/csl-citation.json" }</w:instrText>
      </w:r>
      <w:r>
        <w:rPr>
          <w:rFonts w:cs="Times New Roman"/>
          <w:noProof/>
          <w:lang w:val="en-US"/>
        </w:rPr>
        <w:fldChar w:fldCharType="separate"/>
      </w:r>
      <w:r w:rsidR="00CB33A1">
        <w:rPr>
          <w:rFonts w:cs="Times New Roman"/>
          <w:noProof/>
          <w:lang w:val="en-US"/>
        </w:rPr>
        <w:t>(Struthers et al., 2013)</w:t>
      </w:r>
      <w:r>
        <w:rPr>
          <w:rFonts w:cs="Times New Roman"/>
          <w:noProof/>
          <w:lang w:val="en-US"/>
        </w:rPr>
        <w:fldChar w:fldCharType="end"/>
      </w:r>
      <w:r>
        <w:rPr>
          <w:rFonts w:cs="Times New Roman"/>
          <w:noProof/>
          <w:lang w:val="en-US"/>
        </w:rPr>
        <w:t>.</w:t>
      </w:r>
      <w:r w:rsidRPr="007F7A92">
        <w:rPr>
          <w:rFonts w:cs="Times New Roman"/>
          <w:noProof/>
          <w:lang w:val="en-US"/>
        </w:rPr>
        <w:t xml:space="preserve"> However, there are large uncertainties in the strength of climate feedback </w:t>
      </w:r>
      <w:r>
        <w:rPr>
          <w:rFonts w:cs="Times New Roman"/>
          <w:noProof/>
          <w:lang w:val="en-US"/>
        </w:rPr>
        <w:t xml:space="preserve">from sea-spray aerosols </w:t>
      </w:r>
      <w:r w:rsidRPr="007F7A92">
        <w:rPr>
          <w:rFonts w:cs="Times New Roman"/>
          <w:noProof/>
          <w:lang w:val="en-US"/>
        </w:rPr>
        <w:t>because of the diversity in the model representation of emissions</w:t>
      </w:r>
      <w:r>
        <w:rPr>
          <w:rFonts w:cs="Times New Roman"/>
          <w:noProof/>
          <w:lang w:val="en-US"/>
        </w:rPr>
        <w:t xml:space="preserve"> (many represent sea-salt emissions only) and their functional dependence on environmental factors noted above</w:t>
      </w:r>
      <w:r w:rsidRPr="007F7A92">
        <w:rPr>
          <w:rFonts w:cs="Times New Roman"/>
          <w:noProof/>
          <w:lang w:val="en-US"/>
        </w:rPr>
        <w:t>, in situ atmospheric chemical and physical processes affecting the sea</w:t>
      </w:r>
      <w:del w:id="3664" w:author="Ian Blenkinsop" w:date="2021-07-29T10:57:00Z">
        <w:r w:rsidDel="00C520FC">
          <w:rPr>
            <w:rFonts w:cs="Times New Roman"/>
            <w:noProof/>
            <w:lang w:val="en-US"/>
          </w:rPr>
          <w:noBreakHyphen/>
        </w:r>
      </w:del>
      <w:ins w:id="3665" w:author="Ian Blenkinsop" w:date="2021-07-29T10:57:00Z">
        <w:r w:rsidR="00C520FC">
          <w:rPr>
            <w:rFonts w:cs="Times New Roman"/>
            <w:noProof/>
            <w:lang w:val="en-US"/>
          </w:rPr>
          <w:t>-</w:t>
        </w:r>
      </w:ins>
      <w:r>
        <w:rPr>
          <w:rFonts w:cs="Times New Roman"/>
          <w:noProof/>
          <w:lang w:val="en-US"/>
        </w:rPr>
        <w:t>spray</w:t>
      </w:r>
      <w:r w:rsidRPr="007F7A92">
        <w:rPr>
          <w:rFonts w:cs="Times New Roman"/>
          <w:noProof/>
          <w:lang w:val="en-US"/>
        </w:rPr>
        <w:t xml:space="preserve"> lifetime, and aerosol</w:t>
      </w:r>
      <w:ins w:id="3666" w:author="Lucy Cowie" w:date="2021-07-28T11:21:00Z">
        <w:r w:rsidR="001C0D72">
          <w:rPr>
            <w:rFonts w:cs="Times New Roman"/>
            <w:noProof/>
            <w:lang w:val="en-US"/>
          </w:rPr>
          <w:t>–</w:t>
        </w:r>
      </w:ins>
      <w:del w:id="3667" w:author="Lucy Cowie" w:date="2021-07-28T11:21:00Z">
        <w:r w:rsidDel="001C0D72">
          <w:rPr>
            <w:rFonts w:cs="Times New Roman"/>
            <w:noProof/>
            <w:lang w:val="en-US"/>
          </w:rPr>
          <w:noBreakHyphen/>
        </w:r>
      </w:del>
      <w:r w:rsidRPr="007F7A92">
        <w:rPr>
          <w:rFonts w:cs="Times New Roman"/>
          <w:noProof/>
          <w:lang w:val="en-US"/>
        </w:rPr>
        <w:t xml:space="preserve">cloud interactions </w:t>
      </w:r>
      <w:r>
        <w:rPr>
          <w:rFonts w:cs="Times New Roman"/>
          <w:noProof/>
          <w:lang w:val="en-US"/>
        </w:rPr>
        <w:fldChar w:fldCharType="begin" w:fldLock="1"/>
      </w:r>
      <w:r w:rsidR="00D477C7">
        <w:rPr>
          <w:rFonts w:cs="Times New Roman"/>
          <w:noProof/>
          <w:lang w:val="en-US"/>
        </w:rPr>
        <w:instrText>ADDIN CSL_CITATION { "citationItems" : [ { "id" : "ITEM-1", "itemData" : { "DOI" : "10.1002/jgrd.50129", "abstract" : "AbstractGlobal climate model output is combined with an emission parameterization to estimate the change in the global and regional sea salt aerosol number emission from 1870 to 2100. Global average results suggest a general increase in sea salt aerosol number emission due to increasing surface wind speed. However, the emission changes are not uniform over the aerosol size spectrum due to an increase in sea surface temperature. From 1870 to 2100 the emission of coarse mode particles (dry diameter DP&gt;655 nm) increase by approximately 10 % (global average), whereas no significant change in the emission of ultrafine mode aerosols (dry diameter Dp&lt;76 nm) was found over the same period. Significant regional differences in the number emission trends were also found. Based on CAM-Oslo global climate model output, no straight-forward relationship was found between the change in the number emissions and changes in the sea salt aerosol burden or optical thickness. This is attributed to a change in the simulated residence time of the sea salt aerosol. For the 21st century, a decrease in the residence time leads to a weaker sea salt aerosol-climate feedback that what would be inferred based on changes in number emissions alone. Finally, quantifying any potential impact on marine stratocumulus cloud microphysical and radiative properties due to changes in sea salt aerosol number emissions is likely to be complicated by commensurate changes in anthropogenic aerosol emissions and changes in meteorology.", "author" : [ { "dropping-particle" : "", "family" : "Struthers", "given" : "H", "non-dropping-particle" : "", "parse-names" : false, "suffix" : "" }, { "dropping-particle" : "", "family" : "Ekman", "given" : "A M L", "non-dropping-particle" : "", "parse-names" : false, "suffix" : "" }, { "dropping-particle" : "", "family" : "Glantz", "given" : "P", "non-dropping-particle" : "", "parse-names" : false, "suffix" : "" }, { "dropping-particle" : "", "family" : "Iversen", "given" : "T", "non-dropping-particle" : "", "parse-names" : false, "suffix" : "" }, { "dropping-particle" : "", "family" : "Kirkev\u00e5g", "given" : "A", "non-dropping-particle" : "", "parse-names" : false, "suffix" : "" }, { "dropping-particle" : "", "family" : "Seland", "given" : "\u00d8", "non-dropping-particle" : "", "parse-names" : false, "suffix" : "" }, { "dropping-particle" : "", "family" : "M\u00e5rtensson", "given" : "E M", "non-dropping-particle" : "", "parse-names" : false, "suffix" : "" }, { "dropping-particle" : "", "family" : "Noone", "given" : "K", "non-dropping-particle" : "", "parse-names" : false, "suffix" : "" }, { "dropping-particle" : "", "family" : "Nilsson", "given" : "E D", "non-dropping-particle" : "", "parse-names" : false, "suffix" : "" } ], "container-title" : "Journal of Geophysical Research: Atmospheres", "id" : "ITEM-1", "issue" : "2", "issued" : { "date-parts" : [ [ "2013" ] ] }, "page" : "670-682", "title" : "Climate-induced changes in sea salt aerosol number emissions: 1870 to 2100", "translator" : [ { "dropping-particle" : "", "family" : "G4445", "given" : "", "non-dropping-particle" : "", "parse-names" : false, "suffix" : "" } ], "type" : "article-journal", "volume" : "118" }, "uris" : [ "http://www.mendeley.com/documents/?uuid=65c0b4e1-7769-4256-9541-d22a5383c6a6" ] }, { "id" : "ITEM-2", "itemData" : { "DOI" : "10.1002/2016JD025809", "abstract" : "Abstract The effect of changing cloud cover on climate, based on cloud-aerosol interactions, is one of the major unknowns for climate forcing and climate sensitivity. It has two components: (1) the impact of aerosols on clouds and climate due to in situ interactions (i.e., rapid response) and (2) the effect of aerosols on the cloud feedback that arises as climate changes\u2014climate feedback response. We examine both effects utilizing the NASA Goddard Institute for Space Studies ModelE2 to assess the indirect effect, with both mass-based and microphysical aerosol schemes, in transient twentieth century simulations. We separate the rapid response and climate feedback effects by making simulations with a coupled version of the model as well as one with no sea surface temperature or sea ice response (\u201catmosphere-only\u201d simulations). We show that the indirect effect of aerosols on temperature is altered by the climate feedbacks following the ocean response, and this change differs depending upon which aerosol model is employed. Overall, the effective radiative forcing (ERF) for the \u201cdirect effect\u201d of aerosol-radiation interaction (ERFari) ranges between \u22120.2 and \u22120.6\u2009W\u2009m\u22122 for atmosphere-only experiments, while the total effective radiative forcing, including the indirect effect (ERFari+aci) varies between about \u22120.4 and \u22121.1\u2009W\u2009m\u22122 for atmosphere-only simulations; both ranges are in agreement with those given in Intergovernmental Panel on Climate Change (2013). Including the full feedback of the climate system lowers these ranges to \u22120.2 to \u22120.5\u2009W\u2009m\u22122 for ERFari and \u22120.3 to \u22120.74\u2009W\u2009m\u22122 for ERFari+aci. With both aerosol schemes, the climate change feedbacks have reduced the global average indirect radiative effect of atmospheric aerosols relative to what the emission changes would have produced, at least partially due to its effect on tropical upper tropospheric clouds.", "author" : [ { "dropping-particle" : "", "family" : "Nazarenko", "given" : "L", "non-dropping-particle" : "", "parse-names" : false, "suffix" : "" }, { "dropping-particle" : "", "family" : "Rind", "given" : "D", "non-dropping-particle" : "", "parse-names" : false, "suffix" : "" }, { "dropping-particle" : "", "family" : "Tsigaridis", "given" : "K", "non-dropping-particle" : "", "parse-names" : false, "suffix" : "" }, { "dropping-particle" : "", "family" : "Genio", "given" : "A D", "non-dropping-particle" : "Del", "parse-names" : false, "suffix" : "" }, { "dropping-particle" : "", "family" : "Kelley", "given" : "M", "non-dropping-particle" : "", "parse-names" : false, "suffix" : "" }, { "dropping-particle" : "", "family" : "Tausnev", "given" : "N", "non-dropping-particle" : "", "parse-names" : false, "suffix" : "" } ], "container-title" : "Journal of Geophysical Research: Atmospheres", "id" : "ITEM-2", "issue" : "6", "issued" : { "date-parts" : [ [ "2017" ] ] }, "page" : "3457-3480", "title" : "Interactive nature of climate change and aerosol forcing", "translator" : [ { "dropping-particle" : "", "family" : "G4444", "given" : "", "non-dropping-particle" : "", "parse-names" : false, "suffix" : "" } ], "type" : "article-journal", "volume" : "122" }, "uris" : [ "http://www.mendeley.com/documents/?uuid=f1e05ab7-0e65-4460-a6b3-a289558b9251" ] }, { "id" : "ITEM-3", "itemData" : { "DOI" : "10.1007/978-3-319-24478-5_34", "ISBN" : "978-3-319-24478-5", "author" : [ { "dropping-particle" : "", "family" : "Soares", "given" : "Joana", "non-dropping-particle" : "", "parse-names" : false, "suffix" : "" }, { "dropping-particle" : "", "family" : "Sofiev.", "given" : "Mikhail", "non-dropping-particle" : "", "parse-names" : false, "suffix" : "" }, { "dropping-particle" : "", "family" : "Geels.", "given" : "Camilla", "non-dropping-particle" : "", "parse-names" : false, "suffix" : "" }, { "dropping-particle" : "", "family" : "Christensen.", "given" : "Jesper H.", "non-dropping-particle" : "", "parse-names" : false, "suffix" : "" }, { "dropping-particle" : "", "family" : "Anderson.", "given" : "Camilla", "non-dropping-particle" : "", "parse-names" : false, "suffix" : "" }, { "dropping-particle" : "", "family" : "Lagner.", "given" : "Joakim", "non-dropping-particle" : "", "parse-names" : false, "suffix" : "" }, { "dropping-particle" : "", "family" : "Tsyro", "given" : "Svetlana", "non-dropping-particle" : "", "parse-names" : false, "suffix" : "" } ], "collection-title" : "Springer Proceedings in Complexity", "container-title" : "Air Pollution Modeling and its Application XXIV", "editor" : [ { "dropping-particle" : "", "family" : "Steyn", "given" : "D.", "non-dropping-particle" : "", "parse-names" : false, "suffix" : "" }, { "dropping-particle" : "", "family" : "Chaumerliac", "given" : "N.", "non-dropping-particle" : "", "parse-names" : false, "suffix" : "" } ], "id" : "ITEM-3", "issued" : { "date-parts" : [ [ "2016" ] ] }, "page" : "207-212", "publisher" : "Springer", "publisher-place" : "Cham, Switzerland", "title" : "Impact of Climate Change on the Production and Transport of Sea Salt Aerosol on European Seas", "translator" : [ { "dropping-particle" : "", "family" : "G4443", "given" : "Rt6", "non-dropping-particle" : "", "parse-names" : false, "suffix" : "" } ], "type" : "chapter" }, "uris" : [ "http://www.mendeley.com/documents/?uuid=3149d436-c1bd-4aaf-8cfa-06e0cc079a16" ] } ], "mendeley" : { "formattedCitation" : "(Struthers et al., 2013; Soares et al., 2016; Nazarenko et al., 2017)", "plainTextFormattedCitation" : "(Struthers et al., 2013; Soares et al., 2016; Nazarenko et al., 2017)", "previouslyFormattedCitation" : "(Struthers et al., 2013; Soares et al., 2016; Nazarenko et al., 2017)" }, "properties" : { "noteIndex" : 0 }, "schema" : "https://github.com/citation-style-language/schema/raw/master/csl-citation.json" }</w:instrText>
      </w:r>
      <w:r>
        <w:rPr>
          <w:rFonts w:cs="Times New Roman"/>
          <w:noProof/>
          <w:lang w:val="en-US"/>
        </w:rPr>
        <w:fldChar w:fldCharType="separate"/>
      </w:r>
      <w:r w:rsidR="00CB33A1">
        <w:rPr>
          <w:rFonts w:cs="Times New Roman"/>
          <w:noProof/>
          <w:lang w:val="en-US"/>
        </w:rPr>
        <w:t>(Struthers et al., 2013; Soares et al., 2016; Nazarenko et al., 2017)</w:t>
      </w:r>
      <w:r>
        <w:rPr>
          <w:rFonts w:cs="Times New Roman"/>
          <w:noProof/>
          <w:lang w:val="en-US"/>
        </w:rPr>
        <w:fldChar w:fldCharType="end"/>
      </w:r>
      <w:r>
        <w:rPr>
          <w:rFonts w:cs="Times New Roman"/>
          <w:noProof/>
          <w:lang w:val="en-US"/>
        </w:rPr>
        <w:t>.</w:t>
      </w:r>
      <w:r w:rsidRPr="007F7A92">
        <w:rPr>
          <w:rFonts w:cs="Times New Roman"/>
          <w:noProof/>
          <w:lang w:val="en-US"/>
        </w:rPr>
        <w:t xml:space="preserve"> Additional work is needed to identify how sea</w:t>
      </w:r>
      <w:r>
        <w:rPr>
          <w:rFonts w:cs="Times New Roman"/>
          <w:noProof/>
          <w:lang w:val="en-US"/>
        </w:rPr>
        <w:noBreakHyphen/>
      </w:r>
      <w:r w:rsidRPr="007F7A92">
        <w:rPr>
          <w:rFonts w:cs="Times New Roman"/>
          <w:noProof/>
          <w:lang w:val="en-US"/>
        </w:rPr>
        <w:t>spray and POA emissions respond to shifts in ocean biology and chemistry in response to warming, ocean acidification</w:t>
      </w:r>
      <w:del w:id="3668" w:author="Lucy Cowie" w:date="2021-07-28T11:23:00Z">
        <w:r w:rsidRPr="007F7A92" w:rsidDel="001C0D72">
          <w:rPr>
            <w:rFonts w:cs="Times New Roman"/>
            <w:noProof/>
            <w:lang w:val="en-US"/>
          </w:rPr>
          <w:delText>,</w:delText>
        </w:r>
      </w:del>
      <w:r w:rsidRPr="007F7A92">
        <w:rPr>
          <w:rFonts w:cs="Times New Roman"/>
          <w:noProof/>
          <w:lang w:val="en-US"/>
        </w:rPr>
        <w:t xml:space="preserve"> and changes in circulation patterns </w:t>
      </w:r>
      <w:commentRangeStart w:id="3669"/>
      <w:r>
        <w:rPr>
          <w:rFonts w:cs="Times New Roman"/>
          <w:noProof/>
          <w:lang w:val="en-US"/>
        </w:rPr>
        <w:fldChar w:fldCharType="begin" w:fldLock="1"/>
      </w:r>
      <w:r w:rsidR="00D477C7">
        <w:rPr>
          <w:rFonts w:cs="Times New Roman"/>
          <w:noProof/>
          <w:lang w:val="en-US"/>
        </w:rPr>
        <w:instrText>ADDIN CSL_CITATION { "citationItems" : [ { "id" : "ITEM-1", "itemData" : { "DOI" : "10.5194/acp-2018-70", "abstract" : "The OCEANFILMS parameterization for sea-spray organic aerosol emissions has been implemented into a global Earth system model, the Energy Exascale Earth System Model (E3SM). OCEANFILMS is a physically-based model that links sea spray chemistry with ocean biogeochemistry using a Langmuir partitioning approach. Here we describe the implementation within E3SM and investigate the impacts of the parameterization on the model's aerosols, clouds and climate. Four sensitivity cases are tested, in which organic emissions either strictly add to or strictly replace sea salt emissions (in mass and number), and are either fully internally or fully externally mixed with sea salt. The simulation with internally-mixed, added organics agrees best with observed seasonal cycles of organic matter in marine aerosol. In this configuration, marine organic aerosols contribute an additional source of cloud condensation nuclei, adding up to 30 cm\u22123 to Southern Ocean boundary-layer CCN concentrations (supersaturation = 0.1 %). The addition of this new aerosol source strengthens shortwave radiative cooling by clouds by \u22120.36 W/m2 in the global annual mean, and contributes more than \u22123.5 W/m2 to summertime zonal mean cloud forcing in the Southern Ocean, with maximum zonal mean impacts of about \u22124 W/m2 around 50\u00b0 S\u201360\u00b0 S. This is consistent with a previous top-down, satellite-based empirical estimate of the radiative forcing by marine organic aerosol over the Southern Ocean.", "author" : [ { "dropping-particle" : "", "family" : "Burrows", "given" : "S M", "non-dropping-particle" : "", "parse-names" : false, "suffix" : "" }, { "dropping-particle" : "", "family" : "Easter", "given" : "R", "non-dropping-particle" : "", "parse-names" : false, "suffix" : "" }, { "dropping-particle" : "", "family" : "Liu", "given" : "X", "non-dropping-particle" : "", "parse-names" : false, "suffix" : "" }, { "dropping-particle" : "", "family" : "Ma", "given" : "P.-L.", "non-dropping-particle" : "", "parse-names" : false, "suffix" : "" }, { "dropping-particle" : "", "family" : "Wang", "given" : "H", "non-dropping-particle" : "", "parse-names" : false, "suffix" : "" }, { "dropping-particle" : "", "family" : "Elliott", "given" : "S M", "non-dropping-particle" : "", "parse-names" : false, "suffix" : "" }, { "dropping-particle" : "", "family" : "Singh", "given" : "B", "non-dropping-particle" : "", "parse-names" : false, "suffix" : "" }, { "dropping-particle" : "", "family" : "Zhang", "given" : "K", "non-dropping-particle" : "", "parse-names" : false, "suffix" : "" }, { "dropping-particle" : "", "family" : "Rasch", "given" : "P J", "non-dropping-particle" : "", "parse-names" : false, "suffix" : "" } ], "container-title" : "Atmospheric Chemistry and Physics Discussions", "id" : "ITEM-1", "issued" : { "date-parts" : [ [ "2018" ] ] }, "language" : "Refcheck: Article wasn't accepted - remove/replace", "page" : "1-27", "title" : "OCEANFILMS sea-spray organic aerosol emissions -- Part 1: implementation and impacts on clouds", "translator" : [ { "dropping-particle" : "", "family" : "G4442", "given" : "", "non-dropping-particle" : "", "parse-names" : false, "suffix" : "" } ], "type" : "article-journal", "volume" : "2018" }, "uris" : [ "http://www.mendeley.com/documents/?uuid=95b28552-a379-41b3-9723-0fa39be9ec3d" ] } ], "mendeley" : { "formattedCitation" : "(Burrows et al., 2018)", "plainTextFormattedCitation" : "(Burrows et al., 2018)", "previouslyFormattedCitation" : "(Burrows et al., 2018)" }, "properties" : { "noteIndex" : 0 }, "schema" : "https://github.com/citation-style-language/schema/raw/master/csl-citation.json" }</w:instrText>
      </w:r>
      <w:r>
        <w:rPr>
          <w:rFonts w:cs="Times New Roman"/>
          <w:noProof/>
          <w:lang w:val="en-US"/>
        </w:rPr>
        <w:fldChar w:fldCharType="separate"/>
      </w:r>
      <w:r w:rsidR="00CB33A1">
        <w:rPr>
          <w:rFonts w:cs="Times New Roman"/>
          <w:noProof/>
          <w:lang w:val="en-US"/>
        </w:rPr>
        <w:t>(Burrows et al., 2018)</w:t>
      </w:r>
      <w:r>
        <w:rPr>
          <w:rFonts w:cs="Times New Roman"/>
          <w:noProof/>
          <w:lang w:val="en-US"/>
        </w:rPr>
        <w:fldChar w:fldCharType="end"/>
      </w:r>
      <w:commentRangeEnd w:id="3669"/>
      <w:r w:rsidR="008A4E7E">
        <w:rPr>
          <w:rStyle w:val="Marquedecommentaire"/>
        </w:rPr>
        <w:commentReference w:id="3669"/>
      </w:r>
      <w:ins w:id="3670" w:author="Lucy Cowie" w:date="2021-07-28T11:23:00Z">
        <w:r w:rsidR="001C0D72">
          <w:rPr>
            <w:rFonts w:cs="Times New Roman"/>
            <w:noProof/>
            <w:lang w:val="en-US"/>
          </w:rPr>
          <w:t>,</w:t>
        </w:r>
      </w:ins>
      <w:r>
        <w:rPr>
          <w:rFonts w:cs="Times New Roman"/>
          <w:noProof/>
          <w:lang w:val="en-US"/>
        </w:rPr>
        <w:t xml:space="preserve"> and </w:t>
      </w:r>
      <w:r w:rsidRPr="008A5B2C">
        <w:rPr>
          <w:rFonts w:cs="Times New Roman"/>
          <w:noProof/>
          <w:lang w:val="en-US"/>
        </w:rPr>
        <w:t>affect CCN and INP formation</w:t>
      </w:r>
      <w:r>
        <w:rPr>
          <w:rFonts w:cs="Times New Roman"/>
          <w:noProof/>
          <w:lang w:val="en-US"/>
        </w:rPr>
        <w:t xml:space="preserve"> </w:t>
      </w:r>
      <w:r>
        <w:rPr>
          <w:rFonts w:cs="Times New Roman"/>
          <w:noProof/>
          <w:lang w:val="en-US"/>
        </w:rPr>
        <w:fldChar w:fldCharType="begin" w:fldLock="1"/>
      </w:r>
      <w:r w:rsidR="00D477C7">
        <w:rPr>
          <w:rFonts w:cs="Times New Roman"/>
          <w:noProof/>
          <w:lang w:val="en-US"/>
        </w:rPr>
        <w:instrText>ADDIN CSL_CITATION { "citationItems" : [ { "id" : "ITEM-1", "itemData" : { "DOI" : "10.1073/pnas.1514034112", "ISSN" : "0027-8424", "abstract" : "Ice nucleating particles (INPs) are vital for ice initiation in, and precipitation from, mixed-phase clouds. A source of INPs from oceans within sea spray aerosol (SSA) emissions has been suggested in previous studies but remained unconfirmed. Here, we show that INPs are emitted using real wave breaking in a laboratory flume to produce SSA. The number concentrations of INPs from laboratory-generated SSA, when normalized to typical total aerosol number concentrations in the marine boundary layer, agree well with measurements from diverse regions over the oceans. Data in the present study are also in accord with previously published INP measurements made over remote ocean regions. INP number concentrations active within liquid water droplets increase exponentially in number with a decrease in temperature below 0 {\\textdegree}C, averaging an order of magnitude increase per 5 {\\textdegree}C interval. The plausibility of a strong increase in SSA INP emissions in association with phytoplankton blooms is also shown in laboratory simulations. Nevertheless, INP number concentrations, or active site densities approximated using {\\textquotedblleft}dry{\\textquotedblright} geometric SSA surface areas, are a few orders of magnitude lower than corresponding concentrations or site densities in the surface boundary layer over continental regions. These findings have important implications for cloud radiative forcing and precipitation within low-level and midlevel marine clouds unaffected by continental INP sources, such as may occur over the Southern Ocean.", "author" : [ { "dropping-particle" : "", "family" : "DeMott", "given" : "Paul J", "non-dropping-particle" : "", "parse-names" : false, "suffix" : "" }, { "dropping-particle" : "", "family" : "Hill", "given" : "Thomas C J", "non-dropping-particle" : "", "parse-names" : false, "suffix" : "" }, { "dropping-particle" : "", "family" : "McCluskey", "given" : "Christina S", "non-dropping-particle" : "", "parse-names" : false, "suffix" : "" }, { "dropping-particle" : "", "family" : "Prather", "given" : "Kimberly A", "non-dropping-particle" : "", "parse-names" : false, "suffix" : "" }, { "dropping-particle" : "", "family" : "Collins", "given" : "Douglas B", "non-dropping-particle" : "", "parse-names" : false, "suffix" : "" }, { "dropping-particle" : "", "family" : "Sullivan", "given" : "Ryan C", "non-dropping-particle" : "", "parse-names" : false, "suffix" : "" }, { "dropping-particle" : "", "family" : "Ruppel", "given" : "Matthew J", "non-dropping-particle" : "", "parse-names" : false, "suffix" : "" }, { "dropping-particle" : "", "family" : "Mason", "given" : "Ryan H", "non-dropping-particle" : "", "parse-names" : false, "suffix" : "" }, { "dropping-particle" : "", "family" : "Irish", "given" : "Victoria E", "non-dropping-particle" : "", "parse-names" : false, "suffix" : "" }, { "dropping-particle" : "", "family" : "Lee", "given" : "Taehyoung", "non-dropping-particle" : "", "parse-names" : false, "suffix" : "" }, { "dropping-particle" : "", "family" : "Hwang", "given" : "Chung Yeon", "non-dropping-particle" : "", "parse-names" : false, "suffix" : "" }, { "dropping-particle" : "", "family" : "Rhee", "given" : "Tae Siek", "non-dropping-particle" : "", "parse-names" : false, "suffix" : "" }, { "dropping-particle" : "", "family" : "Snider", "given" : "Jefferson R", "non-dropping-particle" : "", "parse-names" : false, "suffix" : "" }, { "dropping-particle" : "", "family" : "McMeeking", "given" : "Gavin R", "non-dropping-particle" : "", "parse-names" : false, "suffix" : "" }, { "dropping-particle" : "", "family" : "Dhaniyala", "given" : "Suresh", "non-dropping-particle" : "", "parse-names" : false, "suffix" : "" }, { "dropping-particle" : "", "family" : "Lewis", "given" : "Ernie R", "non-dropping-particle" : "", "parse-names" : false, "suffix" : "" }, { "dropping-particle" : "", "family" : "Wentzell", "given" : "Jeremy J B", "non-dropping-particle" : "", "parse-names" : false, "suffix" : "" }, { "dropping-particle" : "", "family" : "Abbatt", "given" : "Jonathan", "non-dropping-particle" : "", "parse-names" : false, "suffix" : "" }, { "dropping-particle" : "", "family" : "Lee", "given" : "Christopher", "non-dropping-particle" : "", "parse-names" : false, "suffix" : "" }, { "dropping-particle" : "", "family" : "Sultana", "given" : "Camille M", "non-dropping-particle" : "", "parse-names" : false, "suffix" : "" }, { "dropping-particle" : "", "family" : "Ault", "given" : "Andrew P", "non-dropping-particle" : "", "parse-names" : false, "suffix" : "" }, { "dropping-particle" : "", "family" : "Axson", "given" : "Jessica L", "non-dropping-particle" : "", "parse-names" : false, "suffix" : "" }, { "dropping-particle" : "", "family" : "Diaz Martinez", "given" : "Myrelis", "non-dropping-particle" : "", "parse-names" : false, "suffix" : "" }, { "dropping-particle" : "", "family" : "Venero", "given" : "Ingrid", "non-dropping-particle" : "", "parse-names" : false, "suffix" : "" }, { "dropping-particle" : "", "family" : "Santos-Figueroa", "given" : "Gilmarie", "non-dropping-particle" : "", "parse-names" : false, "suffix" : "" }, { "dropping-particle" : "", "family" : "Stokes", "given" : "M Dale", "non-dropping-particle" : "", "parse-names" : false, "suffix" : "" }, { "dropping-particle" : "", "family" : "Deane", "given" : "Grant B", "non-dropping-particle" : "", "parse-names" : false, "suffix" : "" }, { "dropping-particle" : "", "family" : "Mayol-Bracero", "given" : "Olga L", "non-dropping-particle" : "", "parse-names" : false, "suffix" : "" }, { "dropping-particle" : "", "family" : "Grassian", "given" : "Vicki H", "non-dropping-particle" : "", "parse-names" : false, "suffix" : "" }, { "dropping-particle" : "", "family" : "Bertram", "given" : "Timothy H", "non-dropping-particle" : "", "parse-names" : false, "suffix" : "" }, { "dropping-particle" : "", "family" : "Bertram", "given" : "Allan K", "non-dropping-particle" : "", "parse-names" : false, "suffix" : "" }, { "dropping-particle" : "", "family" : "Moffett", "given" : "Bruce F", "non-dropping-particle" : "", "parse-names" : false, "suffix" : "" }, { "dropping-particle" : "", "family" : "Franc", "given" : "Gary D", "non-dropping-particle" : "", "parse-names" : false, "suffix" : "" } ], "container-title" : "Proceedings of the National Academy of Sciences", "id" : "ITEM-1", "issue" : "21", "issued" : { "date-parts" : [ [ "2016" ] ] }, "page" : "5797-5803", "publisher" : "National Academy of Sciences", "title" : "Sea spray aerosol as a unique source of ice nucleating particles", "translator" : [ { "dropping-particle" : "", "family" : "G5138", "given" : "", "non-dropping-particle" : "", "parse-names" : false, "suffix" : "" } ], "type" : "article-journal", "volume" : "113" }, "uris" : [ "http://www.mendeley.com/documents/?uuid=0184c9d4-7706-47b0-8a46-2569351fcc58" ] } ], "mendeley" : { "formattedCitation" : "(DeMott et al., 2016)", "plainTextFormattedCitation" : "(DeMott et al., 2016)", "previouslyFormattedCitation" : "(DeMott et al., 2016)" }, "properties" : { "noteIndex" : 0 }, "schema" : "https://github.com/citation-style-language/schema/raw/master/csl-citation.json" }</w:instrText>
      </w:r>
      <w:r>
        <w:rPr>
          <w:rFonts w:cs="Times New Roman"/>
          <w:noProof/>
          <w:lang w:val="en-US"/>
        </w:rPr>
        <w:fldChar w:fldCharType="separate"/>
      </w:r>
      <w:r w:rsidR="00CB33A1">
        <w:rPr>
          <w:rFonts w:cs="Times New Roman"/>
          <w:noProof/>
          <w:lang w:val="en-US"/>
        </w:rPr>
        <w:t>(DeMott et al., 2016)</w:t>
      </w:r>
      <w:r>
        <w:rPr>
          <w:rFonts w:cs="Times New Roman"/>
          <w:noProof/>
          <w:lang w:val="en-US"/>
        </w:rPr>
        <w:fldChar w:fldCharType="end"/>
      </w:r>
      <w:r>
        <w:rPr>
          <w:rFonts w:cs="Times New Roman"/>
          <w:noProof/>
          <w:lang w:val="en-US"/>
        </w:rPr>
        <w:t>.</w:t>
      </w:r>
      <w:r w:rsidRPr="007F7A92">
        <w:rPr>
          <w:rFonts w:cs="Times New Roman"/>
          <w:noProof/>
          <w:lang w:val="en-US"/>
        </w:rPr>
        <w:t xml:space="preserve"> AerChemMIP models</w:t>
      </w:r>
      <w:r>
        <w:rPr>
          <w:rFonts w:cs="Times New Roman"/>
          <w:noProof/>
          <w:lang w:val="en-US"/>
        </w:rPr>
        <w:t>,</w:t>
      </w:r>
      <w:r w:rsidRPr="007F7A92">
        <w:rPr>
          <w:rFonts w:cs="Times New Roman"/>
          <w:noProof/>
          <w:lang w:val="en-US"/>
        </w:rPr>
        <w:t xml:space="preserve"> </w:t>
      </w:r>
      <w:r>
        <w:rPr>
          <w:rFonts w:cs="Times New Roman"/>
          <w:noProof/>
          <w:lang w:val="en-US"/>
        </w:rPr>
        <w:t xml:space="preserve">representing only the sea-salt emissions, </w:t>
      </w:r>
      <w:r w:rsidRPr="007F7A92">
        <w:rPr>
          <w:rFonts w:cs="Times New Roman"/>
          <w:noProof/>
          <w:lang w:val="en-US"/>
        </w:rPr>
        <w:t>agree that the sea</w:t>
      </w:r>
      <w:r>
        <w:rPr>
          <w:rFonts w:cs="Times New Roman"/>
          <w:noProof/>
          <w:lang w:val="en-US"/>
        </w:rPr>
        <w:noBreakHyphen/>
      </w:r>
      <w:r w:rsidRPr="007F7A92">
        <w:rPr>
          <w:rFonts w:cs="Times New Roman"/>
          <w:noProof/>
          <w:lang w:val="en-US"/>
        </w:rPr>
        <w:t>salt</w:t>
      </w:r>
      <w:r>
        <w:rPr>
          <w:rFonts w:cs="Times New Roman"/>
          <w:noProof/>
          <w:lang w:val="en-US"/>
        </w:rPr>
        <w:noBreakHyphen/>
      </w:r>
      <w:r w:rsidRPr="007F7A92">
        <w:rPr>
          <w:rFonts w:cs="Times New Roman"/>
          <w:noProof/>
          <w:lang w:val="en-US"/>
        </w:rPr>
        <w:t>climate feedback is negative</w:t>
      </w:r>
      <w:r>
        <w:rPr>
          <w:rFonts w:cs="Times New Roman"/>
          <w:noProof/>
          <w:lang w:val="en-US"/>
        </w:rPr>
        <w:t>,</w:t>
      </w:r>
      <w:r w:rsidRPr="007F7A92">
        <w:rPr>
          <w:rFonts w:cs="Times New Roman"/>
          <w:noProof/>
          <w:lang w:val="en-US"/>
        </w:rPr>
        <w:t xml:space="preserve"> however there is a large range in the </w:t>
      </w:r>
      <w:r w:rsidRPr="003F7C32">
        <w:rPr>
          <w:rFonts w:cs="Times New Roman"/>
          <w:noProof/>
          <w:lang w:val="en-US"/>
        </w:rPr>
        <w:t xml:space="preserve">feedback </w:t>
      </w:r>
      <w:r>
        <w:rPr>
          <w:rFonts w:cs="Times New Roman"/>
          <w:noProof/>
          <w:lang w:val="en-US"/>
        </w:rPr>
        <w:t xml:space="preserve">parameter indicating large uncertainties </w:t>
      </w:r>
      <w:r w:rsidRPr="003F7C32">
        <w:rPr>
          <w:rFonts w:cs="Times New Roman"/>
          <w:noProof/>
          <w:lang w:val="en-US"/>
        </w:rPr>
        <w:t>(</w:t>
      </w:r>
      <w:r w:rsidRPr="00582B8E">
        <w:rPr>
          <w:rFonts w:cs="Times New Roman"/>
          <w:noProof/>
          <w:lang w:val="en-US"/>
        </w:rPr>
        <w:t>Table 6.</w:t>
      </w:r>
      <w:r>
        <w:rPr>
          <w:rFonts w:cs="Times New Roman"/>
          <w:noProof/>
          <w:lang w:val="en-US"/>
        </w:rPr>
        <w:t>9</w:t>
      </w:r>
      <w:r w:rsidRPr="003F7C32">
        <w:rPr>
          <w:rFonts w:cs="Times New Roman"/>
          <w:noProof/>
          <w:lang w:val="en-US"/>
        </w:rPr>
        <w:t>).</w:t>
      </w:r>
    </w:p>
    <w:p w14:paraId="706215D6" w14:textId="77777777" w:rsidR="00DF552C" w:rsidRPr="00F3419F" w:rsidRDefault="00DF552C" w:rsidP="00D5630D">
      <w:pPr>
        <w:pStyle w:val="AR6BodyText"/>
        <w:jc w:val="both"/>
        <w:rPr>
          <w:lang w:val="en-US"/>
        </w:rPr>
      </w:pPr>
    </w:p>
    <w:p w14:paraId="7DECB437" w14:textId="12DF4DDA" w:rsidR="00DF552C" w:rsidRPr="00E030FA" w:rsidRDefault="00DF552C" w:rsidP="00D5630D">
      <w:pPr>
        <w:pStyle w:val="AR6BodyText"/>
        <w:rPr>
          <w:rFonts w:cs="Times New Roman"/>
          <w:lang w:val="en-US"/>
        </w:rPr>
      </w:pPr>
      <w:r w:rsidRPr="00F3419F">
        <w:rPr>
          <w:rFonts w:cs="Times New Roman"/>
          <w:b/>
          <w:i/>
          <w:lang w:val="en-US"/>
        </w:rPr>
        <w:t>Climate</w:t>
      </w:r>
      <w:r w:rsidRPr="00F3419F">
        <w:rPr>
          <w:rFonts w:cs="Times New Roman"/>
          <w:b/>
          <w:i/>
          <w:lang w:val="en-US"/>
        </w:rPr>
        <w:noBreakHyphen/>
        <w:t>DMS feedback:</w:t>
      </w:r>
      <w:r w:rsidRPr="00F3419F">
        <w:rPr>
          <w:rFonts w:cs="Times New Roman"/>
          <w:lang w:val="en-US"/>
        </w:rPr>
        <w:t xml:space="preserve"> Dimethyl sulphide (DMS) is produced by marine phytoplankton and is emitted to the atmosphere where it can lead to the subsequent formation of sulphate aerosol and CCN (</w:t>
      </w:r>
      <w:del w:id="3671" w:author="Lucy Cowie" w:date="2021-07-28T11:23:00Z">
        <w:r w:rsidRPr="00F3419F" w:rsidDel="00D0244A">
          <w:rPr>
            <w:rFonts w:cs="Times New Roman"/>
            <w:lang w:val="en-US"/>
          </w:rPr>
          <w:delText xml:space="preserve">see </w:delText>
        </w:r>
      </w:del>
      <w:r w:rsidRPr="00F3419F">
        <w:rPr>
          <w:rFonts w:cs="Times New Roman"/>
          <w:lang w:val="en-US"/>
        </w:rPr>
        <w:t xml:space="preserve">Section 6.2.1.2). Changes </w:t>
      </w:r>
      <w:r w:rsidRPr="00D81D9A">
        <w:rPr>
          <w:rFonts w:cs="Times New Roman"/>
          <w:lang w:val="en-US"/>
        </w:rPr>
        <w:t>in DMS emissions from ocean could feedback on climate through their response to changes in temperature, solar radiation, ocean mixed-layer depth, sea-ice extent, wind</w:t>
      </w:r>
      <w:ins w:id="3672" w:author="Lucy Cowie" w:date="2021-07-28T11:23:00Z">
        <w:r w:rsidR="00D0244A">
          <w:rPr>
            <w:rFonts w:cs="Times New Roman"/>
            <w:lang w:val="en-US"/>
          </w:rPr>
          <w:t xml:space="preserve"> </w:t>
        </w:r>
      </w:ins>
      <w:del w:id="3673" w:author="Lucy Cowie" w:date="2021-07-28T11:23:00Z">
        <w:r w:rsidRPr="00D81D9A" w:rsidDel="00D0244A">
          <w:rPr>
            <w:rFonts w:cs="Times New Roman"/>
            <w:lang w:val="en-US"/>
          </w:rPr>
          <w:delText>-</w:delText>
        </w:r>
      </w:del>
      <w:r w:rsidRPr="00D81D9A">
        <w:rPr>
          <w:rFonts w:cs="Times New Roman"/>
          <w:lang w:val="en-US"/>
        </w:rPr>
        <w:t xml:space="preserve">speed, nutrient recycling or shifts in marine ecosystems due to ocean acidification and climate change, or atmospheric processing of DMS into CCN </w:t>
      </w:r>
      <w:r w:rsidRPr="000A3949">
        <w:rPr>
          <w:rFonts w:cs="Times New Roman"/>
        </w:rPr>
        <w:fldChar w:fldCharType="begin" w:fldLock="1"/>
      </w:r>
      <w:r w:rsidR="00D477C7">
        <w:rPr>
          <w:rFonts w:cs="Times New Roman"/>
          <w:lang w:val="en-US"/>
        </w:rPr>
        <w:instrText>ADDIN CSL_CITATION { "citationItems" : [ { "id" : "ITEM-1", "itemData" : { "DOI" : "10.5194/esd-10-379-2019", "ISSN" : "21904987", "abstract" : "Earth system models (ESMs) are key tools for providing climate projections under different scenarios of human-induced forcing. ESMs include a large number of additional processes and feedbacks such as biogeochemical cycles that traditional physical climate models do not consider. Yet, some processes such as cloud dynamics and ecosystem functional response still have fairly high uncertainties. In this article, we present an overview of climate feedbacks for Earth system components currently included in state-of-the-art ESMs and discuss the challenges to evaluate and quantify them. Uncertainties in feedback quantification arise from the interdependencies of biogeochemical matter fluxes and physical properties, the spatial and temporal heterogeneity of processes, and the lack of long-term continuous observational data to constrain them. We present an outlook for promising approaches that can help to quantify and to constrain the large number of feedbacks in ESMs in the future. The target group for this article includes generalists with a background in natural sciences and an interest in climate change as well as experts working in interdisciplinary climate research (researchers, lecturers, and students). This study updates and significantly expands upon the last comprehensive overview of climate feedbacks in ESMs, which was produced 15 years ago (NRC, 2003).", "author" : [ { "dropping-particle" : "", "family" : "Heinze", "given" : "Christoph", "non-dropping-particle" : "", "parse-names" : false, "suffix" : "" }, { "dropping-particle" : "", "family" : "Eyring", "given" : "Veronika", "non-dropping-particle" : "", "parse-names" : false, "suffix" : "" }, { "dropping-particle" : "", "family" : "Friedlingstein", "given" : "Pierre", "non-dropping-particle" : "", "parse-names" : false, "suffix" : "" }, { "dropping-particle" : "", "family" : "Jones", "given" : "Colin", "non-dropping-particle" : "", "parse-names" : false, "suffix" : "" }, { "dropping-particle" : "", "family" : "Balkanski", "given" : "Yves", "non-dropping-particle" : "", "parse-names" : false, "suffix" : "" }, { "dropping-particle" : "", "family" : "Collins", "given" : "William", "non-dropping-particle" : "", "parse-names" : false, "suffix" : "" }, { "dropping-particle" : "", "family" : "Fichefet", "given" : "Thierry", "non-dropping-particle" : "", "parse-names" : false, "suffix" : "" }, { "dropping-particle" : "", "family" : "Gao", "given" : "Shuang", "non-dropping-particle" : "", "parse-names" : false, "suffix" : "" }, { "dropping-particle" : "", "family" : "Hall", "given" : "Alex", "non-dropping-particle" : "", "parse-names" : false, "suffix" : "" }, { "dropping-particle" : "", "family" : "Ivanova", "given" : "Detelina", "non-dropping-particle" : "", "parse-names" : false, "suffix" : "" }, { "dropping-particle" : "", "family" : "Knorr", "given" : "Wolfgang", "non-dropping-particle" : "", "parse-names" : false, "suffix" : "" }, { "dropping-particle" : "", "family" : "Knutti", "given" : "Reto", "non-dropping-particle" : "", "parse-names" : false, "suffix" : "" }, { "dropping-particle" : "", "family" : "L\u00f6w", "given" : "Alexander", "non-dropping-particle" : "", "parse-names" : false, "suffix" : "" }, { "dropping-particle" : "", "family" : "Ponater", "given" : "Michael", "non-dropping-particle" : "", "parse-names" : false, "suffix" : "" }, { "dropping-particle" : "", "family" : "Schultz", "given" : "Martin", "non-dropping-particle" : "", "parse-names" : false, "suffix" : "" }, { "dropping-particle" : "", "family" : "Schulz", "given" : "Michael", "non-dropping-particle" : "", "parse-names" : false, "suffix" : "" }, { "dropping-particle" : "", "family" : "Siebesma", "given" : "Pier", "non-dropping-particle" : "", "parse-names" : false, "suffix" : "" }, { "dropping-particle" : "", "family" : "Teixeira", "given" : "Joao", "non-dropping-particle" : "", "parse-names" : false, "suffix" : "" }, { "dropping-particle" : "", "family" : "Tselioudis", "given" : "George", "non-dropping-particle" : "", "parse-names" : false, "suffix" : "" }, { "dropping-particle" : "", "family" : "Vancoppenolle", "given" : "Martin", "non-dropping-particle" : "", "parse-names" : false, "suffix" : "" } ], "container-title" : "Earth System Dynamics", "id" : "ITEM-1", "issue" : "3", "issued" : { "date-parts" : [ [ "2019", "7" ] ] }, "page" : "379-452", "publisher" : "Copernicus Publications", "title" : "ESD Reviews: Climate feedbacks in the Earth system and prospects for their evaluation", "translator" : [ { "dropping-particle" : "", "family" : "G3946", "given" : "", "non-dropping-particle" : "", "parse-names" : false, "suffix" : "" } ], "type" : "article-journal", "volume" : "10" }, "uris" : [ "http://www.mendeley.com/documents/?uuid=bb580455-0053-4e55-9b2a-b576d81c82e6" ] } ], "mendeley" : { "formattedCitation" : "(Heinze et al., 2019)", "plainTextFormattedCitation" : "(Heinze et al., 2019)", "previouslyFormattedCitation" : "(Heinze et al., 2019)" }, "properties" : { "noteIndex" : 0 }, "schema" : "https://github.com/citation-style-language/schema/raw/master/csl-citation.json" }</w:instrText>
      </w:r>
      <w:r w:rsidRPr="000A3949">
        <w:rPr>
          <w:rFonts w:cs="Times New Roman"/>
        </w:rPr>
        <w:fldChar w:fldCharType="separate"/>
      </w:r>
      <w:r w:rsidR="00CB33A1">
        <w:rPr>
          <w:rFonts w:cs="Times New Roman"/>
          <w:noProof/>
          <w:lang w:val="en-US"/>
        </w:rPr>
        <w:t>(Heinze et al., 2019)</w:t>
      </w:r>
      <w:r w:rsidRPr="000A3949">
        <w:rPr>
          <w:rFonts w:cs="Times New Roman"/>
        </w:rPr>
        <w:fldChar w:fldCharType="end"/>
      </w:r>
      <w:r w:rsidRPr="00C827FE">
        <w:rPr>
          <w:rFonts w:cs="Times New Roman"/>
          <w:lang w:val="en-US"/>
        </w:rPr>
        <w:t xml:space="preserve">. </w:t>
      </w:r>
      <w:r w:rsidRPr="00D81D9A">
        <w:rPr>
          <w:rFonts w:cs="Times New Roman"/>
          <w:lang w:val="en-US"/>
        </w:rPr>
        <w:t xml:space="preserve">Models with varying degrees of representation of the relevant biogeochemical processes and </w:t>
      </w:r>
      <w:r w:rsidRPr="00F3419F">
        <w:rPr>
          <w:rFonts w:cs="Times New Roman"/>
          <w:lang w:val="en-US"/>
        </w:rPr>
        <w:t>effects on DMS fluxes produce diverging estimates of changes in DMS emission strength under climate change resulting in large uncertainties in the DMS–</w:t>
      </w:r>
      <w:r w:rsidR="009D5379">
        <w:rPr>
          <w:rFonts w:cs="Times New Roman"/>
          <w:lang w:val="en-US"/>
        </w:rPr>
        <w:t>sulph</w:t>
      </w:r>
      <w:r w:rsidRPr="00F3419F">
        <w:rPr>
          <w:rFonts w:cs="Times New Roman"/>
          <w:lang w:val="en-US"/>
        </w:rPr>
        <w:t>ate–cloud albedo feedback</w:t>
      </w:r>
      <w:r w:rsidRPr="00F3419F" w:rsidDel="00D77AE3">
        <w:rPr>
          <w:rFonts w:cs="Times New Roman"/>
          <w:lang w:val="en-US"/>
        </w:rPr>
        <w:t xml:space="preserve"> </w:t>
      </w:r>
      <w:del w:id="3674" w:author="Lucy Cowie" w:date="2021-07-28T11:24:00Z">
        <w:r w:rsidRPr="00F3419F" w:rsidDel="0035161D">
          <w:rPr>
            <w:rFonts w:cs="Times New Roman"/>
            <w:lang w:val="en-US"/>
          </w:rPr>
          <w:delText xml:space="preserve"> </w:delText>
        </w:r>
      </w:del>
      <w:r w:rsidRPr="000A3949">
        <w:rPr>
          <w:rFonts w:cs="Times New Roman"/>
        </w:rPr>
        <w:fldChar w:fldCharType="begin" w:fldLock="1"/>
      </w:r>
      <w:r w:rsidR="00D477C7">
        <w:rPr>
          <w:rFonts w:cs="Times New Roman"/>
          <w:lang w:val="en-US"/>
        </w:rPr>
        <w:instrText>ADDIN CSL_CITATION { "citationItems" : [ { "id" : "ITEM-1", "itemData" : { "DOI" : "10.1139/F04-045", "ISSN" : "0706652X", "abstract" : "Dimethylsulfide (DMS) is the most abundant volatile sulfur compound at the sea surface and has a strong marine phytoplanktonic origin. Once outgased into the atmosphere, it contributes to the formation of sulfate aerosol particles that affect the radiative budget as precursors of cloud condensation nuclei (CCN). It has been postulated that climate may be partly modulated by variations in DMS production. We test this hypothesis in the context of anthropogenic climate change and present here, modelled for the first time, an estimate of the radiative impact resulting from changes in DMS air-sea fluxes caused by global warming. At 2x CO2, our model estimates a small increase (3%) in the global DMS flux to the atmosphere but with large spatial heterogeneities (from -15% to 30%). The radiative perturbation resulting from the DMS-induced change in cloud albedo is estimated to be -0.05 W\u00b7m-2, which represents only a small negative climate feedback on global warming. However, there are large regional changes, such as a perturbation of up to -1.5 W\u00b7m-2 in summer between 40\u00b0S and 50\u00b0S, that can impact the regional climate. In the Southern Ocean, the radiative impact resulting from changes in the DMS cycle may partly alleviate the radiative forcing resulting from anthropogenic CO2.", "author" : [ { "dropping-particle" : "", "family" : "Bopp", "given" : "Laurent", "non-dropping-particle" : "", "parse-names" : false, "suffix" : "" }, { "dropping-particle" : "", "family" : "Boucher", "given" : "Olivier", "non-dropping-particle" : "", "parse-names" : false, "suffix" : "" }, { "dropping-particle" : "", "family" : "Aumont", "given" : "Olivier", "non-dropping-particle" : "", "parse-names" : false, "suffix" : "" }, { "dropping-particle" : "", "family" : "Belviso", "given" : "Sauveur", "non-dropping-particle" : "", "parse-names" : false, "suffix" : "" }, { "dropping-particle" : "", "family" : "Dufresne", "given" : "Jean Louis", "non-dropping-particle" : "", "parse-names" : false, "suffix" : "" }, { "dropping-particle" : "", "family" : "Pham", "given" : "Mai", "non-dropping-particle" : "", "parse-names" : false, "suffix" : "" }, { "dropping-particle" : "", "family" : "Monfray", "given" : "Patrick", "non-dropping-particle" : "", "parse-names" : false, "suffix" : "" } ], "container-title" : "Canadian Journal of Fisheries and Aquatic Sciences", "id" : "ITEM-1", "issue" : "5", "issued" : { "date-parts" : [ [ "2004" ] ] }, "page" : "826-835", "title" : "Will marine dimethylsulfide emissions amplify or alleviate global warming? A model study", "translator" : [ { "dropping-particle" : "", "family" : "G3953", "given" : "", "non-dropping-particle" : "", "parse-names" : false, "suffix" : "" } ], "type" : "article-journal", "volume" : "61" }, "uris" : [ "http://www.mendeley.com/documents/?uuid=1c109c9b-655a-4012-b896-94165ac7b38e" ] }, { "id" : "ITEM-2", "itemData" : { "DOI" : "10.1029/2006JG000224", "ISSN" : "0148-0227", "abstract" : "A global coupled ocean-atmosphere modeling system is applied in a transient climate simulation to study the response to global warming of Dimethylsulfide (DMS) in the ocean, the DMS flux to the atmosphere, and the resulting DMS concentrations in the atmosphere. The DMS production and consumption processes in the ocean are linked to plankton dynamics simulated in the marine biogeochemistry model HAMOCC5.1, embedded in an ocean general circulation model (MPI-OM). The atmospheric model ECHAM5 is extended by the microphysical aerosol model HAM, treating the sulfur chemistry in the atmosphere and the evolution of microphysically interacting internally and externally mixed aerosol populations. For future conditions (2000?2100) we assume greenhouse gas concentrations, aerosol and aerosol precursor emissions according to the SRES A1B scenario. We analyzed the results in terms of simulated changes between the period 1861?1890 and 2061?2090. For the global annual mean DMS sea surface concentration and the DMS flux we found a reduction by 10%. The DMS burden in the atmosphere is reduced by only 3%, owing to a longer lifetime of DMS in the atmosphere in a warmer climate (+7%). Regionally the response and the underlying mechanisms are quite inhomogeneous. The largest reduction in the DMS sea surface concentration is simulated in the Southern Ocean (?40%) caused by an increase in the summer mixed layer depth, leading to less favorable light conditions for phytoplankton growth. In the mid and low latitudes DMS sea surface concentrations are predominantly reduced due to nutrient limitation of the phytoplankton growth through higher ocean stratification and less transport of nutrients into the surface layers.", "author" : [ { "dropping-particle" : "", "family" : "Kloster", "given" : "S", "non-dropping-particle" : "", "parse-names" : false, "suffix" : "" }, { "dropping-particle" : "", "family" : "Six", "given" : "K D", "non-dropping-particle" : "", "parse-names" : false, "suffix" : "" }, { "dropping-particle" : "", "family" : "Feichter", "given" : "J", "non-dropping-particle" : "", "parse-names" : false, "suffix" : "" }, { "dropping-particle" : "", "family" : "Maier-Reimer", "given" : "E", "non-dropping-particle" : "", "parse-names" : false, "suffix" : "" }, { "dropping-particle" : "", "family" : "Roeckner", "given" : "E", "non-dropping-particle" : "", "parse-names" : false, "suffix" : "" }, { "dropping-particle" : "", "family" : "Wetzel", "given" : "P", "non-dropping-particle" : "", "parse-names" : false, "suffix" : "" }, { "dropping-particle" : "", "family" : "Stier", "given" : "P", "non-dropping-particle" : "", "parse-names" : false, "suffix" : "" }, { "dropping-particle" : "", "family" : "Esch", "given" : "M", "non-dropping-particle" : "", "parse-names" : false, "suffix" : "" } ], "container-title" : "Journal of Geophysical Research: Biogeosciences", "id" : "ITEM-2", "issue" : "G3", "issued" : { "date-parts" : [ [ "2007", "9" ] ] }, "publisher" : "John Wiley &amp; Sons, Ltd", "title" : "Response of dimethylsulfide (DMS) in the ocean and atmosphere to global warming", "translator" : [ { "dropping-particle" : "", "family" : "G4826", "given" : "", "non-dropping-particle" : "", "parse-names" : false, "suffix" : "" } ], "type" : "article-journal", "volume" : "112" }, "uris" : [ "http://www.mendeley.com/documents/?uuid=b0ec959d-a72e-4c40-9095-6b27a778861e" ] }, { "id" : "ITEM-3", "itemData" : { "DOI" : "10.22499/2.6303.002", "ISSN" : "1836716X", "abstract" : "The sea-to-air flux of the biogenic sulfur (S) compound dimethylsulfide (DMS) is thought to constitute an important radiative impact on climate, especially in remote marine areas. Previous biogeochemical modelling analyses simulate medium to large changes in the sea-to-air flux of DMS in polar regions under warming scenarios. Here we assess the global radiative impact of such a prescribed change in DMS flux on contemporary climate using a low-resolution atmospheric general circulation model. This impact operates through the atmospheric oxidation of DMS to radiatively-active sulfate aerosols, which are known to both reflect incoming short-wave radiation and to affect the microphysical properties of clouds, for example, through an increase in cloud albedo. We use an atmospheric GCM with incorporated sulfur cycle, coupled to a mixed-layer ('q-flux') ocean, to estimate the climatic response to a prescribed meridionally-variable change in zonal DMS flux, as simulated in a previous modelling analysis. We compare baseline sulfur emissions (contemporary anthropogenic S and contemporary DMS sea-to-air flux), with contemporary anthropogenic S and a perturbed DMS flux. Our results indicate that the global mean DMS vertically integrated concentration increases by about 41 per cent. The relative increase in DMS annual emission is around 17 per cent in 70-80\u00b0N, although the most significant increase is in 50-70\u00b0S, up to 70 per cent. However, concentrations of atmospheric SO2 and SO42- increase by only about eight per cent. The oxidation of DMS by OH increases by about 20 per cent. Oxidation of SO2 to SO 42 by H2O2 increases seven per cent. The oxidation of SO2 by O3 increases around six per cent. Overall sulfur emissions increase globally by around 4.6 per cent. Global mean aerosol optical depth (AOD) increases by 3.5 per cent. Global mean surface temperature decreases by 0.6 K. There is a notable difference between the impacts in the southern and northern hemispheres. In general, most processes and chemical species related to the sulfur cycle show a larger increase in the southern hemisphere, except SO2 and the oxidation of DMS by NO 3. The global mean direct radiative forcing due to the DMS change is -0.05 Wm-2 with total forcing (direct + indirect effects) of -0.48 Wm-2. This perturbation on DMS flux leads to a mean surface temperature decrease in the southern hemisphere of around 0.8 K, compared with a decrease of 0.4 K in the northern hemisphere.", "author" : [ { "dropping-particle" : "", "family" : "Gabric", "given" : "Albert J.", "non-dropping-particle" : "", "parse-names" : false, "suffix" : "" }, { "dropping-particle" : "", "family" : "Qu", "given" : "Bo", "non-dropping-particle" : "", "parse-names" : false, "suffix" : "" }, { "dropping-particle" : "", "family" : "Rotstayn", "given" : "Leon", "non-dropping-particle" : "", "parse-names" : false, "suffix" : "" }, { "dropping-particle" : "", "family" : "Shephard", "given" : "Jill M.", "non-dropping-particle" : "", "parse-names" : false, "suffix" : "" } ], "container-title" : "Australian Meteorological and Oceanographic Journal", "id" : "ITEM-3", "issue" : "3", "issued" : { "date-parts" : [ [ "2013" ] ] }, "page" : "365-376", "publisher" : "Australian Bureau of Meteorology", "title" : "Global simulations of the impact on contemporary climate of a perturbation to the sea-to-air flux of dimethylsulfide", "translator" : [ { "dropping-particle" : "", "family" : "G3949", "given" : "", "non-dropping-particle" : "", "parse-names" : false, "suffix" : "" } ], "type" : "article-journal", "volume" : "63" }, "uris" : [ "http://www.mendeley.com/documents/?uuid=3d28c09a-ff62-4451-91c0-6a2c9c712403" ] } ], "mendeley" : { "formattedCitation" : "(Bopp et al., 2004; Kloster et al., 2007; Gabric et al., 2013)", "plainTextFormattedCitation" : "(Bopp et al., 2004; Kloster et al., 2007; Gabric et al., 2013)", "previouslyFormattedCitation" : "(Bopp et al., 2004; Kloster et al., 2007; Gabric et al., 2013)" }, "properties" : { "noteIndex" : 0 }, "schema" : "https://github.com/citation-style-language/schema/raw/master/csl-citation.json" }</w:instrText>
      </w:r>
      <w:r w:rsidRPr="000A3949">
        <w:rPr>
          <w:rFonts w:cs="Times New Roman"/>
        </w:rPr>
        <w:fldChar w:fldCharType="separate"/>
      </w:r>
      <w:r w:rsidR="00CB33A1">
        <w:rPr>
          <w:rFonts w:cs="Times New Roman"/>
          <w:noProof/>
          <w:lang w:val="en-US"/>
        </w:rPr>
        <w:t>(Bopp et al., 2004; Kloster et al., 2007; Gabric et al., 2013)</w:t>
      </w:r>
      <w:r w:rsidRPr="000A3949">
        <w:rPr>
          <w:rFonts w:cs="Times New Roman"/>
        </w:rPr>
        <w:fldChar w:fldCharType="end"/>
      </w:r>
      <w:r w:rsidRPr="00C827FE">
        <w:rPr>
          <w:rFonts w:cs="Times New Roman"/>
          <w:lang w:val="en-US"/>
        </w:rPr>
        <w:t xml:space="preserve">. </w:t>
      </w:r>
      <w:r w:rsidRPr="00F3419F">
        <w:rPr>
          <w:rFonts w:cs="Times New Roman"/>
          <w:lang w:val="en-US"/>
        </w:rPr>
        <w:t xml:space="preserve">In AR5, the climate-DMS feedback parameter was estimated to be </w:t>
      </w:r>
      <w:ins w:id="3675" w:author="Lucy Cowie" w:date="2021-07-28T11:24:00Z">
        <w:r w:rsidR="00A12610">
          <w:rPr>
            <w:rFonts w:cs="Times New Roman"/>
            <w:lang w:val="en-US"/>
          </w:rPr>
          <w:t>–</w:t>
        </w:r>
      </w:ins>
      <w:del w:id="3676" w:author="Lucy Cowie" w:date="2021-07-28T11:24:00Z">
        <w:r w:rsidRPr="00F3419F" w:rsidDel="00A12610">
          <w:rPr>
            <w:rFonts w:cs="Times New Roman"/>
            <w:lang w:val="en-US"/>
          </w:rPr>
          <w:delText>-</w:delText>
        </w:r>
      </w:del>
      <w:r w:rsidRPr="00F3419F">
        <w:rPr>
          <w:rFonts w:cs="Times New Roman"/>
          <w:lang w:val="en-US"/>
        </w:rPr>
        <w:t>0.02 W m</w:t>
      </w:r>
      <w:ins w:id="3677" w:author="Lucy Cowie" w:date="2021-07-28T11:24:00Z">
        <w:r w:rsidR="00A12610">
          <w:rPr>
            <w:rFonts w:cs="Times New Roman"/>
            <w:vertAlign w:val="superscript"/>
            <w:lang w:val="en-US"/>
          </w:rPr>
          <w:t>–</w:t>
        </w:r>
      </w:ins>
      <w:del w:id="3678" w:author="Lucy Cowie" w:date="2021-07-28T11:24:00Z">
        <w:r w:rsidRPr="00F3419F" w:rsidDel="00A12610">
          <w:rPr>
            <w:rFonts w:cs="Times New Roman"/>
            <w:vertAlign w:val="superscript"/>
            <w:lang w:val="en-US"/>
          </w:rPr>
          <w:delText>–</w:delText>
        </w:r>
      </w:del>
      <w:r w:rsidRPr="00F3419F">
        <w:rPr>
          <w:rFonts w:cs="Times New Roman"/>
          <w:vertAlign w:val="superscript"/>
          <w:lang w:val="en-US"/>
        </w:rPr>
        <w:t xml:space="preserve">2 </w:t>
      </w:r>
      <w:r w:rsidRPr="00F3419F">
        <w:rPr>
          <w:rFonts w:cs="Times New Roman"/>
          <w:lang w:val="en-US" w:eastAsia="ja-JP"/>
        </w:rPr>
        <w:t>°C</w:t>
      </w:r>
      <w:ins w:id="3679" w:author="Lucy Cowie" w:date="2021-07-28T11:24:00Z">
        <w:r w:rsidR="00A12610">
          <w:rPr>
            <w:rFonts w:cs="Times New Roman"/>
            <w:vertAlign w:val="superscript"/>
            <w:lang w:val="en-US" w:eastAsia="ja-JP"/>
          </w:rPr>
          <w:t>–</w:t>
        </w:r>
      </w:ins>
      <w:del w:id="3680" w:author="Lucy Cowie" w:date="2021-07-28T11:24:00Z">
        <w:r w:rsidRPr="00F3419F" w:rsidDel="00A12610">
          <w:rPr>
            <w:rFonts w:cs="Times New Roman"/>
            <w:vertAlign w:val="superscript"/>
            <w:lang w:val="en-US" w:eastAsia="ja-JP"/>
          </w:rPr>
          <w:delText>–</w:delText>
        </w:r>
      </w:del>
      <w:r w:rsidRPr="00F3419F">
        <w:rPr>
          <w:rFonts w:cs="Times New Roman"/>
          <w:vertAlign w:val="superscript"/>
          <w:lang w:val="en-US" w:eastAsia="ja-JP"/>
        </w:rPr>
        <w:t>1</w:t>
      </w:r>
      <w:r w:rsidRPr="00F3419F">
        <w:rPr>
          <w:rFonts w:cs="Times New Roman"/>
          <w:lang w:val="en-US"/>
        </w:rPr>
        <w:t xml:space="preserve"> based on a single model. Since AR5, new </w:t>
      </w:r>
      <w:r w:rsidRPr="00E030FA">
        <w:rPr>
          <w:rFonts w:cs="Times New Roman"/>
          <w:lang w:val="en-US"/>
        </w:rPr>
        <w:t>mode</w:t>
      </w:r>
      <w:ins w:id="3681" w:author="Lucy Cowie" w:date="2021-07-28T11:24:00Z">
        <w:r w:rsidR="00A12610">
          <w:rPr>
            <w:rFonts w:cs="Times New Roman"/>
            <w:lang w:val="en-US"/>
          </w:rPr>
          <w:t>l</w:t>
        </w:r>
      </w:ins>
      <w:r w:rsidRPr="00E030FA">
        <w:rPr>
          <w:rFonts w:cs="Times New Roman"/>
          <w:lang w:val="en-US"/>
        </w:rPr>
        <w:t xml:space="preserve">ling studies using empirical relationships between pH and total DMS production find that global DMS </w:t>
      </w:r>
      <w:r w:rsidRPr="00E030FA">
        <w:rPr>
          <w:rFonts w:cs="Times New Roman"/>
          <w:lang w:val="en-US"/>
        </w:rPr>
        <w:lastRenderedPageBreak/>
        <w:t>emissions decrease due to combined ocean acidification and climate change</w:t>
      </w:r>
      <w:ins w:id="3682" w:author="Lucy Cowie" w:date="2021-07-28T11:25:00Z">
        <w:r w:rsidR="00413FED">
          <w:rPr>
            <w:rFonts w:cs="Times New Roman"/>
            <w:lang w:val="en-US"/>
          </w:rPr>
          <w:t>,</w:t>
        </w:r>
      </w:ins>
      <w:r w:rsidRPr="00E030FA">
        <w:rPr>
          <w:rFonts w:cs="Times New Roman"/>
          <w:lang w:val="en-US"/>
        </w:rPr>
        <w:t xml:space="preserve"> leading to a strong positive climate feedback </w:t>
      </w:r>
      <w:r w:rsidRPr="000A3949">
        <w:rPr>
          <w:rFonts w:cs="Times New Roman"/>
        </w:rPr>
        <w:fldChar w:fldCharType="begin" w:fldLock="1"/>
      </w:r>
      <w:r w:rsidR="00D477C7">
        <w:rPr>
          <w:rFonts w:cs="Times New Roman"/>
          <w:lang w:val="en-US"/>
        </w:rPr>
        <w:instrText>ADDIN CSL_CITATION { "citationItems" : [ { "id" : "ITEM-1", "itemData" : { "DOI" : "10.1038/nclimate1981", "ISSN" : "1758678X", "abstract" : "Climate change and decreasing seawater pH (ocean acidification) have widely been considered as uncoupled consequences of the anthropogenic CO 2 perturbation. Recently, experiments in seawater enclosures (mesocosms) showed that concentrations of dimethylsulphide (DMS), a biogenic sulphur compound, were markedly lower in a low-pH environment. Marine DMS emissions are the largest natural source of atmospheric sulphur and changes in their strength have the potential to alter the Earth's radiation budget. Here we establish observational-based relationships between pH changes and DMS concentrations to estimate changes in future DMS emissions with Earth system model climate simulations. Global DMS emissions decrease by about 18(\u00b13)% in 2100 compared with pre-industrial times as a result of the combined effects of ocean acidification and climate change. The reduced DMS emissions induce a significant additional radiative forcing, of which 83% is attributed to the impact of ocean acidification, tantamount to an equilibrium temperature response between 0.23 and 0.48 K. Our results indicate that ocean acidification has the potential to exacerbate anthropogenic warming through a mechanism that is not considered at present in projections of future climate change. \u00a9 2013 Macmillan Publishers Limited. All rights reserved.", "author" : [ { "dropping-particle" : "", "family" : "Six", "given" : "Katharina D.", "non-dropping-particle" : "", "parse-names" : false, "suffix" : "" }, { "dropping-particle" : "", "family" : "Kloster", "given" : "Silvia", "non-dropping-particle" : "", "parse-names" : false, "suffix" : "" }, { "dropping-particle" : "", "family" : "Ilyina", "given" : "Tatiana", "non-dropping-particle" : "", "parse-names" : false, "suffix" : "" }, { "dropping-particle" : "", "family" : "Archer", "given" : "Stephen D.", "non-dropping-particle" : "", "parse-names" : false, "suffix" : "" }, { "dropping-particle" : "", "family" : "Zhang", "given" : "Kai", "non-dropping-particle" : "", "parse-names" : false, "suffix" : "" }, { "dropping-particle" : "", "family" : "Maier-Reimer", "given" : "Ernst", "non-dropping-particle" : "", "parse-names" : false, "suffix" : "" } ], "container-title" : "Nature Climate Change", "id" : "ITEM-1", "issue" : "11", "issued" : { "date-parts" : [ [ "2013", "8" ] ] }, "page" : "975-978", "publisher" : "Springer Nature", "title" : "Global warming amplified by reduced sulphur fluxes as a result of ocean acidification", "translator" : [ { "dropping-particle" : "", "family" : "G3937", "given" : "", "non-dropping-particle" : "", "parse-names" : false, "suffix" : "" } ], "type" : "article-journal", "volume" : "3" }, "uris" : [ "http://www.mendeley.com/documents/?uuid=32319051-6712-47fa-ad0a-16bb25e5c643" ] }, { "id" : "ITEM-2", "itemData" : { "DOI" : "10.5194/bg-14-3633-2017", "ISSN" : "17264189", "abstract" : "We estimate the additional transient surface warming \u0394T s caused by a potential reduction of marine dimethyl sulfide (DMS) production due to ocean acidification under the high-emission scenario RCP8.5 until the year 2200. Since we use a fully coupled Earth system model, our results include a range of feedbacks, such as the response of marine DMS production to the additional changes in temperature and sea ice cover. Our results are broadly consistent with the findings of a previous study that employed an offline model set-up. Assuming a medium (strong) sensitivity of DMS production to pH, we find an additional transient global warming of 0.30 K (0.47 K) towards the end of the 22nd century when DMS emissions are reduced by 7.3 Tg S yr -1 or 31 % (11.5 Tg S yr -1 or 48 %). The main mechanism behind the additional warming is a reduction of cloud albedo, but a change in shortwave radiative fluxes under clear-sky conditions due to reduced sulfate aerosol load also contributes significantly. We find an approximately linear relationship between reduction of DMS emissions and changes in top of the atmosphere radiative fluxes as well as changes in surface temperature for the range of DMS emissions considered here. For example, global average T s changes by -0. 041 K per 1 Tg S yr -1 change in sea-air DMS fluxes. The additional warming in our model has a pronounced asymmetry between northern and southern high latitudes. It is largest over the Antarctic continent, where the additional temperature increase of 0.56 K (0.89 K) is almost twice the global average. We find that feedbacks are small on the global scale due to opposing regional contributions. The most pronounced feedback is found for the Southern Ocean, where we estimate that the additional climate change enhances sea-air DMS fluxes by about 9 % (15 %), which counteracts the reduction due to ocean acidification.", "author" : [ { "dropping-particle" : "", "family" : "Schwinger", "given" : "J\u00f6rg", "non-dropping-particle" : "", "parse-names" : false, "suffix" : "" }, { "dropping-particle" : "", "family" : "Tjiputra", "given" : "Jerry", "non-dropping-particle" : "", "parse-names" : false, "suffix" : "" }, { "dropping-particle" : "", "family" : "Goris", "given" : "Nadine", "non-dropping-particle" : "", "parse-names" : false, "suffix" : "" }, { "dropping-particle" : "", "family" : "Six", "given" : "Katharina D.", "non-dropping-particle" : "", "parse-names" : false, "suffix" : "" }, { "dropping-particle" : "", "family" : "Kirkev\u00e5g", "given" : "Alf", "non-dropping-particle" : "", "parse-names" : false, "suffix" : "" }, { "dropping-particle" : "", "family" : "Seland", "given" : "\u00d8yvind", "non-dropping-particle" : "", "parse-names" : false, "suffix" : "" }, { "dropping-particle" : "", "family" : "Heinze", "given" : "Christoph", "non-dropping-particle" : "", "parse-names" : false, "suffix" : "" }, { "dropping-particle" : "", "family" : "Ilyina", "given" : "Tatiana", "non-dropping-particle" : "", "parse-names" : false, "suffix" : "" } ], "container-title" : "Biogeosciences", "id" : "ITEM-2", "issue" : "15", "issued" : { "date-parts" : [ [ "2017" ] ] }, "page" : "3633-3648", "publisher" : "Copernicus GmbH on behalf of the European Geosciences Union", "title" : "Amplification of global warming through pH dependence of DMS production simulated with a fully coupled Earth system model", "translator" : [ { "dropping-particle" : "", "family" : "G3947", "given" : "", "non-dropping-particle" : "", "parse-names" : false, "suffix" : "" } ], "type" : "article-journal", "volume" : "14" }, "uris" : [ "http://www.mendeley.com/documents/?uuid=ef9166df-c30e-4c61-b1d1-13ad813952a9" ] } ], "mendeley" : { "formattedCitation" : "(Six et al., 2013; Schwinger et al., 2017)", "plainTextFormattedCitation" : "(Six et al., 2013; Schwinger et al., 2017)", "previouslyFormattedCitation" : "(Six et al., 2013; Schwinger et al., 2017)" }, "properties" : { "noteIndex" : 0 }, "schema" : "https://github.com/citation-style-language/schema/raw/master/csl-citation.json" }</w:instrText>
      </w:r>
      <w:r w:rsidRPr="000A3949">
        <w:rPr>
          <w:rFonts w:cs="Times New Roman"/>
        </w:rPr>
        <w:fldChar w:fldCharType="separate"/>
      </w:r>
      <w:r w:rsidR="00CB33A1">
        <w:rPr>
          <w:rFonts w:cs="Times New Roman"/>
          <w:noProof/>
          <w:lang w:val="en-US"/>
        </w:rPr>
        <w:t>(Six et al., 2013; Schwinger et al., 2017)</w:t>
      </w:r>
      <w:r w:rsidRPr="000A3949">
        <w:rPr>
          <w:rFonts w:cs="Times New Roman"/>
        </w:rPr>
        <w:fldChar w:fldCharType="end"/>
      </w:r>
      <w:r w:rsidRPr="00C827FE">
        <w:rPr>
          <w:rFonts w:cs="Times New Roman"/>
          <w:lang w:val="en-US"/>
        </w:rPr>
        <w:t xml:space="preserve">. </w:t>
      </w:r>
      <w:r w:rsidRPr="00E030FA">
        <w:rPr>
          <w:rFonts w:cs="Times New Roman"/>
          <w:lang w:val="en-US"/>
        </w:rPr>
        <w:t xml:space="preserve">However, another study argues for a much weaker positive feedback globally due to complex and compensating regional changes in marine ecosystems </w:t>
      </w:r>
      <w:commentRangeStart w:id="3683"/>
      <w:r w:rsidRPr="000A3949">
        <w:rPr>
          <w:rFonts w:cs="Times New Roman"/>
        </w:rPr>
        <w:fldChar w:fldCharType="begin" w:fldLock="1"/>
      </w:r>
      <w:ins w:id="3684" w:author="Robin Matthews" w:date="2021-07-08T16:56:00Z">
        <w:r w:rsidR="0000776B">
          <w:rPr>
            <w:rFonts w:cs="Times New Roman"/>
            <w:lang w:val="en-US"/>
          </w:rPr>
          <w:instrText>ADDIN CSL_CITATION { "citationItems" : [ { "id" : "ITEM-1", "itemData" : { "DOI" : "10.1029/2017GB005862", "ISSN" : "19449224", "abstract" : "Dimethyl sulfide (DMS), primarily produced by marine organisms, contributes significantly to sulfate aerosol loading over the ocean after being oxidized in the atmosphere. In addition to exerting a direct radiative effect, the resulting aerosol particles act as cloud condensation nuclei, modulating cloud properties and extent, with impacts on atmospheric radiative transfer and climate. Thus, changes in pelagic ecosystems, such as phytoplankton physiology and community structure, may influence organosulfur production, and subsequently affect climate via the sulfur cycle. A fully coupled Earth system model, including explicit marine ecosystems and the sulfur cycle, is used here to investigate the impacts of changes associated with individual phytoplankton groups on DMS emissions and climate. Simulations show that changes in phytoplankton community structure, DMS production efficiency, and interactions of multielement biogeochemical cycles can all lead to significant differences in DMS transfer to the atmosphere. Subsequent changes in sulfate aerosol burden, cloud condensation nuclei number, and radiative effect are examined. We find the global annual mean cloud radiative effect shifts up to 0.21\u00a0W/m2, and the mean surface temperature increases up to 0.1\u00a0\u00b0C due to DMS production changes associated with individual phytoplankton group in simulations with radiative effects at the 2,100 levels under an 8.5 scenario. However, changes in DMS emissions, radiative effect, and surface temperature are more intensive on regional scales. Hence, we speculate that major uncertainties associated with future marine sulfur cycling will involve strong region-to-region climate shifts. Further understanding of marine ecosystems and the relevant phytoplankton-aerosol-climate linkage are needed for improving climate projections.", "author" : [ { "dropping-particle" : "", "family" : "Wang", "given" : "Shanlin", "non-dropping-particle" : "", "parse-names" : false, "suffix" : "" }, { "dropping-particle" : "", "family" : "Maltrud", "given" : "Mathew E.", "non-dropping-particle" : "", "parse-names" : false, "suffix" : "" }, { "dropping-particle" : "", "family" : "Burrows", "given" : "Susannah M.", "non-dropping-particle" : "", "parse-names" : false, "suffix" : "" }, { "dropping-particle" : "", "family" : "Elliott", "given" : "Scott M.", "non-dropping-particle" : "", "parse-names" : false, "suffix" : "" }, { "dropping-particle" : "", "family" : "Cameron-Smith", "given" : "Philip", "non-dropping-particle" : "", "parse-names" : false, "suffix" : "" } ], "container-title" : "Global Biogeochemical Cycles", "id" : "ITEM-1", "issue" : "6", "issued" : { "date-parts" : [ [ "2018", "6" ] ] }, "page" : "1005-1026", "publisher" : "American Geophysical Union ({AGU})", "title" : "Impacts of Shifts in Phytoplankton Community on Clouds and Climate via the Sulfur Cycle", "translator" : [ { "dropping-particle" : "", "family" : "G3938", "given" : "", "non-dropping-particle" : "", "parse-names" : false, "suffix" : "" } ], "type" : "article-journal", "volume" : "32" }, "uris" : [ "http://www.mendeley.com/documents/?uuid=02ae7632-e2fa-4354-9d80-2ccafaf535cd" ] } ], "mendeley" : { "formattedCitation" : "(Wang et al., 2018b)", "manualFormatting" : "(S. Wang et al., 2018)", "plainTextFormattedCitation" : "(Wang et al., 2018b)", "previouslyFormattedCitation" : "(Wang et al., 2018b)" }, "properties" : { "noteIndex" : 0 }, "schema" : "https://github.com/citation-style-language/schema/raw/master/csl-citation.json" }</w:instrText>
        </w:r>
      </w:ins>
      <w:del w:id="3685" w:author="Robin Matthews" w:date="2021-07-08T16:56:00Z">
        <w:r w:rsidR="00D477C7" w:rsidDel="0000776B">
          <w:rPr>
            <w:rFonts w:cs="Times New Roman"/>
            <w:lang w:val="en-US"/>
          </w:rPr>
          <w:delInstrText>ADDIN CSL_CITATION { "citationItems" : [ { "id" : "ITEM-1", "itemData" : { "DOI" : "10.1029/2017GB005862", "ISSN" : "19449224", "abstract" : "Dimethyl sulfide (DMS), primarily produced by marine organisms, contributes significantly to sulfate aerosol loading over the ocean after being oxidized in the atmosphere. In addition to exerting a direct radiative effect, the resulting aerosol particles act as cloud condensation nuclei, modulating cloud properties and extent, with impacts on atmospheric radiative transfer and climate. Thus, changes in pelagic ecosystems, such as phytoplankton physiology and community structure, may influence organosulfur production, and subsequently affect climate via the sulfur cycle. A fully coupled Earth system model, including explicit marine ecosystems and the sulfur cycle, is used here to investigate the impacts of changes associated with individual phytoplankton groups on DMS emissions and climate. Simulations show that changes in phytoplankton community structure, DMS production efficiency, and interactions of multielement biogeochemical cycles can all lead to significant differences in DMS transfer to the atmosphere. Subsequent changes in sulfate aerosol burden, cloud condensation nuclei number, and radiative effect are examined. We find the global annual mean cloud radiative effect shifts up to 0.21\u00a0W/m2, and the mean surface temperature increases up to 0.1\u00a0\u00b0C due to DMS production changes associated with individual phytoplankton group in simulations with radiative effects at the 2,100 levels under an 8.5 scenario. However, changes in DMS emissions, radiative effect, and surface temperature are more intensive on regional scales. Hence, we speculate that major uncertainties associated with future marine sulfur cycling will involve strong region-to-region climate shifts. Further understanding of marine ecosystems and the relevant phytoplankton-aerosol-climate linkage are needed for improving climate projections.", "author" : [ { "dropping-particle" : "", "family" : "Wang", "given" : "Shanlin", "non-dropping-particle" : "", "parse-names" : false, "suffix" : "" }, { "dropping-particle" : "", "family" : "Maltrud", "given" : "Mathew E.", "non-dropping-particle" : "", "parse-names" : false, "suffix" : "" }, { "dropping-particle" : "", "family" : "Burrows", "given" : "Susannah M.", "non-dropping-particle" : "", "parse-names" : false, "suffix" : "" }, { "dropping-particle" : "", "family" : "Elliott", "given" : "Scott M.", "non-dropping-particle" : "", "parse-names" : false, "suffix" : "" }, { "dropping-particle" : "", "family" : "Cameron-Smith", "given" : "Philip", "non-dropping-particle" : "", "parse-names" : false, "suffix" : "" } ], "container-title" : "Global Biogeochemical Cycles", "id" : "ITEM-1", "issue" : "6", "issued" : { "date-parts" : [ [ "2018", "6" ] ] }, "page" : "1005-1026", "publisher" : "American Geophysical Union ({AGU})", "title" : "Impacts of Shifts in Phytoplankton Community on Clouds and Climate via the Sulfur Cycle", "translator" : [ { "dropping-particle" : "", "family" : "G3938", "given" : "", "non-dropping-particle" : "", "parse-names" : false, "suffix" : "" } ], "type" : "article-journal", "volume" : "32" }, "uris" : [ "http://www.mendeley.com/documents/?uuid=02ae7632-e2fa-4354-9d80-2ccafaf535cd" ] } ], "mendeley" : { "formattedCitation" : "(Wang et al., 2018b)", "plainTextFormattedCitation" : "(Wang et al., 2018b)", "previouslyFormattedCitation" : "(Wang et al., 2018b)" }, "properties" : { "noteIndex" : 0 }, "schema" : "https://github.com/citation-style-language/schema/raw/master/csl-citation.json" }</w:delInstrText>
        </w:r>
      </w:del>
      <w:r w:rsidRPr="000A3949">
        <w:rPr>
          <w:rFonts w:cs="Times New Roman"/>
        </w:rPr>
        <w:fldChar w:fldCharType="separate"/>
      </w:r>
      <w:r w:rsidR="00CB33A1">
        <w:rPr>
          <w:rFonts w:cs="Times New Roman"/>
          <w:noProof/>
          <w:lang w:val="en-US"/>
        </w:rPr>
        <w:t>(</w:t>
      </w:r>
      <w:ins w:id="3686" w:author="Robin Matthews" w:date="2021-07-08T16:56:00Z">
        <w:r w:rsidR="0000776B">
          <w:rPr>
            <w:rFonts w:cs="Times New Roman"/>
            <w:noProof/>
            <w:lang w:val="en-US"/>
          </w:rPr>
          <w:t xml:space="preserve">S. </w:t>
        </w:r>
      </w:ins>
      <w:r w:rsidR="00CB33A1">
        <w:rPr>
          <w:rFonts w:cs="Times New Roman"/>
          <w:noProof/>
          <w:lang w:val="en-US"/>
        </w:rPr>
        <w:t>Wang et al., 2018</w:t>
      </w:r>
      <w:del w:id="3687" w:author="Robin Matthews" w:date="2021-07-08T16:56:00Z">
        <w:r w:rsidR="00CB33A1" w:rsidDel="0000776B">
          <w:rPr>
            <w:rFonts w:cs="Times New Roman"/>
            <w:noProof/>
            <w:lang w:val="en-US"/>
          </w:rPr>
          <w:delText>b</w:delText>
        </w:r>
      </w:del>
      <w:r w:rsidR="00CB33A1">
        <w:rPr>
          <w:rFonts w:cs="Times New Roman"/>
          <w:noProof/>
          <w:lang w:val="en-US"/>
        </w:rPr>
        <w:t>)</w:t>
      </w:r>
      <w:r w:rsidRPr="000A3949">
        <w:rPr>
          <w:rFonts w:cs="Times New Roman"/>
        </w:rPr>
        <w:fldChar w:fldCharType="end"/>
      </w:r>
      <w:commentRangeEnd w:id="3683"/>
      <w:r w:rsidR="00CB33A1">
        <w:rPr>
          <w:rStyle w:val="Marquedecommentaire"/>
        </w:rPr>
        <w:commentReference w:id="3683"/>
      </w:r>
      <w:r w:rsidRPr="00C827FE">
        <w:rPr>
          <w:rFonts w:cs="Times New Roman"/>
          <w:lang w:val="en-US"/>
        </w:rPr>
        <w:t xml:space="preserve">. </w:t>
      </w:r>
      <w:r w:rsidRPr="00E030FA">
        <w:rPr>
          <w:rFonts w:cs="Times New Roman"/>
          <w:lang w:val="en-US"/>
        </w:rPr>
        <w:t>The AerChemMIP multi</w:t>
      </w:r>
      <w:ins w:id="3688" w:author="Lucy Cowie" w:date="2021-07-28T11:25:00Z">
        <w:r w:rsidR="00645CE7">
          <w:rPr>
            <w:rFonts w:cs="Times New Roman"/>
            <w:lang w:val="en-US"/>
          </w:rPr>
          <w:t>-</w:t>
        </w:r>
      </w:ins>
      <w:r w:rsidRPr="00E030FA">
        <w:rPr>
          <w:rFonts w:cs="Times New Roman"/>
          <w:lang w:val="en-US"/>
        </w:rPr>
        <w:t xml:space="preserve">model analysis suggests small positive feedback (Table 6.9), consistent with these recent studies, but with large uncertainties in the magnitude of </w:t>
      </w:r>
      <w:r w:rsidRPr="00914704">
        <w:rPr>
          <w:rFonts w:cs="Times New Roman"/>
          <w:i/>
        </w:rPr>
        <w:t>α</w:t>
      </w:r>
      <w:r w:rsidRPr="00E030FA">
        <w:rPr>
          <w:rFonts w:cs="Times New Roman"/>
          <w:lang w:val="en-US"/>
        </w:rPr>
        <w:t xml:space="preserve">. </w:t>
      </w:r>
    </w:p>
    <w:p w14:paraId="7CCA9D62" w14:textId="77777777" w:rsidR="00DF552C" w:rsidRPr="00E030FA" w:rsidRDefault="00DF552C" w:rsidP="00D5630D">
      <w:pPr>
        <w:pStyle w:val="AR6BodyText"/>
        <w:rPr>
          <w:rFonts w:cs="Times New Roman"/>
          <w:lang w:val="en-US"/>
        </w:rPr>
      </w:pPr>
    </w:p>
    <w:p w14:paraId="0404BF1A" w14:textId="13715204" w:rsidR="00DF552C" w:rsidRPr="00E030FA" w:rsidRDefault="00DF552C" w:rsidP="00D5630D">
      <w:pPr>
        <w:pStyle w:val="AR6BodyText"/>
        <w:rPr>
          <w:rFonts w:cs="Times New Roman"/>
          <w:lang w:val="en-US"/>
        </w:rPr>
      </w:pPr>
      <w:r w:rsidRPr="00E030FA">
        <w:rPr>
          <w:rFonts w:cs="Times New Roman"/>
          <w:b/>
          <w:i/>
          <w:lang w:val="en-US"/>
        </w:rPr>
        <w:t>Climate</w:t>
      </w:r>
      <w:r w:rsidRPr="00E030FA">
        <w:rPr>
          <w:rFonts w:cs="Times New Roman"/>
          <w:b/>
          <w:i/>
          <w:lang w:val="en-US"/>
        </w:rPr>
        <w:noBreakHyphen/>
        <w:t>dust feedback:</w:t>
      </w:r>
      <w:r w:rsidRPr="00E030FA">
        <w:rPr>
          <w:rFonts w:cs="Times New Roman"/>
          <w:lang w:val="en-US"/>
        </w:rPr>
        <w:t xml:space="preserve"> Mineral dust is the most abundant aerosol type in the atmosphere, when considering aerosol mass, and affects the climate system by interacting with both longwave and shortwave radiation as well as contributing to the formation of CCN and INP. Because dust emissions are sensitive to climate variability (e.g., through changes in the extent of arid land</w:t>
      </w:r>
      <w:ins w:id="3689" w:author="Lucy Cowie" w:date="2021-07-28T11:26:00Z">
        <w:r w:rsidR="00801DA7">
          <w:rPr>
            <w:rFonts w:cs="Times New Roman"/>
            <w:lang w:val="en-US"/>
          </w:rPr>
          <w:t xml:space="preserve">; </w:t>
        </w:r>
      </w:ins>
      <w:del w:id="3690" w:author="Lucy Cowie" w:date="2021-07-28T11:26:00Z">
        <w:r w:rsidRPr="00E030FA" w:rsidDel="00801DA7">
          <w:rPr>
            <w:rFonts w:cs="Times New Roman"/>
            <w:lang w:val="en-US"/>
          </w:rPr>
          <w:delText>) (</w:delText>
        </w:r>
      </w:del>
      <w:r w:rsidRPr="00E030FA">
        <w:rPr>
          <w:rFonts w:cs="Times New Roman"/>
          <w:lang w:val="en-US"/>
        </w:rPr>
        <w:t>Section 6.2.1.2), it has been hypothesized that the climate</w:t>
      </w:r>
      <w:r w:rsidRPr="00E030FA">
        <w:rPr>
          <w:rFonts w:cs="Times New Roman"/>
          <w:lang w:val="en-US"/>
        </w:rPr>
        <w:noBreakHyphen/>
        <w:t xml:space="preserve">dust feedback could be an important feedback loop in the climate system. Since AR5, an improved understanding of the shortwave absorption properties of dust as well as a consensus that dust particles are larger than previously thought has led to a revised understanding that the magnitude of radiative forcing due to mineral dust is small </w:t>
      </w:r>
      <w:r w:rsidRPr="000A3949">
        <w:rPr>
          <w:rFonts w:cs="Times New Roman"/>
        </w:rPr>
        <w:fldChar w:fldCharType="begin" w:fldLock="1"/>
      </w:r>
      <w:r w:rsidR="00D477C7">
        <w:rPr>
          <w:rFonts w:cs="Times New Roman"/>
          <w:lang w:val="en-US"/>
        </w:rPr>
        <w:instrText>ADDIN CSL_CITATION { "citationItems" : [ { "id" : "ITEM-1", "itemData" : { "DOI" : "10.5194/acp-18-17225-2018", "ISSN" : "1680-7324", "abstract" : "1 \u00b5m. Within the SAL, particles larger than 20 \u00b5m diameter were always present up to 5 km altitude, in concentrations over 10\u22125 cm\u22123, constituting up to 40 % of total dust mass. Mean deff and VMD were 4.0 and 5.5 \u00b5m respectively. Larger particles were detected in the SAL than can be explained by sedimentation theory alone. Coarse-mode composition was dominated by quartz and alumino-silicates; the accumulation mode showed a strong contribution from sulfate-rich and sea salt particles. In the SAL, measured single scattering albedos (SSAs) at 550 nm representing d", "author" : [ { "dropping-particle" : "", "family" : "Ryder", "given" : "Claire L", "non-dropping-particle" : "", "parse-names" : false, "suffix" : "" }, { "dropping-particle" : "", "family" : "Marenco", "given" : "Franco", "non-dropping-particle" : "", "parse-names" : false, "suffix" : "" }, { "dropping-particle" : "", "family" : "Brooke", "given" : "Jennifer K", "non-dropping-particle" : "", "parse-names" : false, "suffix" : "" }, { "dropping-particle" : "", "family" : "Estelles", "given" : "Victor", "non-dropping-particle" : "", "parse-names" : false, "suffix" : "" }, { "dropping-particle" : "", "family" : "Cotton", "given" : "Richard", "non-dropping-particle" : "", "parse-names" : false, "suffix" : "" }, { "dropping-particle" : "", "family" : "Formenti", "given" : "Paola", "non-dropping-particle" : "", "parse-names" : false, "suffix" : "" }, { "dropping-particle" : "", "family" : "McQuaid", "given" : "James B", "non-dropping-particle" : "", "parse-names" : false, "suffix" : "" }, { "dropping-particle" : "", "family" : "Price", "given" : "Hannah C", "non-dropping-particle" : "", "parse-names" : false, "suffix" : "" }, { "dropping-particle" : "", "family" : "Liu", "given" : "Dantong", "non-dropping-particle" : "", "parse-names" : false, "suffix" : "" }, { "dropping-particle" : "", "family" : "Ausset", "given" : "Patrick", "non-dropping-particle" : "", "parse-names" : false, "suffix" : "" }, { "dropping-particle" : "", "family" : "Rosenberg", "given" : "Phil D", "non-dropping-particle" : "", "parse-names" : false, "suffix" : "" }, { "dropping-particle" : "", "family" : "Taylor", "given" : "Jonathan W", "non-dropping-particle" : "", "parse-names" : false, "suffix" : "" }, { "dropping-particle" : "", "family" : "Choularton", "given" : "Tom", "non-dropping-particle" : "", "parse-names" : false, "suffix" : "" }, { "dropping-particle" : "", "family" : "Bower", "given" : "Keith", "non-dropping-particle" : "", "parse-names" : false, "suffix" : "" }, { "dropping-particle" : "", "family" : "Coe", "given" : "Hugh", "non-dropping-particle" : "", "parse-names" : false, "suffix" : "" }, { "dropping-particle" : "", "family" : "Gallagher", "given" : "Martin", "non-dropping-particle" : "", "parse-names" : false, "suffix" : "" }, { "dropping-particle" : "", "family" : "Crosier", "given" : "Jonathan", "non-dropping-particle" : "", "parse-names" : false, "suffix" : "" }, { "dropping-particle" : "", "family" : "Lloyd", "given" : "Gary", "non-dropping-particle" : "", "parse-names" : false, "suffix" : "" }, { "dropping-particle" : "", "family" : "Highwood", "given" : "Eleanor J", "non-dropping-particle" : "", "parse-names" : false, "suffix" : "" }, { "dropping-particle" : "", "family" : "Murray", "given" : "Benjamin J", "non-dropping-particle" : "", "parse-names" : false, "suffix" : "" } ], "container-title" : "Atmospheric Chemistry and Physics", "id" : "ITEM-1", "issue" : "23", "issued" : { "date-parts" : [ [ "2018", "12", "6" ] ] }, "page" : "17225-17257", "publisher" : "Copernicus Publications", "title" : "Coarse-mode mineral dust size distributions, composition and optical properties from AER-D aircraft measurements over the tropical eastern Atlantic", "translator" : [ { "dropping-particle" : "", "family" : "G4816", "given" : "", "non-dropping-particle" : "", "parse-names" : false, "suffix" : "" } ], "type" : "article-journal", "volume" : "18" }, "uris" : [ "http://www.mendeley.com/documents/?uuid=4985942f-30e2-4bb5-8ecd-c81787696d25" ] }, { "id" : "ITEM-2", "itemData" : { "DOI" : "10.1038/ngeo2912", "ISSN" : "1752-0908", "abstract" : "Desert dust aerosols affect Earth\u2019s global energy balance through direct interactions with radiation, and through indirect interactions with clouds and ecosystems. But the magnitudes of these effects are so uncertain that it remains unclear whether atmospheric dust has a net warming or cooling effect on global climate. Consequently, it is still uncertain whether large changes in atmospheric dust loading over the past century have slowed or accelerated anthropogenic climate change, or what the effects of potential future changes in dust loading will be. Here we present an analysis of the size and abundance of dust aerosols to constrain the direct radiative effect of dust. Using observational data on dust abundance, in situ measurements of dust optical properties and size distribution, and climate and atmospheric chemical transport model simulations of dust lifetime, we find that the dust found in the atmosphere is substantially coarser than represented in current global climate models. As coarse dust warms the climate, the global dust direct radiative effect is likely to be less cooling than the \u223c\u22120.4\u2009W\u2009m\u22122 estimated by models in a current global aerosol model ensemble. Instead, we constrain the dust direct radiative effect to a range between \u22120.48 and +0.20\u2009W\u2009m\u22122, which includes the possibility that dust causes a net warming of the planet.", "author" : [ { "dropping-particle" : "", "family" : "Kok", "given" : "Jasper F", "non-dropping-particle" : "", "parse-names" : false, "suffix" : "" }, { "dropping-particle" : "", "family" : "Ridley", "given" : "David A", "non-dropping-particle" : "", "parse-names" : false, "suffix" : "" }, { "dropping-particle" : "", "family" : "Zhou", "given" : "Qing", "non-dropping-particle" : "", "parse-names" : false, "suffix" : "" }, { "dropping-particle" : "", "family" : "Miller", "given" : "Ron L", "non-dropping-particle" : "", "parse-names" : false, "suffix" : "" }, { "dropping-particle" : "", "family" : "Zhao", "given" : "Chun", "non-dropping-particle" : "", "parse-names" : false, "suffix" : "" }, { "dropping-particle" : "", "family" : "Heald", "given" : "Colette L", "non-dropping-particle" : "", "parse-names" : false, "suffix" : "" }, { "dropping-particle" : "", "family" : "Ward", "given" : "Daniel S", "non-dropping-particle" : "", "parse-names" : false, "suffix" : "" }, { "dropping-particle" : "", "family" : "Albani", "given" : "Samuel", "non-dropping-particle" : "", "parse-names" : false, "suffix" : "" }, { "dropping-particle" : "", "family" : "Haustein", "given" : "Karsten", "non-dropping-particle" : "", "parse-names" : false, "suffix" : "" } ], "container-title" : "Nature Geoscience", "id" : "ITEM-2", "issue" : "4", "issued" : { "date-parts" : [ [ "2017" ] ] }, "page" : "274-278", "title" : "Smaller desert dust cooling effect estimated from analysis of dust size and abundance", "translator" : [ { "dropping-particle" : "", "family" : "G4448", "given" : "", "non-dropping-particle" : "", "parse-names" : false, "suffix" : "" } ], "type" : "article-journal", "volume" : "10" }, "uris" : [ "http://www.mendeley.com/documents/?uuid=fba4b817-27ba-4b02-afb6-24833dcfdcd7" ] } ], "mendeley" : { "formattedCitation" : "(Kok et al., 2017; Ryder et al., 2018)", "plainTextFormattedCitation" : "(Kok et al., 2017; Ryder et al., 2018)", "previouslyFormattedCitation" : "(Kok et al., 2017; Ryder et al., 2018)" }, "properties" : { "noteIndex" : 0 }, "schema" : "https://github.com/citation-style-language/schema/raw/master/csl-citation.json" }</w:instrText>
      </w:r>
      <w:r w:rsidRPr="000A3949">
        <w:rPr>
          <w:rFonts w:cs="Times New Roman"/>
        </w:rPr>
        <w:fldChar w:fldCharType="separate"/>
      </w:r>
      <w:r w:rsidR="00CB33A1">
        <w:rPr>
          <w:rFonts w:cs="Times New Roman"/>
          <w:noProof/>
          <w:lang w:val="en-US"/>
        </w:rPr>
        <w:t>(Kok et al., 2017; Ryder et al., 2018)</w:t>
      </w:r>
      <w:r w:rsidRPr="000A3949">
        <w:rPr>
          <w:rFonts w:cs="Times New Roman"/>
        </w:rPr>
        <w:fldChar w:fldCharType="end"/>
      </w:r>
      <w:r w:rsidRPr="00C827FE">
        <w:rPr>
          <w:rFonts w:cs="Times New Roman"/>
          <w:lang w:val="en-US"/>
        </w:rPr>
        <w:t xml:space="preserve">. </w:t>
      </w:r>
      <w:r w:rsidRPr="00E030FA">
        <w:rPr>
          <w:rFonts w:cs="Times New Roman"/>
          <w:lang w:val="en-US"/>
        </w:rPr>
        <w:t xml:space="preserve">A recent study notes that global models underestimate the amount of coarse dust in the atmosphere and accounting for this limitation raises the possibility that dust emissions warm the climate system </w:t>
      </w:r>
      <w:r w:rsidRPr="000A3949">
        <w:rPr>
          <w:rFonts w:cs="Times New Roman"/>
        </w:rPr>
        <w:fldChar w:fldCharType="begin" w:fldLock="1"/>
      </w:r>
      <w:r w:rsidR="00D477C7">
        <w:rPr>
          <w:rFonts w:cs="Times New Roman"/>
          <w:lang w:val="en-US"/>
        </w:rPr>
        <w:instrText>ADDIN CSL_CITATION { "citationItems" : [ { "id" : "ITEM-1", "itemData" : { "DOI" : "10.1126/sciadv.aaz9507", "abstract" : "Coarse mineral dust (diameter, \u22655 \u03bcm) is an important component of the Earth system that affects clouds, ocean ecosystems, and climate. Despite their significance, climate models consistently underestimate the amount of coarse dust in the atmosphere when compared to measurements. Here, we estimate the global load of coarse dust using a framework that leverages dozens of measurements of atmospheric dust size distributions. We find that the atmosphere contains 17 Tg of coarse dust, which is four times more than current climate models simulate. Our findings indicate that models deposit coarse dust out of the atmosphere too quickly. Accounting for this missing coarse dust adds a warming effect of 0.15 W\u00b7m\u22122 and increases the likelihood that dust net warms the climate system. We conclude that to properly represent the impact of dust on the Earth system, climate models must include an accurate treatment of coarse dust in the atmosphere.", "author" : [ { "dropping-particle" : "", "family" : "Adebiyi", "given" : "Adeyemi A", "non-dropping-particle" : "", "parse-names" : false, "suffix" : "" }, { "dropping-particle" : "", "family" : "Kok", "given" : "Jasper F", "non-dropping-particle" : "", "parse-names" : false, "suffix" : "" } ], "container-title" : "Science Advances", "id" : "ITEM-1", "issue" : "15", "issued" : { "date-parts" : [ [ "2020", "4" ] ] }, "page" : "eaaz9507", "title" : "Climate models miss most of the coarse dust in the atmosphere", "translator" : [ { "dropping-particle" : "", "family" : "G4823", "given" : "", "non-dropping-particle" : "", "parse-names" : false, "suffix" : "" } ], "type" : "article-journal", "volume" : "6" }, "uris" : [ "http://www.mendeley.com/documents/?uuid=6be824d1-77e5-485f-bfee-4c366fc39ec5" ] } ], "mendeley" : { "formattedCitation" : "(Adebiyi and Kok, 2020)", "plainTextFormattedCitation" : "(Adebiyi and Kok, 2020)", "previouslyFormattedCitation" : "(Adebiyi and Kok, 2020)" }, "properties" : { "noteIndex" : 0 }, "schema" : "https://github.com/citation-style-language/schema/raw/master/csl-citation.json" }</w:instrText>
      </w:r>
      <w:r w:rsidRPr="000A3949">
        <w:rPr>
          <w:rFonts w:cs="Times New Roman"/>
        </w:rPr>
        <w:fldChar w:fldCharType="separate"/>
      </w:r>
      <w:r w:rsidR="00CB33A1">
        <w:rPr>
          <w:rFonts w:cs="Times New Roman"/>
          <w:noProof/>
          <w:lang w:val="en-US"/>
        </w:rPr>
        <w:t>(Adebiyi and Kok, 2020)</w:t>
      </w:r>
      <w:r w:rsidRPr="000A3949">
        <w:rPr>
          <w:rFonts w:cs="Times New Roman"/>
        </w:rPr>
        <w:fldChar w:fldCharType="end"/>
      </w:r>
      <w:r w:rsidRPr="00C827FE">
        <w:rPr>
          <w:rFonts w:cs="Times New Roman"/>
          <w:lang w:val="en-US"/>
        </w:rPr>
        <w:t xml:space="preserve">. </w:t>
      </w:r>
      <w:del w:id="3691" w:author="Lucy Cowie" w:date="2021-07-28T11:28:00Z">
        <w:r w:rsidRPr="00C827FE" w:rsidDel="00D971DB">
          <w:rPr>
            <w:rFonts w:cs="Times New Roman"/>
            <w:lang w:val="en-US"/>
          </w:rPr>
          <w:delText xml:space="preserve"> </w:delText>
        </w:r>
      </w:del>
      <w:r w:rsidRPr="00E030FA">
        <w:rPr>
          <w:rFonts w:cs="Times New Roman"/>
          <w:lang w:val="en-US"/>
        </w:rPr>
        <w:t xml:space="preserve">Model predictions of dust emissions in response to future climate change range from an increase </w:t>
      </w:r>
      <w:r w:rsidRPr="000A3949">
        <w:rPr>
          <w:rFonts w:cs="Times New Roman"/>
        </w:rPr>
        <w:fldChar w:fldCharType="begin" w:fldLock="1"/>
      </w:r>
      <w:r w:rsidR="00D477C7">
        <w:rPr>
          <w:rFonts w:cs="Times New Roman"/>
          <w:lang w:val="en-US"/>
        </w:rPr>
        <w:instrText>ADDIN CSL_CITATION { "citationItems" : [ { "id" : "ITEM-1", "itemData" : { "DOI" : "10.1029/2005GL023482", "ISSN" : "0094-8276", "abstract" : "Vegetation and climate fields from a coupled carbon-cycle ? climate model integration, which included the feedback of vegetation on climate, have been used to drive the HadAM3 AGCM incorporating the Hadley Centre mineral dust scheme in experiments to investigate future dust concentration and forcing. Comparison of 2000 with 2100 simulations shows the global annual mean atmospheric dust load increases from 4 ? 104 to 1.3 ? 105 mg m?2, due to the combination of desertification and climate change. The global mean radiative forcing due to dust increases from 0.04 to 0.21 Wm?2 at the top of the atmosphere and from ?0.74 to ?1.82 Wm?2 at the surface.", "author" : [ { "dropping-particle" : "", "family" : "Woodward", "given" : "S", "non-dropping-particle" : "", "parse-names" : false, "suffix" : "" }, { "dropping-particle" : "", "family" : "Roberts", "given" : "D L", "non-dropping-particle" : "", "parse-names" : false, "suffix" : "" }, { "dropping-particle" : "", "family" : "Betts", "given" : "R A", "non-dropping-particle" : "", "parse-names" : false, "suffix" : "" } ], "container-title" : "Geophysical Research Letters", "id" : "ITEM-1", "issue" : "18", "issued" : { "date-parts" : [ [ "2005", "9" ] ] }, "publisher" : "John Wiley &amp; Sons, Ltd", "title" : "A simulation of the effect of climate change\u2013induced desertification on mineral dust aerosol", "translator" : [ { "dropping-particle" : "", "family" : "G4820", "given" : "", "non-dropping-particle" : "", "parse-names" : false, "suffix" : "" } ], "type" : "article-journal", "volume" : "32" }, "uris" : [ "http://www.mendeley.com/documents/?uuid=b34aacaf-c371-437d-b2c7-2cc33864dcb6" ] } ], "mendeley" : { "formattedCitation" : "(Woodward et al., 2005)", "plainTextFormattedCitation" : "(Woodward et al., 2005)", "previouslyFormattedCitation" : "(Woodward et al., 2005)" }, "properties" : { "noteIndex" : 0 }, "schema" : "https://github.com/citation-style-language/schema/raw/master/csl-citation.json" }</w:instrText>
      </w:r>
      <w:r w:rsidRPr="000A3949">
        <w:rPr>
          <w:rFonts w:cs="Times New Roman"/>
        </w:rPr>
        <w:fldChar w:fldCharType="separate"/>
      </w:r>
      <w:r w:rsidR="00CB33A1">
        <w:rPr>
          <w:rFonts w:cs="Times New Roman"/>
          <w:noProof/>
          <w:lang w:val="en-US"/>
        </w:rPr>
        <w:t>(Woodward et al., 2005)</w:t>
      </w:r>
      <w:r w:rsidRPr="000A3949">
        <w:rPr>
          <w:rFonts w:cs="Times New Roman"/>
        </w:rPr>
        <w:fldChar w:fldCharType="end"/>
      </w:r>
      <w:r w:rsidRPr="00E030FA">
        <w:rPr>
          <w:rFonts w:cs="Times New Roman"/>
          <w:lang w:val="en-US"/>
        </w:rPr>
        <w:t xml:space="preserve"> to a decrease  </w:t>
      </w:r>
      <w:r w:rsidRPr="000A3949">
        <w:rPr>
          <w:rFonts w:cs="Times New Roman"/>
        </w:rPr>
        <w:fldChar w:fldCharType="begin" w:fldLock="1"/>
      </w:r>
      <w:r w:rsidR="00D477C7">
        <w:rPr>
          <w:rFonts w:cs="Times New Roman"/>
          <w:lang w:val="en-US"/>
        </w:rPr>
        <w:instrText>ADDIN CSL_CITATION { "citationItems" : [ { "id" : "ITEM-1", "itemData" : { "DOI" : "10.1029/2003GL017880", "ISSN" : "00948276", "abstract" : "Atmospheric desert dust is potentially highly sensitive to changes in climate, carbon dioxide and human land use. In this study we use 6 different scenarios of the processes responsible for changes in source areas and explore changes in desert dust loading in pre-industrial and future climates, although all the scenario results are likely to be sensitive to the climate model simulations used for this study. Simulations suggest that future dust may be 20 to 60% lower than current dust loadings. The anthropogenic portion of the current dust loading may be as large as 60%, or humans may have caused a 24% decrease in desert dust, depending on the relative importance of land use, carbon dioxide and human induced climate change. These results suggest there may be a high sensitivity of 'natural aerosols' to human intervention, which has enormous implications for climate and biogeochemistry in the future.", "author" : [ { "dropping-particle" : "", "family" : "Mahowald", "given" : "Natalie M.", "non-dropping-particle" : "", "parse-names" : false, "suffix" : "" }, { "dropping-particle" : "", "family" : "Luo", "given" : "Chao", "non-dropping-particle" : "", "parse-names" : false, "suffix" : "" } ], "container-title" : "Geophysical Research Letters", "id" : "ITEM-1", "issue" : "17", "issued" : { "date-parts" : [ [ "2003" ] ] }, "title" : "A less dusty future?", "translator" : [ { "dropping-particle" : "", "family" : "G3948", "given" : "", "non-dropping-particle" : "", "parse-names" : false, "suffix" : "" } ], "type" : "article-journal", "volume" : "30" }, "uris" : [ "http://www.mendeley.com/documents/?uuid=671269d2-b683-4ce5-b749-fb830611dc9b" ] } ], "mendeley" : { "formattedCitation" : "(Mahowald and Luo, 2003)", "plainTextFormattedCitation" : "(Mahowald and Luo, 2003)", "previouslyFormattedCitation" : "(Mahowald and Luo, 2003)" }, "properties" : { "noteIndex" : 0 }, "schema" : "https://github.com/citation-style-language/schema/raw/master/csl-citation.json" }</w:instrText>
      </w:r>
      <w:r w:rsidRPr="000A3949">
        <w:rPr>
          <w:rFonts w:cs="Times New Roman"/>
        </w:rPr>
        <w:fldChar w:fldCharType="separate"/>
      </w:r>
      <w:r w:rsidR="00CB33A1">
        <w:rPr>
          <w:rFonts w:cs="Times New Roman"/>
          <w:noProof/>
          <w:lang w:val="en-US"/>
        </w:rPr>
        <w:t>(Mahowald and Luo, 2003)</w:t>
      </w:r>
      <w:r w:rsidRPr="000A3949">
        <w:rPr>
          <w:rFonts w:cs="Times New Roman"/>
        </w:rPr>
        <w:fldChar w:fldCharType="end"/>
      </w:r>
      <w:r w:rsidRPr="00E030FA">
        <w:rPr>
          <w:rFonts w:cs="Times New Roman"/>
          <w:lang w:val="en-US"/>
        </w:rPr>
        <w:t xml:space="preserve">, thus leading to high uncertainties on the sign of the climate-dust feedback. Since </w:t>
      </w:r>
      <w:del w:id="3692" w:author="Lucy Cowie" w:date="2021-07-28T11:28:00Z">
        <w:r w:rsidRPr="00E030FA" w:rsidDel="000E0EDC">
          <w:rPr>
            <w:rFonts w:cs="Times New Roman"/>
            <w:lang w:val="en-US"/>
          </w:rPr>
          <w:delText xml:space="preserve">the </w:delText>
        </w:r>
      </w:del>
      <w:r w:rsidRPr="00E030FA">
        <w:rPr>
          <w:rFonts w:cs="Times New Roman"/>
          <w:lang w:val="en-US"/>
        </w:rPr>
        <w:t xml:space="preserve">AR5, </w:t>
      </w:r>
      <w:r w:rsidRPr="000A3949">
        <w:rPr>
          <w:rFonts w:cs="Times New Roman"/>
        </w:rPr>
        <w:fldChar w:fldCharType="begin" w:fldLock="1"/>
      </w:r>
      <w:r w:rsidR="00D477C7">
        <w:rPr>
          <w:rFonts w:cs="Times New Roman"/>
          <w:lang w:val="en-US"/>
        </w:rPr>
        <w:instrText>ADDIN CSL_CITATION { "citationItems" : [ { "id" : "ITEM-1", "itemData" : { "DOI" : "10.1038/s41467-017-02620-y", "ISSN" : "20411723", "abstract" : "Feedbacks between the global dust cycle and the climate system might have amplified past climate changes. Yet, it remains unclear what role the dust-climate feedback will play in future anthropogenic climate change. Here, we estimate the direct dust-climate feedback, arising from changes in the dust direct radiative effect (DRE), using a simple theoretical framework that combines constraints on the dust DRE with a series of climate model results. We find that the direct dust-climate feedback is likely in the range of -0.04 to +0.02 Wm -2 K-1, such that it could account for a substantial fraction of the total aerosol feedbacks in the climate system. On a regional scale, the direct dust-climate feedback is enhanced by approximately an order of magnitude close to major source regions. This suggests that it could play an important role in shaping the future climates of Northern Africa, the Sahel, the Mediterranean region, the Middle East, and Central Asia.", "author" : [ { "dropping-particle" : "", "family" : "Kok", "given" : "Jasper F.", "non-dropping-particle" : "", "parse-names" : false, "suffix" : "" }, { "dropping-particle" : "", "family" : "Ward", "given" : "Daniel S.", "non-dropping-particle" : "", "parse-names" : false, "suffix" : "" }, { "dropping-particle" : "", "family" : "Mahowald", "given" : "Natalie M.", "non-dropping-particle" : "", "parse-names" : false, "suffix" : "" }, { "dropping-particle" : "", "family" : "Evan", "given" : "Amato T.", "non-dropping-particle" : "", "parse-names" : false, "suffix" : "" } ], "container-title" : "Nature Communications", "id" : "ITEM-1", "issue" : "1", "issued" : { "date-parts" : [ [ "2018" ] ] }, "page" : "241", "publisher" : "Nature Publishing Group", "title" : "Global and regional importance of the direct dust-climate feedback", "translator" : [ { "dropping-particle" : "", "family" : "G3952", "given" : "", "non-dropping-particle" : "", "parse-names" : false, "suffix" : "" } ], "type" : "article-journal", "volume" : "9" }, "uris" : [ "http://www.mendeley.com/documents/?uuid=23ca63b8-c82d-4e4f-b3b2-6eed398adc65" ] } ], "mendeley" : { "formattedCitation" : "(Kok et al., 2018)", "manualFormatting" : "Kok et al. (2018)", "plainTextFormattedCitation" : "(Kok et al., 2018)", "previouslyFormattedCitation" : "(Kok et al., 2018)" }, "properties" : { "noteIndex" : 0 }, "schema" : "https://github.com/citation-style-language/schema/raw/master/csl-citation.json" }</w:instrText>
      </w:r>
      <w:r w:rsidRPr="000A3949">
        <w:rPr>
          <w:rFonts w:cs="Times New Roman"/>
        </w:rPr>
        <w:fldChar w:fldCharType="separate"/>
      </w:r>
      <w:r w:rsidR="00CB33A1">
        <w:rPr>
          <w:rFonts w:cs="Times New Roman"/>
          <w:noProof/>
          <w:lang w:val="en-US"/>
        </w:rPr>
        <w:t>Kok et al. (2018)</w:t>
      </w:r>
      <w:r w:rsidRPr="000A3949">
        <w:rPr>
          <w:rFonts w:cs="Times New Roman"/>
        </w:rPr>
        <w:fldChar w:fldCharType="end"/>
      </w:r>
      <w:r w:rsidRPr="00E030FA">
        <w:rPr>
          <w:rFonts w:cs="Times New Roman"/>
          <w:lang w:val="en-US"/>
        </w:rPr>
        <w:t xml:space="preserve"> estimated the direct dust</w:t>
      </w:r>
      <w:r w:rsidRPr="00E030FA">
        <w:rPr>
          <w:rFonts w:cs="Times New Roman"/>
          <w:lang w:val="en-US"/>
        </w:rPr>
        <w:noBreakHyphen/>
        <w:t>climate feedback parameter, from changes in the dust direct radiative effect only, to be in the range –0.04 to +0.02 W m</w:t>
      </w:r>
      <w:r w:rsidRPr="00E030FA">
        <w:rPr>
          <w:rFonts w:cs="Times New Roman"/>
          <w:vertAlign w:val="superscript"/>
          <w:lang w:val="en-US"/>
        </w:rPr>
        <w:t>–2</w:t>
      </w:r>
      <w:r w:rsidRPr="00E030FA">
        <w:rPr>
          <w:rFonts w:cs="Times New Roman"/>
          <w:lang w:val="en-US"/>
        </w:rPr>
        <w:t> </w:t>
      </w:r>
      <w:r w:rsidRPr="00E030FA">
        <w:rPr>
          <w:rFonts w:cs="Times New Roman"/>
          <w:lang w:val="en-US" w:eastAsia="ja-JP"/>
        </w:rPr>
        <w:t>°C</w:t>
      </w:r>
      <w:r w:rsidRPr="00E030FA">
        <w:rPr>
          <w:rFonts w:cs="Times New Roman"/>
          <w:vertAlign w:val="superscript"/>
          <w:lang w:val="en-US" w:eastAsia="ja-JP"/>
        </w:rPr>
        <w:t>–1</w:t>
      </w:r>
      <w:r w:rsidRPr="00E030FA">
        <w:rPr>
          <w:rFonts w:cs="Times New Roman"/>
          <w:lang w:val="en-US"/>
        </w:rPr>
        <w:t xml:space="preserve">. The assessed </w:t>
      </w:r>
      <w:r>
        <w:rPr>
          <w:rFonts w:cs="Times New Roman"/>
          <w:lang w:val="en-US"/>
        </w:rPr>
        <w:t xml:space="preserve">central </w:t>
      </w:r>
      <w:r w:rsidRPr="00DB5C61">
        <w:rPr>
          <w:rFonts w:cs="Times New Roman"/>
          <w:lang w:val="en-US"/>
        </w:rPr>
        <w:t xml:space="preserve">value </w:t>
      </w:r>
      <w:r>
        <w:rPr>
          <w:rFonts w:cs="Times New Roman"/>
          <w:lang w:val="en-US"/>
        </w:rPr>
        <w:t xml:space="preserve">and the </w:t>
      </w:r>
      <w:r>
        <w:rPr>
          <w:lang w:val="en-US"/>
        </w:rPr>
        <w:t>5</w:t>
      </w:r>
      <w:ins w:id="3693" w:author="Lucy Cowie" w:date="2021-07-28T11:28:00Z">
        <w:r w:rsidR="00712B25">
          <w:rPr>
            <w:lang w:val="en-US"/>
          </w:rPr>
          <w:t>–</w:t>
        </w:r>
      </w:ins>
      <w:del w:id="3694" w:author="Lucy Cowie" w:date="2021-07-28T11:28:00Z">
        <w:r w:rsidDel="00712B25">
          <w:rPr>
            <w:lang w:val="en-US"/>
          </w:rPr>
          <w:delText>-</w:delText>
        </w:r>
      </w:del>
      <w:r>
        <w:rPr>
          <w:lang w:val="en-US"/>
        </w:rPr>
        <w:t>95%</w:t>
      </w:r>
      <w:ins w:id="3695" w:author="Lucy Cowie" w:date="2021-07-28T11:28:00Z">
        <w:r w:rsidR="00712B25">
          <w:rPr>
            <w:lang w:val="en-US"/>
          </w:rPr>
          <w:t xml:space="preserve"> </w:t>
        </w:r>
      </w:ins>
      <w:r>
        <w:rPr>
          <w:rFonts w:cs="Times New Roman"/>
          <w:lang w:val="en-US"/>
        </w:rPr>
        <w:t xml:space="preserve">range </w:t>
      </w:r>
      <w:r w:rsidRPr="00E030FA">
        <w:rPr>
          <w:rFonts w:cs="Times New Roman"/>
          <w:lang w:val="en-US"/>
        </w:rPr>
        <w:t xml:space="preserve">of </w:t>
      </w:r>
      <w:ins w:id="3696" w:author="Lucy Cowie" w:date="2021-07-28T11:29:00Z">
        <w:r w:rsidR="00712B25">
          <w:rPr>
            <w:rFonts w:cs="Times New Roman"/>
            <w:lang w:val="en-US"/>
          </w:rPr>
          <w:t xml:space="preserve">the </w:t>
        </w:r>
      </w:ins>
      <w:r w:rsidRPr="00E030FA">
        <w:rPr>
          <w:rFonts w:cs="Times New Roman"/>
          <w:lang w:val="en-US"/>
        </w:rPr>
        <w:t xml:space="preserve">climate-dust feedback parameter based on </w:t>
      </w:r>
      <w:r>
        <w:rPr>
          <w:rFonts w:cs="Times New Roman"/>
          <w:lang w:val="en-US"/>
        </w:rPr>
        <w:t>AerChemMIP ensemble</w:t>
      </w:r>
      <w:r w:rsidRPr="00E030FA">
        <w:rPr>
          <w:rFonts w:cs="Times New Roman"/>
          <w:lang w:val="en-US"/>
        </w:rPr>
        <w:t xml:space="preserve"> </w:t>
      </w:r>
      <w:r>
        <w:rPr>
          <w:rFonts w:cs="Times New Roman"/>
          <w:lang w:val="en-US"/>
        </w:rPr>
        <w:t>(</w:t>
      </w:r>
      <w:r w:rsidRPr="00E030FA">
        <w:rPr>
          <w:rFonts w:cs="Times New Roman"/>
          <w:lang w:val="en-US"/>
        </w:rPr>
        <w:t>Table 6.9</w:t>
      </w:r>
      <w:r>
        <w:rPr>
          <w:rFonts w:cs="Times New Roman"/>
          <w:lang w:val="en-US"/>
        </w:rPr>
        <w:t>)</w:t>
      </w:r>
      <w:r w:rsidRPr="00E030FA">
        <w:rPr>
          <w:rFonts w:cs="Times New Roman"/>
          <w:lang w:val="en-US"/>
        </w:rPr>
        <w:t xml:space="preserve"> is within the range of the published estimate, however both the magnitude and sign of </w:t>
      </w:r>
      <w:r w:rsidRPr="00914704">
        <w:rPr>
          <w:rFonts w:cs="Times New Roman"/>
          <w:i/>
        </w:rPr>
        <w:t>α</w:t>
      </w:r>
      <w:r w:rsidRPr="00E030FA">
        <w:rPr>
          <w:rFonts w:cs="Times New Roman"/>
          <w:lang w:val="en-US"/>
        </w:rPr>
        <w:t xml:space="preserve"> are model-dependent. </w:t>
      </w:r>
    </w:p>
    <w:p w14:paraId="4523FDB8" w14:textId="77777777" w:rsidR="00DF552C" w:rsidRPr="00E030FA" w:rsidRDefault="00DF552C" w:rsidP="00D5630D">
      <w:pPr>
        <w:pStyle w:val="AR6BodyText"/>
        <w:rPr>
          <w:rFonts w:cs="Times New Roman"/>
          <w:i/>
          <w:lang w:val="en-US"/>
        </w:rPr>
      </w:pPr>
    </w:p>
    <w:p w14:paraId="10C95B4E" w14:textId="4294596B" w:rsidR="00DF552C" w:rsidRPr="00E030FA" w:rsidRDefault="00DF552C" w:rsidP="00D5630D">
      <w:pPr>
        <w:pStyle w:val="AR6BodyText"/>
        <w:rPr>
          <w:rFonts w:cs="Times New Roman"/>
          <w:lang w:val="en-US"/>
        </w:rPr>
      </w:pPr>
      <w:r w:rsidRPr="00E030FA">
        <w:rPr>
          <w:rFonts w:cs="Times New Roman"/>
          <w:b/>
          <w:i/>
          <w:lang w:val="en-US"/>
        </w:rPr>
        <w:t>Climate</w:t>
      </w:r>
      <w:r w:rsidRPr="00E030FA">
        <w:rPr>
          <w:rFonts w:cs="Times New Roman"/>
          <w:b/>
          <w:i/>
          <w:lang w:val="en-US"/>
        </w:rPr>
        <w:noBreakHyphen/>
        <w:t>ozone feedback:</w:t>
      </w:r>
      <w:r w:rsidRPr="00E030FA">
        <w:rPr>
          <w:rFonts w:cs="Times New Roman"/>
          <w:lang w:val="en-US"/>
        </w:rPr>
        <w:t xml:space="preserve"> Changes in ozone concentrations in response to projected climate change have been shown to lead to a potential climate</w:t>
      </w:r>
      <w:r w:rsidRPr="00E030FA">
        <w:rPr>
          <w:rFonts w:cs="Times New Roman"/>
          <w:lang w:val="en-US"/>
        </w:rPr>
        <w:noBreakHyphen/>
        <w:t>atmospheric chemistry feedback. Chemistry</w:t>
      </w:r>
      <w:r w:rsidRPr="00E030FA">
        <w:rPr>
          <w:rFonts w:cs="Times New Roman"/>
          <w:lang w:val="en-US"/>
        </w:rPr>
        <w:noBreakHyphen/>
        <w:t>climate models consistently project a decrease in lower tropical stratospheric ozone levels due to enhanced upwelling of ozone</w:t>
      </w:r>
      <w:ins w:id="3697" w:author="Lucy Cowie" w:date="2021-07-28T11:31:00Z">
        <w:r w:rsidR="00CA4936">
          <w:rPr>
            <w:rFonts w:cs="Times New Roman"/>
            <w:lang w:val="en-US"/>
          </w:rPr>
          <w:t>-</w:t>
        </w:r>
      </w:ins>
      <w:del w:id="3698" w:author="Lucy Cowie" w:date="2021-07-28T11:31:00Z">
        <w:r w:rsidRPr="00E030FA" w:rsidDel="00CA4936">
          <w:rPr>
            <w:rFonts w:cs="Times New Roman"/>
            <w:lang w:val="en-US"/>
          </w:rPr>
          <w:delText xml:space="preserve"> </w:delText>
        </w:r>
      </w:del>
      <w:r w:rsidRPr="00E030FA">
        <w:rPr>
          <w:rFonts w:cs="Times New Roman"/>
          <w:lang w:val="en-US"/>
        </w:rPr>
        <w:t xml:space="preserve">poor </w:t>
      </w:r>
      <w:r w:rsidRPr="000C446D">
        <w:rPr>
          <w:rFonts w:cs="Times New Roman"/>
          <w:lang w:val="en-US"/>
        </w:rPr>
        <w:t>tropospheric air associated with surface warming</w:t>
      </w:r>
      <w:ins w:id="3699" w:author="Lucy Cowie" w:date="2021-07-28T11:31:00Z">
        <w:r w:rsidR="00C70B81">
          <w:rPr>
            <w:rFonts w:cs="Times New Roman"/>
            <w:lang w:val="en-US"/>
          </w:rPr>
          <w:t>-</w:t>
        </w:r>
      </w:ins>
      <w:del w:id="3700" w:author="Lucy Cowie" w:date="2021-07-28T11:31:00Z">
        <w:r w:rsidRPr="000C446D" w:rsidDel="00C70B81">
          <w:rPr>
            <w:rFonts w:cs="Times New Roman"/>
            <w:lang w:val="en-US"/>
          </w:rPr>
          <w:delText xml:space="preserve"> </w:delText>
        </w:r>
      </w:del>
      <w:r w:rsidRPr="000C446D">
        <w:rPr>
          <w:rFonts w:cs="Times New Roman"/>
          <w:lang w:val="en-US"/>
        </w:rPr>
        <w:t>driven strengthening of the Brewer</w:t>
      </w:r>
      <w:r w:rsidRPr="000C446D">
        <w:rPr>
          <w:rFonts w:cs="Times New Roman"/>
          <w:lang w:val="en-US"/>
        </w:rPr>
        <w:noBreakHyphen/>
        <w:t xml:space="preserve">Dobson circulation </w:t>
      </w:r>
      <w:r w:rsidRPr="000A3949">
        <w:rPr>
          <w:rFonts w:cs="Times New Roman"/>
        </w:rPr>
        <w:fldChar w:fldCharType="begin" w:fldLock="1"/>
      </w:r>
      <w:r w:rsidR="00D477C7">
        <w:rPr>
          <w:rFonts w:cs="Times New Roman"/>
          <w:lang w:val="en-US"/>
        </w:rPr>
        <w:instrText>ADDIN CSL_CITATION { "citationItems" : [ { "id" : "ITEM-1", "itemData" : { "DOI" : "10.1175/JAS-D-12-0215.1", "ISSN" : "00224928", "abstract" : "Most climate models simulate a strengthening of the Brewer-Dobson circulation (BDC) under a changing climate. However, the magnitude of the trend as well as the underlying mechanisms varies significantly among the models. In this work the impact of both verticalresolution and vertical extent of a model on the simulated BDC change is investigated by analyzing sensitivity simulations performed with the general circulation model ECHAM6 in three different model configurations for three different climate states. Tropical upwelling velocities and age of stratospheric air are used as measures for the strength of the BDC. Both consistently show a BDC strengthening from the preindustrial to the future climate state for all configurations of the model. However, the amplitude and origin of this change vary between the different setups. Analyses of the tropical upward mass flux indicate that in the model with a lid at 10 hPa the BDC strengthening at 70 hPa is primarily produced by resolved wave drag, while in the model with a higher lid (0.01 hPa) the parameterized wave drag yields the main contribution to the BDC increase. This implies that consistent changes in the BDC originate from different causes when the stratosphere is not sufficiently resolved in a model. Furthermore, the effect of enhancing the horizontal diffusion in the upper model layers to avoid resolved wave reflection at the model lid is quantified, and a possible link to the different behavior of the low-top model with regard to the origin of the BDC change is identified. \u00a9 2013 American Meteorological Society.", "author" : [ { "dropping-particle" : "", "family" : "Bunzel", "given" : "Felix", "non-dropping-particle" : "", "parse-names" : false, "suffix" : "" }, { "dropping-particle" : "", "family" : "Schmidt", "given" : "Hauke", "non-dropping-particle" : "", "parse-names" : false, "suffix" : "" } ], "container-title" : "Journal of the Atmospheric Sciences", "id" : "ITEM-1", "issue" : "5", "issued" : { "date-parts" : [ [ "2013" ] ] }, "page" : "1437-1455", "title" : "The brewer-dobson circulation in a changing climate: Impact of the model configuration", "translator" : [ { "dropping-particle" : "", "family" : "G3951", "given" : "", "non-dropping-particle" : "", "parse-names" : false, "suffix" : "" } ], "type" : "article-journal", "volume" : "70" }, "uris" : [ "http://www.mendeley.com/documents/?uuid=7c605057-d7bc-43ef-b359-bbab3355ae7a" ] } ], "mendeley" : { "formattedCitation" : "(Bunzel and Schmidt, 2013)", "plainTextFormattedCitation" : "(Bunzel and Schmidt, 2013)", "previouslyFormattedCitation" : "(Bunzel and Schmidt, 2013)" }, "properties" : { "noteIndex" : 0 }, "schema" : "https://github.com/citation-style-language/schema/raw/master/csl-citation.json" }</w:instrText>
      </w:r>
      <w:r w:rsidRPr="000A3949">
        <w:rPr>
          <w:rFonts w:cs="Times New Roman"/>
        </w:rPr>
        <w:fldChar w:fldCharType="separate"/>
      </w:r>
      <w:r w:rsidR="00CB33A1">
        <w:rPr>
          <w:rFonts w:cs="Times New Roman"/>
          <w:noProof/>
          <w:lang w:val="en-US"/>
        </w:rPr>
        <w:t>(Bunzel and Schmidt, 2013)</w:t>
      </w:r>
      <w:r w:rsidRPr="000A3949">
        <w:rPr>
          <w:rFonts w:cs="Times New Roman"/>
        </w:rPr>
        <w:fldChar w:fldCharType="end"/>
      </w:r>
      <w:r w:rsidRPr="00E030FA">
        <w:rPr>
          <w:rFonts w:cs="Times New Roman"/>
          <w:lang w:val="en-US"/>
        </w:rPr>
        <w:t xml:space="preserve">. </w:t>
      </w:r>
      <w:r w:rsidRPr="000C446D">
        <w:rPr>
          <w:rFonts w:cs="Times New Roman"/>
          <w:lang w:val="en-US"/>
        </w:rPr>
        <w:t xml:space="preserve">Further, models project an increase in middle and extratropical stratospheric ozone due to increased downwelling through the strengthened Brewer-Dobson circulation </w:t>
      </w:r>
      <w:r w:rsidRPr="000A3949">
        <w:rPr>
          <w:rFonts w:cs="Times New Roman"/>
        </w:rPr>
        <w:fldChar w:fldCharType="begin" w:fldLock="1"/>
      </w:r>
      <w:r w:rsidR="00D477C7">
        <w:rPr>
          <w:rFonts w:cs="Times New Roman"/>
          <w:lang w:val="en-US"/>
        </w:rPr>
        <w:instrText>ADDIN CSL_CITATION { "citationItems" : [ { "id" : "ITEM-1", "itemData" : { "DOI" : "10.1002/grl.50358", "ISSN" : "00948276", "abstract" : "Past stratospheric ozone depletion has acted to cool the Earth's surface. As the result of the phase-out of anthropogenic halogenated compounds emissions, stratospheric ozone is projected to recover and its radiative forcing (RF-O3 \u223c -0.05 W/m2 presently) might therefore be expected to decay in line with ozone recovery itself. Using results from chemistry-climate models, we find that, although model projections using a standard greenhouse gas scenario broadly agree on the future evolution of global ozone, they strongly disagree on RF-O3 because of a large model spread in ozone changes in a narrow (several km thick) layer, in the northern lowermost stratosphere. Clearly, future changes in global stratospheric ozone cannot be considered an indicator of its overall RF. The multi-model mean RF-O3 estimate for 2100 is +0.06 W/m2 but with a range such that it could remain negative throughout this century or change sign and reach up to \u223c0.25 W/m2. \u00a9 2013 American Geophysical Union. All Rights Reserved.", "author" : [ { "dropping-particle" : "", "family" : "Bekki", "given" : "S.", "non-dropping-particle" : "", "parse-names" : false, "suffix" : "" }, { "dropping-particle" : "", "family" : "Rap", "given" : "A.", "non-dropping-particle" : "", "parse-names" : false, "suffix" : "" }, { "dropping-particle" : "", "family" : "Poulain", "given" : "V.", "non-dropping-particle" : "", "parse-names" : false, "suffix" : "" }, { "dropping-particle" : "", "family" : "Dhomse", "given" : "S.", "non-dropping-particle" : "", "parse-names" : false, "suffix" : "" }, { "dropping-particle" : "", "family" : "Marchand", "given" : "M.", "non-dropping-particle" : "", "parse-names" : false, "suffix" : "" }, { "dropping-particle" : "", "family" : "Lefevre", "given" : "F.", "non-dropping-particle" : "", "parse-names" : false, "suffix" : "" }, { "dropping-particle" : "", "family" : "Forster", "given" : "P. M.", "non-dropping-particle" : "", "parse-names" : false, "suffix" : "" }, { "dropping-particle" : "", "family" : "Szopa", "given" : "S.", "non-dropping-particle" : "", "parse-names" : false, "suffix" : "" }, { "dropping-particle" : "", "family" : "Chipperfield", "given" : "M. P.", "non-dropping-particle" : "", "parse-names" : false, "suffix" : "" } ], "container-title" : "Geophysical Research Letters", "id" : "ITEM-1", "issue" : "11", "issued" : { "date-parts" : [ [ "2013" ] ] }, "page" : "2796-2800", "title" : "Climate impact of stratospheric ozone recovery", "translator" : [ { "dropping-particle" : "", "family" : "G3945", "given" : "", "non-dropping-particle" : "", "parse-names" : false, "suffix" : "" } ], "type" : "article-journal", "volume" : "40" }, "uris" : [ "http://www.mendeley.com/documents/?uuid=d1a2a6b4-45df-4032-872a-557c72b7f697" ] }, { "id" : "ITEM-2", "itemData" : { "DOI" : "10.1002/2013JD020575", "ISSN" : "2169897X", "abstract" : "Interactively coupled climate chemistry models (CCMs) extend the number of feedback mechanisms in climate change simulations by including chemical feedback. In this study the radiative feedback from ozone changes on climate response and climate sensitivity is quantified for a series of simulations driven by CO2 increases on top of a present-day reference concentration level. Other possibly relevant feedback via atmospheric chemistry, e.g., via CH4 and N2 O, is not fully quantified in the CCM setup as their concentrations are essentially fixed at the surface. In case of a CO2 -doubling simulation, the ozone feedback reduces the climate sensitivity parameter by 3.4%, from 0.70 K/(W m\u22122) without interactive chemistry to 0.68 K/(W m\u22122). In case of a 4*CO2 simulation, the reduction of the climate sensitivity parameter increases to 8.4%. An analysis of feedback reveals that the negative feedback of stratospheric ozone and the associated negative feedback change in stratospheric water vapor are mainly responsible for this damping. The feedback from tropospheric ozone changes is positive but much smaller. The nonlinearity in the climate sensitivity damping with increased CO2 concentrations is shown to be due to nonlinear feedback of ozone and stratospheric water vapor.", "author" : [ { "dropping-particle" : "", "family" : "Dietm\u00fcller", "given" : "S.", "non-dropping-particle" : "", "parse-names" : false, "suffix" : "" }, { "dropping-particle" : "", "family" : "Ponater", "given" : "M.", "non-dropping-particle" : "", "parse-names" : false, "suffix" : "" }, { "dropping-particle" : "", "family" : "Sausen", "given" : "R.", "non-dropping-particle" : "", "parse-names" : false, "suffix" : "" } ], "container-title" : "Journal of Geophysical Research: Atmospheres", "id" : "ITEM-2", "issue" : "4", "issued" : { "date-parts" : [ [ "2014", "2", "27" ] ] }, "page" : "1796-1805", "title" : "Interactive ozone induces a negative feedback in CO2-driven climate change simulations", "translator" : [ { "dropping-particle" : "", "family" : "G3957", "given" : "", "non-dropping-particle" : "", "parse-names" : false, "suffix" : "" } ], "type" : "article-journal", "volume" : "119" }, "uris" : [ "http://www.mendeley.com/documents/?uuid=05628a4e-c9fc-4665-93a2-1eada3562181" ] } ], "mendeley" : { "formattedCitation" : "(Bekki et al., 2013; Dietm\u00fcller et al., 2014)", "plainTextFormattedCitation" : "(Bekki et al., 2013; Dietm\u00fcller et al., 2014)", "previouslyFormattedCitation" : "(Bekki et al., 2013; Dietm\u00fcller et al., 2014)" }, "properties" : { "noteIndex" : 0 }, "schema" : "https://github.com/citation-style-language/schema/raw/master/csl-citation.json" }</w:instrText>
      </w:r>
      <w:r w:rsidRPr="000A3949">
        <w:rPr>
          <w:rFonts w:cs="Times New Roman"/>
        </w:rPr>
        <w:fldChar w:fldCharType="separate"/>
      </w:r>
      <w:r w:rsidR="00CB33A1">
        <w:rPr>
          <w:rFonts w:cs="Times New Roman"/>
          <w:noProof/>
          <w:lang w:val="en-US"/>
        </w:rPr>
        <w:t>(Bekki et al., 2013; Dietmüller et al., 2014)</w:t>
      </w:r>
      <w:r w:rsidRPr="000A3949">
        <w:rPr>
          <w:rFonts w:cs="Times New Roman"/>
        </w:rPr>
        <w:fldChar w:fldCharType="end"/>
      </w:r>
      <w:r w:rsidRPr="00E030FA">
        <w:rPr>
          <w:rFonts w:cs="Times New Roman"/>
          <w:lang w:val="en-US"/>
        </w:rPr>
        <w:t xml:space="preserve">. </w:t>
      </w:r>
      <w:r w:rsidRPr="000C446D">
        <w:rPr>
          <w:rFonts w:cs="Times New Roman"/>
          <w:lang w:val="en-US"/>
        </w:rPr>
        <w:t>These stratospheric ozone changes induce a net</w:t>
      </w:r>
      <w:ins w:id="3701" w:author="Lucy Cowie" w:date="2021-07-27T21:48:00Z">
        <w:r w:rsidR="00FF41FE">
          <w:rPr>
            <w:rFonts w:cs="Times New Roman"/>
            <w:lang w:val="en-US"/>
          </w:rPr>
          <w:t>-</w:t>
        </w:r>
      </w:ins>
      <w:del w:id="3702" w:author="Lucy Cowie" w:date="2021-07-27T21:48:00Z">
        <w:r w:rsidRPr="000C446D" w:rsidDel="00FF41FE">
          <w:rPr>
            <w:rFonts w:cs="Times New Roman"/>
            <w:lang w:val="en-US"/>
          </w:rPr>
          <w:delText xml:space="preserve"> </w:delText>
        </w:r>
      </w:del>
      <w:r w:rsidRPr="000C446D">
        <w:rPr>
          <w:rFonts w:cs="Times New Roman"/>
          <w:lang w:val="en-US"/>
        </w:rPr>
        <w:t xml:space="preserve">negative global mean ozone radiative feedback </w:t>
      </w:r>
      <w:r w:rsidRPr="000A3949">
        <w:rPr>
          <w:rFonts w:cs="Times New Roman"/>
        </w:rPr>
        <w:fldChar w:fldCharType="begin" w:fldLock="1"/>
      </w:r>
      <w:r w:rsidR="00D477C7">
        <w:rPr>
          <w:rFonts w:cs="Times New Roman"/>
          <w:lang w:val="en-US"/>
        </w:rPr>
        <w:instrText>ADDIN CSL_CITATION { "citationItems" : [ { "id" : "ITEM-1", "itemData" : { "DOI" : "10.1002/2013JD020575", "ISSN" : "2169897X", "abstract" : "Interactively coupled climate chemistry models (CCMs) extend the number of feedback mechanisms in climate change simulations by including chemical feedback. In this study the radiative feedback from ozone changes on climate response and climate sensitivity is quantified for a series of simulations driven by CO2 increases on top of a present-day reference concentration level. Other possibly relevant feedback via atmospheric chemistry, e.g., via CH4 and N2 O, is not fully quantified in the CCM setup as their concentrations are essentially fixed at the surface. In case of a CO2 -doubling simulation, the ozone feedback reduces the climate sensitivity parameter by 3.4%, from 0.70 K/(W m\u22122) without interactive chemistry to 0.68 K/(W m\u22122). In case of a 4*CO2 simulation, the reduction of the climate sensitivity parameter increases to 8.4%. An analysis of feedback reveals that the negative feedback of stratospheric ozone and the associated negative feedback change in stratospheric water vapor are mainly responsible for this damping. The feedback from tropospheric ozone changes is positive but much smaller. The nonlinearity in the climate sensitivity damping with increased CO2 concentrations is shown to be due to nonlinear feedback of ozone and stratospheric water vapor.", "author" : [ { "dropping-particle" : "", "family" : "Dietm\u00fcller", "given" : "S.", "non-dropping-particle" : "", "parse-names" : false, "suffix" : "" }, { "dropping-particle" : "", "family" : "Ponater", "given" : "M.", "non-dropping-particle" : "", "parse-names" : false, "suffix" : "" }, { "dropping-particle" : "", "family" : "Sausen", "given" : "R.", "non-dropping-particle" : "", "parse-names" : false, "suffix" : "" } ], "container-title" : "Journal of Geophysical Research: Atmospheres", "id" : "ITEM-1", "issue" : "4", "issued" : { "date-parts" : [ [ "2014", "2", "27" ] ] }, "page" : "1796-1805", "title" : "Interactive ozone induces a negative feedback in CO2-driven climate change simulations", "translator" : [ { "dropping-particle" : "", "family" : "G3957", "given" : "", "non-dropping-particle" : "", "parse-names" : false, "suffix" : "" } ], "type" : "article-journal", "volume" : "119" }, "uris" : [ "http://www.mendeley.com/documents/?uuid=05628a4e-c9fc-4665-93a2-1eada3562181" ] } ], "mendeley" : { "formattedCitation" : "(Dietm\u00fcller et al., 2014)", "plainTextFormattedCitation" : "(Dietm\u00fcller et al., 2014)", "previouslyFormattedCitation" : "(Dietm\u00fcller et al., 2014)" }, "properties" : { "noteIndex" : 0 }, "schema" : "https://github.com/citation-style-language/schema/raw/master/csl-citation.json" }</w:instrText>
      </w:r>
      <w:r w:rsidRPr="000A3949">
        <w:rPr>
          <w:rFonts w:cs="Times New Roman"/>
        </w:rPr>
        <w:fldChar w:fldCharType="separate"/>
      </w:r>
      <w:r w:rsidR="00CB33A1">
        <w:rPr>
          <w:rFonts w:cs="Times New Roman"/>
          <w:noProof/>
          <w:lang w:val="en-US"/>
        </w:rPr>
        <w:t>(Dietmüller et al., 2014)</w:t>
      </w:r>
      <w:r w:rsidRPr="000A3949">
        <w:rPr>
          <w:rFonts w:cs="Times New Roman"/>
        </w:rPr>
        <w:fldChar w:fldCharType="end"/>
      </w:r>
      <w:r w:rsidRPr="00C827FE">
        <w:rPr>
          <w:rFonts w:cs="Times New Roman"/>
          <w:lang w:val="en-US"/>
        </w:rPr>
        <w:t xml:space="preserve">. </w:t>
      </w:r>
      <w:r w:rsidRPr="00E030FA">
        <w:rPr>
          <w:rFonts w:cs="Times New Roman"/>
          <w:lang w:val="en-US"/>
        </w:rPr>
        <w:t>Tropospheric ozone shows a range of responses to climate with models generally agreeing that warmer climate will lead to decreases in the tropical lower troposphere owing to increased water vapour and increases in the sub</w:t>
      </w:r>
      <w:del w:id="3703" w:author="Lucy Cowie" w:date="2021-07-28T11:33:00Z">
        <w:r w:rsidRPr="00E030FA" w:rsidDel="00330A0F">
          <w:rPr>
            <w:rFonts w:cs="Times New Roman"/>
            <w:lang w:val="en-US"/>
          </w:rPr>
          <w:delText>-</w:delText>
        </w:r>
      </w:del>
      <w:r w:rsidRPr="00E030FA">
        <w:rPr>
          <w:rFonts w:cs="Times New Roman"/>
          <w:lang w:val="en-US"/>
        </w:rPr>
        <w:t xml:space="preserve">tropical to mid-latitude upper troposphere due to increases in lightning and stratosphere-to-troposphere transport </w:t>
      </w:r>
      <w:r w:rsidRPr="000A3949">
        <w:rPr>
          <w:rFonts w:cs="Times New Roman"/>
        </w:rPr>
        <w:fldChar w:fldCharType="begin" w:fldLock="1"/>
      </w:r>
      <w:r w:rsidR="00D477C7">
        <w:rPr>
          <w:rFonts w:cs="Times New Roman"/>
          <w:lang w:val="en-US"/>
        </w:rPr>
        <w:instrText>ADDIN CSL_CITATION { "citationItems" : [ { "id" : "ITEM-1", "itemData" : { "DOI" : "10.5194/acp-13-3063-2013", "ISSN" : "1680-7324", "abstract" : "Abstract. Ozone (O3) from 17 atmospheric chemistry models taking part in the Atmospheric Chemistry and Climate Model Intercomparison Project (ACCMIP) has been used to calculate tropospheric ozone radiative forcings (RFs). All models applied a common set of anthropogenic emissions, which are better constrained for the present-day than the past. Future anthropogenic emissions follow the four Representative Concentration Pathway (RCP) scenarios, which define a relatively narrow range of possible air pollution emissions. We calculate a value for the pre-industrial (1750) to present-day (2010) tropospheric ozone RF of 410 mW m\u22122. The model range of pre-industrial to present-day changes in O3 produces a spread (\u00b11 standard deviation) in RFs of \u00b117%. Three different radiation schemes were used \u2013 we find differences in RFs between schemes (for the same ozone fields) of \u00b110%. Applying two different tropopause definitions gives differences in RFs of \u00b13%. Given additional (unquantified) uncertainties associated with emissions, climate-chemistry interactions and land-use change, we estimate an overall uncertainty of \u00b130% for the tropospheric ozone RF. Experiments carried out by a subset of six models attribute tropospheric ozone RF to increased emissions of methane (44\u00b112%), nitrogen oxides (31 \u00b1 9%), carbon monoxide (15 \u00b1 3%) and non-methane volatile organic compounds (9 \u00b1 2%); earlier studies attributed more of the tropospheric ozone RF to methane and less to nitrogen oxides. Normalising RFs to changes in tropospheric column ozone, we find a global mean normalised RF of 42 mW m\u22122 DU\u22121, a value similar to previous work. Using normalised RFs and future tropospheric column ozone projections we calculate future tropospheric ozone RFs (mW m\u22122; relative to 1750) for the four future scenarios (RCP2.6, RCP4.5, RCP6.0 and RCP8.5) of 350, 420, 370 and 460 (in 2030), and 200, 300, 280 and 600 (in 2100). Models show some coherent responses of ozone to climate change: decreases in the tropical lower troposphere, associated with increases in water vapour; and increases in the sub-tropical to mid-latitude upper troposphere, associated with increases in lightning and stratosphere-to-troposphere transport. Climate change has relatively small impacts on global mean tropospheric ozone RF.", "author" : [ { "dropping-particle" : "", "family" : "Stevenson", "given" : "D. S.", "non-dropping-particle" : "", "parse-names" : false, "suffix" : "" }, { "dropping-particle" : "", "family" : "Young", "given" : "P. J.", "non-dropping-particle" : "", "parse-names" : false, "suffix" : "" }, { "dropping-particle" : "", "family" : "Naik", "given" : "V.", "non-dropping-particle" : "", "parse-names" : false, "suffix" : "" }, { "dropping-particle" : "", "family" : "Lamarque", "given" : "J.-F.", "non-dropping-particle" : "", "parse-names" : false, "suffix" : "" }, { "dropping-particle" : "", "family" : "Shindell", "given" : "D. T.", "non-dropping-particle" : "", "parse-names" : false, "suffix" : "" }, { "dropping-particle" : "", "family" : "Voulgarakis", "given" : "A.", "non-dropping-particle" : "", "parse-names" : false, "suffix" : "" }, { "dropping-particle" : "", "family" : "Skeie", "given" : "R. B.", "non-dropping-particle" : "", "parse-names" : false, "suffix" : "" }, { "dropping-particle" : "", "family" : "Dalsoren", "given" : "S. B.", "non-dropping-particle" : "", "parse-names" : false, "suffix" : "" }, { "dropping-particle" : "", "family" : "Myhre", "given" : "G.", "non-dropping-particle" : "", "parse-names" : false, "suffix" : "" }, { "dropping-particle" : "", "family" : "Berntsen", "given" : "T. K.", "non-dropping-particle" : "", "parse-names" : false, "suffix" : "" }, { "dropping-particle" : "", "family" : "Folberth", "given" : "G. A.", "non-dropping-particle" : "", "parse-names" : false, "suffix" : "" }, { "dropping-particle" : "", "family" : "Rumbold", "given" : "S. T.", "non-dropping-particle" : "", "parse-names" : false, "suffix" : "" }, { "dropping-particle" : "", "family" : "Collins", "given" : "W. J.", "non-dropping-particle" : "", "parse-names" : false, "suffix" : "" }, { "dropping-particle" : "", "family" : "MacKenzie", "given" : "I. A.", "non-dropping-particle" : "", "parse-names" : false, "suffix" : "" }, { "dropping-particle" : "", "family" : "Doherty", "given" : "R. M.", "non-dropping-particle" : "", "parse-names" : false, "suffix" : "" }, { "dropping-particle" : "", "family" : "Zeng", "given" : "G.", "non-dropping-particle" : "", "parse-names" : false, "suffix" : "" }, { "dropping-particle" : "", "family" : "Noije", "given" : "T. P. C.", "non-dropping-particle" : "van", "parse-names" : false, "suffix" : "" }, { "dropping-particle" : "", "family" : "Strunk", "given" : "A.", "non-dropping-particle" : "", "parse-names" : false, "suffix" : "" }, { "dropping-particle" : "", "family" : "Bergmann", "given" : "D.", "non-dropping-particle" : "", "parse-names" : false, "suffix" : "" }, { "dropping-particle" : "", "family" : "Cameron-Smith", "given" : "P.", "non-dropping-particle" : "", "parse-names" : false, "suffix" : "" }, { "dropping-particle" : "", "family" : "Plummer", "given" : "D. A.", "non-dropping-particle" : "", "parse-names" : false, "suffix" : "" }, { "dropping-particle" : "", "family" : "Strode", "given" : "S. A.", "non-dropping-particle" : "", "parse-names" : false, "suffix" : "" }, { "dropping-particle" : "", "family" : "Horowitz", "given" : "L.", "non-dropping-particle" : "", "parse-names" : false, "suffix" : "" }, { "dropping-particle" : "", "family" : "Lee", "given" : "Y. H.", "non-dropping-particle" : "", "parse-names" : false, "suffix" : "" }, { "dropping-particle" : "", "family" : "Szopa", "given" : "S.", "non-dropping-particle" : "", "parse-names" : false, "suffix" : "" }, { "dropping-particle" : "", "family" : "Sudo", "given" : "K.", "non-dropping-particle" : "", "parse-names" : false, "suffix" : "" }, { "dropping-particle" : "", "family" : "Nagashima", "given" : "T.", "non-dropping-particle" : "", "parse-names" : false, "suffix" : "" }, { "dropping-particle" : "", "family" : "Josse", "given" : "B.", "non-dropping-particle" : "", "parse-names" : false, "suffix" : "" }, { "dropping-particle" : "", "family" : "Cionni", "given" : "I.", "non-dropping-particle" : "", "parse-names" : false, "suffix" : "" }, { "dropping-particle" : "", "family" : "Righi", "given" : "M.", "non-dropping-particle" : "", "parse-names" : false, "suffix" : "" }, { "dropping-particle" : "", "family" : "Eyring", "given" : "V.", "non-dropping-particle" : "", "parse-names" : false, "suffix" : "" }, { "dropping-particle" : "", "family" : "Conley", "given" : "A.", "non-dropping-particle" : "", "parse-names" : false, "suffix" : "" }, { "dropping-particle" : "", "family" : "Bowman", "given" : "K. W.", "non-dropping-particle" : "", "parse-names" : false, "suffix" : "" }, { "dropping-particle" : "", "family" : "Wild", "given" : "O.", "non-dropping-particle" : "", "parse-names" : false, "suffix" : "" }, { "dropping-particle" : "", "family" : "Archibald", "given" : "A.", "non-dropping-particle" : "", "parse-names" : false, "suffix" : "" } ], "container-title" : "Atmospheric Chemistry and Physics", "id" : "ITEM-1", "issue" : "6", "issued" : { "date-parts" : [ [ "2013", "3", "15" ] ] }, "page" : "3063-3085", "title" : "Tropospheric ozone changes, radiative forcing and attribution to emissions in the Atmospheric Chemistry and Climate Model Intercomparison Project (ACCMIP)", "translator" : [ { "dropping-particle" : "", "family" : "G3096", "given" : "", "non-dropping-particle" : "", "parse-names" : false, "suffix" : "" } ], "type" : "article-journal", "volume" : "13" }, "uris" : [ "http://www.mendeley.com/documents/?uuid=d26476fa-12c7-47ba-b614-07d4af7aebc1" ] } ], "mendeley" : { "formattedCitation" : "(Stevenson et al., 2013)", "plainTextFormattedCitation" : "(Stevenson et al., 2013)", "previouslyFormattedCitation" : "(Stevenson et al., 2013)" }, "properties" : { "noteIndex" : 0 }, "schema" : "https://github.com/citation-style-language/schema/raw/master/csl-citation.json" }</w:instrText>
      </w:r>
      <w:r w:rsidRPr="000A3949">
        <w:rPr>
          <w:rFonts w:cs="Times New Roman"/>
        </w:rPr>
        <w:fldChar w:fldCharType="separate"/>
      </w:r>
      <w:r w:rsidR="00CB33A1">
        <w:rPr>
          <w:rFonts w:cs="Times New Roman"/>
          <w:noProof/>
          <w:lang w:val="en-US"/>
        </w:rPr>
        <w:t>(Stevenson et al., 2013)</w:t>
      </w:r>
      <w:r w:rsidRPr="000A3949">
        <w:rPr>
          <w:rFonts w:cs="Times New Roman"/>
        </w:rPr>
        <w:fldChar w:fldCharType="end"/>
      </w:r>
      <w:r w:rsidRPr="00C827FE">
        <w:rPr>
          <w:rFonts w:cs="Times New Roman"/>
          <w:lang w:val="en-US"/>
        </w:rPr>
        <w:t xml:space="preserve">. </w:t>
      </w:r>
      <w:r w:rsidRPr="00E030FA">
        <w:rPr>
          <w:rFonts w:cs="Times New Roman"/>
          <w:lang w:val="en-US"/>
        </w:rPr>
        <w:t xml:space="preserve">A small positive feedback is estimated from climate-induced changes in global mean tropospheric ozone </w:t>
      </w:r>
      <w:r w:rsidRPr="000A3949">
        <w:rPr>
          <w:rFonts w:cs="Times New Roman"/>
        </w:rPr>
        <w:fldChar w:fldCharType="begin" w:fldLock="1"/>
      </w:r>
      <w:r w:rsidR="00D477C7">
        <w:rPr>
          <w:rFonts w:cs="Times New Roman"/>
          <w:lang w:val="en-US"/>
        </w:rPr>
        <w:instrText>ADDIN CSL_CITATION { "citationItems" : [ { "id" : "ITEM-1", "itemData" : { "DOI" : "10.1002/2013JD020575", "ISSN" : "2169897X", "abstract" : "Interactively coupled climate chemistry models (CCMs) extend the number of feedback mechanisms in climate change simulations by including chemical feedback. In this study the radiative feedback from ozone changes on climate response and climate sensitivity is quantified for a series of simulations driven by CO2 increases on top of a present-day reference concentration level. Other possibly relevant feedback via atmospheric chemistry, e.g., via CH4 and N2 O, is not fully quantified in the CCM setup as their concentrations are essentially fixed at the surface. In case of a CO2 -doubling simulation, the ozone feedback reduces the climate sensitivity parameter by 3.4%, from 0.70 K/(W m\u22122) without interactive chemistry to 0.68 K/(W m\u22122). In case of a 4*CO2 simulation, the reduction of the climate sensitivity parameter increases to 8.4%. An analysis of feedback reveals that the negative feedback of stratospheric ozone and the associated negative feedback change in stratospheric water vapor are mainly responsible for this damping. The feedback from tropospheric ozone changes is positive but much smaller. The nonlinearity in the climate sensitivity damping with increased CO2 concentrations is shown to be due to nonlinear feedback of ozone and stratospheric water vapor.", "author" : [ { "dropping-particle" : "", "family" : "Dietm\u00fcller", "given" : "S.", "non-dropping-particle" : "", "parse-names" : false, "suffix" : "" }, { "dropping-particle" : "", "family" : "Ponater", "given" : "M.", "non-dropping-particle" : "", "parse-names" : false, "suffix" : "" }, { "dropping-particle" : "", "family" : "Sausen", "given" : "R.", "non-dropping-particle" : "", "parse-names" : false, "suffix" : "" } ], "container-title" : "Journal of Geophysical Research: Atmospheres", "id" : "ITEM-1", "issue" : "4", "issued" : { "date-parts" : [ [ "2014", "2", "27" ] ] }, "page" : "1796-1805", "title" : "Interactive ozone induces a negative feedback in CO2-driven climate change simulations", "translator" : [ { "dropping-particle" : "", "family" : "G3957", "given" : "", "non-dropping-particle" : "", "parse-names" : false, "suffix" : "" } ], "type" : "article-journal", "volume" : "119" }, "uris" : [ "http://www.mendeley.com/documents/?uuid=05628a4e-c9fc-4665-93a2-1eada3562181" ] } ], "mendeley" : { "formattedCitation" : "(Dietm\u00fcller et al., 2014)", "plainTextFormattedCitation" : "(Dietm\u00fcller et al., 2014)", "previouslyFormattedCitation" : "(Dietm\u00fcller et al., 2014)" }, "properties" : { "noteIndex" : 0 }, "schema" : "https://github.com/citation-style-language/schema/raw/master/csl-citation.json" }</w:instrText>
      </w:r>
      <w:r w:rsidRPr="000A3949">
        <w:rPr>
          <w:rFonts w:cs="Times New Roman"/>
        </w:rPr>
        <w:fldChar w:fldCharType="separate"/>
      </w:r>
      <w:r w:rsidR="00CB33A1">
        <w:rPr>
          <w:rFonts w:cs="Times New Roman"/>
          <w:noProof/>
          <w:lang w:val="en-US"/>
        </w:rPr>
        <w:t>(Dietmüller et al., 2014)</w:t>
      </w:r>
      <w:r w:rsidRPr="000A3949">
        <w:rPr>
          <w:rFonts w:cs="Times New Roman"/>
        </w:rPr>
        <w:fldChar w:fldCharType="end"/>
      </w:r>
      <w:r w:rsidRPr="00E030FA">
        <w:rPr>
          <w:rFonts w:cs="Times New Roman"/>
          <w:lang w:val="en-US"/>
        </w:rPr>
        <w:t xml:space="preserve"> while a small negative feedback is estimated by </w:t>
      </w:r>
      <w:r w:rsidRPr="000A3949">
        <w:rPr>
          <w:rFonts w:cs="Times New Roman"/>
        </w:rPr>
        <w:fldChar w:fldCharType="begin" w:fldLock="1"/>
      </w:r>
      <w:r w:rsidR="00D477C7">
        <w:rPr>
          <w:rFonts w:cs="Times New Roman"/>
          <w:lang w:val="en-US"/>
        </w:rPr>
        <w:instrText>ADDIN CSL_CITATION { "citationItems" : [ { "id" : "ITEM-1", "itemData" : { "DOI" : "10.5194/esd-10-379-2019", "ISSN" : "21904987", "abstract" : "Earth system models (ESMs) are key tools for providing climate projections under different scenarios of human-induced forcing. ESMs include a large number of additional processes and feedbacks such as biogeochemical cycles that traditional physical climate models do not consider. Yet, some processes such as cloud dynamics and ecosystem functional response still have fairly high uncertainties. In this article, we present an overview of climate feedbacks for Earth system components currently included in state-of-the-art ESMs and discuss the challenges to evaluate and quantify them. Uncertainties in feedback quantification arise from the interdependencies of biogeochemical matter fluxes and physical properties, the spatial and temporal heterogeneity of processes, and the lack of long-term continuous observational data to constrain them. We present an outlook for promising approaches that can help to quantify and to constrain the large number of feedbacks in ESMs in the future. The target group for this article includes generalists with a background in natural sciences and an interest in climate change as well as experts working in interdisciplinary climate research (researchers, lecturers, and students). This study updates and significantly expands upon the last comprehensive overview of climate feedbacks in ESMs, which was produced 15 years ago (NRC, 2003).", "author" : [ { "dropping-particle" : "", "family" : "Heinze", "given" : "Christoph", "non-dropping-particle" : "", "parse-names" : false, "suffix" : "" }, { "dropping-particle" : "", "family" : "Eyring", "given" : "Veronika", "non-dropping-particle" : "", "parse-names" : false, "suffix" : "" }, { "dropping-particle" : "", "family" : "Friedlingstein", "given" : "Pierre", "non-dropping-particle" : "", "parse-names" : false, "suffix" : "" }, { "dropping-particle" : "", "family" : "Jones", "given" : "Colin", "non-dropping-particle" : "", "parse-names" : false, "suffix" : "" }, { "dropping-particle" : "", "family" : "Balkanski", "given" : "Yves", "non-dropping-particle" : "", "parse-names" : false, "suffix" : "" }, { "dropping-particle" : "", "family" : "Collins", "given" : "William", "non-dropping-particle" : "", "parse-names" : false, "suffix" : "" }, { "dropping-particle" : "", "family" : "Fichefet", "given" : "Thierry", "non-dropping-particle" : "", "parse-names" : false, "suffix" : "" }, { "dropping-particle" : "", "family" : "Gao", "given" : "Shuang", "non-dropping-particle" : "", "parse-names" : false, "suffix" : "" }, { "dropping-particle" : "", "family" : "Hall", "given" : "Alex", "non-dropping-particle" : "", "parse-names" : false, "suffix" : "" }, { "dropping-particle" : "", "family" : "Ivanova", "given" : "Detelina", "non-dropping-particle" : "", "parse-names" : false, "suffix" : "" }, { "dropping-particle" : "", "family" : "Knorr", "given" : "Wolfgang", "non-dropping-particle" : "", "parse-names" : false, "suffix" : "" }, { "dropping-particle" : "", "family" : "Knutti", "given" : "Reto", "non-dropping-particle" : "", "parse-names" : false, "suffix" : "" }, { "dropping-particle" : "", "family" : "L\u00f6w", "given" : "Alexander", "non-dropping-particle" : "", "parse-names" : false, "suffix" : "" }, { "dropping-particle" : "", "family" : "Ponater", "given" : "Michael", "non-dropping-particle" : "", "parse-names" : false, "suffix" : "" }, { "dropping-particle" : "", "family" : "Schultz", "given" : "Martin", "non-dropping-particle" : "", "parse-names" : false, "suffix" : "" }, { "dropping-particle" : "", "family" : "Schulz", "given" : "Michael", "non-dropping-particle" : "", "parse-names" : false, "suffix" : "" }, { "dropping-particle" : "", "family" : "Siebesma", "given" : "Pier", "non-dropping-particle" : "", "parse-names" : false, "suffix" : "" }, { "dropping-particle" : "", "family" : "Teixeira", "given" : "Joao", "non-dropping-particle" : "", "parse-names" : false, "suffix" : "" }, { "dropping-particle" : "", "family" : "Tselioudis", "given" : "George", "non-dropping-particle" : "", "parse-names" : false, "suffix" : "" }, { "dropping-particle" : "", "family" : "Vancoppenolle", "given" : "Martin", "non-dropping-particle" : "", "parse-names" : false, "suffix" : "" } ], "container-title" : "Earth System Dynamics", "id" : "ITEM-1", "issue" : "3", "issued" : { "date-parts" : [ [ "2019", "7" ] ] }, "page" : "379-452", "publisher" : "Copernicus Publications", "title" : "ESD Reviews: Climate feedbacks in the Earth system and prospects for their evaluation", "translator" : [ { "dropping-particle" : "", "family" : "G3946", "given" : "", "non-dropping-particle" : "", "parse-names" : false, "suffix" : "" } ], "type" : "article-journal", "volume" : "10" }, "uris" : [ "http://www.mendeley.com/documents/?uuid=bb580455-0053-4e55-9b2a-b576d81c82e6" ] } ], "mendeley" : { "formattedCitation" : "(Heinze et al., 2019)", "plainTextFormattedCitation" : "(Heinze et al., 2019)", "previouslyFormattedCitation" : "(Heinze et al., 2019)" }, "properties" : { "noteIndex" : 0 }, "schema" : "https://github.com/citation-style-language/schema/raw/master/csl-citation.json" }</w:instrText>
      </w:r>
      <w:r w:rsidRPr="000A3949">
        <w:rPr>
          <w:rFonts w:cs="Times New Roman"/>
        </w:rPr>
        <w:fldChar w:fldCharType="separate"/>
      </w:r>
      <w:del w:id="3704" w:author="Lucy Cowie" w:date="2021-07-28T11:33:00Z">
        <w:r w:rsidR="00CB33A1" w:rsidDel="000E6C47">
          <w:rPr>
            <w:rFonts w:cs="Times New Roman"/>
            <w:noProof/>
          </w:rPr>
          <w:delText>(</w:delText>
        </w:r>
      </w:del>
      <w:r w:rsidR="00CB33A1">
        <w:rPr>
          <w:rFonts w:cs="Times New Roman"/>
          <w:noProof/>
        </w:rPr>
        <w:t>Heinze et al.</w:t>
      </w:r>
      <w:del w:id="3705" w:author="Lucy Cowie" w:date="2021-07-28T11:33:00Z">
        <w:r w:rsidR="00CB33A1" w:rsidDel="000E6C47">
          <w:rPr>
            <w:rFonts w:cs="Times New Roman"/>
            <w:noProof/>
          </w:rPr>
          <w:delText>,</w:delText>
        </w:r>
      </w:del>
      <w:r w:rsidR="00CB33A1">
        <w:rPr>
          <w:rFonts w:cs="Times New Roman"/>
          <w:noProof/>
        </w:rPr>
        <w:t xml:space="preserve"> </w:t>
      </w:r>
      <w:ins w:id="3706" w:author="Lucy Cowie" w:date="2021-07-28T11:33:00Z">
        <w:r w:rsidR="000E6C47">
          <w:rPr>
            <w:rFonts w:cs="Times New Roman"/>
            <w:noProof/>
          </w:rPr>
          <w:t>(</w:t>
        </w:r>
      </w:ins>
      <w:r w:rsidR="00CB33A1">
        <w:rPr>
          <w:rFonts w:cs="Times New Roman"/>
          <w:noProof/>
        </w:rPr>
        <w:t>2019)</w:t>
      </w:r>
      <w:r w:rsidRPr="000A3949">
        <w:rPr>
          <w:rFonts w:cs="Times New Roman"/>
        </w:rPr>
        <w:fldChar w:fldCharType="end"/>
      </w:r>
      <w:r w:rsidRPr="000A3949">
        <w:rPr>
          <w:rFonts w:cs="Times New Roman"/>
        </w:rPr>
        <w:t xml:space="preserve"> based on the model results of </w:t>
      </w:r>
      <w:r w:rsidRPr="000A3949">
        <w:rPr>
          <w:rFonts w:cs="Times New Roman"/>
        </w:rPr>
        <w:fldChar w:fldCharType="begin" w:fldLock="1"/>
      </w:r>
      <w:r w:rsidR="00D477C7">
        <w:rPr>
          <w:rFonts w:cs="Times New Roman"/>
        </w:rPr>
        <w:instrText>ADDIN CSL_CITATION { "citationItems" : [ { "id" : "ITEM-1", "itemData" : { "DOI" : "10.5194/acp-13-3063-2013", "ISSN" : "1680-7324", "abstract" : "Abstract. Ozone (O3) from 17 atmospheric chemistry models taking part in the Atmospheric Chemistry and Climate Model Intercomparison Project (ACCMIP) has been used to calculate tropospheric ozone radiative forcings (RFs). All models applied a common set of anthropogenic emissions, which are better constrained for the present-day than the past. Future anthropogenic emissions follow the four Representative Concentration Pathway (RCP) scenarios, which define a relatively narrow range of possible air pollution emissions. We calculate a value for the pre-industrial (1750) to present-day (2010) tropospheric ozone RF of 410 mW m\u22122. The model range of pre-industrial to present-day changes in O3 produces a spread (\u00b11 standard deviation) in RFs of \u00b117%. Three different radiation schemes were used \u2013 we find differences in RFs between schemes (for the same ozone fields) of \u00b110%. Applying two different tropopause definitions gives differences in RFs of \u00b13%. Given additional (unquantified) uncertainties associated with emissions, climate-chemistry interactions and land-use change, we estimate an overall uncertainty of \u00b130% for the tropospheric ozone RF. Experiments carried out by a subset of six models attribute tropospheric ozone RF to increased emissions of methane (44\u00b112%), nitrogen oxides (31 \u00b1 9%), carbon monoxide (15 \u00b1 3%) and non-methane volatile organic compounds (9 \u00b1 2%); earlier studies attributed more of the tropospheric ozone RF to methane and less to nitrogen oxides. Normalising RFs to changes in tropospheric column ozone, we find a global mean normalised RF of 42 mW m\u22122 DU\u22121, a value similar to previous work. Using normalised RFs and future tropospheric column ozone projections we calculate future tropospheric ozone RFs (mW m\u22122; relative to 1750) for the four future scenarios (RCP2.6, RCP4.5, RCP6.0 and RCP8.5) of 350, 420, 370 and 460 (in 2030), and 200, 300, 280 and 600 (in 2100). Models show some coherent responses of ozone to climate change: decreases in the tropical lower troposphere, associated with increases in water vapour; and increases in the sub-tropical to mid-latitude upper troposphere, associated with increases in lightning and stratosphere-to-troposphere transport. Climate change has relatively small impacts on global mean tropospheric ozone RF.", "author" : [ { "dropping-particle" : "", "family" : "Stevenson", "given" : "D. S.", "non-dropping-particle" : "", "parse-names" : false, "suffix" : "" }, { "dropping-particle" : "", "family" : "Young", "given" : "P. J.", "non-dropping-particle" : "", "parse-names" : false, "suffix" : "" }, { "dropping-particle" : "", "family" : "Naik", "given" : "V.", "non-dropping-particle" : "", "parse-names" : false, "suffix" : "" }, { "dropping-particle" : "", "family" : "Lamarque", "given" : "J.-F.", "non-dropping-particle" : "", "parse-names" : false, "suffix" : "" }, { "dropping-particle" : "", "family" : "Shindell", "given" : "D. T.", "non-dropping-particle" : "", "parse-names" : false, "suffix" : "" }, { "dropping-particle" : "", "family" : "Voulgarakis", "given" : "A.", "non-dropping-particle" : "", "parse-names" : false, "suffix" : "" }, { "dropping-particle" : "", "family" : "Skeie", "given" : "R. B.", "non-dropping-particle" : "", "parse-names" : false, "suffix" : "" }, { "dropping-particle" : "", "family" : "Dalsoren", "given" : "S. B.", "non-dropping-particle" : "", "parse-names" : false, "suffix" : "" }, { "dropping-particle" : "", "family" : "Myhre", "given" : "G.", "non-dropping-particle" : "", "parse-names" : false, "suffix" : "" }, { "dropping-particle" : "", "family" : "Berntsen", "given" : "T. K.", "non-dropping-particle" : "", "parse-names" : false, "suffix" : "" }, { "dropping-particle" : "", "family" : "Folberth", "given" : "G. A.", "non-dropping-particle" : "", "parse-names" : false, "suffix" : "" }, { "dropping-particle" : "", "family" : "Rumbold", "given" : "S. T.", "non-dropping-particle" : "", "parse-names" : false, "suffix" : "" }, { "dropping-particle" : "", "family" : "Collins", "given" : "W. J.", "non-dropping-particle" : "", "parse-names" : false, "suffix" : "" }, { "dropping-particle" : "", "family" : "MacKenzie", "given" : "I. A.", "non-dropping-particle" : "", "parse-names" : false, "suffix" : "" }, { "dropping-particle" : "", "family" : "Doherty", "given" : "R. M.", "non-dropping-particle" : "", "parse-names" : false, "suffix" : "" }, { "dropping-particle" : "", "family" : "Zeng", "given" : "G.", "non-dropping-particle" : "", "parse-names" : false, "suffix" : "" }, { "dropping-particle" : "", "family" : "Noije", "given" : "T. P. C.", "non-dropping-particle" : "van", "parse-names" : false, "suffix" : "" }, { "dropping-particle" : "", "family" : "Strunk", "given" : "A.", "non-dropping-particle" : "", "parse-names" : false, "suffix" : "" }, { "dropping-particle" : "", "family" : "Bergmann", "given" : "D.", "non-dropping-particle" : "", "parse-names" : false, "suffix" : "" }, { "dropping-particle" : "", "family" : "Cameron-Smith", "given" : "P.", "non-dropping-particle" : "", "parse-names" : false, "suffix" : "" }, { "dropping-particle" : "", "family" : "Plummer", "given" : "D. A.", "non-dropping-particle" : "", "parse-names" : false, "suffix" : "" }, { "dropping-particle" : "", "family" : "Strode", "given" : "S. A.", "non-dropping-particle" : "", "parse-names" : false, "suffix" : "" }, { "dropping-particle" : "", "family" : "Horowitz", "given" : "L.", "non-dropping-particle" : "", "parse-names" : false, "suffix" : "" }, { "dropping-particle" : "", "family" : "Lee", "given" : "Y. H.", "non-dropping-particle" : "", "parse-names" : false, "suffix" : "" }, { "dropping-particle" : "", "family" : "Szopa", "given" : "S.", "non-dropping-particle" : "", "parse-names" : false, "suffix" : "" }, { "dropping-particle" : "", "family" : "Sudo", "given" : "K.", "non-dropping-particle" : "", "parse-names" : false, "suffix" : "" }, { "dropping-particle" : "", "family" : "Nagashima", "given" : "T.", "non-dropping-particle" : "", "parse-names" : false, "suffix" : "" }, { "dropping-particle" : "", "family" : "Josse", "given" : "B.", "non-dropping-particle" : "", "parse-names" : false, "suffix" : "" }, { "dropping-particle" : "", "family" : "Cionni", "given" : "I.", "non-dropping-particle" : "", "parse-names" : false, "suffix" : "" }, { "dropping-particle" : "", "family" : "Righi", "given" : "M.", "non-dropping-particle" : "", "parse-names" : false, "suffix" : "" }, { "dropping-particle" : "", "family" : "Eyring", "given" : "V.", "non-dropping-particle" : "", "parse-names" : false, "suffix" : "" }, { "dropping-particle" : "", "family" : "Conley", "given" : "A.", "non-dropping-particle" : "", "parse-names" : false, "suffix" : "" }, { "dropping-particle" : "", "family" : "Bowman", "given" : "K. W.", "non-dropping-particle" : "", "parse-names" : false, "suffix" : "" }, { "dropping-particle" : "", "family" : "Wild", "given" : "O.", "non-dropping-particle" : "", "parse-names" : false, "suffix" : "" }, { "dropping-particle" : "", "family" : "Archibald", "given" : "A.", "non-dropping-particle" : "", "parse-names" : false, "suffix" : "" } ], "container-title" : "Atmospheric Chemistry and Physics", "id" : "ITEM-1", "issue" : "6", "issued" : { "date-parts" : [ [ "2013", "3", "15" ] ] }, "page" : "3063-3085", "title" : "Tropospheric ozone changes, radiative forcing and attribution to emissions in the Atmospheric Chemistry and Climate Model Intercomparison Project (ACCMIP)", "translator" : [ { "dropping-particle" : "", "family" : "G3096", "given" : "", "non-dropping-particle" : "", "parse-names" : false, "suffix" : "" } ], "type" : "article-journal", "volume" : "13" }, "uris" : [ "http://www.mendeley.com/documents/?uuid=d26476fa-12c7-47ba-b614-07d4af7aebc1" ] } ], "mendeley" : { "formattedCitation" : "(Stevenson et al., 2013)", "plainTextFormattedCitation" : "(Stevenson et al., 2013)", "previouslyFormattedCitation" : "(Stevenson et al., 2013)" }, "properties" : { "noteIndex" : 0 }, "schema" : "https://github.com/citation-style-language/schema/raw/master/csl-citation.json" }</w:instrText>
      </w:r>
      <w:r w:rsidRPr="000A3949">
        <w:rPr>
          <w:rFonts w:cs="Times New Roman"/>
        </w:rPr>
        <w:fldChar w:fldCharType="separate"/>
      </w:r>
      <w:del w:id="3707" w:author="Lucy Cowie" w:date="2021-07-28T11:34:00Z">
        <w:r w:rsidR="00CB33A1" w:rsidDel="00B56201">
          <w:rPr>
            <w:rFonts w:cs="Times New Roman"/>
            <w:noProof/>
            <w:lang w:val="en-US"/>
          </w:rPr>
          <w:delText>(</w:delText>
        </w:r>
      </w:del>
      <w:r w:rsidR="00CB33A1">
        <w:rPr>
          <w:rFonts w:cs="Times New Roman"/>
          <w:noProof/>
          <w:lang w:val="en-US"/>
        </w:rPr>
        <w:t>Stevenson et al.</w:t>
      </w:r>
      <w:ins w:id="3708" w:author="Lucy Cowie" w:date="2021-07-28T11:34:00Z">
        <w:r w:rsidR="00B56201">
          <w:rPr>
            <w:rFonts w:cs="Times New Roman"/>
            <w:noProof/>
            <w:lang w:val="en-US"/>
          </w:rPr>
          <w:t xml:space="preserve"> (</w:t>
        </w:r>
      </w:ins>
      <w:del w:id="3709" w:author="Lucy Cowie" w:date="2021-07-28T11:34:00Z">
        <w:r w:rsidR="00CB33A1" w:rsidDel="00B56201">
          <w:rPr>
            <w:rFonts w:cs="Times New Roman"/>
            <w:noProof/>
            <w:lang w:val="en-US"/>
          </w:rPr>
          <w:delText xml:space="preserve">, </w:delText>
        </w:r>
      </w:del>
      <w:r w:rsidR="00CB33A1">
        <w:rPr>
          <w:rFonts w:cs="Times New Roman"/>
          <w:noProof/>
          <w:lang w:val="en-US"/>
        </w:rPr>
        <w:t>2013)</w:t>
      </w:r>
      <w:r w:rsidRPr="000A3949">
        <w:rPr>
          <w:rFonts w:cs="Times New Roman"/>
        </w:rPr>
        <w:fldChar w:fldCharType="end"/>
      </w:r>
      <w:r w:rsidRPr="00C827FE">
        <w:rPr>
          <w:rFonts w:cs="Times New Roman"/>
          <w:lang w:val="en-US"/>
        </w:rPr>
        <w:t xml:space="preserve">. </w:t>
      </w:r>
      <w:r w:rsidRPr="00E030FA">
        <w:rPr>
          <w:rFonts w:cs="Times New Roman"/>
          <w:lang w:val="en-US"/>
        </w:rPr>
        <w:t>Additionally, these ozone feedbacks induce a change in stratospheric water vapo</w:t>
      </w:r>
      <w:ins w:id="3710" w:author="Lucy Cowie" w:date="2021-07-27T21:54:00Z">
        <w:r w:rsidR="00284ECB">
          <w:rPr>
            <w:rFonts w:cs="Times New Roman"/>
            <w:lang w:val="en-US"/>
          </w:rPr>
          <w:t>u</w:t>
        </w:r>
      </w:ins>
      <w:r w:rsidRPr="00E030FA">
        <w:rPr>
          <w:rFonts w:cs="Times New Roman"/>
          <w:lang w:val="en-US"/>
        </w:rPr>
        <w:t xml:space="preserve">r amplifying the feedback due to stratospheric ozone </w:t>
      </w:r>
      <w:r w:rsidRPr="000A3949">
        <w:rPr>
          <w:rFonts w:cs="Times New Roman"/>
        </w:rPr>
        <w:fldChar w:fldCharType="begin" w:fldLock="1"/>
      </w:r>
      <w:r w:rsidR="00D477C7">
        <w:rPr>
          <w:rFonts w:cs="Times New Roman"/>
          <w:lang w:val="en-US"/>
        </w:rPr>
        <w:instrText>ADDIN CSL_CITATION { "citationItems" : [ { "id" : "ITEM-1", "itemData" : { "DOI" : "10.1029/2001GL013000", "ISSN" : "0094-8276", "abstract" : "The climate response to a set of idealized ozone perturbations is investigated by integrations with a coupled atmosphere-ocean model. Although all perturbations, including a homogeneous CO2 increase, induce the same stratosphere adjusted, tropopause radiative forcing, the climate response is quite variable within the set of experiments. Except for an upper tropospheric ozone increase, our model is more sensitive to ozone perturbations than to an equivalent CO2 perturbation. This applies in particular to a lower stratospheric ozone increase. The accompanying changes in the stratospheric water vapor (SWV) distribution are found to impose additional forcings on climate that may well exceed the forcings due to the original perturbations. Without SWV feedback on radiation the climate sensitivity to a lower stratospheric ozone increase draws remarkably near the respective value for equivalent CO2. This emphasizes the crucial role SWV may have in the forcing-response relationship.", "author" : [ { "dropping-particle" : "", "family" : "Stuber", "given" : "Nicola", "non-dropping-particle" : "", "parse-names" : false, "suffix" : "" }, { "dropping-particle" : "", "family" : "Ponater", "given" : "Michael", "non-dropping-particle" : "", "parse-names" : false, "suffix" : "" }, { "dropping-particle" : "", "family" : "Sausen", "given" : "Robert", "non-dropping-particle" : "", "parse-names" : false, "suffix" : "" } ], "container-title" : "Geophysical Research Letters", "id" : "ITEM-1", "issue" : "15", "issued" : { "date-parts" : [ [ "2001", "8" ] ] }, "page" : "2887-2890", "publisher" : "John Wiley &amp; Sons, Ltd", "title" : "Is the climate sensitivity to ozone perturbations enhanced by stratospheric water vapor feedback?", "translator" : [ { "dropping-particle" : "", "family" : "G4813", "given" : "", "non-dropping-particle" : "", "parse-names" : false, "suffix" : "" } ], "type" : "article-journal", "volume" : "28" }, "uris" : [ "http://www.mendeley.com/documents/?uuid=7177ac8c-d6a0-40db-90a6-b1fa7fd0a1d7" ] } ], "mendeley" : { "formattedCitation" : "(Stuber et al., 2001)", "plainTextFormattedCitation" : "(Stuber et al., 2001)", "previouslyFormattedCitation" : "(Stuber et al., 2001)" }, "properties" : { "noteIndex" : 0 }, "schema" : "https://github.com/citation-style-language/schema/raw/master/csl-citation.json" }</w:instrText>
      </w:r>
      <w:r w:rsidRPr="000A3949">
        <w:rPr>
          <w:rFonts w:cs="Times New Roman"/>
        </w:rPr>
        <w:fldChar w:fldCharType="separate"/>
      </w:r>
      <w:r w:rsidR="00CB33A1">
        <w:rPr>
          <w:rFonts w:cs="Times New Roman"/>
          <w:noProof/>
          <w:lang w:val="en-US"/>
        </w:rPr>
        <w:t>(Stuber et al., 2001)</w:t>
      </w:r>
      <w:r w:rsidRPr="000A3949">
        <w:rPr>
          <w:rFonts w:cs="Times New Roman"/>
        </w:rPr>
        <w:fldChar w:fldCharType="end"/>
      </w:r>
      <w:r w:rsidRPr="00C827FE">
        <w:rPr>
          <w:rFonts w:cs="Times New Roman"/>
          <w:lang w:val="en-US"/>
        </w:rPr>
        <w:t xml:space="preserve">. </w:t>
      </w:r>
      <w:r w:rsidRPr="00E030FA">
        <w:rPr>
          <w:rFonts w:cs="Times New Roman"/>
          <w:lang w:val="en-US"/>
        </w:rPr>
        <w:t>Since AR5, several model</w:t>
      </w:r>
      <w:ins w:id="3711" w:author="Lucy Cowie" w:date="2021-07-28T11:34:00Z">
        <w:r w:rsidR="004F005F">
          <w:rPr>
            <w:rFonts w:cs="Times New Roman"/>
            <w:lang w:val="en-US"/>
          </w:rPr>
          <w:t>l</w:t>
        </w:r>
      </w:ins>
      <w:r w:rsidRPr="00E030FA">
        <w:rPr>
          <w:rFonts w:cs="Times New Roman"/>
          <w:lang w:val="en-US"/>
        </w:rPr>
        <w:t>ing studies have estimated the intensity of meteorology</w:t>
      </w:r>
      <w:ins w:id="3712" w:author="Lucy Cowie" w:date="2021-07-28T11:34:00Z">
        <w:r w:rsidR="00133760">
          <w:rPr>
            <w:rFonts w:cs="Times New Roman"/>
            <w:lang w:val="en-US"/>
          </w:rPr>
          <w:t>-</w:t>
        </w:r>
      </w:ins>
      <w:del w:id="3713" w:author="Lucy Cowie" w:date="2021-07-28T11:34:00Z">
        <w:r w:rsidRPr="00E030FA" w:rsidDel="00133760">
          <w:rPr>
            <w:rFonts w:cs="Times New Roman"/>
            <w:lang w:val="en-US"/>
          </w:rPr>
          <w:delText xml:space="preserve"> </w:delText>
        </w:r>
      </w:del>
      <w:r w:rsidRPr="00E030FA">
        <w:rPr>
          <w:rFonts w:cs="Times New Roman"/>
          <w:lang w:val="en-US"/>
        </w:rPr>
        <w:t xml:space="preserve">driven ozone feedbacks on climate from either combined tropospheric and stratospheric ozone changes or separately with contrasting results. </w:t>
      </w:r>
      <w:del w:id="3714" w:author="Lucy Cowie" w:date="2021-07-28T11:35:00Z">
        <w:r w:rsidRPr="00E030FA" w:rsidDel="005F6A49">
          <w:rPr>
            <w:rFonts w:cs="Times New Roman"/>
            <w:lang w:val="en-US"/>
          </w:rPr>
          <w:delText xml:space="preserve"> </w:delText>
        </w:r>
      </w:del>
      <w:r w:rsidRPr="00E030FA">
        <w:rPr>
          <w:rFonts w:cs="Times New Roman"/>
          <w:lang w:val="en-US"/>
        </w:rPr>
        <w:t xml:space="preserve">One study suggests no change </w:t>
      </w:r>
      <w:r w:rsidRPr="000A3949">
        <w:rPr>
          <w:rFonts w:cs="Times New Roman"/>
        </w:rPr>
        <w:fldChar w:fldCharType="begin" w:fldLock="1"/>
      </w:r>
      <w:r w:rsidR="00D477C7">
        <w:rPr>
          <w:rFonts w:cs="Times New Roman"/>
          <w:lang w:val="en-US"/>
        </w:rPr>
        <w:instrText>ADDIN CSL_CITATION { "citationItems" : [ { "id" : "ITEM-1", "itemData" : { "DOI" : "10.1002/2016GL068344", "ISSN" : "19448007", "abstract" : "The Community Earth System Model-Whole Atmosphere Community Climate Model (CESM1-WACCM) is used to assess the importance of including chemistry feedbacks in determining the equilibrium climate sensitivity (ECS). Two 4\u00d7CO2 model experiments were conducted: one with interactive chemistry and one with chemical constituents other than CO2 held fixed at their preindustrial values. The ECS determined from these two experiments agrees to within 0.01 K. Similarly, the net feedback parameter agrees to within 0.01 W m-2 K-1. This agreement occurs in spite of large changes in stratospheric ozone found in the simulation with interactive chemistry: a 30% decrease in the tropical lower stratosphere and a 40% increase in the upper stratosphere, broadly consistent with other published estimates. Off-line radiative transfer calculations show that ozone changes alone account for the difference in radiative forcing. We conclude that at least for determining global climate sensitivity metrics, the exclusion of chemistry feedbacks is not a critical source of error in CESM.", "author" : [ { "dropping-particle" : "", "family" : "Marsh", "given" : "Daniel R.", "non-dropping-particle" : "", "parse-names" : false, "suffix" : "" }, { "dropping-particle" : "", "family" : "Lamarque", "given" : "Jean Fran\u00e7ois", "non-dropping-particle" : "", "parse-names" : false, "suffix" : "" }, { "dropping-particle" : "", "family" : "Conley", "given" : "Andrew J.", "non-dropping-particle" : "", "parse-names" : false, "suffix" : "" }, { "dropping-particle" : "", "family" : "Polvani", "given" : "Lorenzo M.", "non-dropping-particle" : "", "parse-names" : false, "suffix" : "" } ], "container-title" : "Geophysical Research Letters", "id" : "ITEM-1", "issue" : "8", "issued" : { "date-parts" : [ [ "2016" ] ] }, "page" : "3928-3934", "title" : "Stratospheric ozone chemistry feedbacks are not critical for the determination of climate sensitivity in CESM1(WACCM)", "translator" : [ { "dropping-particle" : "", "family" : "G3959", "given" : "", "non-dropping-particle" : "", "parse-names" : false, "suffix" : "" } ], "type" : "article-journal", "volume" : "43" }, "uris" : [ "http://www.mendeley.com/documents/?uuid=3298bbdd-6626-4e0d-9029-aadc618febd5" ] } ], "mendeley" : { "formattedCitation" : "(Marsh et al., 2016)", "plainTextFormattedCitation" : "(Marsh et al., 2016)", "previouslyFormattedCitation" : "(Marsh et al., 2016)" }, "properties" : { "noteIndex" : 0 }, "schema" : "https://github.com/citation-style-language/schema/raw/master/csl-citation.json" }</w:instrText>
      </w:r>
      <w:r w:rsidRPr="000A3949">
        <w:rPr>
          <w:rFonts w:cs="Times New Roman"/>
        </w:rPr>
        <w:fldChar w:fldCharType="separate"/>
      </w:r>
      <w:r w:rsidR="00CB33A1">
        <w:rPr>
          <w:rFonts w:cs="Times New Roman"/>
          <w:noProof/>
          <w:lang w:val="en-US"/>
        </w:rPr>
        <w:t>(Marsh et al., 2016)</w:t>
      </w:r>
      <w:r w:rsidRPr="000A3949">
        <w:rPr>
          <w:rFonts w:cs="Times New Roman"/>
        </w:rPr>
        <w:fldChar w:fldCharType="end"/>
      </w:r>
      <w:r w:rsidRPr="00E030FA">
        <w:rPr>
          <w:rFonts w:cs="Times New Roman"/>
          <w:lang w:val="en-US"/>
        </w:rPr>
        <w:t>, while other studies report reductions of equilibrium climate sensitivity</w:t>
      </w:r>
      <w:ins w:id="3715" w:author="Lucy Cowie" w:date="2021-07-28T11:35:00Z">
        <w:r w:rsidR="00B03A7F">
          <w:rPr>
            <w:rFonts w:cs="Times New Roman"/>
            <w:lang w:val="en-US"/>
          </w:rPr>
          <w:t xml:space="preserve"> (ECS)</w:t>
        </w:r>
      </w:ins>
      <w:r w:rsidRPr="00E030FA">
        <w:rPr>
          <w:rFonts w:cs="Times New Roman"/>
          <w:lang w:val="en-US"/>
        </w:rPr>
        <w:t xml:space="preserve"> ranging from 7</w:t>
      </w:r>
      <w:ins w:id="3716" w:author="Lucy Cowie" w:date="2021-07-28T11:35:00Z">
        <w:r w:rsidR="007D64A6">
          <w:rPr>
            <w:rFonts w:cs="Times New Roman"/>
            <w:lang w:val="en-US"/>
          </w:rPr>
          <w:t>–</w:t>
        </w:r>
      </w:ins>
      <w:del w:id="3717" w:author="Lucy Cowie" w:date="2021-07-28T11:35:00Z">
        <w:r w:rsidRPr="00E030FA" w:rsidDel="007D64A6">
          <w:rPr>
            <w:rFonts w:cs="Times New Roman"/>
            <w:lang w:val="en-US"/>
          </w:rPr>
          <w:delText>-</w:delText>
        </w:r>
      </w:del>
      <w:r w:rsidRPr="00E030FA">
        <w:rPr>
          <w:rFonts w:cs="Times New Roman"/>
          <w:lang w:val="en-US"/>
        </w:rPr>
        <w:t xml:space="preserve">8% </w:t>
      </w:r>
      <w:r w:rsidRPr="000A3949">
        <w:rPr>
          <w:rFonts w:cs="Times New Roman"/>
        </w:rPr>
        <w:fldChar w:fldCharType="begin" w:fldLock="1"/>
      </w:r>
      <w:r w:rsidR="00D477C7">
        <w:rPr>
          <w:rFonts w:cs="Times New Roman"/>
          <w:lang w:val="en-US"/>
        </w:rPr>
        <w:instrText>ADDIN CSL_CITATION { "citationItems" : [ { "id" : "ITEM-1", "itemData" : { "DOI" : "10.1002/2013JD020575", "ISSN" : "2169897X", "abstract" : "Interactively coupled climate chemistry models (CCMs) extend the number of feedback mechanisms in climate change simulations by including chemical feedback. In this study the radiative feedback from ozone changes on climate response and climate sensitivity is quantified for a series of simulations driven by CO2 increases on top of a present-day reference concentration level. Other possibly relevant feedback via atmospheric chemistry, e.g., via CH4 and N2 O, is not fully quantified in the CCM setup as their concentrations are essentially fixed at the surface. In case of a CO2 -doubling simulation, the ozone feedback reduces the climate sensitivity parameter by 3.4%, from 0.70 K/(W m\u22122) without interactive chemistry to 0.68 K/(W m\u22122). In case of a 4*CO2 simulation, the reduction of the climate sensitivity parameter increases to 8.4%. An analysis of feedback reveals that the negative feedback of stratospheric ozone and the associated negative feedback change in stratospheric water vapor are mainly responsible for this damping. The feedback from tropospheric ozone changes is positive but much smaller. The nonlinearity in the climate sensitivity damping with increased CO2 concentrations is shown to be due to nonlinear feedback of ozone and stratospheric water vapor.", "author" : [ { "dropping-particle" : "", "family" : "Dietm\u00fcller", "given" : "S.", "non-dropping-particle" : "", "parse-names" : false, "suffix" : "" }, { "dropping-particle" : "", "family" : "Ponater", "given" : "M.", "non-dropping-particle" : "", "parse-names" : false, "suffix" : "" }, { "dropping-particle" : "", "family" : "Sausen", "given" : "R.", "non-dropping-particle" : "", "parse-names" : false, "suffix" : "" } ], "container-title" : "Journal of Geophysical Research: Atmospheres", "id" : "ITEM-1", "issue" : "4", "issued" : { "date-parts" : [ [ "2014", "2", "27" ] ] }, "page" : "1796-1805", "title" : "Interactive ozone induces a negative feedback in CO2-driven climate change simulations", "translator" : [ { "dropping-particle" : "", "family" : "G3957", "given" : "", "non-dropping-particle" : "", "parse-names" : false, "suffix" : "" } ], "type" : "article-journal", "volume" : "119" }, "uris" : [ "http://www.mendeley.com/documents/?uuid=05628a4e-c9fc-4665-93a2-1eada3562181" ] }, { "id" : "ITEM-2", "itemData" : { "DOI" : "10.5194/gmd-7-2157-2014", "ISSN" : "1991-9603", "abstract" : "Abstract. The newly developed atmosphere\u2013ocean\u2013chemistry\u2013climate model SOCOL-MPIOM is presented by demonstrating the influence of chemistry\u2013climate interactions on the climate state and the variability. Therefore, we compare pre-industrial control simulations with (CHEM) and without (NOCHEM) interactive chemistry. In general, the influence of the chemistry on the mean state and the variability is small and mainly restricted to the stratosphere and mesosphere. The atmospheric dynamics mainly differ in polar regions, with slightly stronger polar vortices in the austral and boreal winter, respectively. The strengthening of the vortex is related to larger stratospheric temperature gradients, which are attributed to a parameterisation of the absorption of ozone and oxygen in different wavelength intervals, which is considered in the version with interactive chemistry only. A second reason for the temperature differences between CHEM and NOCHEM is related to diurnal variations in the ozone concentrations in the higher atmosphere, which are missing in NOCHEM. Furthermore, stratospheric water vapour concentrations substantially differ between the two experiments, but their effect on temperature is small. In both setups, the simulated intensity and variability of the northern polar vortex is inside the range of present-day observations. Additionally, the performance of SOCOL-MPIOM under changing external forcings is assessed for the period 1600\u20132000 using an ensemble of simulations. In the industrial period from 1850 onward SOCOL-MPIOM overestimates the global mean surface air temperature increase in comparison to observational data sets. Sensitivity simulations show that this overestimation can be attributed to a combination of factors: the solar forcing reconstruction, the simulated ozone changes, and incomplete aerosol effects and land use changes.", "author" : [ { "dropping-particle" : "", "family" : "Muthers", "given" : "S", "non-dropping-particle" : "", "parse-names" : false, "suffix" : "" }, { "dropping-particle" : "", "family" : "Anet", "given" : "J G", "non-dropping-particle" : "", "parse-names" : false, "suffix" : "" }, { "dropping-particle" : "", "family" : "Stenke", "given" : "A", "non-dropping-particle" : "", "parse-names" : false, "suffix" : "" }, { "dropping-particle" : "", "family" : "Raible", "given" : "C C", "non-dropping-particle" : "", "parse-names" : false, "suffix" : "" }, { "dropping-particle" : "", "family" : "Rozanov", "given" : "E", "non-dropping-particle" : "", "parse-names" : false, "suffix" : "" }, { "dropping-particle" : "", "family" : "Br\u00f6nnimann", "given" : "S", "non-dropping-particle" : "", "parse-names" : false, "suffix" : "" }, { "dropping-particle" : "", "family" : "Peter", "given" : "T", "non-dropping-particle" : "", "parse-names" : false, "suffix" : "" }, { "dropping-particle" : "", "family" : "Arfeuille", "given" : "F X", "non-dropping-particle" : "", "parse-names" : false, "suffix" : "" }, { "dropping-particle" : "", "family" : "Shapiro", "given" : "A I", "non-dropping-particle" : "", "parse-names" : false, "suffix" : "" }, { "dropping-particle" : "", "family" : "Beer", "given" : "J", "non-dropping-particle" : "", "parse-names" : false, "suffix" : "" }, { "dropping-particle" : "", "family" : "Steinhilber", "given" : "F", "non-dropping-particle" : "", "parse-names" : false, "suffix" : "" }, { "dropping-particle" : "", "family" : "Brugnara", "given" : "Y", "non-dropping-particle" : "", "parse-names" : false, "suffix" : "" }, { "dropping-particle" : "", "family" : "Schmutz", "given" : "W", "non-dropping-particle" : "", "parse-names" : false, "suffix" : "" } ], "container-title" : "Geoscientific Model Development", "id" : "ITEM-2", "issue" : "5", "issued" : { "date-parts" : [ [ "2014", "9", "25" ] ] }, "page" : "2157-2179", "publisher" : "Copernicus Publications", "title" : "The coupled atmosphere\u2013chemistry\u2013ocean model SOCOL-MPIOM", "translator" : [ { "dropping-particle" : "", "family" : "G4827", "given" : "", "non-dropping-particle" : "", "parse-names" : false, "suffix" : "" } ], "type" : "article-journal", "volume" : "7" }, "uris" : [ "http://www.mendeley.com/documents/?uuid=c8060ff9-988f-4a3c-9e87-a0756cb0554b" ] } ], "mendeley" : { "formattedCitation" : "(Dietm\u00fcller et al., 2014; Muthers et al., 2014)", "plainTextFormattedCitation" : "(Dietm\u00fcller et al., 2014; Muthers et al., 2014)", "previouslyFormattedCitation" : "(Dietm\u00fcller et al., 2014; Muthers et al., 2014)" }, "properties" : { "noteIndex" : 0 }, "schema" : "https://github.com/citation-style-language/schema/raw/master/csl-citation.json" }</w:instrText>
      </w:r>
      <w:r w:rsidRPr="000A3949">
        <w:rPr>
          <w:rFonts w:cs="Times New Roman"/>
        </w:rPr>
        <w:fldChar w:fldCharType="separate"/>
      </w:r>
      <w:r w:rsidR="00CB33A1">
        <w:rPr>
          <w:rFonts w:cs="Times New Roman"/>
          <w:noProof/>
        </w:rPr>
        <w:t>(Dietmüller et al., 2014; Muthers et al., 2014)</w:t>
      </w:r>
      <w:r w:rsidRPr="000A3949">
        <w:rPr>
          <w:rFonts w:cs="Times New Roman"/>
        </w:rPr>
        <w:fldChar w:fldCharType="end"/>
      </w:r>
      <w:r w:rsidRPr="000A3949">
        <w:rPr>
          <w:rFonts w:cs="Times New Roman"/>
        </w:rPr>
        <w:t xml:space="preserve"> to 20% </w:t>
      </w:r>
      <w:r w:rsidRPr="000A3949">
        <w:rPr>
          <w:rFonts w:cs="Times New Roman"/>
        </w:rPr>
        <w:fldChar w:fldCharType="begin" w:fldLock="1"/>
      </w:r>
      <w:r w:rsidR="00D477C7">
        <w:rPr>
          <w:rFonts w:cs="Times New Roman"/>
        </w:rPr>
        <w:instrText>ADDIN CSL_CITATION { "citationItems" : [ { "id" : "ITEM-1", "itemData" : { "DOI" : "10.1038/nclimate2451", "ISBN" : "1758-678X", "ISSN" : "17586798", "abstract" : "State-of-the-art climate models now include more climate processes simulated at higher spatial resolution than ever. Nevertheless, some processes, such as atmospheric chemical feedbacks, are still computationally expensive and are often ignored in climate simulations. Here we present evidence that the representation of stratospheric ozone in climate models can have a first-order impact on estimates of effective climate sensitivity. Using a comprehensive atmosphere-ocean chemistry-climate model, we find an increase in global mean surface warming of around 1 \u00b0C (\u223c 20%) after 75 years when ozone is prescribed at pre-industrial levels compared with when it is allowed to evolve self-consistently in response to an abrupt 4\u00d7CO2 forcing. The difference is primarily attributed to changes in long-wave radiative feedbacks associated with circulation-driven decreases in tropical lower stratospheric ozone and related stratospheric water vapour and cirrus cloud changes. This has important implications for global model intercomparison studies in which participating models often use simplified treatments of atmospheric composition changes that are consistent with neither the specified greenhouse gas forcing scenario nor the associated atmospheric circulation feedbacks.", "author" : [ { "dropping-particle" : "", "family" : "Nowack", "given" : "Peer J.", "non-dropping-particle" : "", "parse-names" : false, "suffix" : "" }, { "dropping-particle" : "", "family" : "Luke Abraham", "given" : "N.", "non-dropping-particle" : "", "parse-names" : false, "suffix" : "" }, { "dropping-particle" : "", "family" : "Maycock", "given" : "Amanda C.", "non-dropping-particle" : "", "parse-names" : false, "suffix" : "" }, { "dropping-particle" : "", "family" : "Braesicke", "given" : "Peter", "non-dropping-particle" : "", "parse-names" : false, "suffix" : "" }, { "dropping-particle" : "", "family" : "Gregory", "given" : "Jonathan M.", "non-dropping-particle" : "", "parse-names" : false, "suffix" : "" }, { "dropping-particle" : "", "family" : "Joshi", "given" : "Manoj M.", "non-dropping-particle" : "", "parse-names" : false, "suffix" : "" }, { "dropping-particle" : "", "family" : "Osprey", "given" : "Annette", "non-dropping-particle" : "", "parse-names" : false, "suffix" : "" }, { "dropping-particle" : "", "family" : "Pyle", "given" : "John A.", "non-dropping-particle" : "", "parse-names" : false, "suffix" : "" } ], "container-title" : "Nature Climate Change", "id" : "ITEM-1", "issue" : "1", "issued" : { "date-parts" : [ [ "2015" ] ] }, "page" : "41-45", "publisher" : "Nature Publishing Group", "title" : "A large ozone-circulation feedback and its implications for global warming assessments", "translator" : [ { "dropping-particle" : "", "family" : "G3960", "given" : "", "non-dropping-particle" : "", "parse-names" : false, "suffix" : "" } ], "type" : "article-journal", "volume" : "5" }, "uris" : [ "http://www.mendeley.com/documents/?uuid=8351f70a-068d-4426-94f9-81625d53f1c3" ] } ], "mendeley" : { "formattedCitation" : "(Nowack et al., 2015)", "plainTextFormattedCitation" : "(Nowack et al., 2015)", "previouslyFormattedCitation" : "(Nowack et al., 2015)" }, "properties" : { "noteIndex" : 0 }, "schema" : "https://github.com/citation-style-language/schema/raw/master/csl-citation.json" }</w:instrText>
      </w:r>
      <w:r w:rsidRPr="000A3949">
        <w:rPr>
          <w:rFonts w:cs="Times New Roman"/>
        </w:rPr>
        <w:fldChar w:fldCharType="separate"/>
      </w:r>
      <w:r w:rsidR="00CB33A1">
        <w:rPr>
          <w:rFonts w:cs="Times New Roman"/>
          <w:noProof/>
          <w:lang w:val="en-US"/>
        </w:rPr>
        <w:t>(Nowack et al., 2015)</w:t>
      </w:r>
      <w:r w:rsidRPr="000A3949">
        <w:rPr>
          <w:rFonts w:cs="Times New Roman"/>
        </w:rPr>
        <w:fldChar w:fldCharType="end"/>
      </w:r>
      <w:r w:rsidRPr="00C827FE">
        <w:rPr>
          <w:rFonts w:cs="Times New Roman"/>
          <w:lang w:val="en-US"/>
        </w:rPr>
        <w:t xml:space="preserve">. </w:t>
      </w:r>
      <w:r w:rsidRPr="00E030FA">
        <w:rPr>
          <w:rFonts w:cs="Times New Roman"/>
          <w:lang w:val="en-US"/>
        </w:rPr>
        <w:t>The estimate of this climate</w:t>
      </w:r>
      <w:r w:rsidRPr="00E030FA">
        <w:rPr>
          <w:rFonts w:cs="Times New Roman"/>
          <w:lang w:val="en-US"/>
        </w:rPr>
        <w:noBreakHyphen/>
        <w:t>ozone feedback parameter is very strongly model</w:t>
      </w:r>
      <w:ins w:id="3718" w:author="Lucy Cowie" w:date="2021-07-28T11:35:00Z">
        <w:r w:rsidR="00166F9D">
          <w:rPr>
            <w:rFonts w:cs="Times New Roman"/>
            <w:lang w:val="en-US"/>
          </w:rPr>
          <w:t>-</w:t>
        </w:r>
      </w:ins>
      <w:del w:id="3719" w:author="Lucy Cowie" w:date="2021-07-28T11:35:00Z">
        <w:r w:rsidRPr="00E030FA" w:rsidDel="00166F9D">
          <w:rPr>
            <w:rFonts w:cs="Times New Roman"/>
            <w:lang w:val="en-US"/>
          </w:rPr>
          <w:delText xml:space="preserve"> </w:delText>
        </w:r>
      </w:del>
      <w:r w:rsidRPr="00E030FA">
        <w:rPr>
          <w:rFonts w:cs="Times New Roman"/>
          <w:lang w:val="en-US"/>
        </w:rPr>
        <w:t xml:space="preserve">dependent with values ranging </w:t>
      </w:r>
      <w:r w:rsidRPr="00DB5C61">
        <w:rPr>
          <w:rFonts w:cs="Times New Roman"/>
          <w:lang w:val="en-US"/>
        </w:rPr>
        <w:t xml:space="preserve">from </w:t>
      </w:r>
      <w:ins w:id="3720" w:author="Lucy Cowie" w:date="2021-07-28T11:36:00Z">
        <w:r w:rsidR="006F7422">
          <w:rPr>
            <w:rFonts w:cs="Times New Roman"/>
            <w:lang w:val="en-US"/>
          </w:rPr>
          <w:t>–</w:t>
        </w:r>
      </w:ins>
      <w:del w:id="3721" w:author="Lucy Cowie" w:date="2021-07-28T11:36:00Z">
        <w:r w:rsidRPr="00DB5C61" w:rsidDel="006F7422">
          <w:rPr>
            <w:rFonts w:cs="Times New Roman"/>
            <w:lang w:val="en-US"/>
          </w:rPr>
          <w:delText>-</w:delText>
        </w:r>
      </w:del>
      <w:r w:rsidRPr="00DB5C61">
        <w:rPr>
          <w:rFonts w:cs="Times New Roman"/>
          <w:lang w:val="en-US"/>
        </w:rPr>
        <w:t xml:space="preserve">0.13 to </w:t>
      </w:r>
      <w:ins w:id="3722" w:author="Lucy Cowie" w:date="2021-07-28T11:36:00Z">
        <w:r w:rsidR="006F7422">
          <w:rPr>
            <w:rFonts w:cs="Times New Roman"/>
            <w:lang w:val="en-US"/>
          </w:rPr>
          <w:t>–</w:t>
        </w:r>
      </w:ins>
      <w:del w:id="3723" w:author="Lucy Cowie" w:date="2021-07-28T11:36:00Z">
        <w:r w:rsidRPr="00DB5C61" w:rsidDel="006F7422">
          <w:rPr>
            <w:rFonts w:cs="Times New Roman"/>
            <w:lang w:val="en-US"/>
          </w:rPr>
          <w:delText>-</w:delText>
        </w:r>
      </w:del>
      <w:r w:rsidRPr="00DB5C61">
        <w:rPr>
          <w:rFonts w:cs="Times New Roman"/>
          <w:lang w:val="en-US"/>
        </w:rPr>
        <w:t>0.01 W m</w:t>
      </w:r>
      <w:ins w:id="3724" w:author="Lucy Cowie" w:date="2021-07-28T11:36:00Z">
        <w:r w:rsidR="006F7422">
          <w:rPr>
            <w:rFonts w:cs="Times New Roman"/>
            <w:vertAlign w:val="superscript"/>
            <w:lang w:val="en-US"/>
          </w:rPr>
          <w:t>–</w:t>
        </w:r>
      </w:ins>
      <w:del w:id="3725" w:author="Lucy Cowie" w:date="2021-07-28T11:36:00Z">
        <w:r w:rsidRPr="00DB5C61" w:rsidDel="006F7422">
          <w:rPr>
            <w:rFonts w:cs="Times New Roman"/>
            <w:vertAlign w:val="superscript"/>
            <w:lang w:val="en-US"/>
          </w:rPr>
          <w:delText>–</w:delText>
        </w:r>
      </w:del>
      <w:r w:rsidRPr="00DB5C61">
        <w:rPr>
          <w:rFonts w:cs="Times New Roman"/>
          <w:vertAlign w:val="superscript"/>
          <w:lang w:val="en-US"/>
        </w:rPr>
        <w:t>2</w:t>
      </w:r>
      <w:r w:rsidRPr="00DB5C61">
        <w:rPr>
          <w:rFonts w:cs="Times New Roman"/>
          <w:lang w:val="en-US"/>
        </w:rPr>
        <w:t> </w:t>
      </w:r>
      <w:r w:rsidRPr="00DB5C61">
        <w:rPr>
          <w:rFonts w:cs="Times New Roman"/>
          <w:lang w:val="en-US" w:eastAsia="ja-JP"/>
        </w:rPr>
        <w:t>°C</w:t>
      </w:r>
      <w:ins w:id="3726" w:author="Lucy Cowie" w:date="2021-07-28T11:36:00Z">
        <w:r w:rsidR="006F7422">
          <w:rPr>
            <w:rFonts w:cs="Times New Roman"/>
            <w:vertAlign w:val="superscript"/>
            <w:lang w:val="en-US" w:eastAsia="ja-JP"/>
          </w:rPr>
          <w:t>–</w:t>
        </w:r>
      </w:ins>
      <w:del w:id="3727" w:author="Lucy Cowie" w:date="2021-07-28T11:36:00Z">
        <w:r w:rsidRPr="00DB5C61" w:rsidDel="006F7422">
          <w:rPr>
            <w:rFonts w:cs="Times New Roman"/>
            <w:vertAlign w:val="superscript"/>
            <w:lang w:val="en-US" w:eastAsia="ja-JP"/>
          </w:rPr>
          <w:delText>–</w:delText>
        </w:r>
      </w:del>
      <w:r w:rsidRPr="00DB5C61">
        <w:rPr>
          <w:rFonts w:cs="Times New Roman"/>
          <w:vertAlign w:val="superscript"/>
          <w:lang w:val="en-US" w:eastAsia="ja-JP"/>
        </w:rPr>
        <w:t>1</w:t>
      </w:r>
      <w:r w:rsidRPr="00DB5C61">
        <w:rPr>
          <w:rFonts w:cs="Times New Roman"/>
          <w:lang w:val="en-US"/>
        </w:rPr>
        <w:t xml:space="preserve"> though there is agreement that it is negative.  The assessed </w:t>
      </w:r>
      <w:r>
        <w:rPr>
          <w:rFonts w:cs="Times New Roman"/>
          <w:lang w:val="en-US"/>
        </w:rPr>
        <w:t xml:space="preserve">central </w:t>
      </w:r>
      <w:r w:rsidRPr="00DB5C61">
        <w:rPr>
          <w:rFonts w:cs="Times New Roman"/>
          <w:lang w:val="en-US"/>
        </w:rPr>
        <w:t xml:space="preserve">value </w:t>
      </w:r>
      <w:r>
        <w:rPr>
          <w:rFonts w:cs="Times New Roman"/>
          <w:lang w:val="en-US"/>
        </w:rPr>
        <w:t xml:space="preserve">and the </w:t>
      </w:r>
      <w:r>
        <w:rPr>
          <w:lang w:val="en-US"/>
        </w:rPr>
        <w:t>5</w:t>
      </w:r>
      <w:ins w:id="3728" w:author="Lucy Cowie" w:date="2021-07-28T11:36:00Z">
        <w:r w:rsidR="006F7422">
          <w:rPr>
            <w:lang w:val="en-US"/>
          </w:rPr>
          <w:t>–</w:t>
        </w:r>
      </w:ins>
      <w:del w:id="3729" w:author="Lucy Cowie" w:date="2021-07-28T11:36:00Z">
        <w:r w:rsidDel="006F7422">
          <w:rPr>
            <w:lang w:val="en-US"/>
          </w:rPr>
          <w:delText>-</w:delText>
        </w:r>
      </w:del>
      <w:r>
        <w:rPr>
          <w:lang w:val="en-US"/>
        </w:rPr>
        <w:t xml:space="preserve">95% </w:t>
      </w:r>
      <w:r>
        <w:rPr>
          <w:rFonts w:cs="Times New Roman"/>
          <w:lang w:val="en-US"/>
        </w:rPr>
        <w:t xml:space="preserve">range </w:t>
      </w:r>
      <w:r w:rsidRPr="00E030FA">
        <w:rPr>
          <w:rFonts w:cs="Times New Roman"/>
          <w:lang w:val="en-US"/>
        </w:rPr>
        <w:t xml:space="preserve">of climate-ozone feedback parameter based on </w:t>
      </w:r>
      <w:r>
        <w:rPr>
          <w:rFonts w:cs="Times New Roman"/>
          <w:lang w:val="en-US"/>
        </w:rPr>
        <w:t>AerChemMIP ensemble</w:t>
      </w:r>
      <w:r w:rsidRPr="00E030FA">
        <w:rPr>
          <w:rFonts w:cs="Times New Roman"/>
          <w:lang w:val="en-US"/>
        </w:rPr>
        <w:t xml:space="preserve"> is within the range of these published estimates</w:t>
      </w:r>
      <w:ins w:id="3730" w:author="Lucy Cowie" w:date="2021-07-28T11:36:00Z">
        <w:r w:rsidR="009312B8">
          <w:rPr>
            <w:rFonts w:cs="Times New Roman"/>
            <w:lang w:val="en-US"/>
          </w:rPr>
          <w:t>,</w:t>
        </w:r>
      </w:ins>
      <w:r w:rsidRPr="00E030FA">
        <w:rPr>
          <w:rFonts w:cs="Times New Roman"/>
          <w:lang w:val="en-US"/>
        </w:rPr>
        <w:t xml:space="preserve"> but </w:t>
      </w:r>
      <w:r>
        <w:rPr>
          <w:rFonts w:cs="Times New Roman"/>
          <w:lang w:val="en-US"/>
        </w:rPr>
        <w:t>closer to the</w:t>
      </w:r>
      <w:r w:rsidRPr="00E030FA">
        <w:rPr>
          <w:rFonts w:cs="Times New Roman"/>
          <w:lang w:val="en-US"/>
        </w:rPr>
        <w:t xml:space="preserve"> lower </w:t>
      </w:r>
      <w:r>
        <w:rPr>
          <w:rFonts w:cs="Times New Roman"/>
          <w:lang w:val="en-US"/>
        </w:rPr>
        <w:t>bound</w:t>
      </w:r>
      <w:r w:rsidRPr="00E030FA">
        <w:rPr>
          <w:rFonts w:cs="Times New Roman"/>
          <w:lang w:val="en-US"/>
        </w:rPr>
        <w:t xml:space="preserve">. This climate-ozone feedback factor does not include the feedback on ozone from lightning changes which is discussed separately below. </w:t>
      </w:r>
    </w:p>
    <w:p w14:paraId="17C0828D" w14:textId="77777777" w:rsidR="00DF552C" w:rsidRPr="00C827FE" w:rsidRDefault="00DF552C" w:rsidP="00D5630D">
      <w:pPr>
        <w:pStyle w:val="AR6BodyText"/>
        <w:rPr>
          <w:rFonts w:cs="Times New Roman"/>
          <w:lang w:val="en-US"/>
        </w:rPr>
      </w:pPr>
    </w:p>
    <w:p w14:paraId="4F5D0C13" w14:textId="2F534383" w:rsidR="00DF552C" w:rsidRPr="00C827FE" w:rsidRDefault="00DF552C" w:rsidP="00D5630D">
      <w:pPr>
        <w:pStyle w:val="AR6BodyText"/>
        <w:rPr>
          <w:rFonts w:cs="Times New Roman"/>
          <w:lang w:val="en-US"/>
        </w:rPr>
      </w:pPr>
      <w:r w:rsidRPr="00C827FE">
        <w:rPr>
          <w:rFonts w:cs="Times New Roman"/>
          <w:b/>
          <w:i/>
          <w:lang w:val="en-US"/>
        </w:rPr>
        <w:t>Climate</w:t>
      </w:r>
      <w:r w:rsidRPr="00C827FE">
        <w:rPr>
          <w:rFonts w:cs="Times New Roman"/>
          <w:b/>
          <w:i/>
          <w:lang w:val="en-US"/>
        </w:rPr>
        <w:noBreakHyphen/>
        <w:t>BVOC feedback:</w:t>
      </w:r>
      <w:r w:rsidRPr="00C827FE">
        <w:rPr>
          <w:rFonts w:cs="Times New Roman"/>
          <w:lang w:val="en-US"/>
        </w:rPr>
        <w:t xml:space="preserve"> </w:t>
      </w:r>
      <w:del w:id="3731" w:author="Lucy Cowie" w:date="2021-07-28T11:36:00Z">
        <w:r w:rsidRPr="00C827FE" w:rsidDel="00B357FA">
          <w:rPr>
            <w:rFonts w:cs="Times New Roman"/>
            <w:lang w:val="en-US"/>
          </w:rPr>
          <w:delText xml:space="preserve"> </w:delText>
        </w:r>
      </w:del>
      <w:r w:rsidRPr="00C827FE">
        <w:rPr>
          <w:rFonts w:cs="Times New Roman"/>
          <w:lang w:val="en-US"/>
        </w:rPr>
        <w:t xml:space="preserve">BVOCs, such as isoprene and terpenes, are produced by land vegetation and marine plankton (Section 6.2.1.2). Once in the atmosphere, BVOCs and their oxidation products lead to the formation of secondary organic aerosols (SOA) exerting a negative forcing, and increased ozone concentrations and methane lifetime exerting a positive forcing. BVOC emissions are suggested to </w:t>
      </w:r>
      <w:r w:rsidR="00C80470">
        <w:rPr>
          <w:rFonts w:cs="Times New Roman"/>
          <w:lang w:val="en-US"/>
        </w:rPr>
        <w:t>lead to</w:t>
      </w:r>
      <w:r w:rsidRPr="00C827FE">
        <w:rPr>
          <w:rFonts w:cs="Times New Roman"/>
          <w:lang w:val="en-US"/>
        </w:rPr>
        <w:t xml:space="preserve"> a climate feedback in part because of their strong temperature dependence observed under present-day </w:t>
      </w:r>
      <w:r w:rsidRPr="00C827FE">
        <w:rPr>
          <w:rFonts w:cs="Times New Roman"/>
          <w:lang w:val="en-US"/>
        </w:rPr>
        <w:lastRenderedPageBreak/>
        <w:t xml:space="preserve">conditions </w:t>
      </w:r>
      <w:r w:rsidRPr="000A3949">
        <w:rPr>
          <w:rFonts w:cs="Times New Roman"/>
        </w:rPr>
        <w:fldChar w:fldCharType="begin" w:fldLock="1"/>
      </w:r>
      <w:r w:rsidR="00D477C7">
        <w:rPr>
          <w:rFonts w:cs="Times New Roman"/>
          <w:lang w:val="en-US"/>
        </w:rPr>
        <w:instrText>ADDIN CSL_CITATION { "citationItems" : [ { "id" : "ITEM-1", "itemData" : { "DOI" : "10.5194/acp-4-557-2004", "ISBN" : "1680-7324", "ISSN" : "1680-7316", "abstract" : "The possible connections between the carbon balance of ecosystems and aerosol-cloud-climate interactions play a significant role in climate change studies. Carbon dioxide is a greenhouse gas, whereas the net effect of atmospheric aerosols is to cool the climate. Here, we investigated the connection between forest-atmosphere carbon exchange and aerosol dynamics in the continental boundary layer by means of multiannual data sets of particle formation and growth rates, of CO2 fluxes, and of monoterpene concentrations in a Scots pine forest in southern Finland. We suggest a new, interesting link and a potentially important feedback among forest ecosystem functioning, aerosols, and climate: Considering that globally increasing temperatures and CO2 fertilization are likely to lead to increased photosynthesis and forest growth, an increase in forest biomass would increase emissions of non-methane biogenic volatile organic compounds and thereby enhance organic aerosol production. This feedback mechanism couples the climate effect of CO2 with that of aerosols in a novel way.", "author" : [ { "dropping-particle" : "", "family" : "Kulmala", "given" : "M.", "non-dropping-particle" : "", "parse-names" : false, "suffix" : "" }, { "dropping-particle" : "", "family" : "Suni", "given" : "T.", "non-dropping-particle" : "", "parse-names" : false, "suffix" : "" }, { "dropping-particle" : "", "family" : "Lehtinen", "given" : "K. E. J.", "non-dropping-particle" : "", "parse-names" : false, "suffix" : "" }, { "dropping-particle" : "", "family" : "Dal Maso", "given" : "M.", "non-dropping-particle" : "", "parse-names" : false, "suffix" : "" }, { "dropping-particle" : "", "family" : "Boy", "given" : "M.", "non-dropping-particle" : "", "parse-names" : false, "suffix" : "" }, { "dropping-particle" : "", "family" : "Reissell", "given" : "A.", "non-dropping-particle" : "", "parse-names" : false, "suffix" : "" }, { "dropping-particle" : "", "family" : "Rannik", "given" : "\u00dc.", "non-dropping-particle" : "", "parse-names" : false, "suffix" : "" }, { "dropping-particle" : "", "family" : "Aalto", "given" : "P.", "non-dropping-particle" : "", "parse-names" : false, "suffix" : "" }, { "dropping-particle" : "", "family" : "Keronen", "given" : "P.", "non-dropping-particle" : "", "parse-names" : false, "suffix" : "" }, { "dropping-particle" : "", "family" : "Hakola", "given" : "H.", "non-dropping-particle" : "", "parse-names" : false, "suffix" : "" }, { "dropping-particle" : "", "family" : "B\u00e4ck", "given" : "J.", "non-dropping-particle" : "", "parse-names" : false, "suffix" : "" }, { "dropping-particle" : "", "family" : "Hoffmann", "given" : "T.", "non-dropping-particle" : "", "parse-names" : false, "suffix" : "" }, { "dropping-particle" : "", "family" : "Vesala", "given" : "T.", "non-dropping-particle" : "", "parse-names" : false, "suffix" : "" }, { "dropping-particle" : "", "family" : "Hari", "given" : "P.", "non-dropping-particle" : "", "parse-names" : false, "suffix" : "" } ], "container-title" : "Atmospheric Chemistry and Physics", "id" : "ITEM-1", "issue" : "2", "issued" : { "date-parts" : [ [ "2004" ] ] }, "page" : "557-562", "publisher" : "Copernicus Publications", "title" : "A new feedback mechanism linking forests, aerosols, and climate", "translator" : [ { "dropping-particle" : "", "family" : "G3955", "given" : "", "non-dropping-particle" : "", "parse-names" : false, "suffix" : "" } ], "type" : "article-journal", "volume" : "4" }, "uris" : [ "http://www.mendeley.com/documents/?uuid=9381245c-4595-458c-99f9-b520d7395bf4" ] }, { "id" : "ITEM-2", "itemData" : { "DOI" : "10.1038/ngeo905", "ISSN" : "17520894", "abstract" : "The terrestrial biosphere is a key regulator of atmospheric chemistry and climate. During past periods of climate change, vegetation cover and interactions between the terrestrial biosphere and atmosphere changed within decades. Modern observations show a similar responsiveness of terrestrial biogeochemistry to anthropogenically forced climate change and air pollution. Although interactions between the carbon cycle and climate have been a central focus, other biogeochemical feedbacks could be as important in modulating future climate change. Total positive radiative forcings resulting from feedbacks between the terrestrial biosphere and the atmosphere are estimated to reach up to 0.9 or 1.5 W m-2 K-1 towards the end of the twenty-first century, depending on the extent to which interactions with the nitrogen cycle stimulate or limit carbon sequestration. This substantially reduces and potentially even eliminates the cooling effect owing to carbon dioxide fertilization of the terrestrial biota. The overall magnitude of the biogeochemical feedbacks could potentially be similar to that of feedbacks in the physical climate system, but there are large uncertainties in the magnitude of individual estimates and in accounting for synergies between these effects. \u00a9 2010 Macmillan Publishers Limited. All rights reserved.", "author" : [ { "dropping-particle" : "", "family" : "Arneth", "given" : "A.", "non-dropping-particle" : "", "parse-names" : false, "suffix" : "" }, { "dropping-particle" : "", "family" : "Harrison", "given" : "S. P.", "non-dropping-particle" : "", "parse-names" : false, "suffix" : "" }, { "dropping-particle" : "", "family" : "Zaehle", "given" : "S.", "non-dropping-particle" : "", "parse-names" : false, "suffix" : "" }, { "dropping-particle" : "", "family" : "Tsigaridis", "given" : "K.", "non-dropping-particle" : "", "parse-names" : false, "suffix" : "" }, { "dropping-particle" : "", "family" : "Menon", "given" : "S.", "non-dropping-particle" : "", "parse-names" : false, "suffix" : "" }, { "dropping-particle" : "", "family" : "Bartlein", "given" : "P. J.", "non-dropping-particle" : "", "parse-names" : false, "suffix" : "" }, { "dropping-particle" : "", "family" : "Feichter", "given" : "J.", "non-dropping-particle" : "", "parse-names" : false, "suffix" : "" }, { "dropping-particle" : "", "family" : "Korhola", "given" : "A.", "non-dropping-particle" : "", "parse-names" : false, "suffix" : "" }, { "dropping-particle" : "", "family" : "Kulmala", "given" : "M.", "non-dropping-particle" : "", "parse-names" : false, "suffix" : "" }, { "dropping-particle" : "", "family" : "O'Donnell", "given" : "D.", "non-dropping-particle" : "", "parse-names" : false, "suffix" : "" }, { "dropping-particle" : "", "family" : "Schurgers", "given" : "G.", "non-dropping-particle" : "", "parse-names" : false, "suffix" : "" }, { "dropping-particle" : "", "family" : "Sorvari", "given" : "S.", "non-dropping-particle" : "", "parse-names" : false, "suffix" : "" }, { "dropping-particle" : "", "family" : "Vesala", "given" : "T.", "non-dropping-particle" : "", "parse-names" : false, "suffix" : "" } ], "container-title" : "Nature Geoscience", "id" : "ITEM-2", "issue" : "8", "issued" : { "date-parts" : [ [ "2010" ] ] }, "page" : "525-532", "publisher" : "Nature Publishing Group", "title" : "Terrestrial biogeochemical feedbacks in the climate system", "translator" : [ { "dropping-particle" : "", "family" : "G3940", "given" : "", "non-dropping-particle" : "", "parse-names" : false, "suffix" : "" } ], "type" : "article-journal", "volume" : "3" }, "uris" : [ "http://www.mendeley.com/documents/?uuid=66aa6e9e-ee00-4d3e-8699-dd71a0b11849" ] } ], "mendeley" : { "formattedCitation" : "(Kulmala et al., 2004; Arneth et al., 2010a)", "plainTextFormattedCitation" : "(Kulmala et al., 2004; Arneth et al., 2010a)", "previouslyFormattedCitation" : "(Kulmala et al., 2004; Arneth et al., 2010a)" }, "properties" : { "noteIndex" : 0 }, "schema" : "https://github.com/citation-style-language/schema/raw/master/csl-citation.json" }</w:instrText>
      </w:r>
      <w:r w:rsidRPr="000A3949">
        <w:rPr>
          <w:rFonts w:cs="Times New Roman"/>
        </w:rPr>
        <w:fldChar w:fldCharType="separate"/>
      </w:r>
      <w:r w:rsidR="00CB33A1">
        <w:rPr>
          <w:rFonts w:cs="Times New Roman"/>
          <w:noProof/>
          <w:lang w:val="en-US"/>
        </w:rPr>
        <w:t>(Kulmala et al., 2004; Arneth et al., 2010a)</w:t>
      </w:r>
      <w:r w:rsidRPr="000A3949">
        <w:rPr>
          <w:rFonts w:cs="Times New Roman"/>
        </w:rPr>
        <w:fldChar w:fldCharType="end"/>
      </w:r>
      <w:r w:rsidRPr="00C827FE">
        <w:rPr>
          <w:rFonts w:cs="Times New Roman"/>
          <w:lang w:val="en-US"/>
        </w:rPr>
        <w:t xml:space="preserve">. </w:t>
      </w:r>
      <w:r w:rsidRPr="001815AE">
        <w:rPr>
          <w:rFonts w:cs="Times New Roman"/>
          <w:lang w:val="en-US"/>
        </w:rPr>
        <w:t xml:space="preserve">Their response to future changes in climate and </w:t>
      </w:r>
      <w:r w:rsidRPr="000A3949">
        <w:rPr>
          <w:rFonts w:cs="Times New Roman"/>
          <w:noProof/>
          <w:color w:val="000000" w:themeColor="text1"/>
          <w:lang w:val="en-GB"/>
        </w:rPr>
        <w:t>CO</w:t>
      </w:r>
      <w:r w:rsidRPr="000A3949">
        <w:rPr>
          <w:rFonts w:cs="Times New Roman"/>
          <w:noProof/>
          <w:color w:val="000000" w:themeColor="text1"/>
          <w:vertAlign w:val="subscript"/>
          <w:lang w:val="en-GB"/>
        </w:rPr>
        <w:t>2</w:t>
      </w:r>
      <w:r w:rsidRPr="001815AE">
        <w:rPr>
          <w:rFonts w:cs="Times New Roman"/>
          <w:lang w:val="en-US"/>
        </w:rPr>
        <w:t xml:space="preserve"> levels remains uncertain (</w:t>
      </w:r>
      <w:del w:id="3732" w:author="Lucy Cowie" w:date="2021-07-28T11:37:00Z">
        <w:r w:rsidRPr="001815AE" w:rsidDel="004711AD">
          <w:rPr>
            <w:rFonts w:cs="Times New Roman"/>
            <w:lang w:val="en-US"/>
          </w:rPr>
          <w:delText xml:space="preserve">see </w:delText>
        </w:r>
      </w:del>
      <w:r w:rsidRPr="001815AE">
        <w:rPr>
          <w:rFonts w:cs="Times New Roman"/>
          <w:lang w:val="en-US"/>
        </w:rPr>
        <w:t>Section 6.2.</w:t>
      </w:r>
      <w:r>
        <w:rPr>
          <w:rFonts w:cs="Times New Roman"/>
          <w:lang w:val="en-US"/>
        </w:rPr>
        <w:t>2.3</w:t>
      </w:r>
      <w:ins w:id="3733" w:author="Lucy Cowie" w:date="2021-07-28T11:37:00Z">
        <w:r w:rsidR="004711AD">
          <w:rPr>
            <w:rFonts w:cs="Times New Roman"/>
            <w:lang w:val="en-US"/>
          </w:rPr>
          <w:t>)</w:t>
        </w:r>
      </w:ins>
      <w:r w:rsidRPr="001815AE">
        <w:rPr>
          <w:rFonts w:cs="Times New Roman"/>
          <w:lang w:val="en-US"/>
        </w:rPr>
        <w:t xml:space="preserve">. Estimates of the climate-BVOC feedback parameter are typically based </w:t>
      </w:r>
      <w:r w:rsidRPr="000C446D">
        <w:rPr>
          <w:rFonts w:cs="Times New Roman"/>
          <w:lang w:val="en-US"/>
        </w:rPr>
        <w:t>on global models which vary in their level of complexity of emissions paramet</w:t>
      </w:r>
      <w:del w:id="3734" w:author="Lucy Cowie" w:date="2021-07-27T17:18:00Z">
        <w:r w:rsidRPr="000C446D" w:rsidDel="00543854">
          <w:rPr>
            <w:rFonts w:cs="Times New Roman"/>
            <w:lang w:val="en-US"/>
          </w:rPr>
          <w:delText>e</w:delText>
        </w:r>
      </w:del>
      <w:r w:rsidRPr="000C446D">
        <w:rPr>
          <w:rFonts w:cs="Times New Roman"/>
          <w:lang w:val="en-US"/>
        </w:rPr>
        <w:t xml:space="preserve">rization, BVOC speciation, the mechanism of SOA formation and the interaction with ozone chemistry </w:t>
      </w:r>
      <w:commentRangeStart w:id="3735"/>
      <w:r>
        <w:rPr>
          <w:rFonts w:cs="Times New Roman"/>
        </w:rPr>
        <w:fldChar w:fldCharType="begin" w:fldLock="1"/>
      </w:r>
      <w:r w:rsidR="002E1475">
        <w:rPr>
          <w:rFonts w:cs="Times New Roman"/>
          <w:lang w:val="en-US"/>
        </w:rPr>
        <w:instrText>ADDIN CSL_CITATION { "citationItems" : [ { "id" : "ITEM-1", "itemData" : { "DOI" : "10.5194/acp-21-1105-2021", "abstract" : "Feedbacks play a fundamental role in determining the magnitude of the response of the climate system to exter- nal forcing, such as from anthropogenic emissions. The lat- est generation of Earth system models includes aerosol and chemistry components that interact with each other and with the biosphere. These interactions introduce a complex web of feedbacks that is important to understand and quantify. This paper addresses multiple pathways for aerosol and chemical feedbacks in Earth system models. These focus on changes in natural emissions (dust, sea salt, dimethyl sulfide, biogenic volatile organic compounds (BVOCs) and light- ning) and changes in reaction rates for methane and ozone chemistry. The feedback terms are then given by the sensitiv- ity of a pathway to climate change multiplied by the radiative effect of the change. We find that the overall climate feedback through chem- istry and aerosols is negative in the sixth Coupled Model Intercomparison Project (CMIP6) Earth system models due to increased negative forcing from aerosols in a climate with warmer surface temperatures following a quadrupling of CO2 concentrations. This is principally due to increased emissions of sea salt and BVOCs which are sensitive to cli- mate change and cause strong negative radiative forcings. Increased chemical loss of ozone and methane also con- tributes to a negative feedback. However, overall methane lifetime is expected to increase in a warmer climate due to increased BVOCs. Increased emissions of methane from wetlands would also offset some of the negative feedbacks. The CMIP6 experimental design did not allow the methane lifetime or methane emission changes to affect climate, so we found a robust negative contribution from interactive aerosols and chemistry to climate sensitivity in CMIP6 Earth system models.", "author" : [ { "dropping-particle" : "", "family" : "Thornhill", "given" : "G D", "non-dropping-particle" : "", "parse-names" : false, "suffix" : "" }, { "dropping-particle" : "", "family" : "Collins", "given" : "W", "non-dropping-particle" : "", "parse-names" : false, "suffix" : "" }, { "dropping-particle" : "", "family" : "Olivi\u00e9", "given" : "D", "non-dropping-particle" : "", "parse-names" : false, "suffix" : "" }, { "dropping-particle" : "", "family" : "Skeie", "given" : "R B", "non-dropping-particle" : "", "parse-names" : false, "suffix" : "" }, { "dropping-particle" : "", "family" : "Archibald", "given" : "A", "non-dropping-particle" : "", "parse-names" : false, "suffix" : "" }, { "dropping-particle" : "", "family" : "Bauer", "given" : "S", "non-dropping-particle" : "", "parse-names" : false, "suffix" : "" }, { "dropping-particle" : "", "family" : "Checa-Garcia", "given" : "R", "non-dropping-particle" : "", "parse-names" : false, "suffix" : "" }, { "dropping-particle" : "", "family" : "Fiedler", "given" : "S", "non-dropping-particle" : "", "parse-names" : false, "suffix" : "" }, { "dropping-particle" : "", "family" : "Folberth", "given" : "G", "non-dropping-particle" : "", "parse-names" : false, "suffix" : "" }, { "dropping-particle" : "", "family" : "Gjermundsen", "given" : "A", "non-dropping-particle" : "", "parse-names" : false, "suffix" : "" }, { "dropping-particle" : "", "family" : "Horowitz", "given" : "L", "non-dropping-particle" : "", "parse-names" : false, "suffix" : "" }, { "dropping-particle" : "", "family" : "Lamarque", "given" : "J.-F.", "non-dropping-particle" : "", "parse-names" : false, "suffix" : "" }, { "dropping-particle" : "", "family" : "Michou", "given" : "M", "non-dropping-particle" : "", "parse-names" : false, "suffix" : "" }, { "dropping-particle" : "", "family" : "Mulcahy", "given" : "J", "non-dropping-particle" : "", "parse-names" : false, "suffix" : "" }, { "dropping-particle" : "", "family" : "Nabat", "given" : "P", "non-dropping-particle" : "", "parse-names" : false, "suffix" : "" }, { "dropping-particle" : "", "family" : "Naik", "given" : "V", "non-dropping-particle" : "", "parse-names" : false, "suffix" : "" }, { "dropping-particle" : "", "family" : "O'Connor", "given" : "F M", "non-dropping-particle" : "", "parse-names" : false, "suffix" : "" }, { "dropping-particle" : "", "family" : "Paulot", "given" : "F", "non-dropping-particle" : "", "parse-names" : false, "suffix" : "" }, { "dropping-particle" : "", "family" : "Schulz", "given" : "M", "non-dropping-particle" : "", "parse-names" : false, "suffix" : "" }, { "dropping-particle" : "", "family" : "Scott", "given" : "C E", "non-dropping-particle" : "", "parse-names" : false, "suffix" : "" }, { "dropping-particle" : "", "family" : "S\u00e9f\u00e9rian", "given" : "R", "non-dropping-particle" : "", "parse-names" : false, "suffix" : "" }, { "dropping-particle" : "", "family" : "Smith", "given" : "C", "non-dropping-particle" : "", "parse-names" : false, "suffix" : "" }, { "dropping-particle" : "", "family" : "Takemura", "given" : "T", "non-dropping-particle" : "", "parse-names" : false, "suffix" : "" }, { "dropping-particle" : "", "family" : "Tilmes", "given" : "S", "non-dropping-particle" : "", "parse-names" : false, "suffix" : "" }, { "dropping-particle" : "", "family" : "Tsigaridis", "given" : "K", "non-dropping-particle" : "", "parse-names" : false, "suffix" : "" }, { "dropping-particle" : "", "family" : "Weber", "given" : "J", "non-dropping-particle" : "", "parse-names" : false, "suffix" : "" } ], "container-title" : "Atmospheric Chemistry and Physics", "id" : "ITEM-1", "issue" : "2", "issued" : { "date-parts" : [ [ "2021" ] ] }, "page" : "1105-1126", "title" : "Climate-driven chemistry and aerosol feedbacks in CMIP6 Earth system models", "translator" : [ { "dropping-particle" : "", "family" : "G5293", "given" : "", "non-dropping-particle" : "", "parse-names" : false, "suffix" : "" } ], "type" : "article-journal", "volume" : "21" }, "uris" : [ "http://www.mendeley.com/documents/?uuid=f3680341-029a-4a96-8855-438228ecc015" ] } ], "mendeley" : { "formattedCitation" : "(Thornhill et al., 2021b)", "manualFormatting" : "(Thornhill et al., 2021a)", "plainTextFormattedCitation" : "(Thornhill et al., 2021b)", "previouslyFormattedCitation" : "(Thornhill et al., 2021b)" }, "properties" : { "noteIndex" : 0 }, "schema" : "https://github.com/citation-style-language/schema/raw/master/csl-citation.json" }</w:instrText>
      </w:r>
      <w:r>
        <w:rPr>
          <w:rFonts w:cs="Times New Roman"/>
        </w:rPr>
        <w:fldChar w:fldCharType="separate"/>
      </w:r>
      <w:r w:rsidR="00D871C2" w:rsidRPr="00D871C2">
        <w:rPr>
          <w:rFonts w:cs="Times New Roman"/>
          <w:noProof/>
        </w:rPr>
        <w:t>(Thornhill et al., 2021</w:t>
      </w:r>
      <w:ins w:id="3736" w:author="Robin Matthews" w:date="2021-07-08T16:56:00Z">
        <w:r w:rsidR="0000776B">
          <w:rPr>
            <w:rFonts w:cs="Times New Roman"/>
            <w:noProof/>
          </w:rPr>
          <w:t>a</w:t>
        </w:r>
      </w:ins>
      <w:del w:id="3737" w:author="Robin Matthews" w:date="2021-07-08T16:56:00Z">
        <w:r w:rsidR="00D871C2" w:rsidRPr="00D871C2" w:rsidDel="0000776B">
          <w:rPr>
            <w:rFonts w:cs="Times New Roman"/>
            <w:noProof/>
          </w:rPr>
          <w:delText>b</w:delText>
        </w:r>
      </w:del>
      <w:r w:rsidR="00D871C2" w:rsidRPr="00D871C2">
        <w:rPr>
          <w:rFonts w:cs="Times New Roman"/>
          <w:noProof/>
        </w:rPr>
        <w:t>)</w:t>
      </w:r>
      <w:r>
        <w:rPr>
          <w:rFonts w:cs="Times New Roman"/>
        </w:rPr>
        <w:fldChar w:fldCharType="end"/>
      </w:r>
      <w:commentRangeEnd w:id="3735"/>
      <w:r w:rsidR="00CB33A1">
        <w:rPr>
          <w:rStyle w:val="Marquedecommentaire"/>
        </w:rPr>
        <w:commentReference w:id="3735"/>
      </w:r>
      <w:r w:rsidRPr="006960D6">
        <w:rPr>
          <w:rFonts w:cs="Times New Roman"/>
        </w:rPr>
        <w:t xml:space="preserve">. </w:t>
      </w:r>
      <w:r w:rsidRPr="000A3949">
        <w:rPr>
          <w:rFonts w:cs="Times New Roman"/>
        </w:rPr>
        <w:t xml:space="preserve">Since AR5, observational studies </w:t>
      </w:r>
      <w:del w:id="3738" w:author="Robin Matthews" w:date="2021-07-08T16:56:00Z">
        <w:r w:rsidRPr="000A3949" w:rsidDel="0000776B">
          <w:rPr>
            <w:rFonts w:cs="Times New Roman"/>
          </w:rPr>
          <w:delText>(</w:delText>
        </w:r>
      </w:del>
      <w:commentRangeStart w:id="3739"/>
      <w:r w:rsidRPr="000A3949">
        <w:rPr>
          <w:rFonts w:cs="Times New Roman"/>
        </w:rPr>
        <w:fldChar w:fldCharType="begin" w:fldLock="1"/>
      </w:r>
      <w:ins w:id="3740" w:author="Robin Matthews" w:date="2021-07-08T16:57:00Z">
        <w:r w:rsidR="0000776B">
          <w:rPr>
            <w:rFonts w:cs="Times New Roman"/>
          </w:rPr>
          <w:instrText>ADDIN CSL_CITATION { "citationItems" : [ { "id" : "ITEM-1", "itemData" : { "DOI" : "10.1038/ngeo1800", "ISSN" : "17520894", "abstract" : "Atmospheric aerosol particles influence the climate system directly by scattering and absorbing solar radiation, and indirectly by acting as cloud condensation nuclei. Apart from black carbon aerosol, aerosols cause a negative radiative forcing at the top of the atmosphere and substantially mitigate the warming caused by greenhouse gases. In the future, tightening of controls on anthropogenic aerosol and precursor vapour emissions to achieve higher air quality may weaken this beneficial effect. Natural aerosols, too, might affect future warming. Here we analyse long-term observations of concentrations and compositions of aerosol particles and their biogenic precursor vapours in continental mid- and high-latitude environments. We use measurements of particle number size distribution together with boundary layer heights derived from reanalysis data to show that the boundary layer burden of cloud condensation nuclei increases exponentially with temperature. Our results confirm a negative feedback mechanism between the continental biosphere, aerosols and climate: aerosol cooling effects are strengthened by rising biogenic organic vapour emissions in response to warming, which in turn enhance condensation on particles and their growth to the size of cloud condensation nuclei. This natural growth mechanism produces roughly 50% of particles at the size of cloud condensation nuclei across Europe. We conclude that biosphere-atmosphere interactions are crucial for aerosol climate effects and can significantly influence the effects of anthropogenic aerosol emission controls, both on climate and air quality. \u00a9 2013 Macmillan Publishers Limited. All rights reserved.", "author" : [ { "dropping-particle" : "", "family" : "Paasonen", "given" : "Pauli", "non-dropping-particle" : "", "parse-names" : false, "suffix" : "" }, { "dropping-particle" : "", "family" : "Asmi", "given" : "Ari", "non-dropping-particle" : "", "parse-names" : false, "suffix" : "" }, { "dropping-particle" : "", "family" : "Pet\u00e4j\u00e4", "given" : "Tuukka", "non-dropping-particle" : "", "parse-names" : false, "suffix" : "" }, { "dropping-particle" : "", "family" : "Kajos", "given" : "Maija K.", "non-dropping-particle" : "", "parse-names" : false, "suffix" : "" }, { "dropping-particle" : "", "family" : "\u00c4ij\u00e4l\u00e4", "given" : "Mikko", "non-dropping-particle" : "", "parse-names" : false, "suffix" : "" }, { "dropping-particle" : "", "family" : "Junninen", "given" : "Heikki", "non-dropping-particle" : "", "parse-names" : false, "suffix" : "" }, { "dropping-particle" : "", "family" : "Holst", "given" : "Thomas", "non-dropping-particle" : "", "parse-names" : false, "suffix" : "" }, { "dropping-particle" : "", "family" : "Abbatt", "given" : "Jonathan P.D.", "non-dropping-particle" : "", "parse-names" : false, "suffix" : "" }, { "dropping-particle" : "", "family" : "Arneth", "given" : "Almut", "non-dropping-particle" : "", "parse-names" : false, "suffix" : "" }, { "dropping-particle" : "", "family" : "Birmili", "given" : "Wolfram", "non-dropping-particle" : "", "parse-names" : false, "suffix" : "" }, { "dropping-particle" : "", "family" : "Gon", "given" : "Hugo Denier", "non-dropping-particle" : "Van Der", "parse-names" : false, "suffix" : "" }, { "dropping-particle" : "", "family" : "Hamed", "given" : "Amar", "non-dropping-particle" : "", "parse-names" : false, "suffix" : "" }, { "dropping-particle" : "", "family" : "Hoffer", "given" : "Andr\u00e1s", "non-dropping-particle" : "", "parse-names" : false, "suffix" : "" }, { "dropping-particle" : "", "family" : "Laakso", "given" : "Lauri", "non-dropping-particle" : "", "parse-names" : false, "suffix" : "" }, { "dropping-particle" : "", "family" : "Laaksonen", "given" : "Ari", "non-dropping-particle" : "", "parse-names" : false, "suffix" : "" }, { "dropping-particle" : "", "family" : "Richard Leaitch", "given" : "W.", "non-dropping-particle" : "", "parse-names" : false, "suffix" : "" }, { "dropping-particle" : "", "family" : "Plass-D\u00fclmer", "given" : "Christian", "non-dropping-particle" : "", "parse-names" : false, "suffix" : "" }, { "dropping-particle" : "", "family" : "Pryor", "given" : "Sara C.", "non-dropping-particle" : "", "parse-names" : false, "suffix" : "" }, { "dropping-particle" : "", "family" : "R\u00e4is\u00e4nen", "given" : "Petri", "non-dropping-particle" : "", "parse-names" : false, "suffix" : "" }, { "dropping-particle" : "", "family" : "Swietlicki", "given" : "Erik", "non-dropping-particle" : "", "parse-names" : false, "suffix" : "" }, { "dropping-particle" : "", "family" : "Wiedensohler", "given" : "Alfred", "non-dropping-particle" : "", "parse-names" : false, "suffix" : "" }, { "dropping-particle" : "", "family" : "Worsnop", "given" : "Douglas R.", "non-dropping-particle" : "", "parse-names" : false, "suffix" : "" }, { "dropping-particle" : "", "family" : "Kerminen", "given" : "Veli Matti", "non-dropping-particle" : "", "parse-names" : false, "suffix" : "" }, { "dropping-particle" : "", "family" : "Kulmala", "given" : "Markku", "non-dropping-particle" : "", "parse-names" : false, "suffix" : "" } ], "container-title" : "Nature Geoscience", "id" : "ITEM-1", "issue" : "6", "issued" : { "date-parts" : [ [ "2013" ] ] }, "page" : "438-442", "publisher" : "NATURE PUBLISHING GROUP", "title" : "Warming-induced increase in aerosol number concentration likely to moderate climate change", "translator" : [ { "dropping-particle" : "", "family" : "G3941", "given" : "", "non-dropping-particle" : "", "parse-names" : false, "suffix" : "" } ], "type" : "article-journal", "volume" : "6" }, "uris" : [ "http://www.mendeley.com/documents/?uuid=3367cc64-184e-40b8-bd7c-19777ee256fb" ] } ], "mendeley" : { "formattedCitation" : "(Paasonen et al., 2013)", "manualFormatting" : "(Paasonen et al., 2013)", "plainTextFormattedCitation" : "(Paasonen et al., 2013)", "previouslyFormattedCitation" : "(Paasonen et al., 2013)" }, "properties" : { "noteIndex" : 0 }, "schema" : "https://github.com/citation-style-language/schema/raw/master/csl-citation.json" }</w:instrText>
        </w:r>
      </w:ins>
      <w:del w:id="3741" w:author="Robin Matthews" w:date="2021-07-08T16:57:00Z">
        <w:r w:rsidR="00D477C7" w:rsidDel="0000776B">
          <w:rPr>
            <w:rFonts w:cs="Times New Roman"/>
          </w:rPr>
          <w:delInstrText>ADDIN CSL_CITATION { "citationItems" : [ { "id" : "ITEM-1", "itemData" : { "DOI" : "10.1038/ngeo1800", "ISSN" : "17520894", "abstract" : "Atmospheric aerosol particles influence the climate system directly by scattering and absorbing solar radiation, and indirectly by acting as cloud condensation nuclei. Apart from black carbon aerosol, aerosols cause a negative radiative forcing at the top of the atmosphere and substantially mitigate the warming caused by greenhouse gases. In the future, tightening of controls on anthropogenic aerosol and precursor vapour emissions to achieve higher air quality may weaken this beneficial effect. Natural aerosols, too, might affect future warming. Here we analyse long-term observations of concentrations and compositions of aerosol particles and their biogenic precursor vapours in continental mid- and high-latitude environments. We use measurements of particle number size distribution together with boundary layer heights derived from reanalysis data to show that the boundary layer burden of cloud condensation nuclei increases exponentially with temperature. Our results confirm a negative feedback mechanism between the continental biosphere, aerosols and climate: aerosol cooling effects are strengthened by rising biogenic organic vapour emissions in response to warming, which in turn enhance condensation on particles and their growth to the size of cloud condensation nuclei. This natural growth mechanism produces roughly 50% of particles at the size of cloud condensation nuclei across Europe. We conclude that biosphere-atmosphere interactions are crucial for aerosol climate effects and can significantly influence the effects of anthropogenic aerosol emission controls, both on climate and air quality. \u00a9 2013 Macmillan Publishers Limited. All rights reserved.", "author" : [ { "dropping-particle" : "", "family" : "Paasonen", "given" : "Pauli", "non-dropping-particle" : "", "parse-names" : false, "suffix" : "" }, { "dropping-particle" : "", "family" : "Asmi", "given" : "Ari", "non-dropping-particle" : "", "parse-names" : false, "suffix" : "" }, { "dropping-particle" : "", "family" : "Pet\u00e4j\u00e4", "given" : "Tuukka", "non-dropping-particle" : "", "parse-names" : false, "suffix" : "" }, { "dropping-particle" : "", "family" : "Kajos", "given" : "Maija K.", "non-dropping-particle" : "", "parse-names" : false, "suffix" : "" }, { "dropping-particle" : "", "family" : "\u00c4ij\u00e4l\u00e4", "given" : "Mikko", "non-dropping-particle" : "", "parse-names" : false, "suffix" : "" }, { "dropping-particle" : "", "family" : "Junninen", "given" : "Heikki", "non-dropping-particle" : "", "parse-names" : false, "suffix" : "" }, { "dropping-particle" : "", "family" : "Holst", "given" : "Thomas", "non-dropping-particle" : "", "parse-names" : false, "suffix" : "" }, { "dropping-particle" : "", "family" : "Abbatt", "given" : "Jonathan P.D.", "non-dropping-particle" : "", "parse-names" : false, "suffix" : "" }, { "dropping-particle" : "", "family" : "Arneth", "given" : "Almut", "non-dropping-particle" : "", "parse-names" : false, "suffix" : "" }, { "dropping-particle" : "", "family" : "Birmili", "given" : "Wolfram", "non-dropping-particle" : "", "parse-names" : false, "suffix" : "" }, { "dropping-particle" : "", "family" : "Gon", "given" : "Hugo Denier", "non-dropping-particle" : "Van Der", "parse-names" : false, "suffix" : "" }, { "dropping-particle" : "", "family" : "Hamed", "given" : "Amar", "non-dropping-particle" : "", "parse-names" : false, "suffix" : "" }, { "dropping-particle" : "", "family" : "Hoffer", "given" : "Andr\u00e1s", "non-dropping-particle" : "", "parse-names" : false, "suffix" : "" }, { "dropping-particle" : "", "family" : "Laakso", "given" : "Lauri", "non-dropping-particle" : "", "parse-names" : false, "suffix" : "" }, { "dropping-particle" : "", "family" : "Laaksonen", "given" : "Ari", "non-dropping-particle" : "", "parse-names" : false, "suffix" : "" }, { "dropping-particle" : "", "family" : "Richard Leaitch", "given" : "W.", "non-dropping-particle" : "", "parse-names" : false, "suffix" : "" }, { "dropping-particle" : "", "family" : "Plass-D\u00fclmer", "given" : "Christian", "non-dropping-particle" : "", "parse-names" : false, "suffix" : "" }, { "dropping-particle" : "", "family" : "Pryor", "given" : "Sara C.", "non-dropping-particle" : "", "parse-names" : false, "suffix" : "" }, { "dropping-particle" : "", "family" : "R\u00e4is\u00e4nen", "given" : "Petri", "non-dropping-particle" : "", "parse-names" : false, "suffix" : "" }, { "dropping-particle" : "", "family" : "Swietlicki", "given" : "Erik", "non-dropping-particle" : "", "parse-names" : false, "suffix" : "" }, { "dropping-particle" : "", "family" : "Wiedensohler", "given" : "Alfred", "non-dropping-particle" : "", "parse-names" : false, "suffix" : "" }, { "dropping-particle" : "", "family" : "Worsnop", "given" : "Douglas R.", "non-dropping-particle" : "", "parse-names" : false, "suffix" : "" }, { "dropping-particle" : "", "family" : "Kerminen", "given" : "Veli Matti", "non-dropping-particle" : "", "parse-names" : false, "suffix" : "" }, { "dropping-particle" : "", "family" : "Kulmala", "given" : "Markku", "non-dropping-particle" : "", "parse-names" : false, "suffix" : "" } ], "container-title" : "Nature Geoscience", "id" : "ITEM-1", "issue" : "6", "issued" : { "date-parts" : [ [ "2013" ] ] }, "page" : "438-442", "publisher" : "NATURE PUBLISHING GROUP", "title" : "Warming-induced increase in aerosol number concentration likely to moderate climate change", "translator" : [ { "dropping-particle" : "", "family" : "G3941", "given" : "", "non-dropping-particle" : "", "parse-names" : false, "suffix" : "" } ], "type" : "article-journal", "volume" : "6" }, "uris" : [ "http://www.mendeley.com/documents/?uuid=3367cc64-184e-40b8-bd7c-19777ee256fb" ] } ], "mendeley" : { "formattedCitation" : "(Paasonen et al., 2013)", "manualFormatting" : "Paasonen et al. 2013)", "plainTextFormattedCitation" : "(Paasonen et al., 2013)", "previouslyFormattedCitation" : "(Paasonen et al., 2013)" }, "properties" : { "noteIndex" : 0 }, "schema" : "https://github.com/citation-style-language/schema/raw/master/csl-citation.json" }</w:delInstrText>
        </w:r>
      </w:del>
      <w:r w:rsidRPr="000A3949">
        <w:rPr>
          <w:rFonts w:cs="Times New Roman"/>
        </w:rPr>
        <w:fldChar w:fldCharType="separate"/>
      </w:r>
      <w:del w:id="3742" w:author="Robin Matthews" w:date="2021-07-08T16:56:00Z">
        <w:r w:rsidR="00CB33A1" w:rsidDel="0000776B">
          <w:rPr>
            <w:rFonts w:cs="Times New Roman"/>
            <w:noProof/>
            <w:lang w:val="nb-NO"/>
          </w:rPr>
          <w:delText>P</w:delText>
        </w:r>
      </w:del>
      <w:ins w:id="3743" w:author="Robin Matthews" w:date="2021-07-08T16:56:00Z">
        <w:r w:rsidR="0000776B">
          <w:rPr>
            <w:rFonts w:cs="Times New Roman"/>
            <w:noProof/>
            <w:lang w:val="nb-NO"/>
          </w:rPr>
          <w:t>(P</w:t>
        </w:r>
      </w:ins>
      <w:r w:rsidR="00CB33A1">
        <w:rPr>
          <w:rFonts w:cs="Times New Roman"/>
          <w:noProof/>
          <w:lang w:val="nb-NO"/>
        </w:rPr>
        <w:t>aasonen et al.</w:t>
      </w:r>
      <w:ins w:id="3744" w:author="Robin Matthews" w:date="2021-07-08T16:57:00Z">
        <w:r w:rsidR="0000776B">
          <w:rPr>
            <w:rFonts w:cs="Times New Roman"/>
            <w:noProof/>
            <w:lang w:val="nb-NO"/>
          </w:rPr>
          <w:t>,</w:t>
        </w:r>
      </w:ins>
      <w:r w:rsidR="00CB33A1">
        <w:rPr>
          <w:rFonts w:cs="Times New Roman"/>
          <w:noProof/>
          <w:lang w:val="nb-NO"/>
        </w:rPr>
        <w:t xml:space="preserve"> 2013)</w:t>
      </w:r>
      <w:r w:rsidRPr="000A3949">
        <w:rPr>
          <w:rFonts w:cs="Times New Roman"/>
        </w:rPr>
        <w:fldChar w:fldCharType="end"/>
      </w:r>
      <w:commentRangeEnd w:id="3739"/>
      <w:r w:rsidR="00CB33A1">
        <w:rPr>
          <w:rStyle w:val="Marquedecommentaire"/>
        </w:rPr>
        <w:commentReference w:id="3739"/>
      </w:r>
      <w:r w:rsidRPr="000A3949">
        <w:rPr>
          <w:rFonts w:cs="Times New Roman"/>
          <w:lang w:val="nb-NO"/>
        </w:rPr>
        <w:t xml:space="preserve"> and models </w:t>
      </w:r>
      <w:del w:id="3745" w:author="Robin Matthews" w:date="2021-07-08T16:57:00Z">
        <w:r w:rsidRPr="000A3949" w:rsidDel="0000776B">
          <w:rPr>
            <w:rFonts w:cs="Times New Roman"/>
            <w:lang w:val="nb-NO"/>
          </w:rPr>
          <w:delText>(</w:delText>
        </w:r>
      </w:del>
      <w:commentRangeStart w:id="3746"/>
      <w:r w:rsidRPr="000A3949">
        <w:rPr>
          <w:rFonts w:cs="Times New Roman"/>
        </w:rPr>
        <w:fldChar w:fldCharType="begin" w:fldLock="1"/>
      </w:r>
      <w:r w:rsidR="002E1475">
        <w:rPr>
          <w:rFonts w:cs="Times New Roman"/>
          <w:lang w:val="nb-NO"/>
        </w:rPr>
        <w:instrText>ADDIN CSL_CITATION { "citationItems" : [ { "id" : "ITEM-1", "itemData" : { "DOI" : "10.1038/s41561-017-0020-5", "ISSN" : "17520908", "abstract" : "The terrestrial biosphere is an important source of natural aerosol. Natural aerosol sources alter climate, but are also strongly controlled by climate, leading to the potential for natural aerosol-climate feedbacks. Here we use a global aerosol model to make an assessment of terrestrial natural aerosol-climate feedbacks, constrained by observations of aerosol number. We find that warmer-than-average temperatures are associated with higher-than-average number concentrations of large (&gt;100 nm diameter) particles, particularly during the summer. This relationship is well reproduced by the model and is driven by both meteorological variability and variability in natural aerosol from biogenic and landscape fire sources. We find that the calculated extratropical annual mean aerosol radiative effect (both direct and indirect) is negatively related to the observed global temperature anomaly, and is driven by a positive relationship between temperature and the emission of natural aerosol. The extratropical aerosol-climate feedback is estimated to be -0.14 W m-2 K-1 for landscape fire aerosol, greater than the -0.03 W m-2 K-1 estimated for biogenic secondary organic aerosol. These feedbacks are comparable in magnitude to other biogeochemical feedbacks, highlighting the need for natural aerosol feedbacks to be included in climate simulations.", "author" : [ { "dropping-particle" : "", "family" : "Scott", "given" : "C. E.", "non-dropping-particle" : "", "parse-names" : false, "suffix" : "" }, { "dropping-particle" : "", "family" : "Arnold", "given" : "S. R.", "non-dropping-particle" : "", "parse-names" : false, "suffix" : "" }, { "dropping-particle" : "", "family" : "Monks", "given" : "S. A.", "non-dropping-particle" : "", "parse-names" : false, "suffix" : "" }, { "dropping-particle" : "", "family" : "Asmi", "given" : "A.", "non-dropping-particle" : "", "parse-names" : false, "suffix" : "" }, { "dropping-particle" : "", "family" : "Paasonen", "given" : "P.", "non-dropping-particle" : "", "parse-names" : false, "suffix" : "" }, { "dropping-particle" : "V.", "family" : "Spracklen", "given" : "D.", "non-dropping-particle" : "", "parse-names" : false, "suffix" : "" } ], "container-title" : "Nature Geoscience", "id" : "ITEM-1", "issue" : "1", "issued" : { "date-parts" : [ [ "2018", "1" ] ] }, "page" : "44-48", "title" : "Substantial large-scale feedbacks between natural aerosols and climate", "translator" : [ { "dropping-particle" : "", "family" : "G3950", "given" : "", "non-dropping-particle" : "", "parse-names" : false, "suffix" : "" } ], "type" : "article-journal", "volume" : "11" }, "uris" : [ "http://www.mendeley.com/documents/?uuid=a0c4dd9f-c7a1-4a78-adfa-336fe210b7e7" ] } ], "mendeley" : { "formattedCitation" : "(Scott et al., 2018)", "manualFormatting" : "(Scott et al., 2018)", "plainTextFormattedCitation" : "(Scott et al., 2018)", "previouslyFormattedCitation" : "(Scott et al., 2018)" }, "properties" : { "noteIndex" : 0 }, "schema" : "https://github.com/citation-style-language/schema/raw/master/csl-citation.json" }</w:instrText>
      </w:r>
      <w:r w:rsidRPr="000A3949">
        <w:rPr>
          <w:rFonts w:cs="Times New Roman"/>
        </w:rPr>
        <w:fldChar w:fldCharType="separate"/>
      </w:r>
      <w:del w:id="3747" w:author="Robin Matthews" w:date="2021-07-08T16:57:00Z">
        <w:r w:rsidR="00CB33A1" w:rsidDel="0000776B">
          <w:rPr>
            <w:rFonts w:cs="Times New Roman"/>
            <w:noProof/>
            <w:lang w:val="nb-NO"/>
          </w:rPr>
          <w:delText>S</w:delText>
        </w:r>
      </w:del>
      <w:ins w:id="3748" w:author="Robin Matthews" w:date="2021-07-08T16:57:00Z">
        <w:r w:rsidR="0000776B">
          <w:rPr>
            <w:rFonts w:cs="Times New Roman"/>
            <w:noProof/>
            <w:lang w:val="nb-NO"/>
          </w:rPr>
          <w:t>(S</w:t>
        </w:r>
      </w:ins>
      <w:r w:rsidR="00CB33A1">
        <w:rPr>
          <w:rFonts w:cs="Times New Roman"/>
          <w:noProof/>
          <w:lang w:val="nb-NO"/>
        </w:rPr>
        <w:t>cott et al.</w:t>
      </w:r>
      <w:ins w:id="3749" w:author="Robin Matthews" w:date="2021-07-08T16:57:00Z">
        <w:r w:rsidR="0000776B">
          <w:rPr>
            <w:rFonts w:cs="Times New Roman"/>
            <w:noProof/>
            <w:lang w:val="nb-NO"/>
          </w:rPr>
          <w:t>,</w:t>
        </w:r>
      </w:ins>
      <w:r w:rsidR="00CB33A1">
        <w:rPr>
          <w:rFonts w:cs="Times New Roman"/>
          <w:noProof/>
          <w:lang w:val="nb-NO"/>
        </w:rPr>
        <w:t xml:space="preserve"> 2018)</w:t>
      </w:r>
      <w:r w:rsidRPr="000A3949">
        <w:rPr>
          <w:rFonts w:cs="Times New Roman"/>
        </w:rPr>
        <w:fldChar w:fldCharType="end"/>
      </w:r>
      <w:commentRangeEnd w:id="3746"/>
      <w:r w:rsidR="00CB33A1">
        <w:rPr>
          <w:rStyle w:val="Marquedecommentaire"/>
        </w:rPr>
        <w:commentReference w:id="3746"/>
      </w:r>
      <w:r w:rsidRPr="000A3949">
        <w:rPr>
          <w:rFonts w:cs="Times New Roman"/>
          <w:lang w:val="nb-NO"/>
        </w:rPr>
        <w:t xml:space="preserve"> estimate the feedback due to biogenic </w:t>
      </w:r>
      <w:r w:rsidRPr="00A12D1A">
        <w:rPr>
          <w:rFonts w:cs="Times New Roman"/>
          <w:lang w:val="nb-NO"/>
        </w:rPr>
        <w:t xml:space="preserve">SOA </w:t>
      </w:r>
      <w:r w:rsidRPr="000A3949">
        <w:rPr>
          <w:rFonts w:cs="Times New Roman"/>
          <w:lang w:val="nb-NO"/>
        </w:rPr>
        <w:t xml:space="preserve">(via changes in BVOC emissions) to be in the range of about –0.06 to </w:t>
      </w:r>
      <w:ins w:id="3750" w:author="Lucy Cowie" w:date="2021-07-28T11:40:00Z">
        <w:r w:rsidR="005B0A19">
          <w:rPr>
            <w:rFonts w:cs="Times New Roman"/>
            <w:lang w:val="nb-NO"/>
          </w:rPr>
          <w:t>–</w:t>
        </w:r>
      </w:ins>
      <w:del w:id="3751" w:author="Lucy Cowie" w:date="2021-07-28T11:40:00Z">
        <w:r w:rsidRPr="000A3949" w:rsidDel="005B0A19">
          <w:rPr>
            <w:rFonts w:cs="Times New Roman"/>
            <w:lang w:val="nb-NO"/>
          </w:rPr>
          <w:noBreakHyphen/>
        </w:r>
      </w:del>
      <w:r w:rsidRPr="000A3949">
        <w:rPr>
          <w:rFonts w:cs="Times New Roman"/>
          <w:lang w:val="nb-NO"/>
        </w:rPr>
        <w:t>0.01 W m</w:t>
      </w:r>
      <w:r w:rsidRPr="000A3949">
        <w:rPr>
          <w:rFonts w:cs="Times New Roman"/>
          <w:vertAlign w:val="superscript"/>
          <w:lang w:val="nb-NO"/>
        </w:rPr>
        <w:t>–2</w:t>
      </w:r>
      <w:r w:rsidRPr="000A3949">
        <w:rPr>
          <w:rFonts w:cs="Times New Roman"/>
          <w:lang w:val="nb-NO"/>
        </w:rPr>
        <w:t> </w:t>
      </w:r>
      <w:r w:rsidRPr="000A3949">
        <w:rPr>
          <w:rFonts w:cs="Times New Roman"/>
          <w:lang w:val="nb-NO" w:eastAsia="ja-JP"/>
        </w:rPr>
        <w:t>°C</w:t>
      </w:r>
      <w:r w:rsidRPr="000A3949">
        <w:rPr>
          <w:rFonts w:cs="Times New Roman"/>
          <w:vertAlign w:val="superscript"/>
          <w:lang w:val="nb-NO" w:eastAsia="ja-JP"/>
        </w:rPr>
        <w:t>–1</w:t>
      </w:r>
      <w:r w:rsidRPr="000A3949">
        <w:rPr>
          <w:rFonts w:cs="Times New Roman"/>
          <w:lang w:val="nb-NO" w:eastAsia="ja-JP"/>
        </w:rPr>
        <w:t xml:space="preserve">. </w:t>
      </w:r>
      <w:r w:rsidRPr="000C446D">
        <w:rPr>
          <w:rFonts w:cs="Times New Roman"/>
          <w:lang w:val="en-GB" w:eastAsia="ja-JP"/>
        </w:rPr>
        <w:t xml:space="preserve">The </w:t>
      </w:r>
      <w:r>
        <w:rPr>
          <w:rFonts w:cs="Times New Roman"/>
          <w:lang w:val="en-GB" w:eastAsia="ja-JP"/>
        </w:rPr>
        <w:t xml:space="preserve">assessed central estimate of the climate-BVOC </w:t>
      </w:r>
      <w:r w:rsidRPr="000C446D">
        <w:rPr>
          <w:rFonts w:cs="Times New Roman"/>
          <w:lang w:val="en-GB" w:eastAsia="ja-JP"/>
        </w:rPr>
        <w:t xml:space="preserve">feedback parameter </w:t>
      </w:r>
      <w:r>
        <w:rPr>
          <w:rFonts w:cs="Times New Roman"/>
          <w:lang w:val="en-GB" w:eastAsia="ja-JP"/>
        </w:rPr>
        <w:t xml:space="preserve">based on the </w:t>
      </w:r>
      <w:r w:rsidRPr="000C446D">
        <w:rPr>
          <w:rFonts w:cs="Times New Roman"/>
          <w:lang w:val="en-US"/>
        </w:rPr>
        <w:t xml:space="preserve">AerChemMIP </w:t>
      </w:r>
      <w:r>
        <w:rPr>
          <w:rFonts w:cs="Times New Roman"/>
          <w:lang w:val="en-US"/>
        </w:rPr>
        <w:t>ensemble</w:t>
      </w:r>
      <w:r w:rsidRPr="000C446D">
        <w:rPr>
          <w:rFonts w:cs="Times New Roman"/>
          <w:lang w:val="en-US"/>
        </w:rPr>
        <w:t xml:space="preserve"> suggests that climate</w:t>
      </w:r>
      <w:r w:rsidRPr="000C446D">
        <w:rPr>
          <w:rFonts w:cs="Times New Roman"/>
          <w:lang w:val="en-US"/>
        </w:rPr>
        <w:noBreakHyphen/>
        <w:t xml:space="preserve">induced increases in SOA from BVOCs will lead to a strong cooling </w:t>
      </w:r>
      <w:r w:rsidR="00C80470">
        <w:rPr>
          <w:rFonts w:cs="Times New Roman"/>
          <w:lang w:val="en-US"/>
        </w:rPr>
        <w:t xml:space="preserve">effect </w:t>
      </w:r>
      <w:r w:rsidRPr="000C446D">
        <w:rPr>
          <w:rFonts w:cs="Times New Roman"/>
          <w:lang w:val="en-US"/>
        </w:rPr>
        <w:t>that will outweigh the warming from increased ozone and methane lifetime</w:t>
      </w:r>
      <w:r>
        <w:rPr>
          <w:rFonts w:cs="Times New Roman"/>
          <w:lang w:val="en-US"/>
        </w:rPr>
        <w:t>, however the uncertainty is large</w:t>
      </w:r>
      <w:r w:rsidRPr="000C446D">
        <w:rPr>
          <w:rFonts w:cs="Times New Roman"/>
          <w:lang w:val="en-US"/>
        </w:rPr>
        <w:t xml:space="preserve"> </w:t>
      </w:r>
      <w:commentRangeStart w:id="3752"/>
      <w:r>
        <w:rPr>
          <w:rFonts w:cs="Times New Roman"/>
        </w:rPr>
        <w:fldChar w:fldCharType="begin" w:fldLock="1"/>
      </w:r>
      <w:r w:rsidR="002E1475">
        <w:rPr>
          <w:rFonts w:cs="Times New Roman"/>
          <w:lang w:val="en-US"/>
        </w:rPr>
        <w:instrText>ADDIN CSL_CITATION { "citationItems" : [ { "id" : "ITEM-1", "itemData" : { "DOI" : "10.5194/acp-21-1105-2021", "abstract" : "Feedbacks play a fundamental role in determining the magnitude of the response of the climate system to exter- nal forcing, such as from anthropogenic emissions. The lat- est generation of Earth system models includes aerosol and chemistry components that interact with each other and with the biosphere. These interactions introduce a complex web of feedbacks that is important to understand and quantify. This paper addresses multiple pathways for aerosol and chemical feedbacks in Earth system models. These focus on changes in natural emissions (dust, sea salt, dimethyl sulfide, biogenic volatile organic compounds (BVOCs) and light- ning) and changes in reaction rates for methane and ozone chemistry. The feedback terms are then given by the sensitiv- ity of a pathway to climate change multiplied by the radiative effect of the change. We find that the overall climate feedback through chem- istry and aerosols is negative in the sixth Coupled Model Intercomparison Project (CMIP6) Earth system models due to increased negative forcing from aerosols in a climate with warmer surface temperatures following a quadrupling of CO2 concentrations. This is principally due to increased emissions of sea salt and BVOCs which are sensitive to cli- mate change and cause strong negative radiative forcings. Increased chemical loss of ozone and methane also con- tributes to a negative feedback. However, overall methane lifetime is expected to increase in a warmer climate due to increased BVOCs. Increased emissions of methane from wetlands would also offset some of the negative feedbacks. The CMIP6 experimental design did not allow the methane lifetime or methane emission changes to affect climate, so we found a robust negative contribution from interactive aerosols and chemistry to climate sensitivity in CMIP6 Earth system models.", "author" : [ { "dropping-particle" : "", "family" : "Thornhill", "given" : "G D", "non-dropping-particle" : "", "parse-names" : false, "suffix" : "" }, { "dropping-particle" : "", "family" : "Collins", "given" : "W", "non-dropping-particle" : "", "parse-names" : false, "suffix" : "" }, { "dropping-particle" : "", "family" : "Olivi\u00e9", "given" : "D", "non-dropping-particle" : "", "parse-names" : false, "suffix" : "" }, { "dropping-particle" : "", "family" : "Skeie", "given" : "R B", "non-dropping-particle" : "", "parse-names" : false, "suffix" : "" }, { "dropping-particle" : "", "family" : "Archibald", "given" : "A", "non-dropping-particle" : "", "parse-names" : false, "suffix" : "" }, { "dropping-particle" : "", "family" : "Bauer", "given" : "S", "non-dropping-particle" : "", "parse-names" : false, "suffix" : "" }, { "dropping-particle" : "", "family" : "Checa-Garcia", "given" : "R", "non-dropping-particle" : "", "parse-names" : false, "suffix" : "" }, { "dropping-particle" : "", "family" : "Fiedler", "given" : "S", "non-dropping-particle" : "", "parse-names" : false, "suffix" : "" }, { "dropping-particle" : "", "family" : "Folberth", "given" : "G", "non-dropping-particle" : "", "parse-names" : false, "suffix" : "" }, { "dropping-particle" : "", "family" : "Gjermundsen", "given" : "A", "non-dropping-particle" : "", "parse-names" : false, "suffix" : "" }, { "dropping-particle" : "", "family" : "Horowitz", "given" : "L", "non-dropping-particle" : "", "parse-names" : false, "suffix" : "" }, { "dropping-particle" : "", "family" : "Lamarque", "given" : "J.-F.", "non-dropping-particle" : "", "parse-names" : false, "suffix" : "" }, { "dropping-particle" : "", "family" : "Michou", "given" : "M", "non-dropping-particle" : "", "parse-names" : false, "suffix" : "" }, { "dropping-particle" : "", "family" : "Mulcahy", "given" : "J", "non-dropping-particle" : "", "parse-names" : false, "suffix" : "" }, { "dropping-particle" : "", "family" : "Nabat", "given" : "P", "non-dropping-particle" : "", "parse-names" : false, "suffix" : "" }, { "dropping-particle" : "", "family" : "Naik", "given" : "V", "non-dropping-particle" : "", "parse-names" : false, "suffix" : "" }, { "dropping-particle" : "", "family" : "O'Connor", "given" : "F M", "non-dropping-particle" : "", "parse-names" : false, "suffix" : "" }, { "dropping-particle" : "", "family" : "Paulot", "given" : "F", "non-dropping-particle" : "", "parse-names" : false, "suffix" : "" }, { "dropping-particle" : "", "family" : "Schulz", "given" : "M", "non-dropping-particle" : "", "parse-names" : false, "suffix" : "" }, { "dropping-particle" : "", "family" : "Scott", "given" : "C E", "non-dropping-particle" : "", "parse-names" : false, "suffix" : "" }, { "dropping-particle" : "", "family" : "S\u00e9f\u00e9rian", "given" : "R", "non-dropping-particle" : "", "parse-names" : false, "suffix" : "" }, { "dropping-particle" : "", "family" : "Smith", "given" : "C", "non-dropping-particle" : "", "parse-names" : false, "suffix" : "" }, { "dropping-particle" : "", "family" : "Takemura", "given" : "T", "non-dropping-particle" : "", "parse-names" : false, "suffix" : "" }, { "dropping-particle" : "", "family" : "Tilmes", "given" : "S", "non-dropping-particle" : "", "parse-names" : false, "suffix" : "" }, { "dropping-particle" : "", "family" : "Tsigaridis", "given" : "K", "non-dropping-particle" : "", "parse-names" : false, "suffix" : "" }, { "dropping-particle" : "", "family" : "Weber", "given" : "J", "non-dropping-particle" : "", "parse-names" : false, "suffix" : "" } ], "container-title" : "Atmospheric Chemistry and Physics", "id" : "ITEM-1", "issue" : "2", "issued" : { "date-parts" : [ [ "2021" ] ] }, "page" : "1105-1126", "title" : "Climate-driven chemistry and aerosol feedbacks in CMIP6 Earth system models", "translator" : [ { "dropping-particle" : "", "family" : "G5293", "given" : "", "non-dropping-particle" : "", "parse-names" : false, "suffix" : "" } ], "type" : "article-journal", "volume" : "21" }, "uris" : [ "http://www.mendeley.com/documents/?uuid=f3680341-029a-4a96-8855-438228ecc015" ] } ], "mendeley" : { "formattedCitation" : "(Thornhill et al., 2021b)", "manualFormatting" : "(Thornhill et al., 2021a)", "plainTextFormattedCitation" : "(Thornhill et al., 2021b)", "previouslyFormattedCitation" : "(Thornhill et al., 2021b)" }, "properties" : { "noteIndex" : 0 }, "schema" : "https://github.com/citation-style-language/schema/raw/master/csl-citation.json" }</w:instrText>
      </w:r>
      <w:r>
        <w:rPr>
          <w:rFonts w:cs="Times New Roman"/>
        </w:rPr>
        <w:fldChar w:fldCharType="separate"/>
      </w:r>
      <w:r w:rsidR="00D871C2" w:rsidRPr="00D871C2">
        <w:rPr>
          <w:rFonts w:cs="Times New Roman"/>
          <w:noProof/>
          <w:lang w:val="en-US"/>
        </w:rPr>
        <w:t>(Thornhill et al., 2021</w:t>
      </w:r>
      <w:ins w:id="3753" w:author="Robin Matthews" w:date="2021-07-08T16:57:00Z">
        <w:r w:rsidR="0000776B">
          <w:rPr>
            <w:rFonts w:cs="Times New Roman"/>
            <w:noProof/>
            <w:lang w:val="en-US"/>
          </w:rPr>
          <w:t>a</w:t>
        </w:r>
      </w:ins>
      <w:del w:id="3754" w:author="Robin Matthews" w:date="2021-07-08T16:57:00Z">
        <w:r w:rsidR="00D871C2" w:rsidRPr="00D871C2" w:rsidDel="0000776B">
          <w:rPr>
            <w:rFonts w:cs="Times New Roman"/>
            <w:noProof/>
            <w:lang w:val="en-US"/>
          </w:rPr>
          <w:delText>b</w:delText>
        </w:r>
      </w:del>
      <w:r w:rsidR="00D871C2" w:rsidRPr="00D871C2">
        <w:rPr>
          <w:rFonts w:cs="Times New Roman"/>
          <w:noProof/>
          <w:lang w:val="en-US"/>
        </w:rPr>
        <w:t>)</w:t>
      </w:r>
      <w:r>
        <w:rPr>
          <w:rFonts w:cs="Times New Roman"/>
        </w:rPr>
        <w:fldChar w:fldCharType="end"/>
      </w:r>
      <w:commentRangeEnd w:id="3752"/>
      <w:r w:rsidR="00CB33A1">
        <w:rPr>
          <w:rStyle w:val="Marquedecommentaire"/>
        </w:rPr>
        <w:commentReference w:id="3752"/>
      </w:r>
      <w:r w:rsidRPr="00C827FE">
        <w:rPr>
          <w:rFonts w:cs="Times New Roman"/>
          <w:lang w:val="en-US"/>
        </w:rPr>
        <w:t xml:space="preserve">. </w:t>
      </w:r>
    </w:p>
    <w:p w14:paraId="3FA51F3A" w14:textId="77777777" w:rsidR="00DF552C" w:rsidRPr="00C827FE" w:rsidRDefault="00DF552C" w:rsidP="00D5630D">
      <w:pPr>
        <w:pStyle w:val="AR6BodyText"/>
        <w:rPr>
          <w:rFonts w:cs="Times New Roman"/>
          <w:lang w:val="en-US"/>
        </w:rPr>
      </w:pPr>
    </w:p>
    <w:p w14:paraId="3CABC43E" w14:textId="32EDE315" w:rsidR="00DF552C" w:rsidRPr="00091094" w:rsidRDefault="00DF552C" w:rsidP="00D5630D">
      <w:pPr>
        <w:pStyle w:val="AR6BodyText"/>
        <w:rPr>
          <w:rFonts w:cs="Times New Roman"/>
          <w:lang w:val="en-US"/>
        </w:rPr>
      </w:pPr>
      <w:r w:rsidRPr="00091094">
        <w:rPr>
          <w:rFonts w:cs="Times New Roman"/>
          <w:b/>
          <w:i/>
          <w:lang w:val="en-US"/>
        </w:rPr>
        <w:t>Climate</w:t>
      </w:r>
      <w:r w:rsidRPr="00091094">
        <w:rPr>
          <w:rFonts w:cs="Times New Roman"/>
          <w:b/>
          <w:i/>
          <w:lang w:val="en-US"/>
        </w:rPr>
        <w:noBreakHyphen/>
      </w:r>
      <w:del w:id="3755" w:author="Lucy Cowie" w:date="2021-07-28T11:40:00Z">
        <w:r w:rsidRPr="00091094" w:rsidDel="00537CD7">
          <w:rPr>
            <w:rFonts w:cs="Times New Roman"/>
            <w:b/>
            <w:i/>
            <w:lang w:val="en-US"/>
          </w:rPr>
          <w:delText xml:space="preserve">Lightning </w:delText>
        </w:r>
      </w:del>
      <w:ins w:id="3756" w:author="Lucy Cowie" w:date="2021-07-28T11:40:00Z">
        <w:r w:rsidR="00537CD7">
          <w:rPr>
            <w:rFonts w:cs="Times New Roman"/>
            <w:b/>
            <w:i/>
            <w:lang w:val="en-US"/>
          </w:rPr>
          <w:t>l</w:t>
        </w:r>
        <w:r w:rsidR="00537CD7" w:rsidRPr="00091094">
          <w:rPr>
            <w:rFonts w:cs="Times New Roman"/>
            <w:b/>
            <w:i/>
            <w:lang w:val="en-US"/>
          </w:rPr>
          <w:t xml:space="preserve">ightning </w:t>
        </w:r>
      </w:ins>
      <w:r w:rsidRPr="00091094">
        <w:rPr>
          <w:rFonts w:cs="Times New Roman"/>
          <w:b/>
          <w:i/>
          <w:lang w:val="en-US"/>
        </w:rPr>
        <w:t>NO</w:t>
      </w:r>
      <w:r w:rsidRPr="00091094">
        <w:rPr>
          <w:rFonts w:cs="Times New Roman"/>
          <w:b/>
          <w:i/>
          <w:vertAlign w:val="subscript"/>
          <w:lang w:val="en-US"/>
        </w:rPr>
        <w:t>x</w:t>
      </w:r>
      <w:r w:rsidRPr="00091094">
        <w:rPr>
          <w:rFonts w:cs="Times New Roman"/>
          <w:b/>
          <w:i/>
          <w:lang w:val="en-US"/>
        </w:rPr>
        <w:t xml:space="preserve"> feedback: </w:t>
      </w:r>
      <w:r w:rsidRPr="00091094">
        <w:rPr>
          <w:rFonts w:cs="Times New Roman"/>
          <w:lang w:val="en-US"/>
        </w:rPr>
        <w:t>As discussed in Section 6.2.1.2, climate</w:t>
      </w:r>
      <w:r w:rsidR="00676161">
        <w:rPr>
          <w:rFonts w:cs="Times New Roman"/>
          <w:lang w:val="en-US"/>
        </w:rPr>
        <w:t xml:space="preserve"> change</w:t>
      </w:r>
      <w:r w:rsidRPr="00091094">
        <w:rPr>
          <w:rFonts w:cs="Times New Roman"/>
          <w:lang w:val="en-US"/>
        </w:rPr>
        <w:t xml:space="preserve"> influences lightning </w:t>
      </w:r>
      <w:r w:rsidRPr="00091094">
        <w:rPr>
          <w:rFonts w:eastAsiaTheme="majorEastAsia" w:cs="Times New Roman"/>
          <w:lang w:val="en-US"/>
        </w:rPr>
        <w:t>NO</w:t>
      </w:r>
      <w:r w:rsidRPr="00297EF3">
        <w:rPr>
          <w:rFonts w:eastAsiaTheme="majorEastAsia" w:cs="Times New Roman"/>
          <w:iCs/>
          <w:vertAlign w:val="subscript"/>
          <w:lang w:val="en-US"/>
          <w:rPrChange w:id="3757" w:author="Lucy Cowie" w:date="2021-07-28T11:40:00Z">
            <w:rPr>
              <w:rFonts w:eastAsiaTheme="majorEastAsia" w:cs="Times New Roman"/>
              <w:i/>
              <w:vertAlign w:val="subscript"/>
              <w:lang w:val="en-US"/>
            </w:rPr>
          </w:rPrChange>
        </w:rPr>
        <w:t>x</w:t>
      </w:r>
      <w:r w:rsidRPr="00297EF3">
        <w:rPr>
          <w:rFonts w:cs="Times New Roman"/>
          <w:iCs/>
          <w:lang w:val="en-US"/>
        </w:rPr>
        <w:t xml:space="preserve"> </w:t>
      </w:r>
      <w:r w:rsidRPr="00091094">
        <w:rPr>
          <w:rFonts w:cs="Times New Roman"/>
          <w:lang w:val="en-US"/>
        </w:rPr>
        <w:t xml:space="preserve">emissions. Increases in lightning </w:t>
      </w:r>
      <w:r w:rsidRPr="00091094">
        <w:rPr>
          <w:rFonts w:eastAsiaTheme="majorEastAsia" w:cs="Times New Roman"/>
          <w:lang w:val="en-US"/>
        </w:rPr>
        <w:t>NO</w:t>
      </w:r>
      <w:r w:rsidRPr="00401082">
        <w:rPr>
          <w:rFonts w:eastAsiaTheme="majorEastAsia" w:cs="Times New Roman"/>
          <w:iCs/>
          <w:vertAlign w:val="subscript"/>
          <w:lang w:val="en-US"/>
          <w:rPrChange w:id="3758" w:author="Lucy Cowie" w:date="2021-07-28T11:40:00Z">
            <w:rPr>
              <w:rFonts w:eastAsiaTheme="majorEastAsia" w:cs="Times New Roman"/>
              <w:i/>
              <w:vertAlign w:val="subscript"/>
              <w:lang w:val="en-US"/>
            </w:rPr>
          </w:rPrChange>
        </w:rPr>
        <w:t>x</w:t>
      </w:r>
      <w:r w:rsidRPr="00401082">
        <w:rPr>
          <w:rFonts w:cs="Times New Roman"/>
          <w:iCs/>
          <w:lang w:val="en-US"/>
        </w:rPr>
        <w:t xml:space="preserve"> </w:t>
      </w:r>
      <w:r w:rsidRPr="00091094">
        <w:rPr>
          <w:rFonts w:cs="Times New Roman"/>
          <w:lang w:val="en-US"/>
        </w:rPr>
        <w:t xml:space="preserve">emissions will not only increase tropospheric ozone and decrease methane lifetime but also increase the formation of sulphate and nitrate aerosols, via oxidant changes, offsetting the positive forcing from ozone. The response of lightning </w:t>
      </w:r>
      <w:r w:rsidRPr="00091094">
        <w:rPr>
          <w:rFonts w:eastAsiaTheme="majorEastAsia" w:cs="Times New Roman"/>
          <w:lang w:val="en-US"/>
        </w:rPr>
        <w:t>NO</w:t>
      </w:r>
      <w:r w:rsidRPr="00B83D77">
        <w:rPr>
          <w:rFonts w:eastAsiaTheme="majorEastAsia" w:cs="Times New Roman"/>
          <w:iCs/>
          <w:vertAlign w:val="subscript"/>
          <w:lang w:val="en-US"/>
          <w:rPrChange w:id="3759" w:author="Lucy Cowie" w:date="2021-07-28T11:41:00Z">
            <w:rPr>
              <w:rFonts w:eastAsiaTheme="majorEastAsia" w:cs="Times New Roman"/>
              <w:i/>
              <w:vertAlign w:val="subscript"/>
              <w:lang w:val="en-US"/>
            </w:rPr>
          </w:rPrChange>
        </w:rPr>
        <w:t>x</w:t>
      </w:r>
      <w:r w:rsidRPr="00091094">
        <w:rPr>
          <w:rFonts w:cs="Times New Roman"/>
          <w:lang w:val="en-US"/>
        </w:rPr>
        <w:t xml:space="preserve"> to climate change remains uncertain and is highly dependent on the paramet</w:t>
      </w:r>
      <w:del w:id="3760" w:author="Lucy Cowie" w:date="2021-07-27T17:18:00Z">
        <w:r w:rsidRPr="00091094" w:rsidDel="008E6718">
          <w:rPr>
            <w:rFonts w:cs="Times New Roman"/>
            <w:lang w:val="en-US"/>
          </w:rPr>
          <w:delText>e</w:delText>
        </w:r>
      </w:del>
      <w:r w:rsidRPr="00091094">
        <w:rPr>
          <w:rFonts w:cs="Times New Roman"/>
          <w:lang w:val="en-US"/>
        </w:rPr>
        <w:t xml:space="preserve">rization of lightning in ESMs </w:t>
      </w:r>
      <w:r w:rsidRPr="000A3949">
        <w:rPr>
          <w:rFonts w:cs="Times New Roman"/>
        </w:rPr>
        <w:fldChar w:fldCharType="begin" w:fldLock="1"/>
      </w:r>
      <w:r w:rsidR="00D477C7">
        <w:rPr>
          <w:rFonts w:cs="Times New Roman"/>
          <w:lang w:val="en-US"/>
        </w:rPr>
        <w:instrText>ADDIN CSL_CITATION { "citationItems" : [ { "id" : "ITEM-1", "itemData" : { "DOI" : "10.1002/2016GL068825", "ISBN" : "0094-8276", "ISSN" : "00948276", "abstract" : "Results from an ensemble of models are used to investigate the response of lightning nitrogen oxide emissions to climate change and the consequent impacts on ozone production. Most models generate lightning using a parameterization based on cloud top height. With this approach and a present-day global emission of 5 TgN, we estimate a linear response with respect to changes in global surface temperature of +0.44 \u00b1 0.05 TgN K\u22121. However, two models using alternative approaches give +0.14 and \u22120.55 TgN K\u22121 suggesting that the simulated response is highly dependent on lightning parameterization. Lightning NOx is found to have an ozone production efficiency of 6.5 \u00b1 4.7 times that of surface NOx sources. This wide range of efficiencies across models is partly due to the assumed vertical distribution of the lightning source and partly to the treatment of nonmethane volatile organic compound (NMVOC) chemistry. Careful consideration of the vertical distribution of emissions is needed, given its large influence on ozone production.", "author" : [ { "dropping-particle" : "", "family" : "Finney", "given" : "D. L.", "non-dropping-particle" : "", "parse-names" : false, "suffix" : "" }, { "dropping-particle" : "", "family" : "Doherty", "given" : "R. M.", "non-dropping-particle" : "", "parse-names" : false, "suffix" : "" }, { "dropping-particle" : "", "family" : "Wild", "given" : "O.", "non-dropping-particle" : "", "parse-names" : false, "suffix" : "" }, { "dropping-particle" : "", "family" : "Young", "given" : "P. J.", "non-dropping-particle" : "", "parse-names" : false, "suffix" : "" }, { "dropping-particle" : "", "family" : "Butler", "given" : "A.", "non-dropping-particle" : "", "parse-names" : false, "suffix" : "" } ], "container-title" : "Geophysical Research Letters", "id" : "ITEM-1", "issue" : "10", "issued" : { "date-parts" : [ [ "2016" ] ] }, "note" : "From Duplicate 1 (Response of lightning NOx emissions and ozone production to climate change: Insights from the Atmospheric Chemistry and Climate Model Intercomparison Project - Finney, D L; Doherty, R M; Wild, O; Young, P J; Butler, A)\n\nTimes Cited: 11\nYoung, Paul/E-8739-2010; Finney, Declan/B-1473-2013; Wild, Oliver/A-4909-2009\nYoung, Paul/0000-0002-5608-8887; Finney, Declan/0000-0002-3334-6935; Wild, Oliver/0000-0002-6227-7035\n0\n11\n1944-8007\n\nFrom Duplicate 2 (Response of lightning NOx emissions and ozone production to climate change: Insights from the Atmospheric Chemistry and Climate Model Intercomparison Project - Finney, D L; Doherty, R M; Wild, O; Young, P J; Butler, A)\n\nFrom Duplicate 2 (Response of lightning NOx emissions and ozone production to climate change: Insights from the Atmospheric Chemistry and Climate Model Intercomparison Project - Finney, D L; Doherty, R M; Wild, O; Young, P J; Butler, A)\n\nTimes Cited: 11\nYoung, Paul/E-8739-2010; Finney, Declan/B-1473-2013; Wild, Oliver/A-4909-2009\nYoung, Paul/0000-0002-5608-8887; Finney, Declan/0000-0002-3334-6935; Wild, Oliver/0000-0002-6227-7035\n0\n11\n1944-8007", "page" : "5492-5500", "title" : "Response of lightning NOx emissions and ozone production to climate change: Insights from the Atmospheric Chemistry and Climate Model Intercomparison Project", "translator" : [ { "dropping-particle" : "", "family" : "G2906", "given" : "", "non-dropping-particle" : "", "parse-names" : false, "suffix" : "" } ], "type" : "article-journal", "volume" : "43" }, "uris" : [ "http://www.mendeley.com/documents/?uuid=5a1a8848-ce71-4d75-8fc8-295606ed4b7c" ] }, { "id" : "ITEM-2", "itemData" : { "DOI" : "10.1002/2017GL073017", "ISBN" : "0094-8276", "ISSN" : "19448007", "abstract" : "In this study we implement eight lightning parameterizations in the Community Atmospheric Model (CAM5), evaluate the performance of the parameterizations in the present climate, and test the sensitivity of future lightning activity to the choice of parameterization. In the present day, the annual mean lightning flash densities in simulations constrained by reanalysis data show the highest spatial correlation to satellite observations for parameterizations based either on cloud top height (0.83) or cold cloud depth (0.80). Under future scenarios using representative concentration pathways, changes in global mean lightning flash density are highly sensitive to the parameterization chosen, with cloud top height schemes, a cold cloud depth scheme, and a scheme based on convective mass flux projecting large increases (36% to 45%), a mild increase (12.6%), and a decrease (\u22126.7%) in lightning flash density, respectively, under the RCP8.5 scenario, which causes a 3.4 K warming between 1996\u20132005 and 2079\u20132088.", "author" : [ { "dropping-particle" : "", "family" : "Clark", "given" : "Spencer K.", "non-dropping-particle" : "", "parse-names" : false, "suffix" : "" }, { "dropping-particle" : "", "family" : "Ward", "given" : "Daniel S.", "non-dropping-particle" : "", "parse-names" : false, "suffix" : "" }, { "dropping-particle" : "", "family" : "Mahowald", "given" : "Natalie M.", "non-dropping-particle" : "", "parse-names" : false, "suffix" : "" } ], "container-title" : "Geophysical Research Letters", "id" : "ITEM-2", "issue" : "6", "issued" : { "date-parts" : [ [ "2017" ] ] }, "page" : "2893-2901", "title" : "Parameterization-based uncertainty in future lightning flash density", "translator" : [ { "dropping-particle" : "", "family" : "G2909", "given" : "", "non-dropping-particle" : "", "parse-names" : false, "suffix" : "" } ], "type" : "article-journal", "volume" : "44" }, "uris" : [ "http://www.mendeley.com/documents/?uuid=66c1eb90-0cfc-433c-b1b6-4991b33c106a" ] } ], "mendeley" : { "formattedCitation" : "(Finney et al., 2016b; Clark et al., 2017)", "plainTextFormattedCitation" : "(Finney et al., 2016b; Clark et al., 2017)", "previouslyFormattedCitation" : "(Finney et al., 2016b; Clark et al., 2017)" }, "properties" : { "noteIndex" : 0 }, "schema" : "https://github.com/citation-style-language/schema/raw/master/csl-citation.json" }</w:instrText>
      </w:r>
      <w:r w:rsidRPr="000A3949">
        <w:rPr>
          <w:rFonts w:cs="Times New Roman"/>
        </w:rPr>
        <w:fldChar w:fldCharType="separate"/>
      </w:r>
      <w:r w:rsidR="00CB33A1">
        <w:rPr>
          <w:rFonts w:cs="Times New Roman"/>
          <w:noProof/>
          <w:lang w:val="en-US"/>
        </w:rPr>
        <w:t>(</w:t>
      </w:r>
      <w:ins w:id="3761" w:author="Lucy Cowie" w:date="2021-07-28T11:41:00Z">
        <w:r w:rsidR="00B83D77">
          <w:rPr>
            <w:rFonts w:cs="Times New Roman"/>
            <w:lang w:val="en-US"/>
          </w:rPr>
          <w:t>S</w:t>
        </w:r>
        <w:r w:rsidR="00B83D77" w:rsidRPr="00C827FE">
          <w:rPr>
            <w:rFonts w:cs="Times New Roman"/>
            <w:lang w:val="en-US"/>
          </w:rPr>
          <w:t>ection 6.2.1.2</w:t>
        </w:r>
        <w:r w:rsidR="00B83D77">
          <w:rPr>
            <w:rFonts w:cs="Times New Roman"/>
            <w:lang w:val="en-US"/>
          </w:rPr>
          <w:t xml:space="preserve">; </w:t>
        </w:r>
      </w:ins>
      <w:r w:rsidR="00CB33A1">
        <w:rPr>
          <w:rFonts w:cs="Times New Roman"/>
          <w:noProof/>
          <w:lang w:val="en-US"/>
        </w:rPr>
        <w:t>Finney et al., 2016b; Clark et al., 2017)</w:t>
      </w:r>
      <w:r w:rsidRPr="000A3949">
        <w:rPr>
          <w:rFonts w:cs="Times New Roman"/>
        </w:rPr>
        <w:fldChar w:fldCharType="end"/>
      </w:r>
      <w:del w:id="3762" w:author="Lucy Cowie" w:date="2021-07-28T11:41:00Z">
        <w:r w:rsidRPr="00C827FE" w:rsidDel="00B83D77">
          <w:rPr>
            <w:rFonts w:cs="Times New Roman"/>
            <w:lang w:val="en-US"/>
          </w:rPr>
          <w:delText xml:space="preserve"> (also see section 6.2.1.2)</w:delText>
        </w:r>
      </w:del>
      <w:r w:rsidRPr="00C827FE">
        <w:rPr>
          <w:rFonts w:cs="Times New Roman"/>
          <w:lang w:val="en-US"/>
        </w:rPr>
        <w:t xml:space="preserve">. </w:t>
      </w:r>
      <w:r w:rsidRPr="00091094">
        <w:rPr>
          <w:rFonts w:cs="Times New Roman"/>
          <w:lang w:val="en-US"/>
        </w:rPr>
        <w:t>AerChemMIP multi</w:t>
      </w:r>
      <w:r w:rsidRPr="00091094">
        <w:rPr>
          <w:rFonts w:cs="Times New Roman"/>
          <w:lang w:val="en-US"/>
        </w:rPr>
        <w:noBreakHyphen/>
        <w:t>model ensemble</w:t>
      </w:r>
      <w:ins w:id="3763" w:author="Lucy Cowie" w:date="2021-07-28T11:42:00Z">
        <w:r w:rsidR="007A147A">
          <w:rPr>
            <w:rFonts w:cs="Times New Roman"/>
            <w:lang w:val="en-US"/>
          </w:rPr>
          <w:t xml:space="preserve"> </w:t>
        </w:r>
      </w:ins>
      <w:del w:id="3764" w:author="Lucy Cowie" w:date="2021-07-28T10:13:00Z">
        <w:r w:rsidRPr="00091094" w:rsidDel="00DF5DAA">
          <w:rPr>
            <w:rFonts w:cs="Times New Roman"/>
            <w:lang w:val="en-US"/>
          </w:rPr>
          <w:delText xml:space="preserve"> </w:delText>
        </w:r>
      </w:del>
      <w:r w:rsidRPr="00091094">
        <w:rPr>
          <w:rFonts w:cs="Times New Roman"/>
          <w:lang w:val="en-US"/>
        </w:rPr>
        <w:t>mean estimate a net</w:t>
      </w:r>
      <w:ins w:id="3765" w:author="Lucy Cowie" w:date="2021-07-27T21:48:00Z">
        <w:r w:rsidR="000D1A94">
          <w:rPr>
            <w:rFonts w:cs="Times New Roman"/>
            <w:lang w:val="en-US"/>
          </w:rPr>
          <w:t>-</w:t>
        </w:r>
      </w:ins>
      <w:del w:id="3766" w:author="Lucy Cowie" w:date="2021-07-27T21:48:00Z">
        <w:r w:rsidRPr="00091094" w:rsidDel="000D1A94">
          <w:rPr>
            <w:rFonts w:cs="Times New Roman"/>
            <w:lang w:val="en-US"/>
          </w:rPr>
          <w:delText xml:space="preserve"> </w:delText>
        </w:r>
      </w:del>
      <w:r w:rsidRPr="00091094">
        <w:rPr>
          <w:rFonts w:cs="Times New Roman"/>
          <w:lang w:val="en-US"/>
        </w:rPr>
        <w:t xml:space="preserve">negative climate feedback from increases in lightning </w:t>
      </w:r>
      <w:r w:rsidRPr="00091094">
        <w:rPr>
          <w:rFonts w:eastAsiaTheme="majorEastAsia" w:cs="Times New Roman"/>
          <w:lang w:val="en-US"/>
        </w:rPr>
        <w:t>NO</w:t>
      </w:r>
      <w:r w:rsidRPr="007A147A">
        <w:rPr>
          <w:rFonts w:eastAsiaTheme="majorEastAsia" w:cs="Times New Roman"/>
          <w:iCs/>
          <w:vertAlign w:val="subscript"/>
          <w:lang w:val="en-US"/>
          <w:rPrChange w:id="3767" w:author="Lucy Cowie" w:date="2021-07-28T11:42:00Z">
            <w:rPr>
              <w:rFonts w:eastAsiaTheme="majorEastAsia" w:cs="Times New Roman"/>
              <w:i/>
              <w:vertAlign w:val="subscript"/>
              <w:lang w:val="en-US"/>
            </w:rPr>
          </w:rPrChange>
        </w:rPr>
        <w:t>x</w:t>
      </w:r>
      <w:r w:rsidRPr="00091094">
        <w:rPr>
          <w:rFonts w:cs="Times New Roman"/>
          <w:lang w:val="en-US"/>
        </w:rPr>
        <w:t xml:space="preserve"> in a </w:t>
      </w:r>
      <w:r w:rsidRPr="005206FD">
        <w:rPr>
          <w:rFonts w:cs="Times New Roman"/>
          <w:lang w:val="en-US"/>
        </w:rPr>
        <w:t xml:space="preserve">warming world </w:t>
      </w:r>
      <w:commentRangeStart w:id="3768"/>
      <w:r>
        <w:rPr>
          <w:rFonts w:cs="Times New Roman"/>
          <w:lang w:val="en-US"/>
        </w:rPr>
        <w:fldChar w:fldCharType="begin" w:fldLock="1"/>
      </w:r>
      <w:r w:rsidR="002E1475">
        <w:rPr>
          <w:rFonts w:cs="Times New Roman"/>
          <w:lang w:val="en-US"/>
        </w:rPr>
        <w:instrText>ADDIN CSL_CITATION { "citationItems" : [ { "id" : "ITEM-1", "itemData" : { "DOI" : "10.5194/acp-21-1105-2021", "abstract" : "Feedbacks play a fundamental role in determining the magnitude of the response of the climate system to exter- nal forcing, such as from anthropogenic emissions. The lat- est generation of Earth system models includes aerosol and chemistry components that interact with each other and with the biosphere. These interactions introduce a complex web of feedbacks that is important to understand and quantify. This paper addresses multiple pathways for aerosol and chemical feedbacks in Earth system models. These focus on changes in natural emissions (dust, sea salt, dimethyl sulfide, biogenic volatile organic compounds (BVOCs) and light- ning) and changes in reaction rates for methane and ozone chemistry. The feedback terms are then given by the sensitiv- ity of a pathway to climate change multiplied by the radiative effect of the change. We find that the overall climate feedback through chem- istry and aerosols is negative in the sixth Coupled Model Intercomparison Project (CMIP6) Earth system models due to increased negative forcing from aerosols in a climate with warmer surface temperatures following a quadrupling of CO2 concentrations. This is principally due to increased emissions of sea salt and BVOCs which are sensitive to cli- mate change and cause strong negative radiative forcings. Increased chemical loss of ozone and methane also con- tributes to a negative feedback. However, overall methane lifetime is expected to increase in a warmer climate due to increased BVOCs. Increased emissions of methane from wetlands would also offset some of the negative feedbacks. The CMIP6 experimental design did not allow the methane lifetime or methane emission changes to affect climate, so we found a robust negative contribution from interactive aerosols and chemistry to climate sensitivity in CMIP6 Earth system models.", "author" : [ { "dropping-particle" : "", "family" : "Thornhill", "given" : "G D", "non-dropping-particle" : "", "parse-names" : false, "suffix" : "" }, { "dropping-particle" : "", "family" : "Collins", "given" : "W", "non-dropping-particle" : "", "parse-names" : false, "suffix" : "" }, { "dropping-particle" : "", "family" : "Olivi\u00e9", "given" : "D", "non-dropping-particle" : "", "parse-names" : false, "suffix" : "" }, { "dropping-particle" : "", "family" : "Skeie", "given" : "R B", "non-dropping-particle" : "", "parse-names" : false, "suffix" : "" }, { "dropping-particle" : "", "family" : "Archibald", "given" : "A", "non-dropping-particle" : "", "parse-names" : false, "suffix" : "" }, { "dropping-particle" : "", "family" : "Bauer", "given" : "S", "non-dropping-particle" : "", "parse-names" : false, "suffix" : "" }, { "dropping-particle" : "", "family" : "Checa-Garcia", "given" : "R", "non-dropping-particle" : "", "parse-names" : false, "suffix" : "" }, { "dropping-particle" : "", "family" : "Fiedler", "given" : "S", "non-dropping-particle" : "", "parse-names" : false, "suffix" : "" }, { "dropping-particle" : "", "family" : "Folberth", "given" : "G", "non-dropping-particle" : "", "parse-names" : false, "suffix" : "" }, { "dropping-particle" : "", "family" : "Gjermundsen", "given" : "A", "non-dropping-particle" : "", "parse-names" : false, "suffix" : "" }, { "dropping-particle" : "", "family" : "Horowitz", "given" : "L", "non-dropping-particle" : "", "parse-names" : false, "suffix" : "" }, { "dropping-particle" : "", "family" : "Lamarque", "given" : "J.-F.", "non-dropping-particle" : "", "parse-names" : false, "suffix" : "" }, { "dropping-particle" : "", "family" : "Michou", "given" : "M", "non-dropping-particle" : "", "parse-names" : false, "suffix" : "" }, { "dropping-particle" : "", "family" : "Mulcahy", "given" : "J", "non-dropping-particle" : "", "parse-names" : false, "suffix" : "" }, { "dropping-particle" : "", "family" : "Nabat", "given" : "P", "non-dropping-particle" : "", "parse-names" : false, "suffix" : "" }, { "dropping-particle" : "", "family" : "Naik", "given" : "V", "non-dropping-particle" : "", "parse-names" : false, "suffix" : "" }, { "dropping-particle" : "", "family" : "O'Connor", "given" : "F M", "non-dropping-particle" : "", "parse-names" : false, "suffix" : "" }, { "dropping-particle" : "", "family" : "Paulot", "given" : "F", "non-dropping-particle" : "", "parse-names" : false, "suffix" : "" }, { "dropping-particle" : "", "family" : "Schulz", "given" : "M", "non-dropping-particle" : "", "parse-names" : false, "suffix" : "" }, { "dropping-particle" : "", "family" : "Scott", "given" : "C E", "non-dropping-particle" : "", "parse-names" : false, "suffix" : "" }, { "dropping-particle" : "", "family" : "S\u00e9f\u00e9rian", "given" : "R", "non-dropping-particle" : "", "parse-names" : false, "suffix" : "" }, { "dropping-particle" : "", "family" : "Smith", "given" : "C", "non-dropping-particle" : "", "parse-names" : false, "suffix" : "" }, { "dropping-particle" : "", "family" : "Takemura", "given" : "T", "non-dropping-particle" : "", "parse-names" : false, "suffix" : "" }, { "dropping-particle" : "", "family" : "Tilmes", "given" : "S", "non-dropping-particle" : "", "parse-names" : false, "suffix" : "" }, { "dropping-particle" : "", "family" : "Tsigaridis", "given" : "K", "non-dropping-particle" : "", "parse-names" : false, "suffix" : "" }, { "dropping-particle" : "", "family" : "Weber", "given" : "J", "non-dropping-particle" : "", "parse-names" : false, "suffix" : "" } ], "container-title" : "Atmospheric Chemistry and Physics", "id" : "ITEM-1", "issue" : "2", "issued" : { "date-parts" : [ [ "2021" ] ] }, "page" : "1105-1126", "title" : "Climate-driven chemistry and aerosol feedbacks in CMIP6 Earth system models", "translator" : [ { "dropping-particle" : "", "family" : "G5293", "given" : "", "non-dropping-particle" : "", "parse-names" : false, "suffix" : "" } ], "type" : "article-journal", "volume" : "21" }, "uris" : [ "http://www.mendeley.com/documents/?uuid=f3680341-029a-4a96-8855-438228ecc015" ] } ], "mendeley" : { "formattedCitation" : "(Thornhill et al., 2021b)", "manualFormatting" : "(Thornhill et al., 2021a)", "plainTextFormattedCitation" : "(Thornhill et al., 2021b)", "previouslyFormattedCitation" : "(Thornhill et al., 2021b)" }, "properties" : { "noteIndex" : 0 }, "schema" : "https://github.com/citation-style-language/schema/raw/master/csl-citation.json" }</w:instrText>
      </w:r>
      <w:r>
        <w:rPr>
          <w:rFonts w:cs="Times New Roman"/>
          <w:lang w:val="en-US"/>
        </w:rPr>
        <w:fldChar w:fldCharType="separate"/>
      </w:r>
      <w:r w:rsidR="00D871C2" w:rsidRPr="00D871C2">
        <w:rPr>
          <w:rFonts w:cs="Times New Roman"/>
          <w:noProof/>
          <w:lang w:val="en-US"/>
        </w:rPr>
        <w:t>(Thornhill et al., 2021</w:t>
      </w:r>
      <w:ins w:id="3769" w:author="Robin Matthews" w:date="2021-07-08T16:57:00Z">
        <w:r w:rsidR="0000776B">
          <w:rPr>
            <w:rFonts w:cs="Times New Roman"/>
            <w:noProof/>
            <w:lang w:val="en-US"/>
          </w:rPr>
          <w:t>a</w:t>
        </w:r>
      </w:ins>
      <w:del w:id="3770" w:author="Robin Matthews" w:date="2021-07-08T16:57:00Z">
        <w:r w:rsidR="00D871C2" w:rsidRPr="00D871C2" w:rsidDel="0000776B">
          <w:rPr>
            <w:rFonts w:cs="Times New Roman"/>
            <w:noProof/>
            <w:lang w:val="en-US"/>
          </w:rPr>
          <w:delText>b</w:delText>
        </w:r>
      </w:del>
      <w:r w:rsidR="00D871C2" w:rsidRPr="00D871C2">
        <w:rPr>
          <w:rFonts w:cs="Times New Roman"/>
          <w:noProof/>
          <w:lang w:val="en-US"/>
        </w:rPr>
        <w:t>)</w:t>
      </w:r>
      <w:r>
        <w:rPr>
          <w:rFonts w:cs="Times New Roman"/>
          <w:lang w:val="en-US"/>
        </w:rPr>
        <w:fldChar w:fldCharType="end"/>
      </w:r>
      <w:commentRangeEnd w:id="3768"/>
      <w:r w:rsidR="00CB33A1">
        <w:rPr>
          <w:rStyle w:val="Marquedecommentaire"/>
        </w:rPr>
        <w:commentReference w:id="3768"/>
      </w:r>
      <w:r w:rsidRPr="005206FD">
        <w:rPr>
          <w:rFonts w:cs="Times New Roman"/>
          <w:lang w:val="en-US"/>
        </w:rPr>
        <w:t>. All AerChemMIP models use a cloud-top height lightning paramet</w:t>
      </w:r>
      <w:del w:id="3771" w:author="Lucy Cowie" w:date="2021-07-27T17:18:00Z">
        <w:r w:rsidRPr="005206FD" w:rsidDel="008E6718">
          <w:rPr>
            <w:rFonts w:cs="Times New Roman"/>
            <w:lang w:val="en-US"/>
          </w:rPr>
          <w:delText>e</w:delText>
        </w:r>
      </w:del>
      <w:r w:rsidRPr="005206FD">
        <w:rPr>
          <w:rFonts w:cs="Times New Roman"/>
          <w:lang w:val="en-US"/>
        </w:rPr>
        <w:t xml:space="preserve">rization that predicts increases in lightning with warming. However, a positive climate-lightning </w:t>
      </w:r>
      <w:r w:rsidRPr="005206FD">
        <w:rPr>
          <w:rFonts w:eastAsiaTheme="majorEastAsia" w:cstheme="majorBidi"/>
          <w:lang w:val="en-US"/>
        </w:rPr>
        <w:t>NO</w:t>
      </w:r>
      <w:r w:rsidRPr="007A147A">
        <w:rPr>
          <w:rFonts w:eastAsiaTheme="majorEastAsia" w:cstheme="majorBidi"/>
          <w:iCs/>
          <w:vertAlign w:val="subscript"/>
          <w:lang w:val="en-US"/>
          <w:rPrChange w:id="3772" w:author="Lucy Cowie" w:date="2021-07-28T11:42:00Z">
            <w:rPr>
              <w:rFonts w:eastAsiaTheme="majorEastAsia" w:cstheme="majorBidi"/>
              <w:i/>
              <w:vertAlign w:val="subscript"/>
              <w:lang w:val="en-US"/>
            </w:rPr>
          </w:rPrChange>
        </w:rPr>
        <w:t>x</w:t>
      </w:r>
      <w:r w:rsidRPr="005206FD">
        <w:rPr>
          <w:rFonts w:cs="Times New Roman"/>
          <w:lang w:val="en-US"/>
        </w:rPr>
        <w:t xml:space="preserve"> feedback </w:t>
      </w:r>
      <w:r w:rsidRPr="00091094">
        <w:rPr>
          <w:rFonts w:cs="Times New Roman"/>
          <w:lang w:val="en-US"/>
        </w:rPr>
        <w:t>cannot be ruled out because of the dependence of the response to lightning paramet</w:t>
      </w:r>
      <w:del w:id="3773" w:author="Lucy Cowie" w:date="2021-07-27T17:18:00Z">
        <w:r w:rsidRPr="00091094" w:rsidDel="008E6718">
          <w:rPr>
            <w:rFonts w:cs="Times New Roman"/>
            <w:lang w:val="en-US"/>
          </w:rPr>
          <w:delText>e</w:delText>
        </w:r>
      </w:del>
      <w:r w:rsidRPr="00091094">
        <w:rPr>
          <w:rFonts w:cs="Times New Roman"/>
          <w:lang w:val="en-US"/>
        </w:rPr>
        <w:t xml:space="preserve">rizations as discussed in </w:t>
      </w:r>
      <w:ins w:id="3774" w:author="Lucy Cowie" w:date="2021-07-28T11:42:00Z">
        <w:r w:rsidR="007A147A">
          <w:rPr>
            <w:rFonts w:cs="Times New Roman"/>
            <w:lang w:val="en-US"/>
          </w:rPr>
          <w:t>S</w:t>
        </w:r>
      </w:ins>
      <w:del w:id="3775" w:author="Lucy Cowie" w:date="2021-07-28T11:42:00Z">
        <w:r w:rsidRPr="00091094" w:rsidDel="007A147A">
          <w:rPr>
            <w:rFonts w:cs="Times New Roman"/>
            <w:lang w:val="en-US"/>
          </w:rPr>
          <w:delText>s</w:delText>
        </w:r>
      </w:del>
      <w:r w:rsidRPr="00091094">
        <w:rPr>
          <w:rFonts w:cs="Times New Roman"/>
          <w:lang w:val="en-US"/>
        </w:rPr>
        <w:t xml:space="preserve">ection 6.2.2.1. </w:t>
      </w:r>
    </w:p>
    <w:p w14:paraId="24946600" w14:textId="77777777" w:rsidR="00DF552C" w:rsidRPr="00091094" w:rsidRDefault="00DF552C" w:rsidP="00D5630D">
      <w:pPr>
        <w:pStyle w:val="AR6BodyText"/>
        <w:rPr>
          <w:rFonts w:cs="Times New Roman"/>
          <w:lang w:val="en-US"/>
        </w:rPr>
      </w:pPr>
    </w:p>
    <w:p w14:paraId="6C19E1EB" w14:textId="5C1862AE" w:rsidR="00DF552C" w:rsidRPr="00C827FE" w:rsidRDefault="00DF552C" w:rsidP="00D5630D">
      <w:pPr>
        <w:pStyle w:val="AR6BodyText"/>
        <w:rPr>
          <w:rFonts w:cs="Times New Roman"/>
          <w:lang w:val="en-US"/>
        </w:rPr>
      </w:pPr>
      <w:r w:rsidRPr="005206FD">
        <w:rPr>
          <w:rFonts w:cs="Times New Roman"/>
          <w:b/>
          <w:i/>
          <w:lang w:val="en-US"/>
        </w:rPr>
        <w:t>Climate</w:t>
      </w:r>
      <w:r w:rsidRPr="005206FD">
        <w:rPr>
          <w:rFonts w:cs="Times New Roman"/>
          <w:b/>
          <w:i/>
          <w:lang w:val="en-US"/>
        </w:rPr>
        <w:noBreakHyphen/>
        <w:t>CH</w:t>
      </w:r>
      <w:r w:rsidRPr="005206FD">
        <w:rPr>
          <w:rFonts w:cs="Times New Roman"/>
          <w:b/>
          <w:i/>
          <w:vertAlign w:val="subscript"/>
          <w:lang w:val="en-US"/>
        </w:rPr>
        <w:t>4</w:t>
      </w:r>
      <w:r w:rsidRPr="005206FD">
        <w:rPr>
          <w:rFonts w:cs="Times New Roman"/>
          <w:b/>
          <w:i/>
          <w:lang w:val="en-US"/>
        </w:rPr>
        <w:t xml:space="preserve"> </w:t>
      </w:r>
      <w:del w:id="3776" w:author="Lucy Cowie" w:date="2021-07-28T11:40:00Z">
        <w:r w:rsidRPr="005206FD" w:rsidDel="007941C8">
          <w:rPr>
            <w:rFonts w:cs="Times New Roman"/>
            <w:b/>
            <w:i/>
            <w:lang w:val="en-US"/>
          </w:rPr>
          <w:delText xml:space="preserve">Lifetime </w:delText>
        </w:r>
      </w:del>
      <w:ins w:id="3777" w:author="Lucy Cowie" w:date="2021-07-28T11:40:00Z">
        <w:r w:rsidR="007941C8">
          <w:rPr>
            <w:rFonts w:cs="Times New Roman"/>
            <w:b/>
            <w:i/>
            <w:lang w:val="en-US"/>
          </w:rPr>
          <w:t>l</w:t>
        </w:r>
        <w:r w:rsidR="007941C8" w:rsidRPr="005206FD">
          <w:rPr>
            <w:rFonts w:cs="Times New Roman"/>
            <w:b/>
            <w:i/>
            <w:lang w:val="en-US"/>
          </w:rPr>
          <w:t xml:space="preserve">ifetime </w:t>
        </w:r>
      </w:ins>
      <w:r w:rsidRPr="005206FD">
        <w:rPr>
          <w:rFonts w:cs="Times New Roman"/>
          <w:b/>
          <w:i/>
          <w:lang w:val="en-US"/>
        </w:rPr>
        <w:t xml:space="preserve">feedback: </w:t>
      </w:r>
      <w:r w:rsidRPr="005206FD">
        <w:rPr>
          <w:rFonts w:cs="Times New Roman"/>
          <w:lang w:val="en-US"/>
        </w:rPr>
        <w:t xml:space="preserve">Warmer and wetter climate will lead to increases in OH and oxidation rates leading to reduced atmospheric methane lifetime – a negative feedback </w:t>
      </w:r>
      <w:r w:rsidRPr="000A3949">
        <w:rPr>
          <w:rFonts w:cs="Times New Roman"/>
        </w:rPr>
        <w:fldChar w:fldCharType="begin" w:fldLock="1"/>
      </w:r>
      <w:r w:rsidR="00D477C7">
        <w:rPr>
          <w:rFonts w:cs="Times New Roman"/>
          <w:lang w:val="en-US"/>
        </w:rPr>
        <w:instrText>ADDIN CSL_CITATION { "citationItems" : [ { "id" : "ITEM-1", "itemData" : { "DOI" : "10.5194/acp-13-2563-2013", "ISBN" : "1680-7316", "ISSN" : "16807316", "abstract" : "Results from simulations performed for the Atmospheric Chemistry and Climate Modeling Intercomparison Project (ACCMIP) are analysed to examine how OH and methane lifetime may change from present day to the future, under different climate and emissions scenarios. Present day (2000) mean tropospheric chemical lifetime derived from the ACCMIP multi-model mean is 9.8\u00b11.6 yr (9.3\u00b10.9 yr when only including selected models), lower than a recent observationally-based estimate, but with a similar range to previous multi-model estimates. Future model projections are based on the four Representative Concentration Pathways (RCPs), and the results also exhibit a large range. Decreases in global methane lifetime of 4.5\u00b19.1% are simulated for the scenario with lowest radiative forcing by 2100 (RCP 2.6), while increases of 8.5\u00b110.4% are simulated for the scenario with highest radiative forcing (RCP 8.5). In this scenario, the key driver of the evolution of OH and methane lifetime is methane itself, since its concentration more than doubles by 2100 and it consumes much of the OH that exists in the troposphere. Stratospheric ozone recovery, which drives tropospheric OH decreases through photolysis modifications, also plays a partial role. In the other scenarios, where methane changes are less drastic, the interplay between various competing drivers leads to smaller and more diverse OH and methane lifetime responses, which are difficult to attribute. For all scenarios, regional OH changes are even more variable, with the most robust feature being the large decreases over the remote oceans in RCP8.5. Through a regression analysis, we suggest that differences in emissions of non-methane volatile organic compounds and in the simulation of photolysis rates may be the main factors causing the differences in simulated present day OH and methane lifetime. Diversity in predicted changes between present day and future OH was found to be associated more strongly with differences in modelled temperature and stratospheric ozone changes. Finally, through perturbation experiments we calculated an OH feedback factor (F) of 1.24 from present day conditions (1.50 from 2100 RCP8.5 conditions) and a climate feedback on methane lifetime of 0.33\u00b10.13 yrK-1, on average. Models that did not include interactive stratospheric ozone effects on photolysis showed a stronger sensitivity to climate, as they did not account for negative effects of climate-driven stratospheric ozone recovery on troposp\u2026", "author" : [ { "dropping-particle" : "", "family" : "Voulgarakis", "given" : "A.", "non-dropping-particle" : "", "parse-names" : false, "suffix" : "" }, { "dropping-particle" : "", "family" : "Naik", "given" : "V.", "non-dropping-particle" : "", "parse-names" : false, "suffix" : "" }, { "dropping-particle" : "", "family" : "Lamarque", "given" : "J. F.", "non-dropping-particle" : "", "parse-names" : false, "suffix" : "" }, { "dropping-particle" : "", "family" : "Shindell", "given" : "D. T.", "non-dropping-particle" : "", "parse-names" : false, "suffix" : "" }, { "dropping-particle" : "", "family" : "Young", "given" : "P. J.", "non-dropping-particle" : "", "parse-names" : false, "suffix" : "" }, { "dropping-particle" : "", "family" : "Prather", "given" : "M. J.", "non-dropping-particle" : "", "parse-names" : false, "suffix" : "" }, { "dropping-particle" : "", "family" : "Wild", "given" : "O.", "non-dropping-particle" : "", "parse-names" : false, "suffix" : "" }, { "dropping-particle" : "", "family" : "Field", "given" : "R. D.", "non-dropping-particle" : "", "parse-names" : false, "suffix" : "" }, { "dropping-particle" : "", "family" : "Bergmann", "given" : "D.", "non-dropping-particle" : "", "parse-names" : false, "suffix" : "" }, { "dropping-particle" : "", "family" : "Cameron-Smith", "given" : "P.", "non-dropping-particle" : "", "parse-names" : false, "suffix" : "" }, { "dropping-particle" : "", "family" : "Cionni", "given" : "I.", "non-dropping-particle" : "", "parse-names" : false, "suffix" : "" }, { "dropping-particle" : "", "family" : "Collins", "given" : "W. J.", "non-dropping-particle" : "", "parse-names" : false, "suffix" : "" }, { "dropping-particle" : "", "family" : "Dals\u00f8ren", "given" : "S. B.", "non-dropping-particle" : "", "parse-names" : false, "suffix" : "" }, { "dropping-particle" : "", "family" : "Doherty", "given" : "R. M.", "non-dropping-particle" : "", "parse-names" : false, "suffix" : "" }, { "dropping-particle" : "", "family" : "Eyring", "given" : "V.", "non-dropping-particle" : "", "parse-names" : false, "suffix" : "" }, { "dropping-particle" : "", "family" : "Faluvegi", "given" : "G.", "non-dropping-particle" : "", "parse-names" : false, "suffix" : "" }, { "dropping-particle" : "", "family" : "Folberth", "given" : "G. A.", "non-dropping-particle" : "", "parse-names" : false, "suffix" : "" }, { "dropping-particle" : "", "family" : "Horowitz", "given" : "L. W.", "non-dropping-particle" : "", "parse-names" : false, "suffix" : "" }, { "dropping-particle" : "", "family" : "Josse", "given" : "B.", "non-dropping-particle" : "", "parse-names" : false, "suffix" : "" }, { "dropping-particle" : "", "family" : "MacKenzie", "given" : "I. A.", "non-dropping-particle" : "", "parse-names" : false, "suffix" : "" }, { "dropping-particle" : "", "family" : "Nagashima", "given" : "T.", "non-dropping-particle" : "", "parse-names" : false, "suffix" : "" }, { "dropping-particle" : "", "family" : "Plummer", "given" : "D. A.", "non-dropping-particle" : "", "parse-names" : false, "suffix" : "" }, { "dropping-particle" : "", "family" : "Righi", "given" : "M.", "non-dropping-particle" : "", "parse-names" : false, "suffix" : "" }, { "dropping-particle" : "", "family" : "Rumbold", "given" : "S. T.", "non-dropping-particle" : "", "parse-names" : false, "suffix" : "" }, { "dropping-particle" : "", "family" : "Stevenson", "given" : "D. S.", "non-dropping-particle" : "", "parse-names" : false, "suffix" : "" }, { "dropping-particle" : "", "family" : "Strode", "given" : "S. A.", "non-dropping-particle" : "", "parse-names" : false, "suffix" : "" }, { "dropping-particle" : "", "family" : "Sudo", "given" : "K.", "non-dropping-particle" : "", "parse-names" : false, "suffix" : "" }, { "dropping-particle" : "", "family" : "Szopa", "given" : "S.", "non-dropping-particle" : "", "parse-names" : false, "suffix" : "" }, { "dropping-particle" : "", "family" : "Zeng", "given" : "G.", "non-dropping-particle" : "", "parse-names" : false, "suffix" : "" } ], "container-title" : "Atmospheric Chemistry and Physics", "id" : "ITEM-1", "issue" : "5", "issued" : { "date-parts" : [ [ "2013", "3", "5" ] ] }, "note" : "From Duplicate 2 (Analysis of present day and future OH and methane lifetime in the ACCMIP simulations - Voulgarakis, A; Naik, V; Lamarque, J F; Shindell, D T; Young, P J; Prather, M J; Wild, O; Field, R D; Bergmann, D; Cameron-Smith, P; Cionni, I; Collins, W J; Dalsoren, S B; Doherty, R M; Eyring, V; Faluvegi, G; Folberth, G A; Horowitz, L W; Josse, B; MacKenzie, I A; Nagashima, T; Plummer, D A; Righi, M; Rumbold, S T; Stevenson, D S; Strode, S A; Sudo, K; Szopa, S; Zeng, G)\n\nTimes Cited: 105\nCollins, William/A-5895-2010; Lamarque, Jean-Francois/L-2313-2014; Righi, Mattia/I-5120-2013; Shindell, Drew/D-4636-2012; Naik, Vaishali/A-4938-2013; Bergmann, Daniel/F-9801-2011; mackenzie, ian/E-9320-2013; Eyring, Veronika/O-9999-2016; Wild, Oliver/A-4909-2009; CIONNI, Irene/E-8204-2017; Young, Paul/E-8739-2010; Horowitz, Larry/D-8048-2014; Szopa, Sophie/F-8984-2010; Cameron-Smith, Philip/E-2468-2011; Strode, Sarah/H-2248-2012; Manager, CSD Publications/B-2789-2015; Stevenson, David/C-8089-2012; Faluvegi, Gregory/; Dalsoren, Stig/; Zeng, Guang/; Righi, Mattia/; Folberth, Gerd/\nCollins, William/0000-0002-7419-0850; Lamarque, Jean-Francois/0000-0002-4225-5074; Naik, Vaishali/0000-0002-2254-1700; Bergmann, Daniel/0000-0003-4357-6301; Eyring, Veronika/0000-0002-6887-4885; Wild, Oliver/0000-0002-6227-7035; CIONNI, Irene/0000-0002-0591-9193; Young, Paul/0000-0002-5608-8887; Horowitz, Larry/0000-0002-5886-3314; Szopa, Sophie/0000-0002-8641-1737; Cameron-Smith, Philip/0000-0002-8802-8627; Strode, Sarah/0000-0002-8103-1663; Stevenson, David/0000-0002-4745-5673; Faluvegi, Gregory/0000-0001-9011-3663; Dalsoren, Stig/0000-0002-6752-4728; Zeng, Guang/0000-0002-9356-5021; Righi, Mattia/0000-0003-3827-5950; Folberth, Gerd/0000-0002-1075-440X\n0\n106\n1680-7324", "page" : "2563-2587", "title" : "Analysis of present day and future OH and methane lifetime in the ACCMIP simulations", "translator" : [ { "dropping-particle" : "", "family" : "G4126", "given" : "", "non-dropping-particle" : "", "parse-names" : false, "suffix" : "" } ], "type" : "article-journal", "volume" : "13" }, "uris" : [ "http://www.mendeley.com/documents/?uuid=8b8d22bd-6460-416b-992e-612dd4f9c32e" ] }, { "id" : "ITEM-2", "itemData" : { "DOI" : "10.5194/acp-13-5277-2013", "ISBN" : "1680-7316", "ISSN" : "16807316", "abstract" : "We have analysed time-slice simulations from 17 global models, participating in the Atmospheric Chemistry and Climate Model Intercomparison Project (ACCMIP), to explore changes in present-day (2000) hydroxyl radical (OH) concentration and methane (CH4) lifetime relative to preindustrial times (1850) and to 1980. A comparison of modeled and observation-derived methane and methyl chloroform lifetimes suggests that the present-day global multi-model mean OH concentration is overestimated by 5 to 10% but is within the range of uncertainties. The models consistently simulate higher OH concentrations in the Northern Hemisphere (NH) compared with the Southern Hemisphere (SH) for the present-day (2000; inter-hemispheric ratios of 1.13 to 1.42), in contrast to observation-based approaches which generally indicate higher OH in the SH although uncertainties are large. Evaluation of simulated carbon monoxide (CO) concentrations, the primary sink for OH, against ground-based and satellite observations suggests low biases in the NH that may contribute to the high north-south OH asymmetry in the models. The models vary widely in their regional distribution of present-day OH concentrations (up to 34%). Despite large regional changes, the multi-model global mean (mass-weighted) OH concentration changes little over the past 150 yr, due to concurrent increases in factors that enhance OH (humidity, tropospheric ozone, nitrogen oxide (NOx) emissions, and UV radiation due to decreases in stratospheric ozone), compensated by increases in OH sinks (methane abundance, carbon monoxide and non-methane volatile organic carbon (NMVOC) emissions). The large inter-model diversity in the sign and magnitude of preindustrial to present-day OH changes (ranging from a decrease of 12.7% to an increase of 14.6%) indicate that uncertainty remains in our understanding of the long-term trends in OH and methane lifetime. We show that this diversity is largely explained by the different ratio of the change in global mean tropospheric CO and NOx burdens (\u0394CO/\u0394NOx, approximately represents changes in OH sinks versus changes in OH sources) in the models, pointing to a need for better constraints on natural precursor emissions and on the chemical mechanisms in the current generation of chemistry-climate models. For the 1980 to 2000 period, we find that climate warming and a slight increase in mean OH (3.5 \u00b1 2.2%) leads to a 4.3 \u00b1 1.9% decrease in the methane lifetime. Analysing sensitivity simulatio\u2026", "author" : [ { "dropping-particle" : "", "family" : "Naik", "given" : "V.", "non-dropping-particle" : "", "parse-names" : false, "suffix" : "" }, { "dropping-particle" : "", "family" : "Voulgarakis", "given" : "A.", "non-dropping-particle" : "", "parse-names" : false, "suffix" : "" }, { "dropping-particle" : "", "family" : "Fiore", "given" : "A. M.", "non-dropping-particle" : "", "parse-names" : false, "suffix" : "" }, { "dropping-particle" : "", "family" : "Horowitz", "given" : "L. W.", "non-dropping-particle" : "", "parse-names" : false, "suffix" : "" }, { "dropping-particle" : "", "family" : "Lamarque", "given" : "J. F.", "non-dropping-particle" : "", "parse-names" : false, "suffix" : "" }, { "dropping-particle" : "", "family" : "Lin", "given" : "M.", "non-dropping-particle" : "", "parse-names" : false, "suffix" : "" }, { "dropping-particle" : "", "family" : "Prather", "given" : "M. J.", "non-dropping-particle" : "", "parse-names" : false, "suffix" : "" }, { "dropping-particle" : "", "family" : "Young", "given" : "P. J.", "non-dropping-particle" : "", "parse-names" : false, "suffix" : "" }, { "dropping-particle" : "", "family" : "Bergmann", "given" : "D.", "non-dropping-particle" : "", "parse-names" : false, "suffix" : "" }, { "dropping-particle" : "", "family" : "Cameron-Smith", "given" : "P. J.", "non-dropping-particle" : "", "parse-names" : false, "suffix" : "" }, { "dropping-particle" : "", "family" : "Cionni", "given" : "I.", "non-dropping-particle" : "", "parse-names" : false, "suffix" : "" }, { "dropping-particle" : "", "family" : "Collins", "given" : "W. J.", "non-dropping-particle" : "", "parse-names" : false, "suffix" : "" }, { "dropping-particle" : "", "family" : "Dals\u00f8ren", "given" : "S. B.", "non-dropping-particle" : "", "parse-names" : false, "suffix" : "" }, { "dropping-particle" : "", "family" : "Doherty", "given" : "R.", "non-dropping-particle" : "", "parse-names" : false, "suffix" : "" }, { "dropping-particle" : "", "family" : "Eyring", "given" : "V.", "non-dropping-particle" : "", "parse-names" : false, "suffix" : "" }, { "dropping-particle" : "", "family" : "Faluvegi", "given" : "G.", "non-dropping-particle" : "", "parse-names" : false, "suffix" : "" }, { "dropping-particle" : "", "family" : "Folberth", "given" : "G. A.", "non-dropping-particle" : "", "parse-names" : false, "suffix" : "" }, { "dropping-particle" : "", "family" : "Josse", "given" : "B.", "non-dropping-particle" : "", "parse-names" : false, "suffix" : "" }, { "dropping-particle" : "", "family" : "Lee", "given" : "Y. H.", "non-dropping-particle" : "", "parse-names" : false, "suffix" : "" }, { "dropping-particle" : "", "family" : "MacKenzie", "given" : "I. A.", "non-dropping-particle" : "", "parse-names" : false, "suffix" : "" }, { "dropping-particle" : "", "family" : "Nagashima", "given" : "T.", "non-dropping-particle" : "", "parse-names" : false, "suffix" : "" }, { "dropping-particle" : "", "family" : "Noije", "given" : "T. P.C.", "non-dropping-particle" : "Van", "parse-names" : false, "suffix" : "" }, { "dropping-particle" : "", "family" : "Plummer", "given" : "D. A.", "non-dropping-particle" : "", "parse-names" : false, "suffix" : "" }, { "dropping-particle" : "", "family" : "Righi", "given" : "M.", "non-dropping-particle" : "", "parse-names" : false, "suffix" : "" }, { "dropping-particle" : "", "family" : "Rumbold", "given" : "S. T.", "non-dropping-particle" : "", "parse-names" : false, "suffix" : "" }, { "dropping-particle" : "", "family" : "Skeie", "given" : "R.", "non-dropping-particle" : "", "parse-names" : false, "suffix" : "" }, { "dropping-particle" : "", "family" : "Shindell", "given" : "D. T.", "non-dropping-particle" : "", "parse-names" : false, "suffix" : "" }, { "dropping-particle" : "", "family" : "Stevenson", "given" : "D. S.", "non-dropping-particle" : "", "parse-names" : false, "suffix" : "" }, { "dropping-particle" : "", "family" : "Strode", "given" : "S.", "non-dropping-particle" : "", "parse-names" : false, "suffix" : "" }, { "dropping-particle" : "", "family" : "Sudo", "given" : "K.", "non-dropping-particle" : "", "parse-names" : false, "suffix" : "" }, { "dropping-particle" : "", "family" : "Szopa", "given" : "S.", "non-dropping-particle" : "", "parse-names" : false, "suffix" : "" }, { "dropping-particle" : "", "family" : "Zeng", "given" : "G.", "non-dropping-particle" : "", "parse-names" : false, "suffix" : "" } ], "container-title" : "Atmospheric Chemistry and Physics", "id" : "ITEM-2", "issue" : "10", "issued" : { "date-parts" : [ [ "2013" ] ] }, "note" : "From Duplicate 1 (Preindustrial to present-day changes in tropospheric hydroxyl radical and methane lifetime from the Atmospheric Chemistry and Climate Model Intercomparison Project (ACCMIP) - Naik, V.; Voulgarakis, A.; Fiore, A. M.; Horowitz, L. W.; Lamarque, J. F.; Lin, M.; Prather, M. J.; Young, P. J.; Bergmann, D.; Cameron-Smith, P. J.; Cionni, I.; Collins, W. J.; Dals\u00f8ren, S. B.; Doherty, R.; Eyring, V.; Faluvegi, G.; Folberth, G. A.; Josse, B.; Lee, Y. H.; MacKenzie, I. A.; Nagashima, T.; Van Noije, T. P.C.; Plummer, D. A.; Righi, M.; Rumbold, S. T.; Skeie, R.; Shindell, D. T.; Stevenson, D. S.; Strode, S.; Sudo, K.; Szopa, S.; Zeng, G.)\n\nACP\n\nFrom Duplicate 4 (Preindustrial to present-day changes in tropospheric hydroxyl radical and methane lifetime from the Atmospheric Chemistry and Climate Model Intercomparison Project (ACCMIP) - DuplicateNaik2013, NoCite; Naik, V; Voulgarakis, A; Fiore, A M; Horowitz, L W; Lamarque, J F; Lin, M; Prather, M J; Young, P J; Bergmann, D; Cameron-Smith, P J; Cionni, I; Collins, W J; Dalsoren, S B; Doherty, R; Eyring, V; Faluvegi, G; Folberth, G A; Josse, B; Lee, Y H; MacKenzie, I A; Nagashima, T; van Noije, T P C; Plummer, D A; Righi, M; Rumbold, S T; Skeie, R; Shindell, D T; Stevenson, D S; Strode, S; Sudo, K; Szopa, S; Zeng, G)\n\nTimes Cited: 112\nBergmann, Daniel/F-9801-2011; Lee, Yunha/Q-7222-2016; Eyring, Veronika/O-9999-2016; Cameron-Smith, Philip/E-2468-2011; Lamarque, Jean-Francois/L-2313-2014; CIONNI, Irene/E-8204-2017; Szopa, Sophie/F-8984-2010; Horowitz, Larry/D-8048-2014; Righi, Mattia/I-5120-2013; Stevenson, David/C-8089-2012; Manager, CSD Publications/B-2789-2015; Collins, William/A-5895-2010; Shindell, Drew/D-4636-2012; Skeie, Ragnhild/K-1173-2015; Naik, Vaishali/A-4938-2013; Young, Paul/E-8739-2010; Strode, Sarah/H-2248-2012; Lin, Meiyun/D-6107-2013; Faluvegi, Gregory/; Righi, Mattia/; Folberth, Gerd/; Zeng, Guang/; Dalsoren, Stig/\nBergmann, Daniel/0000-0003-4357-6301; Lee, Yunha/0000-0001-7478-2672; Eyring, Veronika/0000-0002-6887-4885; Cameron-Smith, Philip/0000-0002-8802-8627; Lamarque, Jean-Francois/0000-0002-4225-5074; CIONNI, Irene/0000-0002-0591-9193; Szopa, Sophie/0000-0002-8641-1737; Horowitz, Larry/0000-0002-5886-3314; Stevenson, David/0000-0002-4745-5673; Collins, William/0000-0002-7419-0850; Skeie, Ragnhild/0000-0003-1246-4446; Naik, Vaishali/0000-0002-2254-1700; Young, Paul/0000-0002-5608-8887; Strode, Sarah/0000-0002-8103-1663; Lin, Meiyun/0000-0003-3852-3491; Faluvegi, Gregory/0000-0001-9011-3663; Righi, Mattia/0000-0003-3827-5950; Folberth, Gerd/0000-0002-1075-440X; Zeng, Guang/0000-0002-9356-5021; Dalsoren, Stig/0000-0002-6752-4728\n0\n113\n1680-7324", "page" : "5277-5298", "publisher" : "Copernicus Publications", "title" : "Preindustrial to present-day changes in tropospheric hydroxyl radical and methane lifetime from the Atmospheric Chemistry and Climate Model Intercomparison Project (ACCMIP)", "translator" : [ { "dropping-particle" : "", "family" : "G4158", "given" : "", "non-dropping-particle" : "", "parse-names" : false, "suffix" : "" } ], "type" : "article-journal", "volume" : "13" }, "uris" : [ "http://www.mendeley.com/documents/?uuid=c1235b05-932f-4db5-b524-48811242407c" ] } ], "mendeley" : { "formattedCitation" : "(Naik et al., 2013; Voulgarakis et al., 2013)", "plainTextFormattedCitation" : "(Naik et al., 2013; Voulgarakis et al., 2013)", "previouslyFormattedCitation" : "(Naik et al., 2013; Voulgarakis et al., 2013)" }, "properties" : { "noteIndex" : 0 }, "schema" : "https://github.com/citation-style-language/schema/raw/master/csl-citation.json" }</w:instrText>
      </w:r>
      <w:r w:rsidRPr="000A3949">
        <w:rPr>
          <w:rFonts w:cs="Times New Roman"/>
        </w:rPr>
        <w:fldChar w:fldCharType="separate"/>
      </w:r>
      <w:r w:rsidR="00CB33A1">
        <w:rPr>
          <w:rFonts w:cs="Times New Roman"/>
          <w:noProof/>
          <w:lang w:val="en-US"/>
        </w:rPr>
        <w:t>(Naik et al., 2013; Voulgarakis et al., 2013)</w:t>
      </w:r>
      <w:r w:rsidRPr="000A3949">
        <w:rPr>
          <w:rFonts w:cs="Times New Roman"/>
        </w:rPr>
        <w:fldChar w:fldCharType="end"/>
      </w:r>
      <w:r w:rsidRPr="009E30A8">
        <w:rPr>
          <w:rFonts w:cs="Times New Roman"/>
          <w:lang w:val="en-US"/>
        </w:rPr>
        <w:t xml:space="preserve">. </w:t>
      </w:r>
      <w:r w:rsidRPr="005206FD">
        <w:rPr>
          <w:rFonts w:cs="Times New Roman"/>
          <w:lang w:val="en-US"/>
        </w:rPr>
        <w:t>Furthermore, since OH is in turn removed by methane, the climate</w:t>
      </w:r>
      <w:r w:rsidRPr="005206FD">
        <w:rPr>
          <w:rFonts w:cs="Times New Roman"/>
          <w:lang w:val="en-US"/>
        </w:rPr>
        <w:noBreakHyphen/>
        <w:t xml:space="preserve">methane lifetime feedback will be amplified </w:t>
      </w:r>
      <w:commentRangeStart w:id="3778"/>
      <w:r w:rsidRPr="005206FD">
        <w:rPr>
          <w:rFonts w:cs="Times New Roman"/>
          <w:lang w:val="en-US"/>
        </w:rPr>
        <w:t>(</w:t>
      </w:r>
      <w:ins w:id="3779" w:author="Lucy Cowie" w:date="2021-07-28T11:43:00Z">
        <w:r w:rsidR="0090461B">
          <w:rPr>
            <w:rFonts w:cs="Times New Roman"/>
            <w:lang w:val="en-US"/>
          </w:rPr>
          <w:t>S</w:t>
        </w:r>
        <w:r w:rsidR="0090461B" w:rsidRPr="005206FD">
          <w:rPr>
            <w:rFonts w:cs="Times New Roman"/>
            <w:lang w:val="en-US"/>
          </w:rPr>
          <w:t>ection 6.3.</w:t>
        </w:r>
        <w:r w:rsidR="0090461B">
          <w:rPr>
            <w:rFonts w:cs="Times New Roman"/>
            <w:lang w:val="en-US"/>
          </w:rPr>
          <w:t xml:space="preserve">1; </w:t>
        </w:r>
      </w:ins>
      <w:r w:rsidRPr="005206FD">
        <w:rPr>
          <w:rFonts w:cs="Times New Roman"/>
          <w:lang w:val="en-US"/>
        </w:rPr>
        <w:t>Prather, 1996)</w:t>
      </w:r>
      <w:commentRangeEnd w:id="3778"/>
      <w:r w:rsidR="00301098">
        <w:rPr>
          <w:rStyle w:val="Marquedecommentaire"/>
        </w:rPr>
        <w:commentReference w:id="3778"/>
      </w:r>
      <w:del w:id="3780" w:author="Lucy Cowie" w:date="2021-07-28T11:43:00Z">
        <w:r w:rsidRPr="005206FD" w:rsidDel="0090461B">
          <w:rPr>
            <w:rFonts w:cs="Times New Roman"/>
            <w:lang w:val="en-US"/>
          </w:rPr>
          <w:delText xml:space="preserve"> (also see section 6.3.</w:delText>
        </w:r>
        <w:r w:rsidDel="0090461B">
          <w:rPr>
            <w:rFonts w:cs="Times New Roman"/>
            <w:lang w:val="en-US"/>
          </w:rPr>
          <w:delText>1</w:delText>
        </w:r>
        <w:r w:rsidR="009B2A69" w:rsidDel="0090461B">
          <w:rPr>
            <w:rFonts w:cs="Times New Roman"/>
            <w:lang w:val="en-US"/>
          </w:rPr>
          <w:delText>)</w:delText>
        </w:r>
      </w:del>
      <w:r w:rsidRPr="005206FD">
        <w:rPr>
          <w:rFonts w:cs="Times New Roman"/>
          <w:lang w:val="en-US"/>
        </w:rPr>
        <w:t xml:space="preserve">. </w:t>
      </w:r>
      <w:r w:rsidRPr="000A3949">
        <w:rPr>
          <w:rFonts w:cs="Times New Roman"/>
        </w:rPr>
        <w:t>Based on the multi</w:t>
      </w:r>
      <w:ins w:id="3781" w:author="Lucy Cowie" w:date="2021-07-28T11:43:00Z">
        <w:r w:rsidR="00847511">
          <w:rPr>
            <w:rFonts w:cs="Times New Roman"/>
          </w:rPr>
          <w:t>-</w:t>
        </w:r>
      </w:ins>
      <w:r w:rsidRPr="000A3949">
        <w:rPr>
          <w:rFonts w:cs="Times New Roman"/>
        </w:rPr>
        <w:t xml:space="preserve">model results of </w:t>
      </w:r>
      <w:r w:rsidRPr="000A3949">
        <w:rPr>
          <w:rFonts w:cs="Times New Roman"/>
        </w:rPr>
        <w:fldChar w:fldCharType="begin" w:fldLock="1"/>
      </w:r>
      <w:r w:rsidR="00D477C7">
        <w:rPr>
          <w:rFonts w:cs="Times New Roman"/>
        </w:rPr>
        <w:instrText>ADDIN CSL_CITATION { "citationItems" : [ { "id" : "ITEM-1", "itemData" : { "DOI" : "10.5194/acp-13-2563-2013", "ISBN" : "1680-7316", "ISSN" : "16807316", "abstract" : "Results from simulations performed for the Atmospheric Chemistry and Climate Modeling Intercomparison Project (ACCMIP) are analysed to examine how OH and methane lifetime may change from present day to the future, under different climate and emissions scenarios. Present day (2000) mean tropospheric chemical lifetime derived from the ACCMIP multi-model mean is 9.8\u00b11.6 yr (9.3\u00b10.9 yr when only including selected models), lower than a recent observationally-based estimate, but with a similar range to previous multi-model estimates. Future model projections are based on the four Representative Concentration Pathways (RCPs), and the results also exhibit a large range. Decreases in global methane lifetime of 4.5\u00b19.1% are simulated for the scenario with lowest radiative forcing by 2100 (RCP 2.6), while increases of 8.5\u00b110.4% are simulated for the scenario with highest radiative forcing (RCP 8.5). In this scenario, the key driver of the evolution of OH and methane lifetime is methane itself, since its concentration more than doubles by 2100 and it consumes much of the OH that exists in the troposphere. Stratospheric ozone recovery, which drives tropospheric OH decreases through photolysis modifications, also plays a partial role. In the other scenarios, where methane changes are less drastic, the interplay between various competing drivers leads to smaller and more diverse OH and methane lifetime responses, which are difficult to attribute. For all scenarios, regional OH changes are even more variable, with the most robust feature being the large decreases over the remote oceans in RCP8.5. Through a regression analysis, we suggest that differences in emissions of non-methane volatile organic compounds and in the simulation of photolysis rates may be the main factors causing the differences in simulated present day OH and methane lifetime. Diversity in predicted changes between present day and future OH was found to be associated more strongly with differences in modelled temperature and stratospheric ozone changes. Finally, through perturbation experiments we calculated an OH feedback factor (F) of 1.24 from present day conditions (1.50 from 2100 RCP8.5 conditions) and a climate feedback on methane lifetime of 0.33\u00b10.13 yrK-1, on average. Models that did not include interactive stratospheric ozone effects on photolysis showed a stronger sensitivity to climate, as they did not account for negative effects of climate-driven stratospheric ozone recovery on troposp\u2026", "author" : [ { "dropping-particle" : "", "family" : "Voulgarakis", "given" : "A.", "non-dropping-particle" : "", "parse-names" : false, "suffix" : "" }, { "dropping-particle" : "", "family" : "Naik", "given" : "V.", "non-dropping-particle" : "", "parse-names" : false, "suffix" : "" }, { "dropping-particle" : "", "family" : "Lamarque", "given" : "J. F.", "non-dropping-particle" : "", "parse-names" : false, "suffix" : "" }, { "dropping-particle" : "", "family" : "Shindell", "given" : "D. T.", "non-dropping-particle" : "", "parse-names" : false, "suffix" : "" }, { "dropping-particle" : "", "family" : "Young", "given" : "P. J.", "non-dropping-particle" : "", "parse-names" : false, "suffix" : "" }, { "dropping-particle" : "", "family" : "Prather", "given" : "M. J.", "non-dropping-particle" : "", "parse-names" : false, "suffix" : "" }, { "dropping-particle" : "", "family" : "Wild", "given" : "O.", "non-dropping-particle" : "", "parse-names" : false, "suffix" : "" }, { "dropping-particle" : "", "family" : "Field", "given" : "R. D.", "non-dropping-particle" : "", "parse-names" : false, "suffix" : "" }, { "dropping-particle" : "", "family" : "Bergmann", "given" : "D.", "non-dropping-particle" : "", "parse-names" : false, "suffix" : "" }, { "dropping-particle" : "", "family" : "Cameron-Smith", "given" : "P.", "non-dropping-particle" : "", "parse-names" : false, "suffix" : "" }, { "dropping-particle" : "", "family" : "Cionni", "given" : "I.", "non-dropping-particle" : "", "parse-names" : false, "suffix" : "" }, { "dropping-particle" : "", "family" : "Collins", "given" : "W. J.", "non-dropping-particle" : "", "parse-names" : false, "suffix" : "" }, { "dropping-particle" : "", "family" : "Dals\u00f8ren", "given" : "S. B.", "non-dropping-particle" : "", "parse-names" : false, "suffix" : "" }, { "dropping-particle" : "", "family" : "Doherty", "given" : "R. M.", "non-dropping-particle" : "", "parse-names" : false, "suffix" : "" }, { "dropping-particle" : "", "family" : "Eyring", "given" : "V.", "non-dropping-particle" : "", "parse-names" : false, "suffix" : "" }, { "dropping-particle" : "", "family" : "Faluvegi", "given" : "G.", "non-dropping-particle" : "", "parse-names" : false, "suffix" : "" }, { "dropping-particle" : "", "family" : "Folberth", "given" : "G. A.", "non-dropping-particle" : "", "parse-names" : false, "suffix" : "" }, { "dropping-particle" : "", "family" : "Horowitz", "given" : "L. W.", "non-dropping-particle" : "", "parse-names" : false, "suffix" : "" }, { "dropping-particle" : "", "family" : "Josse", "given" : "B.", "non-dropping-particle" : "", "parse-names" : false, "suffix" : "" }, { "dropping-particle" : "", "family" : "MacKenzie", "given" : "I. A.", "non-dropping-particle" : "", "parse-names" : false, "suffix" : "" }, { "dropping-particle" : "", "family" : "Nagashima", "given" : "T.", "non-dropping-particle" : "", "parse-names" : false, "suffix" : "" }, { "dropping-particle" : "", "family" : "Plummer", "given" : "D. A.", "non-dropping-particle" : "", "parse-names" : false, "suffix" : "" }, { "dropping-particle" : "", "family" : "Righi", "given" : "M.", "non-dropping-particle" : "", "parse-names" : false, "suffix" : "" }, { "dropping-particle" : "", "family" : "Rumbold", "given" : "S. T.", "non-dropping-particle" : "", "parse-names" : false, "suffix" : "" }, { "dropping-particle" : "", "family" : "Stevenson", "given" : "D. S.", "non-dropping-particle" : "", "parse-names" : false, "suffix" : "" }, { "dropping-particle" : "", "family" : "Strode", "given" : "S. A.", "non-dropping-particle" : "", "parse-names" : false, "suffix" : "" }, { "dropping-particle" : "", "family" : "Sudo", "given" : "K.", "non-dropping-particle" : "", "parse-names" : false, "suffix" : "" }, { "dropping-particle" : "", "family" : "Szopa", "given" : "S.", "non-dropping-particle" : "", "parse-names" : false, "suffix" : "" }, { "dropping-particle" : "", "family" : "Zeng", "given" : "G.", "non-dropping-particle" : "", "parse-names" : false, "suffix" : "" } ], "container-title" : "Atmospheric Chemistry and Physics", "id" : "ITEM-1", "issue" : "5", "issued" : { "date-parts" : [ [ "2013", "3", "5" ] ] }, "note" : "From Duplicate 2 (Analysis of present day and future OH and methane lifetime in the ACCMIP simulations - Voulgarakis, A; Naik, V; Lamarque, J F; Shindell, D T; Young, P J; Prather, M J; Wild, O; Field, R D; Bergmann, D; Cameron-Smith, P; Cionni, I; Collins, W J; Dalsoren, S B; Doherty, R M; Eyring, V; Faluvegi, G; Folberth, G A; Horowitz, L W; Josse, B; MacKenzie, I A; Nagashima, T; Plummer, D A; Righi, M; Rumbold, S T; Stevenson, D S; Strode, S A; Sudo, K; Szopa, S; Zeng, G)\n\nTimes Cited: 105\nCollins, William/A-5895-2010; Lamarque, Jean-Francois/L-2313-2014; Righi, Mattia/I-5120-2013; Shindell, Drew/D-4636-2012; Naik, Vaishali/A-4938-2013; Bergmann, Daniel/F-9801-2011; mackenzie, ian/E-9320-2013; Eyring, Veronika/O-9999-2016; Wild, Oliver/A-4909-2009; CIONNI, Irene/E-8204-2017; Young, Paul/E-8739-2010; Horowitz, Larry/D-8048-2014; Szopa, Sophie/F-8984-2010; Cameron-Smith, Philip/E-2468-2011; Strode, Sarah/H-2248-2012; Manager, CSD Publications/B-2789-2015; Stevenson, David/C-8089-2012; Faluvegi, Gregory/; Dalsoren, Stig/; Zeng, Guang/; Righ</w:instrText>
      </w:r>
      <w:r w:rsidR="00D477C7" w:rsidRPr="002A1EE0">
        <w:rPr>
          <w:rFonts w:cs="Times New Roman"/>
          <w:lang w:val="en-US"/>
        </w:rPr>
        <w:instrText>i, Mattia/; Folberth, Gerd/\nCollins, William/0000-0002-7419-0850; Lamarque, Jean-Francois/0000-0002-4225-5074; Naik, Vaishali/0000-0002-2254-1700; Bergmann, Daniel/0000-0003-4357-6301; Eyring, Veronika/0000-0002-6887-4885; Wild, Oliver/0000-0002-6227-7035; CIONNI, Irene/0000-0002-0591-9193; Young, Paul/0000-0002-5608-8887; Horowitz, Larry/0000-0002-5886-3314; Szopa, Sophie/0000-0002-8641-1737; Cameron-Smith, Philip/0000-0002-8802-8627; Strode, Sarah/0000-0002-8103-1663; Stevenson, David/0000-0002-4745-5673; Faluvegi, Gregory/0000-0001-9011-3663; Dalsoren, Stig/0000-0002-6752-4728; Zeng, Guang/0000-0002-9356-5021; Righi, Mattia/0000-0003-3827-5950; Folberth, Gerd/0000-0002-1075-440X\n0\n106\n1680-7324", "page" : "2563-2587", "title" : "Analysis of present day and future OH and methane lifetime in the ACCMIP simulations", "translator" : [ { "dropping-particle" : "", "family" : "G4126", "given" : "", "non-dropping-particle" : "", "parse-names" : false, "suffix" : "" } ], "type" : "article-journal", "volume" : "13" }, "uris" : [ "http://www.mendeley.com/documents/?uuid=8b8d22bd-6460-416b-992e-612dd4f9c32e" ] } ], "mendeley" : { "formattedCitation" : "(Voulgarakis et al., 2013)", "manualFormatting" : "Voulgarakis et al. (2013)", "plainTextFormattedCitation" : "(Voulgarakis et al., 2013)", "previouslyFormattedCitation" : "(Voulgarakis et al., 2013)" }, "properties" : { "noteIndex" : 0 }, "schema" : "https://github.com/citation-style-language/schema/raw/master/csl-citation.json" }</w:instrText>
      </w:r>
      <w:r w:rsidRPr="000A3949">
        <w:rPr>
          <w:rFonts w:cs="Times New Roman"/>
        </w:rPr>
        <w:fldChar w:fldCharType="separate"/>
      </w:r>
      <w:r w:rsidR="00CB33A1">
        <w:rPr>
          <w:rFonts w:cs="Times New Roman"/>
          <w:noProof/>
          <w:lang w:val="en-US"/>
        </w:rPr>
        <w:t>Voulgarakis et al. (2013)</w:t>
      </w:r>
      <w:r w:rsidRPr="000A3949">
        <w:rPr>
          <w:rFonts w:cs="Times New Roman"/>
        </w:rPr>
        <w:fldChar w:fldCharType="end"/>
      </w:r>
      <w:r w:rsidRPr="000C446D">
        <w:rPr>
          <w:rFonts w:cs="Times New Roman"/>
          <w:lang w:val="en-US"/>
        </w:rPr>
        <w:t xml:space="preserve">, </w:t>
      </w:r>
      <w:r w:rsidRPr="000A3949">
        <w:rPr>
          <w:rFonts w:cs="Times New Roman"/>
        </w:rPr>
        <w:t>α</w:t>
      </w:r>
      <w:r w:rsidRPr="000C446D">
        <w:rPr>
          <w:rFonts w:cs="Times New Roman"/>
          <w:lang w:val="en-US"/>
        </w:rPr>
        <w:t xml:space="preserve"> for climate</w:t>
      </w:r>
      <w:r w:rsidRPr="000C446D">
        <w:rPr>
          <w:rFonts w:cs="Times New Roman"/>
          <w:lang w:val="en-US"/>
        </w:rPr>
        <w:noBreakHyphen/>
        <w:t xml:space="preserve">methane lifetime is estimated to be </w:t>
      </w:r>
      <w:ins w:id="3782" w:author="Lucy Cowie" w:date="2021-07-28T11:44:00Z">
        <w:r w:rsidR="00695AB6">
          <w:rPr>
            <w:rFonts w:cs="Times New Roman"/>
            <w:lang w:val="en-US"/>
          </w:rPr>
          <w:t>–</w:t>
        </w:r>
      </w:ins>
      <w:del w:id="3783" w:author="Lucy Cowie" w:date="2021-07-28T11:44:00Z">
        <w:r w:rsidRPr="000C446D" w:rsidDel="00695AB6">
          <w:rPr>
            <w:rFonts w:cs="Times New Roman"/>
            <w:lang w:val="en-US"/>
          </w:rPr>
          <w:delText>-</w:delText>
        </w:r>
      </w:del>
      <w:r w:rsidRPr="000C446D">
        <w:rPr>
          <w:rFonts w:cs="Times New Roman"/>
          <w:lang w:val="en-US"/>
        </w:rPr>
        <w:t>0.030 ± 0.01 W m</w:t>
      </w:r>
      <w:r w:rsidRPr="000C446D">
        <w:rPr>
          <w:rFonts w:cs="Times New Roman"/>
          <w:vertAlign w:val="superscript"/>
          <w:lang w:val="en-US"/>
        </w:rPr>
        <w:t>−2</w:t>
      </w:r>
      <w:r w:rsidRPr="000C446D">
        <w:rPr>
          <w:rFonts w:cs="Times New Roman"/>
          <w:lang w:val="en-US"/>
        </w:rPr>
        <w:t xml:space="preserve"> </w:t>
      </w:r>
      <w:r w:rsidRPr="000C446D">
        <w:rPr>
          <w:rFonts w:cs="Times New Roman"/>
          <w:lang w:val="en-US" w:eastAsia="ja-JP"/>
        </w:rPr>
        <w:t>°</w:t>
      </w:r>
      <w:r w:rsidRPr="000C446D">
        <w:rPr>
          <w:rFonts w:cs="Times New Roman"/>
          <w:lang w:val="en-US"/>
        </w:rPr>
        <w:t>C</w:t>
      </w:r>
      <w:r w:rsidRPr="000C446D">
        <w:rPr>
          <w:rFonts w:cs="Times New Roman"/>
          <w:vertAlign w:val="superscript"/>
          <w:lang w:val="en-US"/>
        </w:rPr>
        <w:t>−1</w:t>
      </w:r>
      <w:r w:rsidRPr="000C446D">
        <w:rPr>
          <w:rFonts w:cs="Times New Roman"/>
          <w:lang w:val="en-US"/>
        </w:rPr>
        <w:t xml:space="preserve"> by </w:t>
      </w:r>
      <w:commentRangeStart w:id="3784"/>
      <w:r w:rsidRPr="000A3949">
        <w:rPr>
          <w:rFonts w:cs="Times New Roman"/>
        </w:rPr>
        <w:fldChar w:fldCharType="begin" w:fldLock="1"/>
      </w:r>
      <w:r w:rsidR="002E1475">
        <w:rPr>
          <w:rFonts w:cs="Times New Roman"/>
          <w:lang w:val="en-US"/>
        </w:rPr>
        <w:instrText>ADDIN CSL_CITATION { "citationItems" : [ { "id" : "ITEM-1", "itemData" : { "DOI" : "10.5194/esd-10-379-2019", "ISSN" : "21904987", "abstract" : "Earth system models (ESMs) are key tools for providing climate projections under different scenarios of human-induced forcing. ESMs include a large number of additional processes and feedbacks such as biogeochemical cycles that traditional physical climate models do not consider. Yet, some processes such as cloud dynamics and ecosystem functional response still have fairly high uncertainties. In this article, we present an overview of climate feedbacks for Earth system components currently included in state-of-the-art ESMs and discuss the challenges to evaluate and quantify them. Uncertainties in feedback quantification arise from the interdependencies of biogeochemical matter fluxes and physical properties, the spatial and temporal heterogeneity of processes, and the lack of long-term continuous observational data to constrain them. We present an outlook for promising approaches that can help to quantify and to constrain the large number of feedbacks in ESMs in the future. The target group for this article includes generalists with a background in natural sciences and an interest in climate change as well as experts working in interdisciplinary climate research (researchers, lecturers, and students). This study updates and significantly expands upon the last comprehensive overview of climate feedbacks in ESMs, which was produced 15 years ago (NRC, 2003).", "author" : [ { "dropping-particle" : "", "family" : "Heinze", "given" : "Christoph", "non-dropping-particle" : "", "parse-names" : false, "suffix" : "" }, { "dropping-particle" : "", "family" : "Eyring", "given" : "Veronika", "non-dropping-particle" : "", "parse-names" : false, "suffix" : "" }, { "dropping-particle" : "", "family" : "Friedlingstein", "given" : "Pierre", "non-dropping-particle" : "", "parse-names" : false, "suffix" : "" }, { "dropping-particle" : "", "family" : "Jones", "given" : "Colin", "non-dropping-particle" : "", "parse-names" : false, "suffix" : "" }, { "dropping-particle" : "", "family" : "Balkanski", "given" : "Yves", "non-dropping-particle" : "", "parse-names" : false, "suffix" : "" }, { "dropping-particle" : "", "family" : "Collins", "given" : "William", "non-dropping-particle" : "", "parse-names" : false, "suffix" : "" }, { "dropping-particle" : "", "family" : "Fichefet", "given" : "Thierry", "non-dropping-particle" : "", "parse-names" : false, "suffix" : "" }, { "dropping-particle" : "", "family" : "Gao", "given" : "Shuang", "non-dropping-particle" : "", "parse-names" : false, "suffix" : "" }, { "dropping-particle" : "", "family" : "Hall", "given" : "Alex", "non-dropping-particle" : "", "parse-names" : false, "suffix" : "" }, { "dropping-particle" : "", "family" : "Ivanova", "given" : "Detelina", "non-dropping-particle" : "", "parse-names" : false, "suffix" : "" }, { "dropping-particle" : "", "family" : "Knorr", "given" : "Wolfgang", "non-dropping-particle" : "", "parse-names" : false, "suffix" : "" }, { "dropping-particle" : "", "family" : "Knutti", "given" : "Reto", "non-dropping-particle" : "", "parse-names" : false, "suffix" : "" }, { "dropping-particle" : "", "family" : "L\u00f6w", "given" : "Alexander", "non-dropping-particle" : "", "parse-names" : false, "suffix" : "" }, { "dropping-particle" : "", "family" : "Ponater", "given" : "Michael", "non-dropping-particle" : "", "parse-names" : false, "suffix" : "" }, { "dropping-particle" : "", "family" : "Schultz", "given" : "Martin", "non-dropping-particle" : "", "parse-names" : false, "suffix" : "" }, { "dropping-particle" : "", "family" : "Schulz", "given" : "Michael", "non-dropping-particle" : "", "parse-names" : false, "suffix" : "" }, { "dropping-particle" : "", "family" : "Siebesma", "given" : "Pier", "non-dropping-particle" : "", "parse-names" : false, "suffix" : "" }, { "dropping-particle" : "", "family" : "Teixeira", "given" : "Joao", "non-dropping-particle" : "", "parse-names" : false, "suffix" : "" }, { "dropping-particle" : "", "family" : "Tselioudis", "given" : "George", "non-dropping-particle" : "", "parse-names" : false, "suffix" : "" }, { "dropping-particle" : "", "family" : "Vancoppenolle", "given" : "Martin", "non-dropping-particle" : "", "parse-names" : false, "suffix" : "" } ], "container-title" : "Earth System Dynamics", "id" : "ITEM-1", "issue" : "3", "issued" : { "date-parts" : [ [ "2019", "7" ] ] }, "page" : "379-452", "publisher" : "Copernicus Publications", "title" : "ESD Reviews: Climate feedbacks in the Earth system and prospects for their evaluation", "translator" : [ { "dropping-particle" : "", "family" : "G3946", "given" : "", "non-dropping-particle" : "", "parse-names" : false, "suffix" : "" } ], "type" : "article-journal", "volume" : "10" }, "uris" : [ "http://www.mendeley.com/documents/?uuid=bb580455-0053-4e55-9b2a-b576d81c82e6" ] } ], "mendeley" : { "formattedCitation" : "(Heinze et al., 2019)", "manualFormatting" : "Heinze et al. (2019)", "plainTextFormattedCitation" : "(Heinze et al., 2019)", "previouslyFormattedCitation" : "(Heinze et al., 2019)" }, "properties" : { "noteIndex" : 0 }, "schema" : "https://github.com/citation-style-language/schema/raw/master/csl-citation.json" }</w:instrText>
      </w:r>
      <w:r w:rsidRPr="000A3949">
        <w:rPr>
          <w:rFonts w:cs="Times New Roman"/>
        </w:rPr>
        <w:fldChar w:fldCharType="separate"/>
      </w:r>
      <w:r w:rsidR="00CB33A1">
        <w:rPr>
          <w:rFonts w:cs="Times New Roman"/>
          <w:noProof/>
          <w:lang w:val="en-US"/>
        </w:rPr>
        <w:t>Heinze et al.</w:t>
      </w:r>
      <w:del w:id="3785" w:author="Robin Matthews" w:date="2021-07-08T16:58:00Z">
        <w:r w:rsidR="00CB33A1" w:rsidDel="0000776B">
          <w:rPr>
            <w:rFonts w:cs="Times New Roman"/>
            <w:noProof/>
            <w:lang w:val="en-US"/>
          </w:rPr>
          <w:delText>,</w:delText>
        </w:r>
      </w:del>
      <w:r w:rsidR="00CB33A1">
        <w:rPr>
          <w:rFonts w:cs="Times New Roman"/>
          <w:noProof/>
          <w:lang w:val="en-US"/>
        </w:rPr>
        <w:t xml:space="preserve"> (2019)</w:t>
      </w:r>
      <w:r w:rsidRPr="000A3949">
        <w:rPr>
          <w:rFonts w:cs="Times New Roman"/>
        </w:rPr>
        <w:fldChar w:fldCharType="end"/>
      </w:r>
      <w:commentRangeEnd w:id="3784"/>
      <w:r w:rsidR="00CB33A1">
        <w:rPr>
          <w:rStyle w:val="Marquedecommentaire"/>
        </w:rPr>
        <w:commentReference w:id="3784"/>
      </w:r>
      <w:r w:rsidRPr="005206FD">
        <w:rPr>
          <w:rFonts w:cs="Times New Roman"/>
          <w:lang w:val="en-US"/>
        </w:rPr>
        <w:t xml:space="preserve">. </w:t>
      </w:r>
      <w:r w:rsidRPr="000C446D">
        <w:rPr>
          <w:rFonts w:cs="Times New Roman"/>
          <w:lang w:val="en-US"/>
        </w:rPr>
        <w:t xml:space="preserve">The assessed </w:t>
      </w:r>
      <w:r>
        <w:rPr>
          <w:rFonts w:cs="Times New Roman"/>
          <w:lang w:val="en-US"/>
        </w:rPr>
        <w:t xml:space="preserve">central </w:t>
      </w:r>
      <w:r w:rsidRPr="000C446D">
        <w:rPr>
          <w:rFonts w:cs="Times New Roman"/>
          <w:lang w:val="en-US"/>
        </w:rPr>
        <w:t xml:space="preserve">value of </w:t>
      </w:r>
      <w:r w:rsidRPr="007F16E9">
        <w:rPr>
          <w:rFonts w:cs="Times New Roman"/>
          <w:i/>
        </w:rPr>
        <w:t>α</w:t>
      </w:r>
      <w:r w:rsidRPr="000C446D" w:rsidDel="00A546F3">
        <w:rPr>
          <w:rFonts w:cs="Times New Roman"/>
          <w:lang w:val="en-US"/>
        </w:rPr>
        <w:t xml:space="preserve"> </w:t>
      </w:r>
      <w:r w:rsidRPr="000C446D">
        <w:rPr>
          <w:rFonts w:cs="Times New Roman"/>
          <w:lang w:val="en-US"/>
        </w:rPr>
        <w:t xml:space="preserve">based </w:t>
      </w:r>
      <w:r>
        <w:rPr>
          <w:rFonts w:cs="Times New Roman"/>
          <w:lang w:val="en-US"/>
        </w:rPr>
        <w:t>on the AerChemMIP ensemble</w:t>
      </w:r>
      <w:r w:rsidRPr="000C446D">
        <w:rPr>
          <w:rFonts w:cs="Times New Roman"/>
          <w:lang w:val="en-US"/>
        </w:rPr>
        <w:t xml:space="preserve"> is within the range of this estimate but with greater uncertainty </w:t>
      </w:r>
      <w:commentRangeStart w:id="3786"/>
      <w:r>
        <w:rPr>
          <w:rFonts w:cs="Times New Roman"/>
        </w:rPr>
        <w:fldChar w:fldCharType="begin" w:fldLock="1"/>
      </w:r>
      <w:r w:rsidR="002E1475">
        <w:rPr>
          <w:rFonts w:cs="Times New Roman"/>
          <w:lang w:val="en-US"/>
        </w:rPr>
        <w:instrText>ADDIN CSL_CITATION { "citationItems" : [ { "id" : "ITEM-1", "itemData" : { "DOI" : "10.5194/acp-21-1105-2021", "abstract" : "Feedbacks play a fundamental role in determining the magnitude of the response of the climate system to exter- nal forcing, such as from anthropogenic emissions. The lat- est generation of Earth system models includes aerosol and chemistry components that interact with each other and with the biosphere. These interactions introduce a complex web of feedbacks that is important to understand and quantify. This paper addresses multiple pathways for aerosol and chemical feedbacks in Earth system models. These focus on changes in natural emissions (dust, sea salt, dimethyl sulfide, biogenic volatile organic compounds (BVOCs) and light- ning) and changes in reaction rates for methane and ozone chemistry. The feedback terms are then given by the sensitiv- ity of a pathway to climate change multiplied by the radiative effect of the change. We find that the overall climate feedback through chem- istry and aerosols is negative in the sixth Coupled Model Intercomparison Project (CMIP6) Earth system models due to increased negative forcing from aerosols in a climate with warmer surface temperatures following a quadrupling of CO2 concentrations. This is principally due to increased emissions of sea salt and BVOCs which are sensitive to cli- mate change and cause strong negative radiative forcings. Increased chemical loss of ozone and methane also con- tributes to a negative feedback. However, overall methane lifetime is expected to increase in a warmer climate due to increased BVOCs. Increased emissions of methane from wetlands would also offset some of the negative feedbacks. The CMIP6 experimental design did not allow the methane lifetime or methane emission changes to affect climate, so we found a robust negative contribution from interactive aerosols and chemistry to climate sensitivity in CMIP6 Earth system models.", "author" : [ { "dropping-particle" : "", "family" : "Thornhill", "given" : "G D", "non-dropping-particle" : "", "parse-names" : false, "suffix" : "" }, { "dropping-particle" : "", "family" : "Collins", "given" : "W", "non-dropping-particle" : "", "parse-names" : false, "suffix" : "" }, { "dropping-particle" : "", "family" : "Olivi\u00e9", "given" : "D", "non-dropping-particle" : "", "parse-names" : false, "suffix" : "" }, { "dropping-particle" : "", "family" : "Skeie", "given" : "R B", "non-dropping-particle" : "", "parse-names" : false, "suffix" : "" }, { "dropping-particle" : "", "family" : "Archibald", "given" : "A", "non-dropping-particle" : "", "parse-names" : false, "suffix" : "" }, { "dropping-particle" : "", "family" : "Bauer", "given" : "S", "non-dropping-particle" : "", "parse-names" : false, "suffix" : "" }, { "dropping-particle" : "", "family" : "Checa-Garcia", "given" : "R", "non-dropping-particle" : "", "parse-names" : false, "suffix" : "" }, { "dropping-particle" : "", "family" : "Fiedler", "given" : "S", "non-dropping-particle" : "", "parse-names" : false, "suffix" : "" }, { "dropping-particle" : "", "family" : "Folberth", "given" : "G", "non-dropping-particle" : "", "parse-names" : false, "suffix" : "" }, { "dropping-particle" : "", "family" : "Gjermundsen", "given" : "A", "non-dropping-particle" : "", "parse-names" : false, "suffix" : "" }, { "dropping-particle" : "", "family" : "Horowitz", "given" : "L", "non-dropping-particle" : "", "parse-names" : false, "suffix" : "" }, { "dropping-particle" : "", "family" : "Lamarque", "given" : "J.-F.", "non-dropping-particle" : "", "parse-names" : false, "suffix" : "" }, { "dropping-particle" : "", "family" : "Michou", "given" : "M", "non-dropping-particle" : "", "parse-names" : false, "suffix" : "" }, { "dropping-particle" : "", "family" : "Mulcahy", "given" : "J", "non-dropping-particle" : "", "parse-names" : false, "suffix" : "" }, { "dropping-particle" : "", "family" : "Nabat", "given" : "P", "non-dropping-particle" : "", "parse-names" : false, "suffix" : "" }, { "dropping-particle" : "", "family" : "Naik", "given" : "V", "non-dropping-particle" : "", "parse-names" : false, "suffix" : "" }, { "dropping-particle" : "", "family" : "O'Connor", "given" : "F M", "non-dropping-particle" : "", "parse-names" : false, "suffix" : "" }, { "dropping-particle" : "", "family" : "Paulot", "given" : "F", "non-dropping-particle" : "", "parse-names" : false, "suffix" : "" }, { "dropping-particle" : "", "family" : "Schulz", "given" : "M", "non-dropping-particle" : "", "parse-names" : false, "suffix" : "" }, { "dropping-particle" : "", "family" : "Scott", "given" : "C E", "non-dropping-particle" : "", "parse-names" : false, "suffix" : "" }, { "dropping-particle" : "", "family" : "S\u00e9f\u00e9rian", "given" : "R", "non-dropping-particle" : "", "parse-names" : false, "suffix" : "" }, { "dropping-particle" : "", "family" : "Smith", "given" : "C", "non-dropping-particle" : "", "parse-names" : false, "suffix" : "" }, { "dropping-particle" : "", "family" : "Takemura", "given" : "T", "non-dropping-particle" : "", "parse-names" : false, "suffix" : "" }, { "dropping-particle" : "", "family" : "Tilmes", "given" : "S", "non-dropping-particle" : "", "parse-names" : false, "suffix" : "" }, { "dropping-particle" : "", "family" : "Tsigaridis", "given" : "K", "non-dropping-particle" : "", "parse-names" : false, "suffix" : "" }, { "dropping-particle" : "", "family" : "Weber", "given" : "J", "non-dropping-particle" : "", "parse-names" : false, "suffix" : "" } ], "container-title" : "Atmospheric Chemistry and Physics", "id" : "ITEM-1", "issue" : "2", "issued" : { "date-parts" : [ [ "2021" ] ] }, "page" : "1105-1126", "title" : "Climate-driven chemistry and aerosol feedbacks in CMIP6 Earth system models", "translator" : [ { "dropping-particle" : "", "family" : "G5293", "given" : "", "non-dropping-particle" : "", "parse-names" : false, "suffix" : "" } ], "type" : "article-journal", "volume" : "21" }, "uris" : [ "http://www.mendeley.com/documents/?uuid=f3680341-029a-4a96-8855-438228ecc015" ] } ], "mendeley" : { "formattedCitation" : "(Thornhill et al., 2021b)", "manualFormatting" : "(Thornhill et al., 2021a)", "plainTextFormattedCitation" : "(Thornhill et al., 2021b)", "previouslyFormattedCitation" : "(Thornhill et al., 2021b)" }, "properties" : { "noteIndex" : 0 }, "schema" : "https://github.com/citation-style-language/schema/raw/master/csl-citation.json" }</w:instrText>
      </w:r>
      <w:r>
        <w:rPr>
          <w:rFonts w:cs="Times New Roman"/>
        </w:rPr>
        <w:fldChar w:fldCharType="separate"/>
      </w:r>
      <w:r w:rsidR="00D871C2" w:rsidRPr="00D871C2">
        <w:rPr>
          <w:rFonts w:cs="Times New Roman"/>
          <w:noProof/>
          <w:lang w:val="en-US"/>
        </w:rPr>
        <w:t>(Thornhill et al., 2021</w:t>
      </w:r>
      <w:ins w:id="3787" w:author="Robin Matthews" w:date="2021-07-08T16:58:00Z">
        <w:r w:rsidR="0000776B">
          <w:rPr>
            <w:rFonts w:cs="Times New Roman"/>
            <w:noProof/>
            <w:lang w:val="en-US"/>
          </w:rPr>
          <w:t>a</w:t>
        </w:r>
      </w:ins>
      <w:del w:id="3788" w:author="Robin Matthews" w:date="2021-07-08T16:58:00Z">
        <w:r w:rsidR="00D871C2" w:rsidRPr="00D871C2" w:rsidDel="0000776B">
          <w:rPr>
            <w:rFonts w:cs="Times New Roman"/>
            <w:noProof/>
            <w:lang w:val="en-US"/>
          </w:rPr>
          <w:delText>b</w:delText>
        </w:r>
      </w:del>
      <w:r w:rsidR="00D871C2" w:rsidRPr="00D871C2">
        <w:rPr>
          <w:rFonts w:cs="Times New Roman"/>
          <w:noProof/>
          <w:lang w:val="en-US"/>
        </w:rPr>
        <w:t>)</w:t>
      </w:r>
      <w:r>
        <w:rPr>
          <w:rFonts w:cs="Times New Roman"/>
        </w:rPr>
        <w:fldChar w:fldCharType="end"/>
      </w:r>
      <w:commentRangeEnd w:id="3786"/>
      <w:r w:rsidR="00CB33A1">
        <w:rPr>
          <w:rStyle w:val="Marquedecommentaire"/>
        </w:rPr>
        <w:commentReference w:id="3786"/>
      </w:r>
      <w:r w:rsidRPr="00C827FE">
        <w:rPr>
          <w:rFonts w:cs="Times New Roman"/>
          <w:lang w:val="en-US"/>
        </w:rPr>
        <w:t xml:space="preserve">. </w:t>
      </w:r>
    </w:p>
    <w:p w14:paraId="37FCDEFF" w14:textId="77777777" w:rsidR="00DF552C" w:rsidRPr="00C827FE" w:rsidRDefault="00DF552C" w:rsidP="00D5630D">
      <w:pPr>
        <w:pStyle w:val="AR6BodyText"/>
        <w:rPr>
          <w:rFonts w:cs="Times New Roman"/>
          <w:lang w:val="en-US"/>
        </w:rPr>
      </w:pPr>
    </w:p>
    <w:p w14:paraId="7B03A264" w14:textId="11B938DC" w:rsidR="00DF552C" w:rsidRDefault="00DF552C" w:rsidP="00D5630D">
      <w:pPr>
        <w:pStyle w:val="AR6BodyText"/>
        <w:rPr>
          <w:rFonts w:cs="Times New Roman"/>
          <w:lang w:val="en-US"/>
        </w:rPr>
      </w:pPr>
      <w:r w:rsidRPr="00091094">
        <w:rPr>
          <w:rFonts w:cs="Times New Roman"/>
          <w:b/>
          <w:i/>
          <w:lang w:val="en-US"/>
        </w:rPr>
        <w:t>Climate</w:t>
      </w:r>
      <w:commentRangeStart w:id="3789"/>
      <w:r w:rsidRPr="00091094">
        <w:rPr>
          <w:rFonts w:cs="Times New Roman"/>
          <w:b/>
          <w:i/>
          <w:lang w:val="en-US"/>
        </w:rPr>
        <w:t>-</w:t>
      </w:r>
      <w:commentRangeEnd w:id="3789"/>
      <w:r w:rsidR="00C520FC">
        <w:rPr>
          <w:rStyle w:val="Marquedecommentaire"/>
          <w:rFonts w:cs="Times New Roman"/>
          <w:lang w:val="en-GB" w:eastAsia="en-GB"/>
        </w:rPr>
        <w:commentReference w:id="3789"/>
      </w:r>
      <w:ins w:id="3790" w:author="Lucy Cowie" w:date="2021-07-28T11:44:00Z">
        <w:r w:rsidR="00695AB6">
          <w:rPr>
            <w:rFonts w:cs="Times New Roman"/>
            <w:b/>
            <w:i/>
            <w:lang w:val="en-US"/>
          </w:rPr>
          <w:t>f</w:t>
        </w:r>
      </w:ins>
      <w:del w:id="3791" w:author="Lucy Cowie" w:date="2021-07-28T11:44:00Z">
        <w:r w:rsidRPr="00091094" w:rsidDel="00695AB6">
          <w:rPr>
            <w:rFonts w:cs="Times New Roman"/>
            <w:b/>
            <w:i/>
            <w:lang w:val="en-US"/>
          </w:rPr>
          <w:delText>F</w:delText>
        </w:r>
      </w:del>
      <w:r w:rsidRPr="00091094">
        <w:rPr>
          <w:rFonts w:cs="Times New Roman"/>
          <w:b/>
          <w:i/>
          <w:lang w:val="en-US"/>
        </w:rPr>
        <w:t xml:space="preserve">ire feedback: </w:t>
      </w:r>
      <w:r w:rsidRPr="00091094">
        <w:rPr>
          <w:rFonts w:cs="Times New Roman"/>
          <w:lang w:val="en-US"/>
        </w:rPr>
        <w:t>Wildfires are a major source of SLCF emissions (</w:t>
      </w:r>
      <w:ins w:id="3792" w:author="Lucy Cowie" w:date="2021-07-28T11:44:00Z">
        <w:r w:rsidR="00D752E2">
          <w:rPr>
            <w:rFonts w:cs="Times New Roman"/>
            <w:lang w:val="en-US"/>
          </w:rPr>
          <w:t>S</w:t>
        </w:r>
      </w:ins>
      <w:del w:id="3793" w:author="Lucy Cowie" w:date="2021-07-28T11:44:00Z">
        <w:r w:rsidRPr="00091094" w:rsidDel="00D752E2">
          <w:rPr>
            <w:rFonts w:cs="Times New Roman"/>
            <w:lang w:val="en-US"/>
          </w:rPr>
          <w:delText>s</w:delText>
        </w:r>
      </w:del>
      <w:r w:rsidRPr="00091094">
        <w:rPr>
          <w:rFonts w:cs="Times New Roman"/>
          <w:lang w:val="en-US"/>
        </w:rPr>
        <w:t>ection 6.2.2.6). Climate change has the potential to enhance fire activity (</w:t>
      </w:r>
      <w:ins w:id="3794" w:author="Lucy Cowie" w:date="2021-07-28T11:46:00Z">
        <w:r w:rsidR="009743CE" w:rsidRPr="00091094">
          <w:rPr>
            <w:rFonts w:cs="Times New Roman"/>
            <w:lang w:val="en-US"/>
          </w:rPr>
          <w:t>Chapter 12</w:t>
        </w:r>
        <w:r w:rsidR="009743CE">
          <w:rPr>
            <w:rFonts w:cs="Times New Roman"/>
            <w:lang w:val="en-US"/>
          </w:rPr>
          <w:t>.4</w:t>
        </w:r>
        <w:del w:id="3795" w:author="Ian Blenkinsop" w:date="2021-07-29T10:49:00Z">
          <w:r w:rsidR="009743CE" w:rsidDel="00894280">
            <w:rPr>
              <w:rFonts w:cs="Times New Roman"/>
              <w:lang w:val="en-US"/>
            </w:rPr>
            <w:delText>,</w:delText>
          </w:r>
        </w:del>
      </w:ins>
      <w:ins w:id="3796" w:author="Ian Blenkinsop" w:date="2021-07-29T10:49:00Z">
        <w:r w:rsidR="00894280">
          <w:rPr>
            <w:rFonts w:cs="Times New Roman"/>
            <w:lang w:val="en-US"/>
          </w:rPr>
          <w:t xml:space="preserve"> and</w:t>
        </w:r>
      </w:ins>
      <w:ins w:id="3797" w:author="Lucy Cowie" w:date="2021-07-28T11:46:00Z">
        <w:r w:rsidR="009743CE">
          <w:rPr>
            <w:rFonts w:cs="Times New Roman"/>
            <w:lang w:val="en-US"/>
          </w:rPr>
          <w:t xml:space="preserve"> </w:t>
        </w:r>
      </w:ins>
      <w:del w:id="3798" w:author="Lucy Cowie" w:date="2021-07-28T11:44:00Z">
        <w:r w:rsidRPr="00091094" w:rsidDel="00871C54">
          <w:rPr>
            <w:rFonts w:cs="Times New Roman"/>
            <w:lang w:val="en-US"/>
          </w:rPr>
          <w:delText xml:space="preserve">see </w:delText>
        </w:r>
      </w:del>
      <w:r w:rsidRPr="00091094">
        <w:rPr>
          <w:rFonts w:cs="Times New Roman"/>
          <w:lang w:val="en-US"/>
        </w:rPr>
        <w:t>Section</w:t>
      </w:r>
      <w:del w:id="3799" w:author="Lucy Cowie" w:date="2021-07-28T11:45:00Z">
        <w:r w:rsidR="00091094" w:rsidDel="00871C54">
          <w:rPr>
            <w:rFonts w:cs="Times New Roman"/>
            <w:lang w:val="en-US"/>
          </w:rPr>
          <w:delText>s</w:delText>
        </w:r>
      </w:del>
      <w:r w:rsidRPr="00091094">
        <w:rPr>
          <w:rFonts w:cs="Times New Roman"/>
          <w:lang w:val="en-US"/>
        </w:rPr>
        <w:t xml:space="preserve"> 5.4.3.2</w:t>
      </w:r>
      <w:del w:id="3800" w:author="Lucy Cowie" w:date="2021-07-28T11:46:00Z">
        <w:r w:rsidRPr="00091094" w:rsidDel="009743CE">
          <w:rPr>
            <w:rFonts w:cs="Times New Roman"/>
            <w:lang w:val="en-US"/>
          </w:rPr>
          <w:delText>, Chapter 12</w:delText>
        </w:r>
        <w:r w:rsidR="00091094" w:rsidDel="009743CE">
          <w:rPr>
            <w:rFonts w:cs="Times New Roman"/>
            <w:lang w:val="en-US"/>
          </w:rPr>
          <w:delText>.4</w:delText>
        </w:r>
      </w:del>
      <w:r w:rsidRPr="00091094">
        <w:rPr>
          <w:rFonts w:cs="Times New Roman"/>
          <w:lang w:val="en-US"/>
        </w:rPr>
        <w:t>) thereby enhancing SLCF emissions leading to feedbacks. Climate</w:t>
      </w:r>
      <w:ins w:id="3801" w:author="Lucy Cowie" w:date="2021-07-28T11:46:00Z">
        <w:r w:rsidR="00263AE5">
          <w:rPr>
            <w:rFonts w:cs="Times New Roman"/>
            <w:lang w:val="en-US"/>
          </w:rPr>
          <w:t>-</w:t>
        </w:r>
      </w:ins>
      <w:del w:id="3802" w:author="Lucy Cowie" w:date="2021-07-28T11:46:00Z">
        <w:r w:rsidRPr="00091094" w:rsidDel="00263AE5">
          <w:rPr>
            <w:rFonts w:cs="Times New Roman"/>
            <w:lang w:val="en-US"/>
          </w:rPr>
          <w:delText xml:space="preserve"> </w:delText>
        </w:r>
      </w:del>
      <w:r w:rsidRPr="00091094">
        <w:rPr>
          <w:rFonts w:cs="Times New Roman"/>
          <w:lang w:val="en-US"/>
        </w:rPr>
        <w:t xml:space="preserve">driven increases in fire could potentially lead to offsetting feedback from increased ozone and decreased methane lifetime (due to increases in OH) leaving the feedback from aerosols to dominate with an uncertain net effect </w:t>
      </w:r>
      <w:r w:rsidRPr="00091094">
        <w:rPr>
          <w:rFonts w:cs="Times New Roman"/>
          <w:lang w:val="en-US"/>
        </w:rPr>
        <w:fldChar w:fldCharType="begin" w:fldLock="1"/>
      </w:r>
      <w:r w:rsidR="00D477C7">
        <w:rPr>
          <w:rFonts w:cs="Times New Roman"/>
          <w:lang w:val="en-US"/>
        </w:rPr>
        <w:instrText>ADDIN CSL_CITATION { "citationItems" : [ { "id" : "ITEM-1", "itemData" : { "DOI" : "10.1007/s10584-015-1461-8", "ISSN" : "1573-1480", "abstract" : "Changes in the current fire regime would directly affect carbon cycling, land\u2013atmosphere exchanges, and atmospheric composition, and could therefore modulate the ongoing climate warming. We used a coupled climate\u2013carbon model to quantify the effect of major changes in non-deforestation fires on the global carbon cycle and temperature, from 2015 to 2300. When considering only CO2 fire emissions, the impacts from changes in fire frequency were limited for the global carbon cycle, and almost negligible for the global atmospheric surface temperature. The net fire emissions were only a fraction of the CO2 directly emitted during combustion due to vegetation regrowth and climate\u2013CO2 feedbacks, and the albedo increases caused by changes in vegetation cover countered the effect of increased atmospheric CO2 on global temperature. When employing a simplified approach based on global-mean radiative forcings in order to estimate the impact of non-CO2 fire emissions, the effect of increased fire frequency on global temperature depended critically on the uncertain net aerosol forcing. Despite this major uncertainty, our results overall do not support the hypothesis of a strong positive climate\u2013fire feedback for the coming centuries.", "author" : [ { "dropping-particle" : "", "family" : "Landry", "given" : "Jean-S\u00e9bastien", "non-dropping-particle" : "", "parse-names" : false, "suffix" : "" }, { "dropping-particle" : "", "family" : "Matthews", "given" : "H Damon", "non-dropping-particle" : "", "parse-names" : false, "suffix" : "" }, { "dropping-particle" : "", "family" : "Ramankutty", "given" : "Navin", "non-dropping-particle" : "", "parse-names" : false, "suffix" : "" } ], "container-title" : "Climatic Change", "id" : "ITEM-1", "issue" : "2", "issued" : { "date-parts" : [ [ "2015" ] ] }, "page" : "179-192", "title" : "A global assessment of the carbon cycle and temperature responses to major changes in future fire regime", "translator" : [ { "dropping-particle" : "", "family" : "G5264", "given" : "", "non-dropping-particle" : "", "parse-names" : false, "suffix" : "" } ], "type" : "article-journal", "volume" : "133" }, "uris" : [ "http://www.mendeley.com/documents/?uuid=5b32a3e7-1135-4701-b514-a3ddbf6f9c61", "http://www.mendeley.com/documents/?uuid=e8e897e8-f44b-4b94-a05d-c6ce91d5a1f1" ] } ], "mendeley" : { "formattedCitation" : "(Landry et al., 2015)", "manualFormatting" : "(e.g., Landry et al., 2015)", "plainTextFormattedCitation" : "(Landry et al., 2015)", "previouslyFormattedCitation" : "(Landry et al., 2015)" }, "properties" : { "noteIndex" : 0 }, "schema" : "https://github.com/citation-style-language/schema/raw/master/csl-citation.json" }</w:instrText>
      </w:r>
      <w:r w:rsidRPr="00091094">
        <w:rPr>
          <w:rFonts w:cs="Times New Roman"/>
          <w:lang w:val="en-US"/>
        </w:rPr>
        <w:fldChar w:fldCharType="separate"/>
      </w:r>
      <w:r w:rsidR="00CB33A1">
        <w:rPr>
          <w:rFonts w:cs="Times New Roman"/>
          <w:noProof/>
          <w:lang w:val="en-US"/>
        </w:rPr>
        <w:t>(e.g., Landry et al., 2015)</w:t>
      </w:r>
      <w:r w:rsidRPr="00091094">
        <w:rPr>
          <w:rFonts w:cs="Times New Roman"/>
          <w:lang w:val="en-US"/>
        </w:rPr>
        <w:fldChar w:fldCharType="end"/>
      </w:r>
      <w:r w:rsidRPr="00091094">
        <w:rPr>
          <w:rFonts w:cs="Times New Roman"/>
          <w:lang w:val="en-US"/>
        </w:rPr>
        <w:t xml:space="preserve">. </w:t>
      </w:r>
      <w:ins w:id="3803" w:author="Lucy Cowie" w:date="2021-07-28T11:47:00Z">
        <w:r w:rsidR="00C67186">
          <w:rPr>
            <w:rFonts w:cs="Times New Roman"/>
            <w:lang w:val="en-US"/>
          </w:rPr>
          <w:t xml:space="preserve">The </w:t>
        </w:r>
      </w:ins>
      <w:r w:rsidRPr="00091094">
        <w:rPr>
          <w:rFonts w:cs="Times New Roman"/>
          <w:lang w:val="en-US"/>
        </w:rPr>
        <w:t xml:space="preserve">AR5 assessment of climate-fire feedbacks included a value of </w:t>
      </w:r>
      <w:r w:rsidRPr="00091094">
        <w:rPr>
          <w:rFonts w:cs="Times New Roman"/>
          <w:i/>
        </w:rPr>
        <w:t>α</w:t>
      </w:r>
      <w:r w:rsidRPr="00091094">
        <w:rPr>
          <w:rFonts w:cs="Times New Roman"/>
          <w:lang w:val="en-US"/>
        </w:rPr>
        <w:t xml:space="preserve"> due to fire aerosols to be in the range of </w:t>
      </w:r>
      <w:ins w:id="3804" w:author="Lucy Cowie" w:date="2021-07-28T11:47:00Z">
        <w:r w:rsidR="00CF3121">
          <w:rPr>
            <w:rFonts w:cs="Times New Roman"/>
            <w:lang w:val="en-US"/>
          </w:rPr>
          <w:t>–</w:t>
        </w:r>
      </w:ins>
      <w:del w:id="3805" w:author="Lucy Cowie" w:date="2021-07-28T11:47:00Z">
        <w:r w:rsidRPr="00091094" w:rsidDel="00CF3121">
          <w:rPr>
            <w:rFonts w:cs="Times New Roman"/>
            <w:lang w:val="en-US"/>
          </w:rPr>
          <w:delText>-</w:delText>
        </w:r>
      </w:del>
      <w:r w:rsidRPr="00091094">
        <w:rPr>
          <w:rFonts w:cs="Times New Roman"/>
          <w:lang w:val="en-US"/>
        </w:rPr>
        <w:t>0.03 to + 0.06 W m</w:t>
      </w:r>
      <w:r w:rsidRPr="00091094">
        <w:rPr>
          <w:rFonts w:cs="Times New Roman"/>
          <w:vertAlign w:val="superscript"/>
          <w:lang w:val="en-US"/>
        </w:rPr>
        <w:t>−2</w:t>
      </w:r>
      <w:r w:rsidRPr="00091094">
        <w:rPr>
          <w:rFonts w:cs="Times New Roman"/>
          <w:lang w:val="en-US"/>
        </w:rPr>
        <w:t xml:space="preserve"> °C</w:t>
      </w:r>
      <w:r w:rsidRPr="00091094">
        <w:rPr>
          <w:rFonts w:cs="Times New Roman"/>
          <w:vertAlign w:val="superscript"/>
          <w:lang w:val="en-US"/>
        </w:rPr>
        <w:t>−1</w:t>
      </w:r>
      <w:r w:rsidRPr="00091094">
        <w:rPr>
          <w:rFonts w:cs="Times New Roman"/>
          <w:lang w:val="en-US"/>
        </w:rPr>
        <w:t xml:space="preserve"> based on </w:t>
      </w:r>
      <w:commentRangeStart w:id="3806"/>
      <w:r w:rsidRPr="00091094">
        <w:rPr>
          <w:rFonts w:cs="Times New Roman"/>
          <w:lang w:val="en-US"/>
        </w:rPr>
        <w:fldChar w:fldCharType="begin" w:fldLock="1"/>
      </w:r>
      <w:ins w:id="3807" w:author="Robin Matthews" w:date="2021-07-08T16:58:00Z">
        <w:r w:rsidR="0000776B">
          <w:rPr>
            <w:rFonts w:cs="Times New Roman"/>
            <w:lang w:val="en-US"/>
          </w:rPr>
          <w:instrText>ADDIN CSL_CITATION { "citationItems" : [ { "id" : "ITEM-1", "itemData" : { "DOI" : "10.1038/ngeo905", "ISSN" : "17520894", "abstract" : "The terrestrial biosphere is a key regulator of atmospheric chemistry and climate. During past periods of climate change, vegetation cover and interactions between the terrestrial biosphere and atmosphere changed within decades. Modern observations show a similar responsiveness of terrestrial biogeochemistry to anthropogenically forced climate change and air pollution. Although interactions between the carbon cycle and climate have been a central focus, other biogeochemical feedbacks could be as important in modulating future climate change. Total positive radiative forcings resulting from feedbacks between the terrestrial biosphere and the atmosphere are estimated to reach up to 0.9 or 1.5 W m-2 K-1 towards the end of the twenty-first century, depending on the extent to which interactions with the nitrogen cycle stimulate or limit carbon sequestration. This substantially reduces and potentially even eliminates the cooling effect owing to carbon dioxide fertilization of the terrestrial biota. The overall magnitude of the biogeochemical feedbacks could potentially be similar to that of feedbacks in the physical climate system, but there are large uncertainties in the magnitude of individual estimates and in accounting for synergies between these effects. \u00a9 2010 Macmillan Publishers Limited. All rights reserved.", "author" : [ { "dropping-particle" : "", "family" : "Arneth", "given" : "A.", "non-dropping-particle" : "", "parse-names" : false, "suffix" : "" }, { "dropping-particle" : "", "family" : "Harrison", "given" : "S. P.", "non-dropping-particle" : "", "parse-names" : false, "suffix" : "" }, { "dropping-particle" : "", "family" : "Zaehle", "given" : "S.", "non-dropping-particle" : "", "parse-names" : false, "suffix" : "" }, { "dropping-particle" : "", "family" : "Tsigaridis", "given" : "K.", "non-dropping-particle" : "", "parse-names" : false, "suffix" : "" }, { "dropping-particle" : "", "family" : "Menon", "given" : "S.", "non-dropping-particle" : "", "parse-names" : false, "suffix" : "" }, { "dropping-particle" : "", "family" : "Bartlein", "given" : "P. J.", "non-dropping-particle" : "", "parse-names" : false, "suffix" : "" }, { "dropping-particle" : "", "family" : "Feichter", "given" : "J.", "non-dropping-particle" : "", "parse-names" : false, "suffix" : "" }, { "dropping-particle" : "", "family" : "Korhola", "given" : "A.", "non-dropping-particle" : "", "parse-names" : false, "suffix" : "" }, { "dropping-particle" : "", "family" : "Kulmala", "given" : "M.", "non-dropping-particle" : "", "parse-names" : false, "suffix" : "" }, { "dropping-particle" : "", "family" : "O'Donnell", "given" : "D.", "non-dropping-particle" : "", "parse-names" : false, "suffix" : "" }, { "dropping-particle" : "", "family" : "Schurgers", "given" : "G.", "non-dropping-particle" : "", "parse-names" : false, "suffix" : "" }, { "dropping-particle" : "", "family" : "Sorvari", "given" : "S.", "non-dropping-particle" : "", "parse-names" : false, "suffix" : "" }, { "dropping-particle" : "", "family" : "Vesala", "given" : "T.", "non-dropping-particle" : "", "parse-names" : false, "suffix" : "" } ], "container-title" : "Nature Geoscience", "id" : "ITEM-1", "issue" : "8", "issued" : { "date-parts" : [ [ "2010" ] ] }, "page" : "525-532", "publisher" : "Nature Publishing Group", "title" : "Terrestrial biogeochemical feedbacks in the climate system", "translator" : [ { "dropping-particle" : "", "family" : "G3940", "given" : "", "non-dropping-particle" : "", "parse-names" : false, "suffix" : "" } ], "type" : "article-journal", "volume" : "3" }, "uris" : [ "http://www.mendeley.com/documents/?uuid=66aa6e9e-ee00-4d3e-8699-dd71a0b11849" ] } ], "mendeley" : { "formattedCitation" : "(Arneth et al., 2010a)", "manualFormatting" : "Arneth et al. (2010a)", "plainTextFormattedCitation" : "(Arneth et al., 2010a)", "previouslyFormattedCitation" : "(Arneth et al., 2010a)" }, "properties" : { "noteIndex" : 0 }, "schema" : "https://github.com/citation-style-language/schema/raw/master/csl-citation.json" }</w:instrText>
        </w:r>
      </w:ins>
      <w:del w:id="3808" w:author="Robin Matthews" w:date="2021-07-08T16:58:00Z">
        <w:r w:rsidR="00D477C7" w:rsidDel="0000776B">
          <w:rPr>
            <w:rFonts w:cs="Times New Roman"/>
            <w:lang w:val="en-US"/>
          </w:rPr>
          <w:delInstrText>ADDIN CSL_CITATION { "citationItems" : [ { "id" : "ITEM-1", "itemData" : { "DOI" : "10.1038/ngeo905", "ISSN" : "17520894", "abstract" : "The terrestrial biosphere is a key regulator of atmospheric chemistry and climate. During past periods of climate change, vegetation cover and interactions between the terrestrial biosphere and atmosphere changed within decades. Modern observations show a similar responsiveness of terrestrial biogeochemistry to anthropogenically forced climate change and air pollution. Although interactions between the carbon cycle and climate have been a central focus, other biogeochemical feedbacks could be as important in modulating future climate change. Total positive radiative forcings resulting from feedbacks between the terrestrial biosphere and the atmosphere are estimated to reach up to 0.9 or 1.5 W m-2 K-1 towards the end of the twenty-first century, depending on the extent to which interactions with the nitrogen cycle stimulate or limit carbon sequestration. This substantially reduces and potentially even eliminates the cooling effect owing to carbon dioxide fertilization of the terrestrial biota. The overall magnitude of the biogeochemical feedbacks could potentially be similar to that of feedbacks in the physical climate system, but there are large uncertainties in the magnitude of individual estimates and in accounting for synergies between these effects. \u00a9 2010 Macmillan Publishers Limited. All rights reserved.", "author" : [ { "dropping-particle" : "", "family" : "Arneth", "given" : "A.", "non-dropping-particle" : "", "parse-names" : false, "suffix" : "" }, { "dropping-particle" : "", "family" : "Harrison", "given" : "S. P.", "non-dropping-particle" : "", "parse-names" : false, "suffix" : "" }, { "dropping-particle" : "", "family" : "Zaehle", "given" : "S.", "non-dropping-particle" : "", "parse-names" : false, "suffix" : "" }, { "dropping-particle" : "", "family" : "Tsigaridis", "given" : "K.", "non-dropping-particle" : "", "parse-names" : false, "suffix" : "" }, { "dropping-particle" : "", "family" : "Menon", "given" : "S.", "non-dropping-particle" : "", "parse-names" : false, "suffix" : "" }, { "dropping-particle" : "", "family" : "Bartlein", "given" : "P. J.", "non-dropping-particle" : "", "parse-names" : false, "suffix" : "" }, { "dropping-particle" : "", "family" : "Feichter", "given" : "J.", "non-dropping-particle" : "", "parse-names" : false, "suffix" : "" }, { "dropping-particle" : "", "family" : "Korhola", "given" : "A.", "non-dropping-particle" : "", "parse-names" : false, "suffix" : "" }, { "dropping-particle" : "", "family" : "Kulmala", "given" : "M.", "non-dropping-particle" : "", "parse-names" : false, "suffix" : "" }, { "dropping-particle" : "", "family" : "O'Donnell", "given" : "D.", "non-dropping-particle" : "", "parse-names" : false, "suffix" : "" }, { "dropping-particle" : "", "family" : "Schurgers", "given" : "G.", "non-dropping-particle" : "", "parse-names" : false, "suffix" : "" }, { "dropping-particle" : "", "family" : "Sorvari", "given" : "S.", "non-dropping-particle" : "", "parse-names" : false, "suffix" : "" }, { "dropping-particle" : "", "family" : "Vesala", "given" : "T.", "non-dropping-particle" : "", "parse-names" : false, "suffix" : "" } ], "container-title" : "Nature Geoscience", "id" : "ITEM-1", "issue" : "8", "issued" : { "date-parts" : [ [ "2010" ] ] }, "page" : "525-532", "publisher" : "Nature Publishing Group", "title" : "Terrestrial biogeochemical feedbacks in the climate system", "translator" : [ { "dropping-particle" : "", "family" : "G3940", "given" : "", "non-dropping-particle" : "", "parse-names" : false, "suffix" : "" } ], "type" : "article-journal", "volume" : "3" }, "uris" : [ "http://www.mendeley.com/documents/?uuid=66aa6e9e-ee00-4d3e-8699-dd71a0b11849" ] } ], "mendeley" : { "formattedCitation" : "(Arneth et al., 2010a)", "manualFormatting" : "Arneth et al. (2010)", "plainTextFormattedCitation" : "(Arneth et al., 2010a)", "previouslyFormattedCitation" : "(Arneth et al., 2010a)" }, "properties" : { "noteIndex" : 0 }, "schema" : "https://github.com/citation-style-language/schema/raw/master/csl-citation.json" }</w:delInstrText>
        </w:r>
      </w:del>
      <w:r w:rsidRPr="00091094">
        <w:rPr>
          <w:rFonts w:cs="Times New Roman"/>
          <w:lang w:val="en-US"/>
        </w:rPr>
        <w:fldChar w:fldCharType="separate"/>
      </w:r>
      <w:r w:rsidR="00CB33A1">
        <w:rPr>
          <w:rFonts w:cs="Times New Roman"/>
          <w:noProof/>
          <w:lang w:val="en-US"/>
        </w:rPr>
        <w:t>Arneth et al. (2010</w:t>
      </w:r>
      <w:ins w:id="3809" w:author="Robin Matthews" w:date="2021-07-08T16:58:00Z">
        <w:r w:rsidR="0000776B">
          <w:rPr>
            <w:rFonts w:cs="Times New Roman"/>
            <w:noProof/>
            <w:lang w:val="en-US"/>
          </w:rPr>
          <w:t>a</w:t>
        </w:r>
      </w:ins>
      <w:r w:rsidR="00CB33A1">
        <w:rPr>
          <w:rFonts w:cs="Times New Roman"/>
          <w:noProof/>
          <w:lang w:val="en-US"/>
        </w:rPr>
        <w:t>)</w:t>
      </w:r>
      <w:r w:rsidRPr="00091094">
        <w:rPr>
          <w:rFonts w:cs="Times New Roman"/>
          <w:lang w:val="en-US"/>
        </w:rPr>
        <w:fldChar w:fldCharType="end"/>
      </w:r>
      <w:commentRangeEnd w:id="3806"/>
      <w:r w:rsidR="00CB33A1">
        <w:rPr>
          <w:rStyle w:val="Marquedecommentaire"/>
        </w:rPr>
        <w:commentReference w:id="3806"/>
      </w:r>
      <w:r w:rsidRPr="00091094">
        <w:rPr>
          <w:rFonts w:cs="Times New Roman"/>
          <w:lang w:val="en-US"/>
        </w:rPr>
        <w:t xml:space="preserve">. A recent study estimates climate feedback due to fire aerosols to be greater than that due to BVOCs, with a value of </w:t>
      </w:r>
      <w:r w:rsidRPr="00091094">
        <w:rPr>
          <w:rFonts w:cs="Times New Roman"/>
          <w:i/>
        </w:rPr>
        <w:t>α</w:t>
      </w:r>
      <w:r w:rsidRPr="00091094">
        <w:rPr>
          <w:rFonts w:cs="Times New Roman"/>
          <w:lang w:val="en-US"/>
        </w:rPr>
        <w:t xml:space="preserve"> equal to </w:t>
      </w:r>
      <w:ins w:id="3810" w:author="Lucy Cowie" w:date="2021-07-28T11:48:00Z">
        <w:r w:rsidR="00CF3121">
          <w:rPr>
            <w:rFonts w:cs="Times New Roman"/>
            <w:lang w:val="en-US"/>
          </w:rPr>
          <w:t>–</w:t>
        </w:r>
      </w:ins>
      <w:del w:id="3811" w:author="Lucy Cowie" w:date="2021-07-28T11:48:00Z">
        <w:r w:rsidRPr="00091094" w:rsidDel="00CF3121">
          <w:rPr>
            <w:rFonts w:cs="Times New Roman"/>
            <w:lang w:val="en-US"/>
          </w:rPr>
          <w:delText>-</w:delText>
        </w:r>
      </w:del>
      <w:r w:rsidRPr="00091094">
        <w:rPr>
          <w:rFonts w:cs="Times New Roman"/>
          <w:lang w:val="en-US"/>
        </w:rPr>
        <w:t xml:space="preserve">0.15 </w:t>
      </w:r>
      <w:commentRangeStart w:id="3812"/>
      <w:r w:rsidRPr="00091094">
        <w:rPr>
          <w:rFonts w:cs="Times New Roman"/>
          <w:lang w:val="en-US"/>
        </w:rPr>
        <w:t>(</w:t>
      </w:r>
      <w:ins w:id="3813" w:author="Lucy Cowie" w:date="2021-07-28T11:48:00Z">
        <w:r w:rsidR="00CF3121">
          <w:rPr>
            <w:rFonts w:cs="Times New Roman"/>
            <w:lang w:val="en-US"/>
          </w:rPr>
          <w:t>–</w:t>
        </w:r>
      </w:ins>
      <w:del w:id="3814" w:author="Lucy Cowie" w:date="2021-07-28T11:48:00Z">
        <w:r w:rsidRPr="00091094" w:rsidDel="00CF3121">
          <w:rPr>
            <w:rFonts w:cs="Times New Roman"/>
            <w:lang w:val="en-US"/>
          </w:rPr>
          <w:delText>-</w:delText>
        </w:r>
      </w:del>
      <w:r w:rsidRPr="00091094">
        <w:rPr>
          <w:rFonts w:cs="Times New Roman"/>
          <w:lang w:val="en-US"/>
        </w:rPr>
        <w:t xml:space="preserve">0.24 to </w:t>
      </w:r>
      <w:ins w:id="3815" w:author="Lucy Cowie" w:date="2021-07-28T11:48:00Z">
        <w:r w:rsidR="00CF3121">
          <w:rPr>
            <w:rFonts w:cs="Times New Roman"/>
            <w:lang w:val="en-US"/>
          </w:rPr>
          <w:t>–</w:t>
        </w:r>
      </w:ins>
      <w:del w:id="3816" w:author="Lucy Cowie" w:date="2021-07-28T11:48:00Z">
        <w:r w:rsidRPr="00091094" w:rsidDel="00CF3121">
          <w:rPr>
            <w:rFonts w:cs="Times New Roman"/>
            <w:lang w:val="en-US"/>
          </w:rPr>
          <w:delText>-</w:delText>
        </w:r>
      </w:del>
      <w:r w:rsidRPr="00091094">
        <w:rPr>
          <w:rFonts w:cs="Times New Roman"/>
          <w:lang w:val="en-US"/>
        </w:rPr>
        <w:t>0.05)</w:t>
      </w:r>
      <w:commentRangeEnd w:id="3812"/>
      <w:r w:rsidR="00F63696">
        <w:rPr>
          <w:rStyle w:val="Marquedecommentaire"/>
          <w:lang w:val="en-GB"/>
        </w:rPr>
        <w:commentReference w:id="3812"/>
      </w:r>
      <w:r w:rsidRPr="00091094">
        <w:rPr>
          <w:rFonts w:cs="Times New Roman"/>
          <w:lang w:val="en-US"/>
        </w:rPr>
        <w:t xml:space="preserve"> W m</w:t>
      </w:r>
      <w:r w:rsidRPr="00091094">
        <w:rPr>
          <w:rFonts w:cs="Times New Roman"/>
          <w:vertAlign w:val="superscript"/>
          <w:lang w:val="en-US"/>
        </w:rPr>
        <w:t>−2</w:t>
      </w:r>
      <w:r w:rsidRPr="00091094">
        <w:rPr>
          <w:rFonts w:cs="Times New Roman"/>
          <w:lang w:val="en-US"/>
        </w:rPr>
        <w:t xml:space="preserve"> °C</w:t>
      </w:r>
      <w:r w:rsidRPr="00091094">
        <w:rPr>
          <w:rFonts w:cs="Times New Roman"/>
          <w:vertAlign w:val="superscript"/>
          <w:lang w:val="en-US"/>
        </w:rPr>
        <w:t>−1</w:t>
      </w:r>
      <w:r w:rsidRPr="00091094">
        <w:rPr>
          <w:rFonts w:cs="Times New Roman"/>
          <w:lang w:val="en-US"/>
        </w:rPr>
        <w:t xml:space="preserve"> </w:t>
      </w:r>
      <w:r w:rsidRPr="00091094">
        <w:rPr>
          <w:rFonts w:cs="Times New Roman"/>
          <w:lang w:val="en-US"/>
        </w:rPr>
        <w:fldChar w:fldCharType="begin" w:fldLock="1"/>
      </w:r>
      <w:r w:rsidR="00D477C7">
        <w:rPr>
          <w:rFonts w:cs="Times New Roman"/>
          <w:lang w:val="en-US"/>
        </w:rPr>
        <w:instrText>ADDIN CSL_CITATION { "citationItems" : [ { "id" : "ITEM-1", "itemData" : { "DOI" : "10.1038/s41561-017-0020-5", "ISSN" : "17520908", "abstract" : "The terrestrial biosphere is an important source of natural aerosol. Natural aerosol sources alter climate, but are also strongly controlled by climate, leading to the potential for natural aerosol-climate feedbacks. Here we use a global aerosol model to make an assessment of terrestrial natural aerosol-climate feedbacks, constrained by observations of aerosol number. We find that warmer-than-average temperatures are associated with higher-than-average number concentrations of large (&gt;100 nm diameter) particles, particularly during the summer. This relationship is well reproduced by the model and is driven by both meteorological variability and variability in natural aerosol from biogenic and landscape fire sources. We find that the calculated extratropical annual mean aerosol radiative effect (both direct and indirect) is negatively related to the observed global temperature anomaly, and is driven by a positive relationship between temperature and the emission of natural aerosol. The extratropical aerosol-climate feedback is estimated to be -0.14 W m-2 K-1 for landscape fire aerosol, greater than the -0.03 W m-2 K-1 estimated for biogenic secondary organic aerosol. These feedbacks are comparable in magnitude to other biogeochemical feedbacks, highlighting the need for natural aerosol feedbacks to be included in climate simulations.", "author" : [ { "dropping-particle" : "", "family" : "Scott", "given" : "C. E.", "non-dropping-particle" : "", "parse-names" : false, "suffix" : "" }, { "dropping-particle" : "", "family" : "Arnold", "given" : "S. R.", "non-dropping-particle" : "", "parse-names" : false, "suffix" : "" }, { "dropping-particle" : "", "family" : "Monks", "given" : "S. A.", "non-dropping-particle" : "", "parse-names" : false, "suffix" : "" }, { "dropping-particle" : "", "family" : "Asmi", "given" : "A.", "non-dropping-particle" : "", "parse-names" : false, "suffix" : "" }, { "dropping-particle" : "", "family" : "Paasonen", "given" : "P.", "non-dropping-particle" : "", "parse-names" : false, "suffix" : "" }, { "dropping-particle" : "V.", "family" : "Spracklen", "given" : "D.", "non-dropping-particle" : "", "parse-names" : false, "suffix" : "" } ], "container-title" : "Nature Geoscience", "id" : "ITEM-1", "issue" : "1", "issued" : { "date-parts" : [ [ "2018", "1" ] ] }, "page" : "44-48", "title" : "Substantial large-scale feedbacks between natural aerosols and climate", "translator" : [ { "dropping-particle" : "", "family" : "G3950", "given" : "", "non-dropping-particle" : "", "parse-names" : false, "suffix" : "" } ], "type" : "article-journal", "volume" : "11" }, "uris" : [ "http://www.mendeley.com/documents/?uuid=a0c4dd9f-c7a1-4a78-adfa-336fe210b7e7" ] } ], "mendeley" : { "formattedCitation" : "(Scott et al., 2018)", "plainTextFormattedCitation" : "(Scott et al., 2018)", "previouslyFormattedCitation" : "(Scott et al., 2018)" }, "properties" : { "noteIndex" : 0 }, "schema" : "https://github.com/citation-style-language/schema/raw/master/csl-citation.json" }</w:instrText>
      </w:r>
      <w:r w:rsidRPr="00091094">
        <w:rPr>
          <w:rFonts w:cs="Times New Roman"/>
          <w:lang w:val="en-US"/>
        </w:rPr>
        <w:fldChar w:fldCharType="separate"/>
      </w:r>
      <w:r w:rsidR="00CB33A1">
        <w:rPr>
          <w:rFonts w:cs="Times New Roman"/>
          <w:noProof/>
          <w:lang w:val="en-US"/>
        </w:rPr>
        <w:t>(Scott et al., 2018)</w:t>
      </w:r>
      <w:r w:rsidRPr="00091094">
        <w:rPr>
          <w:rFonts w:cs="Times New Roman"/>
          <w:lang w:val="en-US"/>
        </w:rPr>
        <w:fldChar w:fldCharType="end"/>
      </w:r>
      <w:r w:rsidRPr="00091094">
        <w:rPr>
          <w:rFonts w:cs="Times New Roman"/>
          <w:lang w:val="en-US"/>
        </w:rPr>
        <w:t>. Clearly, the assessment of fire</w:t>
      </w:r>
      <w:ins w:id="3817" w:author="Lucy Cowie" w:date="2021-07-28T11:49:00Z">
        <w:r w:rsidR="00F63696">
          <w:rPr>
            <w:rFonts w:cs="Times New Roman"/>
            <w:lang w:val="en-US"/>
          </w:rPr>
          <w:t>-</w:t>
        </w:r>
      </w:ins>
      <w:del w:id="3818" w:author="Lucy Cowie" w:date="2021-07-28T11:49:00Z">
        <w:r w:rsidRPr="00091094" w:rsidDel="00F63696">
          <w:rPr>
            <w:rFonts w:cs="Times New Roman"/>
            <w:lang w:val="en-US"/>
          </w:rPr>
          <w:delText xml:space="preserve"> </w:delText>
        </w:r>
      </w:del>
      <w:r w:rsidRPr="00091094">
        <w:rPr>
          <w:rFonts w:cs="Times New Roman"/>
          <w:lang w:val="en-US"/>
        </w:rPr>
        <w:t>related non-CO</w:t>
      </w:r>
      <w:r w:rsidRPr="00091094">
        <w:rPr>
          <w:rFonts w:cs="Times New Roman"/>
          <w:vertAlign w:val="subscript"/>
          <w:lang w:val="en-US"/>
        </w:rPr>
        <w:t>2</w:t>
      </w:r>
      <w:r w:rsidRPr="00091094">
        <w:rPr>
          <w:rFonts w:cs="Times New Roman"/>
          <w:lang w:val="en-US"/>
        </w:rPr>
        <w:t xml:space="preserve"> biogeochemical feedbacks is very uncertain because of limitations in the process understanding of the interactions between climate, vegetation and fire dynamics, and atmospheric chemistry and their representation in the current generation ESMs. Some AerChemMIP ESMs include the representation of fire dynamics but do not activate their interaction with atmospheric chemistry. Given the large uncertainty and lack of information from AerChemMIP ESMs, we do not include a quantitative assessment of climate-fire feedback for AR6.</w:t>
      </w:r>
      <w:r>
        <w:rPr>
          <w:rFonts w:cs="Times New Roman"/>
          <w:lang w:val="en-US"/>
        </w:rPr>
        <w:t xml:space="preserve">  </w:t>
      </w:r>
    </w:p>
    <w:p w14:paraId="5579DAA7" w14:textId="77777777" w:rsidR="00DF552C" w:rsidRPr="0041435C" w:rsidRDefault="00DF552C" w:rsidP="00D5630D">
      <w:pPr>
        <w:pStyle w:val="AR6BodyText"/>
        <w:rPr>
          <w:lang w:val="en-US"/>
        </w:rPr>
      </w:pPr>
    </w:p>
    <w:p w14:paraId="3EC60A1E" w14:textId="74DBC9EE" w:rsidR="00DF552C" w:rsidRPr="0041435C" w:rsidRDefault="00DF552C" w:rsidP="00D5630D">
      <w:pPr>
        <w:pStyle w:val="AR6BodyText"/>
        <w:rPr>
          <w:lang w:val="en-US"/>
        </w:rPr>
      </w:pPr>
      <w:r w:rsidRPr="00E324DD">
        <w:rPr>
          <w:lang w:val="en-US"/>
        </w:rPr>
        <w:t xml:space="preserve">In summary, climate-driven changes in emissions, atmospheric abundances or lifetimes of SLCFs </w:t>
      </w:r>
      <w:r w:rsidRPr="00C827FE">
        <w:rPr>
          <w:lang w:val="en-US"/>
        </w:rPr>
        <w:t>are assessed to have an</w:t>
      </w:r>
      <w:r w:rsidRPr="00C827FE">
        <w:rPr>
          <w:b/>
          <w:lang w:val="en-US"/>
        </w:rPr>
        <w:t xml:space="preserve"> </w:t>
      </w:r>
      <w:r w:rsidRPr="00E324DD">
        <w:rPr>
          <w:lang w:val="en-US"/>
        </w:rPr>
        <w:t xml:space="preserve">overall </w:t>
      </w:r>
      <w:r>
        <w:rPr>
          <w:lang w:val="en-US"/>
        </w:rPr>
        <w:t>cooling effect</w:t>
      </w:r>
      <w:ins w:id="3819" w:author="Lucy Cowie" w:date="2021-07-28T11:52:00Z">
        <w:r w:rsidR="00AB6A30">
          <w:rPr>
            <w:lang w:val="en-US"/>
          </w:rPr>
          <w:t xml:space="preserve"> (</w:t>
        </w:r>
      </w:ins>
      <w:del w:id="3820" w:author="Lucy Cowie" w:date="2021-07-28T11:52:00Z">
        <w:r w:rsidDel="00AB6A30">
          <w:rPr>
            <w:lang w:val="en-US"/>
          </w:rPr>
          <w:delText xml:space="preserve">, </w:delText>
        </w:r>
      </w:del>
      <w:r>
        <w:rPr>
          <w:lang w:val="en-US"/>
        </w:rPr>
        <w:t xml:space="preserve">i.e., a negative feedback parameter of </w:t>
      </w:r>
      <w:ins w:id="3821" w:author="Lucy Cowie" w:date="2021-07-28T11:53:00Z">
        <w:r w:rsidR="00AB6A30">
          <w:rPr>
            <w:lang w:val="en-US"/>
          </w:rPr>
          <w:t>–</w:t>
        </w:r>
      </w:ins>
      <w:del w:id="3822" w:author="Lucy Cowie" w:date="2021-07-28T11:53:00Z">
        <w:r w:rsidRPr="00E324DD" w:rsidDel="00AB6A30">
          <w:rPr>
            <w:lang w:val="en-US"/>
          </w:rPr>
          <w:delText>-</w:delText>
        </w:r>
      </w:del>
      <w:r w:rsidRPr="00E324DD">
        <w:rPr>
          <w:lang w:val="en-US"/>
        </w:rPr>
        <w:t xml:space="preserve">0.20 </w:t>
      </w:r>
      <w:del w:id="3823" w:author="Lucy Cowie" w:date="2021-07-28T11:54:00Z">
        <w:r w:rsidRPr="00E324DD" w:rsidDel="00AB6A30">
          <w:rPr>
            <w:lang w:val="en-US"/>
          </w:rPr>
          <w:delText>W m</w:delText>
        </w:r>
        <w:r w:rsidRPr="00E324DD" w:rsidDel="00AB6A30">
          <w:rPr>
            <w:vertAlign w:val="superscript"/>
            <w:lang w:val="en-US"/>
          </w:rPr>
          <w:delText>−2</w:delText>
        </w:r>
        <w:r w:rsidRPr="00E324DD" w:rsidDel="00AB6A30">
          <w:rPr>
            <w:lang w:val="en-US"/>
          </w:rPr>
          <w:delText xml:space="preserve"> </w:delText>
        </w:r>
        <w:r w:rsidRPr="00E324DD" w:rsidDel="00AB6A30">
          <w:rPr>
            <w:lang w:val="en-US" w:eastAsia="ja-JP"/>
          </w:rPr>
          <w:delText>°</w:delText>
        </w:r>
        <w:r w:rsidRPr="00E324DD" w:rsidDel="00AB6A30">
          <w:rPr>
            <w:lang w:val="en-US"/>
          </w:rPr>
          <w:delText>C</w:delText>
        </w:r>
        <w:r w:rsidRPr="00E324DD" w:rsidDel="00AB6A30">
          <w:rPr>
            <w:vertAlign w:val="superscript"/>
            <w:lang w:val="en-US"/>
          </w:rPr>
          <w:delText>−1</w:delText>
        </w:r>
        <w:r w:rsidR="009A7A5C" w:rsidDel="00AB6A30">
          <w:rPr>
            <w:vertAlign w:val="superscript"/>
            <w:lang w:val="en-US"/>
          </w:rPr>
          <w:delText xml:space="preserve"> </w:delText>
        </w:r>
      </w:del>
      <w:del w:id="3824" w:author="Lucy Cowie" w:date="2021-07-28T11:53:00Z">
        <w:r w:rsidDel="00AB6A30">
          <w:rPr>
            <w:lang w:val="en-US"/>
          </w:rPr>
          <w:delText>with a 5-95%</w:delText>
        </w:r>
        <w:r w:rsidRPr="00615BEE" w:rsidDel="00AB6A30">
          <w:rPr>
            <w:i/>
            <w:lang w:val="en-US"/>
          </w:rPr>
          <w:delText xml:space="preserve"> </w:delText>
        </w:r>
        <w:r w:rsidRPr="00E324DD" w:rsidDel="00AB6A30">
          <w:rPr>
            <w:lang w:val="en-US"/>
          </w:rPr>
          <w:delText>range</w:delText>
        </w:r>
        <w:r w:rsidDel="00AB6A30">
          <w:rPr>
            <w:lang w:val="en-US"/>
          </w:rPr>
          <w:delText xml:space="preserve"> of</w:delText>
        </w:r>
      </w:del>
      <w:ins w:id="3825" w:author="Lucy Cowie" w:date="2021-07-28T11:53:00Z">
        <w:r w:rsidR="00AB6A30">
          <w:rPr>
            <w:lang w:val="en-US"/>
          </w:rPr>
          <w:t>[</w:t>
        </w:r>
      </w:ins>
      <w:del w:id="3826" w:author="Lucy Cowie" w:date="2021-07-28T11:54:00Z">
        <w:r w:rsidDel="00AB6A30">
          <w:rPr>
            <w:lang w:val="en-US"/>
          </w:rPr>
          <w:delText xml:space="preserve"> </w:delText>
        </w:r>
      </w:del>
      <w:ins w:id="3827" w:author="Lucy Cowie" w:date="2021-07-28T11:54:00Z">
        <w:r w:rsidR="00AB6A30">
          <w:rPr>
            <w:lang w:val="en-US"/>
          </w:rPr>
          <w:t>–</w:t>
        </w:r>
      </w:ins>
      <w:del w:id="3828" w:author="Lucy Cowie" w:date="2021-07-28T11:54:00Z">
        <w:r w:rsidDel="00AB6A30">
          <w:rPr>
            <w:lang w:val="en-US"/>
          </w:rPr>
          <w:delText>-</w:delText>
        </w:r>
      </w:del>
      <w:r>
        <w:rPr>
          <w:lang w:val="en-US"/>
        </w:rPr>
        <w:t>0.41 to + 0.01</w:t>
      </w:r>
      <w:ins w:id="3829" w:author="Lucy Cowie" w:date="2021-07-28T11:54:00Z">
        <w:r w:rsidR="00AB6A30">
          <w:rPr>
            <w:lang w:val="en-US"/>
          </w:rPr>
          <w:t>]</w:t>
        </w:r>
      </w:ins>
      <w:r>
        <w:rPr>
          <w:lang w:val="en-US"/>
        </w:rPr>
        <w:t xml:space="preserve"> </w:t>
      </w:r>
      <w:r w:rsidRPr="00E324DD">
        <w:rPr>
          <w:lang w:val="en-US"/>
        </w:rPr>
        <w:t>W m</w:t>
      </w:r>
      <w:r w:rsidRPr="00E324DD">
        <w:rPr>
          <w:vertAlign w:val="superscript"/>
          <w:lang w:val="en-US"/>
        </w:rPr>
        <w:t>−2</w:t>
      </w:r>
      <w:r w:rsidRPr="00E324DD">
        <w:rPr>
          <w:lang w:val="en-US"/>
        </w:rPr>
        <w:t xml:space="preserve"> </w:t>
      </w:r>
      <w:r w:rsidRPr="00E324DD">
        <w:rPr>
          <w:lang w:val="en-US" w:eastAsia="ja-JP"/>
        </w:rPr>
        <w:t>°</w:t>
      </w:r>
      <w:r w:rsidRPr="00E324DD">
        <w:rPr>
          <w:lang w:val="en-US"/>
        </w:rPr>
        <w:t>C</w:t>
      </w:r>
      <w:r w:rsidRPr="00E324DD">
        <w:rPr>
          <w:vertAlign w:val="superscript"/>
          <w:lang w:val="en-US"/>
        </w:rPr>
        <w:t>−1</w:t>
      </w:r>
      <w:ins w:id="3830" w:author="Lucy Cowie" w:date="2021-07-28T11:54:00Z">
        <w:r w:rsidR="00AB6A30" w:rsidRPr="00AB6A30">
          <w:rPr>
            <w:lang w:val="en-US"/>
            <w:rPrChange w:id="3831" w:author="Lucy Cowie" w:date="2021-07-28T11:54:00Z">
              <w:rPr>
                <w:vertAlign w:val="superscript"/>
                <w:lang w:val="en-US"/>
              </w:rPr>
            </w:rPrChange>
          </w:rPr>
          <w:t>)</w:t>
        </w:r>
      </w:ins>
      <w:r w:rsidRPr="00E324DD">
        <w:rPr>
          <w:lang w:val="en-US"/>
        </w:rPr>
        <w:t>, thereby reducing climate sensitivity (</w:t>
      </w:r>
      <w:del w:id="3832" w:author="Lucy Cowie" w:date="2021-07-28T11:54:00Z">
        <w:r w:rsidRPr="00E324DD" w:rsidDel="00AB6A30">
          <w:rPr>
            <w:lang w:val="en-US"/>
          </w:rPr>
          <w:delText xml:space="preserve">see </w:delText>
        </w:r>
      </w:del>
      <w:r w:rsidRPr="00E324DD">
        <w:rPr>
          <w:lang w:val="en-US"/>
        </w:rPr>
        <w:t xml:space="preserve">Section 7.4.2.5.1). </w:t>
      </w:r>
      <w:r w:rsidR="00C41BEF">
        <w:rPr>
          <w:lang w:val="en-US"/>
        </w:rPr>
        <w:t xml:space="preserve">This net feedback parameter is obtained by summing the assessed estimates for the individual feedback given in Table 6.8. </w:t>
      </w:r>
      <w:r w:rsidRPr="00E324DD">
        <w:rPr>
          <w:i/>
          <w:lang w:val="en-US"/>
        </w:rPr>
        <w:t>Confidence</w:t>
      </w:r>
      <w:r w:rsidRPr="00E324DD">
        <w:rPr>
          <w:lang w:val="en-US"/>
        </w:rPr>
        <w:t xml:space="preserve"> in the magnitude and the sign of most of the individual as well as the total non-</w:t>
      </w:r>
      <w:r w:rsidRPr="006C4681">
        <w:rPr>
          <w:noProof/>
          <w:color w:val="000000" w:themeColor="text1"/>
          <w:lang w:val="en-GB"/>
        </w:rPr>
        <w:t>CO</w:t>
      </w:r>
      <w:r w:rsidRPr="0097262E">
        <w:rPr>
          <w:noProof/>
          <w:color w:val="000000" w:themeColor="text1"/>
          <w:vertAlign w:val="subscript"/>
          <w:lang w:val="en-GB"/>
        </w:rPr>
        <w:t>2</w:t>
      </w:r>
      <w:r w:rsidRPr="00E324DD">
        <w:rPr>
          <w:lang w:val="en-US"/>
        </w:rPr>
        <w:t xml:space="preserve"> biogeochemical fee</w:t>
      </w:r>
      <w:r>
        <w:rPr>
          <w:lang w:val="en-US"/>
        </w:rPr>
        <w:t>d</w:t>
      </w:r>
      <w:r w:rsidRPr="00E324DD">
        <w:rPr>
          <w:lang w:val="en-US"/>
        </w:rPr>
        <w:t xml:space="preserve">backs remains </w:t>
      </w:r>
      <w:r w:rsidRPr="00E324DD">
        <w:rPr>
          <w:i/>
          <w:lang w:val="en-US"/>
        </w:rPr>
        <w:t>low</w:t>
      </w:r>
      <w:r w:rsidRPr="00E324DD">
        <w:rPr>
          <w:lang w:val="en-US"/>
        </w:rPr>
        <w:t xml:space="preserve"> as evident from the large range in the value of </w:t>
      </w:r>
      <w:r>
        <w:rPr>
          <w:rFonts w:cs="Times New Roman"/>
        </w:rPr>
        <w:t>α</w:t>
      </w:r>
      <w:r w:rsidRPr="00E324DD">
        <w:rPr>
          <w:lang w:val="en-US"/>
        </w:rPr>
        <w:t xml:space="preserve">. This large uncertainty is attributed to the diversity </w:t>
      </w:r>
      <w:r w:rsidRPr="0041435C">
        <w:rPr>
          <w:lang w:val="en-US"/>
        </w:rPr>
        <w:t xml:space="preserve">in model representation of the relevant chemical and biogeochemical processes based on limited process-level understanding. </w:t>
      </w:r>
    </w:p>
    <w:p w14:paraId="4E7EE562" w14:textId="6D4617E8" w:rsidR="00DF552C" w:rsidRDefault="00DF552C" w:rsidP="00C827FE">
      <w:pPr>
        <w:pStyle w:val="AR6BodyText"/>
        <w:rPr>
          <w:lang w:val="en-US"/>
        </w:rPr>
      </w:pPr>
    </w:p>
    <w:p w14:paraId="35101F09" w14:textId="77777777" w:rsidR="002A65DE" w:rsidRPr="0041435C" w:rsidRDefault="002A65DE" w:rsidP="00C827FE">
      <w:pPr>
        <w:pStyle w:val="AR6BodyText"/>
        <w:rPr>
          <w:lang w:val="en-US"/>
        </w:rPr>
      </w:pPr>
    </w:p>
    <w:p w14:paraId="7532BB30" w14:textId="3E3EBB1F" w:rsidR="00DF552C" w:rsidRPr="007F7A92" w:rsidRDefault="00DF552C" w:rsidP="00D5630D">
      <w:pPr>
        <w:pStyle w:val="AR6BodyText"/>
        <w:rPr>
          <w:b/>
          <w:lang w:val="en-US"/>
        </w:rPr>
      </w:pPr>
      <w:r w:rsidRPr="007F7A92">
        <w:rPr>
          <w:b/>
          <w:lang w:val="en-US"/>
        </w:rPr>
        <w:t xml:space="preserve">[START </w:t>
      </w:r>
      <w:r>
        <w:rPr>
          <w:b/>
          <w:lang w:val="en-US"/>
        </w:rPr>
        <w:t>TABLE</w:t>
      </w:r>
      <w:r w:rsidRPr="007F7A92">
        <w:rPr>
          <w:b/>
          <w:lang w:val="en-US"/>
        </w:rPr>
        <w:t xml:space="preserve"> 6.</w:t>
      </w:r>
      <w:r w:rsidR="002F5D91">
        <w:rPr>
          <w:b/>
          <w:lang w:val="en-US"/>
        </w:rPr>
        <w:t>8</w:t>
      </w:r>
      <w:r w:rsidRPr="007F7A92">
        <w:rPr>
          <w:b/>
          <w:lang w:val="en-US"/>
        </w:rPr>
        <w:t xml:space="preserve"> HERE]</w:t>
      </w:r>
    </w:p>
    <w:p w14:paraId="3644116E" w14:textId="77777777" w:rsidR="00DF552C" w:rsidRPr="007F7A92" w:rsidRDefault="00DF552C" w:rsidP="00D5630D">
      <w:pPr>
        <w:pStyle w:val="AR6Chap7Table"/>
        <w:ind w:firstLine="0"/>
      </w:pPr>
    </w:p>
    <w:p w14:paraId="6C5D7F80" w14:textId="50B57B8B" w:rsidR="00DF552C" w:rsidRPr="00AC2FA4" w:rsidRDefault="00DF552C" w:rsidP="00D5630D">
      <w:pPr>
        <w:pStyle w:val="AR6Chap6Table"/>
      </w:pPr>
      <w:r w:rsidRPr="00AC2FA4">
        <w:t xml:space="preserve">Assessed </w:t>
      </w:r>
      <w:r>
        <w:t xml:space="preserve">central </w:t>
      </w:r>
      <w:r w:rsidRPr="00AC2FA4">
        <w:t xml:space="preserve">estimates </w:t>
      </w:r>
      <w:r>
        <w:t xml:space="preserve">and the </w:t>
      </w:r>
      <w:r w:rsidRPr="001E5951">
        <w:rPr>
          <w:i/>
        </w:rPr>
        <w:t>very likely</w:t>
      </w:r>
      <w:r>
        <w:t xml:space="preserve"> ranges (5</w:t>
      </w:r>
      <w:ins w:id="3833" w:author="Lucy Cowie" w:date="2021-07-28T11:55:00Z">
        <w:r w:rsidR="00F257D2">
          <w:t>–</w:t>
        </w:r>
      </w:ins>
      <w:del w:id="3834" w:author="Lucy Cowie" w:date="2021-07-28T11:55:00Z">
        <w:r w:rsidDel="00F257D2">
          <w:delText>-</w:delText>
        </w:r>
      </w:del>
      <w:r>
        <w:t xml:space="preserve">95%) </w:t>
      </w:r>
      <w:r w:rsidRPr="00AC2FA4">
        <w:t>of non</w:t>
      </w:r>
      <w:r>
        <w:noBreakHyphen/>
      </w:r>
      <w:r w:rsidRPr="00AC2FA4">
        <w:t>CO</w:t>
      </w:r>
      <w:r w:rsidRPr="0097262E">
        <w:rPr>
          <w:vertAlign w:val="subscript"/>
        </w:rPr>
        <w:t>2</w:t>
      </w:r>
      <w:r w:rsidRPr="00AC2FA4">
        <w:t xml:space="preserve"> biogeochemical feedback</w:t>
      </w:r>
      <w:r>
        <w:t xml:space="preserve"> parameter (</w:t>
      </w:r>
      <w:r w:rsidRPr="001E5951">
        <w:rPr>
          <w:rFonts w:cs="Times New Roman"/>
          <w:i/>
        </w:rPr>
        <w:t>α</w:t>
      </w:r>
      <w:r w:rsidRPr="001E5951">
        <w:rPr>
          <w:rFonts w:cs="Times New Roman"/>
          <w:i/>
          <w:vertAlign w:val="subscript"/>
        </w:rPr>
        <w:t>x</w:t>
      </w:r>
      <w:r>
        <w:rPr>
          <w:rFonts w:cs="Times New Roman"/>
        </w:rPr>
        <w:t xml:space="preserve">) </w:t>
      </w:r>
      <w:r>
        <w:t xml:space="preserve">based on the AerChemMIP ensemble estimates </w:t>
      </w:r>
      <w:commentRangeStart w:id="3835"/>
      <w:r>
        <w:fldChar w:fldCharType="begin" w:fldLock="1"/>
      </w:r>
      <w:r w:rsidR="002E1475">
        <w:instrText>ADDIN CSL_CITATION { "citationItems" : [ { "id" : "ITEM-1", "itemData" : { "DOI" : "10.5194/acp-21-1105-2021", "abstract" : "Feedbacks play a fundamental role in determining the magnitude of the response of the climate system to exter- nal forcing, such as from anthropogenic emissions. The lat- est generation of Earth system models includes aerosol and chemistry components that interact with each other and with the biosphere. These interactions introduce a complex web of feedbacks that is important to understand and quantify. This paper addresses multiple pathways for aerosol and chemical feedbacks in Earth system models. These focus on changes in natural emissions (dust, sea salt, dimethyl sulfide, biogenic volatile organic compounds (BVOCs) and light- ning) and changes in reaction rates for methane and ozone chemistry. The feedback terms are then given by the sensitiv- ity of a pathway to climate change multiplied by the radiative effect of the change. We find that the overall climate feedback through chem- istry and aerosols is negative in the sixth Coupled Model Intercomparison Project (CMIP6) Earth system models due to increased negative forcing from aerosols in a climate with warmer surface temperatures following a quadrupling of CO2 concentrations. This is principally due to increased emissions of sea salt and BVOCs which are sensitive to cli- mate change and cause strong negative radiative forcings. Increased chemical loss of ozone and methane also con- tributes to a negative feedback. However, overall methane lifetime is expected to increase in a warmer climate due to increased BVOCs. Increased emissions of methane from wetlands would also offset some of the negative feedbacks. The CMIP6 experimental design did not allow the methane lifetime or methane emission changes to affect climate, so we found a robust negative contribution from interactive aerosols and chemistry to climate sensitivity in CMIP6 Earth system models.", "author" : [ { "dropping-particle" : "", "family" : "Thornhill", "given" : "G D", "non-dropping-particle" : "", "parse-names" : false, "suffix" : "" }, { "dropping-particle" : "", "family" : "Collins", "given" : "W", "non-dropping-particle" : "", "parse-names" : false, "suffix" : "" }, { "dropping-particle" : "", "family" : "Olivi\u00e9", "given" : "D", "non-dropping-particle" : "", "parse-names" : false, "suffix" : "" }, { "dropping-particle" : "", "family" : "Skeie", "given" : "R B", "non-dropping-particle" : "", "parse-names" : false, "suffix" : "" }, { "dropping-particle" : "", "family" : "Archibald", "given" : "A", "non-dropping-particle" : "", "parse-names" : false, "suffix" : "" }, { "dropping-particle" : "", "family" : "Bauer", "given" : "S", "non-dropping-particle" : "", "parse-names" : false, "suffix" : "" }, { "dropping-particle" : "", "family" : "Checa-Garcia", "given" : "R", "non-dropping-particle" : "", "parse-names" : false, "suffix" : "" }, { "dropping-particle" : "", "family" : "Fiedler", "given" : "S", "non-dropping-particle" : "", "parse-names" : false, "suffix" : "" }, { "dropping-particle" : "", "family" : "Folberth", "given" : "G", "non-dropping-particle" : "", "parse-names" : false, "suffix" : "" }, { "dropping-particle" : "", "family" : "Gjermundsen", "given" : "A", "non-dropping-particle" : "", "parse-names" : false, "suffix" : "" }, { "dropping-particle" : "", "family" : "Horowitz", "given" : "L", "non-dropping-particle" : "", "parse-names" : false, "suffix" : "" }, { "dropping-particle" : "", "family" : "Lamarque", "given" : "J.-F.", "non-dropping-particle" : "", "parse-names" : false, "suffix" : "" }, { "dropping-particle" : "", "family" : "Michou", "given" : "M", "non-dropping-particle" : "", "parse-names" : false, "suffix" : "" }, { "dropping-particle" : "", "family" : "Mulcahy", "given" : "J", "non-dropping-particle" : "", "parse-names" : false, "suffix" : "" }, { "dropping-particle" : "", "family" : "Nabat", "given" : "P", "non-dropping-particle" : "", "parse-names" : false, "suffix" : "" }, { "dropping-particle" : "", "family" : "Naik", "given" : "V", "non-dropping-particle" : "", "parse-names" : false, "suffix" : "" }, { "dropping-particle" : "", "family" : "O'Connor", "given" : "F M", "non-dropping-particle" : "", "parse-names" : false, "suffix" : "" }, { "dropping-particle" : "", "family" : "Paulot", "given" : "F", "non-dropping-particle" : "", "parse-names" : false, "suffix" : "" }, { "dropping-particle" : "", "family" : "Schulz", "given" : "M", "non-dropping-particle" : "", "parse-names" : false, "suffix" : "" }, { "dropping-particle" : "", "family" : "Scott", "given" : "C E", "non-dropping-particle" : "", "parse-names" : false, "suffix" : "" }, { "dropping-particle" : "", "family" : "S\u00e9f\u00e9rian", "given" : "R", "non-dropping-particle" : "", "parse-names" : false, "suffix" : "" }, { "dropping-particle" : "", "family" : "Smith", "given" : "C", "non-dropping-particle" : "", "parse-names" : false, "suffix" : "" }, { "dropping-particle" : "", "family" : "Takemura", "given" : "T", "non-dropping-particle" : "", "parse-names" : false, "suffix" : "" }, { "dropping-particle" : "", "family" : "Tilmes", "given" : "S", "non-dropping-particle" : "", "parse-names" : false, "suffix" : "" }, { "dropping-particle" : "", "family" : "Tsigaridis", "given" : "K", "non-dropping-particle" : "", "parse-names" : false, "suffix" : "" }, { "dropping-particle" : "", "family" : "Weber", "given" : "J", "non-dropping-particle" : "", "parse-names" : false, "suffix" : "" } ], "container-title" : "Atmospheric Chemistry and Physics", "id" : "ITEM-1", "issue" : "2", "issued" : { "date-parts" : [ [ "2021" ] ] }, "page" : "1105-1126", "title" : "Climate-driven chemistry and aerosol feedbacks in CMIP6 Earth system models", "translator" : [ { "dropping-particle" : "", "family" : "G5293", "given" : "", "non-dropping-particle" : "", "parse-names" : false, "suffix" : "" } ], "type" : "article-journal", "volume" : "21" }, "uris" : [ "http://www.mendeley.com/documents/?uuid=f3680341-029a-4a96-8855-438228ecc015" ] } ], "mendeley" : { "formattedCitation" : "(Thornhill et al., 2021b)", "manualFormatting" : "(Thornhill et al., 2021a)", "plainTextFormattedCitation" : "(Thornhill et al., 2021b)", "previouslyFormattedCitation" : "(Thornhill et al., 2021b)" }, "properties" : { "noteIndex" : 0 }, "schema" : "https://github.com/citation-style-language/schema/raw/master/csl-citation.json" }</w:instrText>
      </w:r>
      <w:r>
        <w:fldChar w:fldCharType="separate"/>
      </w:r>
      <w:r w:rsidR="00D871C2" w:rsidRPr="00D871C2">
        <w:rPr>
          <w:noProof/>
        </w:rPr>
        <w:t>(Thornhill et al., 2021</w:t>
      </w:r>
      <w:ins w:id="3836" w:author="Robin Matthews" w:date="2021-07-08T16:59:00Z">
        <w:r w:rsidR="0044372F">
          <w:rPr>
            <w:noProof/>
          </w:rPr>
          <w:t>a</w:t>
        </w:r>
      </w:ins>
      <w:del w:id="3837" w:author="Robin Matthews" w:date="2021-07-08T16:59:00Z">
        <w:r w:rsidR="00D871C2" w:rsidRPr="00D871C2" w:rsidDel="0044372F">
          <w:rPr>
            <w:noProof/>
          </w:rPr>
          <w:delText>b</w:delText>
        </w:r>
      </w:del>
      <w:r w:rsidR="00D871C2" w:rsidRPr="00D871C2">
        <w:rPr>
          <w:noProof/>
        </w:rPr>
        <w:t>)</w:t>
      </w:r>
      <w:r>
        <w:fldChar w:fldCharType="end"/>
      </w:r>
      <w:commentRangeEnd w:id="3835"/>
      <w:r w:rsidR="00CB33A1">
        <w:rPr>
          <w:rStyle w:val="Marquedecommentaire"/>
          <w:lang w:val="fr-FR"/>
        </w:rPr>
        <w:commentReference w:id="3835"/>
      </w:r>
      <w:r w:rsidRPr="00AC2FA4">
        <w:t>.</w:t>
      </w:r>
      <w:r>
        <w:t xml:space="preserve"> As in Section 7.4.1.1, </w:t>
      </w:r>
      <w:r w:rsidRPr="004C6461">
        <w:rPr>
          <w:rFonts w:cs="Times New Roman"/>
          <w:i/>
        </w:rPr>
        <w:t>α</w:t>
      </w:r>
      <w:r w:rsidRPr="001E5951">
        <w:rPr>
          <w:rFonts w:cs="Times New Roman"/>
          <w:i/>
          <w:vertAlign w:val="subscript"/>
        </w:rPr>
        <w:t>x</w:t>
      </w:r>
      <w:r>
        <w:t xml:space="preserve"> (W m</w:t>
      </w:r>
      <w:r w:rsidRPr="007F7A92">
        <w:rPr>
          <w:vertAlign w:val="superscript"/>
        </w:rPr>
        <w:t>−2</w:t>
      </w:r>
      <w:r w:rsidRPr="007F7A92">
        <w:t xml:space="preserve"> </w:t>
      </w:r>
      <w:r w:rsidRPr="007F7A92">
        <w:rPr>
          <w:lang w:eastAsia="ja-JP"/>
        </w:rPr>
        <w:t>°</w:t>
      </w:r>
      <w:r w:rsidRPr="007F7A92">
        <w:t>C</w:t>
      </w:r>
      <w:r w:rsidRPr="007F7A92">
        <w:rPr>
          <w:vertAlign w:val="superscript"/>
        </w:rPr>
        <w:t>−1</w:t>
      </w:r>
      <w:r>
        <w:t xml:space="preserve">) for a feedback variable </w:t>
      </w:r>
      <w:r w:rsidRPr="0097262E">
        <w:rPr>
          <w:i/>
        </w:rPr>
        <w:t>x</w:t>
      </w:r>
      <w:r>
        <w:t xml:space="preserve"> is defined as </w:t>
      </w:r>
      <m:oMath>
        <m:sSub>
          <m:sSubPr>
            <m:ctrlPr>
              <w:rPr>
                <w:rFonts w:ascii="Cambria Math" w:hAnsi="Cambria Math"/>
                <w:i/>
              </w:rPr>
            </m:ctrlPr>
          </m:sSubPr>
          <m:e>
            <m:r>
              <w:rPr>
                <w:rFonts w:ascii="Cambria Math" w:hAnsi="Cambria Math"/>
              </w:rPr>
              <m:t>α</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∂x</m:t>
            </m:r>
          </m:den>
        </m:f>
        <m:f>
          <m:fPr>
            <m:ctrlPr>
              <w:rPr>
                <w:rFonts w:ascii="Cambria Math" w:hAnsi="Cambria Math"/>
                <w:i/>
              </w:rPr>
            </m:ctrlPr>
          </m:fPr>
          <m:num>
            <m:r>
              <w:rPr>
                <w:rFonts w:ascii="Cambria Math" w:hAnsi="Cambria Math"/>
              </w:rPr>
              <m:t>dx</m:t>
            </m:r>
          </m:num>
          <m:den>
            <m:r>
              <w:rPr>
                <w:rFonts w:ascii="Cambria Math" w:hAnsi="Cambria Math"/>
              </w:rPr>
              <m:t>dT</m:t>
            </m:r>
          </m:den>
        </m:f>
      </m:oMath>
      <w:r>
        <w:t xml:space="preserve"> where </w:t>
      </w:r>
      <m:oMath>
        <m:f>
          <m:fPr>
            <m:ctrlPr>
              <w:rPr>
                <w:rFonts w:ascii="Cambria Math" w:hAnsi="Cambria Math"/>
                <w:i/>
              </w:rPr>
            </m:ctrlPr>
          </m:fPr>
          <m:num>
            <m:r>
              <w:rPr>
                <w:rFonts w:ascii="Cambria Math" w:hAnsi="Cambria Math"/>
              </w:rPr>
              <m:t>∂N</m:t>
            </m:r>
          </m:num>
          <m:den>
            <m:r>
              <w:rPr>
                <w:rFonts w:ascii="Cambria Math" w:hAnsi="Cambria Math"/>
              </w:rPr>
              <m:t>∂x</m:t>
            </m:r>
          </m:den>
        </m:f>
      </m:oMath>
      <w:r>
        <w:t xml:space="preserve"> is the change in TOA energy balance in response to a change in </w:t>
      </w:r>
      <w:r w:rsidRPr="0097262E">
        <w:rPr>
          <w:i/>
        </w:rPr>
        <w:t>x</w:t>
      </w:r>
      <w:r>
        <w:t xml:space="preserve"> induced by a change in surface temperature (</w:t>
      </w:r>
      <w:r w:rsidRPr="0097262E">
        <w:rPr>
          <w:i/>
        </w:rPr>
        <w:t>T</w:t>
      </w:r>
      <w:r>
        <w:t>). The 5</w:t>
      </w:r>
      <w:ins w:id="3838" w:author="Lucy Cowie" w:date="2021-07-28T11:56:00Z">
        <w:r w:rsidR="00F257D2">
          <w:t>–</w:t>
        </w:r>
      </w:ins>
      <w:del w:id="3839" w:author="Lucy Cowie" w:date="2021-07-28T11:56:00Z">
        <w:r w:rsidDel="00F257D2">
          <w:delText>-</w:delText>
        </w:r>
      </w:del>
      <w:r>
        <w:t xml:space="preserve">95% range is calculated as mean </w:t>
      </w:r>
      <w:r w:rsidRPr="00223868">
        <w:t>±</w:t>
      </w:r>
      <w:r>
        <w:t xml:space="preserve"> standard deviation </w:t>
      </w:r>
      <w:commentRangeStart w:id="3840"/>
      <w:r>
        <w:t>*</w:t>
      </w:r>
      <w:commentRangeEnd w:id="3840"/>
      <w:r w:rsidR="00894280">
        <w:rPr>
          <w:rStyle w:val="Marquedecommentaire"/>
          <w:rFonts w:cs="Times New Roman"/>
          <w:lang w:val="en-GB" w:eastAsia="en-GB"/>
        </w:rPr>
        <w:commentReference w:id="3840"/>
      </w:r>
      <w:r>
        <w:t xml:space="preserve"> 1.645 for each feedback. </w:t>
      </w:r>
      <w:del w:id="3841" w:author="Lucy Cowie" w:date="2021-07-28T11:59:00Z">
        <w:r w:rsidDel="00656E48">
          <w:delText xml:space="preserve"> </w:delText>
        </w:r>
      </w:del>
      <w:r>
        <w:t xml:space="preserve">The level of confidence in these estimates is </w:t>
      </w:r>
      <w:r w:rsidRPr="0097262E">
        <w:rPr>
          <w:i/>
        </w:rPr>
        <w:t>low</w:t>
      </w:r>
      <w:r>
        <w:t xml:space="preserve"> owing to the large model spread. Published estimates of </w:t>
      </w:r>
      <w:r w:rsidRPr="001E5951">
        <w:rPr>
          <w:rFonts w:cs="Times New Roman"/>
          <w:i/>
        </w:rPr>
        <w:t>α</w:t>
      </w:r>
      <w:r>
        <w:rPr>
          <w:rFonts w:cs="Times New Roman"/>
        </w:rPr>
        <w:t xml:space="preserve"> are also shown for comparison. </w:t>
      </w:r>
    </w:p>
    <w:p w14:paraId="59F149D5" w14:textId="77777777" w:rsidR="00DF552C" w:rsidRPr="007F7A92" w:rsidRDefault="00DF552C" w:rsidP="00D5630D">
      <w:pPr>
        <w:pStyle w:val="AR6Chap7Table"/>
      </w:pPr>
      <w:r w:rsidRPr="007F7A92">
        <w:t xml:space="preserve">  </w:t>
      </w:r>
    </w:p>
    <w:tbl>
      <w:tblPr>
        <w:tblStyle w:val="Grilledutableau"/>
        <w:tblW w:w="10615" w:type="dxa"/>
        <w:tblLook w:val="04A0" w:firstRow="1" w:lastRow="0" w:firstColumn="1" w:lastColumn="0" w:noHBand="0" w:noVBand="1"/>
      </w:tblPr>
      <w:tblGrid>
        <w:gridCol w:w="2667"/>
        <w:gridCol w:w="1560"/>
        <w:gridCol w:w="3022"/>
        <w:gridCol w:w="3366"/>
      </w:tblGrid>
      <w:tr w:rsidR="00DF552C" w:rsidRPr="00DA7F98" w14:paraId="0DAE00B5" w14:textId="77777777" w:rsidTr="00D5630D">
        <w:tc>
          <w:tcPr>
            <w:tcW w:w="2687" w:type="dxa"/>
          </w:tcPr>
          <w:p w14:paraId="18AA65CB" w14:textId="77777777" w:rsidR="00DF552C" w:rsidRPr="00CA07AF" w:rsidRDefault="00DF552C" w:rsidP="00D5630D">
            <w:pPr>
              <w:pStyle w:val="AR6BodyText"/>
              <w:rPr>
                <w:rFonts w:cs="Times New Roman"/>
                <w:b/>
                <w:lang w:val="en-US"/>
              </w:rPr>
            </w:pPr>
            <w:r w:rsidRPr="00CA07AF">
              <w:rPr>
                <w:rFonts w:cs="Times New Roman"/>
                <w:b/>
                <w:lang w:val="en-US"/>
              </w:rPr>
              <w:t>Non-</w:t>
            </w:r>
            <w:r w:rsidRPr="00CA07AF">
              <w:rPr>
                <w:rFonts w:cs="Times New Roman"/>
                <w:b/>
                <w:noProof/>
                <w:color w:val="000000" w:themeColor="text1"/>
                <w:lang w:val="en-GB"/>
              </w:rPr>
              <w:t>CO</w:t>
            </w:r>
            <w:r w:rsidRPr="00CA07AF">
              <w:rPr>
                <w:rFonts w:cs="Times New Roman"/>
                <w:b/>
                <w:noProof/>
                <w:color w:val="000000" w:themeColor="text1"/>
                <w:vertAlign w:val="subscript"/>
                <w:lang w:val="en-GB"/>
              </w:rPr>
              <w:t>2</w:t>
            </w:r>
            <w:r w:rsidRPr="00CA07AF">
              <w:rPr>
                <w:rFonts w:cs="Times New Roman"/>
                <w:b/>
                <w:lang w:val="en-US"/>
              </w:rPr>
              <w:t xml:space="preserve"> Biogeochemical Climate Feedback (</w:t>
            </w:r>
            <w:r w:rsidRPr="00CA07AF">
              <w:rPr>
                <w:rFonts w:cs="Times New Roman"/>
                <w:b/>
                <w:i/>
                <w:lang w:val="en-US"/>
              </w:rPr>
              <w:t>x</w:t>
            </w:r>
            <w:r w:rsidRPr="00CA07AF">
              <w:rPr>
                <w:rFonts w:cs="Times New Roman"/>
                <w:b/>
                <w:lang w:val="en-US"/>
              </w:rPr>
              <w:t>)</w:t>
            </w:r>
          </w:p>
        </w:tc>
        <w:tc>
          <w:tcPr>
            <w:tcW w:w="1463" w:type="dxa"/>
          </w:tcPr>
          <w:p w14:paraId="5C0FE86C" w14:textId="77777777" w:rsidR="00DF552C" w:rsidRPr="00CA07AF" w:rsidRDefault="00DF552C" w:rsidP="00D5630D">
            <w:pPr>
              <w:pStyle w:val="AR6BodyText"/>
              <w:rPr>
                <w:rFonts w:cs="Times New Roman"/>
                <w:b/>
                <w:lang w:val="en-US"/>
              </w:rPr>
            </w:pPr>
            <w:commentRangeStart w:id="3842"/>
            <w:r w:rsidRPr="00CA07AF">
              <w:rPr>
                <w:rFonts w:cs="Times New Roman"/>
                <w:b/>
                <w:lang w:val="en-US"/>
              </w:rPr>
              <w:t>#</w:t>
            </w:r>
            <w:commentRangeEnd w:id="3842"/>
            <w:r w:rsidR="00140B2C">
              <w:rPr>
                <w:rStyle w:val="Marquedecommentaire"/>
                <w:rFonts w:cs="Times New Roman"/>
                <w:lang w:val="en-GB" w:eastAsia="en-GB"/>
              </w:rPr>
              <w:commentReference w:id="3842"/>
            </w:r>
            <w:r w:rsidRPr="00CA07AF">
              <w:rPr>
                <w:rFonts w:cs="Times New Roman"/>
                <w:b/>
                <w:lang w:val="en-US"/>
              </w:rPr>
              <w:t xml:space="preserve"> of AerChemMIP Models</w:t>
            </w:r>
          </w:p>
        </w:tc>
        <w:tc>
          <w:tcPr>
            <w:tcW w:w="3058" w:type="dxa"/>
          </w:tcPr>
          <w:p w14:paraId="6954629B" w14:textId="77777777" w:rsidR="00DF552C" w:rsidRPr="00CA07AF" w:rsidRDefault="00DF552C" w:rsidP="00D5630D">
            <w:pPr>
              <w:pStyle w:val="AR6BodyText"/>
              <w:rPr>
                <w:rFonts w:cs="Times New Roman"/>
                <w:b/>
                <w:lang w:val="en-US"/>
              </w:rPr>
            </w:pPr>
            <w:commentRangeStart w:id="3843"/>
            <w:r w:rsidRPr="00CA07AF">
              <w:rPr>
                <w:rFonts w:cs="Times New Roman"/>
                <w:b/>
                <w:lang w:val="en-US"/>
              </w:rPr>
              <w:t>Assessed Central Estimate and Very Likely Range of Feedback Parameter (</w:t>
            </w:r>
            <w:r w:rsidRPr="00CA07AF">
              <w:rPr>
                <w:rFonts w:cs="Times New Roman"/>
                <w:b/>
                <w:i/>
                <w:lang w:val="en-US"/>
              </w:rPr>
              <w:t>α</w:t>
            </w:r>
            <w:r w:rsidRPr="00CA07AF">
              <w:rPr>
                <w:rFonts w:cs="Times New Roman"/>
                <w:b/>
                <w:i/>
                <w:vertAlign w:val="subscript"/>
                <w:lang w:val="en-US"/>
              </w:rPr>
              <w:t>x</w:t>
            </w:r>
            <w:r w:rsidRPr="00CA07AF">
              <w:rPr>
                <w:rFonts w:cs="Times New Roman"/>
                <w:b/>
                <w:lang w:val="en-US"/>
              </w:rPr>
              <w:t xml:space="preserve">) </w:t>
            </w:r>
          </w:p>
          <w:p w14:paraId="6557B94F" w14:textId="77777777" w:rsidR="00DF552C" w:rsidRPr="00CA07AF" w:rsidRDefault="00DF552C" w:rsidP="00D5630D">
            <w:pPr>
              <w:pStyle w:val="AR6BodyText"/>
              <w:rPr>
                <w:rFonts w:cs="Times New Roman"/>
                <w:b/>
                <w:lang w:val="en-US"/>
              </w:rPr>
            </w:pPr>
            <w:r w:rsidRPr="00CA07AF">
              <w:rPr>
                <w:rFonts w:cs="Times New Roman"/>
                <w:b/>
                <w:lang w:val="en-US"/>
              </w:rPr>
              <w:t>W m</w:t>
            </w:r>
            <w:r w:rsidRPr="00CA07AF">
              <w:rPr>
                <w:rFonts w:cs="Times New Roman"/>
                <w:b/>
                <w:vertAlign w:val="superscript"/>
                <w:lang w:val="en-US"/>
              </w:rPr>
              <w:t>−2</w:t>
            </w:r>
            <w:r w:rsidRPr="00CA07AF">
              <w:rPr>
                <w:rFonts w:cs="Times New Roman"/>
                <w:b/>
                <w:lang w:val="en-US"/>
              </w:rPr>
              <w:t xml:space="preserve"> </w:t>
            </w:r>
            <w:r w:rsidRPr="00CA07AF">
              <w:rPr>
                <w:rFonts w:cs="Times New Roman"/>
                <w:b/>
                <w:lang w:val="en-US" w:eastAsia="ja-JP"/>
              </w:rPr>
              <w:t>°</w:t>
            </w:r>
            <w:r w:rsidRPr="00CA07AF">
              <w:rPr>
                <w:rFonts w:cs="Times New Roman"/>
                <w:b/>
                <w:lang w:val="en-US"/>
              </w:rPr>
              <w:t>C</w:t>
            </w:r>
            <w:r w:rsidRPr="00CA07AF">
              <w:rPr>
                <w:rFonts w:cs="Times New Roman"/>
                <w:b/>
                <w:vertAlign w:val="superscript"/>
                <w:lang w:val="en-US"/>
              </w:rPr>
              <w:t>−1</w:t>
            </w:r>
            <w:commentRangeEnd w:id="3843"/>
            <w:r w:rsidR="0026069D">
              <w:rPr>
                <w:rStyle w:val="Marquedecommentaire"/>
                <w:lang w:val="en-GB"/>
              </w:rPr>
              <w:commentReference w:id="3843"/>
            </w:r>
          </w:p>
        </w:tc>
        <w:tc>
          <w:tcPr>
            <w:tcW w:w="3407" w:type="dxa"/>
          </w:tcPr>
          <w:p w14:paraId="716D0634" w14:textId="77777777" w:rsidR="00DF552C" w:rsidRPr="00CA07AF" w:rsidRDefault="00DF552C" w:rsidP="00D5630D">
            <w:pPr>
              <w:pStyle w:val="AR6BodyText"/>
              <w:rPr>
                <w:rFonts w:cs="Times New Roman"/>
                <w:b/>
                <w:lang w:val="en-US"/>
              </w:rPr>
            </w:pPr>
            <w:r w:rsidRPr="00CA07AF">
              <w:rPr>
                <w:rFonts w:cs="Times New Roman"/>
                <w:b/>
                <w:lang w:val="en-US"/>
              </w:rPr>
              <w:t xml:space="preserve">Published estimates of </w:t>
            </w:r>
            <w:r w:rsidRPr="00CA07AF">
              <w:rPr>
                <w:rFonts w:cs="Times New Roman"/>
                <w:b/>
                <w:i/>
                <w:lang w:val="en-US"/>
              </w:rPr>
              <w:t>α</w:t>
            </w:r>
            <w:r w:rsidRPr="00CA07AF">
              <w:rPr>
                <w:rFonts w:cs="Times New Roman"/>
                <w:b/>
                <w:i/>
                <w:vertAlign w:val="subscript"/>
                <w:lang w:val="en-US"/>
              </w:rPr>
              <w:t>x</w:t>
            </w:r>
          </w:p>
          <w:p w14:paraId="7E93F86A" w14:textId="77777777" w:rsidR="00DF552C" w:rsidRPr="00CA07AF" w:rsidRDefault="00DF552C" w:rsidP="00D5630D">
            <w:pPr>
              <w:pStyle w:val="AR6BodyText"/>
              <w:rPr>
                <w:rFonts w:cs="Times New Roman"/>
                <w:b/>
                <w:lang w:val="en-US"/>
              </w:rPr>
            </w:pPr>
            <w:r w:rsidRPr="00CA07AF">
              <w:rPr>
                <w:rFonts w:cs="Times New Roman"/>
                <w:b/>
                <w:lang w:val="en-US"/>
              </w:rPr>
              <w:t>W m</w:t>
            </w:r>
            <w:r w:rsidRPr="00CA07AF">
              <w:rPr>
                <w:rFonts w:cs="Times New Roman"/>
                <w:b/>
                <w:vertAlign w:val="superscript"/>
                <w:lang w:val="en-US"/>
              </w:rPr>
              <w:t>−2</w:t>
            </w:r>
            <w:r w:rsidRPr="00CA07AF">
              <w:rPr>
                <w:rFonts w:cs="Times New Roman"/>
                <w:b/>
                <w:lang w:val="en-US"/>
              </w:rPr>
              <w:t xml:space="preserve"> </w:t>
            </w:r>
            <w:r w:rsidRPr="00CA07AF">
              <w:rPr>
                <w:rFonts w:cs="Times New Roman"/>
                <w:b/>
                <w:lang w:val="en-US" w:eastAsia="ja-JP"/>
              </w:rPr>
              <w:t>°</w:t>
            </w:r>
            <w:r w:rsidRPr="00CA07AF">
              <w:rPr>
                <w:rFonts w:cs="Times New Roman"/>
                <w:b/>
                <w:lang w:val="en-US"/>
              </w:rPr>
              <w:t>C</w:t>
            </w:r>
            <w:r w:rsidRPr="00CA07AF">
              <w:rPr>
                <w:rFonts w:cs="Times New Roman"/>
                <w:b/>
                <w:vertAlign w:val="superscript"/>
                <w:lang w:val="en-US"/>
              </w:rPr>
              <w:t>−1</w:t>
            </w:r>
          </w:p>
        </w:tc>
      </w:tr>
      <w:tr w:rsidR="00DF552C" w:rsidRPr="0055566C" w14:paraId="0FD47762" w14:textId="77777777" w:rsidTr="00D5630D">
        <w:tc>
          <w:tcPr>
            <w:tcW w:w="2687" w:type="dxa"/>
          </w:tcPr>
          <w:p w14:paraId="675DDF84" w14:textId="69149599" w:rsidR="00DF552C" w:rsidRPr="00E95AB5" w:rsidRDefault="00DF552C" w:rsidP="00D5630D">
            <w:pPr>
              <w:pStyle w:val="AR6BodyText"/>
              <w:rPr>
                <w:rFonts w:cs="Times New Roman"/>
                <w:lang w:val="en-US"/>
              </w:rPr>
            </w:pPr>
            <w:r w:rsidRPr="00E95AB5">
              <w:rPr>
                <w:rFonts w:cs="Times New Roman"/>
              </w:rPr>
              <w:t>Sea</w:t>
            </w:r>
            <w:ins w:id="3844" w:author="Lucy Cowie" w:date="2021-07-28T11:57:00Z">
              <w:r w:rsidR="00F257D2">
                <w:rPr>
                  <w:rFonts w:cs="Times New Roman"/>
                </w:rPr>
                <w:t xml:space="preserve"> </w:t>
              </w:r>
            </w:ins>
            <w:del w:id="3845" w:author="Lucy Cowie" w:date="2021-07-28T11:57:00Z">
              <w:r w:rsidRPr="00E95AB5" w:rsidDel="00F257D2">
                <w:rPr>
                  <w:rFonts w:cs="Times New Roman"/>
                </w:rPr>
                <w:delText>-</w:delText>
              </w:r>
            </w:del>
            <w:r w:rsidRPr="00E95AB5">
              <w:rPr>
                <w:rFonts w:cs="Times New Roman"/>
              </w:rPr>
              <w:t>salt</w:t>
            </w:r>
          </w:p>
        </w:tc>
        <w:tc>
          <w:tcPr>
            <w:tcW w:w="1463" w:type="dxa"/>
          </w:tcPr>
          <w:p w14:paraId="1754BAE6" w14:textId="77777777" w:rsidR="00DF552C" w:rsidRPr="00E95AB5" w:rsidRDefault="00DF552C" w:rsidP="00D5630D">
            <w:pPr>
              <w:pStyle w:val="AR6BodyText"/>
              <w:rPr>
                <w:rFonts w:cs="Times New Roman"/>
              </w:rPr>
            </w:pPr>
            <w:r w:rsidRPr="00E95AB5">
              <w:rPr>
                <w:rFonts w:cs="Times New Roman"/>
              </w:rPr>
              <w:t>6</w:t>
            </w:r>
          </w:p>
        </w:tc>
        <w:tc>
          <w:tcPr>
            <w:tcW w:w="3058" w:type="dxa"/>
          </w:tcPr>
          <w:p w14:paraId="2892CB45" w14:textId="64797C36" w:rsidR="00DF552C" w:rsidRPr="00E95AB5" w:rsidRDefault="001877CD" w:rsidP="00D5630D">
            <w:pPr>
              <w:pStyle w:val="AR6BodyText"/>
              <w:rPr>
                <w:rFonts w:cs="Times New Roman"/>
                <w:lang w:val="en-US"/>
              </w:rPr>
            </w:pPr>
            <w:ins w:id="3846" w:author="Lucy Cowie" w:date="2021-07-28T12:00:00Z">
              <w:r>
                <w:rPr>
                  <w:rFonts w:cs="Times New Roman"/>
                </w:rPr>
                <w:t>–</w:t>
              </w:r>
            </w:ins>
            <w:del w:id="3847" w:author="Lucy Cowie" w:date="2021-07-28T12:00:00Z">
              <w:r w:rsidR="00DF552C" w:rsidRPr="00E95AB5" w:rsidDel="001877CD">
                <w:rPr>
                  <w:rFonts w:cs="Times New Roman"/>
                </w:rPr>
                <w:delText>-</w:delText>
              </w:r>
            </w:del>
            <w:r w:rsidR="00DF552C" w:rsidRPr="00E95AB5">
              <w:rPr>
                <w:rFonts w:cs="Times New Roman"/>
              </w:rPr>
              <w:t xml:space="preserve">0.049 </w:t>
            </w:r>
            <w:ins w:id="3848" w:author="Lucy Cowie" w:date="2021-07-28T12:23:00Z">
              <w:r w:rsidR="00410CC7">
                <w:rPr>
                  <w:rFonts w:cs="Times New Roman"/>
                </w:rPr>
                <w:t>[</w:t>
              </w:r>
            </w:ins>
            <w:del w:id="3849" w:author="Lucy Cowie" w:date="2021-07-28T12:23:00Z">
              <w:r w:rsidR="00DF552C" w:rsidRPr="00E95AB5" w:rsidDel="00410CC7">
                <w:rPr>
                  <w:rFonts w:cs="Times New Roman"/>
                </w:rPr>
                <w:delText>(</w:delText>
              </w:r>
            </w:del>
            <w:ins w:id="3850" w:author="Lucy Cowie" w:date="2021-07-28T12:00:00Z">
              <w:r>
                <w:rPr>
                  <w:rFonts w:cs="Times New Roman"/>
                </w:rPr>
                <w:t>–</w:t>
              </w:r>
            </w:ins>
            <w:del w:id="3851" w:author="Lucy Cowie" w:date="2021-07-28T12:00:00Z">
              <w:r w:rsidR="00DF552C" w:rsidRPr="00E95AB5" w:rsidDel="001877CD">
                <w:rPr>
                  <w:rFonts w:cs="Times New Roman"/>
                </w:rPr>
                <w:delText>-</w:delText>
              </w:r>
            </w:del>
            <w:r w:rsidR="00DF552C" w:rsidRPr="00E95AB5">
              <w:rPr>
                <w:rFonts w:cs="Times New Roman"/>
              </w:rPr>
              <w:t xml:space="preserve">0.13 </w:t>
            </w:r>
            <w:r w:rsidR="00DF552C">
              <w:rPr>
                <w:rFonts w:cs="Times New Roman"/>
              </w:rPr>
              <w:t>to</w:t>
            </w:r>
            <w:r w:rsidR="00DF552C" w:rsidRPr="00E95AB5">
              <w:rPr>
                <w:rFonts w:cs="Times New Roman"/>
              </w:rPr>
              <w:t xml:space="preserve"> +0.03</w:t>
            </w:r>
            <w:ins w:id="3852" w:author="Lucy Cowie" w:date="2021-07-28T12:23:00Z">
              <w:r w:rsidR="00410CC7">
                <w:rPr>
                  <w:rFonts w:cs="Times New Roman"/>
                </w:rPr>
                <w:t>]</w:t>
              </w:r>
            </w:ins>
            <w:del w:id="3853" w:author="Lucy Cowie" w:date="2021-07-28T12:23:00Z">
              <w:r w:rsidR="00DF552C" w:rsidRPr="00E95AB5" w:rsidDel="00410CC7">
                <w:rPr>
                  <w:rFonts w:cs="Times New Roman"/>
                </w:rPr>
                <w:delText>)</w:delText>
              </w:r>
            </w:del>
          </w:p>
        </w:tc>
        <w:tc>
          <w:tcPr>
            <w:tcW w:w="3407" w:type="dxa"/>
          </w:tcPr>
          <w:p w14:paraId="228CD502" w14:textId="29A8E8C2" w:rsidR="00DF552C" w:rsidRPr="00E95AB5" w:rsidRDefault="001877CD" w:rsidP="00D5630D">
            <w:pPr>
              <w:pStyle w:val="AR6BodyText"/>
              <w:rPr>
                <w:rFonts w:cs="Times New Roman"/>
              </w:rPr>
            </w:pPr>
            <w:ins w:id="3854" w:author="Lucy Cowie" w:date="2021-07-28T12:00:00Z">
              <w:r>
                <w:rPr>
                  <w:rFonts w:cs="Times New Roman"/>
                </w:rPr>
                <w:t>–</w:t>
              </w:r>
            </w:ins>
            <w:del w:id="3855" w:author="Lucy Cowie" w:date="2021-07-28T12:00:00Z">
              <w:r w:rsidR="00DF552C" w:rsidRPr="00E95AB5" w:rsidDel="001877CD">
                <w:rPr>
                  <w:rFonts w:cs="Times New Roman"/>
                </w:rPr>
                <w:delText>-</w:delText>
              </w:r>
            </w:del>
            <w:r w:rsidR="00DF552C" w:rsidRPr="00E95AB5">
              <w:rPr>
                <w:rFonts w:cs="Times New Roman"/>
              </w:rPr>
              <w:t xml:space="preserve">0.08 </w:t>
            </w:r>
            <w:r w:rsidR="00DF552C" w:rsidRPr="00E95AB5">
              <w:rPr>
                <w:rFonts w:cs="Times New Roman"/>
              </w:rPr>
              <w:fldChar w:fldCharType="begin" w:fldLock="1"/>
            </w:r>
            <w:r w:rsidR="00D477C7">
              <w:rPr>
                <w:rFonts w:cs="Times New Roman"/>
              </w:rPr>
              <w:instrText>ADDIN CSL_CITATION { "citationItems" : [ { "id" : "ITEM-1", "itemData" : { "DOI" : "10.1029/2019GL085601", "ISSN" : "0094-8276", "abstract" : "Abstract Recent laboratory and field studies point to an increase of sea salt aerosol (SSA) emissions with temperature, suggesting that SSA may lower climate sensitivity. We assess the impact of a strong (4.2%?K ) and weak (0.7%?K ) temperature response of SSA emissions on the climate sensitivity of the coupled climate model CM4. We find that the stronger temperature dependence improves the simulation of marine aerosol optical depth sensitivity to temperature and lowers CM4 Transient Climate Response (-0.12 K) and Equilibrium Climate Sensitivity (-0.5 K). At doubling, the higher SSA emission sensitivity causes a negative radiative feedback (-0.125 ), which can only be partly explained by changes in the radiative effect of SSA (-0.08 ). Stronger radiative feedbacks are dominated by more negative low-level cloud feedbacks in the Northern Hemisphere, which are partly offset by more positive feedbacks in the Southern Hemisphere associated with a weaker Atlantic Meridional Overturning Circulation.", "author" : [ { "dropping-particle" : "", "family" : "Paulot", "given" : "Fabien", "non-dropping-particle" : "", "parse-names" : false, "suffix" : "" }, { "dropping-particle" : "", "family" : "Paynter", "given" : "David", "non-dropping-particle" : "", "parse-names" : false, "suffix" : "" }, { "dropping-particle" : "", "family" : "Winton", "given" : "Michael", "non-dropping-particle" : "", "parse-names" : false, "suffix" : "" }, { "dropping-particle" : "", "family" : "Ginoux", "given" : "Paul", "non-dropping-particle" : "", "parse-names" : false, "suffix" : "" }, { "dropping-particle" : "", "family" : "Zhao", "given" : "Ming", "non-dropping-particle" : "", "parse-names" : false, "suffix" : "" }, { "dropping-particle" : "", "family" : "Horowitz", "given" : "Larry W", "non-dropping-particle" : "", "parse-names" : false, "suffix" : "" } ], "container-title" : "Geophysical Research Letters", "id" : "ITEM-1", "issue" : "3", "issued" : { "date-parts" : [ [ "2020", "2" ] ] }, "page" : "e2019GL085601", "publisher" : "John Wiley &amp; Sons, Ltd", "title" : "Revisiting the Impact of Sea Salt on Climate Sensitivity", "translator" : [ { "dropping-particle" : "", "family" : "G4818", "given" : "", "non-dropping-particle" : "", "parse-names" : false, "suffix" : "" } ], "type" : "article-journal", "volume" : "47" }, "uris" : [ "http://www.mendeley.com/documents/?uuid=72072839-7523-4b54-9b5a-abd3cd5ecb79" ] } ], "mendeley" : { "formattedCitation" : "(Paulot et al., 2020)", "plainTextFormattedCitation" : "(Paulot et al., 2020)", "previouslyFormattedCitation" : "(Paulot et al., 2020)" }, "properties" : { "noteIndex" : 0 }, "schema" : "https://github.com/citation-style-language/schema/raw/master/csl-citation.json" }</w:instrText>
            </w:r>
            <w:r w:rsidR="00DF552C" w:rsidRPr="00E95AB5">
              <w:rPr>
                <w:rFonts w:cs="Times New Roman"/>
              </w:rPr>
              <w:fldChar w:fldCharType="separate"/>
            </w:r>
            <w:r w:rsidR="00CB33A1">
              <w:rPr>
                <w:rFonts w:cs="Times New Roman"/>
                <w:noProof/>
              </w:rPr>
              <w:t>(Paulot et al., 2020)</w:t>
            </w:r>
            <w:r w:rsidR="00DF552C" w:rsidRPr="00E95AB5">
              <w:rPr>
                <w:rFonts w:cs="Times New Roman"/>
              </w:rPr>
              <w:fldChar w:fldCharType="end"/>
            </w:r>
          </w:p>
        </w:tc>
      </w:tr>
      <w:tr w:rsidR="00DF552C" w:rsidRPr="0055566C" w14:paraId="77F17E86" w14:textId="77777777" w:rsidTr="00D5630D">
        <w:tc>
          <w:tcPr>
            <w:tcW w:w="2687" w:type="dxa"/>
          </w:tcPr>
          <w:p w14:paraId="64F4B348" w14:textId="77777777" w:rsidR="00DF552C" w:rsidRPr="00E95AB5" w:rsidRDefault="00DF552C" w:rsidP="00D5630D">
            <w:pPr>
              <w:pStyle w:val="AR6BodyText"/>
              <w:rPr>
                <w:rFonts w:cs="Times New Roman"/>
                <w:lang w:val="en-US"/>
              </w:rPr>
            </w:pPr>
            <w:r w:rsidRPr="00E95AB5">
              <w:rPr>
                <w:rFonts w:cs="Times New Roman"/>
              </w:rPr>
              <w:t>DMS</w:t>
            </w:r>
          </w:p>
        </w:tc>
        <w:tc>
          <w:tcPr>
            <w:tcW w:w="1463" w:type="dxa"/>
          </w:tcPr>
          <w:p w14:paraId="1A8EB257" w14:textId="77777777" w:rsidR="00DF552C" w:rsidRPr="00E95AB5" w:rsidRDefault="00DF552C" w:rsidP="00D5630D">
            <w:pPr>
              <w:pStyle w:val="AR6BodyText"/>
              <w:rPr>
                <w:rFonts w:cs="Times New Roman"/>
              </w:rPr>
            </w:pPr>
            <w:r w:rsidRPr="00E95AB5">
              <w:rPr>
                <w:rFonts w:cs="Times New Roman"/>
              </w:rPr>
              <w:t>3</w:t>
            </w:r>
          </w:p>
        </w:tc>
        <w:tc>
          <w:tcPr>
            <w:tcW w:w="3058" w:type="dxa"/>
          </w:tcPr>
          <w:p w14:paraId="6F5C7DA2" w14:textId="062B01DE" w:rsidR="00DF552C" w:rsidRPr="00E95AB5" w:rsidRDefault="00DF552C" w:rsidP="00D5630D">
            <w:pPr>
              <w:pStyle w:val="AR6BodyText"/>
              <w:rPr>
                <w:rFonts w:cs="Times New Roman"/>
                <w:lang w:val="en-US"/>
              </w:rPr>
            </w:pPr>
            <w:r w:rsidRPr="00E95AB5">
              <w:rPr>
                <w:rFonts w:cs="Times New Roman"/>
              </w:rPr>
              <w:t xml:space="preserve">0.005 </w:t>
            </w:r>
            <w:ins w:id="3856" w:author="Lucy Cowie" w:date="2021-07-28T12:23:00Z">
              <w:r w:rsidR="00410CC7">
                <w:rPr>
                  <w:rFonts w:cs="Times New Roman"/>
                </w:rPr>
                <w:t>[</w:t>
              </w:r>
            </w:ins>
            <w:del w:id="3857" w:author="Lucy Cowie" w:date="2021-07-28T12:23:00Z">
              <w:r w:rsidRPr="00E95AB5" w:rsidDel="00410CC7">
                <w:rPr>
                  <w:rFonts w:cs="Times New Roman"/>
                </w:rPr>
                <w:delText>(</w:delText>
              </w:r>
            </w:del>
            <w:r w:rsidRPr="00E95AB5">
              <w:rPr>
                <w:rFonts w:cs="Times New Roman"/>
              </w:rPr>
              <w:t xml:space="preserve">0.0 </w:t>
            </w:r>
            <w:r>
              <w:rPr>
                <w:rFonts w:cs="Times New Roman"/>
              </w:rPr>
              <w:t>to</w:t>
            </w:r>
            <w:r w:rsidRPr="00E95AB5">
              <w:rPr>
                <w:rFonts w:cs="Times New Roman"/>
              </w:rPr>
              <w:t xml:space="preserve"> 0.01</w:t>
            </w:r>
            <w:ins w:id="3858" w:author="Lucy Cowie" w:date="2021-07-28T12:23:00Z">
              <w:r w:rsidR="00410CC7">
                <w:rPr>
                  <w:rFonts w:cs="Times New Roman"/>
                </w:rPr>
                <w:t>]</w:t>
              </w:r>
            </w:ins>
            <w:del w:id="3859" w:author="Lucy Cowie" w:date="2021-07-28T12:23:00Z">
              <w:r w:rsidRPr="00E95AB5" w:rsidDel="00410CC7">
                <w:rPr>
                  <w:rFonts w:cs="Times New Roman"/>
                </w:rPr>
                <w:delText>)</w:delText>
              </w:r>
            </w:del>
          </w:p>
        </w:tc>
        <w:tc>
          <w:tcPr>
            <w:tcW w:w="3407" w:type="dxa"/>
          </w:tcPr>
          <w:p w14:paraId="4A4C9B60" w14:textId="763878A7" w:rsidR="00DF552C" w:rsidRPr="00E95AB5" w:rsidRDefault="001877CD" w:rsidP="00D5630D">
            <w:pPr>
              <w:pStyle w:val="AR6BodyText"/>
              <w:rPr>
                <w:rFonts w:cs="Times New Roman"/>
              </w:rPr>
            </w:pPr>
            <w:ins w:id="3860" w:author="Lucy Cowie" w:date="2021-07-28T12:01:00Z">
              <w:r>
                <w:rPr>
                  <w:rFonts w:cs="Times New Roman"/>
                </w:rPr>
                <w:t>–</w:t>
              </w:r>
            </w:ins>
            <w:del w:id="3861" w:author="Lucy Cowie" w:date="2021-07-28T12:01:00Z">
              <w:r w:rsidR="00DF552C" w:rsidRPr="00E95AB5" w:rsidDel="001877CD">
                <w:rPr>
                  <w:rFonts w:cs="Times New Roman"/>
                </w:rPr>
                <w:delText>-</w:delText>
              </w:r>
            </w:del>
            <w:r w:rsidR="00DF552C" w:rsidRPr="00E95AB5">
              <w:rPr>
                <w:rFonts w:cs="Times New Roman"/>
              </w:rPr>
              <w:t xml:space="preserve">0.02 </w:t>
            </w:r>
            <w:r w:rsidR="00DF552C" w:rsidRPr="00E95AB5">
              <w:rPr>
                <w:rFonts w:cs="Times New Roman"/>
              </w:rPr>
              <w:fldChar w:fldCharType="begin" w:fldLock="1"/>
            </w:r>
            <w:r w:rsidR="00D477C7">
              <w:rPr>
                <w:rFonts w:cs="Times New Roman"/>
              </w:rPr>
              <w:instrText>ADDIN CSL_CITATION { "citationItems" : [ { "id" : "ITEM-1", "itemData" : { "DOI" : "10.1017/CBO9781107415324.015", "ISBN" : "9781107415324", "ISSN" : "1098-6596", "PMID" : "25246403", "author" : [ { "dropping-particle" : "", "family" : "Ciais", "given" : "P", "non-dropping-particle" : "", "parse-names" : false, "suffix" : "" }, { "dropping-particle" : "", "family" : "Sabine", "given" : "C", "non-dropping-particle" : "", "parse-names" : false, "suffix" : "" }, { "dropping-particle" : "", "family" : "Bala", "given" : "G", "non-dropping-particle" : "", "parse-names" : false, "suffix" : "" }, { "dropping-particle" : "", "family" : "Bopp", "given" : "L", "non-dropping-particle" : "", "parse-names" : false, "suffix" : "" }, { "dropping-particle" : "", "family" : "Brovkin", "given" : "V", "non-dropping-particle" : "", "parse-names" : false, "suffix" : "" }, { "dropping-particle" : "", "family" : "Canadell", "given" : "J", "non-dropping-particle" : "", "parse-names" : false, "suffix" : "" }, { "dropping-particle" : "", "family" : "Chhabra", "given" : "A", "non-dropping-particle" : "", "parse-names" : false, "suffix" : "" }, { "dropping-particle" : "", "family" : "DeFries", "given" : "R", "non-dropping-particle" : "", "parse-names" : false, "suffix" : "" }, { "dropping-particle" : "", "family" : "Galloway", "given" : "J", "non-dropping-particle" : "", "parse-names" : false, "suffix" : "" }, { "dropping-particle" : "", "family" : "Heimann", "given" : "M", "non-dropping-particle" : "", "parse-names" : false, "suffix" : "" }, { "dropping-particle" : "", "family" : "Jones", "given" : "C", "non-dropping-particle" : "", "parse-names" : false, "suffix" : "" }, { "dropping-particle" : "", "family" : "Que\u0301re\u0301", "given" : "C", "non-dropping-particle" : "Le", "parse-names" : false, "suffix" : "" }, { "dropping-particle" : "", "family" : "Myneni", "given" : "R B", "non-dropping-particle" : "", "parse-names" : false, "suffix" : "" }, { "dropping-particle" : "", "family" : "Piao", "given" : "S", "non-dropping-particle" : "", "parse-names" : false, "suffix" : "" }, { "dropping-particle" : "", "family" : "Thornton", "given" : "P", "non-dropping-particle" : "", "parse-names" : false, "suffix" : "" } ], "chapter-number" : "6",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"465-570", "publisher" : "Cambridge University Press", "publisher-place" : "Cambridge, United Kingdom and New York, NY, USA", "title" : "Carbon and other biogeochemical cycles", "translator" : [ { "dropping-particle" : "", "family" : "G2780", "given" : "", "non-dropping-particle" : "", "parse-names" : false, "suffix" : "" } ], "type" : "chapter", "volume" : "9781107057" }, "uris" : [ "http://www.mendeley.com/documents/?uuid=39b996fb-d4b9-4af9-a2f2-e3288d4da5e4" ] } ], "mendeley" : { "formattedCitation" : "(Ciais et al., 2013)", "plainTextFormattedCitation" : "(Ciais et al., 2013)", "previouslyFormattedCitation" : "(Ciais et al., 2013)" }, "properties" : { "noteIndex" : 0 }, "schema" : "https://github.com/citation-style-language/schema/raw/master/csl-citation.json" }</w:instrText>
            </w:r>
            <w:r w:rsidR="00DF552C" w:rsidRPr="00E95AB5">
              <w:rPr>
                <w:rFonts w:cs="Times New Roman"/>
              </w:rPr>
              <w:fldChar w:fldCharType="separate"/>
            </w:r>
            <w:r w:rsidR="00CB33A1">
              <w:rPr>
                <w:rFonts w:cs="Times New Roman"/>
                <w:noProof/>
              </w:rPr>
              <w:t>(Ciais et al., 2013)</w:t>
            </w:r>
            <w:r w:rsidR="00DF552C" w:rsidRPr="00E95AB5">
              <w:rPr>
                <w:rFonts w:cs="Times New Roman"/>
              </w:rPr>
              <w:fldChar w:fldCharType="end"/>
            </w:r>
          </w:p>
        </w:tc>
      </w:tr>
      <w:tr w:rsidR="00DF552C" w:rsidRPr="0055566C" w14:paraId="7841524B" w14:textId="77777777" w:rsidTr="00D5630D">
        <w:tc>
          <w:tcPr>
            <w:tcW w:w="2687" w:type="dxa"/>
          </w:tcPr>
          <w:p w14:paraId="068FD3EB" w14:textId="77777777" w:rsidR="00DF552C" w:rsidRPr="00E95AB5" w:rsidRDefault="00DF552C" w:rsidP="00D5630D">
            <w:pPr>
              <w:pStyle w:val="AR6BodyText"/>
              <w:rPr>
                <w:rFonts w:cs="Times New Roman"/>
                <w:lang w:val="en-US"/>
              </w:rPr>
            </w:pPr>
            <w:r w:rsidRPr="00E95AB5">
              <w:rPr>
                <w:rFonts w:cs="Times New Roman"/>
              </w:rPr>
              <w:t>Dust</w:t>
            </w:r>
          </w:p>
        </w:tc>
        <w:tc>
          <w:tcPr>
            <w:tcW w:w="1463" w:type="dxa"/>
          </w:tcPr>
          <w:p w14:paraId="56C18DF3" w14:textId="77777777" w:rsidR="00DF552C" w:rsidRPr="00E95AB5" w:rsidRDefault="00DF552C" w:rsidP="00D5630D">
            <w:pPr>
              <w:pStyle w:val="AR6BodyText"/>
              <w:rPr>
                <w:rFonts w:cs="Times New Roman"/>
              </w:rPr>
            </w:pPr>
            <w:r w:rsidRPr="00E95AB5">
              <w:rPr>
                <w:rFonts w:cs="Times New Roman"/>
              </w:rPr>
              <w:t>6</w:t>
            </w:r>
          </w:p>
        </w:tc>
        <w:tc>
          <w:tcPr>
            <w:tcW w:w="3058" w:type="dxa"/>
          </w:tcPr>
          <w:p w14:paraId="5A6F8A3A" w14:textId="5FFB29F2" w:rsidR="00DF552C" w:rsidRPr="00E95AB5" w:rsidRDefault="001877CD" w:rsidP="00D5630D">
            <w:pPr>
              <w:pStyle w:val="AR6BodyText"/>
              <w:rPr>
                <w:rFonts w:cs="Times New Roman"/>
                <w:lang w:val="en-US"/>
              </w:rPr>
            </w:pPr>
            <w:ins w:id="3862" w:author="Lucy Cowie" w:date="2021-07-28T12:00:00Z">
              <w:r>
                <w:rPr>
                  <w:rFonts w:cs="Times New Roman"/>
                </w:rPr>
                <w:t>–</w:t>
              </w:r>
            </w:ins>
            <w:del w:id="3863" w:author="Lucy Cowie" w:date="2021-07-28T12:00:00Z">
              <w:r w:rsidR="00DF552C" w:rsidRPr="00E95AB5" w:rsidDel="001877CD">
                <w:rPr>
                  <w:rFonts w:cs="Times New Roman"/>
                </w:rPr>
                <w:delText>-</w:delText>
              </w:r>
            </w:del>
            <w:r w:rsidR="00DF552C" w:rsidRPr="00E95AB5">
              <w:rPr>
                <w:rFonts w:cs="Times New Roman"/>
              </w:rPr>
              <w:t xml:space="preserve">0.004 </w:t>
            </w:r>
            <w:ins w:id="3864" w:author="Lucy Cowie" w:date="2021-07-28T12:23:00Z">
              <w:r w:rsidR="00410CC7">
                <w:rPr>
                  <w:rFonts w:cs="Times New Roman"/>
                </w:rPr>
                <w:t>[</w:t>
              </w:r>
            </w:ins>
            <w:del w:id="3865" w:author="Lucy Cowie" w:date="2021-07-28T12:23:00Z">
              <w:r w:rsidR="00DF552C" w:rsidRPr="00E95AB5" w:rsidDel="00410CC7">
                <w:rPr>
                  <w:rFonts w:cs="Times New Roman"/>
                </w:rPr>
                <w:delText>(</w:delText>
              </w:r>
            </w:del>
            <w:ins w:id="3866" w:author="Lucy Cowie" w:date="2021-07-28T12:00:00Z">
              <w:r>
                <w:rPr>
                  <w:rFonts w:cs="Times New Roman"/>
                </w:rPr>
                <w:t>–</w:t>
              </w:r>
            </w:ins>
            <w:del w:id="3867" w:author="Lucy Cowie" w:date="2021-07-28T12:00:00Z">
              <w:r w:rsidR="00DF552C" w:rsidRPr="00E95AB5" w:rsidDel="001877CD">
                <w:rPr>
                  <w:rFonts w:cs="Times New Roman"/>
                </w:rPr>
                <w:delText>-</w:delText>
              </w:r>
            </w:del>
            <w:r w:rsidR="00DF552C" w:rsidRPr="00E95AB5">
              <w:rPr>
                <w:rFonts w:cs="Times New Roman"/>
              </w:rPr>
              <w:t xml:space="preserve">0.02 </w:t>
            </w:r>
            <w:r w:rsidR="00DF552C">
              <w:rPr>
                <w:rFonts w:cs="Times New Roman"/>
              </w:rPr>
              <w:t>to</w:t>
            </w:r>
            <w:r w:rsidR="00DF552C" w:rsidRPr="00E95AB5">
              <w:rPr>
                <w:rFonts w:cs="Times New Roman"/>
              </w:rPr>
              <w:t xml:space="preserve"> +0.01</w:t>
            </w:r>
            <w:ins w:id="3868" w:author="Lucy Cowie" w:date="2021-07-28T12:23:00Z">
              <w:r w:rsidR="00410CC7">
                <w:rPr>
                  <w:rFonts w:cs="Times New Roman"/>
                </w:rPr>
                <w:t>]</w:t>
              </w:r>
            </w:ins>
            <w:del w:id="3869" w:author="Lucy Cowie" w:date="2021-07-28T12:23:00Z">
              <w:r w:rsidR="00DF552C" w:rsidRPr="00E95AB5" w:rsidDel="00410CC7">
                <w:rPr>
                  <w:rFonts w:cs="Times New Roman"/>
                </w:rPr>
                <w:delText>)</w:delText>
              </w:r>
            </w:del>
          </w:p>
        </w:tc>
        <w:tc>
          <w:tcPr>
            <w:tcW w:w="3407" w:type="dxa"/>
          </w:tcPr>
          <w:p w14:paraId="0416C2F1" w14:textId="12FAFA9B" w:rsidR="00DF552C" w:rsidRPr="00E95AB5" w:rsidRDefault="001877CD" w:rsidP="00D5630D">
            <w:pPr>
              <w:pStyle w:val="AR6BodyText"/>
              <w:rPr>
                <w:rFonts w:cs="Times New Roman"/>
              </w:rPr>
            </w:pPr>
            <w:ins w:id="3870" w:author="Lucy Cowie" w:date="2021-07-28T12:01:00Z">
              <w:r>
                <w:rPr>
                  <w:rFonts w:cs="Times New Roman"/>
                </w:rPr>
                <w:t>–</w:t>
              </w:r>
            </w:ins>
            <w:del w:id="3871" w:author="Lucy Cowie" w:date="2021-07-28T12:01:00Z">
              <w:r w:rsidR="00DF552C" w:rsidRPr="00E95AB5" w:rsidDel="001877CD">
                <w:rPr>
                  <w:rFonts w:cs="Times New Roman"/>
                </w:rPr>
                <w:delText>-</w:delText>
              </w:r>
            </w:del>
            <w:r w:rsidR="00DF552C" w:rsidRPr="00E95AB5">
              <w:rPr>
                <w:rFonts w:cs="Times New Roman"/>
              </w:rPr>
              <w:t xml:space="preserve">0.04 to +0.02 </w:t>
            </w:r>
            <w:r w:rsidR="00DF552C" w:rsidRPr="00E95AB5">
              <w:rPr>
                <w:rFonts w:cs="Times New Roman"/>
              </w:rPr>
              <w:fldChar w:fldCharType="begin" w:fldLock="1"/>
            </w:r>
            <w:r w:rsidR="00D477C7">
              <w:rPr>
                <w:rFonts w:cs="Times New Roman"/>
              </w:rPr>
              <w:instrText>ADDIN CSL_CITATION { "citationItems" : [ { "id" : "ITEM-1", "itemData" : { "DOI" : "10.1038/s41467-017-02620-y", "ISSN" : "20411723", "abstract" : "Feedbacks between the global dust cycle and the climate system might have amplified past climate changes. Yet, it remains unclear what role the dust-climate feedback will play in future anthropogenic climate change. Here, we estimate the direct dust-climate feedback, arising from changes in the dust direct radiative effect (DRE), using a simple theoretical framework that combines constraints on the dust DRE with a series of climate model results. We find that the direct dust-climate feedback is likely in the range of -0.04 to +0.02 Wm -2 K-1, such that it could account for a substantial fraction of the total aerosol feedbacks in the climate system. On a regional scale, the direct dust-climate feedback is enhanced by approximately an order of magnitude close to major source regions. This suggests that it could play an important role in shaping the future climates of Northern Africa, the Sahel, the Mediterranean region, the Middle East, and Central Asia.", "author" : [ { "dropping-particle" : "", "family" : "Kok", "given" : "Jasper F.", "non-dropping-particle" : "", "parse-names" : false, "suffix" : "" }, { "dropping-particle" : "", "family" : "Ward", "given" : "Daniel S.", "non-dropping-particle" : "", "parse-names" : false, "suffix" : "" }, { "dropping-particle" : "", "family" : "Mahowald", "given" : "Natalie M.", "non-dropping-particle" : "", "parse-names" : false, "suffix" : "" }, { "dropping-particle" : "", "family" : "Evan", "given" : "Amato T.", "non-dropping-particle" : "", "parse-names" : false, "suffix" : "" } ], "container-title" : "Nature Communications", "id" : "ITEM-1", "issue" : "1", "issued" : { "date-parts" : [ [ "2018" ] ] }, "page" : "241", "publisher" : "Nature Publishing Group", "title" : "Global and regional importance of the direct dust-climate feedback", "translator" : [ { "dropping-particle" : "", "family" : "G3952", "given" : "", "non-dropping-particle" : "", "parse-names" : false, "suffix" : "" } ], "type" : "article-journal", "volume" : "9" }, "uris" : [ "http://www.mendeley.com/documents/?uuid=23ca63b8-c82d-4e4f-b3b2-6eed398adc65" ] } ], "mendeley" : { "formattedCitation" : "(Kok et al., 2018)", "plainTextFormattedCitation" : "(Kok et al., 2018)", "previouslyFormattedCitation" : "(Kok et al., 2018)" }, "properties" : { "noteIndex" : 0 }, "schema" : "https://github.com/citation-style-language/schema/raw/master/csl-citation.json" }</w:instrText>
            </w:r>
            <w:r w:rsidR="00DF552C" w:rsidRPr="00E95AB5">
              <w:rPr>
                <w:rFonts w:cs="Times New Roman"/>
              </w:rPr>
              <w:fldChar w:fldCharType="separate"/>
            </w:r>
            <w:r w:rsidR="00CB33A1">
              <w:rPr>
                <w:rFonts w:cs="Times New Roman"/>
                <w:noProof/>
              </w:rPr>
              <w:t>(Kok et al., 2018)</w:t>
            </w:r>
            <w:r w:rsidR="00DF552C" w:rsidRPr="00E95AB5">
              <w:rPr>
                <w:rFonts w:cs="Times New Roman"/>
              </w:rPr>
              <w:fldChar w:fldCharType="end"/>
            </w:r>
          </w:p>
        </w:tc>
      </w:tr>
      <w:tr w:rsidR="00DF552C" w:rsidRPr="0055566C" w14:paraId="4AFBA281" w14:textId="77777777" w:rsidTr="00D5630D">
        <w:tc>
          <w:tcPr>
            <w:tcW w:w="2687" w:type="dxa"/>
          </w:tcPr>
          <w:p w14:paraId="7CFEF0AB" w14:textId="77777777" w:rsidR="00DF552C" w:rsidRPr="00E95AB5" w:rsidRDefault="00DF552C" w:rsidP="00D5630D">
            <w:pPr>
              <w:pStyle w:val="AR6BodyText"/>
              <w:rPr>
                <w:rFonts w:cs="Times New Roman"/>
                <w:lang w:val="en-US"/>
              </w:rPr>
            </w:pPr>
            <w:r w:rsidRPr="00E95AB5">
              <w:rPr>
                <w:rFonts w:cs="Times New Roman"/>
              </w:rPr>
              <w:t>Ozone</w:t>
            </w:r>
          </w:p>
        </w:tc>
        <w:tc>
          <w:tcPr>
            <w:tcW w:w="1463" w:type="dxa"/>
          </w:tcPr>
          <w:p w14:paraId="5B63BFD6" w14:textId="77777777" w:rsidR="00DF552C" w:rsidRPr="00E95AB5" w:rsidRDefault="00DF552C" w:rsidP="00D5630D">
            <w:pPr>
              <w:pStyle w:val="AR6BodyText"/>
              <w:rPr>
                <w:rFonts w:cs="Times New Roman"/>
              </w:rPr>
            </w:pPr>
            <w:r w:rsidRPr="00E95AB5">
              <w:rPr>
                <w:rFonts w:cs="Times New Roman"/>
              </w:rPr>
              <w:t>4</w:t>
            </w:r>
          </w:p>
        </w:tc>
        <w:tc>
          <w:tcPr>
            <w:tcW w:w="3058" w:type="dxa"/>
          </w:tcPr>
          <w:p w14:paraId="1CC36E5A" w14:textId="771AE7C4" w:rsidR="00DF552C" w:rsidRPr="00E95AB5" w:rsidRDefault="001877CD" w:rsidP="00D5630D">
            <w:pPr>
              <w:pStyle w:val="AR6BodyText"/>
              <w:rPr>
                <w:rFonts w:cs="Times New Roman"/>
                <w:lang w:val="en-US"/>
              </w:rPr>
            </w:pPr>
            <w:ins w:id="3872" w:author="Lucy Cowie" w:date="2021-07-28T12:00:00Z">
              <w:r>
                <w:rPr>
                  <w:rFonts w:cs="Times New Roman"/>
                </w:rPr>
                <w:t>–</w:t>
              </w:r>
            </w:ins>
            <w:del w:id="3873" w:author="Lucy Cowie" w:date="2021-07-28T12:00:00Z">
              <w:r w:rsidR="00DF552C" w:rsidRPr="00E95AB5" w:rsidDel="001877CD">
                <w:rPr>
                  <w:rFonts w:cs="Times New Roman"/>
                </w:rPr>
                <w:delText>-</w:delText>
              </w:r>
            </w:del>
            <w:r w:rsidR="00DF552C" w:rsidRPr="00E95AB5">
              <w:rPr>
                <w:rFonts w:cs="Times New Roman"/>
              </w:rPr>
              <w:t xml:space="preserve">0.064 </w:t>
            </w:r>
            <w:ins w:id="3874" w:author="Lucy Cowie" w:date="2021-07-28T12:23:00Z">
              <w:r w:rsidR="00410CC7">
                <w:rPr>
                  <w:rFonts w:cs="Times New Roman"/>
                </w:rPr>
                <w:t>[</w:t>
              </w:r>
            </w:ins>
            <w:del w:id="3875" w:author="Lucy Cowie" w:date="2021-07-28T12:23:00Z">
              <w:r w:rsidR="00DF552C" w:rsidRPr="00E95AB5" w:rsidDel="00410CC7">
                <w:rPr>
                  <w:rFonts w:cs="Times New Roman"/>
                </w:rPr>
                <w:delText>(</w:delText>
              </w:r>
            </w:del>
            <w:ins w:id="3876" w:author="Lucy Cowie" w:date="2021-07-28T12:00:00Z">
              <w:r>
                <w:rPr>
                  <w:rFonts w:cs="Times New Roman"/>
                </w:rPr>
                <w:t>–</w:t>
              </w:r>
            </w:ins>
            <w:del w:id="3877" w:author="Lucy Cowie" w:date="2021-07-28T12:00:00Z">
              <w:r w:rsidR="00DF552C" w:rsidRPr="00E95AB5" w:rsidDel="001877CD">
                <w:rPr>
                  <w:rFonts w:cs="Times New Roman"/>
                </w:rPr>
                <w:delText>-</w:delText>
              </w:r>
            </w:del>
            <w:r w:rsidR="00DF552C" w:rsidRPr="00E95AB5">
              <w:rPr>
                <w:rFonts w:cs="Times New Roman"/>
              </w:rPr>
              <w:t xml:space="preserve">0.08 </w:t>
            </w:r>
            <w:r w:rsidR="00DF552C">
              <w:rPr>
                <w:rFonts w:cs="Times New Roman"/>
              </w:rPr>
              <w:t>to</w:t>
            </w:r>
            <w:r w:rsidR="00DF552C" w:rsidRPr="00E95AB5">
              <w:rPr>
                <w:rFonts w:cs="Times New Roman"/>
              </w:rPr>
              <w:t xml:space="preserve"> -0.04</w:t>
            </w:r>
            <w:ins w:id="3878" w:author="Lucy Cowie" w:date="2021-07-28T12:23:00Z">
              <w:r w:rsidR="00410CC7">
                <w:rPr>
                  <w:rFonts w:cs="Times New Roman"/>
                </w:rPr>
                <w:t>]</w:t>
              </w:r>
            </w:ins>
            <w:del w:id="3879" w:author="Lucy Cowie" w:date="2021-07-28T12:23:00Z">
              <w:r w:rsidR="00DF552C" w:rsidRPr="00E95AB5" w:rsidDel="00410CC7">
                <w:rPr>
                  <w:rFonts w:cs="Times New Roman"/>
                </w:rPr>
                <w:delText>)</w:delText>
              </w:r>
            </w:del>
          </w:p>
        </w:tc>
        <w:tc>
          <w:tcPr>
            <w:tcW w:w="3407" w:type="dxa"/>
          </w:tcPr>
          <w:p w14:paraId="106D44F8" w14:textId="0B82F546" w:rsidR="00DF552C" w:rsidRPr="00E95AB5" w:rsidRDefault="001877CD" w:rsidP="00D5630D">
            <w:pPr>
              <w:pStyle w:val="AR6BodyText"/>
              <w:rPr>
                <w:rFonts w:cs="Times New Roman"/>
              </w:rPr>
            </w:pPr>
            <w:ins w:id="3880" w:author="Lucy Cowie" w:date="2021-07-28T12:01:00Z">
              <w:r>
                <w:rPr>
                  <w:rFonts w:cs="Times New Roman"/>
                </w:rPr>
                <w:t>–</w:t>
              </w:r>
            </w:ins>
            <w:del w:id="3881" w:author="Lucy Cowie" w:date="2021-07-28T12:01:00Z">
              <w:r w:rsidR="00DF552C" w:rsidRPr="00E95AB5" w:rsidDel="001877CD">
                <w:rPr>
                  <w:rFonts w:cs="Times New Roman"/>
                </w:rPr>
                <w:delText>-</w:delText>
              </w:r>
            </w:del>
            <w:r w:rsidR="00DF552C" w:rsidRPr="00E95AB5">
              <w:rPr>
                <w:rFonts w:cs="Times New Roman"/>
              </w:rPr>
              <w:t xml:space="preserve">0.015 </w:t>
            </w:r>
            <w:r w:rsidR="00DF552C" w:rsidRPr="00E95AB5">
              <w:rPr>
                <w:rFonts w:cs="Times New Roman"/>
              </w:rPr>
              <w:fldChar w:fldCharType="begin" w:fldLock="1"/>
            </w:r>
            <w:r w:rsidR="00D477C7">
              <w:rPr>
                <w:rFonts w:cs="Times New Roman"/>
              </w:rPr>
              <w:instrText>ADDIN CSL_CITATION { "citationItems" : [ { "id" : "ITEM-1", "itemData" : { "DOI" : "10.1002/2013JD020575", "ISSN" : "2169897X", "abstract" : "Interactively coupled climate chemistry models (CCMs) extend the number of feedback mechanisms in climate change simulations by including chemical feedback. In this study the radiative feedback from ozone changes on climate response and climate sensitivity is quantified for a series of simulations driven by CO2 increases on top of a present-day reference concentration level. Other possibly relevant feedback via atmospheric chemistry, e.g., via CH4 and N2 O, is not fully quantified in the CCM setup as their concentrations are essentially fixed at the surface. In case of a CO2 -doubling simulation, the ozone feedback reduces the climate sensitivity parameter by 3.4%, from 0.70 K/(W m\u22122) without interactive chemistry to 0.68 K/(W m\u22122). In case of a 4*CO2 simulation, the reduction of the climate sensitivity parameter increases to 8.4%. An analysis of feedback reveals that the negative feedback of stratospheric ozone and the associated negative feedback change in stratospheric water vapor are mainly responsible for this damping. The feedback from tropospheric ozone changes is positive but much smaller. The nonlinearity in the climate sensitivity damping with increased CO2 concentrations is shown to be due to nonlinear feedback of ozone and stratospheric water vapor.", "author" : [ { "dropping-particle" : "", "family" : "Dietm\u00fcller", "given" : "S.", "non-dropping-particle" : "", "parse-names" : false, "suffix" : "" }, { "dropping-particle" : "", "family" : "Ponater", "given" : "M.", "non-dropping-particle" : "", "parse-names" : false, "suffix" : "" }, { "dropping-particle" : "", "family" : "Sausen", "given" : "R.", "non-dropping-particle" : "", "parse-names" : false, "suffix" : "" } ], "container-title" : "Journal of Geophysical Research: Atmospheres", "id" : "ITEM-1", "issue" : "4", "issued" : { "date-parts" : [ [ "2014", "2", "27" ] ] }, "page" : "1796-1805", "title" : "Interactive ozone induces a negative feedback in CO2-driven climate change simulations", "translator" : [ { "dropping-particle" : "", "family" : "G3957", "given" : "", "non-dropping-particle" : "", "parse-names" : false, "suffix" : "" } ], "type" : "article-journal", "volume" : "119" }, "uris" : [ "http://www.mendeley.com/documents/?uuid=05628a4e-c9fc-4665-93a2-1eada3562181" ] } ], "mendeley" : { "formattedCitation" : "(Dietm\u00fcller et al., 2014)", "plainTextFormattedCitation" : "(Dietm\u00fcller et al., 2014)", "previouslyFormattedCitation" : "(Dietm\u00fcller et al., 2014)" }, "properties" : { "noteIndex" : 0 }, "schema" : "https://github.com/citation-style-language/schema/raw/master/csl-citation.json" }</w:instrText>
            </w:r>
            <w:r w:rsidR="00DF552C" w:rsidRPr="00E95AB5">
              <w:rPr>
                <w:rFonts w:cs="Times New Roman"/>
              </w:rPr>
              <w:fldChar w:fldCharType="separate"/>
            </w:r>
            <w:r w:rsidR="00CB33A1">
              <w:rPr>
                <w:rFonts w:cs="Times New Roman"/>
                <w:noProof/>
              </w:rPr>
              <w:t>(Dietmüller et al., 2014)</w:t>
            </w:r>
            <w:r w:rsidR="00DF552C" w:rsidRPr="00E95AB5">
              <w:rPr>
                <w:rFonts w:cs="Times New Roman"/>
              </w:rPr>
              <w:fldChar w:fldCharType="end"/>
            </w:r>
            <w:r w:rsidR="00DF552C" w:rsidRPr="00E95AB5">
              <w:rPr>
                <w:rFonts w:cs="Times New Roman"/>
              </w:rPr>
              <w:t xml:space="preserve">, </w:t>
            </w:r>
            <w:del w:id="3882" w:author="Ian Blenkinsop" w:date="2021-07-29T10:48:00Z">
              <w:r w:rsidR="00DF552C" w:rsidRPr="00E95AB5" w:rsidDel="00894280">
                <w:rPr>
                  <w:rFonts w:cs="Times New Roman"/>
                </w:rPr>
                <w:delText>-</w:delText>
              </w:r>
            </w:del>
            <w:ins w:id="3883" w:author="Ian Blenkinsop" w:date="2021-07-29T10:48:00Z">
              <w:r w:rsidR="00894280">
                <w:rPr>
                  <w:rFonts w:cs="Times New Roman"/>
                </w:rPr>
                <w:t>–</w:t>
              </w:r>
            </w:ins>
            <w:r w:rsidR="00DF552C" w:rsidRPr="00E95AB5">
              <w:rPr>
                <w:rFonts w:cs="Times New Roman"/>
              </w:rPr>
              <w:t xml:space="preserve">0.06 </w:t>
            </w:r>
            <w:commentRangeStart w:id="3884"/>
            <w:r w:rsidR="00DF552C" w:rsidRPr="00E95AB5">
              <w:rPr>
                <w:rFonts w:cs="Times New Roman"/>
              </w:rPr>
              <w:fldChar w:fldCharType="begin" w:fldLock="1"/>
            </w:r>
            <w:ins w:id="3885" w:author="Robin Matthews" w:date="2021-07-08T17:03:00Z">
              <w:r w:rsidR="0044372F">
                <w:rPr>
                  <w:rFonts w:cs="Times New Roman"/>
                </w:rPr>
                <w:instrText>ADDIN CSL_CITATION { "citationItems" : [ { "id" : "ITEM-1", "itemData" : { "DOI" : "10.5194/gmd-7-2157-2014", "ISSN" : "1991-9603", "abstract" : "Abstract. The newly developed atmosphere\u2013ocean\u2013chemistry\u2013climate model SOCOL-MPIOM is presented by demonstrating the influence of chemistry\u2013climate interactions on the climate state and the variability. Therefore, we compare pre-industrial control simulations with (CHEM) and without (NOCHEM) interactive chemistry. In general, the influence of the chemistry on the mean state and the variability is small and mainly restricted to the stratosphere and mesosphere. The atmospheric dynamics mainly differ in polar regions, with slightly stronger polar vortices in the austral and boreal winter, respectively. The strengthening of the vortex is related to larger stratospheric temperature gradients, which are attributed to a parameterisation of the absorption of ozone and oxygen in different wavelength intervals, which is considered in the version with interactive chemistry only. A second reason for the temperature differences between CHEM and NOCHEM is related to diurnal variations in the ozone concentrations in the higher atmosphere, which are missing in NOCHEM. Furthermore, stratospheric water vapour concentrations substantially differ between the two experiments, but their effect on temperature is small. In both setups, the simulated intensity and variability of the northern polar vortex is inside the range of present-day observations. Additionally, the performance of SOCOL-MPIOM under changing external forcings is assessed for the period 1600\u20132000 using an ensemble of simulations. In the industrial period from 1850 onward SOCOL-MPIOM overestimates the global mean surface air temperature increase in comparison to observational data sets. Sensitivity simulations show that this overestimation can be attributed to a combination of factors: the solar forcing reconstruction, the simulated ozone changes, and incomplete aerosol effects and land use changes.", "author" : [ { "dropping-particle" : "", "family" : "Muthers", "given" : "S", "non-dropping-particle" : "", "parse-names" : false, "suffix" : "" }, { "dropping-particle" : "", "family" : "Anet", "given" : "J G", "non-dropping-particle" : "", "parse-names" : false, "suffix" : "" }, { "dropping-particle" : "", "family" : "Stenke", "given" : "A", "non-dropping-particle" : "", "parse-names" : false, "suffix" : "" }, { "dropping-particle" : "", "family" : "Raible", "given" : "C C", "non-dropping-particle" : "", "parse-names" : false, "suffix" : "" }, { "dropping-particle" : "", "family" : "Rozanov", "given" : "E", "non-dropping-particle" : "", "parse-names" : false, "suffix" : "" }, { "dropping-particle" : "", "family" : "Br\u00f6nnimann", "given" : "S", "non-dropping-particle" : "", "parse-names" : false, "suffix" : "" }, { "dropping-particle" : "", "family" : "Peter", "given" : "T", "non-dropping-particle" : "", "parse-names" : false, "suffix" : "" }, { "dropping-particle" : "", "family" : "Arfeuille", "given" : "F X", "non-dropping-particle" : "", "parse-names" : false, "suffix" : "" }, { "dropping-particle" : "", "family" : "Shapiro", "given" : "A I", "non-dropping-particle" : "", "parse-names" : false, "suffix" : "" }, { "dropping-particle" : "", "family" : "Beer", "given" : "J", "non-dropping-particle" : "", "parse-names" : false, "suffix" : "" }, { "dropping-particle" : "", "family" : "Steinhilber", "given" : "F", "non-dropping-particle" : "", "parse-names" : false, "suffix" : "" }, { "dropping-particle" : "", "family" : "Brugnara", "given" : "Y", "non-dropping-particle" : "", "parse-names" : false, "suffix" : "" }, { "dropping-particle" : "", "family" : "Schmutz", "given" : "W", "non-dropping-particle" : "", "parse-names" : false, "suffix" : "" } ], "container-title" : "Geoscientific Model Development", "id" : "ITEM-1", "issue" : "5", "issued" : { "date-parts" : [ [ "2014", "9", "25" ] ] }, "page" : "2157-2179", "publisher" : "Copernicus Publications", "title" : "The coupled atmosphere\u2013chemistry\u2013ocean model SOCOL-MPIOM", "translator" : [ { "dropping-particle" : "", "family" : "G4827", "given" : "", "non-dropping-particle" : "", "parse-names" : false, "suffix" : "" } ], "type" : "article-journal", "volume" : "7" }, "uris" : [ "http://www.mendeley.com/documents/?uuid=c8060ff9-988f-4a3c-9e87-a0756cb0554b" ] } ], "mendeley" : { "formattedCitation" : "(Muthers et al., 2014)", "manualFormatting" : "(Muthers et al., 2014", "plainTextFormattedCitation" : "(Muthers et al., 2014)", "previouslyFormattedCitation" : "(Muthers et al., 2014)" }, "properties" : { "noteIndex" : 0 }, "schema" : "https://github.com/citation-style-language/schema/raw/master/csl-citation.json" }</w:instrText>
              </w:r>
            </w:ins>
            <w:del w:id="3886" w:author="Robin Matthews" w:date="2021-07-08T17:03:00Z">
              <w:r w:rsidR="00D477C7" w:rsidDel="0044372F">
                <w:rPr>
                  <w:rFonts w:cs="Times New Roman"/>
                </w:rPr>
                <w:delInstrText>ADDIN CSL_CITATION { "citationItems" : [ { "id" : "ITEM-1", "itemData" : { "DOI" : "10.5194/gmd-7-2157-2014", "ISSN" : "1991-9603", "abstract" : "Abstract. The newly developed atmosphere\u2013ocean\u2013chemistry\u2013climate model SOCOL-MPIOM is presented by demonstrating the influence of chemistry\u2013climate interactions on the climate state and the variability. Therefore, we compare pre-industrial control simulations with (CHEM) and without (NOCHEM) interactive chemistry. In general, the influence of the chemistry on the mean state and the variability is small and mainly restricted to the stratosphere and mesosphere. The atmospheric dynamics mainly differ in polar regions, with slightly stronger polar vortices in the austral and boreal winter, respectively. The strengthening of the vortex is related to larger stratospheric temperature gradients, which are attributed to a parameterisation of the absorption of ozone and oxygen in different wavelength intervals, which is considered in the version with interactive chemistry only. A second reason for the temperature differences between CHEM and NOCHEM is related to diurnal variations in the ozone concentrations in the higher atmosphere, which are missing in NOCHEM. Furthermore, stratospheric water vapour concentrations substantially differ between the two experiments, but their effect on temperature is small. In both setups, the simulated intensity and variability of the northern polar vortex is inside the range of present-day observations. Additionally, the performance of SOCOL-MPIOM under changing external forcings is assessed for the period 1600\u20132000 using an ensemble of simulations. In the industrial period from 1850 onward SOCOL-MPIOM overestimates the global mean surface air temperature increase in comparison to observational data sets. Sensitivity simulations show that this overestimation can be attributed to a combination of factors: the solar forcing reconstruction, the simulated ozone changes, and incomplete aerosol effects and land use changes.", "author" : [ { "dropping-particle" : "", "family" : "Muthers", "given" : "S", "non-dropping-particle" : "", "parse-names" : false, "suffix" : "" }, { "dropping-particle" : "", "family" : "Anet", "given" : "J G", "non-dropping-particle" : "", "parse-names" : false, "suffix" : "" }, { "dropping-particle" : "", "family" : "Stenke", "given" : "A", "non-dropping-particle" : "", "parse-names" : false, "suffix" : "" }, { "dropping-particle" : "", "family" : "Raible", "given" : "C C", "non-dropping-particle" : "", "parse-names" : false, "suffix" : "" }, { "dropping-particle" : "", "family" : "Rozanov", "given" : "E", "non-dropping-particle" : "", "parse-names" : false, "suffix" : "" }, { "dropping-particle" : "", "family" : "Br\u00f6nnimann", "given" : "S", "non-dropping-particle" : "", "parse-names" : false, "suffix" : "" }, { "dropping-particle" : "", "family" : "Peter", "given" : "T", "non-dropping-particle" : "", "parse-names" : false, "suffix" : "" }, { "dropping-particle" : "", "family" : "Arfeuille", "given" : "F X", "non-dropping-particle" : "", "parse-names" : false, "suffix" : "" }, { "dropping-particle" : "", "family" : "Shapiro", "given" : "A I", "non-dropping-particle" : "", "parse-names" : false, "suffix" : "" }, { "dropping-particle" : "", "family" : "Beer", "given" : "J", "non-dropping-particle" : "", "parse-names" : false, "suffix" : "" }, { "dropping-particle" : "", "family" : "Steinhilber", "given" : "F", "non-dropping-particle" : "", "parse-names" : false, "suffix" : "" }, { "dropping-particle" : "", "family" : "Brugnara", "given" : "Y", "non-dropping-particle" : "", "parse-names" : false, "suffix" : "" }, { "dropping-particle" : "", "family" : "Schmutz", "given" : "W", "non-dropping-particle" : "", "parse-names" : false, "suffix" : "" } ], "container-title" : "Geoscientific Model Development", "id" : "ITEM-1", "issue" : "5", "issued" : { "date-parts" : [ [ "2014", "9", "25" ] ] }, "page" : "2157-2179", "publisher" : "Copernicus Publications", "title" : "The coupled atmosphere\u2013chemistry\u2013ocean model SOCOL-MPIOM", "translator" : [ { "dropping-particle" : "", "family" : "G4827", "given" : "", "non-dropping-particle" : "", "parse-names" : false, "suffix" : "" } ], "type" : "article-journal", "volume" : "7" }, "uris" : [ "http://www.mendeley.com/documents/?uuid=c8060ff9-988f-4a3c-9e87-a0756cb0554b" ] } ], "mendeley" : { "formattedCitation" : "(Muthers et al., 2014)", "manualFormatting" : "(Muthers et al., 2014, stratospheric ozone changes only)", "plainTextFormattedCitation" : "(Muthers et al., 2014)", "previouslyFormattedCitation" : "(Muthers et al., 2014)" }, "properties" : { "noteIndex" : 0 }, "schema" : "https://github.com/citation-style-language/schema/raw/master/csl-citation.json" }</w:delInstrText>
              </w:r>
            </w:del>
            <w:r w:rsidR="00DF552C" w:rsidRPr="00E95AB5">
              <w:rPr>
                <w:rFonts w:cs="Times New Roman"/>
              </w:rPr>
              <w:fldChar w:fldCharType="separate"/>
            </w:r>
            <w:r w:rsidR="00CB33A1">
              <w:rPr>
                <w:rFonts w:cs="Times New Roman"/>
                <w:noProof/>
                <w:lang w:val="en-US"/>
              </w:rPr>
              <w:t>(Muthers et al., 2014</w:t>
            </w:r>
            <w:del w:id="3887" w:author="Robin Matthews" w:date="2021-07-08T17:03:00Z">
              <w:r w:rsidR="00CB33A1" w:rsidDel="0044372F">
                <w:rPr>
                  <w:rFonts w:cs="Times New Roman"/>
                  <w:noProof/>
                  <w:lang w:val="en-US"/>
                </w:rPr>
                <w:delText>, stratospheric ozone changes only)</w:delText>
              </w:r>
            </w:del>
            <w:r w:rsidR="00DF552C" w:rsidRPr="00E95AB5">
              <w:rPr>
                <w:rFonts w:cs="Times New Roman"/>
              </w:rPr>
              <w:fldChar w:fldCharType="end"/>
            </w:r>
            <w:commentRangeEnd w:id="3884"/>
            <w:ins w:id="3888" w:author="Robin Matthews" w:date="2021-07-08T17:03:00Z">
              <w:r w:rsidR="0044372F">
                <w:rPr>
                  <w:rFonts w:cs="Times New Roman"/>
                  <w:noProof/>
                  <w:lang w:val="en-US"/>
                </w:rPr>
                <w:t>, stratospheric ozone changes only)</w:t>
              </w:r>
            </w:ins>
            <w:r w:rsidR="00CB33A1">
              <w:rPr>
                <w:rStyle w:val="Marquedecommentaire"/>
              </w:rPr>
              <w:commentReference w:id="3884"/>
            </w:r>
            <w:r w:rsidR="00DF552C" w:rsidRPr="00E95AB5">
              <w:rPr>
                <w:rFonts w:cs="Times New Roman"/>
                <w:lang w:val="en-US"/>
              </w:rPr>
              <w:t xml:space="preserve">, </w:t>
            </w:r>
            <w:ins w:id="3889" w:author="Lucy Cowie" w:date="2021-07-28T12:01:00Z">
              <w:r>
                <w:rPr>
                  <w:rFonts w:cs="Times New Roman"/>
                </w:rPr>
                <w:t>–</w:t>
              </w:r>
            </w:ins>
            <w:del w:id="3890" w:author="Lucy Cowie" w:date="2021-07-28T12:01:00Z">
              <w:r w:rsidR="00DF552C" w:rsidRPr="00E95AB5" w:rsidDel="001877CD">
                <w:rPr>
                  <w:rFonts w:cs="Times New Roman"/>
                  <w:lang w:val="en-US"/>
                </w:rPr>
                <w:delText>-</w:delText>
              </w:r>
            </w:del>
            <w:r w:rsidR="00DF552C" w:rsidRPr="00E95AB5">
              <w:rPr>
                <w:rFonts w:cs="Times New Roman"/>
                <w:lang w:val="en-US"/>
              </w:rPr>
              <w:t xml:space="preserve">0.01 </w:t>
            </w:r>
            <w:commentRangeStart w:id="3891"/>
            <w:r w:rsidR="00DF552C" w:rsidRPr="00E95AB5">
              <w:rPr>
                <w:rFonts w:cs="Times New Roman"/>
              </w:rPr>
              <w:fldChar w:fldCharType="begin" w:fldLock="1"/>
            </w:r>
            <w:ins w:id="3892" w:author="Robin Matthews" w:date="2021-07-08T17:03:00Z">
              <w:r w:rsidR="0044372F">
                <w:rPr>
                  <w:rFonts w:cs="Times New Roman"/>
                  <w:lang w:val="en-US"/>
                </w:rPr>
                <w:instrText>ADDIN CSL_CITATION { "citationItems" : [ { "id" : "ITEM-1", "itemData" : { "DOI" : "10.1002/2016GL068344", "ISSN" : "19448007", "abstract" : "The Community Earth System Model-Whole Atmosphere Community Climate Model (CESM1-WACCM) is used to assess the importance of including chemistry feedbacks in determining the equilibrium climate sensitivity (ECS). Two 4\u00d7CO2 model experiments were conducted: one with interactive chemistry and one with chemical constituents other than CO2 held fixed at their preindustrial values. The ECS determined from these two experiments agrees to within 0.01 K. Similarly, the net feedback parameter agrees to within 0.01 W m-2 K-1. This agreement occurs in spite of large changes in stratospheric ozone found in the simulation with interactive chemistry: a 30% decrease in the tropical lower stratosphere and a 40% increase in the upper stratosphere, broadly consistent with other published estimates. Off-line radiative transfer calculations show that ozone changes alone account for the difference in radiative forcing. We conclude that at least for determining global climate sensitivity metrics, the exclusion of chemistry feedbacks is not a critical source of error in CESM.", "author" : [ { "dropping-particle" : "", "family" : "Marsh", "given" : "Daniel R.", "non-dropping-particle" : "", "parse-names" : false, "suffix" : "" }, { "dropping-particle" : "", "family" : "Lamarque", "given" : "Jean Fran\u00e7ois", "non-dropping-particle" : "", "parse-names" : false, "suffix" : "" }, { "dropping-particle" : "", "family" : "Conley", "given" : "Andrew J.", "non-dropping-particle" : "", "parse-names" : false, "suffix" : "" }, { "dropping-particle" : "", "family" : "Polvani", "given" : "Lorenzo M.", "non-dropping-particle" : "", "parse-names" : false, "suffix" : "" } ], "container-title" : "Geophysical Research Letters", "id" : "ITEM-1", "issue" : "8", "issued" : { "date-parts" : [ [ "2016" ] ] }, "page" : "3928-3934", "title" : "Stratospheric ozone chemistry feedbacks are not critical for the determination of climate sensitivity in CESM1(WACCM)", "translator" : [ { "dropping-particle" : "", "family" : "G3959", "given" : "", "non-dropping-particle" : "", "parse-names" : false, "suffix" : "" } ], "type" : "article-journal", "volume" : "43" }, "uris" : [ "http://www.mendeley.com/documents/?uuid=3298bbdd-6626-4e0d-9029-aadc618febd5" ] } ], "mendeley" : { "formattedCitation" : "(Marsh et al., 2016)", "manualFormatting" : "(Marsh et al., 2016", "plainTextFormattedCitation" : "(Marsh et al., 2016)", "previouslyFormattedCitation" : "(Marsh et al., 2016)" }, "properties" : { "noteIndex" : 0 }, "schema" : "https://github.com/citation-style-language/schema/raw/master/csl-citation.json" }</w:instrText>
              </w:r>
            </w:ins>
            <w:del w:id="3893" w:author="Robin Matthews" w:date="2021-07-08T17:03:00Z">
              <w:r w:rsidR="00D477C7" w:rsidDel="0044372F">
                <w:rPr>
                  <w:rFonts w:cs="Times New Roman"/>
                  <w:lang w:val="en-US"/>
                </w:rPr>
                <w:delInstrText>ADDIN CSL_CITATION { "citationItems" : [ { "id" : "ITEM-1", "itemData" : { "DOI" : "10.1002/2016GL068344", "ISSN" : "19448007", "abstract" : "The Community Earth System Model-Whole Atmosphere Community Climate Model (CESM1-WACCM) is used to assess the importance of including chemistry feedbacks in determining the equilibrium climate sensitivity (ECS). Two 4\u00d7CO2 model experiments were conducted: one with interactive chemistry and one with chemical constituents other than CO2 held fixed at their preindustrial values. The ECS determined from these two experiments agrees to within 0.01 K. Similarly, the net feedback parameter agrees to within 0.01 W m-2 K-1. This agreement occurs in spite of large changes in stratospheric ozone found in the simulation with interactive chemistry: a 30% decrease in the tropical lower stratosphere and a 40% increase in the upper stratosphere, broadly consistent with other published estimates. Off-line radiative transfer calculations show that ozone changes alone account for the difference in radiative forcing. We conclude that at least for determining global climate sensitivity metrics, the exclusion of chemistry feedbacks is not a critical source of error in CESM.", "author" : [ { "dropping-particle" : "", "family" : "Marsh", "given" : "Daniel R.", "non-dropping-particle" : "", "parse-names" : false, "suffix" : "" }, { "dropping-particle" : "", "family" : "Lamarque", "given" : "Jean Fran\u00e7ois", "non-dropping-particle" : "", "parse-names" : false, "suffix" : "" }, { "dropping-particle" : "", "family" : "Conley", "given" : "Andrew J.", "non-dropping-particle" : "", "parse-names" : false, "suffix" : "" }, { "dropping-particle" : "", "family" : "Polvani", "given" : "Lorenzo M.", "non-dropping-particle" : "", "parse-names" : false, "suffix" : "" } ], "container-title" : "Geophysical Research Letters", "id" : "ITEM-1", "issue" : "8", "issued" : { "date-parts" : [ [ "2016" ] ] }, "page" : "3928-3934", "title" : "Stratospheric ozone chemistry feedbacks are not critical for the determination of climate sensitivity in CESM1(WACCM)", "translator" : [ { "dropping-particle" : "", "family" : "G3959", "given" : "", "non-dropping-particle" : "", "parse-names" : false, "suffix" : "" } ], "type" : "article-journal", "volume" : "43" }, "uris" : [ "http://www.mendeley.com/documents/?uuid=3298bbdd-6626-4e0d-9029-aadc618febd5" ] } ], "mendeley" : { "formattedCitation" : "(Marsh et al., 2016)", "manualFormatting" : "(Marsh et al., 2016, stratospheric ozone changes only)", "plainTextFormattedCitation" : "(Marsh et al., 2016)", "previouslyFormattedCitation" : "(Marsh et al., 2016)" }, "properties" : { "noteIndex" : 0 }, "schema" : "https://github.com/citation-style-language/schema/raw/master/csl-citation.json" }</w:delInstrText>
              </w:r>
            </w:del>
            <w:r w:rsidR="00DF552C" w:rsidRPr="00E95AB5">
              <w:rPr>
                <w:rFonts w:cs="Times New Roman"/>
              </w:rPr>
              <w:fldChar w:fldCharType="separate"/>
            </w:r>
            <w:r w:rsidR="00CB33A1">
              <w:rPr>
                <w:rFonts w:cs="Times New Roman"/>
                <w:noProof/>
                <w:lang w:val="en-US"/>
              </w:rPr>
              <w:t>(Marsh et al., 2016</w:t>
            </w:r>
            <w:del w:id="3894" w:author="Robin Matthews" w:date="2021-07-08T17:03:00Z">
              <w:r w:rsidR="00CB33A1" w:rsidDel="0044372F">
                <w:rPr>
                  <w:rFonts w:cs="Times New Roman"/>
                  <w:noProof/>
                  <w:lang w:val="en-US"/>
                </w:rPr>
                <w:delText>, stratospheric ozone changes only)</w:delText>
              </w:r>
            </w:del>
            <w:r w:rsidR="00DF552C" w:rsidRPr="00E95AB5">
              <w:rPr>
                <w:rFonts w:cs="Times New Roman"/>
              </w:rPr>
              <w:fldChar w:fldCharType="end"/>
            </w:r>
            <w:commentRangeEnd w:id="3891"/>
            <w:r w:rsidR="00CB33A1">
              <w:rPr>
                <w:rStyle w:val="Marquedecommentaire"/>
              </w:rPr>
              <w:commentReference w:id="3891"/>
            </w:r>
            <w:ins w:id="3895" w:author="Robin Matthews" w:date="2021-07-08T17:03:00Z">
              <w:r w:rsidR="0044372F">
                <w:rPr>
                  <w:rFonts w:cs="Times New Roman"/>
                  <w:noProof/>
                  <w:lang w:val="en-US"/>
                </w:rPr>
                <w:t>, stratospheric ozone changes only)</w:t>
              </w:r>
            </w:ins>
            <w:r w:rsidR="00DF552C" w:rsidRPr="00E95AB5">
              <w:rPr>
                <w:rFonts w:cs="Times New Roman"/>
                <w:lang w:val="en-US"/>
              </w:rPr>
              <w:t xml:space="preserve">, </w:t>
            </w:r>
            <w:ins w:id="3896" w:author="Lucy Cowie" w:date="2021-07-28T12:01:00Z">
              <w:r>
                <w:rPr>
                  <w:rFonts w:cs="Times New Roman"/>
                </w:rPr>
                <w:t>–</w:t>
              </w:r>
            </w:ins>
            <w:del w:id="3897" w:author="Lucy Cowie" w:date="2021-07-28T12:01:00Z">
              <w:r w:rsidR="00DF552C" w:rsidRPr="00E95AB5" w:rsidDel="001877CD">
                <w:rPr>
                  <w:rFonts w:cs="Times New Roman"/>
                  <w:lang w:val="en-US"/>
                </w:rPr>
                <w:delText>-</w:delText>
              </w:r>
            </w:del>
            <w:r w:rsidR="00DF552C" w:rsidRPr="00E95AB5">
              <w:rPr>
                <w:rFonts w:cs="Times New Roman"/>
                <w:lang w:val="en-US"/>
              </w:rPr>
              <w:t xml:space="preserve">0.13 </w:t>
            </w:r>
            <w:commentRangeStart w:id="3898"/>
            <w:r w:rsidR="00DF552C" w:rsidRPr="00E95AB5">
              <w:rPr>
                <w:rFonts w:cs="Times New Roman"/>
              </w:rPr>
              <w:fldChar w:fldCharType="begin" w:fldLock="1"/>
            </w:r>
            <w:ins w:id="3899" w:author="Robin Matthews" w:date="2021-07-08T17:04:00Z">
              <w:r w:rsidR="0044372F">
                <w:rPr>
                  <w:rFonts w:cs="Times New Roman"/>
                  <w:lang w:val="en-US"/>
                </w:rPr>
                <w:instrText>ADDIN CSL_CITATION { "citationItems" : [ { "id" : "ITEM-1", "itemData" : { "DOI" : "10.1038/nclimate2451", "ISBN" : "1758-678X", "ISSN" : "17586798", "abstract" : "State-of-the-art climate models now include more climate processes simulated at higher spatial resolution than ever. Nevertheless, some processes, such as atmospheric chemical feedbacks, are still computationally expensive and are often ignored in climate simulations. Here we present evidence that the representation of stratospheric ozone in climate models can have a first-order impact on estimates of effective climate sensitivity. Using a comprehensive atmosphere-ocean chemistry-climate model, we find an increase in global mean surface warming of around 1 \u00b0C (\u223c 20%) after 75 years when ozone is prescribed at pre-industrial levels compared with when it is allowed to evolve self-consistently in response to an abrupt 4\u00d7CO2 forcing. The difference is primarily attributed to changes in long-wave radiative feedbacks associated with circulation-driven decreases in tropical lower stratospheric ozone and related stratospheric water vapour and cirrus cloud changes. This has important implications for global model intercomparison studies in which participating models often use simplified treatments of atmospheric composition changes that are consistent with neither the specified greenhouse gas forcing scenario nor the associated atmospheric circulation feedbacks.", "author" : [ { "dropping-particle" : "", "family" : "Nowack", "given" : "Peer J.", "non-dropping-particle" : "", "parse-names" : false, "suffix" : "" }, { "dropping-particle" : "", "family" : "Luke Abraham", "given" : "N.", "non-dropping-particle" : "", "parse-names" : false, "suffix" : "" }, { "dropping-particle" : "", "family" : "Maycock", "given" : "Amanda C.", "non-dropping-particle" : "", "parse-names" : false, "suffix" : "" }, { "dropping-particle" : "", "family" : "Braesicke", "given" : "Peter", "non-dropping-particle" : "", "parse-names" : false, "suffix" : "" }, { "dropping-particle" : "", "family" : "Gregory", "given" : "Jonathan M.", "non-dropping-particle" : "", "parse-names" : false, "suffix" : "" }, { "dropping-particle" : "", "family" : "Joshi", "given" : "Manoj M.", "non-dropping-particle" : "", "parse-names" : false, "suffix" : "" }, { "dropping-particle" : "", "family" : "Osprey", "given" : "Annette", "non-dropping-particle" : "", "parse-names" : false, "suffix" : "" }, { "dropping-particle" : "", "family" : "Pyle", "given" : "John A.", "non-dropping-particle" : "", "parse-names" : false, "suffix" : "" } ], "container-title" : "Nature Climate Change", "id" : "ITEM-1", "issue" : "1", "issued" : { "date-parts" : [ [ "2015" ] ] }, "page" : "41-45", "publisher" : "Nature Publishing Group", "title" : "A large ozone-circulation feedback and its implications for global warming assessments", "translator" : [ { "dropping-particle" : "", "family" : "G3960", "given" : "", "non-dropping-particle" : "", "parse-names" : false, "suffix" : "" } ], "type" : "article-journal", "volume" : "5" }, "uris" : [ "http://www.mendeley.com/documents/?uuid=8351f70a-068d-4426-94f9-81625d53f1c3" ] } ], "mendeley" : { "formattedCitation" : "(Nowack et al., 2015)", "manualFormatting" : "(Nowack et al., 2015", "plainTextFormattedCitation" : "(Nowack et al., 2015)", "previouslyFormattedCitation" : "(Nowack et al., 2015)" }, "properties" : { "noteIndex" : 0 }, "schema" : "https://github.com/citation-style-language/schema/raw/master/csl-citation.json" }</w:instrText>
              </w:r>
            </w:ins>
            <w:del w:id="3900" w:author="Robin Matthews" w:date="2021-07-08T17:04:00Z">
              <w:r w:rsidR="00D477C7" w:rsidDel="0044372F">
                <w:rPr>
                  <w:rFonts w:cs="Times New Roman"/>
                  <w:lang w:val="en-US"/>
                </w:rPr>
                <w:delInstrText>ADDIN CSL_CITATION { "citationItems" : [ { "id" : "ITEM-1", "itemData" : { "DOI" : "10.1038/nclimate2451", "ISBN" : "1758-678X", "ISSN" : "17586798", "abstract" : "State-of-the-art climate models now include more climate processes simulated at higher spatial resolution than ever. Nevertheless, some processes, such as atmospheric chemical feedbacks, are still computationally expensive and are often ignored in climate simulations. Here we present evidence that the representation of stratospheric ozone in climate models can have a first-order impact on estimates of effective climate sensitivity. Using a comprehensive atmosphere-ocean chemistry-climate model, we find an increase in global mean surface warming of around 1 \u00b0C (\u223c 20%) after 75 years when ozone is prescribed at pre-industrial levels compared with when it is allowed to evolve self-consistently in response to an abrupt 4\u00d7CO2 forcing. The difference is primarily attributed to changes in long-wave radiative feedbacks associated with circulation-driven decreases in tropical lower stratospheric ozone and related stratospheric water vapour and cirrus cloud changes. This has important implications for global model intercomparison studies in which participating models often use simplified treatments of atmospheric composition changes that are consistent with neither the specified greenhouse gas forcing scenario nor the associated atmospheric circulation feedbacks.", "author" : [ { "dropping-particle" : "", "family" : "Nowack", "given" : "Peer J.", "non-dropping-particle" : "", "parse-names" : false, "suffix" : "" }, { "dropping-particle" : "", "family" : "Luke Abraham", "given" : "N.", "non-dropping-particle" : "", "parse-names" : false, "suffix" : "" }, { "dropping-particle" : "", "family" : "Maycock", "given" : "Amanda C.", "non-dropping-particle" : "", "parse-names" : false, "suffix" : "" }, { "dropping-particle" : "", "family" : "Braesicke", "given" : "Peter", "non-dropping-particle" : "", "parse-names" : false, "suffix" : "" }, { "dropping-particle" : "", "family" : "Gregory", "given" : "Jonathan M.", "non-dropping-particle" : "", "parse-names" : false, "suffix" : "" }, { "dropping-particle" : "", "family" : "Joshi", "given" : "Manoj M.", "non-dropping-particle" : "", "parse-names" : false, "suffix" : "" }, { "dropping-particle" : "", "family" : "Osprey", "given" : "Annette", "non-dropping-particle" : "", "parse-names" : false, "suffix" : "" }, { "dropping-particle" : "", "family" : "Pyle", "given" : "John A.", "non-dropping-particle" : "", "parse-names" : false, "suffix" : "" } ], "container-title" : "Nature Climate Change", "id" : "ITEM-1", "issue" : "1", "issued" : { "date-parts" : [ [ "2015" ] ] }, "page" : "41-45", "publisher" : "Nature Publishing Group", "title" : "A large ozone-circulation feedback and its implications for global warming assessments", "translator" : [ { "dropping-particle" : "", "family" : "G3960", "given" : "", "non-dropping-particle" : "", "parse-names" : false, "suffix" : "" } ], "type" : "article-journal", "volume" : "5" }, "uris" : [ "http://www.mendeley.com/documents/?uuid=8351f70a-068d-4426-94f9-81625d53f1c3" ] } ], "mendeley" : { "formattedCitation" : "(Nowack et al., 2015)", "manualFormatting" : "(Nowack et al., 2015, stratospheric ozone and water vapor changes)", "plainTextFormattedCitation" : "(Nowack et al., 2015)", "previouslyFormattedCitation" : "(Nowack et al., 2015)" }, "properties" : { "noteIndex" : 0 }, "schema" : "https://github.com/citation-style-language/schema/raw/master/csl-citation.json" }</w:delInstrText>
              </w:r>
            </w:del>
            <w:r w:rsidR="00DF552C" w:rsidRPr="00E95AB5">
              <w:rPr>
                <w:rFonts w:cs="Times New Roman"/>
              </w:rPr>
              <w:fldChar w:fldCharType="separate"/>
            </w:r>
            <w:r w:rsidR="00CB33A1">
              <w:rPr>
                <w:rFonts w:cs="Times New Roman"/>
                <w:noProof/>
              </w:rPr>
              <w:t>(Nowack et al., 2015</w:t>
            </w:r>
            <w:del w:id="3901" w:author="Robin Matthews" w:date="2021-07-08T17:04:00Z">
              <w:r w:rsidR="00CB33A1" w:rsidDel="0044372F">
                <w:rPr>
                  <w:rFonts w:cs="Times New Roman"/>
                  <w:noProof/>
                </w:rPr>
                <w:delText>, stratospheric ozone and water vapor changes)</w:delText>
              </w:r>
            </w:del>
            <w:r w:rsidR="00DF552C" w:rsidRPr="00E95AB5">
              <w:rPr>
                <w:rFonts w:cs="Times New Roman"/>
              </w:rPr>
              <w:fldChar w:fldCharType="end"/>
            </w:r>
            <w:commentRangeEnd w:id="3898"/>
            <w:ins w:id="3902" w:author="Robin Matthews" w:date="2021-07-08T17:04:00Z">
              <w:r w:rsidR="0044372F">
                <w:rPr>
                  <w:rFonts w:cs="Times New Roman"/>
                  <w:noProof/>
                </w:rPr>
                <w:t>, stratospheric ozone and water vapo</w:t>
              </w:r>
            </w:ins>
            <w:ins w:id="3903" w:author="Lucy Cowie" w:date="2021-07-27T21:54:00Z">
              <w:r w:rsidR="00156887">
                <w:rPr>
                  <w:rFonts w:cs="Times New Roman"/>
                  <w:noProof/>
                </w:rPr>
                <w:t>u</w:t>
              </w:r>
            </w:ins>
            <w:ins w:id="3904" w:author="Robin Matthews" w:date="2021-07-08T17:04:00Z">
              <w:r w:rsidR="0044372F">
                <w:rPr>
                  <w:rFonts w:cs="Times New Roman"/>
                  <w:noProof/>
                </w:rPr>
                <w:t>r changes)</w:t>
              </w:r>
            </w:ins>
            <w:r w:rsidR="00CB33A1">
              <w:rPr>
                <w:rStyle w:val="Marquedecommentaire"/>
              </w:rPr>
              <w:commentReference w:id="3898"/>
            </w:r>
            <w:r w:rsidR="00DF552C" w:rsidRPr="00E95AB5">
              <w:rPr>
                <w:rFonts w:cs="Times New Roman"/>
              </w:rPr>
              <w:t xml:space="preserve">, </w:t>
            </w:r>
            <w:ins w:id="3905" w:author="Lucy Cowie" w:date="2021-07-28T12:01:00Z">
              <w:r>
                <w:rPr>
                  <w:rFonts w:cs="Times New Roman"/>
                </w:rPr>
                <w:t>–</w:t>
              </w:r>
            </w:ins>
            <w:del w:id="3906" w:author="Lucy Cowie" w:date="2021-07-28T12:01:00Z">
              <w:r w:rsidR="00DF552C" w:rsidRPr="00E95AB5" w:rsidDel="001877CD">
                <w:rPr>
                  <w:rFonts w:cs="Times New Roman"/>
                </w:rPr>
                <w:delText>-</w:delText>
              </w:r>
            </w:del>
            <w:r w:rsidR="00DF552C" w:rsidRPr="00E95AB5">
              <w:rPr>
                <w:rFonts w:cs="Times New Roman"/>
              </w:rPr>
              <w:t xml:space="preserve">0.007 ± 0.009 </w:t>
            </w:r>
            <w:commentRangeStart w:id="3907"/>
            <w:r w:rsidR="00DF552C" w:rsidRPr="00E95AB5">
              <w:rPr>
                <w:rFonts w:cs="Times New Roman"/>
              </w:rPr>
              <w:fldChar w:fldCharType="begin" w:fldLock="1"/>
            </w:r>
            <w:ins w:id="3908" w:author="Robin Matthews" w:date="2021-07-08T17:05:00Z">
              <w:r w:rsidR="0044372F">
                <w:rPr>
                  <w:rFonts w:cs="Times New Roman"/>
                </w:rPr>
                <w:instrText>ADDIN CSL_CITATION { "citationItems" : [ { "id" : "ITEM-1", "itemData" : { "DOI" : "10.5194/esd-10-379-2019", "ISSN" : "21904987", "abstract" : "Earth system models (ESMs) are key tools for providing climate projections under different scenarios of human-induced forcing. ESMs include a large number of additional processes and feedbacks such as biogeochemical cycles that traditional physical climate models do not consider. Yet, some processes such as cloud dynamics and ecosystem functional response still have fairly high uncertainties. In this article, we present an overview of climate feedbacks for Earth system components currently included in state-of-the-art ESMs and discuss the challenges to evaluate and quantify them. Uncertainties in feedback quantification arise from the interdependencies of biogeochemical matter fluxes and physical properties, the spatial and temporal heterogeneity of processes, and the lack of long-term continuous observational data to constrain them. We present an outlook for promising approaches that can help to quantify and to constrain the large number of feedbacks in ESMs in the future. The target group for this article includes generalists with a background in natural sciences and an interest in climate change as well as experts working in interdisciplinary climate research (researchers, lecturers, and students). This study updates and significantly expands upon the last comprehensive overview of climate feedbacks in ESMs, which was produced 15 years ago (NRC, 2003).", "author" : [ { "dropping-particle" : "", "family" : "Heinze", "given" : "Christoph", "non-dropping-particle" : "", "parse-names" : false, "suffix" : "" }, { "dropping-particle" : "", "family" : "Eyring", "given" : "Veronika", "non-dropping-particle" : "", "parse-names" : false, "suffix" : "" }, { "dropping-particle" : "", "family" : "Friedlingstein", "given" : "Pierre", "non-dropping-particle" : "", "parse-names" : false, "suffix" : "" }, { "dropping-particle" : "", "family" : "Jones", "given" : "Colin", "non-dropping-particle" : "", "parse-names" : false, "suffix" : "" }, { "dropping-particle" : "", "family" : "Balkanski", "given" : "Yves", "non-dropping-particle" : "", "parse-names" : false, "suffix" : "" }, { "dropping-particle" : "", "family" : "Collins", "given" : "William", "non-dropping-particle" : "", "parse-names" : false, "suffix" : "" }, { "dropping-particle" : "", "family" : "Fichefet", "given" : "Thierry", "non-dropping-particle" : "", "parse-names" : false, "suffix" : "" }, { "dropping-particle" : "", "family" : "Gao", "given" : "Shuang", "non-dropping-particle" : "", "parse-names" : false, "suffix" : "" }, { "dropping-particle" : "", "family" : "Hall", "given" : "Alex", "non-dropping-particle" : "", "parse-names" : false, "suffix" : "" }, { "dropping-particle" : "", "family" : "Ivanova", "given" : "Detelina", "non-dropping-particle" : "", "parse-names" : false, "suffix" : "" }, { "dropping-particle" : "", "family" : "Knorr", "given" : "Wolfgang", "non-dropping-particle" : "", "parse-names" : false, "suffix" : "" }, { "dropping-particle" : "", "family" : "Knutti", "given" : "Reto", "non-dropping-particle" : "", "parse-names" : false, "suffix" : "" }, { "dropping-particle" : "", "family" : "L\u00f6w", "given" : "Alexander", "non-dropping-particle" : "", "parse-names" : false, "suffix" : "" }, { "dropping-particle" : "", "family" : "Ponater", "given" : "Michael", "non-dropping-particle" : "", "parse-names" : false, "suffix" : "" }, { "dropping-particle" : "", "family" : "Schultz", "given" : "Martin", "non-dropping-particle" : "", "parse-names" : false, "suffix" : "" }, { "dropping-particle" : "", "family" : "Schulz", "given" : "Michael", "non-dropping-particle" : "", "parse-names" : false, "suffix" : "" }, { "dropping-particle" : "", "family" : "Siebesma", "given" : "Pier", "non-dropping-particle" : "", "parse-names" : false, "suffix" : "" }, { "dropping-particle" : "", "family" : "Teixeira", "given" : "Joao", "non-dropping-particle" : "", "parse-names" : false, "suffix" : "" }, { "dropping-particle" : "", "family" : "Tselioudis", "given" : "George", "non-dropping-particle" : "", "parse-names" : false, "suffix" : "" }, { "dropping-particle" : "", "family" : "Vancoppenolle", "given" : "Martin", "non-dropping-particle" : "", "parse-names" : false, "suffix" : "" } ], "container-title" : "Earth System Dynamics", "id" : "ITEM-1", "issue" : "3", "issued" : { "date-parts" : [ [ "2019", "7" ] ] }, "page" : "379-452", "publisher" : "Copernicus Publications", "title" : "ESD Reviews: Climate feedbacks in the Earth system and prospects for their evaluation", "translator" : [ { "dropping-particle" : "", "family" : "G3946", "given" : "", "non-dropping-particle" : "", "parse-names" : false, "suffix" : "" } ], "type" : "article-journal", "volume" : "10" }, "uris" : [ "http://www.mendeley.com/documents/?uuid=bb580455-0053-4e55-9b2a-b576d81c82e6" ] } ], "mendeley" : { "formattedCitation" : "(Heinze et al., 2019)", "manualFormatting" : "(Heinze et al., 2019", "plainTextFormattedCitation" : "(Heinze et al., 2019)", "previouslyFormattedCitation" : "(Heinze et al., 2019)" }, "properties" : { "noteIndex" : 0 }, "schema" : "https://github.com/citation-style-language/schema/raw/master/csl-citation.json" }</w:instrText>
              </w:r>
            </w:ins>
            <w:del w:id="3909" w:author="Robin Matthews" w:date="2021-07-08T17:05:00Z">
              <w:r w:rsidR="00D477C7" w:rsidDel="0044372F">
                <w:rPr>
                  <w:rFonts w:cs="Times New Roman"/>
                </w:rPr>
                <w:delInstrText>ADDIN CSL_CITATION { "citationItems" : [ { "id" : "ITEM-1", "itemData" : { "DOI" : "10.5194/esd-10-379-2019", "ISSN" : "21904987", "abstract" : "Earth system models (ESMs) are key tools for providing climate projections under different scenarios of human-induced forcing. ESMs include a large number of additional processes and feedbacks such as biogeochemical cycles that traditional physical climate models do not consider. Yet, some processes such as cloud dynamics and ecosystem functional response still have fairly high uncertainties. In this article, we present an overview of climate feedbacks for Earth system components currently included in state-of-the-art ESMs and discuss the challenges to evaluate and quantify them. Uncertainties in feedback quantification arise from the interdependencies of biogeochemical matter fluxes and physical properties, the spatial and temporal heterogeneity of processes, and the lack of long-term continuous observational data to constrain them. We present an outlook for promising approaches that can help to quantify and to constrain the large number of feedbacks in ESMs in the future. The target group for this article includes generalists with a background in natural sciences and an interest in climate change as well as experts working in interdisciplinary climate research (researchers, lecturers, and students). This study updates and significantly expands upon the last comprehensive overview of climate feedbacks in ESMs, which was produced 15 years ago (NRC, 2003).", "author" : [ { "dropping-particle" : "", "family" : "Heinze", "given" : "Christoph", "non-dropping-particle" : "", "parse-names" : false, "suffix" : "" }, { "dropping-particle" : "", "family" : "Eyring", "given" : "Veronika", "non-dropping-particle" : "", "parse-names" : false, "suffix" : "" }, { "dropping-particle" : "", "family" : "Friedlingstein", "given" : "Pierre", "non-dropping-particle" : "", "parse-names" : false, "suffix" : "" }, { "dropping-particle" : "", "family" : "Jones", "given" : "Colin", "non-dropping-particle" : "", "parse-names" : false, "suffix" : "" }, { "dropping-particle" : "", "family" : "Balkanski", "given" : "Yves", "non-dropping-particle" : "", "parse-names" : false, "suffix" : "" }, { "dropping-particle" : "", "family" : "Collins", "given" : "William", "non-dropping-particle" : "", "parse-names" : false, "suffix" : "" }, { "dropping-particle" : "", "family" : "Fichefet", "given" : "Thierry", "non-dropping-particle" : "", "parse-names" : false, "suffix" : "" }, { "dropping-particle" : "", "family" : "Gao", "given" : "Shuang", "non-dropping-particle" : "", "parse-names" : false, "suffix" : "" }, { "dropping-particle" : "", "family" : "Hall", "given" : "Alex", "non-dropping-particle" : "", "parse-names" : false, "suffix" : "" }, { "dropping-particle" : "", "family" : "Ivanova", "given" : "Detelina", "non-dropping-particle" : "", "parse-names" : false, "suffix" : "" }, { "dropping-particle" : "", "family" : "Knorr", "given" : "Wolfgang", "non-dropping-particle" : "", "parse-names" : false, "suffix" : "" }, { "dropping-particle" : "", "family" : "Knutti", "given" : "Reto", "non-dropping-particle" : "", "parse-names" : false, "suffix" : "" }, { "dropping-particle" : "", "family" : "L\u00f6w", "given" : "Alexander", "non-dropping-particle" : "", "parse-names" : false, "suffix" : "" }, { "dropping-particle" : "", "family" : "Ponater", "given" : "Michael", "non-dropping-particle" : "", "parse-names" : false, "suffix" : "" }, { "dropping-particle" : "", "family" : "Schultz", "given" : "Martin", "non-dropping-particle" : "", "parse-names" : false, "suffix" : "" }, { "dropping-particle" : "", "family" : "Schulz", "given" : "Michael", "non-dropping-particle" : "", "parse-names" : false, "suffix" : "" }, { "dropping-particle" : "", "family" : "Siebesma", "given" : "Pier", "non-dropping-particle" : "", "parse-names" : false, "suffix" : "" }, { "dropping-particle" : "", "family" : "Teixeira", "given" : "Joao", "non-dropping-particle" : "", "parse-names" : false, "suffix" : "" }, { "dropping-particle" : "", "family" : "Tselioudis", "given" : "George", "non-dropping-particle" : "", "parse-names" : false, "suffix" : "" }, { "dropping-particle" : "", "family" : "Vancoppenolle", "given" : "Martin", "non-dropping-particle" : "", "parse-names" : false, "suffix" : "" } ], "container-title" : "Earth System Dynamics", "id" : "ITEM-1", "issue" : "3", "issued" : { "date-parts" : [ [ "2019", "7" ] ] }, "page" : "379-452", "publisher" : "Copernicus Publications", "title" : "ESD Reviews: Climate feedbacks in the Earth system and prospects for their evaluation", "translator" : [ { "dropping-particle" : "", "family" : "G3946", "given" : "", "non-dropping-particle" : "", "parse-names" : false, "suffix" : "" } ], "type" : "article-journal", "volume" : "10" }, "uris" : [ "http://www.mendeley.com/documents/?uuid=bb580455-0053-4e55-9b2a-b576d81c82e6" ] } ], "mendeley" : { "formattedCitation" : "(Heinze et al., 2019)", "manualFormatting" : "(Heinze et al., 2019, tropospheric ozone changes only)", "plainTextFormattedCitation" : "(Heinze et al., 2019)", "previouslyFormattedCitation" : "(Heinze et al., 2019)" }, "properties" : { "noteIndex" : 0 }, "schema" : "https://github.com/citation-style-language/schema/raw/master/csl-citation.json" }</w:delInstrText>
              </w:r>
            </w:del>
            <w:r w:rsidR="00DF552C" w:rsidRPr="00E95AB5">
              <w:rPr>
                <w:rFonts w:cs="Times New Roman"/>
              </w:rPr>
              <w:fldChar w:fldCharType="separate"/>
            </w:r>
            <w:r w:rsidR="00CB33A1">
              <w:rPr>
                <w:rFonts w:cs="Times New Roman"/>
                <w:noProof/>
              </w:rPr>
              <w:t>(Heinze et al., 2019</w:t>
            </w:r>
            <w:del w:id="3910" w:author="Robin Matthews" w:date="2021-07-08T17:05:00Z">
              <w:r w:rsidR="00CB33A1" w:rsidDel="0044372F">
                <w:rPr>
                  <w:rFonts w:cs="Times New Roman"/>
                  <w:noProof/>
                </w:rPr>
                <w:delText>, tropospheric ozone changes only)</w:delText>
              </w:r>
            </w:del>
            <w:r w:rsidR="00DF552C" w:rsidRPr="00E95AB5">
              <w:rPr>
                <w:rFonts w:cs="Times New Roman"/>
              </w:rPr>
              <w:fldChar w:fldCharType="end"/>
            </w:r>
            <w:commentRangeEnd w:id="3907"/>
            <w:ins w:id="3911" w:author="Robin Matthews" w:date="2021-07-08T17:05:00Z">
              <w:r w:rsidR="0044372F">
                <w:rPr>
                  <w:rFonts w:cs="Times New Roman"/>
                  <w:noProof/>
                </w:rPr>
                <w:t>, tropospheric ozone changes only)</w:t>
              </w:r>
            </w:ins>
            <w:r w:rsidR="00CB33A1">
              <w:rPr>
                <w:rStyle w:val="Marquedecommentaire"/>
              </w:rPr>
              <w:commentReference w:id="3907"/>
            </w:r>
          </w:p>
        </w:tc>
      </w:tr>
      <w:tr w:rsidR="00DF552C" w:rsidRPr="0055566C" w14:paraId="74AC0205" w14:textId="77777777" w:rsidTr="00D5630D">
        <w:tc>
          <w:tcPr>
            <w:tcW w:w="2687" w:type="dxa"/>
          </w:tcPr>
          <w:p w14:paraId="3296027C" w14:textId="77777777" w:rsidR="00DF552C" w:rsidRPr="00E95AB5" w:rsidRDefault="00DF552C" w:rsidP="00D5630D">
            <w:pPr>
              <w:pStyle w:val="AR6BodyText"/>
              <w:rPr>
                <w:rFonts w:cs="Times New Roman"/>
              </w:rPr>
            </w:pPr>
            <w:r w:rsidRPr="00E95AB5">
              <w:rPr>
                <w:rFonts w:cs="Times New Roman"/>
              </w:rPr>
              <w:t>BVOC</w:t>
            </w:r>
          </w:p>
        </w:tc>
        <w:tc>
          <w:tcPr>
            <w:tcW w:w="1463" w:type="dxa"/>
          </w:tcPr>
          <w:p w14:paraId="3FEA1DCC" w14:textId="77777777" w:rsidR="00DF552C" w:rsidRPr="00E95AB5" w:rsidRDefault="00DF552C" w:rsidP="00D5630D">
            <w:pPr>
              <w:pStyle w:val="AR6BodyText"/>
              <w:rPr>
                <w:rFonts w:cs="Times New Roman"/>
              </w:rPr>
            </w:pPr>
            <w:r w:rsidRPr="00E95AB5">
              <w:rPr>
                <w:rFonts w:cs="Times New Roman"/>
              </w:rPr>
              <w:t>4</w:t>
            </w:r>
          </w:p>
        </w:tc>
        <w:tc>
          <w:tcPr>
            <w:tcW w:w="3058" w:type="dxa"/>
          </w:tcPr>
          <w:p w14:paraId="1385F148" w14:textId="7023A8BC" w:rsidR="00DF552C" w:rsidRPr="00E95AB5" w:rsidRDefault="001877CD" w:rsidP="00D5630D">
            <w:pPr>
              <w:pStyle w:val="AR6BodyText"/>
              <w:rPr>
                <w:rFonts w:cs="Times New Roman"/>
              </w:rPr>
            </w:pPr>
            <w:ins w:id="3912" w:author="Lucy Cowie" w:date="2021-07-28T12:01:00Z">
              <w:r>
                <w:rPr>
                  <w:rFonts w:cs="Times New Roman"/>
                </w:rPr>
                <w:t>–</w:t>
              </w:r>
            </w:ins>
            <w:del w:id="3913" w:author="Lucy Cowie" w:date="2021-07-28T12:01:00Z">
              <w:r w:rsidR="00DF552C" w:rsidDel="001877CD">
                <w:rPr>
                  <w:rFonts w:cs="Times New Roman"/>
                </w:rPr>
                <w:delText>-</w:delText>
              </w:r>
            </w:del>
            <w:r w:rsidR="00DF552C">
              <w:rPr>
                <w:rFonts w:cs="Times New Roman"/>
              </w:rPr>
              <w:t>0.05</w:t>
            </w:r>
            <w:r w:rsidR="00DF552C" w:rsidRPr="00E95AB5">
              <w:rPr>
                <w:rFonts w:cs="Times New Roman"/>
              </w:rPr>
              <w:t xml:space="preserve"> </w:t>
            </w:r>
            <w:ins w:id="3914" w:author="Lucy Cowie" w:date="2021-07-28T12:23:00Z">
              <w:r w:rsidR="00EE4C9E">
                <w:rPr>
                  <w:rFonts w:cs="Times New Roman"/>
                </w:rPr>
                <w:t>[</w:t>
              </w:r>
            </w:ins>
            <w:del w:id="3915" w:author="Lucy Cowie" w:date="2021-07-28T12:23:00Z">
              <w:r w:rsidR="00DF552C" w:rsidRPr="00E95AB5" w:rsidDel="00EE4C9E">
                <w:rPr>
                  <w:rFonts w:cs="Times New Roman"/>
                </w:rPr>
                <w:delText>(</w:delText>
              </w:r>
            </w:del>
            <w:ins w:id="3916" w:author="Lucy Cowie" w:date="2021-07-28T12:01:00Z">
              <w:r>
                <w:rPr>
                  <w:rFonts w:cs="Times New Roman"/>
                </w:rPr>
                <w:t>–</w:t>
              </w:r>
            </w:ins>
            <w:del w:id="3917" w:author="Lucy Cowie" w:date="2021-07-28T12:01:00Z">
              <w:r w:rsidR="00DF552C" w:rsidDel="001877CD">
                <w:rPr>
                  <w:rFonts w:cs="Times New Roman"/>
                </w:rPr>
                <w:delText>-</w:delText>
              </w:r>
            </w:del>
            <w:r w:rsidR="00DF552C" w:rsidRPr="00E95AB5">
              <w:rPr>
                <w:rFonts w:cs="Times New Roman"/>
              </w:rPr>
              <w:t xml:space="preserve">0.22 </w:t>
            </w:r>
            <w:r w:rsidR="00DF552C">
              <w:rPr>
                <w:rFonts w:cs="Times New Roman"/>
              </w:rPr>
              <w:t>to</w:t>
            </w:r>
            <w:r w:rsidR="00DF552C" w:rsidRPr="00E95AB5">
              <w:rPr>
                <w:rFonts w:cs="Times New Roman"/>
              </w:rPr>
              <w:t xml:space="preserve"> +0.12</w:t>
            </w:r>
            <w:ins w:id="3918" w:author="Lucy Cowie" w:date="2021-07-28T12:23:00Z">
              <w:r w:rsidR="00EE4C9E">
                <w:rPr>
                  <w:rFonts w:cs="Times New Roman"/>
                </w:rPr>
                <w:t>]</w:t>
              </w:r>
            </w:ins>
            <w:del w:id="3919" w:author="Lucy Cowie" w:date="2021-07-28T12:23:00Z">
              <w:r w:rsidR="00DF552C" w:rsidRPr="00E95AB5" w:rsidDel="00EE4C9E">
                <w:rPr>
                  <w:rFonts w:cs="Times New Roman"/>
                </w:rPr>
                <w:delText>)</w:delText>
              </w:r>
            </w:del>
          </w:p>
        </w:tc>
        <w:tc>
          <w:tcPr>
            <w:tcW w:w="3407" w:type="dxa"/>
          </w:tcPr>
          <w:p w14:paraId="1486064A" w14:textId="7FB2F0B9" w:rsidR="00DF552C" w:rsidRPr="00E95AB5" w:rsidRDefault="00DF552C" w:rsidP="00D5630D">
            <w:pPr>
              <w:pStyle w:val="AR6BodyText"/>
              <w:rPr>
                <w:rFonts w:cs="Times New Roman"/>
              </w:rPr>
            </w:pPr>
            <w:del w:id="3920" w:author="Ian Blenkinsop" w:date="2021-07-29T10:48:00Z">
              <w:r w:rsidRPr="00E95AB5" w:rsidDel="00894280">
                <w:rPr>
                  <w:rFonts w:cs="Times New Roman"/>
                </w:rPr>
                <w:delText>-</w:delText>
              </w:r>
            </w:del>
            <w:ins w:id="3921" w:author="Ian Blenkinsop" w:date="2021-07-29T10:48:00Z">
              <w:r w:rsidR="00894280">
                <w:rPr>
                  <w:rFonts w:cs="Times New Roman"/>
                </w:rPr>
                <w:t>–</w:t>
              </w:r>
            </w:ins>
            <w:r w:rsidRPr="00E95AB5">
              <w:rPr>
                <w:rFonts w:cs="Times New Roman"/>
              </w:rPr>
              <w:t xml:space="preserve">0.06 </w:t>
            </w:r>
            <w:commentRangeStart w:id="3922"/>
            <w:r w:rsidRPr="00E95AB5">
              <w:rPr>
                <w:rFonts w:cs="Times New Roman"/>
              </w:rPr>
              <w:fldChar w:fldCharType="begin" w:fldLock="1"/>
            </w:r>
            <w:ins w:id="3923" w:author="Robin Matthews" w:date="2021-07-08T17:05:00Z">
              <w:r w:rsidR="0044372F">
                <w:rPr>
                  <w:rFonts w:cs="Times New Roman"/>
                </w:rPr>
                <w:instrText>ADDIN CSL_CITATION { "citationItems" : [ { "id" : "ITEM-1", "itemData" : { "DOI" : "10.1039/c7fd00028f", "ISBN" : "1359-6640", "ISSN" : "13645498", "PMID" : "28585973", "abstract" : "More than one quarter of natural forests have been cleared by humans to make way for other land-uses, with changes to forest cover projected to continue. The climate impact of land-use change (LUC) is dependent upon the relative strength of several biogeophysical and biogeochemical effects. In addition to affecting the surface albedo and exchanging carbon dioxide (CO2) and moisture with the atmosphere, vegetation emits biogenic volatile organic compounds (BVOCs), altering the formation of short-lived climate forcers (SLCFs) including aerosol, ozone (O3) and methane (CH4). Once emitted, BVOCs are rapidly oxidised by O3, and the hydroxyl (OH) and nitrate (NO3) radicals. These oxidation reactions yield secondary organic products which are implicated in the formation and growth of aerosol particles and are estimated to have a negative radiative effect on the climate (i.e. a cooling). These reactions also deplete OH, increasing the atmospheric lifetime of CH4, and directly affect concentrations of O3; the latter two being greenhouse gases which impose a positive radiative effect (i.e. a warming) on the climate. Our previous work assessing idealised deforestation scenarios found a positive radiative effect due to changes in SLCFs; however, since the radiative effects associated with changes to SLCFs result from a combination of non-linear processes it may not be appropriate to scale radiative effects from complete deforestation scenarios according to the deforestation extent. Here we combine a land-surface model, a chemical transport model, a global aerosol model, and a radiative transfer model to assess the net radiative effect of changes in SLCFs due to historical LUC between the years 1850 and 2000.", "author" : [ { "dropping-particle" : "", "family" : "Scott", "given" : "C. E.", "non-dropping-particle" : "", "parse-names" : false, "suffix" : "" }, { "dropping-particle" : "", "family" : "Monks", "given" : "S. A.", "non-dropping-particle" : "", "parse-names" : false, "suffix" : "" }, { "dropping-particle" : "V.", "family" : "Spracklen", "given" : "D.", "non-dropping-particle" : "", "parse-names" : false, "suffix" : "" }, { "dropping-particle" : "", "family" : "Arnold", "given" : "S. R.", "non-dropping-particle" : "", "parse-names" : false, "suffix" : "" }, { "dropping-particle" : "", "family" : "Forster", "given" : "P. M.", "non-dropping-particle" : "", "parse-names" : false, "suffix" : "" }, { "dropping-particle" : "", "family" : "Rap", "given" : "A.", "non-dropping-particle" : "", "parse-names" : false, "suffix" : "" }, { "dropping-particle" : "", "family" : "Carslaw", "given" : "K. S.", "non-dropping-particle" : "", "parse-names" : false, "suffix" : "" }, { "dropping-particle" : "", "family" : "Chipperfield", "given" : "M. P.", "non-dropping-particle" : "", "parse-names" : false, "suffix" : "" }, { "dropping-particle" : "", "family" : "Reddington", "given" : "C. L.S.", "non-dropping-particle" : "", "parse-names" : false, "suffix" : "" }, { "dropping-particle" : "", "family" : "Wilson", "given" : "C.", "non-dropping-particle" : "", "parse-names" : false, "suffix" : "" } ], "container-title" : "Faraday Discussions", "id" : "ITEM-1", "issued" : { "date-parts" : [ [ "2017" ] ] }, "note" : "Times Cited: 1\nRap, Alexandru/G-7532-2016; Forster, Piers/F-9829-2010; Manager, CSD Publications/B-2789-2015; Chipperfield, Martyn/H-6359-2013; Carslaw, Ken/C-8514-2009\nRap, Alexandru/0000-0002-2319-6769; Forster, Piers/0000-0002-6078-0171; Chipperfield, Martyn/0000-0002-6803-4149; Carslaw, Ken/0000-0002-6800-154X\n0\n1\n1364-5498", "page" : "101-120", "title" : "Impact on short-lived climate forcers (SLCFs) from a realistic land-use change scenario: Via changes in biogenic emissions", "translator" : [ { "dropping-particle" : "", "family" : "G2830", "given" : "", "non-dropping-particle" : "", "parse-names" : false, "suffix" : "" } ], "type" : "article-journal", "volume" : "200" }, "uris" : [ "http://www.mendeley.com/documents/?uuid=b3d7392c-cb3e-461f-b9c3-07a62eca33f8" ] } ], "mendeley" : { "formattedCitation" : "(Scott et al., 2017)", "manualFormatting" : "(Scott et al., 2017", "plainTextFormattedCitation" : "(Scott et al., 2017)", "previouslyFormattedCitation" : "(Scott et al., 2017)" }, "properties" : { "noteIndex" : 0 }, "schema" : "https://github.com/citation-style-language/schema/raw/master/csl-citation.json" }</w:instrText>
              </w:r>
            </w:ins>
            <w:del w:id="3924" w:author="Robin Matthews" w:date="2021-07-08T17:05:00Z">
              <w:r w:rsidR="00D477C7" w:rsidDel="0044372F">
                <w:rPr>
                  <w:rFonts w:cs="Times New Roman"/>
                </w:rPr>
                <w:delInstrText>ADDIN CSL_CITATION { "citationItems" : [ { "id" : "ITEM-1", "itemData" : { "DOI" : "10.1039/c7fd00028f", "ISBN" : "1359-6640", "ISSN" : "13645498", "PMID" : "28585973", "abstract" : "More than one quarter of natural forests have been cleared by humans to make way for other land-uses, with changes to forest cover projected to continue. The climate impact of land-use change (LUC) is dependent upon the relative strength of several biogeophysical and biogeochemical effects. In addition to affecting the surface albedo and exchanging carbon dioxide (CO2) and moisture with the atmosphere, vegetation emits biogenic volatile organic compounds (BVOCs), altering the formation of short-lived climate forcers (SLCFs) including aerosol, ozone (O3) and methane (CH4). Once emitted, BVOCs are rapidly oxidised by O3, and the hydroxyl (OH) and nitrate (NO3) radicals. These oxidation reactions yield secondary organic products which are implicated in the formation and growth of aerosol particles and are estimated to have a negative radiative effect on the climate (i.e. a cooling). These reactions also deplete OH, increasing the atmospheric lifetime of CH4, and directly affect concentrations of O3; the latter two being greenhouse gases which impose a positive radiative effect (i.e. a warming) on the climate. Our previous work assessing idealised deforestation scenarios found a positive radiative effect due to changes in SLCFs; however, since the radiative effects associated with changes to SLCFs result from a combination of non-linear processes it may not be appropriate to scale radiative effects from complete deforestation scenarios according to the deforestation extent. Here we combine a land-surface model, a chemical transport model, a global aerosol model, and a radiative transfer model to assess the net radiative effect of changes in SLCFs due to historical LUC between the years 1850 and 2000.", "author" : [ { "dropping-particle" : "", "family" : "Scott", "given" : "C. E.", "non-dropping-particle" : "", "parse-names" : false, "suffix" : "" }, { "dropping-particle" : "", "family" : "Monks", "given" : "S. A.", "non-dropping-particle" : "", "parse-names" : false, "suffix" : "" }, { "dropping-particle" : "V.", "family" : "Spracklen", "given" : "D.", "non-dropping-particle" : "", "parse-names" : false, "suffix" : "" }, { "dropping-particle" : "", "family" : "Arnold", "given" : "S. R.", "non-dropping-particle" : "", "parse-names" : false, "suffix" : "" }, { "dropping-particle" : "", "family" : "Forster", "given" : "P. M.", "non-dropping-particle" : "", "parse-names" : false, "suffix" : "" }, { "dropping-particle" : "", "family" : "Rap", "given" : "A.", "non-dropping-particle" : "", "parse-names" : false, "suffix" : "" }, { "dropping-particle" : "", "family" : "Carslaw", "given" : "K. S.", "non-dropping-particle" : "", "parse-names" : false, "suffix" : "" }, { "dropping-particle" : "", "family" : "Chipperfield", "given" : "M. P.", "non-dropping-particle" : "", "parse-names" : false, "suffix" : "" }, { "dropping-particle" : "", "family" : "Reddington", "given" : "C. L.S.", "non-dropping-particle" : "", "parse-names" : false, "suffix" : "" }, { "dropping-particle" : "", "family" : "Wilson", "given" : "C.", "non-dropping-particle" : "", "parse-names" : false, "suffix" : "" } ], "container-title" : "Faraday Discussions", "id" : "ITEM-1", "issued" : { "date-parts" : [ [ "2017" ] ] }, "note" : "Times Cited: 1\nRap, Alexandru/G-7532-2016; Forster, Piers/F-9829-2010; Manager, CSD Publications/B-2789-2015; Chipperfield, Martyn/H-6359-2013; Carslaw, Ken/C-8514-2009\nRap, Alexandru/0000-0002-2319-6769; Forster, Piers/0000-0002-6078-0171; Chipperfield, Martyn/0000-0002-6803-4149; Carslaw, Ken/0000-0002-6800-154X\n0\n1\n1364-5498", "page" : "101-120", "title" : "Impact on short-lived climate forcers (SLCFs) from a realistic land-use change scenario: Via changes in biogenic emissions", "translator" : [ { "dropping-particle" : "", "family" : "G2830", "given" : "", "non-dropping-particle" : "", "parse-names" : false, "suffix" : "" } ], "type" : "article-journal", "volume" : "200" }, "uris" : [ "http://www.mendeley.com/documents/?uuid=b3d7392c-cb3e-461f-b9c3-07a62eca33f8" ] } ], "mendeley" : { "formattedCitation" : "(Scott et al., 2017)", "manualFormatting" : "(Scott et al., 2017, aerosol effects only)", "plainTextFormattedCitation" : "(Scott et al., 2017)", "previouslyFormattedCitation" : "(Scott et al., 2017)" }, "properties" : { "noteIndex" : 0 }, "schema" : "https://github.com/citation-style-language/schema/raw/master/csl-citation.json" }</w:delInstrText>
              </w:r>
            </w:del>
            <w:r w:rsidRPr="00E95AB5">
              <w:rPr>
                <w:rFonts w:cs="Times New Roman"/>
              </w:rPr>
              <w:fldChar w:fldCharType="separate"/>
            </w:r>
            <w:r w:rsidR="00CB33A1">
              <w:rPr>
                <w:rFonts w:cs="Times New Roman"/>
                <w:noProof/>
              </w:rPr>
              <w:t>(Scott et al., 2017</w:t>
            </w:r>
            <w:del w:id="3925" w:author="Robin Matthews" w:date="2021-07-08T17:05:00Z">
              <w:r w:rsidR="00CB33A1" w:rsidDel="0044372F">
                <w:rPr>
                  <w:rFonts w:cs="Times New Roman"/>
                  <w:noProof/>
                </w:rPr>
                <w:delText>, aerosol effects only)</w:delText>
              </w:r>
            </w:del>
            <w:r w:rsidRPr="00E95AB5">
              <w:rPr>
                <w:rFonts w:cs="Times New Roman"/>
              </w:rPr>
              <w:fldChar w:fldCharType="end"/>
            </w:r>
            <w:commentRangeEnd w:id="3922"/>
            <w:ins w:id="3926" w:author="Robin Matthews" w:date="2021-07-08T17:05:00Z">
              <w:r w:rsidR="0044372F">
                <w:rPr>
                  <w:rFonts w:cs="Times New Roman"/>
                  <w:noProof/>
                </w:rPr>
                <w:t>, aerosol effects only)</w:t>
              </w:r>
            </w:ins>
            <w:r w:rsidR="00CB33A1">
              <w:rPr>
                <w:rStyle w:val="Marquedecommentaire"/>
              </w:rPr>
              <w:commentReference w:id="3922"/>
            </w:r>
            <w:r w:rsidRPr="00E95AB5">
              <w:rPr>
                <w:rFonts w:cs="Times New Roman"/>
              </w:rPr>
              <w:t xml:space="preserve">, </w:t>
            </w:r>
            <w:del w:id="3927" w:author="Ian Blenkinsop" w:date="2021-07-29T10:48:00Z">
              <w:r w:rsidRPr="00E95AB5" w:rsidDel="00894280">
                <w:rPr>
                  <w:rFonts w:cs="Times New Roman"/>
                </w:rPr>
                <w:delText>-</w:delText>
              </w:r>
            </w:del>
            <w:ins w:id="3928" w:author="Ian Blenkinsop" w:date="2021-07-29T10:48:00Z">
              <w:r w:rsidR="00894280">
                <w:rPr>
                  <w:rFonts w:cs="Times New Roman"/>
                </w:rPr>
                <w:t>–</w:t>
              </w:r>
            </w:ins>
            <w:r w:rsidRPr="00E95AB5">
              <w:rPr>
                <w:rFonts w:cs="Times New Roman"/>
              </w:rPr>
              <w:t xml:space="preserve">0.01 </w:t>
            </w:r>
            <w:commentRangeStart w:id="3929"/>
            <w:r w:rsidRPr="00E95AB5">
              <w:rPr>
                <w:rFonts w:cs="Times New Roman"/>
              </w:rPr>
              <w:fldChar w:fldCharType="begin" w:fldLock="1"/>
            </w:r>
            <w:ins w:id="3930" w:author="Robin Matthews" w:date="2021-07-08T17:06:00Z">
              <w:r w:rsidR="0044372F">
                <w:rPr>
                  <w:rFonts w:cs="Times New Roman"/>
                </w:rPr>
                <w:instrText>ADDIN CSL_CITATION { "citationItems" : [ { "id" : "ITEM-1", "itemData" : { "DOI" : "10.1038/ngeo1800", "ISSN" : "17520894", "abstract" : "Atmospheric aerosol particles influence the climate system directly by scattering and absorbing solar radiation, and indirectly by acting as cloud condensation nuclei. Apart from black carbon aerosol, aerosols cause a negative radiative forcing at the top of the atmosphere and substantially mitigate the warming caused by greenhouse gases. In the future, tightening of controls on anthropogenic aerosol and precursor vapour emissions to achieve higher air quality may weaken this beneficial effect. Natural aerosols, too, might affect future warming. Here we analyse long-term observations of concentrations and compositions of aerosol particles and their biogenic precursor vapours in continental mid- and high-latitude environments. We use measurements of particle number size distribution together with boundary layer heights derived from reanalysis data to show that the boundary layer burden of cloud condensation nuclei increases exponentially with temperature. Our results confirm a negative feedback mechanism between the continental biosphere, aerosols and climate: aerosol cooling effects are strengthened by rising biogenic organic vapour emissions in response to warming, which in turn enhance condensation on particles and their growth to the size of cloud condensation nuclei. This natural growth mechanism produces roughly 50% of particles at the size of cloud condensation nuclei across Europe. We conclude that biosphere-atmosphere interactions are crucial for aerosol climate effects and can significantly influence the effects of anthropogenic aerosol emission controls, both on climate and air quality. \u00a9 2013 Macmillan Publishers Limited. All rights reserved.", "author" : [ { "dropping-particle" : "", "family" : "Paasonen", "given" : "Pauli", "non-dropping-particle" : "", "parse-names" : false, "suffix" : "" }, { "dropping-particle" : "", "family" : "Asmi", "given" : "Ari", "non-dropping-particle" : "", "parse-names" : false, "suffix" : "" }, { "dropping-particle" : "", "family" : "Pet\u00e4j\u00e4", "given" : "Tuukka", "non-dropping-particle" : "", "parse-names" : false, "suffix" : "" }, { "dropping-particle" : "", "family" : "Kajos", "given" : "Maija K.", "non-dropping-particle" : "", "parse-names" : false, "suffix" : "" }, { "dropping-particle" : "", "family" : "\u00c4ij\u00e4l\u00e4", "given" : "Mikko", "non-dropping-particle" : "", "parse-names" : false, "suffix" : "" }, { "dropping-particle" : "", "family" : "Junninen", "given" : "Heikki", "non-dropping-particle" : "", "parse-names" : false, "suffix" : "" }, { "dropping-particle" : "", "family" : "Holst", "given" : "Thomas", "non-dropping-particle" : "", "parse-names" : false, "suffix" : "" }, { "dropping-particle" : "", "family" : "Abbatt", "given" : "Jonathan P.D.", "non-dropping-particle" : "", "parse-names" : false, "suffix" : "" }, { "dropping-particle" : "", "family" : "Arneth", "given" : "Almut", "non-dropping-particle" : "", "parse-names" : false, "suffix" : "" }, { "dropping-particle" : "", "family" : "Birmili", "given" : "Wolfram", "non-dropping-particle" : "", "parse-names" : false, "suffix" : "" }, { "dropping-particle" : "", "family" : "Gon", "given" : "Hugo Denier", "non-dropping-particle" : "Van Der", "parse-names" : false, "suffix" : "" }, { "dropping-particle" : "", "family" : "Hamed", "given" : "Amar", "non-dropping-particle" : "", "parse-names" : false, "suffix" : "" }, { "dropping-particle" : "", "family" : "Hoffer", "given" : "Andr\u00e1s", "non-dropping-particle" : "", "parse-names" : false, "suffix" : "" }, { "dropping-particle" : "", "family" : "Laakso", "given" : "Lauri", "non-dropping-particle" : "", "parse-names" : false, "suffix" : "" }, { "dropping-particle" : "", "family" : "Laaksonen", "given" : "Ari", "non-dropping-particle" : "", "parse-names" : false, "suffix" : "" }, { "dropping-particle" : "", "family" : "Richard Leaitch", "given" : "W.", "non-dropping-particle" : "", "parse-names" : false, "suffix" : "" }, { "dropping-particle" : "", "family" : "Plass-D\u00fclmer", "given" : "Christian", "non-dropping-particle" : "", "parse-names" : false, "suffix" : "" }, { "dropping-particle" : "", "family" : "Pryor", "given" : "Sara C.", "non-dropping-particle" : "", "parse-names" : false, "suffix" : "" }, { "dropping-particle" : "", "family" : "R\u00e4is\u00e4nen", "given" : "Petri", "non-dropping-particle" : "", "parse-names" : false, "suffix" : "" }, { "dropping-particle" : "", "family" : "Swietlicki", "given" : "Erik", "non-dropping-particle" : "", "parse-names" : false, "suffix" : "" }, { "dropping-particle" : "", "family" : "Wiedensohler", "given" : "Alfred", "non-dropping-particle" : "", "parse-names" : false, "suffix" : "" }, { "dropping-particle" : "", "family" : "Worsnop", "given" : "Douglas R.", "non-dropping-particle" : "", "parse-names" : false, "suffix" : "" }, { "dropping-particle" : "", "family" : "Kerminen", "given" : "Veli Matti", "non-dropping-particle" : "", "parse-names" : false, "suffix" : "" }, { "dropping-particle" : "", "family" : "Kulmala", "given" : "Markku", "non-dropping-particle" : "", "parse-names" : false, "suffix" : "" } ], "container-title" : "Nature Geoscience", "id" : "ITEM-1", "issue" : "6", "issued" : { "date-parts" : [ [ "2013" ] ] }, "page" : "438-442", "publisher" : "NATURE PUBLISHING GROUP", "title" : "Warming-induced increase in aerosol number concentration likely to moderate climate change", "translator" : [ { "dropping-particle" : "", "family" : "G3941", "given" : "", "non-dropping-particle" : "", "parse-names" : false, "suffix" : "" } ], "type" : "article-journal", "volume" : "6" }, "uris" : [ "http://www.mendeley.com/documents/?uuid=3367cc64-184e-40b8-bd7c-19777ee256fb" ] } ], "mendeley" : { "formattedCitation" : "(Paasonen et al., 2013)", "manualFormatting" : "(Paasonen et al., 2013", "plainTextFormattedCitation" : "(Paasonen et al., 2013)", "previouslyFormattedCitation" : "(Paasonen et al., 2013)" }, "properties" : { "noteIndex" : 0 }, "schema" : "https://github.com/citation-style-language/schema/raw/master/csl-citation.json" }</w:instrText>
              </w:r>
            </w:ins>
            <w:del w:id="3931" w:author="Robin Matthews" w:date="2021-07-08T17:06:00Z">
              <w:r w:rsidR="00D477C7" w:rsidDel="0044372F">
                <w:rPr>
                  <w:rFonts w:cs="Times New Roman"/>
                </w:rPr>
                <w:delInstrText>ADDIN CSL_CITATION { "citationItems" : [ { "id" : "ITEM-1", "itemData" : { "DOI" : "10.1038/ngeo1800", "ISSN" : "17520894", "abstract" : "Atmospheric aerosol particles influence the climate system directly by scattering and absorbing solar radiation, and indirectly by acting as cloud condensation nuclei. Apart from black carbon aerosol, aerosols cause a negative radiative forcing at the top of the atmosphere and substantially mitigate the warming caused by greenhouse gases. In the future, tightening of controls on anthropogenic aerosol and precursor vapour emissions to achieve higher air quality may weaken this beneficial effect. Natural aerosols, too, might affect future warming. Here we analyse long-term observations of concentrations and compositions of aerosol particles and their biogenic precursor vapours in continental mid- and high-latitude environments. We use measurements of particle number size distribution together with boundary layer heights derived from reanalysis data to show that the boundary layer burden of cloud condensation nuclei increases exponentially with temperature. Our results confirm a negative feedback mechanism between the continental biosphere, aerosols and climate: aerosol cooling effects are strengthened by rising biogenic organic vapour emissions in response to warming, which in turn enhance condensation on particles and their growth to the size of cloud condensation nuclei. This natural growth mechanism produces roughly 50% of particles at the size of cloud condensation nuclei across Europe. We conclude that biosphere-atmosphere interactions are crucial for aerosol climate effects and can significantly influence the effects of anthropogenic aerosol emission controls, both on climate and air quality. \u00a9 2013 Macmillan Publishers Limited. All rights reserved.", "author" : [ { "dropping-particle" : "", "family" : "Paasonen", "given" : "Pauli", "non-dropping-particle" : "", "parse-names" : false, "suffix" : "" }, { "dropping-particle" : "", "family" : "Asmi", "given" : "Ari", "non-dropping-particle" : "", "parse-names" : false, "suffix" : "" }, { "dropping-particle" : "", "family" : "Pet\u00e4j\u00e4", "given" : "Tuukka", "non-dropping-particle" : "", "parse-names" : false, "suffix" : "" }, { "dropping-particle" : "", "family" : "Kajos", "given" : "Maija K.", "non-dropping-particle" : "", "parse-names" : false, "suffix" : "" }, { "dropping-particle" : "", "family" : "\u00c4ij\u00e4l\u00e4", "given" : "Mikko", "non-dropping-particle" : "", "parse-names" : false, "suffix" : "" }, { "dropping-particle" : "", "family" : "Junninen", "given" : "Heikki", "non-dropping-particle" : "", "parse-names" : false, "suffix" : "" }, { "dropping-particle" : "", "family" : "Holst", "given" : "Thomas", "non-dropping-particle" : "", "parse-names" : false, "suffix" : "" }, { "dropping-particle" : "", "family" : "Abbatt", "given" : "Jonathan P.D.", "non-dropping-particle" : "", "parse-names" : false, "suffix" : "" }, { "dropping-particle" : "", "family" : "Arneth", "given" : "Almut", "non-dropping-particle" : "", "parse-names" : false, "suffix" : "" }, { "dropping-particle" : "", "family" : "Birmili", "given" : "Wolfram", "non-dropping-particle" : "", "parse-names" : false, "suffix" : "" }, { "dropping-particle" : "", "family" : "Gon", "given" : "Hugo Denier", "non-dropping-particle" : "Van Der", "parse-names" : false, "suffix" : "" }, { "dropping-particle" : "", "family" : "Hamed", "given" : "Amar", "non-dropping-particle" : "", "parse-names" : false, "suffix" : "" }, { "dropping-particle" : "", "family" : "Hoffer", "given" : "Andr\u00e1s", "non-dropping-particle" : "", "parse-names" : false, "suffix" : "" }, { "dropping-particle" : "", "family" : "Laakso", "given" : "Lauri", "non-dropping-particle" : "", "parse-names" : false, "suffix" : "" }, { "dropping-particle" : "", "family" : "Laaksonen", "given" : "Ari", "non-dropping-particle" : "", "parse-names" : false, "suffix" : "" }, { "dropping-particle" : "", "family" : "Richard Leaitch", "given" : "W.", "non-dropping-particle" : "", "parse-names" : false, "suffix" : "" }, { "dropping-particle" : "", "family" : "Plass-D\u00fclmer", "given" : "Christian", "non-dropping-particle" : "", "parse-names" : false, "suffix" : "" }, { "dropping-particle" : "", "family" : "Pryor", "given" : "Sara C.", "non-dropping-particle" : "", "parse-names" : false, "suffix" : "" }, { "dropping-particle" : "", "family" : "R\u00e4is\u00e4nen", "given" : "Petri", "non-dropping-particle" : "", "parse-names" : false, "suffix" : "" }, { "dropping-particle" : "", "family" : "Swietlicki", "given" : "Erik", "non-dropping-particle" : "", "parse-names" : false, "suffix" : "" }, { "dropping-particle" : "", "family" : "Wiedensohler", "given" : "Alfred", "non-dropping-particle" : "", "parse-names" : false, "suffix" : "" }, { "dropping-particle" : "", "family" : "Worsnop", "given" : "Douglas R.", "non-dropping-particle" : "", "parse-names" : false, "suffix" : "" }, { "dropping-particle" : "", "family" : "Kerminen", "given" : "Veli Matti", "non-dropping-particle" : "", "parse-names" : false, "suffix" : "" }, { "dropping-particle" : "", "family" : "Kulmala", "given" : "Markku", "non-dropping-particle" : "", "parse-names" : false, "suffix" : "" } ], "container-title" : "Nature Geoscience", "id" : "ITEM-1", "issue" : "6", "issued" : { "date-parts" : [ [ "2013" ] ] }, "page" : "438-442", "publisher" : "NATURE PUBLISHING GROUP", "title" : "Warming-induced increase in aerosol number concentration likely to moderate climate change", "translator" : [ { "dropping-particle" : "", "family" : "G3941", "given" : "", "non-dropping-particle" : "", "parse-names" : false, "suffix" : "" } ], "type" : "article-journal", "volume" : "6" }, "uris" : [ "http://www.mendeley.com/documents/?uuid=3367cc64-184e-40b8-bd7c-19777ee256fb" ] } ], "mendeley" : { "formattedCitation" : "(Paasonen et al., 2013)", "manualFormatting" : "(Paasonen et al., 2013; indirect aerosol effects only)", "plainTextFormattedCitation" : "(Paasonen et al., 2013)", "previouslyFormattedCitation" : "(Paasonen et al., 2013)" }, "properties" : { "noteIndex" : 0 }, "schema" : "https://github.com/citation-style-language/schema/raw/master/csl-citation.json" }</w:delInstrText>
              </w:r>
            </w:del>
            <w:r w:rsidRPr="00E95AB5">
              <w:rPr>
                <w:rFonts w:cs="Times New Roman"/>
              </w:rPr>
              <w:fldChar w:fldCharType="separate"/>
            </w:r>
            <w:r w:rsidR="00CB33A1">
              <w:rPr>
                <w:rFonts w:cs="Times New Roman"/>
                <w:noProof/>
              </w:rPr>
              <w:t>(Paasonen et al., 2013</w:t>
            </w:r>
            <w:del w:id="3932" w:author="Robin Matthews" w:date="2021-07-08T17:06:00Z">
              <w:r w:rsidR="00CB33A1" w:rsidDel="0044372F">
                <w:rPr>
                  <w:rFonts w:cs="Times New Roman"/>
                  <w:noProof/>
                </w:rPr>
                <w:delText>; indirect aerosol effects only)</w:delText>
              </w:r>
            </w:del>
            <w:r w:rsidRPr="00E95AB5">
              <w:rPr>
                <w:rFonts w:cs="Times New Roman"/>
              </w:rPr>
              <w:fldChar w:fldCharType="end"/>
            </w:r>
            <w:commentRangeEnd w:id="3929"/>
            <w:r w:rsidR="003F1C19">
              <w:rPr>
                <w:rFonts w:cs="Times New Roman"/>
              </w:rPr>
              <w:t> </w:t>
            </w:r>
            <w:ins w:id="3933" w:author="Robin Matthews" w:date="2021-07-08T17:06:00Z">
              <w:r w:rsidR="0044372F">
                <w:rPr>
                  <w:rFonts w:cs="Times New Roman"/>
                  <w:noProof/>
                </w:rPr>
                <w:t>; indirect aerosol effects only)</w:t>
              </w:r>
            </w:ins>
            <w:r w:rsidR="00CB33A1">
              <w:rPr>
                <w:rStyle w:val="Marquedecommentaire"/>
              </w:rPr>
              <w:commentReference w:id="3929"/>
            </w:r>
            <w:r w:rsidRPr="00E95AB5">
              <w:rPr>
                <w:rFonts w:cs="Times New Roman"/>
              </w:rPr>
              <w:t>, 0</w:t>
            </w:r>
            <w:del w:id="3934" w:author="Ian Blenkinsop" w:date="2021-07-29T10:48:00Z">
              <w:r w:rsidRPr="00E95AB5" w:rsidDel="00894280">
                <w:rPr>
                  <w:rFonts w:cs="Times New Roman"/>
                </w:rPr>
                <w:delText>-</w:delText>
              </w:r>
            </w:del>
            <w:ins w:id="3935" w:author="Ian Blenkinsop" w:date="2021-07-29T10:48:00Z">
              <w:r w:rsidR="00894280">
                <w:rPr>
                  <w:rFonts w:cs="Times New Roman"/>
                </w:rPr>
                <w:t>–</w:t>
              </w:r>
            </w:ins>
            <w:r w:rsidRPr="00E95AB5">
              <w:rPr>
                <w:rFonts w:cs="Times New Roman"/>
              </w:rPr>
              <w:t xml:space="preserve">0.06 </w:t>
            </w:r>
            <w:r w:rsidRPr="00E95AB5">
              <w:rPr>
                <w:rFonts w:cs="Times New Roman"/>
              </w:rPr>
              <w:fldChar w:fldCharType="begin" w:fldLock="1"/>
            </w:r>
            <w:r w:rsidR="00D477C7">
              <w:rPr>
                <w:rFonts w:cs="Times New Roman"/>
              </w:rPr>
              <w:instrText>ADDIN CSL_CITATION { "citationItems" : [ { "id" : "ITEM-1", "itemData" : { "DOI" : "10.1017/CBO9781107415324.015", "ISBN" : "9781107415324", "ISSN" : "1098-6596", "PMID" : "25246403", "author" : [ { "dropping-particle" : "", "family" : "Ciais", "given" : "P", "non-dropping-particle" : "", "parse-names" : false, "suffix" : "" }, { "dropping-particle" : "", "family" : "Sabine", "given" : "C", "non-dropping-particle" : "", "parse-names" : false, "suffix" : "" }, { "dropping-particle" : "", "family" : "Bala", "given" : "G", "non-dropping-particle" : "", "parse-names" : false, "suffix" : "" }, { "dropping-particle" : "", "family" : "Bopp", "given" : "L", "non-dropping-particle" : "", "parse-names" : false, "suffix" : "" }, { "dropping-particle" : "", "family" : "Brovkin", "given" : "V", "non-dropping-particle" : "", "parse-names" : false, "suffix" : "" }, { "dropping-particle" : "", "family" : "Canadell", "given" : "J", "non-dropping-particle" : "", "parse-names" : false, "suffix" : "" }, { "dropping-particle" : "", "family" : "Chhabra", "given" : "A", "non-dropping-particle" : "", "parse-names" : false, "suffix" : "" }, { "dropping-particle" : "", "family" : "DeFries", "given" : "R", "non-dropping-particle" : "", "parse-names" : false, "suffix" : "" }, { "dropping-particle" : "", "family" : "Galloway", "given" : "J", "non-dropping-particle" : "", "parse-names" : false, "suffix" : "" }, { "dropping-particle" : "", "family" : "Heimann", "given" : "M", "non-dropping-particle" : "", "parse-names" : false, "suffix" : "" }, { "dropping-particle" : "", "family" : "Jones", "given" : "C", "non-dropping-particle" : "", "parse-names" : false, "suffix" : "" }, { "dropping-particle" : "", "family" : "Que\u0301re\u0301", "given" : "C", "non-dropping-particle" : "Le", "parse-names" : false, "suffix" : "" }, { "dropping-particle" : "", "family" : "Myneni", "given" : "R B", "non-dropping-particle" : "", "parse-names" : false, "suffix" : "" }, { "dropping-particle" : "", "family" : "Piao", "given" : "S", "non-dropping-particle" : "", "parse-names" : false, "suffix" : "" }, { "dropping-particle" : "", "family" : "Thornton", "given" : "P", "non-dropping-particle" : "", "parse-names" : false, "suffix" : "" } ], "chapter-number" : "6",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"465-570", "publisher" : "Cambridge University Press", "publisher-place" : "Cambridge, United Kingdom and New York, NY, USA", "title" : "Carbon and other biogeochemical cycles", "translator" : [ { "dropping-particle" : "", "family" : "G2780", "given" : "", "non-dropping-particle" : "", "parse-names" : false, "suffix" : "" } ], "type" : "chapter", "volume" : "9781107057" }, "uris" : [ "http://www.mendeley.com/documents/?uuid=39b996fb-d4b9-4af9-a2f2-e3288d4da5e4" ] } ], "mendeley" : { "formattedCitation" : "(Ciais et al., 2013)", "plainTextFormattedCitation" : "(Ciais et al., 2013)", "previouslyFormattedCitation" : "(Ciais et al., 2013)" }, "properties" : { "noteIndex" : 0 }, "schema" : "https://github.com/citation-style-language/schema/raw/master/csl-citation.json" }</w:instrText>
            </w:r>
            <w:r w:rsidRPr="00E95AB5">
              <w:rPr>
                <w:rFonts w:cs="Times New Roman"/>
              </w:rPr>
              <w:fldChar w:fldCharType="separate"/>
            </w:r>
            <w:r w:rsidR="00CB33A1">
              <w:rPr>
                <w:rFonts w:cs="Times New Roman"/>
                <w:noProof/>
              </w:rPr>
              <w:t>(Ciais et al., 2013)</w:t>
            </w:r>
            <w:r w:rsidRPr="00E95AB5">
              <w:rPr>
                <w:rFonts w:cs="Times New Roman"/>
              </w:rPr>
              <w:fldChar w:fldCharType="end"/>
            </w:r>
          </w:p>
        </w:tc>
      </w:tr>
      <w:tr w:rsidR="00DF552C" w:rsidRPr="0055566C" w14:paraId="5450794F" w14:textId="77777777" w:rsidTr="00D5630D">
        <w:tc>
          <w:tcPr>
            <w:tcW w:w="2687" w:type="dxa"/>
          </w:tcPr>
          <w:p w14:paraId="05D6826A" w14:textId="77777777" w:rsidR="00DF552C" w:rsidRPr="00E95AB5" w:rsidRDefault="00DF552C" w:rsidP="00D5630D">
            <w:pPr>
              <w:pStyle w:val="AR6BodyText"/>
              <w:rPr>
                <w:rFonts w:cs="Times New Roman"/>
                <w:lang w:val="en-US"/>
              </w:rPr>
            </w:pPr>
            <w:r w:rsidRPr="00E95AB5">
              <w:rPr>
                <w:rFonts w:cs="Times New Roman"/>
              </w:rPr>
              <w:t>Lightning</w:t>
            </w:r>
          </w:p>
        </w:tc>
        <w:tc>
          <w:tcPr>
            <w:tcW w:w="1463" w:type="dxa"/>
          </w:tcPr>
          <w:p w14:paraId="1155D515" w14:textId="77777777" w:rsidR="00DF552C" w:rsidRPr="0055566C" w:rsidRDefault="00DF552C" w:rsidP="00D5630D">
            <w:pPr>
              <w:pStyle w:val="Default"/>
              <w:rPr>
                <w:sz w:val="22"/>
                <w:szCs w:val="22"/>
              </w:rPr>
            </w:pPr>
            <w:r w:rsidRPr="0055566C">
              <w:rPr>
                <w:sz w:val="22"/>
                <w:szCs w:val="22"/>
              </w:rPr>
              <w:t>4</w:t>
            </w:r>
          </w:p>
        </w:tc>
        <w:tc>
          <w:tcPr>
            <w:tcW w:w="3058" w:type="dxa"/>
          </w:tcPr>
          <w:p w14:paraId="24DC3F6D" w14:textId="26488815" w:rsidR="00DF552C" w:rsidRPr="00E95AB5" w:rsidRDefault="00EE4C9E" w:rsidP="00D5630D">
            <w:pPr>
              <w:pStyle w:val="Default"/>
              <w:rPr>
                <w:color w:val="auto"/>
                <w:sz w:val="22"/>
                <w:szCs w:val="22"/>
              </w:rPr>
            </w:pPr>
            <w:ins w:id="3936" w:author="Lucy Cowie" w:date="2021-07-28T12:24:00Z">
              <w:r>
                <w:t>–</w:t>
              </w:r>
            </w:ins>
            <w:del w:id="3937" w:author="Lucy Cowie" w:date="2021-07-28T12:24:00Z">
              <w:r w:rsidR="00DF552C" w:rsidRPr="0055566C" w:rsidDel="00EE4C9E">
                <w:rPr>
                  <w:sz w:val="22"/>
                  <w:szCs w:val="22"/>
                </w:rPr>
                <w:delText>-</w:delText>
              </w:r>
            </w:del>
            <w:r w:rsidR="00DF552C" w:rsidRPr="0055566C">
              <w:rPr>
                <w:sz w:val="22"/>
                <w:szCs w:val="22"/>
              </w:rPr>
              <w:t xml:space="preserve">0.010 </w:t>
            </w:r>
            <w:ins w:id="3938" w:author="Lucy Cowie" w:date="2021-07-28T12:23:00Z">
              <w:r>
                <w:rPr>
                  <w:sz w:val="22"/>
                  <w:szCs w:val="22"/>
                </w:rPr>
                <w:t>[</w:t>
              </w:r>
            </w:ins>
            <w:del w:id="3939" w:author="Lucy Cowie" w:date="2021-07-28T12:23:00Z">
              <w:r w:rsidR="00DF552C" w:rsidRPr="0055566C" w:rsidDel="00EE4C9E">
                <w:rPr>
                  <w:sz w:val="22"/>
                  <w:szCs w:val="22"/>
                </w:rPr>
                <w:delText>(</w:delText>
              </w:r>
            </w:del>
            <w:ins w:id="3940" w:author="Lucy Cowie" w:date="2021-07-28T12:24:00Z">
              <w:r w:rsidR="008061D1">
                <w:t>–</w:t>
              </w:r>
            </w:ins>
            <w:del w:id="3941" w:author="Lucy Cowie" w:date="2021-07-28T12:24:00Z">
              <w:r w:rsidR="00DF552C" w:rsidRPr="0055566C" w:rsidDel="008061D1">
                <w:rPr>
                  <w:sz w:val="22"/>
                  <w:szCs w:val="22"/>
                </w:rPr>
                <w:delText>-</w:delText>
              </w:r>
            </w:del>
            <w:r w:rsidR="00DF552C" w:rsidRPr="0055566C">
              <w:rPr>
                <w:sz w:val="22"/>
                <w:szCs w:val="22"/>
              </w:rPr>
              <w:t xml:space="preserve">0.04 </w:t>
            </w:r>
            <w:r w:rsidR="00DF552C">
              <w:rPr>
                <w:sz w:val="22"/>
                <w:szCs w:val="22"/>
              </w:rPr>
              <w:t>to</w:t>
            </w:r>
            <w:r w:rsidR="00DF552C" w:rsidRPr="0055566C">
              <w:rPr>
                <w:sz w:val="22"/>
                <w:szCs w:val="22"/>
              </w:rPr>
              <w:t xml:space="preserve"> +0.02</w:t>
            </w:r>
            <w:ins w:id="3942" w:author="Lucy Cowie" w:date="2021-07-28T12:23:00Z">
              <w:r>
                <w:rPr>
                  <w:sz w:val="22"/>
                  <w:szCs w:val="22"/>
                </w:rPr>
                <w:t>]</w:t>
              </w:r>
            </w:ins>
            <w:del w:id="3943" w:author="Lucy Cowie" w:date="2021-07-28T12:23:00Z">
              <w:r w:rsidR="00DF552C" w:rsidRPr="0055566C" w:rsidDel="00EE4C9E">
                <w:rPr>
                  <w:sz w:val="22"/>
                  <w:szCs w:val="22"/>
                </w:rPr>
                <w:delText>)</w:delText>
              </w:r>
            </w:del>
          </w:p>
        </w:tc>
        <w:tc>
          <w:tcPr>
            <w:tcW w:w="3407" w:type="dxa"/>
          </w:tcPr>
          <w:p w14:paraId="307A064D" w14:textId="77777777" w:rsidR="00DF552C" w:rsidRPr="0055566C" w:rsidRDefault="00DF552C" w:rsidP="00D5630D">
            <w:pPr>
              <w:pStyle w:val="Default"/>
              <w:rPr>
                <w:sz w:val="22"/>
                <w:szCs w:val="22"/>
              </w:rPr>
            </w:pPr>
          </w:p>
        </w:tc>
      </w:tr>
      <w:tr w:rsidR="00DF552C" w:rsidRPr="00DA7F98" w14:paraId="07C8532B" w14:textId="77777777" w:rsidTr="00D5630D">
        <w:tc>
          <w:tcPr>
            <w:tcW w:w="2687" w:type="dxa"/>
          </w:tcPr>
          <w:p w14:paraId="2E4AB486" w14:textId="77777777" w:rsidR="00DF552C" w:rsidRPr="00E95AB5" w:rsidRDefault="00DF552C" w:rsidP="00D5630D">
            <w:pPr>
              <w:pStyle w:val="AR6BodyText"/>
              <w:rPr>
                <w:rFonts w:cs="Times New Roman"/>
                <w:lang w:val="en-US"/>
              </w:rPr>
            </w:pPr>
            <w:r w:rsidRPr="00E95AB5">
              <w:rPr>
                <w:rFonts w:cs="Times New Roman"/>
              </w:rPr>
              <w:t>Methane lifetime</w:t>
            </w:r>
          </w:p>
        </w:tc>
        <w:tc>
          <w:tcPr>
            <w:tcW w:w="1463" w:type="dxa"/>
          </w:tcPr>
          <w:p w14:paraId="02FC56F2" w14:textId="77777777" w:rsidR="00DF552C" w:rsidRPr="00E95AB5" w:rsidRDefault="00DF552C" w:rsidP="00D5630D">
            <w:pPr>
              <w:pStyle w:val="AR6BodyText"/>
              <w:rPr>
                <w:rFonts w:cs="Times New Roman"/>
              </w:rPr>
            </w:pPr>
            <w:r w:rsidRPr="00E95AB5">
              <w:rPr>
                <w:rFonts w:cs="Times New Roman"/>
              </w:rPr>
              <w:t>4</w:t>
            </w:r>
          </w:p>
        </w:tc>
        <w:tc>
          <w:tcPr>
            <w:tcW w:w="3058" w:type="dxa"/>
          </w:tcPr>
          <w:p w14:paraId="25A0225C" w14:textId="7AC1EB07" w:rsidR="00DF552C" w:rsidRPr="00E95AB5" w:rsidRDefault="00EE4C9E" w:rsidP="00D5630D">
            <w:pPr>
              <w:pStyle w:val="AR6BodyText"/>
              <w:rPr>
                <w:rFonts w:cs="Times New Roman"/>
                <w:lang w:val="en-US"/>
              </w:rPr>
            </w:pPr>
            <w:ins w:id="3944" w:author="Lucy Cowie" w:date="2021-07-28T12:24:00Z">
              <w:r>
                <w:rPr>
                  <w:rFonts w:cs="Times New Roman"/>
                </w:rPr>
                <w:t>–</w:t>
              </w:r>
            </w:ins>
            <w:del w:id="3945" w:author="Lucy Cowie" w:date="2021-07-28T12:24:00Z">
              <w:r w:rsidR="00DF552C" w:rsidRPr="00E95AB5" w:rsidDel="00EE4C9E">
                <w:rPr>
                  <w:rFonts w:cs="Times New Roman"/>
                </w:rPr>
                <w:delText>-</w:delText>
              </w:r>
            </w:del>
            <w:r w:rsidR="00DF552C" w:rsidRPr="00E95AB5">
              <w:rPr>
                <w:rFonts w:cs="Times New Roman"/>
              </w:rPr>
              <w:t xml:space="preserve">0.030 </w:t>
            </w:r>
            <w:ins w:id="3946" w:author="Lucy Cowie" w:date="2021-07-28T12:23:00Z">
              <w:r>
                <w:rPr>
                  <w:rFonts w:cs="Times New Roman"/>
                </w:rPr>
                <w:t>[</w:t>
              </w:r>
            </w:ins>
            <w:del w:id="3947" w:author="Lucy Cowie" w:date="2021-07-28T12:23:00Z">
              <w:r w:rsidR="00DF552C" w:rsidDel="00EE4C9E">
                <w:rPr>
                  <w:rFonts w:cs="Times New Roman"/>
                </w:rPr>
                <w:delText>(</w:delText>
              </w:r>
            </w:del>
            <w:ins w:id="3948" w:author="Lucy Cowie" w:date="2021-07-28T12:24:00Z">
              <w:r w:rsidR="008061D1">
                <w:rPr>
                  <w:rFonts w:cs="Times New Roman"/>
                </w:rPr>
                <w:t>–</w:t>
              </w:r>
            </w:ins>
            <w:del w:id="3949" w:author="Lucy Cowie" w:date="2021-07-28T12:24:00Z">
              <w:r w:rsidR="00DF552C" w:rsidDel="008061D1">
                <w:rPr>
                  <w:rFonts w:cs="Times New Roman"/>
                </w:rPr>
                <w:delText>-</w:delText>
              </w:r>
            </w:del>
            <w:r w:rsidR="00DF552C">
              <w:rPr>
                <w:rFonts w:cs="Times New Roman"/>
              </w:rPr>
              <w:t xml:space="preserve">0.12 </w:t>
            </w:r>
            <w:r w:rsidR="00DF552C">
              <w:t>to +0.06</w:t>
            </w:r>
            <w:ins w:id="3950" w:author="Lucy Cowie" w:date="2021-07-28T12:23:00Z">
              <w:r>
                <w:t>]</w:t>
              </w:r>
            </w:ins>
            <w:del w:id="3951" w:author="Lucy Cowie" w:date="2021-07-28T12:23:00Z">
              <w:r w:rsidR="00DF552C" w:rsidDel="00EE4C9E">
                <w:delText>)</w:delText>
              </w:r>
            </w:del>
          </w:p>
        </w:tc>
        <w:tc>
          <w:tcPr>
            <w:tcW w:w="3407" w:type="dxa"/>
          </w:tcPr>
          <w:p w14:paraId="0B52EFDB" w14:textId="798F9603" w:rsidR="00DF552C" w:rsidRPr="00E95AB5" w:rsidRDefault="008061D1" w:rsidP="00D5630D">
            <w:pPr>
              <w:pStyle w:val="AR6BodyText"/>
              <w:rPr>
                <w:rFonts w:cs="Times New Roman"/>
                <w:lang w:val="en-US"/>
              </w:rPr>
            </w:pPr>
            <w:ins w:id="3952" w:author="Lucy Cowie" w:date="2021-07-28T12:25:00Z">
              <w:r>
                <w:rPr>
                  <w:rFonts w:cs="Times New Roman"/>
                </w:rPr>
                <w:t>–</w:t>
              </w:r>
            </w:ins>
            <w:del w:id="3953" w:author="Lucy Cowie" w:date="2021-07-28T12:25:00Z">
              <w:r w:rsidR="00DF552C" w:rsidRPr="00E95AB5" w:rsidDel="008061D1">
                <w:rPr>
                  <w:rFonts w:cs="Times New Roman"/>
                </w:rPr>
                <w:delText>-</w:delText>
              </w:r>
            </w:del>
            <w:r w:rsidR="00DF552C" w:rsidRPr="00E95AB5">
              <w:rPr>
                <w:rFonts w:cs="Times New Roman"/>
              </w:rPr>
              <w:t xml:space="preserve">0.30 ± 0.01 </w:t>
            </w:r>
            <w:r w:rsidR="00DF552C" w:rsidRPr="00E95AB5">
              <w:rPr>
                <w:rFonts w:cs="Times New Roman"/>
              </w:rPr>
              <w:fldChar w:fldCharType="begin" w:fldLock="1"/>
            </w:r>
            <w:r w:rsidR="00D477C7">
              <w:rPr>
                <w:rFonts w:cs="Times New Roman"/>
              </w:rPr>
              <w:instrText>ADDIN CSL_CITATION { "citationItems" : [ { "id" : "ITEM-1", "itemData" : { "DOI" : "10.5194/esd-10-379-2019", "ISSN" : "21904987", "abstract" : "Earth system models (ESMs) are key tools for providing climate projections under different scenarios of human-induced forcing. ESMs include a large number of additional processes and feedbacks such as biogeochemical cycles that traditional physical climate models do not consider. Yet, some processes such as cloud dynamics and ecosystem functional response still have fairly high uncertainties. In this article, we present an overview of climate feedbacks for Earth system components currently included in state-of-the-art ESMs and discuss the challenges to evaluate and quantify them. Uncertainties in feedback quantification arise from the interdependencies of biogeochemical matter fluxes and physical properties, the spatial and temporal heterogeneity of processes, and the lack of long-term continuous observational data to constrain them. We present an outlook for promising approaches that can help to quantify and to constrain the large number of feedbacks in ESMs in the future. The target group for this article includes generalists with a background in natural sciences and an interest in climate change as well as experts working in interdisciplinary climate research (researchers, lecturers, and students). This study updates and significantly expands upon the last comprehensive overview of climate feedbacks in ESMs, which was produced 15 years ago (NRC, 2003).", "author" : [ { "dropping-particle" : "", "family" : "Heinze", "given" : "Christoph", "non-dropping-particle" : "", "parse-names" : false, "suffix" : "" }, { "dropping-particle" : "", "family" : "Eyring", "given" : "Veronika", "non-dropping-particle" : "", "parse-names" : false, "suffix" : "" }, { "dropping-particle" : "", "family" : "Friedlingstein", "given" : "Pierre", "non-dropping-particle" : "", "parse-names" : false, "suffix" : "" }, { "dropping-particle" : "", "family" : "Jones", "given" : "Colin", "non-dropping-particle" : "", "parse-names" : false, "suffix" : "" }, { "dropping-particle" : "", "family" : "Balkanski", "given" : "Yves", "non-dropping-particle" : "", "parse-names" : false, "suffix" : "" }, { "dropping-particle" : "", "family" : "Collins", "given" : "William", "non-dropping-particle" : "", "parse-names" : false, "suffix" : "" }, { "dropping-particle" : "", "family" : "Fichefet", "given" : "Thierry", "non-dropping-particle" : "", "parse-names" : false, "suffix" : "" }, { "dropping-particle" : "", "family" : "Gao", "given" : "Shuang", "non-dropping-particle" : "", "parse-names" : false, "suffix" : "" }, { "dropping-particle" : "", "family" : "Hall", "given" : "Alex", "non-dropping-particle" : "", "parse-names" : false, "suffix" : "" }, { "dropping-particle" : "", "family" : "Ivanova", "given" : "Detelina", "non-dropping-particle" : "", "parse-names" : false, "suffix" : "" }, { "dropping-particle" : "", "family" : "Knorr", "given" : "Wolfgang", "non-dropping-particle" : "", "parse-names" : false, "suffix" : "" }, { "dropping-particle" : "", "family" : "Knutti", "given" : "Reto", "non-dropping-particle" : "", "parse-names" : false, "suffix" : "" }, { "dropping-particle" : "", "family" : "L\u00f6w", "given" : "Alexander", "non-dropping-particle" : "", "parse-names" : false, "suffix" : "" }, { "dropping-particle" : "", "family" : "Ponater", "given" : "Michael", "non-dropping-particle" : "", "parse-names" : false, "suffix" : "" }, { "dropping-particle" : "", "family" : "Schultz", "given" : "Martin", "non-dropping-particle" : "", "parse-names" : false, "suffix" : "" }, { "dropping-particle" : "", "family" : "Schulz", "given" : "Michael", "non-dropping-particle" : "",</w:instrText>
            </w:r>
            <w:r w:rsidR="00D477C7" w:rsidRPr="002A1EE0">
              <w:rPr>
                <w:rFonts w:cs="Times New Roman"/>
                <w:lang w:val="en-US"/>
              </w:rPr>
              <w:instrText xml:space="preserve"> "parse-names" : false, "suffix" : "" }, { "dropping-particle" : "", "family" : "Siebesma", "given" : "Pier", "non-dropping-particle" : "", "parse-names" : false, "suffix" : "" }, { "dropping-particle" : "", "family" : "Teixeira", "given" : "Joao", "non-dropping-particle" : "", "parse-names" : false, "suffix" : "" }, { "dropping-particle" : "", "family" : "Tselioudis", "given" : "George", "non-dropping-particle" : "", "parse-names" : false, "suffix" : "" }, { "dropping-particle" : "", "family" : "Vancoppenolle", "given" : "Martin", "non-dropping-particle" : "", "parse-names" : false, "suffix" : "" } ], "container-title" : "Earth System Dynamics", "id" : "ITEM-1", "issue" : "3", "issued" : { "date-parts" : [ [ "2019", "7" ] ] }, "page" : "379-452", "publisher" : "Copernicus Publications", "title" : "ESD Reviews: Climate feedbacks in the Earth system and prospects for their evaluation", "translator" : [ { "dropping-particle" : "", "family" : "G3946", "given" : "", "non-dropping-particle" : "", "parse-names" : false, "suffix" : "" } ], "type" : "article-journal", "volume" : "10" }, "uris" : [ "http://www.mendeley.com/documents/?uuid=bb580455-0053-4e55-9b2a-b576d81c82e6" ] } ], "mendeley" : { "formattedCitation" : "(Heinze et al., 2019)", "plainTextFormattedCitation" : "(Heinze et al., 2019)", "previouslyFormattedCitation" : "(Heinze et al., 2019)" }, "properties" : { "noteIndex" : 0 }, "schema" : "https://github.com/citation-style-language/schema/raw/master/csl-citation.json" }</w:instrText>
            </w:r>
            <w:r w:rsidR="00DF552C" w:rsidRPr="00E95AB5">
              <w:rPr>
                <w:rFonts w:cs="Times New Roman"/>
              </w:rPr>
              <w:fldChar w:fldCharType="separate"/>
            </w:r>
            <w:r w:rsidR="00CB33A1">
              <w:rPr>
                <w:rFonts w:cs="Times New Roman"/>
                <w:noProof/>
                <w:lang w:val="en-US"/>
              </w:rPr>
              <w:t>(Heinze et al., 2019)</w:t>
            </w:r>
            <w:r w:rsidR="00DF552C" w:rsidRPr="00E95AB5">
              <w:rPr>
                <w:rFonts w:cs="Times New Roman"/>
              </w:rPr>
              <w:fldChar w:fldCharType="end"/>
            </w:r>
          </w:p>
        </w:tc>
      </w:tr>
      <w:tr w:rsidR="00DF552C" w:rsidRPr="00DA7F98" w14:paraId="6FA3146A" w14:textId="77777777" w:rsidTr="00D5630D">
        <w:tc>
          <w:tcPr>
            <w:tcW w:w="2687" w:type="dxa"/>
          </w:tcPr>
          <w:p w14:paraId="2B2B4B59" w14:textId="70719A64" w:rsidR="00DF552C" w:rsidRPr="00E95AB5" w:rsidRDefault="00DF552C" w:rsidP="00D5630D">
            <w:pPr>
              <w:pStyle w:val="AR6BodyText"/>
              <w:rPr>
                <w:rFonts w:cs="Times New Roman"/>
                <w:lang w:val="en-US"/>
              </w:rPr>
            </w:pPr>
            <w:r w:rsidRPr="00E95AB5">
              <w:rPr>
                <w:rFonts w:cs="Times New Roman"/>
                <w:lang w:val="en-US"/>
              </w:rPr>
              <w:t>Total non-</w:t>
            </w:r>
            <w:r w:rsidRPr="00E95AB5">
              <w:rPr>
                <w:rFonts w:cs="Times New Roman"/>
                <w:noProof/>
                <w:color w:val="000000" w:themeColor="text1"/>
                <w:lang w:val="en-GB"/>
              </w:rPr>
              <w:t>CO</w:t>
            </w:r>
            <w:r w:rsidRPr="00E95AB5">
              <w:rPr>
                <w:rFonts w:cs="Times New Roman"/>
                <w:noProof/>
                <w:color w:val="000000" w:themeColor="text1"/>
                <w:vertAlign w:val="subscript"/>
                <w:lang w:val="en-GB"/>
              </w:rPr>
              <w:t>2</w:t>
            </w:r>
            <w:r w:rsidRPr="00E95AB5">
              <w:rPr>
                <w:rFonts w:cs="Times New Roman"/>
                <w:lang w:val="en-US"/>
              </w:rPr>
              <w:t xml:space="preserve"> Biogeochemical </w:t>
            </w:r>
            <w:del w:id="3954" w:author="Lucy Cowie" w:date="2021-07-28T12:24:00Z">
              <w:r w:rsidRPr="00E95AB5" w:rsidDel="00EE4C9E">
                <w:rPr>
                  <w:rFonts w:cs="Times New Roman"/>
                  <w:lang w:val="en-US"/>
                </w:rPr>
                <w:delText xml:space="preserve">Feedbacks </w:delText>
              </w:r>
            </w:del>
            <w:ins w:id="3955" w:author="Lucy Cowie" w:date="2021-07-28T12:24:00Z">
              <w:r w:rsidR="00EE4C9E">
                <w:rPr>
                  <w:rFonts w:cs="Times New Roman"/>
                  <w:lang w:val="en-US"/>
                </w:rPr>
                <w:t>f</w:t>
              </w:r>
              <w:r w:rsidR="00EE4C9E" w:rsidRPr="00E95AB5">
                <w:rPr>
                  <w:rFonts w:cs="Times New Roman"/>
                  <w:lang w:val="en-US"/>
                </w:rPr>
                <w:t xml:space="preserve">eedbacks </w:t>
              </w:r>
              <w:r w:rsidR="00EE4C9E">
                <w:rPr>
                  <w:rFonts w:cs="Times New Roman"/>
                  <w:lang w:val="en-US"/>
                </w:rPr>
                <w:t>a</w:t>
              </w:r>
            </w:ins>
            <w:del w:id="3956" w:author="Lucy Cowie" w:date="2021-07-28T11:57:00Z">
              <w:r w:rsidRPr="00E95AB5" w:rsidDel="00656E48">
                <w:rPr>
                  <w:rFonts w:cs="Times New Roman"/>
                  <w:lang w:val="en-US"/>
                </w:rPr>
                <w:delText>a</w:delText>
              </w:r>
            </w:del>
            <w:r w:rsidRPr="00E95AB5">
              <w:rPr>
                <w:rFonts w:cs="Times New Roman"/>
                <w:lang w:val="en-US"/>
              </w:rPr>
              <w:t xml:space="preserve">ssessed in </w:t>
            </w:r>
            <w:ins w:id="3957" w:author="Lucy Cowie" w:date="2021-07-28T12:24:00Z">
              <w:r w:rsidR="00EE4C9E">
                <w:rPr>
                  <w:rFonts w:cs="Times New Roman"/>
                  <w:lang w:val="en-US"/>
                </w:rPr>
                <w:t>t</w:t>
              </w:r>
            </w:ins>
            <w:del w:id="3958" w:author="Lucy Cowie" w:date="2021-07-28T11:57:00Z">
              <w:r w:rsidRPr="00E95AB5" w:rsidDel="00656E48">
                <w:rPr>
                  <w:rFonts w:cs="Times New Roman"/>
                  <w:lang w:val="en-US"/>
                </w:rPr>
                <w:delText>t</w:delText>
              </w:r>
            </w:del>
            <w:r w:rsidRPr="00E95AB5">
              <w:rPr>
                <w:rFonts w:cs="Times New Roman"/>
                <w:lang w:val="en-US"/>
              </w:rPr>
              <w:t xml:space="preserve">his </w:t>
            </w:r>
            <w:ins w:id="3959" w:author="Lucy Cowie" w:date="2021-07-28T12:24:00Z">
              <w:r w:rsidR="00EE4C9E">
                <w:rPr>
                  <w:rFonts w:cs="Times New Roman"/>
                  <w:lang w:val="en-US"/>
                </w:rPr>
                <w:t>c</w:t>
              </w:r>
            </w:ins>
            <w:del w:id="3960" w:author="Lucy Cowie" w:date="2021-07-28T11:57:00Z">
              <w:r w:rsidRPr="00E95AB5" w:rsidDel="00656E48">
                <w:rPr>
                  <w:rFonts w:cs="Times New Roman"/>
                  <w:lang w:val="en-US"/>
                </w:rPr>
                <w:delText>c</w:delText>
              </w:r>
            </w:del>
            <w:r w:rsidRPr="00E95AB5">
              <w:rPr>
                <w:rFonts w:cs="Times New Roman"/>
                <w:lang w:val="en-US"/>
              </w:rPr>
              <w:t xml:space="preserve">hapter </w:t>
            </w:r>
          </w:p>
        </w:tc>
        <w:tc>
          <w:tcPr>
            <w:tcW w:w="1463" w:type="dxa"/>
          </w:tcPr>
          <w:p w14:paraId="36F66E0C" w14:textId="77777777" w:rsidR="00DF552C" w:rsidRPr="0055566C" w:rsidRDefault="00DF552C" w:rsidP="00D5630D">
            <w:pPr>
              <w:pStyle w:val="AR6BodyText"/>
              <w:rPr>
                <w:rFonts w:cs="Times New Roman"/>
                <w:lang w:val="en-US"/>
              </w:rPr>
            </w:pPr>
          </w:p>
        </w:tc>
        <w:tc>
          <w:tcPr>
            <w:tcW w:w="3058" w:type="dxa"/>
          </w:tcPr>
          <w:p w14:paraId="26E89E99" w14:textId="05C749A1" w:rsidR="00DF552C" w:rsidRPr="00E95AB5" w:rsidRDefault="00EE4C9E" w:rsidP="00D5630D">
            <w:pPr>
              <w:pStyle w:val="AR6BodyText"/>
              <w:rPr>
                <w:rFonts w:cs="Times New Roman"/>
                <w:lang w:val="en-US"/>
              </w:rPr>
            </w:pPr>
            <w:ins w:id="3961" w:author="Lucy Cowie" w:date="2021-07-28T12:24:00Z">
              <w:r w:rsidRPr="002A1EE0">
                <w:rPr>
                  <w:rFonts w:cs="Times New Roman"/>
                  <w:lang w:val="en-US"/>
                </w:rPr>
                <w:t>–</w:t>
              </w:r>
            </w:ins>
            <w:del w:id="3962" w:author="Lucy Cowie" w:date="2021-07-28T12:24:00Z">
              <w:r w:rsidR="00DF552C" w:rsidRPr="0055566C" w:rsidDel="00EE4C9E">
                <w:rPr>
                  <w:rFonts w:cs="Times New Roman"/>
                  <w:lang w:val="en-US"/>
                </w:rPr>
                <w:delText>-</w:delText>
              </w:r>
            </w:del>
            <w:r w:rsidR="00DF552C" w:rsidRPr="0055566C">
              <w:rPr>
                <w:rFonts w:cs="Times New Roman"/>
                <w:lang w:val="en-US"/>
              </w:rPr>
              <w:t xml:space="preserve">0.200 </w:t>
            </w:r>
            <w:ins w:id="3963" w:author="Lucy Cowie" w:date="2021-07-28T12:23:00Z">
              <w:r>
                <w:rPr>
                  <w:rFonts w:cs="Times New Roman"/>
                  <w:lang w:val="en-US"/>
                </w:rPr>
                <w:t>[</w:t>
              </w:r>
            </w:ins>
            <w:del w:id="3964" w:author="Lucy Cowie" w:date="2021-07-28T12:23:00Z">
              <w:r w:rsidR="00DF552C" w:rsidDel="00EE4C9E">
                <w:rPr>
                  <w:rFonts w:cs="Times New Roman"/>
                  <w:lang w:val="en-US"/>
                </w:rPr>
                <w:delText>(</w:delText>
              </w:r>
            </w:del>
            <w:ins w:id="3965" w:author="Lucy Cowie" w:date="2021-07-28T12:25:00Z">
              <w:r w:rsidR="008061D1" w:rsidRPr="002A1EE0">
                <w:rPr>
                  <w:rFonts w:cs="Times New Roman"/>
                  <w:lang w:val="en-US"/>
                </w:rPr>
                <w:t>–</w:t>
              </w:r>
            </w:ins>
            <w:del w:id="3966" w:author="Lucy Cowie" w:date="2021-07-28T12:25:00Z">
              <w:r w:rsidR="00DF552C" w:rsidDel="008061D1">
                <w:rPr>
                  <w:rFonts w:cs="Times New Roman"/>
                  <w:lang w:val="en-US"/>
                </w:rPr>
                <w:delText>-</w:delText>
              </w:r>
            </w:del>
            <w:r w:rsidR="00DF552C">
              <w:rPr>
                <w:rFonts w:cs="Times New Roman"/>
                <w:lang w:val="en-US"/>
              </w:rPr>
              <w:t xml:space="preserve">0.41 </w:t>
            </w:r>
            <w:r w:rsidR="00DF552C" w:rsidRPr="00D85201">
              <w:rPr>
                <w:lang w:val="en-US"/>
              </w:rPr>
              <w:t>to +0.01</w:t>
            </w:r>
            <w:ins w:id="3967" w:author="Lucy Cowie" w:date="2021-07-28T12:23:00Z">
              <w:r>
                <w:rPr>
                  <w:lang w:val="en-US"/>
                </w:rPr>
                <w:t>]</w:t>
              </w:r>
            </w:ins>
            <w:del w:id="3968" w:author="Lucy Cowie" w:date="2021-07-28T12:23:00Z">
              <w:r w:rsidR="00DF552C" w:rsidRPr="00D85201" w:rsidDel="00EE4C9E">
                <w:rPr>
                  <w:lang w:val="en-US"/>
                </w:rPr>
                <w:delText>)</w:delText>
              </w:r>
            </w:del>
          </w:p>
        </w:tc>
        <w:tc>
          <w:tcPr>
            <w:tcW w:w="3407" w:type="dxa"/>
          </w:tcPr>
          <w:p w14:paraId="45191E10" w14:textId="6602A6DF" w:rsidR="00DF552C" w:rsidRPr="00E95AB5" w:rsidRDefault="00DF552C" w:rsidP="00D5630D">
            <w:pPr>
              <w:pStyle w:val="AR6BodyText"/>
              <w:rPr>
                <w:rFonts w:cs="Times New Roman"/>
                <w:lang w:val="en-US"/>
              </w:rPr>
            </w:pPr>
            <w:r w:rsidRPr="0055566C">
              <w:rPr>
                <w:rFonts w:cs="Times New Roman"/>
                <w:lang w:val="en-US"/>
              </w:rPr>
              <w:t xml:space="preserve">0.0 ± 0.15 </w:t>
            </w:r>
            <w:r w:rsidRPr="00E95AB5">
              <w:rPr>
                <w:rFonts w:cs="Times New Roman"/>
                <w:lang w:val="en-US"/>
              </w:rPr>
              <w:fldChar w:fldCharType="begin" w:fldLock="1"/>
            </w:r>
            <w:r w:rsidR="00D477C7">
              <w:rPr>
                <w:rFonts w:cs="Times New Roman"/>
                <w:lang w:val="en-US"/>
              </w:rPr>
              <w:instrText>ADDIN CSL_CITATION { "citationItems" : [ { "id" : "ITEM-1", "itemData" : { "DOI" : "10.1029/2019RG000678", "ISSN" : "8755-1209", "abstract" : "Abstract We assess evidence relevant to Earth's equilibrium climate sensitivity per doubling of atmospheric CO2, characterized by an effective sensitivity S. This evidence includes feedback process understanding, the historical climate record, and the paleoclimate record. An S value lower than 2 K is difficult to reconcile with any of the three lines of evidence. The amount of cooling during the Last Glacial Maximum provides strong evidence against values of S greater than 4.5 K. Other lines of evidence in combination also show that this is relatively unlikely. We use a Bayesian approach to produce a probability density function (PDF) for S given all the evidence, including tests of robustness to difficult-to-quantify uncertainties and different priors. The 66% range is 2.6?3.9 K for our Baseline calculation and remains within 2.3?4.5 K under the robustness tests; corresponding 5?95% ranges are 2.3?4.7 K, bounded by 2.0?5.7 K (although such high-confidence ranges should be regarded more cautiously). This indicates a stronger constraint on S than reported in past assessments, by lifting the low end of the range. This narrowing occurs because the three lines of evidence agree and are judged to be largely independent and because of greater confidence in understanding feedback processes and in combining evidence. We identify promising avenues for further narrowing the range in S, in particular using comprehensive models and process understanding to address limitations in the traditional forcing-feedback paradigm for interpreting past changes.", "author" : [ { "dropping-particle" : "", "family" : "Sherwood", "given" : "S C", "non-dropping-particle" : "", "parse-names" : false, "suffix" : "" }, { "dropping-particle" : "", "family" : "Webb", "given" : "M J", "non-dropping-particle" : "", "parse-names" : false, "suffix" : "" }, { "dropping-particle" : "", "family" : "Annan", "given" : "J D", "non-dropping-particle" : "", "parse-names" : false, "suffix" : "" }, { "dropping-particle" : "", "family" : "Armour", "given" : "K C", "non-dropping-particle" : "", "parse-names" : false, "suffix" : "" }, { "dropping-particle" : "", "family" : "Forster", "given" : "P M", "non-dropping-particle" : "", "parse-names" : false, "suffix" : "" }, { "dropping-particle" : "", "family" : "Hargreaves", "given" : "J C", "non-dropping-particle" : "", "parse-names" : false, "suffix" : "" }, { "dropping-particle" : "", "family" : "Hegerl", "given" : "G", "non-dropping-particle" : "", "parse-names" : false, "suffix" : "" }, { "dropping-particle" : "", "family" : "Klein", "given" : "S A", "non-dropping-particle" : "", "parse-names" : false, "suffix" : "" }, { "dropping-particle" : "", "family" : "Marvel", "given" : "K D", "non-dropping-particle" : "", "parse-names" : false, "suffix" : "" }, { "dropping-particle" : "", "family" : "Rohling", "given" : "E J", "non-dropping-particle" : "", "parse-names" : false, "suffix" : "" }, { "dropping-particle" : "", "family" : "Watanabe", "given" : "M", "non-dropping-particle" : "", "parse-names" : false, "suffix" : "" }, { "dropping-particle" : "", "family" : "Andrews", "given" : "T", "non-dropping-particle" : "", "parse-names" : false, "suffix" : "" }, { "dropping-particle" : "", "family" : "Braconnot", "given" : "P", "non-dropping-particle" : "", "parse-names" : false, "suffix" : "" }, { "dropping-particle" : "", "family" : "Bretherton", "given" : "C S", "non-dropping-particle" : "", "parse-names" : false, "suffix" : "" }, { "dropping-particle" : "", "family" : "Foster", "given" : "G L", "non-dropping-particle" : "", "parse-names" : false, "suffix" : "" }, { "dropping-particle" : "", "family" : "Hausfather", "given" : "Z", "non-dropping-particle" : "", "parse-names" : false, "suffix" : "" }, { "dropping-particle" : "", "family" : "Heydt", "given" : "A S", "non-dropping-particle" : "von der", "parse-names" : false, "suffix" : "" }, { "dropping-particle" : "", "family" : "Knutti", "given" : "R", "non-dropping-particle" : "", "parse-names" : false, "suffix" : "" }, { "dropping-particle" : "", "family" : "Mauritsen", "given" : "T", "non-dropping-particle" : "", "parse-names" : false, "suffix" : "" }, { "dropping-particle" : "", "family" : "Norris", "given" : "J R", "non-dropping-particle" : "", "parse-names" : false, "suffix" : "" }, { "dropping-particle" : "", "family" : "Proistosescu", "given" : "C", "non-dropping-particle" : "", "parse-names" : false, "suffix" : "" }, { "dropping-particle" : "", "family" : "Rugenstein", "given" : "M", "non-dropping-particle" : "", "parse-names" : false, "suffix" : "" }, { "dropping-particle" : "", "family" : "Schmidt", "given" : "G A", "non-dropping-particle" : "", "parse-names" : false, "suffix" : "" }, { "dropping-particle" : "", "family" : "Tokarska", "given" : "K B", "non-dropping-particle" : "", "parse-names" : false, "suffix" : "" }, { "dropping-particle" : "", "family" : "Zelinka", "given" : "M D", "non-dropping-particle" : "", "parse-names" : false, "suffix" : "" } ], "container-title" : "Reviews of Geophysics", "id" : "ITEM-1", "issue" : "4", "issued" : { "date-parts" : [ [ "2020", "12" ] ] }, "page" : "e2019RG000678", "publisher" : "John Wiley &amp; Sons, Ltd", "title" : "An Assessment of Earth's Climate Sensitivity Using Multiple Lines of Evidence", "translator" : [ { "dropping-particle" : "", "family" : "G4822", "given" : "", "non-dropping-particle" : "", "parse-names" : false, "suffix" : "" } ], "type" : "article-journal", "volume" : "58" }, "uris" : [ "http://www.mendeley.com/documents/?uuid=9f3ddd8b-83ad-4f9e-980d-5527d1e6bc8e" ] } ], "mendeley" : { "formattedCitation" : "(Sherwood et al., 2020)", "plainTextFormattedCitation" : "(Sherwood et al., 2020)", "previouslyFormattedCitation" : "(Sherwood et al., 2020)" }, "properties" : { "noteIndex" : 0 }, "schema" : "https://github.com/citation-style-language/schema/raw/master/csl-citation.json" }</w:instrText>
            </w:r>
            <w:r w:rsidRPr="00E95AB5">
              <w:rPr>
                <w:rFonts w:cs="Times New Roman"/>
                <w:lang w:val="en-US"/>
              </w:rPr>
              <w:fldChar w:fldCharType="separate"/>
            </w:r>
            <w:r w:rsidR="00CB33A1">
              <w:rPr>
                <w:rFonts w:cs="Times New Roman"/>
                <w:noProof/>
                <w:lang w:val="en-US"/>
              </w:rPr>
              <w:t>(Sherwood et al., 2020)</w:t>
            </w:r>
            <w:r w:rsidRPr="00E95AB5">
              <w:rPr>
                <w:rFonts w:cs="Times New Roman"/>
                <w:lang w:val="en-US"/>
              </w:rPr>
              <w:fldChar w:fldCharType="end"/>
            </w:r>
          </w:p>
        </w:tc>
      </w:tr>
    </w:tbl>
    <w:p w14:paraId="5E532715" w14:textId="77777777" w:rsidR="00DF552C" w:rsidRPr="001156BA" w:rsidRDefault="00DF552C" w:rsidP="00D5630D">
      <w:pPr>
        <w:pStyle w:val="AR6BodyText"/>
        <w:rPr>
          <w:b/>
          <w:lang w:val="en-US"/>
        </w:rPr>
      </w:pPr>
    </w:p>
    <w:p w14:paraId="370F4525" w14:textId="27A79F78" w:rsidR="00DF552C" w:rsidRPr="00BD66AB" w:rsidRDefault="00DF552C" w:rsidP="00D5630D">
      <w:pPr>
        <w:pStyle w:val="AR6BodyText"/>
        <w:rPr>
          <w:b/>
          <w:lang w:val="en-US"/>
        </w:rPr>
      </w:pPr>
      <w:r w:rsidRPr="00BD66AB">
        <w:rPr>
          <w:b/>
          <w:lang w:val="en-US"/>
        </w:rPr>
        <w:t>[END TABLE 6.</w:t>
      </w:r>
      <w:r w:rsidR="002F5D91">
        <w:rPr>
          <w:b/>
          <w:lang w:val="en-US"/>
        </w:rPr>
        <w:t>8</w:t>
      </w:r>
      <w:r w:rsidRPr="00BD66AB">
        <w:rPr>
          <w:b/>
          <w:lang w:val="en-US"/>
        </w:rPr>
        <w:t xml:space="preserve"> HERE]</w:t>
      </w:r>
    </w:p>
    <w:p w14:paraId="5FDC6139" w14:textId="15C741B3" w:rsidR="00DF552C" w:rsidRDefault="00DF552C" w:rsidP="00D5630D">
      <w:pPr>
        <w:pStyle w:val="AR6BodyText"/>
        <w:jc w:val="both"/>
        <w:rPr>
          <w:i/>
          <w:lang w:val="en-US"/>
        </w:rPr>
      </w:pPr>
    </w:p>
    <w:p w14:paraId="18302AEC" w14:textId="77777777" w:rsidR="002A65DE" w:rsidRPr="001156BA" w:rsidRDefault="002A65DE" w:rsidP="00D5630D">
      <w:pPr>
        <w:pStyle w:val="AR6BodyText"/>
        <w:jc w:val="both"/>
        <w:rPr>
          <w:i/>
          <w:lang w:val="en-US"/>
        </w:rPr>
      </w:pPr>
    </w:p>
    <w:p w14:paraId="248ABE2C" w14:textId="3C43704B" w:rsidR="00DF552C" w:rsidRPr="00326917" w:rsidRDefault="00DF552C" w:rsidP="00D5630D">
      <w:pPr>
        <w:pStyle w:val="AR6Chap6Level2611"/>
      </w:pPr>
      <w:bookmarkStart w:id="3969" w:name="_Toc30501026"/>
      <w:bookmarkStart w:id="3970" w:name="_Toc70498195"/>
      <w:bookmarkEnd w:id="3566"/>
      <w:bookmarkEnd w:id="3567"/>
      <w:bookmarkEnd w:id="3568"/>
      <w:r w:rsidRPr="00326917">
        <w:t xml:space="preserve">ERF by </w:t>
      </w:r>
      <w:ins w:id="3971" w:author="Lucy Cowie" w:date="2021-07-28T12:25:00Z">
        <w:r w:rsidR="004C73C3">
          <w:t>A</w:t>
        </w:r>
      </w:ins>
      <w:del w:id="3972" w:author="Lucy Cowie" w:date="2021-07-28T12:25:00Z">
        <w:r w:rsidRPr="00326917" w:rsidDel="004C73C3">
          <w:delText>a</w:delText>
        </w:r>
      </w:del>
      <w:r w:rsidRPr="00326917">
        <w:t xml:space="preserve">erosols in </w:t>
      </w:r>
      <w:ins w:id="3973" w:author="Lucy Cowie" w:date="2021-07-28T12:25:00Z">
        <w:r w:rsidR="004C73C3">
          <w:t>P</w:t>
        </w:r>
      </w:ins>
      <w:del w:id="3974" w:author="Lucy Cowie" w:date="2021-07-28T12:25:00Z">
        <w:r w:rsidRPr="00326917" w:rsidDel="004C73C3">
          <w:delText>p</w:delText>
        </w:r>
      </w:del>
      <w:r w:rsidRPr="00326917">
        <w:t>roposed Solar Radiation M</w:t>
      </w:r>
      <w:bookmarkEnd w:id="3969"/>
      <w:r w:rsidRPr="00326917">
        <w:t>odification</w:t>
      </w:r>
      <w:bookmarkEnd w:id="3970"/>
      <w:r w:rsidRPr="00326917">
        <w:t xml:space="preserve">  </w:t>
      </w:r>
    </w:p>
    <w:p w14:paraId="16BD7B8C" w14:textId="77777777" w:rsidR="002A65DE" w:rsidRDefault="002A65DE" w:rsidP="00D5630D">
      <w:pPr>
        <w:pStyle w:val="AR6BodyText"/>
        <w:rPr>
          <w:lang w:val="en-US"/>
        </w:rPr>
      </w:pPr>
    </w:p>
    <w:p w14:paraId="79AE5820" w14:textId="222FCA0C" w:rsidR="00DF552C" w:rsidRPr="00C827FE" w:rsidRDefault="00DF552C" w:rsidP="00D5630D">
      <w:pPr>
        <w:pStyle w:val="AR6BodyText"/>
        <w:rPr>
          <w:lang w:val="en-US"/>
        </w:rPr>
      </w:pPr>
      <w:commentRangeStart w:id="3975"/>
      <w:r w:rsidRPr="00375BAC">
        <w:rPr>
          <w:lang w:val="en-US"/>
        </w:rPr>
        <w:t xml:space="preserve">Solar radiation modification </w:t>
      </w:r>
      <w:commentRangeEnd w:id="3975"/>
      <w:r w:rsidR="000B536F">
        <w:rPr>
          <w:rStyle w:val="Marquedecommentaire"/>
          <w:lang w:val="en-GB"/>
        </w:rPr>
        <w:commentReference w:id="3975"/>
      </w:r>
      <w:r w:rsidRPr="00375BAC">
        <w:rPr>
          <w:lang w:val="en-US"/>
        </w:rPr>
        <w:t>(SRM</w:t>
      </w:r>
      <w:del w:id="3976" w:author="Lucy Cowie" w:date="2021-07-28T12:25:00Z">
        <w:r w:rsidRPr="00375BAC" w:rsidDel="00BA449B">
          <w:rPr>
            <w:lang w:val="en-US"/>
          </w:rPr>
          <w:delText xml:space="preserve">, see also </w:delText>
        </w:r>
      </w:del>
      <w:ins w:id="3977" w:author="Lucy Cowie" w:date="2021-07-28T12:25:00Z">
        <w:r w:rsidR="00BA449B">
          <w:rPr>
            <w:lang w:val="en-US"/>
          </w:rPr>
          <w:t xml:space="preserve">; </w:t>
        </w:r>
      </w:ins>
      <w:r w:rsidRPr="00D85201">
        <w:rPr>
          <w:lang w:val="en-US"/>
        </w:rPr>
        <w:t xml:space="preserve">Sections </w:t>
      </w:r>
      <w:del w:id="3978" w:author="Lucy Cowie" w:date="2021-07-28T12:25:00Z">
        <w:r w:rsidRPr="00D85201" w:rsidDel="00BA449B">
          <w:rPr>
            <w:lang w:val="en-US"/>
          </w:rPr>
          <w:delText xml:space="preserve"> </w:delText>
        </w:r>
      </w:del>
      <w:r w:rsidRPr="00D85201">
        <w:rPr>
          <w:lang w:val="en-US"/>
        </w:rPr>
        <w:t>4.6.3.3</w:t>
      </w:r>
      <w:ins w:id="3979" w:author="Lucy Cowie" w:date="2021-07-28T12:25:00Z">
        <w:r w:rsidR="00BA449B">
          <w:rPr>
            <w:lang w:val="en-US"/>
          </w:rPr>
          <w:t xml:space="preserve"> and</w:t>
        </w:r>
      </w:ins>
      <w:del w:id="3980" w:author="Lucy Cowie" w:date="2021-07-28T12:25:00Z">
        <w:r w:rsidRPr="00D85201" w:rsidDel="00BA449B">
          <w:rPr>
            <w:lang w:val="en-US"/>
          </w:rPr>
          <w:delText>,</w:delText>
        </w:r>
      </w:del>
      <w:r w:rsidRPr="00D85201">
        <w:rPr>
          <w:lang w:val="en-US"/>
        </w:rPr>
        <w:t xml:space="preserve"> 8.6.3</w:t>
      </w:r>
      <w:r w:rsidRPr="00A1327A">
        <w:rPr>
          <w:lang w:val="en-US"/>
        </w:rPr>
        <w:t>)</w:t>
      </w:r>
      <w:r w:rsidRPr="00375BAC">
        <w:rPr>
          <w:lang w:val="en-US"/>
        </w:rPr>
        <w:t xml:space="preserve"> have the potential to exert a significant ERF on the climate, mainly by affecting the SW component of the radiation budget (e.g.</w:t>
      </w:r>
      <w:ins w:id="3981" w:author="Robin Matthews" w:date="2021-07-08T17:06:00Z">
        <w:r w:rsidR="0044372F">
          <w:rPr>
            <w:lang w:val="en-US"/>
          </w:rPr>
          <w:t>,</w:t>
        </w:r>
      </w:ins>
      <w:r w:rsidRPr="00375BAC">
        <w:rPr>
          <w:lang w:val="en-US"/>
        </w:rPr>
        <w:t xml:space="preserve"> </w:t>
      </w:r>
      <w:ins w:id="3982" w:author="Robin Matthews" w:date="2021-07-08T17:08:00Z">
        <w:r w:rsidR="003B135C">
          <w:fldChar w:fldCharType="begin" w:fldLock="1"/>
        </w:r>
      </w:ins>
      <w:r w:rsidR="002E1475" w:rsidRPr="002A1EE0">
        <w:rPr>
          <w:lang w:val="en-US"/>
        </w:rPr>
        <w:instrText>ADDIN CSL_CITATION { "citationItems" : [ { "id" : "ITEM-1", "itemData" : { "DOI" : "10.1146/annurev-earth-042711-105548", "ISSN" : "0084-6597", "abstract" : "Carbon dioxide emissions from the burning of coal, oil, and gas are increasing atmospheric carbon dioxide concentrations. These increased concentrations cause additional energy to be retained in Earth's climate system, thus increasing Earth's temperature. Various methods have been proposed to prevent this temperature increase either by reflecting to space sunlight that would otherwise warm Earth or by removing carbon dioxide from the atmosphere. Such intentional alteration of planetary-scale processes has been termed geoengineering. The first category of geoengineering method, solar geoengineering (also known as solar radiation management, or SRM), raises novel global-scale governance and environmental issues. Some SRM approaches are thought to be low in cost, so the scale of SRM deployment will likely depend primarily on considerations of risk. The second category of geoengineering method, carbon dioxide removal (CDR), raises issues related primarily to scale, cost, effectiveness, and local environmental c</w:instrText>
      </w:r>
      <w:r w:rsidR="002E1475">
        <w:instrText>onsequences. The scale of CDR deployment will likely depend primarily on cost.", "author" : [ { "dropping-particle" : "", "family" : "Caldeira", "given" : "Ken", "non-dropping-particle" : "", "parse-names" : false, "suffix" : "" }, { "dropping-particle" : "", "family" : "Bala", "given" : "Govindasamy", "non-dropping-particle" : "", "parse-names" : false, "suffix" : "" }, { "dropping-particle" : "", "family" : "Cao", "given" : "Long", "non-dropping-particle" : "", "parse-names" : false, "suffix" : "" } ], "container-title" : "Annual Review of Earth and Planetary Sciences", "id" : "ITEM-1", "issue" : "1", "issued" : { "date-parts" : [ [ "2013", "5" ] ] }, "page" : "231-256", "publisher" : "Annual Reviews", "title" : "The Science of Geoengineering", "translator" : [ { "dropping-particle" : "", "family" : "G4815", "given" : "", "non-dropping-particle" : "", "parse-names" : false, "suffix" : "" } ], "type" : "article-journal", "volume" : "41" }, "uris" : [ "http://www.mendeley.com/documents/?uuid=c977b581-5c5b-4bc9-8019-96e360fcea31" ] }, { "id" : "ITEM-2", "itemData" : { "DOI" : "10.1038/s41467-018-05938-3", "ISSN" : "20411723", "abstract" : "Current mitigation efforts and existing future commitments are inadequate to accomplish the Paris Agreement temperature goals. In light of this, research and debate are intensifying on the possibilities of additionally employing proposed climate geoengineering technologies, either through atmospheric carbon dioxide removal or farther-reaching interventions altering the Earth\u2019s radiative energy budget. Although research indicates that several techniques may eventually have the physical potential to contribute to limiting climate change, all are in early stages of development, involve substantial uncertainties and risks, and raise ethical and governance dilemmas. Based on present knowledge, climate geoengineering techniques cannot be relied on to significantly contribute to meeting the Paris Agreement temperature goals.", "author" : [ { "dropping-particle" : "", "family" : "Lawrence", "given" : "Mark G.", "non-dropping-particle" : "", "parse-names" : false, "suffix" : "" }, { "dropping-particle" : "", "family" : "Sch\u00e4fer", "given" : "Stefan", "non-dropping-particle" : "", "parse-names" : false, "suffix" : "" }, { "dropping-particle" : "", "family" : "Muri", "given" : "Helene", "non-dropping-particle" : "", "parse-names" : false, "suffix" : "" }, { "dropping-particle" : "", "family" : "Scott", "given" : "Vivian", "non-dropping-particle" : "", "parse-names" : false, "suffix" : "" }, { "dropping-particle" : "", "family" : "Oschlies", "given" : "Andreas", "non-dropping-particle" : "", "parse-names" : false, "suffix" : "" }, { "dropping-particle" : "", "family" : "Vaughan", "given" : "Naomi E.", "non-dropping-particle" : "", "parse-names" : false, "suffix" : "" }, { "dropping-particle" : "", "family" : "Boucher", "given" : "Olivier", "non-dropping-particle" : "", "parse-names" : false, "suffix" : "" }, { "dropping-particle" : "", "family" : "Schmidt", "given" : "Hauke", "non-dropping-particle" : "", "parse-names" : false, "suffix" : "" }, { "dropping-particle" : "", "family" : "Haywood", "given" : "Jim", "non-dropping-particle" : "", "parse-names" : false, "suffix" : "" }, { "dropping-particle" : "", "family" : "Scheffran", "given" : "J\u00fcrgen", "non-dropping-particle" : "", "parse-names" : false, "suffix" : "" } ], "container-title" : "Nature Communications", "id" : "ITEM-2", "issued" : { "date-parts" : [ [ "2018" ] ] }, "title" : "Evaluating climate geoengineering proposals in the context of the Paris Agreement temperature goals", "translator" : [ { "dropping-particle" : "", "family" : "G4340", "given" : "", "non-dropping-particle" : "", "parse-names" : false, "suffix" : "" } ], "type" : "article" }, "uris" : [ "http://www.mendeley.com/documents/?uuid=6f245f59-b696-47d8-9244-12ea3fca51b4" ] }, { "id" : "ITEM-3", "itemData" : { "DOI" : "10.17226/18988", "ISBN" : "0309314828", "abstract" : "The growing problem of changing environmental conditions caused by climate destabilization is well recognized as one of the defining issues of our time. The root problem is greenhouse gas emissions, and the fundamental solution is curbing those emissions. Climate geoengineering has often been considered to be a \"last-ditch\" response to climate change, to be used only if climate change damage should produce extreme hardship. Although the likelihood of eventually needing to resort to these efforts grows with every year of inaction on emissions control, there is a lack of information on these ways of potentially intervening in the climate system. As one of a two-book report, this volume of Climate Intervention discusses albedo modification - changing the fraction of incoming solar radiation that reaches the surface. This approach would deliberately modify the energy budget of Earth to produce a cooling designed to compensate for some of the effects of warming associated with greenhouse gas increases. The prospect of large-scale albedo modification raises political and governance issues at national and global levels, as well as ethical concerns. Climate Intervention: Reflecting Sunlight to Cool Earth discusses some of the social, political, and legal issues surrounding these proposed techniques. It is far easier to modify Earth's albedo than to determine whether it should be done or what the consequences might be of such an action. One serious concern is that such an action could be unilaterally undertaken by a small nation or smaller entity for its own benefit without international sanction and regardless of international consequences. Transparency in discussing this subject is critical. In the spirit of that transparency, Climate Intervention: Reflecting Sunlight to Cool Earth was based on peer-reviewed literature and the judgments of the authoring committee; no new research was done as part of this study and all data and information used are from entirely open sources. By helping to bring light to this topic area, this book will help leaders to be far more knowledgeable about the consequences of albedo modification approaches before they face a decision whether or not to use them.", "author" : [ { "dropping-particle" : "", "family" : "NRC", "given" : "", "non-dropping-particle" : "", "parse-names" : false, "suffix" : "" } ], "id" : "ITEM-3", "issued" : { "date-parts" : [ [ "2015" ] ] }, "number-of-pages" : "260", "publisher" : "National Research Council (NRC). The National Academies Press", "publisher-place" : "Washington, DC, USA", "title" : "Climate Intervention: Reflecting Sunlight to Cool Earth", "translator" : [ { "dropping-particle" : "", "family" : "G4334", "given" : "Rt7", "non-dropping-particle" : "", "parse-names" : false, "suffix" : "" } ], "type" : "report" }, "uris" : [ "http://www.mendeley.com/documents/?uuid=abbf0d27-2dbc-495b-a196-08cce903252d" ] } ], "mendeley" : { "formattedCitation" : "(Caldeira et al., 2013; NRC, 2015; Lawrence et al., 2018)", "manualFormatting" : "Caldeira et al., 2013; NRC, 2015; Lawrence et al., 2018)", "plainTextFormattedCitation" : "(Caldeira et al., 2013; NRC, 2015; Lawrence et al., 2018)", "previouslyFormattedCitation" : "(Caldeira et al., 2013; NRC, 2015; Lawrence et al., 2018)" }, "properties" : { "noteIndex" : 0 }, "schema" : "https://github.com/citation-style-language/schema/raw/master/csl-citation.json" }</w:instrText>
      </w:r>
      <w:ins w:id="3983" w:author="Robin Matthews" w:date="2021-07-08T17:08:00Z">
        <w:r w:rsidR="003B135C">
          <w:fldChar w:fldCharType="separate"/>
        </w:r>
        <w:r w:rsidR="003B135C" w:rsidRPr="002E36A1">
          <w:rPr>
            <w:noProof/>
          </w:rPr>
          <w:t>Caldeira et al., 2013; NRC, 2015; Lawrence et al., 2018)</w:t>
        </w:r>
        <w:r w:rsidR="003B135C">
          <w:fldChar w:fldCharType="end"/>
        </w:r>
        <w:r w:rsidR="003B135C">
          <w:t xml:space="preserve">. </w:t>
        </w:r>
      </w:ins>
      <w:commentRangeStart w:id="3984"/>
      <w:del w:id="3985" w:author="Robin Matthews" w:date="2021-07-08T17:08:00Z">
        <w:r w:rsidRPr="00375BAC" w:rsidDel="003B135C">
          <w:fldChar w:fldCharType="begin" w:fldLock="1"/>
        </w:r>
        <w:r w:rsidR="00D477C7" w:rsidRPr="003B135C" w:rsidDel="003B135C">
          <w:rPr>
            <w:lang w:val="en-US"/>
          </w:rPr>
          <w:delInstrText>ADDIN CSL_CITATION { "citationItems" : [ { "id" : "ITEM-1", "itemData" : { "DOI" : "10.1146/annurev-earth-042711-105548", "ISSN" : "0084-6597", "abstract" : "Carbon dioxide emissions from the burning of coal, oil, and gas are increasing atmospheric carbon dioxide concentrations. These increased concentrations cause additional energy to be retained in Earth's climate system, thus increasing Earth's temperature. Various methods have been proposed to prevent this temperature increase either by reflecting to space sunlight that would otherwise warm Earth or by removing carbon dioxide from the atmosphere. Such intentional alteration of planetary-scale processes has been termed geoengineering. The first category of geoengineering method, solar geoengineering (also known as solar radiation management, or SRM), raises novel global-scale governance and environmental issues. Some SRM approaches are thought to be low in cost, so the scale of SRM deployment will likely depend primarily on considerations of risk. The second category of geoengineering method, carbon dioxide removal (CDR), raises issues related primarily to scale, cost, effectiveness, and local environmental consequences. The scale of CDR deployment will likely depend primarily on cost.", "author" : [ { "dropping-particle" : "", "family" : "Caldeira", "given" : "Ken", "non-dropping-particle" : "", "parse-names" : false, "suffix" : "" }, { "dropping-particle" : "", "family" : "Bala", "given" : "Govindasamy", "non-dropping-particle" : "", "parse-names" : false, "suffix" : "" }, { "dropping-particle" : "", "family" : "Cao", "given" : "Long", "non-dropping-particle" : "", "parse-names" : false, "suffix" : "" } ], "container-title" : "Annual Review of Earth and Planetary Sciences", "id" : "ITEM-1", "issue" : "1", "issued" : { "date-parts" : [ [ "2013", "5" ] ] }, "page" : "231-256", "publisher" : "Annual Reviews", "title" : "The Science of Geoengineering", "translator" : [ { "dropping-particle" : "", "family" : "G4815", "given" : "", "non-dropping-particle" : "", "parse-names" : false, "suffix" : "" } ], "type" : "article-journal", "volume" : "41" }, "uris" : [ "http://www.mendeley.com/documents/?uuid=c977b581-5c5b-4bc9-8019-96e360fcea31" ] }, { "id" : "ITEM-2", "itemData" : { "DOI" : "10.1038/s41467-018-05938-3", "ISSN" : "20411723", "abstract" : "Current mitigation efforts and existing future commitments are inadequate to accomplish the Paris Agreement temperature goals. In light of this, research and debate are intensifying on the possibilities of additionally employing proposed climate geoengineering technologies, either through atmospheric carbon dioxide removal or farther-reaching interventions altering the Earth\u2019s radiative energy budget. Although research indicates that several techniques may eventually have the physical potential to contribute to limiting climate change, all are in early stages of development, involve substantial uncertainties and risks, and raise ethical and governance dilemmas. Based on present knowledge, climate geoengineering techniques cannot be relied on to significantly contribute to meeting the Paris Agreement temperature goals.", "author" : [ { "dropping-particle" : "", "family" : "Lawrence", "given" : "Mark G.", "non-dropping-particle" : "", "parse-names" : false, "suffix" : "" }, { "dropping-particle" : "", "family" : "Sch\u00e4fer", "given" : "Stefan", "non-dropping-particle" : "", "parse-names" : false, "suffix" : "" }, { "dropping-particle" : "", "family" : "Muri", "given" : "Helene", "non-dropping-particle" : "", "parse-names" : false, "suffix" : "" }, { "dropping-particle" : "", "family" : "Scott", "given" : "Vivian", "non-dropping-particle" : "", "parse-names" : false, "suffix" : "" }, { "dropping-particle" : "", "family" : "Oschlies", "given" : "Andreas", "non-dropping-particle" : "", "parse-names" : false, "suffix" : "" }, { "dropping-particle" : "", "family" : "Vaughan", "given" : "Naomi E.", "non-dropping-particle" : "", "parse-names" : false, "suffix" : "" }, { "dropping-particle" : "", "family" : "Boucher", "given" : "Olivier", "non-dropping-particle" : "", "parse-names" : false, "suffix" : "" }, { "dropping-particle" : "", "family" : "Schmidt", "given" : "Hauke", "non-dropping-particle" : "", "parse-names" : false, "suffix" : "" }, { "dropping-particle" : "", "family" : "Haywood", "given" : "Jim", "non-dropping-particle" : "", "parse-names" : false, "suffix" : "" }, { "dropping-particle" : "", "family" : "Scheffran", "given" : "J\u00fcrgen", "non-dropping-particle" : "", "parse-names" : false, "suffix" : "" } ], "container-title" : "Nature Communications", "id" : "ITEM-2", "issued" : { "date-parts" : [ [ "2018" ] ] }, "title" : "Evaluating climate geoengineering proposals in the context of the Paris Agreement temperature goals", "translator" : [ { "dropping-particle" : "", "family" : "G4340", "given" : "", "non-dropping-particle" : "", "parse-names" : false, "suffix" : "" } ], "type" : "article" }, "uris" : [ "http://www.mendeley.com/documents/?uuid=6f245f59-b696-47d8-9244-12ea3fca51b4" ] } ], "mendeley" : { "formattedCitation" : "(Caldeira et al., 2013; Lawrence et al., 2018)", "manualFormatting" : "Caldeira et al., 2013; Lawrence et al., 2018", "plainTextFormattedCitation" : "(Caldeira et al., 2013; Lawrence et al., 2018)", "previouslyFormattedCitation" : "(Caldeira et al., 2013; Lawrence et al., 2018)" }, "properties" : { "noteIndex" : 0 }, "schema" : "https://github.com/citation-style-language/schema/raw/master/csl-citation.json" }</w:delInstrText>
        </w:r>
        <w:r w:rsidRPr="00375BAC" w:rsidDel="003B135C">
          <w:fldChar w:fldCharType="separate"/>
        </w:r>
        <w:r w:rsidR="00CB33A1" w:rsidRPr="003B135C" w:rsidDel="003B135C">
          <w:rPr>
            <w:noProof/>
          </w:rPr>
          <w:delText>Caldeira et al., 2013; Lawrence et al., 2018</w:delText>
        </w:r>
        <w:r w:rsidRPr="00375BAC" w:rsidDel="003B135C">
          <w:fldChar w:fldCharType="end"/>
        </w:r>
        <w:commentRangeStart w:id="3986"/>
        <w:commentRangeEnd w:id="3984"/>
        <w:r w:rsidR="00CB33A1" w:rsidDel="003B135C">
          <w:rPr>
            <w:rStyle w:val="Marquedecommentaire"/>
          </w:rPr>
          <w:commentReference w:id="3984"/>
        </w:r>
        <w:r w:rsidRPr="00375BAC" w:rsidDel="003B135C">
          <w:fldChar w:fldCharType="begin" w:fldLock="1"/>
        </w:r>
        <w:r w:rsidR="00D477C7" w:rsidDel="003B135C">
          <w:delInstrText>ADDIN CSL_CITATION { "citationItems" : [ { "id" : "ITEM-1", "itemData" : { "DOI" : "10.17226/18988", "ISBN" : "0309314828", "abstract" : "The growing problem of changing environmental conditions caused by climate destabilization is well recognized as one of the defining issues of our time. The root problem is greenhouse gas emissions, and the fundamental solution is curbing those emissions. Climate geoengineering has often been considered to be a \"last-ditch\" response to climate change, to be used only if climate change damage should produce extreme hardship. Although the likelihood of eventually needing to resort to these efforts grows with every year of inaction on emissions control, there is a lack of information on these ways of potentially intervening in the climate system. As one of a two-book report, this volume of Climate Intervention discusses albedo modification - changing the fraction of incoming solar radiation that reaches the surface. This approach would deliberately modify the energy budget of Earth to produce a cooling designed to compensate for some of the effects of warming associated with greenhouse gas increases. The prospect of large-scale albedo modification raises political and governance issues at national and global levels, as well as ethical concerns. Climate Intervention: Reflecting Sunlight to Cool Earth discusses some of the social, political, and legal issues surrounding these proposed techniques. It is far easier to modify Earth's albedo than to determine whether it should be done or what the consequences might be of such an action. One serious concern is that such an action could be unilaterally undertaken by a small nation or smaller entity for its own benefit without international sanction and regardless of international consequences. Transparency in discussing this subject is critical. In the spirit of that transparency, Climate Intervention: Reflecting Sunlight to Cool Earth was based on peer-reviewed literature and the judgments of the authoring committee; no new research was done as part of this study and all data and information used are from entirely open sources. By helping to bring light to this topic area, this book will help leaders to be far more knowledgeable about the consequences of albedo modification approaches before they face a decision whether or not to use them.", "author" : [ { "dropping-particle" : "", "family" : "NRC", "given" : "", "non-dropping-particle" : "", "parse-names" : false, "suffix" : "" } ], "id" : "ITEM-1", "issued" : { "date-parts" : [ [ "2015" ] ] }, "number-of-pages" : "260", "publisher" : "National Research Council (NRC). The National Academies Press", "publisher-place" : "Washington, DC, USA", "title" : "Climate Intervention: Reflecting Sunlight to Cool Earth", "translator" : [ { "dropping-particle" : "", "family" : "G4334", "given" : "Rt7", "non-dropping-particle" : "", "parse-names" : false, "suffix" : "" } ], "type" : "report" }, "uris" : [ "http://www.mendeley.com/documents/?uuid=abbf0d27-2dbc-495b-a196-08cce903252d" ] }, { "id" : "ITEM-2", "itemData" : { "DOI" : "10.1038/s41467-018-05938-3", "ISSN" : "20411723", "abstract" : "Current mitigation efforts and existing future commitments are inadequate to accomplish the Paris Agreement temperature goals. In light of this, research and debate are intensifying on the possibilities of additionally employing proposed climate geoengineering technologies, either through atmospheric carbon dioxide removal or farther-reaching interventions altering the Earth\u2019s radiative energy budget. Although research indicates that several techniques may eventually have the physical potential to contribute to limiting climate change, all are in early stages of development, involve substantial uncertainties and risks, and raise ethical and governance dilemmas. Based on present knowledge, climate geoengineering techniques cannot be relied on to significantly contribute to meeting the Paris Agreement temperature goals.", "author" : [ { "dropping-particle" : "", "family" : "Lawrence", "given" : "Mark G.", "non-dropping-particle" : "", "parse-names" : false, "suffix" : "" }, { "dropping-particle" : "", "family" : "Sch\u00e4fer", "given" : "Stefan", "non-dropping-particle" : "", "parse-names" : false, "suffix" : "" }, { "dropping-particle" : "", "family" : "Muri", "given" : "Helene", "non-dropping-particle" : "", "parse-names" : false, "suffix" : "" }, { "dropping-particle" : "", "family" : "Scott", "given" : "Vivian", "non-dropping-particle" : "", "parse-names" : false, "suffix" : "" }, { "dropping-particle" : "", "family" : "Oschlies", "given" : "Andreas", "non-dropping-particle" : "", "parse-names" : false, "suffix" : "" }, { "dropping-particle" : "", "family" : "Vaughan", "given" : "Naomi E.", "non-dropping-particle" : "", "parse-names" : false, "suffix" : "" }, { "dro</w:delInstrText>
        </w:r>
        <w:r w:rsidR="00D477C7" w:rsidRPr="002A1EE0" w:rsidDel="003B135C">
          <w:rPr>
            <w:lang w:val="en-US"/>
          </w:rPr>
          <w:delInstrText>pping-particle" : "", "family" : "Boucher", "given" : "Olivier", "non-dropping-particle" : "", "parse-names" : false, "suffix" : "" }, { "dropping-particle" : "", "family" : "Schmidt", "given" : "Hauke", "non-dropping-particle" : "", "parse-names" : false, "suffix" : "" }, { "dropping-particle" : "", "family" : "Haywood", "given" : "Jim", "non-dropping-particle" : "", "parse-names" : false, "suffix" : "" }, { "dropping-particle" : "", "family" : "Scheffran", "given" : "J\u00fcrgen", "non-dropping-particle" : "", "parse-names" : false, "suffix" : "" } ], "container-title" : "Nature Communications", "id" : "ITEM-2", "issued" : { "date-parts" : [ [ "2018" ] ] }, "title" : "Evaluating climate geoengineering proposals in the context of the Paris Agreement temperature goals", "translator" : [ { "dropping-particle" : "", "family" : "G4340", "given" : "", "non-dropping-particle" : "", "parse-names" : false, "suffix" : "" } ], "type" : "article" }, "uris" : [ "http://www.mendeley.com/documents/?uuid=6f245f59-b696-47d8-9244-12ea3fca51b4" ] } ], "mendeley" : { "formattedCitation" : "(NRC, 2015; Lawrence et al., 2018)", "manualFormatting" : "; National Academy of Sciences, 2015)", "plainTextFormattedCitation" : "(NRC, 2015; Lawrence et al., 2018)", "previouslyFormattedCitation" : "(NRC, 2015; Lawrence et al., 2018)" }, "properties" : { "noteIndex" : 0 }, "schema" : "https://github.com/citation-style-language/schema/raw/master/csl-citation.json" }</w:delInstrText>
        </w:r>
        <w:r w:rsidRPr="00375BAC" w:rsidDel="003B135C">
          <w:fldChar w:fldCharType="separate"/>
        </w:r>
        <w:r w:rsidR="00CB33A1" w:rsidDel="003B135C">
          <w:rPr>
            <w:noProof/>
            <w:lang w:val="en-US"/>
          </w:rPr>
          <w:delText xml:space="preserve">; National </w:delText>
        </w:r>
        <w:r w:rsidR="00CB33A1" w:rsidDel="003B135C">
          <w:rPr>
            <w:noProof/>
            <w:lang w:val="en-US"/>
          </w:rPr>
          <w:lastRenderedPageBreak/>
          <w:delText>Academy of Sciences, 2015)</w:delText>
        </w:r>
        <w:r w:rsidRPr="00375BAC" w:rsidDel="003B135C">
          <w:fldChar w:fldCharType="end"/>
        </w:r>
        <w:commentRangeEnd w:id="3986"/>
        <w:r w:rsidR="00CB33A1" w:rsidDel="003B135C">
          <w:rPr>
            <w:rStyle w:val="Marquedecommentaire"/>
          </w:rPr>
          <w:commentReference w:id="3986"/>
        </w:r>
        <w:r w:rsidRPr="00D85201" w:rsidDel="003B135C">
          <w:rPr>
            <w:lang w:val="en-US"/>
          </w:rPr>
          <w:delText xml:space="preserve">. </w:delText>
        </w:r>
      </w:del>
      <w:r w:rsidRPr="00D85201">
        <w:rPr>
          <w:lang w:val="en-US"/>
        </w:rPr>
        <w:t xml:space="preserve">The possible ways and the extent to which </w:t>
      </w:r>
      <w:r w:rsidRPr="001D06A1">
        <w:rPr>
          <w:lang w:val="en-US"/>
        </w:rPr>
        <w:t xml:space="preserve">the most commonly discussed options may affect radiative forcing is addressed in this section. </w:t>
      </w:r>
      <w:r w:rsidR="008411D2">
        <w:rPr>
          <w:lang w:val="en-US"/>
        </w:rPr>
        <w:t>Side</w:t>
      </w:r>
      <w:ins w:id="3987" w:author="Lucy Cowie" w:date="2021-07-28T12:27:00Z">
        <w:r w:rsidR="00024688">
          <w:rPr>
            <w:lang w:val="en-US"/>
          </w:rPr>
          <w:t xml:space="preserve"> </w:t>
        </w:r>
      </w:ins>
      <w:del w:id="3988" w:author="Lucy Cowie" w:date="2021-07-28T12:27:00Z">
        <w:r w:rsidR="008411D2" w:rsidDel="00024688">
          <w:rPr>
            <w:lang w:val="en-US"/>
          </w:rPr>
          <w:delText>-</w:delText>
        </w:r>
      </w:del>
      <w:r w:rsidR="008411D2">
        <w:rPr>
          <w:lang w:val="en-US"/>
        </w:rPr>
        <w:t xml:space="preserve">effects of SRM on stratospheric ozone and changes in atmospheric transport due to radiative heating of the lower stratosphere </w:t>
      </w:r>
      <w:r w:rsidR="00C41BEF">
        <w:rPr>
          <w:lang w:val="en-US"/>
        </w:rPr>
        <w:t>are</w:t>
      </w:r>
      <w:r w:rsidR="008411D2">
        <w:rPr>
          <w:lang w:val="en-US"/>
        </w:rPr>
        <w:t xml:space="preserve"> </w:t>
      </w:r>
      <w:r w:rsidR="00984200">
        <w:rPr>
          <w:lang w:val="en-US"/>
        </w:rPr>
        <w:t>discus</w:t>
      </w:r>
      <w:r w:rsidR="008411D2">
        <w:rPr>
          <w:lang w:val="en-US"/>
        </w:rPr>
        <w:t xml:space="preserve">sed </w:t>
      </w:r>
      <w:r w:rsidR="00C41BEF">
        <w:rPr>
          <w:lang w:val="en-US"/>
        </w:rPr>
        <w:t>in Section 4.6.3.3</w:t>
      </w:r>
      <w:r w:rsidR="008411D2">
        <w:rPr>
          <w:lang w:val="en-US"/>
        </w:rPr>
        <w:t xml:space="preserve">. </w:t>
      </w:r>
    </w:p>
    <w:p w14:paraId="3077C208" w14:textId="77777777" w:rsidR="00DF552C" w:rsidRPr="00C827FE" w:rsidRDefault="00DF552C" w:rsidP="00D5630D">
      <w:pPr>
        <w:pStyle w:val="AR6BodyText"/>
        <w:rPr>
          <w:lang w:val="en-US"/>
        </w:rPr>
      </w:pPr>
    </w:p>
    <w:p w14:paraId="7D5B70DD" w14:textId="15E349D8" w:rsidR="00DF552C" w:rsidRPr="00C827FE" w:rsidRDefault="00DF552C" w:rsidP="00D5630D">
      <w:pPr>
        <w:pStyle w:val="AR6BodyText"/>
        <w:rPr>
          <w:lang w:val="en-US"/>
        </w:rPr>
      </w:pPr>
      <w:r w:rsidRPr="001D06A1">
        <w:rPr>
          <w:lang w:val="en-US"/>
        </w:rPr>
        <w:t>Stratospheric aerosol injections ha</w:t>
      </w:r>
      <w:r>
        <w:rPr>
          <w:lang w:val="en-US"/>
        </w:rPr>
        <w:t>ve</w:t>
      </w:r>
      <w:r w:rsidRPr="001D06A1">
        <w:rPr>
          <w:lang w:val="en-US"/>
        </w:rPr>
        <w:t xml:space="preserve"> the potential to achieve a high </w:t>
      </w:r>
      <w:r>
        <w:rPr>
          <w:lang w:val="en-US"/>
        </w:rPr>
        <w:t xml:space="preserve">negative </w:t>
      </w:r>
      <w:r w:rsidR="00283B05">
        <w:rPr>
          <w:lang w:val="en-US"/>
        </w:rPr>
        <w:t xml:space="preserve">global </w:t>
      </w:r>
      <w:r>
        <w:rPr>
          <w:lang w:val="en-US"/>
        </w:rPr>
        <w:t>ERF</w:t>
      </w:r>
      <w:r w:rsidRPr="001D06A1">
        <w:rPr>
          <w:lang w:val="en-US"/>
        </w:rPr>
        <w:t xml:space="preserve">, </w:t>
      </w:r>
      <w:r w:rsidR="00283B05">
        <w:rPr>
          <w:lang w:val="en-US"/>
        </w:rPr>
        <w:t xml:space="preserve">with maximum ERFs </w:t>
      </w:r>
      <w:r w:rsidRPr="001D06A1">
        <w:rPr>
          <w:lang w:val="en-US"/>
        </w:rPr>
        <w:t xml:space="preserve">ranging from </w:t>
      </w:r>
      <w:ins w:id="3989" w:author="Lucy Cowie" w:date="2021-07-28T12:27:00Z">
        <w:r w:rsidR="00635590">
          <w:rPr>
            <w:lang w:val="en-US"/>
          </w:rPr>
          <w:t>–</w:t>
        </w:r>
      </w:ins>
      <w:del w:id="3990" w:author="Lucy Cowie" w:date="2021-07-28T12:27:00Z">
        <w:r w:rsidRPr="001D06A1" w:rsidDel="00635590">
          <w:rPr>
            <w:lang w:val="en-US"/>
          </w:rPr>
          <w:delText>-</w:delText>
        </w:r>
      </w:del>
      <w:r w:rsidRPr="001D06A1">
        <w:rPr>
          <w:lang w:val="en-US"/>
        </w:rPr>
        <w:t xml:space="preserve">2 to </w:t>
      </w:r>
      <w:ins w:id="3991" w:author="Lucy Cowie" w:date="2021-07-28T12:28:00Z">
        <w:r w:rsidR="00635590">
          <w:rPr>
            <w:lang w:val="en-US"/>
          </w:rPr>
          <w:t>–</w:t>
        </w:r>
      </w:ins>
      <w:del w:id="3992" w:author="Lucy Cowie" w:date="2021-07-28T12:28:00Z">
        <w:r w:rsidRPr="001D06A1" w:rsidDel="00635590">
          <w:rPr>
            <w:lang w:val="en-US"/>
          </w:rPr>
          <w:delText>-</w:delText>
        </w:r>
      </w:del>
      <w:r w:rsidRPr="001D06A1">
        <w:rPr>
          <w:lang w:val="en-US"/>
        </w:rPr>
        <w:t>5 W</w:t>
      </w:r>
      <w:r>
        <w:rPr>
          <w:lang w:val="en-US"/>
        </w:rPr>
        <w:t xml:space="preserve"> </w:t>
      </w:r>
      <w:r w:rsidRPr="001D06A1">
        <w:rPr>
          <w:lang w:val="en-US"/>
        </w:rPr>
        <w:t>m</w:t>
      </w:r>
      <w:ins w:id="3993" w:author="Lucy Cowie" w:date="2021-07-28T12:28:00Z">
        <w:r w:rsidR="00635590">
          <w:rPr>
            <w:vertAlign w:val="superscript"/>
            <w:lang w:val="en-US"/>
          </w:rPr>
          <w:t>–</w:t>
        </w:r>
      </w:ins>
      <w:del w:id="3994" w:author="Lucy Cowie" w:date="2021-07-28T12:28:00Z">
        <w:r w:rsidRPr="001D06A1" w:rsidDel="00635590">
          <w:rPr>
            <w:vertAlign w:val="superscript"/>
            <w:lang w:val="en-US"/>
          </w:rPr>
          <w:delText>-</w:delText>
        </w:r>
      </w:del>
      <w:r w:rsidRPr="001D06A1">
        <w:rPr>
          <w:vertAlign w:val="superscript"/>
          <w:lang w:val="en-US"/>
        </w:rPr>
        <w:t>2</w:t>
      </w:r>
      <w:r w:rsidRPr="001D06A1">
        <w:rPr>
          <w:lang w:val="en-US"/>
        </w:rPr>
        <w:t xml:space="preserve"> </w:t>
      </w:r>
      <w:r w:rsidRPr="00375BAC">
        <w:fldChar w:fldCharType="begin" w:fldLock="1"/>
      </w:r>
      <w:r w:rsidR="00D477C7">
        <w:rPr>
          <w:lang w:val="en-US"/>
        </w:rPr>
        <w:instrText>ADDIN CSL_CITATION { "citationItems" : [ { "id" : "ITEM-1", "itemData" : { "DOI" : "10.5194/acp-15-9129-2015", "ISSN" : "16807324", "abstract" : "The injection of sulfur dioxide (SO2) into the stratosphere to form an artificial stratospheric aerosol layer is discussed as an option for solar radiation management. The related reduction of radiative forcing depends upon the injected amount of sulfur dioxide, but aerosol model studies indicate a decrease in forcing efficiency with increasing injection rate. None of these studies, however, consider injection rates greater than 20 Tg(S) yr-1. But this would be necessary to counteract the strong anthropogenic forcing expected if \"business as usual\" emission conditions continue throughout this century. To understand the effects of the injection of larger amounts of SO2, we have calculated the effects of SO2 injections up to 100 Tg(S) yr-1. We estimate the reliability of our results through consideration of various injection strategies and from comparison with results obtained from other models. Our calculations show that the efficiency of such a geoengineering method, expressed as the ratio between sulfate aerosol forcing and injection rate, decays exponentially. This result implies that the sulfate solar radiation management strategy required to keep temperatures constant at that anticipated for 2020, while maintaining business as usual conditions, would require atmospheric injections of approximately 45 Tg(S) yr-1 (\u00b115 % or 7 Tg(S) yr-1) at a height corresponding to 60 hPa. This emission is equivalent to 5 to 7 times the Mt. Pinatubo eruption each year.", "author" : [ { "dropping-particle" : "", "family" : "Niemeier", "given" : "U.", "non-dropping-particle" : "", "parse-names" : false, "suffix" : "" }, { "dropping-particle" : "", "family" : "Timmreck", "given" : "C.", "non-dropping-particle" : "", "parse-names" : false, "suffix" : "" } ], "container-title" : "Atmospheric Chemistry and Physics", "id" : "ITEM-1", "issued" : { "date-parts" : [ [ "2015" ] ] }, "title" : "What is the limit of climate engineering by stratospheric injection of SO&lt;sub&gt;2&lt;/sub&gt;?", "translator" : [ { "dropping-particle" : "", "family" : "G4493", "given" : "", "non-dropping-particle" : "", "parse-names" : false, "suffix" : "" } ], "type" : "article-journal" }, "uris" : [ "http://www.mendeley.com/documents/?uuid=2f2545e1-1855-4ca5-9f77-a666cecf57e7" ] }, { "id" : "ITEM-2", "itemData" : { "DOI" : "10.5194/acp-15-11835-2015", "ISSN" : "16807324", "abstract" : "Solid aerosol particles have long been proposed as an alternative to sulfate aerosols for solar geoengineering. Any solid aerosol introduced into the stratosphere would be subject to coagulation with itself, producing fractal aggregates, and with the natural sulfate aerosol, producing liquid-coated solids. Solid aerosols that are coated with sulfate and/or have formed aggregates may have very different scattering properties and chemical behavior than uncoated non-aggregated monomers do. We use a two-dimensional (2-D) chemistry-transport-aerosol model to capture the dynamics of interacting solid and liquid aerosols in the stratosphere. As an example, we apply the model to the possible use of alumina and diamond particles for solar geoengineering. For 240 nm radius alumina particles, for example, an injection rate of 4 Tg yrg-1 produces a global-average shortwave radiative forcing of g-1.2 W mg-2 and minimal self-coagulation of alumina although almost all alumina outside the tropics is coated with sulfate. For the same radiative forcing, these solid aerosols can produce less ozone loss, less stratospheric heating, and less forward scattering than sulfate aerosols do. Our results suggest that appropriately sized alumina, diamond or similar high-index particles may have less severe technology-specific risks than sulfate aerosols do. These results, particularly the ozone response, are subject to large uncertainties due to the limited data on the rate constants of reactions on the dry surfaces.", "author" : [ { "dropping-particle" : "", "family" : "Weisenstein", "given" : "D. K.", "non-dropping-particle" : "", "parse-names" : false, "suffix" : "" }, { "dropping-particle" : "", "family" : "Keith", "given" : "D. W.", "non-dropping-particle" : "", "parse-names" : false, "suffix" : "" }, { "dropping-particle" : "", "family" : "Dykema", "given" : "J. A.", "non-dropping-particle" : "", "parse-names" : false, "suffix" : "" } ], "container-title" : "Atmospheric Chemistry and Physics", "id" : "ITEM-2", "issued" : { "date-parts" : [ [ "2015" ] ] }, "title" : "Solar geoengineering using solid aerosol in the stratosphere", "translator" : [ { "dropping-particle" : "", "family" : "G4506", "given" : "", "non-dropping-particle" : "", "parse-names" : false, "suffix" : "" } ], "type" : "article-journal" }, "uris" : [ "http://www.mendeley.com/documents/?uuid=ddd5834e-3bfb-4ab0-8d86-4e6253850cee" ] }, { "id" : "ITEM-3", "itemData" : { "DOI" : "10.5194/acp-17-14871-2017", "ISSN" : "16807324", "abstract" : "The injection of sulfur dioxide (SO2) into the stratosphere to form an artificial stratospheric aerosol layer is discussed as an option for solar radiation management. Sulfate aerosol scatters solar radiation and absorbs infrared radiation, which warms the stratospheric sulfur layer. Simulations with the general circulation model ECHAM5-HAM, including aerosol microphysics, show consequences of this warming, including changes of the quasi-biennial oscillation (QBO) in the tropics. The QBO slows down after an injection of 4Tg(S) yr -1 and completely shuts down after an injection of 8Tg(S) yr -1 . Transport of species in the tropics and sub-tropics depends on the phase of the QBO. Consequently, the heated aerosol layer not only impacts the oscillation of the QBO but also the meridional transport of the sulfate aerosols. The stronger the injection, the stronger the heating and the simulated impact on the QBO and equatorial wind systems. With increasing injection rate the velocity of the equatorial jet streams increases, and the less sulfate is transported out of the tropics. This reduces the global distribution of sulfate and decreases the radiative forcing efficiency of the aerosol layer by 10 to 14% compared to simulations with low vertical resolution and without generated QBO. Increasing the height of the injection increases the radiative forcing only for injection rates below 10Tg(S) yr -1 (8-18%), a much smaller value than the 50% calculated previously. Stronger injection rates at higher levels even result in smaller forcing than the injections at lower levels.", "author" : [ { "dropping-particle" : "", "family" : "Niemeier", "given" : "Ulrike", "non-dropping-particle" : "", "parse-names" : false, "suffix" : "" }, { "dropping-particle" : "", "family" : "Schmidt", "given" : "Hauke", "non-dropping-particle" : "", "parse-names" : false, "suffix" : "" } ], "container-title" : "Atmospheric Chemistry and Physics", "id" : "ITEM-3", "issued" : { "date-parts" : [ [ "2017" ] ] }, "title" : "Changing transport processes in the stratosphere by radiative heating of sulfate aerosols", "translator" : [ { "dropping-particle" : "", "family" : "G4341", "given" : "", "non-dropping-particle" : "", "parse-names" : false, "suffix" : "" } ], "type" : "article-journal" }, "uris" : [ "http://www.mendeley.com/documents/?uuid=93080668-e672-44ee-b087-562da38c166e" ] }, { "id" : "ITEM-4", "itemData" : { "DOI" : "10.5194/acp-18-2769-2018", "ISSN" : "16807324", "abstract" : "The enhancement of the stratospheric sulfate aerosol layer has been proposed as a method of geoengineering to abate global warming. Previous modelling studies found that stratospheric aerosol geoengineering (SAG) could effectively compensate for the warming by greenhouse gases on the global scale, but also that the achievable cooling effect per sulfur mass unit, i.e. the forcing efficiency, decreases with increasing injection rate. In this study we use the atmospheric general circulation model LMDZ with the sectional aerosol module S3A to determine how the forcing efficiency depends on the injected amount of SO2, the injection height, and the spatio-temporal pattern of injection. We find that the forcing efficiency may decrease more drastically for larger SO2 injections than previously estimated. As a result, the net instantaneous radiative forcing does not exceed the limit of -2Wgm2 for continuous equatorial SO2 injections and it decreases (in absolute value) for injection rates larger than 20TggSgyr1. In contrast to other studies, the net radiative forcing in our experiments is fairly constant with injection height (in a range 17 to 23km) for a given amount of SO2 injected. Also, spreading the SO2 injections between 30S and 30N or injecting only seasonally from varying latitudes does not result in a significantly larger (i.e. more negative) radiative forcing. Other key characteristics of our simulations include a consequent stratospheric heating, caused by the absorption of solar and infrared radiation by the aerosol, and changes in stratospheric dynamics, with a collapse of the quasi-biennial oscillation at larger injection rates, which has impacts on the resulting spatial aerosol distribution, size, and optical properties. But it has to be noted that the complexity and uncertainty of stratospheric processes cause considerable disagreement among different modelling studies of stratospheric aerosol geoengineering. This may be addressed through detailed model intercomparison activities, as observations to constrain the simulations of stratospheric aerosol geoengineering are not available and analogues (such as volcanic eruptions) are imperfect.", "author" : [ { "dropping-particle" : "", "family" : "Kleinschmitt", "given" : "Christoph", "non-dropping-particle" : "", "parse-names" : false, "suffix" : "" }, { "dropping-particle" : "", "family" : "Boucher", "given" : "Olivier", "non-dropping-particle" : "", "parse-names" : false, "suffix" : "" }, { "dropping-particle" : "", "family" : "Platt", "given" : "Ulrich", "non-dropping-particle" : "", "parse-names" : false, "suffix" : "" } ], "container-title" : "Atmospheric Chemistry and Physics", "id" : "ITEM-4", "issued" : { "date-parts" : [ [ "2018" ] ] }, "title" : "Sensitivity of the radiative forcing by stratospheric sulfur geoengineering to the amount and strategy of the SO&lt;sub&gt;2&lt;/sub&gt; injection studied with the LMDZ-S3A model", "translator" : [ { "dropping-particle" : "", "family" : "G4510", "given" : "", "non-dropping-particle" : "", "parse-names" : false, "suffix" : "" } ], "type" : "article-journal" }, "uris" : [ "http://www.mendeley.com/documents/?uuid=2face4eb-1047-486b-89b4-51fcdff1ef93" ] } ], "mendeley" : { "formattedCitation" : "(Niemeier and Timmreck, 2015; Weisenstein et al., 2015; Niemeier and Schmidt, 2017; Kleinschmitt et al., 2018)", "plainTextFormattedCitation" : "(Niemeier and Timmreck, 2015; Weisenstein et al., 2015; Niemeier and Schmidt, 2017; Kleinschmitt et al., 2018)", "previouslyFormattedCitation" : "(Niemeier and Timmreck, 2015; Weisenstein et al., 2015; Niemeier and Schmidt, 2017; Kleinschmitt et al., 2018)" }, "properties" : { "noteIndex" : 0 }, "schema" : "https://github.com/citation-style-language/schema/raw/master/csl-citation.json" }</w:instrText>
      </w:r>
      <w:r w:rsidRPr="00375BAC">
        <w:fldChar w:fldCharType="separate"/>
      </w:r>
      <w:r w:rsidR="00CB33A1">
        <w:rPr>
          <w:noProof/>
          <w:lang w:val="de-DE"/>
        </w:rPr>
        <w:t>(Niemeier and Timmreck, 2015; Weisenstein et al., 2015; Niemeier and Schmidt, 2017; Kleinschmitt et al., 2018)</w:t>
      </w:r>
      <w:r w:rsidRPr="00375BAC">
        <w:fldChar w:fldCharType="end"/>
      </w:r>
      <w:r w:rsidRPr="001D06A1">
        <w:rPr>
          <w:lang w:val="de-DE"/>
        </w:rPr>
        <w:t xml:space="preserve">. </w:t>
      </w:r>
      <w:r w:rsidRPr="001D06A1">
        <w:rPr>
          <w:lang w:val="en-US"/>
        </w:rPr>
        <w:t>The magnitude of the maximum achievable ERF depends on the chosen aerosol type and mixture, internal structure and size, or precursor gas (e.g.</w:t>
      </w:r>
      <w:ins w:id="3995" w:author="Lucy Cowie" w:date="2021-07-28T12:28:00Z">
        <w:r w:rsidR="00520303">
          <w:rPr>
            <w:lang w:val="en-US"/>
          </w:rPr>
          <w:t>,</w:t>
        </w:r>
      </w:ins>
      <w:r w:rsidRPr="001D06A1">
        <w:rPr>
          <w:lang w:val="en-US"/>
        </w:rPr>
        <w:t xml:space="preserve"> SO</w:t>
      </w:r>
      <w:r w:rsidRPr="00A27297">
        <w:rPr>
          <w:vertAlign w:val="subscript"/>
          <w:lang w:val="en-US"/>
        </w:rPr>
        <w:t>2</w:t>
      </w:r>
      <w:r w:rsidRPr="00D805BF">
        <w:rPr>
          <w:lang w:val="en-US"/>
        </w:rPr>
        <w:t>), as well as the injection strategy; latitude, altitude, magnitude</w:t>
      </w:r>
      <w:del w:id="3996" w:author="Lucy Cowie" w:date="2021-07-28T12:28:00Z">
        <w:r w:rsidRPr="00D805BF" w:rsidDel="008F13B8">
          <w:rPr>
            <w:lang w:val="en-US"/>
          </w:rPr>
          <w:delText>,</w:delText>
        </w:r>
      </w:del>
      <w:r w:rsidRPr="00D805BF">
        <w:rPr>
          <w:lang w:val="en-US"/>
        </w:rPr>
        <w:t xml:space="preserve"> and season of injections, plume dispersal, model representation of </w:t>
      </w:r>
      <w:r>
        <w:rPr>
          <w:lang w:val="en-US"/>
        </w:rPr>
        <w:t xml:space="preserve">aerosol </w:t>
      </w:r>
      <w:r w:rsidRPr="00D805BF">
        <w:rPr>
          <w:lang w:val="en-US"/>
        </w:rPr>
        <w:t>microphysic</w:t>
      </w:r>
      <w:r>
        <w:rPr>
          <w:lang w:val="en-US"/>
        </w:rPr>
        <w:t>s</w:t>
      </w:r>
      <w:r w:rsidRPr="00D805BF">
        <w:rPr>
          <w:lang w:val="en-US"/>
        </w:rPr>
        <w:t xml:space="preserve">, and ambient aerosol concentrations </w:t>
      </w:r>
      <w:r w:rsidRPr="00375BAC">
        <w:fldChar w:fldCharType="begin" w:fldLock="1"/>
      </w:r>
      <w:r w:rsidR="00D477C7">
        <w:rPr>
          <w:lang w:val="en-US"/>
        </w:rPr>
        <w:instrText xml:space="preserve">ADDIN CSL_CITATION { "citationItems" : [ { "id" : "ITEM-1", "itemData" : { "DOI" : "10.1029/2007GL032179", "ISSN" : "00948276", "abstract" : "Aerosols produced in the lower stratosphere can brighten the planet and counteract some of the effects of global warming. We explore scenarios in which the amount of precursors and the size of the aerosol are varied to assess their interactions with the climate system. Stratosphere-troposphere exchange processes change in response to greenhouse gas forcing and respond to geoengineering by aerosols. Nonlinear feedbacks influence the amount of aerosol required to counteract the warming. More aerosol precursor must be injected than would be needed if stratosphere troposphere exchange processes did not change in response to greenhouse gases or aerosols. Aerosol particle size has an important role in modulating the energy budget. A prediction of aerosol size requires a much more complex representation and assumptions about the delivery mechanism beyond the scope of this study, so we explore the response when particle size is prescribed. More aerosol is required to counteract greenhouse warming if aerosol particles are as large as those seen during volcanic eruptions (compared to the smaller aerosols found in quiescent conditions) because the larger particles are less effective at scattering incoming energy, and trap some outgoing energy. About 1.5 Tg S/yr are found to balance a doubling Of CO2 if the particles are small, while perhaps double that may be needed if the particles reach the size seen following eruptions. Copyright 2008 by the American Geophysical Union.", "author" : [ { "dropping-particle" : "", "family" : "Rasch", "given" : "Philip J.", "non-dropping-particle" : "", "parse-names" : false, "suffix" : "" }, { "dropping-particle" : "", "family" : "Crutzen", "given" : "Paul J.", "non-dropping-particle" : "", "parse-names" : false, "suffix" : "" }, { "dropping-particle" : "", "family" : "Coleman", "given" : "Danielle B.", "non-dropping-particle" : "", "parse-names" : false, "suffix" : "" } ], "container-title" : "Geophysical Research Letters", "id" : "ITEM-1", "issued" : { "date-parts" : [ [ "2008" ] ] }, "title" : "Exploring the geoengineering of climate using stratospheric sulfate aerosols: The role of particle size", "translator" : [ { "dropping-particle" : "", "family" : "G4496", "given" : "", "non-dropping-particle" : "", "parse-names" : false, "suffix" : "" } ], "type" : "article-journal" }, "uris" : [ "http://www.mendeley.com/documents/?uuid=b0b2d3a9-cd56-424d-83e2-08e5fbff0876" ] }, { "id" : "ITEM-2", "itemData" : { "DOI" : "10.1029/2008JD010050", "ISSN" : "0148-0227", "abstract" : "Anthropogenic stratospheric aerosol production, so as to reduce solar insolation and cool Earth, has been suggested as an emergency response to geoengineer the planet in response to global warming. While volcanic eruptions have been suggested as innocuous examples of stratospheric aerosols cooling the planet, the volcano analog actually argues against geoengineering because of ozone depletion and regional hydrologic and temperature responses. To further investigate the climate response, here we simulate the climate response to both tropical and Arctic stratospheric injection of sulfate aerosol precursors using a comprehensive atmosphere-ocean general circulation model, the National Aeronautics and Space Administration Goddard Institute for Space Studies ModelE. We inject SO2 and the model converts it to sulfate aerosols, transports the aerosols and removes them through dry and wet deposition, and calculates the climate response to the radiative forcing from the aerosols. We conduct simulations of future climate with the Intergovernmental Panel on Climate Change A1B business-as-usual scenario both with and without geoengineering and compare the results. We find that if there were a way to continuously inject SO2 into the lower stratosphere, it would produce global cooling. Tropical SO2 injection would produce sustained cooling over most of the world, with more cooling over continents. Arctic SO2 injection would not just cool the Arctic. Both tropical and Arctic SO2 injection would disrupt the Asian and African summer monsoons, reducing precipitation to the food supply for billions of people. These regional climate anomalies are but one of many reasons that argue against the implementation of this kind of geoengineering. Copyright 2008 by the American Geophysical Union.", "author" : [ { "dropping-particle" : "", "family" : "Robock", "given" : "Alan", "non-dropping-particle" : "", "parse-names" : false, "suffix" : "" }, { "dropping-particle" : "", "family" : "Oman", "given" : "Luke", "non-dropping-particle" : "", "parse-names" : false, "suffix" : "" }, { "dropping-particle" : "", "family" : "Stenchikov", "given" : "Georgiy L.", "non-dropping-particle" : "", "parse-names" : false, "suffix" : "" } ], "container-title" : "Journal of Geophysical Research", "id" : "ITEM-2", "issue" : "D16", "issued" : { "date-parts" : [ [ "2008", "8", "16" ] ] }, "page" : "D16101", "title" : "Regional climate responses to geoengineering with tropical and Arctic SO2 injections", "translator" : [ { "dropping-particle" : "", "family" : "G4821", "given" : "", "non-dropping-particle" : "", "parse-names" : false, "suffix" : "" } ], "type" : "article-journal", "volume" : "113" }, "uris" : [ "http://www.mendeley.com/documents/?uuid=1be51099-6c1f-45e1-a845-49569706ecb8" ] }, { "id" : "ITEM-3", "itemData" : { "DOI" : "10.1029/2010GL043975", "ISSN" : "00948276", "abstract" : "Recent analysis suggests that the effectiveness of stratospheric aerosol climate engineering through emission of non-condensable vapors such as SO &lt;inf&gt;2&lt;/inf&gt; is limited because the slow conversion to H&lt;inf&gt;2&lt;/inf&gt;SO &lt;inf&gt;4&lt;/inf&gt; tends to produce aerosol particles that are too large; SO &lt;inf&gt;2&lt;/inf&gt; injection may be so inefficient that it is difficult to counteract the radiative forcing due to a CO&lt;inf&gt;2&lt;/inf&gt; doubling. Here we describe an alternate method in which aerosol is formed rapidly in the plume following injection of H&lt;inf&gt;2&lt;/inf&gt;SO&lt;inf&gt;4&lt;/inf&gt;, a condensable vapor, from an aircraft. This method gives better control of particle size and can produce larger radiative forcing with lower sulfur loadings than SO&lt;inf&gt;2&lt;/inf&gt; injection. Relative to SO&lt;inf&gt;2&lt;/inf&gt; injection, it may reduce some of the adverse effects of geoengineering such as radiative heating of the lower stratosphere. This method does not, however, alter the fact that such a geoengineered radiative forcing can, at best, only partially compensate for the climate changes produced by CO&lt;inf&gt;2&lt;/inf&gt;. \u00a9 2010 by the American Geophysical Union.", "author" : [ { "dropping-particle" : "", "family" : "Pierce", "given" : "Jeffrey R.", "non-dropping-particle" : "", "parse-names" : false, "suffix" : "" }, { "dropping-particle" : "", "family" : "Weisenstein", "given" : "Debra K.", "non-dropping-particle" : "", "parse-names" : false, "suffix" : "" }, { "dropping-particle" : "", "family" : "Heckendorn", "given" : "Patricia", "non-dropping-particle" : "", "parse-names" : false, "suffix" : "" }, { "dropping-particle" : "", "family" : "Peter", "given" : "Thomas", "non-dropping-particle" : "", "parse-names" : false, "suffix" : "" }, { "dropping-particle" : "", "family" : "Keith", "given" : "David W.", "non-dropping-particle" : "", "parse-names" : false, "suffix" : "" } ], "container-title" : "Geophysical Research Letters", "id" : "ITEM-3", "issued" : { "date-parts" : [ [ "2010" ] ] }, "title" : "Efficient formation of stratospheric aerosol for climate engineering by emission of condensible vapor from aircraft", "translator" : [ { "dropping-particle" : "", "family" : "G4509", "given" : "", "non-dropping-particle" : "", "parse-names" : false, "suffix" : "" } ], "type" : "article-journal" }, "uris" : [ "http://www.mendeley.com/documents/?uuid=1418ae62-8a32-4ef6-9f7f-e8223f00e393" ] }, { "id" : "ITEM-4", "itemData" : { "DOI" : "10.5194/acp-17-6957-2017", "ISSN" : "16807324", "abstract" : "Stratospheric sulfur injections have often been suggested as a cost-effective geoengineering method to prevent or slow down global warming. In geoengineering studies, these injections are commonly targeted to the Equator, where the yearly mean intensity of the solar radiation is the highest and from where the aerosols disperse globally due to the Brewer-Dobson Circulation. However, compensating for greenhouse gas-induced zonal warming by reducing solar radiation would require a relatively larger radiative forcing to the mid- and high latitudes and a lower forcing to the low latitudes than what is achieved by continuous equatorial injections. In this study we employ alternative aerosol injection scenarios to investigate if the resulting radiative forcing can be targeted to be zonally more uniform without decreasing the global the mean radiative forcing of stratospheric sulfur geoengineering. We used a global aerosol-climate model together with an Earth system model to study the radiative and climate effects of stratospheric sulfur injection scenarios with different injection areas. According to our simulations, varying the SO2 injection area seasonally would result in a similar global mean cooling effect as injecting SO2 to the Equator, but with a more uniform zonal distribution of shortwave radiative forcing. Compared to the case of equatorial injections, in the seasonally varying injection scenario where the maximum sulfur production from injected SO2 followed the maximum of solar radiation, the shortwave radiative forcing decreased by 27% over the Equator (the latitudes between 20\u00b0N and 20\u00b0S) and increased by 15% over higher latitudes. Compared to the continuous injections to the Equator, in summer months the radiative forcing was increased by 17 and 14% and in winter months decreased by 14 and 16% in Northern and Southern hemispheres, respectively. However, these forcings do not translate into as large changes in temperatures. The changes in forcing would only lead to 0.05K warmer winters and 0.05K cooler summers in the Northern Hemisphere, which is roughly 3% of the cooling resulting from solar radiation management scenarios studied here.", "author" : [ { "dropping-particle" : "", "family" : "Laakso", "given" : "Anton", "non-dropping-particle" : "", "parse-names" : false, "suffix" : "" }, { "dropping-particle" : "", "family" : "Korhonen", "given" : "Hannele", "non-dropping-particle" : "", "parse-names" : false, "suffix" : "" }, { "dropping-particle" : "", "family" : "Romakkaniemi", "given" : "Sami", "non-dropping-particle" : "", "parse-names" : false, "suffix" : "" }, { "dropping-particle" : "", "family" : "Kokkola", "given" : "Harri", "non-dropping-particle" : "", "parse-names" : false, "suffix" : "" } ], "container-title" : "Atmospheric Chemistry and Physics", "id" : "ITEM-4", "issued" : { "date-parts" : [ [ "2017" ] ] }, "title" : "Radiative and climate effects of stratospheric sulfur geoengineering using seasonally varying injection areas", "translator" : [ { "dropping-particle" : "", "family" : "G4328", "given" : "", "non-dropping-particle" : "", "parse-names" : false, "suffix" : "" } ], "type" : "article-journal" }, "uris" : [ "http://www.mendeley.com/documents/?uuid=a9de0324-ae0d-457e-be4c-4bf9fe2ab196" ] }, { "id" : "ITEM-5", "itemData" : { "DOI" : "10.1002/2017JD026868", "ISSN" : "21698996", "abstract" : "By injecting different amounts of SO2 at multiple different latitudes, the spatial pattern of aerosol optical depth (AOD) can be partially controlled. This leads to the ability to influence the climate response to geoengineering with stratospheric aerosols, providing the potential for design. We use simulations from the fully coupled whole-atmosphere chemistry climate model CESM1(WACCM) to demonstrate that by appropriately combining injection at just four different locations, 30\u2218S, 15\u2218S, 15\u2218N, and 30\u2218N, then three spatial degrees of freedom of AOD can be achieved: an approximately spatially uniform AOD distribution, the relative difference in AOD between Northern and Southern Hemispheres, and the relative AOD in high versus low latitudes. For forcing levels that yield 1\u20132\u2218C cooling, the AOD and surface temperature response are sufficiently linear in this model so that the response to different combinations of injection at different latitudes can be estimated from single-latitude injection simulations; nonlinearities associated with both aerosol growth and changes to stratospheric circulation will be increasingly important at higher forcing levels. Optimized injection at multiple locations is predicted to improve compensation of CO2-forced climate change relative to a case using only equatorial aerosol injection (which overcools the tropics relative to high latitudes). The additional degrees of freedom can be used, for example, to balance the interhemispheric temperature gradient and the equator to pole temperature gradient in addition to the global mean temperature. Further research is needed to better quantify the impacts of these strategies on changes to long-term temperature, precipitation, and other climate parameters.", "author" : [ { "dropping-particle" : "", "family" : "Macmartin", "given" : "Douglas G.", "non-dropping-particle" : "", "parse-names" : false, "suffix" : "" }, { "dropping-particle" : "", "family" : "Kravitz", "given" : "Ben", "non-dropping-particle" : "", "parse-names" : false, "suffix" : "" }, { "dropping-particle" : "", "family" : "Tilmes", "given" : "Simone", "non-dropping-particle" : "", "parse-names" : false, "suffix" : "" }, { "dropping-particle" : "", "family" : "Richter", "given" : "Jadwiga H.", "non-dropping-particle" : "", "parse-names" : false, "suffix" : "" }, { "dropping-particle" : "", "family" : "Mills", "given" : "Michael J.", "non-dropping-particle" : "", "parse-names" : false, "suffix" : "" }, { "dropping-particle" : "", "family" : "Lamarque", "given" : "Jean Francois", "non-dropping-particle" : "", "parse-names" : false, "suffix" : "" }, { "dropping-particle" : "", "family" : "Tribbia", "given" : "Joseph J.", "non-dropping-particle" : "", "parse-names" : false, "suffix" : "" }, { "dropping-particle" : "", "family" : "Vitt", "given" : "Francis", "non-dropping-particle" : "", "parse-names" : false, "suffix" : "" } ], "container-title" : "Journal of Geophysical Research: Atmospheres", "id" : "ITEM-5", "issued" : { "date-parts" : [ [ "2017" ] ] }, "title" : "The climate response to stratospheric aerosol geoengineering can be tailored using multiple injection locations", "translator" : [ { "dropping-particle" : "", "family" : "G4346", "given" : "", "non-dropping-particle" : "", "parse-names" : false, "suffix" : "" } ], "type" : "article-journal" }, "uris" : [ "http://www.mendeley.com/documents/?uuid=1ce79d5e-6b2b-4b8e-b0df-4246bb155bd0" ] }, { "id" : "ITEM-6", "itemData" : { "DOI" : "10.1002/2017GL076472", "ISSN" : "19448007", "abstract" : "We study the possibility of designing solar radiation management schemes to achieve a desired meridional radiative forcing (RF) profile using a two-dimensional chemistry-transport-aerosol model. Varying SO2 or H2SO4 injection latitude, altitude, and season, we compute RF response functions for a broad range of possible injection schemes, finding that linear combinations of these injection cases can roughly achieve RF profiles that have been proposed to accomplish various climate objectives. Globally averaged RF normalized by the sulfur injection rate (the radiative efficacy) is largest for injections at high altitudes, near the equator, and using emission of H2SO4 vapor into an aircraft wake to produce accumulation-mode particles. There is a trade-off between radiative efficacy and control as temporal and spatial control is best achieved with injections at lower altitudes and higher latitudes. These results may inform studies using more realistic models that couple aerosol microphysics, chemistry, and stratospheric dynamics.", "author" : [ { "dropping-particle" : "", "family" : "Dai", "given" : "Z.", "non-dropping-particle" : "", "parse-names" : false, "suffix" : "" }, { "dropping-particle" : "", "family" : "Weisenstein", "given" : "D. K.", "non-dropping-particle" : "", "parse-names" : false, "suffix" : "" }, { "dropping-particle" : "", "family" : "Keith", "given" : "D. W.", "non-dropping-particle" : "", "parse-names" : false, "suffix" : "" } ], "container-title" : "Geophysical Research Letters", "id" : "ITEM-6", "issued" : { "date-parts" : [ [ "2018" ] ] }, "title" : "Tailoring Meridional and Seasonal Radiative Forcing by Sulfate Aerosol Solar Geoengineering", "translator" : [ { "dropping-particle" : "", "family" : "G4339", "given" : "", "non-dropping-particle" : "", "parse-names" : false, "suffix" : "" } ], "type" : "article-journal" }, "uris" : [ "http://www.mendeley.com/documents/?uuid=164a1356-02ad-4737-8903-f4a07a8558e8" ] }, { "id" : "ITEM-7", "itemData" : { "DOI" : "10.1029/2019GL083680", "ISSN" : "19448007", "abstract" : "Simulations of stratospheric aerosol geoengineering have typically considered injections at a constant rate over the entire year. However, the seasonal variability of both sunlight and the stratospheric circulation suggests seasonally dependent injection strategies. We simulated single-point injections of the same amount of SO2 in each of the four seasons and at five different latitudes (30\u00b0S, 15\u00b0S, equator, 15\u00b0N, and 30\u00b0N), 5 km above the tropopause. Our findings suggest that injecting only during one season reduces the amount of SO2 needed to achieve a certain aerosol optical depth, thus potentially reducing some of the side effects of geoengineering. We find, in particular, that injections at 15\u00b0N or 15\u00b0S in spring of the corresponding hemisphere results in the largest reductions in incoming solar radiation. Compared to annual injections, by injecting in the different seasons we identify additional distinct spatiotemporal aerosol optical depth patterns, thanks to seasonal differences in the stratospheric circulation.", "author" : [ { "dropping-particle" : "", "family" : "Visioni", "given" : "Daniele", "non-dropping-particle" : "", "parse-names" : false, "suffix" : "" }, { "dropping-particle" : "", "family" : "MacMartin", "given" : "Douglas G.", "non-dropping-particle" : "", "parse-names" : false, "suffix" : "" }, { "dropping-particle" : "", "family" : "Kravitz", "given" : "Ben", "non-dropping-particle" : "", "parse-names" : false, "suffix" : "" }, { "dropping-particle" : "", "family" : "Tilmes", "given" : "Simone", "non-dropping-particle" : "", "parse-names" : false, "suffix" : "" }, { "dropping-particle" : "", "family" : "Mills", "given" : "Michael J.", "non-dropping-particle" : "", "parse-names" : false, "suffix" : "" }, { "dropping-particle" : "", "family" : "Richter", "given" : "Jadwiga H.", "non-dropping-particle" : "", "parse-names" : false, "suffix" : "" }, { "dropping-particle" : "", "family" : "Boudreau", "given" : "Matthew P.", "non-dropping-particle" : "", "parse-names" : false, "suffix" : "" } ], "container-title" : "Geophysical Research Letters", "id" : "ITEM-7", "issued" : { "date-parts" : [ [ "2019" ] ] }, "title" : "Seasonal Injection Strategies for Stratospheric Aerosol Geoengineering", "translator" : [ { "dropping-particle" : "", "family" : "G4508", "given" : "", "non-dropping-particle" : "", "parse-names" : false, "suffix" : "" } ], "type" : "article-journal" }, "uris" : [ "http://www.mendeley.com/documents/?uuid=40a25290-d48a-4a36-9204-a12657129f14" ] }, { "id" : "ITEM-8", "itemData" : { "DOI" : "10.5194/acp-19-4877-2019", "author" : [ { "dropping-particle" : "", "family" : "Vattioni", "given" : "Sandro", "non-dropping-particle" : "", "parse-names" : false, "suffix" : "" }, { "dropping-particle" : "", "family" : "Weisenstein", "given" : "Debra", "non-dropping-particle" : "", "parse-names" : false, "suffix" : "" }, { "dropping-particle" : "", "family" : "Keith", "given" : "David", "non-dropping-particle" : "", "parse-names" : false, "suffix" : "" }, { "dropping-particle" : "", "family" : "Feinberg", "given" : "Aryeh", "non-dropping-particle" : "", "parse-names" : false, "suffix" : "" }, { "dropping-particle" : "", "family" : "Peter", "given" : "Thomas", "non-dropping-particle" : "", "parse-names" : false, "suffix" : "" }, { "dropping-particle" : "", "family" : "Stenke", "given" : "Andrea", "non-dropping-particle" : "", "parse-names" : false, "suffix" : "" } ], "container-title" : "Atmospheric Chemistry and Physics", "id" : "ITEM-8", "issue" : "7", "issued" : { "date-parts" : [ [ "2019", "4" ] ] }, "page" : "4877-4897", "title" : "Exploring accumulation-mode H2SO4 versus SO2 stratospheric sulfate geoengineering in a sectional aerosol-chemistry-climate model", "translator" : [ { "dropping-particle" : "", "family" : "G4814", "given" : "", "non-dropping-particle" : "", "parse-names" : false, "suffix" : "" } ], "type" : "article-journal", "volume" : "19" }, "uris" : [ "http://www.mendeley.com/documents/?uuid=6139868c-17a3-4fd8-8a6b-1ba4fc441aa5" ] }, { "id" : "ITEM-9", "itemData" : { "DOI" : "10.5194/acp-15-11835-2015", "ISSN" : "16807324", "abstract" : "Solid aerosol particles have long been proposed as an alternative to sulfate aerosols for solar geoengineering. Any solid aerosol introduced into the stratosphere would be subject to coagulation with itself, producing fractal aggregates, and with the natural sulfate aerosol, producing liquid-coated solids. Solid aerosols that are coated with sulfate and/or have formed aggregates may have very different scattering properties and chemical behavior than uncoated non-aggregated monomers do. We use a two-dimensional (2-D) chemistry-transport-aerosol model to capture the dynamics of interacting solid and liquid aerosols in the stratosphere. As an example, we apply the model to the possible use of alumina and diamond particles for solar geoengineering. For 240 nm radius alumina particles, for example, an injection rate of 4 Tg yrg-1 produces a global-average shortwave radiative forcing of g-1.2 W mg-2 and minimal self-coagulation of alumina although almost all alumina outside the tropics is coated with sulfate. For the same radiative forcing, these solid aerosols can produce less ozone loss, less stratospheric heating, and less forward scattering than sulfate aerosols do. Our results suggest that appropriately sized alumina, diamond or similar high-index particles may have less severe technology-specific risks than sulfate aerosols do. These results, particularly the ozone response, are subject to large uncertainties due to the limited data on the rate constants of reactions on the dry surfaces.", "author" : [ { "dropping-particle" : "", "family" : "Weisenstein", "given" : "D. K.", "non-dropping-particle" : "", "parse-names" : false, "suffix" : "" }, { "dropping-particle" : "", "family" : "Keith", "given" : "D. W.", "non-dropping-particle" : "", "parse-names" : false, "suffix" : "" }, { "dropping-particle" : "", "family" : "Dykema", "given" : "J. A.", "non-dropping-particle" : "", "parse-names" : false, "suffix" : "" } ], "container-title" : "Atmospheric Chemistry and Physics", "id" : "ITEM-9", "issued" : { "date-parts" : [ [ "2015" ] ] }, "title" : "Solar geoengineering using solid aerosol in the stratosphere", "translator" : [ { "dropping-particle" : "", "family" : "G4506", "given" : "", "non-dropping-particle" : "", "parse-names" : false, "suffix" : "" } ], "type" : "article-journal" }, "uris" : [ "http://www.mendeley.com/documents/?uuid=ddd5834e-3bfb-4ab0-8d86-4e6253850cee" ] }, { "id" : "ITEM-10", "itemData" : { "DOI" : "10.5194/acp-18-2769-2018", "ISSN" : "16807324", "abstract" : "The enhancement of the stratospheric sulfate aerosol layer has been proposed as a method of geoengineering to abate global warming. Previous modelling studies found that stratospheric aerosol geoengineering (SAG) could effectively compensate for the warming by greenhouse gases on the global scale, but also that the achievable cooling effect per sulfur mass unit, i.e. the forcing efficiency, decreases with increasing injection rate. In this study we use the atmospheric general circulation model LMDZ with the sectional aerosol module S3A to determine how the forcing efficiency depends on the injected amount of SO2, the injection height, and the spatio-temporal pattern of injection. We find that the forcing efficiency may decrease more drastically for larger SO2 injections than previously estimated. As a result, the net instantaneous radiative forcing does not exceed the limit of -2Wgm2 for continuous equatorial SO2 injections and it decreases (in absolute value) for injection rates larger than 20TggSgyr1. In contrast to other studies, the net radiative forcing in our experiments is fairly constant with injection height (in a range 17 to 23km) for a given amount of SO2 injected. Also, spreading the SO2 injections between 30S and 30N or injecting only seasonally from varying latitudes does not result in a significantly larger (i.e. more negative) radiative forcing. Other key characteristics of our simulations include a consequent stratospheric heating, caused by the absorption of solar and infrared radiation by the aerosol, and changes in stratospheric dynamics, with a collapse of the quasi-biennial oscillation at larger injection rates, which has impacts on the resulting spatial aerosol distribution, size, and optical properties. But it has to be noted that the complexity and uncertainty of stratospheric processes cause considerable disagreement among different modelling studies of stratospheric aerosol geoengineering. This may be addressed through detailed model intercomparison activities, as observations to constrain the simulations of stratospheric aerosol geoengineering are not available and analogues (such as volcanic eruptions) are imperfect.", "author" : [ { "dropping-particle" : "", "family" : "Kleinschmitt", "given" : "Christoph", "non-dropping-particle" : "", "parse-names" : false, "suffix" : "" }, { "dropping-particle" : "", "family" : "Boucher", "given" : "Olivier", "non-dropping-particle" : "", "parse-names" : false, "suffix" : "" }, { "dropping-particle" : "", "family" : "Platt", "given" : "Ulrich", "non-dropping-particle" : "", "parse-names" : false, "suffix" : </w:instrText>
      </w:r>
      <w:r w:rsidR="00D477C7" w:rsidRPr="002A1EE0">
        <w:instrText>"" } ], "container-title" : "Atmospheric Chemistry and Physics", "id" : "ITEM-10", "issued" : { "date-parts" : [ [ "2018" ] ] }, "title" : "Sensitivity of the radiative forcing by stratospheric sulfur geoengineering to the amount and strategy of the SO&lt;sub&gt;2&lt;/sub&gt; injection studied with the LMDZ-S3A model", "translator" : [ { "dropping-particle" : "", "family" : "G4510", "given" : "", "non-dropping-particle" : "", "parse-names" : false, "suffix" : "" } ], "type" : "article-journal" }, "uris" : [ "http://www.mendeley.com/documents/?uuid=2face4eb-1047-486b-89b4-51fcdff1ef93" ] } ], "mendeley" : { "formattedCitation" : "(Rasch et al., 2008; Robock et al., 2008; Pierce et al., 2010; Weisenstein et al., 2015; Laakso et al., 2017; Macmartin et al., 2017; Dai et al., 2018; Kleinschmitt et al., 2018; Vattioni et al., 2019; Visioni et al., 2019)", "plainTextFormattedCitation" : "(Rasch et al., 2008; Robock et al., 2008; Pierce et al., 2010; Weisenstein et al., 2015; Laakso et al., 2017; Macmartin et al., 2017; Dai et al., 2018; Kleinschmitt et al., 2018; Vattioni et al., 2019; Visioni et al., 2019)", "previouslyFormattedCitation" : "(Rasch et al., 2008; Robock et al., 2008; Pierce et al., 2010; Weisenstein et al., 2015; Laakso et al., 2017; Macmartin et al., 2017; Dai et al., 2018; Kleinschmitt et al., 2018; Vattioni et al., 2019; Visioni et al., 2019)" }, "properties" : { "noteIndex" : 0 }, "schema" : "https://github.com/citation-style-language/schema/raw/master/csl-citation.json" }</w:instrText>
      </w:r>
      <w:r w:rsidRPr="00375BAC">
        <w:fldChar w:fldCharType="separate"/>
      </w:r>
      <w:r w:rsidR="00CB33A1">
        <w:rPr>
          <w:noProof/>
        </w:rPr>
        <w:t>(Rasch et al., 2008; Robock et al., 2008; Pierce et al., 2010; Weisenstein et al., 2015; Laakso et al., 2017; Macmartin et al., 2017; Dai et al., 2018; Kleinschmitt et al., 2018; Vattioni et al., 2019; Visioni et al., 2019)</w:t>
      </w:r>
      <w:r w:rsidRPr="00375BAC">
        <w:fldChar w:fldCharType="end"/>
      </w:r>
      <w:r w:rsidRPr="00375BAC">
        <w:t xml:space="preserve">. </w:t>
      </w:r>
      <w:r w:rsidRPr="001D06A1">
        <w:rPr>
          <w:lang w:val="en-US"/>
        </w:rPr>
        <w:t xml:space="preserve">For sulphur, the radiative forcing efficiency is of around </w:t>
      </w:r>
      <w:ins w:id="3997" w:author="Lucy Cowie" w:date="2021-07-28T12:29:00Z">
        <w:r w:rsidR="00B57A2D">
          <w:rPr>
            <w:lang w:val="en-US"/>
          </w:rPr>
          <w:t>–</w:t>
        </w:r>
      </w:ins>
      <w:del w:id="3998" w:author="Lucy Cowie" w:date="2021-07-28T12:29:00Z">
        <w:r w:rsidRPr="001D06A1" w:rsidDel="00B57A2D">
          <w:rPr>
            <w:lang w:val="en-US"/>
          </w:rPr>
          <w:delText>-</w:delText>
        </w:r>
      </w:del>
      <w:r w:rsidRPr="001D06A1">
        <w:rPr>
          <w:lang w:val="en-US"/>
        </w:rPr>
        <w:t xml:space="preserve">0.1 to </w:t>
      </w:r>
      <w:ins w:id="3999" w:author="Lucy Cowie" w:date="2021-07-28T12:29:00Z">
        <w:r w:rsidR="00B57A2D">
          <w:rPr>
            <w:lang w:val="en-US"/>
          </w:rPr>
          <w:t>–</w:t>
        </w:r>
      </w:ins>
      <w:del w:id="4000" w:author="Lucy Cowie" w:date="2021-07-28T12:29:00Z">
        <w:r w:rsidRPr="001D06A1" w:rsidDel="00B57A2D">
          <w:rPr>
            <w:lang w:val="en-US"/>
          </w:rPr>
          <w:delText>-</w:delText>
        </w:r>
      </w:del>
      <w:r w:rsidRPr="001D06A1">
        <w:rPr>
          <w:lang w:val="en-US"/>
        </w:rPr>
        <w:t>0.4 W m</w:t>
      </w:r>
      <w:ins w:id="4001" w:author="Lucy Cowie" w:date="2021-07-28T12:29:00Z">
        <w:r w:rsidR="00B57A2D">
          <w:rPr>
            <w:vertAlign w:val="superscript"/>
            <w:lang w:val="en-US"/>
          </w:rPr>
          <w:t>–</w:t>
        </w:r>
      </w:ins>
      <w:del w:id="4002" w:author="Lucy Cowie" w:date="2021-07-28T12:29:00Z">
        <w:r w:rsidRPr="001D06A1" w:rsidDel="00B57A2D">
          <w:rPr>
            <w:vertAlign w:val="superscript"/>
            <w:lang w:val="en-US"/>
          </w:rPr>
          <w:delText>-</w:delText>
        </w:r>
      </w:del>
      <w:r w:rsidRPr="001D06A1">
        <w:rPr>
          <w:vertAlign w:val="superscript"/>
          <w:lang w:val="en-US"/>
        </w:rPr>
        <w:t>2</w:t>
      </w:r>
      <w:r w:rsidRPr="001D06A1">
        <w:rPr>
          <w:lang w:val="en-US"/>
        </w:rPr>
        <w:t xml:space="preserve"> / (TgS yr</w:t>
      </w:r>
      <w:ins w:id="4003" w:author="Lucy Cowie" w:date="2021-07-28T12:29:00Z">
        <w:r w:rsidR="00B57A2D">
          <w:rPr>
            <w:vertAlign w:val="superscript"/>
            <w:lang w:val="en-US"/>
          </w:rPr>
          <w:t>–</w:t>
        </w:r>
      </w:ins>
      <w:del w:id="4004" w:author="Lucy Cowie" w:date="2021-07-28T12:29:00Z">
        <w:r w:rsidRPr="001D06A1" w:rsidDel="00B57A2D">
          <w:rPr>
            <w:vertAlign w:val="superscript"/>
            <w:lang w:val="en-US"/>
          </w:rPr>
          <w:delText>-</w:delText>
        </w:r>
      </w:del>
      <w:r w:rsidRPr="001D06A1">
        <w:rPr>
          <w:vertAlign w:val="superscript"/>
          <w:lang w:val="en-US"/>
        </w:rPr>
        <w:t>1</w:t>
      </w:r>
      <w:ins w:id="4005" w:author="Ian Blenkinsop" w:date="2021-07-29T12:10:00Z">
        <w:r w:rsidR="004B6367">
          <w:rPr>
            <w:vertAlign w:val="superscript"/>
            <w:lang w:val="en-US"/>
          </w:rPr>
          <w:t>;</w:t>
        </w:r>
      </w:ins>
      <w:del w:id="4006" w:author="Ian Blenkinsop" w:date="2021-07-29T12:10:00Z">
        <w:r w:rsidRPr="001D06A1" w:rsidDel="004B6367">
          <w:rPr>
            <w:lang w:val="en-US"/>
          </w:rPr>
          <w:delText>)</w:delText>
        </w:r>
      </w:del>
      <w:ins w:id="4007" w:author="Ian Blenkinsop" w:date="2021-07-29T12:10:00Z">
        <w:r w:rsidR="004B6367">
          <w:rPr>
            <w:lang w:val="en-US"/>
          </w:rPr>
          <w:t>;</w:t>
        </w:r>
      </w:ins>
      <w:r w:rsidRPr="001D06A1">
        <w:rPr>
          <w:lang w:val="en-US"/>
        </w:rPr>
        <w:t xml:space="preserve"> </w:t>
      </w:r>
      <w:r w:rsidRPr="00375BAC">
        <w:fldChar w:fldCharType="begin" w:fldLock="1"/>
      </w:r>
      <w:r w:rsidR="00D477C7">
        <w:rPr>
          <w:lang w:val="en-US"/>
        </w:rPr>
        <w:instrText>ADDIN CSL_CITATION { "citationItems" : [ { "id" : "ITEM-1", "itemData" : { "DOI" : "10.5194/acp-15-9129-2015", "ISSN" : "16807324", "abstract" : "The injection of sulfur dioxide (SO2) into the stratosphere to form an artificial stratospheric aerosol layer is discussed as an option for solar radiation management. The related reduction of radiative forcing depends upon the injected amount of sulfur dioxide, but aerosol model studies indicate a decrease in forcing efficiency with increasing injection rate. None of these studies, however, consider injection rates greater than 20 Tg(S) yr-1. But this would be necessary to counteract the strong anthropogenic forcing expected if \"business as usual\" emission conditions continue throughout this century. To understand the effects of the injection of larger amounts of SO2, we have calculated the effects of SO2 injections up to 100 Tg(S) yr-1. We estimate the reliability of our results through consideration of various injection strategies and from comparison with results obtained from other models. Our calculations show that the efficiency of such a geoengineering method, expressed as the ratio between sulfate aerosol forcing and injection rate, decays exponentially. This result implies that the sulfate solar radiation management strategy required to keep temperatures constant at that anticipated for 2020, while maintaining business as usual conditions, would require atmospheric injections of approximately 45 Tg(S) yr-1 (\u00b115 % or 7 Tg(S) yr-1) at a height corresponding to 60 hPa. This emission is equivalent to 5 to 7 times the Mt. Pinatubo eruption each year.", "author" : [ { "dropping-particle" : "", "family" : "Niemeier", "given" : "U.", "non-dropping-particle" : "", "parse-names" : false, "suffix" : "" }, { "dropping-particle" : "", "family" : "Timmreck", "given" : "C.", "non-dropping-particle" : "", "parse-names" : false, "suffix" : "" } ], "container-title" : "Atmospheric Chemistry and Physics", "id" : "ITEM-1", "issued" : { "date-parts" : [ [ "2015" ] ] }, "title" : "What is the limit of climate engineering by stratospheric injection of SO&lt;sub&gt;2&lt;/sub&gt;?", "translator" : [ { "dropping-particle" : "", "family" : "G4493", "given" : "", "non-dropping-particle" : "", "parse-names" : false, "suffix" : "" } ], "type" : "article-journal" }, "uris" : [ "http://www.mendeley.com/documents/?uuid=2f2545e1-1855-4ca5-9f77-a666cecf57e7" ] }, { "id" : "ITEM-2", "itemData" : { "DOI" : "10.5194/acp-15-11835-2015", "ISSN" : "16807324", "abstract" : "Solid aerosol particles have long been proposed as an alternative to sulfate aerosols for solar geoengineering. Any solid aerosol introduced into the stratosphere would be subject to coagulation with itself, producing fractal aggregates, and with the natural sulfate aerosol, producing liquid-coated solids. Solid aerosols that are coated with sulfate and/or have formed aggregates may have very different scattering properties and chemical behavior than uncoated non-aggregated monomers do. We use a two-dimensional (2-D) chemistry-transport-aerosol model to capture the dynamics of interacting solid and liquid aerosols in the stratosphere. As an example, we apply the model to the possible use of alumina and diamond particles for solar geoengineering. For 240 nm radius alumina particles, for example, an injection rate of 4 Tg yrg-1 produces a global-average shortwave radiative forcing of g-1.2 W mg-2 and minimal self-coagulation of alumina although almost all alumina outside the tropics is coated with sulfate. For the same radiative forcing, these solid aerosols can produce less ozone loss, less stratospheric heating, and less forward scattering than sulfate aerosols do. Our results suggest that appropriately sized alumina, diamond or similar high-index particles may have less severe technology-specific risks than sulfate aerosols do. These results, particularly the ozone response, are subject to large uncertainties due to the limited data on the rate constants of reactions on the dry surfaces.", "author" : [ { "dropping-particle" : "", "family" : "Weisenstein", "given" : "D. K.", "non-dropping-particle" : "", "parse-names" : false, "suffix" : "" }, { "dropping-particle" : "", "family" : "Keith", "given" : "D. W.", "non-dropping-particle" : "", "parse-names" : false, "suffix" : "" }, { "dropping-particle" : "", "family" : "Dykema", "given" : "J. A.", "non-dropping-particle" : "", "parse-names" : false, "suffix" : "" } ], "container-title" : "Atmospheric Chemistry and Physics", "id" : "ITEM-2", "issued" : { "date-parts" : [ [ "2015" ] ] }, "title" : "Solar geoengineering using solid aerosol in the stratosphere", "translator" : [ { "dropping-particle" : "", "family" : "G4506", "given" : "", "non-dropping-particle" : "", "parse-names" : false, "suffix" : "" } ], "type" : "article-journal" }, "uris" : [ "http://www.mendeley.com/documents/?uuid=ddd5834e-3bfb-4ab0-8d86-4e6253850cee" ] }, { "id" : "ITEM-3", "itemData" : { "DOI" : "10.5194/acp-17-14871-2017", "ISSN" : "16807324", "abstract" : "The injection of sulfur dioxide (SO2) into the stratosphere to form an artificial stratospheric aerosol layer is discussed as an option for solar radiation management. Sulfate aerosol scatters solar radiation and absorbs infrared radiation, which warms the stratospheric sulfur layer. Simulations with the general circulation model ECHAM5-HAM, including aerosol microphysics, show consequences of this warming, including changes of the quasi-biennial oscillation (QBO) in the tropics. The QBO slows down after an injection of 4Tg(S) yr -1 and completely shuts down after an injection of 8Tg(S) yr -1 . Transport of species in the tropics and sub-tropics depends on the phase of the QBO. Consequently, the heated aerosol layer not only impacts the oscillation of the QBO but also the meridional transport of the sulfate aerosols. The stronger the injection, the stronger the heating and the simulated impact on the QBO and equatorial wind systems. With increasing injection rate the velocity of the equatorial jet streams increases, and the less sulfate is transported out of the tropics. This reduces the global distribution of sulfate and decreases the radiative forcing efficiency of the aerosol layer by 10 to 14% compared to simulations with low vertical resolution and without generated QBO. Increasing the height of the injection increases the radiative forcing only for injection rates below 10Tg(S) yr -1 (8-18%), a much smaller value than the 50% calculated previously. Stronger injection rates at higher levels even result in smaller forcing than the injections at lower levels.", "author" : [ { "dropping-particle" : "", "family" : "Niemeier", "given" : "Ulrike", "non-dropping-particle" : "", "parse-names" : false, "suffix" : "" }, { "dropping-particle" : "", "family" : "Schmidt", "given" : "Hauke", "non-dropping-particle" : "", "parse-names" : false, "suffix" : "" } ], "container-title" : "Atmospheric Chemistry and Physics", "id" : "ITEM-3", "issued" : { "date-parts" : [ [ "2017" ] ] }, "title" : "Changing transport processes in the stratosphere by radiative heating of sulfate aerosols", "translator" : [ { "dropping-particle" : "", "family" : "G4341", "given" : "", "non-dropping-particle" : "", "parse-names" : false, "suffix" : "" } ], "type" : "article-journal" }, "uris" : [ "http://www.mendeley.com/documents/?uuid=93080668-e672-44ee-b087-562da38c166e" ] } ], "mendeley" : { "formattedCitation" : "(Niemeier and Timmreck, 2015; Weisenstein et al., 2015; Niemeier and Schmidt, 2017)", "plainTextFormattedCitation" : "(Niemeier and Timmreck, 2015; Weisenstein et al., 2015; Niemeier and Schmidt, 2017)", "previouslyFormattedCitation" : "(Niemeier and Timmreck, 2015; Weisenstein et al., 2015; Niemeier and Schmidt, 2017)" }, "properties" : { "noteIndex" : 0 }, "schema" : "https://github.com/citation-style-language/schema/raw/master/csl-citation.json" }</w:instrText>
      </w:r>
      <w:r w:rsidRPr="00375BAC">
        <w:fldChar w:fldCharType="separate"/>
      </w:r>
      <w:del w:id="4008" w:author="Ian Blenkinsop" w:date="2021-07-29T12:10:00Z">
        <w:r w:rsidR="00CB33A1" w:rsidDel="004B6367">
          <w:rPr>
            <w:noProof/>
            <w:lang w:val="en-US"/>
          </w:rPr>
          <w:delText>(</w:delText>
        </w:r>
      </w:del>
      <w:r w:rsidR="00CB33A1">
        <w:rPr>
          <w:noProof/>
          <w:lang w:val="en-US"/>
        </w:rPr>
        <w:t>Niemeier and Timmreck, 2015; Weisenstein et al., 2015; Niemeier and Schmidt, 2017)</w:t>
      </w:r>
      <w:r w:rsidRPr="00375BAC">
        <w:fldChar w:fldCharType="end"/>
      </w:r>
      <w:r w:rsidRPr="00C827FE">
        <w:rPr>
          <w:lang w:val="en-US"/>
        </w:rPr>
        <w:t xml:space="preserve">. </w:t>
      </w:r>
      <w:r w:rsidRPr="001D06A1">
        <w:rPr>
          <w:lang w:val="en-US"/>
        </w:rPr>
        <w:t>Different manufactured aerosols, such as ZrO</w:t>
      </w:r>
      <w:r w:rsidRPr="001D06A1">
        <w:rPr>
          <w:vertAlign w:val="subscript"/>
          <w:lang w:val="en-US"/>
        </w:rPr>
        <w:t>2</w:t>
      </w:r>
      <w:r w:rsidRPr="001D06A1">
        <w:rPr>
          <w:lang w:val="en-US"/>
        </w:rPr>
        <w:t>, TiO</w:t>
      </w:r>
      <w:r w:rsidRPr="001D06A1">
        <w:rPr>
          <w:vertAlign w:val="subscript"/>
          <w:lang w:val="en-US"/>
        </w:rPr>
        <w:t>2</w:t>
      </w:r>
      <w:del w:id="4009" w:author="Lucy Cowie" w:date="2021-07-28T12:30:00Z">
        <w:r w:rsidRPr="001D06A1" w:rsidDel="00B57A2D">
          <w:rPr>
            <w:lang w:val="en-US"/>
          </w:rPr>
          <w:delText>,</w:delText>
        </w:r>
      </w:del>
      <w:r w:rsidRPr="001D06A1">
        <w:rPr>
          <w:lang w:val="en-US"/>
        </w:rPr>
        <w:t xml:space="preserve"> and Al</w:t>
      </w:r>
      <w:r w:rsidRPr="001D06A1">
        <w:rPr>
          <w:vertAlign w:val="subscript"/>
          <w:lang w:val="en-US"/>
        </w:rPr>
        <w:t>2</w:t>
      </w:r>
      <w:r w:rsidRPr="001D06A1">
        <w:rPr>
          <w:lang w:val="en-US"/>
        </w:rPr>
        <w:t>O</w:t>
      </w:r>
      <w:r w:rsidRPr="001D06A1">
        <w:rPr>
          <w:vertAlign w:val="subscript"/>
          <w:lang w:val="en-US"/>
        </w:rPr>
        <w:t>3</w:t>
      </w:r>
      <w:r w:rsidRPr="001D06A1">
        <w:rPr>
          <w:lang w:val="en-US"/>
        </w:rPr>
        <w:t>, have different ERF efficiencies compared to sul</w:t>
      </w:r>
      <w:r>
        <w:rPr>
          <w:lang w:val="en-US"/>
        </w:rPr>
        <w:t>ph</w:t>
      </w:r>
      <w:r w:rsidRPr="001D06A1">
        <w:rPr>
          <w:lang w:val="en-US"/>
        </w:rPr>
        <w:t xml:space="preserve">ate </w:t>
      </w:r>
      <w:r w:rsidRPr="00375BAC">
        <w:fldChar w:fldCharType="begin" w:fldLock="1"/>
      </w:r>
      <w:r w:rsidR="00D477C7">
        <w:rPr>
          <w:lang w:val="en-US"/>
        </w:rPr>
        <w:instrText>ADDIN CSL_CITATION { "citationItems" : [ { "id" : "ITEM-1", "itemData" : { "DOI" : "10.1002/2016GL069258", "ISSN" : "19448007", "abstract" : "Side effects resulting from the deliberate injection of sulfate aerosols intended to partially offset climate change have motivated the investigation of alternatives, including solid aerosol materials. Sulfate aerosols warm the tropical tropopause layer, increasing the flux of water vapor into the stratosphere, accelerating ozone loss, and increasing radiative forcing. The high refractive index of some solid materials may lead to reduction in these risks. We present a new analysis of the scattering efficiency and absorption of a range of candidate solid aerosols. We utilize a comprehensive radiative transfer model driven by updated, physically consistent estimates of optical properties. We compute the potential increase in stratospheric water vapor and associated longwave radiative forcing. We find that the stratospheric heating calculated in this analysis indicates some materials to be substantially riskier than previous work. We also find that there are Earth-abundant materials that may reduce some principal known risks relative to sulfate aerosols.", "author" : [ { "dropping-particle" : "", "family" : "Dykema", "given" : "J. A.", "non-dropping-particle" : "", "parse-names" : false, "suffix" : "" }, { "dropping-particle" : "", "family" : "Keith", "given" : "D. W.", "non-dropping-particle" : "", "parse-names" : false, "suffix" : "" }, { "dropping-particle" : "", "family" : "Keutsch", "given" : "F. N.", "non-dropping-particle" : "", "parse-names" : false, "suffix" : "" } ], "container-title" : "Geophysical Research Letters", "id" : "ITEM-1", "issued" : { "date-parts" : [ [ "2016" ] ] }, "title" : "Improved aerosol radiative properties as a foundation for solar geoengineering risk assessment", "translator" : [ { "dropping-particle" : "", "family" : "G4512", "given" : "", "non-dropping-particle" : "", "parse-names" : false, "suffix" : "" } ], "type" : "article-journal" }, "uris" : [ "http://www.mendeley.com/documents/?uuid=1a246344-0b3b-4836-bef9-158fbb8c79cb" ] }, { "id" : "ITEM-2", "itemData" : { "DOI" : "10.5194/acp-16-2843-2016", "ISSN" : "16807324", "abstract" : "In this paper, we examine the potential climatic effects of geoengineering by sulfate, black carbon and titania injection against a baseline RCP8.5 scenario. We use the HadGEM2-CCS model to simulate scenarios in which the top-of-The-Atmosphere radiative imbalance due to rising greenhouse gas concentrations is offset by sufficient aerosol injection throughout the 2020-2100 period. We find that the global-mean temperature is effectively maintained at historical levels for the entirety of the period for all three aerosolinjection scenarios, though there is a wide range of sideeffects which are discussed in detail. The most prominent conclusion is that although the BC injection rate necessary to produce an equivalent global mean temperature response is much lower, the severity of stratospheric temperature changes (&gt;C70 \u00b0C) and precipitation impacts effectively exclude BC from being a viable option for geoengineering. Additionally, while it has been suggested that titania would be an effective particle because of its high scattering efficiency, it also efficiently absorbs solar ultraviolet radiation producing a significant stratospheric warming (&gt;C20 \u00b0C). As injection rates and climatic impacts for titania are close to those for sulfate, there appears to be little benefit in terms of climatic influence of using titania when compared to the injection of sulfur dioxide, which has the added benefit of being well-modeled through extensive research that has been carried out on naturally occurring explosive volcanic eruptions.", "author" : [ { "dropping-particle" : "", "family" : "Jones", "given" : "Anthony C.", "non-dropping-particle" : "", "parse-names" : false, "suffix" : "" }, { "dropping-particle" : "", "family" : "Haywood", "given" : "James M.", "non-dropping-particle" : "", "parse-names" : false, "suffix" : "" }, { "dropping-particle" : "", "family" : "Jones", "given" : "Andy", "non-dropping-particle" : "", "parse-names" : false, "suffix" : "" } ], "container-title" : "Atmospheric Chemistry and Physics", "id" : "ITEM-2", "issued" : { "date-parts" : [ [ "2016" ] ] }, "title" : "Climatic impacts of stratospheric geoengineering with sulfate, black carbon and titania injection", "translator" : [ { "dropping-particle" : "", "family" : "G4319", "given" : "", "non-dropping-particle" : "", "parse-names" : false, "suffix" : "" } ], "type" : "article-journal" }, "uris" : [ "http://www.mendeley.com/documents/?uuid=13d1886e-d7fa-46dc-bfe6-947c852da99b" ] }, { "id" : "ITEM-3", "itemData" : { "DOI" : "10.1029/2011GL049761", "ISSN" : "00948276", "abstract" : "A fixed dynamical heating model is used to investigate the pattern of zonal-mean stratospheric temperature change resulting from geoengineering with aerosols composed of sulfate, titania, limestone and soot. Aerosol always heats the tropical lower stratosphere, but at the poles the response can be either heating, cooling, or neutral. The sign of the change in stratospheric Pole-Equator temperature difference depends on aerosol type, size and season. This has implications for modeling geoengineering impacts and the response of the stratospheric circulation. Copyright \u00a9 2011 by the American Geophysical Union.", "author" : [ { "dropping-particle" : "", "family" : "Ferraro", "given" : "A. J.", "non-dropping-particle" : "", "parse-names" : false, "suffix" : "" }, { "dropping-particle" : "", "family" : "Highwood", "given" : "E. J.", "non-dropping-particle" : "", "parse-names" : false, "suffix" : "" }, { "dropping-particle" : "", "family" : "Charlton-Perez", "given" : "A. J.", "non-dropping-particle" : "", "parse-names" : false, "suffix" : "" } ], "container-title" : "Geophysical Research Letters", "id" : "ITEM-3", "issued" : { "date-parts" : [ [ "2011" ] ] }, "title" : "Stratospheric heating by potential geoengineering aerosols", "translator" : [ { "dropping-particle" : "", "family" : "G4324", "given" : "", "non-dropping-particle" : "", "parse-names" : false, "suffix" : "" } ], "type" : "article-journal" }, "uris" : [ "http://www.mendeley.com/documents/?uuid=25475557-9512-49ba-a484-8e424c46a2f4" ] }, { "id" : "ITEM-4", "itemData" : { "DOI" : "10.5194/acp-15-11835-2015", "ISSN" : "16807324", "abstract" : "Solid aerosol particles have long been proposed as an alternative to sulfate aerosols for solar geoengineering. Any solid aerosol introduced into the stratosphere would be subject to coagulation with itself, producing fractal aggregates, and with the natural sulfate aerosol, producing liquid-coated solids. Solid aerosols that are coated with sulfate and/or have formed aggregates may have very different scattering properties and chemical behavior than uncoated non-aggregated monomers do. We use a two-dimensional (2-D) chemistry-transport-aerosol model to capture the dynamics of interacting solid and liquid aerosols in the stratosphere. As an example, we apply the model to the possible use of alumina and diamond particles for solar geoengineering. For 240 nm radius alumina particles, for example, an injection rate of 4 Tg yrg-1 produces a global-average shortwave radiative forcing of g-1.2 W mg-2 and minimal self-coagulation of alumina although almost all alumina outside the tropics is coated with sulfate. For the same radiative forcing, these solid aerosols can produce less ozone loss, less stratospheric heating, and less forward scattering than sulfate aerosols do. Our results suggest that appropriately sized alumina, diamond or similar high-index particles may have less severe technology-specific risks than sulfate aerosols do. These results, particularly the ozone response, are subject to large uncertaintie</w:instrText>
      </w:r>
      <w:r w:rsidR="00D477C7" w:rsidRPr="002A1EE0">
        <w:instrText>s due to the limited data on the rate constants of reactions on the dry surfaces.", "author" : [ { "dropping-particle" : "", "family" : "Weisenstein", "given" : "D. K.", "non-dropping-particle" : "", "parse-names" : false, "suffix" : "" }, { "dropping-particle" : "", "family" : "Keith", "given" : "D. W.", "non-dropping-particle" : "", "parse-names" : false, "suffix" : "" }, { "dropping-particle" : "", "family" : "Dykema", "given" : "J. A.", "non-dropping-particle" : "", "parse-names" : false, "suffix" : "" } ], "container-title" : "Atmospheric Chemistry and Physics", "id" : "ITEM-4", "issued" : { "date-parts" : [ [ "2015" ] ] }, "title" : "Solar geoengineering using solid aerosol in the stratosphere", "translator" : [ { "dropping-particle" : "", "family" : "G4506", "given" : "", "non-dropping-particle" : "", "parse-names" : false, "suffix" : "" } ], "type" : "article-journal" }, "uris" : [ "http://www.mendeley.com/documents/?uuid=ddd5834e-3bfb-4ab0-8d86-4e6253850cee" ] } ], "mendeley" : { "formattedCitation" : "(Ferraro et al., 2011; Weisenstein et al., 2015; Dykema et al., 2016; Jones et al., 2016)", "plainTextFormattedCitation" : "(Ferraro et al., 2011; Weisenstein et al., 2015; Dykema et al., 2016; Jones et al., 2016)", "previouslyFormattedCitation" : "(Ferraro et al., 2011; Weisenstein et al., 2015; Dykema et al., 2016; Jones et al., 2016)" }, "properties" : { "noteIndex" : 0 }, "schema" : "https://github.com/citation-style-language/schema/raw/master/csl-citation.json" }</w:instrText>
      </w:r>
      <w:r w:rsidRPr="00375BAC">
        <w:fldChar w:fldCharType="separate"/>
      </w:r>
      <w:r w:rsidR="00CB33A1">
        <w:rPr>
          <w:noProof/>
        </w:rPr>
        <w:t>(Ferraro et al., 2011; Weisenstein et al., 2015; Dykema et al., 2016; Jones et al., 2016)</w:t>
      </w:r>
      <w:r w:rsidRPr="00375BAC">
        <w:fldChar w:fldCharType="end"/>
      </w:r>
      <w:r w:rsidRPr="00375BAC">
        <w:t xml:space="preserve">. </w:t>
      </w:r>
      <w:r w:rsidRPr="001D06A1">
        <w:rPr>
          <w:lang w:val="en-US"/>
        </w:rPr>
        <w:t xml:space="preserve">The aerosol size distribution influences the optical properties of an aerosol layer, and hence the ERF efficiency, which also depends on the dispersion, transport, and residence time of the aerosols. </w:t>
      </w:r>
    </w:p>
    <w:p w14:paraId="3805C4D3" w14:textId="77777777" w:rsidR="00DF552C" w:rsidRPr="00C827FE" w:rsidRDefault="00DF552C" w:rsidP="00D5630D">
      <w:pPr>
        <w:pStyle w:val="AR6BodyText"/>
        <w:rPr>
          <w:lang w:val="en-US"/>
        </w:rPr>
      </w:pPr>
    </w:p>
    <w:p w14:paraId="505C93EA" w14:textId="5D5229FD" w:rsidR="00DF552C" w:rsidRPr="00C827FE" w:rsidRDefault="00DF552C" w:rsidP="00D5630D">
      <w:pPr>
        <w:pStyle w:val="AR6BodyText"/>
        <w:rPr>
          <w:lang w:val="en-US"/>
        </w:rPr>
      </w:pPr>
      <w:r w:rsidRPr="001D06A1">
        <w:rPr>
          <w:lang w:val="en-US"/>
        </w:rPr>
        <w:t xml:space="preserve">For </w:t>
      </w:r>
      <w:r w:rsidRPr="001D06A1">
        <w:rPr>
          <w:bCs/>
          <w:iCs/>
          <w:lang w:val="en-US"/>
        </w:rPr>
        <w:t>marine cloud brightening</w:t>
      </w:r>
      <w:r w:rsidRPr="001D06A1">
        <w:rPr>
          <w:b/>
          <w:bCs/>
          <w:i/>
          <w:iCs/>
          <w:lang w:val="en-US"/>
        </w:rPr>
        <w:t xml:space="preserve"> </w:t>
      </w:r>
      <w:r w:rsidRPr="00090FEC">
        <w:rPr>
          <w:lang w:val="en-US"/>
          <w:rPrChange w:id="4010" w:author="Lucy Cowie" w:date="2021-07-28T12:30:00Z">
            <w:rPr>
              <w:b/>
              <w:bCs/>
              <w:i/>
              <w:iCs/>
              <w:lang w:val="en-US"/>
            </w:rPr>
          </w:rPrChange>
        </w:rPr>
        <w:t>(</w:t>
      </w:r>
      <w:r w:rsidRPr="001D06A1">
        <w:rPr>
          <w:lang w:val="en-US"/>
        </w:rPr>
        <w:t>MCB)</w:t>
      </w:r>
      <w:r w:rsidRPr="00A27297">
        <w:rPr>
          <w:lang w:val="en-US"/>
        </w:rPr>
        <w:t>, seeded aerosols may affect both cloud microphysical and macrophysical properties (</w:t>
      </w:r>
      <w:del w:id="4011" w:author="Lucy Cowie" w:date="2021-07-28T12:32:00Z">
        <w:r w:rsidRPr="00A27297" w:rsidDel="0033781D">
          <w:rPr>
            <w:lang w:val="en-US"/>
          </w:rPr>
          <w:delText xml:space="preserve">see also </w:delText>
        </w:r>
      </w:del>
      <w:r>
        <w:rPr>
          <w:lang w:val="en-US"/>
        </w:rPr>
        <w:t>Section</w:t>
      </w:r>
      <w:r w:rsidRPr="00A27297">
        <w:rPr>
          <w:lang w:val="en-US"/>
        </w:rPr>
        <w:t xml:space="preserve"> 7.3.3.2). By principle</w:t>
      </w:r>
      <w:r>
        <w:rPr>
          <w:lang w:val="en-US"/>
        </w:rPr>
        <w:t>,</w:t>
      </w:r>
      <w:r w:rsidRPr="00A27297">
        <w:rPr>
          <w:lang w:val="en-US"/>
        </w:rPr>
        <w:t xml:space="preserve"> MCB relies on ERF</w:t>
      </w:r>
      <w:r w:rsidRPr="00A27297">
        <w:rPr>
          <w:vertAlign w:val="subscript"/>
          <w:lang w:val="en-US"/>
        </w:rPr>
        <w:t>aci</w:t>
      </w:r>
      <w:r w:rsidRPr="00D805BF">
        <w:rPr>
          <w:lang w:val="en-US"/>
        </w:rPr>
        <w:t xml:space="preserve"> through the so-called Twomey effect </w:t>
      </w:r>
      <w:r w:rsidRPr="00375BAC">
        <w:fldChar w:fldCharType="begin" w:fldLock="1"/>
      </w:r>
      <w:r w:rsidR="00D477C7">
        <w:rPr>
          <w:lang w:val="en-US"/>
        </w:rPr>
        <w:instrText>ADDIN CSL_CITATION { "citationItems" : [ { "id" : "ITEM-1", "itemData" : { "DOI" : "10.1175/1520-0469(1977)034&lt;1149:tiopot&gt;2.0.co;2", "ISSN" : "0022-4928", "abstract" : "Abstract By increasing droplet concentration and thereby the optical thickness of a cloud, pollution acts to increase the reflectance (albedo) of clouds; by increasing the absorption coefficient it acts to decrease the reflectance. Calculations suggest that the former effect (brightening of the clouds in reflection, hence climatically a cooling effect) dominates for thin to moderately thick clouds, whereas for sufficiently thick clouds the latter effect (climatically a warming effect) can become dominant.", "author" : [ { "dropping-particle" : "", "family" : "Twomey", "given" : "S.", "non-dropping-particle" : "", "parse-names" : false, "suffix" : "" } ], "container-title" : "Journal of the Atmospheric Sciences", "id" : "ITEM-1", "issued" : { "date-parts" : [ [ "1977" ] ] }, "title" : "The Influence of Pollution on the Shortwave Albedo of Clouds", "translator" : [ { "dropping-particle" : "", "family" : "G4504", "given" : "", "non-dropping-particle" : "", "parse-names" : false, "suffix" : "" } ], "type" : "article-journal" }, "uris" : [ "http://www.mendeley.com/documents/?uuid=bdfb9880-1ea8-4c9b-baaa-0db67415e97d" ] } ], "mendeley" : { "formattedCitation" : "(Twomey, 1977)", "plainTextFormattedCitation" : "(Twomey, 1977)", "previouslyFormattedCitation" : "(Twomey, 1977)" }, "properties" : { "noteIndex" : 0 }, "schema" : "https://github.com/citation-style-language/schema/raw/master/csl-citation.json" }</w:instrText>
      </w:r>
      <w:r w:rsidRPr="00375BAC">
        <w:fldChar w:fldCharType="separate"/>
      </w:r>
      <w:r w:rsidR="00CB33A1">
        <w:rPr>
          <w:noProof/>
          <w:lang w:val="en-US"/>
        </w:rPr>
        <w:t>(Twomey, 1977)</w:t>
      </w:r>
      <w:r w:rsidRPr="00375BAC">
        <w:fldChar w:fldCharType="end"/>
      </w:r>
      <w:r w:rsidRPr="001D06A1">
        <w:rPr>
          <w:lang w:val="en-US"/>
        </w:rPr>
        <w:t>, but ERF</w:t>
      </w:r>
      <w:commentRangeStart w:id="4012"/>
      <w:r w:rsidRPr="001D06A1">
        <w:rPr>
          <w:vertAlign w:val="subscript"/>
          <w:lang w:val="en-US"/>
        </w:rPr>
        <w:t>ari</w:t>
      </w:r>
      <w:commentRangeEnd w:id="4012"/>
      <w:r w:rsidR="00CC237A">
        <w:rPr>
          <w:rStyle w:val="Marquedecommentaire"/>
          <w:rFonts w:cs="Times New Roman"/>
          <w:lang w:val="en-GB" w:eastAsia="en-GB"/>
        </w:rPr>
        <w:commentReference w:id="4012"/>
      </w:r>
      <w:r w:rsidRPr="001D06A1">
        <w:rPr>
          <w:lang w:val="en-US"/>
        </w:rPr>
        <w:t xml:space="preserve"> may be of equal magnitude as shown in studies that consider spraying of sea salt outside tropical marine cloud areas </w:t>
      </w:r>
      <w:r w:rsidRPr="00375BAC">
        <w:fldChar w:fldCharType="begin" w:fldLock="1"/>
      </w:r>
      <w:r w:rsidR="00D477C7">
        <w:rPr>
          <w:lang w:val="en-US"/>
        </w:rPr>
        <w:instrText>ADDIN CSL_CITATION { "citationItems" : [ { "id" : "ITEM-1", "itemData" : { "DOI" : "10.5194/acp-17-13071-2017", "ISSN" : "1680-7324", "abstract" : "Abstract. Marine cloud brightening through sea spray injection has been proposed as a climate engineering method for avoiding the most severe consequences of global warming. A limitation of most of the previous modelling studies on marine cloud brightening is that they have either considered individual models or only investigated the effects of a specific increase in the number of cloud droplets. Here we present results from coordinated simulations with three Earth system models (ESMs) participating in the Geoengineering Model Intercomparison Project (GeoMIP) G4sea-salt experiment. Injection rates of accumulation-mode sea spray aerosol particles over ocean between 30\u00b0 N and 30\u00b0 S are set in each model to generate a global-mean effective radiative forcing (ERF) of \u22122.0 W m\u22122 at the top of the atmosphere. We find that the injection increases the cloud droplet number concentration in lower layers, reduces the cloud-top effective droplet radius, and increases the cloud optical depth over the injection area. We also find, however, that the global-mean clear-sky ERF by the injected particles is as large as the corresponding total ERF in all three ESMs, indicating a large potential of the aerosol direct effect in regions of low cloudiness. The largest enhancement in ERF due to the presence of clouds occur as expected in the subtropical stratocumulus regions off the west coasts of the American and African continents. However, outside these regions, the ERF is in general equally large in cloudy and clear-sky conditions. These findings suggest a more important role of the aerosol direct effect in sea spray climate engineering than previously thought.", "author" : [ { "dropping-particle" : "", "family" : "Ahlm", "given" : "Lars", "non-dropping-particle" : "", "parse-names" : false, "suffix" : "" }, { "dropping-particle" : "", "family" : "Jones", "given" : "Andy", "non-dropping-particle" : "", "parse-names" : false, "suffix" : "" }, { "dropping-particle" : "", "family" : "Stjern", "given" : "Camilla W.", "non-dropping-particle" : "", "parse-names" : false, "suffix" : "" }, { "dropping-particle" : "", "family" : "Muri", "given" : "Helene", "non-dropping-particle" : "", "parse-names" : false, "suffix" : "" }, { "dropping-particle" : "", "family" : "Kravitz", "given" : "Ben", "non-dropping-particle" : "", "parse-names" : false, "suffix" : "" }, { "dropping-particle" : "", "family" : "Kristj\u00e1nsson", "given" : "J\u00f3n Egill", "non-dropping-particle" : "", "parse-names" : false, "suffix" : "" } ], "container-title" : "Atmospheric Chemistry and Physics", "id" : "ITEM-1", "issue" : "21", "issued" : { "date-parts" : [ [ "2017", "11", "6" ] ] }, "page" : "13071-13087", "title" : "Marine cloud brightening \u2013 as effective without clouds", "translator" : [ { "dropping-particle" : "", "family" : "G4498", "given" : "", "non-dropping-particle" : "", "parse-names" : false, "suffix" : "" } ], "type" : "article-journal", "volume" : "17" }, "uris" : [ "http://www.mendeley.com/documents/?uuid=3f03cb91-cd85-45f1-9d5d-dbb21b7d38c9" ] }, { "id" : "ITEM-2", "itemData" : { "DOI" : "10.1029/2011JD016428", "ISSN" : "01480227", "abstract" : "Climate-aerosol model ECHAM5.5-HAM2 was used to investigate how geoengineering with artificial sea salt emissions would affect marine clouds and the Earth's radiative balance. Prognostic cloud droplet number concentration and interaction of aerosol particles with clouds and radiation were calculated explicitly, thus making this the first time that aerosol direct effects of sea spray geoengineering are considered. When a wind speed dependent baseline geoengineering flux was applied over all oceans (total annual emissions 443.9 Tg), we predicted a radiative flux perturbation (RFP) of -5.1 W m-2, which is enough to counteract warming from doubled CO2 concentration. When the baseline flux was limited to three persistent stratocumulus regions (3.3% of Earth's surface, total annual emissions 20.6 Tg), the RFP was -0.8 Wm-2 resulting mainly from a 74-80% increase in cloud droplet number concentration and a 2.5-4.4 percentage point increase in cloud cover. Multiplying the baseline mass flux by 5 or reducing the injected particle size from 250 to 100 nm had comparable effects on the geoengineering efficiency with RFPs -2.2 and -2.1 Wm-2, respectively. Within regions characterized with persistent stratocumulus decks, practically all of the radiative effect originated from aerosol indirect effects. However, when all oceanic regions were seeded, the direct effect with the baseline flux was globally about 29% of the total radiative effect. Together with previous studies, our results indicate that there are still large uncertainties associated with the sea spray geoengineering efficiency due to variations in e.g., background aerosol concentration, updraft velocity, cloud altitude and onset of precipitation. Copyright 2012 by the American Geophysical Union.", "author" : [ { "dropping-particle" : "", "family" : "Partanen", "given" : "Antti-Ilari", "non-dropping-particle" : "", "parse-names" : false, "suffix" : "" }, { "dropping-particle" : "", "family" : "Kokkola", "given" : "Harri", "non-dropping-particle" : "", "parse-names" : false, "suffix" : "" }, { "dropping-particle" : "", "family" : "Romakkaniemi", "given" : "Sami", "non-dropping-particle" : "", "parse-names" : false, "suffix" : "" }, { "dropping-particle" : "", "family" : "Kerminen", "given" : "Veli-Matti", "non-dropping-particle" : "", "parse-names" : false, "suffix" : "" }, { "dropping-particle" : "", "family" : "Lehtinen", "given" : "Kari E. J.", "non-dropping-particle" : "", "parse-names" : false, "suffix" : "" }, { "dropping-particle" : "", "family" : "Bergman", "given" : "Tommi", "non-dropping-particle" : "", "parse-names" : false, "suffix" : "" }, { "dropping-particle" : "", "family" : "Arola", "given" : "Antti", "non-dropping-particle" : "", "parse-names" : false, "suffix" : "" }, { "dropping-particle" : "", "family" : "Korhonen", "given" : "Hannele", "non-dropping-particle" : "", "parse-names" : false, "suffix" : "" } ], "container-title" : "Journal of Geophysical Research: Atmospheres", "id" : "ITEM-2", "issue" : "D2", "issued" : { "date-parts" : [ [ "2012", "1", "27" ] ] }, "page" : "D02203", "title" : "Direct and indirect effects of sea spray geoengineering and the role of injected particle size", "translator" : [ { "dropping-particle" : "", "family" : "G4511", "given" : "", "non-dropping-particle" : "", "parse-names" : false, "suffix" : "" } ], "type" : "article-journal", "volume" : "117" }, "uris" : [ "http://www.mendeley.com/documents/?uuid=5d3d1299-0c8c-491b-83fc-a66241919cdf" ] }, { "id" : "ITEM-3", "itemData" : { "DOI" : "10.5194/acp-12-10887-2012", "ISSN" : "16807316", "abstract" : "The radiative impact and climate effects of geoengineering using sea-spray aerosols have been investigated in the HadGEM2-ES Earth system model using a fully prognostic treatment of the sea-spray aerosols and also including their direct radiative effect. Two different emission patterns were considered, one to maximise the direct effect in clear skies, the other to maximise the indirect effects of the sea-spray on low clouds; in both cases the emissions were limited to 10% of the ocean area. While the direct effect was found to be significant, the indirect effects on clouds were much more effective in reducing global mean temperature as well as having less of an impact on global mean precipitation per unit temperature reduction. The impact on the distribution of precipitation was found to be similar in character, but less in degree, to that simulated by a previous study using a much simpler treatment of this geoengineering process. \u00a9 2012 Author(s).", "author" : [ { "dropping-particle" : "", "family" : "Jones", "given" : "A.", "non-dropping-particle" : "", "parse-names" : false, "suffix" : "" }, { "dropping-particle" : "", "family" : "Haywood", "given" : "J. M.", "non-dropping-particle" : "", "parse-names" : false, "suffix" : "" } ], "container-title" : "Atmospheric Chemistry and Physics", "id" : "ITEM-3", "issued" : { "date-parts" : [ [ "2012" ] ] }, "title" : "Sea-spray geoengineering in the HadGEM2-ES earth-system model: Radiative impact and climate response", "translator" : [ { "dropping-particle" : "", "family" : "G4513", "given" : "", "non-dropping-particle" : "", "parse-names" : false, "suffix" : "" } ], "type" : "article-journal" }, "uris" : [ "http://www.mendeley.com/documents/?uuid=ce511042-00ad-45b3-9580-68b61d5f41af" ] }, { "id" : "ITEM-4", "itemData" : { "DOI" : "10.1029/2012GL054286", "ISSN" : "00948276", "abstract" : "Marine cloud brightening (MCB) is a proposed technique to limit global warming through injections of sea spray into the marine boundary layer. Using the Norwegian Earth System Model, the sensitivity of MCB to sea salt amount and particle size was studied by running a set of simulations in which Aitken (re = 0.04 \u03bcm), accumulation (re = 0.22 \u03bcm), or coarse (re = 2.46 \u03bcm) mode sea salt emissions were increased uniformly by 10-11 to 10-8 kg m-2 s -1. As desired, accumulation mode particles had a negative radiative effect of down to -3.3W m-2. Conversely, for Aitken mode particles, injections of 10-10 kg m-2 s-1 or greater led to a positive forcing of up to 8.4W m-2, caused by a strong competition effect combined with the high critical supersaturation of Aitken mode sea salt. The coarse mode particles gave a positive forcing of up to 1.2W m-2 because of a decrease in activation of background aerosols. Sensitivity experiments show that the competition effect dominated our results. MCB may have a cooling effect, but if the wrong size or injection amount is used, our simulations show a warming effect on the climate system. \u00a9 2013. American Geophysical Union. All Rights Reserved.", "author" : [ { "dropping-particle" : "", "family" : "Alterskj\u00e6r", "given" : "K.", "non-dropping-particle" : "", "parse-names" : false, "suffix" : "" }, { "dropping-particle" : "", "family" : "Kristj\u00e1nsson", "given" : "J. E.", "non-dropping-particle" : "", "parse-names" : false, "suffix" : "" } ], "container-title" : "Geophysical Research Letters", "id" : "ITEM-4", "issued" : { "date-parts" : [ [ "2013" ] ] }, "title" : "The sign of the radiative forcing from marine cloud brightening depends on both particle size and injection amount", "translator" : [ { "dropping-particle" : "", "family" : "G4325", "given" : "", "non-dropping-particle" : "", "parse-names" : false, "suffix" : "" } ], "type" : "article-journal" }, "uris" : [ "http://www.mendeley.com/documents/?uuid=c410f8da-b92d-4cdf-bc95-4fe65daa910a" ] } ], "mendeley" : { "formattedCitation" : "(Jones and Haywood, 2012; Partanen et al., 2012; Alterskj\u00e6r and Kristj\u00e1nsson, 2013; Ahlm et al., 2017)", "plainTextFormattedCitation" : "(Jones and Haywood, 2012; Partanen et al., 2012; Alterskj\u00e6r and Kristj\u00e1nsson, 2013; Ahlm et al., 2017)", "previouslyFormattedCitation" : "(Jones and Haywood, 2012; Partanen et al., 2012; Alterskj\u00e6r and Kristj\u00e1nsson, 2013; Ahlm et al., 2017)" }, "properties" : { "noteIndex" : 0 }, "schema" : "https://github.com/citation-style-language/schema/raw/master/csl-citation.json" }</w:instrText>
      </w:r>
      <w:r w:rsidRPr="00375BAC">
        <w:fldChar w:fldCharType="separate"/>
      </w:r>
      <w:r w:rsidR="00CB33A1">
        <w:rPr>
          <w:noProof/>
          <w:lang w:val="en-US"/>
        </w:rPr>
        <w:t>(Jones and Haywood, 2012; Partanen et al., 2012; Alterskjær and Kristjánsson, 2013; Ahlm et al., 2017)</w:t>
      </w:r>
      <w:r w:rsidRPr="00375BAC">
        <w:fldChar w:fldCharType="end"/>
      </w:r>
      <w:r w:rsidRPr="003009C2">
        <w:rPr>
          <w:lang w:val="en-US"/>
        </w:rPr>
        <w:t xml:space="preserve">. </w:t>
      </w:r>
      <w:r w:rsidRPr="001D06A1">
        <w:rPr>
          <w:lang w:val="en-US"/>
        </w:rPr>
        <w:t xml:space="preserve">The maximum </w:t>
      </w:r>
      <w:r>
        <w:rPr>
          <w:lang w:val="en-US"/>
        </w:rPr>
        <w:t xml:space="preserve">negative </w:t>
      </w:r>
      <w:r w:rsidRPr="001D06A1">
        <w:rPr>
          <w:lang w:val="en-US"/>
        </w:rPr>
        <w:t xml:space="preserve">ERF estimated from modelling is </w:t>
      </w:r>
      <w:r>
        <w:rPr>
          <w:lang w:val="en-US"/>
        </w:rPr>
        <w:t xml:space="preserve">within the range </w:t>
      </w:r>
      <w:r w:rsidRPr="001D06A1">
        <w:rPr>
          <w:lang w:val="en-US"/>
        </w:rPr>
        <w:t xml:space="preserve">of </w:t>
      </w:r>
      <w:ins w:id="4013" w:author="Lucy Cowie" w:date="2021-07-28T12:33:00Z">
        <w:r w:rsidR="009301F7">
          <w:rPr>
            <w:lang w:val="en-US"/>
          </w:rPr>
          <w:t>–</w:t>
        </w:r>
      </w:ins>
      <w:del w:id="4014" w:author="Lucy Cowie" w:date="2021-07-28T12:33:00Z">
        <w:r w:rsidRPr="001D06A1" w:rsidDel="009301F7">
          <w:rPr>
            <w:lang w:val="en-US"/>
          </w:rPr>
          <w:delText>-</w:delText>
        </w:r>
      </w:del>
      <w:r w:rsidRPr="001D06A1">
        <w:rPr>
          <w:lang w:val="en-US"/>
        </w:rPr>
        <w:t xml:space="preserve">0.8 to </w:t>
      </w:r>
      <w:ins w:id="4015" w:author="Lucy Cowie" w:date="2021-07-28T12:33:00Z">
        <w:r w:rsidR="009301F7">
          <w:rPr>
            <w:lang w:val="en-US"/>
          </w:rPr>
          <w:t>–</w:t>
        </w:r>
      </w:ins>
      <w:del w:id="4016" w:author="Lucy Cowie" w:date="2021-07-28T12:33:00Z">
        <w:r w:rsidRPr="001D06A1" w:rsidDel="009301F7">
          <w:rPr>
            <w:lang w:val="en-US"/>
          </w:rPr>
          <w:delText>-</w:delText>
        </w:r>
      </w:del>
      <w:r w:rsidRPr="001D06A1">
        <w:rPr>
          <w:lang w:val="en-US"/>
        </w:rPr>
        <w:t>5.4 W m</w:t>
      </w:r>
      <w:ins w:id="4017" w:author="Lucy Cowie" w:date="2021-07-28T12:33:00Z">
        <w:r w:rsidR="009301F7">
          <w:rPr>
            <w:vertAlign w:val="superscript"/>
            <w:lang w:val="en-US"/>
          </w:rPr>
          <w:t>–</w:t>
        </w:r>
      </w:ins>
      <w:del w:id="4018" w:author="Lucy Cowie" w:date="2021-07-28T12:33:00Z">
        <w:r w:rsidRPr="001D06A1" w:rsidDel="009301F7">
          <w:rPr>
            <w:vertAlign w:val="superscript"/>
            <w:lang w:val="en-US"/>
          </w:rPr>
          <w:delText>-</w:delText>
        </w:r>
      </w:del>
      <w:r w:rsidRPr="001D06A1">
        <w:rPr>
          <w:vertAlign w:val="superscript"/>
          <w:lang w:val="en-US"/>
        </w:rPr>
        <w:t xml:space="preserve">2  </w:t>
      </w:r>
      <w:r w:rsidRPr="00375BAC">
        <w:rPr>
          <w:vertAlign w:val="superscript"/>
        </w:rPr>
        <w:fldChar w:fldCharType="begin" w:fldLock="1"/>
      </w:r>
      <w:r w:rsidR="00D477C7">
        <w:rPr>
          <w:vertAlign w:val="superscript"/>
          <w:lang w:val="en-US"/>
        </w:rPr>
        <w:instrText>ADDIN CSL_CITATION { "citationItems" : [ { "id" : "ITEM-1", "itemData" : { "DOI" : "10.1002/asl.291", "ISSN" : "1530261X", "abstract" : "We examine the climate impact of geoengineering via two different methods, namely, stratospheric SO2 injection and increasing reflectivity of marine stratocumulus clouds. Although both methods appear capable, in principle, of counteracting the global mean warming due to increases in greenhouse gas concentrations, significant changes in regional climate still result. The extent of this regional climate change appears linked to the location and degree of inhomogeneity of the radiative flux perturbations produced by each geoengineering method. \u00a9 2010.", "author" : [ { "dropping-particle" : "", "family" : "Jones", "given" : "Andy", "non-dropping-particle" : "", "parse-names" : false, "suffix" : "" }, { "dropping-particle" : "", "family" : "Haywood", "given" : "Jim", "non-dropping-particle" : "", "parse-names" : false, "suffix" : "" }, { "dropping-particle" : "", "family" : "Boucher", "given" : "Olivier", "non-dropping-particle" : "", "parse-names" : false, "suffix" : "" } ], "container-title" : "Atmospheric Science Letters", "id" : "ITEM-1", "issued" : { "date-parts" : [ [ "2011" ] ] }, "title" : "A comparison of the climate impacts of geoengineering by stratospheric SO&lt;sub&gt;2&lt;/sub&gt; injection and by brightening of marine stratocumulus cloud", "translator" : [ { "dropping-particle" : "", "family" : "G4333", "given" : "", "non-dropping-particle" : "", "parse-names" : false, "suffix" : "" } ], "type" : "article-journal" }, "uris" : [ "http://www.mendeley.com/documents/?uuid=6b38ae35-3b4b-4cad-b2c1-af94bdbca369" ] }, { "id" : "ITEM-2", "itemData" : { "DOI" : "10.1088/1748-9326/4/4/045112", "ISSN" : "17489326", "abstract" : "General circulation model computations using a fully coupled ocean-atmosphere model indicate that increasing cloud reflectivity by seeding maritime boundary layer clouds with particles made from seawater may compensate for some of the effects on climate of increasing greenhouse gas concentrations. The chosen seeding strategy (one of many possible scenarios) can restore global averages of temperature, precipitation and sea ice to present day values, but not simultaneously. The response varies nonlinearly with the extent of seeding, and geoengineering generates local changes to important climatic features. The global tradeoffs of restoring ice cover, and cooling the planet, must be assessed alongside the local changes to climate features. \u00a9 2009 IOP Publishing Ltd.", "author" : [ { "dropping-particle" : "", "family" : "Rasch", "given" : "Philip J.", "non-dropping-particle" : "", "parse-names" : false, "suffix" : "" }, { "dropping-particle" : "", "family" : "Latham", "given" : "John", "non-dropping-particle" : "", "parse-names" : false, "suffix" : "" }, { "dropping-particle" : "", "family" : "Chen", "given" : "Chih Chieh", "non-dropping-particle" : "", "parse-names" : false, "suffix" : "" } ], "container-title" : "Environmental Research Letters", "id" : "ITEM-2", "issued" : { "date-parts" : [ [ "2009" ] ] }, "title" : "Geoengineering by cloud seeding: Influence on sea ice and climate system", "translator" : [ { "dropping-particle" : "", "family" : "G4326", "given" : "", "non-dropping-particle" : "", "parse-names" : false, "suffix" : "" } ], "type" : "article-journal" }, "uris" : [ "http://www.mendeley.com/documents/?uuid=05e8aa49-90ae-4546-b84f-407c7b4ceb8d" ] }, { "id" : "ITEM-3", "itemData" : { "DOI" : "10.1098/rsta.2008.0137", "ISSN" : "1364503X", "abstract" : "An assessment is made herein of the proposal that controlled global cooling sufficient to balance global warming resulting from increasing atmospheric CO2 concentrations might be achieved by seeding low-level, extensive maritime clouds with seawater particles that act as cloud condensation nuclei, thereby activating new droplets and increasing cloud albedo (and possibly longevity). This paper focuses on scientific and meteorological aspects of the scheme. Associated technological issues are addressed in a companion paper. Analytical calculations, cloud modelling and (particularly) GCM computations suggest that, if outstanding questions are satisfactorily resolved, the controllable, globally averaged negative forcing resulting from deployment of this scheme might be sufficient to balance the positive forcing associated with a doubling of CO2 concentration. This statement is supported quantitatively by recent observational evidence from three disparate sources. We conclude that this technique could thus be adequate to hold the Earth's temperature constant for many decades. More work-especially assessments of possible meteorological and climatological ramifications-is required on several components of the scheme, which possesses the advantages that (i) it is ecologically benign-the only raw materials being wind and seawater, (ii) the degree of cooling could be controlled, and (iii) if unforeseen adverse effects occur, the system could be immediately switched off, with the forcing returning to normal within a few days (although the response would take a much longer time). \u00a9 2008 The Royal Society.", "author" : [ { "dropping-particle" : "", "family" : "Latham", "given" : "John", "non-dropping-particle" : "", "parse-names" : false, "suffix" : "" }, { "dropping-particle" : "", "family" : "Rasch", "given" : "Philip", "non-dropping-particle" : "", "parse-names" : false, "suffix" : "" }, { "dropping-particle" : "", "family" : "Chen", "given" : "Chih Chieh", "non-dropping-particle" : "", "parse-names" : false, "suffix" : "" }, { "dropping-particle" : "", "family" : "Kettles", "given" : "Laura", "non-dropping-particle" : "", "parse-names" : false, "suffix" : "" }, { "dropping-particle" : "", "family" : "Gadian", "given" : "Alan", "non-dropping-particle" : "", "parse-names" : false, "suffix" : "" }, { "dropping-particle" : "", "family" : "Gettelman", "given" : "Andrew", "non-dropping-particle" : "", "parse-names" : false, "suffix" : "" }, { "dropping-particle" : "", "family" : "Morrison", "given" : "Hugh", "non-dropping-particle" : "", "parse-names" : false, "suffix" : "" }, { "dropping-particle" : "", "family" : "Bower", "given" : "Keith", "non-dropping-particle" : "", "parse-names" : false, "suffix" : "" }, { "dropping-particle" : "", "family" : "Choularton", "given" : "Tom", "non-dropping-particle" : "", "parse-names" : false, "suffix" : "" } ], "container-title" : "Philosophical Transactions of the Royal Society A: Mathematical, Physical and Engineering Sciences", "id" : "ITEM-3", "issued" : { "date-parts" : [ [ "2008" ] ] }, "title" : "Global temperature stabilization via controlled albedo enhancement of low-level maritime clouds", "translator" : [ { "dropping-particle" : "", "family" : "G4322", "given" : "", "non-dropping-particle" : "", "parse-names" : false, "suffix" : "" } ], "type" : "article-journal" }, "uris" : [ "http://www.mendeley.com/documents/?uuid=39c000c5-e632-4a65-ba22-efb405c048ad" ] }, { "id" : "ITEM-4", "itemData" : { "DOI" : "10.1029/2011JD016428", "ISSN" : "01480227", "abstract" : "Climate-aerosol model ECHAM5.5-HAM2 was used to investigate how geoengineering with artificial sea salt emissions would affect marine clouds and the Earth's radiative balance. Prognostic cloud droplet number concentration and interaction of aerosol particles with clouds and radiation were calculated explicitly, thus making this the first time that aerosol direct effects of sea spray geoengineering are considered. When a wind speed dependent baseline geoengineering flux was applied over all oceans (total annual emissions 443.9 Tg), we predicted a radiative flux perturbation (RFP) of -5.1 W m-2, which is enough to counteract warming from doubled CO2 concentration. When the baseline flux was limited to three persistent stratocumulus regions (3.3% of Earth's surface, total annual emissions 20.6 Tg), the RFP was -0.8 Wm-2 resulting mainly from a 74-80% increase in cloud droplet number concentration and a 2.5-4.4 percentage point increase in cloud cover. Multiplying the baseline mass flux by 5 or reducing the injected particle size from 250 to 100 nm had comparable effects on the geoengineering efficiency with RFPs -2.2 and -2.1 Wm-2, respectively. Within regions characterized with persistent stratocumulus decks, practically all of the radiative effect originated from aerosol indirect effects. However, when all oceanic regions were seeded, the direct effect with the baseline flux was globally about 29% of the total radiative effect. Together with previous studies, our results indicate that there are still large uncertainties associated with the sea spray geoengineering efficiency due to variations in e.g., background aerosol concentration, updraft velocity, cloud altitude and onset of precipitation. Copyright 2012 by the American Geophysical Union.", "author" : [ { "dropping-particle" : "", "family" : "Partanen", "given" : "Antti-Ilari", "non-dropping-particle" : "", "parse-names" : false, "suffix" : "" }, { "dropping-particle" : "", "family" : "Kokkola", "given" : "Harri", "non-dropping-particle" : "", "parse-names" : false, "suffix" : "" }, { "dropping-particle" : "", "family" : "Romakkaniemi", "given" : "Sami", "non-dropping-particle" : "", "parse-names" : false, "suffix" : "" }, { "dropping-particle" : "", "family" : "Kerminen", "given" : "Veli-Matti", "non-dropping-particle" : "", "parse-names" : false, "suffix" : "" }, { "dropping-particle" : "", "family" : "Lehtinen", "given" : "Kari E. J.", "non-dropping-particle" : "", "parse-names" : false, "suffix" : "" }, { "dropping-particle" : "", "family" : "Bergman", "given" : "Tommi", "non-dropping-particle" : "", "parse-names" : false, "suffix" : "" }, { "dropping-particle" : "", "family" : "Arola", "given" : "Antti", "non-dropping-particle" : "", "parse-names" : false, "suffix" : "" }, { "dropping-particle" : "", "family" : "Korhonen", "given" : "Hannele", "non-dropping-particle" : "", "parse-names" : false, "suffix" : "" } ], "container-title" : "Journal of Geophysical Research: Atmospheres", "id" : "ITEM-4", "issue" : "D2", "issued" : { "date-parts" : [ [ "2012", "1", "27" ] ] }, "page" : "D02203", "title" : "Direct and indirect effects of sea spray geoengineering and the role of injected particle size", "translator" : [ { "dropping-particle" : "", "family" : "G4511", "given" : "", "non-dropping-particle" : "", "parse-names" : false, "suffix" : "" } ], "type" : "article-journal", "volume" : "117" }, "uris" : [ "http://www.mendeley.com/documents/?uuid=5d3d1299-0c8c-491b-83fc-a66241919cdf" ] }, { "id" : "ITEM-5", "itemData" : { "DOI" : "10.1029/2012GL054286", "ISSN" : "00948276", "abstract" : "Marine cloud brightening (MCB) is a proposed technique to limit global warming through injections of sea spray into the marine boundary layer. Using the Norwegian Earth System Model, the sensitivity of MCB to sea salt amount and particle size was studied by running a set of simulations in which Aitken (re = 0.04 \u03bcm), accumulation (re = 0.22 \u03bcm), or coarse (re = 2.46 \u03bcm) mode sea salt emissions were increased uniformly by 10-11 to 10-8 kg m-2 s -1. As desired, accumulation mode particles had a negative radiative effect of down to -3.3W m-2. Conversely, for Aitken mode particles, injections of 10-10 kg m-2 s-1 or greater led to a positive forcing of up to 8.4W m-2, caused by a strong competition effect combined with the high critical supersaturation of Aitken mode sea salt. The coarse mode particles gave a positive forcing of up to 1.2W m-2 because of a decrease in activation of background aerosols. Sensitivity experiments show that the competition effect dominated our results. MCB may have a cooling effect, but if the wrong size or injection amount is used, our simulations show a warming effect on the climate system. \u00a9 2013. American Ge</w:instrText>
      </w:r>
      <w:r w:rsidR="00D477C7" w:rsidRPr="002A1EE0">
        <w:rPr>
          <w:vertAlign w:val="superscript"/>
        </w:rPr>
        <w:instrText>ophysical Union. All Rights Reserved.", "author" : [ { "dropping-particle" : "", "family" : "Alterskj\u00e6r", "given" : "K.", "non-dropping-particle" : "", "parse-names" : false, "suffix" : "" }, { "dropping-particle" : "", "family" : "Kristj\u00e1nsson", "given" : "J. E.", "non-dropping-particle" : "", "parse-names" : false, "suffix" : "" } ], "container-title" : "Geophysical Research Letters", "id" : "ITEM-5", "issued" : { "date-parts" : [ [ "2013" ] ] }, "title" : "The sign of the radiative forcing from marine cloud brightening depends on both particle size and injection amount", "translator" : [ { "dropping-particle" : "", "family" : "G4325", "given" : "", "non-dropping-particle" : "", "parse-names" : false, "suffix" : "" } ], "type" : "article-journal" }, "uris" : [ "http://www.mendeley.com/documents/?uuid=c410f8da-b92d-4cdf-bc95-4fe65daa910a" ] } ], "mendeley" : { "formattedCitation" : "(Latham et al., 2008; Rasch et al., 2009; Jones et al., 2011; Partanen et al., 2012; Alterskj\u00e6r and Kristj\u00e1nsson, 2013)", "plainTextFormattedCitation" : "(Latham et al., 2008; Rasch et al., 2009; Jones et al., 2011; Partanen et al., 2012; Alterskj\u00e6r and Kristj\u00e1nsson, 2013)", "previouslyFormattedCitation" : "(Latham et al., 2008; Rasch et al., 2009; Jones et al., 2011; Partanen et al., 2012; Alterskj\u00e6r and Kristj\u00e1nsson, 2013)" }, "properties" : { "noteIndex" : 0 }, "schema" : "https://github.com/citation-style-language/schema/raw/master/csl-citation.json" }</w:instrText>
      </w:r>
      <w:r w:rsidRPr="00375BAC">
        <w:rPr>
          <w:vertAlign w:val="superscript"/>
        </w:rPr>
        <w:fldChar w:fldCharType="separate"/>
      </w:r>
      <w:r w:rsidR="00CB33A1">
        <w:rPr>
          <w:noProof/>
        </w:rPr>
        <w:t>(Latham et al., 2008; Rasch et al., 2009; Jones et al., 2011; Partanen et al., 2012; Alterskjær and Kristjánsson, 2013)</w:t>
      </w:r>
      <w:r w:rsidRPr="00375BAC">
        <w:rPr>
          <w:vertAlign w:val="superscript"/>
        </w:rPr>
        <w:fldChar w:fldCharType="end"/>
      </w:r>
      <w:r w:rsidRPr="00375BAC">
        <w:t xml:space="preserve">. </w:t>
      </w:r>
      <w:r w:rsidRPr="001D06A1">
        <w:rPr>
          <w:lang w:val="en-US"/>
        </w:rPr>
        <w:t>For dry sea salt, the ERF efficiency is estimated to be</w:t>
      </w:r>
      <w:r>
        <w:rPr>
          <w:lang w:val="en-US"/>
        </w:rPr>
        <w:t xml:space="preserve"> within the range</w:t>
      </w:r>
      <w:r w:rsidRPr="001D06A1">
        <w:rPr>
          <w:lang w:val="en-US"/>
        </w:rPr>
        <w:t xml:space="preserve"> of  </w:t>
      </w:r>
      <w:ins w:id="4019" w:author="Lucy Cowie" w:date="2021-07-28T12:33:00Z">
        <w:r w:rsidR="009301F7">
          <w:rPr>
            <w:lang w:val="en-US"/>
          </w:rPr>
          <w:t>–</w:t>
        </w:r>
      </w:ins>
      <w:del w:id="4020" w:author="Lucy Cowie" w:date="2021-07-28T12:33:00Z">
        <w:r w:rsidRPr="001D06A1" w:rsidDel="009301F7">
          <w:rPr>
            <w:lang w:val="en-US"/>
          </w:rPr>
          <w:delText>-</w:delText>
        </w:r>
      </w:del>
      <w:r w:rsidRPr="001D06A1">
        <w:rPr>
          <w:lang w:val="en-US"/>
        </w:rPr>
        <w:t xml:space="preserve">3 to </w:t>
      </w:r>
      <w:ins w:id="4021" w:author="Lucy Cowie" w:date="2021-07-28T12:33:00Z">
        <w:r w:rsidR="009301F7">
          <w:rPr>
            <w:lang w:val="en-US"/>
          </w:rPr>
          <w:t>–</w:t>
        </w:r>
      </w:ins>
      <w:del w:id="4022" w:author="Lucy Cowie" w:date="2021-07-28T12:33:00Z">
        <w:r w:rsidRPr="001D06A1" w:rsidDel="009301F7">
          <w:rPr>
            <w:lang w:val="en-US"/>
          </w:rPr>
          <w:delText>-</w:delText>
        </w:r>
      </w:del>
      <w:r w:rsidRPr="001D06A1">
        <w:rPr>
          <w:lang w:val="en-US"/>
        </w:rPr>
        <w:t>10 W m</w:t>
      </w:r>
      <w:ins w:id="4023" w:author="Lucy Cowie" w:date="2021-07-28T12:33:00Z">
        <w:r w:rsidR="009301F7">
          <w:rPr>
            <w:vertAlign w:val="superscript"/>
            <w:lang w:val="en-US"/>
          </w:rPr>
          <w:t>–</w:t>
        </w:r>
      </w:ins>
      <w:del w:id="4024" w:author="Lucy Cowie" w:date="2021-07-28T12:33:00Z">
        <w:r w:rsidRPr="001D06A1" w:rsidDel="009301F7">
          <w:rPr>
            <w:vertAlign w:val="superscript"/>
            <w:lang w:val="en-US"/>
          </w:rPr>
          <w:delText>-</w:delText>
        </w:r>
      </w:del>
      <w:r w:rsidRPr="001D06A1">
        <w:rPr>
          <w:vertAlign w:val="superscript"/>
          <w:lang w:val="en-US"/>
        </w:rPr>
        <w:t>2</w:t>
      </w:r>
      <w:r w:rsidRPr="001D06A1">
        <w:rPr>
          <w:lang w:val="en-US"/>
        </w:rPr>
        <w:t xml:space="preserve"> / (Pg yr</w:t>
      </w:r>
      <w:ins w:id="4025" w:author="Lucy Cowie" w:date="2021-07-28T12:34:00Z">
        <w:r w:rsidR="009301F7">
          <w:rPr>
            <w:vertAlign w:val="superscript"/>
            <w:lang w:val="en-US"/>
          </w:rPr>
          <w:t>–</w:t>
        </w:r>
      </w:ins>
      <w:del w:id="4026" w:author="Lucy Cowie" w:date="2021-07-28T12:34:00Z">
        <w:r w:rsidRPr="001D06A1" w:rsidDel="009301F7">
          <w:rPr>
            <w:vertAlign w:val="superscript"/>
            <w:lang w:val="en-US"/>
          </w:rPr>
          <w:delText>-</w:delText>
        </w:r>
      </w:del>
      <w:r w:rsidRPr="001D06A1">
        <w:rPr>
          <w:vertAlign w:val="superscript"/>
          <w:lang w:val="en-US"/>
        </w:rPr>
        <w:t>1</w:t>
      </w:r>
      <w:r w:rsidRPr="00A27297">
        <w:rPr>
          <w:lang w:val="en-US"/>
        </w:rPr>
        <w:t>), when emitt</w:t>
      </w:r>
      <w:r>
        <w:rPr>
          <w:lang w:val="en-US"/>
        </w:rPr>
        <w:t>ed</w:t>
      </w:r>
      <w:r w:rsidRPr="00A27297">
        <w:rPr>
          <w:lang w:val="en-US"/>
        </w:rPr>
        <w:t xml:space="preserve"> over tropical oceans in </w:t>
      </w:r>
      <w:r>
        <w:rPr>
          <w:lang w:val="en-US"/>
        </w:rPr>
        <w:t xml:space="preserve">ESMs </w:t>
      </w:r>
      <w:r w:rsidRPr="00A27297">
        <w:rPr>
          <w:lang w:val="en-US"/>
        </w:rPr>
        <w:t>in the Geoengineering Intercomparison Project (GeoMIP</w:t>
      </w:r>
      <w:ins w:id="4027" w:author="Ian Blenkinsop" w:date="2021-07-29T10:46:00Z">
        <w:r w:rsidR="00140B2C">
          <w:rPr>
            <w:lang w:val="en-US"/>
          </w:rPr>
          <w:t>;</w:t>
        </w:r>
      </w:ins>
      <w:del w:id="4028" w:author="Ian Blenkinsop" w:date="2021-07-29T10:46:00Z">
        <w:r w:rsidRPr="00A27297" w:rsidDel="00140B2C">
          <w:rPr>
            <w:lang w:val="en-US"/>
          </w:rPr>
          <w:delText>)</w:delText>
        </w:r>
      </w:del>
      <w:r w:rsidRPr="00A27297">
        <w:rPr>
          <w:lang w:val="en-US"/>
        </w:rPr>
        <w:t xml:space="preserve"> </w:t>
      </w:r>
      <w:r w:rsidRPr="00375BAC">
        <w:fldChar w:fldCharType="begin" w:fldLock="1"/>
      </w:r>
      <w:r w:rsidR="00D477C7">
        <w:rPr>
          <w:lang w:val="en-US"/>
        </w:rPr>
        <w:instrText>ADDIN CSL_CITATION { "citationItems" : [ { "id" : "ITEM-1", "itemData" : { "DOI" : "10.5194/acp-17-13071-2017", "ISSN" : "1680-7324", "abstract" : "Abstract. Marine cloud brightening through sea spray injection has been proposed as a climate engineering method for avoiding the most severe consequences of global warming. A limitation of most of the previous modelling studies on marine cloud brightening is that they have either considered individual models or only investigated the effects of a specific increase in the number of cloud droplets. Here we present results from coordinated simulations with three Earth system models (ESMs) participating in the Geoengineering Model Intercomparison Project (GeoMIP) G4sea-salt experiment. Injection rates of accumulation-mode sea spray aerosol particles over ocean between 30\u00b0 N and 30\u00b0 S are set in each model to generate a global-mean effective radiative forcing (ERF) of \u22122.0 W m\u22122 at the top of the atmosphere. We find that the injection increases the cloud droplet number concentration in lower layers, reduces the cloud-top effective droplet radius, and increases the cloud optical depth over the injection area. We also find, however, that the global-mean clear-sky ERF by the injected particles is as large as the corresponding total ERF in all three ESMs, indicating a large potential of the aerosol direct effect in regions of low cloudiness. The largest enhancement in ERF due to the presence of clouds occur as expected in the subtropical stratocumulus regions off the west coasts of the American and African continents. However, outside these regions, the ERF is in general equally large in cloudy and clear-sky conditions. These findings suggest a more important role of the aerosol direct effect in sea spray climate engineering than previously thought.", "author" : [ { "dropping-particle" : "", "family" : "Ahlm", "given" : "Lars", "non-dropping-particle" : "", "parse-names" : false, "suffix" : "" }, { "dropping-particle" : "", "family" : "Jones", "given" : "Andy", "non-dropping-particle" : "", "parse-names" : false, "suffix" : "" }, { "dropping-particle" : "", "family" : "Stjern", "given" : "Camilla W.", "non-dropping-particle" : "", "parse-names" : false, "suffix" : "" }, { "dropping-particle" : "", "family" : "Muri", "given" : "Helene", "non-dropping-particle" : "", "parse-names" : false, "suffix" : "" }, { "dropping-particle" : "", "family" : "Kravitz", "given" : "Ben", "non-dropping-particle" : "", "parse-names" : false, "suffix" : "" }, { "dropping-particle" : "", "family" : "Kristj\u00e1nsson", "given" : "J\u00f3n Egill", "non-dropping-particle" : "", "parse-names" : false, "suffix" : "" } ], "container-title" : "Atmospheric Chemistry and Physics", "id" : "ITEM-1", "issue" : "21", "issued" : { "date-parts" : [ [ "2017", "11", "6" ] ] }, "page" : "13071-13087", "title" : "Marine cloud brightening \u2013 as effective without clouds", "translator" : [ { "dropping-particle" : "", "family" : "G4498", "given" : "", "non-dropping-particle" : "", "parse-names" : false, "suffix" : "" } ], "type" : "article-journal", "volume" : "17" }, "uris" : [ "http://www.mendeley.com/documents/?uuid=3f03cb91-cd85-45f1-9d5d-dbb21b7d38c9" ] } ], "mendeley" : { "formattedCitation" : "(Ahlm et al., 2017)", "plainTextFormattedCitation" : "(Ahlm et al., 2017)", "previouslyFormattedCitation" : "(Ahlm et al., 2017)" }, "properties" : { "noteIndex" : 0 }, "schema" : "https://github.com/citation-style-language/schema/raw/master/csl-citation.json" }</w:instrText>
      </w:r>
      <w:r w:rsidRPr="00375BAC">
        <w:fldChar w:fldCharType="separate"/>
      </w:r>
      <w:del w:id="4029" w:author="Ian Blenkinsop" w:date="2021-07-29T10:46:00Z">
        <w:r w:rsidR="00CB33A1" w:rsidDel="00140B2C">
          <w:rPr>
            <w:noProof/>
            <w:lang w:val="en-US"/>
          </w:rPr>
          <w:delText>(</w:delText>
        </w:r>
      </w:del>
      <w:r w:rsidR="00CB33A1">
        <w:rPr>
          <w:noProof/>
          <w:lang w:val="en-US"/>
        </w:rPr>
        <w:t>Ahlm et al., 2017)</w:t>
      </w:r>
      <w:r w:rsidRPr="00375BAC">
        <w:fldChar w:fldCharType="end"/>
      </w:r>
      <w:r w:rsidRPr="00C827FE">
        <w:rPr>
          <w:lang w:val="en-US"/>
        </w:rPr>
        <w:t xml:space="preserve">. </w:t>
      </w:r>
      <w:r w:rsidRPr="001D06A1">
        <w:rPr>
          <w:lang w:val="en-US"/>
        </w:rPr>
        <w:t>Cloud</w:t>
      </w:r>
      <w:ins w:id="4030" w:author="Lucy Cowie" w:date="2021-07-28T12:36:00Z">
        <w:r w:rsidR="00CA1C41">
          <w:rPr>
            <w:lang w:val="en-US"/>
          </w:rPr>
          <w:t>-</w:t>
        </w:r>
      </w:ins>
      <w:del w:id="4031" w:author="Lucy Cowie" w:date="2021-07-28T12:36:00Z">
        <w:r w:rsidRPr="001D06A1" w:rsidDel="00CA1C41">
          <w:rPr>
            <w:lang w:val="en-US"/>
          </w:rPr>
          <w:delText xml:space="preserve"> </w:delText>
        </w:r>
      </w:del>
      <w:r w:rsidRPr="001D06A1">
        <w:rPr>
          <w:lang w:val="en-US"/>
        </w:rPr>
        <w:t>resolving models reveal</w:t>
      </w:r>
      <w:ins w:id="4032" w:author="Lucy Cowie" w:date="2021-07-28T12:37:00Z">
        <w:r w:rsidR="00636BB9">
          <w:rPr>
            <w:lang w:val="en-US"/>
          </w:rPr>
          <w:t xml:space="preserve"> the</w:t>
        </w:r>
      </w:ins>
      <w:r w:rsidRPr="001D06A1">
        <w:rPr>
          <w:lang w:val="en-US"/>
        </w:rPr>
        <w:t xml:space="preserve"> complex behaviour and response of stratocumulus clouds to seeding,</w:t>
      </w:r>
      <w:r>
        <w:rPr>
          <w:lang w:val="en-US"/>
        </w:rPr>
        <w:t xml:space="preserve"> in</w:t>
      </w:r>
      <w:r w:rsidRPr="001D06A1">
        <w:rPr>
          <w:lang w:val="en-US"/>
        </w:rPr>
        <w:t xml:space="preserve"> that the ERF efficiency depends on meteorological conditions, and the ambient aerosol composition, where lower background particle concentrations may increase the ER</w:t>
      </w:r>
      <w:r w:rsidRPr="00A27297">
        <w:rPr>
          <w:lang w:val="en-US"/>
        </w:rPr>
        <w:t>F</w:t>
      </w:r>
      <w:r w:rsidRPr="00D805BF">
        <w:rPr>
          <w:vertAlign w:val="subscript"/>
          <w:lang w:val="en-US"/>
        </w:rPr>
        <w:t>aci</w:t>
      </w:r>
      <w:r w:rsidRPr="00D805BF">
        <w:rPr>
          <w:lang w:val="en-US"/>
        </w:rPr>
        <w:t xml:space="preserve"> efficiency </w:t>
      </w:r>
      <w:r w:rsidRPr="00375BAC">
        <w:fldChar w:fldCharType="begin" w:fldLock="1"/>
      </w:r>
      <w:r w:rsidR="00D477C7">
        <w:rPr>
          <w:lang w:val="en-US"/>
        </w:rPr>
        <w:instrText>ADDIN CSL_CITATION { "citationItems" : [ { "id" : "ITEM-1", "itemData" : { "DOI" : "10.5194/acp-11-4237-2011", "ISSN" : "16807316", "abstract" : "We use a cloud-system-resolving model to study marine-cloud brightening. We examine how injected aerosol particles that act as cloud condensation nuclei (CCN) are transported within the marine boundary layer and how the additional particles in clouds impact cloud microphysical processes, and feedback on dynamics. Results show that the effectiveness of cloud brightening depends strongly on meteorological and background aerosol conditions. Cloud albedo enhancement is very effective in a weakly precipitating boundary layer and in CCN-limited conditions preceded by heavy and/or persistent precipitation. The additional CCN help sustain cloud water by weakening the precipitation substantially in the former case and preventing the boundary layer from collapse in the latter. For a given amount of injected CCN, the injection method (i.e., number and distribution of sprayers) is critical to the spatial distribution of these CCN. Both the areal coverage and the number concentration of injected particles are key players but neither one always emerges as more important than the other. The same amount of injected material is much less effective in either strongly precipitating clouds or polluted clouds, and it is ineffective in a relatively dry boundary layer that supports clouds of low liquid water path. In the polluted case and \"dry\" case, the CCN injection increases drop number concentration but lowers supersaturation and liquid water path. As a result, the cloud experiences very weak albedo enhancement, regardless of the injection method. \u00a9 2011 Author(s).", "author" : [ { "dropping-particle" : "", "family" : "Wang", "given" : "H.", "non-dropping-particle" : "", "parse-names" : false, "suffix" : "" }, { "dropping-particle" : "", "family" : "Rasch", "given" : "P. J.", "non-dropping-particle" : "", "parse-names" : false, "suffix" : "" }, { "dropping-particle" : "", "family" : "Feingold", "given" : "G.", "non-dropping-particle" : "", "parse-names" : false, "suffix" : "" } ], "container-title" : "Atmospheric Chemistry and Physics", "id" : "ITEM-1", "issued" : { "date-parts" : [ [ "2011" ] ] }, "title" : "Manipulating marine stratocumulus cloud amount and albedo: A process-modelling study of aerosol-cloud-precipitation interactions in response to injection of cloud condensation nuclei", "translator" : [ { "dropping-particle" : "", "family" : "G4345", "given" : "", "non-dropping-particle" : "", "parse-names" : false, "suffix" : "" } ], "type" : "article-journal" }, "uris" : [ "http://www.mendeley.com/documents/?uuid=01880ef4-109a-4950-b0bc-372437d91692" ] } ], "mendeley" : { "formattedCitation" : "(Wang et al., 2011)", "plainTextFormattedCitation" : "(Wang et al., 2011)", "previouslyFormattedCitation" : "(Wang et al., 2011)" }, "properties" : { "noteIndex" : 0 }, "schema" : "https://github.com/citation-style-language/schema/raw/master/csl-citation.json" }</w:instrText>
      </w:r>
      <w:r w:rsidRPr="00375BAC">
        <w:fldChar w:fldCharType="separate"/>
      </w:r>
      <w:r w:rsidR="00CB33A1">
        <w:rPr>
          <w:noProof/>
          <w:lang w:val="en-US"/>
        </w:rPr>
        <w:t>(Wang et al., 2011)</w:t>
      </w:r>
      <w:r w:rsidRPr="00375BAC">
        <w:fldChar w:fldCharType="end"/>
      </w:r>
      <w:r w:rsidRPr="00C827FE">
        <w:rPr>
          <w:lang w:val="en-US"/>
        </w:rPr>
        <w:t xml:space="preserve">. </w:t>
      </w:r>
      <w:r w:rsidRPr="001D06A1">
        <w:rPr>
          <w:lang w:val="en-US"/>
        </w:rPr>
        <w:t xml:space="preserve">Seeding could suppress precipitation formation and drizzle, and hence increase the lifetime of clouds, preserving their cooling effect </w:t>
      </w:r>
      <w:r w:rsidRPr="00375BAC">
        <w:fldChar w:fldCharType="begin" w:fldLock="1"/>
      </w:r>
      <w:r w:rsidR="00D477C7">
        <w:rPr>
          <w:lang w:val="en-US"/>
        </w:rPr>
        <w:instrText>ADDIN CSL_CITATION { "citationItems" : [ { "id" : "ITEM-1", "itemData" : { "DOI" : "10.1175/1520-0469(2000)057&lt;2707:DSIST&gt;2.0.CO;2", "ISSN" : "00224928", "abstract" : "Although drizzle was a relatively infrequent occurrence during the Monterey Area Ship Track study, diverse measurements from several sources produced data signals consistent with a reduction in drizzle drops in stratus clouds affected by ship effluents. Concurrent increases in liquid water in the cloud droplet size range, due to redistribution from the drizzle mode, were not always observed, possibly because of the relatively small and often negligible amounts of water in the drizzle mode. Significant changes in cloud droplet size distribution, as well as reductions in drizzle flux and concentrations of drops &gt;50-\u03bcm radius, were observed in ship tracks when drizzle was more uniformly present in the ambient cloud. Radiometric measurements showed that increased droplet concentrations in ship tracks, which resulted in reduced droplet sizes, can significantly alter the liquid water path. Radar observations indicated that the reduced reflectivities of ship tracks compared with ambient clouds may be due to reductions in the concentrations of larger drops and/or reductions in the sizes of these drops. Two independent modeling studies showed decreases in drizzle in ship tracks due to the presence of smaller cloud droplets that reduced the efficiency of drop growth by collisions.", "author" : [ { "dropping-particle" : "", "family" : "Ferek", "given" : "Ronald J.", "non-dropping-particle" : "", "parse-names" : false, "suffix" : "" }, { "dropping-particle" : "", "family" : "Garrett", "given" : "Timothy", "non-dropping-particle" : "", "parse-names" : false, "suffix" : "" }, { "dropping-particle" : "V.", "family" : "Hobbs", "given" : "Peter", "non-dropping-particle" : "", "parse-names" : false, "suffix" : "" }, { "dropping-particle" : "", "family" : "Strader", "given" : "Scott", "non-dropping-particle" : "", "parse-names" : false, "suffix" : "" }, { "dropping-particle" : "", "family" : "Johnson", "given" : "Doug", "non-dropping-particle" : "", "parse-names" : false, "suffix" : "" }, { "dropping-particle" : "", "family" : "Taylor", "given" : "Jonathan P.", "non-dropping-particle" : "", "parse-names" : false, "suffix" : "" }, { "dropping-particle" : "", "family" : "Nielsen", "given" : "Kurt", "non-dropping-particle" : "", "parse-names" : false, "suffix" : "" }, { "dropping-particle" : "", "family" : "Ackerman", "given" : "Andrew S.", "non-dropping-particle" : "", "parse-names" : false, "suffix" : "" }, { "dropping-particle" : "", "family" : "Kogan", "given" : "Yefim", "non-dropping-particle" : "", "parse-names" : false, "suffix" : "" }, { "dropping-particle" : "", "family" : "Liu", "given" : "Qingfu", "non-dropping-particle" : "", "parse-names" : false, "suffix" : "" }, { "dropping-particle" : "", "family" : "Albrecht", "given" : "Bruce A.", "non-dropping-particle" : "", "parse-names" : false, "suffix" : "" }, { "dropping-particle" : "", "family" : "Babb", "given" : "David", "non-dropping-particle" : "", "parse-names" : false, "suffix" : "" } ], "container-title" : "Journal of the Atmospheric Sciences", "id" : "ITEM-1", "issued" : { "date-parts" : [ [ "2000" ] ] }, "title" : "Drizzle suppression in ship tracks", "translator" : [ { "dropping-particle" : "", "family" : "G4495", "given" : "", "non-dropping-particle" : "", "parse-names" : false, "suffix" : "" } ], "type" : "article-journal" }, "uris" : [ "http://www.mendeley.com/documents/?uuid=ab39eab3-833f-4da5-ac6b-921fcae5bc57" ] } ], "mendeley" : { "formattedCitation" : "(Ferek et al., 2000)", "plainTextFormattedCitation" : "(Ferek et al., 2000)", "previouslyFormattedCitation" : "(Ferek et al., 2000)" }, "properties" : { "noteIndex" : 0 }, "schema" : "https://github.com/citation-style-language/schema/raw/master/csl-citation.json" }</w:instrText>
      </w:r>
      <w:r w:rsidRPr="00375BAC">
        <w:fldChar w:fldCharType="separate"/>
      </w:r>
      <w:r w:rsidR="00CB33A1">
        <w:rPr>
          <w:noProof/>
          <w:lang w:val="en-US"/>
        </w:rPr>
        <w:t>(Ferek et al., 2000)</w:t>
      </w:r>
      <w:r w:rsidRPr="00375BAC">
        <w:fldChar w:fldCharType="end"/>
      </w:r>
      <w:r w:rsidRPr="00C827FE">
        <w:rPr>
          <w:lang w:val="en-US"/>
        </w:rPr>
        <w:t xml:space="preserve">. </w:t>
      </w:r>
      <w:r w:rsidRPr="001D06A1">
        <w:rPr>
          <w:lang w:val="en-US"/>
        </w:rPr>
        <w:t>In contrast, cloud lifetime could be decreased by making the smaller droplets more susceptible to evaporation. Modelling studies have shown that a positive ERF</w:t>
      </w:r>
      <w:r w:rsidRPr="00A27297">
        <w:rPr>
          <w:vertAlign w:val="subscript"/>
          <w:lang w:val="en-US"/>
        </w:rPr>
        <w:t xml:space="preserve">aci </w:t>
      </w:r>
      <w:r w:rsidRPr="00D805BF">
        <w:rPr>
          <w:lang w:val="en-US"/>
        </w:rPr>
        <w:t xml:space="preserve">(warming) could also result from seeding clouds with too large aerosols </w:t>
      </w:r>
      <w:r w:rsidRPr="00375BAC">
        <w:fldChar w:fldCharType="begin" w:fldLock="1"/>
      </w:r>
      <w:r w:rsidR="00D477C7">
        <w:rPr>
          <w:lang w:val="en-US"/>
        </w:rPr>
        <w:instrText>ADDIN CSL_CITATION { "citationItems" : [ { "id" : "ITEM-1", "itemData" : { "DOI" : "10.5194/acp-12-11647-2012", "ISSN" : "16807316", "abstract" : "Artificially increasing the albedo of marine boundary layer clouds by the mechanical emission of sea spray aerosol has been proposed as a geoengineering technique to slow the warming caused by anthropogenic greenhouse gases. A previous global model study (Korhonen et al., 2010) found that only modest increases (&lt; 20%) and sometimes even decreases in cloud drop number (CDN) concentrations would result from emission scenarios calculated using a windspeed dependent geoengineering flux parameterisation. Here we extend that work to examine the conditions under which decreases in CDN can occur, and use three independent global models to quantify maximum achievable CDN changes. We find that decreases in CDN can occur when at least three of the following conditions are met: the injected particle number is &lt; 100 cm-3, the injected diameter is &gt; 250-300 nm, the background aerosol loading is large (\u2265 150 cm-3) and the in-cloud updraught velocity is low (&lt; 0.2 m s -1). With lower background loadings and/or increased updraught velocity, significant increases in CDN can be achieved. None of the global models predict a decrease in CDN as a result of geoengineering, although there is considerable diversity in the calculated efficiency of geoengineering, which arises from the diversity in the simulated marine aerosol distributions. All three models show a small dependence of geoengineering efficiency on the injected particle size and the geometric standard deviation of the injected mode. However, the achievability of significant cloud drop enhancements is strongly dependent on the cloud updraught speed. With an updraught speed of 0.1 m s-1 a global mean CDN of 375 cm-3 (previously estimated to cancel the forcing caused by CO2 doubling) is achievable in only about 50% of grid boxes which have &gt; 50% cloud cover, irrespective of the amount of aerosol injected. But at stronger updraft speeds (0.2 m s -1), higher values of CDN are achievable due to the elevated in-cloud supersaturations. Achieving a value of 375 cm-3 in regions dominated by stratocumulus clouds with relatively weak updrafts cannot be attained regardless of the number of injected particles, thereby limiting the efficacy of sea spray geoengineering.", "author" : [ { "dropping-particle" : "", "family" : "Pringle", "given" : "K. J.", "non-dropping-particle" : "", "parse-names" : false, "suffix" : "" }, { "dropping-particle" : "", "family" : "Carslaw", "given" : "K. S.", "non-dropping-particle" : "", "parse-names" : false, "suffix" : "" }, { "dropping-particle" : "", "family" : "Fan", "given" : "T.", "non-dropping-particle" : "", "parse-names" : false, "suffix" : "" }, { "dropping-particle" : "", "family" : "Mann", "given" : "G. W.", "non-dropping-particle" : "", "parse-names" : false, "suffix" : "" }, { "dropping-particle" : "", "family" : "Hill", "given" : "A.", "non-dropping-particle" : "", "parse-names" : false, "suffix" : "" }, { "dropping-particle" : "", "family" : "Stier", "given" : "P.", "non-dropping-particle" : "", "parse-names" : false, "suffix" : "" }, { "dropping-particle" : "", "family" : "Zhang", "given" : "K.", "non-dropping-particle" : "", "parse-names" : false, "suffix" : "" }, { "dropping-particle" : "", "family" : "Tost", "given" : "H.", "non-dropping-particle" : "", "parse-names" : false, "suffix" : "" } ], "container-title" : "Atmospheric Chemistry and Physics", "id" : "ITEM-1", "issued" : { "date-parts" : [ [ "2012" ] ] }, "title" : "A multi-model assessment of the impact of sea spray geoengineering on cloud droplet number", "translator" : [ { "dropping-particle" : "", "family" : "G4337", "given" : "", "non-dropping-particle" : "", "parse-names" : false, "suffix" : "" } ], "type" : "article-journal" }, "uris" : [ "http://www.mendeley.com/documents/?uuid=4dd4d442-1969-4e6e-a816-40be30d98d50" ] }, { "id" : "ITEM-2", "itemData" : { "DOI" : "10.1029/2012GL054286", "ISSN" : "00948276", "abstract" : "Marine cloud brightening (MCB) is a proposed technique to limit global warming through injections of sea spray into the marine boundary layer. Using the Norwegian Earth System Model, the sensitivity of MCB to sea salt amount and particle size was studied by running a set of simulations in which Aitken (re = 0.04 \u03bcm), accumulation (re = 0.22 \u03bcm), or coarse (re = 2.46 \u03bcm) mode sea salt emissions were increased uniformly by 10-11 to 10-8 kg m-2 s -1. As desired, accumulation mode particles had a negative radiative effect of down to -3.3W m-2. Conversely, for Aitken mode particles, injections of 10-10 kg m-2 s-1 or greater led to a positive forcing of up to 8.4W m-2, caused by a strong competition effect combined with the high critical supersaturation of Aitken mode sea salt. The coarse mode particles gave a positive forcing of up to 1.2W m-2 because of a decrease in activation of background aerosols. Sensitivity experiments show that the competition effect dominated our results. MCB may have a cooling effect, but if the wrong size or injection amount is used, our simulations show a warming effect on the climate system. \u00a9 2013. American Geophysical Union. All Rights Reserved.", "author" : [ { "dropping-particle" : "", "family" : "Alterskj\u00e6r", "given" : "K.", "non-dropping-particle" : "", "parse-names" : false, "suffix" : "" }, { "dropping-particle" : "", "family" : "Kristj\u00e1nsson", "given" : "J. E.", "non-dropping-particle" : "", "parse-names" : false, "suffix" : "" } ], "container-title" : "Geophysical Research Letters", "id" : "ITEM-2", "issued" : { "date-parts" : [ [ "2013" ] ] }, "title" : "The sign of the radiative forcing from marine cloud brightening depends on both particle size and injection amount", "translator" : [ { "dropping-particle" : "", "family" : "G4325", "given" : "", "non-dropping-particle" : "", "parse-names" : false, "suffix" : "" } ], "type" : "article-journal" }, "uris" : [ "http://www.mendeley.com/documents/?uuid=c410f8da-b92d-4cdf-bc95-4fe65daa910a" ] } ], "mendeley" : { "formattedCitation" : "(Pringle et al., 2012; Alterskj\u00e6r and Kristj\u00e1nsson, 2013)", "plainTextFormattedCitation" : "(Pringle et al., 2012; Alterskj\u00e6r and Kristj\u00e1nsson, 2013)", "previouslyFormattedCitation" : "(Pringle et al., 2012; Alterskj\u00e6r and Kristj\u00e1nsson, 2013)" }, "properties" : { "noteIndex" : 0 }, "schema" : "https://github.com/citation-style-language/schema/raw/master/csl-citation.json" }</w:instrText>
      </w:r>
      <w:r w:rsidRPr="00375BAC">
        <w:fldChar w:fldCharType="separate"/>
      </w:r>
      <w:r w:rsidR="00CB33A1">
        <w:rPr>
          <w:noProof/>
          <w:lang w:val="en-US"/>
        </w:rPr>
        <w:t>(Pringle et al., 2012; Alterskjær and Kristjánsson, 2013)</w:t>
      </w:r>
      <w:r w:rsidRPr="00375BAC">
        <w:fldChar w:fldCharType="end"/>
      </w:r>
      <w:r w:rsidRPr="00C827FE">
        <w:rPr>
          <w:lang w:val="en-US"/>
        </w:rPr>
        <w:t xml:space="preserve">. </w:t>
      </w:r>
      <w:r w:rsidRPr="001D06A1">
        <w:rPr>
          <w:lang w:val="en-US"/>
        </w:rPr>
        <w:t xml:space="preserve">These processes, and the combination of these, are not well understood, and may have a </w:t>
      </w:r>
      <w:r>
        <w:rPr>
          <w:lang w:val="en-US"/>
        </w:rPr>
        <w:t>limited</w:t>
      </w:r>
      <w:r w:rsidRPr="001D06A1">
        <w:rPr>
          <w:lang w:val="en-US"/>
        </w:rPr>
        <w:t xml:space="preserve"> representation in models, or counteracting errors </w:t>
      </w:r>
      <w:r w:rsidRPr="00375BAC">
        <w:fldChar w:fldCharType="begin" w:fldLock="1"/>
      </w:r>
      <w:r w:rsidR="00D477C7">
        <w:rPr>
          <w:lang w:val="en-US"/>
        </w:rPr>
        <w:instrText>ADDIN CSL_CITATION { "citationItems" : [ { "id" : "ITEM-1", "itemData" : { "author" : [ { "dropping-particle" : "", "family" : "M\u00fclmenst\u00e4dt", "given" : "Johannes", "non-dropping-particle" : "", "parse-names" : false, "suffix" : "" }, { "dropping-particle" : "", "family" : "Feingold", "given" : "Graham", "non-dropping-particle" : "", "parse-names" : false, "suffix" : "" } ], "id" : "ITEM-1", "issued" : { "date-parts" : [ [ "2018" ] ] }, "page" : "23-40", "title" : "The Radiative Forcing of Aerosol \u2013 Cloud Interactions in Liquid Clouds : State of the Field", "translator" : [ { "dropping-particle" : "", "family" : "G4817", "given" : "", "non-dropping-particle" : "", "parse-names" : false, "suffix" : "" } ], "type" : "article-journal" }, "uris" : [ "http://www.mendeley.com/documents/?uuid=5d5dc27e-817c-43fe-912b-38f372330ae0" ] } ], "mendeley" : { "formattedCitation" : "(M\u00fclmenst\u00e4dt and Feingold, 2018)", "plainTextFormattedCitation" : "(M\u00fclmenst\u00e4dt and Feingold, 2018)", "previouslyFormattedCitation" : "(M\u00fclmenst\u00e4dt and Feingold, 2018)" }, "properties" : { "noteIndex" : 0 }, "schema" : "https://github.com/citation-style-language/schema/raw/master/csl-citation.json" }</w:instrText>
      </w:r>
      <w:r w:rsidRPr="00375BAC">
        <w:fldChar w:fldCharType="separate"/>
      </w:r>
      <w:r w:rsidR="00CB33A1">
        <w:rPr>
          <w:noProof/>
          <w:lang w:val="en-US"/>
        </w:rPr>
        <w:t>(Mülmenstädt and Feingold, 2018)</w:t>
      </w:r>
      <w:r w:rsidRPr="00375BAC">
        <w:fldChar w:fldCharType="end"/>
      </w:r>
      <w:r w:rsidRPr="001D06A1">
        <w:rPr>
          <w:lang w:val="en-US"/>
        </w:rPr>
        <w:t>, lending</w:t>
      </w:r>
      <w:r w:rsidRPr="001D06A1">
        <w:rPr>
          <w:i/>
          <w:iCs/>
          <w:lang w:val="en-US"/>
        </w:rPr>
        <w:t xml:space="preserve"> low </w:t>
      </w:r>
      <w:r w:rsidRPr="00F17AFC">
        <w:rPr>
          <w:lang w:val="en-US"/>
          <w:rPrChange w:id="4033" w:author="Lucy Cowie" w:date="2021-07-28T12:38:00Z">
            <w:rPr>
              <w:i/>
              <w:iCs/>
              <w:lang w:val="en-US"/>
            </w:rPr>
          </w:rPrChange>
        </w:rPr>
        <w:t>to</w:t>
      </w:r>
      <w:r w:rsidRPr="001D06A1">
        <w:rPr>
          <w:i/>
          <w:iCs/>
          <w:lang w:val="en-US"/>
        </w:rPr>
        <w:t xml:space="preserve"> medium confidence</w:t>
      </w:r>
      <w:r w:rsidRPr="001D06A1">
        <w:rPr>
          <w:lang w:val="en-US"/>
        </w:rPr>
        <w:t xml:space="preserve"> to the ERF estimates.</w:t>
      </w:r>
    </w:p>
    <w:p w14:paraId="0AA359DE" w14:textId="77777777" w:rsidR="00DF552C" w:rsidRPr="00C827FE" w:rsidRDefault="00DF552C" w:rsidP="00D5630D">
      <w:pPr>
        <w:pStyle w:val="AR6BodyText"/>
        <w:rPr>
          <w:lang w:val="en-US"/>
        </w:rPr>
      </w:pPr>
    </w:p>
    <w:p w14:paraId="37BB55AB" w14:textId="77287208" w:rsidR="00DF552C" w:rsidRPr="00C827FE" w:rsidRDefault="00DF552C" w:rsidP="00D5630D">
      <w:pPr>
        <w:pStyle w:val="AR6BodyText"/>
        <w:rPr>
          <w:lang w:val="en-US"/>
        </w:rPr>
      </w:pPr>
      <w:r w:rsidRPr="001D06A1">
        <w:rPr>
          <w:lang w:val="en-US"/>
        </w:rPr>
        <w:t>Modelled ERF</w:t>
      </w:r>
      <w:r w:rsidRPr="002448ED">
        <w:rPr>
          <w:vertAlign w:val="subscript"/>
          <w:lang w:val="en-US"/>
        </w:rPr>
        <w:t>aci</w:t>
      </w:r>
      <w:r w:rsidRPr="001D06A1">
        <w:rPr>
          <w:lang w:val="en-US"/>
        </w:rPr>
        <w:t xml:space="preserve"> associated with cirrus cloud thinning (CCT) cover a wide range in the literature, and the maximum are of the order of </w:t>
      </w:r>
      <w:ins w:id="4034" w:author="Lucy Cowie" w:date="2021-07-28T12:40:00Z">
        <w:r w:rsidR="003E1CA1">
          <w:rPr>
            <w:lang w:val="en-US"/>
          </w:rPr>
          <w:t>–</w:t>
        </w:r>
      </w:ins>
      <w:del w:id="4035" w:author="Lucy Cowie" w:date="2021-07-28T12:40:00Z">
        <w:r w:rsidRPr="001D06A1" w:rsidDel="003E1CA1">
          <w:rPr>
            <w:lang w:val="en-US"/>
          </w:rPr>
          <w:delText>-</w:delText>
        </w:r>
      </w:del>
      <w:r w:rsidRPr="001D06A1">
        <w:rPr>
          <w:lang w:val="en-US"/>
        </w:rPr>
        <w:t xml:space="preserve">0.8 to </w:t>
      </w:r>
      <w:ins w:id="4036" w:author="Lucy Cowie" w:date="2021-07-28T12:40:00Z">
        <w:r w:rsidR="003E1CA1">
          <w:rPr>
            <w:lang w:val="en-US"/>
          </w:rPr>
          <w:t>–</w:t>
        </w:r>
      </w:ins>
      <w:del w:id="4037" w:author="Lucy Cowie" w:date="2021-07-28T12:40:00Z">
        <w:r w:rsidRPr="001D06A1" w:rsidDel="003E1CA1">
          <w:rPr>
            <w:lang w:val="en-US"/>
          </w:rPr>
          <w:delText>-</w:delText>
        </w:r>
      </w:del>
      <w:r w:rsidRPr="001D06A1">
        <w:rPr>
          <w:lang w:val="en-US"/>
        </w:rPr>
        <w:t>3.5 W m</w:t>
      </w:r>
      <w:ins w:id="4038" w:author="Lucy Cowie" w:date="2021-07-28T12:40:00Z">
        <w:r w:rsidR="003E1CA1">
          <w:rPr>
            <w:vertAlign w:val="superscript"/>
            <w:lang w:val="en-US"/>
          </w:rPr>
          <w:t>–</w:t>
        </w:r>
      </w:ins>
      <w:del w:id="4039" w:author="Lucy Cowie" w:date="2021-07-28T12:40:00Z">
        <w:r w:rsidRPr="001D06A1" w:rsidDel="003E1CA1">
          <w:rPr>
            <w:vertAlign w:val="superscript"/>
            <w:lang w:val="en-US"/>
          </w:rPr>
          <w:delText>-</w:delText>
        </w:r>
      </w:del>
      <w:r w:rsidRPr="001D06A1">
        <w:rPr>
          <w:vertAlign w:val="superscript"/>
          <w:lang w:val="en-US"/>
        </w:rPr>
        <w:t>2</w:t>
      </w:r>
      <w:r w:rsidRPr="00A27297">
        <w:rPr>
          <w:lang w:val="en-US"/>
        </w:rPr>
        <w:t xml:space="preserve">, though they are of </w:t>
      </w:r>
      <w:r w:rsidRPr="00D805BF">
        <w:rPr>
          <w:i/>
          <w:iCs/>
          <w:lang w:val="en-US"/>
        </w:rPr>
        <w:t>low confidence</w:t>
      </w:r>
      <w:r w:rsidRPr="00D805BF">
        <w:rPr>
          <w:lang w:val="en-US"/>
        </w:rPr>
        <w:t>, with some studies using more simplified representation</w:t>
      </w:r>
      <w:r w:rsidRPr="00BE06EF">
        <w:rPr>
          <w:lang w:val="en-US"/>
        </w:rPr>
        <w:t xml:space="preserve">s </w:t>
      </w:r>
      <w:r w:rsidRPr="00375BAC">
        <w:rPr>
          <w:vertAlign w:val="superscript"/>
        </w:rPr>
        <w:fldChar w:fldCharType="begin" w:fldLock="1"/>
      </w:r>
      <w:r w:rsidR="00D477C7">
        <w:rPr>
          <w:vertAlign w:val="superscript"/>
          <w:lang w:val="en-US"/>
        </w:rPr>
        <w:instrText>ADDIN CSL_CITATION { "citationItems" : [ { "id" : "ITEM-1", "itemData" : { "DOI" : "10.1088/1748-9326/4/4/045102", "ISSN" : "17489326", "abstract" : "Greenhouse gases and cirrus clouds regulate outgoing longwave radiation (OLR) and cirrus cloud coverage is predicted to be sensitive to the ice fall speed which depends on ice crystal size. The higher the cirrus, the greater their impact is on OLR. Thus by changing ice crystal size in the coldest cirrus, OLR and climate might be modified. Fortunately the coldest cirrus have the highest ice supersaturation due to the dominance of homogeneous freezing nucleation. Seeding such cirrus with very efficient heterogeneous ice nuclei should produce larger ice crystals due to vapor competition effects, thus increasing OLR and surface cooling. Preliminary estimates of this global net cloud forcing are more negative than -2.8Wm-2 and could neutralize the radiative forcing due to a CO2 doubling (3.7Wm-2). A potential delivery mechanism for the seeding material is already in place: the airline industry. Since seeding aerosol residence times in the troposphere are relatively short, the climate might return to its normal state within months after stopping the geoengineering experiment. The main known drawback to this approach is that it would not stop ocean acidification. It does not have many of the drawbacks that stratospheric injection of sulfur species has. \u00a9 2009 IOP Publishing Ltd.", "author" : [ { "dropping-particle" : "", "family" : "Mitchell", "given" : "David L.", "non-dropping-particle" : "", "parse-names" : false, "suffix" : "" }, { "dropping-particle" : "", "family" : "Finnegan", "given" : "William", "non-dropping-particle" : "", "parse-names" : false, "suffix" : "" } ], "container-title" : "Environmental Research Letters", "id" : "ITEM-1", "issued" : { "date-parts" : [ [ "2009" ] ] }, "title" : "Modification of cirrus clouds to reduce global warming", "translator" : [ { "dropping-particle" : "", "family" : "G4494", "given" : "", "non-dropping-particle" : "", "parse-names" : false, "suffix" : "" } ], "type" : "article-journal" }, "uris" : [ "http://www.mendeley.com/documents/?uuid=e82db138-4002-45f1-9a6c-280769dbf0fd" ] }, { "id" : "ITEM-2", "itemData" : { "DOI" : "10.1029/2012GL054201", "ISSN" : "00948276", "abstract" : "Cirrus clouds, thin ice clouds in the upper troposphere, have a net warming effect on Earth's climate. Consequently, a reduction in cirrus cloud amount or optical thickness would cool the climate. Recent research indicates that by seeding cirrus clouds with particles that promote ice nucleation, their lifetimes and coverage could be reduced. We have tested this hypothesis in a global climate model with a state-of-the-art representation of cirrus clouds and find that cirrus cloud seeding has the potential to cancel the entire warming caused by human activity from pre-industrial times to present day. However, the desired effect is only obtained for seeding particle concentrations that lie within an optimal range. With lower than optimal particle concentrations, a seeding exercise would have no effect. Moreover, a higher than optimal concentration results in an over-seeding that could have the deleterious effect of prolonging cirrus lifetime and contributing to global warming. \u00a9 2013. American Geophysical Union. All Rights Reserved.", "author" : [ { "dropping-particle" : "", "family" : "Storelvmo", "given" : "T.", "non-dropping-particle" : "", "parse-names" : false, "suffix" : "" }, { "dropping-particle" : "", "family" : "Kristjansson", "given" : "J. E.", "non-dropping-particle" : "", "parse-names" : false, "suffix" : "" }, { "dropping-particle" : "", "family" : "Muri", "given" : "H.", "non-dropping-particle" : "", "parse-names" : false, "suffix" : "" }, { "dropping-particle" : "", "family" : "Pfeffer", "given" : "M.", "non-dropping-particle" : "", "parse-names" : false, "suffix" : "" }, { "dropping-particle" : "", "family" : "Barahona", "given" : "D.", "non-dropping-particle" : "", "parse-names" : false, "suffix" : "" }, { "dropping-particle" : "", "family" : "Nenes", "given" : "A.", "non-dropping-particle" : "", "parse-names" : false, "suffix" : "" } ], "container-title" : "Geophysical Research Letters", "id" : "ITEM-2", "issued" : { "date-parts" : [ [ "2013" ] ] }, "title" : "Cirrus cloud seeding has potential to cool climate", "translator" : [ { "dropping-particle" : "", "family" : "G4503", "given" : "", "non-dropping-particle" : "", "parse-names" : false, "suffix" : "" } ], "type" : "article-journal" }, "uris" : [ "http://www.mendeley.com/documents/?uuid=99207d62-94a1-4360-8ab4-136f269482ec" ] }, { "id" : "ITEM-3", "itemData" : { "DOI" : "10.1175/JCLI-D-17-0620.1", "ISSN" : "08948755", "abstract" : "Considering the ambitious climate targets of the Paris Agreement to limit global warming to 2\u00b0C, with aspirations of even 1.5\u00b0C, questions arise on how to achieve this. Climate geoengineering has been proposed as a potential tool to minimize global harm from anthropogenic climate change. Here, an Earth system model is used to evaluate the climate response when transferring from a high CO2 forcing scenario, RCP8.5, to a middle-of-the-road forcing scenario, like RCP4.5, using aerosol geoengineering. Three different techniques are considered: stratospheric aerosol injections (SAI), marine sky brightening (MSB), and cirrus cloud thinning (CCT). The climate states appearing in the climate geoengineering cases are found to be closer to RCP4.5 than RCP8.5 and many anthropogenic global warming symptoms are alleviated. All three techniques result in comparable global mean temperature evolutions. However, there are some notable differences in other climate variables due to the nature of the forcings applied. CCT acts mainly on the longwave part of the radiation budget, as opposed to MSB and SAI acting in the shortwave. This yields a difference in the response, particularly in the hydrological cycle. The responses in sea ice, sea level, ocean heat, and circulation, as well as the carbon cycle, are furthermore compared. Sudden termination of the aerosol injection geoengineering shows that the climate very rapidly (within two decades) reverts to the path of RCP8.5, questioning the sustainable nature of such climate geoengineering, and simultaneous mitigation during any such form of climate geoengineering would be needed to limit termination risks.", "author" : [ { "dropping-particle" : "", "family" : "Muri", "given" : "Helene", "non-dropping-particle" : "", "parse-names" : false, "suffix" : "" }, { "dropping-particle" : "", "family" : "Tjiputra", "given" : "Jerry", "non-dropping-particle" : "", "parse-names" : false, "suffix" : "" }, { "dropping-particle" : "", "family" : "Otter\u00e5", "given" : "Odd Helge", "non-dropping-particle" : "", "parse-names" : false, "suffix" : "" }, { "dropping-particle" : "", "family" : "Adakudlu", "given" : "Muralidhar", "non-dropping-particle" : "", "parse-names" : false, "suffix" : "" }, { "dropping-particle" : "", "family" : "Lauvset", "given" : "Siv K.", "non-dropping-particle" : "", "parse-names" : false, "suffix" : "" }, { "dropping-particle" : "", "family" : "Grini", "given" : "Alf", "non-dropping-particle" : "", "parse-names" : false, "suffix" : "" }, { "dropping-particle" : "", "family" : "Schulz", "given" : "Michael", "non-dropping-particle" : "", "parse-names" : false, "suffix" : "" }, { "dropping-particle" : "", "family" : "Niemeier", "given" : "Ulrike", "non-dropping-particle" : "", "parse-names" : false, "suffix" : "" }, { "dropping-particle" : "", "family" : "Kristj\u00e1nsson", "given" : "J\u00f3n Egill", "non-dropping-particle" : "", "parse-names" : false, "suffix" : "" } ], "container-title" : "Journal of Climate", "id" : "ITEM-3", "issued" : { "date-parts" : [ [ "2018" ] ] }, "title" : "Climate response to aerosol geoengineering: A multimethod comparison", "translator" : [ { "dropping-particle" : "", "family" : "G4343", "given" : "", "non-dropping-particle" : "", "parse-names" : false, "suffix" : "" } ], "type" : "article-journal" }, "uris" : [ "http://www.mendeley.com/documents/?uuid=515ce67c-8840-4e8c-bb62-2d777c8b6a3d" ] }, { "id" : "ITEM-4", "itemData" : { "DOI" : "10.1002/2015JD024304", "ISSN" : "2169897X", "abstract" : "Proposals to geoengineer Earth\u2019s climate by cirrus cloud thinning (CCT) potentially offer advantages over solar radiation management schemes: amplified cooling of the Arctic and smaller perturbations to global mean precipitation in particular. Using an idealized climate model implementation of CCT in which ice particle fall speeds were increased 2\u00d7, 4\u00d7, and 8\u00d7 we examine the relationships between effective radiative forcing (ERF) at the top of atmosphere, near-surface temperature, and the response of the hydrological cycle. ERF was nonlinear with fall speed change and driven by the trade-off between opposing positive shortwave and negative longwave radiative forcings. ERF was-2.0Wm-2 for both 4\u00d7 and 8\u00d7 fall speeds. Global mean temperature decreased linearly with ERF, while Arctic temperature reductions were amplified compared with the global mean change. The change in global mean precipitation involved a rapid adjustment (~ 1%/Wm2), which was linear with the change in the net atmospheric energy balance, and a feedback response (~2%/\u00b0C). Global mean precipitation and evaporation increased strongly in the first year of CCT. Intensification of the hydrological cycle was promoted by intensification of the vertical overturning circulation of the atmosphere, changes in boundary layer climate favorable for evaporation, and increased energy available at the surface for evaporation (from increased net shortwave radiation and reduced subsurface storage of heat). Such intensification of the hydrological cycle is a significant side effect to the cooling of climate by CCT. Any accompanying negative cirrus cloud feedback response would implicitly increase the costs and complexity of CCT deployment.", "author" : [ { "dropping-particle" : "", "family" : "Jackson", "given" : "L. S.", "non-dropping-particle" : "", "parse-names" : false, "suffix" : "" }, { "dropping-particle" : "", "family" : "Crook", "given" : "J. A.", "non-dropping-particle" : "", "parse-names" : false, "suffix" : "" }, { "dropping-particle" : "", "family" : "Forster", "given" : "P. M.", "non-dropping-particle" : "", "parse-names" : false, "suffix" : "" } ], "container-title" : "Journal of Geophysical Research: Atmospheres", "id" : "ITEM-4", "issue" : "12", "issued" : { "date-parts" : [ [ "2016", "6", "27" ] ] }, "page" : "6822-6840", "title" : "An intensified hydrological cycle in the simulation of geoengineering by cirrus cloud thinning using ice crystal fall speed changes", "translator" : [ { "dropping-particle" : "", "family" : "G4497", "given" : "", "non-dropping-particle" : "", "parse-names" : false, "suffix" : "" } ], "type" : "article-journal", "volume" : "121" }, "uris" : [ "http://www.mendeley.com/documents/?uuid=70cf088c-9fd5-4fc6-b881-d8edf5e3dc0e" ] }, { "id" : "ITEM-5", "itemData" : { "DOI" : "10.1002/2015GL066795", "ISSN" : "19448007", "abstract" : "Recent multimodel studies have shown that if one attempts to cancel increasing CO2 concentrations by reducing absorbed solar radiation, the hydrological cycle will weaken if global temperature is kept unchanged. Using a global climate model, we investigate the hydrological cycle response to \"cirrus cloud thinning (CCT),\" which is a proposed climate engineering technique that seeks to enhance outgoing longwave radiation. Investigations of the \"fast response\" in experiments with fixed sea surface temperatures reveal that CCT causes a significant enhancement of the latent heat flux and precipitation. This is due to enhanced radiative cooling of the troposphere, which is opposite to the effect of increased CO2 concentrations. By combining CCT with CO2 increase in multidecadal simulations with a slab ocean, we demonstrate a systematic enhancement of the hydrological cycle due to CCT. This leads to enhanced moisture availability in low-latitude land regions and a strengthening of the Indian monsoon.", "author" : [ { "dropping-particle" : "", "family" : "Kristj\u00e1nsson", "given" : "J\u00f5n Egill", "non-dropping-particle" : "", "parse-names" : false, "suffix" : "" }, { "dropping-particle" : "", "family" : "Muri", "given" : "Helene", "non-dropping-particle" : "", "parse-names" : false, "suffix" : "" }, { "dropping-particle" : "", "family" : "Schmidt", "given" : "Hauke", "non-dropping-particle" : "", "parse-names" : false, "suffix" : "" } ], "container-title" : "Geophysical Research Letters", "id" : "ITEM-5", "issued" : { "date-parts" : [ [ "2015" ] ] }, "title" : "The hydrological cycle response to cirrus cloud thinning", "translator" : [ { "dropping-particle" : "", "family" : "G4332", "given" : "", "non-dropping-particle" : "", "parse-names" : false, "suffix" : "" } ], "type" : "article-journal" }, "uris" : [ "http://www.mendeley.com/documents/?uuid=4142e308-e75f-49f7-b12d-84f2fe7ba772" ] }, { "id" : "ITEM-6", "itemData" : { "DOI" : "10.1088/1748-9326/ab71a3", "ISSN" : "1748-9326", "author" : [ { "dropping-particle" : "", "family" : "Gasparini", "given" : "Bla\u017e", "non-dropping-particle" : "", "parse-names" : false, "suffix" : "" }, { "dropping-particle" : "", "family" : "McGraw", "given" : "Zachary", "non-dropping-particle" : "", "parse-names" : false, "suffix" : "" }, { "dropping-particle" : "", "family" : "Storelvmo", "given" : "Trude", "non-dropping-particle" : "", "parse-names" : false, "suffix" : "" }, { "dropping-particle" : "", "family" : "Lohmann", "given" : "Ulrike", "non-dropping-particle" : "", "parse-names" : false, "suffix" : "" } ], "container-title" : "Environmental Research Letters", "id" : "ITEM-6", "issue" : "5", "issued" : { "date-parts" : [ [ "2020", "4", "23" ] ] }, "page" : "054002", "publisher" : "IOP Publishing", "title" : "To what extent can cirrus cloud seeding counteract global warming?", "translator" : [ { "dropping-particle" : "", "family" : "G4819", "given" : "", "non-dropping-particle" : "", "parse-names" : false, "suffix" : "" } ], "type" : "article-journal", "volume" : "15" }, "uris" : [ "http://www.mendeley.com/documents/?uuid=fee96e59-25d4-42a8-a181-7c0195fc8041" ] } ], "mendeley" : { "formattedCitation" : "(Mitchell and Finnegan, 2009; Storelvmo et al., 2013; Kristj\u00e1nsson et al., 2015; Jackson et al., 2016; Muri et al., 2018; Gasparini et al., 2020)", "plainTextFormattedCitation" : "(Mitchell and Finnegan, 2009; Storelvmo et al., 2013; Kristj\u00e1nsson et al., 2015; Jackson et al., 2016; Muri et al., 2018; Gasparini et al., 2020)", "previouslyFormattedCitation" : "(Mitchell and Finnegan, 2009; Storelvmo et al., 2013; Kristj\u00e1nsson et al., 2015; Jackson et al., 2016; Muri et al., 2018; Gasparini et al., 2020)" }, "properties" : { "noteIndex" : 0 }, "schema" : "https://github.com/citation-style-language/schema/raw/master/csl-citation.json" }</w:instrText>
      </w:r>
      <w:r w:rsidRPr="00375BAC">
        <w:rPr>
          <w:vertAlign w:val="superscript"/>
        </w:rPr>
        <w:fldChar w:fldCharType="separate"/>
      </w:r>
      <w:r w:rsidR="00CB33A1">
        <w:rPr>
          <w:noProof/>
          <w:lang w:val="en-US"/>
        </w:rPr>
        <w:t>(Mitchell and Finnegan, 2009; Storelvmo et al., 2013; Kristjánsson et al., 2015; Jackson et al., 2016; Muri et al., 2018; Gasparini et al., 2020)</w:t>
      </w:r>
      <w:r w:rsidRPr="00375BAC">
        <w:rPr>
          <w:vertAlign w:val="superscript"/>
        </w:rPr>
        <w:fldChar w:fldCharType="end"/>
      </w:r>
      <w:r w:rsidRPr="003009C2">
        <w:rPr>
          <w:lang w:val="en-US"/>
        </w:rPr>
        <w:t xml:space="preserve">. </w:t>
      </w:r>
      <w:r w:rsidRPr="001D06A1">
        <w:rPr>
          <w:lang w:val="en-US"/>
        </w:rPr>
        <w:t>ERF</w:t>
      </w:r>
      <w:r w:rsidRPr="001D06A1">
        <w:rPr>
          <w:vertAlign w:val="subscript"/>
          <w:lang w:val="en-US"/>
        </w:rPr>
        <w:t>aci</w:t>
      </w:r>
      <w:r w:rsidRPr="001D06A1">
        <w:rPr>
          <w:lang w:val="en-US"/>
        </w:rPr>
        <w:t xml:space="preserve"> for </w:t>
      </w:r>
      <w:r w:rsidRPr="001D06A1">
        <w:rPr>
          <w:bCs/>
          <w:iCs/>
          <w:lang w:val="en-US"/>
        </w:rPr>
        <w:t>CCT</w:t>
      </w:r>
      <w:r w:rsidRPr="001D06A1">
        <w:rPr>
          <w:lang w:val="en-US"/>
        </w:rPr>
        <w:t xml:space="preserve"> is mainly affected by particle seeding concentrations, with an</w:t>
      </w:r>
      <w:r w:rsidRPr="00A27297">
        <w:rPr>
          <w:lang w:val="en-US"/>
        </w:rPr>
        <w:t xml:space="preserve"> optimum around 20 L</w:t>
      </w:r>
      <w:ins w:id="4040" w:author="Lucy Cowie" w:date="2021-07-28T12:40:00Z">
        <w:r w:rsidR="00BE4AAA">
          <w:rPr>
            <w:vertAlign w:val="superscript"/>
            <w:lang w:val="en-US"/>
          </w:rPr>
          <w:t>–</w:t>
        </w:r>
      </w:ins>
      <w:del w:id="4041" w:author="Lucy Cowie" w:date="2021-07-28T12:40:00Z">
        <w:r w:rsidRPr="00D805BF" w:rsidDel="00BE4AAA">
          <w:rPr>
            <w:vertAlign w:val="superscript"/>
            <w:lang w:val="en-US"/>
          </w:rPr>
          <w:delText>-</w:delText>
        </w:r>
      </w:del>
      <w:r w:rsidRPr="00D805BF">
        <w:rPr>
          <w:vertAlign w:val="superscript"/>
          <w:lang w:val="en-US"/>
        </w:rPr>
        <w:t>1</w:t>
      </w:r>
      <w:r w:rsidRPr="00D805BF">
        <w:rPr>
          <w:lang w:val="en-US"/>
        </w:rPr>
        <w:t xml:space="preserve">, according to limited evidence from models </w:t>
      </w:r>
      <w:r w:rsidRPr="00375BAC">
        <w:fldChar w:fldCharType="begin" w:fldLock="1"/>
      </w:r>
      <w:r w:rsidR="00D477C7">
        <w:rPr>
          <w:lang w:val="en-US"/>
        </w:rPr>
        <w:instrText>ADDIN CSL_CITATION { "citationItems" : [ { "id" : "ITEM-1", "itemData" : { "DOI" : "10.1029/2012GL054201", "ISSN" : "00948276", "abstract" : "Cirrus clouds, thin ice clouds in the upper troposphere, have a net warming effect on Earth's climate. Consequently, a reduction in cirrus cloud amount or optical thickness would cool the climate. Recent research indicates that by seeding cirrus clouds with particles that promote ice nucleation, their lifetimes and coverage could be reduced. We have tested this hypothesis in a global climate model with a state-of-the-art representation of cirrus clouds and find that cirrus cloud seeding has the potential to cancel the entire warming caused by human activity from pre-industrial times to present day. However, the desired effect is only obtained for seeding particle concentrations that lie within an optimal range. With lower than optimal particle concentrations, a seeding exercise would have no effect. Moreover, a higher than optimal concentration results in an over-seeding that could have the deleterious effect of prolonging cirrus lifetime and contributing to global warming. \u00a9 2013. American Geophysical Union. All Rights Reserved.", "author" : [ { "dropping-particle" : "", "family" : "Storelvmo", "given" : "T.", "non-dropping-particle" : "", "parse-names" : false, "suffix" : "" }, { "dropping-particle" : "", "family" : "Kristjansson", "given" : "J. E.", "non-dropping-particle" : "", "parse-names" : false, "suffix" : "" }, { "dropping-particle" : "", "family" : "Muri", "given" : "H.", "non-dropping-particle" : "", "parse-names" : false, "suffix" : "" }, { "dropping-particle" : "", "family" : "Pfeffer", "given" : "M.", "non-dropping-particle" : "", "parse-names" : false, "suffix" : "" }, { "dropping-particle" : "", "family" : "Barahona", "given" : "D.", "non-dropping-particle" : "", "parse-names" : false, "suffix" : "" }, { "dropping-particle" : "", "family" : "Nenes", "given" : "A.", "non-dropping-particle" : "", "parse-names" : false, "suffix" : "" } ], "container-title" : "Geophysical Research Letters", "id" : "ITEM-1", "issued" : { "date-parts" : [ [ "2013" ] ] }, "title" : "Cirrus cloud seeding has potential to cool climate", "translator" : [ { "dropping-particle" : "", "family" : "G4503", "given" : "", "non-dropping-particle" : "", "parse-names" : false, "suffix" : "" } ], "type" : "article-journal" }, "uris" : [ "http://www.mendeley.com/documents/?uuid=99207d62-94a1-4360-8ab4-136f269482ec" ] } ], "mendeley" : { "formattedCitation" : "(Storelvmo et al., 2013)", "plainTextFormattedCitation" : "(Storelvmo et al., 2013)", "previouslyFormattedCitation" : "(Storelvmo et al., 2013)" }, "properties" : { "noteIndex" : 0 }, "schema" : "https://github.com/citation-style-language/schema/raw/master/csl-citation.json" }</w:instrText>
      </w:r>
      <w:r w:rsidRPr="00375BAC">
        <w:fldChar w:fldCharType="separate"/>
      </w:r>
      <w:r w:rsidR="00CB33A1">
        <w:rPr>
          <w:noProof/>
          <w:lang w:val="en-US"/>
        </w:rPr>
        <w:t>(Storelvmo et al., 2013)</w:t>
      </w:r>
      <w:r w:rsidRPr="00375BAC">
        <w:fldChar w:fldCharType="end"/>
      </w:r>
      <w:r w:rsidRPr="00C827FE">
        <w:rPr>
          <w:lang w:val="en-US"/>
        </w:rPr>
        <w:t xml:space="preserve">. </w:t>
      </w:r>
      <w:r w:rsidRPr="001D06A1">
        <w:rPr>
          <w:lang w:val="en-US"/>
        </w:rPr>
        <w:t xml:space="preserve">Seeding leading to higher </w:t>
      </w:r>
      <w:r>
        <w:rPr>
          <w:lang w:val="en-US"/>
        </w:rPr>
        <w:t xml:space="preserve">particle </w:t>
      </w:r>
      <w:r w:rsidRPr="001D06A1">
        <w:rPr>
          <w:lang w:val="en-US"/>
        </w:rPr>
        <w:t xml:space="preserve">concentrations could lead to a warming </w:t>
      </w:r>
      <w:r w:rsidRPr="00375BAC">
        <w:fldChar w:fldCharType="begin" w:fldLock="1"/>
      </w:r>
      <w:r w:rsidR="00D477C7">
        <w:rPr>
          <w:lang w:val="en-US"/>
        </w:rPr>
        <w:instrText>ADDIN CSL_CITATION { "citationItems" : [ { "id" : "ITEM-1", "itemData" : { "DOI" : "10.1002/2015JD024666", "ISSN" : "2169-897X", "abstract" : "The net warming effect of cirrus clouds has driven part of the geoengineering research toward the idea of decreasing their occurrence frequency by seeding them with efficient ice nucleating particles. We study responses of cirrus clouds to simplified global seeding strategies in terms of their radiative fluxes with the help of the ECHAM-HAM general circulation model. Our cirrus scheme takes into account the competition between homogeneous and heterogeneous freezing, preexisting ice crystals, and the full spectrum of updraft velocities. While we find that the cirrus cloud radiative effect evaluated from our model is positive and large enough (5.7 W/m2) to confirm their geoengineering potential, none of the seeding strategies achieves a significant cooling due to complex microphysical mechanisms limiting their climatic responses. After globally uniform seeding is applied, we observe an increase in cirrus cloud cover, a decrease in ice crystal number concentration, and a decrease in ice crystal radius. An analysis of their respective radiative contributions points to the ice crystal radius decrease as the main factor limiting seeding effectiveness.", "author" : [ { "dropping-particle" : "", "family" : "Gasparini", "given" : "Bla\u017e", "non-dropping-particle" : "", "parse-names" : false, "suffix" : "" }, { "dropping-particle" : "", "family" : "Lohmann", "given" : "Ulrike", "non-dropping-particle" : "", "parse-names" : false, "suffix" : "" } ], "container-title" : "Journal of Geophysical Research: Atmospheres", "id" : "ITEM-1", "issue" : "9", "issued" : { "date-parts" : [ [ "2016", "5", "16" ] ] }, "page" : "4877-4893", "title" : "Why cirrus cloud seeding cannot substantially cool the planet", "translator" : [ { "dropping-particle" : "", "family" : "G4502", "given" : "", "non-dropping-particle" : "", "parse-names" : false, "suffix" : "" } ], "type" : "article-journal", "volume" : "121" }, "uris" : [ "http://www.mendeley.com/documents/?uuid=89d0ef43-ebde-4417-b19a-5e8112bcb536" ] }, { "id" : "ITEM-2", "itemData" : { "DOI" : "10.1002/2015GL065992", "ISSN" : "19448007", "abstract" : "Cirrus cloud seeding has been proposed as a possible technique that might thin cirrus clouds leading to reduced heating. The technique was shown to be viable in one model evaluation. Here we use an updated version of the Community Atmosphere Model version 5 (CAM5) and reevaluate whether seeding is a viable mechanism for cooling. We explore different model setups (with and without secondary organic aerosols acting as heterogeneous ice nuclei). None of the updated versions of the CAM5 lead to a significant amount of negative climate forcing and hence do not lead to cooling. We only calculate a net negative cloud forcing (-0.74 \u00b1 0.25 W m-2) if we restrict the modeled subgrid-scale updraft velocity during nucleation to &lt;0.2 m s-1 and if the deposition of water vapor onto preexisting ice crystals during nucleation is not included. Hence, we do not find that cirrus cloud seeding is a viable climate intervention technique. Key Points Cirrus cloud seeding only works to cool climate for restricted model setup The most recent version of CAM5 predicts warming Mechanisms that attempt to restrict seeding to polar regions may not cool", "author" : [ { "dropping-particle" : "", "family" : "Penner", "given" : "Joyce E.", "non-dropping-particle" : "", "parse-names" : false, "suffix" : "" }, { "dropping-particle" : "", "family" : "Zhou", "given" : "Cheng", "non-dropping-particle" : "", "parse-names" : false, "suffix" : "" }, { "dropping-particle" : "", "family" : "Liu", "given" : "Xiaohong", "non-dropping-particle" : "", "parse-names" : false, "suffix" : "" } ], "container-title" : "Geophysical Research Letters", "id" : "ITEM-2", "issued" : { "date-parts" : [ [ "2015" ] ] }, "title" : "Can cirrus cloud seeding be used for geoengineering?", "translator" : [ { "dropping-particle" : "", "family" : "G4499", "given" : "", "non-dropping-particle" : "", "parse-names" : false, "suffix" : "" } ], "type" : "article-journal" }, "uris" : [ "http://www.mendeley.com/documents/?uuid=68e94963-2b47-40c5-b5f8-6fa69441bfd4" ] }, { "id" : "ITEM-3", "itemData" : { "DOI" : "10.1029/2012GL054201", "ISSN" : "00948276", "abstract" : "Cirrus clouds, thin ice clouds in the upper troposphere, have a net warming effect on Earth's climate. Consequently, a reduction in cirrus cloud amount or optical thickness would cool the climate. Recent research indicates that by seeding cirrus clouds with particles that promote ice nucleation, their lifetimes and coverage could be reduced. We have tested this hypothesis in a global climate model with a state-of-the-art representation of cirrus clouds and find that cirrus cloud seeding has the potential to cancel the entire warming caused by human activity from pre-industrial times to present day. However, the desired effect is only obtained for seeding particle concentrations that lie within an optimal range. With lower than optimal particle concentrations, a seeding exercise would have no effect. Moreover, a higher than optimal concentration results in an over-seeding that could have the deleterious effect of prolonging cirrus lifetime and contributing to global warming. \u00a9 2013. American Geophysical Union. All Rights Reserved.", "author" : [ { "dropping-particle" : "", "family" : "Storelvmo", "given" : "T.", "non-dropping-particle" : "", "parse-names" : false, "suffix" : "" }, { "dropping-particle" : "", "family" : "Kristjansson", "given" : "J. E.", "non-dropping-particle" : "", "parse-names" : false, "suffix" : "" }, { "dropping-particle" : "", "family" : "Muri", "given" : "H.", "non-dropping-particle" : "", "parse-names" : false, "suffix" : "" }, { "dropping-particle" : "", "family" : "Pfeffer", "given" : "M.", "non-dropping-particle" : "", "parse-names" : false, "suffix" : "" }, { "dropping-particle" : "", "family" : "Barahona", "given" : "D.", "non-dropping-particle" : "", "parse-names" : false, "suffix" : "" }, { "dropping-particle" : "", "family" : "Nenes", "given" : "A.", "non-dropping-particle" : "", "parse-names" : false, "suffix" : "" } ], "container-title" : "Geophysical Research Letters", "id" : "ITEM-3", "issued" : { "date-parts" : [ [ "2013" ] ] }, "title" : "Cirrus cloud seeding has potential to cool climate", "translator" : [ { "dropping-particle" : "", "family" : "G4503", "given" : "", "non-dropping-particle" : "", "parse-names" : false, "suffix" : "" } ], "type" : "article-journal" }, "uris" : [ "http://www.mendeley.com/documents/?uuid=99207d62-94a1-4360-8ab4-136f269482ec" ] } ], "mendeley" : { "formattedCitation" : "(Storelvmo et al., 2013; Penner et al., 2015; Gasparini and Lohmann, 2016)", "plainTextFormattedCitation" : "(Storelvmo et al., 2013; Penner et al., 2015; Gasparini and Lohmann, 2016)", "previouslyFormattedCitation" : "(Storelvmo et al., 2013; Penner et al., 2015; Gasparini and Lohmann, 2016)" }, "properties" : { "noteIndex" : 0 }, "schema" : "https://github.com/citation-style-language/schema/raw/master/csl-citation.json" }</w:instrText>
      </w:r>
      <w:r w:rsidRPr="00375BAC">
        <w:fldChar w:fldCharType="separate"/>
      </w:r>
      <w:r w:rsidR="00CB33A1">
        <w:rPr>
          <w:noProof/>
          <w:lang w:val="en-US"/>
        </w:rPr>
        <w:t>(Storelvmo et al., 2013; Penner et al., 2015; Gasparini and Lohmann, 2016)</w:t>
      </w:r>
      <w:r w:rsidRPr="00375BAC">
        <w:fldChar w:fldCharType="end"/>
      </w:r>
      <w:r w:rsidRPr="00C827FE">
        <w:rPr>
          <w:lang w:val="en-US"/>
        </w:rPr>
        <w:t xml:space="preserve">. </w:t>
      </w:r>
      <w:r w:rsidRPr="001D06A1">
        <w:rPr>
          <w:lang w:val="en-US"/>
        </w:rPr>
        <w:t>The lack of representation of processes related to</w:t>
      </w:r>
      <w:r>
        <w:rPr>
          <w:lang w:val="en-US"/>
        </w:rPr>
        <w:t xml:space="preserve">, for example, </w:t>
      </w:r>
      <w:r w:rsidRPr="001D06A1">
        <w:rPr>
          <w:lang w:val="en-US"/>
        </w:rPr>
        <w:t>heterogeneous and homogeneous freezing and their prevalence</w:t>
      </w:r>
      <w:r>
        <w:rPr>
          <w:lang w:val="en-US"/>
        </w:rPr>
        <w:t>,</w:t>
      </w:r>
      <w:r w:rsidRPr="001D06A1">
        <w:rPr>
          <w:lang w:val="en-US"/>
        </w:rPr>
        <w:t xml:space="preserve"> is a dominant source of uncertainty in ERF estimates, in addition to less research activity.  </w:t>
      </w:r>
    </w:p>
    <w:p w14:paraId="28D2478E" w14:textId="77777777" w:rsidR="00DF552C" w:rsidRPr="00C827FE" w:rsidRDefault="00DF552C" w:rsidP="00D5630D">
      <w:pPr>
        <w:pStyle w:val="AR6BodyText"/>
        <w:rPr>
          <w:b/>
          <w:bCs/>
          <w:i/>
          <w:iCs/>
          <w:lang w:val="en-US"/>
        </w:rPr>
      </w:pPr>
    </w:p>
    <w:p w14:paraId="4CB13750" w14:textId="3037CEAB" w:rsidR="00F3307B" w:rsidRDefault="00DF552C" w:rsidP="00D5630D">
      <w:pPr>
        <w:pStyle w:val="AR6BodyText"/>
        <w:rPr>
          <w:ins w:id="4042" w:author="Robin Matthews" w:date="2021-07-08T18:30:00Z"/>
          <w:lang w:val="en-US"/>
        </w:rPr>
      </w:pPr>
      <w:r w:rsidRPr="001D06A1">
        <w:rPr>
          <w:lang w:val="en-US"/>
        </w:rPr>
        <w:t>In summary, the aerosol and cloud microphysics involved with SRM are not well understood, with a varying degree of lack of representation of relevant processes in models. ERF of up to several W m</w:t>
      </w:r>
      <w:ins w:id="4043" w:author="Lucy Cowie" w:date="2021-07-28T12:40:00Z">
        <w:r w:rsidR="00BE4AAA">
          <w:rPr>
            <w:vertAlign w:val="superscript"/>
            <w:lang w:val="en-US"/>
          </w:rPr>
          <w:t>–</w:t>
        </w:r>
      </w:ins>
      <w:del w:id="4044" w:author="Lucy Cowie" w:date="2021-07-28T12:40:00Z">
        <w:r w:rsidRPr="00A27297" w:rsidDel="00BE4AAA">
          <w:rPr>
            <w:vertAlign w:val="superscript"/>
            <w:lang w:val="en-US"/>
          </w:rPr>
          <w:delText>-</w:delText>
        </w:r>
      </w:del>
      <w:r w:rsidRPr="00A27297">
        <w:rPr>
          <w:vertAlign w:val="superscript"/>
          <w:lang w:val="en-US"/>
        </w:rPr>
        <w:t>2</w:t>
      </w:r>
      <w:r w:rsidRPr="00D805BF">
        <w:rPr>
          <w:lang w:val="en-US"/>
        </w:rPr>
        <w:t xml:space="preserve"> is reported in the literature, with SAI at the higher end and CCT with lower potentials, though it r</w:t>
      </w:r>
      <w:r w:rsidRPr="00BE06EF">
        <w:rPr>
          <w:lang w:val="en-US"/>
        </w:rPr>
        <w:t>emains a challenge to establish ERF potentials and efficacies with confidence.</w:t>
      </w:r>
      <w:r w:rsidRPr="00BE06EF">
        <w:rPr>
          <w:rFonts w:eastAsia="TimesNewRomanPSMT"/>
          <w:lang w:val="en-US"/>
        </w:rPr>
        <w:t xml:space="preserve"> </w:t>
      </w:r>
      <w:r w:rsidRPr="00BE06EF">
        <w:rPr>
          <w:lang w:val="en-US"/>
        </w:rPr>
        <w:t>Modelling studies have been published with more sophisticated treatment of SRM since AR5, but the uncertainties, such as cloud</w:t>
      </w:r>
      <w:ins w:id="4045" w:author="Lucy Cowie" w:date="2021-07-27T22:10:00Z">
        <w:r w:rsidR="00B63EC8">
          <w:rPr>
            <w:lang w:val="en-US"/>
          </w:rPr>
          <w:t>–</w:t>
        </w:r>
      </w:ins>
      <w:del w:id="4046" w:author="Lucy Cowie" w:date="2021-07-27T22:10:00Z">
        <w:r w:rsidRPr="00BE06EF" w:rsidDel="00B63EC8">
          <w:rPr>
            <w:lang w:val="en-US"/>
          </w:rPr>
          <w:delText>-</w:delText>
        </w:r>
      </w:del>
      <w:r w:rsidRPr="00BE06EF">
        <w:rPr>
          <w:lang w:val="en-US"/>
        </w:rPr>
        <w:t xml:space="preserve">aerosol radiation </w:t>
      </w:r>
      <w:r w:rsidRPr="00BE06EF">
        <w:rPr>
          <w:lang w:val="en-US"/>
        </w:rPr>
        <w:lastRenderedPageBreak/>
        <w:t>interactions, remain large (</w:t>
      </w:r>
      <w:r w:rsidRPr="00BE06EF">
        <w:rPr>
          <w:i/>
          <w:iCs/>
          <w:lang w:val="en-US"/>
        </w:rPr>
        <w:t>high confidence</w:t>
      </w:r>
      <w:r w:rsidRPr="00BE06EF">
        <w:rPr>
          <w:lang w:val="en-US"/>
        </w:rPr>
        <w:t>).</w:t>
      </w:r>
    </w:p>
    <w:p w14:paraId="714B6993" w14:textId="77777777" w:rsidR="00860932" w:rsidRPr="00C827FE" w:rsidRDefault="00860932" w:rsidP="00D5630D">
      <w:pPr>
        <w:pStyle w:val="AR6BodyText"/>
        <w:rPr>
          <w:lang w:val="en-US"/>
        </w:rPr>
      </w:pPr>
    </w:p>
    <w:p w14:paraId="04F2010E" w14:textId="13E6E858" w:rsidR="00F3307B" w:rsidRPr="00326917" w:rsidRDefault="00F3307B" w:rsidP="00930489">
      <w:pPr>
        <w:pStyle w:val="AR6Chap6Level161"/>
      </w:pPr>
      <w:bookmarkStart w:id="4047" w:name="_Toc30501027"/>
      <w:bookmarkStart w:id="4048" w:name="_Toc70498196"/>
      <w:r w:rsidRPr="00326917">
        <w:t xml:space="preserve">Implications of </w:t>
      </w:r>
      <w:ins w:id="4049" w:author="Lucy Cowie" w:date="2021-07-28T12:41:00Z">
        <w:r w:rsidR="00BE4AAA">
          <w:t>C</w:t>
        </w:r>
      </w:ins>
      <w:del w:id="4050" w:author="Lucy Cowie" w:date="2021-07-28T12:41:00Z">
        <w:r w:rsidRPr="00326917" w:rsidDel="00BE4AAA">
          <w:delText>c</w:delText>
        </w:r>
      </w:del>
      <w:r w:rsidRPr="00326917">
        <w:t xml:space="preserve">hanging </w:t>
      </w:r>
      <w:ins w:id="4051" w:author="Lucy Cowie" w:date="2021-07-28T12:41:00Z">
        <w:r w:rsidR="00BE4AAA">
          <w:t>C</w:t>
        </w:r>
      </w:ins>
      <w:del w:id="4052" w:author="Lucy Cowie" w:date="2021-07-28T12:41:00Z">
        <w:r w:rsidRPr="00326917" w:rsidDel="00BE4AAA">
          <w:delText>c</w:delText>
        </w:r>
      </w:del>
      <w:r w:rsidRPr="00326917">
        <w:t>limate on AQ</w:t>
      </w:r>
      <w:bookmarkEnd w:id="4047"/>
      <w:bookmarkEnd w:id="4048"/>
    </w:p>
    <w:p w14:paraId="531F29C9" w14:textId="77777777" w:rsidR="00F3307B" w:rsidRPr="00C827FE" w:rsidRDefault="00F3307B">
      <w:pPr>
        <w:pStyle w:val="AR6BodyText"/>
        <w:rPr>
          <w:lang w:val="en-US"/>
        </w:rPr>
      </w:pPr>
    </w:p>
    <w:p w14:paraId="6D92EA98" w14:textId="029B44B2" w:rsidR="00F3307B" w:rsidRPr="00C827FE" w:rsidRDefault="00F3307B" w:rsidP="00C827FE">
      <w:pPr>
        <w:pStyle w:val="AR6BodyText"/>
        <w:rPr>
          <w:noProof/>
          <w:lang w:val="en-US"/>
        </w:rPr>
      </w:pPr>
      <w:bookmarkStart w:id="4053" w:name="_Toc528163553"/>
      <w:r w:rsidRPr="00C827FE">
        <w:rPr>
          <w:noProof/>
          <w:color w:val="000000" w:themeColor="text1"/>
          <w:lang w:val="en-US"/>
        </w:rPr>
        <w:t xml:space="preserve">Air pollutants can be impacted by climate change through physical changes affecting meterorological conditions, chemical changes affecting their lifetimes, and biological changes affecting their natural emissions </w:t>
      </w:r>
      <w:r w:rsidRPr="003A09ED">
        <w:rPr>
          <w:noProof/>
          <w:color w:val="000000" w:themeColor="text1"/>
        </w:rPr>
        <w:fldChar w:fldCharType="begin" w:fldLock="1"/>
      </w:r>
      <w:r w:rsidR="00D477C7">
        <w:rPr>
          <w:noProof/>
          <w:color w:val="000000" w:themeColor="text1"/>
          <w:lang w:val="en-US"/>
        </w:rPr>
        <w:instrText>ADDIN CSL_CITATION { "citationItems" : [ { "id" : "ITEM-1", "itemData" : { "DOI" : "10.1017/CBO9781107415324.023", "ISBN" : "9781107661820", "author" : [ { "dropping-particle" : "", "family" : "Kirtman", "given" : "B.", "non-dropping-particle" : "", "parse-names" : false, "suffix" : "" }, { "dropping-particle" : "", "family" : "Power", "given" : "S.B.", "non-dropping-particle" : "", "parse-names" : false, "suffix" : "" }, { "dropping-particle" : "", "family" : "Adedoyin", "given" : "J.A.", "non-dropping-particle" : "", "parse-names" : false, "suffix" : "" }, { "dropping-particle" : "", "family" : "Boer", "given" : "G.J.", "non-dropping-particle" : "", "parse-names" : false, "suffix" : "" }, { "dropping-particle" : "", "family" : "Bojariu", "given" : "R.", "non-dropping-particle" : "", "parse-names" : false, "suffix" : "" }, { "dropping-particle" : "", "family" : "Camilloni", "given" : "I.", "non-dropping-particle" : "", "parse-names" : false, "suffix" : "" }, { "dropping-particle" : "", "family" : "Doblas-Reyes", "given" : "F.J.", "non-dropping-particle" : "", "parse-names" : false, "suffix" : "" }, { "dropping-particle" : "", "family" : "Fiore", "given" : "A.M.", "non-dropping-particle" : "", "parse-names" : false, "suffix" : "" }, { "dropping-particle" : "", "family" : "Kimoto", "given" : "M.", "non-dropping-particle" : "", "parse-names" : false, "suffix" : "" }, { "dropping-particle" : "", "family" : "Meehl", "given" : "G.A.", "non-dropping-particle" : "", "parse-names" : false, "suffix" : "" }, { "dropping-particle" : "", "family" : "Prather", "given" : "M.", "non-dropping-particle" : "", "parse-names" : false, "suffix" : "" }, { "dropping-particle" : "", "family" : "Sarr", "given" : "A.", "non-dropping-particle" : "", "parse-names" : false, "suffix" : "" }, { "dropping-particle" : "", "family" : "Sch\u00e4r", "given" : "C.", "non-dropping-particle" : "", "parse-names" : false, "suffix" : "" }, { "dropping-particle" : "", "family" : "Sutton", "given" : "R.", "non-dropping-particle" : "", "parse-names" : false, "suffix" : "" }, { "dropping-particle" : "van", "family" : "Oldenborgh", "given" : "G.J.", "non-dropping-particle" : "", "parse-names" : false, "suffix" : "" }, { "dropping-particle" : "", "family" : "Vecchi", "given" : "G.", "non-dropping-particle" : "", "parse-names" : false, "suffix" : "" }, { "dropping-particle" : "", "family" : "Wang", "given" : "H.J.",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"page" : "953-1028", "publisher" : "Cambridge University Press", "publisher-place" : "Cambridge, United Kingdom and New York, USA", "title" : "Near-term Climate Change: Projections and Predictability", "translator" : [ { "dropping-particle" : "", "family" : "G2969", "given" : "Rt13", "non-dropping-particle" : "", "parse-names" : false, "suffix" : "" } ], "type" : "chapter" }, "uris" : [ "http://www.mendeley.com/documents/?uuid=9a6cf6ad-d679-4873-ac87-418694787e21" ] } ], "mendeley" : { "formattedCitation" : "(Kirtman et al., 2013)", "plainTextFormattedCitation" : "(Kirtman et al., 2013)", "previouslyFormattedCitation" : "(Kirtman et al., 2013)" }, "properties" : { "noteIndex" : 0 }, "schema" : "https://github.com/citation-style-language/schema/raw/master/csl-citation.json" }</w:instrText>
      </w:r>
      <w:r w:rsidRPr="003A09ED">
        <w:rPr>
          <w:noProof/>
          <w:color w:val="000000" w:themeColor="text1"/>
        </w:rPr>
        <w:fldChar w:fldCharType="separate"/>
      </w:r>
      <w:r w:rsidR="00CB33A1">
        <w:rPr>
          <w:noProof/>
          <w:color w:val="000000" w:themeColor="text1"/>
          <w:lang w:val="en-US"/>
        </w:rPr>
        <w:t>(Kirtman et al., 2013)</w:t>
      </w:r>
      <w:r w:rsidRPr="003A09ED">
        <w:rPr>
          <w:noProof/>
          <w:color w:val="000000" w:themeColor="text1"/>
        </w:rPr>
        <w:fldChar w:fldCharType="end"/>
      </w:r>
      <w:r w:rsidRPr="00C827FE">
        <w:rPr>
          <w:noProof/>
          <w:color w:val="000000" w:themeColor="text1"/>
          <w:lang w:val="en-US"/>
        </w:rPr>
        <w:t xml:space="preserve">. </w:t>
      </w:r>
      <w:r w:rsidRPr="00C827FE">
        <w:rPr>
          <w:noProof/>
          <w:lang w:val="en-US"/>
        </w:rPr>
        <w:t>Changes in meteorology affect air quality directly through modifications of atmospheric transport patterns (e.g., occurrence and length of atmospheric blocking episodes, ventilation of the polluted boundary layer)</w:t>
      </w:r>
      <w:r w:rsidRPr="00C827FE">
        <w:rPr>
          <w:lang w:val="en-US"/>
        </w:rPr>
        <w:t>,</w:t>
      </w:r>
      <w:r w:rsidRPr="00C827FE">
        <w:rPr>
          <w:noProof/>
          <w:lang w:val="en-US"/>
        </w:rPr>
        <w:t xml:space="preserve"> extent of mixing layer and stratosphere</w:t>
      </w:r>
      <w:del w:id="4054" w:author="Ian Blenkinsop" w:date="2021-07-29T10:44:00Z">
        <w:r w:rsidR="003F1C19" w:rsidDel="003F1C19">
          <w:rPr>
            <w:noProof/>
            <w:lang w:val="en-US"/>
          </w:rPr>
          <w:delText>-</w:delText>
        </w:r>
      </w:del>
      <w:ins w:id="4055" w:author="Ian Blenkinsop" w:date="2021-07-29T10:44:00Z">
        <w:r w:rsidR="003F1C19">
          <w:rPr>
            <w:noProof/>
            <w:lang w:val="en-US"/>
          </w:rPr>
          <w:t>–</w:t>
        </w:r>
      </w:ins>
      <w:r w:rsidRPr="00C827FE">
        <w:rPr>
          <w:noProof/>
          <w:lang w:val="en-US"/>
        </w:rPr>
        <w:t xml:space="preserve">troposphere exchange (STE) for surface ozone </w:t>
      </w:r>
      <w:r w:rsidRPr="003A09ED">
        <w:rPr>
          <w:noProof/>
        </w:rPr>
        <w:fldChar w:fldCharType="begin" w:fldLock="1"/>
      </w:r>
      <w:r w:rsidR="00D477C7">
        <w:rPr>
          <w:noProof/>
          <w:lang w:val="en-US"/>
        </w:rPr>
        <w:instrText>ADDIN CSL_CITATION { "citationItems" : [ { "id" : "ITEM-1", "itemData" : { "DOI" : "10.1021/acs.chemrev.5b00089", "ISBN" : "0009-2665", "ISSN" : "15206890", "PMID" : "25926133", "abstract" : "Climate change and air pollution are critical environmental issues both in the here and now and for the coming decades. Many mitigation options offer the possibility to both improve air quality and mitigate climate change, such as improvements in energy efficiency, or a switch to wind or solar power, all of which reduce emissions across the board. The atmospheric chemistry of ozone is an important context to understand the linkages between air quality and climate change, because many indirect effects are linked to this chemistry. As an air pollutant, ozone has a variety of adverse effects on human health, including decreased pulmonary function, aggravation of pre-existing diseases such as asthma, increases in hospital admissions, especially respiratory ailments, and premature mortality.", "author" : [ { "dropping-particle" : "", "family" : "Schneidemesser", "given" : "Erika", "non-dropping-particle" : "von", "parse-names" : false, "suffix" : "" }, { "dropping-particle" : "", "family" : "Monks", "given" : "Paul S.", "non-dropping-particle" : "", "parse-names" : false, "suffix" : "" }, { "dropping-particle" : "", "family" : "Allan", "given" : "James D.", "non-dropping-particle" : "", "parse-names" : false, "suffix" : "" }, { "dropping-particle" : "", "family" : "Bruhwiler", "given" : "Lori", "non-dropping-particle" : "", "parse-names" : false, "suffix" : "" }, { "dropping-particle" : "", "family" : "Forster", "given" : "Piers", "non-dropping-particle" : "", "parse-names" : false, "suffix" : "" }, { "dropping-particle" : "", "family" : "Fowler", "given" : "David", "non-dropping-particle" : "", "parse-names" : false, "suffix" : "" }, { "dropping-particle" : "", "family" : "Lauer", "given" : "Axel", "non-dropping-particle" : "", "parse-names" : false, "suffix" : "" }, { "dropping-particle" : "", "family" : "Morgan", "given" : "William T.", "non-dropping-particle" : "", "parse-names" : false, "suffix" : "" }, { "dropping-particle" : "", "family" : "Paasonen", "given" : "Pauli", "non-dropping-particle" : "", "parse-names" : false, "suffix" : "" }, { "dropping-particle" : "", "family" : "Righi", "given" : "Mattia", "non-dropping-particle" : "", "parse-names" : false, "suffix" : "" }, { "dropping-particle" : "", "family" : "Sindelarova", "given" : "Katerina", "non-dropping-particle" : "", "parse-names" : false, "suffix" : "" }, { "dropping-particle" : "", "family" : "Sutton", "given" : "Mark A.", "non-dropping-particle" : "", "parse-names" : false, "suffix" : "" } ], "container-title" : "Chemical Reviews", "id" : "ITEM-1", "issue" : "10", "issued" : { "date-parts" : [ [ "2015" ] ] }, "page" : "3856-3897", "title" : "Chemistry and the Linkages between Air Quality and Climate Change", "translator" : [ { "dropping-particle" : "", "family" : "G2843", "given" : "", "non-dropping-particle" : "", "parse-names" : false, "suffix" : "" } ], "type" : "article-journal", "volume" : "115" }, "uris" : [ "http://www.mendeley.com/documents/?uuid=a0a4ff58-3b0f-4a64-8cbe-6b3e5c1444b2" ] } ], "mendeley" : { "formattedCitation" : "(von Schneidemesser et al., 2015)", "plainTextFormattedCitation" : "(von Schneidemesser et al., 2015)", "previouslyFormattedCitation" : "(von Schneidemesser et al., 2015)" }, "properties" : { "noteIndex" : 0 }, "schema" : "https://github.com/citation-style-language/schema/raw/master/csl-citation.json" }</w:instrText>
      </w:r>
      <w:r w:rsidRPr="003A09ED">
        <w:rPr>
          <w:noProof/>
        </w:rPr>
        <w:fldChar w:fldCharType="separate"/>
      </w:r>
      <w:r w:rsidR="00CB33A1">
        <w:rPr>
          <w:noProof/>
          <w:lang w:val="en-US"/>
        </w:rPr>
        <w:t>(von Schneidemesser et al., 2015)</w:t>
      </w:r>
      <w:r w:rsidRPr="003A09ED">
        <w:rPr>
          <w:noProof/>
        </w:rPr>
        <w:fldChar w:fldCharType="end"/>
      </w:r>
      <w:r w:rsidRPr="00C827FE">
        <w:rPr>
          <w:noProof/>
          <w:lang w:val="en-US"/>
        </w:rPr>
        <w:t xml:space="preserve">, and through modifications of the </w:t>
      </w:r>
      <w:r w:rsidRPr="00C827FE">
        <w:rPr>
          <w:lang w:val="en-US"/>
        </w:rPr>
        <w:t>rate of reactions that generate secondary species in the atmosphere</w:t>
      </w:r>
      <w:r w:rsidRPr="00C827FE">
        <w:rPr>
          <w:noProof/>
          <w:lang w:val="en-US"/>
        </w:rPr>
        <w:t xml:space="preserve">. Changing precipitation patterns in a future climate </w:t>
      </w:r>
      <w:r w:rsidRPr="00C827FE">
        <w:rPr>
          <w:lang w:val="en-US"/>
        </w:rPr>
        <w:t xml:space="preserve">also influence the wet removal efficiency, in particular for atmospheric aerosols </w:t>
      </w:r>
      <w:r w:rsidRPr="003A09ED">
        <w:fldChar w:fldCharType="begin" w:fldLock="1"/>
      </w:r>
      <w:r w:rsidR="00D477C7">
        <w:rPr>
          <w:lang w:val="en-US"/>
        </w:rPr>
        <w:instrText>ADDIN CSL_CITATION { "citationItems" : [ { "id" : "ITEM-1", "itemData" : { "DOI" : "10.5194/acp-18-8173-2018", "ISSN" : "16807324", "abstract" : "&lt;p&gt;&lt;p&gt;&lt;strong&gt;Abstract.&lt;/strong&gt; Wet deposition driven by precipitation is an important sink for atmospheric aerosols and soluble gases. We investigate the sensitivity of atmospheric aerosol lifetimes to precipitation intensity and frequency in the context of global climate change. Our sensitivity model simulations, through some simplified perturbations to precipitation in the GEOS-Chem model, show that the removal efficiency and hence the atmospheric lifetime of aerosols have significantly higher sensitivities to precipitation frequencies than to precipitation intensities, indicating that the same amount of precipitation may lead to different removal efficiencies of atmospheric aerosols. Combining the long-term trends of precipitation patterns for various regions with the sensitivities of atmospheric aerosol lifetimes to various precipitation characteristics allows us to examine the potential impacts of precipitation changes on atmospheric aerosols. Analyses based on an observational dataset show that precipitation frequencies in some regions have decreased in the past 14\u00a0years, which might increase the atmospheric aerosol lifetimes in those regions. Similar analyses based on multiple reanalysis meteorological datasets indicate that the changes of precipitation intensity and frequency over the past 30\u00a0years can lead to perturbations in the atmospheric aerosol lifetimes by 10&lt;span class=\"thinspace\"&gt;&lt;/span&gt;% or higher at the regional scale.&lt;/p&gt;&lt;/p&gt;", "author" : [ { "dropping-particle" : "", "family" : "Hou", "given" : "Pei", "non-dropping-particle" : "", "parse-names" : false, "suffix" : "" }, { "dropping-particle" : "", "family" : "Wu", "given" : "Shiliang", "non-dropping-particle" : "", "parse-names" : false, "suffix" : "" }, { "dropping-particle" : "", "family" : "McCarty", "given" : "Jessica L.", "non-dropping-particle" : "", "parse-names" : false, "suffix" : "" }, { "dropping-particle" : "", "family" : "Gao", "given" : "Yang", "non-dropping-particle" : "", "parse-names" : false, "suffix" : "" } ], "container-title" : "Atmospheric Chemistry and Physics", "id" : "ITEM-1", "issue" : "11", "issued" : { "date-parts" : [ [ "2018" ] ] }, "note" : "cited By 0", "page" : "8173-8182", "title" : "Sensitivity of atmospheric aerosol scavenging to precipitation intensity and frequency in the context of global climate change", "translator" : [ { "dropping-particle" : "", "family" : "G2869", "given" : "", "non-dropping-particle" : "", "parse-names" : false, "suffix" : "" } ], "type" : "article-journal", "volume" : "18" }, "uris" : [ "http://www.mendeley.com/documents/?uuid=d4777323-1916-4dcf-b59b-3dd4857b1db4" ] } ], "mendeley" : { "formattedCitation" : "(Hou et al., 2018)", "plainTextFormattedCitation" : "(Hou et al., 2018)", "previouslyFormattedCitation" : "(Hou et al., 2018)" }, "properties" : { "noteIndex" : 0 }, "schema" : "https://github.com/citation-style-language/schema/raw/master/csl-citation.json" }</w:instrText>
      </w:r>
      <w:r w:rsidRPr="003A09ED">
        <w:fldChar w:fldCharType="separate"/>
      </w:r>
      <w:r w:rsidR="00CB33A1">
        <w:rPr>
          <w:noProof/>
          <w:lang w:val="en-US"/>
        </w:rPr>
        <w:t>(Hou et al., 2018)</w:t>
      </w:r>
      <w:r w:rsidRPr="003A09ED">
        <w:fldChar w:fldCharType="end"/>
      </w:r>
      <w:r w:rsidRPr="00C827FE">
        <w:rPr>
          <w:lang w:val="en-US"/>
        </w:rPr>
        <w:t>. Processes at play in non-CO</w:t>
      </w:r>
      <w:r w:rsidRPr="00C827FE">
        <w:rPr>
          <w:vertAlign w:val="subscript"/>
          <w:lang w:val="en-US"/>
        </w:rPr>
        <w:t>2</w:t>
      </w:r>
      <w:r w:rsidRPr="00C827FE">
        <w:rPr>
          <w:lang w:val="en-US"/>
        </w:rPr>
        <w:t xml:space="preserve"> biogeochemical feedbacks (Section 6.4.5) are also involved in the perturbation of </w:t>
      </w:r>
      <w:r w:rsidRPr="00C827FE">
        <w:rPr>
          <w:noProof/>
          <w:lang w:val="en-US"/>
        </w:rPr>
        <w:t>atmospheric pollutants (</w:t>
      </w:r>
      <w:commentRangeStart w:id="4056"/>
      <w:r w:rsidRPr="00C827FE">
        <w:rPr>
          <w:noProof/>
          <w:lang w:val="en-US"/>
        </w:rPr>
        <w:t>see</w:t>
      </w:r>
      <w:commentRangeEnd w:id="4056"/>
      <w:r w:rsidR="00922AE3">
        <w:rPr>
          <w:rStyle w:val="Marquedecommentaire"/>
          <w:rFonts w:cs="Times New Roman"/>
          <w:lang w:val="en-GB" w:eastAsia="en-GB"/>
        </w:rPr>
        <w:commentReference w:id="4056"/>
      </w:r>
      <w:r w:rsidRPr="00C827FE">
        <w:rPr>
          <w:noProof/>
          <w:lang w:val="en-US"/>
        </w:rPr>
        <w:t xml:space="preserve"> Section 6.2.2).</w:t>
      </w:r>
    </w:p>
    <w:p w14:paraId="383EBC9C" w14:textId="77777777" w:rsidR="00F3307B" w:rsidRPr="00C827FE" w:rsidRDefault="00F3307B">
      <w:pPr>
        <w:pStyle w:val="AR6BodyText"/>
        <w:rPr>
          <w:noProof/>
          <w:lang w:val="en-US"/>
        </w:rPr>
      </w:pPr>
    </w:p>
    <w:p w14:paraId="59D67C05" w14:textId="016EC191" w:rsidR="00F3307B" w:rsidRPr="00C827FE" w:rsidRDefault="00F3307B" w:rsidP="00795881">
      <w:pPr>
        <w:pStyle w:val="AR6BodyText"/>
        <w:rPr>
          <w:lang w:val="en-US"/>
        </w:rPr>
      </w:pPr>
      <w:r w:rsidRPr="00C827FE">
        <w:rPr>
          <w:lang w:val="en-US"/>
        </w:rPr>
        <w:t xml:space="preserve">This section relies on observational studies performed by analysing </w:t>
      </w:r>
      <w:ins w:id="4057" w:author="Lucy Cowie" w:date="2021-07-28T12:42:00Z">
        <w:r w:rsidR="00D61619">
          <w:rPr>
            <w:lang w:val="en-US"/>
          </w:rPr>
          <w:t xml:space="preserve">the </w:t>
        </w:r>
      </w:ins>
      <w:r w:rsidRPr="00C827FE">
        <w:rPr>
          <w:lang w:val="en-US"/>
        </w:rPr>
        <w:t>correlation between specific meteorological conditions projected to occur more frequently in the future and surface pollutants, and global</w:t>
      </w:r>
      <w:ins w:id="4058" w:author="Lucy Cowie" w:date="2021-07-28T12:42:00Z">
        <w:r w:rsidR="002E5558">
          <w:rPr>
            <w:lang w:val="en-US"/>
          </w:rPr>
          <w:t>-</w:t>
        </w:r>
      </w:ins>
      <w:r w:rsidRPr="00C827FE">
        <w:rPr>
          <w:lang w:val="en-US"/>
        </w:rPr>
        <w:t xml:space="preserve"> and regional</w:t>
      </w:r>
      <w:ins w:id="4059" w:author="Lucy Cowie" w:date="2021-07-28T12:42:00Z">
        <w:r w:rsidR="002E5558">
          <w:rPr>
            <w:lang w:val="en-US"/>
          </w:rPr>
          <w:t>-</w:t>
        </w:r>
      </w:ins>
      <w:del w:id="4060" w:author="Lucy Cowie" w:date="2021-07-28T12:42:00Z">
        <w:r w:rsidRPr="00C827FE" w:rsidDel="002E5558">
          <w:rPr>
            <w:lang w:val="en-US"/>
          </w:rPr>
          <w:delText xml:space="preserve"> </w:delText>
        </w:r>
      </w:del>
      <w:r w:rsidRPr="00C827FE">
        <w:rPr>
          <w:lang w:val="en-US"/>
        </w:rPr>
        <w:t>scale modelling studies considering solely climate change in the future. We also assess the surface ozone and PM</w:t>
      </w:r>
      <w:r w:rsidRPr="00C827FE">
        <w:rPr>
          <w:vertAlign w:val="subscript"/>
          <w:lang w:val="en-US"/>
        </w:rPr>
        <w:t>2.5</w:t>
      </w:r>
      <w:r w:rsidRPr="00C827FE">
        <w:rPr>
          <w:lang w:val="en-US"/>
        </w:rPr>
        <w:t xml:space="preserve"> changes based on CMIP6 models analysed in AerChemMIP, considering climate change in isolation with emissions in 2050 from SSP3-7.0 scenario (</w:t>
      </w:r>
      <w:del w:id="4061" w:author="Lucy Cowie" w:date="2021-07-28T12:43:00Z">
        <w:r w:rsidRPr="00C827FE" w:rsidDel="00593BEB">
          <w:rPr>
            <w:lang w:val="en-US"/>
          </w:rPr>
          <w:delText xml:space="preserve">see </w:delText>
        </w:r>
      </w:del>
      <w:r w:rsidRPr="00C827FE">
        <w:rPr>
          <w:lang w:val="en-US"/>
        </w:rPr>
        <w:t>Section 6.7.1). Air quality being highly variable in space and time, the use of regional atmospheric chemistry models is necessary to characteri</w:t>
      </w:r>
      <w:ins w:id="4062" w:author="Lucy Cowie" w:date="2021-07-28T12:43:00Z">
        <w:r w:rsidR="00620B26">
          <w:rPr>
            <w:lang w:val="en-US"/>
          </w:rPr>
          <w:t>z</w:t>
        </w:r>
      </w:ins>
      <w:del w:id="4063" w:author="Lucy Cowie" w:date="2021-07-28T12:43:00Z">
        <w:r w:rsidRPr="00C827FE" w:rsidDel="00620B26">
          <w:rPr>
            <w:lang w:val="en-US"/>
          </w:rPr>
          <w:delText>s</w:delText>
        </w:r>
      </w:del>
      <w:r w:rsidRPr="00C827FE">
        <w:rPr>
          <w:lang w:val="en-US"/>
        </w:rPr>
        <w:t>e the effect of future climate on air quality properly. However, difficulties for such assessment arise from the need for long simulations that include complex chemistry</w:t>
      </w:r>
      <w:ins w:id="4064" w:author="Lucy Cowie" w:date="2021-07-28T12:43:00Z">
        <w:r w:rsidR="00B366FE">
          <w:rPr>
            <w:lang w:val="en-US"/>
          </w:rPr>
          <w:t>–</w:t>
        </w:r>
      </w:ins>
      <w:del w:id="4065" w:author="Lucy Cowie" w:date="2021-07-28T12:43:00Z">
        <w:r w:rsidRPr="00C827FE" w:rsidDel="00B366FE">
          <w:rPr>
            <w:lang w:val="en-US"/>
          </w:rPr>
          <w:delText>-</w:delText>
        </w:r>
      </w:del>
      <w:r w:rsidRPr="00C827FE">
        <w:rPr>
          <w:lang w:val="en-US"/>
        </w:rPr>
        <w:t>natural system interactions with high computational cost, in addition to the difficulty related to the regionali</w:t>
      </w:r>
      <w:ins w:id="4066" w:author="Lucy Cowie" w:date="2021-07-28T12:43:00Z">
        <w:r w:rsidR="00B366FE">
          <w:rPr>
            <w:lang w:val="en-US"/>
          </w:rPr>
          <w:t>z</w:t>
        </w:r>
      </w:ins>
      <w:del w:id="4067" w:author="Lucy Cowie" w:date="2021-07-28T12:43:00Z">
        <w:r w:rsidRPr="00C827FE" w:rsidDel="00B366FE">
          <w:rPr>
            <w:lang w:val="en-US"/>
          </w:rPr>
          <w:delText>s</w:delText>
        </w:r>
      </w:del>
      <w:r w:rsidRPr="00C827FE">
        <w:rPr>
          <w:lang w:val="en-US"/>
        </w:rPr>
        <w:t>ation of climate change (</w:t>
      </w:r>
      <w:del w:id="4068" w:author="Ian Blenkinsop" w:date="2021-07-29T10:45:00Z">
        <w:r w:rsidRPr="00C827FE" w:rsidDel="00CC237A">
          <w:rPr>
            <w:lang w:val="en-US"/>
          </w:rPr>
          <w:delText xml:space="preserve">see </w:delText>
        </w:r>
      </w:del>
      <w:r w:rsidRPr="00C827FE">
        <w:rPr>
          <w:lang w:val="en-US"/>
        </w:rPr>
        <w:t xml:space="preserve">Section 10.3.1.2). Changes in </w:t>
      </w:r>
      <w:r w:rsidRPr="00C827FE">
        <w:rPr>
          <w:rFonts w:eastAsiaTheme="minorHAnsi"/>
          <w:lang w:val="en-US"/>
        </w:rPr>
        <w:t>the occurrence of weather patterns influencing air pollution (e.g., anticyclonic stagnation conditions, transport pathways from pollution sources, convection) due to climate change are assessed in Chapters 4 and 11</w:t>
      </w:r>
      <w:r w:rsidRPr="00C827FE">
        <w:rPr>
          <w:lang w:val="en-US"/>
        </w:rPr>
        <w:t xml:space="preserve">.  </w:t>
      </w:r>
    </w:p>
    <w:p w14:paraId="1460B35F" w14:textId="7E396F2A" w:rsidR="00F3307B" w:rsidRDefault="00F3307B" w:rsidP="00D5630D">
      <w:pPr>
        <w:pStyle w:val="AR6BodyText"/>
        <w:rPr>
          <w:rFonts w:cs="Times New Roman"/>
          <w:lang w:val="en-GB" w:eastAsia="en-US"/>
        </w:rPr>
      </w:pPr>
    </w:p>
    <w:p w14:paraId="7C6AAAA2" w14:textId="77777777" w:rsidR="002A65DE" w:rsidRPr="00E101B2" w:rsidRDefault="002A65DE" w:rsidP="00D5630D">
      <w:pPr>
        <w:pStyle w:val="AR6BodyText"/>
        <w:rPr>
          <w:rFonts w:cs="Times New Roman"/>
          <w:lang w:val="en-GB" w:eastAsia="en-US"/>
        </w:rPr>
      </w:pPr>
    </w:p>
    <w:p w14:paraId="5CCDF809" w14:textId="42F6B045" w:rsidR="00F3307B" w:rsidRPr="00326917" w:rsidRDefault="00F3307B" w:rsidP="00D5630D">
      <w:pPr>
        <w:pStyle w:val="AR6Chap6Level2611"/>
      </w:pPr>
      <w:bookmarkStart w:id="4069" w:name="_Toc5715263"/>
      <w:bookmarkStart w:id="4070" w:name="_Toc5721921"/>
      <w:bookmarkStart w:id="4071" w:name="_Toc6596792"/>
      <w:bookmarkStart w:id="4072" w:name="_Toc30501028"/>
      <w:bookmarkStart w:id="4073" w:name="_Toc70498197"/>
      <w:r w:rsidRPr="00326917">
        <w:t xml:space="preserve">Effect of </w:t>
      </w:r>
      <w:ins w:id="4074" w:author="Lucy Cowie" w:date="2021-07-28T12:44:00Z">
        <w:r w:rsidR="00CD3600">
          <w:t>C</w:t>
        </w:r>
      </w:ins>
      <w:del w:id="4075" w:author="Lucy Cowie" w:date="2021-07-28T12:44:00Z">
        <w:r w:rsidRPr="00326917" w:rsidDel="00CD3600">
          <w:delText>c</w:delText>
        </w:r>
      </w:del>
      <w:r w:rsidRPr="00326917">
        <w:t xml:space="preserve">limate </w:t>
      </w:r>
      <w:ins w:id="4076" w:author="Lucy Cowie" w:date="2021-07-28T12:44:00Z">
        <w:r w:rsidR="00CD3600">
          <w:t>C</w:t>
        </w:r>
      </w:ins>
      <w:del w:id="4077" w:author="Lucy Cowie" w:date="2021-07-28T12:44:00Z">
        <w:r w:rsidRPr="00326917" w:rsidDel="00CD3600">
          <w:delText>c</w:delText>
        </w:r>
      </w:del>
      <w:r w:rsidRPr="00326917">
        <w:t xml:space="preserve">hange on </w:t>
      </w:r>
      <w:ins w:id="4078" w:author="Lucy Cowie" w:date="2021-07-28T12:45:00Z">
        <w:r w:rsidR="00CD3600">
          <w:t>S</w:t>
        </w:r>
      </w:ins>
      <w:del w:id="4079" w:author="Lucy Cowie" w:date="2021-07-28T12:44:00Z">
        <w:r w:rsidRPr="00326917" w:rsidDel="00CD3600">
          <w:delText>s</w:delText>
        </w:r>
      </w:del>
      <w:r w:rsidRPr="00326917">
        <w:t>urface O</w:t>
      </w:r>
      <w:r w:rsidRPr="00326917">
        <w:rPr>
          <w:vertAlign w:val="subscript"/>
        </w:rPr>
        <w:t>3</w:t>
      </w:r>
      <w:bookmarkEnd w:id="4053"/>
      <w:bookmarkEnd w:id="4069"/>
      <w:bookmarkEnd w:id="4070"/>
      <w:bookmarkEnd w:id="4071"/>
      <w:bookmarkEnd w:id="4072"/>
      <w:bookmarkEnd w:id="4073"/>
    </w:p>
    <w:p w14:paraId="64B157C5" w14:textId="77777777" w:rsidR="00F3307B" w:rsidRPr="00E101B2" w:rsidRDefault="00F3307B" w:rsidP="00D5630D">
      <w:pPr>
        <w:pStyle w:val="AR6BodyText"/>
        <w:rPr>
          <w:rFonts w:cs="Times New Roman"/>
          <w:noProof/>
          <w:color w:val="000000" w:themeColor="text1"/>
          <w:lang w:val="en-GB"/>
        </w:rPr>
      </w:pPr>
    </w:p>
    <w:p w14:paraId="02810CFE" w14:textId="35410F56" w:rsidR="00F3307B" w:rsidRPr="00DD3E98" w:rsidRDefault="00CD3600" w:rsidP="00D5630D">
      <w:pPr>
        <w:pStyle w:val="AR6BodyText"/>
        <w:rPr>
          <w:rStyle w:val="A10"/>
          <w:rFonts w:eastAsiaTheme="majorEastAsia" w:cs="Times New Roman"/>
          <w:bCs/>
          <w:lang w:val="en-GB"/>
        </w:rPr>
      </w:pPr>
      <w:ins w:id="4080" w:author="Lucy Cowie" w:date="2021-07-28T12:44:00Z">
        <w:r>
          <w:rPr>
            <w:noProof/>
            <w:lang w:val="en-GB"/>
          </w:rPr>
          <w:t xml:space="preserve">The </w:t>
        </w:r>
      </w:ins>
      <w:r w:rsidR="00F3307B" w:rsidRPr="00DD3E98">
        <w:rPr>
          <w:noProof/>
          <w:lang w:val="en-GB"/>
        </w:rPr>
        <w:t xml:space="preserve">AR5 assessed with </w:t>
      </w:r>
      <w:r w:rsidR="00F3307B" w:rsidRPr="00106027">
        <w:rPr>
          <w:i/>
          <w:iCs/>
          <w:noProof/>
          <w:lang w:val="en-GB"/>
          <w:rPrChange w:id="4081" w:author="Lucy Cowie" w:date="2021-07-28T12:46:00Z">
            <w:rPr>
              <w:noProof/>
              <w:lang w:val="en-GB"/>
            </w:rPr>
          </w:rPrChange>
        </w:rPr>
        <w:t>high confidence</w:t>
      </w:r>
      <w:r w:rsidR="00F3307B" w:rsidRPr="00DD3E98">
        <w:rPr>
          <w:noProof/>
          <w:lang w:val="en-GB"/>
        </w:rPr>
        <w:t xml:space="preserve"> that </w:t>
      </w:r>
      <w:r w:rsidR="00F3307B" w:rsidRPr="00DD3E98">
        <w:rPr>
          <w:noProof/>
          <w:lang w:val="en-GB"/>
        </w:rPr>
        <w:fldChar w:fldCharType="begin" w:fldLock="1"/>
      </w:r>
      <w:r w:rsidR="00D477C7">
        <w:rPr>
          <w:noProof/>
          <w:lang w:val="en-GB"/>
        </w:rPr>
        <w:instrText>ADDIN CSL_CITATION { "citationItems" : [ { "id" : "ITEM-1", "itemData" : { "DOI" : "10.1017/CBO9781107415324.023", "ISBN" : "9781107661820", "author" : [ { "dropping-particle" : "", "family" : "Kirtman", "given" : "B.", "non-dropping-particle" : "", "parse-names" : false, "suffix" : "" }, { "dropping-particle" : "", "family" : "Power", "given" : "S.B.", "non-dropping-particle" : "", "parse-names" : false, "suffix" : "" }, { "dropping-particle" : "", "family" : "Adedoyin", "given" : "J.A.", "non-dropping-particle" : "", "parse-names" : false, "suffix" : "" }, { "dropping-particle" : "", "family" : "Boer", "given" : "G.J.", "non-dropping-particle" : "", "parse-names" : false, "suffix" : "" }, { "dropping-particle" : "", "family" : "Bojariu", "given" : "R.", "non-dropping-particle" : "", "parse-names" : false, "suffix" : "" }, { "dropping-particle" : "", "family" : "Camilloni", "given" : "I.", "non-dropping-particle" : "", "parse-names" : false, "suffix" : "" }, { "dropping-particle" : "", "family" : "Doblas-Reyes", "given" : "F.J.", "non-dropping-particle" : "", "parse-names" : false, "suffix" : "" }, { "dropping-particle" : "", "family" : "Fiore", "given" : "A.M.", "non-dropping-particle" : "", "parse-names" : false, "suffix" : "" }, { "dropping-particle" : "", "family" : "Kimoto", "given" : "M.", "non-dropping-particle" : "", "parse-names" : false, "suffix" : "" }, { "dropping-particle" : "", "family" : "Meehl", "given" : "G.A.", "non-dropping-particle" : "", "parse-names" : false, "suffix" : "" }, { "dropping-particle" : "", "family" : "Prather", "given" : "M.", "non-dropping-particle" : "", "parse-names" : false, "suffix" : "" }, { "dropping-particle" : "", "family" : "Sarr", "given" : "A.", "non-dropping-particle" : "", "parse-names" : false, "suffix" : "" }, { "dropping-particle" : "", "family" : "Sch\u00e4r", "given" : "C.", "non-dropping-particle" : "", "parse-names" : false, "suffix" : "" }, { "dropping-particle" : "", "family" : "Sutton", "given" : "R.", "non-dropping-particle" : "", "parse-names" : false, "suffix" : "" }, { "dropping-particle" : "van", "family" : "Oldenborgh", "given" : "G.J.", "non-dropping-particle" : "", "parse-names" : false, "suffix" : "" }, { "dropping-particle" : "", "family" : "Vecchi", "given" : "G.", "non-dropping-particle" : "", "parse-names" : false, "suffix" : "" }, { "dropping-particle" : "", "family" : "Wang", "given" : "H.J.",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"page" : "953-1028", "publisher" : "Cambridge University Press", "publisher-place" : "Cambridge, United Kingdom and New York, USA", "title" : "Near-term Climate Change: Projections and Predictability", "translator" : [ { "dropping-particle" : "", "family" : "G2969", "given" : "Rt13", "non-dropping-particle" : "", "parse-names" : false, "suffix" : "" } ], "type" : "chapter" }, "uris" : [ "http://www.mendeley.com/documents/?uuid=9a6cf6ad-d679-4873-ac87-418694787e21" ] } ], "mendeley" : { "formattedCitation" : "(Kirtman et al., 2013)", "plainTextFormattedCitation" : "(Kirtman et al., 2013)", "previouslyFormattedCitation" : "(Kirtman et al., 2013)" }, "properties" : { "noteIndex" : 0 }, "schema" : "https://github.com/citation-style-language/schema/raw/master/csl-citation.json" }</w:instrText>
      </w:r>
      <w:r w:rsidR="00F3307B" w:rsidRPr="00DD3E98">
        <w:rPr>
          <w:noProof/>
          <w:lang w:val="en-GB"/>
        </w:rPr>
        <w:fldChar w:fldCharType="separate"/>
      </w:r>
      <w:r w:rsidR="00CB33A1">
        <w:rPr>
          <w:noProof/>
          <w:lang w:val="en-GB"/>
        </w:rPr>
        <w:t>(Kirtman et al., 2013)</w:t>
      </w:r>
      <w:r w:rsidR="00F3307B" w:rsidRPr="00DD3E98">
        <w:rPr>
          <w:noProof/>
          <w:lang w:val="en-GB"/>
        </w:rPr>
        <w:fldChar w:fldCharType="end"/>
      </w:r>
      <w:del w:id="4082" w:author="Lucy Cowie" w:date="2021-07-28T12:45:00Z">
        <w:r w:rsidR="00F3307B" w:rsidRPr="00DD3E98" w:rsidDel="00106027">
          <w:rPr>
            <w:noProof/>
            <w:lang w:val="en-GB"/>
          </w:rPr>
          <w:delText>,</w:delText>
        </w:r>
      </w:del>
      <w:r w:rsidR="00F3307B" w:rsidRPr="00DD3E98">
        <w:rPr>
          <w:noProof/>
          <w:lang w:val="en-GB"/>
        </w:rPr>
        <w:t xml:space="preserve"> in unpolluted regions, higher water vapour abundances and temperatures in a warmer climate would enhance ozone chemical destruction, leading to lower baseline</w:t>
      </w:r>
      <w:r w:rsidR="00F3307B" w:rsidRPr="002D39BF">
        <w:rPr>
          <w:rStyle w:val="Appelnotedebasdep"/>
          <w:rPrChange w:id="4083" w:author="Robin Matthews" w:date="2021-07-08T17:17:00Z">
            <w:rPr>
              <w:rStyle w:val="Appelnotedebasdep"/>
              <w:rFonts w:cs="Times New Roman"/>
              <w:noProof/>
              <w:color w:val="000000" w:themeColor="text1"/>
              <w:lang w:val="en-GB"/>
            </w:rPr>
          </w:rPrChange>
        </w:rPr>
        <w:footnoteReference w:id="5"/>
      </w:r>
      <w:r w:rsidR="00F3307B" w:rsidRPr="00DD3E98">
        <w:rPr>
          <w:noProof/>
          <w:lang w:val="en-GB"/>
        </w:rPr>
        <w:t xml:space="preserve"> surface ozone levels. </w:t>
      </w:r>
      <w:r w:rsidR="00F3307B" w:rsidRPr="00DD3E98">
        <w:rPr>
          <w:bCs/>
          <w:color w:val="000000"/>
          <w:lang w:val="en-GB"/>
        </w:rPr>
        <w:t xml:space="preserve">In </w:t>
      </w:r>
      <w:r w:rsidR="00F3307B" w:rsidRPr="00046829">
        <w:rPr>
          <w:bCs/>
          <w:color w:val="000000"/>
          <w:lang w:val="en-GB"/>
        </w:rPr>
        <w:t xml:space="preserve">polluted regions, AR5 assessed with </w:t>
      </w:r>
      <w:r w:rsidR="00F3307B" w:rsidRPr="00106027">
        <w:rPr>
          <w:bCs/>
          <w:i/>
          <w:iCs/>
          <w:color w:val="000000"/>
          <w:lang w:val="en-GB"/>
          <w:rPrChange w:id="4084" w:author="Lucy Cowie" w:date="2021-07-28T12:46:00Z">
            <w:rPr>
              <w:bCs/>
              <w:color w:val="000000"/>
              <w:lang w:val="en-GB"/>
            </w:rPr>
          </w:rPrChange>
        </w:rPr>
        <w:t>medium confidence</w:t>
      </w:r>
      <w:r w:rsidR="00F3307B" w:rsidRPr="00046829">
        <w:rPr>
          <w:bCs/>
          <w:color w:val="000000"/>
          <w:lang w:val="en-GB"/>
        </w:rPr>
        <w:t xml:space="preserve"> that higher surface temperatures will trigger regional feedbacks </w:t>
      </w:r>
      <w:r w:rsidR="00F3307B" w:rsidRPr="00DD3E98">
        <w:rPr>
          <w:bCs/>
          <w:color w:val="000000"/>
          <w:lang w:val="en-GB"/>
        </w:rPr>
        <w:t xml:space="preserve">in chemistry and local emissions that will increase surface ozone and </w:t>
      </w:r>
      <w:ins w:id="4085" w:author="Lucy Cowie" w:date="2021-07-28T12:46:00Z">
        <w:r w:rsidR="00106027">
          <w:rPr>
            <w:bCs/>
            <w:color w:val="000000"/>
            <w:lang w:val="en-GB"/>
          </w:rPr>
          <w:t xml:space="preserve">the </w:t>
        </w:r>
      </w:ins>
      <w:r w:rsidR="00F3307B" w:rsidRPr="00DD3E98">
        <w:rPr>
          <w:bCs/>
          <w:color w:val="000000"/>
          <w:lang w:val="en-GB"/>
        </w:rPr>
        <w:t>intensity of surface O</w:t>
      </w:r>
      <w:r w:rsidR="00F3307B" w:rsidRPr="00B83AAA">
        <w:rPr>
          <w:rStyle w:val="A10"/>
          <w:rFonts w:eastAsiaTheme="majorEastAsia" w:cs="Times New Roman"/>
          <w:bCs/>
          <w:lang w:val="en-GB"/>
          <w:rPrChange w:id="4086" w:author="Lucy Cowie" w:date="2021-07-28T12:48:00Z">
            <w:rPr>
              <w:rStyle w:val="A10"/>
              <w:rFonts w:eastAsiaTheme="majorEastAsia" w:cs="Times New Roman"/>
              <w:bCs/>
              <w:vertAlign w:val="subscript"/>
              <w:lang w:val="en-GB"/>
            </w:rPr>
          </w:rPrChange>
        </w:rPr>
        <w:t>3</w:t>
      </w:r>
      <w:r w:rsidR="00F3307B" w:rsidRPr="00B83AAA">
        <w:rPr>
          <w:rStyle w:val="A10"/>
          <w:rFonts w:eastAsiaTheme="majorEastAsia" w:cs="Times New Roman"/>
          <w:bCs/>
          <w:lang w:val="en-GB"/>
        </w:rPr>
        <w:t xml:space="preserve"> </w:t>
      </w:r>
      <w:r w:rsidR="00F3307B" w:rsidRPr="00DD3E98">
        <w:rPr>
          <w:rStyle w:val="A10"/>
          <w:rFonts w:eastAsiaTheme="majorEastAsia" w:cs="Times New Roman"/>
          <w:bCs/>
          <w:sz w:val="22"/>
          <w:lang w:val="en-GB"/>
        </w:rPr>
        <w:t>peaks</w:t>
      </w:r>
      <w:r w:rsidR="00F3307B">
        <w:rPr>
          <w:rStyle w:val="A10"/>
          <w:rFonts w:eastAsiaTheme="majorEastAsia" w:cs="Times New Roman"/>
          <w:bCs/>
          <w:sz w:val="22"/>
          <w:lang w:val="en-GB"/>
        </w:rPr>
        <w:t>.</w:t>
      </w:r>
      <w:r w:rsidR="00F3307B" w:rsidRPr="00DD3E98">
        <w:rPr>
          <w:rStyle w:val="A10"/>
          <w:rFonts w:eastAsiaTheme="majorEastAsia" w:cs="Times New Roman"/>
          <w:bCs/>
          <w:lang w:val="en-GB"/>
        </w:rPr>
        <w:t xml:space="preserve"> </w:t>
      </w:r>
    </w:p>
    <w:p w14:paraId="2BDC1962" w14:textId="77777777" w:rsidR="00F3307B" w:rsidRPr="00DD3E98" w:rsidRDefault="00F3307B" w:rsidP="00D5630D">
      <w:pPr>
        <w:pStyle w:val="AR6BodyText"/>
        <w:rPr>
          <w:noProof/>
          <w:highlight w:val="lightGray"/>
          <w:lang w:val="en-GB"/>
        </w:rPr>
      </w:pPr>
    </w:p>
    <w:p w14:paraId="35C6856B" w14:textId="53764747" w:rsidR="00F3307B" w:rsidRPr="00092E9F" w:rsidRDefault="00F3307B" w:rsidP="00D5630D">
      <w:pPr>
        <w:pStyle w:val="AR6BodyText"/>
        <w:rPr>
          <w:lang w:val="en-GB"/>
        </w:rPr>
      </w:pPr>
      <w:r>
        <w:rPr>
          <w:noProof/>
          <w:lang w:val="en-GB"/>
        </w:rPr>
        <w:t>T</w:t>
      </w:r>
      <w:r w:rsidRPr="00DD3E98">
        <w:rPr>
          <w:noProof/>
          <w:lang w:val="en-GB"/>
        </w:rPr>
        <w:t>he response of surface ozone to climate</w:t>
      </w:r>
      <w:ins w:id="4087" w:author="Lucy Cowie" w:date="2021-07-28T12:47:00Z">
        <w:r w:rsidR="0002774C">
          <w:rPr>
            <w:noProof/>
            <w:lang w:val="en-GB"/>
          </w:rPr>
          <w:t>-</w:t>
        </w:r>
      </w:ins>
      <w:del w:id="4088" w:author="Lucy Cowie" w:date="2021-07-28T12:47:00Z">
        <w:r w:rsidRPr="00DD3E98" w:rsidDel="0002774C">
          <w:rPr>
            <w:noProof/>
            <w:lang w:val="en-GB"/>
          </w:rPr>
          <w:delText xml:space="preserve"> </w:delText>
        </w:r>
      </w:del>
      <w:r w:rsidRPr="00DD3E98">
        <w:rPr>
          <w:noProof/>
          <w:lang w:val="en-GB"/>
        </w:rPr>
        <w:t xml:space="preserve">induced </w:t>
      </w:r>
      <w:r w:rsidRPr="0000263A">
        <w:rPr>
          <w:noProof/>
          <w:lang w:val="en-GB"/>
        </w:rPr>
        <w:t>Earth system changes is complex due to counteracting effects. Studies considering the individual effects of climate</w:t>
      </w:r>
      <w:ins w:id="4089" w:author="Lucy Cowie" w:date="2021-07-28T12:47:00Z">
        <w:r w:rsidR="0075602B">
          <w:rPr>
            <w:noProof/>
            <w:lang w:val="en-GB"/>
          </w:rPr>
          <w:t>-</w:t>
        </w:r>
      </w:ins>
      <w:del w:id="4090" w:author="Lucy Cowie" w:date="2021-07-28T12:47:00Z">
        <w:r w:rsidRPr="0000263A" w:rsidDel="0075602B">
          <w:rPr>
            <w:noProof/>
            <w:lang w:val="en-GB"/>
          </w:rPr>
          <w:delText xml:space="preserve"> </w:delText>
        </w:r>
      </w:del>
      <w:r w:rsidRPr="0000263A">
        <w:rPr>
          <w:noProof/>
          <w:lang w:val="en-GB"/>
        </w:rPr>
        <w:t xml:space="preserve">driven changes in specific precursor emissions or processes show increases in surface ozone under warmer atmosphere for some processes. This is </w:t>
      </w:r>
      <w:r>
        <w:rPr>
          <w:noProof/>
          <w:lang w:val="en-GB"/>
        </w:rPr>
        <w:t xml:space="preserve">indeed </w:t>
      </w:r>
      <w:r w:rsidRPr="0000263A">
        <w:rPr>
          <w:noProof/>
          <w:lang w:val="en-GB"/>
        </w:rPr>
        <w:t xml:space="preserve">the case </w:t>
      </w:r>
      <w:r>
        <w:rPr>
          <w:noProof/>
          <w:lang w:val="en-GB"/>
        </w:rPr>
        <w:t xml:space="preserve">for </w:t>
      </w:r>
      <w:r w:rsidRPr="0000263A">
        <w:rPr>
          <w:noProof/>
          <w:lang w:val="en-GB"/>
        </w:rPr>
        <w:t xml:space="preserve">enhanced STE and stratospheric ozone recovery </w:t>
      </w:r>
      <w:r w:rsidRPr="0000263A">
        <w:rPr>
          <w:noProof/>
          <w:lang w:val="en-GB"/>
        </w:rPr>
        <w:fldChar w:fldCharType="begin" w:fldLock="1"/>
      </w:r>
      <w:r w:rsidR="00D477C7">
        <w:rPr>
          <w:noProof/>
          <w:lang w:val="en-GB"/>
        </w:rPr>
        <w:instrText>ADDIN CSL_CITATION { "citationItems" : [ { "id" : "ITEM-1", "itemData" : { "DOI" : "10.5194/acp-16-2727-2016", "ISSN" : "1680-7324", "abstract" : "Abstract. A stratosphere-resolving configuration of the Met Office's Unified Model (UM) with the United Kingdom Chemistry and Aerosols (UKCA) scheme is used to investigate the atmospheric response to changes in (a) greenhouse gases and climate, (b) ozone-depleting substances (ODSs) and (c) non-methane ozone precursor emissions. A suite of time-slice experiments show the separate, as well as pairwise, impacts of these perturbations between the years 2000 and 2100. Sensitivity to uncertainties in future greenhouse gases and aerosols is explored through the use of the Representative Concentration Pathway (RCP) 4.5 and 8.5 scenarios. The results highlight an important role for the stratosphere in determining the annual mean tropospheric ozone response, primarily through stratosphere\u2013troposphere exchange (STE) of ozone. Under both climate change and reductions in ODSs, increases in STE offset decreases in net chemical production and act to increase the tropospheric ozone burden. This opposes the effects of projected decreases in ozone precursors through measures to improve air quality, which act to reduce the ozone burden. The global tropospheric lifetime of ozone (\u03c4O3) does not change significantly under climate change at RCP4.5, but it decreases at RCP8.5. This opposes the increases in \u03c4O3 simulated under reductions in ODSs and ozone precursor emissions. The additivity of the changes in ozone is examined by comparing the sum of the responses in the single-forcing experiments to those from equivalent combined-forcing experiments. Whilst the ozone responses to most forcing combinations are found to be approximately additive, non-additive changes are found in both the stratosphere and troposphere when a large climate forcing (RCP8.5) is combined with the effects of ODSs.", "author" : [ { "dropping-particle" : "", "family" : "Banerjee", "given" : "Antara", "non-dropping-particle" : "", "parse-names" : false, "suffix" : "" }, { "dropping-particle" : "", "family" : "Maycock", "given" : "Amanda C.", "non-dropping-particle" : "", "parse-names" : false, "suffix" : "" }, { "dropping-particle" : "", "family" : "Archibald", "given" : "Alexander T.", "non-dropping-particle" : "", "parse-names" : false, "suffix" : "" }, { "dropping-particle" : "", "family" : "Abraham", "given" : "N. Luke", "non-dropping-particle" : "", "parse-names" : false, "suffix" : "" }, { "dropping-particle" : "", "family" : "Telford", "given" : "Paul", "non-dropping-particle" : "", "parse-names" : false, "suffix" : "" }, { "dropping-particle" : "", "family" : "Braesicke", "given" : "Peter", "non-dropping-particle" : "", "parse-names" : false, "suffix" : "" }, { "dropping-particle" : "", "family" : "Pyle", "given" : "John A.", "non-dropping-particle" : "", "parse-names" : false, "suffix" : "" } ], "container-title" : "Atmospheric Chemistry and Physics", "id" : "ITEM-1", "issue" : "5", "issued" : { "date-parts" : [ [ "2016", "3", "4" ] ] }, "page" : "2727-2746", "title" : "Drivers of changes in stratospheric and tropospheric ozone between year 2000 and 2100", "translator" : [ { "dropping-particle" : "", "family" : "G4136", "given" : "", "non-dropping-particle" : "", "parse-names" : false, "suffix" : "" } ], "type" : "article-journal", "volume" : "16" }, "uris" : [ "http://www.mendeley.com/documents/?uuid=e8fa156c-78ab-4527-aeb6-8ab71c34e510" ] }, { "id" : "ITEM-2", "itemData" : { "DOI" : "10.5194/acp-18-7721-2018", "ISSN" : "16807324", "abstract" : "&lt;p&gt;&lt;p&gt;&lt;strong&gt;Abstract.&lt;/strong&gt; Using a state-of-the-art chemistry\u2013climate model we investigate the future change in stratosphere\u2013troposphere exchange (STE) of ozone, the drivers of this change, as well as the future distribution of stratospheric ozone in the troposphere. Supplementary to previous work, our focus is on changes on the monthly scale. The global mean annual influx of stratospheric ozone into the troposphere is projected to increase by 53&lt;span class=\"thinspace\"&gt;&lt;/span&gt;% between the years 2000 and 2100 under the RCP8.5 greenhouse gas scenario. The change in ozone mass flux (OMF) into the troposphere is positive throughout the year with maximal increase in the summer months of the respective hemispheres. In the Northern Hemisphere (NH) this summer maximum STE increase is a result of increasing greenhouse gas (GHG) concentrations, whilst in the Southern Hemisphere(SH) it is due to equal contributions from decreasing levels of ozone depleting substances (ODS) and increasing GHG concentrations. In the SH the GHG effect is dominating in the winter months. A large ODS-related ozone increase in the SH stratosphere leads to a change in the seasonal breathing term which results in a future decrease of the OMF into the troposphere in the SH in September and October. The resulting distributions of stratospheric ozone in the troposphere differ for the GHG and ODS changes due to the following: (a) ozone input occurs at different regions for GHG- (midlatitudes) and ODS-changes (high latitudes); and (b) stratospheric ozone is more efficiently mixed towards lower tropospheric levels in the case of ODS changes, whereas tropospheric ozone loss rates grow when GHG concentrations rise. The comparison between the moderate RCP6.0 and the extreme RCP8.5 emission scenarios reveals that the annual global OMF trend is smaller in the moderate scenario, but the resulting change in the contribution of ozone with stratospheric origin (O3s) to ozone in the troposphere is of comparable magnitude in both scenarios. This is due to the larger tropospheric ozone precursor emissions and hence ozone production in the RCP8.5 scenario.&lt;/p&gt;&lt;/p&gt;", "author" : [ { "dropping-particle" : "", "family" : "Meul", "given" : "Stefanie", "non-dropping-particle" : "", "parse-names" : false, "suffix" : "" }, { "dropping-particle" : "", "family" : "Langematz", "given" : "Ulrike", "non-dropping-particle" : "", "parse-names" : false, "suffix" : "" }, { "dropping-particle" : "", "family" : "Kr\u00f6ger", "given" : "Philipp", "non-dropping-particle" : "", "parse-names" : false, "suffix" : "" }, { "dropping-particle" : "", "family" : "Oberl\u00e4nder-Hayn", "given" : "Sophie", "non-dropping-particle" : "", "parse-names" : false, "suffix" : "" }, { "dropping-particle" : "", "family" : "J\u00f6ckel", "given" : "Patrick", "non-dropping-particle" : "", "parse-names" : false, "suffix" : "" } ], "container-title" : "Atmospheric Chemistry and Physics", "id" : "ITEM-2", "issue" : "10", "issued" : { "date-parts" : [ [ "2018", "6", "1" ] ] }, "page" : "7721-7738", "title" : "Future changes in the stratosphere-to-troposphere ozone mass flux and the contribution from climate change and ozone recovery", "translator" : [ { "dropping-particle" : "", "family" : "G2922", "given" : "", "non-dropping-particle" : "", "parse-names" : false, "suffix" : "" } ], "type" : "article-journal", "volume" : "18" }, "uris" : [ "http://www.mendeley.com/documents/?uuid=6236f960-2ccb-3882-994b-3c26d2d0c577" ] }, { "id" : "ITEM-3", "itemData" : { "DOI" : "10.5194/acp-19-14387-2019", "ISSN" : "1680-7324", "author" : [ { "dropping-particle" : "", "family" : "Akritidis", "given" : "Dimitris", "non-dropping-particle" : "", "parse-names" : false, "suffix" : "" }, { "dropping-particle" : "", "family" : "Pozzer", "given" : "Andrea", "non-dropping-particle" : "", "parse-names" : false, "suffix" : "" }, { "dropping-particle" : "", "family" : "Zanis", "given" : "Prodromos", "non-dropping-particle" : "", "parse-names" : false, "suffix" : "" } ], "container-title" : "Atmospheric Chemistry and Physics", "id" : "ITEM-3", "issue" : "22", "issued" : { "date-parts" : [ [ "2019", "11", "28" ] ] }, "page" : "14387-14401", "publisher" : "Copernicus Publications", "title" : "On the impact of future climate change on tropopause folds and tropospheric ozone", "translator" : [ { "dropping-particle" : "", "family" : "G4262", "given" : "", "non-dropping-particle" : "", "parse-names" : false, "suffix" : "" } ], "type" : "article-journal", "volume" : "19" }, "uris" : [ "http://www.mendeley.com/documents/?uuid=9e846db4-47da-49bb-b2dd-e095609b1962" ] }, { "id" : "ITEM-4", "itemData" : { "DOI" : "10.1002/2013JD020838", "ISSN" : "2169897X", "abstract" : "This study investigates ozone changes and the individual impacts of transport and chemistry on those changes. We specifically examine (1) variation related to El Ni\u00f1o Southern Oscillation (ENSO), which is a dominant mode of interannual variation of tropospheric ozone, and (2) long-term change between the 2000s and 2100 s. During El Ni\u00f1o, the simulated ozone shows an increase (1 ppbv/K) over Indonesia, a decrease (2\u201310 ppbv/K) over the eastern Pacific in the tropical troposphere, and an increase (50 ppbv/K) over the eastern Pacific in the midlatitude lower stratosphere. These variations fundamentally agree with those observed by MLS/TES instruments. The model demonstrates that tropospheric chemistry has a strong impact on the variation over the eastern Pacific in the tropical lower troposphere, and that transport dominates the variation in the midlatitude lower stratosphere. Between the 2000s and 2100 s, the model predicts an increase in the global burden of stratospheric ozone (0.24%/decade) and a decrease in the global burden of tropospheric ozone (0.82%/decade). The increase in the stratospheric burden is controlled by stratospheric chemistry. Tropospheric chemistry reduces the tropospheric burden by 1.07%/decade. However, transport (i.e., stratosphere\u2013troposphere exchange and tropospheric circulation) causes an increase in the burden (0.25%/decade). Additionally we test the sensitivity of ozone changes to increased horizontal resolution of the representation of atmospheric circulation and advection apart from any aspects of the nonlinearity of chemistry sensitivity to horizontal resolution. No marked difference is found in medium-resolution or high-resolution simulations, suggesting that the increased horizontal resolution of transport has a minor impact.", "author" : [ { "dropping-particle" : "", "family" : "Sekiya", "given" : "T.", "non-dropping-particle" : "", "parse-names" : false, "suffix" : "" }, { "dropping-particle" : "", "family" : "Sudo", "given" : "K.", "non-dropping-particle" : "", "parse-names" : false, "suffix" : "" } ], "container-title" : "Journal of Geophysical Research: Atmospheres", "id" : "ITEM-4", "issue" : "8", "issued" : { "date-parts" : [ [ "2014", "4", "27" ] ] }, "page" : "4903-4921", "title" : "Roles of transport and chemistry processes in global ozone change on interannual and multidecadal time scales", "translator" : [ { "dropping-particle" : "", "family" : "G2920", "given" : "", "non-dropping-particle" : "", "parse-names" : false, "suffix" : "" } ], "type" : "article-journal", "volume" : "119" }, "uris" : [ "http://www.mendeley.com/documents/?uuid=38774bba-25ac-4bde-8194-04052840cca1" ] }, { "id" : "ITEM-5", "itemData" : { "DOI" : "10.5194/acp-15-2341-2015", "ISBN" : "1680-7316", "ISSN" : "16807324", "abstract" : "Despite the need to understand the impact of changes in emissions and climate on tropospheric ozone, the attribution of tropospheric interannual ozone variability to specific processes has proven difficult. Here, we analyze the stratospheric contribution to tropospheric ozone variability and trends from 1953 to 2005 in the Northern Hemisphere (NH) mid-latitudes using four ensemble simulations of the free running (FR) Whole Atmosphere Community Climate Model (WACCM). The simulations are externally forced with observed time-varying (1) sea-surface temperatures (SSTs), (2) greenhouse gases (GHGs), (3) ozone depleting substances (ODS), (4) quasi-biennial oscillation (QBO), (5) solar variability (SV) and (6) stratospheric sulfate surface area density (SAD). A detailed representation of stratospheric chemistry is simulated, including the ozone loss due to volcanic eruptions and polar stratospheric clouds. In the troposphere, ozone production is represented by CH&lt;sub&gt;4&lt;/sub&gt;\u2013NO&lt;sub&gt;x&lt;/sub&gt; smog chemistry, where surface chemical emissions remain interannually constant. Despite the simplicity of its tropospheric chemistry, at many NH measurement locations, the interannual ozone variability in the FR WACCM simulations is significantly correlated with the measured interannual variability. This suggests the importance of the external forcing applied in these simulations in driving interannual ozone variability. The variability and trend in the simulated 1953\u20132005 tropospheric ozone from 30 to 90\u00b0 N at background surface measurement sites, 500 hPa measurement sites and in the area average are largely explained on interannual timescales by changes in the 30\u201390\u00b0 N area averaged flux of ozone across the 100 hPa surface and changes in tropospheric methane concentrations. The average sensitivity of tropospheric ozone to methane (percent change in ozone to a percent change in methane) from 30 to 90\u00b0 N is 0.17 at 500 hPa and 0.21 at the surface; the average sensitivity of tropospheric ozone to the 100 hPa ozone flux (percent change in ozone to a percent change in the ozone flux) from 30 to 90\u00b0 N is 0.19 at 500 hPa and 0.11 at the surface. The 30\u201390\u00b0 N simulated downward residual velocity at 100 hPa increased by 15% between 1953 and 2005. However, the impact of this on the 30\u201390\u00b0 N 100 hPa ozone flux is modulated by the long-term changes in stratospheric ozone. The ozone flux decreases from 1965 to 1990 due to stratospheric ozone depletion, but increases again by approximat\u2026", "author" : [ { "dropping-particle" : "", "family" : "Hess", "given" : "P.", "non-dropping-particle" : "", "parse-names" : false, "suffix" : "" }, { "dropping-particle" : "", "family" : "Kinnison", "given" : "D.", "non-dropping-particle" : "", "parse-names" : false, "suffix" : "" }, { "dropping-particle" : "", "family" : "Tang", "given" : "Q.", "non-dropping-particle" : "", "parse-names" : false, "suffix" : "" } ], "container-title" : "Atmospheric Chemistry and Physics", "id" : "ITEM-5", "issue" : "5", "issued" : { "date-parts" : [ [ "2015", "3", "4" ] ] }, "page" : "2341-2365", "title" : "Ensemble simulations of the role of the stratosphere in the attribution of northern extratropical tropospheric ozone variability", "translator" : [ { "dropping-particle" : "", "family" : "G2921", "given" : "", "non-dropping-particle" : "", "parse-names" : false, "suffix" : "" } ], "type" : "article-journal", "volume" : "15" }, "uris" : [ "http://www.mendeley.com/documents/?uuid=1ce7e3f2-64d0-4452-be60-194cb23fb9c5" ] }, { "id" : "ITEM-6", "itemData" : { "DOI" : "10.5194/acp-18-1091-2018", "ISSN" : "16807324", "abstract" : "&lt;p&gt;Ozone fields simulated for the Chemistry-Climate Model Initiative (CCMI) will be used as forcing data in the 6th Coupled Model Intercomparison Project (CMIP6). Here we assess, using reference and sensitivity simulations produced for phase 1 of CCMI, the suitability of CCMI-1 model results for this process, investigating the degree of consistency amongst models regarding their responses to variations in individual forcings. We consider the influences of methane, nitrous oxide, a combination of chlorinated or brominated ozone-depleting substances (ODSs), and a combination of carbon dioxide and other greenhouse gases (GHGs). We find varying degrees of consistency in the models' responses in ozone to these individual forcings, including some considerable disagreement. In particular, the response of total-column ozone to these forcings is less consistent across the multi-model ensemble than profile comparisons. The likely cause of this is lower-stratospheric transport and dynamical responses exhibiting substantial inter-model differences. The findings imply that the ozone fields derived from CCMI-1 are subject to considerable uncertainties regarding the impacts of these anthropogenic forcings.&lt;/p&gt;", "author" : [ { "dropping-particle" : "", "family" : "Morgenstern", "given" : "Olaf", "non-dropping-particle" : "", "parse-names" : false, "suffix" : "" }, { "dropping-particle" : "", "family" : "Stone", "given" : "Kane A.", "non-dropping-particle" : "", "parse-names" : false, "suffix" : "" }, { "dropping-particle" : "", "family" : "Schofield", "given" : "Robyn", "non-dropping-particle" : "", "parse-names" : false, "suffix" : "" }, { "dropping-particle" : "", "family" : "Akiyoshi", "given" : "Hideharu", "non-dropping-particle" : "", "parse-names" : false, "suffix" : "" }, { "dropping-particle" : "", "family" : "Yamashita", "given" : "Yousuke", "non-dropping-particle" : "", "parse-names" : false, "suffix" : "" }, { "dropping-particle" : "", "family" : "Kinnison", "given" : "Douglas E.", "non-dropping-particle" : "", "parse-names" : false, "suffix" : "" }, { "dropping-particle" : "", "family" : "Garcia", "given" : "Rolando R.", "non-dropping-particle" : "", "parse-names" : false, "suffix" : "" }, { "dropping-particle" : "", "family" : "Sudo", "given" : "Kengo", "non-dropping-particle" : "", "parse-names" : false, "suffix" : "" }, { "dropping-particle" : "", "family" : "Plummer", "given" : "David A.", "non-dropping-particle" : "", "parse-names" : false, "suffix" : "" }, { "dropping-particle" : "", "family" : "Scinocca", "given" : "John", "non-dropping-particle" : "", "parse-names" : false, "suffix" : "" }, { "dropping-particle" : "", "family" : "Oman", "given" : "Luke D.", "non-dropping-particle" : "", "parse-names" : false, "suffix" : "" }, { "dropping-particle" : "", "family" : "Manyin", "given" : "Michael E.", "non-dropping-particle" : "", "parse-names" : false, "suffix" : "" }, { "dropping-particle" : "", "family" : "Zeng", "given" : "Guang", "non-dropping-particle" : "", "parse-names" : false, "suffix" : "" }, { "dropping-particle" : "", "family" : "Rozanov", "given" : "Eugene", "non-dropping-particle" : "", "parse-names" : false, "suffix" : "" }, { "dropping-particle" : "", "family" : "Stenke", "given" : "Andrea", "non-dropping-particle" : "", "parse-names" : false, "suffix" : "" }, { "dropping-particle" : "", "family" : "Revell", "given" : "Laura E.", "non-dropping-particle" : "", "parse-names" : false, "suffix" : "" }, { "dropping-particle" : "", "family" : "Pitari", "given" : "Giovanni", "non-dropping-particle" : "", "parse-names" : false, "suffix" : "" }, { "dropping-particle" : "", "family" : "Mancini", "given" : "Eva", "non-dropping-particle" : "", "parse-names" : false, "suffix" : "" }, { "dropping-particle" : "", "family" : "Genova", "given" : "Glauco", "non-dropping-particle" : "DI", "parse-names" : false, "suffix" : "" }, { "dropping-particle" : "", "family" : "Visioni", "given" : "Daniele", "non-dropping-particle" : "", "parse-names" : false, "suffix" : "" }, { "dropping-particle" : "", "family" : "Dhomse", "given" : "Sandip S.", "non-dropping-particle" : "", "parse-names" : false, "suffix" : "" }, { "dropping-particle" : "", "family" : "Chipperfield", "given" : "Martyn P.", "non-dropping-particle" : "", "parse-names" : false, "suffix" : "" } ], "container-title" : "Atmospheric Chemistry and Physics", "id" : "ITEM-6", "issue" : "2", "issued" : { "date-parts" : [ [ "2018", "1", "29" ] ] }, "page" : "1091-1114", "title" : "Ozone sensitivity to varying greenhouse gases and ozone-depleting substances in CCMI-1 simulations", "translator" : [ { "dropping-particle" : "", "family" : "G2927", "given" : "", "non-dropping-particle" : "", "parse-names" : false, "suffix" : "" } ], "type" : "article-journal", "volume" : "18" }, "uris" : [ "http://www.mendeley.com/documents/?uuid=c9b3cd6c-6834-3c90-bf96-203c56196608" ] } ], "mendeley" : { "formattedCitation" : "(Sekiya and Sudo, 2014; Hess et al., 2015; Banerjee et al., 2016; Meul et al., 2018; Morgenstern et al., 2018; Akritidis et al., 2019)", "plainTextFormattedCitation" : "(Sekiya and Sudo, 2014; Hess et al., 2015; Banerjee et al., 2016; Meul et al., 2018; Morgenstern et al., 2018; Akritidis et al., 2019)", "previouslyFormattedCitation" : "(Sekiya and Sudo, 2014; Hess et al., 2015; Banerjee et al., 2016; Meul et al., 2018; Morgenstern et al., 2018; Akritidis et al., 2019)" }, "properties" : { "noteIndex" : 0 }, "schema" : "https://github.com/citation-style-language/schema/raw/master/csl-citation.json" }</w:instrText>
      </w:r>
      <w:r w:rsidRPr="0000263A">
        <w:rPr>
          <w:noProof/>
          <w:lang w:val="en-GB"/>
        </w:rPr>
        <w:fldChar w:fldCharType="separate"/>
      </w:r>
      <w:r w:rsidR="00CB33A1">
        <w:rPr>
          <w:noProof/>
          <w:lang w:val="en-GB"/>
        </w:rPr>
        <w:t>(Sekiya and Sudo, 2014; Hess et al., 2015; Banerjee et al., 2016; Meul et al., 2018; Morgenstern et al., 2018; Akritidis et al., 2019)</w:t>
      </w:r>
      <w:r w:rsidRPr="0000263A">
        <w:rPr>
          <w:noProof/>
          <w:lang w:val="en-GB"/>
        </w:rPr>
        <w:fldChar w:fldCharType="end"/>
      </w:r>
      <w:r w:rsidRPr="0000263A">
        <w:rPr>
          <w:noProof/>
          <w:lang w:val="en-GB"/>
        </w:rPr>
        <w:t xml:space="preserve"> or </w:t>
      </w:r>
      <w:r w:rsidRPr="0000263A">
        <w:rPr>
          <w:lang w:val="en-GB"/>
        </w:rPr>
        <w:t>the increase of soil NO</w:t>
      </w:r>
      <w:r w:rsidRPr="002547F9">
        <w:rPr>
          <w:iCs/>
          <w:vertAlign w:val="subscript"/>
          <w:lang w:val="en-GB"/>
          <w:rPrChange w:id="4091" w:author="Lucy Cowie" w:date="2021-07-28T12:47:00Z">
            <w:rPr>
              <w:i/>
              <w:vertAlign w:val="subscript"/>
              <w:lang w:val="en-GB"/>
            </w:rPr>
          </w:rPrChange>
        </w:rPr>
        <w:t>x</w:t>
      </w:r>
      <w:r w:rsidRPr="002547F9">
        <w:rPr>
          <w:iCs/>
          <w:lang w:val="en-GB"/>
        </w:rPr>
        <w:t xml:space="preserve"> </w:t>
      </w:r>
      <w:r w:rsidRPr="0000263A">
        <w:rPr>
          <w:lang w:val="en-GB"/>
        </w:rPr>
        <w:t xml:space="preserve">emissions </w:t>
      </w:r>
      <w:r w:rsidRPr="0000263A">
        <w:rPr>
          <w:rStyle w:val="AR6BodyTextCar"/>
          <w:noProof/>
          <w:color w:val="000000" w:themeColor="text1"/>
          <w:lang w:val="en-GB"/>
        </w:rPr>
        <w:fldChar w:fldCharType="begin" w:fldLock="1"/>
      </w:r>
      <w:r w:rsidR="00D477C7">
        <w:rPr>
          <w:rStyle w:val="AR6BodyTextCar"/>
          <w:noProof/>
          <w:color w:val="000000" w:themeColor="text1"/>
          <w:lang w:val="en-GB"/>
        </w:rPr>
        <w:instrText>ADDIN CSL_CITATION { "citationItems" : [ { "id" : "ITEM-1", "itemData" : { "DOI" : "10.5194/acp-18-2601-2018", "ISSN" : "16807324", "abstract" : "Surface ozone concentrations are observed to increase with rising temperatures, but the mechanisms responsible for this effect in rural and remote continental regions remain uncertain. Better understanding of the effects of temperature on ozone is crucial to understanding global air quality and how it may be affected by climate change. We combine measurements from a focused ground campaign in summer 2013 with a long-Term record from a forested site in the rural southeastern United States, to examine how daily average temperature affects ozone production. We find that changes to local chemistry are key drivers of increased ozone concentrations on hotter days, with integrated daily ozone production increasing by 2.3\u011d\u20acppb\u011d\u20ac\u2020\u00b0C\u011d'1. Nearly half of this increase is attributable to temperature-driven increases in emissions of nitrogen oxides (NOx), most likely by soil microbes. The increase of soil NOx emissions with temperature suggests that ozone will continue to increase with temperature in the future, even as direct anthropogenic NOx emissions decrease dramatically. The links between temperature, soil NOx, and ozone form a positive climate feedback.", "author" : [ { "dropping-particle" : "", "family" : "Romer", "given" : "Paul S.", "non-dropping-particle" : "", "parse-names" : false, "suffix" : "" }, { "dropping-particle" : "", "family" : "Duffey", "given" : "Kaitlin C.", "non-dropping-particle" : "", "parse-names" : false, "suffix" : "" }, { "dropping-particle" : "", "family" : "Wooldridge", "given" : "Paul J.", "non-dropping-particle" : "", "parse-names" : false, "suffix" : "" }, { "dropping-particle" : "", "family" : "Edgerton", "given" : "Eric", "non-dropping-particle" : "", "parse-names" : false, "suffix" : "" }, { "dropping-particle" : "", "family" : "Baumann", "given" : "Karsten", "non-dropping-particle" : "", "parse-names" : false, "suffix" : "" }, { "dropping-particle" : "", "family" : "Feiner", "given" : "Philip A.", "non-dropping-particle" : "", "parse-names" : false, "suffix" : "" }, { "dropping-particle" : "", "family" : "Miller", "given" : "David O.", "non-dropping-particle" : "", "parse-names" : false, "suffix" : "" }, { "dropping-particle" : "", "family" : "Brune", "given" : "William H.", "non-dropping-particle" : "", "parse-names" : false, "suffix" : "" }, { "dropping-particle" : "", "family" : "Koss", "given" : "Abigail R.", "non-dropping-particle" : "", "parse-names" : false, "suffix" : "" }, { "dropping-particle" : "", "family" : "Gouw", "given" : "Joost A.", "non-dropping-particle" : "De", "parse-names" : false, "suffix" : "" }, { "dropping-particle" : "", "family" : "Misztal", "given" : "Pawel K.", "non-dropping-particle" : "", "parse-names" : false, "suffix" : "" }, { "dropping-particle" : "", "family" : "Goldstein", "given" : "Allen H.", "non-dropping-particle" : "", "parse-names" : false, "suffix" : "" }, { "dropping-particle" : "", "family" : "Cohen", "given" : "Ronald C.", "non-dropping-particle" : "", "parse-names" : false, "suffix" : "" } ], "container-title" : "Atmospheric Chemistry and Physics", "id" : "ITEM-1", "issue" : "4", "issued" : { "date-parts" : [ [ "2018", "2", "22" ] ] }, "page" : "2601-2614", "title" : "Effects of temperature-dependent NOx emissions on continental ozone production", "translator" : [ { "dropping-particle" : "", "family" : "G4021", "given" : "", "non-dropping-particle" : "", "parse-names" : false, "suffix" : "" } ], "type" : "article-journal", "volume" : "18" }, "uris" : [ "http://www.mendeley.com/documents/?uuid=2ff0fe27-9715-3006-abc3-e84fc13464ee" ] }, { "id" : "ITEM-2", "itemData" : { "DOI" : "10.1029/2007JD009639", "ISSN" : "0148-0227", "abstract" : "We use a global chemical transport model (GEOS-Chem) driven by a general circulation model (NASA Goddard Institute for Space Studies GCM) to investigate the effects of 2000?2050 global change in climate and emissions (the Intergovernmental Panel on Climate Change A1B scenario) on the global tropospheric ozone budget and on the policy-relevant background (PRB) ozone in the United States. The PRB ozone, defined as the ozone that would be present in U.S. surface air in the absence of North American anthropogenic emissions, has important implications for setting national air quality standards. We examine separately and then together the effects of changes in climate and anthropogenic emissions of ozone precursors. We find that the 2000?2050 change in global anthropogenic emissions of ozone precursors increases the global tropospheric ozone burden by 17%. The 2000?2050 climate change increases the tropospheric ozone burden by 1.6%, due mostly to lightning in the upper troposphere, and also increases global tropospheric OH by 12%. In the lower troposphere, by contrast, climate change generally decreases the background ozone. The 2000?2050 increase in global anthropogenic emissions of ozone precursors increases PRB ozone by 2?6 ppb in summer; the maximum effect is found in April (3?7 ppb). The summertime PRB ozone decreases by up to 2 ppb with 2000?2050 climate change, except over the Great Plains, where it increases slightly as a result of increasing soil NOx emission. Climate change cancels out the effect of rising global anthropogenic emissions on the summertime PRB ozone in the eastern United States, but there is still a 2?5 ppb increase in the west.", "author" : [ { "dropping-particle" : "", "family" : "Wu", "given" : "Shiliang", "non-dropping-particle" : "", "parse-names" : false, "suffix" : "" }, { "dropping-particle" : "", "family" : "Mickley", "given" : "Loretta J", "non-dropping-particle" : "", "parse-names" : false, "suffix" : "" }, { "dropping-particle" : "", "family" : "Jacob", "given" : "Daniel J", "non-dropping-particle" : "", "parse-names" : false, "suffix" : "" }, { "dropping-particle" : "", "family" : "Rind", "given" : "David", "non-dropping-particle" : "", "parse-names" : false, "suffix" : "" }, { "dropping-particle" : "", "family" : "Streets", "given" : "David G", "non-dropping-particle" : "", "parse-names" : false, "suffix" : "" } ], "container-title" : "Journal of Geophysical Research: Atmospheres", "id" : "ITEM-2", "issue" : "D18", "issued" : { "date-parts" : [ [ "2008", "9", "27" ] ] }, "note" : "doi: 10.1029/2007JD009639", "publisher" : "John Wiley &amp; Sons, Ltd", "title" : "Effects of 2000\u20132050 changes in climate and emissions on global tropospheric ozone and the policy-relevant background surface ozone in the United States", "translator" : [ { "dropping-particle" : "", "family" : "G4766", "given" : "", "non-dropping-particle" : "", "parse-names" : false, "suffix" : "" } ], "type" : "article-journal", "volume" : "113" }, "uris" : [ "http://www.mendeley.com/documents/?uuid=c88d01cd-d763-4b8a-a4fc-0a9f448a2ec0" ] } ], "mendeley" : { "formattedCitation" : "(Wu et al., 2008; Romer et al., 2018)", "plainTextFormattedCitation" : "(Wu et al., 2008; Romer et al., 2018)", "previouslyFormattedCitation" : "(Wu et al., 2008; Romer et al., 2018)" }, "properties" : { "noteIndex" : 0 }, "schema" : "https://github.com/citation-style-language/schema/raw/master/csl-citation.json" }</w:instrText>
      </w:r>
      <w:r w:rsidRPr="0000263A">
        <w:rPr>
          <w:rStyle w:val="AR6BodyTextCar"/>
          <w:noProof/>
          <w:color w:val="000000" w:themeColor="text1"/>
          <w:lang w:val="en-GB"/>
        </w:rPr>
        <w:fldChar w:fldCharType="separate"/>
      </w:r>
      <w:r w:rsidR="00CB33A1">
        <w:rPr>
          <w:rStyle w:val="AR6BodyTextCar"/>
          <w:noProof/>
          <w:color w:val="000000" w:themeColor="text1"/>
          <w:lang w:val="en-GB"/>
        </w:rPr>
        <w:t>(Wu et al., 2008; Romer et al., 2018)</w:t>
      </w:r>
      <w:r w:rsidRPr="0000263A">
        <w:rPr>
          <w:rStyle w:val="AR6BodyTextCar"/>
          <w:noProof/>
          <w:color w:val="000000" w:themeColor="text1"/>
          <w:lang w:val="en-GB"/>
        </w:rPr>
        <w:fldChar w:fldCharType="end"/>
      </w:r>
      <w:r w:rsidRPr="0000263A">
        <w:rPr>
          <w:lang w:val="en-GB"/>
        </w:rPr>
        <w:t xml:space="preserve">, which can </w:t>
      </w:r>
      <w:r>
        <w:rPr>
          <w:lang w:val="en-GB"/>
        </w:rPr>
        <w:t>each</w:t>
      </w:r>
      <w:r w:rsidRPr="0000263A">
        <w:rPr>
          <w:lang w:val="en-GB"/>
        </w:rPr>
        <w:t xml:space="preserve"> lead to 1 to 2 ppb </w:t>
      </w:r>
      <w:r w:rsidRPr="0000263A">
        <w:rPr>
          <w:noProof/>
          <w:lang w:val="en-GB"/>
        </w:rPr>
        <w:t xml:space="preserve">increase in </w:t>
      </w:r>
      <w:r w:rsidRPr="0000263A">
        <w:rPr>
          <w:lang w:val="en-GB"/>
        </w:rPr>
        <w:t xml:space="preserve">surface ozone. Other processes, in particular </w:t>
      </w:r>
      <w:r>
        <w:rPr>
          <w:lang w:val="en-GB"/>
        </w:rPr>
        <w:t xml:space="preserve">deposition or </w:t>
      </w:r>
      <w:r w:rsidRPr="0000263A">
        <w:rPr>
          <w:lang w:val="en-GB"/>
        </w:rPr>
        <w:t>those related to emissions from natural systems (</w:t>
      </w:r>
      <w:del w:id="4092" w:author="Lucy Cowie" w:date="2021-07-28T12:47:00Z">
        <w:r w:rsidRPr="0000263A" w:rsidDel="002547F9">
          <w:rPr>
            <w:lang w:val="en-GB"/>
          </w:rPr>
          <w:delText>see s</w:delText>
        </w:r>
      </w:del>
      <w:ins w:id="4093" w:author="Lucy Cowie" w:date="2021-07-28T12:47:00Z">
        <w:r w:rsidR="002547F9">
          <w:rPr>
            <w:lang w:val="en-GB"/>
          </w:rPr>
          <w:t>S</w:t>
        </w:r>
      </w:ins>
      <w:r w:rsidRPr="0000263A">
        <w:rPr>
          <w:lang w:val="en-GB"/>
        </w:rPr>
        <w:t>ection 6.2.</w:t>
      </w:r>
      <w:r>
        <w:rPr>
          <w:lang w:val="en-GB"/>
        </w:rPr>
        <w:t>2</w:t>
      </w:r>
      <w:r w:rsidRPr="0000263A">
        <w:rPr>
          <w:lang w:val="en-GB"/>
        </w:rPr>
        <w:t>) are expected to play a key role in future surface ozone and even</w:t>
      </w:r>
      <w:ins w:id="4094" w:author="Lucy Cowie" w:date="2021-07-28T12:48:00Z">
        <w:r w:rsidR="00193007">
          <w:rPr>
            <w:lang w:val="en-GB"/>
          </w:rPr>
          <w:t xml:space="preserve"> the</w:t>
        </w:r>
      </w:ins>
      <w:r w:rsidRPr="0000263A">
        <w:rPr>
          <w:lang w:val="en-GB"/>
        </w:rPr>
        <w:t xml:space="preserve"> occurrence of </w:t>
      </w:r>
      <w:r w:rsidRPr="00092E9F">
        <w:rPr>
          <w:lang w:val="en-GB"/>
        </w:rPr>
        <w:t>pollution events (e.g.</w:t>
      </w:r>
      <w:ins w:id="4095" w:author="Lucy Cowie" w:date="2021-07-28T12:48:00Z">
        <w:r w:rsidR="005C387D">
          <w:rPr>
            <w:lang w:val="en-GB"/>
          </w:rPr>
          <w:t>,</w:t>
        </w:r>
      </w:ins>
      <w:r w:rsidRPr="00092E9F">
        <w:rPr>
          <w:lang w:val="en-GB"/>
        </w:rPr>
        <w:t xml:space="preserve"> in the case of wildfires) but their effects </w:t>
      </w:r>
      <w:r>
        <w:rPr>
          <w:lang w:val="en-GB"/>
        </w:rPr>
        <w:t>are difficult to</w:t>
      </w:r>
      <w:r w:rsidRPr="00092E9F">
        <w:rPr>
          <w:lang w:val="en-GB"/>
        </w:rPr>
        <w:t xml:space="preserve"> quantif</w:t>
      </w:r>
      <w:r>
        <w:rPr>
          <w:lang w:val="en-GB"/>
        </w:rPr>
        <w:t>y</w:t>
      </w:r>
      <w:r w:rsidRPr="00092E9F">
        <w:rPr>
          <w:lang w:val="en-GB"/>
        </w:rPr>
        <w:t xml:space="preserve"> in isolation.</w:t>
      </w:r>
    </w:p>
    <w:p w14:paraId="1BF928EC" w14:textId="77777777" w:rsidR="00F3307B" w:rsidRPr="00092E9F" w:rsidRDefault="00F3307B" w:rsidP="00D5630D">
      <w:pPr>
        <w:pStyle w:val="AR6BodyText"/>
        <w:rPr>
          <w:lang w:val="en-GB"/>
        </w:rPr>
      </w:pPr>
    </w:p>
    <w:p w14:paraId="40A3B16A" w14:textId="23338F3F" w:rsidR="00F3307B" w:rsidRPr="00DD3E98" w:rsidRDefault="00F3307B" w:rsidP="00D5630D">
      <w:pPr>
        <w:pStyle w:val="AR6BodyText"/>
        <w:rPr>
          <w:lang w:val="en-GB"/>
        </w:rPr>
      </w:pPr>
      <w:r w:rsidRPr="00092E9F">
        <w:rPr>
          <w:lang w:val="en-GB"/>
        </w:rPr>
        <w:t>Since the AR5, several studies have investigated the net effect of climate change on surface ozone, based on either global or regional model projections. A systematic and quantitative comparison of the ozone change, however</w:t>
      </w:r>
      <w:r w:rsidRPr="00DD3E98">
        <w:rPr>
          <w:lang w:val="en-GB"/>
        </w:rPr>
        <w:t>, is difficult due to the variety of models with different complexities in the representation of natural emissions, chemical mechanisms</w:t>
      </w:r>
      <w:del w:id="4096" w:author="Lucy Cowie" w:date="2021-07-28T12:48:00Z">
        <w:r w:rsidRPr="00DD3E98" w:rsidDel="00E726AA">
          <w:rPr>
            <w:lang w:val="en-GB"/>
          </w:rPr>
          <w:delText>,</w:delText>
        </w:r>
      </w:del>
      <w:r w:rsidRPr="00DD3E98">
        <w:rPr>
          <w:lang w:val="en-GB"/>
        </w:rPr>
        <w:t xml:space="preserve"> and physical processes</w:t>
      </w:r>
      <w:ins w:id="4097" w:author="Lucy Cowie" w:date="2021-07-28T12:48:00Z">
        <w:r w:rsidR="00E726AA">
          <w:rPr>
            <w:lang w:val="en-GB"/>
          </w:rPr>
          <w:t>,</w:t>
        </w:r>
      </w:ins>
      <w:r w:rsidRPr="00DD3E98">
        <w:rPr>
          <w:lang w:val="en-GB"/>
        </w:rPr>
        <w:t xml:space="preserve"> as well as the surface O</w:t>
      </w:r>
      <w:r w:rsidRPr="00DD3E98">
        <w:rPr>
          <w:vertAlign w:val="subscript"/>
          <w:lang w:val="en-GB"/>
        </w:rPr>
        <w:t>3</w:t>
      </w:r>
      <w:r w:rsidRPr="00DD3E98">
        <w:rPr>
          <w:lang w:val="en-GB"/>
        </w:rPr>
        <w:t xml:space="preserve"> metrics applied for analysis. P</w:t>
      </w:r>
      <w:r w:rsidRPr="00DD3E98">
        <w:rPr>
          <w:color w:val="131413"/>
          <w:lang w:val="en-GB"/>
        </w:rPr>
        <w:t>rocesses like temperature</w:t>
      </w:r>
      <w:del w:id="4098" w:author="Lucy Cowie" w:date="2021-07-28T13:08:00Z">
        <w:r w:rsidRPr="00DD3E98" w:rsidDel="006803BE">
          <w:rPr>
            <w:color w:val="131413"/>
            <w:lang w:val="en-GB"/>
          </w:rPr>
          <w:delText>-</w:delText>
        </w:r>
      </w:del>
      <w:r w:rsidRPr="00DD3E98">
        <w:rPr>
          <w:color w:val="131413"/>
          <w:lang w:val="en-GB"/>
        </w:rPr>
        <w:t>, CO</w:t>
      </w:r>
      <w:r w:rsidRPr="00DD3E98">
        <w:rPr>
          <w:color w:val="131413"/>
          <w:vertAlign w:val="subscript"/>
          <w:lang w:val="en-GB"/>
        </w:rPr>
        <w:t>2</w:t>
      </w:r>
      <w:r w:rsidRPr="00DD3E98">
        <w:rPr>
          <w:color w:val="131413"/>
          <w:lang w:val="en-GB"/>
        </w:rPr>
        <w:t xml:space="preserve">-sensitive BVOC emissions, deposition, and branching ratio in </w:t>
      </w:r>
      <w:r w:rsidRPr="00DD3E98">
        <w:rPr>
          <w:color w:val="131413"/>
          <w:lang w:val="en-GB"/>
        </w:rPr>
        <w:lastRenderedPageBreak/>
        <w:t xml:space="preserve">isoprene nitrates chemistry have been shown to be particularly sensitive </w:t>
      </w:r>
      <w:r w:rsidRPr="00DD3E98">
        <w:rPr>
          <w:color w:val="131413"/>
          <w:lang w:val="en-GB"/>
        </w:rPr>
        <w:fldChar w:fldCharType="begin" w:fldLock="1"/>
      </w:r>
      <w:r w:rsidR="00D477C7">
        <w:rPr>
          <w:color w:val="131413"/>
          <w:lang w:val="en-GB"/>
        </w:rPr>
        <w:instrText>ADDIN CSL_CITATION { "citationItems" : [ { "id" : "ITEM-1", "itemData" : { "DOI" : "10.1002/2016GL068060", "ISSN" : "0094-8276", "author" : [ { "dropping-particle" : "", "family" : "Schnell", "given" : "Jordan L.", "non-dropping-particle" : "", "parse-names" : false, "suffix" : "" }, { "dropping-particle" : "", "family" : "Prather", "given" : "Michael J.", "non-dropping-particle" : "", "parse-names" : false, "suffix" : "" }, { "dropping-particle" : "", "family" : "Josse", "given" : "Beatrice", "non-dropping-particle" : "", "parse-names" : false, "suffix" : "" }, { "dropping-particle" : "", "family" : "Naik", "given" : "Vaishali", "non-dropping-particle" : "", "parse-names" : false, "suffix" : "" }, { "dropping-particle" : "", "family" : "Horowitz", "given" : "Larry W.", "non-dropping-particle" : "", "parse-names" : false, "suffix" : "" }, { "dropping-particle" : "", "family" : "Zeng", "given" : "Guang", "non-dropping-particle" : "", "parse-names" : false, "suffix" : "" }, { "dropping-particle" : "", "family" : "Shindell", "given" : "Drew T.", "non-dropping-particle" : "", "parse-names" : false, "suffix" : "" }, { "dropping-particle" : "", "family" : "Faluvegi", "given" : "Greg", "non-dropping-particle" : "", "parse-names" : false, "suffix" : "" } ], "container-title" : "Geophysical Research Letters", "id" : "ITEM-1", "issue" : "7", "issued" : { "date-parts" : [ [ "2016", "4", "16" ] ] }, "page" : "3509-3518", "title" : "Effect of climate change on surface ozone over North America, Europe, and East Asia", "translator" : [ { "dropping-particle" : "", "family" : "G3766", "given" : "", "non-dropping-particle" : "", "parse-names" : false, "suffix" : "" } ], "type" : "article-journal", "volume" : "43" }, "uris" : [ "http://www.mendeley.com/documents/?uuid=f6b97d35-eda0-3b5f-a1fd-be689c47b924" ] }, { "id" : "ITEM-2", "itemData" : { "DOI" : "10.5194/acp-15-2805-2015", "author" : [ { "dropping-particle" : "", "family" : "Val Martin", "given" : "M", "non-dropping-particle" : "", "parse-names" : false, "suffix" : "" }, { "dropping-particle" : "", "family" : "Heald", "given" : "C L", "non-dropping-particle" : "", "parse-names" : false, "suffix" : "" }, { "dropping-particle" : "", "family" : "Lamarque", "given" : "J.-F.", "non-dropping-particle" : "", "parse-names" : false, "suffix" : "" }, { "dropping-particle" : "", "family" : "Tilmes", "given" : "S", "non-dropping-particle" : "", "parse-names" : false, "suffix" : "" }, { "dropping-particle" : "", "family" : "Emmons", "given" : "L K", "non-dropping-particle" : "", "parse-names" : false, "suffix" : "" }, { "dropping-particle" : "", "family" : "Schichtel", "given" : "B A", "non-dropping-particle" : "", "parse-names" : false, "suffix" : "" } ], "container-title" : "Atmospheric Chemistry and Physics", "id" : "ITEM-2", "issue" : "5", "issued" : { "date-parts" : [ [ "2015" ] ] }, "page" : "2805-2823", "title" : "How emissions, climate, and land use change will impact mid-century air quality over the United States: a focus on effects at national parks", "translator" : [ { "dropping-particle" : "", "family" : "G3641", "given" : "", "non-dropping-particle" : "", "parse-names" : false, "suffix" : "" } ], "type" : "article-journal", "volume" : "15" }, "uris" : [ "http://www.mendeley.com/documents/?uuid=b1e5bd61-b9aa-4a17-8363-705b908683c0" ] }, { "id" : "ITEM-3", "itemData" : { "DOI" : "10.5194/acp-15-5123-2015", "ISSN" : "16807324", "abstract" : "Isoprene is a precursor to tropospheric ozone, a key pollutant and greenhouse gas. Anthropogenic activity over the coming century is likely to cause large changes in atmospheric CO2 levels, climate and land use, all of which will alter the global vegetation distribution leading to changes in isoprene emissions. Previous studies have used global chemistry-climate models to assess how possible changes in climate and land use could affect isoprene emissions and hence tropospheric ozone. The chemistry of isoprene oxidation, which can alter the concentration of ozone, is highly complex, therefore it must be parameterised in these models. In this work, we compare the effect of four different reduced isoprene chemical mechanisms, all currently used in Earth system models, on tropospheric ozone. Using a box model we compare ozone in these reduced schemes to that in a more explicit scheme (the Master Chemical Mechanism) over a range of NOx and isoprene emissions, through the use of O3 isopleths. We find that there is some variability, especially at high isoprene emissions, caused by differences in isoprene-derived NOx reservoir species. A global model is then used to examine how the different reduced schemes respond to potential future changes in climate, isoprene emissions, anthropogenic emissions and land use change. We find that, particularly in isoprene-rich regions, the response of the schemes varies considerably. The wide-ranging response is due to differences in the model descriptions of the peroxy radical chemistry, particularly their relative rates of reaction towards NO, leading to ozone formation, or HO2, leading to termination. Also important is the yield of isoprene nitrates and peroxyacyl nitrate precursors from isoprene oxidation. Those schemes that produce less of these NOx reservoir species, tend to produce more ozone locally and less away from the source region. We also note changes in other key oxidants such as NO3 and OH (due to the inclusion of additional isoprene-derived HOx recycling pathways). These have implications for secondary organic aerosol formation, as does the inclusion of an epoxide formation pathway in one of the mechanisms. By combining the emissions and O3 data from all of the global model integrations, we are able to construct isopleth plots comparable to those from the box model analysis. We find that the global and box model isopleths show good qualitative agreement, suggesting that comparing chemical mechanisms with a box\u2026", "author" : [ { "dropping-particle" : "", "family" : "Squire", "given" : "O. J.", "non-dropping-particle" : "", "parse-names" : false, "suffix" : "" }, { "dropping-particle" : "", "family" : "Archibald", "given" : "A. T.", "non-dropping-particle" : "", "parse-names" : false, "suffix" : "" }, { "dropping-particle" : "", "family" : "Griffiths", "given" : "P. T.", "non-dropping-particle" : "", "parse-names" : false, "suffix" : "" }, { "dropping-particle" : "", "family" : "Jenkin", "given" : "M. E.", "non-dropping-particle" : "", "parse-names" : false, "suffix" : "" }, { "dropping-particle" : "", "family" : "Smith", "given" : "D.", "non-dropping-particle" : "", "parse-names" : false, "suffix" : "" }, { "dropping-particle" : "", "family" : "Pyle", "given" : "J. A.", "non-dropping-particle" : "", "parse-names" : false, "suffix" : "" } ], "container-title" : "Atmospheric Chemistry and Physics", "id" : "ITEM-3", "issue" : "9", "issued" : { "date-parts" : [ [ "2015", "5", "7" ] ] }, "page" : "5123-5143", "title" : "Influence of isoprene chemical mechanism on modelled changes in tropospheric ozone due to climate and land use over the 21st century", "translator" : [ { "dropping-particle" : "", "family" : "G4019", "given" : "", "non-dropping-particle" : "", "parse-names" : false, "suffix" : "" } ], "type" : "article-journal", "volume" : "15" }, "uris" : [ "http://www.mendeley.com/documents/?uuid=72a449e5-6a69-3ddf-85fa-f018d21c8c8b" ] }, { "id" : "ITEM-4", "itemData" : { "DOI" : "10.5194/acp-18-103-2018", "ISSN" : "1680-7324", "abstract" : "&lt;p&gt;&lt;p&gt;&lt;strong&gt;Abstract.&lt;/strong&gt; Eleven of the world's 20 most polluted cities are located in India and poor air quality is already a major public health issue. However, anthropogenic emissions are predicted to increase substantially in the short-term (2030) and medium-term (2050) futures in India, especially if no further policy efforts are made. In this study, the EMEP/MSC-W chemical transport model has been used to predict changes in surface ozone (O&lt;sub&gt;3&lt;/sub&gt;) and fine particulate matter (PM&lt;sub&gt;2.5&lt;/sub&gt;) for India in a world of changing emissions and climate. The reference scenario (for present-day) is evaluated against surface-based measurements, mainly at urban stations. The evaluation has also been extended to other data sets which are publicly available on the web but without quality assurance. The evaluation shows high temporal correlation for O&lt;sub&gt;3&lt;/sub&gt; (&lt;i&gt;r&lt;/i&gt;\u2009=\u2009&lt;span class=\"thinspace\"&gt;&lt;/span&gt;0.9) and high spatial correlation for PM&lt;sub&gt;2.5&lt;/sub&gt; (&lt;i&gt;r&lt;/i&gt;\u2009=\u2009&lt;span class=\"thinspace\"&gt;&lt;/span&gt;0.5 and &lt;i&gt;r&lt;/i&gt;\u2009=\u2009&lt;span class=\"thinspace\"&gt;&lt;/span&gt;0.8 depending on the data set) between the model results and observations. While the overall bias in PM&lt;sub&gt;2.5&lt;/sub&gt; is small (lower than 6&lt;span class=\"thinspace\"&gt;&lt;/span&gt;%), the model overestimates O&lt;sub&gt;3&lt;/sub&gt; by 35&lt;span class=\"thinspace\"&gt;&lt;/span&gt;%. The underestimation in NO&lt;sub&gt;&lt;i&gt;x&lt;/i&gt;&lt;/sub&gt; titration is probably the main reason for the O&lt;sub&gt;3&lt;/sub&gt; overestimation in the model. However, the level of agreement can be considered satisfactory in this case of a regional model being evaluated against mainly urban measurements, and given the inevitable uncertainties in much of the input data.&lt;/br&gt;&lt;/br&gt;For the 2050s, the model predicts that climate change will have distinct effects in India in terms of O&lt;sub&gt;3&lt;/sub&gt; pollution, with a region in the north characterized by a statistically significant increase by up to 4&lt;span class=\"thinspace\"&gt;&lt;/span&gt;% (2&lt;span class=\"thinspace\"&gt;&lt;/span&gt;ppb) and one in the south by a decrease up to \u22123&lt;span class=\"thinspace\"&gt;&lt;/span&gt;% (\u22121.4&lt;span class=\"thinspace\"&gt;&lt;/span&gt;ppb). This variation in O&lt;sub&gt;3&lt;/sub&gt; is assumed to be partly related to changes in O&lt;sub&gt;3&lt;/sub&gt; deposition velocity caused by changes in soil moisture and, over a few areas, partly also by changes in biogenic non-methane volatile organic compounds.&lt;/br&gt;&lt;/br&gt;Our calculations suggest that PM&lt;sub&gt;2.5&lt;/sub&gt; will increase by up to 6.5&lt;span class=\"thinspace\"&gt;&lt;/span&gt;% over the Indo-Gangetic Plain by the 2050s. The i\u2026", "author" : [ { "dropping-particle" : "", "family" : "Pommier", "given" : "Matthieu", "non-dropping-particle" : "", "parse-names" : false, "suffix" : "" }, { "dropping-particle" : "", "family" : "Fagerli", "given" : "Hilde", "non-dropping-particle" : "", "parse-names" : false, "suffix" : "" }, { "dropping-particle" : "", "family" : "Gauss", "given" : "Michael", "non-dropping-particle" : "", "parse-names" : false, "suffix" : "" }, { "dropping-particle" : "", "family" : "Simpson", "given" : "David", "non-dropping-particle" : "", "parse-names" : false, "suffix" : "" }, { "dropping-particle" : "", "family" : "Sharma", "given" : "Sumit", "non-dropping-particle" : "", "parse-names" : false, "suffix" : "" }, { "dropping-particle" : "", "family" : "Sinha", "given" : "Vinay", "non-dropping-particle" : "", "parse-names" : false, "suffix" : "" }, { "dropping-particle" : "", "family" : "Ghude", "given" : "Sachin D.", "non-dropping-particle" : "", "parse-names" : false, "suffix" : "" }, { "dropping-particle" : "", "family" : "Landgren", "given" : "Oskar", "non-dropping-particle" : "", "parse-names" : false, "suffix" : "" }, { "dropping-pa</w:instrText>
      </w:r>
      <w:r w:rsidR="00D477C7" w:rsidRPr="002A1EE0">
        <w:rPr>
          <w:color w:val="131413"/>
        </w:rPr>
        <w:instrText>rticle" : "", "family" : "Nyiri", "given" : "Agnes", "non-dropping-particle" : "", "parse-names" : false, "suffix" : "" }, { "dropping-particle" : "", "family" : "Wind", "given" : "Peter", "non-dropping-particle" : "", "parse-names" : false, "suffix" : "" } ], "container-title" : "Atmospheric Chemistry and Physics", "id" : "ITEM-4", "issue" : "1", "issued" : { "date-parts" : [ [ "2018", "1" ] ] }, "page" : "103-127", "title" : "Impact of regional climate change and future emission scenarios on surface O&amp;amp;lt;sub&amp;amp;gt;3&amp;amp;lt;/sub&amp;amp;gt; and PM&amp;amp;lt;sub&amp;amp;gt;2.5&amp;amp;lt;/sub&amp;amp;gt; over India", "translator" : [ { "dropping-particle" : "", "family" : "G5364", "given" : "", "non-dropping-particle" : "", "parse-names" : false, "suffix" : "" } ], "type" : "article-journal", "volume" : "18" }, "uris" : [ "http://www.mendeley.com/documents/?uuid=80a0abfc-9064-36ca-a151-ac4cf05c3e00", "http://www.mendeley.com/documents/?uuid=272ec03a-8320-44ca-a6f8-fa7fce9eada1" ] } ], "mendeley" : { "formattedCitation" : "(Squire et al., 2015; Val Martin et al., 2015; Schnell et al., 2016; Pommier et al., 2018)", "plainTextFormattedCitation" : "(Squire et al., 2015; Val Martin et al., 2015; Schnell et al., 2016; Pommier et al., 2018)", "previouslyFormattedCitation" : "(Squire et al., 2015; Val Martin et al., 2015; Schnell et al., 2016; Pommier et al., 2018)" }, "properties" : { "noteIndex" : 0 }, "schema" : "https://github.com/citation-style-language/schema/raw/master/csl-citation.json" }</w:instrText>
      </w:r>
      <w:r w:rsidRPr="00DD3E98">
        <w:rPr>
          <w:color w:val="131413"/>
          <w:lang w:val="en-GB"/>
        </w:rPr>
        <w:fldChar w:fldCharType="separate"/>
      </w:r>
      <w:r w:rsidR="00CB33A1">
        <w:rPr>
          <w:noProof/>
          <w:color w:val="131413"/>
          <w:lang w:val="it-IT"/>
        </w:rPr>
        <w:t>(Squire et al., 2015; Val Martin et al., 2015; Schnell et al., 2016; Pommier et al., 2018)</w:t>
      </w:r>
      <w:r w:rsidRPr="00DD3E98">
        <w:rPr>
          <w:color w:val="131413"/>
          <w:lang w:val="en-GB"/>
        </w:rPr>
        <w:fldChar w:fldCharType="end"/>
      </w:r>
      <w:r w:rsidRPr="00DD3E98">
        <w:rPr>
          <w:color w:val="131413"/>
          <w:lang w:val="it-IT"/>
        </w:rPr>
        <w:t xml:space="preserve">. </w:t>
      </w:r>
      <w:r w:rsidRPr="00DD3E98">
        <w:rPr>
          <w:lang w:val="en-GB"/>
        </w:rPr>
        <w:t>More robust protocol</w:t>
      </w:r>
      <w:ins w:id="4099" w:author="Lucy Cowie" w:date="2021-07-28T13:08:00Z">
        <w:r w:rsidR="000F45BE">
          <w:rPr>
            <w:lang w:val="en-GB"/>
          </w:rPr>
          <w:t>s</w:t>
        </w:r>
      </w:ins>
      <w:r w:rsidRPr="00DD3E98">
        <w:rPr>
          <w:lang w:val="en-GB"/>
        </w:rPr>
        <w:t xml:space="preserve"> are now used more </w:t>
      </w:r>
      <w:r>
        <w:rPr>
          <w:lang w:val="en-GB"/>
        </w:rPr>
        <w:t>commonly</w:t>
      </w:r>
      <w:r w:rsidRPr="00DD3E98">
        <w:rPr>
          <w:lang w:val="en-GB"/>
        </w:rPr>
        <w:t xml:space="preserve"> comprising</w:t>
      </w:r>
      <w:r>
        <w:rPr>
          <w:lang w:val="en-GB"/>
        </w:rPr>
        <w:t>,</w:t>
      </w:r>
      <w:r w:rsidRPr="00DD3E98">
        <w:rPr>
          <w:lang w:val="en-GB"/>
        </w:rPr>
        <w:t xml:space="preserve"> notably</w:t>
      </w:r>
      <w:r>
        <w:rPr>
          <w:lang w:val="en-GB"/>
        </w:rPr>
        <w:t>,</w:t>
      </w:r>
      <w:r w:rsidRPr="00DD3E98">
        <w:rPr>
          <w:lang w:val="en-GB"/>
        </w:rPr>
        <w:t xml:space="preserve"> longer simulations necessary to </w:t>
      </w:r>
      <w:r>
        <w:rPr>
          <w:lang w:val="en-GB"/>
        </w:rPr>
        <w:t>separate change from</w:t>
      </w:r>
      <w:r w:rsidRPr="00DD3E98">
        <w:rPr>
          <w:lang w:val="en-GB"/>
        </w:rPr>
        <w:t xml:space="preserve"> interannual variability</w:t>
      </w:r>
      <w:ins w:id="4100" w:author="Robin Matthews" w:date="2021-07-08T18:31:00Z">
        <w:r w:rsidR="00860932">
          <w:rPr>
            <w:lang w:val="en-GB"/>
          </w:rPr>
          <w:t xml:space="preserve"> </w:t>
        </w:r>
        <w:r w:rsidR="00860932">
          <w:fldChar w:fldCharType="begin" w:fldLock="1"/>
        </w:r>
        <w:r w:rsidR="00860932" w:rsidRPr="002A1EE0">
          <w:rPr>
            <w:lang w:val="en-US"/>
          </w:rPr>
          <w:instrText>ADDIN CSL_CITATION { "citationItems" : [ { "id" : "ITEM-1", "itemData" : { "DOI" : "10.1007/s10584-016-1619-z", "ISSN" : "15731480", "abstract" : "A 2-degree global warming is likely to affect the production, deposition, and transport of air pollutants, leading to impacts on air quality and health. In the present study we use an ensemble of four regional chemistry-transport models, driven by meteorological data from different climate models, to assess such changes and their uncertainties for PM2.5 and SOMO35. Changes and uncertainties are compared to the inter-model variability. We find that the impact of regional climate change on PM2.5, averaged over the model ensemble, ranges from \u22120.5\u00a0\u03bcg.m\u22123 to +1.3\u00a0\u03bcg.m\u22123 over Europe. It mainly results from changes in natural and biogenic emissions, such as desert dust, sea salt and biogenic VOCs. Statistically significant decreases in PM2.5 are found over southwestern Russia and Ukraine as well as an increase over Southern Spain. Modeled changes in summer ozone levels range from \u22121.7 to 1.6 ppbv. We find a smaller ensemble-mean evolution of SOMO35 as compared to inter-model variability. We also investigate the uncertainty due to inter-decadal variability and find that 10-year periods may not be sufficient to allow the detection of statistically signifi</w:instrText>
        </w:r>
        <w:r w:rsidR="00860932">
          <w:instrText>cant change signals.", "author" : [ { "dropping-particle" : "", "family" : "Lacressonni\u00e8re", "given" : "Gwendoline", "non-dropping-particle" : "", "parse-names" : false, "suffix" : "" }, { "dropping-particle" : "", "family" : "Foret", "given" : "Gilles", "non-dropping-particle" : "", "parse-names" : false, "suffix" : "" }, { "dropping-particle" : "", "family" : "Beekmann", "given" : "Matthias", "non-dropping-particle" : "", "parse-names" : false, "suffix" : "" }, { "dropping-particle" : "", "family" : "Siour", "given" : "Guillaume", "non-dropping-particle" : "", "parse-names" : false, "suffix" : "" }, { "dropping-particle" : "", "family" : "Engardt", "given" : "Magnuz", "non-dropping-particle" : "", "parse-names" : false, "suffix" : "" }, { "dropping-particle" : "", "family" : "Gauss", "given" : "Michael", "non-dropping-particle" : "", "parse-names" : false, "suffix" : "" }, { "dropping-particle" : "", "family" : "Watson", "given" : "Laura", "non-dropping-particle" : "", "parse-names" : false, "suffix" : "" }, { "dropping-particle" : "", "family" : "Andersson", "given" : "Camilla", "non-dropping-particle" : "", "parse-names" : false, "suffix" : "" }, { "dropping-particle" : "", "family" : "Colette", "given" : "Augustin", "non-dropping-particle" : "", "parse-names" : false, "suffix" : "" }, { "dropping-particle" : "", "family" : "Josse", "given" : "B\u00e9atrice", "non-dropping-particle" : "", "parse-names" : false, "suffix" : "" }, { "dropping-particle" : "", "family" : "Mar\u00e9cal", "given" : "Virginie", "non-dropping-particle" : "", "parse-names" : false, "suffix" : "" }, { "dropping-particle" : "", "family" : "Nyiri", "given" : "Agnes", "non-dropping-particle" : "", "parse-names" : false, "suffix" : "" }, { "dropping-particle" : "", "family" : "Vautard", "given" : "Robert", "non-dropping-particle" : "", "parse-names" : false, "suffix" : "" } ], "container-title" : "Climatic Change", "id" : "ITEM-1", "issue" : "2", "issued" : { "date-parts" : [ [ "2016" ] ] }, "page" : "309-324", "title" : "Impacts of regional climate change on air quality projections and associated uncertainties", "translator" : [ { "dropping-particle" : "", "family" : "G4148", "given" : "", "non-dropping-particle" : "", "parse-names" : false, "suffix" : "" } ], "type" : "article-journal", "volume" : "136" }, "uris" : [ "http://www.mendeley.com/documents/?uuid=2b7d260e-2499-455f-950c-36867a509204" ] }, { "id" : "ITEM-2", "itemData" : { "DOI" : "10.1002/2016GL071565", "ISSN" : "0094-8276", "abstract" : "Abstract Climate change can impact air quality by altering the atmospheric conditions that determine pollutant concentrations. Over large regions of the U.S., projected changes in climate are expected to favor formation of ground-level ozone and aggravate associated health effects. However, modeling studies exploring air quality-climate interactions have often overlooked the role of natural variability, a major source of uncertainty in projections. Here we use the largest ensemble simulation of climate-induced changes in air quality generated to date to assess its influence on estimates of climate change impacts on U.S. ozone. We find that natural variability can significantly alter the robustness of projections of the future climate's effect on ozone pollution. In this study, a 15?year simulation length minimum is required to identify a distinct anthropogenic-forced signal. Therefore, we suggest that studies assessing air quality impacts use multidecadal simulations or initial condition ensembles. With natural variability, impacts attributable to climate may be difficult to discern before midcentury or under stabilization scenarios.", "author" : [ { "dropping-particle" : "", "family" : "Garcia-Menendez", "given" : "Fernando", "non-dropping-particle" : "", "parse-names" : false, "suffix" : "" }, { "dropping-particle" : "", "family" : "Monier", "given" : "Erwan", "non-dropping-particle" : "", "parse-names" : false, "suffix" : "" }, { "dropping-particle" : "", "family" : "Selin", "given" : "Noelle E", "non-dropping-particle" : "", "parse-names" : false, "suffix" : "" } ], "container-title" : "Geophysical Research Letters", "id" : "ITEM-2", "issue" : "6", "issued" : { "date-parts" : [ [ "2017", "3", "15" ] ] }, "note" : "doi: 10.1002/2016GL071565", "page" : "2911-2921", "publisher" : "Wiley-Blackwell", "title" : "The role of natural variability in projections of climate change impacts on U.S. ozone pollution", "translator" : [ { "dropping-particle" : "", "family" : "G3195", "given" : "", "non-dropping-particle" : "", "parse-names" : false, "suffix" : "" } ], "type" : "article-journal", "volume" : "44" }, "uris" : [ "http://www.mendeley.com/documents/?uuid=7f263171-fca3-41cc-8210-f646a608ca9e" ] }, { "id" : "ITEM-3", "itemData" : { "DOI" : "10.1002/2015JD024397", "ISSN" : "2169-897X", "abstract" : "Abstract Trends in trace atmospheric constituents can be driven not also by trends in their (precursor) emissions but also by trends in meteorology. Here we use ground-level ozone as an example to highlight the extent to which unforced, low-frequency climate variability can drive multidecadal trends. Using output from six experiments of the Geophysical Fluid Dynamics Laboratory chemistry-climate model (CM3), we demonstrate that 20 year trends in surface ozone driven by climate variability alone can be as large as those forced by changes in ozone precursor emissions or by anthropogenic climate change. We highlight regions and seasons where surface ozone is strongly influenced by climate variability and thus where a given forced trend may be more difficult to detect. A corollary is that this approach identifies regions and seasons of low variability, where measurement sites may be most effectively deployed to detect a particular trend driven by changing precursor emissions. We find that the representative concentration pathways 4.5 (RCP4.5) and RCP8.5 forced surface ozone trends in most locations emerge over background variability during the first half of the 21st century. Ozone trends are found to respond mostly to changes in emissions of ozone precursors and unforced climate variability, with a comparatively small impact from anthropogenic climate change. Thus, attempts to attribute observed trends to regional emissions changes require consideration of internal climate variability, particularly for short record lengths and small forced trends.", "author" : [ { "dropping-particle" : "", "family" : "Barnes", "given" : "Elizabeth A", "non-dropping-particle" : "", "parse-names" : false, "suffix" : "" }, { "dropping-particle" : "", "family" : "Fiore", "given" : "Arlene M", "non-dropping-particle" : "", "parse-names" : false, "suffix" : "" }, { "dropping-particle" : "", "family" : "Horowitz", "given" : "Larry W", "non-dropping-particle" : "", "parse-names" : false, "suffix" : "" } ], "container-title" : "Journal of Geophysical Research: Atmospheres", "id" : "ITEM-3", "issue" : "10", "issued" : { "date-parts" : [ [ "2016", "3", "28" ] ] }, "note" : "doi: 10.1002/2015JD024397", "page" : "6112-6129", "publisher" : "Wiley-Blackwell", "title" : "Detection of trends in surface ozone in the presence of climate variability", "translator" : [ { "dropping-particle" : "", "family" : "G3197", "given" : "", "non-dropping-particle" : "", "parse-names" : false, "suffix" : "" } ], "type" : "article-journal", "volume" : "121" }, "uris" : [ "http://www.mendeley.com/documents/?uuid=5882e2d2-4117-47a9-8928-06af74f3b125" ] } ], "mendeley" : { "formattedCitation" : "(Barnes et al., 2016; Lacressonni\u00e8re et al., 2016; Garcia-Menendez et al., 2017)", "plainTextFormattedCitation" : "(Barnes et al., 2016; Lacressonni\u00e8re et al., 2016; Garcia-Menendez et al., 2017)" }, "properties" : { "noteIndex" : 0 }, "schema" : "https://github.com/citation-style-language/schema/raw/master/csl-citation.json" }</w:instrText>
        </w:r>
        <w:r w:rsidR="00860932">
          <w:fldChar w:fldCharType="separate"/>
        </w:r>
        <w:r w:rsidR="00860932" w:rsidRPr="005F632A">
          <w:rPr>
            <w:noProof/>
          </w:rPr>
          <w:t>(Barnes et al., 2016; Lacressonnière et al., 2016; Garcia-Menendez et al., 2017)</w:t>
        </w:r>
        <w:r w:rsidR="00860932">
          <w:fldChar w:fldCharType="end"/>
        </w:r>
      </w:ins>
      <w:del w:id="4101" w:author="Robin Matthews" w:date="2021-07-08T18:31:00Z">
        <w:r w:rsidRPr="002A1EE0" w:rsidDel="00860932">
          <w:delText xml:space="preserve"> </w:delText>
        </w:r>
        <w:bookmarkStart w:id="4102" w:name="_Hlk76661465"/>
        <w:r w:rsidRPr="00DD3E98" w:rsidDel="00860932">
          <w:rPr>
            <w:lang w:val="en-GB"/>
          </w:rPr>
          <w:fldChar w:fldCharType="begin" w:fldLock="1"/>
        </w:r>
        <w:r w:rsidR="00D477C7" w:rsidRPr="002A1EE0" w:rsidDel="00860932">
          <w:delInstrText>ADDIN CSL_CITATION { "citationItems" : [ { "id" : "ITEM-1", "itemData" : { "DOI" : "10.1007/s10584-016-1619-z", "ISSN" : "15731480", "abstract" : "A 2-degree global warming is likely to affect the production, deposition, and transport of air pollutants, leading to impacts on air quality and health. In the present study we use an ensemble of four regional chemistry-transport models, driven by meteorological data from different climate models, to assess such changes and their uncertainties for PM2.5 and SOMO35. Changes and uncertainties are compared to the inter-model variability. We find that the impact of regional climate change on PM2.5, averaged over the model ensemble, ranges from \u22120.5\u00a0\u03bcg.m\u22123 to +1.3\u00a0\u03bcg.m\u22123 over Europe. It mainly results from changes in natural and biogenic emissions, such as desert dust, sea salt and biogenic VOCs. Statistically significant decreases in PM2.5 are found over southwestern Russia and Ukraine as well as an increase over Southern Spain. Modeled changes in summer ozone levels range from \u22121.7 to 1.6 ppbv. We find a smaller ensemble-mean evolution of SOMO35 as compared to inter-model variability. We also investigate the uncertainty due to inter-decadal variability and find that 10-year periods may not be sufficient to allow the detection of statistically significant change signals.", "author" : [ { "dropping-particle" : "", "</w:delInstrText>
        </w:r>
        <w:r w:rsidR="00D477C7" w:rsidDel="00860932">
          <w:rPr>
            <w:lang w:val="en-GB"/>
          </w:rPr>
          <w:delInstrText>family" : "Lacressonni\u00e8re", "given" : "Gwendoline", "non-dropping-particle" : "", "parse-names" : false, "suffix" : "" }, { "dropping-particle" : "", "family" : "Foret", "given" : "Gilles", "non-dropping-particle" : "", "parse-names" : false, "suffix" : "" }, { "dropping-particle" : "", "family" : "Beekmann", "given" : "Matthias", "non-dropping-particle" : "", "parse-names" : false, "suffix" : "" }, { "dropping-particle" : "", "family" : "Siour", "given" : "Guillaume", "non-dropping-particle" : "", "parse-names" : false, "suffix" : "" }, { "dropping-particle" : "", "family" : "Engardt", "given" : "Magnuz", "non-dropping-particle" : "", "parse-names" : false, "suffix" : "" }, { "dropping-particle" : "", "family" : "Gauss", "given" : "Michael", "non-dropping-particle" : "", "parse-names" : false, "suffix" : "" }, { "dropping-particle" : "", "family" : "Watson", "given" : "Laura", "non-dropping-particle" : "", "parse-names" : false, "suffix" : "" }, { "dropping-particle" : "", "family" : "Andersson", "given" : "Camilla", "non-dropping-particle" : "", "parse-names" : false, "suffix" : "" }, { "dropping-particle" : "", "family" : "Colette", "given" : "Augustin", "non-dropping-particle" : "", "parse-names" : false, "suffix" : "" }, { "dropping-particle" : "", "family" : "Josse", "given" : "B\u00e9atrice", "non-dropping-particle" : "", "parse-names" : false, "suffix" : "" }, { "dropping-particle" : "", "family" : "Mar\u00e9cal", "given" : "Virginie", "non-dropping-particle" : "", "parse-names" : false, "suffix" : "" }, { "dropping-particle" : "", "family" : "Nyiri", "given" : "Agnes", "non-dropping-particle" : "", "parse-names" : false, "suffix" : "" }, { "dropping-particle" : "", "family" : "Vautard", "given" : "Robert", "non-dropping-particle" : "", "parse-names" : false, "suffix" : "" } ], "container-title" : "Climatic Change", "id" : "ITEM-1", "issue" : "2", "issued" : { "date-parts" : [ [ "2016" ] ] }, "page" : "309-324", "title" : "Impacts of regional climate change on air quality projections and associated uncertainties", "translator" : [ { "dropping-particle" : "", "family" : "G4148", "given" : "", "non-dropping-particle" : "", "parse-names" : false, "suffix" : "" } ], "type" : "article-journal", "volume" : "136" }, "uris" : [ "http://www.mendeley.com/documents/?uuid=2b7d260e-2499-455f-950c-36867a509204" ] }, { "id" : "ITEM-2", "itemData" : { "DOI" : "10.1002/2016GL071565", "ISSN" : "0094-8276", "abstract" : "Abstract Climate change can impact air quality by altering the atmospheric conditions that determine pollutant concentrations. Over large regions of the U.S., projected changes in climate are expected to favor formation of ground-level ozone and aggravate associated health effects. However, modeling studies exploring air quality-climate interactions have often overlooked the role of natural variability, a major source of uncertainty in projections. Here we use the largest ensemble simulation of climate-induced changes in air quality generated to date to assess its influence on estimates of climate change impacts on U.S. ozone. We find that natural variability can significantly alter the robustness of projections of the future climate's effect on ozone pollution. In this study, a 15?year simulation length minimum is required to identify a distinct anthropogenic-forced signal. Therefore, we suggest that studies assessing air quality impacts use multidecadal simulations or initial condition ensembles. With natural variability, impacts attributable to climate may be difficult to discern before midcentury or under stabilization scenarios.", "author" : [ { "dropping-particle" : "", "family" : "Garcia-Menendez", "given" : "Fernando", "non-dropping-particle" : "", "parse-names" : false, "suffix" : "" }, { "dropping-particle" : "", "family" : "Monier", "given" : "Erwan", "non-dropping-particle" : "", "parse-names" : false, "suffix" : "" }, { "dropping-particle" : "", "family" : "Selin", "given" : "Noelle E", "non-dropping-particle" : "", "parse-names" : false, "suffix" : "" } ], "container-title" : "Geophysical Research Letters", "id" : "ITEM-2", "issue" : "6", "issued" : { "date-parts" : [ [ "2017", "3", "15" ] ] }, "note" : "doi: 10.1002/2016GL071565", "page" : "2911-2921", "publisher" : "Wiley-Blackwell", "title" : "The role of natural variability in projections of climate change impacts on U.S. ozone pollution", "translator" : [ { "dropping-particle" : "", "family" : "G3195", "given" : "", "non-dropping-particle" : "", "parse-names" : false, "suffix" : "" } ], "type" : "article-journal", "volume" : "44" }, "uris" : [ "http://www.mendeley.com/documents/?uuid=7f263171-fca3-41cc-8210-f646a608ca9e" ] } ], "mendeley" : { "formattedCitation" : "(Lacressonni\u00e8re et al., 2016; Garcia-Menendez et al., 2017)", "plainTextFormattedCitation" : "(Lacressonni\u00e8re et al., 2016; Garcia-Menendez et al., 2017)", "previouslyFormattedCitation" : "(Lacressonni\u00e8re et al., 2016; Garcia-Menendez et al., 2017)" }, "properties" : { "noteIndex" : 0 }, "schema" : "https://github.com/citation-style-language/schema/raw/master/csl-citation.json" }</w:delInstrText>
        </w:r>
        <w:r w:rsidRPr="00DD3E98" w:rsidDel="00860932">
          <w:rPr>
            <w:lang w:val="en-GB"/>
          </w:rPr>
          <w:fldChar w:fldCharType="separate"/>
        </w:r>
        <w:r w:rsidR="00CB33A1" w:rsidDel="00860932">
          <w:rPr>
            <w:noProof/>
            <w:lang w:val="it-IT"/>
          </w:rPr>
          <w:delText>(Lacressonnière et al., 2016; Garcia-Menendez et al., 2017)</w:delText>
        </w:r>
        <w:r w:rsidRPr="00DD3E98" w:rsidDel="00860932">
          <w:rPr>
            <w:lang w:val="en-GB"/>
          </w:rPr>
          <w:fldChar w:fldCharType="end"/>
        </w:r>
        <w:r w:rsidRPr="00DD3E98" w:rsidDel="00860932">
          <w:rPr>
            <w:lang w:val="it-IT"/>
          </w:rPr>
          <w:delText xml:space="preserve"> </w:delText>
        </w:r>
        <w:r w:rsidRPr="00DD3E98" w:rsidDel="00860932">
          <w:rPr>
            <w:lang w:val="en-GB"/>
          </w:rPr>
          <w:fldChar w:fldCharType="begin" w:fldLock="1"/>
        </w:r>
        <w:r w:rsidR="00D477C7" w:rsidDel="00860932">
          <w:rPr>
            <w:lang w:val="it-IT"/>
          </w:rPr>
          <w:delInstrText>ADDIN CSL_CITATION { "citationItems" : [ { "id" : "ITEM-1", "itemData" : { "DOI" : "10.1002/2015JD024397", "ISSN" : "2169-897X", "abstract" : "Abstract Trends in trace atmospheric constituents can be driven not also by trends in their (precursor) emissions but also by trends in meteorology. Here we use ground-level ozone as an example to highlight the extent to which unforced, low-frequency climate variability can drive multidecadal trends. Using output from six experiments of the Geophysical Fluid Dynamics Laboratory chemistry-climate model (CM3), we demonstrate that 20 year trends in surface ozone driven by climate variability alone can be as large as those forced by changes in ozone precursor emissions or by anthropogenic climate change. We highlight regions and seasons where surface ozone is strongly influenced by climate variability and thus where a given forced trend may be more difficult to detect. A corollary is that this approach identifies regions and seasons of low variability, where measurement sites may be most effectively deployed to detect a particular trend driven by changing precursor emissions. We find that the representative concentration pathways 4.5 (RCP4.5) and RCP8.5 forced surface ozone trends in most locations emerge over background variability during the first half of the 21st century. Ozone trends are found to respond mostly to changes in emissions of ozone precursors and unforced climate variability, with a comparatively small impact from anthropogenic climate change. Thus, attempts to attribute observed trends to regional emissions changes require consideration of internal climate variability, particularly for short record lengths and small forced trends.", "author" : [ { "dropping-particle" : "", "family" : "Barnes", "given" : "Elizabeth A", "non-dropping-particle" : "", "parse-names" : false, "suffix" : "" }, { "dropping-particle" : "", "family" : "Fiore", "given" : "Arlene M", "non-dropping-particle" : "", "parse-names" : false, "suffix" : "" }, { "dropping-particle" : "", "family" : "Horowitz", "given" : "Larry W", "non-dropping-particle" : "", "parse-names" : false, "suffix" : "" } ], "container-title" : "Journal of Geophysical Research: Atmospheres", "id" : "ITEM-1", "issue" : "10", "issued" : { "date-parts" : [ [ "2016", "3", "28" ] ] }, "note" : "doi: 10.1002/2015JD024397", "page" : "6112-6129", "publisher" : "Wiley-Blackwell", "title" : "Detection of trends in surface ozone in the presence of climate variability", "translator" : [ { "dropping-particle" : "", "family" : "G3197", "given" : "", "non-dropping-particle" : "", "parse-names" : false, "suffix" : "" } ], "type" : "article-journal", "volume" : "121" }, "uris" : [ "http://www.mendeley.com/documents/?uuid=5882e2d2-4117-47a9-8928-06af74f3b125" ] } ], "mendeley" : { "formattedCitation" : "(Barnes et al., 2016)", "plainTextFormattedCitation" : "(Barnes et al., 2016)", "previouslyFormattedCitation" : "(Barnes et al., 2016)" }, "properties" : { "noteIndex" : 0 }, "schema" : "https://github.com/citation-style-language/schema/raw/master/csl-citation.json" }</w:delInstrText>
        </w:r>
        <w:r w:rsidRPr="00DD3E98" w:rsidDel="00860932">
          <w:rPr>
            <w:lang w:val="en-GB"/>
          </w:rPr>
          <w:fldChar w:fldCharType="separate"/>
        </w:r>
        <w:r w:rsidR="00CB33A1" w:rsidDel="00860932">
          <w:rPr>
            <w:noProof/>
            <w:lang w:val="it-IT"/>
          </w:rPr>
          <w:delText>(Barnes et al., 2016)</w:delText>
        </w:r>
        <w:r w:rsidRPr="00DD3E98" w:rsidDel="00860932">
          <w:rPr>
            <w:lang w:val="en-GB"/>
          </w:rPr>
          <w:fldChar w:fldCharType="end"/>
        </w:r>
      </w:del>
      <w:bookmarkEnd w:id="4102"/>
      <w:r w:rsidRPr="00DD3E98">
        <w:rPr>
          <w:lang w:val="it-IT"/>
        </w:rPr>
        <w:t xml:space="preserve">. </w:t>
      </w:r>
      <w:r w:rsidRPr="00DD3E98">
        <w:rPr>
          <w:lang w:val="en-GB"/>
        </w:rPr>
        <w:t>However</w:t>
      </w:r>
      <w:r>
        <w:rPr>
          <w:lang w:val="en-GB"/>
        </w:rPr>
        <w:t>,</w:t>
      </w:r>
      <w:r w:rsidRPr="00DD3E98">
        <w:rPr>
          <w:lang w:val="en-GB"/>
        </w:rPr>
        <w:t xml:space="preserve"> the amplitude of climate change penalty on ozone </w:t>
      </w:r>
      <w:r w:rsidRPr="00693F5B">
        <w:rPr>
          <w:lang w:val="en-GB"/>
        </w:rPr>
        <w:t xml:space="preserve">over polluted regions </w:t>
      </w:r>
      <w:r>
        <w:rPr>
          <w:lang w:val="en-GB"/>
        </w:rPr>
        <w:t xml:space="preserve">may be different in </w:t>
      </w:r>
      <w:r w:rsidRPr="00693F5B">
        <w:rPr>
          <w:lang w:val="en-GB"/>
        </w:rPr>
        <w:t xml:space="preserve">high-resolution </w:t>
      </w:r>
      <w:r>
        <w:rPr>
          <w:lang w:val="en-GB"/>
        </w:rPr>
        <w:t>(</w:t>
      </w:r>
      <w:r w:rsidRPr="00693F5B">
        <w:rPr>
          <w:lang w:val="en-GB"/>
        </w:rPr>
        <w:t>regional</w:t>
      </w:r>
      <w:ins w:id="4103" w:author="Lucy Cowie" w:date="2021-07-28T13:09:00Z">
        <w:r w:rsidR="000F45BE">
          <w:rPr>
            <w:lang w:val="en-GB"/>
          </w:rPr>
          <w:t>-</w:t>
        </w:r>
      </w:ins>
      <w:r w:rsidRPr="00693F5B">
        <w:rPr>
          <w:lang w:val="en-GB"/>
        </w:rPr>
        <w:t xml:space="preserve"> and urban-scale</w:t>
      </w:r>
      <w:r>
        <w:rPr>
          <w:lang w:val="en-GB"/>
        </w:rPr>
        <w:t xml:space="preserve">) models </w:t>
      </w:r>
      <w:r w:rsidRPr="00DD3E98">
        <w:rPr>
          <w:lang w:val="en-GB"/>
        </w:rPr>
        <w:t>in comparison to coarse</w:t>
      </w:r>
      <w:ins w:id="4104" w:author="Lucy Cowie" w:date="2021-07-28T13:09:00Z">
        <w:r w:rsidR="00BB0C59">
          <w:rPr>
            <w:lang w:val="en-GB"/>
          </w:rPr>
          <w:t>-</w:t>
        </w:r>
      </w:ins>
      <w:del w:id="4105" w:author="Lucy Cowie" w:date="2021-07-28T13:09:00Z">
        <w:r w:rsidRPr="00DD3E98" w:rsidDel="00BB0C59">
          <w:rPr>
            <w:lang w:val="en-GB"/>
          </w:rPr>
          <w:delText xml:space="preserve"> </w:delText>
        </w:r>
      </w:del>
      <w:r w:rsidRPr="00DD3E98">
        <w:rPr>
          <w:lang w:val="en-GB"/>
        </w:rPr>
        <w:t xml:space="preserve">resolution global models as a number of controlling processes are resolution-dependent </w:t>
      </w:r>
      <w:commentRangeStart w:id="4106"/>
      <w:r w:rsidRPr="00DD3E98">
        <w:rPr>
          <w:lang w:val="en-GB"/>
        </w:rPr>
        <w:t>including e.g</w:t>
      </w:r>
      <w:ins w:id="4107" w:author="Lucy Cowie" w:date="2021-07-28T13:09:00Z">
        <w:r w:rsidR="00105105">
          <w:rPr>
            <w:lang w:val="en-GB"/>
          </w:rPr>
          <w:t>.,</w:t>
        </w:r>
      </w:ins>
      <w:r w:rsidRPr="00DD3E98">
        <w:rPr>
          <w:lang w:val="en-GB"/>
        </w:rPr>
        <w:t xml:space="preserve"> local emissions, sensitivity to the chemical regime </w:t>
      </w:r>
      <w:commentRangeEnd w:id="4106"/>
      <w:r w:rsidR="00105105">
        <w:rPr>
          <w:rStyle w:val="Marquedecommentaire"/>
          <w:lang w:val="en-GB"/>
        </w:rPr>
        <w:commentReference w:id="4106"/>
      </w:r>
      <w:r w:rsidRPr="00DD3E98">
        <w:rPr>
          <w:lang w:val="en-GB"/>
        </w:rPr>
        <w:t>(VOC limited v</w:t>
      </w:r>
      <w:del w:id="4108" w:author="Lucy Cowie" w:date="2021-07-28T13:11:00Z">
        <w:r w:rsidRPr="00DD3E98" w:rsidDel="00105105">
          <w:rPr>
            <w:lang w:val="en-GB"/>
          </w:rPr>
          <w:delText>ersu</w:delText>
        </w:r>
      </w:del>
      <w:r w:rsidRPr="00DD3E98">
        <w:rPr>
          <w:lang w:val="en-GB"/>
        </w:rPr>
        <w:t>s NO</w:t>
      </w:r>
      <w:r w:rsidRPr="004D4F89">
        <w:rPr>
          <w:i/>
          <w:vertAlign w:val="subscript"/>
          <w:lang w:val="en-GB"/>
        </w:rPr>
        <w:t>x</w:t>
      </w:r>
      <w:r w:rsidRPr="00DD3E98">
        <w:rPr>
          <w:lang w:val="en-GB"/>
        </w:rPr>
        <w:t xml:space="preserve"> limited</w:t>
      </w:r>
      <w:del w:id="4109" w:author="Lucy Cowie" w:date="2021-07-28T13:11:00Z">
        <w:r w:rsidRPr="00DD3E98" w:rsidDel="00105105">
          <w:rPr>
            <w:lang w:val="en-GB"/>
          </w:rPr>
          <w:delText xml:space="preserve">) </w:delText>
        </w:r>
      </w:del>
      <w:ins w:id="4110" w:author="Lucy Cowie" w:date="2021-07-28T13:11:00Z">
        <w:r w:rsidR="00105105">
          <w:rPr>
            <w:lang w:val="en-GB"/>
          </w:rPr>
          <w:t>;</w:t>
        </w:r>
      </w:ins>
      <w:r w:rsidRPr="00DD3E98">
        <w:rPr>
          <w:lang w:val="en-GB"/>
        </w:rPr>
        <w:fldChar w:fldCharType="begin" w:fldLock="1"/>
      </w:r>
      <w:r w:rsidR="00D477C7">
        <w:rPr>
          <w:lang w:val="en-GB"/>
        </w:rPr>
        <w:instrText>ADDIN CSL_CITATION { "citationItems" : [ { "id" : "ITEM-1", "itemData" : { "DOI" : "10.5194/acp-14-7323-2014", "ISSN" : "16807324", "abstract" : "Ozone and PM2.5 concentrations over the city of Paris are modeled with the CHIMERE air-quality model at 4 km \u00d7 4 km horizontal resolution for two future emission scenarios. A high-resolution (1 km \u00d7 1 km) emission projection until 2020 for the greater Paris region is developed by local experts (AIRPARIF) and is further extended to year 2050 based on regional-scale emission projections developed by the Global Energy Assessment. Model evaluation is performed based on a 10-year control simulation. Ozone is in very good agreement with measurements while PM2.5 is underestimated by 20% over the urban area mainly due to a large wet bias in wintertime precipitation. A significant increase of maximum ozone relative to present-day levels over Paris is modeled under the \"business-as-usual\" scenario (+7 ppb) while a more optimistic \"mitigation\" scenario leads to a moderate ozone decrease (\u011d\u0302'3.5 ppb) in year 2050. These results are substantially different to previous regional-scale projections where 2050 ozone is found to decrease under both future scenarios. A sensitivity analysis showed that this difference is due to the fact that ozone formation over Paris at the current urban-scale study is driven by volatile organic compound (VOC)-limited chemistry, whereas at the regional-scale ozone formation occurs under NOx-sensitive conditions. This explains why the sharp NOx reductions implemented in the future scenarios have a different effect on ozone projections at different scales. In rural areas, projections at both scales yield similar results showing that the longer timescale processes of emission transport and ozone formation are less sensitive to model resolution. PM2.5 concentrations decrease by 78% and 89% under business-as-usual and mitigation scenarios, respectively, compared to the present-day period. The reduction is much more prominent over the urban part of the domain due to the effective reductions of road transport and residential emissions resulting in the smoothing of the large urban increment modeled in the control simulation. \u00a9 Author(s) 2014. CC Attribution 3.0 License.", "author" : [ { "dropping-particle" : "", "family" : "Markakis", "given" : "K.", "non-dropping-particle" : "", "parse-names" : false, "suffix" : "" }, { "dropping-particle" : "", "family" : "Valari", "given" : "M.", "non-dropping-particle" : "", "parse-names" : false, "suffix" : "" }, { "dropping-particle" : "", "family" : "Colette", "given" : "A.", "non-dropping-particle" : "", "parse-names" : false, "suffix" : "" }, { "dropping-particle" : "", "family" : "Sanchez", "given" : "O.", "non-dropping-particle" : "", "parse-names" : false, "suffix" : "" }, { "dropping-particle" : "", "family" : "Perrussel", "given" : "O.", "non-dropping-particle" : "", "parse-names" : false, "suffix" : "" }, { "dropping-particle" : "", "family" : "Honore", "given" : "C.", "non-dropping-particle" : "", "parse-names" : false, "suffix" : "" }, { "dropping-particle" : "", "family" : "Vautard", "given" : "R.", "non-dropping-particle" : "", "parse-names" : false, "suffix" : "" }, { "dropping-particle" : "", "family" : "Klimont", "given" : "Z.", "non-dropping-particle" : "", "parse-names" : false, "suffix" : "" }, { "dropping-particle" : "", "family" : "Rao", "given" : "S.", "non-dropping-particle" : "", "parse-names" : false, "suffix" : "" } ], "container-title" : "Atmospheric Chemistry and Physics", "id" : "ITEM-1", "issue" : "14", "issued" : { "date-parts" : [ [ "2014" ] ] }, "page" : "7323-7340", "title" : "Air quality in the mid-21st century for the city of Paris under two climate scenarios; From the regional to local scale", "translator" : [ { "dropping-particle" : "", "family" : "G4043", "given" : "", "non-dropping-particle" : "", "parse-names" : false, "suffix" : "" } ], "type" : "article", "volume" : "14" }, "uris" : [ "http://www.mendeley.com/documents/?uuid=c3b0f9b8-fd06-4741-b278-e2394ac57dd7" ] }, { "id" : "ITEM-2", "itemData" : { "DOI" : "10.5194/acp-16-1877-2016", "ISSN" : "1680-7324", "abstract" : "Abstract. Ozone, PM10 and PM2.5 concentrations over Paris, France and Stockholm, Sweden were modelled at 4 and 1 km horizontal resolutions respectively for the present and 2050 periods employing decade-long simulations. We account for large-scale global climate change (RCP-4.5) and fine-resolution bottom-up emission projections developed by local experts and quantify their impact on future pollutant concentrations. Moreover, we identify biases related to the implementation of regional-scale emission projections by comparing modelled pollutant concentrations between the fine- and coarse-scale simulations over the study areas. We show that over urban areas with major regional contribution (e.g. the city of Stockholm) the bias related to coarse-scale projections may be significant and lead to policy misclassification. Our results stress the need to better understand the mechanism of bias propagation across the modelling scales in order to design more successful local-scale strategies. We find that the impact of climate change is spatially homogeneous in both regions, implying strong regional influence. The climate benefit for ozone (daily mean and maximum) is up to \u22125 % for Paris and \u22122 % for Stockholm city. The climate benefit on PM2.5 and PM10 in Paris is between \u22125 and \u221210 %, while for Stockholm we estimate mixed trends of up to 3 % depending on season and size class. In Stockholm, emission mitigation leads to concentration reductions up to 15 % for daily mean and maximum ozone and 20 % for PM. Through a sensitivity analysis we show that this response is entirely due to changes in emissions at the regional scale. On the contrary, over the city of Paris (VOC-limited photochemical regime), local mitigation of NOx emissions increases future ozone concentrations due to ozone titration inhibition. This competing trend between the respective roles of emission and climate change, results in an increase in 2050 daily mean ozone by 2.5 % in Paris. Climate and not emission change appears to be the most influential factor for maximum ozone concentration over the city of Paris, which may be particularly interesting from a health impact perspective.", "author" : [ { "dropping-particle" : "", "family" : "Markakis", "given" : "Konstantinos", "non-dropping-particle" : "", "parse-names" : false, "suffix" : "" }, { "dropping-particle" : "", "family" : "Valari", "given" : "Myrto", "non-dropping-particle" : "", "parse-names" : false, "suffix" : "" }, { "dropping-particle" : "", "family" : "Engardt", "given" : "Magnuz", "non-dropping-particle" : "", "parse-names" : false, "suffix" : "" }, { "dropping-particle" : "", "family" : "Lacressonniere", "given" : "Gwendoline", "non-dropping-particle" : "", "parse-names" : false, "suffix" : "" }, { "dropping-particle" : "", "family" : "Vautard", "given" : "Robert", "non-dropping-particle" : "", "parse-names" : false, "suffix" : "" }, { "dropping-particle" : "", "family" : "Andersson", "given" : "Camilla", "non-dropping-particle" : "", "parse-names" : false, "suffix" : "" } ], "container-title" : "Atmospheric Chemistry and Physics", "id" : "ITEM-2", "issue" : "4", "issued" : { "date-parts" : [ [ "2016", "2", "18" ] ] }, "page" : "1877-1894", "title" : "Mid-21st century air quality at the urban scale under the influence of changed climate and emissions \u2013 case studies for Paris and Stockholm", "translator" : [ { "dropping-particle" : "", "family" : "G4733", "given" : "", "non-dropping-particle" : "", "parse-names" : false, "suffix" : "" } ], "type" : "article-journal", "volume" : "16" }, "uris" : [ "http://www.mendeley.com/documents/?uuid=82ede0ee-e69f-3e84-a42b-c0a0e80451e5" ] }, { "id" : "ITEM-3", "itemData" : { "DOI" : "10.5194/acp-14-5893-2014", "ISSN" : "1680-7324", "abstract" : "&lt;p&gt;Abstract. Belgium is one of the areas within Europe experiencing the highest levels of air pollution. A high-resolution (3 km) modelling experiment is employed to provide guidance to policymakers about expected air quality changes in the near future (2026\u20132035). The regional air quality model AURORA (Air quality modelling in Urban Regions using an Optimal Resolution Approach), driven by output from a regional climate model, is used to simulate several 10-year time slices to investigate the impact of climatic changes and different emission scenarios on near-surface O3 concentrations, one of the key indices for air quality. Evaluation of the model against measurements from 34 observation stations shows that the AURORA model is capable of reproducing 10-year mean concentrations, daily cycles and spatial patterns. The results for the Representative Concentration Pathways (RCP)4.5 emission scenario indicate that the mean surface O3 concentrations are expected to increase significantly in the near future due to less O3 titration by reduced NOx emissions. Applying an alternative emission scenario for Europe is found to have only a minor impact on the overall concentrations, which are dominated by the background changes. Climate change alone has a much smaller effect on the near-surface O3 concentrations over Belgium than the projected emission changes. The very high horizontal resolution that is used in this study results in much improved spatial correlations and simulated peak concentrations compared to a standard 25 km simulation. An analysis of the number of peak episodes during summer revealed that the emission reductions in RCP4.5 result in a 25% decrease of these peak episodes.&lt;/p&gt;", "author" : [ { "dropping-particle" : "", "family" : "Lauwaet", "given" : "D.", "non-dropping-particle" : "", "parse-names" : false, "suffix" : "" }, { "dropping-particle" : "", "family" : "Viaene", "given" : "P.", "non-dropping-particle" : "", "parse-names" : false, "suffix" : "" }, { "dropping-particle" : "", "family" : "Brisson", "given" : "E.", "non-dropping-particle" : "", "parse-names" : false, "suffix" : "" }, { "dropping-particle" : "", "family" : "Lipzig", "given" : "N.P.M.", "non-dropping-particle" : "van", "parse-names" : false, "suffix" : "" }, { "dropping-particle" : "", "family" : "Noije", "given" : "T.", "non-dropping-particle" : "van", "parse-names" : false, "suffix" : "" }, { "dropping-particle" : "", "family" : "Strunk", "given" : "A.", "non-dropping-particle" : "", "parse-names" : false, "suffix" : "" }, { "dropping-particle" : "", "family" : "Looy", "given" : "S.", "non-dropping-particle" : "Van", "parse-names" : false, "suffix" : "" }, { "dropping-particle" : "", "family" : "Veldeman", "given" : "N.", "non-dropping-particle" : "", "parse-names" : false, "suffix" : "" }, { "dropping-particle" : "", "family" : "Blyth", "given" : "L.", "non-dropping-particle" : "", "parse-names" : false, "suffix" : "" }, { "dropping-particle" : "", "family" : "Ridder", "given" : "K.", "non-dropping-particle" : "De", "parse-names" : false, "suffix" : "" }, { "dropping-particle" : "", "family" : "Janssen", "given" : "S.", "non-dropping-particle" : "", "parse-names" : false, "suffix" : "" } ], "container-title" : "Atmospheric Chemistry and Physics", "id" : "ITEM-3", "issue" : "12", "issued" : { "date-parts" : [ [ "2014", "6", "16" ] ] }, "page" : "5893-5904", "title" : "The effect of climate change and emission scenarios on ozone concentrations over Belgium: a high-resolution model study for policy support", "translator" : [ { "dropping-particle" : "", "family" : "G4732", "given" : "", "non-dropping-particle" : "", "parse-names" : false, "suffix" : "" } ], "type" : "article-journal", "volume" : "14" }, "uris" : [ "http://www.mendeley.com/documents/?uuid=6e1b6790-6b59-3284-953d-c308aa62c47e" ] } ], "mendeley" : { "formattedCitation" : "(Lauwaet et al., 2014; Markakis et al., 2014, 2016)", "plainTextFormattedCitation" : "(Lauwaet et al., 2014; Markakis et al., 2014, 2016)", "previouslyFormattedCitation" : "(Lauwaet et al., 2014; Markakis et al., 2014, 2016)" }, "properties" : { "noteIndex" : 0 }, "schema" : "https://github.com/citation-style-language/schema/raw/master/csl-citation.json" }</w:instrText>
      </w:r>
      <w:r w:rsidRPr="00DD3E98">
        <w:rPr>
          <w:lang w:val="en-GB"/>
        </w:rPr>
        <w:fldChar w:fldCharType="separate"/>
      </w:r>
      <w:ins w:id="4111" w:author="Lucy Cowie" w:date="2021-07-28T13:11:00Z">
        <w:r w:rsidR="00105105">
          <w:rPr>
            <w:noProof/>
            <w:lang w:val="en-GB"/>
          </w:rPr>
          <w:t xml:space="preserve"> </w:t>
        </w:r>
      </w:ins>
      <w:del w:id="4112" w:author="Lucy Cowie" w:date="2021-07-28T13:11:00Z">
        <w:r w:rsidR="00CB33A1" w:rsidDel="00105105">
          <w:rPr>
            <w:noProof/>
            <w:lang w:val="en-GB"/>
          </w:rPr>
          <w:delText>(</w:delText>
        </w:r>
      </w:del>
      <w:r w:rsidR="00CB33A1">
        <w:rPr>
          <w:noProof/>
          <w:lang w:val="en-GB"/>
        </w:rPr>
        <w:t>Lauwaet et al., 2014; Markakis et al., 2014, 2016)</w:t>
      </w:r>
      <w:r w:rsidRPr="00DD3E98">
        <w:rPr>
          <w:lang w:val="en-GB"/>
        </w:rPr>
        <w:fldChar w:fldCharType="end"/>
      </w:r>
      <w:r w:rsidRPr="00DD3E98">
        <w:rPr>
          <w:lang w:val="en-GB"/>
        </w:rPr>
        <w:t>.</w:t>
      </w:r>
    </w:p>
    <w:p w14:paraId="62D9F484" w14:textId="77777777" w:rsidR="00F3307B" w:rsidRDefault="00F3307B" w:rsidP="00D5630D">
      <w:pPr>
        <w:pStyle w:val="AR6BodyText"/>
        <w:rPr>
          <w:highlight w:val="lightGray"/>
          <w:lang w:val="en-GB"/>
        </w:rPr>
      </w:pPr>
    </w:p>
    <w:p w14:paraId="5E8650F4" w14:textId="65C30331" w:rsidR="00F3307B" w:rsidRPr="0000263A" w:rsidRDefault="00F3307B" w:rsidP="00D5630D">
      <w:pPr>
        <w:pStyle w:val="AR6BodyText"/>
        <w:rPr>
          <w:lang w:val="en-GB"/>
        </w:rPr>
      </w:pPr>
      <w:r w:rsidRPr="0081097A">
        <w:rPr>
          <w:lang w:val="en-GB"/>
        </w:rPr>
        <w:t xml:space="preserve">Consistent with AR5 findings, </w:t>
      </w:r>
      <w:r w:rsidRPr="0000263A">
        <w:rPr>
          <w:lang w:val="en-GB"/>
        </w:rPr>
        <w:t>global surface ozone concentration</w:t>
      </w:r>
      <w:r w:rsidRPr="0000263A" w:rsidDel="009B2BBC">
        <w:rPr>
          <w:lang w:val="en-GB"/>
        </w:rPr>
        <w:t xml:space="preserve"> </w:t>
      </w:r>
      <w:r w:rsidRPr="0000263A">
        <w:rPr>
          <w:lang w:val="en-GB"/>
        </w:rPr>
        <w:t xml:space="preserve">decreases by up to </w:t>
      </w:r>
      <w:ins w:id="4113" w:author="Lucy Cowie" w:date="2021-07-28T13:12:00Z">
        <w:r w:rsidR="00915BAF">
          <w:rPr>
            <w:lang w:val="en-GB"/>
          </w:rPr>
          <w:t>–</w:t>
        </w:r>
      </w:ins>
      <w:del w:id="4114" w:author="Lucy Cowie" w:date="2021-07-28T13:12:00Z">
        <w:r w:rsidRPr="0000263A" w:rsidDel="00915BAF">
          <w:rPr>
            <w:lang w:val="en-GB"/>
          </w:rPr>
          <w:delText>-</w:delText>
        </w:r>
      </w:del>
      <w:r w:rsidRPr="0000263A">
        <w:rPr>
          <w:lang w:val="en-GB"/>
        </w:rPr>
        <w:t>1.2 to 2.3 ppb for annual mean due to the dominating role of ozone destruction by water vapo</w:t>
      </w:r>
      <w:ins w:id="4115" w:author="Lucy Cowie" w:date="2021-07-27T21:55:00Z">
        <w:r w:rsidR="00156887">
          <w:rPr>
            <w:lang w:val="en-GB"/>
          </w:rPr>
          <w:t>u</w:t>
        </w:r>
      </w:ins>
      <w:r w:rsidRPr="0000263A">
        <w:rPr>
          <w:lang w:val="en-GB"/>
        </w:rPr>
        <w:t xml:space="preserve">r are found </w:t>
      </w:r>
      <w:r>
        <w:rPr>
          <w:lang w:val="en-GB"/>
        </w:rPr>
        <w:t>in</w:t>
      </w:r>
      <w:r w:rsidRPr="0000263A">
        <w:rPr>
          <w:lang w:val="en-GB"/>
        </w:rPr>
        <w:t xml:space="preserve"> four</w:t>
      </w:r>
      <w:ins w:id="4116" w:author="Lucy Cowie" w:date="2021-07-28T13:13:00Z">
        <w:r w:rsidR="00915BAF">
          <w:rPr>
            <w:lang w:val="en-GB"/>
          </w:rPr>
          <w:t>-</w:t>
        </w:r>
      </w:ins>
      <w:del w:id="4117" w:author="Lucy Cowie" w:date="2021-07-28T13:13:00Z">
        <w:r w:rsidRPr="0000263A" w:rsidDel="00915BAF">
          <w:rPr>
            <w:lang w:val="en-GB"/>
          </w:rPr>
          <w:delText xml:space="preserve"> </w:delText>
        </w:r>
      </w:del>
      <w:r w:rsidRPr="0000263A">
        <w:rPr>
          <w:lang w:val="en-GB"/>
        </w:rPr>
        <w:t xml:space="preserve">member ensemble of CMIP6 ESM for </w:t>
      </w:r>
      <w:r>
        <w:rPr>
          <w:lang w:val="en-GB"/>
        </w:rPr>
        <w:t xml:space="preserve">surface </w:t>
      </w:r>
      <w:r w:rsidRPr="0000263A">
        <w:rPr>
          <w:lang w:val="en-GB"/>
        </w:rPr>
        <w:t>warmings of 1.5</w:t>
      </w:r>
      <w:ins w:id="4118" w:author="Lucy Cowie" w:date="2021-07-28T13:13:00Z">
        <w:r w:rsidR="00D051A3" w:rsidRPr="0000263A">
          <w:rPr>
            <w:lang w:val="en-GB"/>
          </w:rPr>
          <w:t>°C</w:t>
        </w:r>
        <w:r w:rsidR="00D051A3">
          <w:rPr>
            <w:lang w:val="en-GB"/>
          </w:rPr>
          <w:t>–</w:t>
        </w:r>
      </w:ins>
      <w:del w:id="4119" w:author="Lucy Cowie" w:date="2021-07-28T13:13:00Z">
        <w:r w:rsidRPr="0000263A" w:rsidDel="00D051A3">
          <w:rPr>
            <w:lang w:val="en-GB"/>
          </w:rPr>
          <w:delText xml:space="preserve"> to </w:delText>
        </w:r>
      </w:del>
      <w:r w:rsidRPr="0000263A">
        <w:rPr>
          <w:lang w:val="en-GB"/>
        </w:rPr>
        <w:t>2.5</w:t>
      </w:r>
      <w:del w:id="4120" w:author="Lucy Cowie" w:date="2021-07-28T13:13:00Z">
        <w:r w:rsidDel="00D051A3">
          <w:rPr>
            <w:lang w:val="en-GB"/>
          </w:rPr>
          <w:delText xml:space="preserve"> </w:delText>
        </w:r>
      </w:del>
      <w:r w:rsidRPr="0000263A">
        <w:rPr>
          <w:lang w:val="en-GB"/>
        </w:rPr>
        <w:t>°C (Figure 6.1</w:t>
      </w:r>
      <w:r>
        <w:rPr>
          <w:lang w:val="en-GB"/>
        </w:rPr>
        <w:t>4</w:t>
      </w:r>
      <w:r w:rsidRPr="0000263A">
        <w:rPr>
          <w:lang w:val="en-GB"/>
        </w:rPr>
        <w:t>). This decrease is driven by the ozone decrease over oceans, especially in the tropics (decrease of 1</w:t>
      </w:r>
      <w:ins w:id="4121" w:author="Lucy Cowie" w:date="2021-07-28T13:14:00Z">
        <w:r w:rsidR="00B43088">
          <w:rPr>
            <w:lang w:val="en-GB"/>
          </w:rPr>
          <w:t>–</w:t>
        </w:r>
      </w:ins>
      <w:del w:id="4122" w:author="Lucy Cowie" w:date="2021-07-28T13:14:00Z">
        <w:r w:rsidRPr="0000263A" w:rsidDel="00B43088">
          <w:rPr>
            <w:lang w:val="en-GB"/>
          </w:rPr>
          <w:delText xml:space="preserve"> ppb to </w:delText>
        </w:r>
      </w:del>
      <w:r w:rsidRPr="0000263A">
        <w:rPr>
          <w:lang w:val="en-GB"/>
        </w:rPr>
        <w:t xml:space="preserve">5 ppb) and large parts of the continental unpolluted regions. </w:t>
      </w:r>
      <w:del w:id="4123" w:author="Lucy Cowie" w:date="2021-07-28T13:14:00Z">
        <w:r w:rsidRPr="0000263A" w:rsidDel="003941C2">
          <w:rPr>
            <w:lang w:val="en-GB"/>
          </w:rPr>
          <w:delText xml:space="preserve"> </w:delText>
        </w:r>
      </w:del>
      <w:r w:rsidRPr="0081097A">
        <w:rPr>
          <w:lang w:val="en-GB"/>
        </w:rPr>
        <w:t xml:space="preserve">The sensitivity of </w:t>
      </w:r>
      <w:r>
        <w:rPr>
          <w:lang w:val="en-GB"/>
        </w:rPr>
        <w:t xml:space="preserve">annual mean </w:t>
      </w:r>
      <w:r w:rsidRPr="0081097A">
        <w:rPr>
          <w:lang w:val="en-GB"/>
        </w:rPr>
        <w:t xml:space="preserve">surface ozone to the level of </w:t>
      </w:r>
      <w:r>
        <w:rPr>
          <w:lang w:val="en-GB"/>
        </w:rPr>
        <w:t xml:space="preserve">surface </w:t>
      </w:r>
      <w:r w:rsidRPr="0081097A">
        <w:rPr>
          <w:lang w:val="en-GB"/>
        </w:rPr>
        <w:t xml:space="preserve">warming over these remote areas </w:t>
      </w:r>
      <w:r w:rsidRPr="0000263A">
        <w:rPr>
          <w:lang w:val="en-GB"/>
        </w:rPr>
        <w:t xml:space="preserve">varies spatially from </w:t>
      </w:r>
      <w:ins w:id="4124" w:author="Lucy Cowie" w:date="2021-07-28T13:15:00Z">
        <w:r w:rsidR="00D934F3">
          <w:rPr>
            <w:lang w:val="en-GB"/>
          </w:rPr>
          <w:t>–</w:t>
        </w:r>
      </w:ins>
      <w:del w:id="4125" w:author="Lucy Cowie" w:date="2021-07-28T13:15:00Z">
        <w:r w:rsidRPr="0000263A" w:rsidDel="00D934F3">
          <w:rPr>
            <w:lang w:val="en-GB"/>
          </w:rPr>
          <w:delText>-</w:delText>
        </w:r>
      </w:del>
      <w:r w:rsidRPr="0000263A">
        <w:rPr>
          <w:lang w:val="en-GB"/>
        </w:rPr>
        <w:t xml:space="preserve">0.2 to </w:t>
      </w:r>
      <w:ins w:id="4126" w:author="Lucy Cowie" w:date="2021-07-28T13:15:00Z">
        <w:r w:rsidR="00D934F3">
          <w:rPr>
            <w:lang w:val="en-GB"/>
          </w:rPr>
          <w:t>–</w:t>
        </w:r>
      </w:ins>
      <w:del w:id="4127" w:author="Lucy Cowie" w:date="2021-07-28T13:15:00Z">
        <w:r w:rsidRPr="0000263A" w:rsidDel="00D934F3">
          <w:rPr>
            <w:lang w:val="en-GB"/>
          </w:rPr>
          <w:delText>-</w:delText>
        </w:r>
      </w:del>
      <w:r w:rsidRPr="0000263A">
        <w:rPr>
          <w:lang w:val="en-GB"/>
        </w:rPr>
        <w:t xml:space="preserve">2 ppb </w:t>
      </w:r>
      <w:r w:rsidRPr="0000263A">
        <w:rPr>
          <w:vertAlign w:val="superscript"/>
          <w:lang w:val="en-GB"/>
        </w:rPr>
        <w:t>o</w:t>
      </w:r>
      <w:r w:rsidRPr="0000263A">
        <w:rPr>
          <w:lang w:val="en-GB"/>
        </w:rPr>
        <w:t>C</w:t>
      </w:r>
      <w:ins w:id="4128" w:author="Lucy Cowie" w:date="2021-07-28T13:15:00Z">
        <w:r w:rsidR="00D934F3">
          <w:rPr>
            <w:vertAlign w:val="superscript"/>
            <w:lang w:val="en-GB"/>
          </w:rPr>
          <w:t>–</w:t>
        </w:r>
      </w:ins>
      <w:del w:id="4129" w:author="Lucy Cowie" w:date="2021-07-28T13:15:00Z">
        <w:r w:rsidRPr="0000263A" w:rsidDel="00D934F3">
          <w:rPr>
            <w:vertAlign w:val="superscript"/>
            <w:lang w:val="en-GB"/>
          </w:rPr>
          <w:delText>-</w:delText>
        </w:r>
      </w:del>
      <w:r w:rsidRPr="0000263A">
        <w:rPr>
          <w:vertAlign w:val="superscript"/>
          <w:lang w:val="en-GB"/>
        </w:rPr>
        <w:t>1</w:t>
      </w:r>
      <w:r w:rsidRPr="0000263A">
        <w:rPr>
          <w:lang w:val="en-GB"/>
        </w:rPr>
        <w:t xml:space="preserve"> (</w:t>
      </w:r>
      <w:del w:id="4130" w:author="Lucy Cowie" w:date="2021-07-28T13:15:00Z">
        <w:r w:rsidRPr="003A09ED" w:rsidDel="00D934F3">
          <w:rPr>
            <w:lang w:val="en-GB"/>
          </w:rPr>
          <w:delText xml:space="preserve">see </w:delText>
        </w:r>
      </w:del>
      <w:del w:id="4131" w:author="Lucy Cowie" w:date="2021-07-28T13:18:00Z">
        <w:r w:rsidRPr="003A09ED" w:rsidDel="00040719">
          <w:rPr>
            <w:lang w:val="en-GB"/>
          </w:rPr>
          <w:delText xml:space="preserve">Figure 6.SM.1 in </w:delText>
        </w:r>
        <w:r w:rsidR="008F10E9" w:rsidDel="00040719">
          <w:rPr>
            <w:lang w:val="en-GB"/>
          </w:rPr>
          <w:delText xml:space="preserve">the </w:delText>
        </w:r>
      </w:del>
      <w:r w:rsidR="005B71AC">
        <w:rPr>
          <w:lang w:val="en-GB"/>
        </w:rPr>
        <w:t>S</w:t>
      </w:r>
      <w:r w:rsidR="005B71AC" w:rsidRPr="003A09ED">
        <w:rPr>
          <w:lang w:val="en-GB"/>
        </w:rPr>
        <w:t xml:space="preserve">upplementary </w:t>
      </w:r>
      <w:r w:rsidR="005B71AC">
        <w:rPr>
          <w:lang w:val="en-GB"/>
        </w:rPr>
        <w:t>M</w:t>
      </w:r>
      <w:r w:rsidR="005B71AC" w:rsidRPr="003A09ED">
        <w:rPr>
          <w:lang w:val="en-GB"/>
        </w:rPr>
        <w:t>aterial</w:t>
      </w:r>
      <w:ins w:id="4132" w:author="Lucy Cowie" w:date="2021-07-28T13:18:00Z">
        <w:r w:rsidR="00040719">
          <w:rPr>
            <w:lang w:val="en-GB"/>
          </w:rPr>
          <w:t xml:space="preserve"> </w:t>
        </w:r>
        <w:r w:rsidR="00040719" w:rsidRPr="003A09ED">
          <w:rPr>
            <w:lang w:val="en-GB"/>
          </w:rPr>
          <w:t>Figure 6.SM.1</w:t>
        </w:r>
      </w:ins>
      <w:r w:rsidRPr="003A09ED">
        <w:rPr>
          <w:lang w:val="en-GB"/>
        </w:rPr>
        <w:t>)</w:t>
      </w:r>
      <w:ins w:id="4133" w:author="Lucy Cowie" w:date="2021-07-28T13:16:00Z">
        <w:r w:rsidR="00D934F3">
          <w:rPr>
            <w:lang w:val="en-GB"/>
          </w:rPr>
          <w:t>.</w:t>
        </w:r>
      </w:ins>
    </w:p>
    <w:p w14:paraId="61DC9B26" w14:textId="77777777" w:rsidR="00F3307B" w:rsidRPr="0000263A" w:rsidRDefault="00F3307B" w:rsidP="00D5630D">
      <w:pPr>
        <w:pStyle w:val="AR6BodyText"/>
        <w:rPr>
          <w:lang w:val="en-GB"/>
        </w:rPr>
      </w:pPr>
    </w:p>
    <w:p w14:paraId="6738D9F8" w14:textId="56C69F13" w:rsidR="00F3307B" w:rsidRPr="0081097A" w:rsidRDefault="00F3307B" w:rsidP="00D5630D">
      <w:pPr>
        <w:pStyle w:val="AR6BodyText"/>
        <w:rPr>
          <w:color w:val="131413"/>
          <w:lang w:val="en-GB"/>
        </w:rPr>
      </w:pPr>
      <w:r w:rsidRPr="003A09ED">
        <w:rPr>
          <w:color w:val="131413"/>
          <w:lang w:val="en-GB"/>
        </w:rPr>
        <w:t>Over ozone</w:t>
      </w:r>
      <w:ins w:id="4134" w:author="Lucy Cowie" w:date="2021-07-28T13:16:00Z">
        <w:r w:rsidR="005B7852">
          <w:rPr>
            <w:color w:val="131413"/>
            <w:lang w:val="en-GB"/>
          </w:rPr>
          <w:t>-</w:t>
        </w:r>
      </w:ins>
      <w:del w:id="4135" w:author="Lucy Cowie" w:date="2021-07-28T13:16:00Z">
        <w:r w:rsidRPr="003A09ED" w:rsidDel="005B7852">
          <w:rPr>
            <w:color w:val="131413"/>
            <w:lang w:val="en-GB"/>
          </w:rPr>
          <w:delText xml:space="preserve"> </w:delText>
        </w:r>
      </w:del>
      <w:r w:rsidRPr="003A09ED">
        <w:rPr>
          <w:color w:val="131413"/>
          <w:lang w:val="en-GB"/>
        </w:rPr>
        <w:t>producing regions of the world, such as in North America, Europe</w:t>
      </w:r>
      <w:del w:id="4136" w:author="Lucy Cowie" w:date="2021-07-28T13:16:00Z">
        <w:r w:rsidRPr="003A09ED" w:rsidDel="00CC7A1A">
          <w:rPr>
            <w:color w:val="131413"/>
            <w:lang w:val="en-GB"/>
          </w:rPr>
          <w:delText>,</w:delText>
        </w:r>
      </w:del>
      <w:r w:rsidRPr="003A09ED">
        <w:rPr>
          <w:color w:val="131413"/>
          <w:lang w:val="en-GB"/>
        </w:rPr>
        <w:t xml:space="preserve"> and East Asia, AR5 and post</w:t>
      </w:r>
      <w:ins w:id="4137" w:author="Lucy Cowie" w:date="2021-07-28T13:15:00Z">
        <w:r w:rsidR="00D934F3">
          <w:rPr>
            <w:color w:val="131413"/>
            <w:lang w:val="en-GB"/>
          </w:rPr>
          <w:t>-</w:t>
        </w:r>
      </w:ins>
      <w:del w:id="4138" w:author="Lucy Cowie" w:date="2021-07-28T13:15:00Z">
        <w:r w:rsidRPr="003A09ED" w:rsidDel="00D934F3">
          <w:rPr>
            <w:color w:val="131413"/>
            <w:lang w:val="en-GB"/>
          </w:rPr>
          <w:delText xml:space="preserve"> </w:delText>
        </w:r>
      </w:del>
      <w:r w:rsidRPr="003A09ED">
        <w:rPr>
          <w:color w:val="131413"/>
          <w:lang w:val="en-GB"/>
        </w:rPr>
        <w:t xml:space="preserve">AR5 model studies project a general increase of surface ozone levels (climate change penalty on ozone) in a future warmer climate </w:t>
      </w:r>
      <w:r w:rsidRPr="0000263A">
        <w:rPr>
          <w:color w:val="131413"/>
          <w:lang w:val="en-GB"/>
        </w:rPr>
        <w:t>particularly during summer</w:t>
      </w:r>
      <w:del w:id="4139" w:author="Lucy Cowie" w:date="2021-07-28T13:16:00Z">
        <w:r w:rsidRPr="0000263A" w:rsidDel="00E5447C">
          <w:rPr>
            <w:color w:val="131413"/>
            <w:lang w:val="en-GB"/>
          </w:rPr>
          <w:delText>time</w:delText>
        </w:r>
      </w:del>
      <w:r w:rsidRPr="0000263A">
        <w:rPr>
          <w:color w:val="131413"/>
          <w:lang w:val="en-GB"/>
        </w:rPr>
        <w:t xml:space="preserve"> </w:t>
      </w:r>
      <w:r w:rsidRPr="0000263A">
        <w:rPr>
          <w:lang w:val="en-GB"/>
        </w:rPr>
        <w:fldChar w:fldCharType="begin" w:fldLock="1"/>
      </w:r>
      <w:r w:rsidR="00D477C7">
        <w:rPr>
          <w:lang w:val="en-GB"/>
        </w:rPr>
        <w:instrText>ADDIN CSL_CITATION { "citationItems" : [ { "id" : "ITEM-1", "itemData" : { "DOI" : "10.1007/s40726-019-00115-6", "ISSN" : "21986592", "abstract" : "Purpose of Review: Climate warming may bear a penalty on future ozone air quality, even in the absence of changes in anthropogenic activities. This penalty has important implications for policy-making, but its quantification involves complex meteorological, chemical, and biological processes and feedbacks that are not well understood. We examined how climate-sensitive processes may affect surface ozone, identified key knowledge gaps uncovered by recent studies, and summarized latest assessments of the climate change penalty on ozone air quality. Recent Findings: Recent analyses have challenged earlier paradigms on how climate change may affect surface ozone. The widely accepted associations of high ozone events with stagnation and heat waves require re-examination. Emission responses of natural precursors to climate warming may be significantly modulated by CO2 levels and ecosystem feedbacks, such that the direction of emission changes cannot be robustly determined at this time. Climate variability may drive fluctuations in surface ozone, which has implications for near-term air quality management. Recent studies have generally projected a climate change penalty on ozone air quality, although the magnitudes are smaller than those projected by earlier studies. Summary: This review examined the latest understanding on the climate change penalty to surface ozone. Critical uncertainties are associated with the meteorological, chemical, and biological processes linking climate warming and ozone, and many of the known feedbacks are not yet included in models. Further research is needed to examine those processes in order to better quantify the climate change penalty on surface ozone to inform policy-making.", "author" : [ { "dropping-particle" : "", "family" : "Fu", "given" : "Tzung May", "non-dropping-particle" : "", "parse-names" : false, "suffix" : "" }, { "dropping-particle" : "", "family" : "Tian", "given" : "Heng", "non-dropping-particle" : "", "parse-names" : false, "suffix" : "" } ], "container-title" : "Current Pollution Reports", "id" : "ITEM-1", "issue" : "3", "issued" : { "date-parts" : [ [ "2019" ] ] }, "page" : "159-171", "title" : "Climate Change Penalty to Ozone Air Quality: Review of Current Understandings and Knowledge Gaps", "translator" : [ { "dropping-particle" : "", "family" : "G4014", "given" : "", "non-dropping-particle" : "", "parse-names" : false, "suffix" : "" } ], "type" : "article-journal", "volume" : "5" }, "uris" : [ "http://www.mendeley.com/documents/?uuid=9b0b5b77-7e52-44a1-89dc-ca33897cd52f" ] } ], "mendeley" : { "formattedCitation" : "(Fu and Tian, 2019)", "plainTextFormattedCitation" : "(Fu and Tian, 2019)", "previouslyFormattedCitation" : "(Fu and Tian, 2019)" }, "properties" : { "noteIndex" : 0 }, "schema" : "https://github.com/citation-style-language/schema/raw/master/csl-citation.json" }</w:instrText>
      </w:r>
      <w:r w:rsidRPr="0000263A">
        <w:rPr>
          <w:lang w:val="en-GB"/>
        </w:rPr>
        <w:fldChar w:fldCharType="separate"/>
      </w:r>
      <w:r w:rsidR="00CB33A1">
        <w:rPr>
          <w:noProof/>
          <w:lang w:val="en-GB"/>
        </w:rPr>
        <w:t>(Fu and Tian, 2019)</w:t>
      </w:r>
      <w:r w:rsidRPr="0000263A">
        <w:rPr>
          <w:lang w:val="en-GB"/>
        </w:rPr>
        <w:fldChar w:fldCharType="end"/>
      </w:r>
      <w:r w:rsidRPr="0000263A">
        <w:rPr>
          <w:color w:val="131413"/>
          <w:lang w:val="en-GB"/>
        </w:rPr>
        <w:t xml:space="preserve">. </w:t>
      </w:r>
      <w:r w:rsidRPr="0000263A">
        <w:rPr>
          <w:color w:val="000000" w:themeColor="text1"/>
          <w:lang w:val="en-GB"/>
        </w:rPr>
        <w:t>However, in current regional models, using more robust protocols, this increase of surface ozone, attributable to climate change</w:t>
      </w:r>
      <w:ins w:id="4140" w:author="Lucy Cowie" w:date="2021-07-28T13:16:00Z">
        <w:r w:rsidR="00433FB4">
          <w:rPr>
            <w:color w:val="000000" w:themeColor="text1"/>
            <w:lang w:val="en-GB"/>
          </w:rPr>
          <w:t>,</w:t>
        </w:r>
      </w:ins>
      <w:r w:rsidRPr="0000263A">
        <w:rPr>
          <w:color w:val="000000" w:themeColor="text1"/>
          <w:lang w:val="en-GB"/>
        </w:rPr>
        <w:t xml:space="preserve"> is of lower magnitude than in previous estimates </w:t>
      </w:r>
      <w:r w:rsidRPr="0000263A">
        <w:rPr>
          <w:lang w:val="en-GB"/>
        </w:rPr>
        <w:fldChar w:fldCharType="begin" w:fldLock="1"/>
      </w:r>
      <w:r w:rsidR="00D477C7">
        <w:rPr>
          <w:lang w:val="en-GB"/>
        </w:rPr>
        <w:instrText>ADDIN CSL_CITATION { "citationItems" : [ { "id" : "ITEM-1", "itemData" : { "DOI" : "10.1007/s10584-016-1619-z", "ISSN" : "15731480", "abstract" : "A 2-degree global warming is likely to affect the production, deposition, and transport of air pollutants, leading to impacts on air quality and health. In the present study we use an ensemble of four regional chemistry-transport models, driven by meteorological data from different climate models, to assess such changes and their uncertainties for PM2.5 and SOMO35. Changes and uncertainties are compared to the inter-model variability. We find that the impact of regional climate change on PM2.5, averaged over the model ensemble, ranges from \u22120.5\u00a0\u03bcg.m\u22123 to +1.3\u00a0\u03bcg.m\u22123 over Europe. It mainly results from changes in natural and biogenic emissions, such as desert dust, sea salt and biogenic VOCs. Statistically significant decreases in PM2.5 are found over southwestern Russia and Ukraine as well as an increase over Southern Spain. Modeled changes in summer ozone levels range from \u22121.7 to 1.6 ppbv. We find a smaller ensemble-mean evolution of SOMO35 as compared to inter-model variability. We also investigate the uncertainty due to inter-decadal variability and find that 10-year periods may not be sufficient to allow the detection of statistically significant change signals.", "author" : [ { "dropping-particle" : "", "family" : "Lacressonni\u00e8re", "given" : "Gwendoline", "non-dropping-particle" : "", "parse-names" : false, "suffix" : "" }, { "dropping-particle" : "", "family" : "Foret", "given" : "Gilles", "non-dropping-particle" : "", "parse-names" : false, "suffix" : "" }, { "dropping-particle" : "", "family" : "Beekmann", "given" : "Matthias", "non-dropping-particle" : "", "parse-names" : false, "suffix" : "" }, { "dropping-particle" : "", "family" : "Siour", "given" : "Guillaume", "non-dropping-particle" : "", "parse-names" : false, "suffix" : "" }, { "dropping-particle" : "", "family" : "Engardt", "given" : "Magnuz", "non-dropping-particle" : "", "parse-names" : false, "suffix" : "" }, { "dropping-particle" : "", "family" : "Gauss", "given" : "Michael", "non-dropping-particle" : "", "parse-names" : false, "suffix" : "" }, { "dropping-particle" : "", "family" : "Watson", "given" : "Laura", "non-dropping-particle" : "", "parse-names" : false, "suffix" : "" }, { "dropping-particle" : "", "family" : "Andersson", "given" : "Camilla", "non-dropping-particle" : "", "parse-names" : false, "suffix" : "" }, { "dropping-particle" : "", "family" : "Colette", "given" : "Augustin", "non-dropping-particle" : "", "parse-names" : false, "suffix" : "" }, { "dropping-particle" : "", "family" : "Josse", "given" : "B\u00e9atrice", "non-dropping-particle" : "", "parse-names" : false, "suffix" : "" }, { "dropping-particle" : "", "family" : "Mar\u00e9cal", "given" : "Virginie", "non-dropping-particle" : "", "parse-names" : false, "suffix" : "" }, { "dropping-particle" : "", "family" : "Nyiri", "given" : "Agnes", "non-dropping-particle" : "", "parse-names" : false, "suffix" : "" }, { "dropping-particle" : "", "family" : "Vautard", "given" : "Robert", "non-dropping-particle" : "", "parse-names" : false, "suffix" : "" } ], "container-title" : "Climatic Change", "id" : "ITEM-1", "issue" : "2", "issued" : { "date-parts" : [ [ "2016" ] ] }, "page" : "309-324", "title" : "Impacts of regional climate change on air quality projections and associated uncertainties", "translator" : [ { "dropping-particle" : "", "family" : "G4148", "given" : "", "non-dropping-particle" : "", "parse-names" : false, "suffix" : "" } ], "type" : "article-journal", "volume" : "136" }, "uris" : [ "http://www.mendeley.com/documents/?uuid=2b7d260e-2499-455f-950c-36867a509204" ] }, { "id" : "ITEM-2", "itemData" : { "DOI" : "10.1002/2016GL071565", "ISSN" : "0094-8276", "abstract" : "Abstract Climate change can impact air quality by altering the atmospheric conditions that determine pollutant concentrations. Over large regions of the U.S., projected changes in climate are expected to favor formation of ground-level ozone and aggravate associated health effects. However, modeling studies exploring air quality-climate interactions have often overlooked the role of natural variability, a major source of uncertainty in projections. Here we use the largest ensemble simulation of climate-induced changes in air quality generated to date to assess its influence on estimates of climate change impacts on U.S. ozone. We find that natural variability can significantly alter the robustness of projections of the future climate's effect on ozone pollution. In this study, a 15?year simulation length minimum is required to identify a distinct anthropogenic-forced signal. Therefore, we suggest that studies assessing air quality impacts use multidecadal simulations or initial condition ensembles. With natural variability, impacts attributable to climate may be difficult to discern before midcentury or under stabilization scenarios.", "author" : [ { "dropping-particle" : "", "family" : "Garcia-Menendez", "given" : "Fernando", "non-dropping-particle" : "", "parse-names" : false, "suffix" : "" }, { "dropping-particle" : "", "family" : "Monier", "given" : "Erwan", "non-dropping-particle" : "", "parse-names" : false, "suffix" : "" }, { "dropping-particle" : "", "family" : "Selin", "given" : "Noelle E", "non-dropping-particle" : "", "parse-names" : false, "suffix" : "" } ], "container-title" : "Geophysical Research Letters", "id" : "ITEM-2", "issue" : "6", "issued" : { "date-parts" : [ [ "2017", "3", "15" ] ] }, "note" : "doi: 10.1002/2016GL071565", "page" : "2911-2921", "publisher" : "Wiley-Blackwell", "title" : "The role of natural variability in projections of climate change impacts on U.S. ozone pollution", "translator" : [ { "dropping-particle" : "", "family" : "G3195", "given" : "", "non-dropping-particle" : "", "parse-names" : false, "suffix" : "" } ], "type" : "article-journal", "volume" : "44" }, "uris" : [ "http://www.mendeley.com/documents/?uuid=7f263171-fca3-41cc-8210-f646a608ca9e" ] } ], "mendeley" : { "formattedCitation" : "(Lacressonni\u00e8re et al., 2016; Garcia-Menendez et al., 2017)", "plainTextFormattedCitation" : "(Lacressonni\u00e8re et al., 2016; Garcia-Menendez et al., 2017)", "previouslyFormattedCitation" : "(Lacressonni\u00e8re et al., 2016; Garcia-Menendez et al., 2017)" }, "properties" : { "noteIndex" : 0 }, "schema" : "https://github.com/citation-style-language/schema/raw/master/csl-citation.json" }</w:instrText>
      </w:r>
      <w:r w:rsidRPr="0000263A">
        <w:rPr>
          <w:lang w:val="en-GB"/>
        </w:rPr>
        <w:fldChar w:fldCharType="separate"/>
      </w:r>
      <w:r w:rsidR="00CB33A1">
        <w:rPr>
          <w:noProof/>
          <w:lang w:val="en-GB"/>
        </w:rPr>
        <w:t>(Lacressonnière et al., 2016; Garcia-Menendez et al., 2017)</w:t>
      </w:r>
      <w:r w:rsidRPr="0000263A">
        <w:rPr>
          <w:lang w:val="en-GB"/>
        </w:rPr>
        <w:fldChar w:fldCharType="end"/>
      </w:r>
      <w:r w:rsidRPr="0000263A">
        <w:rPr>
          <w:color w:val="000000" w:themeColor="text1"/>
          <w:lang w:val="en-GB"/>
        </w:rPr>
        <w:t>.</w:t>
      </w:r>
      <w:r w:rsidRPr="0000263A">
        <w:rPr>
          <w:lang w:val="en-GB"/>
        </w:rPr>
        <w:t xml:space="preserve"> </w:t>
      </w:r>
      <w:r>
        <w:rPr>
          <w:color w:val="131413"/>
          <w:lang w:val="en-GB"/>
        </w:rPr>
        <w:t>C</w:t>
      </w:r>
      <w:r w:rsidRPr="0000263A">
        <w:rPr>
          <w:color w:val="131413"/>
          <w:lang w:val="en-GB"/>
        </w:rPr>
        <w:t>limate change enhances</w:t>
      </w:r>
      <w:r w:rsidRPr="0081097A">
        <w:rPr>
          <w:color w:val="131413"/>
          <w:lang w:val="en-GB"/>
        </w:rPr>
        <w:t xml:space="preserve"> the efficiency of precursor emissions to generate surface ozone in polluted regions,</w:t>
      </w:r>
      <w:r w:rsidRPr="0000263A">
        <w:rPr>
          <w:color w:val="131413"/>
          <w:lang w:val="en-GB"/>
        </w:rPr>
        <w:t xml:space="preserve"> </w:t>
      </w:r>
      <w:r>
        <w:rPr>
          <w:color w:val="131413"/>
          <w:lang w:val="en-GB"/>
        </w:rPr>
        <w:fldChar w:fldCharType="begin" w:fldLock="1"/>
      </w:r>
      <w:r w:rsidR="00D477C7">
        <w:rPr>
          <w:color w:val="131413"/>
          <w:lang w:val="en-GB"/>
        </w:rPr>
        <w:instrText>ADDIN CSL_CITATION { "citationItems" : [ { "id" : "ITEM-1", "itemData" : { "DOI" : "10.1002/2016GL068060", "ISSN" : "0094-8276", "author" : [ { "dropping-particle" : "", "family" : "Schnell", "given" : "Jordan L.", "non-dropping-particle" : "", "parse-names" : false, "suffix" : "" }, { "dropping-particle" : "", "family" : "Prather", "given" : "Michael J.", "non-dropping-particle" : "", "parse-names" : false, "suffix" : "" }, { "dropping-particle" : "", "family" : "Josse", "given" : "Beatrice", "non-dropping-particle" : "", "parse-names" : false, "suffix" : "" }, { "dropping-particle" : "", "family" : "Naik", "given" : "Vaishali", "non-dropping-particle" : "", "parse-names" : false, "suffix" : "" }, { "dropping-particle" : "", "family" : "Horowitz", "given" : "Larry W.", "non-dropping-particle" : "", "parse-names" : false, "suffix" : "" }, { "dropping-particle" : "", "family" : "Zeng", "given" : "Guang", "non-dropping-particle" : "", "parse-names" : false, "suffix" : "" }, { "dropping-particle" : "", "family" : "Shindell", "given" : "Drew T.", "non-dropping-particle" : "", "parse-names" : false, "suffix" : "" }, { "dropping-particle" : "", "family" : "Faluvegi", "given" : "Greg", "non-dropping-particle" : "", "parse-names" : false, "suffix" : "" } ], "container-title" : "Geophysical Research Letters", "id" : "ITEM-1", "issue" : "7", "issued" : { "date-parts" : [ [ "2016", "4", "16" ] ] }, "page" : "3509-3518", "title" : "Effect of climate change on surface ozone over North America, Europe, and East Asia", "translator" : [ { "dropping-particle" : "", "family" : "G3766", "given" : "", "non-dropping-particle" : "", "parse-names" : false, "suffix" : "" } ], "type" : "article-journal", "volume" : "43" }, "uris" : [ "http://www.mendeley.com/documents/?uuid=f6b97d35-eda0-3b5f-a1fd-be689c47b924" ] } ], "mendeley" : { "formattedCitation" : "(Schnell et al., 2016)", "plainTextFormattedCitation" : "(Schnell et al., 2016)", "previouslyFormattedCitation" : "(Schnell et al., 2016)" }, "properties" : { "noteIndex" : 0 }, "schema" : "https://github.com/citation-style-language/schema/raw/master/csl-citation.json" }</w:instrText>
      </w:r>
      <w:r>
        <w:rPr>
          <w:color w:val="131413"/>
          <w:lang w:val="en-GB"/>
        </w:rPr>
        <w:fldChar w:fldCharType="separate"/>
      </w:r>
      <w:r w:rsidR="00CB33A1">
        <w:rPr>
          <w:noProof/>
          <w:color w:val="131413"/>
          <w:lang w:val="en-GB"/>
        </w:rPr>
        <w:t>(Schnell et al., 2016)</w:t>
      </w:r>
      <w:r>
        <w:rPr>
          <w:color w:val="131413"/>
          <w:lang w:val="en-GB"/>
        </w:rPr>
        <w:fldChar w:fldCharType="end"/>
      </w:r>
      <w:r w:rsidRPr="0000263A">
        <w:rPr>
          <w:color w:val="131413"/>
          <w:lang w:val="en-GB"/>
        </w:rPr>
        <w:t xml:space="preserve"> and thus the magnitude of this effect will depend on the emissions considered in the study (present or future</w:t>
      </w:r>
      <w:r>
        <w:rPr>
          <w:color w:val="131413"/>
          <w:lang w:val="en-GB"/>
        </w:rPr>
        <w:t>, and mitigated or not</w:t>
      </w:r>
      <w:del w:id="4141" w:author="Lucy Cowie" w:date="2021-07-28T13:17:00Z">
        <w:r w:rsidRPr="0000263A" w:rsidDel="00D83F4B">
          <w:rPr>
            <w:color w:val="131413"/>
            <w:lang w:val="en-GB"/>
          </w:rPr>
          <w:delText>)</w:delText>
        </w:r>
        <w:r w:rsidDel="00D83F4B">
          <w:rPr>
            <w:color w:val="131413"/>
            <w:lang w:val="en-GB"/>
          </w:rPr>
          <w:delText xml:space="preserve"> </w:delText>
        </w:r>
      </w:del>
      <w:ins w:id="4142" w:author="Lucy Cowie" w:date="2021-07-28T13:17:00Z">
        <w:r w:rsidR="00D83F4B">
          <w:rPr>
            <w:color w:val="131413"/>
            <w:lang w:val="en-GB"/>
          </w:rPr>
          <w:t>;</w:t>
        </w:r>
      </w:ins>
      <w:r>
        <w:rPr>
          <w:color w:val="131413"/>
          <w:lang w:val="en-GB"/>
        </w:rPr>
        <w:fldChar w:fldCharType="begin" w:fldLock="1"/>
      </w:r>
      <w:r w:rsidR="00D477C7">
        <w:rPr>
          <w:color w:val="131413"/>
          <w:lang w:val="en-GB"/>
        </w:rPr>
        <w:instrText>ADDIN CSL_CITATION { "citationItems" : [ { "id" : "ITEM-1", "itemData" : { "DOI" : "10.1088/1748-9326/10/8/084015", "ISSN" : "17489326", "abstract" : "Ozone air pollution is identified as one of the main threats bearing upon human health and ecosystems, with 25 000 deaths in 2005 attributed to surface ozone in Europe (IIASA 2013 TSAP Report #10). In addition, there is a concern that climate change could negate ozone pollution mitigation strategies, making them insufficient over the long run and jeopardising chances to meet the long term objective set by the European Union Directive of 2008 (Directive 2008/50/EC of the European Parliament and of the Council of 21 May 2008) (60 ppbv, daily maximum). This effect has been termed the ozone climate penalty. One way of assessing this climate penalty is by driving chemistry-transport models with future climate projections while holding the ozone precursor emissions constant (although the climate penalty may also be influenced by changes in emission of precursors). Here we present an analysis of the robustness of the climate penalty in Europe across time periods and scenarios by analysing the databases underlying 11 articles published on the topic since 2007, i.e. a total of 25 model projections. This substantial body of literature has never been explored to assess the uncertainty and robustness of the climate ozone penalty because of the use of different scenarios, time periods and ozone metrics. Despite the variability of model design and setup in this database of 25 model projection, the present meta-analysis demonstrates the significance and robustness of the impact of climate change on European surface ozone with a latitudinal gradient from a penalty bearing upon large parts of continental Europe and a benefit over the North Atlantic region of the domain. Future climate scenarios present a penalty for summertime (JJA) surface ozone by the end of the century (2071-2100) of at most 5 ppbv. Over European land surfaces, the 95% confidence interval of JJA ozone change is [0.44; 0.64] and [0.99; 1.50] ppbv for the 2041-2070 and 2071-2100 time windows, respectively.", "author" : [ { "dropping-particle" : "", "family" : "Colette", "given" : "Augustin", "non-dropping-particle" : "", "parse-names" : false, "suffix" : "" }, { "dropping-particle" : "", "family" : "Andersson", "given" : "Camilla", "non-dropping-particle" : "", "parse-names" : false, "suffix" : "" }, { "dropping-particle" : "", "family" : "Baklanov", "given" : "Alexander", "non-dropping-particle" : "", "parse-names" : false, "suffix" : "" }, { "dropping-particle" : "", "family" : "Bessagnet", "given" : "Bertrand", "non-dropping-particle" : "", "parse-names" : false, "suffix" : "" }, { "dropping-particle" : "", "family" : "Brandt", "given" : "J\u00f8rgen", "non-dropping-particle" : "", "parse-names" : false, "suffix" : "" }, { "dropping-particle" : "", "family" : "Christensen", "given" : "Jesper H.", "non-dropping-particle" : "", "parse-names" : false, "suffix" : "" }, { "dropping-particle" : "", "family" : "Doherty", "given" : "Ruth", "non-dropping-particle" : "", "parse-names" : false, "suffix" : "" }, { "dropping-particle" : "", "family" : "Engardt", "given" : "Magnuz", "non-dropping-particle" : "", "parse-names" : false, "suffix" : "" }, { "dropping-particle" : "", "family" : "Geels", "given" : "Camilla", "non-dropping-particle" : "", "parse-names" : false, "suffix" : "" }, { "dropping-particle" : "", "family" : "Giannakopoulos", "given" : "Christos", "non-dropping-particle" : "", "parse-names" : false, "suffix" : "" }, { "dropping-particle" : "", "family" : "Hedegaard", "given" : "Gitte B.", "non-dropping-particle" : "", "parse-names" : false, "suffix" : "" }, { "dropping-particle" : "", "family" : "Katragkou", "given" : "Eleni", "non-dropping-particle" : "", "parse-names" : false, "suffix" : "" }, { "dropping-particle" : "", "family" : "Langner", "given" : "Joakim", "non-dropping-particle" : "", "parse-names" : false, "suffix" : "" }, { "dropping-particle" : "", "family" : "Lei", "given" : "Hang", "non-dropping-particle" : "", "parse-names" : false, "suffix" : "" }, { "dropping-particle" : "", "family" : "Manders", "given" : "Astrid", "non-dropping-particle" : "", "parse-names" : false, "suffix" : "" }, { "dropping-particle" : "", "family" : "Melas", "given" : "Dimitris", "non-dropping-particle" : "", "parse-names" : false, "suffix" : "" }, { "dropping-particle" : "", "family" : "Meleux", "given" : "Fr\u00e9d\u00e9rik", "non-dropping-particle" : "", "parse-names" : false, "suffix" : "" }, { "dropping-particle" : "", "family" : "Rou\u00efl", "given" : "Laurence", "non-dropping-particle" : "", "parse-names" : false, "suffix" : "" }, { "dropping-particle" : "", "family" : "Sofiev", "given" : "Mikhail", "non-dropping-particle" : "", "parse-names" : false, "suffix" : "" }, { "dropping-particle" : "", "family" : "Soares", "given" : "Joana", "non-dropping-particle" : "", "parse-names" : false, "suffix" : "" }, { "dropping-particle" : "", "family" : "Stevenson", "given" : "David S.", "non-dropping-particle" : "", "parse-names" : false, "suffix" : "" }, { "dropping-particle" : "", "family" : "Tombrou-Tzella", "given" : "Maria", "non-dropping-particle" : "", "parse-names" : false, "suffix" : "" }, { "dropping-particle" : "V.", "family" : "Varotsos", "given" : "Konstantinos", "non-dropping-particle" : "", "parse-names" : false, "suffix" : "" }, { "dropping-particle" : "", "family" : "Young", "given" : "Paul", "non-dropping-particle" : "", "parse-names" : false, "suffix" : "" } ], "container-title" : "Environmental Research Letters", "id" : "ITEM-1", "issue" : "8", "issued" : { "date-parts" : [ [ "2015", "8", "1" ] ] }, "page" : "084015", "title" : "Is the ozone climate penalty robust in Europe?", "translator" : [ { "dropping-particle" : "", "family" : "G4007", "given" : "", "non-dropping-particle" : "", "parse-names" : false, "suffix" : "" } ], "type" : "article-journal", "volume" : "10" }, "uris" : [ "http://www.mendeley.com/documents/?uuid=5eaeb159-d7d7-3e37-a1a5-447354052d55" ] }, { "id" : "ITEM-2", "itemData" : { "DOI" : "10.1080/10962247.2015.1040526", "ISBN" : "1096-2247", "ISSN" : "1096-2247", "PMID" : "25976481", "abstract" : "Multiple linkages connect air quality and climate change. Many air pollutant sources also emit carbon dioxide (CO2), the dominant anthropogenic greenhouse gas (GHG). The two main contributors to non-attainment of U.S. ambient air quality standards, ozone (O3) and particulate matter (PM), interact with radiation, forcing climate change. PM warms by absorbing sunlight (e.g., black carbon) or cools by scattering sunlight (e.g., sulfates) and interacts with clouds; these radiative and microphysical interactions can induce changes in precipitation and regional circulation patterns. Climate change is expected to degrade air quality in many polluted regions by changing air pollution meteorology (ventilation and dilution), precipitation and other removal processes, and by triggering some amplifying responses in atmospheric chemistry and in anthropogenic and natural sources. Together, these processes shape distributions and extreme episodes of O3 and PM. Global modeling indicates that as air pollution programs reduce SO2 to meet health and other air quality goals, near-term warming accelerates due to \u201cunmasking\u201d of warming induced by rising CO2. Air pollutant controls on CH4, a potent GHG and precursor to global O3 levels, and on sources with high black carbon (BC) to organic carbon (OC) ratios could offset near-term warming induced by SO2 emission reductions, while reducing global background O3 and regionally high levels of PM. Lowering peak warming requires decreasing atmospheric CO2, which for some source categories would also reduce co-emitted air pollutants or their precursors. Model projections for alternative climate and air quality scenarios indicate a wide range for U.S. surface O3 and fine PM, although regional projections may be confounded by interannual to decadal natural climate variability. Continued implementation of U.S. NOx emission controls guards against rising pollution levels triggered either by climate change or by global emission growth. Improved accuracy and trends in emission inventories are critical for accountability analyses of historical and projected air pollution and climate mitigation policies.", "author" : [ { "dropping-particle" : "", "family" : "Fiore", "given" : "Arlene M.", "non-dropping-particle" : "", "parse-names" : false, "suffix" : "" }, { "dropping-particle" : "", "family" : "Naik", "given" : "Vaishali", "non-dropping-particle" : "", "parse-names" : false, "suffix" : "" }, { "dropping-particle" : "", "family" : "Leibensperger", "given" : "Eric M.", "non-dropping-particle" : "", "parse-names" : false, "suffix" : "" } ], "container-title" : "Journal of the Air &amp; Waste Management Association", "edition" : "2015/05/16", "id" : "ITEM-2", "issue" : "6", "issued" : { "date-parts" : [ [ "2015" ] ] }, "note" : "Fiore, Arlene M\nNaik, Vaishali\nLeibensperger, Eric M\neng\nResearch Support, Non-U.S. Gov't\nResearch Support, U.S. Gov't, Non-P.H.S.\nReview\nJ Air Waste Manag Assoc. 2015 Jun;65(6):645-85. doi: 10.1080/10962247.2015.1040526.", "page" : "645-685", "title" : "Air Quality and Climate Connections", "translator" : [ { "dropping-particle" : "", "family" : "G2791", "given" : "", "non-dropping-particle" : "", "parse-names" : false, "suffix" : "" } ], "type" : "article-journal", "volume" : "65" }, "uris" : [ "http://www.mendeley.com/documents/?uuid=65d5d144-493e-42fa-aeae-b91b5fa5a78c" ] } ], "mendeley" : { "formattedCitation" : "(Colette et al., 2015; Fiore et al., 2015)", "plainTextFormattedCitation" : "(Colette et al., 2015; Fiore et al., 2015)", "previouslyFormattedCitation" : "(Colette et al., 2015; Fiore et al., 2015)" }, "properties" : { "noteIndex" : 0 }, "schema" : "https://github.com/citation-style-language/schema/raw/master/csl-citation.json" }</w:instrText>
      </w:r>
      <w:r>
        <w:rPr>
          <w:color w:val="131413"/>
          <w:lang w:val="en-GB"/>
        </w:rPr>
        <w:fldChar w:fldCharType="separate"/>
      </w:r>
      <w:ins w:id="4143" w:author="Lucy Cowie" w:date="2021-07-28T13:17:00Z">
        <w:r w:rsidR="00D83F4B">
          <w:rPr>
            <w:noProof/>
            <w:color w:val="131413"/>
            <w:lang w:val="en-GB"/>
          </w:rPr>
          <w:t xml:space="preserve"> </w:t>
        </w:r>
      </w:ins>
      <w:del w:id="4144" w:author="Lucy Cowie" w:date="2021-07-28T13:17:00Z">
        <w:r w:rsidR="00CB33A1" w:rsidDel="00D83F4B">
          <w:rPr>
            <w:noProof/>
            <w:color w:val="131413"/>
            <w:lang w:val="en-GB"/>
          </w:rPr>
          <w:delText>(</w:delText>
        </w:r>
      </w:del>
      <w:r w:rsidR="00CB33A1">
        <w:rPr>
          <w:noProof/>
          <w:color w:val="131413"/>
          <w:lang w:val="en-GB"/>
        </w:rPr>
        <w:t>Colette et al., 2015; Fiore et al., 2015)</w:t>
      </w:r>
      <w:r>
        <w:rPr>
          <w:color w:val="131413"/>
          <w:lang w:val="en-GB"/>
        </w:rPr>
        <w:fldChar w:fldCharType="end"/>
      </w:r>
      <w:r w:rsidRPr="0000263A">
        <w:rPr>
          <w:noProof/>
          <w:lang w:val="en-GB"/>
        </w:rPr>
        <w:t xml:space="preserve">. </w:t>
      </w:r>
      <w:r w:rsidRPr="0000263A">
        <w:rPr>
          <w:color w:val="131413"/>
          <w:lang w:val="en-GB"/>
        </w:rPr>
        <w:t xml:space="preserve"> </w:t>
      </w:r>
    </w:p>
    <w:p w14:paraId="0B0EDEC8" w14:textId="77777777" w:rsidR="00F3307B" w:rsidRPr="0081097A" w:rsidRDefault="00F3307B" w:rsidP="00D5630D">
      <w:pPr>
        <w:pStyle w:val="AR6BodyText"/>
        <w:rPr>
          <w:color w:val="131413"/>
          <w:lang w:val="en-GB"/>
        </w:rPr>
      </w:pPr>
    </w:p>
    <w:p w14:paraId="54855068" w14:textId="497C093C" w:rsidR="00F3307B" w:rsidRPr="00C827FE" w:rsidRDefault="00F3307B" w:rsidP="00D5630D">
      <w:pPr>
        <w:pStyle w:val="AR6BodyText"/>
      </w:pPr>
      <w:r>
        <w:rPr>
          <w:color w:val="131413"/>
          <w:lang w:val="en-GB"/>
        </w:rPr>
        <w:t>Considering anthropogenic emissions of precursors globally higher than the current emissions (SSP3-7.0 in 2050</w:t>
      </w:r>
      <w:del w:id="4145" w:author="Lucy Cowie" w:date="2021-07-28T13:17:00Z">
        <w:r w:rsidDel="00F848A5">
          <w:rPr>
            <w:color w:val="131413"/>
            <w:lang w:val="en-GB"/>
          </w:rPr>
          <w:delText>, see</w:delText>
        </w:r>
      </w:del>
      <w:ins w:id="4146" w:author="Lucy Cowie" w:date="2021-07-28T13:17:00Z">
        <w:r w:rsidR="00F848A5">
          <w:rPr>
            <w:color w:val="131413"/>
            <w:lang w:val="en-GB"/>
          </w:rPr>
          <w:t>;</w:t>
        </w:r>
      </w:ins>
      <w:r>
        <w:rPr>
          <w:color w:val="131413"/>
          <w:lang w:val="en-GB"/>
        </w:rPr>
        <w:t xml:space="preserve"> Figure 6.</w:t>
      </w:r>
      <w:r w:rsidR="00D77F20">
        <w:rPr>
          <w:color w:val="131413"/>
          <w:lang w:val="en-GB"/>
        </w:rPr>
        <w:t>20</w:t>
      </w:r>
      <w:r>
        <w:rPr>
          <w:color w:val="131413"/>
          <w:lang w:val="en-GB"/>
        </w:rPr>
        <w:t>), t</w:t>
      </w:r>
      <w:r w:rsidRPr="0081097A">
        <w:rPr>
          <w:color w:val="131413"/>
          <w:lang w:val="en-GB"/>
        </w:rPr>
        <w:t xml:space="preserve">he CMIP6 ensemble confirms the </w:t>
      </w:r>
      <w:r w:rsidRPr="0000263A">
        <w:rPr>
          <w:lang w:val="en-GB"/>
        </w:rPr>
        <w:t>surface O</w:t>
      </w:r>
      <w:r w:rsidRPr="0000263A">
        <w:rPr>
          <w:vertAlign w:val="subscript"/>
          <w:lang w:val="en-GB"/>
        </w:rPr>
        <w:t>3</w:t>
      </w:r>
      <w:r w:rsidRPr="0000263A">
        <w:rPr>
          <w:lang w:val="en-GB"/>
        </w:rPr>
        <w:t xml:space="preserve"> penalty due to climate change</w:t>
      </w:r>
      <w:r w:rsidRPr="0081097A" w:rsidDel="00DF252F">
        <w:rPr>
          <w:color w:val="131413"/>
          <w:lang w:val="en-GB"/>
        </w:rPr>
        <w:t xml:space="preserve"> </w:t>
      </w:r>
      <w:r w:rsidRPr="0081097A">
        <w:rPr>
          <w:color w:val="131413"/>
          <w:lang w:val="en-GB"/>
        </w:rPr>
        <w:t>o</w:t>
      </w:r>
      <w:r w:rsidRPr="0000263A">
        <w:rPr>
          <w:lang w:val="en-GB"/>
        </w:rPr>
        <w:t>ver regions close to anthropogenic pollution sources or close to natural emission sources of ozone precursors (e.g.</w:t>
      </w:r>
      <w:ins w:id="4147" w:author="Lucy Cowie" w:date="2021-07-28T13:18:00Z">
        <w:r w:rsidR="00AB0601">
          <w:rPr>
            <w:lang w:val="en-GB"/>
          </w:rPr>
          <w:t>,</w:t>
        </w:r>
      </w:ins>
      <w:r w:rsidRPr="0000263A">
        <w:rPr>
          <w:lang w:val="en-GB"/>
        </w:rPr>
        <w:t xml:space="preserve"> biomass</w:t>
      </w:r>
      <w:ins w:id="4148" w:author="Lucy Cowie" w:date="2021-07-28T13:18:00Z">
        <w:r w:rsidR="00AB0601">
          <w:rPr>
            <w:lang w:val="en-GB"/>
          </w:rPr>
          <w:t>-</w:t>
        </w:r>
      </w:ins>
      <w:del w:id="4149" w:author="Lucy Cowie" w:date="2021-07-28T13:18:00Z">
        <w:r w:rsidRPr="0000263A" w:rsidDel="00AB0601">
          <w:rPr>
            <w:lang w:val="en-GB"/>
          </w:rPr>
          <w:delText xml:space="preserve"> </w:delText>
        </w:r>
      </w:del>
      <w:r w:rsidRPr="0000263A">
        <w:rPr>
          <w:lang w:val="en-GB"/>
        </w:rPr>
        <w:t>burning areas), with a penalty of a few ppb for the annual mean, proportional to warming levels (Figure 6.1</w:t>
      </w:r>
      <w:r>
        <w:rPr>
          <w:lang w:val="en-GB"/>
        </w:rPr>
        <w:t>4</w:t>
      </w:r>
      <w:r w:rsidRPr="0000263A">
        <w:rPr>
          <w:lang w:val="en-GB"/>
        </w:rPr>
        <w:t>). This rate ranges regionally from 0.2</w:t>
      </w:r>
      <w:ins w:id="4150" w:author="Lucy Cowie" w:date="2021-07-28T13:18:00Z">
        <w:r w:rsidR="00883508">
          <w:rPr>
            <w:lang w:val="en-GB"/>
          </w:rPr>
          <w:t>–</w:t>
        </w:r>
      </w:ins>
      <w:del w:id="4151" w:author="Lucy Cowie" w:date="2021-07-28T13:18:00Z">
        <w:r w:rsidRPr="0000263A" w:rsidDel="00883508">
          <w:rPr>
            <w:lang w:val="en-GB"/>
          </w:rPr>
          <w:delText xml:space="preserve"> to </w:delText>
        </w:r>
      </w:del>
      <w:r w:rsidRPr="0000263A">
        <w:rPr>
          <w:lang w:val="en-GB"/>
        </w:rPr>
        <w:t>2 ppb</w:t>
      </w:r>
      <w:r w:rsidRPr="00922AE3">
        <w:rPr>
          <w:lang w:val="en-GB"/>
        </w:rPr>
        <w:t xml:space="preserve"> </w:t>
      </w:r>
      <w:del w:id="4152" w:author="Ian Blenkinsop" w:date="2021-07-29T11:07:00Z">
        <w:r w:rsidRPr="00922AE3" w:rsidDel="00922AE3">
          <w:rPr>
            <w:lang w:val="en-GB"/>
            <w:rPrChange w:id="4153" w:author="Ian Blenkinsop" w:date="2021-07-29T11:06:00Z">
              <w:rPr>
                <w:vertAlign w:val="superscript"/>
                <w:lang w:val="en-GB"/>
              </w:rPr>
            </w:rPrChange>
          </w:rPr>
          <w:delText>o</w:delText>
        </w:r>
        <w:r w:rsidRPr="0000263A" w:rsidDel="00922AE3">
          <w:rPr>
            <w:lang w:val="en-GB"/>
          </w:rPr>
          <w:delText>C</w:delText>
        </w:r>
      </w:del>
      <w:ins w:id="4154" w:author="Ian Blenkinsop" w:date="2021-07-29T11:15:00Z">
        <w:r w:rsidR="00922AE3" w:rsidRPr="0000263A">
          <w:rPr>
            <w:lang w:val="en-GB"/>
          </w:rPr>
          <w:t>°</w:t>
        </w:r>
      </w:ins>
      <w:ins w:id="4155" w:author="Ian Blenkinsop" w:date="2021-07-29T11:07:00Z">
        <w:r w:rsidR="00922AE3" w:rsidRPr="0000263A">
          <w:rPr>
            <w:lang w:val="en-GB"/>
          </w:rPr>
          <w:t>C</w:t>
        </w:r>
      </w:ins>
      <w:ins w:id="4156" w:author="Lucy Cowie" w:date="2021-07-28T13:18:00Z">
        <w:r w:rsidR="00883508">
          <w:rPr>
            <w:vertAlign w:val="superscript"/>
            <w:lang w:val="en-GB"/>
          </w:rPr>
          <w:t>–</w:t>
        </w:r>
      </w:ins>
      <w:del w:id="4157" w:author="Lucy Cowie" w:date="2021-07-28T13:18:00Z">
        <w:r w:rsidRPr="0000263A" w:rsidDel="00883508">
          <w:rPr>
            <w:vertAlign w:val="superscript"/>
            <w:lang w:val="en-GB"/>
          </w:rPr>
          <w:delText>-</w:delText>
        </w:r>
      </w:del>
      <w:r w:rsidRPr="0000263A">
        <w:rPr>
          <w:vertAlign w:val="superscript"/>
          <w:lang w:val="en-GB"/>
        </w:rPr>
        <w:t>1</w:t>
      </w:r>
      <w:r w:rsidRPr="0000263A">
        <w:rPr>
          <w:lang w:val="en-GB"/>
        </w:rPr>
        <w:t xml:space="preserve"> (</w:t>
      </w:r>
      <w:del w:id="4158" w:author="Lucy Cowie" w:date="2021-07-28T13:18:00Z">
        <w:r w:rsidRPr="0000263A" w:rsidDel="00883508">
          <w:rPr>
            <w:lang w:val="en-GB"/>
          </w:rPr>
          <w:delText xml:space="preserve">see </w:delText>
        </w:r>
      </w:del>
      <w:del w:id="4159" w:author="Lucy Cowie" w:date="2021-07-28T13:19:00Z">
        <w:r w:rsidRPr="0000263A" w:rsidDel="00040719">
          <w:rPr>
            <w:lang w:val="en-GB"/>
          </w:rPr>
          <w:delText xml:space="preserve">Figure </w:delText>
        </w:r>
        <w:r w:rsidDel="00040719">
          <w:rPr>
            <w:lang w:val="en-GB"/>
          </w:rPr>
          <w:delText xml:space="preserve">6.SM.1 </w:delText>
        </w:r>
        <w:r w:rsidRPr="0000263A" w:rsidDel="00040719">
          <w:rPr>
            <w:lang w:val="en-GB"/>
          </w:rPr>
          <w:delText xml:space="preserve">in </w:delText>
        </w:r>
      </w:del>
      <w:r w:rsidR="005B71AC">
        <w:rPr>
          <w:lang w:val="en-GB"/>
        </w:rPr>
        <w:t>S</w:t>
      </w:r>
      <w:r w:rsidRPr="0000263A">
        <w:rPr>
          <w:lang w:val="en-GB"/>
        </w:rPr>
        <w:t xml:space="preserve">upplementary </w:t>
      </w:r>
      <w:r w:rsidR="005B71AC">
        <w:rPr>
          <w:lang w:val="en-GB"/>
        </w:rPr>
        <w:t>M</w:t>
      </w:r>
      <w:r w:rsidR="005B71AC" w:rsidRPr="0000263A">
        <w:rPr>
          <w:lang w:val="en-GB"/>
        </w:rPr>
        <w:t>aterial</w:t>
      </w:r>
      <w:ins w:id="4160" w:author="Lucy Cowie" w:date="2021-07-28T13:19:00Z">
        <w:r w:rsidR="00040719">
          <w:rPr>
            <w:lang w:val="en-GB"/>
          </w:rPr>
          <w:t xml:space="preserve"> </w:t>
        </w:r>
        <w:r w:rsidR="00040719" w:rsidRPr="0000263A">
          <w:rPr>
            <w:lang w:val="en-GB"/>
          </w:rPr>
          <w:t xml:space="preserve">Figure </w:t>
        </w:r>
        <w:r w:rsidR="00040719">
          <w:rPr>
            <w:lang w:val="en-GB"/>
          </w:rPr>
          <w:t>6.SM.1</w:t>
        </w:r>
      </w:ins>
      <w:r w:rsidRPr="0000263A">
        <w:rPr>
          <w:lang w:val="en-GB"/>
        </w:rPr>
        <w:t>). The CMIP6 ESMs show this consistently for S</w:t>
      </w:r>
      <w:r>
        <w:rPr>
          <w:lang w:val="en-GB"/>
        </w:rPr>
        <w:t>outh</w:t>
      </w:r>
      <w:ins w:id="4161" w:author="Lucy Cowie" w:date="2021-07-28T13:19:00Z">
        <w:r w:rsidR="00BB1B50">
          <w:rPr>
            <w:lang w:val="en-GB"/>
          </w:rPr>
          <w:t>e</w:t>
        </w:r>
      </w:ins>
      <w:del w:id="4162" w:author="Lucy Cowie" w:date="2021-07-28T13:19:00Z">
        <w:r w:rsidDel="00BB1B50">
          <w:rPr>
            <w:lang w:val="en-GB"/>
          </w:rPr>
          <w:delText xml:space="preserve"> </w:delText>
        </w:r>
        <w:r w:rsidRPr="0000263A" w:rsidDel="00BB1B50">
          <w:rPr>
            <w:lang w:val="en-GB"/>
          </w:rPr>
          <w:delText>E</w:delText>
        </w:r>
      </w:del>
      <w:r>
        <w:rPr>
          <w:lang w:val="en-GB"/>
        </w:rPr>
        <w:t>ast</w:t>
      </w:r>
      <w:r w:rsidRPr="0000263A">
        <w:rPr>
          <w:lang w:val="en-GB"/>
        </w:rPr>
        <w:t xml:space="preserve"> Asia </w:t>
      </w:r>
      <w:r>
        <w:rPr>
          <w:lang w:val="en-GB"/>
        </w:rPr>
        <w:t>(</w:t>
      </w:r>
      <w:commentRangeStart w:id="4163"/>
      <w:r>
        <w:rPr>
          <w:lang w:val="en-GB"/>
        </w:rPr>
        <w:t xml:space="preserve">in line </w:t>
      </w:r>
      <w:r w:rsidRPr="0000263A">
        <w:rPr>
          <w:lang w:val="en-GB"/>
        </w:rPr>
        <w:t xml:space="preserve">with </w:t>
      </w:r>
      <w:commentRangeStart w:id="4164"/>
      <w:r>
        <w:rPr>
          <w:lang w:val="en-GB"/>
        </w:rPr>
        <w:fldChar w:fldCharType="begin" w:fldLock="1"/>
      </w:r>
      <w:ins w:id="4165" w:author="Robin Matthews" w:date="2021-07-08T17:09:00Z">
        <w:r w:rsidR="003B135C">
          <w:rPr>
            <w:lang w:val="en-GB"/>
          </w:rPr>
          <w:instrText>ADDIN CSL_CITATION { "citationItems" : [ { "id" : "ITEM-1", "itemData" : { "DOI" : "10.1073/pnas.1812881116", "ISSN" : "10916490", "abstract" : "In recent years, air pollution has caused more than 1 million deaths per year in China, making it a major focus of public health efforts. However, future climate change may exacerbate such human health impacts by increasing the frequency and duration of weather conditions that enhance air pollution exposure. Here, we use a combination of climate, air quality, and epidemiological models to assess future air pollution deaths in a changing climate under Representative Concentration Pathway 4.5 (RCP4.5). We find that, assuming pollution emissions and population are held constant at current levels, climate change would adversely affect future air quality for &gt;85% of China's population (\u223c55% of land area) by the middle of the century, and would increase by 3% and 4% the population-weighted average concentrations of fine particulate matter (PM2.5) and ozone, respectively. As a result, we estimate an additional 12,100 and 8,900 Chinese (95% confidence interval: 10,300 to 13,800 and 2,300 to 14,700, respectively) will die per year from PM2.5 and ozone exposure, respectively. The important underlying climate mechanisms are changes in extreme conditions such as atmospheric stagnation and heat waves (contributing 39% and 6%, respectively, to the increase in mortality). Additionally, greater vulnerability of China's aging population will further increase the estimated deaths from PM2.5 and ozone in 2050 by factors of 1 and 3, respectively. Our results indicate that climate change and more intense extremes are likely to increase the risk of severe pollution events in China. Managing air quality in China in a changing climate will thus become more challenging.", "author" : [ { "dropping-particle" : "", "family" : "Hong", "given" : "Chaopeng", "non-dropping-particle" : "", "parse-names" : false, "suffix" : "" }, { "dropping-particle" : "", "family" : "Zhang", "given" : "Qiang", "non-dropping-particle" : "", "parse-names" : false, "suffix" : "" }, { "dropping-particle" : "", "family" : "Zhang", "given" : "Yang", "non-dropping-particle" : "", "parse-names" : false, "suffix" : "" }, { "dropping-particle" : "", "family" : "Davis", "given" : "Steven J.", "non-dropping-particle" : "", "parse-names" : false, "suffix" : "" }, { "dropping-particle" : "", "family" : "Tong", "given" : "Dan", "non-dropping-particle" : "", "parse-names" : false, "suffix" : "" }, { "dropping-particle" : "", "family" : "Zheng", "given" : "Yixuan", "non-dropping-particle" : "", "parse-names" : false, "suffix" : "" }, { "dropping-particle" : "", "family" : "Liu", "given" : "Zhu", "non-dropping-particle" : "", "parse-names" : false, "suffix" : "" }, { "dropping-particle" : "", "family" : "Guan", "given" : "Dabo", "non-dropping-particle" : "", "parse-names" : false, "suffix" : "" }, { "dropping-particle" : "", "family" : "He", "given" : "Kebin", "non-dropping-particle" : "", "parse-names" : false, "suffix" : "" }, { "dropping-particle" : "", "family" : "Schellnhuber", "given" : "Hans Joachim", "non-dropping-particle" : "", "parse-names" : false, "suffix" : "" } ], "container-title" : "Proceedings of the National Academy of Sciences", "id" : "ITEM-1", "issue" : "35", "issued" : { "date-parts" : [ [ "2019", "8", "27" ] ] }, "page" : "17193-17200", "title" : "Impacts of climate change on future air quality and human health in China", "translator" : [ { "dropping-particle" : "", "family" : "G4230", "given" : "", "non-dropping-particle" : "", "parse-names" : false, "suffix" : "" } ], "type" : "article-journal", "volume" : "116" }, "uris" : [ "http://www.mendeley.com/documents/?uuid=826d1814-be95-49e3-8b48-3e879be23484" ] } ], "mendeley" : { "formattedCitation" : "(Hong et al., 2019)", "manualFormatting" : "Hong et al., 2019)", "plainTextFormattedCitation" : "(Hong et al., 2019)", "previouslyFormattedCitation" : "(Hong et al., 2019)" }, "properties" : { "noteIndex" : 0 }, "schema" : "https://github.com/citation-style-language/schema/raw/master/csl-citation.json" }</w:instrText>
        </w:r>
      </w:ins>
      <w:del w:id="4166" w:author="Robin Matthews" w:date="2021-07-08T17:09:00Z">
        <w:r w:rsidR="00D477C7" w:rsidDel="003B135C">
          <w:rPr>
            <w:lang w:val="en-GB"/>
          </w:rPr>
          <w:delInstrText>ADDIN CSL_CITATION { "citationItems" : [ { "id" : "ITEM-1", "itemData" : { "DOI" : "10.1073/pnas.1812881116", "ISSN" : "10916490", "abstract" : "In recent years, air pollution has caused more than 1 million deaths per year in China, making it a major focus of public health efforts. However, future climate change may exacerbate such human health impacts by increasing the frequency and duration of weather conditions that enhance air pollution exposure. Here, we use a combination of climate, air quality, and epidemiological models to assess future air pollution deaths in a changing climate under Representative Concentration Pathway 4.5 (RCP4.5). We find that, assuming pollution emissions and population are held constant at current levels, climate change would adversely affect future air quality for &gt;85% of China's population (\u223c55% of land area) by the middle of the century, and would increase by 3% and 4% the population-weighted average concentrations of fine particulate matter (PM2.5) and ozone, respectively. As a result, we estimate an additional 12,100 and 8,900 Chinese (95% confidence interval: 10,300 to 13,800 and 2,300 to 14,700, respectively) will die per year from PM2.5 and ozone exposure, respectively. The important underlying climate mechanisms are changes in extreme conditions such as atmospheric stagnation and heat waves (contributing 39% and 6%, respectively, to the increase in mortality). Additionally, greater vulnerability of China's aging population will further increase the estimated deaths from PM2.5 and ozone in 2050 by factors of 1 and 3, respectively. Our results indicate that climate change and more intense extremes are likely to increase the risk of severe pollution events in China. Managing air quality in China in a changing climate will thus become more challenging.", "author" : [ { "dropping-particle" : "", "family" : "Hong", "given" : "Chaopeng", "non-dropping-particle" : "", "parse-names" : false, "suffix" : "" }, { "dropping-particle" : "", "family" : "Zhang", "given" : "Qiang", "non-dropping-particle" : "", "parse-names" : false, "suffix" : "" }, { "dropping-particle" : "", "family" : "Zhang", "given" : "Yang", "non-dropping-particle" : "", "parse-names" : false, "suffix" : "" }, { "dropping-particle" : "", "family" : "Davis", "given" : "Steven J.", "non-dropping-particle" : "", "parse-names" : false, "suffix" : "" }, { "dropping-particle" : "", "family" : "Tong", "given" : "Dan", "non-dropping-particle" : "", "parse-names" : false, "suffix" : "" }, { "dropping-particle" : "", "family" : "Zheng", "given" : "Yixuan", "non-dropping-particle" : "", "parse-names" : false, "suffix" : "" }, { "dropping-particle" : "", "family" : "Liu", "given" : "Zhu", "non-dropping-particle" : "", "parse-names" : false, "suffix" : "" }, { "dropping-particle" : "", "family" : "Guan", "given" : "Dabo", "non-dropping-particle" : "", "parse-names" : false, "suffix" : "" }, { "dropping-particle" : "", "family" : "He", "given" : "Kebin", "non-dropping-particle" : "", "parse-names" : false, "suffix" : "" }, { "dropping-particle" : "", "family" : "Schellnhuber", "given" : "Hans Joachim", "non-dropping-particle" : "", "parse-names" : false, "suffix" : "" } ], "container-title" : "Proceedings of the National Academy of Sciences", "id" : "ITEM-1", "issue" : "35", "issued" : { "date-parts" : [ [ "2019", "8", "27" ] ] }, "page" : "17193-17200", "title" : "Impacts of climate change on future air quality and human health in China", "translator" : [ { "dropping-particle" : "", "family" : "G4230", "given" : "", "non-dropping-particle" : "", "parse-names" : false, "suffix" : "" } ], "type" : "article-journal", "volume" : "116" }, "uris" : [ "http://www.mendeley.com/documents/?uuid=826d1814-be95-49e3-8b48-3e879be23484" ] } ], "mendeley" : { "formattedCitation" : "(Hong et al., 2019)", "manualFormatting" : "Hong et al., (2019)", "plainTextFormattedCitation" : "(Hong et al., 2019)", "previouslyFormattedCitation" : "(Hong et al., 2019)" }, "properties" : { "noteIndex" : 0 }, "schema" : "https://github.com/citation-style-language/schema/raw/master/csl-citation.json" }</w:delInstrText>
        </w:r>
      </w:del>
      <w:r>
        <w:rPr>
          <w:lang w:val="en-GB"/>
        </w:rPr>
        <w:fldChar w:fldCharType="separate"/>
      </w:r>
      <w:r w:rsidR="00CB33A1">
        <w:rPr>
          <w:noProof/>
          <w:lang w:val="en-GB"/>
        </w:rPr>
        <w:t xml:space="preserve">Hong et al., </w:t>
      </w:r>
      <w:del w:id="4167" w:author="Robin Matthews" w:date="2021-07-08T17:09:00Z">
        <w:r w:rsidR="00CB33A1" w:rsidDel="003B135C">
          <w:rPr>
            <w:noProof/>
            <w:lang w:val="en-GB"/>
          </w:rPr>
          <w:delText>(</w:delText>
        </w:r>
      </w:del>
      <w:r w:rsidR="00CB33A1">
        <w:rPr>
          <w:noProof/>
          <w:lang w:val="en-GB"/>
        </w:rPr>
        <w:t>2019)</w:t>
      </w:r>
      <w:r>
        <w:rPr>
          <w:lang w:val="en-GB"/>
        </w:rPr>
        <w:fldChar w:fldCharType="end"/>
      </w:r>
      <w:commentRangeEnd w:id="4164"/>
      <w:r w:rsidR="00CB33A1">
        <w:rPr>
          <w:rStyle w:val="Marquedecommentaire"/>
        </w:rPr>
        <w:commentReference w:id="4164"/>
      </w:r>
      <w:r w:rsidRPr="0000263A">
        <w:rPr>
          <w:lang w:val="en-GB"/>
        </w:rPr>
        <w:t xml:space="preserve"> and </w:t>
      </w:r>
      <w:r>
        <w:rPr>
          <w:noProof/>
          <w:lang w:val="en-GB"/>
        </w:rPr>
        <w:fldChar w:fldCharType="begin" w:fldLock="1"/>
      </w:r>
      <w:r w:rsidR="00D477C7">
        <w:rPr>
          <w:noProof/>
          <w:lang w:val="en-GB"/>
        </w:rPr>
        <w:instrText>ADDIN CSL_CITATION { "citationItems" : [ { "id" : "ITEM-1", "itemData" : { "DOI" : "10.1002/2016GL068060", "ISSN" : "0094-8276", "author" : [ { "dropping-particle" : "", "family" : "Schnell", "given" : "Jordan L.", "non-dropping-particle" : "", "parse-names" : false, "suffix" : "" }, { "dropping-particle" : "", "family" : "Prather", "given" : "Michael J.", "non-dropping-particle" : "", "parse-names" : false, "suffix" : "" }, { "dropping-particle" : "", "family" : "Josse", "given" : "Beatrice", "non-dropping-particle" : "", "parse-names" : false, "suffix" : "" }, { "dropping-particle" : "", "family" : "Naik", "given" : "Vaishali", "non-dropping-particle" : "", "parse-names" : false, "suffix" : "" }, { "dropping-particle" : "", "family" : "Horowitz", "given" : "Larry W.", "non-dropping-particle" : "", "parse-names" : false, "suffix" : "" }, { "dropping-particle" : "", "family" : "Zeng", "given" : "Guang", "non-dropping-particle" : "", "parse-names" : false, "suffix" : "" }, { "dropping-particle" : "", "family" : "Shindell", "given" : "Drew T.", "non-dropping-particle" : "", "parse-names" : false, "suffix" : "" }, { "dropping-particle" : "", "family" : "Faluvegi", "given" : "Greg", "non-dropping-particle" : "", "parse-names" : false, "suffix" : "" } ], "container-title" : "Geophysical Research Letters", "id" : "ITEM-1", "issue" : "7", "issued" : { "date-parts" : [ [ "2016", "4", "16" ] ] }, "page" : "3509-3518", "title" : "Effect of climate change on surface ozone over North America, Europe, and East Asia", "translator" : [ { "dropping-particle" : "", "family" : "G3766", "given" : "", "non-dropping-particle" : "", "parse-names" : false, "suffix" : "" } ], "type" : "article-journal", "volume" : "43" }, "uris" : [ "http://www.mendeley.com/documents/?uuid=f6b97d35-eda0-3b5f-a1fd-be689c47b924" ] } ], "mendeley" : { "formattedCitation" : "(Schnell et al., 2016)", "manualFormatting" : "Schnell et al. (2016)", "plainTextFormattedCitation" : "(Schnell et al., 2016)", "previouslyFormattedCitation" : "(Schnell et al., 2016)" }, "properties" : { "noteIndex" : 0 }, "schema" : "https://github.com/citation-style-language/schema/raw/master/csl-citation.json" }</w:instrText>
      </w:r>
      <w:r>
        <w:rPr>
          <w:noProof/>
          <w:lang w:val="en-GB"/>
        </w:rPr>
        <w:fldChar w:fldCharType="separate"/>
      </w:r>
      <w:r w:rsidR="00CB33A1">
        <w:rPr>
          <w:noProof/>
          <w:lang w:val="en-GB"/>
        </w:rPr>
        <w:t>Schnell et al. (2016)</w:t>
      </w:r>
      <w:r>
        <w:rPr>
          <w:noProof/>
          <w:lang w:val="en-GB"/>
        </w:rPr>
        <w:fldChar w:fldCharType="end"/>
      </w:r>
      <w:del w:id="4168" w:author="Lucy Cowie" w:date="2021-07-28T13:22:00Z">
        <w:r w:rsidDel="00F340AC">
          <w:rPr>
            <w:noProof/>
            <w:lang w:val="en-GB"/>
          </w:rPr>
          <w:delText>)</w:delText>
        </w:r>
      </w:del>
      <w:r>
        <w:rPr>
          <w:noProof/>
          <w:lang w:val="en-GB"/>
        </w:rPr>
        <w:t xml:space="preserve"> </w:t>
      </w:r>
      <w:commentRangeEnd w:id="4163"/>
      <w:r w:rsidR="00F340AC">
        <w:rPr>
          <w:rStyle w:val="Marquedecommentaire"/>
          <w:lang w:val="en-GB"/>
        </w:rPr>
        <w:commentReference w:id="4163"/>
      </w:r>
      <w:r w:rsidRPr="0000263A">
        <w:rPr>
          <w:lang w:val="en-GB"/>
        </w:rPr>
        <w:t>and for India (</w:t>
      </w:r>
      <w:r>
        <w:rPr>
          <w:lang w:val="en-GB"/>
        </w:rPr>
        <w:t>in line</w:t>
      </w:r>
      <w:r w:rsidRPr="0000263A">
        <w:rPr>
          <w:lang w:val="en-GB"/>
        </w:rPr>
        <w:t xml:space="preserve"> with </w:t>
      </w:r>
      <w:r w:rsidRPr="0000263A">
        <w:rPr>
          <w:lang w:val="en-GB"/>
        </w:rPr>
        <w:fldChar w:fldCharType="begin" w:fldLock="1"/>
      </w:r>
      <w:r w:rsidR="00D477C7">
        <w:rPr>
          <w:lang w:val="en-GB"/>
        </w:rPr>
        <w:instrText>ADDIN CSL_CITATION { "citationItems" : [ { "id" : "ITEM-1", "itemData" : { "DOI" : "10.5194/acp-18-103-2018", "ISSN" : "1680-7324", "abstract" : "&lt;p&gt;&lt;p&gt;&lt;strong&gt;Abstract.&lt;/strong&gt; Eleven of the world's 20 most polluted cities are located in India and poor air quality is already a major public health issue. However, anthropogenic emissions are predicted to increase substantially in the short-term (2030) and medium-term (2050) futures in India, especially if no further policy efforts are made. In this study, the EMEP/MSC-W chemical transport model has been used to predict changes in surface ozone (O&lt;sub&gt;3&lt;/sub&gt;) and fine particulate matter (PM&lt;sub&gt;2.5&lt;/sub&gt;) for India in a world of changing emissions and climate. The reference scenario (for present-day) is evaluated against surface-based measurements, mainly at urban stations. The evaluation has also been extended to other data sets which are publicly available on the web but without quality assurance. The evaluation shows high temporal correlation for O&lt;sub&gt;3&lt;/sub&gt; (&lt;i&gt;r&lt;/i&gt;\u2009=\u2009&lt;span class=\"thinspace\"&gt;&lt;/span&gt;0.9) and high spatial correlation for PM&lt;sub&gt;2.5&lt;/sub&gt; (&lt;i&gt;r&lt;/i&gt;\u2009=\u2009&lt;span class=\"thinspace\"&gt;&lt;/span&gt;0.5 and &lt;i&gt;r&lt;/i&gt;\u2009=\u2009&lt;span class=\"thinspace\"&gt;&lt;/span&gt;0.8 depending on the data set) between the model results and observations. While the overall bias in PM&lt;sub&gt;2.5&lt;/sub&gt; is small (lower than 6&lt;span class=\"thinspace\"&gt;&lt;/span&gt;%), the model overestimates O&lt;sub&gt;3&lt;/sub&gt; by 35&lt;span class=\"thinspace\"&gt;&lt;/span&gt;%. The underestimation in NO&lt;sub&gt;&lt;i&gt;x&lt;/i&gt;&lt;/sub&gt; titration is probably the main reason for the O&lt;sub&gt;3&lt;/sub&gt; overestimation in the model. However, the level of agreement can be considered satisfactory in this case of a regional model being evaluated against mainly urban measurements, and given the inevitable uncertainties in much of the input data.&lt;/br&gt;&lt;/br&gt;For the 2050s, the model predicts that climate change will have distinct effects in India in terms of O&lt;sub&gt;3&lt;/sub&gt; pollution, with a region in the north characterized by a statistically significant increase by up to 4&lt;span class=\"thinspace\"&gt;&lt;/span&gt;% (2&lt;span class=\"thinspace\"&gt;&lt;/span&gt;ppb) and one in the south by a decrease up to \u22123&lt;span class=\"thinspace\"&gt;&lt;/span&gt;% (\u22121.4&lt;span class=\"thinspace\"&gt;&lt;/span&gt;ppb). This variation in O&lt;sub&gt;3&lt;/sub&gt; is assumed to be partly related to changes in O&lt;sub&gt;3&lt;/sub&gt; deposition velocity caused by changes in soil moisture and, over a few areas, partly also by changes in biogenic non-methane volatile organic compounds.&lt;/br&gt;&lt;/br&gt;Our calculations suggest that PM&lt;sub&gt;2.5&lt;/sub&gt; will increase by up to 6.5&lt;span class=\"thinspace\"&gt;&lt;/span&gt;% over the Indo-Gangetic Plain by the 2050s. The i\u2026", "author" : [ { "dropping-particle" : "", "family" : "Pommier", "given" : "Matthieu", "non-dropping-particle" : "", "parse-names" : false, "suffix" : "" }, { "dropping-particle" : "", "family" : "Fagerli", "given" : "Hilde", "non-dropping-particle" : "", "parse-names" : false, "suffix" : "" }, { "dropping-particle" : "", "family" : "Gauss", "given" : "Michael", "non-dropping-particle" : "", "parse-names" : false, "suffix" : "" }, { "dropping-particle" : "", "family" : "Simpson", "given" : "David", "non-dropping-particle" : "", "parse-names" : false, "suffix" : "" }, { "dropping-particle" : "", "family" : "Sharma", "given" : "Sumit", "non-dropping-particle" : "", "parse-names" : false, "suffix" : "" }, { "dropping-particle" : "", "family" : "Sinha", "given" : "Vinay", "non-dropping-particle" : "", "parse-names" : false, "suffix" : "" }, { "dropping-particle" : "", "family" : "Ghude", "given" : "Sachin D.", "non-dropping-particle" : "", "parse-names" : false, "suffix" : "" }, { "dropping-particle" : "", "family" : "Landgren", "given" : "Oskar", "non-dropping-particle" : "", "parse-names" : false, "suffix" : "" }, { "dropping-particle" : "", "family" : "Nyiri", "given" : "Agnes", "non-dropping-particle" : "", "parse-names" : false, "suffix" : "" }, { "dropping-particle" : "", "family" : "Wind", "given" : "Peter", "non-dropping-particle" : "", "parse-names" : false, "suffix" : "" } ], "container-title" : "Atmospheric Chemistry and Physics", "id" : "ITEM-1", "issue" : "1", "issued" : { "date-parts" : [ [ "2018", "1" ] ] }, "page" : "103-127", "title" : "Impact of regional climate change and future emission scenarios on surface O&amp;amp;lt;sub&amp;amp;gt;3&amp;amp;lt;/sub&amp;amp;gt; and PM&amp;amp;lt;sub&amp;amp;gt;2.5&amp;amp;lt;/sub&amp;amp;gt; over India", "translator" : [ { "dropping-particle" : "", "family" : "G5364", "given" : "", "non-dropping-particle" : "", "parse-names" : false, "suffix" : "" } ], "type" : "article-journal", "volume" : "18" }, "uris" : [ "http://www.mendeley.com/documents/?uuid=272ec03a-8320-44ca-a6f8-fa7fce9eada1", "http://www.mendeley.com/documents/?uuid=80a0abfc-9064-36ca-a151-ac4cf05c3e00" ] } ], "mendeley" : { "formattedCitation" : "(Pommier et al., 2018)", "plainTextFormattedCitation" : "(Pommier et al., 2018)", "previouslyFormattedCitation" : "(Pommier et al., 2018)" }, "properties" : { "noteIndex" : 0 }, "schema" : "https://github.com/citation-style-language/schema/raw/master/csl-citation.json" }</w:instrText>
      </w:r>
      <w:r w:rsidRPr="0000263A">
        <w:rPr>
          <w:lang w:val="en-GB"/>
        </w:rPr>
        <w:fldChar w:fldCharType="separate"/>
      </w:r>
      <w:del w:id="4169" w:author="Lucy Cowie" w:date="2021-07-28T13:21:00Z">
        <w:r w:rsidR="00CB33A1" w:rsidDel="00F340AC">
          <w:rPr>
            <w:noProof/>
            <w:lang w:val="en-GB"/>
          </w:rPr>
          <w:delText>(</w:delText>
        </w:r>
      </w:del>
      <w:r w:rsidR="00CB33A1">
        <w:rPr>
          <w:noProof/>
          <w:lang w:val="en-GB"/>
        </w:rPr>
        <w:t>Pommier et al., 2018)</w:t>
      </w:r>
      <w:r w:rsidRPr="0000263A">
        <w:rPr>
          <w:lang w:val="en-GB"/>
        </w:rPr>
        <w:fldChar w:fldCharType="end"/>
      </w:r>
      <w:r w:rsidRPr="0000263A">
        <w:rPr>
          <w:lang w:val="en-GB"/>
        </w:rPr>
        <w:t xml:space="preserve"> as well as in </w:t>
      </w:r>
      <w:r>
        <w:rPr>
          <w:lang w:val="en-GB"/>
        </w:rPr>
        <w:t>parts</w:t>
      </w:r>
      <w:r w:rsidRPr="0000263A">
        <w:rPr>
          <w:lang w:val="en-GB"/>
        </w:rPr>
        <w:t xml:space="preserve"> of Africa and S</w:t>
      </w:r>
      <w:r>
        <w:rPr>
          <w:lang w:val="en-GB"/>
        </w:rPr>
        <w:t>outh</w:t>
      </w:r>
      <w:r w:rsidRPr="0000263A">
        <w:rPr>
          <w:lang w:val="en-GB"/>
        </w:rPr>
        <w:t xml:space="preserve"> America</w:t>
      </w:r>
      <w:r>
        <w:rPr>
          <w:lang w:val="en-GB"/>
        </w:rPr>
        <w:t>,</w:t>
      </w:r>
      <w:r w:rsidRPr="0000263A">
        <w:rPr>
          <w:lang w:val="en-GB"/>
        </w:rPr>
        <w:t xml:space="preserve"> close to enhanced BVOC emissions (at least </w:t>
      </w:r>
      <w:del w:id="4170" w:author="Lucy Cowie" w:date="2021-07-28T13:22:00Z">
        <w:r w:rsidRPr="0000263A" w:rsidDel="00785157">
          <w:rPr>
            <w:lang w:val="en-GB"/>
          </w:rPr>
          <w:delText xml:space="preserve">3 </w:delText>
        </w:r>
      </w:del>
      <w:ins w:id="4171" w:author="Lucy Cowie" w:date="2021-07-28T13:22:00Z">
        <w:r w:rsidR="00785157">
          <w:rPr>
            <w:lang w:val="en-GB"/>
          </w:rPr>
          <w:t>three</w:t>
        </w:r>
        <w:r w:rsidR="00785157" w:rsidRPr="0000263A">
          <w:rPr>
            <w:lang w:val="en-GB"/>
          </w:rPr>
          <w:t xml:space="preserve"> </w:t>
        </w:r>
      </w:ins>
      <w:r w:rsidRPr="0000263A">
        <w:rPr>
          <w:lang w:val="en-GB"/>
        </w:rPr>
        <w:t xml:space="preserve">out </w:t>
      </w:r>
      <w:del w:id="4172" w:author="Lucy Cowie" w:date="2021-07-28T13:22:00Z">
        <w:r w:rsidRPr="0000263A" w:rsidDel="00785157">
          <w:rPr>
            <w:lang w:val="en-GB"/>
          </w:rPr>
          <w:delText xml:space="preserve">4 </w:delText>
        </w:r>
      </w:del>
      <w:ins w:id="4173" w:author="Lucy Cowie" w:date="2021-07-28T13:22:00Z">
        <w:r w:rsidR="00785157">
          <w:rPr>
            <w:lang w:val="en-GB"/>
          </w:rPr>
          <w:t>of four</w:t>
        </w:r>
        <w:r w:rsidR="00785157" w:rsidRPr="0000263A">
          <w:rPr>
            <w:lang w:val="en-GB"/>
          </w:rPr>
          <w:t xml:space="preserve"> </w:t>
        </w:r>
      </w:ins>
      <w:r w:rsidRPr="0000263A">
        <w:rPr>
          <w:lang w:val="en-GB"/>
        </w:rPr>
        <w:t xml:space="preserve">ESMs agree on the sign of change). The results are </w:t>
      </w:r>
      <w:r>
        <w:rPr>
          <w:lang w:val="en-GB"/>
        </w:rPr>
        <w:t>mixed</w:t>
      </w:r>
      <w:r w:rsidRPr="0000263A">
        <w:rPr>
          <w:lang w:val="en-GB"/>
        </w:rPr>
        <w:t xml:space="preserve"> in polluted regions</w:t>
      </w:r>
      <w:r>
        <w:rPr>
          <w:lang w:val="en-GB"/>
        </w:rPr>
        <w:t xml:space="preserve"> </w:t>
      </w:r>
      <w:r w:rsidRPr="0000263A">
        <w:rPr>
          <w:lang w:val="en-GB"/>
        </w:rPr>
        <w:t xml:space="preserve">of Europe and US </w:t>
      </w:r>
      <w:r>
        <w:rPr>
          <w:lang w:val="en-GB"/>
        </w:rPr>
        <w:t>because of lower anthropogenic precursor emissions which leads to a very low sen</w:t>
      </w:r>
      <w:r w:rsidRPr="0000263A">
        <w:rPr>
          <w:lang w:val="en-GB"/>
        </w:rPr>
        <w:t xml:space="preserve">sitivity of surface ozone </w:t>
      </w:r>
      <w:r>
        <w:rPr>
          <w:lang w:val="en-GB"/>
        </w:rPr>
        <w:t xml:space="preserve">to climate change </w:t>
      </w:r>
      <w:r w:rsidRPr="0000263A">
        <w:rPr>
          <w:lang w:val="en-GB"/>
        </w:rPr>
        <w:t>(</w:t>
      </w:r>
      <w:ins w:id="4174" w:author="Lucy Cowie" w:date="2021-07-28T13:23:00Z">
        <w:r w:rsidR="00E922E3">
          <w:rPr>
            <w:lang w:val="en-GB"/>
          </w:rPr>
          <w:t>–</w:t>
        </w:r>
      </w:ins>
      <w:del w:id="4175" w:author="Lucy Cowie" w:date="2021-07-28T13:23:00Z">
        <w:r w:rsidRPr="0000263A" w:rsidDel="00E922E3">
          <w:rPr>
            <w:lang w:val="en-GB"/>
          </w:rPr>
          <w:delText>-</w:delText>
        </w:r>
      </w:del>
      <w:r w:rsidRPr="0000263A">
        <w:rPr>
          <w:lang w:val="en-GB"/>
        </w:rPr>
        <w:t xml:space="preserve">0.5 </w:t>
      </w:r>
      <w:r w:rsidR="00566D91" w:rsidRPr="0000263A">
        <w:rPr>
          <w:lang w:val="en-GB"/>
        </w:rPr>
        <w:t>pp</w:t>
      </w:r>
      <w:r w:rsidR="00566D91">
        <w:rPr>
          <w:lang w:val="en-GB"/>
        </w:rPr>
        <w:t>b</w:t>
      </w:r>
      <w:r w:rsidR="00566D91" w:rsidRPr="0000263A">
        <w:rPr>
          <w:lang w:val="en-GB"/>
        </w:rPr>
        <w:t xml:space="preserve"> °C</w:t>
      </w:r>
      <w:ins w:id="4176" w:author="Lucy Cowie" w:date="2021-07-28T13:23:00Z">
        <w:r w:rsidR="00E922E3">
          <w:rPr>
            <w:vertAlign w:val="superscript"/>
            <w:lang w:val="en-GB"/>
          </w:rPr>
          <w:t>–</w:t>
        </w:r>
      </w:ins>
      <w:del w:id="4177" w:author="Lucy Cowie" w:date="2021-07-28T13:23:00Z">
        <w:r w:rsidR="00566D91" w:rsidRPr="0000263A" w:rsidDel="00E922E3">
          <w:rPr>
            <w:vertAlign w:val="superscript"/>
            <w:lang w:val="en-GB"/>
          </w:rPr>
          <w:delText>-</w:delText>
        </w:r>
      </w:del>
      <w:r w:rsidR="00566D91" w:rsidRPr="0000263A">
        <w:rPr>
          <w:vertAlign w:val="superscript"/>
          <w:lang w:val="en-GB"/>
        </w:rPr>
        <w:t>1</w:t>
      </w:r>
      <w:r w:rsidR="00566D91">
        <w:rPr>
          <w:vertAlign w:val="superscript"/>
          <w:lang w:val="en-GB"/>
        </w:rPr>
        <w:t xml:space="preserve"> </w:t>
      </w:r>
      <w:r w:rsidRPr="0000263A">
        <w:rPr>
          <w:lang w:val="en-GB"/>
        </w:rPr>
        <w:t>to 0.5</w:t>
      </w:r>
      <w:r>
        <w:rPr>
          <w:lang w:val="en-GB"/>
        </w:rPr>
        <w:t xml:space="preserve"> </w:t>
      </w:r>
      <w:r w:rsidRPr="0000263A">
        <w:rPr>
          <w:lang w:val="en-GB"/>
        </w:rPr>
        <w:t>pp</w:t>
      </w:r>
      <w:r>
        <w:rPr>
          <w:lang w:val="en-GB"/>
        </w:rPr>
        <w:t>b</w:t>
      </w:r>
      <w:r w:rsidRPr="0000263A">
        <w:rPr>
          <w:lang w:val="en-GB"/>
        </w:rPr>
        <w:t xml:space="preserve"> °C</w:t>
      </w:r>
      <w:ins w:id="4178" w:author="Lucy Cowie" w:date="2021-07-28T13:23:00Z">
        <w:r w:rsidR="00E922E3">
          <w:rPr>
            <w:vertAlign w:val="superscript"/>
            <w:lang w:val="en-GB"/>
          </w:rPr>
          <w:t>–</w:t>
        </w:r>
      </w:ins>
      <w:del w:id="4179" w:author="Lucy Cowie" w:date="2021-07-28T13:23:00Z">
        <w:r w:rsidRPr="0000263A" w:rsidDel="00E922E3">
          <w:rPr>
            <w:vertAlign w:val="superscript"/>
            <w:lang w:val="en-GB"/>
          </w:rPr>
          <w:delText>-</w:delText>
        </w:r>
      </w:del>
      <w:r w:rsidRPr="0000263A">
        <w:rPr>
          <w:vertAlign w:val="superscript"/>
          <w:lang w:val="en-GB"/>
        </w:rPr>
        <w:t>1</w:t>
      </w:r>
      <w:del w:id="4180" w:author="Lucy Cowie" w:date="2021-07-28T13:22:00Z">
        <w:r w:rsidRPr="0000263A" w:rsidDel="00EB389B">
          <w:rPr>
            <w:lang w:val="en-GB"/>
          </w:rPr>
          <w:delText xml:space="preserve">) </w:delText>
        </w:r>
        <w:r w:rsidRPr="00645942" w:rsidDel="00EB389B">
          <w:rPr>
            <w:lang w:val="en-GB"/>
          </w:rPr>
          <w:delText>(</w:delText>
        </w:r>
        <w:r w:rsidRPr="00C827FE" w:rsidDel="00EB389B">
          <w:rPr>
            <w:lang w:val="en-GB"/>
          </w:rPr>
          <w:delText>see</w:delText>
        </w:r>
      </w:del>
      <w:ins w:id="4181" w:author="Lucy Cowie" w:date="2021-07-28T13:22:00Z">
        <w:r w:rsidR="00EB389B">
          <w:rPr>
            <w:lang w:val="en-GB"/>
          </w:rPr>
          <w:t>;</w:t>
        </w:r>
      </w:ins>
      <w:r w:rsidRPr="00C827FE">
        <w:rPr>
          <w:lang w:val="en-GB"/>
        </w:rPr>
        <w:t xml:space="preserve"> </w:t>
      </w:r>
      <w:del w:id="4182" w:author="Lucy Cowie" w:date="2021-07-28T13:22:00Z">
        <w:r w:rsidRPr="00C827FE" w:rsidDel="00EB389B">
          <w:rPr>
            <w:lang w:val="en-GB"/>
          </w:rPr>
          <w:delText xml:space="preserve">Figure </w:delText>
        </w:r>
        <w:r w:rsidRPr="00645942" w:rsidDel="00EB389B">
          <w:rPr>
            <w:lang w:val="en-GB"/>
          </w:rPr>
          <w:delText>6.SM.1</w:delText>
        </w:r>
        <w:r w:rsidRPr="00C827FE" w:rsidDel="00EB389B">
          <w:rPr>
            <w:lang w:val="en-GB"/>
          </w:rPr>
          <w:delText xml:space="preserve"> in</w:delText>
        </w:r>
      </w:del>
      <w:r w:rsidR="00645942">
        <w:rPr>
          <w:lang w:val="en-GB"/>
        </w:rPr>
        <w:t>S</w:t>
      </w:r>
      <w:r w:rsidRPr="00C827FE">
        <w:rPr>
          <w:lang w:val="en-GB"/>
        </w:rPr>
        <w:t xml:space="preserve">upplementary </w:t>
      </w:r>
      <w:r w:rsidR="00645942">
        <w:rPr>
          <w:lang w:val="en-GB"/>
        </w:rPr>
        <w:t>M</w:t>
      </w:r>
      <w:r w:rsidRPr="00C827FE">
        <w:rPr>
          <w:lang w:val="en-GB"/>
        </w:rPr>
        <w:t>aterial</w:t>
      </w:r>
      <w:ins w:id="4183" w:author="Lucy Cowie" w:date="2021-07-28T13:23:00Z">
        <w:r w:rsidR="00EB389B">
          <w:rPr>
            <w:lang w:val="en-GB"/>
          </w:rPr>
          <w:t xml:space="preserve"> </w:t>
        </w:r>
        <w:r w:rsidR="00EB389B" w:rsidRPr="00C827FE">
          <w:rPr>
            <w:lang w:val="en-GB"/>
          </w:rPr>
          <w:t xml:space="preserve">Figure </w:t>
        </w:r>
        <w:r w:rsidR="00EB389B" w:rsidRPr="00645942">
          <w:rPr>
            <w:lang w:val="en-GB"/>
          </w:rPr>
          <w:t>6.SM.1</w:t>
        </w:r>
      </w:ins>
      <w:r w:rsidRPr="00645942">
        <w:rPr>
          <w:lang w:val="en-GB"/>
        </w:rPr>
        <w:t>)</w:t>
      </w:r>
      <w:r w:rsidRPr="00645942" w:rsidDel="00AD3831">
        <w:rPr>
          <w:lang w:val="en-GB"/>
        </w:rPr>
        <w:t xml:space="preserve"> </w:t>
      </w:r>
      <w:r w:rsidRPr="00645942">
        <w:rPr>
          <w:lang w:val="en-GB"/>
        </w:rPr>
        <w:t>and</w:t>
      </w:r>
      <w:r w:rsidRPr="0000263A">
        <w:rPr>
          <w:lang w:val="en-GB"/>
        </w:rPr>
        <w:t xml:space="preserve"> thus the </w:t>
      </w:r>
      <w:r>
        <w:rPr>
          <w:lang w:val="en-GB"/>
        </w:rPr>
        <w:t>ESM</w:t>
      </w:r>
      <w:r w:rsidRPr="0000263A">
        <w:rPr>
          <w:lang w:val="en-GB"/>
        </w:rPr>
        <w:t>s can disagree on sign of changes for a given warming level</w:t>
      </w:r>
      <w:r>
        <w:rPr>
          <w:lang w:val="en-GB"/>
        </w:rPr>
        <w:t>. T</w:t>
      </w:r>
      <w:r w:rsidRPr="0000263A">
        <w:rPr>
          <w:lang w:val="en-GB"/>
        </w:rPr>
        <w:t xml:space="preserve">his heterogeneity in </w:t>
      </w:r>
      <w:r>
        <w:rPr>
          <w:lang w:val="en-GB"/>
        </w:rPr>
        <w:t xml:space="preserve">the </w:t>
      </w:r>
      <w:r w:rsidRPr="0000263A">
        <w:rPr>
          <w:lang w:val="en-GB"/>
        </w:rPr>
        <w:t xml:space="preserve">results is also found in regional studies </w:t>
      </w:r>
      <w:r>
        <w:rPr>
          <w:lang w:val="en-GB"/>
        </w:rPr>
        <w:t>over</w:t>
      </w:r>
      <w:r w:rsidRPr="0000263A">
        <w:rPr>
          <w:lang w:val="en-GB"/>
        </w:rPr>
        <w:t xml:space="preserve"> North America </w:t>
      </w:r>
      <w:r w:rsidRPr="0000263A">
        <w:rPr>
          <w:lang w:val="en-GB"/>
        </w:rPr>
        <w:fldChar w:fldCharType="begin" w:fldLock="1"/>
      </w:r>
      <w:r w:rsidR="00D477C7">
        <w:rPr>
          <w:lang w:val="en-GB"/>
        </w:rPr>
        <w:instrText>ADDIN CSL_CITATION { "citationItems" : [ { "id" : "ITEM-1", "itemData" : { "DOI" : "10.5194/acp-15-12645-2015", "ISBN" : "1680-7375", "ISSN" : "1680-7324", "abstract" : "Abstract. To understand more fully the effects of global changes on ambient concentrations of ozone and particulate matter with aerodynamic diameter smaller than 2.5 \u03bcm (PM2.5) in the United States (US), we conducted a comprehensive modeling effort to evaluate explicitly the effects of changes in climate, biogenic emissions, land use and global/regional anthropogenic emissions on ozone and PM2.5 concentrations and composition. Results from the ECHAM5 global climate model driven with the A1B emission scenario from the Intergovernmental Panel on Climate Change (IPCC) were downscaled using the Weather Research and Forecasting (WRF) model to provide regional meteorological fields. We developed air quality simulations using the Community Multiscale Air Quality Model (CMAQ) chemical transport model for two nested domains with 220 and 36 km horizontal grid cell resolution for a semi-hemispheric domain and a continental United States (US) domain, respectively. The semi-hemispheric domain was used to evaluate the impact of projected global emissions changes on US air quality. WRF meteorological fields were used to calculate current (2000s) and future (2050s) biogenic emissions using the Model of Emissions of Gases and Aerosols from Nature (MEGAN). For the semi-hemispheric domain CMAQ simulations, present-day global emissions inventories were used and projected to the 2050s based on the IPCC A1B scenario. Regional anthropogenic emissions were obtained from the US Environmental Protection Agency National Emission Inventory 2002 (EPA NEI2002) and projected to the future using the MARKet ALlocation (MARKAL) energy system model assuming a business as usual scenario that extends current decade emission regulations through 2050. Our results suggest that daily maximum 8 h average ozone (DM8O) concentrations will increase in a range between 2 to 12 parts per billion (ppb) across most of the continental US. The highest increase occurs in the South, Central and Midwest regions of the US due to increases in temperature, enhanced biogenic emissions and changes in land use. The model predicts an average increase of 1\u20136 ppb in DM8O due to projected increase in global emissions of ozone precursors. The effects of these factors are only partially offset by reductions in DM8O associated with decreasing US anthropogenic emissions. Increases in PM2.5 levels between 4 and 10 \u03bcg m\u22123 in the Northeast, Southeast, Midwest and South regions are mostly a result of increase in primary anth\u2026", "author" : [ { "dropping-particle" : "", "family" : "Gonzalez-Abraham", "given" : "R.", "non-dropping-particle" : "", "parse-names" : false, "suffix" : "" }, { "dropping-particle" : "", "family" : "Chung", "given" : "S. H.", "non-dropping-particle" : "", "parse-names" : false, "suffix" : "" }, { "dropping-particle" : "", "family" : "Avise", "given" : "J.", "non-dropping-particle" : "", "parse-names" : false, "suffix" : "" }, { "dropping-particle" : "", "family" : "Lamb", "given" : "B.", "non-dropping-particle" : "", "parse-names" : false, "suffix" : "" }, { "dropping-particle" : "", "family" : "Salath\u00e9", "given" : "E. P.", "non-dropping-particle" : "", "parse-names" : false, "suffix" : "" }, { "dropping-particle" : "", "family" : "Nolte", "given" : "C. G.", "non-dropping-particle" : "", "parse-names" : false, "suffix" : "" }, { "dropping-particle" : "", "family" : "Loughlin", "given" : "D.", "non-dropping-particle" : "", "parse-names" : false, "suffix" : "" }, { "dropping-particle" : "", "family" : "Guenther", "given" : "A.", "non-dropping-particle" : "", "parse-names" : false, "suffix" : "" }, { "dropping-particle" : "", "family" : "Wiedinmyer", "given" : "C.", "non-dropping-particle" : "", "parse-names" : false, "suffix" : "" }, { "dropping-particle" : "", "family" : "Duhl", "given" : "T.", "non-dropping-particle" : "", "parse-names" : false, "suffix" : "" }, { "dropping-particle" : "", "family" : "Zhang", "given" : "Y.", "non-dropping-particle" : "", "parse-names" : false, "suffix" : "" }, { "dropping-particle" : "", "family" : "Streets", "given" : "D. G.", "non-dropping-particle" : "", "parse-names" : false, "suffix" : "" } ], "container-title" : "Atmospheric Chemistry and Physics", "id" : "ITEM-1", "issue" : "21", "issued" : { "date-parts" : [ [ "2015", "11", "13" ] ] }, "page" : "12645-12665", "title" : "The effects of global change upon United States air quality", "translator" : [ { "dropping-particle" : "", "family" : "G2959", "given" : "", "non-dropping-particle" : "", "parse-names" : false, "suffix" : "" } ], "type" : "article-journal", "volume" : "15" }, "uris" : [ "http://www.mendeley.com/documents/?uuid=83287c80-654e-4633-a01d-c0a5130b88c9" ] }, { "id" : "ITEM-2", "itemData" : { "DOI" : "10.5194/acp-15-2805-2015", "author" : [ { "dropping-particle" : "", "family" : "Val Martin", "given" : "M", "non-dropping-particle" : "", "parse-names" : false, "suffix" : "" }, { "dropping-particle" : "", "family" : "Heald", "given" : "C L", "non-dropping-particle" : "", "parse-names" : false, "suffix" : "" }, { "dropping-particle" : "", "family" : "Lamarque", "given" : "J.-F.", "non-dropping-particle" : "", "parse-names" : false, "suffix" : "" }, { "dropping-particle" : "", "family" : "Tilmes", "given" : "S", "non-dropping-particle" : "", "parse-names" : false, "suffix" : "" }, { "dropping-particle" : "", "family" : "Emmons", "given" : "L K", "non-dropping-particle" : "", "parse-names" : false, "suffix" : "" }, { "dropping-particle" : "", "family" : "Schichtel", "given" : "B A", "non-dropping-particle" : "", "parse-names" : false, "suffix" : "" } ], "container-title" : "Atmospheric Chemistry and Physics", "id" : "ITEM-2", "issue" : "5", "issued" : { "date-parts" : [ [ "2015" ] ] }, "page" : "2805-2823", "title" : "How emissions, climate, and land use change will impact mid-century air quality over the United States: a focus on effects at national parks", "translator" : [ { "dropping-particle" : "", "family" : "G3641", "given" : "", "non-dropping-particle" : "", "parse-names" : false, "suffix" : "" } ], "type" : "article-journal", "volume" : "15" }, "uris" : [ "http://www.mendeley.com/documents/?uuid=b1e5bd61-b9aa-4a17-8363-705b908683c0" ] }, { "id" : "ITEM-3", "itemData" : { "DOI" : "10.5194/acp-18-15471-2018", "ISSN" : "16807324", "abstract" : "The potential impacts of climate change on regional ozone (O3) and fine particulate (PM2.5) air quality in the United States (US) are investigated by linking global climate simulations with regional-scale meteorological and chemical transport models. Regional climate at 2000 and at 2030 under three Representative Concentration Pathways (RCPs) is simulated by using the Weather Research and Forecasting (WRF) model to downscale 11-year time slices from the Community Earth System Model (CESM). The downscaled meteorology is then used with the Community Multiscale Air Quality (CMAQ) model to simulate air quality during each of these 11-year periods. The analysis isolates the future air quality differences arising from climate-driven changes in meteorological parameters and specific natural emissions sources that are strongly influenced by meteorology. Other factors that will affect future air quality, such as anthropogenic air pollutant emissions and chemical boundary conditions, are unchanged across the simulations. The regional climate fields represent historical daily maximum and daily minimum temperatures well, with mean biases of less than 2K for most regions of the US and most seasons of the year and good representation of variability. Precipitation in the central and eastern US is well simulated for the historical period, with seasonal and annual biases generally less than 25 %, with positive biases exceeding 25 % in the western US throughout the year and in part of the eastern US during summer. Maximum daily 8 h ozone (MDA8 O3) is projected to increase during summer and autumn in the central and eastern US. The increase in summer mean MDA8 O3 is largest under RCP8.5, exceeding 4 ppb in some locations, with smaller seasonal mean increases of up to 2 ppb simulated during autumn and changes during spring generally less than 1 ppb. Increases are magnified at the upper end of the O3 distribution, particularly where projected increases in temperature are greater. Annual average PM2.5 concentration changes range from-1.0 to 1.0 \u03bcg m-3. Organic PM2.5 concentrations increase during summer and autumn due to increased biogenic emissions. Aerosol nitrate decreases during winter, accompanied by lesser decreases in ammonium and sulfate, due to warmer temperatures causing increased partitioning to the gas phase. Among meteorological factors examined to account for modeled changes in pollution, temperature and isoprene emissions are found to have the largest changes \u2026", "author" : [ { "dropping-particle" : "", "family" : "Nolte", "given" : "Christopher G.", "non-dropping-particle" : "", "parse-names" : false, "suffix" : "" }, { "dropping-particle" : "", "family" : "Spero", "given" : "Tanya L.", "non-dropping-particle" : "", "parse-names" : false, "suffix" : "" }, { "dropping-particle" : "", "family" : "Bowden", "given" : "Jared H.", "non-dropping-particle" : "", "parse-names" : false, "suffix" : "" }, { "dropping-particle" : "", "family" : "Mallard", "given" : "Megan S.", "non-dropping-particle" : "", "parse-names" : false, "suffix" : "" }, { "dropping-particle" : "", "family" : "Dolwick", "given" : "Patrick D.", "non-dropping-particle" : "", "parse-names" : false, "suffix" : "" } ], "container-title" : "Atmospheric Chemistry and Physics", "id" : "ITEM-3", "issue" : "20", "issued" : { "date-parts" : [ [ "2018", "10", "29" ] ] }, "page" : "15471-15489", "title" : "The potential effects of climate change on air quality across the conterminous US at 2030 under three Representative Concentration Pathways", "translator" : [ { "dropping-particle" : "", "family" : "G3855", "given" : "", "non-dropping-particle" : "", "parse-names" : false, "suffix" : "" } ], "type" : "article-journal", "volume" : "18" }, "uris" : [ "http://www.mendeley.com/documents/?uuid=47e7c6aa-9de2-47e3-9a5a-bfb1f9684423" ] }, { "id" : "ITEM-4", "itemData" : { "DOI" : "10.1002/2016GL068060", "ISSN" : "0094-8276", "author" : [ { "dropping-particle" : "", "family" : "Schnell", "given" : "Jordan L.", "non-dropping-particle" : "", "parse-names" : false, "suffix" : "" }, { "dropping-particle" : "", "family" : "Prather", "given" : "Michael J.", "non-dropping-particle" : "", "parse-names" : false, "suffix" : "" }, { "dropping-particle" : "", "family" : "Josse", "given" : "Beatrice", "non-dropping-particle" : "", "parse-names" : false, "suffix" : "" }, { "dropping-particle" : "", "family" : "Naik", "given" : "Vaishali", "non-dropping-particle" : "", "parse-names" : false, "suffix" : "" }, { "dropping-particle" : "", "family" : "Horowitz", "given" : "Larry W.", "non-dropping-particle" : "", "parse-names" : false, "suffix" : "" }, { "dropping-particle" : "", "family" : "Zeng", "given" : "Guang", "non-dropping-particle" : "", "parse-names" : false, "suffix" : "" }, { "dropping-particle" : "", "family" : "Shindell", "given" : "Drew T.", "non-dropping-particle" : "", "parse-names" : false, "suffix" : "" }, { "dropping-particle" : "", "family" : "Faluvegi", "given" : "Greg", "non-dropping-particle" : "", "parse-names" : false, "suffix" : "" } ], "container-title" : "Geophysical Research Letters", "id" : "ITEM-4", "issue" : "7", "issued" : { "date-parts" : [ [ "2016", "4", "16" ] ] }, "page" : "3509-3518", "title" : "Effect of climate change on surface ozone over North America, Europe, and East Asia", "translator" : [ { "dropping-particle" : "", "family" : "G3766", "given" : "", "non-dropping-particle" : "", "parse-names" : false, "suffix" : "" } ], "type" : "article-journal", "volume" : "43" }, "uris" : [ "http://www.mendeley.com/documents/?uuid=f6b97d35-eda0-3b5f-a1fd-be689c47b924" ] }, { "id" : "ITEM-5", "itemData" : { "DOI" : "10.1016/j.atmosenv.2018.07.042", "ISSN" : "18732844", "abstract" : "While compliance with air quality standards is evaluated at individual monitoring stations, projections of future ambient air quality for global climate and emission scenarios often rely on coarse resolution models. We describe a statistical transfer approach that bridges the spatial gap between air quality projections, averaged over four broad U.S. regions, from a global chemistry-climate model and the local level (at specific U.S. CASTNet sites). Our site-level projections are intended as a line of evidence in planning for possible futures rather than the sole basis for policy decisions. We use a set of transient sensitivity simulations (2006\u20132100) from the Geophysical Fluid Dynamics Laboratory (GFDL) chemistry-climate model CM3, designed to isolate the effects of changes in anthropogenic ozone (O 3 ) precursor emissions, climate warming, and global background CH 4 on surface O 3 . We find that surface maximum daily 8-h average (MDA8) O 3 increases despite constant precursor emissions in a warmer climate during summer, particularly in the low tail of the MDA8 O 3 distribution for the Northeastern U.S., while MDA8 O 3 decreases slightly throughout the distribution over the West and Southeast during summer and fall. Under scenarios in which non-methane O 3 precursors decline as climate warms (RCP4.5 and RCP8.5), summertime MDA8 O 3 decreases with NO x emissions, most strongly in the upper tail of the MDA8 O 3 distribution. In a scenario where global methane abundances roughly double over the 21st century (RCP8.5), winter and spring MDA8 O 3 increases, particularly in the lower tail and over the Western U.S. In this RCP8.5 scenario, the number of days when MDA8 O 3 exceeds 70 ppb declines in summer with NO x emissions, but increases in spring (and winter); by the end of the century, the majority of sites in the WE and NE show probabilistic return values of the annual 4th highest MDA8 O 3 concentration above 70 ppb (the current O 3 NAAQS level). Continued increases in global CH 4 abundances can be thought of as a \u201cmethane penalty\u201d offsetting benefits otherwise attainable by controlling non-CH 4 O 3 precursors.", "author" : [ { "dropping-particle" : "", "family" : "Rieder", "given" : "Harald E.", "non-dropping-particle" : "", "parse-names" : false, "suffix" : "" }, { "dropping-particle" : "", "family" : "Fiore", "given" : "Arlene M.", "non-dropping-particle" : "", "parse-names" : false, "suffix" : "" }, { "dropping-particle" : "", "family" : "Clifton", "given" : "Olivia E.", "non-dropping-particle" : "", "parse-names" : false, "suffix" : "" }, { "dropping-particle" : "", "family" : "Correa", "given" : "Gustavo", "non-dropping-particle" : "", "parse-names" : false, "suffix" : "" }, { "dropping-particle" : "", "family" : "Horowitz", "given" : "Larry W.", "non-dropping-particle" : "", "parse-names" : false, "suffix" : "" }, { "dropping-particle" : "", "family" : "Naik", "given" : "Vaishali", "non-dropping-particle" : "", "parse-names" : false, "suffix" : "" } ], "container-title" : "Atmospheric Environment", "id" : "ITEM-5", "issued" : { "date-parts" : [ [ "2018", "11", "1" ] ] }, "page" : "302-315", "publisher" : "Pergamon", "title" : "Combining model projections with site-level observations to estimate changes in distributions and seasonality of ozone in surface air over the U.S.A.", "translator" : [ { "dropping-particle" : "", "family" : "G3828", "given" : "", "non-dropping-particle" : "", "parse-names" : false, "suffix" : "" } ], "type" : "article-journal", "volume" : "193" }, "uris" : [ "http://www.mendeley.com/documents/?uuid=8f7c55cf-ac82-3d30-b3d1-bc660e59ce69" ] }, { "id" : "ITEM-6", "itemData" : { "DOI" : "10.1016/j.atmosenv.2018.02.020", "ISSN" : "18732844", "abstract" : "This study investigates the future U.S. PM2.5pollution under multiple emissions scenarios, climate states, and long-range transport (LRT) effects using the regional Community Multi-scale Air Quality (CMAQ) model integrated with a regional climate model. CMAQ with fixed chemical lateral boundary conditions (LBCs) successfully reproduces the present-day PM2.5pollution and its major species in rural and suburban areas, but has some discrepancies in urban areas such as the Los Angeles Basin, where detailed emissions and meteorology conditions cannot be resolved by the 30 km grid. Its performance is slightly worsened when using dynamic chemical LBCs from global chemical transport model (CTM) simulations, which provide cleaner conditions into the CMAQ lateral boundaries. Under future Intergovernmental Panel on Climate Change (IPCC) emission scenarios, CMAQ projects large PM2.5reductions (\u223c40% for A1B and \u223c20% for A1Fi scenario) in the eastern United States, but slight to moderate increases (\u223c5% for A1B and \u223c10% for A1Fi) in the western United States. The projected increases are particularly large (up to 30%) near the Mexico-U.S. border, suggesting that Mexico is a major source for future U.S. PM2.5pollution. The effect from climate change alone is estimated to increase PM2.5levels ubiquitously (\u223c5% for both A1B and A1Fi) over the United States, except for a small decrease in the Houston, Texas area, where anthropogenic non-methane volatile organic compounds (NMVOCs) emissions dominate. This climate penalty, however, is substantially smaller than effects of emissions change, especially in the eastern United States. Future PM2.5pollution is affected substantially (up to \u221220%) by changes in SO2emissions and moderately (3\u20135%) by changes in NOxand NH3emissions. The long-range transport (LRT) effects, which are estimated by comparing CMAQ simulations with fixed and dynamic LBCs, are regional dependent, causing up to 10\u201320% decrease over the western United States in future summertime PM2.5pollution. Therefore, it is important to consider the relative contributions of emissions scenarios, climate conditions, and LRT to the major PM2.5components in future U.S. air quality regulation.", "author" : [ { "dropping-particle" : "", "family" : "He", "given" : "Hao", "non-dropping-particle" : "", "parse-names" : false, "suffix" : "" }, { "dropping-particle" : "", "family" : "Liang", "g</w:instrText>
      </w:r>
      <w:r w:rsidR="00D477C7" w:rsidRPr="002A1EE0">
        <w:instrText>iven" : "Xin Zhong", "non-dropping-particle" : "", "parse-names" : false, "suffix" : "" }, { "dropping-particle" : "", "family" : "Wuebbles", "given" : "Donald J.", "non-dropping-particle" : "", "parse-names" : false, "suffix" : "" } ], "container-title" : "Atmospheric Environment", "id" : "ITEM-6", "issued" : { "date-parts" : [ [ "2018" ] ] }, "note" : "cited By 0", "page" : "166-176", "title" : "Effects of emissions change, climate change and long-range transport on regional modeling of future U.S. particulate matter pollution and speciation", "translator" : [ { "dropping-particle" : "", "family" : "G2873", "given" : "", "non-dropping-particle" : "", "parse-names" : false, "suffix" : "" } ], "type" : "article-journal", "volume" : "179" }, "uris" : [ "http://www.mendeley.com/documents/?uuid=2f2c8600-fe4a-4cd5-a60e-cd8169342f53" ] } ], "mendeley" : { "formattedCitation" : "(Gonzalez-Abraham et al., 2015; Val Martin et al., 2015; Schnell et al., 2016; He et al., 2018; Nolte et al., 2018; Rieder et al., 2018)", "plainTextFormattedCitation" : "(Gonzalez-Abraham et al., 2015; Val Martin et al., 2015; Schnell et al., 2016; He et al., 2018; Nolte et al., 2018; Rieder et al., 2018)", "previouslyFormattedCitation" : "(Gonzalez-Abraham et al., 2015; Val Martin et al., 2015; Schnell et al., 2016; He et al., 2018; Nolte et al., 2018; Rieder et al., 2018)" }, "properties" : { "noteIndex" : 0 }, "schema" : "https://github.com/citation-style-language/schema/raw/master/csl-citation.json" }</w:instrText>
      </w:r>
      <w:r w:rsidRPr="0000263A">
        <w:rPr>
          <w:lang w:val="en-GB"/>
        </w:rPr>
        <w:fldChar w:fldCharType="separate"/>
      </w:r>
      <w:r w:rsidR="00CB33A1">
        <w:rPr>
          <w:noProof/>
        </w:rPr>
        <w:t>(Gonzalez-Abraham et al., 2015; Val Martin et al., 2015; Schnell et al., 2016; He et al., 2018; Nolte et al., 2018; Rieder et al., 2018)</w:t>
      </w:r>
      <w:r w:rsidRPr="0000263A">
        <w:rPr>
          <w:lang w:val="en-GB"/>
        </w:rPr>
        <w:fldChar w:fldCharType="end"/>
      </w:r>
      <w:r w:rsidRPr="0000263A">
        <w:t xml:space="preserve"> or </w:t>
      </w:r>
      <w:r>
        <w:t xml:space="preserve">over </w:t>
      </w:r>
      <w:r w:rsidRPr="0000263A">
        <w:t xml:space="preserve">Europe </w:t>
      </w:r>
      <w:r w:rsidRPr="0000263A">
        <w:rPr>
          <w:lang w:val="en-GB"/>
        </w:rPr>
        <w:fldChar w:fldCharType="begin" w:fldLock="1"/>
      </w:r>
      <w:r w:rsidR="00D477C7">
        <w:instrText>ADDIN CSL_CITATION { "citationItems" : [ { "id" : "ITEM-1", "itemData" : { "DOI" : "10.1088/1748-9326/10/8/084015", "ISSN" : "17489326", "abstract" : "Ozone air pollution is identified as one of the main threats bearing upon human health and ecosystems, with 25 000 deaths in 2005 attributed to surface ozone in Europe (IIASA 2013 TSAP Report #10). In addition, there is a concern that climate change could negate ozone pollution mitigation strategies, making them insufficient over the long run and jeopardising chances to meet the long term objective set by the European Union Directive of 2008 (Directive 2008/50/EC of the European Parliament and of the Council of 21 May 2008) (60 ppbv, daily maximum). This effect has been termed the ozone climate penalty. One way of assessing this climate penalty is by driving chemistry-transport models with future climate projections while holding the ozone precursor emissions constant (although the climate penalty may also be influenced by changes in emission of precursors). Here we present an analysis of the robustness of the climate penalty in Europe across time periods and scenarios by analysing the databases underlying 11 articles published on the topic since 2007, i.e. a total of 25 model projections. This substantial body of literature has never been explored to assess the uncertainty and robustness of the climate ozone penalty because of the use of different scenarios, time periods and ozone metrics. Despite the variability of model design and setup in this database of 25 model projection, the present meta-analysis demonstrates the significance and robustness of the impact of climate change on European surface ozone with a latitudinal gradient from a penalty bearing upon large parts of continental Europe and a benefit over the North Atlantic region of the domain. Future climate scenarios present a penalty for summertime (JJA) surface ozone by the end of the century (2071-2100) of at most 5 ppbv. Over European land surfaces, the 95% confidence interval of JJA ozone change is [0.44; 0.64] and [0.99; 1.50] ppbv for the 2041-2070 and 2071-2100 time windows, respectively.", "author" : [ { "dropping-particle" : "", "family" : "Colette", "given" : "Augustin", "non-dropping-particle" : "", "parse-names" : false, "suffix" : "" }, { "dropping-particle" : "", "family" : "Andersson", "given" : "Camilla", "non-dropping-particle" : "", "parse-names" : false, "suffix" : "" }, { "dropping-particle" : "", "family" : "Baklanov", "given" : "Alexander", "non-dropping-particle" : "", "parse-names" : false, "suffix" : "" }, { "dropping-particle" : "", "family" : "Bessagnet", "given" : "Bertrand", "non-dropping-particle" : "", "parse-names" : false, "suffix" : "" }, { "dropping-particle" : "", "family" : "Brandt", "given" : "J\u00f8rgen", "non-dropping-particle" : "", "parse-names" : false, "suffix" : "" }, { "dropping-particle" : "", "family" : "Christensen", "given" : "Jesper H.", "non-dropping-particle" : "", "parse-names" : false, "suffix" : "" }, { "dropping-particle" : "", "family" : "Doherty", "given" : "Ruth", "non-dropping-particle" : "", "parse-names" : false, "suffix" : "" }, { "dropping-particle" : "", "family" : "Engardt", "given" : "Magnuz", "non-dropping-particle" : "", "parse-names" : false, "suffix" : "" }, { "dropping-particle" : "", "family" : "Geels", "given" : "Camilla", "non-dropping-particle" : "", "parse-names" : false, "suffix" : "" }, { "dropping-particle" : "", "family" : "Giannakopoulos", "given" : "Christos", "non-dropping-particle" : "", "parse-names" : false, "suffix" : "" }, { "dropping-particle" : "", "family" : "Hedegaard", "given" : "Gitte B.", "non-dropping-particle" : "", "parse-names" : false, "suffix" : "" }, { "dropping-particle" : "", "family" : "Katragkou", "given" : "Eleni", "non-dropping-particle" : "", "parse-names" : false, "suffix" : "" }, { "dropping-particle" : "", "family" : "Langner", "given" : "Joakim", "non-dropping-particle" : "", "parse-names" : false, "suffix" : "" }, { "dropping-particle" : "", "family" : "Lei", "given" : "Hang", "non-dropping-particle" : "", "parse-names" : false, "suffix" : "" }, { "dropping-particle" : "", "family" : "Manders", "given" : "Astrid", "non-dropping-particle" : "", "parse-names" : false, "suffix" : "" }, { "dropping-particle" : "", "family" : "Melas", "given" : "Dimitris", "non-dropping-particle" : "", "parse-names" : false, "suffix" : "" }, { "dropping-particle" : "", "family" : "Meleux", "given" : "Fr\u00e9d\u00e9rik", "non-dropping-particle" : "", "parse-names" : false, "suffix" : "" }, { "dropping-particle" : "", "family" : "Rou\u00efl", "given" : "Laurence", "non-dropping-particle" : "", "parse-names" : false, "suffix" : "" }, { "dropping-particle" : "", "family" : "Sofiev", "given" : "Mikhail", "non-dropping-particle" : "", "parse-names" : false, "suffix" : "" }, { "dropping-particle" : "", "family" : "Soares", "given" : "Joana", "non-dropping-particle" : "", "parse-names" : false, "suffix" : "" }, { "dropping-particle" : "", "family" : "Stevenson", "given" : "David S.", "non-dropping-particle" : "", "parse-names" : false, "suffix" : "" }, { "dropping-particle" : "", "family" : "Tombrou-Tzella", "given" : "Maria", "non-dropping-particle" : "", "parse-names" : false, "suffix" : "" }, { "dropping-particle" : "V.", "family" : "Varotsos", "given" : "Konstantinos", "non-dropping-particle" : "", "parse-names" : false, "suffix" : "" }, { "dropping-particle" : "", "family" : "Young", "given" : "Paul", "non-dropping-particle" : "", "parse-names" : false, "suffix" : "" } ], "container-title" : "Environmental Research Letters", "id" : "ITEM-1", "issue" : "8", "issued" : { "date-parts" : [ [ "2015", "8", "1" ] ] }, "page" : "084015", "title" : "Is the ozone climate penalty robust in Europe?", "translator" : [ { "dropping-particle" : "", "family" : "G4007", "given" : "", "non-dropping-particle" : "", "parse-names" : false, "suffix" : "" } ], "type" : "article-journal", "volume" : "10" }, "uris" : [ "http://www.mendeley.com/documents/?uuid=5eaeb159-d7d7-3e37-a1a5-447354052d55" ] }, { "id" : "ITEM-2", "itemData" : { "DOI" : "10.1007/s10584-016-1619-z", "ISSN" : "15731480", "abstract" : "A 2-degree global warming is likely to affect the production, deposition, and transport of air pollutants, leading to impacts on air quality and health. In the present study we use an ensemble of four regional chemistry-transport models, driven by meteorological data from different climate models, to assess such changes and their uncertainties for PM2.5 and SOMO35. Changes and uncertainties are compared to the inter-model variability. We find that the impact of regional climate change on PM2.5, averaged over the model ensemble, ranges from \u22120.5\u00a0\u03bcg.m\u22123 to +1.3\u00a0\u03bcg.m\u22123 over Europe. It mainly results from changes in natural and biogenic emissions, such as desert dust, sea salt and biogenic VOCs. Statistically significant decreases in PM2.5 are found over southwestern Russia and Ukraine as well as an increase over Southern Spain. Modeled changes in summer ozone levels range from \u22121.7 to 1.6 ppbv. We find a smaller ensemble-mean evolution of SOMO35 as compared to inter-model variability. We also investigate the uncertainty due to inter-decadal variability and find that 10-year periods may not be sufficient to allow the detection of statistically significant change signals.", "author" : [ { "dropping-particle" : "", "family" : "Lacressonni\u00e8re", "given" : "Gwendoline", "non-dropping-particle" : "", "parse-names" : false, "suffix" : "" }, { "dropping-particle" : "", "family" : "Foret", "given" : "Gilles", "non-dropping-particle" : "", "parse-names" : false, "suffix" : "" }, { "dropping-particle" : "", "family" : "Beekmann", "given" : "Matthias", "non-dropping-particle" : "", "parse-names" : false, "suffix" : "" }, { "dropping-particle" : "", "family" : "Siour", "given" : "Guillaume", "non-dropping-particle" : "", "parse-names" : false, "suffix" : "" }, { "dropping-particle" : "", "family" : "Engardt", "given" : "Magnuz", "non-dropping-particle" : "", "parse-names" : false, "suffix" : "" }, { "dropping-particle" : "", "family" : "Gauss", "given" : "Michael", "non-dropping-particle" : "", "parse-names" : false, "suffix" : "" }, { "dropping-particle" : "", "family" : "Watson", "given" : "Laura", "non-dropping-particle" : "", "parse-names" : false, "suffix" : "" }, { "dropping-particle" : "", "family" : "Andersson", "given" : "Camilla", "non-dropping-particle" : "", "parse-names" : false, "suffix" : "" }, { "dropping-particle" : "", "family" : "Colette", "given" : "Augustin", "non-dropping-particle" : "", "parse-names" : false, "suffix" : "" }, { "dropping-particle" : "", "family" : "Josse", "given" : "B\u00e9atrice", "non-dropping-particle" : "", "parse-names" : false, "suffix" : "" }, { "dropping-particle" : "", "family" : "Mar\u00e9cal", "given" : "Virginie", "non-dropping-particle" : "", "parse-names" : false, "suffix" : "" }, { "dropping-particle" : "", "family" : "Nyiri", "given" : "Agnes", "non-dropping-particle" : "", "parse-names" : false, "suffix" : "" }, { "dropping-particle" : "", "family" : "Vautard", "given" : "Robert", "non-dropping-particle" : "", "parse-names" : false, "suffix" : "" } ], "container-title" : "Climatic Change", "id" : "ITEM-2", "issue" : "2", "issued" : { "date-parts" : [ [ "2016" ] ] }, "page" : "309-324", "title" : "Impacts of regional climate change on air quality projections and associated uncertainties", "translator" : [ { "dropping-particle" : "", "family" : "G4148", "given" : "", "non-dropping-particle" : "", "parse-names" : false, "suffix" : "" } ], "type" : "article-journal", "volume" : "136" }, "uris" : [ "http://www.mendeley.com/documents/?uuid=2b7d260e-2499-455f-950c-36867a509204" ] }, { "id" : "ITEM-3", "itemData" : { "DOI" : "10.1038/s41467-017-00075-9", "ISSN" : "20411723", "abstract" : "\u00a9 2017 The Author(s). Despite the international agreement to reduce global warming to below 2 \u00b0C, the Intended Nationally Determined Contributions submitted for the COP21 would lead to a global temperature rise of about 3 \u00b0C. The relative consequences of such a one-degree additional warming have not yet been investigated for regional air quality. Here we found that a + 3 \u00b0C global pollutant emission trajectory with respect to pre-industrial climate (reached along the 2040-2069 period under a RCP8.5 scenario) would significantly increase European ozone levels relative to a 2 \u00b0C one (reached along the 2028-2057 period under a RCP4.5 scenario). This increase is particularly high over industrial regions, large urban areas, and over Southern Europe and would annihilate the benefits of emission reduction policies. The regional ozone increase mainly stems from the advection of ozone at Europe's boundaries, themselves due to high global methane concentrations associated with the RCP8.5 emission scenario. These results make regional emission regulation, combined with emissions-reduction policies for global methane, of crucial importance.", "author" : [ { "dropping-particle" : "", "family" : "Fortems-Cheiney", "given" : "A.", "non-dropping-particle" : "", "parse-names" : false, "suffix" : "" }, { "dropping-particle" : "", "family" : "Foret", "given" : "G.", "non-dropping-particle" : "", "parse-names" : false, "suffix" : "" }, { "dropping-particle" : "", "family" : "Siour", "given" : "G.", "non-dropping-particle" : "", "parse-names" : false, "suffix" : "" }, { "dropping-particle" : "", "family" : "Vautard", "given" : "R.", "non-dropping-particle" : "", "parse-names" : false, "suffix" : "" }, { "dropping-particle" : "", "family" : "Szopa", "given" : "S.", "non-dropping-particle" : "", "parse-names" : false, "suffix" : "" }, { "dropping-particle" : "", "family" : "Dufour", "given" : "G.", "non-dropping-particle" : "", "parse-names" : false, "suffix" : "" }, { "dropping-particle" : "", "family" : "Colette", "given" : "A.", "non-dropping-particle" : "", "parse-names" : false, "suffix" : "" }, { "dropping-particle" : "", "family" : "Lacressonniere", "given" : "G.", "non-dropping-particle" : "", "parse-names" : false, "suffix" : "" }, { "dropping-particle" : "", "family" : "Beekmann", "given" : "M.", "non-dropping-particle" : "", "parse-names" : false, "suffix" : "" } ], "container-title" : "Nature Communications", "id" : "ITEM-3", "issue" : "1", "issued" : { "date-parts" : [ [ "2017" ] ] }, "title" : "A 3 \u00b0c global RCP8.5 emission trajectory cancels benefits of European emission reductions on air quality", "translator" : [ { "dropping-particle" : "", "family" : "G3180", "given" : "", "non-dropping-particle" : "", "parse-names" : false, "suffix" : "" } ], "type" : "article-journal", "volume" : "8" }, "uris" : [ "http://www.mendeley.com/documents/?uuid=3369868d-4e5c-42d0-9e89-78204eaa70ed" ] }, { "id" : "ITEM-4", "itemData" : { "DOI" : "10.1002/2016GL068060", "ISSN" : "0094-8276", "author" : [ { "dropping-particle" : "", "family" : "Schnell", "given" : "Jordan L.", "non-dropping-particle" : "", "parse-names" : false, "suffix" : "" }, { "dropping-particle" : "", "family" : "Prather", "given" : "Michael J.", "non-dropping-particle" : "", "parse-names" : false, "suffix" : "" }, { "dropping-particle" : "", "family" : "Josse", "given" : "Beatrice", "non-dropping-particle" : "", "parse-names" : false, "suffix" : "" }, { "dropping-particle" : "", "family" : "Naik", "given" : "Vaishali", "non-dropping-particle" : "", "parse-names" : false, "suffix" : "" }, { "dropping-particle" : "", "family" : "Horowitz", "given" : "Larry W.", "non-dropping-particle" : "", "parse-names" : false, "suffix" : "" }, { "dropping-particle" : "", "family" : "Zeng", "given" : "Guang", "non-dropping-particle" : "", "parse-names" : false, "suffix" : "" }, { "dropping-particle" : "", "family" : "Shindell", "given" : "Drew T.", "non-dropping-particle" : "", "parse-names" : false, "suffix" : "" }, { "dropping-particle" : "", "family" : "Faluvegi", "given" : "Greg", "non-dropping-particle" : "", "parse-names" : false, "suffix" : "" } ], "container-title" : "Geophysical Research Letters", "id" : "ITEM-4", "issue" : "7", "issued" : { "date-parts" : [ [ "2016", "4", "16" ] ] }, "page" : "3509-3518", "title" : "Effect of climate change on surface ozone over North America, Europe, and East Asia", "translator" : [ { "dropping-particle" : "", "family" : "G3766", "given" : "", "non-dropping-particle" : "", "parse-names" : false, "suffix" : "" } ], "type" : "article-journal", "volume" : "43" }, "uris" : [ "http://www.mendeley.com/documents/?uuid=f6b97d35-eda0-3b5f-a1fd-be689c47b924" ] } ], "mendeley" : { "formattedCitation" : "(Colette et al., 2015; Lacressonni\u00e8re et al., 2016; Schnell et al., 2016; Fortems-Cheiney et al., 2017)", "plainTextFormattedCitation" : "(Colette et al., 2015; Lacressonni\u00e8re et al., 2016; Schnell et al., 2016; Fortems-Cheiney et al., 2017)", "previouslyFormattedCitation" : "(Colette et al., 2015; Lacressonni\u00e8re et al., 2016; Schnell et al., 2016; Fortems-Cheiney et al., 2017)" }, "properties" : { "noteIndex" : 0 }, "schema" : "https://github.com/citation-style-language/schema/raw/master/csl-citation.json" }</w:instrText>
      </w:r>
      <w:r w:rsidRPr="0000263A">
        <w:rPr>
          <w:lang w:val="en-GB"/>
        </w:rPr>
        <w:fldChar w:fldCharType="separate"/>
      </w:r>
      <w:r w:rsidR="00CB33A1">
        <w:rPr>
          <w:noProof/>
        </w:rPr>
        <w:t>(Colette et al., 2015; Lacressonnière et al., 2016; Schnell et al., 2016; Fortems-Cheiney et al., 2017)</w:t>
      </w:r>
      <w:r w:rsidRPr="0000263A">
        <w:rPr>
          <w:lang w:val="en-GB"/>
        </w:rPr>
        <w:fldChar w:fldCharType="end"/>
      </w:r>
      <w:r w:rsidRPr="0000263A">
        <w:t>.</w:t>
      </w:r>
    </w:p>
    <w:p w14:paraId="196A9700" w14:textId="77777777" w:rsidR="00F3307B" w:rsidRPr="00AA3371" w:rsidRDefault="00F3307B" w:rsidP="00AA3371">
      <w:pPr>
        <w:pStyle w:val="AR6BodyText"/>
        <w:rPr>
          <w:color w:val="000000" w:themeColor="text1"/>
        </w:rPr>
      </w:pPr>
    </w:p>
    <w:p w14:paraId="292FA016" w14:textId="206B07B2" w:rsidR="00F3307B" w:rsidRPr="00AA3371" w:rsidRDefault="00F3307B" w:rsidP="00D5630D">
      <w:pPr>
        <w:pStyle w:val="AR6BodyText"/>
        <w:rPr>
          <w:color w:val="000000" w:themeColor="text1"/>
          <w:lang w:val="en-GB"/>
        </w:rPr>
      </w:pPr>
      <w:r w:rsidRPr="00AA3371">
        <w:rPr>
          <w:color w:val="000000" w:themeColor="text1"/>
          <w:lang w:val="en-GB"/>
        </w:rPr>
        <w:t xml:space="preserve">Overall, warmer climate is expected to reduce surface ozone in unpolluted regions as a result of greater water </w:t>
      </w:r>
      <w:del w:id="4184" w:author="Lucy Cowie" w:date="2021-07-27T21:55:00Z">
        <w:r w:rsidRPr="00AA3371" w:rsidDel="005A7CA3">
          <w:rPr>
            <w:color w:val="000000" w:themeColor="text1"/>
            <w:lang w:val="en-GB"/>
          </w:rPr>
          <w:delText xml:space="preserve">vapor </w:delText>
        </w:r>
      </w:del>
      <w:ins w:id="4185" w:author="Lucy Cowie" w:date="2021-07-27T21:55:00Z">
        <w:r w:rsidR="005A7CA3" w:rsidRPr="00AA3371">
          <w:rPr>
            <w:color w:val="000000" w:themeColor="text1"/>
            <w:lang w:val="en-GB"/>
          </w:rPr>
          <w:t>vapo</w:t>
        </w:r>
        <w:r w:rsidR="005A7CA3">
          <w:rPr>
            <w:color w:val="000000" w:themeColor="text1"/>
            <w:lang w:val="en-GB"/>
          </w:rPr>
          <w:t>u</w:t>
        </w:r>
        <w:r w:rsidR="005A7CA3" w:rsidRPr="00AA3371">
          <w:rPr>
            <w:color w:val="000000" w:themeColor="text1"/>
            <w:lang w:val="en-GB"/>
          </w:rPr>
          <w:t xml:space="preserve">r </w:t>
        </w:r>
      </w:ins>
      <w:r w:rsidRPr="00AA3371">
        <w:rPr>
          <w:color w:val="000000" w:themeColor="text1"/>
          <w:lang w:val="en-GB"/>
        </w:rPr>
        <w:t>abundance accelerating ozone chemical loss (</w:t>
      </w:r>
      <w:r w:rsidRPr="00AA3371">
        <w:rPr>
          <w:i/>
          <w:color w:val="000000" w:themeColor="text1"/>
          <w:lang w:val="en-GB"/>
        </w:rPr>
        <w:t>high confidence</w:t>
      </w:r>
      <w:r w:rsidRPr="00AA3371">
        <w:rPr>
          <w:color w:val="000000" w:themeColor="text1"/>
          <w:lang w:val="en-GB"/>
        </w:rPr>
        <w:t xml:space="preserve">). </w:t>
      </w:r>
      <w:del w:id="4186" w:author="Lucy Cowie" w:date="2021-07-28T13:24:00Z">
        <w:r w:rsidRPr="00AA3371" w:rsidDel="00E922E3">
          <w:rPr>
            <w:color w:val="000000" w:themeColor="text1"/>
            <w:lang w:val="en-GB"/>
          </w:rPr>
          <w:delText xml:space="preserve"> </w:delText>
        </w:r>
      </w:del>
      <w:r w:rsidRPr="004A1BC1">
        <w:rPr>
          <w:color w:val="000000" w:themeColor="text1"/>
          <w:lang w:val="en-GB"/>
        </w:rPr>
        <w:t>Over regions with high anthropogenic and/or natural ozone precursor emissions, there is prevailing evidence that climate change will introduce a surface O</w:t>
      </w:r>
      <w:r w:rsidRPr="00AA3371">
        <w:rPr>
          <w:color w:val="000000" w:themeColor="text1"/>
          <w:vertAlign w:val="subscript"/>
          <w:lang w:val="en-GB"/>
        </w:rPr>
        <w:t>3</w:t>
      </w:r>
      <w:r w:rsidRPr="004A1BC1">
        <w:rPr>
          <w:color w:val="000000" w:themeColor="text1"/>
          <w:lang w:val="en-GB"/>
        </w:rPr>
        <w:t xml:space="preserve"> penalty increasing with increasing warming levels (with a magnitude ranging regionally from 0.2 </w:t>
      </w:r>
      <w:ins w:id="4187" w:author="Lucy Cowie" w:date="2021-07-28T13:24:00Z">
        <w:r w:rsidR="00487D74">
          <w:rPr>
            <w:color w:val="000000" w:themeColor="text1"/>
            <w:lang w:val="en-GB"/>
          </w:rPr>
          <w:t>–</w:t>
        </w:r>
      </w:ins>
      <w:del w:id="4188" w:author="Lucy Cowie" w:date="2021-07-28T13:24:00Z">
        <w:r w:rsidRPr="004A1BC1" w:rsidDel="00487D74">
          <w:rPr>
            <w:color w:val="000000" w:themeColor="text1"/>
            <w:lang w:val="en-GB"/>
          </w:rPr>
          <w:delText xml:space="preserve">to </w:delText>
        </w:r>
      </w:del>
      <w:r w:rsidRPr="004A1BC1">
        <w:rPr>
          <w:color w:val="000000" w:themeColor="text1"/>
          <w:lang w:val="en-GB"/>
        </w:rPr>
        <w:t>2 ppb °C</w:t>
      </w:r>
      <w:ins w:id="4189" w:author="Lucy Cowie" w:date="2021-07-28T13:24:00Z">
        <w:r w:rsidR="00487D74">
          <w:rPr>
            <w:color w:val="000000" w:themeColor="text1"/>
            <w:vertAlign w:val="superscript"/>
            <w:lang w:val="en-GB"/>
          </w:rPr>
          <w:t>–</w:t>
        </w:r>
      </w:ins>
      <w:del w:id="4190" w:author="Lucy Cowie" w:date="2021-07-28T13:24:00Z">
        <w:r w:rsidRPr="004A1BC1" w:rsidDel="00487D74">
          <w:rPr>
            <w:color w:val="000000" w:themeColor="text1"/>
            <w:vertAlign w:val="superscript"/>
            <w:lang w:val="en-GB"/>
          </w:rPr>
          <w:delText>-</w:delText>
        </w:r>
      </w:del>
      <w:r w:rsidRPr="004A1BC1">
        <w:rPr>
          <w:color w:val="000000" w:themeColor="text1"/>
          <w:vertAlign w:val="superscript"/>
          <w:lang w:val="en-GB"/>
        </w:rPr>
        <w:t>1</w:t>
      </w:r>
      <w:r w:rsidRPr="004A1BC1">
        <w:rPr>
          <w:color w:val="000000" w:themeColor="text1"/>
          <w:lang w:val="en-GB"/>
        </w:rPr>
        <w:t>)</w:t>
      </w:r>
      <w:r w:rsidRPr="00AA3371">
        <w:rPr>
          <w:color w:val="000000" w:themeColor="text1"/>
          <w:lang w:val="en-GB"/>
        </w:rPr>
        <w:t xml:space="preserve"> (</w:t>
      </w:r>
      <w:r w:rsidRPr="00AA3371">
        <w:rPr>
          <w:i/>
          <w:color w:val="000000" w:themeColor="text1"/>
          <w:lang w:val="en-GB"/>
        </w:rPr>
        <w:t xml:space="preserve">medium </w:t>
      </w:r>
      <w:del w:id="4191" w:author="Lucy Cowie" w:date="2021-07-28T13:24:00Z">
        <w:r w:rsidRPr="00487D74" w:rsidDel="00487D74">
          <w:rPr>
            <w:iCs/>
            <w:color w:val="000000" w:themeColor="text1"/>
            <w:lang w:val="en-GB"/>
            <w:rPrChange w:id="4192" w:author="Lucy Cowie" w:date="2021-07-28T13:24:00Z">
              <w:rPr>
                <w:i/>
                <w:color w:val="000000" w:themeColor="text1"/>
                <w:lang w:val="en-GB"/>
              </w:rPr>
            </w:rPrChange>
          </w:rPr>
          <w:delText xml:space="preserve">confidence </w:delText>
        </w:r>
      </w:del>
      <w:r w:rsidRPr="00487D74">
        <w:rPr>
          <w:iCs/>
          <w:color w:val="000000" w:themeColor="text1"/>
          <w:lang w:val="en-GB"/>
          <w:rPrChange w:id="4193" w:author="Lucy Cowie" w:date="2021-07-28T13:24:00Z">
            <w:rPr>
              <w:i/>
              <w:color w:val="000000" w:themeColor="text1"/>
              <w:lang w:val="en-GB"/>
            </w:rPr>
          </w:rPrChange>
        </w:rPr>
        <w:t>to</w:t>
      </w:r>
      <w:r w:rsidRPr="00AA3371">
        <w:rPr>
          <w:i/>
          <w:color w:val="000000" w:themeColor="text1"/>
          <w:lang w:val="en-GB"/>
        </w:rPr>
        <w:t xml:space="preserve"> high confidence</w:t>
      </w:r>
      <w:r w:rsidRPr="00AA3371">
        <w:rPr>
          <w:color w:val="000000" w:themeColor="text1"/>
          <w:lang w:val="en-GB"/>
        </w:rPr>
        <w:t xml:space="preserve">). Yet, there are uncertainties in processes affected in a warmer climate which can impact and modify future baseline and regional/local surface ozone levels. </w:t>
      </w:r>
      <w:r w:rsidRPr="00AA3371">
        <w:rPr>
          <w:bCs/>
          <w:color w:val="000000" w:themeColor="text1"/>
          <w:lang w:val="en-GB"/>
        </w:rPr>
        <w:t>The response of surface ozone to future climate change through stratosphere</w:t>
      </w:r>
      <w:del w:id="4194" w:author="Ian Blenkinsop" w:date="2021-07-29T10:44:00Z">
        <w:r w:rsidRPr="00AA3371" w:rsidDel="003F1C19">
          <w:rPr>
            <w:bCs/>
            <w:color w:val="000000" w:themeColor="text1"/>
            <w:lang w:val="en-GB"/>
          </w:rPr>
          <w:delText>-</w:delText>
        </w:r>
      </w:del>
      <w:ins w:id="4195" w:author="Ian Blenkinsop" w:date="2021-07-29T10:44:00Z">
        <w:r w:rsidR="003F1C19">
          <w:rPr>
            <w:bCs/>
            <w:color w:val="000000" w:themeColor="text1"/>
            <w:lang w:val="en-GB"/>
          </w:rPr>
          <w:t>–</w:t>
        </w:r>
      </w:ins>
      <w:r w:rsidRPr="00AA3371">
        <w:rPr>
          <w:bCs/>
          <w:color w:val="000000" w:themeColor="text1"/>
          <w:lang w:val="en-GB"/>
        </w:rPr>
        <w:t>troposphere exchange, soil NO</w:t>
      </w:r>
      <w:r w:rsidRPr="009A1A66">
        <w:rPr>
          <w:bCs/>
          <w:iCs/>
          <w:color w:val="000000" w:themeColor="text1"/>
          <w:vertAlign w:val="subscript"/>
          <w:lang w:val="en-GB"/>
          <w:rPrChange w:id="4196" w:author="Lucy Cowie" w:date="2021-07-28T13:25:00Z">
            <w:rPr>
              <w:bCs/>
              <w:i/>
              <w:color w:val="000000" w:themeColor="text1"/>
              <w:vertAlign w:val="subscript"/>
              <w:lang w:val="en-GB"/>
            </w:rPr>
          </w:rPrChange>
        </w:rPr>
        <w:t>x</w:t>
      </w:r>
      <w:r w:rsidRPr="00AA3371">
        <w:rPr>
          <w:bCs/>
          <w:color w:val="000000" w:themeColor="text1"/>
          <w:lang w:val="en-GB"/>
        </w:rPr>
        <w:t xml:space="preserve"> emissions and wildfires is positive </w:t>
      </w:r>
      <w:r w:rsidRPr="00AA3371">
        <w:rPr>
          <w:noProof/>
          <w:color w:val="000000" w:themeColor="text1"/>
          <w:lang w:val="en-GB"/>
        </w:rPr>
        <w:t>(</w:t>
      </w:r>
      <w:r w:rsidRPr="00AA3371">
        <w:rPr>
          <w:i/>
          <w:iCs/>
          <w:noProof/>
          <w:color w:val="000000" w:themeColor="text1"/>
          <w:lang w:val="en-GB"/>
        </w:rPr>
        <w:t>medium confidence</w:t>
      </w:r>
      <w:r w:rsidRPr="009A1A66">
        <w:rPr>
          <w:noProof/>
          <w:color w:val="000000" w:themeColor="text1"/>
          <w:lang w:val="en-GB"/>
          <w:rPrChange w:id="4197" w:author="Lucy Cowie" w:date="2021-07-28T13:25:00Z">
            <w:rPr>
              <w:i/>
              <w:iCs/>
              <w:noProof/>
              <w:color w:val="000000" w:themeColor="text1"/>
              <w:lang w:val="en-GB"/>
            </w:rPr>
          </w:rPrChange>
        </w:rPr>
        <w:t>)</w:t>
      </w:r>
      <w:r w:rsidRPr="00AA3371">
        <w:rPr>
          <w:bCs/>
          <w:color w:val="000000" w:themeColor="text1"/>
          <w:lang w:val="en-GB"/>
        </w:rPr>
        <w:t>.</w:t>
      </w:r>
      <w:r w:rsidRPr="00AA3371">
        <w:rPr>
          <w:lang w:val="en-GB"/>
        </w:rPr>
        <w:t xml:space="preserve"> </w:t>
      </w:r>
      <w:r w:rsidR="00407D50">
        <w:rPr>
          <w:lang w:val="en-GB"/>
        </w:rPr>
        <w:t>In addition</w:t>
      </w:r>
      <w:r w:rsidRPr="00AA3371">
        <w:rPr>
          <w:lang w:val="en-GB"/>
        </w:rPr>
        <w:t xml:space="preserve">, there is </w:t>
      </w:r>
      <w:r w:rsidRPr="00744CD0">
        <w:rPr>
          <w:i/>
          <w:lang w:val="en-GB"/>
        </w:rPr>
        <w:t>low confidence</w:t>
      </w:r>
      <w:r w:rsidRPr="00AA3371">
        <w:rPr>
          <w:lang w:val="en-GB"/>
        </w:rPr>
        <w:t xml:space="preserve"> </w:t>
      </w:r>
      <w:r w:rsidR="00407D50">
        <w:rPr>
          <w:lang w:val="en-GB"/>
        </w:rPr>
        <w:t>in the</w:t>
      </w:r>
      <w:r w:rsidRPr="00AA3371">
        <w:rPr>
          <w:lang w:val="en-GB"/>
        </w:rPr>
        <w:t xml:space="preserve"> </w:t>
      </w:r>
      <w:r w:rsidR="00DF4C92" w:rsidRPr="00AA3371">
        <w:rPr>
          <w:lang w:val="en-GB"/>
        </w:rPr>
        <w:t>m</w:t>
      </w:r>
      <w:r w:rsidR="00DF4C92">
        <w:rPr>
          <w:lang w:val="en-GB"/>
        </w:rPr>
        <w:t>agnitude</w:t>
      </w:r>
      <w:r w:rsidR="00407D50">
        <w:rPr>
          <w:lang w:val="en-GB"/>
        </w:rPr>
        <w:t xml:space="preserve"> of </w:t>
      </w:r>
      <w:ins w:id="4198" w:author="Lucy Cowie" w:date="2021-07-28T13:25:00Z">
        <w:r w:rsidR="009A1A66">
          <w:rPr>
            <w:lang w:val="en-GB"/>
          </w:rPr>
          <w:t xml:space="preserve">the </w:t>
        </w:r>
      </w:ins>
      <w:r w:rsidR="00407D50">
        <w:rPr>
          <w:lang w:val="en-GB"/>
        </w:rPr>
        <w:t xml:space="preserve">effect </w:t>
      </w:r>
      <w:r w:rsidRPr="00AA3371">
        <w:rPr>
          <w:lang w:val="en-GB"/>
        </w:rPr>
        <w:t>of climate change on surface ozone through biosphere interactions (natural</w:t>
      </w:r>
      <w:r w:rsidRPr="00AA3371">
        <w:rPr>
          <w:rFonts w:eastAsia="TimesNewRomanPSMT"/>
          <w:color w:val="000000" w:themeColor="text1"/>
          <w:lang w:val="en-GB"/>
        </w:rPr>
        <w:t xml:space="preserve"> CH</w:t>
      </w:r>
      <w:r w:rsidRPr="00C827FE">
        <w:rPr>
          <w:vertAlign w:val="subscript"/>
          <w:lang w:val="en-GB"/>
        </w:rPr>
        <w:t>4</w:t>
      </w:r>
      <w:r w:rsidRPr="00AA3371">
        <w:rPr>
          <w:rFonts w:eastAsia="TimesNewRomanPSMT"/>
          <w:color w:val="000000" w:themeColor="text1"/>
          <w:lang w:val="en-GB"/>
        </w:rPr>
        <w:t xml:space="preserve">, </w:t>
      </w:r>
      <w:r w:rsidRPr="00AA3371">
        <w:rPr>
          <w:lang w:val="en-GB"/>
        </w:rPr>
        <w:t>non-methane BVOC emissions and ozone deposition)</w:t>
      </w:r>
      <w:r w:rsidRPr="00AA3371">
        <w:rPr>
          <w:bCs/>
          <w:color w:val="000000" w:themeColor="text1"/>
          <w:lang w:val="en-GB"/>
        </w:rPr>
        <w:t xml:space="preserve"> and lighting NO</w:t>
      </w:r>
      <w:r w:rsidRPr="005F6B5D">
        <w:rPr>
          <w:bCs/>
          <w:iCs/>
          <w:color w:val="000000" w:themeColor="text1"/>
          <w:vertAlign w:val="subscript"/>
          <w:lang w:val="en-GB"/>
          <w:rPrChange w:id="4199" w:author="Lucy Cowie" w:date="2021-07-28T13:25:00Z">
            <w:rPr>
              <w:bCs/>
              <w:i/>
              <w:color w:val="000000" w:themeColor="text1"/>
              <w:vertAlign w:val="subscript"/>
              <w:lang w:val="en-GB"/>
            </w:rPr>
          </w:rPrChange>
        </w:rPr>
        <w:t>x</w:t>
      </w:r>
      <w:r w:rsidRPr="00AA3371">
        <w:rPr>
          <w:bCs/>
          <w:color w:val="000000" w:themeColor="text1"/>
          <w:lang w:val="en-GB"/>
        </w:rPr>
        <w:t xml:space="preserve"> emissions.</w:t>
      </w:r>
      <w:r w:rsidRPr="00AA3371">
        <w:rPr>
          <w:bCs/>
          <w:color w:val="000000"/>
          <w:lang w:val="en-GB"/>
        </w:rPr>
        <w:t xml:space="preserve"> </w:t>
      </w:r>
    </w:p>
    <w:p w14:paraId="231D319A" w14:textId="426781AC" w:rsidR="00F3307B" w:rsidRDefault="00F3307B" w:rsidP="00D5630D">
      <w:pPr>
        <w:pStyle w:val="AR6BodyText"/>
        <w:rPr>
          <w:rFonts w:cs="Times New Roman"/>
          <w:i/>
          <w:noProof/>
          <w:color w:val="000000" w:themeColor="text1"/>
          <w:lang w:val="en-GB"/>
        </w:rPr>
      </w:pPr>
    </w:p>
    <w:p w14:paraId="17E66E7E" w14:textId="4C69C0A4" w:rsidR="002A65DE" w:rsidRDefault="002A65DE" w:rsidP="00D5630D">
      <w:pPr>
        <w:pStyle w:val="AR6BodyText"/>
        <w:rPr>
          <w:rFonts w:cs="Times New Roman"/>
          <w:i/>
          <w:noProof/>
          <w:color w:val="000000" w:themeColor="text1"/>
          <w:lang w:val="en-GB"/>
        </w:rPr>
      </w:pPr>
    </w:p>
    <w:p w14:paraId="10102661" w14:textId="18718942" w:rsidR="00A4496F" w:rsidRDefault="00A4496F" w:rsidP="00D5630D">
      <w:pPr>
        <w:pStyle w:val="AR6BodyText"/>
        <w:rPr>
          <w:rFonts w:cs="Times New Roman"/>
          <w:i/>
          <w:noProof/>
          <w:color w:val="000000" w:themeColor="text1"/>
          <w:lang w:val="en-GB"/>
        </w:rPr>
      </w:pPr>
    </w:p>
    <w:p w14:paraId="56AB5B54" w14:textId="326F3E2C" w:rsidR="00A4496F" w:rsidRDefault="00A4496F" w:rsidP="00D5630D">
      <w:pPr>
        <w:pStyle w:val="AR6BodyText"/>
        <w:rPr>
          <w:rFonts w:cs="Times New Roman"/>
          <w:i/>
          <w:noProof/>
          <w:color w:val="000000" w:themeColor="text1"/>
          <w:lang w:val="en-GB"/>
        </w:rPr>
      </w:pPr>
    </w:p>
    <w:p w14:paraId="70B0F31A" w14:textId="77777777" w:rsidR="00A4496F" w:rsidRPr="00E101B2" w:rsidRDefault="00A4496F" w:rsidP="00D5630D">
      <w:pPr>
        <w:pStyle w:val="AR6BodyText"/>
        <w:rPr>
          <w:rFonts w:cs="Times New Roman"/>
          <w:i/>
          <w:noProof/>
          <w:color w:val="000000" w:themeColor="text1"/>
          <w:lang w:val="en-GB"/>
        </w:rPr>
      </w:pPr>
      <w:commentRangeStart w:id="4200"/>
    </w:p>
    <w:p w14:paraId="3204B0F8" w14:textId="77777777" w:rsidR="00F3307B" w:rsidRPr="00E101B2" w:rsidRDefault="00F3307B" w:rsidP="00D5630D">
      <w:pPr>
        <w:pStyle w:val="AR6BodyText"/>
        <w:rPr>
          <w:rFonts w:cs="Times New Roman"/>
          <w:b/>
          <w:noProof/>
          <w:lang w:val="en-GB"/>
        </w:rPr>
      </w:pPr>
      <w:r w:rsidRPr="00E101B2">
        <w:rPr>
          <w:rFonts w:cs="Times New Roman"/>
          <w:b/>
          <w:noProof/>
          <w:lang w:val="en-GB"/>
        </w:rPr>
        <w:t>[START FIGURE 6.1</w:t>
      </w:r>
      <w:r>
        <w:rPr>
          <w:rFonts w:cs="Times New Roman"/>
          <w:b/>
          <w:noProof/>
          <w:lang w:val="en-GB"/>
        </w:rPr>
        <w:t>4</w:t>
      </w:r>
      <w:r w:rsidRPr="00E101B2">
        <w:rPr>
          <w:rFonts w:cs="Times New Roman"/>
          <w:b/>
          <w:noProof/>
          <w:lang w:val="en-GB"/>
        </w:rPr>
        <w:t xml:space="preserve"> HERE]</w:t>
      </w:r>
    </w:p>
    <w:p w14:paraId="7905F3A1" w14:textId="77777777" w:rsidR="00F3307B" w:rsidRPr="00E101B2" w:rsidRDefault="00F3307B" w:rsidP="00D5630D">
      <w:pPr>
        <w:pStyle w:val="AR6BodyText"/>
        <w:rPr>
          <w:rFonts w:cs="Times New Roman"/>
          <w:b/>
          <w:noProof/>
          <w:lang w:val="en-GB"/>
        </w:rPr>
      </w:pPr>
    </w:p>
    <w:p w14:paraId="2009D384" w14:textId="4F1F203F" w:rsidR="00D917F8" w:rsidRPr="001C68C5" w:rsidRDefault="00D03E7A" w:rsidP="001C68C5">
      <w:pPr>
        <w:pStyle w:val="AR6Chap6Figure"/>
      </w:pPr>
      <w:r w:rsidRPr="003009C2">
        <w:rPr>
          <w:b/>
        </w:rPr>
        <w:t xml:space="preserve">Multi-model annual mean change in surface </w:t>
      </w:r>
      <w:r w:rsidR="002143AB" w:rsidRPr="003009C2">
        <w:rPr>
          <w:b/>
        </w:rPr>
        <w:t>ozone (</w:t>
      </w:r>
      <w:r w:rsidR="00DD519D" w:rsidRPr="003009C2">
        <w:rPr>
          <w:b/>
          <w:bCs/>
        </w:rPr>
        <w:t>O</w:t>
      </w:r>
      <w:r w:rsidR="00DD519D" w:rsidRPr="003009C2">
        <w:rPr>
          <w:b/>
          <w:bCs/>
          <w:vertAlign w:val="subscript"/>
        </w:rPr>
        <w:t>3</w:t>
      </w:r>
      <w:r w:rsidR="002143AB" w:rsidRPr="003009C2">
        <w:rPr>
          <w:b/>
        </w:rPr>
        <w:t xml:space="preserve">) </w:t>
      </w:r>
      <w:r w:rsidRPr="003009C2">
        <w:rPr>
          <w:b/>
        </w:rPr>
        <w:t>(ppb) concentrations at different warming levels.</w:t>
      </w:r>
      <w:r w:rsidRPr="001C68C5">
        <w:t xml:space="preserve">  Changes are shown for a) 1.0°C, b) 1.5°C, c) 2.0°C and d) 2.5°C increase in global mean surface air temperature. CMIP6 models include GFDL-ESM4, GISS-E2-1-G, MRI-ESM2-0 and UKESM1-0-LL. For each model the change in surface O3 is calculated as difference between the ssp370SST and ssp370pdSST experiments in the year when the difference in the global mean surface air temperature between the experiments exceeds the temperature threshold. The difference is calculated as a 20-year mean in surface </w:t>
      </w:r>
      <w:r w:rsidR="00DD519D" w:rsidRPr="00DD519D">
        <w:rPr>
          <w:bCs/>
        </w:rPr>
        <w:t>O</w:t>
      </w:r>
      <w:r w:rsidR="00DD519D" w:rsidRPr="00DD519D">
        <w:rPr>
          <w:bCs/>
          <w:vertAlign w:val="subscript"/>
        </w:rPr>
        <w:t>3</w:t>
      </w:r>
      <w:r w:rsidRPr="001C68C5">
        <w:t xml:space="preserve"> around the year when the temperature threshold in each model is exceeded. The multi-model change in global annual mean surface </w:t>
      </w:r>
      <w:r w:rsidR="00DD519D" w:rsidRPr="00DD519D">
        <w:rPr>
          <w:bCs/>
        </w:rPr>
        <w:t>O</w:t>
      </w:r>
      <w:r w:rsidR="00DD519D" w:rsidRPr="00DD519D">
        <w:rPr>
          <w:bCs/>
          <w:vertAlign w:val="subscript"/>
        </w:rPr>
        <w:t>3</w:t>
      </w:r>
      <w:r w:rsidRPr="001C68C5">
        <w:t xml:space="preserve"> concentrations with ± 1 σ are shown within parenthesis. Uncertainty is represented using the simple approach: No overlay indicates regions with high model agreement, 3 out of 4 models agree on sign of change; diagonal lines indicate regions with low model agreement, where 3 out of 4 models agree on sign of change. For more information on the simple approach, please refer to the Cross-Chapter Box Atlas.1</w:t>
      </w:r>
      <w:r w:rsidR="00D917F8" w:rsidRPr="001C68C5">
        <w:t>.</w:t>
      </w:r>
      <w:r w:rsidR="006D77A2">
        <w:t xml:space="preserve"> </w:t>
      </w:r>
      <w:r w:rsidR="006D77A2" w:rsidRPr="004369BC">
        <w:rPr>
          <w:rFonts w:cs="Times New Roman"/>
          <w:szCs w:val="20"/>
        </w:rPr>
        <w:t xml:space="preserve">Further details on data sources and processing are available in the chapter data table (Table </w:t>
      </w:r>
      <w:r w:rsidR="006D77A2">
        <w:rPr>
          <w:rFonts w:cs="Times New Roman"/>
          <w:szCs w:val="20"/>
        </w:rPr>
        <w:t>6.SM.1</w:t>
      </w:r>
      <w:r w:rsidR="006D77A2" w:rsidRPr="004369BC">
        <w:rPr>
          <w:rFonts w:cs="Times New Roman"/>
          <w:szCs w:val="20"/>
        </w:rPr>
        <w:t>).</w:t>
      </w:r>
    </w:p>
    <w:p w14:paraId="31CFDF1D" w14:textId="77777777" w:rsidR="00F3307B" w:rsidRPr="00E101B2" w:rsidRDefault="00F3307B" w:rsidP="00D5630D">
      <w:pPr>
        <w:pStyle w:val="AR6BodyText"/>
        <w:rPr>
          <w:rFonts w:cs="Times New Roman"/>
          <w:b/>
          <w:noProof/>
          <w:lang w:val="en-GB"/>
        </w:rPr>
      </w:pPr>
    </w:p>
    <w:p w14:paraId="0EAF3647" w14:textId="77777777" w:rsidR="00F3307B" w:rsidRPr="00E101B2" w:rsidRDefault="00F3307B" w:rsidP="00D5630D">
      <w:pPr>
        <w:pStyle w:val="AR6BodyText"/>
        <w:rPr>
          <w:rFonts w:cs="Times New Roman"/>
          <w:b/>
          <w:noProof/>
          <w:color w:val="2F5496" w:themeColor="accent5" w:themeShade="BF"/>
          <w:lang w:val="en-GB"/>
        </w:rPr>
      </w:pPr>
      <w:r w:rsidRPr="00E101B2">
        <w:rPr>
          <w:rFonts w:cs="Times New Roman"/>
          <w:b/>
          <w:noProof/>
          <w:lang w:val="en-GB"/>
        </w:rPr>
        <w:t>[END FIGURE 6.1</w:t>
      </w:r>
      <w:r>
        <w:rPr>
          <w:rFonts w:cs="Times New Roman"/>
          <w:b/>
          <w:noProof/>
          <w:lang w:val="en-GB"/>
        </w:rPr>
        <w:t>4</w:t>
      </w:r>
      <w:r w:rsidRPr="00E101B2">
        <w:rPr>
          <w:rFonts w:cs="Times New Roman"/>
          <w:b/>
          <w:noProof/>
          <w:lang w:val="en-GB"/>
        </w:rPr>
        <w:t xml:space="preserve"> HERE]</w:t>
      </w:r>
      <w:commentRangeEnd w:id="4200"/>
      <w:r w:rsidR="00BA1CB2">
        <w:rPr>
          <w:rStyle w:val="Marquedecommentaire"/>
          <w:lang w:val="en-GB"/>
        </w:rPr>
        <w:commentReference w:id="4200"/>
      </w:r>
    </w:p>
    <w:p w14:paraId="72C1F3FE" w14:textId="7E29846D" w:rsidR="00F3307B" w:rsidRDefault="00F3307B" w:rsidP="00D5630D">
      <w:pPr>
        <w:pStyle w:val="AR6BodyText"/>
        <w:rPr>
          <w:rFonts w:cs="Times New Roman"/>
          <w:noProof/>
          <w:lang w:val="en-GB"/>
        </w:rPr>
      </w:pPr>
    </w:p>
    <w:p w14:paraId="19CA53B1" w14:textId="77777777" w:rsidR="002A65DE" w:rsidRPr="00E101B2" w:rsidRDefault="002A65DE" w:rsidP="00D5630D">
      <w:pPr>
        <w:pStyle w:val="AR6BodyText"/>
        <w:rPr>
          <w:rFonts w:cs="Times New Roman"/>
          <w:noProof/>
          <w:lang w:val="en-GB"/>
        </w:rPr>
      </w:pPr>
    </w:p>
    <w:p w14:paraId="15BA4BF1" w14:textId="206109BE" w:rsidR="00F3307B" w:rsidRPr="00326917" w:rsidRDefault="00F3307B" w:rsidP="00D5630D">
      <w:pPr>
        <w:pStyle w:val="AR6Chap6Level2611"/>
      </w:pPr>
      <w:bookmarkStart w:id="4201" w:name="_Toc528163554"/>
      <w:bookmarkStart w:id="4202" w:name="_Toc5715264"/>
      <w:bookmarkStart w:id="4203" w:name="_Toc5721922"/>
      <w:bookmarkStart w:id="4204" w:name="_Toc6596793"/>
      <w:bookmarkStart w:id="4205" w:name="_Toc30501029"/>
      <w:bookmarkStart w:id="4206" w:name="_Toc70498198"/>
      <w:r w:rsidRPr="00326917">
        <w:t>Impact of</w:t>
      </w:r>
      <w:ins w:id="4207" w:author="Lucy Cowie" w:date="2021-07-28T13:26:00Z">
        <w:r w:rsidR="00D825E6">
          <w:t xml:space="preserve"> C</w:t>
        </w:r>
      </w:ins>
      <w:del w:id="4208" w:author="Lucy Cowie" w:date="2021-07-28T13:26:00Z">
        <w:r w:rsidRPr="00326917" w:rsidDel="00D825E6">
          <w:delText xml:space="preserve"> c</w:delText>
        </w:r>
      </w:del>
      <w:r w:rsidRPr="00326917">
        <w:t xml:space="preserve">limate </w:t>
      </w:r>
      <w:ins w:id="4209" w:author="Lucy Cowie" w:date="2021-07-28T13:26:00Z">
        <w:r w:rsidR="00D825E6">
          <w:t>C</w:t>
        </w:r>
      </w:ins>
      <w:del w:id="4210" w:author="Lucy Cowie" w:date="2021-07-28T13:26:00Z">
        <w:r w:rsidRPr="00326917" w:rsidDel="00D825E6">
          <w:delText>c</w:delText>
        </w:r>
      </w:del>
      <w:r w:rsidRPr="00326917">
        <w:t xml:space="preserve">hange on </w:t>
      </w:r>
      <w:ins w:id="4211" w:author="Lucy Cowie" w:date="2021-07-28T13:26:00Z">
        <w:r w:rsidR="00D825E6">
          <w:t>P</w:t>
        </w:r>
      </w:ins>
      <w:del w:id="4212" w:author="Lucy Cowie" w:date="2021-07-28T13:26:00Z">
        <w:r w:rsidRPr="00326917" w:rsidDel="00D825E6">
          <w:delText>p</w:delText>
        </w:r>
      </w:del>
      <w:r w:rsidRPr="00326917">
        <w:t xml:space="preserve">articulate </w:t>
      </w:r>
      <w:ins w:id="4213" w:author="Lucy Cowie" w:date="2021-07-28T13:26:00Z">
        <w:r w:rsidR="00D825E6">
          <w:t>M</w:t>
        </w:r>
      </w:ins>
      <w:del w:id="4214" w:author="Lucy Cowie" w:date="2021-07-28T13:26:00Z">
        <w:r w:rsidRPr="00326917" w:rsidDel="00D825E6">
          <w:delText>m</w:delText>
        </w:r>
      </w:del>
      <w:r w:rsidRPr="00326917">
        <w:t>atter</w:t>
      </w:r>
      <w:bookmarkEnd w:id="4201"/>
      <w:bookmarkEnd w:id="4202"/>
      <w:bookmarkEnd w:id="4203"/>
      <w:bookmarkEnd w:id="4204"/>
      <w:bookmarkEnd w:id="4205"/>
      <w:bookmarkEnd w:id="4206"/>
    </w:p>
    <w:p w14:paraId="270008FC" w14:textId="77777777" w:rsidR="00F3307B" w:rsidRPr="00BB05B3" w:rsidRDefault="00F3307B" w:rsidP="00D5630D">
      <w:pPr>
        <w:pStyle w:val="AR6BodyText"/>
        <w:rPr>
          <w:rFonts w:cs="Times New Roman"/>
          <w:lang w:val="en-US"/>
        </w:rPr>
      </w:pPr>
    </w:p>
    <w:p w14:paraId="47657A5F" w14:textId="6AEB3F92" w:rsidR="00F3307B" w:rsidRPr="00921329" w:rsidRDefault="00F3307B" w:rsidP="00D5630D">
      <w:pPr>
        <w:pStyle w:val="AR6BodyText"/>
        <w:rPr>
          <w:rFonts w:cs="Times New Roman"/>
          <w:noProof/>
          <w:lang w:val="en-GB"/>
        </w:rPr>
      </w:pPr>
      <w:r w:rsidRPr="00E101B2">
        <w:rPr>
          <w:rFonts w:cs="Times New Roman"/>
          <w:noProof/>
          <w:lang w:val="en-GB"/>
        </w:rPr>
        <w:t xml:space="preserve">Changes in concentration and chemistry of particulate matter (PM) in a changing climate depend in a complex manner on </w:t>
      </w:r>
      <w:r>
        <w:rPr>
          <w:rFonts w:cs="Times New Roman"/>
          <w:noProof/>
          <w:lang w:val="en-GB"/>
        </w:rPr>
        <w:t>the response of</w:t>
      </w:r>
      <w:r w:rsidRPr="00E101B2">
        <w:rPr>
          <w:rFonts w:cs="Times New Roman"/>
          <w:noProof/>
          <w:lang w:val="en-GB"/>
        </w:rPr>
        <w:t xml:space="preserve"> the multiple interactions of changes in emissions, chemical processes, deposition and other factors (e.g., temperature, precipitation, circulation patterns). These changes are difficult to assess and, at the time of AR5, </w:t>
      </w:r>
      <w:r w:rsidRPr="00921329">
        <w:rPr>
          <w:rFonts w:cs="Times New Roman"/>
          <w:i/>
          <w:iCs/>
          <w:noProof/>
          <w:lang w:val="en-GB"/>
        </w:rPr>
        <w:t xml:space="preserve">no confidence level </w:t>
      </w:r>
      <w:r w:rsidRPr="00921329">
        <w:rPr>
          <w:rFonts w:cs="Times New Roman"/>
          <w:noProof/>
          <w:lang w:val="en-GB"/>
        </w:rPr>
        <w:t>was attached to the overall impact of climate change on PM</w:t>
      </w:r>
      <w:r w:rsidRPr="00921329">
        <w:rPr>
          <w:rFonts w:cs="Times New Roman"/>
          <w:noProof/>
          <w:vertAlign w:val="subscript"/>
          <w:lang w:val="en-GB"/>
        </w:rPr>
        <w:t xml:space="preserve">2.5  </w:t>
      </w:r>
      <w:r w:rsidRPr="00921329">
        <w:rPr>
          <w:rFonts w:cs="Times New Roman"/>
          <w:noProof/>
          <w:lang w:val="en-GB"/>
        </w:rPr>
        <w:fldChar w:fldCharType="begin" w:fldLock="1"/>
      </w:r>
      <w:r w:rsidR="00D477C7">
        <w:rPr>
          <w:rFonts w:cs="Times New Roman"/>
          <w:noProof/>
          <w:lang w:val="en-GB"/>
        </w:rPr>
        <w:instrText>ADDIN CSL_CITATION { "citationItems" : [ { "id" : "ITEM-1", "itemData" : { "DOI" : "10.1017/CBO9781107415324.023", "ISBN" : "9781107661820", "author" : [ { "dropping-particle" : "", "family" : "Kirtman", "given" : "B.", "non-dropping-particle" : "", "parse-names" : false, "suffix" : "" }, { "dropping-particle" : "", "family" : "Power", "given" : "S.B.", "non-dropping-particle" : "", "parse-names" : false, "suffix" : "" }, { "dropping-particle" : "", "family" : "Adedoyin", "given" : "J.A.", "non-dropping-particle" : "", "parse-names" : false, "suffix" : "" }, { "dropping-particle" : "", "family" : "Boer", "given" : "G.J.", "non-dropping-particle" : "", "parse-names" : false, "suffix" : "" }, { "dropping-particle" : "", "family" : "Bojariu", "given" : "R.", "non-dropping-particle" : "", "parse-names" : false, "suffix" : "" }, { "dropping-particle" : "", "family" : "Camilloni", "given" : "I.", "non-dropping-particle" : "", "parse-names" : false, "suffix" : "" }, { "dropping-particle" : "", "family" : "Doblas-Reyes", "given" : "F.J.", "non-dropping-particle" : "", "parse-names" : false, "suffix" : "" }, { "dropping-particle" : "", "family" : "Fiore", "given" : "A.M.", "non-dropping-particle" : "", "parse-names" : false, "suffix" : "" }, { "dropping-particle" : "", "family" : "Kimoto", "given" : "M.", "non-dropping-particle" : "", "parse-names" : false, "suffix" : "" }, { "dropping-particle" : "", "family" : "Meehl", "given" : "G.A.", "non-dropping-particle" : "", "parse-names" : false, "suffix" : "" }, { "dropping-particle" : "", "family" : "Prather", "given" : "M.", "non-dropping-particle" : "", "parse-names" : false, "suffix" : "" }, { "dropping-particle" : "", "family" : "Sarr", "given" : "A.", "non-dropping-particle" : "", "parse-names" : false, "suffix" : "" }, { "dropping-particle" : "", "family" : "Sch\u00e4r", "given" : "C.", "non-dropping-particle" : "", "parse-names" : false, "suffix" : "" }, { "dropping-particle" : "", "family" : "Sutton", "given" : "R.", "non-dropping-particle" : "", "parse-names" : false, "suffix" : "" }, { "dropping-particle" : "van", "family" : "Oldenborgh", "given" : "G.J.", "non-dropping-particle" : "", "parse-names" : false, "suffix" : "" }, { "dropping-particle" : "", "family" : "Vecchi", "given" : "G.", "non-dropping-particle" : "", "parse-names" : false, "suffix" : "" }, { "dropping-particle" : "", "family" : "Wang", "given" : "H.J.",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"page" : "953-1028", "publisher" : "Cambridge University Press", "publisher-place" : "Cambridge, United Kingdom and New York, USA", "title" : "Near-term Climate Change: Projections and Predictability", "translator" : [ { "dropping-particle" : "", "family" : "G2969", "given" : "Rt13", "non-dropping-particle" : "", "parse-names" : false, "suffix" : "" } ], "type" : "chapter" }, "uris" : [ "http://www.mendeley.com/documents/?uuid=9a6cf6ad-d679-4873-ac87-418694787e21" ] } ], "mendeley" : { "formattedCitation" : "(Kirtman et al., 2013)", "plainTextFormattedCitation" : "(Kirtman et al., 2013)", "previouslyFormattedCitation" : "(Kirtman et al., 2013)" }, "properties" : { "noteIndex" : 0 }, "schema" : "https://github.com/citation-style-language/schema/raw/master/csl-citation.json" }</w:instrText>
      </w:r>
      <w:r w:rsidRPr="00921329">
        <w:rPr>
          <w:rFonts w:cs="Times New Roman"/>
          <w:noProof/>
          <w:lang w:val="en-GB"/>
        </w:rPr>
        <w:fldChar w:fldCharType="separate"/>
      </w:r>
      <w:r w:rsidR="00CB33A1">
        <w:rPr>
          <w:rFonts w:cs="Times New Roman"/>
          <w:noProof/>
          <w:lang w:val="en-GB"/>
        </w:rPr>
        <w:t>(Kirtman et al., 2013)</w:t>
      </w:r>
      <w:r w:rsidRPr="00921329">
        <w:rPr>
          <w:rFonts w:cs="Times New Roman"/>
          <w:noProof/>
          <w:lang w:val="en-GB"/>
        </w:rPr>
        <w:fldChar w:fldCharType="end"/>
      </w:r>
      <w:r w:rsidRPr="00E101B2">
        <w:rPr>
          <w:rFonts w:cs="Times New Roman"/>
          <w:noProof/>
          <w:lang w:val="en-GB"/>
        </w:rPr>
        <w:t>. Possible changes induced by climate change may concern both atmospheric concentration levels and chemical composition.</w:t>
      </w:r>
    </w:p>
    <w:p w14:paraId="1B146BA6" w14:textId="77777777" w:rsidR="00F3307B" w:rsidRPr="00E101B2" w:rsidRDefault="00F3307B" w:rsidP="00D5630D">
      <w:pPr>
        <w:pStyle w:val="AR6BodyText"/>
        <w:rPr>
          <w:rFonts w:cs="Times New Roman"/>
          <w:noProof/>
          <w:lang w:val="en-GB"/>
        </w:rPr>
      </w:pPr>
    </w:p>
    <w:p w14:paraId="797290AC" w14:textId="04579B63" w:rsidR="00F3307B" w:rsidDel="005F4577" w:rsidRDefault="00F3307B" w:rsidP="00D5630D">
      <w:pPr>
        <w:pStyle w:val="AR6BodyText"/>
        <w:rPr>
          <w:del w:id="4215" w:author="Lucy Cowie" w:date="2021-07-28T13:27:00Z"/>
          <w:rFonts w:cs="Times New Roman"/>
          <w:noProof/>
          <w:lang w:val="en-GB"/>
        </w:rPr>
      </w:pPr>
      <w:r w:rsidRPr="00E101B2">
        <w:rPr>
          <w:rFonts w:cs="Times New Roman"/>
          <w:noProof/>
          <w:lang w:val="en-GB"/>
        </w:rPr>
        <w:t>Higher temperatures increase the reaction rate of gaseous SO</w:t>
      </w:r>
      <w:r w:rsidRPr="00E101B2">
        <w:rPr>
          <w:rFonts w:cs="Times New Roman"/>
          <w:noProof/>
          <w:vertAlign w:val="subscript"/>
          <w:lang w:val="en-GB"/>
        </w:rPr>
        <w:t>2</w:t>
      </w:r>
      <w:r w:rsidRPr="00E101B2">
        <w:rPr>
          <w:rFonts w:cs="Times New Roman"/>
          <w:noProof/>
          <w:lang w:val="en-GB"/>
        </w:rPr>
        <w:t xml:space="preserve"> to particulate sulphate conversion but </w:t>
      </w:r>
      <w:r>
        <w:rPr>
          <w:rFonts w:cs="Times New Roman"/>
          <w:noProof/>
          <w:lang w:val="en-GB"/>
        </w:rPr>
        <w:t>also</w:t>
      </w:r>
      <w:r w:rsidRPr="00E101B2">
        <w:rPr>
          <w:rFonts w:cs="Times New Roman"/>
          <w:noProof/>
          <w:lang w:val="en-GB"/>
        </w:rPr>
        <w:t xml:space="preserve"> favour evaporation of particulate ammonium nitrate </w:t>
      </w:r>
      <w:r w:rsidRPr="00E101B2">
        <w:rPr>
          <w:noProof/>
        </w:rPr>
        <w:fldChar w:fldCharType="begin" w:fldLock="1"/>
      </w:r>
      <w:r w:rsidR="00D477C7">
        <w:rPr>
          <w:rFonts w:cs="Times New Roman"/>
          <w:noProof/>
          <w:lang w:val="en-GB"/>
        </w:rPr>
        <w:instrText>ADDIN CSL_CITATION { "citationItems" : [ { "id" : "ITEM-1", "itemData" : { "DOI" : "10.5194/acp-13-3423-2013", "ISBN" : "1680-7324", "ISSN" : "16807316", "abstract" : "PMCAMx-2008, a three dimensional chemical transport model (CTM), was applied in Europe to quantify the changes in fine particle (PM 2.5) concentration in response to different emission reductions as well as to temperature in-crease. A summer and a winter simulation period were used, to investigate the seasonal dependence of the PM 2.5 response to 50 % reductions of sulfur dioxide (SO 2), ammonia (NH 3), nitrogen oxides (NO x), anthropogenic volatile organic com-pounds (VOCs) and anthropogenic primary organic aerosol (POA) emissions and also to temperature increases of 2.5 and 5 K. Reduction of NH 3 emissions seems to be the most effective control strategy for reducing PM 2.5 , in both pe-riods, resulting in a decrease of PM 2.5 up to 5.1 \u00b5g m \u22123 and 1.8 \u00b5g m \u22123 (5.5 % and 4 % on average) during summer and winter respectively, mainly due to reduction of ammo-nium nitrate (NH 4 NO 3) (20 % on average in both periods). The reduction of SO 2 emissions decreases PM 2.5 in both periods having a significant effect over the Balkans (up to 1.6 \u00b5g m \u22123) during the modeled summer period, mainly due to decrease of sulfate (34 % on average over the Balkans). The anthropogenic POA control strategy reduces total OA by 15 % during the modeled winter period and 8 % in the sum-mer period. The reduction of total OA is higher in urban areas close to its emissions sources. A slight decrease of OA (8 % in the modeled summer period and 4 % in the modeled win-ter period) is also predicted after a 50 % reduction of VOCs emissions due to the decrease of anthropogenic SOA. The re-duction of NO x emissions reduces PM 2.5 (up to 3.4 \u00b5g m \u22123) during the summer period, due to a decrease of NH 4 NO 3 , causing although an increase of ozone concentration in ma-jor urban areas and over Western Europe. Additionally, the NO x control strategy actually increases PM 2.5 levels during the winter period, due to more oxidants becoming available to react with SO 2 and VOCs. The increase of temperature results in a decrease of PM 2.5 in both periods over Central Europe, mainly due to a decrease of NH 4 NO 3 during sum-mer (18 %) and fresh POA during wintertime (35 %). Signif-icant increases of OA are predicted during the summer due mainly to the increase of biogenic VOC emissions. On the contrary, OA is predicted to decrease in the modeled win-ter period due to the dominance of fresh POA reduction and the small biogenic SOA contribution to OA. The resulting in-crease of oxidant levels from the t\u2026", "author" : [ { "dropping-particle" : "", "family" : "Megaritis", "given" : "A. G.", "non-dropping-particle" : "", "parse-names" : false, "suffix" : "" }, { "dropping-particle" : "", "family" : "Fountoukis", "given" : "C.", "non-dropping-particle" : "", "parse-names" : false, "suffix" : "" }, { "dropping-particle" : "", "family" : "Charalampidis", "given" : "P. E.", "non-dropping-particle" : "", "parse-names" : false, "suffix" : "" }, { "dropping-particle" : "", "family" : "Pilinis", "given" : "C.", "non-dropping-particle" : "", "parse-names" : false, "suffix" : "" }, { "dropping-particle" : "", "family" : "Pandis", "given" : "S. N.", "non-dropping-particle" : "", "parse-names" : false, "suffix" : "" } ], "container-title" : "Atmospheric Chemistry and Physics", "id" : "ITEM-1", "issue" : "6", "issued" : { "date-parts" : [ [ "2013" ] ] }, "note" : "cited By 48", "page" : "3423-3443", "title" : "Response of fine particulate matter concentrations to changes of emissions and temperature in Europe", "translator" : [ { "dropping-particle" : "", "family" : "G2872", "given" : "", "non-dropping-particle" : "", "parse-names" : false, "suffix" : "" } ], "type" : "article-journal", "volume" : "13" }, "uris" : [ "http://www.mendeley.com/documents/?uuid=b8b4b491-204f-49af-96f0-bde35403366c" ] } ], "mendeley" : { "formattedCitation" : "(Megaritis et al., 2013)", "plainTextFormattedCitation" : "(Megaritis et al., 2013)", "previouslyFormattedCitation" : "(Megaritis et al., 2013)" }, "properties" : { "noteIndex" : 0 }, "schema" : "https://github.com/citation-style-language/schema/raw/master/csl-citation.json" }</w:instrText>
      </w:r>
      <w:r w:rsidRPr="00E101B2">
        <w:rPr>
          <w:noProof/>
        </w:rPr>
        <w:fldChar w:fldCharType="separate"/>
      </w:r>
      <w:r w:rsidR="00CB33A1">
        <w:rPr>
          <w:rFonts w:cs="Times New Roman"/>
          <w:noProof/>
          <w:lang w:val="en-GB"/>
        </w:rPr>
        <w:t>(Megaritis et al., 2013)</w:t>
      </w:r>
      <w:r w:rsidRPr="00E101B2">
        <w:rPr>
          <w:noProof/>
        </w:rPr>
        <w:fldChar w:fldCharType="end"/>
      </w:r>
      <w:r w:rsidRPr="00E101B2">
        <w:rPr>
          <w:rFonts w:cs="Times New Roman"/>
          <w:noProof/>
          <w:lang w:val="en-GB"/>
        </w:rPr>
        <w:t xml:space="preserve">. Also, higher temperatures are expected to affect </w:t>
      </w:r>
      <w:r>
        <w:rPr>
          <w:rFonts w:cs="Times New Roman"/>
          <w:noProof/>
          <w:lang w:val="en-GB"/>
        </w:rPr>
        <w:t>BVOC</w:t>
      </w:r>
      <w:r w:rsidRPr="00E101B2">
        <w:rPr>
          <w:rFonts w:cs="Times New Roman"/>
          <w:noProof/>
          <w:lang w:val="en-GB"/>
        </w:rPr>
        <w:t xml:space="preserve"> emissions (e.g.</w:t>
      </w:r>
      <w:ins w:id="4216" w:author="Robin Matthews" w:date="2021-07-08T17:09:00Z">
        <w:r w:rsidR="003B135C">
          <w:rPr>
            <w:rFonts w:cs="Times New Roman"/>
            <w:noProof/>
            <w:lang w:val="en-GB"/>
          </w:rPr>
          <w:t>,</w:t>
        </w:r>
      </w:ins>
      <w:r w:rsidRPr="00E101B2">
        <w:rPr>
          <w:rFonts w:cs="Times New Roman"/>
          <w:noProof/>
          <w:lang w:val="en-GB"/>
        </w:rPr>
        <w:t xml:space="preserve"> </w:t>
      </w:r>
      <w:commentRangeStart w:id="4217"/>
      <w:r w:rsidRPr="00E101B2">
        <w:rPr>
          <w:noProof/>
        </w:rPr>
        <w:fldChar w:fldCharType="begin" w:fldLock="1"/>
      </w:r>
      <w:r w:rsidR="00D477C7">
        <w:rPr>
          <w:rFonts w:cs="Times New Roman"/>
          <w:noProof/>
          <w:lang w:val="en-GB"/>
        </w:rPr>
        <w:instrText>ADDIN CSL_CITATION { "citationItems" : [ { "id" : "ITEM-1", "itemData" : { "DOI" : "10.1029/2012JD018276", "ISSN" : "01480227", "abstract" : "We have implemented a process-based isoprene emission model in the HadGEM2 Earth-system model with coupled atmospheric chemistry in order to examine the feedback between isoprene emission and climate. Isoprene emissions and their impact on atmospheric chemistry and climate are estimated for preindustrial (1860-1869), present-day (2000-2009), and future (2100-2109) climate conditions. The estimate of 460 TgC/yr for present-day global total isoprene emission is consistent with previous estimates. Preindustrial isoprene emissions are estimated to be 26% higher than present-day. Future isoprene emissions using the RCP8.5 scenario are similar to present-day because increased emissions resulting from climate warming are countered by CO2 inhibition of isoprene emissions. The impact of biogenic isoprene emissions on the global O-3 burden and CH4 lifetime is small but locally significant, and the impact of changes in isoprene emissions on atmospheric chemistry depends strongly on the state of climate and chemistry.", "author" : [ { "dropping-particle" : "", "family" : "Pacifico", "given" : "F", "non-dropping-particle" : "", "parse-names" : false, "suffix" : "" }, { "dropping-particle" : "", "family" : "Folberth", "given" : "G A", "non-dropping-particle" : "", "parse-names" : false, "suffix" : "" }, { "dropping-particle" : "", "family" : "Jones", "given" : "C D", "non-dropping-particle" : "", "parse-names" : false, "suffix" : "" }, { "dropping-particle" : "", "family" : "Harrison", "given" : "S P", "non-dropping-particle" : "", "parse-names" : false, "suffix" : "" }, { "dropping-particle" : "", "family" : "Collins", "given" : "W J", "non-dropping-particle" : "", "parse-names" : false, "suffix" : "" } ], "container-title" : "Journal of Geophysical Research: Atmospheres", "id" : "ITEM-1", "issue" : "D22", "issued" : { "date-parts" : [ [ "2012", "11", "27" ] ] }, "page" : "n/a-n/a", "title" : "Sensitivity of biogenic isoprene emissions to past, present, and future environmental conditions and implications for atmospheric chemistry", "translator" : [ { "dropping-particle" : "", "family" : "G3875", "given" : "", "non-dropping-particle" : "", "parse-names" : false, "suffix" : "" } ], "type" : "article-journal", "volume" : "117" }, "uris" : [ "http://www.mendeley.com/documents/?uuid=c5ad03fa-fbd2-4ca2-8f3c-7f2393e44f0c", "http://www.mendeley.com/documents/?uuid=7522f547-3720-4504-b2bc-fb70db73c34d", "http://www.mendeley.com/documents/?uuid=c70d87ce-972f-4057-b54a-82f49e9cccea", "http://www.mendeley.com/documents/?uuid=95236f6d-2f37-443a-954d-506258160634" ] } ], "mendeley" : { "formattedCitation" : "(Pacifico et al., 2012)", "manualFormatting" : "Pacifico et al., 2012)", "plainTextFormattedCitation" : "(Pacifico et al., 2012)", "previouslyFormattedCitation" : "(Pacifico et al., 2012)" }, "properties" : { "noteIndex" : 0 }, "schema" : "https://github.com/citation-style-language/schema/raw/master/csl-citation.json" }</w:instrText>
      </w:r>
      <w:r w:rsidRPr="00E101B2">
        <w:rPr>
          <w:noProof/>
        </w:rPr>
        <w:fldChar w:fldCharType="separate"/>
      </w:r>
      <w:r w:rsidR="00CB33A1">
        <w:rPr>
          <w:rFonts w:cs="Times New Roman"/>
          <w:noProof/>
          <w:lang w:val="en-GB"/>
        </w:rPr>
        <w:t>Pacifico et al., 2012)</w:t>
      </w:r>
      <w:r w:rsidRPr="00E101B2">
        <w:rPr>
          <w:noProof/>
        </w:rPr>
        <w:fldChar w:fldCharType="end"/>
      </w:r>
      <w:commentRangeEnd w:id="4217"/>
      <w:r w:rsidR="00CB33A1">
        <w:rPr>
          <w:rStyle w:val="Marquedecommentaire"/>
        </w:rPr>
        <w:commentReference w:id="4217"/>
      </w:r>
      <w:r w:rsidRPr="00E101B2">
        <w:rPr>
          <w:rFonts w:cs="Times New Roman"/>
          <w:noProof/>
          <w:lang w:val="en-GB"/>
        </w:rPr>
        <w:t xml:space="preserve"> that would </w:t>
      </w:r>
      <w:r>
        <w:rPr>
          <w:rFonts w:cs="Times New Roman"/>
          <w:noProof/>
          <w:lang w:val="en-GB"/>
        </w:rPr>
        <w:t>influence</w:t>
      </w:r>
      <w:r w:rsidRPr="00E101B2">
        <w:rPr>
          <w:rFonts w:cs="Times New Roman"/>
          <w:noProof/>
          <w:lang w:val="en-GB"/>
        </w:rPr>
        <w:t xml:space="preserve"> </w:t>
      </w:r>
      <w:r>
        <w:rPr>
          <w:rFonts w:cs="Times New Roman"/>
          <w:noProof/>
          <w:lang w:val="en-GB"/>
        </w:rPr>
        <w:t>SOA</w:t>
      </w:r>
      <w:r w:rsidRPr="00E101B2">
        <w:rPr>
          <w:rFonts w:cs="Times New Roman"/>
          <w:noProof/>
          <w:lang w:val="en-GB"/>
        </w:rPr>
        <w:t xml:space="preserve"> concentration</w:t>
      </w:r>
      <w:r>
        <w:rPr>
          <w:rFonts w:cs="Times New Roman"/>
          <w:noProof/>
          <w:lang w:val="en-GB"/>
        </w:rPr>
        <w:t>s</w:t>
      </w:r>
      <w:r w:rsidRPr="00E101B2">
        <w:rPr>
          <w:rFonts w:cs="Times New Roman"/>
          <w:noProof/>
          <w:lang w:val="en-GB"/>
        </w:rPr>
        <w:t xml:space="preserve">, although this </w:t>
      </w:r>
      <w:r>
        <w:rPr>
          <w:rFonts w:cs="Times New Roman"/>
          <w:noProof/>
          <w:lang w:val="en-GB"/>
        </w:rPr>
        <w:t>effe</w:t>
      </w:r>
      <w:r w:rsidRPr="00E101B2">
        <w:rPr>
          <w:rFonts w:cs="Times New Roman"/>
          <w:noProof/>
          <w:lang w:val="en-GB"/>
        </w:rPr>
        <w:t xml:space="preserve">ct has been questioned by more recent evidence </w:t>
      </w:r>
      <w:commentRangeStart w:id="4218"/>
      <w:r w:rsidRPr="00E101B2">
        <w:rPr>
          <w:noProof/>
        </w:rPr>
        <w:fldChar w:fldCharType="begin" w:fldLock="1"/>
      </w:r>
      <w:ins w:id="4219" w:author="Robin Matthews" w:date="2021-07-08T17:10:00Z">
        <w:r w:rsidR="003B135C">
          <w:rPr>
            <w:rFonts w:cs="Times New Roman"/>
            <w:noProof/>
            <w:lang w:val="en-GB"/>
          </w:rPr>
          <w:instrText>ADDIN CSL_CITATION { "citationItems" : [ { "id" : "ITEM-1", "itemData" : { "DOI" : "10.1002/eap.1721", "ISSN" : "19395582", "abstract" : "Air quality is closely associated with climate change via the biosphere because plants release large quantities of volatile organic compounds (VOC) that mediate both gaseous pollutants and aerosol dynamics. Earlier studies, which considered only leaf physiology and simply scale up from leaf-level enhancements of emissions, suggest that climate warming enhances whole forest VOC emissions, and these increased VOC emissions aggravate ozone pollution and secondary organic aerosol formation. Using an individual-based forest VOC emissions model\u2014UVAFME-VOC\u2014that simulates system-level emissions by explicitly simulating forest community dynamics to the individual tree level, ecological competition among the individuals of differing size and age, and radioactive transfer and leaf function through the canopy, we find that climate warming only sometimes stimulates isoprene emissions (the single largest source of non-methane hydrocarbon) in a southeastern US forest. These complex patterns result from the combination of higher temperatures\u2019 stimulating emissions at the leaf level but decreasing the abundance of isoprene-emitting taxa at the community level by causing a decline in the abundance of isoprene-emitting species (Quercus spp.). This ecological effect eventually outweighs the physiological one, thus reducing overall emissions. Such reduced emissions have far-reaching implications for the climate-air quality relationships that have been established on the paradigm of warming-enhancement VOC emissions from vegetation. This local scale modelling study suggests that community ecology rather than only individual physiology should be integrated into future studies of biosphere- climate-chemistry interactions.", "author" : [ { "dropping-particle" : "", "family" : "Wang", "given" : "Bin", "non-dropping-particle" : "", "parse-names" : false, "suffix" : "" }, { "dropping-particle" : "", "family" : "Shuman", "given" : "Jacquelyn", "non-dropping-particle" : "", "parse-names" : false, "suffix" : "" }, { "dropping-particle" : "", "family" : "Shugart", "given" : "Herman H.", "non-dropping-particle" : "", "parse-names" : false, "suffix" : "" }, { "dropping-particle" : "", "family" : "Lerdau", "given" : "Manuel T.", "non-dropping-particle" : "", "parse-names" : false, "suffix" : "" } ], "container-title" : "Ecological Applications", "id" : "ITEM-1", "issue" : "5", "issued" : { "date-parts" : [ [ "2018" ] ] }, "note" : "cited By 0", "page" : "1223-1231", "title" : "Biodiversity matters in feedbacks between climate change and air quality: a study using an individual-based model", "translator" : [ { "dropping-particle" : "", "family" : "G2868", "given" : "", "non-dropping-particle" : "", "parse-names" : false, "suffix" : "" } ], "type" : "article-journal", "volume" : "28" }, "uris" : [ "http://www.mendeley.com/documents/?uuid=3b590cab-2ced-418a-a5fd-abb1917fd424" ] }, { "id" : "ITEM-2", "itemData" : { "DOI" : "10.1021/acs.est.8b04842", "author" : [ { "dropping-particle" : "", "family" : "Zhao", "given" : "Zijian", "non-dropping-particle" : "", "parse-names" : false, "suffix" : "" }, { "dropping-particle" : "", "family" : "Wang", "given" : "Yuxuan", "non-dropping-particle" : "", "parse-names" : false, "suffix" : "" }, { "dropping-particle" : "", "family" : "Qin", "given" : "Momei", "non-dropping-particle" : "", "parse-names" : false, "suffix" : "" }, { "dropping-particle" : "", "family" : "Hu", "given" : "Yongtao", "non-dropping-particle" : "", "parse-names" : false, "suffix" : "" }, { "dropping-particle" : "", "family" : "Xie", "given" : "Yuanyu", "non-dropping-particle" : "", "parse-names" : false, "suffix" : "" }, { "dropping-particle" : "", "family" : "Russell", "given" : "Armistead G", "non-dropping-particle" : "", "parse-names" : false, "suffix" : "" } ], "container-title" : "Environmental Science &amp; Technology", "id" : "ITEM-2", "issue" : "1", "issued" : { "date-parts" : [ [ "2019" ] ] }, "page" : "242-250", "title" : "Drought Impacts on Secondary Organic Aerosol: A Case Study in the Southeast United States", "translator" : [ { "dropping-particle" : "", "family" : "G3863", "given" : "", "non-dropping-particle" : "", "parse-names" : false, "suffix" : "" } ], "type" : "article-journal", "volume" : "53" }, "uris" : [ "http://www.mendeley.com/documents/?uuid=86ef7719-d7c5-47fc-b0ba-6712e9cc45ed", "http://www.mendeley.com/documents/?uuid=17c52337-87f4-4b48-8e2e-6ca41c8adf07" ] } ], "mendeley" : { "formattedCitation" : "(Wang et al., 2018a; Zhao et al., 2019c)", "manualFormatting" : "(B. Wang et al., 2018; Z. Zhao et al., 2019)", "plainTextFormattedCitation" : "(Wang et al., 2018a; Zhao et al., 2019c)", "previouslyFormattedCitation" : "(Wang et al., 2018a; Zhao et al., 2019c)" }, "properties" : { "noteIndex" : 0 }, "schema" : "https://github.com/citation-style-language/schema/raw/master/csl-citation.json" }</w:instrText>
        </w:r>
      </w:ins>
      <w:del w:id="4220" w:author="Robin Matthews" w:date="2021-07-08T17:10:00Z">
        <w:r w:rsidR="00D477C7" w:rsidDel="003B135C">
          <w:rPr>
            <w:rFonts w:cs="Times New Roman"/>
            <w:noProof/>
            <w:lang w:val="en-GB"/>
          </w:rPr>
          <w:delInstrText>ADDIN CSL_CITATION { "citationItems" : [ { "id" : "ITEM-1", "itemData" : { "DOI" : "10.1002/eap.1721", "ISSN" : "19395582", "abstract" : "Air quality is closely associated with climate change via the biosphere because plants release large quantities of volatile organic compounds (VOC) that mediate both gaseous pollutants and aerosol dynamics. Earlier studies, which considered only leaf physiology and simply scale up from leaf-level enhancements of emissions, suggest that climate warming enhances whole forest VOC emissions, and these increased VOC emissions aggravate ozone pollution and secondary organic aerosol formation. Using an individual-based forest VOC emissions model\u2014UVAFME-VOC\u2014that simulates system-level emissions by explicitly simulating forest community dynamics to the individual tree level, ecological competition among the individuals of differing size and age, and radioactive transfer and leaf function through the canopy, we find that climate warming only sometimes stimulates isoprene emissions (the single largest source of non-methane hydrocarbon) in a southeastern US forest. These complex patterns result from the combination of higher temperatures\u2019 stimulating emissions at the leaf level but decreasing the abundance of isoprene-emitting taxa at the community level by causing a decline in the abundance of isoprene-emitting species (Quercus spp.). This ecological effect eventually outweighs the physiological one, thus reducing overall emissions. Such reduced emissions have far-reaching implications for the climate-air quality relationships that have been established on the paradigm of warming-enhancement VOC emissions from vegetation. This local scale modelling study suggests that community ecology rather than only individual physiology should be integrated into future studies of biosphere- climate-chemistry interactions.", "author" : [ { "dropping-particle" : "", "family" : "Wang", "given" : "Bin", "non-dropping-particle" : "", "parse-names" : false, "suffix" : "" }, { "dropping-particle" : "", "family" : "Shuman", "given" : "Jacquelyn", "non-dropping-particle" : "", "parse-names" : false, "suffix" : "" }, { "dropping-particle" : "", "family" : "Shugart", "given" : "Herman H.", "non-dropping-particle" : "", "parse-names" : false, "suffix" : "" }, { "dropping-particle" : "", "family" : "Lerdau", "given" : "Manuel T.", "non-dropping-particle" : "", "parse-names" : false, "suffix" : "" } ], "container-title" : "Ecological Applications", "id" : "ITEM-1", "issue" : "5", "issued" : { "date-parts" : [ [ "2018" ] ] }, "note" : "cited By 0", "page" : "1223-1231", "title" : "Biodiversity matters in feedbacks between climate change and air quality: a study using an individual-based model", "translator" : [ { "dropping-particle" : "", "family" : "G2868", "given" : "", "non-dropping-particle" : "", "parse-names" : false, "suffix" : "" } ], "type" : "article-journal", "volume" : "28" }, "uris" : [ "http://www.mendeley.com/documents/?uuid=3b590cab-2ced-418a-a5fd-abb1917fd424" ] }, { "id" : "ITEM-2", "itemData" : { "DOI" : "10.1021/acs.est.8b04842", "author" : [ { "dropping-particle" : "", "family" : "Zhao", "given" : "Zijian", "non-dropping-particle" : "", "parse-names" : false, "suffix" : "" }, { "dropping-particle" : "", "family" : "Wang", "given" : "Yuxuan", "non-dropping-particle" : "", "parse-names" : false, "suffix" : "" }, { "dropping-particle" : "", "family" : "Qin", "given" : "Momei", "non-dropping-particle" : "", "parse-names" : false, "suffix" : "" }, { "dropping-particle" : "", "family" : "Hu", "given" : "Yongtao", "non-dropping-particle" : "", "parse-names" : false, "suffix" : "" }, { "dropping-particle" : "", "family" : "Xie", "given" : "Yuanyu", "non-dropping-particle" : "", "parse-names" : false, "suffix" : "" }, { "dropping-particle" : "", "family" : "Russell", "given" : "Armistead G", "non-dropping-particle" : "", "parse-names" : false, "suffix" : "" } ], "container-title" : "Environmental Science &amp; Technology", "id" : "ITEM-2", "issue" : "1", "issued" : { "date-parts" : [ [ "2019" ] ] }, "page" : "242-250", "title" : "Drought Impacts on Secondary Organic Aerosol: A Case Study in the Southeast United States", "translator" : [ { "dropping-particle" : "", "family" : "G3863", "given" : "", "non-dropping-particle" : "", "parse-names" : false, "suffix" : "" } ], "type" : "article-journal", "volume" : "53" }, "uris" : [ "http://www.mendeley.com/documents/?uuid=86ef7719-d7c5-47fc-b0ba-6712e9cc45ed", "http://www.mendeley.com/documents/?uuid=17c52337-87f4-4b48-8e2e-6ca41c8adf07" ] } ], "mendeley" : { "formattedCitation" : "(Wang et al., 2018a; Zhao et al., 2019c)", "plainTextFormattedCitation" : "(Wang et al., 2018a; Zhao et al., 2019c)", "previouslyFormattedCitation" : "(Wang et al., 2018a; Zhao et al., 2019c)" }, "properties" : { "noteIndex" : 0 }, "schema" : "https://github.com/citation-style-language/schema/raw/master/csl-citation.json" }</w:delInstrText>
        </w:r>
      </w:del>
      <w:r w:rsidRPr="00E101B2">
        <w:rPr>
          <w:noProof/>
        </w:rPr>
        <w:fldChar w:fldCharType="separate"/>
      </w:r>
      <w:r w:rsidR="00CB33A1">
        <w:rPr>
          <w:rFonts w:cs="Times New Roman"/>
          <w:noProof/>
          <w:lang w:val="en-GB"/>
        </w:rPr>
        <w:t>(</w:t>
      </w:r>
      <w:ins w:id="4221" w:author="Robin Matthews" w:date="2021-07-08T17:10:00Z">
        <w:r w:rsidR="003B135C" w:rsidRPr="002A1EE0">
          <w:rPr>
            <w:noProof/>
            <w:lang w:val="en-US"/>
          </w:rPr>
          <w:t>B. Wang et al., 2018; Z. Zhao et al., 2019</w:t>
        </w:r>
      </w:ins>
      <w:del w:id="4222" w:author="Robin Matthews" w:date="2021-07-08T17:10:00Z">
        <w:r w:rsidR="00CB33A1" w:rsidDel="003B135C">
          <w:rPr>
            <w:rFonts w:cs="Times New Roman"/>
            <w:noProof/>
            <w:lang w:val="en-GB"/>
          </w:rPr>
          <w:delText>Wang et al., 2018a; Zhao et al., 2019c</w:delText>
        </w:r>
      </w:del>
      <w:r w:rsidR="00CB33A1">
        <w:rPr>
          <w:rFonts w:cs="Times New Roman"/>
          <w:noProof/>
          <w:lang w:val="en-GB"/>
        </w:rPr>
        <w:t>)</w:t>
      </w:r>
      <w:r w:rsidRPr="00E101B2">
        <w:rPr>
          <w:noProof/>
        </w:rPr>
        <w:fldChar w:fldCharType="end"/>
      </w:r>
      <w:commentRangeEnd w:id="4218"/>
      <w:r w:rsidR="00CB33A1">
        <w:rPr>
          <w:rStyle w:val="Marquedecommentaire"/>
        </w:rPr>
        <w:commentReference w:id="4218"/>
      </w:r>
      <w:r w:rsidRPr="00E101B2">
        <w:rPr>
          <w:rFonts w:cs="Times New Roman"/>
          <w:noProof/>
          <w:lang w:val="en-GB"/>
        </w:rPr>
        <w:t xml:space="preserve">. </w:t>
      </w:r>
    </w:p>
    <w:p w14:paraId="3B2520BA" w14:textId="423E2107" w:rsidR="00F3307B" w:rsidRPr="00E101B2" w:rsidRDefault="00F3307B" w:rsidP="00D5630D">
      <w:pPr>
        <w:pStyle w:val="AR6BodyText"/>
        <w:rPr>
          <w:rFonts w:cs="Times New Roman"/>
          <w:noProof/>
          <w:lang w:val="en-GB"/>
        </w:rPr>
      </w:pPr>
      <w:r>
        <w:rPr>
          <w:rFonts w:cs="Times New Roman"/>
          <w:noProof/>
          <w:lang w:val="en-GB"/>
        </w:rPr>
        <w:t>More generally, c</w:t>
      </w:r>
      <w:r w:rsidRPr="00E101B2">
        <w:rPr>
          <w:rFonts w:cs="Times New Roman"/>
          <w:noProof/>
          <w:lang w:val="en-GB"/>
        </w:rPr>
        <w:t xml:space="preserve">limate change will also affect dust concentration levels in the atmosphere </w:t>
      </w:r>
      <w:r>
        <w:rPr>
          <w:rFonts w:cs="Times New Roman"/>
          <w:noProof/>
          <w:lang w:val="en-GB"/>
        </w:rPr>
        <w:t>(</w:t>
      </w:r>
      <w:del w:id="4223" w:author="Lucy Cowie" w:date="2021-07-28T13:27:00Z">
        <w:r w:rsidRPr="00E101B2" w:rsidDel="00AE5A5D">
          <w:rPr>
            <w:rFonts w:cs="Times New Roman"/>
            <w:noProof/>
            <w:lang w:val="en-GB"/>
          </w:rPr>
          <w:delText xml:space="preserve">see </w:delText>
        </w:r>
      </w:del>
      <w:r w:rsidRPr="00E101B2">
        <w:rPr>
          <w:rFonts w:cs="Times New Roman"/>
          <w:noProof/>
          <w:lang w:val="en-GB"/>
        </w:rPr>
        <w:t xml:space="preserve">Section </w:t>
      </w:r>
      <w:r>
        <w:rPr>
          <w:rFonts w:cs="Times New Roman"/>
          <w:noProof/>
          <w:lang w:val="en-GB"/>
        </w:rPr>
        <w:t xml:space="preserve">6.2.2.4) </w:t>
      </w:r>
      <w:r w:rsidRPr="00E101B2">
        <w:rPr>
          <w:rFonts w:cs="Times New Roman"/>
          <w:noProof/>
          <w:lang w:val="en-GB"/>
        </w:rPr>
        <w:t xml:space="preserve">and the occurrence of forest fires, </w:t>
      </w:r>
      <w:r>
        <w:rPr>
          <w:rFonts w:cs="Times New Roman"/>
          <w:noProof/>
          <w:lang w:val="en-GB"/>
        </w:rPr>
        <w:t>both very large</w:t>
      </w:r>
      <w:r w:rsidRPr="00E101B2">
        <w:rPr>
          <w:rFonts w:cs="Times New Roman"/>
          <w:noProof/>
          <w:lang w:val="en-GB"/>
        </w:rPr>
        <w:t xml:space="preserve"> sources of aerosols to the global troposphere (</w:t>
      </w:r>
      <w:del w:id="4224" w:author="Lucy Cowie" w:date="2021-07-28T13:27:00Z">
        <w:r w:rsidRPr="00E101B2" w:rsidDel="00791D1E">
          <w:rPr>
            <w:rFonts w:cs="Times New Roman"/>
            <w:noProof/>
            <w:lang w:val="en-GB"/>
          </w:rPr>
          <w:delText xml:space="preserve">see </w:delText>
        </w:r>
      </w:del>
      <w:r w:rsidRPr="00E101B2">
        <w:rPr>
          <w:rFonts w:cs="Times New Roman"/>
          <w:noProof/>
          <w:lang w:val="en-GB"/>
        </w:rPr>
        <w:t>Section 6.2.</w:t>
      </w:r>
      <w:r>
        <w:rPr>
          <w:rFonts w:cs="Times New Roman"/>
          <w:noProof/>
          <w:lang w:val="en-GB"/>
        </w:rPr>
        <w:t>1.2.3</w:t>
      </w:r>
      <w:r w:rsidRPr="00E101B2">
        <w:rPr>
          <w:rFonts w:cs="Times New Roman"/>
          <w:noProof/>
          <w:lang w:val="en-GB"/>
        </w:rPr>
        <w:t>).</w:t>
      </w:r>
    </w:p>
    <w:p w14:paraId="1A655E5B" w14:textId="77777777" w:rsidR="00F3307B" w:rsidRDefault="00F3307B" w:rsidP="00D5630D">
      <w:pPr>
        <w:pStyle w:val="AR6BodyText"/>
        <w:rPr>
          <w:rFonts w:cs="Times New Roman"/>
          <w:noProof/>
          <w:lang w:val="en-GB"/>
        </w:rPr>
      </w:pPr>
    </w:p>
    <w:p w14:paraId="3DE19A48" w14:textId="2BB09A4E" w:rsidR="00F3307B" w:rsidRPr="00E101B2" w:rsidRDefault="00F3307B" w:rsidP="00D5630D">
      <w:pPr>
        <w:pStyle w:val="AR6BodyText"/>
        <w:rPr>
          <w:rFonts w:cs="Times New Roman"/>
          <w:noProof/>
          <w:lang w:val="en-GB"/>
        </w:rPr>
      </w:pPr>
      <w:r w:rsidRPr="00E101B2">
        <w:rPr>
          <w:rFonts w:cs="Times New Roman"/>
          <w:noProof/>
          <w:lang w:val="en-GB"/>
        </w:rPr>
        <w:t xml:space="preserve">Wet deposition constitutes the main sink for atmospheric PM </w:t>
      </w:r>
      <w:commentRangeStart w:id="4225"/>
      <w:r w:rsidRPr="00E101B2">
        <w:rPr>
          <w:rFonts w:cs="Times New Roman"/>
          <w:noProof/>
          <w:lang w:val="en-GB"/>
        </w:rPr>
        <w:fldChar w:fldCharType="begin" w:fldLock="1"/>
      </w:r>
      <w:r w:rsidR="002E1475">
        <w:rPr>
          <w:rFonts w:cs="Times New Roman"/>
          <w:noProof/>
          <w:lang w:val="en-GB"/>
        </w:rPr>
        <w:instrText>ADDIN CSL_CITATION { "citationItems" : [ { "id" : "ITEM-1", "itemData" : { "DOI" : "10.1038/nclimate2827", "ISBN" : "1758-678X", "ISSN" : "17586798", "abstract" : "Atmospheric aerosols are of significant environmental importance, due to their effects on air quality, as well as their ability to alter the planet\u2019s radiative balance. Recent studies characterizing the effects of climate change on air quality and the broader distribution of aerosols in the atmosphere show significant, but inconsistent results, including the sign of the effect1\u20133 . Using a suite of state-of-the-art climate models, we show that climate change is associated with a negative aerosol\u2013climate feedback of \u22120.02 to \u22120.09Wm\u22122 K\u22121 for direct radiative effects, with much larger values likely for indirect radiative effects. This is related to an increase in most aerosol species, particularly over the tropics and Northern Hemisphere midlatitudes, largely due to a decrease in wet deposition associated with less large-scale precipitation over land. Although simulation of aerosol processes in global climate models possesses uncertainty, we conclude that climate change may increase aerosol burden and surface concentration, which may have implications for future air quality.", "author" : [ { "dropping-particle" : "", "family" : "Allen", "given" : "Robert J.", "non-dropping-particle" : "", "parse-names" : false, "suffix" : "" }, { "dropping-particle" : "", "family" : "Landuyt", "given" : "William", "non-dropping-particle" : "", "parse-names" : false, "suffix" : "" }, { "dropping-particle" : "", "family" : "Rumbold", "given" : "Steven T.", "non-dropping-particle" : "", "parse-names" : false, "suffix" : "" } ], "container-title" : "Nature Climate Change", "id" : "ITEM-1", "issue" : "3", "issued" : { "date-parts" : [ [ "2016" ] ] }, "page" : "269-274", "title" : "An increase in aerosol burden and radiative effects in a warmer world", "translator" : [ { "dropping-particle" : "", "family" : "G2861", "given" : "", "non-dropping-particle" : "", "parse-names" : false, "suffix" : "" } ], "type" : "article-journal", "volume" : "6" }, "uris" : [ "http://www.mendeley.com/documents/?uuid=47847719-6373-4955-a7e6-4d05703309fc" ] }, { "id" : "ITEM-2", "itemData" : { "DOI" : "10.1038/s41558-019-0401-4", "ISSN" : "1758-6798", "abstract" : "Many climate models simulate an increase in anthropogenic aerosol species in response to warming1, particularly over the Northern Hemisphere mid-latitudes during June, July and August. Recently, it has been argued that this increase in anthropogenic aerosols can be linked to a decrease in wet removal associated with reduced precipitation2, but the mechanisms remain uncertain. Here, using a state-of-the-art climate model (the Community Atmosphere Model version 5), we expand on this notion to demonstrate that the enhanced aerosol burden and hydrological changes are related to a robust climate change phenomenon\u2014the land\u2013sea warming contrast3,4. Enhanced land warming is associated with continental reductions in lower-tropospheric humidity that drive decreases in low clouds\u2014particularly large scale (stratus) clouds\u2014which, in turn, lead to reduced large-scale precipitation and aerosol wet removal. Idealized model simulations further show that muting the land\u2013sea warming contrast weakens these hydrological changes, thereby suppressing the aerosol increase. Moreover, idealized simulations that only feature land warming yield enhanced continental aridity and an increase in aerosol burden. Thus, unless anthropogenic emission reductions occur, our results add confidence that a warmer world will be associated with enhanced aerosol pollution.", "author" : [ { "dropping-particle" : "", "family" : "Allen", "given" : "Robert J", "non-dropping-particle" : "", "parse-names" : false, "suffix" : "" }, { "dropping-particle" : "", "family" : "Hassan", "given" : "Taufiq", "non-dropping-particle" : "", "parse-names" : false, "suffix" : "" }, { "dropping-particle" : "", "family" : "Randles", "given" : "Cynthia A", "non-dropping-particle" : "", "parse-names" : false, "suffix" : "" }, { "dropping-particle" : "", "family" : "Su", "given" : "Hui", "non-dropping-particle" : "", "parse-names" : false, "suffix" : "" } ], "container-title" : "Nature Climate Change", "id" : "ITEM-2", "issued" : { "date-parts" : [ [ "2019" ] ] }, "title" : "Enhanced land\u2013sea warming contrast elevates aerosol pollution in a warmer world", "translator" : [ { "dropping-particle" : "", "family" : "G3862", "given" : "", "non-dropping-particle" : "", "parse-names" : false, "suffix" : "" } ], "type" : "article-journal" }, "uris" : [ "http://www.mendeley.com/documents/?uuid=a4aa5afd-c9f4-4e9f-865b-0e2231b234c6" ] }, { "id" : "ITEM-3", "itemData" : { "DOI" : "10.1002/2017EF000684", "ISSN" : "23284277", "abstract" : "Particulate matter with the diameter smaller than 2.5 \u00ed \u00b5\u00ed\u00bc\u0087m (PM2.5) poses health threats to human population. Regardless of efforts to regulate the pollution sources, it is unclear how climate change caused by greenhouse gases (GHGs) would affect PM2.5 levels. Using century-long ensemble sim-ulations with Community Earth System Model 1 (CESM1), we show that, if the anthropogenic emissions would remain at the level in the year 2005, the global surface concentration and atmospheric column burden of sulfate, black carbon, and primary organic carbon would still increase by 5%\u201310% at the end of 21st century (2090\u20132100) due to global warming alone. The decrease in the wet removal flux of PM2.5, despite an increase in global precipitation, is the primary cause of the increase in the PM2.5 column burden. Regionally over North America and East Asia, a shift of future precipitation toward more frequent heavy events contributes to weakened wet removal fluxes. Our results suggest climate change impact needs to be accounted for to define the future emission standards necessary to meet air quality standard.", "author" : [ { "dropping-particle" : "", "family" : "Xu", "given" : "Yangyang", "non-dropping-particle" : "", "parse-names" : false, "suffix" : "" }, { "dropping-particle" : "", "family" : "Lamarque", "given" : "Jean Fran\u00e7ois", "non-dropping-particle" : "", "parse-names" : false, "suffix" : "" } ], "container-title" : "Earth's Future", "id" : "ITEM-3", "issue" : "3", "issued" : { "date-parts" : [ [ "2018" ] ] }, "note" : "cited By 0", "page" : "428-440", "title" : "Isolating the Meteorological Impact of 21st Century GHG Warming on the Removal and Atmospheric Loading of Anthropogenic Fine Particulate Matter Pollution at Global Scale", "translator" : [ { "dropping-particle" : "", "family" : "G2875", "given" : "", "non-dropping-particle" : "", "parse-names" : false, "suffix" : "" } ], "type" : "article-journal", "volume" : "6" }, "uris" : [ "http://www.mendeley.com/documents/?uuid=0d14425a-f6fa-443c-8a30-d2a59db3114f" ] } ], "mendeley" : { "formattedCitation" : "(Allen et al., 2016b; Xu and Lamarque, 2018; Allen et al., 2019b)", "manualFormatting" : "(R.J. Allen et al., 2016, 2019; Xu and Lamarque, 2018)", "plainTextFormattedCitation" : "(Allen et al., 2016b; Xu and Lamarque, 2018; Allen et al., 2019b)", "previouslyFormattedCitation" : "(Allen et al., 2016b; Xu and Lamarque, 2018; Allen et al., 2019b)" }, "properties" : { "noteIndex" : 0 }, "schema" : "https://github.com/citation-style-language/schema/raw/master/csl-citation.json" }</w:instrText>
      </w:r>
      <w:r w:rsidRPr="00E101B2">
        <w:rPr>
          <w:rFonts w:cs="Times New Roman"/>
          <w:noProof/>
          <w:lang w:val="en-GB"/>
        </w:rPr>
        <w:fldChar w:fldCharType="separate"/>
      </w:r>
      <w:r w:rsidR="00A75A09" w:rsidRPr="00A75A09">
        <w:rPr>
          <w:rFonts w:cs="Times New Roman"/>
          <w:noProof/>
          <w:lang w:val="en-GB"/>
        </w:rPr>
        <w:t>(</w:t>
      </w:r>
      <w:ins w:id="4226" w:author="Robin Matthews" w:date="2021-07-08T17:10:00Z">
        <w:r w:rsidR="003B135C" w:rsidRPr="002A1EE0">
          <w:rPr>
            <w:noProof/>
            <w:lang w:val="en-US"/>
          </w:rPr>
          <w:t>R.J. Allen et al., 2016, 2019; Xu and Lamarque, 2018</w:t>
        </w:r>
      </w:ins>
      <w:del w:id="4227" w:author="Robin Matthews" w:date="2021-07-08T17:10:00Z">
        <w:r w:rsidR="00A75A09" w:rsidRPr="00A75A09" w:rsidDel="003B135C">
          <w:rPr>
            <w:rFonts w:cs="Times New Roman"/>
            <w:noProof/>
            <w:lang w:val="en-GB"/>
          </w:rPr>
          <w:delText>Allen et al., 2016b; Xu and Lamarque, 2018; Allen et al., 2019b</w:delText>
        </w:r>
      </w:del>
      <w:r w:rsidR="00A75A09" w:rsidRPr="00A75A09">
        <w:rPr>
          <w:rFonts w:cs="Times New Roman"/>
          <w:noProof/>
          <w:lang w:val="en-GB"/>
        </w:rPr>
        <w:t>)</w:t>
      </w:r>
      <w:r w:rsidRPr="00E101B2">
        <w:rPr>
          <w:rFonts w:cs="Times New Roman"/>
          <w:noProof/>
          <w:lang w:val="en-GB"/>
        </w:rPr>
        <w:fldChar w:fldCharType="end"/>
      </w:r>
      <w:commentRangeEnd w:id="4225"/>
      <w:r w:rsidR="00CB33A1">
        <w:rPr>
          <w:rStyle w:val="Marquedecommentaire"/>
        </w:rPr>
        <w:commentReference w:id="4225"/>
      </w:r>
      <w:r w:rsidRPr="00E101B2">
        <w:rPr>
          <w:rFonts w:cs="Times New Roman"/>
          <w:noProof/>
          <w:lang w:val="en-GB"/>
        </w:rPr>
        <w:t xml:space="preserve">. In particular, precipitation frequency has a higher effect on PM wet deposition than precipitation intensity </w:t>
      </w:r>
      <w:r w:rsidRPr="00E101B2">
        <w:rPr>
          <w:rFonts w:cs="Times New Roman"/>
          <w:noProof/>
          <w:lang w:val="en-GB"/>
        </w:rPr>
        <w:fldChar w:fldCharType="begin" w:fldLock="1"/>
      </w:r>
      <w:r w:rsidR="00D477C7">
        <w:rPr>
          <w:rFonts w:cs="Times New Roman"/>
          <w:noProof/>
          <w:lang w:val="en-GB"/>
        </w:rPr>
        <w:instrText>ADDIN CSL_CITATION { "citationItems" : [ { "id" : "ITEM-1", "itemData" : { "DOI" : "10.5194/acp-18-8173-2018", "ISSN" : "16807324", "abstract" : "&lt;p&gt;&lt;p&gt;&lt;strong&gt;Abstract.&lt;/strong&gt; Wet deposition driven by precipitation is an important sink for atmospheric aerosols and soluble gases. We investigate the sensitivity of atmospheric aerosol lifetimes to precipitation intensity and frequency in the context of global climate change. Our sensitivity model simulations, through some simplified perturbations to precipitation in the GEOS-Chem model, show that the removal efficiency and hence the atmospheric lifetime of aerosols have significantly higher sensitivities to precipitation frequencies than to precipitation intensities, indicating that the same amount of precipitation may lead to different removal efficiencies of atmospheric aerosols. Combining the long-term trends of precipitation patterns for various regions with the sensitivities of atmospheric aerosol lifetimes to various precipitation characteristics allows us to examine the potential impacts of precipitation changes on atmospheric aerosols. Analyses based on an observational dataset show that precipitation frequencies in some regions have decreased in the past 14\u00a0years, which might increase the atmospheric aerosol lifetimes in those regions. Similar analyses based on multiple reanalysis meteorological datasets indicate that the changes of precipitation intensity and frequency over the past 30\u00a0years can lead to perturbations in the atmospheric aerosol lifetimes by 10&lt;span class=\"thinspace\"&gt;&lt;/span&gt;% or higher at the regional scale.&lt;/p&gt;&lt;/p&gt;", "author" : [ { "dropping-particle" : "", "family" : "Hou", "given" : "Pei", "non-dropping-particle" : "", "parse-names" : false, "suffix" : "" }, { "dropping-particle" : "", "family" : "Wu", "given" : "Shiliang", "non-dropping-particle" : "", "parse-names" : false, "suffix" : "" }, { "dropping-particle" : "", "family" : "McCarty", "given" : "Jessica L.", "non-dropping-particle" : "", "parse-names" : false, "suffix" : "" }, { "dropping-particle" : "", "family" : "Gao", "given" : "Yang", "non-dropping-particle" : "", "parse-names" : false, "suffix" : "" } ], "container-title" : "Atmospheric Chemistry and Physics", "id" : "ITEM-1", "issue" : "11", "issued" : { "date-parts" : [ [ "2018" ] ] }, "note" : "cited By 0", "page" : "8173-8182", "title" : "Sensitivity of atmospheric aerosol scavenging to precipitation intensity and frequency in the context of global climate change", "translator" : [ { "dropping-particle" : "", "family" : "G2869", "given" : "", "non-dropping-particle" : "", "parse-names" : false, "suffix" : "" } ], "type" : "article-journal", "volume" : "18" }, "uris" : [ "http://www.mendeley.com/documents/?uuid=d4777323-1916-4dcf-b59b-3dd4857b1db4" ] } ], "mendeley" : { "formattedCitation" : "(Hou et al., 2018)", "plainTextFormattedCitation" : "(Hou et al., 2018)", "previouslyFormattedCitation" : "(Hou et al., 2018)" }, "properties" : { "noteIndex" : 0 }, "schema" : "https://github.com/citation-style-language/schema/raw/master/csl-citation.json" }</w:instrText>
      </w:r>
      <w:r w:rsidRPr="00E101B2">
        <w:rPr>
          <w:rFonts w:cs="Times New Roman"/>
          <w:noProof/>
          <w:lang w:val="en-GB"/>
        </w:rPr>
        <w:fldChar w:fldCharType="separate"/>
      </w:r>
      <w:r w:rsidR="00CB33A1">
        <w:rPr>
          <w:rFonts w:cs="Times New Roman"/>
          <w:noProof/>
          <w:lang w:val="en-GB"/>
        </w:rPr>
        <w:t>(Hou et al., 2018)</w:t>
      </w:r>
      <w:r w:rsidRPr="00E101B2">
        <w:rPr>
          <w:rFonts w:cs="Times New Roman"/>
          <w:noProof/>
          <w:lang w:val="en-GB"/>
        </w:rPr>
        <w:fldChar w:fldCharType="end"/>
      </w:r>
      <w:r w:rsidRPr="00E101B2">
        <w:rPr>
          <w:rFonts w:cs="Times New Roman"/>
          <w:noProof/>
          <w:lang w:val="en-GB"/>
        </w:rPr>
        <w:t>. PM is also sensitive to wind speed and atmospheric stability conditions emphasi</w:t>
      </w:r>
      <w:ins w:id="4228" w:author="Lucy Cowie" w:date="2021-07-28T13:29:00Z">
        <w:r w:rsidR="009261F1">
          <w:rPr>
            <w:rFonts w:cs="Times New Roman"/>
            <w:noProof/>
            <w:lang w:val="en-GB"/>
          </w:rPr>
          <w:t>z</w:t>
        </w:r>
      </w:ins>
      <w:del w:id="4229" w:author="Lucy Cowie" w:date="2021-07-28T13:29:00Z">
        <w:r w:rsidRPr="00E101B2" w:rsidDel="009261F1">
          <w:rPr>
            <w:rFonts w:cs="Times New Roman"/>
            <w:noProof/>
            <w:lang w:val="en-GB"/>
          </w:rPr>
          <w:delText>s</w:delText>
        </w:r>
      </w:del>
      <w:r w:rsidRPr="00E101B2">
        <w:rPr>
          <w:rFonts w:cs="Times New Roman"/>
          <w:noProof/>
          <w:lang w:val="en-GB"/>
        </w:rPr>
        <w:t xml:space="preserve">ing the importance of stagnation episodes and low planetary boundary layer heights for increasing PM atmospheric concentrations </w:t>
      </w:r>
      <w:r w:rsidRPr="00E101B2">
        <w:rPr>
          <w:rFonts w:cs="Times New Roman"/>
          <w:noProof/>
          <w:lang w:val="en-GB"/>
        </w:rPr>
        <w:fldChar w:fldCharType="begin" w:fldLock="1"/>
      </w:r>
      <w:r w:rsidR="00D477C7">
        <w:rPr>
          <w:rFonts w:cs="Times New Roman"/>
          <w:noProof/>
          <w:lang w:val="en-GB"/>
        </w:rPr>
        <w:instrText>ADDIN CSL_CITATION { "citationItems" : [ { "id" : "ITEM-1", "itemData" : { "DOI" : "10.5194/acp-15-10349-2015", "ISBN" : "1680-7316", "ISSN" : "16807324", "abstract" : "Air pollution variability is strongly dependent on meteorology. However, quantifying the impacts of changes in regional climatology on pollution extremes can be difficult due to the many non-linear and competing meteorological influences on the production, transport, and removal of pollutant species. Furthermore, observed pollutant levels at many sites show sensitivities at the extremes that differ from those of the overall mean, indicating relationships that would be poorly characterized by simple linear regressions. To address this challenge, we apply quantile regression to observed daily ozone (O-3) and fine particulate matter (PM2.5) levels and reanalysis meteorological fields in the USA over the past decade to specifically identify the meteorological sensitivities of higher pollutant levels. From an initial set of over 1700 possible meteorological indicators (including 28 meteorological variables with 63 different temporal options), we generate reduced sets of O-3 and PM2.5 indicators for both summer and winter months, analyzing pollutant sensitivities to each for response quantiles ranging from 2 to 98 %. Primary covariates connected to high-quantile O-3 levels include temperature and relative humidity in the summer, while winter O-3 levels are most commonly associated with incoming radiation flux. Covariates associated with summer PM2.5 include temperature, wind speed, and tropospheric stability at many locations, while stability, humidity, and planetary boundary layer height are the key covariates most frequently associated with winter PM2.5. We find key differences in covariate sensitivities across regions and quantiles. For example, we find nationally averaged sensitivities of 95th percentile summer O-3 to changes in maximum daily temperature of approximately 0.9 ppb A degrees C-1, while the sensitivity of 50th percentile summer O-3 (the annual median) is only 0.6 ppb A degrees C-1. This gap points to differing sensitivities within various percentiles of the pollutant distribution, highlighting the need for statistical tools capable of identifying meteorological impacts across the entire response spectrum.", "author" : [ { "dropping-particle" : "", "family" : "Porter", "given" : "W. C.", "non-dropping-particle" : "", "parse-names" : false, "suffix" : "" }, { "dropping-particle" : "", "family" : "Heald", "given" : "C. L.", "non-dropping-particle" : "", "parse-names" : false, "suffix" : "" }, { "dropping-particle" : "", "family" : "Cooley", "given" : "D.", "non-dropping-particle" : "", "parse-names" : false, "suffix" : "" }, { "dropping-particle" : "", "family" : "Russell", "given" : "B.", "non-dropping-particle" : "", "parse-names" : false, "suffix" : "" } ], "container-title" : "Atmospheric Chemistry and Physics", "id" : "ITEM-1", "issue" : "18", "issued" : { "date-parts" : [ [ "2015" ] ] }, "note" : "cited By 13", "page" : "10349-10366", "title" : "Investigating the observed sensitivities of air-quality extremes to meteorological drivers via quantile regression", "translator" : [ { "dropping-particle" : "", "family" : "G2860", "given" : "", "non-dropping-particle" : "", "parse-names" : false, "suffix" : "" } ], "type" : "article-journal", "volume" : "15" }, "uris" : [ "http://www.mendeley.com/documents/?uuid=9e1449ca-b3c0-4b7e-bfd5-fb4411de80ac" ] } ], "mendeley" : { "formattedCitation" : "(Porter et al., 2015)", "plainTextFormattedCitation" : "(Porter et al., 2015)", "previouslyFormattedCitation" : "(Porter et al., 2015)" }, "properties" : { "noteIndex" : 0 }, "schema" : "https://github.com/citation-style-language/schema/raw/master/csl-citation.json" }</w:instrText>
      </w:r>
      <w:r w:rsidRPr="00E101B2">
        <w:rPr>
          <w:rFonts w:cs="Times New Roman"/>
          <w:noProof/>
          <w:lang w:val="en-GB"/>
        </w:rPr>
        <w:fldChar w:fldCharType="separate"/>
      </w:r>
      <w:r w:rsidR="00CB33A1">
        <w:rPr>
          <w:rFonts w:cs="Times New Roman"/>
          <w:noProof/>
          <w:lang w:val="en-GB"/>
        </w:rPr>
        <w:t>(Porter et al., 2015)</w:t>
      </w:r>
      <w:r w:rsidRPr="00E101B2">
        <w:rPr>
          <w:rFonts w:cs="Times New Roman"/>
          <w:noProof/>
          <w:lang w:val="en-GB"/>
        </w:rPr>
        <w:fldChar w:fldCharType="end"/>
      </w:r>
      <w:r w:rsidRPr="00E101B2">
        <w:rPr>
          <w:rFonts w:cs="Times New Roman"/>
          <w:noProof/>
          <w:lang w:val="en-GB"/>
        </w:rPr>
        <w:t>.</w:t>
      </w:r>
    </w:p>
    <w:p w14:paraId="12E8921A" w14:textId="77777777" w:rsidR="00F3307B" w:rsidRPr="00E101B2" w:rsidRDefault="00F3307B" w:rsidP="00D5630D">
      <w:pPr>
        <w:pStyle w:val="AR6BodyText"/>
        <w:rPr>
          <w:rFonts w:cs="Times New Roman"/>
          <w:noProof/>
          <w:lang w:val="en-GB"/>
        </w:rPr>
      </w:pPr>
    </w:p>
    <w:p w14:paraId="7F39B008" w14:textId="05A190D4" w:rsidR="00F3307B" w:rsidRPr="00EA7BD8" w:rsidRDefault="00F3307B" w:rsidP="00D5630D">
      <w:pPr>
        <w:pStyle w:val="AR6BodyText"/>
        <w:rPr>
          <w:lang w:val="en-US"/>
        </w:rPr>
      </w:pPr>
      <w:r w:rsidRPr="00E101B2">
        <w:rPr>
          <w:rFonts w:cs="Times New Roman"/>
          <w:noProof/>
          <w:lang w:val="en-GB"/>
        </w:rPr>
        <w:t>At the global scale, depending on its magnitude, the warming leads either to a small increase in global mean PM concentration levels (</w:t>
      </w:r>
      <w:del w:id="4230" w:author="Ian Blenkinsop" w:date="2021-07-29T11:16:00Z">
        <w:r w:rsidRPr="00E101B2" w:rsidDel="00922AE3">
          <w:rPr>
            <w:rFonts w:cs="Times New Roman"/>
            <w:noProof/>
            <w:lang w:val="en-GB"/>
          </w:rPr>
          <w:delText>ca.</w:delText>
        </w:r>
      </w:del>
      <w:ins w:id="4231" w:author="Ian Blenkinsop" w:date="2021-07-29T11:16:00Z">
        <w:r w:rsidR="00922AE3">
          <w:rPr>
            <w:rFonts w:cs="Times New Roman"/>
            <w:noProof/>
            <w:lang w:val="en-GB"/>
          </w:rPr>
          <w:t>about</w:t>
        </w:r>
      </w:ins>
      <w:r w:rsidRPr="00E101B2">
        <w:rPr>
          <w:rFonts w:cs="Times New Roman"/>
          <w:noProof/>
          <w:lang w:val="en-GB"/>
        </w:rPr>
        <w:t xml:space="preserve"> 0.21 </w:t>
      </w:r>
      <w:r w:rsidRPr="00E101B2">
        <w:rPr>
          <w:rFonts w:cs="Times New Roman"/>
          <w:noProof/>
          <w:lang w:val="en-GB"/>
        </w:rPr>
        <w:sym w:font="Symbol" w:char="F06D"/>
      </w:r>
      <w:r w:rsidRPr="00E101B2">
        <w:rPr>
          <w:rFonts w:cs="Times New Roman"/>
          <w:noProof/>
          <w:lang w:val="en-GB"/>
        </w:rPr>
        <w:t>g m</w:t>
      </w:r>
      <w:ins w:id="4232" w:author="Lucy Cowie" w:date="2021-07-28T13:30:00Z">
        <w:r w:rsidR="00E55CAD">
          <w:rPr>
            <w:rFonts w:cs="Times New Roman"/>
            <w:noProof/>
            <w:vertAlign w:val="superscript"/>
            <w:lang w:val="en-GB"/>
          </w:rPr>
          <w:t>–</w:t>
        </w:r>
      </w:ins>
      <w:del w:id="4233" w:author="Lucy Cowie" w:date="2021-07-28T13:30:00Z">
        <w:r w:rsidRPr="00E101B2" w:rsidDel="00E55CAD">
          <w:rPr>
            <w:rFonts w:cs="Times New Roman"/>
            <w:noProof/>
            <w:vertAlign w:val="superscript"/>
            <w:lang w:val="en-GB"/>
          </w:rPr>
          <w:noBreakHyphen/>
        </w:r>
      </w:del>
      <w:r w:rsidRPr="00E101B2">
        <w:rPr>
          <w:rFonts w:cs="Times New Roman"/>
          <w:noProof/>
          <w:vertAlign w:val="superscript"/>
          <w:lang w:val="en-GB"/>
        </w:rPr>
        <w:t>3</w:t>
      </w:r>
      <w:r w:rsidRPr="00E101B2">
        <w:rPr>
          <w:rFonts w:cs="Times New Roman"/>
          <w:noProof/>
          <w:lang w:val="en-GB"/>
        </w:rPr>
        <w:t xml:space="preserve"> in 2100 for RCP8.5), mainly controlled by sulphate and organic aerosols or a small decrease (</w:t>
      </w:r>
      <w:ins w:id="4234" w:author="Lucy Cowie" w:date="2021-07-28T13:30:00Z">
        <w:r w:rsidR="00E55CAD">
          <w:rPr>
            <w:rFonts w:cs="Times New Roman"/>
            <w:noProof/>
            <w:lang w:val="en-GB"/>
          </w:rPr>
          <w:t>–</w:t>
        </w:r>
      </w:ins>
      <w:del w:id="4235" w:author="Lucy Cowie" w:date="2021-07-28T13:30:00Z">
        <w:r w:rsidRPr="00E101B2" w:rsidDel="00E55CAD">
          <w:rPr>
            <w:rFonts w:cs="Times New Roman"/>
            <w:noProof/>
            <w:lang w:val="en-GB"/>
          </w:rPr>
          <w:delText>-</w:delText>
        </w:r>
      </w:del>
      <w:r w:rsidRPr="00E101B2">
        <w:rPr>
          <w:rFonts w:cs="Times New Roman"/>
          <w:noProof/>
          <w:lang w:val="en-GB"/>
        </w:rPr>
        <w:t xml:space="preserve">0.06 </w:t>
      </w:r>
      <w:r w:rsidRPr="00E101B2">
        <w:rPr>
          <w:rFonts w:cs="Times New Roman"/>
          <w:noProof/>
          <w:lang w:val="en-GB"/>
        </w:rPr>
        <w:sym w:font="Symbol" w:char="F06D"/>
      </w:r>
      <w:r w:rsidRPr="00E101B2">
        <w:rPr>
          <w:rFonts w:cs="Times New Roman"/>
          <w:noProof/>
          <w:lang w:val="en-GB"/>
        </w:rPr>
        <w:t>g m</w:t>
      </w:r>
      <w:ins w:id="4236" w:author="Lucy Cowie" w:date="2021-07-28T13:30:00Z">
        <w:r w:rsidR="00E55CAD">
          <w:rPr>
            <w:rFonts w:cs="Times New Roman"/>
            <w:noProof/>
            <w:vertAlign w:val="superscript"/>
            <w:lang w:val="en-GB"/>
          </w:rPr>
          <w:t>–</w:t>
        </w:r>
      </w:ins>
      <w:del w:id="4237" w:author="Lucy Cowie" w:date="2021-07-28T13:30:00Z">
        <w:r w:rsidRPr="00E101B2" w:rsidDel="00E55CAD">
          <w:rPr>
            <w:rFonts w:cs="Times New Roman"/>
            <w:noProof/>
            <w:vertAlign w:val="superscript"/>
            <w:lang w:val="en-GB"/>
          </w:rPr>
          <w:delText>-</w:delText>
        </w:r>
      </w:del>
      <w:r w:rsidRPr="00E101B2">
        <w:rPr>
          <w:rFonts w:cs="Times New Roman"/>
          <w:noProof/>
          <w:vertAlign w:val="superscript"/>
          <w:lang w:val="en-GB"/>
        </w:rPr>
        <w:t>3</w:t>
      </w:r>
      <w:r w:rsidRPr="00E101B2">
        <w:rPr>
          <w:rFonts w:cs="Times New Roman"/>
          <w:noProof/>
          <w:lang w:val="en-GB"/>
        </w:rPr>
        <w:t xml:space="preserve"> for RCP2.6)</w:t>
      </w:r>
      <w:del w:id="4238" w:author="Lucy Cowie" w:date="2021-07-28T13:31:00Z">
        <w:r w:rsidRPr="00E101B2" w:rsidDel="00E55CAD">
          <w:rPr>
            <w:rFonts w:cs="Times New Roman"/>
            <w:noProof/>
            <w:lang w:val="en-GB"/>
          </w:rPr>
          <w:delText>,</w:delText>
        </w:r>
      </w:del>
      <w:r w:rsidRPr="00E101B2">
        <w:rPr>
          <w:rFonts w:cs="Times New Roman"/>
          <w:noProof/>
          <w:lang w:val="en-GB"/>
        </w:rPr>
        <w:t xml:space="preserve"> </w:t>
      </w:r>
      <w:commentRangeStart w:id="4239"/>
      <w:r w:rsidRPr="00E101B2">
        <w:rPr>
          <w:rFonts w:cs="Times New Roman"/>
          <w:noProof/>
          <w:lang w:val="en-GB"/>
        </w:rPr>
        <w:fldChar w:fldCharType="begin" w:fldLock="1"/>
      </w:r>
      <w:r w:rsidR="00D477C7">
        <w:rPr>
          <w:rFonts w:cs="Times New Roman"/>
          <w:noProof/>
          <w:lang w:val="en-GB"/>
        </w:rPr>
        <w:instrText>ADDIN CSL_CITATION { "citationItems" : [ { "id" : "ITEM-1", "itemData" : { "DOI" : "10.1016/j.atmosenv.2016.07.040", "ISSN" : "18732844", "abstract" : "Climate change can influence fine particulate matter concentrations (PM2.5) through changes in air pollution meteorology. Knowledge of the extent to which climate change can exacerbate or alleviate air pollution in the future is needed for robust climate and air pollution policy decision-making. To examine the influence of climate on PM2.5, we use the Geophysical Fluid Dynamics Laboratory Coupled Model version 3 (GFDL CM3), a fully-coupled chemistry-climate model, combined with future emissions and concentrations provided by the four Representative Concentration Pathways (RCPs). For each of the RCPs, we conduct future simulations in which emissions of aerosols and their precursors are held at 2005 levels while other climate forcing agents evolve in time, such that only climate (and thus meteorology) can influence PM2.5surface concentrations. We find a small increase in global, annual mean PM2.5of about 0.21 \u03bcg m\u22123(5%) for RCP8.5, a scenario with maximum warming. Changes in global mean PM2.5are at a maximum in the fall and are mainly controlled by sulfate followed by organic aerosol with minimal influence of black carbon. RCP2.6 is the only scenario that projects a decrease in global PM2.5with future climate changes, albeit only by \u22120.06 \u03bcg m\u22123(1.5%) by the end of the 21st century. Regional and local changes in PM2.5are larger, reaching upwards of 2 \u03bcg m\u22123for polluted (eastern China) and dusty (western Africa) locations on an annually averaged basis in RCP8.5. Using multiple linear regression, we find that future PM2.5concentrations are most sensitive to local temperature, followed by surface wind and precipitation. PM2.5concentrations are robustly positively associated with temperature, while negatively related with precipitation and wind speed. Present-day (2006\u20132015) modeled sensitivities of PM2.5to meteorological variables are evaluated against observations and found to agree reasonably well with observed sensitivities (within 10\u201350% over the eastern United States for several variables), although the modeled PM2.5is less sensitive to precipitation than in the observations due to weaker convective scavenging. We conclude that the hypothesized \u201cclimate penalty\u201d of future increases in PM2.5is relatively minor on a global scale compared to the influence of emissions on PM2.5concentrations.", "author" : [ { "dropping-particle" : "", "family" : "Westervelt", "given" : "D. M.", "non-dropping-particle" : "", "parse-names" : false, "suffix" : "" }, { "dropping-particle" : "", "family" : "Horowitz", "given" : "L. W.", "non-dropping-particle" : "", "parse-names" : false, "suffix" : "" }, { "dropping-particle" : "", "family" : "Naik", "given" : "V.", "non-dropping-particle" : "", "parse-names" : false, "suffix" : "" }, { "dropping-particle" : "", "family" : "Tai", "given" : "A. P.K.", "non-dropping-particle" : "", "parse-names" : false, "suffix" : "" }, { "dropping-particle" : "", "family" : "Fiore", "given" : "A. M.", "non-dropping-particle" : "", "parse-names" : false, "suffix" : "" }, { "dropping-particle" : "", "family" : "Mauzerall", "given" : "D. L.", "non-dropping-particle" : "", "parse-names" : false, "suffix" : "" } ], "container-title" : "Atmospheric Environment", "id" : "ITEM-1", "issued" : { "date-parts" : [ [ "2016" ] ] }, "note" : "cited By 6", "page" : "43-56", "title" : "Quantifying PM2.5-meteorology sensitivities in a global climate model", "translator" : [ { "dropping-particle" : "", "family" : "G2870", "given" : "", "non-dropping-particle" : "", "parse-names" : false, "suffix" : "" } ], "type" : "article-journal", "volume" : "142" }, "uris" : [ "http://www.mendeley.com/documents/?uuid=a12a5543-0655-4082-9be5-b89584f2803e" ] } ], "mendeley" : { "formattedCitation" : "(Westervelt et al., 2016)", "manualFormatting" : "Westervelt et al. (2016)", "plainTextFormattedCitation" : "(Westervelt et al., 2016)", "previouslyFormattedCitation" : "(Westervelt et al., 2016)" }, "properties" : { "noteIndex" : 0 }, "schema" : "https://github.com/citation-style-language/schema/raw/master/csl-citation.json" }</w:instrText>
      </w:r>
      <w:r w:rsidRPr="00E101B2">
        <w:rPr>
          <w:rFonts w:cs="Times New Roman"/>
          <w:noProof/>
          <w:lang w:val="en-GB"/>
        </w:rPr>
        <w:fldChar w:fldCharType="separate"/>
      </w:r>
      <w:r w:rsidR="00CB33A1">
        <w:rPr>
          <w:rFonts w:cs="Times New Roman"/>
          <w:noProof/>
          <w:lang w:val="nb-NO"/>
        </w:rPr>
        <w:t>Westervelt et al. (2016)</w:t>
      </w:r>
      <w:r w:rsidRPr="00E101B2">
        <w:rPr>
          <w:rFonts w:cs="Times New Roman"/>
          <w:noProof/>
          <w:lang w:val="en-GB"/>
        </w:rPr>
        <w:fldChar w:fldCharType="end"/>
      </w:r>
      <w:r w:rsidRPr="003009C2">
        <w:rPr>
          <w:rFonts w:cs="Times New Roman"/>
          <w:noProof/>
          <w:lang w:val="en-GB"/>
        </w:rPr>
        <w:t xml:space="preserve"> and </w:t>
      </w:r>
      <w:r w:rsidRPr="00E101B2">
        <w:rPr>
          <w:rFonts w:cs="Times New Roman"/>
          <w:noProof/>
          <w:lang w:val="en-GB"/>
        </w:rPr>
        <w:fldChar w:fldCharType="begin" w:fldLock="1"/>
      </w:r>
      <w:r w:rsidR="00D477C7">
        <w:rPr>
          <w:rFonts w:cs="Times New Roman"/>
          <w:noProof/>
          <w:lang w:val="nb-NO"/>
        </w:rPr>
        <w:instrText>ADDIN CSL_CITATION { "citationItems" : [ { "id" : "ITEM-1", "itemData" : { "DOI" : "10.1002/2017EF000684", "ISSN" : "23284277", "abstract" : "Particulate matter with the diameter smaller than 2.5 \u00ed \u00b5\u00ed\u00bc\u0087m (PM2.5) poses health threats to human population. Regardless of efforts to regulate the pollution sources, it is unclear how climate change caused by greenhouse gases (GHGs) would affect PM2.5 levels. Using century-long ensemble sim-ulations with Community Earth System Model 1 (CESM1), we show that, if the anthropogenic emissions would remain at the level in the year 2005, the global surface concentration and atmospheric column burden of sulfate, black carbon, and primary organic carbon would still increase by 5%\u201310% at the end of 21st century (2090\u20132100) due to global warming alone. The decrease in the wet removal flux of PM2.5, despite an increase in global precipitation, is the primary cause of the increase in the PM2.5 column burden. Regionally over North America and East Asia, a shift of future precipitation toward more frequent heavy events contributes to weakened wet removal fluxes. Our results suggest climate change impact needs to be accounted for to define the future emission standards necessary to meet air quality standard.", "author" : [ { "dropping-particle" : "", "family" : "Xu", "given" : "Yangyang", "non-dropping-particle" : "", "parse-names" : false, "suffix" : "" }, { "dropping-particle" : "", "family" : "Lamarque", "given" : "Jean Fran\u00e7ois", "non-dropping-particle" : "", "parse-names" : false, "suffix" : "" } ], "container-title" : "Earth's Future", "id" : "ITEM-1", "issue" : "3", "issued" : { "date-parts" : [ [ "2018" ] ] }, "note" : "cited By 0", "page" : "428-440", "title" : "Isolating the Meteorological Impact of 21st Century GHG Warming on the Removal and Atmospheric Loading of Anthropogenic Fine Particulate Matter Pollution at Global Scale", "translator" : [ { "dropping-particle" : "", "family" : "G2875", "given" : "", "non-dropping-particle" : "", "parse-names" : false, "suffix" : "" } ], "type" : "article-journal", "volume" : "6" }, "uris" : [ "http://www.mendeley.com/documents/?uuid=0d14425a-f6fa-443c-8a30-d2a59db3114f" ] } ], "mendeley" : { "formattedCitation" : "(Xu and Lamarque, 2018)", "manualFormatting" : "Xu and Lamarque (2018)", "plainTextFormattedCitation" : "(Xu and Lamarque, 2018)", "previouslyFormattedCitation" : "(Xu and Lamarque, 2018)" }, "properties" : { "noteIndex" : 0 }, "schema" : "https://github.com/citation-style-language/schema/raw/master/csl-citation.json" }</w:instrText>
      </w:r>
      <w:r w:rsidRPr="00E101B2">
        <w:rPr>
          <w:rFonts w:cs="Times New Roman"/>
          <w:noProof/>
          <w:lang w:val="en-GB"/>
        </w:rPr>
        <w:fldChar w:fldCharType="separate"/>
      </w:r>
      <w:r w:rsidR="00CB33A1">
        <w:rPr>
          <w:rFonts w:cs="Times New Roman"/>
          <w:noProof/>
          <w:lang w:val="en-GB"/>
        </w:rPr>
        <w:t>Xu and Lamarque (2018)</w:t>
      </w:r>
      <w:r w:rsidRPr="00E101B2">
        <w:rPr>
          <w:rFonts w:cs="Times New Roman"/>
          <w:noProof/>
          <w:lang w:val="en-GB"/>
        </w:rPr>
        <w:fldChar w:fldCharType="end"/>
      </w:r>
      <w:commentRangeEnd w:id="4239"/>
      <w:r w:rsidR="00E55CAD">
        <w:rPr>
          <w:rStyle w:val="Marquedecommentaire"/>
          <w:lang w:val="en-GB"/>
        </w:rPr>
        <w:commentReference w:id="4239"/>
      </w:r>
      <w:r w:rsidRPr="003009C2">
        <w:rPr>
          <w:rFonts w:cs="Times New Roman"/>
          <w:noProof/>
          <w:lang w:val="en-GB"/>
        </w:rPr>
        <w:t xml:space="preserve">. On the other hand, </w:t>
      </w:r>
      <w:r w:rsidRPr="00E101B2">
        <w:rPr>
          <w:rFonts w:cs="Times New Roman"/>
          <w:noProof/>
          <w:lang w:val="en-GB"/>
        </w:rPr>
        <w:fldChar w:fldCharType="begin" w:fldLock="1"/>
      </w:r>
      <w:r w:rsidR="00D477C7">
        <w:rPr>
          <w:rFonts w:cs="Times New Roman"/>
          <w:noProof/>
          <w:lang w:val="nb-NO"/>
        </w:rPr>
        <w:instrText>ADDIN CSL_CITATION { "citationItems" : [ { "id" : "ITEM-1", "itemData" : { "DOI" : "10.1002/2017EF000684", "ISSN" : "23284277", "abstract" : "Particulate matter with the diameter smaller than 2.5 \u00ed \u00b5\u00ed\u00bc\u0087m (PM2.5) poses health threats to human population. Regardless of efforts to regulate the pollution sources, it is unclear how climate change caused by greenhouse gases (GHGs) would affect PM2.5 levels. Using century-long ensemble sim-ulations with Community Earth System Model 1 (CESM1), we show that, if the anthropogenic emissions would remain at the level in the year 2005, the global surface concentration and atmospheric column burden of sulfate, black carbon, and primary organic carbon would still increase by 5%\u201310% at the end of 21st century (2090\u20132100) due to global warming alone. The decrease in the wet removal flux of PM2.5, despite an increase in global precipitation, is the primary cause of the increase in the PM2.5 column burden. Regionally over North America and East Asia, a shift of future precipitation toward more frequent heavy events contributes to weakened wet removal fluxes. Our results suggest climate change impact needs to be accounted for to define the future emission standards necessary to meet air quality standard.", "author" : [ { "dropping-particle" : "", "family" : "Xu", "given" : "Yangyang", "non-dropping-particle" : "", "parse-names" : false, "suffix" : "" }, { "dropping-particle" : "", "family" : "Lamarque", "given" : "Jean Fran\u00e7ois", "non-dropping-particle" : "", "parse-names" : false, "suffix" : "" } ], "container-title" : "Earth's Future", "id" : "ITEM-1", "issue" : "3", "issued" : { "date-parts" : [ [ "2018" ] ] }, "note" : "cited By 0", "page" : "428-440", "title" : "Isolating the Meteorological Impact of 21st Century GHG Warming on the Removal and Atmospheric Loading of Anthropogenic Fine Particulate Matter Pollution at Global Scale", "translator" : [ { "dropping-particle" : "", "family" : "G2875", "given" : "", "non-dropping-particle" : "", "parse-names" : false, "suffix" : "" } ], "type" : "article-journal", "volume" : "6" }, "uris" : [ "http://www.mendeley.com/documents/?uuid=0d14425a-f6fa-443c-8a30-d2a59db3114f" ] } ], "mendeley" : { "formattedCitation" : "(Xu and Lamarque, 2018)", "manualFormatting" : "Xu and Lamarque (2018)", "plainTextFormattedCitation" : "(Xu and Lamarque, 2018)", "previouslyFormattedCitation" : "(Xu and Lamarque, 2018)" }, "properties" : { "noteIndex" : 0 }, "schema" : "https://github.com/citation-style-language/schema/raw/master/csl-citation.json" }</w:instrText>
      </w:r>
      <w:r w:rsidRPr="00E101B2">
        <w:rPr>
          <w:rFonts w:cs="Times New Roman"/>
          <w:noProof/>
          <w:lang w:val="en-GB"/>
        </w:rPr>
        <w:fldChar w:fldCharType="separate"/>
      </w:r>
      <w:r w:rsidR="00CB33A1">
        <w:rPr>
          <w:rFonts w:cs="Times New Roman"/>
          <w:noProof/>
          <w:lang w:val="en-GB"/>
        </w:rPr>
        <w:t>Xu and Lamarque (2018)</w:t>
      </w:r>
      <w:r w:rsidRPr="00E101B2">
        <w:rPr>
          <w:rFonts w:cs="Times New Roman"/>
          <w:noProof/>
          <w:lang w:val="en-GB"/>
        </w:rPr>
        <w:fldChar w:fldCharType="end"/>
      </w:r>
      <w:r>
        <w:rPr>
          <w:rFonts w:cs="Times New Roman"/>
          <w:noProof/>
          <w:lang w:val="en-GB"/>
        </w:rPr>
        <w:t xml:space="preserve"> and </w:t>
      </w:r>
      <w:commentRangeStart w:id="4240"/>
      <w:r w:rsidRPr="00E101B2">
        <w:rPr>
          <w:rFonts w:cs="Times New Roman"/>
          <w:noProof/>
          <w:lang w:val="en-GB"/>
        </w:rPr>
        <w:fldChar w:fldCharType="begin" w:fldLock="1"/>
      </w:r>
      <w:ins w:id="4241" w:author="Robin Matthews" w:date="2021-07-08T17:11:00Z">
        <w:r w:rsidR="003B135C">
          <w:rPr>
            <w:rFonts w:cs="Times New Roman"/>
            <w:noProof/>
            <w:lang w:val="en-GB"/>
          </w:rPr>
          <w:instrText>ADDIN CSL_CITATION { "citationItems" : [ { "id" : "ITEM-1", "itemData" : { "DOI" : "10.1038/nclimate2827", "ISBN" : "1758-678X", "ISSN" : "17586798", "abstract" : "Atmospheric aerosols are of significant environmental importance, due to their effects on air quality, as well as their ability to alter the planet\u2019s radiative balance. Recent studies characterizing the effects of climate change on air quality and the broader distribution of aerosols in the atmosphere show significant, but inconsistent results, including the sign of the effect1\u20133 . Using a suite of state-of-the-art climate models, we show that climate change is associated with a negative aerosol\u2013climate feedback of \u22120.02 to \u22120.09Wm\u22122 K\u22121 for direct radiative effects, with much larger values likely for indirect radiative effects. This is related to an increase in most aerosol species, particularly over the tropics and Northern Hemisphere midlatitudes, largely due to a decrease in wet deposition associated with less large-scale precipitation over land. Although simulation of aerosol processes in global climate models possesses uncertainty, we conclude that climate change may increase aerosol burden and surface concentration, which may have implications for future air quality.", "author" : [ { "dropping-particle" : "", "family" : "Allen", "given" : "Robert J.", "non-dropping-particle" : "", "parse-names" : false, "suffix" : "" }, { "dropping-particle" : "", "family" : "Landuyt", "given" : "William", "non-dropping-particle" : "", "parse-names" : false, "suffix" : "" }, { "dropping-particle" : "", "family" : "Rumbold", "given" : "Steven T.", "non-dropping-particle" : "", "parse-names" : false, "suffix" : "" } ], "container-title" : "Nature Climate Change", "id" : "ITEM-1", "issue" : "3", "issued" : { "date-parts" : [ [ "2016" ] ] }, "page" : "269-274", "title" : "An increase in aerosol burden and radiative effects in a warmer world", "translator" : [ { "dropping-particle" : "", "family" : "G2861", "given" : "", "non-dropping-particle" : "", "parse-names" : false, "suffix" : "" } ], "type" : "article-journal", "volume" : "6" }, "uris" : [ "http://www.mendeley.com/documents/?uuid=47847719-6373-4955-a7e6-4d05703309fc" ] }, { "id" : "ITEM-2", "itemData" : { "DOI" : "10.1038/s41558-019-0401-4", "ISSN" : "1758-6798", "abstract" : "Many climate models simulate an increase in anthropogenic aerosol species in response to warming1, particularly over the Northern Hemisphere mid-latitudes during June, July and August. Recently, it has been argued that this increase in anthropogenic aerosols can be linked to a decrease in wet removal associated with reduced precipitation2, but the mechanisms remain uncertain. Here, using a state-of-the-art climate model (the Community Atmosphere Model version 5), we expand on this notion to demonstrate that the enhanced aerosol burden and hydrological changes are related to a robust climate change phenomenon\u2014the land\u2013sea warming contrast3,4. Enhanced land warming is associated with continental reductions in lower-tropospheric humidity that drive decreases in low clouds\u2014particularly large scale (stratus) clouds\u2014which, in turn, lead to reduced large-scale precipitation and aerosol wet removal. Idealized model simulations further show that muting the land\u2013sea warming contrast weakens these hydrological changes, thereby suppressing the aerosol increase. Moreover, idealized simulations that only feature land warming yield enhanced continental aridity and an increase in aerosol burden. Thus, unless anthropogenic emission reductions occur, our results add confidence that a warmer world will be associated with enhanced aerosol pollution.", "author" : [ { "dropping-particle" : "", "family" : "Allen", "given" : "Robert J", "non-dropping-particle" : "", "parse-names" : false, "suffix" : "" }, { "dropping-particle" : "", "family" : "Hassan", "given" : "Taufiq", "non-dropping-particle" : "", "parse-names" : false, "suffix" : "" }, { "dropping-particle" : "", "family" : "Randles", "given" : "Cynthia A", "non-dropping-particle" : "", "parse-names" : false, "suffix" : "" }, { "dropping-particle" : "", "family" : "Su", "given" : "Hui", "non-dropping-particle" : "", "parse-names" : false, "suffix" : "" } ], "container-title" : "Nature Climate Change", "id" : "ITEM-2", "issued" : { "date-parts" : [ [ "2019" ] ] }, "title" : "Enhanced land\u2013sea warming contrast elevates aerosol pollution in a warmer world", "translator" : [ { "dropping-particle" : "", "family" : "G3862", "given" : "", "non-dropping-particle" : "", "parse-names" : false, "suffix" : "" } ], "type" : "article-journal" }, "uris" : [ "http://www.mendeley.com/documents/?uuid=a4aa5afd-c9f4-4e9f-865b-0e2231b234c6" ] } ], "mendeley" : { "formattedCitation" : "(Allen et al., 2016b, 2019b)", "manualFormatting" : "R.J. Allen et al., 2016, 2019", "plainTextFormattedCitation" : "(Allen et al., 2016b, 2019b)", "previouslyFormattedCitation" : "(Allen et al., 2016b, 2019b)" }, "properties" : { "noteIndex" : 0 }, "schema" : "https://github.com/citation-style-language/schema/raw/master/csl-citation.json" }</w:instrText>
        </w:r>
      </w:ins>
      <w:del w:id="4242" w:author="Robin Matthews" w:date="2021-07-08T17:11:00Z">
        <w:r w:rsidR="00D477C7" w:rsidDel="003B135C">
          <w:rPr>
            <w:rFonts w:cs="Times New Roman"/>
            <w:noProof/>
            <w:lang w:val="en-GB"/>
          </w:rPr>
          <w:delInstrText>ADDIN CSL_CITATION { "citationItems" : [ { "id" : "ITEM-1", "itemData" : { "DOI" : "10.1038/nclimate2827", "ISBN" : "1758-678X", "ISSN" : "17586798", "abstract" : "Atmospheric aerosols are of significant environmental importance, due to their effects on air quality, as well as their ability to alter the planet\u2019s radiative balance. Recent studies characterizing the effects of climate change on air quality and the broader distribution of aerosols in the atmosphere show significant, but inconsistent results, including the sign of the effect1\u20133 . Using a suite of state-of-the-art climate models, we show that climate change is associated with a negative aerosol\u2013climate feedback of \u22120.02 to \u22120.09Wm\u22122 K\u22121 for direct radiative effects, with much larger values likely for indirect radiative effects. This is related to an increase in most aerosol species, particularly over the tropics and Northern Hemisphere midlatitudes, largely due to a decrease in wet deposition associated with less large-scale precipitation over land. Although simulation of aerosol processes in global climate models possesses uncertainty, we conclude that climate change may increase aerosol burden and surface concentration, which may have implications for future air quality.", "author" : [ { "dropping-particle" : "", "family" : "Allen", "given" : "Robert J.", "non-dropping-particle" : "", "parse-names" : false, "suffix" : "" }, { "dropping-particle" : "", "family" : "Landuyt", "given" : "William", "non-dropping-particle" : "", "parse-names" : false, "suffix" : "" }, { "dropping-particle" : "", "family" : "Rumbold", "given" : "Steven T.", "non-dropping-particle" : "", "parse-names" : false, "suffix" : "" } ], "container-title" : "Nature Climate Change", "id" : "ITEM-1", "issue" : "3", "issued" : { "date-parts" : [ [ "2016" ] ] }, "page" : "269-274", "title" : "An increase in aerosol burden and radiative effects in a warmer world", "translator" : [ { "dropping-particle" : "", "family" : "G2861", "given" : "", "non-dropping-particle" : "", "parse-names" : false, "suffix" : "" } ], "type" : "article-journal", "volume" : "6" }, "uris" : [ "http://www.mendeley.com/documents/?uuid=47847719-6373-4955-a7e6-4d05703309fc" ] }, { "id" : "ITEM-2", "itemData" : { "DOI" : "10.1038/s41558-019-0401-4", "ISSN" : "1758-6798", "abstract" : "Many climate models simulate an increase in anthropogenic aerosol species in response to warming1, particularly over the Northern Hemisphere mid-latitudes during June, July and August. Recently, it has been argued that this increase in anthropogenic aerosols can be linked to a decrease in wet removal associated with reduced precipitation2, but the mechanisms remain uncertain. Here, using a state-of-the-art climate model (the Community Atmosphere Model version 5), we expand on this notion to demonstrate that the enhanced aerosol burden and hydrological changes are related to a robust climate change phenomenon\u2014the land\u2013sea warming contrast3,4. Enhanced land warming is associated with continental reductions in lower-tropospheric humidity that drive decreases in low clouds\u2014particularly large scale (stratus) clouds\u2014which, in turn, lead to reduced large-scale precipitation and aerosol wet removal. Idealized model simulations further show that muting the land\u2013sea warming contrast weakens these hydrological changes, thereby suppressing the aerosol increase. Moreover, idealized simulations that only feature land warming yield enhanced continental aridity and an increase in aerosol burden. Thus, unless anthropogenic emission reductions occur, our results add confidence that a warmer world will be associated with enhanced aerosol pollution.", "author" : [ { "dropping-particle" : "", "family" : "Allen", "given" : "Robert J", "non-dropping-particle" : "", "parse-names" : false, "suffix" : "" }, { "dropping-particle" : "", "family" : "Hassan", "given" : "Taufiq", "non-dropping-particle" : "", "parse-names" : false, "suffix" : "" }, { "dropping-particle" : "", "family" : "Randles", "given" : "Cynthia A", "non-dropping-particle" : "", "parse-names" : false, "suffix" : "" }, { "dropping-particle" : "", "family" : "Su", "given" : "Hui", "non-dropping-particle" : "", "parse-names" : false, "suffix" : "" } ], "container-title" : "Nature Climate Change", "id" : "ITEM-2", "issued" : { "date-parts" : [ [ "2019" ] ] }, "title" : "Enhanced land\u2013sea warming contrast elevates aerosol pollution in a warmer world", "translator" : [ { "dropping-particle" : "", "family" : "G3862", "given" : "", "non-dropping-particle" : "", "parse-names" : false, "suffix" : "" } ], "type" : "article-journal" }, "uris" : [ "http://www.mendeley.com/documents/?uuid=a4aa5afd-c9f4-4e9f-865b-0e2231b234c6" ] } ], "mendeley" : { "formattedCitation" : "(Allen et al., 2016b, 2019b)", "manualFormatting" : "Allen et al. (2016c, 2019b)", "plainTextFormattedCitation" : "(Allen et al., 2016b, 2019b)", "previouslyFormattedCitation" : "(Allen et al., 2016b, 2019b)" }, "properties" : { "noteIndex" : 0 }, "schema" : "https://github.com/citation-style-language/schema/raw/master/csl-citation.json" }</w:delInstrText>
        </w:r>
      </w:del>
      <w:r w:rsidRPr="00E101B2">
        <w:rPr>
          <w:rFonts w:cs="Times New Roman"/>
          <w:noProof/>
          <w:lang w:val="en-GB"/>
        </w:rPr>
        <w:fldChar w:fldCharType="separate"/>
      </w:r>
      <w:del w:id="4243" w:author="Robin Matthews" w:date="2021-07-08T17:11:00Z">
        <w:r w:rsidR="00CB33A1" w:rsidDel="003B135C">
          <w:rPr>
            <w:rFonts w:cs="Times New Roman"/>
            <w:noProof/>
            <w:lang w:val="en-GB"/>
          </w:rPr>
          <w:delText>A</w:delText>
        </w:r>
      </w:del>
      <w:ins w:id="4244" w:author="Robin Matthews" w:date="2021-07-08T17:11:00Z">
        <w:r w:rsidR="003B135C" w:rsidRPr="002A1EE0">
          <w:rPr>
            <w:noProof/>
            <w:lang w:val="en-US"/>
          </w:rPr>
          <w:t>R.J. Allen et al., 2016, 2019</w:t>
        </w:r>
      </w:ins>
      <w:del w:id="4245" w:author="Robin Matthews" w:date="2021-07-08T17:11:00Z">
        <w:r w:rsidR="00CB33A1" w:rsidDel="003B135C">
          <w:rPr>
            <w:rFonts w:cs="Times New Roman"/>
            <w:noProof/>
            <w:lang w:val="en-GB"/>
          </w:rPr>
          <w:delText>llen et al. (2016c, 2019b)</w:delText>
        </w:r>
      </w:del>
      <w:r w:rsidRPr="00E101B2">
        <w:rPr>
          <w:rFonts w:cs="Times New Roman"/>
          <w:noProof/>
          <w:lang w:val="en-GB"/>
        </w:rPr>
        <w:fldChar w:fldCharType="end"/>
      </w:r>
      <w:commentRangeEnd w:id="4240"/>
      <w:r w:rsidR="00CB33A1">
        <w:rPr>
          <w:rStyle w:val="Marquedecommentaire"/>
        </w:rPr>
        <w:commentReference w:id="4240"/>
      </w:r>
      <w:r>
        <w:rPr>
          <w:rFonts w:cs="Times New Roman"/>
          <w:noProof/>
          <w:lang w:val="en-GB"/>
        </w:rPr>
        <w:t xml:space="preserve"> </w:t>
      </w:r>
      <w:r w:rsidRPr="00E101B2">
        <w:rPr>
          <w:rFonts w:cs="Times New Roman"/>
          <w:noProof/>
          <w:lang w:val="en-GB"/>
        </w:rPr>
        <w:t xml:space="preserve">found </w:t>
      </w:r>
      <w:r>
        <w:rPr>
          <w:rFonts w:cs="Times New Roman"/>
          <w:noProof/>
          <w:lang w:val="en-GB"/>
        </w:rPr>
        <w:t>an</w:t>
      </w:r>
      <w:r w:rsidRPr="00E101B2">
        <w:rPr>
          <w:rFonts w:cs="Times New Roman"/>
          <w:noProof/>
          <w:lang w:val="en-GB"/>
        </w:rPr>
        <w:t xml:space="preserve"> increase of </w:t>
      </w:r>
      <w:r>
        <w:rPr>
          <w:rFonts w:cs="Times New Roman"/>
          <w:noProof/>
          <w:lang w:val="en-GB"/>
        </w:rPr>
        <w:t xml:space="preserve">aerosol burden and </w:t>
      </w:r>
      <w:r w:rsidRPr="00E101B2">
        <w:rPr>
          <w:rFonts w:cs="Times New Roman"/>
          <w:noProof/>
          <w:lang w:val="en-GB"/>
        </w:rPr>
        <w:t>PM surface concentration throughout the 21</w:t>
      </w:r>
      <w:r w:rsidRPr="00B502F6">
        <w:rPr>
          <w:rFonts w:cs="Times New Roman"/>
          <w:noProof/>
          <w:lang w:val="en-GB"/>
          <w:rPrChange w:id="4246" w:author="Lucy Cowie" w:date="2021-07-28T13:33:00Z">
            <w:rPr>
              <w:rFonts w:cs="Times New Roman"/>
              <w:noProof/>
              <w:vertAlign w:val="superscript"/>
              <w:lang w:val="en-GB"/>
            </w:rPr>
          </w:rPrChange>
        </w:rPr>
        <w:t>st</w:t>
      </w:r>
      <w:r w:rsidRPr="00E101B2">
        <w:rPr>
          <w:rFonts w:cs="Times New Roman"/>
          <w:noProof/>
          <w:lang w:val="en-GB"/>
        </w:rPr>
        <w:t xml:space="preserve"> Century, attributed to a decrease in wet</w:t>
      </w:r>
      <w:ins w:id="4247" w:author="Lucy Cowie" w:date="2021-07-28T13:33:00Z">
        <w:r w:rsidR="00B502F6">
          <w:rPr>
            <w:rFonts w:cs="Times New Roman"/>
            <w:noProof/>
            <w:lang w:val="en-GB"/>
          </w:rPr>
          <w:t>-</w:t>
        </w:r>
      </w:ins>
      <w:del w:id="4248" w:author="Lucy Cowie" w:date="2021-07-28T13:33:00Z">
        <w:r w:rsidRPr="00E101B2" w:rsidDel="00B502F6">
          <w:rPr>
            <w:rFonts w:cs="Times New Roman"/>
            <w:noProof/>
            <w:lang w:val="en-GB"/>
          </w:rPr>
          <w:delText xml:space="preserve"> </w:delText>
        </w:r>
      </w:del>
      <w:r w:rsidRPr="00E101B2">
        <w:rPr>
          <w:rFonts w:cs="Times New Roman"/>
          <w:noProof/>
          <w:lang w:val="en-GB"/>
        </w:rPr>
        <w:t>removal flux</w:t>
      </w:r>
      <w:r>
        <w:rPr>
          <w:rFonts w:cs="Times New Roman"/>
          <w:noProof/>
          <w:lang w:val="en-GB"/>
        </w:rPr>
        <w:t xml:space="preserve"> despite the</w:t>
      </w:r>
      <w:r w:rsidRPr="00E101B2">
        <w:rPr>
          <w:rFonts w:cs="Times New Roman"/>
          <w:noProof/>
          <w:lang w:val="en-GB"/>
        </w:rPr>
        <w:t xml:space="preserve"> overall projected increase in global </w:t>
      </w:r>
      <w:r>
        <w:rPr>
          <w:rFonts w:cs="Times New Roman"/>
          <w:noProof/>
          <w:lang w:val="en-GB"/>
        </w:rPr>
        <w:t>precipitation</w:t>
      </w:r>
      <w:r w:rsidRPr="00E101B2">
        <w:rPr>
          <w:rFonts w:cs="Times New Roman"/>
          <w:noProof/>
          <w:lang w:val="en-GB"/>
        </w:rPr>
        <w:t>, on the ground of an expected shift of future precipitation</w:t>
      </w:r>
      <w:del w:id="4249" w:author="Lucy Cowie" w:date="2021-07-28T13:33:00Z">
        <w:r w:rsidRPr="00E101B2" w:rsidDel="00A7085D">
          <w:rPr>
            <w:rFonts w:cs="Times New Roman"/>
            <w:noProof/>
            <w:lang w:val="en-GB"/>
          </w:rPr>
          <w:delText xml:space="preserve"> </w:delText>
        </w:r>
      </w:del>
      <w:r w:rsidRPr="00E101B2">
        <w:rPr>
          <w:rFonts w:cs="Times New Roman"/>
          <w:noProof/>
          <w:lang w:val="en-GB"/>
        </w:rPr>
        <w:t xml:space="preserve"> towards more frequent heavy events. </w:t>
      </w:r>
      <w:r>
        <w:rPr>
          <w:color w:val="131413"/>
          <w:lang w:val="en-US"/>
        </w:rPr>
        <w:t>Based only on three models, the CMIP6</w:t>
      </w:r>
      <w:r w:rsidRPr="00EA7BD8">
        <w:rPr>
          <w:color w:val="131413"/>
          <w:lang w:val="en-US"/>
        </w:rPr>
        <w:t xml:space="preserve"> ensemble </w:t>
      </w:r>
      <w:r w:rsidRPr="00EA7BD8">
        <w:rPr>
          <w:lang w:val="en-US"/>
        </w:rPr>
        <w:t xml:space="preserve">shows that for </w:t>
      </w:r>
      <w:r>
        <w:rPr>
          <w:lang w:val="en-US"/>
        </w:rPr>
        <w:t xml:space="preserve">most land areas, there is low agreement between models on the sign of climate change on </w:t>
      </w:r>
      <w:r w:rsidRPr="00EA7BD8">
        <w:rPr>
          <w:lang w:val="en-US"/>
        </w:rPr>
        <w:t>annual mean PM</w:t>
      </w:r>
      <w:r w:rsidRPr="00363980">
        <w:rPr>
          <w:vertAlign w:val="subscript"/>
          <w:lang w:val="en-US"/>
        </w:rPr>
        <w:t xml:space="preserve">2.5 </w:t>
      </w:r>
      <w:r>
        <w:rPr>
          <w:lang w:val="en-US"/>
        </w:rPr>
        <w:t>(</w:t>
      </w:r>
      <w:del w:id="4250" w:author="Lucy Cowie" w:date="2021-07-28T13:34:00Z">
        <w:r w:rsidDel="00A7085D">
          <w:rPr>
            <w:lang w:val="en-US"/>
          </w:rPr>
          <w:delText xml:space="preserve">see </w:delText>
        </w:r>
        <w:r w:rsidR="005B71AC" w:rsidDel="00A7085D">
          <w:rPr>
            <w:lang w:val="en-US"/>
          </w:rPr>
          <w:delText xml:space="preserve">Figure 6.SM.2 in </w:delText>
        </w:r>
      </w:del>
      <w:r>
        <w:rPr>
          <w:lang w:val="en-US"/>
        </w:rPr>
        <w:t xml:space="preserve">Supplementary </w:t>
      </w:r>
      <w:r>
        <w:rPr>
          <w:lang w:val="en-US"/>
        </w:rPr>
        <w:lastRenderedPageBreak/>
        <w:t>Material</w:t>
      </w:r>
      <w:ins w:id="4251" w:author="Lucy Cowie" w:date="2021-07-28T13:34:00Z">
        <w:r w:rsidR="00A7085D">
          <w:rPr>
            <w:lang w:val="en-US"/>
          </w:rPr>
          <w:t xml:space="preserve"> Figure 6.SM.2</w:t>
        </w:r>
      </w:ins>
      <w:r>
        <w:rPr>
          <w:lang w:val="en-US"/>
        </w:rPr>
        <w:t>)</w:t>
      </w:r>
      <w:r w:rsidRPr="00EA7BD8">
        <w:rPr>
          <w:lang w:val="en-US"/>
        </w:rPr>
        <w:t>.</w:t>
      </w:r>
    </w:p>
    <w:p w14:paraId="632312C6" w14:textId="77777777" w:rsidR="00F3307B" w:rsidRPr="00E101B2" w:rsidRDefault="00F3307B" w:rsidP="00D5630D">
      <w:pPr>
        <w:pStyle w:val="AR6BodyText"/>
        <w:rPr>
          <w:rFonts w:cs="Times New Roman"/>
          <w:noProof/>
          <w:lang w:val="en-GB"/>
        </w:rPr>
      </w:pPr>
    </w:p>
    <w:p w14:paraId="5394171C" w14:textId="6C3BB23A" w:rsidR="00F3307B" w:rsidRPr="00E101B2" w:rsidRDefault="00F3307B" w:rsidP="00D5630D">
      <w:pPr>
        <w:pStyle w:val="AR6BodyText"/>
        <w:rPr>
          <w:rFonts w:cs="Times New Roman"/>
          <w:noProof/>
          <w:lang w:val="en-GB"/>
        </w:rPr>
      </w:pPr>
      <w:r w:rsidRPr="00E101B2">
        <w:rPr>
          <w:rFonts w:cs="Times New Roman"/>
          <w:noProof/>
          <w:lang w:val="en-GB"/>
        </w:rPr>
        <w:t xml:space="preserve">Due to the typical atmospheric lifetime of PM in the atmosphere, of the order of a few days, most studies dealing with the future PM concentration levels have a regional character and concern mainly Europe </w:t>
      </w:r>
      <w:r w:rsidRPr="00E101B2">
        <w:rPr>
          <w:rFonts w:cs="Times New Roman"/>
          <w:noProof/>
          <w:lang w:val="en-GB"/>
        </w:rPr>
        <w:fldChar w:fldCharType="begin" w:fldLock="1"/>
      </w:r>
      <w:r w:rsidR="00D477C7">
        <w:rPr>
          <w:rFonts w:cs="Times New Roman"/>
          <w:noProof/>
          <w:lang w:val="en-GB"/>
        </w:rPr>
        <w:instrText>ADDIN CSL_CITATION { "citationItems" : [ { "id" : "ITEM-1", "itemData" : { "DOI" : "10.5194/acp-19-4459-2019", "ISSN" : "1680-7324", "author" : [ { "dropping-particle" : "", "family" : "Cholakian", "given" : "Arineh", "non-dropping-particle" : "", "parse-names" : false, "suffix" : "" }, { "dropping-particle" : "", "family" : "Colette", "given" : "Augustin", "non-dropping-particle" : "", "parse-names" : false, "suffix" : "" }, { "dropping-particle" : "", "family" : "Coll", "given" : "Isabelle", "non-dropping-particle" : "", "parse-names" : false, "suffix" : "" }, { "dropping-particle" : "", "family" : "Ciarelli", "given" : "Giancarlo", "non-dropping-particle" : "", "parse-names" : false, "suffix" : "" }, { "dropping-particle" : "", "family" : "Beekmann", "given" : "Matthias", "non-dropping-particle" : "", "parse-names" : false, "suffix" : "" } ], "container-title" : "Atmospheric Chemistry and Physics", "id" : "ITEM-1", "issue" : "7", "issued" : { "date-parts" : [ [ "2019", "4", "5" ] ] }, "page" : "4459-4484", "title" : "Future climatic drivers and their effect on PM10 components in Europe and the Mediterranean Sea", "translator" : [ { "dropping-particle" : "", "family" : "G4000", "given" : "", "non-dropping-particle" : "", "parse-names" : false, "suffix" : "" } ], "type" : "article-journal", "volume" : "19" }, "uris" : [ "http://www.mendeley.com/documents/?uuid=51b09cf7-be45-4236-a8fb-517402ba36ab" ] }, { "id" : "ITEM-2", "itemData" : { "DOI" : "10.1007/s10584-016-1619-z", "ISSN" : "15731480", "abstract" : "A 2-degree global warming is likely to affect the production, deposition, and transport of air pollutants, leading to impacts on air quality and health. In the present study we use an ensemble of four regional chemistry-transport models, driven by meteorological data from different climate models, to assess such changes and their uncertainties for PM2.5 and SOMO35. Changes and uncertainties are compared to the inter-model variability. We find that the impact of regional climate change on PM2.5, averaged over the model ensemble, ranges from \u22120.5\u00a0\u03bcg.m\u22123 to +1.3\u00a0\u03bcg.m\u22123 over Europe. It mainly results from changes in natural and biogenic emissions, such as desert dust, sea salt and biogenic VOCs. Statistically significant decreases in PM2.5 are found over southwestern Russia and Ukraine as well as an increase over Southern Spain. Modeled changes in summer ozone levels range from \u22121.7 to 1.6 ppbv. We find a smaller ensemble-mean evolution of SOMO35 as compared to inter-model variability. We also investigate the uncertainty due to inter-decadal variability and find that 10-year periods may not be sufficient to allow the detection of statistically significant change signals.", "author" : [ { "dropping-particle" : "", "family" : "Lacressonni\u00e8re", "given" : "Gwendoline", "non-dropping-particle" : "", "parse-names" : false, "suffix" : "" }, { "dropping-particle" : "", "family" : "Foret", "given" : "Gilles", "non-dropping-particle" : "", "parse-names" : false, "suffix" : "" }, { "dropping-particle" : "", "family" : "Beekmann", "given" : "Matthias", "non-dropping-particle" : "", "parse-names" : false, "suffix" : "" }, { "dropping-particle" : "", "family" : "Siour", "given" : "Guillaume", "non-dropping-particle" : "", "parse-names" : false, "suffix" : "" }, { "dropping-particle" : "", "family" : "Engardt", "given" : "Magnuz", "non-dropping-particle" : "", "parse-names" : false, "suffix" : "" }, { "dropping-particle" : "", "family" : "Gauss", "given" : "Michael", "non-dropping-particle" : "", "parse-names" : false, "suffix" : "" }, { "dropping-particle" : "", "family" : "Watson", "given" : "Laura", "non-dropping-particle" : "", "parse-names" : false, "suffix" : "" }, { "dropping-particle" : "", "family" : "Andersson", "given" : "Camilla", "non-dropping-particle" : "", "parse-names" : false, "suffix" : "" }, { "dropping-particle" : "", "family" : "Colette", "given" : "Augustin", "non-dropping-particle" : "", "parse-names" : false, "suffix" : "" }, { "dropping-particle" : "", "family" : "Josse", "given" : "B\u00e9atrice", "non-dropping-particle" : "", "parse-names" : false, "suffix" : "" }, { "dropping-particle" : "", "family" : "Mar\u00e9cal", "given" : "Virginie", "non-dropping-particle" : "", "parse-names" : false, "suffix" : "" }, { "dropping-particle" : "", "family" : "Nyiri", "given" : "Agnes", "non-dropping-particle" : "", "parse-names" : false, "suffix" : "" }, { "dropping-particle" : "", "family" : "Vautard", "given" : "Robert", "non-dropping-particle" : "", "parse-names" : false, "suffix" : "" } ], "container-title" : "Climatic Change", "id" : "ITEM-2", "issue" : "2", "issued" : { "date-parts" : [ [ "2016" ] ] }, "page" : "309-324", "title" : "Impacts of regional climate change on air quality projections and associated uncertainties", "translator" : [ { "dropping-particle" : "", "family" : "G4148", "given" : "", "non-dropping-particle" : "", "parse-names" : false, "suffix" : "" } ], "type" : "article-journal", "volume" : "136" }, "uris" : [ "http://www.mendeley.com/documents/?uuid=2b7d260e-2499-455f-950c-36867a509204" ] }, { "id" : "ITEM-3", "itemData" : { "DOI" : "10.1016/j.atmosenv.2017.01.037", "ISSN" : "18732844", "abstract" : "In the framework of the IMPACT2C project, we have evaluated the future European particulate matter concentrations under the influence of climate change and anthropogenic emission reductions. To do so, 30-year simulations for present and future scenarios were performed with an ensemble of four regional Chemical Transport Models. +2 \u00b0C scenarios were issued from different regional climate simulations belonging to the CORDEX experiment (RCP4.5 scenario). Comparing present day simulations to observations shows that these simulations meet the requested quality criteria even if some biases do exist. Also, we showed that using regional climate models instead of meteorological reanalysis was not critical for the quality of our simulations. Present day as well as future scenarios show the large variability between models associated with different meteorology and process parameterizations. Future projections of PM concentrations show a large reduction of PM10 and PM2.5 concentrations in a +2 \u00b0C climate over the European continent (especially over Benelux), which can be mostly attributed to emission reduction policies. Under a current legislation scenario, annual PM10 could be reduced by between 1.8 and 2.9 \u03bcg m\u22123(14.1\u201320.4%). If maximum technologically feasible emission reductions were implemented, further reductions of 1.4\u20131.9 \u03bcg m\u22123(18.6\u201320.9%) are highlighted. Changes due to a +2 \u00b0C warming, in isolation from emission changes, are in general much weaker (\u22121.1 to +0.4 \u03bcg m\u22123,-0.3 to +5.1% for annual PM10 averaged over the European domain). Even if large differences exist between models, we have determined that the decrease of PM over Europe associated with emission reduction is a robust result. The patterns of PM changes resulting from climate change (for example the increase of PM over Spain and southern France and the decrease of PM10 over eastern Europe) are also robustly predicted even if its amplitude remains weak compared to changes associated with emission reductions.", "author" : [ { "dropping-particle" : "", "family" : "Lacressonni\u00e8re", "given" : "Gwendoline", "non-dropping-particle" : "", "parse-names" : false, "suffix" : "" }, { "dropping-particle" : "", "family" : "Watson", "given" : "Laura", "non-dropping-particle" : "", "parse-names" : false, "suffix" : "" }, { "dropping-particle" : "", "family" : "Gauss", "given" : "Michael", "non-dropping-particle" : "", "parse-names" : false, "suffix" : "" }, { "dropping-particle" : "", "family" : "Engardt", "given" : "Magnuz", "non-dropping-particle" : "", "parse-names" : false, "suffix" : "" }, { "dropping-particle" : "", "family" : "Andersson", "given" : "Camilla", "non-dropping-particle" : "", "parse-names" : false, "suffix" : "" }, { "dropping-particle" : "", "family" : "Beekmann", "given" : "Matthias", "non-dropping-particle" : "", "parse-names" : false, "suffix" : "" }, { "dropping-particle" : "", "family" : "Colette", "given" : "Augustin", "non-dropping-particle" : "", "parse-names" : false, "suffix" : "" }, { "dropping-particle" : "", "family" : "Foret", "given" : "Gilles", "non-dropping-particle" : "", "parse-names" : false, "suffix" : "" }, { "dropping-particle" : "", "family" : "Josse", "given" : "B\u00e9atrice", "non-dropping-particle" : "", "parse-names" : false, "suffix" : "" }, { "dropping-particle" : "", "family" : "Mar\u00e9cal", "given" : "Virginie", "non-dropping-particle" : "", "parse-names" : false, "suffix" : "" }, { "dropping-particle" : "", "family" : "Nyiri", "given" : "Agnes", "non-dropping-particle" : "", "parse-names" : false, "suffix" : "" }, { "dropping-particle" : "", "family" : "Siour", "given" : "Guillaume", "non-dropping-particle" : "", "parse-names" : false, "suffix" : "" }, { "dropping-particle" : "", "family" : "Sobolowski", "given" : "Stefan", "non-dropping-particle" : "", "parse-names" : false, "suffix" : "" }, { "dropping-particle" : "", "family" : "Vautard", "given" : "Robert", "non-dropping-particle" : "", "parse-names" : false, "suffix" : "" } ], "container-title" : "Atmospheric Environment", "id" : "ITEM-3", "issued" : { "date-parts" : [ [ "2017" ] ] }, "page" : "129-140", "title" : "Particulate matter air pollution in Europe in a +2 \u00b0C warming world", "translator" : [ { "dropping-particle" : "", "family" : "G4129", "given" : "", "non-dropping-particle" : "", "parse-names" : false, "suffix" : "" } ], "type" : "article-journal", "volume" : "154" }, "uris" : [ "http://www.mendeley.com/documents/?uuid=e9a8f2d8-2453-461d-8f4e-cd1f6c0de144" ] }, { "id" : "ITEM-4", "itemData" : { "DOI" : "10.5194/acp-16-2559-2016", "ISSN" : "16807324", "abstract" : "Because of its sensitivity to unfavorable weather patterns, air pollution is sensitive to climate change so that, in the future, a climate penalty could jeopardize the expected efficiency of air pollution mitigation measures. A common method to assess the impact of climate on air quality consists in implementing chemistry-transport models forced by climate projections. However, the computing cost of such methods requires optimizing ensemble exploration techniques. By using a training data set from a deterministic projection of climate and air quality over Europe, we identified the main meteorological drivers of air quality for eight regions in Europe and developed statistical models that could be used to predict air pollutant concentrations. The evolution of the key climate variables driving either particulate or gaseous pollution allows selecting the members of the EuroCordex ensemble of regional climate projections that should be used in priority for future air quality projections (CanESM2/RCA4; CNRM-CM5-LR/RCA4 and CSIRO-Mk3-6-0/RCA4 and MPI-ESM-LR/CCLM following the EuroCordex terminology). After having tested the validity of the statistical model in predictive mode, we can provide ranges of uncertainty attributed to the spread of the regional climate projection ensemble by the end of the century (2071-2100) for the RCP8.5. In the three regions where the statistical model of the impact of climate change on PM2.5 offers satisfactory performances, we find a climate benefit (a decrease of PM2.5 concentrations under future climate) of -1.08 (\u00b10.21), -1.03 (\u00b10.32), -0.83 (\u00b10.14) \u03bcg m-3, for respectively Eastern Europe, Mid-Europe and Northern Italy. In the British-Irish Isles, Scandinavia, France, the Iberian Peninsula and the Mediterranean, the statistical model is not considered skillful enough to draw any conclusion for PM2.5. In Eastern Europe, France, the Iberian Peninsula, Mid-Europe and Northern Italy, the statistical model of the impact of climate change on ozone was considered satisfactory and it confirms the climate penalty bearing upon ozone of 10.51 (\u00b13.06), 11.70 (\u00b13.63), 11.53 (\u00b11.55), 9.86 (\u00b14.41), 4.82 (\u00b11.79) \u03bcg m-3, respectively. In the British-Irish Isles, Scandinavia and the Mediterranean, the skill of the statistical model was not considered robust enough to draw any conclusion for ozone pollution.", "author" : [ { "dropping-particle" : "", "family" : "Lemaire", "given" : "Vincent E.P.", "non-dropping-particle" : "", "parse-names" : false, "suffix" : "" }, { "dropping-particle" : "", "family" : "Colette", "given" : "Augustin", "non-dropping-particle" : "", "parse-names" : false, "suffix" : "" }, { "dropping-particle" : "", "family" : "Menut", "given" : "Laurent", "non-dropping-particle" : "", "parse-names" : false, "suffix" : "" } ], "container-title" : "Atmospheric Chemistry and Physics", "id" : "ITEM-4", "issue" : "4", "issued" : { "date-parts" : [ [ "2016" ] ] }, "note" : "cited By 2", "page" : "2559-2574", "title" : "Using statistical models to explore ensemble uncertainty in climate impact studies: The example of air pollution in Europe", "translator" : [ { "dropping-particle" : "", "family" : "G4001", "given" : "", "non-dropping-particle" : "", "parse-names" : false, "suffix" : "" } ], "type" : "article-journal", "volume" : "16" }, "uris" : [ "http://www.mendeley.com/documents/?uuid=efa50cf4-7803-4c17-9e4f-97b8a8227adb" ] }, { "id" : "ITEM-5", "itemData" : { "DOI" : "10.5194/acp-13-3423-2013", "ISBN" : "1680-7324", "ISSN" : "16807316", "abstract" : "PMCAMx-2008, a three dimensional chemical transport model (CTM), was applied in Europe to quantify the changes in fine particle (PM 2.5) concentration in response to different emission reductions as well as to temperature in-crease. A summer and a winter simulation period were used, to investigate the seasonal dependence of the PM 2.5 response to 50 % reductions of sulfur dioxide (SO 2), ammonia (NH 3), nitrogen oxides (NO x), anthropogenic volatile organic com-pounds (VOCs) and anthropogenic primary organic aerosol (POA) emissions and also to temperature increases of 2.5 and 5 K. Reduction of NH 3 emissions seems to be the most effective control strategy for reducing PM 2.5 , in both pe-riods, resulting in a decrease of PM 2.5 up to 5.1 \u00b5g m \u22123 and 1.8 \u00b5g m \u22123 (5.5 % and 4 % on average) during summer and winter respectively, mainly due to reduction of ammo-nium nitrate (NH 4 NO 3) (20 % on average in both periods). The reduction of SO 2 emissions decreases PM 2.5 in both periods having a significant effect over the Balkans (up to 1.6 \u00b5g m \u22123) during the modeled summer period, mainly due to decrease of sulfate (34 % on average over the Balkans). The anthropogenic POA control strategy reduces total OA by 15 % during the modeled winter period and 8 % in the sum-mer period. The reduction of total OA is higher in urban areas close to its emissions sources. A slight decrease of OA (8 % in the modeled summer period and 4 % in the modeled win-ter period) is also predicted after a 50 % reduction of VOCs emissions due to the decrease of anthropogenic SOA. The re-duction of NO x emissions reduces PM 2.5 (up to 3.4 \u00b5g m \u22123) during the summer period, due to a decrease of NH 4 NO 3 , causing although an increase of ozone concentration in ma-jor urban areas and over Western Europe. Additionally, the NO x control strategy actually increases PM 2.5 levels during the winter period, due to more oxidants becoming available to react with SO 2 and VOCs. The increase of temperature results in a decrease of PM 2.5 in both periods over Central Europe, mainly due to a decrease of NH 4 NO 3 during sum-mer (18 %) and fresh POA during wintertime (35 %). Signif-icant increases of OA are predicted during the summer due mainly to the increase of biogenic VOC emissions. On the contrary, OA is predicted to decrease in the modeled win-ter period due to the dominance of fresh POA reduction and the small biogenic SOA contribution to OA. The resulting in-crease of oxidant levels from the t\u2026", "author" : [ { "dropping-particle" : "", "family" : "Megaritis", "given" : "A. G.", "non-dropping-particle" : "", "parse-names" : false, "suffix" : "" }, { "dropping-particle" : "", "family" : "Fountoukis", "given" : "C.", "non-dropping-particle" : "", "parse-names" : false, "suffix" : "" }, { "dropping-particle" : "", "family" : "Charalampidis", "given" : "P. E.", "non-dropp</w:instrText>
      </w:r>
      <w:r w:rsidR="00D477C7" w:rsidRPr="002A1EE0">
        <w:rPr>
          <w:rFonts w:cs="Times New Roman"/>
          <w:noProof/>
        </w:rPr>
        <w:instrText>ing-particle" : "", "parse-names" : false, "suffix" : "" }, { "dropping-particle" : "", "family" : "Pilinis", "given" : "C.", "non-dropping-particle" : "", "parse-names" : false, "suffix" : "" }, { "dropping-particle" : "", "family" : "Pandis", "given" : "S. N.", "non-dropping-particle" : "", "parse-names" : false, "suffix" : "" } ], "container-title" : "Atmospheric Chemistry and Physics", "id" : "ITEM-5", "issue" : "6", "issued" : { "date-parts" : [ [ "2013" ] ] }, "note" : "cited By 48", "page" : "3423-3443", "title" : "Response of fine particulate matter concentrations to changes of emissions and temperature in Europe", "translator" : [ { "dropping-particle" : "", "family" : "G2872", "given" : "", "non-dropping-particle" : "", "parse-names" : false, "suffix" : "" } ], "type" : "article-journal", "volume" : "13" }, "uris" : [ "http://www.mendeley.com/documents/?uuid=b8b4b491-204f-49af-96f0-bde35403366c" ] } ], "mendeley" : { "formattedCitation" : "(Megaritis et al., 2013; Lacressonni\u00e8re et al., 2016, 2017; Lemaire et al., 2016; Cholakian et al., 2019)", "plainTextFormattedCitation" : "(Megaritis et al., 2013; Lacressonni\u00e8re et al., 2016, 2017; Lemaire et al., 2016; Cholakian et al., 2019)", "previouslyFormattedCitation" : "(Megaritis et al., 2013; Lacressonni\u00e8re et al., 2016, 2017; Lemaire et al., 2016; Cholakian et al., 2019)" }, "properties" : { "noteIndex" : 0 }, "schema" : "https://github.com/citation-style-language/schema/raw/master/csl-citation.json" }</w:instrText>
      </w:r>
      <w:r w:rsidRPr="00E101B2">
        <w:rPr>
          <w:rFonts w:cs="Times New Roman"/>
          <w:noProof/>
          <w:lang w:val="en-GB"/>
        </w:rPr>
        <w:fldChar w:fldCharType="separate"/>
      </w:r>
      <w:r w:rsidR="00CB33A1">
        <w:rPr>
          <w:rFonts w:cs="Times New Roman"/>
          <w:noProof/>
        </w:rPr>
        <w:t>(Megaritis et al., 2013; Lacressonnière et al., 2016, 2017; Lemaire et al., 2016; Cholakian et al., 2019)</w:t>
      </w:r>
      <w:r w:rsidRPr="00E101B2">
        <w:rPr>
          <w:rFonts w:cs="Times New Roman"/>
          <w:noProof/>
          <w:lang w:val="en-GB"/>
        </w:rPr>
        <w:fldChar w:fldCharType="end"/>
      </w:r>
      <w:r w:rsidRPr="00812CD7">
        <w:rPr>
          <w:rFonts w:cs="Times New Roman"/>
          <w:noProof/>
        </w:rPr>
        <w:t>, the US</w:t>
      </w:r>
      <w:ins w:id="4252" w:author="Lucy Cowie" w:date="2021-07-28T13:34:00Z">
        <w:r w:rsidR="008E106E">
          <w:rPr>
            <w:rFonts w:cs="Times New Roman"/>
            <w:noProof/>
          </w:rPr>
          <w:t>A</w:t>
        </w:r>
      </w:ins>
      <w:r w:rsidRPr="00812CD7">
        <w:rPr>
          <w:rFonts w:cs="Times New Roman"/>
          <w:noProof/>
        </w:rPr>
        <w:t xml:space="preserve"> </w:t>
      </w:r>
      <w:r w:rsidRPr="00E101B2">
        <w:rPr>
          <w:rFonts w:cs="Times New Roman"/>
          <w:noProof/>
          <w:lang w:val="en-GB"/>
        </w:rPr>
        <w:fldChar w:fldCharType="begin" w:fldLock="1"/>
      </w:r>
      <w:r w:rsidR="00D477C7">
        <w:rPr>
          <w:rFonts w:cs="Times New Roman"/>
          <w:noProof/>
        </w:rPr>
        <w:instrText>ADDIN CSL_CITATION { "citationItems" : [ { "id" : "ITEM-1", "itemData" : { "DOI" : "10.5194/acp-18-15471-2018", "ISSN" : "16807324", "abstract" : "The potential impacts of climate change on regional ozone (O3) and fine particulate (PM2.5) air quality in the United States (US) are investigated by linking global climate simulations with regional-scale meteorological and chemical transport models. Regional climate at 2000 and at 2030 under three Representative Concentration Pathways (RCPs) is simulated by using the Weather Research and Forecasting (WRF) model to downscale 11-year time slices from the Community Earth System Model (CESM). The downscaled meteorology is then used with the Community Multiscale Air Quality (CMAQ) model to simulate air quality during each of these 11-year periods. The analysis isolates the future air quality differences arising from climate-driven changes in meteorological parameters and specific natural emissions sources that are strongly influenced by meteorology. Other factors that will affect future air quality, such as anthropogenic air pollutant emissions and chemical boundary conditions, are unchanged across the simulations. The regional climate fields represent historical daily maximum and daily minimum temperatures well, with mean biases of less than 2K for most regions of the US and most seasons of the year and good representation of variability. Precipitation in the central and eastern US is well simulated for the historical period, with seasonal and annual biases generally less than 25 %, with positive biases exceeding 25 % in the western US throughout the year and in part of the eastern US during summer. Maximum daily 8 h ozone (MDA8 O3) is projected to increase during summer and autumn in the central and eastern US. The increase in summer mean MDA8 O3 is largest under RCP8.5, exceeding 4 ppb in some locations, with smaller seasonal mean increases of up to 2 ppb simulated during autumn and changes during spring generally less than 1 ppb. Increases are magnified at the upper end of the O3 distribution, particularly where projected increases in temperature are greater. Annual average PM2.5 concentration changes range from-1.0 to 1.0 \u03bcg m-3. Organic PM2.5 concentrations increase during summer and autumn due to increased biogenic emissions. Aerosol nitrate decreases during winter, accompanied by lesser decreases in ammonium and sulfate, due to warmer temperatures causing increased partitioning to the gas phase. Among meteorological factors examined to account for modeled changes in pollution, temperature and isoprene emissions are found to have the largest changes \u2026", "author" : [ { "dropping-particle" : "", "family" : "Nolte", "given" : "Christopher G.", "non-dropping-particle" : "", "parse-names" : false, "suffix" : "" }, { "dropping-particle" : "", "family" : "Spero", "given" : "Tanya L.", "non-dropping-particle" : "", "parse-names" : false, "suffix" : "" }, { "dropping-particle" : "", "family" : "Bowden", "given" : "Jared H.", "non-dropping-particle" : "", "parse-names" : false, "suffix" : "" }, { "dropping-particle" : "", "family" : "Mallard", "given" : "Megan S.", "non-dropping-particle" : "", "parse-names" : false, "suffix" : "" }, { "dropping-particle" : "", "family" : "Dolwick", "given" : "Patrick D.", "non-dropping-particle" : "", "parse-names" : false, "suffix" : "" } ], "container-title" : "Atmospheric Chemistry and Physics", "id" : "ITEM-1", "issue" : "20", "issued" : { "date-parts" : [ [ "2018", "10", "29" ] ] }, "page" : "15471-15489", "title" : "The potential effects of climate change on air quality across the conterminous US at 2030 under three Representative Concentration Pathways", "translator" : [ { "dropping-particle" : "", "family" : "G3855", "given" : "", "non-dropping-particle" : "", "parse-names" : false, "suffix" : "" } ], "type" : "article-journal", "volume" : "18" }, "uris" : [ "http://www.mendeley.com/documents/?uuid=47e7c6aa-9de2-47e3-9a5a-bfb1f9684423" ] }, { "id" : "ITEM-2", "itemData" : { "DOI" : "10.1080/10962247.2015.1040526", "ISBN" : "1096-2247", "ISSN" : "1096-2247", "PMID" : "25976481", "abstract" : "Multiple linkages connect air quality and climate change. Many air pollutant sources also emit carbon dioxide (CO2), the dominant anthropogenic greenhouse gas (GHG). The two main contributors to non-attainment of U.S. ambient air quality standards, ozone (O3) and particulate matter (PM), interact with radiation, forcing climate change. PM warms by absorbing sunlight (e.g., black carbon) or cools by scattering sunlight (e.g., sulfates) and interacts with clouds; these radiative and microphysical interactions can induce changes in precipitation and regional circulation patterns. Climate change is expected to degrade air quality in many polluted regions by changing air pollution meteorology (ventilation and dilution), precipitation and other removal processes, and by triggering some amplifying responses in atmospheric chemistry and in anthropogenic and natural sources. Together, these processes shape distributions and extreme episodes of O3 and PM. Global modeling indicates that as air pollution programs reduce SO2 to meet health and other air quality goals, near-term warming accelerates due to \u201cunmasking\u201d of warming induced by rising CO2. Air pollutant controls on CH4, a potent GHG and precursor to global O3 levels, and on sources with high black carbon (BC) to organic carbon (OC) ratios could offset near-term warming induced by SO2 emission reductions, while reducing global background O3 and regionally high levels of PM. Lowering peak warming requires decreasing atmospheric CO2, which for some source categories would also reduce co-emitted air pollutants or their precursors. Model projections for alternative climate and air quality scenarios indicate a wide range for U.S. surface O3 and fine PM, although regional projections may be confounded by interannual to decadal natural climate variability. Continued implementation of U.S. NOx emission controls guards against rising pollution levels triggered either by climate change or by global emission growth. Improved accuracy and trends in emission inventories are critical for accountability analyses of historical and projected air pollution and climate mitigation policies.", "author" : [ { "dropping-particle" : "", "family" : "Fiore", "given" : "Arlene M.", "non-dropping-particle" : "", "parse-names" : false, "suffix" : "" }, { "dropping-particle" : "", "family" : "Naik", "given" : "Vaishali", "non-dropping-particle" : "", "parse-names" : false, "suffix" : "" }, { "dropping-particle" : "", "family" : "Leibensperger", "given" : "Eric M.", "non-dropping-particle" : "", "parse-names" : false, "suffix" : "" } ], "container-title" : "Journal of the Air &amp; Waste Management Association", "edition" : "2015/05/16", "id" : "ITEM-2", "issue" : "6", "issued" : { "date-parts" : [ [ "2015" ] ] }, "note" : "Fiore, Arlene M\nNaik, Vaishali\nLeibensperger, Eric M\neng\nResearch Support, Non-U.S. Gov't\nResearch Support, U.S. Gov't, Non-P.H.S.\nReview\nJ Air Waste Manag Assoc. 2015 Jun;65(6):645-85. doi: 10.1080/10962247.2015.1040526.", "page" : "645-685", "title" : "Air Quality and Climate Connections", "translator" : [ { "dropping-particle" : "", "family" : "G2791", "given" : "", "non-dropping-particle" : "", "parse-names" : false, "suffix" : "" } ], "type" : "article-journal", "volume" : "65" }, "uris" : [ "http://www.mendeley.com/documents/?uuid=65d5d144-493e-42fa-aeae-b91b5fa5a78c" ] }, { "id" : "ITEM-3", "itemData" : { "DOI" : "10.5194/acp-15-12645-2015", "ISBN" : "1680-7375", "ISSN" : "1680-7324", "abstract" : "Abstract. To understand more fully the effects of global changes on ambient concentrations of ozone and particulate matter with aerodynamic diameter smaller than 2.5 \u03bcm (PM2.5) in the United States (US), we conducted a comprehensive modeling effort to evaluate explicitly the effects of changes in climate, biogenic emissions, land use and global/regional anthropogenic emissions on ozone and PM2.5 concentrations and composition. Results from the ECHAM5 global climate model driven with the A1B emission scenario from the Intergovernmental Panel on Climate Change (IPCC) were downscaled using the Weather Research and Forecasting (WRF) model to provide regional meteorological fields. We developed air quality simulations using the Community Multiscale Air Quality Model (CMAQ) chemical transport model for two nested domains with 220 and 36 km horizontal grid cell resolution for a semi-hemispheric domain and a continental United States (US) domain, respectively. The semi-hemispheric domain was used to evaluate the impact of projected global emissions changes on US air quality. WRF meteorological fields were used to calculate current (2000s) and future (2050s) biogenic emissions using the Model of Emissions of Gases and Aerosols from Nature (MEGAN). For the semi-hemispheric domain CMAQ simulations, present-day global emissions inventories were used and projected to the 2050s based on the IPCC A1B scenario. Regional anthropogenic emissions were obtained from the US Environmental Protection Agency National Emission Inventory 2002 (EPA NEI2002) and projected to the future using the MARKet ALlocation (MARKAL) energy system model assuming a business as usual scenario that extends current decade emission regulations through 2050. Our results suggest that daily maximum 8 h average ozone (DM8O) concentrations will increase in a range between 2 to 12 parts per billion (ppb) across most of the continental US. The highest increase occurs in the South, Central and Midwest regions of the US due to increases in temperature, enhanced biogenic emissions and changes in land use. The model predicts an average increase of 1\u20136 ppb in DM8O due to projected increase in global emissions of ozone precursors. The effects of these factors are only partially offset by reductions in DM8O associated with decreasing US anthropogenic emissions. Increases in PM2.5 levels between 4 and 10 \u03bcg m\u22123 in the Northeast, Southeast, Midwest and South regions are mostly a result of increase in primary anth\u2026", "author" : [ { "dropping-particle" : "", "family" : "Gonzalez-Abraham", "given" : "R.", "non-dropping-particle" : "", "parse-names" : false, "suffix" : "" }, { "dropping-particle" : "", "family" : "Chung", "given" : "S. H.", "non-dropping-particle" : "", "parse-names" : false, "suffix" : "" }, { "dropping-particle" : "", "family" : "Avise", "given" : "J.", "non-dropping-particle" : "", "parse-names" : false, "suffix" : "" }, { "dropping-particle" : "", "family" : "Lamb", "given" : "B.", "non-dropping-particle" : "", "parse-names" : false, "suffix" : "" }, { "dropping-particle" : "", "family" : "Salath\u00e9", "given" : "E. P.", "non-dropping-particle" : "", "parse-names" : false, "suffix" : "" }, { "dropping-particle" : "", "family" : "Nolte", "given" : "C. G.", "non-dropping-particle" : "", "parse-names" : false, "suffix" : "" }, { "dropping-particle" : "", "family" : "Loughlin", "given" : "D.", "non-dropping-particle" : "", "parse-names" : false, "suffix" : "" }, { "dropping-particle" : "", "family" : "Guenther", "given" : "A.", "non-dropping-particle" : "", "parse-names" : false, "suffix" : "" }, { "dropping-particle" : "", "family" : "Wiedinmyer", "given" : "C.", "non-dropping-particle" : "", "parse-names" : false, "suffix" : "" }, { "dropping-particle" : "", "family" : "Duhl", "given" : "T.", "non-dropping-particle" : "", "parse-names" : false, "suffix" : "" }, { "dropping-particle" : "", "family" : "Zhang", "given" : "Y.", "non-dropping-particle" : "", "parse-names" : false, "suffix" : "" }, { "dropping-particle" : "", "family" : "Streets", "given" : "D. G.", "non-dropping-particle" : "", "parse-names" : false, "suffix" : "" } ], "container-title" : "Atmospheric Chemistry and Physics", "id" : "ITEM-3", "issue" : "21", "issued" : { "date-parts" : [ [ "2015", "11", "13" ] ] }, "page" : "12645-12665", "title" : "The effects of global change upon United States air quality", "translator" : [ { "dropping-particle" : "", "family" : "G2959", "given" : "", "non-dropping-particle" : "", "parse-names" : false, "suffix" : "" } ], "type" : "article-journal", "volume" : "15" }, "uris" : [ "http://www.mendeley.com/documents/?uuid=83287c80-654e-4633-a01d-c0a5130b88c9" ] }, { "id" : "ITEM-4", "itemData" : { "DOI" : "10.1016/j.atmosenv.2018.02.020", "ISSN" : "18732844", "abstract" : "This study investigates the future U.S. PM2.5pollution under multiple emissions scenarios, climate states, and long-range transport (LRT) effects using the regional Community Multi-scale Air Quality (CMAQ) model integrated with a regional climate model. CMAQ with fixed chemical lateral boundary conditions (LBCs) successfully reproduces the present-day PM2.5pollution and its major species in rural and suburban areas, but has some discrepancies in urban areas such as the Los Angeles Basin, where detailed emissions and meteorology conditions cannot be resolved by the 30 km grid. Its performance is slightly worsened when using dynamic chemical LBCs from global chemical transport model (CTM) simulations, which provide cleaner conditions into the CMAQ lateral boundaries. Under future Intergovernmental Panel on Climate Change (IPCC) emission scenarios, CMAQ projects large PM2.5reductions (\u223c40% for A1B and \u223c20% for A1Fi scenario) in the eastern United States, but slight to moderate increases (\u223c5% for A1B and \u223c10% for A1Fi) in the western United States. The projected increases are particularly large (up to 30%) near the Mexico-U.S. border, suggesting that Mexico is a major source for future U.S. PM2.5pollution. The effect from climate change alone is estimated to increase PM2.5levels ubiquitously (\u223c5% for both A1B and A1Fi) over the United States, except for a small decrease in the Houston, Texas area, where anthropogenic non-methane volatile organic compounds (NMVOCs) emissions dominate. This climate penalty, however, is substantially smaller than effects of emissions change, especially in the eastern United States. Future PM2.5pollution is affected substantially (up to \u221220%) by changes in SO2emissions and moderately (3\u20135%) by changes in NOxand NH3emissions. The long-range transport (LRT) effects, which are estimated by comparing CMAQ simulations with fixed and dynamic LBCs, are regional dependent, causing up to 10\u201320% decrease over the western United States in future summertime PM2.5pollution. Therefore, it is important to consider the relative contributions of emissions scenarios, climate conditions, and LRT to the major PM2.5components in future U.S. air quality regulation.", "author" : [ { "dropping-particle" : "", "family" : "He", "given" : "Hao", "non-dropping-particle" : "", "parse-names" : false, "suffix" : "" }, { "dropping-particle" : "", "family" : "Liang", "given" : "Xin Zhong", "non-dropping-particle" : "", "parse-names" : false, "suffix" : "" }, { "dropping-particle" : "", "family" : "Wuebbles", "given" : "Donald J.", "non-dropping-particle" : "", "parse-names" : false, "suffix" : "" } ], "container-title" : "Atmospheric Environment", "id" : "ITEM-4", "issued" : { "date-parts" : [ [ "2018" ] ] }, "note" : "cited By 0", "page" : "166-176", "title" : "Effects of emissions change, climate change and long-range transport on regional modeling of future U.S. particulate matter pollution and speciation", "translator" : [ { "dropping-particle" : "", "family" : "G2873", "given" : "", "non-dropping-particle" : "", "parse-names" : false, "suffix" : "" } ], "type" : "article-journal", "volume" : "179" }, "uris" : [ "http://www.mendeley.com/documents/?uuid=2f2c8600-fe4a-4cd5-a60e-cd8169342f53" ] }, { "id" : "ITEM-5", "itemData" : { "DOI" : "10.1016/j.atmosenv.2014.01.001", "ISSN" : "18732844", "abstract" : "Changes in climate and emissions will affect future air quality. In this work, simulations of regional air quality during current (2001-2005) and future (2026-2030) winter and summer are conducted with the newly released CMAQ version 5.0 to examine the impacts of simulated future climate and anthropogenic emission projections on air quality over the U.S. Current meteorological and chemical predictions are evaluated against observations to assess the model's capability in reproducing the seasonal differences. WRF and CMAQ capture the overall observational spatial patterns and seasonal differences. Biases in model predictions are attributed to uncertainties in emissions, boundary conditions, and limitations in model physical and chemical treatments as well as the use of a coarse grid resolution. Increased temperatures (up to 3.18\u00b0C) and decreased ventilation (up to 157m in planetary boundary layer height) are found in both future winter and summer, with more prominent changes in winter. Increases in future temperatures result in increased isoprene and terpene emissions in winter and summer, driving the increase in maximum 8-h average O3(up to 5.0ppb) over the eastern U.S. in winter while decreases in NOxemissions drive the decrease in O3over most of the U.S. in summer. Future PM2.5concentrations in winter and summer and many of its components decrease due to decreases in primary anthropogenic emissions and the concentrations of secondary anthropogenic pollutants as well as increased precipitation in winter. Future winter and summer dry and wet deposition fluxes are spatially variable and increase with decreasing surface resistance and precipitation, respectively. They decrease with a decrease in ambient particulate concentrations. Anthropogenic emissions play a more important role in summer than in winter for future O3and PM2.5levels, with a dominance of the effects of significant emission reductions over those of climate change on future PM2.5levels. \u00a9 2014 Elsevier Ltd.", "author" : [ { "dropping-particle" : "", "family" : "Penrod", "given" : "Ashley", "non-dropping-particle" : "", "parse-names" : false, "suffix" : "" }, { "dropping-particle" : "", "family" : "Zhang", "given" : "Yang", "non-dropping-particle" : "", "parse-names" : false, "suffix" : "" }, { "dropping-particle" : "", "family" : "Wang", "given" : "Kai", "non-dropping-particle" : "", "parse-names" : false, "suffix" : "" }, { "dropping-particle" : "", "family" : "Wu", "given" : "Shiang Yuh", "non-dropping-particle" : "", "parse-names" : false, "suffix" : "" }, { "dropping-particle" : "", "family" : "Leung", "given" : "L. Ruby", "non-dropping-particle" : "", "parse-names" : false, "suffix" : "" } ], "container-title" : "Atmospheric Environment", "id" : "ITEM-5", "issued" : { "date-parts" : [ [ "2014" ] ] }, "note" : "cited By 33", "page" : "533-547", "title" : "Impacts of future climate and emission changes on U.S. air quality", "translator" : [ { "dropping-particle" : "", "family" : "G2867", "given" : "", "non-dropping-particle" : "", "parse-names" : false, "suffix" : "" } ], "type" : "article-journal", "volume" : "89" }, "uris" : [ "http://www.mendeley.com/documents/?uuid=a0f7c36e-3467-4888-8a5e-15cfdd54b6cd" ] }, { "id" : "ITEM-6", "itemData" : { "DOI" : "10.5194/acp-17-4355-2017", "ISBN" : "1743552017", "ISSN" : "16807324", "abstract" : "We use a statistical model to investigate the effect of 2000\u20132050 climate change on fine particulate matter (PM2. 5) air quality across the contiguous United States. By applying observed relationships of PM2. 5 and meteorology to the IPCC Coupled Model Intercomparision Project Phase 5 (CMIP5) archives, we bypass some of the uncertainties inherent in chemistry-climate models. Our approach uses both the relationships between PM2. 5 and local meteorology as well as the synoptic circulation patterns, defined as the singular value decomposition (SVD) pattern of the spatial correlations between PM2. 5 and meteorological variables in the surrounding region. Using an ensemble of 19 global climate models (GCMs) under the RCP4.5 scenario, we project an increase of 0.4\u20131.4 \u00b5g m\u22123 in annual mean PM2. 5 in the eastern US and a decrease of 0.3\u20131.2 \u00b5g m\u22123 in the Intermountain West by the 2050s, assuming present-day anthropogenic sources of PM2. 5. Mean summertime PM2. 5 increases as much as 2\u20133 \u00b5g m\u22123 in the eastern United States due to faster oxidation rates and greater mass of organic aerosols from biogenic emissions. Mean wintertime PM2. 5 decreases by 0.3\u20133 \u00b5g m\u22123 over most regions in the United States, likely due to the volatilization of ammonium nitrate. Our approach provides an efficient method to calculate the potential climate penalty on air quality across a range of models and scenarios. We find that current atmospheric chemistry models may underestimate or even fail to capture the strongly positive sensitivity of monthly mean PM2. 5 to temperature in the eastern United States in summer, and they may underestimate future changes in PM2. 5 in a warmer climate. In GEOS-Chem, the underestimate in monthly mean PM2. 5\u2013temperature relationship in the east in summer is likely caused by overly strong negative sensitivity of monthly mean low cloud fraction to temperature in the assimilated meteorology ( \u223c \u22120.04 K\u22121) compared to the weak sensitivity implied by satellite observations (\u00b10.01 K\u22121). The strong negative dependence of low cloud cover on temperature in turn causes the modeled rates of sulfate aqueous oxidation to diminish too rapidly as temperatures rise, leading to the underestimate of sulfate\u2013temperature slopes, especially in the south. Our work underscores the importance of evaluating the sensitivity of PM2. 5 to its key controlling meteorological variables in climate-chemistry models on multiple timescales before they are applied to project future air qu\u2026", "author" : [ { "dropping-particle" : "", "family" : "Shen", "given" : "Lu", "non-dropping-particle" : "", "parse-names" : false, "suffix" : "" }, { "dropping-particle" : "", "family" : "Mickley", "given" : "Loretta J.", "non-dropping-particle" : "", "parse-names" : false, "suffix" : "" }, { "dropping-particle" : "", "family" : "Murray", "given" : "Lee T.", "non-dropping-particle" : "", "parse-names" : false, "suffix" : "" } ], "container-title" : "Atmospheric Chemistry and Physics", "id" : "ITEM-6", "issue" : "6", "issued" : { "date-parts" : [ [ "2017" ] ] }, "note" : "cited By 9", "page" : "4355-4367", "title" : "Influence of 2000\u20132050 climate change on particulate matter in the United States: Results from a new statistical model", "translator" : [ { "dropping-particle" : "", "family" : "G2874", "given" : "", "non-dropping-particle" : "", "parse-names" : false, "suffix" : "" } ], "type" : "article-journal", "volume" : "17" }, "uris" : [ "http://www.mendeley.com/documents/?uuid=b3e24e28-77aa-47ee-b866-cf64629b9084" ] } ], "mendeley" : { "formattedCitation" : "(Penrod et al., 2014; Fiore et al., 2015; Gonzalez-Abraham et al., 2015; Shen et al., 2017; He et al., 2018; Nolte et al., 2018)", "plainTextFormattedCitation" : "(Penrod et al., 2014; Fiore et al., 2015; Gonzalez-Abraham et al., 2015; Shen et al., 2017; He et al., 2018; Nolte et al., 2018)", "previouslyFormattedCitation" : "(Penrod et al., 2014; Fiore et al., 2015; Gonzalez-Abraham et al., 2015; Shen et al., 2017; He et al., 2018; Nolte et al., 2018)" }, "properties" : { "noteIndex" : 0 }, "schema" : "https://github.com/citation-style-language/schema/raw/master/csl-citation.json" }</w:instrText>
      </w:r>
      <w:r w:rsidRPr="00E101B2">
        <w:rPr>
          <w:rFonts w:cs="Times New Roman"/>
          <w:noProof/>
          <w:lang w:val="en-GB"/>
        </w:rPr>
        <w:fldChar w:fldCharType="separate"/>
      </w:r>
      <w:r w:rsidR="00CB33A1">
        <w:rPr>
          <w:rFonts w:cs="Times New Roman"/>
          <w:noProof/>
        </w:rPr>
        <w:t>(Penrod et al., 2014; Fiore et al., 2015; Gonzalez-Abraham et al., 2015; Shen et al., 2017; He et al., 2018; Nolte et al., 2018)</w:t>
      </w:r>
      <w:r w:rsidRPr="00E101B2">
        <w:rPr>
          <w:rFonts w:cs="Times New Roman"/>
          <w:noProof/>
          <w:lang w:val="en-GB"/>
        </w:rPr>
        <w:fldChar w:fldCharType="end"/>
      </w:r>
      <w:r w:rsidRPr="00363980">
        <w:rPr>
          <w:rFonts w:cs="Times New Roman"/>
          <w:noProof/>
        </w:rPr>
        <w:t xml:space="preserve">, South and East Asia </w:t>
      </w:r>
      <w:r w:rsidRPr="00E101B2">
        <w:rPr>
          <w:rFonts w:cs="Times New Roman"/>
          <w:noProof/>
          <w:lang w:val="en-GB"/>
        </w:rPr>
        <w:fldChar w:fldCharType="begin" w:fldLock="1"/>
      </w:r>
      <w:r w:rsidR="00D477C7">
        <w:rPr>
          <w:rFonts w:cs="Times New Roman"/>
          <w:noProof/>
        </w:rPr>
        <w:instrText>ADDIN CSL_CITATION { "citationItems" : [ { "id" : "ITEM-1", "itemData" : { "DOI" : "10.5194/acp-13-7937-2013", "ISSN" : "1680-7324", "abstract" : "&lt;p&gt;&lt;p&gt;&lt;strong&gt;Abstract.&lt;/strong&gt; We investigate projected 2000\u20132050 changes in concentrations of aerosols in China and the associated transboundary aerosol transport by using the chemical transport model GEOS-Chem driven by the Goddard Institute for Space Studies (GISS) general circulation model (GCM) 3 at 4\u00b0 \u00d7 5\u00b0 resolution. Future changes in climate and emissions projected by the IPCC A1B scenario are imposed separately and together through sensitivity simulations. Accounting for sulfate, nitrate, ammonium, black carbon (BC), and organic carbon (OC) aerosols, concentrations of individual aerosol species change by \u22121.5 to +0.8 \u03bcg m&lt;sup&gt;\u22123&lt;/sup&gt;, and PM&lt;sub&gt;2.5&lt;/sub&gt; levels are projected to change by about 10\u201320% in eastern China as a result of 2000\u20132050 change in climate alone. With future changes in anthropogenic emissions alone, concentrations of sulfate, BC, and OC are simulated to decrease because of assumed reductions in emissions, and those of nitrate are predicted to increase because of higher NO&lt;sub&gt;x&lt;/sub&gt; emissions combined with decreases in sulfate. The net result is a predicted reduction of seasonal mean PM&lt;sub&gt;2.5&lt;/sub&gt; concentrations in eastern China by 1\u20138 \u03bcg m&lt;sup&gt;\u22123&lt;/sup&gt; (or 10\u201340%) over 2000\u20132050. It is noted that current emission inventories for BC and OC over China are judged to be inadequate at present. Transboundary fluxes of different aerosol species show different sensitivities to future changes in climate and emissions. The annual outflow of PM&lt;sub&gt;2.5&lt;/sub&gt; from eastern China to the western Pacific is estimated to change by \u22127.0%, \u22120.7%, and \u22129.0% over 2000\u20132050 owing to climate change alone, changes in emissions alone, and changes in both climate and emissions, respectively. The fluxes of nitrate and ammonium aerosols from Europe and Central Asia into western China increase over 2000\u20132050 in response to projected changes in emissions, leading to a 10.5% increase in annual inflow of PM&lt;sub&gt;2.5&lt;/sub&gt; to western China with future changes in both emissions and climate. Fluxes of BC and OC from South Asia to China in spring contribute a large fraction of the annual inflow of PM&lt;sub&gt;2.5&lt;/sub&gt;. The annual inflow of PM&lt;sub&gt;2.5&lt;/sub&gt; from South Asia and Southeast Asia to China is estimated to change by \u22128%, +281%, and +227% over 2000\u20132050 owing to climate change alone, changes in emissions alone, and changes in both climate and emissions, respectively. While the 4\u00b0 \u00d7 5\u00b0 spatial resolution is a limitation of the present study, the dir\u2026", "author" : [ { "dropping-particle" : "", "family" : "Jiang", "given" : "H.", "non-dropping-particle" : "", "parse-names" : false, "suffix" : "" }, { "dropping-particle" : "", "family" : "Liao", "given" : "H.", "non-dropping-particle" : "", "parse-names" : false, "suffix" : "" }, { "dropping-particle" : "", "family" : "Pye", "given" : "H. O. T.", "non-dropping-particle" : "", "parse-names" : false, "suffix" : "" }, { "dropping-particle" : "", "family" : "Wu", "given" : "S.", "non-dropping-particle" : "", "parse-names" : false, "suffix" : "" }, { "dropping-particle" : "", "family" : "Mickley", "given" : "L. J.", "non-dropping-particle" : "", "parse-names" : false, "suffix" : "" }, { "dropping-particle" : "", "family" : "Seinfeld", "given" : "J. H.", "non-dropping-particle" : "", "parse-names" : false, "suffix" : "" }, { "dropping-particle" : "", "family" : "Zhang", "given" : "X. Y.", "non-dropping-particle" : "", "parse-names" : false, "suffix" : "" } ], "container-title" : "Atmospheric Chemistry and Physics", "id" : "ITEM-1", "issue" : "16", "issued" : { "date-parts" : [ [ "2013", "8", "16" ] ] }, "page" : "7937-7960", "title" : "Projected effect of 2000\u20132050 changes in climate and emissions on aerosol levels in China and associated transboundary transport", "translator" : [ { "dropping-particle" : "", "family" : "G3767", "given" : "", "non-dropping-particle" : "", "parse-names" : false, "suffix" : "" } ], "type" : "article-journal", "volume" : "13" }, "uris" : [ "http://www.mendeley.com/documents/?uuid=00986969-9bb8-36a6-b7b9-4bb38ec29cb7" ] }, { "id" : "ITEM-2", "itemData" : { "DOI" : "10.1016/j.atmosenv.2019.116901", "ISSN" : "18732844", "abstract" : "Changing climate will impact future air quality. In this study, an online coupled meteorology and chemistry WRF-CMAQ model was applied to simulate such impacts on future O3 and PM2.5 air quality over Continental Southeast Asia. Simulations were conducted for present (2006\u20132015) and future (2046\u20132055) years under two climate scenarios, RCP4.5 and RCP8.5. Future climate projections were obtained by implementing a downscaling dynamical method based on pseudo global warming technique. In order to estimate the impacts of climate change alone, anthropogenic and biomass burning emissions were held constant at present level while biogenic emissions varying with climate were used. The model results indicated a future regional meteorology characterized by a warmer and more humid atmosphere, increased precipitation, and more stagnant condition. Affected by climate change, NOx and NMVOCs biogenic emissions increase which contribute to the increasing effects on O3 and PM2.5 precursors concentrations. Subsequently, the changes in meteorology and biogenic emission affect air quality. These influence on ground level O3 and PM2.5 are different between the two climate scenarios. Under RCP4.5 scenario, future atmosphere appears to be reduced in O3 and PM2.5 concentrations, suggesting a potential \u201cclimate benefit\u201d for air quality. At four target countries, namely Cambodia, Laos, Thailand, and Vietnam, O3 concentration decreases by \u22120.76 ppb (\u22122.40%), PM2.5 concentration decreases by \u22120.95 \u03bcg/m3 (\u22124.32%) on average for the entire year. However, climate change worsen O3 and PM2.5 air pollution under RCP8.5 scenario. O3 concentration increases by +0.26 ppb (+0.84%), PM2.5 concentration increases by +0.92 \u03bcg/m3 (+4.20%) on average for the entire year. Significant increases were generally located in northern Vietnam (for O3) and southern Vietnam (for PM2.5) during the dry season. The analysis suggests that the decrease in O3 concentration is due to the dominancy of the negative effect of water vapor increase and the increase in O3 concentration is affected largely by the temperature increase, stagnant condition, and biogenic emission increase. The responses of PM2.5 to climate change depend on the physical and chemical characteristics of each PM2.5 species. The major climate change effect on PM2.5 is the physical effect, rather than the chemical effect.", "author" : [ { "dropping-particle" : "", "family" : "Nguyen", "given" : "Giang Tran Huong", "non-dropping-particle" : "", "parse-names" : false, "suffix" : "" }, { "dropping-particle" : "", "family" : "Shimadera", "given" : "Hikari", "non-dropping-particle" : "", "parse-names" : false, "suffix" : "" }, { "dropping-particle" : "", "family" : "Uranishi", "given" : "Katsushige", "non-dropping-particle" : "", "parse-names" : false, "suffix" : "" }, { "dropping-particle" : "", "family" : "Matsuo", "given" : "Tomohito", "non-dropping-particle" : "", "parse-names" : false, "suffix" : "" }, { "dropping-particle" : "", "family" : "Kondo", "given" : "Akira", "non-dropping-particle" : "", "parse-names" : false, "suffix" : "" } ], "container-title" : "Atmospheric Environment", "id" : "ITEM-2", "issued" : { "date-parts" : [ [ "2019" ] ] }, "title" : "Numerical assessment of PM2.5 and O3 air quality in Continental Southeast Asia: Impacts of potential future climate change", "translator" : [ { "dropping-particle" : "", "family" : "G4044", "given" : "", "non-dropping-particle" : "", "parse-names" : false, "suffix" : "" } ], "type" : "article-journal", "volume" : "215" }, "uris" : [ "http://www.mendeley.com/documents/?uuid=9f18500f-26dc-4d50-baea-2c0671630af0" ] } ], "mendeley" : { "formattedCitation" : "(Jiang et al., 2013; Nguyen et al., 2019)", "plainTextFormattedCitation" : "(Jiang et al., 2013; Nguyen et al., 2019)", "previouslyFormattedCitation" : "(Jiang et al., 2013; Nguyen et al., 2019)" }, "properties" : { "noteIndex" : 0 }, "schema" : "https://github.com/citation-style-language/schema/raw/master/csl-citation.json" }</w:instrText>
      </w:r>
      <w:r w:rsidRPr="00E101B2">
        <w:rPr>
          <w:rFonts w:cs="Times New Roman"/>
          <w:noProof/>
          <w:lang w:val="en-GB"/>
        </w:rPr>
        <w:fldChar w:fldCharType="separate"/>
      </w:r>
      <w:r w:rsidR="00CB33A1">
        <w:rPr>
          <w:rFonts w:cs="Times New Roman"/>
          <w:noProof/>
          <w:lang w:val="en-GB"/>
        </w:rPr>
        <w:t>(Jiang et al., 2013; Nguyen et al., 2019)</w:t>
      </w:r>
      <w:r w:rsidRPr="00E101B2">
        <w:rPr>
          <w:rFonts w:cs="Times New Roman"/>
          <w:noProof/>
          <w:lang w:val="en-GB"/>
        </w:rPr>
        <w:fldChar w:fldCharType="end"/>
      </w:r>
      <w:r w:rsidRPr="00E101B2">
        <w:rPr>
          <w:rFonts w:cs="Times New Roman"/>
          <w:noProof/>
          <w:lang w:val="en-GB"/>
        </w:rPr>
        <w:t xml:space="preserve"> and India </w:t>
      </w:r>
      <w:r w:rsidRPr="00E101B2">
        <w:rPr>
          <w:rFonts w:cs="Times New Roman"/>
          <w:noProof/>
          <w:lang w:val="en-GB"/>
        </w:rPr>
        <w:fldChar w:fldCharType="begin" w:fldLock="1"/>
      </w:r>
      <w:r w:rsidR="00D477C7">
        <w:rPr>
          <w:rFonts w:cs="Times New Roman"/>
          <w:noProof/>
          <w:lang w:val="en-GB"/>
        </w:rPr>
        <w:instrText>ADDIN CSL_CITATION { "citationItems" : [ { "id" : "ITEM-1", "itemData" : { "DOI" : "10.5194/acp-18-103-2018", "ISSN" : "1680-7324", "abstract" : "&lt;p&gt;&lt;p&gt;&lt;strong&gt;Abstract.&lt;/strong&gt; Eleven of the world's 20 most polluted cities are located in India and poor air quality is already a major public health issue. However, anthropogenic emissions are predicted to increase substantially in the short-term (2030) and medium-term (2050) futures in India, especially if no further policy efforts are made. In this study, the EMEP/MSC-W chemical transport model has been used to predict changes in surface ozone (O&lt;sub&gt;3&lt;/sub&gt;) and fine particulate matter (PM&lt;sub&gt;2.5&lt;/sub&gt;) for India in a world of changing emissions and climate. The reference scenario (for present-day) is evaluated against surface-based measurements, mainly at urban stations. The evaluation has also been extended to other data sets which are publicly available on the web but without quality assurance. The evaluation shows high temporal correlation for O&lt;sub&gt;3&lt;/sub&gt; (&lt;i&gt;r&lt;/i&gt;\u2009=\u2009&lt;span class=\"thinspace\"&gt;&lt;/span&gt;0.9) and high spatial correlation for PM&lt;sub&gt;2.5&lt;/sub&gt; (&lt;i&gt;r&lt;/i&gt;\u2009=\u2009&lt;span class=\"thinspace\"&gt;&lt;/span&gt;0.5 and &lt;i&gt;r&lt;/i&gt;\u2009=\u2009&lt;span class=\"thinspace\"&gt;&lt;/span&gt;0.8 depending on the data set) between the model results and observations. While the overall bias in PM&lt;sub&gt;2.5&lt;/sub&gt; is small (lower than 6&lt;span class=\"thinspace\"&gt;&lt;/span&gt;%), the model overestimates O&lt;sub&gt;3&lt;/sub&gt; by 35&lt;span class=\"thinspace\"&gt;&lt;/span&gt;%. The underestimation in NO&lt;sub&gt;&lt;i&gt;x&lt;/i&gt;&lt;/sub&gt; titration is probably the main reason for the O&lt;sub&gt;3&lt;/sub&gt; overestimation in the model. However, the level of agreement can be considered satisfactory in this case of a regional model being evaluated against mainly urban measurements, and given the inevitable uncertainties in much of the input data.&lt;/br&gt;&lt;/br&gt;For the 2050s, the model predicts that climate change will have distinct effects in India in terms of O&lt;sub&gt;3&lt;/sub&gt; pollution, with a region in the north characterized by a statistically significant increase by up to 4&lt;span class=\"thinspace\"&gt;&lt;/span&gt;% (2&lt;span class=\"thinspace\"&gt;&lt;/span&gt;ppb) and one in the south by a decrease up to \u22123&lt;span class=\"thinspace\"&gt;&lt;/span&gt;% (\u22121.4&lt;span class=\"thinspace\"&gt;&lt;/span&gt;ppb). This variation in O&lt;sub&gt;3&lt;/sub&gt; is assumed to be partly related to changes in O&lt;sub&gt;3&lt;/sub&gt; deposition velocity caused by changes in soil moisture and, over a few areas, partly also by changes in biogenic non-methane volatile organic compounds.&lt;/br&gt;&lt;/br&gt;Our calculations suggest that PM&lt;sub&gt;2.5&lt;/sub&gt; will increase by up to 6.5&lt;span class=\"thinspace\"&gt;&lt;/span&gt;% over the Indo-Gangetic Plain by the 2050s. The i\u2026", "author" : [ { "dropping-particle" : "", "family" : "Pommier", "given" : "Matthieu", "non-dropping-particle" : "", "parse-names" : false, "suffix" : "" }, { "dropping-particle" : "", "family" : "Fagerli", "given" : "Hilde", "non-dropping-particle" : "", "parse-names" : false, "suffix" : "" }, { "dropping-particle" : "", "family" : "Gauss", "given" : "Michael", "non-dropping-particle" : "", "parse-names" : false, "suffix" : "" }, { "dropping-particle" : "", "family" : "Simpson", "given" : "David", "non-dropping-particle" : "", "parse-names" : false, "suffix" : "" }, { "dropping-particle" : "", "family" : "Sharma", "given" : "Sumit", "non-dropping-particle" : "", "parse-names" : false, "suffix" : "" }, { "dropping-particle" : "", "family" : "Sinha", "given" : "Vinay", "non-dropping-particle" : "", "parse-names" : false, "suffix" : "" }, { "dropping-particle" : "", "family" : "Ghude", "given" : "Sachin D.", "non-dropping-particle" : "", "parse-names" : false, "suffix" : "" }, { "dropping-particle" : "", "family" : "Landgren", "given" : "Oskar", "non-dropping-particle" : "", "parse-names" : false, "suffix" : "" }, { "dropping-particle" : "", "family" : "Nyiri", "given" : "Agnes", "non-dropping-particle" : "", "parse-names" : false, "suffix" : "" }, { "dropping-particle" : "", "family" : "Wind", "given" : "Peter", "non-dropping-particle" : "", "parse-names" : false, "suffix" : "" } ], "container-title" : "Atmospheric Chemistry and Physics", "id" : "ITEM-1", "issue" : "1", "issued" : { "date-parts" : [ [ "2018", "1" ] ] }, "page" : "103-127", "title" : "Impact of regional climate change and future emission scenarios on surface O&amp;amp;lt;sub&amp;amp;gt;3&amp;amp;lt;/sub&amp;amp;gt; and PM&amp;amp;lt;sub&amp;amp;gt;2.5&amp;amp;lt;/sub&amp;amp;gt; over India", "translator" : [ { "dropping-particle" : "", "family" : "G5364", "given" : "", "non-dropping-particle" : "", "parse-names" : false, "suffix" : "" } ], "type" : "article-journal", "volume" : "18" }, "uris" : [ "http://www.mendeley.com/documents/?uuid=272ec03a-8320-44ca-a6f8-fa7fce9eada1", "http://www.mendeley.com/documents/?uuid=9006ab56-4a81-4e4d-9b71-bc64777c131b" ] } ], "mendeley" : { "formattedCitation" : "(Pommier et al., 2018)", "plainTextFormattedCitation" : "(Pommier et al., 2018)", "previouslyFormattedCitation" : "(Pommier et al., 2018)" }, "properties" : { "noteIndex" : 0 }, "schema" : "https://github.com/citation-style-language/schema/raw/master/csl-citation.json" }</w:instrText>
      </w:r>
      <w:r w:rsidRPr="00E101B2">
        <w:rPr>
          <w:rFonts w:cs="Times New Roman"/>
          <w:noProof/>
          <w:lang w:val="en-GB"/>
        </w:rPr>
        <w:fldChar w:fldCharType="separate"/>
      </w:r>
      <w:r w:rsidR="00CB33A1">
        <w:rPr>
          <w:rFonts w:cs="Times New Roman"/>
          <w:noProof/>
          <w:lang w:val="en-GB"/>
        </w:rPr>
        <w:t>(Pommier et al., 2018)</w:t>
      </w:r>
      <w:r w:rsidRPr="00E101B2">
        <w:rPr>
          <w:rFonts w:cs="Times New Roman"/>
          <w:noProof/>
          <w:lang w:val="en-GB"/>
        </w:rPr>
        <w:fldChar w:fldCharType="end"/>
      </w:r>
      <w:r w:rsidRPr="00E101B2">
        <w:rPr>
          <w:rFonts w:cs="Times New Roman"/>
          <w:noProof/>
          <w:lang w:val="en-GB"/>
        </w:rPr>
        <w:t>. No studies are available for other areas of the world.</w:t>
      </w:r>
    </w:p>
    <w:p w14:paraId="73477D90" w14:textId="77777777" w:rsidR="00F3307B" w:rsidRPr="00E101B2" w:rsidRDefault="00F3307B" w:rsidP="00D5630D">
      <w:pPr>
        <w:pStyle w:val="AR6BodyText"/>
        <w:rPr>
          <w:rFonts w:cs="Times New Roman"/>
          <w:noProof/>
          <w:lang w:val="en-GB"/>
        </w:rPr>
      </w:pPr>
    </w:p>
    <w:p w14:paraId="18A8E8D6" w14:textId="7DEEEBEA" w:rsidR="00F3307B" w:rsidRPr="00812CD7" w:rsidRDefault="00F3307B" w:rsidP="00D5630D">
      <w:pPr>
        <w:pStyle w:val="AR6BodyText"/>
        <w:rPr>
          <w:rFonts w:cs="Times New Roman"/>
          <w:noProof/>
        </w:rPr>
      </w:pPr>
      <w:r w:rsidRPr="00363980">
        <w:rPr>
          <w:rFonts w:cs="Times New Roman"/>
          <w:noProof/>
          <w:color w:val="000000" w:themeColor="text1"/>
          <w:lang w:val="en-GB"/>
        </w:rPr>
        <w:t xml:space="preserve">Changes in the chemical composition of PM as a result of future climate change can also be an important issue </w:t>
      </w:r>
      <w:r w:rsidRPr="00363980">
        <w:rPr>
          <w:color w:val="000000" w:themeColor="text1"/>
          <w:lang w:val="en-US"/>
        </w:rPr>
        <w:t>for the effects of PM on human health and the environment</w:t>
      </w:r>
      <w:r w:rsidRPr="00363980">
        <w:rPr>
          <w:rFonts w:cs="Times New Roman"/>
          <w:noProof/>
          <w:color w:val="000000" w:themeColor="text1"/>
          <w:lang w:val="en-GB"/>
        </w:rPr>
        <w:t xml:space="preserve">, but </w:t>
      </w:r>
      <w:commentRangeStart w:id="4253"/>
      <w:r w:rsidRPr="00363980">
        <w:rPr>
          <w:rFonts w:cs="Times New Roman"/>
          <w:noProof/>
          <w:color w:val="000000" w:themeColor="text1"/>
          <w:lang w:val="en-GB"/>
        </w:rPr>
        <w:t xml:space="preserve">only a few sparse data are </w:t>
      </w:r>
      <w:commentRangeEnd w:id="4253"/>
      <w:r w:rsidR="00AC1A91">
        <w:rPr>
          <w:rStyle w:val="Marquedecommentaire"/>
          <w:lang w:val="en-GB"/>
        </w:rPr>
        <w:commentReference w:id="4253"/>
      </w:r>
      <w:r w:rsidRPr="00363980">
        <w:rPr>
          <w:rFonts w:cs="Times New Roman"/>
          <w:noProof/>
          <w:color w:val="000000" w:themeColor="text1"/>
          <w:lang w:val="en-GB"/>
        </w:rPr>
        <w:t xml:space="preserve">available in the literature on this and the results are, as yet, inconclusive </w:t>
      </w:r>
      <w:r w:rsidRPr="00363980">
        <w:rPr>
          <w:rFonts w:cs="Times New Roman"/>
          <w:noProof/>
          <w:color w:val="000000" w:themeColor="text1"/>
          <w:lang w:val="en-GB"/>
        </w:rPr>
        <w:fldChar w:fldCharType="begin" w:fldLock="1"/>
      </w:r>
      <w:r w:rsidR="00D477C7">
        <w:rPr>
          <w:rFonts w:cs="Times New Roman"/>
          <w:noProof/>
          <w:color w:val="000000" w:themeColor="text1"/>
          <w:lang w:val="en-GB"/>
        </w:rPr>
        <w:instrText>ADDIN CSL_CITATION { "citationItems" : [ { "id" : "ITEM-1", "itemData" : { "DOI" : "10.5194/acp-15-12645-2015", "ISBN" : "1680-7375", "ISSN" : "1680-7324", "abstract" : "Abstract. To understand more fully the effects of global changes on ambient concentrations of ozone and particulate matter with aerodynamic diameter smaller than 2.5 \u03bcm (PM2.5) in the United States (US), we conducted a comprehensive modeling effort to evaluate explicitly the effects of changes in climate, biogenic emissions, land use and global/regional anthropogenic emissions on ozone and PM2.5 concentrations and composition. Results from the ECHAM5 global climate model driven with the A1B emission scenario from the Intergovernmental Panel on Climate Change (IPCC) were downscaled using the Weather Research and Forecasting (WRF) model to provide regional meteorological fields. We developed air quality simulations using the Community Multiscale Air Quality Model (CMAQ) chemical transport model for two nested domains with 220 and 36 km horizontal grid cell resolution for a semi-hemispheric domain and a continental United States (US) domain, respectively. The semi-hemispheric domain was used to evaluate the impact of projected global emissions changes on US air quality. WRF meteorological fields were used to calculate current (2000s) and future (2050s) biogenic emissions using the Model of Emissions of Gases and Aerosols from Nature (MEGAN). For the semi-hemispheric domain CMAQ simulations, present-day global emissions inventories were used and projected to the 2050s based on the IPCC A1B scenario. Regional anthropogenic emissions were obtained from the US Environmental Protection Agency National Emission Inventory 2002 (EPA NEI2002) and projected to the future using the MARKet ALlocation (MARKAL) energy system model assuming a business as usual scenario that extends current decade emission regulations through 2050. Our results suggest that daily maximum 8 h average ozone (DM8O) concentrations will increase in a range between 2 to 12 parts per billion (ppb) across most of the continental US. The highest increase occurs in the South, Central and Midwest regions of the US due to increases in temperature, enhanced biogenic emissions and changes in land use. The model predicts an average increase of 1\u20136 ppb in DM8O due to projected increase in global emissions of ozone precursors. The effects of these factors are only partially offset by reductions in DM8O associated with decreasing US anthropogenic emissions. Increases in PM2.5 levels between 4 and 10 \u03bcg m\u22123 in the Northeast, Southeast, Midwest and South regions are mostly a result of increase in primary anth\u2026", "author" : [ { "dropping-particle" : "", "family" : "Gonzalez-Abraham", "given" : "R.", "non-dropping-particle" : "", "parse-names" : false, "suffix" : "" }, { "dropping-particle" : "", "family" : "Chung", "given" : "S. H.", "non-dropping-particle" : "", "parse-names" : false, "suffix" : "" }, { "dropping-particle" : "", "family" : "Avise", "given" : "J.", "non-dropping-particle" : "", "parse-names" : false, "suffix" : "" }, { "dropping-particle" : "", "family" : "Lamb", "given" : "B.", "non-dropping-particle" : "", "parse-names" : false, "suffix" : "" }, { "dropping-particle" : "", "family" : "Salath\u00e9", "given" : "E. P.", "non-dropping-particle" : "", "parse-names" : false, "suffix" : "" }, { "dropping-particle" : "", "family" : "Nolte", "given" : "C. G.", "non-dropping-particle" : "", "parse-names" : false, "suffix" : "" }, { "dropping-particle" : "", "family" : "Loughlin", "given" : "D.", "non-dropping-particle" : "", "parse-names" : false, "suffix" : "" }, { "dropping-particle" : "", "family" : "Guenther", "given" : "A.", "non-dropping-particle" : "", "parse-names" : false, "suffix" : "" }, { "dropping-particle" : "", "family" : "Wiedinmyer", "given" : "C.", "non-dropping-particle" : "", "parse-names" : false, "suffix" : "" }, { "dropping-particle" : "", "family" : "Duhl", "given" : "T.", "non-dropping-particle" : "", "parse-names" : false, "suffix" : "" }, { "dropping-particle" : "", "family" : "Zhang", "given" : "Y.", "non-dropping-particle" : "", "parse-names" : false, "suffix" : "" }, { "dropping-particle" : "", "family" : "Streets", "given" : "D. G.", "non-dropping-particle" : "", "parse-names" : false, "suffix" : "" } ], "container-title" : "Atmospheric Chemistry and Physics", "id" : "ITEM-1", "issue" : "21", "issued" : { "date-parts" : [ [ "2015", "11", "13" ] ] }, "page" : "12645-12665", "title" : "The effects of global change upon United States air quality", "translator" : [ { "dropping-particle" : "", "family" : "G2959", "given" : "", "non-dropping-particle" : "", "parse-names" : false, "suffix" : "" } ], "type" : "article-journal", "volume" : "15" }, "uris" : [ "http://www.mendeley.com/documents/?uuid=83287c80-654e-4633-a01d-c0a5130b88c9" ] }, { "id" : "ITEM-2", "itemData" : { "DOI" : "10.1016/j.atmosenv.2018.02.020", "ISSN" : "18732844", "abstract" : "This study investigates the future U.S. PM2.5pollution under multiple emissions scenarios, climate states, and long-range transport (LRT) effects using the regional Community Multi-scale Air Quality (CMAQ) model integrated with a regional climate model. CMAQ with fixed chemical lateral boundary conditions (LBCs) successfully reproduces the present-day PM2.5pollution and its major species in rural and suburban areas, but has some discrepancies in urban areas such as the Los Angeles Basin, where detailed emissions and meteorology conditions cannot be resolved by the 30 km grid. Its performance is slightly worsened when using dynamic chemical LBCs from global chemical transport model (CTM) simulations, which provide cleaner conditions into the CMAQ lateral boundaries. Under future Intergovernmental Panel on Climate Change (IPCC) emission scenarios, CMAQ projects large PM2.5reductions (\u223c40% for A1B and \u223c20% for A1Fi scenario) in the eastern United States, but slight to moderate increases (\u223c5% for A1B and \u223c10% for A1Fi) in the western United States. The projected increases are particularly large (up to 30%) near the Mexico-U.S. border, suggesting that Mexico is a major source for future U.S. PM2.5pollution. The effect from climate change alone is estimated to increase PM2.5levels ubiquitously (\u223c5% for both A1B and A1Fi) over the United States, except for a small decrease in the Houston, Texas area, where anthropogenic non-methane volatile organic compounds (NMVOCs) emissions dominate. This climate penalty, however, is substantially smaller than effects of emissions change, especially in the eastern United States. Future PM2.5pollution is affected substantially (up to \u221220%) by changes in SO2emissions and moderately (3\u20135%) by changes in NOxand NH3emissions. The long-range transport (LRT) effects, which are estimated by comparing CMAQ simulations with fixed and dynamic LBCs, are regional dependent, causing up to 10\u201320% decrease over the western United States in future summertime PM2.5pollution. Therefore, it is important to consider the relative contributions of emissions scenarios, climate conditions, and LRT to the major PM2.5components in future U.S. air quality regulation.", "author" : [ { "dropping-particle" : "", "family" : "He", "given" : "Hao", "non-dropping-particle" : "", "parse-names" : false, "suffix" : "" }, { "dropping-particle" : "", "family" : "Liang", "given" : "Xin Zhong", "non-dropping-particle" : "", "parse-names" : false, "suffix" : "" }, { "dropping-particle" : "", "family" : "Wuebbles", "given" : "Donald J.", "non-dropping-particle" : "", "parse-names" : false, "suffix" : "" } ], "container-title" : "Atmospheric Environment", "id" : "ITEM-2", "issued" : { "date-parts" : [ [ "2018" ] ] }, "note" : "cited By 0", "page" : "166-176", "title" : "Effects of emissions change, climate change and long-range transport on regional modeling of future U.S. particulate matter pollution and speciation", "translator" : [ { "dropping-particle" : "", "family" : "G2873", "given" : "", "non-dropping-particle" : "", "parse-names" : false, "suffix" : "" } ], "type" : "article-journal", "volume" : "179" }, "uris" : [ "http://www.mendeley.com/documents/?uuid=2f2c8600-fe4a-4cd5-a60e-cd8169342f53" ] }, { "id" : "ITEM-3", "itemData" : { "DOI" : "10.5194/acp-13-7937-2013", "ISSN" : "1680-7324", "abstract" : "&lt;p&gt;&lt;p&gt;&lt;strong&gt;Abstract.&lt;/strong&gt; We investigate projected 2000\u20132050 changes in concentrations of aerosols in China and the associated transboundary aerosol transport by using the chemical transport model GEOS-Chem driven by the Goddard Institute for Space Studies (GISS) general circulation model (GCM) 3 at 4\u00b0 \u00d7 5\u00b0 resolution. Future changes in climate and emissions projected by the IPCC A1B scenario are imposed separately and together through sensitivity simulations. Accounting for sulfate, nitrate, ammonium, black carbon (BC), and organic carbon (OC) aerosols, concentrations of individual aerosol species change by \u22121.5 to +0.8 \u03bcg m&lt;sup&gt;\u22123&lt;/sup&gt;, and PM&lt;sub&gt;2.5&lt;/sub&gt; levels are projected to change by about 10\u201320% in eastern China as a result of 2000\u20132050 change in climate alone. With future changes in anthropogenic emissions alone, concentrations of sulfate, BC, and OC are simulated to decrease because of assumed reductions in emissions, and those of nitrate are predicted to increase because of higher NO&lt;sub&gt;x&lt;/sub&gt; emissions combined with decreases in sulfate. The net result is a predicted reduction of seasonal mean PM&lt;sub&gt;2.5&lt;/sub&gt; concentrations in eastern China by 1\u20138 \u03bcg m&lt;sup&gt;\u22123&lt;/sup&gt; (or 10\u201340%) over 2000\u20132050. It is noted that current emission inventories for BC and OC over China are judged to be inadequate at present. Transboundary fluxes of different aerosol species show different sensitivities to future changes in climate and emissions. The annual outflow of PM&lt;sub&gt;2.5&lt;/sub&gt; from eastern China to the western Pacific is estimated to change by \u22127.0%, \u22120.7%, and \u22129.0% over 2000\u20132050 owing to climate change alone, changes in emissions alone, and changes in both climate and emissions, respectively. The fluxes of nitrate and ammonium aerosols from Europe and Central Asia into western China increase over 2000\u20132050 in response to projected changes in emissions, leading to a 10.5% increase in annual inflow of PM&lt;sub&gt;2.5&lt;/sub&gt; to western China with future changes in both emissions and climate. Fluxes of BC and OC from South Asia to China in spring contribute a large fraction of the annual inflow of PM&lt;sub&gt;2.5&lt;/sub&gt;. The annual inflow of PM&lt;sub&gt;2.5&lt;/sub&gt; from South Asia and Southeast Asia to China is estimated to change by \u22128%, +281%, and +227% over 2000\u20132050 owing to climate change alone, changes in emissions alone, and changes in both climate and emissions, respectively. While the 4\u00b0 \u00d7 5\u00b0 spatial resolution is a limitation of the present study, the dir\u2026", "author" : [ { "dropping-particle" : "", "family" : "Jiang", "given" : "H.", "non-dropping-particle" : "", "parse-names" : false, "suffix" : "" }, { "dropping-particle" : "", "family" : "Liao", "given" : "H.", "non-dropping-particle" : "", "parse-names" : false, "suffix" : "" }, { "dropping-particle" : "", "family" : "Pye", "given" : "H. O. T.", "non-dropping-particle" : "", "parse-names" : false, "suffix" : "" }, { "dropping-particle" : "", "family" : "Wu", "given" : "S.", "non-dropping-particle" : "", "parse-names" : false, "suffix" : "" }, { "dropping-particle" : "", "family" : "Mickley", "given" : "L. J.", "non-dropping-particle" : "", "parse-names" : false, "suffix" : "" }, { "dropping-particle" : "", "family" : "Seinfeld", "given" : "J. H.", "non-dropping-particle" : "", "parse-names" : false, "suffix" : "" }, { "dropping-particle" : "", "family" : "Zhang", "given" : "X. Y.", "non-dropping-particle" : "", "parse-names" : false, "suffix" : "" } ], "container-title" : "Atmospheric Chemistry and Physics", "id" : "ITEM-3", "issue" : "16", "issued" : { "date-parts" : [ [ "2013", "8", "16" ] ] }, "page" : "7937-7960", "title" : "Projected effect of 2000\u20132050 changes in climate and emissions on aerosol levels in China and associated transboundary transport", "translator" : [ { "dropping-particle" : "", "family" : "G3767", "given" : "", "non-dropping-particle" : "", "parse-names" : false, "suffix" : "" } ], "type" : "article-journal", "volume" : "13" }, "uris" : [ "http://www.mendeley.com/documents/?uuid=00986969-9bb8-36a6-b7b9-4bb38ec29cb7" ] }, { "id" : "ITEM-4", "itemData" : { "DOI" : "10.5194/acp-13-3423-2013", "ISBN" : "1680-7324", "ISSN" : "16807316", "abstract" : "PMCAMx-2008, a three dimensional chemical transport model (CTM), was applied in Europe to quantify the changes in fine particle (PM 2.5) concentration in response to different emission reductions as well as to temperature in-crease. A summer and a winter simulation period were used, to investigate the seasonal dependence of the PM 2.5 response to 50 % reductions of sulfur dioxide (SO 2), ammonia (NH 3), nitrogen oxides (NO x), anthropogenic volatile organic com-pounds (VOCs) and anthropogenic primary organic aerosol (POA) emissions and also to temperature increases of 2.5 and 5 K. Reduction of NH 3 emissions seems to be the most effective control strategy for reducing PM 2.5 , in both pe-riods, resulting in a decrease of PM 2.5 up to 5.1 \u00b5g m \u22123 and 1.8 \u00b5g m \u22123 (5.5 % and 4 % on average) during summer and winter respectively, mainly due to reduction of ammo-nium nitrate (NH 4 NO 3) (20 % on average in both periods). The reduction of SO 2 emissions decreases PM 2.5 in both periods having a significant effect over the Balkans (up to 1.6 \u00b5g m \u22123) during the modeled summer period, mainly due to decrease of sulfate (34 % on average over the Balkans). The anthropogenic POA control strategy reduces total OA by 15 % during the modeled winter period and 8 % in the sum-mer period. The reduction of total OA is higher in urban areas close to its emissions sources. A slight decrease of OA (8 % in the modeled summer period and 4 % in the modeled win-ter period) is also predicted after a 50 % reduction of VOCs emissions due to the decrease of anthropogenic SOA. The re-duction of NO x emissions reduces PM 2.5 (up to 3.4 \u00b5g m \u22123) during the summer period, due to a decrease of NH 4 NO 3 , causing although an increase of ozone concentration in ma-jor urban areas and over Western Europe. Additionally, the NO x control strategy actually increases PM 2.5 levels during the winter period, due to more oxidants becoming available to react with SO 2 and VOCs. The increase of temperature results in a decrease of PM 2.5 in both periods over Central Europe, mainly due to a decrease of NH 4 NO 3 during sum-mer (18 %) and fresh POA during wintertime (35 %). Signif-icant increases of OA are predicted during the summer due mainly to the increase of biogenic VOC emissions. On the contrary, OA is predicted to decrease in the modeled win-ter period due to the dominance of fresh POA reduction and the small biogenic SOA contribution to OA. The resulting in-crease of oxidant levels from the t\u2026", "author" : [ { "dropping-particle" : "", "family" : "Megaritis", "given" : "A. G.", "non-dropping-particle" : "", "parse-names" : false, "suffix" : "" }, { "dropping-particle" : "", "family" : "Fountoukis", "given" : "C.", "non-dropping-particle" : "", "parse-names" : false, "suffix" : "" }, { "dropping-particle" : "", "family" : "Charalampidis", "given" : "P. E.", "non-dropping-particle" : "", "parse-names" : false, "suffix" : "" }, { "dropping-particle" : "", "family" : "Pilinis", "given" : "C.", "non-dropping-particle" : "", "parse-names" : false, "suffix" : "" }, { "dropping-particle" : "", "family" : "Pandis", "given" : "S. N.", "non-dropping-particle" : "", "parse-names" : false, "suffix" : "" } ], "container-title" : "Atmospheric Chemistry and Physics", "id" : "ITEM-4", "issue" : "6", "issued" : { "date-parts" : [ [ "2013" ] ] }, "note" : "cited By 48", "page" : "3423-3443", "title" : "Response of fine particulate matter concentrations to changes of emissions and temperature in Europe", "translator" : [ { "dropping-particle" : "", "family" : "G2872", "given" : "", "non-dropping-particle" : "", "parse-names" : false, "suffix" : "" } ], "type" : "article-journal", "volume" : "13" }, "uris" : [ "http://www.mendeley.com/documents/?uuid=b8b4b491-204f-49af-96f0-bde35403366c" ] }, { "id" : "ITEM-5", "itemData" : { "DOI" : "10.1016/j.atmosenv.2011.12.044", "ISSN" : "13522310", "abstract" : "The impact of ambient temperature on the levels and chemical composition of aerosols over the Eastern Mediterranean in July 2004 is investigated using the WRF/CMAQ model system coupled with the MEGAN biogenic emissions model. CMAQ is able to capture the observed mean aerosol concentrations over the studied period. Non-sea-salt sulfate (nss-SO 42-) is calculated to be the major aerosol component contributing by 63%, 16% and 40% to the fine (PM 2.5), coarse (PM 2.5-10) and total particulate matter mass (PM 10), respectively. PM 2.5 to PM 10 mass ratios reach more than 80% over the large urban agglomerations but decrease to 45% at downwind locations suggesting coagulation and condensation on coarse particles. Higher temperatures increase biogenic emissions, enhance spatially-averaged biogenic secondary organic aerosol (SOA, by 0.01\u00b10.00\u03bcgm -3K -1) and nitrate (NO 3-) aerosol concentrations (by0.02\u00b10.02\u03bcgm -3K -1). They reduce nss-SO 42- (by-0.04\u00b10.07\u03bcgm -3K -1), induced by significant reduction in the cloud cover (90% K -1) and subsequent aqueous-phase production. The PM 2.5 concentrations show a very small positive response to temperature changes, increasing by 0.003\u00b10.042\u03bcgm -3K -1 (0.04% K -1) due to the compensation of organic carbon increases by nss-SO 42- reductions. Locally, larger changes are computed, with nss-SO 42- and NO 3- in fine aerosols reduced by up to 0.62\u03bcgm -3K -1 and 0.80\u03bcgm -3K -1, respectively. Increases as high as 0.097\u03bcgm -3K -1 and 0.034\u03bcgm -3K -1 are calculated for organic and elemental carbon, respectively. Results show that changes in temperature modify not only the aerosol mass but also its chemical composition. \u00a9 2011 Elsevier Ltd.", "author" : [ { "dropping-particle" : "", "family" : "Im", "given" : "Ulas", "non-dropping-particle" : "", "parse-names" : false, "suffix" : "" }, { "dropping-particle" : "", "family" : "Markakis", "given" : "Kostas", "non-dropping-particle" : "", "parse-names" : false, "suffix" : "" }, { "dropping-particle" : "", "family" : "Ko\u00e7ak", "given" : "Mustafa", "non-dropping-particle" : "", "parse-names" : false, "suffix" : "" }, { "dropping-particle" : "", "family" : "Gerasopoulos", "given" : "Evangelos", "non-dropping-particle" : "", "parse-names" : false, "suffix" : "" }, { "dropping-particle" : "", "family" : "Daskalakis", "given" : "Nikos", "non-dropping-particle" : "", "parse-names" : false, "suffix" : "" }, { "dropping-particle" : "", "family" : "Mihalopoulos", "given" : "Nikolaos", "non-dropping-particle" : "", "parse-names" : false, "suffix" : "" }, { "dropping-particle" : "", "family" : "Poupkou", "given" : "Anastasia", "non-dropping-particle" : "", "parse-names" : false, "suffix" : "" }, { "dropping-particle" : "", "family" : "Kindap", "given" : "Tayfun", "non-dropping-particle" : "", "parse-names" : false, "suffix" : "" }, { "dropping-particle" : "", "family" : "Unal", "given" : "Alper", "non-dropping-particle" : "", "parse-names" : false, "suffix" : "" }, { "dropping-particle" : "", "family" : "Kanakidou", "given" : "Maria", "non-dropping-particle" : "", "parse-names" : false, "suffix" : "" } ], "container-title" : "Atmospheric Environment", "id" : "ITEM-5", "issued" : { "date-parts" : [ [ "2012", "4" ] ] }, "note" : "cited By 25", "page" : "164-173", "title" : "Summertime aerosol chemical composition in the Eastern Mediterranean and its sensitivity to temperature", "translator" : [ { "dropping-particle" : "", "family" : "G4359", "given" : "", "non-dropping-particle" : "", "parse-names" : false, "suffix" : "" } ], "type" : "article-journal", "volume" : "50" }, "uris" : [ "http://www.mendeley.com/documents/?uuid=444feb39-b57a-45c2-98ee-584a014bcb0c" ] }, { "id" : "ITEM-6", "itemData" : { "DOI" : "10.5194/acp-19-4459-2019", "ISSN" : "1680-7324", "author" : [ { "dropping-particle" : "", "family" : "Cholakian", "given" : "Arineh", "non-dropping-particle" : "", "parse-names" : false, "suffix" : "" }, { "dropping-particle" : "", "family" : "Colette", "given" : "Augustin", "non-dropping-particle" : "", "parse-names" : false, "suffix" : "" }, { "dropping-particle" : "", "family" : "Coll", "given" : "Isabelle", "non-dropping-particle" : "", "parse-names" : false, "suffix" : "" }, { "dropping-particle" : "", "family" : "Ciarelli", "given" : "Giancarlo", "non-dropping-particle" : "", "parse-names" : false, "suffix" : "" }, { "dropping-particle" : "", "family" : "Beekmann", "given" : "Matthias", "non-dropping-particle" : "", "parse-names" : false, "suffix" : "" } ], "container-title" : "Atmospheric Chemistry and Physics", "id" : "ITEM-6", "issue" : "7", "issued" : { "date-parts" : [ [ "2019", "4", "5" ] ] }, "page" : "4459-4484", "title" : "Future climatic drivers and their effect on PM10 components in Europe and the Mediterranean Sea", "translator" : [ { "dropping-particle" : "", "family" : "G4000", "given" : "", "non-dropping-particle" : "", "parse-names" : false, "suffix" : "" } ], "type" : "article-journal", "volume" : "19" }, "uris" : [ "http://www.mendeley.com/documents/?uuid=51b09cf7-be45-4236-a8fb-517402ba36ab" ] }, { "id" : "ITEM-7", "itemData" : { "DOI" : "10.5194/acp-18-4859-2018", "ISBN" : "1680-7324", "ISSN" : "16807324", "abstract" : "Topic 3 of the Model Inter-Comparison Study for Asia (MICS-Asia) Phase III examines how online coupled air quality models perform in simulating high aerosol pollution in the North China Plain region during wintertime haze events and evaluates the importance of aerosol radiative and microphysical feedbacks. A comprehensive overview of the MICS-Asia III Topic 3 study design, including descriptions of participating models and model inputs, the experimental designs, and results of model evaluation, are presented. Six modeling groups from China, Korea and the United States submitted results from seven applications of online coupled chemistry\u2013meteorology models. Results are compared to meteorology and air quality measurements, including data from the Campaign on Atmospheric Aerosol Research Network of China (CARE-China) and the Acid Deposition Monitoring Network in East Asia (EANET). The correlation coefficients between the multi-model ensemble mean and the CARE-China observed near-surface air pollutants range from 0.51 to 0.94 (0.51 for ozone and 0.94 for PM2.5) for January 2010. However, large discrepancies exist between simulated aerosol chemical compositions from different models. The coefficient of variation (SD divided by the mean) can reach above 1.3 for sulfate in Beijing and above 1.6 for nitrate and organic aerosols in coastal regions, indicating that these compositions are less consistent from different models. During clean periods, simulated aerosol optical depths (AODs) from different models are similar, but peak values differ during severe haze events, which can be explained by the differences in simulated inorganic aerosol concentrations and the hygroscopic growth efficiency (affected by varied relative humidity). These differences in composition and AOD suggest that future models can be improved by including new heterogeneous or aqueous pathways for sulfate and nitrate formation under hazy conditions, a secondary organic aerosol (SOA) formation chemical mechanism with new volatile organic compound (VOCs) precursors, yield data and approaches, and a more detailed evaluation of the dependence of aerosol optical properties on size distribution and mixing state. It was also found that using the ensemble mean of the models produced the best prediction skill. While this has been shown for other conditions (for example, the prediction of high-ozone events in the US (McKeen et al., 2005)), this is to our knowledge the first time it has been shown for \u2026", "author" : [ { "dropping-particle" : "", "family" : "Gao", "given" : "Meng", "non-dropping-particle" : "", "parse-names" : false, "suffix" : "" }, { "dropping-particle" : "", "family" : "Han", "given" : "Zhiwei", "non-dropping-particle" : "", "parse-names" : false, "suffix" : "" }, { "dropping-particle" : "", "family" : "Liu", "given" : "Zirui", "non-dropping-particle" : "", "parse-names" : false, "suffix" : "" }, { "dropping-particle" : "", "family" : "Li", "given" : "Meng", "non-dropping-particle" : "", "parse-names" : false, "suffix" : "" }, { "dropping-particle" : "", "family" : "Xin", "given" : "Jinyuan", "non-dropping-particle" : "", "parse-names" : false, "suffix" : "" }, { "dropping-particle" : "", "family" : "Tao", "given" : "Zhining", "non-dropping-particle" : "", "parse-names" : false, "suffix" : "" }, { "dropping-particle" : "", "family" : "Li", "given" : "Jiawei", "non-dropping-particle" : "", "parse-names" : false, "suffix" : "" }, { "dropping-particle" : "", "family" : "Kang", "given" : "Jeong Eon", "non-dropping-particle" : "", "parse-names" : false, "suffix" : "" }, { "dropping-particle" : "", "family" : "Huang", "given" : "Kan", "non-dropping-particle" : "", "parse-names" : false, "suffix" : "" }, { "dropping-particle" : "", "family" : "Dong", "given" : "Xinyi", "non-dropping-particle" : "", "parse-names" : false, "suffix" : "" }, { "dropping-particle" : "", "family" : "Zhuang", "given" : "Bingliang", "non-dropping-particle" : "", "parse-names" : false, "suffix" : "" }, { "dropping-particle" : "", "family" : "Li", "given" : "Shu", "non-dropping-particle" : "", "parse-names" : false, "suffix" : "" }, { "dropping-particle" : "", "family" : "Ge", "given" : "Baozhu", "non-dropping-particle" : "", "parse-names" : false, "suffix" : "" }, { "dropping-particle" : "", "family" : "Wu", "given" : "Qizhong", "non-dropping-particle" : "", "parse-names" : false, "suffix" : "" }, { "dropping-particle" : "", "family" : "Cheng", "given" : "Yafang", "non-dropping-particle" : "", "parse-names" : false, "suffix" : "" }, { "dropping-particle" : "", "family" : "Wang", "given" : "Yuesi", "non-dropping-particle" : "", "parse-names" : false, "suffix" : "" }, { "dropping-particle" : "", "family" : "Lee", "given" : "Hyo Jung", "non-dropping-particle" : "", "parse-names" : false, "suffix" : "" }, { "dropping-particle" : "", "family" : "Kim", "given" : "Cheol Hee", "non-dropping-particle" : "", "parse-names" : false, "suffix" : "" }, { "dropping-particle" : "", "family" : "Fu", "given" : "Joshua S.", "non-dropping-particle" : "", "parse-names" : false, "suffix" : "" }, { "dropping-particle" : "", "family" : "Wang", "given" : "Tijian", "non-dropping-particle" : "", "parse-names" : false, "suffix" : "" }, { "dropping-particle" : "", "family" : "Chin", "given" : "Mian", "non-dropping-particle" : "", "parse-names" : false, "suffix" : "" }, { "dropping-particle" : "", "family" : "Woo", "given" : "Jung Hun", "non-dropping-particle" : "", "parse-names" : false, "suffix" : "" }, { "dropping-particle" : "", "family" : "Zhang", "given" : "Qiang", "non-dropping-particle" : "", "parse-names" : false, "suffix" : "" }, { "dropping-particle" : "", "family" : "Wang", "given" : "Zifa", "non-dropping-particle" : "", "p</w:instrText>
      </w:r>
      <w:r w:rsidR="00D477C7" w:rsidRPr="002A1EE0">
        <w:rPr>
          <w:rFonts w:cs="Times New Roman"/>
          <w:noProof/>
          <w:color w:val="000000" w:themeColor="text1"/>
        </w:rPr>
        <w:instrText>arse-names" : false, "suffix" : "" }, { "dropping-particle" : "", "family" : "Carmichael", "given" : "Gregory R.", "non-dropping-particle" : "", "parse-names" : false, "suffix" : "" } ], "container-title" : "Atmospheric Chemistry and Physics", "id" : "ITEM-7", "issue" : "7", "issued" : { "date-parts" : [ [ "2018" ] ] }, "page" : "4859-4884", "title" : "Air quality and climate change, Topic 3 of the Model Inter-Comparison Study for Asia Phase III (MICS-Asia III) - Part 1: Overview and model evaluation", "translator" : [ { "dropping-particle" : "", "family" : "G2788", "given" : "", "non-dropping-particle" : "", "parse-names" : false, "suffix" : "" } ], "type" : "article-journal", "volume" : "18" }, "uris" : [ "http://www.mendeley.com/documents/?uuid=f544e647-ac90-4d3e-870d-2f7eac2f91b0" ] } ], "mendeley" : { "formattedCitation" : "(Im et al., 2012; Jiang et al., 2013; Megaritis et al., 2013; Gonzalez-Abraham et al., 2015; Gao et al., 2018; He et al., 2018; Cholakian et al., 2019)", "plainTextFormattedCitation" : "(Im et al., 2012; Jiang et al., 2013; Megaritis et al., 2013; Gonzalez-Abraham et al., 2015; Gao et al., 2018; He et al., 2018; Cholakian et al., 2019)", "previouslyFormattedCitation" : "(Im et al., 2012; Jiang et al., 2013; Megaritis et al., 2013; Gonzalez-Abraham et al., 2015; Gao et al., 2018; He et al., 2018; Cholakian et al., 2019)" }, "properties" : { "noteIndex" : 0 }, "schema" : "https://github.com/citation-style-language/schema/raw/master/csl-citation.json" }</w:instrText>
      </w:r>
      <w:r w:rsidRPr="00363980">
        <w:rPr>
          <w:rFonts w:cs="Times New Roman"/>
          <w:noProof/>
          <w:color w:val="000000" w:themeColor="text1"/>
          <w:lang w:val="en-GB"/>
        </w:rPr>
        <w:fldChar w:fldCharType="separate"/>
      </w:r>
      <w:r w:rsidR="00CB33A1">
        <w:rPr>
          <w:rFonts w:cs="Times New Roman"/>
          <w:noProof/>
          <w:color w:val="000000" w:themeColor="text1"/>
        </w:rPr>
        <w:t>(Im et al., 2012; Jiang et al., 2013; Megaritis et al., 2013; Gonzalez-Abraham et al., 2015; Gao et al., 2018; He et al., 2018; Cholakian et al., 2019)</w:t>
      </w:r>
      <w:r w:rsidRPr="00363980">
        <w:rPr>
          <w:rFonts w:cs="Times New Roman"/>
          <w:noProof/>
          <w:color w:val="000000" w:themeColor="text1"/>
          <w:lang w:val="en-GB"/>
        </w:rPr>
        <w:fldChar w:fldCharType="end"/>
      </w:r>
      <w:r w:rsidRPr="00812CD7">
        <w:rPr>
          <w:rFonts w:cs="Times New Roman"/>
          <w:noProof/>
        </w:rPr>
        <w:t>.</w:t>
      </w:r>
    </w:p>
    <w:p w14:paraId="22F92665" w14:textId="77777777" w:rsidR="00F3307B" w:rsidRPr="00812CD7" w:rsidRDefault="00F3307B" w:rsidP="00D5630D">
      <w:pPr>
        <w:pStyle w:val="AR6BodyText"/>
        <w:rPr>
          <w:rFonts w:cs="Times New Roman"/>
          <w:noProof/>
        </w:rPr>
      </w:pPr>
    </w:p>
    <w:p w14:paraId="4B42C390" w14:textId="77777777" w:rsidR="00F3307B" w:rsidRPr="00E101B2" w:rsidRDefault="00F3307B" w:rsidP="00D5630D">
      <w:pPr>
        <w:pStyle w:val="AR6BodyText"/>
        <w:rPr>
          <w:rFonts w:cs="Times New Roman"/>
          <w:noProof/>
          <w:lang w:val="en-GB"/>
        </w:rPr>
      </w:pPr>
      <w:r>
        <w:rPr>
          <w:rFonts w:cs="Times New Roman"/>
          <w:noProof/>
          <w:lang w:val="en-GB"/>
        </w:rPr>
        <w:t>Overall</w:t>
      </w:r>
      <w:r w:rsidRPr="00E101B2">
        <w:rPr>
          <w:rFonts w:cs="Times New Roman"/>
          <w:noProof/>
          <w:lang w:val="en-GB"/>
        </w:rPr>
        <w:t xml:space="preserve">, there is </w:t>
      </w:r>
      <w:r w:rsidRPr="00E101B2">
        <w:rPr>
          <w:rFonts w:cs="Times New Roman"/>
          <w:i/>
          <w:noProof/>
          <w:lang w:val="en-GB"/>
        </w:rPr>
        <w:t>medium confidence</w:t>
      </w:r>
      <w:r w:rsidRPr="00E101B2">
        <w:rPr>
          <w:rFonts w:cs="Times New Roman"/>
          <w:noProof/>
          <w:lang w:val="en-GB"/>
        </w:rPr>
        <w:t xml:space="preserve"> (</w:t>
      </w:r>
      <w:r w:rsidRPr="00E101B2">
        <w:rPr>
          <w:rFonts w:cs="Times New Roman"/>
          <w:i/>
          <w:noProof/>
          <w:lang w:val="en-GB"/>
        </w:rPr>
        <w:t>medium evidence</w:t>
      </w:r>
      <w:r w:rsidRPr="006B6D5F">
        <w:rPr>
          <w:rFonts w:cs="Times New Roman"/>
          <w:iCs/>
          <w:noProof/>
          <w:lang w:val="en-GB"/>
          <w:rPrChange w:id="4254" w:author="Lucy Cowie" w:date="2021-07-28T13:35:00Z">
            <w:rPr>
              <w:rFonts w:cs="Times New Roman"/>
              <w:i/>
              <w:noProof/>
              <w:lang w:val="en-GB"/>
            </w:rPr>
          </w:rPrChange>
        </w:rPr>
        <w:t>,</w:t>
      </w:r>
      <w:r w:rsidRPr="00E101B2">
        <w:rPr>
          <w:rFonts w:cs="Times New Roman"/>
          <w:i/>
          <w:noProof/>
          <w:lang w:val="en-GB"/>
        </w:rPr>
        <w:t xml:space="preserve"> high agreement</w:t>
      </w:r>
      <w:r w:rsidRPr="00E101B2">
        <w:rPr>
          <w:rFonts w:cs="Times New Roman"/>
          <w:noProof/>
          <w:lang w:val="en-GB"/>
        </w:rPr>
        <w:t xml:space="preserve">) </w:t>
      </w:r>
      <w:r>
        <w:rPr>
          <w:rFonts w:cs="Times New Roman"/>
          <w:noProof/>
          <w:lang w:val="en-GB"/>
        </w:rPr>
        <w:t>i</w:t>
      </w:r>
      <w:r w:rsidRPr="00E101B2">
        <w:rPr>
          <w:rFonts w:cs="Times New Roman"/>
          <w:noProof/>
          <w:lang w:val="en-GB"/>
        </w:rPr>
        <w:t>n a small effect, positive or negative, on PM global burden due to climate change</w:t>
      </w:r>
      <w:r>
        <w:rPr>
          <w:rFonts w:cs="Times New Roman"/>
          <w:noProof/>
          <w:lang w:val="en-GB"/>
        </w:rPr>
        <w:t>.</w:t>
      </w:r>
      <w:r w:rsidRPr="00E101B2">
        <w:rPr>
          <w:rFonts w:cs="Times New Roman"/>
          <w:noProof/>
          <w:lang w:val="en-GB"/>
        </w:rPr>
        <w:t xml:space="preserve"> </w:t>
      </w:r>
    </w:p>
    <w:p w14:paraId="5B55411B" w14:textId="77777777" w:rsidR="00F3307B" w:rsidRPr="00E101B2" w:rsidRDefault="00F3307B" w:rsidP="00D5630D">
      <w:pPr>
        <w:pStyle w:val="AR6BodyText"/>
        <w:rPr>
          <w:rFonts w:cs="Times New Roman"/>
          <w:lang w:val="en-GB" w:eastAsia="en-US"/>
        </w:rPr>
      </w:pPr>
    </w:p>
    <w:p w14:paraId="70AF81D2" w14:textId="77777777" w:rsidR="00F3307B" w:rsidRPr="00E101B2" w:rsidRDefault="00F3307B" w:rsidP="00D5630D">
      <w:pPr>
        <w:pStyle w:val="AR6BodyText"/>
        <w:rPr>
          <w:rFonts w:cs="Times New Roman"/>
          <w:lang w:val="en-GB" w:eastAsia="en-US"/>
        </w:rPr>
      </w:pPr>
    </w:p>
    <w:p w14:paraId="18144D67" w14:textId="1003952E" w:rsidR="00F3307B" w:rsidRPr="000D328F" w:rsidRDefault="00F3307B" w:rsidP="00D5630D">
      <w:pPr>
        <w:pStyle w:val="AR6Chap6Level2611"/>
      </w:pPr>
      <w:bookmarkStart w:id="4255" w:name="_Toc30501030"/>
      <w:bookmarkStart w:id="4256" w:name="_Toc70498199"/>
      <w:r w:rsidRPr="00363980">
        <w:t xml:space="preserve">Impact of </w:t>
      </w:r>
      <w:ins w:id="4257" w:author="Lucy Cowie" w:date="2021-07-28T13:36:00Z">
        <w:r w:rsidR="009C4AFA">
          <w:t>C</w:t>
        </w:r>
      </w:ins>
      <w:del w:id="4258" w:author="Lucy Cowie" w:date="2021-07-28T13:36:00Z">
        <w:r w:rsidRPr="00363980" w:rsidDel="009C4AFA">
          <w:delText>c</w:delText>
        </w:r>
      </w:del>
      <w:r w:rsidRPr="00363980">
        <w:t xml:space="preserve">limate </w:t>
      </w:r>
      <w:ins w:id="4259" w:author="Lucy Cowie" w:date="2021-07-28T13:36:00Z">
        <w:r w:rsidR="009C4AFA">
          <w:t>C</w:t>
        </w:r>
      </w:ins>
      <w:del w:id="4260" w:author="Lucy Cowie" w:date="2021-07-28T13:36:00Z">
        <w:r w:rsidRPr="00363980" w:rsidDel="009C4AFA">
          <w:delText>c</w:delText>
        </w:r>
      </w:del>
      <w:r w:rsidRPr="00363980">
        <w:t xml:space="preserve">hange on </w:t>
      </w:r>
      <w:ins w:id="4261" w:author="Lucy Cowie" w:date="2021-07-28T13:36:00Z">
        <w:r w:rsidR="009C4AFA">
          <w:t>E</w:t>
        </w:r>
      </w:ins>
      <w:del w:id="4262" w:author="Lucy Cowie" w:date="2021-07-28T13:36:00Z">
        <w:r w:rsidRPr="00363980" w:rsidDel="009C4AFA">
          <w:delText>e</w:delText>
        </w:r>
      </w:del>
      <w:r w:rsidRPr="00363980">
        <w:t xml:space="preserve">xtreme </w:t>
      </w:r>
      <w:ins w:id="4263" w:author="Lucy Cowie" w:date="2021-07-28T13:36:00Z">
        <w:r w:rsidR="009C4AFA">
          <w:t>P</w:t>
        </w:r>
      </w:ins>
      <w:del w:id="4264" w:author="Lucy Cowie" w:date="2021-07-28T13:36:00Z">
        <w:r w:rsidRPr="00363980" w:rsidDel="009C4AFA">
          <w:delText>p</w:delText>
        </w:r>
      </w:del>
      <w:r w:rsidRPr="00363980">
        <w:t>ollution</w:t>
      </w:r>
      <w:bookmarkEnd w:id="4255"/>
      <w:bookmarkEnd w:id="4256"/>
      <w:r>
        <w:t xml:space="preserve"> </w:t>
      </w:r>
    </w:p>
    <w:p w14:paraId="5DEA227C" w14:textId="77777777" w:rsidR="00F3307B" w:rsidRPr="002D0B2B" w:rsidRDefault="00F3307B" w:rsidP="00D5630D"/>
    <w:p w14:paraId="7A39E67B" w14:textId="38F61757" w:rsidR="00F3307B" w:rsidRDefault="00F3307B" w:rsidP="00D5630D">
      <w:pPr>
        <w:pStyle w:val="AR6BodyText"/>
        <w:rPr>
          <w:rFonts w:cs="Times New Roman"/>
          <w:noProof/>
          <w:lang w:val="en-GB"/>
        </w:rPr>
      </w:pPr>
      <w:r w:rsidRPr="00E101B2">
        <w:rPr>
          <w:rFonts w:cs="Times New Roman"/>
          <w:noProof/>
          <w:lang w:val="en-GB" w:eastAsia="zh-CN"/>
        </w:rPr>
        <w:t>Extreme air pollution is identified as the concentration of an air pollutant that is above a given threshhold value</w:t>
      </w:r>
      <w:r>
        <w:rPr>
          <w:rFonts w:cs="Times New Roman"/>
          <w:noProof/>
          <w:lang w:val="en-GB" w:eastAsia="zh-CN"/>
        </w:rPr>
        <w:t xml:space="preserve"> (</w:t>
      </w:r>
      <w:r w:rsidRPr="00E101B2">
        <w:rPr>
          <w:rFonts w:cs="Times New Roman"/>
          <w:noProof/>
          <w:lang w:val="en-GB" w:eastAsia="zh-CN"/>
        </w:rPr>
        <w:t>high concentration or a high percentile</w:t>
      </w:r>
      <w:r>
        <w:rPr>
          <w:rFonts w:cs="Times New Roman"/>
          <w:noProof/>
          <w:lang w:val="en-GB" w:eastAsia="zh-CN"/>
        </w:rPr>
        <w:t>) as the sensitivity of peak values to meteorological conditions can be different from sensitivity of the median or mean</w:t>
      </w:r>
      <w:r w:rsidR="00363980">
        <w:rPr>
          <w:rFonts w:cs="Times New Roman"/>
          <w:noProof/>
          <w:lang w:val="en-GB" w:eastAsia="zh-CN"/>
        </w:rPr>
        <w:t xml:space="preserve"> </w:t>
      </w:r>
      <w:r w:rsidR="00363980">
        <w:rPr>
          <w:rFonts w:cs="Times New Roman"/>
          <w:noProof/>
          <w:lang w:val="en-GB" w:eastAsia="zh-CN"/>
        </w:rPr>
        <w:fldChar w:fldCharType="begin" w:fldLock="1"/>
      </w:r>
      <w:r w:rsidR="00D477C7">
        <w:rPr>
          <w:rFonts w:cs="Times New Roman"/>
          <w:noProof/>
          <w:lang w:val="en-GB" w:eastAsia="zh-CN"/>
        </w:rPr>
        <w:instrText>ADDIN CSL_CITATION { "citationItems" : [ { "id" : "ITEM-1", "itemData" : { "DOI" : "10.5194/acp-15-10349-2015", "ISBN" : "1680-7316", "ISSN" : "16807324", "abstract" : "Air pollution variability is strongly dependent on meteorology. However, quantifying the impacts of changes in regional climatology on pollution extremes can be difficult due to the many non-linear and competing meteorological influences on the production, transport, and removal of pollutant species. Furthermore, observed pollutant levels at many sites show sensitivities at the extremes that differ from those of the overall mean, indicating relationships that would be poorly characterized by simple linear regressions. To address this challenge, we apply quantile regression to observed daily ozone (O-3) and fine particulate matter (PM2.5) levels and reanalysis meteorological fields in the USA over the past decade to specifically identify the meteorological sensitivities of higher pollutant levels. From an initial set of over 1700 possible meteorological indicators (including 28 meteorological variables with 63 different temporal options), we generate reduced sets of O-3 and PM2.5 indicators for both summer and winter months, analyzing pollutant sensitivities to each for response quantiles ranging from 2 to 98 %. Primary covariates connected to high-quantile O-3 levels include temperature and relative humidity in the summer, while winter O-3 levels are most commonly associated with incoming radiation flux. Covariates associated with summer PM2.5 include temperature, wind speed, and tropospheric stability at many locations, while stability, humidity, and planetary boundary layer height are the key covariates most frequently associated with winter PM2.5. We find key differences in covariate sensitivities across regions and quantiles. For example, we find nationally averaged sensitivities of 95th percentile summer O-3 to changes in maximum daily temperature of approximately 0.9 ppb A degrees C-1, while the sensitivity of 50th percentile summer O-3 (the annual median) is only 0.6 ppb A degrees C-1. This gap points to differing sensitivities within various percentiles of the pollutant distribution, highlighting the need for statistical tools capable of identifying meteorological impacts across the entire response spectrum.", "author" : [ { "dropping-particle" : "", "family" : "Porter", "given" : "W. C.", "non-dropping-particle" : "", "parse-names" : false, "suffix" : "" }, { "dropping-particle" : "", "family" : "Heald", "given" : "C. L.", "non-dropping-particle" : "", "parse-names" : false, "suffix" : "" }, { "dropping-particle" : "", "family" : "Cooley", "given" : "D.", "non-dropping-particle" : "", "parse-names" : false, "suffix" : "" }, { "dropping-particle" : "", "family" : "Russell", "given" : "B.", "non-dropping-particle" : "", "parse-names" : false, "suffix" : "" } ], "container-title" : "Atmospheric Chemistry and Physics", "id" : "ITEM-1", "issue" : "18", "issued" : { "date-parts" : [ [ "2015" ] ] }, "note" : "cited By 13", "page" : "10349-10366", "title" : "Investigating the observed sensitivities of air-quality extremes to meteorological drivers via quantile regression", "translator" : [ { "dropping-particle" : "", "family" : "G2860", "given" : "", "non-dropping-particle" : "", "parse-names" : false, "suffix" : "" } ], "type" : "article-journal", "volume" : "15" }, "uris" : [ "http://www.mendeley.com/documents/?uuid=9e1449ca-b3c0-4b7e-bfd5-fb4411de80ac" ] } ], "mendeley" : { "formattedCitation" : "(Porter et al., 2015)", "plainTextFormattedCitation" : "(Porter et al., 2015)", "previouslyFormattedCitation" : "(Porter et al., 2015)" }, "properties" : { "noteIndex" : 0 }, "schema" : "https://github.com/citation-style-language/schema/raw/master/csl-citation.json" }</w:instrText>
      </w:r>
      <w:r w:rsidR="00363980">
        <w:rPr>
          <w:rFonts w:cs="Times New Roman"/>
          <w:noProof/>
          <w:lang w:val="en-GB" w:eastAsia="zh-CN"/>
        </w:rPr>
        <w:fldChar w:fldCharType="separate"/>
      </w:r>
      <w:r w:rsidR="00CB33A1">
        <w:rPr>
          <w:rFonts w:cs="Times New Roman"/>
          <w:noProof/>
          <w:lang w:val="en-GB" w:eastAsia="zh-CN"/>
        </w:rPr>
        <w:t>(Porter et al., 2015)</w:t>
      </w:r>
      <w:r w:rsidR="00363980">
        <w:rPr>
          <w:rFonts w:cs="Times New Roman"/>
          <w:noProof/>
          <w:lang w:val="en-GB" w:eastAsia="zh-CN"/>
        </w:rPr>
        <w:fldChar w:fldCharType="end"/>
      </w:r>
      <w:r>
        <w:rPr>
          <w:rFonts w:cs="Times New Roman"/>
          <w:noProof/>
          <w:lang w:val="en-GB" w:eastAsia="zh-CN"/>
        </w:rPr>
        <w:t>.</w:t>
      </w:r>
      <w:r w:rsidRPr="0028645B">
        <w:rPr>
          <w:rFonts w:cs="Times New Roman"/>
          <w:noProof/>
          <w:lang w:val="en-GB"/>
        </w:rPr>
        <w:t xml:space="preserve"> </w:t>
      </w:r>
      <w:ins w:id="4265" w:author="Lucy Cowie" w:date="2021-07-28T14:00:00Z">
        <w:r w:rsidR="00CB11D6">
          <w:rPr>
            <w:rFonts w:cs="Times New Roman"/>
            <w:noProof/>
            <w:lang w:val="en-GB"/>
          </w:rPr>
          <w:t xml:space="preserve">The </w:t>
        </w:r>
      </w:ins>
      <w:r>
        <w:rPr>
          <w:rFonts w:cs="Times New Roman"/>
          <w:noProof/>
          <w:lang w:val="en-GB"/>
        </w:rPr>
        <w:t xml:space="preserve">AR5 assessed with </w:t>
      </w:r>
      <w:r w:rsidRPr="003E59C9">
        <w:rPr>
          <w:rFonts w:cs="Times New Roman"/>
          <w:i/>
          <w:iCs/>
          <w:noProof/>
          <w:lang w:val="en-GB"/>
          <w:rPrChange w:id="4266" w:author="Lucy Cowie" w:date="2021-07-28T14:00:00Z">
            <w:rPr>
              <w:rFonts w:cs="Times New Roman"/>
              <w:noProof/>
              <w:lang w:val="en-GB"/>
            </w:rPr>
          </w:rPrChange>
        </w:rPr>
        <w:t>medium confidence</w:t>
      </w:r>
      <w:r>
        <w:rPr>
          <w:rFonts w:cs="Times New Roman"/>
          <w:noProof/>
          <w:lang w:val="en-GB"/>
        </w:rPr>
        <w:t xml:space="preserve"> that </w:t>
      </w:r>
      <w:r w:rsidRPr="00742141">
        <w:rPr>
          <w:rFonts w:cs="Times New Roman"/>
          <w:noProof/>
          <w:lang w:val="en-GB"/>
        </w:rPr>
        <w:t xml:space="preserve">uniformly higher temperatures in polluted environments will trigger regional feedbacks </w:t>
      </w:r>
      <w:r>
        <w:rPr>
          <w:rFonts w:cs="Times New Roman"/>
          <w:noProof/>
          <w:lang w:val="en-GB"/>
        </w:rPr>
        <w:t>in chemistry and local emissions</w:t>
      </w:r>
      <w:r w:rsidRPr="00742141">
        <w:rPr>
          <w:rFonts w:cs="Times New Roman"/>
          <w:noProof/>
          <w:lang w:val="en-GB"/>
        </w:rPr>
        <w:t xml:space="preserve"> that will increase peak </w:t>
      </w:r>
      <w:r>
        <w:rPr>
          <w:rFonts w:cs="Times New Roman"/>
          <w:noProof/>
          <w:lang w:val="en-GB"/>
        </w:rPr>
        <w:t xml:space="preserve">ozone and PM pollution, but assessed </w:t>
      </w:r>
      <w:r w:rsidRPr="00C21968">
        <w:rPr>
          <w:rFonts w:cs="Times New Roman"/>
          <w:i/>
          <w:iCs/>
          <w:noProof/>
          <w:lang w:val="en-GB"/>
          <w:rPrChange w:id="4267" w:author="Lucy Cowie" w:date="2021-07-28T14:01:00Z">
            <w:rPr>
              <w:rFonts w:cs="Times New Roman"/>
              <w:noProof/>
              <w:lang w:val="en-GB"/>
            </w:rPr>
          </w:rPrChange>
        </w:rPr>
        <w:t>low confidence</w:t>
      </w:r>
      <w:r w:rsidRPr="00622553">
        <w:rPr>
          <w:rFonts w:cs="Times New Roman"/>
          <w:noProof/>
          <w:lang w:val="en-GB"/>
        </w:rPr>
        <w:t xml:space="preserve"> in projecting</w:t>
      </w:r>
      <w:r>
        <w:rPr>
          <w:rFonts w:cs="Times New Roman"/>
          <w:noProof/>
          <w:lang w:val="en-GB"/>
        </w:rPr>
        <w:t xml:space="preserve"> </w:t>
      </w:r>
      <w:r w:rsidRPr="00622553">
        <w:rPr>
          <w:rFonts w:cs="Times New Roman"/>
          <w:noProof/>
          <w:lang w:val="en-GB"/>
        </w:rPr>
        <w:t>changes in meteorological blocking associated with these extreme</w:t>
      </w:r>
      <w:r>
        <w:rPr>
          <w:rFonts w:cs="Times New Roman"/>
          <w:noProof/>
          <w:lang w:val="en-GB"/>
        </w:rPr>
        <w:t xml:space="preserve"> </w:t>
      </w:r>
      <w:r w:rsidRPr="00622553">
        <w:rPr>
          <w:rFonts w:cs="Times New Roman"/>
          <w:noProof/>
          <w:lang w:val="en-GB"/>
        </w:rPr>
        <w:t xml:space="preserve">episodes. </w:t>
      </w:r>
    </w:p>
    <w:p w14:paraId="1A4BEB0E" w14:textId="77777777" w:rsidR="00F3307B" w:rsidRDefault="00F3307B" w:rsidP="00D5630D">
      <w:pPr>
        <w:pStyle w:val="AR6BodyText"/>
        <w:rPr>
          <w:rFonts w:cs="Times New Roman"/>
          <w:noProof/>
          <w:lang w:val="en-GB"/>
        </w:rPr>
      </w:pPr>
    </w:p>
    <w:p w14:paraId="6D8540FD" w14:textId="78268F1F" w:rsidR="00F3307B" w:rsidRPr="007D7003" w:rsidRDefault="00F3307B" w:rsidP="00D5630D">
      <w:pPr>
        <w:pStyle w:val="AR6BodyText"/>
        <w:rPr>
          <w:rFonts w:ascii="Calibri" w:hAnsi="Calibri" w:cs="Calibri"/>
          <w:color w:val="000000"/>
          <w:sz w:val="20"/>
          <w:szCs w:val="20"/>
          <w:shd w:val="clear" w:color="auto" w:fill="FFFFFF"/>
          <w:lang w:val="en-US" w:eastAsia="it-IT"/>
        </w:rPr>
      </w:pPr>
      <w:r>
        <w:rPr>
          <w:rFonts w:cs="Times New Roman"/>
          <w:noProof/>
          <w:lang w:val="en-GB"/>
        </w:rPr>
        <w:t>Meteorological conditions, such as h</w:t>
      </w:r>
      <w:r w:rsidRPr="00E101B2">
        <w:rPr>
          <w:rFonts w:cs="Times New Roman"/>
          <w:noProof/>
          <w:lang w:val="en-GB"/>
        </w:rPr>
        <w:t>eat</w:t>
      </w:r>
      <w:del w:id="4268" w:author="Lucy Cowie" w:date="2021-07-28T14:02:00Z">
        <w:r w:rsidRPr="00E101B2" w:rsidDel="005349F1">
          <w:rPr>
            <w:rFonts w:cs="Times New Roman"/>
            <w:noProof/>
            <w:lang w:val="en-GB"/>
          </w:rPr>
          <w:delText xml:space="preserve"> </w:delText>
        </w:r>
      </w:del>
      <w:r w:rsidRPr="00E101B2">
        <w:rPr>
          <w:rFonts w:cs="Times New Roman"/>
          <w:noProof/>
          <w:lang w:val="en-GB"/>
        </w:rPr>
        <w:t xml:space="preserve">waves, </w:t>
      </w:r>
      <w:r>
        <w:rPr>
          <w:rFonts w:cs="Times New Roman"/>
          <w:noProof/>
          <w:lang w:val="en-GB"/>
        </w:rPr>
        <w:t>temperature inversions</w:t>
      </w:r>
      <w:del w:id="4269" w:author="Lucy Cowie" w:date="2021-07-28T14:02:00Z">
        <w:r w:rsidRPr="00E101B2" w:rsidDel="00C525C9">
          <w:rPr>
            <w:rFonts w:cs="Times New Roman"/>
            <w:noProof/>
            <w:lang w:val="en-GB"/>
          </w:rPr>
          <w:delText>,</w:delText>
        </w:r>
      </w:del>
      <w:r w:rsidRPr="00E101B2">
        <w:rPr>
          <w:rFonts w:cs="Times New Roman"/>
          <w:noProof/>
          <w:lang w:val="en-GB"/>
        </w:rPr>
        <w:t xml:space="preserve"> and atmospheric stagnation episodes </w:t>
      </w:r>
      <w:r>
        <w:rPr>
          <w:rFonts w:cs="Times New Roman"/>
          <w:noProof/>
          <w:lang w:val="en-GB"/>
        </w:rPr>
        <w:t>favo</w:t>
      </w:r>
      <w:ins w:id="4270" w:author="Lucy Cowie" w:date="2021-07-28T14:02:00Z">
        <w:r w:rsidR="00C525C9">
          <w:rPr>
            <w:rFonts w:cs="Times New Roman"/>
            <w:noProof/>
            <w:lang w:val="en-GB"/>
          </w:rPr>
          <w:t>u</w:t>
        </w:r>
      </w:ins>
      <w:r>
        <w:rPr>
          <w:rFonts w:cs="Times New Roman"/>
          <w:noProof/>
          <w:lang w:val="en-GB"/>
        </w:rPr>
        <w:t xml:space="preserve">r </w:t>
      </w:r>
      <w:r w:rsidRPr="00E101B2">
        <w:rPr>
          <w:rFonts w:cs="Times New Roman"/>
          <w:noProof/>
          <w:lang w:val="en-GB"/>
        </w:rPr>
        <w:t>air quality extreme</w:t>
      </w:r>
      <w:r>
        <w:rPr>
          <w:rFonts w:cs="Times New Roman"/>
          <w:noProof/>
          <w:lang w:val="en-GB"/>
        </w:rPr>
        <w:t>s and are influenced by chang</w:t>
      </w:r>
      <w:r w:rsidR="00363980">
        <w:rPr>
          <w:rFonts w:cs="Times New Roman"/>
          <w:noProof/>
          <w:lang w:val="en-GB"/>
        </w:rPr>
        <w:t xml:space="preserve">ing climate </w:t>
      </w:r>
      <w:r w:rsidR="00363980">
        <w:rPr>
          <w:rFonts w:cs="Times New Roman"/>
          <w:noProof/>
          <w:lang w:val="en-GB"/>
        </w:rPr>
        <w:fldChar w:fldCharType="begin" w:fldLock="1"/>
      </w:r>
      <w:r w:rsidR="00D477C7">
        <w:rPr>
          <w:rFonts w:cs="Times New Roman"/>
          <w:noProof/>
          <w:lang w:val="en-GB"/>
        </w:rPr>
        <w:instrText>ADDIN CSL_CITATION { "citationItems" : [ { "id" : "ITEM-1", "itemData" : { "DOI" : "10.1080/10962247.2015.1040526", "ISBN" : "1096-2247", "ISSN" : "1096-2247", "PMID" : "25976481", "abstract" : "Multiple linkages connect air quality and climate change. Many air pollutant sources also emit carbon dioxide (CO2), the dominant anthropogenic greenhouse gas (GHG). The two main contributors to non-attainment of U.S. ambient air quality standards, ozone (O3) and particulate matter (PM), interact with radiation, forcing climate change. PM warms by absorbing sunlight (e.g., black carbon) or cools by scattering sunlight (e.g., sulfates) and interacts with clouds; these radiative and microphysical interactions can induce changes in precipitation and regional circulation patterns. Climate change is expected to degrade air quality in many polluted regions by changing air pollution meteorology (ventilation and dilution), precipitation and other removal processes, and by triggering some amplifying responses in atmospheric chemistry and in anthropogenic and natural sources. Together, these processes shape distributions and extreme episodes of O3 and PM. Global modeling indicates that as air pollution programs reduce SO2 to meet health and other air quality goals, near-term warming accelerates due to \u201cunmasking\u201d of warming induced by rising CO2. Air pollutant controls on CH4, a potent GHG and precursor to global O3 levels, and on sources with high black carbon (BC) to organic carbon (OC) ratios could offset near-term warming induced by SO2 emission reductions, while reducing global background O3 and regionally high levels of PM. Lowering peak warming requires decreasing atmospheric CO2, which for some source categories would also reduce co-emitted air pollutants or their precursors. Model projections for alternative climate and air quality scenarios indicate a wide range for U.S. surface O3 and fine PM, although regional projections may be confounded by interannual to decadal natural climate variability. Continued implementation of U.S. NOx emission controls guards against rising pollution levels triggered either by climate change or by global emission growth. Improved accuracy and trends in emission inventories are critical for accountability analyses of historical and projected air pollution and climate mitigation policies.", "author" : [ { "dropping-particle" : "", "family" : "Fiore", "given" : "Arlene M.", "non-dropping-particle" : "", "parse-names" : false, "suffix" : "" }, { "dropping-particle" : "", "family" : "Naik", "given" : "Vaishali", "non-dropping-particle" : "", "parse-names" : false, "suffix" : "" }, { "dropping-particle" : "", "family" : "Leibensperger", "given" : "Eric M.", "non-dropping-particle" : "", "parse-names" : false, "suffix" : "" } ], "container-title" : "Journal of the Air &amp; Waste Management Association", "edition" : "2015/05/16", "id" : "ITEM-1", "issue" : "6", "issued" : { "date-parts" : [ [ "2015" ] ] }, "note" : "Fiore, Arlene M\nNaik, Vaishali\nLeibensperger, Eric M\neng\nResearch Support, Non-U.S. Gov't\nResearch Support, U.S. Gov't, Non-P.H.S.\nReview\nJ Air Waste Manag Assoc. 2015 Jun;65(6):645-85. doi: 10.1080/10962247.2015.1040526.", "page" : "645-685", "title" : "Air Quality and Climate Connections", "translator" : [ { "dropping-particle" : "", "family" : "G2791", "given" : "", "non-dropping-particle" : "", "parse-names" : false, "suffix" : "" } ], "type" : "article-journal", "volume" : "65" }, "uris" : [ "http://www.mendeley.com/documents/?uuid=65d5d144-493e-42fa-aeae-b91b5fa5a78c" ] } ], "mendeley" : { "formattedCitation" : "(Fiore et al., 2015)", "plainTextFormattedCitation" : "(Fiore et al., 2015)", "previouslyFormattedCitation" : "(Fiore et al., 2015)" }, "properties" : { "noteIndex" : 0 }, "schema" : "https://github.com/citation-style-language/schema/raw/master/csl-citation.json" }</w:instrText>
      </w:r>
      <w:r w:rsidR="00363980">
        <w:rPr>
          <w:rFonts w:cs="Times New Roman"/>
          <w:noProof/>
          <w:lang w:val="en-GB"/>
        </w:rPr>
        <w:fldChar w:fldCharType="separate"/>
      </w:r>
      <w:r w:rsidR="00CB33A1">
        <w:rPr>
          <w:rFonts w:cs="Times New Roman"/>
          <w:noProof/>
          <w:lang w:val="en-GB"/>
        </w:rPr>
        <w:t>(Fiore et al., 2015)</w:t>
      </w:r>
      <w:r w:rsidR="00363980">
        <w:rPr>
          <w:rFonts w:cs="Times New Roman"/>
          <w:noProof/>
          <w:lang w:val="en-GB"/>
        </w:rPr>
        <w:fldChar w:fldCharType="end"/>
      </w:r>
      <w:r>
        <w:rPr>
          <w:rFonts w:cs="Times New Roman"/>
          <w:noProof/>
          <w:lang w:val="en-GB"/>
        </w:rPr>
        <w:t xml:space="preserve">. </w:t>
      </w:r>
      <w:r w:rsidRPr="00E101B2">
        <w:rPr>
          <w:rFonts w:cs="Times New Roman"/>
          <w:noProof/>
          <w:lang w:val="en-GB"/>
        </w:rPr>
        <w:t xml:space="preserve">The body of literature on the connection between climate change and extreme </w:t>
      </w:r>
      <w:r>
        <w:rPr>
          <w:rFonts w:cs="Times New Roman"/>
          <w:noProof/>
          <w:lang w:val="en-GB"/>
        </w:rPr>
        <w:t xml:space="preserve">anthropogenic </w:t>
      </w:r>
      <w:r w:rsidRPr="00E101B2">
        <w:rPr>
          <w:rFonts w:cs="Times New Roman"/>
          <w:noProof/>
          <w:lang w:val="en-GB"/>
        </w:rPr>
        <w:t xml:space="preserve">pollution episodes is </w:t>
      </w:r>
      <w:r>
        <w:rPr>
          <w:rFonts w:cs="Times New Roman"/>
          <w:noProof/>
          <w:lang w:val="en-GB"/>
        </w:rPr>
        <w:t xml:space="preserve">essentially based on correlation and regression applied to observation reanalysis but the metrics and methodologies differ making quantitative comparisons difficult. </w:t>
      </w:r>
      <w:r>
        <w:rPr>
          <w:rFonts w:cs="Times New Roman"/>
          <w:noProof/>
          <w:lang w:val="en-GB" w:eastAsia="zh-CN"/>
        </w:rPr>
        <w:t>Many emission processes in the natural systems are sensitive to temperature, and burst</w:t>
      </w:r>
      <w:ins w:id="4271" w:author="Lucy Cowie" w:date="2021-07-28T14:02:00Z">
        <w:r w:rsidR="00624A18">
          <w:rPr>
            <w:rFonts w:cs="Times New Roman"/>
            <w:noProof/>
            <w:lang w:val="en-GB" w:eastAsia="zh-CN"/>
          </w:rPr>
          <w:t>s</w:t>
        </w:r>
      </w:ins>
      <w:r>
        <w:rPr>
          <w:rFonts w:cs="Times New Roman"/>
          <w:noProof/>
          <w:lang w:val="en-GB" w:eastAsia="zh-CN"/>
        </w:rPr>
        <w:t xml:space="preserve"> of emissions as a reponse to extreme weather, as in the case of wildfires </w:t>
      </w:r>
      <w:r w:rsidRPr="00693F5B">
        <w:rPr>
          <w:lang w:val="en-US"/>
        </w:rPr>
        <w:t>in dry conditions</w:t>
      </w:r>
      <w:r w:rsidR="001841EC">
        <w:rPr>
          <w:lang w:val="en-US"/>
        </w:rPr>
        <w:t xml:space="preserve"> </w:t>
      </w:r>
      <w:r w:rsidR="001841EC">
        <w:rPr>
          <w:lang w:val="en-US"/>
        </w:rPr>
        <w:fldChar w:fldCharType="begin" w:fldLock="1"/>
      </w:r>
      <w:r w:rsidR="00D477C7">
        <w:rPr>
          <w:lang w:val="en-US"/>
        </w:rPr>
        <w:instrText>ADDIN CSL_CITATION { "citationItems" : [ { "id" : "ITEM-1", "itemData" : { "DOI" : "10.1134/S1028334X20050049", "ISSN" : "1531-8354", "abstract" : "The features of anomalous Siberian wildfires in 2019 and trends of their changes during 2000\u20132019 are analyzed on the basis of satellite monitoring data. The average values of wildfire areas; total volumes of CO, CO2, and aerosol PM2.5 emissions; and their density (per area unit) in the Siberian Federal District of Russia and its regions are estimated for a 20-year period, as well as the number, radiative power, and spatial distribution of wildfires on the territory of North Eurasia in 2019. In July 2019, the wildfire area in Irkutsk oblast exceeded the average value for the period of 2001\u20132019 by more than four times, whereas the related total volumes of emissions of CO, CO2, and PM2.5 aerosol in June 2019 were five times higher than their average values for this period. The regional weather-climate features of summer 2019 were revealed using on-land observations and reanalysis, in particular, atmospheric blocking, which is related to the formation of extreme regimes of wildfires and floods in adjacent territories of Siberia.", "author" : [ { "dropping-particle" : "", "family" : "Bondur", "given" : "V G", "non-dropping-particle" : "", "parse-names" : false, "suffix" : "" }, { "dropping-particle" : "", "family" : "Mokhov", "given" : "I I", "non-dropping-particle" : "", "parse-names" : false, "suffix" : "" }, { "dropping-particle" : "", "family" : "Voronova", "given" : "O S", "non-dropping-particle" : "", "parse-names" : false, "suffix" : "" }, { "dropping-particle" : "", "family" : "Sitnov", "given" : "S A", "non-dropping-particle" : "", "parse-names" : false, "suffix" : "" } ], "container-title" : "Doklady Earth Sciences", "id" : "ITEM-1", "issue" : "1", "issued" : { "date-parts" : [ [ "2020" ] ] }, "page" : "370-375", "title" : "Satellite Monitoring of Siberian Wildfires and Their Effects: Features of 2019 Anomalies and Trends of 20-Year Changes", "translator" : [ { "dropping-particle" : "", "family" : "G5294", "given" : "", "non-dropping-particle" : "", "parse-names" : false, "suffix" : "" } ], "type" : "article-journal", "volume" : "492" }, "uris" : [ "http://www.mendeley.com/documents/?uuid=91f6766d-7343-4b09-9ce9-0433acb36afe" ] }, { "id" : "ITEM-2", "itemData" : { "DOI" : "https://doi.org/10.1029/2020GL089429", "abstract" : "Abstract Using observations and model simulations (ESM4.1) during 1988\u20132018, we show large year-to-year variability in western U.S. PM2.5 pollution caused by regional and distant fires. Widespread wildfires, combined with stagnation, caused summer PM2.5 pollution in 2017 and 2018 to exceed 2 standard deviations over long-term averages. ESM4.1 with a fire emission inventory constrained by satellite-derived fire radiative energy and aerosol optical depth captures the observed surface PM2.5 means and extremes above the 35 \u03bcg/m3 U.S. air quality standard. However, aerosol emissions from the widely used Global Fire Emissions Database (GFED) must be increased by 5 times for ESM4.1 to match observations. On days when observed PM2.5 reached 35\u2013175 \u03bcg/m3, wildfire emissions can explain 90% of total PM2.5, with smoke transported from Canada contributing 25\u201350% in northern states, according to model sensitivity simulations. Fire emission uncertainties pose challenges to accurately assessing the impacts of fire smoke on air quality, radiation, and climate.", "author" : [ { "dropping-particle" : "", "family" : "Xie", "given" : "Yuanyu", "non-dropping-particle" : "", "parse-names" : false, "suffix" : "" }, { "dropping-particle" : "", "family" : "Lin", "given" : "Meiyun", "non-dropping-particle" : "", "parse-names" : false, "suffix" : "" }, { "dropping-particle" : "", "family" : "Horowitz", "given" : "Larry W", "non-dropping-particle" : "", "parse-names" : false, "suffix" : "" } ], "container-title" : "Geophysical Research Letters", "id" : "ITEM-2", "issue" : "16", "issued" : { "date-parts" : [ [ "2020" ] ] }, "note" : "e2020GL089429 2020GL089429", "page" : "e2020GL089429", "title" : "Summer PM2.5 Pollution Extremes Caused by Wildfires Over the Western United States During 2017\u20132018", "translator" : [ { "dropping-particle" : "", "family" : "G5295", "given" : "", "non-dropping-particle" : "", "parse-names" : false, "suffix" : "" } ], "type" : "article-journal", "volume" : "47" }, "uris" : [ "http://www.mendeley.com/documents/?uuid=28a1b73d-1fa9-40d2-82ea-df15d728ef55" ] } ], "mendeley" : { "formattedCitation" : "(Bondur et al., 2020; Xie et al., 2020)", "plainTextFormattedCitation" : "(Bondur et al., 2020; Xie et al., 2020)", "previouslyFormattedCitation" : "(Bondur et al., 2020; Xie et al., 2020)" }, "properties" : { "noteIndex" : 0 }, "schema" : "https://github.com/citation-style-language/schema/raw/master/csl-citation.json" }</w:instrText>
      </w:r>
      <w:r w:rsidR="001841EC">
        <w:rPr>
          <w:lang w:val="en-US"/>
        </w:rPr>
        <w:fldChar w:fldCharType="separate"/>
      </w:r>
      <w:r w:rsidR="00CB33A1">
        <w:rPr>
          <w:noProof/>
          <w:lang w:val="en-US"/>
        </w:rPr>
        <w:t>(Bondur et al., 2020; Xie et al., 2020)</w:t>
      </w:r>
      <w:r w:rsidR="001841EC">
        <w:rPr>
          <w:lang w:val="en-US"/>
        </w:rPr>
        <w:fldChar w:fldCharType="end"/>
      </w:r>
      <w:r w:rsidRPr="00693F5B">
        <w:rPr>
          <w:lang w:val="en-US"/>
        </w:rPr>
        <w:t xml:space="preserve"> </w:t>
      </w:r>
      <w:r>
        <w:rPr>
          <w:rFonts w:cs="Times New Roman"/>
          <w:noProof/>
          <w:lang w:val="en-GB" w:eastAsia="zh-CN"/>
        </w:rPr>
        <w:t>can occur</w:t>
      </w:r>
      <w:ins w:id="4272" w:author="Lucy Cowie" w:date="2021-07-28T14:03:00Z">
        <w:r w:rsidR="003F6239">
          <w:rPr>
            <w:rFonts w:cs="Times New Roman"/>
            <w:noProof/>
            <w:lang w:val="en-GB" w:eastAsia="zh-CN"/>
          </w:rPr>
          <w:t>,</w:t>
        </w:r>
      </w:ins>
      <w:r>
        <w:rPr>
          <w:rFonts w:cs="Times New Roman"/>
          <w:noProof/>
          <w:lang w:val="en-GB" w:eastAsia="zh-CN"/>
        </w:rPr>
        <w:t xml:space="preserve"> which would then add to the risk of extreme air pollution but are not sufficiently constrained to be quantitatively assessed.</w:t>
      </w:r>
    </w:p>
    <w:p w14:paraId="2C1B2000" w14:textId="77777777" w:rsidR="00F3307B" w:rsidRDefault="00F3307B" w:rsidP="00D5630D">
      <w:pPr>
        <w:pStyle w:val="AR6BodyText"/>
        <w:rPr>
          <w:rFonts w:cs="Times New Roman"/>
          <w:noProof/>
          <w:lang w:val="en-GB"/>
        </w:rPr>
      </w:pPr>
    </w:p>
    <w:p w14:paraId="27A75DAB" w14:textId="7AE5AD9B" w:rsidR="00F3307B" w:rsidRPr="003009C2" w:rsidRDefault="00F3307B" w:rsidP="00D5630D">
      <w:pPr>
        <w:pStyle w:val="AR6BodyText"/>
        <w:rPr>
          <w:rFonts w:cs="Times New Roman"/>
          <w:noProof/>
          <w:lang w:val="en-US" w:eastAsia="zh-CN"/>
        </w:rPr>
      </w:pPr>
      <w:r>
        <w:rPr>
          <w:rFonts w:cs="Times New Roman"/>
          <w:noProof/>
          <w:lang w:val="en-GB"/>
        </w:rPr>
        <w:t xml:space="preserve">Since AR5, published studies provide augmented evidence for the connections between </w:t>
      </w:r>
      <w:r w:rsidRPr="00E101B2">
        <w:rPr>
          <w:rFonts w:cs="Times New Roman"/>
          <w:noProof/>
          <w:lang w:val="en-GB"/>
        </w:rPr>
        <w:t xml:space="preserve">extreme </w:t>
      </w:r>
      <w:r>
        <w:rPr>
          <w:rFonts w:cs="Times New Roman"/>
          <w:noProof/>
          <w:lang w:val="en-GB"/>
        </w:rPr>
        <w:t xml:space="preserve">ozone and PM </w:t>
      </w:r>
      <w:r w:rsidRPr="00E101B2">
        <w:rPr>
          <w:rFonts w:cs="Times New Roman"/>
          <w:noProof/>
          <w:lang w:val="en-GB"/>
        </w:rPr>
        <w:t xml:space="preserve">pollution events </w:t>
      </w:r>
      <w:r>
        <w:rPr>
          <w:rFonts w:cs="Times New Roman"/>
          <w:noProof/>
          <w:lang w:val="en-GB"/>
        </w:rPr>
        <w:t>and h</w:t>
      </w:r>
      <w:r w:rsidRPr="00E101B2">
        <w:rPr>
          <w:rFonts w:cs="Times New Roman"/>
          <w:noProof/>
          <w:lang w:val="en-GB"/>
        </w:rPr>
        <w:t>igh temperature</w:t>
      </w:r>
      <w:r>
        <w:rPr>
          <w:rFonts w:cs="Times New Roman"/>
          <w:noProof/>
          <w:lang w:val="en-GB"/>
        </w:rPr>
        <w:t>s</w:t>
      </w:r>
      <w:r w:rsidRPr="00E101B2">
        <w:rPr>
          <w:rFonts w:cs="Times New Roman"/>
          <w:noProof/>
          <w:lang w:val="en-GB"/>
        </w:rPr>
        <w:t>, especially long-lasting heat</w:t>
      </w:r>
      <w:del w:id="4273" w:author="Lucy Cowie" w:date="2021-07-28T14:03:00Z">
        <w:r w:rsidRPr="00E101B2" w:rsidDel="003B4C73">
          <w:rPr>
            <w:rFonts w:cs="Times New Roman"/>
            <w:noProof/>
            <w:lang w:val="en-GB"/>
          </w:rPr>
          <w:delText xml:space="preserve"> </w:delText>
        </w:r>
      </w:del>
      <w:r w:rsidRPr="00E101B2">
        <w:rPr>
          <w:rFonts w:cs="Times New Roman"/>
          <w:noProof/>
          <w:lang w:val="en-GB"/>
        </w:rPr>
        <w:t>waves, whose frequency is increasing due to a warming climate</w:t>
      </w:r>
      <w:r>
        <w:rPr>
          <w:rFonts w:cs="Times New Roman"/>
          <w:noProof/>
          <w:lang w:val="en-GB"/>
        </w:rPr>
        <w:t xml:space="preserve"> </w:t>
      </w:r>
      <w:commentRangeStart w:id="4274"/>
      <w:r w:rsidRPr="00E101B2">
        <w:rPr>
          <w:rFonts w:cs="Times New Roman"/>
          <w:noProof/>
          <w:lang w:val="en-GB"/>
        </w:rPr>
        <w:fldChar w:fldCharType="begin" w:fldLock="1"/>
      </w:r>
      <w:r w:rsidR="00D477C7">
        <w:rPr>
          <w:rFonts w:cs="Times New Roman"/>
          <w:noProof/>
          <w:lang w:val="en-GB"/>
        </w:rPr>
        <w:instrText>ADDIN CSL_CITATION { "citationItems" : [ { "id" : "ITEM-1", "itemData" : { "DOI" : "10.5194/acp-15-10349-2015", "ISBN" : "1680-7316", "ISSN" : "16807324", "abstract" : "Air pollution variability is strongly dependent on meteorology. However, quantifying the impacts of changes in regional climatology on pollution extremes can be difficult due to the many non-linear and competing meteorological influences on the production, transport, and removal of pollutant species. Furthermore, observed pollutant levels at many sites show sensitivities at the extremes that differ from those of the overall mean, indicating relationships that would be poorly characterized by simple linear regressions. To address this challenge, we apply quantile regression to observed daily ozone (O-3) and fine particulate matter (PM2.5) levels and reanalysis meteorological fields in the USA over the past decade to specifically identify the meteorological sensitivities of higher pollutant levels. From an initial set of over 1700 possible meteorological indicators (including 28 meteorological variables with 63 different temporal options), we generate reduced sets of O-3 and PM2.5 indicators for both summer and winter months, analyzing pollutant sensitivities to each for response quantiles ranging from 2 to 98 %. Primary covariates connected to high-quantile O-3 levels include temperature and relative humidity in the summer, while winter O-3 levels are most commonly associated with incoming radiation flux. Covariates associated with summer PM2.5 include temperature, wind speed, and tropospheric stability at many locations, while stability, humidity, and planetary boundary layer height are the key covariates most frequently associated with winter PM2.5. We find key differences in covariate sensitivities across regions and quantiles. For example, we find nationally averaged sensitivities of 95th percentile summer O-3 to changes in maximum daily temperature of approximately 0.9 ppb A degrees C-1, while the sensitivity of 50th percentile summer O-3 (the annual median) is only 0.6 ppb A degrees C-1. This gap points to differing sensitivities within various percentiles of the pollutant distribution, highlighting the need for statistical tools capable of identifying meteorological impacts across the entire response spectrum.", "author" : [ { "dropping-particle" : "", "family" : "Porter", "given" : "W. C.", "non-dropping-particle" : "", "parse-names" : false, "suffix" : "" }, { "dropping-particle" : "", "family" : "Heald", "given" : "C. L.", "non-dropping-particle" : "", "parse-names" : false, "suffix" : "" }, { "dropping-particle" : "", "family" : "Cooley", "given" : "D.", "non-dropping-particle" : "", "parse-names" : false, "suffix" : "" }, { "dropping-particle" : "", "family" : "Russell", "given" : "B.", "non-dropping-particle" : "", "parse-names" : false, "suffix" : "" } ], "container-title" : "Atmospheric Chemistry and Physics", "id" : "ITEM-1", "issue" : "18", "issued" : { "date-parts" : [ [ "2015" ] ] }, "note" : "cited By 13", "page" : "10349-10366", "title" : "Investigating the observed sensitivities of air-quality extremes to meteorological drivers via quantile regression", "translator" : [ { "dropping-particle" : "", "family" : "G2860", "given" : "", "non-dropping-particle" : "", "parse-names" : false, "suffix" : "" } ], "type" : "article-journal", "volume" : "15" }, "uris" : [ "http://www.mendeley.com/documents/?uuid=9e1449ca-b3c0-4b7e-bfd5-fb4411de80ac" ] }, { "id" : "ITEM-2", "itemData" : { "DOI" : "10.1038/srep23792", "author" : [ { "dropping-particle" : "", "family" : "Hou", "given" : "P", "non-dropping-particle" : "", "parse-names" : false, "suffix" : "" }, { "dropping-particle" : "", "family" : "Wu", "given" : "S", "non-dropping-particle" : "", "parse-names" : false, "suffix" : "" } ], "container-title" : "Scientific Reports", "id" : "ITEM-2", "issued" : { "date-parts" : [ [ "2016" ] ] }, "note" : "cited By 8", "title" : "Long-term Changes in Extreme Air Pollution Meteorology and the Implications for Air Quality", "translator" : [ { "dropping-particle" : "", "family" : "G2955", "given" : "", "non-dropping-particle" : "", "parse-names" : false, "suffix" : "" } ], "type" : "article-journal", "volume" : "6" }, "uris" : [ "http://www.mendeley.com/documents/?uuid=d19443a4-d6b8-4009-975b-9f83def4a0b2" ] }, { "id" : "ITEM-3", "itemData" : { "DOI" : "10.1007/s10113-013-0444-4", "author" : [ { "dropping-particle" : "", "family" : "Lelieveld", "given" : "J", "non-dropping-particle" : "", "parse-names" : false, "suffix" : "" }, { "dropping-particle" : "", "family" : "Hadjinicolaou", "given" : "P", "non-dropping-particle" : "", "parse-names" : false, "suffix" : "" }, { "dropping-particle" : "", "family" : "Kostopoulou", "given" : "E", "non-dropping-particle" : "", "parse-names" : false, "suffix" : "" }, { "dropping-particle" : "", "family" : "Giannakopoulos", "given" : "C", "non-dropping-particle" : "", "parse-names" : false, "suffix" : "" }, { "dropping-particle" : "", "family" : "Pozzer", "given" : "A", "non-dropping-particle" : "", "parse-names" : false, "suffix" : "" }, { "dropping-particle" : "", "family" : "Tanarhte", "given" : "M", "non-dropping-particle" : "", "parse-names" : false, "suffix" : "" }, { "dropping-particle" : "", "family" : "Tyrlis", "given" : "E", "non-dropping-particle" : "", "parse-names" : false, "suffix" : "" } ], "container-title" : "Regional Environmental Change", "id" : "ITEM-3", "issue" : "5", "issued" : { "date-parts" : [ [ "2014" ] ] }, "note" : "cited By 29", "page" : "1937-1949", "title" : "Model projected heat extremes and air pollution in the eastern Mediterranean and Middle East in the twenty-first century", "translator" : [ { "dropping-particle" : "", "family" : "G2954", "given" : "", "non-dropping-particle" : "", "parse-names" : false, "suffix" : "" } ], "type" : "article-journal", "volume" : "14" }, "uris" : [ "http://www.mendeley.com/documents/?uuid=23ace6e0-71e7-4ae8-b507-9883a2c26a60" ] }, { "id" : "ITEM-4", "itemData" : { "DOI" : "10.1016/j.atmosres.2016.11.010", "author" : [ { "dropping-particle" : "", "family" : "Zhang", "given" : "H", "non-dropping-particle" : "", "parse-names" : false, "suffix" : "" }, { "dropping-particle" : "", "family" : "Wang", "given" : "Y", "non-dropping-particle" : "", "parse-names" : false, "suffix" : "" }, { "dropping-particle" : "", "family" : "Park", "given" : "T.-W.", "non-dropping-particle" : "", "parse-names" : false, "suffix" : "" }, { "dropping-particle" : "", "family" : "Deng", "given" : "Y", "non-dropping-particle" : "", "parse-names" : false, "suffix" : "" } ], "container-title" : "Atmospheric Research", "id" : "ITEM-4", "issued" : { "date-parts" : [ [ "2017" ] ] }, "note" : "cited By 7", "page" : "64-79", "title" : "Quantifying the relationship between extreme air pollution events and extreme weather events", "translator" : [ { "dropping-particle" : "", "family" : "G2966", "given" : "", "non-dropping-particle" : "", "parse-names" : false, "suffix" : "" } ], "type" : "article-journal", "volume" : "188" }, "uris" : [ "http://www.mendeley.com/documents/?uuid=501901b7-3ec6-40ae-b47a-1d0d7a86400e" ] }, { "id" : "ITEM-5", "itemData" : { "DOI" : "10.1073/pnas.1614453114", "ISBN" : "0027-8424", "ISSN" : "0027-8424", "PMID" : "28242682", "abstract" : "Heat waves and air pollution episodes pose a serious threat to human health and may worsen under future climate change. In this paper, we use 15 years (1999\u20132013) of commensurately gridded (1\u00b0 x 1\u00b0) surface observations of extended summer (April\u2013September) surface ozone (O3), fine particulate matter (PM2.5), and maximum temperature (TX) over the eastern United States and Canada to construct a climatology of the coincidence, overlap, and lag in space and time of their extremes. Extremes of each quantity are defined climatologically at each grid cell as the 50 d with the highest values in three 5-y windows (\u223c95th percentile). Any two extremes occur on the same day in the same grid cell more than 50% of the time in the northeastern United States, but on a domain average, co-occurrence is approximately 30%. Although not exactly co-occurring, many of these extremes show connectedness with consistent offsets in space and in time, which often defy traditional mechanistic explanations. All three extremes occur primarily in large-scale, multiday, spatially connected episodes with scales of &gt;1,000 km and clearly coincide with large-scale meteorological features. The largest, longest-lived episodes have the highest incidence of co-occurrence and contain extreme values well above their local 95th percentile threshold, by +7 ppb for O3, +6 \u00b5g m\u22123 for PM2.5, and +1.7 \u00b0C for TX. Our results demonstrate the need to evaluate these extremes as synergistic costressors to accurately quantify their impacts on human health.", "author" : [ { "dropping-particle" : "", "family" : "Schnell", "given" : "Jordan L.", "non-dropping-particle" : "", "parse-names" : false, "suffix" : "" }, { "dropping-particle" : "", "family" : "Prather", "given" : "Michael J.", "non-dropping-particle" : "", "parse-names" : false, "suffix" : "" } ], "container-title" : "Proceedings of the National Academy of Sciences", "id" : "ITEM-5", "issue" : "11", "issued" : { "date-parts" : [ [ "2017", "3", "14" ] ] }, "page" : "2854-2859", "title" : "Co-occurrence of extremes in surface ozone, particulate matter, and temperature over eastern North America", "translator" : [ { "dropping-particle" : "", "family" : "G2970", "given" : "", "non-dropping-particle" : "", "parse-names" : false, "suffix" : "" } ], "type" : "article-journal", "volume" : "114" }, "uris" : [ "http://www.mendeley.com/documents/?uuid=341a0185-74a1-4dbc-88d2-422ede6a27a0" ] } ], "mendeley" : { "formattedCitation" : "(Lelieveld et al., 2014; Porter et al., 2015; Hou and Wu, 2016; Schnell and Prather, 2017; Zhang et al., 2017b)", "plainTextFormattedCitation" : "(Lelieveld et al., 2014; Porter et al., 2015; Hou and Wu, 2016; Schnell and Prather, 2017; Zhang et al., 2017b)", "previouslyFormattedCitation" : "(Lelieveld et al., 2014; Porter et al., 2015; Hou and Wu, 2016; Schnell and Prather, 2017; Zhang et al., 2017b)" }, "properties" : { "noteIndex" : 0 }, "schema" : "https://github.com/citation-style-language/schema/raw/master/csl-citation.json" }</w:instrText>
      </w:r>
      <w:r w:rsidRPr="00E101B2">
        <w:rPr>
          <w:rFonts w:cs="Times New Roman"/>
          <w:noProof/>
          <w:lang w:val="en-GB"/>
        </w:rPr>
        <w:fldChar w:fldCharType="separate"/>
      </w:r>
      <w:r w:rsidR="00CB33A1">
        <w:rPr>
          <w:rFonts w:cs="Times New Roman"/>
          <w:noProof/>
          <w:lang w:val="en-GB"/>
        </w:rPr>
        <w:t>(Lelieveld et al., 2014; Porter et al., 2015; Hou and Wu, 2016; Schnell and Prather, 2017; Zhang et al., 2017b)</w:t>
      </w:r>
      <w:r w:rsidRPr="00E101B2">
        <w:rPr>
          <w:rFonts w:cs="Times New Roman"/>
          <w:noProof/>
          <w:lang w:val="en-GB"/>
        </w:rPr>
        <w:fldChar w:fldCharType="end"/>
      </w:r>
      <w:commentRangeEnd w:id="4274"/>
      <w:r w:rsidR="00CB33A1">
        <w:rPr>
          <w:rStyle w:val="Marquedecommentaire"/>
        </w:rPr>
        <w:commentReference w:id="4274"/>
      </w:r>
      <w:r w:rsidRPr="00741251">
        <w:rPr>
          <w:rFonts w:cs="Times New Roman"/>
          <w:noProof/>
          <w:lang w:val="en-GB"/>
        </w:rPr>
        <w:t xml:space="preserve"> </w:t>
      </w:r>
      <w:commentRangeStart w:id="4275"/>
      <w:r w:rsidRPr="00741251">
        <w:rPr>
          <w:rFonts w:cs="Times New Roman"/>
          <w:noProof/>
          <w:lang w:val="en-GB"/>
        </w:rPr>
        <w:t>(</w:t>
      </w:r>
      <w:commentRangeStart w:id="4276"/>
      <w:r w:rsidRPr="00E101B2">
        <w:rPr>
          <w:rFonts w:cs="Times New Roman"/>
          <w:noProof/>
          <w:lang w:val="en-GB"/>
        </w:rPr>
        <w:fldChar w:fldCharType="begin" w:fldLock="1"/>
      </w:r>
      <w:r w:rsidR="00D477C7">
        <w:rPr>
          <w:rFonts w:cs="Times New Roman"/>
          <w:noProof/>
          <w:lang w:val="en-GB"/>
        </w:rPr>
        <w:instrText>ADDIN CSL_CITATION { "citationItems" : [ { "id" : "ITEM-1", "itemData" : { "DOI" : "10.1002/2016GL071731", "ISSN" : "00948276", "abstract" : "CASTNET (Clean Air Status and Trends Network) ozone and temperature data and large-scale meteorological analysis are used to quantify the extent to which meteorological events and their persistence impact ozone with an emphasis on the high end of the ozone distribution (greater than the 90th percentile). Ozone increases with each successive stagnation day in all regions of the U.S., with the highest increase in the Northeastern U.S. (0.4 standard deviation or similar to 4.7 ppb per successive stagnation day). Ozone increases with days since cyclone passage only in the Northeastern and Mid-Atlantic regions of the U.S., but on average not enough to reach the 90th percentile concentration. Persistent high temperature does not result in further ozone increases in any region. On the interannual timescale there is little evidence that summers with large numbers of the above events increase ozone preferentially on the high end of the ozone distribution.", "author" : [ { "dropping-particle" : "", "family" : "Sun", "given" : "Wenxiu", "non-dropping-particle" : "", "parse-names" : false, "suffix" : "" }, { "dropping-particle" : "", "family" : "Hess", "given" : "Peter", "non-dropping-particle" : "", "parse-names" : false, "suffix" : "" }, { "dropping-particle" : "", "family" : "Liu", "given" : "Chengji", "non-dropping-particle" : "", "parse-names" : false, "suffix" : "" } ], "container-title" : "Geophysical Research Letters", "id" : "ITEM-1", "issue" : "3", "issued" : { "date-parts" : [ [ "2017", "2", "16" ] ] }, "page" : "1545-1553", "title" : "The impact of meteorological persistence on the distribution and extremes of ozone", "translator" : [ { "dropping-particle" : "", "family" : "G2962", "given" : "", "non-dropping-particle" : "", "parse-names" : false, "suffix" : "" } ], "type" : "article-journal", "volume" : "44" }, "uris" : [ "http://www.mendeley.com/documents/?uuid=90b0bbec-718d-4798-a7a2-3747240825c5" ] } ], "mendeley" : { "formattedCitation" : "(Sun et al., 2017)", "manualFormatting" : "Sun et al., 2017)", "plainTextFormattedCitation" : "(Sun et al., 2017)", "previouslyFormattedCitation" : "(Sun et al., 2017)" }, "properties" : { "noteIndex" : 0 }, "schema" : "https://github.com/citation-style-language/schema/raw/master/csl-citation.json" }</w:instrText>
      </w:r>
      <w:r w:rsidRPr="00E101B2">
        <w:rPr>
          <w:rFonts w:cs="Times New Roman"/>
          <w:noProof/>
          <w:lang w:val="en-GB"/>
        </w:rPr>
        <w:fldChar w:fldCharType="separate"/>
      </w:r>
      <w:r w:rsidR="00CB33A1">
        <w:rPr>
          <w:rFonts w:cs="Times New Roman"/>
          <w:noProof/>
          <w:lang w:val="en-GB"/>
        </w:rPr>
        <w:t>Sun et al., 2017)</w:t>
      </w:r>
      <w:r w:rsidRPr="00E101B2">
        <w:rPr>
          <w:rFonts w:cs="Times New Roman"/>
          <w:noProof/>
          <w:lang w:val="en-GB"/>
        </w:rPr>
        <w:fldChar w:fldCharType="end"/>
      </w:r>
      <w:commentRangeEnd w:id="4276"/>
      <w:r w:rsidR="00CB33A1">
        <w:rPr>
          <w:rStyle w:val="Marquedecommentaire"/>
        </w:rPr>
        <w:commentReference w:id="4276"/>
      </w:r>
      <w:r w:rsidRPr="00A16A19">
        <w:rPr>
          <w:rFonts w:cs="Times New Roman"/>
          <w:noProof/>
          <w:lang w:val="en-GB" w:eastAsia="zh-CN"/>
        </w:rPr>
        <w:t xml:space="preserve"> </w:t>
      </w:r>
      <w:commentRangeStart w:id="4277"/>
      <w:r w:rsidRPr="008B2C51">
        <w:rPr>
          <w:rFonts w:cs="Times New Roman"/>
          <w:noProof/>
          <w:lang w:val="en-GB" w:eastAsia="zh-CN"/>
        </w:rPr>
        <w:t>Ji</w:t>
      </w:r>
      <w:commentRangeEnd w:id="4275"/>
      <w:r w:rsidR="00922AE3">
        <w:rPr>
          <w:rStyle w:val="Marquedecommentaire"/>
          <w:rFonts w:cs="Times New Roman"/>
          <w:lang w:val="en-GB" w:eastAsia="en-GB"/>
        </w:rPr>
        <w:commentReference w:id="4275"/>
      </w:r>
      <w:r w:rsidRPr="008B2C51">
        <w:rPr>
          <w:rFonts w:cs="Times New Roman"/>
          <w:noProof/>
          <w:lang w:val="en-GB" w:eastAsia="zh-CN"/>
        </w:rPr>
        <w:t>ng et al., 2017</w:t>
      </w:r>
      <w:commentRangeEnd w:id="4277"/>
      <w:r w:rsidR="003B135C">
        <w:rPr>
          <w:rStyle w:val="Marquedecommentaire"/>
        </w:rPr>
        <w:commentReference w:id="4277"/>
      </w:r>
      <w:r>
        <w:rPr>
          <w:rFonts w:cs="Times New Roman"/>
          <w:noProof/>
          <w:lang w:val="en-GB" w:eastAsia="zh-CN"/>
        </w:rPr>
        <w:t xml:space="preserve">. </w:t>
      </w:r>
      <w:r>
        <w:rPr>
          <w:rFonts w:cs="Times New Roman"/>
          <w:noProof/>
          <w:lang w:val="en-GB"/>
        </w:rPr>
        <w:t xml:space="preserve">However, </w:t>
      </w:r>
      <w:ins w:id="4278" w:author="Lucy Cowie" w:date="2021-07-28T14:04:00Z">
        <w:r w:rsidR="00644240">
          <w:rPr>
            <w:rFonts w:cs="Times New Roman"/>
            <w:noProof/>
            <w:lang w:val="en-GB"/>
          </w:rPr>
          <w:t xml:space="preserve">the </w:t>
        </w:r>
      </w:ins>
      <w:r w:rsidR="00B23BDC" w:rsidRPr="00B23BDC">
        <w:rPr>
          <w:rFonts w:cs="Times New Roman"/>
          <w:noProof/>
          <w:lang w:val="en-GB"/>
        </w:rPr>
        <w:t xml:space="preserve">relationship between air pollution and individual meteorological </w:t>
      </w:r>
      <w:r w:rsidR="00BC6433">
        <w:rPr>
          <w:rFonts w:cs="Times New Roman"/>
          <w:noProof/>
          <w:lang w:val="en-GB"/>
        </w:rPr>
        <w:t>parameter</w:t>
      </w:r>
      <w:r w:rsidR="00B23BDC" w:rsidRPr="00B23BDC">
        <w:rPr>
          <w:rFonts w:cs="Times New Roman"/>
          <w:noProof/>
          <w:lang w:val="en-GB"/>
        </w:rPr>
        <w:t xml:space="preserve">s is </w:t>
      </w:r>
      <w:r w:rsidR="00BC6433">
        <w:rPr>
          <w:rFonts w:cs="Times New Roman"/>
          <w:noProof/>
          <w:lang w:val="en-GB"/>
        </w:rPr>
        <w:t>exaggerated because of</w:t>
      </w:r>
      <w:r w:rsidR="00B23BDC" w:rsidRPr="00B23BDC">
        <w:rPr>
          <w:rFonts w:cs="Times New Roman"/>
          <w:noProof/>
          <w:lang w:val="en-GB"/>
        </w:rPr>
        <w:t xml:space="preserve"> covariation on synoptic time scales</w:t>
      </w:r>
      <w:r w:rsidR="00947ECA">
        <w:rPr>
          <w:rFonts w:cs="Times New Roman"/>
          <w:noProof/>
          <w:lang w:val="en-GB"/>
        </w:rPr>
        <w:t xml:space="preserve"> </w:t>
      </w:r>
      <w:r w:rsidR="00947ECA">
        <w:rPr>
          <w:rFonts w:cs="Times New Roman"/>
          <w:noProof/>
          <w:lang w:val="en-GB"/>
        </w:rPr>
        <w:fldChar w:fldCharType="begin" w:fldLock="1"/>
      </w:r>
      <w:r w:rsidR="00D477C7">
        <w:rPr>
          <w:rFonts w:cs="Times New Roman"/>
          <w:noProof/>
          <w:lang w:val="en-GB"/>
        </w:rPr>
        <w:instrText>ADDIN CSL_CITATION { "citationItems" : [ { "id" : "ITEM-1", "itemData" : { "DOI" : "10.1080/10962247.2015.1040526", "ISBN" : "1096-2247", "ISSN" : "1096-2247", "PMID" : "25976481", "abstract" : "Multiple linkages connect air quality and climate change. Many air pollutant sources also emit carbon dioxide (CO2), the dominant anthropogenic greenhouse gas (GHG). The two main contributors to non-attainment of U.S. ambient air quality standards, ozone (O3) and particulate matter (PM), interact with radiation, forcing climate change. PM warms by absorbing sunlight (e.g., black carbon) or cools by scattering sunlight (e.g., sulfates) and interacts with clouds; these radiative and microphysical interactions can induce changes in precipitation and regional circulation patterns. Climate change is expected to degrade air quality in many polluted regions by changing air pollution meteorology (ventilation and dilution), precipitation and other removal processes, and by triggering some amplifying responses in atmospheric chemistry and in anthropogenic and natural sources. Together, these processes shape distributions and extreme episodes of O3 and PM. Global modeling indicates that as air pollution programs reduce SO2 to meet health and other air quality goals, near-term warming accelerates due to \u201cunmasking\u201d of warming induced by rising CO2. Air pollutant controls on CH4, a potent GHG and precursor to global O3 levels, and on sources with high black carbon (BC) to organic carbon (OC) ratios could offset near-term warming induced by SO2 emission reductions, while reducing global background O3 and regionally high levels of PM. Lowering peak warming requires decreasing atmospheric CO2, which for some source categories would also reduce co-emitted air pollutants or their precursors. Model projections for alternative climate and air quality scenarios indicate a wide range for U.S. surface O3 and fine PM, although regional projections may be confounded by interannual to decadal natural climate variability. Continued implementation of U.S. NOx emission controls guards against rising pollution levels triggered either by climate change or by global emission growth. Improved accuracy and trends in emission inventories are critical for accountability analyses of historical and projected air pollution and climate mitigation policies.", "author" : [ { "dropping-particle" : "", "family" : "Fiore", "given" : "Arlene M.", "non-dropping-particle" : "", "parse-names" : false, "suffix" : "" }, { "dropping-particle" : "", "family" : "Naik", "given" : "Vaishali", "non-dropping-particle" : "", "parse-names" : false, "suffix" : "" }, { "dropping-particle" : "", "family" : "Leibensperger", "given" : "Eric M.", "non-dropping-particle" : "", "parse-names" : false, "suffix" : "" } ], "container-title" : "Journal of the Air &amp; Waste Management Association", "edition" : "2015/05/16", "id" : "ITEM-1", "issue" : "6", "issued" : { "date-parts" : [ [ "2015" ] ] }, "note" : "Fiore, Arlene M\nNaik, Vaishali\nLeibensperger, Eric M\neng\nResearch Support, Non-U.S. Gov't\nResearch Support, U.S. Gov't, Non-P.H.S.\nReview\nJ Air Waste Manag Assoc. 2015 Jun;65(6):645-85. doi: 10.1080/10962247.2015.1040526.", "page" : "645-685", "title" : "Air Quality and Climate Connections", "translator" : [ { "dropping-particle" : "", "family" : "G2791", "given" : "", "non-dropping-particle" : "", "parse-names" : false, "suffix" : "" } ], "type" : "article-journal", "volume" : "65" }, "uris" : [ "http://www.mendeley.com/documents/?uuid=65d5d144-493e-42fa-aeae-b91b5fa5a78c" ] } ], "mendeley" : { "formattedCitation" : "(Fiore et al., 2015)", "plainTextFormattedCitation" : "(Fiore et al., 2015)", "previouslyFormattedCitation" : "(Fiore et al., 2015)" }, "properties" : { "noteIndex" : 0 }, "schema" : "https://github.com/citation-style-language/schema/raw/master/csl-citation.json" }</w:instrText>
      </w:r>
      <w:r w:rsidR="00947ECA">
        <w:rPr>
          <w:rFonts w:cs="Times New Roman"/>
          <w:noProof/>
          <w:lang w:val="en-GB"/>
        </w:rPr>
        <w:fldChar w:fldCharType="separate"/>
      </w:r>
      <w:r w:rsidR="00CB33A1">
        <w:rPr>
          <w:rFonts w:cs="Times New Roman"/>
          <w:noProof/>
          <w:lang w:val="en-GB"/>
        </w:rPr>
        <w:t>(Fiore et al., 2015)</w:t>
      </w:r>
      <w:r w:rsidR="00947ECA">
        <w:rPr>
          <w:rFonts w:cs="Times New Roman"/>
          <w:noProof/>
          <w:lang w:val="en-GB"/>
        </w:rPr>
        <w:fldChar w:fldCharType="end"/>
      </w:r>
      <w:r w:rsidR="00523691">
        <w:rPr>
          <w:rFonts w:cs="Times New Roman"/>
          <w:noProof/>
          <w:lang w:val="en-GB"/>
        </w:rPr>
        <w:t xml:space="preserve">. </w:t>
      </w:r>
      <w:r w:rsidR="00BC6433">
        <w:rPr>
          <w:rFonts w:cs="Times New Roman"/>
          <w:noProof/>
          <w:lang w:val="en-GB"/>
        </w:rPr>
        <w:t>F</w:t>
      </w:r>
      <w:r w:rsidR="00B23BDC">
        <w:rPr>
          <w:rFonts w:cs="Times New Roman"/>
          <w:noProof/>
          <w:lang w:val="en-GB"/>
        </w:rPr>
        <w:t>or example</w:t>
      </w:r>
      <w:r w:rsidR="00BC6433">
        <w:rPr>
          <w:rFonts w:cs="Times New Roman"/>
          <w:noProof/>
          <w:lang w:val="en-GB"/>
        </w:rPr>
        <w:t>,</w:t>
      </w:r>
      <w:r w:rsidR="00B23BDC">
        <w:rPr>
          <w:rFonts w:cs="Times New Roman"/>
          <w:noProof/>
          <w:lang w:val="en-GB"/>
        </w:rPr>
        <w:t xml:space="preserve"> </w:t>
      </w:r>
      <w:r>
        <w:rPr>
          <w:rFonts w:cs="Times New Roman"/>
          <w:noProof/>
          <w:lang w:val="en-GB"/>
        </w:rPr>
        <w:t>heatwaves are often associated with clear</w:t>
      </w:r>
      <w:ins w:id="4279" w:author="Lucy Cowie" w:date="2021-07-28T14:04:00Z">
        <w:r w:rsidR="006A7608">
          <w:rPr>
            <w:rFonts w:cs="Times New Roman"/>
            <w:noProof/>
            <w:lang w:val="en-GB"/>
          </w:rPr>
          <w:t xml:space="preserve"> </w:t>
        </w:r>
      </w:ins>
      <w:del w:id="4280" w:author="Lucy Cowie" w:date="2021-07-28T14:04:00Z">
        <w:r w:rsidDel="006A7608">
          <w:rPr>
            <w:rFonts w:cs="Times New Roman"/>
            <w:noProof/>
            <w:lang w:val="en-GB"/>
          </w:rPr>
          <w:delText>-</w:delText>
        </w:r>
      </w:del>
      <w:r>
        <w:rPr>
          <w:rFonts w:cs="Times New Roman"/>
          <w:noProof/>
          <w:lang w:val="en-GB"/>
        </w:rPr>
        <w:t xml:space="preserve">skies and stagnation, </w:t>
      </w:r>
      <w:r w:rsidR="00BC6433">
        <w:rPr>
          <w:rFonts w:cs="Times New Roman"/>
          <w:noProof/>
          <w:lang w:val="en-GB"/>
        </w:rPr>
        <w:t>making clear attribution to specific meteorological variable</w:t>
      </w:r>
      <w:ins w:id="4281" w:author="Lucy Cowie" w:date="2021-07-28T14:05:00Z">
        <w:r w:rsidR="002771B7">
          <w:rPr>
            <w:rFonts w:cs="Times New Roman"/>
            <w:noProof/>
            <w:lang w:val="en-GB"/>
          </w:rPr>
          <w:t>s</w:t>
        </w:r>
      </w:ins>
      <w:r w:rsidR="00BC6433">
        <w:rPr>
          <w:rFonts w:cs="Times New Roman"/>
          <w:noProof/>
          <w:lang w:val="en-GB"/>
        </w:rPr>
        <w:t xml:space="preserve"> complicated</w:t>
      </w:r>
      <w:r>
        <w:rPr>
          <w:rFonts w:cs="Times New Roman"/>
          <w:noProof/>
          <w:lang w:val="en-GB"/>
        </w:rPr>
        <w:t xml:space="preserve">. </w:t>
      </w:r>
      <w:r>
        <w:rPr>
          <w:rFonts w:cs="Times New Roman"/>
          <w:noProof/>
          <w:lang w:val="en-GB" w:eastAsia="zh-CN"/>
        </w:rPr>
        <w:t>In Asia, future changes in winter conditions have also been shown to favour</w:t>
      </w:r>
      <w:r>
        <w:rPr>
          <w:rFonts w:cs="Times New Roman"/>
          <w:lang w:val="en-GB"/>
        </w:rPr>
        <w:t xml:space="preserve"> more particulate pollution</w:t>
      </w:r>
      <w:r>
        <w:rPr>
          <w:rFonts w:cs="Times New Roman"/>
          <w:lang w:val="en-GB" w:eastAsia="zh-CN"/>
        </w:rPr>
        <w:t xml:space="preserve"> </w:t>
      </w:r>
      <w:bookmarkStart w:id="4282" w:name="_Hlk76656814"/>
      <w:commentRangeStart w:id="4283"/>
      <w:ins w:id="4284" w:author="Robin Matthews" w:date="2021-07-08T17:13:00Z">
        <w:r w:rsidR="003B135C">
          <w:rPr>
            <w:rFonts w:cs="Times New Roman"/>
            <w:lang w:eastAsia="zh-CN"/>
          </w:rPr>
          <w:fldChar w:fldCharType="begin" w:fldLock="1"/>
        </w:r>
      </w:ins>
      <w:r w:rsidR="002E1475" w:rsidRPr="002A1EE0">
        <w:rPr>
          <w:rFonts w:cs="Times New Roman"/>
          <w:lang w:val="en-US" w:eastAsia="zh-CN"/>
        </w:rPr>
        <w:instrText>ADDIN CSL_CITATION { "citationItems" : [ { "id" : "ITEM-1", "itemData" : { "DOI" : "10.1038/nclimate3249", "ISBN" : "1758-678X", "ISSN" : "17586798", "abstract" : "The frequency of Beijing winter severe haze episodes has increased substantially over the past decades1\u20134 , and is com- monly attributed to increased pollutant emissions fromChina\u2019s rapid economic development5,6 . During such episodes, levels of fine particulate matter are harmful to human health and the environment, and cause massive disruption to economic activities3,4,7\u201316 , as occurred in January 201317\u201321 . Conducive weather conditions are an important ingredient of severe haze episodes3,21 , and include reduced surface winter northerlies3,21 , weakened northwesterlies in the midtroposphere, and en- hanced thermal stability of the lower atmosphere1,3,16,21 . How such weather conditions may respond to climate change is not clear. Here we project a 50% increase in the frequency and an 80% increase in the persistence of conducive weather conditions similar to those in January 2013, in response to climate change. The frequency and persistence between the historical (1950\u20131999) and future (2050\u20132099) climate were compared in 15 models under Representative Concentration Pathway 8.5 (RCP8.5)22 .The increased frequency is consistent with large-scale circulation changes, including an Arc</w:instrText>
      </w:r>
      <w:r w:rsidR="002E1475">
        <w:rPr>
          <w:rFonts w:cs="Times New Roman"/>
          <w:lang w:eastAsia="zh-CN"/>
        </w:rPr>
        <w:instrText>tic Oscillation upward trend23,24 , weakening East Asian winter monsoon25,26 , and fasterwarming in the lower troposphere27,28 . Thus, circulation changes induced by global greenhouse gas emissions can contribute to the increased Beijing severe haze frequency.", "author" : [ { "dropping-particle" : "", "family" : "Cai", "given" : "Wenju", "non-dropping-particle" : "", "parse-names" : false, "suffix" : "" }, { "dropping-particle" : "", "family" : "Li", "given" : "Ke", "non-dropping-particle" : "", "parse-names" : false, "suffix" : "" }, { "dropping-particle" : "", "family" : "Liao", "given" : "Hong", "non-dropping-particle" : "", "parse-names" : false, "suffix" : "" }, { "dropping-particle" : "", "family" : "Wang", "given" : "Huijun", "non-dropping-particle" : "", "parse-names" : false, "suffix" : "" }, { "dropping-particle" : "", "family" : "Wu", "given" : "Lixin", "non-dropping-particle" : "", "parse-names" : false, "suffix" : "" } ], "container-title" : "Nature Climate Change", "id" : "ITEM-1", "issue" : "4", "issued" : { "date-parts" : [ [ "2017" ] ] }, "page" : "257-262", "title" : "Weather conditions conducive to Beijing severe haze more frequent under climate change", "translator" : [ { "dropping-particle" : "", "family" : "G2919", "given" : "", "non-dropping-particle" : "", "parse-names" : false, "suffix" : "" } ], "type" : "article-journal", "volume" : "7" }, "uris" : [ "http://www.mendeley.com/documents/?uuid=b8307294-a366-493d-9825-f05d49bd894a" ] }, { "id" : "ITEM-2", "itemData" : { "DOI" : "10.1126/sciadv.1602751", "ISSN" : "23752548", "abstract" : "The East China Plains (ECP) region experienced the worst haze pollution on record for January in 2013. We show that the unprecedented haze event is due to the extremely poor ventilation conditions, which had not been seen in the preceding three decades. Statistical analysis suggests that the extremely poor ventilation conditions are linked to Arctic sea ice loss in the preceding autumn and extensive boreal snowfall in the earlier winter. We identify the regional circulation mode that leads to extremely poor ventilation over the ECP region. Climate model simulations indicate that boreal cryospheric forcing enhances the regional circulation mode of poor ventilation in the ECP region and provides conducive conditions for extreme haze such as that of 2013. Consequently, extreme haze events in winter will likely occur at a higher frequency in China as a result of the changing boreal cryosphere, posing difficult challenges for winter haze mitigation but providing a strong incentive for greenhouse gas emission reduction.", "author" : [ { "dropping-particle" : "", "family" : "Zou", "given" : "Yufei", "non-dropping-particle" : "", "parse-names" : false, "suffix" : "" }, { "dropping-particle" : "", "family" : "Wang", "given" : "Yuhang", "non-dropping-particle" : "", "parse-names" : false, "suffix" : "" }, { "dropping-particle" : "", "family" : "Zhang", "given" : "Yuzhong", "non-dropping-particle" : "", "parse-names" : false, "suffix" : "" }, { "dropping-particle" : "", "family" : "Koo", "given" : "Ja Ho", "non-dropping-particle" : "", "parse-names" : false, "suffix" : "" } ], "container-title" : "Science Advances", "id" : "ITEM-2", "issue" : "3", "issued" : { "date-parts" : [ [ "2017", "3" ] ] }, "title" : "Arctic sea ice, Eurasia snow, and extreme winter haze in China", "translator" : [ { "dropping-particle" : "", "family" : "G4045", "given" : "", "non-dropping-particle" : "", "parse-names" : false, "suffix" : "" } ], "type" : "article-journal", "volume" : "3" }, "uris" : [ "http://www.mendeley.com/documents/?uuid=b24de672-eee5-4810-8237-7e94ba6f81e8", "http://www.mendeley.com/documents/?uuid=c9c68ccc-6205-4537-acd8-40d28fda512a" ] } ], "mendeley" : { "formattedCitation" : "(Cai et al., 2017; Zou et al., 2017)", "plainTextFormattedCitation" : "(Cai et al., 2017; Zou et al., 2017)", "previouslyFormattedCitation" : "(Cai et al., 2017; Zou et al., 2017)" }, "properties" : { "noteIndex" : 0 }, "schema" : "https://github.com/citation-style-language/schema/raw/master/csl-citation.json" }</w:instrText>
      </w:r>
      <w:ins w:id="4285" w:author="Robin Matthews" w:date="2021-07-08T17:13:00Z">
        <w:r w:rsidR="003B135C">
          <w:rPr>
            <w:rFonts w:cs="Times New Roman"/>
            <w:lang w:eastAsia="zh-CN"/>
          </w:rPr>
          <w:fldChar w:fldCharType="separate"/>
        </w:r>
        <w:r w:rsidR="003B135C" w:rsidRPr="003B135C">
          <w:rPr>
            <w:rFonts w:cs="Times New Roman"/>
            <w:noProof/>
            <w:lang w:eastAsia="zh-CN"/>
          </w:rPr>
          <w:t>(Cai et al., 2017; Zou et al., 2017)</w:t>
        </w:r>
        <w:r w:rsidR="003B135C">
          <w:rPr>
            <w:rFonts w:cs="Times New Roman"/>
            <w:lang w:eastAsia="zh-CN"/>
          </w:rPr>
          <w:fldChar w:fldCharType="end"/>
        </w:r>
        <w:commentRangeEnd w:id="4283"/>
        <w:r w:rsidR="003B135C">
          <w:rPr>
            <w:rStyle w:val="Marquedecommentaire"/>
          </w:rPr>
          <w:commentReference w:id="4283"/>
        </w:r>
      </w:ins>
      <w:del w:id="4286" w:author="Robin Matthews" w:date="2021-07-08T17:13:00Z">
        <w:r w:rsidDel="003B135C">
          <w:rPr>
            <w:rFonts w:cs="Times New Roman"/>
            <w:lang w:val="en-GB" w:eastAsia="zh-CN"/>
          </w:rPr>
          <w:delText>(</w:delText>
        </w:r>
        <w:commentRangeStart w:id="4287"/>
        <w:r w:rsidRPr="00B93018" w:rsidDel="003B135C">
          <w:rPr>
            <w:rFonts w:cs="Times New Roman"/>
            <w:lang w:val="en-GB" w:eastAsia="zh-CN"/>
          </w:rPr>
          <w:fldChar w:fldCharType="begin" w:fldLock="1"/>
        </w:r>
        <w:r w:rsidR="00D477C7" w:rsidDel="003B135C">
          <w:rPr>
            <w:rFonts w:cs="Times New Roman"/>
            <w:lang w:val="en-GB" w:eastAsia="zh-CN"/>
          </w:rPr>
          <w:delInstrText>ADDIN CSL_CITATION { "citationItems" : [ { "id" : "ITEM-1", "itemData" : { "DOI" : "10.1038/nclimate3249", "ISBN" : "1758-678X", "ISSN" : "17586798", "abstract" : "The frequency of Beijing winter severe haze episodes has increased substantially over the past decades1\u20134 , and is com- monly attributed to increased pollutant emissions fromChina\u2019s rapid economic development5,6 . During such episodes, levels of fine particulate matter are harmful to human health and the environment, and cause massive disruption to economic activities3,4,7\u201316 , as occurred in January 201317\u201321 . Conducive weather conditions are an important ingredient of severe haze episodes3,21 , and include reduced surface winter northerlies3,21 , weakened northwesterlies in the midtroposphere, and en- hanced thermal stability of the lower atmosphere1,3,16,21 . How such weather conditions may respond to climate change is not clear. Here we project a 50% increase in the frequency and an 80% increase in the persistence of conducive weather conditions similar to those in January 2013, in response to climate change. The frequency and persistence between the historical (1950\u20131999) and future (2050\u20132099) climate were compared in 15 models under Representative Concentration Pathway 8.5 (RCP8.5)22 .The increased frequency is consistent with large-scale circulation changes, including an Arctic Oscillation upward trend23,24 , weakening East Asian winter monsoon25,26 , and fasterwarming in the lower troposphere27,28 . Thus, circulation changes induced by global greenhouse gas emissions can contribute to the increased Beijing severe haze frequency.", "author" : [ { "dropping-particle" : "", "family" : "Cai", "given" : "Wenju", "non-dropping-particle" : "", "parse-names" : false, "suffix" : "" }, { "dropping-particle" : "", "family" : "Li", "given" : "Ke", "non-dropping-particle" : "", "parse-names" : false, "suffix" : "" }, { "dropping-particle" : "", "family" : "Liao", "given" : "Hong", "non-dropping-particle" : "", "parse-names" : false, "suffix" : "" }, { "dropping-particle" : "", "family" : "Wang", "given" : "Huijun", "non-dropping-particle" : "", "parse-names" : false, "suffix" : "" }, { "dropping-particle" : "", "family" : "Wu", "given" : "Lixin", "non-dropping-particle" : "", "parse-names" : false, "suffix" : "" } ], "container-title" : "Nature Climate Change", "id" : "ITEM-1", "issue" : "4", "issued" : { "date-parts" : [ [ "2017" ] ] }, "page" : "257-262", "title" : "Weather conditions conducive to Beijing severe haze more frequent under climate change", "translator" : [ { "dropping-particle" : "", "family" : "G2919", "given" : "", "non-dropping-particle" : "", "parse-names" : false, "suffix" : "" } ], "type" : "article-journal", "volume" : "7" }, "uris" : [ "http://www.mendeley.com/documents/?uuid=b8307294-a366-493d-9825-f05d49bd894a" ] } ], "mendeley" : { "formattedCitation" : "(Cai et al., 2017)", "manualFormatting" : "Cai et al., 2017)", "plainTextFormattedCitation" : "(Cai et al., 2017)", "previouslyFormattedCitation" : "(Cai et al., 2017)" }, "properties" : { "noteIndex" : 0 }, "schema" : "https://github.com/citation-style-language/schema/raw/master/csl-citation.json" }</w:delInstrText>
        </w:r>
        <w:r w:rsidRPr="00B93018" w:rsidDel="003B135C">
          <w:rPr>
            <w:rFonts w:cs="Times New Roman"/>
            <w:lang w:val="en-GB" w:eastAsia="zh-CN"/>
          </w:rPr>
          <w:fldChar w:fldCharType="separate"/>
        </w:r>
        <w:r w:rsidR="00CB33A1" w:rsidDel="003B135C">
          <w:rPr>
            <w:rFonts w:cs="Times New Roman"/>
            <w:noProof/>
            <w:lang w:eastAsia="zh-CN"/>
          </w:rPr>
          <w:delText>Cai et al., 2017)</w:delText>
        </w:r>
        <w:r w:rsidRPr="00B93018" w:rsidDel="003B135C">
          <w:rPr>
            <w:rFonts w:cs="Times New Roman"/>
            <w:lang w:val="en-GB" w:eastAsia="zh-CN"/>
          </w:rPr>
          <w:fldChar w:fldCharType="end"/>
        </w:r>
        <w:commentRangeEnd w:id="4287"/>
        <w:r w:rsidR="00CB33A1" w:rsidDel="003B135C">
          <w:rPr>
            <w:rStyle w:val="Marquedecommentaire"/>
          </w:rPr>
          <w:commentReference w:id="4287"/>
        </w:r>
        <w:r w:rsidRPr="00693F5B" w:rsidDel="003B135C">
          <w:rPr>
            <w:rFonts w:cs="Times New Roman"/>
            <w:lang w:eastAsia="zh-CN"/>
          </w:rPr>
          <w:delText xml:space="preserve">, and  </w:delText>
        </w:r>
        <w:commentRangeStart w:id="4288"/>
        <w:r w:rsidDel="003B135C">
          <w:rPr>
            <w:rFonts w:cs="Times New Roman"/>
            <w:noProof/>
            <w:lang w:val="en-GB"/>
          </w:rPr>
          <w:fldChar w:fldCharType="begin" w:fldLock="1"/>
        </w:r>
        <w:r w:rsidR="00D477C7" w:rsidDel="003B135C">
          <w:rPr>
            <w:rFonts w:cs="Times New Roman"/>
            <w:noProof/>
          </w:rPr>
          <w:delInstrText>ADDIN CSL_CITATION { "citationItems" : [ { "id" : "ITEM-1", "itemData" : { "DOI" : "10.1126/sciadv.1602751", "ISSN" : "23752548", "abstract" : "The East China Plains (ECP) region experienced the worst haze pollution on record for January in 2013. We show that the unprecedented haze event is due to the extremely poor ventilation conditions, which had not been seen in the preceding three decades. Statistical analysis suggests that the extremely poor ventilation conditions are linked to Arctic sea ice loss in the preceding autumn and extensive boreal snowfall in the earlier winter. We identify the regional circulation mode that leads to extremely poor ventilation over the ECP region. Climate model simulations indicate that boreal cryospheric forcing enhances the regional circulation mode of poor ventilation in the ECP region and provides conducive conditions for extreme haze such as that of 2013. Consequently, extreme haze events in winter will likely occur at a higher frequency in China as a result of the changing boreal cryosphere, posing difficult challenges for winter haze mitigation but providing a strong incentive for greenhouse gas emission reductio</w:delInstrText>
        </w:r>
        <w:r w:rsidR="00D477C7" w:rsidRPr="002A1EE0" w:rsidDel="003B135C">
          <w:rPr>
            <w:rFonts w:cs="Times New Roman"/>
            <w:noProof/>
            <w:lang w:val="en-US"/>
          </w:rPr>
          <w:delInstrText>n.", "author" : [ { "dropping-particle" : "", "family" : "Zou", "given" : "Yufei", "non-dropping-particle" : "", "parse-names" : false, "suffix" : "" }, { "dropping-particle" : "", "family" : "Wang", "given" : "Yuhang", "non-dropping-particle" : "", "parse-names" : false, "suffix" : "" }, { "dropping-particle" : "", "family" : "Zhang", "given" : "Yuzhong", "non-dropping-particle" : "", "parse-names" : false, "suffix" : "" }, { "dropping-particle" : "", "family" : "Koo", "given" : "Ja Ho", "non-dropping-particle" : "", "parse-names" : false, "suffix" : "" } ], "container-title" : "Science Advances", "id" : "ITEM-1", "issue" : "3", "issued" : { "date-parts" : [ [ "2017", "3" ] ] }, "title" : "Arctic sea ice, Eurasia snow, and extreme winter haze in China", "translator" : [ { "dropping-particle" : "", "family" : "G4045", "given" : "", "non-dropping-particle" : "", "parse-names" : false, "suffix" : "" } ], "type" : "article-journal", "volume" : "3" }, "uris" : [ "http://www.mendeley.com/documents/?uuid=b24de672-eee5-4810-8237-7e94ba6f81e8", "http://www.mendeley.com/documents/?uuid=c9c68ccc-6205-4537-acd8-40d28fda512a" ] } ], "mendeley" : { "formattedCitation" : "(Zou et al., 2017)", "manualFormatting" : "(Zou et al. (2017)", "plainTextFormattedCitation" : "(Zou et al., 2017)", "previouslyFormattedCitation" : "(Zou et al., 2017)" }, "properties" : { "noteIndex" : 0 }, "schema" : "https://github.com/citation-style-language/schema/raw/master/csl-citation.json" }</w:delInstrText>
        </w:r>
        <w:r w:rsidDel="003B135C">
          <w:rPr>
            <w:rFonts w:cs="Times New Roman"/>
            <w:noProof/>
            <w:lang w:val="en-GB"/>
          </w:rPr>
          <w:fldChar w:fldCharType="separate"/>
        </w:r>
        <w:r w:rsidR="00CB33A1" w:rsidRPr="002A1EE0" w:rsidDel="003B135C">
          <w:rPr>
            <w:rFonts w:cs="Times New Roman"/>
            <w:noProof/>
            <w:lang w:val="en-US"/>
          </w:rPr>
          <w:delText>(Zou et al. (2017)</w:delText>
        </w:r>
        <w:r w:rsidDel="003B135C">
          <w:rPr>
            <w:rFonts w:cs="Times New Roman"/>
            <w:noProof/>
            <w:lang w:val="en-GB"/>
          </w:rPr>
          <w:fldChar w:fldCharType="end"/>
        </w:r>
      </w:del>
      <w:bookmarkEnd w:id="4282"/>
      <w:commentRangeEnd w:id="4288"/>
      <w:r w:rsidR="00CB33A1">
        <w:rPr>
          <w:rStyle w:val="Marquedecommentaire"/>
        </w:rPr>
        <w:commentReference w:id="4288"/>
      </w:r>
      <w:r w:rsidRPr="002A1EE0">
        <w:rPr>
          <w:rFonts w:cs="Times New Roman"/>
          <w:noProof/>
          <w:lang w:val="en-US"/>
        </w:rPr>
        <w:t xml:space="preserve">. </w:t>
      </w:r>
      <w:r w:rsidRPr="00BF1B26">
        <w:rPr>
          <w:rFonts w:cs="Times New Roman"/>
          <w:noProof/>
          <w:lang w:val="en-US"/>
        </w:rPr>
        <w:t>The relationship between the occurrence of stagnation episodes and high concentrations of ozone and PM</w:t>
      </w:r>
      <w:r w:rsidRPr="00BF1B26">
        <w:rPr>
          <w:rFonts w:cs="Times New Roman"/>
          <w:noProof/>
          <w:vertAlign w:val="subscript"/>
          <w:lang w:val="en-US"/>
        </w:rPr>
        <w:t>2.5</w:t>
      </w:r>
      <w:r w:rsidRPr="00BF1B26">
        <w:rPr>
          <w:rFonts w:cs="Times New Roman"/>
          <w:noProof/>
          <w:lang w:val="en-US"/>
        </w:rPr>
        <w:t xml:space="preserve"> has been shown to be regionally and metric dependant</w:t>
      </w:r>
      <w:r w:rsidR="00E578B9" w:rsidRPr="00BF1B26">
        <w:rPr>
          <w:rFonts w:cs="Times New Roman"/>
          <w:noProof/>
          <w:lang w:val="en-US"/>
        </w:rPr>
        <w:t xml:space="preserve"> </w:t>
      </w:r>
      <w:r w:rsidRPr="00BF1B26">
        <w:rPr>
          <w:rFonts w:cs="Times New Roman"/>
          <w:noProof/>
          <w:lang w:val="en-US"/>
        </w:rPr>
        <w:t xml:space="preserve"> </w:t>
      </w:r>
      <w:r w:rsidR="00FF65CE">
        <w:rPr>
          <w:rFonts w:cs="Times New Roman"/>
          <w:noProof/>
          <w:lang w:val="en-GB"/>
        </w:rPr>
        <w:fldChar w:fldCharType="begin" w:fldLock="1"/>
      </w:r>
      <w:r w:rsidR="00D477C7">
        <w:rPr>
          <w:rFonts w:cs="Times New Roman"/>
          <w:noProof/>
          <w:lang w:val="en-US"/>
        </w:rPr>
        <w:instrText>ADDIN CSL_CITATION { "citationItems" : [ { "id" : "ITEM-1", "itemData" : { "DOI" : "10.1016/j.atmosenv.2019.117062", "ISSN" : "18732844", "abstract" : "We have examined the joint impact of daily maximum temperature and air stagnation on observed maximum daily 8-h running average (MDA8) and hourly near-surface ozone (O3) over eight regions of Europe for the summer period 1998\u20132015. The percentage of stagnant area in a region is a better predictor of summer MDA8 O3 in central/southern Europe (correlation coefficient R = 0.50\u20130.70) than in the north (R = 0.06\u20130.39). The correlations of MDA8 O3 with temperature are higher than with stagnation for most regions, and the impact of stagnation on those correlations is region-dependent. MDA8 O3 mixing ratios consistently increase over central/southern Europe under stagnant conditions, but this has not been found for some temperature ranges in the north. Under non-stagnant situations and relatively high temperatures (20\u201325 \u00b0C), southerly advection often brings aged air masses from more polluted areas to the receptor regions in the north. Furthermore, the occurrence of stagnation tends to amplify the ozone diurnal cycles in the center/south of the continent, yielding lower nighttime and higher daytime mixing ratios than on non-stagnant days, again with a less clear effect in the north. Changes in planetary boundary layer height, accumulation of ozone and precursors, and subsequent photochemical production during stagnant days are the presumed underlying mechanisms for the amplification of the diurnal cycles. The results from this study prove that the effects of stagnation on summer ozone are regionally dependent across Europe. Consequently, climate model projections of increases in stagnation should not directly be translated into degraded air quality without a proper assessment of the regional impacts.", "author" : [ { "dropping-particle" : "", "family" : "Garrido-Perez", "given" : "Jose M.", "non-dropping-particle" : "", "parse-names" : false, "suffix" : "" }, { "dropping-particle" : "", "family" : "Ord\u00f3\u00f1ez", "given" : "Carlos", "non-dropping-particle" : "", "parse-names" : false, "suffix" : "" }, { "dropping-particle" : "", "family" : "Garc\u00eda-Herrera", "given" : "Ricardo", "non-dropping-particle" : "", "parse-names" : false, "suffix" : "" }, { "dropping-particle" : "", "family" : "Schnell", "given" : "Jordan L.", "non-dropping-particle" : "", "parse-names" : false, "suffix" : "" } ], "container-title" : "Atmospheric Environment", "id" : "ITEM-1", "issued" : { "date-parts" : [ [ "2019" ] ] }, "title" : "The differing impact of air stagnation on summer ozone across Europe", "translator" : [ { "dropping-particle" : "", "family" : "G4046", "given" : "", "non-dropping-particle" : "", "parse-names" : false, "suffix" : "" } ], "type" : "article-journal", "volume" : "219" }, "uris" : [ "http://www.mendeley.com/documents/?uuid=07ddc973-6865-4ce3-ba92-cf68551fdd0c" ] }, { "id" : "ITEM-2", "itemData" : { "DOI" : "10.1088/1748-9326/aad2e2", "ISSN" : "1748-9326", "abstract" : "The body of literature on ambient air pollution suggests that atmospheric stagnation events trigger high levels of air pollution. In this paper we use fifteen years (2000-2014) of summertime in situ air quality measurements together with meteorological reanalysis data to examine the temporal correlation of pollutants with the Air Stagnation Index (ASI) on daily timescales. We find that while the direction of the relationship between the ASI and summertime PM2.5 and O-3 ranges from near-zero to positive throughout regions comprising the contiguous United States (US), the strength of the relationship is very weak (e.g. in the Northeast the correlation coefficient between the ASI and PM2.5 is 0.09). Moreover, similar to our analysis of the correlation of day-to-day variations of the ASI and pollutants, the percentage of co-occurring extreme pollution and stagnation events is small (e.g. days with a high coverage of stagnation only co-occur with extreme pollution events about one-third of the time in the Northeast). The southern US is an exception to our overall findings as the strength of the relationship between the ASI and pollution is stronger and the percentage of co-occurring events is higher compared with other regions. The results of this study suggest a reevaluation of the ASI as an index to assess meteorological and climatic impacts to air quality.", "author" : [ { "dropping-particle" : "", "family" : "Kerr", "given" : "Gaige Hunter", "non-dropping-particle" : "", "parse-names" : false, "suffix" : "" }, { "dropping-particle" : "", "family" : "Waugh", "given" : "Darryn W", "non-dropping-particle" : "", "parse-names" : false, "suffix" : "" } ], "container-title" : "Environmental Research Letters", "id" : "ITEM-2", "issue" : "8", "issued" : { "date-parts" : [ [ "2018", "7", "20" ] ] }, "page" : "084001", "title" : "Connections between summer air pollution and stagnation", "translator" : [ { "dropping-particle" : "", "family" : "G2968", "given" : "", "non-dropping-particle" : "", "parse-names" : false, "suffix" : "" } ], "type" : "article-journal", "volume" : "13" }, "uris" : [ "http://www.mendeley.com/documents/?uuid=48c06aff-0222-4006-8531-6f0f0ddd01ac" ] }, { "id" : "ITEM-3", "itemData" : { "DOI" : "10.5194/acp-18-10157-2018", "ISSN" : "1680-7324", "abstract" : "Northern India (23&amp;ndash;31\u00b0N, 68&amp;ndash;90\u00b0E) is one of the most densely populated and polluted regions in world. Accurately modeling pollution in the region is difficult due to the extreme conditions with respect to emissions, meteorology, and topography, but it is paramount in order to understand how future changes in emissions and climate may alter the region's pollution regime. We evaluate the ability of a developmental version of the new-generation NOAA GFDL Atmospheric Model, version 4 (AM4) to simulate observed wintertime fine particulate matter (PM2.5) and its relationship to meteorology over Northern India. We compare two simulations of GFDL-AM4 nudged to observed meteorology for the period 1980&amp;ndash;2016 driven by pollutant emissions from two global inventories developed in support of the Coupled Model Intercomparison Project Phases 5 (CMIP5) and 6 (CMIP6), and compare results with ground-based observations from India's Central Pollution Control Board (CPCB) for the period 1 October 2015&amp;ndash;31 March 2016. Overall, our results indicate that the simulation with CMIP6 emissions produces improved concentrations of pollutants over the region relative to the CMIP5-driven simulation. While the particulate concentrations simulated by AM4 are biased low overall, the model generally simulates the magnitude and daily variability of observed total PM2.5. Nitrate and organic matter are the primary components of PM2.5 over Northern India in the model. On the basis of correlations of the individual model components with total observed PM2.5 and correlations between the two simulations, meteorology is the primary driver of daily variability. The model correctly reproduces the shape and magnitude of the seasonal cycle of PM2.5, but the simulated diurnal cycle misses the early evening rise and secondary maximum found in the observations. Observed PM2.5 abundances are by far the highest within the densely populated Indo-Gangetic Plain, where they are closely related to boundary layer meteorology, specifically relative humidity, wind speed, boundary layer height, and inversion strength. The GFDL AM4 model reproduces the overall observed pollution gradient over Northern India as well as the strength of the meteorology\u2013PM2.5 relationship in most locations.", "author" : [ { "dropping-particle" : "", "family" : "Schnell", "given" : "Jordan L", "non-dropping-particle" : "", "parse-names" : false, "suffix" : "" }, { "dropping-particle" : "", "family" : "Naik", "given" : "Vaishali", "non-dropping-particle" : "", "parse-names" : false, "suffix" : "" }, { "dropping-particle" : "", "family" : "Horowitz", "given" : "Larry W", "non-dropping-particle" : "", "parse-names" : false, "suffix" : "" }, { "dropping-particle" : "", "family" : "Paulot", "given" : "Fabien", "non-dropping-particle" : "", "parse-names" : false, "suffix" : "" }, { "dropping-particle" : "", "family" : "Mao", "given" : "Jingqiu", "non-dropping-particle" : "", "parse-names" : false, "suffix" : "" }, { "dropping-particle" : "", "family" : "Ginoux", "given" : "Paul", "non-dropping-particle" : "", "parse-names" : false, "suffix" : "" }, { "dropping-particle" : "", "family" : "Zhao", "given" : "Ming", "non-dropping-particle" : "", "parse-names" : false, "suffix" : "" }, { "dropping-particle" : "", "family" : "Ram", "given" : "Kirpa", "non-dropping-particle" : "", "parse-names" : false, "suffix" : "" } ], "container-title" : "Atmospheric Chemistry and Physics", "id" : "ITEM-3", "issue" : "14", "issued" : { "date-parts" : [ [ "2018", "7", "17" ] ] }, "page" : "10157-10175", "title" : "Exploring the relationship between surface PM2.5 and meteorology in Northern India", "translator" : [ { "dropping-particle" : "", "family" : "G2965", "given" : "", "non-dropping-particle" : "", "parse-names" : false, "suffix" : "" } ], "type" : "article-journal", "volume" : "18" }, "uris" : [ "http://www.mendeley.com/documents/?uuid=5f69a85e-6ea0-4061-bbcf-f674012dcc71" ] }, { "id" : "ITEM-4", "itemData" : { "DOI" : "10.1016/j.atmosenv.2015.04.019", "ISSN" : "18732844", "abstract" : "The goal of this study is to better understand the linkages between the climate system and surface-level ozone concentrations in the Northeastern U.S. We focus on the regularity of observed high ozone concentrations between May 15 and August 30 during the 1993-2012 period. The first portion of this study establishes relationships between ozone and meteorological predictors. The second examines the linkages between ozone and large-scale teleconnections within the climate system. Statistical models for each station are constructed using a combination of Correlation Analysis, Principal Components Analysis and Multiple Linear Regression. In general, the strongest meteorological predictors of ozone are the frequency of high temperatures and precipitation and the amount of solar radiation flux. Statistical models of meteorological variables explain about 60-75% of the variability in the annual ozone time series, and have typical error-to-variability ratios of 0.50-0.65. Teleconnection patterns such as the Arctic Oscillation, Quasi-Biennial Oscillation and Pacific Decadal Oscillation are best linked to ozone in the region. Statistical models of these patterns explain 40-60% of the variability in the ozone annual time series, and have a typical error-to-variability ratio of 0.60-0.75.", "author" : [ { "dropping-particle" : "", "family" : "Oswald", "given" : "Evan M.", "non-dropping-particle" : "", "parse-names" : false, "suffix" : "" }, { "dropping-particle" : "", "family" : "Dupigny-Giroux", "given" : "Lesley Ann", "non-dropping-particle" : "", "parse-names" : false, "suffix" : "" }, { "dropping-particle" : "", "family" : "Leibensperger", "given" : "Eric M.", "non-dropping-particle" : "", "parse-names" : false, "suffix" : "" }, { "dropping-particle" : "", "family" : "Poirot", "given" : "Rich", "non-dropping-particle" : "", "parse-names" : false, "suffix" : "" }, { "dropping-particle" : "", "family" : "Merrell", "given" : "Jeff", "non-dropping-particle" : "", "parse-names" : false, "suffix" : "" } ], "container-title" : "Atmospheric Environment", "id" : "ITEM-4", "issued" : { "date-parts" : [ [ "2015", "7", "1" ] ] }, "page" : "278-288", "publisher" : "Pergamon", "title" : "Climate controls on air quality in the Northeastern U.S.: An examination of summertime ozone statistics during 1993-2012", "translator" : [ { "dropping-particle" : "", "family" : "G4008", "given" : "", "non-dropping-particle" : "", "parse-names" : false, "suffix" : "" } ], "type" : "article-journal", "volume" : "112" }, "uris" : [ "http://www.mendeley.com/documents/?uuid=5ce9333c-0c4b-3fe4-a595-296a9ee83198" ] }, { "id" : "ITEM-5", "itemData" : { "DOI" : "10.1002/2016GL071731", "ISSN" : "00948276", "abstract" : "CASTNET (Clean Air Status and Trends Network) ozone and temperature data and large-scale meteorological analysis are used to quantify the extent to which meteorological events and their persistence impact ozone with an emphasis on the high end of the ozone distribution (greater than the 90th percentile). Ozone increases with each successive stagnation day in all regions of the U.S., with the highest increase in the Northeastern U.S. (0.4 standard deviation or similar to 4.7 ppb per successive stagnation day). Ozone increases with days since cyclone passage only in the Northeastern and Mid-Atlantic regions of the U.S., but on average not enough to reach the 90th percentile concentration. Persistent high temperature does not result in further ozone increases in any region. On the interannual timescale there is little evidence that summers with large numbers of the above events increase ozone preferentially on the high end of the ozone distribution.", "author" : [ { "dropping-particle" : "", "family" : "Sun", "given" : "Wenxiu", "non-dropping-particle" : "", "parse-names" : false, "suffix" : "" }, { "dropping-particle" : "", "family" : "Hess", "given" : "Peter", "non-dropping-particle" : "", "parse-names" : false, "suffix" : "" }, { "dropping-particle" : "", "family" : "Liu", "given" : "Chengji", "non-dropping-particle" : "", "parse-names" : false, "suffix" : "" } ], "container-title" : "Geophysical Research Letters", "id" : "ITEM-5", "issue" : "3", "issued" : { "date-parts" : [ [ "2017", "2", "16" ] ] }, "page" : "1545-1553", "title" : "The impact of meteorological persistence on the distribution and extremes of ozone", "translator" : [ { "dropping-particle" : "", "family" : "G2962", "given" : "", "non-dropping-particle" : "", "parse-names" : false, "suffix" : "" } ], "type" : "article-journal", "volume" : "44" }, "uris" : [ "http://www.mendeley.com/documents/?uuid=90b0bbec-718d-4798-a7a2-3747240825c5" ] } ], "mendeley" : { "formattedCitation" : "(Oswald et al., 2015; Sun et al., 2017; Kerr and Waugh, 2018; Schnell et al., 2018; Garrido-Perez et al., 2019)", "plainTextFormattedCitation" : "(Oswald et al., 2015; Sun et al., 2017; Kerr and Waugh, 2018; Schnell et al., 2018; Garrido-Perez et al., 2019)", "previouslyFormattedCitation" : "(Oswald et al., 2015; Sun et al., 2017; Kerr and Waugh, 2018; Schnell et al., 2018; Garrido-Perez et al., 2019)" }, "properties" : { "noteIndex" : 0 }, "schema" : "https://github.com/citation-style-language/schema/raw/master/csl-citation.json" }</w:instrText>
      </w:r>
      <w:r w:rsidR="00FF65CE">
        <w:rPr>
          <w:rFonts w:cs="Times New Roman"/>
          <w:noProof/>
          <w:lang w:val="en-GB"/>
        </w:rPr>
        <w:fldChar w:fldCharType="separate"/>
      </w:r>
      <w:r w:rsidR="00CB33A1">
        <w:rPr>
          <w:rFonts w:cs="Times New Roman"/>
          <w:noProof/>
          <w:lang w:val="en-GB"/>
        </w:rPr>
        <w:t>(Oswald et al., 2015; Sun et al., 2017; Kerr and Waugh, 2018; Schnell et al., 2018; Garrido-Perez et al., 2019)</w:t>
      </w:r>
      <w:r w:rsidR="00FF65CE">
        <w:rPr>
          <w:rFonts w:cs="Times New Roman"/>
          <w:noProof/>
          <w:lang w:val="en-GB"/>
        </w:rPr>
        <w:fldChar w:fldCharType="end"/>
      </w:r>
      <w:r w:rsidR="00FF65CE" w:rsidRPr="003009C2">
        <w:rPr>
          <w:rFonts w:cs="Times New Roman"/>
          <w:noProof/>
          <w:lang w:val="en-GB"/>
        </w:rPr>
        <w:t>.</w:t>
      </w:r>
    </w:p>
    <w:p w14:paraId="5AC12F67" w14:textId="77777777" w:rsidR="00F3307B" w:rsidRPr="003009C2" w:rsidRDefault="00F3307B" w:rsidP="00D5630D">
      <w:pPr>
        <w:pStyle w:val="AR6BodyText"/>
        <w:rPr>
          <w:rFonts w:cs="Times New Roman"/>
          <w:noProof/>
          <w:lang w:val="en-US" w:eastAsia="zh-CN"/>
        </w:rPr>
      </w:pPr>
    </w:p>
    <w:p w14:paraId="40446ACB" w14:textId="168AF40F" w:rsidR="00F3307B" w:rsidRDefault="00F3307B" w:rsidP="00D5630D">
      <w:pPr>
        <w:pStyle w:val="AR6BodyText"/>
        <w:rPr>
          <w:rFonts w:cs="Times New Roman"/>
          <w:noProof/>
          <w:lang w:val="en-GB" w:eastAsia="zh-CN"/>
        </w:rPr>
      </w:pPr>
      <w:r w:rsidRPr="00C827FE">
        <w:rPr>
          <w:rFonts w:cs="Times New Roman"/>
          <w:noProof/>
          <w:lang w:val="en-US" w:eastAsia="zh-CN"/>
        </w:rPr>
        <w:t>The increase of heatwaves</w:t>
      </w:r>
      <w:ins w:id="4289" w:author="Lucy Cowie" w:date="2021-07-28T14:05:00Z">
        <w:r w:rsidR="00942A4D">
          <w:rPr>
            <w:rFonts w:cs="Times New Roman"/>
            <w:noProof/>
            <w:lang w:val="en-US" w:eastAsia="zh-CN"/>
          </w:rPr>
          <w:t>’</w:t>
        </w:r>
      </w:ins>
      <w:r w:rsidRPr="00C827FE">
        <w:rPr>
          <w:rFonts w:cs="Times New Roman"/>
          <w:noProof/>
          <w:lang w:val="en-US" w:eastAsia="zh-CN"/>
        </w:rPr>
        <w:t xml:space="preserve"> frequency, duration and intensity is extremely likely on all continents for different future warming levels (Chapter 11,</w:t>
      </w:r>
      <w:ins w:id="4290" w:author="Lucy Cowie" w:date="2021-07-28T14:06:00Z">
        <w:r w:rsidR="008B4D0F">
          <w:rPr>
            <w:rFonts w:cs="Times New Roman"/>
            <w:noProof/>
            <w:lang w:val="en-US" w:eastAsia="zh-CN"/>
          </w:rPr>
          <w:t xml:space="preserve"> </w:t>
        </w:r>
        <w:r w:rsidR="008B4D0F" w:rsidRPr="00C827FE">
          <w:rPr>
            <w:rFonts w:cs="Times New Roman"/>
            <w:noProof/>
            <w:lang w:val="en-US" w:eastAsia="zh-CN"/>
          </w:rPr>
          <w:t>Section 11.3.5</w:t>
        </w:r>
      </w:ins>
      <w:commentRangeStart w:id="4291"/>
      <w:del w:id="4292" w:author="Lucy Cowie" w:date="2021-07-28T14:06:00Z">
        <w:r w:rsidRPr="00C827FE" w:rsidDel="008B4D0F">
          <w:rPr>
            <w:rFonts w:cs="Times New Roman"/>
            <w:noProof/>
            <w:lang w:val="en-US" w:eastAsia="zh-CN"/>
          </w:rPr>
          <w:delText xml:space="preserve"> see</w:delText>
        </w:r>
      </w:del>
      <w:ins w:id="4293" w:author="Lucy Cowie" w:date="2021-07-28T14:06:00Z">
        <w:r w:rsidR="008B4D0F">
          <w:rPr>
            <w:rFonts w:cs="Times New Roman"/>
            <w:noProof/>
            <w:lang w:val="en-US" w:eastAsia="zh-CN"/>
          </w:rPr>
          <w:t>,</w:t>
        </w:r>
      </w:ins>
      <w:commentRangeEnd w:id="4291"/>
      <w:r w:rsidR="008447FB">
        <w:rPr>
          <w:rStyle w:val="Marquedecommentaire"/>
          <w:rFonts w:cs="Times New Roman"/>
          <w:lang w:val="en-GB" w:eastAsia="en-GB"/>
        </w:rPr>
        <w:commentReference w:id="4291"/>
      </w:r>
      <w:r w:rsidRPr="00C827FE">
        <w:rPr>
          <w:rFonts w:cs="Times New Roman"/>
          <w:noProof/>
          <w:lang w:val="en-US" w:eastAsia="zh-CN"/>
        </w:rPr>
        <w:t xml:space="preserve"> Table 11.2</w:t>
      </w:r>
      <w:del w:id="4294" w:author="Lucy Cowie" w:date="2021-07-28T14:06:00Z">
        <w:r w:rsidRPr="00C827FE" w:rsidDel="008B4D0F">
          <w:rPr>
            <w:rFonts w:cs="Times New Roman"/>
            <w:noProof/>
            <w:lang w:val="en-US" w:eastAsia="zh-CN"/>
          </w:rPr>
          <w:delText xml:space="preserve"> and Section 11.3.5</w:delText>
        </w:r>
      </w:del>
      <w:r w:rsidRPr="00C827FE">
        <w:rPr>
          <w:rFonts w:cs="Times New Roman"/>
          <w:noProof/>
          <w:lang w:val="en-US" w:eastAsia="zh-CN"/>
        </w:rPr>
        <w:t xml:space="preserve">). </w:t>
      </w:r>
      <w:r w:rsidRPr="008B2C51">
        <w:rPr>
          <w:rFonts w:cs="Times New Roman"/>
          <w:noProof/>
          <w:lang w:val="en-GB" w:eastAsia="zh-CN"/>
        </w:rPr>
        <w:t>However, there is low confidence in projected changes in storm tracks, jets</w:t>
      </w:r>
      <w:del w:id="4295" w:author="Lucy Cowie" w:date="2021-07-28T14:06:00Z">
        <w:r w:rsidRPr="008B2C51" w:rsidDel="00643494">
          <w:rPr>
            <w:rFonts w:cs="Times New Roman"/>
            <w:noProof/>
            <w:lang w:val="en-GB" w:eastAsia="zh-CN"/>
          </w:rPr>
          <w:delText>,</w:delText>
        </w:r>
      </w:del>
      <w:r w:rsidRPr="008B2C51">
        <w:rPr>
          <w:rFonts w:cs="Times New Roman"/>
          <w:noProof/>
          <w:lang w:val="en-GB" w:eastAsia="zh-CN"/>
        </w:rPr>
        <w:t xml:space="preserve"> and blocking</w:t>
      </w:r>
      <w:ins w:id="4296" w:author="Lucy Cowie" w:date="2021-07-28T14:06:00Z">
        <w:r w:rsidR="00643494">
          <w:rPr>
            <w:rFonts w:cs="Times New Roman"/>
            <w:noProof/>
            <w:lang w:val="en-GB" w:eastAsia="zh-CN"/>
          </w:rPr>
          <w:t>,</w:t>
        </w:r>
      </w:ins>
      <w:r w:rsidRPr="008B2C51">
        <w:rPr>
          <w:rFonts w:cs="Times New Roman"/>
          <w:noProof/>
          <w:lang w:val="en-GB" w:eastAsia="zh-CN"/>
        </w:rPr>
        <w:t xml:space="preserve"> and thus their influence in extreme temperatures in mid-latitudes (</w:t>
      </w:r>
      <w:del w:id="4297" w:author="Lucy Cowie" w:date="2021-07-28T14:06:00Z">
        <w:r w:rsidRPr="008B2C51" w:rsidDel="0098330A">
          <w:rPr>
            <w:rFonts w:cs="Times New Roman"/>
            <w:noProof/>
            <w:lang w:val="en-GB" w:eastAsia="zh-CN"/>
          </w:rPr>
          <w:delText xml:space="preserve">See </w:delText>
        </w:r>
      </w:del>
      <w:r w:rsidRPr="008B2C51">
        <w:rPr>
          <w:rFonts w:cs="Times New Roman"/>
          <w:noProof/>
          <w:lang w:val="en-GB" w:eastAsia="zh-CN"/>
        </w:rPr>
        <w:t xml:space="preserve">Section 11.3.1). </w:t>
      </w:r>
    </w:p>
    <w:p w14:paraId="1BC1C890" w14:textId="77777777" w:rsidR="00F3307B" w:rsidRPr="00E101B2" w:rsidRDefault="00F3307B" w:rsidP="00D5630D">
      <w:pPr>
        <w:pStyle w:val="AR6BodyText"/>
        <w:rPr>
          <w:rFonts w:cs="Times New Roman"/>
          <w:noProof/>
          <w:lang w:val="en-GB" w:eastAsia="zh-CN"/>
        </w:rPr>
      </w:pPr>
    </w:p>
    <w:p w14:paraId="7437F57B" w14:textId="39DAA3D3" w:rsidR="00F3307B" w:rsidRDefault="00F3307B" w:rsidP="00D5630D">
      <w:pPr>
        <w:pStyle w:val="AR6BodyText"/>
        <w:rPr>
          <w:rFonts w:cs="Times New Roman"/>
          <w:noProof/>
          <w:lang w:val="en-US"/>
        </w:rPr>
      </w:pPr>
      <w:r>
        <w:rPr>
          <w:rFonts w:cs="Times New Roman"/>
          <w:noProof/>
          <w:lang w:val="en-GB"/>
        </w:rPr>
        <w:t xml:space="preserve">In conclusion, there is still </w:t>
      </w:r>
      <w:r w:rsidRPr="003330A0">
        <w:rPr>
          <w:rFonts w:cs="Times New Roman"/>
          <w:i/>
          <w:noProof/>
          <w:lang w:val="en-GB"/>
        </w:rPr>
        <w:t>medium confidence</w:t>
      </w:r>
      <w:r>
        <w:rPr>
          <w:rFonts w:cs="Times New Roman"/>
          <w:noProof/>
          <w:lang w:val="en-GB"/>
        </w:rPr>
        <w:t xml:space="preserve"> that climate</w:t>
      </w:r>
      <w:ins w:id="4298" w:author="Lucy Cowie" w:date="2021-07-28T14:07:00Z">
        <w:r w:rsidR="004C2B7A">
          <w:rPr>
            <w:rFonts w:cs="Times New Roman"/>
            <w:noProof/>
            <w:lang w:val="en-GB"/>
          </w:rPr>
          <w:t>-</w:t>
        </w:r>
      </w:ins>
      <w:del w:id="4299" w:author="Lucy Cowie" w:date="2021-07-28T14:07:00Z">
        <w:r w:rsidDel="004C2B7A">
          <w:rPr>
            <w:rFonts w:cs="Times New Roman"/>
            <w:noProof/>
            <w:lang w:val="en-GB"/>
          </w:rPr>
          <w:delText xml:space="preserve"> </w:delText>
        </w:r>
      </w:del>
      <w:r>
        <w:rPr>
          <w:rFonts w:cs="Times New Roman"/>
          <w:noProof/>
          <w:lang w:val="en-GB"/>
        </w:rPr>
        <w:t xml:space="preserve">driven changes in meterorological conditions, </w:t>
      </w:r>
      <w:r>
        <w:rPr>
          <w:rFonts w:cs="Times New Roman"/>
          <w:noProof/>
          <w:lang w:val="en-GB"/>
        </w:rPr>
        <w:lastRenderedPageBreak/>
        <w:t>such as heatwaves or stagnations, will favour extreme air pollution episodes over highly polluted areas, however</w:t>
      </w:r>
      <w:ins w:id="4300" w:author="Lucy Cowie" w:date="2021-07-28T14:07:00Z">
        <w:r w:rsidR="004864BA">
          <w:rPr>
            <w:rFonts w:cs="Times New Roman"/>
            <w:noProof/>
            <w:lang w:val="en-GB"/>
          </w:rPr>
          <w:t>,</w:t>
        </w:r>
      </w:ins>
      <w:r>
        <w:rPr>
          <w:rFonts w:cs="Times New Roman"/>
          <w:noProof/>
          <w:lang w:val="en-GB"/>
        </w:rPr>
        <w:t xml:space="preserve"> t</w:t>
      </w:r>
      <w:r w:rsidRPr="003330A0">
        <w:rPr>
          <w:rFonts w:cs="Times New Roman"/>
          <w:noProof/>
          <w:lang w:val="en-US"/>
        </w:rPr>
        <w:t>he relationship between the</w:t>
      </w:r>
      <w:r>
        <w:rPr>
          <w:rFonts w:cs="Times New Roman"/>
          <w:noProof/>
          <w:lang w:val="en-US"/>
        </w:rPr>
        <w:t>se meteorological condition</w:t>
      </w:r>
      <w:r w:rsidRPr="003330A0">
        <w:rPr>
          <w:rFonts w:cs="Times New Roman"/>
          <w:noProof/>
          <w:lang w:val="en-US"/>
        </w:rPr>
        <w:t>s and high concentrations of ozone and PM</w:t>
      </w:r>
      <w:r w:rsidRPr="003330A0">
        <w:rPr>
          <w:rFonts w:cs="Times New Roman"/>
          <w:noProof/>
          <w:vertAlign w:val="subscript"/>
          <w:lang w:val="en-US"/>
        </w:rPr>
        <w:t>2.5</w:t>
      </w:r>
      <w:r w:rsidRPr="003330A0">
        <w:rPr>
          <w:rFonts w:cs="Times New Roman"/>
          <w:noProof/>
          <w:lang w:val="en-US"/>
        </w:rPr>
        <w:t xml:space="preserve"> ha</w:t>
      </w:r>
      <w:r>
        <w:rPr>
          <w:rFonts w:cs="Times New Roman"/>
          <w:noProof/>
          <w:lang w:val="en-US"/>
        </w:rPr>
        <w:t>ve</w:t>
      </w:r>
      <w:r w:rsidRPr="003330A0">
        <w:rPr>
          <w:rFonts w:cs="Times New Roman"/>
          <w:noProof/>
          <w:lang w:val="en-US"/>
        </w:rPr>
        <w:t xml:space="preserve"> been shown to be regionally and metric dependant</w:t>
      </w:r>
      <w:r>
        <w:rPr>
          <w:rFonts w:cs="Times New Roman"/>
          <w:noProof/>
          <w:lang w:val="en-US"/>
        </w:rPr>
        <w:t>.</w:t>
      </w:r>
    </w:p>
    <w:p w14:paraId="095934D6" w14:textId="77777777" w:rsidR="00E578B9" w:rsidRDefault="00E578B9" w:rsidP="00D5630D">
      <w:pPr>
        <w:pStyle w:val="AR6BodyText"/>
        <w:rPr>
          <w:rFonts w:cs="Times New Roman"/>
          <w:lang w:val="en-US" w:eastAsia="en-US"/>
        </w:rPr>
      </w:pPr>
    </w:p>
    <w:p w14:paraId="6B6B07ED" w14:textId="035EF9F9" w:rsidR="00E578B9" w:rsidRDefault="00E578B9" w:rsidP="00D5630D">
      <w:pPr>
        <w:pStyle w:val="AR6BodyText"/>
        <w:rPr>
          <w:rFonts w:cs="Times New Roman"/>
          <w:lang w:val="en-GB" w:eastAsia="en-US"/>
        </w:rPr>
      </w:pPr>
    </w:p>
    <w:p w14:paraId="6DA882BF" w14:textId="77777777" w:rsidR="00A4496F" w:rsidRPr="00D81664" w:rsidRDefault="00A4496F" w:rsidP="00D5630D">
      <w:pPr>
        <w:pStyle w:val="AR6BodyText"/>
        <w:rPr>
          <w:rFonts w:cs="Times New Roman"/>
          <w:lang w:val="en-GB" w:eastAsia="en-US"/>
        </w:rPr>
      </w:pPr>
    </w:p>
    <w:p w14:paraId="3E4CA70C" w14:textId="61FF674E" w:rsidR="00E578B9" w:rsidRPr="00930489" w:rsidRDefault="00E578B9" w:rsidP="00930489">
      <w:pPr>
        <w:pStyle w:val="AR6Chap6Level161"/>
      </w:pPr>
      <w:bookmarkStart w:id="4301" w:name="_Toc30501031"/>
      <w:bookmarkStart w:id="4302" w:name="_Toc70498200"/>
      <w:r w:rsidRPr="00930489">
        <w:t xml:space="preserve">Air Quality and Climate </w:t>
      </w:r>
      <w:ins w:id="4303" w:author="Lucy Cowie" w:date="2021-07-28T13:36:00Z">
        <w:r w:rsidR="0002764D">
          <w:t>R</w:t>
        </w:r>
      </w:ins>
      <w:del w:id="4304" w:author="Lucy Cowie" w:date="2021-07-28T13:36:00Z">
        <w:r w:rsidRPr="00930489" w:rsidDel="0002764D">
          <w:delText>r</w:delText>
        </w:r>
      </w:del>
      <w:r w:rsidRPr="00930489">
        <w:t xml:space="preserve">esponse to SLCF </w:t>
      </w:r>
      <w:ins w:id="4305" w:author="Lucy Cowie" w:date="2021-07-28T13:36:00Z">
        <w:r w:rsidR="0002764D">
          <w:t>M</w:t>
        </w:r>
      </w:ins>
      <w:del w:id="4306" w:author="Lucy Cowie" w:date="2021-07-28T13:36:00Z">
        <w:r w:rsidRPr="00930489" w:rsidDel="0002764D">
          <w:delText>m</w:delText>
        </w:r>
      </w:del>
      <w:r w:rsidRPr="00930489">
        <w:t>itigation</w:t>
      </w:r>
      <w:bookmarkEnd w:id="4301"/>
      <w:bookmarkEnd w:id="4302"/>
    </w:p>
    <w:p w14:paraId="1DB13EC5" w14:textId="77777777" w:rsidR="00E578B9" w:rsidRDefault="00E578B9" w:rsidP="00D5630D">
      <w:pPr>
        <w:pStyle w:val="AR6BodyText"/>
        <w:rPr>
          <w:rFonts w:cs="Times New Roman"/>
          <w:lang w:val="en-US" w:eastAsia="en-US"/>
        </w:rPr>
      </w:pPr>
    </w:p>
    <w:p w14:paraId="33C1C304" w14:textId="046CF02C" w:rsidR="00E578B9" w:rsidRPr="00981F7A" w:rsidRDefault="00C1023D" w:rsidP="00D5630D">
      <w:pPr>
        <w:pStyle w:val="AR6BodyText"/>
        <w:rPr>
          <w:sz w:val="20"/>
          <w:szCs w:val="20"/>
          <w:lang w:val="en-GB"/>
        </w:rPr>
      </w:pPr>
      <w:ins w:id="4307" w:author="Lucy Cowie" w:date="2021-07-28T14:07:00Z">
        <w:r>
          <w:rPr>
            <w:lang w:val="en-GB"/>
          </w:rPr>
          <w:t xml:space="preserve">Long-lived greenhouse gas </w:t>
        </w:r>
      </w:ins>
      <w:ins w:id="4308" w:author="Lucy Cowie" w:date="2021-07-28T14:08:00Z">
        <w:r>
          <w:rPr>
            <w:lang w:val="en-GB"/>
          </w:rPr>
          <w:t>(</w:t>
        </w:r>
      </w:ins>
      <w:r w:rsidR="00E578B9" w:rsidRPr="00363980">
        <w:rPr>
          <w:lang w:val="en-GB"/>
        </w:rPr>
        <w:t>LLGHG</w:t>
      </w:r>
      <w:ins w:id="4309" w:author="Lucy Cowie" w:date="2021-07-28T14:08:00Z">
        <w:r>
          <w:rPr>
            <w:lang w:val="en-GB"/>
          </w:rPr>
          <w:t>)</w:t>
        </w:r>
      </w:ins>
      <w:r w:rsidR="00E578B9" w:rsidRPr="00363980">
        <w:rPr>
          <w:lang w:val="en-GB"/>
        </w:rPr>
        <w:t xml:space="preserve"> emission reductions are typically motivated by climate mitigation policies, whereas SLCF reductions mostly result from air pollution control</w:t>
      </w:r>
      <w:ins w:id="4310" w:author="Lucy Cowie" w:date="2021-07-28T14:08:00Z">
        <w:r w:rsidR="00B07400">
          <w:rPr>
            <w:lang w:val="en-GB"/>
          </w:rPr>
          <w:t xml:space="preserve"> and</w:t>
        </w:r>
      </w:ins>
      <w:del w:id="4311" w:author="Lucy Cowie" w:date="2021-07-28T14:08:00Z">
        <w:r w:rsidR="00E578B9" w:rsidRPr="00363980" w:rsidDel="00B07400">
          <w:rPr>
            <w:lang w:val="en-GB"/>
          </w:rPr>
          <w:delText>,</w:delText>
        </w:r>
      </w:del>
      <w:r w:rsidR="00E578B9" w:rsidRPr="00363980">
        <w:rPr>
          <w:lang w:val="en-GB"/>
        </w:rPr>
        <w:t xml:space="preserve"> climate policies (</w:t>
      </w:r>
      <w:del w:id="4312" w:author="Lucy Cowie" w:date="2021-07-28T14:08:00Z">
        <w:r w:rsidR="00E578B9" w:rsidRPr="00363980" w:rsidDel="00C1023D">
          <w:rPr>
            <w:lang w:val="en-GB"/>
          </w:rPr>
          <w:delText xml:space="preserve">see </w:delText>
        </w:r>
      </w:del>
      <w:r w:rsidR="00E578B9" w:rsidRPr="00363980">
        <w:rPr>
          <w:lang w:val="en-GB"/>
        </w:rPr>
        <w:t>FAQ6.2)</w:t>
      </w:r>
      <w:ins w:id="4313" w:author="Lucy Cowie" w:date="2021-07-28T14:08:00Z">
        <w:r w:rsidR="00B07400">
          <w:rPr>
            <w:lang w:val="en-GB"/>
          </w:rPr>
          <w:t>,</w:t>
        </w:r>
      </w:ins>
      <w:r w:rsidR="00E578B9" w:rsidRPr="00363980">
        <w:rPr>
          <w:lang w:val="en-GB"/>
        </w:rPr>
        <w:t xml:space="preserve"> as well as policies focusing on achieving UN Sustainable Development Goals</w:t>
      </w:r>
      <w:r w:rsidR="00E578B9" w:rsidRPr="00363980" w:rsidDel="00B45D08">
        <w:rPr>
          <w:lang w:val="en-GB"/>
        </w:rPr>
        <w:t xml:space="preserve"> </w:t>
      </w:r>
      <w:r w:rsidR="00E578B9" w:rsidRPr="00363980">
        <w:rPr>
          <w:lang w:val="en-GB"/>
        </w:rPr>
        <w:t>(SDGs</w:t>
      </w:r>
      <w:ins w:id="4314" w:author="Lucy Cowie" w:date="2021-07-28T14:08:00Z">
        <w:r w:rsidR="005438A4">
          <w:rPr>
            <w:lang w:val="en-GB"/>
          </w:rPr>
          <w:t>;</w:t>
        </w:r>
      </w:ins>
      <w:del w:id="4315" w:author="Lucy Cowie" w:date="2021-07-28T14:08:00Z">
        <w:r w:rsidR="00E578B9" w:rsidRPr="00363980" w:rsidDel="005438A4">
          <w:rPr>
            <w:lang w:val="en-GB"/>
          </w:rPr>
          <w:delText>) (see</w:delText>
        </w:r>
      </w:del>
      <w:r w:rsidR="00E578B9" w:rsidRPr="00363980">
        <w:rPr>
          <w:lang w:val="en-GB"/>
        </w:rPr>
        <w:t xml:space="preserve"> Box 6.2)</w:t>
      </w:r>
      <w:r w:rsidR="00E578B9" w:rsidRPr="003C502A">
        <w:rPr>
          <w:lang w:val="en-GB"/>
        </w:rPr>
        <w:t>. The management of several SLCFs (BC,</w:t>
      </w:r>
      <w:r w:rsidR="00E578B9" w:rsidRPr="00981F7A">
        <w:rPr>
          <w:noProof/>
          <w:color w:val="000000" w:themeColor="text1"/>
          <w:lang w:val="en-GB"/>
        </w:rPr>
        <w:t xml:space="preserve"> CH</w:t>
      </w:r>
      <w:r w:rsidR="00E578B9" w:rsidRPr="00981F7A">
        <w:rPr>
          <w:noProof/>
          <w:color w:val="000000" w:themeColor="text1"/>
          <w:vertAlign w:val="subscript"/>
          <w:lang w:val="en-GB"/>
        </w:rPr>
        <w:t>4</w:t>
      </w:r>
      <w:r w:rsidR="00E578B9" w:rsidRPr="00981F7A">
        <w:rPr>
          <w:noProof/>
          <w:color w:val="000000" w:themeColor="text1"/>
          <w:lang w:val="en-GB"/>
        </w:rPr>
        <w:t>, tropospheric O</w:t>
      </w:r>
      <w:r w:rsidR="00E578B9" w:rsidRPr="00981F7A">
        <w:rPr>
          <w:noProof/>
          <w:color w:val="000000" w:themeColor="text1"/>
          <w:vertAlign w:val="subscript"/>
          <w:lang w:val="en-GB"/>
        </w:rPr>
        <w:t>3</w:t>
      </w:r>
      <w:del w:id="4316" w:author="Lucy Cowie" w:date="2021-07-28T14:09:00Z">
        <w:r w:rsidR="00E578B9" w:rsidRPr="00981F7A" w:rsidDel="00574704">
          <w:rPr>
            <w:noProof/>
            <w:color w:val="000000" w:themeColor="text1"/>
            <w:lang w:val="en-GB"/>
          </w:rPr>
          <w:delText>,</w:delText>
        </w:r>
      </w:del>
      <w:r w:rsidR="00E578B9" w:rsidRPr="00981F7A">
        <w:rPr>
          <w:noProof/>
          <w:color w:val="000000" w:themeColor="text1"/>
          <w:lang w:val="en-GB"/>
        </w:rPr>
        <w:t xml:space="preserve"> </w:t>
      </w:r>
      <w:r w:rsidR="00E578B9" w:rsidRPr="00981F7A">
        <w:rPr>
          <w:lang w:val="en-GB"/>
        </w:rPr>
        <w:t xml:space="preserve">and HFCs) is considered in the literature as a fast-response, near-term measure to curb climate change, while reduction of emissions of LLGHGs is an essential measure for mitigating long-term climate warming </w:t>
      </w:r>
      <w:commentRangeStart w:id="4317"/>
      <w:r w:rsidR="00E578B9" w:rsidRPr="00981F7A">
        <w:rPr>
          <w:rStyle w:val="AR6BodyTextCar"/>
          <w:rFonts w:cs="Times New Roman"/>
          <w:lang w:val="en-GB"/>
        </w:rPr>
        <w:fldChar w:fldCharType="begin" w:fldLock="1"/>
      </w:r>
      <w:ins w:id="4318" w:author="Robin Matthews" w:date="2021-07-08T17:15:00Z">
        <w:r w:rsidR="003B135C">
          <w:rPr>
            <w:rStyle w:val="AR6BodyTextCar"/>
            <w:rFonts w:cs="Times New Roman"/>
            <w:lang w:val="en-GB"/>
          </w:rPr>
          <w:instrText>ADDIN CSL_CITATION { "citationItems" : [ { "id" : "ITEM-1", "itemData" : { "DOI" : "10.1073/pnas.1415631111", "ISSN" : "0027-8424", "PMID" : "25368182", "abstract" : "Anthropogenic global warming is driven by emissions of a wide variety of radiative forcers ranging from very short-lived climate forcers (SLCFs), like black carbon, to very long-lived, like CO2. These species are often released from common sources and are therefore intricately linked. However, for reasons of simplification, this CO2-SLCF linkage was often disregarded in long-term projections of earlier studies. Here we explicitly account for CO2-SLCF linkages and show that the short- and long-term climate effects of many SLCF measures consistently become smaller in scenarios that keep warming to below 2 \u00b0C relative to preindustrial levels. Although long-term mitigation of methane and hydrofluorocarbons are integral parts of 2 \u00b0C scenarios, early action on these species mainly influences near-term temperatures and brings small benefits for limiting maximum warming relative to comparable reductions taking place later. Furthermore, we find that maximum 21st-century warming in 2 \u00b0C-consistent scenarios is largely unaffected by additional black-carbon-related measures because key emission sources are already phased-out through CO2 mitigation. Our study demonstrates the importance of coherently considering CO2-SLCF coevolutions. Failing to do so leads to strongly and consistently overestimating the effect of SLCF measures in climate stabilization scenarios. Our results reinforce that SLCF measures are to be considered complementary rather than a substitute for early and stringent CO2 mitigation. Near-term SLCF measures do not allow for more time for CO2 mitigation. We disentangle and resolve the distinct benefits across different species and therewith facilitate an integrated strategy for mitigating both short and long-term climate change.", "author" : [ { "dropping-particle" : "", "family" : "Rogelj", "given" : "Joeri", "non-dropping-particle" : "", "parse-names" : false, "suffix" : "" }, { "dropping-particle" : "", "family" : "Schaeffer", "given" : "Michiel", "non-dropping-particle" : "", "parse-names" : false, "suffix" : "" }, { "dropping-particle" : "", "family" : "Meinshausen", "given" : "Malte", "non-dropping-particle" : "", "parse-names" : false, "suffix" : "" }, { "dropping-particle" : "", "family" : "Shindell", "given" : "Drew T.", "non-dropping-particle" : "", "parse-names" : false, "suffix" : "" }, { "dropping-particle" : "", "family" : "Hare", "given" : "William", "non-dropping-particle" : "", "parse-names" : false, "suffix" : "" }, { "dropping-particle" : "", "family" : "Klimont", "given" : "Zbigniew", "non-dropping-particle" : "", "parse-names" : false, "suffix" : "" }, { "dropping-particle" : "", "family" : "Velders", "given" : "Guus J. M.", "non-dropping-particle" : "", "parse-names" : false, "suffix" : "" }, { "dropping-particle" : "", "family" : "Amann", "given" : "Markus", "non-dropping-particle" : "", "parse-names" : false, "suffix" : "" }, { "dropping-particle" : "", "family" : "Schellnhuber", "given" : "Hans Joachim", "non-dropping-particle" : "", "parse-names" : false, "suffix" : "" } ], "container-title" : "Proceedings of the National Academy of Sciences", "id" : "ITEM-1", "issue" : "46", "issued" : { "date-parts" : [ [ "2014", "11", "4" ] ] }, "language" : "en", "page" : "16325-16330", "title" : "Disentangling the effects of CO2 and short-lived climate forcer mitigation", "translator" : [ { "dropping-particle" : "", "family" : "G2882", "given" : "", "non-dropping-particle" : "", "parse-names" : false, "suffix" : "" } ], "type" : "article-journal", "volume" : "111" }, "uris" : [ "http://www.mendeley.com/documents/?uuid=f5158f11-b521-4a04-b21a-f3f3dd56ab78" ] }, { "id" : "ITEM-2", "itemData" : { "DOI" : "10.1126/science.1210026", "ISBN" : "0036-8075", "ISSN" : "10959203", "PMID" : "22246768", "abstract" : "Tropospheric ozone and black carbon (BC) contribute to both degraded air quality and global warming. We considered \u223c400 emission control measures to reduce these pollutants by using current technology and experience. We identified 14 measures targeting methane and BC emissions that reduce projected global mean warming \u223c0.5\u00b0C by 2050. This strategy avoids 0.7 to 4.7 million annual premature deaths from outdoor air pollution and increases annual crop yields by 30 to 135 million metric tons due to ozone reductions in 2030 and beyond. Benefits of methane emissions reductions are valued at $700 to $5000 per metric ton, which is well above typical marginal abatement costs (less than $250). The selected controls target different sources and influence climate on shorter time scales than those of carbon dioxide-reduction measures. Implementing both substantially reduces the risks of crossing the 2\u00b0C threshold.", "author" : [ { "dropping-particle" : "", "family" : "Shindell", "given" : "Drew T.", "non-dropping-particle" : "", "parse-names" : false, "suffix" : "" }, { "dropping-particle" : "", "family" : "Kuylenstierna", "given" : "Johan C.I.", "non-dropping-particle" : "", "parse-names" : false, "suffix" : "" }, { "dropping-particle" : "", "family" : "Vignati", "given" : "Elisabetta", "non-dropping-particle" : "", "parse-names" : false, "suffix" : "" }, { "dropping-particle" : "", "family" : "Dingenen", "given" : "Rita", "non-dropping-particle" : "Van", "parse-names" : false, "suffix" : "" }, { "dropping-particle" : "", "family" : "Amann", "given" : "Markus", "non-dropping-particle" : "", "parse-names" : false, "suffix" : "" }, { "dropping-particle" : "", "family" : "Klimont", "given" : "Zbigniew", "non-dropping-particle" : "", "parse-names" : false, "suffix" : "" }, { "dropping-particle" : "", "family" : "Anenberg", "given" : "Susan C.", "non-dropping-particle" : "", "parse-names" : false, "suffix" : "" }, { "dropping-particle" : "", "family" : "Muller", "given" : "Nicholas", "non-dropping-particle" : "", "parse-names" : false, "suffix" : "" }, { "dropping-particle" : "", "family" : "Janssens-Maenhout", "given" : "Greet", "non-dropping-particle" : "", "parse-names" : false, "suffix" : "" }, { "dropping-particle" : "", "family" : "Raes", "given" : "Frank", "non-dropping-particle" : "", "parse-names" : false, "suffix" : "" }, { "dropping-particle" : "", "family" : "Schwartz", "given" : "Joel", "non-dropping-particle" : "", "parse-names" : false, "suffix" : "" }, { "dropping-particle" : "", "family" : "Faluvegi", "given" : "Greg", "non-dropping-particle" : "", "parse-names" : false, "suffix" : "" }, { "dropping-particle" : "", "family" : "Pozzoli", "given" : "Luca", "non-dropping-particle" : "", "parse-names" : false, "suffix" : "" }, { "dropping-particle" : "", "family" : "Kupiainen", "given" : "Kaarle", "non-dropping-particle" : "", "parse-names" : false, "suffix" : "" }, { "dropping-particle" : "", "family" : "H\u00f6glund-Isaksson", "given" : "Lena", "non-dropping-particle" : "", "parse-names" : false, "suffix" : "" }, { "dropping-particle" : "", "family" : "Emberson", "given" : "Lisa", "non-dropping-particle" : "", "parse-names" : false, "suffix" : "" }, { "dropping-particle" : "", "family" : "Streets", "given" : "David", "non-dropping-particle" : "", "parse-names" : false, "suffix" : "" }, { "dropping-particle" : "", "family" : "Ramanathan", "given" : "V.", "non-dropping-particle" : "", "parse-names" : false, "suffix" : "" }, { "dropping-particle" : "", "family" : "Hicks", "given" : "Kevin", "non-dropping-particle" : "", "parse-names" : false, "suffix" : "" }, { "dropping-particle" : "", "family" : "Oanh", "given" : "N. T.Kim", "non-dropping-particle" : "", "parse-names" : false, "suffix" : "" }, { "dropping-particle" : "", "family" : "Milly", "given" : "George", "non-dropping-particle" : "", "parse-names" : false, "suffix" : "" }, { "dropping-particle" : "", "family" : "Williams", "given" : "Martin", "non-dropping-particle" : "", "parse-names" : false, "suffix" : "" }, { "dropping-particle" : "", "family" : "Demkine", "given" : "Volodymyr", "non-dropping-particle" : "", "parse-names" : false, "suffix" : "" }, { "dropping-particle" : "", "family" : "Fowler", "given" : "David", "non-dropping-particle" : "", "parse-names" : false, "suffix" : "" } ], "container-title" : "Science", "id" : "ITEM-2", "issue" : "6065", "issued" : { "date-parts" : [ [ "2012" ] ] }, "page" : "183-189", "title" : "Simultaneously mitigating near-term climate change and improving human health and food security", "translator" : [ { "dropping-particle" : "", "family" : "G5427", "given" : "", "non-dropping-particle" : "", "parse-names" : false, "suffix" : "" } ], "type" : "article-journal", "volume" : "335" }, "uris" : [ "http://www.mendeley.com/documents/?uuid=1c4d9f1a-bb53-4143-a33f-a0a54a0f0e9b" ] }, { "id" : "ITEM-3", "itemData" : { "DOI" : "10.1073/pnas.1819989116", "abstract" : "We assessed the effects of air pollution and greenhouse gases on public health, climate, and the hydrologic cycle. We combined a global atmospheric chemistry\u2013climate model with air pollution exposure functions, based on an unmatched large number of cohort studies in many countries. We find that fossil-fuel-related emissions account for about 65% of the excess mortality rate attributable to air pollution, and 70% of the climate cooling by anthropogenic aerosols. We conclude that to save millions of lives and restore aerosol-perturbed rainfall patterns, while limiting global warming to 2 \u00b0C, a rapid phaseout of fossil-fuel-related emissions and major reductions of other anthropogenic sources are needed.Anthropogenic greenhouse gases and aerosols are associated with climate change and human health risks. We used a global model to estimate the climate and public health outcomes attributable to fossil fuel use, indicating the potential benefits of a phaseout. We show that it can avoid an excess mortality rate of 3.61 (2.96\u20134.21) million per year from outdoor air pollution worldwide. This could be up to 5.55 (4.52\u20136.52) million per year by additionally controlling nonfossil anthropogenic sources. Globally, fossil-fuel-related emissions account for about 65% of the excess mortality, and 70% of the climate cooling by anthropogenic aerosols. The chemical influence of air pollution on aeolian dust contributes to the aerosol cooling. Because aerosols affect the hydrologic cycle, removing the anthropogenic emissions in the model increases rainfall by 10\u201370% over densely populated regions in India and 10\u201330% over northern China, and by 10\u201340% over Central America, West Africa, and the drought-prone Sahel, thus contributing to water and food security. Since aerosols mask the anthropogenic rise in global temperature, removing fossil-fuel-generated particles liberates 0.51(\u00b10.03) \u00b0C and all pollution particles 0.73(\u00b10.03) \u00b0C warming, reaching around 2 \u00b0C over North America and Northeast Asia. The steep temperature increase from removing aerosols can be moderated to about 0.36(\u00b10.06) \u00b0C globally by the simultaneous reduction of tropospheric ozone and methane. We conclude that a rapid phaseout of fossil-fuel-related emissions and major reductions of other anthropogenic sources are needed to save millions of lives, restore aerosol-perturbed rainfall patterns, and limit global warming to 2 \u00b0C.", "author" : [ { "dropping-particle" : "", "family" : "Lelieveld", "given" : "J", "non-dropping-particle" : "", "parse-names" : false, "suffix" : "" }, { "dropping-particle" : "", "family" : "Klingm\u00fcller", "given" : "K", "non-dropping-particle" : "", "parse-names" : false, "suffix" : "" }, { "dropping-particle" : "", "family" : "Pozzer", "given" : "A", "non-dropping-particle" : "", "parse-names" : false, "suffix" : "" }, { "dropping-particle" : "", "family" : "Burnett", "given" : "R T", "non-dropping-particle" : "", "parse-names" : false, "suffix" : "" }, { "dropping-particle" : "", "family" : "Haines", "given" : "A", "non-dropping-particle" : "", "parse-names" : false, "suffix" : "" }, { "dropping-particle" : "", "family" : "Ramanathan", "given" : "V", "non-dropping-particle" : "", "parse-names" : false, "suffix" : "" } ], "container-title" : "Proceedings of the National Academy of Sciences", "id" : "ITEM-3", "issued" : { "date-parts" : [ [ "2019", "3", "20" ] ] }, "page" : "201819989", "title" : "Effects of fossil fuel and total anthropogenic emission removal on public health and climate", "translator" : [ { "dropping-particle" : "", "family" : "G3680", "given" : "", "non-dropping-particle" : "", "parse-names" : false, "suffix" : "" } ], "type" : "article-journal" }, "uris" : [ "http://www.mendeley.com/documents/?uuid=f3ed5ee4-3445-4811-ad80-17c705d3276c" ] }, { "id" : "ITEM-4", "itemData" : { "DOI" : "10.1126/science.aak9521", "ISBN" : "0036-8075 1095-9203", "ISSN" : "10959203", "PMID" : "28473553", "abstract" : "The Paris Climate Agreement under the United Nations Framework Convention on Climate Change (UNFCCC) explicitly links the world's long-term climate and near-term sustainable development and poverty eradication agendas. Urgent action is needed, but there are many paths toward the agreement's long-term, end-of-century, 1.5\u00b0 to 2\u00b0C climate target. We propose that reducing short-lived climate pollutants (SLCPs) enough to slow projected global warming by 0.5\u00b0C over the next 25 years be adopted as a near-term goal, with many potential benefits toward achieving Sustainable Development Goals (SDGs). As countries' climate commitments are formally adopted under the agreement and they prepare for its 2018 stocktaking, there is a need for them to pledge and report progress toward reductions not just in CO2 but in the full range of greenhouse gases (GHGs) and black carbon (BC) (plus co-emissions) in order to track progress toward long-term goals.", "author" : [ { "dropping-particle" : "", "family" : "Shindell", "given" : "D.T.", "non-dropping-particle" : "", "parse-names" : false, "suffix" : "" }, { "dropping-particle" : "", "family" : "Borgford-Parnell", "given" : "N.", "non-dropping-particle" : "", "parse-names" : false, "suffix" : "" }, { "dropping-particle" : "", "family" : "Brauer", "given" : "M.", "non-dropping-particle" : "", "parse-names" : false, "suffix" : "" }, { "dropping-particle" : "", "family" : "Haines", "given" : "A.", "non-dropping-particle" : "", "parse-names" : false, "suffix" : "" }, { "dropping-particle" : "", "family" : "Kuylenstierna", "given" : "J.C.I.", "non-dropping-particle" : "", "parse-names" : false, "suffix" : "" }, { "dropping-particle" : "", "family" : "Leonard", "given" : "S. A.", "non-dropping-particle" : "", "parse-names" : false, "suffix" : "" }, { "dropping-particle" : "", "family" : "Ramanathan", "given" : "V.", "non-dropping-particle" : "", "parse-names" : false, "suffix" : "" }, { "dropping-particle" : "", "family" : "Ravishankara", "given" : "A.", "non-dropping-particle" : "", "parse-names" : false, "suffix" : "" }, { "dropping-particle" : "", "family" : "Amann", "given" : "M.", "non-dropping-particle" : "", "parse-names" : false, "suffix" : "" }, { "dropping-particle" : "", "family" : "Srivastava", "given" : "L.", "non-dropping-particle" : "", "parse-names" : false, "suffix" : "" } ], "container-title" : "Science", "id" : "ITEM-4", "issue" : "6337", "issued" : { "date-parts" : [ [ "2017", "5" ] ] }, "page" : "493-494", "title" : "A climate policy pathway for near- and long-term benefits", "translator" : [ { "dropping-particle" : "", "family" : "G3030", "given" : "", "non-dropping-particle" : "", "parse-names" : false, "suffix" : "" } ], "type" : "article-journal", "volume" : "356" }, "uris" : [ "http://www.mendeley.com/documents/?uuid=0f21166c-c40d-42b1-8a9b-ea1b93fb2708" ] }, { "id" : "ITEM-5", "itemData" : { "DOI" : "10.1126/science.1240162", "ISBN" : "00368075 (ISSN)", "ISSN" : "10959203", "PMID" : "24337280", "abstract" : "Parallel strategies must focus on long- and short-lived pollutants, but not at the cost of reducing pressure for action on CO2 Short-lived climate pollutants (SLCPs) include methane (CH4), black carbon (BC), tropospheric ozone, and hydrofluorocarbons (HFCs). They are important contributors to anthropogenic climate change, responsible for as much as one-third of the current total greenhouse forcing (1). An emerging strategy, which we refer to as hybrid climate mitigation (HCM), emphasizes reducing SLCPs in parallel with long-lived carbon dioxide (CO2) so as to achieve climate goals, as well as health and food security benefits, associated with some of the SLCPs. Proponents of HCM argue that we should focus substantial effort on reducing SLCPs now, as we wait for sufficient political will to reduce CO2 emissions (2\u20134). But others (5) worry that any strategy involving SLCPs risks delaying efforts to reduce CO2, the main greenhouse gas most important for long-term warming if emissions continue as projected.", "author" : [ { "dropping-particle" : "", "family" : "Shoemaker", "given" : "J. K.", "non-dropping-particle" : "", "parse-names" : false, "suffix" : "" }, { "dropping-particle" : "", "family" : "Schrag", "given" : "D. P.", "non-dropping-particle" : "", "parse-names" : false, "suffix" : "" }, { "dropping-particle" : "", "family" : "Molina", "given" : "M. J.", "non-dropping-particle" : "", "parse-names" : false, "suffix" : "" }, { "dropping-particle" : "", "family" : "Ramanathan", "given" : "V.", "non-dropping-particle" : "", "parse-names" : false, "suffix" : "" } ], "container-title" : "Science", "id" : "ITEM-5", "issue" : "6164", "issued" : { "date-parts" : [ [ "2013" ] ] }, "page" : "1323-1324", "title" : "What role for short-lived climate pollutants in mitigation policy?", "translator" : [ { "dropping-particle" : "", "family" : "G2857", "given" : "", "non-dropping-particle" : "", "parse-names" : false, "suffix" : "" } ], "type" : "article", "volume" : "342" }, "uris" : [ "http://www.mendeley.com/documents/?uuid=764b599e-2e68-38ee-83f9-34984549c985" ] } ], "mendeley" : { "formattedCitation" : "(Shindell et al., 2012; Shoemaker et al., 2013; Rogelj et al., 2014b; Shindell et al., 2017a; Lelieveld et al., 2019)", "manualFormatting" : "(Shindell et al., 2012, 2017b; Shoemaker et al., 2013; Rogelj et al., 2014b; Lelieveld et al., 2019)", "plainTextFormattedCitation" : "(Shindell et al., 2012; Shoemaker et al., 2013; Rogelj et al., 2014b; Shindell et al., 2017a; Lelieveld et al., 2019)", "previouslyFormattedCitation" : "(Shindell et al., 2012; Shoemaker et al., 2013; Rogelj et al., 2014b; Shindell et al., 2017a; Lelieveld et al., 2019)" }, "properties" : { "noteIndex" : 0 }, "schema" : "https://github.com/citation-style-language/schema/raw/master/csl-citation.json" }</w:instrText>
        </w:r>
      </w:ins>
      <w:del w:id="4319" w:author="Robin Matthews" w:date="2021-07-08T17:15:00Z">
        <w:r w:rsidR="00A75A09" w:rsidDel="003B135C">
          <w:rPr>
            <w:rStyle w:val="AR6BodyTextCar"/>
            <w:rFonts w:cs="Times New Roman"/>
            <w:lang w:val="en-GB"/>
          </w:rPr>
          <w:delInstrText>ADDIN CSL_CITATION { "citationItems" : [ { "id" : "ITEM-1", "itemData" : { "DOI" : "10.1073/pnas.1415631111", "ISSN" : "0027-8424", "PMID" : "25368182", "abstract" : "Anthropogenic global warming is driven by emissions of a wide variety of radiative forcers ranging from very short-lived climate forcers (SLCFs), like black carbon, to very long-lived, like CO2. These species are often released from common sources and are therefore intricately linked. However, for reasons of simplification, this CO2-SLCF linkage was often disregarded in long-term projections of earlier studies. Here we explicitly account for CO2-SLCF linkages and show that the short- and long-term climate effects of many SLCF measures consistently become smaller in scenarios that keep warming to below 2 \u00b0C relative to preindustrial levels. Although long-term mitigation of methane and hydrofluorocarbons are integral parts of 2 \u00b0C scenarios, early action on these species mainly influences near-term temperatures and brings small benefits for limiting maximum warming relative to comparable reductions taking place later. Furthermore, we find that maximum 21st-century warming in 2 \u00b0C-consistent scenarios is largely unaffected by additional black-carbon-related measures because key emission sources are already phased-out through CO2 mitigation. Our study demonstrates the importance of coherently considering CO2-SLCF coevolutions. Failing to do so leads to strongly and consistently overestimating the effect of SLCF measures in climate stabilization scenarios. Our results reinforce that SLCF measures are to be considered complementary rather than a substitute for early and stringent CO2 mitigation. Near-term SLCF measures do not allow for more time for CO2 mitigation. We disentangle and resolve the distinct benefits across different species and therewith facilitate an integrated strategy for mitigating both short and long-term climate change.", "author" : [ { "dropping-particle" : "", "family" : "Rogelj", "given" : "Joeri", "non-dropping-particle" : "", "parse-names" : false, "suffix" : "" }, { "dropping-particle" : "", "family" : "Schaeffer", "given" : "Michiel", "non-dropping-particle" : "", "parse-names" : false, "suffix" : "" }, { "dropping-particle" : "", "family" : "Meinshausen", "given" : "Malte", "non-dropping-particle" : "", "parse-names" : false, "suffix" : "" }, { "dropping-particle" : "", "family" : "Shindell", "given" : "Drew T.", "non-dropping-particle" : "", "parse-names" : false, "suffix" : "" }, { "dropping-particle" : "", "family" : "Hare", "given" : "William", "non-dropping-particle" : "", "parse-names" : false, "suffix" : "" }, { "dropping-particle" : "", "family" : "Klimont", "given" : "Zbigniew", "non-dropping-particle" : "", "parse-names" : false, "suffix" : "" }, { "dropping-particle" : "", "family" : "Velders", "given" : "Guus J. M.", "non-dropping-particle" : "", "parse-names" : false, "suffix" : "" }, { "dropping-particle" : "", "family" : "Amann", "given" : "Markus", "non-dropping-particle" : "", "parse-names" : false, "suffix" : "" }, { "dropping-particle" : "", "family" : "Schellnhuber", "given" : "Hans Joachim", "non-dropping-particle" : "", "parse-names" : false, "suffix" : "" } ], "container-title" : "Proceedings of the National Academy of Sciences", "id" : "ITEM-1", "issue" : "46", "issued" : { "date-parts" : [ [ "2014", "11", "4" ] ] }, "language" : "en", "page" : "16325-16330", "title" : "Disentangling the effects of CO2 and short-lived climate forcer mitigation", "translator" : [ { "dropping-particle" : "", "family" : "G2882", "given" : "", "non-dropping-particle" : "", "parse-names" : false, "suffix" : "" } ], "type" : "article-journal", "volume" : "111" }, "uris" : [ "http://www.mendeley.com/documents/?uuid=f5158f11-b521-4a04-b21a-f3f3dd56ab78" ] }, { "id" : "ITEM-2", "itemData" : { "DOI" : "10.1126/science.1210026", "ISBN" : "0036-8075", "ISSN" : "10959203", "PMID" : "22246768", "abstract" : "Tropospheric ozone and black carbon (BC) contribute to both degraded air quality and global warming. We considered \u223c400 emission control measures to reduce these pollutants by using current technology and experience. We identified 14 measures targeting methane and BC emissions that reduce projected global mean warming \u223c0.5\u00b0C by 2050. This strategy avoids 0.7 to 4.7 million annual premature deaths from outdoor air pollution and increases annual crop yields by 30 to 135 million metric tons due to ozone reductions in 2030 and beyond. Benefits of methane emissions reductions are valued at $700 to $5000 per metric ton, which is well above typical marginal abatement costs (less than $250). The selected controls target different sources and influence climate on shorter time scales than those of carbon dioxide-reduction measures. Implementing both substantially reduces the risks of crossing the 2\u00b0C threshold.", "author" : [ { "dropping-particle" : "", "family" : "Shindell", "given" : "Drew T.", "non-dropping-particle" : "", "parse-names" : false, "suffix" : "" }, { "dropping-particle" : "", "family" : "Kuylenstierna", "given" : "Johan C.I.", "non-dropping-particle" : "", "parse-names" : false, "suffix" : "" }, { "dropping-particle" : "", "family" : "Vignati", "given" : "Elisabetta", "non-dropping-particle" : "", "parse-names" : false, "suffix" : "" }, { "dropping-particle" : "", "family" : "Dingenen", "given" : "Rita", "non-dropping-particle" : "Van", "parse-names" : false, "suffix" : "" }, { "dropping-particle" : "", "family" : "Amann", "given" : "Markus", "non-dropping-particle" : "", "parse-names" : false, "suffix" : "" }, { "dropping-particle" : "", "family" : "Klimont", "given" : "Zbigniew", "non-dropping-particle" : "", "parse-names" : false, "suffix" : "" }, { "dropping-particle" : "", "family" : "Anenberg", "given" : "Susan C.", "non-dropping-particle" : "", "parse-names" : false, "suffix" : "" }, { "dropping-particle" : "", "family" : "Muller", "given" : "Nicholas", "non-dropping-particle" : "", "parse-names" : false, "suffix" : "" }, { "dropping-particle" : "", "family" : "Janssens-Maenhout", "given" : "Greet", "non-dropping-particle" : "", "parse-names" : false, "suffix" : "" }, { "dropping-particle" : "", "family" : "Raes", "given" : "Frank", "non-dropping-particle" : "", "parse-names" : false, "suffix" : "" }, { "dropping-particle" : "", "family" : "Schwartz", "given" : "Joel", "non-dropping-particle" : "", "parse-names" : false, "suffix" : "" }, { "dropping-particle" : "", "family" : "Faluvegi", "given" : "Greg", "non-dropping-particle" : "", "parse-names" : false, "suffix" : "" }, { "dropping-particle" : "", "family" : "Pozzoli", "given" : "Luca", "non-dropping-particle" : "", "parse-names" : false, "suffix" : "" }, { "dropping-particle" : "", "family" : "Kupiainen", "given" : "Kaarle", "non-dropping-particle" : "", "parse-names" : false, "suffix" : "" }, { "dropping-particle" : "", "family" : "H\u00f6glund-Isaksson", "given" : "Lena", "non-dropping-particle" : "", "parse-names" : false, "suffix" : "" }, { "dropping-particle" : "", "family" : "Emberson", "given" : "Lisa", "non-dropping-particle" : "", "parse-names" : false, "suffix" : "" }, { "dropping-particle" : "", "family" : "Streets", "given" : "David", "non-dropping-particle" : "", "parse-names" : false, "suffix" : "" }, { "dropping-particle" : "", "family" : "Ramanathan", "given" : "V.", "non-dropping-particle" : "", "parse-names" : false, "suffix" : "" }, { "dropping-particle" : "", "family" : "Hicks", "given" : "Kevin", "non-dropping-particle" : "", "parse-names" : false, "suffix" : "" }, { "dropping-particle" : "", "family" : "Oanh", "given" : "N. T.Kim", "non-dropping-particle" : "", "parse-names" : false, "suffix" : "" }, { "dropping-particle" : "", "family" : "Milly", "given" : "George", "non-dropping-particle" : "", "parse-names" : false, "suffix" : "" }, { "dropping-particle" : "", "family" : "Williams", "given" : "Martin", "non-dropping-particle" : "", "parse-names" : false, "suffix" : "" }, { "dropping-particle" : "", "family" : "Demkine", "given" : "Volodymyr", "non-dropping-particle" : "", "parse-names" : false, "suffix" : "" }, { "dropping-particle" : "", "family" : "Fowler", "given" : "David", "non-dropping-particle" : "", "parse-names" : false, "suffix" : "" } ], "container-title" : "Science", "id" : "ITEM-2", "issue" : "6065", "issued" : { "date-parts" : [ [ "2012" ] ] }, "page" : "183-189", "title" : "Simultaneously mitigating near-term climate change and improving human health and food security", "translator" : [ { "dropping-particle" : "", "family" : "G5427", "given" : "", "non-dropping-particle" : "", "parse-names" : false, "suffix" : "" } ], "type" : "article-journal", "volume" : "335" }, "uris" : [ "http://www.mendeley.com/documents/?uuid=1c4d9f1a-bb53-4143-a33f-a0a54a0f0e9b" ] }, { "id" : "ITEM-3", "itemData" : { "DOI" : "10.1073/pnas.1819989116", "abstract" : "We assessed the effects of air pollution and greenhouse gases on public health, climate, and the hydrologic cycle. We combined a global atmospheric chemistry\u2013climate model with air pollution exposure functions, based on an unmatched large number of cohort studies in many countries. We find that fossil-fuel-related emissions account for about 65% of the excess mortality rate attributable to air pollution, and 70% of the climate cooling by anthropogenic aerosols. We conclude that to save millions of lives and restore aerosol-perturbed rainfall patterns, while limiting global warming to 2 \u00b0C, a rapid phaseout of fossil-fuel-related emissions and major reductions of other anthropogenic sources are needed.Anthropogenic greenhouse gases and aerosols are associated with climate change and human health risks. We used a global model to estimate the climate and public health outcomes attributable to fossil fuel use, indicating the potential benefits of a phaseout. We show that it can avoid an excess mortality rate of 3.61 (2.96\u20134.21) million per year from outdoor air pollution worldwide. This could be up to 5.55 (4.52\u20136.52) million per year by additionally controlling nonfossil anthropogenic sources. Globally, fossil-fuel-related emissions account for about 65% of the excess mortality, and 70% of the climate cooling by anthropogenic aerosols. The chemical influence of air pollution on aeolian dust contributes to the aerosol cooling. Because aerosols affect the hydrologic cycle, removing the anthropogenic emissions in the model increases rainfall by 10\u201370% over densely populated regions in India and 10\u201330% over northern China, and by 10\u201340% over Central America, West Africa, and the drought-prone Sahel, thus contributing to water and food security. Since aerosols mask the anthropogenic rise in global temperature, removing fossil-fuel-generated particles liberates 0.51(\u00b10.03) \u00b0C and all pollution particles 0.73(\u00b10.03) \u00b0C warming, reaching around 2 \u00b0C over North America and Northeast Asia. The steep temperature increase from removing aerosols can be moderated to about 0.36(\u00b10.06) \u00b0C globally by the simultaneous reduction of tropospheric ozone and methane. We conclude that a rapid phaseout of fossil-fuel-related emissions and major reductions of other anthropogenic sources are needed to save millions of lives, restore aerosol-perturbed rainfall patterns, and limit global warming to 2 \u00b0C.", "author" : [ { "dropping-particle" : "", "family" : "Lelieveld", "given" : "J", "non-dropping-particle" : "", "parse-names" : false, "suffix" : "" }, { "dropping-particle" : "", "family" : "Klingm\u00fcller", "given" : "K", "non-dropping-particle" : "", "parse-names" : false, "suffix" : "" }, { "dropping-particle" : "", "family" : "Pozzer", "given" : "A", "non-dropping-particle" : "", "parse-names" : false, "suffix" : "" }, { "dropping-particle" : "", "family" : "Burnett", "given" : "R T", "non-dropping-particle" : "", "parse-names" : false, "suffix" : "" }, { "dropping-particle" : "", "family" : "Haines", "given" : "A", "non-dropping-particle" : "", "parse-names" : false, "suffix" : "" }, { "dropping-particle" : "", "family" : "Ramanathan", "given" : "V", "non-dropping-particle" : "", "parse-names" : false, "suffix" : "" } ], "container-title" : "Proceedings of the National Academy of Sciences", "id" : "ITEM-3", "issued" : { "date-parts" : [ [ "2019", "3", "20" ] ] }, "page" : "201819989", "title" : "Effects of fossil fuel and total anthropogenic emission removal on public health and climate", "translator" : [ { "dropping-particle" : "", "family" : "G3680", "given" : "", "non-dropping-particle" : "", "parse-names" : false, "suffix" : "" } ], "type" : "article-journal" }, "uris" : [ "http://www.mendeley.com/documents/?uuid=f3ed5ee4-3445-4811-ad80-17c705d3276c" ] }, { "id" : "ITEM-4", "itemData" : { "DOI" : "10.1126/science.aak9521", "ISBN" : "0036-8075 1095-9203", "ISSN" : "10959203", "PMID" : "28473553", "abstract" : "The Paris Climate Agreement under the United Nations Framework Convention on Climate Change (UNFCCC) explicitly links the world's long-term climate and near-term sustainable development and poverty eradication agendas. Urgent action is needed, but there are many paths toward the agreement's long-term, end-of-century, 1.5\u00b0 to 2\u00b0C climate target. We propose that reducing short-lived climate pollutants (SLCPs) enough to slow projected global warming by 0.5\u00b0C over the next 25 years be adopted as a near-term goal, with many potential benefits toward achieving Sustainable Development Goals (SDGs). As countries' climate commitments are formally adopted under the agreement and they prepare for its 2018 stocktaking, there is a need for them to pledge and report progress toward reductions not just in CO2 but in the full range of greenhouse gases (GHGs) and black carbon (BC) (plus co-emissions) in order to track progress toward long-term goals.", "author" : [ { "dropping-particle" : "", "family" : "Shindell", "given" : "D.T.", "non-dropping-particle" : "", "parse-names" : false, "suffix" : "" }, { "dropping-particle" : "", "family" : "Borgford-Parnell", "given" : "N.", "non-dropping-particle" : "", "parse-names" : false, "suffix" : "" }, { "dropping-particle" : "", "family" : "Brauer", "given" : "M.", "non-dropping-particle" : "", "parse-names" : false, "suffix" : "" }, { "dropping-particle" : "", "family" : "Haines", "given" : "A.", "non-dropping-particle" : "", "parse-names" : false, "suffix" : "" }, { "dropping-particle" : "", "family" : "Kuylenstierna", "given" : "J.C.I.", "non-dropping-particle" : "", "parse-names" : false, "suffix" : "" }, { "dropping-particle" : "", "family" : "Leonard", "given" : "S. A.", "non-dropping-particle" : "", "parse-names" : false, "suffix" : "" }, { "dropping-particle" : "", "family" : "Ramanathan", "given" : "V.", "non-dropping-particle" : "", "parse-names" : false, "suffix" : "" }, { "dropping-particle" : "", "family" : "Ravishankara", "given" : "A.", "non-dropping-particle" : "", "parse-names" : false, "suffix" : "" }, { "dropping-particle" : "", "family" : "Amann", "given" : "M.", "non-dropping-particle" : "", "parse-names" : false, "suffix" : "" }, { "dropping-particle" : "", "family" : "Srivastava", "given" : "L.", "non-dropping-particle" : "", "parse-names" : false, "suffix" : "" } ], "container-title" : "Science", "id" : "ITEM-4", "issue" : "6337", "issued" : { "date-parts" : [ [ "2017", "5" ] ] }, "page" : "493-494", "title" : "A climate policy pathway for near- and long-term benefits", "translator" : [ { "dropping-particle" : "", "family" : "G3030", "given" : "", "non-dropping-particle" : "", "parse-names" : false, "suffix" : "" } ], "type" : "article-journal", "volume" : "356" }, "uris" : [ "http://www.mendeley.com/documents/?uuid=0f21166c-c40d-42b1-8a9b-ea1b93fb2708" ] }, { "id" : "ITEM-5", "itemData" : { "DOI" : "10.1126/science.1240162", "ISBN" : "00368075 (ISSN)", "ISSN" : "10959203", "PMID" : "24337280", "abstract" : "Parallel strategies must focus on long- and short-lived pollutants, but not at the cost of reducing pressure for action on CO2 Short-lived climate pollutants (SLCPs) include methane (CH4), black carbon (BC), tropospheric ozone, and hydrofluorocarbons (HFCs). They are important contributors to anthropogenic climate change, responsible for as much as one-third of the current total greenhouse forcing (1). An emerging strategy, which we refer to as hybrid climate mitigation (HCM), emphasizes reducing SLCPs in parallel with long-lived carbon dioxide (CO2) so as to achieve climate goals, as well as health and food security benefits, associated with some of the SLCPs. Proponents of HCM argue that we should focus substantial effort on reducing SLCPs now, as we wait for sufficient political will to reduce CO2 emissions (2\u20134). But others (5) worry that any strategy involving SLCPs risks delaying efforts to reduce CO2, the main greenhouse gas most important for long-term warming if emissions continue as projected.", "author" : [ { "dropping-particle" : "", "family" : "Shoemaker", "given" : "J. K.", "non-dropping-particle" : "", "parse-names" : false, "suffix" : "" }, { "dropping-particle" : "", "family" : "Schrag", "given" : "D. P.", "non-dropping-particle" : "", "parse-names" : false, "suffix" : "" }, { "dropping-particle" : "", "family" : "Molina", "given" : "M. J.", "non-dropping-particle" : "", "parse-names" : false, "suffix" : "" }, { "dropping-particle" : "", "family" : "Ramanathan", "given" : "V.", "non-dropping-particle" : "", "parse-names" : false, "suffix" : "" } ], "container-title" : "Science", "id" : "ITEM-5", "issue" : "6164", "issued" : { "date-parts" : [ [ "2013" ] ] }, "page" : "1323-1324", "title" : "What role for short-lived climate pollutants in mitigation policy?", "translator" : [ { "dropping-particle" : "", "family" : "G2857", "given" : "", "non-dropping-particle" : "", "parse-names" : false, "suffix" : "" } ], "type" : "article", "volume" : "342" }, "uris" : [ "http://www.mendeley.com/documents/?uuid=764b599e-2e68-38ee-83f9-34984549c985" ] } ], "mendeley" : { "formattedCitation" : "(Shindell et al., 2012; Shoemaker et al., 2013; Rogelj et al., 2014b; Shindell et al., 2017a; Lelieveld et al., 2019)", "plainTextFormattedCitation" : "(Shindell et al., 2012; Shoemaker et al., 2013; Rogelj et al., 2014b; Shindell et al., 2017a; Lelieveld et al., 2019)", "previouslyFormattedCitation" : "(Shindell et al., 2012; Shoemaker et al., 2013; Rogelj et al., 2014b; Shindell et al., 2017a; Lelieveld et al., 2019)" }, "properties" : { "noteIndex" : 0 }, "schema" : "https://github.com/citation-style-language/schema/raw/master/csl-citation.json" }</w:delInstrText>
        </w:r>
      </w:del>
      <w:r w:rsidR="00E578B9" w:rsidRPr="00981F7A">
        <w:rPr>
          <w:rStyle w:val="AR6BodyTextCar"/>
          <w:rFonts w:cs="Times New Roman"/>
          <w:lang w:val="en-GB"/>
        </w:rPr>
        <w:fldChar w:fldCharType="separate"/>
      </w:r>
      <w:r w:rsidR="00A75A09" w:rsidRPr="00A75A09">
        <w:rPr>
          <w:rStyle w:val="AR6BodyTextCar"/>
          <w:rFonts w:cs="Times New Roman"/>
          <w:noProof/>
          <w:lang w:val="en-GB"/>
        </w:rPr>
        <w:t>(</w:t>
      </w:r>
      <w:ins w:id="4320" w:author="Robin Matthews" w:date="2021-07-08T17:15:00Z">
        <w:r w:rsidR="003B135C" w:rsidRPr="002A1EE0">
          <w:rPr>
            <w:noProof/>
            <w:lang w:val="en-US"/>
          </w:rPr>
          <w:t>Shindell et al., 2012, 2017b; Shoemaker et al., 2013; Rogelj et al., 2014b; Lelieveld et al., 2019</w:t>
        </w:r>
      </w:ins>
      <w:del w:id="4321" w:author="Robin Matthews" w:date="2021-07-08T17:15:00Z">
        <w:r w:rsidR="00A75A09" w:rsidRPr="00A75A09" w:rsidDel="003B135C">
          <w:rPr>
            <w:rStyle w:val="AR6BodyTextCar"/>
            <w:rFonts w:cs="Times New Roman"/>
            <w:noProof/>
            <w:lang w:val="en-GB"/>
          </w:rPr>
          <w:delText>Shindell et al., 2012; Shoemaker et al., 2013; Rogelj et al., 2014b; Shindell et al., 2017a; Lelieveld et al., 2019</w:delText>
        </w:r>
      </w:del>
      <w:r w:rsidR="00A75A09" w:rsidRPr="00A75A09">
        <w:rPr>
          <w:rStyle w:val="AR6BodyTextCar"/>
          <w:rFonts w:cs="Times New Roman"/>
          <w:noProof/>
          <w:lang w:val="en-GB"/>
        </w:rPr>
        <w:t>)</w:t>
      </w:r>
      <w:r w:rsidR="00E578B9" w:rsidRPr="00981F7A">
        <w:rPr>
          <w:rStyle w:val="AR6BodyTextCar"/>
          <w:rFonts w:cs="Times New Roman"/>
          <w:lang w:val="en-GB"/>
        </w:rPr>
        <w:fldChar w:fldCharType="end"/>
      </w:r>
      <w:commentRangeEnd w:id="4317"/>
      <w:r w:rsidR="00CB33A1">
        <w:rPr>
          <w:rStyle w:val="Marquedecommentaire"/>
        </w:rPr>
        <w:commentReference w:id="4317"/>
      </w:r>
      <w:r w:rsidR="00E578B9" w:rsidRPr="003009C2">
        <w:rPr>
          <w:lang w:val="en-GB"/>
        </w:rPr>
        <w:t xml:space="preserve">. </w:t>
      </w:r>
      <w:r w:rsidR="00E578B9" w:rsidRPr="00981F7A">
        <w:rPr>
          <w:lang w:val="en-GB"/>
        </w:rPr>
        <w:t xml:space="preserve">Note that </w:t>
      </w:r>
      <w:r w:rsidR="00E578B9" w:rsidRPr="00981F7A">
        <w:rPr>
          <w:noProof/>
          <w:lang w:val="en-GB"/>
        </w:rPr>
        <w:t>the term short-lived climate pollutants (SLCPs)</w:t>
      </w:r>
      <w:ins w:id="4322" w:author="Lucy Cowie" w:date="2021-07-28T14:11:00Z">
        <w:r w:rsidR="00430AB3">
          <w:rPr>
            <w:noProof/>
            <w:lang w:val="en-GB"/>
          </w:rPr>
          <w:t>,</w:t>
        </w:r>
      </w:ins>
      <w:r w:rsidR="00E578B9" w:rsidRPr="00981F7A">
        <w:rPr>
          <w:noProof/>
          <w:lang w:val="en-GB"/>
        </w:rPr>
        <w:t xml:space="preserve"> refe</w:t>
      </w:r>
      <w:ins w:id="4323" w:author="Lucy Cowie" w:date="2021-07-28T14:10:00Z">
        <w:r w:rsidR="00592DB0">
          <w:rPr>
            <w:noProof/>
            <w:lang w:val="en-GB"/>
          </w:rPr>
          <w:t>r</w:t>
        </w:r>
      </w:ins>
      <w:r w:rsidR="00E578B9" w:rsidRPr="00981F7A">
        <w:rPr>
          <w:noProof/>
          <w:lang w:val="en-GB"/>
        </w:rPr>
        <w:t>ring only to warming SLCFs</w:t>
      </w:r>
      <w:ins w:id="4324" w:author="Lucy Cowie" w:date="2021-07-28T14:11:00Z">
        <w:r w:rsidR="00430AB3">
          <w:rPr>
            <w:noProof/>
            <w:lang w:val="en-GB"/>
          </w:rPr>
          <w:t>,</w:t>
        </w:r>
      </w:ins>
      <w:r w:rsidR="00E578B9" w:rsidRPr="00981F7A">
        <w:rPr>
          <w:noProof/>
          <w:lang w:val="en-GB"/>
        </w:rPr>
        <w:t xml:space="preserve"> has been used </w:t>
      </w:r>
      <w:r w:rsidR="00E578B9" w:rsidRPr="00981F7A">
        <w:rPr>
          <w:lang w:val="en-GB"/>
        </w:rPr>
        <w:t>within the policy arena</w:t>
      </w:r>
      <w:r w:rsidR="00E578B9" w:rsidRPr="00981F7A">
        <w:rPr>
          <w:noProof/>
          <w:lang w:val="en-GB"/>
        </w:rPr>
        <w:t xml:space="preserve">. </w:t>
      </w:r>
      <w:r w:rsidR="00E578B9" w:rsidRPr="00363980">
        <w:rPr>
          <w:lang w:val="en-GB"/>
        </w:rPr>
        <w:t>The SR</w:t>
      </w:r>
      <w:del w:id="4325" w:author="Lucy Cowie" w:date="2021-07-28T14:10:00Z">
        <w:r w:rsidR="00E578B9" w:rsidRPr="00363980" w:rsidDel="0092379B">
          <w:rPr>
            <w:lang w:val="en-GB"/>
          </w:rPr>
          <w:delText xml:space="preserve"> </w:delText>
        </w:r>
      </w:del>
      <w:r w:rsidR="00E578B9" w:rsidRPr="00363980">
        <w:rPr>
          <w:lang w:val="en-GB"/>
        </w:rPr>
        <w:t>1.5 report states that limiting warming to 1.5°C to achieve Paris Agreement goals, implies net</w:t>
      </w:r>
      <w:ins w:id="4326" w:author="Lucy Cowie" w:date="2021-07-28T14:12:00Z">
        <w:r w:rsidR="001F3178">
          <w:rPr>
            <w:lang w:val="en-GB"/>
          </w:rPr>
          <w:t>-</w:t>
        </w:r>
      </w:ins>
      <w:del w:id="4327" w:author="Lucy Cowie" w:date="2021-07-28T14:12:00Z">
        <w:r w:rsidR="00E578B9" w:rsidRPr="00363980" w:rsidDel="001F3178">
          <w:rPr>
            <w:lang w:val="en-GB"/>
          </w:rPr>
          <w:delText xml:space="preserve"> </w:delText>
        </w:r>
      </w:del>
      <w:r w:rsidR="00E578B9" w:rsidRPr="00363980">
        <w:rPr>
          <w:lang w:val="en-GB"/>
        </w:rPr>
        <w:t>zero CO</w:t>
      </w:r>
      <w:r w:rsidR="00E578B9" w:rsidRPr="00363980">
        <w:rPr>
          <w:vertAlign w:val="subscript"/>
          <w:lang w:val="en-GB"/>
        </w:rPr>
        <w:t>2</w:t>
      </w:r>
      <w:r w:rsidR="00E578B9" w:rsidRPr="00363980">
        <w:rPr>
          <w:lang w:val="en-GB"/>
        </w:rPr>
        <w:t xml:space="preserve"> emissions around 2050 and concurrent deep reductions in emissions of non-CO</w:t>
      </w:r>
      <w:r w:rsidR="00E578B9" w:rsidRPr="00363980">
        <w:rPr>
          <w:vertAlign w:val="subscript"/>
          <w:lang w:val="en-GB"/>
        </w:rPr>
        <w:t>2</w:t>
      </w:r>
      <w:r w:rsidR="00E578B9" w:rsidRPr="00363980">
        <w:rPr>
          <w:lang w:val="en-GB"/>
        </w:rPr>
        <w:t xml:space="preserve"> forcers, particularly methane </w:t>
      </w:r>
      <w:r w:rsidR="00E578B9" w:rsidRPr="00363980">
        <w:rPr>
          <w:rStyle w:val="AR6BodyTextCar"/>
          <w:rFonts w:cs="Times New Roman"/>
          <w:lang w:val="en-GB"/>
        </w:rPr>
        <w:fldChar w:fldCharType="begin" w:fldLock="1"/>
      </w:r>
      <w:r w:rsidR="00D477C7">
        <w:rPr>
          <w:rStyle w:val="AR6BodyTextCar"/>
          <w:rFonts w:cs="Times New Roman"/>
          <w:lang w:val="en-GB"/>
        </w:rPr>
        <w:instrText>ADDIN CSL_CITATION { "citationItems" : [ { "id" : "ITEM-1", "itemData" : { "DOI" : "10.1038/s41558-018-0091-3", "ISSN" : "1758-6798", "abstract" : "The 2015 Paris Agreement calls for countries to pursue efforts to limit global-mean temperature rise to 1.5 \u00b0C. The transition pathways that can meet such a target have not, however, been extensively explored. Here we describe scenarios that limit end-of-century radiative forcing to 1.9 W m\u22122, and consequently restrict median warming in the year 2100 to below 1.5 \u00b0C. We use six integrated assessment models and a simple climate model, under different socio-economic, technological and resource assumptions from five Shared Socio-economic Pathways (SSPs). Some, but not all, SSPs are amenable to pathways to 1.5 \u00b0C. Successful 1.9 W m\u22122 scenarios are characterized by a rapid shift away from traditional fossil-fuel use towards large-scale low-carbon energy supplies, reduced energy use, and carbon-dioxide removal. However, 1.9 W m\u22122 scenarios could not be achieved in several models under SSPs with strong inequalities, high baseline fossil-fuel use, or scattered short-term climate policy. Further research can help policy-makers to understand the real-world implications of these scenarios.", "author" : [ { "dropping-particle" : "", "family" : "Rogelj", "given" : "Joeri", "non-dropping-particle" : "", "parse-names" : false, "suffix" : "" }, { "dropping-particle" : "", "family" : "Popp", "given" : "Alexander", "non-dropping-particle" : "", "parse-names" : false, "suffix" : "" }, { "dropping-particle" : "V", "family" : "Calvin", "given" : "Katherine", "non-dropping-particle" : "", "parse-names" : false, "suffix" : "" }, { "dropping-particle" : "", "family" : "Luderer", "given" : "Gunnar", "non-dropping-particle" : "", "parse-names" : false, "suffix" : "" }, { "dropping-particle" : "", "family" : "Emmerling", "given" : "Johannes", "non-dropping-particle" : "", "parse-names" : false, "suffix" : "" }, { "dropping-particle" : "", "family" : "Gernaat", "given" : "David", "non-dropping-particle" : "", "parse-names" : false, "suffix" : "" }, { "dropping-particle" : "", "family" : "Fujimori", "given" : "Shinichiro", "non-dropping-particle" : "", "parse-names" : false, "suffix" : "" }, { "dropping-particle" : "", "family" : "Strefler", "given" : "Jessica", "non-dropping-particle" : "", "parse-names" : false, "suffix" : "" }, { "dropping-particle" : "", "family" : "Hasegawa", "given" : "Tomoko", "non-dropping-particle" : "", "parse-names" : false, "suffix" : "" }, { "dropping-particle" : "", "family" : "Marangoni", "given" : "Giacomo", "non-dropping-particle" : "", "parse-names" : false, "suffix" : "" }, { "dropping-particle" : "", "family" : "Krey", "given" : "Volker", "non-dropping-particle" : "", "parse-names" : false, "suffix" : "" }, { "dropping-particle" : "", "family" : "Kriegler", "given" : "Elmar", "non-dropping-particle" : "", "parse-names" : false, "suffix" : "" }, { "dropping-particle" : "", "family" : "Riahi", "given" : "Keywan", "non-dropping-particle" : "", "parse-names" : false, "suffix" : "" }, { "dropping-particle" : "", "family" : "Vuuren", "given" : "Detlef P", "non-dropping-particle" : "van", "parse-names" : false, "suffix" : "" }, { "dropping-particle" : "", "family" : "Doelman", "given" : "Jonathan", "non-dropping-particle" : "", "parse-names" : false, "suffix" : "" }, { "dropping-particle" : "", "family" : "Drouet", "given" : "Laurent", "non-dropping-particle" : "", "parse-names" : false, "suffix" : "" }, { "dropping-particle" : "", "family" : "Edmonds", "given" : "Jae", "non-dropping-particle" : "", "parse-names" : false, "suffix" : "" }, { "dropping-particle" : "", "family" : "Fricko", "given" : "Oliver", "non-dropping-particle" : "", "parse-names" : false, "suffix" : "" }, { "dropping-particle" : "", "family" : "Harmsen", "given" : "Mathijs", "non-dropping-particle" : "", "parse-names" : false, "suffix" : "" }, { "dropping-particle" : "", "family" : "Havl\u00edk", "given" : "Petr", "non-dropping-particle" : "", "parse-names" : false, "suffix" : "" }, { "dropping-particle" : "", "family" : "Humpen\u00f6der", "given" : "Florian", "non-dropping-particle" : "", "parse-names" : false, "suffix" : "" }, { "dropping-particle" : "", "family" : "Stehfest", "given" : "Elke", "non-dropping-particle" : "", "parse-names" : false, "suffix" : "" }, { "dropping-particle" : "", "family" : "Tavoni", "given" : "Massimo", "non-dropping-particle" : "", "parse-names" : false, "suffix" : "" } ], "container-title" : "Nature Climate Change", "id" : "ITEM-1", "issue" : "4", "issued" : { "date-parts" : [ [ "2018" ] ] }, "page" : "325-332", "title" : "Scenarios towards limiting global mean temperature increase below 1.5 \u00b0C", "translator" : [ { "dropping-particle" : "", "family" : "G3726", "given" : "", "non-dropping-particle" : "", "parse-names" : false, "suffix" : "" } ], "type" : "article-journal", "volume" : "8" }, "uris" : [ "http://www.mendeley.com/documents/?uuid=1e552fa7-b3f7-4fdd-a2a7-bc1e05e0d1d6" ] } ], "mendeley" : { "formattedCitation" : "(Rogelj et al., 2018a)", "plainTextFormattedCitation" : "(Rogelj et al., 2018a)", "previouslyFormattedCitation" : "(Rogelj et al., 2018a)" }, "properties" : { "noteIndex" : 0 }, "schema" : "https://github.com/citation-style-language/schema/raw/master/csl-citation.json" }</w:instrText>
      </w:r>
      <w:r w:rsidR="00E578B9" w:rsidRPr="00363980">
        <w:rPr>
          <w:rStyle w:val="AR6BodyTextCar"/>
          <w:rFonts w:cs="Times New Roman"/>
          <w:lang w:val="en-GB"/>
        </w:rPr>
        <w:fldChar w:fldCharType="separate"/>
      </w:r>
      <w:r w:rsidR="00CB33A1">
        <w:rPr>
          <w:rStyle w:val="AR6BodyTextCar"/>
          <w:rFonts w:cs="Times New Roman"/>
          <w:noProof/>
          <w:lang w:val="en-GB"/>
        </w:rPr>
        <w:t>(Rogelj et al., 2018a)</w:t>
      </w:r>
      <w:r w:rsidR="00E578B9" w:rsidRPr="00363980">
        <w:rPr>
          <w:rStyle w:val="AR6BodyTextCar"/>
          <w:rFonts w:cs="Times New Roman"/>
          <w:lang w:val="en-GB"/>
        </w:rPr>
        <w:fldChar w:fldCharType="end"/>
      </w:r>
      <w:r w:rsidR="00E578B9" w:rsidRPr="003C502A">
        <w:rPr>
          <w:lang w:val="en-GB"/>
        </w:rPr>
        <w:t>. In addition, several SLCFs are key air pollutants or precursors of fine particulate matter (PM</w:t>
      </w:r>
      <w:r w:rsidR="00E578B9" w:rsidRPr="00975E8B">
        <w:rPr>
          <w:vertAlign w:val="subscript"/>
          <w:lang w:val="en-GB"/>
          <w:rPrChange w:id="4328" w:author="Lucy Cowie" w:date="2021-07-28T14:12:00Z">
            <w:rPr>
              <w:lang w:val="en-GB"/>
            </w:rPr>
          </w:rPrChange>
        </w:rPr>
        <w:t>2.5</w:t>
      </w:r>
      <w:r w:rsidR="00E578B9" w:rsidRPr="003C502A">
        <w:rPr>
          <w:lang w:val="en-GB"/>
        </w:rPr>
        <w:t>) and tropospheric O3</w:t>
      </w:r>
      <w:ins w:id="4329" w:author="Lucy Cowie" w:date="2021-07-28T14:13:00Z">
        <w:r w:rsidR="00CF2D2A">
          <w:rPr>
            <w:lang w:val="en-GB"/>
          </w:rPr>
          <w:t>,</w:t>
        </w:r>
      </w:ins>
      <w:r w:rsidR="00E578B9" w:rsidRPr="00981F7A">
        <w:rPr>
          <w:lang w:val="en-GB"/>
        </w:rPr>
        <w:t xml:space="preserve"> and therefore subject to control driven by air</w:t>
      </w:r>
      <w:ins w:id="4330" w:author="Lucy Cowie" w:date="2021-07-28T14:13:00Z">
        <w:r w:rsidR="000C2196">
          <w:rPr>
            <w:lang w:val="en-GB"/>
          </w:rPr>
          <w:t>-</w:t>
        </w:r>
      </w:ins>
      <w:del w:id="4331" w:author="Lucy Cowie" w:date="2021-07-28T14:13:00Z">
        <w:r w:rsidR="00E578B9" w:rsidRPr="00981F7A" w:rsidDel="000C2196">
          <w:rPr>
            <w:lang w:val="en-GB"/>
          </w:rPr>
          <w:delText xml:space="preserve"> </w:delText>
        </w:r>
      </w:del>
      <w:r w:rsidR="00E578B9" w:rsidRPr="00981F7A">
        <w:rPr>
          <w:lang w:val="en-GB"/>
        </w:rPr>
        <w:t xml:space="preserve">quality targets. </w:t>
      </w:r>
    </w:p>
    <w:p w14:paraId="2B6333D1" w14:textId="77777777" w:rsidR="00E578B9" w:rsidRPr="00981F7A" w:rsidRDefault="00E578B9" w:rsidP="00D5630D">
      <w:pPr>
        <w:pStyle w:val="AR6BodyText"/>
        <w:rPr>
          <w:lang w:val="en-GB"/>
        </w:rPr>
      </w:pPr>
    </w:p>
    <w:p w14:paraId="17C797B8" w14:textId="281389EA" w:rsidR="00E578B9" w:rsidRPr="003C502A" w:rsidRDefault="00E578B9" w:rsidP="00D5630D">
      <w:pPr>
        <w:pStyle w:val="AR6BodyText"/>
        <w:rPr>
          <w:noProof/>
          <w:color w:val="000000" w:themeColor="text1"/>
          <w:lang w:val="en-GB"/>
        </w:rPr>
      </w:pPr>
      <w:r w:rsidRPr="00363980">
        <w:rPr>
          <w:noProof/>
          <w:color w:val="000000" w:themeColor="text1"/>
          <w:lang w:val="en-GB"/>
        </w:rPr>
        <w:t xml:space="preserve">Policies addressing </w:t>
      </w:r>
      <w:ins w:id="4332" w:author="Lucy Cowie" w:date="2021-07-28T14:14:00Z">
        <w:r w:rsidR="00CD0BFA">
          <w:rPr>
            <w:noProof/>
            <w:color w:val="000000" w:themeColor="text1"/>
            <w:lang w:val="en-GB"/>
          </w:rPr>
          <w:t xml:space="preserve">the reduction of </w:t>
        </w:r>
      </w:ins>
      <w:r w:rsidRPr="00363980">
        <w:rPr>
          <w:noProof/>
          <w:color w:val="000000" w:themeColor="text1"/>
          <w:lang w:val="en-GB"/>
        </w:rPr>
        <w:t>either SLCFs or LLGHGs</w:t>
      </w:r>
      <w:del w:id="4333" w:author="Lucy Cowie" w:date="2021-07-28T14:14:00Z">
        <w:r w:rsidRPr="00363980" w:rsidDel="00CD0BFA">
          <w:rPr>
            <w:noProof/>
            <w:color w:val="000000" w:themeColor="text1"/>
            <w:lang w:val="en-GB"/>
          </w:rPr>
          <w:delText xml:space="preserve"> reduction</w:delText>
        </w:r>
      </w:del>
      <w:r w:rsidRPr="00363980">
        <w:rPr>
          <w:noProof/>
          <w:color w:val="000000" w:themeColor="text1"/>
          <w:lang w:val="en-GB"/>
        </w:rPr>
        <w:t>, often prioritize mitigation of specific anthropogenic sources, such as energy production, industry, transportation, agriculture, waste management</w:t>
      </w:r>
      <w:del w:id="4334" w:author="Lucy Cowie" w:date="2021-07-28T14:14:00Z">
        <w:r w:rsidRPr="00363980" w:rsidDel="00CD0BFA">
          <w:rPr>
            <w:noProof/>
            <w:color w:val="000000" w:themeColor="text1"/>
            <w:lang w:val="en-GB"/>
          </w:rPr>
          <w:delText>,</w:delText>
        </w:r>
      </w:del>
      <w:r w:rsidRPr="00363980">
        <w:rPr>
          <w:noProof/>
          <w:color w:val="000000" w:themeColor="text1"/>
          <w:lang w:val="en-GB"/>
        </w:rPr>
        <w:t xml:space="preserve"> and residential fuel use. </w:t>
      </w:r>
      <w:ins w:id="4335" w:author="Lucy Cowie" w:date="2021-07-28T14:14:00Z">
        <w:r w:rsidR="00FA7B7D">
          <w:rPr>
            <w:noProof/>
            <w:color w:val="000000" w:themeColor="text1"/>
            <w:lang w:val="en-GB"/>
          </w:rPr>
          <w:t>The c</w:t>
        </w:r>
      </w:ins>
      <w:del w:id="4336" w:author="Lucy Cowie" w:date="2021-07-28T14:14:00Z">
        <w:r w:rsidRPr="00363980" w:rsidDel="00FA7B7D">
          <w:rPr>
            <w:noProof/>
            <w:color w:val="000000" w:themeColor="text1"/>
            <w:lang w:val="en-GB"/>
          </w:rPr>
          <w:delText>C</w:delText>
        </w:r>
      </w:del>
      <w:r w:rsidRPr="00363980">
        <w:rPr>
          <w:noProof/>
          <w:color w:val="000000" w:themeColor="text1"/>
          <w:lang w:val="en-GB"/>
        </w:rPr>
        <w:t>hoice of the targetted sector and chosen measures will determine the ratios of emitted SLCFs and LLGHGs. These changes in emissions of co-emitted species will result in diverse responses driven by complex chemical and physical processes</w:t>
      </w:r>
      <w:ins w:id="4337" w:author="Lucy Cowie" w:date="2021-07-28T14:15:00Z">
        <w:r w:rsidR="00C81296">
          <w:rPr>
            <w:noProof/>
            <w:color w:val="000000" w:themeColor="text1"/>
            <w:lang w:val="en-GB"/>
          </w:rPr>
          <w:t>,</w:t>
        </w:r>
      </w:ins>
      <w:r w:rsidRPr="00363980">
        <w:rPr>
          <w:noProof/>
          <w:color w:val="000000" w:themeColor="text1"/>
          <w:lang w:val="en-GB"/>
        </w:rPr>
        <w:t xml:space="preserve"> and resulting climate perturbations (</w:t>
      </w:r>
      <w:del w:id="4338" w:author="Lucy Cowie" w:date="2021-07-28T14:15:00Z">
        <w:r w:rsidRPr="00363980" w:rsidDel="00737E3A">
          <w:rPr>
            <w:noProof/>
            <w:color w:val="000000" w:themeColor="text1"/>
            <w:lang w:val="en-GB"/>
          </w:rPr>
          <w:delText xml:space="preserve">see </w:delText>
        </w:r>
      </w:del>
      <w:r w:rsidRPr="00363980">
        <w:rPr>
          <w:noProof/>
          <w:color w:val="000000" w:themeColor="text1"/>
          <w:lang w:val="en-GB"/>
        </w:rPr>
        <w:t>Section 6.5). The understanding of the co-benefits through sectoral mitigation efforts (as well as potential negative impacts) is essential to inform policy</w:t>
      </w:r>
      <w:del w:id="4339" w:author="Lucy Cowie" w:date="2021-07-28T14:16:00Z">
        <w:r w:rsidRPr="00363980" w:rsidDel="004D64C2">
          <w:rPr>
            <w:noProof/>
            <w:color w:val="000000" w:themeColor="text1"/>
            <w:lang w:val="en-GB"/>
          </w:rPr>
          <w:delText xml:space="preserve"> </w:delText>
        </w:r>
      </w:del>
      <w:r w:rsidRPr="00363980">
        <w:rPr>
          <w:noProof/>
          <w:color w:val="000000" w:themeColor="text1"/>
          <w:lang w:val="en-GB"/>
        </w:rPr>
        <w:t>making.</w:t>
      </w:r>
      <w:r w:rsidRPr="003C502A">
        <w:rPr>
          <w:noProof/>
          <w:color w:val="000000" w:themeColor="text1"/>
          <w:lang w:val="en-GB"/>
        </w:rPr>
        <w:t xml:space="preserve"> </w:t>
      </w:r>
    </w:p>
    <w:p w14:paraId="5F14298F" w14:textId="77777777" w:rsidR="00E578B9" w:rsidRPr="00981F7A" w:rsidRDefault="00E578B9">
      <w:pPr>
        <w:pStyle w:val="AR6BodyText"/>
        <w:rPr>
          <w:noProof/>
          <w:color w:val="000000" w:themeColor="text1"/>
          <w:lang w:val="en-GB"/>
        </w:rPr>
      </w:pPr>
    </w:p>
    <w:p w14:paraId="238B4A3D" w14:textId="66937A14" w:rsidR="00E578B9" w:rsidRPr="00981F7A" w:rsidRDefault="00E578B9" w:rsidP="00D5630D">
      <w:pPr>
        <w:pStyle w:val="AR6BodyText"/>
        <w:rPr>
          <w:lang w:val="en-GB"/>
        </w:rPr>
      </w:pPr>
      <w:r w:rsidRPr="00981F7A">
        <w:rPr>
          <w:lang w:val="en-GB"/>
        </w:rPr>
        <w:t xml:space="preserve">The discussion of targeted SLCF policies and their role in climate change mitigation ranges from critical evaluation of the climate co-benefits </w:t>
      </w:r>
      <w:commentRangeStart w:id="4340"/>
      <w:r w:rsidRPr="00981F7A">
        <w:rPr>
          <w:rStyle w:val="AR6BodyTextCar"/>
          <w:rFonts w:cs="Times New Roman"/>
          <w:lang w:val="en-GB"/>
        </w:rPr>
        <w:fldChar w:fldCharType="begin" w:fldLock="1"/>
      </w:r>
      <w:ins w:id="4341" w:author="Robin Matthews" w:date="2021-07-08T17:17:00Z">
        <w:r w:rsidR="002D39BF">
          <w:rPr>
            <w:rStyle w:val="AR6BodyTextCar"/>
            <w:rFonts w:cs="Times New Roman"/>
            <w:lang w:val="en-GB"/>
          </w:rPr>
          <w:instrText>ADDIN CSL_CITATION { "citationItems" : [ { "id" : "ITEM-1", "itemData" : { "DOI" : "10.1073/pnas.1308470110", "ISBN" : "0027-8424", "ISSN" : "0027-8424", "PMID" : "23940357", "abstract" : "Emissions reductions focused on anthropogenic climate-forcing agents with relatively short atmospheric lifetimes, such as methane (CH4) and black carbon, have been suggested as a strategy to reduce the rate of climate change over the next several decades. We find that reductions of methane and black carbon would likely have only a modest impact on near-term global climate warming. Even with maximally feasible reductions phased in from 2015 to 2035, global mean temperatures in 2050 would be reduced by 0.16 \u00b0C, with a range of 0.04-0.35 \u00b0C because of uncertainties in carbonaceous aerosol emissions and aerosol forcing per unit of emissions. The high end of this range is only possible if total historical aerosol forcing is relatively small. More realistic emission reductions would likely provide an even smaller climate benefit. We find that the climate benefit from reductions in short-lived forcing agents are smaller than previously estimated. These near-term climate benefits of targeted reductions in short-lived forcers are not substantially different in magnitude from the benefits from a comprehensive climate policy.", "author" : [ { "dropping-particle" : "", "family" : "Smith", "given" : "S. J.", "non-dropping-particle" : "", "parse-names" : false, "suffix" : "" }, { "dropping-particle" : "", "family" : "Mizrahi", "given" : "A.", "non-dropping-particle" : "", "parse-names" : false, "suffix" : "" } ], "container-title" : "Proceedings of the National Academy of Sciences", "id" : "ITEM-1", "issue" : "35", "issued" : { "date-parts" : [ [ "2013", "8" ] ] }, "page" : "14202-14206", "title" : "Near-term climate mitigation by short-lived forcers", "translator" : [ { "dropping-particle" : "", "family" : "G2845", "given" : "", "non-dropping-particle" : "", "parse-names" : false, "suffix" : "" } ], "type" : "article-journal", "volume" : "110" }, "uris" : [ "http://www.mendeley.com/documents/?uuid=7ed92d11-ddaa-419f-87e9-16101f8d7a57" ] }, { "id" : "ITEM-2", "itemData" : { "DOI" : "10.1146/annurev-earth-060313-054843", "ISBN" : "978-0-8243-2042-3", "ISSN" : "0084-6597", "abstract" : "Although carbon dioxide emissions are by far the most important mediator of anthropogenic climate disruption, a number of shorter-lived substances with atmospheric lifetimes of under a few decades also contribute significantly to the radiative forcing that drives climate change. In recent years, the argument that early and aggressive mitigation of the emission of these substances or their precursors forms an essential part of any climate protection strategy has gained a considerable following. There is often an implication that such control can in some way make up for the current inaction on carbon dioxide emissions. The prime targets for mitigation, known collectively as short-lived climate pollution (SLCP), are methane, hydrofluo-rocarbons, black carbon, and ozone. A re-examination of the issues shows that the benefits of early SLCP mitigation have been greatly exaggerated, largely because of inadequacies in the methodologies used to compare the climate effects of short-lived substances with those of CO...", "author" : [ { "dropping-particle" : "", "family" : "Pierrehumbert", "given" : "R.T.", "non-dropping-particle" : "", "parse-names" : false, "suffix" : "" } ], "container-title" : "Annual Review of Earth and Planetary Sciences", "editor" : [ { "dropping-particle" : "", "family" : "Jeanloz", "given" : "R", "non-dropping-particle" : "", "parse-names" : false, "suffix" : "" } ], "id" : "ITEM-2", "issue" : "1", "issued" : { "date-parts" : [ [ "2014", "5", "30" ] ] }, "note" : "From Duplicate 1 (Short-Lived Climate Pollution - Pierrehumbert, R.T. T)\n\nFrom Duplicate 1 (Short-Lived Climate Pollution - Pierrehumbert, R T)\n\nTimes Cited: 37\nPierrehumbert, Raymond/0000-0002-5887-1197\n0084-6597\n\nFrom Duplicate 2 (Short-Lived Climate Pollution - Pierrehumbert, R T)\n\nTimes Cited: 37\nPierrehumbert, Raymond/0000-0002-5887-1197\n0084-6597", "page" : "341-379", "title" : "Short-Lived Climate Pollution", "translator" : [ { "dropping-particle" : "", "family" : "G2833", "given" : "", "non-dropping-particle" : "", "parse-names" : false, "suffix" : "" } ], "type" : "article-journal", "volume" : "42" }, "uris" : [ "http://www.mendeley.com/documents/?uuid=3c12121d-a18b-44a1-a564-7477f77cd879" ] }, { "id" : "ITEM-3", "itemData" : { "DOI" : "10.1038/nclimate2998", "ISBN" : "1758-678X", "ISSN" : "17586798", "abstract" : "Parties to the United Nations Framework Convention on Climate Change (UNFCCC) have requested guidance on common greenhouse gas metrics in accounting for Nationally determined contributions (NDCs) to emission reductions. Metric choice can affect the relative emphasis placed on reductions of \u2018cumulative climate pollutants\u2019 such as carbon dioxide versus \u2018short-lived climate pollutants\u2019 (SLCPs), including methane and black carbon. Here we show that the widely used 100-year global warming potential (GWP100) effectively measures the relative impact of both cumulative pollutants and SLCPs on realized warming 20\u201340 years after the time of emission. If the overall goal of climate policy is to limit peak warming, GWP100 therefore overstates the importance of current SLCP emissions unless stringent and immediate reductions of all climate pollutants result in temperatures nearing their peak soon after mid-century, which may be necessary to limit warming to \u201cwell below 2 \u00b0C\u201d (ref. 1). The GWP100 can be used to approximately equate a one-off pulse emission of a cumulative pollutant and an indefinitely sustained change in the rate of emission of an SLCP. The climate implications of traditional CO2-equivalent targets are ambiguous unless contributions from cumulative pollutants and SLCPs are specified separately.", "author" : [ { "dropping-particle" : "", "family" : "Allen", "given" : "Myles R.", "non-dropping-particle" : "", "parse-names" : false, "suffix" : "" }, { "dropping-particle" : "", "family" : "Fuglestvedt", "given" : "Jan S.", "non-dropping-particle" : "", "parse-names" : false, "suffix" : "" }, { "dropping-particle" : "", "family" : "Shine", "given" : "Keith P.", "non-dropping-particle" : "", "parse-names" : false, "suffix" : "" }, { "dropping-particle" : "", "family" : "Reisinger", "given" : "Andy", "non-dropping-particle" : "", "parse-names" : false, "suffix" : "" }, { "dropping-particle" : "", "family" : "Pierrehumbert", "given" : "Raymond T.", "non-dropping-particle" : "", "parse-names" : false, "suffix" : "" }, { "dropping-particle" : "", "family" : "Forster", "given" : "Piers M.", "non-dropping-particle" : "", "parse-names" : false, "suffix" : "" } ], "container-title" : "Nature Climate Change", "id" : "ITEM-3", "issue" : "8", "issued" : { "date-parts" : [ [ "2016", "8", "2" ] ] }, "note" : "Times Cited: 24\nShine, Keith/D-9093-2012; Forster, Piers/F-9829-2010; Pierrehumbert, Raymond/\nShine, Keith/0000-0003-2672-9978; Forster, Piers/0000-0002-6078-0171; Pierrehumbert, Raymond/0000-0002-5887-1197\n0\n24\n1758-6798", "page" : "773-776", "title" : "New use of global warming potentials to compare cumulative and short-lived climate pollutants", "translator" : [ { "dropping-particle" : "", "family" : "G2832", "given" : "", "non-dropping-particle" : "", "parse-names" : false, "suffix" : "" } ], "type" : "article-journal", "volume" : "6" }, "uris" : [ "http://www.mendeley.com/documents/?uuid=7f20aa66-f20e-4810-aa63-0ece7e71454c" ] }, { "id" : "ITEM-4", "itemData" : { "DOI" : "10.1016/j.envsci.2014.04.009", "ISBN" : "14629011", "ISSN" : "18736416", "abstract" : "In this paper we analyze the interaction between climate and air pollution policies using the integrated assessment model REMIND coupled to the reduced-form climate model MAGICC. Since overall, aerosols tend to cool the atmosphere, there is a concern that a reduction of pollutant emissions could accelerate global warming and offset the climate benefits of carbon dioxide emission reductions.We investigate scenarios which independently reduce emissions from either large-scale sources, such as power plants, or small-scale sources, such as cooking and heating stoves. Large-scale sources are likely to be easier to control, but their aerosol emissions are characterized by a relatively high sulfur content, which tends to result in atmospheric cooling. Pollution from small-scale sources, by contrast, is characterized by a high share of carbonaceous aerosol, which is an important contributor to global warming.We find that air pollution policies can significantly reduce aerosol emissions when no climate policies are in place. Stringent climate policies lead to a large reduction of fossil fuel use, and therefore result in a concurrent reduction of air pollutant emissions. These reductions partly reduce aerosol masking, thus initially counteracting the reduction of greenhouse gas forcing, however not overcompensating it. If climate policies are in place, air pollution policies have almost no impacts on medium- and long-term radiative forcing. Therefore there is no conflict of objectives between clean air and limiting global warming. We find that the stringency of air pollution policies may influence the rate of global temperature change in the first decade. Afterwards climate change mitigation policies are of greater importance. \u00a9 2014 Elsevier Ltd.", "author" : [ { "dropping-particle" : "", "family" : "Strefler", "given" : "Jessica", "non-dropping-particle" : "", "parse-names" : false, "suffix" : "" }, { "dropping-particle" : "", "family" : "Luderer", "given" : "Gunnar", "non-dropping-particle" : "", "parse-names" : false, "suffix" : "" }, { "dropping-particle" : "", "family" : "Kriegler", "given" : "Elmar", "non-dropping-particle" : "", "parse-names" : false, "suffix" : "" }, { "dropping-particle" : "", "family" : "Meinshausen", "given" : "Malte", "non-dropping-particle" : "", "parse-names" : false, "suffix" : "" } ], "container-title" : "Environmental Science and Policy", "id" : "ITEM-4", "issued" : { "date-parts" : [ [ "2014" ] ] }, "page" : "33-43", "title" : "Can air pollutant controls change global warming?", "translator" : [ { "dropping-particle" : "", "family" : "G2855", "given" : "", "non-dropping-particle" : "", "parse-names" : false, "suffix" : "" } ], "type" : "article-journal", "volume" : "41" }, "uris" : [ "http://www.mendeley.com/documents/?uuid=d1131515-d7df-3fb2-b365-9c1e427a94be" ] }, { "id" : "ITEM-5", "itemData" : { "DOI" : "10.1073/pnas.1415631111", "ISSN" : "0027-8424", "PMID" : "25368182", "abstract" : "Anthropogenic global warming is driven by emissions of a wide variety of radiative forcers ranging from very short-lived climate forcers (SLCFs), like black carbon, to very long-lived, like CO2. These species are often released from common sources and are therefore intricately linked. However, for reasons of simplification, this CO2-SLCF linkage was often disregarded in long-term projections of earlier studies. Here we explicitly account for CO2-SLCF linkages and show that the short- and long-term climate effects of many SLCF measures consistently become smaller in scenarios that keep warming to below 2 \u00b0C relative to preindustrial levels. Although long-term mitigation of methane and hydrofluorocarbons are integral parts of 2 \u00b0C scenarios, early action on these species mainly influences near-term temperatures and brings small benefits for limiting maximum warming relative to comparable reductions taking place later. Furthermore, we find that maximum 21st-century warming in 2 \u00b0C-consistent scenarios is largely unaffected by additional black-carbon-related measures because key emission sources are already phased-out through CO2 mitigation. Our study demonstrates the importance of coherently considering CO2-SLCF coevolutions. Failing to do so leads to strongly and consistently overestimating the effect of SLCF measures in climate stabilization scenarios. Our results reinforce that SLCF measures are to be considered complementary rather than a substitute for early and stringent CO2 mitigation. Near-term SLCF measures do not allow for more time for CO2 mitigation. We disentangle and resolve the distinct benefits across different species and therewith facilitate an integrated strategy for mitigating both short and long-term climate change.", "author" : [ { "dropping-particle" : "", "family" : "Rogelj", "given" : "Joeri", "non-dropping-particle" : "", "parse-names" : false, "suffix" : "" }, { "dropping-particle" : "", "family" : "Schaeffer", "given" : "Michiel", "non-dropping-particle" : "", "parse-names" : false, "suffix" : "" }, { "dropping-particle" : "", "family" : "Meinshausen", "given" : "Malte", "non-dropping-particle" : "", "parse-names" : false, "suffix" : "" }, { "dropping-particle" : "", "family" : "Shindell", "given" : "Drew T.", "non-dropping-particle" : "", "parse-names" : false, "suffix" : "" }, { "dropping-particle" : "", "family" : "Hare", "given" : "William", "non-dropping-particle" : "", "parse-names" : false, "suffix" : "" }, { "dropping-particle" : "", "family" : "Klimont", "given" : "Zbigniew", "non-dropping-particle" : "", "parse-names" : false, "suffix" : "" }, { "dropping-particle" : "", "family" : "Velders", "given" : "Guus J. M.", "non-dropping-particle" : "", "parse-names" : false, "suffix" : "" }, { "dropping-particle" : "", "family" : "Amann", "given" : "Markus", "non-dropping-particle" : "", "parse-names" : false, "suffix" : "" }, { "dropping-particle" : "", "family" : "Schellnhuber", "given" : "Hans Joachim", "non-dropping-particle" : "", "parse-names" : false, "suffix" : "" } ], "container-title" : "Proceedings of the National Academy of Sciences", "id" : "ITEM-5", "issue" : "46", "issued" : { "date-parts" : [ [ "2014", "11", "4" ] ] }, "language" : "en", "page" : "16325-16330", "title" : "Disentangling the effects of CO2 and short-lived climate forcer mitigation", "translator" : [ { "dropping-particle" : "", "family" : "G2882", "given" : "", "non-dropping-particle" : "", "parse-names" : false, "suffix" : "" } ], "type" : "article-journal", "volume" : "111" }, "uris" : [ "http://www.mendeley.com/documents/?uuid=f5158f11-b521-4a04-b21a-f3f3dd56ab78" ] } ], "mendeley" : { "formattedCitation" : "(Smith and Mizrahi, 2013; Pierrehumbert, 2014; Rogelj et al., 2014b; Strefler et al., 2014; Allen et al., 2016a)", "manualFormatting" : "(Smith and Mizrahi, 2013; Pierrehumbert, 2014; Rogelj et al., 2014b; Strefler et al., 2014; M.R. Allen et al., 2016)", "plainTextFormattedCitation" : "(Smith and Mizrahi, 2013; Pierrehumbert, 2014; Rogelj et al., 2014b; Strefler et al., 2014; Allen et al., 2016a)", "previouslyFormattedCitation" : "(Smith and Mizrahi, 2013; Pierrehumbert, 2014; Rogelj et al., 2014b; Strefler et al., 2014; Allen et al., 2016a)" }, "properties" : { "noteIndex" : 0 }, "schema" : "https://github.com/citation-style-language/schema/raw/master/csl-citation.json" }</w:instrText>
        </w:r>
      </w:ins>
      <w:del w:id="4342" w:author="Robin Matthews" w:date="2021-07-08T17:17:00Z">
        <w:r w:rsidR="00D477C7" w:rsidDel="002D39BF">
          <w:rPr>
            <w:rStyle w:val="AR6BodyTextCar"/>
            <w:rFonts w:cs="Times New Roman"/>
            <w:lang w:val="en-GB"/>
          </w:rPr>
          <w:delInstrText>ADDIN CSL_CITATION { "citationItems" : [ { "id" : "ITEM-1", "itemData" : { "DOI" : "10.1073/pnas.1308470110", "ISBN" : "0027-8424", "ISSN" : "0027-8424", "PMID" : "23940357", "abstract" : "Emissions reductions focused on anthropogenic climate-forcing agents with relatively short atmospheric lifetimes, such as methane (CH4) and black carbon, have been suggested as a strategy to reduce the rate of climate change over the next several decades. We find that reductions of methane and black carbon would likely have only a modest impact on near-term global climate warming. Even with maximally feasible reductions phased in from 2015 to 2035, global mean temperatures in 2050 would be reduced by 0.16 \u00b0C, with a range of 0.04-0.35 \u00b0C because of uncertainties in carbonaceous aerosol emissions and aerosol forcing per unit of emissions. The high end of this range is only possible if total historical aerosol forcing is relatively small. More realistic emission reductions would likely provide an even smaller climate benefit. We find that the climate benefit from reductions in short-lived forcing agents are smaller than previously estimated. These near-term climate benefits of targeted reductions in short-lived forcers are not substantially different in magnitude from the benefits from a comprehensive climate policy.", "author" : [ { "dropping-particle" : "", "family" : "Smith", "given" : "S. J.", "non-dropping-particle" : "", "parse-names" : false, "suffix" : "" }, { "dropping-particle" : "", "family" : "Mizrahi", "given" : "A.", "non-dropping-particle" : "", "parse-names" : false, "suffix" : "" } ], "container-title" : "Proceedings of the National Academy of Sciences", "id" : "ITEM-1", "issue" : "35", "issued" : { "date-parts" : [ [ "2013", "8" ] ] }, "page" : "14202-14206", "title" : "Near-term climate mitigation by short-lived forcers", "translator" : [ { "dropping-particle" : "", "family" : "G2845", "given" : "", "non-dropping-particle" : "", "parse-names" : false, "suffix" : "" } ], "type" : "article-journal", "volume" : "110" }, "uris" : [ "http://www.mendeley.com/documents/?uuid=7ed92d11-ddaa-419f-87e9-16101f8d7a57" ] }, { "id" : "ITEM-2", "itemData" : { "DOI" : "10.1146/annurev-earth-060313-054843", "ISBN" : "978-0-8243-2042-3", "ISSN" : "0084-6597", "abstract" : "Although carbon dioxide emissions are by far the most important mediator of anthropogenic climate disruption, a number of shorter-lived substances with atmospheric lifetimes of under a few decades also contribute significantly to the radiative forcing that drives climate change. In recent years, the argument that early and aggressive mitigation of the emission of these substances or their precursors forms an essential part of any climate protection strategy has gained a considerable following. There is often an implication that such control can in some way make up for the current inaction on carbon dioxide emissions. The prime targets for mitigation, known collectively as short-lived climate pollution (SLCP), are methane, hydrofluo-rocarbons, black carbon, and ozone. A re-examination of the issues shows that the benefits of early SLCP mitigation have been greatly exaggerated, largely because of inadequacies in the methodologies used to compare the climate effects of short-lived substances with those of CO...", "author" : [ { "dropping-particle" : "", "family" : "Pierrehumbert", "given" : "R.T.", "non-dropping-particle" : "", "parse-names" : false, "suffix" : "" } ], "container-title" : "Annual Review of Earth and Planetary Sciences", "editor" : [ { "dropping-particle" : "", "family" : "Jeanloz", "given" : "R", "non-dropping-particle" : "", "parse-names" : false, "suffix" : "" } ], "id" : "ITEM-2", "issue" : "1", "issued" : { "date-parts" : [ [ "2014", "5", "30" ] ] }, "note" : "From Duplicate 1 (Short-Lived Climate Pollution - Pierrehumbert, R.T. T)\n\nFrom Duplicate 1 (Short-Lived Climate Pollution - Pierrehumbert, R T)\n\nTimes Cited: 37\nPierrehumbert, Raymond/0000-0002-5887-1197\n0084-6597\n\nFrom Duplicate 2 (Short-Lived Climate Pollution - Pierrehumbert, R T)\n\nTimes Cited: 37\nPierrehumbert, Raymond/0000-0002-5887-1197\n0084-6597", "page" : "341-379", "title" : "Short-Lived Climate Pollution", "translator" : [ { "dropping-particle" : "", "family" : "G2833", "given" : "", "non-dropping-particle" : "", "parse-names" : false, "suffix" : "" } ], "type" : "article-journal", "volume" : "42" }, "uris" : [ "http://www.mendeley.com/documents/?uuid=3c12121d-a18b-44a1-a564-7477f77cd879" ] }, { "id" : "ITEM-3", "itemData" : { "DOI" : "10.1038/nclimate2998", "ISBN" : "1758-678X", "ISSN" : "17586798", "abstract" : "Parties to the United Nations Framework Convention on Climate Change (UNFCCC) have requested guidance on common greenhouse gas metrics in accounting for Nationally determined contributions (NDCs) to emission reductions. Metric choice can affect the relative emphasis placed on reductions of \u2018cumulative climate pollutants\u2019 such as carbon dioxide versus \u2018short-lived climate pollutants\u2019 (SLCPs), including methane and black carbon. Here we show that the widely used 100-year global warming potential (GWP100) effectively measures the relative impact of both cumulative pollutants and SLCPs on realized warming 20\u201340 years after the time of emission. If the overall goal of climate policy is to limit peak warming, GWP100 therefore overstates the importance of current SLCP emissions unless stringent and immediate reductions of all climate pollutants result in temperatures nearing their peak soon after mid-century, which may be necessary to limit warming to \u201cwell below 2 \u00b0C\u201d (ref. 1). The GWP100 can be used to approximately equate a one-off pulse emission of a cumulative pollutant and an indefinitely sustained change in the rate of emission of an SLCP. The climate implications of traditional CO2-equivalent targets are ambiguous unless contributions from cumulative pollutants and SLCPs are specified separately.", "author" : [ { "dropping-particle" : "", "family" : "Allen", "given" : "Myles R.", "non-dropping-particle" : "", "parse-names" : false, "suffix" : "" }, { "dropping-particle" : "", "family" : "Fuglestvedt", "given" : "Jan S.", "non-dropping-particle" : "", "parse-names" : false, "suffix" : "" }, { "dropping-particle" : "", "family" : "Shine", "given" : "Keith P.", "non-dropping-particle" : "", "parse-names" : false, "suffix" : "" }, { "dropping-particle" : "", "family" : "Reisinger", "given" : "Andy", "non-dropping-particle" : "", "parse-names" : false, "suffix" : "" }, { "dropping-particle" : "", "family" : "Pierrehumbert", "given" : "Raymond T.", "non-dropping-particle" : "", "parse-names" : false, "suffix" : "" }, { "dropping-particle" : "", "family" : "Forster", "given" : "Piers M.", "non-dropping-particle" : "", "parse-names" : false, "suffix" : "" } ], "container-title" : "Nature Climate Change", "id" : "ITEM-3", "issue" : "8", "issued" : { "date-parts" : [ [ "2016", "8", "2" ] ] }, "note" : "Times Cited: 24\nShine, Keith/D-9093-2012; Forster, Piers/F-9829-2010; Pierrehumbert, Raymond/\nShine, Keith/0000-0003-2672-9978; Forster, Piers/0000-0002-6078-0171; Pierrehumbert, Raymond/0000-0002-5887-1197\n0\n24\n1758-6798", "page" : "773-776", "title" : "New use of global warming potentials to compare cumulative and short-lived climate pollutants", "translator" : [ { "dropping-particle" : "", "family" : "G2832", "given" : "", "non-dropping-particle" : "", "parse-names" : false, "suffix" : "" } ], "type" : "article-journal", "volume" : "6" }, "uris" : [ "http://www.mendeley.com/documents/?uuid=7f20aa66-f20e-4810-aa63-0ece7e71454c" ] }, { "id" : "ITEM-4", "itemData" : { "DOI" : "10.1016/j.envsci.2014.04.009", "ISBN" : "14629011", "ISSN" : "18736416", "abstract" : "In this paper we analyze the interaction between climate and air pollution policies using the integrated assessment model REMIND coupled to the reduced-form climate model MAGICC. Since overall, aerosols tend to cool the atmosphere, there is a concern that a reduction of pollutant emissions could accelerate global warming and offset the climate benefits of carbon dioxide emission reductions.We investigate scenarios which independently reduce emissions from either large-scale sources, such as power plants, or small-scale sources, such as cooking and heating stoves. Large-scale sources are likely to be easier to control, but their aerosol emissions are characterized by a relatively high sulfur content, which tends to result in atmospheric cooling. Pollution from small-scale sources, by contrast, is characterized by a high share of carbonaceous aerosol, which is an important contributor to global warming.We find that air pollution policies can significantly reduce aerosol emissions when no climate policies are in place. Stringent climate policies lead to a large reduction of fossil fuel use, and therefore result in a concurrent reduction of air pollutant emissions. These reductions partly reduce aerosol masking, thus initially counteracting the reduction of greenhouse gas forcing, however not overcompensating it. If climate policies are in place, air pollution policies have almost no impacts on medium- and long-term radiative forcing. Therefore there is no conflict of objectives between clean air and limiting global warming. We find that the stringency of air pollution policies may influence the rate of global temperature change in the first decade. Afterwards climate change mitigation policies are of greater importance. \u00a9 2014 Elsevier Ltd.", "author" : [ { "dropping-particle" : "", "family" : "Strefler", "given" : "Jessica", "non-dropping-particle" : "", "parse-names" : false, "suffix" : "" }, { "dropping-particle" : "", "family" : "Luderer", "given" : "Gunnar", "non-dropping-particle" : "", "parse-names" : false, "suffix" : "" }, { "dropping-particle" : "", "family" : "Kriegler", "given" : "Elmar", "non-dropping-particle" : "", "parse-names" : false, "suffix" : "" }, { "dropping-particle" : "", "family" : "Meinshausen", "given" : "Malte", "non-dropping-particle" : "", "parse-names" : false, "suffix" : "" } ], "container-title" : "Environmental Science and Policy", "id" : "ITEM-4", "issued" : { "date-parts" : [ [ "2014" ] ] }, "page" : "33-43", "title" : "Can air pollutant controls change global warming?", "translator" : [ { "dropping-particle" : "", "family" : "G2855", "given" : "", "non-dropping-particle" : "", "parse-names" : false, "suffix" : "" } ], "type" : "article-journal", "volume" : "41" }, "uris" : [ "http://www.mendeley.com/documents/?uuid=d1131515-d7df-3fb2-b365-9c1e427a94be" ] }, { "id" : "ITEM-5", "itemData" : { "DOI" : "10.1073/pnas.1415631111", "ISSN" : "0027-8424", "PMID" : "25368182", "abstract" : "Anthropogenic global warming is driven by emissions of a wide variety of radiative forcers ranging from very short-lived climate forcers (SLCFs), like black carbon, to very long-lived, like CO2. These species are often released from common sources and are therefore intricately linked. However, for reasons of simplification, this CO2-SLCF linkage was often disregarded in long-term projections of earlier studies. Here we explicitly account for CO2-SLCF linkages and show that the short- and long-term climate effects of many SLCF measures consistently become smaller in scenarios that keep warming to below 2 \u00b0C relative to preindustrial levels. Although long-term mitigation of methane and hydrofluorocarbons are integral parts of 2 \u00b0C scenarios, early action on these species mainly influences near-term temperatures and brings small benefits for limiting maximum warming relative to comparable reductions taking place later. Furthermore, we find that maximum 21st-century warming in 2 \u00b0C-consistent scenarios is largely unaffected by additional black-carbon-related measures because key emission sources are already phased-out through CO2 mitigation. Our study demonstrates the importance of coherently considering CO2-SLCF coevolutions. Failing to do so leads to strongly and consistently overestimating the effect of SLCF measures in climate stabilization scenarios. Our results reinforce that SLCF measures are to be considered complementary rather than a substitute for early and stringent CO2 mitigation. Near-term SLCF measures do not allow for more time for CO2 mitigation. We disentangle and resolve the distinct benefits across different species and therewith facilitate an integrated strategy for mitigating both short and long-term climate change.", "author" : [ { "dropping-particle" : "", "family" : "Rogelj", "given" : "Joeri", "non-dropping-particle" : "", "parse-names" : false, "suffix" : "" }, { "dropping-particle" : "", "family" : "Schaeffer", "given" : "Michiel", "non-dropping-particle" : "", "parse-names" : false, "suffix" : "" }, { "dropping-particle" : "", "family" : "Meinshausen", "given" : "Malte", "non-dropping-particle" : "", "parse-names" : false, "suffix" : "" }, { "dropping-particle" : "", "family" : "Shindell", "given" : "Drew T.", "non-dropping-particle" : "", "parse-names" : false, "suffix" : "" }, { "dropping-particle" : "", "family" : "Hare", "given" : "William", "non-dropping-particle" : "", "parse-names" : false, "suffix" : "" }, { "dropping-particle" : "", "family" : "Klimont", "given" : "Zbigniew", "non-dropping-particle" : "", "parse-names" : false, "suffix" : "" }, { "dropping-particle" : "", "family" : "Velders", "given" : "Guus J. M.", "non-dropping-particle" : "", "parse-names" : false, "suffix" : "" }, { "dropping-particle" : "", "family" : "Amann", "given" : "Markus", "non-dropping-particle" : "", "parse-names" : false, "suffix" : "" }, { "dropping-particle" : "", "family" : "Schellnhuber", "given" : "Hans Joachim", "non-dropping-particle" : "", "parse-names" : false, "suffix" : "" } ], "container-title" : "Proceedings of the National Academy of Sciences", "id" : "ITEM-5", "issue" : "46", "issued" : { "date-parts" : [ [ "2014", "11", "4" ] ] }, "language" : "en", "page" : "16325-16330", "title" : "Disentangling the effects of CO2 and short-lived climate forcer mitigation", "translator" : [ { "dropping-particle" : "", "family" : "G2882", "given" : "", "non-dropping-particle" : "", "parse-names" : false, "suffix" : "" } ], "type" : "article-journal", "volume" : "111" }, "uris" : [ "http://www.mendeley.com/documents/?uuid=f5158f11-b521-4a04-b21a-f3f3dd56ab78" ] } ], "mendeley" : { "formattedCitation" : "(Smith and Mizrahi, 2013; Pierrehumbert, 2014; Rogelj et al., 2014b; Strefler et al., 2014; Allen et al., 2016a)", "plainTextFormattedCitation" : "(Smith and Mizrahi, 2013; Pierrehumbert, 2014; Rogelj et al., 2014b; Strefler et al., 2014; Allen et al., 2016a)", "previouslyFormattedCitation" : "(Smith and Mizrahi, 2013; Pierrehumbert, 2014; Rogelj et al., 2014b; Strefler et al., 2014; Allen et al., 2016a)" }, "properties" : { "noteIndex" : 0 }, "schema" : "https://github.com/citation-style-language/schema/raw/master/csl-citation.json" }</w:delInstrText>
        </w:r>
      </w:del>
      <w:r w:rsidRPr="00981F7A">
        <w:rPr>
          <w:rStyle w:val="AR6BodyTextCar"/>
          <w:rFonts w:cs="Times New Roman"/>
          <w:lang w:val="en-GB"/>
        </w:rPr>
        <w:fldChar w:fldCharType="separate"/>
      </w:r>
      <w:r w:rsidR="00CB33A1">
        <w:rPr>
          <w:rStyle w:val="AR6BodyTextCar"/>
          <w:rFonts w:cs="Times New Roman"/>
          <w:noProof/>
          <w:lang w:val="en-GB"/>
        </w:rPr>
        <w:t>(</w:t>
      </w:r>
      <w:ins w:id="4343" w:author="Robin Matthews" w:date="2021-07-08T17:17:00Z">
        <w:r w:rsidR="002D39BF" w:rsidRPr="002A1EE0">
          <w:rPr>
            <w:noProof/>
            <w:lang w:val="en-US"/>
          </w:rPr>
          <w:t>Smith and Mizrahi, 2013; Pierrehumbert, 2014; Rogelj et al., 2014b; Strefler et al., 2014; M.R. Allen et al., 2016</w:t>
        </w:r>
      </w:ins>
      <w:del w:id="4344" w:author="Robin Matthews" w:date="2021-07-08T17:17:00Z">
        <w:r w:rsidR="00CB33A1" w:rsidDel="002D39BF">
          <w:rPr>
            <w:rStyle w:val="AR6BodyTextCar"/>
            <w:rFonts w:cs="Times New Roman"/>
            <w:noProof/>
            <w:lang w:val="en-GB"/>
          </w:rPr>
          <w:delText>Smith and Mizrahi, 2013; Pierrehumbert, 2014; Rogelj et al., 2014b; Strefler et al., 2014; Allen et al., 2016a</w:delText>
        </w:r>
      </w:del>
      <w:r w:rsidR="00CB33A1">
        <w:rPr>
          <w:rStyle w:val="AR6BodyTextCar"/>
          <w:rFonts w:cs="Times New Roman"/>
          <w:noProof/>
          <w:lang w:val="en-GB"/>
        </w:rPr>
        <w:t>)</w:t>
      </w:r>
      <w:r w:rsidRPr="00981F7A">
        <w:rPr>
          <w:rStyle w:val="AR6BodyTextCar"/>
          <w:rFonts w:cs="Times New Roman"/>
          <w:lang w:val="en-GB"/>
        </w:rPr>
        <w:fldChar w:fldCharType="end"/>
      </w:r>
      <w:commentRangeEnd w:id="4340"/>
      <w:r w:rsidR="00CB33A1">
        <w:rPr>
          <w:rStyle w:val="Marquedecommentaire"/>
        </w:rPr>
        <w:commentReference w:id="4340"/>
      </w:r>
      <w:ins w:id="4345" w:author="Lucy Cowie" w:date="2021-07-28T14:18:00Z">
        <w:r w:rsidR="007E61F3">
          <w:rPr>
            <w:lang w:val="en-GB"/>
          </w:rPr>
          <w:t>;</w:t>
        </w:r>
      </w:ins>
      <w:del w:id="4346" w:author="Lucy Cowie" w:date="2021-07-28T14:18:00Z">
        <w:r w:rsidRPr="00981F7A" w:rsidDel="007E61F3">
          <w:rPr>
            <w:lang w:val="en-GB"/>
          </w:rPr>
          <w:delText>,</w:delText>
        </w:r>
      </w:del>
      <w:r w:rsidRPr="00981F7A">
        <w:rPr>
          <w:lang w:val="en-GB"/>
        </w:rPr>
        <w:t xml:space="preserve"> </w:t>
      </w:r>
      <w:r w:rsidRPr="00363980">
        <w:rPr>
          <w:lang w:val="en-GB"/>
        </w:rPr>
        <w:t>modelling the potential of dedicated BC and CH</w:t>
      </w:r>
      <w:r w:rsidRPr="00363980">
        <w:rPr>
          <w:vertAlign w:val="subscript"/>
          <w:lang w:val="en-GB"/>
        </w:rPr>
        <w:t>4</w:t>
      </w:r>
      <w:r w:rsidRPr="00363980">
        <w:rPr>
          <w:lang w:val="en-GB"/>
        </w:rPr>
        <w:t xml:space="preserve"> reductions in association with or without climate policy </w:t>
      </w:r>
      <w:r w:rsidRPr="00363980">
        <w:rPr>
          <w:rStyle w:val="AR6BodyTextCar"/>
          <w:rFonts w:cs="Times New Roman"/>
          <w:lang w:val="en-GB"/>
        </w:rPr>
        <w:fldChar w:fldCharType="begin" w:fldLock="1"/>
      </w:r>
      <w:r w:rsidR="00D477C7">
        <w:rPr>
          <w:rStyle w:val="AR6BodyTextCar"/>
          <w:rFonts w:cs="Times New Roman"/>
          <w:lang w:val="en-GB"/>
        </w:rPr>
        <w:instrText>ADDIN CSL_CITATION { "citationItems" : [ { "id" : "ITEM-1", "itemData" : { "DOI" : "10.1007/s10584-020-02794-3", "ISSN" : "1573-1480", "abstract" : "The relatively short atmospheric lifetimes of methane (CH4) and black carbon (BC) have focused attention on the potential for reducing anthropogenic climate change by reducing Short-Lived Climate Forcer (SLCF) emissions. This paper examines radiative forcing and global mean temperature results from the Energy Modeling Forum (EMF)-30 multi-model suite of scenarios addressing CH4 and BC mitigation, the two major short-lived climate forcers. Central estimates of temperature reductions in 2040 from an idealized scenario focused on reductions in methane and black carbon emissions ranged from 0.18\u20130.26\u00a0\u00b0C across the nine participating models. Reductions in methane emissions drive 60% or more of these temperature reductions by 2040, although the methane impact also depends on auxiliary reductions that depend on the economic structure of the model. Climate model parameter uncertainty has a large impact on results, with SLCF reductions resulting in as much as 0.3\u20130.7\u00a0\u00b0C by 2040. We find that the substantial overlap between a SLCF-focused policy and a stringent and comprehensive climate policy that reduces greenhouse gas emissions means that additional SLCF emission reductions result in, at most, a small additional benefit of ~\u20090.1\u00a0\u00b0C in the 2030\u20132040 time frame.", "author" : [ { "dropping-particle" : "", "family" : "Smith", "given" : "Steven J", "non-dropping-particle" : "", "parse-names" : false, "suffix" : "" }, { "dropping-particle" : "", "family" : "Chateau", "given" : "Jean", "non-dropping-particle" : "", "parse-names" : false, "suffix" : "" }, { "dropping-particle" : "", "family" : "Dorheim", "given" : "Kalyn", "non-dropping-particle" : "", "parse-names" : false, "suffix" : "" }, { "dropping-particle" : "", "family" : "Drouet", "given" : "Laurent", "non-dropping-particle" : "", "parse-names" : false, "suffix" : "" }, { "dropping-particle" : "", "family" : "Durand-Lasserve", "given" : "Olivier", "non-dropping-particle" : "", "parse-names" : false, "suffix" : "" }, { "dropping-particle" : "", "family" : "Fricko", "given" : "Oliver", "non-dropping-particle" : "", "parse-names" : false, "suffix" : "" }, { "dropping-particle" : "", "family" : "Fujimori", "given" : "Shinichiro", "non-dropping-particle" : "", "parse-names" : false, "suffix" : "" }, { "dropping-particle" : "", "family" : "Hanaoka", "given" : "Tatsuya", "non-dropping-particle" : "", "parse-names" : false, "suffix" : "" }, { "dropping-particle" : "", "family" : "Harmsen", "given" : "Mathijs", "non-dropping-particle" : "", "parse-names" : false, "suffix" : "" }, { "dropping-particle" : "", "family" : "Hilaire", "given" : "J\u00e9r\u00f4me", "non-dropping-particle" : "", "parse-names" : false, "suffix" : "" }, { "dropping-particle" : "", "family" : "Keramidas", "given" : "Kimon", "non-dropping-particle" : "", "parse-names" : false, "suffix" : "" }, { "dropping-particle" : "", "family" : "Klimont", "given" : "Zbigniew", "non-dropping-particle" : "", "parse-names" : false, "suffix" : "" }, { "dropping-particle" : "", "family" : "Luderer", "given" : "Gunnar", "non-dropping-particle" : "", "parse-names" : false, "suffix" : "" }, { "dropping-particle" : "", "family" : "Moura", "given" : "Maria Cecilia P", "non-dropping-particle" : "", "parse-names" : false, "suffix" : "" }, { "dropping-particle" : "", "family" : "Riahi", "given" : "Keywan", "non-dropping-particle" : "", "parse-names" : false, "suffix" : "" }, { "dropping-particle" : "", "family" : "Rogelj", "given" : "Joeri", "non-dropping-particle" : "", "parse-names" : false, "suffix" : "" }, { "dropping-particle" : "", "family" : "Sano", "given" : "Fuminori", "non-dropping-particle" : "", "parse-names" : false, "suffix" : "" }, { "dropping-particle" : "", "family" : "Vuuren", "given" : "Detlef P", "non-dropping-particle" : "van", "parse-names" : false, "suffix" : "" }, { "dropping-particle" : "", "family" : "Wada", "given" : "Kenichi", "non-dropping-particle" : "", "parse-names" : false, "suffix" : "" } ], "container-title" : "Climatic Change", "id" : "ITEM-1", "issued" : { "date-parts" : [ [ "2020" ] ] }, "title" : "Impact of methane and black carbon mitigation on forcing and temperature: a multi-model scenario analysis", "translator" : [ { "dropping-particle" : "", "family" : "G4859", "given" : "", "non-dropping-particle" : "", "parse-names" : false, "suffix" : "" } ], "type" : "article-journal" }, "uris" : [ "http://www.mendeley.com/documents/?uuid=9933ad7c-000c-48f8-ac8b-f7b4280967ba" ] }, { "id" : "ITEM-2", "itemData" : { "DOI" : "10.1007/s10584-019-02436-3", "ISSN" : "15731480", "abstract" : "Several studies have shown that the greenhouse gas reduction resulting from the current nationally determined contributions (NDCs) will not be enough to meet the overall targets of the Paris Climate Agreement. It has been suggested that more ambition mitigations of short-lived climate forcer (SLCF) emissions could potentially be a way to reduce the risk of overshooting the 1.5 or 2 \u00b0C target in a cost-effective way. In this study, we employ eight state-of-the-art integrated assessment models (IAMs) to examine the global temperature effects of ambitious reductions of methane, black and organic carbon, and hydrofluorocarbon emissions. The SLCFs measures considered are found to add significantly to the effect of the NDCs on short-term global mean temperature (GMT) (in the year 2040: \u2212 0.03 to \u2212 0.15 \u00b0C) and on reducing the short-term rate-of-change (by \u2212 2 to 15%), but only a small effect on reducing the maximum temperature change before 2100. This, because later in the century under assumed ambitious climate policy, SLCF mitigation is maximized, either directly or indirectly due to changes in the energy system. All three SLCF groups can contribute to achieving GMT changes.", "author" : [ { "dropping-particle" : "", "family" : "Harmsen", "given" : "Mathijs", "non-dropping-particle" : "", "parse-names" : false, "suffix" : "" }, { "dropping-particle" : "", "family" : "Fricko", "given" : "Oliver", "non-dropping-particle" : "", "parse-names" : false, "suffix" : "" }, { "dropping-particle" : "", "family" : "Hilaire", "given" : "J\u00e9r\u00f4me", "non-dropping-particle" : "", "parse-names" : false, "suffix" : "" }, { "dropping-particle" : "", "family" : "Vuuren", "given" : "Detlef P.", "non-dropping-particle" : "van", "parse-names" : false, "suffix" : "" }, { "dropping-particle" : "", "family" : "Drouet", "given" : "Laurent", "non-dropping-particle" : "", "parse-names" : false, "suffix" : "" }, { "dropping-particle" : "", "family" : "Durand-Lasserve", "given" : "Olivier", "non-dropping-particle" : "", "parse-names" : false, "suffix" : "" }, { "dropping-particle" : "", "family" : "Fujimori", "given" : "Shinichiro", "non-dropping-particle" : "", "parse-names" : false, "suffix" : "" }, { "dropping-particle" : "", "family" : "Keramidas", "given" : "Kimon", "non-dropping-particle" : "", "parse-names" : false, "suffix" : "" }, { "dropping-particle" : "", "family" : "Klimont", "given" : "Zbigniew", "non-dropping-particle" : "", "parse-names" : false, "suffix" : "" }, { "dropping-particle" : "", "family" : "Luderer", "given" : "Gunnar", "non-dropping-particle" : "", "parse-names" : false, "suffix" : "" }, { "dropping-particle" : "", "family" : "Aleluia Reis", "given" : "Lara", "non-dropping-particle" : "", "parse-names" : false, "suffix" : "" }, { "dropping-particle" : "", "family" : "Riahi", "given" : "Keywan", "non-dropping-particle" : "", "parse-names" : false, "suffix" : "" }, { "dropping-particle" : "", "family" : "Sano", "given" : "Fuminori", "non-dropping-particle" : "", "parse-names" : false, "suffix" : "" }, { "dropping-particle" : "", "family" : "Smith", "given" : "Steven J.", "non-dropping-particle" : "", "parse-names" : false, "suffix" : "" } ], "container-title" : "Climatic Change", "id" : "ITEM-2", "issued" : { "date-parts" : [ [ "2019", "6" ] ] }, "title" : "Taking some heat off the NDCs? The limited potential of additional short-lived climate forcers\u2019 mitigation", "translator" : [ { "dropping-particle" : "", "family" : "G4312", "given" : "", "non-dropping-particle" : "", "parse-names" : false, "suffix" : "" } ], "type" : "article-journal" }, "uris" : [ "http://www.mendeley.com/documents/?uuid=5ea9b053-fd6d-40de-ac86-e96a55854bcc" ] } ], "mendeley" : { "formattedCitation" : "(Harmsen et al., 2019; Smith et al., 2020)", "plainTextFormattedCitation" : "(Harmsen et al., 2019; Smith et al., 2020)", "previouslyFormattedCitation" : "(Harmsen et al., 2019; Smith et al., 2020)" }, "properties" : { "noteIndex" : 0 }, "schema" : "https://github.com/citation-style-language/schema/raw/master/csl-citation.json" }</w:instrText>
      </w:r>
      <w:r w:rsidRPr="00363980">
        <w:rPr>
          <w:rStyle w:val="AR6BodyTextCar"/>
          <w:rFonts w:cs="Times New Roman"/>
          <w:lang w:val="en-GB"/>
        </w:rPr>
        <w:fldChar w:fldCharType="separate"/>
      </w:r>
      <w:r w:rsidR="00CB33A1">
        <w:rPr>
          <w:rStyle w:val="AR6BodyTextCar"/>
          <w:rFonts w:cs="Times New Roman"/>
          <w:noProof/>
          <w:lang w:val="en-GB"/>
        </w:rPr>
        <w:t>(Harmsen et al., 2019; Smith et al., 2020)</w:t>
      </w:r>
      <w:r w:rsidRPr="00363980">
        <w:rPr>
          <w:rStyle w:val="AR6BodyTextCar"/>
          <w:rFonts w:cs="Times New Roman"/>
          <w:lang w:val="en-GB"/>
        </w:rPr>
        <w:fldChar w:fldCharType="end"/>
      </w:r>
      <w:ins w:id="4347" w:author="Lucy Cowie" w:date="2021-07-28T14:18:00Z">
        <w:r w:rsidR="007E61F3">
          <w:rPr>
            <w:rStyle w:val="AR6BodyTextCar"/>
            <w:rFonts w:cs="Times New Roman"/>
            <w:lang w:val="en-GB"/>
          </w:rPr>
          <w:t>;</w:t>
        </w:r>
      </w:ins>
      <w:del w:id="4348" w:author="Lucy Cowie" w:date="2021-07-28T14:18:00Z">
        <w:r w:rsidRPr="003C502A" w:rsidDel="007E61F3">
          <w:rPr>
            <w:rStyle w:val="AR6BodyTextCar"/>
            <w:rFonts w:cs="Times New Roman"/>
            <w:lang w:val="en-GB"/>
          </w:rPr>
          <w:delText>,</w:delText>
        </w:r>
      </w:del>
      <w:r w:rsidRPr="003C502A">
        <w:rPr>
          <w:rStyle w:val="AR6BodyTextCar"/>
          <w:rFonts w:cs="Times New Roman"/>
          <w:lang w:val="en-GB"/>
        </w:rPr>
        <w:t xml:space="preserve"> individual or multi-component mitigation in relation to natural variability </w:t>
      </w:r>
      <w:r w:rsidRPr="00981F7A">
        <w:rPr>
          <w:rStyle w:val="AR6BodyTextCar"/>
          <w:rFonts w:cs="Times New Roman"/>
          <w:lang w:val="en-GB"/>
        </w:rPr>
        <w:fldChar w:fldCharType="begin" w:fldLock="1"/>
      </w:r>
      <w:r w:rsidR="00D477C7">
        <w:rPr>
          <w:rStyle w:val="AR6BodyTextCar"/>
          <w:rFonts w:cs="Times New Roman"/>
          <w:lang w:val="en-GB"/>
        </w:rPr>
        <w:instrText>ADDIN CSL_CITATION { "citationItems" : [ { "id" : "ITEM-1", "itemData" : { "DOI" : "10.1038/s41467-020-17001-1", "ISSN" : "20411723", "PMID" : "32636367", "abstract" : "A major step towards achieving the goals of the Paris agreement would be a measurable change in the evolution of global warming in response to mitigation of anthropogenic emissions. The inertia and internal variability of the climate system, however, will delay the emergence of a discernible\u00a0response even to strong, sustained mitigation. Here, we investigate when we could expect a significant change in the evolution of global mean surface temperature after strong mitigation of individual climate forcers. Anthropogenic CO2 has the highest potential for a rapidly measurable influence, combined with long term benefits, but the required mitigation is very strong. Black Carbon (BC) mitigation could be rapidly discernible, but has a low net gain in the longer term. Methane mitigation combines rapid effects on surface temperature with long term effects. For other gases or aerosols, even fully removing anthropogenic emissions is unlikely to have a discernible impact before mid-century.", "author" : [ { "dropping-particle" : "", "family" : "Samset", "given" : "B H", "non-dropping-particle" : "", "parse-names" : false, "suffix" : "" }, { "dropping-particle" : "", "family" : "Fuglestvedt", "given" : "J S", "non-dropping-particle" : "", "parse-names" : false, "suffix" : "" }, { "dropping-particle" : "", "family" : "Lund", "given" : "M T", "non-dropping-particle" : "", "parse-names" : false, "suffix" : "" } ], "container-title" : "Nature Communications", "id" : "ITEM-1", "issue" : "1", "issued" : { "date-parts" : [ [ "2020", "12" ] ] }, "publisher" : "Nature Research", "title" : "Delayed emergence of a global temperature response after emission mitigation", "translator" : [ { "dropping-particle" : "", "family" : "G5081", "given" : "", "non-dropping-particle" : "", "parse-names" : false, "suffix" : "" } ], "type" : "article-journal", "volume" : "11" }, "uris" : [ "http://www.mendeley.com/documents/?uuid=dba2e0ec-f2b7-4a8e-876d-0464b28eaeed" ] } ], "mendeley" : { "formattedCitation" : "(Samset et al., 2020)", "plainTextFormattedCitation" : "(Samset et al., 2020)", "previouslyFormattedCitation" : "(Samset et al., 2020)" }, "properties" : { "noteIndex" : 0 }, "schema" : "https://github.com/citation-style-language/schema/raw/master/csl-citation.json" }</w:instrText>
      </w:r>
      <w:r w:rsidRPr="00981F7A">
        <w:rPr>
          <w:rStyle w:val="AR6BodyTextCar"/>
          <w:rFonts w:cs="Times New Roman"/>
          <w:lang w:val="en-GB"/>
        </w:rPr>
        <w:fldChar w:fldCharType="separate"/>
      </w:r>
      <w:r w:rsidR="00CB33A1">
        <w:rPr>
          <w:rStyle w:val="AR6BodyTextCar"/>
          <w:rFonts w:cs="Times New Roman"/>
          <w:noProof/>
          <w:lang w:val="en-GB"/>
        </w:rPr>
        <w:t>(Samset et al., 2020)</w:t>
      </w:r>
      <w:r w:rsidRPr="00981F7A">
        <w:rPr>
          <w:rStyle w:val="AR6BodyTextCar"/>
          <w:rFonts w:cs="Times New Roman"/>
          <w:lang w:val="en-GB"/>
        </w:rPr>
        <w:fldChar w:fldCharType="end"/>
      </w:r>
      <w:ins w:id="4349" w:author="Lucy Cowie" w:date="2021-07-28T14:18:00Z">
        <w:r w:rsidR="007E61F3">
          <w:rPr>
            <w:lang w:val="en-GB"/>
          </w:rPr>
          <w:t>;</w:t>
        </w:r>
      </w:ins>
      <w:del w:id="4350" w:author="Lucy Cowie" w:date="2021-07-28T14:18:00Z">
        <w:r w:rsidRPr="00981F7A" w:rsidDel="007E61F3">
          <w:rPr>
            <w:lang w:val="en-GB"/>
          </w:rPr>
          <w:delText>,</w:delText>
        </w:r>
      </w:del>
      <w:r w:rsidRPr="00981F7A">
        <w:rPr>
          <w:lang w:val="en-GB"/>
        </w:rPr>
        <w:t xml:space="preserve"> warning about the risk of diversion of resources from LLGHGs, especially CO</w:t>
      </w:r>
      <w:r w:rsidRPr="00981F7A">
        <w:rPr>
          <w:noProof/>
          <w:color w:val="000000" w:themeColor="text1"/>
          <w:vertAlign w:val="subscript"/>
          <w:lang w:val="en-GB"/>
        </w:rPr>
        <w:t>2</w:t>
      </w:r>
      <w:ins w:id="4351" w:author="Lucy Cowie" w:date="2021-07-28T14:18:00Z">
        <w:r w:rsidR="007E61F3">
          <w:rPr>
            <w:noProof/>
            <w:color w:val="000000" w:themeColor="text1"/>
            <w:lang w:val="en-GB"/>
          </w:rPr>
          <w:t>;</w:t>
        </w:r>
      </w:ins>
      <w:del w:id="4352" w:author="Lucy Cowie" w:date="2021-07-28T14:18:00Z">
        <w:r w:rsidRPr="00981F7A" w:rsidDel="007E61F3">
          <w:rPr>
            <w:noProof/>
            <w:color w:val="000000" w:themeColor="text1"/>
            <w:lang w:val="en-GB"/>
          </w:rPr>
          <w:delText>,</w:delText>
        </w:r>
      </w:del>
      <w:r w:rsidRPr="00981F7A">
        <w:rPr>
          <w:noProof/>
          <w:color w:val="000000" w:themeColor="text1"/>
          <w:lang w:val="en-GB"/>
        </w:rPr>
        <w:t xml:space="preserve"> </w:t>
      </w:r>
      <w:r w:rsidRPr="00981F7A">
        <w:rPr>
          <w:lang w:val="en-GB"/>
        </w:rPr>
        <w:t xml:space="preserve">policies </w:t>
      </w:r>
      <w:r w:rsidRPr="00981F7A">
        <w:rPr>
          <w:rStyle w:val="AR6BodyTextCar"/>
          <w:rFonts w:cs="Times New Roman"/>
          <w:lang w:val="en-GB"/>
        </w:rPr>
        <w:fldChar w:fldCharType="begin" w:fldLock="1"/>
      </w:r>
      <w:r w:rsidR="00D477C7">
        <w:rPr>
          <w:rStyle w:val="AR6BodyTextCar"/>
          <w:rFonts w:cs="Times New Roman"/>
          <w:lang w:val="en-GB"/>
        </w:rPr>
        <w:instrText>ADDIN CSL_CITATION { "citationItems" : [ { "id" : "ITEM-1", "itemData" : { "DOI" : "10.1126/science.1240162", "ISBN" : "00368075 (ISSN)", "ISSN" : "10959203", "PMID" : "24337280", "abstract" : "Parallel strategies must focus on long- and short-lived pollutants, but not at the cost of reducing pressure for action on CO2 Short-lived climate pollutants (SLCPs) include methane (CH4), black carbon (BC), tropospheric ozone, and hydrofluorocarbons (HFCs). They are important contributors to anthropogenic climate change, responsible for as much as one-third of the current total greenhouse forcing (1). An emerging strategy, which we refer to as hybrid climate mitigation (HCM), emphasizes reducing SLCPs in parallel with long-lived carbon dioxide (CO2) so as to achieve climate goals, as well as health and food security benefits, associated with some of the SLCPs. Proponents of HCM argue that we should focus substantial effort on reducing SLCPs now, as we wait for sufficient political will to reduce CO2 emissions (2\u20134). But others (5) worry that any strategy involving SLCPs risks delaying efforts to reduce CO2, the main greenhouse gas most important for long-term warming if emissions continue as projected.", "author" : [ { "dropping-particle" : "", "family" : "Shoemaker", "given" : "J. K.", "non-dropping-particle" : "", "parse-names" : false, "suffix" : "" }, { "dropping-particle" : "", "family" : "Schrag", "given" : "D. P.", "non-dropping-particle" : "", "parse-names" : false, "suffix" : "" }, { "dropping-particle" : "", "family" : "Molina", "given" : "M. J.", "non-dropping-particle" : "", "parse-names" : false, "suffix" : "" }, { "dropping-particle" : "", "family" : "Ramanathan", "given" : "V.", "non-dropping-particle" : "", "parse-names" : false, "suffix" : "" } ], "container-title" : "Science", "id" : "ITEM-1", "issue" : "6164", "issued" : { "date-parts" : [ [ "2013" ] ] }, "page" : "1323-1324", "title" : "What role for short-lived climate pollutants in mitigation policy?", "translator" : [ { "dropping-particle" : "", "family" : "G2857", "given" : "", "non-dropping-particle" : "", "parse-names" : false, "suffix" : "" } ], "type" : "article", "volume" : "342" }, "prefix" : "e.g., ", "uris" : [ "http://www.mendeley.com/documents/?uuid=764b599e-2e68-38ee-83f9-34984549c985" ] } ], "mendeley" : { "formattedCitation" : "(e.g., Shoemaker et al., 2013)", "plainTextFormattedCitation" : "(e.g., Shoemaker et al., 2013)", "previouslyFormattedCitation" : "(e.g., Shoemaker et al., 2013)" }, "properties" : { "noteIndex" : 0 }, "schema" : "https://github.com/citation-style-language/schema/raw/master/csl-citation.json" }</w:instrText>
      </w:r>
      <w:r w:rsidRPr="00981F7A">
        <w:rPr>
          <w:rStyle w:val="AR6BodyTextCar"/>
          <w:rFonts w:cs="Times New Roman"/>
          <w:lang w:val="en-GB"/>
        </w:rPr>
        <w:fldChar w:fldCharType="separate"/>
      </w:r>
      <w:r w:rsidR="00CB33A1">
        <w:rPr>
          <w:rStyle w:val="AR6BodyTextCar"/>
          <w:rFonts w:cs="Times New Roman"/>
          <w:noProof/>
          <w:lang w:val="en-GB"/>
        </w:rPr>
        <w:t>(e.g., Shoemaker et al., 2013)</w:t>
      </w:r>
      <w:r w:rsidRPr="00981F7A">
        <w:rPr>
          <w:rStyle w:val="AR6BodyTextCar"/>
          <w:rFonts w:cs="Times New Roman"/>
          <w:lang w:val="en-GB"/>
        </w:rPr>
        <w:fldChar w:fldCharType="end"/>
      </w:r>
      <w:ins w:id="4353" w:author="Lucy Cowie" w:date="2021-07-28T14:18:00Z">
        <w:r w:rsidR="007E61F3">
          <w:rPr>
            <w:lang w:val="en-GB"/>
          </w:rPr>
          <w:t>;</w:t>
        </w:r>
      </w:ins>
      <w:del w:id="4354" w:author="Lucy Cowie" w:date="2021-07-28T14:18:00Z">
        <w:r w:rsidRPr="00981F7A" w:rsidDel="007E61F3">
          <w:rPr>
            <w:lang w:val="en-GB"/>
          </w:rPr>
          <w:delText>,</w:delText>
        </w:r>
      </w:del>
      <w:r w:rsidRPr="00981F7A">
        <w:rPr>
          <w:lang w:val="en-GB"/>
        </w:rPr>
        <w:t xml:space="preserve"> to seeing it as an opportunity to strengthen commitment and accelerate action on LLGHGs </w:t>
      </w:r>
      <w:r w:rsidRPr="00981F7A">
        <w:rPr>
          <w:rStyle w:val="AR6BodyTextCar"/>
          <w:rFonts w:cs="Times New Roman"/>
          <w:lang w:val="en-GB"/>
        </w:rPr>
        <w:fldChar w:fldCharType="begin" w:fldLock="1"/>
      </w:r>
      <w:r w:rsidR="00D477C7">
        <w:rPr>
          <w:rStyle w:val="AR6BodyTextCar"/>
          <w:rFonts w:cs="Times New Roman"/>
          <w:lang w:val="en-GB"/>
        </w:rPr>
        <w:instrText>ADDIN CSL_CITATION { "citationItems" : [ { "id" : "ITEM-1", "itemData" : { "DOI" : "10.1038/nclimate2703", "ISBN" : "1758-6798", "ISSN" : "17586798", "abstract" : "Cutting levels of soot and other short-lived pollutants delivers tangible benefits and helps governments to build confidence that collective action on climate change is feasible. After the Paris climate meeting this December, actually reducing these pollutants will be essential to the credibility of the diplomatic process. O", "author" : [ { "dropping-particle" : "", "family" : "Victor", "given" : "David G.", "non-dropping-particle" : "", "parse-names" : false, "suffix" : "" }, { "dropping-particle" : "", "family" : "Zaelke", "given" : "Durwood", "non-dropping-particle" : "", "parse-names" : false, "suffix" : "" }, { "dropping-particle" : "", "family" : "Ramanathan", "given" : "Veerabhadran", "non-dropping-particle" : "", "parse-names" : false, "suffix" : "" } ], "container-title" : "Nature Climate Change", "id" : "ITEM-1", "issue" : "9", "issued" : { "date-parts" : [ [ "2015" ] ] }, "page" : "796-798", "title" : "Soot and short-lived pollutants provide political opportunity", "translator" : [ { "dropping-particle" : "", "family" : "G2851", "given" : "", "non-dropping-particle" : "", "parse-names" : false, "suffix" : "" } ], "type" : "article", "volume" : "5" }, "uris" : [ "http://www.mendeley.com/documents/?uuid=4bc72da5-1dfa-3173-9729-5667296fc2c7" ] }, { "id" : "ITEM-2", "itemData" : { "DOI" : "10.1038/s41558-017-0030-8", "ISSN" : "17586798", "abstract" : "Although addressing climate change will ultimately require global cooperation, substantial progress may be achieved through small clubs of countries, where it is easier to forge and implement deals needed for policy coordination. Here we quantify the gains from cooperation in the Arctic region and find that nearly 90% of the potential for abating black carbon can be reached by countries acting in self-interest alone because soot, the main source of black carbon, causes severe harm to human health along with warming. Abating methane, by contrast, requires more cooperation because impacts are more diffused geographically. Well-designed clubs with as few as four members can realize more than 80% of the full group cooperation potential for reducing these pollutants. The pivotal player in every effective club is Russia - most other members of the Arctic Council, the institution most focused on advancing the collective interests of the region, offer little leverage on the problems at hand.", "author" : [ { "dropping-particle" : "", "family" : "Aakre", "given" : "Stine", "non-dropping-particle" : "", "parse-names" : false, "suffix" : "" }, { "dropping-particle" : "", "family" : "Kallbekken", "given" : "Steffen", "non-dropping-particle" : "", "parse-names" : false, "suffix" : "" }, { "dropping-particle" : "", "family" : "Dingenen", "given" : "Rita", "non-dropping-particle" : "Van", "parse-names" : false, "suffix" : "" }, { "dropping-particle" : "", "family" : "Victor", "given" : "David G.", "non-dropping-particle" : "", "parse-names" : false, "suffix" : "" } ], "container-title" : "Nature Climate Change", "id" : "ITEM-2", "issued" : { "date-parts" : [ [ "2018" ] ] }, "title" : "Incentives for small clubs of Arctic countries to limit black carbon and methane emissions", "translator" : [ { "dropping-particle" : "", "family" : "G4857", "given" : "", "non-dropping-particle" : "", "parse-names" : false, "suffix" : "" } ], "type" : "article-journal" }, "uris" : [ "http://www.mendeley.com/documents/?uuid=5751487e-9809-401f-963a-8f6a19629c9f", "http://www.mendeley.com/documents/?uuid=c334705b-54d9-4d9a-8c41-a1e9c9c76271", "http://www.mendeley.com/documents/?uuid=60124ec3-07ac-474b-82d5-7bdb1a7caefa" ] } ], "mendeley" : { "formattedCitation" : "(Victor et al., 2015; Aakre et al., 2018)", "plainTextFormattedCitation" : "(Victor et al., 2015; Aakre et al., 2018)", "previouslyFormattedCitation" : "(Victor et al., 2015; Aakre et al., 2018)" }, "properties" : { "noteIndex" : 0 }, "schema" : "https://github.com/citation-style-language/schema/raw/master/csl-citation.json" }</w:instrText>
      </w:r>
      <w:r w:rsidRPr="00981F7A">
        <w:rPr>
          <w:rStyle w:val="AR6BodyTextCar"/>
          <w:rFonts w:cs="Times New Roman"/>
          <w:lang w:val="en-GB"/>
        </w:rPr>
        <w:fldChar w:fldCharType="separate"/>
      </w:r>
      <w:r w:rsidR="00CB33A1">
        <w:rPr>
          <w:rStyle w:val="AR6BodyTextCar"/>
          <w:rFonts w:cs="Times New Roman"/>
          <w:noProof/>
          <w:lang w:val="en-GB"/>
        </w:rPr>
        <w:t>(Victor et al., 2015; Aakre et al., 2018)</w:t>
      </w:r>
      <w:r w:rsidRPr="00981F7A">
        <w:rPr>
          <w:rStyle w:val="AR6BodyTextCar"/>
          <w:rFonts w:cs="Times New Roman"/>
          <w:lang w:val="en-GB"/>
        </w:rPr>
        <w:fldChar w:fldCharType="end"/>
      </w:r>
      <w:r w:rsidRPr="00981F7A">
        <w:rPr>
          <w:lang w:val="en-GB"/>
        </w:rPr>
        <w:t xml:space="preserve">. </w:t>
      </w:r>
    </w:p>
    <w:p w14:paraId="31ABC03B" w14:textId="77777777" w:rsidR="00E578B9" w:rsidRPr="00981F7A" w:rsidRDefault="00E578B9">
      <w:pPr>
        <w:pStyle w:val="AR6BodyText"/>
        <w:rPr>
          <w:noProof/>
          <w:color w:val="000000" w:themeColor="text1"/>
          <w:lang w:val="en-GB"/>
        </w:rPr>
      </w:pPr>
    </w:p>
    <w:p w14:paraId="24FA6882" w14:textId="4CB859CB" w:rsidR="00E578B9" w:rsidRPr="00C827FE" w:rsidRDefault="00E578B9">
      <w:pPr>
        <w:pStyle w:val="AR6BodyText"/>
      </w:pPr>
      <w:r w:rsidRPr="00981F7A">
        <w:rPr>
          <w:lang w:val="en-GB"/>
        </w:rPr>
        <w:t>Over the last decade, research on air quality</w:t>
      </w:r>
      <w:ins w:id="4355" w:author="Lucy Cowie" w:date="2021-07-28T14:18:00Z">
        <w:r w:rsidR="00F90F38">
          <w:rPr>
            <w:lang w:val="en-GB"/>
          </w:rPr>
          <w:t>–</w:t>
        </w:r>
      </w:ins>
      <w:del w:id="4356" w:author="Lucy Cowie" w:date="2021-07-28T14:18:00Z">
        <w:r w:rsidRPr="00981F7A" w:rsidDel="00F90F38">
          <w:rPr>
            <w:lang w:val="en-GB"/>
          </w:rPr>
          <w:delText>-</w:delText>
        </w:r>
      </w:del>
      <w:r w:rsidRPr="00981F7A">
        <w:rPr>
          <w:lang w:val="en-GB"/>
        </w:rPr>
        <w:t xml:space="preserve">climate interactions and feedbacks has brought new attention </w:t>
      </w:r>
      <w:del w:id="4357" w:author="Lucy Cowie" w:date="2021-07-28T14:19:00Z">
        <w:r w:rsidRPr="00981F7A" w:rsidDel="004B4E63">
          <w:rPr>
            <w:lang w:val="en-GB"/>
          </w:rPr>
          <w:delText xml:space="preserve">of </w:delText>
        </w:r>
      </w:del>
      <w:ins w:id="4358" w:author="Lucy Cowie" w:date="2021-07-28T14:19:00Z">
        <w:r w:rsidR="004B4E63">
          <w:rPr>
            <w:lang w:val="en-GB"/>
          </w:rPr>
          <w:t>from</w:t>
        </w:r>
        <w:r w:rsidR="004B4E63" w:rsidRPr="00981F7A">
          <w:rPr>
            <w:lang w:val="en-GB"/>
          </w:rPr>
          <w:t xml:space="preserve"> </w:t>
        </w:r>
      </w:ins>
      <w:r w:rsidRPr="00981F7A">
        <w:rPr>
          <w:lang w:val="en-GB"/>
        </w:rPr>
        <w:t xml:space="preserve">policy communities </w:t>
      </w:r>
      <w:del w:id="4359" w:author="Lucy Cowie" w:date="2021-07-28T14:19:00Z">
        <w:r w:rsidRPr="00981F7A" w:rsidDel="004B4E63">
          <w:rPr>
            <w:lang w:val="en-GB"/>
          </w:rPr>
          <w:delText xml:space="preserve">on </w:delText>
        </w:r>
      </w:del>
      <w:ins w:id="4360" w:author="Lucy Cowie" w:date="2021-07-28T14:19:00Z">
        <w:r w:rsidR="004B4E63">
          <w:rPr>
            <w:lang w:val="en-GB"/>
          </w:rPr>
          <w:t>to</w:t>
        </w:r>
        <w:r w:rsidR="004B4E63" w:rsidRPr="00981F7A">
          <w:rPr>
            <w:lang w:val="en-GB"/>
          </w:rPr>
          <w:t xml:space="preserve"> </w:t>
        </w:r>
      </w:ins>
      <w:r w:rsidRPr="00981F7A">
        <w:rPr>
          <w:lang w:val="en-GB"/>
        </w:rPr>
        <w:t xml:space="preserve">the possibility of win-win mitigation policies that could both improve air quality and mitigate climate change, possibly also reducing the cost of interventions </w:t>
      </w:r>
      <w:commentRangeStart w:id="4361"/>
      <w:r w:rsidRPr="00981F7A">
        <w:rPr>
          <w:lang w:val="en-GB"/>
        </w:rPr>
        <w:fldChar w:fldCharType="begin" w:fldLock="1"/>
      </w:r>
      <w:ins w:id="4362" w:author="Robin Matthews" w:date="2021-07-08T17:18:00Z">
        <w:r w:rsidR="002D39BF">
          <w:rPr>
            <w:lang w:val="en-GB"/>
          </w:rPr>
          <w:instrText>ADDIN CSL_CITATION { "citationItems" : [ { "id" : "ITEM-1", "itemData" : { "DOI" : "10.1038/515335a", "ISBN" : "00280836", "ISSN" : "14764687", "PMID" : "25409811", "abstract" : "The article discusses the aspects of air pollution that causes to severe environmental damages and focuses on the need to improve the air quality and mitigation of short-lived climate-forcing pollutants (SLCPs). Topics include interaction between air pollution and urban heat-island effect, damages ecosystems and agriculture, climate change mitigation, and global mean temperature rise. Chart depicting several air pollutants that influence climate like black carbon and methane is included.", "author" : [ { "dropping-particle" : "", "family" : "Schmale", "given" : "Julia", "non-dropping-particle" : "", "parse-names" : false, "suffix" : "" }, { "dropping-particle" : "", "family" : "Shindell", "given" : "Drew", "non-dropping-particle" : "", "parse-names" : false, "suffix" : "" }, { "dropping-particle" : "", "family" : "Schneidemesser", "given" : "Erika", "non-dropping-particle" : "Von", "parse-names" : false, "suffix" : "" }, { "dropping-particle" : "", "family" : "Chabay", "given" : "Ilan", "non-dropping-particle" : "", "parse-names" : false, "suffix" : "" }, { "dropping-particle" : "", "family" : "Lawrence", "given" : "Mark", "non-dropping-particle" : "", "parse-names" : false, "suffix" : "" } ], "container-title" : "Nature", "id" : "ITEM-1", "issue" : "7527", "issued" : { "date-parts" : [ [ "2014" ] ] }, "page" : "335-337", "title" : "Air pollution: Clean up our skies", "translator" : [ { "dropping-particle" : "", "family" : "G2854", "given" : "", "non-dropping-particle" : "", "parse-names" : false, "suffix" : "" } ], "type" : "article", "volume" : "515" }, "uris" : [ "http://www.mendeley.com/documents/?uuid=f1899985-08cb-37d7-bad9-3dd1d4ebfb3d" ] }, { "id" : "ITEM-2", "itemData" : { "DOI" : "10.1016/j.atmosenv.2014.03.016", "ISBN" : "13522310", "ISSN" : "18732844", "author" : [ { "dropping-particle" : "", "family" : "Schmale", "given" : "Julia", "non-dropping-particle" : "", "parse-names" : false, "suffix" : "" }, { "dropping-particle" : "", "family" : "Aardenne", "given" : "John", "non-dropping-particle" : "van", "parse-names" : false, "suffix" : "" }, { "dropping-particle" : "", "family" : "Schneidemesser", "given" : "Erika", "non-dropping-particle" : "Von", "parse-names" : false, "suffix" : "" } ], "container-title" : "Atmospheric Environment", "id" : "ITEM-2", "issued" : { "date-parts" : [ [ "2014" ] ] }, "page" : "146-148", "title" : "New Directions: Support for integrated decision-making in air and climate policies \u2013 Development of a metrics-based information portal", "translator" : [ { "dropping-particle" : "", "family" : "G2856", "given" : "", "non-dropping-particle" : "", "parse-names" : false, "suffix" : "" } ], "type" : "article", "volume" : "90" }, "uris" : [ "http://www.mendeley.com/documents/?uuid=39e3ab15-8bb1-30e8-8718-07ba571d61d3" ] }, { "id" : "ITEM-3", "itemData" : { "DOI" : "10.1126/science.aak9521", "ISBN" : "0036-8075 1095-9203", "ISSN" : "10959203", "PMID" : "28473553", "abstract" : "The Paris Climate Agreement under the United Nations Framework Convention on Climate Change (UNFCCC) explicitly links the world's long-term climate and near-term sustainable development and poverty eradication agendas. Urgent action is needed, but there are many paths toward the agreement's long-term, end-of-century, 1.5\u00b0 to 2\u00b0C climate target. We propose that reducing short-lived climate pollutants (SLCPs) enough to slow projected global warming by 0.5\u00b0C over the next 25 years be adopted as a near-term goal, with many potential benefits toward achieving Sustainable Development Goals (SDGs). As countries' climate commitments are formally adopted under the agreement and they prepare for its 2018 stocktaking, there is a need for them to pledge and report progress toward reductions not just in CO2 but in the full range of greenhouse gases (GHGs) and black carbon (BC) (plus co-emissions) in order to track progress toward long-term goals.", "author" : [ { "dropping-particle" : "", "family" : "Shindell", "given" : "D.T.", "non-dropping-particle" : "", "parse-names" : false, "suffix" : "" }, { "dropping-particle" : "", "family" : "Borgford-Parnell", "given" : "N.", "non-dropping-particle" : "", "parse-names" : false, "suffix" : "" }, { "dropping-particle" : "", "family" : "Brauer", "given" : "M.", "non-dropping-particle" : "", "parse-names" : false, "suffix" : "" }, { "dropping-particle" : "", "family" : "Haines", "given" : "A.", "non-dropping-particle" : "", "parse-names" : false, "suffix" : "" }, { "dropping-particle" : "", "family" : "Kuylenstierna", "given" : "J.C.I.", "non-dropping-particle" : "", "parse-names" : false, "suffix" : "" }, { "dropping-particle" : "", "family" : "Leonard", "given" : "S. A.", "non-dropping-particle" : "", "parse-names" : false, "suffix" : "" }, { "dropping-particle" : "", "family" : "Ramanathan", "given" : "V.", "non-dropping-particle" : "", "parse-names" : false, "suffix" : "" }, { "dropping-particle" : "", "family" : "Ravishankara", "given" : "A.", "non-dropping-particle" : "", "parse-names" : false, "suffix" : "" }, { "dropping-particle" : "", "family" : "Amann", "given" : "M.", "non-dropping-particle" : "", "parse-names" : false, "suffix" : "" }, { "dropping-particle" : "", "family" : "Srivastava", "given" : "L.", "non-dropping-particle" : "", "parse-names" : false, "suffix" : "" } ], "container-title" : "Science", "id" : "ITEM-3", "issue" : "6337", "issued" : { "date-parts" : [ [ "2017", "5" ] ] }, "page" : "493-494", "title" : "A climate policy pathway for near- and long-term benefits", "translator" : [ { "dropping-particle" : "", "family" : "G3030", "given" : "", "non-dropping-particle" : "", "parse-names" : false, "suffix" : "" } ], "type" : "article-journal", "volume" : "356" }, "uris" : [ "http://www.mendeley.com/documents/?uuid=0f21166c-c40d-42b1-8a9b-ea1b93fb2708" ] }, { "id" : "ITEM-4", "itemData" : { "DOI" : "10.1289/ehp.1104301", "ISBN" : "0091-6765", "ISSN" : "00916765", "PMID" : "22418651", "abstract" : "BACKGROUND: Tropospheric ozone and black carbon (BC), a component of fine particulate matter (PM \u2264 2.5 \u00b5m in aerodynamic diameter; PM(2.5)), are associated with premature mortality and they disrupt global and regional climate. OBJECTIVES: We examined the air quality and health benefits of 14 specific emission control measures targeting BC and methane, an ozone precursor, that were selected because of their potential to reduce the rate of climate change over the next 20-40 years. METHODS: We simulated the impacts of mitigation measures on outdoor concentrations of PM(2.5) and ozone using two composition-climate models, and calculated associated changes in premature PM(2.5)- and ozone-related deaths using epidemiologically derived concentration-response functions. RESULTS: We estimated that, for PM(2.5) and ozone, respectively, fully implementing these measures could reduce global population-weighted average surface concentrations by 23-34% and 7-17% and avoid 0.6-4.4 and 0.04-0.52 million annual premature deaths globally in 2030. More than 80% of the health benefits are estimated to occur in Asia. We estimated that BC mitigation measures would achieve approximately 98% of the deaths that would be avoided if all BC and methane mitigation measures were implemented, due to reduced BC and associated reductions of nonmethane ozone precursor and organic carbon emissions as well as stronger mortality relationships for PM(2.5) relative to ozone. Although subject to large uncertainty, these estimates and conclusions are not strongly dependent on assumptions for the concentration-response function. CONCLUSIONS: In addition to climate benefits, our findings indicate that the methane and BC emission control measures would have substantial co-benefits for air quality and public health worldwide, potentially reversing trends of increasing air pollution concentrations and mortality in Africa and South, West, and Central Asia. These projected benefits are independent of carbon dioxide mitigation measures. Benefits of BC measures are underestimated because we did not account for benefits from reduced indoor exposures and because outdoor exposure estimates were limited by model spatial resolution.", "author" : [ { "dropping-particle" : "", "family" : "Anenberg", "given" : "Susan C.", "non-dropping-particle" : "", "parse-names" : false, "suffix" : "" }, { "dropping-particle" : "", "family" : "Schwartz", "given" : "Joel", "non-dropping-particle" : "", "parse-names" : false, "suffix" : "" }, { "dropping-particle" : "", "family" : "Shindell", "given" : "Drew", "non-dropping-particle" : "", "parse-names" : false, "suffix" : "" }, { "dropping-particle" : "", "family" : "Amann", "given" : "Markus", "non-dropping-particle" : "", "parse-names" : false, "suffix" : "" }, { "dropping-particle" : "", "family" : "Faluvegi", "given" : "Greg", "non-dropping-particle" : "", "parse-names" : false, "suffix" : "" }, { "dropping-particle" : "", "family" : "Klimont", "given" : "Zbigniew", "non-dropping-particle" : "", "parse-names" : false, "suffix" : "" }, { "dropping-particle" : "", "family" : "Janssens-Maenhout", "given" : "Greet", "non-dropping-particle" : "", "parse-names" : false, "suffix" : "" }, { "dropping-particle" : "", "family" : "Pozzoli", "given" : "Luca", "non-dropping-particle" : "", "parse-names" : false, "suffix" : "" }, { "dropping-particle" : "", "family" : "Dingenen", "given" : "Rita", "non-dropping-particle" : "van", "parse-names" : false, "suffix" : "" }, { "dropping-particle" : "", "family" : "Vignati", "given" : "Elisabetta", "non-dropping-particle" : "", "parse-names" : false, "suffix" : "" }, { "dropping-particle" : "", "family" : "Emberson", "given" : "Lisa", "non-dropping-particle" : "", "parse-names" : false, "suffix" : "" }, { "dropping-particle" : "", "family" : "Muller", "given" : "Nicholas Z.", "non-dropping-particle" : "", "parse-names" : false, "suffix" : "" }, { "dropping-particle" : "", "family" : "Jason West", "given" : "J.", "non-dropping-particle" : "", "parse-names" : false, "suffix" : "" }, { "dropping-particle" : "", "family" : "Williams", "given" : "Martin", "non-dropping-particle" : "", "parse-names" : false, "suffix" : "" }, { "dropping-particle" : "", "family" : "Demkine", "given" : "Volodymyr", "non-dropping-particle" : "", "parse-names" : false, "suffix" : "" }, { "dropping-particle" : "", "family" : "Kevin Hicks", "given" : "W.", "non-dropping-particle" : "", "parse-names" : false, "suffix" : "" }, { "dropping-particle" : "", "family" : "Kuylenstierna", "given" : "Johan", "non-dropping-particle" : "", "parse-names" : false, "suffix" : "" }, { "dropping-particle" : "", "family" : "Raes", "given" : "Frank", "non-dropping-particle" : "", "parse-names" : false, "suffix" : "" }, { "dropping-particle" : "", "family" : "Ramanathan", "given" : "Veerabhadran", "non-dropping-particle" : "", "parse-names" : false, "suffix" : "" } ], "container-title" : "Environmental Health Perspectives", "id" : "ITEM-4", "issue" : "6", "issued" : { "date-parts" : [ [ "2012", "3" ] ] }, "page" : "831-839", "title" : "Global air quality and health co-benefits of mitigating near-term climate change through methane and black carbon emission controls", "translator" : [ { "dropping-particle" : "", "family" : "G2838", "given" : "", "non-dropping-particle" : "", "parse-names" : false, "suffix" : "" } ], "type" : "article-journal", "volume" : "120" }, "uris" : [ "http://www.mendeley.com/documents/?uuid=62f76eb8-5882-46a8-9599-227b88851c2a" ] }, { "id" : "ITEM-5", "itemData" : { "DOI" : "10.5194/acp-17-3055-2017", "ISSN" : "1680-7324", "abstract" : "&lt;p&gt;Abstract. Tropospheric ozone is one of the most hazardous air pollutants as it harms both human health and plant productivity. Foliage uptake of ozone via dry deposition damages photosynthesis and causes stomatal closure. These foliage changes could lead to a cascade of biogeochemical and biogeophysical effects that not only modulate the carbon cycle, regional hydrometeorology and climate, but also cause feedbacks onto surface ozone concentration itself. In this study, we implement a semi-empirical parameterization of ozone damage on vegetation in the Community Earth System Model to enable online ozone\u2013vegetation coupling, so that for the first time ecosystem structure and ozone concentration can coevolve in fully coupled land\u2013atmosphere simulations. With ozone\u2013vegetation coupling, present-day surface ozone is simulated to be higher by up to 4\u20136\u202fppbv over Europe, North America and China. Reduced dry deposition velocity following ozone damage contributes to \u223c\u200940\u2013100\u202f% of those increases, constituting a significant positive biogeochemical feedback on ozone air quality. Enhanced biogenic isoprene emission is found to contribute to most of the remaining increases, and is driven mainly by higher vegetation temperature that results from lower transpiration rate. This isoprene-driven pathway represents an indirect, positive meteorological feedback. The reduction in both dry deposition and transpiration is mostly associated with reduced stomatal conductance following ozone damage, whereas the modification of photosynthesis and further changes in ecosystem productivity are found to play a smaller role in contributing to the ozone\u2013vegetation feedbacks. Our results highlight the need to consider two-way ozone\u2013vegetation coupling in Earth system models to derive a more complete understanding and yield more reliable future predictions of ozone air quality.&lt;/p&gt;", "author" : [ { "dropping-particle" : "", "family" : "Sadiq", "given" : "Mehliyar", "non-dropping-particle" : "", "parse-names" : false, "suffix" : "" }, { "dropping-particle" : "", "family" : "Tai", "given" : "Amos P. K.", "non-dropping-particle" : "", "parse-names" : false, "suffix" : "" }, { "dropping-particle" : "", "family" : "Lombardozzi", "given" : "Danica", "non-dropping-particle" : "", "parse-names" : false, "suffix" : "" }, { "dropping-particle" : "", "family" : "Val Martin", "given" : "Maria", "non-dropping-particle" : "", "parse-names" : false, "suffix" : "" } ], "container-title" : "Atmospheric Chemistry and Physics", "id" : "ITEM-5", "issue" : "4", "issued" : { "date-parts" : [ [ "2017", "2", "28" ] ] }, "page" : "3055-3066", "title" : "Effects of ozone\u2013vegetation coupling on surface ozone air quality via biogeochemical and meteorological feedbacks", "translator" : [ { "dropping-particle" : "", "family" : "G4745", "given" : "", "non-dropping-particle" : "", "parse-names" : false, "suffix" : "" } ], "type" : "article-journal", "volume" : "17" }, "uris" : [ "http://www.mendeley.com/documents/?uuid=17f4f297-4eac-3af3-a107-6be7e8dcdb1c" ] }, { "id" : "ITEM-6", "itemData" : { "DOI" : "10.1038/s41560-018-0179-z", "ISSN" : "2058-7546", "abstract" : "Low-carbon investments are necessary for driving the energy system transformation that is called for by both the Paris Agreement and Sustainable Development Goals. Improving understanding of the scale and nature of these investments under diverging technology and policy futures is therefore of great importance to decision makers. Here, using six global modelling frameworks, we show that the pronounced reallocation of the investment portfolio required to transform the energy system will not be initiated by the current suite of countries\u2019 Nationally Determined Contributions. Charting a course toward \u2018well below 2 \u00b0C\u2019 instead sees low-carbon investments overtaking fossil investments globally by around 2025 or before and growing thereafter. Pursuing the 1.5 \u00b0C target demands a marked upscaling in low-carbon capital beyond that of a 2 \u00b0C-consistent future. Actions consistent with an energy transformation would increase the costs of achieving the goals of energy access and food security, but reduce the costs of achieving air-quality goals.", "author" : [ { "dropping-particle" : "", "family" : "Fay", "given" : "Marianne", "non-dropping-particle" : "", "parse-names" : false, "suffix" : "" }, { "dropping-particle" : "", "family" : "Poblete-Cazenave", "given" : "Miguel", "non-dropping-particle" : "", "parse-names" : false, "suffix" : "" }, { "dropping-particle" : "", "family" : "Kriegler", "given" : "Elmar", "non-dropping-particle" : "", "parse-names" : false, "suffix" : "" }, { "dropping-particle" : "", "family" : "Despr\u00e9s", "given" : "Jacques", "non-dropping-particle" : "", "parse-names" : false, "suffix" : "" }, { "dropping-particle" : "", "family" : "Pachauri", "given" : "Shonali", "non-dropping-particle" : "", "parse-names" : false, "suffix" : "" }, { "dropping-particle" : "", "family" : "Riahi", "given" : "Keywan", "non-dropping-particle" : "", "parse-names" : false, "suffix" : "" }, { "dropping-particle" : "", "family" : "Huppmann", "given" : "Daniel", "non-dropping-particle" : "", "parse-names" : false, "suffix" : "" }, { "dropping-particle" : "", "family" : "Fujimori", "given" : "Shinichiro", "non-dropping-particle" : "", "parse-names" : false, "suffix" : "" }, { "dropping-particle" : "", "family" : "Busch", "given" : "Sebastian", "non-dropping-particle" : "", "parse-names" : false, "suffix" : "" }, { "dropping-particle" : "", "family" : "Rao", "given" : "Narasimha", "non-dropping-particle" : "", "parse-names" : false, "suffix" : "" }, { "dropping-particle" : "", "family" : "McCollum", "given" : "David L.", "non-dropping-particle" : "", "parse-names" : false, "suffix" : "" }, { "dropping-particle" : "", "family" : "Schmitz", "given" : "Andreas", "non-dropping-particle" : "", "parse-names" : false, "suffix" : "" }, { "dropping-particle" : "", "family" : "Parkinson", "given" : "Simon", "non-dropping-particle" : "", "parse-names" : false, "suffix" : "" }, { "dropping-particle" : "", "family" : "Nicolas", "given" : "Claire", "non-dropping-particle" : "", "parse-names" : false, "suffix" : "" }, { "dropping-particle" : "", "family" : "Boer", "given" : "Harmen-Sytze", "non-dropping-particle" : "de", "parse-names" : false, "suffix" : "" }, { "dropping-particle" : "", "family" : "Emmerling", "given" : "Johannes", "non-dropping-particle" : "", "parse-names" : false, "suffix" : "" }, { "dropping-particle" : "", "family" : "Iyer", "given" : "Gokul", "non-dropping-particle" : "", "parse-names" : false, "suffix" : "" }, { "dropping-particle" : "", "family" : "Drouet", "given" : "Laurent", "non-dropping-particle" : "", "parse-names" : false, "suffix" : "" }, { "dropping-particle" : "", "family" : "Zhou", "given" : "Wenji", "non-dropping-particle" : "", "parse-names" : false, "suffix" : "" }, { "dropping-particle" : "", "family" : "Harmsen", "given" : "Mathijs", "non-dropping-particle" : "", "parse-names" : false, "suffix" : "" }, { "dropping-particle" : "", "family" : "Fricko", "given" : "Oliver", "non-dropping-particle" : "", "parse-names" : false, "suffix" : "" }, { "dropping-particle" : "", "family" : "Bertram", "given" : "Christoph", "non-dropping-particle" : "", "parse-names" : false, "suffix" : "" }, { "dropping-particle" : "", "family" : "Gidden", "given" : "Matthew", "non-dropping-particle" : "", "parse-names" : false, "suffix" : "" }, { "dropping-particle" : "", "family" : "Krey", "given" : "Volker", "non-dropping-particle" : "", "parse-names" : false, "suffix" : "" }, { "dropping-particle" : "", "family" : "Vuuren", "given" : "Detlef", "non-dropping-particle" : "van", "parse-names" : false, "suffix" : "" }, { "dropping-particle" : "", "family" : "Schoepp", "given" : "Wolfgang", "non-dropping-particle" : "", "parse-names" : false, "suffix" : "" }, { "dropping-particle" : "", "family" : "Bosetti", "given" : "Valentina", "non-dropping-particle" : "", "parse-names" : false, "suffix" : "" }, { "dropping-particle" : "", "family" : "Rozenberg", "given" : "Julie", "non-dropping-particle" : "", "parse-names" : false, "suffix" : "" }, { "dropping-particle" : "", "family" : "Rafaj", "given" : "Peter", "non-dropping-particle" : "", "parse-names" : false, "suffix" : "" } ], "container-title" : "Nature Energy", "id" : "ITEM-6", "issue" : "7", "issued" : { "date-parts" : [ [ "2018" ] ] }, "page" : "589-599", "title" : "Energy investment needs for fulfilling the Paris Agreement and achieving the Sustainable Development Goals", "translator" : [ { "dropping-particle" : "", "family" : "G3490", "given" : "", "non-dropping-particle" : "", "parse-names" : false, "suffix" : "" } ], "type" : "article-journal", "volume" : "3" }, "uris" : [ "http://www.mendeley.com/documents/?uuid=508617a7-1b8a-4709-a1ca-404182ce0007" ] }, { "id" : "ITEM-7", "itemData" : { "DOI" : "10.1007/s10584-020-02800-8", "ISSN" : "1573-1480", "abstract" : "Mitigation of black carbon (BC) aerosol emissions can potentially contribute to both reducing air pollution and climate change, although mixed results have been reported regarding the latter. A detailed quantification of the synergy between global air quality and climate policy is still lacking. This study contributes with an integrated assessment model-based scenario analysis of BC-focused mitigation strategies aimed at maximizing air quality and climate benefits. The impacts of these policy strategies have been examined under different socio-economic conditions, climate ambitions, and BC mitigation strategies. The study finds that measures targeting BC emissions (including reduction of co-emitted organic carbon, sulfur dioxide, and nitrogen dioxides) result in significant decline in premature mortality due to ambient air pollution, in the order of 4 to 12 million avoided deaths between 2015 and 2030. Under certain circumstances, BC mitigation can also reduce climate change, i.e., mainly by lowering BC emissions in the residential sector and in high BC emission scenarios. Still, the effect of BC mitigation on global mean temperature is found to be modest at best (with a maximum short-term GMT decrease of 0.02\u00a0\u00b0C in 2030) and could even lead to warming (with a maximum increase of 0.05\u00a0\u00b0C in case of a health-focused strategy, where all aerosols are strongly reduced). At the same time, strong climate policy would improve air quality (the opposite relation) through reduced fossil fuel use, leading to an estimated 2 to 5 million avoided deaths in the period up to2030. By combining both air quality and climate goals, net health benefits can be maximized.", "author" : [ { "dropping-particle" : "", "family" : "Harmsen", "given" : "Mathijs J H M", "non-dropping-particle" : "", "parse-names" : false, "suffix" : "" }, { "dropping-particle" : "", "family" : "Dorst", "given" : "Pim", "non-dropping-particle" : "van", "parse-names" : false, "suffix" : "" }, { "dropping-particle" : "", "family" : "Vuuren", "given" : "Detlef P", "non-dropping-particle" : "van", "parse-names" : false, "suffix" : "" }, { "dropping-particle" : "", "family" : "Berg", "given" : "Maarten", "non-dropping-particle" : "van den", "parse-names" : false, "suffix" : "" }, { "dropping-particle" : "", "family" : "Dingenen", "given" : "Rita", "non-dropping-particle" : "Van", "parse-names" : false, "suffix" : "" }, { "dropping-particle" : "", "family" : "Klimont", "given" : "Zbigniew", "non-dropping-particle" : "", "parse-names" : false, "suffix" : "" } ], "container-title" : "Climatic Change", "id" : "ITEM-7", "issued" : { "date-parts" : [ [ "2020" ] ] }, "title" : "Co-benefits of black carbon mitigation for climate and air quality", "translator" : [ { "dropping-particle" : "", "family" : "G4861", "given" : "", "non-dropping-particle" : "", "parse-names" : false, "suffix" : "" } ], "type" : "article-journal" }, "uris" : [ "http://www.mendeley.com/documents/?uuid=f42805cc-59d8-4938-9365-64a2aa44059c" ] }, { "id" : "ITEM-8", "itemData" : { "DOI" : "10.1126/science.1210026", "ISBN" : "0036-8075", "ISSN" : "10959203", "PMID" : "22246768", "abstract" : "Tropospheric ozone and black carbon (BC) contribute to both degraded air quality and global warming. We considered \u223c400 emission control measures to reduce these pollutants by using current technology and experience. We identified 14 measures targeting methane and BC emissions that reduce projected global mean warming \u223c0.5\u00b0C by 2050. This strategy avoids 0.7 to 4.7 million annual premature deaths from outdoor air pollution and increases annual crop yields by 30 to 135 million metric tons due to ozone reductions in 2030 and beyond. Benefits of methane emissions reductions are valued at $700 to $5000 per metric ton, which is well above typical marginal abatement costs (less than $250). The selected controls target different sources and influence climate on shorter time scales than those of carbon dioxide-reduction measures. Implementing both substantially reduces the risks of crossing the 2\u00b0C threshold.", "author" : [ { "dropping-particle" : "", "family" : "Shindell", "given" : "Drew T.", "non-dropping-particle" : "", "parse-names" : false, "suffix" : "" }, { "dropping-particle" : "", "family" : "Kuylenstierna", "given" : "Johan C.I.", "non-dropping-particle" : "", "parse-names" : false, "suffix" : "" }, { "dropping-particle" : "", "family" : "Vignati", "given" : "Elisabetta", "non-dropping-particle" : "", "parse-names" : false, "suffix" : "" }, { "dropping-particle" : "", "family" : "Dingenen", "given" : "Rita", "non-dropping-particle" : "Van", "parse-names" : false, "suffix" : "" }, { "dropping-particle" : "", "family" : "Amann", "given" : "Markus", "non-dropping-particle" : "", "parse-names" : false, "suffix" : "" }, { "dropping-particle" : "", "family" : "Klimont", "given" : "Zbigniew", "non-dropping-particle" : "", "parse-names" : false, "suffix" : "" }, { "dropping-particle" : "", "family" : "Anenberg", "given" : "Susan C.", "non-dropping-particle" : "", "parse-names" : false, "suffix" : "" }, { "dropping-particle" : "", "family" : "Muller", "given" : "Nicholas", "non-dropping-particle" : "", "parse-names" : false, "suffix" : "" }, { "dropping-particle" : "", "family" : "Janssens-Maenhout", "given" : "Greet", "non-dropping-particle" : "", "parse-names" : false, "suffix" : "" }, { "dropping-particle" : "", "family" : "Raes", "given" : "Frank", "non-dropping-particle" : "", "parse-names" : false, "suffix" : "" }, { "dropping-particle" : "", "family" : "Schwartz", "given" : "Joel", "non-dropping-particle" : "", "parse-names" : false, "suffix" : "" }, { "dropping-particle" : "", "family" : "Faluvegi", "given" : "Greg", "non-dropping-particle" : "", "parse-names" : false, "suffix" : "" }, { "dropping-particle" : "", "family" : "Pozzoli", "given" : "Luca", "non-dropping-particle" : "", "parse-names" : false, "suffix" : "" }, { "dropping-particle" : "", "family" : "Kupiainen", "given" : "Kaarle", "non-dropping-particle" : "", "parse-names" : false, "suffix" : "" }, { "dropping-particle" : "", "family" : "H\u00f6glund-Isaksson", "given" : "Lena", "non-dropping-particle" : "", "parse-names" : false, "suffix" : "" }, { "dropping-particle" : "", "family" : "Emberson", "given" : "Lisa", "non-dropping-particle" : "", "parse-names" : false, "suffix" : "" }, { "dropping-particle" : "", "family" : "Streets", "given" : "David", "non-dropping-particle" : "", "parse-names" : false, "suffix" : "" }, { "dropping-particle" : "", "family" : "Ramanathan", "given" : "V.", "non-dropping-particle" : "", "parse-names" : false, "suffix" : "" }, { "dropping-particle" : "", "family" : "Hicks", "given" : "Kevin", "non-dropping-particle" : "", "parse-names" : false, "suffix" : "" }, { "dropping-particle" : "", "family" : "Oanh", "given" : "N. T.Kim", "non-dropping-particle" : "", "parse-names" : false, "suffix" : "" }, { "dropping-particle" : "", "family" : "Milly", "given" : "George", "non-dropping-particle" : "", "parse-names" : false, "suffix" : "" }, { "dropping-particle" : "", "family" : "Williams", "given" : "Martin", "non-dropping-particle" : "", "parse-names" : false, "suffix" : "" }, { "dropping-particle" : "", "family" : "Demkine", "given" : "Volodymyr", "non-dropping-particle" : "", "parse-names" : false, "suffix" : "" }, { "dropping-particle" : "", "family" : "Fowler", "given" : "David", "non-dropping-particle" : "", "parse-names" : false, "suffix" : "" } ], "container-title" : "Science", "id" : "ITEM-8", "issue" : "6065", "issued" : { "date-parts" : [ [ "2012" ] ] }, "page" : "183-189", "title" : "Simultaneously mitigating near-term climate change and improving human health and food security", "translator" : [ { "dropping-particle" : "", "family" : "G5427", "given" : "", "non-dropping-particle" : "", "parse-names" : false, "suffix" : "" } ], "type" : "article-journal", "volume" : "335" }, "uris" : [ "http://www.mendeley.com/documents/?uuid=1c4d9f1a-bb53-4143-a33f-a0a54a0f0e9b" ] } ], "mendeley" : { "formattedCitation" : "(Anenberg et al., 2012; Shindell et al., 2012; Schmale et al., 2014a, 2014b; Sadiq et al., 2017; Shindell et al., 2017a; Fay et al., 2018; Harmsen et al., 2020)", "manualFormatting" : "(Anenberg et al., 2012; Shindell et al., 2012, 2017b; Schmale et al., 2014a, b; Sadiq et al., 2017; Fay et al., 2018; Harmsen et al., 2020)", "plainTextFormattedCitation" : "(Anenberg et al., 2012; Shindell et al., 2012; Schmale et al., 2014a, 2014b; Sadiq et al., 2017; Shindell et al., 2017a; Fay et al., 2018; Harmsen et al., 2020)", "previouslyFormattedCitation" : "(Anenberg et al., 2012; Shindell et al., 2012; Schmale et al., 2014a, 2014b; Sadiq et al., 2017; Shindell et al., 2017a; Fay et al., 2018; Harmsen et al., 2020)" }, "properties" : { "noteIndex" : 0 }, "schema" : "https://github.com/citation-style-language/schema/raw/master/csl-citation.json" }</w:instrText>
        </w:r>
      </w:ins>
      <w:del w:id="4363" w:author="Robin Matthews" w:date="2021-07-08T17:18:00Z">
        <w:r w:rsidR="00A75A09" w:rsidDel="002D39BF">
          <w:rPr>
            <w:lang w:val="en-GB"/>
          </w:rPr>
          <w:delInstrText>ADDIN CSL_CITATION { "citationItems" : [ { "id" : "ITEM-1", "itemData" : { "DOI" : "10.1038/515335a", "ISBN" : "00280836", "ISSN" : "14764687", "PMID" : "25409811", "abstract" : "The article discusses the aspects of air pollution that causes to severe environmental damages and focuses on the need to improve the air quality and mitigation of short-lived climate-forcing pollutants (SLCPs). Topics include interaction between air pollution and urban heat-island effect, damages ecosystems and agriculture, climate change mitigation, and global mean temperature rise. Chart depicting several air pollutants that influence climate like black carbon and methane is included.", "author" : [ { "dropping-particle" : "", "family" : "Schmale", "given" : "Julia", "non-dropping-particle" : "", "parse-names" : false, "suffix" : "" }, { "dropping-particle" : "", "family" : "Shindell", "given" : "Drew", "non-dropping-particle" : "", "parse-names" : false, "suffix" : "" }, { "dropping-particle" : "", "family" : "Schneidemesser", "given" : "Erika", "non-dropping-particle" : "Von", "parse-names" : false, "suffix" : "" }, { "dropping-particle" : "", "family" : "Chabay", "given" : "Ilan", "non-dropping-particle" : "", "parse-names" : false, "suffix" : "" }, { "dropping-particle" : "", "family" : "Lawrence", "given" : "Mark", "non-dropping-particle" : "", "parse-names" : false, "suffix" : "" } ], "container-title" : "Nature", "id" : "ITEM-1", "issue" : "7527", "issued" : { "date-parts" : [ [ "2014" ] ] }, "page" : "335-337", "title" : "Air pollution: Clean up our skies", "translator" : [ { "dropping-particle" : "", "family" : "G2854", "given" : "", "non-dropping-particle" : "", "parse-names" : false, "suffix" : "" } ], "type" : "article", "volume" : "515" }, "uris" : [ "http://www.mendeley.com/documents/?uuid=f1899985-08cb-37d7-bad9-3dd1d4ebfb3d" ] }, { "id" : "ITEM-2", "itemData" : { "DOI" : "10.1016/j.atmosenv.2014.03.016", "ISBN" : "13522310", "ISSN" : "18732844", "author" : [ { "dropping-particle" : "", "family" : "Schmale", "given" : "Julia", "non-dropping-particle" : "", "parse-names" : false, "suffix" : "" }, { "dropping-particle" : "", "family" : "Aardenne", "given" : "John", "non-dropping-particle" : "van", "parse-names" : false, "suffix" : "" }, { "dropping-particle" : "", "family" : "Schneidemesser", "given" : "Erika", "non-dropping-particle" : "Von", "parse-names" : false, "suffix" : "" } ], "container-title" : "Atmospheric Environment", "id" : "ITEM-2", "issued" : { "date-parts" : [ [ "2014" ] ] }, "page" : "146-148", "title" : "New Directions: Support for integrated decision-making in air and climate policies \u2013 Development of a metrics-based information portal", "translator" : [ { "dropping-particle" : "", "family" : "G2856", "given" : "", "non-dropping-particle" : "", "parse-names" : false, "suffix" : "" } ], "type" : "article", "volume" : "90" }, "uris" : [ "http://www.mendeley.com/documents/?uuid=39e3ab15-8bb1-30e8-8718-07ba571d61d3" ] }, { "id" : "ITEM-3", "itemData" : { "DOI" : "10.1126/science.aak9521", "ISBN" : "0036-8075 1095-9203", "ISSN" : "10959203", "PMID" : "28473553", "abstract" : "The Paris Climate Agreement under the United Nations Framework Convention on Climate Change (UNFCCC) explicitly links the world's long-term climate and near-term sustainable development and poverty eradication agendas. Urgent action is needed, but there are many paths toward the agreement's long-term, end-of-century, 1.5\u00b0 to 2\u00b0C climate target. We propose that reducing short-lived climate pollutants (SLCPs) enough to slow projected global warming by 0.5\u00b0C over the next 25 years be adopted as a near-term goal, with many potential benefits toward achieving Sustainable Development Goals (SDGs). As countries' climate commitments are formally adopted under the agreement and they prepare for its 2018 stocktaking, there is a need for them to pledge and report progress toward reductions not just in CO2 but in the full range of greenhouse gases (GHGs) and black carbon (BC) (plus co-emissions) in order to track progress toward long-term goals.", "author" : [ { "dropping-particle" : "", "family" : "Shindell", "given" : "D.T.", "non-dropping-particle" : "", "parse-names" : false, "suffix" : "" }, { "dropping-particle" : "", "family" : "Borgford-Parnell", "given" : "N.", "non-dropping-particle" : "", "parse-names" : false, "suffix" : "" }, { "dropping-particle" : "", "family" : "Brauer", "given" : "M.", "non-dropping-particle" : "", "parse-names" : false, "suffix" : "" }, { "dropping-particle" : "", "family" : "Haines", "given" : "A.", "non-dropping-particle" : "", "parse-names" : false, "suffix" : "" }, { "dropping-particle" : "", "family" : "Kuylenstierna", "given" : "J.C.I.", "non-dropping-particle" : "", "parse-names" : false, "suffix" : "" }, { "dropping-particle" : "", "family" : "Leonard", "given" : "S. A.", "non-dropping-particle" : "", "parse-names" : false, "suffix" : "" }, { "dropping-particle" : "", "family" : "Ramanathan", "given" : "V.", "non-dropping-particle" : "", "parse-names" : false, "suffix" : "" }, { "dropping-particle" : "", "family" : "Ravishankara", "given" : "A.", "non-dropping-particle" : "", "parse-names" : false, "suffix" : "" }, { "dropping-particle" : "", "family" : "Amann", "given" : "M.", "non-dropping-particle" : "", "parse-names" : false, "suffix" : "" }, { "dropping-particle" : "", "family" : "Srivastava", "given" : "L.", "non-dropping-particle" : "", "parse-names" : false, "suffix" : "" } ], "container-title" : "Science", "id" : "ITEM-3", "issue" : "6337", "issued" : { "date-parts" : [ [ "2017", "5" ] ] }, "page" : "493-494", "title" : "A climate policy pathway for near- and long-term benefits", "translator" : [ { "dropping-particle" : "", "family" : "G3030", "given" : "", "non-dropping-particle" : "", "parse-names" : false, "suffix" : "" } ], "type" : "article-journal", "volume" : "356" }, "uris" : [ "http://www.mendeley.com/documents/?uuid=0f21166c-c40d-42b1-8a9b-ea1b93fb2708" ] }, { "id" : "ITEM-4", "itemData" : { "DOI" : "10.1289/ehp.1104301", "ISBN" : "0091-6765", "ISSN" : "00916765", "PMID" : "22418651", "abstract" : "BACKGROUND: Tropospheric ozone and black carbon (BC), a component of fine particulate matter (PM \u2264 2.5 \u00b5m in aerodynamic diameter; PM(2.5)), are associated with premature mortality and they disrupt global and regional climate. OBJECTIVES: We examined the air quality and health benefits of 14 specific emission control measures targeting BC and methane, an ozone precursor, that were selected because of their potential to reduce the rate of climate change over the next 20-40 years. METHODS: We simulated the impacts of mitigation measures on outdoor concentrations of PM(2.5) and ozone using two composition-climate models, and calculated associated changes in premature PM(2.5)- and ozone-related deaths using epidemiologically derived concentration-response functions. RESULTS: We estimated that, for PM(2.5) and ozone, respectively, fully implementing these measures could reduce global population-weighted average surface concentrations by 23-34% and 7-17% and avoid 0.6-4.4 and 0.04-0.52 million annual premature deaths globally in 2030. More than 80% of the health benefits are estimated to occur in Asia. We estimated that BC mitigation measures would achieve approximately 98% of the deaths that would be avoided if all BC and methane mitigation measures were implemented, due to reduced BC and associated reductions of nonmethane ozone precursor and organic carbon emissions as well as stronger mortality relationships for PM(2.5) relative to ozone. Although subject to large uncertainty, these estimates and conclusions are not strongly dependent on assumptions for the concentration-response function. CONCLUSIONS: In addition to climate benefits, our findings indicate that the methane and BC emission control measures would have substantial co-benefits for air quality and public health worldwide, potentially reversing trends of increasing air pollution concentrations and mortality in Africa and South, West, and Central Asia. These projected benefits are independent of carbon dioxide mitigation measures. Benefits of BC measures are underestimated because we did not account for benefits from reduced indoor exposures and because outdoor exposure estimates were limited by model spatial resolution.", "author" : [ { "dropping-particle" : "", "family" : "Anenberg", "given" : "Susan C.", "non-dropping-particle" : "", "parse-names" : false, "suffix" : "" }, { "dropping-particle" : "", "family" : "Schwartz", "given" : "Joel", "non-dropping-particle" : "", "parse-names" : false, "suffix" : "" }, { "dropping-particle" : "", "family" : "Shindell", "given" : "Drew", "non-dropping-particle" : "", "parse-names" : false, "suffix" : "" }, { "dropping-particle" : "", "family" : "Amann", "given" : "Markus", "non-dropping-particle" : "", "parse-names" : false, "suffix" : "" }, { "dropping-particle" : "", "family" : "Faluvegi", "given" : "Greg", "non-dropping-particle" : "", "parse-names" : false, "suffix" : "" }, { "dropping-particle" : "", "family" : "Klimont", "given" : "Zbigniew", "non-dropping-particle" : "", "parse-names" : false, "suffix" : "" }, { "dropping-particle" : "", "family" : "Janssens-Maenhout", "given" : "Greet", "non-dropping-particle" : "", "parse-names" : false, "suffix" : "" }, { "dropping-particle" : "", "family" : "Pozzoli", "given" : "Luca", "non-dropping-particle" : "", "parse-names" : false, "suffix" : "" }, { "dropping-particle" : "", "family" : "Dingenen", "given" : "Rita", "non-dropping-particle" : "van", "parse-names" : false, "suffix" : "" }, { "dropping-particle" : "", "family" : "Vignati", "given" : "Elisabetta", "non-dropping-particle" : "", "parse-names" : false, "suffix" : "" }, { "dropping-particle" : "", "family" : "Emberson", "given" : "Lisa", "non-dropping-particle" : "", "parse-names" : false, "suffix" : "" }, { "dropping-particle" : "", "family" : "Muller", "given" : "Nicholas Z.", "non-dropping-particle" : "", "parse-names" : false, "suffix" : "" }, { "dropping-particle" : "", "family" : "Jason West", "given" : "J.", "non-dropping-particle" : "", "parse-names" : false, "suffix" : "" }, { "dropping-particle" : "", "family" : "Williams", "given" : "Martin", "non-dropping-particle" : "", "parse-names" : false, "suffix" : "" }, { "dropping-particle" : "", "family" : "Demkine", "given" : "Volodymyr", "non-dropping-particle" : "", "parse-names" : false, "suffix" : "" }, { "dropping-particle" : "", "family" : "Kevin Hicks", "given" : "W.", "non-dropping-particle" : "", "parse-names" : false, "suffix" : "" }, { "dropping-particle" : "", "family" : "Kuylenstierna", "given" : "Johan", "non-dropping-particle" : "", "parse-names" : false, "suffix" : "" }, { "dropping-particle" : "", "family" : "Raes", "given" : "Frank", "non-dropping-particle" : "", "parse-names" : false, "suffix" : "" }, { "dropping-particle" : "", "family" : "Ramanathan", "given" : "Veerabhadran", "non-dropping-particle" : "", "parse-names" : false, "suffix" : "" } ], "container-title" : "Environmental Health Perspectives", "id" : "ITEM-4", "issue" : "6", "issued" : { "date-parts" : [ [ "2012", "3" ] ] }, "page" : "831-839", "title" : "Global air quality and health co-benefits of mitigating near-term climate change through methane and black carbon emission controls", "translator" : [ { "dropping-particle" : "", "family" : "G2838", "given" : "", "non-dropping-particle" : "", "parse-names" : false, "suffix" : "" } ], "type" : "article-journal", "volume" : "120" }, "uris" : [ "http://www.mendeley.com/documents/?uuid=62f76eb8-5882-46a8-9599-227b88851c2a" ] }, { "id" : "ITEM-5", "itemData" : { "DOI" : "10.5194/acp-17-3055-2017", "ISSN" : "1680-7324", "abstract" : "&lt;p&gt;Abstract. Tropospheric ozone is one of the most hazardous air pollutants as it harms both human health and plant productivity. Foliage uptake of ozone via dry deposition damages photosynthesis and causes stomatal closure. These foliage changes could lead to a cascade of biogeochemical and biogeophysical effects that not only modulate the carbon cycle, regional hydrometeorology and climate, but also cause feedbacks onto surface ozone concentration itself. In this study, we implement a semi-empirical parameterization of ozone damage on vegetation in the Community Earth System Model to enable online ozone\u2013vegetation coupling, so that for the first time ecosystem structure and ozone concentration can coevolve in fully coupled land\u2013atmosphere simulations. With ozone\u2013vegetation coupling, present-day surface ozone is simulated to be higher by up to 4\u20136\u202fppbv over Europe, North America and China. Reduced dry deposition velocity following ozone damage contributes to \u223c\u200940\u2013100\u202f% of those increases, constituting a significant positive biogeochemical feedback on ozone air quality. Enhanced biogenic isoprene emission is found to contribute to most of the remaining increases, and is driven mainly by higher vegetation temperature that results from lower transpiration rate. This isoprene-driven pathway represents an indirect, positive meteorological feedback. The reduction in both dry deposition and transpiration is mostly associated with reduced stomatal conductance following ozone damage, whereas the modification of photosynthesis and further changes in ecosystem productivity are found to play a smaller role in contributing to the ozone\u2013vegetation feedbacks. Our results highlight the need to consider two-way ozone\u2013vegetation coupling in Earth system models to derive a more complete understanding and yield more reliable future predictions of ozone air quality.&lt;/p&gt;", "author" : [ { "dropping-particle" : "", "family" : "Sadiq", "given" : "Mehliyar", "non-dropping-particle" : "", "parse-names" : false, "suffix" : "" }, { "dropping-particle" : "", "family" : "Tai", "given" : "Amos P. K.", "non-dropping-particle" : "", "parse-names" : false, "suffix" : "" }, { "dropping-particle" : "", "family" : "Lombardozzi", "given" : "Danica", "non-dropping-particle" : "", "parse-names" : false, "suffix" : "" }, { "dropping-particle" : "", "family" : "Val Martin", "given" : "Maria", "non-dropping-particle" : "", "parse-names" : false, "suffix" : "" } ], "container-title" : "Atmospheric Chemistry and Physics", "id" : "ITEM-5", "issue" : "4", "issued" : { "date-parts" : [ [ "2017", "2", "28" ] ] }, "page" : "3055-3066", "title" : "Effects of ozone\u2013vegetation coupling on surface ozone air quality via biogeochemical and meteorological feedbacks", "translator" : [ { "dropping-particle" : "", "family" : "G4745", "given" : "", "non-dropping-particle" : "", "parse-names" : false, "suffix" : "" } ], "type" : "article-journal", "volume" : "17" }, "uris" : [ "http://www.mendeley.com/documents/?uuid=17f4f297-4eac-3af3-a107-6be7e8dcdb1c" ] }, { "id" : "ITEM-6", "itemData" : { "DOI" : "10.1038/s41560-018-0179-z", "ISSN" : "2058-7546", "abstract" : "Low-carbon investments are necessary for driving the energy system transformation that is called for by both the Paris Agreement and Sustainable Development Goals. Improving understanding of the scale and nature of these investments under diverging technology and policy futures is therefore of great importance to decision makers. Here, using six global modelling frameworks, we show that the pronounced reallocation of the investment portfolio required to transform the energy system will not be initiated by the current suite of countries\u2019 Nationally Determined Contributions. Charting a course toward \u2018well below 2 \u00b0C\u2019 instead sees low-carbon investments overtaking fossil investments globally by around 2025 or before and growing thereafter. Pursuing the 1.5 \u00b0C target demands a marked upscaling in low-carbon capital beyond that of a 2 \u00b0C-consistent future. Actions consistent with an energy transformation would increase the costs of achieving the goals of energy access and food security, but reduce the costs of achieving air-quality goals.", "author" : [ { "dropping-particle" : "", "family" : "Fay", "given" : "Marianne", "non-dropping-particle" : "", "parse-names" : false, "suffix" : "" }, { "dropping-particle" : "", "family" : "Poblete-Cazenave", "given" : "Miguel", "non-dropping-particle" : "", "parse-names" : false, "suffix" : "" }, { "dropping-particle" : "", "family" : "Kriegler", "given" : "Elmar", "non-dropping-particle" : "", "parse-names" : false, "suffix" : "" }, { "dropping-particle" : "", "family" : "Despr\u00e9s", "given" : "Jacques", "non-dropping-particle" : "", "parse-names" : false, "suffix" : "" }, { "dropping-particle" : "", "family" : "Pachauri", "given" : "Shonali", "non-dropping-particle" : "", "parse-names" : false, "suffix" : "" }, { "dropping-particle" : "", "family" : "Riahi", "given" : "Keywan", "non-dropping-particle" : "", "parse-names" : false, "suffix" : "" }, { "dropping-particle" : "", "family" : "Huppmann", "given" : "Daniel", "non-dropping-particle" : "", "parse-names" : false, "suffix" : "" }, { "dropping-particle" : "", "family" : "Fujimori", "given" : "Shinichiro", "non-dropping-particle" : "", "parse-names" : false, "suffix" : "" }, { "dropping-particle" : "", "family" : "Busch", "given" : "Sebastian", "non-dropping-particle" : "", "parse-names" : false, "suffix" : "" }, { "dropping-particle" : "", "family" : "Rao", "given" : "Narasimha", "non-dropping-particle" : "", "parse-names" : false, "suffix" : "" }, { "dropping-particle" : "", "family" : "McCollum", "given" : "David L.", "non-dropping-particle" : "", "parse-names" : false, "suffix" : "" }, { "dropping-particle" : "", "family" : "Schmitz", "given" : "Andreas", "non-dropping-particle" : "", "parse-names" : false, "suffix" : "" }, { "dropping-particle" : "", "family" : "Parkinson", "given" : "Simon", "non-dropping-particle" : "", "parse-names" : false, "suffix" : "" }, { "dropping-particle" : "", "family" : "Nicolas", "given" : "Claire", "non-dropping-particle" : "", "parse-names" : false, "suffix" : "" }, { "dropping-particle" : "", "family" : "Boer", "given" : "Harmen-Sytze", "non-dropping-particle" : "de", "parse-names" : false, "suffix" : "" }, { "dropping-particle" : "", "family" : "Emmerling", "given" : "Johannes", "non-dropping-particle" : "", "parse-names" : false, "suffix" : "" }, { "dropping-particle" : "", "family" : "Iyer", "given" : "Gokul", "non-dropping-particle" : "", "parse-names" : false, "suffix" : "" }, { "dropping-particle" : "", "family" : "Drouet", "given" : "Laurent", "non-dropping-particle" : "", "parse-names" : false, "suffix" : "" }, { "dropping-particle" : "", "family" : "Zhou", "given" : "Wenji", "non-dropping-particle" : "", "parse-names" : false, "suffix" : "" }, { "dropping-particle" : "", "family" : "Harmsen", "given" : "Mathijs", "non-dropping-particle" : "", "parse-names" : false, "suffix" : "" }, { "dropping-particle" : "", "family" : "Fricko", "given" : "Oliver", "non-dropping-particle" : "", "parse-names" : false, "suffix" : "" }, { "dropping-particle" : "", "family" : "Bertram", "given" : "Christoph", "non-dropping-particle" : "", "parse-names" : false, "suffix" : "" }, { "dropping-particle" : "", "family" : "Gidden", "given" : "Matthew", "non-dropping-particle" : "", "parse-names" : false, "suffix" : "" }, { "dropping-particle" : "", "family" : "Krey", "given" : "Volker", "non-dropping-particle" : "", "parse-names" : false, "suffix" : "" }, { "dropping-particle" : "", "family" : "Vuuren", "given" : "Detlef", "non-dropping-particle" : "van", "parse-names" : false, "suffix" : "" }, { "dropping-particle" : "", "family" : "Schoepp", "given" : "Wolfgang", "non-dropping-particle" : "", "parse-names" : false, "suffix" : "" }, { "dropping-particle" : "", "family" : "Bosetti", "given" : "Valentina", "non-dropping-particle" : "", "parse-names" : false, "suffix" : "" }, { "dropping-particle" : "", "family" : "Rozenberg", "given" : "Julie", "non-dropping-particle" : "", "parse-names" : false, "suffix" : "" }, { "dropping-particle" : "", "family" : "Rafaj", "given" : "Peter", "non-dropping-particle" : "", "parse-names" : false, "suffix" : "" } ], "container-title" : "Nature Energy", "id" : "ITEM-6", "issue" : "7", "issued" : { "date-parts" : [ [ "2018" ] ] }, "page" : "589-599", "title" : "Energy investment needs for fulfilling the Paris Agreement and achieving the Sustainable Development Goals", "translator" : [ { "dropping-particle" : "", "family" : "G3490", "given" : "", "non-dropping-particle" : "", "parse-names" : false, "suffix" : "" } ], "type" : "article-journal", "volume" : "3" }, "uris" : [ "http://www.mendeley.com/documents/?uuid=508617a7-1b8a-4709-a1ca-404182ce0007" ] }, { "id" : "ITEM-7", "itemData" : { "DOI" : "10.1007/s10584-020-02800-8", "ISSN" : "1573-1480", "abstract" : "Mitigation of black carbon (BC) aerosol emissions can potentially contribute to both reducing air pollution and climate change, although mixed results have been reported regarding the latter. A detailed quantification of the synergy between global air quality and climate policy is still lacking. This study contributes with an integrated assessment model-based scenario analysis of BC-focused mitigation strategies aimed at maximizing air quality and climate benefits. The impacts of these policy strategies have been examined under different socio-economic conditions, climate ambitions, and BC mitigation strategies. The study finds that measures targeting BC emissions (including reduction of co-emitted organic carbon, sulfur dioxide, and nitrogen dioxides) result in significant decline in premature mortality due to ambient air pollution, in the order of 4 to 12 million avoided deaths between 2015 and 2030. Under certain circumstances, BC mitigation can also reduce climate change, i.e., mainly by lowering BC emissions in the residential sector and in high BC emission scenarios. Still, the effect of BC mitigation on global mean temperature is found to be modest at best (with a maximum short-term GMT decrease of 0.02\u00a0\u00b0C in 2030) and could even lead to warming (with a maximum increase of 0.05\u00a0\u00b0C in case of a health-focused strategy, where all aerosols are strongly reduced). At the same time, strong climate policy would improve air quality (the opposite relation) through reduced fossil fuel use, leading to an estimated 2 to 5 million avoided deaths in the period up to2030. By combining both air quality and climate goals, net health benefits can be maximized.", "author" : [ { "dropping-particle" : "", "family" : "Harmsen", "given" : "Mathijs J H M", "non-dropping-particle" : "", "parse-names" : false, "suffix" : "" }, { "dropping-particle" : "", "family" : "Dorst", "given" : "Pim", "non-dropping-particle" : "van", "parse-names" : false, "suffix" : "" }, { "dropping-particle" : "", "family" : "Vuuren", "given" : "Detlef P", "non-dropping-particle" : "van", "parse-names" : false, "suffix" : "" }, { "dropping-particle" : "", "family" : "Berg", "given" : "Maarten", "non-dropping-particle" : "van den", "parse-names" : false, "suffix" : "" }, { "dropping-particle" : "", "family" : "Dingenen", "given" : "Rita", "non-dropping-particle" : "Van", "parse-names" : false, "suffix" : "" }, { "dropping-particle" : "", "family" : "Klimont", "given" : "Zbigniew", "non-dropping-particle" : "", "parse-names" : false, "suffix" : "" } ], "container-title" : "Climatic Change", "id" : "ITEM-7", "issued" : { "date-parts" : [ [ "2020" ] ] }, "title" : "Co-benefits of black carbon mitigation for climate and air quality", "translator" : [ { "dropping-particle" : "", "family" : "G4861", "given" : "", "non-dropping-particle" : "", "parse-names" : false, "suffix" : "" } ], "type" : "article-journal" }, "uris" : [ "http://www.mendeley.com/documents/?uuid=f42805cc-59d8-4938-9365-64a2aa44059c" ] }, { "id" : "ITEM-8", "itemData" : { "DOI" : "10.1126/science.1210026", "ISBN" : "0036-8075", "ISSN" : "10959203", "PMID" : "22246768", "abstract" : "Tropospheric ozone and black carbon (BC) contribute to both degraded air quality and global warming. We considered \u223c400 emission control measures to reduce these pollutants by using current technology and experience. We identified 14 measures targeting methane and BC emissions that reduce projected global mean warming \u223c0.5\u00b0C by 2050. This strategy avoids 0.7 to 4.7 million annual premature deaths from outdoor air pollution and increases annual crop yields by 30 to 135 million metric tons due to ozone reductions in 2030 and beyond. Benefits of methane emissions reductions are valued at $700 to $5000 per metric ton, which is well above typical marginal abatement costs (less than $250). The selected controls target different sources and influence climate on shorter time scales than those of carbon dioxide-reduction measures. Implementing both substantially reduces the risks of crossing the 2\u00b0C threshold.", "author" : [ { "dropping-particle" : "", "family" : "Shindell", "given" : "Drew T.", "non-dropping-particle" : "", "parse-names" : false, "suffix" : "" }, { "dropping-particle" : "", "family" : "Kuylenstierna", "given" : "Johan C.I.", "non-dropping-particle" : "", "parse-names" : false, "suffix" : "" }, { "dropping-particle" : "", "family" : "Vignati", "given" : "Elisabetta", "non-dropping-particle" : "", "parse-names" : false, "suffix" : "" }, { "dropping-particle" : "", "family" : "Dingenen", "given" : "Rita", "non-dropping-particle" : "Van", "parse-names" : false, "suffix" : "" }, { "dropping-particle" : "", "family" : "Amann", "given" : "Markus", "non-dropping-particle" : "", "parse-names" : false, "suffix" : "" }, { "dropping-particle" : "", "family" : "Klimont", "given" : "Zbigniew", "non-dropping-particle" : "", "parse-names" : false, "suffix" : "" }, { "dropping-particle" : "", "family" : "Anenberg", "given" : "Susan C.", "non-dropping-particle" : "", "parse-names" : false, "suffix" : "" }, { "dropping-particle" : "", "family" : "Muller", "given" : "Nicholas", "non-dropping-particle" : "", "parse-names" : false, "suffix" : "" }, { "dropping-particle" : "", "family" : "Janssens-Maenhout", "given" : "Greet", "non-dropping-particle" : "", "parse-names" : false, "suffix" : "" }, { "dropping-particle" : "", "family" : "Raes", "given" : "Frank", "non-dropping-particle" : "", "parse-names" : false, "suffix" : "" }, { "dropping-particle" : "", "family" : "Schwartz", "given" : "Joel", "non-dropping-particle" : "", "parse-names" : false, "suffix" : "" }, { "dropping-particle" : "", "family" : "Faluvegi", "given" : "Greg", "non-dropping-particle" : "", "parse-names" : false, "suffix" : "" }, { "dropping-particle" : "", "family" : "Pozzoli", "given" : "Luca", "non-dropping-particle" : "", "parse-names" : false, "suffix" : "" }, { "dropping-particle" : "", "family" : "Kupiainen", "given" : "Kaarle", "non-dropping-particle" : "", "parse-names" : false, "suffix" : "" }, { "dropping-particle" : "", "family" : "H\u00f6glund-Isaksson", "given" : "Lena", "non-dropping-particle" : "", "parse-names" : false, "suffix" : "" }, { "dropping-particle" : "", "family" : "Emberson", "given" : "Lisa", "non-dropping-particle" : "", "parse-names" : false, "suffix" : "" }, { "dropping-particle" : "", "family" : "Streets", "given" : "David", "non-dropping-particle" : "", "parse-names" : false, "suffix" : "" }, { "dropping-particle" : "", "family" : "Ramanathan", "given" : "V.", "non-dropping-particle" : "", "parse-names" : false, "suffix" : "" }, { "dropping-particle" : "", "family" : "Hicks", "given" : "Kevin", "non-dropping-particle" : "", "parse-names" : false, "suffix" : "" }, { "dropping-particle" : "", "family" : "Oanh", "given" : "N. T.Kim", "non-dropping-particle" : "", "parse-names" : false, "suffix" : "" }, { "dropping-particle" : "", "family" : "Milly", "given" : "George", "non-dropping-particle" : "", "parse-names" : false, "suffix" : "" }, { "dropping-particle" : "", "family" : "Williams", "given" : "Martin", "non-dropping-particle" : "", "parse-names" : false, "suffix" : "" }, { "dropping-particle" : "", "family" : "Demk</w:delInstrText>
        </w:r>
        <w:r w:rsidR="00A75A09" w:rsidRPr="002A1EE0" w:rsidDel="002D39BF">
          <w:delInstrText>ine", "given" : "Volodymyr", "non-dropping-particle" : "", "parse-names" : false, "suffix" : "" }, { "dropping-particle" : "", "family" : "Fowler", "given" : "David", "non-dropping-particle" : "", "parse-names" : false, "suffix" : "" } ], "container-title" : "Science", "id" : "ITEM-8", "issue" : "6065", "issued" : { "date-parts" : [ [ "2012" ] ] }, "page" : "183-189", "title" : "Simultaneously mitigating near-term climate change and improving human health and food security", "translator" : [ { "dropping-particle" : "", "family" : "G5427", "given" : "", "non-dropping-particle" : "", "parse-names" : false, "suffix" : "" } ], "type" : "article-journal", "volume" : "335" }, "uris" : [ "http://www.mendeley.com/documents/?uuid=1c4d9f1a-bb53-4143-a33f-a0a54a0f0e9b" ] } ], "mendeley" : { "formattedCitation" : "(Anenberg et al., 2012; Shindell et al., 2012; Schmale et al., 2014a, 2014b; Sadiq et al., 2017; Shindell et al., 2017a; Fay et al., 2018; Harmsen et al., 2020)", "plainTextFormattedCitation" : "(Anenberg et al., 2012; Shindell et al., 2012; Schmale et al., 2014a, 2014b; Sadiq et al., 2017; Shindell et al., 2017a; Fay et al., 2018; Harmsen et al., 2020)", "previouslyFormattedCitation" : "(Anenberg et al., 2012; Shindell et al., 2012; Schmale et al., 2014a, 2014b; Sadiq et al., 2017; Shindell et al., 2017a; Fay et al., 2018; Harmsen et al., 2020)" }, "properties" : { "noteIndex" : 0 }, "schema" : "https://github.com/citation-style-language/schema/raw/master/csl-citation.json" }</w:delInstrText>
        </w:r>
      </w:del>
      <w:r w:rsidRPr="00981F7A">
        <w:rPr>
          <w:lang w:val="en-GB"/>
        </w:rPr>
        <w:fldChar w:fldCharType="separate"/>
      </w:r>
      <w:r w:rsidR="00A75A09" w:rsidRPr="00A75A09">
        <w:rPr>
          <w:noProof/>
        </w:rPr>
        <w:t>(</w:t>
      </w:r>
      <w:ins w:id="4364" w:author="Robin Matthews" w:date="2021-07-08T17:18:00Z">
        <w:r w:rsidR="002D39BF">
          <w:rPr>
            <w:noProof/>
          </w:rPr>
          <w:t>Anenberg et al., 2012; Shindell et al., 2012, 2017b; Schmale et al., 2014a, b; Sadiq et al., 2017; Fay et al., 2018; Harmsen et al., 2020</w:t>
        </w:r>
      </w:ins>
      <w:del w:id="4365" w:author="Robin Matthews" w:date="2021-07-08T17:18:00Z">
        <w:r w:rsidR="00A75A09" w:rsidRPr="00A75A09" w:rsidDel="002D39BF">
          <w:rPr>
            <w:noProof/>
          </w:rPr>
          <w:delText>Anenberg et al., 2012; Shindell et al., 2012; Schmale et al., 2014a, 2014b; Sadiq et al., 2017; Shindell et al., 2017a; Fay et al., 2018; Harmsen et al., 2020</w:delText>
        </w:r>
      </w:del>
      <w:r w:rsidR="00A75A09" w:rsidRPr="00A75A09">
        <w:rPr>
          <w:noProof/>
        </w:rPr>
        <w:t>)</w:t>
      </w:r>
      <w:r w:rsidRPr="00981F7A">
        <w:rPr>
          <w:lang w:val="en-GB"/>
        </w:rPr>
        <w:fldChar w:fldCharType="end"/>
      </w:r>
      <w:commentRangeEnd w:id="4361"/>
      <w:r w:rsidR="00CB33A1">
        <w:rPr>
          <w:rStyle w:val="Marquedecommentaire"/>
        </w:rPr>
        <w:commentReference w:id="4361"/>
      </w:r>
      <w:r w:rsidRPr="00363980">
        <w:t xml:space="preserve">. </w:t>
      </w:r>
      <w:commentRangeStart w:id="4366"/>
      <w:r w:rsidRPr="00363980">
        <w:t>Haines et al</w:t>
      </w:r>
      <w:commentRangeEnd w:id="4366"/>
      <w:r w:rsidR="00A63A8D">
        <w:rPr>
          <w:rStyle w:val="Marquedecommentaire"/>
          <w:lang w:val="en-GB"/>
        </w:rPr>
        <w:commentReference w:id="4366"/>
      </w:r>
      <w:r w:rsidRPr="00363980">
        <w:t xml:space="preserve">. </w:t>
      </w:r>
      <w:r w:rsidRPr="00981F7A">
        <w:rPr>
          <w:lang w:val="en-GB"/>
        </w:rPr>
        <w:fldChar w:fldCharType="begin" w:fldLock="1"/>
      </w:r>
      <w:r w:rsidR="00D477C7">
        <w:instrText>ADDIN CSL_CITATION { "citationItems" : [ { "id" : "ITEM-1", "itemData" : { "DOI" : "10.1038/s41558-017-0012-x", "ISBN" : "1758-678X", "ISSN" : "17586798", "abstract" : "The post-2015 development agenda is dominated by a set of Sustainable Development Goals (SDGs) that arose from the 2012 Rio+20 United Nations Conference on Sustainable Development. The 17 goals and 169 targets address diverse and intersecting aspects of human and environmental needs and challenges. Achieving the SDGs by 2030 requires implementing coordinated and concerted strategies and actions that minimize potential trade-offs and conflicts and maximize synergies to contribute to multiple SDGs. Measures to mitigate emissions of short-lived climate pollutants are an example of actions that contribute to multiple outcomes relevant to development. This Perspective highlights the interlinkages between these pollutants and the SDGs, and shows that implementing emissions reduction measures can contribute to achieving many of the SDGs.", "author" : [ { "dropping-particle" : "", "family" : "Haines", "given" : "Andy", "non-dropping-particle" : "", "parse-names" : false, "suffix" : "" }, { "dropping-particle" : "", "family" : "Amann", "given" : "Markus", "non-dropping-particle" : "", "parse-names" : false, "suffix" : "" }, { "dropping-particle" : "", "family" : "Borgford-Parnell", "given" : "Nathan", "non-dropping-particle" : "", "parse-names" : false, "suffix" : "" }, { "dropping-particle" : "", "family" : "Leonard", "given" : "Sunday", "non-dropping-particle" : "", "parse-names" : false, "suffix" : "" }, { "dropping-particle" : "", "family" : "Kuylenstierna", "given" : "Johan", "non-dropping-particle" : "", "parse-names" : false, "suffix" : "" }, { "dropping-particle" : "", "family" : "Shindell", "given" : "Drew", "non-dropping-particle" : "", "parse-names" : false, "suffix" : "" } ], "container-title" : "Nature Climate Change", "id" : "ITEM-1", "issue" : "12", "issued" : { "date-parts" : [ [ "2017", "12", "30" ] ] }, "page" : "863-869", "title" : "Short-lived climate pollutant mitigation and the Sustainable Development Goals", "translator" : [ { "dropping-particle" : "", "family" : "G5416", "given" : "", "non-dropping-particle" : "", "parse-names" : false, "suffix" : "" } ], "type" : "article-journal", "volume" : "7" }, "uris" : [ "http://www.mendeley.com/documents/?uuid=40fb2ba1-cf94-480a-b486-24b012715643" ] } ], "mendeley" : { "formattedCitation" : "(Haines et al., 2017)", "plainTextFormattedCitation" : "(Haines et al., 2017)", "previouslyFormattedCitation" : "(Haines et al., 2017)" }, "properties" : { "noteIndex" : 0 }, "schema" : "https://github.com/citation-style-language/schema/raw/master/csl-citation.json" }</w:instrText>
      </w:r>
      <w:r w:rsidRPr="00981F7A">
        <w:rPr>
          <w:lang w:val="en-GB"/>
        </w:rPr>
        <w:fldChar w:fldCharType="separate"/>
      </w:r>
      <w:r w:rsidR="00CB33A1">
        <w:rPr>
          <w:noProof/>
        </w:rPr>
        <w:t>(Haines et al., 2017)</w:t>
      </w:r>
      <w:r w:rsidRPr="00981F7A">
        <w:rPr>
          <w:lang w:val="en-GB"/>
        </w:rPr>
        <w:fldChar w:fldCharType="end"/>
      </w:r>
      <w:r w:rsidRPr="00A614C7">
        <w:t xml:space="preserve"> and Shindell </w:t>
      </w:r>
      <w:r w:rsidRPr="00A614C7">
        <w:rPr>
          <w:iCs/>
        </w:rPr>
        <w:t xml:space="preserve">et al. </w:t>
      </w:r>
      <w:commentRangeStart w:id="4367"/>
      <w:r w:rsidRPr="00981F7A">
        <w:rPr>
          <w:lang w:val="en-GB"/>
        </w:rPr>
        <w:fldChar w:fldCharType="begin" w:fldLock="1"/>
      </w:r>
      <w:r w:rsidR="002E1475">
        <w:instrText>ADDIN CSL_CITATION { "citationItems" : [ { "id" : "ITEM-1", "itemData" : { "DOI" : "10.1126/science.aak9521", "ISBN" : "0036-8075 1095-9203", "ISSN" : "10959203", "PMID" : "28473553", "abstract" : "The Paris Climate Agreement under the United Nations Framework Convention on Climate Change (UNFCCC) explicitly links the world's long-term climate and near-term sustainable development and poverty eradication agendas. Urgent action is needed, but there are many paths toward the agreement's long-term, end-of-century, 1.5\u00b0 to 2\u00b0C climate target. We propose that reducing short-lived climate pollutants (SLCPs) enough to slow projected global warming by 0.5\u00b0C over the next 25 years be adopted as a near-term goal, with many potential benefits toward achieving Sustainable Development Goals (SDGs). As countries' climate commitments are formally adopted under the agreement and they prepare for its 2018 stocktaking, there is a need for them to pledge and report progress toward reductions not just in CO2 but in the full range of greenhouse gases (GHGs) and black carbon (BC) (plus co-emissions) in order to track progress toward long-term goals.", "author" : [ { "dropping-particle" : "", "family" : "Shindell", "given" : "D.T.", "non-dropping-particle" : "", "parse-names" : false, "suffix" : "" }, { "dropping-particle" : "", "family" : "Borgford-Parnell", "given" : "N.", "non-dropping-particle" : "", "parse-names" : false, "suffix" : "" }, { "dropping-particle" : "", "family" : "Brauer", "given" : "M.", "non-dropping-particle" : "", "parse-names" : false, "suffix" : "" }, { "dropping-particle" : "", "family" : "Haines", "given" : "A.", "non-dropping-particle" : "", "parse-names" : false, "suffix" : "" }, { "dropping-particle" : "", "family" : "Kuylenstierna", "given" : "J.C.I.", "non-dropping-particle" : "", "parse-names" : false, "suffix" : "" }, { "dropping-partic</w:instrText>
      </w:r>
      <w:r w:rsidR="002E1475" w:rsidRPr="002A1EE0">
        <w:rPr>
          <w:lang w:val="en-US"/>
        </w:rPr>
        <w:instrText>le" : "", "family" : "Leonard", "given" : "S. A.", "non-dropping-particle" : "", "parse-names" : false, "suffix" : "" }, { "dropping-particle" : "", "family" : "Ramanathan", "given" : "V.", "non-dropping-particle" : "", "parse-names" : false, "suffix" : "" }, { "dropping-particle" : "", "family" : "Ravishankara", "given" : "A.", "non-dropping-particle" : "", "parse-names" : false, "suffix" : "" }, { "dropping-particle" : "", "family" : "Amann", "given" : "M.", "non-dropping-particle" : "", "parse-names" : false, "suffix" : "" }, { "dropping-particle" : "", "family" : "Srivastava", "given" : "L.", "non-dropping-particle" : "", "parse-names" : false, "suffix" : "" } ], "container-title" : "Science", "id" : "ITEM-1", "issue" : "6337", "issued" : { "date-parts" : [ [ "2017", "5" ] ] }, "page" : "493-494", "title" : "A climate policy pathway for near- and long-term benefits", "translator" : [ { "dropping-particle" : "", "family" : "G3030", "given" : "", "non-dropping-particle" : "", "parse-names" : false, "suffix" : "" } ], "type" : "article-journal", "volume" : "356" }, "suppress-author" : 1, "uris" : [ "http://www.mendeley.com/documents/?uuid=0f21166c-c40d-42b1-8a9b-ea1b93fb2708" ] } ], "mendeley" : { "formattedCitation" : "(2017a)", "manualFormatting" : "(2017b)", "plainTextFormattedCitation" : "(2017a)", "previouslyFormattedCitation" : "(2017a)" }, "properties" : { "noteIndex" : 0 }, "schema" : "https://github.com/citation-style-language/schema/raw/master/csl-citation.json" }</w:instrText>
      </w:r>
      <w:r w:rsidRPr="00981F7A">
        <w:rPr>
          <w:lang w:val="en-GB"/>
        </w:rPr>
        <w:fldChar w:fldCharType="separate"/>
      </w:r>
      <w:r w:rsidR="00CB33A1">
        <w:rPr>
          <w:noProof/>
          <w:lang w:val="en-US"/>
        </w:rPr>
        <w:t>(2017</w:t>
      </w:r>
      <w:ins w:id="4368" w:author="Robin Matthews" w:date="2021-07-08T17:18:00Z">
        <w:r w:rsidR="002D39BF">
          <w:rPr>
            <w:noProof/>
            <w:lang w:val="en-US"/>
          </w:rPr>
          <w:t>b</w:t>
        </w:r>
      </w:ins>
      <w:del w:id="4369" w:author="Robin Matthews" w:date="2021-07-08T17:18:00Z">
        <w:r w:rsidR="00CB33A1" w:rsidDel="002D39BF">
          <w:rPr>
            <w:noProof/>
            <w:lang w:val="en-US"/>
          </w:rPr>
          <w:delText>a</w:delText>
        </w:r>
      </w:del>
      <w:r w:rsidR="00CB33A1">
        <w:rPr>
          <w:noProof/>
          <w:lang w:val="en-US"/>
        </w:rPr>
        <w:t>)</w:t>
      </w:r>
      <w:r w:rsidRPr="00981F7A">
        <w:rPr>
          <w:lang w:val="en-GB"/>
        </w:rPr>
        <w:fldChar w:fldCharType="end"/>
      </w:r>
      <w:commentRangeEnd w:id="4367"/>
      <w:r w:rsidR="00CB33A1">
        <w:rPr>
          <w:rStyle w:val="Marquedecommentaire"/>
        </w:rPr>
        <w:commentReference w:id="4367"/>
      </w:r>
      <w:r w:rsidRPr="00890F9E">
        <w:rPr>
          <w:lang w:val="en-US"/>
        </w:rPr>
        <w:t xml:space="preserve"> connect the measures to mitigate SLCFs with the achievements of some of the SDGs. </w:t>
      </w:r>
      <w:r w:rsidRPr="003009C2">
        <w:rPr>
          <w:lang w:val="en-GB"/>
        </w:rPr>
        <w:t xml:space="preserve">Indeed, most studies on co-benefits to date focus on the impacts of climate mitigation strategies, in particular to meet Nationally Determined Contributions (NDCs) and/or specific global temperature targets, on air quality and human health </w:t>
      </w:r>
      <w:commentRangeStart w:id="4370"/>
      <w:r w:rsidRPr="00981F7A">
        <w:rPr>
          <w:lang w:val="en-GB"/>
        </w:rPr>
        <w:fldChar w:fldCharType="begin" w:fldLock="1"/>
      </w:r>
      <w:ins w:id="4371" w:author="Robin Matthews" w:date="2021-07-08T17:19:00Z">
        <w:r w:rsidR="002D39BF">
          <w:rPr>
            <w:lang w:val="en-US"/>
          </w:rPr>
          <w:instrText>ADDIN CSL_CITATION { "citationItems" : [ { "id" : "ITEM-1", "itemData" : { "DOI" : "10.1088/1748-9326/aa8f7b", "ISBN" : "1748-9326", "ISSN" : "17489326", "abstract" : "Background: Significant mitigation efforts beyond the Nationally Determined Commitments (NDCs) coming out of the 2015 Paris Climate Agreement are required to avoid warming of 2 \u00b0C above pre-industrial temperatures. Health co-benefits represent selected near term, positive consequences of climate policies that can offset mitigation costs in the short term before the beneficial impacts of those policies on the magnitude of climate change are evident. The diversity of approaches to modeling mitigation options and their health effects inhibits meta-analyses and syntheses of results useful in policy-making. Methods/Design: We evaluated the range of methods and choices in modeling health co-benefits of climate mitigation to identify opportunities for increased consistency and collaboration that could better inform policy-making. We reviewed studies quantifying the health co-benefits of climate change mitigation related to air quality, transportation, and diet published since the 2009 Lancet Commission \u2018Managing the health effects of climate change\u2019 through January 2017. We documented approaches, methods, scenarios, health-related exposures, and health outcomes. Results/Synthesis: Forty-two studies met the inclusion criteria. Air quality, transportation, and diet scenarios ranged from specific policy proposals to hypothetical scenarios, and from global recommendations to stakeholder-informed local guidance. Geographic and temporal scope as well as validity of scenarios determined policy relevance. More recent studies tended to use more sophisticated methods to address complexity in the relevant policy system. Discussion: Most studies indicated significant, nearer term, local ancillary health benefits providing impetus for policy uptake and net cost savings. However, studies were more suited to describing the interaction of climate policy and health and the magnitude of potential outcomes than to providing specific accurate estimates of health co-benefits. Modeling the health co-benefits of climate policy provides policy-relevant information when the scenarios are reasonable, relevant, and thorough, and the model adequately addresses complexity. Greater consistency in selected modeling choices across the health co-benefits of climate mitigation research would facilitate evaluation of mitigation options particularly as they apply to the NDCs and promote policy uptake.", "author" : [ { "dropping-particle" : "", "family" : "Chang", "given" : "Kelly M.", "non-dropping-particle" : "", "parse-names" : false, "suffix" : "" }, { "dropping-particle" : "", "family" : "Hess", "given" : "Jeremy J.", "non-dropping-particle" : "", "parse-names" : false, "suffix" : "" }, { "dropping-particle" : "", "family" : "Balbus", "given" : "John M.", "non-dropping-particle" : "", "parse-names" : false, "suffix" : "" }, { "dropping-particle" : "", "family" : "Buonocore", "given" : "Jonathan J.", "non-dropping-particle" : "", "parse-names" : false, "suffix" : "" }, { "dropping-particle" : "", "family" : "Cleveland", "given" : "David A.", "non-dropping-particle" : "", "parse-names" : false, "suffix" : "" }, { "dropping-particle" : "", "family" : "Grabow", "given" : "Maggie L.", "non-dropping-particle" : "", "parse-names" : false, "suffix" : "" }, { "dropping-particle" : "", "family" : "Neff", "given" : "Roni", "non-dropping-particle" : "", "parse-names" : false, "suffix" : "" }, { "dropping-particle" : "", "family" : "Saari", "given" : "Rebecca K.", "non-dropping-particle" : "", "parse-names" : false, "suffix" : "" }, { "dropping-particle" : "", "family" : "Tessum", "given" : "Christopher W.", "non-dropping-particle" : "", "parse-names" : false, "suffix" : "" }, { "dropping-particle" : "", "family" : "Wilkinson", "given" : "Paul", "non-dropping-particle" : "", "parse-names" : false, "suffix" : "" }, { "dropping-particle" : "", "family" : "Woodward", "given" : "Alistair", "non-dropping-particle" : "", "parse-names" : false, "suffix" : "" }, { "dropping-particle" : "", "family" : "Ebi", "given" : "Kristie L.", "non-dropping-particle" : "", "parse-names" : false, "suffix" : "" } ], "container-title" : "Environmental Research Letters", "id" : "ITEM-1", "issue" : "11", "issued" : { "date-parts" : [ [ "2017", "11" ] ] }, "title" : "Ancillary health effects of climate mitigation scenarios as drivers of policy uptake: A review of air quality, transportation and diet co-benefits modeling studies", "translator" : [ { "dropping-particle" : "", "family" : "G2744", "given" : "", "non-dropping-particle" : "", "parse-names" : false, "suffix" : "" } ], "type" : "article-journal", "volume" : "12" }, "uris" : [ "http://www.mendeley.com/documents/?uuid=07f12be0-f1dd-40cd-b09b-b227186be452" ] }, { "id" : "ITEM-2", "itemData" : { "author" : [ { "dropping-particle" : "", "family" : "Shindell", "given" : "Drew T", "non-dropping-particle" : "", "parse-names" : false, "suffix" : "" }, { "dropping-particle" : "", "family" : "Lee", "given" : "Yunha", "non-dropping-particle" : "", "parse-names" : false, "suffix" : "" }, { "dropping-particle" : "", "family" : "Faluvegi", "given" : "Greg", "non-dropping-particle" : "", "parse-names" : false, "suffix" : "" } ], "container-title" : "Nature Climate Change", "id" : "ITEM-2", "issued" : { "date-parts" : [ [ "2016", "2" ] ] }, "page" : "503", "publisher" : "Nature Publishing Group", "title" : "Climate and health impacts of US emissions reductions consistent with 2\u2009\u00b0C", "translator" : [ { "dropping-particle" : "", "family" : "G3496", "given" : "", "non-dropping-particle" : "", "parse-names" : false, "suffix" : "" } ], "type" : "article-journal", "volume" : "6" }, "uris" : [ "http://www.mendeley.com/documents/?uuid=0f65abf0-5bf5-4010-bf49-39f68ad3b83b" ] }, { "id" : "ITEM-3", "itemData" : { "DOI" : "10.1073/pnas.1819989116", "abstract" : "We assessed the effects of air pollution and greenhouse gases on public health, climate, and the hydrologic cycle. We combined a global atmospheric chemistry\u2013climate model with air pollution exposure functions, based on an unmatched large number of cohort studies in many countries. We find that fossil-fuel-related emissions account for about 65% of the excess mortality rate attributable to air pollution, and 70% of the climate cooling by anthropogenic aerosols. We conclude that to save millions of lives and restore aerosol-perturbed rainfall patterns, while limiting global warming to 2 \u00b0C, a rapid phaseout of fossil-fuel-related emissions and major reductions of other anthropogenic sources are needed.Anthropogenic greenhouse gases and aerosols are associated with climate change and human health risks. We used a global model to estimate the climate and public health outcomes attributable to fossil fuel use, indicating the potential benefits of a phaseout. We show that it can avoid an excess mortality rate of 3.61 (2.96\u20134.21) million per year from outdoor air pollution worldwide. This could be up to 5.55 (4.52\u20136.52) million per year by additionally controlling nonfossil anthropogenic sources. Globally, fossil-fuel-related emissions account for about 65% of the excess mortality, and 70% of the climate cooling by anthropogenic aerosols. The chemical influence of air pollution on aeolian dust contributes to the aerosol cooling. Because aerosols affect the hydrologic cycle, removing the anthropogenic emissions in the model increases rainfall by 10\u201370% over densely populated regions in India and 10\u201330% over northern China, and by 10\u201340% over Central America, West Africa, and the drought-prone Sahel, thus contributing to water and food security. Since aerosols mask the anthropogenic rise in global temperature, removing fossil-fuel-generated particles liberates 0.51(\u00b10.03) \u00b0C and all pollution particles 0.73(\u00b10.03) \u00b0C warming, reaching around 2 \u00b0C over North America and Northeast Asia. The steep temperature increase from removing aerosols can be moderated to about 0.36(\u00b10.06) \u00b0C globally by the simultaneous reduction of tropospheric ozone and methane. We conclude that a rapid phaseout of fossil-fuel-related emissions and major reductions of other anthropogenic sources are needed to save millions of lives, restore aerosol-perturbed rainfall patterns, and limit global warming to 2 \u00b0C.", "author" : [ { "dropping-particle" : "", "family" : "Lelieveld", "given" : "J", "non-dropping-particle" : "", "parse-names" : false, "suffix" : "" }, { "dropping-particle" : "", "family" : "Klingm\u00fcller", "given" : "K", "non-dropping-particle" : "", "parse-names" : false, "suffix" : "" }, { "dropping-particle" : "", "family" : "Pozzer", "given" : "A", "non-dropping-particle" : "", "parse-names" : false, "suffix" : "" }, { "dropping-particle" : "", "family" : "Burnett", "given" : "R T", "non-dropping-particle" : "", "parse-names" : false, "suffix" : "" }, { "dropping-particle" : "", "family" : "Haines", "given" : "A", "non-dropping-particle" : "", "parse-names" : false, "suffix" : "" }, { "dropping-particle" : "", "family" : "Ramanathan", "given" : "V", "non-dropping-particle" : "", "parse-names" : false, "suffix" : "" } ], "container-title" : "Proceedings of the National Academy of Sciences", "id" : "ITEM-3", "issued" : { "date-parts" : [ [ "2019", "3", "20" ] ] }, "page" : "201819989", "title" : "Effects of fossil fuel and total anthropogenic emission removal on public health and climate", "translator" : [ { "dropping-particle" : "", "family" : "G3680", "given" : "", "non-dropping-particle" : "", "parse-names" : false, "suffix" : "" } ], "type" : "article-journal" }, "uris" : [ "http://www.mendeley.com/documents/?uuid=f3ed5ee4-3445-4811-ad80-17c705d3276c" ] }, { "id" : "ITEM-4", "itemData" : { "DOI" : "10.1016/S2542-5196(18)30029-9", "ISSN" : "2542-5196", "author" : [ { "dropping-particle" : "", "family" : "Markandya", "given" : "Anil", "non-dropping-particle" : "", "parse-names" : false, "suffix" : "" }, { "dropping-particle" : "", "family" : "Sampedro", "given" : "Jon", "non-dropping-particle" : "", "parse-names" : false, "suffix" : "" }, { "dropping-particle" : "", "family" : "Smith", "given" : "Steven J", "non-dropping-particle" : "", "parse-names" : false, "suffix" : "" }, { "dropping-particle" : "", "family" : "Dingenen", "given" : "Rita", "non-dropping-particle" : "Van", "parse-names" : false, "suffix" : "" }, { "dropping-particle" : "", "family" : "Pizarro-Irizar", "given" : "Cristina", "non-dropping-particle" : "", "parse-names" : false, "suffix" : "" }, { "dropping-particle" : "", "family" : "Arto", "given" : "I\u00f1aki", "non-dropping-particle" : "", "parse-names" : false, "suffix" : "" }, { "dropping-particle" : "", "family" : "Gonz\u00e1lez-Eguino", "given" : "Mikel", "non-dropping-particle" : "", "parse-names" : false, "suffix" : "" } ], "container-title" : "The Lancet Planetary Health", "id" : "ITEM-4", "issue" : "3", "issued" : { "date-parts" : [ [ "2018", "3", "1" ] ] }, "note" : "doi: 10.1016/S2542-5196(18)30029-9", "page" : "e126-e133", "publisher" : "Elsevier", "title" : "Health co-benefits from air pollution and mitigation costs of the Paris Agreement: a modelling study", "translator" : [ { "dropping-particle" : "", "family" : "G3502", "given" : "", "non-dropping-particle" : "", "parse-names" : false, "suffix" : "" } ], "type" : "article-journal", "volume" : "2" }, "uris" : [ "http://www.mendeley.com/documents/?uuid=d39f0c4f-802d-4f05-ac17-ecc1db199374" ] }, { "id" : "ITEM-5", "itemData" : { "DOI" : "10.1088/1748-9326/11/12/124013", "ISSN" : "1748-9326", "abstract" : "We present a model comparison study that combines multiple integrated assessment models with a reduced-form global air quality model to assess the potential co-benefits of global climate mitigation policies in relation to the World Health Organization (WHO) goals on air quality and health.We include in our assessment, a range of alternative assumptions on the implementation of current and planned pollution control policies. The resulting air pollution emission ranges significantly extend those in the Representative Concentration Pathways. Climate mitigation policies complement current efforts on air pollution control through technology and fuel transformations in the energy system. A combination of stringent policies on air pollution control and climate change mitigation results in 40% of the global population exposed toPMlevels below theWHOair quality guideline; with the largest improvements estimated for India, China, and Middle East. Our results stress the importance of integrated multisector policy approaches to achieve the Sustainable Development Goals.", "author" : [ { "dropping-particle" : "", "family" : "Rao", "given" : "Shilpa", "non-dropping-particle" : "", "parse-names" : false, "suffix" : "" }, { "dropping-particle" : "", "family" : "Klimont", "given" : "Zbigniew", "non-dropping-particle" : "", "parse-names" : false, "suffix" : "" }, { "dropping-particle" : "", "family" : "Leitao", "given" : "Joana", "non-dropping-particle" : "", "parse-names" : false, "suffix" : "" }, { "dropping-particle" : "", "family" : "Riahi", "given" : "Keywan", "non-dropping-particle" : "", "parse-names" : false, "suffix" : "" }, { "dropping-particle" : "", "family" : "Dingenen", "given" : "Rita", "non-dropping-particle" : "van", "parse-names" : false, "suffix" : "" }, { "dropping-particle" : "", "family" : "Reis", "given" : "Lara Aleluia", "non-dropping-particle" : "", "parse-names" : false, "suffix" : "" }, { "dropping-particle" : "", "family" : "Calvin", "given" : "Katherine", "non-dropping-particle" : "", "parse-names" : false, "suffix" : "" }, { "dropping-particle" : "", "family" : "Dentener", "given" : "Frank", "non-dropping-particle" : "", "parse-names" : false, "suffix" : "" }, { "dropping-particle" : "", "family" : "Drouet", "given" : "Laurent", "non-dropping-particle" : "", "parse-names" : false, "suffix" : "" }, { "dropping-particle" : "", "family" : "Fujimori", "given" : "Shinichiro", "non-dropping-particle" : "", "parse-names" : false, "suffix" : "" }, { "dropping-particle" : "", "family" : "Harmsen", "given" : "Mathijs", "non-dropping-particle" : "", "parse-names" : false, "suffix" : "" }, { "dropping-particle" : "", "family" : "Luderer", "given" : "Gunnar", "non-dropping-particle" : "", "parse-names" : false, "suffix" : "" }, { "dropping-particle" : "", "family" : "Heyes", "given" : "Chris", "non-dropping-particle" : "", "parse-names" : false, "suffix" : "" }, { "dropping-particle" : "", "family" : "Strefler", "given" : "Jessica", "non-dropping-particle" : "", "parse-names" : false, "suffix" : "" }, { "dropping-particle" : "", "family" : "Tavoni", "given" : "Massimo", "non-dropping-particle" : "", "parse-names" : false, "suffix" : "" }, { "dropping-particle" : "", "family" : "Vuuren", "given" : "Detlef P", "non-dropping-particle" : "van", "parse-names" : false, "suffix" : "" } ], "container-title" : "Environmental Research Letters", "id" : "ITEM-5", "issue" : "12", "issued" : { "date-parts" : [ [ "2016", "12", "1" ] ] }, "page" : "124013", "title" : "A multi-model assessment of the co-benefits of climate mitigation for global air quality", "translator" : [ { "dropping-particle" : "", "family" : "G2918", "given" : "", "non-dropping-particle" : "", "parse-names" : false, "suffix" : "" } ], "type" : "article-journal", "volume" : "11" }, "uris" : [ "http://www.mendeley.com/documents/?uuid=35fcd3e0-da4e-4257-a870-e8d6098366f3" ] }, { "id" : "ITEM-6", "itemData" : { "DOI" : "10.1126/science.aak9521", "ISBN" : "0036-8075 1095-9203", "ISSN" : "10959203", "PMID" : "28473553", "abstract" : "The Paris Climate Agreement under the United Nations Framework Convention on Climate Change (UNFCCC) explicitly links the world's long-term climate and near-term sustainable development and poverty eradication agendas. Urgent action is needed, but there are many paths toward the agreement's long-term, end-of-century, 1.5\u00b0 to 2\u00b0C climate target. We propose that reducing short-lived climate pollutants (SLCPs) enough to slow projected global warming by 0.5\u00b0C over the next 25 years be adopted as a near-term goal, with many potential benefits toward achieving Sustainable Development Goals (SDGs). As countries' climate commitments are formally adopted under the agreement and they prepare for its 2018 stocktaking, there is a need for them to pledge and report progress toward reductions not just in CO2 but in the full range of greenhouse gases (GHGs) and black carbon (BC) (plus co-emissions) in order to track progress toward long-term goals.", "author" : [ { "dropping-particle" : "", "family" : "Shindell", "given" : "D.T.", "non-dropping-particle" : "", "parse-names" : false, "suffix" : "" }, { "dropping-particle" : "", "family" : "Borgford-Parnell", "given" : "N.", "non-dropping-particle" : "", "parse-names" : false, "suffix" : "" }, { "dropping-particle" : "", "family" : "Brauer", "given" : "M.", "non-dropping-particle" : "", "parse-names" : false, "suffix" : "" }, { "dropping-particle" : "", "family" : "Haines", "given" : "A.", "non-dropping-particle" : "", "parse-names" : false, "suffix" : "" }, { "dropping-particle" : "", "family" : "Kuylenstierna", "given" : "J.C.I.", "non-dropping-particle" : "", "parse-names" : false, "suffix" : "" }, { "dropping-particle" : "", "family" : "Leonard", "given" : "S. A.", "non-dropping-particle" : "", "parse-names" : false, "suffix" : "" }, { "dropping-particle" : "", "family" : "Ramanathan", "given" : "V.", "non-dropping-particle" : "", "parse-names" : false, "suffix" : "" }, { "dropping-particle" : "", "family" : "Ravishankara", "given" : "A.", "non-dropping-particle" : "", "parse-names" : false, "suffix" : "" }, { "dropping-particle" : "", "family" : "Amann", "given" : "M.", "non-dropping-particle" : "", "parse-names" : false, "suffix" : "" }, { "dropping-particle" : "", "family" : "Srivastava", "given" : "L.", "non-dropping-particle" : "", "parse-names" : false, "suffix" : "" } ], "container-title" : "Science", "id" : "ITEM-6", "issue" : "6337", "issued" : { "date-parts" : [ [ "2017", "5" ] ] }, "page" : "493-494", "title" : "A climate policy pathway for near- and long-term benefits", "translator" : [ { "dropping-particle" : "", "family" : "G3030", "given" : "", "non-dropping-particle" : "", "parse-names" : false, "suffix" : "" } ], "type" : "article-journal", "volume" : "356" }, "uris" : [ "http://www.mendeley.com/documents/?uuid=0f21166c-c40d-42b1-8a9b-ea1b93fb2708" ] }, { "id" : "ITEM-7", "itemData" : { "author" : [ { "dropping-particle" : "", "family" : "West", "given" : "J Jason", "non-dropping-particle" : "", "parse-names" : false, "suffix" : "" }, { "dropping-particle" : "", "family" : "Smith", "given" : "Steven J", "non-dropping-particle" : "", "parse-names" : false, "suffix" : "" }, { "dropping-particle" : "", "family" : "Silva", "given" : "Raquel A", "non-dropping-particle" : "", "parse-names" : false, "suffix" : "" }, { "dropping-particle" : "", "family" : "Naik", "given" : "Vaishali", "non-dropping-particle" : "", "parse-names" : false, "suffix" : "" }, { "dropping-particle" : "", "family" : "Zhang", "given" : "Yuqiang", "non-dropping-particle" : "", "parse-names" : false, "suffix" : "" }, { "dropping-particle" : "", "family" : "Adelman", "given" : "Zachariah", "non-dropping-particle" : "", "parse-names" : false, "suffix" : "" }, { "dropping-particle" : "", "family" : "Fry", "given" : "Meridith M", "non-dropping-particle" : "", "parse-names" : false, "suffix" : "" }, { "dropping-particle" : "", "family" : "Anenberg", "given" : "Susan", "non-dropping-particle" : "", "parse-names" : false, "suffix" : "" }, { "dropping-particle" : "", "family" : "Horowitz", "given" : "Larry W", "non-dropping-particle" : "", "parse-names" : false, "suffix" : "" }, { "dropping-particle" : "", "family" : "Lamarque", "given" : "Jean-Francois", "non-dropping-particle" : "", "parse-names" : false, "suffix" : "" } ], "container-title" : "Nature Climate Change", "id" : "ITEM-7", "issued" : { "date-parts" : [ [ "2013", "9", "22" ] ] }, "page" : "885", "publisher" : "Nature Publishing Group", "title" : "Co-benefits of mitigating global greenhouse gas emissions for future air quality and human health", "translator" : [ { "dropping-particle" : "", "family" : "G3503", "given" : "", "non-dropping-particle" : "", "parse-names" : false, "suffix" : "" } ], "type" : "article-journal", "volume" : "3" }, "uris" : [ "http://www.mendeley.com/documents/?uuid=e2ebe9a1-4df0-44bd-9bae-85a7574c1f71" ] }, { "id" : "ITEM-8", "itemData" : { "DOI" : "https://doi.org/10.1016/S2542-5196(18)30067-6", "ISSN" : "2542-5196", "author" : [ { "dropping-particle" : "", "family" : "Williams", "given" : "Martin L", "non-dropping-particle" : "", "parse-names" : false, "suffix" : "" }, { "dropping-particle" : "", "family" : "Lott", "given" : "Melissa C", "non-dropping-particle" : "", "parse-names" : false, "suffix" : "" }, { "dropping-particle" : "", "family" : "Kitwiroon", "given" : "Nutthida", "non-dropping-particle" : "", "parse-names" : false, "suffix" : "" }, { "dropping-particle" : "", "family" : "Dajnak", "given" : "David", "non-dropping-particle" : "", "parse-names" : false, "suffix" : "" }, { "dropping-particle" : "", "family" : "Walton", "given" : "Heather", "non-dropping-particle" : "", "parse-names" : false, "suffix" : "" }, { "dropping-particle" : "", "family" : "Holland", "given" : "Mike", "non-dropping-particle" : "", "parse-names" : false, "suffix" : "" }, { "dropping-particle" : "", "family" : "Pye", "given" : "Steve", "non-dropping-particle" : "", "parse-names" : false, "suffix" : "" }, { "dropping-particle" : "", "family" : "Fecht", "given" : "Daniela", "non-dropping-particle" : "", "parse-names" : false, "suffix" : "" }, { "dropping-particle" : "", "family" : "Toledano", "given" : "Mireille B", "non-dropping-particle" : "", "parse-names" : false, "suffix" : "" }, { "dropping-particle" : "", "family" : "Beevers", "given" : "Sean D", "non-dropping-particle" : "", "parse-names" : false, "suffix" : "" } ], "container-title" : "The Lancet Planetary Health", "id" : "ITEM-8", "issue" : "5", "issued" : { "date-parts" : [ [ "2018" ] ] }, "page" : "e202 - e213", "title" : "The Lancet Countdown on health benefits from the UK Climate Change Act: a modelling study for Great Britain", "translator" : [ { "dropping-particle" : "", "family" : "G3499", "given" : "", "non-dropping-particle" : "", "parse-names" : false, "suffix" : "" } ], "type" : "article-journal", "volume" : "2" }, "uris" : [ "http://www.mendeley.com/documents/?uuid=d714fac6-a03b-46d7-83ca-c39786c0cfef" ] }, { "id" : "ITEM-9", "itemData" : { "DOI" : "https://doi.org/10.1016/j.envint.2018.07.008", "ISSN" : "0160-4120", "author" : [ { "dropping-particle" : "", "family" : "Xie", "given" : "Yang", "non-dropping-particle" : "", "parse-names" : false, "suffix" : "" }, { "dropping-particle" : "", "family" : "Dai", "given" : "Hancheng", "non-dropping-particle" : "", "parse-names" : false, "suffix" : "" }, { "dropping-particle" : "", "family" : "Xu", "given" : "Xinghan", "non-dropping-particle" : "", "parse-names" : false, "suffix" : "" }, { "dropping-particle" : "", "family" : "Fujimori", "given" : "Shinichiro", "non-dropping-particle" : "", "parse-names" : false, "suffix" : "" }, { "dropping-particle" : "", "family" : "Hasegawa", "given" : "Tomoko", "non-dropping-particle" : "", "parse-names" : false, "suffix" : "" }, { "dropping-particle" : "", "family" : "Yi", "given" : "Kan", "non-dropping-particle" : "", "parse-names" : false, "suffix" : "" }, { "dropping-particle" : "", "family" : "Masui", "given" : "Toshihiko", "non-dropping-particle" : "", "parse-names" : false, "suffix" : "" }, { "dropping-particle" : "", "family" : "Kurata", "given" : "Gakuji", "non-dropping-particle" : "", "parse-names" : false, "suffix" : "" } ], "container-title" : "Environment International", "id" : "ITEM-9", "issued" : { "date-parts" : [ [ "2018" ] ] }, "page" : "309-318", "title" : "Co-benefits of climate mitigation on air quality and human health in Asian countries", "translator" : [ { "dropping-particle" : "", "family" : "G3506", "given" : "", "non-dropping-particle" : "", "parse-names" : false, "suffix" : "" } ], "type" : "article-journal", "volume" : "119" }, "uris" : [ "http://www.mendeley.com/documents/?uuid=f7e2c13d-00bc-42b7-8ea6-5ab52a723b48" ] }, { "id" : "ITEM-10", "itemData" : { "DOI" : "10.1038/s41558-018-0139-4", "ISSN" : "17586798", "abstract" : "Climate policies targeting energy-related CO2 emissions, which act on a global scale over long time horizons, can result in localized, near-term reductions in both air pollution and adverse human health impacts. Focusing on China, the largest energy-using and CO2-emitting nation, we develop a cross-scale modelling approach to quantify these air quality co-benefits, and compare them to the economic costs of climate policy. We simulate the effects of an illustrative climate policy, a price on CO2 emissions. In a policy scenario consistent with China's recent pledge to reach a peak in CO2 emissions by 2030, we project that national health co-benefits from improved air quality would partially or fully offset policy costs depending on chosen health valuation. Net health co-benefits are found to rise with increasing policy stringency.", "author" : [ { "dropping-particle" : "", "family" : "Li", "given" : "Mingwei", "non-dropping-particle" : "", "parse-names" : false, "suffix" : "" }, { "dropping-particle" : "", "family" : "Zhang", "given" : "Da", "non-dropping-particle" : "", "parse-names" : false, "suffix" : "" }, { "dropping-particle" : "", "family" : "Li", "given" : "Chiao-Ting", "non-dropping-particle" : "", "parse-names" : false, "suffix" : "" }, { "dropping-particle" : "", "family" : "Mulvaney", "given" : "Kathleen M", "non-dropping-particle" : "", "parse-names" : false, "suffix" : "" }, { "dropping-particle" : "", "family" : "Selin", "given" : "Noelle E", "non-dropping-particle" : "", "parse-names" : false, "suffix" : "" }, { "dropping-particle" : "", "family" : "Karplus", "given" : "Valerie J", "non-dropping-particle" : "", "parse-names" : false, "suffix" : "" } ], "container-title" : "Nature Climate Change", "id" : "ITEM-10", "issue" : "5", "issued" : { "date-parts" : [ [ "2018" ] ] }, "page" : "398-403", "title" : "Air quality co-benefits of carbon pricing in China", "translator" : [ { "dropping-particle" : "", "family" : "G5423", "given" : "", "non-dropping-particle" : "", "parse-names" : false, "suffix" : "" } ], "type" : "article-journal", "volume" : "8" }, "uris" : [ "http://www.mendeley.com/documents/?uuid=adb14980-ec48-412c-ad5e-ac3474dd81a9" ] }, { "id" : "ITEM-11", "itemData" : { "DOI" : "10.5194/acp-16-9533-2016", "author" : [ { "dropping-particle" : "", "family" : "Zhang", "given" : "Y", "non-dropping-particle" : "", "parse-names" : false, "suffix" : "" }, { "dropping-particle" : "", "family" : "Bowden", "given" : "J H", "non-dropping-particle" : "", "parse-names" : false, "suffix" : "" }, { "dropping-particle" : "", "family" : "Adelman", "given" : "Z", "non-dropping-particle" : "", "parse-names" : false, "suffix" : "" }, { "dropping-particle" : "", "family" : "Naik", "given" : "V", "non-dropping-particle" : "", "parse-names" : false, "suffix" : "" }, { "dropping-particle" : "", "family" : "Horowitz", "given" : "L W", "non-dropping-particle" : "", "parse-names" : false, "suffix" : "" }, { "dropping-particle" : "", "family" : "Smith", "given" : "S J", "non-dropping-particle" : "", "parse-names" : false, "suffix" : "" }, { "dropping-particle" : "", "family" : "West", "given" : "J J", "non-dropping-particle" : "", "parse-names" : false, "suffix" : "" } ], "container-title" : "Atmospheric Chemistry and Physics", "id" : "ITEM-11", "issue" : "15", "issued" : { "date-parts" : [ [ "2016" ] ] }, "page" : "9533-9548", "title" : "Co-benefits of global and regional greenhouse gas mitigation for US air quality in 2050", "translator" : [ { "dropping-particle" : "", "family" : "G3504", "given" : "", "non-dropping-particle" : "", "parse-names" : false, "suffix" : "" } ], "type" : "article-journal", "volume" : "16" }, "uris" : [ "http://www.mendeley.com/documents/?uuid=82fb0e12-b044-4b6e-9159-c030d2d8da00" ] }, { "id" : "ITEM-12", "itemData" : { "DOI" : "10.1038/s41558-017-0012-x", "ISBN" : "1758-678X", "ISSN" : "17586798", "abstract" : "The post-2015 development agenda is dominated by a set of Sustainable Development Goals (SDGs) that arose from the 2012 Rio+20 United Nations Conference on Sustainable Development. The 17 goals and 169 targets address diverse and intersecting aspects of human and environmental needs and challenges. Achieving the SDGs by 2030 requires implementing coordinated and concerted strategies and actions that minimize potential trade-offs and conflicts and maximize synergies to contribute to multiple SDGs. Measures to mitigate emissions of short-lived climate pollutants are an example of actions that contribute to multiple outcomes relevant to development. This Perspective highlights the interlinkages between these pollutants and the SDGs, and shows that implementing emissions reduction measures can contribute to achieving many of the SDGs.", "author" : [ { "dropping-particle" : "", "family" : "Haines", "given" : "Andy", "non-dropping-particle" : "", "parse-names" : false, "suffix" : "" }, { "dropping-particle" : "", "family" : "Amann", "given" : "Markus", "non-dropping-particle" : "", "parse-names" : false, "suffix" : "" }, { "dropping-particle" : "", "family" : "Borgford-Parnell", "given" : "Nathan", "non-dropping-particle" : "", "parse-names" : false, "suffix" : "" }, { "dropping-particle" : "", "family" : "Leonard", "given" : "Sunday", "non-dropping-particle" : "", "parse-names" : false, "suffix" : "" }, { "dropping-particle" : "", "family" : "Kuylenstierna", "given" : "Johan", "non-dropping-particle" : "", "parse-names" : false, "suffix" : "" }, { "dropping-particle" : "", "family" : "Shindell", "given" : "Drew", "non-dropping-particle" : "", "parse-names" : false, "suffix" : "" } ], "container-title" : "Nature Climate Change", "id" : "ITEM-12", "issue" : "12", "issued" : { "date-parts" : [ [ "2017", "12", "30" ] ] }, "page" : "863-869", "title" : "Short-lived climate pollutant mitigation and the Sustainable Development Goals", "translator" : [ { "dropping-particle" : "", "family" : "G5416", "given" : "", "non-dropping-particle" : "", "parse-names" : false, "suffix" : "" } ], "type" : "article-journal", "volume" : "7" }, "uris" : [ "http://www.mendeley.com/documents/?uuid=40fb2ba1-cf94-480a-b486-24b012715643" ] } ], "mendeley" : { "formattedCitation" : "(West et al., 2013; Rao et al., 2016; Shindell et al., 2016; Zhang et al., 2016; Chang et al., 2017; Haines et al., 2017; Shindell et al., 2017a; Li et al., 2018; Markandya et al., 2018; Williams et al., 2018; Xie et al., 2018; Lelieveld et al., 2019)", "manualFormatting" : "(West et al., 2013; Rao et al., 2016; Shindell et al., 2016, 2017b; Zhang et al., 2016; Chang et al., 2017; Haines et al., 2017; Li et al., 2018; Markandya et al., 2018; Williams et al., 2018; Xie et al., 2018; Lelieveld et al., 2019)", "plainTextFormattedCitation" : "(West et al., 2013; Rao et al., 2016; Shindell et al., 2016; Zhang et al., 2016; Chang et al., 2017; Haines et al., 2017; Shindell et al., 2017a; Li et al., 2018; Markandya et al., 2018; Williams et al., 2018; Xie et al., 2018; Lelieveld et al., 2019)", "previouslyFormattedCitation" : "(West et al., 2013; Rao et al., 2016; Shindell et al., 2016; Zhang et al., 2016; Chang et al., 2017; Haines et al., 2017; Shindell et al., 2017a; Li et al., 2018; Markandya et al., 2018; Williams et al., 2018; Xie et al., 2018; Lelieveld et al., 2019)" }, "properties" : { "noteIndex" : 0 }, "schema" : "https://github.com/citation-style-language/schema/raw/master/csl-citation.json" }</w:instrText>
        </w:r>
      </w:ins>
      <w:del w:id="4372" w:author="Robin Matthews" w:date="2021-07-08T17:19:00Z">
        <w:r w:rsidR="00A75A09" w:rsidDel="002D39BF">
          <w:rPr>
            <w:lang w:val="en-US"/>
          </w:rPr>
          <w:delInstrText>ADDIN CSL_CITATION { "citationItems" : [ { "id" : "ITEM-1", "itemData" : { "DOI" : "10.1088/1748-9326/aa8f7b", "ISBN" : "1748-9326", "ISSN" : "17489326", "abstract" : "Background: Significant mitigation efforts beyond the Nationally Determined Commitments (NDCs) coming out of the 2015 Paris Climate Agreement are required to avoid warming of 2 \u00b0C above pre-industrial temperatures. Health co-benefits represent selected near term, positive consequences of climate policies that can offset mitigation costs in the short term before the beneficial impacts of those policies on the magnitude of climate change are evident. The diversity of approaches to modeling mitigation options and their health effects inhibits meta-analyses and syntheses of results useful in policy-making. Methods/Design: We evaluated the range of methods and choices in modeling health co-benefits of climate mitigation to identify opportunities for increased consistency and collaboration that could better inform policy-making. We reviewed studies quantifying the health co-benefits of climate change mitigation related to air quality, transportation, and diet published since the 2009 Lancet Commission \u2018Managing the health effects of climate change\u2019 through January 2017. We documented approaches, methods, scenarios, health-related exposures, and health outcomes. Results/Synthesis: Forty-two studies met the inclusion criteria. Air quality, transportation, and diet scenarios ranged from specific policy proposals to hypothetical scenarios, and from global recommendations to stakeholder-informed local guidance. Geographic and temporal scope as well as validity of scenarios determined policy relevance. More recent studies tended to use more sophisticated methods to address complexity in the relevant policy system. Discussion: Most studies indicated significant, nearer term, local ancillary health benefits providing impetus for policy uptake and net cost savings. However, studies were more suited to describing the interaction of climate policy and health and the magnitude of potential outcomes than to providing specific accurate estimates of health co-benefits. Modeling the health co-benefits of climate policy provides policy-relevant information when the scenarios are reasonable, relevant, and thorough, and the model adequately addresses complexity. Greater consistency in selected modeling choices across the health co-benefits of climate mitigation research would facilitate evaluation of mitigation options particularly as they apply to the NDCs and promote policy uptake.", "author" : [ { "dropping-particle" : "", "family" : "Chang", "given" : "Kelly M.", "non-dropping-particle" : "", "parse-names" : false, "suffix" : "" }, { "dropping-particle" : "", "family" : "Hess", "given" : "Jeremy J.", "non-dropping-particle" : "", "parse-names" : false, "suffix" : "" }, { "dropping-particle" : "", "family" : "Balbus", "given" : "John M.", "non-dropping-particle" : "", "parse-names" : false, "suffix" : "" }, { "dropping-particle" : "", "family" : "Buonocore", "given" : "Jonathan J.", "non-dropping-particle" : "", "parse-names" : false, "suffix" : "" }, { "dropping-particle" : "", "family" : "Cleveland", "given" : "David A.", "non-dropping-particle" : "", "parse-names" : false, "suffix" : "" }, { "dropping-particle" : "", "family" : "Grabow", "given" : "Maggie L.", "non-dropping-particle" : "", "parse-names" : false, "suffix" : "" }, { "dropping-particle" : "", "family" : "Neff", "given" : "Roni", "non-dropping-particle" : "", "parse-names" : false, "suffix" : "" }, { "dropping-particle" : "", "family" : "Saari", "given" : "Rebecca K.", "non-dropping-particle" : "", "parse-names" : false, "suffix" : "" }, { "dropping-particle" : "", "family" : "Tessum", "given" : "Christopher W.", "non-dropping-particle" : "", "parse-names" : false, "suffix" : "" }, { "dropping-particle" : "", "family" : "Wilkinson", "given" : "Paul", "non-dropping-particle" : "", "parse-names" : false, "suffix" : "" }, { "dropping-particle" : "", "family" : "Woodward", "given" : "Alistair", "non-dropping-particle" : "", "parse-names" : false, "suffix" : "" }, { "dropping-particle" : "", "family" : "Ebi", "given" : "Kristie L.", "non-dropping-particle" : "", "parse-names" : false, "suffix" : "" } ], "container-title" : "Environmental Research Letters", "id" : "ITEM-1", "issue" : "11", "issued" : { "date-parts" : [ [ "2017", "11" ] ] }, "title" : "Ancillary health effects of climate mitigation scenarios as drivers of policy uptake: A review of air quality, transportation and diet co-benefits modeling studies", "translator" : [ { "dropping-particle" : "", "family" : "G2744", "given" : "", "non-dropping-particle" : "", "parse-names" : false, "suffix" : "" } ], "type" : "article-journal", "volume" : "12" }, "uris" : [ "http://www.mendeley.com/documents/?uuid=07f12be0-f1dd-40cd-b09b-b227186be452" ] }, { "id" : "ITEM-2", "itemData" : { "author" : [ { "dropping-particle" : "", "family" : "Shindell", "given" : "Drew T", "non-dropping-particle" : "", "parse-names" : false, "suffix" : "" }, { "dropping-particle" : "", "family" : "Lee", "given" : "Yunha", "non-dropping-particle" : "", "parse-names" : false, "suffix" : "" }, { "dropping-particle" : "", "family" : "Faluvegi", "given" : "Greg", "non-dropping-particle" : "", "parse-names" : false, "suffix" : "" } ], "container-title" : "Nature Climate Change", "id" : "ITEM-2", "issued" : { "date-parts" : [ [ "2016", "2" ] ] }, "page" : "503", "publisher" : "Nature Publishing Group", "title" : "Climate and health impacts of US emissions reductions consistent with 2\u2009\u00b0C", "translator" : [ { "dropping-particle" : "", "family" : "G3496", "given" : "", "non-dropping-particle" : "", "parse-names" : false, "suffix" : "" } ], "type" : "article-journal", "volume" : "6" }, "uris" : [ "http://www.mendeley.com/documents/?uuid=0f65abf0-5bf5-4010-bf49-39f68ad3b83b" ] }, { "id" : "ITEM-3", "itemData" : { "DOI" : "10.1073/pnas.1819989116", "abstract" : "We assessed the effects of air pollution and greenhouse gases on public health, climate, and the hydrologic cycle. We combined a global atmospheric chemistry\u2013climate model with air pollution exposure functions, based on an unmatched large number of cohort studies in many countries. We find that fossil-fuel-related emissions account for about 65% of the excess mortality rate attributable to air pollution, and 70% of the climate cooling by anthropogenic aerosols. We conclude that to save millions of lives and restore aerosol-perturbed rainfall patterns, while limiting global warming to 2 \u00b0C, a rapid phaseout of fossil-fuel-related emissions and major reductions of other anthropogenic sources are needed.Anthropogenic greenhouse gases and aerosols are associated with climate change and human health risks. We used a global model to estimate the climate and public health outcomes attributable to fossil fuel use, indicating the potential benefits of a phaseout. We show that it can avoid an excess mortality rate of 3.61 (2.96\u20134.21) million per year from outdoor air pollution worldwide. This could be up to 5.55 (4.52\u20136.52) million per year by additionally controlling nonfossil anthropogenic sources. Globally, fossil-fuel-related emissions account for about 65% of the excess mortality, and 70% of the climate cooling by anthropogenic aerosols. The chemical influence of air pollution on aeolian dust contributes to the aerosol cooling. Because aerosols affect the hydrologic cycle, removing the anthropogenic emissions in the model increases rainfall by 10\u201370% over densely populated regions in India and 10\u201330% over northern China, and by 10\u201340% over Central America, West Africa, and the drought-prone Sahel, thus contributing to water and food security. Since aerosols mask the anthropogenic rise in global temperature, removing fossil-fuel-generated particles liberates 0.51(\u00b10.03) \u00b0C and all pollution particles 0.73(\u00b10.03) \u00b0C warming, reaching around 2 \u00b0C over North America and Northeast Asia. The steep temperature increase from removing aerosols can be moderated to about 0.36(\u00b10.06) \u00b0C globally by the simultaneous reduction of tropospheric ozone and methane. We conclude that a rapid phaseout of fossil-fuel-related emissions and major reductions of other anthropogenic sources are needed to save millions of lives, restore aerosol-perturbed rainfall patterns, and limit global warming to 2 \u00b0C.", "author" : [ { "dropping-particle" : "", "family" : "Lelieveld", "given" : "J", "non-dropping-particle" : "", "parse-names" : false, "suffix" : "" }, { "dropping-particle" : "", "family" : "Klingm\u00fcller", "given" : "K", "non-dropping-particle" : "", "parse-names" : false, "suffix" : "" }, { "dropping-particle" : "", "family" : "Pozzer", "given" : "A", "non-dropping-particle" : "", "parse-names" : false, "suffix" : "" }, { "dropping-particle" : "", "family" : "Burnett", "given" : "R T", "non-dropping-particle" : "", "parse-names" : false, "suffix" : "" }, { "dropping-particle" : "", "family" : "Haines", "given" : "A", "non-dropping-particle" : "", "parse-names" : false, "suffix" : "" }, { "dropping-particle" : "", "family" : "Ramanathan", "given" : "V", "non-dropping-particle" : "", "parse-names" : false, "suffix" : "" } ], "container-title" : "Proceedings of the National Academy of Sciences", "id" : "ITEM-3", "issued" : { "date-parts" : [ [ "2019", "3", "20" ] ] }, "page" : "201819989", "title" : "Effects of fossil fuel and total anthropogenic emission removal on public health and climate", "translator" : [ { "dropping-particle" : "", "family" : "G3680", "given" : "", "non-dropping-particle" : "", "parse-names" : false, "suffix" : "" } ], "type" : "article-journal" }, "uris" : [ "http://www.mendeley.com/documents/?uuid=f3ed5ee4-3445-4811-ad80-17c705d3276c" ] }, { "id" : "ITEM-4", "itemData" : { "DOI" : "10.1016/S2542-5196(18)30029-9", "ISSN" : "2542-5196", "author" : [ { "dropping-particle" : "", "family" : "Markandya", "given" : "Anil", "non-dropping-particle" : "", "parse-names" : false, "suffix" : "" }, { "dropping-particle" : "", "family" : "Sampedro", "given" : "Jon", "non-dropping-particle" : "", "parse-names" : false, "suffix" : "" }, { "dropping-particle" : "", "family" : "Smith", "given" : "Steven J", "non-dropping-particle" : "", "parse-names" : false, "suffix" : "" }, { "dropping-particle" : "", "family" : "Dingenen", "given" : "Rita", "non-dropping-particle" : "Van", "parse-names" : false, "suffix" : "" }, { "dropping-particle" : "", "family" : "Pizarro-Irizar", "given" : "Cristina", "non-dropping-particle" : "", "parse-names" : false, "suffix" : "" }, { "dropping-particle" : "", "family" : "Arto", "given" : "I\u00f1aki", "non-dropping-particle" : "", "parse-names" : false, "suffix" : "" }, { "dropping-particle" : "", "family" : "Gonz\u00e1lez-Eguino", "given" : "Mikel", "non-dropping-particle" : "", "parse-names" : false, "suffix" : "" } ], "container-title" : "The Lancet Planetary Health", "id" : "ITEM-4", "issue" : "3", "issued" : { "date-parts" : [ [ "2018", "3", "1" ] ] }, "note" : "doi: 10.1016/S2542-5196(18)30029-9", "page" : "e126-e133", "publisher" : "Elsevier", "title" : "Health co-benefits from air pollution and mitigation costs of the Paris Agreement: a modelling study", "translator" : [ { "dropping-particle" : "", "family" : "G3502", "given" : "", "non-dropping-particle" : "", "parse-names" : false, "suffix" : "" } ], "type" : "article-journal", "volume" : "2" }, "uris" : [ "http://www.mendeley.com/documents/?uuid=d39f0c4f-802d-4f05-ac17-ecc1db199374" ] }, { "id" : "ITEM-5", "itemData" : { "DOI" : "10.1088/1748-9326/11/12/124013", "ISSN" : "1748-9326", "abstract" : "We present a model comparison study that combines multiple integrated assessment models with a reduced-form global air quality model to assess the potential co-benefits of global climate mitigation policies in relation to the World Health Organization (WHO) goals on air quality and health.We include in our assessment, a range of alternative assumptions on the implementation of current and planned pollution control policies. The resulting air pollution emission ranges significantly extend those in the Representative Concentration Pathways. Climate mitigation policies complement current efforts on air pollution control through technology and fuel transformations in the energy system. A combination of stringent policies on air pollution control and climate change mitigation results in 40% of the global population exposed toPMlevels below theWHOair quality guideline; with the largest improvements estimated for India, China, and Middle East. Our results stress the importance of integrated multisector policy approaches to achieve the Sustainable Development Goals.", "author" : [ { "dropping-particle" : "", "family" : "Rao", "given" : "Shilpa", "non-dropping-particle" : "", "parse-names" : false, "suffix" : "" }, { "dropping-particle" : "", "family" : "Klimont", "given" : "Zbigniew", "non-dropping-particle" : "", "parse-names" : false, "suffix" : "" }, { "dropping-particle" : "", "family" : "Leitao", "given" : "Joana", "non-dropping-particle" : "", "parse-names" : false, "suffix" : "" }, { "dropping-particle" : "", "family" : "Riahi", "given" : "Keywan", "non-dropping-particle" : "", "parse-names" : false, "suffix" : "" }, { "dropping-particle" : "", "family" : "Dingenen", "given" : "Rita", "non-dropping-particle" : "van", "parse-names" : false, "suffix" : "" }, { "dropping-particle" : "", "family" : "Reis", "given" : "Lara Aleluia", "non-dropping-particle" : "", "parse-names" : false, "suffix" : "" }, { "dropping-particle" : "", "family" : "Calvin", "given" : "Katherine", "non-dropping-particle" : "", "parse-names" : false, "suffix" : "" }, { "dropping-particle" : "", "family" : "Dentener", "given" : "Frank", "non-dropping-particle" : "", "parse-names" : false, "suffix" : "" }, { "dropping-particle" : "", "family" : "Drouet", "given" : "Laurent", "non-dropping-particle" : "", "parse-names" : false, "suffix" : "" }, { "dropping-particle" : "", "family" : "Fujimori", "given" : "Shinichiro", "non-dropping-particle" : "", "parse-names" : false, "suffix" : "" }, { "dropping-particle" : "", "family" : "Harmsen", "given" : "Mathijs", "non-dropping-particle" : "", "parse-names" : false, "suffix" : "" }, { "dropping-particle" : "", "family" : "Luderer", "given" : "Gunnar", "non-dropping-particle" : "", "parse-names" : false, "suffix" : "" }, { "dropping-particle" : "", "family" : "Heyes", "given" : "Chris", "non-dropping-particle" : "", "parse-names" : false, "suffix" : "" }, { "dropping-particle" : "", "family" : "Strefler", "given" : "Jessica", "non-dropping-particle" : "", "parse-names" : false, "suffix" : "" }, { "dropping-particle" : "", "family" : "Tavoni", "given" : "Massimo", "non-dropping-particle" : "", "parse-names" : false, "suffix" : "" }, { "dropping-particle" : "", "family" : "Vuuren", "given" : "Detlef P", "non-dropping-particle" : "van", "parse-names" : false, "suffix" : "" } ], "container-title" : "Environmental Research Letters", "id" : "ITEM-5", "issue" : "12", "issued" : { "date-parts" : [ [ "2016", "12", "1" ] ] }, "page" : "124013", "title" : "A multi-model assessment of the co-benefits of climate mitigation for global air quality", "translator" : [ { "dropping-particle" : "", "family" : "G2918", "given" : "", "non-dropping-particle" : "", "parse-names" : false, "suffix" : "" } ], "type" : "article-journal", "volume" : "11" }, "uris" : [ "http://www.mendeley.com/documents/?uuid=35fcd3e0-da4e-4257-a870-e8d6098366f3" ] }, { "id" : "ITEM-6", "itemData" : { "DOI" : "10.1126/science.aak9521", "ISBN" : "0036-8075 1095-9203", "ISSN" : "10959203", "PMID" : "28473553", "abstract" : "The Paris Climate Agreement under the United Nations Framework Convention on Climate Change (UNFCCC) explicitly links the world's long-term climate and near-term sustainable development and poverty eradication agendas. Urgent action is needed, but there are many paths toward the agreement's long-term, end-of-century, 1.5\u00b0 to 2\u00b0C climate target. We propose that reducing short-lived climate pollutants (SLCPs) enough to slow projected global warming by 0.5\u00b0C over the next 25 years be adopted as a near-term goal, with many potential benefits toward achieving Sustainable Development Goals (SDGs). As countries' climate commitments are formally adopted under the agreement and they prepare for its 2018 stocktaking, there is a need for them to pledge and report progress toward reductions not just in CO2 but in the full range of greenhouse gases (GHGs) and black carbon (BC) (plus co-emissions) in order to track progress toward long-term goals.", "author" : [ { "dropping-particle" : "", "family" : "Shindell", "given" : "D.T.", "non-dropping-particle" : "", "parse-names" : false, "suffix" : "" }, { "dropping-particle" : "", "family" : "Borgford-Parnell", "given" : "N.", "non-dropping-particle" : "", "parse-names" : false, "suffix" : "" }, { "dropping-particle" : "", "family" : "Brauer", "given" : "M.", "non-dropping-particle" : "", "parse-names" : false, "suffix" : "" }, { "dropping-particle" : "", "family" : "Haines", "given" : "A.", "non-dropping-particle" : "", "parse-names" : false, "suffix" : "" }, { "dropping-particle" : "", "family" : "Kuylenstierna", "given" : "J.C.I.", "non-dropping-particle" : "", "parse-names" : false, "suffix" : "" }, { "dropping-particle" : "", "family" : "Leonard", "given" : "S. A.", "non-dropping-particle" : "", "parse-names" : false, "suffix" : "" }, { "dropping-particle" : "", "family" : "Ramanathan", "given" : "V.", "non-dropping-particle" : "", "parse-names" : false, "suffix" : "" }, { "dropping-particle" : "", "family" : "Ravishankara", "given" : "A.", "non-dropping-particle" : "", "parse-names" : false, "suffix" : "" }, { "dropping-particle" : "", "family" : "Amann", "given" : "M.", "non-dropping-particle" : "", "parse-names" : false, "suffix" : "" }, { "dropping-particle" : "", "family" : "Srivastava", "given" : "L.", "non-dropping-particle" : "", "parse-names" : false, "suffix" : "" } ], "container-title" : "Science", "id" : "ITEM-6", "issue" : "6337", "issued" : { "date-parts" : [ [ "2017", "5" ] ] }, "page" : "493-494", "title" : "A climate policy pathway for near- and long-term benefits", "translator" : [ { "dropping-particle" : "", "family" : "G3030", "given" : "", "non-dropping-particle" : "", "parse-names" : false, "suffix" : "" } ], "type" : "article-journal", "volume" : "356" }, "uris" : [ "http://www.mendeley.com/documents/?uuid=0f21166c-c40d-42b1-8a9b-ea1b93fb2708" ] }, { "id" : "ITEM-7", "itemData" : { "author" : [ { "dropping-particle" : "", "family" : "West", "given" : "J Jason", "non-dropping-particle" : "", "parse-names" : false, "suffix" : "" }, { "dropping-particle" : "", "family" : "Smith", "given" : "Steven J", "non-dropping-particle" : "", "parse-names" : false, "suffix" : "" }, { "dropping-particle" : "", "family" : "Silva", "given" : "Raquel A", "non-dropping-particle" : "", "parse-names" : false, "suffix" : "" }, { "dropping-particle" : "", "family" : "Naik", "given" : "Vaishali", "non-dropping-particle" : "", "parse-names" : false, "suffix" : "" }, { "dropping-particle" : "", "family" : "Zhang", "given" : "Yuqiang", "non-dropping-particle" : "", "parse-names" : false, "suffix" : "" }, { "dropping-particle" : "", "family" : "Adelman", "given" : "Zachariah", "non-dropping-particle" : "", "parse-names" : false, "suffix" : "" }, { "dropping-particle" : "", "family" : "Fry", "given" : "Meridith M", "non-dropping-particle" : "", "parse-names" : false, "suffix" : "" }, { "dropping-particle" : "", "family" : "Anenberg", "given" : "Susan", "non-dropping-particle" : "", "parse-names" : false, "suffix" : "" }, { "dropping-particle" : "", "family" : "Horowitz", "given" : "Larry W", "non-dropping-particle" : "", "parse-names" : false, "suffix" : "" }, { "dropping-particle" : "", "family" : "Lamarque", "given" : "Jean-Francois", "non-dropping-particle" : "", "parse-names" : false, "suffix" : "" } ], "container-title" : "Nature Climate Change", "id" : "ITEM-7", "issued" : { "date-parts" : [ [ "2013", "9", "22" ] ] }, "page" : "885", "publisher" : "Nature Publishing Group", "title" : "Co-benefits of mitigating global greenhouse gas emissions for future air quality and human health", "translator" : [ { "dropping-particle" : "", "family" : "G3503", "given" : "", "non-dropping-particle" : "", "parse-names" : false, "suffix" : "" } ], "type" : "article-journal", "volume" : "3" }, "uris" : [ "http://www.mendeley.com/documents/?uuid=e2ebe9a1-4df0-44bd-9bae-85a7574c1f71" ] }, { "id" : "ITEM-8", "itemData" : { "DOI" : "https://doi.org/10.1016/S2542-5196(18)30067-6", "ISSN" : "2542-5196", "author" : [ { "dropping-particle" : "", "family" : "Williams", "given" : "Martin L", "non-dropping-particle" : "", "parse-names" : false, "suffix" : "" }, { "dropping-particle" : "", "family" : "Lott", "given" : "Melissa C", "non-dropping-particle" : "", "parse-names" : false, "suffix" : "" }, { "dropping-particle" : "", "family" : "Kitwiroon", "given" : "Nutthida", "non-dropping-particle" : "", "parse-names" : false, "suffix" : "" }, { "dropping-particle" : "", "family" : "Dajnak", "given" : "David", "non-dropping-particle" : "", "parse-names" : false, "suffix" : "" }, { "dropping-particle" : "", "family" : "Walton", "given" : "Heather", "non-dropping-particle" : "", "parse-names" : false, "suffix" : "" }, { "dropping-particle" : "", "family" : "Holland", "given" : "Mike", "non-dropping-particle" : "", "parse-names" : false, "suffix" : "" }, { "dropping-particle" : "", "family" : "Pye", "given" : "Steve", "non-dropping-particle" : "", "parse-names" : false, "suffix" : "" }, { "dropping-particle" : "", "family" : "Fecht", "given" : "Daniela", "non-dropping-particle" : "", "parse-names" : false, "suffix" : "" }, { "dropping-particle" : "", "family" : "Toledano", "given" : "Mireille B", "non-dropping-particle" : "", "parse-names" : false, "suffix" : "" }, { "dropping-particle" : "", "family" : "Beevers", "given" : "Sean D", "non-dropping-particle" : "", "parse-names" : false, "suffix" : "" } ], "container-title" : "The Lancet Planetary Health", "id" : "ITEM-8", "issue" : "5", "issued" : { "date-parts" : [ [ "2018" ] ] }, "page" : "e202 - e213", "title" : "The Lancet Countdown on health benefits from the UK Climate Change Act: a modelling study for Great Britain", "translator" : [ { "dropping-particle" : "", "family" : "G3499", "given" : "", "non-dropping-particle" : "", "parse-names" : false, "suffix" : "" } ], "type" : "article-journal", "volume" : "2" }, "uris" : [ "http://www.mendeley.com/documents/?uuid=d714fac6-a03b-46d7-83ca-c39786c0cfef" ] }, { "id" : "ITEM-9", "itemData" : { "DOI" : "https://doi.org/10.1016/j.envint.2018.07.008", "ISSN" : "0160-4120", "author" : [ { "dropping-particle" : "", "family" : "Xie", "given" : "Yang", "non-dropping-particle" : "", "parse-names" : false, "suffix" : "" }, { "dropping-particle" : "", "family" : "Dai", "given" : "Hancheng", "non-dropping-particle" : "", "parse-names" : false, "suffix" : "" }, { "dropping-particle" : "", "family" : "Xu", "given" : "Xinghan", "non-dropping-particle" : "", "parse-names" : false, "suffix" : "" }, { "dropping-particle" : "", "family" : "Fujimori", "given" : "Shinichiro", "non-dropping-particle" : "", "parse-names" : false, "suffix" : "" }, { "dropping-particle" : "", "family" : "Hasegawa", "given" : "Tomoko", "non-dropping-particle" : "", "parse-names" : false, "suffix" : "" }, { "dropping-particle" : "", "family" : "Yi", "given" : "Kan", "non-dropping-particle" : "", "parse-names" : false, "suffix" : "" }, { "dropping-particle" : "", "family" : "Masui", "given" : "Toshihiko", "non-dropping-particle" : "", "parse-names" : false, "suffix" : "" }, { "dropping-particle" : "", "family" : "Kurata", "given" : "Gakuji", "non-dropping-particle" : "", "parse-names" : false, "suffix" : "" } ], "container-title" : "Environment International", "id" : "ITEM-9", "issued" : { "date-parts" : [ [ "2018" ] ] }, "page" : "309-318", "title" : "Co-benefits of climate mitigation on air quality and human health in Asian countries", "translator" : [ { "dropping-particle" : "", "family" : "G3506", "given" : "", "non-dropping-particle" : "", "parse-names" : false, "suffix" : "" } ], "type" : "article-journal", "volume" : "119" }, "uris" : [ "http://www.mendeley.com/documents/?uuid=f7e2c13d-00bc-42b7-8ea6-5ab52a723b48" ] }, { "id" : "ITEM-10", "itemData" : { "DOI" : "10.1038/s41558-018-0139-4", "ISSN" : "17586798", "abstract" : "Climate policies targeting energy-related CO2 emissions, which act on a global scale over long time horizons, can result in localized, near-term reductions in both air pollution and adverse human health impacts. Focusing on China, the largest energy-using and CO2-emitting nation, we develop a cross-scale modelling approach to quantify these air quality co-benefits, and compare them to the economic costs of climate policy. We simulate the effects of an illustrative climate policy, a price on CO2 emissions. In a policy scenario consistent with China's recent pledge to reach a peak in CO2 emissions by 2030, we project that national health co-benefits from improved air quality would partially or fully offset policy costs depending on chosen health valuation. Net health co-benefits are found to rise with increasing policy stringency.", "author" : [ { "dropping-particle" : "", "family" : "Li", "given" : "Mingwei", "non-dropping-particle" : "", "parse-names" : false, "suffix" : "" }, { "dropping-particle" : "", "family" : "Zhang", "given" : "Da", "non-dropping-particle" : "", "parse-names" : false, "suffix" : "" }, { "dropping-particle" : "", "family" : "Li", "given" : "Chiao-Ting", "non-dropping-particle" : "", "parse-names" : false, "suffix" : "" }, { "dropping-particle" : "", "family" : "Mulvaney", "given" : "Kathleen M", "non-dropping-particle" : "", "parse-names" : false, "suffix" : "" }, { "dropping-particle" : "", "family" : "Selin", "given" : "Noelle E", "non-dropping-particle" : "", "parse-names" : false, "suffix" : "" }, { "dropping-particle" : "", "family" : "Karplus", "given" : "Valerie J", "non-dropping-particle" : "", "parse-names" : false, "suffix" : "" } ], "container-title" : "Nature Climate Change", "id" : "ITEM-10", "issue" : "5", "issued" : { "date-parts" : [ [ "2018" ] ] }, "page" : "398-403", "title" : "Air quality co-benefits of carbon pricing in China", "translator" : [ { "dropping-particle" : "", "family" : "G5423", "given" : "", "non-dropping-particle" : "", "parse-names" : false, "suffix" : "" } ], "type" : "article-journal", "volume" : "8" }, "uris" : [ "http://www.mendeley.com/documents/?uuid=adb14980-ec48-412c-ad5e-ac3474dd81a9" ] }, { "id" : "ITEM-11", "itemData" : { "DOI" : "10.5194/acp-16-9533-2016", "author" : [ { "dropping-particle" : "", "family" : "Zhang", "given" : "Y", "non-dropping-particle" : "", "parse-names" : false, "suffix" : "" }, { "dropping-particle" : "", "family" : "Bowden", "given" : "J H", "non-dropping-particle" : "", "parse-names" : false, "suffix" : "" }, { "dropping-particle" : "", "family" : "Adelman", "given" : "Z", "non-dropping-particle" : "", "parse-names" : false, "suffix" : "" }, { "dropping-particle" : "", "family" : "Naik", "given" : "V", "non-dropping-particle" : "", "parse-names" : false, "suffix" : "" }, { "dropping-particle" : "", "family" : "Horowitz", "given" : "L W", "non-dropping-particle" : "", "parse-names" : false, "suffix" : "" }, { "dropping-particle" : "", "family" : "Smith", "given" : "S J", "non-dropping-particle" : "", "parse-names" : false, "suffix" : "" }, { "dropping-particle" : "", "family" : "West", "given" : "J J", "non-dropping-particle" : "", "parse-names" : false, "suffix" : "" } ], "container-title" : "Atmospheric Chemistry and Physics", "id" : "ITEM-11", "issue" : "15", "issued" : { "date-parts" : [ [ "2016" ] ] }, "page" : "9533-9548", "title" : "Co-benefits of global and regional greenhouse gas mitigation for US air quality in 2050", "translator" : [ { "dropping-particle" : "", "family" : "G3504", "given" : "", "non-dropping-particle" : "", "parse-names" : false, "suffix" : "" } ], "type" : "article-journal", "volume" : "16" }, "uris" : [ "http://www.mendeley.com/documents/?uuid=82fb0e12-b044-4b6e-9159-c030d2d8da00" ] }, { "id" : "ITEM-12", "itemData" : { "DOI" : "10.1038/s41558-017-0012-x", "ISBN" : "1758-678X", "ISSN" : "17586798", "abstract" : "The post-2015 development agenda is dominated by a set of Sustainable Development Goals (SDGs) that arose from the 2012 Rio+20 United Nations Conference on Sustainable Development. The 17 goals and 169 targets address diverse and intersecting aspects of human and environmental needs and challenges. Achieving the SDGs by 2030 requires implementing coordinated and concerted strategies and actions that minimize potential trade-offs and conflicts and maximize synergies to contribute to multiple SDGs. Measures to mitigate emissions of short-lived climate pollutants are an example of actions that contribute to multiple outcomes relevant to development. This Perspective highlights the interlinkages between these pollutants and the SDGs, and shows that implementing emissions reduction measures can contribute to achieving many of the SDGs.", "author" : [ { "dropping-particle" : "", "family" : "Haines", "given" : "Andy", "non-dropping-particle" : "", "parse-names" : false, "suffix" : "" }, { "dropping-particle" : "", "family" : "Amann", "given" : "Markus", "non-dropping-particle" : "", "parse-names" : false, "suffix" : "" }, { "dropping-particle" : "", "family" : "Borgford-Parnell", "given" : "Nathan", "non-dropping-particle" : "", "parse-names" : false, "suffix" : "" }, { "dropping-particle" : "", "family" : "Leonard", "given" : "Sunday", "non-dropping-particle" : "", "parse-names" : false, "suffix" : "" }, { "dropping-particle" : "", "family" : "Kuylenstierna", "given" : "Johan", "non-dropping-particle" : "", "parse-names" : false, "suffix" : "" }, { "dropping-particle" : "", "family" : "Shindell", "given" : "Drew", "non-dropping-particle" : "", "parse-names" : false, "suffix" : "" } ], "container-title" : "Nature Climate Chan</w:delInstrText>
        </w:r>
        <w:r w:rsidR="00A75A09" w:rsidRPr="002A1EE0" w:rsidDel="002D39BF">
          <w:delInstrText>ge", "id" : "ITEM-12", "issue" : "12", "issued" : { "date-parts" : [ [ "2017", "12", "30" ] ] }, "page" : "863-869", "title" : "Short-lived climate pollutant mitigation and the Sustainable Development Goals", "translator" : [ { "dropping-particle" : "", "family" : "G5416", "given" : "", "non-dropping-particle" : "", "parse-names" : false, "suffix" : "" } ], "type" : "article-journal", "volume" : "7" }, "uris" : [ "http://www.mendeley.com/documents/?uuid=40fb2ba1-cf94-480a-b486-24b012715643" ] } ], "mendeley" : { "formattedCitation" : "(West et al., 2013; Rao et al., 2016; Shindell et al., 2016; Zhang et al., 2016; Chang et al., 2017; Haines et al., 2017; Shindell et al., 2017a; Li et al., 2018; Markandya et al., 2018; Williams et al., 2018; Xie et al., 2018; Lelieveld et al., 2019)", "plainTextFormattedCitation" : "(West et al., 2013; Rao et al., 2016; Shindell et al., 2016; Zhang et al., 2016; Chang et al., 2017; Haines et al., 2017; Shindell et al., 2017a; Li et al., 2018; Markandya et al., 2018; Williams et al., 2018; Xie et al., 2018; Lelieveld et al., 2019)", "previouslyFormattedCitation" : "(West et al., 2013; Rao et al., 2016; Shindell et al., 2016; Zhang et al., 2016; Chang et al., 2017; Haines et al., 2017; Shindell et al., 2017a; Li et al., 2018; Markandya et al., 2018; Williams et al., 2018; Xie et al., 2018; Lelieveld et al., 2019)" }, "properties" : { "noteIndex" : 0 }, "schema" : "https://github.com/citation-style-language/schema/raw/master/csl-citation.json" }</w:delInstrText>
        </w:r>
      </w:del>
      <w:r w:rsidRPr="00981F7A">
        <w:rPr>
          <w:lang w:val="en-GB"/>
        </w:rPr>
        <w:fldChar w:fldCharType="separate"/>
      </w:r>
      <w:r w:rsidR="00A75A09" w:rsidRPr="00A75A09">
        <w:rPr>
          <w:noProof/>
        </w:rPr>
        <w:t>(</w:t>
      </w:r>
      <w:ins w:id="4373" w:author="Robin Matthews" w:date="2021-07-08T17:19:00Z">
        <w:r w:rsidR="002D39BF">
          <w:rPr>
            <w:noProof/>
          </w:rPr>
          <w:t>West et al., 2013; Rao et al., 2016; Shindell et al., 2016, 2017b; Zhang et al., 2016; Chang et al., 2017; Haines et al., 2017; Li et al., 2018; Markandya et al., 2018; Williams et al., 2018; Xie et al., 2018; Lelieveld et al., 2019</w:t>
        </w:r>
      </w:ins>
      <w:del w:id="4374" w:author="Robin Matthews" w:date="2021-07-08T17:19:00Z">
        <w:r w:rsidR="00A75A09" w:rsidRPr="00A75A09" w:rsidDel="002D39BF">
          <w:rPr>
            <w:noProof/>
          </w:rPr>
          <w:delText>West et al., 2013; Rao et al., 2016; Shindell et al., 2016; Zhang et al., 2016; Chang et al., 2017; Haines et al., 2017; Shindell et al., 2017a; Li et al., 2018; Markandya et al., 2018; Williams et al., 2018; Xie et al., 2018; Lelieveld et al., 2019</w:delText>
        </w:r>
      </w:del>
      <w:r w:rsidR="00A75A09" w:rsidRPr="00A75A09">
        <w:rPr>
          <w:noProof/>
        </w:rPr>
        <w:t>)</w:t>
      </w:r>
      <w:r w:rsidRPr="00981F7A">
        <w:rPr>
          <w:lang w:val="en-GB"/>
        </w:rPr>
        <w:fldChar w:fldCharType="end"/>
      </w:r>
      <w:commentRangeEnd w:id="4370"/>
      <w:r w:rsidR="00CB33A1">
        <w:rPr>
          <w:rStyle w:val="Marquedecommentaire"/>
        </w:rPr>
        <w:commentReference w:id="4370"/>
      </w:r>
      <w:r w:rsidRPr="00C827FE">
        <w:t xml:space="preserve">. </w:t>
      </w:r>
      <w:r w:rsidRPr="003C502A">
        <w:rPr>
          <w:lang w:val="en-GB"/>
        </w:rPr>
        <w:t xml:space="preserve">Such co-benefits of climate mitigation for air quality and human health can offset the costs of the climate measures </w:t>
      </w:r>
      <w:r w:rsidRPr="00981F7A">
        <w:rPr>
          <w:lang w:val="en-GB"/>
        </w:rPr>
        <w:fldChar w:fldCharType="begin" w:fldLock="1"/>
      </w:r>
      <w:r w:rsidR="00D477C7">
        <w:rPr>
          <w:lang w:val="en-GB"/>
        </w:rPr>
        <w:instrText>ADDIN CSL_CITATION { "citationItems" : [ { "id" : "ITEM-1", "itemData" : { "DOI" : "10.1080/10962247.2014.959139", "author" : [ { "dropping-particle" : "", "family" : "Saari", "given" : "Rebecca K", "non-dropping-particle" : "", "parse-names" : false, "suffix" : "" }, { "dropping-particle" : "", "family" : "Selin", "given" : "Noelle E", "non-dropping-particle" : "", "parse-names" : false, "suffix" : "" }, { "dropping-particle" : "", "family" : "Rausch", "given" : "Sebastian", "non-dropping-particle" : "", "parse-names" : false, "suffix" : "" }, { "dropping-particle" : "", "family" : "Thompson", "given" : "Tammy M", "non-dropping-particle" : "", "parse-names" : false, "suffix" : "" } ], "container-title" : "Journal of the Air &amp; Waste Management Association", "id" : "ITEM-1", "issue" : "1", "issued" : { "date-parts" : [ [ "2015" ] ] }, "note" : "PMID: 25946960", "page" : "74-89", "publisher" : "Taylor &amp; Francis", "title" : "A self-consistent method to assess air quality co-benefits from U.S. climate policies", "translator" : [ { "dropping-particle" : "", "family" : "G3500", "given" : "", "non-dropping-particle" : "", "parse-names" : false, "suffix" : "" } ], "type" : "article-journal", "volume" : "65" }, "uris" : [ "http://www.mendeley.com/documents/?uuid=04a8e105-724e-45a4-82ea-f52948ad1db4" ] }, { "id" : "ITEM-2", "itemData" : { "DOI" : "10.1038/s41558-018-0139-4", "ISSN" : "17586798", "abstract" : "Climate policies targeting energy-related CO2 emissions, which act on a global scale over long time horizons, can result in localized, near-term reductions in both air pollution and adverse human health impacts. Focusing on China, the largest energy-using and CO2-emitting nation, we develop a cross-scale modelling approach to quantify these air quality co-benefits, and compare them to the economic costs of climate policy. We simulate the effects of an illustrative climate policy, a price on CO2 emissions. In a policy scenario consistent with China's recent pledge to reach a peak in CO2 emissions by 2030, we project that national health co-benefits from improved air quality would partially or fully offset policy costs depending on chosen health valuation. Net health co-benefits are found to rise with increasing policy stringency.", "author" : [ { "dropping-particle" : "", "family" : "Li", "given" : "Mingwei", "non-dropping-particle" : "", "parse-names" : false, "suffix" : "" }, { "dropping-particle" : "", "family" : "Zhang", "given" : "Da", "non-dropping-particle" : "", "parse-names" : false, "suffix" : "" }, { "dropping-particle" : "", "family" : "Li", "given" : "Chiao-Ting", "non-dropping-particle" : "", "parse-names" : false, "suffix" : "" }, { "dropping-particle" : "", "family" : "Mulvaney", "given" : "Kathleen M", "non-dropping-particle" : "", "parse-names" : false, "suffix" : "" }, { "dropping-particle" : "", "family" : "Selin", "given" : "Noelle E", "non-dropping-particle" : "", "parse-names" : false, "suffix" : "" }, { "dropping-particle" : "", "family" : "Karplus", "given" : "Valerie J", "non-dropping-particle" : "", "parse-names" : false, "suffix" : "" } ], "container-title" : "Nature Climate Change", "id" : "ITEM-2", "issue" : "5", "issued" : { "date-parts" : [ [ "2018" ] ] }, "page" : "398-403", "title" : "Air quality co-benefits of carbon pricing in China", "translator" : [ { "dropping-particle" : "", "family" : "G5423", "given" : "", "non-dropping-particle" : "", "parse-names" : false, "suffix" : "" } ], "type" : "article-journal", "volume" : "8" }, "uris" : [ "http://www.mendeley.com/documents/?uuid=adb14980-ec48-412c-ad5e-ac3474dd81a9" ] } ], "mendeley" : { "formattedCitation" : "(Saari et al., 2015; Li et al., 2018)", "plainTextFormattedCitation" : "(Saari et al., 2015; Li et al., 2018)", "previouslyFormattedCitation" : "(Saari et al., 2015; Li et al., 2018)" }, "properties" : { "noteIndex" : 0 }, "schema" : "https://github.com/citation-style-language/schema/raw/master/csl-citation.json" }</w:instrText>
      </w:r>
      <w:r w:rsidRPr="00981F7A">
        <w:rPr>
          <w:lang w:val="en-GB"/>
        </w:rPr>
        <w:fldChar w:fldCharType="separate"/>
      </w:r>
      <w:r w:rsidR="00CB33A1">
        <w:rPr>
          <w:noProof/>
          <w:lang w:val="en-GB"/>
        </w:rPr>
        <w:t>(Saari et al., 2015; Li et al., 2018)</w:t>
      </w:r>
      <w:r w:rsidRPr="00981F7A">
        <w:rPr>
          <w:lang w:val="en-GB"/>
        </w:rPr>
        <w:fldChar w:fldCharType="end"/>
      </w:r>
      <w:r w:rsidRPr="00981F7A">
        <w:rPr>
          <w:lang w:val="en-GB"/>
        </w:rPr>
        <w:t xml:space="preserve">. A growing </w:t>
      </w:r>
      <w:r w:rsidRPr="00981F7A">
        <w:rPr>
          <w:lang w:val="en-GB"/>
        </w:rPr>
        <w:lastRenderedPageBreak/>
        <w:t>number of studies analyse the co-benefits of current and planned air</w:t>
      </w:r>
      <w:ins w:id="4375" w:author="Lucy Cowie" w:date="2021-07-28T14:22:00Z">
        <w:r w:rsidR="00F90CDB">
          <w:rPr>
            <w:lang w:val="en-GB"/>
          </w:rPr>
          <w:t>-</w:t>
        </w:r>
      </w:ins>
      <w:del w:id="4376" w:author="Lucy Cowie" w:date="2021-07-28T14:22:00Z">
        <w:r w:rsidRPr="00981F7A" w:rsidDel="00F90CDB">
          <w:rPr>
            <w:lang w:val="en-GB"/>
          </w:rPr>
          <w:delText xml:space="preserve"> </w:delText>
        </w:r>
      </w:del>
      <w:r w:rsidRPr="00981F7A">
        <w:rPr>
          <w:lang w:val="en-GB"/>
        </w:rPr>
        <w:t xml:space="preserve">quality policies on LLGHGs and global and regional climate change impacts </w:t>
      </w:r>
      <w:r w:rsidRPr="00981F7A">
        <w:rPr>
          <w:lang w:val="en-GB"/>
        </w:rPr>
        <w:fldChar w:fldCharType="begin" w:fldLock="1"/>
      </w:r>
      <w:r w:rsidR="00D477C7">
        <w:rPr>
          <w:lang w:val="en-GB"/>
        </w:rPr>
        <w:instrText xml:space="preserve">ADDIN CSL_CITATION { "citationItems" : [ { "id" : "ITEM-1", "itemData" : { "DOI" : "10.1016/j.atmosenv.2015.10.003", "ISBN" : "1352-2310", "ISSN" : "18732844", "abstract" : "The emissions of NOxand CO2in East Asia (Northeast and Southeast Asia) contribute more than 30% of the global total since 2008, and consequently the control of air pollutants and CO2alleviating regional air pollution and global climate change is of great concern of not only in this region but also worldwide. In order to arrive at a rational view of the short-lived climate pollutants (SLCPs) co-control approach in East Asia, the effectiveness of the reduction of NOx/NMVOC and CH4emissions for the reduction of tropospheric O3has been evaluated by individual and simultaneous 50%-reduction of the emissions in Northeast Asia (NEA) using both a global chemical climate model (CHASER/SPRINTARS-MIROC), and a regional chemical transport model (WRF-CMAQ). The simultaneous reduction of NOx/NMVOC and CH4emissions was found to reduce the regional concentration of surface O3in NEA, and globally averaged net radiative forcing most effectively.Global mean RF and regional air quality change were also evaluated for the climate stabilization scenario (\"450-ppm\"), and climate stabilization with additional air pollution mitigation strengthened scenario (\"450-ppm-cntr\") developed in IIASA with the aid of GAINS model. In the 450 ppm-cntr scenario, emissions of NOxNMVOC, BC and OC were further reduced respectively, for East Asia from the emissions in 450 ppm. The improvement of air quality as well as the mitigation of climate change would grant to the basis of the SLCP co-control approach in East Asia.", "author" : [ { "dropping-particle" : "", "family" : "Akimoto", "given" : "Hajime", "non-dropping-particle" : "", "parse-names" : false, "suffix" : "" }, { "dropping-particle" : "", "family" : "Kurokawa", "given" : "Jun'ichi", "non-dropping-particle" : "", "parse-names" : false, "suffix" : "" }, { "dropping-particle" : "", "family" : "Sudo", "given" : "Kengo", "non-dropping-particle" : "", "parse-names" : false, "suffix" : "" }, { "dropping-particle" : "", "family" : "Nagashima", "given" : "Tatsuya", "non-dropping-particle" : "", "parse-names" : false, "suffix" : "" }, { "dropping-particle" : "", "family" : "Takemura", "given" : "Toshihiko", "non-dropping-particle" : "", "parse-names" : false, "suffix" : "" }, { "dropping-particle" : "", "family" : "Klimont", "given" : "Zbigniew", "non-dropping-particle" : "", "parse-names" : false, "suffix" : "" }, { "dropping-particle" : "", "family" : "Amann", "given" : "Markus", "non-dropping-particle" : "", "parse-names" : false, "suffix" : "" }, { "dropping-particle" : "", "family" : "Suzuki", "given" : "Katsunori", "non-dropping-particle" : "", "parse-names" : false, "suffix" : "" } ], "container-title" : "Atmospheric Environment", "id" : "ITEM-1", "issued" : { "date-parts" : [ [ "2015", "12" ] ] }, "note" : "From Duplicate 1 (SLCP co-control approach in East Asia: Tropospheric ozone reduction strategy by simultaneous reduction of NOx/NMVOC and methane - Akimoto, Hajime; Kurokawa, Jun'ichi; Sudo, Kengo; Nagashima, Tatsuya; Takemura, Toshihiko; Klimont, Zbigniew; Amann, Markus; Suzuki, Katsunori)\n\nFrom Duplicate 1 (SLCP co-control approach in East Asia: Tropospheric ozone reduction strategy by simultaneous reduction of NOx/NMVOC and methane - Akimoto, Hajime; Kurokawa, Jun'ichi Jun\u2018ichi; Sudo, Kengo; Nagashima, Tatsuya; Takemura, Toshihiko; Klimont, Zbigniew; Amann, Markus; Suzuki, Katsunori)\n\nFrom Duplicate 1 (SLCP co-control approach in East Asia: Tropospheric ozone reduction strategy by simultaneous reduction of NOx/NMVOC and methane - Akimoto, Hajime; Kurokawa, Jun'ichi; Sudo, Kengo; Nagashima, Tatsuya; Takemura, Toshihiko; Klimont, Zbigniew; Amann, Markus; Suzuki, Katsunori)\n\nTimes Cited: 5\nTakemura, Toshihiko/C-2822-2009; Kyushu, RIAM/F-4018-2015; U-ID, Kyushu/C-5291-2016; Klimont, Zbigniew/\nTakemura, Toshihiko/0000-0002-2859-6067; Kyushu, RIAM/0000-0002-3518-444X; Klimont, Zbigniew/0000-0003-2630-198X\n0\n5\n1873-2844\n\nFrom Duplicate 2 (SLCP co-control approach in East Asia: Tropospheric ozone reduction strategy by simultaneous reduction of NOx/NMVOC and methane - Akimoto, Hajime; Kurokawa, Jun'ichi; Sudo, Kengo; Nagashima, Tatsuya; Takemura, Toshihiko; Klimont, Zbigniew; Amann, Markus; Suzuki, Katsunori)\n\nTimes Cited: 5\nTakemura, Toshihiko/C-2822-2009; Kyushu, RIAM/F-4018-2015; U-ID, Kyushu/C-5291-2016; Klimont, Zbigniew/\nTakemura, Toshihiko/0000-0002-2859-6067; Kyushu, RIAM/0000-0002-3518-444X; Klimont, Zbigniew/0000-0003-2630-198X\n0\n5\n1873-2844\n\nFrom Duplicate 2 (SLCP co-control approach in East Asia: Tropospheric ozone reduction strategy by simultaneous reduction of NOx/NMVOC and methane - Akimoto, Hajime; Kurokawa, Jun'ichi; Sudo, Kengo; Nagashima, Tatsuya; Takemura, Toshihiko; Klimont, Zbigniew; Amann, Markus; Suzuki, Katsunori)\n\nTimes Cited: 5\nTakemura, Toshihiko/C-2822-2009; Kyushu, RIAM/F-4018-2015; U-ID, Kyushu/C-5291-2016; Klimont, Zbigniew/\nTakemura, Toshihiko/0000-0002-2859-6067; Kyushu, RIAM/0000-0002-3518-444X; Klimont, Zbigniew/0000-0003-2630-198X\n0\n5\n1873-2844", "page" : "588-595", "title" : "SLCP co-control approach in East Asia: Tropospheric ozone reduction strategy by simultaneous reduction of NOx/NMVOC and methane", "translator" : [ { "dropping-particle" : "", "family" : "G2789", "given" : "", "non-dropping-particle" : "", "parse-names" : false, "suffix" : "" } ], "type" : "article-journal", "volume" : "122" }, "uris" : [ "http://www.mendeley.com/documents/?uuid=7bb58a6f-41a4-46e9-a43b-b6d6d2dc31aa" ] }, { "id" : "ITEM-2", "itemData" : { "DOI" : "10.1016/j.atmosenv.2014.08.033", "ISBN" : "1352-2310", "ISSN" : "18732844", "abstract" : "Diesel vehicles are a significant source of black carbon (BC) and ozone precursors, which are important contributors to climate warming, degrade air quality and harm human health. Reducing diesel emissions could mitigate near-term climate change with significant co-benefits. This study quantifies the global and regional climate impacts of BC and co-emitted short-lived climate forcers (SLCFs) from present-day on-road diesel vehicles, as well as future impacts following a current legislation emission scenario. Atmospheric concentrations are calculated by the chemical transport model OsloCTM2. The following radiative forcing (RF) and equilibrium surface temperature responses are estimated. For year 2010 on-road diesel emissions we estimate a global-mean direct RF from BC of 44mW/m2 and an equilibrium surface temperature response of 59mK, including the impact of BC deposition on snow. Accounting for cooling and warming impacts of co-emitted SLCFs results in a net global-mean RF and warming of 28mW/m2 and 48mK, respectively. Using the concept of Regional Temperature change Potential (RTP), we find significant geographical differences in the responses to regional emissions. Accounting for the vertical sensitivities of the forcing/response relation amplifies these differences. In terms of individual source regions, emissions in Europe give the largest regional contribution to equilibrium warming caused by year 2010 on-road diesel BC, while Russia is most important for Arctic warming per unit emission. The largest contribution to warming caused by the year 2050 on-road diesel sector is from emissions in South Asia, followed by East Asia and the Middle East. Hence, in regions where current legislation is not sufficient to outweigh the expected growth in activity, accelerated policy implementation is important for further future mitigation. \u00a9 2014 Elsevier Ltd.", "author" : [ { "dropping-particle" : "", "family" : "Lund", "given" : "Marianne T.", "non-dropping-particle" : "", "parse-names" : false, "suffix" : "" }, { "dropping-particle" : "", "family" : "Berntsen", "given" : "Terje K.", "non-dropping-particle" : "", "parse-names" : false, "suffix" : "" }, { "dropping-particle" : "", "family" : "Heyes", "given" : "Chris", "non-dropping-particle" : "", "parse-names" : false, "suffix" : "" }, { "dropping-particle" : "", "family" : "Klimont", "given" : "Zbigniew", "non-dropping-particle" : "", "parse-names" : false, "suffix" : "" }, { "dropping-particle" : "", "family" : "Samset", "given" : "Bj\u00f8rn H.", "non-dropping-particle" : "", "parse-names" : false, "suffix" : "" } ], "container-title" : "Atmospheric Environment", "id" : "ITEM-2", "issued" : { "date-parts" : [ [ "2014", "12" ] ] }, "note" : "From Duplicate 1 (Global and regional climate impacts of black carbon and co-emitted species from the on-road diesel sector - Lund, Marianne T.; Berntsen, Terje K.; Heyes, Chris; Klimont, Zbigniew; Samset, Bj\u00f8rn H.)\n\nFrom Duplicate 2 (Global and regional climate impacts of black carbon and co-emitted species from the on-road diesel sector - Lund, Marianne T.; Berntsen, Terje K.; Heyes, Chris; Klimont, Zbigniew; Samset, Bj\u00f8rn H.)\n\nFrom Duplicate 1 (Global and regional climate impacts of black carbon and co-emitted species from the on-road diesel sector - Lund, Marianne T.; Berntsen, Terje K.; Heyes, Chris; Klimont, Zbigniew; Samset, Bj\u00f8rn H.)\n\nTimes Cited: 11\nKlimont, Zbigniew/P-7641-2015; Samset, Bjorn H./B-9248-2012; Lund, Marianne/J-6465-2016; Heyes, Chris/\nKlimont, Zbigniew/0000-0003-2630-198X; Samset, Bjorn H./0000-0001-8013-1833; Lund, Marianne/0000-0001-9911-4160; Heyes, Chris/0000-0001-5254-493X\n0\n11\n1873-2844", "page" : "50-58", "title" : "Global and regional climate impacts of black carbon and co-emitted species from the on-road diesel sector", "translator" : [ { "dropping-particle" : "", "family" : "G5424", "given" : "", "non-dropping-particle" : "", "parse-names" : false, "suffix" : "" } ], "type" : "article-journal", "volume" : "98" }, "uris" : [ "http://www.mendeley.com/documents/?uuid=632f7b72-bd67-41ac-af53-210fa137c220" ] }, { "id" : "ITEM-3", "itemData" : { "DOI" : "10.1016/j.envsci.2016.03.011", "ISSN" : "18736416", "abstract" : "Anthropogenic activities are responsible for the emission of gaseous and particulate pollutants that modify atmospheric composition. Such changes are, in turn, responsible for the degradation of air quality at the regional/local scale as well as for changes of climate. Air pollution and climate change are two intimately connected environmental issues. However, these two environmental challenges are still viewed as separate issues, which are dealt with by different science communities and within different policy frameworks. Indeed, many mitigation options offer the possibility to both improve air quality and mitigate climate change but, at the same time, mitigation options that may provide benefits to one aspect, are worsening the situation in the other. Therefore, coordinated actions taking into account the air quality-climate linkages are required. These actions need to be based on strong scientific grounds, as recognised by the European Commission that in the past few years has promoted consultation processes among the science community, the policy makers and the relevant stakeholders. Here, the main fields in which such coordinated actions are needed are examined from a policy perspective.", "author" : [ { "dropping-particle" : "", "family" : "Maione", "given" : "Michela", "non-dropping-particle" : "", "parse-names" : false, "suffix" : "" }, { "dropping-particle" : "", "family" : "Fowler", "given" : "David", "non-dropping-particle" : "", "parse-names" : false, "suffix" : "" }, { "dropping-particle" : "", "family" : "Monks", "given" : "Paul S.", "non-dropping-particle" : "", "parse-names" : false, "suffix" : "" }, { "dropping-particle" : "", "family" : "Reis", "given" : "Stefan", "non-dropping-particle" : "", "parse-names" : false, "suffix" : "" }, { "dropping-particle" : "", "family" : "Rudich", "given" : "Yinon", "non-dropping-particle" : "", "parse-names" : false, "suffix" : "" }, { "dropping-particle" : "", "family" : "Williams", "given" : "Martin L.", "non-dropping-particle" : "", "parse-names" : false, "suffix" : "" }, { "dropping-particle" : "", "family" : "Fuzzi", "given" : "Sandro", "non-dropping-particle" : "", "parse-names" : false, "suffix" : "" } ], "container-title" : "Environmental Science and Policy", "id" : "ITEM-3", "issued" : { "date-parts" : [ [ "2016" ] ] }, "page" : "48-57", "title" : "Air quality and climate change: Designing new win-win policies for Europe", "translator" : [ { "dropping-particle" : "", "family" : "G2848", "given" : "", "non-dropping-particle" : "", "parse-names" : false, "suffix" : "" } ], "type" : "article-journal", "volume" : "65" }, "uris" : [ "http://www.mendeley.com/documents/?uuid=cb4455fc-d470-3ae6-b42e-607f9e6956e1" ] }, { "id" : "ITEM-4", "itemData" : { "DOI" : "10.5194/acp-16-5323-2016", "ISSN" : "16807324", "abstract" : "We have investigated how future air quality and climate change are influenced by the US air quality regulations that existed or were proposed in 2013 and a hypothetical climate mitigation policy that aims to reduce 2050 CO2 emissions to be 50 % below 2005 emissions. Using the NASA GISS ModelE2 general circulation model, we look at the impacts for year 2030 and 2055. The US energy-sector emissions are from the GLIMPSE project (GEOS-Chem LIDORT Integrated with MARKAL (MARKet ALlocation) for the Purpose of Scenario Exploration), and other US emissions data sets and the rest of the world emissions data sets are based on the RCP4.5 scenario. The US air quality regulations are projected to have a strong beneficial impact on US air quality and public health in year 2030 and 2055 but result in positive radiative forcing. Under this scenario, no more emission constraints are added after 2020, and the impacts on air quality and climate change are similar between year 2030 and 2055. Surface particulate matter with a diameter smaller than 2.5 \u00b5m (PM2.5) is reduced by \u223c 2 \u00b5g m\u22123 on average over the USA, and surface ozone by \u223c 8 ppbv. The improved air quality prevents about 91 400 premature deaths in the USA, mainly due to the PM2.5 reduction (\u223c 74 200 lives saved). The air quality regulations reduce the light-reflecting aerosols (i.e., sulfate and organic matter) more than the light-absorbing species (i.e., black carbon and ozone), leading to a strong positive radiative forcing (RF) over the USA by both aerosols' direct and indirect forcing: the total RF is \u223c 0.04 W m\u22122 over the globe, and \u223c 0.8 W m\u22122 over the USA. Under the hypothetical climate policy, a future CO2 emissions cut is achieved in part by relying less on coal, and thus SO2 emissions are noticeably reduced. This provides air quality co-benefits, but it could lead to potential climate disbenefits over the USA. In 2055, the US mean total RF is +0.22 W m\u22122 due to positive aerosol direct and indirect forcing, while the global mean total RF is \u22120.06 W m\u22122 due to the dominant negative CO2 RF (instantaneous RF). To achieve a regional-scale climate benefit via a climate policy, it is critical (1) to have multinational efforts to reduce greenhouse gas (GHG) emissions and (2) to simultaneously target emission reduction of light-absorbing species (e.g., BC and O3) on top of long-lived species. The latter is very desirable as the resulting climate benefit occurs faster and provides co-benefits to air quality and pu\u2026", "author" : [ { "dropping-particle" : "", "family" : "Lee", "given" : "Yunha", "non-dropping-particle" : "", "parse-names" : false, "suffix" : "" }, { "dropping-particle" : "", "family" : "Shindell", "given" : "Drew T.", "non-dropping-particle" : "", "parse-names" : false, "suffix" : "" }, { "dropping-particle" : "", "family" : "Faluvegi", "given" : "Greg", "non-dropping-particle" : "", "parse-names" : false, "suffix" : "" }, { "dropping-particle" : "", "family" : "Pinder", "given" : "Rob W.", "non-dropping-particle" : "", "parse-names" : false, "suffix" : "" } ], "container-title" : "Atmospheric Chemistry and Physics", "id" : "ITEM-4", "issue" : "8", "issued" : { "date-parts" : [ [ "2016" ] ] }, "page" : "5323-5342", "title" : "Potential impact of a US climate policy and air quality regulations on future air quality and climate change", "translator" : [ { "dropping-particle" : "", "family" : "G2755", "given" : "", "non-dropping-particle" : "", "parse-names" : false, "suffix" : "" } ], "type" : "article-journal", "volume" : "16" }, "uris" : [ "http://www.mendeley.com/documents/?uuid=68612734-e2c1-4920-ad0f-b3c438a4edc7" ] }, { "id" : "ITEM-5", "itemData" : { "DOI" : "10.1016/j.scitotenv.2017.03.287", "ISSN" : "18791026", "PMID" : "28482455", "abstract" : "China is the world's top carbon emitter and suffers from severe air pollution. We examine near-term air quality and CO2co-benefits of various current sector-based policies in China. Using a 2015 base case, we evaluate the potential benefits of four sectoral mitigation strategies. All scenarios include a 20% increase in conventional air pollution controls as well as the following sector-specific fuel switching or technology upgrade strategies. Power sector (POW): 80% replacement of small coal power plants with larger more efficient ones; Industry sector (IND): 10% improvement in energy efficiency; Transport sector (TRA): replacement of high emitters with average vehicle fleet emissions; and Residential sector (RES): replacement of 20% of coal-based stoves with stoves using liquefied petroleum gas (LPG). Conducting an integrated assessment using the regional air pollution model WRF-Chem, we find that the IND scenario reduces national air-pollution-related deaths the most of the four scenarios examined (27,000, 24,000, 13,000 and 23,000 deaths reduced annually in IND, POW, TRA and RES, respectively). In addition, the IND scenario reduces CO2emissions more than 8\u00a0times as much as any other scenario (440, 53, 0 and 52\u00a0Mt CO2reduced in IND, POW, TRA and RES, respectively). We also examine the benefits of an industrial efficiency improvement of just 5%. We find the resulting air quality and health benefits are still among the largest of the sectoral scenarios, while the carbon mitigation benefits remain more than 3 times larger than any other scenario. Our analysis hence highlights the importance of even modest industrial energy efficiency improvements and air pollution control technology upgrades for air quality, health and climate benefits in China.", "author" : [ { "dropping-particle" : "", "family" : "Peng", "given" : "Wei", "non-dropping-particle" : "", "parse-names" : false, "suffix" : "" }, { "dropping-particle" : "", </w:instrText>
      </w:r>
      <w:r w:rsidR="00D477C7" w:rsidRPr="002A1EE0">
        <w:instrText>"family" : "Yang", "given" : "Junnan", "non-dropping-particle" : "", "parse-names" : false, "suffix" : "" }, { "dropping-particle" : "", "family" : "Wagner", "given" : "Fabian", "non-dropping-particle" : "", "parse-names" : false, "suffix" : "" }, { "dropping-particle" : "", "family" : "Mauzerall", "given" : "Denise L.", "non-dropping-particle" : "", "parse-names" : false, "suffix" : "" } ], "container-title" : "Science of the Total Environment", "id" : "ITEM-5", "issued" : { "date-parts" : [ [ "2017", "11" ] ] }, "page" : "1076-1084", "title" : "Substantial air quality and climate co-benefits achievable now with sectoral mitigation strategies in China", "translator" : [ { "dropping-particle" : "", "family" : "G2746", "given" : "", "non-dropping-particle" : "", "parse-names" : false, "suffix" : "" } ], "type" : "article-journal", "volume" : "598" }, "uris" : [ "http://www.mendeley.com/documents/?uuid=1a59e41a-3773-4be2-b632-c66adf823e05" ] } ], "mendeley" : { "formattedCitation" : "(Lund et al., 2014; Akimoto et al., 2015; Lee et al., 2016; Maione et al., 2016; Peng et al., 2017)", "plainTextFormattedCitation" : "(Lund et al., 2014; Akimoto et al., 2015; Lee et al., 2016; Maione et al., 2016; Peng et al., 2017)", "previouslyFormattedCitation" : "(Lund et al., 2014; Akimoto et al., 2015; Lee et al., 2016; Maione et al., 2016; Peng et al., 2017)" }, "properties" : { "noteIndex" : 0 }, "schema" : "https://github.com/citation-style-language/schema/raw/master/csl-citation.json" }</w:instrText>
      </w:r>
      <w:r w:rsidRPr="00981F7A">
        <w:rPr>
          <w:lang w:val="en-GB"/>
        </w:rPr>
        <w:fldChar w:fldCharType="separate"/>
      </w:r>
      <w:r w:rsidR="00CB33A1">
        <w:rPr>
          <w:noProof/>
        </w:rPr>
        <w:t>(Lund et al., 2014; Akimoto et al., 2015; Lee et al., 2016; Maione et al., 2016; Peng et al., 2017)</w:t>
      </w:r>
      <w:r w:rsidRPr="00981F7A">
        <w:rPr>
          <w:lang w:val="en-GB"/>
        </w:rPr>
        <w:fldChar w:fldCharType="end"/>
      </w:r>
      <w:r w:rsidRPr="00C827FE">
        <w:t>.</w:t>
      </w:r>
    </w:p>
    <w:p w14:paraId="35880B3C" w14:textId="77777777" w:rsidR="00E578B9" w:rsidRPr="003C502A" w:rsidRDefault="00E578B9">
      <w:pPr>
        <w:pStyle w:val="AR6BodyText"/>
        <w:rPr>
          <w:lang w:val="nb-NO"/>
        </w:rPr>
      </w:pPr>
    </w:p>
    <w:p w14:paraId="3F23C5A1" w14:textId="7A35474F" w:rsidR="00E578B9" w:rsidRPr="004445E7" w:rsidRDefault="00E578B9" w:rsidP="00D5630D">
      <w:pPr>
        <w:pStyle w:val="AR6BodyText"/>
        <w:rPr>
          <w:lang w:val="en-GB"/>
        </w:rPr>
      </w:pPr>
      <w:r w:rsidRPr="00981F7A">
        <w:rPr>
          <w:lang w:val="en-GB"/>
        </w:rPr>
        <w:t>This section assesses the effects of mitigating SLCFs, motivated by various objectives, discussing temperature response time, temperature and air</w:t>
      </w:r>
      <w:ins w:id="4377" w:author="Lucy Cowie" w:date="2021-07-28T14:23:00Z">
        <w:r w:rsidR="00194781">
          <w:rPr>
            <w:lang w:val="en-GB"/>
          </w:rPr>
          <w:t>-</w:t>
        </w:r>
      </w:ins>
      <w:del w:id="4378" w:author="Lucy Cowie" w:date="2021-07-28T14:23:00Z">
        <w:r w:rsidRPr="00981F7A" w:rsidDel="00194781">
          <w:rPr>
            <w:lang w:val="en-GB"/>
          </w:rPr>
          <w:delText xml:space="preserve"> </w:delText>
        </w:r>
      </w:del>
      <w:r w:rsidRPr="00981F7A">
        <w:rPr>
          <w:lang w:val="en-GB"/>
        </w:rPr>
        <w:t>quality attribution of SLCFs sources, and chosen mitigation approach. The effects of the measures</w:t>
      </w:r>
      <w:del w:id="4379" w:author="Lucy Cowie" w:date="2021-07-28T14:23:00Z">
        <w:r w:rsidRPr="00981F7A" w:rsidDel="004868AB">
          <w:rPr>
            <w:lang w:val="en-GB"/>
          </w:rPr>
          <w:delText>,</w:delText>
        </w:r>
      </w:del>
      <w:r w:rsidRPr="00981F7A">
        <w:rPr>
          <w:lang w:val="en-GB"/>
        </w:rPr>
        <w:t xml:space="preserve"> to contain the spread of COVID-19 in 2020</w:t>
      </w:r>
      <w:del w:id="4380" w:author="Lucy Cowie" w:date="2021-07-28T14:23:00Z">
        <w:r w:rsidRPr="00981F7A" w:rsidDel="004868AB">
          <w:rPr>
            <w:lang w:val="en-GB"/>
          </w:rPr>
          <w:delText>,</w:delText>
        </w:r>
      </w:del>
      <w:r w:rsidRPr="00981F7A">
        <w:rPr>
          <w:lang w:val="en-GB"/>
        </w:rPr>
        <w:t xml:space="preserve"> on air quality (AQ) and climate are discussed in </w:t>
      </w:r>
      <w:ins w:id="4381" w:author="Lucy Cowie" w:date="2021-07-28T14:25:00Z">
        <w:r w:rsidR="00593A91">
          <w:rPr>
            <w:lang w:val="en-GB"/>
          </w:rPr>
          <w:t>C</w:t>
        </w:r>
      </w:ins>
      <w:del w:id="4382" w:author="Lucy Cowie" w:date="2021-07-28T14:25:00Z">
        <w:r w:rsidRPr="00981F7A" w:rsidDel="00593A91">
          <w:rPr>
            <w:lang w:val="en-GB"/>
          </w:rPr>
          <w:delText>c</w:delText>
        </w:r>
      </w:del>
      <w:r w:rsidRPr="00981F7A">
        <w:rPr>
          <w:lang w:val="en-GB"/>
        </w:rPr>
        <w:t>ross-</w:t>
      </w:r>
      <w:ins w:id="4383" w:author="Lucy Cowie" w:date="2021-07-28T14:25:00Z">
        <w:r w:rsidR="00593A91">
          <w:rPr>
            <w:lang w:val="en-GB"/>
          </w:rPr>
          <w:t>C</w:t>
        </w:r>
      </w:ins>
      <w:del w:id="4384" w:author="Lucy Cowie" w:date="2021-07-28T14:25:00Z">
        <w:r w:rsidRPr="00981F7A" w:rsidDel="00593A91">
          <w:rPr>
            <w:lang w:val="en-GB"/>
          </w:rPr>
          <w:delText>c</w:delText>
        </w:r>
      </w:del>
      <w:r w:rsidRPr="00981F7A">
        <w:rPr>
          <w:lang w:val="en-GB"/>
        </w:rPr>
        <w:t>hapter Box 6.1 at the end of this section.</w:t>
      </w:r>
      <w:r w:rsidRPr="004445E7">
        <w:rPr>
          <w:lang w:val="en-GB"/>
        </w:rPr>
        <w:t xml:space="preserve"> </w:t>
      </w:r>
    </w:p>
    <w:p w14:paraId="5A617A3E" w14:textId="77777777" w:rsidR="00E578B9" w:rsidRPr="00D81664" w:rsidRDefault="00E578B9" w:rsidP="00D5630D">
      <w:pPr>
        <w:pStyle w:val="AR6BodyText"/>
        <w:rPr>
          <w:rFonts w:cs="Times New Roman"/>
          <w:lang w:val="en-GB"/>
        </w:rPr>
      </w:pPr>
    </w:p>
    <w:p w14:paraId="689B84AC" w14:textId="6D0345C1" w:rsidR="00E578B9" w:rsidRDefault="00E578B9" w:rsidP="00D5630D">
      <w:pPr>
        <w:pStyle w:val="AR6BodyText"/>
        <w:rPr>
          <w:rFonts w:cs="Times New Roman"/>
          <w:lang w:val="en-US" w:eastAsia="en-US"/>
        </w:rPr>
      </w:pPr>
    </w:p>
    <w:p w14:paraId="3197DB86" w14:textId="77777777" w:rsidR="00A4496F" w:rsidRPr="00D81664" w:rsidRDefault="00A4496F" w:rsidP="00D5630D">
      <w:pPr>
        <w:pStyle w:val="AR6BodyText"/>
        <w:rPr>
          <w:rFonts w:cs="Times New Roman"/>
          <w:lang w:val="en-US" w:eastAsia="en-US"/>
        </w:rPr>
      </w:pPr>
    </w:p>
    <w:p w14:paraId="313DA6C2" w14:textId="1986BB2B" w:rsidR="00E578B9" w:rsidRPr="00930489" w:rsidRDefault="00E578B9" w:rsidP="00930489">
      <w:pPr>
        <w:pStyle w:val="AR6Chap6Level2611"/>
      </w:pPr>
      <w:bookmarkStart w:id="4385" w:name="_Toc30501032"/>
      <w:bookmarkStart w:id="4386" w:name="_Toc70498201"/>
      <w:r w:rsidRPr="00930489">
        <w:t xml:space="preserve">Implications of </w:t>
      </w:r>
      <w:ins w:id="4387" w:author="Lucy Cowie" w:date="2021-07-28T14:25:00Z">
        <w:r w:rsidR="00CC1B1D">
          <w:t>L</w:t>
        </w:r>
      </w:ins>
      <w:del w:id="4388" w:author="Lucy Cowie" w:date="2021-07-28T14:25:00Z">
        <w:r w:rsidRPr="00930489" w:rsidDel="00CC1B1D">
          <w:delText>l</w:delText>
        </w:r>
      </w:del>
      <w:r w:rsidRPr="00930489">
        <w:t xml:space="preserve">ifetime on </w:t>
      </w:r>
      <w:ins w:id="4389" w:author="Lucy Cowie" w:date="2021-07-28T14:25:00Z">
        <w:r w:rsidR="00CC1B1D">
          <w:t>T</w:t>
        </w:r>
      </w:ins>
      <w:del w:id="4390" w:author="Lucy Cowie" w:date="2021-07-28T14:25:00Z">
        <w:r w:rsidRPr="00930489" w:rsidDel="00CC1B1D">
          <w:delText>t</w:delText>
        </w:r>
      </w:del>
      <w:r w:rsidRPr="00930489">
        <w:t xml:space="preserve">emperature </w:t>
      </w:r>
      <w:ins w:id="4391" w:author="Lucy Cowie" w:date="2021-07-28T14:25:00Z">
        <w:r w:rsidR="00CC1B1D">
          <w:t>R</w:t>
        </w:r>
      </w:ins>
      <w:del w:id="4392" w:author="Lucy Cowie" w:date="2021-07-28T14:25:00Z">
        <w:r w:rsidRPr="00930489" w:rsidDel="00CC1B1D">
          <w:delText>r</w:delText>
        </w:r>
      </w:del>
      <w:r w:rsidRPr="00930489">
        <w:t xml:space="preserve">esponse </w:t>
      </w:r>
      <w:ins w:id="4393" w:author="Lucy Cowie" w:date="2021-07-28T14:25:00Z">
        <w:r w:rsidR="00CC1B1D">
          <w:t>T</w:t>
        </w:r>
      </w:ins>
      <w:del w:id="4394" w:author="Lucy Cowie" w:date="2021-07-28T14:25:00Z">
        <w:r w:rsidRPr="00930489" w:rsidDel="00CC1B1D">
          <w:delText>t</w:delText>
        </w:r>
      </w:del>
      <w:r w:rsidRPr="00930489">
        <w:t xml:space="preserve">ime </w:t>
      </w:r>
      <w:ins w:id="4395" w:author="Lucy Cowie" w:date="2021-07-28T14:25:00Z">
        <w:r w:rsidR="00CC1B1D">
          <w:t>H</w:t>
        </w:r>
      </w:ins>
      <w:del w:id="4396" w:author="Lucy Cowie" w:date="2021-07-28T14:25:00Z">
        <w:r w:rsidRPr="00930489" w:rsidDel="00CC1B1D">
          <w:delText>h</w:delText>
        </w:r>
      </w:del>
      <w:r w:rsidRPr="00930489">
        <w:t>orizon</w:t>
      </w:r>
      <w:bookmarkEnd w:id="4385"/>
      <w:bookmarkEnd w:id="4386"/>
    </w:p>
    <w:p w14:paraId="25332603" w14:textId="77777777" w:rsidR="00E578B9" w:rsidRPr="00D81664" w:rsidRDefault="00E578B9" w:rsidP="00D5630D">
      <w:pPr>
        <w:pStyle w:val="AR6BodyText"/>
        <w:rPr>
          <w:rFonts w:cs="Times New Roman"/>
          <w:noProof/>
          <w:lang w:val="en-GB"/>
        </w:rPr>
      </w:pPr>
    </w:p>
    <w:p w14:paraId="36460A25" w14:textId="7E71C711" w:rsidR="00E578B9" w:rsidRPr="00D81664" w:rsidRDefault="00E578B9" w:rsidP="00D5630D">
      <w:pPr>
        <w:pStyle w:val="AR6BodyText"/>
        <w:rPr>
          <w:rFonts w:cs="Times New Roman"/>
          <w:noProof/>
          <w:color w:val="000000" w:themeColor="text1"/>
          <w:lang w:val="en-GB"/>
        </w:rPr>
      </w:pPr>
      <w:r w:rsidRPr="00D81664">
        <w:rPr>
          <w:rFonts w:cs="Times New Roman"/>
          <w:noProof/>
          <w:color w:val="000000" w:themeColor="text1"/>
          <w:lang w:val="en-GB"/>
        </w:rPr>
        <w:t xml:space="preserve">The </w:t>
      </w:r>
      <w:r>
        <w:rPr>
          <w:rFonts w:cs="Times New Roman"/>
          <w:noProof/>
          <w:color w:val="000000" w:themeColor="text1"/>
          <w:lang w:val="en-GB"/>
        </w:rPr>
        <w:t>effect over time</w:t>
      </w:r>
      <w:r w:rsidRPr="00D81664">
        <w:rPr>
          <w:rFonts w:cs="Times New Roman"/>
          <w:noProof/>
          <w:color w:val="000000" w:themeColor="text1"/>
          <w:lang w:val="en-GB"/>
        </w:rPr>
        <w:t xml:space="preserve"> on </w:t>
      </w:r>
      <w:ins w:id="4397" w:author="Lucy Cowie" w:date="2021-07-28T14:26:00Z">
        <w:r w:rsidR="00983460">
          <w:rPr>
            <w:rFonts w:cs="Times New Roman"/>
            <w:noProof/>
            <w:color w:val="000000" w:themeColor="text1"/>
            <w:lang w:val="en-GB"/>
          </w:rPr>
          <w:t>global surface air temperature (</w:t>
        </w:r>
      </w:ins>
      <w:r>
        <w:rPr>
          <w:rFonts w:cs="Times New Roman"/>
          <w:noProof/>
          <w:color w:val="000000" w:themeColor="text1"/>
          <w:lang w:val="en-GB"/>
        </w:rPr>
        <w:t>GSAT</w:t>
      </w:r>
      <w:ins w:id="4398" w:author="Lucy Cowie" w:date="2021-07-28T14:26:00Z">
        <w:r w:rsidR="00983460">
          <w:rPr>
            <w:rFonts w:cs="Times New Roman"/>
            <w:noProof/>
            <w:color w:val="000000" w:themeColor="text1"/>
            <w:lang w:val="en-GB"/>
          </w:rPr>
          <w:t>)</w:t>
        </w:r>
      </w:ins>
      <w:r>
        <w:rPr>
          <w:rFonts w:cs="Times New Roman"/>
          <w:noProof/>
          <w:color w:val="000000" w:themeColor="text1"/>
          <w:lang w:val="en-GB"/>
        </w:rPr>
        <w:t xml:space="preserve"> </w:t>
      </w:r>
      <w:r w:rsidRPr="00D81664">
        <w:rPr>
          <w:rFonts w:cs="Times New Roman"/>
          <w:noProof/>
          <w:color w:val="000000" w:themeColor="text1"/>
          <w:lang w:val="en-GB"/>
        </w:rPr>
        <w:t xml:space="preserve">following a mitigation effort affecting emissions of LLGHGs </w:t>
      </w:r>
      <w:r>
        <w:rPr>
          <w:rFonts w:cs="Times New Roman"/>
          <w:noProof/>
          <w:color w:val="000000" w:themeColor="text1"/>
          <w:lang w:val="en-GB"/>
        </w:rPr>
        <w:t>or</w:t>
      </w:r>
      <w:r w:rsidRPr="00D81664">
        <w:rPr>
          <w:rFonts w:cs="Times New Roman"/>
          <w:noProof/>
          <w:color w:val="000000" w:themeColor="text1"/>
          <w:lang w:val="en-GB"/>
        </w:rPr>
        <w:t xml:space="preserve"> SLCFs depends on the lifetimes of the LLGHGs and SLCFs, </w:t>
      </w:r>
      <w:r>
        <w:rPr>
          <w:rFonts w:cs="Times New Roman"/>
          <w:noProof/>
          <w:color w:val="000000" w:themeColor="text1"/>
          <w:lang w:val="en-GB"/>
        </w:rPr>
        <w:t xml:space="preserve">their radiative efficiencies, </w:t>
      </w:r>
      <w:r w:rsidRPr="00D81664">
        <w:rPr>
          <w:rFonts w:cs="Times New Roman"/>
          <w:noProof/>
          <w:color w:val="000000" w:themeColor="text1"/>
          <w:lang w:val="en-GB"/>
        </w:rPr>
        <w:t xml:space="preserve">how fast the emissions are reduced, </w:t>
      </w:r>
      <w:r w:rsidRPr="004445E7">
        <w:rPr>
          <w:rFonts w:cs="Times New Roman"/>
          <w:noProof/>
          <w:color w:val="000000" w:themeColor="text1"/>
          <w:lang w:val="en-GB"/>
        </w:rPr>
        <w:t>how long reductions last (limited time or sustained reduction),</w:t>
      </w:r>
      <w:r w:rsidRPr="00D81664">
        <w:rPr>
          <w:rFonts w:cs="Times New Roman"/>
          <w:noProof/>
          <w:color w:val="000000" w:themeColor="text1"/>
          <w:lang w:val="en-GB"/>
        </w:rPr>
        <w:t xml:space="preserve"> and the inertia of the climate system itself. </w:t>
      </w:r>
      <w:commentRangeStart w:id="4399"/>
      <w:r w:rsidRPr="00D81664">
        <w:rPr>
          <w:rFonts w:cs="Times New Roman"/>
          <w:noProof/>
          <w:color w:val="000000" w:themeColor="text1"/>
          <w:lang w:val="en-GB"/>
        </w:rPr>
        <w:t>Mitigation</w:t>
      </w:r>
      <w:commentRangeEnd w:id="4399"/>
      <w:r w:rsidR="00FC7473">
        <w:rPr>
          <w:rStyle w:val="Marquedecommentaire"/>
          <w:lang w:val="en-GB"/>
        </w:rPr>
        <w:commentReference w:id="4399"/>
      </w:r>
      <w:r w:rsidRPr="00D81664">
        <w:rPr>
          <w:rFonts w:cs="Times New Roman"/>
          <w:noProof/>
          <w:color w:val="000000" w:themeColor="text1"/>
          <w:lang w:val="en-GB"/>
        </w:rPr>
        <w:t xml:space="preserve"> of SLCFs are often implemented through new legislation or technology standards for the different emission sectors and components, implying that reductions are sustained over time.  </w:t>
      </w:r>
    </w:p>
    <w:p w14:paraId="38000B1A" w14:textId="77777777" w:rsidR="00E578B9" w:rsidRPr="00D81664" w:rsidRDefault="00E578B9" w:rsidP="00D5630D">
      <w:pPr>
        <w:pStyle w:val="AR6BodyText"/>
        <w:rPr>
          <w:rFonts w:cs="Times New Roman"/>
          <w:noProof/>
          <w:color w:val="000000" w:themeColor="text1"/>
          <w:lang w:val="en-GB"/>
        </w:rPr>
      </w:pPr>
    </w:p>
    <w:p w14:paraId="74B6C03B" w14:textId="0E188CC3" w:rsidR="00E578B9" w:rsidRPr="00D81664" w:rsidRDefault="00E578B9" w:rsidP="00D5630D">
      <w:pPr>
        <w:pStyle w:val="AR6BodyText"/>
        <w:rPr>
          <w:rFonts w:cs="Times New Roman"/>
          <w:noProof/>
          <w:lang w:val="en-GB"/>
        </w:rPr>
      </w:pPr>
      <w:r w:rsidRPr="00D81664">
        <w:rPr>
          <w:rFonts w:cs="Times New Roman"/>
          <w:noProof/>
          <w:lang w:val="en-GB"/>
        </w:rPr>
        <w:t>It is often perceived that the full climatic response following mitigation of SLCFs will occur almost immediately. However</w:t>
      </w:r>
      <w:ins w:id="4400" w:author="Lucy Cowie" w:date="2021-07-28T14:29:00Z">
        <w:r w:rsidR="0093239B">
          <w:rPr>
            <w:rFonts w:cs="Times New Roman"/>
            <w:noProof/>
            <w:lang w:val="en-GB"/>
          </w:rPr>
          <w:t>,</w:t>
        </w:r>
      </w:ins>
      <w:r w:rsidRPr="00D81664">
        <w:rPr>
          <w:rFonts w:cs="Times New Roman"/>
          <w:noProof/>
          <w:lang w:val="en-GB"/>
        </w:rPr>
        <w:t xml:space="preserve"> the inertia of the climate system strongly modifies the short-term and long-term response. </w:t>
      </w:r>
      <w:r w:rsidR="000C5D9F" w:rsidRPr="009E5D36">
        <w:rPr>
          <w:rFonts w:cs="Times New Roman"/>
          <w:noProof/>
          <w:color w:val="000000" w:themeColor="text1"/>
          <w:lang w:val="en-GB"/>
        </w:rPr>
        <w:t xml:space="preserve">SLCFs with lifetimes shorter than the time scales for </w:t>
      </w:r>
      <w:commentRangeStart w:id="4401"/>
      <w:r w:rsidR="000C5D9F" w:rsidRPr="009E5D36">
        <w:rPr>
          <w:rFonts w:cs="Times New Roman"/>
          <w:noProof/>
          <w:color w:val="000000" w:themeColor="text1"/>
          <w:lang w:val="en-GB"/>
        </w:rPr>
        <w:t>interhemisheric</w:t>
      </w:r>
      <w:commentRangeEnd w:id="4401"/>
      <w:r w:rsidR="001E6C54">
        <w:rPr>
          <w:rStyle w:val="Marquedecommentaire"/>
          <w:lang w:val="en-GB"/>
        </w:rPr>
        <w:commentReference w:id="4401"/>
      </w:r>
      <w:r w:rsidR="000C5D9F" w:rsidRPr="009E5D36">
        <w:rPr>
          <w:rFonts w:cs="Times New Roman"/>
          <w:noProof/>
          <w:color w:val="000000" w:themeColor="text1"/>
          <w:lang w:val="en-GB"/>
        </w:rPr>
        <w:t xml:space="preserve"> mixing (1</w:t>
      </w:r>
      <w:ins w:id="4402" w:author="Lucy Cowie" w:date="2021-07-28T14:30:00Z">
        <w:r w:rsidR="001E6C54">
          <w:rPr>
            <w:rFonts w:cs="Times New Roman"/>
            <w:noProof/>
            <w:color w:val="000000" w:themeColor="text1"/>
            <w:lang w:val="en-GB"/>
          </w:rPr>
          <w:t>–</w:t>
        </w:r>
      </w:ins>
      <w:del w:id="4403" w:author="Lucy Cowie" w:date="2021-07-28T14:30:00Z">
        <w:r w:rsidR="000C5D9F" w:rsidRPr="009E5D36" w:rsidDel="001E6C54">
          <w:rPr>
            <w:rFonts w:cs="Times New Roman"/>
            <w:noProof/>
            <w:color w:val="000000" w:themeColor="text1"/>
            <w:lang w:val="en-GB"/>
          </w:rPr>
          <w:delText>-</w:delText>
        </w:r>
      </w:del>
      <w:r w:rsidR="000C5D9F" w:rsidRPr="009E5D36">
        <w:rPr>
          <w:rFonts w:cs="Times New Roman"/>
          <w:noProof/>
          <w:color w:val="000000" w:themeColor="text1"/>
          <w:lang w:val="en-GB"/>
        </w:rPr>
        <w:t>2 years) can cause a more spatially heterogeneous forcing than LLGHGs and thus different regional patterns of the climate response (</w:t>
      </w:r>
      <w:del w:id="4404" w:author="Lucy Cowie" w:date="2021-07-28T14:31:00Z">
        <w:r w:rsidR="000C5D9F" w:rsidRPr="009E5D36" w:rsidDel="00EB4504">
          <w:rPr>
            <w:rFonts w:cs="Times New Roman"/>
            <w:noProof/>
            <w:color w:val="000000" w:themeColor="text1"/>
            <w:lang w:val="en-GB"/>
          </w:rPr>
          <w:delText xml:space="preserve">see </w:delText>
        </w:r>
      </w:del>
      <w:r w:rsidR="000C5D9F" w:rsidRPr="009E5D36">
        <w:rPr>
          <w:rFonts w:cs="Times New Roman"/>
          <w:noProof/>
          <w:color w:val="000000" w:themeColor="text1"/>
          <w:lang w:val="en-GB"/>
        </w:rPr>
        <w:t>Section</w:t>
      </w:r>
      <w:del w:id="4405" w:author="Lucy Cowie" w:date="2021-07-28T14:31:00Z">
        <w:r w:rsidR="000C5D9F" w:rsidRPr="009E5D36" w:rsidDel="00EB4504">
          <w:rPr>
            <w:rFonts w:cs="Times New Roman"/>
            <w:noProof/>
            <w:color w:val="000000" w:themeColor="text1"/>
            <w:lang w:val="en-GB"/>
          </w:rPr>
          <w:delText>s</w:delText>
        </w:r>
      </w:del>
      <w:r w:rsidR="000C5D9F" w:rsidRPr="009E5D36">
        <w:rPr>
          <w:rFonts w:cs="Times New Roman"/>
          <w:noProof/>
          <w:color w:val="000000" w:themeColor="text1"/>
          <w:lang w:val="en-GB"/>
        </w:rPr>
        <w:t xml:space="preserve"> 6.4.3). </w:t>
      </w:r>
      <w:r w:rsidRPr="00D81664">
        <w:rPr>
          <w:rFonts w:cs="Times New Roman"/>
          <w:noProof/>
          <w:lang w:val="en-GB"/>
        </w:rPr>
        <w:t xml:space="preserve">The temporal response in GSAT </w:t>
      </w:r>
      <w:r>
        <w:rPr>
          <w:rFonts w:cs="Times New Roman"/>
          <w:noProof/>
          <w:lang w:val="en-GB"/>
        </w:rPr>
        <w:t xml:space="preserve">to a radiative forcing </w:t>
      </w:r>
      <w:r w:rsidRPr="00D81664">
        <w:rPr>
          <w:rFonts w:cs="Times New Roman"/>
          <w:noProof/>
          <w:lang w:val="en-GB"/>
        </w:rPr>
        <w:t>can be quantified using linear impulse response functions (</w:t>
      </w:r>
      <w:del w:id="4406" w:author="Lucy Cowie" w:date="2021-07-28T14:32:00Z">
        <w:r w:rsidDel="001C66ED">
          <w:rPr>
            <w:rFonts w:cs="Times New Roman"/>
            <w:noProof/>
            <w:lang w:val="en-GB"/>
          </w:rPr>
          <w:delText xml:space="preserve">see </w:delText>
        </w:r>
      </w:del>
      <w:r>
        <w:rPr>
          <w:rFonts w:cs="Times New Roman"/>
          <w:noProof/>
          <w:lang w:val="en-GB"/>
        </w:rPr>
        <w:t>Cross</w:t>
      </w:r>
      <w:del w:id="4407" w:author="Lucy Cowie" w:date="2021-07-28T14:32:00Z">
        <w:r w:rsidDel="001C66ED">
          <w:rPr>
            <w:rFonts w:cs="Times New Roman"/>
            <w:noProof/>
            <w:lang w:val="en-GB"/>
          </w:rPr>
          <w:delText xml:space="preserve"> </w:delText>
        </w:r>
      </w:del>
      <w:ins w:id="4408" w:author="Lucy Cowie" w:date="2021-07-28T14:32:00Z">
        <w:r w:rsidR="001C66ED">
          <w:rPr>
            <w:rFonts w:cs="Times New Roman"/>
            <w:noProof/>
            <w:lang w:val="en-GB"/>
          </w:rPr>
          <w:t>-</w:t>
        </w:r>
      </w:ins>
      <w:r>
        <w:rPr>
          <w:rFonts w:cs="Times New Roman"/>
          <w:noProof/>
          <w:lang w:val="en-GB"/>
        </w:rPr>
        <w:t xml:space="preserve">Chapter </w:t>
      </w:r>
      <w:ins w:id="4409" w:author="Lucy Cowie" w:date="2021-07-28T14:32:00Z">
        <w:r w:rsidR="001C66ED">
          <w:rPr>
            <w:rFonts w:cs="Times New Roman"/>
            <w:noProof/>
            <w:lang w:val="en-GB"/>
          </w:rPr>
          <w:t>B</w:t>
        </w:r>
      </w:ins>
      <w:del w:id="4410" w:author="Lucy Cowie" w:date="2021-07-28T14:32:00Z">
        <w:r w:rsidDel="001C66ED">
          <w:rPr>
            <w:rFonts w:cs="Times New Roman"/>
            <w:noProof/>
            <w:lang w:val="en-GB"/>
          </w:rPr>
          <w:delText>b</w:delText>
        </w:r>
      </w:del>
      <w:r>
        <w:rPr>
          <w:rFonts w:cs="Times New Roman"/>
          <w:noProof/>
          <w:lang w:val="en-GB"/>
        </w:rPr>
        <w:t>ox 7.1</w:t>
      </w:r>
      <w:commentRangeStart w:id="4411"/>
      <w:del w:id="4412" w:author="Ian Blenkinsop" w:date="2021-07-29T11:26:00Z">
        <w:r w:rsidRPr="00D81664" w:rsidDel="00B87BAB">
          <w:rPr>
            <w:rFonts w:cs="Times New Roman"/>
            <w:noProof/>
            <w:lang w:val="en-GB"/>
          </w:rPr>
          <w:delText xml:space="preserve">), </w:delText>
        </w:r>
      </w:del>
      <w:ins w:id="4413" w:author="Ian Blenkinsop" w:date="2021-07-29T11:26:00Z">
        <w:r w:rsidR="00B87BAB">
          <w:rPr>
            <w:rFonts w:cs="Times New Roman"/>
            <w:noProof/>
            <w:lang w:val="en-GB"/>
          </w:rPr>
          <w:t>;</w:t>
        </w:r>
        <w:r w:rsidR="00B87BAB" w:rsidRPr="00D81664">
          <w:rPr>
            <w:rFonts w:cs="Times New Roman"/>
            <w:noProof/>
            <w:lang w:val="en-GB"/>
          </w:rPr>
          <w:t xml:space="preserve"> </w:t>
        </w:r>
      </w:ins>
      <w:commentRangeStart w:id="4414"/>
      <w:r w:rsidRPr="00D81664">
        <w:rPr>
          <w:rFonts w:cs="Times New Roman"/>
          <w:noProof/>
          <w:lang w:val="en-GB"/>
        </w:rPr>
        <w:fldChar w:fldCharType="begin" w:fldLock="1"/>
      </w:r>
      <w:r w:rsidR="00D477C7">
        <w:rPr>
          <w:rFonts w:cs="Times New Roman"/>
          <w:noProof/>
          <w:lang w:val="en-GB"/>
        </w:rPr>
        <w:instrText>ADDIN CSL_CITATION { "citationItems" : [ { "id" : "ITEM-1", "itemData" : { "DOI" : "10.5194/esd-4-267-2013", "author" : [ { "dropping-particle" : "", "family" : "Olivi\u00e9", "given" : "D J L", "non-dropping-particle" : "", "parse-names" : false, "suffix" : "" }, { "dropping-particle" : "", "family" : "Peters", "given" : "G P", "non-dropping-particle" : "", "parse-names" : false, "suffix" : "" } ], "container-title" : "Earth System Dynamics", "id" : "ITEM-1", "issue" : "2", "issued" : { "date-parts" : [ [ "2013" ] ] }, "page" : "267-286", "title" : "Variation in emission metrics due to variation in CO2 and temperature impulse response functions", "translator" : [ { "dropping-particle" : "", "family" : "G3509", "given" : "", "non-dropping-particle" : "", "parse-names" : false, "suffix" : "" } ], "type" : "article-journal", "volume" : "4" }, "uris" : [ "http://www.mendeley.com/documents/?uuid=4c288a85-b4b9-4e61-9624-f91f57b8c671" ] }, { "id" : "ITEM-2", "itemData" : { "DOI" : "10.5194/gmd-11-2273-2018", "ISSN" : "1991-9603", "abstract" : "Abstract. Simple climate models can be valuable if they are able to replicate aspects of complex fully coupled earth system models. Larger ensembles can be produced, enabling a probabilistic view of future climate change. A simple emissions-based climate model, FAIR, is presented, which calculates atmospheric concentrations of greenhouse gases and effective radiative forcing (ERF) from greenhouse gases, aerosols, ozone and other agents. Model runs are constrained to observed temperature change from 1880 to 2016 and produce a range of future projections under the Representative Concentration Pathway (RCP) scenarios. The constrained estimates of equilibrium climate sensitivity (ECS), transient climate response (TCR) and transient climate response to cumulative CO2 emissions (TCRE) are 2.86 (2.01 to 4.22)K, 1.53 (1.05 to 2.41)K and 1.40 (0.96 to 2.23)K (1000GtC)\u22121 (median and 5\u201395% credible intervals). These are in good agreement with the likely Intergovernmental Panel on Climate Change (IPCC) Fifth Assessment Report (AR5) range, noting that AR5 estimates were derived from a combination of climate models, observations and expert judgement. The ranges of future projections of temperature and ranges of estimates of ECS, TCR and TCRE are somewhat sensitive to the prior distributions of ECS\u2215TCR parameters but less sensitive to the ERF from a doubling of CO2 or the observational temperature dataset used to constrain the ensemble. Taking these sensitivities into account, there is no evidence to suggest that the median and credible range of observationally constrained TCR or ECS differ from climate model-derived estimates. The range of temperature projections under RCP8.5 for 2081\u20132100 in the constrained FAIR model ensemble is lower than the emissions-based estimate reported in AR5 by half a degree, owing to differences in forcing assumptions and ECS\u2215TCR distributions.", "author" : [ { "dropping-particle" : "", "family" : "Smith", "given" : "Christopher J.", "non-dropping-particle" : "", "parse-names" : false, "suffix" : "" }, { "dropping-particle" : "", "family" : "Forster", "given" : "Piers M.", "non-dropping-particle" : "", "parse-names" : false, "suffix" : "" }, { "dropping-particle" : "", "family" : "Allen", "given" : "Myles", "non-dropping-particle" : "", "parse-names" : false, "suffix" : "" }, { "dropping-particle" : "", "family" : "Leach", "given" : "Nicholas", "non-dropping-particle" : "", "parse-names" : false, "suffix" : "" }, { "dropping-particle" : "", "family" : "Millar", "given" : "Richard J.", "non-dropping-particle" : "", "parse-names" : false, "suffix" : "" }, { "dropping-particle" : "", "family" : "Passerello", "given" : "Giovanni A.", "non-dropping-particle" : "", "parse-names" : false, "suffix" : "" }, { "dropping-particle" : "", "family" : "Regayre", "given" : "Leighton A.", "non-dropping-particle" : "", "parse-names" : false, "suffix" : "" } ], "container-title" : "Geoscientific Model Development", "id" : "ITEM-2", "issue" : "6", "issued" : { "date-parts" : [ [ "2018", "6", "18" ] ] }, "page" : "2273-2297", "title" : "FAIR v1.3: a simple emissions-based impulse response and carbon cycle model", "translator" : [ { "dropping-particle" : "", "family" : "G3340", "given" : "", "non-dropping-particle" : "", "parse-names" : false, "suffix" : "" } ], "type" : "article-journal", "volume" : "11" }, "uris" : [ "http://www.mendeley.com/documents/?uuid=75984108-d114-36cc-afd4-ea833866adaf" ] } ], "mendeley" : { "formattedCitation" : "(Olivi\u00e9 and Peters, 2013; Smith et al., 2018)", "manualFormatting" : "(Olivi\u00e9 and Peters, 2013; Geoffroy et al., 2013; Smith et al., 2018)", "plainTextFormattedCitation" : "(Olivi\u00e9 and Peters, 2013; Smith et al., 2018)", "previouslyFormattedCitation" : "(Olivi\u00e9 and Peters, 2013; Smith et al., 2018)" }, "properties" : { "noteIndex" : 0 }, "schema" : "https://github.com/citation-style-language/schema/raw/master/csl-citation.json" }</w:instrText>
      </w:r>
      <w:r w:rsidRPr="00D81664">
        <w:rPr>
          <w:rFonts w:cs="Times New Roman"/>
          <w:noProof/>
          <w:lang w:val="en-GB"/>
        </w:rPr>
        <w:fldChar w:fldCharType="separate"/>
      </w:r>
      <w:del w:id="4415" w:author="Ian Blenkinsop" w:date="2021-07-29T11:26:00Z">
        <w:r w:rsidR="00CB33A1" w:rsidDel="00B87BAB">
          <w:rPr>
            <w:rFonts w:cs="Times New Roman"/>
            <w:noProof/>
            <w:lang w:val="en-GB"/>
          </w:rPr>
          <w:delText>(</w:delText>
        </w:r>
      </w:del>
      <w:r w:rsidR="00CB33A1">
        <w:rPr>
          <w:rFonts w:cs="Times New Roman"/>
          <w:noProof/>
          <w:lang w:val="en-GB"/>
        </w:rPr>
        <w:t>Olivié and Peters, 2013; Geoffroy et al., 2013; Smith et al., 2018)</w:t>
      </w:r>
      <w:r w:rsidRPr="00D81664">
        <w:rPr>
          <w:rFonts w:cs="Times New Roman"/>
          <w:noProof/>
          <w:lang w:val="en-GB"/>
        </w:rPr>
        <w:fldChar w:fldCharType="end"/>
      </w:r>
      <w:commentRangeEnd w:id="4411"/>
      <w:commentRangeEnd w:id="4414"/>
      <w:r w:rsidR="002D39BF">
        <w:rPr>
          <w:rStyle w:val="Marquedecommentaire"/>
        </w:rPr>
        <w:commentReference w:id="4411"/>
      </w:r>
      <w:r w:rsidR="00CB33A1">
        <w:rPr>
          <w:rStyle w:val="Marquedecommentaire"/>
        </w:rPr>
        <w:commentReference w:id="4414"/>
      </w:r>
      <w:r w:rsidRPr="00D81664">
        <w:rPr>
          <w:rFonts w:cs="Times New Roman"/>
          <w:noProof/>
          <w:lang w:val="en-GB"/>
        </w:rPr>
        <w:t>. Figure 6.1</w:t>
      </w:r>
      <w:r>
        <w:rPr>
          <w:rFonts w:cs="Times New Roman"/>
          <w:noProof/>
          <w:lang w:val="en-GB"/>
        </w:rPr>
        <w:t>5</w:t>
      </w:r>
      <w:r w:rsidRPr="00D81664">
        <w:rPr>
          <w:rFonts w:cs="Times New Roman"/>
          <w:noProof/>
          <w:lang w:val="en-GB"/>
        </w:rPr>
        <w:t xml:space="preserve"> shows the GSAT response for sustained step reduction in emissions of idealised SLCFs with different lifetimes.</w:t>
      </w:r>
      <w:r>
        <w:rPr>
          <w:rFonts w:cs="Times New Roman"/>
          <w:noProof/>
          <w:lang w:val="en-GB"/>
        </w:rPr>
        <w:t xml:space="preserve"> The response is relative to a baseline with constant emissions, so effects of emissions before the step reduction is not shown.</w:t>
      </w:r>
      <w:r w:rsidRPr="00D81664">
        <w:rPr>
          <w:rFonts w:cs="Times New Roman"/>
          <w:noProof/>
          <w:lang w:val="en-GB"/>
        </w:rPr>
        <w:t xml:space="preserve"> For SLCFs with lifetimes </w:t>
      </w:r>
      <w:r>
        <w:rPr>
          <w:rFonts w:cs="Times New Roman"/>
          <w:noProof/>
          <w:lang w:val="en-GB"/>
        </w:rPr>
        <w:t>shorter</w:t>
      </w:r>
      <w:r w:rsidRPr="00D81664">
        <w:rPr>
          <w:rFonts w:cs="Times New Roman"/>
          <w:noProof/>
          <w:lang w:val="en-GB"/>
        </w:rPr>
        <w:t xml:space="preserve"> than a few years, the concentrations quickly reach a new steady state and the response time is primarily governed by the thermal inertia and thus the time</w:t>
      </w:r>
      <w:r w:rsidR="00050150">
        <w:rPr>
          <w:rFonts w:cs="Times New Roman"/>
          <w:noProof/>
          <w:lang w:val="en-GB"/>
        </w:rPr>
        <w:t xml:space="preserve"> </w:t>
      </w:r>
      <w:r w:rsidRPr="00D81664">
        <w:rPr>
          <w:rFonts w:cs="Times New Roman"/>
          <w:noProof/>
          <w:lang w:val="en-GB"/>
        </w:rPr>
        <w:t xml:space="preserve">scales of the climate system. For </w:t>
      </w:r>
      <w:r w:rsidR="00C71286">
        <w:rPr>
          <w:rFonts w:cs="Times New Roman"/>
          <w:noProof/>
          <w:lang w:val="en-GB"/>
        </w:rPr>
        <w:t xml:space="preserve">compounds </w:t>
      </w:r>
      <w:r w:rsidRPr="00D81664">
        <w:rPr>
          <w:rFonts w:cs="Times New Roman"/>
          <w:noProof/>
          <w:lang w:val="en-GB"/>
        </w:rPr>
        <w:t xml:space="preserve">with lifetime </w:t>
      </w:r>
      <w:commentRangeStart w:id="4416"/>
      <w:r w:rsidR="001F350A" w:rsidRPr="00D81664">
        <w:rPr>
          <w:rFonts w:cs="Times New Roman"/>
          <w:noProof/>
          <w:lang w:val="en-GB"/>
        </w:rPr>
        <w:t>o</w:t>
      </w:r>
      <w:r w:rsidR="001F350A">
        <w:rPr>
          <w:rFonts w:cs="Times New Roman"/>
          <w:noProof/>
          <w:lang w:val="en-GB"/>
        </w:rPr>
        <w:t>n</w:t>
      </w:r>
      <w:commentRangeEnd w:id="4416"/>
      <w:r w:rsidR="005C75C2">
        <w:rPr>
          <w:rStyle w:val="Marquedecommentaire"/>
          <w:lang w:val="en-GB"/>
        </w:rPr>
        <w:commentReference w:id="4416"/>
      </w:r>
      <w:r w:rsidR="001F350A" w:rsidRPr="00D81664">
        <w:rPr>
          <w:rFonts w:cs="Times New Roman"/>
          <w:noProof/>
          <w:lang w:val="en-GB"/>
        </w:rPr>
        <w:t xml:space="preserve"> </w:t>
      </w:r>
      <w:r w:rsidRPr="00D81664">
        <w:rPr>
          <w:rFonts w:cs="Times New Roman"/>
          <w:noProof/>
          <w:lang w:val="en-GB"/>
        </w:rPr>
        <w:t xml:space="preserve">the order </w:t>
      </w:r>
      <w:r w:rsidR="001F350A">
        <w:rPr>
          <w:rFonts w:cs="Times New Roman"/>
          <w:noProof/>
          <w:lang w:val="en-GB"/>
        </w:rPr>
        <w:t xml:space="preserve">of </w:t>
      </w:r>
      <w:r w:rsidRPr="00D81664">
        <w:rPr>
          <w:rFonts w:cs="Times New Roman"/>
          <w:noProof/>
          <w:lang w:val="en-GB"/>
        </w:rPr>
        <w:t>10 years</w:t>
      </w:r>
      <w:r w:rsidR="00C71286">
        <w:rPr>
          <w:rFonts w:cs="Times New Roman"/>
          <w:noProof/>
          <w:lang w:val="en-GB"/>
        </w:rPr>
        <w:t xml:space="preserve"> (</w:t>
      </w:r>
      <w:del w:id="4417" w:author="Lucy Cowie" w:date="2021-07-28T14:35:00Z">
        <w:r w:rsidR="00C71286" w:rsidDel="005C75C2">
          <w:rPr>
            <w:rFonts w:cs="Times New Roman"/>
            <w:noProof/>
            <w:lang w:val="en-GB"/>
          </w:rPr>
          <w:delText>for example</w:delText>
        </w:r>
      </w:del>
      <w:ins w:id="4418" w:author="Lucy Cowie" w:date="2021-07-28T14:35:00Z">
        <w:r w:rsidR="005C75C2">
          <w:rPr>
            <w:rFonts w:cs="Times New Roman"/>
            <w:noProof/>
            <w:lang w:val="en-GB"/>
          </w:rPr>
          <w:t>e.g.,</w:t>
        </w:r>
      </w:ins>
      <w:r w:rsidR="00C71286">
        <w:rPr>
          <w:rFonts w:cs="Times New Roman"/>
          <w:noProof/>
          <w:lang w:val="en-GB"/>
        </w:rPr>
        <w:t xml:space="preserve"> </w:t>
      </w:r>
      <w:r w:rsidR="00C71286" w:rsidRPr="00D81664">
        <w:rPr>
          <w:rFonts w:cs="Times New Roman"/>
          <w:noProof/>
          <w:lang w:val="en-GB"/>
        </w:rPr>
        <w:t>methane</w:t>
      </w:r>
      <w:r w:rsidR="00C71286">
        <w:rPr>
          <w:rFonts w:cs="Times New Roman"/>
          <w:noProof/>
          <w:lang w:val="en-GB"/>
        </w:rPr>
        <w:t>)</w:t>
      </w:r>
      <w:r w:rsidRPr="00D81664">
        <w:rPr>
          <w:rFonts w:cs="Times New Roman"/>
          <w:noProof/>
          <w:lang w:val="en-GB"/>
        </w:rPr>
        <w:t xml:space="preserve">, there is about </w:t>
      </w:r>
      <w:r w:rsidR="001F350A">
        <w:rPr>
          <w:rFonts w:cs="Times New Roman"/>
          <w:noProof/>
          <w:lang w:val="en-GB"/>
        </w:rPr>
        <w:t xml:space="preserve">a </w:t>
      </w:r>
      <w:r w:rsidRPr="00D81664">
        <w:rPr>
          <w:rFonts w:cs="Times New Roman"/>
          <w:noProof/>
          <w:lang w:val="en-GB"/>
        </w:rPr>
        <w:t>10</w:t>
      </w:r>
      <w:r w:rsidR="001F350A">
        <w:rPr>
          <w:rFonts w:cs="Times New Roman"/>
          <w:noProof/>
          <w:lang w:val="en-GB"/>
        </w:rPr>
        <w:t>-</w:t>
      </w:r>
      <w:r w:rsidRPr="00D81664">
        <w:rPr>
          <w:rFonts w:cs="Times New Roman"/>
          <w:noProof/>
          <w:lang w:val="en-GB"/>
        </w:rPr>
        <w:t>year delay in the response during the first decades,</w:t>
      </w:r>
      <w:r>
        <w:rPr>
          <w:rFonts w:cs="Times New Roman"/>
          <w:noProof/>
          <w:lang w:val="en-GB"/>
        </w:rPr>
        <w:t xml:space="preserve"> compared to compounds with lifetimes less than one year.</w:t>
      </w:r>
      <w:r w:rsidRPr="00D81664">
        <w:rPr>
          <w:rFonts w:cs="Times New Roman"/>
          <w:noProof/>
          <w:lang w:val="en-GB"/>
        </w:rPr>
        <w:t xml:space="preserve"> </w:t>
      </w:r>
      <w:r>
        <w:rPr>
          <w:rFonts w:cs="Times New Roman"/>
          <w:noProof/>
          <w:lang w:val="en-GB"/>
        </w:rPr>
        <w:t>H</w:t>
      </w:r>
      <w:r w:rsidRPr="00D81664">
        <w:rPr>
          <w:rFonts w:cs="Times New Roman"/>
          <w:noProof/>
          <w:lang w:val="en-GB"/>
        </w:rPr>
        <w:t>owever on longer time scales the response is determined solely by the time scales of the climate system itself. For CO</w:t>
      </w:r>
      <w:r w:rsidRPr="00D81664">
        <w:rPr>
          <w:rFonts w:cs="Times New Roman"/>
          <w:noProof/>
          <w:vertAlign w:val="subscript"/>
          <w:lang w:val="en-GB"/>
        </w:rPr>
        <w:t>2</w:t>
      </w:r>
      <w:r w:rsidRPr="00D81664">
        <w:rPr>
          <w:rFonts w:cs="Times New Roman"/>
          <w:noProof/>
          <w:lang w:val="en-GB"/>
        </w:rPr>
        <w:t xml:space="preserve"> (dashed line in Figure 6.1</w:t>
      </w:r>
      <w:r>
        <w:rPr>
          <w:rFonts w:cs="Times New Roman"/>
          <w:noProof/>
          <w:lang w:val="en-GB"/>
        </w:rPr>
        <w:t>5</w:t>
      </w:r>
      <w:r w:rsidRPr="00D81664">
        <w:rPr>
          <w:rFonts w:cs="Times New Roman"/>
          <w:noProof/>
          <w:lang w:val="en-GB"/>
        </w:rPr>
        <w:t>) the temporal response is very different due to the long time</w:t>
      </w:r>
      <w:r w:rsidR="00050150">
        <w:rPr>
          <w:rFonts w:cs="Times New Roman"/>
          <w:noProof/>
          <w:lang w:val="en-GB"/>
        </w:rPr>
        <w:t xml:space="preserve"> </w:t>
      </w:r>
      <w:r w:rsidRPr="00D81664">
        <w:rPr>
          <w:rFonts w:cs="Times New Roman"/>
          <w:noProof/>
          <w:lang w:val="en-GB"/>
        </w:rPr>
        <w:t>scale for mixing into the deep ocean and th</w:t>
      </w:r>
      <w:r w:rsidR="000317E8">
        <w:rPr>
          <w:rFonts w:cs="Times New Roman"/>
          <w:noProof/>
          <w:lang w:val="en-GB"/>
        </w:rPr>
        <w:t>erefore a</w:t>
      </w:r>
      <w:r w:rsidRPr="00D81664">
        <w:rPr>
          <w:rFonts w:cs="Times New Roman"/>
          <w:noProof/>
          <w:lang w:val="en-GB"/>
        </w:rPr>
        <w:t xml:space="preserve"> substantial fraction of atmospheric CO</w:t>
      </w:r>
      <w:r w:rsidRPr="00D81664">
        <w:rPr>
          <w:rFonts w:cs="Times New Roman"/>
          <w:noProof/>
          <w:vertAlign w:val="subscript"/>
          <w:lang w:val="en-GB"/>
        </w:rPr>
        <w:t>2</w:t>
      </w:r>
      <w:r w:rsidRPr="00D81664">
        <w:rPr>
          <w:rFonts w:cs="Times New Roman"/>
          <w:noProof/>
          <w:lang w:val="en-GB"/>
        </w:rPr>
        <w:t xml:space="preserve"> is only removed on millenium time scales. This means that for SLCFs including methane, the rate of emissions drives the long</w:t>
      </w:r>
      <w:ins w:id="4419" w:author="Lucy Cowie" w:date="2021-07-28T14:35:00Z">
        <w:r w:rsidR="00F77CD1">
          <w:rPr>
            <w:rFonts w:cs="Times New Roman"/>
            <w:noProof/>
            <w:lang w:val="en-GB"/>
          </w:rPr>
          <w:t>-</w:t>
        </w:r>
      </w:ins>
      <w:del w:id="4420" w:author="Lucy Cowie" w:date="2021-07-28T14:35:00Z">
        <w:r w:rsidRPr="00D81664" w:rsidDel="00F77CD1">
          <w:rPr>
            <w:rFonts w:cs="Times New Roman"/>
            <w:noProof/>
            <w:lang w:val="en-GB"/>
          </w:rPr>
          <w:delText xml:space="preserve"> </w:delText>
        </w:r>
      </w:del>
      <w:r w:rsidRPr="00D81664">
        <w:rPr>
          <w:rFonts w:cs="Times New Roman"/>
          <w:noProof/>
          <w:lang w:val="en-GB"/>
        </w:rPr>
        <w:t>term stabilisation, as opposed to CO</w:t>
      </w:r>
      <w:r w:rsidRPr="00D81664">
        <w:rPr>
          <w:rFonts w:cs="Times New Roman"/>
          <w:noProof/>
          <w:vertAlign w:val="subscript"/>
          <w:lang w:val="en-GB"/>
        </w:rPr>
        <w:t>2</w:t>
      </w:r>
      <w:r w:rsidRPr="00D81664">
        <w:rPr>
          <w:rFonts w:cs="Times New Roman"/>
          <w:noProof/>
          <w:lang w:val="en-GB"/>
        </w:rPr>
        <w:t xml:space="preserve"> where the long</w:t>
      </w:r>
      <w:ins w:id="4421" w:author="Lucy Cowie" w:date="2021-07-28T14:36:00Z">
        <w:r w:rsidR="00DD745A">
          <w:rPr>
            <w:rFonts w:cs="Times New Roman"/>
            <w:noProof/>
            <w:lang w:val="en-GB"/>
          </w:rPr>
          <w:t>-</w:t>
        </w:r>
      </w:ins>
      <w:del w:id="4422" w:author="Lucy Cowie" w:date="2021-07-28T14:36:00Z">
        <w:r w:rsidRPr="00D81664" w:rsidDel="00DD745A">
          <w:rPr>
            <w:rFonts w:cs="Times New Roman"/>
            <w:noProof/>
            <w:lang w:val="en-GB"/>
          </w:rPr>
          <w:delText xml:space="preserve"> </w:delText>
        </w:r>
      </w:del>
      <w:r w:rsidRPr="00D81664">
        <w:rPr>
          <w:rFonts w:cs="Times New Roman"/>
          <w:noProof/>
          <w:lang w:val="en-GB"/>
        </w:rPr>
        <w:t xml:space="preserve">term effect is controlled by cumulative emissions </w:t>
      </w:r>
      <w:r w:rsidRPr="00D81664">
        <w:rPr>
          <w:rFonts w:cs="Times New Roman"/>
          <w:noProof/>
          <w:lang w:val="en-GB"/>
        </w:rPr>
        <w:fldChar w:fldCharType="begin" w:fldLock="1"/>
      </w:r>
      <w:r w:rsidR="00D477C7">
        <w:rPr>
          <w:rFonts w:cs="Times New Roman"/>
          <w:noProof/>
          <w:lang w:val="en-GB"/>
        </w:rPr>
        <w:instrText>ADDIN CSL_CITATION { "citationItems" : [ { "id" : "ITEM-1", "itemData" : { "DOI" : "10.1038/s41612-018-0026-8", "ISBN" : "2397-3722", "abstract" : "While cumulative carbon dioxide (CO2) emissions dominate anthropogenic warming over centuries, temperatures over the coming decades are also strongly affected by short-lived climate pollutants (SLCPs), complicating the estimation of cumulative emission budgets for ambitious mitigation goals. Using conventional Global Warming Potentials (GWPs) to convert SLCPs to ``CO2-equivalent''emissions misrepresents their impact on global temperature. Here we show that peak warming under a range of mitigation scenarios is determined by a linear combination of cumulative CO2 emissions to the time of peak warming and non-CO2 radiative forcing immediately prior to that time. This may be understood by expressing aggregate non-CO2 forcing as cumulative CO2 forcing-equivalent (CO2-fe) emissions. We show further that contributions to CO2-fe emissions are well approximated by a new usage of GWP, denoted GWP*, which relates cumulative CO2 emissions to date with the current rate of emission of SLCPs. GWP* accurately indicates the impact of emissions of both long-lived and short-lived pollutants on radiative forcing and temperatures over a wide range of timescales, including under ambitious mitigation when conventional GWPs fail. Measured by GWP*, implementing the Paris Agreement would reduce the expected rate of warming in 2030 by 28% relative to a No Policy scenario. Expressing mitigation efforts in terms of their impact on future cumulative emissions aggregated using GWP* would relate them directly to contributions to future warming, better informing both burden-sharing discussions and long-term policies and measures in pursuit of ambitious global temperature goals.", "author" : [ { "dropping-particle" : "", "family" : "Allen", "given" : "Myles R", "non-dropping-particle" : "", "parse-names" : false, "suffix" : "" }, { "dropping-particle" : "", "family" : "Shine", "given" : "Keith P", "non-dropping-particle" : "", "parse-names" : false, "suffix" : "" }, { "dropping-particle" : "", "family" : "Fuglestvedt", "given" : "Jan S", "non-dropping-particle" : "", "parse-names" : false, "suffix" : "" }, { "dropping-particle" : "", "family" : "Millar", "given" : "Richard J", "non-dropping-particle" : "", "parse-names" : false, "suffix" : "" }, { "dropping-particle" : "", "family" : "Cain", "given" : "Michelle", "non-dropping-particle" : "", "parse-names" : false, "suffix" : "" }, { "dropping-particle" : "", "family" : "Frame", "given" : "David J", "non-dropping-particle" : "", "parse-names" : false, "suffix" : "" }, { "dropping-particle" : "", "family" : "Macey", "given" : "Adrian H", "non-dropping-particle" : "", "parse-names" : false, "suffix" : "" } ], "container-title" : "npj Climate and Atmospheric Science", "id" : "ITEM-1", "issue" : "1", "issued" : { "date-parts" : [ [ "2018" ] ] }, "page" : "16", "title" : "A solution to the misrepresentations of CO&lt;sub&gt;2&lt;/sub&gt;-equivalent emissions of short-lived climate pollutants under ambitious mitigation", "translator" : [ { "dropping-particle" : "", "family" : "G3658", "given" : "", "non-dropping-particle" : "", "parse-names" : false, "suffix" : "" } ], "type" : "article-journal", "volume" : "1" }, "uris" : [ "http://www.mendeley.com/documents/?uuid=207c4b4b-e871-4b99-ad53-7cd8b6fc62e9" ] } ], "mendeley" : { "formattedCitation" : "(Allen et al., 2018b)", "plainTextFormattedCitation" : "(Allen et al., 2018b)", "previouslyFormattedCitation" : "(Allen et al., 2018b)" }, "properties" : { "noteIndex" : 0 }, "schema" : "https://github.com/citation-style-language/schema/raw/master/csl-citation.json" }</w:instrText>
      </w:r>
      <w:r w:rsidRPr="00D81664">
        <w:rPr>
          <w:rFonts w:cs="Times New Roman"/>
          <w:noProof/>
          <w:lang w:val="en-GB"/>
        </w:rPr>
        <w:fldChar w:fldCharType="separate"/>
      </w:r>
      <w:r w:rsidR="00CB33A1">
        <w:rPr>
          <w:rFonts w:cs="Times New Roman"/>
          <w:noProof/>
          <w:lang w:val="en-GB"/>
        </w:rPr>
        <w:t>(Allen et al., 2018b)</w:t>
      </w:r>
      <w:r w:rsidRPr="00D81664">
        <w:rPr>
          <w:rFonts w:cs="Times New Roman"/>
          <w:noProof/>
          <w:lang w:val="en-GB"/>
        </w:rPr>
        <w:fldChar w:fldCharType="end"/>
      </w:r>
      <w:r w:rsidRPr="00D81664">
        <w:rPr>
          <w:rFonts w:cs="Times New Roman"/>
          <w:noProof/>
          <w:lang w:val="en-GB"/>
        </w:rPr>
        <w:t xml:space="preserve">. </w:t>
      </w:r>
      <w:r w:rsidRPr="009E5D36">
        <w:rPr>
          <w:rFonts w:cs="Times New Roman"/>
          <w:noProof/>
          <w:lang w:val="en-GB"/>
        </w:rPr>
        <w:t>Methods to compare rates of SLCF emission with cumulative CO</w:t>
      </w:r>
      <w:r w:rsidRPr="009E5D36">
        <w:rPr>
          <w:rFonts w:cs="Times New Roman"/>
          <w:noProof/>
          <w:vertAlign w:val="subscript"/>
          <w:lang w:val="en-GB"/>
        </w:rPr>
        <w:t>2</w:t>
      </w:r>
      <w:r w:rsidRPr="009E5D36">
        <w:rPr>
          <w:rFonts w:cs="Times New Roman"/>
          <w:noProof/>
          <w:lang w:val="en-GB"/>
        </w:rPr>
        <w:t xml:space="preserve"> emissions are discussed in </w:t>
      </w:r>
      <w:ins w:id="4423" w:author="Lucy Cowie" w:date="2021-07-28T14:36:00Z">
        <w:r w:rsidR="0017148A">
          <w:rPr>
            <w:rFonts w:cs="Times New Roman"/>
            <w:noProof/>
            <w:lang w:val="en-GB"/>
          </w:rPr>
          <w:t>C</w:t>
        </w:r>
      </w:ins>
      <w:del w:id="4424" w:author="Lucy Cowie" w:date="2021-07-28T14:36:00Z">
        <w:r w:rsidRPr="009E5D36" w:rsidDel="0017148A">
          <w:rPr>
            <w:rFonts w:cs="Times New Roman"/>
            <w:noProof/>
            <w:lang w:val="en-GB"/>
          </w:rPr>
          <w:delText>c</w:delText>
        </w:r>
      </w:del>
      <w:r w:rsidRPr="009E5D36">
        <w:rPr>
          <w:rFonts w:cs="Times New Roman"/>
          <w:noProof/>
          <w:lang w:val="en-GB"/>
        </w:rPr>
        <w:t>hapter 7</w:t>
      </w:r>
      <w:del w:id="4425" w:author="Ian Blenkinsop" w:date="2021-07-29T11:28:00Z">
        <w:r w:rsidR="00AC794C" w:rsidDel="00B87BAB">
          <w:rPr>
            <w:rFonts w:cs="Times New Roman"/>
            <w:noProof/>
            <w:lang w:val="en-GB"/>
          </w:rPr>
          <w:delText>,</w:delText>
        </w:r>
        <w:r w:rsidRPr="009E5D36" w:rsidDel="00B87BAB">
          <w:rPr>
            <w:rFonts w:cs="Times New Roman"/>
            <w:noProof/>
            <w:lang w:val="en-GB"/>
          </w:rPr>
          <w:delText xml:space="preserve"> </w:delText>
        </w:r>
      </w:del>
      <w:ins w:id="4426" w:author="Ian Blenkinsop" w:date="2021-07-29T11:28:00Z">
        <w:r w:rsidR="00B87BAB">
          <w:rPr>
            <w:rFonts w:cs="Times New Roman"/>
            <w:noProof/>
            <w:lang w:val="en-GB"/>
          </w:rPr>
          <w:t xml:space="preserve"> (</w:t>
        </w:r>
      </w:ins>
      <w:ins w:id="4427" w:author="Lucy Cowie" w:date="2021-07-28T14:36:00Z">
        <w:r w:rsidR="0017148A">
          <w:rPr>
            <w:rFonts w:cs="Times New Roman"/>
            <w:noProof/>
            <w:lang w:val="en-GB"/>
          </w:rPr>
          <w:t>S</w:t>
        </w:r>
      </w:ins>
      <w:del w:id="4428" w:author="Lucy Cowie" w:date="2021-07-28T14:36:00Z">
        <w:r w:rsidRPr="009E5D36" w:rsidDel="0017148A">
          <w:rPr>
            <w:rFonts w:cs="Times New Roman"/>
            <w:noProof/>
            <w:lang w:val="en-GB"/>
          </w:rPr>
          <w:delText>s</w:delText>
        </w:r>
      </w:del>
      <w:r w:rsidRPr="009E5D36">
        <w:rPr>
          <w:rFonts w:cs="Times New Roman"/>
          <w:noProof/>
          <w:lang w:val="en-GB"/>
        </w:rPr>
        <w:t>ection 7.6.1.4</w:t>
      </w:r>
      <w:ins w:id="4429" w:author="Ian Blenkinsop" w:date="2021-07-29T11:28:00Z">
        <w:r w:rsidR="00B87BAB">
          <w:rPr>
            <w:rFonts w:cs="Times New Roman"/>
            <w:noProof/>
            <w:lang w:val="en-GB"/>
          </w:rPr>
          <w:t>)</w:t>
        </w:r>
      </w:ins>
      <w:r w:rsidR="00AC794C">
        <w:rPr>
          <w:rFonts w:cs="Times New Roman"/>
          <w:noProof/>
          <w:lang w:val="en-GB"/>
        </w:rPr>
        <w:t>.</w:t>
      </w:r>
    </w:p>
    <w:p w14:paraId="21F984D5" w14:textId="77777777" w:rsidR="00E578B9" w:rsidRPr="00D81664" w:rsidRDefault="00E578B9" w:rsidP="00D5630D">
      <w:pPr>
        <w:pStyle w:val="AR6BodyText"/>
        <w:rPr>
          <w:rFonts w:cs="Times New Roman"/>
          <w:noProof/>
          <w:color w:val="000000" w:themeColor="text1"/>
          <w:lang w:val="en-GB"/>
        </w:rPr>
      </w:pPr>
    </w:p>
    <w:p w14:paraId="7C699A58" w14:textId="77777777" w:rsidR="00E578B9" w:rsidRPr="00D81664" w:rsidRDefault="00E578B9" w:rsidP="00D5630D">
      <w:pPr>
        <w:pStyle w:val="AR6BodyText"/>
        <w:rPr>
          <w:rFonts w:cs="Times New Roman"/>
          <w:noProof/>
          <w:color w:val="000000" w:themeColor="text1"/>
          <w:lang w:val="en-GB"/>
        </w:rPr>
      </w:pPr>
    </w:p>
    <w:p w14:paraId="7A53204B" w14:textId="77777777" w:rsidR="00E578B9" w:rsidRPr="00D81664" w:rsidRDefault="00E578B9" w:rsidP="00D5630D">
      <w:pPr>
        <w:pStyle w:val="AR6BodyText"/>
        <w:rPr>
          <w:rFonts w:cs="Times New Roman"/>
          <w:b/>
          <w:noProof/>
          <w:lang w:val="en-GB"/>
        </w:rPr>
      </w:pPr>
      <w:commentRangeStart w:id="4430"/>
      <w:r w:rsidRPr="00D81664">
        <w:rPr>
          <w:rFonts w:cs="Times New Roman"/>
          <w:b/>
          <w:noProof/>
          <w:lang w:val="en-GB"/>
        </w:rPr>
        <w:t>[START FIGURE 6.1</w:t>
      </w:r>
      <w:r>
        <w:rPr>
          <w:rFonts w:cs="Times New Roman"/>
          <w:b/>
          <w:noProof/>
          <w:lang w:val="en-GB"/>
        </w:rPr>
        <w:t>5</w:t>
      </w:r>
      <w:r w:rsidRPr="00D81664">
        <w:rPr>
          <w:rFonts w:cs="Times New Roman"/>
          <w:b/>
          <w:noProof/>
          <w:lang w:val="en-GB"/>
        </w:rPr>
        <w:t xml:space="preserve"> HERE]</w:t>
      </w:r>
    </w:p>
    <w:p w14:paraId="620AE70A" w14:textId="77777777" w:rsidR="00E578B9" w:rsidRPr="00D81664" w:rsidRDefault="00E578B9" w:rsidP="00D5630D">
      <w:pPr>
        <w:pStyle w:val="AR6BodyText"/>
        <w:rPr>
          <w:rFonts w:cs="Times New Roman"/>
          <w:b/>
          <w:noProof/>
          <w:lang w:val="en-GB"/>
        </w:rPr>
      </w:pPr>
    </w:p>
    <w:p w14:paraId="2817411D" w14:textId="51EC9E3A" w:rsidR="00B80537" w:rsidRPr="001C68C5" w:rsidRDefault="00B80537" w:rsidP="001C68C5">
      <w:pPr>
        <w:pStyle w:val="AR6Chap6Figure"/>
      </w:pPr>
      <w:r w:rsidRPr="003009C2">
        <w:rPr>
          <w:b/>
        </w:rPr>
        <w:t xml:space="preserve">Global mean surface air temperature (GSAT) response to an abrupt reduction in emissions (at time t=0) of idealized climate forcing agents with different lifetimes. </w:t>
      </w:r>
      <w:r w:rsidRPr="001C68C5">
        <w:t>All emissions are cut to give a radiative forcing of -1 W m</w:t>
      </w:r>
      <w:r w:rsidRPr="00DD519D">
        <w:rPr>
          <w:vertAlign w:val="superscript"/>
        </w:rPr>
        <w:t>-2</w:t>
      </w:r>
      <w:r w:rsidRPr="001C68C5">
        <w:t xml:space="preserve"> at steady state (except for CO</w:t>
      </w:r>
      <w:r w:rsidRPr="001C520D">
        <w:rPr>
          <w:vertAlign w:val="subscript"/>
        </w:rPr>
        <w:t>2</w:t>
      </w:r>
      <w:r w:rsidRPr="001C68C5">
        <w:t>).  In other words, if the yearly emissions are E0 before the reduction, they will have a fixed lower value E</w:t>
      </w:r>
      <w:r w:rsidRPr="00890F9E">
        <w:rPr>
          <w:vertAlign w:val="subscript"/>
        </w:rPr>
        <w:t>year&gt;0</w:t>
      </w:r>
      <w:r w:rsidRPr="001C68C5">
        <w:t xml:space="preserve"> = (E0 - ΔE) for all succeeding years. For comparison, the GSAT response to a sustained reduction in CO</w:t>
      </w:r>
      <w:r w:rsidRPr="001C520D">
        <w:rPr>
          <w:vertAlign w:val="subscript"/>
        </w:rPr>
        <w:t>2</w:t>
      </w:r>
      <w:r w:rsidRPr="001C68C5">
        <w:t xml:space="preserve"> emissions resulting in an RF of -1 W m</w:t>
      </w:r>
      <w:r w:rsidRPr="00DD519D">
        <w:rPr>
          <w:vertAlign w:val="superscript"/>
        </w:rPr>
        <w:t>-2</w:t>
      </w:r>
      <w:r w:rsidRPr="001C68C5">
        <w:t xml:space="preserve"> in year 100 is included (dashed line). The temperature response is calculated using an impulse response function (see </w:t>
      </w:r>
      <w:r w:rsidR="00947ECA" w:rsidRPr="001C68C5">
        <w:t>Cross-Chapter Box</w:t>
      </w:r>
      <w:r w:rsidRPr="001C68C5">
        <w:t xml:space="preserve"> 7.1) with a climate feedback parameter of -1.31 W m</w:t>
      </w:r>
      <w:r w:rsidRPr="00DD519D">
        <w:rPr>
          <w:vertAlign w:val="superscript"/>
        </w:rPr>
        <w:t>-2</w:t>
      </w:r>
      <w:r w:rsidRPr="001C68C5">
        <w:t xml:space="preserve"> </w:t>
      </w:r>
      <w:r w:rsidRPr="001C68C5">
        <w:sym w:font="Symbol" w:char="F0B0"/>
      </w:r>
      <w:r w:rsidRPr="001C68C5">
        <w:t>C</w:t>
      </w:r>
      <w:r w:rsidRPr="00DD519D">
        <w:rPr>
          <w:vertAlign w:val="superscript"/>
        </w:rPr>
        <w:t>-1</w:t>
      </w:r>
      <w:r w:rsidRPr="001C68C5">
        <w:t>.</w:t>
      </w:r>
      <w:r w:rsidR="00015FA2">
        <w:t xml:space="preserve"> </w:t>
      </w:r>
      <w:r w:rsidR="00015FA2" w:rsidRPr="004369BC">
        <w:rPr>
          <w:rFonts w:cs="Times New Roman"/>
          <w:szCs w:val="20"/>
        </w:rPr>
        <w:t xml:space="preserve">Further details on data sources and processing are available in the chapter data table (Table </w:t>
      </w:r>
      <w:r w:rsidR="00015FA2">
        <w:rPr>
          <w:rFonts w:cs="Times New Roman"/>
          <w:szCs w:val="20"/>
        </w:rPr>
        <w:t>6.SM.1</w:t>
      </w:r>
      <w:r w:rsidR="00015FA2" w:rsidRPr="004369BC">
        <w:rPr>
          <w:rFonts w:cs="Times New Roman"/>
          <w:szCs w:val="20"/>
        </w:rPr>
        <w:t>).</w:t>
      </w:r>
    </w:p>
    <w:p w14:paraId="70DF250A" w14:textId="77777777" w:rsidR="00E578B9" w:rsidRPr="00E740F5" w:rsidRDefault="00E578B9" w:rsidP="00D5630D">
      <w:pPr>
        <w:pStyle w:val="AR6BodyText"/>
        <w:rPr>
          <w:rFonts w:cs="Times New Roman"/>
          <w:i/>
          <w:noProof/>
          <w:color w:val="000000" w:themeColor="text1"/>
          <w:lang w:val="en-US"/>
        </w:rPr>
      </w:pPr>
    </w:p>
    <w:p w14:paraId="3B9CEAB1" w14:textId="77777777" w:rsidR="00E578B9" w:rsidRPr="00D81664" w:rsidRDefault="00E578B9" w:rsidP="00D5630D">
      <w:pPr>
        <w:pStyle w:val="AR6BodyText"/>
        <w:rPr>
          <w:rFonts w:cs="Times New Roman"/>
          <w:b/>
          <w:lang w:val="en-GB"/>
        </w:rPr>
      </w:pPr>
      <w:r w:rsidRPr="00D81664">
        <w:rPr>
          <w:rFonts w:cs="Times New Roman"/>
          <w:b/>
          <w:noProof/>
          <w:lang w:val="en-GB"/>
        </w:rPr>
        <w:t xml:space="preserve">[END </w:t>
      </w:r>
      <w:r w:rsidRPr="00D81664">
        <w:rPr>
          <w:rFonts w:cs="Times New Roman"/>
          <w:b/>
          <w:lang w:val="en-US"/>
        </w:rPr>
        <w:t>FIGURE 6.1</w:t>
      </w:r>
      <w:r>
        <w:rPr>
          <w:rFonts w:cs="Times New Roman"/>
          <w:b/>
          <w:lang w:val="en-US"/>
        </w:rPr>
        <w:t>5</w:t>
      </w:r>
      <w:r w:rsidRPr="00D81664">
        <w:rPr>
          <w:rFonts w:cs="Times New Roman"/>
          <w:b/>
          <w:noProof/>
          <w:lang w:val="en-GB"/>
        </w:rPr>
        <w:t xml:space="preserve"> HERE</w:t>
      </w:r>
      <w:r w:rsidRPr="00D81664">
        <w:rPr>
          <w:rFonts w:cs="Times New Roman"/>
          <w:b/>
          <w:lang w:val="en-GB"/>
        </w:rPr>
        <w:t>]</w:t>
      </w:r>
    </w:p>
    <w:p w14:paraId="66E70DE4" w14:textId="01F97E27" w:rsidR="00415840" w:rsidRDefault="00E578B9">
      <w:pPr>
        <w:pStyle w:val="AR6BodyText"/>
        <w:rPr>
          <w:rFonts w:cs="Times New Roman"/>
          <w:noProof/>
          <w:lang w:val="en-GB"/>
        </w:rPr>
      </w:pPr>
      <w:r w:rsidRPr="00D81664">
        <w:rPr>
          <w:rFonts w:cs="Times New Roman"/>
          <w:noProof/>
          <w:lang w:val="en-GB"/>
        </w:rPr>
        <w:t xml:space="preserve"> </w:t>
      </w:r>
      <w:commentRangeEnd w:id="4430"/>
      <w:r w:rsidR="00D77BEE">
        <w:rPr>
          <w:rStyle w:val="Marquedecommentaire"/>
          <w:lang w:val="en-GB"/>
        </w:rPr>
        <w:commentReference w:id="4430"/>
      </w:r>
    </w:p>
    <w:p w14:paraId="5B695145" w14:textId="77777777" w:rsidR="002A65DE" w:rsidRPr="00C827FE" w:rsidRDefault="002A65DE">
      <w:pPr>
        <w:pStyle w:val="AR6BodyText"/>
        <w:rPr>
          <w:noProof/>
          <w:lang w:val="en-US"/>
        </w:rPr>
      </w:pPr>
    </w:p>
    <w:p w14:paraId="05B56CEA" w14:textId="3EA8C9E3" w:rsidR="009F7E1A" w:rsidRPr="00C827FE" w:rsidRDefault="00415840" w:rsidP="00242DF5">
      <w:pPr>
        <w:pStyle w:val="AR6BodyText"/>
        <w:rPr>
          <w:noProof/>
          <w:lang w:val="en-US"/>
        </w:rPr>
      </w:pPr>
      <w:r w:rsidRPr="00C827FE">
        <w:rPr>
          <w:noProof/>
          <w:lang w:val="en-US"/>
        </w:rPr>
        <w:lastRenderedPageBreak/>
        <w:t xml:space="preserve">As a consequence, in idealized </w:t>
      </w:r>
      <w:r w:rsidR="006F4E7B" w:rsidRPr="00C827FE">
        <w:rPr>
          <w:noProof/>
          <w:lang w:val="en-US"/>
        </w:rPr>
        <w:t xml:space="preserve">ESM </w:t>
      </w:r>
      <w:r w:rsidRPr="00C827FE">
        <w:rPr>
          <w:noProof/>
          <w:lang w:val="en-US"/>
        </w:rPr>
        <w:t>studies</w:t>
      </w:r>
      <w:r w:rsidR="006F4E7B" w:rsidRPr="00C827FE">
        <w:rPr>
          <w:noProof/>
          <w:lang w:val="en-US"/>
        </w:rPr>
        <w:t xml:space="preserve"> that assume </w:t>
      </w:r>
      <w:r w:rsidRPr="00C827FE">
        <w:rPr>
          <w:noProof/>
          <w:lang w:val="en-US"/>
        </w:rPr>
        <w:t>an instantaneous removal of all anthropogenic or fossil fuel-related emissions,</w:t>
      </w:r>
      <w:r w:rsidR="009A20E0" w:rsidRPr="00C827FE">
        <w:rPr>
          <w:noProof/>
          <w:lang w:val="en-US"/>
        </w:rPr>
        <w:t xml:space="preserve"> </w:t>
      </w:r>
      <w:r w:rsidR="006F4E7B" w:rsidRPr="00C827FE">
        <w:rPr>
          <w:noProof/>
          <w:lang w:val="en-US"/>
        </w:rPr>
        <w:t>a</w:t>
      </w:r>
      <w:r w:rsidR="009A20E0" w:rsidRPr="00C827FE">
        <w:rPr>
          <w:noProof/>
          <w:lang w:val="en-US"/>
        </w:rPr>
        <w:t xml:space="preserve"> rapid change in aerosol levels </w:t>
      </w:r>
      <w:r w:rsidR="006F4E7B" w:rsidRPr="00C827FE">
        <w:rPr>
          <w:noProof/>
          <w:lang w:val="en-US"/>
        </w:rPr>
        <w:t>occurs leading</w:t>
      </w:r>
      <w:r w:rsidR="009A20E0" w:rsidRPr="00C827FE">
        <w:rPr>
          <w:noProof/>
          <w:lang w:val="en-US"/>
        </w:rPr>
        <w:t xml:space="preserve"> to </w:t>
      </w:r>
      <w:r w:rsidRPr="00C827FE">
        <w:rPr>
          <w:noProof/>
          <w:lang w:val="en-US"/>
        </w:rPr>
        <w:t xml:space="preserve">large increases in GSAT </w:t>
      </w:r>
      <w:r w:rsidR="006F4E7B" w:rsidRPr="00C827FE">
        <w:rPr>
          <w:noProof/>
          <w:lang w:val="en-US"/>
        </w:rPr>
        <w:t xml:space="preserve">with the </w:t>
      </w:r>
      <w:r w:rsidRPr="00C827FE">
        <w:rPr>
          <w:noProof/>
          <w:lang w:val="en-US"/>
        </w:rPr>
        <w:t xml:space="preserve">rate of warming </w:t>
      </w:r>
      <w:r w:rsidR="000C1E2C">
        <w:rPr>
          <w:noProof/>
          <w:lang w:val="en-US"/>
        </w:rPr>
        <w:t>lasting</w:t>
      </w:r>
      <w:r w:rsidR="00CA60A2" w:rsidRPr="00C827FE">
        <w:rPr>
          <w:noProof/>
          <w:lang w:val="en-US"/>
        </w:rPr>
        <w:t xml:space="preserve"> </w:t>
      </w:r>
      <w:r w:rsidR="00AF4321" w:rsidRPr="00C827FE">
        <w:rPr>
          <w:noProof/>
          <w:lang w:val="en-US"/>
        </w:rPr>
        <w:t>for several years</w:t>
      </w:r>
      <w:r w:rsidRPr="00C827FE">
        <w:rPr>
          <w:noProof/>
          <w:lang w:val="en-US"/>
        </w:rPr>
        <w:t xml:space="preserve">. </w:t>
      </w:r>
      <w:r w:rsidR="0064311E" w:rsidRPr="00C827FE">
        <w:rPr>
          <w:noProof/>
          <w:lang w:val="en-US"/>
        </w:rPr>
        <w:t>Similarly, the thermal inertia causes the pulse emissions (</w:t>
      </w:r>
      <w:r w:rsidR="00242DF5" w:rsidRPr="00C827FE">
        <w:rPr>
          <w:noProof/>
          <w:lang w:val="en-US"/>
        </w:rPr>
        <w:t xml:space="preserve">Figure </w:t>
      </w:r>
      <w:r w:rsidR="0064311E" w:rsidRPr="00C827FE">
        <w:rPr>
          <w:noProof/>
          <w:lang w:val="en-US"/>
        </w:rPr>
        <w:t xml:space="preserve">6.16) of SLCFs to have a significant effect on surface temperature even after 10 years. </w:t>
      </w:r>
    </w:p>
    <w:p w14:paraId="4B90A21B" w14:textId="77777777" w:rsidR="00242DF5" w:rsidRPr="00C827FE" w:rsidRDefault="00242DF5" w:rsidP="009E30A8">
      <w:pPr>
        <w:pStyle w:val="AR6BodyText"/>
        <w:rPr>
          <w:noProof/>
          <w:lang w:val="en-US"/>
        </w:rPr>
      </w:pPr>
    </w:p>
    <w:p w14:paraId="422030A7" w14:textId="1F0EBDFD" w:rsidR="00181105" w:rsidRDefault="00181105" w:rsidP="005579CA">
      <w:pPr>
        <w:pStyle w:val="AR6BodyText"/>
        <w:rPr>
          <w:noProof/>
          <w:lang w:val="en-US"/>
        </w:rPr>
      </w:pPr>
      <w:r w:rsidRPr="009F6C19">
        <w:rPr>
          <w:lang w:val="en-GB"/>
        </w:rPr>
        <w:t xml:space="preserve">In summary, </w:t>
      </w:r>
      <w:r w:rsidR="00CA1D90" w:rsidRPr="009F6C19">
        <w:rPr>
          <w:lang w:val="en-GB"/>
        </w:rPr>
        <w:t>for SLCFs with short lifetime (e.g.</w:t>
      </w:r>
      <w:ins w:id="4431" w:author="Lucy Cowie" w:date="2021-07-28T14:37:00Z">
        <w:r w:rsidR="00851C1F">
          <w:rPr>
            <w:lang w:val="en-GB"/>
          </w:rPr>
          <w:t>,</w:t>
        </w:r>
      </w:ins>
      <w:r w:rsidR="00CA1D90" w:rsidRPr="009F6C19">
        <w:rPr>
          <w:lang w:val="en-GB"/>
        </w:rPr>
        <w:t xml:space="preserve"> months), </w:t>
      </w:r>
      <w:r w:rsidRPr="009F6C19">
        <w:rPr>
          <w:lang w:val="en-GB"/>
        </w:rPr>
        <w:t xml:space="preserve">the </w:t>
      </w:r>
      <w:r w:rsidR="004F1FF4" w:rsidRPr="009F6C19">
        <w:rPr>
          <w:lang w:val="en-GB"/>
        </w:rPr>
        <w:t xml:space="preserve">response in </w:t>
      </w:r>
      <w:r w:rsidRPr="009F6C19">
        <w:rPr>
          <w:lang w:val="en-GB"/>
        </w:rPr>
        <w:t xml:space="preserve">surface temperature </w:t>
      </w:r>
      <w:r w:rsidR="004F1FF4" w:rsidRPr="009F6C19">
        <w:rPr>
          <w:lang w:val="en-GB"/>
        </w:rPr>
        <w:t xml:space="preserve">occurs </w:t>
      </w:r>
      <w:r w:rsidRPr="009F6C19">
        <w:rPr>
          <w:lang w:val="en-GB"/>
        </w:rPr>
        <w:t xml:space="preserve">strongly </w:t>
      </w:r>
      <w:r w:rsidR="009F7E1A" w:rsidRPr="009F6C19">
        <w:rPr>
          <w:lang w:val="en-GB"/>
        </w:rPr>
        <w:t xml:space="preserve">as </w:t>
      </w:r>
      <w:r w:rsidR="009F7E1A" w:rsidRPr="00C827FE">
        <w:rPr>
          <w:noProof/>
          <w:lang w:val="en-US"/>
        </w:rPr>
        <w:t xml:space="preserve">soon as </w:t>
      </w:r>
      <w:r w:rsidRPr="00C827FE">
        <w:rPr>
          <w:noProof/>
          <w:lang w:val="en-US"/>
        </w:rPr>
        <w:t xml:space="preserve">a sustained change in emissions </w:t>
      </w:r>
      <w:r w:rsidR="005579CA" w:rsidRPr="00C827FE">
        <w:rPr>
          <w:noProof/>
          <w:lang w:val="en-US"/>
        </w:rPr>
        <w:t xml:space="preserve">is implemented </w:t>
      </w:r>
      <w:r w:rsidR="00CF641A" w:rsidRPr="00C827FE">
        <w:rPr>
          <w:noProof/>
          <w:lang w:val="en-US"/>
        </w:rPr>
        <w:t>and continue</w:t>
      </w:r>
      <w:r w:rsidR="009F7E1A" w:rsidRPr="00C827FE">
        <w:rPr>
          <w:noProof/>
          <w:lang w:val="en-US"/>
        </w:rPr>
        <w:t>s</w:t>
      </w:r>
      <w:r w:rsidR="00CF641A" w:rsidRPr="00C827FE">
        <w:rPr>
          <w:noProof/>
          <w:lang w:val="en-US"/>
        </w:rPr>
        <w:t xml:space="preserve"> to </w:t>
      </w:r>
      <w:r w:rsidR="004F1FF4" w:rsidRPr="00C827FE">
        <w:rPr>
          <w:noProof/>
          <w:lang w:val="en-US"/>
        </w:rPr>
        <w:t xml:space="preserve">grow </w:t>
      </w:r>
      <w:r w:rsidR="009F7E1A" w:rsidRPr="00C827FE">
        <w:rPr>
          <w:noProof/>
          <w:lang w:val="en-US"/>
        </w:rPr>
        <w:t>for a</w:t>
      </w:r>
      <w:r w:rsidRPr="00C827FE">
        <w:rPr>
          <w:noProof/>
          <w:lang w:val="en-US"/>
        </w:rPr>
        <w:t xml:space="preserve"> few years</w:t>
      </w:r>
      <w:r w:rsidR="00CA1D90" w:rsidRPr="00C827FE">
        <w:rPr>
          <w:noProof/>
          <w:lang w:val="en-US"/>
        </w:rPr>
        <w:t xml:space="preserve">, primarily due to thermal inertia </w:t>
      </w:r>
      <w:r w:rsidR="000C1E2C">
        <w:rPr>
          <w:noProof/>
          <w:lang w:val="en-US"/>
        </w:rPr>
        <w:t>in</w:t>
      </w:r>
      <w:r w:rsidR="000C1E2C" w:rsidRPr="00C827FE">
        <w:rPr>
          <w:noProof/>
          <w:lang w:val="en-US"/>
        </w:rPr>
        <w:t xml:space="preserve"> </w:t>
      </w:r>
      <w:r w:rsidR="00CA1D90" w:rsidRPr="00C827FE">
        <w:rPr>
          <w:noProof/>
          <w:lang w:val="en-US"/>
        </w:rPr>
        <w:t>the climate system</w:t>
      </w:r>
      <w:r w:rsidR="004F1FF4" w:rsidRPr="00C827FE">
        <w:rPr>
          <w:noProof/>
          <w:lang w:val="en-US"/>
        </w:rPr>
        <w:t xml:space="preserve"> (</w:t>
      </w:r>
      <w:r w:rsidR="004F1FF4" w:rsidRPr="00C827FE">
        <w:rPr>
          <w:i/>
          <w:noProof/>
          <w:lang w:val="en-US"/>
        </w:rPr>
        <w:t>high confidence</w:t>
      </w:r>
      <w:r w:rsidR="004F1FF4" w:rsidRPr="00C827FE">
        <w:rPr>
          <w:noProof/>
          <w:lang w:val="en-US"/>
        </w:rPr>
        <w:t>)</w:t>
      </w:r>
      <w:r w:rsidR="00CA1D90" w:rsidRPr="00C827FE">
        <w:rPr>
          <w:noProof/>
          <w:lang w:val="en-US"/>
        </w:rPr>
        <w:t xml:space="preserve">. </w:t>
      </w:r>
      <w:r w:rsidR="005579CA" w:rsidRPr="00C827FE">
        <w:rPr>
          <w:noProof/>
          <w:lang w:val="en-US"/>
        </w:rPr>
        <w:t>Near its maximum</w:t>
      </w:r>
      <w:r w:rsidR="009F7E1A" w:rsidRPr="00C827FE">
        <w:rPr>
          <w:noProof/>
          <w:lang w:val="en-US"/>
        </w:rPr>
        <w:t>, the response slow</w:t>
      </w:r>
      <w:r w:rsidR="004F1FF4" w:rsidRPr="00C827FE">
        <w:rPr>
          <w:noProof/>
          <w:lang w:val="en-US"/>
        </w:rPr>
        <w:t>s</w:t>
      </w:r>
      <w:r w:rsidR="009F7E1A" w:rsidRPr="00C827FE">
        <w:rPr>
          <w:noProof/>
          <w:lang w:val="en-US"/>
        </w:rPr>
        <w:t xml:space="preserve"> down but</w:t>
      </w:r>
      <w:r w:rsidRPr="00C827FE">
        <w:rPr>
          <w:noProof/>
          <w:lang w:val="en-US"/>
        </w:rPr>
        <w:t xml:space="preserve"> will </w:t>
      </w:r>
      <w:r w:rsidR="00CA1D90" w:rsidRPr="00C827FE">
        <w:rPr>
          <w:noProof/>
          <w:lang w:val="en-US"/>
        </w:rPr>
        <w:t>then</w:t>
      </w:r>
      <w:r w:rsidRPr="00C827FE">
        <w:rPr>
          <w:noProof/>
          <w:lang w:val="en-US"/>
        </w:rPr>
        <w:t xml:space="preserve"> take centuries to reach equilibrium (</w:t>
      </w:r>
      <w:r w:rsidRPr="00C827FE">
        <w:rPr>
          <w:i/>
          <w:noProof/>
          <w:lang w:val="en-US"/>
        </w:rPr>
        <w:t>high confidence</w:t>
      </w:r>
      <w:r w:rsidRPr="00C827FE">
        <w:rPr>
          <w:noProof/>
          <w:lang w:val="en-US"/>
        </w:rPr>
        <w:t>). For SLCF</w:t>
      </w:r>
      <w:ins w:id="4432" w:author="Lucy Cowie" w:date="2021-07-28T14:37:00Z">
        <w:r w:rsidR="0065388E">
          <w:rPr>
            <w:noProof/>
            <w:lang w:val="en-US"/>
          </w:rPr>
          <w:t>s</w:t>
        </w:r>
      </w:ins>
      <w:r w:rsidRPr="00C827FE">
        <w:rPr>
          <w:noProof/>
          <w:lang w:val="en-US"/>
        </w:rPr>
        <w:t xml:space="preserve"> with longer lifetimes (e.g.</w:t>
      </w:r>
      <w:ins w:id="4433" w:author="Lucy Cowie" w:date="2021-07-28T14:37:00Z">
        <w:r w:rsidR="003271A3">
          <w:rPr>
            <w:noProof/>
            <w:lang w:val="en-US"/>
          </w:rPr>
          <w:t>,</w:t>
        </w:r>
      </w:ins>
      <w:r w:rsidRPr="00C827FE">
        <w:rPr>
          <w:noProof/>
          <w:lang w:val="en-US"/>
        </w:rPr>
        <w:t xml:space="preserve"> a decade), a delay equivalent to their lifetimes comes in addition to the delay due the thermal inertia (</w:t>
      </w:r>
      <w:r w:rsidRPr="00C827FE">
        <w:rPr>
          <w:i/>
          <w:noProof/>
          <w:lang w:val="en-US"/>
        </w:rPr>
        <w:t>high confidence</w:t>
      </w:r>
      <w:r w:rsidRPr="00C827FE">
        <w:rPr>
          <w:noProof/>
          <w:lang w:val="en-US"/>
        </w:rPr>
        <w:t xml:space="preserve">). </w:t>
      </w:r>
    </w:p>
    <w:p w14:paraId="20F1E713" w14:textId="7B3A7DF8" w:rsidR="002A65DE" w:rsidRDefault="002A65DE" w:rsidP="005579CA">
      <w:pPr>
        <w:pStyle w:val="AR6BodyText"/>
        <w:rPr>
          <w:noProof/>
          <w:lang w:val="en-US"/>
        </w:rPr>
      </w:pPr>
    </w:p>
    <w:p w14:paraId="0DFF8A88" w14:textId="77777777" w:rsidR="002A65DE" w:rsidRPr="00C827FE" w:rsidRDefault="002A65DE" w:rsidP="005579CA">
      <w:pPr>
        <w:pStyle w:val="AR6BodyText"/>
        <w:rPr>
          <w:noProof/>
          <w:lang w:val="en-US"/>
        </w:rPr>
      </w:pPr>
    </w:p>
    <w:p w14:paraId="4D31556C" w14:textId="490F2FAE" w:rsidR="00E578B9" w:rsidRPr="00930489" w:rsidRDefault="00E578B9" w:rsidP="00930489">
      <w:pPr>
        <w:pStyle w:val="AR6Chap6Level2611"/>
      </w:pPr>
      <w:r w:rsidRPr="00930489">
        <w:t xml:space="preserve">  </w:t>
      </w:r>
      <w:bookmarkStart w:id="4434" w:name="_Toc70498202"/>
      <w:r w:rsidRPr="00930489">
        <w:t xml:space="preserve">Attribution of </w:t>
      </w:r>
      <w:ins w:id="4435" w:author="Lucy Cowie" w:date="2021-07-28T14:38:00Z">
        <w:r w:rsidR="002A412B">
          <w:t>T</w:t>
        </w:r>
      </w:ins>
      <w:del w:id="4436" w:author="Lucy Cowie" w:date="2021-07-28T14:38:00Z">
        <w:r w:rsidRPr="00930489" w:rsidDel="002A412B">
          <w:delText>t</w:delText>
        </w:r>
      </w:del>
      <w:r w:rsidRPr="00930489">
        <w:t xml:space="preserve">emperature and </w:t>
      </w:r>
      <w:ins w:id="4437" w:author="Lucy Cowie" w:date="2021-07-28T14:38:00Z">
        <w:r w:rsidR="002A412B">
          <w:t>A</w:t>
        </w:r>
      </w:ins>
      <w:del w:id="4438" w:author="Lucy Cowie" w:date="2021-07-28T14:38:00Z">
        <w:r w:rsidRPr="00930489" w:rsidDel="002A412B">
          <w:delText>a</w:delText>
        </w:r>
      </w:del>
      <w:r w:rsidRPr="00930489">
        <w:t xml:space="preserve">ir </w:t>
      </w:r>
      <w:ins w:id="4439" w:author="Lucy Cowie" w:date="2021-07-28T14:38:00Z">
        <w:r w:rsidR="002A412B">
          <w:t>P</w:t>
        </w:r>
      </w:ins>
      <w:del w:id="4440" w:author="Lucy Cowie" w:date="2021-07-28T14:38:00Z">
        <w:r w:rsidRPr="00930489" w:rsidDel="002A412B">
          <w:delText>p</w:delText>
        </w:r>
      </w:del>
      <w:r w:rsidRPr="00930489">
        <w:t xml:space="preserve">ollution </w:t>
      </w:r>
      <w:ins w:id="4441" w:author="Lucy Cowie" w:date="2021-07-28T14:38:00Z">
        <w:r w:rsidR="002A412B">
          <w:t>C</w:t>
        </w:r>
      </w:ins>
      <w:del w:id="4442" w:author="Lucy Cowie" w:date="2021-07-28T14:38:00Z">
        <w:r w:rsidRPr="00930489" w:rsidDel="002A412B">
          <w:delText>c</w:delText>
        </w:r>
      </w:del>
      <w:r w:rsidRPr="00930489">
        <w:t xml:space="preserve">hanges to </w:t>
      </w:r>
      <w:ins w:id="4443" w:author="Lucy Cowie" w:date="2021-07-28T14:38:00Z">
        <w:r w:rsidR="002A412B">
          <w:t>E</w:t>
        </w:r>
      </w:ins>
      <w:del w:id="4444" w:author="Lucy Cowie" w:date="2021-07-28T14:38:00Z">
        <w:r w:rsidRPr="00930489" w:rsidDel="002A412B">
          <w:delText>e</w:delText>
        </w:r>
      </w:del>
      <w:r w:rsidRPr="00930489">
        <w:t xml:space="preserve">mission </w:t>
      </w:r>
      <w:ins w:id="4445" w:author="Lucy Cowie" w:date="2021-07-28T14:38:00Z">
        <w:r w:rsidR="002A412B">
          <w:t>S</w:t>
        </w:r>
      </w:ins>
      <w:del w:id="4446" w:author="Lucy Cowie" w:date="2021-07-28T14:38:00Z">
        <w:r w:rsidRPr="00930489" w:rsidDel="002A412B">
          <w:delText>s</w:delText>
        </w:r>
      </w:del>
      <w:r w:rsidRPr="00930489">
        <w:t xml:space="preserve">ectors and </w:t>
      </w:r>
      <w:ins w:id="4447" w:author="Lucy Cowie" w:date="2021-07-28T14:38:00Z">
        <w:r w:rsidR="002A412B">
          <w:t>R</w:t>
        </w:r>
      </w:ins>
      <w:del w:id="4448" w:author="Lucy Cowie" w:date="2021-07-28T14:38:00Z">
        <w:r w:rsidRPr="00930489" w:rsidDel="002A412B">
          <w:delText>r</w:delText>
        </w:r>
      </w:del>
      <w:r w:rsidRPr="00930489">
        <w:t>egions</w:t>
      </w:r>
      <w:bookmarkEnd w:id="4434"/>
      <w:r w:rsidRPr="00930489">
        <w:t xml:space="preserve"> </w:t>
      </w:r>
    </w:p>
    <w:p w14:paraId="78A6DC82" w14:textId="77777777" w:rsidR="00E578B9" w:rsidRPr="00D81664" w:rsidRDefault="00E578B9" w:rsidP="00D5630D">
      <w:pPr>
        <w:pStyle w:val="AR6BodyText"/>
        <w:rPr>
          <w:rFonts w:cs="Times New Roman"/>
          <w:bCs/>
          <w:lang w:val="en-US"/>
        </w:rPr>
      </w:pPr>
    </w:p>
    <w:p w14:paraId="346663FC" w14:textId="77777777" w:rsidR="00E578B9" w:rsidRPr="00D81664" w:rsidRDefault="00E578B9" w:rsidP="00D5630D">
      <w:pPr>
        <w:pStyle w:val="AR6BodyText"/>
        <w:rPr>
          <w:rFonts w:cs="Times New Roman"/>
          <w:bCs/>
          <w:lang w:val="en-US"/>
        </w:rPr>
      </w:pPr>
      <w:r w:rsidRPr="00D81664">
        <w:rPr>
          <w:rFonts w:cs="Times New Roman"/>
          <w:bCs/>
          <w:lang w:val="en-US"/>
        </w:rPr>
        <w:t xml:space="preserve">Assessment of the temperature response to source emission sectors is important for identifying priority mitigation measures and designing efficient mitigation strategies. </w:t>
      </w:r>
    </w:p>
    <w:p w14:paraId="57167EA8" w14:textId="77777777" w:rsidR="00E578B9" w:rsidRPr="00D81664" w:rsidRDefault="00E578B9" w:rsidP="00D5630D">
      <w:pPr>
        <w:pStyle w:val="AR6BodyText"/>
        <w:rPr>
          <w:rFonts w:cs="Times New Roman"/>
          <w:bCs/>
          <w:lang w:val="en-GB"/>
        </w:rPr>
      </w:pPr>
    </w:p>
    <w:p w14:paraId="1505D125" w14:textId="70976E7E" w:rsidR="00E578B9" w:rsidRPr="00360538" w:rsidRDefault="00E578B9" w:rsidP="00D5630D">
      <w:pPr>
        <w:pStyle w:val="AR6BodyText"/>
        <w:rPr>
          <w:rFonts w:cs="Times New Roman"/>
          <w:bCs/>
          <w:lang w:val="en-GB"/>
        </w:rPr>
      </w:pPr>
      <w:r w:rsidRPr="00360538">
        <w:rPr>
          <w:rFonts w:cs="Times New Roman"/>
          <w:bCs/>
          <w:lang w:val="en-GB"/>
        </w:rPr>
        <w:t xml:space="preserve">Temperature effects of emissions can be quantified for </w:t>
      </w:r>
      <w:r w:rsidRPr="00981F7A">
        <w:rPr>
          <w:rFonts w:cs="Times New Roman"/>
          <w:bCs/>
          <w:lang w:val="en-GB"/>
        </w:rPr>
        <w:t>the historical contribution to the present temperature impact (</w:t>
      </w:r>
      <w:del w:id="4449" w:author="Lucy Cowie" w:date="2021-07-28T14:38:00Z">
        <w:r w:rsidRPr="00981F7A" w:rsidDel="00B77A93">
          <w:rPr>
            <w:rFonts w:cs="Times New Roman"/>
            <w:bCs/>
            <w:lang w:val="en-GB"/>
          </w:rPr>
          <w:delText xml:space="preserve">see </w:delText>
        </w:r>
      </w:del>
      <w:ins w:id="4450" w:author="Lucy Cowie" w:date="2021-07-28T14:38:00Z">
        <w:r w:rsidR="00B77A93">
          <w:rPr>
            <w:rFonts w:cs="Times New Roman"/>
            <w:bCs/>
            <w:lang w:val="en-GB"/>
          </w:rPr>
          <w:t>Section</w:t>
        </w:r>
        <w:r w:rsidR="00B77A93" w:rsidRPr="00981F7A">
          <w:rPr>
            <w:rFonts w:cs="Times New Roman"/>
            <w:bCs/>
            <w:lang w:val="en-GB"/>
          </w:rPr>
          <w:t xml:space="preserve"> </w:t>
        </w:r>
      </w:ins>
      <w:r w:rsidRPr="00981F7A">
        <w:rPr>
          <w:rFonts w:cs="Times New Roman"/>
          <w:bCs/>
          <w:lang w:val="en-GB"/>
        </w:rPr>
        <w:t xml:space="preserve">6.4.2), for </w:t>
      </w:r>
      <w:r w:rsidRPr="00360538">
        <w:rPr>
          <w:rFonts w:cs="Times New Roman"/>
          <w:bCs/>
          <w:lang w:val="en-GB"/>
        </w:rPr>
        <w:t xml:space="preserve">idealized one-year pulses of emissions or for continued (sustained) emissions at present levels and for changes during a specific time period, </w:t>
      </w:r>
      <w:r w:rsidRPr="00981F7A">
        <w:rPr>
          <w:rFonts w:cs="Times New Roman"/>
          <w:bCs/>
          <w:lang w:val="en-GB"/>
        </w:rPr>
        <w:t>for emissions from future scenarios with various hypotheses</w:t>
      </w:r>
      <w:r w:rsidRPr="00360538">
        <w:rPr>
          <w:rFonts w:cs="Times New Roman"/>
          <w:bCs/>
          <w:lang w:val="en-GB"/>
        </w:rPr>
        <w:t>, giving complementary information to feed mitigation strategies.</w:t>
      </w:r>
      <w:r w:rsidRPr="00981F7A">
        <w:rPr>
          <w:rFonts w:cs="Times New Roman"/>
          <w:bCs/>
          <w:lang w:val="en-GB"/>
        </w:rPr>
        <w:t xml:space="preserve"> </w:t>
      </w:r>
      <w:ins w:id="4451" w:author="Lucy Cowie" w:date="2021-07-28T14:39:00Z">
        <w:r w:rsidR="00D6173E">
          <w:rPr>
            <w:rFonts w:cs="Times New Roman"/>
            <w:bCs/>
            <w:lang w:val="en-GB"/>
          </w:rPr>
          <w:t xml:space="preserve">The </w:t>
        </w:r>
      </w:ins>
      <w:r w:rsidRPr="00981F7A">
        <w:rPr>
          <w:rFonts w:cs="Times New Roman"/>
          <w:bCs/>
          <w:lang w:val="en-GB"/>
        </w:rPr>
        <w:t>AR5 assessed the net</w:t>
      </w:r>
      <w:ins w:id="4452" w:author="Lucy Cowie" w:date="2021-07-28T14:39:00Z">
        <w:r w:rsidR="00F86A36">
          <w:rPr>
            <w:rFonts w:cs="Times New Roman"/>
            <w:bCs/>
            <w:lang w:val="en-GB"/>
          </w:rPr>
          <w:t>-</w:t>
        </w:r>
      </w:ins>
      <w:del w:id="4453" w:author="Lucy Cowie" w:date="2021-07-28T14:39:00Z">
        <w:r w:rsidRPr="00981F7A" w:rsidDel="00F86A36">
          <w:rPr>
            <w:rFonts w:cs="Times New Roman"/>
            <w:bCs/>
            <w:lang w:val="en-GB"/>
          </w:rPr>
          <w:delText xml:space="preserve"> </w:delText>
        </w:r>
      </w:del>
      <w:r w:rsidRPr="00981F7A">
        <w:rPr>
          <w:rFonts w:cs="Times New Roman"/>
          <w:bCs/>
          <w:lang w:val="en-GB"/>
        </w:rPr>
        <w:t>global temperature impact of source emission sectors from a one-year pulse (</w:t>
      </w:r>
      <w:ins w:id="4454" w:author="Lucy Cowie" w:date="2021-07-28T14:40:00Z">
        <w:r w:rsidR="00F86A36">
          <w:rPr>
            <w:rFonts w:cs="Times New Roman"/>
            <w:bCs/>
            <w:lang w:val="en-GB"/>
          </w:rPr>
          <w:t xml:space="preserve">a </w:t>
        </w:r>
      </w:ins>
      <w:r w:rsidRPr="00981F7A">
        <w:rPr>
          <w:rFonts w:cs="Times New Roman"/>
          <w:bCs/>
          <w:lang w:val="en-GB"/>
        </w:rPr>
        <w:t>single year</w:t>
      </w:r>
      <w:ins w:id="4455" w:author="Lucy Cowie" w:date="2021-07-28T14:40:00Z">
        <w:r w:rsidR="00F86A36">
          <w:rPr>
            <w:rFonts w:cs="Times New Roman"/>
            <w:bCs/>
            <w:lang w:val="en-GB"/>
          </w:rPr>
          <w:t>’s</w:t>
        </w:r>
      </w:ins>
      <w:r w:rsidRPr="00981F7A">
        <w:rPr>
          <w:rFonts w:cs="Times New Roman"/>
          <w:bCs/>
          <w:lang w:val="en-GB"/>
        </w:rPr>
        <w:t xml:space="preserve"> </w:t>
      </w:r>
      <w:commentRangeStart w:id="4456"/>
      <w:r w:rsidRPr="00981F7A">
        <w:rPr>
          <w:rFonts w:cs="Times New Roman"/>
          <w:bCs/>
          <w:lang w:val="en-GB"/>
        </w:rPr>
        <w:t>worth</w:t>
      </w:r>
      <w:commentRangeEnd w:id="4456"/>
      <w:r w:rsidR="00B8651A">
        <w:rPr>
          <w:rStyle w:val="Marquedecommentaire"/>
          <w:lang w:val="en-GB"/>
        </w:rPr>
        <w:commentReference w:id="4456"/>
      </w:r>
      <w:r w:rsidRPr="00981F7A">
        <w:rPr>
          <w:rFonts w:cs="Times New Roman"/>
          <w:bCs/>
          <w:lang w:val="en-GB"/>
        </w:rPr>
        <w:t>) of year 2008 emissions and found that the largest contributors to warming on 50</w:t>
      </w:r>
      <w:ins w:id="4457" w:author="Lucy Cowie" w:date="2021-07-28T14:41:00Z">
        <w:r w:rsidR="00624133">
          <w:rPr>
            <w:rFonts w:cs="Times New Roman"/>
            <w:bCs/>
            <w:lang w:val="en-GB"/>
          </w:rPr>
          <w:t>–</w:t>
        </w:r>
      </w:ins>
      <w:del w:id="4458" w:author="Lucy Cowie" w:date="2021-07-28T14:41:00Z">
        <w:r w:rsidRPr="00981F7A" w:rsidDel="00624133">
          <w:rPr>
            <w:rFonts w:cs="Times New Roman"/>
            <w:bCs/>
            <w:lang w:val="en-GB"/>
          </w:rPr>
          <w:delText>-</w:delText>
        </w:r>
      </w:del>
      <w:r w:rsidRPr="00981F7A">
        <w:rPr>
          <w:rFonts w:cs="Times New Roman"/>
          <w:bCs/>
          <w:lang w:val="en-GB"/>
        </w:rPr>
        <w:t>100</w:t>
      </w:r>
      <w:ins w:id="4459" w:author="Lucy Cowie" w:date="2021-07-28T14:41:00Z">
        <w:r w:rsidR="00624133">
          <w:rPr>
            <w:rFonts w:cs="Times New Roman"/>
            <w:bCs/>
            <w:lang w:val="en-GB"/>
          </w:rPr>
          <w:t>-</w:t>
        </w:r>
      </w:ins>
      <w:del w:id="4460" w:author="Lucy Cowie" w:date="2021-07-28T14:41:00Z">
        <w:r w:rsidRPr="00981F7A" w:rsidDel="00624133">
          <w:rPr>
            <w:rFonts w:cs="Times New Roman"/>
            <w:bCs/>
            <w:lang w:val="en-GB"/>
          </w:rPr>
          <w:delText xml:space="preserve"> </w:delText>
        </w:r>
      </w:del>
      <w:r w:rsidRPr="00981F7A">
        <w:rPr>
          <w:rFonts w:cs="Times New Roman"/>
          <w:bCs/>
          <w:lang w:val="en-GB"/>
        </w:rPr>
        <w:t xml:space="preserve">year time scales are the energy, industrial and on-road transportation sectors. Sectors that emit large amounts of methane (agriculture and waste management) and black carbon (residential biofuel) are important contributors to warming over short time horizons up to 20 years. Below, we discuss </w:t>
      </w:r>
      <w:r w:rsidRPr="00360538">
        <w:rPr>
          <w:rFonts w:cs="Times New Roman"/>
          <w:bCs/>
          <w:lang w:val="en-GB"/>
        </w:rPr>
        <w:t>the effect on ERFs, temperature and air pollution of selected key sectors estimated to have large non-CO</w:t>
      </w:r>
      <w:r w:rsidRPr="00360538">
        <w:rPr>
          <w:rFonts w:cs="Times New Roman"/>
          <w:bCs/>
          <w:vertAlign w:val="subscript"/>
          <w:lang w:val="en-GB"/>
        </w:rPr>
        <w:t>2</w:t>
      </w:r>
      <w:r w:rsidRPr="00360538">
        <w:rPr>
          <w:rFonts w:cs="Times New Roman"/>
          <w:bCs/>
          <w:lang w:val="en-GB"/>
        </w:rPr>
        <w:t xml:space="preserve"> forcing, including agriculture, residential and commercial, and transport (aviation, shipping, land transportation).</w:t>
      </w:r>
    </w:p>
    <w:p w14:paraId="1B353151" w14:textId="3CF38764" w:rsidR="00E578B9" w:rsidRDefault="00E578B9" w:rsidP="00D5630D">
      <w:pPr>
        <w:pStyle w:val="AR6BodyText"/>
        <w:rPr>
          <w:rFonts w:cs="Times New Roman"/>
          <w:lang w:val="en-US" w:eastAsia="en-US"/>
        </w:rPr>
      </w:pPr>
    </w:p>
    <w:p w14:paraId="659DDDA5" w14:textId="77777777" w:rsidR="002A65DE" w:rsidRPr="00360538" w:rsidRDefault="002A65DE" w:rsidP="00D5630D">
      <w:pPr>
        <w:pStyle w:val="AR6BodyText"/>
        <w:rPr>
          <w:rFonts w:cs="Times New Roman"/>
          <w:lang w:val="en-US" w:eastAsia="en-US"/>
        </w:rPr>
      </w:pPr>
    </w:p>
    <w:p w14:paraId="62B19EBB" w14:textId="77777777" w:rsidR="00E578B9" w:rsidRPr="00930489" w:rsidRDefault="00E578B9" w:rsidP="00930489">
      <w:pPr>
        <w:pStyle w:val="AR6Chap6Level36111"/>
      </w:pPr>
      <w:bookmarkStart w:id="4461" w:name="_Toc70498203"/>
      <w:r w:rsidRPr="00930489">
        <w:t>Agriculture</w:t>
      </w:r>
      <w:bookmarkEnd w:id="4461"/>
      <w:r w:rsidRPr="00930489">
        <w:t xml:space="preserve"> </w:t>
      </w:r>
    </w:p>
    <w:p w14:paraId="53234F83" w14:textId="77777777" w:rsidR="00E578B9" w:rsidRPr="00D81664" w:rsidRDefault="00E578B9" w:rsidP="00D5630D">
      <w:pPr>
        <w:pStyle w:val="AR6BodyText"/>
        <w:rPr>
          <w:rFonts w:cs="Times New Roman"/>
          <w:highlight w:val="yellow"/>
          <w:lang w:val="en-GB" w:eastAsia="en-US"/>
        </w:rPr>
      </w:pPr>
    </w:p>
    <w:p w14:paraId="0CAE3DCB" w14:textId="3144A0D1" w:rsidR="00E578B9" w:rsidRPr="00981F7A" w:rsidRDefault="00E578B9" w:rsidP="00D5630D">
      <w:pPr>
        <w:pStyle w:val="AR6BodyText"/>
        <w:rPr>
          <w:rFonts w:cs="Times New Roman"/>
          <w:lang w:val="en-GB" w:eastAsia="en-US"/>
        </w:rPr>
      </w:pPr>
      <w:r>
        <w:rPr>
          <w:rFonts w:cs="Times New Roman"/>
          <w:lang w:val="en-GB" w:eastAsia="en-US"/>
        </w:rPr>
        <w:t xml:space="preserve">According to the SRCCL assessment </w:t>
      </w:r>
      <w:r>
        <w:rPr>
          <w:rFonts w:cs="Times New Roman"/>
          <w:lang w:val="en-GB" w:eastAsia="en-US"/>
        </w:rPr>
        <w:fldChar w:fldCharType="begin" w:fldLock="1"/>
      </w:r>
      <w:r w:rsidR="00D477C7">
        <w:rPr>
          <w:rFonts w:cs="Times New Roman"/>
          <w:lang w:val="en-GB" w:eastAsia="en-US"/>
        </w:rPr>
        <w:instrText>ADDIN CSL_CITATION { "citationItems" : [ { "id" : "ITEM-1", "itemData" : { "author" : [ { "dropping-particle" : "", "family" : "Jia", "given" : "G.", "non-dropping-particle" : "", "parse-names" : false, "suffix" : "" }, { "dropping-particle" : "", "family" : "Shevliakova", "given" : "E.", "non-dropping-particle" : "", "parse-names" : false, "suffix" : "" }, { "dropping-particle" : "", "family" : "Artaxo", "given" : "P.", "non-dropping-particle" : "", "parse-names" : false, "suffix" : "" }, { "dropping-particle" : "", "family" : "N. De Noblet-Ducoudr\u00e9", "given" : "", "non-dropping-particle" : "", "parse-names" : false, "suffix" : "" }, { "dropping-particle" : "", "family" : "Houghton", "given" : "R.", "non-dropping-particle" : "", "parse-names" : false, "suffix" : "" }, { "dropping-particle" : "", "family" : "House", "given" : "J.", "non-dropping-particle" : "", "parse-names" : false, "suffix" : "" }, { "dropping-particle" : "", "family" : "Kitajima", "given" : "K.", "non-dropping-particle" : "", "parse-names" : false, "suffix" : "" }, { "dropping-particle" : "", "family" : "Lennard", "given" : "C.", "non-dropping-particle" : "", "parse-names" : false, "suffix" : "" }, { "dropping-particle" : "", "family" : "Popp", "given" : "A.", "non-dropping-particle" : "", "parse-names" : false, "suffix" : "" }, { "dropping-particle" : "", "family" : "Sirin", "given" : "A.", "non-dropping-particle" : "", "parse-names" : false, "suffix" : "" }, { "dropping-particle" : "", "family" : "Sukumar", "given" : "R.", "non-dropping-particle" : "", "parse-names" : false, "suffix" : "" }, { "dropping-particle" : "", "family" : "Verchot", "given" : "L.", "non-dropping-particle" : "", "parse-names" : false, "suffix" : "" } ], "chapter-number" : "2", "container-title" : "Climate Change and Land: an IPCC special report on climate change, desertification, land degradation, sustainable land management, food security, and greenhouse gas fluxes in terrestrial ecosystems", "editor" : [ { "dropping-particle" : "", "family" : "Shukla", "given" : "P.R.", "non-dropping-particle" : "", "parse-names" : false, "suffix" : "" }, { "dropping-particle" : "", "family" : "Skea", "given" : "J.", "non-dropping-particle" : "", "parse-names" : false, "suffix" : "" }, { "dropping-particle" : "", "family" : "Buendia", "given" : "E. Calvo", "non-dropping-particle" : "", "parse-names" : false, "suffix" : "" }, { "dropping-particle" : "", "family" : "Masson-Delmotte", "given" : "V.", "non-dropping-particle" : "", "parse-names" : false, "suffix" : "" }, { "dropping-particle" : "", "family" : "P\u00f6rtner", "given" : "H.-O.", "non-dropping-particle" : "", "parse-names" : false, "suffix" : "" }, { "dropping-particle" : "", "family" : "Roberts", "given" : "D.C.", "non-dropping-particle" : "", "parse-names" : false, "suffix" : "" }, { "dropping-particle" : "", "family" : "Zhai", "given" : "P.", "non-dropping-particle" : "", "parse-names" : false, "suffix" : "" }, { "dropping-particle" : "", "family" : "Slade", "given" : "R.", "non-dropping-particle" : "", "parse-names" : false, "suffix" : "" }, { "dropping-particle" : "", "family" : "Connors", "given" : "S.", "non-dropping-particle" : "", "parse-names" : false, "suffix" : "" }, { "dropping-particle" : "van", "family" : "Diemen", "given" : "R.", "non-dropping-particle" : "", "parse-names" : false, "suffix" : "" }, { "dropping-particle" : "", "family" : "Ferrat", "given" : "M.", "non-dropping-particle" : "", "parse-names" : false, "suffix" : "" }, { "dropping-particle" : "", "family" : "Haughey", "given" : "E.", "non-dropping-particle" : "", "parse-names" : false, "suffix" : "" }, { "dropping-particle" : "", "family" : "Luz", "given" : "S.", "non-dropping-particle" : "", "parse-names" : false, "suffix" : "" }, { "dropping-particle" : "", "family" : "Neogi", "given" : "S.", "non-dropping-particle" : "", "parse-names" : false, "suffix" : "" }, { "dropping-particle" : "", "family" : "Pathak", "given" : "M.", "non-dropping-particle" : "", "parse-names" : false, "suffix" : "" }, { "dropping-particle" : "", "family" : "Petzold", "given" : "J.", "non-dropping-particle" : "", "parse-names" : false, "suffix" : "" }, { "dropping-particle" : "", "family" : "Portugal Pereira", "given" : "J.", "non-dropping-particle" : "", "parse-names" : false, "suffix" : "" }, { "dropping-particle" : "", "family" : "P. Vyas", "given" : "E. Huntley", "non-dropping-particle" : "", "parse-names" : false, "suffix" : "" }, { "dropping-particle" : "", "family" : "Kissick", "given" : "K.", "non-dropping-particle" : "", "parse-names" : false, "suffix" : "" }, { "dropping-particle" : "", "family" : "Belkacemi", "given" : "M.", "non-dropping-particle" : "", "parse-names" : false, "suffix" : "" }, { "dropping-particle" : "", "family" : "Malley", "given" : "J.", "non-dropping-particle" : "", "parse-names" : false, "suffix" : "" } ], "id" : "ITEM-1", "issued" : { "date-parts" : [ [ "2019" ] ] }, "page" : "131-247", "publisher" : "In Press", "title" : "Land\u2013climate interactions", "translator" : [ { "dropping-particle" : "", "family" : "G4114", "given" : "Rt13", "non-dropping-particle" : "", "parse-names" : false, "suffix" : "" } ], "type" : "chapter" }, "uris" : [ "http://www.mendeley.com/documents/?uuid=fe269d04-31f1-478b-889b-2d863ebc8b77" ] } ], "mendeley" : { "formattedCitation" : "(Jia et al., 2019)", "plainTextFormattedCitation" : "(Jia et al., 2019)", "previouslyFormattedCitation" : "(Jia et al., 2019)" }, "properties" : { "noteIndex" : 0 }, "schema" : "https://github.com/citation-style-language/schema/raw/master/csl-citation.json" }</w:instrText>
      </w:r>
      <w:r>
        <w:rPr>
          <w:rFonts w:cs="Times New Roman"/>
          <w:lang w:val="en-GB" w:eastAsia="en-US"/>
        </w:rPr>
        <w:fldChar w:fldCharType="separate"/>
      </w:r>
      <w:r w:rsidR="00CB33A1">
        <w:rPr>
          <w:rFonts w:cs="Times New Roman"/>
          <w:noProof/>
          <w:lang w:val="en-GB" w:eastAsia="en-US"/>
        </w:rPr>
        <w:t>(Jia et al., 2019)</w:t>
      </w:r>
      <w:r>
        <w:rPr>
          <w:rFonts w:cs="Times New Roman"/>
          <w:lang w:val="en-GB" w:eastAsia="en-US"/>
        </w:rPr>
        <w:fldChar w:fldCharType="end"/>
      </w:r>
      <w:r>
        <w:rPr>
          <w:rFonts w:cs="Times New Roman"/>
          <w:lang w:val="en-GB" w:eastAsia="en-US"/>
        </w:rPr>
        <w:t>, a</w:t>
      </w:r>
      <w:r w:rsidRPr="00EB41DF">
        <w:rPr>
          <w:rFonts w:cs="Times New Roman"/>
          <w:lang w:val="en-GB" w:eastAsia="en-US"/>
        </w:rPr>
        <w:t>griculture, forestry and ot</w:t>
      </w:r>
      <w:r>
        <w:rPr>
          <w:rFonts w:cs="Times New Roman"/>
          <w:lang w:val="en-GB" w:eastAsia="en-US"/>
        </w:rPr>
        <w:t xml:space="preserve">her land use (AFOLU) is a </w:t>
      </w:r>
      <w:r w:rsidRPr="00981F7A">
        <w:rPr>
          <w:rFonts w:cs="Times New Roman"/>
          <w:lang w:val="en-GB" w:eastAsia="en-US"/>
        </w:rPr>
        <w:t>significant net source of GHG emissions (</w:t>
      </w:r>
      <w:r w:rsidRPr="00981F7A">
        <w:rPr>
          <w:rFonts w:cs="Times New Roman"/>
          <w:i/>
          <w:iCs/>
          <w:lang w:val="en-GB" w:eastAsia="en-US"/>
        </w:rPr>
        <w:t>high confidence</w:t>
      </w:r>
      <w:r w:rsidRPr="00981F7A">
        <w:rPr>
          <w:rFonts w:cs="Times New Roman"/>
          <w:lang w:val="en-GB" w:eastAsia="en-US"/>
        </w:rPr>
        <w:t>), with more than half of these emissions attributed to non-CO</w:t>
      </w:r>
      <w:r w:rsidRPr="00981F7A">
        <w:rPr>
          <w:rFonts w:cs="Times New Roman"/>
          <w:vertAlign w:val="subscript"/>
          <w:lang w:val="en-GB" w:eastAsia="en-US"/>
        </w:rPr>
        <w:t>2</w:t>
      </w:r>
      <w:r w:rsidRPr="00981F7A">
        <w:rPr>
          <w:rFonts w:cs="Times New Roman"/>
          <w:lang w:val="en-GB" w:eastAsia="en-US"/>
        </w:rPr>
        <w:t xml:space="preserve"> GHGs from agriculture. With respect to SLCFs,</w:t>
      </w:r>
      <w:r w:rsidRPr="00360538">
        <w:rPr>
          <w:rFonts w:cs="Times New Roman"/>
          <w:lang w:val="en-GB" w:eastAsia="en-US"/>
        </w:rPr>
        <w:t xml:space="preserve"> agricultural activities are major global sources of CH</w:t>
      </w:r>
      <w:r w:rsidRPr="00360538">
        <w:rPr>
          <w:rFonts w:cs="Times New Roman"/>
          <w:vertAlign w:val="subscript"/>
          <w:lang w:val="en-GB" w:eastAsia="en-US"/>
        </w:rPr>
        <w:t>4</w:t>
      </w:r>
      <w:r w:rsidRPr="00360538">
        <w:rPr>
          <w:rFonts w:cs="Times New Roman"/>
          <w:lang w:val="en-GB" w:eastAsia="en-US"/>
        </w:rPr>
        <w:t xml:space="preserve"> and NH</w:t>
      </w:r>
      <w:r w:rsidRPr="00360538">
        <w:rPr>
          <w:rFonts w:cs="Times New Roman"/>
          <w:vertAlign w:val="subscript"/>
          <w:lang w:val="en-GB" w:eastAsia="en-US"/>
        </w:rPr>
        <w:t>3</w:t>
      </w:r>
      <w:r w:rsidRPr="00360538">
        <w:rPr>
          <w:rFonts w:cs="Times New Roman"/>
          <w:lang w:val="en-GB" w:eastAsia="en-US"/>
        </w:rPr>
        <w:t xml:space="preserve"> (Section 6.2.1). The agriculture sector exerts strong near</w:t>
      </w:r>
      <w:ins w:id="4462" w:author="Lucy Cowie" w:date="2021-07-28T14:42:00Z">
        <w:r w:rsidR="0066430E">
          <w:rPr>
            <w:rFonts w:cs="Times New Roman"/>
            <w:lang w:val="en-GB" w:eastAsia="en-US"/>
          </w:rPr>
          <w:t>-</w:t>
        </w:r>
      </w:ins>
      <w:del w:id="4463" w:author="Lucy Cowie" w:date="2021-07-28T14:42:00Z">
        <w:r w:rsidRPr="00360538" w:rsidDel="0066430E">
          <w:rPr>
            <w:rFonts w:cs="Times New Roman"/>
            <w:lang w:val="en-GB" w:eastAsia="en-US"/>
          </w:rPr>
          <w:delText xml:space="preserve"> </w:delText>
        </w:r>
      </w:del>
      <w:r w:rsidRPr="00360538">
        <w:rPr>
          <w:rFonts w:cs="Times New Roman"/>
          <w:lang w:val="en-GB" w:eastAsia="en-US"/>
        </w:rPr>
        <w:t>term warming due to large CH</w:t>
      </w:r>
      <w:r w:rsidRPr="00360538">
        <w:rPr>
          <w:rFonts w:cs="Times New Roman"/>
          <w:vertAlign w:val="subscript"/>
          <w:lang w:val="en-GB" w:eastAsia="en-US"/>
        </w:rPr>
        <w:t>4</w:t>
      </w:r>
      <w:r w:rsidRPr="00360538">
        <w:rPr>
          <w:rFonts w:cs="Times New Roman"/>
          <w:lang w:val="en-GB" w:eastAsia="en-US"/>
        </w:rPr>
        <w:t xml:space="preserve"> emission that is slightly offset by a small cooling from secondary inorganic aerosols formed notably from the NH</w:t>
      </w:r>
      <w:r w:rsidRPr="00360538">
        <w:rPr>
          <w:rFonts w:cs="Times New Roman"/>
          <w:vertAlign w:val="subscript"/>
          <w:lang w:val="en-GB" w:eastAsia="en-US"/>
        </w:rPr>
        <w:t>3</w:t>
      </w:r>
      <w:r w:rsidRPr="00360538">
        <w:rPr>
          <w:rFonts w:cs="Times New Roman"/>
          <w:lang w:val="en-GB" w:eastAsia="en-US"/>
        </w:rPr>
        <w:t xml:space="preserve"> emission </w:t>
      </w:r>
      <w:r w:rsidRPr="00360538">
        <w:rPr>
          <w:rFonts w:cs="Times New Roman"/>
          <w:lang w:val="en-GB" w:eastAsia="en-US"/>
        </w:rPr>
        <w:fldChar w:fldCharType="begin" w:fldLock="1"/>
      </w:r>
      <w:r w:rsidR="00D477C7">
        <w:rPr>
          <w:rFonts w:cs="Times New Roman"/>
          <w:lang w:val="en-GB" w:eastAsia="en-US"/>
        </w:rPr>
        <w:instrText>ADDIN CSL_CITATION { "citationItems" : [ { "id" : "ITEM-1", "itemData" : { "DOI" : "10.5194/esd-11-977-2020", "ISSN" : "2190-4987", "abstract" : "Mitigation of non-CO2 emissions plays a key role in meeting the Paris Agreement ambitions and sustainable development goals. Implementation of respective policies addressing these targets mainly occur at sectoral and regional levels, and designing efficient mitigation strategies therefore relies on detailed knowledge about the mix of emissions from individual sources and their subsequent climate impact. Here we present a comprehensive dataset of near- and long-term global temperature responses to emissions of CO2 and individual short-lived climate forcers (SLCFs) from 7 sectors and 13 regions \u2013 for both present-day emissions and their continued evolution as projected under the Shared Socioeconomic Pathways (SSPs). We demonstrate the key role of CO2 in driving both near- and long-term warming and highlight the importance of mitigating methane emissions from agriculture, waste management, and energy production as the primary strategy to further limit near-term warming. Due to high current emissions of cooling SLCFs, policies targeting end-of-pipe energy sector emissions may result in net added warming unless accompanied by simultaneous methane and/or CO2 reductions. We find that SLCFs are projected to play a continued role in many regions, particularly those including low- to medium-income countries, under most of the SSPs considered here. East Asia, North America, and Europe will remain the largest contributors to total net warming until 2100, regardless of scenario, while South Asia and Africa south of the Sahara overtake Europe by the end of the century in SSP3-7.0 and SSP5-8.5. Our dataset is made available in an accessible format, aimed also at decision makers, to support further assessment of the implications of policy implementation at the sectoral and regional scales.", "author" : [ { "dropping-particle" : "", "family" : "Lund", "given" : "Marianne T.", "non-dropping-particle" : "", "parse-names" : false, "suffix" : "" }, { "dropping-particle" : "", "family" : "Aamaas", "given" : "Borgar", "non-dropping-particle" : "", "parse-names" : false, "suffix" : "" }, { "dropping-particle" : "", "family" : "Stjern", "given" : "Camilla W.", "non-dropping-particle" : "", "parse-names" : false, "suffix" : "" }, { "dropping-particle" : "", "family" : "Klimont", "given" : "Zbigniew", "non-dropping-particle" : "", "parse-names" : false, "suffix" : "" }, { "dropping-particle" : "", "family" : "Berntsen", "given" : "Terje K.", "non-dropping-particle" : "", "parse-names" : false, "suffix" : "" }, { "dropping-particle" : "", "family" : "Samset", "given" : "Bj\u00f8rn H.", "non-dropping-particle" : "", "parse-names" : false, "suffix" : "" } ], "container-title" : "Earth System Dynamics", "id" : "ITEM-1", "issue" : "4", "issued" : { "date-parts" : [ [ "2020", "11", "9" ] ] }, "page" : "977-993", "title" : "A continued role of short-lived climate forcers under the Shared Socioeconomic Pathways", "translator" : [ { "dropping-particle" : "", "family" : "G5371", "given" : "", "non-dropping-particle" : "", "parse-names" : false, "suffix" : "" } ], "type" : "article-journal", "volume" : "11" }, "uris" : [ "http://www.mendeley.com/documents/?uuid=3587d307-4414-4320-9735-6f133016a055" ] }, { "id" : "ITEM-2", "itemData" : { "DOI" : "10.5194/acp-16-14997-2016", "ISSN" : "1680-7324", "abstract" : "Anthropogenic land use change (LUC) since preindustrial (1850) has altered the vegetation distribution and density around the world. We use a global model (GEOS-Chem) to assess the attendant changes in surface air quality and the direct radiative forcing (DRF). We focus our analysis on secondary particulate matter and tropospheric ozone formation. The general trend of expansion of managed ecosystems (croplands and pasturelands) at the expense of natural ecosystems has led to an 11 % decline in global mean biogenic volatile organic compound emissions. Concomitant growth in agricultural activity has more than doubled ammonia emissions and increased emissions of nitrogen oxides from soils by more than 50 %. Conversion to croplands has also led to a widespread increase in ozone dry deposition velocity. Together these changes in biosphere\u2013atmosphere exchange have led to a 14 % global mean increase in biogenic secondary organic aerosol (BSOA) surface concentrations, a doubling of surface aerosol nitrate concentrations, and local changes in surface ozone of up to 8.5 ppb. We assess a global mean LUC-DRF of +0.017, \u22120.071, and \u22120.01 W m\u22122 for BSOA, nitrate, and tropospheric ozone, respectively. We conclude that the DRF and the perturbations in surface air quality associated with LUC (and the associated changes in agricultural emissions) are substantial and should be considered alongside changes in anthropogenic emissions and climate feedbacks in chemistry\u2013climate studies.", "author" : [ { "dropping-particle" : "", "family" : "Heald", "given" : "Colette L.", "non-dropping-particle" : "", "parse-names" : false, "suffix" : "" }, { "dropping-particle" : "", "family" : "Geddes", "given" : "Jeffrey A.", "non-dropping-particle" : "", "parse-names" : false, "suffix" : "" } ], "container-title" : "Atmospheric Chemistry and Physics", "id" : "ITEM-2", "issue" : "23", "issued" : { "date-parts" : [ [ "2016", "12" ] ] }, "page" : "14997-15010", "title" : "The impact of historical land use change from 1850 to 2000 on secondary particulate matter and ozone", "translator" : [ { "dropping-particle" : "", "family" : "G5418", "given" : "", "non-dropping-particle" : "", "parse-names" : false, "suffix" : "" } ], "type" : "article-journal", "volume" : "16" }, "uris" : [ "http://www.mendeley.com/documents/?uuid=76be1c91-a8be-4905-8d3f-5fdb64b10723" ] } ], "mendeley" : { "formattedCitation" : "(Heald and Geddes, 2016; Lund et al., 2020)", "plainTextFormattedCitation" : "(Heald and Geddes, 2016; Lund et al., 2020)", "previouslyFormattedCitation" : "(Heald and Geddes, 2016; Lund et al., 2020)" }, "properties" : { "noteIndex" : 0 }, "schema" : "https://github.com/citation-style-language/schema/raw/master/csl-citation.json" }</w:instrText>
      </w:r>
      <w:r w:rsidRPr="00360538">
        <w:rPr>
          <w:rFonts w:cs="Times New Roman"/>
          <w:lang w:val="en-GB" w:eastAsia="en-US"/>
        </w:rPr>
        <w:fldChar w:fldCharType="separate"/>
      </w:r>
      <w:r w:rsidR="00CB33A1">
        <w:rPr>
          <w:rFonts w:cs="Times New Roman"/>
          <w:noProof/>
          <w:lang w:val="en-GB" w:eastAsia="en-US"/>
        </w:rPr>
        <w:t>(Heald and Geddes, 2016; Lund et al., 2020)</w:t>
      </w:r>
      <w:r w:rsidRPr="00360538">
        <w:rPr>
          <w:rFonts w:cs="Times New Roman"/>
          <w:lang w:val="en-GB" w:eastAsia="en-US"/>
        </w:rPr>
        <w:fldChar w:fldCharType="end"/>
      </w:r>
      <w:r w:rsidRPr="00360538">
        <w:rPr>
          <w:rFonts w:cs="Times New Roman"/>
          <w:lang w:val="en-GB" w:eastAsia="en-US"/>
        </w:rPr>
        <w:t>. For present</w:t>
      </w:r>
      <w:ins w:id="4464" w:author="Lucy Cowie" w:date="2021-07-28T14:42:00Z">
        <w:r w:rsidR="00A80447">
          <w:rPr>
            <w:rFonts w:cs="Times New Roman"/>
            <w:lang w:val="en-GB" w:eastAsia="en-US"/>
          </w:rPr>
          <w:t>-</w:t>
        </w:r>
      </w:ins>
      <w:del w:id="4465" w:author="Lucy Cowie" w:date="2021-07-28T14:42:00Z">
        <w:r w:rsidRPr="00360538" w:rsidDel="00A80447">
          <w:rPr>
            <w:rFonts w:cs="Times New Roman"/>
            <w:lang w:val="en-GB" w:eastAsia="en-US"/>
          </w:rPr>
          <w:delText xml:space="preserve"> </w:delText>
        </w:r>
      </w:del>
      <w:r w:rsidRPr="00360538">
        <w:rPr>
          <w:rFonts w:cs="Times New Roman"/>
          <w:lang w:val="en-GB" w:eastAsia="en-US"/>
        </w:rPr>
        <w:t xml:space="preserve">day emissions, agriculture is the </w:t>
      </w:r>
      <w:del w:id="4466" w:author="Lucy Cowie" w:date="2021-07-28T14:42:00Z">
        <w:r w:rsidRPr="00360538" w:rsidDel="007945A9">
          <w:rPr>
            <w:rFonts w:cs="Times New Roman"/>
            <w:lang w:val="en-GB" w:eastAsia="en-US"/>
          </w:rPr>
          <w:delText>2</w:delText>
        </w:r>
        <w:r w:rsidRPr="00360538" w:rsidDel="007945A9">
          <w:rPr>
            <w:rFonts w:cs="Times New Roman"/>
            <w:vertAlign w:val="superscript"/>
            <w:lang w:val="en-GB" w:eastAsia="en-US"/>
          </w:rPr>
          <w:delText>nd</w:delText>
        </w:r>
        <w:r w:rsidRPr="00360538" w:rsidDel="007945A9">
          <w:rPr>
            <w:rFonts w:cs="Times New Roman"/>
            <w:lang w:val="en-GB" w:eastAsia="en-US"/>
          </w:rPr>
          <w:delText xml:space="preserve"> </w:delText>
        </w:r>
      </w:del>
      <w:ins w:id="4467" w:author="Lucy Cowie" w:date="2021-07-28T14:42:00Z">
        <w:r w:rsidR="007945A9">
          <w:rPr>
            <w:rFonts w:cs="Times New Roman"/>
            <w:lang w:val="en-GB" w:eastAsia="en-US"/>
          </w:rPr>
          <w:t>second</w:t>
        </w:r>
        <w:r w:rsidR="007945A9" w:rsidRPr="00360538">
          <w:rPr>
            <w:rFonts w:cs="Times New Roman"/>
            <w:lang w:val="en-GB" w:eastAsia="en-US"/>
          </w:rPr>
          <w:t xml:space="preserve"> </w:t>
        </w:r>
      </w:ins>
      <w:r w:rsidRPr="00360538">
        <w:rPr>
          <w:rFonts w:cs="Times New Roman"/>
          <w:lang w:val="en-GB" w:eastAsia="en-US"/>
        </w:rPr>
        <w:t>largest contributor to warming on short time scales but with a small persisting effect on surface temperature (+0.0012</w:t>
      </w:r>
      <w:ins w:id="4468" w:author="Lucy Cowie" w:date="2021-07-28T14:42:00Z">
        <w:r w:rsidR="007945A9" w:rsidRPr="00360538">
          <w:rPr>
            <w:rFonts w:cs="Times New Roman"/>
            <w:color w:val="000000" w:themeColor="text1"/>
            <w:lang w:val="en-GB"/>
          </w:rPr>
          <w:t>°C</w:t>
        </w:r>
        <w:r w:rsidR="007945A9">
          <w:rPr>
            <w:rFonts w:cs="Times New Roman"/>
            <w:lang w:val="en-GB" w:eastAsia="en-US"/>
          </w:rPr>
          <w:t xml:space="preserve"> </w:t>
        </w:r>
      </w:ins>
      <w:r w:rsidRPr="00360538">
        <w:rPr>
          <w:rFonts w:cs="Times New Roman"/>
          <w:lang w:val="en-GB" w:eastAsia="en-US"/>
        </w:rPr>
        <w:t>±</w:t>
      </w:r>
      <w:ins w:id="4469" w:author="Lucy Cowie" w:date="2021-07-28T14:42:00Z">
        <w:r w:rsidR="007945A9">
          <w:rPr>
            <w:rFonts w:cs="Times New Roman"/>
            <w:lang w:val="en-GB" w:eastAsia="en-US"/>
          </w:rPr>
          <w:t xml:space="preserve"> </w:t>
        </w:r>
      </w:ins>
      <w:r w:rsidRPr="00360538">
        <w:rPr>
          <w:rFonts w:cs="Times New Roman"/>
          <w:lang w:val="en-GB" w:eastAsia="en-US"/>
        </w:rPr>
        <w:t>0.00028</w:t>
      </w:r>
      <w:r w:rsidRPr="00360538">
        <w:rPr>
          <w:rFonts w:cs="Times New Roman"/>
          <w:color w:val="000000" w:themeColor="text1"/>
          <w:lang w:val="en-GB"/>
        </w:rPr>
        <w:t>°C</w:t>
      </w:r>
      <w:r w:rsidRPr="00360538">
        <w:rPr>
          <w:rFonts w:cs="Times New Roman"/>
          <w:lang w:val="en-GB" w:eastAsia="en-US"/>
        </w:rPr>
        <w:t xml:space="preserve">) after a pulse of current emissions </w:t>
      </w:r>
      <w:commentRangeStart w:id="4470"/>
      <w:commentRangeStart w:id="4471"/>
      <w:r w:rsidRPr="00360538">
        <w:rPr>
          <w:rFonts w:cs="Times New Roman"/>
          <w:lang w:val="en-GB" w:eastAsia="en-US"/>
        </w:rPr>
        <w:fldChar w:fldCharType="begin" w:fldLock="1"/>
      </w:r>
      <w:ins w:id="4472" w:author="Robin Matthews" w:date="2021-07-08T17:20:00Z">
        <w:r w:rsidR="002D39BF">
          <w:rPr>
            <w:rFonts w:cs="Times New Roman"/>
            <w:lang w:val="en-GB" w:eastAsia="en-US"/>
          </w:rPr>
          <w:instrText>ADDIN CSL_CITATION { "citationItems" : [ { "id" : "ITEM-1", "itemData" : { "DOI" : "10.5194/esd-11-977-2020", "ISSN" : "2190-4987", "abstract" : "Mitigation of non-CO2 emissions plays a key role in meeting the Paris Agreement ambitions and sustainable development goals. Implementation of respective policies addressing these targets mainly occur at sectoral and regional levels, and designing efficient mitigation strategies therefore relies on detailed knowledge about the mix of emissions from individual sources and their subsequent climate impact. Here we present a comprehensive dataset of near- and long-term global temperature responses to emissions of CO2 and individual short-lived climate forcers (SLCFs) from 7 sectors and 13 regions \u2013 for both present-day emissions and their continued evolution as projected under the Shared Socioeconomic Pathways (SSPs). We demonstrate the key role of CO2 in driving both near- and long-term warming and highlight the importance of mitigating methane emissions from agriculture, waste management, and energy production as the primary strategy to further limit near-term warming. Due to high current emissions of cooling SLCFs, policies targeting end-of-pipe energy sector emissions may result in net added warming unless accompanied by simultaneous methane and/or CO2 reductions. We find that SLCFs are projected to play a continued role in many regions, particularly those including low- to medium-income countries, under most of the SSPs considered here. East Asia, North America, and Europe will remain the largest contributors to total net warming until 2100, regardless of scenario, while South Asia and Africa south of the Sahara overtake Europe by the end of the century in SSP3-7.0 and SSP5-8.5. Our dataset is made available in an accessible format, aimed also at decision makers, to support further assessment of the implications of policy implementation at the sectoral and regional scales.", "author" : [ { "dropping-particle" : "", "family" : "Lund", "given" : "Marianne T.", "non-dropping-particle" : "", "parse-names" : false, "suffix" : "" }, { "dropping-particle" : "", "family" : "Aamaas", "given" : "Borgar", "non-dropping-particle" : "", "parse-names" : false, "suffix" : "" }, { "dropping-particle" : "", "family" : "Stjern", "given" : "Camilla W.", "non-dropping-particle" : "", "parse-names" : false, "suffix" : "" }, { "dropping-particle" : "", "family" : "Klimont", "given" : "Zbigniew", "non-dropping-particle" : "", "parse-names" : false, "suffix" : "" }, { "dropping-particle" : "", "family" : "Berntsen", "given" : "Terje K.", "non-dropping-particle" : "", "parse-names" : false, "suffix" : "" }, { "dropping-particle" : "", "family" : "Samset", "given" : "Bj\u00f8rn H.", "non-dropping-particle" : "", "parse-names" : false, "suffix" : "" } ], "container-title" : "Earth System Dynamics", "id" : "ITEM-1", "issue" : "4", "issued" : { "date-parts" : [ [ "2020", "11", "9" ] ] }, "page" : "977-993", "title" : "A continued role of short-lived climate forcers under the Shared Socioeconomic Pathways", "translator" : [ { "dropping-particle" : "", "family" : "G5371", "given" : "", "non-dropping-particle" : "", "parse-names" : false, "suffix" : "" } ], "type" : "article-journal", "volume" : "11" }, "uris" : [ "http://www.mendeley.com/documents/?uuid=3587d307-4414-4320-9735-6f133016a055" ] } ], "mendeley" : { "formattedCitation" : "(Lund et al., 2020)", "manualFormatting" : "(Lund et al., 2020", "plainTextFormattedCitation" : "(Lund et al., 2020)", "previouslyFormattedCitation" : "(Lund et al., 2020)" }, "properties" : { "noteIndex" : 0 }, "schema" : "https://github.com/citation-style-language/schema/raw/master/csl-citation.json" }</w:instrText>
        </w:r>
      </w:ins>
      <w:del w:id="4473" w:author="Robin Matthews" w:date="2021-07-08T17:20:00Z">
        <w:r w:rsidR="00D477C7" w:rsidDel="002D39BF">
          <w:rPr>
            <w:rFonts w:cs="Times New Roman"/>
            <w:lang w:val="en-GB" w:eastAsia="en-US"/>
          </w:rPr>
          <w:delInstrText>ADDIN CSL_CITATION { "citationItems" : [ { "id" : "ITEM-1", "itemData" : { "DOI" : "10.5194/esd-11-977-2020", "ISSN" : "2190-4987", "abstract" : "Mitigation of non-CO2 emissions plays a key role in meeting the Paris Agreement ambitions and sustainable development goals. Implementation of respective policies addressing these targets mainly occur at sectoral and regional levels, and designing efficient mitigation strategies therefore relies on detailed knowledge about the mix of emissions from individual sources and their subsequent climate impact. Here we present a comprehensive dataset of near- and long-term global temperature responses to emissions of CO2 and individual short-lived climate forcers (SLCFs) from 7 sectors and 13 regions \u2013 for both present-day emissions and their continued evolution as projected under the Shared Socioeconomic Pathways (SSPs). We demonstrate the key role of CO2 in driving both near- and long-term warming and highlight the importance of mitigating methane emissions from agriculture, waste management, and energy production as the primary strategy to further limit near-term warming. Due to high current emissions of cooling SLCFs, policies targeting end-of-pipe energy sector emissions may result in net added warming unless accompanied by simultaneous methane and/or CO2 reductions. We find that SLCFs are projected to play a continued role in many regions, particularly those including low- to medium-income countries, under most of the SSPs considered here. East Asia, North America, and Europe will remain the largest contributors to total net warming until 2100, regardless of scenario, while South Asia and Africa south of the Sahara overtake Europe by the end of the century in SSP3-7.0 and SSP5-8.5. Our dataset is made available in an accessible format, aimed also at decision makers, to support further assessment of the implications of policy implementation at the sectoral and regional scales.", "author" : [ { "dropping-particle" : "", "family" : "Lund", "given" : "Marianne T.", "non-dropping-particle" : "", "parse-names" : false, "suffix" : "" }, { "dropping-particle" : "", "family" : "Aamaas", "given" : "Borgar", "non-dropping-particle" : "", "parse-names" : false, "suffix" : "" }, { "dropping-particle" : "", "family" : "Stjern", "given" : "Camilla W.", "non-dropping-particle" : "", "parse-names" : false, "suffix" : "" }, { "dropping-particle" : "", "family" : "Klimont", "given" : "Zbigniew", "non-dropping-particle" : "", "parse-names" : false, "suffix" : "" }, { "dropping-particle" : "", "family" : "Berntsen", "given" : "Terje K.", "non-dropping-particle" : "", "parse-names" : false, "suffix" : "" }, { "dropping-particle" : "", "family" : "Samset", "given" : "Bj\u00f8rn H.", "non-dropping-particle" : "", "parse-names" : false, "suffix" : "" } ], "container-title" : "Earth System Dynamics", "id" : "ITEM-1", "issue" : "4", "issued" : { "date-parts" : [ [ "2020", "11", "9" ] ] }, "page" : "977-993", "title" : "A continued role of short-lived climate forcers under the Shared Socioeconomic Pathways", "translator" : [ { "dropping-particle" : "", "family" : "G5371", "given" : "", "non-dropping-particle" : "", "parse-names" : false, "suffix" : "" } ], "type" : "article-journal", "volume" : "11" }, "uris" : [ "http://www.mendeley.com/documents/?uuid=3587d307-4414-4320-9735-6f133016a055" ] } ], "mendeley" : { "formattedCitation" : "(Lund et al., 2020)", "manualFormatting" : "(Lund et al., 2020 and Figure 6.16, see detailed description in 6.6.2.3.4)", "plainTextFormattedCitation" : "(Lund et al., 2020)", "previouslyFormattedCitation" : "(Lund et al., 2020)" }, "properties" : { "noteIndex" : 0 }, "schema" : "https://github.com/citation-style-language/schema/raw/master/csl-citation.json" }</w:delInstrText>
        </w:r>
      </w:del>
      <w:r w:rsidRPr="00360538">
        <w:rPr>
          <w:rFonts w:cs="Times New Roman"/>
          <w:lang w:val="en-GB" w:eastAsia="en-US"/>
        </w:rPr>
        <w:fldChar w:fldCharType="separate"/>
      </w:r>
      <w:r w:rsidR="00CB33A1">
        <w:rPr>
          <w:rFonts w:cs="Times New Roman"/>
          <w:noProof/>
          <w:lang w:val="en-GB" w:eastAsia="en-US"/>
        </w:rPr>
        <w:t>(</w:t>
      </w:r>
      <w:ins w:id="4474" w:author="Lucy Cowie" w:date="2021-07-28T14:43:00Z">
        <w:r w:rsidR="007945A9">
          <w:rPr>
            <w:rFonts w:cs="Times New Roman"/>
            <w:noProof/>
            <w:lang w:val="en-GB" w:eastAsia="en-US"/>
          </w:rPr>
          <w:t xml:space="preserve">Figure 6.16, see detailed description in 6.6.2.3.4; </w:t>
        </w:r>
      </w:ins>
      <w:r w:rsidR="00CB33A1">
        <w:rPr>
          <w:rFonts w:cs="Times New Roman"/>
          <w:noProof/>
          <w:lang w:val="en-GB" w:eastAsia="en-US"/>
        </w:rPr>
        <w:t>Lund et al., 2020</w:t>
      </w:r>
      <w:del w:id="4475" w:author="Robin Matthews" w:date="2021-07-08T17:20:00Z">
        <w:r w:rsidR="00CB33A1" w:rsidDel="002D39BF">
          <w:rPr>
            <w:rFonts w:cs="Times New Roman"/>
            <w:noProof/>
            <w:lang w:val="en-GB" w:eastAsia="en-US"/>
          </w:rPr>
          <w:delText xml:space="preserve"> and Figure 6.16, see detailed description in 6.6.2.3.4)</w:delText>
        </w:r>
      </w:del>
      <w:r w:rsidRPr="00360538">
        <w:rPr>
          <w:rFonts w:cs="Times New Roman"/>
          <w:lang w:val="en-GB" w:eastAsia="en-US"/>
        </w:rPr>
        <w:fldChar w:fldCharType="end"/>
      </w:r>
      <w:commentRangeEnd w:id="4470"/>
      <w:commentRangeEnd w:id="4471"/>
      <w:r w:rsidR="007945A9">
        <w:rPr>
          <w:rStyle w:val="Marquedecommentaire"/>
          <w:lang w:val="en-GB"/>
        </w:rPr>
        <w:commentReference w:id="4470"/>
      </w:r>
      <w:r w:rsidR="00CB33A1">
        <w:rPr>
          <w:rStyle w:val="Marquedecommentaire"/>
        </w:rPr>
        <w:commentReference w:id="4471"/>
      </w:r>
      <w:ins w:id="4476" w:author="Robin Matthews" w:date="2021-07-08T17:20:00Z">
        <w:del w:id="4477" w:author="Lucy Cowie" w:date="2021-07-28T14:43:00Z">
          <w:r w:rsidR="002D39BF" w:rsidDel="00461550">
            <w:rPr>
              <w:rFonts w:cs="Times New Roman"/>
              <w:noProof/>
              <w:lang w:val="en-GB" w:eastAsia="en-US"/>
            </w:rPr>
            <w:delText xml:space="preserve"> and</w:delText>
          </w:r>
          <w:r w:rsidR="002D39BF" w:rsidDel="007945A9">
            <w:rPr>
              <w:rFonts w:cs="Times New Roman"/>
              <w:noProof/>
              <w:lang w:val="en-GB" w:eastAsia="en-US"/>
            </w:rPr>
            <w:delText xml:space="preserve"> Figure 6.16, see detailed description in 6.6.2.3.4</w:delText>
          </w:r>
        </w:del>
        <w:r w:rsidR="002D39BF">
          <w:rPr>
            <w:rFonts w:cs="Times New Roman"/>
            <w:noProof/>
            <w:lang w:val="en-GB" w:eastAsia="en-US"/>
          </w:rPr>
          <w:t>)</w:t>
        </w:r>
      </w:ins>
      <w:r w:rsidRPr="00360538">
        <w:rPr>
          <w:rFonts w:cs="Times New Roman"/>
          <w:lang w:val="en-GB" w:eastAsia="en-US"/>
        </w:rPr>
        <w:t>. Aerosols produced from agricultural emissions, released after nitrogen fertilizer application and from animal husbandry, influence surface air quality and make an important contribution to surface PM</w:t>
      </w:r>
      <w:r w:rsidRPr="00360538">
        <w:rPr>
          <w:rFonts w:cs="Times New Roman"/>
          <w:vertAlign w:val="subscript"/>
          <w:lang w:val="en-GB" w:eastAsia="en-US"/>
        </w:rPr>
        <w:t>2.5</w:t>
      </w:r>
      <w:r w:rsidRPr="00360538">
        <w:rPr>
          <w:rFonts w:cs="Times New Roman"/>
          <w:lang w:val="en-GB" w:eastAsia="en-US"/>
        </w:rPr>
        <w:t xml:space="preserve"> in many densely populated areas </w:t>
      </w:r>
      <w:r w:rsidRPr="00360538">
        <w:rPr>
          <w:rFonts w:cs="Times New Roman"/>
          <w:lang w:val="en-GB" w:eastAsia="en-US"/>
        </w:rPr>
        <w:fldChar w:fldCharType="begin" w:fldLock="1"/>
      </w:r>
      <w:r w:rsidR="00D477C7">
        <w:rPr>
          <w:rFonts w:cs="Times New Roman"/>
          <w:lang w:val="en-GB" w:eastAsia="en-US"/>
        </w:rPr>
        <w:instrText>ADDIN CSL_CITATION { "citationItems" : [ { "id" : "ITEM-1", "itemData" : { "DOI" : "10.1038/nature15371", "ISSN" : "14764687", "abstract" : "Assessment of the global burden of disease is based on epidemiological cohort studies that connect premature mortality to a wide range of causes, including the long-term health impacts of ozone and fine particulate matter with a diameter smaller than 2.5 micrometres (PM2.5). It has proved difficult to quantify premature mortality related to air pollution, notably in regions where air quality is not monitored, and also because the toxicity of particles from various sources may vary. Here we use a global atmospheric chemistry model to investigate the link between premature mortality and seven emission source categories in urban and rural environments. In accord with the global burden of disease for 2010 (ref. 5), we calculate that outdoor air pollution, mostly by PM2.5, leads to 3.3 (95 per cent confidence interval 1.61-4.81) million premature deaths per year worldwide, predominantly in Asia. We primarily assume that all particles are equally toxic, but also include a sensitivity study that accounts for differential toxicity. We find that emissions from residential energy use such as heating and cooking, prevalent in India and China, have the largest impact on premature mortality globally, being even more dominant if carbonaceous particles are assumed to be most toxic. Whereas in much of the USA and in a few other countries emissions from traffic and power generation are important, in eastern USA, Europe, Russia and East Asia agricultural emissions make the largest relative contribution to PM2.5, with the estimate of overall health impact depending on assumptions regarding particle toxicity. Model projections based on a business-as-usual emission scenario indicate that the contribution of outdoor air pollution to premature mortality could double by 2050.", "author" : [ { "dropping-particle" : "", "family" : "Lelieveld", "given" : "J.", "non-dropping-particle" : "", "parse-names" : false, "suffix" : "" }, { "dropping-particle" : "", "family" : "Evans", "given" : "J. S.", "non-dropping-particle" : "", "parse-names" : false, "suffix" : "" }, { "dropping-particle" : "", "family" : "Fnais", "given" : "M.", "non-dropping-particle" : "", "parse-names" : false, "suffix" : "" }, { "dropping-particle" : "", "family" : "Giannadaki", "given" : "D.", "non-dropping-particle" : "", "parse-names" : false, "suffix" : "" }, { "dropping-particle" : "", "family" : "Pozzer", "given" : "A.", "non-dropping-particle" : "", "parse-names" : false, "suffix" : "" } ], "container-title" : "Nature", "id" : "ITEM-1", "issue" : "7569", "issued" : { "date-parts" : [ [ "2015", "9", "16" ] ] }, "page" : "367-371", "title" : "The contribution of outdoor air pollution sources to premature mortality on a global scale", "translator" : [ { "dropping-particle" : "", "family" : "G4564", "given" : "", "non-dropping-particle" : "", "parse-names" : false, "suffix" : "" } ], "type" : "article-journal", "volume" : "525" }, "uris" : [ "http://www.mendeley.com/documents/?uuid=fa4d444f-b0ca-4832-b578-936126891e4c" ] }, { "id" : "ITEM-2", "itemData" : { "DOI" : "10.1002/2016GL068354", "ISSN" : "0094-8276", "author" : [ { "dropping-particle" : "", "family" : "Bauer", "given" : "Susanne E.", "non-dropping-particle" : "", "parse-names" : false, "suffix" : "" }, { "dropping-particle" : "", "family" : "Tsigaridis", "given" : "Kostas", "non-dropping-particle" : "", "parse-names" : false, "suffix" : "" }, { "dropping-particle" : "", "family" : "Miller", "given" : "Ron", "non-dropping-particle" : "", "parse-names" : false, "suffix" : "" } ], "container-title" : "Geophysical Research Letters", "id" : "ITEM-2", "issue" : "10", "issued" : { "date-parts" : [ [ "2016", "5", "28" ] ] }, "page" : "5394-5400", "title" : "Significant atmospheric aerosol pollution caused by world food cultivation", "translator" : [ { "dropping-particle" : "", "family" : "G4925", "given" : "", "non-dropping-particle" : "", "parse-names" : false, "suffix" : "" } ], "type" : "article-journal", "volume" : "43" }, "uris" : [ "http://www.mendeley.com/documents/?uuid=79c9795c-5760-417b-80b8-6492812d00c8" ] } ], "mendeley" : { "formattedCitation" : "(Lelieveld et al., 2015b; Bauer et al., 2016)", "plainTextFormattedCitation" : "(Lelieveld et al., 2015b; Bauer et al., 2016)", "previouslyFormattedCitation" : "(Lelieveld et al., 2015b; Bauer et al., 2016)" }, "properties" : { "noteIndex" : 0 }, "schema" : "https://github.com/citation-style-language/schema/raw/master/csl-citation.json" }</w:instrText>
      </w:r>
      <w:r w:rsidRPr="00360538">
        <w:rPr>
          <w:rFonts w:cs="Times New Roman"/>
          <w:lang w:val="en-GB" w:eastAsia="en-US"/>
        </w:rPr>
        <w:fldChar w:fldCharType="separate"/>
      </w:r>
      <w:r w:rsidR="00CB33A1">
        <w:rPr>
          <w:rFonts w:cs="Times New Roman"/>
          <w:noProof/>
          <w:lang w:val="en-GB" w:eastAsia="en-US"/>
        </w:rPr>
        <w:t>(</w:t>
      </w:r>
      <w:ins w:id="4478" w:author="Lucy Cowie" w:date="2021-07-28T14:44:00Z">
        <w:r w:rsidR="00E068B3" w:rsidRPr="00E068B3">
          <w:rPr>
            <w:rFonts w:cs="Times New Roman"/>
            <w:lang w:val="en-GB" w:eastAsia="en-US"/>
          </w:rPr>
          <w:t xml:space="preserve"> </w:t>
        </w:r>
        <w:r w:rsidR="00E068B3" w:rsidRPr="00360538">
          <w:rPr>
            <w:rFonts w:cs="Times New Roman"/>
            <w:lang w:val="en-GB" w:eastAsia="en-US"/>
          </w:rPr>
          <w:t>Figure 6.17</w:t>
        </w:r>
        <w:r w:rsidR="00E068B3">
          <w:rPr>
            <w:rFonts w:cs="Times New Roman"/>
            <w:lang w:val="en-GB" w:eastAsia="en-US"/>
          </w:rPr>
          <w:t xml:space="preserve">; </w:t>
        </w:r>
      </w:ins>
      <w:r w:rsidR="00CB33A1">
        <w:rPr>
          <w:rFonts w:cs="Times New Roman"/>
          <w:noProof/>
          <w:lang w:val="en-GB" w:eastAsia="en-US"/>
        </w:rPr>
        <w:t>Lelieveld et al., 2015b; Bauer et al., 2016)</w:t>
      </w:r>
      <w:r w:rsidRPr="00360538">
        <w:rPr>
          <w:rFonts w:cs="Times New Roman"/>
          <w:lang w:val="en-GB" w:eastAsia="en-US"/>
        </w:rPr>
        <w:fldChar w:fldCharType="end"/>
      </w:r>
      <w:del w:id="4479" w:author="Lucy Cowie" w:date="2021-07-28T14:44:00Z">
        <w:r w:rsidRPr="00360538" w:rsidDel="00E068B3">
          <w:rPr>
            <w:rFonts w:cs="Times New Roman"/>
            <w:lang w:val="en-GB" w:eastAsia="en-US"/>
          </w:rPr>
          <w:delText xml:space="preserve"> and Figure 6.17</w:delText>
        </w:r>
      </w:del>
      <w:r w:rsidRPr="00360538">
        <w:rPr>
          <w:rFonts w:cs="Times New Roman"/>
          <w:lang w:val="en-GB" w:eastAsia="en-US"/>
        </w:rPr>
        <w:t>.</w:t>
      </w:r>
    </w:p>
    <w:p w14:paraId="13854920" w14:textId="0F196101" w:rsidR="00E578B9" w:rsidRDefault="00E578B9" w:rsidP="00D5630D">
      <w:pPr>
        <w:pStyle w:val="AR6BodyText"/>
        <w:rPr>
          <w:rFonts w:cs="Times New Roman"/>
          <w:lang w:val="en-GB" w:eastAsia="en-US"/>
        </w:rPr>
      </w:pPr>
    </w:p>
    <w:p w14:paraId="5BAB0CA6" w14:textId="77777777" w:rsidR="002A65DE" w:rsidRPr="00981F7A" w:rsidRDefault="002A65DE" w:rsidP="00D5630D">
      <w:pPr>
        <w:pStyle w:val="AR6BodyText"/>
        <w:rPr>
          <w:rFonts w:cs="Times New Roman"/>
          <w:lang w:val="en-GB" w:eastAsia="en-US"/>
        </w:rPr>
      </w:pPr>
    </w:p>
    <w:p w14:paraId="7B5302D3" w14:textId="6C8ED861" w:rsidR="00E578B9" w:rsidRPr="00930489" w:rsidRDefault="00E578B9" w:rsidP="00930489">
      <w:pPr>
        <w:pStyle w:val="AR6Chap6Level36111"/>
      </w:pPr>
      <w:bookmarkStart w:id="4480" w:name="_Toc70498204"/>
      <w:r w:rsidRPr="00930489">
        <w:t xml:space="preserve">Residential and Commercial </w:t>
      </w:r>
      <w:ins w:id="4481" w:author="Lucy Cowie" w:date="2021-07-28T14:44:00Z">
        <w:r w:rsidR="00F71509">
          <w:t>C</w:t>
        </w:r>
      </w:ins>
      <w:del w:id="4482" w:author="Lucy Cowie" w:date="2021-07-28T14:44:00Z">
        <w:r w:rsidRPr="00930489" w:rsidDel="00F71509">
          <w:delText>c</w:delText>
        </w:r>
      </w:del>
      <w:r w:rsidRPr="00930489">
        <w:t>ooking</w:t>
      </w:r>
      <w:ins w:id="4483" w:author="Lucy Cowie" w:date="2021-07-28T14:44:00Z">
        <w:r w:rsidR="00F71509">
          <w:t xml:space="preserve"> and</w:t>
        </w:r>
      </w:ins>
      <w:del w:id="4484" w:author="Lucy Cowie" w:date="2021-07-28T14:44:00Z">
        <w:r w:rsidRPr="00930489" w:rsidDel="00F71509">
          <w:delText>,</w:delText>
        </w:r>
      </w:del>
      <w:r w:rsidRPr="00930489">
        <w:t xml:space="preserve"> </w:t>
      </w:r>
      <w:ins w:id="4485" w:author="Lucy Cowie" w:date="2021-07-28T14:44:00Z">
        <w:r w:rsidR="00F71509">
          <w:t>H</w:t>
        </w:r>
      </w:ins>
      <w:del w:id="4486" w:author="Lucy Cowie" w:date="2021-07-28T14:44:00Z">
        <w:r w:rsidRPr="00930489" w:rsidDel="00F71509">
          <w:delText>h</w:delText>
        </w:r>
      </w:del>
      <w:r w:rsidRPr="00930489">
        <w:t>eating</w:t>
      </w:r>
      <w:bookmarkEnd w:id="4480"/>
    </w:p>
    <w:p w14:paraId="3AA04D51" w14:textId="77777777" w:rsidR="00E578B9" w:rsidRPr="00981F7A" w:rsidRDefault="00E578B9" w:rsidP="00D5630D">
      <w:pPr>
        <w:pStyle w:val="AR6BodyText"/>
        <w:rPr>
          <w:rFonts w:cs="Times New Roman"/>
          <w:lang w:val="en-GB" w:eastAsia="en-US"/>
        </w:rPr>
      </w:pPr>
    </w:p>
    <w:p w14:paraId="32C2EF39" w14:textId="37A0834E" w:rsidR="00E578B9" w:rsidRPr="00FF7EF6" w:rsidRDefault="00E578B9" w:rsidP="00D5630D">
      <w:pPr>
        <w:pStyle w:val="AR6BodyText"/>
        <w:rPr>
          <w:rFonts w:cs="Times New Roman"/>
          <w:lang w:val="nb-NO" w:eastAsia="en-US"/>
        </w:rPr>
      </w:pPr>
      <w:r w:rsidRPr="00857C1F">
        <w:rPr>
          <w:rFonts w:cs="Times New Roman"/>
          <w:lang w:val="en-GB" w:eastAsia="en-US"/>
        </w:rPr>
        <w:t>The residential and commercial sector is associated with SLCF emissions of carbonaceous aerosol, CO and VOCs, SO</w:t>
      </w:r>
      <w:r w:rsidRPr="00857C1F">
        <w:rPr>
          <w:rFonts w:cs="Times New Roman"/>
          <w:vertAlign w:val="subscript"/>
          <w:lang w:val="en-GB" w:eastAsia="en-US"/>
        </w:rPr>
        <w:t>2</w:t>
      </w:r>
      <w:r w:rsidRPr="00857C1F">
        <w:rPr>
          <w:rFonts w:cs="Times New Roman"/>
          <w:lang w:val="en-GB" w:eastAsia="en-US"/>
        </w:rPr>
        <w:t xml:space="preserve"> and NO</w:t>
      </w:r>
      <w:r w:rsidRPr="00042A84">
        <w:rPr>
          <w:rFonts w:cs="Times New Roman"/>
          <w:iCs/>
          <w:vertAlign w:val="subscript"/>
          <w:lang w:val="en-GB" w:eastAsia="en-US"/>
          <w:rPrChange w:id="4487" w:author="Lucy Cowie" w:date="2021-07-28T14:44:00Z">
            <w:rPr>
              <w:rFonts w:cs="Times New Roman"/>
              <w:i/>
              <w:vertAlign w:val="subscript"/>
              <w:lang w:val="en-GB" w:eastAsia="en-US"/>
            </w:rPr>
          </w:rPrChange>
        </w:rPr>
        <w:t>x</w:t>
      </w:r>
      <w:ins w:id="4488" w:author="Lucy Cowie" w:date="2021-07-28T14:44:00Z">
        <w:r w:rsidR="00042A84">
          <w:rPr>
            <w:rFonts w:cs="Times New Roman"/>
            <w:lang w:val="en-GB" w:eastAsia="en-US"/>
          </w:rPr>
          <w:t>,</w:t>
        </w:r>
      </w:ins>
      <w:r w:rsidRPr="00857C1F">
        <w:rPr>
          <w:rFonts w:cs="Times New Roman"/>
          <w:lang w:val="en-GB" w:eastAsia="en-US"/>
        </w:rPr>
        <w:t xml:space="preserve"> and can be split by fuel type (biofuel or fossil fuel) where residential fossil fuel is also associated with CO</w:t>
      </w:r>
      <w:r w:rsidRPr="00857C1F">
        <w:rPr>
          <w:rFonts w:cs="Times New Roman"/>
          <w:vertAlign w:val="subscript"/>
          <w:lang w:val="en-GB" w:eastAsia="en-US"/>
        </w:rPr>
        <w:t>2</w:t>
      </w:r>
      <w:r w:rsidRPr="00857C1F">
        <w:rPr>
          <w:rFonts w:cs="Times New Roman"/>
          <w:lang w:val="en-GB" w:eastAsia="en-US"/>
        </w:rPr>
        <w:t xml:space="preserve"> and CH</w:t>
      </w:r>
      <w:r w:rsidRPr="00857C1F">
        <w:rPr>
          <w:rFonts w:cs="Times New Roman"/>
          <w:vertAlign w:val="subscript"/>
          <w:lang w:val="en-GB" w:eastAsia="en-US"/>
        </w:rPr>
        <w:t>4</w:t>
      </w:r>
      <w:r w:rsidRPr="00857C1F">
        <w:rPr>
          <w:rFonts w:cs="Times New Roman"/>
          <w:lang w:val="en-GB" w:eastAsia="en-US"/>
        </w:rPr>
        <w:t xml:space="preserve"> emissions (Section 6.2.1). The impacts of residential CO and VOC emissions are warming</w:t>
      </w:r>
      <w:ins w:id="4489" w:author="Lucy Cowie" w:date="2021-07-28T14:45:00Z">
        <w:r w:rsidR="0087376A">
          <w:rPr>
            <w:rFonts w:cs="Times New Roman"/>
            <w:lang w:val="en-GB" w:eastAsia="en-US"/>
          </w:rPr>
          <w:t>,</w:t>
        </w:r>
      </w:ins>
      <w:r w:rsidRPr="00857C1F">
        <w:rPr>
          <w:rFonts w:cs="Times New Roman"/>
          <w:lang w:val="en-GB" w:eastAsia="en-US"/>
        </w:rPr>
        <w:t xml:space="preserve"> and SO</w:t>
      </w:r>
      <w:r w:rsidRPr="00857C1F">
        <w:rPr>
          <w:rFonts w:cs="Times New Roman"/>
          <w:vertAlign w:val="subscript"/>
          <w:lang w:val="en-GB" w:eastAsia="en-US"/>
        </w:rPr>
        <w:t>2</w:t>
      </w:r>
      <w:r w:rsidRPr="00857C1F">
        <w:rPr>
          <w:rFonts w:cs="Times New Roman"/>
          <w:lang w:val="en-GB" w:eastAsia="en-US"/>
        </w:rPr>
        <w:t xml:space="preserve"> and NO</w:t>
      </w:r>
      <w:r w:rsidRPr="00B87BAB">
        <w:rPr>
          <w:rFonts w:cs="Times New Roman"/>
          <w:iCs/>
          <w:vertAlign w:val="subscript"/>
          <w:lang w:val="en-GB" w:eastAsia="en-US"/>
          <w:rPrChange w:id="4490" w:author="Ian Blenkinsop" w:date="2021-07-29T11:30:00Z">
            <w:rPr>
              <w:rFonts w:cs="Times New Roman"/>
              <w:i/>
              <w:vertAlign w:val="subscript"/>
              <w:lang w:val="en-GB" w:eastAsia="en-US"/>
            </w:rPr>
          </w:rPrChange>
        </w:rPr>
        <w:t>x</w:t>
      </w:r>
      <w:r w:rsidRPr="00857C1F">
        <w:rPr>
          <w:rFonts w:cs="Times New Roman"/>
          <w:lang w:val="en-GB" w:eastAsia="en-US"/>
        </w:rPr>
        <w:t xml:space="preserve"> are net cooling. However, the net sign of the global radiative effects of carbonaceous aerosols </w:t>
      </w:r>
      <w:r w:rsidRPr="00FF7EF6">
        <w:rPr>
          <w:rFonts w:cs="Times New Roman"/>
          <w:lang w:val="en-GB" w:eastAsia="en-US"/>
        </w:rPr>
        <w:t>from the residential sector and solid</w:t>
      </w:r>
      <w:ins w:id="4491" w:author="Lucy Cowie" w:date="2021-07-28T14:45:00Z">
        <w:r w:rsidR="00913930">
          <w:rPr>
            <w:rFonts w:cs="Times New Roman"/>
            <w:lang w:val="en-GB" w:eastAsia="en-US"/>
          </w:rPr>
          <w:t>-</w:t>
        </w:r>
      </w:ins>
      <w:del w:id="4492" w:author="Lucy Cowie" w:date="2021-07-28T14:45:00Z">
        <w:r w:rsidRPr="00FF7EF6" w:rsidDel="00913930">
          <w:rPr>
            <w:rFonts w:cs="Times New Roman"/>
            <w:lang w:val="en-GB" w:eastAsia="en-US"/>
          </w:rPr>
          <w:delText xml:space="preserve"> </w:delText>
        </w:r>
      </w:del>
      <w:r w:rsidRPr="00FF7EF6">
        <w:rPr>
          <w:rFonts w:cs="Times New Roman"/>
          <w:lang w:val="en-GB" w:eastAsia="en-US"/>
        </w:rPr>
        <w:t xml:space="preserve">fuel cookstove emissions (warming or cooling) </w:t>
      </w:r>
      <w:r w:rsidRPr="00FF7EF6">
        <w:rPr>
          <w:rFonts w:cs="Times New Roman"/>
          <w:lang w:val="en-GB" w:eastAsia="en-US"/>
        </w:rPr>
        <w:lastRenderedPageBreak/>
        <w:t xml:space="preserve">is not well constrained based on evidence from recent global atmospheric modelling studies. Estimates of global residential sector direct aerosol-radiation effects range from </w:t>
      </w:r>
      <w:ins w:id="4493" w:author="Lucy Cowie" w:date="2021-07-28T14:45:00Z">
        <w:r w:rsidR="00B47D94">
          <w:rPr>
            <w:rFonts w:cs="Times New Roman"/>
            <w:lang w:val="en-GB" w:eastAsia="en-US"/>
          </w:rPr>
          <w:t>–</w:t>
        </w:r>
      </w:ins>
      <w:del w:id="4494" w:author="Lucy Cowie" w:date="2021-07-28T14:45:00Z">
        <w:r w:rsidRPr="00FF7EF6" w:rsidDel="00B47D94">
          <w:rPr>
            <w:rFonts w:cs="Times New Roman"/>
            <w:lang w:val="en-GB" w:eastAsia="en-US"/>
          </w:rPr>
          <w:delText>-</w:delText>
        </w:r>
      </w:del>
      <w:r w:rsidRPr="00FF7EF6">
        <w:rPr>
          <w:rFonts w:cs="Times New Roman"/>
          <w:lang w:val="en-GB" w:eastAsia="en-US"/>
        </w:rPr>
        <w:t xml:space="preserve">20 to +60 </w:t>
      </w:r>
      <w:commentRangeStart w:id="4495"/>
      <w:r w:rsidRPr="00FF7EF6">
        <w:rPr>
          <w:rFonts w:cs="Times New Roman"/>
          <w:lang w:val="en-GB" w:eastAsia="en-US"/>
        </w:rPr>
        <w:t>mW</w:t>
      </w:r>
      <w:commentRangeEnd w:id="4495"/>
      <w:r w:rsidR="004B6367">
        <w:rPr>
          <w:rStyle w:val="Marquedecommentaire"/>
          <w:rFonts w:cs="Times New Roman"/>
          <w:lang w:val="en-GB" w:eastAsia="en-GB"/>
        </w:rPr>
        <w:commentReference w:id="4495"/>
      </w:r>
      <w:r w:rsidRPr="00FF7EF6">
        <w:rPr>
          <w:rFonts w:cs="Times New Roman"/>
          <w:lang w:val="en-GB" w:eastAsia="en-US"/>
        </w:rPr>
        <w:t xml:space="preserve"> m</w:t>
      </w:r>
      <w:ins w:id="4496" w:author="Lucy Cowie" w:date="2021-07-28T14:46:00Z">
        <w:r w:rsidR="00B47D94">
          <w:rPr>
            <w:rFonts w:cs="Times New Roman"/>
            <w:vertAlign w:val="superscript"/>
            <w:lang w:val="en-GB" w:eastAsia="en-US"/>
          </w:rPr>
          <w:t>–</w:t>
        </w:r>
      </w:ins>
      <w:del w:id="4497" w:author="Lucy Cowie" w:date="2021-07-28T14:46:00Z">
        <w:r w:rsidRPr="00FF7EF6" w:rsidDel="00B47D94">
          <w:rPr>
            <w:rFonts w:cs="Times New Roman"/>
            <w:vertAlign w:val="superscript"/>
            <w:lang w:val="en-GB" w:eastAsia="en-US"/>
          </w:rPr>
          <w:delText>-</w:delText>
        </w:r>
      </w:del>
      <w:r w:rsidRPr="00FF7EF6">
        <w:rPr>
          <w:rFonts w:cs="Times New Roman"/>
          <w:vertAlign w:val="superscript"/>
          <w:lang w:val="en-GB" w:eastAsia="en-US"/>
        </w:rPr>
        <w:t>2</w:t>
      </w:r>
      <w:r w:rsidRPr="00FF7EF6">
        <w:rPr>
          <w:rFonts w:cs="Times New Roman"/>
          <w:lang w:val="en-GB" w:eastAsia="en-US"/>
        </w:rPr>
        <w:t xml:space="preserve"> </w:t>
      </w:r>
      <w:r w:rsidRPr="00FF7EF6">
        <w:rPr>
          <w:rFonts w:cs="Times New Roman"/>
          <w:lang w:val="en-GB" w:eastAsia="en-US"/>
        </w:rPr>
        <w:fldChar w:fldCharType="begin" w:fldLock="1"/>
      </w:r>
      <w:r w:rsidR="00D477C7">
        <w:rPr>
          <w:rFonts w:cs="Times New Roman"/>
          <w:lang w:val="en-GB" w:eastAsia="en-US"/>
        </w:rPr>
        <w:instrText>ADDIN CSL_CITATION { "citationItems" : [ { "id" : "ITEM-1", "itemData" : { "DOI" : "10.5194/acp-15-8577-2015", "ISSN" : "16807324", "abstract" : "Aerosol emissions from biofuel combustion impact both health and climate; however, while reducing emissions through improvements to combustion technologies will improve health, the net effect on climate is largely unconstrained. In this study, we examine sensitivities in global aerosol concentration, direct radiative climate effect, and cloud-albedo aerosol indirect climate effect to uncertainties in biofuel emission factors, optical mixing state, and model nucleation and background secondary organic aerosol (SOA). We use the Goddard Earth Observing System global chemical-transport model (GEOS-Chem) with TwO Moment Aerosol Sectional (TOMAS) microphysics. The emission factors include amount, composition, size, and hygroscopicity, as well as optical mixing-state properties. We also evaluate emissions from domestic coal use, which is not biofuel but is also frequently emitted from homes. We estimate the direct radiative effect assuming different mixing states (homogeneous, core-shell, and external) with and without absorptive organic aerosol (brown carbon). We find the global-mean direct radiative effect of biofuel emissions ranges from \u22120.02 to +0.06 W m\u22122 across all simulation/mixing-state combinations with regional effects in source regions ranging from \u22120.2 to +0.8 W m\u22122. The global-mean cloud-albedo aerosol indirect effect (AIE) ranges from +0.01 to \u22120.02 W m\u22122 with regional effects in source regions ranging from \u22121.0 to \u22120.05 W m\u22122. The direct radiative effect is strongly dependent on uncertainties in emissions mass, composition, emissions aerosol size distributions, and assumed optical mixing state, while the indirect effect is dependent on the emissions mass, emissions aerosol size distribution, and the choice of model nucleation and secondary organic aerosol schemes. The sign and magnitude of these effects have a strong regional dependence. We conclude that the climate effects of biofuel aerosols are largely unconstrained, and the overall sign of the aerosol effects is unclear due to uncertainties in model inputs. This uncertainty limits our ability to introduce mitigation strategies aimed at reducing biofuel black carbon emissions in order to counter warming effects from greenhouse gases. To better understand the climate impact of particle emissions from biofuel combustion, we recommend field/laboratory measurements to narrow constraints on (1) emissions mass, (2) emission size distribution, (3) mixing state, and (4) ratio of black carbon to orga\u2026", "author" : [ { "dropping-particle" : "", "family" : "Kodros", "given" : "J. K.", "non-dropping-particle" : "", "parse-names" : false, "suffix" : "" }, { "dropping-particle" : "", "family" : "Scott", "given" : "C. E.", "non-dropping-particle" : "", "parse-names" : false, "suffix" : "" }, { "dropping-particle" : "", "family" : "Farina", "given" : "S. C.", "non-dropping-particle" : "", "parse-names" : false, "suffix" : "" }, { "dropping-particle" : "", "family" : "Lee", "given" : "Y. H.", "non-dropping-particle" : "", "parse-names" : false, "suffix" : "" }, { "dropping-particle" : "", "family" : "L'Orange", "given" : "C.", "non-dropping-particle" : "", "parse-names" : false, "suffix" : "" }, { "dropping-particle" : "", "family" : "Volckens", "given" : "J.", "non-dropping-particle" : "", "parse-names" : false, "suffix" : "" }, { "dropping-particle" : "", "family" : "Pierce", "given" : "J. R.", "non-dropping-particle" : "", "parse-names" : false, "suffix" : "" } ], "container-title" : "Atmospheric Chemistry and Physics", "id" : "ITEM-1", "issue" : "15", "issued" : { "date-parts" : [ [ "2015" ] ] }, "page" : "8577-8596", "title" : "Uncertainties in global aerosols and climate effects due to biofuel emissions", "translator" : [ { "dropping-particle" : "", "family" : "G3692", "given" : "", "non-dropping-particle" : "", "parse-names" : false, "suffix" : "" } ], "type" : "article-journal", "volume" : "15" }, "uris" : [ "http://www.mendeley.com/documents/?uuid=a5977159-eef1-434a-bf96-dbfb5b9a73f1" ] } ], "mendeley" : { "formattedCitation" : "(Kodros et al., 2015)", "plainTextFormattedCitation" : "(Kodros et al., 2015)", "previouslyFormattedCitation" : "(Kodros et al., 2015)" }, "properties" : { "noteIndex" : 0 }, "schema" : "https://github.com/citation-style-language/schema/raw/master/csl-citation.json" }</w:instrText>
      </w:r>
      <w:r w:rsidRPr="00FF7EF6">
        <w:rPr>
          <w:rFonts w:cs="Times New Roman"/>
          <w:lang w:val="en-GB" w:eastAsia="en-US"/>
        </w:rPr>
        <w:fldChar w:fldCharType="separate"/>
      </w:r>
      <w:r w:rsidR="00CB33A1">
        <w:rPr>
          <w:rFonts w:cs="Times New Roman"/>
          <w:noProof/>
          <w:lang w:val="en-GB" w:eastAsia="en-US"/>
        </w:rPr>
        <w:t>(Kodros et al., 2015)</w:t>
      </w:r>
      <w:r w:rsidRPr="00FF7EF6">
        <w:rPr>
          <w:rFonts w:cs="Times New Roman"/>
          <w:lang w:val="en-GB" w:eastAsia="en-US"/>
        </w:rPr>
        <w:fldChar w:fldCharType="end"/>
      </w:r>
      <w:r w:rsidRPr="00FF7EF6">
        <w:rPr>
          <w:rFonts w:cs="Times New Roman"/>
          <w:lang w:val="en-GB" w:eastAsia="en-US"/>
        </w:rPr>
        <w:t xml:space="preserve"> and </w:t>
      </w:r>
      <w:ins w:id="4498" w:author="Lucy Cowie" w:date="2021-07-28T14:46:00Z">
        <w:r w:rsidR="00B47D94">
          <w:rPr>
            <w:rFonts w:cs="Times New Roman"/>
            <w:lang w:val="en-GB" w:eastAsia="en-US"/>
          </w:rPr>
          <w:t>–</w:t>
        </w:r>
      </w:ins>
      <w:del w:id="4499" w:author="Lucy Cowie" w:date="2021-07-28T14:46:00Z">
        <w:r w:rsidRPr="00FF7EF6" w:rsidDel="00B47D94">
          <w:rPr>
            <w:rFonts w:cs="Times New Roman"/>
            <w:lang w:val="en-GB" w:eastAsia="en-US"/>
          </w:rPr>
          <w:delText>-</w:delText>
        </w:r>
      </w:del>
      <w:r w:rsidRPr="00FF7EF6">
        <w:rPr>
          <w:rFonts w:cs="Times New Roman"/>
          <w:lang w:val="en-GB" w:eastAsia="en-US"/>
        </w:rPr>
        <w:t>66 to +21 mW m</w:t>
      </w:r>
      <w:ins w:id="4500" w:author="Lucy Cowie" w:date="2021-07-28T14:46:00Z">
        <w:r w:rsidR="00B47D94">
          <w:rPr>
            <w:rFonts w:cs="Times New Roman"/>
            <w:vertAlign w:val="superscript"/>
            <w:lang w:val="en-GB" w:eastAsia="en-US"/>
          </w:rPr>
          <w:t>–</w:t>
        </w:r>
      </w:ins>
      <w:del w:id="4501" w:author="Lucy Cowie" w:date="2021-07-28T14:46:00Z">
        <w:r w:rsidRPr="00FF7EF6" w:rsidDel="00B47D94">
          <w:rPr>
            <w:rFonts w:cs="Times New Roman"/>
            <w:vertAlign w:val="superscript"/>
            <w:lang w:val="en-GB" w:eastAsia="en-US"/>
          </w:rPr>
          <w:delText>-</w:delText>
        </w:r>
      </w:del>
      <w:r w:rsidRPr="00FF7EF6">
        <w:rPr>
          <w:rFonts w:cs="Times New Roman"/>
          <w:vertAlign w:val="superscript"/>
          <w:lang w:val="en-GB" w:eastAsia="en-US"/>
        </w:rPr>
        <w:t>2</w:t>
      </w:r>
      <w:r w:rsidRPr="00FF7EF6">
        <w:rPr>
          <w:rFonts w:cs="Times New Roman"/>
          <w:lang w:val="en-GB" w:eastAsia="en-US"/>
        </w:rPr>
        <w:t xml:space="preserve"> </w:t>
      </w:r>
      <w:r w:rsidRPr="00FF7EF6">
        <w:rPr>
          <w:rFonts w:cs="Times New Roman"/>
          <w:lang w:val="en-GB" w:eastAsia="en-US"/>
        </w:rPr>
        <w:fldChar w:fldCharType="begin" w:fldLock="1"/>
      </w:r>
      <w:r w:rsidR="00D477C7">
        <w:rPr>
          <w:rFonts w:cs="Times New Roman"/>
          <w:lang w:val="en-GB" w:eastAsia="en-US"/>
        </w:rPr>
        <w:instrText>ADDIN CSL_CITATION { "citationItems" : [ { "id" : "ITEM-1", "itemData" : { "DOI" : "10.5194/acp-16-873-2016", "ISBN" : "1680-7316", "ISSN" : "16807324", "abstract" : "Combustion of fuels in the residential sector for cooking and heating, results in the emission of aerosol and aerosol precursors impacting air quality, human health and climate. Residential emissions are dominated by the combustion of solid fuels. We use a global aerosol microphysics model to simulate the uncertainties in the impact of residential fuel combustion on atmospheric aerosol. The model underestimates black carbon (BC) and organic carbon (OC) mass concentrations observed over Asia, Eastern Europe and Africa, with better prediction when carbonaceous emissions from the residential sector are doubled. Observed seasonal variability of BC and OC concentrations are better simulated when residential emissions include a seasonal cycle. The largest contributions of residential emissions to annual surface mean particulate matter (PM&lt;sub&gt;2.5&lt;/sub&gt;) concentrations are simulated for East Asia, South Asia and Eastern Europe. We use a concentration response function to estimate the health impact due to long-term exposure to ambient PM&lt;sub&gt;2.5&lt;/sub&gt; from residential emissions. We estimate global annual excess adult (&gt; 30 years of age) premature mortality of 308 000 (113 300\u2013497 000, 5th to 95th percentile uncertainty range) for monthly varying residential emissions and 517 000 (192 000\u2013827 000) when residential carbonaceous emissions are doubled. Mortality due to residential emissions is greatest in Asia, with China and India accounting for 50 % of simulated global excess mortality. Using an offline radiative transfer model we estimate that residential emissions exert a global annual mean direct radiative effect of between \u221266 and +21 mW m&lt;sup&gt;-2&lt;/sup&gt;, with sensitivity to the residential emission flux and the assumed ratio of BC, OC and SO&lt;sub&gt;2&lt;/sub&gt; emissions. Residential emissions exert a global annual mean first aerosol indirect effect of between \u221252 and \u221216 mW m&lt;sup&gt;-2&lt;/sup&gt;, which is sensitive to the assumed size distribution of carbonaceous emissions. Overall, our results demonstrate that reducing residential combustion emissions would have substantial benefits for human health through reductions in ambient PM&lt;sub&gt;2.5&lt;/sub&gt; concentrations.", "author" : [ { "dropping-particle" : "", "family" : "Butt", "given" : "E. W.", "non-dropping-particle" : "", "parse-names" : false, "suffix" : "" }, { "dropping-particle" : "", "family" : "Rap", "given" : "A.", "non-dropping-particle" : "", "parse-names" : false, "suffix" : "" }, { "dropping-particle" : "", "family" : "Schmidt", "given" : "A.", "non-dropping-particle" : "", "parse-names" : false, "suffix" : "" }, { "dropping-particle" : "", "family" : "Scott", "given" : "C. E.", "non-dropping-particle" : "", "parse-names" : false, "suffix" : "" }, { "dropping-particle" : "", "family" : "Pringle", "given" : "K. J.", "non-dropping-particle" : "", "parse-names" : false, "suffix" : "" }, { "dropping-particle" : "", "family" : "Reddington", "given" : "C. L.", "non-dropping-particle" : "", "parse-names" : false, "suffix" : "" }, { "dropping-particle" : "", "family" : "Richards", "given" : "N. A.D.", "non-dropping-particle" : "", "parse-names" : false, "suffix" : "" }, { "dropping-particle" : "", "family" : "Woodhouse", "given" : "M. T.", "non-dropping-particle" : "", "parse-names" : false, "suffix" : "" }, { "dropping-particle" : "", "family" : "Ramirez-Villegas", "given" : "J.", "non-dropping-particle" : "", "parse-names" : false, "suffix" : "" }, { "dropping-particle" : "", "family" : "Yang", "given" : "H.", "non-dropping-particle" : "", "parse-names" : false, "suffix" : "" }, { "dropping-particle" : "", "family" : "Vakkari", "given" : "V.", "non-dropping-particle" : "", "parse-names" : false, "suffix" : "" }, { "dropping-particle" : "", "family" : "Stone", "given" : "E. A.", "non-dropping-particle" : "", "parse-names" : false, "suffix" : "" }, { "dropping-particle" : "", "family" : "Rupakheti", "given" : "M.", "non-dropping-particle" : "", "parse-names" : false, "suffix" : "" }, { "dropping-particle" : "", "family" : "Praveen", "given" : "P. S.", "non-dropping-particle" : "", "parse-names" : false, "suffix" : "" }, { "dropping-particle" : "", "family" : "Zyl", "given" : "P. G.", "non-dropping-particle" : "Van", "parse-names" : false, "suffix" : "" }, { "dropping-particle" : "", "family" : "Beukes", "given" : "J. P.", "non-dropping-particle" : "", "parse-names" : false, "suffix" : "" }, { "dropping-particle" : "", "family" : "Josipovic", "given" : "M.", "non-dropping-particle" : "", "parse-names" : false, "suffix" : "" }, { "dropping-particle" : "", "family" : "Mitchell", "given" : "E. J.S.", "non-dropping-particle" : "", "parse-names" : false, "suffix" : "" }, { "dropping-particle" : "", "family" : "Sallu", "given" : "S. M.", "non-dropping-particle" : "", "parse-names" : false, "suffix" : "" }, { "dropping-particle" : "", "family" : "Forster", "given" : "P. M.", "non-dropping-particle" : "", "parse-names" : false, "suffix" : "" }, { "dropping-particle" : "V.", "family" : "Spracklen", "given" : "D.", "non-dropping-particle" : "", "parse-names" : false, "suffix" : "" } ], "container-title" : "Atmospheric Chemistry and Physics", "id" : "ITEM-1", "issue" : "2", "issued" : { "date-parts" : [ [ "2016" ] ] }, "title" : "The impact of residential combustion emissions on atmospheric aerosol, human health, and climate", "translator" : [ { "dropping-particle" : "", "family" : "G3476", "given" : "", "non-dropping-particle" : "", "parse-names" : false, "suffix" : "" } ], "type" : "article-journal", "volume" : "16" }, "uris" : [ "http://www.mendeley.com/documents/?uuid=99cb71ad-8fc9-4e14-86dc-99249bdc5de3" ] } ], "mendeley" : { "formattedCitation" : "(Butt et al., 2016)", "plainTextFormattedCitation" : "(Butt et al., 2016)", "previouslyFormattedCitation" : "(Butt et al., 2016)" }, "properties" : { "noteIndex" : 0 }, "schema" : "https://github.com/citation-style-language/schema/raw/master/csl-citation.json" }</w:instrText>
      </w:r>
      <w:r w:rsidRPr="00FF7EF6">
        <w:rPr>
          <w:rFonts w:cs="Times New Roman"/>
          <w:lang w:val="en-GB" w:eastAsia="en-US"/>
        </w:rPr>
        <w:fldChar w:fldCharType="separate"/>
      </w:r>
      <w:r w:rsidR="00CB33A1">
        <w:rPr>
          <w:rFonts w:cs="Times New Roman"/>
          <w:noProof/>
          <w:lang w:val="en-GB" w:eastAsia="en-US"/>
        </w:rPr>
        <w:t>(Butt et al., 2016)</w:t>
      </w:r>
      <w:r w:rsidRPr="00FF7EF6">
        <w:rPr>
          <w:rFonts w:cs="Times New Roman"/>
          <w:lang w:val="en-GB" w:eastAsia="en-US"/>
        </w:rPr>
        <w:fldChar w:fldCharType="end"/>
      </w:r>
      <w:r w:rsidRPr="00FF7EF6">
        <w:rPr>
          <w:rFonts w:cs="Times New Roman"/>
          <w:lang w:val="en-GB" w:eastAsia="en-US"/>
        </w:rPr>
        <w:t xml:space="preserve">; and aerosol-cloud effects range from </w:t>
      </w:r>
      <w:ins w:id="4502" w:author="Lucy Cowie" w:date="2021-07-28T14:46:00Z">
        <w:r w:rsidR="00B47D94">
          <w:rPr>
            <w:rFonts w:cs="Times New Roman"/>
            <w:lang w:val="en-GB" w:eastAsia="en-US"/>
          </w:rPr>
          <w:t>–</w:t>
        </w:r>
      </w:ins>
      <w:del w:id="4503" w:author="Lucy Cowie" w:date="2021-07-28T14:46:00Z">
        <w:r w:rsidRPr="00FF7EF6" w:rsidDel="00B47D94">
          <w:rPr>
            <w:rFonts w:cs="Times New Roman"/>
            <w:lang w:val="en-GB" w:eastAsia="en-US"/>
          </w:rPr>
          <w:delText>-</w:delText>
        </w:r>
      </w:del>
      <w:r w:rsidRPr="00FF7EF6">
        <w:rPr>
          <w:rFonts w:cs="Times New Roman"/>
          <w:lang w:val="en-GB" w:eastAsia="en-US"/>
        </w:rPr>
        <w:t>20 to +10 mW</w:t>
      </w:r>
      <w:ins w:id="4504" w:author="Lucy Cowie" w:date="2021-07-28T14:47:00Z">
        <w:r w:rsidR="00B47D94">
          <w:rPr>
            <w:rFonts w:cs="Times New Roman"/>
            <w:lang w:val="en-GB" w:eastAsia="en-US"/>
          </w:rPr>
          <w:t xml:space="preserve"> </w:t>
        </w:r>
      </w:ins>
      <w:r w:rsidRPr="00FF7EF6">
        <w:rPr>
          <w:rFonts w:cs="Times New Roman"/>
          <w:lang w:val="en-GB" w:eastAsia="en-US"/>
        </w:rPr>
        <w:t>m</w:t>
      </w:r>
      <w:ins w:id="4505" w:author="Lucy Cowie" w:date="2021-07-28T14:46:00Z">
        <w:r w:rsidR="00B47D94">
          <w:rPr>
            <w:rFonts w:cs="Times New Roman"/>
            <w:vertAlign w:val="superscript"/>
            <w:lang w:val="en-GB" w:eastAsia="en-US"/>
          </w:rPr>
          <w:t>–</w:t>
        </w:r>
      </w:ins>
      <w:del w:id="4506" w:author="Lucy Cowie" w:date="2021-07-28T14:46:00Z">
        <w:r w:rsidRPr="00FF7EF6" w:rsidDel="00B47D94">
          <w:rPr>
            <w:rFonts w:cs="Times New Roman"/>
            <w:vertAlign w:val="superscript"/>
            <w:lang w:val="en-GB" w:eastAsia="en-US"/>
          </w:rPr>
          <w:delText>-</w:delText>
        </w:r>
      </w:del>
      <w:r w:rsidRPr="00FF7EF6">
        <w:rPr>
          <w:rFonts w:cs="Times New Roman"/>
          <w:vertAlign w:val="superscript"/>
          <w:lang w:val="en-GB" w:eastAsia="en-US"/>
        </w:rPr>
        <w:t>2</w:t>
      </w:r>
      <w:r w:rsidRPr="00FF7EF6">
        <w:rPr>
          <w:rFonts w:cs="Times New Roman"/>
          <w:lang w:val="en-GB" w:eastAsia="en-US"/>
        </w:rPr>
        <w:t xml:space="preserve"> </w:t>
      </w:r>
      <w:r w:rsidRPr="00FF7EF6">
        <w:rPr>
          <w:rFonts w:cs="Times New Roman"/>
          <w:lang w:val="en-GB" w:eastAsia="en-US"/>
        </w:rPr>
        <w:fldChar w:fldCharType="begin" w:fldLock="1"/>
      </w:r>
      <w:r w:rsidR="00D477C7">
        <w:rPr>
          <w:rFonts w:cs="Times New Roman"/>
          <w:lang w:val="en-GB" w:eastAsia="en-US"/>
        </w:rPr>
        <w:instrText>ADDIN CSL_CITATION { "citationItems" : [ { "id" : "ITEM-1", "itemData" : { "DOI" : "10.5194/acp-15-8577-2015", "ISSN" : "16807324", "abstract" : "Aerosol emissions from biofuel combustion impact both health and climate; however, while reducing emissions through improvements to combustion technologies will improve health, the net effect on climate is largely unconstrained. In this study, we examine sensitivities in global aerosol concentration, direct radiative climate effect, and cloud-albedo aerosol indirect climate effect to uncertainties in biofuel emission factors, optical mixing state, and model nucleation and background secondary organic aerosol (SOA). We use the Goddard Earth Observing System global chemical-transport model (GEOS-Chem) with TwO Moment Aerosol Sectional (TOMAS) microphysics. The emission factors include amount, composition, size, and hygroscopicity, as well as optical mixing-state properties. We also evaluate emissions from domestic coal use, which is not biofuel but is also frequently emitted from homes. We estimate the direct radiative effect assuming different mixing states (homogeneous, core-shell, and external) with and without absorptive organic aerosol (brown carbon). We find the global-mean direct radiative effect of biofuel emissions ranges from \u22120.02 to +0.06 W m\u22122 across all simulation/mixing-state combinations with regional effects in source regions ranging from \u22120.2 to +0.8 W m\u22122. The global-mean cloud-albedo aerosol indirect effect (AIE) ranges from +0.01 to \u22120.02 W m\u22122 with regional effects in source regions ranging from \u22121.0 to \u22120.05 W m\u22122. The direct radiative effect is strongly dependent on uncertainties in emissions mass, composition, emissions aerosol size distributions, and assumed optical mixing state, while the indirect effect is dependent on the emissions mass, emissions aerosol size distribution, and the choice of model nucleation and secondary organic aerosol schemes. The sign and magnitude of these effects have a strong regional dependence. We conclude that the climate effects of biofuel aerosols are largely unconstrained, and the overall sign of the aerosol effects is unclear due to uncertainties in model inputs. This uncertainty limits our ability to introduce mitigation strategies aimed at reducing biofuel black carbon emissions in order to counter warming effects from greenhouse gases. To better understand the climate impact of particle emissions from biofuel combustion, we recommend field/laboratory measurements to narrow constraints on (1) emissions mass, (2) emission size distribution, (3) mixing state, and (4) ratio of black carbon to orga\u2026", "author" : [ { "dropping-particle" : "", "family" : "Kodros", "given" : "J. K.", "non-dropping-particle" : "", "parse-names" : false, "suffix" : "" }, { "dropping-particle" : "", "family" : "Scott", "given" : "C. E.", "non-dropping-particle" : "", "parse-names" : false, "suffix" : "" }, { "dropping-particle" : "", "family" : "Farina", "given" : "S. C.", "non-dropping-particle" : "", "parse-names" : false, "suffix" : "" }, { "dropping-particle" : "", "family" : "Lee", "given" : "Y. H.", "non-dropping-particle" : "", "parse-names" : false, "suffix" : "" }, { "dropping-particle" : "", "family" : "L'Orange", "given" : "C.", "non-dropping-particle" : "", "parse-names" : false, "suffix" : "" }, { "dropping-particle" : "", "family" : "Volckens", "given" : "J.", "non-dropping-particle" : "", "parse-names" : false, "suffix" : "" }, { "dropping-particle" : "", "family" : "Pierce", "given" : "J. R.", "non-dropping-particle" : "", "parse-names" : false, "suffix" : "" } ], "container-title" : "Atmospheric Chemistry and Physics", "id" : "ITEM-1", "issue" : "15", "issued" : { "date-parts" : [ [ "2015" ] ] }, "page" : "8577-8596", "title" : "Uncertainties in global aerosols and climate effects due to biofuel emissions", "translator" : [ { "dropping-particle" : "", "family" : "G3692", "given" : "", "non-dropping-particle" : "", "parse-names" : false, "suffix" : "" } ], "type" : "article-journal", "volume" : "15" }, "uris" : [ "http://www.mendeley.com/documents/?uuid=a5977159-eef1-434a-bf96-dbfb5b9a73f1" ] } ], "mendeley" : { "formattedCitation" : "(Kodros et al., 2015)", "plainTextFormattedCitation" : "(Kodros et al., 2015)", "previouslyFormattedCitation" : "(Kodros et al., 2015)" }, "properties" : { "noteIndex" : 0 }, "schema" : "https://github.com/citation-style-language/schema/raw/master/csl-citation.json" }</w:instrText>
      </w:r>
      <w:r w:rsidRPr="00FF7EF6">
        <w:rPr>
          <w:rFonts w:cs="Times New Roman"/>
          <w:lang w:val="en-GB" w:eastAsia="en-US"/>
        </w:rPr>
        <w:fldChar w:fldCharType="separate"/>
      </w:r>
      <w:r w:rsidR="00CB33A1">
        <w:rPr>
          <w:rFonts w:cs="Times New Roman"/>
          <w:noProof/>
          <w:lang w:val="en-GB" w:eastAsia="en-US"/>
        </w:rPr>
        <w:t>(Kodros et al., 2015)</w:t>
      </w:r>
      <w:r w:rsidRPr="00FF7EF6">
        <w:rPr>
          <w:rFonts w:cs="Times New Roman"/>
          <w:lang w:val="en-GB" w:eastAsia="en-US"/>
        </w:rPr>
        <w:fldChar w:fldCharType="end"/>
      </w:r>
      <w:r w:rsidRPr="00FF7EF6">
        <w:rPr>
          <w:rFonts w:cs="Times New Roman"/>
          <w:lang w:val="en-GB" w:eastAsia="en-US"/>
        </w:rPr>
        <w:t xml:space="preserve"> and </w:t>
      </w:r>
      <w:ins w:id="4507" w:author="Lucy Cowie" w:date="2021-07-28T14:46:00Z">
        <w:r w:rsidR="00B47D94">
          <w:rPr>
            <w:rFonts w:cs="Times New Roman"/>
            <w:lang w:val="en-GB" w:eastAsia="en-US"/>
          </w:rPr>
          <w:t>–</w:t>
        </w:r>
      </w:ins>
      <w:del w:id="4508" w:author="Lucy Cowie" w:date="2021-07-28T14:46:00Z">
        <w:r w:rsidRPr="00FF7EF6" w:rsidDel="00B47D94">
          <w:rPr>
            <w:rFonts w:cs="Times New Roman"/>
            <w:lang w:val="en-GB" w:eastAsia="en-US"/>
          </w:rPr>
          <w:delText>-</w:delText>
        </w:r>
      </w:del>
      <w:r w:rsidRPr="00FF7EF6">
        <w:rPr>
          <w:rFonts w:cs="Times New Roman"/>
          <w:lang w:val="en-GB" w:eastAsia="en-US"/>
        </w:rPr>
        <w:t xml:space="preserve">52 to </w:t>
      </w:r>
      <w:ins w:id="4509" w:author="Lucy Cowie" w:date="2021-07-28T14:46:00Z">
        <w:r w:rsidR="00B47D94">
          <w:rPr>
            <w:rFonts w:cs="Times New Roman"/>
            <w:lang w:val="en-GB" w:eastAsia="en-US"/>
          </w:rPr>
          <w:t>–</w:t>
        </w:r>
      </w:ins>
      <w:del w:id="4510" w:author="Lucy Cowie" w:date="2021-07-28T14:46:00Z">
        <w:r w:rsidRPr="00FF7EF6" w:rsidDel="00B47D94">
          <w:rPr>
            <w:rFonts w:cs="Times New Roman"/>
            <w:lang w:val="en-GB" w:eastAsia="en-US"/>
          </w:rPr>
          <w:delText>-</w:delText>
        </w:r>
      </w:del>
      <w:r w:rsidRPr="00FF7EF6">
        <w:rPr>
          <w:rFonts w:cs="Times New Roman"/>
          <w:lang w:val="en-GB" w:eastAsia="en-US"/>
        </w:rPr>
        <w:t>16 mW m</w:t>
      </w:r>
      <w:del w:id="4511" w:author="Ian Blenkinsop" w:date="2021-07-29T12:12:00Z">
        <w:r w:rsidRPr="00FF7EF6" w:rsidDel="004B6367">
          <w:rPr>
            <w:rFonts w:cs="Times New Roman"/>
            <w:vertAlign w:val="superscript"/>
            <w:lang w:val="en-GB" w:eastAsia="en-US"/>
          </w:rPr>
          <w:delText>-</w:delText>
        </w:r>
      </w:del>
      <w:ins w:id="4512" w:author="Ian Blenkinsop" w:date="2021-07-29T12:12:00Z">
        <w:r w:rsidR="004B6367">
          <w:rPr>
            <w:rFonts w:cs="Times New Roman"/>
            <w:vertAlign w:val="superscript"/>
            <w:lang w:val="en-GB" w:eastAsia="en-US"/>
          </w:rPr>
          <w:t>–</w:t>
        </w:r>
      </w:ins>
      <w:r w:rsidRPr="00FF7EF6">
        <w:rPr>
          <w:rFonts w:cs="Times New Roman"/>
          <w:vertAlign w:val="superscript"/>
          <w:lang w:val="en-GB" w:eastAsia="en-US"/>
        </w:rPr>
        <w:t>2</w:t>
      </w:r>
      <w:r w:rsidRPr="00FF7EF6">
        <w:rPr>
          <w:rFonts w:cs="Times New Roman"/>
          <w:lang w:val="en-GB" w:eastAsia="en-US"/>
        </w:rPr>
        <w:t xml:space="preserve"> </w:t>
      </w:r>
      <w:r w:rsidRPr="00FF7EF6">
        <w:rPr>
          <w:rFonts w:cs="Times New Roman"/>
          <w:lang w:val="en-GB" w:eastAsia="en-US"/>
        </w:rPr>
        <w:fldChar w:fldCharType="begin" w:fldLock="1"/>
      </w:r>
      <w:r w:rsidR="00D477C7">
        <w:rPr>
          <w:rFonts w:cs="Times New Roman"/>
          <w:lang w:val="en-GB" w:eastAsia="en-US"/>
        </w:rPr>
        <w:instrText>ADDIN CSL_CITATION { "citationItems" : [ { "id" : "ITEM-1", "itemData" : { "DOI" : "10.5194/acp-16-873-2016", "ISBN" : "1680-7316", "ISSN" : "16807324", "abstract" : "Combustion of fuels in the residential sector for cooking and heating, results in the emission of aerosol and aerosol precursors impacting air quality, human health and climate. Residential emissions are dominated by the combustion of solid fuels. We use a global aerosol microphysics model to simulate the uncertainties in the impact of residential fuel combustion on atmospheric aerosol. The model underestimates black carbon (BC) and organic carbon (OC) mass concentrations observed over Asia, Eastern Europe and Africa, with better prediction when carbonaceous emissions from the residential sector are doubled. Observed seasonal variability of BC and OC concentrations are better simulated when residential emissions include a seasonal cycle. The largest contributions of residential emissions to annual surface mean particulate matter (PM&lt;sub&gt;2.5&lt;/sub&gt;) concentrations are simulated for East Asia, South Asia and Eastern Europe. We use a concentration response function to estimate the health impact due to long-term exposure to ambient PM&lt;sub&gt;2.5&lt;/sub&gt; from residential emissions. We estimate global annual excess adult (&gt; 30 years of age) premature mortality of 308 000 (113 300\u2013497 000, 5th to 95th percentile uncertainty range) for monthly varying residential emissions and 517 000 (192 000\u2013827 000) when residential carbonaceous emissions are doubled. Mortality due to residential emissions is greatest in Asia, with China and India accounting for 50 % of simulated global excess mortality. Using an offline radiative transfer model we estimate that residential emissions exert a global annual mean direct radiative effect of between \u221266 and +21 mW m&lt;sup&gt;-2&lt;/sup&gt;, with sensitivity to the residential emission flux and the assumed ratio of BC, OC and SO&lt;sub&gt;2&lt;/sub&gt; emissions. Residential emissions exert a global annual mean first aerosol indirect effect of between \u221252 and \u221216 mW m&lt;sup&gt;-2&lt;/sup&gt;, which is sensitive to the assumed size distribution of carbonaceous emissions. Overall, our results demonstrate that reducing residential combustion emissions would have substantial benefits for human health through reductions in ambient PM&lt;sub&gt;2.5&lt;/sub&gt; concentrations.", "author" : [ { "dropping-particle" : "", "family" : "Butt", "given" : "E. W.", "non-dropping-particle" : "", "parse-names" : false, "suffix" : "" }, { "dropping-particle" : "", "family" : "Rap", "given" : "A.", "non-dropping-particle" : "", "parse-names" : false, "suffix" : "" }, { "dropping-particle" : "", "family" : "Schmidt", "given" : "A.", "non-dropping-particle" : "", "parse-names" : false, "suffix" : "" }, { "dropping-particle" : "", "family" : "Scott", "given" : "C. E.", "non-dropping-particle" : "", "parse-names" : false, "suffix" : "" }, { "dropping-particle" : "", "family" : "Pringle", "given" : "K. J.", "non-dropping-particle" : "", "parse-names" : false, "suffix" : "" }, { "dropping-particle" : "", "family" : "Reddington", "given" : "C. L.", "non-dropping-particle" : "", "parse-names" : false, "suffix" : "" }, { "dropping-particle" : "", "family" : "Richards", "given" : "N. A.D.", "non-dropping-particle" : "", "parse-names" : false, "suffix" : "" }, { "dropping-particle" : "", "family" : "Woodhouse", "given" : "M. T.", "non-dropping-particle" : "", "parse-names" : false, "suffix" : "" }, { "dropping-particle" : "", "family" : "Ramirez-Villegas", "given" : "J.", "non-dropping-particle" : "", "parse-names" : false, "suffix" : "" }, { "dropping-particle" : "", "family" : "Yang", "given" : "H.", "non-dropping-particle" : "", "parse-names" : false, "suffix" : "" }, { "dropping-particle" : "", "family" : "Vakkari", "given" : "V.", "non-dropping-particle" : "", "parse-names" : false, "suffix" : "" }, { "dropping-particle" : "", "family" : "Stone", "given" : "E. A.", "non-dropping-particle" : "", "parse-names" : false, "suffix" : "" }, { "dropping-particle" : "", "family" : "Rupakheti", "given" : "M.", "non-dropping-particle" : "", "parse-names" : false, "suffix" : "" }, { "dropping-particle" : "", "family" : "Praveen", "given" : "P. S.", "non-dropping-particle" : "", "parse-names" : false, "suffix" : "" }, { "dropping-particle" : "", "family" : "Zyl", "given" : "P. G.", "non-dropping-particle" : "Van", "parse-names" : false, "suffix" : "" }, { "dropping-particle" : "", "family" : "Beukes", "given" : "J. P.", "non-dropping-particle" : "", "parse-names" : false, "suffix" : "" }, { "dropping-particle" : "", "family" : "Josipovic", "given" : "M.", "non-dropping-particle" : "", "parse-names" : false, "suffix" : "" }, { "dropping-particle" : "", "family" : "Mitchell", "given" : "E. J.S.", "non-dropping-particle" : "", "parse-names" : false, "suffix" : "" }, { "dropping-particle" : "", "family" : "Sallu", "given" : "S. M.", "non-dropping-particle" : "", "parse-names" : false, "suffix" : "" }, { "dropping-particle" : "", "family" : "Forster", "given" : "P. M.", "non-dropping-particle" : "", "parse-names" : false, "suffix" : "" }, { "dropping-particle" : "V.", "family" : "Spracklen", "given" : "D.", "non-dropping-particle" : "", "parse-names" : false, "suffix" : "" } ], "container-title" : "Atmospheric Chemistry and Physics", "id" : "ITEM-1", "issue" : "2", "issued" : { "date-parts" : [ [ "2016" ] ] }, "title" : "The impact of residential combustion emissions on atmospheric aerosol, human health, and climate", "translator" : [ { "dropping-particle" : "", "family" : "G3476", "given" : "", "non-dropping-particle" : "", "parse-names" : false, "suffix" : "" } ], "type" : "article-journal", "volume" : "16" }, "uris" : [ "http://www.mendeley.com/documents/?uuid=99cb71ad-8fc9-4e14-86dc-99249bdc5de3" ] } ], "mendeley" : { "formattedCitation" : "(Butt et al., 2016)", "plainTextFormattedCitation" : "(Butt et al., 2016)", "previouslyFormattedCitation" : "(Butt et al., 2016)" }, "properties" : { "noteIndex" : 0 }, "schema" : "https://github.com/citation-style-language/schema/raw/master/csl-citation.json" }</w:instrText>
      </w:r>
      <w:r w:rsidRPr="00FF7EF6">
        <w:rPr>
          <w:rFonts w:cs="Times New Roman"/>
          <w:lang w:val="en-GB" w:eastAsia="en-US"/>
        </w:rPr>
        <w:fldChar w:fldCharType="separate"/>
      </w:r>
      <w:r w:rsidR="00CB33A1">
        <w:rPr>
          <w:rFonts w:cs="Times New Roman"/>
          <w:noProof/>
          <w:lang w:val="en-GB" w:eastAsia="en-US"/>
        </w:rPr>
        <w:t>(Butt et al., 2016)</w:t>
      </w:r>
      <w:r w:rsidRPr="00FF7EF6">
        <w:rPr>
          <w:rFonts w:cs="Times New Roman"/>
          <w:lang w:val="en-GB" w:eastAsia="en-US"/>
        </w:rPr>
        <w:fldChar w:fldCharType="end"/>
      </w:r>
      <w:r w:rsidRPr="00FF7EF6">
        <w:rPr>
          <w:rFonts w:cs="Times New Roman"/>
          <w:lang w:val="en-GB" w:eastAsia="en-US"/>
        </w:rPr>
        <w:t>. Uncertainties are due to assumptions about the aerosol emission masses, size distribution, aerosol optical properties and mixing states (</w:t>
      </w:r>
      <w:del w:id="4513" w:author="Lucy Cowie" w:date="2021-07-28T14:48:00Z">
        <w:r w:rsidRPr="00FF7EF6" w:rsidDel="00B47D94">
          <w:rPr>
            <w:rFonts w:cs="Times New Roman"/>
            <w:lang w:val="en-GB" w:eastAsia="en-US"/>
          </w:rPr>
          <w:delText xml:space="preserve">see </w:delText>
        </w:r>
      </w:del>
      <w:r w:rsidRPr="00FF7EF6">
        <w:rPr>
          <w:rFonts w:cs="Times New Roman"/>
          <w:lang w:val="en-GB" w:eastAsia="en-US"/>
        </w:rPr>
        <w:t xml:space="preserve">Section 6.3.5.3). Allowing BC to act as an INP in a global model leads to a much larger global forcing estimate from </w:t>
      </w:r>
      <w:ins w:id="4514" w:author="Lucy Cowie" w:date="2021-07-28T14:48:00Z">
        <w:r w:rsidR="00070076">
          <w:rPr>
            <w:rFonts w:cs="Times New Roman"/>
            <w:lang w:val="en-GB" w:eastAsia="en-US"/>
          </w:rPr>
          <w:t>–</w:t>
        </w:r>
      </w:ins>
      <w:del w:id="4515" w:author="Lucy Cowie" w:date="2021-07-28T14:48:00Z">
        <w:r w:rsidRPr="00FF7EF6" w:rsidDel="00070076">
          <w:rPr>
            <w:rFonts w:cs="Times New Roman"/>
            <w:lang w:val="en-GB" w:eastAsia="en-US"/>
          </w:rPr>
          <w:delText>-</w:delText>
        </w:r>
      </w:del>
      <w:r w:rsidRPr="00FF7EF6">
        <w:rPr>
          <w:rFonts w:cs="Times New Roman"/>
          <w:lang w:val="en-GB" w:eastAsia="en-US"/>
        </w:rPr>
        <w:t>275 to +154 mW m</w:t>
      </w:r>
      <w:ins w:id="4516" w:author="Lucy Cowie" w:date="2021-07-28T14:48:00Z">
        <w:r w:rsidR="00070076">
          <w:rPr>
            <w:rFonts w:cs="Times New Roman"/>
            <w:vertAlign w:val="superscript"/>
            <w:lang w:val="en-GB" w:eastAsia="en-US"/>
          </w:rPr>
          <w:t>–</w:t>
        </w:r>
      </w:ins>
      <w:del w:id="4517" w:author="Lucy Cowie" w:date="2021-07-28T14:48:00Z">
        <w:r w:rsidRPr="00FF7EF6" w:rsidDel="00070076">
          <w:rPr>
            <w:rFonts w:cs="Times New Roman"/>
            <w:vertAlign w:val="superscript"/>
            <w:lang w:val="en-GB" w:eastAsia="en-US"/>
          </w:rPr>
          <w:delText>-</w:delText>
        </w:r>
      </w:del>
      <w:r w:rsidRPr="00FF7EF6">
        <w:rPr>
          <w:rFonts w:cs="Times New Roman"/>
          <w:vertAlign w:val="superscript"/>
          <w:lang w:val="en-GB" w:eastAsia="en-US"/>
        </w:rPr>
        <w:t>2</w:t>
      </w:r>
      <w:r w:rsidRPr="00FF7EF6">
        <w:rPr>
          <w:rFonts w:cs="Times New Roman"/>
          <w:lang w:val="en-GB" w:eastAsia="en-US"/>
        </w:rPr>
        <w:t xml:space="preserve"> with</w:t>
      </w:r>
      <w:ins w:id="4518" w:author="Lucy Cowie" w:date="2021-07-28T14:48:00Z">
        <w:r w:rsidR="00070076">
          <w:rPr>
            <w:rFonts w:cs="Times New Roman"/>
            <w:lang w:val="en-GB" w:eastAsia="en-US"/>
          </w:rPr>
          <w:t xml:space="preserve"> a</w:t>
        </w:r>
      </w:ins>
      <w:r w:rsidRPr="00FF7EF6">
        <w:rPr>
          <w:rFonts w:cs="Times New Roman"/>
          <w:lang w:val="en-GB" w:eastAsia="en-US"/>
        </w:rPr>
        <w:t xml:space="preserve"> large uncertainty range due to uncertainty in the plausible range of maximum freezing efficiency of BC </w:t>
      </w:r>
      <w:r w:rsidRPr="00FF7EF6">
        <w:rPr>
          <w:rFonts w:cs="Times New Roman"/>
          <w:lang w:val="en-GB" w:eastAsia="en-US"/>
        </w:rPr>
        <w:fldChar w:fldCharType="begin" w:fldLock="1"/>
      </w:r>
      <w:r w:rsidR="00D477C7">
        <w:rPr>
          <w:rFonts w:cs="Times New Roman"/>
          <w:lang w:val="en-GB" w:eastAsia="en-US"/>
        </w:rPr>
        <w:instrText>ADDIN CSL_CITATION { "citationItems" : [ { "id" : "ITEM-1", "itemData" : { "DOI" : "10.5194/acp-18-5219-2018", "ISSN" : "16807324", "abstract" : "We apply the NCAR CAM5-Chem global aerosol&amp;ndash;climate model to quantify the net global radiative effects of black and organic carbon aerosols from global and Indian solid fuel cookstove emissions for the year 2010. Our updated assessment accounts for the direct radiative effects, changes to cloud albedo and lifetime (aerosol indirect effect, AIE), impacts on clouds via the vertical temperature profile (semi-direct effect, SDE), and changes in the surface albedo of snow and ice (surface albedo effect). In addition, we provide the first estimate of household solid fuel black carbon emission effects on ice clouds. Anthropogenic emissions are from the IIASA GAINS ECLIPSE V5a inventory. A global dataset of black carbon (BC) and organic aerosol (OA) measurements from surface sites and aerosol optical depth (AOD) from AERONET is used to evaluate the model skill. Compared with observations, the model successfully reproduces the spatial patterns of atmospheric BC and OA concentrations, and agrees with measurements to within a factor of 2. Globally, the simulated AOD agrees well with observations, with normalized mean bias close to zero. However, the model tends to underestimate AOD over India and China by ~&amp;thinsp;19&amp;thinsp;% but overestimate it over Africa by ~&amp;thinsp;25&amp;thinsp;%. Without BC serving as ice nuclei (IN), global and Indian solid fuel cookstove aerosol emissions have a net cooling impact on global climate of &amp;minus;141&amp;thinsp;&amp;plusmn;&amp;thinsp;4&amp;thinsp;mW&amp;thinsp;m&amp;minus;2 and &amp;minus;12&amp;thinsp;&amp;plusmn;&amp;thinsp;4&amp;thinsp;mW&amp;thinsp;m&amp;minus;2, respectively. The net radiative impacts are dominated by the AIE and SDE mechanisms, which originate from enhanced cloud condensation nuclei concentrations for the formation of liquid and mixed-phase clouds, and a suppression of convective transport of water vapor from the lower troposphere to the upper troposphere/lower stratosphere that in turn leads to reduced ice cloud formation. When BC is allowed to behave as a source of IN, the net global climate impacts of the global and Indian solid fuel cookstove emissions range from &amp;minus;260 to +135&amp;thinsp;mW&amp;thinsp;m&amp;minus;2 and &amp;minus;33 to +24&amp;thinsp;mW&amp;thinsp;m&amp;minus;2, with globally averaged values &amp;minus;51&amp;thinsp;&amp;plusmn;&amp;thinsp;210 and 0.3&amp;thinsp;&amp;plusmn;&amp;thinsp;29&amp;thinsp;mW&amp;thinsp;m&amp;minus;2 respectively. The uncertainty range is calculated from sensitivity simulations that alter the maximum freezing efficiency of BC across a plausible range: 0.01, 0.05 and 0.\u2026", "author" : [ { "dropping-particle" : "", "family" : "Huang", "given" : "Yaoxian", "non-dropping-particle" : "", "parse-names" : false, "suffix" : "" }, { "dropping-particle" : "", "family" : "Unger", "given" : "Nadine", "non-dropping-particle" : "", "parse-names" : false, "suffix" : "" }, { "dropping-particle" : "", "family" : "Storelvmo", "given" : "Trude", "non-dropping-particle" : "", "parse-names" : false, "suffix" : "" }, { "dropping-particle" : "", "family" : "Harper", "given" : "Kandice", "non-dropping-particle" : "", "parse-names" : false, "suffix" : "" }, { "dropping-particle" : "", "family" : "Zheng", "given" : "Yiqi", "non-dropping-particle" : "", "parse-names" : false, "suffix" : "" }, { "dropping-particle" : "", "family" : "Heyes", "given" : "Chris", "non-dropping-particle" : "", "parse-names" : false, "suffix" : "" } ], "container-title" : "Atmospheric Chemistry and Physics", "id" : "ITEM-1", "issue" : "8", "issued" : { "date-parts" : [ [ "2018" ] ] }, "page" : "5219-5233", "title" : "Global radiative effects of solid fuel cookstove aerosol emissions", "translator" : [ { "dropping-particle" : "", "family" : "G3480", "given" : "", "non-dropping-particle" : "", "parse-names" : false, "suffix" : "" } ], "type" : "article-journal", "volume" : "18" }, "uris" : [ "http://www.mendeley.com/documents/?uuid=6508b23c-9c60-4977-9f58-31cdccdeadbf" ] } ], "mendeley" : { "formattedCitation" : "(Huang et al., 2018)", "plainTextFormattedCitation" : "(Huang et al., 2018)", "previouslyFormattedCitation" : "(Huang et al., 2018)" }, "properties" : { "noteIndex" : 0 }, "schema" : "https://github.com/citation-style-language/schema/raw/master/csl-citation.json" }</w:instrText>
      </w:r>
      <w:r w:rsidRPr="00FF7EF6">
        <w:rPr>
          <w:rFonts w:cs="Times New Roman"/>
          <w:lang w:val="en-GB" w:eastAsia="en-US"/>
        </w:rPr>
        <w:fldChar w:fldCharType="separate"/>
      </w:r>
      <w:r w:rsidR="00CB33A1">
        <w:rPr>
          <w:rFonts w:cs="Times New Roman"/>
          <w:noProof/>
          <w:lang w:val="en-GB" w:eastAsia="en-US"/>
        </w:rPr>
        <w:t>(Huang et al., 2018)</w:t>
      </w:r>
      <w:r w:rsidRPr="00FF7EF6">
        <w:rPr>
          <w:rFonts w:cs="Times New Roman"/>
          <w:lang w:val="en-GB" w:eastAsia="en-US"/>
        </w:rPr>
        <w:fldChar w:fldCharType="end"/>
      </w:r>
      <w:r w:rsidRPr="00FF7EF6">
        <w:rPr>
          <w:rFonts w:cs="Times New Roman"/>
          <w:lang w:val="en-GB" w:eastAsia="en-US"/>
        </w:rPr>
        <w:t xml:space="preserve">. The net sign of the impacts of carbonaceous aerosols from residential burning on radiative forcing and climate (warming or cooling) is ambiguous. The residential biofuel sector is a major concern for indoor air quality </w:t>
      </w:r>
      <w:r w:rsidRPr="00FF7EF6">
        <w:rPr>
          <w:rFonts w:cs="Times New Roman"/>
          <w:lang w:val="en-GB" w:eastAsia="en-US"/>
        </w:rPr>
        <w:fldChar w:fldCharType="begin" w:fldLock="1"/>
      </w:r>
      <w:r w:rsidR="00D477C7">
        <w:rPr>
          <w:rFonts w:cs="Times New Roman"/>
          <w:lang w:val="en-GB" w:eastAsia="en-US"/>
        </w:rPr>
        <w:instrText>ADDIN CSL_CITATION { "citationItems" : [ { "id" : "ITEM-1", "itemData" : { "DOI" : "10.1289/ehp.1205987", "ISBN" : "0091-6765", "ISSN" : "00916765", "abstract" : "Background: Exposure to household air pollution from cooking with solid fuels in simple stoves is a major health risk. Modeling reliable estimates of solid fuel use is needed for monitoring trends and informing policy. Objectives: In order to revise the disease burden attributed to household air pollution for the Global Burden of Disease 2010 project and for international reporting purposes, we estimated annual trends in the world population using solid fuels. Methods: We developed a multilevel model based on national survey data on primary cooking fuel. Results: The proportion of households relying mainly on solid fuels for cooking has decreased from 62% (95% CI: 58, 66%) to 41% (95%37, 44%) between 1980 and 2010. Yet because of population growth, the actual number of persons exposed has remained stable at around 2.8 billion during three decades. Solid fuel use is most prevalent in Africa and Southeast Asia where &gt; 60% of households cook with solid fuels. In other regions, primary solid fuel use ranges from 46% in the Western Pacific, to 35% in the Eastern Mediterranean and &lt; 20% in the Americas and Europe. Conclusion: Multilevel modeling is a suitable technique for deriving reliable solid-fuel use estimates. Worldwide, the proportion of households cooking mainly with solid fuels is decreasing. The absolute number of persons using solid fuels, however, has remained steady globally and is increasing in some regions. Surveys require enhancement to better capture the health implications of new technologies and multiple fuel use.", "author" : [ { "dropping-particle" : "", "family" : "Bonjour", "given" : "Sophie", "non-dropping-particle" : "", "parse-names" : false, "suffix" : "" }, { "dropping-particle" : "", "family" : "Adair-Rohani", "given" : "Heather", "non-dropping-particle" : "", "parse-names" : false, "suffix" : "" }, { "dropping-particle" : "", "family" : "Wolf", "given" : "Jennyfer", "non-dropping-particle" : "", "parse-names" : false, "suffix" : "" }, { "dropping-particle" : "", "family" : "Bruce", "given" : "Nigel G.", "non-dropping-particle" : "", "parse-names" : false, "suffix" : "" }, { "dropping-particle" : "", "family" : "Mehta", "given" : "Sumi", "non-dropping-particle" : "", "parse-names" : false, "suffix" : "" }, { "dropping-particle" : "", "family" : "Pr\u00fcss-Ust\u00fcn", "given" : "Annette", "non-dropping-particle" : "", "parse-names" : false, "suffix" : "" }, { "dropping-particle" : "", "family" : "Lahiff", "given" : "Maureen", "non-dropping-particle" : "", "parse-names" : false, "suffix" : "" }, { "dropping-particle" : "", "family" : "Rehfuess", "given" : "Eva A.", "non-dropping-particle" : "", "parse-names" : false, "suffix" : "" }, { "dropping-particle" : "", "family" : "Mishra", "given" : "Vinod", "non-dropping-particle" : "", "parse-names" : false, "suffix" : "" }, { "dropping-particle" : "", "family" : "Smith", "given" : "Kirk R.", "non-dropping-particle" : "", "parse-names" : false, "suffix" : "" } ], "container-title" : "Environmental Health Perspectives", "id" : "ITEM-1", "issue" : "7", "issued" : { "date-parts" : [ [ "2013", "7", "1" ] ] }, "note" : "From Duplicate 1 (Solid Fuel Use for Household Cooking: Country and Regional Estimates for 1980\u20132010 - Sophie, Bonjour; Heather, Adair-Rohani; Jennyfer, Wolf; G., Bruce Nigel; Sumi, Mehta; Annette, Pr\u00fcss-Ust\u00fcn; Maureen, Lahiff; A., Rehfuess Eva; Vinod, Mishra; R., Smith Kirk)\n\ndoi: 10.1289/ehp.1205987", "page" : "784-790", "publisher" : "Environmental Health Perspectives", "title" : "Solid fuel use for household cooking: Country and regional estimates for 1980-2010", "translator" : [ { "dropping-particle" : "", "family" : "G4294", "given" : "", "non-dropping-particle" : "", "parse-names" : false, "suffix" : "" } ], "type" : "article-journal", "volume" : "121" }, "uris" : [ "http://www.mendeley.com/documents/?uuid=f080bdd8-6674-4f3a-b016-25273c5a0b3b" ] } ], "mendeley" : { "formattedCitation" : "(Bonjour et al., 2013)", "plainTextFormattedCitation" : "(Bonjour et al., 2013)", "previouslyFormattedCitation" : "(Bonjour et al., 2013)" }, "properties" : { "noteIndex" : 0 }, "schema" : "https://github.com/citation-style-language/schema/raw/master/csl-citation.json" }</w:instrText>
      </w:r>
      <w:r w:rsidRPr="00FF7EF6">
        <w:rPr>
          <w:rFonts w:cs="Times New Roman"/>
          <w:lang w:val="en-GB" w:eastAsia="en-US"/>
        </w:rPr>
        <w:fldChar w:fldCharType="separate"/>
      </w:r>
      <w:r w:rsidR="00CB33A1">
        <w:rPr>
          <w:rFonts w:cs="Times New Roman"/>
          <w:noProof/>
          <w:lang w:val="en-GB" w:eastAsia="en-US"/>
        </w:rPr>
        <w:t>(Bonjour et al., 2013)</w:t>
      </w:r>
      <w:r w:rsidRPr="00FF7EF6">
        <w:rPr>
          <w:rFonts w:cs="Times New Roman"/>
          <w:lang w:val="en-GB" w:eastAsia="en-US"/>
        </w:rPr>
        <w:fldChar w:fldCharType="end"/>
      </w:r>
      <w:r w:rsidRPr="00FF7EF6">
        <w:rPr>
          <w:rFonts w:cs="Times New Roman"/>
          <w:lang w:val="en-GB" w:eastAsia="en-US"/>
        </w:rPr>
        <w:t>. In addition, several atmospheric modelling studies find that this sector is also important for outdoor air quality and even a dominant source of population-weighted outdoor PM</w:t>
      </w:r>
      <w:r w:rsidRPr="00FF7EF6">
        <w:rPr>
          <w:rFonts w:cs="Times New Roman"/>
          <w:vertAlign w:val="subscript"/>
          <w:lang w:val="en-GB" w:eastAsia="en-US"/>
        </w:rPr>
        <w:t>2.5</w:t>
      </w:r>
      <w:r w:rsidRPr="00FF7EF6">
        <w:rPr>
          <w:rFonts w:cs="Times New Roman"/>
          <w:lang w:val="en-GB" w:eastAsia="en-US"/>
        </w:rPr>
        <w:t xml:space="preserve"> in India and China </w:t>
      </w:r>
      <w:r w:rsidRPr="00FF7EF6">
        <w:rPr>
          <w:rFonts w:cs="Times New Roman"/>
          <w:lang w:val="en-GB" w:eastAsia="en-US"/>
        </w:rPr>
        <w:fldChar w:fldCharType="begin" w:fldLock="1"/>
      </w:r>
      <w:r w:rsidR="00D477C7">
        <w:rPr>
          <w:rFonts w:cs="Times New Roman"/>
          <w:lang w:val="en-GB" w:eastAsia="en-US"/>
        </w:rPr>
        <w:instrText>ADDIN CSL_CITATION { "citationItems" : [ { "id" : "ITEM-1", "itemData" : { "DOI" : "10.1038/s41467-018-02986-7", "ISSN" : "20411723", "abstract" : "\u00a9 2018 The Author(s). Exposure to ambient fine particulate matter (PM 2.5 ) is a leading contributor to diseases in India. Previous studies analysing emission source attributions were restricted by coarse model resolution and limited PM 2.5 observations. We use a regional model informed by new observations to make the first high-resolution study of the sector-specific disease burden from ambient PM 2.5 exposure in India. Observed annual mean PM 2.5 concentrations exceed 100 \u03bcg m -3 and are well simulated by the model. We calculate that the emissions from residential energy use dominate (52%) population-weighted annual mean PM 2.5 concentrations, and are attributed to 511,000 (95UI: 340,000-697,000) premature mortalities annually. However, removing residential energy use emissions would avert only 256,000 (95UI: 162,000-340,000), due to the non-linear exposure-response relationship causing health effects to saturate at high PM 2.5 concentrations. Consequently, large reductions in emissions will be required to reduce the health burden from ambient PM 2.5 exposure in India.", "author" : [ { "dropping-particle" : "V.", "family" : "Spracklen", "given" : "Dominick", "non-dropping-particle" : "", "parse-names" : false, "suffix" : "" }, { "dropping-particle" : "", "family" : "Arnold", "given" : "Stephen R.", "non-dropping-particle" : "", "parse-names" : false, "suffix" : "" }, { "dropping-particle" : "", "family" : "Conibear", "given" : "Luke", "non-dropping-particle" : "", "parse-names" : false, "suffix" : "" }, { "dropping-particle" : "", "family" : "Butt", "given" : "Edward W.", "non-dropping-particle" : "", "parse-names" : false, "suffix" : "" }, { "dropping-particle" : "", "family" : "Knote", "given" : "Christoph", "non-dropping-particle" : "", "parse-names" : false, "suffix" : "" } ], "container-title" : "Nature Communications", "id" : "ITEM-1", "issue" : "1", "issued" : { "date-parts" : [ [ "2018" ] ] }, "title" : "Residential energy use emissions dominate health impacts from exposure to ambient particulate matter in India", "translator" : [ { "dropping-particle" : "", "family" : "G3488", "given" : "", "non-dropping-particle" : "", "parse-names" : false, "suffix" : "" } ], "type" : "article-journal", "volume" : "9" }, "uris" : [ "http://www.mendeley.com/documents/?uuid=eb5161f3-0b91-41fd-8353-b6806668b58c" ] }, { "id" : "ITEM-2", "itemData" : { "DOI" : "10.5194/acp-19-11887-2019", "ISSN" : "1680-7324", "author" : [ { "dropping-particle" : "", "family" : "Reddington", "given" : "Carly L.", "non-dropping-particle" : "", "parse-names" : false, "suffix" : "" }, { "dropping-particle" : "", "family" : "Conibear", "given" : "Luke", "non-dropping-particle" : "", "parse-names" : false, "suffix" : "" }, { "dropping-particle" : "", "family" : "Knote", "given" : "Christoph", "non-dropping-particle" : "", "parse-names" : false, "suffix" : "" }, { "dropping-particle" : "", "family" : "Silver", "given" : "Ben J.", "non-dropping-particle" : "", "parse-names" : false, "suffix" : "" }, { "dropping-particle" : "", "family" : "Li", "given" : "Yong J.", "non-dropping-particle" : "", "parse-names" : false, "suffix" : "" }, { "dropping-particle" : "", "family" : "Chan", "given" : "Chak K.", "non-dropping-particle" : "", "parse-names" : false, "suffix" : "" }, { "dropping-particle" : "", "family" : "Arnold", "given" : "Steve R.", "non-dropping-particle" : "", "parse-names" : false, "suffix" : "" }, { "dropping-particle" : "V.", "family" : "Spracklen", "given" : "Dominick", "non-dropping-particle" : "", "parse-names" : false, "suffix" : "" } ], "container-title" : "Atmospheric Chemistry and Physics", "id" : "ITEM-2", "issue" : "18", "issued" : { "date-parts" : [ [ "2019", "9", "24" ] ] }, "page" : "11887-11910", "title" : "Exploring the impacts of anthropogenic emission sectors on PM2.5 and human health in South and East Asia", "translator" : [ { "dropping-particle" : "", "family" : "G4926", "given" : "", "non-dropping-particle" : "", "parse-names" : false, "suffix" : "" } ], "type" : "article-journal", "volume" : "19" }, "uris" : [ "http://www.mendeley.com/documents/?uuid=c1fc59a2-3979-4541-8fa7-d0227336535d" ] }, { "id" : "ITEM-3", "itemData" : { "DOI" : "10.1038/nature15371", "ISSN" : "14764687", "abstract" : "Assessment of the global burden of disease is based on epidemiological cohort studies that connect premature mortality to a wide range of causes, including the long-term health impacts of ozone and fine particulate matter with a diameter smaller than 2.5 micrometres (PM2.5). It has proved difficult to quantify premature mortality related to air pollution, notably in regions where air quality is not monitored, and also because the toxicity of particles from various sources may vary. Here we use a global atmospheric chemistry model to investigate the link between premature mortality and seven emission source categories in urban and rural environments. In accord with the global burden of disease for 2010 (ref. 5), we calculate that outdoor air pollution, mostly by PM2.5, leads to 3.3 (95 per cent confidence interval 1.61-4.81) million premature deaths per year worldwide, predominantly in Asia. We primarily assume that all particles are equally toxic, but also include a sensitivity study that accounts for differential toxicity. We find that emissions from residential energy use such as heating and cooking, prevalent in India and China, have the largest impact on premature mortality globally, being even more dominant if carbonaceous particles are assumed to be most toxic. Whereas in much of the USA and in a few other countries emissions from traffic and power generation are important, in eastern USA, Europe, Russia and East Asia agricultural emissions make the largest relative contribution to PM2.5, with the estimate of overall health impact depending on assumptions regarding particle toxicity. Model projections based on a business-as-usual emission scenario indicate that the contribution of outdoor air pollution to premature mortality could double by 2050.", "author" : [ { "dropping-particle" : "", "family" : "Lelieveld", "given" : "J.", "non-dropping-particle" : "", "parse-names" : false, "suffix" : "" }, { "dropping-particle" : "", "family" : "Evans", "given" : "J. S.", "non-dropping-particle" : "", "parse-names" : false, "suffix" : "" }, { "dropping-particle" : "", "family" : "Fnais", "given" : "M.", "non-dropping-particle" : "", "parse-names" : false, "suffix" : "" }, { "dropping-particle" : "", "family" : "Giannadaki", "given" : "D.", "non-dropping-particle" : "", "parse-names" : false, "suffix" : "" }, { "dropping-particle" : "", "family" : "Pozzer", "given" : "A.", "non-dropping-particle" : "", "parse-names" : false, "suffix" : "" } ], "container-title" : "Nature", "id" : "ITEM-3", "issue" : "7569", "issued" : { "date-parts" : [ [ "2015", "9", "16" ] ] }, "page" : "367-371", "title" : "The contribution of outdoor air pollution sources to premature mortality on a global scale", "translator" : [ { "dropping-particle" : "", "family" : "G4564", "given" : "", "non-dropping-particle" : "", "parse-names" : false, "suffix" : "" } ], "type" : "article-journal", "volume" : "525" }, "uris" : [ "http://www.mendeley.com/documents/?uuid=fa4d444f-b0ca-4832-b578-936126891e4c" ] }, { "id" : "ITEM-4", "itemData" : { "DOI" : "10.1289/EHP177", "ISSN" : "0091-6765", "abstract" : "Background: Exposure to ozone and fine particulate matter (PM2.5) can cause adverse health effects, including premature mortality due to cardiopulmonary diseases and lung cancer. Recent studies quantify global air pollution mortality but not the contribution of different emissions sectors, or they focus on a specific sector. Objectives: We estimated the global mortality burden of anthropogenic ozone and PM2.5, and the impact of five emissions sectors, using a global chemical transport model at a finer horizontal resolution (0.67\u00b0 \u00d7 0.5\u00b0) than previous studies. Methods: We performed simulations for 2005 using the Model for Ozone and Related Chemical Tracers, version 4 (MOZART-4), zeroing out all anthropogenic emissions and emissions from specific sectors (All Transportation, Land Transportation, Energy, Industry, and Residential and Commercial). We estimated premature mortality using a log-linear concentration-response function for ozone and an integrated exposure-response model for PM2.5. Results: We estimated 2.23 (95% CI: 1.04, 3.33) million deaths/year related to anthropogenic PM2.5, with the highest mortality in East Asia (48%). The Residential and Commercial sector had the greatest impact globally-675 (95% CI: 428, 899) thousand deaths/year-and in most regions. Land Transportation dominated in North America (32% of total anthropogenic PM2.5 mortality), and it had nearly the same impact (24%) as Residential and Commercial (27%) in Europe. Anthropogenic ozone was associated with 493 (95% CI: 122, 989) thousand deaths/year, with the Land Transportation sector having the greatest impact globally (16%). Conclusions: The contributions of emissions sectors to ambient air pollution-related mortality differ among regions, suggesting region-specific air pollution control strategies. Global sectorspecific actions targeting Land Transportation (ozone) and Residential and Commercial (PM2.5) sectors would particularly benefit human health.", "author" : [ { "dropping-particle" : "", "family" : "Silva", "given" : "Raquel A.", "non-dropping-particle" : "", "parse-names" : false, "suffix" : "" }, { "dropping-particle" : "", "family" : "Adelman", "given" : "Zachariah", "non-dropping-particle" : "", "parse-names" : false, "suffix" : "" }, { "dropping-particle" : "", "family" : "Fry", "given" : "Meridith M.", "non-dropping-particle" : "", "parse-names" : false, "suffix" : "" }, { "dropping-particle" : "", "family" : "West", "given" : "J. Jason", "non-dropping-particle" : "", "parse-names" : false, "suffix" : "" } ], "container-title" : "Environmental Health Perspectives", "id" : "ITEM-4", "issue" : "11", "issued" : { "date-parts" : [ [ "2016", "11" ] ] }, "page" : "1776-1784", "title" : "The Impact of Individual Anthropogenic Emissions Sectors on the Global Burden of Human Mortality due to Ambient Air Pollution", "translator" : [ { "dropping-particle" : "", "family" : "G5428", "given" : "", "non-dropping-particle" : "", "parse-names" : false, "suffix" : "" } ], "type" : "article-journal", "volume" : "124" }, "uris" : [ "http://www.mendeley.com/documents/?uuid=3f5b9ad4-6b64-4370-97e5-b7c21575bf85" ] } ], "mendeley" : { "formattedCitation" : "(Lelieveld et al., 2015b; Silva et al., 2016; Spracklen et al., 2018; Reddington et al., 2019)", "plainTextFormattedCitation" : "(Lelieveld et al., 2015b; Silva et al., 2016; Spracklen et al., 2018; Reddington et al., 2019)", "previouslyFormattedCitation" : "(Lelieveld et al., 2015b; Silva et al., 2016; Spracklen et al., 2018; Reddington et al., 2019)" }, "properties" : { "noteIndex" : 0 }, "schema" : "https://github.com/citation-style-language/schema/raw/master/csl-citation.json" }</w:instrText>
      </w:r>
      <w:r w:rsidRPr="00FF7EF6">
        <w:rPr>
          <w:rFonts w:cs="Times New Roman"/>
          <w:lang w:val="en-GB" w:eastAsia="en-US"/>
        </w:rPr>
        <w:fldChar w:fldCharType="separate"/>
      </w:r>
      <w:r w:rsidR="00CB33A1">
        <w:rPr>
          <w:rFonts w:cs="Times New Roman"/>
          <w:noProof/>
          <w:lang w:val="nb-NO" w:eastAsia="en-US"/>
        </w:rPr>
        <w:t>(Lelieveld et al., 2015b; Silva et al., 2016; Spracklen et al., 2018; Reddington et al., 2019)</w:t>
      </w:r>
      <w:r w:rsidRPr="00FF7EF6">
        <w:rPr>
          <w:rFonts w:cs="Times New Roman"/>
          <w:lang w:val="en-GB" w:eastAsia="en-US"/>
        </w:rPr>
        <w:fldChar w:fldCharType="end"/>
      </w:r>
      <w:r w:rsidRPr="00FF7EF6">
        <w:rPr>
          <w:rFonts w:cs="Times New Roman"/>
          <w:lang w:val="nb-NO" w:eastAsia="en-US"/>
        </w:rPr>
        <w:t>.</w:t>
      </w:r>
    </w:p>
    <w:p w14:paraId="7B602C87" w14:textId="77777777" w:rsidR="00E578B9" w:rsidRDefault="00E578B9" w:rsidP="00D5630D">
      <w:pPr>
        <w:pStyle w:val="AR6BodyText"/>
        <w:rPr>
          <w:rFonts w:cs="Times New Roman"/>
          <w:lang w:val="nb-NO" w:eastAsia="en-US"/>
        </w:rPr>
      </w:pPr>
    </w:p>
    <w:p w14:paraId="03A64EE0" w14:textId="77777777" w:rsidR="007E20F8" w:rsidRPr="00FF7EF6" w:rsidRDefault="007E20F8" w:rsidP="00D5630D">
      <w:pPr>
        <w:pStyle w:val="AR6BodyText"/>
        <w:rPr>
          <w:rFonts w:cs="Times New Roman"/>
          <w:lang w:val="nb-NO" w:eastAsia="en-US"/>
        </w:rPr>
      </w:pPr>
    </w:p>
    <w:p w14:paraId="33993A8B" w14:textId="7ADC80ED" w:rsidR="00E578B9" w:rsidRPr="00981F7A" w:rsidRDefault="00E578B9" w:rsidP="00D5630D">
      <w:pPr>
        <w:pStyle w:val="AR6BodyText"/>
        <w:rPr>
          <w:rFonts w:cs="Times New Roman"/>
          <w:lang w:val="en-GB" w:eastAsia="en-US"/>
        </w:rPr>
      </w:pPr>
      <w:r w:rsidRPr="0031376C">
        <w:rPr>
          <w:rFonts w:cs="Times New Roman"/>
          <w:lang w:val="en-GB" w:eastAsia="en-US"/>
        </w:rPr>
        <w:t>The net climate impact of the residential sector is warming in the near term of +0.0018</w:t>
      </w:r>
      <w:ins w:id="4519" w:author="Lucy Cowie" w:date="2021-07-28T14:49:00Z">
        <w:r w:rsidR="00773BC9" w:rsidRPr="0031376C">
          <w:rPr>
            <w:rFonts w:cs="Times New Roman"/>
            <w:color w:val="000000" w:themeColor="text1"/>
            <w:lang w:val="en-GB"/>
          </w:rPr>
          <w:t>°C</w:t>
        </w:r>
        <w:r w:rsidR="00773BC9">
          <w:rPr>
            <w:rFonts w:cs="Times New Roman"/>
            <w:lang w:val="en-GB" w:eastAsia="en-US"/>
          </w:rPr>
          <w:t xml:space="preserve"> </w:t>
        </w:r>
      </w:ins>
      <w:r w:rsidRPr="0031376C">
        <w:rPr>
          <w:rFonts w:cs="Times New Roman"/>
          <w:lang w:val="en-GB" w:eastAsia="en-US"/>
        </w:rPr>
        <w:t>±</w:t>
      </w:r>
      <w:ins w:id="4520" w:author="Lucy Cowie" w:date="2021-07-28T14:49:00Z">
        <w:r w:rsidR="00773BC9">
          <w:rPr>
            <w:rFonts w:cs="Times New Roman"/>
            <w:lang w:val="en-GB" w:eastAsia="en-US"/>
          </w:rPr>
          <w:t xml:space="preserve"> </w:t>
        </w:r>
      </w:ins>
      <w:r w:rsidRPr="0031376C">
        <w:rPr>
          <w:rFonts w:cs="Times New Roman"/>
          <w:lang w:val="en-GB" w:eastAsia="en-US"/>
        </w:rPr>
        <w:t>0.00084</w:t>
      </w:r>
      <w:r w:rsidRPr="0031376C">
        <w:rPr>
          <w:rFonts w:cs="Times New Roman"/>
          <w:color w:val="000000" w:themeColor="text1"/>
          <w:lang w:val="en-GB"/>
        </w:rPr>
        <w:t xml:space="preserve">°C for fossil fuel use and </w:t>
      </w:r>
      <w:r w:rsidRPr="0031376C">
        <w:rPr>
          <w:rFonts w:cs="Times New Roman"/>
          <w:lang w:val="en-GB" w:eastAsia="en-US"/>
        </w:rPr>
        <w:t>+0.0014</w:t>
      </w:r>
      <w:ins w:id="4521" w:author="Lucy Cowie" w:date="2021-07-28T14:49:00Z">
        <w:r w:rsidR="00773BC9" w:rsidRPr="0031376C">
          <w:rPr>
            <w:rFonts w:cs="Times New Roman"/>
            <w:color w:val="000000" w:themeColor="text1"/>
            <w:lang w:val="en-GB"/>
          </w:rPr>
          <w:t>°C</w:t>
        </w:r>
        <w:r w:rsidR="00773BC9">
          <w:rPr>
            <w:rFonts w:cs="Times New Roman"/>
            <w:lang w:val="en-GB" w:eastAsia="en-US"/>
          </w:rPr>
          <w:t xml:space="preserve"> </w:t>
        </w:r>
      </w:ins>
      <w:r w:rsidRPr="0031376C">
        <w:rPr>
          <w:rFonts w:cs="Times New Roman"/>
          <w:lang w:val="en-GB" w:eastAsia="en-US"/>
        </w:rPr>
        <w:t>±</w:t>
      </w:r>
      <w:ins w:id="4522" w:author="Lucy Cowie" w:date="2021-07-28T14:49:00Z">
        <w:r w:rsidR="00773BC9">
          <w:rPr>
            <w:rFonts w:cs="Times New Roman"/>
            <w:lang w:val="en-GB" w:eastAsia="en-US"/>
          </w:rPr>
          <w:t xml:space="preserve"> </w:t>
        </w:r>
      </w:ins>
      <w:r w:rsidRPr="0031376C">
        <w:rPr>
          <w:rFonts w:cs="Times New Roman"/>
          <w:lang w:val="en-GB" w:eastAsia="en-US"/>
        </w:rPr>
        <w:t>0.0012</w:t>
      </w:r>
      <w:r w:rsidRPr="0031376C">
        <w:rPr>
          <w:rFonts w:cs="Times New Roman"/>
          <w:color w:val="000000" w:themeColor="text1"/>
          <w:lang w:val="en-GB"/>
        </w:rPr>
        <w:t>°C for biofuel use, and +0.0017</w:t>
      </w:r>
      <w:ins w:id="4523" w:author="Lucy Cowie" w:date="2021-07-28T14:49:00Z">
        <w:r w:rsidR="00773BC9" w:rsidRPr="0031376C">
          <w:rPr>
            <w:rFonts w:cs="Times New Roman"/>
            <w:color w:val="000000" w:themeColor="text1"/>
            <w:lang w:val="en-GB"/>
          </w:rPr>
          <w:t xml:space="preserve">°C </w:t>
        </w:r>
        <w:r w:rsidR="00773BC9">
          <w:rPr>
            <w:rFonts w:cs="Times New Roman"/>
            <w:color w:val="000000" w:themeColor="text1"/>
            <w:lang w:val="en-GB"/>
          </w:rPr>
          <w:t xml:space="preserve"> </w:t>
        </w:r>
      </w:ins>
      <w:r w:rsidRPr="0031376C">
        <w:rPr>
          <w:rFonts w:cs="Times New Roman"/>
          <w:lang w:val="en-GB" w:eastAsia="en-US"/>
        </w:rPr>
        <w:t>±</w:t>
      </w:r>
      <w:ins w:id="4524" w:author="Lucy Cowie" w:date="2021-07-28T14:49:00Z">
        <w:r w:rsidR="00773BC9">
          <w:rPr>
            <w:rFonts w:cs="Times New Roman"/>
            <w:lang w:val="en-GB" w:eastAsia="en-US"/>
          </w:rPr>
          <w:t xml:space="preserve"> </w:t>
        </w:r>
      </w:ins>
      <w:r w:rsidRPr="0031376C">
        <w:rPr>
          <w:rFonts w:cs="Times New Roman"/>
          <w:lang w:val="en-GB" w:eastAsia="en-US"/>
        </w:rPr>
        <w:t>0.00017</w:t>
      </w:r>
      <w:r w:rsidRPr="0031376C">
        <w:rPr>
          <w:rFonts w:cs="Times New Roman"/>
          <w:color w:val="000000" w:themeColor="text1"/>
          <w:lang w:val="en-GB"/>
        </w:rPr>
        <w:t>°C and +0.0001</w:t>
      </w:r>
      <w:ins w:id="4525" w:author="Lucy Cowie" w:date="2021-07-28T14:50:00Z">
        <w:r w:rsidR="00773BC9" w:rsidRPr="0031376C">
          <w:rPr>
            <w:rFonts w:cs="Times New Roman"/>
            <w:color w:val="000000" w:themeColor="text1"/>
            <w:lang w:val="en-GB"/>
          </w:rPr>
          <w:t xml:space="preserve">°C </w:t>
        </w:r>
        <w:r w:rsidR="00773BC9">
          <w:rPr>
            <w:rFonts w:cs="Times New Roman"/>
            <w:color w:val="000000" w:themeColor="text1"/>
            <w:lang w:val="en-GB"/>
          </w:rPr>
          <w:t xml:space="preserve"> </w:t>
        </w:r>
      </w:ins>
      <w:r w:rsidRPr="0031376C">
        <w:rPr>
          <w:rFonts w:cs="Times New Roman"/>
          <w:lang w:val="en-GB" w:eastAsia="en-US"/>
        </w:rPr>
        <w:t>±</w:t>
      </w:r>
      <w:ins w:id="4526" w:author="Lucy Cowie" w:date="2021-07-28T14:50:00Z">
        <w:r w:rsidR="00773BC9">
          <w:rPr>
            <w:rFonts w:cs="Times New Roman"/>
            <w:lang w:val="en-GB" w:eastAsia="en-US"/>
          </w:rPr>
          <w:t xml:space="preserve"> </w:t>
        </w:r>
      </w:ins>
      <w:r w:rsidRPr="0031376C">
        <w:rPr>
          <w:rFonts w:cs="Times New Roman"/>
          <w:lang w:val="en-GB" w:eastAsia="en-US"/>
        </w:rPr>
        <w:t>0.000079</w:t>
      </w:r>
      <w:r w:rsidRPr="0031376C">
        <w:rPr>
          <w:rFonts w:cs="Times New Roman"/>
          <w:color w:val="000000" w:themeColor="text1"/>
          <w:lang w:val="en-GB"/>
        </w:rPr>
        <w:t>°C</w:t>
      </w:r>
      <w:del w:id="4527" w:author="Lucy Cowie" w:date="2021-07-28T14:50:00Z">
        <w:r w:rsidRPr="0031376C" w:rsidDel="00773BC9">
          <w:rPr>
            <w:rFonts w:cs="Times New Roman"/>
            <w:color w:val="000000" w:themeColor="text1"/>
            <w:lang w:val="en-GB"/>
          </w:rPr>
          <w:delText>,</w:delText>
        </w:r>
      </w:del>
      <w:r w:rsidRPr="0031376C">
        <w:rPr>
          <w:rFonts w:cs="Times New Roman"/>
          <w:color w:val="000000" w:themeColor="text1"/>
          <w:lang w:val="en-GB"/>
        </w:rPr>
        <w:t xml:space="preserve"> respectively</w:t>
      </w:r>
      <w:ins w:id="4528" w:author="Lucy Cowie" w:date="2021-07-28T14:50:00Z">
        <w:r w:rsidR="00773BC9">
          <w:rPr>
            <w:rFonts w:cs="Times New Roman"/>
            <w:color w:val="000000" w:themeColor="text1"/>
            <w:lang w:val="en-GB"/>
          </w:rPr>
          <w:t>,</w:t>
        </w:r>
      </w:ins>
      <w:r w:rsidRPr="0031376C">
        <w:rPr>
          <w:rFonts w:cs="Times New Roman"/>
          <w:color w:val="000000" w:themeColor="text1"/>
          <w:lang w:val="en-GB"/>
        </w:rPr>
        <w:t xml:space="preserve"> over a 100</w:t>
      </w:r>
      <w:ins w:id="4529" w:author="Lucy Cowie" w:date="2021-07-28T14:50:00Z">
        <w:r w:rsidR="00773BC9">
          <w:rPr>
            <w:rFonts w:cs="Times New Roman"/>
            <w:color w:val="000000" w:themeColor="text1"/>
            <w:lang w:val="en-GB"/>
          </w:rPr>
          <w:t>-</w:t>
        </w:r>
      </w:ins>
      <w:del w:id="4530" w:author="Lucy Cowie" w:date="2021-07-28T14:50:00Z">
        <w:r w:rsidRPr="0031376C" w:rsidDel="00773BC9">
          <w:rPr>
            <w:rFonts w:cs="Times New Roman"/>
            <w:color w:val="000000" w:themeColor="text1"/>
            <w:lang w:val="en-GB"/>
          </w:rPr>
          <w:delText xml:space="preserve"> </w:delText>
        </w:r>
      </w:del>
      <w:r w:rsidRPr="0031376C">
        <w:rPr>
          <w:rFonts w:cs="Times New Roman"/>
          <w:color w:val="000000" w:themeColor="text1"/>
          <w:lang w:val="en-GB"/>
        </w:rPr>
        <w:t>year</w:t>
      </w:r>
      <w:del w:id="4531" w:author="Lucy Cowie" w:date="2021-07-28T14:50:00Z">
        <w:r w:rsidRPr="0031376C" w:rsidDel="00773BC9">
          <w:rPr>
            <w:rFonts w:cs="Times New Roman"/>
            <w:color w:val="000000" w:themeColor="text1"/>
            <w:lang w:val="en-GB"/>
          </w:rPr>
          <w:delText>s</w:delText>
        </w:r>
      </w:del>
      <w:r w:rsidRPr="0031376C">
        <w:rPr>
          <w:rFonts w:cs="Times New Roman"/>
          <w:color w:val="000000" w:themeColor="text1"/>
          <w:lang w:val="en-GB"/>
        </w:rPr>
        <w:t xml:space="preserve"> horizon</w:t>
      </w:r>
      <w:r w:rsidRPr="0031376C">
        <w:rPr>
          <w:rFonts w:cs="Times New Roman"/>
          <w:lang w:val="en-GB" w:eastAsia="en-US"/>
        </w:rPr>
        <w:t xml:space="preserve">, after a </w:t>
      </w:r>
      <w:r w:rsidR="003009C2">
        <w:rPr>
          <w:rFonts w:cs="Times New Roman"/>
          <w:lang w:val="en-GB" w:eastAsia="en-US"/>
        </w:rPr>
        <w:t>one</w:t>
      </w:r>
      <w:ins w:id="4532" w:author="Lucy Cowie" w:date="2021-07-28T14:51:00Z">
        <w:r w:rsidR="00EC3ABD">
          <w:rPr>
            <w:rFonts w:cs="Times New Roman"/>
            <w:lang w:val="en-GB" w:eastAsia="en-US"/>
          </w:rPr>
          <w:t>-</w:t>
        </w:r>
      </w:ins>
      <w:del w:id="4533" w:author="Lucy Cowie" w:date="2021-07-28T14:51:00Z">
        <w:r w:rsidR="003009C2" w:rsidDel="00EC3ABD">
          <w:rPr>
            <w:rFonts w:cs="Times New Roman"/>
            <w:lang w:val="en-GB" w:eastAsia="en-US"/>
          </w:rPr>
          <w:delText xml:space="preserve"> </w:delText>
        </w:r>
      </w:del>
      <w:r w:rsidR="003009C2">
        <w:rPr>
          <w:rFonts w:cs="Times New Roman"/>
          <w:lang w:val="en-GB" w:eastAsia="en-US"/>
        </w:rPr>
        <w:t xml:space="preserve">year </w:t>
      </w:r>
      <w:r w:rsidRPr="0031376C">
        <w:rPr>
          <w:rFonts w:cs="Times New Roman"/>
          <w:lang w:val="en-GB" w:eastAsia="en-US"/>
        </w:rPr>
        <w:t xml:space="preserve">pulse of current emissions </w:t>
      </w:r>
      <w:r w:rsidRPr="0031376C">
        <w:rPr>
          <w:rFonts w:cs="Times New Roman"/>
          <w:lang w:val="en-GB" w:eastAsia="en-US"/>
        </w:rPr>
        <w:fldChar w:fldCharType="begin" w:fldLock="1"/>
      </w:r>
      <w:r w:rsidR="00D477C7">
        <w:rPr>
          <w:rFonts w:cs="Times New Roman"/>
          <w:lang w:val="en-GB" w:eastAsia="en-US"/>
        </w:rPr>
        <w:instrText>ADDIN CSL_CITATION { "citationItems" : [ { "id" : "ITEM-1", "itemData" : { "DOI" : "10.5194/esd-11-977-2020", "ISSN" : "2190-4987", "abstract" : "Mitigation of non-CO2 emissions plays a key role in meeting the Paris Agreement ambitions and sustainable development goals. Implementation of respective policies addressing these targets mainly occur at sectoral and regional levels, and designing efficient mitigation strategies therefore relies on detailed knowledge about the mix of emissions from individual sources and their subsequent climate impact. Here we present a comprehensive dataset of near- and long-term global temperature responses to emissions of CO2 and individual short-lived climate forcers (SLCFs) from 7 sectors and 13 regions \u2013 for both present-day emissions and their continued evolution as projected under the Shared Socioeconomic Pathways (SSPs). We demonstrate the key role of CO2 in driving both near- and long-term warming and highlight the importance of mitigating methane emissions from agriculture, waste management, and energy production as the primary strategy to further limit near-term warming. Due to high current emissions of cooling SLCFs, policies targeting end-of-pipe energy sector emissions may result in net added warming unless accompanied by simultaneous methane and/or CO2 reductions. We find that SLCFs are projected to play a continued role in many regions, particularly those including low- to medium-income countries, under most of the SSPs considered here. East Asia, North America, and Europe will remain the largest contributors to total net warming until 2100, regardless of scenario, while South Asia and Africa south of the Sahara overtake Europe by the end of the century in SSP3-7.0 and SSP5-8.5. Our dataset is made available in an accessible format, aimed also at decision makers, to support further assessment of the implications of policy implementation at the sectoral and regional scales.", "author" : [ { "dropping-particle" : "", "family" : "Lund", "given" : "Marianne T.", "non-dropping-particle" : "", "parse-names" : false, "suffix" : "" }, { "dropping-particle" : "", "family" : "Aamaas", "given" : "Borgar", "non-dropping-particle" : "", "parse-names" : false, "suffix" : "" }, { "dropping-particle" : "", "family" : "Stjern", "given" : "Camilla W.", "non-dropping-particle" : "", "parse-names" : false, "suffix" : "" }, { "dropping-particle" : "", "family" : "Klimont", "given" : "Zbigniew", "non-dropping-particle" : "", "parse-names" : false, "suffix" : "" }, { "dropping-particle" : "", "family" : "Berntsen", "given" : "Terje K.", "non-dropping-particle" : "", "parse-names" : false, "suffix" : "" }, { "dropping-particle" : "", "family" : "Samset", "given" : "Bj\u00f8rn H.", "non-dropping-particle" : "", "parse-names" : false, "suffix" : "" } ], "container-title" : "Earth System Dynamics", "id" : "ITEM-1", "issue" : "4", "issued" : { "date-parts" : [ [ "2020", "11", "9" ] ] }, "page" : "977-993", "title" : "A continued role of short-lived climate forcers under the Shared Socioeconomic Pathways", "translator" : [ { "dropping-particle" : "", "family" : "G5371", "given" : "", "non-dropping-particle" : "", "parse-names" : false, "suffix" : "" } ], "type" : "article-journal", "volume" : "11" }, "uris" : [ "http://www.mendeley.com/documents/?uuid=3587d307-4414-4320-9735-6f133016a055" ] } ], "mendeley" : { "formattedCitation" : "(Lund et al., 2020)", "plainTextFormattedCitation" : "(Lund et al., 2020)", "previouslyFormattedCitation" : "(Lund et al., 2020)" }, "properties" : { "noteIndex" : 0 }, "schema" : "https://github.com/citation-style-language/schema/raw/master/csl-citation.json" }</w:instrText>
      </w:r>
      <w:r w:rsidRPr="0031376C">
        <w:rPr>
          <w:rFonts w:cs="Times New Roman"/>
          <w:lang w:val="en-GB" w:eastAsia="en-US"/>
        </w:rPr>
        <w:fldChar w:fldCharType="separate"/>
      </w:r>
      <w:r w:rsidR="00CB33A1">
        <w:rPr>
          <w:rFonts w:cs="Times New Roman"/>
          <w:noProof/>
          <w:lang w:val="en-GB" w:eastAsia="en-US"/>
        </w:rPr>
        <w:t>(Lund et al., 2020)</w:t>
      </w:r>
      <w:r w:rsidRPr="0031376C">
        <w:rPr>
          <w:rFonts w:cs="Times New Roman"/>
          <w:lang w:val="en-GB" w:eastAsia="en-US"/>
        </w:rPr>
        <w:fldChar w:fldCharType="end"/>
      </w:r>
      <w:r w:rsidRPr="0031376C">
        <w:rPr>
          <w:rFonts w:cs="Times New Roman"/>
          <w:lang w:val="en-GB" w:eastAsia="en-US"/>
        </w:rPr>
        <w:t>, due to the effects of BC, CH</w:t>
      </w:r>
      <w:r w:rsidRPr="0031376C">
        <w:rPr>
          <w:rFonts w:cs="Times New Roman"/>
          <w:vertAlign w:val="subscript"/>
          <w:lang w:val="en-GB" w:eastAsia="en-US"/>
        </w:rPr>
        <w:t>4</w:t>
      </w:r>
      <w:r w:rsidRPr="0031376C">
        <w:rPr>
          <w:rFonts w:cs="Times New Roman"/>
          <w:lang w:val="en-GB" w:eastAsia="en-US"/>
        </w:rPr>
        <w:t>, CO and VOCs which adds to that of CO</w:t>
      </w:r>
      <w:r w:rsidRPr="0031376C">
        <w:rPr>
          <w:rFonts w:cs="Times New Roman"/>
          <w:vertAlign w:val="subscript"/>
          <w:lang w:val="en-GB" w:eastAsia="en-US"/>
        </w:rPr>
        <w:t>2</w:t>
      </w:r>
      <w:ins w:id="4534" w:author="Lucy Cowie" w:date="2021-07-28T14:51:00Z">
        <w:r w:rsidR="00773BC9">
          <w:rPr>
            <w:rFonts w:cs="Times New Roman"/>
            <w:vertAlign w:val="subscript"/>
            <w:lang w:val="en-GB" w:eastAsia="en-US"/>
          </w:rPr>
          <w:t>,</w:t>
        </w:r>
      </w:ins>
      <w:r w:rsidRPr="0031376C">
        <w:rPr>
          <w:rFonts w:cs="Times New Roman"/>
          <w:lang w:val="en-GB" w:eastAsia="en-US"/>
        </w:rPr>
        <w:t xml:space="preserve"> but the uncertainty in the net sign of carbonaceous aerosol impacts challenges overall quantitative understanding of this sector and leads to </w:t>
      </w:r>
      <w:r w:rsidRPr="0031376C">
        <w:rPr>
          <w:rFonts w:cs="Times New Roman"/>
          <w:i/>
          <w:lang w:val="en-GB" w:eastAsia="en-US"/>
        </w:rPr>
        <w:t xml:space="preserve">low confidence </w:t>
      </w:r>
      <w:r w:rsidRPr="0031376C">
        <w:rPr>
          <w:rFonts w:cs="Times New Roman"/>
          <w:lang w:val="en-GB" w:eastAsia="en-US"/>
        </w:rPr>
        <w:t>in this assessment. Residential sector emissions are an important source of indoor and outdoor air pollution in Asia and globally (</w:t>
      </w:r>
      <w:r w:rsidRPr="0031376C">
        <w:rPr>
          <w:rFonts w:cs="Times New Roman"/>
          <w:i/>
          <w:lang w:val="en-GB" w:eastAsia="en-US"/>
        </w:rPr>
        <w:t>high confidence</w:t>
      </w:r>
      <w:r w:rsidRPr="0031376C">
        <w:rPr>
          <w:rFonts w:cs="Times New Roman"/>
          <w:lang w:val="en-GB" w:eastAsia="en-US"/>
        </w:rPr>
        <w:t>).</w:t>
      </w:r>
    </w:p>
    <w:p w14:paraId="70C6BE1A" w14:textId="1377F265" w:rsidR="002A65DE" w:rsidRDefault="002A65DE" w:rsidP="00D5630D">
      <w:pPr>
        <w:pStyle w:val="AR6BodyText"/>
        <w:rPr>
          <w:rFonts w:cs="Times New Roman"/>
          <w:lang w:val="en-US" w:eastAsia="en-US"/>
        </w:rPr>
      </w:pPr>
    </w:p>
    <w:p w14:paraId="7B9AC569" w14:textId="77777777" w:rsidR="002A65DE" w:rsidRPr="00981F7A" w:rsidRDefault="002A65DE" w:rsidP="00D5630D">
      <w:pPr>
        <w:pStyle w:val="AR6BodyText"/>
        <w:rPr>
          <w:rFonts w:cs="Times New Roman"/>
          <w:lang w:val="en-US" w:eastAsia="en-US"/>
        </w:rPr>
      </w:pPr>
    </w:p>
    <w:p w14:paraId="5E088366" w14:textId="2991F099" w:rsidR="00E578B9" w:rsidRDefault="00E578B9" w:rsidP="00D5630D">
      <w:pPr>
        <w:pStyle w:val="AR6Chap6Level36111"/>
        <w:rPr>
          <w:rFonts w:cs="Times New Roman"/>
        </w:rPr>
      </w:pPr>
      <w:bookmarkStart w:id="4535" w:name="_Toc70498205"/>
      <w:r w:rsidRPr="00FF7EF6">
        <w:rPr>
          <w:rFonts w:cs="Times New Roman"/>
        </w:rPr>
        <w:t>Transport</w:t>
      </w:r>
      <w:r w:rsidR="001C520D">
        <w:rPr>
          <w:rFonts w:cs="Times New Roman"/>
        </w:rPr>
        <w:t>ation</w:t>
      </w:r>
      <w:bookmarkEnd w:id="4535"/>
    </w:p>
    <w:p w14:paraId="0CDFF00B" w14:textId="77777777" w:rsidR="00821A43" w:rsidRPr="00821A43" w:rsidRDefault="00821A43" w:rsidP="00821A43">
      <w:pPr>
        <w:pStyle w:val="AR6BodyText"/>
        <w:rPr>
          <w:lang w:val="en-US" w:eastAsia="en-US"/>
        </w:rPr>
      </w:pPr>
    </w:p>
    <w:p w14:paraId="7BF61691" w14:textId="66FCC0D4" w:rsidR="00E578B9" w:rsidRPr="00930489" w:rsidRDefault="00E578B9" w:rsidP="00930489">
      <w:pPr>
        <w:pStyle w:val="AR6Chap6Level461111"/>
      </w:pPr>
      <w:bookmarkStart w:id="4536" w:name="_Toc70498206"/>
      <w:r w:rsidRPr="00930489">
        <w:t>Aviation</w:t>
      </w:r>
      <w:bookmarkEnd w:id="4536"/>
    </w:p>
    <w:p w14:paraId="2ACCB595" w14:textId="765EAA81" w:rsidR="00E578B9" w:rsidRDefault="00E578B9" w:rsidP="00D5630D">
      <w:pPr>
        <w:pStyle w:val="AR6BodyText"/>
        <w:rPr>
          <w:rFonts w:cs="Times New Roman"/>
          <w:lang w:val="en-GB"/>
        </w:rPr>
      </w:pPr>
      <w:r w:rsidRPr="003D563A">
        <w:rPr>
          <w:rFonts w:cs="Times New Roman"/>
          <w:lang w:val="en-GB" w:eastAsia="en-US"/>
        </w:rPr>
        <w:t>Aviation is associated with a range of SLCFs from emissions of NO</w:t>
      </w:r>
      <w:r w:rsidRPr="00DE29C5">
        <w:rPr>
          <w:rFonts w:cs="Times New Roman"/>
          <w:iCs/>
          <w:vertAlign w:val="subscript"/>
          <w:lang w:val="en-GB" w:eastAsia="en-US"/>
          <w:rPrChange w:id="4537" w:author="Lucy Cowie" w:date="2021-07-28T14:53:00Z">
            <w:rPr>
              <w:rFonts w:cs="Times New Roman"/>
              <w:i/>
              <w:vertAlign w:val="subscript"/>
              <w:lang w:val="en-GB" w:eastAsia="en-US"/>
            </w:rPr>
          </w:rPrChange>
        </w:rPr>
        <w:t>x</w:t>
      </w:r>
      <w:r w:rsidRPr="003D563A">
        <w:rPr>
          <w:rFonts w:cs="Times New Roman"/>
          <w:lang w:val="en-GB" w:eastAsia="en-US"/>
        </w:rPr>
        <w:t>, aerosol particles</w:t>
      </w:r>
      <w:del w:id="4538" w:author="Lucy Cowie" w:date="2021-07-28T14:53:00Z">
        <w:r w:rsidRPr="003D563A" w:rsidDel="004206FF">
          <w:rPr>
            <w:rFonts w:cs="Times New Roman"/>
            <w:lang w:val="en-GB" w:eastAsia="en-US"/>
          </w:rPr>
          <w:delText>,</w:delText>
        </w:r>
      </w:del>
      <w:r w:rsidRPr="003D563A">
        <w:rPr>
          <w:rFonts w:cs="Times New Roman"/>
          <w:lang w:val="en-GB" w:eastAsia="en-US"/>
        </w:rPr>
        <w:t xml:space="preserve"> and NO</w:t>
      </w:r>
      <w:r w:rsidRPr="004206FF">
        <w:rPr>
          <w:rFonts w:cs="Times New Roman"/>
          <w:iCs/>
          <w:vertAlign w:val="subscript"/>
          <w:lang w:val="en-GB" w:eastAsia="en-US"/>
          <w:rPrChange w:id="4539" w:author="Lucy Cowie" w:date="2021-07-28T14:53:00Z">
            <w:rPr>
              <w:rFonts w:cs="Times New Roman"/>
              <w:i/>
              <w:vertAlign w:val="subscript"/>
              <w:lang w:val="en-GB" w:eastAsia="en-US"/>
            </w:rPr>
          </w:rPrChange>
        </w:rPr>
        <w:t>x</w:t>
      </w:r>
      <w:r w:rsidRPr="003D563A">
        <w:rPr>
          <w:rFonts w:cs="Times New Roman"/>
          <w:lang w:val="en-GB" w:eastAsia="en-US"/>
        </w:rPr>
        <w:t>, alongside its emissions of water vapour and CO</w:t>
      </w:r>
      <w:r w:rsidRPr="00C57AB6">
        <w:rPr>
          <w:rFonts w:cs="Times New Roman"/>
          <w:vertAlign w:val="subscript"/>
          <w:lang w:val="en-GB" w:eastAsia="en-US"/>
        </w:rPr>
        <w:t>2</w:t>
      </w:r>
      <w:r w:rsidRPr="003D563A">
        <w:rPr>
          <w:rFonts w:cs="Times New Roman"/>
          <w:lang w:val="en-GB" w:eastAsia="en-US"/>
        </w:rPr>
        <w:t>. The largest SLCF effects are those from the formation of persistent condensation trails (contrails) and NO</w:t>
      </w:r>
      <w:r w:rsidRPr="004206FF">
        <w:rPr>
          <w:rFonts w:cs="Times New Roman"/>
          <w:iCs/>
          <w:vertAlign w:val="subscript"/>
          <w:lang w:val="en-GB" w:eastAsia="en-US"/>
          <w:rPrChange w:id="4540" w:author="Lucy Cowie" w:date="2021-07-28T14:54:00Z">
            <w:rPr>
              <w:rFonts w:cs="Times New Roman"/>
              <w:i/>
              <w:vertAlign w:val="subscript"/>
              <w:lang w:val="en-GB" w:eastAsia="en-US"/>
            </w:rPr>
          </w:rPrChange>
        </w:rPr>
        <w:t>x</w:t>
      </w:r>
      <w:r w:rsidRPr="003D563A">
        <w:rPr>
          <w:rFonts w:cs="Times New Roman"/>
          <w:lang w:val="en-GB" w:eastAsia="en-US"/>
        </w:rPr>
        <w:t xml:space="preserve"> emissions. Persistent contrails are ice</w:t>
      </w:r>
      <w:ins w:id="4541" w:author="Lucy Cowie" w:date="2021-07-28T14:54:00Z">
        <w:r w:rsidR="004206FF">
          <w:rPr>
            <w:rFonts w:cs="Times New Roman"/>
            <w:lang w:val="en-GB" w:eastAsia="en-US"/>
          </w:rPr>
          <w:t>-</w:t>
        </w:r>
      </w:ins>
      <w:del w:id="4542" w:author="Lucy Cowie" w:date="2021-07-28T14:54:00Z">
        <w:r w:rsidRPr="003D563A" w:rsidDel="004206FF">
          <w:rPr>
            <w:rFonts w:cs="Times New Roman"/>
            <w:lang w:val="en-GB" w:eastAsia="en-US"/>
          </w:rPr>
          <w:delText xml:space="preserve"> </w:delText>
        </w:r>
      </w:del>
      <w:r w:rsidRPr="003D563A">
        <w:rPr>
          <w:rFonts w:cs="Times New Roman"/>
          <w:lang w:val="en-GB" w:eastAsia="en-US"/>
        </w:rPr>
        <w:t>crystal clouds, formed around aircraft soot particles (and water vapour from the engine), when the ambient cold and ice-supersaturated atmosphere, which can spread and form contrail cirrus clouds. The ‘net NO</w:t>
      </w:r>
      <w:r w:rsidRPr="00DD0560">
        <w:rPr>
          <w:rFonts w:cs="Times New Roman"/>
          <w:iCs/>
          <w:vertAlign w:val="subscript"/>
          <w:lang w:val="en-GB" w:eastAsia="en-US"/>
          <w:rPrChange w:id="4543" w:author="Lucy Cowie" w:date="2021-07-28T14:54:00Z">
            <w:rPr>
              <w:rFonts w:cs="Times New Roman"/>
              <w:i/>
              <w:vertAlign w:val="subscript"/>
              <w:lang w:val="en-GB" w:eastAsia="en-US"/>
            </w:rPr>
          </w:rPrChange>
        </w:rPr>
        <w:t>x</w:t>
      </w:r>
      <w:r w:rsidRPr="003D563A">
        <w:rPr>
          <w:rFonts w:cs="Times New Roman"/>
          <w:lang w:val="en-GB" w:eastAsia="en-US"/>
        </w:rPr>
        <w:t>’ effect arises from the formation of tropospheric O</w:t>
      </w:r>
      <w:r w:rsidRPr="00C57AB6">
        <w:rPr>
          <w:rFonts w:cs="Times New Roman"/>
          <w:vertAlign w:val="subscript"/>
          <w:lang w:val="en-GB" w:eastAsia="en-US"/>
        </w:rPr>
        <w:t>3</w:t>
      </w:r>
      <w:r w:rsidRPr="003D563A">
        <w:rPr>
          <w:rFonts w:cs="Times New Roman"/>
          <w:lang w:val="en-GB" w:eastAsia="en-US"/>
        </w:rPr>
        <w:t>, counterbalanced by the destruction of ambient CH</w:t>
      </w:r>
      <w:r w:rsidRPr="00C57AB6">
        <w:rPr>
          <w:rFonts w:cs="Times New Roman"/>
          <w:vertAlign w:val="subscript"/>
          <w:lang w:val="en-GB" w:eastAsia="en-US"/>
        </w:rPr>
        <w:t>4</w:t>
      </w:r>
      <w:r w:rsidRPr="003D563A">
        <w:rPr>
          <w:rFonts w:cs="Times New Roman"/>
          <w:lang w:val="en-GB" w:eastAsia="en-US"/>
        </w:rPr>
        <w:t xml:space="preserve"> and associated cooling effects of reductions in stratospheric water vapour and background O</w:t>
      </w:r>
      <w:r w:rsidRPr="00C57AB6">
        <w:rPr>
          <w:rFonts w:cs="Times New Roman"/>
          <w:vertAlign w:val="subscript"/>
          <w:lang w:val="en-GB" w:eastAsia="en-US"/>
        </w:rPr>
        <w:t>3</w:t>
      </w:r>
      <w:r w:rsidRPr="003D563A">
        <w:rPr>
          <w:rFonts w:cs="Times New Roman"/>
          <w:lang w:val="en-GB" w:eastAsia="en-US"/>
        </w:rPr>
        <w:t xml:space="preserve">. </w:t>
      </w:r>
      <w:ins w:id="4544" w:author="Lucy Cowie" w:date="2021-07-28T14:54:00Z">
        <w:r w:rsidR="00DD0560">
          <w:rPr>
            <w:rFonts w:cs="Times New Roman"/>
            <w:lang w:val="en-GB" w:eastAsia="en-US"/>
          </w:rPr>
          <w:t xml:space="preserve">The </w:t>
        </w:r>
      </w:ins>
      <w:r w:rsidRPr="003D563A">
        <w:rPr>
          <w:rFonts w:cs="Times New Roman"/>
          <w:lang w:val="en-GB" w:eastAsia="en-US"/>
        </w:rPr>
        <w:t xml:space="preserve">AR5 assessed the radiative forcing from persistent linear contrails to be +0.01 </w:t>
      </w:r>
      <w:commentRangeStart w:id="4545"/>
      <w:r w:rsidRPr="003D563A">
        <w:rPr>
          <w:rFonts w:cs="Times New Roman"/>
          <w:lang w:val="en-GB" w:eastAsia="en-US"/>
        </w:rPr>
        <w:t>(+0.005 to +0.03)</w:t>
      </w:r>
      <w:commentRangeEnd w:id="4545"/>
      <w:r w:rsidR="00E26EC5">
        <w:rPr>
          <w:rStyle w:val="Marquedecommentaire"/>
          <w:lang w:val="en-GB"/>
        </w:rPr>
        <w:commentReference w:id="4545"/>
      </w:r>
      <w:r w:rsidRPr="003D563A">
        <w:rPr>
          <w:rFonts w:cs="Times New Roman"/>
          <w:lang w:val="en-GB" w:eastAsia="en-US"/>
        </w:rPr>
        <w:t xml:space="preserve"> W m</w:t>
      </w:r>
      <w:r w:rsidRPr="00C57AB6">
        <w:rPr>
          <w:rFonts w:cs="Times New Roman"/>
          <w:vertAlign w:val="superscript"/>
          <w:lang w:val="en-GB" w:eastAsia="en-US"/>
        </w:rPr>
        <w:t>–2</w:t>
      </w:r>
      <w:r w:rsidRPr="003D563A">
        <w:rPr>
          <w:rFonts w:cs="Times New Roman"/>
          <w:lang w:val="en-GB" w:eastAsia="en-US"/>
        </w:rPr>
        <w:t xml:space="preserve"> for </w:t>
      </w:r>
      <w:ins w:id="4546" w:author="Lucy Cowie" w:date="2021-07-28T14:55:00Z">
        <w:r w:rsidR="000502D2">
          <w:rPr>
            <w:rFonts w:cs="Times New Roman"/>
            <w:lang w:val="en-GB" w:eastAsia="en-US"/>
          </w:rPr>
          <w:t xml:space="preserve">the </w:t>
        </w:r>
      </w:ins>
      <w:r w:rsidRPr="003D563A">
        <w:rPr>
          <w:rFonts w:cs="Times New Roman"/>
          <w:lang w:val="en-GB" w:eastAsia="en-US"/>
        </w:rPr>
        <w:t>year 2011</w:t>
      </w:r>
      <w:r>
        <w:rPr>
          <w:rFonts w:cs="Times New Roman"/>
          <w:lang w:val="en-GB" w:eastAsia="en-US"/>
        </w:rPr>
        <w:t>,</w:t>
      </w:r>
      <w:r w:rsidRPr="003D563A">
        <w:rPr>
          <w:rFonts w:cs="Times New Roman"/>
          <w:lang w:val="en-GB" w:eastAsia="en-US"/>
        </w:rPr>
        <w:t xml:space="preserve"> with </w:t>
      </w:r>
      <w:del w:id="4547" w:author="Lucy Cowie" w:date="2021-07-28T14:55:00Z">
        <w:r w:rsidRPr="0065235F" w:rsidDel="0065235F">
          <w:rPr>
            <w:rFonts w:cs="Times New Roman"/>
            <w:i/>
            <w:iCs/>
            <w:lang w:val="en-GB" w:eastAsia="en-US"/>
            <w:rPrChange w:id="4548" w:author="Lucy Cowie" w:date="2021-07-28T14:55:00Z">
              <w:rPr>
                <w:rFonts w:cs="Times New Roman"/>
                <w:lang w:val="en-GB" w:eastAsia="en-US"/>
              </w:rPr>
            </w:rPrChange>
          </w:rPr>
          <w:delText xml:space="preserve">a </w:delText>
        </w:r>
      </w:del>
      <w:r w:rsidRPr="0065235F">
        <w:rPr>
          <w:rFonts w:cs="Times New Roman"/>
          <w:i/>
          <w:iCs/>
          <w:lang w:val="en-GB" w:eastAsia="en-US"/>
          <w:rPrChange w:id="4549" w:author="Lucy Cowie" w:date="2021-07-28T14:55:00Z">
            <w:rPr>
              <w:rFonts w:cs="Times New Roman"/>
              <w:lang w:val="en-GB" w:eastAsia="en-US"/>
            </w:rPr>
          </w:rPrChange>
        </w:rPr>
        <w:t>medium confidence</w:t>
      </w:r>
      <w:r>
        <w:rPr>
          <w:rFonts w:cs="Times New Roman"/>
          <w:lang w:val="en-GB" w:eastAsia="en-US"/>
        </w:rPr>
        <w:t xml:space="preserve"> </w:t>
      </w:r>
      <w:r>
        <w:rPr>
          <w:rFonts w:cs="Times New Roman"/>
          <w:lang w:val="en-GB" w:eastAsia="en-US"/>
        </w:rPr>
        <w:fldChar w:fldCharType="begin" w:fldLock="1"/>
      </w:r>
      <w:r w:rsidR="00D477C7">
        <w:rPr>
          <w:rFonts w:cs="Times New Roman"/>
          <w:lang w:val="en-GB" w:eastAsia="en-US"/>
        </w:rPr>
        <w:instrText>ADDIN CSL_CITATION { "citationItems" : [ { "id" : "ITEM-1", "itemData" : { "DOI" : "10.1017/CBO9781107415324.016", "ISBN" : "9781107661820", "author" : [ { "dropping-particle" : "", "family" : "Boucher", "given" : "O", "non-dropping-particle" : "", "parse-names" : false, "suffix" : "" }, { "dropping-particle" : "", "family" : "Randall", "given" : "D", "non-dropping-particle" : "", "parse-names" : false, "suffix" : "" }, { "dropping-particle" : "", "family" : "Artaxo", "given" : "P", "non-dropping-particle" : "", "parse-names" : false, "suffix" : "" }, { "dropping-particle" : "", "family" : "Bretherton", "given" : "C", "non-dropping-particle" : "", "parse-names" : false, "suffix" : "" }, { "dropping-particle" : "", "family" : "Feingold", "given" : "G", "non-dropping-particle" : "", "parse-names" : false, "suffix" : "" }, { "dropping-particle" : "", "family" : "Forster", "given" : "P", "non-dropping-particle" : "", "parse-names" : false, "suffix" : "" }, { "dropping-particle" : "", "family" : "Kerminen", "given" : "V.-M.", "non-dropping-particle" : "", "parse-names" : false, "suffix" : "" }, { "dropping-particle" : "", "family" : "Kondo", "given" : "Y", "non-dropping-particle" : "", "parse-names" : false, "suffix" : "" }, { "dropping-particle" : "", "family" : "Liao", "given" : "H", "non-dropping-particle" : "", "parse-names" : false, "suffix" : "" }, { "dropping-particle" : "", "family" : "Lohmann", "given" : "U", "non-dropping-particle" : "", "parse-names" : false, "suffix" : "" }, { "dropping-particle" : "", "family" : "Rasch", "given" : "P", "non-dropping-particle" : "", "parse-names" : false, "suffix" : "" }, { "dropping-particle" : "", "family" : "Satheesh", "given" : "S K", "non-dropping-particle" : "", "parse-names" : false, "suffix" : "" }, { "dropping-particle" : "", "family" : "Sherwood", "given" : "S", "non-dropping-particle" : "", "parse-names" : false, "suffix" : "" }, { "dropping-particle" : "", "family" : "Stevens", "given" : "B", "non-dropping-particle" : "", "parse-names" : false, "suffix" : "" }, { "dropping-particle" : "", "family" : "Zhang", "given" : "X Y", "non-dropping-particle" : "", "parse-names" : false, "suffix" : "" } ], "chapter-number" : "7",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"571-658", "publisher" : "Cambridge University Press", "publisher-place" : "Cambridge", "title" : "Clouds and Aerosols", "translator" : [ { "dropping-particle" : "", "family" : "G2777", "given" : "Rt13", "non-dropping-particle" : "", "parse-names" : false, "suffix" : "" } ], "type" : "chapter" }, "uris" : [ "http://www.mendeley.com/documents/?uuid=a150046f-a5b4-4d49-87c9-0129f88cae9a" ] } ], "mendeley" : { "formattedCitation" : "(Boucher et al., 2013)", "plainTextFormattedCitation" : "(Boucher et al., 2013)", "previouslyFormattedCitation" : "(Boucher et al., 2013)" }, "properties" : { "noteIndex" : 0 }, "schema" : "https://github.com/citation-style-language/schema/raw/master/csl-citation.json" }</w:instrText>
      </w:r>
      <w:r>
        <w:rPr>
          <w:rFonts w:cs="Times New Roman"/>
          <w:lang w:val="en-GB" w:eastAsia="en-US"/>
        </w:rPr>
        <w:fldChar w:fldCharType="separate"/>
      </w:r>
      <w:r w:rsidR="00CB33A1">
        <w:rPr>
          <w:rFonts w:cs="Times New Roman"/>
          <w:noProof/>
          <w:lang w:val="en-GB" w:eastAsia="en-US"/>
        </w:rPr>
        <w:t>(Boucher et al., 2013)</w:t>
      </w:r>
      <w:r>
        <w:rPr>
          <w:rFonts w:cs="Times New Roman"/>
          <w:lang w:val="en-GB" w:eastAsia="en-US"/>
        </w:rPr>
        <w:fldChar w:fldCharType="end"/>
      </w:r>
      <w:r w:rsidRPr="003D563A">
        <w:rPr>
          <w:rFonts w:cs="Times New Roman"/>
          <w:lang w:val="en-GB" w:eastAsia="en-US"/>
        </w:rPr>
        <w:t xml:space="preserve">. The combined linear contrail and their subsequent evolution to contrail cirrus radiative forcing from aviation was assessed to be +0.05 </w:t>
      </w:r>
      <w:commentRangeStart w:id="4550"/>
      <w:r w:rsidRPr="003D563A">
        <w:rPr>
          <w:rFonts w:cs="Times New Roman"/>
          <w:lang w:val="en-GB" w:eastAsia="en-US"/>
        </w:rPr>
        <w:t>(+0.02 to +0.15)</w:t>
      </w:r>
      <w:commentRangeEnd w:id="4550"/>
      <w:r w:rsidR="00C363F4">
        <w:rPr>
          <w:rStyle w:val="Marquedecommentaire"/>
          <w:lang w:val="en-GB"/>
        </w:rPr>
        <w:commentReference w:id="4550"/>
      </w:r>
      <w:r w:rsidRPr="003D563A">
        <w:rPr>
          <w:rFonts w:cs="Times New Roman"/>
          <w:lang w:val="en-GB" w:eastAsia="en-US"/>
        </w:rPr>
        <w:t xml:space="preserve"> W m</w:t>
      </w:r>
      <w:r w:rsidRPr="00C57AB6">
        <w:rPr>
          <w:rFonts w:cs="Times New Roman"/>
          <w:vertAlign w:val="superscript"/>
          <w:lang w:val="en-GB" w:eastAsia="en-US"/>
        </w:rPr>
        <w:t>–2</w:t>
      </w:r>
      <w:r>
        <w:rPr>
          <w:rFonts w:cs="Times New Roman"/>
          <w:lang w:val="en-GB" w:eastAsia="en-US"/>
        </w:rPr>
        <w:t xml:space="preserve">, </w:t>
      </w:r>
      <w:r w:rsidRPr="003D563A">
        <w:rPr>
          <w:rFonts w:cs="Times New Roman"/>
          <w:lang w:val="en-GB" w:eastAsia="en-US"/>
        </w:rPr>
        <w:t>with</w:t>
      </w:r>
      <w:del w:id="4551" w:author="Lucy Cowie" w:date="2021-07-28T14:56:00Z">
        <w:r w:rsidRPr="003D563A" w:rsidDel="00C363F4">
          <w:rPr>
            <w:rFonts w:cs="Times New Roman"/>
            <w:lang w:val="en-GB" w:eastAsia="en-US"/>
          </w:rPr>
          <w:delText xml:space="preserve"> </w:delText>
        </w:r>
        <w:r w:rsidDel="00C363F4">
          <w:rPr>
            <w:rFonts w:cs="Times New Roman"/>
            <w:lang w:val="en-GB" w:eastAsia="en-US"/>
          </w:rPr>
          <w:delText>a</w:delText>
        </w:r>
      </w:del>
      <w:r>
        <w:rPr>
          <w:rFonts w:cs="Times New Roman"/>
          <w:lang w:val="en-GB" w:eastAsia="en-US"/>
        </w:rPr>
        <w:t xml:space="preserve"> </w:t>
      </w:r>
      <w:r w:rsidRPr="00C363F4">
        <w:rPr>
          <w:rFonts w:cs="Times New Roman"/>
          <w:i/>
          <w:iCs/>
          <w:lang w:val="en-GB" w:eastAsia="en-US"/>
          <w:rPrChange w:id="4552" w:author="Lucy Cowie" w:date="2021-07-28T14:56:00Z">
            <w:rPr>
              <w:rFonts w:cs="Times New Roman"/>
              <w:lang w:val="en-GB" w:eastAsia="en-US"/>
            </w:rPr>
          </w:rPrChange>
        </w:rPr>
        <w:t>low confidence</w:t>
      </w:r>
      <w:r w:rsidRPr="003D563A">
        <w:rPr>
          <w:rFonts w:cs="Times New Roman"/>
          <w:lang w:val="en-GB" w:eastAsia="en-US"/>
        </w:rPr>
        <w:t>. An additional forcing of +0.003 W m</w:t>
      </w:r>
      <w:r w:rsidRPr="00C57AB6">
        <w:rPr>
          <w:rFonts w:cs="Times New Roman"/>
          <w:vertAlign w:val="superscript"/>
          <w:lang w:val="en-GB" w:eastAsia="en-US"/>
        </w:rPr>
        <w:t>–2</w:t>
      </w:r>
      <w:r w:rsidRPr="003D563A">
        <w:rPr>
          <w:rFonts w:cs="Times New Roman"/>
          <w:lang w:val="en-GB" w:eastAsia="en-US"/>
        </w:rPr>
        <w:t xml:space="preserve"> due to emissions of water vapour in the stratosphere by aviation was also reported </w:t>
      </w:r>
      <w:r>
        <w:rPr>
          <w:rFonts w:cs="Times New Roman"/>
          <w:lang w:val="en-GB" w:eastAsia="en-US"/>
        </w:rPr>
        <w:fldChar w:fldCharType="begin" w:fldLock="1"/>
      </w:r>
      <w:r w:rsidR="00D477C7">
        <w:rPr>
          <w:rFonts w:cs="Times New Roman"/>
          <w:lang w:val="en-GB" w:eastAsia="en-US"/>
        </w:rPr>
        <w:instrText>ADDIN CSL_CITATION { "citationItems" : [ { "id" : "ITEM-1", "itemData" : { "DOI" : "10.1017/CBO9781107415324.016", "ISBN" : "9781107661820", "author" : [ { "dropping-particle" : "", "family" : "Boucher", "given" : "O", "non-dropping-particle" : "", "parse-names" : false, "suffix" : "" }, { "dropping-particle" : "", "family" : "Randall", "given" : "D", "non-dropping-particle" : "", "parse-names" : false, "suffix" : "" }, { "dropping-particle" : "", "family" : "Artaxo", "given" : "P", "non-dropping-particle" : "", "parse-names" : false, "suffix" : "" }, { "dropping-particle" : "", "family" : "Bretherton", "given" : "C", "non-dropping-particle" : "", "parse-names" : false, "suffix" : "" }, { "dropping-particle" : "", "family" : "Feingold", "given" : "G", "non-dropping-particle" : "", "parse-names" : false, "suffix" : "" }, { "dropping-particle" : "", "family" : "Forster", "given" : "P", "non-dropping-particle" : "", "parse-names" : false, "suffix" : "" }, { "dropping-particle" : "", "family" : "Kerminen", "given" : "V.-M.", "non-dropping-particle" : "", "parse-names" : false, "suffix" : "" }, { "dropping-particle" : "", "family" : "Kondo", "given" : "Y", "non-dropping-particle" : "", "parse-names" : false, "suffix" : "" }, { "dropping-particle" : "", "family" : "Liao", "given" : "H", "non-dropping-particle" : "", "parse-names" : false, "suffix" : "" }, { "dropping-particle" : "", "family" : "Lohmann", "given" : "U", "non-dropping-particle" : "", "parse-names" : false, "suffix" : "" }, { "dropping-particle" : "", "family" : "Rasch", "given" : "P", "non-dropping-particle" : "", "parse-names" : false, "suffix" : "" }, { "dropping-particle" : "", "family" : "Satheesh", "given" : "S K", "non-dropping-particle" : "", "parse-names" : false, "suffix" : "" }, { "dropping-particle" : "", "family" : "Sherwood", "given" : "S", "non-dropping-particle" : "", "parse-names" : false, "suffix" : "" }, { "dropping-particle" : "", "family" : "Stevens", "given" : "B", "non-dropping-particle" : "", "parse-names" : false, "suffix" : "" }, { "dropping-particle" : "", "family" : "Zhang", "given" : "X Y", "non-dropping-particle" : "", "parse-names" : false, "suffix" : "" } ], "chapter-number" : "7",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"571-658", "publisher" : "Cambridge University Press", "publisher-place" : "Cambridge", "title" : "Clouds and Aerosols", "translator" : [ { "dropping-particle" : "", "family" : "G2777", "given" : "Rt13", "non-dropping-particle" : "", "parse-names" : false, "suffix" : "" } ], "type" : "chapter" }, "uris" : [ "http://www.mendeley.com/documents/?uuid=a150046f-a5b4-4d49-87c9-0129f88cae9a" ] } ], "mendeley" : { "formattedCitation" : "(Boucher et al., 2013)", "plainTextFormattedCitation" : "(Boucher et al., 2013)", "previouslyFormattedCitation" : "(Boucher et al., 2013)" }, "properties" : { "noteIndex" : 0 }, "schema" : "https://github.com/citation-style-language/schema/raw/master/csl-citation.json" }</w:instrText>
      </w:r>
      <w:r>
        <w:rPr>
          <w:rFonts w:cs="Times New Roman"/>
          <w:lang w:val="en-GB" w:eastAsia="en-US"/>
        </w:rPr>
        <w:fldChar w:fldCharType="separate"/>
      </w:r>
      <w:r w:rsidR="00CB33A1">
        <w:rPr>
          <w:rFonts w:cs="Times New Roman"/>
          <w:noProof/>
          <w:lang w:val="en-GB" w:eastAsia="en-US"/>
        </w:rPr>
        <w:t>(Boucher et al., 2013)</w:t>
      </w:r>
      <w:r>
        <w:rPr>
          <w:rFonts w:cs="Times New Roman"/>
          <w:lang w:val="en-GB" w:eastAsia="en-US"/>
        </w:rPr>
        <w:fldChar w:fldCharType="end"/>
      </w:r>
      <w:r w:rsidRPr="003D563A">
        <w:rPr>
          <w:rFonts w:cs="Times New Roman"/>
          <w:lang w:val="en-GB" w:eastAsia="en-US"/>
        </w:rPr>
        <w:t>. The aviation sector was also estimated to lead to a net surface warming at 20</w:t>
      </w:r>
      <w:ins w:id="4553" w:author="Lucy Cowie" w:date="2021-07-28T14:56:00Z">
        <w:r w:rsidR="00D92187">
          <w:rPr>
            <w:rFonts w:cs="Times New Roman"/>
            <w:lang w:val="en-GB" w:eastAsia="en-US"/>
          </w:rPr>
          <w:t>-</w:t>
        </w:r>
      </w:ins>
      <w:r w:rsidRPr="003D563A">
        <w:rPr>
          <w:rFonts w:cs="Times New Roman"/>
          <w:lang w:val="en-GB" w:eastAsia="en-US"/>
        </w:rPr>
        <w:t xml:space="preserve"> and 100</w:t>
      </w:r>
      <w:ins w:id="4554" w:author="Lucy Cowie" w:date="2021-07-28T14:57:00Z">
        <w:r w:rsidR="00D92187">
          <w:rPr>
            <w:rFonts w:cs="Times New Roman"/>
            <w:lang w:val="en-GB" w:eastAsia="en-US"/>
          </w:rPr>
          <w:t>-</w:t>
        </w:r>
      </w:ins>
      <w:del w:id="4555" w:author="Lucy Cowie" w:date="2021-07-28T14:57:00Z">
        <w:r w:rsidRPr="003D563A" w:rsidDel="00D92187">
          <w:rPr>
            <w:rFonts w:cs="Times New Roman"/>
            <w:lang w:val="en-GB" w:eastAsia="en-US"/>
          </w:rPr>
          <w:delText xml:space="preserve"> </w:delText>
        </w:r>
      </w:del>
      <w:r w:rsidRPr="003D563A">
        <w:rPr>
          <w:rFonts w:cs="Times New Roman"/>
          <w:lang w:val="en-GB" w:eastAsia="en-US"/>
        </w:rPr>
        <w:t>year</w:t>
      </w:r>
      <w:del w:id="4556" w:author="Lucy Cowie" w:date="2021-07-28T14:57:00Z">
        <w:r w:rsidRPr="003D563A" w:rsidDel="00D92187">
          <w:rPr>
            <w:rFonts w:cs="Times New Roman"/>
            <w:lang w:val="en-GB" w:eastAsia="en-US"/>
          </w:rPr>
          <w:delText>s</w:delText>
        </w:r>
      </w:del>
      <w:r w:rsidRPr="003D563A">
        <w:rPr>
          <w:rFonts w:cs="Times New Roman"/>
          <w:lang w:val="en-GB" w:eastAsia="en-US"/>
        </w:rPr>
        <w:t xml:space="preserve"> horizons following a one</w:t>
      </w:r>
      <w:ins w:id="4557" w:author="Lucy Cowie" w:date="2021-07-28T14:57:00Z">
        <w:r w:rsidR="00D92187">
          <w:rPr>
            <w:rFonts w:cs="Times New Roman"/>
            <w:lang w:val="en-GB" w:eastAsia="en-US"/>
          </w:rPr>
          <w:t>-</w:t>
        </w:r>
      </w:ins>
      <w:del w:id="4558" w:author="Lucy Cowie" w:date="2021-07-28T14:57:00Z">
        <w:r w:rsidRPr="003D563A" w:rsidDel="00D92187">
          <w:rPr>
            <w:rFonts w:cs="Times New Roman"/>
            <w:lang w:val="en-GB" w:eastAsia="en-US"/>
          </w:rPr>
          <w:delText xml:space="preserve"> </w:delText>
        </w:r>
      </w:del>
      <w:r w:rsidRPr="003D563A">
        <w:rPr>
          <w:rFonts w:cs="Times New Roman"/>
          <w:lang w:val="en-GB" w:eastAsia="en-US"/>
        </w:rPr>
        <w:t>year pulse emission. This net temperature response was determined by similar contributions from contrails</w:t>
      </w:r>
      <w:del w:id="4559" w:author="Lucy Cowie" w:date="2021-07-28T14:57:00Z">
        <w:r w:rsidRPr="003D563A" w:rsidDel="002C14F2">
          <w:rPr>
            <w:rFonts w:cs="Times New Roman"/>
            <w:lang w:val="en-GB" w:eastAsia="en-US"/>
          </w:rPr>
          <w:delText xml:space="preserve"> and</w:delText>
        </w:r>
      </w:del>
      <w:ins w:id="4560" w:author="Lucy Cowie" w:date="2021-07-28T14:57:00Z">
        <w:r w:rsidR="002C14F2">
          <w:rPr>
            <w:rFonts w:cs="Times New Roman"/>
            <w:lang w:val="en-GB" w:eastAsia="en-US"/>
          </w:rPr>
          <w:t>,</w:t>
        </w:r>
      </w:ins>
      <w:r w:rsidRPr="003D563A">
        <w:rPr>
          <w:rFonts w:cs="Times New Roman"/>
          <w:lang w:val="en-GB" w:eastAsia="en-US"/>
        </w:rPr>
        <w:t xml:space="preserve"> contrail cirrus and CO</w:t>
      </w:r>
      <w:r w:rsidRPr="00BF612F">
        <w:rPr>
          <w:rFonts w:cs="Times New Roman"/>
          <w:vertAlign w:val="subscript"/>
          <w:lang w:val="en-GB" w:eastAsia="en-US"/>
        </w:rPr>
        <w:t>2</w:t>
      </w:r>
      <w:r w:rsidRPr="003D563A">
        <w:rPr>
          <w:rFonts w:cs="Times New Roman"/>
          <w:lang w:val="en-GB" w:eastAsia="en-US"/>
        </w:rPr>
        <w:t xml:space="preserve"> over a 20</w:t>
      </w:r>
      <w:ins w:id="4561" w:author="Lucy Cowie" w:date="2021-07-28T14:57:00Z">
        <w:r w:rsidR="002C14F2">
          <w:rPr>
            <w:rFonts w:cs="Times New Roman"/>
            <w:lang w:val="en-GB" w:eastAsia="en-US"/>
          </w:rPr>
          <w:t>-</w:t>
        </w:r>
      </w:ins>
      <w:del w:id="4562" w:author="Lucy Cowie" w:date="2021-07-28T14:57:00Z">
        <w:r w:rsidRPr="003D563A" w:rsidDel="002C14F2">
          <w:rPr>
            <w:rFonts w:cs="Times New Roman"/>
            <w:lang w:val="en-GB" w:eastAsia="en-US"/>
          </w:rPr>
          <w:delText xml:space="preserve"> </w:delText>
        </w:r>
      </w:del>
      <w:r w:rsidRPr="003D563A">
        <w:rPr>
          <w:rFonts w:cs="Times New Roman"/>
          <w:lang w:val="en-GB" w:eastAsia="en-US"/>
        </w:rPr>
        <w:t>year time horizon, and dominated by CO</w:t>
      </w:r>
      <w:r w:rsidRPr="00BF612F">
        <w:rPr>
          <w:rFonts w:cs="Times New Roman"/>
          <w:vertAlign w:val="subscript"/>
          <w:lang w:val="en-GB" w:eastAsia="en-US"/>
        </w:rPr>
        <w:t>2</w:t>
      </w:r>
      <w:r w:rsidRPr="003D563A">
        <w:rPr>
          <w:rFonts w:cs="Times New Roman"/>
          <w:lang w:val="en-GB" w:eastAsia="en-US"/>
        </w:rPr>
        <w:t xml:space="preserve"> in a 100</w:t>
      </w:r>
      <w:ins w:id="4563" w:author="Lucy Cowie" w:date="2021-07-28T14:57:00Z">
        <w:r w:rsidR="002C14F2">
          <w:rPr>
            <w:rFonts w:cs="Times New Roman"/>
            <w:lang w:val="en-GB" w:eastAsia="en-US"/>
          </w:rPr>
          <w:t>-</w:t>
        </w:r>
      </w:ins>
      <w:del w:id="4564" w:author="Lucy Cowie" w:date="2021-07-28T14:57:00Z">
        <w:r w:rsidRPr="003D563A" w:rsidDel="002C14F2">
          <w:rPr>
            <w:rFonts w:cs="Times New Roman"/>
            <w:lang w:val="en-GB" w:eastAsia="en-US"/>
          </w:rPr>
          <w:delText xml:space="preserve"> </w:delText>
        </w:r>
      </w:del>
      <w:r w:rsidRPr="003D563A">
        <w:rPr>
          <w:rFonts w:cs="Times New Roman"/>
          <w:lang w:val="en-GB" w:eastAsia="en-US"/>
        </w:rPr>
        <w:t>year</w:t>
      </w:r>
      <w:del w:id="4565" w:author="Lucy Cowie" w:date="2021-07-28T14:57:00Z">
        <w:r w:rsidRPr="003D563A" w:rsidDel="002C14F2">
          <w:rPr>
            <w:rFonts w:cs="Times New Roman"/>
            <w:lang w:val="en-GB" w:eastAsia="en-US"/>
          </w:rPr>
          <w:delText>s</w:delText>
        </w:r>
      </w:del>
      <w:r w:rsidRPr="003D563A">
        <w:rPr>
          <w:rFonts w:cs="Times New Roman"/>
          <w:lang w:val="en-GB" w:eastAsia="en-US"/>
        </w:rPr>
        <w:t xml:space="preserve"> perspective </w:t>
      </w:r>
      <w:r w:rsidR="00486BF4">
        <w:rPr>
          <w:rFonts w:cs="Times New Roman"/>
          <w:lang w:val="en-GB" w:eastAsia="en-US"/>
        </w:rPr>
        <w:t xml:space="preserve">(Figure 8.34 </w:t>
      </w:r>
      <w:ins w:id="4566" w:author="Ian Blenkinsop" w:date="2021-07-29T11:30:00Z">
        <w:r w:rsidR="00B87BAB">
          <w:rPr>
            <w:rFonts w:cs="Times New Roman"/>
            <w:lang w:val="en-GB" w:eastAsia="en-US"/>
          </w:rPr>
          <w:t xml:space="preserve">in </w:t>
        </w:r>
      </w:ins>
      <w:r w:rsidR="00486BF4">
        <w:rPr>
          <w:rFonts w:cs="Times New Roman"/>
          <w:lang w:val="en-GB" w:eastAsia="en-US"/>
        </w:rPr>
        <w:t>AR5</w:t>
      </w:r>
      <w:del w:id="4567" w:author="Ian Blenkinsop" w:date="2021-07-29T11:30:00Z">
        <w:r w:rsidR="00486BF4" w:rsidDel="00B87BAB">
          <w:rPr>
            <w:rFonts w:cs="Times New Roman"/>
            <w:lang w:val="en-GB" w:eastAsia="en-US"/>
          </w:rPr>
          <w:delText xml:space="preserve">: </w:delText>
        </w:r>
      </w:del>
      <w:ins w:id="4568" w:author="Ian Blenkinsop" w:date="2021-07-29T11:30:00Z">
        <w:r w:rsidR="00B87BAB">
          <w:rPr>
            <w:rFonts w:cs="Times New Roman"/>
            <w:lang w:val="en-GB" w:eastAsia="en-US"/>
          </w:rPr>
          <w:t xml:space="preserve">, </w:t>
        </w:r>
      </w:ins>
      <w:commentRangeStart w:id="4569"/>
      <w:r>
        <w:rPr>
          <w:rFonts w:cs="Times New Roman"/>
          <w:lang w:val="en-GB"/>
        </w:rPr>
        <w:fldChar w:fldCharType="begin" w:fldLock="1"/>
      </w:r>
      <w:r w:rsidR="00D477C7">
        <w:rPr>
          <w:rFonts w:cs="Times New Roman"/>
          <w:lang w:val="en-GB"/>
        </w:rPr>
        <w:instrText>ADDIN CSL_CITATION { "citationItems" : [ { "id" : "ITEM-1", "itemData" : { "DOI" : "10.1017/CBO9781107415324.018", "ISBN" : "9781107661820", "author" : [ { "dropping-particle" : "", "family" : "Myhre", "given" : "Gunnar", "non-dropping-particle" : "", "parse-names" : false, "suffix" : "" }, { "dropping-particle" : "", "family" : "Shindell", "given" : "Drew", "non-dropping-particle" : "", "parse-names" : false, "suffix" : "" }, { "dropping-particle" : "", "family" : "Br\u00e9on", "given" : "Francois-Marie", "non-dropping-particle" : "", "parse-names" : false, "suffix" : "" }, { "dropping-particle" : "", "family" : "Collins", "given" : "William", "non-dropping-particle" : "", "parse-names" : false, "suffix" : "" }, { "dropping-particle" : "", "family" : "Fuglestvedt", "given" : "Jan", "non-dropping-particle" : "", "parse-names" : false, "suffix" : "" }, { "dropping-particle" : "", "family" : "Huang", "given" : "Jianping", "non-dropping-particle" : "", "parse-names" : false, "suffix" : "" }, { "dropping-particle" : "", "family" : "Koch", "given" : "Dorothy", "non-dropping-particle" : "", "parse-names" : false, "suffix" : "" }, { "dropping-particle" : "", "family" : "Lamarque", "given" : "Jean-Francois", "non-dropping-particle" : "", "parse-names" : false, "suffix" : "" }, { "dropping-particle" : "", "family" : "Lee", "given" : "David", "non-dropping-particle" : "", "parse-names" : false, "suffix" : "" }, { "dropping-particle" : "", "family" : "Mendoza", "given" : "Blanca", "non-dropping-particle" : "", "parse-names" : false, "suffix" : "" }, { "dropping-particle" : "", "family" : "Nakajima", "given" : "Teruyuki", "non-dropping-particle" : "", "parse-names" : false, "suffix" : "" }, { "dropping-particle" : "", "family" : "Robock", "given" : "Alan", "non-dropping-particle" : "", "parse-names" : false, "suffix" : "" }, { "dropping-particle" : "", "family" : "Stephens", "given" : "Graeme", "non-dropping-particle" : "", "parse-names" : false, "suffix" : "" }, { "dropping-particle" : "", "family" : "Takemura", "given" : "Toshihiko", "non-dropping-particle" : "", "parse-names" : false, "suffix" : "" }, { "dropping-particle" : "", "family" : "Zhang", "given" : "Hua", "non-dropping-particle" : "", "parse-names" : false, "suffix" : "" } ], "chapter-number" : "8",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"genre" : "Book Section", "id" : "ITEM-1", "issued" : { "date-parts" : [ [ "2013" ] ] }, "page" : "659-740", "publisher" : "Cambridge University Press", "publisher-place" : "Cambridge, United Kingdom and New York, NY, USA", "title" : "Anthropogenic and Natural Radiative Forcing", "translator" : [ { "dropping-particle" : "", "family" : "G5425", "given" : "Rt13", "non-dropping-particle" : "", "parse-names" : false, "suffix" : "" } ], "type" : "chapter" }, "uris" : [ "http://www.mendeley.com/documents/?uuid=b9eebf76-21a6-4bbc-b69a-7f5fffcf0153" ] } ], "mendeley" : { "formattedCitation" : "(Myhre et al., 2013)", "manualFormatting" : "Myhre et al., 2013)", "plainTextFormattedCitation" : "(Myhre et al., 2013)", "previouslyFormattedCitation" : "(Myhre et al., 2013)" }, "properties" : { "noteIndex" : 0 }, "schema" : "https://github.com/citation-style-language/schema/raw/master/csl-citation.json" }</w:instrText>
      </w:r>
      <w:r>
        <w:rPr>
          <w:rFonts w:cs="Times New Roman"/>
          <w:lang w:val="en-GB"/>
        </w:rPr>
        <w:fldChar w:fldCharType="separate"/>
      </w:r>
      <w:r w:rsidR="00CB33A1">
        <w:rPr>
          <w:rFonts w:cs="Times New Roman"/>
          <w:noProof/>
          <w:lang w:val="en-GB"/>
        </w:rPr>
        <w:t>Myhre et al., 2013)</w:t>
      </w:r>
      <w:r>
        <w:rPr>
          <w:rFonts w:cs="Times New Roman"/>
          <w:lang w:val="en-GB"/>
        </w:rPr>
        <w:fldChar w:fldCharType="end"/>
      </w:r>
      <w:commentRangeEnd w:id="4569"/>
      <w:r w:rsidR="00CB33A1">
        <w:rPr>
          <w:rStyle w:val="Marquedecommentaire"/>
        </w:rPr>
        <w:commentReference w:id="4569"/>
      </w:r>
      <w:r w:rsidRPr="00035D67">
        <w:rPr>
          <w:rFonts w:cs="Times New Roman"/>
          <w:lang w:val="en-GB"/>
        </w:rPr>
        <w:t xml:space="preserve">. </w:t>
      </w:r>
    </w:p>
    <w:p w14:paraId="0A5EE72E" w14:textId="77777777" w:rsidR="00E578B9" w:rsidRPr="00035D67" w:rsidRDefault="00E578B9" w:rsidP="00D5630D">
      <w:pPr>
        <w:pStyle w:val="AR6BodyText"/>
        <w:rPr>
          <w:rFonts w:cs="Times New Roman"/>
          <w:lang w:val="en-GB"/>
        </w:rPr>
      </w:pPr>
    </w:p>
    <w:p w14:paraId="75D77F36" w14:textId="27841D4A" w:rsidR="00E578B9" w:rsidRPr="00035D67" w:rsidRDefault="00E578B9" w:rsidP="00D5630D">
      <w:pPr>
        <w:pStyle w:val="AR6BodyText"/>
        <w:rPr>
          <w:rFonts w:cs="Times New Roman"/>
          <w:lang w:val="en-GB"/>
        </w:rPr>
      </w:pPr>
      <w:r w:rsidRPr="003D563A">
        <w:rPr>
          <w:rFonts w:cs="Times New Roman"/>
          <w:lang w:val="en-GB"/>
        </w:rPr>
        <w:t>Our assessment builds on</w:t>
      </w:r>
      <w:del w:id="4570" w:author="Robin Matthews" w:date="2021-07-08T18:32:00Z">
        <w:r w:rsidRPr="003D563A" w:rsidDel="00860932">
          <w:rPr>
            <w:rFonts w:cs="Times New Roman"/>
            <w:lang w:val="en-GB"/>
          </w:rPr>
          <w:delText xml:space="preserve"> </w:delText>
        </w:r>
        <w:r w:rsidRPr="00035D67" w:rsidDel="00860932">
          <w:rPr>
            <w:rFonts w:cs="Times New Roman"/>
            <w:lang w:val="en-GB"/>
          </w:rPr>
          <w:delText>Lee et al.</w:delText>
        </w:r>
      </w:del>
      <w:r w:rsidRPr="00035D67">
        <w:rPr>
          <w:rFonts w:cs="Times New Roman"/>
          <w:lang w:val="en-GB"/>
        </w:rPr>
        <w:t xml:space="preserve"> </w:t>
      </w:r>
      <w:r w:rsidRPr="00035D67">
        <w:rPr>
          <w:rFonts w:cs="Times New Roman"/>
          <w:lang w:val="en-GB"/>
        </w:rPr>
        <w:fldChar w:fldCharType="begin" w:fldLock="1"/>
      </w:r>
      <w:ins w:id="4571" w:author="Robin Matthews" w:date="2021-07-08T18:32:00Z">
        <w:r w:rsidR="00860932">
          <w:rPr>
            <w:rFonts w:cs="Times New Roman"/>
            <w:lang w:val="en-GB"/>
          </w:rPr>
          <w:instrText>ADDIN CSL_CITATION { "citationItems" : [ { "id" : "ITEM-1", "itemData" : { "DOI" : "10.1016/j.atmosenv.2020.117834", "ISSN" : "13522310", "author" : [ { "dropping-particle" : "", "family" : "Lee", "given" : "D.S.", "non-dropping-particle" : "", "parse-names" : false, "suffix" : "" }, { "dropping-particle" : "", "family" : "Fahey", "given" : "D.W.", "non-dropping-particle" : "", "parse-names" : false, "suffix" : "" }, { "dropping-particle" : "", "family" : "Skowron", "given" : "A.", "non-dropping-particle" : "", "parse-names" : false, "suffix" : "" }, { "dropping-particle" : "", "family" : "Allen", "given" : "M.R.", "non-dropping-particle" : "", "parse-names" : false, "suffix" : "" }, { "dropping-particle" : "", "family" : "Burkhardt", "given" : "U.", "non-dropping-particle" : "", "parse-names" : false, "suffix" : "" }, { "dropping-particle" : "", "family" : "Chen", "given" : "Q.", "non-dropping-particle" : "", "parse-names" : false, "suffix" : "" }, { "dropping-particle" : "", "family" : "Doherty", "given" : "S.J.", "non-dropping-particle" : "", "parse-names" : false, "suffix" : "" }, { "dropping-particle" : "", "family" : "Freeman", "given" : "S.", "non-dropping-particle" : "", "parse-names" : false, "suffix" : "" }, { "dropping-particle" : "", "family" : "Forster", "given" : "P.M.", "non-dropping-particle" : "", "parse-names" : false, "suffix" : "" }, { "dropping-particle" : "", "family" : "Fuglestvedt", "given" : "J.", "non-dropping-particle" : "", "parse-names" : false, "suffix" : "" }, { "dropping-particle" : "", "family" : "Gettelman", "given" : "A.", "non-dropping-particle" : "", "parse-names" : false, "suffix" : "" }, { "dropping-particle" : "", "family" : "Le\u00f3n", "given" : "R.R.", "non-dropping-particle" : "De", "parse-names" : false, "suffix" : "" }, { "dropping-particle" : "", "family" : "Lim", "given" : "L.L.", "non-dropping-particle" : "", "parse-names" : false, "suffix" : "" }, { "dropping-particle" : "", "family" : "Lund", "given" : "M.T.", "non-dropping-particle" : "", "parse-names" : false, "suffix" : "" }, { "dropping-particle" : "", "family" : "Millar", "given" : "R.J.", "non-dropping-particle" : "", "parse-names" : false, "suffix" : "" }, { "dropping-particle" : "", "family" : "Owen", "given" : "B.", "non-dropping-particle" : "", "parse-names" : false, "suffix" : "" }, { "dropping-particle" : "", "family" : "Penner", "given" : "J.E.", "non-dropping-particle" : "", "parse-names" : false, "suffix" : "" }, { "dropping-particle" : "", "family" : "Pitari", "given" : "G.", "non-dropping-particle" : "", "parse-names" : false, "suffix" : "" }, { "dropping-particle" : "", "family" : "Prather", "given" : "M.J.", "non-dropping-particle" : "", "parse-names" : false, "suffix" : "" }, { "dropping-particle" : "", "family" : "Sausen", "given" : "R.", "non-dropping-particle" : "", "parse-names" : false, "suffix" : "" }, { "dropping-particle" : "", "family" : "Wilcox", "given" : "L.J.", "non-dropping-particle" : "", "parse-names" : false, "suffix" : "" } ], "container-title" : "Atmospheric Environment", "id" : "ITEM-1", "issued" : { "date-parts" : [ [ "2021", "1" ] ] }, "page" : "117834", "title" : "The contribution of global aviation to anthropogenic climate forcing for 2000 to 2018", "translator" : [ { "dropping-particle" : "", "family" : "G5421", "given" : "", "non-dropping-particle" : "", "parse-names" : false, "suffix" : "" } ], "type" : "article-journal", "volume" : "244" }, "uris" : [ "http://www.mendeley.com/documents/?uuid=4e2a014b-c94e-4b3c-bd26-0589d56ee67e" ] } ], "mendeley" : { "formattedCitation" : "(Lee et al., 2021)", "manualFormatting" : "Lee et al., (2021)", "plainTextFormattedCitation" : "(Lee et al., 2021)", "previouslyFormattedCitation" : "(Lee et al., 2021)" }, "properties" : { "noteIndex" : 0 }, "schema" : "https://github.com/citation-style-language/schema/raw/master/csl-citation.json" }</w:instrText>
        </w:r>
      </w:ins>
      <w:del w:id="4572" w:author="Robin Matthews" w:date="2021-07-08T18:32:00Z">
        <w:r w:rsidR="00D477C7" w:rsidDel="00860932">
          <w:rPr>
            <w:rFonts w:cs="Times New Roman"/>
            <w:lang w:val="en-GB"/>
          </w:rPr>
          <w:delInstrText>ADDIN CSL_CITATION { "citationItems" : [ { "id" : "ITEM-1", "itemData" : { "DOI" : "10.1016/j.atmosenv.2020.117834", "ISSN" : "13522310", "author" : [ { "dropping-particle" : "", "family" : "Lee", "given" : "D.S.", "non-dropping-particle" : "", "parse-names" : false, "suffix" : "" }, { "dropping-particle" : "", "family" : "Fahey", "given" : "D.W.", "non-dropping-particle" : "", "parse-names" : false, "suffix" : "" }, { "dropping-particle" : "", "family" : "Skowron", "given" : "A.", "non-dropping-particle" : "", "parse-names" : false, "suffix" : "" }, { "dropping-particle" : "", "family" : "Allen", "given" : "M.R.", "non-dropping-particle" : "", "parse-names" : false, "suffix" : "" }, { "dropping-particle" : "", "family" : "Burkhardt", "given" : "U.", "non-dropping-particle" : "", "parse-names" : false, "suffix" : "" }, { "dropping-particle" : "", "family" : "Chen", "given" : "Q.", "non-dropping-particle" : "", "parse-names" : false, "suffix" : "" }, { "dropping-particle" : "", "family" : "Doherty", "given" : "S.J.", "non-dropping-particle" : "", "parse-names" : false, "suffix" : "" }, { "dropping-particle" : "", "family" : "Freeman", "given" : "S.", "non-dropping-particle" : "", "parse-names" : false, "suffix" : "" }, { "dropping-particle" : "", "family" : "Forster", "given" : "P.M.", "non-dropping-particle" : "", "parse-names" : false, "suffix" : "" }, { "dropping-particle" : "", "family" : "Fuglestvedt", "given" : "J.", "non-dropping-particle" : "", "parse-names" : false, "suffix" : "" }, { "dropping-particle" : "", "family" : "Gettelman", "given" : "A.", "non-dropping-particle" : "", "parse-names" : false, "suffix" : "" }, { "dropping-particle" : "", "family" : "Le\u00f3n", "given" : "R.R.", "non-dropping-particle" : "De", "parse-names" : false, "suffix" : "" }, { "dropping-particle" : "", "family" : "Lim", "given" : "L.L.", "non-dropping-particle" : "", "parse-names" : false, "suffix" : "" }, { "dropping-particle" : "", "family" : "Lund", "given" : "M.T.", "non-dropping-particle" : "", "parse-names" : false, "suffix" : "" }, { "dropping-particle" : "", "family" : "Millar", "given" : "R.J.", "non-dropping-particle" : "", "parse-names" : false, "suffix" : "" }, { "dropping-particle" : "", "family" : "Owen", "given" : "B.", "non-dropping-particle" : "", "parse-names" : false, "suffix" : "" }, { "dropping-particle" : "", "family" : "Penner", "given" : "J.E.", "non-dropping-particle" : "", "parse-names" : false, "suffix" : "" }, { "dropping-particle" : "", "family" : "Pitari", "given" : "G.", "non-dropping-particle" : "", "parse-names" : false, "suffix" : "" }, { "dropping-particle" : "", "family" : "Prather", "given" : "M.J.", "non-dropping-particle" : "", "parse-names" : false, "suffix" : "" }, { "dropping-particle" : "", "family" : "Sausen", "given" : "R.", "non-dropping-particle" : "", "parse-names" : false, "suffix" : "" }, { "dropping-particle" : "", "family" : "Wilcox", "given" : "L.J.", "non-dropping-particle" : "", "parse-names" : false, "suffix" : "" } ], "container-title" : "Atmospheric Environment", "id" : "ITEM-1", "issued" : { "date-parts" : [ [ "2021", "1" ] ] }, "page" : "117834", "title" : "The contribution of global aviation to anthropogenic climate forcing for 2000 to 2018", "translator" : [ { "dropping-particle" : "", "family" : "G5421", "given" : "", "non-dropping-particle" : "", "parse-names" : false, "suffix" : "" } ], "type" : "article-journal", "volume" : "244" }, "uris" : [ "http://www.mendeley.com/documents/?uuid=4e2a014b-c94e-4b3c-bd26-0589d56ee67e" ] } ], "mendeley" : { "formattedCitation" : "(Lee et al., 2021)", "plainTextFormattedCitation" : "(Lee et al., 2021)", "previouslyFormattedCitation" : "(Lee et al., 2021)" }, "properties" : { "noteIndex" : 0 }, "schema" : "https://github.com/citation-style-language/schema/raw/master/csl-citation.json" }</w:delInstrText>
        </w:r>
      </w:del>
      <w:r w:rsidRPr="00035D67">
        <w:rPr>
          <w:rFonts w:cs="Times New Roman"/>
          <w:lang w:val="en-GB"/>
        </w:rPr>
        <w:fldChar w:fldCharType="separate"/>
      </w:r>
      <w:del w:id="4573" w:author="Robin Matthews" w:date="2021-07-08T18:32:00Z">
        <w:r w:rsidR="00CB33A1" w:rsidDel="00860932">
          <w:rPr>
            <w:rFonts w:cs="Times New Roman"/>
            <w:noProof/>
            <w:lang w:val="en-GB"/>
          </w:rPr>
          <w:delText>(</w:delText>
        </w:r>
      </w:del>
      <w:r w:rsidR="00CB33A1">
        <w:rPr>
          <w:rFonts w:cs="Times New Roman"/>
          <w:noProof/>
          <w:lang w:val="en-GB"/>
        </w:rPr>
        <w:t>Lee et al.</w:t>
      </w:r>
      <w:del w:id="4574" w:author="Robin Matthews" w:date="2021-07-08T18:32:00Z">
        <w:r w:rsidR="00CB33A1" w:rsidDel="00860932">
          <w:rPr>
            <w:rFonts w:cs="Times New Roman"/>
            <w:noProof/>
            <w:lang w:val="en-GB"/>
          </w:rPr>
          <w:delText>,</w:delText>
        </w:r>
      </w:del>
      <w:r w:rsidR="00CB33A1">
        <w:rPr>
          <w:rFonts w:cs="Times New Roman"/>
          <w:noProof/>
          <w:lang w:val="en-GB"/>
        </w:rPr>
        <w:t xml:space="preserve"> </w:t>
      </w:r>
      <w:ins w:id="4575" w:author="Robin Matthews" w:date="2021-07-08T18:32:00Z">
        <w:r w:rsidR="00860932">
          <w:rPr>
            <w:rFonts w:cs="Times New Roman"/>
            <w:noProof/>
            <w:lang w:val="en-GB"/>
          </w:rPr>
          <w:t>(</w:t>
        </w:r>
      </w:ins>
      <w:r w:rsidR="00CB33A1">
        <w:rPr>
          <w:rFonts w:cs="Times New Roman"/>
          <w:noProof/>
          <w:lang w:val="en-GB"/>
        </w:rPr>
        <w:t>2021)</w:t>
      </w:r>
      <w:r w:rsidRPr="00035D67">
        <w:rPr>
          <w:rFonts w:cs="Times New Roman"/>
          <w:lang w:val="en-GB"/>
        </w:rPr>
        <w:fldChar w:fldCharType="end"/>
      </w:r>
      <w:r>
        <w:rPr>
          <w:rFonts w:cs="Times New Roman"/>
          <w:lang w:val="en-GB"/>
        </w:rPr>
        <w:t>.</w:t>
      </w:r>
      <w:r w:rsidRPr="003D563A">
        <w:rPr>
          <w:rFonts w:cs="Times New Roman"/>
          <w:lang w:val="en-GB"/>
        </w:rPr>
        <w:t xml:space="preserve"> Their study consists of an updated, comprehensive assessment of aviation climate forcing in terms of RF and ERF based on a large number of studies and the most recent air</w:t>
      </w:r>
      <w:ins w:id="4576" w:author="Lucy Cowie" w:date="2021-07-28T14:58:00Z">
        <w:r w:rsidR="006F7000">
          <w:rPr>
            <w:rFonts w:cs="Times New Roman"/>
            <w:lang w:val="en-GB"/>
          </w:rPr>
          <w:t>-</w:t>
        </w:r>
      </w:ins>
      <w:del w:id="4577" w:author="Lucy Cowie" w:date="2021-07-28T14:58:00Z">
        <w:r w:rsidRPr="003D563A" w:rsidDel="006F7000">
          <w:rPr>
            <w:rFonts w:cs="Times New Roman"/>
            <w:lang w:val="en-GB"/>
          </w:rPr>
          <w:delText xml:space="preserve"> </w:delText>
        </w:r>
      </w:del>
      <w:r w:rsidRPr="003D563A">
        <w:rPr>
          <w:rFonts w:cs="Times New Roman"/>
          <w:lang w:val="en-GB"/>
        </w:rPr>
        <w:t>traffic and fuel</w:t>
      </w:r>
      <w:ins w:id="4578" w:author="Lucy Cowie" w:date="2021-07-28T14:58:00Z">
        <w:r w:rsidR="006F7000">
          <w:rPr>
            <w:rFonts w:cs="Times New Roman"/>
            <w:lang w:val="en-GB"/>
          </w:rPr>
          <w:t>-</w:t>
        </w:r>
      </w:ins>
      <w:del w:id="4579" w:author="Lucy Cowie" w:date="2021-07-28T14:58:00Z">
        <w:r w:rsidRPr="003D563A" w:rsidDel="006F7000">
          <w:rPr>
            <w:rFonts w:cs="Times New Roman"/>
            <w:lang w:val="en-GB"/>
          </w:rPr>
          <w:delText xml:space="preserve"> </w:delText>
        </w:r>
      </w:del>
      <w:r w:rsidRPr="003D563A">
        <w:rPr>
          <w:rFonts w:cs="Times New Roman"/>
          <w:lang w:val="en-GB"/>
        </w:rPr>
        <w:t>use datasets available (for 2018), new calculations and the normalization of values from published mode</w:t>
      </w:r>
      <w:ins w:id="4580" w:author="Lucy Cowie" w:date="2021-07-28T14:58:00Z">
        <w:r w:rsidR="006F7000">
          <w:rPr>
            <w:rFonts w:cs="Times New Roman"/>
            <w:lang w:val="en-GB"/>
          </w:rPr>
          <w:t>l</w:t>
        </w:r>
      </w:ins>
      <w:r w:rsidRPr="003D563A">
        <w:rPr>
          <w:rFonts w:cs="Times New Roman"/>
          <w:lang w:val="en-GB"/>
        </w:rPr>
        <w:t xml:space="preserve">ling studies, and combining the resulting best estimates via a Monte-Carlo analysis. </w:t>
      </w:r>
      <w:del w:id="4581" w:author="Lucy Cowie" w:date="2021-07-28T14:59:00Z">
        <w:r w:rsidRPr="00035D67" w:rsidDel="00F352D0">
          <w:rPr>
            <w:rFonts w:cs="Times New Roman"/>
            <w:lang w:val="en-GB"/>
          </w:rPr>
          <w:delText xml:space="preserve">Lee et al. </w:delText>
        </w:r>
      </w:del>
      <w:r w:rsidRPr="00035D67">
        <w:rPr>
          <w:rFonts w:cs="Times New Roman"/>
          <w:lang w:val="en-GB"/>
        </w:rPr>
        <w:fldChar w:fldCharType="begin" w:fldLock="1"/>
      </w:r>
      <w:ins w:id="4582" w:author="Robin Matthews" w:date="2021-07-08T18:33:00Z">
        <w:r w:rsidR="00860932">
          <w:rPr>
            <w:rFonts w:cs="Times New Roman"/>
            <w:lang w:val="en-GB"/>
          </w:rPr>
          <w:instrText>ADDIN CSL_CITATION { "citationItems" : [ { "id" : "ITEM-1", "itemData" : { "DOI" : "10.1016/j.atmosenv.2020.117834", "ISSN" : "13522310", "author" : [ { "dropping-particle" : "", "family" : "Lee", "given" : "D.S.", "non-dropping-particle" : "", "parse-names" : false, "suffix" : "" }, { "dropping-particle" : "", "family" : "Fahey", "given" : "D.W.", "non-dropping-particle" : "", "parse-names" : false, "suffix" : "" }, { "dropping-particle" : "", "family" : "Skowron", "given" : "A.", "non-dropping-particle" : "", "parse-names" : false, "suffix" : "" }, { "dropping-particle" : "", "family" : "Allen", "given" : "M.R.", "non-dropping-particle" : "", "parse-names" : false, "suffix" : "" }, { "dropping-particle" : "", "family" : "Burkhardt", "given" : "U.", "non-dropping-particle" : "", "parse-names" : false, "suffix" : "" }, { "dropping-particle" : "", "family" : "Chen", "given" : "Q.", "non-dropping-particle" : "", "parse-names" : false, "suffix" : "" }, { "dropping-particle" : "", "family" : "Doherty", "given" : "S.J.", "non-dropping-particle" : "", "parse-names" : false, "suffix" : "" }, { "dropping-particle" : "", "family" : "Freeman", "given" : "S.", "non-dropping-particle" : "", "parse-names" : false, "suffix" : "" }, { "dropping-particle" : "", "family" : "Forster", "given" : "P.M.", "non-dropping-particle" : "", "parse-names" : false, "suffix" : "" }, { "dropping-particle" : "", "family" : "Fuglestvedt", "given" : "J.", "non-dropping-particle" : "", "parse-names" : false, "suffix" : "" }, { "dropping-particle" : "", "family" : "Gettelman", "given" : "A.", "non-dropping-particle" : "", "parse-names" : false, "suffix" : "" }, { "dropping-particle" : "", "family" : "Le\u00f3n", "given" : "R.R.", "non-dropping-particle" : "De", "parse-names" : false, "suffix" : "" }, { "dropping-particle" : "", "family" : "Lim", "given" : "L.L.", "non-dropping-particle" : "", "parse-names" : false, "suffix" : "" }, { "dropping-particle" : "", "family" : "Lund", "given" : "M.T.", "non-dropping-particle" : "", "parse-names" : false, "suffix" : "" }, { "dropping-particle" : "", "family" : "Millar", "given" : "R.J.", "non-dropping-particle" : "", "parse-names" : false, "suffix" : "" }, { "dropping-particle" : "", "family" : "Owen", "given" : "B.", "non-dropping-particle" : "", "parse-names" : false, "suffix" : "" }, { "dropping-particle" : "", "family" : "Penner", "given" : "J.E.", "non-dropping-particle" : "", "parse-names" : false, "suffix" : "" }, { "dropping-particle" : "", "family" : "Pitari", "given" : "G.", "non-dropping-particle" : "", "parse-names" : false, "suffix" : "" }, { "dropping-particle" : "", "family" : "Prather", "given" : "M.J.", "non-dropping-particle" : "", "parse-names" : false, "suffix" : "" }, { "dropping-particle" : "", "family" : "Sausen", "given" : "R.", "non-dropping-particle" : "", "parse-names" : false, "suffix" : "" }, { "dropping-particle" : "", "family" : "Wilcox", "given" : "L.J.", "non-dropping-particle" : "", "parse-names" : false, "suffix" : "" } ], "container-title" : "Atmospheric Environment", "id" : "ITEM-1", "issued" : { "date-parts" : [ [ "2021", "1" ] ] }, "page" : "117834", "title" : "The contribution of global aviation to anthropogenic climate forcing for 2000 to 2018", "translator" : [ { "dropping-particle" : "", "family" : "G5421", "given" : "", "non-dropping-particle" : "", "parse-names" : false, "suffix" : "" } ], "type" : "article-journal", "volume" : "244" }, "uris" : [ "http://www.mendeley.com/documents/?uuid=4e2a014b-c94e-4b3c-bd26-0589d56ee67e" ] } ], "mendeley" : { "formattedCitation" : "(Lee et al., 2021)", "manualFormatting" : "Lee et al. (2021)", "plainTextFormattedCitation" : "(Lee et al., 2021)", "previouslyFormattedCitation" : "(Lee et al., 2021)" }, "properties" : { "noteIndex" : 0 }, "schema" : "https://github.com/citation-style-language/schema/raw/master/csl-citation.json" }</w:instrText>
        </w:r>
      </w:ins>
      <w:del w:id="4583" w:author="Robin Matthews" w:date="2021-07-08T18:32:00Z">
        <w:r w:rsidR="00D477C7" w:rsidDel="00860932">
          <w:rPr>
            <w:rFonts w:cs="Times New Roman"/>
            <w:lang w:val="en-GB"/>
          </w:rPr>
          <w:delInstrText>ADDIN CSL_CITATION { "citationItems" : [ { "id" : "ITEM-1", "itemData" : { "DOI" : "10.1016/j.atmosenv.2020.117834", "ISSN" : "13522310", "author" : [ { "dropping-particle" : "", "family" : "Lee", "given" : "D.S.", "non-dropping-particle" : "", "parse-names" : false, "suffix" : "" }, { "dropping-particle" : "", "family" : "Fahey", "given" : "D.W.", "non-dropping-particle" : "", "parse-names" : false, "suffix" : "" }, { "dropping-particle" : "", "family" : "Skowron", "given" : "A.", "non-dropping-particle" : "", "parse-names" : false, "suffix" : "" }, { "dropping-particle" : "", "family" : "Allen", "given" : "M.R.", "non-dropping-particle" : "", "parse-names" : false, "suffix" : "" }, { "dropping-particle" : "", "family" : "Burkhardt", "given" : "U.", "non-dropping-particle" : "", "parse-names" : false, "suffix" : "" }, { "dropping-particle" : "", "family" : "Chen", "given" : "Q.", "non-dropping-particle" : "", "parse-names" : false, "suffix" : "" }, { "dropping-particle" : "", "family" : "Doherty", "given" : "S.J.", "non-dropping-particle" : "", "parse-names" : false, "suffix" : "" }, { "dropping-particle" : "", "family" : "Freeman", "given" : "S.", "non-dropping-particle" : "", "parse-names" : false, "suffix" : "" }, { "dropping-particle" : "", "family" : "Forster", "given" : "P.M.", "non-dropping-particle" : "", "parse-names" : false, "suffix" : "" }, { "dropping-particle" : "", "family" : "Fuglestvedt", "given" : "J.", "non-dropping-particle" : "", "parse-names" : false, "suffix" : "" }, { "dropping-particle" : "", "family" : "Gettelman", "given" : "A.", "non-dropping-particle" : "", "parse-names" : false, "suffix" : "" }, { "dropping-particle" : "", "family" : "Le\u00f3n", "given" : "R.R.", "non-dropping-particle" : "De", "parse-names" : false, "suffix" : "" }, { "dropping-particle" : "", "family" : "Lim", "given" : "L.L.", "non-dropping-particle" : "", "parse-names" : false, "suffix" : "" }, { "dropping-particle" : "", "family" : "Lund", "given" : "M.T.", "non-dropping-particle" : "", "parse-names" : false, "suffix" : "" }, { "dropping-particle" : "", "family" : "Millar", "given" : "R.J.", "non-dropping-particle" : "", "parse-names" : false, "suffix" : "" }, { "dropping-particle" : "", "family" : "Owen", "given" : "B.", "non-dropping-particle" : "", "parse-names" : false, "suffix" : "" }, { "dropping-particle" : "", "family" : "Penner", "given" : "J.E.", "non-dropping-particle" : "", "parse-names" : false, "suffix" : "" }, { "dropping-particle" : "", "family" : "Pitari", "given" : "G.", "non-dropping-particle" : "", "parse-names" : false, "suffix" : "" }, { "dropping-particle" : "", "family" : "Prather", "given" : "M.J.", "non-dropping-particle" : "", "parse-names" : false, "suffix" : "" }, { "dropping-particle" : "", "family" : "Sausen", "given" : "R.", "non-dropping-particle" : "", "parse-names" : false, "suffix" : "" }, { "dropping-particle" : "", "family" : "Wilcox", "given" : "L.J.", "non-dropping-particle" : "", "parse-names" : false, "suffix" : "" } ], "container-title" : "Atmospheric Environment", "id" : "ITEM-1", "issued" : { "date-parts" : [ [ "2021", "1" ] ] }, "page" : "117834", "title" : "The contribution of global aviation to anthropogenic climate forcing for 2000 to 2018", "translator" : [ { "dropping-particle" : "", "family" : "G5421", "given" : "", "non-dropping-particle" : "", "parse-names" : false, "suffix" : "" } ], "type" : "article-journal", "volume" : "244" }, "uris" : [ "http://www.mendeley.com/documents/?uuid=4e2a014b-c94e-4b3c-bd26-0589d56ee67e" ] } ], "mendeley" : { "formattedCitation" : "(Lee et al., 2021)", "plainTextFormattedCitation" : "(Lee et al., 2021)", "previouslyFormattedCitation" : "(Lee et al., 2021)" }, "properties" : { "noteIndex" : 0 }, "schema" : "https://github.com/citation-style-language/schema/raw/master/csl-citation.json" }</w:delInstrText>
        </w:r>
      </w:del>
      <w:r w:rsidRPr="00035D67">
        <w:rPr>
          <w:rFonts w:cs="Times New Roman"/>
          <w:lang w:val="en-GB"/>
        </w:rPr>
        <w:fldChar w:fldCharType="separate"/>
      </w:r>
      <w:del w:id="4584" w:author="Robin Matthews" w:date="2021-07-08T18:33:00Z">
        <w:r w:rsidR="00CB33A1" w:rsidDel="00860932">
          <w:rPr>
            <w:rFonts w:cs="Times New Roman"/>
            <w:noProof/>
            <w:lang w:val="en-GB"/>
          </w:rPr>
          <w:delText>(</w:delText>
        </w:r>
      </w:del>
      <w:r w:rsidR="00CB33A1">
        <w:rPr>
          <w:rFonts w:cs="Times New Roman"/>
          <w:noProof/>
          <w:lang w:val="en-GB"/>
        </w:rPr>
        <w:t>Lee et al.</w:t>
      </w:r>
      <w:del w:id="4585" w:author="Robin Matthews" w:date="2021-07-08T18:32:00Z">
        <w:r w:rsidR="00CB33A1" w:rsidDel="00860932">
          <w:rPr>
            <w:rFonts w:cs="Times New Roman"/>
            <w:noProof/>
            <w:lang w:val="en-GB"/>
          </w:rPr>
          <w:delText>,</w:delText>
        </w:r>
      </w:del>
      <w:r w:rsidR="00CB33A1">
        <w:rPr>
          <w:rFonts w:cs="Times New Roman"/>
          <w:noProof/>
          <w:lang w:val="en-GB"/>
        </w:rPr>
        <w:t xml:space="preserve"> </w:t>
      </w:r>
      <w:ins w:id="4586" w:author="Robin Matthews" w:date="2021-07-08T18:32:00Z">
        <w:r w:rsidR="00860932">
          <w:rPr>
            <w:rFonts w:cs="Times New Roman"/>
            <w:noProof/>
            <w:lang w:val="en-GB"/>
          </w:rPr>
          <w:t>(</w:t>
        </w:r>
      </w:ins>
      <w:r w:rsidR="00CB33A1">
        <w:rPr>
          <w:rFonts w:cs="Times New Roman"/>
          <w:noProof/>
          <w:lang w:val="en-GB"/>
        </w:rPr>
        <w:t>2021)</w:t>
      </w:r>
      <w:r w:rsidRPr="00035D67">
        <w:rPr>
          <w:rFonts w:cs="Times New Roman"/>
          <w:lang w:val="en-GB"/>
        </w:rPr>
        <w:fldChar w:fldCharType="end"/>
      </w:r>
      <w:ins w:id="4587" w:author="Lucy Cowie" w:date="2021-07-28T14:59:00Z">
        <w:r w:rsidR="00F352D0">
          <w:rPr>
            <w:rFonts w:cs="Times New Roman"/>
            <w:lang w:val="en-GB"/>
          </w:rPr>
          <w:t xml:space="preserve"> </w:t>
        </w:r>
      </w:ins>
      <w:del w:id="4588" w:author="Lucy Cowie" w:date="2021-07-28T14:59:00Z">
        <w:r w:rsidRPr="00035D67" w:rsidDel="00F352D0">
          <w:rPr>
            <w:rFonts w:cs="Times New Roman"/>
            <w:lang w:val="en-GB"/>
          </w:rPr>
          <w:delText xml:space="preserve">, </w:delText>
        </w:r>
        <w:r w:rsidRPr="003D563A" w:rsidDel="00F352D0">
          <w:rPr>
            <w:rFonts w:cs="Times New Roman"/>
            <w:lang w:val="en-GB"/>
          </w:rPr>
          <w:delText xml:space="preserve"> </w:delText>
        </w:r>
      </w:del>
      <w:r w:rsidRPr="003D563A">
        <w:rPr>
          <w:rFonts w:cs="Times New Roman"/>
          <w:lang w:val="en-GB"/>
        </w:rPr>
        <w:t>reports a net aviation ERF for year</w:t>
      </w:r>
      <w:ins w:id="4589" w:author="Lucy Cowie" w:date="2021-07-28T15:39:00Z">
        <w:r w:rsidR="00B558EE">
          <w:rPr>
            <w:rFonts w:cs="Times New Roman"/>
            <w:lang w:val="en-GB"/>
          </w:rPr>
          <w:t>-</w:t>
        </w:r>
      </w:ins>
      <w:del w:id="4590" w:author="Lucy Cowie" w:date="2021-07-28T15:39:00Z">
        <w:r w:rsidRPr="003D563A" w:rsidDel="00B558EE">
          <w:rPr>
            <w:rFonts w:cs="Times New Roman"/>
            <w:lang w:val="en-GB"/>
          </w:rPr>
          <w:delText xml:space="preserve"> </w:delText>
        </w:r>
      </w:del>
      <w:r w:rsidRPr="003D563A">
        <w:rPr>
          <w:rFonts w:cs="Times New Roman"/>
          <w:lang w:val="en-GB"/>
        </w:rPr>
        <w:t xml:space="preserve">2018 emissions of +0.101 </w:t>
      </w:r>
      <w:del w:id="4591" w:author="Lucy Cowie" w:date="2021-07-28T15:00:00Z">
        <w:r w:rsidRPr="003D563A" w:rsidDel="003A06DF">
          <w:rPr>
            <w:rFonts w:cs="Times New Roman"/>
            <w:lang w:val="en-GB"/>
          </w:rPr>
          <w:delText>W</w:delText>
        </w:r>
        <w:r w:rsidDel="003A06DF">
          <w:rPr>
            <w:rFonts w:cs="Times New Roman"/>
            <w:lang w:val="en-GB"/>
          </w:rPr>
          <w:delText xml:space="preserve"> </w:delText>
        </w:r>
        <w:r w:rsidRPr="003D563A" w:rsidDel="003A06DF">
          <w:rPr>
            <w:rFonts w:cs="Times New Roman"/>
            <w:lang w:val="en-GB"/>
          </w:rPr>
          <w:delText>m</w:delText>
        </w:r>
        <w:r w:rsidRPr="006358B4" w:rsidDel="003A06DF">
          <w:rPr>
            <w:rFonts w:cs="Times New Roman"/>
            <w:vertAlign w:val="superscript"/>
            <w:lang w:val="en-GB"/>
          </w:rPr>
          <w:delText>-2</w:delText>
        </w:r>
        <w:r w:rsidRPr="003D563A" w:rsidDel="003A06DF">
          <w:rPr>
            <w:rFonts w:cs="Times New Roman"/>
            <w:lang w:val="en-GB"/>
          </w:rPr>
          <w:delText xml:space="preserve"> (5–95% likelihood range of </w:delText>
        </w:r>
      </w:del>
      <w:ins w:id="4592" w:author="Lucy Cowie" w:date="2021-07-28T14:59:00Z">
        <w:r w:rsidR="003A06DF">
          <w:rPr>
            <w:rFonts w:cs="Times New Roman"/>
            <w:lang w:val="en-GB"/>
          </w:rPr>
          <w:t>[</w:t>
        </w:r>
      </w:ins>
      <w:r w:rsidRPr="003D563A">
        <w:rPr>
          <w:rFonts w:cs="Times New Roman"/>
          <w:lang w:val="en-GB"/>
        </w:rPr>
        <w:t>0.055–0.145</w:t>
      </w:r>
      <w:ins w:id="4593" w:author="Lucy Cowie" w:date="2021-07-28T14:59:00Z">
        <w:r w:rsidR="003A06DF">
          <w:rPr>
            <w:rFonts w:cs="Times New Roman"/>
            <w:lang w:val="en-GB"/>
          </w:rPr>
          <w:t>]</w:t>
        </w:r>
      </w:ins>
      <w:ins w:id="4594" w:author="Lucy Cowie" w:date="2021-07-28T15:00:00Z">
        <w:r w:rsidR="003A06DF" w:rsidRPr="003A06DF">
          <w:rPr>
            <w:rFonts w:cs="Times New Roman"/>
            <w:lang w:val="en-GB"/>
          </w:rPr>
          <w:t xml:space="preserve"> </w:t>
        </w:r>
        <w:r w:rsidR="003A06DF" w:rsidRPr="003D563A">
          <w:rPr>
            <w:rFonts w:cs="Times New Roman"/>
            <w:lang w:val="en-GB"/>
          </w:rPr>
          <w:t>W</w:t>
        </w:r>
        <w:r w:rsidR="003A06DF">
          <w:rPr>
            <w:rFonts w:cs="Times New Roman"/>
            <w:lang w:val="en-GB"/>
          </w:rPr>
          <w:t xml:space="preserve"> </w:t>
        </w:r>
        <w:r w:rsidR="003A06DF" w:rsidRPr="003D563A">
          <w:rPr>
            <w:rFonts w:cs="Times New Roman"/>
            <w:lang w:val="en-GB"/>
          </w:rPr>
          <w:t>m</w:t>
        </w:r>
        <w:r w:rsidR="003A06DF">
          <w:rPr>
            <w:rFonts w:cs="Times New Roman"/>
            <w:vertAlign w:val="superscript"/>
            <w:lang w:val="en-GB"/>
          </w:rPr>
          <w:t>–</w:t>
        </w:r>
        <w:r w:rsidR="003A06DF" w:rsidRPr="006358B4">
          <w:rPr>
            <w:rFonts w:cs="Times New Roman"/>
            <w:vertAlign w:val="superscript"/>
            <w:lang w:val="en-GB"/>
          </w:rPr>
          <w:t>2</w:t>
        </w:r>
      </w:ins>
      <w:del w:id="4595" w:author="Lucy Cowie" w:date="2021-07-28T14:59:00Z">
        <w:r w:rsidRPr="003D563A" w:rsidDel="003A06DF">
          <w:rPr>
            <w:rFonts w:cs="Times New Roman"/>
            <w:lang w:val="en-GB"/>
          </w:rPr>
          <w:delText>)</w:delText>
        </w:r>
      </w:del>
      <w:r w:rsidRPr="003D563A">
        <w:rPr>
          <w:rFonts w:cs="Times New Roman"/>
          <w:lang w:val="en-GB"/>
        </w:rPr>
        <w:t xml:space="preserve"> with major contributions from contrail cirrus (0.057 W m</w:t>
      </w:r>
      <w:ins w:id="4596" w:author="Lucy Cowie" w:date="2021-07-28T15:00:00Z">
        <w:r w:rsidR="00D17032">
          <w:rPr>
            <w:rFonts w:cs="Times New Roman"/>
            <w:vertAlign w:val="superscript"/>
            <w:lang w:val="en-GB"/>
          </w:rPr>
          <w:t>–</w:t>
        </w:r>
      </w:ins>
      <w:del w:id="4597" w:author="Lucy Cowie" w:date="2021-07-28T15:00:00Z">
        <w:r w:rsidRPr="006358B4" w:rsidDel="00D17032">
          <w:rPr>
            <w:rFonts w:cs="Times New Roman"/>
            <w:vertAlign w:val="superscript"/>
            <w:lang w:val="en-GB"/>
          </w:rPr>
          <w:delText>-</w:delText>
        </w:r>
      </w:del>
      <w:r w:rsidRPr="006358B4">
        <w:rPr>
          <w:rFonts w:cs="Times New Roman"/>
          <w:vertAlign w:val="superscript"/>
          <w:lang w:val="en-GB"/>
        </w:rPr>
        <w:t>2</w:t>
      </w:r>
      <w:r w:rsidRPr="003D563A">
        <w:rPr>
          <w:rFonts w:cs="Times New Roman"/>
          <w:lang w:val="en-GB"/>
        </w:rPr>
        <w:t>), CO</w:t>
      </w:r>
      <w:r w:rsidRPr="006358B4">
        <w:rPr>
          <w:rFonts w:cs="Times New Roman"/>
          <w:vertAlign w:val="subscript"/>
          <w:lang w:val="en-GB"/>
        </w:rPr>
        <w:t>2</w:t>
      </w:r>
      <w:r w:rsidRPr="003D563A">
        <w:rPr>
          <w:rFonts w:cs="Times New Roman"/>
          <w:lang w:val="en-GB"/>
        </w:rPr>
        <w:t xml:space="preserve"> (0.034 W m</w:t>
      </w:r>
      <w:ins w:id="4598" w:author="Lucy Cowie" w:date="2021-07-28T15:00:00Z">
        <w:r w:rsidR="00D17032">
          <w:rPr>
            <w:rFonts w:cs="Times New Roman"/>
            <w:vertAlign w:val="superscript"/>
            <w:lang w:val="en-GB"/>
          </w:rPr>
          <w:t>–</w:t>
        </w:r>
      </w:ins>
      <w:del w:id="4599" w:author="Lucy Cowie" w:date="2021-07-28T15:00:00Z">
        <w:r w:rsidRPr="006358B4" w:rsidDel="00D17032">
          <w:rPr>
            <w:rFonts w:cs="Times New Roman"/>
            <w:vertAlign w:val="superscript"/>
            <w:lang w:val="en-GB"/>
          </w:rPr>
          <w:delText>-</w:delText>
        </w:r>
      </w:del>
      <w:r w:rsidRPr="006358B4">
        <w:rPr>
          <w:rFonts w:cs="Times New Roman"/>
          <w:vertAlign w:val="superscript"/>
          <w:lang w:val="en-GB"/>
        </w:rPr>
        <w:t>2</w:t>
      </w:r>
      <w:r w:rsidRPr="003D563A">
        <w:rPr>
          <w:rFonts w:cs="Times New Roman"/>
          <w:lang w:val="en-GB"/>
        </w:rPr>
        <w:t>)</w:t>
      </w:r>
      <w:del w:id="4600" w:author="Lucy Cowie" w:date="2021-07-28T15:01:00Z">
        <w:r w:rsidRPr="003D563A" w:rsidDel="00D17032">
          <w:rPr>
            <w:rFonts w:cs="Times New Roman"/>
            <w:lang w:val="en-GB"/>
          </w:rPr>
          <w:delText>,</w:delText>
        </w:r>
      </w:del>
      <w:r w:rsidRPr="003D563A">
        <w:rPr>
          <w:rFonts w:cs="Times New Roman"/>
          <w:lang w:val="en-GB"/>
        </w:rPr>
        <w:t xml:space="preserve"> and NO</w:t>
      </w:r>
      <w:r w:rsidRPr="00D17032">
        <w:rPr>
          <w:rFonts w:cs="Times New Roman"/>
          <w:iCs/>
          <w:vertAlign w:val="subscript"/>
          <w:lang w:val="en-GB"/>
          <w:rPrChange w:id="4601" w:author="Lucy Cowie" w:date="2021-07-28T15:00:00Z">
            <w:rPr>
              <w:rFonts w:cs="Times New Roman"/>
              <w:i/>
              <w:vertAlign w:val="subscript"/>
              <w:lang w:val="en-GB"/>
            </w:rPr>
          </w:rPrChange>
        </w:rPr>
        <w:t>x</w:t>
      </w:r>
      <w:r w:rsidRPr="003D563A">
        <w:rPr>
          <w:rFonts w:cs="Times New Roman"/>
          <w:lang w:val="en-GB"/>
        </w:rPr>
        <w:t xml:space="preserve"> (0.017 W m</w:t>
      </w:r>
      <w:ins w:id="4602" w:author="Lucy Cowie" w:date="2021-07-28T15:01:00Z">
        <w:r w:rsidR="00D17032">
          <w:rPr>
            <w:rFonts w:cs="Times New Roman"/>
            <w:vertAlign w:val="superscript"/>
            <w:lang w:val="en-GB"/>
          </w:rPr>
          <w:t>–</w:t>
        </w:r>
      </w:ins>
      <w:del w:id="4603" w:author="Lucy Cowie" w:date="2021-07-28T15:01:00Z">
        <w:r w:rsidRPr="006358B4" w:rsidDel="00D17032">
          <w:rPr>
            <w:rFonts w:cs="Times New Roman"/>
            <w:vertAlign w:val="superscript"/>
            <w:lang w:val="en-GB"/>
          </w:rPr>
          <w:delText>-</w:delText>
        </w:r>
      </w:del>
      <w:r w:rsidRPr="006358B4">
        <w:rPr>
          <w:rFonts w:cs="Times New Roman"/>
          <w:vertAlign w:val="superscript"/>
          <w:lang w:val="en-GB"/>
        </w:rPr>
        <w:t>2</w:t>
      </w:r>
      <w:r w:rsidRPr="003D563A">
        <w:rPr>
          <w:rFonts w:cs="Times New Roman"/>
          <w:lang w:val="en-GB"/>
        </w:rPr>
        <w:t>). Contrails and aviation-induced cirrus yields the largest individual positive ERF term, whose confidence level is similarly assessed to</w:t>
      </w:r>
      <w:r w:rsidRPr="00035D67">
        <w:rPr>
          <w:rFonts w:cs="Times New Roman"/>
          <w:lang w:val="en-GB"/>
        </w:rPr>
        <w:t xml:space="preserve"> </w:t>
      </w:r>
      <w:del w:id="4604" w:author="Robin Matthews" w:date="2021-07-08T18:33:00Z">
        <w:r w:rsidRPr="00035D67" w:rsidDel="00860932">
          <w:rPr>
            <w:rFonts w:cs="Times New Roman"/>
            <w:lang w:val="en-GB"/>
          </w:rPr>
          <w:delText xml:space="preserve">Lee et al. </w:delText>
        </w:r>
      </w:del>
      <w:r w:rsidRPr="00035D67">
        <w:rPr>
          <w:rFonts w:cs="Times New Roman"/>
          <w:lang w:val="en-GB"/>
        </w:rPr>
        <w:fldChar w:fldCharType="begin" w:fldLock="1"/>
      </w:r>
      <w:ins w:id="4605" w:author="Robin Matthews" w:date="2021-07-08T18:33:00Z">
        <w:r w:rsidR="00860932">
          <w:rPr>
            <w:rFonts w:cs="Times New Roman"/>
            <w:lang w:val="en-GB"/>
          </w:rPr>
          <w:instrText>ADDIN CSL_CITATION { "citationItems" : [ { "id" : "ITEM-1", "itemData" : { "DOI" : "10.1016/j.atmosenv.2020.117834", "ISSN" : "13522310", "author" : [ { "dropping-particle" : "", "family" : "Lee", "given" : "D.S.", "non-dropping-particle" : "", "parse-names" : false, "suffix" : "" }, { "dropping-particle" : "", "family" : "Fahey", "given" : "D.W.", "non-dropping-particle" : "", "parse-names" : false, "suffix" : "" }, { "dropping-particle" : "", "family" : "Skowron", "given" : "A.", "non-dropping-particle" : "", "parse-names" : false, "suffix" : "" }, { "dropping-particle" : "", "family" : "Allen", "given" : "M.R.", "non-dropping-particle" : "", "parse-names" : false, "suffix" : "" }, { "dropping-particle" : "", "family" : "Burkhardt", "given" : "U.", "non-dropping-particle" : "", "parse-names" : false, "suffix" : "" }, { "dropping-particle" : "", "family" : "Chen", "given" : "Q.", "non-dropping-particle" : "", "parse-names" : false, "suffix" : "" }, { "dropping-particle" : "", "family" : "Doherty", "given" : "S.J.", "non-dropping-particle" : "", "parse-names" : false, "suffix" : "" }, { "dropping-particle" : "", "family" : "Freeman", "given" : "S.", "non-dropping-particle" : "", "parse-names" : false, "suffix" : "" }, { "dropping-particle" : "", "family" : "Forster", "given" : "P.M.", "non-dropping-particle" : "", "parse-names" : false, "suffix" : "" }, { "dropping-particle" : "", "family" : "Fuglestvedt", "given" : "J.", "non-dropping-particle" : "", "parse-names" : false, "suffix" : "" }, { "dropping-particle" : "", "family" : "Gettelman", "given" : "A.", "non-dropping-particle" : "", "parse-names" : false, "suffix" : "" }, { "dropping-particle" : "", "family" : "Le\u00f3n", "given" : "R.R.", "non-dropping-particle" : "De", "parse-names" : false, "suffix" : "" }, { "dropping-particle" : "", "family" : "Lim", "given" : "L.L.", "non-dropping-particle" : "", "parse-names" : false, "suffix" : "" }, { "dropping-particle" : "", "family" : "Lund", "given" : "M.T.", "non-dropping-particle" : "", "parse-names" : false, "suffix" : "" }, { "dropping-particle" : "", "family" : "Millar", "given" : "R.J.", "non-dropping-particle" : "", "parse-names" : false, "suffix" : "" }, { "dropping-particle" : "", "family" : "Owen", "given" : "B.", "non-dropping-particle" : "", "parse-names" : false, "suffix" : "" }, { "dropping-particle" : "", "family" : "Penner", "given" : "J.E.", "non-dropping-particle" : "", "parse-names" : false, "suffix" : "" }, { "dropping-particle" : "", "family" : "Pitari", "given" : "G.", "non-dropping-particle" : "", "parse-names" : false, "suffix" : "" }, { "dropping-particle" : "", "family" : "Prather", "given" : "M.J.", "non-dropping-particle" : "", "parse-names" : false, "suffix" : "" }, { "dropping-particle" : "", "family" : "Sausen", "given" : "R.", "non-dropping-particle" : "", "parse-names" : false, "suffix" : "" }, { "dropping-particle" : "", "family" : "Wilcox", "given" : "L.J.", "non-dropping-particle" : "", "parse-names" : false, "suffix" : "" } ], "container-title" : "Atmospheric Environment", "id" : "ITEM-1", "issued" : { "date-parts" : [ [ "2021", "1" ] ] }, "page" : "117834", "title" : "The contribution of global aviation to anthropogenic climate forcing for 2000 to 2018", "translator" : [ { "dropping-particle" : "", "family" : "G5421", "given" : "", "non-dropping-particle" : "", "parse-names" : false, "suffix" : "" } ], "type" : "article-journal", "volume" : "244" }, "uris" : [ "http://www.mendeley.com/documents/?uuid=4e2a014b-c94e-4b3c-bd26-0589d56ee67e" ] } ], "mendeley" : { "formattedCitation" : "(Lee et al., 2021)", "manualFormatting" : "Lee et al., (2021)", "plainTextFormattedCitation" : "(Lee et al., 2021)", "previouslyFormattedCitation" : "(Lee et al., 2021)" }, "properties" : { "noteIndex" : 0 }, "schema" : "https://github.com/citation-style-language/schema/raw/master/csl-citation.json" }</w:instrText>
        </w:r>
      </w:ins>
      <w:del w:id="4606" w:author="Robin Matthews" w:date="2021-07-08T18:33:00Z">
        <w:r w:rsidR="00D477C7" w:rsidDel="00860932">
          <w:rPr>
            <w:rFonts w:cs="Times New Roman"/>
            <w:lang w:val="en-GB"/>
          </w:rPr>
          <w:delInstrText>ADDIN CSL_CITATION { "citationItems" : [ { "id" : "ITEM-1", "itemData" : { "DOI" : "10.1016/j.atmosenv.2020.117834", "ISSN" : "13522310", "author" : [ { "dropping-particle" : "", "family" : "Lee", "given" : "D.S.", "non-dropping-particle" : "", "parse-names" : false, "suffix" : "" }, { "dropping-particle" : "", "family" : "Fahey", "given" : "D.W.", "non-dropping-particle" : "", "parse-names" : false, "suffix" : "" }, { "dropping-particle" : "", "family" : "Skowron", "given" : "A.", "non-dropping-particle" : "", "parse-names" : false, "suffix" : "" }, { "dropping-particle" : "", "family" : "Allen", "given" : "M.R.", "non-dropping-particle" : "", "parse-names" : false, "suffix" : "" }, { "dropping-particle" : "", "family" : "Burkhardt", "given" : "U.", "non-dropping-particle" : "", "parse-names" : false, "suffix" : "" }, { "dropping-particle" : "", "family" : "Chen", "given" : "Q.", "non-dropping-particle" : "", "parse-names" : false, "suffix" : "" }, { "dropping-particle" : "", "family" : "Doherty", "given" : "S.J.", "non-dropping-particle" : "", "parse-names" : false, "suffix" : "" }, { "dropping-particle" : "", "family" : "Freeman", "given" : "S.", "non-dropping-particle" : "", "parse-names" : false, "suffix" : "" }, { "dropping-particle" : "", "family" : "Forster", "given" : "P.M.", "non-dropping-particle" : "", "parse-names" : false, "suffix" : "" }, { "dropping-particle" : "", "family" : "Fuglestvedt", "given" : "J.", "non-dropping-particle" : "", "parse-names" : false, "suffix" : "" }, { "dropping-particle" : "", "family" : "Gettelman", "given" : "A.", "non-dropping-particle" : "", "parse-names" : false, "suffix" : "" }, { "dropping-particle" : "", "family" : "Le\u00f3n", "given" : "R.R.", "non-dropping-particle" : "De", "parse-names" : false, "suffix" : "" }, { "dropping-particle" : "", "family" : "Lim", "given" : "L.L.", "non-dropping-particle" : "", "parse-names" : false, "suffix" : "" }, { "dropping-particle" : "", "family" : "Lund", "given" : "M.T.", "non-dropping-particle" : "", "parse-names" : false, "suffix" : "" }, { "dropping-particle" : "", "family" : "Millar", "given" : "R.J.", "non-dropping-particle" : "", "parse-names" : false, "suffix" : "" }, { "dropping-particle" : "", "family" : "Owen", "given" : "B.", "non-dropping-particle" : "", "parse-names" : false, "suffix" : "" }, { "dropping-particle" : "", "family" : "Penner", "given" : "J.E.", "non-dropping-particle" : "", "parse-names" : false, "suffix" : "" }, { "dropping-particle" : "", "family" : "Pitari", "given" : "G.", "non-dropping-particle" : "", "parse-names" : false, "suffix" : "" }, { "dropping-particle" : "", "family" : "Prather", "given" : "M.J.", "non-dropping-particle" : "", "parse-names" : false, "suffix" : "" }, { "dropping-particle" : "", "family" : "Sausen", "given" : "R.", "non-dropping-particle" : "", "parse-names" : false, "suffix" : "" }, { "dropping-particle" : "", "family" : "Wilcox", "given" : "L.J.", "non-dropping-particle" : "", "parse-names" : false, "suffix" : "" } ], "container-title" : "Atmospheric Environment", "id" : "ITEM-1", "issued" : { "date-parts" : [ [ "2021", "1" ] ] }, "page" : "117834", "title" : "The contribution of global aviation to anthropogenic climate forcing for 2000 to 2018", "translator" : [ { "dropping-particle" : "", "family" : "G5421", "given" : "", "non-dropping-particle" : "", "parse-names" : false, "suffix" : "" } ], "type" : "article-journal", "volume" : "244" }, "uris" : [ "http://www.mendeley.com/documents/?uuid=4e2a014b-c94e-4b3c-bd26-0589d56ee67e" ] } ], "mendeley" : { "formattedCitation" : "(Lee et al., 2021)", "plainTextFormattedCitation" : "(Lee et al., 2021)", "previouslyFormattedCitation" : "(Lee et al., 2021)" }, "properties" : { "noteIndex" : 0 }, "schema" : "https://github.com/citation-style-language/schema/raw/master/csl-citation.json" }</w:delInstrText>
        </w:r>
      </w:del>
      <w:r w:rsidRPr="00035D67">
        <w:rPr>
          <w:rFonts w:cs="Times New Roman"/>
          <w:lang w:val="en-GB"/>
        </w:rPr>
        <w:fldChar w:fldCharType="separate"/>
      </w:r>
      <w:del w:id="4607" w:author="Robin Matthews" w:date="2021-07-08T18:33:00Z">
        <w:r w:rsidR="00CB33A1" w:rsidDel="00860932">
          <w:rPr>
            <w:rFonts w:cs="Times New Roman"/>
            <w:noProof/>
            <w:lang w:val="en-GB"/>
          </w:rPr>
          <w:delText>(</w:delText>
        </w:r>
      </w:del>
      <w:r w:rsidR="00CB33A1">
        <w:rPr>
          <w:rFonts w:cs="Times New Roman"/>
          <w:noProof/>
          <w:lang w:val="en-GB"/>
        </w:rPr>
        <w:t>Lee et al.</w:t>
      </w:r>
      <w:del w:id="4608" w:author="Robin Matthews" w:date="2021-07-08T18:33:00Z">
        <w:r w:rsidR="00CB33A1" w:rsidDel="00860932">
          <w:rPr>
            <w:rFonts w:cs="Times New Roman"/>
            <w:noProof/>
            <w:lang w:val="en-GB"/>
          </w:rPr>
          <w:delText>,</w:delText>
        </w:r>
      </w:del>
      <w:r w:rsidR="00CB33A1">
        <w:rPr>
          <w:rFonts w:cs="Times New Roman"/>
          <w:noProof/>
          <w:lang w:val="en-GB"/>
        </w:rPr>
        <w:t xml:space="preserve"> </w:t>
      </w:r>
      <w:ins w:id="4609" w:author="Robin Matthews" w:date="2021-07-08T18:33:00Z">
        <w:r w:rsidR="00860932">
          <w:rPr>
            <w:rFonts w:cs="Times New Roman"/>
            <w:noProof/>
            <w:lang w:val="en-GB"/>
          </w:rPr>
          <w:t>(</w:t>
        </w:r>
      </w:ins>
      <w:r w:rsidR="00CB33A1">
        <w:rPr>
          <w:rFonts w:cs="Times New Roman"/>
          <w:noProof/>
          <w:lang w:val="en-GB"/>
        </w:rPr>
        <w:t>2021)</w:t>
      </w:r>
      <w:r w:rsidRPr="00035D67">
        <w:rPr>
          <w:rFonts w:cs="Times New Roman"/>
          <w:lang w:val="en-GB"/>
        </w:rPr>
        <w:fldChar w:fldCharType="end"/>
      </w:r>
      <w:del w:id="4610" w:author="Lucy Cowie" w:date="2021-07-28T15:01:00Z">
        <w:r w:rsidRPr="00035D67" w:rsidDel="00C53C8E">
          <w:rPr>
            <w:rFonts w:cs="Times New Roman"/>
            <w:lang w:val="en-GB"/>
          </w:rPr>
          <w:delText>,</w:delText>
        </w:r>
      </w:del>
      <w:r w:rsidRPr="00035D67">
        <w:rPr>
          <w:rFonts w:cs="Times New Roman"/>
          <w:lang w:val="en-GB"/>
        </w:rPr>
        <w:t xml:space="preserve"> </w:t>
      </w:r>
      <w:r w:rsidRPr="003D563A">
        <w:rPr>
          <w:rFonts w:cs="Times New Roman"/>
          <w:lang w:val="en-GB"/>
        </w:rPr>
        <w:t>as ‘low’ by Chapter 7 (Section 7.3.4.2) due to potential missing processes, followed by CO</w:t>
      </w:r>
      <w:r w:rsidRPr="006358B4">
        <w:rPr>
          <w:rFonts w:cs="Times New Roman"/>
          <w:vertAlign w:val="subscript"/>
          <w:lang w:val="en-GB"/>
        </w:rPr>
        <w:t>2</w:t>
      </w:r>
      <w:r w:rsidRPr="003D563A">
        <w:rPr>
          <w:rFonts w:cs="Times New Roman"/>
          <w:lang w:val="en-GB"/>
        </w:rPr>
        <w:t xml:space="preserve"> and NO</w:t>
      </w:r>
      <w:r w:rsidRPr="00C53C8E">
        <w:rPr>
          <w:rFonts w:cs="Times New Roman"/>
          <w:iCs/>
          <w:vertAlign w:val="subscript"/>
          <w:lang w:val="en-GB"/>
          <w:rPrChange w:id="4611" w:author="Lucy Cowie" w:date="2021-07-28T15:01:00Z">
            <w:rPr>
              <w:rFonts w:cs="Times New Roman"/>
              <w:i/>
              <w:vertAlign w:val="subscript"/>
              <w:lang w:val="en-GB"/>
            </w:rPr>
          </w:rPrChange>
        </w:rPr>
        <w:t>x</w:t>
      </w:r>
      <w:r w:rsidRPr="00C53C8E">
        <w:rPr>
          <w:rFonts w:cs="Times New Roman"/>
          <w:iCs/>
          <w:lang w:val="en-GB"/>
        </w:rPr>
        <w:t xml:space="preserve"> </w:t>
      </w:r>
      <w:r w:rsidRPr="003D563A">
        <w:rPr>
          <w:rFonts w:cs="Times New Roman"/>
          <w:lang w:val="en-GB"/>
        </w:rPr>
        <w:t xml:space="preserve">emissions </w:t>
      </w:r>
      <w:r w:rsidRPr="00035D67">
        <w:rPr>
          <w:rFonts w:cs="Times New Roman"/>
          <w:lang w:val="en-GB"/>
        </w:rPr>
        <w:fldChar w:fldCharType="begin" w:fldLock="1"/>
      </w:r>
      <w:r w:rsidR="00D477C7">
        <w:rPr>
          <w:rFonts w:cs="Times New Roman"/>
          <w:lang w:val="en-GB"/>
        </w:rPr>
        <w:instrText>ADDIN CSL_CITATION { "citationItems" : [ { "id" : "ITEM-1", "itemData" : { "DOI" : "10.1016/j.atmosenv.2020.117834", "ISSN" : "13522310", "author" : [ { "dropping-particle" : "", "family" : "Lee", "given" : "D.S.", "non-dropping-particle" : "", "parse-names" : false, "suffix" : "" }, { "dropping-particle" : "", "family" : "Fahey", "given" : "D.W.", "non-dropping-particle" : "", "parse-names" : false, "suffix" : "" }, { "dropping-particle" : "", "family" : "Skowron", "given" : "A.", "non-dropping-particle" : "", "parse-names" : false, "suffix" : "" }, { "dropping-particle" : "", "family" : "Allen", "given" : "M.R.", "non-dropping-particle" : "", "parse-names" : false, "suffix" : "" }, { "dropping-particle" : "", "family" : "Burkhardt", "given" : "U.", "non-dropping-particle" : "", "parse-names" : false, "suffix" : "" }, { "dropping-particle" : "", "family" : "Chen", "given" : "Q.", "non-dropping-particle" : "", "parse-names" : false, "suffix" : "" }, { "dropping-particle" : "", "family" : "Doherty", "given" : "S.J.", "non-dropping-particle" : "", "parse-names" : false, "suffix" : "" }, { "dropping-particle" : "", "family" : "Freeman", "given" : "S.", "non-dropping-particle" : "", "parse-names" : false, "suffix" : "" }, { "dropping-particle" : "", "family" : "Forster", "given" : "P.M.", "non-dropping-particle" : "", "parse-names" : false, "suffix" : "" }, { "dropping-particle" : "", "family" : "Fuglestvedt", "given" : "J.", "non-dropping-particle" : "", "parse-names" : false, "suffix" : "" }, { "dropping-particle" : "", "family" : "Gettelman", "given" : "A.", "non-dropping-particle" : "", "parse-names" : false, "suffix" : "" }, { "dropping-particle" : "", "family" : "Le\u00f3n", "given" : "R.R.", "non-dropping-particle" : "De", "parse-names" : false, "suffix" : "" }, { "dropping-particle" : "", "family" : "Lim", "given" : "L.L.", "non-dropping-particle" : "", "parse-names" : false, "suffix" : "" }, { "dropping-particle" : "", "family" : "Lund", "given" : "M.T.", "non-dropping-particle" : "", "parse-names" : false, "suffix" : "" }, { "dropping-particle" : "", "family" : "Millar", "given" : "R.J.", "non-dropping-particle" : "", "parse-names" : false, "suffix" : "" }, { "dropping-particle" : "", "family" : "Owen", "given" : "B.", "non-dropping-particle" : "", "parse-names" : false, "suffix" : "" }, { "dropping-particle" : "", "family" : "Penner", "given" : "J.E.", "non-dropping-particle" : "", "parse-names" : false, "suffix" : "" }, { "dropping-particle" : "", "family" : "Pitari", "given" : "G.", "non-dropping-particle" : "", "parse-names" : false, "suffix" : "" }, { "dropping-particle" : "", "family" : "Prather", "given" : "M.J.", "non-dropping-particle" : "", "parse-names" : false, "suffix" : "" }, { "dropping-particle" : "", "family" : "Sausen", "given" : "R.", "non-dropping-particle" : "", "parse-names" : false, "suffix" : "" }, { "dropping-particle" : "", "family" : "Wilcox", "given" : "L.J.", "non-dropping-particle" : "", "parse-names" : false, "suffix" : "" } ], "container-title" : "Atmospheric Environment", "id" : "ITEM-1", "issued" : { "date-parts" : [ [ "2021", "1" ] ] }, "page" : "117834", "title" : "The contribution of global aviation to anthropogenic climate forcing for 2000 to 2018", "translator" : [ { "dropping-particle" : "", "family" : "G5421", "given" : "", "non-dropping-particle" : "", "parse-names" : false, "suffix" : "" } ], "type" : "article-journal", "volume" : "244" }, "uris" : [ "http://www.mendeley.com/documents/?uuid=4e2a014b-c94e-4b3c-bd26-0589d56ee67e" ] } ], "mendeley" : { "formattedCitation" : "(Lee et al., 2021)", "plainTextFormattedCitation" : "(Lee et al., 2021)", "previouslyFormattedCitation" : "(Lee et al., 2021)" }, "properties" : { "noteIndex" : 0 }, "schema" : "https://github.com/citation-style-language/schema/raw/master/csl-citation.json" }</w:instrText>
      </w:r>
      <w:r w:rsidRPr="00035D67">
        <w:rPr>
          <w:rFonts w:cs="Times New Roman"/>
          <w:lang w:val="en-GB"/>
        </w:rPr>
        <w:fldChar w:fldCharType="separate"/>
      </w:r>
      <w:r w:rsidR="00CB33A1">
        <w:rPr>
          <w:rFonts w:cs="Times New Roman"/>
          <w:noProof/>
          <w:lang w:val="en-GB"/>
        </w:rPr>
        <w:t>(Lee et al., 2021)</w:t>
      </w:r>
      <w:r w:rsidRPr="00035D67">
        <w:rPr>
          <w:rFonts w:cs="Times New Roman"/>
          <w:lang w:val="en-GB"/>
        </w:rPr>
        <w:fldChar w:fldCharType="end"/>
      </w:r>
      <w:r w:rsidRPr="003D563A">
        <w:rPr>
          <w:rFonts w:cs="Times New Roman"/>
          <w:lang w:val="en-GB"/>
        </w:rPr>
        <w:t>. The formation and emission of sul</w:t>
      </w:r>
      <w:r>
        <w:rPr>
          <w:rFonts w:cs="Times New Roman"/>
          <w:lang w:val="en-GB"/>
        </w:rPr>
        <w:t>ph</w:t>
      </w:r>
      <w:r w:rsidRPr="003D563A">
        <w:rPr>
          <w:rFonts w:cs="Times New Roman"/>
          <w:lang w:val="en-GB"/>
        </w:rPr>
        <w:t xml:space="preserve">ate aerosol yields a negative (cooling) term. </w:t>
      </w:r>
      <w:r>
        <w:rPr>
          <w:rFonts w:cs="Times New Roman"/>
          <w:lang w:val="en-GB"/>
        </w:rPr>
        <w:t>SLCF</w:t>
      </w:r>
      <w:r w:rsidRPr="003D563A">
        <w:rPr>
          <w:rFonts w:cs="Times New Roman"/>
          <w:lang w:val="en-GB"/>
        </w:rPr>
        <w:t xml:space="preserve"> forcing terms contribute about </w:t>
      </w:r>
      <w:del w:id="4612" w:author="Lucy Cowie" w:date="2021-07-28T15:02:00Z">
        <w:r w:rsidRPr="003D563A" w:rsidDel="008E31BF">
          <w:rPr>
            <w:rFonts w:cs="Times New Roman"/>
            <w:lang w:val="en-GB"/>
          </w:rPr>
          <w:delText xml:space="preserve">8 </w:delText>
        </w:r>
      </w:del>
      <w:ins w:id="4613" w:author="Lucy Cowie" w:date="2021-07-28T15:02:00Z">
        <w:r w:rsidR="008E31BF">
          <w:rPr>
            <w:rFonts w:cs="Times New Roman"/>
            <w:lang w:val="en-GB"/>
          </w:rPr>
          <w:t>eight</w:t>
        </w:r>
        <w:r w:rsidR="008E31BF" w:rsidRPr="003D563A">
          <w:rPr>
            <w:rFonts w:cs="Times New Roman"/>
            <w:lang w:val="en-GB"/>
          </w:rPr>
          <w:t xml:space="preserve"> </w:t>
        </w:r>
      </w:ins>
      <w:r w:rsidRPr="003D563A">
        <w:rPr>
          <w:rFonts w:cs="Times New Roman"/>
          <w:lang w:val="en-GB"/>
        </w:rPr>
        <w:t>times more than CO</w:t>
      </w:r>
      <w:r w:rsidRPr="006358B4">
        <w:rPr>
          <w:rFonts w:cs="Times New Roman"/>
          <w:vertAlign w:val="subscript"/>
          <w:lang w:val="en-GB"/>
        </w:rPr>
        <w:t>2</w:t>
      </w:r>
      <w:r w:rsidRPr="003D563A">
        <w:rPr>
          <w:rFonts w:cs="Times New Roman"/>
          <w:lang w:val="en-GB"/>
        </w:rPr>
        <w:t xml:space="preserve"> to the uncertainty in the aviation net ERF in 2018 </w:t>
      </w:r>
      <w:r w:rsidR="005919F3" w:rsidRPr="00035D67">
        <w:rPr>
          <w:rFonts w:cs="Times New Roman"/>
          <w:lang w:val="en-GB"/>
        </w:rPr>
        <w:fldChar w:fldCharType="begin" w:fldLock="1"/>
      </w:r>
      <w:r w:rsidR="00D477C7">
        <w:rPr>
          <w:rFonts w:cs="Times New Roman"/>
          <w:lang w:val="en-GB"/>
        </w:rPr>
        <w:instrText>ADDIN CSL_CITATION { "citationItems" : [ { "id" : "ITEM-1", "itemData" : { "DOI" : "10.1016/j.atmosenv.2020.117834", "ISSN" : "13522310", "author" : [ { "dropping-particle" : "", "family" : "Lee", "given" : "D.S.", "non-dropping-particle" : "", "parse-names" : false, "suffix" : "" }, { "dropping-particle" : "", "family" : "Fahey", "given" : "D.W.", "non-dropping-particle" : "", "parse-names" : false, "suffix" : "" }, { "dropping-particle" : "", "family" : "Skowron", "given" : "A.", "non-dropping-particle" : "", "parse-names" : false, "suffix" : "" }, { "dropping-particle" : "", "family" : "Allen", "given" : "M.R.", "non-dropping-particle" : "", "parse-names" : false, "suffix" : "" }, { "dropping-particle" : "", "family" : "Burkhardt", "given" : "U.", "non-dropping-particle" : "", "parse-names" : false, "suffix" : "" }, { "dropping-particle" : "", "family" : "Chen", "given" : "Q.", "non-dropping-particle" : "", "parse-names" : false, "suffix" : "" }, { "dropping-particle" : "", "family" : "Doherty", "given" : "S.J.", "non-dropping-particle" : "", "parse-names" : false, "suffix" : "" }, { "dropping-particle" : "", "family" : "Freeman", "given" : "S.", "non-dropping-particle" : "", "parse-names" : false, "suffix" : "" }, { "dropping-particle" : "", "family" : "Forster", "given" : "P.M.", "non-dropping-particle" : "", "parse-names" : false, "suffix" : "" }, { "dropping-particle" : "", "family" : "Fuglestvedt", "given" : "J.", "non-dropping-particle" : "", "parse-names" : false, "suffix" : "" }, { "dropping-particle" : "", "family" : "Gettelman", "given" : "A.", "non-dropping-particle" : "", "parse-names" : false, "suffix" : "" }, { "dropping-particle" : "", "family" : "Le\u00f3n", "given" : "R.R.", "non-dropping-particle" : "De", "parse-names" : false, "suffix" : "" }, { "dropping-particle" : "", "family" : "Lim", "given" : "L.L.", "non-dropping-particle" : "", "parse-names" : false, "suffix" : "" }, { "dropping-particle" : "", "family" : "Lund", "given" : "M.T.", "non-dropping-particle" : "", "parse-names" : false, "suffix" : "" }, { "dropping-particle" : "", "family" : "Millar", "given" : "R.J.", "non-dropping-particle" : "", "parse-names" : false, "suffix" : "" }, { "dropping-particle" : "", "family" : "Owen", "given" : "B.", "non-dropping-particle" : "", "parse-names" : false, "suffix" : "" }, { "dropping-particle" : "", "family" : "Penner", "given" : "J.E.", "non-dropping-particle" : "", "parse-names" : false, "suffix" : "" }, { "dropping-particle" : "", "family" : "Pitari", "given" : "G.", "non-dropping-particle" : "", "parse-names" : false, "suffix" : "" }, { "dropping-particle" : "", "family" : "Prather", "given" : "M.J.", "non-dropping-particle" : "", "parse-names" : false, "suffix" : "" }, { "dropping-particle" : "", "family" : "Sausen", "given" : "R.", "non-dropping-particle" : "", "parse-names" : false, "suffix" : "" }, { "dropping-particle" : "", "family" : "Wilcox", "given" : "L.J.", "non-dropping-particle" : "", "parse-names" : false, "suffix" : "" } ], "container-title" : "Atmospheric Environment", "id" : "ITEM-1", "issued" : { "date-parts" : [ [ "2021", "1" ] ] }, "page" : "117834", "title" : "The contribution of global aviation to anthropogenic climate forcing for 2000 to 2018", "translator" : [ { "dropping-particle" : "", "family" : "G5421", "given" : "", "non-dropping-particle" : "", "parse-names" : false, "suffix" : "" } ], "type" : "article-journal", "volume" : "244" }, "uris" : [ "http://www.mendeley.com/documents/?uuid=4e2a014b-c94e-4b3c-bd26-0589d56ee67e" ] } ], "mendeley" : { "formattedCitation" : "(Lee et al., 2021)", "plainTextFormattedCitation" : "(Lee et al., 2021)", "previouslyFormattedCitation" : "(Lee et al., 2021)" }, "properties" : { "noteIndex" : 0 }, "schema" : "https://github.com/citation-style-language/schema/raw/master/csl-citation.json" }</w:instrText>
      </w:r>
      <w:r w:rsidR="005919F3" w:rsidRPr="00035D67">
        <w:rPr>
          <w:rFonts w:cs="Times New Roman"/>
          <w:lang w:val="en-GB"/>
        </w:rPr>
        <w:fldChar w:fldCharType="separate"/>
      </w:r>
      <w:r w:rsidR="00CB33A1">
        <w:rPr>
          <w:rFonts w:cs="Times New Roman"/>
          <w:noProof/>
          <w:lang w:val="en-GB"/>
        </w:rPr>
        <w:t>(Lee et al., 2021)</w:t>
      </w:r>
      <w:r w:rsidR="005919F3" w:rsidRPr="00035D67">
        <w:rPr>
          <w:rFonts w:cs="Times New Roman"/>
          <w:lang w:val="en-GB"/>
        </w:rPr>
        <w:fldChar w:fldCharType="end"/>
      </w:r>
      <w:r w:rsidR="005919F3" w:rsidRPr="003D563A">
        <w:rPr>
          <w:rFonts w:cs="Times New Roman"/>
          <w:lang w:val="en-GB"/>
        </w:rPr>
        <w:t>.</w:t>
      </w:r>
      <w:r w:rsidR="005919F3">
        <w:rPr>
          <w:rFonts w:cs="Times New Roman"/>
          <w:lang w:val="en-GB"/>
        </w:rPr>
        <w:t xml:space="preserve"> </w:t>
      </w:r>
      <w:r w:rsidRPr="003D563A">
        <w:rPr>
          <w:rFonts w:cs="Times New Roman"/>
          <w:lang w:val="en-GB"/>
        </w:rPr>
        <w:t xml:space="preserve">The largest uncertainty in assessing aviation climate effects is on the interactions of </w:t>
      </w:r>
      <w:r w:rsidRPr="003D563A">
        <w:rPr>
          <w:rFonts w:cs="Times New Roman"/>
          <w:lang w:val="en-GB"/>
        </w:rPr>
        <w:lastRenderedPageBreak/>
        <w:t>BC and sulphate aerosols on cirrus and mixed</w:t>
      </w:r>
      <w:ins w:id="4614" w:author="Lucy Cowie" w:date="2021-07-28T15:02:00Z">
        <w:r w:rsidR="008E31BF">
          <w:rPr>
            <w:rFonts w:cs="Times New Roman"/>
            <w:lang w:val="en-GB"/>
          </w:rPr>
          <w:t>-</w:t>
        </w:r>
      </w:ins>
      <w:del w:id="4615" w:author="Lucy Cowie" w:date="2021-07-28T15:02:00Z">
        <w:r w:rsidRPr="003D563A" w:rsidDel="008E31BF">
          <w:rPr>
            <w:rFonts w:cs="Times New Roman"/>
            <w:lang w:val="en-GB"/>
          </w:rPr>
          <w:delText xml:space="preserve"> </w:delText>
        </w:r>
      </w:del>
      <w:r w:rsidRPr="003D563A">
        <w:rPr>
          <w:rFonts w:cs="Times New Roman"/>
          <w:lang w:val="en-GB"/>
        </w:rPr>
        <w:t xml:space="preserve">phase clouds, for which no best estimates of the ERFs were provided </w:t>
      </w:r>
      <w:r w:rsidRPr="00035D67">
        <w:rPr>
          <w:rFonts w:cs="Times New Roman"/>
          <w:lang w:val="en-GB"/>
        </w:rPr>
        <w:fldChar w:fldCharType="begin" w:fldLock="1"/>
      </w:r>
      <w:r w:rsidR="00D477C7">
        <w:rPr>
          <w:rFonts w:cs="Times New Roman"/>
          <w:lang w:val="en-GB"/>
        </w:rPr>
        <w:instrText>ADDIN CSL_CITATION { "citationItems" : [ { "id" : "ITEM-1", "itemData" : { "DOI" : "10.1016/j.atmosenv.2020.117834", "ISSN" : "13522310", "author" : [ { "dropping-particle" : "", "family" : "Lee", "given" : "D.S.", "non-dropping-particle" : "", "parse-names" : false, "suffix" : "" }, { "dropping-particle" : "", "family" : "Fahey", "given" : "D.W.", "non-dropping-particle" : "", "parse-names" : false, "suffix" : "" }, { "dropping-particle" : "", "family" : "Skowron", "given" : "A.", "non-dropping-particle" : "", "parse-names" : false, "suffix" : "" }, { "dropping-particle" : "", "family" : "Allen", "given" : "M.R.", "non-dropping-particle" : "", "parse-names" : false, "suffix" : "" }, { "dropping-particle" : "", "family" : "Burkhardt", "given" : "U.", "non-dropping-particle" : "", "parse-names" : false, "suffix" : "" }, { "dropping-particle" : "", "family" : "Chen", "given" : "Q.", "non-dropping-particle" : "", "parse-names" : false, "suffix" : "" }, { "dropping-particle" : "", "family" : "Doherty", "given" : "S.J.", "non-dropping-particle" : "", "parse-names" : false, "suffix" : "" }, { "dropping-particle" : "", "family" : "Freeman", "given" : "S.", "non-dropping-particle" : "", "parse-names" : false, "suffix" : "" }, { "dropping-particle" : "", "family" : "Forster", "given" : "P.M.", "non-dropping-particle" : "", "parse-names" : false, "suffix" : "" }, { "dropping-particle" : "", "family" : "Fuglestvedt", "given" : "J.", "non-dropping-particle" : "", "parse-names" : false, "suffix" : "" }, { "dropping-particle" : "", "family" : "Gettelman", "given" : "A.", "non-dropping-particle" : "", "parse-names" : false, "suffix" : "" }, { "dropping-particle" : "", "family" : "Le\u00f3n", "given" : "R.R.", "non-dropping-particle" : "De", "parse-names" : false, "suffix" : "" }, { "dropping-particle" : "", "family" : "Lim", "given" : "L.L.", "non-dropping-particle" : "", "parse-names" : false, "suffix" : "" }, { "dropping-particle" : "", "family" : "Lund", "given" : "M.T.", "non-dropping-particle" : "", "parse-names" : false, "suffix" : "" }, { "dropping-particle" : "", "family" : "Millar", "given" : "R.J.", "non-dropping-particle" : "", "parse-names" : false, "suffix" : "" }, { "dropping-particle" : "", "family" : "Owen", "given" : "B.", "non-dropping-particle" : "", "parse-names" : false, "suffix" : "" }, { "dropping-particle" : "", "family" : "Penner", "given" : "J.E.", "non-dropping-particle" : "", "parse-names" : false, "suffix" : "" }, { "dropping-particle" : "", "family" : "Pitari", "given" : "G.", "non-dropping-particle" : "", "parse-names" : false, "suffix" : "" }, { "dropping-particle" : "", "family" : "Prather", "given" : "M.J.", "non-dropping-particle" : "", "parse-names" : false, "suffix" : "" }, { "dropping-particle" : "", "family" : "Sausen", "given" : "R.", "non-dropping-particle" : "", "parse-names" : false, "suffix" : "" }, { "dropping-particle" : "", "family" : "Wilcox", "given" : "L.J.", "non-dropping-particle" : "", "parse-names" : false, "suffix" : "" } ], "container-title" : "Atmospheric Environment", "id" : "ITEM-1", "issued" : { "date-parts" : [ [ "2021", "1" ] ] }, "page" : "117834", "title" : "The contribution of global aviation to anthropogenic climate forcing for 2000 to 2018", "translator" : [ { "dropping-particle" : "", "family" : "G5421", "given" : "", "non-dropping-particle" : "", "parse-names" : false, "suffix" : "" } ], "type" : "article-journal", "volume" : "244" }, "uris" : [ "http://www.mendeley.com/documents/?uuid=4e2a014b-c94e-4b3c-bd26-0589d56ee67e" ] } ], "mendeley" : { "formattedCitation" : "(Lee et al., 2021)", "plainTextFormattedCitation" : "(Lee et al., 2021)", "previouslyFormattedCitation" : "(Lee et al., 2021)" }, "properties" : { "noteIndex" : 0 }, "schema" : "https://github.com/citation-style-language/schema/raw/master/csl-citation.json" }</w:instrText>
      </w:r>
      <w:r w:rsidRPr="00035D67">
        <w:rPr>
          <w:rFonts w:cs="Times New Roman"/>
          <w:lang w:val="en-GB"/>
        </w:rPr>
        <w:fldChar w:fldCharType="separate"/>
      </w:r>
      <w:r w:rsidR="00CB33A1">
        <w:rPr>
          <w:rFonts w:cs="Times New Roman"/>
          <w:noProof/>
          <w:lang w:val="en-GB"/>
        </w:rPr>
        <w:t>(Lee et al., 2021)</w:t>
      </w:r>
      <w:r w:rsidRPr="00035D67">
        <w:rPr>
          <w:rFonts w:cs="Times New Roman"/>
          <w:lang w:val="en-GB"/>
        </w:rPr>
        <w:fldChar w:fldCharType="end"/>
      </w:r>
      <w:r w:rsidRPr="003D563A">
        <w:rPr>
          <w:rFonts w:cs="Times New Roman"/>
          <w:lang w:val="en-GB"/>
        </w:rPr>
        <w:t>.</w:t>
      </w:r>
    </w:p>
    <w:p w14:paraId="673840F6" w14:textId="77777777" w:rsidR="00E578B9" w:rsidRDefault="00E578B9" w:rsidP="00D5630D">
      <w:pPr>
        <w:pStyle w:val="AR6BodyText"/>
        <w:rPr>
          <w:rFonts w:cs="Times New Roman"/>
          <w:lang w:val="en-GB"/>
        </w:rPr>
      </w:pPr>
    </w:p>
    <w:p w14:paraId="7421116E" w14:textId="75FA033C" w:rsidR="00E578B9" w:rsidRPr="003D563A" w:rsidRDefault="00E578B9" w:rsidP="00D5630D">
      <w:pPr>
        <w:pStyle w:val="AR6BodyText"/>
        <w:rPr>
          <w:rFonts w:cs="Times New Roman"/>
          <w:lang w:val="en-GB"/>
        </w:rPr>
      </w:pPr>
      <w:r w:rsidRPr="003D563A">
        <w:rPr>
          <w:rFonts w:cs="Times New Roman"/>
          <w:lang w:val="en-GB"/>
        </w:rPr>
        <w:t xml:space="preserve">One of the most significant changes between AR5 and AR6 in terms of aviation SLCFs is the explicit calculation of a contrail cirrus ERF found to be 35% of the corresponding RF </w:t>
      </w:r>
      <w:bookmarkStart w:id="4616" w:name="_Hlk76657385"/>
      <w:bookmarkStart w:id="4617" w:name="_Hlk76657394"/>
      <w:commentRangeStart w:id="4618"/>
      <w:ins w:id="4619" w:author="Robin Matthews" w:date="2021-07-08T17:23:00Z">
        <w:r w:rsidR="002D39BF">
          <w:rPr>
            <w:rFonts w:cs="Times New Roman"/>
            <w:lang w:val="en-GB"/>
          </w:rPr>
          <w:fldChar w:fldCharType="begin" w:fldLock="1"/>
        </w:r>
      </w:ins>
      <w:r w:rsidR="002E1475">
        <w:rPr>
          <w:rFonts w:cs="Times New Roman"/>
          <w:lang w:val="en-GB"/>
        </w:rPr>
        <w:instrText>ADDIN CSL_CITATION { "citationItems" : [ { "id" : "ITEM-1", "itemData" : { "DOI" : "10.1175/JCLI-D-19-0467.1", "author" : [ { "dropping-particle" : "", "family" : "Bickel", "given" : "Marius", "non-dropping-particle" : "", "parse-names" : false, "suffix" : "" }, { "dropping-particle" : "", "family" : "Ponater", "given" : "Michael", "non-dropping-particle" : "", "parse-names" : false, "suffix" : "" }, { "dropping-particle" : "", "family" : "Bock", "given" : "Lisa", "non-dropping-particle" : "", "parse-names" : false, "suffix" : "" }, { "dropping-particle" : "", "family" : "Burkhardt", "given" : "Ulrike", "non-dropping-particle" : "", "parse-names" : false, "suffix" : "" }, { "dropping-particle" : "", "family" : "Reineke", "given" : "Svenja", "non-dropping-particle" : "", "parse-names" : false, "suffix" : "" } ], "container-title" : "Journal of Climate", "id" : "ITEM-1", "issue" : "5", "issued" : { "date-parts" : [ [ "2020" ] ] }, "language" : "English", "page" : "1991-2005", "publisher" : "American Meteorological Society", "publisher-place" : "Boston MA, USA", "title" : "Estimating the Effective Radiative Forcing of Contrail Cirrus", "translator" : [ { "dropping-particle" : "", "family" : "G5216", "given" : "", "non-dropping-particle" : "", "parse-names" : false, "suffix" : "" } ], "type" : "article-journal", "volume" : "33" }, "suppress-author" : 1, "uris" : [ "http://www.mendeley.com/documents/?uuid=46d961cc-738a-4a1a-b476-f5b2e7e188db", "http://www.mendeley.com/documents/?uuid=74788599-edb6-4b2b-b947-3465798f8f71" ] } ], "mendeley" : { "formattedCitation" : "(2020)", "manualFormatting" : "(Bickel et al., 2020)", "plainTextFormattedCitation" : "(2020)", "previouslyFormattedCitation" : "(2020)" }, "properties" : { "noteIndex" : 0 }, "schema" : "https://github.com/citation-style-language/schema/raw/master/csl-citation.json" }</w:instrText>
      </w:r>
      <w:ins w:id="4620" w:author="Robin Matthews" w:date="2021-07-08T17:23:00Z">
        <w:r w:rsidR="002D39BF">
          <w:rPr>
            <w:rFonts w:cs="Times New Roman"/>
            <w:lang w:val="en-GB"/>
          </w:rPr>
          <w:fldChar w:fldCharType="separate"/>
        </w:r>
        <w:r w:rsidR="002D39BF">
          <w:rPr>
            <w:rFonts w:cs="Times New Roman"/>
            <w:noProof/>
            <w:lang w:val="en-GB"/>
          </w:rPr>
          <w:t>(</w:t>
        </w:r>
        <w:r w:rsidR="002D39BF" w:rsidRPr="002A1EE0">
          <w:rPr>
            <w:rFonts w:cs="Times New Roman"/>
            <w:noProof/>
            <w:lang w:val="en-US"/>
          </w:rPr>
          <w:t xml:space="preserve">Bickel et al., </w:t>
        </w:r>
        <w:r w:rsidR="002D39BF">
          <w:rPr>
            <w:rFonts w:cs="Times New Roman"/>
            <w:noProof/>
            <w:lang w:val="en-GB"/>
          </w:rPr>
          <w:t>2020)</w:t>
        </w:r>
        <w:r w:rsidR="002D39BF">
          <w:rPr>
            <w:rFonts w:cs="Times New Roman"/>
            <w:lang w:val="en-GB"/>
          </w:rPr>
          <w:fldChar w:fldCharType="end"/>
        </w:r>
      </w:ins>
      <w:del w:id="4621" w:author="Robin Matthews" w:date="2021-07-08T17:23:00Z">
        <w:r w:rsidRPr="00035D67" w:rsidDel="002D39BF">
          <w:rPr>
            <w:rFonts w:cs="Times New Roman"/>
            <w:lang w:val="en-GB"/>
          </w:rPr>
          <w:delText xml:space="preserve">Bickel et al. </w:delText>
        </w:r>
        <w:bookmarkEnd w:id="4616"/>
        <w:commentRangeStart w:id="4622"/>
        <w:r w:rsidDel="002D39BF">
          <w:rPr>
            <w:rFonts w:cs="Times New Roman"/>
            <w:lang w:val="en-GB"/>
          </w:rPr>
          <w:fldChar w:fldCharType="begin" w:fldLock="1"/>
        </w:r>
        <w:r w:rsidR="00D477C7" w:rsidRPr="002D39BF" w:rsidDel="002D39BF">
          <w:rPr>
            <w:rFonts w:cs="Times New Roman"/>
            <w:lang w:val="en-GB"/>
          </w:rPr>
          <w:delInstrText>ADDIN CSL_CITATION { "citationItems" : [ { "id" : "ITEM-1", "itemData" : { "DOI" : "10.1175/JCLI-D-19-0467.1", "author" : [ { "dropping-particle" : "", "family" : "Bickel", "given" : "Marius", "non-dropping-particle" : "", "parse-names" : false, "suffix" : "" }, { "dropping-particle" : "", "family" : "Ponater", "given" : "Michael", "non-dropping-particle" : "", "parse-names" : false, "suffix" : "" }, { "dropping-particle" : "", "family" : "Bock", "given" : "Lisa", "non-dropping-particle" : "", "parse-names" : false, "suffix" : "" }, { "dropping-particle" : "", "family" : "Burkhardt", "given" : "Ulrike", "non-dropping-particle" : "", "parse-names" : false, "suffix" : "" }, { "dropping-particle" : "", "family" : "Reineke", "given" : "Svenja", "non-dropping-particle" : "", "parse-names" : false, "suffix" : "" } ], "container-title" : "Journal of Climate", "id" : "ITEM-1", "issue" : "5", "issued" : { "date-parts" : [ [ "2020" ] ] }, "language" : "English", "page" : "1991-2005", "publisher" : "American Meteorological Society", "publisher-place" : "Boston MA, USA", "title" : "Estimating the Effective Radiative Forcing of Contrail Cirrus", "translator" : [ { "dropping-particle" : "", "family" : "G5216", "given" : "", "non-dropping-particle" : "", "parse-names" : false, "suffix" : "" } ], "type" : "article-journal", "volume" : "33" }, "suppress-author" : 1, "uris" : [ "http://www.mendeley.com/documents/?uuid=46d961cc-738a-4a1a-b476-f5b2e7e188db", "http://www.mendeley.com/documents/?uuid=74788599-edb6-4b2b-b947-3465798f8f71" ] } ], "mendeley" : { "formattedCitation" : "(2020)", "plainTextFormattedCitation" : "(2020)", "previouslyFormattedCitation" : "(2020)" }, "properties" : { "noteIndex" : 0 }, "schema" : "https://github.com/citation-style-language/schema/raw/master/csl-citation.json" }</w:delInstrText>
        </w:r>
        <w:r w:rsidDel="002D39BF">
          <w:rPr>
            <w:rFonts w:cs="Times New Roman"/>
            <w:lang w:val="en-GB"/>
          </w:rPr>
          <w:fldChar w:fldCharType="separate"/>
        </w:r>
        <w:r w:rsidR="00CB33A1" w:rsidRPr="002D39BF" w:rsidDel="002D39BF">
          <w:rPr>
            <w:rFonts w:cs="Times New Roman"/>
            <w:noProof/>
            <w:lang w:val="en-GB"/>
          </w:rPr>
          <w:delText>(2020)</w:delText>
        </w:r>
        <w:r w:rsidDel="002D39BF">
          <w:rPr>
            <w:rFonts w:cs="Times New Roman"/>
            <w:lang w:val="en-GB"/>
          </w:rPr>
          <w:fldChar w:fldCharType="end"/>
        </w:r>
        <w:commentRangeEnd w:id="4622"/>
        <w:r w:rsidR="00CB33A1" w:rsidDel="002D39BF">
          <w:rPr>
            <w:rStyle w:val="Marquedecommentaire"/>
          </w:rPr>
          <w:commentReference w:id="4622"/>
        </w:r>
      </w:del>
      <w:bookmarkEnd w:id="4617"/>
      <w:r w:rsidRPr="003D563A">
        <w:rPr>
          <w:rFonts w:cs="Times New Roman"/>
          <w:lang w:val="en-GB"/>
        </w:rPr>
        <w:t>, which has confirmed studies indicating smaller efficacy of linear contrails</w:t>
      </w:r>
      <w:ins w:id="4623" w:author="Robin Matthews" w:date="2021-07-08T17:22:00Z">
        <w:r w:rsidR="002D39BF">
          <w:rPr>
            <w:rFonts w:cs="Times New Roman"/>
            <w:lang w:val="en-GB"/>
          </w:rPr>
          <w:t xml:space="preserve"> </w:t>
        </w:r>
        <w:r w:rsidR="002D39BF">
          <w:rPr>
            <w:rFonts w:cs="Times New Roman"/>
          </w:rPr>
          <w:fldChar w:fldCharType="begin" w:fldLock="1"/>
        </w:r>
      </w:ins>
      <w:r w:rsidR="002E1475" w:rsidRPr="002A1EE0">
        <w:rPr>
          <w:rFonts w:cs="Times New Roman"/>
          <w:lang w:val="en-US"/>
        </w:rPr>
        <w:instrText>ADDIN CSL_CITATION { "citationItems" : [ { "id" : "ITEM-1", "itemData" : { "DOI" : "https://doi.org/10.1029/2005GL022580", "ISSN" : "0094-8276", "abstract" : "In equilibrium climate change simulations with a global climate model we estimate the climate sensitivity parameter to contrail cirrus to be 0.43 K/(Wm?2), only about 60% of the corresponding value for a CO2 forcing. The spatial pattern of the surface temperature response is much smoother than the forcing pattern of contrails with little correlation between both. As the thermal inertia of the climate system causes a marked delay of the transient response, only about 30% of the equilibrium surface warming to be expected from some aircraft induced radiative forcing is actually realised for aviation increase rates typical for the 1990s. Our findings do not confirm recent results of a dominating influence of contrail cirrus on temperature change over the United States between 1975 and 1994.", "author" : [ { "dropping-particle" : "", "family" : "Ponater", "given" : "M", "non-dropping-particle" : "", "parse-names" : false, "suffix" : "" }, { "dropping-particle" : "", "family" : "Marquart", "given" : "S", "non-dropping-particle" : "", "parse-names" : false, "suffix" : "" }, { "dropping-particle" : "", "family" : "Sausen", "given" : "R", "non-dropping-particle" : "", "parse-names" : false, "suffix" : "" }, { "dropping-particle" : "", "family" : "Schu</w:instrText>
      </w:r>
      <w:r w:rsidR="002E1475">
        <w:rPr>
          <w:rFonts w:cs="Times New Roman"/>
        </w:rPr>
        <w:instrText>mann", "given" : "U", "non-dropping-particle" : "", "parse-names" : false, "suffix" : "" } ], "container-title" : "Geophysical Research Letters", "id" : "ITEM-1", "issue" : "10", "issued" : { "date-parts" : [ [ "2005", "5", "1" ] ] }, "note" : "https://doi.org/10.1029/2005GL022580", "publisher" : "John Wiley &amp; Sons, Ltd", "title" : "On contrail climate sensitivity", "translator" : [ { "dropping-particle" : "", "family" : "G5219", "given" : "", "non-dropping-particle" : "", "parse-names" : false, "suffix" : "" } ], "type" : "article-journal", "volume" : "32" }, "uris" : [ "http://www.mendeley.com/documents/?uuid=81161559-d819-4d51-bc15-4e3be4e89267", "http://www.mendeley.com/documents/?uuid=a7962da5-43a7-4cf7-a2e8-f61559454fa4" ] }, { "id" : "ITEM-2", "itemData" : { "DOI" : "https://doi.org/10.1029/2010GL045161", "ISSN" : "0094-8276", "abstract" : "The HadGEM2 global climate model is employed to investigate some of the linear contrail effects on climate. Our study parameterizes linear contrails as a thin layer of aerosol. We find that at 100 times the air traffic of year 2000, linear contrails would change the equilibrium global-mean temperature by +0.13 K, corresponding to a climate sensitivity of 0.3 K/(Wm?2) and a climate efficacy of 31% (significantly smaller than the only previously published estimate of 59%). Our model suggests that contrails cause a slight warming of the surface and, as noted by most global warming modelling studies, land areas are affected more than the oceans. Also, unlike the contrail coverage and radiative forcing, the contrail temperature change response is not geographically correlated with air traffic patterns. In terms of the contrail impact on precipitation, the main feature is the northern shift of the Inter-Tropical Convergence Zone. Finally, our model strongly indicates that the contrail impact on both the diurnal temperature range and regional climate is significantly smaller than some earlier studies suggested.", "author" : [ { "dropping-particle" : "", "family" : "Rap", "given" : "Alexandru", "non-dropping-particle" : "", "parse-names" : false, "suffix" : "" }, { "dropping-particle" : "", "family" : "Forster", "given" : "Piers M", "non-dropping-particle" : "", "parse-names" : false, "suffix" : "" }, { "dropping-particle" : "", "family" : "Haywood", "given" : "James M", "non-dropping-particle" : "", "parse-names" : false, "suffix" : "" }, { "dropping-particle" : "", "family" : "Jones", "given" : "Andy", "non-dropping-particle" : "", "parse-names" : false, "suffix" : "" }, { "dropping-particle" : "", "family" : "Boucher", "given" : "Olivier", "non-dropping-particle" : "", "parse-names" : false, "suffix" : "" } ], "container-title" : "Geophysical Research Letters", "id" : "ITEM-2", "issue" : "20", "issued" : { "date-parts" : [ [ "2010", "10", "1" ] ] }, "note" : "https://doi.org/10.1029/2010GL045161", "publisher" : "John Wiley &amp; Sons, Ltd", "title" : "Estimating the climate impact of linear contrails using the UK Met Office climate model", "translator" : [ { "dropping-particle" : "", "family" : "G5217", "given" : "", "non-dropping-particle" : "", "parse-names" : false, "suffix" : "" } ], "type" : "article-journal", "volume" : "37" }, "uris" : [ "http://www.mendeley.com/documents/?uuid=c547266e-978f-40f6-b42e-215e8dcdd565", "http://www.mendeley.com/documents/?uuid=8717674a-2dd6-42dd-a34b-cc637bd0b75b" ] } ], "mendeley" : { "formattedCitation" : "(Ponater et al., 2005; Rap et al., 2010)", "plainTextFormattedCitation" : "(Ponater et al., 2005; Rap et al., 2010)", "previouslyFormattedCitation" : "(Ponater et al., 2005; Rap et al., 2010)" }, "properties" : { "noteIndex" : 0 }, "schema" : "https://github.com/citation-style-language/schema/raw/master/csl-citation.json" }</w:instrText>
      </w:r>
      <w:ins w:id="4624" w:author="Robin Matthews" w:date="2021-07-08T17:22:00Z">
        <w:r w:rsidR="002D39BF">
          <w:rPr>
            <w:rFonts w:cs="Times New Roman"/>
          </w:rPr>
          <w:fldChar w:fldCharType="separate"/>
        </w:r>
        <w:r w:rsidR="002D39BF" w:rsidRPr="00861D76">
          <w:rPr>
            <w:rFonts w:cs="Times New Roman"/>
            <w:noProof/>
          </w:rPr>
          <w:t>(Ponater et al., 2005; Rap et al., 2010)</w:t>
        </w:r>
        <w:r w:rsidR="002D39BF">
          <w:rPr>
            <w:rFonts w:cs="Times New Roman"/>
          </w:rPr>
          <w:fldChar w:fldCharType="end"/>
        </w:r>
      </w:ins>
      <w:commentRangeEnd w:id="4618"/>
      <w:ins w:id="4625" w:author="Robin Matthews" w:date="2021-07-08T17:24:00Z">
        <w:r w:rsidR="002D39BF">
          <w:rPr>
            <w:rStyle w:val="Marquedecommentaire"/>
          </w:rPr>
          <w:commentReference w:id="4618"/>
        </w:r>
      </w:ins>
      <w:del w:id="4626" w:author="Robin Matthews" w:date="2021-07-08T17:22:00Z">
        <w:r w:rsidRPr="003D563A" w:rsidDel="002D39BF">
          <w:rPr>
            <w:rFonts w:cs="Times New Roman"/>
            <w:lang w:val="en-GB"/>
          </w:rPr>
          <w:delText xml:space="preserve"> </w:delText>
        </w:r>
        <w:bookmarkStart w:id="4627" w:name="_Hlk76657352"/>
        <w:r w:rsidRPr="00035D67" w:rsidDel="002D39BF">
          <w:rPr>
            <w:rFonts w:cs="Times New Roman"/>
            <w:lang w:val="en-GB"/>
          </w:rPr>
          <w:delText xml:space="preserve">Ponater et al. </w:delText>
        </w:r>
        <w:commentRangeStart w:id="4628"/>
        <w:r w:rsidDel="002D39BF">
          <w:rPr>
            <w:rFonts w:cs="Times New Roman"/>
            <w:lang w:val="en-GB"/>
          </w:rPr>
          <w:fldChar w:fldCharType="begin" w:fldLock="1"/>
        </w:r>
        <w:r w:rsidR="00D477C7" w:rsidDel="002D39BF">
          <w:rPr>
            <w:rFonts w:cs="Times New Roman"/>
            <w:lang w:val="en-GB"/>
          </w:rPr>
          <w:delInstrText>ADDIN CSL_CITATION { "citationItems" : [ { "id" : "ITEM-1", "itemData" : { "DOI" : "https://doi.org/10.1029/2005GL022580", "ISSN" : "0094-8276", "abstract" : "In equilibrium climate change simulations with a global climate model we estimate the climate sensitivity parameter to contrail cirrus to be 0.43 K/(Wm?2), only about 60% of the corresponding value for a CO2 forcing. The spatial pattern of the surface temperature response is much smoother than the forcing pattern of contrails with little correlation between both. As the thermal inertia of the climate system causes a marked delay of the transient response, only about 30% of the equilibrium surface warming to be expected from some aircraft induced radiative forcing is actually realised for aviation increase rates typical for the 1990s. Our findings do not confirm recent results of a dominating influence of contrail cirrus on temperature change over the United States between 1975 and 1994.", "author" : [ { "dropping-particle" : "", "family" : "Ponater", "given" : "M", "non-dropping-particle" : "", "parse-names" : false, "suffix" : "" }, { "dropping-particle" : "", "family" : "Marquart", "given" : "S", "non-dropping-particle" : "", "parse-names" : false, "suffix" : "" }, { "dropping-particle" : "", "family" : "Sausen", "given" : "R", "non-dropping-particle" : "", "parse-names" : false, "suffix" : "" }, { "dropping-particle" : "", "family" : "Schumann", "given" : "U", "non-dropping-particle" : "", "parse-names" : false, "suffix" : "" } ], "container-title" : "Geophysical Research Letters", "id" : "ITEM-1", "issue" : "10", "issued" : { "date-parts" : [ [ "2005", "5", "1" ] ] }, "note" : "https://doi.org/10.1029/2005GL022580", "publisher" : "John Wiley &amp; Sons, Ltd", "title" : "On contrail climate sensitivity", "translator" : [ { "dropping-particle" : "", "family" : "G5219", "given" : "", "non-dropping-particle" : "", "parse-names" : false, "suffix" : "" } ], "type" : "article-journal", "volume" : "32" }, "suppress-author" : 1, "uris" : [ "http://www.mendeley.com/documents/?uuid=81161559-d819-4d51-bc15-4e3be4e89267", "http://www.mendeley.com/documents/?uuid=a7962da5-43a7-4cf7-a2e8-f61559454fa4" ] } ], "mendeley" : { "formattedCitation" : "(2005)", "plainTextFormattedCitation" : "(2005)", "previouslyFormattedCitation" : "(2005)" }, "properties" : { "noteIndex" : 0 }, "schema" : "https://github.com/citation-style-language/schema/raw/master/csl-citation.json" }</w:delInstrText>
        </w:r>
        <w:r w:rsidDel="002D39BF">
          <w:rPr>
            <w:rFonts w:cs="Times New Roman"/>
            <w:lang w:val="en-GB"/>
          </w:rPr>
          <w:fldChar w:fldCharType="separate"/>
        </w:r>
        <w:r w:rsidR="00CB33A1" w:rsidDel="002D39BF">
          <w:rPr>
            <w:rFonts w:cs="Times New Roman"/>
            <w:noProof/>
            <w:lang w:val="en-GB"/>
          </w:rPr>
          <w:delText>(2005)</w:delText>
        </w:r>
        <w:r w:rsidDel="002D39BF">
          <w:rPr>
            <w:rFonts w:cs="Times New Roman"/>
            <w:lang w:val="en-GB"/>
          </w:rPr>
          <w:fldChar w:fldCharType="end"/>
        </w:r>
        <w:commentRangeEnd w:id="4628"/>
        <w:r w:rsidR="00CB33A1" w:rsidDel="002D39BF">
          <w:rPr>
            <w:rStyle w:val="Marquedecommentaire"/>
          </w:rPr>
          <w:commentReference w:id="4628"/>
        </w:r>
        <w:r w:rsidRPr="00035D67" w:rsidDel="002D39BF">
          <w:rPr>
            <w:rFonts w:cs="Times New Roman"/>
            <w:lang w:val="en-GB"/>
          </w:rPr>
          <w:delText xml:space="preserve"> and Rap et al. </w:delText>
        </w:r>
        <w:commentRangeStart w:id="4629"/>
        <w:r w:rsidDel="002D39BF">
          <w:rPr>
            <w:rFonts w:cs="Times New Roman"/>
            <w:lang w:val="en-GB"/>
          </w:rPr>
          <w:fldChar w:fldCharType="begin" w:fldLock="1"/>
        </w:r>
        <w:r w:rsidR="00D477C7" w:rsidDel="002D39BF">
          <w:rPr>
            <w:rFonts w:cs="Times New Roman"/>
            <w:lang w:val="en-GB"/>
          </w:rPr>
          <w:delInstrText>ADDIN CSL_CITATION { "citationItems" : [ { "id" : "ITEM-1", "itemData" : { "DOI" : "https://doi.org/10.1029/2010GL045161", "ISSN" : "0094-8276", "abstract" : "The HadGEM2 global climate model is employed to investigate some of the linear contrail effects on climate. Our study parameterizes linear contrails as a thin layer of aerosol. We find that at 100 times the air traffic of year 2000, linear contrails would change the equilibrium global-mean temperature by +0.13 K, corresponding to a climate sensitivity of 0.3 K/(Wm?2) and a climate efficacy of 31% (significantly smaller than the only previously published estimate of 59%). Our model suggests that contrails cause a slight warming of the surface and, as noted by most global warming modelling studies, land areas are affected more than the oceans. Also, unlike the contrail coverage and radiative forcing, the contrail temperature change response is not geographically correlated with air traffic patterns. In terms of the contrail impact on precipitation, the main feature is the northern shift of the Inter-Tropical Convergence Zone. Finally, our model strongly indicates that the contrail impact on both the diurnal temperature range and regional climate is significantly smaller than some earlier studies suggested.", "author" : [ { "dropping-particle" : "", "family" : "Rap", "given" : "Alexandru", "non-dropping-particle" : "", "parse-names" : false, "suffix" : "" }, { "dropping-particle" : "", "family" : "Forster", "given" : "Piers M", "non-dropping-particle" : "", "parse-names" : false, "suffix" : "" }, { "dropping-particle" : "", "family" : "Haywood", "given" : "James M", "non-dropping-particle" : "", "parse-names" : false, "suffix" : "" }, { "dropping-particle" : "", "family" : "Jones", "given" : "Andy", "non-dropping-particle" : "", "parse-names" : false, "suffix" : "" }, { "dropping-particle" : "", "family" : "Boucher", "given" : "Olivier", "non-dropping-particle" : "", "parse-names" : false, "suffix" : "" } ], "container-title" : "Geophysical Research Letters", "id" : "ITEM-1", "issue" : "20", "issued" : { "date-parts" : [ [ "2010", "10", "1" ] ] }, "note" : "https://doi.org/10.1029/2010GL045161", "publisher" : "John Wiley &amp; Sons, Ltd", "title" : "Estimating the climate impact of linear contrails using the UK Met Office climate model", "translator" : [ { "dropping-particle" : "", "family" : "G5217", "given" : "", "non-dropping-particle" : "", "parse-names" : false, "suffix" : "" } ], "type" : "article-journal", "volume" : "37" }, "suppress-author" : 1, "uris" : [ "http://www.mendeley.com/documents/?uuid=c547266e-978f-40f6-b42e-215e8dcdd565", "http://www.mendeley.com/documents/?uuid=8717674a-2dd6-42dd-a34b-cc637bd0b75b" ] } ], "mendeley" : { "formattedCitation" : "(2010)", "plainTextFormattedCitation" : "(2010)", "previouslyFormattedCitation" : "(2010)" }, "properties" : { "noteIndex" : 0 }, "schema" : "https://github.com/citation-style-language/schema/raw/master/csl-citation.json" }</w:delInstrText>
        </w:r>
        <w:r w:rsidDel="002D39BF">
          <w:rPr>
            <w:rFonts w:cs="Times New Roman"/>
            <w:lang w:val="en-GB"/>
          </w:rPr>
          <w:fldChar w:fldCharType="separate"/>
        </w:r>
        <w:r w:rsidR="00CB33A1" w:rsidDel="002D39BF">
          <w:rPr>
            <w:rFonts w:cs="Times New Roman"/>
            <w:noProof/>
            <w:lang w:val="en-GB"/>
          </w:rPr>
          <w:delText>(2010)</w:delText>
        </w:r>
        <w:r w:rsidDel="002D39BF">
          <w:rPr>
            <w:rFonts w:cs="Times New Roman"/>
            <w:lang w:val="en-GB"/>
          </w:rPr>
          <w:fldChar w:fldCharType="end"/>
        </w:r>
        <w:commentRangeEnd w:id="4629"/>
        <w:r w:rsidR="00CB33A1" w:rsidDel="002D39BF">
          <w:rPr>
            <w:rStyle w:val="Marquedecommentaire"/>
          </w:rPr>
          <w:commentReference w:id="4629"/>
        </w:r>
      </w:del>
      <w:r w:rsidRPr="003D563A">
        <w:rPr>
          <w:rFonts w:cs="Times New Roman"/>
          <w:lang w:val="en-GB"/>
        </w:rPr>
        <w:t xml:space="preserve">. </w:t>
      </w:r>
      <w:bookmarkEnd w:id="4627"/>
      <w:r w:rsidRPr="003D563A">
        <w:rPr>
          <w:rFonts w:cs="Times New Roman"/>
          <w:lang w:val="en-GB"/>
        </w:rPr>
        <w:t>The net-NO</w:t>
      </w:r>
      <w:r w:rsidRPr="006A06BC">
        <w:rPr>
          <w:rFonts w:cs="Times New Roman"/>
          <w:iCs/>
          <w:vertAlign w:val="subscript"/>
          <w:lang w:val="en-GB"/>
          <w:rPrChange w:id="4630" w:author="Lucy Cowie" w:date="2021-07-28T15:02:00Z">
            <w:rPr>
              <w:rFonts w:cs="Times New Roman"/>
              <w:i/>
              <w:vertAlign w:val="subscript"/>
              <w:lang w:val="en-GB"/>
            </w:rPr>
          </w:rPrChange>
        </w:rPr>
        <w:t>x</w:t>
      </w:r>
      <w:r w:rsidRPr="006A06BC">
        <w:rPr>
          <w:rFonts w:cs="Times New Roman"/>
          <w:iCs/>
          <w:lang w:val="en-GB"/>
        </w:rPr>
        <w:t xml:space="preserve"> </w:t>
      </w:r>
      <w:r w:rsidRPr="003D563A">
        <w:rPr>
          <w:rFonts w:cs="Times New Roman"/>
          <w:lang w:val="en-GB"/>
        </w:rPr>
        <w:t xml:space="preserve">term is generally agreed to be a positive RF in the present day, although attribution in a non-linear chemical system is problematic </w:t>
      </w:r>
      <w:r>
        <w:rPr>
          <w:rFonts w:cs="Times New Roman"/>
          <w:lang w:val="en-GB"/>
        </w:rPr>
        <w:fldChar w:fldCharType="begin" w:fldLock="1"/>
      </w:r>
      <w:r w:rsidR="00D477C7">
        <w:rPr>
          <w:rFonts w:cs="Times New Roman"/>
          <w:lang w:val="en-GB"/>
        </w:rPr>
        <w:instrText>ADDIN CSL_CITATION { "citationItems" : [ { "id" : "ITEM-1", "itemData" : { "DOI" : "10.1088/1748-9326/ab5dd7", "ISSN" : "1748-9326", "author" : [ { "dropping-particle" : "", "family" : "Grewe", "given" : "Volker", "non-dropping-particle" : "", "parse-names" : false, "suffix" : "" }, { "dropping-particle" : "", "family" : "Matthes", "given" : "Sigrun", "non-dropping-particle" : "", "parse-names" : false, "suffix" : "" }, { "dropping-particle" : "", "family" : "Dahlmann", "given" : "Katrin", "non-dropping-particle" : "", "parse-names" : false, "suffix" : "" } ], "container-title" : "Environmental Research Letters", "id" : "ITEM-1", "issue" : "12", "issued" : { "date-parts" : [ [ "2019" ] ] }, "page" : "121003", "publisher" : "IOP Publishing", "title" : "The contribution of aviation NOx emissions to climate change: are we ignoring methodological flaws?", "translator" : [ { "dropping-particle" : "", "family" : "G5129", "given" : "", "non-dropping-particle" : "", "parse-names" : false, "suffix" : "" } ], "type" : "article-journal", "volume" : "14" }, "uris" : [ "http://www.mendeley.com/documents/?uuid=327fc3c1-583a-489a-8e35-ea1974484e5f" ] } ], "mendeley" : { "formattedCitation" : "(Grewe et al., 2019)", "plainTextFormattedCitation" : "(Grewe et al., 2019)", "previouslyFormattedCitation" : "(Grewe et al., 2019)" }, "properties" : { "noteIndex" : 0 }, "schema" : "https://github.com/citation-style-language/schema/raw/master/csl-citation.json" }</w:instrText>
      </w:r>
      <w:r>
        <w:rPr>
          <w:rFonts w:cs="Times New Roman"/>
          <w:lang w:val="en-GB"/>
        </w:rPr>
        <w:fldChar w:fldCharType="separate"/>
      </w:r>
      <w:r w:rsidR="00CB33A1">
        <w:rPr>
          <w:rFonts w:cs="Times New Roman"/>
          <w:noProof/>
          <w:lang w:val="en-GB"/>
        </w:rPr>
        <w:t>(Grewe et al., 2019)</w:t>
      </w:r>
      <w:r>
        <w:rPr>
          <w:rFonts w:cs="Times New Roman"/>
          <w:lang w:val="en-GB"/>
        </w:rPr>
        <w:fldChar w:fldCharType="end"/>
      </w:r>
      <w:ins w:id="4631" w:author="Lucy Cowie" w:date="2021-07-28T15:02:00Z">
        <w:r w:rsidR="006A06BC">
          <w:rPr>
            <w:rFonts w:cs="Times New Roman"/>
            <w:lang w:val="en-GB"/>
          </w:rPr>
          <w:t>,</w:t>
        </w:r>
      </w:ins>
      <w:r w:rsidRPr="00035D67">
        <w:rPr>
          <w:rFonts w:cs="Times New Roman"/>
          <w:lang w:val="en-GB"/>
        </w:rPr>
        <w:t xml:space="preserve"> but Skowron et al. </w:t>
      </w:r>
      <w:commentRangeStart w:id="4632"/>
      <w:r>
        <w:rPr>
          <w:rFonts w:cs="Times New Roman"/>
          <w:lang w:val="en-GB"/>
        </w:rPr>
        <w:fldChar w:fldCharType="begin" w:fldLock="1"/>
      </w:r>
      <w:r w:rsidR="00D477C7">
        <w:rPr>
          <w:rFonts w:cs="Times New Roman"/>
          <w:lang w:val="en-GB"/>
        </w:rPr>
        <w:instrText>ADDIN CSL_CITATION { "citationItems" : [ { "id" : "ITEM-1", "itemData" : { "DOI" : "10.1038/s41467-020-20771-3", "ISSN" : "2041-1723", "abstract" : "Aviation emissions of nitrogen oxides (NOx) alter the composition of the atmosphere, perturbing the greenhouse gases ozone and methane, resulting in positive and negative radiative forcing effects, respectively. In 1981, the International Civil Aviation Organization adopted a first certification standard for the regulation of aircraft engine NOx emissions with subsequent increases in stringency in 1992, 1998, 2004 and 2010 to offset the growth of the environmental impact of air transport, the main motivation being to improve local air quality with the assumed co-benefit of reducing NOx emissions at altitude and therefore their climate impacts. Increased stringency is an ongoing topic of discussion and more stringent standards are usually associated with their beneficial environmental impact. Here we show that this is not necessarily the right direction with respect to reducing the climate impacts of aviation (as opposed to local air quality impacts) because of the tradeoff effects between reducing NOx emissions and increased fuel usage, along with a revised understanding of the radiative forcing effects of methane. Moreover, the predicted lower surface air pollution levels in the future will be beneficial for reducing the climate impact of aviation NOx emissions. Thus, further efforts leading to greater fuel efficiency, and therefore lower CO2 emissions, may be preferable to reducing NOx emissions in terms of aviation\u2019s climate impacts.", "author" : [ { "dropping-particle" : "", "family" : "Skowron", "given" : "Agnieszka", "non-dropping-particle" : "", "parse-names" : false, "suffix" : "" }, { "dropping-particle" : "", "family" : "Lee", "given" : "David S", "non-dropping-particle" : "", "parse-names" : false, "suffix" : "" }, { "dropping-particle" : "", "family" : "Le\u00f3n", "given" : "Rub\u00e9n Rodr\u00edguez", "non-dropping-particle" : "De", "parse-names" : false, "suffix" : "" }, { "dropping-particle" : "", "family" : "Lim", "given" : "Ling L", "non-dropping-particle" : "", "parse-names" : false, "suffix" : "" }, { "dropping-particle" : "", "family" : "Owen", "given" : "Bethan", "non-dropping-particle" : "", "parse-names" : false, "suffix" : "" } ], "container-title" : "Nature Communications", "id" : "ITEM-1", "issue" : "1", "issued" : { "date-parts" : [ [ "2021" ] ] }, "page" : "564", "title" : "Greater fuel efficiency is potentially preferable to reducing NOx emissions for aviation\u2019s climate impacts", "translator" : [ { "dropping-particle" : "", "family" : "G5220", "given" : "", "non-dropping-particle" : "", "parse-names" : false, "suffix" : "" } ], "type" : "article-journal", "volume" : "12" }, "suppress-author" : 1, "uris" : [ "http://www.mendeley.com/documents/?uuid=a5a19874-2dc3-44df-9506-7ac7b546627f", "http://www.mendeley.com/documents/?uuid=b5324d86-5586-48c1-9dcd-8a6e298acfab" ] } ], "mendeley" : { "formattedCitation" : "(2021)", "plainTextFormattedCitation" : "(2021)", "previouslyFormattedCitation" : "(2021)" }, "properties" : { "noteIndex" : 0 }, "schema" : "https://github.com/citation-style-language/schema/raw/master/csl-citation.json" }</w:instrText>
      </w:r>
      <w:r>
        <w:rPr>
          <w:rFonts w:cs="Times New Roman"/>
          <w:lang w:val="en-GB"/>
        </w:rPr>
        <w:fldChar w:fldCharType="separate"/>
      </w:r>
      <w:r w:rsidR="00CB33A1">
        <w:rPr>
          <w:rFonts w:cs="Times New Roman"/>
          <w:noProof/>
          <w:lang w:val="en-GB"/>
        </w:rPr>
        <w:t>(2021)</w:t>
      </w:r>
      <w:r>
        <w:rPr>
          <w:rFonts w:cs="Times New Roman"/>
          <w:lang w:val="en-GB"/>
        </w:rPr>
        <w:fldChar w:fldCharType="end"/>
      </w:r>
      <w:commentRangeEnd w:id="4632"/>
      <w:r w:rsidR="00CB33A1">
        <w:rPr>
          <w:rStyle w:val="Marquedecommentaire"/>
        </w:rPr>
        <w:commentReference w:id="4632"/>
      </w:r>
      <w:r>
        <w:rPr>
          <w:rFonts w:cs="Times New Roman"/>
          <w:lang w:val="en-GB"/>
        </w:rPr>
        <w:t xml:space="preserve"> </w:t>
      </w:r>
      <w:r w:rsidRPr="003D563A">
        <w:rPr>
          <w:rFonts w:cs="Times New Roman"/>
          <w:lang w:val="en-GB"/>
        </w:rPr>
        <w:t>point out that the sign of net NO</w:t>
      </w:r>
      <w:r w:rsidRPr="00CF49A0">
        <w:rPr>
          <w:rFonts w:cs="Times New Roman"/>
          <w:iCs/>
          <w:vertAlign w:val="subscript"/>
          <w:lang w:val="en-GB"/>
          <w:rPrChange w:id="4633" w:author="Lucy Cowie" w:date="2021-07-28T15:03:00Z">
            <w:rPr>
              <w:rFonts w:cs="Times New Roman"/>
              <w:i/>
              <w:vertAlign w:val="subscript"/>
              <w:lang w:val="en-GB"/>
            </w:rPr>
          </w:rPrChange>
        </w:rPr>
        <w:t>x</w:t>
      </w:r>
      <w:r w:rsidRPr="003D563A">
        <w:rPr>
          <w:rFonts w:cs="Times New Roman"/>
          <w:lang w:val="en-GB"/>
        </w:rPr>
        <w:t xml:space="preserve"> term is dependent on background conditions and could be negative under certain future scenarios.</w:t>
      </w:r>
    </w:p>
    <w:p w14:paraId="33A690AA" w14:textId="77777777" w:rsidR="00E578B9" w:rsidRPr="00035D67" w:rsidRDefault="00E578B9" w:rsidP="00D5630D">
      <w:pPr>
        <w:pStyle w:val="AR6BodyText"/>
        <w:rPr>
          <w:rFonts w:cs="Times New Roman"/>
          <w:lang w:val="en-GB"/>
        </w:rPr>
      </w:pPr>
    </w:p>
    <w:p w14:paraId="18088C39" w14:textId="0A8B4EB9" w:rsidR="00E578B9" w:rsidRDefault="00E578B9" w:rsidP="00D5630D">
      <w:pPr>
        <w:pStyle w:val="AR6BodyText"/>
        <w:rPr>
          <w:rFonts w:cs="Times New Roman"/>
          <w:lang w:val="en-GB"/>
        </w:rPr>
      </w:pPr>
      <w:r w:rsidRPr="00FC0168">
        <w:rPr>
          <w:rFonts w:cs="Times New Roman"/>
          <w:lang w:val="en-GB"/>
        </w:rPr>
        <w:t xml:space="preserve">The best estimate ERFs from aviation </w:t>
      </w:r>
      <w:r w:rsidRPr="00FC0168">
        <w:rPr>
          <w:rFonts w:cs="Times New Roman"/>
          <w:lang w:val="en-GB"/>
        </w:rPr>
        <w:fldChar w:fldCharType="begin" w:fldLock="1"/>
      </w:r>
      <w:r w:rsidR="00D477C7">
        <w:rPr>
          <w:rFonts w:cs="Times New Roman"/>
          <w:lang w:val="en-GB"/>
        </w:rPr>
        <w:instrText>ADDIN CSL_CITATION { "citationItems" : [ { "id" : "ITEM-1", "itemData" : { "DOI" : "10.1016/j.atmosenv.2020.117834", "ISSN" : "13522310", "author" : [ { "dropping-particle" : "", "family" : "Lee", "given" : "D.S.", "non-dropping-particle" : "", "parse-names" : false, "suffix" : "" }, { "dropping-particle" : "", "family" : "Fahey", "given" : "D.W.", "non-dropping-particle" : "", "parse-names" : false, "suffix" : "" }, { "dropping-particle" : "", "family" : "Skowron", "given" : "A.", "non-dropping-particle" : "", "parse-names" : false, "suffix" : "" }, { "dropping-particle" : "", "family" : "Allen", "given" : "M.R.", "non-dropping-particle" : "", "parse-names" : false, "suffix" : "" }, { "dropping-particle" : "", "family" : "Burkhardt", "given" : "U.", "non-dropping-particle" : "", "parse-names" : false, "suffix" : "" }, { "dropping-particle" : "", "family" : "Chen", "given" : "Q.", "non-dropping-particle" : "", "parse-names" : false, "suffix" : "" }, { "dropping-particle" : "", "family" : "Doherty", "given" : "S.J.", "non-dropping-particle" : "", "parse-names" : false, "suffix" : "" }, { "dropping-particle" : "", "family" : "Freeman", "given" : "S.", "non-dropping-particle" : "", "parse-names" : false, "suffix" : "" }, { "dropping-particle" : "", "family" : "Forster", "given" : "P.M.", "non-dropping-particle" : "", "parse-names" : false, "suffix" : "" }, { "dropping-particle" : "", "family" : "Fuglestvedt", "given" : "J.", "non-dropping-particle" : "", "parse-names" : false, "suffix" : "" }, { "dropping-particle" : "", "family" : "Gettelman", "given" : "A.", "non-dropping-particle" : "", "parse-names" : false, "suffix" : "" }, { "dropping-particle" : "", "family" : "Le\u00f3n", "given" : "R.R.", "non-dropping-particle" : "De", "parse-names" : false, "suffix" : "" }, { "dropping-particle" : "", "family" : "Lim", "given" : "L.L.", "non-dropping-particle" : "", "parse-names" : false, "suffix" : "" }, { "dropping-particle" : "", "family" : "Lund", "given" : "M.T.", "non-dropping-particle" : "", "parse-names" : false, "suffix" : "" }, { "dropping-particle" : "", "family" : "Millar", "given" : "R.J.", "non-dropping-particle" : "", "parse-names" : false, "suffix" : "" }, { "dropping-particle" : "", "family" : "Owen", "given" : "B.", "non-dropping-particle" : "", "parse-names" : false, "suffix" : "" }, { "dropping-particle" : "", "family" : "Penner", "given" : "J.E.", "non-dropping-particle" : "", "parse-names" : false, "suffix" : "" }, { "dropping-particle" : "", "family" : "Pitari", "given" : "G.", "non-dropping-particle" : "", "parse-names" : false, "suffix" : "" }, { "dropping-particle" : "", "family" : "Prather", "given" : "M.J.", "non-dropping-particle" : "", "parse-names" : false, "suffix" : "" }, { "dropping-particle" : "", "family" : "Sausen", "given" : "R.", "non-dropping-particle" : "", "parse-names" : false, "suffix" : "" }, { "dropping-particle" : "", "family" : "Wilcox", "given" : "L.J.", "non-dropping-particle" : "", "parse-names" : false, "suffix" : "" } ], "container-title" : "Atmospheric Environment", "id" : "ITEM-1", "issued" : { "date-parts" : [ [ "2021", "1" ] ] }, "page" : "117834", "title" : "The contribution of global aviation to anthropogenic climate forcing for 2000 to 2018", "translator" : [ { "dropping-particle" : "", "family" : "G5421", "given" : "", "non-dropping-particle" : "", "parse-names" : false, "suffix" : "" } ], "type" : "article-journal", "volume" : "244" }, "uris" : [ "http://www.mendeley.com/documents/?uuid=4e2a014b-c94e-4b3c-bd26-0589d56ee67e" ] } ], "mendeley" : { "formattedCitation" : "(Lee et al., 2021)", "plainTextFormattedCitation" : "(Lee et al., 2021)", "previouslyFormattedCitation" : "(Lee et al., 2021)" }, "properties" : { "noteIndex" : 0 }, "schema" : "https://github.com/citation-style-language/schema/raw/master/csl-citation.json" }</w:instrText>
      </w:r>
      <w:r w:rsidRPr="00FC0168">
        <w:rPr>
          <w:rFonts w:cs="Times New Roman"/>
          <w:lang w:val="en-GB"/>
        </w:rPr>
        <w:fldChar w:fldCharType="separate"/>
      </w:r>
      <w:r w:rsidR="00CB33A1">
        <w:rPr>
          <w:rFonts w:cs="Times New Roman"/>
          <w:noProof/>
          <w:lang w:val="en-GB"/>
        </w:rPr>
        <w:t>(Lee et al., 2021)</w:t>
      </w:r>
      <w:r w:rsidRPr="00FC0168">
        <w:rPr>
          <w:rFonts w:cs="Times New Roman"/>
          <w:lang w:val="en-GB"/>
        </w:rPr>
        <w:fldChar w:fldCharType="end"/>
      </w:r>
      <w:r w:rsidRPr="00FC0168">
        <w:rPr>
          <w:rFonts w:cs="Times New Roman"/>
          <w:lang w:val="en-GB"/>
        </w:rPr>
        <w:t xml:space="preserve"> have been used to calculate aviation-specific </w:t>
      </w:r>
      <w:r w:rsidR="00EB3D7C" w:rsidRPr="00122EA0">
        <w:rPr>
          <w:rFonts w:cs="Times New Roman"/>
          <w:lang w:val="en-GB"/>
        </w:rPr>
        <w:t xml:space="preserve">Absolute Global Temperature change Potential </w:t>
      </w:r>
      <w:r w:rsidR="00EB3D7C">
        <w:rPr>
          <w:rFonts w:cs="Times New Roman"/>
          <w:lang w:val="en-GB"/>
        </w:rPr>
        <w:t>(</w:t>
      </w:r>
      <w:r w:rsidRPr="00FC0168">
        <w:rPr>
          <w:rFonts w:cs="Times New Roman"/>
          <w:lang w:val="en-GB"/>
        </w:rPr>
        <w:t>AGTP</w:t>
      </w:r>
      <w:r w:rsidR="00EB3D7C">
        <w:rPr>
          <w:rFonts w:cs="Times New Roman"/>
          <w:lang w:val="en-GB"/>
        </w:rPr>
        <w:t>)</w:t>
      </w:r>
      <w:r w:rsidRPr="00FC0168">
        <w:rPr>
          <w:rFonts w:cs="Times New Roman"/>
          <w:lang w:val="en-GB"/>
        </w:rPr>
        <w:t xml:space="preserve"> using the method described in</w:t>
      </w:r>
      <w:r>
        <w:rPr>
          <w:rFonts w:cs="Times New Roman"/>
          <w:lang w:val="en-GB"/>
        </w:rPr>
        <w:t xml:space="preserve"> </w:t>
      </w:r>
      <w:commentRangeStart w:id="4634"/>
      <w:r>
        <w:rPr>
          <w:rFonts w:cs="Times New Roman"/>
          <w:lang w:val="en-GB"/>
        </w:rPr>
        <w:fldChar w:fldCharType="begin" w:fldLock="1"/>
      </w:r>
      <w:r w:rsidR="00D477C7">
        <w:rPr>
          <w:rFonts w:cs="Times New Roman"/>
          <w:lang w:val="en-GB"/>
        </w:rPr>
        <w:instrText>ADDIN CSL_CITATION { "citationItems" : [ { "id" : "ITEM-1", "itemData" : { "DOI" : "10.5194/esd-11-977-2020", "ISSN" : "2190-4987", "abstract" : "Mitigation of non-CO2 emissions plays a key role in meeting the Paris Agreement ambitions and sustainable development goals. Implementation of respective policies addressing these targets mainly occur at sectoral and regional levels, and designing efficient mitigation strategies therefore relies on detailed knowledge about the mix of emissions from individual sources and their subsequent climate impact. Here we present a comprehensive dataset of near- and long-term global temperature responses to emissions of CO2 and individual short-lived climate forcers (SLCFs) from 7 sectors and 13 regions \u2013 for both present-day emissions and their continued evolution as projected under the Shared Socioeconomic Pathways (SSPs). We demonstrate the key role of CO2 in driving both near- and long-term warming and highlight the importance of mitigating methane emissions from agriculture, waste management, and energy production as the primary strategy to further limit near-term warming. Due to high current emissions of cooling SLCFs, policies targeting end-of-pipe energy sector emissions may result in net added warming unless accompanied by simultaneous methane and/or CO2 reductions. We find that SLCFs are projected to play a continued role in many regions, particularly those including low- to medium-income countries, under most of the SSPs considered here. East Asia, North America, and Europe will remain the largest contributors to total net warming until 2100, regardless of scenario, while South Asia and Africa south of the Sahara overtake Europe by the end of the century in SSP3-7.0 and SSP5-8.5. Our dataset is made available in an accessible format, aimed also at decision makers, to support further assessment of the implications of policy implementation at the sectoral and regional scales.", "author" : [ { "dropping-particle" : "", "family" : "Lund", "given" : "Marianne T.", "non-dropping-particle" : "", "parse-names" : false, "suffix" : "" }, { "dropping-particle" : "", "family" : "Aamaas", "given" : "Borgar", "non-dropping-particle" : "", "parse-names" : false, "suffix" : "" }, { "dropping-particle" : "", "family" : "Stjern", "given" : "Camilla W.", "non-dropping-particle" : "", "parse-names" : false, "suffix" : "" }, { "dropping-particle" : "", "family" : "Klimont", "given" : "Zbigniew", "non-dropping-particle" : "", "parse-names" : false, "suffix" : "" }, { "dropping-particle" : "", "family" : "Berntsen", "given" : "Terje K.", "non-dropping-particle" : "", "parse-names" : false, "suffix" : "" }, { "dropping-particle" : "", "family" : "Samset", "given" : "Bj\u00f8rn H.", "non-dropping-particle" : "", "parse-names" : false, "suffix" : "" } ], "container-title" : "Earth System Dynamics", "id" : "ITEM-1", "issue" : "4", "issued" : { "date-parts" : [ [ "2020", "11", "9" ] ] }, "page" : "977-993", "title" : "A continued role of short-lived climate forcers under the Shared Socioeconomic Pathways", "translator" : [ { "dropping-particle" : "", "family" : "G5371", "given" : "", "non-dropping-particle" : "", "parse-names" : false, "suffix" : "" } ], "type" : "article-journal", "volume" : "11" }, "uris" : [ "http://www.mendeley.com/documents/?uuid=3587d307-4414-4320-9735-6f133016a055" ] } ], "mendeley" : { "formattedCitation" : "(Lund et al., 2020)", "plainTextFormattedCitation" : "(Lund et al., 2020)", "previouslyFormattedCitation" : "(Lund et al., 2020)" }, "properties" : { "noteIndex" : 0 }, "schema" : "https://github.com/citation-style-language/schema/raw/master/csl-citation.json" }</w:instrText>
      </w:r>
      <w:r>
        <w:rPr>
          <w:rFonts w:cs="Times New Roman"/>
          <w:lang w:val="en-GB"/>
        </w:rPr>
        <w:fldChar w:fldCharType="separate"/>
      </w:r>
      <w:r w:rsidR="00CB33A1">
        <w:rPr>
          <w:rFonts w:cs="Times New Roman"/>
          <w:noProof/>
          <w:lang w:val="en-GB"/>
        </w:rPr>
        <w:t>(Lund et al., 2020)</w:t>
      </w:r>
      <w:r>
        <w:rPr>
          <w:rFonts w:cs="Times New Roman"/>
          <w:lang w:val="en-GB"/>
        </w:rPr>
        <w:fldChar w:fldCharType="end"/>
      </w:r>
      <w:commentRangeEnd w:id="4634"/>
      <w:r w:rsidR="00183B45">
        <w:rPr>
          <w:rStyle w:val="Marquedecommentaire"/>
          <w:lang w:val="en-GB"/>
        </w:rPr>
        <w:commentReference w:id="4634"/>
      </w:r>
      <w:r w:rsidRPr="00FC0168">
        <w:rPr>
          <w:rFonts w:cs="Times New Roman"/>
          <w:lang w:val="en-GB"/>
        </w:rPr>
        <w:t xml:space="preserve"> and subsequently compute the effect of </w:t>
      </w:r>
      <w:ins w:id="4635" w:author="Lucy Cowie" w:date="2021-07-28T15:05:00Z">
        <w:r w:rsidR="00B20807">
          <w:rPr>
            <w:rFonts w:cs="Times New Roman"/>
            <w:lang w:val="en-GB"/>
          </w:rPr>
          <w:t xml:space="preserve">a </w:t>
        </w:r>
      </w:ins>
      <w:r w:rsidRPr="00FC0168">
        <w:rPr>
          <w:rFonts w:cs="Times New Roman"/>
          <w:lang w:val="en-GB"/>
        </w:rPr>
        <w:t>one-year pulse of aviation emissions on global</w:t>
      </w:r>
      <w:ins w:id="4636" w:author="Lucy Cowie" w:date="2021-07-28T15:05:00Z">
        <w:r w:rsidR="00B20807">
          <w:rPr>
            <w:rFonts w:cs="Times New Roman"/>
            <w:lang w:val="en-GB"/>
          </w:rPr>
          <w:t xml:space="preserve"> </w:t>
        </w:r>
      </w:ins>
      <w:del w:id="4637" w:author="Lucy Cowie" w:date="2021-07-28T15:05:00Z">
        <w:r w:rsidRPr="00FC0168" w:rsidDel="00B20807">
          <w:rPr>
            <w:rFonts w:cs="Times New Roman"/>
            <w:lang w:val="en-GB"/>
          </w:rPr>
          <w:delText>-</w:delText>
        </w:r>
      </w:del>
      <w:r w:rsidRPr="00FC0168">
        <w:rPr>
          <w:rFonts w:cs="Times New Roman"/>
          <w:lang w:val="en-GB"/>
        </w:rPr>
        <w:t>mean surface temperature on a 10- and 100-year time horizon (</w:t>
      </w:r>
      <w:commentRangeStart w:id="4638"/>
      <w:ins w:id="4639" w:author="Lucy Cowie" w:date="2021-07-28T15:05:00Z">
        <w:r w:rsidR="00B20807">
          <w:rPr>
            <w:rFonts w:cs="Times New Roman"/>
            <w:lang w:val="en-GB"/>
          </w:rPr>
          <w:t>Section</w:t>
        </w:r>
        <w:r w:rsidR="00B20807" w:rsidRPr="00FC0168">
          <w:rPr>
            <w:rFonts w:cs="Times New Roman"/>
            <w:lang w:val="en-GB"/>
          </w:rPr>
          <w:t xml:space="preserve"> 6.6.2.</w:t>
        </w:r>
        <w:r w:rsidR="00B20807">
          <w:rPr>
            <w:rFonts w:cs="Times New Roman"/>
            <w:lang w:val="en-GB"/>
          </w:rPr>
          <w:t>3.</w:t>
        </w:r>
        <w:r w:rsidR="00B20807" w:rsidRPr="00FC0168">
          <w:rPr>
            <w:rFonts w:cs="Times New Roman"/>
            <w:lang w:val="en-GB"/>
          </w:rPr>
          <w:t>4</w:t>
        </w:r>
        <w:r w:rsidR="00B20807">
          <w:rPr>
            <w:rFonts w:cs="Times New Roman"/>
            <w:lang w:val="en-GB"/>
          </w:rPr>
          <w:t>,</w:t>
        </w:r>
      </w:ins>
      <w:commentRangeEnd w:id="4638"/>
      <w:r w:rsidR="00B87BAB">
        <w:rPr>
          <w:rStyle w:val="Marquedecommentaire"/>
          <w:rFonts w:cs="Times New Roman"/>
          <w:lang w:val="en-GB" w:eastAsia="en-GB"/>
        </w:rPr>
        <w:commentReference w:id="4638"/>
      </w:r>
      <w:ins w:id="4640" w:author="Lucy Cowie" w:date="2021-07-28T15:05:00Z">
        <w:r w:rsidR="00B20807">
          <w:rPr>
            <w:rFonts w:cs="Times New Roman"/>
            <w:lang w:val="en-GB"/>
          </w:rPr>
          <w:t xml:space="preserve"> </w:t>
        </w:r>
      </w:ins>
      <w:r w:rsidRPr="00FC0168">
        <w:rPr>
          <w:rFonts w:cs="Times New Roman"/>
          <w:lang w:val="en-GB"/>
        </w:rPr>
        <w:t>Figure 6.1</w:t>
      </w:r>
      <w:r w:rsidR="00D77F20">
        <w:rPr>
          <w:rFonts w:cs="Times New Roman"/>
          <w:lang w:val="en-GB"/>
        </w:rPr>
        <w:t>6</w:t>
      </w:r>
      <w:del w:id="4641" w:author="Lucy Cowie" w:date="2021-07-28T15:05:00Z">
        <w:r w:rsidRPr="00FC0168" w:rsidDel="00B20807">
          <w:rPr>
            <w:rFonts w:cs="Times New Roman"/>
            <w:lang w:val="en-GB"/>
          </w:rPr>
          <w:delText>, see 6.6.2.</w:delText>
        </w:r>
        <w:r w:rsidR="00717D4C" w:rsidDel="00B20807">
          <w:rPr>
            <w:rFonts w:cs="Times New Roman"/>
            <w:lang w:val="en-GB"/>
          </w:rPr>
          <w:delText>3.</w:delText>
        </w:r>
        <w:r w:rsidRPr="00FC0168" w:rsidDel="00B20807">
          <w:rPr>
            <w:rFonts w:cs="Times New Roman"/>
            <w:lang w:val="en-GB"/>
          </w:rPr>
          <w:delText>4</w:delText>
        </w:r>
      </w:del>
      <w:r w:rsidRPr="00FC0168">
        <w:rPr>
          <w:rFonts w:cs="Times New Roman"/>
          <w:lang w:val="en-GB"/>
        </w:rPr>
        <w:t>). The effect of contrail-cirrus is most important for the estimated net</w:t>
      </w:r>
      <w:ins w:id="4642" w:author="Lucy Cowie" w:date="2021-07-28T15:05:00Z">
        <w:r w:rsidR="00987345">
          <w:rPr>
            <w:rFonts w:cs="Times New Roman"/>
            <w:lang w:val="en-GB"/>
          </w:rPr>
          <w:t>-</w:t>
        </w:r>
      </w:ins>
      <w:del w:id="4643" w:author="Lucy Cowie" w:date="2021-07-28T15:05:00Z">
        <w:r w:rsidRPr="00FC0168" w:rsidDel="00987345">
          <w:rPr>
            <w:rFonts w:cs="Times New Roman"/>
            <w:lang w:val="en-GB"/>
          </w:rPr>
          <w:delText xml:space="preserve"> </w:delText>
        </w:r>
      </w:del>
      <w:r w:rsidRPr="00FC0168">
        <w:rPr>
          <w:rFonts w:cs="Times New Roman"/>
          <w:lang w:val="en-GB"/>
        </w:rPr>
        <w:t>GSAT response after the first decade, followed by similar warming contributions from NO</w:t>
      </w:r>
      <w:r w:rsidRPr="00420EBD">
        <w:rPr>
          <w:rFonts w:cs="Times New Roman"/>
          <w:iCs/>
          <w:vertAlign w:val="subscript"/>
          <w:lang w:val="en-GB"/>
          <w:rPrChange w:id="4644" w:author="Lucy Cowie" w:date="2021-07-28T15:06:00Z">
            <w:rPr>
              <w:rFonts w:cs="Times New Roman"/>
              <w:i/>
              <w:vertAlign w:val="subscript"/>
              <w:lang w:val="en-GB"/>
            </w:rPr>
          </w:rPrChange>
        </w:rPr>
        <w:t>x</w:t>
      </w:r>
      <w:r w:rsidRPr="00420EBD">
        <w:rPr>
          <w:rFonts w:cs="Times New Roman"/>
          <w:iCs/>
          <w:lang w:val="en-GB"/>
        </w:rPr>
        <w:t xml:space="preserve"> </w:t>
      </w:r>
      <w:r w:rsidRPr="00FC0168">
        <w:rPr>
          <w:rFonts w:cs="Times New Roman"/>
          <w:lang w:val="en-GB"/>
        </w:rPr>
        <w:t>and CO</w:t>
      </w:r>
      <w:r w:rsidRPr="00FC0168">
        <w:rPr>
          <w:rFonts w:cs="Times New Roman"/>
          <w:vertAlign w:val="subscript"/>
          <w:lang w:val="en-GB"/>
        </w:rPr>
        <w:t xml:space="preserve">2 </w:t>
      </w:r>
      <w:r w:rsidRPr="00FC0168">
        <w:rPr>
          <w:rFonts w:cs="Times New Roman"/>
          <w:lang w:val="en-GB"/>
        </w:rPr>
        <w:t>emissions. At a 20</w:t>
      </w:r>
      <w:r>
        <w:rPr>
          <w:rFonts w:cs="Times New Roman"/>
          <w:lang w:val="en-GB"/>
        </w:rPr>
        <w:t>-</w:t>
      </w:r>
      <w:r w:rsidRPr="00FC0168">
        <w:rPr>
          <w:rFonts w:cs="Times New Roman"/>
          <w:lang w:val="en-GB"/>
        </w:rPr>
        <w:t>year time horizon, the net contribution from aviation to GSAT has switched from</w:t>
      </w:r>
      <w:ins w:id="4645" w:author="Lucy Cowie" w:date="2021-07-28T15:06:00Z">
        <w:r w:rsidR="00420EBD">
          <w:rPr>
            <w:rFonts w:cs="Times New Roman"/>
            <w:lang w:val="en-GB"/>
          </w:rPr>
          <w:t xml:space="preserve"> a</w:t>
        </w:r>
      </w:ins>
      <w:r w:rsidRPr="00FC0168">
        <w:rPr>
          <w:rFonts w:cs="Times New Roman"/>
          <w:lang w:val="en-GB"/>
        </w:rPr>
        <w:t xml:space="preserve"> positive to a small negative effect (see</w:t>
      </w:r>
      <w:ins w:id="4646" w:author="Ian Blenkinsop" w:date="2021-07-29T12:15:00Z">
        <w:r w:rsidR="00E9574A">
          <w:rPr>
            <w:rFonts w:cs="Times New Roman"/>
            <w:lang w:val="en-GB"/>
          </w:rPr>
          <w:t xml:space="preserve"> Supplementary Material</w:t>
        </w:r>
      </w:ins>
      <w:r w:rsidRPr="00FC0168">
        <w:rPr>
          <w:rFonts w:cs="Times New Roman"/>
          <w:lang w:val="en-GB"/>
        </w:rPr>
        <w:t xml:space="preserve"> </w:t>
      </w:r>
      <w:r w:rsidR="00A42540">
        <w:rPr>
          <w:rFonts w:cs="Times New Roman"/>
          <w:lang w:val="en-GB"/>
        </w:rPr>
        <w:t>6.SM.4)</w:t>
      </w:r>
      <w:r w:rsidRPr="00FC0168">
        <w:rPr>
          <w:rFonts w:cs="Times New Roman"/>
          <w:lang w:val="en-GB"/>
        </w:rPr>
        <w:t xml:space="preserve">. </w:t>
      </w:r>
      <w:r w:rsidRPr="0094496C">
        <w:rPr>
          <w:rFonts w:cs="Times New Roman"/>
          <w:lang w:val="en-GB"/>
        </w:rPr>
        <w:t>This is due to the combin</w:t>
      </w:r>
      <w:r>
        <w:rPr>
          <w:rFonts w:cs="Times New Roman"/>
          <w:lang w:val="en-GB"/>
        </w:rPr>
        <w:t xml:space="preserve">ation of </w:t>
      </w:r>
      <w:r w:rsidRPr="0094496C">
        <w:rPr>
          <w:rFonts w:cs="Times New Roman"/>
          <w:lang w:val="en-GB"/>
        </w:rPr>
        <w:t>rapid</w:t>
      </w:r>
      <w:r>
        <w:rPr>
          <w:rFonts w:cs="Times New Roman"/>
          <w:lang w:val="en-GB"/>
        </w:rPr>
        <w:t>ly</w:t>
      </w:r>
      <w:r w:rsidRPr="0094496C">
        <w:rPr>
          <w:rFonts w:cs="Times New Roman"/>
          <w:lang w:val="en-GB"/>
        </w:rPr>
        <w:t xml:space="preserve"> decay</w:t>
      </w:r>
      <w:r>
        <w:rPr>
          <w:rFonts w:cs="Times New Roman"/>
          <w:lang w:val="en-GB"/>
        </w:rPr>
        <w:t>ing</w:t>
      </w:r>
      <w:r w:rsidRPr="0094496C">
        <w:rPr>
          <w:rFonts w:cs="Times New Roman"/>
          <w:lang w:val="en-GB"/>
        </w:rPr>
        <w:t xml:space="preserve"> contrail-cirrus warming and the complex time variation of the net temperature response to NO</w:t>
      </w:r>
      <w:r w:rsidRPr="0094496C">
        <w:rPr>
          <w:rFonts w:cs="Times New Roman"/>
          <w:vertAlign w:val="subscript"/>
          <w:lang w:val="en-GB"/>
        </w:rPr>
        <w:t>x</w:t>
      </w:r>
      <w:r w:rsidRPr="0094496C">
        <w:rPr>
          <w:rFonts w:cs="Times New Roman"/>
          <w:lang w:val="en-GB"/>
        </w:rPr>
        <w:t xml:space="preserve"> emissions, </w:t>
      </w:r>
      <w:r>
        <w:rPr>
          <w:rFonts w:cs="Times New Roman"/>
          <w:lang w:val="en-GB"/>
        </w:rPr>
        <w:t xml:space="preserve">which changes sign between 10 and 20 years due to the </w:t>
      </w:r>
      <w:r w:rsidRPr="0094496C">
        <w:rPr>
          <w:rFonts w:cs="Times New Roman"/>
          <w:lang w:val="en-GB"/>
        </w:rPr>
        <w:t>balance between the positive short-lived ozone forcing and negative forcing from changes in CH</w:t>
      </w:r>
      <w:r w:rsidRPr="0094496C">
        <w:rPr>
          <w:rFonts w:cs="Times New Roman"/>
          <w:vertAlign w:val="subscript"/>
          <w:lang w:val="en-GB"/>
        </w:rPr>
        <w:t>4</w:t>
      </w:r>
      <w:r>
        <w:rPr>
          <w:rFonts w:cs="Times New Roman"/>
          <w:lang w:val="en-GB"/>
        </w:rPr>
        <w:t xml:space="preserve"> and</w:t>
      </w:r>
      <w:r w:rsidRPr="0094496C">
        <w:rPr>
          <w:rFonts w:cs="Times New Roman"/>
          <w:lang w:val="en-GB"/>
        </w:rPr>
        <w:t xml:space="preserve"> CH</w:t>
      </w:r>
      <w:r w:rsidRPr="0094496C">
        <w:rPr>
          <w:rFonts w:cs="Times New Roman"/>
          <w:vertAlign w:val="subscript"/>
          <w:lang w:val="en-GB"/>
        </w:rPr>
        <w:t>4</w:t>
      </w:r>
      <w:r w:rsidRPr="0094496C">
        <w:rPr>
          <w:rFonts w:cs="Times New Roman"/>
          <w:lang w:val="en-GB"/>
        </w:rPr>
        <w:t xml:space="preserve">-induced </w:t>
      </w:r>
      <w:r>
        <w:rPr>
          <w:rFonts w:cs="Times New Roman"/>
          <w:lang w:val="en-GB"/>
        </w:rPr>
        <w:t xml:space="preserve">changes in </w:t>
      </w:r>
      <w:r w:rsidRPr="0094496C">
        <w:rPr>
          <w:rFonts w:cs="Times New Roman"/>
          <w:lang w:val="en-GB"/>
        </w:rPr>
        <w:t xml:space="preserve">ozone </w:t>
      </w:r>
      <w:r>
        <w:rPr>
          <w:rFonts w:cs="Times New Roman"/>
          <w:lang w:val="en-GB"/>
        </w:rPr>
        <w:t>and stratospheric water vapour. The net GSAT response to aviation emissions has previously been estimated to be positive on a 20-year time horizon</w:t>
      </w:r>
      <w:r w:rsidR="00CF6750">
        <w:rPr>
          <w:rFonts w:cs="Times New Roman"/>
          <w:lang w:val="en-GB"/>
        </w:rPr>
        <w:t xml:space="preserve"> (</w:t>
      </w:r>
      <w:commentRangeStart w:id="4647"/>
      <w:del w:id="4648" w:author="Ian Blenkinsop" w:date="2021-07-29T11:33:00Z">
        <w:r w:rsidR="00CF6750" w:rsidDel="00B87BAB">
          <w:rPr>
            <w:rFonts w:cs="Times New Roman"/>
            <w:lang w:val="en-GB"/>
          </w:rPr>
          <w:delText xml:space="preserve">Chapter 8 </w:delText>
        </w:r>
      </w:del>
      <w:r w:rsidR="00CF6750">
        <w:rPr>
          <w:rFonts w:cs="Times New Roman"/>
          <w:lang w:val="en-GB"/>
        </w:rPr>
        <w:t>A</w:t>
      </w:r>
      <w:commentRangeEnd w:id="4647"/>
      <w:r w:rsidR="009F7CF2">
        <w:rPr>
          <w:rStyle w:val="Marquedecommentaire"/>
          <w:rFonts w:cs="Times New Roman"/>
          <w:lang w:val="en-GB" w:eastAsia="en-GB"/>
        </w:rPr>
        <w:commentReference w:id="4647"/>
      </w:r>
      <w:r w:rsidR="00CF6750">
        <w:rPr>
          <w:rFonts w:cs="Times New Roman"/>
          <w:lang w:val="en-GB"/>
        </w:rPr>
        <w:t>R5</w:t>
      </w:r>
      <w:ins w:id="4649" w:author="Ian Blenkinsop" w:date="2021-07-29T11:33:00Z">
        <w:r w:rsidR="00B87BAB">
          <w:rPr>
            <w:rFonts w:cs="Times New Roman"/>
            <w:lang w:val="en-GB"/>
          </w:rPr>
          <w:t>,</w:t>
        </w:r>
        <w:r w:rsidR="00B87BAB" w:rsidRPr="00B87BAB">
          <w:rPr>
            <w:rFonts w:cs="Times New Roman"/>
            <w:lang w:val="en-GB"/>
          </w:rPr>
          <w:t xml:space="preserve"> </w:t>
        </w:r>
        <w:r w:rsidR="00B87BAB">
          <w:rPr>
            <w:rFonts w:cs="Times New Roman"/>
            <w:lang w:val="en-GB"/>
          </w:rPr>
          <w:t>Chapter 8</w:t>
        </w:r>
      </w:ins>
      <w:r w:rsidR="00CF6750">
        <w:rPr>
          <w:rFonts w:cs="Times New Roman"/>
          <w:lang w:val="en-GB"/>
        </w:rPr>
        <w:t xml:space="preserve">; </w:t>
      </w:r>
      <w:commentRangeStart w:id="4650"/>
      <w:r w:rsidR="00CF6750">
        <w:rPr>
          <w:rFonts w:cs="Times New Roman"/>
          <w:lang w:val="en-GB"/>
        </w:rPr>
        <w:fldChar w:fldCharType="begin" w:fldLock="1"/>
      </w:r>
      <w:r w:rsidR="00D477C7">
        <w:rPr>
          <w:rFonts w:cs="Times New Roman"/>
          <w:lang w:val="en-GB"/>
        </w:rPr>
        <w:instrText>ADDIN CSL_CITATION { "citationItems" : [ { "id" : "ITEM-1", "itemData" : { "DOI" : "10.5194/esd-8-547-2017", "ISSN" : "21904987", "abstract" : "This study examines the impacts of emissions from aviation in six source regions on global and regional temperatures. We consider the NOx-induced impacts on ozone and methane, aerosols and contrail-cirrus formation and calculate the global and regional emission metrics global warming potential (GWP), global temperature change potential (GTP) and absolute regional temperature change potential (ARTP). The GWPs and GTPs vary by a factor of 2-4 between source regions. We find the highest aviation aerosol metric values for South Asian emissions, while contrail-cirrus metrics are higher for Europe and North America, where contrail formation is prevalent, and South America plus Africa, where the optical depth is large once contrails form. The ARTP illustrate important differences in the latitudinal patterns of radiative forcing (RF) and temperature response: the temperature response in a given latitude band can be considerably stronger than suggested by the RF in that band, also emphasizing the importance of large-scale circulation impacts. To place our metrics in context, we quantify temperature change in four broad latitude bands following 1 year of emissions from present-day aviation, including CO2. Aviation over North America and Europe causes the largest net warming impact in all latitude bands, reflecting the higher air traffic activity in these regions. Contrail cirrus gives the largest warming contribution in the short term, but remain important at about 15% of the CO2 impact in several regions even after 100 years. Our results also illustrate both the short- and long-term impacts of CO2: while CO2 becomes dominant on longer timescales, it also gives a notable warming contribution already 20 years after the emission. Our emission metrics can be further used to estimate regional temperature change under alternative aviation emission scenarios. A first evaluation of the ARTP in the context of aviation suggests that further work to account for vertical sensitivities in the relationship between RF and temperature response would be valuable for further use of the concept.", "author" : [ { "dropping-particle" : "", "family" : "Lund", "given" : "Marianne T.", "non-dropping-particle" : "", "parse-names" : false, "suffix" : "" }, { "dropping-particle" : "", "family" : "Aamaas", "given" : "Borgar", "non-dropping-particle" : "", "parse-names" : false, "suffix" : "" }, { "dropping-particle" : "", "family" : "Berntsen", "given" : "Terje", "non-dropping-particle" : "", "parse-names" : false, "suffix" : "" }, { "dropping-particle" : "", "family" : "Bock", "given" : "Lisa", "non-dropping-particle" : "", "parse-names" : false, "suffix" : "" }, { "dropping-particle" : "", "family" : "Burkhardt", "given" : "Ulrike", "non-dropping-particle" : "", "parse-names" : false, "suffix" : "" }, { "dropping-particle" : "", "family" : "Fuglestvedt", "given" : "Jan S.", "non-dropping-particle" : "", "parse-names" : false, "suffix" : "" }, { "dropping-particle" : "", "family" : "Shine", "given" : "Keith P.", "non-dropping-particle" : "", "parse-names" : false, "suffix" : "" } ], "container-title" : "Earth System Dynamics", "id" : "ITEM-1", "issue" : "3", "issued" : { "date-parts" : [ [ "2017", "7", "10" ] ] }, "page" : "547-563", "title" : "Emission metrics for quantifying regional climate impacts of aviation", "translator" : [ { "dropping-particle" : "", "family" : "G4237", "given" : "", "non-dropping-particle" : "", "parse-names" : false, "suffix" : "" } ], "type" : "article-journal", "volume" : "8" }, "uris" : [ "http://www.mendeley.com/documents/?uuid=fdcc90ed-2b81-4a7e-b039-a6eb974f0cc5" ] } ], "mendeley" : { "formattedCitation" : "(Lund et al., 2017)", "manualFormatting" : "Lund et al., 2017)", "plainTextFormattedCitation" : "(Lund et al., 2017)", "previouslyFormattedCitation" : "(Lund et al., 2017)" }, "properties" : { "noteIndex" : 0 }, "schema" : "https://github.com/citation-style-language/schema/raw/master/csl-citation.json" }</w:instrText>
      </w:r>
      <w:r w:rsidR="00CF6750">
        <w:rPr>
          <w:rFonts w:cs="Times New Roman"/>
          <w:lang w:val="en-GB"/>
        </w:rPr>
        <w:fldChar w:fldCharType="separate"/>
      </w:r>
      <w:r w:rsidR="00CB33A1">
        <w:rPr>
          <w:rFonts w:cs="Times New Roman"/>
          <w:noProof/>
          <w:lang w:val="en-GB"/>
        </w:rPr>
        <w:t>Lund et al., 2017)</w:t>
      </w:r>
      <w:r w:rsidR="00CF6750">
        <w:rPr>
          <w:rFonts w:cs="Times New Roman"/>
          <w:lang w:val="en-GB"/>
        </w:rPr>
        <w:fldChar w:fldCharType="end"/>
      </w:r>
      <w:commentRangeEnd w:id="4650"/>
      <w:r w:rsidR="00CB33A1">
        <w:rPr>
          <w:rStyle w:val="Marquedecommentaire"/>
        </w:rPr>
        <w:commentReference w:id="4650"/>
      </w:r>
      <w:r w:rsidRPr="0094496C">
        <w:rPr>
          <w:rFonts w:cs="Times New Roman"/>
          <w:lang w:val="en-GB"/>
        </w:rPr>
        <w:t xml:space="preserve">. </w:t>
      </w:r>
      <w:r>
        <w:rPr>
          <w:rFonts w:cs="Times New Roman"/>
          <w:lang w:val="en-GB"/>
        </w:rPr>
        <w:t>This difference in net GSAT after 20 years in AR5 compared to AR6</w:t>
      </w:r>
      <w:ins w:id="4651" w:author="Lucy Cowie" w:date="2021-07-28T15:07:00Z">
        <w:r w:rsidR="006279B6">
          <w:rPr>
            <w:rFonts w:cs="Times New Roman"/>
            <w:lang w:val="en-GB"/>
          </w:rPr>
          <w:t>,</w:t>
        </w:r>
      </w:ins>
      <w:r>
        <w:rPr>
          <w:rFonts w:cs="Times New Roman"/>
          <w:lang w:val="en-GB"/>
        </w:rPr>
        <w:t xml:space="preserve"> results primarily from a shorter time</w:t>
      </w:r>
      <w:r w:rsidR="00050150">
        <w:rPr>
          <w:rFonts w:cs="Times New Roman"/>
          <w:lang w:val="en-GB"/>
        </w:rPr>
        <w:t xml:space="preserve"> </w:t>
      </w:r>
      <w:r>
        <w:rPr>
          <w:rFonts w:cs="Times New Roman"/>
          <w:lang w:val="en-GB"/>
        </w:rPr>
        <w:t xml:space="preserve">scale of the climate response in the underlying AGTP calculations in </w:t>
      </w:r>
      <w:r>
        <w:rPr>
          <w:rFonts w:cs="Times New Roman"/>
          <w:lang w:val="en-GB"/>
        </w:rPr>
        <w:fldChar w:fldCharType="begin" w:fldLock="1"/>
      </w:r>
      <w:r w:rsidR="00D477C7">
        <w:rPr>
          <w:rFonts w:cs="Times New Roman"/>
          <w:lang w:val="en-GB"/>
        </w:rPr>
        <w:instrText>ADDIN CSL_CITATION { "citationItems" : [ { "id" : "ITEM-1", "itemData" : { "DOI" : "10.5194/esd-11-977-2020", "ISSN" : "2190-4987", "abstract" : "Mitigation of non-CO2 emissions plays a key role in meeting the Paris Agreement ambitions and sustainable development goals. Implementation of respective policies addressing these targets mainly occur at sectoral and regional levels, and designing efficient mitigation strategies therefore relies on detailed knowledge about the mix of emissions from individual sources and their subsequent climate impact. Here we present a comprehensive dataset of near- and long-term global temperature responses to emissions of CO2 and individual short-lived climate forcers (SLCFs) from 7 sectors and 13 regions \u2013 for both present-day emissions and their continued evolution as projected under the Shared Socioeconomic Pathways (SSPs). We demonstrate the key role of CO2 in driving both near- and long-term warming and highlight the importance of mitigating methane emissions from agriculture, waste management, and energy production as the primary strategy to further limit near-term warming. Due to high current emissions of cooling SLCFs, policies targeting end-of-pipe energy sector emissions may result in net added warming unless accompanied by simultaneous methane and/or CO2 reductions. We find that SLCFs are projected to play a continued role in many regions, particularly those including low- to medium-income countries, under most of the SSPs considered here. East Asia, North America, and Europe will remain the largest contributors to total net warming until 2100, regardless of scenario, while South Asia and Africa south of the Sahara overtake Europe by the end of the century in SSP3-7.0 and SSP5-8.5. Our dataset is made available in an accessible format, aimed also at decision makers, to support further assessment of the implications of policy implementation at the sectoral and regional scales.", "author" : [ { "dropping-particle" : "", "family" : "Lund", "given" : "Marianne T.", "non-dropping-particle" : "", "parse-names" : false, "suffix" : "" }, { "dropping-particle" : "", "family" : "Aamaas", "given" : "Borgar", "non-dropping-particle" : "", "parse-names" : false, "suffix" : "" }, { "dropping-particle" : "", "family" : "Stjern", "given" : "Camilla W.", "non-dropping-particle" : "", "parse-names" : false, "suffix" : "" }, { "dropping-particle" : "", "family" : "Klimont", "given" : "Zbigniew", "non-dropping-particle" : "", "parse-names" : false, "suffix" : "" }, { "dropping-particle" : "", "family" : "Berntsen", "given" : "Terje K.", "non-dropping-particle" : "", "parse-names" : false, "suffix" : "" }, { "dropping-particle" : "", "family" : "Samset", "given" : "Bj\u00f8rn H.", "non-dropping-particle" : "", "parse-names" : false, "suffix" : "" } ], "container-title" : "Earth System Dynamics", "id" : "ITEM-1", "issue" : "4", "issued" : { "date-parts" : [ [ "2020", "11", "9" ] ] }, "page" : "977-993", "title" : "A continued role of short-lived climate forcers under the Shared Socioeconomic Pathways", "translator" : [ { "dropping-particle" : "", "family" : "G5371", "given" : "", "non-dropping-particle" : "", "parse-names" : false, "suffix" : "" } ], "type" : "article-journal", "volume" : "11" }, "uris" : [ "http://www.mendeley.com/documents/?uuid=3587d307-4414-4320-9735-6f133016a055" ] } ], "mendeley" : { "formattedCitation" : "(Lund et al., 2020)", "manualFormatting" : "Lund et al. (2020)", "plainTextFormattedCitation" : "(Lund et al., 2020)", "previouslyFormattedCitation" : "(Lund et al., 2020)" }, "properties" : { "noteIndex" : 0 }, "schema" : "https://github.com/citation-style-language/schema/raw/master/csl-citation.json" }</w:instrText>
      </w:r>
      <w:r>
        <w:rPr>
          <w:rFonts w:cs="Times New Roman"/>
          <w:lang w:val="en-GB"/>
        </w:rPr>
        <w:fldChar w:fldCharType="separate"/>
      </w:r>
      <w:r w:rsidR="00CB33A1">
        <w:rPr>
          <w:rFonts w:cs="Times New Roman"/>
          <w:noProof/>
          <w:lang w:val="en-GB"/>
        </w:rPr>
        <w:t>Lund et al. (2020)</w:t>
      </w:r>
      <w:r>
        <w:rPr>
          <w:rFonts w:cs="Times New Roman"/>
          <w:lang w:val="en-GB"/>
        </w:rPr>
        <w:fldChar w:fldCharType="end"/>
      </w:r>
      <w:r>
        <w:rPr>
          <w:rFonts w:cs="Times New Roman"/>
          <w:lang w:val="en-GB"/>
        </w:rPr>
        <w:t>, which means the</w:t>
      </w:r>
      <w:r w:rsidRPr="0094496C">
        <w:rPr>
          <w:rFonts w:cs="Times New Roman"/>
          <w:lang w:val="en-GB"/>
        </w:rPr>
        <w:t xml:space="preserve"> initial, strong impacts of the most short-lived SLFCs, including </w:t>
      </w:r>
      <w:r>
        <w:rPr>
          <w:rFonts w:cs="Times New Roman"/>
          <w:lang w:val="en-GB"/>
        </w:rPr>
        <w:t xml:space="preserve">the warming by </w:t>
      </w:r>
      <w:r w:rsidRPr="0094496C">
        <w:rPr>
          <w:rFonts w:cs="Times New Roman"/>
          <w:lang w:val="en-GB"/>
        </w:rPr>
        <w:t>contrail-cirrus decay faster</w:t>
      </w:r>
      <w:r>
        <w:rPr>
          <w:rFonts w:cs="Times New Roman"/>
          <w:lang w:val="en-GB"/>
        </w:rPr>
        <w:t>, in turn giving the net NO</w:t>
      </w:r>
      <w:r w:rsidRPr="009D12F7">
        <w:rPr>
          <w:rFonts w:cs="Times New Roman"/>
          <w:iCs/>
          <w:vertAlign w:val="subscript"/>
          <w:lang w:val="en-GB"/>
          <w:rPrChange w:id="4652" w:author="Lucy Cowie" w:date="2021-07-28T15:08:00Z">
            <w:rPr>
              <w:rFonts w:cs="Times New Roman"/>
              <w:i/>
              <w:vertAlign w:val="subscript"/>
              <w:lang w:val="en-GB"/>
            </w:rPr>
          </w:rPrChange>
        </w:rPr>
        <w:t>x</w:t>
      </w:r>
      <w:r>
        <w:rPr>
          <w:rFonts w:cs="Times New Roman"/>
          <w:lang w:val="en-GB"/>
        </w:rPr>
        <w:t xml:space="preserve"> effect a relatively higher importance after 20 years. On longer time horizons, the net GSAT response switches back to positive, as CO</w:t>
      </w:r>
      <w:r w:rsidRPr="00100FEC">
        <w:rPr>
          <w:rFonts w:cs="Times New Roman"/>
          <w:vertAlign w:val="subscript"/>
          <w:lang w:val="en-GB"/>
        </w:rPr>
        <w:t>2</w:t>
      </w:r>
      <w:r>
        <w:rPr>
          <w:rFonts w:cs="Times New Roman"/>
          <w:lang w:val="en-GB"/>
        </w:rPr>
        <w:t xml:space="preserve"> becomes the dominating warming contribution</w:t>
      </w:r>
      <w:r w:rsidRPr="0094496C">
        <w:rPr>
          <w:rFonts w:cs="Times New Roman"/>
          <w:lang w:val="en-GB"/>
        </w:rPr>
        <w:t>.</w:t>
      </w:r>
    </w:p>
    <w:p w14:paraId="1AF81E9B" w14:textId="77777777" w:rsidR="00E578B9" w:rsidRPr="00035D67" w:rsidRDefault="00E578B9" w:rsidP="00D5630D">
      <w:pPr>
        <w:pStyle w:val="AR6BodyText"/>
        <w:rPr>
          <w:rFonts w:cs="Times New Roman"/>
          <w:lang w:val="en-GB" w:eastAsia="en-US"/>
        </w:rPr>
      </w:pPr>
    </w:p>
    <w:p w14:paraId="3BBAE71E" w14:textId="30D2E858" w:rsidR="00E578B9" w:rsidRDefault="00E578B9" w:rsidP="00D5630D">
      <w:pPr>
        <w:pStyle w:val="AR6BodyText"/>
        <w:rPr>
          <w:rFonts w:ascii="Arial" w:hAnsi="Arial" w:cs="Arial"/>
          <w:lang w:val="en-US"/>
        </w:rPr>
      </w:pPr>
      <w:r w:rsidRPr="0094496C">
        <w:rPr>
          <w:rFonts w:cs="Times New Roman"/>
          <w:lang w:val="en-GB"/>
        </w:rPr>
        <w:t>In summary, the net aviation ERF is assessed to be +0.1 W m</w:t>
      </w:r>
      <w:del w:id="4653" w:author="Ian Blenkinsop" w:date="2021-07-29T11:34:00Z">
        <w:r w:rsidRPr="0094496C" w:rsidDel="009F7CF2">
          <w:rPr>
            <w:rFonts w:cs="Times New Roman"/>
            <w:vertAlign w:val="superscript"/>
            <w:lang w:val="en-GB"/>
          </w:rPr>
          <w:delText>-</w:delText>
        </w:r>
      </w:del>
      <w:ins w:id="4654" w:author="Ian Blenkinsop" w:date="2021-07-29T11:34:00Z">
        <w:r w:rsidR="009F7CF2">
          <w:rPr>
            <w:rFonts w:cs="Times New Roman"/>
            <w:vertAlign w:val="superscript"/>
            <w:lang w:val="en-GB"/>
          </w:rPr>
          <w:t>–</w:t>
        </w:r>
      </w:ins>
      <w:r w:rsidRPr="0094496C">
        <w:rPr>
          <w:rFonts w:cs="Times New Roman"/>
          <w:vertAlign w:val="superscript"/>
          <w:lang w:val="en-GB"/>
        </w:rPr>
        <w:t>2</w:t>
      </w:r>
      <w:r w:rsidRPr="0094496C">
        <w:rPr>
          <w:rFonts w:cs="Times New Roman"/>
          <w:lang w:val="en-GB"/>
        </w:rPr>
        <w:t xml:space="preserve"> (±0.045) for the year 2018 (</w:t>
      </w:r>
      <w:r>
        <w:rPr>
          <w:rFonts w:cs="Times New Roman"/>
          <w:i/>
          <w:lang w:val="en-GB"/>
        </w:rPr>
        <w:t>low</w:t>
      </w:r>
      <w:r w:rsidRPr="0094496C">
        <w:rPr>
          <w:rFonts w:cs="Times New Roman"/>
          <w:i/>
          <w:lang w:val="en-GB"/>
        </w:rPr>
        <w:t xml:space="preserve"> confidence)</w:t>
      </w:r>
      <w:r w:rsidRPr="0094496C">
        <w:rPr>
          <w:rFonts w:cs="Times New Roman"/>
          <w:lang w:val="en-GB"/>
        </w:rPr>
        <w:t xml:space="preserve">. </w:t>
      </w:r>
      <w:r>
        <w:rPr>
          <w:rFonts w:cs="Times New Roman"/>
          <w:lang w:val="en-GB"/>
        </w:rPr>
        <w:t>This confidence level is largely a result of the fact that the SLCF-related terms</w:t>
      </w:r>
      <w:ins w:id="4655" w:author="Lucy Cowie" w:date="2021-07-28T15:09:00Z">
        <w:r w:rsidR="00E2618D">
          <w:rPr>
            <w:rFonts w:cs="Times New Roman"/>
            <w:lang w:val="en-GB"/>
          </w:rPr>
          <w:t>,</w:t>
        </w:r>
      </w:ins>
      <w:r>
        <w:rPr>
          <w:rFonts w:cs="Times New Roman"/>
          <w:lang w:val="en-GB"/>
        </w:rPr>
        <w:t xml:space="preserve"> which count</w:t>
      </w:r>
      <w:del w:id="4656" w:author="Lucy Cowie" w:date="2021-07-28T15:09:00Z">
        <w:r w:rsidDel="00E2618D">
          <w:rPr>
            <w:rFonts w:cs="Times New Roman"/>
            <w:lang w:val="en-GB"/>
          </w:rPr>
          <w:delText>s</w:delText>
        </w:r>
      </w:del>
      <w:r>
        <w:rPr>
          <w:rFonts w:cs="Times New Roman"/>
          <w:lang w:val="en-GB"/>
        </w:rPr>
        <w:t xml:space="preserve"> for more than half (66%</w:t>
      </w:r>
      <w:ins w:id="4657" w:author="Lucy Cowie" w:date="2021-07-28T15:09:00Z">
        <w:r w:rsidR="00E2618D">
          <w:rPr>
            <w:rFonts w:cs="Times New Roman"/>
            <w:lang w:val="en-GB"/>
          </w:rPr>
          <w:t>)</w:t>
        </w:r>
      </w:ins>
      <w:r>
        <w:rPr>
          <w:rFonts w:cs="Times New Roman"/>
          <w:lang w:val="en-GB"/>
        </w:rPr>
        <w:t xml:space="preserve"> of the net aviation ERF</w:t>
      </w:r>
      <w:ins w:id="4658" w:author="Lucy Cowie" w:date="2021-07-28T15:09:00Z">
        <w:r w:rsidR="00E2618D">
          <w:rPr>
            <w:rFonts w:cs="Times New Roman"/>
            <w:lang w:val="en-GB"/>
          </w:rPr>
          <w:t>,</w:t>
        </w:r>
      </w:ins>
      <w:del w:id="4659" w:author="Lucy Cowie" w:date="2021-07-28T15:09:00Z">
        <w:r w:rsidDel="00E2618D">
          <w:rPr>
            <w:rFonts w:cs="Times New Roman"/>
            <w:lang w:val="en-GB"/>
          </w:rPr>
          <w:delText>)</w:delText>
        </w:r>
      </w:del>
      <w:r>
        <w:rPr>
          <w:rFonts w:cs="Times New Roman"/>
          <w:lang w:val="en-GB"/>
        </w:rPr>
        <w:t xml:space="preserve"> are the most uncertain terms. </w:t>
      </w:r>
      <w:r>
        <w:rPr>
          <w:lang w:val="en-US"/>
        </w:rPr>
        <w:t>The climate response to SLCF-related aviation terms exhibits substantial spatio</w:t>
      </w:r>
      <w:ins w:id="4660" w:author="Lucy Cowie" w:date="2021-07-28T15:09:00Z">
        <w:r w:rsidR="00E2618D">
          <w:rPr>
            <w:lang w:val="en-US"/>
          </w:rPr>
          <w:t>-</w:t>
        </w:r>
      </w:ins>
      <w:r>
        <w:rPr>
          <w:lang w:val="en-US"/>
        </w:rPr>
        <w:t>temporal heterogeneity in characteristics (</w:t>
      </w:r>
      <w:r w:rsidRPr="00000F50">
        <w:rPr>
          <w:i/>
          <w:lang w:val="en-US"/>
        </w:rPr>
        <w:t>high confidence</w:t>
      </w:r>
      <w:r>
        <w:rPr>
          <w:lang w:val="en-US"/>
        </w:rPr>
        <w:t>). Overall, cirrus and contrail cirrus warming, as well as NO</w:t>
      </w:r>
      <w:r w:rsidRPr="00252CBF">
        <w:rPr>
          <w:iCs/>
          <w:vertAlign w:val="subscript"/>
          <w:lang w:val="en-US"/>
          <w:rPrChange w:id="4661" w:author="Lucy Cowie" w:date="2021-07-28T15:09:00Z">
            <w:rPr>
              <w:i/>
              <w:vertAlign w:val="subscript"/>
              <w:lang w:val="en-US"/>
            </w:rPr>
          </w:rPrChange>
        </w:rPr>
        <w:t>x</w:t>
      </w:r>
      <w:r>
        <w:rPr>
          <w:lang w:val="en-US"/>
        </w:rPr>
        <w:t xml:space="preserve">-induced ozone </w:t>
      </w:r>
      <w:r w:rsidR="00335456">
        <w:rPr>
          <w:lang w:val="en-US"/>
        </w:rPr>
        <w:t>increase</w:t>
      </w:r>
      <w:r>
        <w:rPr>
          <w:lang w:val="en-US"/>
        </w:rPr>
        <w:t>, induce strong</w:t>
      </w:r>
      <w:del w:id="4662" w:author="Lucy Cowie" w:date="2021-07-28T15:10:00Z">
        <w:r w:rsidDel="00252CBF">
          <w:rPr>
            <w:lang w:val="en-US"/>
          </w:rPr>
          <w:delText>,</w:delText>
        </w:r>
      </w:del>
      <w:r>
        <w:rPr>
          <w:lang w:val="en-US"/>
        </w:rPr>
        <w:t xml:space="preserve"> but short-lived </w:t>
      </w:r>
      <w:r w:rsidR="00D66B48">
        <w:rPr>
          <w:lang w:val="en-US"/>
        </w:rPr>
        <w:t xml:space="preserve">warming </w:t>
      </w:r>
      <w:r>
        <w:rPr>
          <w:lang w:val="en-US"/>
        </w:rPr>
        <w:t xml:space="preserve">contributions to the GSAT response </w:t>
      </w:r>
      <w:del w:id="4663" w:author="Lucy Cowie" w:date="2021-07-28T15:10:00Z">
        <w:r w:rsidDel="00252CBF">
          <w:rPr>
            <w:lang w:val="en-US"/>
          </w:rPr>
          <w:delText xml:space="preserve">ten </w:delText>
        </w:r>
      </w:del>
      <w:ins w:id="4664" w:author="Lucy Cowie" w:date="2021-07-28T15:10:00Z">
        <w:r w:rsidR="00252CBF">
          <w:rPr>
            <w:lang w:val="en-US"/>
          </w:rPr>
          <w:t xml:space="preserve">10 </w:t>
        </w:r>
      </w:ins>
      <w:r>
        <w:rPr>
          <w:lang w:val="en-US"/>
        </w:rPr>
        <w:t>years after a one</w:t>
      </w:r>
      <w:r w:rsidR="002775A2">
        <w:rPr>
          <w:lang w:val="en-US"/>
        </w:rPr>
        <w:t>-</w:t>
      </w:r>
      <w:r>
        <w:rPr>
          <w:lang w:val="en-US"/>
        </w:rPr>
        <w:t xml:space="preserve">year pulse </w:t>
      </w:r>
      <w:r w:rsidR="00D66B48">
        <w:rPr>
          <w:lang w:val="en-US"/>
        </w:rPr>
        <w:t xml:space="preserve">of present-day </w:t>
      </w:r>
      <w:r>
        <w:rPr>
          <w:lang w:val="en-US"/>
        </w:rPr>
        <w:t>aviation emissions (</w:t>
      </w:r>
      <w:r w:rsidRPr="00000F50">
        <w:rPr>
          <w:i/>
          <w:lang w:val="en-US"/>
        </w:rPr>
        <w:t>medium confidence</w:t>
      </w:r>
      <w:r>
        <w:rPr>
          <w:lang w:val="en-US"/>
        </w:rPr>
        <w:t>), while CO</w:t>
      </w:r>
      <w:r w:rsidRPr="00AB41B4">
        <w:rPr>
          <w:vertAlign w:val="subscript"/>
          <w:lang w:val="en-US"/>
        </w:rPr>
        <w:t>2</w:t>
      </w:r>
      <w:r>
        <w:rPr>
          <w:lang w:val="en-US"/>
        </w:rPr>
        <w:t xml:space="preserve"> both gives a warming effect in the near term and dominates the long-term warming impact (</w:t>
      </w:r>
      <w:r w:rsidRPr="00000F50">
        <w:rPr>
          <w:i/>
          <w:lang w:val="en-US"/>
        </w:rPr>
        <w:t>high-confidence</w:t>
      </w:r>
      <w:r>
        <w:rPr>
          <w:lang w:val="en-US"/>
        </w:rPr>
        <w:t>).    </w:t>
      </w:r>
    </w:p>
    <w:p w14:paraId="0C413654" w14:textId="7B943A3D" w:rsidR="00E578B9" w:rsidRDefault="00E578B9" w:rsidP="00D5630D">
      <w:pPr>
        <w:pStyle w:val="AR6BodyText"/>
        <w:rPr>
          <w:rFonts w:cs="Times New Roman"/>
          <w:lang w:val="en-US" w:eastAsia="en-US"/>
        </w:rPr>
      </w:pPr>
    </w:p>
    <w:p w14:paraId="008B21FC" w14:textId="77777777" w:rsidR="002A65DE" w:rsidRPr="00D81664" w:rsidRDefault="002A65DE" w:rsidP="00D5630D">
      <w:pPr>
        <w:pStyle w:val="AR6BodyText"/>
        <w:rPr>
          <w:rFonts w:cs="Times New Roman"/>
          <w:lang w:val="en-US" w:eastAsia="en-US"/>
        </w:rPr>
      </w:pPr>
    </w:p>
    <w:p w14:paraId="3CCDF27B" w14:textId="77777777" w:rsidR="00E578B9" w:rsidRPr="003C502A" w:rsidRDefault="00E578B9" w:rsidP="00D5630D">
      <w:pPr>
        <w:pStyle w:val="AR6Chap6Level461111"/>
      </w:pPr>
      <w:bookmarkStart w:id="4665" w:name="_Toc70498207"/>
      <w:r w:rsidRPr="003C502A">
        <w:t>Shipping</w:t>
      </w:r>
      <w:bookmarkEnd w:id="4665"/>
    </w:p>
    <w:p w14:paraId="72CA21FE" w14:textId="4FE4F221" w:rsidR="00E578B9" w:rsidRPr="00035D67" w:rsidRDefault="00AF11EE" w:rsidP="00D5630D">
      <w:pPr>
        <w:pStyle w:val="AR6BodyText"/>
        <w:rPr>
          <w:rFonts w:cs="Times New Roman"/>
          <w:highlight w:val="yellow"/>
          <w:lang w:val="en-GB" w:eastAsia="en-US"/>
        </w:rPr>
      </w:pPr>
      <w:r>
        <w:rPr>
          <w:rFonts w:cs="Times New Roman"/>
          <w:noProof/>
          <w:color w:val="000000" w:themeColor="text1"/>
          <w:lang w:val="en-GB"/>
        </w:rPr>
        <w:t>Q</w:t>
      </w:r>
      <w:r w:rsidR="00E578B9" w:rsidRPr="00123DBD">
        <w:rPr>
          <w:rFonts w:cs="Times New Roman"/>
          <w:noProof/>
          <w:color w:val="000000" w:themeColor="text1"/>
          <w:lang w:val="en-GB"/>
        </w:rPr>
        <w:t>uantif</w:t>
      </w:r>
      <w:r>
        <w:rPr>
          <w:rFonts w:cs="Times New Roman"/>
          <w:noProof/>
          <w:color w:val="000000" w:themeColor="text1"/>
          <w:lang w:val="en-GB"/>
        </w:rPr>
        <w:t>ying</w:t>
      </w:r>
      <w:r w:rsidR="00E578B9" w:rsidRPr="00123DBD">
        <w:rPr>
          <w:rFonts w:cs="Times New Roman"/>
          <w:noProof/>
          <w:color w:val="000000" w:themeColor="text1"/>
          <w:lang w:val="en-GB"/>
        </w:rPr>
        <w:t xml:space="preserve"> the effect</w:t>
      </w:r>
      <w:r>
        <w:rPr>
          <w:rFonts w:cs="Times New Roman"/>
          <w:noProof/>
          <w:color w:val="000000" w:themeColor="text1"/>
          <w:lang w:val="en-GB"/>
        </w:rPr>
        <w:t>s</w:t>
      </w:r>
      <w:r w:rsidR="00E578B9" w:rsidRPr="00123DBD">
        <w:rPr>
          <w:rFonts w:cs="Times New Roman"/>
          <w:noProof/>
          <w:color w:val="000000" w:themeColor="text1"/>
          <w:lang w:val="en-GB"/>
        </w:rPr>
        <w:t xml:space="preserve"> of shipping on climate is </w:t>
      </w:r>
      <w:r>
        <w:rPr>
          <w:rFonts w:cs="Times New Roman"/>
          <w:noProof/>
          <w:color w:val="000000" w:themeColor="text1"/>
          <w:lang w:val="en-GB"/>
        </w:rPr>
        <w:t>particularly challenging because</w:t>
      </w:r>
      <w:r w:rsidR="00E578B9" w:rsidRPr="00123DBD">
        <w:rPr>
          <w:rFonts w:cs="Times New Roman"/>
          <w:noProof/>
          <w:color w:val="000000" w:themeColor="text1"/>
          <w:lang w:val="en-GB"/>
        </w:rPr>
        <w:t xml:space="preserve"> (i) </w:t>
      </w:r>
      <w:r>
        <w:rPr>
          <w:rFonts w:cs="Times New Roman"/>
          <w:noProof/>
          <w:color w:val="000000" w:themeColor="text1"/>
          <w:lang w:val="en-GB"/>
        </w:rPr>
        <w:t xml:space="preserve">the </w:t>
      </w:r>
      <w:r w:rsidR="00E578B9" w:rsidRPr="00123DBD">
        <w:rPr>
          <w:rFonts w:cs="Times New Roman"/>
          <w:noProof/>
          <w:color w:val="000000" w:themeColor="text1"/>
          <w:lang w:val="en-GB"/>
        </w:rPr>
        <w:t>sulphate cooling impact is dominated by aerosol</w:t>
      </w:r>
      <w:ins w:id="4666" w:author="Lucy Cowie" w:date="2021-07-28T15:10:00Z">
        <w:r w:rsidR="00D11474">
          <w:rPr>
            <w:rFonts w:cs="Times New Roman"/>
            <w:noProof/>
            <w:color w:val="000000" w:themeColor="text1"/>
            <w:lang w:val="en-GB"/>
          </w:rPr>
          <w:t>–</w:t>
        </w:r>
      </w:ins>
      <w:del w:id="4667" w:author="Lucy Cowie" w:date="2021-07-28T15:10:00Z">
        <w:r w:rsidR="00E578B9" w:rsidRPr="00123DBD" w:rsidDel="00D11474">
          <w:rPr>
            <w:rFonts w:cs="Times New Roman"/>
            <w:noProof/>
            <w:color w:val="000000" w:themeColor="text1"/>
            <w:lang w:val="en-GB"/>
          </w:rPr>
          <w:delText xml:space="preserve"> </w:delText>
        </w:r>
      </w:del>
      <w:r w:rsidR="00E578B9" w:rsidRPr="00123DBD">
        <w:rPr>
          <w:rFonts w:cs="Times New Roman"/>
          <w:noProof/>
          <w:color w:val="000000" w:themeColor="text1"/>
          <w:lang w:val="en-GB"/>
        </w:rPr>
        <w:t xml:space="preserve">cloud interactions and (ii) ship emissions contain </w:t>
      </w:r>
      <w:r w:rsidR="00E578B9" w:rsidRPr="00123DBD">
        <w:rPr>
          <w:rFonts w:eastAsiaTheme="majorEastAsia" w:cs="Times New Roman"/>
          <w:noProof/>
          <w:color w:val="000000" w:themeColor="text1"/>
          <w:lang w:val="en-GB"/>
        </w:rPr>
        <w:t>NO</w:t>
      </w:r>
      <w:r w:rsidR="00E578B9" w:rsidRPr="00D11474">
        <w:rPr>
          <w:rFonts w:eastAsiaTheme="majorEastAsia" w:cs="Times New Roman"/>
          <w:iCs/>
          <w:noProof/>
          <w:color w:val="000000" w:themeColor="text1"/>
          <w:vertAlign w:val="subscript"/>
          <w:lang w:val="en-GB"/>
          <w:rPrChange w:id="4668" w:author="Lucy Cowie" w:date="2021-07-28T15:10:00Z">
            <w:rPr>
              <w:rFonts w:eastAsiaTheme="majorEastAsia" w:cs="Times New Roman"/>
              <w:i/>
              <w:noProof/>
              <w:color w:val="000000" w:themeColor="text1"/>
              <w:vertAlign w:val="subscript"/>
              <w:lang w:val="en-GB"/>
            </w:rPr>
          </w:rPrChange>
        </w:rPr>
        <w:t>x</w:t>
      </w:r>
      <w:r w:rsidR="00E578B9" w:rsidRPr="00123DBD">
        <w:rPr>
          <w:rFonts w:cs="Times New Roman"/>
          <w:noProof/>
          <w:color w:val="000000" w:themeColor="text1"/>
          <w:lang w:val="en-GB"/>
        </w:rPr>
        <w:t>, SO</w:t>
      </w:r>
      <w:r w:rsidR="00E578B9" w:rsidRPr="00D11474">
        <w:rPr>
          <w:rFonts w:cs="Times New Roman"/>
          <w:iCs/>
          <w:noProof/>
          <w:color w:val="000000" w:themeColor="text1"/>
          <w:vertAlign w:val="subscript"/>
          <w:lang w:val="en-GB"/>
          <w:rPrChange w:id="4669" w:author="Lucy Cowie" w:date="2021-07-28T15:10:00Z">
            <w:rPr>
              <w:rFonts w:cs="Times New Roman"/>
              <w:i/>
              <w:noProof/>
              <w:color w:val="000000" w:themeColor="text1"/>
              <w:vertAlign w:val="subscript"/>
              <w:lang w:val="en-GB"/>
            </w:rPr>
          </w:rPrChange>
        </w:rPr>
        <w:t>x</w:t>
      </w:r>
      <w:r w:rsidR="00E578B9" w:rsidRPr="00D11474">
        <w:rPr>
          <w:rFonts w:cs="Times New Roman"/>
          <w:iCs/>
          <w:noProof/>
          <w:color w:val="000000" w:themeColor="text1"/>
          <w:lang w:val="en-GB"/>
        </w:rPr>
        <w:t xml:space="preserve"> </w:t>
      </w:r>
      <w:r w:rsidR="00E578B9" w:rsidRPr="00123DBD">
        <w:rPr>
          <w:rFonts w:cs="Times New Roman"/>
          <w:noProof/>
          <w:color w:val="000000" w:themeColor="text1"/>
          <w:lang w:val="en-GB"/>
        </w:rPr>
        <w:t>and BC</w:t>
      </w:r>
      <w:r>
        <w:rPr>
          <w:rFonts w:cs="Times New Roman"/>
          <w:noProof/>
          <w:color w:val="000000" w:themeColor="text1"/>
          <w:lang w:val="en-GB"/>
        </w:rPr>
        <w:t>, which</w:t>
      </w:r>
      <w:r w:rsidR="00E578B9" w:rsidRPr="00123DBD">
        <w:rPr>
          <w:rFonts w:cs="Times New Roman"/>
          <w:noProof/>
          <w:color w:val="000000" w:themeColor="text1"/>
          <w:lang w:val="en-GB"/>
        </w:rPr>
        <w:t xml:space="preserve"> lead to mixed particles. </w:t>
      </w:r>
      <w:r w:rsidR="00E578B9" w:rsidRPr="003C502A">
        <w:rPr>
          <w:rFonts w:cs="Times New Roman"/>
          <w:lang w:val="en-GB" w:eastAsia="en-US"/>
        </w:rPr>
        <w:t xml:space="preserve">Previous estimates of the </w:t>
      </w:r>
      <w:r w:rsidR="009D5379">
        <w:rPr>
          <w:rFonts w:cs="Times New Roman"/>
          <w:lang w:val="en-GB" w:eastAsia="en-US"/>
        </w:rPr>
        <w:t>sulph</w:t>
      </w:r>
      <w:r w:rsidR="00E578B9" w:rsidRPr="003C502A">
        <w:rPr>
          <w:rFonts w:cs="Times New Roman"/>
          <w:lang w:val="en-GB" w:eastAsia="en-US"/>
        </w:rPr>
        <w:t>ate radiative effects from present</w:t>
      </w:r>
      <w:ins w:id="4670" w:author="Lucy Cowie" w:date="2021-07-28T15:10:00Z">
        <w:r w:rsidR="00D11474">
          <w:rPr>
            <w:rFonts w:cs="Times New Roman"/>
            <w:lang w:val="en-GB" w:eastAsia="en-US"/>
          </w:rPr>
          <w:t>-</w:t>
        </w:r>
      </w:ins>
      <w:del w:id="4671" w:author="Lucy Cowie" w:date="2021-07-28T15:10:00Z">
        <w:r w:rsidR="00E578B9" w:rsidRPr="003C502A" w:rsidDel="00D11474">
          <w:rPr>
            <w:rFonts w:cs="Times New Roman"/>
            <w:lang w:val="en-GB" w:eastAsia="en-US"/>
          </w:rPr>
          <w:delText xml:space="preserve"> </w:delText>
        </w:r>
      </w:del>
      <w:r w:rsidR="00E578B9" w:rsidRPr="003C502A">
        <w:rPr>
          <w:rFonts w:cs="Times New Roman"/>
          <w:lang w:val="en-GB" w:eastAsia="en-US"/>
        </w:rPr>
        <w:t xml:space="preserve">day shipping span the range </w:t>
      </w:r>
      <w:ins w:id="4672" w:author="Lucy Cowie" w:date="2021-07-28T15:11:00Z">
        <w:r w:rsidR="00A800B2">
          <w:rPr>
            <w:rFonts w:cs="Times New Roman"/>
            <w:lang w:val="en-GB" w:eastAsia="en-US"/>
          </w:rPr>
          <w:t>–</w:t>
        </w:r>
      </w:ins>
      <w:del w:id="4673" w:author="Lucy Cowie" w:date="2021-07-28T15:11:00Z">
        <w:r w:rsidR="00E578B9" w:rsidRPr="003C502A" w:rsidDel="00A800B2">
          <w:rPr>
            <w:rFonts w:cs="Times New Roman"/>
            <w:lang w:val="en-GB" w:eastAsia="en-US"/>
          </w:rPr>
          <w:delText>-</w:delText>
        </w:r>
      </w:del>
      <w:r w:rsidR="00E578B9" w:rsidRPr="003C502A">
        <w:rPr>
          <w:rFonts w:cs="Times New Roman"/>
          <w:lang w:val="en-GB" w:eastAsia="en-US"/>
        </w:rPr>
        <w:t xml:space="preserve">47 to </w:t>
      </w:r>
      <w:ins w:id="4674" w:author="Lucy Cowie" w:date="2021-07-28T15:11:00Z">
        <w:r w:rsidR="00A800B2">
          <w:rPr>
            <w:rFonts w:cs="Times New Roman"/>
            <w:lang w:val="en-GB" w:eastAsia="en-US"/>
          </w:rPr>
          <w:t>–</w:t>
        </w:r>
      </w:ins>
      <w:del w:id="4675" w:author="Lucy Cowie" w:date="2021-07-28T15:11:00Z">
        <w:r w:rsidR="00E578B9" w:rsidRPr="003C502A" w:rsidDel="00A800B2">
          <w:rPr>
            <w:rFonts w:cs="Times New Roman"/>
            <w:lang w:val="en-GB" w:eastAsia="en-US"/>
          </w:rPr>
          <w:delText>-</w:delText>
        </w:r>
      </w:del>
      <w:r w:rsidR="00E578B9" w:rsidRPr="003C502A">
        <w:rPr>
          <w:rFonts w:cs="Times New Roman"/>
          <w:lang w:val="en-GB" w:eastAsia="en-US"/>
        </w:rPr>
        <w:t>8 mW m</w:t>
      </w:r>
      <w:ins w:id="4676" w:author="Lucy Cowie" w:date="2021-07-28T15:11:00Z">
        <w:r w:rsidR="0070432A">
          <w:rPr>
            <w:rFonts w:cs="Times New Roman"/>
            <w:vertAlign w:val="superscript"/>
            <w:lang w:val="en-GB" w:eastAsia="en-US"/>
          </w:rPr>
          <w:t>–</w:t>
        </w:r>
      </w:ins>
      <w:del w:id="4677" w:author="Lucy Cowie" w:date="2021-07-28T15:11:00Z">
        <w:r w:rsidR="00E578B9" w:rsidRPr="003C502A" w:rsidDel="0070432A">
          <w:rPr>
            <w:rFonts w:cs="Times New Roman"/>
            <w:vertAlign w:val="superscript"/>
            <w:lang w:val="en-GB" w:eastAsia="en-US"/>
          </w:rPr>
          <w:delText>-</w:delText>
        </w:r>
      </w:del>
      <w:r w:rsidR="00E578B9" w:rsidRPr="003C502A">
        <w:rPr>
          <w:rFonts w:cs="Times New Roman"/>
          <w:vertAlign w:val="superscript"/>
          <w:lang w:val="en-GB" w:eastAsia="en-US"/>
        </w:rPr>
        <w:t>2</w:t>
      </w:r>
      <w:r w:rsidR="00E578B9" w:rsidRPr="003C502A">
        <w:rPr>
          <w:rFonts w:cs="Times New Roman"/>
          <w:lang w:val="en-GB" w:eastAsia="en-US"/>
        </w:rPr>
        <w:t xml:space="preserve"> (direct radiative effect) and </w:t>
      </w:r>
      <w:ins w:id="4678" w:author="Lucy Cowie" w:date="2021-07-28T15:11:00Z">
        <w:r w:rsidR="00A800B2">
          <w:rPr>
            <w:rFonts w:cs="Times New Roman"/>
            <w:lang w:val="en-GB" w:eastAsia="en-US"/>
          </w:rPr>
          <w:t>–</w:t>
        </w:r>
      </w:ins>
      <w:del w:id="4679" w:author="Lucy Cowie" w:date="2021-07-28T15:11:00Z">
        <w:r w:rsidR="00E578B9" w:rsidRPr="003C502A" w:rsidDel="00A800B2">
          <w:rPr>
            <w:rFonts w:cs="Times New Roman"/>
            <w:lang w:val="en-GB" w:eastAsia="en-US"/>
          </w:rPr>
          <w:delText>-</w:delText>
        </w:r>
      </w:del>
      <w:r w:rsidR="00E578B9" w:rsidRPr="003C502A">
        <w:rPr>
          <w:rFonts w:cs="Times New Roman"/>
          <w:lang w:val="en-GB" w:eastAsia="en-US"/>
        </w:rPr>
        <w:t xml:space="preserve">600 to </w:t>
      </w:r>
      <w:ins w:id="4680" w:author="Lucy Cowie" w:date="2021-07-28T15:11:00Z">
        <w:r w:rsidR="00A800B2">
          <w:rPr>
            <w:rFonts w:cs="Times New Roman"/>
            <w:lang w:val="en-GB" w:eastAsia="en-US"/>
          </w:rPr>
          <w:t>–</w:t>
        </w:r>
      </w:ins>
      <w:del w:id="4681" w:author="Lucy Cowie" w:date="2021-07-28T15:11:00Z">
        <w:r w:rsidR="00E578B9" w:rsidRPr="003C502A" w:rsidDel="00A800B2">
          <w:rPr>
            <w:rFonts w:cs="Times New Roman"/>
            <w:lang w:val="en-GB" w:eastAsia="en-US"/>
          </w:rPr>
          <w:delText>-</w:delText>
        </w:r>
      </w:del>
      <w:r w:rsidR="00E578B9" w:rsidRPr="003C502A">
        <w:rPr>
          <w:rFonts w:cs="Times New Roman"/>
          <w:lang w:val="en-GB" w:eastAsia="en-US"/>
        </w:rPr>
        <w:t>38 mW m</w:t>
      </w:r>
      <w:ins w:id="4682" w:author="Lucy Cowie" w:date="2021-07-28T15:11:00Z">
        <w:r w:rsidR="0070432A">
          <w:rPr>
            <w:rFonts w:cs="Times New Roman"/>
            <w:vertAlign w:val="superscript"/>
            <w:lang w:val="en-GB" w:eastAsia="en-US"/>
          </w:rPr>
          <w:t>–</w:t>
        </w:r>
      </w:ins>
      <w:del w:id="4683" w:author="Lucy Cowie" w:date="2021-07-28T15:11:00Z">
        <w:r w:rsidR="00E578B9" w:rsidRPr="003C502A" w:rsidDel="0070432A">
          <w:rPr>
            <w:rFonts w:cs="Times New Roman"/>
            <w:vertAlign w:val="superscript"/>
            <w:lang w:val="en-GB" w:eastAsia="en-US"/>
          </w:rPr>
          <w:delText>-</w:delText>
        </w:r>
      </w:del>
      <w:r w:rsidR="00E578B9" w:rsidRPr="003C502A">
        <w:rPr>
          <w:rFonts w:cs="Times New Roman"/>
          <w:vertAlign w:val="superscript"/>
          <w:lang w:val="en-GB" w:eastAsia="en-US"/>
        </w:rPr>
        <w:t>2</w:t>
      </w:r>
      <w:r w:rsidR="00E578B9" w:rsidRPr="003C502A">
        <w:rPr>
          <w:rFonts w:cs="Times New Roman"/>
          <w:lang w:val="en-GB" w:eastAsia="en-US"/>
        </w:rPr>
        <w:t xml:space="preserve"> (indirect radiative effects) </w:t>
      </w:r>
      <w:commentRangeStart w:id="4684"/>
      <w:r w:rsidR="00E578B9" w:rsidRPr="003C502A">
        <w:rPr>
          <w:rFonts w:cs="Times New Roman"/>
          <w:lang w:val="en-GB" w:eastAsia="en-US"/>
        </w:rPr>
        <w:fldChar w:fldCharType="begin" w:fldLock="1"/>
      </w:r>
      <w:ins w:id="4685" w:author="Robin Matthews" w:date="2021-07-08T17:25:00Z">
        <w:r w:rsidR="002D39BF">
          <w:rPr>
            <w:rFonts w:cs="Times New Roman"/>
            <w:lang w:val="en-GB" w:eastAsia="en-US"/>
          </w:rPr>
          <w:instrText>ADDIN CSL_CITATION { "citationItems" : [ { "id" : "ITEM-1", "itemData" : { "DOI" : "10.1016/j.atmosenv.2009.04.059", "ISSN" : "13522310", "author" : [ { "dropping-particle" : "", "family" : "Eyring", "given" : "Veronika", "non-dropping-particle" : "", "parse-names" : false, "suffix" : "" }, { "dropping-particle" : "", "family" : "Isaksen", "given" : "Ivar S.A.", "non-dropping-particle" : "", "parse-names" : false, "suffix" : "" }, { "dropping-particle" : "", "family" : "Berntsen", "given" : "Terje", "non-dropping-particle" : "", "parse-names" : false, "suffix" : "" }, { "dropping-particle" : "", "family" : "Collins", "given" : "William J.", "non-dropping-particle" : "", "parse-names" : false, "suffix" : "" }, { "dropping-particle" : "", "family" : "Corbett", "given" : "James J.", "non-dropping-particle" : "", "parse-names" : false, "suffix" : "" }, { "dropping-particle" : "", "family" : "Endresen", "given" : "Oyvind", "non-dropping-particle" : "", "parse-names" : false, "suffix" : "" }, { "dropping-particle" : "", "family" : "Grainger", "given" : "Roy G.", "non-dropping-particle" : "", "parse-names" : false, "suffix" : "" }, { "dropping-particle" : "", "family" : "Moldanova", "given" : "Jana", "non-dropping-particle" : "", "parse-names" : false, "suffix" : "" }, { "dropping-particle" : "", "family" : "Schlager", "given" : "Hans", "non-dropping-particle" : "", "parse-names" : false, "suffix" : "" }, { "dropping-particle" : "", "family" : "Stevenson", "given" : "David S.", "non-dropping-particle" : "", "parse-names" : false, "suffix" : "" } ], "container-title" : "Atmospheric Environment", "id" : "ITEM-1", "issue" : "37", "issued" : { "date-parts" : [ [ "2010", "12" ] ] }, "page" : "4735-4771", "title" : "Transport impacts on atmosphere and climate: Shipping", "translator" : [ { "dropping-particle" : "", "family" : "G4923", "given" : "", "non-dropping-particle" : "", "parse-names" : false, "suffix" : "" } ], "type" : "article-journal", "volume" : "44" }, "uris" : [ "http://www.mendeley.com/documents/?uuid=6f54dc70-7875-4fa5-9ddf-be26d2dd8931" ] }, { "id" : "ITEM-2", "itemData" : { "DOI" : "10.1021/es301166e", "ISSN" : "0013-936X", "abstract" : "We utilize a range of emission scenarios for shipping to determine the induced global-mean radiative forcing and temperature change. Ship emission scenarios consistent with the new regulations on nitrogen oxides (NO x ) and sulfur dioxide (SO 2 ) from the International Maritime Organization and two of the Representative Concentration Pathways are used as input to a simple climate model (SCM). Based on a complex aerosol-climate model we develop and test new parametrizations of the indirect aerosol effect (IAE) in the SCM that account for nonlinearities in radiative forcing of ship-induced IAE. We find that shipping causes a net global cooling impact throughout the period 1900-2050 across all parametrizations and scenarios. However, calculated total net global-mean temperature change in 2050 ranges from -0.03[-0.07,-0.002]\u00b0C to -0.3[-0.6,-0.2]\u00b0C in the A1B scenario. This wide range across parametrizations emphasizes the importance of properly representing the IAE in SCMs and to reflect the uncertainties from complex global models. Furthermore, our calculations show that the future ship-induced temperature response is likely a continued cooling if SO 2 and NO x emissions continue to increase due to a strong increase in activity, despite current emission regulations. However, such cooling does not negate the need for continued efforts to reduce CO 2 emissions, since residual warming from CO 2 is long-lived. \u00a9 2012 American Chemical Society.", "author" : [ { "dropping-particle" : "", "family" : "Lund", "given" : "Marianne Tronstad", "non-dropping-particle" : "", "parse-names" : false, "suffix" : "" }, { "dropping-particle" : "", "family" : "Eyring", "given" : "Veronika", "non-dropping-particle" : "", "parse-names" : false, "suffix" : "" }, { "dropping-particle" : "", "family" : "Fuglestvedt", "given" : "Jan", "non-dropping-particle" : "", "parse-names" : false, "suffix" : "" }, { "dropping-particle" : "", "family" : "Hendricks", "given" : "Johannes", "non-dropping-particle" : "", "parse-names" : false, "suffix" : "" }, { "dropping-particle" : "", "family" : "Lauer", "given" : "Axel", "non-dropping-particle" : "", "parse-names" : false, "suffix" : "" }, { "dropping-particle" : "", "family" : "Lee", "given" : "David", "non-dropping-particle" : "", "parse-names" : false, "suffix" : "" }, { "dropping-particle" : "", "family" : "Righi", "given" : "Mattia", "non-dropping-particle" : "", "parse-names" : false, "suffix" : "" } ], "container-title" : "Environmental Science &amp; Technology", "id" : "ITEM-2", "issue" : "16", "issued" : { "date-parts" : [ [ "2012", "8", "21" ] ] }, "page" : "8868-8877", "title" : "Global-Mean Temperature Change from Shipping toward 2050: Improved Representation of the Indirect Aerosol Effect in Simple Climate Models", "translator" : [ { "dropping-particle" : "", "family" : "G4331", "given" : "", "non-dropping-particle" : "", "parse-names" : false, "suffix" : "" } ], "type" : "article-journal", "volume" : "46" }, "uris" : [ "http://www.mendeley.com/documents/?uuid=8b10011c-24ea-4b13-8b38-9cd0dfde1bd1" ] }, { "id" : "ITEM-3", "itemData" : { "DOI" : "10.5194/acp-7-5061-2007", "ISSN" : "1680-7324", "abstract" : "Abstract. International shipping contributes significantly to the fuel consumption of all transport related activities. Specific emissions of pollutants such as sulfur dioxide (SO2) per kg of fuel emitted are higher than for road transport or aviation. Besides gaseous pollutants, ships also emit various types of particulate matter. The aerosol impacts the Earth's radiation budget directly by scattering and absorbing the solar and thermal radiation and indirectly by changing cloud properties. Here we use ECHAM5/MESSy1-MADE, a global climate model with detailed aerosol and cloud microphysics to study the climate impacts of international shipping. The simulations show that emissions from ships significantly increase the cloud droplet number concentration of low marine water clouds by up to 5% to 30% depending on the ship emission inventory and the geographic region. Whereas the cloud liquid water content remains nearly unchanged in these simulations, effective radii of cloud droplets decrease, leading to cloud optical thickness increase of up to 5\u201310%. The sensitivity of the results is estimated by using three different emission inventories for present-day conditions. The sensitivity analysis reveals that shipping contributes to 2.3% to 3.6% of the total sulfate burden and 0.4% to 1.4% to the total black carbon burden in the year 2000 on the global mean. In addition to changes in aerosol chemical composition, shipping increases the aerosol number concentration, e.g. up to 25% in the size range of the accumulation mode (typically &gt;0.1 \u03bcm) over the Atlantic. The total aerosol optical thickness over the Indian Ocean, the Gulf of Mexico and the Northeastern Pacific increases by up to 8\u201310% depending on the emission inventory. Changes in aerosol optical thickness caused by shipping induced modification of aerosol particle number concentration and chemical composition lead to a change in the shortwave radiation budget at the top of the atmosphere (ToA) under clear-sky condition of about \u22120.014 W/m\u00b2 to \u22120.038 W/m\u00b2 for a global annual average. The corresponding all-sky direct aerosol forcing ranges between \u22120.011 W/m\u00b2 and \u22120.013 W/m\u00b2. The indirect aerosol effect of ships on climate is found to be far larger than previously estimated. An indirect radiative effect of \u22120.19 W/m\u00b2 to \u22120.60 W/m\u00b2 (a change in the atmospheric shortwave radiative flux at ToA) is calculated here, contributing 17% to 39% of the total indirect effect of anthropogenic aerosols. This contributi\u2026", "author" : [ { "dropping-particle" : "", "family" : "Lauer", "given" : "A.", "non-dropping-particle" : "", "parse-names" : false, "suffix" : "" }, { "dropping-particle" : "", "family" : "Eyring", "given" : "V.", "non-dropping-particle" : "", "parse-names" : false, "suffix" : "" }, { "dropping-particle" : "", "family" : "Hendricks", "given" : "J.", "non-dropping-particle" : "", "parse-names" : false, "suffix" : "" }, { "dropping-particle" : "", "family" : "J\u00f6ckel", "given" : "P.", "non-dropping-particle" : "", "parse-names" : false, "suffix" : "" }, { "dropping-particle" : "", "family" : "Lohmann", "given" : "U.", "non-dropping-particle" : "", "parse-names" : false, "suffix" : "" } ], "container-title" : "Atmospheric Chemistry and Physics", "id" : "ITEM-3", "issue" : "19", "issued" : { "date-parts" : [ [ "2007", "10", "4" ] ] }, "page" : "5061-5079", "title" : "Global model simulations of the impact of ocean-going ships on aerosols, clouds, and the radiation budget", "translator" : [ { "dropping-particle" : "", "family" : "G4927", "given" : "", "non-dropping-particle" : "", "parse-names" : false, "suffix" : "" } ], "type" : "article-journal", "volume" : "7" }, "uris" : [ "http://www.mendeley.com/documents/?uuid=c1882dbf-fec2-43f1-a8d7-ba0ebd730c5f" ] }, { "id" : "ITEM-4", "itemData" : { "DOI" : "10.5194/acp-10-4477-2010", "ISSN" : "1680-7324", "abstract" : "Abstract. Aerosols and their precursors are emitted abundantly by transport activities. Transportation constitutes one of the fastest growing activities and its growth is predicted to increase significantly in the future. Previous studies have estimated the aerosol direct radiative forcing from one transport sub-sector, but only one study to our knowledge estimated the range of radiative forcing from the main aerosol components (sulphate, black carbon (BC) and organic carbon) for the whole transportation sector. In this study, we compare results from two different chemical transport models and three radiation codes under different hypothesis of mixing: internal and external mixing using emission inventories for the year 2000. The main results from this study consist of a positive direct radiative forcing for aerosols emitted by road traffic of +20\u00b111 mW m\u22122 for an externally mixed aerosol, and of +32\u00b113 mW m\u22122 when BC is internally mixed. These direct radiative forcings are much higher than the previously published estimate of +3\u00b111 mW m\u22122. For transport activities from shipping, the net direct aerosol radiative forcing is negative. This forcing is dominated by the contribution of the sulphate. For both an external and an internal mixture, the radiative forcing from shipping is estimated at \u221226\u00b14 mW m\u22122. These estimates are in very good agreement with the range of a previously published one (from \u221246 to \u221213 mW m\u22122) but with a much narrower range. By contrast, the direct aerosol forcing from aviation is estimated to be small, and in the range \u22120.9 to +0.3 mW m\u22122.", "author" : [ { "dropping-particle" : "", "family" : "Balkanski", "given" : "Y.", "non-dropping-particle" : "", "parse-names" : false, "suffix" : "" }, { "dropping-particle" : "", "family" : "Myhre", "given" : "G.", "non-dropping-particle" : "", "parse-names" : false, "suffix" : "" }, { "dropping-particle" : "", "family" : "Gauss", "given" : "M.", "non-dropping-particle" : "", "parse-names" : false, "suffix" : "" }, { "dropping-particle" : "", "family" : "R\u00e4del", "given" : "G.", "non-dropping-particle" : "", "parse-names" : false, "suffix" : "" }, { "dropping-particle" : "", "family" : "Highwood", "given" : "E. J.", "non-dropping-particle" : "", "parse-names" : false, "suffix" : "" }, { "dropping-particle" : "", "family" : "Shine", "given" : "K. P.", "non-dropping-particle" : "", "parse-names" : false, "suffix" : "" } ], "container-title" : "Atmospheric Chemistry and Physics", "id" : "ITEM-4", "issue" : "10", "issued" : { "date-parts" : [ [ "2010", "5", "17" ] ] }, "page" : "4477-4489", "title" : "Direct radiative effect of aerosols emitted by transport: from road, shipping and aviation", "translator" : [ { "dropping-particle" : "", "family" : "G4922", "given" : "", "non-dropping-particle" : "", "parse-names" : false, "suffix" : "" } ], "type" : "article-journal", "volume" : "10" }, "uris" : [ "http://www.mendeley.com/documents/?uuid=93cd5df7-879c-46e9-aae5-114e93af31ce" ] } ], "mendeley" : { "formattedCitation" : "(Lauer et al., 2007; Balkanski et al., 2010; Eyring et al., 2010; Lund et al., 2012)", "manualFormatting" : "(Lauer et al., 2007; Balkanski et al., 2010; Eyring et al., 2010; Lund et al., 2012)", "plainTextFormattedCitation" : "(Lauer et al., 2007; Balkanski et al., 2010; Eyring et al., 2010; Lund et al., 2012)", "previouslyFormattedCitation" : "(Lauer et al., 2007; Balkanski et al., 2010; Eyring et al., 2010; Lund et al., 2012)" }, "properties" : { "noteIndex" : 0 }, "schema" : "https://github.com/citation-style-language/schema/raw/master/csl-citation.json" }</w:instrText>
        </w:r>
      </w:ins>
      <w:del w:id="4686" w:author="Robin Matthews" w:date="2021-07-08T17:25:00Z">
        <w:r w:rsidR="00D477C7" w:rsidDel="002D39BF">
          <w:rPr>
            <w:rFonts w:cs="Times New Roman"/>
            <w:lang w:val="en-GB" w:eastAsia="en-US"/>
          </w:rPr>
          <w:delInstrText>ADDIN CSL_CITATION { "citationItems" : [ { "id" : "ITEM-1", "itemData" : { "DOI" : "10.1016/j.atmosenv.2009.04.059", "ISSN" : "13522310", "author" : [ { "dropping-particle" : "", "family" : "Eyring", "given" : "Veronika", "non-dropping-particle" : "", "parse-names" : false, "suffix" : "" }, { "dropping-particle" : "", "family" : "Isaksen", "given" : "Ivar S.A.", "non-dropping-particle" : "", "parse-names" : false, "suffix" : "" }, { "dropping-particle" : "", "family" : "Berntsen", "given" : "Terje", "non-dropping-particle" : "", "parse-names" : false, "suffix" : "" }, { "dropping-particle" : "", "family" : "Collins", "given" : "William J.", "non-dropping-particle" : "", "parse-names" : false, "suffix" : "" }, { "dropping-particle" : "", "family" : "Corbett", "given" : "James J.", "non-dropping-particle" : "", "parse-names" : false, "suffix" : "" }, { "dropping-particle" : "", "family" : "Endresen", "given" : "Oyvind", "non-dropping-particle" : "", "parse-names" : false, "suffix" : "" }, { "dropping-particle" : "", "family" : "Grainger", "given" : "Roy G.", "non-dropping-particle" : "", "parse-names" : false, "suffix" : "" }, { "dropping-particle" : "", "family" : "Moldanova", "given" : "Jana", "non-dropping-particle" : "", "parse-names" : false, "suffix" : "" }, { "dropping-particle" : "", "family" : "Schlager", "given" : "Hans", "non-dropping-particle" : "", "parse-names" : false, "suffix" : "" }, { "dropping-particle" : "", "family" : "Stevenson", "given" : "David S.", "non-dropping-particle" : "", "parse-names" : false, "suffix" : "" } ], "container-title" : "Atmospheric Environment", "id" : "ITEM-1", "issue" : "37", "issued" : { "date-parts" : [ [ "2010", "12" ] ] }, "page" : "4735-4771", "title" : "Transport impacts on atmosphere and climate: Shipping", "translator" : [ { "dropping-particle" : "", "family" : "G4923", "given" : "", "non-dropping-particle" : "", "parse-names" : false, "suffix" : "" } ], "type" : "article-journal", "volume" : "44" }, "uris" : [ "http://www.mendeley.com/documents/?uuid=6f54dc70-7875-4fa5-9ddf-be26d2dd8931" ] }, { "id" : "ITEM-2", "itemData" : { "DOI" : "10.1021/es301166e", "ISSN" : "0013-936X", "abstract" : "We utilize a range of emission scenarios for shipping to determine the induced global-mean radiative forcing and temperature change. Ship emission scenarios consistent with the new regulations on nitrogen oxides (NO x ) and sulfur dioxide (SO 2 ) from the International Maritime Organization and two of the Representative Concentration Pathways are used as input to a simple climate model (SCM). Based on a complex aerosol-climate model we develop and test new parametrizations of the indirect aerosol effect (IAE) in the SCM that account for nonlinearities in radiative forcing of ship-induced IAE. We find that shipping causes a net global cooling impact throughout the period 1900-2050 across all parametrizations and scenarios. However, calculated total net global-mean temperature change in 2050 ranges from -0.03[-0.07,-0.002]\u00b0C to -0.3[-0.6,-0.2]\u00b0C in the A1B scenario. This wide range across parametrizations emphasizes the importance of properly representing the IAE in SCMs and to reflect the uncertainties from complex global models. Furthermore, our calculations show that the future ship-induced temperature response is likely a continued cooling if SO 2 and NO x emissions continue to increase due to a strong increase in activity, despite current emission regulations. However, such cooling does not negate the need for continued efforts to reduce CO 2 emissions, since residual warming from CO 2 is long-lived. \u00a9 2012 American Chemical Society.", "author" : [ { "dropping-particle" : "", "family" : "Lund", "given" : "Marianne Tronstad", "non-dropping-particle" : "", "parse-names" : false, "suffix" : "" }, { "dropping-particle" : "", "family" : "Eyring", "given" : "Veronika", "non-dropping-particle" : "", "parse-names" : false, "suffix" : "" }, { "dropping-particle" : "", "family" : "Fuglestvedt", "given" : "Jan", "non-dropping-particle" : "", "parse-names" : false, "suffix" : "" }, { "dropping-particle" : "", "family" : "Hendricks", "given" : "Johannes", "non-dropping-particle" : "", "parse-names" : false, "suffix" : "" }, { "dropping-particle" : "", "family" : "Lauer", "given" : "Axel", "non-dropping-particle" : "", "parse-names" : false, "suffix" : "" }, { "dropping-particle" : "", "family" : "Lee", "given" : "David", "non-dropping-particle" : "", "parse-names" : false, "suffix" : "" }, { "dropping-particle" : "", "family" : "Righi", "given" : "Mattia", "non-dropping-particle" : "", "parse-names" : false, "suffix" : "" } ], "container-title" : "Environmental Science &amp; Technology", "id" : "ITEM-2", "issue" : "16", "issued" : { "date-parts" : [ [ "2012", "8", "21" ] ] }, "page" : "8868-8877", "title" : "Global-Mean Temperature Change from Shipping toward 2050: Improved Representation of the Indirect Aerosol Effect in Simple Climate Models", "translator" : [ { "dropping-particle" : "", "family" : "G4331", "given" : "", "non-dropping-particle" : "", "parse-names" : false, "suffix" : "" } ], "type" : "article-journal", "volume" : "46" }, "uris" : [ "http://www.mendeley.com/documents/?uuid=8b10011c-24ea-4b13-8b38-9cd0dfde1bd1" ] }, { "id" : "ITEM-3", "itemData" : { "DOI" : "10.5194/acp-7-5061-2007", "ISSN" : "1680-7324", "abstract" : "Abstract. International shipping contributes significantly to the fuel consumption of all transport related activities. Specific emissions of pollutants such as sulfur dioxide (SO2) per kg of fuel emitted are higher than for road transport or aviation. Besides gaseous pollutants, ships also emit various types of particulate matter. The aerosol impacts the Earth's radiation budget directly by scattering and absorbing the solar and thermal radiation and indirectly by changing cloud properties. Here we use ECHAM5/MESSy1-MADE, a global climate model with detailed aerosol and cloud microphysics to study the climate impacts of international shipping. The simulations show that emissions from ships significantly increase the cloud droplet number concentration of low marine water clouds by up to 5% to 30% depending on the ship emission inventory and the geographic region. Whereas the cloud liquid water content remains nearly unchanged in these simulations, effective radii of cloud droplets decrease, leading to cloud optical thickness increase of up to 5\u201310%. The sensitivity of the results is estimated by using three different emission inventories for present-day conditions. The sensitivity analysis reveals that shipping contributes to 2.3% to 3.6% of the total sulfate burden and 0.4% to 1.4% to the total black carbon burden in the year 2000 on the global mean. In addition to changes in aerosol chemical composition, shipping increases the aerosol number concentration, e.g. up to 25% in the size range of the accumulation mode (typically &gt;0.1 \u03bcm) over the Atlantic. The total aerosol optical thickness over the Indian Ocean, the Gulf of Mexico and the Northeastern Pacific increases by up to 8\u201310% depending on the emission inventory. Changes in aerosol optical thickness caused by shipping induced modification of aerosol particle number concentration and chemical composition lead to a change in the shortwave radiation budget at the top of the atmosphere (ToA) under clear-sky condition of about \u22120.014 W/m\u00b2 to \u22120.038 W/m\u00b2 for a global annual average. The corresponding all-sky direct aerosol forcing ranges between \u22120.011 W/m\u00b2 and \u22120.013 W/m\u00b2. The indirect aerosol effect of ships on climate is found to be far larger than previously estimated. An indirect radiative effect of \u22120.19 W/m\u00b2 to \u22120.60 W/m\u00b2 (a change in the atmospheric shortwave radiative flux at ToA) is calculated here, contributing 17% to 39% of the total indirect effect of anthropogenic aerosols. This contributi\u2026", "author" : [ { "dropping-particle" : "", "family" : "Lauer", "given" : "A.", "non-dropping-particle" : "", "parse-names" : false, "suffix" : "" }, { "dropping-particle" : "", "family" : "Eyring", "given" : "V.", "non-dropping-particle" : "", "parse-names" : false, "suffix" : "" }, { "dropping-particle" : "", "family" : "Hendricks", "given" : "J.", "non-dropping-particle" : "", "parse-names" : false, "suffix" : "" }, { "dropping-particle" : "", "family" : "J\u00f6ckel", "given" : "P.", "non-dropping-particle" : "", "parse-names" : false, "suffix" : "" }, { "dropping-particle" : "", "family" : "Lohmann", "given" : "U.", "non-dropping-particle" : "", "parse-names" : false, "suffix" : "" } ], "container-title" : "Atmospheric Chemistry and Physics", "id" : "ITEM-3", "issue" : "19", "issued" : { "date-parts" : [ [ "2007", "10", "4" ] ] }, "page" : "5061-5079", "title" : "Global model simulations of the impact of ocean-going ships on aerosols, clouds, and the radiation budget", "translator" : [ { "dropping-particle" : "", "family" : "G4927", "given" : "", "non-dropping-particle" : "", "parse-names" : false, "suffix" : "" } ], "type" : "article-journal", "volume" : "7" }, "uris" : [ "http://www.mendeley.com/documents/?uuid=c1882dbf-fec2-43f1-a8d7-ba0ebd730c5f" ] }, { "id" : "ITEM-4", "itemData" : { "DOI" : "10.5194/acp-10-4477-2010", "ISSN" : "1680-7324", "abstract" : "Abstract. Aerosols and their precursors are emitted abundantly by transport activities. Transportation constitutes one of the fastest growing activities and its growth is predicted to increase significantly in the future. Previous studies have estimated the aerosol direct radiative forcing from one transport sub-sector, but only one study to our knowledge estimated the range of radiative forcing from the main aerosol components (sulphate, black carbon (BC) and organic carbon) for the whole transportation sector. In this study, we compare results from two different chemical transport models and three radiation codes under different hypothesis of mixing: internal and external mixing using emission inventories for the year 2000. The main results from this study consist of a positive direct radiative forcing for aerosols emitted by road traffic of +20\u00b111 mW m\u22122 for an externally mixed aerosol, and of +32\u00b113 mW m\u22122 when BC is internally mixed. These direct radiative forcings are much higher than the previously published estimate of +3\u00b111 mW m\u22122. For transport activities from shipping, the net direct aerosol radiative forcing is negative. This forcing is dominated by the contribution of the sulphate. For both an external and an internal mixture, the radiative forcing from shipping is estimated at \u221226\u00b14 mW m\u22122. These estimates are in very good agreement with the range of a previously published one (from \u221246 to \u221213 mW m\u22122) but with a much narrower range. By contrast, the direct aerosol forcing from aviation is estimated to be small, and in the range \u22120.9 to +0.3 mW m\u22122.", "author" : [ { "dropping-particle" : "", "family" : "Balkanski", "given" : "Y.", "non-dropping-particle" : "", "parse-names" : false, "suffix" : "" }, { "dropping-particle" : "", "family" : "Myhre", "given" : "G.", "non-dropping-particle" : "", "parse-names" : false, "suffix" : "" }, { "dropping-particle" : "", "family" : "Gauss", "given" : "M.", "non-dropping-particle" : "", "parse-names" : false, "suffix" : "" }, { "dropping-particle" : "", "family" : "R\u00e4del", "given" : "G.", "non-dropping-particle</w:delInstrText>
        </w:r>
        <w:r w:rsidR="00D477C7" w:rsidRPr="002A1EE0" w:rsidDel="002D39BF">
          <w:rPr>
            <w:rFonts w:cs="Times New Roman"/>
            <w:lang w:eastAsia="en-US"/>
          </w:rPr>
          <w:delInstrText>" : "", "parse-names" : false, "suffix" : "" }, { "dropping-particle" : "", "family" : "Highwood", "given" : "E. J.", "non-dropping-particle" : "", "parse-names" : false, "suffix" : "" }, { "dropping-particle" : "", "family" : "Shine", "given" : "K. P.", "non-dropping-particle" : "", "parse-names" : false, "suffix" : "" } ], "container-title" : "Atmospheric Chemistry and Physics", "id" : "ITEM-4", "issue" : "10", "issued" : { "date-parts" : [ [ "2010", "5", "17" ] ] }, "page" : "4477-4489", "title" : "Direct radiative effect of aerosols emitted by transport: from road, shipping and aviation", "translator" : [ { "dropping-particle" : "", "family" : "G4922", "given" : "", "non-dropping-particle" : "", "parse-names" : false, "suffix" : "" } ], "type" : "article-journal", "volume" : "10" }, "uris" : [ "http://www.mendeley.com/documents/?uuid=93cd5df7-879c-46e9-aae5-114e93af31ce" ] } ], "mendeley" : { "formattedCitation" : "(Lauer et al., 2007; Balkanski et al., 2010; Eyring et al., 2010; Lund et al., 2012)", "manualFormatting" : "(Balkanski et al., 2010; Eyring et al., 2010; Lauer et al., 2007; Lund et al., 2012)", "plainTextFormattedCitation" : "(Lauer et al., 2007; Balkanski et al., 2010; Eyring et al., 2010; Lund et al., 2012)", "previouslyFormattedCitation" : "(Lauer et al., 2007; Balkanski et al., 2010; Eyring et al., 2010; Lund et al., 2012)" }, "properties" : { "noteIndex" : 0 }, "schema" : "https://github.com/citation-style-language/schema/raw/master/csl-citation.json" }</w:delInstrText>
        </w:r>
      </w:del>
      <w:r w:rsidR="00E578B9" w:rsidRPr="003C502A">
        <w:rPr>
          <w:rFonts w:cs="Times New Roman"/>
          <w:lang w:val="en-GB" w:eastAsia="en-US"/>
        </w:rPr>
        <w:fldChar w:fldCharType="separate"/>
      </w:r>
      <w:r w:rsidR="00CB33A1">
        <w:rPr>
          <w:rFonts w:cs="Times New Roman"/>
          <w:noProof/>
          <w:lang w:eastAsia="en-US"/>
        </w:rPr>
        <w:t>(</w:t>
      </w:r>
      <w:ins w:id="4687" w:author="Robin Matthews" w:date="2021-07-08T17:25:00Z">
        <w:r w:rsidR="002D39BF">
          <w:rPr>
            <w:noProof/>
          </w:rPr>
          <w:t>Lauer et al., 2007; Balkanski et al., 2010; Eyring et al., 2010; Lund et al., 2012</w:t>
        </w:r>
      </w:ins>
      <w:del w:id="4688" w:author="Robin Matthews" w:date="2021-07-08T17:25:00Z">
        <w:r w:rsidR="00CB33A1" w:rsidDel="002D39BF">
          <w:rPr>
            <w:rFonts w:cs="Times New Roman"/>
            <w:noProof/>
            <w:lang w:eastAsia="en-US"/>
          </w:rPr>
          <w:delText>Balkanski et al., 2010; Eyring et al., 2010; Lauer et al., 2007; Lund et al., 2012</w:delText>
        </w:r>
      </w:del>
      <w:r w:rsidR="00CB33A1">
        <w:rPr>
          <w:rFonts w:cs="Times New Roman"/>
          <w:noProof/>
          <w:lang w:eastAsia="en-US"/>
        </w:rPr>
        <w:t>)</w:t>
      </w:r>
      <w:r w:rsidR="00E578B9" w:rsidRPr="003C502A">
        <w:rPr>
          <w:rFonts w:cs="Times New Roman"/>
          <w:lang w:val="en-GB" w:eastAsia="en-US"/>
        </w:rPr>
        <w:fldChar w:fldCharType="end"/>
      </w:r>
      <w:commentRangeEnd w:id="4684"/>
      <w:r w:rsidR="00CB33A1">
        <w:rPr>
          <w:rStyle w:val="Marquedecommentaire"/>
        </w:rPr>
        <w:commentReference w:id="4684"/>
      </w:r>
      <w:r w:rsidR="00E578B9" w:rsidRPr="003C502A">
        <w:rPr>
          <w:rFonts w:cs="Times New Roman"/>
          <w:lang w:eastAsia="en-US"/>
        </w:rPr>
        <w:t xml:space="preserve">. </w:t>
      </w:r>
      <w:r w:rsidR="00E578B9" w:rsidRPr="003C502A">
        <w:rPr>
          <w:rFonts w:cs="Times New Roman"/>
          <w:lang w:val="en-GB" w:eastAsia="en-US"/>
        </w:rPr>
        <w:fldChar w:fldCharType="begin" w:fldLock="1"/>
      </w:r>
      <w:r w:rsidR="00D477C7">
        <w:rPr>
          <w:rFonts w:cs="Times New Roman"/>
          <w:lang w:eastAsia="en-US"/>
        </w:rPr>
        <w:instrText>ADDIN CSL_CITATION { "citationItems" : [ { "id" : "ITEM-1", "itemData" : { "DOI" : "10.5194/acp-13-12059-2013", "ISSN" : "1680-7324", "abstract" : "Abstract. Aerosol particles from shipping emissions both cool the climate and cause adverse health effects. The cooling effect is, however, declining because of shipping emission controls aiming to improve air quality. We used an aerosol-climate model ECHAM-HAMMOZ to test whether by altering ship fuel sulfur content, the present-day aerosol-induced cooling effect from shipping could be preserved, while at the same time reducing premature mortality rates related to shipping emissions. We compared the climate and health effects of a present-day shipping emission scenario (ship fuel sulfur content of 2.7%) with (1) a simulation with strict emission controls in the coastal waters (ship fuel sulfur content of 0.1%) and twofold the present-day fuel sulfur content (i.e. 5.4%) elsewhere; and (2) a scenario with global strict shipping emission controls (ship fuel sulfur content of 0.1% in coastal waters and 0.5% elsewhere) roughly corresponding to international agreements to be enforced by the year 2020. Scenario 1 had a slightly stronger aerosol-induced effective radiative forcing (ERF) from shipping than the present-day scenario (\u22120.43 W m\u22122 vs. \u22120.39 W m\u22122) while reducing premature mortality from shipping by 69% (globally 34 900 deaths avoided per year). Scenario 2 decreased the ERF to \u22120.06 W m\u22122 and annual deaths by 96% (globally 48 200 deaths avoided per year) compared to present-day. Our results show that the cooling effect of present-day emissions could be retained with simultaneous notable improvements in air quality, even though the shipping emissions from the open ocean clearly have a significant effect on continental air quality. However, increasing ship fuel sulfur content in the open ocean would violate existing international treaties, could cause detrimental side-effects, and could be classified as geoengineering.", "author" : [ { "dropping-particle" : "", "family" : "Partanen", "given" : "A. I.", "non-dropping-particle" : "", "parse-names" : false, "suffix" : "" }, { "dropping-particle" : "", "family" : "Laakso", "given" : "A.", "non-dropping-particle" : "", "parse-names" : false, "suffix" : "" }, { "dropping-particle" : "", "family" : "Schmidt", "given" : "A.", "non-dropping-particle" : "", "parse-names" : false, "suffix" : "" }, { "dropping-particle" : "", "family" : "Kokkola", "given" : "H.", "non-dropping-particle" : "", "parse-names" : false, "suffix" : "" }, { "dropping-particle" : "", "family" : "Kuokkanen", "given" : "T.", "non-dropping-particle" : "", "parse-names" : false, "suffix" : "" }, { "dropping-particle" : "", "family" : "Pietik\u00e4inen", "given" : "J.-P.", "non-droppi</w:instrText>
      </w:r>
      <w:r w:rsidR="00D477C7" w:rsidRPr="002A1EE0">
        <w:rPr>
          <w:rFonts w:cs="Times New Roman"/>
          <w:lang w:val="en-US" w:eastAsia="en-US"/>
        </w:rPr>
        <w:instrText>ng-particle" : "", "parse-names" : false, "suffix" : "" }, { "dropping-particle" : "", "family" : "Kerminen", "given" : "V.-M.", "non-dropping-particle" : "", "parse-names" : false, "suffix" : "" }, { "dropping-particle" : "", "family" : "Lehtinen", "given" : "K. E. J.", "non-dropping-particle" : "", "parse-names" : false, "suffix" : "" }, { "dropping-particle" : "", "family" : "Laakso", "given" : "L.", "non-dropping-particle" : "", "parse-names" : false, "suffix" : "" }, { "dropping-particle" : "", "family" : "Korhonen", "given" : "H.", "non-dropping-particle" : "", "parse-names" : false, "suffix" : "" } ], "container-title" : "Atmospheric Chemistry and Physics", "id" : "ITEM-1", "issue" : "23", "issued" : { "date-parts" : [ [ "2013", "12", "12" ] ] }, "page" : "12059-12071", "title" : "Climate and air quality trade-offs in altering ship fuel sulfur content", "translator" : [ { "dropping-particle" : "", "family" : "G4921", "given" : "", "non-dropping-particle" : "", "parse-names" : false, "suffix" : "" } ], "type" : "article-journal", "volume" : "13" }, "suppress-author" : 1, "uris" : [ "http://www.mendeley.com/documents/?uuid=ac1aaef8-6603-47ec-8c0f-bd86223c1e00" ] } ], "mendeley" : { "formattedCitation" : "(2013)", "manualFormatting" : "Partanen et al. (2013)", "plainTextFormattedCitation" : "(2013)", "previouslyFormattedCitation" : "(2013)" }, "properties" : { "noteIndex" : 0 }, "schema" : "https://github.com/citation-style-language/schema/raw/master/csl-citation.json" }</w:instrText>
      </w:r>
      <w:r w:rsidR="00E578B9" w:rsidRPr="003C502A">
        <w:rPr>
          <w:rFonts w:cs="Times New Roman"/>
          <w:lang w:val="en-GB" w:eastAsia="en-US"/>
        </w:rPr>
        <w:fldChar w:fldCharType="separate"/>
      </w:r>
      <w:r w:rsidR="00CB33A1">
        <w:rPr>
          <w:rFonts w:cs="Times New Roman"/>
          <w:noProof/>
          <w:lang w:val="en-GB" w:eastAsia="en-US"/>
        </w:rPr>
        <w:t>Partanen et al. (2013)</w:t>
      </w:r>
      <w:r w:rsidR="00E578B9" w:rsidRPr="003C502A">
        <w:rPr>
          <w:rFonts w:cs="Times New Roman"/>
          <w:lang w:val="en-GB" w:eastAsia="en-US"/>
        </w:rPr>
        <w:fldChar w:fldCharType="end"/>
      </w:r>
      <w:r w:rsidR="00E578B9" w:rsidRPr="003C502A">
        <w:rPr>
          <w:rFonts w:cs="Times New Roman"/>
          <w:lang w:val="en-GB" w:eastAsia="en-US"/>
        </w:rPr>
        <w:t xml:space="preserve"> reported a global mean ERF for year</w:t>
      </w:r>
      <w:ins w:id="4689" w:author="Lucy Cowie" w:date="2021-07-28T15:12:00Z">
        <w:r w:rsidR="0070432A">
          <w:rPr>
            <w:rFonts w:cs="Times New Roman"/>
            <w:lang w:val="en-GB" w:eastAsia="en-US"/>
          </w:rPr>
          <w:t>-</w:t>
        </w:r>
      </w:ins>
      <w:del w:id="4690" w:author="Lucy Cowie" w:date="2021-07-28T15:12:00Z">
        <w:r w:rsidR="00E578B9" w:rsidRPr="003C502A" w:rsidDel="0070432A">
          <w:rPr>
            <w:rFonts w:cs="Times New Roman"/>
            <w:lang w:val="en-GB" w:eastAsia="en-US"/>
          </w:rPr>
          <w:delText xml:space="preserve"> </w:delText>
        </w:r>
      </w:del>
      <w:r w:rsidR="00E578B9" w:rsidRPr="003C502A">
        <w:rPr>
          <w:rFonts w:cs="Times New Roman"/>
          <w:lang w:val="en-GB" w:eastAsia="en-US"/>
        </w:rPr>
        <w:t xml:space="preserve">2010 shipping aerosol emissions of </w:t>
      </w:r>
      <w:ins w:id="4691" w:author="Lucy Cowie" w:date="2021-07-28T15:12:00Z">
        <w:r w:rsidR="0070432A">
          <w:rPr>
            <w:rFonts w:cs="Times New Roman"/>
            <w:lang w:val="en-GB" w:eastAsia="en-US"/>
          </w:rPr>
          <w:t>–</w:t>
        </w:r>
      </w:ins>
      <w:del w:id="4692" w:author="Lucy Cowie" w:date="2021-07-28T15:12:00Z">
        <w:r w:rsidR="00E578B9" w:rsidRPr="003C502A" w:rsidDel="0070432A">
          <w:rPr>
            <w:rFonts w:cs="Times New Roman"/>
            <w:lang w:val="en-GB" w:eastAsia="en-US"/>
          </w:rPr>
          <w:delText>-</w:delText>
        </w:r>
      </w:del>
      <w:r w:rsidR="00E578B9" w:rsidRPr="003C502A">
        <w:rPr>
          <w:rFonts w:cs="Times New Roman"/>
          <w:lang w:val="en-GB" w:eastAsia="en-US"/>
        </w:rPr>
        <w:t>390 mW m</w:t>
      </w:r>
      <w:ins w:id="4693" w:author="Lucy Cowie" w:date="2021-07-28T15:11:00Z">
        <w:r w:rsidR="0070432A">
          <w:rPr>
            <w:rFonts w:cs="Times New Roman"/>
            <w:vertAlign w:val="superscript"/>
            <w:lang w:val="en-GB" w:eastAsia="en-US"/>
          </w:rPr>
          <w:t>–</w:t>
        </w:r>
      </w:ins>
      <w:del w:id="4694" w:author="Lucy Cowie" w:date="2021-07-28T15:11:00Z">
        <w:r w:rsidR="00E578B9" w:rsidRPr="003C502A" w:rsidDel="0070432A">
          <w:rPr>
            <w:rFonts w:cs="Times New Roman"/>
            <w:vertAlign w:val="superscript"/>
            <w:lang w:val="en-GB" w:eastAsia="en-US"/>
          </w:rPr>
          <w:delText>-</w:delText>
        </w:r>
      </w:del>
      <w:r w:rsidR="00E578B9" w:rsidRPr="003C502A">
        <w:rPr>
          <w:rFonts w:cs="Times New Roman"/>
          <w:vertAlign w:val="superscript"/>
          <w:lang w:val="en-GB" w:eastAsia="en-US"/>
        </w:rPr>
        <w:t>2</w:t>
      </w:r>
      <w:r w:rsidR="00E578B9" w:rsidRPr="003C502A">
        <w:rPr>
          <w:rFonts w:cs="Times New Roman"/>
          <w:lang w:val="en-GB" w:eastAsia="en-US"/>
        </w:rPr>
        <w:t>. The temperature change has been shown to be highly sensitive to the choice of aerosol</w:t>
      </w:r>
      <w:ins w:id="4695" w:author="Lucy Cowie" w:date="2021-07-28T15:12:00Z">
        <w:r w:rsidR="0070432A">
          <w:rPr>
            <w:rFonts w:cs="Times New Roman"/>
            <w:lang w:val="en-GB" w:eastAsia="en-US"/>
          </w:rPr>
          <w:t>–</w:t>
        </w:r>
      </w:ins>
      <w:del w:id="4696" w:author="Lucy Cowie" w:date="2021-07-28T15:12:00Z">
        <w:r w:rsidR="00E578B9" w:rsidRPr="003C502A" w:rsidDel="0070432A">
          <w:rPr>
            <w:rFonts w:cs="Times New Roman"/>
            <w:lang w:val="en-GB" w:eastAsia="en-US"/>
          </w:rPr>
          <w:delText>-</w:delText>
        </w:r>
      </w:del>
      <w:r w:rsidR="00E578B9" w:rsidRPr="003C502A">
        <w:rPr>
          <w:rFonts w:cs="Times New Roman"/>
          <w:lang w:val="en-GB" w:eastAsia="en-US"/>
        </w:rPr>
        <w:t>cloud parame</w:t>
      </w:r>
      <w:ins w:id="4697" w:author="Lucy Cowie" w:date="2021-07-27T17:18:00Z">
        <w:r w:rsidR="009521A8">
          <w:rPr>
            <w:rFonts w:cs="Times New Roman"/>
            <w:lang w:val="en-GB" w:eastAsia="en-US"/>
          </w:rPr>
          <w:t>t</w:t>
        </w:r>
      </w:ins>
      <w:del w:id="4698" w:author="Lucy Cowie" w:date="2021-07-27T17:18:00Z">
        <w:r w:rsidR="00E578B9" w:rsidRPr="003C502A" w:rsidDel="009521A8">
          <w:rPr>
            <w:rFonts w:cs="Times New Roman"/>
            <w:lang w:val="en-GB" w:eastAsia="en-US"/>
          </w:rPr>
          <w:delText>te</w:delText>
        </w:r>
      </w:del>
      <w:r w:rsidR="00E578B9" w:rsidRPr="003C502A">
        <w:rPr>
          <w:rFonts w:cs="Times New Roman"/>
          <w:lang w:val="en-GB" w:eastAsia="en-US"/>
        </w:rPr>
        <w:t xml:space="preserve">rization </w:t>
      </w:r>
      <w:r w:rsidR="00E578B9" w:rsidRPr="003C502A">
        <w:rPr>
          <w:rFonts w:cs="Times New Roman"/>
          <w:lang w:val="en-GB" w:eastAsia="en-US"/>
        </w:rPr>
        <w:fldChar w:fldCharType="begin" w:fldLock="1"/>
      </w:r>
      <w:r w:rsidR="00D477C7">
        <w:rPr>
          <w:rFonts w:cs="Times New Roman"/>
          <w:lang w:val="en-GB" w:eastAsia="en-US"/>
        </w:rPr>
        <w:instrText>ADDIN CSL_CITATION { "citationItems" : [ { "id" : "ITEM-1", "itemData" : { "DOI" : "10.1021/es301166e", "ISSN" : "0013-936X", "abstract" : "We utilize a range of emission scenarios for shipping to determine the induced global-mean radiative forcing and temperature change. Ship emission scenarios consistent with the new regulations on nitrogen oxides (NO x ) and sulfur dioxide (SO 2 ) from the International Maritime Organization and two of the Representative Concentration Pathways are used as input to a simple climate model (SCM). Based on a complex aerosol-climate model we develop and test new parametrizations of the indirect aerosol effect (IAE) in the SCM that account for nonlinearities in radiative forcing of ship-induced IAE. We find that shipping causes a net global cooling impact throughout the period 1900-2050 across all parametrizations and scenarios. However, calculated total net global-mean temperature change in 2050 ranges from -0.03[-0.07,-0.002]\u00b0C to -0.3[-0.6,-0.2]\u00b0C in the A1B scenario. This wide range across parametrizations emphasizes the importance of properly representing the IAE in SCMs and to reflect the uncertainties from complex global models. Furthermore, our calculations show that the future ship-induced temperature response is likely a continued cooling if SO 2 and NO x emissions continue to increase due to a strong increase in activity, despite current emission regulations. However, such cooling does not negate the need for continued efforts to reduce CO 2 emissions, since residual warming from CO 2 is long-lived. \u00a9 2012 American Chemical Society.", "author" : [ { "dropping-particle" : "", "family" : "Lund", "given" : "Marianne Tronstad", "non-dropping-particle" : "", "parse-names" : false, "suffix" : "" }, { "dropping-particle" : "", "family" : "Eyring", "given" : "Veronika", "non-dropping-particle" : "", "parse-names" : false, "suffix" : "" }, { "dropping-particle" : "", "family" : "Fuglestvedt", "given" : "Jan", "non-dropping-particle" : "", "parse-names" : false, "suffix" : "" }, { "dropping-particle" : "", "family" : "Hendricks", "given" : "Johannes", "non-dropping-particle" : "", "parse-names" : false, "suffix" : "" }, { "dropping-particle" : "", "family" : "Lauer", "given" : "Axel", "non-dropping-particle" : "", "parse-names" : false, "suffix" : "" }, { "dropping-particle" : "", "family" : "Lee", "given" : "David", "non-dropping-particle" : "", "parse-names" : false, "suffix" : "" }, { "dropping-particle" : "", "family" : "Righi", "given" : "Mattia", "non-dropping-particle" : "", "parse-names" : false, "suffix" : "" } ], "container-title" : "Environmental Science &amp; Technology", "id" : "ITEM-1", "issue" : "16", "issued" : { "date-parts" : [ [ "2012", "8", "21" ] ] }, "page" : "8868-8877", "title" : "Global-Mean Temperature Change from Shipping toward 2050: Improved Representation of the Indirect Aerosol Effect in Simple Climate Models", "translator" : [ { "dropping-particle" : "", "family" : "G4331", "given" : "", "non-dropping-particle" : "", "parse-names" : false, "suffix" : "" } ], "type" : "article-journal", "volume" : "46" }, "uris" : [ "http://www.mendeley.com/documents/?uuid=8b10011c-24ea-4b13-8b38-9cd0dfde1bd1" ] } ], "mendeley" : { "formattedCitation" : "(Lund et al., 2012)", "manualFormatting" : "(Lund et al., 2012)", "plainTextFormattedCitation" : "(Lund et al., 2012)", "previouslyFormattedCitation" : "(Lund et al., 2012)" }, "properties" : { "noteIndex" : 0 }, "schema" : "https://github.com/citation-style-language/schema/raw/master/csl-citation.json" }</w:instrText>
      </w:r>
      <w:r w:rsidR="00E578B9" w:rsidRPr="003C502A">
        <w:rPr>
          <w:rFonts w:cs="Times New Roman"/>
          <w:lang w:val="en-GB" w:eastAsia="en-US"/>
        </w:rPr>
        <w:fldChar w:fldCharType="separate"/>
      </w:r>
      <w:r w:rsidR="00CB33A1">
        <w:rPr>
          <w:rFonts w:cs="Times New Roman"/>
          <w:noProof/>
          <w:lang w:val="en-GB" w:eastAsia="en-US"/>
        </w:rPr>
        <w:t>(Lund et al., 2012)</w:t>
      </w:r>
      <w:r w:rsidR="00E578B9" w:rsidRPr="003C502A">
        <w:rPr>
          <w:rFonts w:cs="Times New Roman"/>
          <w:lang w:val="en-GB" w:eastAsia="en-US"/>
        </w:rPr>
        <w:fldChar w:fldCharType="end"/>
      </w:r>
      <w:r w:rsidR="00E578B9" w:rsidRPr="003C502A">
        <w:rPr>
          <w:rFonts w:cs="Times New Roman"/>
          <w:lang w:val="en-GB" w:eastAsia="en-US"/>
        </w:rPr>
        <w:t xml:space="preserve">. </w:t>
      </w:r>
      <w:del w:id="4699" w:author="Lucy Cowie" w:date="2021-07-28T15:12:00Z">
        <w:r w:rsidR="00E578B9" w:rsidRPr="003C502A" w:rsidDel="0070432A">
          <w:rPr>
            <w:rFonts w:cs="Times New Roman"/>
            <w:lang w:val="en-GB" w:eastAsia="en-US"/>
          </w:rPr>
          <w:delText xml:space="preserve"> </w:delText>
        </w:r>
      </w:del>
      <w:r w:rsidR="003009C2">
        <w:rPr>
          <w:rFonts w:cs="Times New Roman"/>
          <w:lang w:val="en-GB" w:eastAsia="en-US"/>
        </w:rPr>
        <w:t>One year of g</w:t>
      </w:r>
      <w:r w:rsidR="00E578B9" w:rsidRPr="00123DBD">
        <w:rPr>
          <w:rFonts w:cs="Times New Roman"/>
          <w:lang w:val="en-GB" w:eastAsia="en-US"/>
        </w:rPr>
        <w:t>lobal present-day shipping emissions</w:t>
      </w:r>
      <w:r w:rsidR="00E578B9" w:rsidRPr="00035D67">
        <w:rPr>
          <w:rFonts w:cs="Times New Roman"/>
          <w:lang w:val="en-GB" w:eastAsia="en-US"/>
        </w:rPr>
        <w:t>, not considering</w:t>
      </w:r>
      <w:ins w:id="4700" w:author="Lucy Cowie" w:date="2021-07-28T15:12:00Z">
        <w:r w:rsidR="009614D0">
          <w:rPr>
            <w:rFonts w:cs="Times New Roman"/>
            <w:lang w:val="en-GB" w:eastAsia="en-US"/>
          </w:rPr>
          <w:t xml:space="preserve"> the</w:t>
        </w:r>
      </w:ins>
      <w:r w:rsidR="00E578B9" w:rsidRPr="00035D67">
        <w:rPr>
          <w:rFonts w:cs="Times New Roman"/>
          <w:lang w:val="en-GB" w:eastAsia="en-US"/>
        </w:rPr>
        <w:t xml:space="preserve"> impact of recent low </w:t>
      </w:r>
      <w:r w:rsidR="009D5379">
        <w:rPr>
          <w:rFonts w:cs="Times New Roman"/>
          <w:lang w:val="en-GB" w:eastAsia="en-US"/>
        </w:rPr>
        <w:t>sulph</w:t>
      </w:r>
      <w:r w:rsidR="00E578B9" w:rsidRPr="00035D67">
        <w:rPr>
          <w:rFonts w:cs="Times New Roman"/>
          <w:lang w:val="en-GB" w:eastAsia="en-US"/>
        </w:rPr>
        <w:t xml:space="preserve">ur fuel regulation </w:t>
      </w:r>
      <w:r w:rsidR="00E578B9" w:rsidRPr="00035D67">
        <w:rPr>
          <w:rFonts w:cs="Times New Roman"/>
          <w:noProof/>
          <w:color w:val="000000" w:themeColor="text1"/>
          <w:lang w:val="en-GB"/>
        </w:rPr>
        <w:fldChar w:fldCharType="begin" w:fldLock="1"/>
      </w:r>
      <w:r w:rsidR="00D477C7">
        <w:rPr>
          <w:rFonts w:cs="Times New Roman"/>
          <w:noProof/>
          <w:color w:val="000000" w:themeColor="text1"/>
          <w:lang w:val="en-GB"/>
        </w:rPr>
        <w:instrText>ADDIN CSL_CITATION { "citationItems" : [ { "id" : "ITEM-1", "itemData" : { "author" : [ { "dropping-particle" : "", "family" : "IMO", "given" : "", "non-dropping-particle" : "", "parse-names" : false, "suffix" : "" } ], "collection-title" : "MEPC 70/18/Add.1", "id" : "ITEM-1", "issued" : { "date-parts" : [ [ "2016" ] ] }, "publisher" : "International Maritime Organization (IMO)", "publisher-place" : "London, UK", "title" : "Effective date of implementation of the fuel oil standard in regulation 14.1.3 of MARPOL Annex VI. Resolution MEPC 280(70) \u2013 Adopted on 28 October 2016", "translator" : [ { "dropping-particle" : "", "family" : "G3343", "given" : "Rt7", "non-dropping-particle" : "", "parse-names" : false, "suffix" : "" } ], "type" : "report" }, "uris" : [ "http://www.mendeley.com/documents/?uuid=76eb1b4e-a5b9-4664-b74a-cfb10028fb1b" ] } ], "mendeley" : { "formattedCitation" : "(IMO, 2016)", "plainTextFormattedCitation" : "(IMO, 2016)", "previouslyFormattedCitation" : "(IMO, 2016)" }, "properties" : { "noteIndex" : 0 }, "schema" : "https://github.com/citation-style-language/schema/raw/master/csl-citation.json" }</w:instrText>
      </w:r>
      <w:r w:rsidR="00E578B9" w:rsidRPr="00035D67">
        <w:rPr>
          <w:rFonts w:cs="Times New Roman"/>
          <w:noProof/>
          <w:color w:val="000000" w:themeColor="text1"/>
          <w:lang w:val="en-GB"/>
        </w:rPr>
        <w:fldChar w:fldCharType="separate"/>
      </w:r>
      <w:r w:rsidR="00CB33A1">
        <w:rPr>
          <w:rFonts w:cs="Times New Roman"/>
          <w:noProof/>
          <w:color w:val="000000" w:themeColor="text1"/>
          <w:lang w:val="en-GB"/>
        </w:rPr>
        <w:t>(IMO, 2016)</w:t>
      </w:r>
      <w:r w:rsidR="00E578B9" w:rsidRPr="00035D67">
        <w:rPr>
          <w:rFonts w:cs="Times New Roman"/>
          <w:noProof/>
          <w:color w:val="000000" w:themeColor="text1"/>
          <w:lang w:val="en-GB"/>
        </w:rPr>
        <w:fldChar w:fldCharType="end"/>
      </w:r>
      <w:r w:rsidR="00E578B9" w:rsidRPr="00035D67">
        <w:rPr>
          <w:rFonts w:cs="Times New Roman"/>
          <w:noProof/>
          <w:color w:val="000000" w:themeColor="text1"/>
          <w:lang w:val="en-GB"/>
        </w:rPr>
        <w:t>,</w:t>
      </w:r>
      <w:r w:rsidR="00E578B9" w:rsidRPr="00035D67">
        <w:rPr>
          <w:rFonts w:cs="Times New Roman"/>
          <w:lang w:val="en-GB" w:eastAsia="en-US"/>
        </w:rPr>
        <w:t xml:space="preserve"> are estimated to cause net cooling in the near term</w:t>
      </w:r>
      <w:r w:rsidR="00E578B9">
        <w:rPr>
          <w:rFonts w:cs="Times New Roman"/>
          <w:lang w:val="en-GB" w:eastAsia="en-US"/>
        </w:rPr>
        <w:t xml:space="preserve"> (</w:t>
      </w:r>
      <w:ins w:id="4701" w:author="Lucy Cowie" w:date="2021-07-28T15:13:00Z">
        <w:r w:rsidR="00F82C40">
          <w:rPr>
            <w:rFonts w:cs="Times New Roman"/>
            <w:lang w:val="en-GB" w:eastAsia="en-US"/>
          </w:rPr>
          <w:t>–</w:t>
        </w:r>
      </w:ins>
      <w:del w:id="4702" w:author="Lucy Cowie" w:date="2021-07-28T15:13:00Z">
        <w:r w:rsidR="00E578B9" w:rsidDel="00F82C40">
          <w:rPr>
            <w:rFonts w:cs="Times New Roman"/>
            <w:lang w:val="en-GB" w:eastAsia="en-US"/>
          </w:rPr>
          <w:delText>-</w:delText>
        </w:r>
      </w:del>
      <w:r w:rsidR="00E578B9">
        <w:rPr>
          <w:rFonts w:cs="Times New Roman"/>
          <w:lang w:val="en-GB" w:eastAsia="en-US"/>
        </w:rPr>
        <w:t>0.0024</w:t>
      </w:r>
      <w:ins w:id="4703" w:author="Lucy Cowie" w:date="2021-07-28T15:13:00Z">
        <w:r w:rsidR="00F82C40" w:rsidRPr="007D361D">
          <w:rPr>
            <w:rFonts w:cs="Times New Roman"/>
            <w:color w:val="000000" w:themeColor="text1"/>
            <w:lang w:val="en-GB"/>
          </w:rPr>
          <w:t>°</w:t>
        </w:r>
        <w:r w:rsidR="00F82C40">
          <w:rPr>
            <w:rFonts w:cs="Times New Roman"/>
            <w:color w:val="000000" w:themeColor="text1"/>
            <w:lang w:val="en-GB"/>
          </w:rPr>
          <w:t>C</w:t>
        </w:r>
        <w:r w:rsidR="00F82C40">
          <w:rPr>
            <w:rFonts w:cs="Times New Roman"/>
            <w:lang w:val="en-GB" w:eastAsia="en-US"/>
          </w:rPr>
          <w:t xml:space="preserve"> </w:t>
        </w:r>
      </w:ins>
      <w:r w:rsidR="00E578B9">
        <w:rPr>
          <w:rFonts w:cs="Times New Roman"/>
          <w:lang w:val="en-GB" w:eastAsia="en-US"/>
        </w:rPr>
        <w:t>±</w:t>
      </w:r>
      <w:ins w:id="4704" w:author="Lucy Cowie" w:date="2021-07-28T15:13:00Z">
        <w:r w:rsidR="00F82C40">
          <w:rPr>
            <w:rFonts w:cs="Times New Roman"/>
            <w:lang w:val="en-GB" w:eastAsia="en-US"/>
          </w:rPr>
          <w:t xml:space="preserve"> </w:t>
        </w:r>
      </w:ins>
      <w:r w:rsidR="00E578B9">
        <w:rPr>
          <w:rFonts w:cs="Times New Roman"/>
          <w:lang w:val="en-GB" w:eastAsia="en-US"/>
        </w:rPr>
        <w:t>0.0025</w:t>
      </w:r>
      <w:r w:rsidR="00E578B9" w:rsidRPr="007D361D">
        <w:rPr>
          <w:rFonts w:cs="Times New Roman"/>
          <w:color w:val="000000" w:themeColor="text1"/>
          <w:lang w:val="en-GB"/>
        </w:rPr>
        <w:t>°</w:t>
      </w:r>
      <w:r w:rsidR="00E578B9">
        <w:rPr>
          <w:rFonts w:cs="Times New Roman"/>
          <w:color w:val="000000" w:themeColor="text1"/>
          <w:lang w:val="en-GB"/>
        </w:rPr>
        <w:t>C)</w:t>
      </w:r>
      <w:r w:rsidR="00E578B9" w:rsidRPr="00035D67">
        <w:rPr>
          <w:rFonts w:cs="Times New Roman"/>
          <w:lang w:val="en-GB" w:eastAsia="en-US"/>
        </w:rPr>
        <w:t xml:space="preserve"> and slight warming </w:t>
      </w:r>
      <w:r w:rsidR="00E578B9">
        <w:rPr>
          <w:rFonts w:cs="Times New Roman"/>
          <w:lang w:val="en-GB" w:eastAsia="en-US"/>
        </w:rPr>
        <w:t>(+0.00033</w:t>
      </w:r>
      <w:ins w:id="4705" w:author="Lucy Cowie" w:date="2021-07-28T15:13:00Z">
        <w:r w:rsidR="00F82C40" w:rsidRPr="007D361D">
          <w:rPr>
            <w:rFonts w:cs="Times New Roman"/>
            <w:color w:val="000000" w:themeColor="text1"/>
            <w:lang w:val="en-GB"/>
          </w:rPr>
          <w:t>°</w:t>
        </w:r>
        <w:r w:rsidR="00F82C40">
          <w:rPr>
            <w:rFonts w:cs="Times New Roman"/>
            <w:color w:val="000000" w:themeColor="text1"/>
            <w:lang w:val="en-GB"/>
          </w:rPr>
          <w:t>C</w:t>
        </w:r>
        <w:r w:rsidR="00F82C40">
          <w:rPr>
            <w:rFonts w:cs="Times New Roman"/>
            <w:lang w:val="en-GB" w:eastAsia="en-US"/>
          </w:rPr>
          <w:t xml:space="preserve"> </w:t>
        </w:r>
      </w:ins>
      <w:r w:rsidR="00E578B9">
        <w:rPr>
          <w:rFonts w:cs="Times New Roman"/>
          <w:lang w:val="en-GB" w:eastAsia="en-US"/>
        </w:rPr>
        <w:t>±</w:t>
      </w:r>
      <w:ins w:id="4706" w:author="Lucy Cowie" w:date="2021-07-28T15:13:00Z">
        <w:r w:rsidR="00F82C40">
          <w:rPr>
            <w:rFonts w:cs="Times New Roman"/>
            <w:lang w:val="en-GB" w:eastAsia="en-US"/>
          </w:rPr>
          <w:t xml:space="preserve"> </w:t>
        </w:r>
      </w:ins>
      <w:r w:rsidR="00E578B9">
        <w:rPr>
          <w:rFonts w:cs="Times New Roman"/>
          <w:lang w:val="en-GB" w:eastAsia="en-US"/>
        </w:rPr>
        <w:t>0.00015</w:t>
      </w:r>
      <w:r w:rsidR="00E578B9" w:rsidRPr="007D361D">
        <w:rPr>
          <w:rFonts w:cs="Times New Roman"/>
          <w:color w:val="000000" w:themeColor="text1"/>
          <w:lang w:val="en-GB"/>
        </w:rPr>
        <w:t>°</w:t>
      </w:r>
      <w:r w:rsidR="00E578B9">
        <w:rPr>
          <w:rFonts w:cs="Times New Roman"/>
          <w:color w:val="000000" w:themeColor="text1"/>
          <w:lang w:val="en-GB"/>
        </w:rPr>
        <w:t xml:space="preserve">C) </w:t>
      </w:r>
      <w:r w:rsidR="00E578B9" w:rsidRPr="00035D67">
        <w:rPr>
          <w:rFonts w:cs="Times New Roman"/>
          <w:lang w:val="en-GB" w:eastAsia="en-US"/>
        </w:rPr>
        <w:t xml:space="preserve">on a 100-year horizon </w:t>
      </w:r>
      <w:r w:rsidR="00E578B9" w:rsidRPr="00035D67">
        <w:rPr>
          <w:rFonts w:cs="Times New Roman"/>
          <w:lang w:val="en-GB" w:eastAsia="en-US"/>
        </w:rPr>
        <w:fldChar w:fldCharType="begin" w:fldLock="1"/>
      </w:r>
      <w:r w:rsidR="00D477C7">
        <w:rPr>
          <w:rFonts w:cs="Times New Roman"/>
          <w:lang w:val="en-GB" w:eastAsia="en-US"/>
        </w:rPr>
        <w:instrText>ADDIN CSL_CITATION { "citationItems" : [ { "id" : "ITEM-1", "itemData" : { "DOI" : "10.5194/esd-11-977-2020", "ISSN" : "2190-4987", "abstract" : "Mitigation of non-CO2 emissions plays a key role in meeting the Paris Agreement ambitions and sustainable development goals. Implementation of respective policies addressing these targets mainly occur at sectoral and regional levels, and designing efficient mitigation strategies therefore relies on detailed knowledge about the mix of emissions from individual sources and their subsequent climate impact. Here we present a comprehensive dataset of near- and long-term global temperature responses to emissions of CO2 and individual short-lived climate forcers (SLCFs) from 7 sectors and 13 regions \u2013 for both present-day emissions and their continued evolution as projected under the Shared Socioeconomic Pathways (SSPs). We demonstrate the key role of CO2 in driving both near- and long-term warming and highlight the importance of mitigating methane emissions from agriculture, waste management, and energy production as the primary strategy to further limit near-term warming. Due to high current emissions of cooling SLCFs, policies targeting end-of-pipe energy sector emissions may result in net added warming unless accompanied by simultaneous methane and/or CO2 reductions. We find that SLCFs are projected to play a continued role in many regions, particularly those including low- to medium-income countries, under most of the SSPs considered here. East Asia, North America, and Europe will remain the largest contributors to total net warming until 2100, regardless of scenario, while South Asia and Africa south of the Sahara overtake Europe by the end of the century in SSP3-7.0 and SSP5-8.5. Our dataset is made available in an accessible format, aimed also at decision makers, to support further assessment of the implications of policy implementation at the sectoral and regional scales.", "author" : [ { "dropping-particle" : "", "family" : "Lund", "given" : "Marianne T.", "non-dropping-particle" : "", "parse-names" : false, "suffix" : "" }, { "dropping-particle" : "", "family" : "Aamaas", "given" : "Borgar", "non-dropping-particle" : "", "parse-names" : false, "suffix" : "" }, { "dropping-particle" : "", "family" : "Stjern", "given" : "Camilla W.", "non-dropping-particle" : "", "parse-names" : false, "suffix" : "" }, { "dropping-particle" : "", "family" : "Klimont", "given" : "Zbigniew", "non-dropping-particle" : "", "parse-names" : false, "suffix" : "" }, { "dropping-particle" : "", "family" : "Berntsen", "given" : "Terje K.", "non-dropping-particle" : "", "parse-names" : false, "suffix" : "" }, { "dropping-particle" : "", "family" : "Samset", "given" : "Bj\u00f8rn H.", "non-dropping-particle" : "", "parse-names" : false, "suffix" : "" } ], "container-title" : "Earth System Dynamics", "id" : "ITEM-1", "issue" : "4", "issued" : { "date-parts" : [ [ "2020", "11", "9" ] ] }, "page" : "977-993", "title" : "A continued role of short-lived climate forcers under the Shared Socioeconomic Pathways", "translator" : [ { "dropping-particle" : "", "family" : "G5371", "given" : "", "non-dropping-particle" : "", "parse-names" : false, "suffix" : "" } ], "type" : "article-journal", "volume" : "11" }, "uris" : [ "http://www.mendeley.com/documents/?uuid=3587d307-4414-4320-9735-6f133016a055" ] } ], "mendeley" : { "formattedCitation" : "(Lund et al., 2020)", "plainTextFormattedCitation" : "(Lund et al., 2020)", "previouslyFormattedCitation" : "(Lund et al., 2020)" }, "properties" : { "noteIndex" : 0 }, "schema" : "https://github.com/citation-style-language/schema/raw/master/csl-citation.json" }</w:instrText>
      </w:r>
      <w:r w:rsidR="00E578B9" w:rsidRPr="00035D67">
        <w:rPr>
          <w:rFonts w:cs="Times New Roman"/>
          <w:lang w:val="en-GB" w:eastAsia="en-US"/>
        </w:rPr>
        <w:fldChar w:fldCharType="separate"/>
      </w:r>
      <w:r w:rsidR="00CB33A1">
        <w:rPr>
          <w:rFonts w:cs="Times New Roman"/>
          <w:noProof/>
          <w:lang w:val="en-GB" w:eastAsia="en-US"/>
        </w:rPr>
        <w:t>(Lund et al., 2020)</w:t>
      </w:r>
      <w:r w:rsidR="00E578B9" w:rsidRPr="00035D67">
        <w:rPr>
          <w:rFonts w:cs="Times New Roman"/>
          <w:lang w:val="en-GB" w:eastAsia="en-US"/>
        </w:rPr>
        <w:fldChar w:fldCharType="end"/>
      </w:r>
      <w:r w:rsidR="00E578B9" w:rsidRPr="007957C5">
        <w:rPr>
          <w:rFonts w:cs="Times New Roman"/>
          <w:lang w:val="en-GB" w:eastAsia="en-US"/>
        </w:rPr>
        <w:t xml:space="preserve">. </w:t>
      </w:r>
    </w:p>
    <w:p w14:paraId="4F870FF3" w14:textId="77777777" w:rsidR="00E578B9" w:rsidRDefault="00E578B9" w:rsidP="00D5630D">
      <w:pPr>
        <w:pStyle w:val="AR6BodyText"/>
        <w:rPr>
          <w:rFonts w:cs="Times New Roman"/>
          <w:noProof/>
          <w:color w:val="000000" w:themeColor="text1"/>
          <w:lang w:val="en-US"/>
        </w:rPr>
      </w:pPr>
    </w:p>
    <w:p w14:paraId="0B7BAEBA" w14:textId="648FC9E0" w:rsidR="00E578B9" w:rsidRPr="00D81664" w:rsidRDefault="00E578B9" w:rsidP="00D5630D">
      <w:pPr>
        <w:pStyle w:val="AR6BodyText"/>
        <w:rPr>
          <w:rFonts w:cs="Times New Roman"/>
          <w:highlight w:val="yellow"/>
          <w:lang w:val="en-US" w:eastAsia="en-US"/>
        </w:rPr>
      </w:pPr>
      <w:r>
        <w:rPr>
          <w:rFonts w:cs="Times New Roman"/>
          <w:noProof/>
          <w:color w:val="000000" w:themeColor="text1"/>
          <w:lang w:val="en-US"/>
        </w:rPr>
        <w:t>S</w:t>
      </w:r>
      <w:r w:rsidRPr="00B55234">
        <w:rPr>
          <w:rFonts w:cs="Times New Roman"/>
          <w:noProof/>
          <w:color w:val="000000" w:themeColor="text1"/>
          <w:lang w:val="en-US"/>
        </w:rPr>
        <w:t xml:space="preserve">hipping is </w:t>
      </w:r>
      <w:r>
        <w:rPr>
          <w:rFonts w:cs="Times New Roman"/>
          <w:noProof/>
          <w:color w:val="000000" w:themeColor="text1"/>
          <w:lang w:val="en-US"/>
        </w:rPr>
        <w:t xml:space="preserve">also of importance for air pollution in coastal areas along the major trade routes, especially in Europe and Asia </w:t>
      </w:r>
      <w:commentRangeStart w:id="4707"/>
      <w:r>
        <w:rPr>
          <w:rFonts w:cs="Times New Roman"/>
          <w:noProof/>
          <w:color w:val="000000" w:themeColor="text1"/>
          <w:lang w:val="en-US"/>
        </w:rPr>
        <w:fldChar w:fldCharType="begin" w:fldLock="1"/>
      </w:r>
      <w:r w:rsidR="002E1475">
        <w:rPr>
          <w:rFonts w:cs="Times New Roman"/>
          <w:noProof/>
          <w:color w:val="000000" w:themeColor="text1"/>
          <w:lang w:val="en-US"/>
        </w:rPr>
        <w:instrText>ADDIN CSL_CITATION { "citationItems" : [ { "id" : "ITEM-1", "itemData" : { "DOI" : "10.1038/nclimate3083", "ISSN" : "17586798", "abstract" : "East Asia has the most rapidly growing shipping emissions of both CO2 and traditional air pollutants, but the least in-depth analysis. Full evaluation of all pollutants is needed to assess the impacts of shipping emissions. Here, using an advanced method based on detailed dynamic ship activity data, we show that shipping emissions in East Asia accounted for 16% of global shipping CO2 in 2013, compared to only 4-7% in 2002-2005. Increased emissions lead to large adverse health impacts, with 14,500-37,500 premature deaths per year. Global mean radiative forcing from East Asian shipping is initially negative, but would become positive after approximately eight years for constant current emissions. As a large fraction of vessels are registered elsewhere, joint efforts are necessary to reduce emissions and mitigate the climate and health impacts of shipping in the region.", "author" : [ { "dropping-particle" : "", "family" : "Liu", "given" : "Huan", "non-dropping-particle" : "", "parse-names" : false, "suffix" : "" }, { "dropping-particle" : "", "family" : "Fu", "given" : "Mingliang", "non-dropping-particle" : "", "parse-names" : false, "suffix" : "" }, { "dropping-particle" : "", "family" : "Jin", "given" : "Xinxin", "non-dropping-particle" : "", "parse-names" : false, "suffix" : "" }, { "dropping-particle" : "", "family" : "Shang", "given" : "Yi", "non-dropping-particle" : "", "parse-names" : false, "suffix" : "" }, { "dropping-particle" : "", "family" : "Shindell", "given" : "Drew", "non-dropping-particle" : "", "parse-names" : false, "suffix" : "" }, { "dropping-particle" : "", "family" : "Faluvegi", "given" : "Greg", "non-dropping-particle" : "", "parse-names" : false, "suffix" : "" }, { "dropping-particle" : "", "family" : "Shindell", "given" : "Cary", "non-dropping-particle" : "", "parse-names" : false, "suffix" : "" }, { "dropping-particle" : "", "family" : "He", "given" : "Kebin", "non-dropping-particle" : "", "parse-names" : false, "suffix" : "" } ], "container-title" : "Nature Climate Change", "id" : "ITEM-1", "issue" : "11", "issued" : { "date-parts" : [ [ "2016" ] ] }, "page" : "1037-1041", "title" : "Health and climate impacts of ocean-going vessels in East Asia", "translator" : [ { "dropping-particle" : "", "family" : "G4228", "given" : "", "non-dropping-particle" : "", "parse-names" : false, "suffix" : "" } ], "type" : "article-journal", "volume" : "6" }, "suffix" : ", Figure 6.17", "uris" : [ "http://www.mendeley.com/documents/?uuid=b7acb994-88cc-499f-889d-cfed0022df1c" ] }, { "id" : "ITEM-2", "itemData" : { "DOI" : "10.5194/acp-20-11399-2020", "author" : [ { "dropping-particle" : "", "family" : "Jonson", "given" : "J E", "non-dropping-particle" : "", "parse-names" : false, "suffix" : "" }, { "dropping-particle" : "", "family" : "Gauss", "given" : "M", "non-dropping-particle" : "", "parse-names" : false, "suffix" : "" }, { "dropping-particle" : "", "family" : "Schulz", "given" : "M", "non-dropping-particle" : "", "parse-names" : false, "suffix" : "" }, { "dropping-particle" : "", "family" : "Jalkanen", "given" : "J.-P.", "non-dropping-particle" : "", "parse-names" : false, "suffix" : "" }, { "dropping-particle" : "", "family" : "Fagerli", "given" : "H", "non-dropping-particle" : "", "parse-names" : false, "suffix" : "" } ], "container-title" : "Atmospheric Chemistry and Physics", "id" : "ITEM-2", "issue" : "19", "issued" : { "date-parts" : [ [ "2020" ] ] }, "page" : "11399-11422", "title" : "Effects of global ship emissions on European air pollution levels", "translator" : [ { "dropping-particle" : "", "family" : "G5252", "given" : "", "non-dropping-particle" : "", "parse-names" : false, "suffix" : "" } ], "type" : "article-journal", "volume" : "20" }, "uris" : [ "http://www.mendeley.com/documents/?uuid=d27d7cf5-78e0-4be4-aafd-f37460f93912" ] }, { "id" : "ITEM-3", "itemData" : { "DOI" : "10.1021/es071686z", "ISSN" : "0013-936X", "abstract" : "Epidemiological studies consistently link ambient concentrations of particulate matter (PM) to negative health impacts, including asthma, heart attacks, hospital admissions, and premature mortality. We model ambient PM concentrations from oceangoing ships using two geospatial emissions inventories and two global aerosol models. We estimate global and regional mortalities by applying ambient PM increases due to ships to cardiopulmonary and lung cancer concentration-risk functions and population models. Our results indicate that shipping-related PM emissions are responsible for approximately 60,000 cardiopulmonary and lung cancer deaths annually, with most deaths occurring near coastlines in Europe, East Asia, and South Asia. Under current regulation and with the expected growth in shipping activity, we estimate that annual mortalities could increase by 40% by 2012.", "author" : [ { "dropping-particle" : "", "family" : "Corbett", "given" : "James J", "non-dropping-particle" : "", "parse-names" : false, "suffix" : "" }, { "dropping-particle" : "", "family" : "Winebrake", "given" : "James J", "non-dropping-particle" : "", "parse-names" : false, "suffix" : "" }, { "dropping-particle" : "", "family" : "Green", "given" : "Erin H", "non-dropping-particle" : "", "parse-names" : false, "suffix" : "" }, { "dropping-particle" : "", "family" : "Kasibhatla", "given" : "Prasad", "non-dropping-particle" : "</w:instrText>
      </w:r>
      <w:r w:rsidR="002E1475" w:rsidRPr="002A1EE0">
        <w:rPr>
          <w:rFonts w:cs="Times New Roman"/>
          <w:noProof/>
          <w:color w:val="000000" w:themeColor="text1"/>
        </w:rPr>
        <w:instrText>", "parse-names" : false, "suffix" : "" }, { "dropping-particle" : "", "family" : "Eyring", "given" : "Veronika", "non-dropping-particle" : "", "parse-names" : false, "suffix" : "" }, { "dropping-particle" : "", "family" : "Lauer", "given" : "Axel", "non-dropping-particle" : "", "parse-names" : false, "suffix" : "" } ], "container-title" : "Environmental Science &amp; Technology", "id" : "ITEM-3", "issue" : "24", "issued" : { "date-parts" : [ [ "2007", "12", "1" ] ] }, "note" : "doi: 10.1021/es071686z", "page" : "8512-8518", "publisher" : "American Chemical Society", "title" : "Mortality from Ship Emissions: A Global Assessment", "translator" : [ { "dropping-particle" : "", "family" : "G5254", "given" : "", "non-dropping-particle" : "", "parse-names" : false, "suffix" : "" } ], "type" : "article-journal", "volume" : "41" }, "uris" : [ "http://www.mendeley.com/documents/?uuid=55a003d1-9abf-4701-a38e-55bc03ef9188" ] } ], "mendeley" : { "formattedCitation" : "(Corbett et al., 2007; Liu et al., 2016b, Figure 6.17; Jonson et al., 2020)", "manualFormatting" : "(Corbett et al., 2007; H. Liu et al., 2016, Figure 6.17; Jonson et al., 2020)", "plainTextFormattedCitation" : "(Corbett et al., 2007; Liu et al., 2016b, Figure 6.17; Jonson et al., 2020)", "previouslyFormattedCitation" : "(Corbett et al., 2007; Liu et al., 2016b, Figure 6.17; Jonson et al., 2020)" }, "properties" : { "noteIndex" : 0 }, "schema" : "https://github.com/citation-style-language/schema/raw/master/csl-citation.json" }</w:instrText>
      </w:r>
      <w:r>
        <w:rPr>
          <w:rFonts w:cs="Times New Roman"/>
          <w:noProof/>
          <w:color w:val="000000" w:themeColor="text1"/>
          <w:lang w:val="en-US"/>
        </w:rPr>
        <w:fldChar w:fldCharType="separate"/>
      </w:r>
      <w:r w:rsidR="00CB33A1">
        <w:rPr>
          <w:rFonts w:cs="Times New Roman"/>
          <w:noProof/>
          <w:color w:val="000000" w:themeColor="text1"/>
        </w:rPr>
        <w:t xml:space="preserve">(Corbett et al., 2007; </w:t>
      </w:r>
      <w:ins w:id="4708" w:author="Robin Matthews" w:date="2021-07-08T17:26:00Z">
        <w:r w:rsidR="002D39BF">
          <w:rPr>
            <w:rFonts w:cs="Times New Roman"/>
            <w:noProof/>
            <w:color w:val="000000" w:themeColor="text1"/>
          </w:rPr>
          <w:t xml:space="preserve">H. </w:t>
        </w:r>
      </w:ins>
      <w:r w:rsidR="00CB33A1">
        <w:rPr>
          <w:rFonts w:cs="Times New Roman"/>
          <w:noProof/>
          <w:color w:val="000000" w:themeColor="text1"/>
        </w:rPr>
        <w:t>Liu et al., 2016</w:t>
      </w:r>
      <w:del w:id="4709" w:author="Robin Matthews" w:date="2021-07-08T17:26:00Z">
        <w:r w:rsidR="00CB33A1" w:rsidDel="002D39BF">
          <w:rPr>
            <w:rFonts w:cs="Times New Roman"/>
            <w:noProof/>
            <w:color w:val="000000" w:themeColor="text1"/>
          </w:rPr>
          <w:delText>b</w:delText>
        </w:r>
      </w:del>
      <w:r w:rsidR="00CB33A1">
        <w:rPr>
          <w:rFonts w:cs="Times New Roman"/>
          <w:noProof/>
          <w:color w:val="000000" w:themeColor="text1"/>
        </w:rPr>
        <w:t>, Figure 6.17; Jonson et al., 2020)</w:t>
      </w:r>
      <w:r>
        <w:rPr>
          <w:rFonts w:cs="Times New Roman"/>
          <w:noProof/>
          <w:color w:val="000000" w:themeColor="text1"/>
          <w:lang w:val="en-US"/>
        </w:rPr>
        <w:fldChar w:fldCharType="end"/>
      </w:r>
      <w:commentRangeEnd w:id="4707"/>
      <w:r w:rsidR="00CB33A1">
        <w:rPr>
          <w:rStyle w:val="Marquedecommentaire"/>
        </w:rPr>
        <w:commentReference w:id="4707"/>
      </w:r>
      <w:r w:rsidRPr="000D77EE">
        <w:rPr>
          <w:rFonts w:cs="Times New Roman"/>
          <w:noProof/>
          <w:color w:val="000000" w:themeColor="text1"/>
        </w:rPr>
        <w:t xml:space="preserve">. </w:t>
      </w:r>
      <w:r w:rsidRPr="00DC415B">
        <w:rPr>
          <w:rFonts w:cs="Times New Roman"/>
          <w:noProof/>
          <w:color w:val="000000" w:themeColor="text1"/>
          <w:lang w:val="en-US"/>
        </w:rPr>
        <w:t xml:space="preserve">Jonson et al. </w:t>
      </w:r>
      <w:commentRangeStart w:id="4710"/>
      <w:r>
        <w:rPr>
          <w:rFonts w:cs="Times New Roman"/>
          <w:noProof/>
          <w:color w:val="000000" w:themeColor="text1"/>
          <w:lang w:val="en-US"/>
        </w:rPr>
        <w:lastRenderedPageBreak/>
        <w:fldChar w:fldCharType="begin" w:fldLock="1"/>
      </w:r>
      <w:r w:rsidR="00D477C7">
        <w:rPr>
          <w:rFonts w:cs="Times New Roman"/>
          <w:noProof/>
          <w:color w:val="000000" w:themeColor="text1"/>
          <w:lang w:val="en-GB"/>
        </w:rPr>
        <w:instrText>ADDIN CSL_CITATION { "citationItems" : [ { "id" : "ITEM-1", "itemData" : { "DOI" : "10.5194/acp-20-11399-2020", "author" : [ { "dropping-particle" : "", "family" : "Jonson", "given" : "J E", "non-dropping-particle" : "", "parse-names" : false, "suffix" : "" }, { "dropping-particle" : "", "family" : "Gauss", "given" : "M", "non-dropping-particle" : "", "parse-names" : false, "suffix" : "" }, { "dropping-particle" : "", "family" : "Schulz", "given" : "M", "non-dropping-particle" : "", "parse-names" : false, "suffix" : "" }, { "dropping-particle" : "", "family" : "Jalkanen", "given" : "J.-P.", "non-dropping-particle" : "", "parse-names" : false, "suffix" : "" }, { "dropping-particle" : "", "family" : "Fagerli", "given" : "H", "non-dropping-particle" : "", "parse-names" : false, "suffix" : "" } ], "container-title" : "Atmospheric Chemistry and Physics", "id" : "ITEM-1", "issue" : "19", "issued" : { "date-parts" : [ [ "2020" ] ] }, "page" : "11399-11422", "title" : "Effects of global ship emissions on European air pollution levels", "translator" : [ { "dropping-particle" : "", "family" : "G5252", "given" : "", "non-dropping-particle" : "", "parse-names" : false, "suffix" : "" } ], "type" : "article-journal", "volume" : "20" }, "suppress-author" : 1, "uris" : [ "http://www.mendeley.com/documents/?uuid=d27d7cf5-78e0-4be4-aafd-f37460f93912" ] } ], "mendeley" : { "formattedCitation" : "(2020)", "plainTextFormattedCitation" : "(2020)", "previouslyFormattedCitation" : "(2020)" }, "properties" : { "noteIndex" : 0 }, "schema" : "https://github.com/citation-style-language/schema/raw/master/csl-citation.json" }</w:instrText>
      </w:r>
      <w:r>
        <w:rPr>
          <w:rFonts w:cs="Times New Roman"/>
          <w:noProof/>
          <w:color w:val="000000" w:themeColor="text1"/>
          <w:lang w:val="en-US"/>
        </w:rPr>
        <w:fldChar w:fldCharType="separate"/>
      </w:r>
      <w:r w:rsidR="00CB33A1">
        <w:rPr>
          <w:rFonts w:cs="Times New Roman"/>
          <w:noProof/>
          <w:color w:val="000000" w:themeColor="text1"/>
          <w:lang w:val="en-US"/>
        </w:rPr>
        <w:t>(2020)</w:t>
      </w:r>
      <w:r>
        <w:rPr>
          <w:rFonts w:cs="Times New Roman"/>
          <w:noProof/>
          <w:color w:val="000000" w:themeColor="text1"/>
          <w:lang w:val="en-US"/>
        </w:rPr>
        <w:fldChar w:fldCharType="end"/>
      </w:r>
      <w:commentRangeEnd w:id="4710"/>
      <w:r w:rsidR="00CB33A1">
        <w:rPr>
          <w:rStyle w:val="Marquedecommentaire"/>
        </w:rPr>
        <w:commentReference w:id="4710"/>
      </w:r>
      <w:r>
        <w:rPr>
          <w:rFonts w:cs="Times New Roman"/>
          <w:noProof/>
          <w:color w:val="000000" w:themeColor="text1"/>
          <w:lang w:val="en-US"/>
        </w:rPr>
        <w:t xml:space="preserve"> estimated that shipping is </w:t>
      </w:r>
      <w:r w:rsidRPr="00B55234">
        <w:rPr>
          <w:rFonts w:cs="Times New Roman"/>
          <w:noProof/>
          <w:color w:val="000000" w:themeColor="text1"/>
          <w:lang w:val="en-US"/>
        </w:rPr>
        <w:t>responsible for 10% or more of the controllable PM</w:t>
      </w:r>
      <w:r w:rsidRPr="00591C93">
        <w:rPr>
          <w:rFonts w:cs="Times New Roman"/>
          <w:noProof/>
          <w:color w:val="000000" w:themeColor="text1"/>
          <w:vertAlign w:val="subscript"/>
          <w:lang w:val="en-US"/>
        </w:rPr>
        <w:t xml:space="preserve">2.5 </w:t>
      </w:r>
      <w:r w:rsidRPr="00B55234">
        <w:rPr>
          <w:rFonts w:cs="Times New Roman"/>
          <w:noProof/>
          <w:color w:val="000000" w:themeColor="text1"/>
          <w:lang w:val="en-US"/>
        </w:rPr>
        <w:t xml:space="preserve">concentrations and depositions of oxidised nitrogen and </w:t>
      </w:r>
      <w:r w:rsidR="009D5379">
        <w:rPr>
          <w:rFonts w:cs="Times New Roman"/>
          <w:noProof/>
          <w:color w:val="000000" w:themeColor="text1"/>
          <w:lang w:val="en-US"/>
        </w:rPr>
        <w:t>sulph</w:t>
      </w:r>
      <w:r w:rsidRPr="00B55234">
        <w:rPr>
          <w:rFonts w:cs="Times New Roman"/>
          <w:noProof/>
          <w:color w:val="000000" w:themeColor="text1"/>
          <w:lang w:val="en-US"/>
        </w:rPr>
        <w:t>ur</w:t>
      </w:r>
      <w:r>
        <w:rPr>
          <w:rFonts w:cs="Times New Roman"/>
          <w:noProof/>
          <w:color w:val="000000" w:themeColor="text1"/>
          <w:lang w:val="en-US"/>
        </w:rPr>
        <w:t xml:space="preserve"> for many coastal countries.</w:t>
      </w:r>
      <w:r w:rsidDel="00BA6420">
        <w:rPr>
          <w:rFonts w:cs="Times New Roman"/>
          <w:noProof/>
          <w:color w:val="000000" w:themeColor="text1"/>
          <w:lang w:val="en-US"/>
        </w:rPr>
        <w:t xml:space="preserve"> </w:t>
      </w:r>
      <w:r>
        <w:rPr>
          <w:rFonts w:cs="Times New Roman"/>
          <w:noProof/>
          <w:color w:val="000000" w:themeColor="text1"/>
          <w:lang w:val="en-US"/>
        </w:rPr>
        <w:t>Widespread introduction of low-</w:t>
      </w:r>
      <w:r w:rsidR="009D5379">
        <w:rPr>
          <w:rFonts w:cs="Times New Roman"/>
          <w:noProof/>
          <w:color w:val="000000" w:themeColor="text1"/>
          <w:lang w:val="en-US"/>
        </w:rPr>
        <w:t>sulph</w:t>
      </w:r>
      <w:r>
        <w:rPr>
          <w:rFonts w:cs="Times New Roman"/>
          <w:noProof/>
          <w:color w:val="000000" w:themeColor="text1"/>
          <w:lang w:val="en-US"/>
        </w:rPr>
        <w:t xml:space="preserve">ur fuels in shipping from 2020 </w:t>
      </w:r>
      <w:r>
        <w:rPr>
          <w:rFonts w:cs="Times New Roman"/>
          <w:noProof/>
          <w:color w:val="000000" w:themeColor="text1"/>
          <w:lang w:val="en-US"/>
        </w:rPr>
        <w:fldChar w:fldCharType="begin" w:fldLock="1"/>
      </w:r>
      <w:r w:rsidR="00D477C7">
        <w:rPr>
          <w:rFonts w:cs="Times New Roman"/>
          <w:noProof/>
          <w:color w:val="000000" w:themeColor="text1"/>
          <w:lang w:val="en-US"/>
        </w:rPr>
        <w:instrText>ADDIN CSL_CITATION { "citationItems" : [ { "id" : "ITEM-1", "itemData" : { "author" : [ { "dropping-particle" : "", "family" : "IMO", "given" : "", "non-dropping-particle" : "", "parse-names" : false, "suffix" : "" } ], "collection-title" : "MEPC 70/18/Add.1", "id" : "ITEM-1", "issued" : { "date-parts" : [ [ "2016" ] ] }, "publisher" : "International Maritime Organization (IMO)", "publisher-place" : "London, UK", "title" : "Effective date of implementation of the fuel oil standard in regulation 14.1.3 of MARPOL Annex VI. Resolution MEPC 280(70) \u2013 Adopted on 28 October 2016", "translator" : [ { "dropping-particle" : "", "family" : "G3343", "given" : "Rt7", "non-dropping-particle" : "", "parse-names" : false, "suffix" : "" } ], "type" : "report" }, "uris" : [ "http://www.mendeley.com/documents/?uuid=76eb1b4e-a5b9-4664-b74a-cfb10028fb1b" ] } ], "mendeley" : { "formattedCitation" : "(IMO, 2016)", "plainTextFormattedCitation" : "(IMO, 2016)", "previouslyFormattedCitation" : "(IMO, 2016)" }, "properties" : { "noteIndex" : 0 }, "schema" : "https://github.com/citation-style-language/schema/raw/master/csl-citation.json" }</w:instrText>
      </w:r>
      <w:r>
        <w:rPr>
          <w:rFonts w:cs="Times New Roman"/>
          <w:noProof/>
          <w:color w:val="000000" w:themeColor="text1"/>
          <w:lang w:val="en-US"/>
        </w:rPr>
        <w:fldChar w:fldCharType="separate"/>
      </w:r>
      <w:r w:rsidR="00CB33A1">
        <w:rPr>
          <w:rFonts w:cs="Times New Roman"/>
          <w:noProof/>
          <w:color w:val="000000" w:themeColor="text1"/>
          <w:lang w:val="en-US"/>
        </w:rPr>
        <w:t>(IMO, 2016)</w:t>
      </w:r>
      <w:r>
        <w:rPr>
          <w:rFonts w:cs="Times New Roman"/>
          <w:noProof/>
          <w:color w:val="000000" w:themeColor="text1"/>
          <w:lang w:val="en-US"/>
        </w:rPr>
        <w:fldChar w:fldCharType="end"/>
      </w:r>
      <w:r>
        <w:rPr>
          <w:rFonts w:cs="Times New Roman"/>
          <w:noProof/>
          <w:color w:val="000000" w:themeColor="text1"/>
          <w:lang w:val="en-US"/>
        </w:rPr>
        <w:t xml:space="preserve"> will lead to improved air quality and reduction in premature mortality and morbidy </w:t>
      </w:r>
      <w:r>
        <w:rPr>
          <w:rFonts w:cs="Times New Roman"/>
          <w:noProof/>
          <w:color w:val="000000" w:themeColor="text1"/>
          <w:lang w:val="en-US"/>
        </w:rPr>
        <w:fldChar w:fldCharType="begin" w:fldLock="1"/>
      </w:r>
      <w:r w:rsidR="00D477C7">
        <w:rPr>
          <w:rFonts w:cs="Times New Roman"/>
          <w:noProof/>
          <w:color w:val="000000" w:themeColor="text1"/>
          <w:lang w:val="en-US"/>
        </w:rPr>
        <w:instrText>ADDIN CSL_CITATION { "citationItems" : [ { "id" : "ITEM-1", "itemData" : { "DOI" : "10.1038/s41467-017-02774-9", "ISSN" : "20411723", "abstract" : "We evaluate public health and climate impacts of low-sulphur fuels in global shipping. Using high-resolution emissions inventories, integrated atmospheric models, and health risk functions, we assess ship-related PM2.5 pollution impacts in 2020 with and without the use of low-sulphur fuels. Cleaner marine fuels will reduce ship-related premature mortality and morbidity by 34 and 54%, respectively, representing a ~ 2.6% global reduction in PM2.5 cardiovascular and lung cancer deaths and a ~3.6% global reduction in childhood asthma. Despite these reductions, low-sulphur marine fuels will still account for ~250k deaths and ~6.4 M childhood asthma cases annually, and more stringent standards beyond 2020 may provide additional health benefits. Lower sulphur fuels also reduce radiative cooling from ship aerosols by ~80%, equating to a ~3% increase in current estimates of total anthropogenic forcing. Therefore, stronger international shipping policies may need to achieve climate and health targets by jointly reducing greenhouse gases and air pollution.", "author" : [ { "dropping-particle" : "", "family" : "Sofiev", "given" : "Mikhail", "non-dropping-particle" : "", "parse-names" : false, "suffix" : "" }, { "dropping-particle" : "", "family" : "Winebrake", "given" : "James J.", "non-dropping-particle" : "", "parse-names" : false, "suffix" : "" }, { "dropping-particle" : "", "family" : "Johansson", "given" : "Lasse", "non-dropping-particle" : "", "parse-names" : false, "suffix" : "" }, { "dropping-particle" : "", "family" : "Carr", "given" : "Edward W.", "non-dropping-particle" : "", "parse-names" : false, "suffix" : "" }, { "dropping-particle" : "", "family" : "Prank", "given" : "Marje", "non-dropping-particle" : "", "parse-names" : false, "suffix" : "" }, { "dropping-particle" : "", "family" : "Soares", "given" : "Joana", "non-dropping-particle" : "", "parse-names" : false, "suffix" : "" }, { "dropping-particle" : "", "family" : "Vira", "given" : "Julius", "non-dropping-particle" : "", "parse-names" : false, "suffix" : "" }, { "dropping-particle" : "", "family" : "Kouznetsov", "given" : "Rostislav", "non-dropping-particle" : "", "parse-names" : false, "suffix" : "" }, { "dropping-particle" : "", "family" : "Jalkanen", "given" : "Jukka Pekka", "non-dropping-particle" : "", "parse-names" : false, "suffix" : "" }, { "dropping-particle" : "", "family" : "Corbett", "given" : "James J.", "non-dropping-particle" : "", "parse-names" : false, "suffix" : "" } ], "container-title" : "Nature Communications", "id" : "ITEM-1", "issue" : "1", "issued" : { "date-parts" : [ [ "2018" ] ] }, "title" : "Cleaner fuels for ships provide public health benefits with climate tradeoffs", "translator" : [ { "dropping-particle" : "", "family" : "G4411", "given" : "", "non-dropping-particle" : "", "parse-names" : false, "suffix" : "" } ], "type" : "article-journal", "volume" : "9" }, "uris" : [ "http://www.mendeley.com/documents/?uuid=6248a12d-5993-40b9-9fdb-49deacdfa9cc" ] } ], "mendeley" : { "formattedCitation" : "(Sofiev et al., 2018)", "plainTextFormattedCitation" : "(Sofiev et al., 2018)", "previouslyFormattedCitation" : "(Sofiev et al., 2018)" }, "properties" : { "noteIndex" : 0 }, "schema" : "https://github.com/citation-style-language/schema/raw/master/csl-citation.json" }</w:instrText>
      </w:r>
      <w:r>
        <w:rPr>
          <w:rFonts w:cs="Times New Roman"/>
          <w:noProof/>
          <w:color w:val="000000" w:themeColor="text1"/>
          <w:lang w:val="en-US"/>
        </w:rPr>
        <w:fldChar w:fldCharType="separate"/>
      </w:r>
      <w:r w:rsidR="00CB33A1">
        <w:rPr>
          <w:rFonts w:cs="Times New Roman"/>
          <w:noProof/>
          <w:color w:val="000000" w:themeColor="text1"/>
          <w:lang w:val="en-US"/>
        </w:rPr>
        <w:t>(Sofiev et al., 2018)</w:t>
      </w:r>
      <w:r>
        <w:rPr>
          <w:rFonts w:cs="Times New Roman"/>
          <w:noProof/>
          <w:color w:val="000000" w:themeColor="text1"/>
          <w:lang w:val="en-US"/>
        </w:rPr>
        <w:fldChar w:fldCharType="end"/>
      </w:r>
      <w:r>
        <w:rPr>
          <w:rFonts w:cs="Times New Roman"/>
          <w:noProof/>
          <w:color w:val="000000" w:themeColor="text1"/>
          <w:lang w:val="en-US"/>
        </w:rPr>
        <w:t>.</w:t>
      </w:r>
    </w:p>
    <w:p w14:paraId="22EADA0F" w14:textId="77777777" w:rsidR="00E578B9" w:rsidRDefault="00E578B9" w:rsidP="00D5630D">
      <w:pPr>
        <w:pStyle w:val="AR6BodyText"/>
        <w:rPr>
          <w:rFonts w:cs="Times New Roman"/>
          <w:highlight w:val="yellow"/>
          <w:lang w:val="en-US" w:eastAsia="en-US"/>
        </w:rPr>
      </w:pPr>
    </w:p>
    <w:p w14:paraId="26BC25AD" w14:textId="23219AA3" w:rsidR="00E578B9" w:rsidRPr="003C502A" w:rsidRDefault="00E578B9" w:rsidP="00D5630D">
      <w:pPr>
        <w:pStyle w:val="AR6BodyText"/>
        <w:rPr>
          <w:rFonts w:cs="Times New Roman"/>
          <w:lang w:val="en-US" w:eastAsia="en-US"/>
        </w:rPr>
      </w:pPr>
      <w:r w:rsidRPr="003C502A">
        <w:rPr>
          <w:rFonts w:cs="Times New Roman"/>
          <w:lang w:val="en-US" w:eastAsia="en-US"/>
        </w:rPr>
        <w:t xml:space="preserve">In summary, </w:t>
      </w:r>
      <w:r w:rsidR="007957C5">
        <w:rPr>
          <w:rFonts w:cs="Times New Roman"/>
          <w:lang w:val="en-US" w:eastAsia="en-US"/>
        </w:rPr>
        <w:t xml:space="preserve">one year of </w:t>
      </w:r>
      <w:r w:rsidRPr="003C502A">
        <w:rPr>
          <w:rFonts w:cs="Times New Roman"/>
          <w:lang w:val="en-US" w:eastAsia="en-US"/>
        </w:rPr>
        <w:t xml:space="preserve">present-day global shipping emissions (i.e., without the implementation of the 2020 clean fuel standards) cause a net global cooling </w:t>
      </w:r>
      <w:del w:id="4711" w:author="Ian Blenkinsop" w:date="2021-07-29T11:35:00Z">
        <w:r w:rsidRPr="00AB4678" w:rsidDel="009F7CF2">
          <w:rPr>
            <w:rFonts w:cs="Times New Roman"/>
            <w:lang w:val="en-GB" w:eastAsia="en-US"/>
          </w:rPr>
          <w:delText>(-</w:delText>
        </w:r>
      </w:del>
      <w:ins w:id="4712" w:author="Ian Blenkinsop" w:date="2021-07-29T11:35:00Z">
        <w:r w:rsidR="009F7CF2" w:rsidRPr="00AB4678">
          <w:rPr>
            <w:rFonts w:cs="Times New Roman"/>
            <w:lang w:val="en-GB" w:eastAsia="en-US"/>
          </w:rPr>
          <w:t>(</w:t>
        </w:r>
        <w:r w:rsidR="009F7CF2">
          <w:rPr>
            <w:rFonts w:cs="Times New Roman"/>
            <w:lang w:val="en-GB" w:eastAsia="en-US"/>
          </w:rPr>
          <w:t>–</w:t>
        </w:r>
      </w:ins>
      <w:r w:rsidRPr="00AB4678">
        <w:rPr>
          <w:rFonts w:cs="Times New Roman"/>
          <w:lang w:val="en-GB" w:eastAsia="en-US"/>
        </w:rPr>
        <w:t>0.00</w:t>
      </w:r>
      <w:r w:rsidRPr="003C502A">
        <w:rPr>
          <w:rFonts w:cs="Times New Roman"/>
          <w:lang w:val="en-GB" w:eastAsia="en-US"/>
        </w:rPr>
        <w:t>24</w:t>
      </w:r>
      <w:ins w:id="4713" w:author="Lucy Cowie" w:date="2021-07-28T15:14:00Z">
        <w:r w:rsidR="000A355B">
          <w:rPr>
            <w:rFonts w:cs="Times New Roman"/>
            <w:lang w:val="en-GB" w:eastAsia="en-US"/>
          </w:rPr>
          <w:t xml:space="preserve"> </w:t>
        </w:r>
      </w:ins>
      <w:r w:rsidRPr="003C502A">
        <w:rPr>
          <w:rFonts w:cs="Times New Roman"/>
          <w:lang w:val="en-GB" w:eastAsia="en-US"/>
        </w:rPr>
        <w:t>±</w:t>
      </w:r>
      <w:ins w:id="4714" w:author="Lucy Cowie" w:date="2021-07-28T15:14:00Z">
        <w:r w:rsidR="000A355B">
          <w:rPr>
            <w:rFonts w:cs="Times New Roman"/>
            <w:lang w:val="en-GB" w:eastAsia="en-US"/>
          </w:rPr>
          <w:t xml:space="preserve"> </w:t>
        </w:r>
      </w:ins>
      <w:r w:rsidRPr="003C502A">
        <w:rPr>
          <w:rFonts w:cs="Times New Roman"/>
          <w:lang w:val="en-GB" w:eastAsia="en-US"/>
        </w:rPr>
        <w:t>0.0025</w:t>
      </w:r>
      <w:r w:rsidRPr="003C502A">
        <w:rPr>
          <w:rFonts w:cs="Times New Roman"/>
          <w:color w:val="000000" w:themeColor="text1"/>
          <w:lang w:val="en-GB"/>
        </w:rPr>
        <w:t>°C)</w:t>
      </w:r>
      <w:r w:rsidRPr="003C502A">
        <w:rPr>
          <w:rFonts w:cs="Times New Roman"/>
          <w:lang w:val="en-GB" w:eastAsia="en-US"/>
        </w:rPr>
        <w:t xml:space="preserve"> </w:t>
      </w:r>
      <w:r w:rsidRPr="003C502A">
        <w:rPr>
          <w:rFonts w:cs="Times New Roman"/>
          <w:lang w:val="en-US" w:eastAsia="en-US"/>
        </w:rPr>
        <w:t>on 10</w:t>
      </w:r>
      <w:ins w:id="4715" w:author="Lucy Cowie" w:date="2021-07-28T15:14:00Z">
        <w:r w:rsidR="000A355B">
          <w:rPr>
            <w:rFonts w:cs="Times New Roman"/>
            <w:lang w:val="en-US" w:eastAsia="en-US"/>
          </w:rPr>
          <w:t>–</w:t>
        </w:r>
      </w:ins>
      <w:del w:id="4716" w:author="Lucy Cowie" w:date="2021-07-28T15:14:00Z">
        <w:r w:rsidRPr="003C502A" w:rsidDel="000A355B">
          <w:rPr>
            <w:rFonts w:cs="Times New Roman"/>
            <w:lang w:val="en-US" w:eastAsia="en-US"/>
          </w:rPr>
          <w:delText>-</w:delText>
        </w:r>
      </w:del>
      <w:r w:rsidRPr="003C502A">
        <w:rPr>
          <w:rFonts w:cs="Times New Roman"/>
          <w:lang w:val="en-US" w:eastAsia="en-US"/>
        </w:rPr>
        <w:t>20 year time horizons (</w:t>
      </w:r>
      <w:r w:rsidRPr="003C502A">
        <w:rPr>
          <w:rFonts w:cs="Times New Roman"/>
          <w:i/>
          <w:lang w:val="en-US" w:eastAsia="en-US"/>
        </w:rPr>
        <w:t>high confidence</w:t>
      </w:r>
      <w:r w:rsidRPr="003C502A">
        <w:rPr>
          <w:rFonts w:cs="Times New Roman"/>
          <w:lang w:val="en-US" w:eastAsia="en-US"/>
        </w:rPr>
        <w:t xml:space="preserve">) but its magnitude is of </w:t>
      </w:r>
      <w:r w:rsidRPr="003C502A">
        <w:rPr>
          <w:rFonts w:cs="Times New Roman"/>
          <w:i/>
          <w:lang w:val="en-US" w:eastAsia="en-US"/>
        </w:rPr>
        <w:t>low confidence</w:t>
      </w:r>
      <w:r w:rsidRPr="003C502A">
        <w:rPr>
          <w:rFonts w:cs="Times New Roman"/>
          <w:lang w:val="en-US" w:eastAsia="en-US"/>
        </w:rPr>
        <w:t>.</w:t>
      </w:r>
    </w:p>
    <w:p w14:paraId="1AFE287B" w14:textId="74A382B5" w:rsidR="00E578B9" w:rsidRDefault="00E578B9" w:rsidP="00D5630D">
      <w:pPr>
        <w:pStyle w:val="AR6BodyText"/>
        <w:rPr>
          <w:rFonts w:cs="Times New Roman"/>
          <w:lang w:val="en-US" w:eastAsia="en-US"/>
        </w:rPr>
      </w:pPr>
    </w:p>
    <w:p w14:paraId="3FDA4281" w14:textId="77777777" w:rsidR="002A65DE" w:rsidRPr="003C502A" w:rsidRDefault="002A65DE" w:rsidP="00D5630D">
      <w:pPr>
        <w:pStyle w:val="AR6BodyText"/>
        <w:rPr>
          <w:rFonts w:cs="Times New Roman"/>
          <w:lang w:val="en-US" w:eastAsia="en-US"/>
        </w:rPr>
      </w:pPr>
    </w:p>
    <w:p w14:paraId="009B908D" w14:textId="72C1889E" w:rsidR="007E20F8" w:rsidRPr="007E20F8" w:rsidRDefault="00E578B9" w:rsidP="00D5630D">
      <w:pPr>
        <w:pStyle w:val="AR6Chap6Level461111"/>
      </w:pPr>
      <w:bookmarkStart w:id="4717" w:name="_Toc70498208"/>
      <w:r w:rsidRPr="003C502A">
        <w:t>Land transportation</w:t>
      </w:r>
      <w:bookmarkEnd w:id="4717"/>
    </w:p>
    <w:p w14:paraId="013238E1" w14:textId="772BFE0E" w:rsidR="00E578B9" w:rsidRPr="007E20F8" w:rsidRDefault="00E578B9" w:rsidP="00D5630D">
      <w:pPr>
        <w:pStyle w:val="AR6BodyText"/>
        <w:rPr>
          <w:rFonts w:cs="Times New Roman"/>
          <w:lang w:val="en-GB"/>
        </w:rPr>
      </w:pPr>
      <w:r w:rsidRPr="007E20F8">
        <w:rPr>
          <w:rFonts w:cs="Times New Roman"/>
          <w:lang w:val="en-GB"/>
        </w:rPr>
        <w:t xml:space="preserve">The on-road and off-road transportation sectors have a net warming impact on climate over all time scales </w:t>
      </w:r>
      <w:r w:rsidRPr="007E20F8">
        <w:rPr>
          <w:rFonts w:cs="Times New Roman"/>
          <w:lang w:val="en-GB"/>
        </w:rPr>
        <w:fldChar w:fldCharType="begin" w:fldLock="1"/>
      </w:r>
      <w:r w:rsidR="00D477C7">
        <w:rPr>
          <w:rFonts w:cs="Times New Roman"/>
          <w:lang w:val="en-GB"/>
        </w:rPr>
        <w:instrText>ADDIN CSL_CITATION { "citationItems" : [ { "id" : "ITEM-1", "itemData" : { "DOI" : "10.1073/pnas.0702958104", "ISSN" : "00278424", "abstract" : "Although the transport sector is responsible for a large and growing share of global emissions affecting climate, its overall contribution has not been quantified. We provide a comprehensive analysis of radiative forcing from the road transport, shipping, aviation, and rail subsectors, using both past- and forward-looking perspectives. We find that, since preindustrial times, transport has contributed \u224815% and 31% of the total man-made CO2 and O 3 forcing, respectively. A forward-looking perspective shows that the current emissions from transport are responsible for \u224816% of the integrated net forcing over 100 years from all current manmade emissions. The dominating contributor to positive forcing (warming) is CO2, followed by tropospheric O3. By subsector, road transport is the largest contributor to warming. The transport sector also exerts cooling through reduced methane lifetime and atmospheric aerosol effects. Shipping causes net cooling, except on future time scales of several centuries. Much of the forcing from transport comes from emissions not covered by the Kyoto Protocol. \u00a9 2008 by The National Academy of Sciences of the USA.", "author" : [ { "dropping-particle" : "", "family" : "Fuglestvedt", "given" : "Jan S.", "non-dropping-particle" : "", "parse-names" : false, "suffix" : "" }, { "dropping-particle" : "", "family" : "Berntsen", "given" : "Terje", "non-dropping-particle" : "", "parse-names" : false, "suffix" : "" }, { "dropping-particle" : "", "family" : "Myhre", "given" : "Gunnar", "non-dropping-particle" : "", "parse-names" : false, "suffix" : "" }, { "dropping-particle" : "", "family" : "Rypdal", "given" : "Kristin", "non-dropping-particle" : "", "parse-names" : false, "suffix" : "" }, { "dropping-particle" : "", "family" : "Skeie", "given" : "Ragnhild Bieltvedt", "non-dropping-particle" : "", "parse-names" : false, "suffix" : "" } ], "container-title" : "Proceedings of the National Academy of Sciences", "id" : "ITEM-1", "issue" : "2", "issued" : { "date-parts" : [ [ "2008" ] ] }, "page" : "454-458", "title" : "Climate forcing from the transport sectors", "translator" : [ { "dropping-particle" : "", "family" : "G4406", "given" : "", "non-dropping-particle" : "", "parse-names" : false, "suffix" : "" } ], "type" : "article-journal", "volume" : "105" }, "uris" : [ "http://www.mendeley.com/documents/?uuid=5e5b8979-9059-4bb0-9834-29832f756550" ] }, { "id" : "ITEM-2", "itemData" : { "DOI" : "10.1073/pnas.0906548107", "ISSN" : "0027-8424", "abstract" : "A much-cited bar chart provided by the Intergovernmental Panel on Climate Change displays the climate impact, as expressed by radiative forcing in watts per meter squared, of individual chemical species. The organization of the chart reflects the history of atmospheric chemistry, in which investigators typically focused on a single species of interest. However, changes in pollutant emissions and concentrations are a symptom, not a cause, of the primary driver of anthropogenic climate change: human activity. In this paper, we suggest organizing the bar chart according to drivers of change\u2014that is, by economic sector. Climate impacts of tropospheric ozone, fine aerosols, aerosol-cloud interactions, methane, and long-lived greenhouse gases are considered. We quantify the future evolution of the total radiative forcing due to perpetual constant year 2000 emissions by sector, most relevant for the development of climate policy now, and focus on two specific time points, near-term at 2020 and long-term at 2100. Because sector profiles differ greatly, this approach fosters the development of smart climate policy and is useful to identify effective opportunities for rapid mitigation of anthropogenic radiative forcing.", "author" : [ { "dropping-particle" : "", "family" : "Unger", "given" : "Nadine", "non-dropping-particle" : "", "parse-names" : false, "suffix" : "" }, { "dropping-particle" : "", "family" : "Bond", "given" : "Tami C", "non-dropping-particle" : "", "parse-names" : false, "suffix" : "" }, { "dropping-particle" : "", "family" : "Wang", "given" : "James S", "non-dropping-particle" : "", "parse-names" : false, "suffix" : "" }, { "dropping-particle" : "", "family" : "Koch", "given" : "Dorothy M", "non-dropping-particle" : "", "parse-names" : false, "suffix" : "" }, { "dropping-particle" : "", "family" : "Menon", "given" : "Surabi", "non-dropping-particle" : "", "parse-names" : false, "suffix" : "" }, { "dropping-particle" : "", "family" : "Shindell", "given" : "Drew T", "non-dropping-particle" : "", "parse-names" : false, "suffix" : "" }, { "dropping-particle" : "", "family" : "Bauer", "given" : "Susanne", "non-dropping-particle" : "", "parse-names" : false, "suffix" : "" } ], "container-title" : "Proceedings of the National Academy of Sciences", "id" : "ITEM-2", "issue" : "8", "issued" : { "date-parts" : [ [ "2010", "2", "23" ] ] }, "page" : "3382-3387", "publisher" : "National Academy of Sciences", "title" : "Attribution of climate forcing to economic sectors", "translator" : [ { "dropping-particle" : "", "family" : "G3176", "given" : "", "non-dropping-particle" : "", "parse-names" : false, "suffix" : "" } ], "type" : "article-journal", "volume" : "107" }, "uris" : [ "http://www.mendeley.com/documents/?uuid=ba4c7cfc-ab4e-44e4-866c-95e7ae644569" ] }, { "id" : "ITEM-3", "itemData" : { "DOI" : "10.1073/pnas.0804844105", "ISSN" : "0027-8424", "author" : [ { "dropping-particle" : "", "family" : "Berntsen", "given" : "T.", "non-dropping-particle" : "", "parse-names" : false, "suffix" : "" }, { "dropping-particle" : "", "family" : "Fuglestvedt", "given" : "J.", "non-dropping-particle" : "", "parse-names" : false, "suffix" : "" } ], "container-title" : "Proceedings of the National Academy of Sciences", "id" : "ITEM-3", "issue" : "49", "issued" : { "date-parts" : [ [ "2008", "12", "9" ] ] }, "page" : "19154-19159", "title" : "Global temperature responses to current emissions from the transport sectors", "translator" : [ { "dropping-particle" : "", "family" : "G4920", "given" : "", "non-dropping-particle" : "", "parse-names" : false, "suffix" : "" } ], "type" : "article-journal", "volume" : "105" }, "uris" : [ "http://www.mendeley.com/documents/?uuid=c52b0eb9-e3bc-48d6-9f6d-d218e5af2f2c" ] }, { "id" : "ITEM-4", "itemData" : { "DOI" : "10.5194/esd-11-977-2020", "ISSN" : "2190-4987", "abstract" : "Mitigation of non-CO2 emissions plays a key role in meeting the Paris Agreement ambitions and sustainable development goals. Implementation of respective policies addressing these targets mainly occur at sectoral and regional levels, and designing efficient mitigation strategies therefore relies on detailed knowledge about the mix of emissions from individual sources and their subsequent climate impact. Here we present a comprehensive dataset of near- and long-term global temperature responses to emissions of CO2 and individual short-lived climate forcers (SLCFs) from 7 sectors and 13 regions \u2013 for both present-day emissions and their continued evolution as projected under the Shared Socioeconomic Pathways (SSPs). We demonstrate the key role of CO2 in driving both near- and long-term warming and highlight the importance of mitigating methane emissions from agriculture, waste management, and energy production as the primary strategy to further limit near-term warming. Due to high current emissions of cooling SLCFs, policies targeting end-of-pipe energy sector emissions may result in net added warming unless accompanied by simultaneous methane and/or CO2 reductions. We find that SLCFs are projected to play a continued role in many regions, particularly those including low- to medium-income countries, under most of the SSPs considered here. East Asia, North America, and Europe will remain the largest contributors to total net warming until 2100, regardless of scenario, while South Asia and Africa south of the Sahara overtake Europe by the end of the century in SSP3-7.0 and SSP5-8.5. Our dataset is made available in an accessible format, aimed also at decision makers, to support further assessment of the implications of policy implementation at the sectoral and regional scales.", "author" : [ { "dropping-particle" : "", "family" : "Lund", "given" : "Marianne T.", "non-dropping-particle" : "", "parse-names" : false, "suffix" : "" }, { "dropping-particle" : "", "family" : "Aamaas", "given" : "Borgar", "non-dropping-particle" : "", "parse-names" : false, "suffix" : "" }, { "dropping-particle" : "", "family" : "Stjern", "given" : "Camilla W.", "non-dropping-particle" : "", "parse-names" : false, "suffix" : "" }, { "dropping-particle" : "", "family" : "Klimont", "given" : "Zbigniew", "non-dropping-particle" : "", "parse-names" : false, "suffix" : "" }, { "dropping-particle" : "", "family" : "Berntsen", "given" : "Terje K.", "non-dropping-particle" : "", "parse-names" : false, "suffix" : "" }, { "dropping-particle" : "", "family" : "Samset", "given" : "Bj\u00f8rn H.", "non-dropping-particle" : "", "parse-names" : false, "suffix" : "" } ], "container-title" : "Earth System Dynamics", "id" : "ITEM-4", "issue" : "4", "issued" : { "date-parts" : [ [ "2020", "11", "9" ] ] }, "page" : "977-993", "title" : "A continued role of short-lived climate forcers under the Shared Socioeconomic Pathways", "translator" : [ { "dropping-particle" : "", "family" : "G5371", "given" : "", "non-dropping-particle" : "", "parse-names" : false, "suffix" : "" } ], "type" : "article-journal", "volume" : "11" }, "uris" : [ "http://www.mendeley.com/documents/?uuid=3587d307-4414-4320-9735-6f133016a055" ] } ], "mendeley" : { "formattedCitation" : "(Berntsen and Fuglestvedt, 2008; Fuglestvedt et al., 2008; Unger et al., 2010; Lund et al., 2020)", "plainTextFormattedCitation" : "(Berntsen and Fuglestvedt, 2008; Fuglestvedt et al., 2008; Unger et al., 2010; Lund et al., 2020)", "previouslyFormattedCitation" : "(Berntsen and Fuglestvedt, 2008; Fuglestvedt et al., 2008; Unger et al., 2010; Lund et al., 2020)" }, "properties" : { "noteIndex" : 0 }, "schema" : "https://github.com/citation-style-language/schema/raw/master/csl-citation.json" }</w:instrText>
      </w:r>
      <w:r w:rsidRPr="007E20F8">
        <w:rPr>
          <w:rFonts w:cs="Times New Roman"/>
          <w:lang w:val="en-GB"/>
        </w:rPr>
        <w:fldChar w:fldCharType="separate"/>
      </w:r>
      <w:r w:rsidR="00CB33A1">
        <w:rPr>
          <w:rFonts w:cs="Times New Roman"/>
          <w:noProof/>
          <w:lang w:val="en-US"/>
        </w:rPr>
        <w:t>(Berntsen and Fuglestvedt, 2008; Fuglestvedt et al., 2008; Unger et al., 2010; Lund et al., 2020)</w:t>
      </w:r>
      <w:r w:rsidRPr="007E20F8">
        <w:rPr>
          <w:rFonts w:cs="Times New Roman"/>
          <w:lang w:val="en-GB"/>
        </w:rPr>
        <w:fldChar w:fldCharType="end"/>
      </w:r>
      <w:r w:rsidRPr="00615DED">
        <w:rPr>
          <w:rFonts w:cs="Times New Roman"/>
          <w:lang w:val="en-US"/>
        </w:rPr>
        <w:t xml:space="preserve">. </w:t>
      </w:r>
      <w:ins w:id="4718" w:author="Lucy Cowie" w:date="2021-07-28T15:27:00Z">
        <w:r w:rsidR="006B6650">
          <w:rPr>
            <w:rFonts w:cs="Times New Roman"/>
            <w:lang w:val="en-US"/>
          </w:rPr>
          <w:t xml:space="preserve">A </w:t>
        </w:r>
        <w:r w:rsidR="006B6650">
          <w:rPr>
            <w:rFonts w:cs="Times New Roman"/>
            <w:lang w:val="en-GB"/>
          </w:rPr>
          <w:t>o</w:t>
        </w:r>
      </w:ins>
      <w:del w:id="4719" w:author="Lucy Cowie" w:date="2021-07-28T15:27:00Z">
        <w:r w:rsidR="00A044F2" w:rsidDel="006B6650">
          <w:rPr>
            <w:rFonts w:cs="Times New Roman"/>
            <w:lang w:val="en-GB"/>
          </w:rPr>
          <w:delText>O</w:delText>
        </w:r>
      </w:del>
      <w:r w:rsidR="00A044F2">
        <w:rPr>
          <w:rFonts w:cs="Times New Roman"/>
          <w:lang w:val="en-GB"/>
        </w:rPr>
        <w:t>ne</w:t>
      </w:r>
      <w:ins w:id="4720" w:author="Lucy Cowie" w:date="2021-07-28T15:27:00Z">
        <w:r w:rsidR="006B6650">
          <w:rPr>
            <w:rFonts w:cs="Times New Roman"/>
            <w:lang w:val="en-GB"/>
          </w:rPr>
          <w:t>-</w:t>
        </w:r>
      </w:ins>
      <w:del w:id="4721" w:author="Lucy Cowie" w:date="2021-07-28T15:27:00Z">
        <w:r w:rsidR="00A044F2" w:rsidDel="006B6650">
          <w:rPr>
            <w:rFonts w:cs="Times New Roman"/>
            <w:lang w:val="en-GB"/>
          </w:rPr>
          <w:delText xml:space="preserve"> </w:delText>
        </w:r>
      </w:del>
      <w:r w:rsidR="00A044F2">
        <w:rPr>
          <w:rFonts w:cs="Times New Roman"/>
          <w:lang w:val="en-GB"/>
        </w:rPr>
        <w:t>year</w:t>
      </w:r>
      <w:r w:rsidR="00A044F2" w:rsidRPr="007E20F8">
        <w:rPr>
          <w:rFonts w:cs="Times New Roman"/>
          <w:lang w:val="en-GB"/>
        </w:rPr>
        <w:t xml:space="preserve"> </w:t>
      </w:r>
      <w:r w:rsidRPr="007E20F8">
        <w:rPr>
          <w:rFonts w:cs="Times New Roman"/>
          <w:lang w:val="en-GB"/>
        </w:rPr>
        <w:t>pulse of present</w:t>
      </w:r>
      <w:ins w:id="4722" w:author="Lucy Cowie" w:date="2021-07-28T15:27:00Z">
        <w:r w:rsidR="00DE1DF5">
          <w:rPr>
            <w:rFonts w:cs="Times New Roman"/>
            <w:lang w:val="en-GB"/>
          </w:rPr>
          <w:t>-</w:t>
        </w:r>
      </w:ins>
      <w:del w:id="4723" w:author="Lucy Cowie" w:date="2021-07-28T15:27:00Z">
        <w:r w:rsidRPr="007E20F8" w:rsidDel="00DE1DF5">
          <w:rPr>
            <w:rFonts w:cs="Times New Roman"/>
            <w:lang w:val="en-GB"/>
          </w:rPr>
          <w:delText xml:space="preserve"> </w:delText>
        </w:r>
      </w:del>
      <w:r w:rsidRPr="007E20F8">
        <w:rPr>
          <w:rFonts w:cs="Times New Roman"/>
          <w:lang w:val="en-GB"/>
        </w:rPr>
        <w:t>day emissions has a small net global temperature effect on short time</w:t>
      </w:r>
      <w:ins w:id="4724" w:author="Lucy Cowie" w:date="2021-07-28T15:28:00Z">
        <w:r w:rsidR="0035445A">
          <w:rPr>
            <w:rFonts w:cs="Times New Roman"/>
            <w:lang w:val="en-GB"/>
          </w:rPr>
          <w:t xml:space="preserve"> </w:t>
        </w:r>
      </w:ins>
      <w:del w:id="4725" w:author="Lucy Cowie" w:date="2021-07-28T15:28:00Z">
        <w:r w:rsidRPr="007E20F8" w:rsidDel="0035445A">
          <w:rPr>
            <w:rFonts w:cs="Times New Roman"/>
            <w:lang w:val="en-GB"/>
          </w:rPr>
          <w:delText>-</w:delText>
        </w:r>
      </w:del>
      <w:r w:rsidRPr="007E20F8">
        <w:rPr>
          <w:rFonts w:cs="Times New Roman"/>
          <w:lang w:val="en-GB"/>
        </w:rPr>
        <w:t xml:space="preserve">scales </w:t>
      </w:r>
      <w:r w:rsidRPr="00981F7A">
        <w:rPr>
          <w:rFonts w:cs="Times New Roman"/>
          <w:lang w:val="en-GB" w:eastAsia="en-US"/>
        </w:rPr>
        <w:t>(+0.0011</w:t>
      </w:r>
      <w:ins w:id="4726" w:author="Lucy Cowie" w:date="2021-07-28T15:28:00Z">
        <w:r w:rsidR="00CA5469" w:rsidRPr="00981F7A">
          <w:rPr>
            <w:rFonts w:cs="Times New Roman"/>
            <w:color w:val="000000" w:themeColor="text1"/>
            <w:lang w:val="en-GB"/>
          </w:rPr>
          <w:t>°C</w:t>
        </w:r>
        <w:r w:rsidR="00CA5469">
          <w:rPr>
            <w:rFonts w:cs="Times New Roman"/>
            <w:lang w:val="en-GB" w:eastAsia="en-US"/>
          </w:rPr>
          <w:t xml:space="preserve"> </w:t>
        </w:r>
      </w:ins>
      <w:r w:rsidRPr="00981F7A">
        <w:rPr>
          <w:rFonts w:cs="Times New Roman"/>
          <w:lang w:val="en-GB" w:eastAsia="en-US"/>
        </w:rPr>
        <w:t>±</w:t>
      </w:r>
      <w:ins w:id="4727" w:author="Lucy Cowie" w:date="2021-07-28T15:28:00Z">
        <w:r w:rsidR="00CA5469">
          <w:rPr>
            <w:rFonts w:cs="Times New Roman"/>
            <w:lang w:val="en-GB" w:eastAsia="en-US"/>
          </w:rPr>
          <w:t xml:space="preserve"> </w:t>
        </w:r>
      </w:ins>
      <w:r w:rsidRPr="00981F7A">
        <w:rPr>
          <w:rFonts w:cs="Times New Roman"/>
          <w:lang w:val="en-GB" w:eastAsia="en-US"/>
        </w:rPr>
        <w:t>0.0045</w:t>
      </w:r>
      <w:r w:rsidRPr="00981F7A">
        <w:rPr>
          <w:rFonts w:cs="Times New Roman"/>
          <w:color w:val="000000" w:themeColor="text1"/>
          <w:lang w:val="en-GB"/>
        </w:rPr>
        <w:t>°C),</w:t>
      </w:r>
      <w:r w:rsidRPr="00981F7A">
        <w:rPr>
          <w:rFonts w:cs="Times New Roman"/>
          <w:lang w:val="en-GB" w:eastAsia="en-US"/>
        </w:rPr>
        <w:t xml:space="preserve"> </w:t>
      </w:r>
      <w:r w:rsidRPr="007E20F8">
        <w:rPr>
          <w:rFonts w:cs="Times New Roman"/>
          <w:lang w:val="en-GB"/>
        </w:rPr>
        <w:t>predominantly driven by CO</w:t>
      </w:r>
      <w:r w:rsidRPr="007E20F8">
        <w:rPr>
          <w:rFonts w:cs="Times New Roman"/>
          <w:vertAlign w:val="subscript"/>
          <w:lang w:val="en-GB"/>
        </w:rPr>
        <w:t>2</w:t>
      </w:r>
      <w:r w:rsidRPr="007E20F8">
        <w:rPr>
          <w:rFonts w:cs="Times New Roman"/>
          <w:lang w:val="en-GB"/>
        </w:rPr>
        <w:t xml:space="preserve"> and BC warming offset by NO</w:t>
      </w:r>
      <w:r w:rsidRPr="003504FB">
        <w:rPr>
          <w:rFonts w:cs="Times New Roman"/>
          <w:iCs/>
          <w:vertAlign w:val="subscript"/>
          <w:lang w:val="en-GB"/>
          <w:rPrChange w:id="4728" w:author="Lucy Cowie" w:date="2021-07-28T15:28:00Z">
            <w:rPr>
              <w:rFonts w:cs="Times New Roman"/>
              <w:i/>
              <w:vertAlign w:val="subscript"/>
              <w:lang w:val="en-GB"/>
            </w:rPr>
          </w:rPrChange>
        </w:rPr>
        <w:t>x</w:t>
      </w:r>
      <w:r w:rsidRPr="007E20F8">
        <w:rPr>
          <w:rFonts w:cs="Times New Roman"/>
          <w:lang w:val="en-GB"/>
        </w:rPr>
        <w:t>-induced cooling through CH</w:t>
      </w:r>
      <w:r w:rsidRPr="007E20F8">
        <w:rPr>
          <w:rFonts w:cs="Times New Roman"/>
          <w:vertAlign w:val="subscript"/>
          <w:lang w:val="en-GB"/>
        </w:rPr>
        <w:t>4</w:t>
      </w:r>
      <w:r w:rsidRPr="007E20F8">
        <w:rPr>
          <w:rFonts w:cs="Times New Roman"/>
          <w:lang w:val="en-GB"/>
        </w:rPr>
        <w:t xml:space="preserve"> lifetime reductions </w:t>
      </w:r>
      <w:r w:rsidRPr="007E20F8">
        <w:rPr>
          <w:rFonts w:cs="Times New Roman"/>
          <w:lang w:val="en-GB"/>
        </w:rPr>
        <w:fldChar w:fldCharType="begin" w:fldLock="1"/>
      </w:r>
      <w:r w:rsidR="00D477C7">
        <w:rPr>
          <w:rFonts w:cs="Times New Roman"/>
          <w:lang w:val="en-GB"/>
        </w:rPr>
        <w:instrText>ADDIN CSL_CITATION { "citationItems" : [ { "id" : "ITEM-1", "itemData" : { "DOI" : "10.5194/esd-11-977-2020", "ISSN" : "2190-4987", "abstract" : "Mitigation of non-CO2 emissions plays a key role in meeting the Paris Agreement ambitions and sustainable development goals. Implementation of respective policies addressing these targets mainly occur at sectoral and regional levels, and designing efficient mitigation strategies therefore relies on detailed knowledge about the mix of emissions from individual sources and their subsequent climate impact. Here we present a comprehensive dataset of near- and long-term global temperature responses to emissions of CO2 and individual short-lived climate forcers (SLCFs) from 7 sectors and 13 regions \u2013 for both present-day emissions and their continued evolution as projected under the Shared Socioeconomic Pathways (SSPs). We demonstrate the key role of CO2 in driving both near- and long-term warming and highlight the importance of mitigating methane emissions from agriculture, waste management, and energy production as the primary strategy to further limit near-term warming. Due to high current emissions of cooling SLCFs, policies targeting end-of-pipe energy sector emissions may result in net added warming unless accompanied by simultaneous methane and/or CO2 reductions. We find that SLCFs are projected to play a continued role in many regions, particularly those including low- to medium-income countries, under most of the SSPs considered here. East Asia, North America, and Europe will remain the largest contributors to total net warming until 2100, regardless of scenario, while South Asia and Africa south of the Sahara overtake Europe by the end of the century in SSP3-7.0 and SSP5-8.5. Our dataset is made available in an accessible format, aimed also at decision makers, to support further assessment of the implications of policy implementation at the sectoral and regional scales.", "author" : [ { "dropping-particle" : "", "family" : "Lund", "given" : "Marianne T.", "non-dropping-particle" : "", "parse-names" : false, "suffix" : "" }, { "dropping-particle" : "", "family" : "Aamaas", "given" : "Borgar", "non-dropping-particle" : "", "parse-names" : false, "suffix" : "" }, { "dropping-particle" : "", "family" : "Stjern", "given" : "Camilla W.", "non-dropping-particle" : "", "parse-names" : false, "suffix" : "" }, { "dropping-particle" : "", "family" : "Klimont", "given" : "Zbigniew", "non-dropping-particle" : "", "parse-names" : false, "suffix" : "" }, { "dropping-particle" : "", "family" : "Berntsen", "given" : "Terje K.", "non-dropping-particle" : "", "parse-names" : false, "suffix" : "" }, { "dropping-particle" : "", "family" : "Samset", "given" : "Bj\u00f8rn H.", "non-dropping-particle" : "", "parse-names" : false, "suffix" : "" } ], "container-title" : "Earth System Dynamics", "id" : "ITEM-1", "issue" : "4", "issued" : { "date-parts" : [ [ "2020", "11", "9" ] ] }, "page" : "977-993", "title" : "A continued role of short-lived climate forcers under the Shared Socioeconomic Pathways", "translator" : [ { "dropping-particle" : "", "family" : "G5371", "given" : "", "non-dropping-particle" : "", "parse-names" : false, "suffix" : "" } ], "type" : "article-journal", "volume" : "11" }, "uris" : [ "http://www.mendeley.com/documents/?uuid=3587d307-4414-4320-9735-6f133016a055" ] } ], "mendeley" : { "formattedCitation" : "(Lund et al., 2020)", "plainTextFormattedCitation" : "(Lund et al., 2020)", "previouslyFormattedCitation" : "(Lund et al., 2020)" }, "properties" : { "noteIndex" : 0 }, "schema" : "https://github.com/citation-style-language/schema/raw/master/csl-citation.json" }</w:instrText>
      </w:r>
      <w:r w:rsidRPr="007E20F8">
        <w:rPr>
          <w:rFonts w:cs="Times New Roman"/>
          <w:lang w:val="en-GB"/>
        </w:rPr>
        <w:fldChar w:fldCharType="separate"/>
      </w:r>
      <w:r w:rsidR="00CB33A1">
        <w:rPr>
          <w:rFonts w:cs="Times New Roman"/>
          <w:noProof/>
          <w:lang w:val="en-GB"/>
        </w:rPr>
        <w:t>(Lund et al., 2020)</w:t>
      </w:r>
      <w:r w:rsidRPr="007E20F8">
        <w:rPr>
          <w:rFonts w:cs="Times New Roman"/>
          <w:lang w:val="en-GB"/>
        </w:rPr>
        <w:fldChar w:fldCharType="end"/>
      </w:r>
      <w:r w:rsidRPr="007E20F8">
        <w:rPr>
          <w:rFonts w:cs="Times New Roman"/>
          <w:lang w:val="en-GB"/>
        </w:rPr>
        <w:t>.</w:t>
      </w:r>
    </w:p>
    <w:p w14:paraId="7EBCCD7A" w14:textId="77777777" w:rsidR="00E578B9" w:rsidRDefault="00E578B9" w:rsidP="00D5630D">
      <w:pPr>
        <w:pStyle w:val="AR6BodyText"/>
        <w:rPr>
          <w:rFonts w:cs="Times New Roman"/>
          <w:lang w:val="en-GB"/>
        </w:rPr>
      </w:pPr>
    </w:p>
    <w:p w14:paraId="2C23B4F0" w14:textId="5AFB8D86" w:rsidR="00E578B9" w:rsidRPr="000A161D" w:rsidRDefault="00E578B9" w:rsidP="00D5630D">
      <w:pPr>
        <w:pStyle w:val="AR6BodyText"/>
        <w:rPr>
          <w:rFonts w:cs="Times New Roman"/>
          <w:lang w:val="en-US"/>
        </w:rPr>
      </w:pPr>
      <w:r w:rsidRPr="000A161D">
        <w:rPr>
          <w:rFonts w:cs="Times New Roman"/>
          <w:lang w:val="en-GB"/>
        </w:rPr>
        <w:t>The vehicle tailpipe emission profiles of diesel and gasoline are distinctly different. Diesel air pollutant emissions are dominated by BC and NO</w:t>
      </w:r>
      <w:r w:rsidRPr="00371F65">
        <w:rPr>
          <w:rFonts w:cs="Times New Roman"/>
          <w:iCs/>
          <w:vertAlign w:val="subscript"/>
          <w:lang w:val="en-GB"/>
          <w:rPrChange w:id="4729" w:author="Lucy Cowie" w:date="2021-07-28T15:29:00Z">
            <w:rPr>
              <w:rFonts w:cs="Times New Roman"/>
              <w:i/>
              <w:vertAlign w:val="subscript"/>
              <w:lang w:val="en-GB"/>
            </w:rPr>
          </w:rPrChange>
        </w:rPr>
        <w:t>x</w:t>
      </w:r>
      <w:r w:rsidRPr="00371F65">
        <w:rPr>
          <w:rFonts w:cs="Times New Roman"/>
          <w:iCs/>
          <w:lang w:val="en-GB"/>
        </w:rPr>
        <w:t xml:space="preserve"> </w:t>
      </w:r>
      <w:r w:rsidRPr="000A161D">
        <w:rPr>
          <w:rFonts w:cs="Times New Roman"/>
          <w:lang w:val="en-GB"/>
        </w:rPr>
        <w:t xml:space="preserve">whereas petrol air pollutant emissions are dominated by CO and NMVOCs, </w:t>
      </w:r>
      <w:r w:rsidRPr="000A161D">
        <w:rPr>
          <w:rFonts w:cs="Times New Roman"/>
          <w:lang w:val="en-US"/>
        </w:rPr>
        <w:t>especially when distribution and upstream losses are considered</w:t>
      </w:r>
      <w:r w:rsidRPr="000A161D">
        <w:rPr>
          <w:rFonts w:cs="Times New Roman"/>
          <w:lang w:val="en-GB"/>
        </w:rPr>
        <w:t xml:space="preserve">. </w:t>
      </w:r>
      <w:r w:rsidRPr="000A161D">
        <w:rPr>
          <w:rFonts w:cs="Times New Roman"/>
          <w:lang w:val="en-US"/>
        </w:rPr>
        <w:t>Thus,</w:t>
      </w:r>
      <w:ins w:id="4730" w:author="Lucy Cowie" w:date="2021-07-28T15:29:00Z">
        <w:r w:rsidR="00D916A6">
          <w:rPr>
            <w:rFonts w:cs="Times New Roman"/>
            <w:lang w:val="en-US"/>
          </w:rPr>
          <w:t xml:space="preserve"> the</w:t>
        </w:r>
      </w:ins>
      <w:r w:rsidRPr="000A161D">
        <w:rPr>
          <w:rFonts w:cs="Times New Roman"/>
          <w:lang w:val="en-US"/>
        </w:rPr>
        <w:t xml:space="preserve"> net</w:t>
      </w:r>
      <w:ins w:id="4731" w:author="Lucy Cowie" w:date="2021-07-28T15:29:00Z">
        <w:r w:rsidR="00D916A6">
          <w:rPr>
            <w:rFonts w:cs="Times New Roman"/>
            <w:lang w:val="en-US"/>
          </w:rPr>
          <w:t>-</w:t>
        </w:r>
      </w:ins>
      <w:del w:id="4732" w:author="Lucy Cowie" w:date="2021-07-28T15:29:00Z">
        <w:r w:rsidRPr="000A161D" w:rsidDel="00D916A6">
          <w:rPr>
            <w:rFonts w:cs="Times New Roman"/>
            <w:lang w:val="en-US"/>
          </w:rPr>
          <w:delText xml:space="preserve"> </w:delText>
        </w:r>
      </w:del>
      <w:r w:rsidRPr="000A161D">
        <w:rPr>
          <w:rFonts w:cs="Times New Roman"/>
          <w:lang w:val="en-US"/>
        </w:rPr>
        <w:t xml:space="preserve">radiative effect of the on-road vehicle fleets depends upon the share of different fuels used, in particular gasoline and diesel </w:t>
      </w:r>
      <w:commentRangeStart w:id="4733"/>
      <w:r w:rsidRPr="000A161D">
        <w:rPr>
          <w:rFonts w:cs="Times New Roman"/>
          <w:lang w:val="en-US"/>
        </w:rPr>
        <w:fldChar w:fldCharType="begin" w:fldLock="1"/>
      </w:r>
      <w:ins w:id="4734" w:author="Robin Matthews" w:date="2021-07-08T17:26:00Z">
        <w:r w:rsidR="002D39BF">
          <w:rPr>
            <w:rFonts w:cs="Times New Roman"/>
            <w:lang w:val="en-US"/>
          </w:rPr>
          <w:instrText>ADDIN CSL_CITATION { "citationItems" : [ { "id" : "ITEM-1", "itemData" : { "DOI" : "10.1029/2019GH000240", "ISSN" : "2471-1403", "author" : [ { "dropping-particle" : "", "family" : "Huang", "given" : "Yaoxian", "non-dropping-particle" : "", "parse-names" : false, "suffix" : "" }, { "dropping-particle" : "", "family" : "Unger", "given" : "Nadine", "non-dropping-particle" : "", "parse-names" : false, "suffix" : "" }, { "dropping-particle" : "", "family" : "Harper", "given" : "Kandice", "non-dropping-particle" : "", "parse-names" : false, "suffix" : "" }, { "dropping-particle" : "", "family" : "Heyes", "given" : "Chris", "non-dropping-particle" : "", "parse-names" : false, "suffix" : "" } ], "container-title" : "GeoHealth", "id" : "ITEM-1", "issue" : "3", "issued" : { "date-parts" : [ [ "2020", "3" ] ] }, "title" : "Global Climate and Human Health Effects of the Gasoline and Diesel Vehicle Fleets", "translator" : [ { "dropping-particle" : "", "family" : "G4919", "given" : "", "non-dropping-particle" : "", "parse-names" : false, "suffix" : "" } ], "type" : "article-journal", "volume" : "4" }, "uris" : [ "http://www.mendeley.com/documents/?uuid=2f111a97-ac93-4a28-8715-fbd7aa078748" ] }, { "id" : "ITEM-2", "itemData" : { "DOI" : "10.1016/j.atmosenv.2014.08.033", "ISBN" : "1352-2310", "ISSN" : "18732844", "abstract" : "Diesel vehicles are a significant source of black carbon (BC) and ozone precursors, which are important contributors to climate warming, degrade air quality and harm human health. Reducing diesel emissions could mitigate near-term climate change with significant co-benefits. This study quantifies the global and regional climate impacts of BC and co-emitted short-lived climate forcers (SLCFs) from present-day on-road diesel vehicles, as well as future impacts following a current legislation emission scenario. Atmospheric concentrations are calculated by the chemical transport model OsloCTM2. The following radiative forcing (RF) and equilibrium surface temperature responses are estimated. For year 2010 on-road diesel emissions we estimate a global-mean direct RF from BC of 44mW/m2 and an equilibrium surface temperature response of 59mK, including the impact of BC deposition on snow. Accounting for cooling and warming impacts of co-emitted SLCFs results in a net global-mean RF and warming of 28mW/m2 and 48mK, respectively. Using the concept of Regional Temperature change Potential (RTP), we find significant geographical differences in the responses to regional emissions. Accounting for the vertical sensitivities of the forcing/response relation amplifies these differences. In terms of individual source regions, emissions in Europe give the largest regional contribution to equilibrium warming caused by year 2010 on-road diesel BC, while Russia is most important for Arctic warming per unit emission. The largest contribution to warming caused by the year 2050 on-road diesel sector is from emissions in South Asia, followed by East Asia and the Middle East. Hence, in regions where current legislation is not sufficient to outweigh the expected growth in activity, accelerated policy implementation is important for further future mitigation. \u00a9 2014 Elsevier Ltd.", "author" : [ { "dropping-particle" : "", "family" : "Lund", "given" : "Marianne T.", "non-dropping-particle" : "", "parse-names" : false, "suffix" : "" }, { "dropping-particle" : "", "family" : "Berntsen", "given" : "Terje K.", "non-dropping-particle" : "", "parse-names" : false, "suffix" : "" }, { "dropping-particle" : "", "family" : "Heyes", "given" : "Chris", "non-dropping-particle" : "", "parse-names" : false, "suffix" : "" }, { "dropping-particle" : "", "family" : "Klimont", "given" : "Zbigniew", "non-dropping-particle" : "", "parse-names" : false, "suffix" : "" }, { "dropping-particle" : "", "family" : "Samset", "given" : "Bj\u00f8rn H.", "non-dropping-particle" : "", "parse-names" : false, "suffix" : "" } ], "container-title" : "Atmospheric Environment", "id" : "ITEM-2", "issued" : { "date-parts" : [ [ "2014", "12" ] ] }, "note" : "From Duplicate 1 (Global and regional climate impacts of black carbon and co-emitted species from the on-road diesel sector - Lund, Marianne T.; Berntsen, Terje K.; Heyes, Chris; Klimont, Zbigniew; Samset, Bj\u00f8rn H.)\n\nFrom Duplicate 2 (Global and regional climate impacts of black carbon and co-emitted species from the on-road diesel sector - Lund, Marianne T.; Berntsen, Terje K.; Heyes, Chris; Klimont, Zbigniew; Samset, Bj\u00f8rn H.)\n\nFrom Duplicate 1 (Global and regional climate impacts of black carbon and co-emitted species from the on-road diesel sector - Lund, Marianne T.; Berntsen, Terje K.; Heyes, Chris; Klimont, Zbigniew; Samset, Bj\u00f8rn H.)\n\nTimes Cited: 11\nKlimont, Zbigniew/P-7641-2015; Samset, Bjorn H./B-9248-2012; Lund, Marianne/J-6465-2016; Heyes, Chris/\nKlimont, Zbigniew/0000-0003-2630-198X; Samset, Bjorn H./0000-0001-8013-1833; Lund, Marianne/0000-0001-9911-4160; Heyes, Chris/0000-0001-5254-493X\n0\n11\n1873-2844", "page" : "50-58", "title" : "Global and regional climate impacts of black carbon and co-emitted species from the on-road diesel sector", "translator" : [ { "dropping-particle" : "", "family" : "G5424", "given" : "", "non-dropping-particle" : "", "parse-names" : false, "suffix" : "" } ], "type" : "article-journal", "volume" : "98" }, "uris" : [ "http://www.mendeley.com/documents/?uuid=632f7b72-bd67-41ac-af53-210fa137c220" ] } ], "mendeley" : { "formattedCitation" : "(Lund et al., 2014; Huang et al., 2020b)", "manualFormatting" : "(Lund et al., 2014; Y. Huang et al., 2020)", "plainTextFormattedCitation" : "(Lund et al., 2014; Huang et al., 2020b)", "previouslyFormattedCitation" : "(Lund et al., 2014; Huang et al., 2020b)" }, "properties" : { "noteIndex" : 0 }, "schema" : "https://github.com/citation-style-language/schema/raw/master/csl-citation.json" }</w:instrText>
        </w:r>
      </w:ins>
      <w:del w:id="4735" w:author="Robin Matthews" w:date="2021-07-08T17:26:00Z">
        <w:r w:rsidR="00D477C7" w:rsidDel="002D39BF">
          <w:rPr>
            <w:rFonts w:cs="Times New Roman"/>
            <w:lang w:val="en-US"/>
          </w:rPr>
          <w:delInstrText>ADDIN CSL_CITATION { "citationItems" : [ { "id" : "ITEM-1", "itemData" : { "DOI" : "10.1029/2019GH000240", "ISSN" : "2471-1403", "author" : [ { "dropping-particle" : "", "family" : "Huang", "given" : "Yaoxian", "non-dropping-particle" : "", "parse-names" : false, "suffix" : "" }, { "dropping-particle" : "", "family" : "Unger", "given" : "Nadine", "non-dropping-particle" : "", "parse-names" : false, "suffix" : "" }, { "dropping-particle" : "", "family" : "Harper", "given" : "Kandice", "non-dropping-particle" : "", "parse-names" : false, "suffix" : "" }, { "dropping-particle" : "", "family" : "Heyes", "given" : "Chris", "non-dropping-particle" : "", "parse-names" : false, "suffix" : "" } ], "container-title" : "GeoHealth", "id" : "ITEM-1", "issue" : "3", "issued" : { "date-parts" : [ [ "2020", "3" ] ] }, "title" : "Global Climate and Human Health Effects of the Gasoline and Diesel Vehicle Fleets", "translator" : [ { "dropping-particle" : "", "family" : "G4919", "given" : "", "non-dropping-particle" : "", "parse-names" : false, "suffix" : "" } ], "type" : "article-journal", "volume" : "4" }, "uris" : [ "http://www.mendeley.com/documents/?uuid=2f111a97-ac93-4a28-8715-fbd7aa078748" ] }, { "id" : "ITEM-2", "itemData" : { "DOI" : "10.1016/j.atmosenv.2014.08.033", "ISBN" : "1352-2310", "ISSN" : "18732844", "abstract" : "Diesel vehicles are a significant source of black carbon (BC) and ozone precursors, which are important contributors to climate warming, degrade air quality and harm human health. Reducing diesel emissions could mitigate near-term climate change with significant co-benefits. This study quantifies the global and regional climate impacts of BC and co-emitted short-lived climate forcers (SLCFs) from present-day on-road diesel vehicles, as well as future impacts following a current legislation emission scenario. Atmospheric concentrations are calculated by the chemical transport model OsloCTM2. The following radiative forcing (RF) and equilibrium surface temperature responses are estimated. For year 2010 on-road diesel emissions we estimate a global-mean direct RF from BC of 44mW/m2 and an equilibrium surface temperature response of 59mK, including the impact of BC deposition on snow. Accounting for cooling and warming impacts of co-emitted SLCFs results in a net global-mean RF and warming of 28mW/m2 and 48mK, respectively. Using the concept of Regional Temperature change Potential (RTP), we find significant geographical differences in the responses to regional emissions. Accounting for the vertical sensitivities of the forcing/response relation amplifies these differences. In terms of individual source regions, emissions in Europe give the largest regional contribution to equilibrium warming caused by year 2010 on-road diesel BC, while Russia is most important for Arctic warming per unit emission. The largest contribution to warming caused by the year 2050 on-road diesel sector is from emissions in South Asia, followed by East Asia and the Middle East. Hence, in regions where current legislation is not sufficient to outweigh the expected growth in activity, accelerated policy implementation is important for further future mitigation. \u00a9 2014 Elsevier Ltd.", "author" : [ { "dropping-particle" : "", "family" : "Lund", "given" : "Marianne T.", "non-dropping-particle" : "", "parse-names" : false, "suffix" : "" }, { "dropping-particle" : "", "family" : "Berntsen", "given" : "Terje K.", "non-dropping-particle" : "", "parse-names" : false, "suffix" : "" }, { "dropping-particle" : "", "family" : "Heyes", "given" : "Chris", "non-dropping-particle" : "", "parse-names" : false, "suffix" : "" }, { "dropping-particle" : "", "family" : "Klimont", "given" : "Zbigniew", "non-dropping-particle" : "", "parse-names" : false, "suffix" : "" }, { "dropping-particle" : "", "family" : "Samset", "given" : "Bj\u00f8rn H.", "non-dropping-particle" : "", "parse-names" : false, "suffix" : "" } ], "container-title" : "Atmospheric Environment", "id" : "ITEM-2", "issued" : { "date-parts" : [ [ "2014", "12" ] ] }, "note" : "From Duplicate 1 (Global and regional climate impacts of black carbon and co-emitted species from the on-road diesel sector - Lund, Marianne T.; Berntsen, Terje K.; Heyes, Chris; Klimont, Zbigniew; Samset, Bj\u00f8rn H.)\n\nFrom Duplicate 2 (Global and regional climate impacts of black carbon and co-emitted species from the on-road diesel sector - Lund, Marianne T.; Berntsen, Terje K.; Heyes, Chris; Klimont, Zbigniew; Samset, Bj\u00f8rn H.)\n\nFrom Duplicate 1 (Global and regional climate impacts of black carbon and co-emitted species from the on-road diesel sector - Lund, Marianne T.; Berntsen, Terje K.; Heyes, Chris; Klimont, Zbigniew; Samset, Bj\u00f8rn H.)\n\nTimes Cited: 11\nKlimont, Zbigniew/P-7641-2015; Samset, Bjorn H./B-9248-2012; Lund, Marianne/J-6465-2016; Heyes, Chris/\nKlimont, Zbigniew/0000-0003-2630-198X; Samset, Bjorn H./0000-0001-8013-1833; Lund, Marianne/0000-0001-9911-4160; Heyes, Chris/0000-0001-5254-493X\n0\n11\n1873-2844", "page" : "50-58", "title" : "Global and regional climate impacts of black carbon and co-emitted species from the on-road diesel sector", "translator" : [ { "dropping-particle" : "", "family" : "G5424", "given" : "", "non-dropping-particle" : "", "parse-names" : false, "suffix" : "" } ], "type" : "article-journal", "volume" : "98" }, "uris" : [ "http://www.mendeley.com/documents/?uuid=632f7b72-bd67-41ac-af53-210fa137c220" ] } ], "mendeley" : { "formattedCitation" : "(Lund et al., 2014; Huang et al., 2020b)", "plainTextFormattedCitation" : "(Lund et al., 2014; Huang et al., 2020b)", "previouslyFormattedCitation" : "(Lund et al., 2014; Huang et al., 2020b)" }, "properties" : { "noteIndex" : 0 }, "schema" : "https://github.com/citation-style-language/schema/raw/master/csl-citation.json" }</w:delInstrText>
        </w:r>
      </w:del>
      <w:r w:rsidRPr="000A161D">
        <w:rPr>
          <w:rFonts w:cs="Times New Roman"/>
          <w:lang w:val="en-US"/>
        </w:rPr>
        <w:fldChar w:fldCharType="separate"/>
      </w:r>
      <w:r w:rsidR="00CB33A1">
        <w:rPr>
          <w:rFonts w:cs="Times New Roman"/>
          <w:noProof/>
          <w:lang w:val="en-US"/>
        </w:rPr>
        <w:t xml:space="preserve">(Lund et al., 2014; </w:t>
      </w:r>
      <w:ins w:id="4736" w:author="Robin Matthews" w:date="2021-07-08T17:26:00Z">
        <w:r w:rsidR="002D39BF">
          <w:rPr>
            <w:rFonts w:cs="Times New Roman"/>
            <w:noProof/>
            <w:lang w:val="en-US"/>
          </w:rPr>
          <w:t xml:space="preserve">Y. </w:t>
        </w:r>
      </w:ins>
      <w:r w:rsidR="00CB33A1">
        <w:rPr>
          <w:rFonts w:cs="Times New Roman"/>
          <w:noProof/>
          <w:lang w:val="en-US"/>
        </w:rPr>
        <w:t>Huang et al., 2020</w:t>
      </w:r>
      <w:del w:id="4737" w:author="Robin Matthews" w:date="2021-07-08T17:26:00Z">
        <w:r w:rsidR="00CB33A1" w:rsidDel="002D39BF">
          <w:rPr>
            <w:rFonts w:cs="Times New Roman"/>
            <w:noProof/>
            <w:lang w:val="en-US"/>
          </w:rPr>
          <w:delText>b</w:delText>
        </w:r>
      </w:del>
      <w:r w:rsidR="00CB33A1">
        <w:rPr>
          <w:rFonts w:cs="Times New Roman"/>
          <w:noProof/>
          <w:lang w:val="en-US"/>
        </w:rPr>
        <w:t>)</w:t>
      </w:r>
      <w:r w:rsidRPr="000A161D">
        <w:rPr>
          <w:rFonts w:cs="Times New Roman"/>
          <w:lang w:val="en-GB"/>
        </w:rPr>
        <w:fldChar w:fldCharType="end"/>
      </w:r>
      <w:commentRangeEnd w:id="4733"/>
      <w:r w:rsidR="00CB33A1">
        <w:rPr>
          <w:rStyle w:val="Marquedecommentaire"/>
        </w:rPr>
        <w:commentReference w:id="4733"/>
      </w:r>
      <w:r w:rsidRPr="000A161D">
        <w:rPr>
          <w:rFonts w:cs="Times New Roman"/>
          <w:lang w:val="en-US"/>
        </w:rPr>
        <w:t>. The net SLCF for year</w:t>
      </w:r>
      <w:ins w:id="4738" w:author="Lucy Cowie" w:date="2021-07-28T15:41:00Z">
        <w:r w:rsidR="00EA6061">
          <w:rPr>
            <w:rFonts w:cs="Times New Roman"/>
            <w:lang w:val="en-US"/>
          </w:rPr>
          <w:t>-</w:t>
        </w:r>
      </w:ins>
      <w:del w:id="4739" w:author="Lucy Cowie" w:date="2021-07-28T15:41:00Z">
        <w:r w:rsidRPr="000A161D" w:rsidDel="00EA6061">
          <w:rPr>
            <w:rFonts w:cs="Times New Roman"/>
            <w:lang w:val="en-US"/>
          </w:rPr>
          <w:delText xml:space="preserve"> </w:delText>
        </w:r>
      </w:del>
      <w:r w:rsidRPr="000A161D">
        <w:rPr>
          <w:rFonts w:cs="Times New Roman"/>
          <w:lang w:val="en-US"/>
        </w:rPr>
        <w:t>2010 emissions from the global diesel vehicle fleet have been estimated to be +28 mW m</w:t>
      </w:r>
      <w:ins w:id="4740" w:author="Lucy Cowie" w:date="2021-07-28T15:30:00Z">
        <w:r w:rsidR="00EA1CE6">
          <w:rPr>
            <w:rFonts w:cs="Times New Roman"/>
            <w:vertAlign w:val="superscript"/>
            <w:lang w:val="en-US"/>
          </w:rPr>
          <w:t>–</w:t>
        </w:r>
      </w:ins>
      <w:del w:id="4741" w:author="Lucy Cowie" w:date="2021-07-28T15:30:00Z">
        <w:r w:rsidRPr="000A161D" w:rsidDel="00EA1CE6">
          <w:rPr>
            <w:rFonts w:cs="Times New Roman"/>
            <w:vertAlign w:val="superscript"/>
            <w:lang w:val="en-US"/>
          </w:rPr>
          <w:delText>-</w:delText>
        </w:r>
      </w:del>
      <w:r w:rsidRPr="000A161D">
        <w:rPr>
          <w:rFonts w:cs="Times New Roman"/>
          <w:vertAlign w:val="superscript"/>
          <w:lang w:val="en-US"/>
        </w:rPr>
        <w:t>2</w:t>
      </w:r>
      <w:r w:rsidRPr="000A161D">
        <w:rPr>
          <w:rFonts w:cs="Times New Roman"/>
          <w:lang w:val="en-US"/>
        </w:rPr>
        <w:t xml:space="preserve"> </w:t>
      </w:r>
      <w:r w:rsidRPr="000A161D">
        <w:rPr>
          <w:rFonts w:cs="Times New Roman"/>
          <w:lang w:val="en-US"/>
        </w:rPr>
        <w:fldChar w:fldCharType="begin" w:fldLock="1"/>
      </w:r>
      <w:r w:rsidR="00D477C7">
        <w:rPr>
          <w:rFonts w:cs="Times New Roman"/>
          <w:lang w:val="en-US"/>
        </w:rPr>
        <w:instrText>ADDIN CSL_CITATION { "citationItems" : [ { "id" : "ITEM-1", "itemData" : { "DOI" : "10.1016/j.atmosenv.2014.08.033", "ISBN" : "1352-2310", "ISSN" : "18732844", "abstract" : "Diesel vehicles are a significant source of black carbon (BC) and ozone precursors, which are important contributors to climate warming, degrade air quality and harm human health. Reducing diesel emissions could mitigate near-term climate change with significant co-benefits. This study quantifies the global and regional climate impacts of BC and co-emitted short-lived climate forcers (SLCFs) from present-day on-road diesel vehicles, as well as future impacts following a current legislation emission scenario. Atmospheric concentrations are calculated by the chemical transport model OsloCTM2. The following radiative forcing (RF) and equilibrium surface temperature responses are estimated. For year 2010 on-road diesel emissions we estimate a global-mean direct RF from BC of 44mW/m2 and an equilibrium surface temperature response of 59mK, including the impact of BC deposition on snow. Accounting for cooling and warming impacts of co-emitted SLCFs results in a net global-mean RF and warming of 28mW/m2 and 48mK, respectively. Using the concept of Regional Temperature change Potential (RTP), we find significant geographical differences in the responses to regional emissions. Accounting for the vertical sensitivities of the forcing/response relation amplifies these differences. In terms of individual source regions, emissions in Europe give the largest regional contribution to equilibrium warming caused by year 2010 on-road diesel BC, while Russia is most important for Arctic warming per unit emission. The largest contribution to warming caused by the year 2050 on-road diesel sector is from emissions in South Asia, followed by East Asia and the Middle East. Hence, in regions where current legislation is not sufficient to outweigh the expected growth in activity, accelerated policy implementation is important for further future mitigation. \u00a9 2014 Elsevier Ltd.", "author" : [ { "dropping-particle" : "", "family" : "Lund", "given" : "Marianne T.", "non-dropping-particle" : "", "parse-names" : false, "suffix" : "" }, { "dropping-particle" : "", "family" : "Berntsen", "given" : "Terje K.", "non-dropping-particle" : "", "parse-names" : false, "suffix" : "" }, { "dropping-particle" : "", "family" : "Heyes", "given" : "Chris", "non-dropping-particle" : "", "parse-names" : false, "suffix" : "" }, { "dropping-particle" : "", "family" : "Klimont", "given" : "Zbigniew", "non-dropping-particle" : "", "parse-names" : false, "suffix" : "" }, { "dropping-particle" : "", "family" : "Samset", "given" : "Bj\u00f8rn H.", "non-dropping-particle" : "", "parse-names" : false, "suffix" : "" } ], "container-title" : "Atmospheric Environment", "id" : "ITEM-1", "issued" : { "date-parts" : [ [ "2014", "12" ] ] }, "note" : "From Duplicate 1 (Global and regional climate impacts of black carbon and co-emitted species from the on-road diesel sector - Lund, Marianne T.; Berntsen, Terje K.; Heyes, Chris; Klimont, Zbigniew; Samset, Bj\u00f8rn H.)\n\nFrom Duplicate 2 (Global and regional climate impacts of black carbon and co-emitted species from the on-road diesel sector - Lund, Marianne T.; Berntsen, Terje K.; Heyes, Chris; Klimont, Zbigniew; Samset, Bj\u00f8rn H.)\n\nFrom Duplicate 1 (Global and regional climate impacts of black carbon and co-emitted species from the on-road diesel sector - Lund, Marianne T.; Berntsen, Terje K.; Heyes, Chris; Klimont, Zbigniew; Samset, Bj\u00f8rn H.)\n\nTimes Cited: 11\nKlimont, Zbigniew/P-7641-2015; Samset, Bjorn H./B-9248-2012; Lund, Marianne/J-6465-2016; Heyes, Chris/\nKlimont, Zbigniew/0000-0003-2630-198X; Samset, Bjorn H./0000-0001-8013-1833; Lund, Marianne/0000-0001-9911-4160; Heyes, Chris/0000-0001-5254-493X\n0\n11\n1873-2844", "page" : "50-58", "title" : "Global and regional climate impacts of black carbon and co-emitted species from the on-road diesel sector", "translator" : [ { "dropping-particle" : "", "family" : "G5424", "given" : "", "non-dropping-particle" : "", "parse-names" : false, "suffix" : "" } ], "type" : "article-journal", "volume" : "98" }, "uris" : [ "http://www.mendeley.com/documents/?uuid=632f7b72-bd67-41ac-af53-210fa137c220" ] } ], "mendeley" : { "formattedCitation" : "(Lund et al., 2014)", "plainTextFormattedCitation" : "(Lund et al., 2014)", "previouslyFormattedCitation" : "(Lund et al., 2014)" }, "properties" : { "noteIndex" : 0 }, "schema" : "https://github.com/citation-style-language/schema/raw/master/csl-citation.json" }</w:instrText>
      </w:r>
      <w:r w:rsidRPr="000A161D">
        <w:rPr>
          <w:rFonts w:cs="Times New Roman"/>
          <w:lang w:val="en-US"/>
        </w:rPr>
        <w:fldChar w:fldCharType="separate"/>
      </w:r>
      <w:r w:rsidR="00CB33A1">
        <w:rPr>
          <w:rFonts w:cs="Times New Roman"/>
          <w:noProof/>
          <w:lang w:val="en-US"/>
        </w:rPr>
        <w:t>(Lund et al., 2014)</w:t>
      </w:r>
      <w:r w:rsidRPr="000A161D">
        <w:rPr>
          <w:rFonts w:cs="Times New Roman"/>
          <w:lang w:val="en-GB"/>
        </w:rPr>
        <w:fldChar w:fldCharType="end"/>
      </w:r>
      <w:r w:rsidRPr="000A161D">
        <w:rPr>
          <w:rFonts w:cs="Times New Roman"/>
          <w:lang w:val="en-US"/>
        </w:rPr>
        <w:t xml:space="preserve">. </w:t>
      </w:r>
      <w:commentRangeStart w:id="4742"/>
      <w:r w:rsidRPr="000A161D">
        <w:rPr>
          <w:rFonts w:cs="Times New Roman"/>
          <w:lang w:val="en-US"/>
        </w:rPr>
        <w:fldChar w:fldCharType="begin" w:fldLock="1"/>
      </w:r>
      <w:ins w:id="4743" w:author="Robin Matthews" w:date="2021-07-08T17:27:00Z">
        <w:r w:rsidR="000A70A0">
          <w:rPr>
            <w:rFonts w:cs="Times New Roman"/>
            <w:lang w:val="en-US"/>
          </w:rPr>
          <w:instrText>ADDIN CSL_CITATION { "citationItems" : [ { "id" : "ITEM-1", "itemData" : { "DOI" : "10.1029/2019GH000240", "ISSN" : "2471-1403", "author" : [ { "dropping-particle" : "", "family" : "Huang", "given" : "Yaoxian", "non-dropping-particle" : "", "parse-names" : false, "suffix" : "" }, { "dropping-particle" : "", "family" : "Unger", "given" : "Nadine", "non-dropping-particle" : "", "parse-names" : false, "suffix" : "" }, { "dropping-particle" : "", "family" : "Harper", "given" : "Kandice", "non-dropping-particle" : "", "parse-names" : false, "suffix" : "" }, { "dropping-particle" : "", "family" : "Heyes", "given" : "Chris", "non-dropping-particle" : "", "parse-names" : false, "suffix" : "" } ], "container-title" : "GeoHealth", "id" : "ITEM-1", "issue" : "3", "issued" : { "date-parts" : [ [ "2020", "3" ] ] }, "title" : "Global Climate and Human Health Effects of the Gasoline and Diesel Vehicle Fleets", "translator" : [ { "dropping-particle" : "", "family" : "G4919", "given" : "", "non-dropping-particle" : "", "parse-names" : false, "suffix" : "" } ], "type" : "article-journal", "volume" : "4" }, "suppress-author" : 1, "uris" : [ "http://www.mendeley.com/documents/?uuid=2f111a97-ac93-4a28-8715-fbd7aa078748" ] } ], "mendeley" : { "formattedCitation" : "(2020b)", "manualFormatting" : "Y. Huang et al. (2020)", "plainTextFormattedCitation" : "(2020b)", "previouslyFormattedCitation" : "(2020b)" }, "properties" : { "noteIndex" : 0 }, "schema" : "https://github.com/citation-style-language/schema/raw/master/csl-citation.json" }</w:instrText>
        </w:r>
      </w:ins>
      <w:del w:id="4744" w:author="Robin Matthews" w:date="2021-07-08T17:27:00Z">
        <w:r w:rsidR="00D477C7" w:rsidDel="000A70A0">
          <w:rPr>
            <w:rFonts w:cs="Times New Roman"/>
            <w:lang w:val="en-US"/>
          </w:rPr>
          <w:delInstrText>ADDIN CSL_CITATION { "citationItems" : [ { "id" : "ITEM-1", "itemData" : { "DOI" : "10.1029/2019GH000240", "ISSN" : "2471-1403", "author" : [ { "dropping-particle" : "", "family" : "Huang", "given" : "Yaoxian", "non-dropping-particle" : "", "parse-names" : false, "suffix" : "" }, { "dropping-particle" : "", "family" : "Unger", "given" : "Nadine", "non-dropping-particle" : "", "parse-names" : false, "suffix" : "" }, { "dropping-particle" : "", "family" : "Harper", "given" : "Kandice", "non-dropping-particle" : "", "parse-names" : false, "suffix" : "" }, { "dropping-particle" : "", "family" : "Heyes", "given" : "Chris", "non-dropping-particle" : "", "parse-names" : false, "suffix" : "" } ], "container-title" : "GeoHealth", "id" : "ITEM-1", "issue" : "3", "issued" : { "date-parts" : [ [ "2020", "3" ] ] }, "title" : "Global Climate and Human Health Effects of the Gasoline and Diesel Vehicle Fleets", "translator" : [ { "dropping-particle" : "", "family" : "G4919", "given" : "", "non-dropping-particle" : "", "parse-names" : false, "suffix" : "" } ], "type" : "article-journal", "volume" : "4" }, "suppress-author" : 1, "uris" : [ "http://www.mendeley.com/documents/?uuid=2f111a97-ac93-4a28-8715-fbd7aa078748" ] } ], "mendeley" : { "formattedCitation" : "(2020b)", "manualFormatting" : "Huang et al. (2020b)", "plainTextFormattedCitation" : "(2020b)", "previouslyFormattedCitation" : "(2020b)" }, "properties" : { "noteIndex" : 0 }, "schema" : "https://github.com/citation-style-language/schema/raw/master/csl-citation.json" }</w:delInstrText>
        </w:r>
      </w:del>
      <w:r w:rsidRPr="000A161D">
        <w:rPr>
          <w:rFonts w:cs="Times New Roman"/>
          <w:lang w:val="en-US"/>
        </w:rPr>
        <w:fldChar w:fldCharType="separate"/>
      </w:r>
      <w:del w:id="4745" w:author="Robin Matthews" w:date="2021-07-08T17:27:00Z">
        <w:r w:rsidR="00CB33A1" w:rsidDel="000A70A0">
          <w:rPr>
            <w:rFonts w:cs="Times New Roman"/>
            <w:noProof/>
            <w:lang w:val="en-US"/>
          </w:rPr>
          <w:delText>H</w:delText>
        </w:r>
      </w:del>
      <w:ins w:id="4746" w:author="Robin Matthews" w:date="2021-07-08T17:26:00Z">
        <w:r w:rsidR="000A70A0">
          <w:rPr>
            <w:rFonts w:cs="Times New Roman"/>
            <w:noProof/>
            <w:lang w:val="en-US"/>
          </w:rPr>
          <w:t>Y</w:t>
        </w:r>
      </w:ins>
      <w:ins w:id="4747" w:author="Robin Matthews" w:date="2021-07-08T17:27:00Z">
        <w:r w:rsidR="000A70A0">
          <w:rPr>
            <w:rFonts w:cs="Times New Roman"/>
            <w:noProof/>
            <w:lang w:val="en-US"/>
          </w:rPr>
          <w:t>. H</w:t>
        </w:r>
      </w:ins>
      <w:r w:rsidR="00CB33A1">
        <w:rPr>
          <w:rFonts w:cs="Times New Roman"/>
          <w:noProof/>
          <w:lang w:val="en-US"/>
        </w:rPr>
        <w:t>uang et al. (2020</w:t>
      </w:r>
      <w:del w:id="4748" w:author="Robin Matthews" w:date="2021-07-08T17:27:00Z">
        <w:r w:rsidR="00CB33A1" w:rsidDel="000A70A0">
          <w:rPr>
            <w:rFonts w:cs="Times New Roman"/>
            <w:noProof/>
            <w:lang w:val="en-US"/>
          </w:rPr>
          <w:delText>b</w:delText>
        </w:r>
      </w:del>
      <w:r w:rsidR="00CB33A1">
        <w:rPr>
          <w:rFonts w:cs="Times New Roman"/>
          <w:noProof/>
          <w:lang w:val="en-US"/>
        </w:rPr>
        <w:t>)</w:t>
      </w:r>
      <w:r w:rsidRPr="000A161D">
        <w:rPr>
          <w:rFonts w:cs="Times New Roman"/>
          <w:lang w:val="en-GB"/>
        </w:rPr>
        <w:fldChar w:fldCharType="end"/>
      </w:r>
      <w:commentRangeEnd w:id="4742"/>
      <w:r w:rsidR="00CB33A1">
        <w:rPr>
          <w:rStyle w:val="Marquedecommentaire"/>
        </w:rPr>
        <w:commentReference w:id="4742"/>
      </w:r>
      <w:r w:rsidRPr="000A161D">
        <w:rPr>
          <w:rFonts w:cs="Times New Roman"/>
          <w:lang w:val="en-US"/>
        </w:rPr>
        <w:t xml:space="preserve"> estimated net global radiative effects of SLCFs (including aerosols, O</w:t>
      </w:r>
      <w:r w:rsidRPr="000A161D">
        <w:rPr>
          <w:rFonts w:cs="Times New Roman"/>
          <w:vertAlign w:val="subscript"/>
          <w:lang w:val="en-US"/>
        </w:rPr>
        <w:t>3</w:t>
      </w:r>
      <w:r w:rsidRPr="000A161D">
        <w:rPr>
          <w:rFonts w:cs="Times New Roman"/>
          <w:lang w:val="en-US"/>
        </w:rPr>
        <w:t>, and CH</w:t>
      </w:r>
      <w:r w:rsidRPr="000A161D">
        <w:rPr>
          <w:rFonts w:cs="Times New Roman"/>
          <w:vertAlign w:val="subscript"/>
          <w:lang w:val="en-US"/>
        </w:rPr>
        <w:t>4</w:t>
      </w:r>
      <w:r w:rsidRPr="000A161D">
        <w:rPr>
          <w:rFonts w:cs="Times New Roman"/>
          <w:lang w:val="en-US"/>
        </w:rPr>
        <w:t>) from the gasoline and diesel vehicle fleets in</w:t>
      </w:r>
      <w:ins w:id="4749" w:author="Lucy Cowie" w:date="2021-07-28T15:31:00Z">
        <w:r w:rsidR="00EA1CE6">
          <w:rPr>
            <w:rFonts w:cs="Times New Roman"/>
            <w:lang w:val="en-US"/>
          </w:rPr>
          <w:t xml:space="preserve"> the</w:t>
        </w:r>
      </w:ins>
      <w:r w:rsidRPr="000A161D">
        <w:rPr>
          <w:rFonts w:cs="Times New Roman"/>
          <w:lang w:val="en-US"/>
        </w:rPr>
        <w:t xml:space="preserve"> year 2015 at +13.6 and +9.4 mW m</w:t>
      </w:r>
      <w:ins w:id="4750" w:author="Lucy Cowie" w:date="2021-07-28T15:31:00Z">
        <w:r w:rsidR="003F17A0">
          <w:rPr>
            <w:rFonts w:cs="Times New Roman"/>
            <w:vertAlign w:val="superscript"/>
            <w:lang w:val="en-US"/>
          </w:rPr>
          <w:t>–</w:t>
        </w:r>
      </w:ins>
      <w:del w:id="4751" w:author="Lucy Cowie" w:date="2021-07-28T15:31:00Z">
        <w:r w:rsidRPr="000A161D" w:rsidDel="003F17A0">
          <w:rPr>
            <w:rFonts w:cs="Times New Roman"/>
            <w:vertAlign w:val="superscript"/>
            <w:lang w:val="en-US"/>
          </w:rPr>
          <w:delText>-</w:delText>
        </w:r>
      </w:del>
      <w:r w:rsidRPr="000A161D">
        <w:rPr>
          <w:rFonts w:cs="Times New Roman"/>
          <w:vertAlign w:val="superscript"/>
          <w:lang w:val="en-US"/>
        </w:rPr>
        <w:t>2</w:t>
      </w:r>
      <w:r w:rsidRPr="000A161D">
        <w:rPr>
          <w:rFonts w:cs="Times New Roman"/>
          <w:lang w:val="en-US"/>
        </w:rPr>
        <w:t>, respectively, with similar fractional contributions of SLCFs to the total global climate impact including CO</w:t>
      </w:r>
      <w:r w:rsidRPr="000A161D">
        <w:rPr>
          <w:rFonts w:cs="Times New Roman"/>
          <w:vertAlign w:val="subscript"/>
          <w:lang w:val="en-US"/>
        </w:rPr>
        <w:t>2</w:t>
      </w:r>
      <w:r w:rsidRPr="000A161D">
        <w:rPr>
          <w:rFonts w:cs="Times New Roman"/>
          <w:lang w:val="en-US"/>
        </w:rPr>
        <w:t xml:space="preserve"> on the 20‐year time scale (14</w:t>
      </w:r>
      <w:ins w:id="4752" w:author="Lucy Cowie" w:date="2021-07-28T15:31:00Z">
        <w:r w:rsidR="003F17A0">
          <w:rPr>
            <w:rFonts w:cs="Times New Roman"/>
            <w:lang w:val="en-US"/>
          </w:rPr>
          <w:t>–</w:t>
        </w:r>
      </w:ins>
      <w:del w:id="4753" w:author="Lucy Cowie" w:date="2021-07-28T15:31:00Z">
        <w:r w:rsidRPr="000A161D" w:rsidDel="003F17A0">
          <w:rPr>
            <w:rFonts w:cs="Times New Roman"/>
            <w:lang w:val="en-US"/>
          </w:rPr>
          <w:delText>-</w:delText>
        </w:r>
      </w:del>
      <w:r w:rsidRPr="000A161D">
        <w:rPr>
          <w:rFonts w:cs="Times New Roman"/>
          <w:lang w:val="en-US"/>
        </w:rPr>
        <w:t>15%).</w:t>
      </w:r>
    </w:p>
    <w:p w14:paraId="70E124B1" w14:textId="77777777" w:rsidR="00E578B9" w:rsidRDefault="00E578B9" w:rsidP="00D5630D">
      <w:pPr>
        <w:pStyle w:val="AR6BodyText"/>
        <w:rPr>
          <w:rFonts w:cs="Times New Roman"/>
          <w:lang w:val="en-GB"/>
        </w:rPr>
      </w:pPr>
    </w:p>
    <w:p w14:paraId="08497B69" w14:textId="769E0FC8" w:rsidR="00E578B9" w:rsidRPr="00981F7A" w:rsidRDefault="00E578B9" w:rsidP="00D5630D">
      <w:pPr>
        <w:pStyle w:val="AR6BodyText"/>
        <w:rPr>
          <w:rFonts w:cs="Times New Roman"/>
          <w:lang w:val="en-US"/>
        </w:rPr>
      </w:pPr>
      <w:r w:rsidRPr="000A161D">
        <w:rPr>
          <w:rFonts w:cs="Times New Roman"/>
          <w:lang w:val="en-GB"/>
        </w:rPr>
        <w:t xml:space="preserve">There is a consensus that </w:t>
      </w:r>
      <w:r w:rsidRPr="000A161D">
        <w:rPr>
          <w:rFonts w:cs="Times New Roman"/>
          <w:lang w:val="en-US"/>
        </w:rPr>
        <w:t>on‐road transportation sector emissions, including gasoline and diesel, are important anthropogenic contributors to elevated surface O</w:t>
      </w:r>
      <w:r w:rsidRPr="000A161D">
        <w:rPr>
          <w:rFonts w:cs="Times New Roman"/>
          <w:vertAlign w:val="subscript"/>
          <w:lang w:val="en-US"/>
        </w:rPr>
        <w:t>3</w:t>
      </w:r>
      <w:r w:rsidRPr="000A161D">
        <w:rPr>
          <w:rFonts w:cs="Times New Roman"/>
          <w:lang w:val="en-US"/>
        </w:rPr>
        <w:t xml:space="preserve"> and PM</w:t>
      </w:r>
      <w:r w:rsidRPr="000A161D">
        <w:rPr>
          <w:rFonts w:cs="Times New Roman"/>
          <w:vertAlign w:val="subscript"/>
          <w:lang w:val="en-US"/>
        </w:rPr>
        <w:t>2.5</w:t>
      </w:r>
      <w:r w:rsidRPr="000A161D">
        <w:rPr>
          <w:rFonts w:cs="Times New Roman"/>
          <w:lang w:val="en-US"/>
        </w:rPr>
        <w:t xml:space="preserve"> concentrations </w:t>
      </w:r>
      <w:r w:rsidRPr="000A161D">
        <w:rPr>
          <w:rFonts w:cs="Times New Roman"/>
          <w:lang w:val="en-US"/>
        </w:rPr>
        <w:fldChar w:fldCharType="begin" w:fldLock="1"/>
      </w:r>
      <w:r w:rsidR="00D477C7">
        <w:rPr>
          <w:rFonts w:cs="Times New Roman"/>
          <w:lang w:val="en-US"/>
        </w:rPr>
        <w:instrText>ADDIN CSL_CITATION { "citationItems" : [ { "id" : "ITEM-1", "itemData" : { "abstract" : "Exhaust from vehicles is a major source of outdoor air pollution worldwide. This study links state-of-the-art vehicle emissions, air pollution, and epidemiological models to estimate the impacts of transportation sector emissions on ambient PM2.5 and ozone and associated health impacts in 2010 and 2015. It provides a detailed picture of the global, regional, and local health impacts attributable to emissions from four transportation subsectors: on-road diesel vehicles, other on-road vehicles, shipping, and non-road mobile engines such as agricultural and construction equipment. The study links vehicle tailpipe emissions to ~361,000 premature deaths from ambient PM2.5 and ozone worldwide in 2010 and ~385,000 in 2015, equivalent to 11.7% of global ambient PM2.5 and ozone premature deaths in 2010 and 11.4% in 2015. An estimated 84% of global transportation-attributable deaths occurred in G20 countries, and 70% occurred in the four largest vehicle markets in 2015: China, India, the European Union, and the United States. Exhaust from on-road diesel vehicles was responsible for nearly half of the impacts (~181,000 premature deaths) worldwide, and fully two-thirds in India, France, Germany, and Italy. Together, PM2.5 and ozone concentrations from transportation emissions resulted in 7.8 million years of life lost and approximately $1 trillion (2015 US$) in health damages globally in 2015. The urban areas with the highest number of transportation-attributable air pollution in 2015 were Guangzhou, Tokyo, Shanghai, Mexico City, Cairo, New Delhi, Moscow, Beijing, London, and Los Angeles. By contrast, when normalized by population, the urban areas with the highest number of transportation-attributable air pollution deaths per 100,000 people were Milan, Turin, Stuttgart, Kiev, Cologne, Haarlem, Berlin, Rotterdam, London, and Leeds. Despite recent adoption of more stringent vehicle emission regulations in some major vehicle markets, the transportation sector remains a major contributor to the air pollution disease burden globally. This points to the need for reducing emissions from the transportation sector to be a central element of national and local management plans aimed at reducing ambient air pollution and its burden on public health. Wherever world-class vehicle emissions standards have not yet been adopted, countries and trade blocs should avoid continuation of the considerable public health damages highlighted in this report by accelerating their adoption. T\u2026", "author" : [ { "dropping-particle" : "", "family" : "Anenberg", "given" : "Susan C.", "non-dropping-particle" : "", "parse-names" : false, "suffix" : "" }, { "dropping-particle" : "", "family" : "Miller", "given" : "Joshua", "non-dropping-particle" : "", "parse-names" : false, "suffix" : "" }, { "dropping-particle" : "", "family" : "Henze", "given" : "Daven", "non-dropping-particle" : "", "parse-names" : false, "suffix" : "" }, { "dropping-particle" : "", "family" : "Minjares", "given" : "Ray", "non-dropping-particle" : "", "parse-names" : false, "suffix" : "" } ], "id" : "ITEM-1", "issued" : { "date-parts" : [ [ "2019" ] ] }, "number-of-pages" : "55", "publisher" : "International Council on Clean Transportation (ICCT)", "publisher-place" : "Washington, DC, USA", "title" : "A global snapshot of the air pollution-related health impacts of transportation sector emissions in 2010 and 2015", "translator" : [ { "dropping-particle" : "", "family" : "G4095", "given" : "Rt7", "non-dropping-particle" : "", "parse-names" : false, "suffix" : "" } ], "type" : "report" }, "uris" : [ "http://www.mendeley.com/documents/?uuid=c320b32d-be21-4397-824b-05a46b0856ea" ] }, { "id" : "ITEM-2", "itemData" : { "DOI" : "10.1088/1748-9326/9/10/104009", "ISSN" : "17489326", "abstract" : "Exposure to ambient fine particular matter (PM2.5) was responsible for 3.2 million premature deaths in 2010 and is among the top ten leading risk factors for early death. Surface transportation is a significant global source of PM2.5emissions and a target for new actions. The objective of this study is to estimate the global and national health burden of ambient PM2.5exposure attributable to surface transportation emissions. This share of health burden is called the transportation attributable fraction (TAF), and is assumed equal to the proportional decrease in modeled ambient particulate matter concentrations when surface transportation emissions are removed. National population-weighted TAFs for 190 countries are modeled for 2005 using the MOZART-4 global chemical transport model. Changes in annual average concentration of PM2.5at 0.5 x 0.67 degree horizontal resolution are based on a global emissions inventory and removal of all surface transportation emissions. Global population-weighted average TAF was 8.5 percent or 1.75 \u03bcg m-3in 2005. Approximately 242 000 annual premature deaths were attributable to surface transportation emissions, dominated by China, the United States, the European Union and India. This application of TAF allows future Global Burden of Disease studies to estimate the sector-specific burden of ambient PM2.5exposure. Additional research is needed to capture intraurban variations in emissions and exposure, and to broaden the range of health effects considered, including the effects of other pollutants.", "author" : [ { "dropping-particle" : "", "family" : "Chambliss", "given" : "S. E.", "non-dropping-particle" : "", "parse-names" : false, "suffix" : "" }, { "dropping-particle" : "", "family" : "Silva", "given" : "R.", "non-dropping-particle" : "", "parse-names" : false, "suffix" : "" }, { "dropping-particle" : "", "family" : "West", "given" : "J. J.", "non-dropping-particle" : "", "parse-names" : false, "suffix" : "" }, { "dropping-particle" : "", "family" : "Zeinali", "given" : "M.", "non-dropping-particle" : "", "parse-names" : false, "suffix" : "" }, { "dropping-particle" : "", "family" : "Minjares", "given" : "R.", "non-dropping-particle" : "", "parse-names" : false, "suffix" : "" } ], "container-title" : "Environmental Research Letters", "id" : "ITEM-2", "issue" : "10", "issued" : { "date-parts" : [ [ "2014", "10", "1" ] ] }, "page" : "104009", "title" : "Estimating source-attributable health impacts of ambient fine particulate matter exposure: Global premature mortality from surface transportation emissions in 2005", "translator" : [ { "dropping-particle" : "", "family" : "G4089", "given" : "", "non-dropping-particle" : "", "parse-names" : false, "suffix" : "" } ], "type" : "article-journal", "volume" : "9" }, "uris" : [ "http://www.mendeley.com/documents/?uuid=537a7832-4106-43f2-9d2e-2eb137abb46f" ] }, { "id" : "ITEM-3", "itemData" : { "DOI" : "10.1038/nature15371", "ISSN" : "14764687", "abstract" : "Assessment of the global burden of disease is based on epidemiological cohort studies that connect premature mortality to a wide range of causes, including the long-term health impacts of ozone and fine particulate matter with a diameter smaller than 2.5 micrometres (PM2.5). It has proved difficult to quantify premature mortality related to air pollution, notably in regions where air quality is not monitored, and also because the toxicity of particles from various sources may vary. Here we use a global atmospheric chemistry model to investigate the link between premature mortality and seven emission source categories in urban and rural environments. In accord with the global burden of disease for 2010 (ref. 5), we calculate that outdoor air pollution, mostly by PM2.5, leads to 3.3 (95 per cent confidence interval 1.61-4.81) million premature deaths per year worldwide, predominantly in Asia. We primarily assume that all particles are equally toxic, but also include a sensitivity study that accounts for differential toxicity. We find that emissions from residential energy use such as heating and cooking, prevalent in India and China, have the largest impact on premature mortality globally, being even more dominant if carbonaceous particles are assumed to be most toxic. Whereas in much of the USA and in a few other countries emissions from traffic and power generation are important, in eastern USA, Europe, Russia and East Asia agricultural emissions make the largest relative contribution to PM2.5, with the estimate of overall health impact depending on assumptions regarding particle toxicity. Model projections based on a business-as-usual emission scenario indicate that the contribution of outdoor air pollution to premature mortality could double by 2050.", "author" : [ { "dropping-particle" : "", "family" : "Lelieveld", "given" : "J.", "non-dropping-particle" : "", "parse-names" : false, "suffix" : "" }, { "dropping-particle" : "", "family" : "Evans", "given" : "J. S.", "non-dropping-particle" : "", "parse-names" : false, "suffix" : "" }, { "dropping-particle" : "", "family" : "Fnais", "given" : "M.", "non-dropping-particle" : "", "parse-names" : false, "suffix" : "" }, { "dropping-particle" : "", "family" : "Giannadaki", "given" : "D.", "non-dropping-particle" : "", "parse-names" : false, "suffix" : "" }, { "dropping-particle" : "", "family" : "Pozzer", "given" : "A.", "non-dropping-particle" : "", "parse-names" : false, "suffix" : "" } ], "container-title" : "Nature", "id" : "ITEM-3", "issue" : "7569", "issued" : { "date-parts" : [ [ "2015", "9", "16" ] ] }, "page" : "367-371", "title" : "The contribution of outdoor air pollution sources to premature mortality on a global scale", "translator" : [ { "dropping-particle" : "", "family" : "G4564", "given" : "", "non-dropping-particle" : "", "parse-names" : false, "suffix" : "" } ], "type" : "article-journal", "volume" : "525" }, "uris" : [ "http://www.mendeley.com/documents/?uuid=fa4d444f-b0ca-4832-b578-936126891e4c" ] }, { "id" : "ITEM-4", "itemData" : { "DOI" : "10.1289/EHP177", "ISSN" : "0091-6765", "abstract" : "Background: Exposure to ozone and fine particulate matter (PM2.5) can cause adverse health effects, including premature mortality due to cardiopulmonary diseases and lung cancer. Recent studies quantify global air pollution mortality but not the contribution of different emissions sectors, or they focus on a specific sector. Objectives: We estimated the global mortality burden of anthropogenic ozone and PM2.5, and the impact of five emissions sectors, using a global chemical transport model at a finer horizontal resolution (0.67\u00b0 \u00d7 0.5\u00b0) than previous studies. Methods: We performed simulations for 2005 using the Model for Ozone and Related Chemical Tracers, version 4 (MOZART-4), zeroing out all anthropogenic emissions and emissions from specific sectors (All Transportation, Land Transportation, Energy, Industry, and Residential and Commercial). We estimated premature mortality using a log-linear concentration-response function for ozone and an integrated exposure-response model for PM2.5. Results: We estimated 2.23 (95% CI: 1.04, 3.33) million deaths/year related to anthropogenic PM2.5, with the highest mortality in East Asia (48%). The Residential and Commercial sector had the greatest impact globally-675 (95% CI: 428, 899) thousand deaths/year-and in most regions. Land Transportation dominated in North America (32% of total anthropogenic PM2.5 mortality), and it had nearly the same impact (24%) as Residential and Commercial (27%) in Europe. Anthropogenic ozone was associated with 493 (95% CI: 122, 989) thousand deaths/year, with the Land Transportation sector having the greatest impact globally (16%). Conclusions: The contributions of emissions sectors to ambient air pollution-related mortality differ among regions, suggesting region-specific air pollution control strategies. Global sectorspecific actions targeting Land Transportation (ozone) and Residential and Commercial (PM2.5) sectors would particularly benefit human health.", "author" : [ { "dropping-particle" : "", "family" : "Silva", "given" : "Raquel A.", "non-dropping-particle" : "", "parse-names" : false, "suffix" : "" }, { "dropping-particle" : "", "family" : "Adel</w:instrText>
      </w:r>
      <w:r w:rsidR="00D477C7" w:rsidRPr="002A1EE0">
        <w:rPr>
          <w:rFonts w:cs="Times New Roman"/>
        </w:rPr>
        <w:instrText>man", "given" : "Zachariah", "non-dropping-particle" : "", "parse-names" : false, "suffix" : "" }, { "dropping-particle" : "", "family" : "Fry", "given" : "Meridith M.", "non-dropping-particle" : "", "parse-names" : false, "suffix" : "" }, { "dropping-particle" : "", "family" : "West", "given" : "J. Jason", "non-dropping-particle" : "", "parse-names" : false, "suffix" : "" } ], "container-title" : "Environmental Health Perspectives", "id" : "ITEM-4", "issue" : "11", "issued" : { "date-parts" : [ [ "2016", "11" ] ] }, "page" : "1776-1784", "title" : "The Impact of Individual Anthropogenic Emissions Sectors on the Global Burden of Human Mortality due to Ambient Air Pollution", "translator" : [ { "dropping-particle" : "", "family" : "G5428", "given" : "", "non-dropping-particle" : "", "parse-names" : false, "suffix" : "" } ], "type" : "article-journal", "volume" : "124" }, "uris" : [ "http://www.mendeley.com/documents/?uuid=3f5b9ad4-6b64-4370-97e5-b7c21575bf85" ] } ], "mendeley" : { "formattedCitation" : "(Chambliss et al., 2014; Lelieveld et al., 2015b; Silva et al., 2016; Anenberg et al., 2019)", "plainTextFormattedCitation" : "(Chambliss et al., 2014; Lelieveld et al., 2015b; Silva et al., 2016; Anenberg et al., 2019)", "previouslyFormattedCitation" : "(Chambliss et al., 2014; Lelieveld et al., 2015b; Silva et al., 2016; Anenberg et al., 2019)" }, "properties" : { "noteIndex" : 0 }, "schema" : "https://github.com/citation-style-language/schema/raw/master/csl-citation.json" }</w:instrText>
      </w:r>
      <w:r w:rsidRPr="000A161D">
        <w:rPr>
          <w:rFonts w:cs="Times New Roman"/>
          <w:lang w:val="en-US"/>
        </w:rPr>
        <w:fldChar w:fldCharType="separate"/>
      </w:r>
      <w:r w:rsidR="00CB33A1">
        <w:rPr>
          <w:rFonts w:cs="Times New Roman"/>
          <w:noProof/>
        </w:rPr>
        <w:t>(Chambliss et al., 2014; Lelieveld et al., 2015b; Silva et al., 2016; Anenberg et al., 2019)</w:t>
      </w:r>
      <w:r w:rsidRPr="000A161D">
        <w:rPr>
          <w:rFonts w:cs="Times New Roman"/>
          <w:lang w:val="en-US"/>
        </w:rPr>
        <w:fldChar w:fldCharType="end"/>
      </w:r>
      <w:r w:rsidRPr="000A161D">
        <w:rPr>
          <w:rFonts w:cs="Times New Roman"/>
        </w:rPr>
        <w:t xml:space="preserve">. </w:t>
      </w:r>
      <w:r w:rsidRPr="000A161D">
        <w:rPr>
          <w:rFonts w:cs="Times New Roman"/>
          <w:lang w:val="en-US"/>
        </w:rPr>
        <w:t>At a global</w:t>
      </w:r>
      <w:ins w:id="4754" w:author="Lucy Cowie" w:date="2021-07-28T15:32:00Z">
        <w:r w:rsidR="003F17A0">
          <w:rPr>
            <w:rFonts w:cs="Times New Roman"/>
            <w:lang w:val="en-US"/>
          </w:rPr>
          <w:t xml:space="preserve"> </w:t>
        </w:r>
      </w:ins>
      <w:del w:id="4755" w:author="Lucy Cowie" w:date="2021-07-28T15:32:00Z">
        <w:r w:rsidRPr="000A161D" w:rsidDel="003F17A0">
          <w:rPr>
            <w:rFonts w:cs="Times New Roman"/>
            <w:lang w:val="en-US"/>
          </w:rPr>
          <w:delText>-</w:delText>
        </w:r>
      </w:del>
      <w:r w:rsidRPr="000A161D">
        <w:rPr>
          <w:rFonts w:cs="Times New Roman"/>
          <w:lang w:val="en-US"/>
        </w:rPr>
        <w:t xml:space="preserve">scale, land transportation has been estimated to be the dominant contributor to surface ozone concentrations in populated areas </w:t>
      </w:r>
      <w:r w:rsidRPr="000A161D">
        <w:rPr>
          <w:rFonts w:cs="Times New Roman"/>
          <w:lang w:val="en-US"/>
        </w:rPr>
        <w:fldChar w:fldCharType="begin" w:fldLock="1"/>
      </w:r>
      <w:r w:rsidR="00D477C7">
        <w:rPr>
          <w:rFonts w:cs="Times New Roman"/>
          <w:lang w:val="en-US"/>
        </w:rPr>
        <w:instrText>ADDIN CSL_CITATION { "citationItems" : [ { "id" : "ITEM-1", "itemData" : { "DOI" : "10.1289/EHP177", "ISSN" : "0091-6765", "abstract" : "Background: Exposure to ozone and fine particulate matter (PM2.5) can cause adverse health effects, including premature mortality due to cardiopulmonary diseases and lung cancer. Recent studies quantify global air pollution mortality but not the contribution of different emissions sectors, or they focus on a specific sector. Objectives: We estimated the global mortality burden of anthropogenic ozone and PM2.5, and the impact of five emissions sectors, using a global chemical transport model at a finer horizontal resolution (0.67\u00b0 \u00d7 0.5\u00b0) than previous studies. Methods: We performed simulations for 2005 using the Model for Ozone and Related Chemical Tracers, version 4 (MOZART-4), zeroing out all anthropogenic emissions and emissions from specific sectors (All Transportation, Land Transportation, Energy, Industry, and Residential and Commercial). We estimated premature mortality using a log-linear concentration-response function for ozone and an integrated exposure-response model for PM2.5. Results: We estimated 2.23 (95% CI: 1.04, 3.33) million deaths/year related to anthropogenic PM2.5, with the highest mortality in East Asia (48%). The Residential and Commercial sector had the greatest impact globally-675 (95% CI: 428, 899) thousand deaths/year-and in most regions. Land Transportation dominated in North America (32% of total anthropogenic PM2.5 mortality), and it had nearly the same impact (24%) as Residential and Commercial (27%) in Europe. Anthropogenic ozone was associated with 493 (95% CI: 122, 989) thousand deaths/year, with the Land Transportation sector having the greatest impact globally (16%). Conclusions: The contributions of emissions sectors to ambient air pollution-related mortality differ among regions, suggesting region-specific air pollution control strategies. Global sectorspecific actions targeting Land Transportation (ozone) and Residential and Commercial (PM2.5) sectors would particularly benefit human health.", "author" : [ { "dropping-particle" : "", "family" : "Silva", "given" : "Raquel A.", "non-dropping-particle" : "", "parse-names" : false, "suffix" : "" }, { "dropping-particle" : "", "family" : "Adelman", "given" : "Zachariah", "non-dropping-particle" : "", "parse-names" : false, "suffix" : "" }, { "dropping-particle" : "", "family" : "Fry", "given" : "Meridith M.", "non-dropping-particle" : "", "parse-names" : false, "suffix" : "" }, { "dropping-particle" : "", "family" : "West", "given" : "J. Jason", "non-dropping-particle" : "", "parse-names" : false, "suffix" : "" } ], "container-title" : "Environmental Health Perspectives", "id" : "ITEM-1", "issue" : "11", "issued" : { "date-parts" : [ [ "2016", "11" ] ] }, "page" : "1776-1784", "title" : "The Impact of Individual Anthropogenic Emissions Sectors on the Global Burden of Human Mortality due to Ambient Air Pollution", "translator" : [ { "dropping-particle" : "", "family" : "G5428", "given" : "", "non-dropping-particle" : "", "parse-names" : false, "suffix" : "" } ], "type" : "article-journal", "volume" : "124" }, "uris" : [ "http://www.mendeley.com/documents/?uuid=3f5b9ad4-6b64-4370-97e5-b7c21575bf85" ] } ], "mendeley" : { "formattedCitation" : "(Silva et al., 2016)", "plainTextFormattedCitation" : "(Silva et al., 2016)", "previouslyFormattedCitation" : "(Silva et al., 2016)" }, "properties" : { "noteIndex" : 0 }, "schema" : "https://github.com/citation-style-language/schema/raw/master/csl-citation.json" }</w:instrText>
      </w:r>
      <w:r w:rsidRPr="000A161D">
        <w:rPr>
          <w:rFonts w:cs="Times New Roman"/>
          <w:lang w:val="en-US"/>
        </w:rPr>
        <w:fldChar w:fldCharType="separate"/>
      </w:r>
      <w:r w:rsidR="00CB33A1">
        <w:rPr>
          <w:rFonts w:cs="Times New Roman"/>
          <w:noProof/>
          <w:lang w:val="en-US"/>
        </w:rPr>
        <w:t>(Silva et al., 2016)</w:t>
      </w:r>
      <w:r w:rsidRPr="000A161D">
        <w:rPr>
          <w:rFonts w:cs="Times New Roman"/>
          <w:lang w:val="en-US"/>
        </w:rPr>
        <w:fldChar w:fldCharType="end"/>
      </w:r>
      <w:r w:rsidRPr="000A161D">
        <w:rPr>
          <w:rFonts w:cs="Times New Roman"/>
          <w:lang w:val="en-US"/>
        </w:rPr>
        <w:t xml:space="preserve"> and O</w:t>
      </w:r>
      <w:r w:rsidRPr="000A161D">
        <w:rPr>
          <w:rFonts w:cs="Times New Roman"/>
          <w:vertAlign w:val="subscript"/>
          <w:lang w:val="en-US"/>
        </w:rPr>
        <w:t>3</w:t>
      </w:r>
      <w:r w:rsidRPr="000A161D">
        <w:rPr>
          <w:rFonts w:cs="Times New Roman"/>
          <w:lang w:val="en-US"/>
        </w:rPr>
        <w:t>-induced vegetation damages (Section 6.4.4</w:t>
      </w:r>
      <w:ins w:id="4756" w:author="Lucy Cowie" w:date="2021-07-28T15:33:00Z">
        <w:r w:rsidR="00961C9C">
          <w:rPr>
            <w:rFonts w:cs="Times New Roman"/>
            <w:lang w:val="en-US"/>
          </w:rPr>
          <w:t>;</w:t>
        </w:r>
      </w:ins>
      <w:del w:id="4757" w:author="Lucy Cowie" w:date="2021-07-28T15:33:00Z">
        <w:r w:rsidRPr="000A161D" w:rsidDel="00961C9C">
          <w:rPr>
            <w:rFonts w:cs="Times New Roman"/>
            <w:lang w:val="en-US"/>
          </w:rPr>
          <w:delText xml:space="preserve">) </w:delText>
        </w:r>
      </w:del>
      <w:r w:rsidRPr="000A161D">
        <w:rPr>
          <w:rFonts w:cs="Times New Roman"/>
          <w:lang w:val="en-US"/>
        </w:rPr>
        <w:fldChar w:fldCharType="begin" w:fldLock="1"/>
      </w:r>
      <w:r w:rsidR="00D477C7">
        <w:rPr>
          <w:rFonts w:cs="Times New Roman"/>
          <w:lang w:val="en-US"/>
        </w:rPr>
        <w:instrText>ADDIN CSL_CITATION { "citationItems" : [ { "id" : "ITEM-1", "itemData" : { "DOI" : "10.1038/s41558-019-0678-3", "ISSN" : "1758-678X", "author" : [ { "dropping-particle" : "", "family" : "Unger", "given" : "Nadine", "non-dropping-particle" : "", "parse-names" : false, "suffix" : "" }, { "dropping-particle" : "", "family" : "Zheng", "given" : "Yiqi", "non-dropping-particle" : "", "parse-names" : false, "suffix" : "" }, { "dropping-particle" : "", "family" : "Yue", "given" : "Xu", "non-dropping-particle" : "", "parse-names" : false, "suffix" : "" }, { "dropping-particle" : "", "family" : "Harper", "given" : "Kandice L.", "non-dropping-particle" : "", "parse-names" : false, "suffix" : "" } ], "container-title" : "Nature Climate Change", "id" : "ITEM-1", "issue" : "2", "issued" : { "date-parts" : [ [ "2020", "2", "27" ] ] }, "page" : "134-137", "title" : "Mitigation of ozone damage to the world\u2019s land ecosystems by source sector", "translator" : [ { "dropping-particle" : "", "family" : "G4918", "given" : "", "non-dropping-particle" : "", "parse-names" : false, "suffix" : "" } ], "type" : "article-journal", "volume" : "10" }, "uris" : [ "http://www.mendeley.com/documents/?uuid=6d02b2cc-2993-43a1-9337-b210f77e0241" ] } ], "mendeley" : { "formattedCitation" : "(Unger et al., 2020)", "plainTextFormattedCitation" : "(Unger et al., 2020)", "previouslyFormattedCitation" : "(Unger et al., 2020)" }, "properties" : { "noteIndex" : 0 }, "schema" : "https://github.com/citation-style-language/schema/raw/master/csl-citation.json" }</w:instrText>
      </w:r>
      <w:r w:rsidRPr="000A161D">
        <w:rPr>
          <w:rFonts w:cs="Times New Roman"/>
          <w:lang w:val="en-US"/>
        </w:rPr>
        <w:fldChar w:fldCharType="separate"/>
      </w:r>
      <w:ins w:id="4758" w:author="Lucy Cowie" w:date="2021-07-28T15:33:00Z">
        <w:r w:rsidR="00961C9C">
          <w:rPr>
            <w:rFonts w:cs="Times New Roman"/>
            <w:noProof/>
            <w:lang w:val="en-US"/>
          </w:rPr>
          <w:t xml:space="preserve"> </w:t>
        </w:r>
      </w:ins>
      <w:del w:id="4759" w:author="Lucy Cowie" w:date="2021-07-28T15:33:00Z">
        <w:r w:rsidR="00CB33A1" w:rsidDel="00961C9C">
          <w:rPr>
            <w:rFonts w:cs="Times New Roman"/>
            <w:noProof/>
            <w:lang w:val="en-US"/>
          </w:rPr>
          <w:delText>(</w:delText>
        </w:r>
      </w:del>
      <w:r w:rsidR="00CB33A1">
        <w:rPr>
          <w:rFonts w:cs="Times New Roman"/>
          <w:noProof/>
          <w:lang w:val="en-US"/>
        </w:rPr>
        <w:t>Unger et al., 2020)</w:t>
      </w:r>
      <w:r w:rsidRPr="000A161D">
        <w:rPr>
          <w:rFonts w:cs="Times New Roman"/>
          <w:lang w:val="en-US"/>
        </w:rPr>
        <w:fldChar w:fldCharType="end"/>
      </w:r>
      <w:r w:rsidRPr="000A161D">
        <w:rPr>
          <w:rFonts w:cs="Times New Roman"/>
          <w:lang w:val="en-US"/>
        </w:rPr>
        <w:t xml:space="preserve">. </w:t>
      </w:r>
      <w:r w:rsidRPr="000A161D">
        <w:rPr>
          <w:rFonts w:cs="Times New Roman"/>
          <w:lang w:val="en-GB"/>
        </w:rPr>
        <w:t>Furthermore, it is now well established that real</w:t>
      </w:r>
      <w:ins w:id="4760" w:author="Lucy Cowie" w:date="2021-07-28T15:33:00Z">
        <w:r w:rsidR="00D11DE7">
          <w:rPr>
            <w:rFonts w:cs="Times New Roman"/>
            <w:lang w:val="en-GB"/>
          </w:rPr>
          <w:t>-</w:t>
        </w:r>
      </w:ins>
      <w:del w:id="4761" w:author="Lucy Cowie" w:date="2021-07-28T15:33:00Z">
        <w:r w:rsidRPr="000A161D" w:rsidDel="00D11DE7">
          <w:rPr>
            <w:rFonts w:cs="Times New Roman"/>
            <w:lang w:val="en-GB"/>
          </w:rPr>
          <w:delText xml:space="preserve"> </w:delText>
        </w:r>
      </w:del>
      <w:r w:rsidRPr="000A161D">
        <w:rPr>
          <w:rFonts w:cs="Times New Roman"/>
          <w:lang w:val="en-GB"/>
        </w:rPr>
        <w:t>world diesel NO</w:t>
      </w:r>
      <w:r w:rsidRPr="00AB4217">
        <w:rPr>
          <w:rFonts w:cs="Times New Roman"/>
          <w:iCs/>
          <w:vertAlign w:val="subscript"/>
          <w:lang w:val="en-GB"/>
          <w:rPrChange w:id="4762" w:author="Lucy Cowie" w:date="2021-07-28T15:33:00Z">
            <w:rPr>
              <w:rFonts w:cs="Times New Roman"/>
              <w:i/>
              <w:vertAlign w:val="subscript"/>
              <w:lang w:val="en-GB"/>
            </w:rPr>
          </w:rPrChange>
        </w:rPr>
        <w:t>x</w:t>
      </w:r>
      <w:r w:rsidRPr="000A161D">
        <w:rPr>
          <w:rFonts w:cs="Times New Roman"/>
          <w:lang w:val="en-GB"/>
        </w:rPr>
        <w:t xml:space="preserve"> emission rates are substantially higher, the so-called </w:t>
      </w:r>
      <w:ins w:id="4763" w:author="Lucy Cowie" w:date="2021-07-28T15:33:00Z">
        <w:r w:rsidR="00AB4217">
          <w:rPr>
            <w:rFonts w:cs="Times New Roman"/>
            <w:lang w:val="en-GB"/>
          </w:rPr>
          <w:t>‘</w:t>
        </w:r>
      </w:ins>
      <w:del w:id="4764" w:author="Lucy Cowie" w:date="2021-07-28T15:33:00Z">
        <w:r w:rsidRPr="000A161D" w:rsidDel="00AB4217">
          <w:rPr>
            <w:rFonts w:cs="Times New Roman"/>
            <w:lang w:val="en-GB"/>
          </w:rPr>
          <w:delText>“</w:delText>
        </w:r>
      </w:del>
      <w:r w:rsidRPr="000A161D">
        <w:rPr>
          <w:rFonts w:cs="Times New Roman"/>
          <w:lang w:val="en-GB"/>
        </w:rPr>
        <w:t>excess NO</w:t>
      </w:r>
      <w:r w:rsidRPr="00AB4217">
        <w:rPr>
          <w:rFonts w:cs="Times New Roman"/>
          <w:iCs/>
          <w:vertAlign w:val="subscript"/>
          <w:lang w:val="en-GB"/>
          <w:rPrChange w:id="4765" w:author="Lucy Cowie" w:date="2021-07-28T15:33:00Z">
            <w:rPr>
              <w:rFonts w:cs="Times New Roman"/>
              <w:i/>
              <w:vertAlign w:val="subscript"/>
              <w:lang w:val="en-GB"/>
            </w:rPr>
          </w:rPrChange>
        </w:rPr>
        <w:t>x</w:t>
      </w:r>
      <w:ins w:id="4766" w:author="Lucy Cowie" w:date="2021-07-28T15:33:00Z">
        <w:r w:rsidR="00AB4217">
          <w:rPr>
            <w:rFonts w:cs="Times New Roman"/>
            <w:lang w:val="en-GB"/>
          </w:rPr>
          <w:t>’</w:t>
        </w:r>
      </w:ins>
      <w:del w:id="4767" w:author="Lucy Cowie" w:date="2021-07-28T15:33:00Z">
        <w:r w:rsidRPr="000A161D" w:rsidDel="00AB4217">
          <w:rPr>
            <w:rFonts w:cs="Times New Roman"/>
            <w:lang w:val="en-GB"/>
          </w:rPr>
          <w:delText>”</w:delText>
        </w:r>
      </w:del>
      <w:r w:rsidRPr="000A161D">
        <w:rPr>
          <w:rFonts w:cs="Times New Roman"/>
          <w:lang w:val="en-GB"/>
        </w:rPr>
        <w:t xml:space="preserve">, in all regional markets than in laboratory tests worsening air quality </w:t>
      </w:r>
      <w:r w:rsidRPr="000A161D">
        <w:rPr>
          <w:rFonts w:cs="Times New Roman"/>
          <w:lang w:val="en-US"/>
        </w:rPr>
        <w:fldChar w:fldCharType="begin" w:fldLock="1"/>
      </w:r>
      <w:r w:rsidR="00D477C7">
        <w:rPr>
          <w:rFonts w:cs="Times New Roman"/>
          <w:lang w:val="en-US"/>
        </w:rPr>
        <w:instrText>ADDIN CSL_CITATION { "citationItems" : [ { "id" : "ITEM-1", "itemData" : { "DOI" : "10.1038/nature22086", "ISSN" : "0028-0836", "abstract" : "Across markets accounting for 80 per cent of global diesel vehicle sales, more than a third of diesel nitrogen oxide emissions are in excess of certification limits, causing many deaths.", "author" : [ { "dropping-particle" : "", "family" : "Anenberg", "given" : "Susan C.", "non-dropping-particle" : "", "parse-names" : false, "suffix" : "" }, { "dropping-particle" : "", "family" : "Miller", "given" : "Joshua", "non-dropping-particle" : "", "parse-names" : false, "suffix" : "" }, { "dropping-particle" : "", "family" : "Minjares", "given" : "Ray", "non-dropping-particle" : "", "parse-names" : false, "suffix" : "" }, { "dropping-particle" : "", "family" : "Du", "given" : "Li", "non-dropping-particle" : "", "parse-names" : false, "suffix" : "" }, { "dropping-particle" : "", "family" : "Henze", "given" : "Daven K.", "non-dropping-particle" : "", "parse-names" : false, "suffix" : "" }, { "dropping-particle" : "", "family" : "Lacey", "given" : "Forrest", "non-dropping-particle" : "", "parse-names" : false, "suffix" : "" }, { "dropping-particle" : "", "family" : "Malley", "given" : "Christopher S.", "non-dropping-particle" : "", "parse-names" : false, "suffix" : "" }, { "dropping-particle" : "", "family" : "Emberson", "given" : "Lisa", "non-dropping-particle" : "", "parse-names" : false, "suffix" : "" }, { "dropping-particle" : "", "family" : "Franco", "given" : "Vicente", "non-dropping-particle" : "", "parse-names" : false, "suffix" : "" }, { "dropping-particle" : "", "family" : "Klimont", "given" : "Zbigniew", "non-dropping-particle" : "", "parse-names" : false, "suffix" : "" }, { "dropping-particle" : "", "family" : "Heyes", "given" : "Chris", "non-dropping-particle" : "", "parse-names" : false, "suffix" : "" } ], "container-title" : "Nature", "id" : "ITEM-1", "issue" : "7655", "issued" : { "date-parts" : [ [ "2017", "5", "15" ] ] }, "page" : "467-471", "publisher" : "Nature Publishing Group", "title" : "Impacts and mitigation of excess diesel-related NOx emissions in 11 major vehicle markets", "translator" : [ { "dropping-particle" : "", "family" : "G3351", "given" : "", "non-dropping-particle" : "", "parse-names" : false, "suffix" : "" } ], "type" : "article-journal", "volume" : "545" }, "uris" : [ "http://www.mendeley.com/documents/?uuid=f3865917-c606-3632-ae1f-fcf922250eb5" ] }, { "id" : "ITEM-2", "itemData" : { "DOI" : "https://doi.org/10.1016/j.atmosenv.2018.06.047", "ISSN" : "1352-2310", "abstract" : "In 2015, diesel cars accounted for 41.3% of the total passenger car fleet in Europe. While harmonized emissions limits are implemented at the EU level, on-road emissions of diesel cars have been found to be up to 16 times higher than those measured in test stands. These excess emissions have been estimated to result in increased PM2.5 and ozone exposure causing approximately 5000 premature mortalities per year in Europe. Interventions aimed at mitigating these damages need to take into account the physical and political boundaries in Europe, where emissions from one country may have an impact on neighboring populaces (trans-boundary impacts). To date, the trans-boundary implications of excess NOx emissions in Europe are not understood and only excess NOx emissions have only been studied at the fleet level and for Volkswagen group cars. In this study, a distribution of emission factors is derived from existing on-road measurements for 10 manufacturers, covering 90% of all new vehicle registrations in Europe from 2000 to 2015. These distributions are combined with inventory data and driving behavior to quantify excess emissions of nitrogen oxides (NOx) in Europe in 2015. To quantify the changes in PM2.5 and ozone concentrations resulting from these emissions, we use a state-of-the-art chemical transport model (GEOS-Chem). Concentration-response functions from the epidemiological literature are applied to estimate the premature mortality outcomes and the number of life-years lost associated with degraded air quality. Uncertainty in the input parameters is propagated through the analysis using a Monte Carlo approach. We find that 70% of the total health impacts from excess NOx are due to trans-boundary emissions. For example, 61% of the impacts in Germany of total excess NOx emissions are caused by emissions released in other countries. These results highlight the need for a coordinated policy response at the European level. In addition, we find that total emissions accounting for country-specific fleet mixes and driving behaviors vary between manufacturers by a factor of 10 and mortality impacts per kilometer driven by a factor of 8. Finally, we find that if all manufacturers reduced emissions of the vehicles currently on the road to those of the best-performing manufacturer in the corresponding Euro standard, approximately 1900 premature deaths per year could be avoided.", "author" : [ { "dropping-particle" : "", "family" : "Chossi\u00e8re", "given" : "Guillaume P", "non-dropping-particle" : "", "parse-names" : false, "suffix" : "" }, { "dropping-particle" : "", "family" : "Malina", "given" : "Robert", "non-dropping-particle" : "", "parse-names" : false, "suffix" : "" }, { "dropping-particle" : "", "family" : "Allroggen", "given" : "Florian", "non-dropping-particle" : "", "parse-names" : false, "suffix" : "" }, { "dropping-particle" : "", "family" : "Eastham", "given" : "Sebastian D", "non-dropping-particle" : "", "parse-names" : false, "suffix" : "" }, { "dropping-particle" : "", "family" : "Speth", "given" : "Raymond L", "non-dropping-particle" : "", "parse-names" : false, "suffix" : "" }, { "dropping-particle" : "", "family" : "Barrett", "given" : "Steven R H", "non-dropping-particle" : "", "parse-names" : false, "suffix" : "" } ], "container-title" : "Atmospheric Environment", "id" : "ITEM-2", "issued" : { "date-parts" : [ [ "2018" ] ] }, "page" : "89-97", "title" : "Country- and manufacturer-level attribution of air quality impacts due to excess NOx emissions from diesel passenger vehicles in Europe", "translator" : [ { "dropping-particle" : "", "family" : "G4915", "given" : "", "non-dropping-particle" : "", "parse-names" : false, "suffix" : "" } ], "type" : "article-journal", "volume" : "189" }, "uris" : [ "http://www.mendeley.com/documents/?uuid=a0ee0892-9290-4f78-a6e2-fbf27e122ee3" ] }, { "id" : "ITEM-3", "itemData" : { "DOI" : "10.1088/1748-9326/aa8850", "ISSN" : "17489326", "abstract" : "Diesel cars have been emitting four to seven times more NOx in on-road driving than in type approval tests. These 'excess emissions' are a consequence of deliberate design of the vehicle's after-Treatment system, as investigations during the 'Dieselgate' scandal have revealed. Here we calculate health and environmental impacts of these excess NOx emissions in all European countries for the year 2013. We use national emissions reported officially under the UNECE Convention for Long-range Transport of Atmospheric Pollutants and employ the EMEP MSC-W Chemistry Transport Model and the GAINS Integrated Assessment Model to determine atmospheric concentrations and resulting impacts. We compare with impacts from hypothetical emissions where light duty diesel vehicles are assumed to emit only as much as their respective type approval limit value or as little as petrol cars of the same age. Excess NO2 concentrations can also have direct health impacts, but these overlap with the impacts from particulate matter (PM) and are not included here. We estimate that almost 10 000 premature deaths from PM2.5 and ozone in the adult population (age &gt;30 years) can be attributed to the NOx emissions from diesel cars and light commercial vehicles in EU28 plus Norway and Switzerland in 2013. About 50% of these could have been avoided if diesel limits had been achieved also in on-road driving; and had diesel cars emitted as little NOx as petrol cars, 80% of these premature deaths could have been avoided. Ecosystem eutrophication impacts (critical load exceedances) from the same diesel vehicles would also have been reduced at similar rates as for the health effects.", "author" : [ { "dropping-particle" : "", "family" : "Jonson", "given" : "J. E.", "non-dropping-particle" : "", "parse-names" : false, "suffix" : "" }, { "dropping-particle" : "", "family" : "Borken-Kleefeld", "given" : "J.", "non-dropping-particle" : "", "parse-names" : false, "suffix" : "" }, { "dropping-particle" : "", "family" : "Simpson", "given" : "D.", "non-dropping-particle" : "", "parse-names" : false, "suffix" : "" }, { "dropping-particle" : "", "family" : "Ny\u00edri", "given" : "A.", "non-dropping-particle" : "", "parse-names" : false, "suffix" : "" }, { "dropping-particle" : "", "family" : "Posch", "given" : "M.", "non-dropping-particle" : "", "parse-names" : false, "suffix" : "" }, { "dropping-particle" : "", "family" : "Heyes", "given" : "C.", "non-dropping-particle" : "", "parse-names" : false, "suffix" : "" } ], "container-title" : "Environmental Research Letters", "id" : "ITEM-3", "issue" : "9", "issued" : { "date-parts" : [ [ "2017", "9", "18" ] ] }, "page" : "94017", "title" : "Impact of excess NOx emissions from diesel cars on air quality, public health and eutrophication in Europe", "translator" : [ { "dropping-particle" : "", "family" : "G4253", "given" : "", "non-dropping-particle" : "", "parse-names" : false, "suffix" : "" } ], "type" : "article-journal", "volume" : "12" }, "uris" : [ "http://www.mendeley.com/documents/?uuid=e0b88889-04d6-4157-b375-da5635f78458" ] } ], "mendeley" : { "formattedCitation" : "(Anenberg et al., 2017; Jonson et al., 2017; Chossi\u00e8re et al., 2018)", "plainTextFormattedCitation" : "(Anenberg et al., 2017; Jonson et al., 2017; Chossi\u00e8re et al., 2018)", "previouslyFormattedCitation" : "(Anenberg et al., 2017; Jonson et al., 2017; Chossi\u00e8re et al., 2018)" }, "properties" : { "noteIndex" : 0 }, "schema" : "https://github.com/citation-style-language/schema/raw/master/csl-citation.json" }</w:instrText>
      </w:r>
      <w:r w:rsidRPr="000A161D">
        <w:rPr>
          <w:rFonts w:cs="Times New Roman"/>
          <w:lang w:val="en-US"/>
        </w:rPr>
        <w:fldChar w:fldCharType="separate"/>
      </w:r>
      <w:r w:rsidR="00CB33A1">
        <w:rPr>
          <w:rFonts w:cs="Times New Roman"/>
          <w:noProof/>
          <w:lang w:val="en-US"/>
        </w:rPr>
        <w:t>(Anenberg et al., 2017; Jonson et al., 2017; Chossière et al., 2018)</w:t>
      </w:r>
      <w:r w:rsidRPr="000A161D">
        <w:rPr>
          <w:rFonts w:cs="Times New Roman"/>
          <w:lang w:val="en-US"/>
        </w:rPr>
        <w:fldChar w:fldCharType="end"/>
      </w:r>
      <w:r w:rsidRPr="000A161D">
        <w:rPr>
          <w:rFonts w:cs="Times New Roman"/>
          <w:lang w:val="en-US"/>
        </w:rPr>
        <w:t xml:space="preserve"> and contributing to slightly larger warming on the scale of years and smaller warming at the decadal scale </w:t>
      </w:r>
      <w:r w:rsidRPr="000A161D">
        <w:rPr>
          <w:rFonts w:cs="Times New Roman"/>
          <w:lang w:val="en-US"/>
        </w:rPr>
        <w:fldChar w:fldCharType="begin" w:fldLock="1"/>
      </w:r>
      <w:r w:rsidR="00D477C7">
        <w:rPr>
          <w:rFonts w:cs="Times New Roman"/>
          <w:lang w:val="en-US"/>
        </w:rPr>
        <w:instrText>ADDIN CSL_CITATION { "citationItems" : [ { "id" : "ITEM-1", "itemData" : { "DOI" : "10.1088/1748-9326/aab18c", "ISSN" : "1748-9326", "abstract" : "On-road operations of Volkswagen light-duty diesel vehicles equipped with defeat devices cause emissions of NOx up to 40 times above emission standards. Higher on-road NOx emissions are a widespread problem not limited to Volkswagen vehicles, but the Volkswagen violations brought this issue under the spotlight. While several studies investigated the health impacts of high NOx emissions, the climatic impacts have not been quantified. Here we show that such diesel cars generate a larger warming on the time scale of several years but a smaller warming on the decadal time scale during actual on-road operations than in vehicle certification tests. The difference in longer-term warming levels, however, depends on underlying driving conditions. Furthermore, in the presence of defeat devices, the climatic advantage of \u2018clean diesel\u2019 cars over gasoline cars, in terms of global-mean temperature change, is in our view not necessarily the case.", "author" : [ { "dropping-particle" : "", "family" : "Tanaka", "given" : "Katsumasa", "non-dropping-particle" : "", "parse-names" : false, "suffix" : "" }, { "dropping-particle" : "", "family" : "Lund", "given" : "Marianne T", "non-dropping-particle" : "", "parse-names" : false, "suffix" : "" }, { "dropping-particle" : "", "family" : "Aamaas", "given" : "Borgar", "non-dropping-particle" : "", "parse-names" : false, "suffix" : "" }, { "dropping-particle" : "", "family" : "Berntsen", "given" : "Terje", "non-dropping-particle" : "", "parse-names" : false, "suffix" : "" } ], "container-title" : "Environmental Research Letters", "id" : "ITEM-1", "issue" : "4", "issued" : { "date-parts" : [ [ "2018" ] ] }, "page" : "44020", "publisher" : "IOP Publishing", "title" : "Climate effects of non-compliant Volkswagen diesel cars", "translator" : [ { "dropping-particle" : "", "family" : "G5214", "given" : "", "non-dropping-particle" : "", "parse-names" : false, "suffix" : "" } ], "type" : "article-journal", "volume" : "13" }, "uris" : [ "http://www.mendeley.com/documents/?uuid=61b1b929-5f4e-4ee8-8abf-f119024740f7", "http://www.mendeley.com/documents/?uuid=f2729877-4657-4310-9295-86531bd751fd" ] } ], "mendeley" : { "formattedCitation" : "(Tanaka et al., 2018)", "plainTextFormattedCitation" : "(Tanaka et al., 2018)", "previouslyFormattedCitation" : "(Tanaka et al., 2018)" }, "properties" : { "noteIndex" : 0 }, "schema" : "https://github.com/citation-style-language/schema/raw/master/csl-citation.json" }</w:instrText>
      </w:r>
      <w:r w:rsidRPr="000A161D">
        <w:rPr>
          <w:rFonts w:cs="Times New Roman"/>
          <w:lang w:val="en-US"/>
        </w:rPr>
        <w:fldChar w:fldCharType="separate"/>
      </w:r>
      <w:r w:rsidR="00CB33A1">
        <w:rPr>
          <w:rFonts w:cs="Times New Roman"/>
          <w:noProof/>
          <w:lang w:val="en-US"/>
        </w:rPr>
        <w:t>(Tanaka et al., 2018)</w:t>
      </w:r>
      <w:r w:rsidRPr="000A161D">
        <w:rPr>
          <w:rFonts w:cs="Times New Roman"/>
          <w:lang w:val="en-US"/>
        </w:rPr>
        <w:fldChar w:fldCharType="end"/>
      </w:r>
      <w:r w:rsidRPr="000A161D">
        <w:rPr>
          <w:rFonts w:cs="Times New Roman"/>
          <w:lang w:val="en-US"/>
        </w:rPr>
        <w:t xml:space="preserve">. </w:t>
      </w:r>
      <w:r w:rsidRPr="000A161D">
        <w:rPr>
          <w:rFonts w:cs="Times New Roman"/>
          <w:lang w:val="en-GB"/>
        </w:rPr>
        <w:t>Excess NO</w:t>
      </w:r>
      <w:r w:rsidRPr="004E785E">
        <w:rPr>
          <w:rFonts w:cs="Times New Roman"/>
          <w:iCs/>
          <w:vertAlign w:val="subscript"/>
          <w:lang w:val="en-GB"/>
          <w:rPrChange w:id="4768" w:author="Lucy Cowie" w:date="2021-07-28T15:35:00Z">
            <w:rPr>
              <w:rFonts w:cs="Times New Roman"/>
              <w:i/>
              <w:vertAlign w:val="subscript"/>
              <w:lang w:val="en-GB"/>
            </w:rPr>
          </w:rPrChange>
        </w:rPr>
        <w:t>x</w:t>
      </w:r>
      <w:r w:rsidRPr="000A161D">
        <w:rPr>
          <w:rFonts w:cs="Times New Roman"/>
          <w:lang w:val="en-GB"/>
        </w:rPr>
        <w:t xml:space="preserve"> emissions from key global diesel markets are estimated at 4.6 Tg a</w:t>
      </w:r>
      <w:ins w:id="4769" w:author="Lucy Cowie" w:date="2021-07-28T15:35:00Z">
        <w:r w:rsidR="004E785E">
          <w:rPr>
            <w:rFonts w:cs="Times New Roman"/>
            <w:vertAlign w:val="superscript"/>
            <w:lang w:val="en-GB"/>
          </w:rPr>
          <w:t>–</w:t>
        </w:r>
      </w:ins>
      <w:del w:id="4770" w:author="Lucy Cowie" w:date="2021-07-28T15:35:00Z">
        <w:r w:rsidRPr="000A161D" w:rsidDel="004E785E">
          <w:rPr>
            <w:rFonts w:cs="Times New Roman"/>
            <w:vertAlign w:val="superscript"/>
            <w:lang w:val="en-GB"/>
          </w:rPr>
          <w:delText>-</w:delText>
        </w:r>
      </w:del>
      <w:r w:rsidRPr="000A161D">
        <w:rPr>
          <w:rFonts w:cs="Times New Roman"/>
          <w:vertAlign w:val="superscript"/>
          <w:lang w:val="en-GB"/>
        </w:rPr>
        <w:t>1</w:t>
      </w:r>
      <w:r w:rsidRPr="000A161D">
        <w:rPr>
          <w:rFonts w:cs="Times New Roman"/>
          <w:lang w:val="en-GB"/>
        </w:rPr>
        <w:t xml:space="preserve"> in 2015, with annual mean O</w:t>
      </w:r>
      <w:r w:rsidRPr="000A161D">
        <w:rPr>
          <w:rFonts w:cs="Times New Roman"/>
          <w:vertAlign w:val="subscript"/>
          <w:lang w:val="en-GB"/>
        </w:rPr>
        <w:t>3</w:t>
      </w:r>
      <w:r w:rsidRPr="000A161D">
        <w:rPr>
          <w:rFonts w:cs="Times New Roman"/>
          <w:lang w:val="en-GB"/>
        </w:rPr>
        <w:t xml:space="preserve"> and PM</w:t>
      </w:r>
      <w:r w:rsidRPr="000A161D">
        <w:rPr>
          <w:rFonts w:cs="Times New Roman"/>
          <w:vertAlign w:val="subscript"/>
          <w:lang w:val="en-GB"/>
        </w:rPr>
        <w:t>2.5</w:t>
      </w:r>
      <w:r w:rsidRPr="000A161D">
        <w:rPr>
          <w:rFonts w:cs="Times New Roman"/>
          <w:lang w:val="en-GB"/>
        </w:rPr>
        <w:t xml:space="preserve"> increases of 1 ppb and 1</w:t>
      </w:r>
      <w:r w:rsidRPr="000A161D">
        <w:rPr>
          <w:rFonts w:cs="Times New Roman"/>
          <w:lang w:val="en-GB"/>
        </w:rPr>
        <w:sym w:font="Symbol" w:char="F06D"/>
      </w:r>
      <w:r w:rsidRPr="000A161D">
        <w:rPr>
          <w:rFonts w:cs="Times New Roman"/>
          <w:lang w:val="en-GB"/>
        </w:rPr>
        <w:t>g m</w:t>
      </w:r>
      <w:ins w:id="4771" w:author="Lucy Cowie" w:date="2021-07-28T15:35:00Z">
        <w:r w:rsidR="004E785E">
          <w:rPr>
            <w:rFonts w:cs="Times New Roman"/>
            <w:vertAlign w:val="superscript"/>
            <w:lang w:val="en-GB"/>
          </w:rPr>
          <w:t>–</w:t>
        </w:r>
      </w:ins>
      <w:del w:id="4772" w:author="Lucy Cowie" w:date="2021-07-28T15:35:00Z">
        <w:r w:rsidRPr="000A161D" w:rsidDel="004E785E">
          <w:rPr>
            <w:rFonts w:cs="Times New Roman"/>
            <w:vertAlign w:val="superscript"/>
            <w:lang w:val="en-GB"/>
          </w:rPr>
          <w:delText>-</w:delText>
        </w:r>
      </w:del>
      <w:r w:rsidRPr="000A161D">
        <w:rPr>
          <w:rFonts w:cs="Times New Roman"/>
          <w:vertAlign w:val="superscript"/>
          <w:lang w:val="en-GB"/>
        </w:rPr>
        <w:t>3</w:t>
      </w:r>
      <w:r w:rsidRPr="000A161D">
        <w:rPr>
          <w:rFonts w:cs="Times New Roman"/>
          <w:lang w:val="en-GB"/>
        </w:rPr>
        <w:t xml:space="preserve"> across large</w:t>
      </w:r>
      <w:ins w:id="4773" w:author="Lucy Cowie" w:date="2021-07-28T15:34:00Z">
        <w:r w:rsidR="0080563C">
          <w:rPr>
            <w:rFonts w:cs="Times New Roman"/>
            <w:lang w:val="en-GB"/>
          </w:rPr>
          <w:t xml:space="preserve"> </w:t>
        </w:r>
      </w:ins>
      <w:del w:id="4774" w:author="Lucy Cowie" w:date="2021-07-28T15:34:00Z">
        <w:r w:rsidRPr="000A161D" w:rsidDel="0080563C">
          <w:rPr>
            <w:rFonts w:cs="Times New Roman"/>
            <w:lang w:val="en-GB"/>
          </w:rPr>
          <w:delText>-</w:delText>
        </w:r>
      </w:del>
      <w:r w:rsidRPr="000A161D">
        <w:rPr>
          <w:rFonts w:cs="Times New Roman"/>
          <w:lang w:val="en-GB"/>
        </w:rPr>
        <w:t xml:space="preserve">regions of Europe, India and China </w:t>
      </w:r>
      <w:r w:rsidRPr="000A161D">
        <w:rPr>
          <w:rFonts w:cs="Times New Roman"/>
          <w:lang w:val="en-GB"/>
        </w:rPr>
        <w:fldChar w:fldCharType="begin" w:fldLock="1"/>
      </w:r>
      <w:r w:rsidR="00D477C7">
        <w:rPr>
          <w:rFonts w:cs="Times New Roman"/>
          <w:lang w:val="en-GB"/>
        </w:rPr>
        <w:instrText>ADDIN CSL_CITATION { "citationItems" : [ { "id" : "ITEM-1", "itemData" : { "DOI" : "10.1038/nature22086", "ISSN" : "0028-0836", "abstract" : "Across markets accounting for 80 per cent of global diesel vehicle sales, more than a third of diesel nitrogen oxide emissions are in excess of certification limits, causing many deaths.", "author" : [ { "dropping-particle" : "", "family" : "Anenberg", "given" : "Susan C.", "non-dropping-particle" : "", "parse-names" : false, "suffix" : "" }, { "dropping-particle" : "", "family" : "Miller", "given" : "Joshua", "non-dropping-particle" : "", "parse-names" : false, "suffix" : "" }, { "dropping-particle" : "", "family" : "Minjares", "given" : "Ray", "non-dropping-particle" : "", "parse-names" : false, "suffix" : "" }, { "dropping-particle" : "", "family" : "Du", "given" : "Li", "non-dropping-particle" : "", "parse-names" : false, "suffix" : "" }, { "dropping-particle" : "", "family" : "Henze", "given" : "Daven K.", "non-dropping-particle" : "", "parse-names" : false, "suffix" : "" }, { "dropping-particle" : "", "family" : "Lacey", "given" : "Forrest", "non-dropping-particle" : "", "parse-names" : false, "suffix" : "" }, { "dropping-particle" : "", "family" : "Malley", "given" : "Christopher S.", "non-dropping-particle" : "", "parse-names" : false, "suffix" : "" }, { "dropping-particle" : "", "family" : "Emberson", "given" : "Lisa", "non-dropping-particle" : "", "parse-names" : false, "suffix" : "" }, { "dropping-particle" : "", "family" : "Franco", "given" : "Vicente", "non-dropping-particle" : "", "parse-names" : false, "suffix" : "" }, { "dropping-particle" : "", "family" : "Klimont", "given" : "Zbigniew", "non-dropping-particle" : "", "parse-names" : false, "suffix" : "" }, { "dropping-particle" : "", "family" : "Heyes", "given" : "Chris", "non-dropping-particle" : "", "parse-names" : false, "suffix" : "" } ], "container-title" : "Nature", "id" : "ITEM-1", "issue" : "7655", "issued" : { "date-parts" : [ [ "2017", "5", "15" ] ] }, "page" : "467-471", "publisher" : "Nature Publishing Group", "title" : "Impacts and mitigation of excess diesel-related NOx emissions in 11 major vehicle markets", "translator" : [ { "dropping-particle" : "", "family" : "G3351", "given" : "", "non-dropping-particle" : "", "parse-names" : false, "suffix" : "" } ], "type" : "article-journal", "volume" : "545" }, "uris" : [ "http://www.mendeley.com/documents/?uuid=f3865917-c606-3632-ae1f-fcf922250eb5" ] } ], "mendeley" : { "formattedCitation" : "(Anenberg et al., 2017)", "plainTextFormattedCitation" : "(Anenberg et al., 2017)", "previouslyFormattedCitation" : "(Anenberg et al., 2017)" }, "properties" : { "noteIndex" : 0 }, "schema" : "https://github.com/citation-style-language/schema/raw/master/csl-citation.json" }</w:instrText>
      </w:r>
      <w:r w:rsidRPr="000A161D">
        <w:rPr>
          <w:rFonts w:cs="Times New Roman"/>
          <w:lang w:val="en-GB"/>
        </w:rPr>
        <w:fldChar w:fldCharType="separate"/>
      </w:r>
      <w:r w:rsidR="00CB33A1">
        <w:rPr>
          <w:rFonts w:cs="Times New Roman"/>
          <w:noProof/>
          <w:lang w:val="en-GB"/>
        </w:rPr>
        <w:t>(Anenberg et al., 2017)</w:t>
      </w:r>
      <w:r w:rsidRPr="000A161D">
        <w:rPr>
          <w:rFonts w:cs="Times New Roman"/>
          <w:lang w:val="en-GB"/>
        </w:rPr>
        <w:fldChar w:fldCharType="end"/>
      </w:r>
      <w:r w:rsidRPr="000A161D">
        <w:rPr>
          <w:rFonts w:cs="Times New Roman"/>
          <w:lang w:val="en-GB"/>
        </w:rPr>
        <w:t>.</w:t>
      </w:r>
    </w:p>
    <w:p w14:paraId="06102E36" w14:textId="77777777" w:rsidR="00E578B9" w:rsidRPr="00981F7A" w:rsidRDefault="00E578B9" w:rsidP="00D5630D">
      <w:pPr>
        <w:pStyle w:val="AR6BodyText"/>
        <w:rPr>
          <w:rFonts w:cs="Times New Roman"/>
          <w:color w:val="FF0000"/>
          <w:lang w:val="en-GB"/>
        </w:rPr>
      </w:pPr>
    </w:p>
    <w:p w14:paraId="0BEF03FA" w14:textId="6E74ABCA" w:rsidR="00E578B9" w:rsidRPr="00960A54" w:rsidRDefault="00E578B9" w:rsidP="00D5630D">
      <w:pPr>
        <w:pStyle w:val="AR6BodyText"/>
        <w:rPr>
          <w:rFonts w:cs="Times New Roman"/>
          <w:lang w:val="en-US" w:eastAsia="en-US"/>
        </w:rPr>
      </w:pPr>
      <w:r w:rsidRPr="000A161D">
        <w:rPr>
          <w:rFonts w:cs="Times New Roman"/>
          <w:lang w:val="en-US" w:eastAsia="en-US"/>
        </w:rPr>
        <w:t>In summary, the present-day global land-based transport pulse emissions cause a net global warming on all time scales (</w:t>
      </w:r>
      <w:r w:rsidRPr="000A161D">
        <w:rPr>
          <w:rFonts w:cs="Times New Roman"/>
          <w:i/>
          <w:lang w:val="en-US" w:eastAsia="en-US"/>
        </w:rPr>
        <w:t>high confidence</w:t>
      </w:r>
      <w:r w:rsidRPr="000A161D">
        <w:rPr>
          <w:rFonts w:cs="Times New Roman"/>
          <w:lang w:val="en-US" w:eastAsia="en-US"/>
        </w:rPr>
        <w:t>) and are detrimental to air quality (</w:t>
      </w:r>
      <w:r w:rsidRPr="000A161D">
        <w:rPr>
          <w:rFonts w:cs="Times New Roman"/>
          <w:i/>
          <w:lang w:val="en-US" w:eastAsia="en-US"/>
        </w:rPr>
        <w:t>high confidence</w:t>
      </w:r>
      <w:r w:rsidRPr="000A161D">
        <w:rPr>
          <w:rFonts w:cs="Times New Roman"/>
          <w:lang w:val="en-US" w:eastAsia="en-US"/>
        </w:rPr>
        <w:t>).</w:t>
      </w:r>
    </w:p>
    <w:p w14:paraId="6B7836E1" w14:textId="333631B2" w:rsidR="00E578B9" w:rsidRDefault="00E578B9" w:rsidP="00D5630D">
      <w:pPr>
        <w:pStyle w:val="AR6BodyText"/>
        <w:rPr>
          <w:rFonts w:cs="Times New Roman"/>
          <w:lang w:val="en-GB"/>
        </w:rPr>
      </w:pPr>
    </w:p>
    <w:p w14:paraId="411D438B" w14:textId="77777777" w:rsidR="002A65DE" w:rsidRPr="00D81664" w:rsidRDefault="002A65DE" w:rsidP="00D5630D">
      <w:pPr>
        <w:pStyle w:val="AR6BodyText"/>
        <w:rPr>
          <w:rFonts w:cs="Times New Roman"/>
          <w:lang w:val="en-GB"/>
        </w:rPr>
      </w:pPr>
    </w:p>
    <w:p w14:paraId="6B051902" w14:textId="32044EB9" w:rsidR="007E20F8" w:rsidRPr="00C827FE" w:rsidRDefault="00E578B9" w:rsidP="00D5630D">
      <w:pPr>
        <w:pStyle w:val="AR6Chap6Level461111"/>
      </w:pPr>
      <w:r w:rsidRPr="002F764C">
        <w:t xml:space="preserve"> </w:t>
      </w:r>
      <w:bookmarkStart w:id="4775" w:name="_Toc70498209"/>
      <w:r w:rsidRPr="00C827FE">
        <w:t xml:space="preserve">GSAT </w:t>
      </w:r>
      <w:ins w:id="4776" w:author="Lucy Cowie" w:date="2021-07-28T15:37:00Z">
        <w:r w:rsidR="005D49EF">
          <w:t>r</w:t>
        </w:r>
      </w:ins>
      <w:del w:id="4777" w:author="Lucy Cowie" w:date="2021-07-28T15:35:00Z">
        <w:r w:rsidRPr="00C827FE" w:rsidDel="001B1654">
          <w:delText>r</w:delText>
        </w:r>
      </w:del>
      <w:r w:rsidRPr="00C827FE">
        <w:t xml:space="preserve">esponse to </w:t>
      </w:r>
      <w:ins w:id="4778" w:author="Lucy Cowie" w:date="2021-07-28T15:37:00Z">
        <w:r w:rsidR="005D49EF">
          <w:t>e</w:t>
        </w:r>
      </w:ins>
      <w:del w:id="4779" w:author="Lucy Cowie" w:date="2021-07-28T15:35:00Z">
        <w:r w:rsidRPr="00C827FE" w:rsidDel="001B1654">
          <w:delText>e</w:delText>
        </w:r>
      </w:del>
      <w:r w:rsidRPr="00C827FE">
        <w:t xml:space="preserve">mission </w:t>
      </w:r>
      <w:ins w:id="4780" w:author="Lucy Cowie" w:date="2021-07-28T15:37:00Z">
        <w:r w:rsidR="005D49EF">
          <w:t>p</w:t>
        </w:r>
      </w:ins>
      <w:del w:id="4781" w:author="Lucy Cowie" w:date="2021-07-28T15:35:00Z">
        <w:r w:rsidRPr="00C827FE" w:rsidDel="001B1654">
          <w:delText>p</w:delText>
        </w:r>
      </w:del>
      <w:r w:rsidRPr="00C827FE">
        <w:t xml:space="preserve">ulse of </w:t>
      </w:r>
      <w:ins w:id="4782" w:author="Lucy Cowie" w:date="2021-07-28T15:37:00Z">
        <w:r w:rsidR="005D49EF">
          <w:t>c</w:t>
        </w:r>
      </w:ins>
      <w:del w:id="4783" w:author="Lucy Cowie" w:date="2021-07-28T15:36:00Z">
        <w:r w:rsidRPr="00C827FE" w:rsidDel="001B1654">
          <w:delText>c</w:delText>
        </w:r>
      </w:del>
      <w:r w:rsidRPr="00C827FE">
        <w:t xml:space="preserve">urrent </w:t>
      </w:r>
      <w:ins w:id="4784" w:author="Lucy Cowie" w:date="2021-07-28T15:37:00Z">
        <w:r w:rsidR="005D49EF">
          <w:t>e</w:t>
        </w:r>
      </w:ins>
      <w:del w:id="4785" w:author="Lucy Cowie" w:date="2021-07-28T15:36:00Z">
        <w:r w:rsidRPr="00C827FE" w:rsidDel="001B1654">
          <w:delText>e</w:delText>
        </w:r>
      </w:del>
      <w:r w:rsidRPr="00C827FE">
        <w:t>missions</w:t>
      </w:r>
      <w:bookmarkEnd w:id="4775"/>
    </w:p>
    <w:p w14:paraId="0CA7A5A1" w14:textId="5BC7DB29" w:rsidR="002B3A8A" w:rsidRDefault="00E578B9" w:rsidP="00792020">
      <w:pPr>
        <w:pStyle w:val="AR6BodyText"/>
        <w:rPr>
          <w:rFonts w:cs="Times New Roman"/>
          <w:lang w:val="en-GB"/>
        </w:rPr>
      </w:pPr>
      <w:r w:rsidRPr="00D81664">
        <w:rPr>
          <w:rFonts w:cs="Times New Roman"/>
          <w:lang w:val="en-GB"/>
        </w:rPr>
        <w:t>Figure 6.1</w:t>
      </w:r>
      <w:r>
        <w:rPr>
          <w:rFonts w:cs="Times New Roman"/>
          <w:lang w:val="en-GB"/>
        </w:rPr>
        <w:t>6</w:t>
      </w:r>
      <w:r w:rsidRPr="00D81664">
        <w:rPr>
          <w:rFonts w:cs="Times New Roman"/>
          <w:lang w:val="en-GB"/>
        </w:rPr>
        <w:t xml:space="preserve"> presents the GSAT response to an idealized pulse of year</w:t>
      </w:r>
      <w:ins w:id="4786" w:author="Lucy Cowie" w:date="2021-07-28T15:40:00Z">
        <w:r w:rsidR="00B558EE">
          <w:rPr>
            <w:rFonts w:cs="Times New Roman"/>
            <w:lang w:val="en-GB"/>
          </w:rPr>
          <w:t>-</w:t>
        </w:r>
      </w:ins>
      <w:del w:id="4787" w:author="Lucy Cowie" w:date="2021-07-28T15:40:00Z">
        <w:r w:rsidRPr="00D81664" w:rsidDel="00B558EE">
          <w:rPr>
            <w:rFonts w:cs="Times New Roman"/>
            <w:lang w:val="en-GB"/>
          </w:rPr>
          <w:delText xml:space="preserve"> </w:delText>
        </w:r>
      </w:del>
      <w:r w:rsidRPr="00D81664">
        <w:rPr>
          <w:rFonts w:cs="Times New Roman"/>
          <w:lang w:val="en-GB"/>
        </w:rPr>
        <w:t xml:space="preserve">2014 emissions </w:t>
      </w:r>
      <w:r w:rsidR="00CD784F">
        <w:rPr>
          <w:rFonts w:cs="Times New Roman"/>
          <w:lang w:val="en-GB"/>
        </w:rPr>
        <w:t>of</w:t>
      </w:r>
      <w:r w:rsidR="00CD784F" w:rsidRPr="00D81664">
        <w:rPr>
          <w:rFonts w:cs="Times New Roman"/>
          <w:lang w:val="en-GB"/>
        </w:rPr>
        <w:t xml:space="preserve"> </w:t>
      </w:r>
      <w:r w:rsidRPr="00D81664">
        <w:rPr>
          <w:rFonts w:cs="Times New Roman"/>
          <w:lang w:val="en-GB"/>
        </w:rPr>
        <w:t>individual SLCF and LLGHG</w:t>
      </w:r>
      <w:r w:rsidR="00B71656">
        <w:rPr>
          <w:rFonts w:cs="Times New Roman"/>
          <w:lang w:val="en-GB"/>
        </w:rPr>
        <w:t>.</w:t>
      </w:r>
      <w:r w:rsidR="00B71656" w:rsidRPr="00B71656">
        <w:rPr>
          <w:rFonts w:cs="Times New Roman"/>
          <w:lang w:val="en-GB"/>
        </w:rPr>
        <w:t xml:space="preserve"> </w:t>
      </w:r>
      <w:r w:rsidR="00B71656">
        <w:rPr>
          <w:rFonts w:cs="Times New Roman"/>
          <w:lang w:val="en-GB"/>
        </w:rPr>
        <w:t xml:space="preserve">The </w:t>
      </w:r>
      <w:r w:rsidR="00B71656" w:rsidRPr="00BD701A">
        <w:rPr>
          <w:rFonts w:cs="Times New Roman"/>
          <w:lang w:val="en-GB"/>
        </w:rPr>
        <w:t xml:space="preserve">GSAT response is calculated for 11 sectors and 10 regions accounting for best available </w:t>
      </w:r>
      <w:r w:rsidR="00B71656" w:rsidRPr="00BD701A">
        <w:rPr>
          <w:rFonts w:cs="Times New Roman"/>
          <w:lang w:val="en-US"/>
        </w:rPr>
        <w:t xml:space="preserve">knowledge and geographical dependence of the forcing efficacy of different SLCFs </w:t>
      </w:r>
      <w:r w:rsidR="00B71656" w:rsidRPr="005908D0">
        <w:rPr>
          <w:rFonts w:cs="Times New Roman"/>
          <w:lang w:val="en-GB"/>
        </w:rPr>
        <w:fldChar w:fldCharType="begin" w:fldLock="1"/>
      </w:r>
      <w:r w:rsidR="00D477C7">
        <w:rPr>
          <w:rFonts w:cs="Times New Roman"/>
          <w:lang w:val="en-GB"/>
        </w:rPr>
        <w:instrText>ADDIN CSL_CITATION { "citationItems" : [ { "id" : "ITEM-1", "itemData" : { "DOI" : "10.5194/esd-11-977-2020", "ISSN" : "2190-4987", "abstract" : "Mitigation of non-CO2 emissions plays a key role in meeting the Paris Agreement ambitions and sustainable development goals. Implementation of respective policies addressing these targets mainly occur at sectoral and regional levels, and designing efficient mitigation strategies therefore relies on detailed knowledge about the mix of emissions from individual sources and their subsequent climate impact. Here we present a comprehensive dataset of near- and long-term global temperature responses to emissions of CO2 and individual short-lived climate forcers (SLCFs) from 7 sectors and 13 regions \u2013 for both present-day emissions and their continued evolution as projected under the Shared Socioeconomic Pathways (SSPs). We demonstrate the key role of CO2 in driving both near- and long-term warming and highlight the importance of mitigating methane emissions from agriculture, waste management, and energy production as the primary strategy to further limit near-term warming. Due to high current emissions of cooling SLCFs, policies targeting end-of-pipe energy sector emissions may result in net added warming unless accompanied by simultaneous methane and/or CO2 reductions. We find that SLCFs are projected to play a continued role in many regions, particularly those including low- to medium-income countries, under most of the SSPs considered here. East Asia, North America, and Europe will remain the largest contributors to total net warming until 2100, regardless of scenario, while South Asia and Africa south of the Sahara overtake Europe by the end of the century in SSP3-7.0 and SSP5-8.5. Our dataset is made available in an accessible format, aimed also at decision makers, to support further assessment of the implications of policy implementation at the sectoral and regional scales.", "author" : [ { "dropping-particle" : "", "family" : "Lund", "given" : "Marianne T.", "non-dropping-particle" : "", "parse-names" : false, "suffix" : "" }, { "dropping-particle" : "", "family" : "Aamaas", "given" : "Borgar", "non-dropping-particle" : "", "parse-names" : false, "suffix" : "" }, { "dropping-particle" : "", "family" : "Stjern", "given" : "Camilla W.", "non-dropping-particle" : "", "parse-names" : false, "suffix" : "" }, { "dropping-particle" : "", "family" : "Klimont", "given" : "Zbigniew", "non-dropping-particle" : "", "parse-names" : false, "suffix" : "" }, { "dropping-particle" : "", "family" : "Berntsen", "given" : "Terje K.", "non-dropping-particle" : "", "parse-names" : false, "suffix" : "" }, { "dropping-particle" : "", "family" : "Samset", "given" : "Bj\u00f8rn H.", "non-dropping-particle" : "", "parse-names" : false, "suffix" : "" } ], "container-title" : "Earth System Dynamics", "id" : "ITEM-1", "issue" : "4", "issued" : { "date-parts" : [ [ "2020", "11", "9" ] ] }, "page" : "977-993", "title" : "A continued role of short-lived climate forcers under the Shared Socioeconomic Pathways", "translator" : [ { "dropping-particle" : "", "family" : "G5371", "given" : "", "non-dropping-particle" : "", "parse-names" : false, "suffix" : "" } ], "type" : "article-journal", "volume" : "11" }, "uris" : [ "http://www.mendeley.com/documents/?uuid=3587d307-4414-4320-9735-6f133016a055" ] } ], "mendeley" : { "formattedCitation" : "(Lund et al., 2020)", "plainTextFormattedCitation" : "(Lund et al., 2020)", "previouslyFormattedCitation" : "(Lund et al., 2020)" }, "properties" : { "noteIndex" : 0 }, "schema" : "https://github.com/citation-style-language/schema/raw/master/csl-citation.json" }</w:instrText>
      </w:r>
      <w:r w:rsidR="00B71656" w:rsidRPr="005908D0">
        <w:rPr>
          <w:rFonts w:cs="Times New Roman"/>
          <w:lang w:val="en-GB"/>
        </w:rPr>
        <w:fldChar w:fldCharType="separate"/>
      </w:r>
      <w:r w:rsidR="00CB33A1">
        <w:rPr>
          <w:rFonts w:cs="Times New Roman"/>
          <w:noProof/>
          <w:lang w:val="en-GB"/>
        </w:rPr>
        <w:t>(Lund et al., 2020)</w:t>
      </w:r>
      <w:r w:rsidR="00B71656" w:rsidRPr="005908D0">
        <w:rPr>
          <w:rFonts w:cs="Times New Roman"/>
          <w:lang w:val="en-GB"/>
        </w:rPr>
        <w:fldChar w:fldCharType="end"/>
      </w:r>
      <w:r w:rsidRPr="00D81664">
        <w:rPr>
          <w:rFonts w:cs="Times New Roman"/>
          <w:lang w:val="en-GB"/>
        </w:rPr>
        <w:t xml:space="preserve">. </w:t>
      </w:r>
      <w:r w:rsidR="00B71656">
        <w:rPr>
          <w:rFonts w:cs="Times New Roman"/>
          <w:lang w:val="en-GB"/>
        </w:rPr>
        <w:t>Two time horizons are shown</w:t>
      </w:r>
      <w:r w:rsidR="00B71656" w:rsidRPr="00D81664">
        <w:rPr>
          <w:rFonts w:cs="Times New Roman"/>
          <w:lang w:val="en-GB"/>
        </w:rPr>
        <w:t xml:space="preserve"> </w:t>
      </w:r>
      <w:r w:rsidR="00B71656">
        <w:rPr>
          <w:rFonts w:cs="Times New Roman"/>
          <w:lang w:val="en-GB"/>
        </w:rPr>
        <w:t>(</w:t>
      </w:r>
      <w:ins w:id="4788" w:author="Lucy Cowie" w:date="2021-07-28T15:36:00Z">
        <w:r w:rsidR="005E0FCB">
          <w:rPr>
            <w:rFonts w:cs="Times New Roman"/>
            <w:lang w:val="en-GB"/>
          </w:rPr>
          <w:t xml:space="preserve">of </w:t>
        </w:r>
      </w:ins>
      <w:r w:rsidR="00B71656" w:rsidRPr="00D81664">
        <w:rPr>
          <w:rFonts w:cs="Times New Roman"/>
          <w:lang w:val="en-GB"/>
        </w:rPr>
        <w:t>10 and 100 year</w:t>
      </w:r>
      <w:ins w:id="4789" w:author="Lucy Cowie" w:date="2021-07-28T15:36:00Z">
        <w:r w:rsidR="00FB4184">
          <w:rPr>
            <w:rFonts w:cs="Times New Roman"/>
            <w:lang w:val="en-GB"/>
          </w:rPr>
          <w:t>s</w:t>
        </w:r>
      </w:ins>
      <w:r w:rsidR="00B71656">
        <w:rPr>
          <w:rFonts w:cs="Times New Roman"/>
          <w:lang w:val="en-GB"/>
        </w:rPr>
        <w:t>)</w:t>
      </w:r>
      <w:r w:rsidR="00B71656" w:rsidRPr="00D81664">
        <w:rPr>
          <w:rFonts w:cs="Times New Roman"/>
          <w:lang w:val="en-GB"/>
        </w:rPr>
        <w:t xml:space="preserve"> to represent near- and long-term </w:t>
      </w:r>
      <w:r w:rsidR="00B71656">
        <w:rPr>
          <w:rFonts w:cs="Times New Roman"/>
          <w:lang w:val="en-GB"/>
        </w:rPr>
        <w:t>effe</w:t>
      </w:r>
      <w:r w:rsidR="00B71656" w:rsidRPr="00D81664">
        <w:rPr>
          <w:rFonts w:cs="Times New Roman"/>
          <w:lang w:val="en-GB"/>
        </w:rPr>
        <w:t>cts</w:t>
      </w:r>
      <w:r w:rsidR="00B71656">
        <w:rPr>
          <w:rFonts w:cs="Times New Roman"/>
          <w:lang w:val="en-GB"/>
        </w:rPr>
        <w:t xml:space="preserve"> (and</w:t>
      </w:r>
      <w:ins w:id="4790" w:author="Lucy Cowie" w:date="2021-07-28T15:37:00Z">
        <w:r w:rsidR="00E910B8">
          <w:rPr>
            <w:rFonts w:cs="Times New Roman"/>
            <w:lang w:val="en-GB"/>
          </w:rPr>
          <w:t xml:space="preserve"> a</w:t>
        </w:r>
      </w:ins>
      <w:r w:rsidR="00B71656">
        <w:rPr>
          <w:rFonts w:cs="Times New Roman"/>
          <w:lang w:val="en-GB"/>
        </w:rPr>
        <w:t xml:space="preserve"> 20</w:t>
      </w:r>
      <w:ins w:id="4791" w:author="Lucy Cowie" w:date="2021-07-28T15:37:00Z">
        <w:r w:rsidR="00E910B8">
          <w:rPr>
            <w:rFonts w:cs="Times New Roman"/>
            <w:lang w:val="en-GB"/>
          </w:rPr>
          <w:t>-</w:t>
        </w:r>
      </w:ins>
      <w:del w:id="4792" w:author="Lucy Cowie" w:date="2021-07-28T15:37:00Z">
        <w:r w:rsidR="00B71656" w:rsidDel="00E910B8">
          <w:rPr>
            <w:rFonts w:cs="Times New Roman"/>
            <w:lang w:val="en-GB"/>
          </w:rPr>
          <w:delText xml:space="preserve"> </w:delText>
        </w:r>
      </w:del>
      <w:r w:rsidR="00B71656">
        <w:rPr>
          <w:rFonts w:cs="Times New Roman"/>
          <w:lang w:val="en-GB"/>
        </w:rPr>
        <w:t>yea</w:t>
      </w:r>
      <w:r w:rsidR="005C3470">
        <w:rPr>
          <w:rFonts w:cs="Times New Roman"/>
          <w:lang w:val="en-GB"/>
        </w:rPr>
        <w:t xml:space="preserve">r horizon is presented in </w:t>
      </w:r>
      <w:ins w:id="4793" w:author="Ian Blenkinsop" w:date="2021-07-29T12:16:00Z">
        <w:r w:rsidR="00E9574A">
          <w:rPr>
            <w:rFonts w:cs="Times New Roman"/>
            <w:lang w:val="en-GB"/>
          </w:rPr>
          <w:t xml:space="preserve">Supplementary Material </w:t>
        </w:r>
      </w:ins>
      <w:r w:rsidR="006D517F">
        <w:rPr>
          <w:rFonts w:cs="Times New Roman"/>
          <w:lang w:val="en-GB"/>
        </w:rPr>
        <w:t xml:space="preserve">Figure </w:t>
      </w:r>
      <w:r w:rsidR="005C3470">
        <w:rPr>
          <w:rFonts w:cs="Times New Roman"/>
          <w:lang w:val="en-GB"/>
        </w:rPr>
        <w:t>6.SM.3</w:t>
      </w:r>
      <w:r w:rsidR="00B71656">
        <w:rPr>
          <w:rFonts w:cs="Times New Roman"/>
          <w:lang w:val="en-GB"/>
        </w:rPr>
        <w:t xml:space="preserve">). </w:t>
      </w:r>
      <w:r w:rsidRPr="00D81664">
        <w:rPr>
          <w:rFonts w:cs="Times New Roman"/>
          <w:lang w:val="en-US"/>
        </w:rPr>
        <w:t>Other time</w:t>
      </w:r>
      <w:ins w:id="4794" w:author="Lucy Cowie" w:date="2021-07-28T15:38:00Z">
        <w:r w:rsidR="00197855">
          <w:rPr>
            <w:rFonts w:cs="Times New Roman"/>
            <w:lang w:val="en-US"/>
          </w:rPr>
          <w:t>-</w:t>
        </w:r>
      </w:ins>
      <w:del w:id="4795" w:author="Lucy Cowie" w:date="2021-07-28T15:38:00Z">
        <w:r w:rsidRPr="00D81664" w:rsidDel="00197855">
          <w:rPr>
            <w:rFonts w:cs="Times New Roman"/>
            <w:lang w:val="en-US"/>
          </w:rPr>
          <w:delText xml:space="preserve"> </w:delText>
        </w:r>
      </w:del>
      <w:r w:rsidRPr="00D81664">
        <w:rPr>
          <w:rFonts w:cs="Times New Roman"/>
          <w:lang w:val="en-US"/>
        </w:rPr>
        <w:t>horizon choices may affect the relative importance, and even sign</w:t>
      </w:r>
      <w:r w:rsidR="00A4214B">
        <w:rPr>
          <w:rFonts w:cs="Times New Roman"/>
          <w:lang w:val="en-US"/>
        </w:rPr>
        <w:t xml:space="preserve"> in the case of the NO</w:t>
      </w:r>
      <w:r w:rsidR="00A4214B" w:rsidRPr="005D6D34">
        <w:rPr>
          <w:rFonts w:cs="Times New Roman"/>
          <w:iCs/>
          <w:vertAlign w:val="subscript"/>
          <w:lang w:val="en-US"/>
          <w:rPrChange w:id="4796" w:author="Lucy Cowie" w:date="2021-07-28T15:37:00Z">
            <w:rPr>
              <w:rFonts w:cs="Times New Roman"/>
              <w:i/>
              <w:vertAlign w:val="subscript"/>
              <w:lang w:val="en-US"/>
            </w:rPr>
          </w:rPrChange>
        </w:rPr>
        <w:t>x</w:t>
      </w:r>
      <w:r w:rsidR="00A4214B">
        <w:rPr>
          <w:rFonts w:cs="Times New Roman"/>
          <w:lang w:val="en-US"/>
        </w:rPr>
        <w:t xml:space="preserve"> effect</w:t>
      </w:r>
      <w:r w:rsidRPr="00D81664">
        <w:rPr>
          <w:rFonts w:cs="Times New Roman"/>
          <w:lang w:val="en-US"/>
        </w:rPr>
        <w:t>, of the temperature response from some of the SLCFs, or be more relevant for certain applications.</w:t>
      </w:r>
      <w:r w:rsidRPr="00D81664">
        <w:rPr>
          <w:rFonts w:cs="Times New Roman"/>
          <w:lang w:val="en-GB"/>
        </w:rPr>
        <w:t xml:space="preserve"> </w:t>
      </w:r>
      <w:r w:rsidRPr="00122EA0">
        <w:rPr>
          <w:rFonts w:cs="Times New Roman"/>
          <w:lang w:val="en-GB"/>
        </w:rPr>
        <w:t xml:space="preserve">GSAT response is calculated using the concept of AGTP </w:t>
      </w:r>
      <w:r w:rsidR="00F905A8">
        <w:rPr>
          <w:rFonts w:cs="Times New Roman"/>
          <w:lang w:val="en-GB"/>
        </w:rPr>
        <w:t>(</w:t>
      </w:r>
      <w:del w:id="4797" w:author="Lucy Cowie" w:date="2021-07-28T15:40:00Z">
        <w:r w:rsidR="00F905A8" w:rsidDel="00B558EE">
          <w:rPr>
            <w:rFonts w:cs="Times New Roman"/>
            <w:lang w:val="en-GB"/>
          </w:rPr>
          <w:delText xml:space="preserve">see </w:delText>
        </w:r>
      </w:del>
      <w:r w:rsidR="00F905A8">
        <w:rPr>
          <w:rFonts w:cs="Times New Roman"/>
          <w:lang w:val="en-GB"/>
        </w:rPr>
        <w:t>S</w:t>
      </w:r>
      <w:r w:rsidR="00C219D6">
        <w:rPr>
          <w:rFonts w:cs="Times New Roman"/>
          <w:lang w:val="en-GB"/>
        </w:rPr>
        <w:t>ection 7.6.2.2)</w:t>
      </w:r>
      <w:r w:rsidRPr="008053CC">
        <w:rPr>
          <w:rFonts w:cs="Times New Roman"/>
          <w:lang w:val="en-GB"/>
        </w:rPr>
        <w:t xml:space="preserve">. </w:t>
      </w:r>
      <w:r w:rsidRPr="00BD701A">
        <w:rPr>
          <w:rFonts w:cs="Times New Roman"/>
          <w:lang w:val="en-GB"/>
        </w:rPr>
        <w:t>Further details of the AGTP emulator applied in Figure 6.1</w:t>
      </w:r>
      <w:r>
        <w:rPr>
          <w:rFonts w:cs="Times New Roman"/>
          <w:lang w:val="en-GB"/>
        </w:rPr>
        <w:t>6</w:t>
      </w:r>
      <w:r w:rsidRPr="00BD701A">
        <w:rPr>
          <w:rFonts w:cs="Times New Roman"/>
          <w:lang w:val="en-GB"/>
        </w:rPr>
        <w:t xml:space="preserve"> are provided in </w:t>
      </w:r>
      <w:r w:rsidRPr="00BD701A">
        <w:rPr>
          <w:rFonts w:cs="Times New Roman"/>
          <w:lang w:val="en-GB"/>
        </w:rPr>
        <w:fldChar w:fldCharType="begin" w:fldLock="1"/>
      </w:r>
      <w:r w:rsidR="00D477C7">
        <w:rPr>
          <w:rFonts w:cs="Times New Roman"/>
          <w:lang w:val="en-GB"/>
        </w:rPr>
        <w:instrText>ADDIN CSL_CITATION { "citationItems" : [ { "id" : "ITEM-1", "itemData" : { "DOI" : "10.5194/esd-11-977-2020", "ISSN" : "2190-4987", "abstract" : "Mitigation of non-CO2 emissions plays a key role in meeting the Paris Agreement ambitions and sustainable development goals. Implementation of respective policies addressing these targets mainly occur at sectoral and regional levels, and designing efficient mitigation strategies therefore relies on detailed knowledge about the mix of emissions from individual sources and their subsequent climate impact. Here we present a comprehensive dataset of near- and long-term global temperature responses to emissions of CO2 and individual short-lived climate forcers (SLCFs) from 7 sectors and 13 regions \u2013 for both present-day emissions and their continued evolution as projected under the Shared Socioeconomic Pathways (SSPs). We demonstrate the key role of CO2 in driving both near- and long-term warming and highlight the importance of mitigating methane emissions from agriculture, waste management, and energy production as the primary strategy to further limit near-term warming. Due to high current emissions of cooling SLCFs, policies targeting end-of-pipe energy sector emissions may result in net added warming unless accompanied by simultaneous methane and/or CO2 reductions. We find that SLCFs are projected to play a continued role in many regions, particularly those including low- to medium-income countries, under most of the SSPs considered here. East Asia, North America, and Europe will remain the largest contributors to total net warming until 2100, regardless of scenario, while South Asia and Africa south of the Sahara overtake Europe by the end of the century in SSP3-7.0 and SSP5-8.5. Our dataset is made available in an accessible format, aimed also at decision makers, to support further assessment of the implications of policy implementation at the sectoral and regional scales.", "author" : [ { "dropping-particle" : "", "family" : "Lund", "given" : "Marianne T.", "non-dropping-particle" : "", "parse-names" : false, "suffix" : "" }, { "dropping-particle" : "", "family" : "Aamaas", "given" : "Borgar", "non-dropping-particle" : "", "parse-names" : false, "suffix" : "" }, { "dropping-particle" : "", "family" : "Stjern", "given" : "Camilla W.", "non-dropping-particle" : "", "parse-names" : false, "suffix" : "" }, { "dropping-particle" : "", "family" : "Klimont", "given" : "Zbigniew", "non-dropping-particle" : "", "parse-names" : false, "suffix" : "" }, { "dropping-particle" : "", "family" : "Berntsen", "given" : "Terje K.", "non-dropping-particle" : "", "parse-names" : false, "suffix" : "" }, { "dropping-particle" : "", "family" : "Samset", "given" : "Bj\u00f8rn H.", "non-dropping-particle" : "", "parse-names" : false, "suffix" : "" } ], "container-title" : "Earth System Dynamics", "id" : "ITEM-1", "issue" : "4", "issued" : { "date-parts" : [ [ "2020", "11", "9" ] ] }, "page" : "977-993", "title" : "A continued role of short-lived climate forcers under the Shared Socioeconomic Pathways", "translator" : [ { "dropping-particle" : "", "family" : "G5371", "given" : "", "non-dropping-particle" : "", "parse-names" : false, "suffix" : "" } ], "type" : "article-journal", "volume" : "11" }, "uris" : [ "http://www.mendeley.com/documents/?uuid=3587d307-4414-4320-9735-6f133016a055" ] } ], "mendeley" : { "formattedCitation" : "(Lund et al., 2020)", "plainTextFormattedCitation" : "(Lund et al., 2020)", "previouslyFormattedCitation" : "(Lund et al., 2020)" }, "properties" : { "noteIndex" : 0 }, "schema" : "https://github.com/citation-style-language/schema/raw/master/csl-citation.json" }</w:instrText>
      </w:r>
      <w:r w:rsidRPr="00BD701A">
        <w:rPr>
          <w:rFonts w:cs="Times New Roman"/>
          <w:lang w:val="en-GB"/>
        </w:rPr>
        <w:fldChar w:fldCharType="separate"/>
      </w:r>
      <w:del w:id="4798" w:author="Lucy Cowie" w:date="2021-07-28T15:41:00Z">
        <w:r w:rsidR="00CB33A1" w:rsidDel="006151BE">
          <w:rPr>
            <w:rFonts w:cs="Times New Roman"/>
            <w:noProof/>
            <w:lang w:val="en-GB"/>
          </w:rPr>
          <w:delText>(</w:delText>
        </w:r>
      </w:del>
      <w:r w:rsidR="00CB33A1">
        <w:rPr>
          <w:rFonts w:cs="Times New Roman"/>
          <w:noProof/>
          <w:lang w:val="en-GB"/>
        </w:rPr>
        <w:t>Lund et al.</w:t>
      </w:r>
      <w:del w:id="4799" w:author="Lucy Cowie" w:date="2021-07-28T15:41:00Z">
        <w:r w:rsidR="00CB33A1" w:rsidDel="006151BE">
          <w:rPr>
            <w:rFonts w:cs="Times New Roman"/>
            <w:noProof/>
            <w:lang w:val="en-GB"/>
          </w:rPr>
          <w:delText>,</w:delText>
        </w:r>
      </w:del>
      <w:r w:rsidR="00CB33A1">
        <w:rPr>
          <w:rFonts w:cs="Times New Roman"/>
          <w:noProof/>
          <w:lang w:val="en-GB"/>
        </w:rPr>
        <w:t xml:space="preserve"> </w:t>
      </w:r>
      <w:ins w:id="4800" w:author="Lucy Cowie" w:date="2021-07-28T15:41:00Z">
        <w:r w:rsidR="006151BE">
          <w:rPr>
            <w:rFonts w:cs="Times New Roman"/>
            <w:noProof/>
            <w:lang w:val="en-GB"/>
          </w:rPr>
          <w:t>(</w:t>
        </w:r>
      </w:ins>
      <w:r w:rsidR="00CB33A1">
        <w:rPr>
          <w:rFonts w:cs="Times New Roman"/>
          <w:noProof/>
          <w:lang w:val="en-GB"/>
        </w:rPr>
        <w:t>2020)</w:t>
      </w:r>
      <w:r w:rsidRPr="00BD701A">
        <w:rPr>
          <w:rFonts w:cs="Times New Roman"/>
          <w:lang w:val="en-GB"/>
        </w:rPr>
        <w:fldChar w:fldCharType="end"/>
      </w:r>
      <w:r>
        <w:rPr>
          <w:rFonts w:cs="Times New Roman"/>
          <w:lang w:val="en-GB"/>
        </w:rPr>
        <w:t xml:space="preserve"> and</w:t>
      </w:r>
      <w:ins w:id="4801" w:author="Ian Blenkinsop" w:date="2021-07-29T12:16:00Z">
        <w:r w:rsidR="00E9574A">
          <w:rPr>
            <w:rFonts w:cs="Times New Roman"/>
            <w:lang w:val="en-GB"/>
          </w:rPr>
          <w:t xml:space="preserve"> Supplementary Material</w:t>
        </w:r>
      </w:ins>
      <w:r>
        <w:rPr>
          <w:rFonts w:cs="Times New Roman"/>
          <w:lang w:val="en-GB"/>
        </w:rPr>
        <w:t xml:space="preserve"> </w:t>
      </w:r>
      <w:commentRangeStart w:id="4802"/>
      <w:r w:rsidR="00A42540">
        <w:rPr>
          <w:rFonts w:cs="Times New Roman"/>
          <w:lang w:val="en-GB"/>
        </w:rPr>
        <w:t>6</w:t>
      </w:r>
      <w:commentRangeEnd w:id="4802"/>
      <w:r w:rsidR="006151BE">
        <w:rPr>
          <w:rStyle w:val="Marquedecommentaire"/>
          <w:lang w:val="en-GB"/>
        </w:rPr>
        <w:commentReference w:id="4802"/>
      </w:r>
      <w:r w:rsidR="00A42540">
        <w:rPr>
          <w:rFonts w:cs="Times New Roman"/>
          <w:lang w:val="en-GB"/>
        </w:rPr>
        <w:t>.SM.4</w:t>
      </w:r>
      <w:r w:rsidRPr="00BD701A">
        <w:rPr>
          <w:rFonts w:cs="Times New Roman"/>
          <w:lang w:val="en-GB"/>
        </w:rPr>
        <w:t xml:space="preserve"> </w:t>
      </w:r>
      <w:r w:rsidR="00532E92">
        <w:rPr>
          <w:rFonts w:cs="Times New Roman"/>
          <w:lang w:val="en-GB"/>
        </w:rPr>
        <w:t>(</w:t>
      </w:r>
      <w:del w:id="4803" w:author="Lucy Cowie" w:date="2021-07-28T15:42:00Z">
        <w:r w:rsidRPr="00BD701A" w:rsidDel="00CE3DD6">
          <w:rPr>
            <w:rFonts w:cs="Times New Roman"/>
            <w:lang w:val="en-GB"/>
          </w:rPr>
          <w:delText xml:space="preserve">see also </w:delText>
        </w:r>
      </w:del>
      <w:r w:rsidR="00532E92">
        <w:rPr>
          <w:rFonts w:cs="Times New Roman"/>
          <w:lang w:val="en-GB"/>
        </w:rPr>
        <w:t xml:space="preserve">Section 7.6.1.2, </w:t>
      </w:r>
      <w:ins w:id="4804" w:author="Lucy Cowie" w:date="2021-07-28T15:42:00Z">
        <w:r w:rsidR="00CE3DD6">
          <w:rPr>
            <w:rFonts w:cs="Times New Roman"/>
            <w:lang w:val="en-GB"/>
          </w:rPr>
          <w:t>C</w:t>
        </w:r>
      </w:ins>
      <w:del w:id="4805" w:author="Lucy Cowie" w:date="2021-07-28T15:42:00Z">
        <w:r w:rsidRPr="00BD701A" w:rsidDel="00CE3DD6">
          <w:rPr>
            <w:rFonts w:cs="Times New Roman"/>
            <w:lang w:val="en-GB"/>
          </w:rPr>
          <w:delText>c</w:delText>
        </w:r>
      </w:del>
      <w:r w:rsidRPr="00BD701A">
        <w:rPr>
          <w:rFonts w:cs="Times New Roman"/>
          <w:lang w:val="en-GB"/>
        </w:rPr>
        <w:t>ross-</w:t>
      </w:r>
      <w:ins w:id="4806" w:author="Lucy Cowie" w:date="2021-07-28T15:42:00Z">
        <w:r w:rsidR="00CE3DD6">
          <w:rPr>
            <w:rFonts w:cs="Times New Roman"/>
            <w:lang w:val="en-GB"/>
          </w:rPr>
          <w:t>C</w:t>
        </w:r>
      </w:ins>
      <w:del w:id="4807" w:author="Lucy Cowie" w:date="2021-07-28T15:42:00Z">
        <w:r w:rsidRPr="00BD701A" w:rsidDel="00CE3DD6">
          <w:rPr>
            <w:rFonts w:cs="Times New Roman"/>
            <w:lang w:val="en-GB"/>
          </w:rPr>
          <w:delText>c</w:delText>
        </w:r>
      </w:del>
      <w:r w:rsidRPr="00BD701A">
        <w:rPr>
          <w:rFonts w:cs="Times New Roman"/>
          <w:lang w:val="en-GB"/>
        </w:rPr>
        <w:t>hapter Box 7.1</w:t>
      </w:r>
      <w:r w:rsidR="00532E92">
        <w:rPr>
          <w:rFonts w:cs="Times New Roman"/>
          <w:lang w:val="en-GB"/>
        </w:rPr>
        <w:t xml:space="preserve"> and </w:t>
      </w:r>
      <w:ins w:id="4808" w:author="Ian Blenkinsop" w:date="2021-07-29T11:37:00Z">
        <w:r w:rsidR="009F7CF2">
          <w:rPr>
            <w:rFonts w:cs="Times New Roman"/>
            <w:lang w:val="en-GB"/>
          </w:rPr>
          <w:t xml:space="preserve">Supplementary Material </w:t>
        </w:r>
      </w:ins>
      <w:r w:rsidR="00A42540">
        <w:rPr>
          <w:rFonts w:cs="Times New Roman"/>
          <w:lang w:val="en-GB"/>
        </w:rPr>
        <w:t>7.</w:t>
      </w:r>
      <w:r w:rsidR="00532E92">
        <w:rPr>
          <w:rFonts w:cs="Times New Roman"/>
          <w:lang w:val="en-GB"/>
        </w:rPr>
        <w:t>SM.7.</w:t>
      </w:r>
      <w:r w:rsidR="00CD784F">
        <w:rPr>
          <w:rFonts w:cs="Times New Roman"/>
          <w:lang w:val="en-GB"/>
        </w:rPr>
        <w:t>2</w:t>
      </w:r>
      <w:r w:rsidR="00532E92">
        <w:rPr>
          <w:rFonts w:cs="Times New Roman"/>
          <w:lang w:val="en-GB"/>
        </w:rPr>
        <w:t>)</w:t>
      </w:r>
      <w:r w:rsidRPr="00BD701A">
        <w:rPr>
          <w:rFonts w:cs="Times New Roman"/>
          <w:lang w:val="en-GB"/>
        </w:rPr>
        <w:t xml:space="preserve">. </w:t>
      </w:r>
      <w:r w:rsidR="00031459">
        <w:rPr>
          <w:rFonts w:cs="Times New Roman"/>
          <w:lang w:val="en-GB"/>
        </w:rPr>
        <w:t xml:space="preserve">As discussed in Lund et al. (2020), </w:t>
      </w:r>
      <w:r w:rsidR="00031459" w:rsidRPr="00031459">
        <w:rPr>
          <w:rFonts w:cs="Times New Roman"/>
          <w:lang w:val="en-GB"/>
        </w:rPr>
        <w:t>the AGTP framework is primarily designed to study</w:t>
      </w:r>
      <w:ins w:id="4809" w:author="Lucy Cowie" w:date="2021-07-28T15:43:00Z">
        <w:r w:rsidR="00CE3DD6">
          <w:rPr>
            <w:rFonts w:cs="Times New Roman"/>
            <w:lang w:val="en-GB"/>
          </w:rPr>
          <w:t xml:space="preserve"> the</w:t>
        </w:r>
      </w:ins>
      <w:r w:rsidR="00031459">
        <w:rPr>
          <w:rFonts w:cs="Times New Roman"/>
          <w:lang w:val="en-GB"/>
        </w:rPr>
        <w:t xml:space="preserve"> </w:t>
      </w:r>
      <w:r w:rsidR="00031459" w:rsidRPr="00031459">
        <w:rPr>
          <w:rFonts w:cs="Times New Roman"/>
          <w:lang w:val="en-GB"/>
        </w:rPr>
        <w:t>relat</w:t>
      </w:r>
      <w:r w:rsidR="00AF0EC0">
        <w:rPr>
          <w:rFonts w:cs="Times New Roman"/>
          <w:lang w:val="en-GB"/>
        </w:rPr>
        <w:t>ive importance</w:t>
      </w:r>
      <w:r w:rsidR="00031459" w:rsidRPr="00031459">
        <w:rPr>
          <w:rFonts w:cs="Times New Roman"/>
          <w:lang w:val="en-GB"/>
        </w:rPr>
        <w:t xml:space="preserve"> </w:t>
      </w:r>
      <w:r w:rsidR="00AF0EC0">
        <w:rPr>
          <w:rFonts w:cs="Times New Roman"/>
          <w:lang w:val="en-GB"/>
        </w:rPr>
        <w:t>of</w:t>
      </w:r>
      <w:r w:rsidR="00031459" w:rsidRPr="00031459">
        <w:rPr>
          <w:rFonts w:cs="Times New Roman"/>
          <w:lang w:val="en-GB"/>
        </w:rPr>
        <w:t xml:space="preserve"> individual emissions and sources, </w:t>
      </w:r>
      <w:r w:rsidR="00AF0EC0">
        <w:rPr>
          <w:rFonts w:cs="Times New Roman"/>
          <w:lang w:val="en-GB"/>
        </w:rPr>
        <w:t>but</w:t>
      </w:r>
      <w:r w:rsidR="00031459" w:rsidRPr="00031459">
        <w:rPr>
          <w:rFonts w:cs="Times New Roman"/>
          <w:lang w:val="en-GB"/>
        </w:rPr>
        <w:t xml:space="preserve"> th</w:t>
      </w:r>
      <w:r w:rsidR="00031459">
        <w:rPr>
          <w:rFonts w:cs="Times New Roman"/>
          <w:lang w:val="en-GB"/>
        </w:rPr>
        <w:t>e</w:t>
      </w:r>
      <w:r w:rsidR="00031459" w:rsidRPr="00031459">
        <w:rPr>
          <w:rFonts w:cs="Times New Roman"/>
          <w:lang w:val="en-GB"/>
        </w:rPr>
        <w:t xml:space="preserve"> absolute </w:t>
      </w:r>
      <w:r w:rsidR="00031459" w:rsidRPr="00031459">
        <w:rPr>
          <w:rFonts w:cs="Times New Roman"/>
          <w:lang w:val="en-GB"/>
        </w:rPr>
        <w:lastRenderedPageBreak/>
        <w:t>magnitude of temperature responses should be interpreted with care due to the linearity</w:t>
      </w:r>
      <w:r w:rsidR="00031459">
        <w:rPr>
          <w:rFonts w:cs="Times New Roman"/>
          <w:lang w:val="en-GB"/>
        </w:rPr>
        <w:t xml:space="preserve"> </w:t>
      </w:r>
      <w:r w:rsidR="00AF0EC0">
        <w:rPr>
          <w:rFonts w:cs="Times New Roman"/>
          <w:lang w:val="en-GB"/>
        </w:rPr>
        <w:t xml:space="preserve">of the AGTP, which </w:t>
      </w:r>
      <w:r w:rsidR="00655DDC">
        <w:rPr>
          <w:rFonts w:cs="Times New Roman"/>
          <w:lang w:val="en-GB"/>
        </w:rPr>
        <w:t>does not necessarily</w:t>
      </w:r>
      <w:r w:rsidR="00AF0EC0">
        <w:rPr>
          <w:rFonts w:cs="Times New Roman"/>
          <w:lang w:val="en-GB"/>
        </w:rPr>
        <w:t xml:space="preserve"> capture all the non-linear effects </w:t>
      </w:r>
      <w:r w:rsidR="00655DDC">
        <w:rPr>
          <w:rFonts w:cs="Times New Roman"/>
          <w:lang w:val="en-GB"/>
        </w:rPr>
        <w:t>of</w:t>
      </w:r>
      <w:r w:rsidR="00AF0EC0">
        <w:rPr>
          <w:rFonts w:cs="Times New Roman"/>
          <w:lang w:val="en-GB"/>
        </w:rPr>
        <w:t xml:space="preserve"> </w:t>
      </w:r>
      <w:r w:rsidR="00655DDC">
        <w:rPr>
          <w:rFonts w:cs="Times New Roman"/>
          <w:lang w:val="en-GB"/>
        </w:rPr>
        <w:t xml:space="preserve">SLCFs </w:t>
      </w:r>
      <w:r w:rsidR="00AF0EC0">
        <w:rPr>
          <w:rFonts w:cs="Times New Roman"/>
          <w:lang w:val="en-GB"/>
        </w:rPr>
        <w:t>emissions on temperature.</w:t>
      </w:r>
    </w:p>
    <w:p w14:paraId="411C0976" w14:textId="77777777" w:rsidR="002B3A8A" w:rsidRDefault="002B3A8A" w:rsidP="00D5630D">
      <w:pPr>
        <w:pStyle w:val="AR6BodyText"/>
        <w:rPr>
          <w:rFonts w:cs="Times New Roman"/>
          <w:lang w:val="en-GB"/>
        </w:rPr>
      </w:pPr>
    </w:p>
    <w:p w14:paraId="7B589E9C" w14:textId="2FB8F6B7" w:rsidR="00E578B9" w:rsidRPr="00BD701A" w:rsidRDefault="006D517F" w:rsidP="00D5630D">
      <w:pPr>
        <w:pStyle w:val="AR6BodyText"/>
        <w:rPr>
          <w:rFonts w:cs="Times New Roman"/>
          <w:lang w:val="en-GB"/>
        </w:rPr>
      </w:pPr>
      <w:r>
        <w:rPr>
          <w:rFonts w:cs="Times New Roman"/>
          <w:lang w:val="en-GB"/>
        </w:rPr>
        <w:t>Dif</w:t>
      </w:r>
      <w:r w:rsidR="00E578B9" w:rsidRPr="00122EA0">
        <w:rPr>
          <w:rFonts w:cs="Times New Roman"/>
          <w:lang w:val="en-GB"/>
        </w:rPr>
        <w:t xml:space="preserve">ferences in the mix of emissions result in net </w:t>
      </w:r>
      <w:r w:rsidR="00E57C31">
        <w:rPr>
          <w:rFonts w:cs="Times New Roman"/>
          <w:lang w:val="en-GB"/>
        </w:rPr>
        <w:t>effe</w:t>
      </w:r>
      <w:r w:rsidR="00E57C31" w:rsidRPr="00122EA0">
        <w:rPr>
          <w:rFonts w:cs="Times New Roman"/>
          <w:lang w:val="en-GB"/>
        </w:rPr>
        <w:t xml:space="preserve">cts </w:t>
      </w:r>
      <w:r w:rsidR="00E578B9" w:rsidRPr="00122EA0">
        <w:rPr>
          <w:rFonts w:cs="Times New Roman"/>
          <w:lang w:val="en-GB"/>
        </w:rPr>
        <w:t xml:space="preserve">on GSAT that vary substantially, in both magnitude and sign, between sectors and regions. SLCFs contribute substantially to the GSAT </w:t>
      </w:r>
      <w:r w:rsidR="00D22C67">
        <w:rPr>
          <w:rFonts w:cs="Times New Roman"/>
          <w:lang w:val="en-GB"/>
        </w:rPr>
        <w:t>effe</w:t>
      </w:r>
      <w:r w:rsidR="00E578B9" w:rsidRPr="00122EA0">
        <w:rPr>
          <w:rFonts w:cs="Times New Roman"/>
          <w:lang w:val="en-GB"/>
        </w:rPr>
        <w:t>cts of sectors on short time horizons (10</w:t>
      </w:r>
      <w:ins w:id="4810" w:author="Lucy Cowie" w:date="2021-07-28T15:43:00Z">
        <w:r w:rsidR="0014462A">
          <w:rPr>
            <w:rFonts w:cs="Times New Roman"/>
            <w:lang w:val="en-GB"/>
          </w:rPr>
          <w:t>–</w:t>
        </w:r>
      </w:ins>
      <w:del w:id="4811" w:author="Lucy Cowie" w:date="2021-07-28T15:43:00Z">
        <w:r w:rsidR="00E578B9" w:rsidRPr="00122EA0" w:rsidDel="0014462A">
          <w:rPr>
            <w:rFonts w:cs="Times New Roman"/>
            <w:lang w:val="en-GB"/>
          </w:rPr>
          <w:delText>-</w:delText>
        </w:r>
      </w:del>
      <w:r w:rsidR="00E578B9" w:rsidRPr="00122EA0">
        <w:rPr>
          <w:rFonts w:cs="Times New Roman"/>
          <w:lang w:val="en-GB"/>
        </w:rPr>
        <w:t>20 years) but CO</w:t>
      </w:r>
      <w:r w:rsidR="00E578B9" w:rsidRPr="00122EA0">
        <w:rPr>
          <w:rFonts w:cs="Times New Roman"/>
          <w:vertAlign w:val="subscript"/>
          <w:lang w:val="en-GB"/>
        </w:rPr>
        <w:t>2</w:t>
      </w:r>
      <w:r w:rsidR="00E578B9" w:rsidRPr="00122EA0">
        <w:rPr>
          <w:rFonts w:cs="Times New Roman"/>
          <w:lang w:val="en-GB"/>
        </w:rPr>
        <w:t xml:space="preserve"> dominates on longer time horizons</w:t>
      </w:r>
      <w:r>
        <w:rPr>
          <w:rFonts w:cs="Times New Roman"/>
          <w:lang w:val="en-GB"/>
        </w:rPr>
        <w:t xml:space="preserve"> (Figure 6.16)</w:t>
      </w:r>
      <w:r w:rsidR="00E578B9" w:rsidRPr="00122EA0">
        <w:rPr>
          <w:rFonts w:cs="Times New Roman"/>
          <w:lang w:val="en-GB"/>
        </w:rPr>
        <w:t>. As the</w:t>
      </w:r>
      <w:r w:rsidR="00AD18C0">
        <w:rPr>
          <w:rFonts w:cs="Times New Roman"/>
          <w:lang w:val="en-GB"/>
        </w:rPr>
        <w:t xml:space="preserve"> effe</w:t>
      </w:r>
      <w:r w:rsidR="00E578B9" w:rsidRPr="00122EA0">
        <w:rPr>
          <w:rFonts w:cs="Times New Roman"/>
          <w:lang w:val="en-GB"/>
        </w:rPr>
        <w:t xml:space="preserve">ct of the SLCFs decays rapidly over the first few decades after emission, the net long-term temperature </w:t>
      </w:r>
      <w:r w:rsidR="00E57C31">
        <w:rPr>
          <w:rFonts w:cs="Times New Roman"/>
          <w:lang w:val="en-GB"/>
        </w:rPr>
        <w:t>effe</w:t>
      </w:r>
      <w:r w:rsidR="00E57C31" w:rsidRPr="00122EA0">
        <w:rPr>
          <w:rFonts w:cs="Times New Roman"/>
          <w:lang w:val="en-GB"/>
        </w:rPr>
        <w:t xml:space="preserve">ct </w:t>
      </w:r>
      <w:r w:rsidR="00E578B9" w:rsidRPr="00122EA0">
        <w:rPr>
          <w:rFonts w:cs="Times New Roman"/>
          <w:lang w:val="en-GB"/>
        </w:rPr>
        <w:t>is predominantly determined by CO</w:t>
      </w:r>
      <w:r w:rsidR="00E578B9" w:rsidRPr="00122EA0">
        <w:rPr>
          <w:rFonts w:cs="Times New Roman"/>
          <w:vertAlign w:val="subscript"/>
          <w:lang w:val="en-GB"/>
        </w:rPr>
        <w:t>2</w:t>
      </w:r>
      <w:r w:rsidR="00E578B9" w:rsidRPr="00122EA0">
        <w:rPr>
          <w:rFonts w:cs="Times New Roman"/>
          <w:lang w:val="en-GB"/>
        </w:rPr>
        <w:t>. N</w:t>
      </w:r>
      <w:r w:rsidR="00E578B9" w:rsidRPr="00122EA0">
        <w:rPr>
          <w:rFonts w:cs="Times New Roman"/>
          <w:vertAlign w:val="subscript"/>
          <w:lang w:val="en-GB"/>
        </w:rPr>
        <w:t>2</w:t>
      </w:r>
      <w:r w:rsidR="00E578B9" w:rsidRPr="00122EA0">
        <w:rPr>
          <w:rFonts w:cs="Times New Roman"/>
          <w:lang w:val="en-GB"/>
        </w:rPr>
        <w:t xml:space="preserve">O adds a small contribution to the long-term </w:t>
      </w:r>
      <w:r w:rsidR="00E57C31">
        <w:rPr>
          <w:rFonts w:cs="Times New Roman"/>
          <w:lang w:val="en-GB"/>
        </w:rPr>
        <w:t>effe</w:t>
      </w:r>
      <w:r w:rsidR="00E57C31" w:rsidRPr="00122EA0">
        <w:rPr>
          <w:rFonts w:cs="Times New Roman"/>
          <w:lang w:val="en-GB"/>
        </w:rPr>
        <w:t xml:space="preserve">ct </w:t>
      </w:r>
      <w:r w:rsidR="00E578B9" w:rsidRPr="00122EA0">
        <w:rPr>
          <w:rFonts w:cs="Times New Roman"/>
          <w:lang w:val="en-GB"/>
        </w:rPr>
        <w:t>of agriculture. CO</w:t>
      </w:r>
      <w:r w:rsidR="00E578B9" w:rsidRPr="00122EA0">
        <w:rPr>
          <w:rFonts w:cs="Times New Roman"/>
          <w:vertAlign w:val="subscript"/>
          <w:lang w:val="en-GB"/>
        </w:rPr>
        <w:t>2</w:t>
      </w:r>
      <w:r w:rsidR="00E578B9" w:rsidRPr="00122EA0">
        <w:rPr>
          <w:rFonts w:cs="Times New Roman"/>
          <w:lang w:val="en-GB"/>
        </w:rPr>
        <w:t xml:space="preserve"> emissions cause an important contribution to near-term warming that is not always fully acknowledged in discussions of LLGHGs and </w:t>
      </w:r>
      <w:r w:rsidR="00E578B9" w:rsidRPr="00BD701A">
        <w:rPr>
          <w:rFonts w:cs="Times New Roman"/>
          <w:lang w:val="en-GB"/>
        </w:rPr>
        <w:t xml:space="preserve">SLCFs </w:t>
      </w:r>
      <w:r w:rsidR="00E578B9" w:rsidRPr="005908D0">
        <w:rPr>
          <w:rFonts w:cs="Times New Roman"/>
          <w:lang w:val="en-GB"/>
        </w:rPr>
        <w:fldChar w:fldCharType="begin" w:fldLock="1"/>
      </w:r>
      <w:r w:rsidR="00D477C7">
        <w:rPr>
          <w:rFonts w:cs="Times New Roman"/>
          <w:lang w:val="en-GB"/>
        </w:rPr>
        <w:instrText>ADDIN CSL_CITATION { "citationItems" : [ { "id" : "ITEM-1", "itemData" : { "DOI" : "10.5194/esd-11-977-2020", "ISSN" : "2190-4987", "abstract" : "Mitigation of non-CO2 emissions plays a key role in meeting the Paris Agreement ambitions and sustainable development goals. Implementation of respective policies addressing these targets mainly occur at sectoral and regional levels, and designing efficient mitigation strategies therefore relies on detailed knowledge about the mix of emissions from individual sources and their subsequent climate impact. Here we present a comprehensive dataset of near- and long-term global temperature responses to emissions of CO2 and individual short-lived climate forcers (SLCFs) from 7 sectors and 13 regions \u2013 for both present-day emissions and their continued evolution as projected under the Shared Socioeconomic Pathways (SSPs). We demonstrate the key role of CO2 in driving both near- and long-term warming and highlight the importance of mitigating methane emissions from agriculture, waste management, and energy production as the primary strategy to further limit near-term warming. Due to high current emissions of cooling SLCFs, policies targeting end-of-pipe energy sector emissions may result in net added warming unless accompanied by simultaneous methane and/or CO2 reductions. We find that SLCFs are projected to play a continued role in many regions, particularly those including low- to medium-income countries, under most of the SSPs considered here. East Asia, North America, and Europe will remain the largest contributors to total net warming until 2100, regardless of scenario, while South Asia and Africa south of the Sahara overtake Europe by the end of the century in SSP3-7.0 and SSP5-8.5. Our dataset is made available in an accessible format, aimed also at decision makers, to support further assessment of the implications of policy implementation at the sectoral and regional scales.", "author" : [ { "dropping-particle" : "", "family" : "Lund", "given" : "Marianne T.", "non-dropping-particle" : "", "parse-names" : false, "suffix" : "" }, { "dropping-particle" : "", "family" : "Aamaas", "given" : "Borgar", "non-dropping-particle" : "", "parse-names" : false, "suffix" : "" }, { "dropping-particle" : "", "family" : "Stjern", "given" : "Camilla W.", "non-dropping-particle" : "", "parse-names" : false, "suffix" : "" }, { "dropping-particle" : "", "family" : "Klimont", "given" : "Zbigniew", "non-dropping-particle" : "", "parse-names" : false, "suffix" : "" }, { "dropping-particle" : "", "family" : "Berntsen", "given" : "Terje K.", "non-dropping-particle" : "", "parse-names" : false, "suffix" : "" }, { "dropping-particle" : "", "family" : "Samset", "given" : "Bj\u00f8rn H.", "non-dropping-particle" : "", "parse-names" : false, "suffix" : "" } ], "container-title" : "Earth System Dynamics", "id" : "ITEM-1", "issue" : "4", "issued" : { "date-parts" : [ [ "2020", "11", "9" ] ] }, "page" : "977-993", "title" : "A continued role of short-lived climate forcers under the Shared Socioeconomic Pathways", "translator" : [ { "dropping-particle" : "", "family" : "G5371", "given" : "", "non-dropping-particle" : "", "parse-names" : false, "suffix" : "" } ], "type" : "article-journal", "volume" : "11" }, "uris" : [ "http://www.mendeley.com/documents/?uuid=3587d307-4414-4320-9735-6f133016a055" ] } ], "mendeley" : { "formattedCitation" : "(Lund et al., 2020)", "plainTextFormattedCitation" : "(Lund et al., 2020)", "previouslyFormattedCitation" : "(Lund et al., 2020)" }, "properties" : { "noteIndex" : 0 }, "schema" : "https://github.com/citation-style-language/schema/raw/master/csl-citation.json" }</w:instrText>
      </w:r>
      <w:r w:rsidR="00E578B9" w:rsidRPr="005908D0">
        <w:rPr>
          <w:rFonts w:cs="Times New Roman"/>
          <w:lang w:val="en-GB"/>
        </w:rPr>
        <w:fldChar w:fldCharType="separate"/>
      </w:r>
      <w:r w:rsidR="00CB33A1">
        <w:rPr>
          <w:rFonts w:cs="Times New Roman"/>
          <w:noProof/>
          <w:lang w:val="en-GB"/>
        </w:rPr>
        <w:t>(Lund et al., 2020)</w:t>
      </w:r>
      <w:r w:rsidR="00E578B9" w:rsidRPr="005908D0">
        <w:rPr>
          <w:rFonts w:cs="Times New Roman"/>
          <w:lang w:val="en-GB"/>
        </w:rPr>
        <w:fldChar w:fldCharType="end"/>
      </w:r>
      <w:r w:rsidR="00E578B9" w:rsidRPr="00BD701A">
        <w:rPr>
          <w:rFonts w:cs="Times New Roman"/>
          <w:lang w:val="en-GB"/>
        </w:rPr>
        <w:t xml:space="preserve">. </w:t>
      </w:r>
    </w:p>
    <w:p w14:paraId="11C9BA84" w14:textId="77777777" w:rsidR="00E578B9" w:rsidRPr="00D81664" w:rsidRDefault="00E578B9" w:rsidP="00D5630D">
      <w:pPr>
        <w:pStyle w:val="AR6BodyText"/>
        <w:rPr>
          <w:rFonts w:cs="Times New Roman"/>
          <w:lang w:val="en-GB"/>
        </w:rPr>
      </w:pPr>
    </w:p>
    <w:p w14:paraId="0305068A" w14:textId="1D4D9C8C" w:rsidR="00E578B9" w:rsidRPr="00D81664" w:rsidRDefault="00E578B9" w:rsidP="00D5630D">
      <w:pPr>
        <w:pStyle w:val="AR6BodyText"/>
        <w:rPr>
          <w:rFonts w:cs="Times New Roman"/>
          <w:lang w:val="en-GB"/>
        </w:rPr>
      </w:pPr>
      <w:r w:rsidRPr="00D81664">
        <w:rPr>
          <w:rFonts w:cs="Times New Roman"/>
          <w:lang w:val="en-GB"/>
        </w:rPr>
        <w:t>The global sectoral ranking for near</w:t>
      </w:r>
      <w:r w:rsidR="0004432C">
        <w:rPr>
          <w:rFonts w:cs="Times New Roman"/>
          <w:lang w:val="en-GB"/>
        </w:rPr>
        <w:t>-</w:t>
      </w:r>
      <w:r w:rsidRPr="00D81664">
        <w:rPr>
          <w:rFonts w:cs="Times New Roman"/>
          <w:lang w:val="en-GB"/>
        </w:rPr>
        <w:t xml:space="preserve"> and long</w:t>
      </w:r>
      <w:r w:rsidR="0004432C">
        <w:rPr>
          <w:rFonts w:cs="Times New Roman"/>
          <w:lang w:val="en-GB"/>
        </w:rPr>
        <w:t>-t</w:t>
      </w:r>
      <w:r w:rsidRPr="00D81664">
        <w:rPr>
          <w:rFonts w:cs="Times New Roman"/>
          <w:lang w:val="en-GB"/>
        </w:rPr>
        <w:t xml:space="preserve">erm global temperature </w:t>
      </w:r>
      <w:r w:rsidR="009959AD">
        <w:rPr>
          <w:rFonts w:cs="Times New Roman"/>
          <w:lang w:val="en-GB"/>
        </w:rPr>
        <w:t>effe</w:t>
      </w:r>
      <w:r w:rsidR="009959AD" w:rsidRPr="00D81664">
        <w:rPr>
          <w:rFonts w:cs="Times New Roman"/>
          <w:lang w:val="en-GB"/>
        </w:rPr>
        <w:t xml:space="preserve">cts </w:t>
      </w:r>
      <w:r w:rsidRPr="00D81664">
        <w:rPr>
          <w:rFonts w:cs="Times New Roman"/>
          <w:lang w:val="en-GB"/>
        </w:rPr>
        <w:t>is similar to the AR5 assessment despite regional reductions in aerosol precursor emissions between 2008 and 2014. This report has applied updated climate policy metrics for SLCFs and treatment of aerosol</w:t>
      </w:r>
      <w:ins w:id="4812" w:author="Lucy Cowie" w:date="2021-07-28T15:44:00Z">
        <w:r w:rsidR="0014462A">
          <w:rPr>
            <w:rFonts w:cs="Times New Roman"/>
            <w:lang w:val="en-GB"/>
          </w:rPr>
          <w:t>–</w:t>
        </w:r>
      </w:ins>
      <w:del w:id="4813" w:author="Lucy Cowie" w:date="2021-07-28T15:44:00Z">
        <w:r w:rsidRPr="00D81664" w:rsidDel="0014462A">
          <w:rPr>
            <w:rFonts w:cs="Times New Roman"/>
            <w:lang w:val="en-GB"/>
          </w:rPr>
          <w:delText>-</w:delText>
        </w:r>
      </w:del>
      <w:r w:rsidRPr="00D81664">
        <w:rPr>
          <w:rFonts w:cs="Times New Roman"/>
          <w:lang w:val="en-GB"/>
        </w:rPr>
        <w:t>cloud interactions for SO</w:t>
      </w:r>
      <w:r w:rsidRPr="00D81664">
        <w:rPr>
          <w:rFonts w:cs="Times New Roman"/>
          <w:vertAlign w:val="subscript"/>
          <w:lang w:val="en-GB"/>
        </w:rPr>
        <w:t>2</w:t>
      </w:r>
      <w:r w:rsidRPr="00D81664">
        <w:rPr>
          <w:rFonts w:cs="Times New Roman"/>
          <w:lang w:val="en-GB"/>
        </w:rPr>
        <w:t xml:space="preserve">, BC and OC </w:t>
      </w:r>
      <w:r w:rsidRPr="005908D0">
        <w:rPr>
          <w:rFonts w:cs="Times New Roman"/>
          <w:lang w:val="en-GB"/>
        </w:rPr>
        <w:fldChar w:fldCharType="begin" w:fldLock="1"/>
      </w:r>
      <w:r w:rsidR="00D477C7">
        <w:rPr>
          <w:rFonts w:cs="Times New Roman"/>
          <w:lang w:val="en-GB"/>
        </w:rPr>
        <w:instrText>ADDIN CSL_CITATION { "citationItems" : [ { "id" : "ITEM-1", "itemData" : { "DOI" : "10.5194/esd-11-977-2020", "ISSN" : "2190-4987", "abstract" : "Mitigation of non-CO2 emissions plays a key role in meeting the Paris Agreement ambitions and sustainable development goals. Implementation of respective policies addressing these targets mainly occur at sectoral and regional levels, and designing efficient mitigation strategies therefore relies on detailed knowledge about the mix of emissions from individual sources and their subsequent climate impact. Here we present a comprehensive dataset of near- and long-term global temperature responses to emissions of CO2 and individual short-lived climate forcers (SLCFs) from 7 sectors and 13 regions \u2013 for both present-day emissions and their continued evolution as projected under the Shared Socioeconomic Pathways (SSPs). We demonstrate the key role of CO2 in driving both near- and long-term warming and highlight the importance of mitigating methane emissions from agriculture, waste management, and energy production as the primary strategy to further limit near-term warming. Due to high current emissions of cooling SLCFs, policies targeting end-of-pipe energy sector emissions may result in net added warming unless accompanied by simultaneous methane and/or CO2 reductions. We find that SLCFs are projected to play a continued role in many regions, particularly those including low- to medium-income countries, under most of the SSPs considered here. East Asia, North America, and Europe will remain the largest contributors to total net warming until 2100, regardless of scenario, while South Asia and Africa south of the Sahara overtake Europe by the end of the century in SSP3-7.0 and SSP5-8.5. Our dataset is made available in an accessible format, aimed also at decision makers, to support further assessment of the implications of policy implementation at the sectoral and regional scales.", "author" : [ { "dropping-particle" : "", "family" : "Lund", "given" : "Marianne T.", "non-dropping-particle" : "", "parse-names" : false, "suffix" : "" }, { "dropping-particle" : "", "family" : "Aamaas", "given" : "Borgar", "non-dropping-particle" : "", "parse-names" : false, "suffix" : "" }, { "dropping-particle" : "", "family" : "Stjern", "given" : "Camilla W.", "non-dropping-particle" : "", "parse-names" : false, "suffix" : "" }, { "dropping-particle" : "", "family" : "Klimont", "given" : "Zbigniew", "non-dropping-particle" : "", "parse-names" : false, "suffix" : "" }, { "dropping-particle" : "", "family" : "Berntsen", "given" : "Terje K.", "non-dropping-particle" : "", "parse-names" : false, "suffix" : "" }, { "dropping-particle" : "", "family" : "Samset", "given" : "Bj\u00f8rn H.", "non-dropping-particle" : "", "parse-names" : false, "suffix" : "" } ], "container-title" : "Earth System Dynamics", "id" : "ITEM-1", "issue" : "4", "issued" : { "date-parts" : [ [ "2020", "11", "9" ] ] }, "page" : "977-993", "title" : "A continued role of short-lived climate forcers under the Shared Socioeconomic Pathways", "translator" : [ { "dropping-particle" : "", "family" : "G5371", "given" : "", "non-dropping-particle" : "", "parse-names" : false, "suffix" : "" } ], "type" : "article-journal", "volume" : "11" }, "uris" : [ "http://www.mendeley.com/documents/?uuid=3587d307-4414-4320-9735-6f133016a055" ] } ], "mendeley" : { "formattedCitation" : "(Lund et al., 2020)", "plainTextFormattedCitation" : "(Lund et al., 2020)", "previouslyFormattedCitation" : "(Lund et al., 2020)" }, "properties" : { "noteIndex" : 0 }, "schema" : "https://github.com/citation-style-language/schema/raw/master/csl-citation.json" }</w:instrText>
      </w:r>
      <w:r w:rsidRPr="005908D0">
        <w:rPr>
          <w:rFonts w:cs="Times New Roman"/>
          <w:lang w:val="en-GB"/>
        </w:rPr>
        <w:fldChar w:fldCharType="separate"/>
      </w:r>
      <w:r w:rsidR="00CB33A1">
        <w:rPr>
          <w:rFonts w:cs="Times New Roman"/>
          <w:noProof/>
          <w:lang w:val="en-GB"/>
        </w:rPr>
        <w:t>(Lund et al., 2020)</w:t>
      </w:r>
      <w:r w:rsidRPr="005908D0">
        <w:rPr>
          <w:rFonts w:cs="Times New Roman"/>
          <w:lang w:val="en-GB"/>
        </w:rPr>
        <w:fldChar w:fldCharType="end"/>
      </w:r>
      <w:r w:rsidRPr="00D81664">
        <w:rPr>
          <w:rFonts w:cs="Times New Roman"/>
          <w:lang w:val="en-GB"/>
        </w:rPr>
        <w:t xml:space="preserve">. </w:t>
      </w:r>
      <w:r w:rsidRPr="009600C2">
        <w:rPr>
          <w:rFonts w:cs="Times New Roman"/>
          <w:lang w:val="en-GB"/>
        </w:rPr>
        <w:t xml:space="preserve">By far the largest 10-year GSAT </w:t>
      </w:r>
      <w:r w:rsidR="00D22C67">
        <w:rPr>
          <w:rFonts w:cs="Times New Roman"/>
          <w:lang w:val="en-GB"/>
        </w:rPr>
        <w:t>effe</w:t>
      </w:r>
      <w:r w:rsidRPr="009600C2">
        <w:rPr>
          <w:rFonts w:cs="Times New Roman"/>
          <w:lang w:val="en-GB"/>
        </w:rPr>
        <w:t>cts are from the energy production (fossil fuel mining and distribution), agriculture and waste management</w:t>
      </w:r>
      <w:ins w:id="4814" w:author="Lucy Cowie" w:date="2021-07-28T15:46:00Z">
        <w:r w:rsidR="007013DD">
          <w:rPr>
            <w:rFonts w:cs="Times New Roman"/>
            <w:lang w:val="en-GB"/>
          </w:rPr>
          <w:t xml:space="preserve"> sectors</w:t>
        </w:r>
      </w:ins>
      <w:r w:rsidRPr="009600C2">
        <w:rPr>
          <w:rFonts w:cs="Times New Roman"/>
          <w:lang w:val="en-GB"/>
        </w:rPr>
        <w:t xml:space="preserve"> (</w:t>
      </w:r>
      <w:r w:rsidRPr="009600C2">
        <w:rPr>
          <w:rFonts w:cs="Times New Roman"/>
          <w:i/>
          <w:lang w:val="en-GB"/>
        </w:rPr>
        <w:t>high confidence</w:t>
      </w:r>
      <w:r w:rsidRPr="009600C2">
        <w:rPr>
          <w:rFonts w:cs="Times New Roman"/>
          <w:lang w:val="en-GB"/>
        </w:rPr>
        <w:t>). CH</w:t>
      </w:r>
      <w:r w:rsidRPr="009600C2">
        <w:rPr>
          <w:rFonts w:cs="Times New Roman"/>
          <w:vertAlign w:val="subscript"/>
          <w:lang w:val="en-GB"/>
        </w:rPr>
        <w:t>4</w:t>
      </w:r>
      <w:r w:rsidRPr="009600C2">
        <w:rPr>
          <w:rFonts w:cs="Times New Roman"/>
          <w:lang w:val="en-GB"/>
        </w:rPr>
        <w:t xml:space="preserve"> is the dominant contributor </w:t>
      </w:r>
      <w:r w:rsidRPr="00122EA0">
        <w:rPr>
          <w:rFonts w:cs="Times New Roman"/>
          <w:lang w:val="en-GB"/>
        </w:rPr>
        <w:t>in the energy production, agriculture</w:t>
      </w:r>
      <w:del w:id="4815" w:author="Lucy Cowie" w:date="2021-07-28T15:45:00Z">
        <w:r w:rsidRPr="00122EA0" w:rsidDel="0068288E">
          <w:rPr>
            <w:rFonts w:cs="Times New Roman"/>
            <w:lang w:val="en-GB"/>
          </w:rPr>
          <w:delText>,</w:delText>
        </w:r>
      </w:del>
      <w:r w:rsidRPr="00122EA0">
        <w:rPr>
          <w:rFonts w:cs="Times New Roman"/>
          <w:lang w:val="en-GB"/>
        </w:rPr>
        <w:t xml:space="preserve"> and waste management sectors. On the 10-year time horizon, other net warming sectors are residential fossil fuel and energy combustion (dominated by CO</w:t>
      </w:r>
      <w:r w:rsidRPr="00122EA0">
        <w:rPr>
          <w:rFonts w:cs="Times New Roman"/>
          <w:vertAlign w:val="subscript"/>
          <w:lang w:val="en-GB"/>
        </w:rPr>
        <w:t>2</w:t>
      </w:r>
      <w:r w:rsidRPr="00122EA0">
        <w:rPr>
          <w:rFonts w:cs="Times New Roman"/>
          <w:lang w:val="en-GB"/>
        </w:rPr>
        <w:t>) and aviation and residential biofuel (dominated by SLCFs and cloud) (</w:t>
      </w:r>
      <w:r w:rsidRPr="00122EA0">
        <w:rPr>
          <w:rFonts w:cs="Times New Roman"/>
          <w:i/>
          <w:lang w:val="en-GB"/>
        </w:rPr>
        <w:t>medium confidence</w:t>
      </w:r>
      <w:r w:rsidRPr="00122EA0">
        <w:rPr>
          <w:rFonts w:cs="Times New Roman"/>
          <w:lang w:val="en-GB"/>
        </w:rPr>
        <w:t xml:space="preserve">). The total residential and commercial sector including biofuel and fossil fuels is the </w:t>
      </w:r>
      <w:del w:id="4816" w:author="Lucy Cowie" w:date="2021-07-28T15:46:00Z">
        <w:r w:rsidRPr="00122EA0" w:rsidDel="003B12F1">
          <w:rPr>
            <w:rFonts w:cs="Times New Roman"/>
            <w:lang w:val="en-GB"/>
          </w:rPr>
          <w:delText>4</w:delText>
        </w:r>
        <w:r w:rsidRPr="00122EA0" w:rsidDel="003B12F1">
          <w:rPr>
            <w:rFonts w:cs="Times New Roman"/>
            <w:vertAlign w:val="superscript"/>
            <w:lang w:val="en-GB"/>
          </w:rPr>
          <w:delText>th</w:delText>
        </w:r>
        <w:r w:rsidRPr="00122EA0" w:rsidDel="003B12F1">
          <w:rPr>
            <w:rFonts w:cs="Times New Roman"/>
            <w:lang w:val="en-GB"/>
          </w:rPr>
          <w:delText xml:space="preserve"> </w:delText>
        </w:r>
      </w:del>
      <w:ins w:id="4817" w:author="Lucy Cowie" w:date="2021-07-28T15:46:00Z">
        <w:r w:rsidR="003B12F1">
          <w:rPr>
            <w:rFonts w:cs="Times New Roman"/>
            <w:lang w:val="en-GB"/>
          </w:rPr>
          <w:t>fourth</w:t>
        </w:r>
        <w:r w:rsidR="003B12F1" w:rsidRPr="00122EA0">
          <w:rPr>
            <w:rFonts w:cs="Times New Roman"/>
            <w:lang w:val="en-GB"/>
          </w:rPr>
          <w:t xml:space="preserve"> </w:t>
        </w:r>
      </w:ins>
      <w:r w:rsidRPr="00122EA0">
        <w:rPr>
          <w:rFonts w:cs="Times New Roman"/>
          <w:lang w:val="en-GB"/>
        </w:rPr>
        <w:t>most warming economic sector globally on short time horizons of 10</w:t>
      </w:r>
      <w:ins w:id="4818" w:author="Lucy Cowie" w:date="2021-07-28T15:46:00Z">
        <w:r w:rsidR="007013DD">
          <w:rPr>
            <w:rFonts w:cs="Times New Roman"/>
            <w:lang w:val="en-GB"/>
          </w:rPr>
          <w:t>–</w:t>
        </w:r>
      </w:ins>
      <w:del w:id="4819" w:author="Lucy Cowie" w:date="2021-07-28T15:46:00Z">
        <w:r w:rsidRPr="00122EA0" w:rsidDel="007013DD">
          <w:rPr>
            <w:rFonts w:cs="Times New Roman"/>
            <w:lang w:val="en-GB"/>
          </w:rPr>
          <w:delText>-</w:delText>
        </w:r>
      </w:del>
      <w:r w:rsidRPr="00122EA0">
        <w:rPr>
          <w:rFonts w:cs="Times New Roman"/>
          <w:lang w:val="en-GB"/>
        </w:rPr>
        <w:t xml:space="preserve">20 years. </w:t>
      </w:r>
      <w:r w:rsidRPr="00122EA0">
        <w:rPr>
          <w:rFonts w:cs="Times New Roman"/>
          <w:lang w:val="en-US"/>
        </w:rPr>
        <w:t>The energy combustion sector has considerable cooling from high emissions of SO</w:t>
      </w:r>
      <w:r w:rsidRPr="00122EA0">
        <w:rPr>
          <w:rFonts w:cs="Times New Roman"/>
          <w:vertAlign w:val="subscript"/>
          <w:lang w:val="en-US"/>
        </w:rPr>
        <w:t>2</w:t>
      </w:r>
      <w:r w:rsidRPr="00122EA0">
        <w:rPr>
          <w:rFonts w:cs="Times New Roman"/>
          <w:lang w:val="en-US"/>
        </w:rPr>
        <w:t xml:space="preserve"> that result in a relatively small net GSAT temperature </w:t>
      </w:r>
      <w:r w:rsidR="00D22C67">
        <w:rPr>
          <w:rFonts w:cs="Times New Roman"/>
          <w:lang w:val="en-US"/>
        </w:rPr>
        <w:t>effe</w:t>
      </w:r>
      <w:r w:rsidRPr="00122EA0">
        <w:rPr>
          <w:rFonts w:cs="Times New Roman"/>
          <w:lang w:val="en-US"/>
        </w:rPr>
        <w:t>ct on short time horizons, despite the high CO</w:t>
      </w:r>
      <w:r w:rsidRPr="00122EA0">
        <w:rPr>
          <w:rFonts w:cs="Times New Roman"/>
          <w:vertAlign w:val="subscript"/>
          <w:lang w:val="en-US"/>
        </w:rPr>
        <w:t>2</w:t>
      </w:r>
      <w:r w:rsidRPr="00122EA0">
        <w:rPr>
          <w:rFonts w:cs="Times New Roman"/>
          <w:lang w:val="en-US"/>
        </w:rPr>
        <w:t xml:space="preserve"> emissions from this activity. </w:t>
      </w:r>
      <w:r w:rsidRPr="00122EA0">
        <w:rPr>
          <w:rFonts w:cs="Times New Roman"/>
          <w:lang w:val="en-GB"/>
        </w:rPr>
        <w:t>On the 10</w:t>
      </w:r>
      <w:ins w:id="4820" w:author="Lucy Cowie" w:date="2021-07-28T15:47:00Z">
        <w:r w:rsidR="00F91DCB">
          <w:rPr>
            <w:rFonts w:cs="Times New Roman"/>
            <w:lang w:val="en-GB"/>
          </w:rPr>
          <w:t>-</w:t>
        </w:r>
      </w:ins>
      <w:del w:id="4821" w:author="Lucy Cowie" w:date="2021-07-28T15:46:00Z">
        <w:r w:rsidRPr="00122EA0" w:rsidDel="007013DD">
          <w:rPr>
            <w:rFonts w:cs="Times New Roman"/>
            <w:lang w:val="en-GB"/>
          </w:rPr>
          <w:delText>-</w:delText>
        </w:r>
      </w:del>
      <w:r w:rsidRPr="00122EA0">
        <w:rPr>
          <w:rFonts w:cs="Times New Roman"/>
          <w:lang w:val="en-GB"/>
        </w:rPr>
        <w:t xml:space="preserve">year time horizon, </w:t>
      </w:r>
      <w:r w:rsidRPr="00122EA0">
        <w:rPr>
          <w:rFonts w:cs="Times New Roman"/>
          <w:lang w:val="en-US"/>
        </w:rPr>
        <w:t xml:space="preserve">global emissions from industry and shipping cause a net cooling </w:t>
      </w:r>
      <w:r w:rsidR="00D22C67">
        <w:rPr>
          <w:rFonts w:cs="Times New Roman"/>
          <w:lang w:val="en-US"/>
        </w:rPr>
        <w:t>effe</w:t>
      </w:r>
      <w:r w:rsidRPr="00122EA0">
        <w:rPr>
          <w:rFonts w:cs="Times New Roman"/>
          <w:lang w:val="en-US"/>
        </w:rPr>
        <w:t>ct despite a considerable warming from CO</w:t>
      </w:r>
      <w:r w:rsidRPr="00122EA0">
        <w:rPr>
          <w:rFonts w:cs="Times New Roman"/>
          <w:vertAlign w:val="subscript"/>
          <w:lang w:val="en-US"/>
        </w:rPr>
        <w:t>2</w:t>
      </w:r>
      <w:r w:rsidRPr="00122EA0">
        <w:rPr>
          <w:rFonts w:cs="Times New Roman"/>
          <w:lang w:val="en-US"/>
        </w:rPr>
        <w:t xml:space="preserve"> emissions. On the 100</w:t>
      </w:r>
      <w:ins w:id="4822" w:author="Lucy Cowie" w:date="2021-07-28T15:47:00Z">
        <w:r w:rsidR="00FA50EF">
          <w:rPr>
            <w:rFonts w:cs="Times New Roman"/>
            <w:lang w:val="en-GB"/>
          </w:rPr>
          <w:t>-</w:t>
        </w:r>
      </w:ins>
      <w:del w:id="4823" w:author="Lucy Cowie" w:date="2021-07-28T15:46:00Z">
        <w:r w:rsidRPr="00122EA0" w:rsidDel="007013DD">
          <w:rPr>
            <w:rFonts w:cs="Times New Roman"/>
            <w:lang w:val="en-US"/>
          </w:rPr>
          <w:delText>-</w:delText>
        </w:r>
      </w:del>
      <w:r w:rsidRPr="00122EA0">
        <w:rPr>
          <w:rFonts w:cs="Times New Roman"/>
          <w:lang w:val="en-US"/>
        </w:rPr>
        <w:t xml:space="preserve">year time horizon, the net </w:t>
      </w:r>
      <w:r w:rsidR="00D22C67">
        <w:rPr>
          <w:rFonts w:cs="Times New Roman"/>
          <w:lang w:val="en-US"/>
        </w:rPr>
        <w:t>effe</w:t>
      </w:r>
      <w:r w:rsidRPr="00122EA0">
        <w:rPr>
          <w:rFonts w:cs="Times New Roman"/>
          <w:lang w:val="en-US"/>
        </w:rPr>
        <w:t>cts of agriculture and waste management are small, while energy combustion is the largest individual contributor to warming due to its high CO</w:t>
      </w:r>
      <w:r w:rsidRPr="00122EA0">
        <w:rPr>
          <w:rFonts w:cs="Times New Roman"/>
          <w:vertAlign w:val="subscript"/>
          <w:lang w:val="en-US"/>
        </w:rPr>
        <w:t>2</w:t>
      </w:r>
      <w:r w:rsidRPr="00122EA0">
        <w:rPr>
          <w:rFonts w:cs="Times New Roman"/>
          <w:lang w:val="en-US"/>
        </w:rPr>
        <w:t xml:space="preserve"> emissions. The second largest driver of long-term temperature change is industry, demonstrating the importance of non-CO</w:t>
      </w:r>
      <w:r w:rsidRPr="00122EA0">
        <w:rPr>
          <w:rFonts w:cs="Times New Roman"/>
          <w:vertAlign w:val="subscript"/>
          <w:lang w:val="en-US"/>
        </w:rPr>
        <w:t>2</w:t>
      </w:r>
      <w:r w:rsidRPr="00122EA0">
        <w:rPr>
          <w:rFonts w:cs="Times New Roman"/>
          <w:lang w:val="en-US"/>
        </w:rPr>
        <w:t xml:space="preserve"> emissions for shaping relative weight over different time frames</w:t>
      </w:r>
      <w:r w:rsidRPr="00E324A6">
        <w:rPr>
          <w:rFonts w:cs="Times New Roman"/>
          <w:lang w:val="en-US"/>
        </w:rPr>
        <w:t xml:space="preserve">. </w:t>
      </w:r>
      <w:r w:rsidRPr="00122EA0">
        <w:rPr>
          <w:rFonts w:cs="Times New Roman"/>
          <w:lang w:val="en-US"/>
        </w:rPr>
        <w:t xml:space="preserve">Transport contributes a small net warming on the 10-year time horizon that increases by a factor of </w:t>
      </w:r>
      <w:r>
        <w:rPr>
          <w:rFonts w:cs="Times New Roman"/>
          <w:lang w:val="en-US"/>
        </w:rPr>
        <w:t>three</w:t>
      </w:r>
      <w:r w:rsidRPr="00122EA0">
        <w:rPr>
          <w:rFonts w:cs="Times New Roman"/>
          <w:lang w:val="en-US"/>
        </w:rPr>
        <w:t xml:space="preserve"> on the 100-year time horizon. In contrast, </w:t>
      </w:r>
      <w:ins w:id="4824" w:author="Lucy Cowie" w:date="2021-07-28T15:50:00Z">
        <w:r w:rsidR="005F3E40">
          <w:rPr>
            <w:rFonts w:cs="Times New Roman"/>
            <w:lang w:val="en-US"/>
          </w:rPr>
          <w:t xml:space="preserve">the </w:t>
        </w:r>
      </w:ins>
      <w:r w:rsidRPr="00122EA0">
        <w:rPr>
          <w:rFonts w:cs="Times New Roman"/>
          <w:lang w:val="en-US"/>
        </w:rPr>
        <w:t xml:space="preserve">aviation sector contribution to warming shrinks by about a factor of </w:t>
      </w:r>
      <w:r>
        <w:rPr>
          <w:rFonts w:cs="Times New Roman"/>
          <w:lang w:val="en-US"/>
        </w:rPr>
        <w:t>three</w:t>
      </w:r>
      <w:r w:rsidRPr="00122EA0">
        <w:rPr>
          <w:rFonts w:cs="Times New Roman"/>
          <w:lang w:val="en-US"/>
        </w:rPr>
        <w:t xml:space="preserve"> between the 10- and 100-year time horizons. Results for the 20-year time horizon are </w:t>
      </w:r>
      <w:r w:rsidRPr="003C2ED3">
        <w:rPr>
          <w:rFonts w:cs="Times New Roman"/>
          <w:lang w:val="en-US"/>
        </w:rPr>
        <w:t xml:space="preserve">provided </w:t>
      </w:r>
      <w:r w:rsidRPr="00187434">
        <w:rPr>
          <w:rFonts w:cs="Times New Roman"/>
          <w:lang w:val="en-US"/>
        </w:rPr>
        <w:t>in the Supplementary Material</w:t>
      </w:r>
      <w:r w:rsidR="003C2ED3" w:rsidRPr="003C2ED3">
        <w:rPr>
          <w:rFonts w:cs="Times New Roman"/>
          <w:lang w:val="en-US"/>
        </w:rPr>
        <w:t xml:space="preserve"> 6.SM.4</w:t>
      </w:r>
      <w:r w:rsidRPr="003C2ED3">
        <w:rPr>
          <w:rFonts w:cs="Times New Roman"/>
          <w:lang w:val="en-US"/>
        </w:rPr>
        <w:t>.</w:t>
      </w:r>
      <w:r w:rsidRPr="002B3062">
        <w:rPr>
          <w:rFonts w:cs="Times New Roman"/>
          <w:lang w:val="en-US"/>
        </w:rPr>
        <w:t xml:space="preserve"> Compared </w:t>
      </w:r>
      <w:r w:rsidRPr="00122EA0">
        <w:rPr>
          <w:rFonts w:cs="Times New Roman"/>
          <w:lang w:val="en-US"/>
        </w:rPr>
        <w:t xml:space="preserve">to the 10-year time horizon, </w:t>
      </w:r>
      <w:r w:rsidRPr="00122EA0">
        <w:rPr>
          <w:rFonts w:cs="Times New Roman"/>
          <w:lang w:val="en-GB"/>
        </w:rPr>
        <w:t>there are some changes in ranking, especially of sectors and regions with a strong SO</w:t>
      </w:r>
      <w:r w:rsidRPr="00122EA0">
        <w:rPr>
          <w:rFonts w:cs="Times New Roman"/>
          <w:vertAlign w:val="subscript"/>
          <w:lang w:val="en-GB"/>
        </w:rPr>
        <w:t>2</w:t>
      </w:r>
      <w:r w:rsidRPr="00122EA0">
        <w:rPr>
          <w:rFonts w:cs="Times New Roman"/>
          <w:lang w:val="en-GB"/>
        </w:rPr>
        <w:t xml:space="preserve"> contribution, which decays substantially between 10 and 20 years. Aviation is the sector with </w:t>
      </w:r>
      <w:ins w:id="4825" w:author="Lucy Cowie" w:date="2021-07-28T15:51:00Z">
        <w:r w:rsidR="000A0FF7">
          <w:rPr>
            <w:rFonts w:cs="Times New Roman"/>
            <w:lang w:val="en-GB"/>
          </w:rPr>
          <w:t xml:space="preserve">the </w:t>
        </w:r>
      </w:ins>
      <w:r w:rsidRPr="00122EA0">
        <w:rPr>
          <w:rFonts w:cs="Times New Roman"/>
          <w:lang w:val="en-GB"/>
        </w:rPr>
        <w:t>most distinct difference between 10</w:t>
      </w:r>
      <w:ins w:id="4826" w:author="Lucy Cowie" w:date="2021-07-28T15:51:00Z">
        <w:r w:rsidR="000A0FF7">
          <w:rPr>
            <w:rFonts w:cs="Times New Roman"/>
            <w:lang w:val="en-GB"/>
          </w:rPr>
          <w:t>-</w:t>
        </w:r>
      </w:ins>
      <w:r w:rsidRPr="00122EA0">
        <w:rPr>
          <w:rFonts w:cs="Times New Roman"/>
          <w:lang w:val="en-GB"/>
        </w:rPr>
        <w:t xml:space="preserve"> and 20</w:t>
      </w:r>
      <w:ins w:id="4827" w:author="Lucy Cowie" w:date="2021-07-28T15:51:00Z">
        <w:r w:rsidR="000A0FF7">
          <w:rPr>
            <w:rFonts w:cs="Times New Roman"/>
            <w:lang w:val="en-GB"/>
          </w:rPr>
          <w:t>-</w:t>
        </w:r>
      </w:ins>
      <w:del w:id="4828" w:author="Lucy Cowie" w:date="2021-07-28T15:51:00Z">
        <w:r w:rsidRPr="00122EA0" w:rsidDel="000A0FF7">
          <w:rPr>
            <w:rFonts w:cs="Times New Roman"/>
            <w:lang w:val="en-GB"/>
          </w:rPr>
          <w:delText xml:space="preserve"> </w:delText>
        </w:r>
      </w:del>
      <w:r w:rsidRPr="00122EA0">
        <w:rPr>
          <w:rFonts w:cs="Times New Roman"/>
          <w:lang w:val="en-GB"/>
        </w:rPr>
        <w:t>year time horizons</w:t>
      </w:r>
      <w:ins w:id="4829" w:author="Lucy Cowie" w:date="2021-07-28T15:51:00Z">
        <w:r w:rsidR="007C7218">
          <w:rPr>
            <w:rFonts w:cs="Times New Roman"/>
            <w:lang w:val="en-GB"/>
          </w:rPr>
          <w:t>,</w:t>
        </w:r>
      </w:ins>
      <w:r w:rsidRPr="00122EA0">
        <w:rPr>
          <w:rFonts w:cs="Times New Roman"/>
          <w:lang w:val="en-GB"/>
        </w:rPr>
        <w:t xml:space="preserve"> such that the net GSAT </w:t>
      </w:r>
      <w:r w:rsidR="00D22C67">
        <w:rPr>
          <w:rFonts w:cs="Times New Roman"/>
          <w:lang w:val="en-GB"/>
        </w:rPr>
        <w:t>effe</w:t>
      </w:r>
      <w:r w:rsidRPr="00122EA0">
        <w:rPr>
          <w:rFonts w:cs="Times New Roman"/>
          <w:lang w:val="en-GB"/>
        </w:rPr>
        <w:t>ct after 20 years becomes small but negative due to a switch in sign for the NO</w:t>
      </w:r>
      <w:r w:rsidRPr="00BF61EE">
        <w:rPr>
          <w:rFonts w:cs="Times New Roman"/>
          <w:iCs/>
          <w:vertAlign w:val="subscript"/>
          <w:lang w:val="en-GB"/>
          <w:rPrChange w:id="4830" w:author="Lucy Cowie" w:date="2021-07-28T15:51:00Z">
            <w:rPr>
              <w:rFonts w:cs="Times New Roman"/>
              <w:i/>
              <w:vertAlign w:val="subscript"/>
              <w:lang w:val="en-GB"/>
            </w:rPr>
          </w:rPrChange>
        </w:rPr>
        <w:t>x</w:t>
      </w:r>
      <w:r w:rsidRPr="00BF61EE">
        <w:rPr>
          <w:rFonts w:cs="Times New Roman"/>
          <w:iCs/>
          <w:lang w:val="en-GB"/>
        </w:rPr>
        <w:t xml:space="preserve"> </w:t>
      </w:r>
      <w:r w:rsidRPr="00122EA0">
        <w:rPr>
          <w:rFonts w:cs="Times New Roman"/>
          <w:lang w:val="en-GB"/>
        </w:rPr>
        <w:t>AGTP for this sector</w:t>
      </w:r>
      <w:ins w:id="4831" w:author="Lucy Cowie" w:date="2021-07-28T15:52:00Z">
        <w:r w:rsidR="00BF61EE">
          <w:rPr>
            <w:rFonts w:cs="Times New Roman"/>
            <w:lang w:val="en-GB"/>
          </w:rPr>
          <w:t>,</w:t>
        </w:r>
      </w:ins>
      <w:r w:rsidRPr="00122EA0">
        <w:rPr>
          <w:rFonts w:cs="Times New Roman"/>
          <w:lang w:val="en-GB"/>
        </w:rPr>
        <w:t xml:space="preserve"> and these two time horizons related to the stronger short-lived ozone response </w:t>
      </w:r>
      <w:commentRangeStart w:id="4832"/>
      <w:r w:rsidRPr="00122EA0">
        <w:rPr>
          <w:rFonts w:cs="Times New Roman"/>
          <w:lang w:val="en-GB"/>
        </w:rPr>
        <w:t>than other sectors</w:t>
      </w:r>
      <w:commentRangeEnd w:id="4832"/>
      <w:r w:rsidR="00BF61EE">
        <w:rPr>
          <w:rStyle w:val="Marquedecommentaire"/>
          <w:lang w:val="en-GB"/>
        </w:rPr>
        <w:commentReference w:id="4832"/>
      </w:r>
      <w:r w:rsidRPr="00122EA0">
        <w:rPr>
          <w:rFonts w:cs="Times New Roman"/>
          <w:lang w:val="en-GB"/>
        </w:rPr>
        <w:t>.</w:t>
      </w:r>
    </w:p>
    <w:p w14:paraId="72D89287" w14:textId="77777777" w:rsidR="00E578B9" w:rsidRPr="00D81664" w:rsidRDefault="00E578B9" w:rsidP="00D5630D">
      <w:pPr>
        <w:pStyle w:val="AR6BodyText"/>
        <w:rPr>
          <w:rFonts w:cs="Times New Roman"/>
          <w:lang w:val="en-GB"/>
        </w:rPr>
      </w:pPr>
    </w:p>
    <w:p w14:paraId="797A404D" w14:textId="4A7CF6A9" w:rsidR="00E578B9" w:rsidRPr="00122EA0" w:rsidRDefault="00E578B9" w:rsidP="00D5630D">
      <w:pPr>
        <w:pStyle w:val="AR6BodyText"/>
        <w:rPr>
          <w:rFonts w:cs="Times New Roman"/>
          <w:lang w:val="en-US"/>
        </w:rPr>
      </w:pPr>
      <w:r w:rsidRPr="00122EA0">
        <w:rPr>
          <w:rFonts w:cs="Times New Roman"/>
          <w:lang w:val="en-GB"/>
        </w:rPr>
        <w:t xml:space="preserve">In terms of source regions, the largest contributions to net short-term warming are caused by emissions in </w:t>
      </w:r>
      <w:commentRangeStart w:id="4833"/>
      <w:r w:rsidRPr="00122EA0">
        <w:rPr>
          <w:rFonts w:cs="Times New Roman"/>
          <w:lang w:val="en-GB"/>
        </w:rPr>
        <w:t>East</w:t>
      </w:r>
      <w:del w:id="4834" w:author="Lucy Cowie" w:date="2021-07-28T15:57:00Z">
        <w:r w:rsidRPr="00122EA0" w:rsidDel="000F0DEB">
          <w:rPr>
            <w:rFonts w:cs="Times New Roman"/>
            <w:lang w:val="en-GB"/>
          </w:rPr>
          <w:delText>ern</w:delText>
        </w:r>
      </w:del>
      <w:r w:rsidRPr="00122EA0">
        <w:rPr>
          <w:rFonts w:cs="Times New Roman"/>
          <w:lang w:val="en-GB"/>
        </w:rPr>
        <w:t xml:space="preserve"> Asia</w:t>
      </w:r>
      <w:commentRangeEnd w:id="4833"/>
      <w:r w:rsidR="00F347F3">
        <w:rPr>
          <w:rStyle w:val="Marquedecommentaire"/>
          <w:lang w:val="en-GB"/>
        </w:rPr>
        <w:commentReference w:id="4833"/>
      </w:r>
      <w:r w:rsidRPr="00122EA0">
        <w:rPr>
          <w:rFonts w:cs="Times New Roman"/>
          <w:lang w:val="en-GB"/>
        </w:rPr>
        <w:t>, Latin America and North America, followed by Africa, Eastern Europe</w:t>
      </w:r>
      <w:del w:id="4835" w:author="Lucy Cowie" w:date="2021-07-28T15:57:00Z">
        <w:r w:rsidRPr="00122EA0" w:rsidDel="000F0DEB">
          <w:rPr>
            <w:rFonts w:cs="Times New Roman"/>
            <w:lang w:val="en-GB"/>
          </w:rPr>
          <w:delText xml:space="preserve"> and</w:delText>
        </w:r>
      </w:del>
      <w:ins w:id="4836" w:author="Lucy Cowie" w:date="2021-07-28T15:57:00Z">
        <w:r w:rsidR="000F0DEB">
          <w:rPr>
            <w:rFonts w:cs="Times New Roman"/>
            <w:lang w:val="en-GB"/>
          </w:rPr>
          <w:t>,</w:t>
        </w:r>
      </w:ins>
      <w:r w:rsidRPr="00122EA0">
        <w:rPr>
          <w:rFonts w:cs="Times New Roman"/>
          <w:lang w:val="en-GB"/>
        </w:rPr>
        <w:t xml:space="preserve"> West-Central Asia and South</w:t>
      </w:r>
      <w:ins w:id="4837" w:author="Lucy Cowie" w:date="2021-07-28T15:55:00Z">
        <w:r w:rsidR="0070710F">
          <w:rPr>
            <w:rFonts w:cs="Times New Roman"/>
            <w:lang w:val="en-GB"/>
          </w:rPr>
          <w:t>e</w:t>
        </w:r>
      </w:ins>
      <w:del w:id="4838" w:author="Lucy Cowie" w:date="2021-07-28T15:55:00Z">
        <w:r w:rsidRPr="00122EA0" w:rsidDel="0070710F">
          <w:rPr>
            <w:rFonts w:cs="Times New Roman"/>
            <w:lang w:val="en-GB"/>
          </w:rPr>
          <w:delText xml:space="preserve"> E</w:delText>
        </w:r>
      </w:del>
      <w:r w:rsidRPr="00122EA0">
        <w:rPr>
          <w:rFonts w:cs="Times New Roman"/>
          <w:lang w:val="en-GB"/>
        </w:rPr>
        <w:t>ast Asia (</w:t>
      </w:r>
      <w:r w:rsidRPr="00122EA0">
        <w:rPr>
          <w:rFonts w:cs="Times New Roman"/>
          <w:i/>
          <w:lang w:val="en-GB"/>
        </w:rPr>
        <w:t>medium confidence</w:t>
      </w:r>
      <w:r w:rsidRPr="00122EA0">
        <w:rPr>
          <w:rFonts w:cs="Times New Roman"/>
          <w:lang w:val="en-GB"/>
        </w:rPr>
        <w:t xml:space="preserve">). </w:t>
      </w:r>
      <w:r w:rsidRPr="00122EA0">
        <w:rPr>
          <w:rFonts w:cs="Times New Roman"/>
          <w:lang w:val="en-US"/>
        </w:rPr>
        <w:t>However, the relative contributions from individual species vary. In East Asia, North America, Europe and South Asia</w:t>
      </w:r>
      <w:ins w:id="4839" w:author="Lucy Cowie" w:date="2021-07-28T15:58:00Z">
        <w:r w:rsidR="008102D8">
          <w:rPr>
            <w:rFonts w:cs="Times New Roman"/>
            <w:lang w:val="en-US"/>
          </w:rPr>
          <w:t>,</w:t>
        </w:r>
      </w:ins>
      <w:r w:rsidRPr="00122EA0">
        <w:rPr>
          <w:rFonts w:cs="Times New Roman"/>
          <w:lang w:val="en-US"/>
        </w:rPr>
        <w:t xml:space="preserve"> the </w:t>
      </w:r>
      <w:r w:rsidR="00D22C67">
        <w:rPr>
          <w:rFonts w:cs="Times New Roman"/>
          <w:lang w:val="en-US"/>
        </w:rPr>
        <w:t>effe</w:t>
      </w:r>
      <w:r w:rsidRPr="00122EA0">
        <w:rPr>
          <w:rFonts w:cs="Times New Roman"/>
          <w:lang w:val="en-US"/>
        </w:rPr>
        <w:t>ct of current emissions of cooling and warming SLCFs approximately balance in the near</w:t>
      </w:r>
      <w:r w:rsidR="0004432C">
        <w:rPr>
          <w:rFonts w:cs="Times New Roman"/>
          <w:lang w:val="en-US"/>
        </w:rPr>
        <w:t xml:space="preserve"> </w:t>
      </w:r>
      <w:r w:rsidRPr="00122EA0">
        <w:rPr>
          <w:rFonts w:cs="Times New Roman"/>
          <w:lang w:val="en-US"/>
        </w:rPr>
        <w:t xml:space="preserve">term and these regions cause comparable net warming </w:t>
      </w:r>
      <w:r>
        <w:rPr>
          <w:rFonts w:cs="Times New Roman"/>
          <w:lang w:val="en-US"/>
        </w:rPr>
        <w:t>effects</w:t>
      </w:r>
      <w:r w:rsidRPr="00122EA0">
        <w:rPr>
          <w:rFonts w:cs="Times New Roman"/>
          <w:lang w:val="en-US"/>
        </w:rPr>
        <w:t xml:space="preserve"> on 10- and 100-year time horizons </w:t>
      </w:r>
      <w:r>
        <w:rPr>
          <w:rFonts w:cs="Times New Roman"/>
          <w:lang w:val="en-US"/>
        </w:rPr>
        <w:t>(</w:t>
      </w:r>
      <w:r w:rsidRPr="00122EA0">
        <w:rPr>
          <w:rFonts w:cs="Times New Roman"/>
          <w:lang w:val="en-US"/>
        </w:rPr>
        <w:t>Figure 6.16</w:t>
      </w:r>
      <w:r>
        <w:rPr>
          <w:rFonts w:cs="Times New Roman"/>
          <w:lang w:val="en-US"/>
        </w:rPr>
        <w:t>)</w:t>
      </w:r>
      <w:r w:rsidRPr="00122EA0">
        <w:rPr>
          <w:rFonts w:cs="Times New Roman"/>
          <w:lang w:val="en-US"/>
        </w:rPr>
        <w:t>. In Latin America, Africa</w:t>
      </w:r>
      <w:del w:id="4840" w:author="Lucy Cowie" w:date="2021-07-28T16:00:00Z">
        <w:r w:rsidRPr="00122EA0" w:rsidDel="00EC6E42">
          <w:rPr>
            <w:rFonts w:cs="Times New Roman"/>
            <w:lang w:val="en-US"/>
          </w:rPr>
          <w:delText xml:space="preserve"> and</w:delText>
        </w:r>
      </w:del>
      <w:ins w:id="4841" w:author="Lucy Cowie" w:date="2021-07-28T16:00:00Z">
        <w:r w:rsidR="00EC6E42">
          <w:rPr>
            <w:rFonts w:cs="Times New Roman"/>
            <w:lang w:val="en-US"/>
          </w:rPr>
          <w:t>,</w:t>
        </w:r>
      </w:ins>
      <w:r w:rsidRPr="00122EA0">
        <w:rPr>
          <w:rFonts w:cs="Times New Roman"/>
          <w:lang w:val="en-US"/>
        </w:rPr>
        <w:t xml:space="preserve"> South</w:t>
      </w:r>
      <w:ins w:id="4842" w:author="Lucy Cowie" w:date="2021-07-28T15:59:00Z">
        <w:r w:rsidR="00257CC8">
          <w:rPr>
            <w:rFonts w:cs="Times New Roman"/>
            <w:lang w:val="en-US"/>
          </w:rPr>
          <w:t>e</w:t>
        </w:r>
      </w:ins>
      <w:del w:id="4843" w:author="Lucy Cowie" w:date="2021-07-28T15:59:00Z">
        <w:r w:rsidRPr="00122EA0" w:rsidDel="00257CC8">
          <w:rPr>
            <w:rFonts w:cs="Times New Roman"/>
            <w:lang w:val="en-US"/>
          </w:rPr>
          <w:delText xml:space="preserve"> E</w:delText>
        </w:r>
      </w:del>
      <w:r w:rsidRPr="00122EA0">
        <w:rPr>
          <w:rFonts w:cs="Times New Roman"/>
          <w:lang w:val="en-US"/>
        </w:rPr>
        <w:t xml:space="preserve">ast Asia and </w:t>
      </w:r>
      <w:commentRangeStart w:id="4844"/>
      <w:r w:rsidRPr="00122EA0">
        <w:rPr>
          <w:rFonts w:cs="Times New Roman"/>
          <w:lang w:val="en-US"/>
        </w:rPr>
        <w:t>Developing Pacific</w:t>
      </w:r>
      <w:commentRangeEnd w:id="4844"/>
      <w:r w:rsidR="00257CC8">
        <w:rPr>
          <w:rStyle w:val="Marquedecommentaire"/>
          <w:lang w:val="en-GB"/>
        </w:rPr>
        <w:commentReference w:id="4844"/>
      </w:r>
      <w:r w:rsidRPr="00122EA0">
        <w:rPr>
          <w:rFonts w:cs="Times New Roman"/>
          <w:lang w:val="en-US"/>
        </w:rPr>
        <w:t>, CH</w:t>
      </w:r>
      <w:r w:rsidRPr="00122EA0">
        <w:rPr>
          <w:rFonts w:cs="Times New Roman"/>
          <w:vertAlign w:val="subscript"/>
          <w:lang w:val="en-US"/>
        </w:rPr>
        <w:t>4</w:t>
      </w:r>
      <w:r w:rsidRPr="00122EA0">
        <w:rPr>
          <w:rFonts w:cs="Times New Roman"/>
          <w:lang w:val="en-US"/>
        </w:rPr>
        <w:t xml:space="preserve"> and BC emissions are currently high while emissions of CO</w:t>
      </w:r>
      <w:r w:rsidRPr="00122EA0">
        <w:rPr>
          <w:rFonts w:cs="Times New Roman"/>
          <w:vertAlign w:val="subscript"/>
          <w:lang w:val="en-US"/>
        </w:rPr>
        <w:t>2</w:t>
      </w:r>
      <w:r w:rsidRPr="00122EA0">
        <w:rPr>
          <w:rFonts w:cs="Times New Roman"/>
          <w:lang w:val="en-US"/>
        </w:rPr>
        <w:t xml:space="preserve"> and cooling aerosols are low compared to other regions, resulting in a net warming </w:t>
      </w:r>
      <w:r w:rsidR="00D22C67">
        <w:rPr>
          <w:rFonts w:cs="Times New Roman"/>
          <w:lang w:val="en-US"/>
        </w:rPr>
        <w:t>effe</w:t>
      </w:r>
      <w:r w:rsidRPr="00122EA0">
        <w:rPr>
          <w:rFonts w:cs="Times New Roman"/>
          <w:lang w:val="en-US"/>
        </w:rPr>
        <w:t>ct after 10 years that is substantially higher than that of CO</w:t>
      </w:r>
      <w:r w:rsidRPr="00122EA0">
        <w:rPr>
          <w:rFonts w:cs="Times New Roman"/>
          <w:vertAlign w:val="subscript"/>
          <w:lang w:val="en-US"/>
        </w:rPr>
        <w:t xml:space="preserve">2 </w:t>
      </w:r>
      <w:r w:rsidRPr="00122EA0">
        <w:rPr>
          <w:rFonts w:cs="Times New Roman"/>
          <w:lang w:val="en-US"/>
        </w:rPr>
        <w:t xml:space="preserve">alone. </w:t>
      </w:r>
    </w:p>
    <w:p w14:paraId="6201B318" w14:textId="77777777" w:rsidR="00E578B9" w:rsidRPr="00122EA0" w:rsidRDefault="00E578B9" w:rsidP="00D5630D">
      <w:pPr>
        <w:pStyle w:val="AR6BodyText"/>
        <w:rPr>
          <w:rFonts w:cs="Times New Roman"/>
          <w:lang w:val="en-US"/>
        </w:rPr>
      </w:pPr>
    </w:p>
    <w:p w14:paraId="764099EC" w14:textId="4F8226BF" w:rsidR="00E578B9" w:rsidRPr="00B06450" w:rsidRDefault="00E578B9" w:rsidP="00D5630D">
      <w:pPr>
        <w:pStyle w:val="AR6BodyText"/>
        <w:rPr>
          <w:rFonts w:cs="Times New Roman"/>
          <w:lang w:val="en-US"/>
        </w:rPr>
      </w:pPr>
      <w:r w:rsidRPr="00122EA0">
        <w:rPr>
          <w:rFonts w:cs="Times New Roman"/>
          <w:lang w:val="en-GB"/>
        </w:rPr>
        <w:t>Overall, the global sectors that contribute the largest warming on short time scales are the CH</w:t>
      </w:r>
      <w:r w:rsidRPr="00122EA0">
        <w:rPr>
          <w:rFonts w:cs="Times New Roman"/>
          <w:vertAlign w:val="subscript"/>
          <w:lang w:val="en-GB"/>
        </w:rPr>
        <w:t>4</w:t>
      </w:r>
      <w:r w:rsidRPr="00122EA0">
        <w:rPr>
          <w:rFonts w:cs="Times New Roman"/>
          <w:lang w:val="en-GB"/>
        </w:rPr>
        <w:t xml:space="preserve">-dominated </w:t>
      </w:r>
      <w:r w:rsidRPr="009600C2">
        <w:rPr>
          <w:rFonts w:cs="Times New Roman"/>
          <w:lang w:val="en-GB"/>
        </w:rPr>
        <w:t>sources</w:t>
      </w:r>
      <w:r>
        <w:rPr>
          <w:rFonts w:cs="Times New Roman"/>
          <w:lang w:val="en-GB"/>
        </w:rPr>
        <w:t xml:space="preserve">, </w:t>
      </w:r>
      <w:del w:id="4845" w:author="Lucy Cowie" w:date="2021-07-28T16:01:00Z">
        <w:r w:rsidDel="00D42C34">
          <w:rPr>
            <w:rFonts w:cs="Times New Roman"/>
            <w:lang w:val="en-GB"/>
          </w:rPr>
          <w:delText>i.e.,</w:delText>
        </w:r>
      </w:del>
      <w:ins w:id="4846" w:author="Lucy Cowie" w:date="2021-07-28T16:01:00Z">
        <w:r w:rsidR="00D42C34">
          <w:rPr>
            <w:rFonts w:cs="Times New Roman"/>
            <w:lang w:val="en-GB"/>
          </w:rPr>
          <w:t>such as</w:t>
        </w:r>
      </w:ins>
      <w:r w:rsidRPr="009600C2">
        <w:rPr>
          <w:rFonts w:cs="Times New Roman"/>
          <w:lang w:val="en-GB"/>
        </w:rPr>
        <w:t xml:space="preserve"> energy production (fossil fuel mining and distribution),</w:t>
      </w:r>
      <w:ins w:id="4847" w:author="Lucy Cowie" w:date="2021-07-28T16:01:00Z">
        <w:r w:rsidR="00F84459">
          <w:rPr>
            <w:rFonts w:cs="Times New Roman"/>
            <w:lang w:val="en-GB"/>
          </w:rPr>
          <w:t xml:space="preserve"> and</w:t>
        </w:r>
      </w:ins>
      <w:r w:rsidRPr="009600C2">
        <w:rPr>
          <w:rFonts w:cs="Times New Roman"/>
          <w:lang w:val="en-GB"/>
        </w:rPr>
        <w:t xml:space="preserve"> agriculture and waste management (</w:t>
      </w:r>
      <w:r w:rsidRPr="009600C2">
        <w:rPr>
          <w:rFonts w:cs="Times New Roman"/>
          <w:i/>
          <w:lang w:val="en-GB"/>
        </w:rPr>
        <w:t>high confidence</w:t>
      </w:r>
      <w:r w:rsidRPr="00B06450">
        <w:rPr>
          <w:rFonts w:cs="Times New Roman"/>
          <w:lang w:val="en-GB"/>
        </w:rPr>
        <w:t>). On short time scales, other net warming sectors are residential fossil fuel and energy combustion (dominated by CO</w:t>
      </w:r>
      <w:r w:rsidRPr="00B06450">
        <w:rPr>
          <w:rFonts w:cs="Times New Roman"/>
          <w:vertAlign w:val="subscript"/>
          <w:lang w:val="en-GB"/>
        </w:rPr>
        <w:t>2</w:t>
      </w:r>
      <w:r w:rsidRPr="00B06450">
        <w:rPr>
          <w:rFonts w:cs="Times New Roman"/>
          <w:lang w:val="en-GB"/>
        </w:rPr>
        <w:t>)</w:t>
      </w:r>
      <w:ins w:id="4848" w:author="Lucy Cowie" w:date="2021-07-28T16:01:00Z">
        <w:r w:rsidR="002758A5">
          <w:rPr>
            <w:rFonts w:cs="Times New Roman"/>
            <w:lang w:val="en-GB"/>
          </w:rPr>
          <w:t>,</w:t>
        </w:r>
      </w:ins>
      <w:r w:rsidRPr="00B06450">
        <w:rPr>
          <w:rFonts w:cs="Times New Roman"/>
          <w:lang w:val="en-GB"/>
        </w:rPr>
        <w:t xml:space="preserve"> and aviation and residential biofuel (dominated by SLCFs) (</w:t>
      </w:r>
      <w:r w:rsidRPr="00B06450">
        <w:rPr>
          <w:rFonts w:cs="Times New Roman"/>
          <w:i/>
          <w:lang w:val="en-GB"/>
        </w:rPr>
        <w:t>medium confidence</w:t>
      </w:r>
      <w:r w:rsidRPr="00B06450">
        <w:rPr>
          <w:rFonts w:cs="Times New Roman"/>
          <w:lang w:val="en-GB"/>
        </w:rPr>
        <w:t xml:space="preserve">). </w:t>
      </w:r>
      <w:r w:rsidRPr="00B06450">
        <w:rPr>
          <w:rFonts w:cs="Times New Roman"/>
          <w:lang w:val="en-US"/>
        </w:rPr>
        <w:t>On short</w:t>
      </w:r>
      <w:ins w:id="4849" w:author="Lucy Cowie" w:date="2021-07-28T16:02:00Z">
        <w:r w:rsidR="00EF285E">
          <w:rPr>
            <w:rFonts w:cs="Times New Roman"/>
            <w:lang w:val="en-US"/>
          </w:rPr>
          <w:t xml:space="preserve"> </w:t>
        </w:r>
      </w:ins>
      <w:del w:id="4850" w:author="Lucy Cowie" w:date="2021-07-28T16:02:00Z">
        <w:r w:rsidRPr="00B06450" w:rsidDel="00EF285E">
          <w:rPr>
            <w:rFonts w:cs="Times New Roman"/>
            <w:lang w:val="en-US"/>
          </w:rPr>
          <w:delText>-</w:delText>
        </w:r>
      </w:del>
      <w:r w:rsidRPr="00B06450">
        <w:rPr>
          <w:rFonts w:cs="Times New Roman"/>
          <w:lang w:val="en-US"/>
        </w:rPr>
        <w:t xml:space="preserve">time scales, global emissions from industry and shipping cause a net cooling </w:t>
      </w:r>
      <w:r w:rsidR="00D22C67">
        <w:rPr>
          <w:rFonts w:cs="Times New Roman"/>
          <w:lang w:val="en-US"/>
        </w:rPr>
        <w:t>effe</w:t>
      </w:r>
      <w:r w:rsidRPr="00B06450">
        <w:rPr>
          <w:rFonts w:cs="Times New Roman"/>
          <w:lang w:val="en-US"/>
        </w:rPr>
        <w:t>ct despite a considerable warming from CO</w:t>
      </w:r>
      <w:r w:rsidRPr="00B06450">
        <w:rPr>
          <w:rFonts w:cs="Times New Roman"/>
          <w:vertAlign w:val="subscript"/>
          <w:lang w:val="en-US"/>
        </w:rPr>
        <w:t>2</w:t>
      </w:r>
      <w:r w:rsidRPr="00B06450">
        <w:rPr>
          <w:rFonts w:cs="Times New Roman"/>
          <w:lang w:val="en-US"/>
        </w:rPr>
        <w:t xml:space="preserve"> emissions (</w:t>
      </w:r>
      <w:r w:rsidRPr="00B06450">
        <w:rPr>
          <w:rFonts w:cs="Times New Roman"/>
          <w:i/>
          <w:lang w:val="en-US"/>
        </w:rPr>
        <w:t>high confidence</w:t>
      </w:r>
      <w:r w:rsidRPr="00B06450">
        <w:rPr>
          <w:rFonts w:cs="Times New Roman"/>
          <w:lang w:val="en-US"/>
        </w:rPr>
        <w:t>). On longer time horizons, the sectors that contribute the largest warming are energy combustion and industry due to the large CO</w:t>
      </w:r>
      <w:r w:rsidRPr="00B06450">
        <w:rPr>
          <w:rFonts w:cs="Times New Roman"/>
          <w:vertAlign w:val="subscript"/>
          <w:lang w:val="en-US"/>
        </w:rPr>
        <w:t>2</w:t>
      </w:r>
      <w:r w:rsidRPr="00B06450">
        <w:rPr>
          <w:rFonts w:cs="Times New Roman"/>
          <w:lang w:val="en-US"/>
        </w:rPr>
        <w:t xml:space="preserve"> emissions (</w:t>
      </w:r>
      <w:r w:rsidRPr="00B06450">
        <w:rPr>
          <w:rFonts w:cs="Times New Roman"/>
          <w:i/>
          <w:lang w:val="en-US"/>
        </w:rPr>
        <w:t>high confidence</w:t>
      </w:r>
      <w:r w:rsidRPr="00B06450">
        <w:rPr>
          <w:rFonts w:cs="Times New Roman"/>
          <w:lang w:val="en-US"/>
        </w:rPr>
        <w:t xml:space="preserve">). </w:t>
      </w:r>
    </w:p>
    <w:p w14:paraId="275DFCC1" w14:textId="1AB50916" w:rsidR="00E578B9" w:rsidRDefault="00E578B9" w:rsidP="00D5630D">
      <w:pPr>
        <w:pStyle w:val="AR6BodyText"/>
        <w:rPr>
          <w:rFonts w:cs="Times New Roman"/>
          <w:lang w:val="en-US"/>
        </w:rPr>
      </w:pPr>
    </w:p>
    <w:p w14:paraId="2E2A3F73" w14:textId="77777777" w:rsidR="002A65DE" w:rsidRDefault="002A65DE" w:rsidP="00D5630D">
      <w:pPr>
        <w:pStyle w:val="AR6BodyText"/>
        <w:rPr>
          <w:rFonts w:cs="Times New Roman"/>
          <w:lang w:val="en-US"/>
        </w:rPr>
      </w:pPr>
    </w:p>
    <w:p w14:paraId="5BB64211" w14:textId="77777777" w:rsidR="00E578B9" w:rsidRPr="00BA6AFA" w:rsidRDefault="00E578B9" w:rsidP="00D5630D">
      <w:pPr>
        <w:pStyle w:val="AR6Chap6Level461111"/>
      </w:pPr>
      <w:bookmarkStart w:id="4851" w:name="_Toc70498210"/>
      <w:r w:rsidRPr="007B5EF1">
        <w:t>Source attribution of regional air pollution</w:t>
      </w:r>
      <w:bookmarkEnd w:id="4851"/>
    </w:p>
    <w:p w14:paraId="093858A3" w14:textId="380D6CE7" w:rsidR="00E578B9" w:rsidRPr="00C827FE" w:rsidRDefault="00E578B9" w:rsidP="00D5630D">
      <w:pPr>
        <w:pStyle w:val="AR6BodyText"/>
        <w:rPr>
          <w:rFonts w:cs="Times New Roman"/>
        </w:rPr>
      </w:pPr>
      <w:r w:rsidRPr="00BA6AFA">
        <w:rPr>
          <w:rFonts w:cs="Times New Roman"/>
          <w:lang w:val="en-US"/>
        </w:rPr>
        <w:t xml:space="preserve">The attribution of present-day </w:t>
      </w:r>
      <w:r w:rsidRPr="00BA6AFA">
        <w:rPr>
          <w:rFonts w:cs="Times New Roman"/>
          <w:lang w:val="en-GB"/>
        </w:rPr>
        <w:t xml:space="preserve">surface </w:t>
      </w:r>
      <w:r w:rsidRPr="007B5EF1">
        <w:rPr>
          <w:rFonts w:cs="Times New Roman"/>
          <w:lang w:val="en-US"/>
        </w:rPr>
        <w:t>PM</w:t>
      </w:r>
      <w:r w:rsidRPr="007B5EF1">
        <w:rPr>
          <w:rFonts w:cs="Times New Roman"/>
          <w:vertAlign w:val="subscript"/>
          <w:lang w:val="en-US"/>
        </w:rPr>
        <w:t>2.5</w:t>
      </w:r>
      <w:r w:rsidRPr="007B5EF1">
        <w:rPr>
          <w:rFonts w:cs="Times New Roman"/>
          <w:lang w:val="en-US"/>
        </w:rPr>
        <w:t xml:space="preserve"> and O</w:t>
      </w:r>
      <w:r w:rsidRPr="007B5EF1">
        <w:rPr>
          <w:rFonts w:cs="Times New Roman"/>
          <w:vertAlign w:val="subscript"/>
          <w:lang w:val="en-US"/>
        </w:rPr>
        <w:t>3</w:t>
      </w:r>
      <w:r w:rsidRPr="007B5EF1">
        <w:rPr>
          <w:rFonts w:cs="Times New Roman"/>
          <w:lang w:val="en-US"/>
        </w:rPr>
        <w:t xml:space="preserve"> </w:t>
      </w:r>
      <w:r w:rsidRPr="00BA6AFA">
        <w:rPr>
          <w:rFonts w:cs="Times New Roman"/>
          <w:lang w:val="en-GB"/>
        </w:rPr>
        <w:t xml:space="preserve">concentrations to sectors and regions (Figure 6.17) is based on 2014 CMIP6 emissions used in the TM5-FASST model </w:t>
      </w:r>
      <w:r w:rsidRPr="00BA6AFA">
        <w:rPr>
          <w:rFonts w:cs="Times New Roman"/>
          <w:lang w:val="en-GB"/>
        </w:rPr>
        <w:fldChar w:fldCharType="begin" w:fldLock="1"/>
      </w:r>
      <w:r w:rsidR="00D477C7">
        <w:rPr>
          <w:rFonts w:cs="Times New Roman"/>
          <w:lang w:val="en-GB"/>
        </w:rPr>
        <w:instrText>ADDIN CSL_CITATION { "citationItems" : [ { "id" : "ITEM-1", "itemData" : { "DOI" : "10.5194/acp-18-16173-2018", "abstract" : "This paper describes, documents, and validates the TM5-FAst Scenario Screening Tool (TM5-FASST), a global reduced-form air quality source\u2013receptor model that has been designed to compute ambient pollutant concentrations as well as a broad range of pollutant-related impacts on human health, agricultural crop production, and short-lived pollutant climate metrics, taking as input annual pollutant emission data aggregated at the national or regional level. The TM5-FASST tool, providing a trade-off between accuracy and applicability, is based on linearized emission-concentration sensitivities derived with the full chemistry-transport model TM5. The tool has been extensively applied in various recent critical studies. Although informal and fragmented validation has already been performed in various publications, this paper provides a comprehensive documentation of all components of the model and a validation against the full TM5 model. We find that the simplifications introduced in order to generate immediate results from emission scenarios do not compromise the validity of the output and as such TM5-FASST is proven to be a useful tool in science-policy analysis. Furthermore, it constitutes a suitable architecture for implementing the ensemble of source\u2013receptor relations obtained in the frame of the HTAP modelling exercises, thus creating a link between the scientific community and policy-oriented users.", "author" : [ { "dropping-particle" : "", "family" : "Dingenen", "given" : "R", "non-dropping-particle" : "Van", "parse-names" : false, "suffix" : "" }, { "dropping-particle" : "", "family" : "Dentener", "given" : "F", "non-dropping-particle" : "", "parse-names" : false, "suffix" : "" }, { "dropping-particle" : "", "family" : "Crippa", "given" : "M", "non-dropping-particle" : "", "parse-names" : false, "suffix" : "" }, { "dropping-particle" : "", "family" : "Leitao", "given" : "J", "non-dropping-particle" : "", "parse-names" : false, "suffix" : "" }, { "dropping-particle" : "", "family" : "Marmer", "given" : "E", "non-dropping-particle" : "", "parse-names" : false, "suffix" : "" }, { "dropping-particle" : "", "family" : "Rao", "given" : "S", "non-dropping-particle" : "", "parse-names" : false, "suffix" : "" }, { "dropping-particle" : "", "family" : "Solazzo", "given" : "E", "non-dropping-particle" : "", "parse-names" : false, "suffix" : "" }, { "dropping-particle" : "", "family" : "Valentini", "given" : "L", "non-dropping-particle" : "", "parse-names" : false, "suffix" : "" } ], "container-title" : "Atmospheric Chemistry and Physics", "id" : "ITEM-1", "issue" : "21", "issued" : { "date-parts" : [ [ "2018" ] ] }, "page" : "16173-16211", "title" : "TM5-FASST: a global atmospheric source-receptor model for rapid impact analysis of emission changes on air quality and short-lived climate pollutants", "translator" : [ { "dropping-particle" : "", "family" : "G3817", "given" : "", "non-dropping-particle" : "", "parse-names" : false, "suffix" : "" } ], "type" : "article-journal", "volume" : "18" }, "uris" : [ "http://www.mendeley.com/documents/?uuid=d95e683e-8935-4c17-9e97-98276b7c2aab" ] } ], "mendeley" : { "formattedCitation" : "(Van Dingenen et al., 2018)", "plainTextFormattedCitation" : "(Van Dingenen et al., 2018)", "previouslyFormattedCitation" : "(Van Dingenen et al., 2018)" }, "properties" : { "noteIndex" : 0 }, "schema" : "https://github.com/citation-style-language/schema/raw/master/csl-citation.json" }</w:instrText>
      </w:r>
      <w:r w:rsidRPr="00BA6AFA">
        <w:rPr>
          <w:rFonts w:cs="Times New Roman"/>
          <w:lang w:val="en-GB"/>
        </w:rPr>
        <w:fldChar w:fldCharType="separate"/>
      </w:r>
      <w:r w:rsidR="00CB33A1">
        <w:rPr>
          <w:rFonts w:cs="Times New Roman"/>
          <w:noProof/>
          <w:lang w:val="en-GB"/>
        </w:rPr>
        <w:t>(Van Dingenen et al., 2018)</w:t>
      </w:r>
      <w:r w:rsidRPr="00BA6AFA">
        <w:rPr>
          <w:rFonts w:cs="Times New Roman"/>
          <w:lang w:val="en-GB"/>
        </w:rPr>
        <w:fldChar w:fldCharType="end"/>
      </w:r>
      <w:r w:rsidRPr="00BA6AFA">
        <w:rPr>
          <w:rFonts w:cs="Times New Roman"/>
          <w:lang w:val="en-GB"/>
        </w:rPr>
        <w:t xml:space="preserve"> that has been widely applied to analy</w:t>
      </w:r>
      <w:r w:rsidR="00DF4C92">
        <w:rPr>
          <w:rFonts w:cs="Times New Roman"/>
          <w:lang w:val="en-GB"/>
        </w:rPr>
        <w:t>s</w:t>
      </w:r>
      <w:r w:rsidRPr="00BA6AFA">
        <w:rPr>
          <w:rFonts w:cs="Times New Roman"/>
          <w:lang w:val="en-GB"/>
        </w:rPr>
        <w:t xml:space="preserve">e air quality in regional and global scenarios </w:t>
      </w:r>
      <w:commentRangeStart w:id="4852"/>
      <w:commentRangeStart w:id="4853"/>
      <w:r w:rsidRPr="00BA6AFA">
        <w:rPr>
          <w:rFonts w:cs="Times New Roman"/>
          <w:lang w:val="en-GB"/>
        </w:rPr>
        <w:fldChar w:fldCharType="begin" w:fldLock="1"/>
      </w:r>
      <w:ins w:id="4854" w:author="Robin Matthews" w:date="2021-07-08T17:32:00Z">
        <w:r w:rsidR="0002695E">
          <w:rPr>
            <w:rFonts w:cs="Times New Roman"/>
            <w:lang w:val="en-GB"/>
          </w:rPr>
          <w:instrText>ADDIN CSL_CITATION { "citationItems" : [ { "id" : "ITEM-1", "itemData" : { "DOI" : "10.1038/s41467-018-06885-9", "ISSN" : "2041-1723", "abstract" : "Local air quality co-benefits can provide complementary support for ambitious climate action and can enable progress on related Sustainable Development Goals. Here we show that the transformation of the energy system implied by the emission reduction pledges brought forward in the context of the Paris Agreement on climate change (Nationally Determined Contributions or NDCs) substantially reduces local air pollution across the globe. The NDCs could avoid between 71 and 99 thousand premature deaths annually in 2030 compared to a reference case, depending on the stringency of direct air pollution controls. A more ambitious 2\u2009\u00b0C-compatible pathway raises the number of avoided premature deaths from air pollution to 178\u2013346 thousand annually in 2030, and up to 0.7\u20131.5 million in the year 2050. Air quality co-benefits on morbidity, mortality, and agriculture could globally offset the costs of climate policy. An integrated policy perspective is needed to maximise benefits for climate and health.", "author" : [ { "dropping-particle" : "", "family" : "Vandyck", "given" : "Toon", "non-dropping-particle" : "", "parse-names" : false, "suffix" : "" }, { "dropping-particle" : "", "family" : "Keramidas", "given" : "Kimon", "non-dropping-particle" : "", "parse-names" : false, "suffix" : "" }, { "dropping-particle" : "", "family" : "Kitous", "given" : "Alban", "non-dropping-particle" : "", "parse-names" : false, "suffix" : "" }, { "dropping-particle" : "V", "family" : "Spadaro", "given" : "Joseph", "non-dropping-particle" : "", "parse-names" : false, "suffix" : "" }, { "dropping-particle" : "", "family" : "Dingenen", "given" : "Rita", "non-dropping-particle" : "Van", "parse-names" : false, "suffix" : "" }, { "dropping-particle" : "", "family" : "Holland", "given" : "Mike", "non-dropping-particle" : "", "parse-names" : false, "suffix" : "" }, { "dropping-particle" : "", "family" : "Saveyn", "given" : "Bert", "non-dropping-particle" : "", "parse-names" : false, "suffix" : "" } ], "container-title" : "Nature Communications", "id" : "ITEM-1", "issue" : "1", "issued" : { "date-parts" : [ [ "2018" ] ] }, "page" : "4939", "title" : "Air quality co-benefits for human health and agriculture counterbalance costs to meet Paris Agreement pledges", "translator" : [ { "dropping-particle" : "", "family" : "G3779", "given" : "", "non-dropping-particle" : "", "parse-names" : false, "suffix" : "" } ], "type" : "article-journal", "volume" : "9" }, "uris" : [ "http://www.mendeley.com/documents/?uuid=03e0dc01-4c68-4e37-bb89-113ca92f3811" ] }, { "id" : "ITEM-2", "itemData" : { "DOI" : "10.1088/1748-9326/11/12/124013", "ISSN" : "1748-9326", "abstract" : "We present a model comparison study that combines multiple integrated assessment models with a reduced-form global air quality model to assess the potential co-benefits of global climate mitigation policies in relation to the World Health Organization (WHO) goals on air quality and health.We include in our assessment, a range of alternative assumptions on the implementation of current and planned pollution control policies. The resulting air pollution emission ranges significantly extend those in the Representative Concentration Pathways. Climate mitigation policies complement current efforts on air pollution control through technology and fuel transformations in the energy system. A combination of stringent policies on air pollution control and climate change mitigation results in 40% of the global population exposed toPMlevels below theWHOair quality guideline; with the largest improvements estimated for India, China, and Middle East. Our results stress the importance of integrated multisector policy approaches to achieve the Sustainable Development Goals.", "author" : [ { "dropping-particle" : "", "family" : "Rao", "given" : "Shilpa", "non-dropping-particle" : "", "parse-names" : false, "suffix" : "" }, { "dropping-particle" : "", "family" : "Klimont", "given" : "Zbigniew", "non-dropping-particle" : "", "parse-names" : false, "suffix" : "" }, { "dropping-particle" : "", "family" : "Leitao", "given" : "Joana", "non-dropping-particle" : "", "parse-names" : false, "suffix" : "" }, { "dropping-particle" : "", "family" : "Riahi", "given" : "Keywan", "non-dropping-particle" : "", "parse-names" : false, "suffix" : "" }, { "dropping-particle" : "", "family" : "Dingenen", "given" : "Rita", "non-dropping-particle" : "van", "parse-names" : false, "suffix" : "" }, { "dropping-particle" : "", "family" : "Reis", "given" : "Lara Aleluia", "non-dropping-particle" : "", "parse-names" : false, "suffix" : "" }, { "dropping-particle" : "", "family" : "Calvin", "given" : "Katherine", "non-dropping-particle" : "", "parse-names" : false, "suffix" : "" }, { "dropping-particle" : "", "family" : "Dentener", "given" : "Frank", "non-dropping-particle" : "", "parse-names" : false, "suffix" : "" }, { "dropping-particle" : "", "family" : "Drouet", "given" : "Laurent", "non-dropping-particle" : "", "parse-names" : false, "suffix" : "" }, { "dropping-particle" : "", "family" : "Fujimori", "given" : "Shinichiro", "non-dropping-particle" : "", "parse-names" : false, "suffix" : "" }, { "dropping-particle" : "", "family" : "Harmsen", "given" : "Mathijs", "non-dropping-particle" : "", "parse-names" : false, "suffix" : "" }, { "dropping-particle" : "", "family" : "Luderer", "given" : "Gunnar", "non-dropping-particle" : "", "parse-names" : false, "suffix" : "" }, { "dropping-particle" : "", "family" : "Heyes", "given" : "Chris", "non-dropping-particle" : "", "parse-names" : false, "suffix" : "" }, { "dropping-particle" : "", "family" : "Strefler", "given" : "Jessica", "non-dropping-particle" : "", "parse-names" : false, "suffix" : "" }, { "dropping-particle" : "", "family" : "Tavoni", "given" : "Massimo", "non-dropping-particle" : "", "parse-names" : false, "suffix" : "" }, { "dropping-particle" : "", "family" : "Vuuren", "given" : "Detlef P", "non-dropping-particle" : "van", "parse-names" : false, "suffix" : "" } ], "container-title" : "Environmental Research Letters", "id" : "ITEM-2", "issue" : "12", "issued" : { "date-parts" : [ [ "2016", "12", "1" ] ] }, "page" : "124013", "title" : "A multi-model assessment of the co-benefits of climate mitigation for global air quality", "translator" : [ { "dropping-particle" : "", "family" : "G2918", "given" : "", "non-dropping-particle" : "", "parse-names" : false, "suffix" : "" } ], "type" : "article-journal", "volume" : "11" }, "uris" : [ "http://www.mendeley.com/documents/?uuid=35fcd3e0-da4e-4257-a870-e8d6098366f3" ] }, { "id" : "ITEM-3", "itemData" : { "DOI" : "10.1007/s10584-020-02800-8", "ISSN" : "1573-1480", "abstract" : "Mitigation of black carbon (BC) aerosol emissions can potentially contribute to both reducing air pollution and climate change, although mixed results have been reported regarding the latter. A detailed quantification of the synergy between global air quality and climate policy is still lacking. This study contributes with an integrated assessment model-based scenario analysis of BC-focused mitigation strategies aimed at maximizing air quality and climate benefits. The impacts of these policy strategies have been examined under different socio-economic conditions, climate ambitions, and BC mitigation strategies. The study finds that measures targeting BC emissions (including reduction of co-emitted organic carbon, sulfur dioxide, and nitrogen dioxides) result in significant decline in premature mortality due to ambient air pollution, in the order of 4 to 12 million avoided deaths between 2015 and 2030. Under certain circumstances, BC mitigation can also reduce climate change, i.e., mainly by lowering BC emissions in the residential sector and in high BC emission scenarios. Still, the effect of BC mitigation on global mean temperature is found to be modest at best (with a maximum short-term GMT decrease of 0.02\u00a0\u00b0C in 2030) and could even lead to warming (with a maximum increase of 0.05\u00a0\u00b0C in case of a health-focused strategy, where all aerosols are strongly reduced). At the same time, strong climate policy would improve air quality (the opposite relation) through reduced fossil fuel use, leading to an estimated 2 to 5 million avoided deaths in the period up to2030. By combining both air quality and climate goals, net health benefits can be maximized.", "author" : [ { "dropping-particle" : "", "family" : "Harmsen", "given" : "Mathijs J H M", "non-dropping-particle" : "", "parse-names" : false, "suffix" : "" }, { "dropping-particle" : "", "family" : "Dorst", "given" : "Pim", "non-dropping-particle" : "van", "parse-names" : false, "suffix" : "" }, { "dropping-particle" : "", "family" : "Vuuren", "given" : "Detlef P", "non-dropping-particle" : "van", "parse-names" : false, "suffix" : "" }, { "dropping-particle" : "", "family" : "Berg", "given" : "Maarten", "non-dropping-particle" : "van den", "parse-names" : false, "suffix" : "" }, { "dropping-particle" : "", "family" : "Dingenen", "given" : "Rita", "non-dropping-particle" : "Van", "parse-names" : false, "suffix" : "" }, { "dropping-particle" : "", "family" : "Klimont", "given" : "Zbigniew", "non-dropping-particle" : "", "parse-names" : false, "suffix" : "" } ], "container-title" : "Climatic Change", "id" : "ITEM-3", "issued" : { "date-parts" : [ [ "2020" ] ] }, "title" : "Co-benefits of black carbon mitigation for climate and air quality", "translator" : [ { "dropping-particle" : "", "family" : "G4861", "given" : "", "non-dropping-particle" : "", "parse-names" : false, "suffix" : "" } ], "type" : "article-journal" }, "prefix" : "e.g., ", "uris" : [ "http://www.mendeley.com/documents/?uuid=f42805cc-59d8-4938-9365-64a2aa44059c" ] }, { "id" : "ITEM-4", "itemData" : { "DOI" : "10.1016/j.atmosenv.2008.10.033", "ISBN" : "1352-2310", "ISSN" : "13522310", "abstract" : "In this paper we evaluate the global impact of surface ozone on four types of agricultural crop. The study is based on modelled global hourly ozone fields for the year 2000 and 2030, using the global 1\u00b0\u00d71\u00b0 2-way nested atmospheric chemical transport model (TM5). Projections for the year 2030 are based on the relatively optimistic \"current legislation (CLE) scenario\", i.e. assuming that currently approved air quality legislation will be fully implemented by the year 2030, without a further development of new abatement policies. For both runs, the relative yield loss due to ozone damage is evaluated based on two different indices (accumulated concentration above a 40 ppbV threshold and seasonal mean daytime ozone concentration respectively) on a global, regional and national scale. The cumulative metric appears to be far less robust than the seasonal mean, while the seasonal mean shows satisfactory agreement with measurements in Europe, the US, China and Southern India and South-East Asia. Present day global relative yield losses are estimated to range between 7% and 12% for wheat, between 6% and 16% for soybean, between 3% and 4% for rice, and between 3% and 5% for maize (range resulting from different metrics used). Taking into account possible biases in our assessment, introduced through the global application of \"western\" crop exposure-response functions, and through model performance in reproducing ozone-exposure metrics, our estimates may be considered as being conservative. Under the 2030 CLE scenario, the global situation is expected to deteriorate mainly for wheat (additional 2-6% loss globally) and rice (additional 1-2% loss globally). India, for which no mitigation measures have been assumed by 2030, accounts for 50% of these global increase in crop yield loss. On a regional-scale, significant reductions in crop losses by CLE-2030 are only predicted in Europe (soybean) and China (wheat). Translating these assumed yield losses into total global economic damage for the four crops considered, using world market prices for the year 2000, we estimate an economic loss in the range $14-$26 billion. About 40% of this damage is occurring in China and India. Considering the recent upward trends in food prices, the ozone-induced damage to crops is expected to offset a significant portion of the GDP growth rate, especially in countries with an economy based on agricultural production. \u00a9 2008 Elsevier Ltd. All rights reserved.", "author" : [ { "dropping-particle" : "", "family" : "Dingenen", "given" : "Rita", "non-dropping-particle" : "Van", "parse-names" : false, "suffix" : "" }, { "dropping-particle" : "", "family" : "Dentener", "given" : "Frank J.", "non-dropping-particle" : "", "parse-names" : false, "suffix" : "" }, { "dropping-particle" : "", "family" : "Raes", "given" : "Frank", "non-dropping-particle" : "", "parse-names" : false, "suffix" : "" }, { "dropping-particle" : "", "family" : "Krol", "given" : "Maarten C.", "non-dropping-particle" : "", "parse-names" : false, "suffix" : "" }, { "dropping-particle" : "", "family" : "Emberson", "given" : "Lisa", "non-dropping-particle" : "", "parse-names" : false, "suffix" : "" }, { "dropping-particle" : "", "family" : "Cofala", "given" : "Janusz", "non-dropping-particle" : "", "parse-names" : false, "suffix" : "" } ], "container-title" : "Atmospheric Environment", "id" : "ITEM-4", "issue" : "3", "issued" : { "date-parts" : [ [ "2009" ] ] }, "page" : "604-618", "title" : "The global impact of ozone on agricultural crop yields under current and future air quality legislation", "translator" : [ { "dropping-particle" : "", "family" : "G4538", "given" : "", "non-dropping-particle" : "", "parse-names" : false, "suffix" : "" } ], "type" : "article-journal", "volume" : "43" }, "uris" : [ "http://www.mendeley.com/documents/?uuid=2c306bd3-9a51-46a9-b932-86b8579225c4" ] }, { "id" : "ITEM-5", "itemData" : { "DOI" : "10.1016/j.gloenvcha.2016.05.012", "ISBN" : "0959-3780", "ISSN" : "09593780", "abstract" : "Emissions of air pollutants such as sulfur and nitrogen oxides and particulates have significant health impacts as well as effects on natural and anthropogenic ecosystems. These same emissions also can change atmospheric chemistry and the planetary energy balance, thereby impacting global and regional climate. Long-term scenarios for air pollutant emissions are needed as inputs to global climate and chemistry models, and for analysis linking air pollutant impacts across sectors. In this paper we present methodology and results for air pollutant emissions in Shared Socioeconomic Pathways (SSP) scenarios. We first present a set of three air pollution narratives that describe high, central, and low pollution control ambitions over the 21st century. These narratives are then translated into quantitative guidance for use in integrated assessment models. The resulting pollutant emission trajectories under the SSP scenarios cover a wider range than the scenarios used in previous international climate model comparisons. In the SSP3 and SSP4 scenarios, where economic, institutional and technological limitations slow air quality improvements, global pollutant emissions over the 21stcentury can be comparable to current levels. Pollutant emissions in the SSP1 scenarios fall to low levels due to the assumption of technological advances and successful global action to control emissions.", "author" : [ { "dropping-particle" : "", "family" : "Rao", "given" : "Shilpa", "non-dropping-particle" : "", "parse-names" : false, "suffix" : "" }, { "dropping-particle" : "", "family" : "Klimont", "given" : "Zbigniew", "non-dropping-particle" : "", "parse-names" : false, "suffix" : "" }, { "dropping-particle" : "", "family" : "Smith", "given" : "Steven J.", "non-dropping-particle" : "", "parse-names" : false, "suffix" : "" }, { "dropping-particle" : "", "family" : "Dingenen", "given" : "Rita", "non-dropping-particle" : "Van", "parse-names" : false, "suffix" : "" }, { "dropping-particle" : "", "family" : "Dentener", "given" : "Frank", "non-dropping-particle" : "", "parse-names" : false, "suffix" : "" }, { "dropping-particle" : "", "family" : "Bouwman", "given" : "Lex", "non-dropping-particle" : "", "parse-names" : false, "suffix" : "" }, { "dropping-particle" : "", "family" : "Riahi", "given" : "Keywan", "non-dropping-particle" : "", "parse-names" : false, "suffix" : "" }, { "dropping-particle" : "", "family" : "Amann", "given" : "Markus", "non-dropping-particle" : "", "parse-names" : false, "suffix" : "" }, { "dropping-particle" : "", "family" : "Bodirsky", "given" : "Benjamin Leon", "non-dropping-particle" : "", "parse-names" : false, "suffix" : "" }, { "dropping-particle" : "", "family" : "Vuuren", "given" : "Detlef P.", "non-dropping-particle" : "van", "parse-names" : false, "suffix" : "" }, { "dropping-particle" : "", "family" : "Aleluia Reis", "given" : "Lara", "non-dropping-particle" : "", "parse-names" : false, "suffix" : "" }, { "dropping-particle" : "", "family" : "Calvin", "given" : "Katherine", "non-dropping-particle" : "", "parse-names" : false, "suffix" : "" }, { "dropping-particle" : "", "family" : "Drouet", "given" : "Laurent", "non-dropping-particle" : "", "parse-names" : false, "suffix" : "" }, { "dropping-particle" : "", "family" : "Fricko", "given" : "Oliver", "non-dropping-particle" : "", "parse-names" : false, "suffix" : "" }, { "dropping-particle" : "", "family" : "Fujimori", "given" : "Shinichiro", "non-dropping-particle" : "", "parse-names" : false, "suffix" : "" }, { "dropping-particle" : "", "family" : "Gernaat", "given" : "David", "non-dropping-particle" : "", "parse-names" : false, "suffix" : "" }, { "dropping-particle" : "", "family" : "Havlik", "given" : "Petr", "non-dropping-particle" : "", "parse-names" : false, "suffix" : "" }, { "dropping-particle" : "", "family" : "Harmsen", "given" : "Mathijs", "non-dropping-particle" : "", "parse-names" : false, "suffix" : "" }, { "dropping-particle" : "", "family" : "Hasegawa", "given" : "Tomoko", "non-dropping-particle" : "", "parse-names" : false, "suffix" : "" }, { "dropping-particle" : "", "family" : "Heyes", "given" : "Chris", "non-dropping-particle" : "", "parse-names" : false, "suffix" : "" }, { "dropping-particle" : "", "family" : "Hilaire", "given" : "J\u00e9r\u00f4me", "non-dropping-particle" : "", "parse-names" : false, "suffix" : "" }, { "dropping-particle" : "", "family" : "Luderer", "given" : "Gunnar", "non-dropping-particle" : "", "parse-names" : false, "suffix" : "" }, { "dropping-particle" : "", "family" : "Masui", "given" : "Toshihiko", "non-dropping-particle" : "", "parse-names" : false, "suffix" : "" }, { "dropping-particle" : "", "family" : "Stehfest", "given" : "Elke", "non-dropping-particle" : "", "parse-names" : false, "suffix" : "" }, { "dropping-particle" : "", "family" : "Strefler", "given" : "Jessica", "non-dropping-particle" : "", "parse-names" : false, "suffix" : "" }, { "dropping-particle" : "", "family" : "Sluis", "given" : "Sietske", "non-dropping-particle" : "van der", "parse-names" : false, "suffix" : "" }, { "dropping-particle" : "", "family" : "Tavoni", "given" : "Massimo", "non-dropping-particle" : "", "parse-names" : false, "suffix" : "" } ], "container-title" : "Global Environmental Change", "id" : "ITEM-5", "issued" : { "date-parts" : [ [ "2017" ] ] }, "page" : "346-358", "title" : "Future air pollution in the Shared Socio-economic Pathways", "translator" : [ { "dropping-particle" : "", "family" : "G2787", "given" : "", "non-dropping-particle" : "", "parse-names" : false, "suffix" : "" } ], "type" : "article-journal", "volume" : "42" }, "uris" : [ "http://www.mendeley.com/documents/?uuid=58a9055f-914a-4507-bd38-224f957f74e5" ] } ], "mendeley" : { "formattedCitation" : "(Van Dingenen et al., 2009; Rao et al., 2016, 2017; Vandyck et al., 2018; e.g., Harmsen et al., 2020)", "manualFormatting" : "(e.g., Van Dingenen et al., 2009; Rao et al., 2016, 2017; Vandyck et al., 2018; e.g., Harmsen et al., 2020)", "plainTextFormattedCitation" : "(Van Dingenen et al., 2009; Rao et al., 2016, 2017; Vandyck et al., 2018; e.g., Harmsen et al., 2020)", "previouslyFormattedCitation" : "(Van Dingenen et al., 2009; Rao et al., 2016, 2017; Vandyck et al., 2018; e.g., Harmsen et al., 2020)" }, "properties" : { "noteIndex" : 0 }, "schema" : "https://github.com/citation-style-language/schema/raw/master/csl-citation.json" }</w:instrText>
        </w:r>
      </w:ins>
      <w:del w:id="4855" w:author="Robin Matthews" w:date="2021-07-08T17:32:00Z">
        <w:r w:rsidR="00D477C7" w:rsidDel="0002695E">
          <w:rPr>
            <w:rFonts w:cs="Times New Roman"/>
            <w:lang w:val="en-GB"/>
          </w:rPr>
          <w:delInstrText>ADDIN CSL_CITATION { "citationItems" : [ { "id" : "ITEM-1", "itemData" : { "DOI" : "10.1038/s41467-018-06885-9", "ISSN" : "2041-1723", "abstract" : "Local air quality co-benefits can provide complementary support for ambitious climate action and can enable progress on related Sustainable Development Goals. Here we show that the transformation of the energy system implied by the emission reduction pledges brought forward in the context of the Paris Agreement on climate change (Nationally Determined Contributions or NDCs) substantially reduces local air pollution across the globe. The NDCs could avoid between 71 and 99 thousand premature deaths annually in 2030 compared to a reference case, depending on the stringency of direct air pollution controls. A more ambitious 2\u2009\u00b0C-compatible pathway raises the number of avoided premature deaths from air pollution to 178\u2013346 thousand annually in 2030, and up to 0.7\u20131.5 million in the year 2050. Air quality co-benefits on morbidity, mortality, and agriculture could globally offset the costs of climate policy. An integrated policy perspective is needed to maximise benefits for climate and health.", "author" : [ { "dropping-particle" : "", "family" : "Vandyck", "given" : "Toon", "non-dropping-particle" : "", "parse-names" : false, "suffix" : "" }, { "dropping-particle" : "", "family" : "Keramidas", "given" : "Kimon", "non-dropping-particle" : "", "parse-names" : false, "suffix" : "" }, { "dropping-particle" : "", "family" : "Kitous", "given" : "Alban", "non-dropping-particle" : "", "parse-names" : false, "suffix" : "" }, { "dropping-particle" : "V", "family" : "Spadaro", "given" : "Joseph", "non-dropping-particle" : "", "parse-names" : false, "suffix" : "" }, { "dropping-particle" : "", "family" : "Dingenen", "given" : "Rita", "non-dropping-particle" : "Van", "parse-names" : false, "suffix" : "" }, { "dropping-particle" : "", "family" : "Holland", "given" : "Mike", "non-dropping-particle" : "", "parse-names" : false, "suffix" : "" }, { "dropping-particle" : "", "family" : "Saveyn", "given" : "Bert", "non-dropping-particle" : "", "parse-names" : false, "suffix" : "" } ], "container-title" : "Nature Communications", "id" : "ITEM-1", "issue" : "1", "issued" : { "date-parts" : [ [ "2018" ] ] }, "page" : "4939", "title" : "Air quality co-benefits for human health and agriculture counterbalance costs to meet Paris Agreement pledges", "translator" : [ { "dropping-particle" : "", "family" : "G3779", "given" : "", "non-dropping-particle" : "", "parse-names" : false, "suffix" : "" } ], "type" : "article-journal", "volume" : "9" }, "uris" : [ "http://www.mendeley.com/documents/?uuid=03e0dc01-4c68-4e37-bb89-113ca92f3811" ] }, { "id" : "ITEM-2", "itemData" : { "DOI" : "10.1088/1748-9326/11/12/124013", "ISSN" : "1748-9326", "abstract" : "We present a model comparison study that combines multiple integrated assessment models with a reduced-form global air quality model to assess the potential co-benefits of global climate mitigation policies in relation to the World Health Organization (WHO) goals on air quality and health.We include in our assessment, a range of alternative assumptions on the implementation of current and planned pollution control policies. The resulting air pollution emission ranges significantly extend those in the Representative Concentration Pathways. Climate mitigation policies complement current efforts on air pollution control through technology and fuel transformations in the energy system. A combination of stringent policies on air pollution control and climate change mitigation results in 40% of the global population exposed toPMlevels below theWHOair quality guideline; with the largest improvements estimated for India, China, and Middle East. Our results stress the importance of integrated multisector policy approaches to achieve the Sustainable Development Goals.", "author" : [ { "dropping-particle" : "", "family" : "Rao", "given" : "Shilpa", "non-dropping-particle" : "", "parse-names" : false, "suffix" : "" }, { "dropping-particle" : "", "family" : "Klimont", "given" : "Zbigniew", "non-dropping-particle" : "", "parse-names" : false, "suffix" : "" }, { "dropping-particle" : "", "family" : "Leitao", "given" : "Joana", "non-dropping-particle" : "", "parse-names" : false, "suffix" : "" }, { "dropping-particle" : "", "family" : "Riahi", "given" : "Keywan", "non-dropping-particle" : "", "parse-names" : false, "suffix" : "" }, { "dropping-particle" : "", "family" : "Dingenen", "given" : "Rita", "non-dropping-particle" : "van", "parse-names" : false, "suffix" : "" }, { "dropping-particle" : "", "family" : "Reis", "given" : "Lara Aleluia", "non-dropping-particle" : "", "parse-names" : false, "suffix" : "" }, { "dropping-particle" : "", "family" : "Calvin", "given" : "Katherine", "non-dropping-particle" : "", "parse-names" : false, "suffix" : "" }, { "dropping-particle" : "", "family" : "Dentener", "given" : "Frank", "non-dropping-particle" : "", "parse-names" : false, "suffix" : "" }, { "dropping-particle" : "", "family" : "Drouet", "given" : "Laurent", "non-dropping-particle" : "", "parse-names" : false, "suffix" : "" }, { "dropping-particle" : "", "family" : "Fujimori", "given" : "Shinichiro", "non-dropping-particle" : "", "parse-names" : false, "suffix" : "" }, { "dropping-particle" : "", "family" : "Harmsen", "given" : "Mathijs", "non-dropping-particle" : "", "parse-names" : false, "suffix" : "" }, { "dropping-particle" : "", "family" : "Luderer", "given" : "Gunnar", "non-dropping-particle" : "", "parse-names" : false, "suffix" : "" }, { "dropping-particle" : "", "family" : "Heyes", "given" : "Chris", "non-dropping-particle" : "", "parse-names" : false, "suffix" : "" }, { "dropping-particle" : "", "family" : "Strefler", "given" : "Jessica", "non-dropping-particle" : "", "parse-names" : false, "suffix" : "" }, { "dropping-particle" : "", "family" : "Tavoni", "given" : "Massimo", "non-dropping-particle" : "", "parse-names" : false, "suffix" : "" }, { "dropping-particle" : "", "family" : "Vuuren", "given" : "Detlef P", "non-dropping-particle" : "van", "parse-names" : false, "suffix" : "" } ], "container-title" : "Environmental Research Letters", "id" : "ITEM-2", "issue" : "12", "issued" : { "date-parts" : [ [ "2016", "12", "1" ] ] }, "page" : "124013", "title" : "A multi-model assessment of the co-benefits of climate mitigation for global air quality", "translator" : [ { "dropping-particle" : "", "family" : "G2918", "given" : "", "non-dropping-particle" : "", "parse-names" : false, "suffix" : "" } ], "type" : "article-journal", "volume" : "11" }, "uris" : [ "http://www.mendeley.com/documents/?uuid=35fcd3e0-da4e-4257-a870-e8d6098366f3" ] }, { "id" : "ITEM-3", "itemData" : { "DOI" : "10.1007/s10584-020-02800-8", "ISSN" : "1573-1480", "abstract" : "Mitigation of black carbon (BC) aerosol emissions can potentially contribute to both reducing air pollution and climate change, although mixed results have been reported regarding the latter. A detailed quantification of the synergy between global air quality and climate policy is still lacking. This study contributes with an integrated assessment model-based scenario analysis of BC-focused mitigation strategies aimed at maximizing air quality and climate benefits. The impacts of these policy strategies have been examined under different socio-economic conditions, climate ambitions, and BC mitigation strategies. The study finds that measures targeting BC emissions (including reduction of co-emitted organic carbon, sulfur dioxide, and nitrogen dioxides) result in significant decline in premature mortality due to ambient air pollution, in the order of 4 to 12 million avoided deaths between 2015 and 2030. Under certain circumstances, BC mitigation can also reduce climate change, i.e., mainly by lowering BC emissions in the residential sector and in high BC emission scenarios. Still, the effect of BC mitigation on global mean temperature is found to be modest at best (with a maximum short-term GMT decrease of 0.02\u00a0\u00b0C in 2030) and could even lead to warming (with a maximum increase of 0.05\u00a0\u00b0C in case of a health-focused strategy, where all aerosols are strongly reduced). At the same time, strong climate policy would improve air quality (the opposite relation) through reduced fossil fuel use, leading to an estimated 2 to 5 million avoided deaths in the period up to2030. By combining both air quality and climate goals, net health benefits can be maximized.", "author" : [ { "dropping-particle" : "", "family" : "Harmsen", "given" : "Mathijs J H M", "non-dropping-particle" : "", "parse-names" : false, "suffix" : "" }, { "dropping-particle" : "", "family" : "Dorst", "given" : "Pim", "non-dropping-particle" : "van", "parse-names" : false, "suffix" : "" }, { "dropping-particle" : "", "family" : "Vuuren", "given" : "Detlef P", "non-dropping-particle" : "van", "parse-names" : false, "suffix" : "" }, { "dropping-particle" : "", "family" : "Berg", "given" : "Maarten", "non-dropping-particle" : "van den", "parse-names" : false, "suffix" : "" }, { "dropping-particle" : "", "family" : "Dingenen", "given" : "Rita", "non-dropping-particle" : "Van", "parse-names" : false, "suffix" : "" }, { "dropping-particle" : "", "family" : "Klimont", "given" : "Zbigniew", "non-dropping-particle" : "", "parse-names" : false, "suffix" : "" } ], "container-title" : "Climatic Change", "id" : "ITEM-3", "issued" : { "date-parts" : [ [ "2020" ] ] }, "title" : "Co-benefits of black carbon mitigation for climate and air quality", "translator" : [ { "dropping-particle" : "", "family" : "G4861", "given" : "", "non-dropping-particle" : "", "parse-names" : false, "suffix" : "" } ], "type" : "article-journal" }, "prefix" : "e.g., ", "uris" : [ "http://www.mendeley.com/documents/?uuid=f42805cc-59d8-4938-9365-64a2aa44059c" ] }, { "id" : "ITEM-4", "itemData" : { "DOI" : "10.1016/j.atmosenv.2008.10.033", "ISBN" : "1352-2310", "ISSN" : "13522310", "abstract" : "In this paper we evaluate the global impact of surface ozone on four types of agricultural crop. The study is based on modelled global hourly ozone fields for the year 2000 and 2030, using the global 1\u00b0\u00d71\u00b0 2-way nested atmospheric chemical transport model (TM5). Projections for the year 2030 are based on the relatively optimistic \"current legislation (CLE) scenario\", i.e. assuming that currently approved air quality legislation will be fully implemented by the year 2030, without a further development of new abatement policies. For both runs, the relative yield loss due to ozone damage is evaluated based on two different indices (accumulated concentration above a 40 ppbV threshold and seasonal mean daytime ozone concentration respectively) on a global, regional and national scale. The cumulative metric appears to be far less robust than the seasonal mean, while the seasonal mean shows satisfactory agreement with measurements in Europe, the US, China and Southern India and South-East Asia. Present day global relative yield losses are estimated to range between 7% and 12% for wheat, between 6% and 16% for soybean, between 3% and 4% for rice, and between 3% and 5% for maize (range resulting from different metrics used). Taking into account possible biases in our assessment, introduced through the global application of \"western\" crop exposure-response functions, and through model performance in reproducing ozone-exposure metrics, our estimates may be considered as being conservative. Under the 2030 CLE scenario, the global situation is expected to deteriorate mainly for wheat (additional 2-6% loss globally) and rice (additional 1-2% loss globally). India, for which no mitigation measures have been assumed by 2030, accounts for 50% of these global increase in crop yield loss. On a regional-scale, significant reductions in crop losses by CLE-2030 are only predicted in Europe (soybean) and China (wheat). Translating these assumed yield losses into total global economic damage for the four crops considered, using world market prices for the year 2000, we estimate an economic loss in the range $14-$26 billion. About 40% of this damage is occurring in China and India. Considering the recent upward trends in food prices, the ozone-induced damage to crops is expected to offset a significant portion of the GDP growth rate, especially in countries with an economy based on agricultural production. \u00a9 2008 Elsevier Ltd. All rights reserved.", "author" : [ { "dropping-particle" : "", "family" : "Dingenen", "given" : "Rita", "non-dropping-particle" : "Van", "parse-names" : false, "suffix" : "" }, { "dropping-particle" : "", "family" : "Dentener", "given" : "Frank J.", "non-dropping-particle" : "", "parse-names" : false, "suffix" : "" }, { "dropping-particle" : "", "family" : "Raes", "given" : "Frank", "non-dropping-particle" : "", "parse-names" : false, "suffix" : "" }, { "dropping-particle" : "", "family" : "Krol", "given" : "Maarten C.", "non-dropping-particle" : "", "parse-names" : false, "suffix" : "" }, { "dropping-particle" : "", "family" : "Emberson", "given" : "Lisa", "non-dropping-particle" : "", "parse-names" : false, "suffix" : "" }, { "dropping-particle" : "", "family" : "Cofala", "given" : "Janusz", "non-dropping-particle" : "", "parse-names" : false, "suffix" : "" } ], "container-title" : "Atmospheric Environment", "id" : "ITEM-4", "issue" : "3", "issued" : { "date-parts" : [ [ "2009" ] ] }, "page" : "604-618", "title" : "The global impact of ozone on agricultural crop yields under current and future air quality legislation", "translator" : [ { "dropping-particle" : "", "family" : "G4538", "given" : "", "non-dropping-particle" : "", "parse-names" : false, "suffix" : "" } ], "type" : "article-journal", "volume" : "43" }, "uris" : [ "http://www.mendeley.com/documents/?uuid=2c306bd3-9a51-46a9-b932-86b8579225c4" ] }, { "id" : "ITEM-5", "itemData" : { "DOI" : "10.1016/j.gloenvcha.2016.05.012", "ISBN" : "0959-3780", "ISSN" : "09593780", "abstract" : "Emissions of air pollutants such as sulfur and nitrogen oxides and particulates have significant health impacts as well as effects on natural and anthropogenic ecosystems. These same emissions also can change atmospheric chemistry and the planetary energy balance, thereby impacting global and regional climate. Long-term scenarios for air pollutant emissions are needed as inputs to global climate and chemistry models, and for analysis linking air pollutant impacts across sectors. In this paper we present methodology and results for air pollutant emissions in Shared Socioeconomic Pathways (SSP) scenarios. We first present a set of three air pollution narratives that describe high, central, and low pollution control ambitions over the 21st century. These narratives are then translated into quantitative guidance for use in integrated assessment models. The resulting pollutant emission trajectories under the SSP scenarios cover a wider range than the scenarios used in previous international climate model comparisons. In the SSP3 and SSP4 scenarios, where economic, institutional and technological limitations slow air quality improvements, global pollutant emissions over the 21stcentury can be comparable to current levels. Pollutant emissions in the SSP1 scenarios fall to low levels due to the assumption of technological advances and successful global action to control emissions.", "author" : [ { "dropping-particle" : "", "family" : "Rao", "given" : "Shilpa", "non-dropping-particle" : "", "parse-names" : false, "suffix" : "" }, { "dropping-particle" : "", "family" : "Klimont", "given" : "Zbigniew", "non-dropping-particle" : "", "parse-names" : false, "suffix" : "" }, { "dropping-particle" : "", "family" : "Smith", "given" : "Steven J.", "non-dropping-particle" : "", "parse-names" : false, "suffix" : "" }, { "dropping-particle" : "", "family" : "Dingenen", "given" : "Rita", "non-dropping-particle" : "Van", "parse-names" : false, "suffix" : "" }, { "dropping-particle" : "", "family" : "Dentener", "given" : "Frank", "non-dropping-particle" : "", "parse-names" : false, "suffix" : "" }, { "dropping-particle" : "", "family" : "Bouwman", "given" : "Lex", "non-dropping-particle" : "", "parse-names" : false, "suffix" : "" }, { "dropping-particle" : "", "family" : "Riahi", "given" : "Keywan", "non-dropping-particle" : "", "parse-names" : false, "suffix" : "" }, { "dropping-particle" : "", "family" : "Amann", "given" : "Markus", "non-dropping-particle" : "", "parse-names" : false, "suffix" : "" }, { "dropping-particle" : "", "family" : "Bodirsky", "given" : "Benjamin Leon", "non-dropping-particle" : "", "parse-names" : false, "suffix" : "" }, { "dropping-particle" : "", "family" : "Vuuren", "given" : "Detlef P.", "non-dropping-particle" : "van", "parse-names" : false, "suffix" : "" }, { "dropping-particle" : "", "family" : "Aleluia Reis", "given" : "Lara", "non-dropping-particle" : "", "parse-names" : false, "suffix" : "" }, { "dropping-particle" : "", "family" : "Calvin", "given" : "Katherine", "non-dropping-particle" : "", "parse-names" : false, "suffix" : "" }, { "dropping-particle" : "", "family" : "Drouet", "given" : "Laurent", "non-dropping-particle" : "", "parse-names" : false, "suffix" : "" }, { "dropping-particle" : "", "family" : "Fricko", "given" : "Oliver", "non-dropping-particle" : "", "parse-names" : false, "suffix" : "" }, { "dropping-particle" : "", "family" : "Fujimori", "given" : "Shinichiro", "non-dropping-particle" : "", "parse-names" : false, "suffix" : "" }, { "dropping-particle" : "", "family" : "Gernaat", "given" : "David", "non-dropping-particle" : "", "parse-names" : false, "suffix" : "" }, { "dropping-particle" : "", "family" : "Havlik", "given" : "Petr", "non-dropping-particle" : "", "parse-names" : false, "suffix" : "" }, { "dropping-particle" : "", "family" : "Harmsen", "given" : "Mathijs", "non-dropping-particle" : "", "parse-names" : false, "suffix" : "" }, { "dropping-particle" : "", "family" : "Hasegawa", "given" : "Tomoko", "non-dropping-particle" : "", "parse-names" : false, "suffix" : "" }, { "dropping-particle" : "", "family" : "Heyes", "given" : "Chris", "non-dropping-particle" : "", "parse-names" : false, "suffix" : "" }, { "dropping-particle" : "", "family" : "Hilaire", "given" : "J\u00e9r\u00f4me", "non-dropping-particle" : "", "parse-names" : false, "suffix" : "" }, { "dropping-particle" : "", "family" : "Luderer", "given" : "Gunnar", "non-dropping-particle" : "", "parse-names" : false, "suffix" : "" }, { "dropping-particle" : "", "family" : "Masui", "given" : "Toshihiko", "non-dropping-particle" : "", "parse-names" : false, "suffix" : "" }, { "dropping-particle" : "", "family" : "Stehfest", "given" : "Elke", "non-dropping-particle" : "", "parse-names" : fa</w:delInstrText>
        </w:r>
        <w:r w:rsidR="00D477C7" w:rsidRPr="002A1EE0" w:rsidDel="0002695E">
          <w:rPr>
            <w:rFonts w:cs="Times New Roman"/>
          </w:rPr>
          <w:delInstrText>lse, "suffix" : "" }, { "dropping-particle" : "", "family" : "Strefler", "given" : "Jessica", "non-dropping-particle" : "", "parse-names" : false, "suffix" : "" }, { "dropping-particle" : "", "family" : "Sluis", "given" : "Sietske", "non-dropping-particle" : "van der", "parse-names" : false, "suffix" : "" }, { "dropping-particle" : "", "family" : "Tavoni", "given" : "Massimo", "non-dropping-particle" : "", "parse-names" : false, "suffix" : "" } ], "container-title" : "Global Environmental Change", "id" : "ITEM-5", "issued" : { "date-parts" : [ [ "2017" ] ] }, "page" : "346-358", "title" : "Future air pollution in the Shared Socio-economic Pathways", "translator" : [ { "dropping-particle" : "", "family" : "G2787", "given" : "", "non-dropping-particle" : "", "parse-names" : false, "suffix" : "" } ], "type" : "article-journal", "volume" : "42" }, "uris" : [ "http://www.mendeley.com/documents/?uuid=58a9055f-914a-4507-bd38-224f957f74e5" ] } ], "mendeley" : { "formattedCitation" : "(Van Dingenen et al., 2009; Rao et al., 2016, 2017; Vandyck et al., 2018; e.g., Harmsen et al., 2020)", "plainTextFormattedCitation" : "(Van Dingenen et al., 2009; Rao et al., 2016, 2017; Vandyck et al., 2018; e.g., Harmsen et al., 2020)", "previouslyFormattedCitation" : "(Van Dingenen et al., 2009; Rao et al., 2016, 2017; Vandyck et al., 2018; e.g., Harmsen et al., 2020)" }, "properties" : { "noteIndex" : 0 }, "schema" : "https://github.com/citation-style-language/schema/raw/master/csl-citation.json" }</w:delInstrText>
        </w:r>
      </w:del>
      <w:r w:rsidRPr="00BA6AFA">
        <w:rPr>
          <w:rFonts w:cs="Times New Roman"/>
          <w:lang w:val="en-GB"/>
        </w:rPr>
        <w:fldChar w:fldCharType="separate"/>
      </w:r>
      <w:r w:rsidR="00CB33A1">
        <w:rPr>
          <w:rFonts w:cs="Times New Roman"/>
          <w:noProof/>
        </w:rPr>
        <w:t>(</w:t>
      </w:r>
      <w:ins w:id="4856" w:author="Robin Matthews" w:date="2021-07-08T17:32:00Z">
        <w:r w:rsidR="0002695E">
          <w:rPr>
            <w:rFonts w:cs="Times New Roman"/>
            <w:noProof/>
          </w:rPr>
          <w:t xml:space="preserve">e.g., </w:t>
        </w:r>
      </w:ins>
      <w:r w:rsidR="00CB33A1">
        <w:rPr>
          <w:rFonts w:cs="Times New Roman"/>
          <w:noProof/>
        </w:rPr>
        <w:t>Van Dingenen et al., 2009; Rao et al., 2016, 2017; Vandyck et al., 2018; e.g., Harmsen et al., 2020)</w:t>
      </w:r>
      <w:r w:rsidRPr="00BA6AFA">
        <w:rPr>
          <w:rFonts w:cs="Times New Roman"/>
          <w:lang w:val="en-GB"/>
        </w:rPr>
        <w:fldChar w:fldCharType="end"/>
      </w:r>
      <w:commentRangeEnd w:id="4852"/>
      <w:commentRangeEnd w:id="4853"/>
      <w:r w:rsidR="000A70A0">
        <w:rPr>
          <w:rStyle w:val="Marquedecommentaire"/>
        </w:rPr>
        <w:commentReference w:id="4852"/>
      </w:r>
      <w:r w:rsidR="00CB33A1">
        <w:rPr>
          <w:rStyle w:val="Marquedecommentaire"/>
        </w:rPr>
        <w:commentReference w:id="4853"/>
      </w:r>
      <w:r w:rsidRPr="00C827FE">
        <w:rPr>
          <w:rFonts w:cs="Times New Roman"/>
        </w:rPr>
        <w:t xml:space="preserve">. </w:t>
      </w:r>
      <w:del w:id="4857" w:author="Lucy Cowie" w:date="2021-07-28T16:02:00Z">
        <w:r w:rsidRPr="00C827FE" w:rsidDel="00F775A7">
          <w:rPr>
            <w:rFonts w:cs="Times New Roman"/>
          </w:rPr>
          <w:delText xml:space="preserve"> </w:delText>
        </w:r>
      </w:del>
      <w:r w:rsidRPr="00BA6AFA">
        <w:rPr>
          <w:rFonts w:cs="Times New Roman"/>
          <w:lang w:val="en-GB"/>
        </w:rPr>
        <w:t>Regions with</w:t>
      </w:r>
      <w:ins w:id="4858" w:author="Lucy Cowie" w:date="2021-07-28T16:02:00Z">
        <w:r w:rsidR="00F775A7">
          <w:rPr>
            <w:rFonts w:cs="Times New Roman"/>
            <w:lang w:val="en-GB"/>
          </w:rPr>
          <w:t xml:space="preserve"> the</w:t>
        </w:r>
      </w:ins>
      <w:r w:rsidRPr="00BA6AFA">
        <w:rPr>
          <w:rFonts w:cs="Times New Roman"/>
          <w:lang w:val="en-GB"/>
        </w:rPr>
        <w:t xml:space="preserve"> largest year</w:t>
      </w:r>
      <w:ins w:id="4859" w:author="Lucy Cowie" w:date="2021-07-28T16:02:00Z">
        <w:r w:rsidR="00F775A7">
          <w:rPr>
            <w:rFonts w:cs="Times New Roman"/>
            <w:lang w:val="en-GB"/>
          </w:rPr>
          <w:t>-</w:t>
        </w:r>
      </w:ins>
      <w:del w:id="4860" w:author="Lucy Cowie" w:date="2021-07-28T16:02:00Z">
        <w:r w:rsidRPr="00BA6AFA" w:rsidDel="00F775A7">
          <w:rPr>
            <w:rFonts w:cs="Times New Roman"/>
            <w:lang w:val="en-GB"/>
          </w:rPr>
          <w:delText xml:space="preserve"> </w:delText>
        </w:r>
      </w:del>
      <w:r w:rsidRPr="00BA6AFA">
        <w:rPr>
          <w:rFonts w:cs="Times New Roman"/>
          <w:lang w:val="en-GB"/>
        </w:rPr>
        <w:t>2014 population-weighted annual average surface PM</w:t>
      </w:r>
      <w:r w:rsidRPr="00BA6AFA">
        <w:rPr>
          <w:rFonts w:cs="Times New Roman"/>
          <w:vertAlign w:val="subscript"/>
          <w:lang w:val="en-GB"/>
        </w:rPr>
        <w:t>2.5</w:t>
      </w:r>
      <w:r w:rsidRPr="00BA6AFA">
        <w:rPr>
          <w:rFonts w:cs="Times New Roman"/>
          <w:lang w:val="en-GB"/>
        </w:rPr>
        <w:t xml:space="preserve"> concentrations are South Asia, East Asia</w:t>
      </w:r>
      <w:del w:id="4861" w:author="Lucy Cowie" w:date="2021-07-28T16:02:00Z">
        <w:r w:rsidRPr="00BA6AFA" w:rsidDel="003F2C3C">
          <w:rPr>
            <w:rFonts w:cs="Times New Roman"/>
            <w:lang w:val="en-GB"/>
          </w:rPr>
          <w:delText>,</w:delText>
        </w:r>
      </w:del>
      <w:r w:rsidRPr="00BA6AFA">
        <w:rPr>
          <w:rFonts w:cs="Times New Roman"/>
          <w:lang w:val="en-GB"/>
        </w:rPr>
        <w:t xml:space="preserve"> and </w:t>
      </w:r>
      <w:ins w:id="4862" w:author="Lucy Cowie" w:date="2021-07-28T16:02:00Z">
        <w:r w:rsidR="003F2C3C">
          <w:rPr>
            <w:rFonts w:cs="Times New Roman"/>
            <w:lang w:val="en-GB"/>
          </w:rPr>
          <w:t xml:space="preserve">the </w:t>
        </w:r>
      </w:ins>
      <w:r w:rsidRPr="00BA6AFA">
        <w:rPr>
          <w:rFonts w:cs="Times New Roman"/>
          <w:lang w:val="en-GB"/>
        </w:rPr>
        <w:t>Middle East. The dominant anthropogenic source of ambient PM</w:t>
      </w:r>
      <w:r w:rsidRPr="00BA6AFA">
        <w:rPr>
          <w:rFonts w:cs="Times New Roman"/>
          <w:vertAlign w:val="subscript"/>
          <w:lang w:val="en-GB"/>
        </w:rPr>
        <w:t>2.5</w:t>
      </w:r>
      <w:r w:rsidRPr="00BA6AFA">
        <w:rPr>
          <w:rFonts w:cs="Times New Roman"/>
          <w:lang w:val="en-GB"/>
        </w:rPr>
        <w:t xml:space="preserve"> in South Asia</w:t>
      </w:r>
      <w:ins w:id="4863" w:author="Lucy Cowie" w:date="2021-07-28T16:03:00Z">
        <w:r w:rsidR="004432B2">
          <w:rPr>
            <w:rFonts w:cs="Times New Roman"/>
            <w:lang w:val="en-GB"/>
          </w:rPr>
          <w:t xml:space="preserve"> are the</w:t>
        </w:r>
      </w:ins>
      <w:del w:id="4864" w:author="Lucy Cowie" w:date="2021-07-28T16:03:00Z">
        <w:r w:rsidRPr="00BA6AFA" w:rsidDel="004432B2">
          <w:rPr>
            <w:rFonts w:cs="Times New Roman"/>
            <w:lang w:val="en-GB"/>
          </w:rPr>
          <w:delText xml:space="preserve"> is</w:delText>
        </w:r>
      </w:del>
      <w:r w:rsidRPr="00BA6AFA">
        <w:rPr>
          <w:rFonts w:cs="Times New Roman"/>
          <w:lang w:val="en-GB"/>
        </w:rPr>
        <w:t xml:space="preserve"> residential and commercial sector</w:t>
      </w:r>
      <w:ins w:id="4865" w:author="Lucy Cowie" w:date="2021-07-28T16:03:00Z">
        <w:r w:rsidR="004432B2">
          <w:rPr>
            <w:rFonts w:cs="Times New Roman"/>
            <w:lang w:val="en-GB"/>
          </w:rPr>
          <w:t>s</w:t>
        </w:r>
      </w:ins>
      <w:r w:rsidRPr="00BA6AFA">
        <w:rPr>
          <w:rFonts w:cs="Times New Roman"/>
          <w:lang w:val="en-GB"/>
        </w:rPr>
        <w:t xml:space="preserve"> (biomass and coal fuel-based cooking and heating) with secondary contributions from energy and industry. In East Asia, the main anthropogenic sources of ambient PM</w:t>
      </w:r>
      <w:r w:rsidRPr="00BA6AFA">
        <w:rPr>
          <w:rFonts w:cs="Times New Roman"/>
          <w:vertAlign w:val="subscript"/>
          <w:lang w:val="en-GB"/>
        </w:rPr>
        <w:t>2.5</w:t>
      </w:r>
      <w:r w:rsidRPr="00BA6AFA">
        <w:rPr>
          <w:rFonts w:cs="Times New Roman"/>
          <w:lang w:val="en-GB"/>
        </w:rPr>
        <w:t xml:space="preserve"> are energy, industry and residential sources. Natural sources, predominantly dust, are the most important PM</w:t>
      </w:r>
      <w:r w:rsidRPr="00BA6AFA">
        <w:rPr>
          <w:rFonts w:cs="Times New Roman"/>
          <w:vertAlign w:val="subscript"/>
          <w:lang w:val="en-GB"/>
        </w:rPr>
        <w:t>2.5</w:t>
      </w:r>
      <w:r w:rsidRPr="00BA6AFA">
        <w:rPr>
          <w:rFonts w:cs="Times New Roman"/>
          <w:lang w:val="en-GB"/>
        </w:rPr>
        <w:t xml:space="preserve"> source in the Middle East, Africa and Eurasia, contributing about 40</w:t>
      </w:r>
      <w:ins w:id="4866" w:author="Lucy Cowie" w:date="2021-07-28T16:03:00Z">
        <w:r w:rsidR="00BB6371">
          <w:rPr>
            <w:rFonts w:cs="Times New Roman"/>
            <w:lang w:val="en-GB"/>
          </w:rPr>
          <w:t>–</w:t>
        </w:r>
      </w:ins>
      <w:del w:id="4867" w:author="Lucy Cowie" w:date="2021-07-28T16:03:00Z">
        <w:r w:rsidRPr="00BA6AFA" w:rsidDel="00BB6371">
          <w:rPr>
            <w:rFonts w:cs="Times New Roman"/>
            <w:lang w:val="en-GB"/>
          </w:rPr>
          <w:delText>-</w:delText>
        </w:r>
      </w:del>
      <w:r w:rsidRPr="00BA6AFA">
        <w:rPr>
          <w:rFonts w:cs="Times New Roman"/>
          <w:lang w:val="en-GB"/>
        </w:rPr>
        <w:t>70% of ambient annual average concentrations (Figure 6.17). Agriculture is an important contributor to ambient PM</w:t>
      </w:r>
      <w:r w:rsidRPr="00BA6AFA">
        <w:rPr>
          <w:rFonts w:cs="Times New Roman"/>
          <w:vertAlign w:val="subscript"/>
          <w:lang w:val="en-GB"/>
        </w:rPr>
        <w:t>2.5</w:t>
      </w:r>
      <w:r w:rsidRPr="00BA6AFA">
        <w:rPr>
          <w:rFonts w:cs="Times New Roman"/>
          <w:lang w:val="en-GB"/>
        </w:rPr>
        <w:t xml:space="preserve"> in Europe and North America, while open</w:t>
      </w:r>
      <w:ins w:id="4868" w:author="Lucy Cowie" w:date="2021-07-28T16:06:00Z">
        <w:r w:rsidR="00D83AB5">
          <w:rPr>
            <w:rFonts w:cs="Times New Roman"/>
            <w:lang w:val="en-GB"/>
          </w:rPr>
          <w:t xml:space="preserve"> </w:t>
        </w:r>
      </w:ins>
      <w:del w:id="4869" w:author="Lucy Cowie" w:date="2021-07-28T16:03:00Z">
        <w:r w:rsidRPr="00BA6AFA" w:rsidDel="00BB6371">
          <w:rPr>
            <w:rFonts w:cs="Times New Roman"/>
            <w:lang w:val="en-GB"/>
          </w:rPr>
          <w:delText xml:space="preserve"> </w:delText>
        </w:r>
      </w:del>
      <w:r w:rsidRPr="00BA6AFA">
        <w:rPr>
          <w:rFonts w:cs="Times New Roman"/>
          <w:lang w:val="en-GB"/>
        </w:rPr>
        <w:t>biomass burning is a major</w:t>
      </w:r>
      <w:r w:rsidRPr="00123DBD">
        <w:rPr>
          <w:rFonts w:cs="Times New Roman"/>
          <w:lang w:val="en-GB"/>
        </w:rPr>
        <w:t xml:space="preserve"> contributor in Sout</w:t>
      </w:r>
      <w:ins w:id="4870" w:author="Lucy Cowie" w:date="2021-07-28T16:04:00Z">
        <w:r w:rsidR="00AD769C">
          <w:rPr>
            <w:rFonts w:cs="Times New Roman"/>
            <w:lang w:val="en-GB"/>
          </w:rPr>
          <w:t>heast</w:t>
        </w:r>
      </w:ins>
      <w:del w:id="4871" w:author="Lucy Cowie" w:date="2021-07-28T16:04:00Z">
        <w:r w:rsidRPr="00123DBD" w:rsidDel="00AD769C">
          <w:rPr>
            <w:rFonts w:cs="Times New Roman"/>
            <w:lang w:val="en-GB"/>
          </w:rPr>
          <w:delText>h East</w:delText>
        </w:r>
      </w:del>
      <w:r w:rsidRPr="00123DBD">
        <w:rPr>
          <w:rFonts w:cs="Times New Roman"/>
          <w:lang w:val="en-GB"/>
        </w:rPr>
        <w:t xml:space="preserve"> Asia and </w:t>
      </w:r>
      <w:commentRangeStart w:id="4872"/>
      <w:r w:rsidRPr="00123DBD">
        <w:rPr>
          <w:rFonts w:cs="Times New Roman"/>
          <w:lang w:val="en-GB"/>
        </w:rPr>
        <w:t>Developing Pacific</w:t>
      </w:r>
      <w:commentRangeEnd w:id="4872"/>
      <w:r w:rsidR="00AD769C">
        <w:rPr>
          <w:rStyle w:val="Marquedecommentaire"/>
          <w:lang w:val="en-GB"/>
        </w:rPr>
        <w:commentReference w:id="4872"/>
      </w:r>
      <w:r w:rsidRPr="00123DBD">
        <w:rPr>
          <w:rFonts w:cs="Times New Roman"/>
          <w:lang w:val="en-GB"/>
        </w:rPr>
        <w:t>, North America as well as Latin America. These results are consistent with several global and regional studies, where contribution of emission sources to ambient PM</w:t>
      </w:r>
      <w:r w:rsidRPr="00123DBD">
        <w:rPr>
          <w:rFonts w:cs="Times New Roman"/>
          <w:vertAlign w:val="subscript"/>
          <w:lang w:val="en-GB"/>
        </w:rPr>
        <w:t>2.5</w:t>
      </w:r>
      <w:r w:rsidRPr="00123DBD">
        <w:rPr>
          <w:rFonts w:cs="Times New Roman"/>
          <w:lang w:val="en-GB"/>
        </w:rPr>
        <w:t xml:space="preserve"> or premature mortality was estimated at different scales </w:t>
      </w:r>
      <w:commentRangeStart w:id="4873"/>
      <w:commentRangeStart w:id="4874"/>
      <w:r w:rsidRPr="00123DBD">
        <w:rPr>
          <w:rFonts w:cs="Times New Roman"/>
          <w:lang w:val="en-GB"/>
        </w:rPr>
        <w:fldChar w:fldCharType="begin" w:fldLock="1"/>
      </w:r>
      <w:r w:rsidR="002E1475">
        <w:rPr>
          <w:rFonts w:cs="Times New Roman"/>
          <w:lang w:val="en-GB"/>
        </w:rPr>
        <w:instrText>ADDIN CSL_CITATION { "citationItems" : [ { "id" : "ITEM-1", "itemData" : { "DOI" : "10.1038/nature15371", "ISSN" : "14764687", "abstract" : "Assessment of the global burden of disease is based on epidemiological cohort studies that connect premature mortality to a wide range of causes, including the long-term health impacts of ozone and fine particulate matter with a diameter smaller than 2.5 micrometres (PM2.5). It has proved difficult to quantify premature mortality related to air pollution, notably in regions where air quality is not monitored, and also because the toxicity of particles from various sources may vary. Here we use a global atmospheric chemistry model to investigate the link between premature mortality and seven emission source categories in urban and rural environments. In accord with the global burden of disease for 2010 (ref. 5), we calculate that outdoor air pollution, mostly by PM2.5, leads to 3.3 (95 per cent confidence interval 1.61-4.81) million premature deaths per year worldwide, predominantly in Asia. We primarily assume that all particles are equally toxic, but also include a sensitivity study that accounts for differential toxicity. We find that emissions from residential energy use such as heating and cooking, prevalent in India and China, have the largest impact on premature mortality globally, being even more dominant if carbonaceous particles are assumed to be most toxic. Whereas in much of the USA and in a few other countries emissions from traffic and power generation are important, in eastern USA, Europe, Russia and East Asia agricultural emissions make the largest relative contribution to PM2.5, with the estimate of overall health impact depending on assumptions regarding particle toxicity. Model projections based on a business-as-usual emission scenario indicate that the contribution of outdoor air pollution to premature mortality could double by 2050.", "author" : [ { "dropping-particle" : "", "family" : "Lelieveld", "given" : "J.", "non-dropping-particle" : "", "parse-names" : false, "suffix" : "" }, { "dropping-particle" : "", "family" : "Evans", "given" : "J. S.", "non-dropping-particle" : "", "parse-names" : false, "suffix" : "" }, { "dropping-particle" : "", "family" : "Fnais", "given" : "M.", "non-dropping-particle" : "", "parse-names" : false, "suffix" : "" }, { "dropping-particle" : "", "family" : "Giannadaki", "given" : "D.", "non-dropping-particle" : "", "parse-names" : false, "suffix" : "" }, { "dropping-particle" : "", "family" : "Pozzer", "given" : "A.", "non-dropping-particle" : "", "parse-names" : false, "suffix" : "" } ], "container-title" : "Nature", "id" : "ITEM-1", "issue" : "7569", "issued" : { "date-parts" : [ [ "2015", "9", "16" ] ] }, "page" : "367-371", "title" : "The contribution of outdoor air pollution sources to premature mortality on a global scale", "translator" : [ { "dropping-particle" : "", "family" : "G4564", "given" : "", "non-dropping-particle" : "", "parse-names" : false, "suffix" : "" } ], "type" : "article-journal", "volume" : "525" }, "uris" : [ "http://www.mendeley.com/documents/?uuid=fa4d444f-b0ca-4832-b578-936126891e4c" ] }, { "id" : "ITEM-2", "itemData" : { "DOI" : "10.1016/j.atmosenv.2017.04.041", "ISSN" : "1352-2310", "abstract" : "Megacities in Asia rank high in air pollution at the global scale. In many cities, ambient concentrations of fine particulate matter (PM2.5) have been exceeding both the WHO interim targets as well as respective national air quality standards. This paper presents a systems analytical perspective on management options that could efficiently improve air quality at the urban scale, having Delhi as a case study. We employ the newly developed GAINS-City policy analysis framework, consisting of a bottom up emission calculation combined with atmospheric chemistry-transport calculation, to derive innovative insights into the current sources of pollution and their impacts on ambient PM2.5, both from emissions of primary PM as well as precursors of secondary inorganic and organic aerosols. We outline the likely future development of these sources, quantify the related ambient PM2.5 concentrations and health impacts, and explore potential policy interventions that could effectively reduce environmental pollution and resulting health impacts in the coming years. The analysis demonstrates that effective improvement of Delhi's air quality requires collaboration with neighboring States and must involve sources that are less relevant in industrialized countries. At the same time, many of the policy interventions will have multiple co-benefits on development targets in Delhi and its neighboring States. Outcomes of this study, as well as the modelling tools used herein, are applicable to other urban areas and fast growing metropolitan zones in the emerging Asian regions.", "author" : [ { "dropping-particle" : "", "family" : "Amann", "given" : "Markus", "non-dropping-particle" : "", "parse-names" : false, "suffix" : "" }, { "dropping-particle" : "", "family" : "Purohit", "given" : "Pallav", "non-dropping-particle" : "", "parse-names" : false, "suffix" : "" }, { "dropping-particle" : "", "family" : "Bhanarkar", "given" : "Anil D", "non-dropping-particle" : "", "parse-names" : false, "suffix" : "" }, { "dropping-particle" : "", "family" : "Bertok", "given" : "Imrich", "non-dropping-particle" : "", "parse-names" : false, "suffix" : "" }, { "dropping-particle" : "", "family" : "Borken-Kleefeld", "given" : "Jens", "non-dropping-particle" : "", "parse-names" : false, "suffix" : "" }, { "dropping-particle" : "", "family" : "Cofala", "given" : "Janusz", "non-dropping-particle" : "", "parse-names" : false, "suffix" : "" }, { "dropping-particle" : "", "family" : "Heyes", "given" : "Chris", "non-dropping-particle" : "", "parse-names" : false, "suffix" : "" }, { "dropping-particle" : "", "family" : "Kiesewetter", "given" : "Gregor", "non-dropping-particle" : "", "parse-names" : false, "suffix" : "" }, { "dropping-particle" : "", "family" : "Klimont", "given" : "Zbigniew", "non-dropping-particle" : "", "parse-names" : false, "suffix" : "" }, { "dropping-particle" : "", "family" : "Liu", "given" : "Jun", "non-dropping-particle" : "", "parse-names" : false, "suffix" : "" }, { "dropping-particle" : "", "family" : "Majumdar", "given" : "Dipanjali", "non-dropping-particle" : "", "parse-names" : false, "suffix" : "" }, { "dropping-particle" : "", "family" : "Nguyen", "given" : "Binh", "non-dropping-particle" : "", "parse-names" : false, "suffix" : "" }, { "dropping-particle" : "", "family" : "Rafaj", "given" : "Peter", "non-dropping-particle" : "", "parse-names" : false, "suffix" : "" }, { "dropping-particle" : "", "family" : "Rao", "given" : "Padma S", "non-dropping-particle" : "", "parse-names" : false, "suffix" : "" }, { "dropping-particle" : "", "family" : "Sander", "given" : "Robert", "non-dropping-particle" : "", "parse-names" : false, "suffix" : "" }, { "dropping-particle" : "", "family" : "Sch\u00f6pp", "given" : "Wolfgang", "non-dropping-particle" : "", "parse-names" : false, "suffix" : "" }, { "dropping-particle" : "", "family" : "Srivastava", "given" : "Anjali", "non-dropping-particle" : "", "parse-names" : false, "suffix" : "" }, { "dropping-particle" : "", "family" : "Vardhan", "given" : "B Harsh", "non-dropping-particle" : "", "parse-names" : false, "suffix" : "" } ], "container-title" : "Atmospheric Environment", "id" : "ITEM-2", "issued" : { "date-parts" : [ [ "2017" ] ] }, "page" : "99-111", "title" : "Managing future air quality in megacities: A case study for Delhi", "translator" : [ { "dropping-particle" : "", "family" : "G3689", "given" : "", "non-dropping-particle" : "", "parse-names" : false, "suffix" : "" } ], "type" : "article-journal", "volume" : "161" }, "prefix" : "e.g., ", "uris" : [ "http://www.mendeley.com/documents/?uuid=b763a1a7-3690-4c99-9b43-5043a622c036" ] }, { "id" : "ITEM-3", "itemData" : { "DOI" : "https://doi.org/10.1016/j.atmosenv.2018.06.025", "ISSN" : "1352-2310", "abstract" : "Organic aerosols (OAs) account typically for 20\u201390% of fine particles (PM2.5) in the lower troposphere. They contribute to a wide range of environmental problems, from local issues (e.g., urban haze) to global problems (e.g., climate change). Huge efforts have been dedicated to studying the composition, abundance, spatial and temporal distribution and sources of organic aerosols in China. This review aims to summarize recent studies on characteristics and sources of OAs and assesses the current state of understanding of the organic aerosol pollution in China. The OA constitutes \u223c20\u201345% of the PM2.5 with an annual mean value of 5.2\u201344.5 \u03bcg/m3 at sites across China, which is about five times higher than that reported in North America and Europe. There are thousands of different organic compounds in atmospheric aerosols, but only about 5\u201310% of them have been identified and quantified. OAs show pronounced spatial variations with much higher concentrations in Northern than Southern China. Seasonally, the highest OA concentrations are observed in the winter, whereas the lowest are in the summer. This is due to higher emission rates from anthropogenic sources (e.g., biomass and coal combustion) and poorer dispersion conditions in the winter. Approximately 60\u201380% of total OA is apportioned by receptor modeling (such as Chemical Mass Balance, CMB) and tracer-yield method, based on the source profiles of primary organic aerosols (POA) and secondary OA (SOA) derived from local emission sources. A number of OA sources are identified, including motor vehicles, industrial emissions, biomass combustion, food cooking, and coal combustion for POA and anthropogenic and biogenic emissions for SOA. Industrial emissions and motor vehicular exhaust are the dominant sources of organic aerosols in the industrialized areas of Northern China, as well as the Pearl River Delta and Eastern China, whereas in other urban areas, residential coal combustion and motor vehicular exhaust are the dominant sources in winter and summer respectively.", "author" : [ { "dropping-particle" : "", "family" : "Wu", "given" : "Xuefang", "non-dropping-particle" : "", "parse-names" : false, "suffix" : "" }, { "dropping-particle" : "V", "family" : "Vu", "given" : "Tuan", "non-dropping-particle" : "", "parse-names" : false, "suffix" : "" }, { "dropping-particle" : "", "family" : "Shi", "given" : "Zongbo", "non-dropping-particle" : "", "parse-names" : false, "suffix" : "" }, { "dropping-particle" : "", "family" : "Harrison", "given" : "Roy M", "non-dropping-particle" : "", "parse-names" : false, "suffix" : "" }, { "dropping-particle" : "", "family" : "Liu", "given" : "Di", "non-dropping-particle" : "", "parse-names" : false, "suffix" : "" }, { "dropping-particle" : "", "family" : "Cen", "given" : "Kuang", "non-dropping-particle" : "", "parse-names" : false, "suffix" : "" } ], "container-title" : "Atmospheric Environment", "id" : "ITEM-3", "issued" : { "date-parts" : [ [ "2018" ] ] }, "page" : "187-212", "title" : "Characterization and source apportionment of carbonaceous PM2.5 particles in China - A review", "translator" : [ { "dropping-particle" : "", "family" : "G5224", "given" : "", "non-dropping-particle" : "", "parse-names" : false, "suffix" : "" } ], "type" : "article-journal", "volume" : "189" }, "uris" : [ "http://www.mendeley.com/documents/?uuid=d8618df2-8a8f-4a05-9d0d-8f87d193e8a6", "http://www.mendeley.com/documents/?uuid=8fa0bea6-3638-4d2d-ae56-d6d18be9f9a2", "http://www.mendeley.com/documents/?uuid=73937228-80fc-4d6d-a963-7960a83316a2" ] }, { "id" : "ITEM-4", "itemData" : { "DOI" : "https://doi.org/10.1016/j.scitotenv.2017.08.272", "ISSN" : "0048-9697", "abstract" : "Source contributions to fine airborne particulate matter with aerodynamic diameters &lt;2.5\u03bcm (PM2.5) during 2013 were determined for 25 Chinese provincial capitals and municipalities using a source-oriented version of the Community Multiscale Air Quality (CMAQ) model. Based on the hierarchical clustering analysis of the observed PM2.5 concentrations, the 25 cities were categorized into nine groups. Generally, annual PM2.5 concentrations were highest in the cities in the north (81\u2013154\u03bcgm\u22123) and lowest in the cities close to seas in the south and east (27\u201357\u03bcgm\u22123). Seasonal PM2.5 observations in the cities were generally higher in winter than in the other seasons. Industrial or residential sources were predicted to be the largest contributor to PM2.5 for all the city groups, with annually fractional contributions of 25.0%\u201338.6% and 9.6%\u201327%, respectively. The annual contributions from power plants, agriculture NH3, windblown dust, and secondary organic aerosol (SOA) for the city groups were 8.7%\u201312.7%, 9.5%\u201312%, 6.1%\u201312.5%, and 5.4%\u201315.5%, respectively. Meanwhile, the annual contributions from transportation, sea salt, and open burning were relatively low (&lt;8%, &lt;2%, and &lt;6%, respectively). Secondary PM2.5 accounted for 47%\u201363% of total annual PM2.5 concentrations in the cities and contributed to as much as 70% of daily PM2.5 concentrations on PM2.5 pollution days (daily concentrations&gt;75\u03bcgm\u22123). Industrial or residential sources were generally the largest contributor on PM2.5 pollution days for all the city groups in each season, except that open burning, SOA, and windblown dust could be more important on some days, particularly in spring. The results of this study would be helpful to develop measures to reduce annual PM2.5 concentrations and the number of PM2.5 pollution days for different regions of China.", "author" : [ { "dropping-particle" : "", "family" : "Qiao", "given" : "Xue", "non-dropping-particle" : "", "parse-names" : false, "suffix" : "" }, { "dropping-particle" : "", "family" : "Ying", "given" : "Qi", "non-dropping-particle" : "", "parse-names" : false, "suffix" : "" }, { "dropping-particle" : "", "family" : "Li", "given" : "Xinghua", "non-dropping-particle" : "", "parse-names" : false, "suffix" : "" }, { "dropping-particle" : "", "family" : "Zhang", "given" : "Hongliang", "non-dropping-particle" : "", "parse-names" : false, "suffix" : "" }, { "dropping-particle" : "", "family" : "Hu", "given" : "Jianlin", "non-dropping-particle" : "", "parse-names" : false, "suffix" : "" }, { "dropping-particle" : "", "family" : "Tang", "given" : "Ya", "non-dropping-particle" : "", "parse-names" : false, "suffix" : "" }, { "dropping-particle" : "", "family" : "Chen", "given" : "Xue", "non-dropping-particle" : "", "parse-names" : false, "suffix" : "" } ], "container-title" : "Science of The Total Environment", "id" : "ITEM-4", "issued" : { "date-parts" : [ [ "2018" ] ] }, "page" : "462-471", "title" : "Source apportionment of PM2.5 for 25 Chinese provincial capitals and municipalities using a source-oriented Community Multiscale Air Quality model", "translator" : [ { "dropping-particle" : "", "family" : "G5225", "given" : "", "non-dropping-particle" : "", "parse-names" : false, "suffix" : "" } ], "type" : "article-journal", "volume" : "612" }, "uris" : [ "http://www.mendeley.com/documents/?uuid=ef811725-7759-4b34-a9cb-93304eaee1cb", "http://www.mendeley.com/documents/?uuid=a372989b-9893-4aa7-9659-64e3de5ae464", "http://www.mendeley.com/documents/?uuid=993b3be4-d53d-467b-8a2b-d4663186fad5" ] }, { "id" : "ITEM-5", "itemData" : { "DOI" : "10.5194/acp-18-8017-2018", "ISSN" : "1680-7324", "abstract" : "Abstract. India is currently experiencing degraded air quality, and future economic development will lead to challenges for air quality management. Scenarios of sectoral emissions of fine particulate matter and its precursors were developed and evaluated for 2015\u20132050, under specific pathways of diffusion of cleaner and more energy-efficient technologies. The impacts of individual source sectors on PM2.5 concentrations were assessed through systematic simulations of spatially and temporally resolved particulate matter concentrations, using the GEOS-Chem model, followed by population-weighted aggregation to national and state levels. We find that PM2.5 pollution is a pan-India problem, with a regional character, and is not limited to urban areas or megacities. Under present-day emissions, levels in most states exceeded the national PM2.5 annual standard (40 \u00b5g m\u22123). Sources related to human activities were responsible for the largest proportion of the present-day population exposure to PM2.5 in India. About 60 % of India's mean population-weighted PM2.5 concentrations come from anthropogenic source sectors, while the remainder are from other sources, windblown dust and extra-regional sources. Leading contributors are residential biomass combustion, power plant and industrial coal combustion and anthropogenic dust (including coal fly ash, fugitive road dust and waste burning). Transportation, brick production and distributed diesel were other contributors to PM2.5. Future evolution of emissions under regulations set at current levels and promulgated levels caused further deterioration of air quality in 2030 and 2050. Under an ambitious prospective policy scenario, promoting very large shifts away from traditional biomass technologies and coal-based electricity generation, significant reductions in PM2.5 levels are achievable in 2030 and 2050. Effective mitigation of future air pollution in India requires adoption of aggressive prospective regulation, currently not formulated, for a three-pronged switch away from (i) biomass-fuelled traditional technologies, (ii) industrial coal-burning and (iii) open burning of agricultural residue. Future air pollution is dominated by industrial process emissions, reflecting larger expansion in industrial, rather than residential energy demand. However, even under the most active reductions envisioned, the 2050 mean exposure, excluding any impact from windblown mineral dust, is estimated to be nearly 3 times higher than \u2026", "author" : [ { "dropping-particle" : "", "family" : "Venkataraman", "given" : "Chandra", "non-dropping-particle" : "", "parse-names" : false, "suffix" : "" }, { "dropping-particle" : "", "family" : "Brauer", "given" : "Michael", "non-dropping-particle" : "", "parse-names" : false, "suffix" : "" }, { "dropping-particle" : "", "family" : "Tibrewal", "given" : "Kushal", "non-dropping-particle" : "", "parse-names" : false, "suffix" : "" }, { "dropping-particle" : "", "family" : "Sadavarte", "given" : "Pankaj", "non-dropping-particle" : "", "parse-names" : false, "suffix" : "" }, { "dropping-particle" : "", "family" : "Ma", "given" : "Qiao", "non-dropping-particle" : "", "parse-names" : false, "suffix" : "" }, { "dropping-particle" : "", "family" : "Cohen", "given" : "Aaron", "non-dropping-particle" : "", "parse-names" : false, "suffix" : "" }, { "dropping-particle" : "", "family" : "Chaliyakunnel", "given" : "Sreelekha", "non-dropping-particle" : "", "parse-names" : false, "suffix" : "" }, { "dropping-particle" : "", "family" : "Frostad", "given" : "Joseph", "non-dropping-particle" : "", "parse-names" : false, "suffix" : "" }, { "dropping-particle" : "", "family" : "Klimont", "given" : "Zbigniew", "non-dropping-particle" : "", "parse-names" : false, "suffix" : "" }, { "dropping-particle" : "V.", "family" : "Martin", "given" : "Randall", "non-dropping-particle" : "", "parse-names" : false, "suffix" : "" }, { "dropping-particle" : "", "family" : "Millet", "given" : "Dylan B.", "non-dropping-particle" : "", "parse-names" : false, "suffix" : "" }, { "dropping-particle" : "", "family" : "Philip", "given" : "Sajeev", "non-dropping-particle" : "", "parse-names" : false, "suffix" : "" }, { "dropping-particle" : "", "family" : "Walker", "given" : "Katherine", "non-dropping-particle" : "", "parse-names" : false, "suffix" : "" }, { "dropping-particle" : "", "family" : "Wang", "given" : "Shuxiao", "non-dropping-particle" : "", "parse-names" : false, "suffix" : "" } ], "container-title" : "Atmospheric Chemistry and Physics", "id" : "ITEM-5", "issue" : "11", "issued" : { "date-parts" : [ [ "2018", "6", "7" ] ] }, "page" : "8017-8039", "title" : "Source influence on emission pathways and ambient PM2.5 pollution over India (2015\u20132050)", "translator" : [ { "dropping-particle" : "", "family" : "G4355", "given" : "", "non-dropping-particle" : "", "parse-names" : false, "suffix" : "" } ], "type" : "article-journal", "volume" : "18" }, "uris" : [ "http://www.mendeley.com/documents/?uuid=60dea280-b819-4ba2-83a4-3b8099935e9f" ] }, { "id" : "ITEM-6", "itemData" : { "DOI" : "10.1016/j.atmosenv.2014.07.006", "ISSN" : "1352-2310", "abstract" : "The global burden of disease study estimated 695,000 premature deaths in 2010 due to continued exposure to outdoor particulate matter and ozone pollution for India. By 2030, the expected growth in many of the sectors (industries, residential, transportation, power generation, and construction) will result in an increase in pollution related health impacts for most cities. The available information on urban air pollution, their sources, and the potential of various interventions to control pollution, should help us propose a cleaner path to 2030. In this paper, we present an overview of the emission sources and control options for better air quality in Indian cities, with a particular focus on interventions like urban public transportation facilities; travel demand management; emission regulations for power plants; clean technology for brick kilns; management of road dust; and waste management to control open waste burning. Also included is a broader discussion on key institutional measures, like public awareness and scientific studies, necessary for building an effective air quality management plan in Indian cities.", "author" : [ { "dropping-particle" : "", "family" : "Guttikunda", "given" : "Sarath K", "non-dropping-particle" : "", "parse-names" : false, "suffix" : "" }, { "dropping-particle" : "", "family" : "Goel", "given" : "Rahul", "non-dropping-particle" : "", "parse-names" : false, "suffix" : "" }, { "dropping-particle" : "", "family" : "Pant", "given" : "Pallavi", "non-dropping-particle" : "", "parse-names" : false, "suffix" : "" } ], "c</w:instrText>
      </w:r>
      <w:r w:rsidR="002E1475" w:rsidRPr="002A1EE0">
        <w:rPr>
          <w:rFonts w:cs="Times New Roman"/>
        </w:rPr>
        <w:instrText>ontainer-title" : "Atmospheric Environment", "id" : "ITEM-6", "issued" : { "date-parts" : [ [ "2014" ] ] }, "page" : "501-510", "title" : "Nature of air pollution, emission sources, and management in the Indian cities", "translator" : [ { "dropping-particle" : "", "family" : "G5226", "given" : "", "non-dropping-particle" : "", "parse-names" : false, "suffix" : "" } ], "type" : "article-journal", "volume" : "95" }, "uris" : [ "http://www.mendeley.com/documents/?uuid=c24d271a-d422-48a1-8412-715904fe9b41", "http://www.mendeley.com/documents/?uuid=c0cf6807-5b67-46e0-b2b4-98811dbfdef4", "http://www.mendeley.com/documents/?uuid=dc614e26-3e08-4efc-802d-3e58d3dfe89f" ] } ], "mendeley" : { "formattedCitation" : "(Guttikunda et al., 2014; Lelieveld et al., 2015b; e.g., Amann et al., 2017; Qiao et al., 2018; Venkataraman et al., 2018; Wu et al., 2018)", "manualFormatting" : "(e.g., Guttikunda et al., 2014; Lelieveld et al., 2015b; Amann et al., 2017; Qiao et al., 2018; Venkataraman et al., 2018; Wu et al., 2018)", "plainTextFormattedCitation" : "(Guttikunda et al., 2014; Lelieveld et al., 2015b; e.g., Amann et al., 2017; Qiao et al., 2018; Venkataraman et al., 2018; Wu et al., 2018)", "previouslyFormattedCitation" : "(Guttikunda et al., 2014; Lelieveld et al., 2015b; e.g., Amann et al., 2017; Qiao et al., 2018; Venkataraman et al., 2018; Wu et al., 2018)" }, "properties" : { "noteIndex" : 0 }, "schema" : "https://github.com/citation-style-language/schema/raw/master/csl-citation.json" }</w:instrText>
      </w:r>
      <w:r w:rsidRPr="00123DBD">
        <w:rPr>
          <w:rFonts w:cs="Times New Roman"/>
          <w:lang w:val="en-GB"/>
        </w:rPr>
        <w:fldChar w:fldCharType="separate"/>
      </w:r>
      <w:r w:rsidR="00CB33A1">
        <w:rPr>
          <w:rFonts w:cs="Times New Roman"/>
          <w:noProof/>
        </w:rPr>
        <w:t>(</w:t>
      </w:r>
      <w:ins w:id="4875" w:author="Robin Matthews" w:date="2021-07-08T17:32:00Z">
        <w:r w:rsidR="0002695E">
          <w:rPr>
            <w:rFonts w:cs="Times New Roman"/>
            <w:noProof/>
          </w:rPr>
          <w:t xml:space="preserve">e.g., </w:t>
        </w:r>
      </w:ins>
      <w:r w:rsidR="00CB33A1">
        <w:rPr>
          <w:rFonts w:cs="Times New Roman"/>
          <w:noProof/>
        </w:rPr>
        <w:t xml:space="preserve">Guttikunda et al., 2014; Lelieveld et al., 2015b; </w:t>
      </w:r>
      <w:del w:id="4876" w:author="Robin Matthews" w:date="2021-07-08T17:32:00Z">
        <w:r w:rsidR="00CB33A1" w:rsidDel="0002695E">
          <w:rPr>
            <w:rFonts w:cs="Times New Roman"/>
            <w:noProof/>
          </w:rPr>
          <w:delText xml:space="preserve">e.g., </w:delText>
        </w:r>
      </w:del>
      <w:r w:rsidR="00CB33A1">
        <w:rPr>
          <w:rFonts w:cs="Times New Roman"/>
          <w:noProof/>
        </w:rPr>
        <w:t>Amann et al., 2017; Qiao et al., 2018; Venkataraman et al., 2018; Wu et al., 2018)</w:t>
      </w:r>
      <w:r w:rsidRPr="00123DBD">
        <w:rPr>
          <w:rFonts w:cs="Times New Roman"/>
          <w:lang w:val="en-GB"/>
        </w:rPr>
        <w:fldChar w:fldCharType="end"/>
      </w:r>
      <w:commentRangeEnd w:id="4873"/>
      <w:r w:rsidR="00CB33A1">
        <w:rPr>
          <w:rStyle w:val="Marquedecommentaire"/>
        </w:rPr>
        <w:commentReference w:id="4873"/>
      </w:r>
      <w:r w:rsidRPr="00C827FE">
        <w:rPr>
          <w:rFonts w:cs="Times New Roman"/>
        </w:rPr>
        <w:t xml:space="preserve">. </w:t>
      </w:r>
      <w:commentRangeEnd w:id="4874"/>
      <w:r w:rsidR="000A70A0">
        <w:rPr>
          <w:rStyle w:val="Marquedecommentaire"/>
        </w:rPr>
        <w:commentReference w:id="4874"/>
      </w:r>
    </w:p>
    <w:p w14:paraId="51AD0A74" w14:textId="77777777" w:rsidR="00E578B9" w:rsidRPr="00C827FE" w:rsidRDefault="00E578B9" w:rsidP="00D5630D">
      <w:pPr>
        <w:pStyle w:val="AR6BodyText"/>
        <w:rPr>
          <w:rFonts w:cs="Times New Roman"/>
        </w:rPr>
      </w:pPr>
    </w:p>
    <w:p w14:paraId="7676E88B" w14:textId="52722F8A" w:rsidR="00E578B9" w:rsidRDefault="00E578B9" w:rsidP="00D5630D">
      <w:pPr>
        <w:pStyle w:val="AR6BodyText"/>
        <w:rPr>
          <w:rFonts w:cs="Times New Roman"/>
          <w:lang w:val="en-GB"/>
        </w:rPr>
      </w:pPr>
      <w:r w:rsidRPr="00123DBD">
        <w:rPr>
          <w:rFonts w:cs="Times New Roman"/>
          <w:lang w:val="en-GB"/>
        </w:rPr>
        <w:t>Natural sources contribute more than 50% to surface ozone in all regions except South Asia and South</w:t>
      </w:r>
      <w:del w:id="4877" w:author="Lucy Cowie" w:date="2021-07-28T16:04:00Z">
        <w:r w:rsidRPr="00123DBD" w:rsidDel="00A346DD">
          <w:rPr>
            <w:rFonts w:cs="Times New Roman"/>
            <w:lang w:val="en-GB"/>
          </w:rPr>
          <w:delText xml:space="preserve"> East</w:delText>
        </w:r>
      </w:del>
      <w:ins w:id="4878" w:author="Lucy Cowie" w:date="2021-07-28T16:04:00Z">
        <w:r w:rsidR="00A346DD">
          <w:rPr>
            <w:rFonts w:cs="Times New Roman"/>
            <w:lang w:val="en-GB"/>
          </w:rPr>
          <w:t>east</w:t>
        </w:r>
      </w:ins>
      <w:r w:rsidRPr="00123DBD">
        <w:rPr>
          <w:rFonts w:cs="Times New Roman"/>
          <w:lang w:val="en-GB"/>
        </w:rPr>
        <w:t xml:space="preserve"> Asia. South Asia, East Asia and the Middle East experience the highest surface ozone levels of all regions. For ozone, the anthropogenic sectoral attribution is more uniform across regions than for PM</w:t>
      </w:r>
      <w:r w:rsidRPr="00123DBD">
        <w:rPr>
          <w:rFonts w:cs="Times New Roman"/>
          <w:vertAlign w:val="subscript"/>
          <w:lang w:val="en-GB"/>
        </w:rPr>
        <w:t>2.5</w:t>
      </w:r>
      <w:r w:rsidRPr="00123DBD">
        <w:rPr>
          <w:rFonts w:cs="Times New Roman"/>
          <w:lang w:val="en-GB"/>
        </w:rPr>
        <w:t>, except for South and Southeast Asia where land transportation plays a</w:t>
      </w:r>
      <w:del w:id="4879" w:author="Lucy Cowie" w:date="2021-07-28T16:05:00Z">
        <w:r w:rsidRPr="00123DBD" w:rsidDel="00A346DD">
          <w:rPr>
            <w:rFonts w:cs="Times New Roman"/>
            <w:lang w:val="en-GB"/>
          </w:rPr>
          <w:delText>re</w:delText>
        </w:r>
      </w:del>
      <w:r w:rsidRPr="00123DBD">
        <w:rPr>
          <w:rFonts w:cs="Times New Roman"/>
          <w:lang w:val="en-GB"/>
        </w:rPr>
        <w:t xml:space="preserve"> larger role and East Asia w</w:t>
      </w:r>
      <w:ins w:id="4880" w:author="Lucy Cowie" w:date="2021-07-28T16:05:00Z">
        <w:r w:rsidR="00CD5406">
          <w:rPr>
            <w:rFonts w:cs="Times New Roman"/>
            <w:lang w:val="en-GB"/>
          </w:rPr>
          <w:t>here the</w:t>
        </w:r>
      </w:ins>
      <w:del w:id="4881" w:author="Lucy Cowie" w:date="2021-07-28T16:05:00Z">
        <w:r w:rsidRPr="00123DBD" w:rsidDel="00CD5406">
          <w:rPr>
            <w:rFonts w:cs="Times New Roman"/>
            <w:lang w:val="en-GB"/>
          </w:rPr>
          <w:delText>ith</w:delText>
        </w:r>
      </w:del>
      <w:r w:rsidRPr="00123DBD">
        <w:rPr>
          <w:rFonts w:cs="Times New Roman"/>
          <w:lang w:val="en-GB"/>
        </w:rPr>
        <w:t xml:space="preserve"> most significant contribution</w:t>
      </w:r>
      <w:ins w:id="4882" w:author="Lucy Cowie" w:date="2021-07-28T16:05:00Z">
        <w:r w:rsidR="00CD5406">
          <w:rPr>
            <w:rFonts w:cs="Times New Roman"/>
            <w:lang w:val="en-GB"/>
          </w:rPr>
          <w:t xml:space="preserve"> is</w:t>
        </w:r>
      </w:ins>
      <w:r w:rsidRPr="00123DBD">
        <w:rPr>
          <w:rFonts w:cs="Times New Roman"/>
          <w:lang w:val="en-GB"/>
        </w:rPr>
        <w:t xml:space="preserve"> from energy and industry. Land transportation and energy are the most important</w:t>
      </w:r>
      <w:r w:rsidRPr="00501585">
        <w:rPr>
          <w:rFonts w:cs="Times New Roman"/>
          <w:lang w:val="en-GB"/>
        </w:rPr>
        <w:t xml:space="preserve"> contributors to ozone across many of the regions, with smaller contributions from agriculture, biomass burning, waste management and industry. </w:t>
      </w:r>
      <w:r>
        <w:rPr>
          <w:rFonts w:cs="Times New Roman"/>
          <w:lang w:val="en-GB"/>
        </w:rPr>
        <w:t>Open b</w:t>
      </w:r>
      <w:r w:rsidRPr="00501585">
        <w:rPr>
          <w:rFonts w:cs="Times New Roman"/>
          <w:lang w:val="en-GB"/>
        </w:rPr>
        <w:t xml:space="preserve">iomass burning </w:t>
      </w:r>
      <w:r>
        <w:rPr>
          <w:rFonts w:cs="Times New Roman"/>
          <w:lang w:val="en-GB"/>
        </w:rPr>
        <w:t>is not a major contributor to surface ozone, except for</w:t>
      </w:r>
      <w:ins w:id="4883" w:author="Lucy Cowie" w:date="2021-07-28T16:06:00Z">
        <w:r w:rsidR="00D83AB5">
          <w:rPr>
            <w:rFonts w:cs="Times New Roman"/>
            <w:lang w:val="en-GB"/>
          </w:rPr>
          <w:t xml:space="preserve"> in</w:t>
        </w:r>
      </w:ins>
      <w:r>
        <w:rPr>
          <w:rFonts w:cs="Times New Roman"/>
          <w:lang w:val="en-GB"/>
        </w:rPr>
        <w:t xml:space="preserve"> </w:t>
      </w:r>
      <w:r w:rsidRPr="00501585">
        <w:rPr>
          <w:rFonts w:cs="Times New Roman"/>
          <w:lang w:val="en-GB"/>
        </w:rPr>
        <w:t>Africa, Latin America and South</w:t>
      </w:r>
      <w:del w:id="4884" w:author="Lucy Cowie" w:date="2021-07-28T16:06:00Z">
        <w:r w:rsidRPr="00501585" w:rsidDel="006C44A6">
          <w:rPr>
            <w:rFonts w:cs="Times New Roman"/>
            <w:lang w:val="en-GB"/>
          </w:rPr>
          <w:delText xml:space="preserve"> East</w:delText>
        </w:r>
      </w:del>
      <w:ins w:id="4885" w:author="Lucy Cowie" w:date="2021-07-28T16:06:00Z">
        <w:r w:rsidR="006C44A6">
          <w:rPr>
            <w:rFonts w:cs="Times New Roman"/>
            <w:lang w:val="en-GB"/>
          </w:rPr>
          <w:t>east</w:t>
        </w:r>
      </w:ins>
      <w:r w:rsidRPr="00501585">
        <w:rPr>
          <w:rFonts w:cs="Times New Roman"/>
          <w:lang w:val="en-GB"/>
        </w:rPr>
        <w:t xml:space="preserve"> Asia </w:t>
      </w:r>
      <w:r>
        <w:rPr>
          <w:rFonts w:cs="Times New Roman"/>
          <w:lang w:val="en-GB"/>
        </w:rPr>
        <w:t>where its contribution is estimated at about 5</w:t>
      </w:r>
      <w:ins w:id="4886" w:author="Lucy Cowie" w:date="2021-07-28T16:06:00Z">
        <w:r w:rsidR="006C44A6">
          <w:rPr>
            <w:rFonts w:cs="Times New Roman"/>
            <w:lang w:val="en-GB"/>
          </w:rPr>
          <w:t>–</w:t>
        </w:r>
      </w:ins>
      <w:del w:id="4887" w:author="Lucy Cowie" w:date="2021-07-28T16:06:00Z">
        <w:r w:rsidDel="006C44A6">
          <w:rPr>
            <w:rFonts w:cs="Times New Roman"/>
            <w:lang w:val="en-GB"/>
          </w:rPr>
          <w:delText>-</w:delText>
        </w:r>
      </w:del>
      <w:r>
        <w:rPr>
          <w:rFonts w:cs="Times New Roman"/>
          <w:lang w:val="en-GB"/>
        </w:rPr>
        <w:t xml:space="preserve">10% of anthropogenic </w:t>
      </w:r>
      <w:r w:rsidRPr="00501585">
        <w:rPr>
          <w:rFonts w:cs="Times New Roman"/>
          <w:lang w:val="en-GB"/>
        </w:rPr>
        <w:t>source</w:t>
      </w:r>
      <w:r>
        <w:rPr>
          <w:rFonts w:cs="Times New Roman"/>
          <w:lang w:val="en-GB"/>
        </w:rPr>
        <w:t xml:space="preserve">s. </w:t>
      </w:r>
      <w:ins w:id="4888" w:author="Lucy Cowie" w:date="2021-07-28T16:07:00Z">
        <w:r w:rsidR="00247CF9">
          <w:rPr>
            <w:rFonts w:cs="Times New Roman"/>
            <w:lang w:val="en-GB"/>
          </w:rPr>
          <w:t>The r</w:t>
        </w:r>
      </w:ins>
      <w:del w:id="4889" w:author="Lucy Cowie" w:date="2021-07-28T16:07:00Z">
        <w:r w:rsidDel="00247CF9">
          <w:rPr>
            <w:rFonts w:cs="Times New Roman"/>
            <w:lang w:val="en-GB"/>
          </w:rPr>
          <w:delText>R</w:delText>
        </w:r>
      </w:del>
      <w:r>
        <w:rPr>
          <w:rFonts w:cs="Times New Roman"/>
          <w:lang w:val="en-GB"/>
        </w:rPr>
        <w:t xml:space="preserve">elative importance of natural and anthropogenic emission sources on surface ozone </w:t>
      </w:r>
      <w:del w:id="4890" w:author="Lucy Cowie" w:date="2021-07-28T16:07:00Z">
        <w:r w:rsidDel="004D5A76">
          <w:rPr>
            <w:rFonts w:cs="Times New Roman"/>
            <w:lang w:val="en-GB"/>
          </w:rPr>
          <w:delText xml:space="preserve">have </w:delText>
        </w:r>
      </w:del>
      <w:ins w:id="4891" w:author="Lucy Cowie" w:date="2021-07-28T16:07:00Z">
        <w:r w:rsidR="004D5A76">
          <w:rPr>
            <w:rFonts w:cs="Times New Roman"/>
            <w:lang w:val="en-GB"/>
          </w:rPr>
          <w:t xml:space="preserve">has </w:t>
        </w:r>
      </w:ins>
      <w:r>
        <w:rPr>
          <w:rFonts w:cs="Times New Roman"/>
          <w:lang w:val="en-GB"/>
        </w:rPr>
        <w:t xml:space="preserve">been assessed in several studies </w:t>
      </w:r>
      <w:r>
        <w:rPr>
          <w:rFonts w:cs="Times New Roman"/>
          <w:lang w:val="en-GB"/>
        </w:rPr>
        <w:fldChar w:fldCharType="begin" w:fldLock="1"/>
      </w:r>
      <w:r w:rsidR="00D477C7">
        <w:rPr>
          <w:rFonts w:cs="Times New Roman"/>
          <w:lang w:val="en-GB"/>
        </w:rPr>
        <w:instrText>ADDIN CSL_CITATION { "citationItems" : [ { "id" : "ITEM-1", "itemData" : { "DOI" : "10.1038/s41558-019-0678-3", "ISSN" : "1758-678X", "author" : [ { "dropping-particle" : "", "family" : "Unger", "given" : "Nadine", "non-dropping-particle" : "", "parse-names" : false, "suffix" : "" }, { "dropping-particle" : "", "family" : "Zheng", "given" : "Yiqi", "non-dropping-particle" : "", "parse-names" : false, "suffix" : "" }, { "dropping-particle" : "", "family" : "Yue", "given" : "Xu", "non-dropping-particle" : "", "parse-names" : false, "suffix" : "" }, { "dropping-particle" : "", "family" : "Harper", "given" : "Kandice L.", "non-dropping-particle" : "", "parse-names" : false, "suffix" : "" } ], "container-title" : "Nature Climate Change", "id" : "ITEM-1", "issue" : "2", "issued" : { "date-parts" : [ [ "2020", "2", "27" ] ] }, "page" : "134-137", "title" : "Mitigation of ozone damage to the world\u2019s land ecosystems by source sector", "translator" : [ { "dropping-particle" : "", "family" : "G4918", "given" : "", "non-dropping-particle" : "", "parse-names" : false, "suffix" : "" } ], "type" : "article-journal", "volume" : "10" }, "uris" : [ "http://www.mendeley.com/documents/?uuid=6d02b2cc-2993-43a1-9337-b210f77e0241" ] }, { "id" : "ITEM-2", "itemData" : { "DOI" : "10.5194/acp-14-2735-2014", "ISSN" : "1680-7324", "abstract" : "Abstract. Accurate estimates of emissions from natural sources are needed for reliable predictions of ozone and fine particulate matter (PM2.5) using air quality models. In this study, the large-scale atmospheric chemistry transport model, DEHM (the Danish Eulerian Hemispheric Model) is further developed, evaluated and applied to study and quantify the contributions of natural emissions of VOCs, NOx, NH3, SO2, CH4, PM, CO and sea salt to the concentration of ozone and formation of PM2.5 for the year 2006. Natural source categories adopted in the recent model are vegetation, lightning, soils, wild animals and oceans. In this study, the model has been further developed to include more Biogenic Volatile Organic Compounds (BVOCs) and to implement a scheme for secondary organic aerosols as well as an updated description of sea-salt emissions. Our simulations indicate that in the Northern Hemisphere the contribution from natural emissions to the average annual ozone mixing ratios over land is between 4\u201330 ppbV. Among the natural emissions, BVOCs are found to be the most significant contributors to ozone formation in 2006, enhancing the average ozone mixing ratio by about 11% over the land areas of the Northern Hemisphere. The relative contribution of all the natural emissions to ozone is found to be highest in the northern part of South America by about 42%. Similarly, the highest contribution of all the natural sources to total fine particles over land is found to be in South America by about 74% and sea-salt aerosols demonstrated to play the most important role. However, over the rest of the regions in the model domain the largest contribution from the natural sources to PM2.5 in the specific year 2006 is due to wildfires. The contribution from natural emissions to the mean PM2.5 concentration over the land areas in the model domain is about 34%.", "author" : [ { "dropping-particle" : "", "family" : "Zare", "given" : "A.", "non-dropping-particle" : "", "parse-names" : false, "suffix" : "" }, { "dropping-particle" : "", "family" : "Christensen", "given" : "J. H.", "non-dropping-particle" : "", "parse-names" : false, "suffix" : "" }, { "dropping-particle" : "", "family" : "Gross", "given" : "A.", "non-dropping-particle" : "", "parse-names" : false, "suffix" : "" }, { "dropping-particle" : "", "family" : "Irannejad", "given" : "P.", "non-dropping-particle" : "", "parse-names" : false, "suffix" : "" }, { "dropping-particle" : "", "family" : "Glasius", "given" : "M.", "non-dropping-particle" : "", "parse-names" : false, "suffix" : "" }, { "dropping-particle" : "", "family" : "Brandt", "given" : "J.", "non-dropping-particle" : "", "parse-names" : false, "suffix" : "" } ], "container-title" : "Atmospheric Chemistry and Physics", "id" : "ITEM-2", "issue" : "6", "issued" : { "date-parts" : [ [ "2014", "3", "17" ] ] }, "page" : "2735-2756", "title" : "Quantifying the contributions of natural emissions to ozone and total fine PM concentrations in the Northern Hemisphere", "translator" : [ { "dropping-particle" : "", "family" : "G3099", "given" : "", "non-dropping-particle" : "", "parse-names" : false, "suffix" : "" } ], "type" : "article-journal", "volume" : "14" }, "uris" : [ "http://www.mendeley.com/documents/?uuid=767433e6-edc8-49af-a812-274404735fd0" ] }, { "id" : "ITEM-3", "itemData" : { "DOI" : "https://doi.org/10.1016/j.atmosenv.2010.01.002", "ISSN" : "1352-2310", "abstract" : "Emissions from land transport, and from road transport in particular, have significant impacts on the atmosphere and on climate change. This assessment gives an overview of past, present and future emissions from land transport, of their impacts on the atmospheric composition and air quality, on human health and climate change and on options for mitigation. In the past vehicle exhaust emission control has successfully reduced emissions of nitrogen oxides, carbon monoxide, volatile organic compounds and particulate matter. This contributed to improved air quality and reduced health impacts in industrialised countries. In developing countries however, pollutant emissions have been growing strongly, adversely affecting many populations. In addition, ozone and particulate matter change the radiative balance and hence contribute to global warming on shorter time scales. Latest knowledge on the magnitude of land transport's impact on global warming is reviewed here. In the future, road transport's emissions of these pollutants are expected to stagnate and then decrease globally. This will then help to improve the air quality notably in developing countries. On the contrary, emissions of carbon dioxide and of halocarbons from mobile air conditioners have been globally increasing and are further expected to grow. Consequently, road transport's impact on climate is gaining in importance. The expected efficiency improvements of vehicles and the introduction of biofuels will not be sufficient to offset the expected strong growth in both, passenger and freight transportation. Technical measures could offer a significant reduction potential, but strong interventions would be needed as markets do not initiate the necessary changes. Further reductions would need a resolute expansion of low-carbon fuels, a tripling of vehicle fuel efficiency and a stagnation in absolute transport volumes. Land transport will remain a key sector in climate change mitigation during the next decades.", "author" : [ { "dropping-particle" : "", "family" : "Uherek", "given" : "Elmar", "non-dropping-particle" : "", "parse-names" : false, "suffix" : "" }, { "dropping-particle" : "", "family" : "Halenka", "given" : "Tomas", "non-dropping-particle" : "", "parse-names" : false, "suffix" : "" }, { "dropping-particle" : "", "family" : "Borken-Kleefeld", "given" : "Jens", "non-dropping-particle" : "", "parse-names" : false, "suffix" : "" }, { "dropping-particle" : "", "family" : "Balkanski", "given" : "Yves", "non-dropping-particle" : "", "parse-names" : false, "suffix" : "" }, { "dropping-particle" : "", "family" : "Berntsen", "given" : "Terje", "non-dropping-particle" : "", "parse-names" : false, "suffix" : "" }, { "dropping-particle" : "", "family" : "Borrego", "given" : "Carlos", "non-dropping-particle" : "", "parse-names" : false, "suffix" : "" }, { "dropping-particle" : "", "family" : "Gauss", "given" : "Michael", "non-dropping-particle" : "", "parse-names" : false, "suffix" : "" }, { "dropping-particle" : "", "family" : "Hoor", "given" : "Peter", "non-dropping-particle" : "", "parse-names" : false, "suffix" : "" }, { "dropping-particle" : "", "family" : "Juda-Rezler", "given" : "Katarzyna", "non-dropping-particle" : "", "parse-names" : false, "suffix" : "" }, { "dropping-particle" : "", "family" : "Lelieveld", "given" : "Jos", "non-dropping-particle" : "", "parse-names" : false, "suffix" : "" }, { "dropping-particle" : "", "family" : "Melas", "given" : "Dimitrios", "non-dropping-particle" : "", "parse-names" : false, "suffix" : "" }, { "dropping-particle" : "", "family" : "Rypdal", "given" : "Kristin", "non-dropping-particle" : "", "parse-names" : false, "suffix" : "" }, { "dropping-particle" : "", "family" : "Schmid", "given" : "Stephan", "non-dropping-particle" : "", "parse-names" : false, "suffix" : "" } ], "container-title" : "Atmospheric Environment", "id" : "ITEM-3", "issue" : "37", "issued" : { "date-parts" : [ [ "2010" ] ] }, "page" : "4772-4816", "title" : "Transport impacts on atmosphere and climate: Land transport", "translator" : [ { "dropping-particle" : "", "family" : "G5223", "given" : "", "non-dropping-particle" : "", "parse-names" : false, "suffix" : "" } ], "type" : "article-journal", "volume" : "44" }, "uris" : [ "http://www.mendeley.com/documents/?uuid=ad8fd93b-0970-4ce8-b7d4-62b929f509e3" ] }, { "id" : "ITEM-4", "itemData" : { "DOI" : "10.5194/acp-20-7843-2020", "author" : [ { "dropping-particle" : "", "family" : "Mertens", "given" : "M", "non-dropping-particle" : "", "parse-names" : false, "suffix" : "" }, { "dropping-particle" : "", "family" : "Kerkweg", "given" : "A", "non-dropping-particle" : "", "parse-names" : false, "suffix" : "" }, { "dropping-particle" : "", "family" : "Grewe", "given" : "V", "non-dropping-particle" : "", "parse-names" : false, "suffix" : "" }, { "dropping-particle" : "", "family" : "J\u00f6ckel", "given" : "P", "non-dropping-particle" : "", "parse-names" : false, "suffix" : "" }, { "dropping-particle" : "", "family" : "Sausen", "given" : "R", "non-dropping-particle" : "", "parse-names" : false, "suffix" : "" } ], "container-title" : "Atmospheric Chemistry and Physics", "id" : "ITEM-4", "issue" : "13", "issued" : { "date-parts" : [ [ "2020" ] ] }, "page" : "7843-7873", "title" : "Attributing ozone and its precursors to land transport emissions in Europe and Germany", "translator" : [ { "dropping-particle" : "", "family" : "G5222", "given" : "", "non-dropping-particle" : "", "parse-names" : false, "suffix" : "" } ], "type" : "article-journal", "volume" : "20" }, "uris" : [ "http://www.mendeley.com/documents/?uuid=f23e0e68-a131-4d4d-82ef-374017645333", "http://www.mendeley.com/documents/?uuid=297c0070-6765-412e-b4f6-7ddc88b35801", "http://www.mendeley.com/documents/?uuid=617ec4b9-7d9e-4259-ab82-cd25816601e8" ] } ], "mendeley" : { "formattedCitation" : "(Uherek et al., 2010; Zare et al., 2014; Mertens et al., 2020; Unger et al., 2020)", "plainTextFormattedCitation" : "(Uherek et al., 2010; Zare et al., 2014; Mertens et al., 2020; Unger et al., 2020)", "previouslyFormattedCitation" : "(Uherek et al., 2010; Zare et al., 2014; Mertens et al., 2020; Unger et al., 2020)" }, "properties" : { "noteIndex" : 0 }, "schema" : "https://github.com/citation-style-language/schema/raw/master/csl-citation.json" }</w:instrText>
      </w:r>
      <w:r>
        <w:rPr>
          <w:rFonts w:cs="Times New Roman"/>
          <w:lang w:val="en-GB"/>
        </w:rPr>
        <w:fldChar w:fldCharType="separate"/>
      </w:r>
      <w:r w:rsidR="00CB33A1">
        <w:rPr>
          <w:rFonts w:cs="Times New Roman"/>
          <w:noProof/>
          <w:lang w:val="en-GB"/>
        </w:rPr>
        <w:t>(Uherek et al., 2010; Zare et al., 2014; Mertens et al., 2020; Unger et al., 2020)</w:t>
      </w:r>
      <w:r>
        <w:rPr>
          <w:rFonts w:cs="Times New Roman"/>
          <w:lang w:val="en-GB"/>
        </w:rPr>
        <w:fldChar w:fldCharType="end"/>
      </w:r>
      <w:r>
        <w:rPr>
          <w:rFonts w:cs="Times New Roman"/>
          <w:lang w:val="en-GB"/>
        </w:rPr>
        <w:t xml:space="preserve"> and the results are comparable with the estimates of the TM5-FASST used here.</w:t>
      </w:r>
    </w:p>
    <w:p w14:paraId="4AC4059F" w14:textId="77777777" w:rsidR="00E578B9" w:rsidRPr="00456CE5" w:rsidRDefault="00E578B9" w:rsidP="00D5630D">
      <w:pPr>
        <w:pStyle w:val="AR6BodyText"/>
        <w:rPr>
          <w:rFonts w:cs="Times New Roman"/>
          <w:lang w:val="en-US"/>
        </w:rPr>
      </w:pPr>
    </w:p>
    <w:p w14:paraId="5D18789B" w14:textId="6226A376" w:rsidR="00E578B9" w:rsidRPr="00EC01A2" w:rsidRDefault="00E578B9" w:rsidP="00D5630D">
      <w:pPr>
        <w:pStyle w:val="AR6BodyText"/>
        <w:rPr>
          <w:rFonts w:cs="Times New Roman"/>
          <w:lang w:val="en-US"/>
        </w:rPr>
      </w:pPr>
      <w:r w:rsidRPr="00456CE5">
        <w:rPr>
          <w:rFonts w:cs="Times New Roman"/>
          <w:lang w:val="en-US"/>
        </w:rPr>
        <w:t xml:space="preserve">Residential </w:t>
      </w:r>
      <w:r>
        <w:rPr>
          <w:rFonts w:cs="Times New Roman"/>
          <w:lang w:val="en-US"/>
        </w:rPr>
        <w:t xml:space="preserve">and commercial cooking and heating </w:t>
      </w:r>
      <w:del w:id="4892" w:author="Lucy Cowie" w:date="2021-07-28T16:08:00Z">
        <w:r w:rsidRPr="00456CE5" w:rsidDel="00741785">
          <w:rPr>
            <w:rFonts w:cs="Times New Roman"/>
            <w:lang w:val="en-US"/>
          </w:rPr>
          <w:delText xml:space="preserve">is </w:delText>
        </w:r>
      </w:del>
      <w:ins w:id="4893" w:author="Lucy Cowie" w:date="2021-07-28T16:08:00Z">
        <w:r w:rsidR="00741785">
          <w:rPr>
            <w:rFonts w:cs="Times New Roman"/>
            <w:lang w:val="en-US"/>
          </w:rPr>
          <w:t>are</w:t>
        </w:r>
        <w:r w:rsidR="00741785" w:rsidRPr="00456CE5">
          <w:rPr>
            <w:rFonts w:cs="Times New Roman"/>
            <w:lang w:val="en-US"/>
          </w:rPr>
          <w:t xml:space="preserve"> </w:t>
        </w:r>
      </w:ins>
      <w:r>
        <w:rPr>
          <w:rFonts w:cs="Times New Roman"/>
          <w:lang w:val="en-US"/>
        </w:rPr>
        <w:t xml:space="preserve">among the most important </w:t>
      </w:r>
      <w:r w:rsidRPr="00456CE5">
        <w:rPr>
          <w:rFonts w:cs="Times New Roman"/>
          <w:lang w:val="en-US"/>
        </w:rPr>
        <w:t>anthropogenic source</w:t>
      </w:r>
      <w:r>
        <w:rPr>
          <w:rFonts w:cs="Times New Roman"/>
          <w:lang w:val="en-US"/>
        </w:rPr>
        <w:t>s</w:t>
      </w:r>
      <w:r w:rsidRPr="00456CE5">
        <w:rPr>
          <w:rFonts w:cs="Times New Roman"/>
          <w:lang w:val="en-US"/>
        </w:rPr>
        <w:t xml:space="preserve"> of </w:t>
      </w:r>
      <w:r>
        <w:rPr>
          <w:rFonts w:cs="Times New Roman"/>
          <w:lang w:val="en-US"/>
        </w:rPr>
        <w:t>ambient</w:t>
      </w:r>
      <w:r w:rsidRPr="00456CE5">
        <w:rPr>
          <w:rFonts w:cs="Times New Roman"/>
          <w:lang w:val="en-US"/>
        </w:rPr>
        <w:t xml:space="preserve"> PM</w:t>
      </w:r>
      <w:r w:rsidRPr="00456CE5">
        <w:rPr>
          <w:rFonts w:cs="Times New Roman"/>
          <w:vertAlign w:val="subscript"/>
          <w:lang w:val="en-US"/>
        </w:rPr>
        <w:t>2.5</w:t>
      </w:r>
      <w:r>
        <w:rPr>
          <w:rFonts w:cs="Times New Roman"/>
          <w:lang w:val="en-US"/>
        </w:rPr>
        <w:t>, except</w:t>
      </w:r>
      <w:ins w:id="4894" w:author="Lucy Cowie" w:date="2021-07-28T16:08:00Z">
        <w:r w:rsidR="00741785">
          <w:rPr>
            <w:rFonts w:cs="Times New Roman"/>
            <w:lang w:val="en-US"/>
          </w:rPr>
          <w:t xml:space="preserve"> in the</w:t>
        </w:r>
      </w:ins>
      <w:r>
        <w:rPr>
          <w:rFonts w:cs="Times New Roman"/>
          <w:lang w:val="en-US"/>
        </w:rPr>
        <w:t xml:space="preserve"> Middle East and </w:t>
      </w:r>
      <w:commentRangeStart w:id="4895"/>
      <w:r>
        <w:rPr>
          <w:rFonts w:cs="Times New Roman"/>
          <w:lang w:val="en-US"/>
        </w:rPr>
        <w:t xml:space="preserve">Asia-Pacific Developed </w:t>
      </w:r>
      <w:commentRangeEnd w:id="4895"/>
      <w:r w:rsidR="00741785">
        <w:rPr>
          <w:rStyle w:val="Marquedecommentaire"/>
          <w:lang w:val="en-GB"/>
        </w:rPr>
        <w:commentReference w:id="4895"/>
      </w:r>
      <w:r>
        <w:rPr>
          <w:rFonts w:cs="Times New Roman"/>
          <w:lang w:val="en-US"/>
        </w:rPr>
        <w:t>(</w:t>
      </w:r>
      <w:r>
        <w:rPr>
          <w:rFonts w:cs="Times New Roman"/>
          <w:i/>
          <w:iCs/>
          <w:lang w:val="en-US"/>
        </w:rPr>
        <w:t>high</w:t>
      </w:r>
      <w:r w:rsidRPr="00A515E1">
        <w:rPr>
          <w:rFonts w:cs="Times New Roman"/>
          <w:i/>
          <w:iCs/>
          <w:lang w:val="en-US"/>
        </w:rPr>
        <w:t xml:space="preserve"> confidence</w:t>
      </w:r>
      <w:r>
        <w:rPr>
          <w:rFonts w:cs="Times New Roman"/>
          <w:lang w:val="en-US"/>
        </w:rPr>
        <w:t>)</w:t>
      </w:r>
      <w:r w:rsidRPr="00456CE5">
        <w:rPr>
          <w:rFonts w:cs="Times New Roman"/>
          <w:lang w:val="en-US"/>
        </w:rPr>
        <w:t xml:space="preserve"> and agriculture is the dominant source in Europe</w:t>
      </w:r>
      <w:r>
        <w:rPr>
          <w:rFonts w:cs="Times New Roman"/>
          <w:lang w:val="en-US"/>
        </w:rPr>
        <w:t xml:space="preserve"> and North America</w:t>
      </w:r>
      <w:r w:rsidRPr="00456CE5">
        <w:rPr>
          <w:rFonts w:cs="Times New Roman"/>
          <w:lang w:val="en-US"/>
        </w:rPr>
        <w:t xml:space="preserve"> (</w:t>
      </w:r>
      <w:r w:rsidRPr="00456CE5">
        <w:rPr>
          <w:rFonts w:cs="Times New Roman"/>
          <w:i/>
          <w:lang w:val="en-US"/>
        </w:rPr>
        <w:t>medium confidence</w:t>
      </w:r>
      <w:r w:rsidRPr="00456CE5">
        <w:rPr>
          <w:rFonts w:cs="Times New Roman"/>
          <w:lang w:val="en-US"/>
        </w:rPr>
        <w:t>). Energy</w:t>
      </w:r>
      <w:r>
        <w:rPr>
          <w:rFonts w:cs="Times New Roman"/>
          <w:lang w:val="en-US"/>
        </w:rPr>
        <w:t xml:space="preserve"> and</w:t>
      </w:r>
      <w:r w:rsidRPr="00456CE5">
        <w:rPr>
          <w:rFonts w:cs="Times New Roman"/>
          <w:lang w:val="en-US"/>
        </w:rPr>
        <w:t xml:space="preserve"> industry are important PM</w:t>
      </w:r>
      <w:r w:rsidRPr="00456CE5">
        <w:rPr>
          <w:rFonts w:cs="Times New Roman"/>
          <w:vertAlign w:val="subscript"/>
          <w:lang w:val="en-US"/>
        </w:rPr>
        <w:t>2.5</w:t>
      </w:r>
      <w:r w:rsidRPr="00456CE5">
        <w:rPr>
          <w:rFonts w:cs="Times New Roman"/>
          <w:lang w:val="en-US"/>
        </w:rPr>
        <w:t xml:space="preserve"> contributors in </w:t>
      </w:r>
      <w:r>
        <w:rPr>
          <w:rFonts w:cs="Times New Roman"/>
          <w:lang w:val="en-US"/>
        </w:rPr>
        <w:t xml:space="preserve">most regions, except Africa </w:t>
      </w:r>
      <w:r w:rsidRPr="00456CE5">
        <w:rPr>
          <w:rFonts w:cs="Times New Roman"/>
          <w:lang w:val="en-US"/>
        </w:rPr>
        <w:t>(</w:t>
      </w:r>
      <w:r w:rsidRPr="00456CE5">
        <w:rPr>
          <w:rFonts w:cs="Times New Roman"/>
          <w:i/>
          <w:lang w:val="en-US"/>
        </w:rPr>
        <w:t>high confidence</w:t>
      </w:r>
      <w:r w:rsidRPr="00456CE5">
        <w:rPr>
          <w:rFonts w:cs="Times New Roman"/>
          <w:lang w:val="en-US"/>
        </w:rPr>
        <w:t>). Energy and land transportation are the major anthropogenic sources of ozone across many world regions (</w:t>
      </w:r>
      <w:r w:rsidRPr="00456CE5">
        <w:rPr>
          <w:rFonts w:cs="Times New Roman"/>
          <w:i/>
          <w:lang w:val="en-US"/>
        </w:rPr>
        <w:t xml:space="preserve">medium </w:t>
      </w:r>
      <w:r w:rsidR="00355075">
        <w:rPr>
          <w:rFonts w:cs="Times New Roman"/>
          <w:i/>
          <w:lang w:val="en-US"/>
        </w:rPr>
        <w:t xml:space="preserve">to high </w:t>
      </w:r>
      <w:r w:rsidRPr="00456CE5">
        <w:rPr>
          <w:rFonts w:cs="Times New Roman"/>
          <w:i/>
          <w:lang w:val="en-US"/>
        </w:rPr>
        <w:t>confidence</w:t>
      </w:r>
      <w:r w:rsidRPr="00456CE5">
        <w:rPr>
          <w:rFonts w:cs="Times New Roman"/>
          <w:lang w:val="en-US"/>
        </w:rPr>
        <w:t>).</w:t>
      </w:r>
    </w:p>
    <w:p w14:paraId="0ED7B5F7" w14:textId="77777777" w:rsidR="00E578B9" w:rsidRPr="00EC01A2" w:rsidRDefault="00E578B9" w:rsidP="00D5630D">
      <w:pPr>
        <w:pStyle w:val="AR6BodyText"/>
        <w:rPr>
          <w:rFonts w:cs="Times New Roman"/>
          <w:lang w:val="en-US"/>
        </w:rPr>
      </w:pPr>
    </w:p>
    <w:p w14:paraId="046C8E8A" w14:textId="77777777" w:rsidR="00E578B9" w:rsidRPr="00EC01A2" w:rsidRDefault="00E578B9" w:rsidP="00D5630D">
      <w:pPr>
        <w:pStyle w:val="AR6BodyText"/>
        <w:rPr>
          <w:rFonts w:cs="Times New Roman"/>
          <w:lang w:val="en-US"/>
        </w:rPr>
      </w:pPr>
    </w:p>
    <w:p w14:paraId="53A4F463" w14:textId="77777777" w:rsidR="00E578B9" w:rsidRPr="00187434" w:rsidRDefault="00E578B9" w:rsidP="001C68C5">
      <w:pPr>
        <w:rPr>
          <w:b/>
        </w:rPr>
      </w:pPr>
      <w:commentRangeStart w:id="4896"/>
      <w:r w:rsidRPr="00187434">
        <w:rPr>
          <w:b/>
        </w:rPr>
        <w:t>[START FIGURE 6.16 HERE]</w:t>
      </w:r>
      <w:commentRangeEnd w:id="4896"/>
      <w:r w:rsidR="00E83698">
        <w:rPr>
          <w:rStyle w:val="Marquedecommentaire"/>
          <w:rFonts w:cstheme="minorBidi"/>
          <w:lang w:eastAsia="fr-FR"/>
        </w:rPr>
        <w:commentReference w:id="4896"/>
      </w:r>
    </w:p>
    <w:p w14:paraId="7A4052E7" w14:textId="77777777" w:rsidR="00E578B9" w:rsidRPr="00EC01A2" w:rsidRDefault="00E578B9" w:rsidP="00D5630D">
      <w:pPr>
        <w:pStyle w:val="AR6BodyText"/>
        <w:rPr>
          <w:rFonts w:cs="Times New Roman"/>
          <w:lang w:val="en-GB"/>
        </w:rPr>
      </w:pPr>
    </w:p>
    <w:p w14:paraId="6401F487" w14:textId="3C810AA9" w:rsidR="000D0531" w:rsidRPr="001C68C5" w:rsidRDefault="000D0531" w:rsidP="001C68C5">
      <w:pPr>
        <w:pStyle w:val="AR6Chap6Figure"/>
      </w:pPr>
      <w:r w:rsidRPr="00F541E2">
        <w:rPr>
          <w:b/>
        </w:rPr>
        <w:t xml:space="preserve">Global-mean </w:t>
      </w:r>
      <w:r w:rsidR="00D60155">
        <w:rPr>
          <w:b/>
        </w:rPr>
        <w:t xml:space="preserve">surface </w:t>
      </w:r>
      <w:r w:rsidRPr="00F541E2">
        <w:rPr>
          <w:b/>
        </w:rPr>
        <w:t>temperature response 10 and 100 years following one year of present-day (year 2014) emissions.</w:t>
      </w:r>
      <w:r w:rsidRPr="001C68C5">
        <w:t xml:space="preserve"> The temperature response is broken down by individual species and shown for total anthropogenic emissions (top), sectoral emissions (left) and regional emissions (right). Sectors and regions are sorted by (high-to-low) net temperature effect on the 10-year time scale. Error bars in the top panel show uncertainty (5-95% interval) in net temperature effect due to uncertainty in radiative forcing only (calculated using a Monte Carlo approach and best estimate uncertainties from the literature - see </w:t>
      </w:r>
      <w:del w:id="4897" w:author="Robin Matthews" w:date="2021-07-08T17:28:00Z">
        <w:r w:rsidRPr="001C68C5" w:rsidDel="000A70A0">
          <w:delText xml:space="preserve">Lund et al. </w:delText>
        </w:r>
      </w:del>
      <w:r w:rsidRPr="001C68C5">
        <w:fldChar w:fldCharType="begin" w:fldLock="1"/>
      </w:r>
      <w:r w:rsidR="002E1475">
        <w:instrText>ADDIN CSL_CITATION { "citationItems" : [ { "id" : "ITEM-1", "itemData" : { "DOI" : "10.5194/esd-11-977-2020", "ISSN" : "2190-4987", "abstract" : "Mitigation of non-CO2 emissions plays a key role in meeting the Paris Agreement ambitions and sustainable development goals. Implementation of respective policies addressing these targets mainly occur at sectoral and regional levels, and designing efficient mitigation strategies therefore relies on detailed knowledge about the mix of emissions from individual sources and their subsequent climate impact. Here we present a comprehensive dataset of near- and long-term global temperature responses to emissions of CO2 and individual short-lived climate forcers (SLCFs) from 7 sectors and 13 regions \u2013 for both present-day emissions and their continued evolution as projected under the Shared Socioeconomic Pathways (SSPs). We demonstrate the key role of CO2 in driving both near- and long-term warming and highlight the importance of mitigating methane emissions from agriculture, waste management, and energy production as the primary strategy to further limit near-term warming. Due to high current emissions of cooling SLCFs, policies targeting end-of-pipe energy sector emissions may result in net added warming unless accompanied by simultaneous methane and/or CO2 reductions. We find that SLCFs are projected to play a continued role in many regions, particularly those including low- to medium-income countries, under most of the SSPs considered here. East Asia, North America, and Europe will remain the largest contributors to total net warming until 2100, regardless of scenario, while South Asia and Africa south of the Sahara overtake Europe by the end of the century in SSP3-7.0 and SSP5-8.5. Our dataset is made available in an accessible format, aimed also at decision makers, to support further assessment of the implications of policy implementation at the sectoral and regional scales.", "author" : [ { "dropping-particle" : "", "family" : "Lund", "given" : "Marianne T.", "non-dropping-particle" : "", "parse-names" : false, "suffix" : "" }, { "dropping-particle" : "", "family" : "Aamaas", "given" : "Borgar", "non-dropping-particle" : "", "parse-names" : false, "suffix" : "" }, { "dropping-particle" : "", "family" : "Stjern", "given" : "Camilla W.", "non-dropping-particle" : "", "parse-names" : false, "suffix" : "" }, { "dropping-particle" : "", "family" : "Klimont", "given" : "Zbigniew", "non-dropping-particle" : "", "parse-names" : false, "suffix" : "" }, { "dropping-particle" : "", "family" : "Berntsen", "given" : "Terje K.", "non-dropping-particle" : "", "parse-names" : false, "suffix" : "" }, { "dropping-particle" : "", "family" : "Samset", "given" : "Bj\u00f8rn H.", "non-dropping-particle" : "", "parse-names" : false, "suffix" : "" } ], "container-title" : "Earth System Dynamics", "id" : "ITEM-1", "issue" : "4", "issued" : { "date-parts" : [ [ "2020", "11", "9" ] ] }, "page" : "977-993", "title" : "A continued role of short-lived climate forcers under the Shared Socioeconomic Pathways", "translator" : [ { "dropping-particle" : "", "family" : "G5371", "given" : "", "non-dropping-particle" : "", "parse-names" : false, "suffix" : "" } ], "type" : "article-journal", "volume" : "11" }, "uris" : [ "http://www.mendeley.com/documents/?uuid=3587d307-4414-4320-9735-6f133016a055" ] } ], "mendeley" : { "formattedCitation" : "(Lund et al., 2020)", "manualFormatting" : "Lund et al. (2020)", "plainTextFormattedCitation" : "(Lund et al., 2020)", "previouslyFormattedCitation" : "(Lund et al., 2020)" }, "properties" : { "noteIndex" : 0 }, "schema" : "https://github.com/citation-style-language/schema/raw/master/csl-citation.json" }</w:instrText>
      </w:r>
      <w:r w:rsidRPr="001C68C5">
        <w:fldChar w:fldCharType="separate"/>
      </w:r>
      <w:del w:id="4898" w:author="Robin Matthews" w:date="2021-07-08T17:28:00Z">
        <w:r w:rsidR="00CB33A1" w:rsidDel="000A70A0">
          <w:rPr>
            <w:noProof/>
          </w:rPr>
          <w:delText>(</w:delText>
        </w:r>
      </w:del>
      <w:r w:rsidR="00CB33A1">
        <w:rPr>
          <w:noProof/>
        </w:rPr>
        <w:t>Lund et al.</w:t>
      </w:r>
      <w:del w:id="4899" w:author="Robin Matthews" w:date="2021-07-08T17:28:00Z">
        <w:r w:rsidR="00CB33A1" w:rsidDel="000A70A0">
          <w:rPr>
            <w:noProof/>
          </w:rPr>
          <w:delText>,</w:delText>
        </w:r>
      </w:del>
      <w:r w:rsidR="00CB33A1">
        <w:rPr>
          <w:noProof/>
        </w:rPr>
        <w:t xml:space="preserve"> </w:t>
      </w:r>
      <w:ins w:id="4900" w:author="Robin Matthews" w:date="2021-07-08T17:28:00Z">
        <w:r w:rsidR="000A70A0">
          <w:rPr>
            <w:noProof/>
          </w:rPr>
          <w:t>(</w:t>
        </w:r>
      </w:ins>
      <w:r w:rsidR="00CB33A1">
        <w:rPr>
          <w:noProof/>
        </w:rPr>
        <w:t>2020)</w:t>
      </w:r>
      <w:r w:rsidRPr="001C68C5">
        <w:fldChar w:fldCharType="end"/>
      </w:r>
      <w:r w:rsidRPr="001C68C5">
        <w:t xml:space="preserve"> for details). CO2 emissions are excluded from open biomass burning and residential biofuel use due to their unavailability in CEDS and uncertainties around non-sustainable emission fraction. Emissions for 2014 originate from the Community Emissions Data System (CEDS) </w:t>
      </w:r>
      <w:r w:rsidRPr="001C68C5">
        <w:fldChar w:fldCharType="begin" w:fldLock="1"/>
      </w:r>
      <w:r w:rsidR="00D477C7">
        <w:instrText>ADDIN CSL_CITATION { "citationItems" : [ { "id" : "ITEM-1", "itemData" : { "DOI" : "10.5194/gmd-11-369-2018", "ISBN" : "1991-962X", "ISSN" : "19919603", "abstract" : "We present a new data set of annual historical (1750\u20132014) anthropogenic chemically reactive gases (CO, CH4, NH3, NOx, SO2, NMVOCs), carbonaceous aerosols (black carbon \u2013 BC, and organic carbon \u2013 OC), and CO2 developed with the Community Emissions Data System (CEDS). We improve upon existing inventories with a more consistent and reproducible methodology applied to all emission species, updated emission factors, and recent estimates through 2014. The data system relies on existing energy consumption data sets and regional and country-specific inventories to produce trends over recent decades. All emission species are consistently estimated using the same activity data over all time periods. Emissions are provided on an annual basis at the level of country and sector and gridded with monthly seasonality. These estimates are comparable to, but generally slightly higher than, existing global inventories. Emissions over the most recent years are more uncertain, particularly in low- and middle-income regions where country-specific emission inventories are less available. Future work will involve refining and updating these emission estimates, estimating emissions' uncertainty, and publication of the system as open-source software.", "author" : [ { "dropping-particle" : "", "family" : "Hoesly", "given" : "Rachel M.", "non-dropping-particle" : "", "parse-names" : false, "suffix" : "" }, { "dropping-particle" : "", "family" : "Smith", "given" : "Steven J.", "non-dropping-particle" : "", "parse-names" : false, "suffix" : "" }, { "dropping-particle" : "", "family" : "Feng", "given" : "Leyang", "non-dropping-particle" : "", "parse-names" : false, "suffix" : "" }, { "dropping-particle" : "", "family" : "Klimont", "given" : "Zbigniew", "non-dropping-particle" : "", "parse-names" : false, "suffix" : "" }, { "dropping-particle" : "", "family" : "Janssens-Maenhout", "given" : "Greet", "non-dropping-particle" : "", "parse-names" : false, "suffix" : "" }, { "dropping-particle" : "", "family" : "Pitkanen", "given" : "Tyler", "non-dropping-particle" : "", "parse-names" : false, "suffix" : "" }, { "dropping-particle" : "", "family" : "Seibert", "given" : "Jonathan J.", "non-dropping-particle" : "", "parse-names" : false, "suffix" : "" }, { "dropping-particle" : "", "family" : "Vu", "given" : "Linh", "non-dropping-particle" : "", "parse-names" : false, "suffix" : "" }, { "dropping-particle" : "", "family" : "Andres", "given" : "Robert J.", "non-dropping-particle" : "", "parse-names" : false, "suffix" : "" }, { "dropping-particle" : "", "family" : "Bolt", "given" : "Ryan M.", "non-dropping-particle" : "", "parse-names" : false, "suffix" : "" }, { "dropping-particle" : "", "family" : "Bond", "given" : "Tami C.", "non-dropping-particle" : "", "parse-names" : false, "suffix" : "" }, { "dropping-particle" : "", "family" : "Dawidowski", "given" : "Laura", "non-dropping-particle" : "", "parse-names" : false, "suffix" : "" }, { "dropping-particle" : "", "family" : "Kholod", "given" : "Nazar", "non-dropping-particle" : "", "parse-names" : false, "suffix" : "" }, { "dropping-particle" : "", "family" : "Kurokawa", "given" : "June Ichi", "non-dropping-particle" : "", "parse-names" : false, "suffix" : "" }, { "dropping-particle" : "", "family" : "Li", "given" : "Meng", "non-dropping-particle" : "", "parse-names" : false, "suffix" : "" }, { "dropping-particle" : "", "family" : "Liu", "given" : "Liang", "non-dropping-particle" : "", "parse-names" : false, "suffix" : "" }, { "dropping-particle" : "", "family" : "Lu", "given" : "Zifeng", "non-dropping-particle" : "", "parse-names" : false, "suffix" : "" }, { "dropping-particle" : "", "family" : "Moura", "given" : "Maria C.P.", "non-dropping-particle" : "", "parse-names" : false, "suffix" : "" }, { "dropping-particle" : "", "family" : "O'Rourke", "given" : "Patrick R.", "non-dropping-particle" : "", "parse-names" : false, "suffix" : "" }, { "dropping-particle" : "", "family" : "Zhang", "given" : "Qiang", "non-dropping-particle" : "", "parse-names" : false, "suffix" : "" } ], "container-title" : "Geoscientific Model Development", "id" : "ITEM-1", "issue" : "1", "issued" : { "date-parts" : [ [ "2018" ] ] }, "page" : "369-408", "title" : "Historical (1750-2014) anthropogenic emissions of reactive gases and aerosols from the Community Emissions Data System (CEDS)", "translator" : [ { "dropping-particle" : "", "family" : "G2885", "given" : "", "non-dropping-particle" : "", "parse-names" : false, "suffix" : "" } ], "type" : "article-journal", "volume" : "11" }, "uris" : [ "http://www.mendeley.com/documents/?uuid=2bf2fa68-b7ee-423d-bfbd-d77a4390d45e" ] } ], "mendeley" : { "formattedCitation" : "(Hoesly et al., 2018)", "plainTextFormattedCitation" : "(Hoesly et al., 2018)", "previouslyFormattedCitation" : "(Hoesly et al., 2018)" }, "properties" : { "noteIndex" : 0 }, "schema" : "https://github.com/citation-style-language/schema/raw/master/csl-citation.json" }</w:instrText>
      </w:r>
      <w:r w:rsidRPr="001C68C5">
        <w:fldChar w:fldCharType="separate"/>
      </w:r>
      <w:r w:rsidR="00CB33A1">
        <w:rPr>
          <w:noProof/>
        </w:rPr>
        <w:t>(Hoesly et al., 2018)</w:t>
      </w:r>
      <w:r w:rsidRPr="001C68C5">
        <w:fldChar w:fldCharType="end"/>
      </w:r>
      <w:r w:rsidRPr="001C68C5">
        <w:t xml:space="preserve">, except for HFCs which are from Purohit et al. </w:t>
      </w:r>
      <w:commentRangeStart w:id="4901"/>
      <w:r w:rsidRPr="001C68C5">
        <w:fldChar w:fldCharType="begin" w:fldLock="1"/>
      </w:r>
      <w:r w:rsidR="00D477C7">
        <w:instrText>ADDIN CSL_CITATION { "citationItems" : [ { "id" : "ITEM-1", "itemData" : { "DOI" : "10.5194/acp-20-11305-2020", "author" : [ { "dropping-particle" : "", "family" : "Purohit", "given" : "P", "non-dropping-particle" : "", "parse-names" : false, "suffix" : "" }, { "dropping-particle" : "", "family" : "H\u00f6glund-Isaksson", "given" : "L", "non-dropping-particle" : "", "parse-names" : false, "suffix" : "" }, { "dropping-particle" : "", "family" : "Dulac", "given" : "J", "non-dropping-particle" : "", "parse-names" : false, "suffix" : "" }, { "dropping-particle" : "", "family" : "Shah", "given" : "N", "non-dropping-particle" : "", "parse-names" : false, "suffix" : "" }, { "dropping-particle" : "", "family" : "Wei", "given" : "M", "non-dropping-particle" : "", "parse-names" : false, "suffix" : "" }, { "dropping-particle" : "", "family" : "Rafaj", "given" : "P", "non-dropping-particle" : "", "parse-names" : false, "suffix" : "" }, { "dropping-particle" : "", "family" : "Sch\u00f6pp", "given" : "W", "non-dropping-particle" : "", "parse-names" : false, "suffix" : "" } ], "container-title" : "Atmospheric Chemistry and Physics", "id" : "ITEM-1", "issue" : "19", "issued" : { "date-parts" : [ [ "2020" ] ] }, "page" : "11305-11327", "title" : "Electricity savings and greenhouse gas emission reductions from global phase-down of hydrofluorocarbons", "translator" : [ { "dropping-particle" : "", "family" : "G4858", "given" : "", "non-dropping-particle" : "", "parse-names" : false, "suffix" : "" } ], "type" : "article-journal", "volume" : "20" }, "suppress-author" : 1, "uris" : [ "http://www.mendeley.com/documents/?uuid=7efb8cfe-7d70-4f97-9d1d-939a8b66fe82" ] } ], "mendeley" : { "formattedCitation" : "(2020)", "plainTextFormattedCitation" : "(2020)", "previouslyFormattedCitation" : "(2020)" }, "properties" : { "noteIndex" : 0 }, "schema" : "https://github.com/citation-style-language/schema/raw/master/csl-citation.json" }</w:instrText>
      </w:r>
      <w:r w:rsidRPr="001C68C5">
        <w:fldChar w:fldCharType="separate"/>
      </w:r>
      <w:r w:rsidR="00CB33A1">
        <w:rPr>
          <w:noProof/>
        </w:rPr>
        <w:t>(2020)</w:t>
      </w:r>
      <w:r w:rsidRPr="001C68C5">
        <w:fldChar w:fldCharType="end"/>
      </w:r>
      <w:commentRangeEnd w:id="4901"/>
      <w:r w:rsidR="00CB33A1">
        <w:rPr>
          <w:rStyle w:val="Marquedecommentaire"/>
          <w:lang w:val="fr-FR"/>
        </w:rPr>
        <w:commentReference w:id="4901"/>
      </w:r>
      <w:r w:rsidRPr="001C68C5">
        <w:t xml:space="preserve">, open biomass burning from van Marle et al. </w:t>
      </w:r>
      <w:commentRangeStart w:id="4902"/>
      <w:r w:rsidRPr="001C68C5">
        <w:fldChar w:fldCharType="begin" w:fldLock="1"/>
      </w:r>
      <w:r w:rsidR="00D477C7">
        <w:instrText>ADDIN CSL_CITATION { "citationItems" : [ { "id" : "ITEM-1", "itemData" : { "DOI" : "10.5194/gmd-10-3329-2017", "ISSN" : "1991-9603", "abstract" : "Abstract. Fires have influenced atmospheric composition and climate since the rise of vascular plants, and satellite data have shown the overall global extent of fires. Our knowledge of historic fire emissions has progressively improved over the past decades due mostly to the development of new proxies and the improvement of fire models. Currently, there is a suite of proxies including sedimentary charcoal records, measurements of fire-emitted trace gases and black carbon stored in ice and firn, and visibility observations. These proxies provide opportunities to extrapolate emission estimates back in time based on satellite data starting in 1997, but each proxy has strengths and weaknesses regarding, for example, the spatial and temporal extents over which they are representative. We developed a new historic biomass burning emissions dataset starting in 1750 that merges the satellite record with several existing proxies and uses the average of six models from the Fire Model Intercomparison Project (FireMIP) protocol to estimate emissions when the available proxies had limited coverage. According to our approach, global biomass burning emissions were relatively constant, with 10-year averages varying between 1.8 and 2.3 Pg C yr\u22121. Carbon emissions increased only slightly over the full time period and peaked during the 1990s after which they decreased gradually. There is substantial uncertainty in these estimates, and patterns varied depending on choices regarding data representation, especially on regional scales. The observed pattern in fire carbon emissions is for a large part driven by African fires, which accounted for 58 % of global fire carbon emissions. African fire emissions declined since about 1950 due to conversion of savanna to cropland, and this decrease is partially compensated for by increasing emissions in deforestation zones of South America and Asia. These global fire emission estimates are mostly suited for global analyses and will be used in the Coupled Model Intercomparison Project Phase 6 (CMIP6) simulations.", "author" : [ { "dropping-particle" : "", "family" : "Marle", "given" : "Margreet J. E.", "non-dropping-particle" : "van", "parse-names" : false, "suffix" : "" }, { "dropping-particle" : "", "family" : "Kloster", "given" : "Silvia", "non-dropping-particle" : "", "parse-names" : false, "suffix" : "" }, { "dropping-particle" : "", "family" : "Magi", "given" : "Brian I.", "non-dropping-particle" : "", "parse-names" : false, "suffix" : "" }, { "dropping-particle" : "", "family" : "Marlon", "given" : "Jennifer R.", "non-dropping-particle" : "", "parse-names" : false, "suffix" : "" }, { "dropping-particle" : "", "family" : "Daniau", "given" : "Anne-Laure", "non-dropping-particle" : "", "parse-names" : false, "suffix" : "" }, { "dropping-particle" : "", "family" : "Field", "given" : "Robert D.", "non-dropping-particle" : "", "parse-names" : false, "suffix" : "" }, { "dropping-particle" : "", "family" : "Arneth", "given" : "Almut", "non-dropping-particle" : "", "parse-names" : false, "suffix" : "" }, { "dropping-particle" : "", "family" : "Forrest", "given" : "Matthew", "non-dropping-particle" : "", "parse-names" : false, "suffix" : "" }, { "dropping-particle" : "", "family" : "Hantson", "given" : "Stijn", "non-dropping-particle" : "", "parse-names" : false, "suffix" : "" }, { "dropping-particle" : "", "family" : "Kehrwald", "given" : "Natalie M.", "non-dropping-particle" : "", "parse-names" : false, "suffix" : "" }, { "dropping-particle" : "", "family" : "Knorr", "given" : "Wolfgang", "non-dropping-particle" : "", "parse-names" : false, "suffix" : "" }, { "dropping-particle" : "", "family" : "Lasslop", "given" : "Gitta", "non-dropping-particle" : "", "parse-names" : false, "suffix" : "" }, { "dropping-particle" : "", "family" : "Li", "given" : "Fang", "non-dropping-particle" : "", "parse-names" : false, "suffix" : "" }, { "dropping-particle" : "", "family" : "Mangeon", "given" : "St\u00e9phane", "non-dropping-particle" : "", "parse-names" : false, "suffix" : "" }, { "dropping-particle" : "", "family" : "Yue", "given" : "Chao", "non-dropping-particle" : "", "parse-names" : false, "suffix" : "" }, { "dropping-particle" : "", "family" : "Kaiser", "given" : "Johannes W.", "non-dropping-particle" : "", "parse-names" : false, "suffix" : "" }, { "dropping-particle" : "", "family" : "Werf", "given" : "Guido R.", "non-dropping-particle" : "van der", "parse-names" : false, "suffix" : "" } ], "container-title" : "Geoscientific Model Development", "id" : "ITEM-1", "issue" : "9", "issued" : { "date-parts" : [ [ "2017", "9", "11" ] ] }, "page" : "3329-3357", "title" : "Historic global biomass burning emissions for CMIP6 (BB4CMIP) based on merging satellite observations with proxies and fire models (1750\u20132015)", "translator" : [ { "dropping-particle" : "", "family" : "G4372", "given" : "", "non-dropping-particle" : "", "parse-names" : false, "suffix" : "" } ], "type" : "article-journal", "volume" : "10" }, "suppress-author" : 1, "uris" : [ "http://www.mendeley.com/documents/?uuid=cf7ce9ff-0db1-484e-a38e-8a5e54cf6ee4" ] } ], "mendeley" : { "formattedCitation" : "(2017)", "plainTextFormattedCitation" : "(2017)", "previouslyFormattedCitation" : "(2017)" }, "properties" : { "noteIndex" : 0 }, "schema" : "https://github.com/citation-style-language/schema/raw/master/csl-citation.json" }</w:instrText>
      </w:r>
      <w:r w:rsidRPr="001C68C5">
        <w:fldChar w:fldCharType="separate"/>
      </w:r>
      <w:r w:rsidR="00CB33A1">
        <w:rPr>
          <w:noProof/>
        </w:rPr>
        <w:t>(2017)</w:t>
      </w:r>
      <w:r w:rsidRPr="001C68C5">
        <w:fldChar w:fldCharType="end"/>
      </w:r>
      <w:commentRangeEnd w:id="4902"/>
      <w:r w:rsidR="00CB33A1">
        <w:rPr>
          <w:rStyle w:val="Marquedecommentaire"/>
          <w:lang w:val="fr-FR"/>
        </w:rPr>
        <w:commentReference w:id="4902"/>
      </w:r>
      <w:r w:rsidRPr="001C68C5">
        <w:t xml:space="preserve">, and aviation H2O which is from </w:t>
      </w:r>
      <w:del w:id="4903" w:author="Robin Matthews" w:date="2021-07-08T17:29:00Z">
        <w:r w:rsidRPr="001C68C5" w:rsidDel="000A70A0">
          <w:delText>Lee et al.</w:delText>
        </w:r>
      </w:del>
      <w:r w:rsidRPr="001C68C5">
        <w:fldChar w:fldCharType="begin" w:fldLock="1"/>
      </w:r>
      <w:r w:rsidR="002E1475">
        <w:instrText>ADDIN CSL_CITATION { "citationItems" : [ { "id" : "ITEM-1", "itemData" : { "DOI" : "10.1016/j.atmosenv.2020.117834", "ISSN" : "13522310", "author" : [ { "dropping-particle" : "", "family" : "Lee", "given" : "D.S.", "non-dropping-particle" : "", "parse-names" : false, "suffix" : "" }, { "dropping-particle" : "", "family" : "Fahey", "given" : "D.W.", "non-dropping-particle" : "", "parse-names" : false, "suffix" : "" }, { "dropping-particle" : "", "family" : "Skowron", "given" : "A.", "non-dropping-particle" : "", "parse-names" : false, "suffix" : "" }, { "dropping-particle" : "", "family" : "Allen", "given" : "M.R.", "non-dropping-particle" : "", "parse-names" : false, "suffix" : "" }, { "dropping-particle" : "", "family" : "Burkhardt", "given" : "U.", "non-dropping-particle" : "", "parse-names" : false, "suffix" : "" }, { "dropping-particle" : "", "family" : "Chen", "given" : "Q.", "non-dropping-particle" : "", "parse-names" : false, "suffix" : "" }, { "dropping-particle" : "", "family" : "Doherty", "given" : "S.J.", "non-dropping-particle" : "", "parse-names" : false, "suffix" : "" }, { "dropping-particle" : "", "family" : "Freeman", "given" : "S.", "non-dropping-particle" : "", "parse-names" : false, "suffix" : "" }, { "dropping-particle" : "", "family" : "Forster", "given" : "P.M.", "non-dropping-particle" : "", "parse-names" : false, "suffix" : "" }, { "dropping-particle" : "", "family" : "Fuglestvedt", "given" : "J.", "non-dropping-particle" : "", "parse-names" : false, "suffix" : "" }, { "dropping-particle" : "", "family" : "Gettelman", "given" : "A.", "non-dropping-particle" : "", "parse-names" : false, "suffix" : "" }, { "dropping-particle" : "", "family" : "Le\u00f3n", "given" : "R.R.", "non-dropping-particle" : "De", "parse-names" : false, "suffix" : "" }, { "dropping-particle" : "", "family" : "Lim", "given" : "L.L.", "non-dropping-particle" : "", "parse-names" : false, "suffix" : "" }, { "dropping-particle" : "", "family" : "Lund", "given" : "M.T.", "non-dropping-particle" : "", "parse-names" : false, "suffix" : "" }, { "dropping-particle" : "", "family" : "Millar", "given" : "R.J.", "non-dropping-particle" : "", "parse-names" : false, "suffix" : "" }, { "dropping-particle" : "", "family" : "Owen", "given" : "B.", "non-dropping-particle" : "", "parse-names" : false, "suffix" : "" }, { "dropping-particle" : "", "family" : "Penner", "given" : "J.E.", "non-dropping-particle" : "", "parse-names" : false, "suffix" : "" }, { "dropping-particle" : "", "family" : "Pitari", "given" : "G.", "non-dropping-particle" : "", "parse-names" : false, "suffix" : "" }, { "dropping-particle" : "", "family" : "Prather", "given" : "M.J.", "non-dropping-particle" : "", "parse-names" : false, "suffix" : "" }, { "dropping-particle" : "", "family" : "Sausen", "given" : "R.", "non-dropping-particle" : "", "parse-names" : false, "suffix" : "" }, { "dropping-particle" : "", "family" : "Wilcox", "given" : "L.J.", "non-dropping-particle" : "", "parse-names" : false, "suffix" : "" } ], "container-title" : "Atmospheric Environment", "id" : "ITEM-1", "issued" : { "date-parts" : [ [ "2021", "1" ] ] }, "page" : "117834", "title" : "The contribution of global aviation to anthropogenic climate forcing for 2000 to 2018", "translator" : [ { "dropping-particle" : "", "family" : "G5421", "given" : "", "non-dropping-particle" : "", "parse-names" : false, "suffix" : "" } ], "type" : "article-journal", "volume" : "244" }, "uris" : [ "http://www.mendeley.com/documents/?uuid=4e2a014b-c94e-4b3c-bd26-0589d56ee67e" ] } ], "mendeley" : { "formattedCitation" : "(Lee et al., 2021)", "manualFormatting" : "Lee et al. (2021)", "plainTextFormattedCitation" : "(Lee et al., 2021)", "previouslyFormattedCitation" : "(Lee et al., 2021)" }, "properties" : { "noteIndex" : 0 }, "schema" : "https://github.com/citation-style-language/schema/raw/master/csl-citation.json" }</w:instrText>
      </w:r>
      <w:r w:rsidRPr="001C68C5">
        <w:fldChar w:fldCharType="separate"/>
      </w:r>
      <w:del w:id="4904" w:author="Robin Matthews" w:date="2021-07-08T17:29:00Z">
        <w:r w:rsidR="00CB33A1" w:rsidDel="000A70A0">
          <w:rPr>
            <w:noProof/>
          </w:rPr>
          <w:delText>(</w:delText>
        </w:r>
      </w:del>
      <w:r w:rsidR="00CB33A1">
        <w:rPr>
          <w:noProof/>
        </w:rPr>
        <w:t>Lee et al.</w:t>
      </w:r>
      <w:del w:id="4905" w:author="Robin Matthews" w:date="2021-07-08T17:29:00Z">
        <w:r w:rsidR="00CB33A1" w:rsidDel="000A70A0">
          <w:rPr>
            <w:noProof/>
          </w:rPr>
          <w:delText>,</w:delText>
        </w:r>
      </w:del>
      <w:r w:rsidR="00CB33A1">
        <w:rPr>
          <w:noProof/>
        </w:rPr>
        <w:t xml:space="preserve"> </w:t>
      </w:r>
      <w:ins w:id="4906" w:author="Robin Matthews" w:date="2021-07-08T17:29:00Z">
        <w:r w:rsidR="000A70A0">
          <w:rPr>
            <w:noProof/>
          </w:rPr>
          <w:t>(</w:t>
        </w:r>
      </w:ins>
      <w:r w:rsidR="00CB33A1">
        <w:rPr>
          <w:noProof/>
        </w:rPr>
        <w:t>2021)</w:t>
      </w:r>
      <w:r w:rsidRPr="001C68C5">
        <w:fldChar w:fldCharType="end"/>
      </w:r>
      <w:r w:rsidRPr="001C68C5">
        <w:t xml:space="preserve">. The split of fossil fuel production and distribution and combustion for energy and residential and commercial fuel use into fossil fuel and biofuel components obtained from the GAINS </w:t>
      </w:r>
      <w:bookmarkStart w:id="4907" w:name="_Hlk66151904"/>
      <w:r w:rsidRPr="001C68C5">
        <w:t>model (ECLIPSE version 6b dataset)</w:t>
      </w:r>
      <w:bookmarkEnd w:id="4907"/>
      <w:r w:rsidRPr="001C68C5">
        <w:t xml:space="preserve">. Open biomass burning emissions are not included for the regions. Emission are aggregated into fossil fuel </w:t>
      </w:r>
      <w:r w:rsidRPr="001C68C5">
        <w:lastRenderedPageBreak/>
        <w:t>production and distribution (coal mining, oil and gas production, upstream gas flaring, gas distribution networks), agriculture (livestock and crop production), fossil fuel combustion for energy (power plants), industry (combustion and production processes, solvent use loses from production and end use), residential and commercial (fossil fuel use for cooking and heating as well is HFCs leakage from A/C and refrigeration), waste management (solid waste, incl. landfills and open trash burning, residential and industrial waste water),</w:t>
      </w:r>
      <w:r w:rsidR="007E5298">
        <w:t xml:space="preserve"> land</w:t>
      </w:r>
      <w:r w:rsidRPr="001C68C5">
        <w:t xml:space="preserve"> transport</w:t>
      </w:r>
      <w:r w:rsidR="007E5298">
        <w:t>ation</w:t>
      </w:r>
      <w:r w:rsidRPr="001C68C5">
        <w:t xml:space="preserve"> (road and off-road vehicles, and HFC leakage from A/C and refrigeration equipment), residential and commercial (biofuels use for cooking and heating), open biomass burning (forest, grassland, savannah fires, and agricultural waste burning), shipping (incl. international shipping), and aviation (incl. international aviation). </w:t>
      </w:r>
      <w:r w:rsidR="00015FA2" w:rsidRPr="004369BC">
        <w:rPr>
          <w:rFonts w:cs="Times New Roman"/>
          <w:szCs w:val="20"/>
        </w:rPr>
        <w:t xml:space="preserve">Further details on data sources and processing are available in the chapter data table (Table </w:t>
      </w:r>
      <w:r w:rsidR="00015FA2">
        <w:rPr>
          <w:rFonts w:cs="Times New Roman"/>
          <w:szCs w:val="20"/>
        </w:rPr>
        <w:t>6.SM.1</w:t>
      </w:r>
      <w:r w:rsidR="00015FA2" w:rsidRPr="004369BC">
        <w:rPr>
          <w:rFonts w:cs="Times New Roman"/>
          <w:szCs w:val="20"/>
        </w:rPr>
        <w:t>).</w:t>
      </w:r>
    </w:p>
    <w:p w14:paraId="319A7914" w14:textId="77777777" w:rsidR="00E578B9" w:rsidRPr="00EC01A2" w:rsidRDefault="00E578B9" w:rsidP="00D5630D">
      <w:pPr>
        <w:pStyle w:val="AR6Chap6Figure"/>
        <w:numPr>
          <w:ilvl w:val="0"/>
          <w:numId w:val="0"/>
        </w:numPr>
        <w:ind w:left="1134"/>
        <w:rPr>
          <w:rFonts w:cs="Times New Roman"/>
        </w:rPr>
      </w:pPr>
    </w:p>
    <w:p w14:paraId="0E53573C" w14:textId="181ABB4C" w:rsidR="00E578B9" w:rsidRPr="00EC01A2" w:rsidRDefault="00E578B9" w:rsidP="00D5630D">
      <w:pPr>
        <w:pStyle w:val="AR6BodyText"/>
        <w:rPr>
          <w:rFonts w:cs="Times New Roman"/>
          <w:lang w:val="en-US"/>
        </w:rPr>
      </w:pPr>
      <w:r w:rsidRPr="00EC01A2">
        <w:rPr>
          <w:rFonts w:cs="Times New Roman"/>
          <w:b/>
          <w:lang w:val="en-GB"/>
        </w:rPr>
        <w:t xml:space="preserve">[END </w:t>
      </w:r>
      <w:r w:rsidRPr="00EC01A2">
        <w:rPr>
          <w:rFonts w:cs="Times New Roman"/>
          <w:b/>
          <w:lang w:val="en-US"/>
        </w:rPr>
        <w:t>FIGURE</w:t>
      </w:r>
      <w:r w:rsidRPr="00EC01A2">
        <w:rPr>
          <w:rFonts w:cs="Times New Roman"/>
          <w:b/>
          <w:lang w:val="en-GB"/>
        </w:rPr>
        <w:t xml:space="preserve"> 6.1</w:t>
      </w:r>
      <w:r>
        <w:rPr>
          <w:rFonts w:cs="Times New Roman"/>
          <w:b/>
          <w:lang w:val="en-GB"/>
        </w:rPr>
        <w:t>6</w:t>
      </w:r>
      <w:r w:rsidRPr="00EC01A2">
        <w:rPr>
          <w:rFonts w:cs="Times New Roman"/>
          <w:b/>
          <w:lang w:val="en-GB"/>
        </w:rPr>
        <w:t xml:space="preserve"> HERE]</w:t>
      </w:r>
    </w:p>
    <w:p w14:paraId="2E46503F" w14:textId="25D0E9EF" w:rsidR="00E578B9" w:rsidRDefault="00E578B9" w:rsidP="00D5630D">
      <w:pPr>
        <w:pStyle w:val="AR6BodyText"/>
        <w:rPr>
          <w:rFonts w:cs="Times New Roman"/>
          <w:lang w:val="en-US"/>
        </w:rPr>
      </w:pPr>
    </w:p>
    <w:p w14:paraId="5AAB306B" w14:textId="77777777" w:rsidR="002A65DE" w:rsidRPr="00EC01A2" w:rsidRDefault="002A65DE" w:rsidP="00D5630D">
      <w:pPr>
        <w:pStyle w:val="AR6BodyText"/>
        <w:rPr>
          <w:rFonts w:cs="Times New Roman"/>
          <w:lang w:val="en-US"/>
        </w:rPr>
      </w:pPr>
    </w:p>
    <w:p w14:paraId="5A81443F" w14:textId="77777777" w:rsidR="00E578B9" w:rsidRPr="00326917" w:rsidRDefault="00E578B9" w:rsidP="00D5630D">
      <w:pPr>
        <w:rPr>
          <w:b/>
          <w:lang w:val="en-US"/>
        </w:rPr>
      </w:pPr>
      <w:r w:rsidRPr="00326917">
        <w:rPr>
          <w:b/>
          <w:lang w:val="en-US"/>
        </w:rPr>
        <w:t>[</w:t>
      </w:r>
      <w:commentRangeStart w:id="4908"/>
      <w:r w:rsidRPr="00326917">
        <w:rPr>
          <w:b/>
          <w:lang w:val="en-US"/>
        </w:rPr>
        <w:t xml:space="preserve">START FIGURE 6.17 HERE]  </w:t>
      </w:r>
      <w:commentRangeEnd w:id="4908"/>
      <w:r w:rsidR="00A01DB0">
        <w:rPr>
          <w:rStyle w:val="Marquedecommentaire"/>
          <w:rFonts w:cstheme="minorBidi"/>
          <w:lang w:eastAsia="fr-FR"/>
        </w:rPr>
        <w:commentReference w:id="4908"/>
      </w:r>
    </w:p>
    <w:p w14:paraId="2C240A0B" w14:textId="77777777" w:rsidR="00E578B9" w:rsidRPr="00EC01A2" w:rsidRDefault="00E578B9" w:rsidP="00D5630D">
      <w:pPr>
        <w:pStyle w:val="AR6BodyText"/>
        <w:rPr>
          <w:rFonts w:cs="Times New Roman"/>
          <w:lang w:val="en-GB"/>
        </w:rPr>
      </w:pPr>
    </w:p>
    <w:p w14:paraId="76975B77" w14:textId="665B276D" w:rsidR="00DE3230" w:rsidRPr="001C68C5" w:rsidRDefault="008D51C5" w:rsidP="001C68C5">
      <w:pPr>
        <w:pStyle w:val="AR6Chap6Figure"/>
      </w:pPr>
      <w:bookmarkStart w:id="4909" w:name="_Hlk55655683"/>
      <w:r w:rsidRPr="00F541E2">
        <w:rPr>
          <w:b/>
        </w:rPr>
        <w:t>Emission source-sector attribution of regional population weighted mean concentrations of PM</w:t>
      </w:r>
      <w:r w:rsidRPr="00F541E2">
        <w:rPr>
          <w:b/>
          <w:vertAlign w:val="subscript"/>
        </w:rPr>
        <w:t xml:space="preserve">2.5 </w:t>
      </w:r>
      <w:r w:rsidRPr="00F541E2">
        <w:rPr>
          <w:b/>
        </w:rPr>
        <w:t xml:space="preserve">and ozone for present day emissions (year 2014). </w:t>
      </w:r>
      <w:r w:rsidRPr="001C68C5">
        <w:t xml:space="preserve">Regional concentrations and source apportionment calculated with the TM5-FASST model </w:t>
      </w:r>
      <w:r w:rsidRPr="001C68C5">
        <w:fldChar w:fldCharType="begin" w:fldLock="1"/>
      </w:r>
      <w:r w:rsidR="00D477C7">
        <w:instrText>ADDIN CSL_CITATION { "citationItems" : [ { "id" : "ITEM-1", "itemData" : { "DOI" : "10.5194/acp-18-16173-2018", "abstract" : "This paper describes, documents, and validates the TM5-FAst Scenario Screening Tool (TM5-FASST), a global reduced-form air quality source\u2013receptor model that has been designed to compute ambient pollutant concentrations as well as a broad range of pollutant-related impacts on human health, agricultural crop production, and short-lived pollutant climate metrics, taking as input annual pollutant emission data aggregated at the national or regional level. The TM5-FASST tool, providing a trade-off between accuracy and applicability, is based on linearized emission-concentration sensitivities derived with the full chemistry-transport model TM5. The tool has been extensively applied in various recent critical studies. Although informal and fragmented validation has already been performed in various publications, this paper provides a comprehensive documentation of all components of the model and a validation against the full TM5 model. We find that the simplifications introduced in order to generate immediate results from emission scenarios do not compromise the validity of the output and as such TM5-FASST is proven to be a useful tool in science-policy analysis. Furthermore, it constitutes a suitable architecture for implementing the ensemble of source\u2013receptor relations obtained in the frame of the HTAP modelling exercises, thus creating a link between the scientific community and policy-oriented users.", "author" : [ { "dropping-particle" : "", "family" : "Dingenen", "given" : "R", "non-dropping-particle" : "Van", "parse-names" : false, "suffix" : "" }, { "dropping-particle" : "", "family" : "Dentener", "given" : "F", "non-dropping-particle" : "", "parse-names" : false, "suffix" : "" }, { "dropping-particle" : "", "family" : "Crippa", "given" : "M", "non-dropping-particle" : "", "parse-names" : false, "suffix" : "" }, { "dropping-particle" : "", "family" : "Leitao", "given" : "J", "non-dropping-particle" : "", "parse-names" : false, "suffix" : "" }, { "dropping-particle" : "", "family" : "Marmer", "given" : "E", "non-dropping-particle" : "", "parse-names" : false, "suffix" : "" }, { "dropping-particle" : "", "family" : "Rao", "given" : "S", "non-dropping-particle" : "", "parse-names" : false, "suffix" : "" }, { "dropping-particle" : "", "family" : "Solazzo", "given" : "E", "non-dropping-particle" : "", "parse-names" : false, "suffix" : "" }, { "dropping-particle" : "", "family" : "Valentini", "given" : "L", "non-dropping-particle" : "", "parse-names" : false, "suffix" : "" } ], "container-title" : "Atmospheric Chemistry and Physics", "id" : "ITEM-1", "issue" : "21", "issued" : { "date-parts" : [ [ "2018" ] ] }, "page" : "16173-16211", "title" : "TM5-FASST: a global atmospheric source-receptor model for rapid impact analysis of emission changes on air quality and short-lived climate pollutants", "translator" : [ { "dropping-particle" : "", "family" : "G3817", "given" : "", "non-dropping-particle" : "", "parse-names" : false, "suffix" : "" } ], "type" : "article-journal", "volume" : "18" }, "uris" : [ "http://www.mendeley.com/documents/?uuid=d95e683e-8935-4c17-9e97-98276b7c2aab" ] } ], "mendeley" : { "formattedCitation" : "(Van Dingenen et al., 2018)", "plainTextFormattedCitation" : "(Van Dingenen et al., 2018)", "previouslyFormattedCitation" : "(Van Dingenen et al., 2018)" }, "properties" : { "noteIndex" : 0 }, "schema" : "https://github.com/citation-style-language/schema/raw/master/csl-citation.json" }</w:instrText>
      </w:r>
      <w:r w:rsidRPr="001C68C5">
        <w:fldChar w:fldCharType="separate"/>
      </w:r>
      <w:r w:rsidR="00CB33A1">
        <w:rPr>
          <w:noProof/>
        </w:rPr>
        <w:t>(Van Dingenen et al., 2018)</w:t>
      </w:r>
      <w:r w:rsidRPr="001C68C5">
        <w:fldChar w:fldCharType="end"/>
      </w:r>
      <w:r w:rsidRPr="001C68C5">
        <w:t xml:space="preserve"> for the 2014 emission data from the Community Emissions Data System (CEDS) </w:t>
      </w:r>
      <w:r w:rsidRPr="001C68C5">
        <w:fldChar w:fldCharType="begin" w:fldLock="1"/>
      </w:r>
      <w:r w:rsidR="00D477C7">
        <w:instrText>ADDIN CSL_CITATION { "citationItems" : [ { "id" : "ITEM-1", "itemData" : { "DOI" : "10.5194/gmd-11-369-2018", "ISBN" : "1991-962X", "ISSN" : "19919603", "abstract" : "We present a new data set of annual historical (1750\u20132014) anthropogenic chemically reactive gases (CO, CH4, NH3, NOx, SO2, NMVOCs), carbonaceous aerosols (black carbon \u2013 BC, and organic carbon \u2013 OC), and CO2 developed with the Community Emissions Data System (CEDS). We improve upon existing inventories with a more consistent and reproducible methodology applied to all emission species, updated emission factors, and recent estimates through 2014. The data system relies on existing energy consumption data sets and regional and country-specific inventories to produce trends over recent decades. All emission species are consistently estimated using the same activity data over all time periods. Emissions are provided on an annual basis at the level of country and sector and gridded with monthly seasonality. These estimates are comparable to, but generally slightly higher than, existing global inventories. Emissions over the most recent years are more uncertain, particularly in low- and middle-income regions where country-specific emission inventories are less available. Future work will involve refining and updating these emission estimates, estimating emissions' uncertainty, and publication of the system as open-source software.", "author" : [ { "dropping-particle" : "", "family" : "Hoesly", "given" : "Rachel M.", "non-dropping-particle" : "", "parse-names" : false, "suffix" : "" }, { "dropping-particle" : "", "family" : "Smith", "given" : "Steven J.", "non-dropping-particle" : "", "parse-names" : false, "suffix" : "" }, { "dropping-particle" : "", "family" : "Feng", "given" : "Leyang", "non-dropping-particle" : "", "parse-names" : false, "suffix" : "" }, { "dropping-particle" : "", "family" : "Klimont", "given" : "Zbigniew", "non-dropping-particle" : "", "parse-names" : false, "suffix" : "" }, { "dropping-particle" : "", "family" : "Janssens-Maenhout", "given" : "Greet", "non-dropping-particle" : "", "parse-names" : false, "suffix" : "" }, { "dropping-particle" : "", "family" : "Pitkanen", "given" : "Tyler", "non-dropping-particle" : "", "parse-names" : false, "suffix" : "" }, { "dropping-particle" : "", "family" : "Seibert", "given" : "Jonathan J.", "non-dropping-particle" : "", "parse-names" : false, "suffix" : "" }, { "dropping-particle" : "", "family" : "Vu", "given" : "Linh", "non-dropping-particle" : "", "parse-names" : false, "suffix" : "" }, { "dropping-particle" : "", "family" : "Andres", "given" : "Robert J.", "non-dropping-particle" : "", "parse-names" : false, "suffix" : "" }, { "dropping-particle" : "", "family" : "Bolt", "given" : "Ryan M.", "non-dropping-particle" : "", "parse-names" : false, "suffix" : "" }, { "dropping-particle" : "", "family" : "Bond", "given" : "Tami C.", "non-dropping-particle" : "", "parse-names" : false, "suffix" : "" }, { "dropping-particle" : "", "family" : "Dawidowski", "given" : "Laura", "non-dropping-particle" : "", "parse-names" : false, "suffix" : "" }, { "dropping-particle" : "", "family" : "Kholod", "given" : "Nazar", "non-dropping-particle" : "", "parse-names" : false, "suffix" : "" }, { "dropping-particle" : "", "family" : "Kurokawa", "given" : "June Ichi", "non-dropping-particle" : "", "parse-names" : false, "suffix" : "" }, { "dropping-particle" : "", "family" : "Li", "given" : "Meng", "non-dropping-particle" : "", "parse-names" : false, "suffix" : "" }, { "dropping-particle" : "", "family" : "Liu", "given" : "Liang", "non-dropping-particle" : "", "parse-names" : false, "suffix" : "" }, { "dropping-particle" : "", "family" : "Lu", "given" : "Zifeng", "non-dropping-particle" : "", "parse-names" : false, "suffix" : "" }, { "dropping-particle" : "", "family" : "Moura", "given" : "Maria C.P.", "non-dropping-particle" : "", "parse-names" : false, "suffix" : "" }, { "dropping-particle" : "", "family" : "O'Rourke", "given" : "Patrick R.", "non-dropping-particle" : "", "parse-names" : false, "suffix" : "" }, { "dropping-particle" : "", "family" : "Zhang", "given" : "Qiang", "non-dropping-particle" : "", "parse-names" : false, "suffix" : "" } ], "container-title" : "Geoscientific Model Development", "id" : "ITEM-1", "issue" : "1", "issued" : { "date-parts" : [ [ "2018" ] ] }, "page" : "369-408", "title" : "Historical (1750-2014) anthropogenic emissions of reactive gases and aerosols from the Community Emissions Data System (CEDS)", "translator" : [ { "dropping-particle" : "", "family" : "G2885", "given" : "", "non-dropping-particle" : "", "parse-names" : false, "suffix" : "" } ], "type" : "article-journal", "volume" : "11" }, "uris" : [ "http://www.mendeley.com/documents/?uuid=2bf2fa68-b7ee-423d-bfbd-d77a4390d45e" ] } ], "mendeley" : { "formattedCitation" : "(Hoesly et al., 2018)", "plainTextFormattedCitation" : "(Hoesly et al., 2018)", "previouslyFormattedCitation" : "(Hoesly et al., 2018)" }, "properties" : { "noteIndex" : 0 }, "schema" : "https://github.com/citation-style-language/schema/raw/master/csl-citation.json" }</w:instrText>
      </w:r>
      <w:r w:rsidRPr="001C68C5">
        <w:fldChar w:fldCharType="separate"/>
      </w:r>
      <w:r w:rsidR="00CB33A1">
        <w:rPr>
          <w:noProof/>
        </w:rPr>
        <w:t>(Hoesly et al., 2018)</w:t>
      </w:r>
      <w:r w:rsidRPr="001C68C5">
        <w:fldChar w:fldCharType="end"/>
      </w:r>
      <w:r w:rsidRPr="001C68C5">
        <w:t xml:space="preserve"> and van Marle et al</w:t>
      </w:r>
      <w:commentRangeStart w:id="4910"/>
      <w:r w:rsidRPr="001C68C5">
        <w:t>.</w:t>
      </w:r>
      <w:r w:rsidRPr="001C68C5">
        <w:fldChar w:fldCharType="begin" w:fldLock="1"/>
      </w:r>
      <w:r w:rsidR="00D477C7">
        <w:instrText>ADDIN CSL_CITATION { "citationItems" : [ { "id" : "ITEM-1", "itemData" : { "DOI" : "10.5194/gmd-10-3329-2017", "ISSN" : "1991-9603", "abstract" : "Abstract. Fires have influenced atmospheric composition and climate since the rise of vascular plants, and satellite data have shown the overall global extent of fires. Our knowledge of historic fire emissions has progressively improved over the past decades due mostly to the development of new proxies and the improvement of fire models. Currently, there is a suite of proxies including sedimentary charcoal records, measurements of fire-emitted trace gases and black carbon stored in ice and firn, and visibility observations. These proxies provide opportunities to extrapolate emission estimates back in time based on satellite data starting in 1997, but each proxy has strengths and weaknesses regarding, for example, the spatial and temporal extents over which they are representative. We developed a new historic biomass burning emissions dataset starting in 1750 that merges the satellite record with several existing proxies and uses the average of six models from the Fire Model Intercomparison Project (FireMIP) protocol to estimate emissions when the available proxies had limited coverage. According to our approach, global biomass burning emissions were relatively constant, with 10-year averages varying between 1.8 and 2.3 Pg C yr\u22121. Carbon emissions increased only slightly over the full time period and peaked during the 1990s after which they decreased gradually. There is substantial uncertainty in these estimates, and patterns varied depending on choices regarding data representation, especially on regional scales. The observed pattern in fire carbon emissions is for a large part driven by African fires, which accounted for 58 % of global fire carbon emissions. African fire emissions declined since about 1950 due to conversion of savanna to cropland, and this decrease is partially compensated for by increasing emissions in deforestation zones of South America and Asia. These global fire emission estimates are mostly suited for global analyses and will be used in the Coupled Model Intercomparison Project Phase 6 (CMIP6) simulations.", "author" : [ { "dropping-particle" : "", "family" : "Marle", "given" : "Margreet J. E.", "non-dropping-particle" : "van", "parse-names" : false, "suffix" : "" }, { "dropping-particle" : "", "family" : "Kloster", "given" : "Silvia", "non-dropping-particle" : "", "parse-names" : false, "suffix" : "" }, { "dropping-particle" : "", "family" : "Magi", "given" : "Brian I.", "non-dropping-particle" : "", "parse-names" : false, "suffix" : "" }, { "dropping-particle" : "", "family" : "Marlon", "given" : "Jennifer R.", "non-dropping-particle" : "", "parse-names" : false, "suffix" : "" }, { "dropping-particle" : "", "family" : "Daniau", "given" : "Anne-Laure", "non-dropping-particle" : "", "parse-names" : false, "suffix" : "" }, { "dropping-particle" : "", "family" : "Field", "given" : "Robert D.", "non-dropping-particle" : "", "parse-names" : false, "suffix" : "" }, { "dropping-particle" : "", "family" : "Arneth", "given" : "Almut", "non-dropping-particle" : "", "parse-names" : false, "suffix" : "" }, { "dropping-particle" : "", "family" : "Forrest", "given" : "Matthew", "non-dropping-particle" : "", "parse-names" : false, "suffix" : "" }, { "dropping-particle" : "", "family" : "Hantson", "given" : "Stijn", "non-dropping-particle" : "", "parse-names" : false, "suffix" : "" }, { "dropping-particle" : "", "family" : "Kehrwald", "given" : "Natalie M.", "non-dropping-particle" : "", "parse-names" : false, "suffix" : "" }, { "dropping-particle" : "", "family" : "Knorr", "given" : "Wolfgang", "non-dropping-particle" : "", "parse-names" : false, "suffix" : "" }, { "dropping-particle" : "", "family" : "Lasslop", "given" : "Gitta", "non-dropping-particle" : "", "parse-names" : false, "suffix" : "" }, { "dropping-particle" : "", "family" : "Li", "given" : "Fang", "non-dropping-particle" : "", "parse-names" : false, "suffix" : "" }, { "dropping-particle" : "", "family" : "Mangeon", "given" : "St\u00e9phane", "non-dropping-particle" : "", "parse-names" : false, "suffix" : "" }, { "dropping-particle" : "", "family" : "Yue", "given" : "Chao", "non-dropping-particle" : "", "parse-names" : false, "suffix" : "" }, { "dropping-particle" : "", "family" : "Kaiser", "given" : "Johannes W.", "non-dropping-particle" : "", "parse-names" : false, "suffix" : "" }, { "dropping-particle" : "", "family" : "Werf", "given" : "Guido R.", "non-dropping-particle" : "van der", "parse-names" : false, "suffix" : "" } ], "container-title" : "Geoscientific Model Development", "id" : "ITEM-1", "issue" : "9", "issued" : { "date-parts" : [ [ "2017", "9", "11" ] ] }, "page" : "3329-3357", "title" : "Historic global biomass burning emissions for CMIP6 (BB4CMIP) based on merging satellite observations with proxies and fire models (1750\u20132015)", "translator" : [ { "dropping-particle" : "", "family" : "G4372", "given" : "", "non-dropping-particle" : "", "parse-names" : false, "suffix" : "" } ], "type" : "article-journal", "volume" : "10" }, "suppress-author" : 1, "uris" : [ "http://www.mendeley.com/documents/?uuid=cf7ce9ff-0db1-484e-a38e-8a5e54cf6ee4" ] } ], "mendeley" : { "formattedCitation" : "(2017)", "plainTextFormattedCitation" : "(2017)", "previouslyFormattedCitation" : "(2017)" }, "properties" : { "noteIndex" : 0 }, "schema" : "https://github.com/citation-style-language/schema/raw/master/csl-citation.json" }</w:instrText>
      </w:r>
      <w:r w:rsidRPr="001C68C5">
        <w:fldChar w:fldCharType="separate"/>
      </w:r>
      <w:r w:rsidR="00CB33A1">
        <w:rPr>
          <w:noProof/>
        </w:rPr>
        <w:t>(2017)</w:t>
      </w:r>
      <w:r w:rsidRPr="001C68C5">
        <w:fldChar w:fldCharType="end"/>
      </w:r>
      <w:commentRangeEnd w:id="4910"/>
      <w:r w:rsidR="00CB33A1">
        <w:rPr>
          <w:rStyle w:val="Marquedecommentaire"/>
          <w:lang w:val="fr-FR"/>
        </w:rPr>
        <w:commentReference w:id="4910"/>
      </w:r>
      <w:r w:rsidRPr="001C68C5">
        <w:t xml:space="preserve"> for open biomass burning. PM</w:t>
      </w:r>
      <w:r w:rsidRPr="001C520D">
        <w:rPr>
          <w:vertAlign w:val="subscript"/>
        </w:rPr>
        <w:t xml:space="preserve">2.5 </w:t>
      </w:r>
      <w:r w:rsidRPr="001C68C5">
        <w:t xml:space="preserve">dust and seasalt are monthly mean climatological average over 2010-2018 from CAMS global reanalysis (EAC4) </w:t>
      </w:r>
      <w:r w:rsidRPr="001C68C5">
        <w:fldChar w:fldCharType="begin" w:fldLock="1"/>
      </w:r>
      <w:r w:rsidR="00D477C7">
        <w:instrText>ADDIN CSL_CITATION { "citationItems" : [ { "id" : "ITEM-1", "itemData" : { "DOI" : "10.5194/acp-19-3515-2019", "ISSN" : "1680-7324", "abstract" : "Abstract. The Copernicus Atmosphere Monitoring Service (CAMS) reanalysis is the latest global reanalysis dataset of atmospheric composition produced by the European Centre for Medium-Range Weather Forecasts (ECMWF), consisting of three-dimensional time-consistent atmospheric composition fields, including aerosols and chemical species. The dataset currently covers the period 2003\u20132016 and will be extended in the future by adding 1 year each year. A reanalysis for greenhouse gases is being produced separately. The CAMS reanalysis builds on the experience gained during the production of the earlier Monitoring Atmospheric Composition and Climate (MACC) reanalysis and CAMS interim reanalysis. Satellite retrievals of total column CO; tropospheric column NO2; aerosol optical depth (AOD); and total column, partial column and profile ozone retrievals were assimilated for the CAMS reanalysis with ECMWF's Integrated Forecasting System. The new reanalysis has an increased horizontal resolution of about 80&amp;thinsp;km and provides more chemical species at a better temporal resolution (3-hourly analysis fields, 3-hourly forecast fields and hourly surface forecast fields) than the previously produced CAMS interim reanalysis. The CAMS reanalysis has smaller biases compared with most of the independent ozone, carbon monoxide, nitrogen dioxide and aerosol optical depth observations used for validation in this paper than the previous two reanalyses and is much improved and more consistent in time, especially compared to the MACC reanalysis. The CAMS reanalysis is a dataset that can be used to compute climatologies, study trends, evaluate models, benchmark other reanalyses or serve as boundary conditions for regional models for past periods. ]]&gt;", "author" : [ { "dropping-particle" : "", "family" : "Inness", "given" : "Antje", "non-dropping-particle" : "", "parse-names" : false, "suffix" : "" }, { "dropping-particle" : "", "family" : "Ades", "given" : "Melanie", "non-dropping-particle" : "", "parse-names" : false, "suffix" : "" }, { "dropping-particle" : "", "family" : "Agust\u00ed-Panareda", "given" : "Anna", "non-dropping-particle" : "", "parse-names" : false, "suffix" : "" }, { "dropping-particle" : "", "family" : "Barr\u00e9", "given" : "J\u00e9r\u00f4me", "non-dropping-particle" : "", "parse-names" : false, "suffix" : "" }, { "dropping-particle" : "", "family" : "Benedictow", "given" : "Anna", "non-dropping-particle" : "", "parse-names" : false, "suffix" : "" }, { "dropping-particle" : "", "family" : "Blechschmidt", "given" : "Anne-Marlene", "non-dropping-particle" : "", "parse-names" : false, "suffix" : "" }, { "dropping-particle" : "", "family" : "Dominguez", "given" : "Juan Jose", "non-dropping-particle" : "", "parse-names" : false, "suffix" : "" }, { "dropping-particle" : "", "family" : "Engelen", "given" : "Richard", "non-dropping-particle" : "", "parse-names" : false, "suffix" : "" }, { "dropping-particle" : "", "family" : "Eskes", "given" : "Henk", "non-dropping-particle" : "", "parse-names" : false, "suffix" : "" }, { "dropping-particle" : "", "family" : "Flemming", "given" : "Johannes", "non-dropping-particle" : "", "parse-names" : false, "suffix" : "" }, { "dropping-particle" : "", "family" : "Huijnen", "given" : "Vincent", "non-dropping-particle" : "", "parse-names" : false, "suffix" : "" }, { "dropping-particle" : "", "family" : "Jones", "given" : "Luke", "non-dropping-particle" : "", "parse-names" : false, "suffix" : "" }, { "dropping-particle" : "", "family" : "Kipling", "given" : "Zak", "non-dropping-particle" : "", "parse-names" : false, "suffix" : "" }, { "dropping-particle" : "", "family" : "Massart", "given" : "Sebastien", "non-dropping-particle" : "", "parse-names" : false, "suffix" : "" }, { "dropping-particle" : "", "family" : "Parrington", "given" : "Mark", "non-dropping-particle" : "", "parse-names" : false, "suffix" : "" }, { "dropping-particle" : "", "family" : "Peuch", "given" : "Vincent-Henri", "non-dropping-particle" : "", "parse-names" : false, "suffix" : "" }, { "dropping-particle" : "", "family" : "Razinger", "given" : "Miha", "non-dropping-particle" : "", "parse-names" : false, "suffix" : "" }, { "dropping-particle" : "", "family" : "Remy", "given" : "Samuel", "non-dropping-particle" : "", "parse-names" : false, "suffix" : "" }, { "dropping-particle" : "", "family" : "Schulz", "given" : "Michael", "non-dropping-particle" : "", "parse-names" : false, "suffix" : "" }, { "dropping-particle" : "", "family" : "Suttie", "given" : "Martin", "non-dropping-particle" : "", "parse-names" : false, "suffix" : "" } ], "container-title" : "Atmospheric Chemistry and Physics", "id" : "ITEM-1", "issue" : "6", "issued" : { "date-parts" : [ [ "2019", "3", "20" ] ] }, "page" : "3515-3556", "title" : "The CAMS reanalysis of atmospheric composition", "translator" : [ { "dropping-particle" : "", "family" : "G3650", "given" : "", "non-dropping-particle" : "", "parse-names" : false, "suffix" : "" } ], "type" : "article-journal", "volume" : "19" }, "uris" : [ "http://www.mendeley.com/documents/?uuid=68ed5271-ec39-4276-92d3-f1ffe1ec5947" ] } ], "mendeley" : { "formattedCitation" : "(Inness et al., 2019)", "plainTextFormattedCitation" : "(Inness et al., 2019)", "previouslyFormattedCitation" : "(Inness et al., 2019)" }, "properties" : { "noteIndex" : 0 }, "schema" : "https://github.com/citation-style-language/schema/raw/master/csl-citation.json" }</w:instrText>
      </w:r>
      <w:r w:rsidRPr="001C68C5">
        <w:fldChar w:fldCharType="separate"/>
      </w:r>
      <w:r w:rsidR="00CB33A1">
        <w:rPr>
          <w:noProof/>
        </w:rPr>
        <w:t>(Inness et al., 2019)</w:t>
      </w:r>
      <w:r w:rsidRPr="001C68C5">
        <w:fldChar w:fldCharType="end"/>
      </w:r>
      <w:r w:rsidRPr="001C68C5">
        <w:t>, generated using Copernicus Climate Change Service information [January 2020]</w:t>
      </w:r>
      <w:r w:rsidR="00DE3230" w:rsidRPr="001C68C5">
        <w:t>.</w:t>
      </w:r>
      <w:bookmarkEnd w:id="4909"/>
      <w:r w:rsidR="001B0819" w:rsidRPr="001C68C5">
        <w:t xml:space="preserve"> Anthropogenic sectors are similar to those in Figure</w:t>
      </w:r>
      <w:r w:rsidR="0028339E" w:rsidRPr="001C68C5">
        <w:t>s 6.3 and</w:t>
      </w:r>
      <w:r w:rsidR="001B0819" w:rsidRPr="001C68C5">
        <w:t xml:space="preserve"> 6.16 except grouping of fossil fuel production, distribution and combustion for energy under “Energy” and </w:t>
      </w:r>
      <w:r w:rsidR="0028339E" w:rsidRPr="001C68C5">
        <w:t xml:space="preserve">grouping of </w:t>
      </w:r>
      <w:r w:rsidR="001B0819" w:rsidRPr="001C68C5">
        <w:t>use of fossil fuel and biofuel use for cooking and heating under “Residential and Commercial”.</w:t>
      </w:r>
      <w:r w:rsidR="00015FA2">
        <w:t xml:space="preserve"> </w:t>
      </w:r>
      <w:r w:rsidR="00015FA2" w:rsidRPr="004369BC">
        <w:rPr>
          <w:rFonts w:cs="Times New Roman"/>
          <w:szCs w:val="20"/>
        </w:rPr>
        <w:t xml:space="preserve">Further details on data sources and processing are available in the chapter data table (Table </w:t>
      </w:r>
      <w:r w:rsidR="00015FA2">
        <w:rPr>
          <w:rFonts w:cs="Times New Roman"/>
          <w:szCs w:val="20"/>
        </w:rPr>
        <w:t>6.SM.1</w:t>
      </w:r>
      <w:r w:rsidR="00015FA2" w:rsidRPr="004369BC">
        <w:rPr>
          <w:rFonts w:cs="Times New Roman"/>
          <w:szCs w:val="20"/>
        </w:rPr>
        <w:t>).</w:t>
      </w:r>
    </w:p>
    <w:p w14:paraId="4B755467" w14:textId="77777777" w:rsidR="00E578B9" w:rsidRPr="001C6D46" w:rsidRDefault="00E578B9" w:rsidP="00D5630D">
      <w:pPr>
        <w:pStyle w:val="AR6BodyText"/>
        <w:rPr>
          <w:sz w:val="20"/>
          <w:szCs w:val="20"/>
          <w:lang w:val="en-GB"/>
        </w:rPr>
      </w:pPr>
    </w:p>
    <w:p w14:paraId="6F33D3D9" w14:textId="77777777" w:rsidR="00E578B9" w:rsidRPr="00EC01A2" w:rsidRDefault="00E578B9" w:rsidP="00D5630D">
      <w:pPr>
        <w:pStyle w:val="AR6BodyText"/>
        <w:rPr>
          <w:rFonts w:cs="Times New Roman"/>
          <w:lang w:val="en-GB"/>
        </w:rPr>
      </w:pPr>
      <w:r w:rsidRPr="00EC01A2">
        <w:rPr>
          <w:rFonts w:cs="Times New Roman"/>
          <w:b/>
          <w:lang w:val="en-GB"/>
        </w:rPr>
        <w:t xml:space="preserve">[END </w:t>
      </w:r>
      <w:r w:rsidRPr="00EC01A2">
        <w:rPr>
          <w:rFonts w:cs="Times New Roman"/>
          <w:b/>
          <w:lang w:val="en-US"/>
        </w:rPr>
        <w:t>FIGURE</w:t>
      </w:r>
      <w:r w:rsidRPr="00EC01A2">
        <w:rPr>
          <w:rFonts w:cs="Times New Roman"/>
          <w:b/>
          <w:lang w:val="en-GB"/>
        </w:rPr>
        <w:t xml:space="preserve"> 6.1</w:t>
      </w:r>
      <w:r>
        <w:rPr>
          <w:rFonts w:cs="Times New Roman"/>
          <w:b/>
          <w:lang w:val="en-GB"/>
        </w:rPr>
        <w:t>7</w:t>
      </w:r>
      <w:r w:rsidRPr="00EC01A2">
        <w:rPr>
          <w:rFonts w:cs="Times New Roman"/>
          <w:b/>
          <w:lang w:val="en-GB"/>
        </w:rPr>
        <w:t xml:space="preserve"> HERE]</w:t>
      </w:r>
    </w:p>
    <w:p w14:paraId="32532345" w14:textId="746D545B" w:rsidR="00E578B9" w:rsidRDefault="00E578B9" w:rsidP="00D5630D">
      <w:pPr>
        <w:pStyle w:val="AR6BodyText"/>
        <w:rPr>
          <w:rFonts w:cs="Times New Roman"/>
          <w:lang w:val="en-GB"/>
        </w:rPr>
      </w:pPr>
    </w:p>
    <w:p w14:paraId="017EED9F" w14:textId="77777777" w:rsidR="002A65DE" w:rsidRPr="00EC01A2" w:rsidRDefault="002A65DE" w:rsidP="00D5630D">
      <w:pPr>
        <w:pStyle w:val="AR6BodyText"/>
        <w:rPr>
          <w:rFonts w:cs="Times New Roman"/>
          <w:lang w:val="en-GB"/>
        </w:rPr>
      </w:pPr>
    </w:p>
    <w:p w14:paraId="3A7CD639" w14:textId="778DAD8B" w:rsidR="00E578B9" w:rsidRPr="003A63D1" w:rsidRDefault="00E578B9" w:rsidP="00D5630D">
      <w:pPr>
        <w:pStyle w:val="AR6Chap6Level2611"/>
      </w:pPr>
      <w:bookmarkStart w:id="4911" w:name="_Toc70498211"/>
      <w:bookmarkStart w:id="4912" w:name="_Toc30501038"/>
      <w:r w:rsidRPr="003A63D1">
        <w:t xml:space="preserve">Past and </w:t>
      </w:r>
      <w:ins w:id="4913" w:author="Lucy Cowie" w:date="2021-07-28T16:12:00Z">
        <w:r w:rsidR="008F1B90">
          <w:t>C</w:t>
        </w:r>
      </w:ins>
      <w:del w:id="4914" w:author="Lucy Cowie" w:date="2021-07-28T16:12:00Z">
        <w:r w:rsidRPr="003A63D1" w:rsidDel="008F1B90">
          <w:delText>c</w:delText>
        </w:r>
      </w:del>
      <w:r w:rsidRPr="003A63D1">
        <w:t xml:space="preserve">urrent SLCF </w:t>
      </w:r>
      <w:ins w:id="4915" w:author="Lucy Cowie" w:date="2021-07-28T16:12:00Z">
        <w:r w:rsidR="008F1B90">
          <w:t>R</w:t>
        </w:r>
      </w:ins>
      <w:del w:id="4916" w:author="Lucy Cowie" w:date="2021-07-28T16:12:00Z">
        <w:r w:rsidRPr="003A63D1" w:rsidDel="008F1B90">
          <w:delText>r</w:delText>
        </w:r>
      </w:del>
      <w:r w:rsidRPr="003A63D1">
        <w:t xml:space="preserve">eduction </w:t>
      </w:r>
      <w:ins w:id="4917" w:author="Lucy Cowie" w:date="2021-07-28T16:12:00Z">
        <w:r w:rsidR="008F1B90">
          <w:t>P</w:t>
        </w:r>
      </w:ins>
      <w:del w:id="4918" w:author="Lucy Cowie" w:date="2021-07-28T16:12:00Z">
        <w:r w:rsidRPr="003A63D1" w:rsidDel="008F1B90">
          <w:delText>p</w:delText>
        </w:r>
      </w:del>
      <w:r w:rsidRPr="003A63D1">
        <w:t xml:space="preserve">olicies and </w:t>
      </w:r>
      <w:ins w:id="4919" w:author="Lucy Cowie" w:date="2021-07-28T16:12:00Z">
        <w:r w:rsidR="008F1B90">
          <w:t>F</w:t>
        </w:r>
      </w:ins>
      <w:del w:id="4920" w:author="Lucy Cowie" w:date="2021-07-28T16:12:00Z">
        <w:r w:rsidRPr="003A63D1" w:rsidDel="008F1B90">
          <w:delText>f</w:delText>
        </w:r>
      </w:del>
      <w:r w:rsidRPr="003A63D1">
        <w:t xml:space="preserve">uture </w:t>
      </w:r>
      <w:ins w:id="4921" w:author="Lucy Cowie" w:date="2021-07-28T16:12:00Z">
        <w:r w:rsidR="008F1B90">
          <w:t>M</w:t>
        </w:r>
      </w:ins>
      <w:del w:id="4922" w:author="Lucy Cowie" w:date="2021-07-28T16:12:00Z">
        <w:r w:rsidRPr="003A63D1" w:rsidDel="008F1B90">
          <w:delText>m</w:delText>
        </w:r>
      </w:del>
      <w:r w:rsidRPr="003A63D1">
        <w:t xml:space="preserve">itigation </w:t>
      </w:r>
      <w:ins w:id="4923" w:author="Lucy Cowie" w:date="2021-07-28T16:12:00Z">
        <w:r w:rsidR="008F1B90">
          <w:t>O</w:t>
        </w:r>
      </w:ins>
      <w:del w:id="4924" w:author="Lucy Cowie" w:date="2021-07-28T16:12:00Z">
        <w:r w:rsidRPr="003A63D1" w:rsidDel="008F1B90">
          <w:delText>o</w:delText>
        </w:r>
      </w:del>
      <w:r w:rsidRPr="003A63D1">
        <w:t>pportunities</w:t>
      </w:r>
      <w:bookmarkEnd w:id="4911"/>
      <w:r w:rsidRPr="003A63D1">
        <w:t xml:space="preserve"> </w:t>
      </w:r>
      <w:bookmarkEnd w:id="4912"/>
    </w:p>
    <w:p w14:paraId="62331F79" w14:textId="77777777" w:rsidR="00E578B9" w:rsidRDefault="00E578B9" w:rsidP="00D5630D">
      <w:pPr>
        <w:pStyle w:val="AR6BodyText"/>
        <w:rPr>
          <w:rFonts w:cs="Times New Roman"/>
          <w:color w:val="000000" w:themeColor="text1"/>
          <w:lang w:val="en-GB"/>
        </w:rPr>
      </w:pPr>
    </w:p>
    <w:p w14:paraId="5E4B4BD5" w14:textId="1CA83B09" w:rsidR="00E578B9" w:rsidRPr="00D81664" w:rsidRDefault="00E578B9" w:rsidP="00D5630D">
      <w:pPr>
        <w:pStyle w:val="AR6BodyText"/>
        <w:rPr>
          <w:rFonts w:cs="Times New Roman"/>
          <w:color w:val="000000" w:themeColor="text1"/>
          <w:lang w:val="en-GB"/>
        </w:rPr>
      </w:pPr>
      <w:r w:rsidRPr="00D81664">
        <w:rPr>
          <w:rFonts w:cs="Times New Roman"/>
          <w:color w:val="000000" w:themeColor="text1"/>
          <w:lang w:val="en-GB"/>
        </w:rPr>
        <w:t>Several SLCF</w:t>
      </w:r>
      <w:ins w:id="4925" w:author="Lucy Cowie" w:date="2021-07-28T16:12:00Z">
        <w:r w:rsidR="00004110">
          <w:rPr>
            <w:rFonts w:cs="Times New Roman"/>
            <w:color w:val="000000" w:themeColor="text1"/>
            <w:lang w:val="en-GB"/>
          </w:rPr>
          <w:t>-</w:t>
        </w:r>
      </w:ins>
      <w:del w:id="4926" w:author="Lucy Cowie" w:date="2021-07-28T16:12:00Z">
        <w:r w:rsidRPr="00D81664" w:rsidDel="00004110">
          <w:rPr>
            <w:rFonts w:cs="Times New Roman"/>
            <w:color w:val="000000" w:themeColor="text1"/>
            <w:lang w:val="en-GB"/>
          </w:rPr>
          <w:delText xml:space="preserve"> </w:delText>
        </w:r>
      </w:del>
      <w:r w:rsidRPr="00D81664">
        <w:rPr>
          <w:rFonts w:cs="Times New Roman"/>
          <w:color w:val="000000" w:themeColor="text1"/>
          <w:lang w:val="en-GB"/>
        </w:rPr>
        <w:t xml:space="preserve">emission reduction strategies have been explored in the literature or are already pursued as part of </w:t>
      </w:r>
      <w:del w:id="4927" w:author="Lucy Cowie" w:date="2021-07-28T16:12:00Z">
        <w:r w:rsidRPr="00D81664" w:rsidDel="00C06E32">
          <w:rPr>
            <w:rFonts w:cs="Times New Roman"/>
            <w:color w:val="000000" w:themeColor="text1"/>
            <w:lang w:val="en-GB"/>
          </w:rPr>
          <w:delText xml:space="preserve">the </w:delText>
        </w:r>
      </w:del>
      <w:r w:rsidRPr="00D81664">
        <w:rPr>
          <w:rFonts w:cs="Times New Roman"/>
          <w:color w:val="000000" w:themeColor="text1"/>
          <w:lang w:val="en-GB"/>
        </w:rPr>
        <w:t>environmental and development policies, including air quality, waste management, energy poverty</w:t>
      </w:r>
      <w:del w:id="4928" w:author="Lucy Cowie" w:date="2021-07-28T16:13:00Z">
        <w:r w:rsidRPr="00D81664" w:rsidDel="00021078">
          <w:rPr>
            <w:rFonts w:cs="Times New Roman"/>
            <w:color w:val="000000" w:themeColor="text1"/>
            <w:lang w:val="en-GB"/>
          </w:rPr>
          <w:delText>,</w:delText>
        </w:r>
      </w:del>
      <w:r w:rsidRPr="00D81664">
        <w:rPr>
          <w:rFonts w:cs="Times New Roman"/>
          <w:color w:val="000000" w:themeColor="text1"/>
          <w:lang w:val="en-GB"/>
        </w:rPr>
        <w:t xml:space="preserve"> and climate change. The </w:t>
      </w:r>
      <w:r w:rsidR="00D22C67">
        <w:rPr>
          <w:rFonts w:cs="Times New Roman"/>
          <w:color w:val="000000" w:themeColor="text1"/>
          <w:lang w:val="en-GB"/>
        </w:rPr>
        <w:t>effe</w:t>
      </w:r>
      <w:r w:rsidRPr="00D81664">
        <w:rPr>
          <w:rFonts w:cs="Times New Roman"/>
          <w:color w:val="000000" w:themeColor="text1"/>
          <w:lang w:val="en-GB"/>
        </w:rPr>
        <w:t xml:space="preserve">cts of various policies and strategies have been addressed in a limited number of modelling studies </w:t>
      </w:r>
      <w:del w:id="4929" w:author="Lucy Cowie" w:date="2021-07-28T16:13:00Z">
        <w:r w:rsidRPr="00D81664" w:rsidDel="00021078">
          <w:rPr>
            <w:rFonts w:cs="Times New Roman"/>
            <w:color w:val="000000" w:themeColor="text1"/>
            <w:lang w:val="en-GB"/>
          </w:rPr>
          <w:delText xml:space="preserve">having </w:delText>
        </w:r>
      </w:del>
      <w:ins w:id="4930" w:author="Lucy Cowie" w:date="2021-07-28T16:13:00Z">
        <w:r w:rsidR="00021078">
          <w:rPr>
            <w:rFonts w:cs="Times New Roman"/>
            <w:color w:val="000000" w:themeColor="text1"/>
            <w:lang w:val="en-GB"/>
          </w:rPr>
          <w:t xml:space="preserve">with </w:t>
        </w:r>
      </w:ins>
      <w:r w:rsidRPr="00D81664">
        <w:rPr>
          <w:rFonts w:cs="Times New Roman"/>
          <w:color w:val="000000" w:themeColor="text1"/>
          <w:lang w:val="en-GB"/>
        </w:rPr>
        <w:t xml:space="preserve">different objectives </w:t>
      </w:r>
      <w:del w:id="4931" w:author="Lucy Cowie" w:date="2021-07-28T16:13:00Z">
        <w:r w:rsidRPr="00D81664" w:rsidDel="00021078">
          <w:rPr>
            <w:rFonts w:cs="Times New Roman"/>
            <w:color w:val="000000" w:themeColor="text1"/>
            <w:lang w:val="en-GB"/>
          </w:rPr>
          <w:delText xml:space="preserve">and </w:delText>
        </w:r>
      </w:del>
      <w:ins w:id="4932" w:author="Lucy Cowie" w:date="2021-07-28T16:13:00Z">
        <w:r w:rsidR="00021078">
          <w:rPr>
            <w:rFonts w:cs="Times New Roman"/>
            <w:color w:val="000000" w:themeColor="text1"/>
            <w:lang w:val="en-GB"/>
          </w:rPr>
          <w:t>that</w:t>
        </w:r>
        <w:r w:rsidR="00021078" w:rsidRPr="00D81664">
          <w:rPr>
            <w:rFonts w:cs="Times New Roman"/>
            <w:color w:val="000000" w:themeColor="text1"/>
            <w:lang w:val="en-GB"/>
          </w:rPr>
          <w:t xml:space="preserve"> </w:t>
        </w:r>
      </w:ins>
      <w:r w:rsidRPr="00D81664">
        <w:rPr>
          <w:rFonts w:cs="Times New Roman"/>
          <w:color w:val="000000" w:themeColor="text1"/>
          <w:lang w:val="en-GB"/>
        </w:rPr>
        <w:t xml:space="preserve">range from assessment of specific policies and their regional </w:t>
      </w:r>
      <w:r w:rsidR="00D22C67">
        <w:rPr>
          <w:rFonts w:cs="Times New Roman"/>
          <w:color w:val="000000" w:themeColor="text1"/>
          <w:lang w:val="en-GB"/>
        </w:rPr>
        <w:t>effe</w:t>
      </w:r>
      <w:r w:rsidRPr="00D81664">
        <w:rPr>
          <w:rFonts w:cs="Times New Roman"/>
          <w:color w:val="000000" w:themeColor="text1"/>
          <w:lang w:val="en-GB"/>
        </w:rPr>
        <w:t xml:space="preserve">cts </w:t>
      </w:r>
      <w:commentRangeStart w:id="4933"/>
      <w:r w:rsidRPr="00D81664">
        <w:rPr>
          <w:rFonts w:cs="Times New Roman"/>
          <w:color w:val="000000" w:themeColor="text1"/>
          <w:lang w:val="en-GB"/>
        </w:rPr>
        <w:fldChar w:fldCharType="begin" w:fldLock="1"/>
      </w:r>
      <w:ins w:id="4934" w:author="Robin Matthews" w:date="2021-07-08T17:30:00Z">
        <w:r w:rsidR="000A70A0">
          <w:rPr>
            <w:rFonts w:cs="Times New Roman"/>
            <w:color w:val="000000" w:themeColor="text1"/>
            <w:lang w:val="en-GB"/>
          </w:rPr>
          <w:instrText>ADDIN CSL_CITATION { "citationItems" : [ { "id" : "ITEM-1", "itemData" : { "ISBN" : "978-82-7971-092-9", "author" : [ { "dropping-particle" : "", "family" : "AMAP", "given" : "", "non-dropping-particle" : "", "parse-names" : false, "suffix" : "" } ], "id" : "ITEM-1", "issued" : { "date-parts" : [ [ "2015" ] ] }, "number-of-pages" : "116", "publisher" : "Arctic Monitoring and Assessment Programme (AMAP)", "publisher-place" : "Oslo, Norway", "title" : "AMAP Assessment 2015: Black carbon and ozone as Arctic climate forcers", "translator" : [ { "dropping-particle" : "", "family" : "G4356", "given" : "Rt7", "non-dropping-particle" : "", "parse-names" : false, "suffix" : "" } ], "type" : "report" }, "uris" : [ "http://www.mendeley.com/documents/?uuid=ace8bac4-3cbc-4e8e-af70-66461f223e5e" ] }, { "id" : "ITEM-2", "itemData" : { "ISBN" : "978-92-807-3725-7", "abstract" : "This report identifies 25 clean air measures that can positively impact human health, crop yields, climate change and socio-economic development, as well as contribute to achieving the Sustainable Development Goals. Implementing these measures could help 1 billion people breathe cleaner air by 2030 and reduce global warming by a third of a degree Celsius by 2050.", "author" : [ { "dropping-particle" : "", "family" : "UNEP", "given" : "", "non-dropping-particle" : "", "parse-names" : false, "suffix" : "" } ], "id" : "ITEM-2", "issued" : { "date-parts" : [ [ "2019" ] ] }, "number-of-pages" : "232", "publisher" : "United Nations Environment Program (UNEP)", "publisher-place" : "Nairobi, Kenya", "title" : "Air Pollution in Asia and the Pacific: Science-Based Solutions", "translator" : [ { "dropping-particle" : "", "family" : "G4224", "given" : "Rt7", "non-dropping-particle" : "", "parse-names" : false, "suffix" : "" } ], "type" : "report" }, "uris" : [ "http://www.mendeley.com/documents/?uuid=27b19369-65b1-41d0-b1e7-cfe84231516e" ] }, { "id" : "ITEM-3", "itemData" : { "DOI" : "10.1126/science.aak9521", "ISBN" : "0036-8075 1095-9203", "ISSN" : "10959203", "PMID" : "28473553", "abstract" : "The Paris Climate Agreement under the United Nations Framework Convention on Climate Change (UNFCCC) explicitly links the world's long-term climate and near-term sustainable development and poverty eradication agendas. Urgent action is needed, but there are many paths toward the agreement's long-term, end-of-century, 1.5\u00b0 to 2\u00b0C climate target. We propose that reducing short-lived climate pollutants (SLCPs) enough to slow projected global warming by 0.5\u00b0C over the next 25 years be adopted as a near-term goal, with many potential benefits toward achieving Sustainable Development Goals (SDGs). As countries' climate commitments are formally adopted under the agreement and they prepare for its 2018 stocktaking, there is a need for them to pledge and report progress toward reductions not just in CO2 but in the full range of greenhouse gases (GHGs) and black carbon (BC) (plus co-emissions) in order to track progress toward long-term goals.", "author" : [ { "dropping-particle" : "", "family" : "Shindell", "given" : "D.T.", "non-dropping-particle" : "", "parse-names" : false, "suffix" : "" }, { "dropping-particle" : "", "family" : "Borgford-Parnell", "given" : "N.", "non-dropping-particle" : "", "parse-names" : false, "suffix" : "" }, { "dropping-particle" : "", "family" : "Brauer", "given" : "M.", "non-dropping-particle" : "", "parse-names" : false, "suffix" : "" }, { "dropping-particle" : "", "family" : "Haines", "given" : "A.", "non-dropping-particle" : "", "parse-names" : false, "suffix" : "" }, { "dropping-particle" : "", "family" : "Kuylenstierna", "given" : "J.C.I.", "non-dropping-particle" : "", "parse-names" : false, "suffix" : "" }, { "dropping-particle" : "", "family" : "Leonard", "given" : "S. A.", "non-dropping-particle" : "", "parse-names" : false, "suffix" : "" }, { "dropping-particle" : "", "family" : "Ramanathan", "given" : "V.", "non-dropping-particle" : "", "parse-names" : false, "suffix" : "" }, { "dropping-particle" : "", "family" : "Ravishankara", "given" : "A.", "non-dropping-particle" : "", "parse-names" : false, "suffix" : "" }, { "dropping-particle" : "", "family" : "Amann", "given" : "M.", "non-dropping-particle" : "", "parse-names" : false, "suffix" : "" }, { "dropping-particle" : "", "family" : "Srivastava", "given" : "L.", "non-dropping-particle" : "", "parse-names" : false, "suffix" : "" } ], "container-title" : "Science", "id" : "ITEM-3", "issue" : "6337", "issued" : { "date-parts" : [ [ "2017", "5" ] ] }, "page" : "493-494", "title" : "A climate policy pathway for near- and long-term benefits", "translator" : [ { "dropping-particle" : "", "family" : "G3030", "given" : "", "non-dropping-particle" : "", "parse-names" : false, "suffix" : "" } ], "type" : "article-journal", "volume" : "356" }, "uris" : [ "http://www.mendeley.com/documents/?uuid=0f21166c-c40d-42b1-8a9b-ea1b93fb2708" ] }, { "id" : "ITEM-4", "itemData" : { "ISBN" : "978-92-807-3142-2", "abstract" : "Scientific evidence and new analyses demonstrate that control of black carbon particles and tropospheric ozone through rapid implementation of proven emission reduction measures would have immediate and multiple benefits for human well-being. Black carbon exists as particles in the atmosphere and is a major component of soot; it has significant human health and climate impacts. At ground level, ozone is an air pollutant harmful to human health and ecosystems, and throughout the troposphere, or lower atmosphere, is also a significant greenhouse gas. Ozone is not directly emitted, but is produced from emissions of precursors of which methane and carbon monoxide are of particular interest here. THE CHALLENGE 1. The climate is changing now, warming at the highest rate in polar and", "author" : [ { "dropping-particle" : "", "family" : "UNEP", "given" : "", "non-dropping-particle" : "", "parse-names" : false, "suffix" : "" }, { "dropping-particle" : "", "family" : "WMO", "given" : "", "non-dropping-particle" : "", "parse-names" : false, "suffix" : "" } ], "collection-title" : "UNEP/GC/26/INF/20", "id" : "ITEM-4", "issued" : { "date-parts" : [ [ "2011" ] ] }, "number-of-pages" : "30", "publisher" : "United Nations Environment Programme (UNEP) and World Meteorological Organization (WMO). UNEP", "publisher-place" : "Nairobi, Kenya", "title" : "Integrated Assessment of Black Carbon and Tropospheric Ozone. Summary for Decision Makers", "translator" : [ { "dropping-particle" : "", "family" : "G3532", "given" : "Rt7", "non-dropping-particle" : "", "parse-names" : false, "suffix" : "" } ], "type" : "report" }, "uris" : [ "http://www.mendeley.com/documents/?uuid=d55af367-5136-4a8a-adb2-bad26f518965" ] }, { "id" : "ITEM-5", "itemData" : { "DOI" : "10.1007/s10584-019-02436-3", "ISSN" : "15731480", "abstract" : "Several studies have shown that the greenhouse gas reduction resulting from the current nationally determined contributions (NDCs) will not be enough to meet the overall targets of the Paris Climate Agreement. It has been suggested that more ambition mitigations of short-lived climate forcer (SLCF) emissions could potentially be a way to reduce the risk of overshooting the 1.5 or 2 \u00b0C target in a cost-effective way. In this study, we employ eight state-of-the-art integrated assessment models (IAMs) to examine the global temperature effects of ambitious reductions of methane, black and organic carbon, and hydrofluorocarbon emissions. The SLCFs measures considered are found to add significantly to the effect of the NDCs on short-term global mean temperature (GMT) (in the year 2040: \u2212 0.03 to \u2212 0.15 \u00b0C) and on reducing the short-term rate-of-change (by \u2212 2 to 15%), but only a small effect on reducing the maximum temperature change before 2100. This, because later in the century under assumed ambitious climate policy, SLCF mitigation is maximized, either directly or indirectly due to changes in the energy system. All three SLCF groups can contribute to achieving GMT changes.", "author" : [ { "dropping-particle" : "", "family" : "Harmsen", "given" : "Mathijs", "non-dropping-particle" : "", "parse-names" : false, "suffix" : "" }, { "dropping-particle" : "", "family" : "Fricko", "given" : "Oliver", "non-dropping-particle" : "", "parse-names" : false, "suffix" : "" }, { "dropping-particle" : "", "family" : "Hilaire", "given" : "J\u00e9r\u00f4me", "non-dropping-particle" : "", "parse-names" : false, "suffix" : "" }, { "dropping-particle" : "", "family" : "Vuuren", "given" : "Detlef P.", "non-dropping-particle" : "van", "parse-names" : false, "suffix" : "" }, { "dropping-particle" : "", "family" : "Drouet", "given" : "Laurent", "non-dropping-particle" : "", "parse-names" : false, "suffix" : "" }, { "dropping-particle" : "", "family" : "Durand-Lasserve", "given" : "Olivier", "non-dropping-particle" : "", "parse-names" : false, "suffix" : "" }, { "dropping-particle" : "", "family" : "Fujimori", "given" : "Shinichiro", "non-dropping-particle" : "", "parse-names" : false, "suffix" : "" }, { "dropping-particle" : "", "family" : "Keramidas", "given" : "Kimon", "non-dropping-particle" : "", "parse-names" : false, "suffix" : "" }, { "dropping-particle" : "", "family" : "Klimont", "given" : "Zbigniew", "non-dropping-particle" : "", "parse-names" : false, "suffix" : "" }, { "dropping-particle" : "", "family" : "Luderer", "given" : "Gunnar", "non-dropping-particle" : "", "parse-names" : false, "suffix" : "" }, { "dropping-particle" : "", "family" : "Aleluia Reis", "given" : "Lara", "non-dropping-particle" : "", "parse-names" : false, "suffix" : "" }, { "dropping-particle" : "", "family" : "Riahi", "given" : "Keywan", "non-dropping-particle" : "", "parse-names" : false, "suffix" : "" }, { "dropping-particle" : "", "family" : "Sano", "given" : "Fuminori", "non-dropping-particle" : "", "parse-names" : false, "suffix" : "" }, { "dropping-particle" : "", "family" : "Smith", "given" : "Steven J.", "non-dropping-particle" : "", "parse-names" : false, "suffix" : "" } ], "container-title" : "Climatic Change", "id" : "ITEM-5", "issued" : { "date-parts" : [ [ "2019", "6" ] ] }, "title" : "Taking some heat off the NDCs? The limited potential of additional short-lived climate forcers\u2019 mitigation", "translator" : [ { "dropping-particle" : "", "family" : "G4312", "given" : "", "non-dropping-particle" : "", "parse-names" : false, "suffix" : "" } ], "type" : "article-journal" }, "uris" : [ "http://www.mendeley.com/documents/?uuid=5ea9b053-fd6d-40de-ac86-e96a55854bcc" ] }, { "id" : "ITEM-6", "itemData" : { "author" : [ { "dropping-particle" : "", "family" : "UNEP", "given" : "", "non-dropping-particle" : "", "parse-names" : false, "suffix" : "" }, { "dropping-particle" : "", "family" : "CCAC", "given" : "", "non-dropping-particle" : "", "parse-names" : false, "suffix" : "" } ], "id" : "ITEM-6", "issued" : { "date-parts" : [ [ "2018" ] ] }, "number-of-pages" : "101", "publisher" : "United Nations Environment Programme (UNEP) and Climate and Clean Air Coalition (CCAC). UNEP", "publisher-place" : "Nairobi, Kenya", "title" : "Integrated Assessment of Short-lived Climate Pollutants in Latin America and the Caribbean: improving air quality while mitigating climate change", "translator" : [ { "dropping-particle" : "", "family" : "G4799", "given" : "Rt7", "non-dropping-particle" : "", "parse-names" : false, "suffix" : "" } ], "type" : "report" }, "uris" : [ "http://www.mendeley.com/documents/?uuid=d292730b-653a-49e1-b718-a12b258667d5" ] }, { "id" : "ITEM-7", "itemData" : { "ISBN" : "978-82-7971-091-2", "author" : [ { "dropping-particle" : "", "family" : "AMAP", "given" : "", "non-dropping-particle" : "", "parse-names" : false, "suffix" : "" } ], "id" : "ITEM-7", "issued" : { "date-parts" : [ [ "2015" ] ] }, "number-of-pages" : "139", "publisher" : "Arctic Monitoring and Assessment Programme (AMAP)", "publisher-place" : "Oslo, Norway", "title" : "AMAP Assessment 2015: Methane as an Arctic climate forcer", "translator" : [ { "dropping-particle" : "", "family" : "G4226", "given" : "Rt7", "non-dropping-particle" : "", "parse-names" : false, "suffix" : "" } ], "type" : "report" }, "uris" : [ "http://www.mendeley.com/documents/?uuid=5cf92473-b66e-4ae8-a9e5-6dd75ddfb7b6" ] }, { "id" : "ITEM-8", "itemData" : { "DOI" : "10.1038/s41558-017-0012-x", "ISBN" : "1758-678X", "ISSN" : "17586798", "abstract" : "The post-2015 development agenda is dominated by a set of Sustainable Development Goals (SDGs) that arose from the 2012 Rio+20 United Nations Conference on Sustainable Development. The 17 goals and 169 targets address diverse and intersecting aspects of human and environmental needs and challenges. Achieving the SDGs by 2030 requires implementing coordinated and concerted strategies and actions that minimize potential trade-offs and conflicts and maximize synergies to contribute to multiple SDGs. Measures to mitigate emissions of short-lived climate pollutants are an example of actions that contribute to multiple outcomes relevant to development. This Perspective highlights the interlinkages between these pollutants and the SDGs, and shows that implementing emissions reduction measures can contribute to achieving many of the SDGs.", "author" : [ { "dropping-particle" : "", "family" : "Haines", "given" : "Andy", "non-dropping-particle" : "", "parse-names" : false, "suffix" : "" }, { "dropping-particle" : "", "family" : "Amann", "given" : "Markus", "non-dropping-particle" : "", "parse-names" : false, "suffix" : "" }, { "dropping-particle" : "", "family" : "Borgford-Parnell", "given" : "Nathan", "non-dropping-particle" : "", "parse-names" : false, "suffix" : "" }, { "dropping-particle" : "", "family" : "Leonard", "given" : "Sunday", "non-dropping-particle" : "", "parse-names" : false, "suffix" : "" }, { "dropping-particle" : "", "family" : "Kuylenstierna", "given" : "Johan", "non-dropping-particle" : "", "parse-names" : false, "suffix" : "" }, { "dropping-particle" : "", "family" : "Shindell", "given" : "Drew", "non-dropping-particle" : "", "parse-names" : false, "suffix" : "" } ], "container-title" : "Nature Climate Change", "id" : "ITEM-8", "issue" : "12", "issued" : { "date-parts" : [ [ "2017", "12", "30" ] ] }, "page" : "863-869", "title" : "Short-lived climate pollutant mitigation and the Sustainable Development Goals", "translator" : [ { "dropping-particle" : "", "family" : "G5416", "given" : "", "non-dropping-particle" : "", "parse-names" : false, "suffix" : "" } ], "type" : "article-journal", "volume" : "7" }, "uris" : [ "http://www.mendeley.com/documents/?uuid=40fb2ba1-cf94-480a-b486-24b012715643" ] }, { "id" : "ITEM-9", "itemData" : { "DOI" : "10.1126/science.1210026", "ISBN" : "0036-8075", "ISSN" : "10959203", "PMID" : "22246768", "abstract" : "Tropospheric ozone and black carbon (BC) contribute to both degraded air quality and global warming. We considered \u223c400 emission control measures to reduce these pollutants by using current technology and experience. We identified 14 measures targeting methane and BC emissions that reduce projected global mean warming \u223c0.5\u00b0C by 2050. This strategy avoids 0.7 to 4.7 million annual premature deaths from outdoor air pollution and increases annual crop yields by 30 to 135 million metric tons due to ozone reductions in 2030 and beyond. Benefits of methane emissions reductions are valued at $700 to $5000 per metric ton, which is well above typical marginal abatement costs (less than $250). The selected controls target different sources and influence climate on shorter time scales than those of carbon dioxide-reduction measures. Implementing both substantially reduces the risks of crossing the 2\u00b0C threshold.", "author" : [ { "dropping-particle" : "", "family" : "Shindell", "given" : "Drew T.", "non-dropping-particle" : "", "parse-names" : false, "suffix" : "" }, { "dropping-particle" : "", "family" : "Kuylenstierna", "given" : "Johan C.I.", "non-dropping-particle" : "", "parse-names" : false, "suffix" : "" }, { "dropping-particle" : "", "family" : "Vignati", "given" : "Elisabetta", "non-dropping-particle" : "", "parse-names" : false, "suffix" : "" }, { "dropping-particle" : "", "family" : "Dingenen", "given" : "Rita", "non-dropping-particle" : "Van", "parse-names" : false, "suffix" : "" }, { "dropping-particle" : "", "family" : "Amann", "given" : "Markus", "non-dropping-particle" : "", "parse-names" : false, "suffix" : "" }, { "dropping-particle" : "", "family" : "Klimont", "given" : "Zbigniew", "non-dropping-particle" : "", "parse-names" : false, "suffix" : "" }, { "dropping-particle" : "", "family" : "Anenberg", "given" : "Susan C.", "non-dropping-particle" : "", "parse-names" : false, "suffix" : "" }, { "dropping-particle" : "", "family" : "Muller", "given" : "Nicholas", "non-dropping-particle" : "", "parse-names" : false, "suffix" : "" }, { "dropping-particle" : "", "family" : "Janssens-Maenhout", "given" : "Greet", "non-dropping-particle" : "", "parse-names" : false, "suffix" : "" }, { "dropping-particle" : "", "family" : "Raes", "given" : "Frank", "non-dropping-particle" : "", "parse-names" : false, "suffix" : "" }, { "dropping-particle" : "", "family" : "Schwartz", "given" : "Joel", "non-dropping-particle" : "", "parse-names" : false, "suffix" : "" }, { "dropping-particle" : "", "family" : "Faluvegi", "given" : "Greg", "non-dropping-particle" : "", "parse-names" : false, "suffix" : "" }, { "dropping-particle" : "", "family" : "Pozzoli", "given" : "Luca", "non-dropping-particle" : "", "parse-names" : false, "suffix" : "" }, { "dropping-particle" : "", "family" : "Kupiainen", "given" : "Kaarle", "non-dropping-particle" : "", "parse-names" : false, "suffix" : "" }, { "dropping-particle" : "", "family" : "H\u00f6glund-Isaksson", "given" : "Lena", "non-dropping-particle" : "", "parse-names" : false, "suffix" : "" }, { "dropping-particle" : "", "family" : "Emberson", "given" : "Lisa", "non-dropping-particle" : "", "parse-names" : false, "suffix" : "" }, { "dropping-particle" : "", "family" : "Streets", "given" : "David", "non-dropping-particle" : "", "parse-names" : false, "suffix" : "" }, { "dropping-particle" : "", "family" : "Ramanathan", "given" : "V.", "non-dropping-particle" : "", "parse-names" : false, "suffix" : "" }, { "dropping-particle" : "", "family" : "Hicks", "given" : "Kevin", "non-dropping-particle" : "", "parse-names" : false, "suffix" : "" }, { "dropping-particle" : "", "family" : "Oanh", "given" : "N. T.Kim", "non-dropping-particle" : "", "parse-names" : false, "suffix" : "" }, { "dropping-particle" : "", "family" : "Milly", "given" : "George", "non-dropping-particle" : "", "parse-names" : false, "suffix" : "" }, { "dropping-particle" : "", "family" : "Williams", "given" : "Martin", "non-dropping-particle" : "", "parse-names" : false, "suffix" : "" }, { "dropping-particle" : "", "family" : "Demkine", "given" : "Volodymyr", "non-dropping-particle" : "", "parse-names" : false, "suffix" : "" }, { "dropping-particle" : "", "family" : "Fowler", "given" : "David", "non-dropping-particle" : "", "parse-names" : false, "suffix" : "" } ], "container-title" : "Science", "id" : "ITEM-9", "issue" : "6065", "issued" : { "date-parts" : [ [ "2012" ] ] }, "page" : "183-189", "title" : "Simultaneously mitigating near-term climate change and improving human health and food security", "translator" : [ { "dropping-particle" : "", "family" : "G5427", "given" : "", "non-dropping-particle" : "", "parse-names" : false, "suffix" : "" } ], "type" : "article-journal", "volume" : "335" }, "uris" : [ "http://www.mendeley.com/documents/?uuid=1c4d9f1a-bb53-4143-a33f-a0a54a0f0e9b" ] } ], "mendeley" : { "formattedCitation" : "(UNEP and WMO, 2011; Shindell et al., 2012; AMAP, 2015a, 2015b; Haines et al., 2017; Shindell et al., 2017a; UNEP and CCAC, 2018; Harmsen et al., 2019; UNEP, 2019)", "manualFormatting" : "(UNEP and WMO, 2011; Shindell et al., 2012, 2017b; AMAP, 2015a, b; Haines et al., 2017; UNEP and CCAC, 2018; Harmsen et al., 2019; UNEP, 2019)", "plainTextFormattedCitation" : "(UNEP and WMO, 2011; Shindell et al., 2012; AMAP, 2015a, 2015b; Haines et al., 2017; Shindell et al., 2017a; UNEP and CCAC, 2018; Harmsen et al., 2019; UNEP, 2019)", "previouslyFormattedCitation" : "(UNEP and WMO, 2011; Shindell et al., 2012; AMAP, 2015a, 2015b; Haines et al., 2017; Shindell et al., 2017a; UNEP and CCAC, 2018; Harmsen et al., 2019; UNEP, 2019)" }, "properties" : { "noteIndex" : 0 }, "schema" : "https://github.com/citation-style-language/schema/raw/master/csl-citation.json" }</w:instrText>
        </w:r>
      </w:ins>
      <w:del w:id="4935" w:author="Robin Matthews" w:date="2021-07-08T17:30:00Z">
        <w:r w:rsidR="00A75A09" w:rsidDel="000A70A0">
          <w:rPr>
            <w:rFonts w:cs="Times New Roman"/>
            <w:color w:val="000000" w:themeColor="text1"/>
            <w:lang w:val="en-GB"/>
          </w:rPr>
          <w:delInstrText>ADDIN CSL_CITATION { "citationItems" : [ { "id" : "ITEM-1", "itemData" : { "ISBN" : "978-82-7971-092-9", "author" : [ { "dropping-particle" : "", "family" : "AMAP", "given" : "", "non-dropping-particle" : "", "parse-names" : false, "suffix" : "" } ], "id" : "ITEM-1", "issued" : { "date-parts" : [ [ "2015" ] ] }, "number-of-pages" : "116", "publisher" : "Arctic Monitoring and Assessment Programme (AMAP)", "publisher-place" : "Oslo, Norway", "title" : "AMAP Assessment 2015: Black carbon and ozone as Arctic climate forcers", "translator" : [ { "dropping-particle" : "", "family" : "G4356", "given" : "Rt7", "non-dropping-particle" : "", "parse-names" : false, "suffix" : "" } ], "type" : "report" }, "uris" : [ "http://www.mendeley.com/documents/?uuid=ace8bac4-3cbc-4e8e-af70-66461f223e5e" ] }, { "id" : "ITEM-2", "itemData" : { "ISBN" : "978-92-807-3725-7", "abstract" : "This report identifies 25 clean air measures that can positively impact human health, crop yields, climate change and socio-economic development, as well as contribute to achieving the Sustainable Development Goals. Implementing these measures could help 1 billion people breathe cleaner air by 2030 and reduce global warming by a third of a degree Celsius by 2050.", "author" : [ { "dropping-particle" : "", "family" : "UNEP", "given" : "", "non-dropping-particle" : "", "parse-names" : false, "suffix" : "" } ], "id" : "ITEM-2", "issued" : { "date-parts" : [ [ "2019" ] ] }, "number-of-pages" : "232", "publisher" : "United Nations Environment Program (UNEP)", "publisher-place" : "Nairobi, Kenya", "title" : "Air Pollution in Asia and the Pacific: Science-Based Solutions", "translator" : [ { "dropping-particle" : "", "family" : "G4224", "given" : "Rt7", "non-dropping-particle" : "", "parse-names" : false, "suffix" : "" } ], "type" : "report" }, "uris" : [ "http://www.mendeley.com/documents/?uuid=27b19369-65b1-41d0-b1e7-cfe84231516e" ] }, { "id" : "ITEM-3", "itemData" : { "DOI" : "10.1126/science.aak9521", "ISBN" : "0036-8075 1095-9203", "ISSN" : "10959203", "PMID" : "28473553", "abstract" : "The Paris Climate Agreement under the United Nations Framework Convention on Climate Change (UNFCCC) explicitly links the world's long-term climate and near-term sustainable development and poverty eradication agendas. Urgent action is needed, but there are many paths toward the agreement's long-term, end-of-century, 1.5\u00b0 to 2\u00b0C climate target. We propose that reducing short-lived climate pollutants (SLCPs) enough to slow projected global warming by 0.5\u00b0C over the next 25 years be adopted as a near-term goal, with many potential benefits toward achieving Sustainable Development Goals (SDGs). As countries' climate commitments are formally adopted under the agreement and they prepare for its 2018 stocktaking, there is a need for them to pledge and report progress toward reductions not just in CO2 but in the full range of greenhouse gases (GHGs) and black carbon (BC) (plus co-emissions) in order to track progress toward long-term goals.", "author" : [ { "dropping-particle" : "", "family" : "Shindell", "given" : "D.T.", "non-dropping-particle" : "", "parse-names" : false, "suffix" : "" }, { "dropping-particle" : "", "family" : "Borgford-Parnell", "given" : "N.", "non-dropping-particle" : "", "parse-names" : false, "suffix" : "" }, { "dropping-particle" : "", "family" : "Brauer", "given" : "M.", "non-dropping-particle" : "", "parse-names" : false, "suffix" : "" }, { "dropping-particle" : "", "family" : "Haines", "given" : "A.", "non-dropping-particle" : "", "parse-names" : false, "suffix" : "" }, { "dropping-particle" : "", "family" : "Kuylenstierna", "given" : "J.C.I.", "non-dropping-particle" : "", "parse-names" : false, "suffix" : "" }, { "dropping-particle" : "", "family" : "Leonard", "given" : "S. A.", "non-dropping-particle" : "", "parse-names" : false, "suffix" : "" }, { "dropping-particle" : "", "family" : "Ramanathan", "given" : "V.", "non-dropping-particle" : "", "parse-names" : false, "suffix" : "" }, { "dropping-particle" : "", "family" : "Ravishankara", "given" : "A.", "non-dropping-particle" : "", "parse-names" : false, "suffix" : "" }, { "dropping-particle" : "", "family" : "Amann", "given" : "M.", "non-dropping-particle" : "", "parse-names" : false, "suffix" : "" }, { "dropping-particle" : "", "family" : "Srivastava", "given" : "L.", "non-dropping-particle" : "", "parse-names" : false, "suffix" : "" } ], "container-title" : "Science", "id" : "ITEM-3", "issue" : "6337", "issued" : { "date-parts" : [ [ "2017", "5" ] ] }, "page" : "493-494", "title" : "A climate policy pathway for near- and long-term benefits", "translator" : [ { "dropping-particle" : "", "family" : "G3030", "given" : "", "non-dropping-particle" : "", "parse-names" : false, "suffix" : "" } ], "type" : "article-journal", "volume" : "356" }, "uris" : [ "http://www.mendeley.com/documents/?uuid=0f21166c-c40d-42b1-8a9b-ea1b93fb2708" ] }, { "id" : "ITEM-4", "itemData" : { "ISBN" : "978-92-807-3142-2", "abstract" : "Scientific evidence and new analyses demonstrate that control of black carbon particles and tropospheric ozone through rapid implementation of proven emission reduction measures would have immediate and multiple benefits for human well-being. Black carbon exists as particles in the atmosphere and is a major component of soot; it has significant human health and climate impacts. At ground level, ozone is an air pollutant harmful to human health and ecosystems, and throughout the troposphere, or lower atmosphere, is also a significant greenhouse gas. Ozone is not directly emitted, but is produced from emissions of precursors of which methane and carbon monoxide are of particular interest here. THE CHALLENGE 1. The climate is changing now, warming at the highest rate in polar and", "author" : [ { "dropping-particle" : "", "family" : "UNEP", "given" : "", "non-dropping-particle" : "", "parse-names" : false, "suffix" : "" }, { "dropping-particle" : "", "family" : "WMO", "given" : "", "non-dropping-particle" : "", "parse-names" : false, "suffix" : "" } ], "collection-title" : "UNEP/GC/26/INF/20", "id" : "ITEM-4", "issued" : { "date-parts" : [ [ "2011" ] ] }, "number-of-pages" : "30", "publisher" : "United Nations Environment Programme (UNEP) and World Meteorological Organization (WMO). UNEP", "publisher-place" : "Nairobi, Kenya", "title" : "Integrated Assessment of Black Carbon and Tropospheric Ozone. Summary for Decision Makers", "translator" : [ { "dropping-particle" : "", "family" : "G3532", "given" : "Rt7", "non-dropping-particle" : "", "parse-names" : false, "suffix" : "" } ], "type" : "report" }, "uris" : [ "http://www.mendeley.com/documents/?uuid=d55af367-5136-4a8a-adb2-bad26f518965" ] }, { "id" : "ITEM-5", "itemData" : { "DOI" : "10.1007/s10584-019-02436-3", "ISSN" : "15731480", "abstract" : "Several studies have shown that the greenhouse gas reduction resulting from the current nationally determined contributions (NDCs) will not be enough to meet the overall targets of the Paris Climate Agreement. It has been suggested that more ambition mitigations of short-lived climate forcer (SLCF) emissions could potentially be a way to reduce the risk of overshooting the 1.5 or 2 \u00b0C target in a cost-effective way. In this study, we employ eight state-of-the-art integrated assessment models (IAMs) to examine the global temperature effects of ambitious reductions of methane, black and organic carbon, and hydrofluorocarbon emissions. The SLCFs measures considered are found to add significantly to the effect of the NDCs on short-term global mean temperature (GMT) (in the year 2040: \u2212 0.03 to \u2212 0.15 \u00b0C) and on reducing the short-term rate-of-change (by \u2212 2 to 15%), but only a small effect on reducing the maximum temperature change before 2100. This, because later in the century under assumed ambitious climate policy, SLCF mitigation is maximized, either directly or indirectly due to changes in the energy system. All three SLCF groups can contribute to achieving GMT changes.", "author" : [ { "dropping-particle" : "", "family" : "Harmsen", "given" : "Mathijs", "non-dropping-particle" : "", "parse-names" : false, "suffix" : "" }, { "dropping-particle" : "", "family" : "Fricko", "given" : "Oliver", "non-dropping-particle" : "", "parse-names" : false, "suffix" : "" }, { "dropping-particle" : "", "family" : "Hilaire", "given" : "J\u00e9r\u00f4me", "non-dropping-particle" : "", "parse-names" : false, "suffix" : "" }, { "dropping-particle" : "", "family" : "Vuuren", "given" : "Detlef P.", "non-dropping-particle" : "van", "parse-names" : false, "suffix" : "" }, { "dropping-particle" : "", "family" : "Drouet", "given" : "Laurent", "non-dropping-particle" : "", "parse-names" : false, "suffix" : "" }, { "dropping-particle" : "", "family" : "Durand-Lasserve", "given" : "Olivier", "non-dropping-particle" : "", "parse-names" : false, "suffix" : "" }, { "dropping-particle" : "", "family" : "Fujimori", "given" : "Shinichiro", "non-dropping-particle" : "", "parse-names" : false, "suffix" : "" }, { "dropping-particle" : "", "family" : "Keramidas", "given" : "Kimon", "non-dropping-particle" : "", "parse-names" : false, "suffix" : "" }, { "dropping-particle" : "", "family" : "Klimont", "given" : "Zbigniew", "non-dropping-particle" : "", "parse-names" : false, "suffix" : "" }, { "dropping-particle" : "", "family" : "Luderer", "given" : "Gunnar", "non-dropping-particle" : "", "parse-names" : false, "suffix" : "" }, { "dropping-particle" : "", "family" : "Aleluia Reis", "given" : "Lara", "non-dropping-particle" : "", "parse-names" : false, "suffix" : "" }, { "dropping-particle" : "", "family" : "Riahi", "given" : "Keywan", "non-dropping-particle" : "", "parse-names" : false, "suffix" : "" }, { "dropping-particle" : "", "family" : "Sano", "given" : "Fuminori", "non-dropping-particle" : "", "parse-names" : false, "suffix" : "" }, { "dropping-particle" : "", "family" : "Smith", "given" : "Steven J.", "non-dropping-particle" : "", "parse-names" : false, "suffix" : "" } ], "container-title" : "Climatic Change", "id" : "ITEM-5", "issued" : { "date-parts" : [ [ "2019", "6" ] ] }, "title" : "Taking some heat off the NDCs? The limited potential of additional short-lived climate forcers\u2019 mitigation", "translator" : [ { "dropping-particle" : "", "family" : "G4312", "given" : "", "non-dropping-particle" : "", "parse-names" : false, "suffix" : "" } ], "type" : "article-journal" }, "uris" : [ "http://www.mendeley.com/documents/?uuid=5ea9b053-fd6d-40de-ac86-e96a55854bcc" ] }, { "id" : "ITEM-6", "itemData" : { "author" : [ { "dropping-particle" : "", "family" : "UNEP", "given" : "", "non-dropping-particle" : "", "parse-names" : false, "suffix" : "" }, { "dropping-particle" : "", "family" : "CCAC", "given" : "", "non-dropping-particle" : "", "parse-names" : false, "suffix" : "" } ], "id" : "ITEM-6", "issued" : { "date-parts" : [ [ "2018" ] ] }, "number-of-pages" : "101", "publisher" : "United Nations Environment Programme (UNEP) and Climate and Clean Air Coalition (CCAC). UNEP", "publisher-place" : "Nairobi, Kenya", "title" : "Integrated Assessment of Short-lived Climate Pollutants in Latin America and the Caribbean: improving air quality while mitigating climate change", "translator" : [ { "dropping-particle" : "", "family" : "G4799", "given" : "Rt7", "non-dropping-particle" : "", "parse-names" : false, "suffix" : "" } ], "type" : "report" }, "uris" : [ "http://www.mendeley.com/documents/?uuid=d292730b-653a-49e1-b718-a12b258667d5" ] }, { "id" : "ITEM-7", "itemData" : { "ISBN" : "978-82-7971-091-2", "author" : [ { "dropping-particle" : "", "family" : "AMAP", "given" : "", "non-dropping-particle" : "", "parse-names" : false, "suffix" : "" } ], "id" : "ITEM-7", "issued" : { "date-parts" : [ [ "2015" ] ] }, "number-of-pages" : "139", "publisher" : "Arctic Monitoring and Assessment Programme (AMAP)", "publisher-place" : "Oslo, Norway", "title" : "AMAP Assessment 2015: Methane as an Arctic climate forcer", "translator" : [ { "dropping-particle" : "", "family" : "G4226", "given" : "Rt7", "non-dropping-particle" : "", "parse-names" : false, "suffix" : "" } ], "type" : "report" }, "uris" : [ "http://www.mendeley.com/documents/?uuid=5cf92473-b66e-4ae8-a9e5-6dd75ddfb7b6" ] }, { "id" : "ITEM-8", "itemData" : { "DOI" : "10.1038/s41558-017-0012-x", "ISBN" : "1758-678X", "ISSN" : "17586798", "abstract" : "The post-2015 development agenda is dominated by a set of Sustainable Development Goals (SDGs) that arose from the 2012 Rio+20 United Nations Conference on Sustainable Development. The 17 goals and 169 targets address diverse and intersecting aspects of human and environmental needs and challenges. Achieving the SDGs by 2030 requires implementing coordinated and concerted strategies and actions that minimize potential trade-offs and conflicts and maximize synergies to contribute to multiple SDGs. Measures to mitigate emissions of short-lived climate pollutants are an example of actions that contribute to multiple outcomes relevant to development. This Perspective highlights the interlinkages between these pollutants and the SDGs, and shows that implementing emissions reduction measures can contribute to achieving many of the SDGs.", "author" : [ { "dropping-particle" : "", "family" : "Haines", "given" : "Andy", "non-dropping-particle" : "", "parse-names" : false, "suffix" : "" }, { "dropping-particle" : "", "family" : "Amann", "given" : "Markus", "non-dropping-particle" : "", "parse-names" : false, "suffix" : "" }, { "dropping-particle" : "", "family" : "Borgford-Parnell", "given" : "Nathan", "non-dropping-particle" : "", "parse-names" : false, "suffix" : "" }, { "dropping-particle" : "", "family" : "Leonard", "given" : "Sunday", "non-dropping-particle" : "", "parse-names" : false, "suffix" : "" }, { "dropping-particle" : "", "family" : "Kuylenstierna", "given" : "Johan", "non-dropping-particle" : "", "parse-names" : false, "suffix" : "" }, { "dropping-particle" : "", "family" : "Shindell", "given" : "Drew", "non-dropping-particle" : "", "parse-names" : false, "suffix" : "" } ], "container-title" : "Nature Climate Change", "id" : "ITEM-8", "issue" : "12", "issued" : { "date-parts" : [ [ "2017", "12", "30" ] ] }, "page" : "863-869", "title" : "Short-lived climate pollutant mitigation and the Sustainable Development Goals", "translator" : [ { "dropping-particle" : "", "family" : "G5416", "given" : "", "non-dropping-particle" : "", "parse-names" : false, "suffix" : "" } ], "type" : "article-journal", "volume" : "7" }, "uris" : [ "http://www.mendeley.com/documents/?uuid=40fb2ba1-cf94-480a-b486-24b012715643" ] }, { "id" : "ITEM-9", "itemData" : { "DOI" : "10.1126/science.1210026", "ISBN" : "0036-8075", "ISSN" : "10959203", "PMID" : "22246768", "abstract" : "Tropospheric ozone and black carbon (BC) contribute to both degraded air quality and global warming. We considered \u223c400 emission control measures to reduce these pollutants by using current technology and experience. We identified 14 measures targeting methane and BC emissions that reduce projected global mean warming \u223c0.5\u00b0C by 2050. This strategy avoids 0.7 to 4.7 million annual premature deaths from outdoor air pollution and increases annual crop yields by 30 to 135 million metric tons due to ozone reductions in 2030 and beyond. Benefits of methane emissions reductions are valued at $700 to $5000 per metric ton, which is well above typical marginal abatement costs (less than $250). The selected controls target different sources and influence climate on shorter time scales than those of carbon dioxide-reduction measures. Implementing both substantially reduces the risks of crossing the 2\u00b0C threshold.", "author" : [ { "dropping-particle" : "", "family" : "Shindell", "given" : "Drew T.", "non-dropping-particle" : "", "parse-names" : false, "suffix" : "" }, { "dropping-particle" : "", "family" : "Kuylenstierna", "given" : "Johan C.I.", "non-dropping-particle" : "", "parse-names" : false, "suffix" : "" }, { "dropping-particle" : "", "family" : "Vignati", "given" : "Elisabetta", "non-dropping-particle" : "", "parse-names" : false, "suffix" : "" }, { "dropping-particle" : "", "family" : "Dingenen", "given" : "Rita", "non-dropping-particle" : "Van", "parse-names" : false, "suffix" : "" }, { "dropping-particle" : "", "family" : "Amann", "given" : "Markus", "non-dropping-particle" : "", "parse-names" : false, "suffix" : "" }, { "dropping-particle" : "", "family" : "Klimont", "given" : "Zbigniew", "non-dropping-particle" : "", "parse-names" : false, "suffix" : "" }, { "dropping-particle" : "", "family" : "Anenberg", "given" : "Susan C.", "non-dropping-particle" : "", "parse-names" : false, "suffix" : "" }, { "dropping-particle" : "", "family" : "Muller", "given" : "Nicholas", "non-dropping-particle" : "", "parse-names" : false, "suffix" : "" }, { "dropping-particle" : "", "family" : "Janssens-Maenhout", "given" : "Greet", "non-dropping-particle" : "", "parse-names" : false, "suffix" : "" }, { "dropping-particle" : "", "family" : "Raes", "given" : "Frank", "non-dropping-particle" : "", "parse-names" : false, "suffix" : "" }, { "dropping-particle" : "", "family" : "Schwartz", "given" : "Joel", "non-dropping-particle" : "", "parse-names" : false, "suffix" : "" }, { "dropping-particle" : "", "family" : "Faluvegi", "given" : "Greg", "non-dropping-particle" : "", "parse-names" : false, "suffix" : "" }, { "dropping-particle" : "", "family" : "Pozzoli", "given" : "Luca", "non-dropping-particle" : "", "parse-names" : false, "suffix" : "" }, { "dropping-particle" : "", "family" : "Kupiainen", "given" : "Kaarle", "non-dropping-particle" : "", "parse-names" : false, "suffix" : "" }, { "dropping-particle" : "", "family" : "H\u00f6glund-Isaksson", "given" : "Lena", "non-dropping-particle" : "", "parse-names" : false, "suffix" : "" }, { "dropping-particle" : "", "family" : "Emberson", "given" : "Lisa", "non-dropping-particle" : "", "parse-names" : false, "suffix" : "" }, { "dropping-particle" : "", "family" : "Streets", "given" : "David", "non-dropping-particle" : "", "parse-names" : false, "suffix" : "" }, { "dropping-particle" : "", "family" : "Ramanathan", "given" : "V.", "non-dropping-particle" : "", "parse-names" : false, "suffix" : "" }, { "dropping-particle" : "", "family" : "Hicks", "given" : "Kevin", "non-dropping-particle" : "", "parse-names" : false, "suffix" : "" }, { "dropping-particle" : "", "family" : "Oanh", "given" : "N. T.Kim", "non-dropping-particle" : "", "parse-names" : false, "suffix" : "" }, { "dropping-particle" : "", "family" : "Milly", "given" : "George", "non-dropping-particle" : "", "parse-names" : false, "suffix" : "" }, { "dropping-particle" : "", "family" : "Williams", "given" : "Martin", "non-dropping-particle" : "", "parse-names" : false, "suffix" : "" }, { "dropping-particle" : "", "family" : "Demkine", "given" : "Volodymyr", "non-dropping-particle" : "", "parse-names" : false, "suffix" : "" }, { "dropping-particle" : "", "family" : "Fowler", "given" : "David", "non-dropping-particle" : "", "parse-names" : false, "suffix" : "" } ], "container-title" : "Science", "id" : "ITEM-9", "issue" : "6065", "issued" : { "date-parts" : [ [ "2012" ] ] }, "page" : "183-189", "title" : "Simultaneously mitigating near-term climate change and improving human health and food security", "translator" : [ { "dropping-particle" : "", "family" : "G5427", "given" : "", "non-dropping-particle" : "", "parse-names" : false, "suffix" : "" } ], "type" : "article-journal", "volume" : "335" }, "uris" : [ "http://www.mendeley.com/documents/?uuid=1c4d9f1a-bb53-4143-a33f-a0a54a0f0e9b" ] } ], "mendeley" : { "formattedCitation" : "(UNEP and WMO, 2011; Shindell et al., 2012; AMAP, 2015a, 2015b; Haines et al., 2017; Shindell et al., 2017a; UNEP and CCAC, 2018; Harmsen et al., 2019; UNEP, 2019)", "plainTextFormattedCitation" : "(UNEP and WMO, 2011; Shindell et al., 2012; AMAP, 2015a, 2015b; Haines et al., 2017; Shindell et al., 2017a; UNEP and CCAC, 2018; Harmsen et al., 2019; UNEP, 2019)", "previouslyFormattedCitation" : "(UNEP and WMO, 2011; Shindell et al., 2012; AMAP, 2015a, 2015b; Haines et al., 2017; Shindell et al., 2017a; UNEP and CCAC, 2018; Harmsen et al., 2019; UNEP, 2019)" }, "properties" : { "noteIndex" : 0 }, "schema" : "https://github.com/citation-style-language/schema/raw/master/csl-citation.json" }</w:delInstrText>
        </w:r>
      </w:del>
      <w:r w:rsidRPr="00D81664">
        <w:rPr>
          <w:rFonts w:cs="Times New Roman"/>
          <w:color w:val="000000" w:themeColor="text1"/>
          <w:lang w:val="en-GB"/>
        </w:rPr>
        <w:fldChar w:fldCharType="separate"/>
      </w:r>
      <w:r w:rsidR="00A75A09" w:rsidRPr="00A75A09">
        <w:rPr>
          <w:rFonts w:cs="Times New Roman"/>
          <w:noProof/>
          <w:color w:val="000000" w:themeColor="text1"/>
          <w:lang w:val="en-GB"/>
        </w:rPr>
        <w:t>(</w:t>
      </w:r>
      <w:ins w:id="4936" w:author="Robin Matthews" w:date="2021-07-08T17:30:00Z">
        <w:r w:rsidR="000A70A0" w:rsidRPr="002A1EE0">
          <w:rPr>
            <w:noProof/>
            <w:lang w:val="en-US"/>
          </w:rPr>
          <w:t>UNEP and WMO, 2011; Shindell et al., 2012, 2017b; AMAP, 2015a, b; Haines et al., 2017; UNEP and CCAC, 2018; Harmsen et al., 2019; UNEP, 2019</w:t>
        </w:r>
      </w:ins>
      <w:del w:id="4937" w:author="Robin Matthews" w:date="2021-07-08T17:30:00Z">
        <w:r w:rsidR="00A75A09" w:rsidRPr="00A75A09" w:rsidDel="000A70A0">
          <w:rPr>
            <w:rFonts w:cs="Times New Roman"/>
            <w:noProof/>
            <w:color w:val="000000" w:themeColor="text1"/>
            <w:lang w:val="en-GB"/>
          </w:rPr>
          <w:delText>UNEP and WMO, 2011; Shindell et al., 2012; AMAP, 2015a, 2015b; Haines et al., 2017; Shindell et al., 2017a; UNEP and CCAC, 2018; Harmsen et al., 2019; UNEP, 2019</w:delText>
        </w:r>
      </w:del>
      <w:r w:rsidR="00A75A09" w:rsidRPr="00A75A09">
        <w:rPr>
          <w:rFonts w:cs="Times New Roman"/>
          <w:noProof/>
          <w:color w:val="000000" w:themeColor="text1"/>
          <w:lang w:val="en-GB"/>
        </w:rPr>
        <w:t>)</w:t>
      </w:r>
      <w:r w:rsidRPr="00D81664">
        <w:rPr>
          <w:rFonts w:cs="Times New Roman"/>
          <w:color w:val="000000" w:themeColor="text1"/>
          <w:lang w:val="en-GB"/>
        </w:rPr>
        <w:fldChar w:fldCharType="end"/>
      </w:r>
      <w:commentRangeEnd w:id="4933"/>
      <w:r w:rsidR="00CB33A1">
        <w:rPr>
          <w:rStyle w:val="Marquedecommentaire"/>
        </w:rPr>
        <w:commentReference w:id="4933"/>
      </w:r>
      <w:r w:rsidRPr="00D81664">
        <w:rPr>
          <w:rFonts w:cs="Times New Roman"/>
          <w:color w:val="000000" w:themeColor="text1"/>
          <w:lang w:val="en-GB"/>
        </w:rPr>
        <w:t xml:space="preserve"> to large-scale global</w:t>
      </w:r>
      <w:ins w:id="4938" w:author="Lucy Cowie" w:date="2021-07-28T16:13:00Z">
        <w:r w:rsidR="00426C5C">
          <w:rPr>
            <w:rFonts w:cs="Times New Roman"/>
            <w:color w:val="000000" w:themeColor="text1"/>
            <w:lang w:val="en-GB"/>
          </w:rPr>
          <w:t>-</w:t>
        </w:r>
      </w:ins>
      <w:del w:id="4939" w:author="Lucy Cowie" w:date="2021-07-28T16:13:00Z">
        <w:r w:rsidRPr="00D81664" w:rsidDel="00426C5C">
          <w:rPr>
            <w:rFonts w:cs="Times New Roman"/>
            <w:color w:val="000000" w:themeColor="text1"/>
            <w:lang w:val="en-GB"/>
          </w:rPr>
          <w:delText xml:space="preserve"> </w:delText>
        </w:r>
      </w:del>
      <w:r w:rsidRPr="00D81664">
        <w:rPr>
          <w:rFonts w:cs="Times New Roman"/>
          <w:color w:val="000000" w:themeColor="text1"/>
          <w:lang w:val="en-GB"/>
        </w:rPr>
        <w:t xml:space="preserve">scenario studies with varying level of SLCF control </w:t>
      </w:r>
      <w:commentRangeStart w:id="4940"/>
      <w:commentRangeStart w:id="4941"/>
      <w:r w:rsidRPr="00D81664">
        <w:rPr>
          <w:rFonts w:cs="Times New Roman"/>
          <w:color w:val="000000" w:themeColor="text1"/>
          <w:lang w:val="en-GB"/>
        </w:rPr>
        <w:fldChar w:fldCharType="begin" w:fldLock="1"/>
      </w:r>
      <w:r w:rsidR="002E1475">
        <w:rPr>
          <w:rFonts w:cs="Times New Roman"/>
          <w:color w:val="000000" w:themeColor="text1"/>
          <w:lang w:val="en-GB"/>
        </w:rPr>
        <w:instrText>ADDIN CSL_CITATION { "citationItems" : [ { "id" : "ITEM-1", "itemData" : { "author" : [ { "dropping-particle" : "", "family" : "Rogelj", "given" : "J.", "non-dropping-particle" : "", "parse-names" : false, "suffix" : "" }, { "dropping-particle" : "", "family" : "Shindell", "given" : "D.", "non-dropping-particle" : "", "parse-names" : false, "suffix" : "" }, { "dropping-particle" : "", "family" : "Jiang", "given" : "K.", "non-dropping-particle" : "", "parse-names" : false, "suffix" : "" }, { "dropping-particle" : "", "family" : "Fifita", "given" : "S.", "non-dropping-particle" : "", "parse-names" : false, "suffix" : "" }, { "dropping-particle" : "", "family" : "Forster", "given" : "P.", "non-dropping-particle" : "", "parse-names" : false, "suffix" : "" }, { "dropping-particle" : "", "family" : "Ginzburg", "given" : "V.", "non-dropping-particle" : "", "parse-names" : false, "suffix" : "" }, { "dropping-particle" : "", "family" : "Handa", "given" : "C.", "non-dropping-particle" : "", "parse-names" : false, "suffix" : "" }, { "dropping-particle" : "", "family" : "Kheshgi", "given" : "H.", "non-dropping-particle" : "", "parse-names" : false, "suffix" : "" }, { "dropping-particle" : "", "family" : "Kobayashi", "given" : "S.", "non-dropping-particle" : "", "parse-names" : false, "suffix" : "" }, { "dropping-particle" : "", "family" : "Kriegler", "given" : "E.", "non-dropping-particle" : "", "parse-names" : false, "suffix" : "" }, { "dropping-particle" : "", "family" : "Mundaca", "given" : "L.", "non-dropping-particle" : "", "parse-names" : false, "suffix" : "" }, { "dropping-particle" : "", "family" : "Seferian", "given" : "R.", "non-dropping-particle" : "", "parse-names" : false, "suffix" : "" }, { "dropping-particle" : "", "family" : "Vilarino", "given" : "M.V.", "non-dropping-particle" : "", "parse-names" : false, "suffix" : "" } ],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"Po\u0308rtner", "given" : "H. 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"Pe\u0301an",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 B. R.", "non-dropping-particle" : "", "parse-names" : false, "suffix" : "" }, { "dropping-particle" : "", "family" : "Chen", "given" : "Y.", "non-dropping-particle" : "", "parse-names" : false, "suffix" : "" }, { "dropping-particle" : "", "family" : "Zhou", "given" : "X.", "non-dropping-particle" : "", "parse-names" : false, "suffix" : "" }, { "dropping-particle" : "", "family" : "Gomis", "given" : "M. 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"page" : "93-174", "publisher" : "In Press", "title" : "Mitigation Pathways Compatible With 1.5\u00b0C in the Context of Sustainable Development", "translator" : [ { "dropping-particle" : "", "family" : "G4225", "given" : "Rt13", "non-dropping-particle" : "", "parse-names" : false, "suffix" : "" } ], "type" : "chapter" }, "prefix" : "e.g., ", "uris" : [ "http://www.mendeley.com/documents/?uuid=7c94b36b-a2ad-4598-a541-23eed210befd" ] }, { "id" : "ITEM-2", "itemData" : { "DOI" : "10.1038/nclimate2880", "ISBN" : "1758-678X", "ISSN" : "17586798", "abstract" : "There is growing scientific and political interest in the impacts of climate change and anthropogenic emissions on the Arctic. Over recent decades temperatures in the Arctic have increased at twice the global rate, largely as a result of ice-albedo and temperature feedbacks. Although deep cuts in global CO2 emissions are required to slow this warming, there is also growing interest in the potential for reducing short-lived climate forcers (SLCFs; refs,). Politically, action on SLCFs may be particularly promising because the benefits of mitigation are seen more quickly than for mitigation of CO2 and there are large co-benefits in terms of improved air quality. This Letter is one of the first to systematically quantify the Arctic climate impact of regional SLCFs emissions, taking into account black carbon (BC), sulphur dioxide (SO 2), nitrogen oxides (NO x), volatile organic compounds (VOCs), organic carbon (OC) and tropospheric ozone (O3), and their transport processes and transformations in the atmosphere. This study extends the scope of previous works by including more detailed calculations of Arctic radiative forcing and quantifying the Arctic temperature response. We find that the largest Arctic warming source is from emissions within the Asian nations owing to the large absolute amount of emissions. However, the Arctic is most sensitive, per unit mass emitted, to SLCFs emissions from a small number of activities within the Arctic nations themselves. A stringent, but technically feasible mitigation scenario for SLCFs, phased in from 2015 to 2030, could cut warming by 0.2 (\u00b10.17) K in 2050.", "author" : [ { "dropping-particle" : "", "family" : "Sand", "given" : "M.", "non-dropping-particle" : "", "parse-names" : false, "suffix" : "" }, { "dropping-particle" : "", "family" : "Berntsen", "given" : "T. K.", "non-dropping-particle" : "", "parse-names" : false, "suffix" : "" }, { "dropping-particle" : "", "family" : "Salzen", "given" : "K.", "non-dropping-particle" : "Von", "parse-names" : false, "suffix" : "" }, { "dropping-particle" : "", "family" : "Flanner", "given" : "M. G.", "non-dropping-particle" : "", "parse-names" : false, "suffix" : "" }, { "dropping-particle" : "", "family" : "Langner", "given" : "J.", "non-dropping-particle" : "", "parse-names" : false, "suffix" : "" }, { "dropping-particle" : "", "family" : "Victor", "given" : "D. G.", "non-dropping-particle" : "", "parse-names" : false, "suffix" : "" } ], "container-title" : "Nature Climate Change", "id" : "ITEM-2", "issue" : "3", "issued" : { "date-parts" : [ [ "2016", "3", "30" ] ] }, "note" : "From Duplicate 2 (Response of Arctic temperature to changes in emissions of short-lived climate forcers - Sand, M.; Berntsen, T. K.; Von Salzen, K.; Flanner, M. G.; Langner, J.; Victor, D. G.)\n\nFrom Duplicate 1 (Response of Arctic temperature to changes in emissions of short-lived climate forcers - Sand, M.; Berntsen, T. K.; Von Salzen, K.; Flanner, M. G.; Langner, J.; Victor, D. G.)\nAnd Duplicate 2 (Response of Arctic temperature to changes in emissions of short-lived climate forcers - Sand, M.; Berntsen, T. K.; Von Salzen, K.; Flanner, M. G.; Langner, J.; Victor, D. G.)\nAnd Duplicate 3 (Response of Arctic temperature to changes in emissions of short-lived climate forcers - Sand, M.; Berntsen, T. K.; Von Salzen, K.; Flanner, M. G.; Langner, J.; Victor, D. G.)\nAnd Duplicate 4 (Response of Arctic temperature to changes in emissions of short-lived climate forcers - Sand, M.; Berntsen, T. K.; Von Salzen, K.; Flanner, M. G.; Langner, J.; Victor, D. G.)\n\nFrom Duplicate 1 (Response of Arctic temperature to changes in emissions of short-lived climate forcers - Sand, M.; Berntsen, T. K.; Von Salzen, K.; Flanner, M. G.; Langner, J.; Victor, D. G.)\n\nFrom Duplicate 1 (Response of Arctic temperature to changes in emissions of short-lived climate forcers - Sand, M; Berntsen, T K; von Salzen, K; Flanner, M G; Langner, J; Victor, D G)\n\nTimes Cited: 32\nFlanner, Mark/C-6139-2011; Sand, Maria/J-8822-2016\nFlanner, Mark/0000-0003-4012-174X; Sand, Maria/0000-0003-0256-7468\n0\n32\n1758-6798\n\nFrom Duplicate 2 (Response of Arctic temperature to changes in emissions of short-lived climate forcers - Sand, M.; Berntsen, T. K.; von Salzen, K.; Flanner, M. G.; Langner, J.; Victor, D. G.)\n\nFrom Duplicate 2 (Response of Arctic temperature to changes in emissions of short-lived climate forcers - Sand, M.; Berntsen, T. K.; Von Salzen, K.; Flanner, M. G.; Langner, J.; Victor, D. G.)\n\nFrom Duplicate 1 (Response of Arctic temperature to changes in emissions of short-lived climate forcers - Sand, M; Berntsen, T K; von Salzen, K; Flanner, M G; Langner, J; Victor, D G)\n\nTimes Cited: 32\nFlanner, Mark/C-6139-2011; Sand, Maria/J-8822-2016\nFlanner, Mark/0000-0003-4012-174X; Sand, Maria/0000-0003-0256-7468\n0\n32\n1758-6798\n\nFrom Duplicate 5 (Response of Arctic temperature to changes in emissions of short-lived climate forcers - Sand, M.; Berntsen, T. K.; Von Salzen, K.; Flanner, M. G.; Langner, J.; Victor, D. G.)\n\nTimes Cited: 32\nFlanner, Mark/C-6139-2011; Sand, Maria/J-8822-2016\nFlanner, Mark/0000-0003-4012-174X; Sand, Maria/0000-0003-0256-7468\n0\n32\n1758-6798", "page" : "286-289", "publisher" : "Nature Publishing Group", "title" : "Response of Arctic temperature to changes in emissions of short-lived climate forcers", "translator" : [ { "dropping-particle" : "", "family" : "G4127", "given" : "", "non-dropping-particle" : "", "parse-names" : false, "suffix" : "" } ], "type" : "article-journal", "volume" : "6" }, "uris" : [ "http://www.mendeley.com/documents/?uuid=1ae82cb8-8b7b-4b83-a082-7c0de7816b0c" ] }, { "id" : "ITEM-3", "itemData" : { "DOI" : "10.1038/s41586-019-1554-z", "ISSN" : "14764687", "abstract" : "The combustion of fossil fuels produces emissions of the long-lived greenhouse gas carbon dioxide and of short-lived pollutants, including sulfur dioxide, that contribute to the formation of atmospheric aerosols1. Atmospheric aerosols can cool the climate, masking some of the warming effect that results from the emission of greenhouse gases1. However, aerosol particulates are highly toxic when inhaled, leading to millions of premature deaths per year2,3. The phasing out of unabated fossil-fuel combustion will therefore provide health benefits, but will also reduce the extent to which the warming induced by greenhouse gases is masked by aerosols. Because aerosol levels respond much more rapidly to changes in emissions relative to carbon dioxide, large near-term increases in the magnitude and rate of climate warming are predicted in many idealized studies that typically assume an instantaneous removal of all anthropogenic or fossil-fuel-related emissions1,4\u20139. Here we show that more realistic modelling scenarios do not produce a substantial near-term increase in either the magnitude or the rate of warming, and in fact can lead to a decrease in warming rates within two decades of the start of the fossil-fuel phase-out. Accounting for the time required to transform power generation, industry and transportation leads to gradually increasing and largely offsetting climate impacts of carbon dioxide and sulfur dioxide, with the rate of warming further slowed by reductions in fossil-methane emissions. Our results indicate that even the most aggressive plausible transition to a clean-energy society provides benefits for climate change mitigation and air quality at essentially all decadal to centennial timescales.", "author" : [ { "dropping-particle" : "", "family" : "Shindell", "given" : "Drew T.", "non-dropping-particle" : "", "parse-names" : false, "suffix" : "" }, { "dropping-particle" : "", "family" : "Smith", "given" : "Christopher J.", "non-dropping-particle" : "", "parse-names" : false, "suffix" : "" } ], "container-title" : "Nature", "id" : "ITEM-3", "issue" : "7774", "issued" : { "date-parts" : [ [ "2019" ] ] }, "page" : "408-411", "title" : "Climate and air-quality benefits of a realistic phase-out of fossil fuels", "translator" : [ { "dropping-particle" : "", "family" : "G4277", "given" : "", "non-dropping-particle" : "", "parse-names" : false, "suffix" : "" } ], "type" : "article-journal", "volume" : "573" }, "uris" : [ "http://www.mendeley.com/documents/?uuid=4ea276d9-a66a-4c66-b756-14840f160382" ] } ], "mendeley" : { "formattedCitation" : "(Sand et al., 2016; e.g., Rogelj et al., 2018b; Shindell and Smith, 2019)", "manualFormatting" : "(e.g., Sand et al., 2016; Rogelj et al., 2018b; Shindell and Smith, 2019)", "plainTextFormattedCitation" : "(Sand et al., 2016; e.g., Rogelj et al., 2018b; Shindell and Smith, 2019)", "previouslyFormattedCitation" : "(Sand et al., 2016; e.g., Rogelj et al., 2018b; Shindell and Smith, 2019)" }, "properties" : { "noteIndex" : 0 }, "schema" : "https://github.com/citation-style-language/schema/raw/master/csl-citation.json" }</w:instrText>
      </w:r>
      <w:r w:rsidRPr="00D81664">
        <w:rPr>
          <w:rFonts w:cs="Times New Roman"/>
          <w:color w:val="000000" w:themeColor="text1"/>
          <w:lang w:val="en-GB"/>
        </w:rPr>
        <w:fldChar w:fldCharType="separate"/>
      </w:r>
      <w:r w:rsidR="00CB33A1">
        <w:rPr>
          <w:rFonts w:cs="Times New Roman"/>
          <w:noProof/>
          <w:color w:val="000000" w:themeColor="text1"/>
          <w:lang w:val="nb-NO"/>
        </w:rPr>
        <w:t>(</w:t>
      </w:r>
      <w:ins w:id="4942" w:author="Robin Matthews" w:date="2021-07-08T17:31:00Z">
        <w:r w:rsidR="000A70A0">
          <w:rPr>
            <w:rFonts w:cs="Times New Roman"/>
            <w:noProof/>
            <w:color w:val="000000" w:themeColor="text1"/>
            <w:lang w:val="nb-NO"/>
          </w:rPr>
          <w:t xml:space="preserve">e.g., </w:t>
        </w:r>
      </w:ins>
      <w:r w:rsidR="00CB33A1">
        <w:rPr>
          <w:rFonts w:cs="Times New Roman"/>
          <w:noProof/>
          <w:color w:val="000000" w:themeColor="text1"/>
          <w:lang w:val="nb-NO"/>
        </w:rPr>
        <w:t xml:space="preserve">Sand et al., 2016; </w:t>
      </w:r>
      <w:del w:id="4943" w:author="Robin Matthews" w:date="2021-07-08T17:31:00Z">
        <w:r w:rsidR="00CB33A1" w:rsidDel="000A70A0">
          <w:rPr>
            <w:rFonts w:cs="Times New Roman"/>
            <w:noProof/>
            <w:color w:val="000000" w:themeColor="text1"/>
            <w:lang w:val="nb-NO"/>
          </w:rPr>
          <w:delText xml:space="preserve">e.g., </w:delText>
        </w:r>
      </w:del>
      <w:r w:rsidR="00CB33A1">
        <w:rPr>
          <w:rFonts w:cs="Times New Roman"/>
          <w:noProof/>
          <w:color w:val="000000" w:themeColor="text1"/>
          <w:lang w:val="nb-NO"/>
        </w:rPr>
        <w:t>Rogelj et al., 2018b; Shindell and Smith, 2019)</w:t>
      </w:r>
      <w:r w:rsidRPr="00D81664">
        <w:rPr>
          <w:rFonts w:cs="Times New Roman"/>
          <w:color w:val="000000" w:themeColor="text1"/>
          <w:lang w:val="en-GB"/>
        </w:rPr>
        <w:fldChar w:fldCharType="end"/>
      </w:r>
      <w:commentRangeEnd w:id="4940"/>
      <w:commentRangeEnd w:id="4941"/>
      <w:r w:rsidR="000A70A0">
        <w:rPr>
          <w:rStyle w:val="Marquedecommentaire"/>
        </w:rPr>
        <w:commentReference w:id="4940"/>
      </w:r>
      <w:r w:rsidR="00CB33A1">
        <w:rPr>
          <w:rStyle w:val="Marquedecommentaire"/>
        </w:rPr>
        <w:commentReference w:id="4941"/>
      </w:r>
      <w:r w:rsidRPr="00DC415B">
        <w:rPr>
          <w:rFonts w:cs="Times New Roman"/>
          <w:color w:val="000000" w:themeColor="text1"/>
          <w:lang w:val="nb-NO"/>
        </w:rPr>
        <w:t xml:space="preserve">. </w:t>
      </w:r>
      <w:r w:rsidRPr="00D81664">
        <w:rPr>
          <w:rFonts w:cs="Times New Roman"/>
          <w:color w:val="000000" w:themeColor="text1"/>
          <w:lang w:val="en-GB"/>
        </w:rPr>
        <w:t xml:space="preserve">They could be grouped into: </w:t>
      </w:r>
    </w:p>
    <w:p w14:paraId="09A91348" w14:textId="77777777" w:rsidR="00E578B9" w:rsidRPr="00D81664" w:rsidRDefault="00E578B9" w:rsidP="00D5630D">
      <w:pPr>
        <w:pStyle w:val="AR6BodyText"/>
        <w:rPr>
          <w:rFonts w:cs="Times New Roman"/>
          <w:color w:val="000000" w:themeColor="text1"/>
          <w:lang w:val="en-GB"/>
        </w:rPr>
      </w:pPr>
    </w:p>
    <w:p w14:paraId="36557006" w14:textId="3DD98B40" w:rsidR="00E578B9" w:rsidRPr="00D81664" w:rsidRDefault="00E578B9" w:rsidP="00B42EE7">
      <w:pPr>
        <w:pStyle w:val="AR6BodyText"/>
        <w:numPr>
          <w:ilvl w:val="0"/>
          <w:numId w:val="25"/>
        </w:numPr>
        <w:rPr>
          <w:rFonts w:cs="Times New Roman"/>
          <w:color w:val="000000" w:themeColor="text1"/>
          <w:lang w:val="en-GB"/>
        </w:rPr>
      </w:pPr>
      <w:commentRangeStart w:id="4944"/>
      <w:r w:rsidRPr="00D81664">
        <w:rPr>
          <w:rFonts w:cs="Times New Roman"/>
          <w:color w:val="000000" w:themeColor="text1"/>
          <w:lang w:val="en-GB"/>
        </w:rPr>
        <w:t>P</w:t>
      </w:r>
      <w:commentRangeEnd w:id="4944"/>
      <w:r w:rsidR="0092223F">
        <w:rPr>
          <w:rStyle w:val="Marquedecommentaire"/>
          <w:rFonts w:cs="Times New Roman"/>
          <w:lang w:val="en-GB" w:eastAsia="en-GB"/>
        </w:rPr>
        <w:commentReference w:id="4944"/>
      </w:r>
      <w:r w:rsidRPr="00D81664">
        <w:rPr>
          <w:rFonts w:cs="Times New Roman"/>
          <w:color w:val="000000" w:themeColor="text1"/>
          <w:lang w:val="en-GB"/>
        </w:rPr>
        <w:t xml:space="preserve">rojections of future SLCF emissions compatible with the climate mitigation trajectories investigated in the climate model intercomparison projects (respective RCP or SSP scenarios): </w:t>
      </w:r>
      <w:del w:id="4945" w:author="Lucy Cowie" w:date="2021-07-28T16:36:00Z">
        <w:r w:rsidRPr="00D81664" w:rsidDel="00640202">
          <w:rPr>
            <w:rFonts w:cs="Times New Roman"/>
            <w:color w:val="000000" w:themeColor="text1"/>
            <w:lang w:val="en-GB"/>
          </w:rPr>
          <w:delText xml:space="preserve">In </w:delText>
        </w:r>
      </w:del>
      <w:ins w:id="4946" w:author="Lucy Cowie" w:date="2021-07-28T16:36:00Z">
        <w:r w:rsidR="00640202">
          <w:rPr>
            <w:rFonts w:cs="Times New Roman"/>
            <w:color w:val="000000" w:themeColor="text1"/>
            <w:lang w:val="en-GB"/>
          </w:rPr>
          <w:t>i</w:t>
        </w:r>
        <w:r w:rsidR="00640202" w:rsidRPr="00D81664">
          <w:rPr>
            <w:rFonts w:cs="Times New Roman"/>
            <w:color w:val="000000" w:themeColor="text1"/>
            <w:lang w:val="en-GB"/>
          </w:rPr>
          <w:t xml:space="preserve">n </w:t>
        </w:r>
      </w:ins>
      <w:r w:rsidRPr="00D81664">
        <w:rPr>
          <w:rFonts w:cs="Times New Roman"/>
          <w:color w:val="000000" w:themeColor="text1"/>
          <w:lang w:val="en-GB"/>
        </w:rPr>
        <w:t xml:space="preserve">such scenarios, when climate change mitigation is considered, it is associated with </w:t>
      </w:r>
      <w:ins w:id="4947" w:author="Lucy Cowie" w:date="2021-07-28T16:39:00Z">
        <w:r w:rsidR="00E71444">
          <w:rPr>
            <w:rFonts w:cs="Times New Roman"/>
            <w:color w:val="000000" w:themeColor="text1"/>
            <w:lang w:val="en-GB"/>
          </w:rPr>
          <w:t xml:space="preserve">a </w:t>
        </w:r>
      </w:ins>
      <w:r w:rsidRPr="00D81664">
        <w:rPr>
          <w:rFonts w:cs="Times New Roman"/>
          <w:color w:val="000000" w:themeColor="text1"/>
          <w:lang w:val="en-GB"/>
        </w:rPr>
        <w:t>strong decrease of CO</w:t>
      </w:r>
      <w:r w:rsidRPr="00D81664">
        <w:rPr>
          <w:rFonts w:cs="Times New Roman"/>
          <w:color w:val="000000" w:themeColor="text1"/>
          <w:vertAlign w:val="subscript"/>
          <w:lang w:val="en-GB"/>
        </w:rPr>
        <w:t>2</w:t>
      </w:r>
      <w:r w:rsidRPr="00D81664">
        <w:rPr>
          <w:rFonts w:cs="Times New Roman"/>
          <w:color w:val="000000" w:themeColor="text1"/>
          <w:lang w:val="en-GB"/>
        </w:rPr>
        <w:t xml:space="preserve"> emissions, largely relying on fossil fuel</w:t>
      </w:r>
      <w:ins w:id="4948" w:author="Lucy Cowie" w:date="2021-07-28T16:37:00Z">
        <w:r w:rsidR="00DF4EDF">
          <w:rPr>
            <w:rFonts w:cs="Times New Roman"/>
            <w:color w:val="000000" w:themeColor="text1"/>
            <w:lang w:val="en-GB"/>
          </w:rPr>
          <w:t>-</w:t>
        </w:r>
      </w:ins>
      <w:del w:id="4949" w:author="Lucy Cowie" w:date="2021-07-28T16:37:00Z">
        <w:r w:rsidRPr="00D81664" w:rsidDel="00DF4EDF">
          <w:rPr>
            <w:rFonts w:cs="Times New Roman"/>
            <w:color w:val="000000" w:themeColor="text1"/>
            <w:lang w:val="en-GB"/>
          </w:rPr>
          <w:delText xml:space="preserve"> </w:delText>
        </w:r>
      </w:del>
      <w:r w:rsidRPr="00D81664">
        <w:rPr>
          <w:rFonts w:cs="Times New Roman"/>
          <w:color w:val="000000" w:themeColor="text1"/>
          <w:lang w:val="en-GB"/>
        </w:rPr>
        <w:t>use reduction</w:t>
      </w:r>
      <w:commentRangeStart w:id="4950"/>
      <w:r w:rsidRPr="00D81664">
        <w:rPr>
          <w:rFonts w:cs="Times New Roman"/>
          <w:color w:val="000000" w:themeColor="text1"/>
          <w:lang w:val="en-GB"/>
        </w:rPr>
        <w:t>,</w:t>
      </w:r>
      <w:commentRangeEnd w:id="4950"/>
      <w:r w:rsidR="00E71444">
        <w:rPr>
          <w:rStyle w:val="Marquedecommentaire"/>
          <w:lang w:val="en-GB"/>
        </w:rPr>
        <w:commentReference w:id="4950"/>
      </w:r>
      <w:r w:rsidRPr="00D81664">
        <w:rPr>
          <w:rFonts w:cs="Times New Roman"/>
          <w:color w:val="000000" w:themeColor="text1"/>
          <w:lang w:val="en-GB"/>
        </w:rPr>
        <w:t xml:space="preserve"> the co-emitted SLCFs from combustion and methane from </w:t>
      </w:r>
      <w:ins w:id="4951" w:author="Lucy Cowie" w:date="2021-07-28T16:38:00Z">
        <w:r w:rsidR="009667C1">
          <w:rPr>
            <w:rFonts w:cs="Times New Roman"/>
            <w:color w:val="000000" w:themeColor="text1"/>
            <w:lang w:val="en-GB"/>
          </w:rPr>
          <w:t>the</w:t>
        </w:r>
        <w:r w:rsidR="00E71444">
          <w:rPr>
            <w:rFonts w:cs="Times New Roman"/>
            <w:color w:val="000000" w:themeColor="text1"/>
            <w:lang w:val="en-GB"/>
          </w:rPr>
          <w:t xml:space="preserve"> </w:t>
        </w:r>
      </w:ins>
      <w:r w:rsidRPr="00D81664">
        <w:rPr>
          <w:rFonts w:cs="Times New Roman"/>
          <w:color w:val="000000" w:themeColor="text1"/>
          <w:lang w:val="en-GB"/>
        </w:rPr>
        <w:t xml:space="preserve">production and distribution of fossil fuels will be reduced proportionally. Depending on </w:t>
      </w:r>
      <w:ins w:id="4952" w:author="Lucy Cowie" w:date="2021-07-28T16:41:00Z">
        <w:r w:rsidR="00920FAF">
          <w:rPr>
            <w:rFonts w:cs="Times New Roman"/>
            <w:color w:val="000000" w:themeColor="text1"/>
            <w:lang w:val="en-GB"/>
          </w:rPr>
          <w:t xml:space="preserve">the </w:t>
        </w:r>
      </w:ins>
      <w:r w:rsidRPr="00D81664">
        <w:rPr>
          <w:rFonts w:cs="Times New Roman"/>
          <w:color w:val="000000" w:themeColor="text1"/>
          <w:lang w:val="en-GB"/>
        </w:rPr>
        <w:t>carbon price and climate mitigation target, further reduction of methane from waste and agriculture will also be part of such scenarios. Limitations of RCP scenarios, where continuous strengthening of air</w:t>
      </w:r>
      <w:ins w:id="4953" w:author="Lucy Cowie" w:date="2021-07-28T16:41:00Z">
        <w:r w:rsidR="003346EF">
          <w:rPr>
            <w:rFonts w:cs="Times New Roman"/>
            <w:color w:val="000000" w:themeColor="text1"/>
            <w:lang w:val="en-GB"/>
          </w:rPr>
          <w:t>-</w:t>
        </w:r>
      </w:ins>
      <w:del w:id="4954" w:author="Lucy Cowie" w:date="2021-07-28T16:41:00Z">
        <w:r w:rsidRPr="00D81664" w:rsidDel="003346EF">
          <w:rPr>
            <w:rFonts w:cs="Times New Roman"/>
            <w:color w:val="000000" w:themeColor="text1"/>
            <w:lang w:val="en-GB"/>
          </w:rPr>
          <w:delText xml:space="preserve"> </w:delText>
        </w:r>
      </w:del>
      <w:r w:rsidRPr="00D81664">
        <w:rPr>
          <w:rFonts w:cs="Times New Roman"/>
          <w:color w:val="000000" w:themeColor="text1"/>
          <w:lang w:val="en-GB"/>
        </w:rPr>
        <w:t>quality legislation was assumed</w:t>
      </w:r>
      <w:r>
        <w:rPr>
          <w:rFonts w:cs="Times New Roman"/>
          <w:color w:val="000000" w:themeColor="text1"/>
          <w:lang w:val="en-GB"/>
        </w:rPr>
        <w:t xml:space="preserve"> and </w:t>
      </w:r>
      <w:commentRangeStart w:id="4955"/>
      <w:r>
        <w:rPr>
          <w:rFonts w:cs="Times New Roman"/>
          <w:color w:val="000000" w:themeColor="text1"/>
          <w:lang w:val="en-GB"/>
        </w:rPr>
        <w:t>therefore lack of futures where global and regional air quality deteriorates</w:t>
      </w:r>
      <w:commentRangeEnd w:id="4955"/>
      <w:r w:rsidR="00FA7BA0">
        <w:rPr>
          <w:rStyle w:val="Marquedecommentaire"/>
          <w:lang w:val="en-GB"/>
        </w:rPr>
        <w:commentReference w:id="4955"/>
      </w:r>
      <w:r w:rsidRPr="00D81664">
        <w:rPr>
          <w:rFonts w:cs="Times New Roman"/>
          <w:color w:val="000000" w:themeColor="text1"/>
          <w:lang w:val="en-GB"/>
        </w:rPr>
        <w:t xml:space="preserve">, for the analysis of air quality and potential for mitigation of SLCFs have been discussed in literature </w:t>
      </w:r>
      <w:r w:rsidRPr="00D81664">
        <w:rPr>
          <w:rFonts w:cs="Times New Roman"/>
          <w:color w:val="000000" w:themeColor="text1"/>
          <w:lang w:val="en-GB"/>
        </w:rPr>
        <w:fldChar w:fldCharType="begin" w:fldLock="1"/>
      </w:r>
      <w:r w:rsidR="00D477C7">
        <w:rPr>
          <w:rFonts w:cs="Times New Roman"/>
          <w:color w:val="000000" w:themeColor="text1"/>
          <w:lang w:val="en-GB"/>
        </w:rPr>
        <w:instrText>ADDIN CSL_CITATION { "citationItems" : [ { "id" : "ITEM-1", "itemData" : { "DOI" : "10.1146/annurev-environ-052912-173303", "ISSN" : "1543-5938", "abstract" : "New scientific understanding could increase the cost-effectiveness of local and regional air quality management policies, enhance the acceptance of mitigation measures for long-lived greenhouse gas (GHG) emissions, and reveal win-win portfolios of controls for short-lived substances that yield immediate health and crop benefits while limiting temperature increase in the near term. However, although substantial efforts have been devoted to global analyses of the emissions of carbon dioxide (CO) and other long-lived GHGs, air pollutant emissions have received only limited attention in the global context. Past and likely future trends in air pollutant emissions evolve rather differently from those of long-lived GHGs, so that superficial extrapolations of GHG trends would lead to misleading conclusions. In many world regions, the evolution of air pollutant emissions has effectively decoupled from economic growth. Since 1990, air pollutant emissions declined (sulfur dioxide, SO), stabilized (nitrogen oxides, NO), or increased slightly (black carbon, BC; organic carbon, OC; and ammonia, NH). This review discusses to what extent structural changes, technological improvements, and dedicated environmental legislation have contributed to these changes. The scenarios of future emissions in the literature span a wide range, mainly owing to different assumptions about future environmental policies. Although the more recent scenarios agree on declining air pollutants up to 2030, avoiding potential rebounds of emissions after 2030 will require additional policy interventions.", "author" : [ { "dropping-particle" : "", "family" : "Amann", "given" : "Markus", "non-dropping-particle" : "", "parse-names" : false, "suffix" : "" }, { "dropping-particle" : "", "family" : "Klimont", "given" : "Zbigniew", "non-dropping-particle" : "", "parse-names" : false, "suffix" : "" }, { "dropping-particle" : "", "family" : "Wagner", "given" : "Fabian", "non-dropping-particle" : "", "parse-names" : false, "suffix" : "" } ], "container-title" : "Annual Review of Environment and Resources", "id" : "ITEM-1", "issue" : "1", "issued" : { "date-parts" : [ [ "2013" ] ] }, "number-of-pages" : "31-55", "title" : "Regional and Global Emissions of Air Pollutants: Recent Trends and Future Scenarios", "translator" : [ { "dropping-particle" : "", "family" : "G2995", "given" : "", "non-dropping-particle" : "", "parse-names" : false, "suffix" : "" } ], "type" : "book", "volume" : "38" }, "prefix" : "e.g., ", "uris" : [ "http://www.mendeley.com/documents/?uuid=39ae5f7d-54c2-4bbd-a76b-fde83467ecc2" ] }, { "id" : "ITEM-2", "itemData" : { "DOI" : "10.1021/acs.chemrev.5b00089", "ISBN" : "0009-2665", "ISSN" : "15206890", "PMID" : "25926133", "abstract" : "Climate change and air pollution are critical environmental issues both in the here and now and for the coming decades. Many mitigation options offer the possibility to both improve air quality and mitigate climate change, such as improvements in energy efficiency, or a switch to wind or solar power, all of which reduce emissions across the board. The atmospheric chemistry of ozone is an important context to understand the linkages between air quality and climate change, because many indirect effects are linked to this chemistry. As an air pollutant, ozone has a variety of adverse effects on human health, including decreased pulmonary function, aggravation of pre-existing diseases such as asthma, increases in hospital admissions, especially respiratory ailments, and premature mortality.", "author" : [ { "dropping-particle" : "", "family" : "Schneidemesser", "given" : "Erika", "non-dropping-particle" : "von", "parse-names" : false, "suffix" : "" }, { "dropping-particle" : "", "family" : "Monks", "given" : "Paul S.", "non-dropping-particle" : "", "parse-names" : false, "suffix" : "" }, { "dropping-particle" : "", "family" : "Allan", "given" : "James D.", "non-dropping-particle" : "", "parse-names" : false, "suffix" : "" }, { "dropping-particle" : "", "family" : "Bruhwiler", "given" : "Lori", "non-dropping-particle" : "", "parse-names" : false, "suffix" : "" }, { "dropping-particle" : "", "family" : "Forster", "given" : "Piers", "non-dropping-particle" : "", "parse-names" : false, "suffix" : "" }, { "dropping-particle" : "", "family" : "Fowler", "given" : "David", "non-dropping-particle" : "", "parse-names" : false, "suffix" : "" }, { "dropping-particle" : "", "family" : "Lauer", "given" : "Axel", "non-dropping-particle" : "", "parse-names" : false, "suffix" : "" }, { "dropping-particle" : "", "family" : "Morgan", "given" : "William T.", "non-dropping-particle" : "", "parse-names" : false, "suffix" : "" }, { "dropping-particle" : "", "family" : "Paasonen", "given" : "Pauli", "non-dropping-particle" : "", "parse-names" : false, "suffix" : "" }, { "dropping-particle" : "", "family" : "Righi", "given" : "Mattia", "non-dropping-particle" : "", "parse-names" : false, "suffix" : "" }, { "dropping-particle" : "", "family" : "Sindelarova", "given" : "Katerina", "non-dropping-particle" : "", "parse-names" : false, "suffix" : "" }, { "dropping-particle" : "", "family" : "Sutton", "given" : "Mark A.", "non-dropping-particle" : "", "parse-names" : false, "suffix" : "" } ], "container-title" : "Chemical Reviews", "id" : "ITEM-2", "issue" : "10", "issued" : { "date-parts" : [ [ "2015" ] ] }, "page" : "3856-3897", "title" : "Chemistry and the Linkages between Air Quality and Climate Change", "translator" : [ { "dropping-particle" : "", "family" : "G2843", "given" : "", "non-dropping-particle" : "", "parse-names" : false, "suffix" : "" } ], "type" : "article-journal", "volume" : "115" }, "uris" : [ "http://www.mendeley.com/documents/?uuid=a0a4ff58-3b0f-4a64-8cbe-6b3e5c1444b2" ] } ], "mendeley" : { "formattedCitation" : "(e.g., Amann et al., 2013; von Schneidemesser et al., 2015)", "plainTextFormattedCitation" : "(e.g., Amann et al., 2013; von Schneidemesser et al., 2015)", "previouslyFormattedCitation" : "(e.g., Amann et al., 2013; von Schneidemesser et al., 2015)" }, "properties" : { "noteIndex" : 0 }, "schema" : "https://github.com/citation-style-language/schema/raw/master/csl-citation.json" }</w:instrText>
      </w:r>
      <w:r w:rsidRPr="00D81664">
        <w:rPr>
          <w:rFonts w:cs="Times New Roman"/>
          <w:color w:val="000000" w:themeColor="text1"/>
          <w:lang w:val="en-GB"/>
        </w:rPr>
        <w:fldChar w:fldCharType="separate"/>
      </w:r>
      <w:r w:rsidR="00CB33A1">
        <w:rPr>
          <w:rFonts w:cs="Times New Roman"/>
          <w:noProof/>
          <w:color w:val="000000" w:themeColor="text1"/>
          <w:lang w:val="en-GB"/>
        </w:rPr>
        <w:t>(e.g., Amann et al., 2013; von Schneidemesser et al., 2015)</w:t>
      </w:r>
      <w:r w:rsidRPr="00D81664">
        <w:rPr>
          <w:rFonts w:cs="Times New Roman"/>
          <w:color w:val="000000" w:themeColor="text1"/>
          <w:lang w:val="en-GB"/>
        </w:rPr>
        <w:fldChar w:fldCharType="end"/>
      </w:r>
      <w:r w:rsidRPr="00D81664">
        <w:rPr>
          <w:rFonts w:cs="Times New Roman"/>
          <w:color w:val="000000" w:themeColor="text1"/>
          <w:lang w:val="en-GB"/>
        </w:rPr>
        <w:t>. SSP scenarios consider various levels of air pollution control, in accordance with their socio</w:t>
      </w:r>
      <w:ins w:id="4956" w:author="Lucy Cowie" w:date="2021-07-28T20:06:00Z">
        <w:r w:rsidR="00E478A1">
          <w:rPr>
            <w:rFonts w:cs="Times New Roman"/>
            <w:color w:val="000000" w:themeColor="text1"/>
            <w:lang w:val="en-GB"/>
          </w:rPr>
          <w:t>-</w:t>
        </w:r>
      </w:ins>
      <w:r w:rsidRPr="00D81664">
        <w:rPr>
          <w:rFonts w:cs="Times New Roman"/>
          <w:color w:val="000000" w:themeColor="text1"/>
          <w:lang w:val="en-GB"/>
        </w:rPr>
        <w:t>economic narrative, and thus cover a wi</w:t>
      </w:r>
      <w:r w:rsidR="0020587F">
        <w:rPr>
          <w:rFonts w:cs="Times New Roman"/>
          <w:color w:val="000000" w:themeColor="text1"/>
          <w:lang w:val="en-GB"/>
        </w:rPr>
        <w:t>der span of SLCF trajectories (S</w:t>
      </w:r>
      <w:r w:rsidRPr="00D81664">
        <w:rPr>
          <w:rFonts w:cs="Times New Roman"/>
          <w:color w:val="000000" w:themeColor="text1"/>
          <w:lang w:val="en-GB"/>
        </w:rPr>
        <w:t>ection 6.</w:t>
      </w:r>
      <w:r>
        <w:rPr>
          <w:rFonts w:cs="Times New Roman"/>
          <w:color w:val="000000" w:themeColor="text1"/>
          <w:lang w:val="en-GB"/>
        </w:rPr>
        <w:t>7</w:t>
      </w:r>
      <w:r w:rsidRPr="00D81664">
        <w:rPr>
          <w:rFonts w:cs="Times New Roman"/>
          <w:color w:val="000000" w:themeColor="text1"/>
          <w:lang w:val="en-GB"/>
        </w:rPr>
        <w:t xml:space="preserve">). The </w:t>
      </w:r>
      <w:r w:rsidR="00D86DB2">
        <w:rPr>
          <w:rFonts w:cs="Times New Roman"/>
          <w:color w:val="000000" w:themeColor="text1"/>
          <w:lang w:val="en-GB"/>
        </w:rPr>
        <w:t>economic</w:t>
      </w:r>
      <w:del w:id="4957" w:author="Lucy Cowie" w:date="2021-07-28T16:49:00Z">
        <w:r w:rsidR="00D86DB2" w:rsidDel="003C53EC">
          <w:rPr>
            <w:rFonts w:cs="Times New Roman"/>
            <w:color w:val="000000" w:themeColor="text1"/>
            <w:lang w:val="en-GB"/>
          </w:rPr>
          <w:delText>a</w:delText>
        </w:r>
      </w:del>
      <w:del w:id="4958" w:author="Lucy Cowie" w:date="2021-07-28T16:44:00Z">
        <w:r w:rsidR="00D86DB2" w:rsidDel="00024D60">
          <w:rPr>
            <w:rFonts w:cs="Times New Roman"/>
            <w:color w:val="000000" w:themeColor="text1"/>
            <w:lang w:val="en-GB"/>
          </w:rPr>
          <w:delText>l</w:delText>
        </w:r>
      </w:del>
      <w:r w:rsidR="00D86DB2">
        <w:rPr>
          <w:rFonts w:cs="Times New Roman"/>
          <w:color w:val="000000" w:themeColor="text1"/>
          <w:lang w:val="en-GB"/>
        </w:rPr>
        <w:t xml:space="preserve"> </w:t>
      </w:r>
      <w:r w:rsidRPr="00D81664">
        <w:rPr>
          <w:rFonts w:cs="Times New Roman"/>
          <w:color w:val="000000" w:themeColor="text1"/>
          <w:lang w:val="en-GB"/>
        </w:rPr>
        <w:t xml:space="preserve">cost of </w:t>
      </w:r>
      <w:ins w:id="4959" w:author="Lucy Cowie" w:date="2021-07-28T16:49:00Z">
        <w:r w:rsidR="003C53EC">
          <w:rPr>
            <w:rFonts w:cs="Times New Roman"/>
            <w:color w:val="000000" w:themeColor="text1"/>
            <w:lang w:val="en-GB"/>
          </w:rPr>
          <w:t xml:space="preserve">the </w:t>
        </w:r>
      </w:ins>
      <w:r w:rsidR="00D86DB2">
        <w:rPr>
          <w:rFonts w:cs="Times New Roman"/>
          <w:color w:val="000000" w:themeColor="text1"/>
          <w:lang w:val="en-GB"/>
        </w:rPr>
        <w:t xml:space="preserve">implementation of </w:t>
      </w:r>
      <w:r w:rsidRPr="00D81664">
        <w:rPr>
          <w:rFonts w:cs="Times New Roman"/>
          <w:color w:val="000000" w:themeColor="text1"/>
          <w:lang w:val="en-GB"/>
        </w:rPr>
        <w:t xml:space="preserve">these scenarios and their co-benefits on </w:t>
      </w:r>
      <w:r w:rsidRPr="00D81664">
        <w:rPr>
          <w:rFonts w:cs="Times New Roman"/>
          <w:color w:val="000000" w:themeColor="text1"/>
          <w:lang w:val="en-GB"/>
        </w:rPr>
        <w:lastRenderedPageBreak/>
        <w:t xml:space="preserve">air quality and SDGs are assessed </w:t>
      </w:r>
      <w:commentRangeStart w:id="4960"/>
      <w:r w:rsidRPr="00D81664">
        <w:rPr>
          <w:rFonts w:cs="Times New Roman"/>
          <w:color w:val="000000" w:themeColor="text1"/>
          <w:lang w:val="en-GB"/>
        </w:rPr>
        <w:t>in WGIII (Chapter 3) reports</w:t>
      </w:r>
      <w:commentRangeEnd w:id="4960"/>
      <w:r w:rsidR="0092223F">
        <w:rPr>
          <w:rStyle w:val="Marquedecommentaire"/>
          <w:rFonts w:cs="Times New Roman"/>
          <w:lang w:val="en-GB" w:eastAsia="en-GB"/>
        </w:rPr>
        <w:commentReference w:id="4960"/>
      </w:r>
      <w:r w:rsidRPr="00D81664">
        <w:rPr>
          <w:rFonts w:cs="Times New Roman"/>
          <w:color w:val="000000" w:themeColor="text1"/>
          <w:lang w:val="en-GB"/>
        </w:rPr>
        <w:t xml:space="preserve">. </w:t>
      </w:r>
    </w:p>
    <w:p w14:paraId="06B758DF" w14:textId="77777777" w:rsidR="00E578B9" w:rsidRPr="00D81664" w:rsidRDefault="00E578B9" w:rsidP="00D5630D">
      <w:pPr>
        <w:pStyle w:val="AR6BodyText"/>
        <w:rPr>
          <w:rFonts w:cs="Times New Roman"/>
          <w:color w:val="000000" w:themeColor="text1"/>
          <w:lang w:val="en-GB"/>
        </w:rPr>
      </w:pPr>
    </w:p>
    <w:p w14:paraId="42D90973" w14:textId="5F802589" w:rsidR="00E578B9" w:rsidRPr="00D81664" w:rsidRDefault="00E578B9" w:rsidP="00B42EE7">
      <w:pPr>
        <w:pStyle w:val="AR6BodyText"/>
        <w:numPr>
          <w:ilvl w:val="0"/>
          <w:numId w:val="25"/>
        </w:numPr>
        <w:rPr>
          <w:rFonts w:cs="Times New Roman"/>
          <w:color w:val="000000" w:themeColor="text1"/>
          <w:lang w:val="en-GB"/>
        </w:rPr>
      </w:pPr>
      <w:r w:rsidRPr="00D81664">
        <w:rPr>
          <w:rFonts w:cs="Times New Roman"/>
          <w:color w:val="000000" w:themeColor="text1"/>
          <w:lang w:val="en-GB"/>
        </w:rPr>
        <w:t xml:space="preserve">Projections of SLCF emissions assuming strong reduction of all air pollutants </w:t>
      </w:r>
      <w:r>
        <w:rPr>
          <w:rFonts w:cs="Times New Roman"/>
          <w:color w:val="000000" w:themeColor="text1"/>
          <w:lang w:val="en-GB"/>
        </w:rPr>
        <w:t xml:space="preserve">in the absence of climate mitigation </w:t>
      </w:r>
      <w:r w:rsidRPr="00D81664">
        <w:rPr>
          <w:rFonts w:cs="Times New Roman"/>
          <w:color w:val="000000" w:themeColor="text1"/>
          <w:lang w:val="en-GB"/>
        </w:rPr>
        <w:t>(e.g., the SSP3-Low</w:t>
      </w:r>
      <w:r>
        <w:rPr>
          <w:rFonts w:cs="Times New Roman"/>
          <w:color w:val="000000" w:themeColor="text1"/>
          <w:lang w:val="en-GB"/>
        </w:rPr>
        <w:t>SLCF</w:t>
      </w:r>
      <w:r w:rsidRPr="00D81664">
        <w:rPr>
          <w:rFonts w:cs="Times New Roman"/>
          <w:color w:val="000000" w:themeColor="text1"/>
          <w:lang w:val="en-GB"/>
        </w:rPr>
        <w:t xml:space="preserve"> scenario); the latter is an idealized simulation of a very ambitious air</w:t>
      </w:r>
      <w:ins w:id="4961" w:author="Lucy Cowie" w:date="2021-07-28T16:53:00Z">
        <w:r w:rsidR="00FE772D">
          <w:rPr>
            <w:rFonts w:cs="Times New Roman"/>
            <w:color w:val="000000" w:themeColor="text1"/>
            <w:lang w:val="en-GB"/>
          </w:rPr>
          <w:t>-</w:t>
        </w:r>
      </w:ins>
      <w:del w:id="4962" w:author="Lucy Cowie" w:date="2021-07-28T16:53:00Z">
        <w:r w:rsidRPr="00D81664" w:rsidDel="00FE772D">
          <w:rPr>
            <w:rFonts w:cs="Times New Roman"/>
            <w:color w:val="000000" w:themeColor="text1"/>
            <w:lang w:val="en-GB"/>
          </w:rPr>
          <w:delText xml:space="preserve"> </w:delText>
        </w:r>
      </w:del>
      <w:r w:rsidRPr="00D81664">
        <w:rPr>
          <w:rFonts w:cs="Times New Roman"/>
          <w:color w:val="000000" w:themeColor="text1"/>
          <w:lang w:val="en-GB"/>
        </w:rPr>
        <w:t>quality policy where</w:t>
      </w:r>
      <w:ins w:id="4963" w:author="Lucy Cowie" w:date="2021-07-28T16:53:00Z">
        <w:r w:rsidR="003033A1">
          <w:rPr>
            <w:rFonts w:cs="Times New Roman"/>
            <w:color w:val="000000" w:themeColor="text1"/>
            <w:lang w:val="en-GB"/>
          </w:rPr>
          <w:t xml:space="preserve"> the</w:t>
        </w:r>
      </w:ins>
      <w:r w:rsidRPr="00D81664">
        <w:rPr>
          <w:rFonts w:cs="Times New Roman"/>
          <w:color w:val="000000" w:themeColor="text1"/>
          <w:lang w:val="en-GB"/>
        </w:rPr>
        <w:t xml:space="preserve"> maximum technical potential of existing end-of-pipe technologies is explored in the SSP3-7.0 scenario. Methane reduction can also be part of such sensitivity analysis</w:t>
      </w:r>
      <w:ins w:id="4964" w:author="Lucy Cowie" w:date="2021-07-28T16:53:00Z">
        <w:r w:rsidR="007D663B">
          <w:rPr>
            <w:rFonts w:cs="Times New Roman"/>
            <w:color w:val="000000" w:themeColor="text1"/>
            <w:lang w:val="en-GB"/>
          </w:rPr>
          <w:t>,</w:t>
        </w:r>
      </w:ins>
      <w:r w:rsidRPr="00D81664">
        <w:rPr>
          <w:rFonts w:cs="Times New Roman"/>
          <w:color w:val="000000" w:themeColor="text1"/>
          <w:lang w:val="en-GB"/>
        </w:rPr>
        <w:t xml:space="preserve"> although methane reductions have not historically been motivated by air pollution concerns.</w:t>
      </w:r>
      <w:r w:rsidRPr="00D81664" w:rsidDel="00FE79D5">
        <w:rPr>
          <w:rFonts w:cs="Times New Roman"/>
          <w:color w:val="000000" w:themeColor="text1"/>
          <w:lang w:val="en-GB"/>
        </w:rPr>
        <w:t xml:space="preserve"> </w:t>
      </w:r>
    </w:p>
    <w:p w14:paraId="1B4C6196" w14:textId="77777777" w:rsidR="00E578B9" w:rsidRPr="00D81664" w:rsidRDefault="00E578B9" w:rsidP="00D5630D">
      <w:pPr>
        <w:pStyle w:val="AR6BodyText"/>
        <w:rPr>
          <w:rFonts w:cs="Times New Roman"/>
          <w:color w:val="000000" w:themeColor="text1"/>
          <w:lang w:val="en-GB"/>
        </w:rPr>
      </w:pPr>
    </w:p>
    <w:p w14:paraId="5C48850B" w14:textId="7871915E" w:rsidR="00E578B9" w:rsidRPr="00D81664" w:rsidRDefault="00E578B9" w:rsidP="00B42EE7">
      <w:pPr>
        <w:pStyle w:val="AR6BodyText"/>
        <w:numPr>
          <w:ilvl w:val="0"/>
          <w:numId w:val="25"/>
        </w:numPr>
        <w:rPr>
          <w:rFonts w:cs="Times New Roman"/>
          <w:color w:val="000000" w:themeColor="text1"/>
          <w:lang w:val="nb-NO"/>
        </w:rPr>
      </w:pPr>
      <w:r w:rsidRPr="00D81664">
        <w:rPr>
          <w:rFonts w:cs="Times New Roman"/>
          <w:color w:val="000000" w:themeColor="text1"/>
          <w:lang w:val="en-GB"/>
        </w:rPr>
        <w:t xml:space="preserve">Projection of emissions targeting air quality or other development priorities: </w:t>
      </w:r>
      <w:del w:id="4965" w:author="Lucy Cowie" w:date="2021-07-28T16:56:00Z">
        <w:r w:rsidRPr="00D81664" w:rsidDel="005D20A3">
          <w:rPr>
            <w:rFonts w:cs="Times New Roman"/>
            <w:color w:val="000000" w:themeColor="text1"/>
            <w:lang w:val="en-GB"/>
          </w:rPr>
          <w:delText xml:space="preserve">Anthropogenic </w:delText>
        </w:r>
      </w:del>
      <w:ins w:id="4966" w:author="Lucy Cowie" w:date="2021-07-28T16:56:00Z">
        <w:r w:rsidR="005D20A3">
          <w:rPr>
            <w:rFonts w:cs="Times New Roman"/>
            <w:color w:val="000000" w:themeColor="text1"/>
            <w:lang w:val="en-GB"/>
          </w:rPr>
          <w:t>a</w:t>
        </w:r>
        <w:r w:rsidR="005D20A3" w:rsidRPr="00D81664">
          <w:rPr>
            <w:rFonts w:cs="Times New Roman"/>
            <w:color w:val="000000" w:themeColor="text1"/>
            <w:lang w:val="en-GB"/>
          </w:rPr>
          <w:t xml:space="preserve">nthropogenic </w:t>
        </w:r>
      </w:ins>
      <w:r w:rsidRPr="00D81664">
        <w:rPr>
          <w:rFonts w:cs="Times New Roman"/>
          <w:color w:val="000000" w:themeColor="text1"/>
          <w:lang w:val="en-GB"/>
        </w:rPr>
        <w:t>emissions</w:t>
      </w:r>
      <w:ins w:id="4967" w:author="Lucy Cowie" w:date="2021-07-28T16:56:00Z">
        <w:r w:rsidR="005D20A3">
          <w:rPr>
            <w:rFonts w:cs="Times New Roman"/>
            <w:color w:val="000000" w:themeColor="text1"/>
            <w:lang w:val="en-GB"/>
          </w:rPr>
          <w:t>’</w:t>
        </w:r>
      </w:ins>
      <w:r w:rsidRPr="00D81664">
        <w:rPr>
          <w:rFonts w:cs="Times New Roman"/>
          <w:color w:val="000000" w:themeColor="text1"/>
          <w:lang w:val="en-GB"/>
        </w:rPr>
        <w:t xml:space="preserve"> source-structure and the level of exposure to pollution and subsequent </w:t>
      </w:r>
      <w:r>
        <w:rPr>
          <w:rFonts w:cs="Times New Roman"/>
          <w:color w:val="000000" w:themeColor="text1"/>
          <w:lang w:val="en-GB"/>
        </w:rPr>
        <w:t>effect</w:t>
      </w:r>
      <w:r w:rsidRPr="00D81664">
        <w:rPr>
          <w:rFonts w:cs="Times New Roman"/>
          <w:color w:val="000000" w:themeColor="text1"/>
          <w:lang w:val="en-GB"/>
        </w:rPr>
        <w:t>s var</w:t>
      </w:r>
      <w:ins w:id="4968" w:author="Lucy Cowie" w:date="2021-07-28T16:58:00Z">
        <w:r w:rsidR="00D13596">
          <w:rPr>
            <w:rFonts w:cs="Times New Roman"/>
            <w:color w:val="000000" w:themeColor="text1"/>
            <w:lang w:val="en-GB"/>
          </w:rPr>
          <w:t>ies</w:t>
        </w:r>
      </w:ins>
      <w:del w:id="4969" w:author="Lucy Cowie" w:date="2021-07-28T16:58:00Z">
        <w:r w:rsidRPr="00D81664" w:rsidDel="00D13596">
          <w:rPr>
            <w:rFonts w:cs="Times New Roman"/>
            <w:color w:val="000000" w:themeColor="text1"/>
            <w:lang w:val="en-GB"/>
          </w:rPr>
          <w:delText>y</w:delText>
        </w:r>
      </w:del>
      <w:r w:rsidRPr="00D81664">
        <w:rPr>
          <w:rFonts w:cs="Times New Roman"/>
          <w:color w:val="000000" w:themeColor="text1"/>
          <w:lang w:val="en-GB"/>
        </w:rPr>
        <w:t xml:space="preserve"> significantly from one region to another (</w:t>
      </w:r>
      <w:ins w:id="4970" w:author="Lucy Cowie" w:date="2021-07-28T16:56:00Z">
        <w:r w:rsidR="005D20A3">
          <w:rPr>
            <w:rFonts w:cs="Times New Roman"/>
            <w:color w:val="000000" w:themeColor="text1"/>
            <w:lang w:val="en-GB"/>
          </w:rPr>
          <w:t>S</w:t>
        </w:r>
      </w:ins>
      <w:del w:id="4971" w:author="Lucy Cowie" w:date="2021-07-28T16:56:00Z">
        <w:r w:rsidRPr="00D81664" w:rsidDel="005D20A3">
          <w:rPr>
            <w:rFonts w:cs="Times New Roman"/>
            <w:color w:val="000000" w:themeColor="text1"/>
            <w:lang w:val="en-GB"/>
          </w:rPr>
          <w:delText>s</w:delText>
        </w:r>
      </w:del>
      <w:r w:rsidRPr="00D81664">
        <w:rPr>
          <w:rFonts w:cs="Times New Roman"/>
          <w:color w:val="000000" w:themeColor="text1"/>
          <w:lang w:val="en-GB"/>
        </w:rPr>
        <w:t>ection 6.</w:t>
      </w:r>
      <w:r>
        <w:rPr>
          <w:rFonts w:cs="Times New Roman"/>
          <w:color w:val="000000" w:themeColor="text1"/>
          <w:lang w:val="en-GB"/>
        </w:rPr>
        <w:t>3</w:t>
      </w:r>
      <w:r w:rsidRPr="00D81664">
        <w:rPr>
          <w:rFonts w:cs="Times New Roman"/>
          <w:color w:val="000000" w:themeColor="text1"/>
          <w:lang w:val="en-GB"/>
        </w:rPr>
        <w:t xml:space="preserve">.2). Therefore, </w:t>
      </w:r>
      <w:del w:id="4972" w:author="Lucy Cowie" w:date="2021-07-28T16:58:00Z">
        <w:r w:rsidRPr="00D81664" w:rsidDel="00D13596">
          <w:rPr>
            <w:rFonts w:cs="Times New Roman"/>
            <w:color w:val="000000" w:themeColor="text1"/>
            <w:lang w:val="en-GB"/>
          </w:rPr>
          <w:delText xml:space="preserve">the </w:delText>
        </w:r>
      </w:del>
      <w:r w:rsidRPr="00D81664">
        <w:rPr>
          <w:rFonts w:cs="Times New Roman"/>
          <w:color w:val="000000" w:themeColor="text1"/>
          <w:lang w:val="en-GB"/>
        </w:rPr>
        <w:t>air</w:t>
      </w:r>
      <w:ins w:id="4973" w:author="Lucy Cowie" w:date="2021-07-28T16:57:00Z">
        <w:r w:rsidR="005D20A3">
          <w:rPr>
            <w:rFonts w:cs="Times New Roman"/>
            <w:color w:val="000000" w:themeColor="text1"/>
            <w:lang w:val="en-GB"/>
          </w:rPr>
          <w:t>-</w:t>
        </w:r>
      </w:ins>
      <w:del w:id="4974" w:author="Lucy Cowie" w:date="2021-07-28T16:56:00Z">
        <w:r w:rsidRPr="00D81664" w:rsidDel="005D20A3">
          <w:rPr>
            <w:rFonts w:cs="Times New Roman"/>
            <w:color w:val="000000" w:themeColor="text1"/>
            <w:lang w:val="en-GB"/>
          </w:rPr>
          <w:delText xml:space="preserve"> </w:delText>
        </w:r>
      </w:del>
      <w:r w:rsidRPr="00D81664">
        <w:rPr>
          <w:rFonts w:cs="Times New Roman"/>
          <w:color w:val="000000" w:themeColor="text1"/>
          <w:lang w:val="en-GB"/>
        </w:rPr>
        <w:t xml:space="preserve">quality policy, regional climate impact concerns </w:t>
      </w:r>
      <w:del w:id="4975" w:author="Lucy Cowie" w:date="2021-07-28T16:59:00Z">
        <w:r w:rsidRPr="00D81664" w:rsidDel="00D13596">
          <w:rPr>
            <w:rFonts w:cs="Times New Roman"/>
            <w:color w:val="000000" w:themeColor="text1"/>
            <w:lang w:val="en-GB"/>
          </w:rPr>
          <w:delText>as well as</w:delText>
        </w:r>
      </w:del>
      <w:ins w:id="4976" w:author="Lucy Cowie" w:date="2021-07-28T16:59:00Z">
        <w:r w:rsidR="00D13596">
          <w:rPr>
            <w:rFonts w:cs="Times New Roman"/>
            <w:color w:val="000000" w:themeColor="text1"/>
            <w:lang w:val="en-GB"/>
          </w:rPr>
          <w:t>and</w:t>
        </w:r>
      </w:ins>
      <w:r w:rsidRPr="00D81664">
        <w:rPr>
          <w:rFonts w:cs="Times New Roman"/>
          <w:color w:val="000000" w:themeColor="text1"/>
          <w:lang w:val="en-GB"/>
        </w:rPr>
        <w:t xml:space="preserve"> development priorities, </w:t>
      </w:r>
      <w:del w:id="4977" w:author="Lucy Cowie" w:date="2021-07-28T16:59:00Z">
        <w:r w:rsidRPr="00D81664" w:rsidDel="00D13596">
          <w:rPr>
            <w:rFonts w:cs="Times New Roman"/>
            <w:color w:val="000000" w:themeColor="text1"/>
            <w:lang w:val="en-GB"/>
          </w:rPr>
          <w:delText xml:space="preserve">and </w:delText>
        </w:r>
      </w:del>
      <w:ins w:id="4978" w:author="Lucy Cowie" w:date="2021-07-28T16:59:00Z">
        <w:r w:rsidR="00D13596" w:rsidRPr="00D81664">
          <w:rPr>
            <w:rFonts w:cs="Times New Roman"/>
            <w:color w:val="000000" w:themeColor="text1"/>
            <w:lang w:val="en-GB"/>
          </w:rPr>
          <w:t>a</w:t>
        </w:r>
        <w:r w:rsidR="00D13596">
          <w:rPr>
            <w:rFonts w:cs="Times New Roman"/>
            <w:color w:val="000000" w:themeColor="text1"/>
            <w:lang w:val="en-GB"/>
          </w:rPr>
          <w:t>s well as</w:t>
        </w:r>
        <w:r w:rsidR="00D13596" w:rsidRPr="00D81664">
          <w:rPr>
            <w:rFonts w:cs="Times New Roman"/>
            <w:color w:val="000000" w:themeColor="text1"/>
            <w:lang w:val="en-GB"/>
          </w:rPr>
          <w:t xml:space="preserve"> </w:t>
        </w:r>
      </w:ins>
      <w:del w:id="4979" w:author="Lucy Cowie" w:date="2021-07-28T16:59:00Z">
        <w:r w:rsidRPr="00D81664" w:rsidDel="00D13596">
          <w:rPr>
            <w:rFonts w:cs="Times New Roman"/>
            <w:color w:val="000000" w:themeColor="text1"/>
            <w:lang w:val="en-GB"/>
          </w:rPr>
          <w:delText xml:space="preserve">consequently </w:delText>
        </w:r>
      </w:del>
      <w:r w:rsidRPr="00D81664">
        <w:rPr>
          <w:rFonts w:cs="Times New Roman"/>
          <w:color w:val="000000" w:themeColor="text1"/>
          <w:lang w:val="en-GB"/>
        </w:rPr>
        <w:t>the</w:t>
      </w:r>
      <w:ins w:id="4980" w:author="Lucy Cowie" w:date="2021-07-28T16:59:00Z">
        <w:r w:rsidR="00D13596">
          <w:rPr>
            <w:rFonts w:cs="Times New Roman"/>
            <w:color w:val="000000" w:themeColor="text1"/>
            <w:lang w:val="en-GB"/>
          </w:rPr>
          <w:t xml:space="preserve"> consequent</w:t>
        </w:r>
      </w:ins>
      <w:r w:rsidRPr="00D81664">
        <w:rPr>
          <w:rFonts w:cs="Times New Roman"/>
          <w:color w:val="000000" w:themeColor="text1"/>
          <w:lang w:val="en-GB"/>
        </w:rPr>
        <w:t xml:space="preserve"> level of mitigation of particular SLCF species, will differ regionally and source-wise with respect to the emissions sources, influence of inter</w:t>
      </w:r>
      <w:ins w:id="4981" w:author="Lucy Cowie" w:date="2021-07-28T16:59:00Z">
        <w:r w:rsidR="00D13596">
          <w:rPr>
            <w:rFonts w:cs="Times New Roman"/>
            <w:color w:val="000000" w:themeColor="text1"/>
            <w:lang w:val="en-GB"/>
          </w:rPr>
          <w:t>-</w:t>
        </w:r>
      </w:ins>
      <w:r w:rsidRPr="00D81664">
        <w:rPr>
          <w:rFonts w:cs="Times New Roman"/>
          <w:color w:val="000000" w:themeColor="text1"/>
          <w:lang w:val="en-GB"/>
        </w:rPr>
        <w:t xml:space="preserve">continental transport of pollution, and spatial physical heterogeneities </w:t>
      </w:r>
      <w:r w:rsidRPr="00D81664">
        <w:rPr>
          <w:rFonts w:cs="Times New Roman"/>
          <w:color w:val="000000" w:themeColor="text1"/>
          <w:lang w:val="en-GB"/>
        </w:rPr>
        <w:fldChar w:fldCharType="begin" w:fldLock="1"/>
      </w:r>
      <w:r w:rsidR="00D477C7">
        <w:rPr>
          <w:rFonts w:cs="Times New Roman"/>
          <w:color w:val="000000" w:themeColor="text1"/>
          <w:lang w:val="en-GB"/>
        </w:rPr>
        <w:instrText>ADDIN CSL_CITATION { "citationItems" : [ { "id" : "ITEM-1", "itemData" : { "DOI" : "10.1088/1748-9326/11/2/024010", "ISBN" : "1748-9326", "ISSN" : "17489326", "abstract" : "European air quality legislation has reduced emissions of air pollutants across Europe since the 1970s, affecting air quality, human health and regional climate. We used a coupled composition-climate model to simulate the impacts of European air quality legislation and technology measures implemented between 1970 and 2010. We contrast simulations using two emission scenarios; one with actual emissions in 2010 and the other with emissions that would have occurred in 2010 in the absence of technological improvements and end-of-pipe treatment measures in the energy, industrial and road transport sectors. European emissions of sulphur dioxide, black carbon (BC) and organic carbon in 2010 are 53%, 59% and 32% lower respectively compared to emissions that would have occurred in 2010 in the absence of legislative and technology measures. These emission reductions decreased simulated European annual mean concentrations of fine particulate matter (PM 2.5 ) by 35%, sulphate by 44%, BC by 56% and particulate organic matter by 23%. The reduction in PM 2.5 concentrations is calculated to have prevented 80 000 (37 000\u2013116 000, at 95% confidence intervals) premature deaths annually across the European Union, resulting in a perceived financial benefit to society of US$232 billion annually (1.4% of 2010 EU GDP). The reduction in aerosol concentrations due to legislative and technology measures caused a positive change in the aerosol radiative effect at the top of atmosphere, reduced atmospheric absorption and also increased the amount of solar radiation incident at the surface over Europe. We used an energy budget approximation to estimate that these changes in the radiative balance have increased European annual mean surface temperatures and precipitation by 0.45 \u00b1 0.11 \u00b0C and by 13 \u00b1 0.8 mm yr \u22121 respectively. Our results show that the implementation of European legislation and technological improvements to reduce the emission of air pollutants has improved air quality and human health over Europe, as well as having an unintended impact on the regional radiative balance and climate.", "author" : [ { "dropping-particle" : "", "family" : "Turnock", "given" : "S. T.", "non-dropping-particle" : "", "parse-names" : false, "suffix" : "" }, { "dropping-particle" : "", "family" : "Butt", "given" : "E. W.", "non-dropping-particle" : "", "parse-names" : false, "suffix" : "" }, { "dropping-particle" : "", "family" : "Richardson", "given" : "T. B.", "non-dropping-particle" : "", "parse-names" : false, "suffix" : "" }, { "dropping-particle" : "", "family" : "Mann", "given" : "G. W.", "non-dropping-particle" : "", "parse-names" : false, "suffix" : "" }, { "dropping-particle" : "", "family" : "Reddington", "given" : "C. L.", "non-dropping-particle" : "", "parse-names" : false, "suffix" : "" }, { "dropping-particle" : "", "family" : "Forster", "given" : "P. M.", "non-dropping-particle" : "", "parse-names" : false, "suffix" : "" }, { "dropping-particle" : "", "family" : "Haywood", "given" : "J.", "non-dropping-particle" : "", "parse-names" : false, "suffix" : "" }, { "dropping-particle" : "", "family" : "Crippa", "given" : "M.", "non-dropping-particle" : "", "parse-names" : false, "suffix" : "" }, { "dropping-particle" : "", "family" : "Janssens-Maenhout", "given" : "G.", "non-dropping-particle" : "", "parse-names" : false, "suffix" : "" }, { "dropping-particle" : "", "family" : "Johnson", "given" : "C. E.", "non-dropping-particle" : "", "parse-names" : false, "suffix" : "" }, { "dropping-particle" : "", "family" : "Bellouin", "given" : "N.", "non-dropping-particle" : "", "parse-names" : false, "suffix" : "" }, { "dropping-particle" : "", "family" : "Carslaw", "given" : "K. S.", "non-dropping-particle" : "", "parse-names" : false, "suffix" : "" }, { "dropping-particle" : "V.", "family" : "Spracklen", "given" : "D.", "non-dropping-particle" : "", "parse-names" : false, "suffix" : "" } ], "container-title" : "Environmental Research Letters", "id" : "ITEM-1", "issue" : "2", "issued" : { "date-parts" : [ [ "2016" ] ] }, "title" : "The impact of European legislative and technology measures to reduce air pollutants on air quality, human health and climate", "translator" : [ { "dropping-particle" : "", "family" : "G2850", "given" : "", "non-dropping-particle" : "", "parse-names" : false, "suffix" : "" } ], "type" : "article-journal", "volume" : "11" }, "uris" : [ "http://www.mendeley.com/documents/?uuid=e8343756-dd65-34a9-a4e9-fbe36ad5f28d" ] }, { "id" : "ITEM-2", "itemData" : { "ISBN" : "978-1-7329317-1-8", "author" : [ { "dropping-particle" : "", "family" : "WMO", "given" : "", "non-dropping-particle" : "", "parse-names" : false, "suffix" : "" } ], "collection-title" : "Global Ozone Research and Monitoring Project \u2013 Report No. 58", "id" : "ITEM-2", "issued" : { "date-parts" : [ [ "2018" ] ] }, "number-of-pages" : "588", "publisher" : "World Meteorological Organization (WMO)", "publisher-place" : "Geneva, Switzerland", "title" : "Scientific Assessment of Ozone Depletion: 2018", "translator" : [ { "dropping-particle" : "", "family" : "G3567", "given" : "Rt7", "non-dropping-particle" : "", "parse-names" : false, "suffix" : "" } ], "type" : "report" }, "uris" : [ "http://www.mendeley.com/documents/?uuid=12a857b2-46e1-49fc-ae43-ecb799953686" ] }, { "id" : "ITEM-3", "itemData" : { "DOI" : "10.1038/s41467-017-02774-9", "ISSN" : "20411723", "abstract" : "We evaluate public health and climate impacts of low-sulphur fuels in global shipping. Using high-resolution emissions inventories, integrated atmospheric models, and health risk functions, we assess ship-related PM2.5 pollution impacts in 2020 with and without the use of low-sulphur fuels. Cleaner marine fuels will reduce ship-related premature mortality and morbidity by 34 and 54%, respectively, representing a ~ 2.6% global reduction in PM2.5 cardiovascular and lung cancer deaths and a ~3.6% global reduction in childhood asthma. Despite these reductions, low-sulphur marine fuels will still account for ~250k deaths and ~6.4 M childhood asthma cases annually, and more stringent standards beyond 2020 may provide additional health benefits. Lower sulphur fuels also reduce radiative cooling from ship aerosols by ~80%, equating to a ~3% increase in current estimates of total anthropogenic forcing. Therefore, stronger international shipping policies may need to achieve climate and health targets by jointly reducing greenhouse gases and air pollution.", "author" : [ { "dropping-particle" : "", "family" : "Sofiev", "given" : "Mikhail", "non-dropping-particle" : "", "parse-names" : false, "suffix" : "" }, { "dropping-particle" : "", "family" : "Winebrake", "given" : "James J.", "non-dropping-particle" : "", "parse-names" : false, "suffix" : "" }, { "dropping-particle" : "", "family" : "Johansson", "given" : "Lasse", "non-dropping-particle" : "", "parse-names" : false, "suffix" : "" }, { "dropping-particle" : "", "family" : "Carr", "given" : "Edward W.", "non-dropping-particle" : "", "parse-names" : false, "suffix" : "" }, { "dropping-particle" : "", "family" : "Prank", "given" : "Marje", "non-dropping-particle" : "", "parse-names" : false, "suffix" : "" }, { "dropping-particle" : "", "family" : "Soares", "given" : "Joana", "non-dropping-particle" : "", "parse-names" : false, "suffix" : "" }, { "dropping-particle" : "", "family" : "Vira", "given" : "Julius", "non-dropping-particle" : "", "parse-names" : false, "suffix" : "" }, { "dropping-particle" : "", "family" : "Kouznetsov", "given" : "Rostislav", "non-dropping-particle" : "", "parse-names" : false, "suffix" : "" }, { "dropping-particle" : "", "family" : "Jalkanen", "given" : "Jukka Pekka", "non-dropping-particle" : "", "parse-names" : false, "suffix" : "" }, { "dropping-particle" : "", "family" : "Corbett", "given" : "James J.", "non-dropping-particle" : "", "parse-names" : false, "suffix" : "" } ], "container-title" : "Nature Communications", "id" : "ITEM-3", "issue" : "1", "issued" : { "date-parts" : [ [ "2018" ] ] }, "title" : "Cleaner fuels for ships provide public health benefits with climate tradeoffs", "translator" : [ { "dropping-particle" : "", "family" : "G4411", "given" : "", "non-dropping-particle" : "", "parse-names" : false, "suffix" : "" } ], "type" : "article-journal", "volume" : "9" }, "uris" : [ "http://www.mendeley.com/documents/?uuid=6248a12d-5993-40b9-9fdb-49deacdfa9cc" ] }, { "id" : "ITEM-4", "itemData" : { "DOI" : "10.1038/nclimate2880", "ISBN" : "1758-678X", "ISSN" : "17586798", "abstract" : "There is growing scientific and political interest in the impacts of climate change and anthropogenic emissions on the Arctic. Over recent decades temperatures in the Arctic have increased at twice the global rate, largely as a result of ice-albedo and temperature feedbacks. Although deep cuts in global CO2 emissions are required to slow this warming, there is also growing interest in the potential for reducing short-lived climate forcers (SLCFs; refs,). Politically, action on SLCFs may be particularly promising because the benefits of mitigation are seen more quickly than for mitigation of CO2 and there are large co-benefits in terms of improved air quality. This Letter is one of the first to systematically quantify the Arctic climate impact of regional SLCFs emissions, taking into account black carbon (BC), sulphur dioxide (SO 2), nitrogen oxides (NO x), volatile organic compounds (VOCs), organic carbon (OC) and tropospheric ozone (O3), and their transport processes and transformations in the atmosphere. This study extends the scope of previous works by including more detailed calculations of Arctic radiative forcing and quantifying the Arctic temperature response. We find that the largest Arctic warming source is from emissions within the Asian nations owing to the large absolute amount of emissions. However, the Arctic is most sensitive, per unit mass emitted, to SLCFs emissions from a small number of activities within the Arctic nations themselves. A stringent, but technically feasible mitigation scenario for SLCFs, phased in from 2015 to 2030, could cut warming by 0.2 (\u00b10.17) K in 2050.", "author" : [ { "dropping-particle" : "", "family" : "Sand", "given" : "M.", "non-dropping-particle" : "", "parse-names" : false, "suffix" : "" }, { "dropping-particle" : "", "family" : "Berntsen", "given" : "T. K.", "non-dropping-particle" : "", "parse-names" : false, "suffix" : "" }, { "dropping-particle" : "", "family" : "Salzen", "given" : "K.", "non-dropping-particle" : "Von", "parse-names" : false, "suffix" : "" }, { "dropping-particle" : "", "family" : "Flanner", "given" : "M. G.", "non-dropping-particle" : "", "parse-names" : false, "suffix" : "" }, { "dropping-particle" : "", "family" : "Langner", "given" : "J.", "non-dropping-particle" : "", "parse-names" : false, "suffix" : "" }, { "dropping-particle" : "", "family" : "Victor", "given" : "D. G.", "non-dropping-particle" : "", "parse-names" : false, "suffix" : "" } ], "container-title" : "Nature Climate Change", "id" : "ITEM-4", "issue" : "3", "issued" : { "date-parts" : [ [ "2016", "3", "30" ] ] }, "note" : "From Duplicate 2 (Response of Arctic temperature to changes in emissions of short-lived climate forcers - Sand, M.; Berntsen, T. K.; Von Salzen, K.; Flanner, M. G.; Langner, J.; Victor, D. G.)\n\nFrom Duplicate 1 (Response of Arctic temperature to changes in emissions of short-lived climate forcers - Sand, M.; Berntsen, T. K.; Von Salzen, K.; Flanner, M. G.; Langner, J.; Victor, D. G.)\nAnd Duplicate 2 (Response of Arctic temperature to changes in emissions of short-lived climate forcers - Sand, M.; Berntsen, T. K.; Von Salzen, K.; Flanner, M. G.; Langner, J.; Victor, D. G.)\nAnd Duplicate 3 (Response of Arctic temperature to changes in emissions of short-lived climate forcers - Sand, M.; Berntsen, T. K.; Von Salzen, K.; Flanner, M. G.; Langner, J.; Victor, D. G.)\nAnd Duplicate 4 (Response of Arctic temperature to changes in emissions of short-lived climate forcers - Sand, M.; Berntsen, T. K.; Von Salzen, K.; Flanner, M. G.; Langner, J.; Victor, D. G.)\n\nFrom Duplicate 1 (Response of Arctic temperature to changes in emissions of short-lived climate forcers - Sand, M.; Berntsen, T. K.; Von Salzen, K.; Flanner, M. G.; Langner, J.; Victor, D. G.)\n\nFrom Duplicate 1 (Response of Arctic temperature to changes in emissions of short-lived climate forcers - Sand, M; Berntsen, T K; von Salzen, K; Flanner, M G; Langner, J; Victor, D G)\n\nTimes Cited: 32\nFlanner, Mark/C-6139-2011; Sand, Maria/J-8822-2016\nFlanner, Mark/0000-0003-4012-174X; Sand, Maria/0000-0003-0256-7468\n0\n32\n1758-6798\n\nFrom Duplicate 2 (Response of Arctic temperature to changes in emissions of short-lived climate forcers - Sand, M.; Berntsen, T. K.; von Salzen, K.; Flanner, M. G.; Langner, J.; Victor, D. G.)\n\nFrom Duplicate 2 (Response of Arctic temperature to changes in emissions of short-lived climate forcers - Sand, M.; Berntsen, T. K.; Von Salzen, K.; Flanner, M. G.; Langner, J.; Victor, D. G.)\n\nFrom Duplicate 1 (Response of Arctic temperature to changes in emissions of short-lived climate forcers - Sand, M; Berntsen, T K; von Salzen, K; Flanner, M G; Langner, J; Victor, D G)\n\nTimes Cited: 32\nFlanner, Mark/C-6139-2011; Sand, Maria/J-8822-2016\nFlanner, Mark/0000-0003-4012-174X; Sand, Maria/0000-0003-0256-7468\n0\n32\n1758-6798\n\nFrom Duplicate 5 (Response of Arctic temperature to changes in emissions of short-lived climate forcers - Sand, M.; Berntsen, T. K.; Von Salzen, K.; Flanner, M. G.; Langner, J.; Victor, D. G.)\n\nTimes Cited: 32\nFlanner, Mark/C-6139-2011; Sand, Maria/J-8822-2016\nFlanner, Mark/0000-0003-4012-174X; Sand, Maria/0000-0003-0256-7468\n0\n32\n1758-6798", "page" : "286-289", "publisher" : "Nature Publishing Group", "title" : "Response of Arctic temperature to changes in emissions of short-lived climate forcers", "translator" : [ { "dropping-particle" : "", "family" : "G4127", "given" : "", "non-dropping-particle" : "", "parse-names" : false, "suffix" : "" } ], "type" : "article-journal", "volume" : "6" }, "uris" : [ "http://www.mendeley.com/documents/?uuid=1ae82cb8-8b7b-4b83-a082-7c0de7816b0c" ] }, { "id" : "ITEM-5", "itemData" : { "ISBN" : "978-82-7971-092-9", "author" : [ { "dropping-particle" : "", "family" : "AMAP", "given" : "", "non-dropping-particle" : "", "parse-names" : false, "suffix" : "" } ], "id" : "ITEM-5", "issued" : { "date-parts" : [ [ "2015" ] ] }, "number-of-pages" : "116", "publisher" : "Arctic Monitoring and Assessment Programme (AMAP)", "publisher-place" : "Oslo, Norway", "title" : "AMAP Assessment 2015: Black carbon and ozone as Arctic climate forcers", "translator" : [ { "dropping-particle" : "", "family" : "G4356", "given" : "Rt7", "non-dropping-particle" : "", "parse-names" : false, "suffix" : "" } ], "type" : "report" }, "uris" : [ "http://www.mendeley.com/documents/?uuid=ace8bac4-3cbc-4e8e-af70-66461f223e5e" ] }, { "id" : "ITEM-6", "itemData" : { "DOI" : "10.1016/j.atmosenv.2014.08.033", "ISBN" : "1352-2310", "ISSN" : "18732844", "abstract" : "Diesel vehicles are a significant source of black carbon (BC) and ozone precursors, which are important contributors to climate warming, degrade air quality and harm human health. Reducing diesel emissions could mitigate near-term climate change with significant co-benefits. This study quantifies the global and regional climate impacts of BC and co-emitted short-lived climate forcers (SLCFs) from present-day on-road diesel vehicles, as well as future impacts following a current legislation emission scenario. Atmospheric concentrations are calculated by the chemical transport model OsloCTM2. The following radiative forcing (RF) and equilibrium surface temperature responses are estimated. For year 2010 on-road diesel emissions we estimate a global-mean direct RF from BC of 44mW/m2 and an equilibrium surface temperature response of 59mK, including the impact of BC deposition on snow. Accounting for cooling and warming impacts of co-emitted SLCFs results in a net global-mean RF and warming of 28mW/m2 and 48mK, respectively. Using the concept of Regional Temperature change Potential (RTP), we find significant geographical differences in the responses to regional emissions. Accounting for the vertical sensitivities of the forcing/response relation amplifies these differences. In terms of individual source regions, emissions in Europe give the largest regional contribution to equilibrium warming caused by year 2010 on-road diesel BC, while Russia is most important for Arctic warming per unit emission. The largest contribution to warming caused by the year 2050 on-road diesel sector is from emissions in South Asia, followed by East Asia and the Middle East. Hence, in regions where current legislation is not sufficient to outweigh the expected growth in activity, accelerated policy implementation is important for further future mitigation. \u00a9 2014 Elsevier Ltd.", "author" : [ { "dropping-particle" : "", "family" : "Lund", "given" : "Marianne T.", "non-dropping-particle" : "", "parse-names" : false, "suffix" : "" }, { "dropping-particle" : "", "family" : "Berntsen", "given" : "Terje K.", "non-dropping-particle" : "", "parse-names" : false, "suffix" : "" }, { "dropping-particle" : "", "family" : "Heyes", "given" : "Chris", "non-dropping-particle" : "", "parse-names" : false, "suffix" : "" }, { "dropping-particle" : "", "family" : "Klimont", "given" : "Zbigniew", "non-dropping-particle" : "", "parse-names" : false, "suffix" : "" }, { "dropping-particle" : "", "family" : "Samset", "given" : "Bj\u00f8rn H.", "non-dropping-particle" : "", "parse-names" : false, "suffix" : "" } ], "container-title" : "Atmospheric Environment", "id" : "ITEM-6", "issued" : { "date-parts" : [ [ "2014", "12" ] ] }, "note" : "From Duplicate 1 (Global and regional climate impacts of black carbon and co-emitted species from the on-road diesel sector - Lund, Marianne T.; Berntsen, Terje K.; Heyes, Chris; Klimont, Zbigniew; Samset, Bj\u00f8rn H.)\n\nFrom Duplicate 2 (Global and regional climate impacts of black carbon and co-emitted species from the on-road diesel sector - Lund, Marianne T.; Berntsen, Terje K.; Heyes, Chris; Klimont, Zbigniew; Samset, Bj\u00f8rn H.)\n\nFr</w:instrText>
      </w:r>
      <w:r w:rsidR="00D477C7" w:rsidRPr="002A1EE0">
        <w:rPr>
          <w:rFonts w:cs="Times New Roman"/>
          <w:color w:val="000000" w:themeColor="text1"/>
        </w:rPr>
        <w:instrText>om Duplicate 1 (Global and regional climate impacts of black carbon and co-emitted species from the on-road diesel sector - Lund, Marianne T.; Berntsen, Terje K.; Heyes, Chris; Klimont, Zbigniew; Samset, Bj\u00f8rn H.)\n\nTimes Cited: 11\nKlimont, Zbigniew/P-7641-2015; Samset, Bjorn H./B-9248-2012; Lund, Marianne/J-6465-2016; Heyes, Chris/\nKlimont, Zbigniew/0000-0003-2630-198X; Samset, Bjorn H./0000-0001-8013-1833; Lund, Marianne/0000-0001-9911-4160; Heyes, Chris/0000-0001-5254-493X\n0\n11\n1873-2844", "page" : "50-58", "title" : "Global and regional climate impacts of black carbon and co-emitted species from the on-road diesel sector", "translator" : [ { "dropping-particle" : "", "family" : "G5424", "given" : "", "non-dropping-particle" : "", "parse-names" : false, "suffix" : "" } ], "type" : "article-journal", "volume" : "98" }, "uris" : [ "http://www.mendeley.com/documents/?uuid=632f7b72-bd67-41ac-af53-210fa137c220" ] } ], "mendeley" : { "formattedCitation" : "(Lund et al., 2014; AMAP, 2015a; Sand et al., 2016; Turnock et al., 2016; Sofiev et al., 2018; WMO, 2018)", "plainTextFormattedCitation" : "(Lund et al., 2014; AMAP, 2015a; Sand et al., 2016; Turnock et al., 2016; Sofiev et al., 2018; WMO, 2018)", "previouslyFormattedCitation" : "(Lund et al., 2014; AMAP, 2015a; Sand et al., 2016; Turnock et al., 2016; Sofiev et al., 2018; WMO, 2018)" }, "properties" : { "noteIndex" : 0 }, "schema" : "https://github.com/citation-style-language/schema/raw/master/csl-citation.json" }</w:instrText>
      </w:r>
      <w:r w:rsidRPr="00D81664">
        <w:rPr>
          <w:rFonts w:cs="Times New Roman"/>
          <w:color w:val="000000" w:themeColor="text1"/>
          <w:lang w:val="en-GB"/>
        </w:rPr>
        <w:fldChar w:fldCharType="separate"/>
      </w:r>
      <w:r w:rsidR="00CB33A1">
        <w:rPr>
          <w:rFonts w:cs="Times New Roman"/>
          <w:noProof/>
          <w:color w:val="000000" w:themeColor="text1"/>
          <w:lang w:val="nb-NO"/>
        </w:rPr>
        <w:t>(Lund et al., 2014; AMAP, 2015a; Sand et al., 2016; Turnock et al., 2016; Sofiev et al., 2018; WMO, 2018)</w:t>
      </w:r>
      <w:r w:rsidRPr="00D81664">
        <w:rPr>
          <w:rFonts w:cs="Times New Roman"/>
          <w:color w:val="000000" w:themeColor="text1"/>
          <w:lang w:val="en-GB"/>
        </w:rPr>
        <w:fldChar w:fldCharType="end"/>
      </w:r>
      <w:r w:rsidRPr="00D81664">
        <w:rPr>
          <w:rFonts w:cs="Times New Roman"/>
          <w:color w:val="000000" w:themeColor="text1"/>
          <w:lang w:val="nb-NO"/>
        </w:rPr>
        <w:t xml:space="preserve">. </w:t>
      </w:r>
      <w:r w:rsidRPr="00D86DB2">
        <w:rPr>
          <w:rFonts w:cs="Times New Roman"/>
          <w:color w:val="000000" w:themeColor="text1"/>
          <w:lang w:val="en-GB"/>
        </w:rPr>
        <w:t xml:space="preserve">This is also the case at a finer local and regional scale where priorities and scope for SLCF mitigation will differ </w:t>
      </w:r>
      <w:r>
        <w:rPr>
          <w:rFonts w:cs="Times New Roman"/>
          <w:color w:val="000000" w:themeColor="text1"/>
          <w:lang w:val="nb-NO"/>
        </w:rPr>
        <w:fldChar w:fldCharType="begin" w:fldLock="1"/>
      </w:r>
      <w:r w:rsidR="00D477C7">
        <w:rPr>
          <w:rFonts w:cs="Times New Roman"/>
          <w:color w:val="000000" w:themeColor="text1"/>
          <w:lang w:val="en-GB"/>
        </w:rPr>
        <w:instrText>ADDIN CSL_CITATION { "citationItems" : [ { "id" : "ITEM-1", "itemData" : { "DOI" : "10.1016/j.atmosenv.2017.04.041", "ISSN" : "1352-2310", "abstract" : "Megacities in Asia rank high in air pollution at the global scale. In many cities, ambient concentrations of fine particulate matter (PM2.5) have been exceeding both the WHO interim targets as well as respective national air quality standards. This paper presents a systems analytical perspective on management options that could efficiently improve air quality at the urban scale, having Delhi as a case study. We employ the newly developed GAINS-City policy analysis framework, consisting of a bottom up emission calculation combined with atmospheric chemistry-transport calculation, to derive innovative insights into the current sources of pollution and their impacts on ambient PM2.5, both from emissions of primary PM as well as precursors of secondary inorganic and organic aerosols. We outline the likely future development of these sources, quantify the related ambient PM2.5 concentrations and health impacts, and explore potential policy interventions that could effectively reduce environmental pollution and resulting health impacts in the coming years. The analysis demonstrates that effective improvement of Delhi's air quality requires collaboration with neighboring States and must involve sources that are less relevant in industrialized countries. At the same time, many of the policy interventions will have multiple co-benefits on development targets in Delhi and its neighboring States. Outcomes of this study, as well as the modelling tools used herein, are applicable to other urban areas and fast growing metropolitan zones in the emerging Asian regions.", "author" : [ { "dropping-particle" : "", "family" : "Amann", "given" : "Markus", "non-dropping-particle" : "", "parse-names" : false, "suffix" : "" }, { "dropping-particle" : "", "family" : "Purohit", "given" : "Pallav", "non-dropping-particle" : "", "parse-names" : false, "suffix" : "" }, { "dropping-particle" : "", "family" : "Bhanarkar", "given" : "Anil D", "non-dropping-particle" : "", "parse-names" : false, "suffix" : "" }, { "dropping-particle" : "", "family" : "Bertok", "given" : "Imrich", "non-dropping-particle" : "", "parse-names" : false, "suffix" : "" }, { "dropping-particle" : "", "family" : "Borken-Kleefeld", "given" : "Jens", "non-dropping-particle" : "", "parse-names" : false, "suffix" : "" }, { "dropping-particle" : "", "family" : "Cofala", "given" : "Janusz", "non-dropping-particle" : "", "parse-names" : false, "suffix" : "" }, { "dropping-particle" : "", "family" : "Heyes", "given" : "Chris", "non-dropping-particle" : "", "parse-names" : false, "suffix" : "" }, { "dropping-particle" : "", "family" : "Kiesewetter", "given" : "Gregor", "non-dropping-particle" : "", "parse-names" : false, "suffix" : "" }, { "dropping-particle" : "", "family" : "Klimont", "given" : "Zbigniew", "non-dropping-particle" : "", "parse-names" : false, "suffix" : "" }, { "dropping-particle" : "", "family" : "Liu", "given" : "Jun", "non-dropping-particle" : "", "parse-names" : false, "suffix" : "" }, { "dropping-particle" : "", "family" : "Majumdar", "given" : "Dipanjali", "non-dropping-particle" : "", "parse-names" : false, "suffix" : "" }, { "dropping-particle" : "", "family" : "Nguyen", "given" : "Binh", "non-dropping-particle" : "", "parse-names" : false, "suffix" : "" }, { "dropping-particle" : "", "family" : "Rafaj", "given" : "Peter", "non-dropping-particle" : "", "parse-names" : false, "suffix" : "" }, { "dropping-particle" : "", "family" : "Rao", "given" : "Padma S", "non-dropping-particle" : "", "parse-names" : false, "suffix" : "" }, { "dropping-particle" : "", "family" : "Sander", "given" : "Robert", "non-dropping-particle" : "", "parse-names" : false, "suffix" : "" }, { "dropping-particle" : "", "family" : "Sch\u00f6pp", "given" : "Wolfgang", "non-dropping-particle" : "", "parse-names" : false, "suffix" : "" }, { "dropping-particle" : "", "family" : "Srivastava", "given" : "Anjali", "non-dropping-particle" : "", "parse-names" : false, "suffix" : "" }, { "dropping-particle" : "", "family" : "Vardhan", "given" : "B Harsh", "non-dropping-particle" : "", "parse-names" : false, "suffix" : "" } ], "container-title" : "Atmospheric Environment", "id" : "ITEM-1", "issued" : { "date-parts" : [ [ "2017" ] ] }, "page" : "99-111", "title" : "Managing future air quality in megacities: A case study for Delhi", "translator" : [ { "dropping-particle" : "", "family" : "G3689", "given" : "", "non-dropping-particle" : "", "parse-names" : false, "suffix" : "" } ], "type" : "article-journal", "volume" : "161" }, "prefix" : "e.g., ", "uris" : [ "http://www.mendeley.com/documents/?uuid=b763a1a7-3690-4c99-9b43-5043a622c036" ] }, { "id" : "ITEM-2", "itemData" : { "ISBN" : "978-92-807-3725-7", "abstract" : "This report identifies 25 clean air measures that can positively impact human health, crop yields, climate change and socio-economic development, as well as contribute to achieving the Sustainable Development Goals. Implementing these measures could help 1 billion people breathe cleaner air by 2030 and reduce global warming by a third of a degree Celsius by 2050.", "author" : [ { "dropping-particle" : "", "family" : "UNEP", "given" : "", "non-dropping-particle" : "", "parse-names" : false, "suffix" : "" } ], "id" : "ITEM-2", "issued" : { "date-parts" : [ [ "2019" ] ] }, "number-of-pages" : "232", "publisher" : "United Nations Environment Program (UNEP)", "publisher-place" : "Nairobi, Kenya", "title" : "Air Pollution in Asia and the Pacific: Science-Based Solutions", "translator" : [ { "dropping-particle" : "", "family" : "G4224", "given" : "Rt7", "non-dropping-particle" : "", "parse-names" : false, "suffix" : "" } ], "type" : "report" }, "uris" : [ "http://www.mendeley.com/documents/?uuid=27b19369-65b1-41d0-b1e7-cfe84231516e" ] } ], "mendeley" : { "formattedCitation" : "(e.g., Amann et al., 2017; UNEP, 2019)", "plainTextFormattedCitation" : "(e.g., Amann et al., 2017; UNEP, 2019)", "previouslyFormattedCitation" : "(e.g., Amann et al., 2017; UNEP, 2019)" }, "properties" : { "noteIndex" : 0 }, "schema" : "https://github.com/citation-style-language/schema/raw/master/csl-citation.json" }</w:instrText>
      </w:r>
      <w:r>
        <w:rPr>
          <w:rFonts w:cs="Times New Roman"/>
          <w:color w:val="000000" w:themeColor="text1"/>
          <w:lang w:val="nb-NO"/>
        </w:rPr>
        <w:fldChar w:fldCharType="separate"/>
      </w:r>
      <w:r w:rsidR="00CB33A1">
        <w:rPr>
          <w:rFonts w:cs="Times New Roman"/>
          <w:noProof/>
          <w:color w:val="000000" w:themeColor="text1"/>
          <w:lang w:val="nb-NO"/>
        </w:rPr>
        <w:t>(e.g., Amann et al., 2017; UNEP, 2019)</w:t>
      </w:r>
      <w:r>
        <w:rPr>
          <w:rFonts w:cs="Times New Roman"/>
          <w:color w:val="000000" w:themeColor="text1"/>
          <w:lang w:val="nb-NO"/>
        </w:rPr>
        <w:fldChar w:fldCharType="end"/>
      </w:r>
      <w:r>
        <w:rPr>
          <w:rFonts w:cs="Times New Roman"/>
          <w:color w:val="000000" w:themeColor="text1"/>
          <w:lang w:val="nb-NO"/>
        </w:rPr>
        <w:t xml:space="preserve">. </w:t>
      </w:r>
    </w:p>
    <w:p w14:paraId="6524D0C2" w14:textId="77777777" w:rsidR="00E578B9" w:rsidRPr="00D81664" w:rsidRDefault="00E578B9" w:rsidP="00D5630D">
      <w:pPr>
        <w:pStyle w:val="AR6BodyText"/>
        <w:rPr>
          <w:rFonts w:cs="Times New Roman"/>
          <w:color w:val="000000" w:themeColor="text1"/>
        </w:rPr>
      </w:pPr>
    </w:p>
    <w:p w14:paraId="5069938B" w14:textId="1C03FB93" w:rsidR="00E578B9" w:rsidRPr="00D81664" w:rsidRDefault="00E578B9" w:rsidP="00B42EE7">
      <w:pPr>
        <w:pStyle w:val="AR6BodyText"/>
        <w:numPr>
          <w:ilvl w:val="0"/>
          <w:numId w:val="25"/>
        </w:numPr>
        <w:rPr>
          <w:rFonts w:cs="Times New Roman"/>
          <w:color w:val="000000" w:themeColor="text1"/>
          <w:lang w:val="en-GB"/>
        </w:rPr>
      </w:pPr>
      <w:r w:rsidRPr="00D81664">
        <w:rPr>
          <w:rFonts w:cs="Times New Roman"/>
          <w:color w:val="000000" w:themeColor="text1"/>
          <w:lang w:val="en-GB"/>
        </w:rPr>
        <w:t xml:space="preserve">Projections exploring mitigation potential for a particular source or SLCF: These studies focus on the assessment of SLCF reduction potential that can be realised with either existing and proven technologies or extend the scope to include transformational changes needed to achieve further reduction </w:t>
      </w:r>
      <w:commentRangeStart w:id="4982"/>
      <w:commentRangeStart w:id="4983"/>
      <w:r w:rsidRPr="00D81664">
        <w:rPr>
          <w:rFonts w:cs="Times New Roman"/>
          <w:color w:val="000000" w:themeColor="text1"/>
          <w:lang w:val="en-GB"/>
        </w:rPr>
        <w:fldChar w:fldCharType="begin" w:fldLock="1"/>
      </w:r>
      <w:r w:rsidR="002E1475">
        <w:rPr>
          <w:rFonts w:cs="Times New Roman"/>
          <w:color w:val="000000" w:themeColor="text1"/>
          <w:lang w:val="en-GB"/>
        </w:rPr>
        <w:instrText>ADDIN CSL_CITATION { "citationItems" : [ { "id" : "ITEM-1", "itemData" : { "DOI" : "10.1016/j.atmosenv.2015.10.071", "ISSN" : "18732844", "abstract" : "Hydrofluorocarbons (HFCs) are manufactured for use as substitutes for ozone-depleting substances that are being phased out globally under Montreal Protocol regulations. While HFCs do not deplete ozone, many are potent greenhouse gases that contribute to climate change. Here, new global scenarios show that baseline emissions of HFCs could reach 4.0-5.3 GtCO2-eq yr-1 in 2050. The new baseline (or business-as-usual) scenarios are formulated for 10 HFC compounds, 11 geographic regions, and 13 use categories. The scenarios rely on detailed data reported by countries to the United Nations; projections of gross domestic product and population; and recent observations of HFC atmospheric abundances. In the baseline scenarios, by 2050 China (31%), India and the rest of Asia (23%), the Middle East and northern Africa (11%), and the USA (10%) are the principal source regions for global HFC emissions; and refrigeration (40-58%) and stationary air conditioning (21-40%) are the major use sectors. The corresponding radiative forcing could reach 0.22-0.25 W m-2 in 2050, which would be 12-24% of the increase from business-as-usual CO2 emissions from 2015 to 2050. National regulations to limit HFC use have already been adopted in the European Union, Japan and USA, and proposals have been submitted to amend the Montreal Protocol to substantially reduce growth in HFC use. Calculated baseline emissions are reduced by 90% in 2050 by implementing the North America Montreal Protocol amendment proposal. Global adoption of technologies required to meet national regulations would be sufficient to reduce 2050 baseline HFC consumption by more than 50% of that achieved with the North America proposal for most developed and developing countries.", "author" : [ { "dropping-particle" : "", "family" : "Velders", "given" : "Guus J M", "non-dropping-particle" : "", "parse-names" : false, "suffix" : "" }, { "dropping-particle" : "", "family" : "Fahey", "given" : "David W.", "non-dropping-particle" : "", "parse-names" : false, "suffix" : "" }, { "dropping-particle" : "", "family" : "Daniel", "given" : "John S.", "non-dropping-particle" : "", "parse-names" : false, "suffix" : "" }, { "dropping-particle" : "", "family" : "Andersen", "given" : "Stephen O.", "non-dropping-particle" : "", "parse-names" : false, "suffix" : "" }, { "dropping-particle" : "", "family" : "McFarland", "given" : "Mack", "non-dropping-particle" : "", "parse-names" : false, "suffix" : "" } ], "container-title" : "Atmospheric Environment", "id" : "ITEM-1", "issued" : { "date-parts" : [ [ "2015" ] ] }, "page" : "200-209", "title" : "Future atmospheric abundances and climate forcings from scenarios of global and regional hydrofluorocarbon (HFC) emissions", "translator" : [ { "dropping-particle" : "", "family" : "G3566", "given" : "", "non-dropping-particle" : "", "parse-names" : false, "suffix" : "" } ], "type" : "article-journal", "volume" : "123" }, "uris" : [ "http://www.mendeley.com/documents/?uuid=bb9077e6-b1a9-40b5-92cc-17b6e50a2792" ] }, { "id" : "ITEM-2", "itemData" : { "DOI" : "10.5194/adgeo-45-105-2018", "author" : [ { "dropping-particle" : "", "family" : "G\u00f3mez-Sanabria", "given" : "A", "non-dropping-particle" : "", "parse-names" : false, "suffix" : "" }, { "dropping-particle" : "", "family" : "H\u00f6glund-Isaksson", "given" : "L", "non-dropping-particle" : "", "parse-names" : false, "suffix" : "" }, { "dropping-particle" : "", "family" : "Rafaj", "given" : "P", "non-dropping-particle" : "", "parse-names" : false, "suffix" : "" }, { "dropping-particle" : "", "family" : "Sch\u00f6pp", "given" : "W", "non-dropping-particle" : "", "parse-names" : false, "suffix" : "" } ], "container-title" : "Advances in Geosciences", "id" : "ITEM-2", "issued" : { "date-parts" : [ [ "2018" ] ] }, "page" : "105-113", "title" : "Carbon in global waste and wastewater flows \u2013 its potential as energy source under alternative future waste management regimes", "translator" : [ { "dropping-particle" : "", "family" : "G4364", "given" : "", "non-dropping-particle" : "", "parse-names" : false, "suffix" : "" } ], "type" : "article-journal", "volume" : "45" }, "prefix" : "e.g., ", "uris" : [ "http://www.mendeley.com/documents/?uuid=7eb77ff5-4362-4a17-895d-6544222b4e55" ] }, { "id" : "ITEM-3", "itemData" : { "author" : [ { "dropping-particle" : "", "family" : "H\u00f6glund-Isaksson", "given" : "Lena", "non-dropping-particle" : "", "parse-names" : false, "suffix" : "" }, { "dropping-particle" : "", "family" : "Gomez-Sanabria", "given" : "Adriana", "non-dropping-particle" : "", "parse-names" : false, "suffix" : "" }, { "dropping-particle" : "", "family" : "Klimont", "given" : "Zbigniew", "non-dropping-particle" : "", "parse-names" : false, "suffix" : "" }, { "dropping-particle" : "", "family" : "Rafaj", "given" : "Peter", "non-dropping-particle" : "", "parse-names" : false, "suffix" : "" }, { "dropping-particle" : "", "family" : "Sch\u00f6pp", "given" : "Wolfgang", "non-dropping-particle" : "", "parse-names" : false, "suffix" : "" } ], "container-title" : "Environmental Reaserch Communication", "id" : "ITEM-3", "issued" : { "date-parts" : [ [ "2020" ] ] }, "title" : "Technical potentials and costs for reducing global anthropogenic methane emissions in the 2050 timeframe - results from the GAINS model", "translator" : [ { "dropping-particle" : "", "family" : "G4227", "given" : "", "non-dropping-particle" : "", "parse-names" : false, "suffix" : "" } ], "type" : "article-journal", "volume" : "2" }, "uris" : [ "http://www.mendeley.com/documents/?uuid=28806652-f967-48be-881f-a6274fb5171c" ] }, { "id" : "ITEM-4", "itemData" : { "ISBN" : "978-92-807-3725-7", "abstract" : "This report identifies 25 clean air measures that can positively impact human health, crop yields, climate change and socio-economic development, as well as contribute to achieving the Sustainable Development Goals. Implementing these measures could help 1 billion people breathe cleaner air by 2030 and reduce global warming by a third of a degree Celsius by 2050.", "author" : [ { "dropping-particle" : "", "family" : "UNEP", "given" : "", "non-dropping-particle" : "", "parse-names" : false, "suffix" : "" } ], "id" : "ITEM-4", "issued" : { "date-parts" : [ [ "2019" ] ] }, "number-of-pages" : "232", "publisher" : "United Nations Environment Program (UNEP)", "publisher-place" : "Nairobi, Kenya", "title" : "Air Pollution in Asia and the Pacific: Science-Based Solutions", "translator" : [ { "dropping-particle" : "", "family" : "G4224", "given" : "Rt7", "non-dropping-particle" : "", "parse-names" : false, "suffix" : "" } ], "type" : "report" }, "uris" : [ "http://www.mendeley.com/documents/?uuid=27b19369-65b1-41d0-b1e7-cfe84231516e" ] }, { "id" : "ITEM-5", "itemData" : { "ISBN" : "978-92-807-3142-2", "abstract" : "Scientific evidence and new analyses demonstrate that control of black carbon particles and tropospheric ozone through rapid implementation of proven emission reduction measures would have immediate and multiple benefits for human well-being. Black carbon exists as particles in the atmosphere and is a major component of soot; it has significant human health and climate impacts. At ground level, ozone is an air pollutant harmful to human health and ecosystems, and throughout the troposphere, or lower atmosphere, is also a significant greenhouse gas. Ozone is not directly emitted, but is produced from emissions of precursors of which methane and carbon monoxide are of particular interest here. THE CHALLENGE 1. The climate is changing now, warming at the highest rate in polar and", "author" : [ { "dropping-particle" : "", "family" : "UNEP", "given" : "", "non-dropping-particle" : "", "parse-names" : false, "suffix" : "" }, { "dropping-particle" : "", "family" : "WMO", "given" : "", "non-dropping-particle" : "", "parse-names" : false, "suffix" : "" } ], "collection-title" : "UNEP/GC/26/INF/20", "id" : "ITEM-5", "issued" : { "date-parts" : [ [ "2011" ] ] }, "number-of-pages" : "30", "publisher" : "United Nations Environment Programme (UNEP) and World Meteorological Organization (WMO). UNEP", "publisher-place" : "Nairobi, Kenya", "title" : "Integrated Assessment of Black Carbon and Tropospheric Ozone. Summary for Decision Makers", "translator" : [ { "dropping-particle" : "", "family" : "G3532", "given" : "Rt7", "non-dropping-particle" : "", "parse-names" : false, "suffix" : "" } ], "type" : "report" }, "uris" : [ "http://www.mendeley.com/documents/?uuid=d55af367-5136-4a8a-adb2-bad26f518965" ] }, { "id" : "ITEM-6", "itemData" : { "DOI" : "10.5194/acp-15-10529-2015", "ISBN" : "1680-7324", "ISSN" : "16807324", "abstract" : "This paper presents a summary of the work done within the European Union's Seventh Framework Programme project ECLIPSE (Evaluating the Climate and Air Quality Impacts of Short-Lived Pollutants). ECLIPSE had a unique systematic concept for designing a realistic and effective mitigation scenario for short-lived climate pollutants (SLCPs; methane, aerosols and ozone, and their precursor species) and quantifying its climate and air quality impacts, and this paper presents the results in the context of this overarching strategy. The first step in ECLIPSE was to create a new emission inventory based on current legislation (CLE) for the recent past and until 2050. Substantial progress compared to previous work was made by including previously unaccounted types of sources such as flaring of gas associated with oil production, and wick lamps. These emission data were used for present-day reference simulations with four advanced Earth system models (ESMs) and six chemistry transport models (CTMs). The model simulations were compared with a variety of ground-based and satellite observational data sets from Asia, Europe and the Arctic. It was found that the models still underestimate the measured seasonality of aerosols in the Arctic but to a lesser extent than in previous studies. Problems likely related to the emissions were identified for northern Russia and India, in particular. To estimate the climate impacts of SLCPs, ECLIPSE followed two paths of research: the first path calculated radiative forcing (RF) values for a large matrix of SLCP species emissions, for different seasons and regions independently. Based on these RF calculations, the Global Temperature change Potential metric for a time horizon of 20 years (GTP20) was calculated for each SLCP emission type. This climate metric was then used in an integrated assessment model to identify all emission mitigation measures with a beneficial air quality and short-term (20-year) climate impact. These measures together defined a SLCP mitigation (MIT) scenario. Compared to CLE, the MIT scenario would reduce global methane (CH4) and black carbon (BC) emissions by about 50 and 80 %, respectively. For CH4, measures on shale gas production, waste management and coal mines were most important. For non-CH4 SLCPs, elimination of high-emitting vehicles and wick lamps, as well as reducing emissions from gas flaring, coal and biomass stoves, agricultural waste, solvents and diesel engines were most important. These measu\u2026", "author" : [ { "dropping-particle" : "", "family" : "Stohl", "given" : "A.", "non-dropping-particle" : "", "parse-names" : false, "suffix" : "" }, { "dropping-particle" : "", "family" : "Aamaas", "given" : "B.", "non-dropping-particle" : "", "parse-names" : false, "suffix" : "" }, { "dropping-particle" : "", "family" : "Amann", "given" : "M.", "non-dropping-particle" : "", "parse-names" : false, "suffix" : "" }, { "dropping-particle" : "", "family" : "Baker", "given" : "L. H.", "non-dropping-particle" : "", "parse-names" : false, "suffix" : "" }, { "dropping-particle" : "", "family" : "Bellouin", "given" : "N.", "non-dropping-particle" : "", "parse-names" : false, "suffix" : "" }, { "dropping-particle" : "", "family" : "Berntsen", "given" : "T. K.", "non-dropping-particle" : "", "parse-names" : false, "suffix" : "" }, { "dropping-particle" : "", "family" : "Boucher", "given" : "O.", "non-dropping-particle" : "", "parse-names" : false, "suffix" : "" }, { "dropping-particle" : "", "family" : "Cherian", "given" : "R.", "non-dropping-particle" : "", "parse-names" : false, "suffix" : "" }, { "dropping-particle" : "", "family" : "Collins", "given" : "W.", "non-dropping-particle" : "", "parse-names" : false, "suffix" : "" }, { "dropping-particle" : "", "family" : "Daskalakis", "given" : "N.", "non-dropping-particle" : "", "parse-names" : false, "suffix" : "" }, { "dropping-particle" : "", "family" : "Dusinska", "given" : "M.", "non-dropping-particle" : "", "parse-names" : false, "suffix" : "" }, { "dropping-particle" : "", "family" : "Eckhardt", "given" : "S.", "non-dropping-particle" : "", "parse-names" : false, "suffix" : "" }, { "dropping-particle" : "", "family" : "Fuglestvedt", "given" : "J. S.", "non-dropping-particle" : "", "parse-names" : false, "suffix" : "" }, { "dropping-particle" : "", "family" : "Harju", "given" : "M.", "non-dropping-particle" : "", "parse-names" : false, "suffix" : "" }, { "dropping-particle" : "", "family" : "Heyes", "given" : "C.", "non-dropping-particle" : "", "parse-names" : false, "suffix" : "" }, { "dropping-particle" : "", "family" : "Hodnebrog", "given" : "", "non-dropping-particle" : "", "parse-names" : false, "suffix" : "" }, { "dropping-particle" : "", "family" : "Hao", "given" : "J.", "non-dropping-particle" : "", "parse-names" : false, "suffix" : "" }, { "dropping-particle" : "", "family" : "Im", "given" : "U.", "non-dropping-particle" : "", "parse-names" : false, "suffix" : "" }, { "dropping-particle" : "", "family" : "Kanakidou", "given" : "M.", "non-dropping-particle" : "", "parse-names" : false, "suffix" : "" }, { "dropping-particle" : "", "family" : "Klimont", "given" : "Z.", "non-dropping-particle" : "", "parse-names" : false, "suffix" : "" }, { "dropping-particle" : "", "family" : "Kupiainen", "given" : "K.", "non-dropping-particle" : "", "parse-names" : false, "suffix" : "" }, { "dropping-particle" : "", "family" : "Law", "given" : "K. S.", "non-dropping-particle" : "", "parse-names" : false, "suffix" : "" }, { "dropping-particle" : "", "family" : "Lund", "given" : "M. T.", "non-dropping-particle" : "", "parse-names" : false, "suffix" : "" }, { "dropping-particle" : "", "family" : "Maas", "given" : "R.", "non-dropping-particle" : "", "parse-names" : false, "suffix" : "" }, { "dropping-particle" : "", "family" : "MacIntosh", "given" : "C. R.", "non-dropping-particle" : "", "parse-names" : false, "suffix" : "" }, { "dropping-particle" : "", "family" : "Myhre", "given" : "G.", "non-dropping-particle" : "", "parse-names" : false, "suffix" : "" }, { "dropping-particle" : "", "family" : "Myriokefalitakis", "given" : "S.", "non-dropping-particle" : "", "parse-names" : false, "suffix" : "" }, { "dropping-particle" : "", "family" : "Olivi\u00e9", "given" : "D.", "non-dropping-particle" : "", "parse-names" : false, "suffix" : "" }, { "dropping-particle" : "", "family" : "Quaas", "given" : "J.", "non-dropping-particle" : "", "parse-names" : false, "suffix" : "" }, { "dropping-particle" : "", "family" : "Quennehen", "given" : "B.", "non-dropping-particle" : "", "parse-names" : false, "suffix" : "" }, { "dropping-particle" : "", "family" : "Raut", "given" : "J. C.", "non-dropping-particle" : "", "parse-names" : false, "suffix" : "" }, { "dropping-particle" : "", "family" : "Rumbold", "given" : "S. T.", "non-dropping-particle" : "", "parse-names" : false, "suffix" : "" }, { "dropping-particle" : "", "family" : "Samset", "given" : "B. H.", "non-dropping-particle" : "", "parse-names" : false, "suffix" : "" }, { "dropping-particle" : "", "family" : "Schulz", "given" : "M.", "non-dropping-particle" : "", "parse-names" : false, "suffix" : "" }, { "dropping-particle" : "", "family" : "Seland", "given" : "", "non-dropping-particle" : "", "parse-names" : false, "suffix" : "" }, { "dropping-particle" : "", "family" : "Shine", "given" : "K. P.", "non-dropping-particle" : "", "parse-names" : false, "suffix" : "" }, { "dropping-particle" : "", "family" : "Skeie", "given" : "R. B.", "non-dropping-particle" : "", "parse-names" : false, "suffix" : "" }, { "dropping-particle" : "", "family" : "Wang", "given" : "S.", "non-dropping-particle" : "", "parse-names" : false, "suffix" : "" }, { "dropping-particle" : "", "family" : "Yttri", "given" : "K. E.", "non-dropping-particle" : "", "parse-names" : false, "suffix" : "" }, { "dropping-particle" : "", "family" : "Zhu", "given" : "T.", "non-dropping-particle" : "", "parse-names" : false, "suffix" : "" } ], "container-title" : "Atmospheric Chemistry and Physics", "id" : "ITEM-6", "issue" : "18", "issued" : { "date-parts" : [ [ "2015", "9" ] ] }, "page" : "10529-10566", "title" : "Evaluating the climate and air quality impacts of short-lived pollutants", "translator" : [ { "dropping-particle" : "", "family" : "G3031", "given" : "", "non-dropping-particle" : "", "parse-names" : false, "suffix" : "" } ], "type" : "article-journal", "volume" : "15" }, "uris" : [ "http://www.mendeley.com/documents/?uuid=f09e77f2-4270-4301-911d-ad8f58ccc163" ] }, { "id" : "ITEM-7", "itemData" : { "DOI" : "10.5194/acp-17-2795-2017", "ISSN" : "16807324", "abstract" : "This study uses the GAINS model framework to estimate current and future emissions of the fluorinated greenhouse gases HFCs/HCFCs, PFCs and SF6 (F-gases), their abatement potentials and costs for twenty source sectors and 162 countries/regions, which are aggregated to produce global estimates. Global F-gas emissions are estimated at 0.95&amp;thinsp;Pg&amp;thinsp;CO2eq in 2005 with an expected increase to 3.7&amp;thinsp;Pg&amp;thinsp;CO2eq in 2050 if application of control technology remains at the current level. There are extensive opportunities to reduce emissions using existing technology and alternative substances with low global warming potential. Estimates show that it would be technically feasible to reduce cumulative F-gas emissions by 86 percent between 2018 and 2050. A reduction in cumulative emissions by 72 percent is estimated possible at a marginal abatement cost below 10&amp;thinsp;\u20ac&amp;thinsp;/&amp;thinsp;t&amp;thinsp;CO2eq. We also find that future F-gas abatement is expected to be relatively more costly for developing than for developed countries due to differences in the sector distribution of emissions and abatement potentials.", "author" : [ { "dropping-particle" : "", "family" : "Purohit", "given" : "Pallav", "non-dropping-particle" : "", "parse-names" : false, "suffix" : "" }, { "dropping-particle" : "", "family" : "H\u00f6glund-Isaksson", "given" : "Lena", "non-dropping-particle" : "", "parse-names" : false, "suffix" : "" } ], "container-title" : "Atmospheric Chemistry and Physics", "id" : "ITEM-7", "issue" : "4", "issued" : { "date-parts" : [ [ "2017", "5", "24" ] ] }, "page" : "2795-2816", "title" : "Global emissions of fluorinated greenhouse gases 2005-2050 with abatement potentials and costs", "translator" : [ { "dropping-particle" : "", "family" : "G2980", "given" : "", "non-dropping-particle" : "", "parse-names" : false, "suffix" : "" } ], "type" : "article-journal", "volume" : "17" }, "uris" : [ "http://www.mendeley.com/documents/?uuid=cefc6c3c-3154-43e3-bac5-7591227a6ee1" ] }, { "id" : "ITEM-8", "itemData" : { "DOI" : "10.5194/acp-20-11305-2020", "author" : [ { "dropping-particle" : "", "family" : "Purohit", "given" : "P", "non-dropping-particle" : "", "parse-names" : false, "suffix" : "" }, { "dropping-particle" : "", "family" : "H\u00f6glund-Isaksson", "given" : "L", "non-dropping-particle" : "", "parse-names" : false, "suffix" : "" }, { "dropping-particle" : "", "family" : "Dulac", "given" : "J", "non-dropping-particle" : "", "parse-names" : false, "suffix" : "" }, { "dropping-particle" : "", "family" : "Shah", "given" : "N", "non-dropping-particle" : "", "parse-names" : false, "suffix" : "" }, { "dropping-particle" : "", "family" : "Wei", "given" : "M", "non-dropping-particle" : "", "parse-names" : false, "suffix" : "" }, { "dropping-particle" : "", "family" : "Rafaj", "given" : "P", "non-dropping-particle" : "", "parse-names" : false, "suffix" : "" }, { "dropping-particle" : "", "family" : "Sch\u00f6pp", "given" : "W", "non-dropping-particle" : "", "parse-names" : false, "suffix" : "" } ], "container-title" : "Atmospheric Chemistry and Physics", "id" : "ITEM-8", "issue" : "19", "issued" : { "date-parts" : [ [ "2020" ] ] }, "page" : "11305-11327", "title" : "Electricity savings and greenhouse gas emission reductions from global phase-down of hydrofluorocarbons", "translator" : [ { "dropping-particle" : "", "family" : "G4858", "given" : "", "non-dropping-particle" : "", "parse-names" : false, "suffix" : "" } ], "type" : "article-journal", "volume" : "20" }, "uris" : [ "http://www.mendeley.com/documents/?uuid=7efb8cfe-7d70-4f97-9d1d-939a8b66fe82" ] } ], "mendeley" : { "formattedCitation" : "(UNEP and WMO, 2011; Stohl et al., 2015; Velders et al., 2015; Purohit and H\u00f6glund-Isaksson, 2017; e.g., G\u00f3mez-Sanabria et al., 2018; UNEP, 2019; H\u00f6glund-Isaksson et al., 2020; Purohit et al., 2020)", "manualFormatting" : "(e.g., UNEP and WMO, 2011; Stohl et al., 2015; Velders et al., 2015; Purohit and H\u00f6glund-Isaksson, 2017; G\u00f3mez-Sanabria et al., 2018; UNEP, 2019; H\u00f6glund-Isaksson et al., 2020; Purohit et al., 2020)", "plainTextFormattedCitation" : "(UNEP and WMO, 2011; Stohl et al., 2015; Velders et al., 2015; Purohit and H\u00f6glund-Isaksson, 2017; e.g., G\u00f3mez-Sanabria et al., 2018; UNEP, 2019; H\u00f6glund-Isaksson et al., 2020; Purohit et al., 2020)", "previouslyFormattedCitation" : "(UNEP and WMO, 2011; Stohl et al., 2015; Velders et al., 2015; Purohit and H\u00f6glund-Isaksson, 2017; e.g., G\u00f3mez-Sanabria et al., 2018; UNEP, 2019; H\u00f6glund-Isaksson et al., 2020; Purohit et al., 2020)" }, "properties" : { "noteIndex" : 0 }, "schema" : "https://github.com/citation-style-language/schema/raw/master/csl-citation.json" }</w:instrText>
      </w:r>
      <w:r w:rsidRPr="00D81664">
        <w:rPr>
          <w:rFonts w:cs="Times New Roman"/>
          <w:color w:val="000000" w:themeColor="text1"/>
          <w:lang w:val="en-GB"/>
        </w:rPr>
        <w:fldChar w:fldCharType="separate"/>
      </w:r>
      <w:r w:rsidR="00CB33A1">
        <w:rPr>
          <w:rFonts w:cs="Times New Roman"/>
          <w:noProof/>
          <w:color w:val="000000" w:themeColor="text1"/>
          <w:lang w:val="en-GB"/>
        </w:rPr>
        <w:t>(</w:t>
      </w:r>
      <w:ins w:id="4984" w:author="Robin Matthews" w:date="2021-07-08T17:30:00Z">
        <w:r w:rsidR="000A70A0">
          <w:rPr>
            <w:rFonts w:cs="Times New Roman"/>
            <w:noProof/>
            <w:color w:val="000000" w:themeColor="text1"/>
            <w:lang w:val="en-GB"/>
          </w:rPr>
          <w:t xml:space="preserve">e.g., </w:t>
        </w:r>
      </w:ins>
      <w:r w:rsidR="00CB33A1">
        <w:rPr>
          <w:rFonts w:cs="Times New Roman"/>
          <w:noProof/>
          <w:color w:val="000000" w:themeColor="text1"/>
          <w:lang w:val="en-GB"/>
        </w:rPr>
        <w:t xml:space="preserve">UNEP and WMO, 2011; Stohl et al., 2015; Velders et al., 2015; Purohit and Höglund-Isaksson, 2017; </w:t>
      </w:r>
      <w:del w:id="4985" w:author="Robin Matthews" w:date="2021-07-08T17:31:00Z">
        <w:r w:rsidR="00CB33A1" w:rsidDel="000A70A0">
          <w:rPr>
            <w:rFonts w:cs="Times New Roman"/>
            <w:noProof/>
            <w:color w:val="000000" w:themeColor="text1"/>
            <w:lang w:val="en-GB"/>
          </w:rPr>
          <w:delText>e.g.</w:delText>
        </w:r>
      </w:del>
      <w:del w:id="4986" w:author="Robin Matthews" w:date="2021-07-08T17:30:00Z">
        <w:r w:rsidR="00CB33A1" w:rsidDel="000A70A0">
          <w:rPr>
            <w:rFonts w:cs="Times New Roman"/>
            <w:noProof/>
            <w:color w:val="000000" w:themeColor="text1"/>
            <w:lang w:val="en-GB"/>
          </w:rPr>
          <w:delText xml:space="preserve">, </w:delText>
        </w:r>
      </w:del>
      <w:r w:rsidR="00CB33A1">
        <w:rPr>
          <w:rFonts w:cs="Times New Roman"/>
          <w:noProof/>
          <w:color w:val="000000" w:themeColor="text1"/>
          <w:lang w:val="en-GB"/>
        </w:rPr>
        <w:t>Gómez-Sanabria et al., 2018; UNEP, 2019; Höglund-Isaksson et al., 2020; Purohit et al., 2020)</w:t>
      </w:r>
      <w:r w:rsidRPr="00D81664">
        <w:rPr>
          <w:rFonts w:cs="Times New Roman"/>
          <w:color w:val="000000" w:themeColor="text1"/>
          <w:lang w:val="en-GB"/>
        </w:rPr>
        <w:fldChar w:fldCharType="end"/>
      </w:r>
      <w:commentRangeEnd w:id="4982"/>
      <w:r w:rsidR="00CB33A1">
        <w:rPr>
          <w:rStyle w:val="Marquedecommentaire"/>
        </w:rPr>
        <w:commentReference w:id="4982"/>
      </w:r>
      <w:commentRangeEnd w:id="4983"/>
      <w:r w:rsidR="000A70A0">
        <w:rPr>
          <w:rStyle w:val="Marquedecommentaire"/>
        </w:rPr>
        <w:commentReference w:id="4983"/>
      </w:r>
      <w:r w:rsidRPr="00D81664">
        <w:rPr>
          <w:rFonts w:cs="Times New Roman"/>
          <w:color w:val="000000" w:themeColor="text1"/>
          <w:lang w:val="en-GB"/>
        </w:rPr>
        <w:t xml:space="preserve"> – several of these studies are subsequently used for paramet</w:t>
      </w:r>
      <w:del w:id="4987" w:author="Lucy Cowie" w:date="2021-07-27T17:18:00Z">
        <w:r w:rsidRPr="00D81664" w:rsidDel="007A17B4">
          <w:rPr>
            <w:rFonts w:cs="Times New Roman"/>
            <w:color w:val="000000" w:themeColor="text1"/>
            <w:lang w:val="en-GB"/>
          </w:rPr>
          <w:delText>e</w:delText>
        </w:r>
      </w:del>
      <w:r w:rsidRPr="00D81664">
        <w:rPr>
          <w:rFonts w:cs="Times New Roman"/>
          <w:color w:val="000000" w:themeColor="text1"/>
          <w:lang w:val="en-GB"/>
        </w:rPr>
        <w:t xml:space="preserve">rization of the models used to develop emission scenarios (e.g., IAM models used in the IPCC process). </w:t>
      </w:r>
    </w:p>
    <w:p w14:paraId="7D4E1901" w14:textId="77777777" w:rsidR="00E578B9" w:rsidRPr="00D81664" w:rsidRDefault="00E578B9" w:rsidP="00D5630D">
      <w:pPr>
        <w:pStyle w:val="AR6BodyText"/>
        <w:rPr>
          <w:rFonts w:cs="Times New Roman"/>
          <w:color w:val="000000" w:themeColor="text1"/>
          <w:lang w:val="en-GB"/>
        </w:rPr>
      </w:pPr>
    </w:p>
    <w:p w14:paraId="38222F94" w14:textId="2847D0B4" w:rsidR="00E578B9" w:rsidRPr="00D81664" w:rsidRDefault="00E578B9" w:rsidP="00D5630D">
      <w:pPr>
        <w:pStyle w:val="AR6BodyText"/>
        <w:rPr>
          <w:rFonts w:cs="Times New Roman"/>
          <w:color w:val="000000" w:themeColor="text1"/>
          <w:lang w:val="en-GB"/>
        </w:rPr>
      </w:pPr>
      <w:r w:rsidRPr="00D81664">
        <w:rPr>
          <w:rFonts w:cs="Times New Roman"/>
          <w:color w:val="000000" w:themeColor="text1"/>
          <w:lang w:val="en-GB"/>
        </w:rPr>
        <w:t>In the following subsections, we assess the SLCF mitigation and its effects as identified in regional and global studies evaluating past and current air quality and other SLCF regulations (Sections 6.</w:t>
      </w:r>
      <w:r>
        <w:rPr>
          <w:rFonts w:cs="Times New Roman"/>
          <w:color w:val="000000" w:themeColor="text1"/>
          <w:lang w:val="en-GB"/>
        </w:rPr>
        <w:t>6</w:t>
      </w:r>
      <w:r w:rsidRPr="00D81664">
        <w:rPr>
          <w:rFonts w:cs="Times New Roman"/>
          <w:color w:val="000000" w:themeColor="text1"/>
          <w:lang w:val="en-GB"/>
        </w:rPr>
        <w:t>.3.1, 6.</w:t>
      </w:r>
      <w:r>
        <w:rPr>
          <w:rFonts w:cs="Times New Roman"/>
          <w:color w:val="000000" w:themeColor="text1"/>
          <w:lang w:val="en-GB"/>
        </w:rPr>
        <w:t>6</w:t>
      </w:r>
      <w:r w:rsidRPr="00D81664">
        <w:rPr>
          <w:rFonts w:cs="Times New Roman"/>
          <w:color w:val="000000" w:themeColor="text1"/>
          <w:lang w:val="en-GB"/>
        </w:rPr>
        <w:t>.3.2</w:t>
      </w:r>
      <w:ins w:id="4988" w:author="Lucy Cowie" w:date="2021-07-28T17:03:00Z">
        <w:r w:rsidR="00CA6D7A">
          <w:rPr>
            <w:rFonts w:cs="Times New Roman"/>
            <w:color w:val="000000" w:themeColor="text1"/>
            <w:lang w:val="en-GB"/>
          </w:rPr>
          <w:t xml:space="preserve"> and</w:t>
        </w:r>
      </w:ins>
      <w:del w:id="4989" w:author="Lucy Cowie" w:date="2021-07-28T17:03:00Z">
        <w:r w:rsidRPr="00D81664" w:rsidDel="00CA6D7A">
          <w:rPr>
            <w:rFonts w:cs="Times New Roman"/>
            <w:color w:val="000000" w:themeColor="text1"/>
            <w:lang w:val="en-GB"/>
          </w:rPr>
          <w:delText>,</w:delText>
        </w:r>
      </w:del>
      <w:r w:rsidRPr="00D81664">
        <w:rPr>
          <w:rFonts w:cs="Times New Roman"/>
          <w:color w:val="000000" w:themeColor="text1"/>
          <w:lang w:val="en-GB"/>
        </w:rPr>
        <w:t xml:space="preserve"> 6.</w:t>
      </w:r>
      <w:r>
        <w:rPr>
          <w:rFonts w:cs="Times New Roman"/>
          <w:color w:val="000000" w:themeColor="text1"/>
          <w:lang w:val="en-GB"/>
        </w:rPr>
        <w:t>6</w:t>
      </w:r>
      <w:r w:rsidRPr="00D81664">
        <w:rPr>
          <w:rFonts w:cs="Times New Roman"/>
          <w:color w:val="000000" w:themeColor="text1"/>
          <w:lang w:val="en-GB"/>
        </w:rPr>
        <w:t xml:space="preserve">.3.3). Development policies, independent from the CMIP6 assessment framework, including peer-reviewed studies and initiatives like </w:t>
      </w:r>
      <w:ins w:id="4990" w:author="Lucy Cowie" w:date="2021-07-28T17:04:00Z">
        <w:r w:rsidR="0098113F">
          <w:rPr>
            <w:rFonts w:cs="Times New Roman"/>
            <w:color w:val="000000" w:themeColor="text1"/>
            <w:lang w:val="en-GB"/>
          </w:rPr>
          <w:t xml:space="preserve">the United Nations Environment Programme </w:t>
        </w:r>
      </w:ins>
      <w:ins w:id="4991" w:author="Lucy Cowie" w:date="2021-07-28T17:05:00Z">
        <w:r w:rsidR="0098113F">
          <w:rPr>
            <w:rFonts w:cs="Times New Roman"/>
            <w:color w:val="000000" w:themeColor="text1"/>
            <w:lang w:val="en-GB"/>
          </w:rPr>
          <w:t>(</w:t>
        </w:r>
      </w:ins>
      <w:r w:rsidRPr="00D81664">
        <w:rPr>
          <w:rFonts w:cs="Times New Roman"/>
          <w:color w:val="000000" w:themeColor="text1"/>
          <w:lang w:val="en-GB"/>
        </w:rPr>
        <w:t>UNEP</w:t>
      </w:r>
      <w:ins w:id="4992" w:author="Lucy Cowie" w:date="2021-07-28T17:05:00Z">
        <w:r w:rsidR="0098113F">
          <w:rPr>
            <w:rFonts w:cs="Times New Roman"/>
            <w:color w:val="000000" w:themeColor="text1"/>
            <w:lang w:val="en-GB"/>
          </w:rPr>
          <w:t>)</w:t>
        </w:r>
      </w:ins>
      <w:r w:rsidRPr="00D81664">
        <w:rPr>
          <w:rFonts w:cs="Times New Roman"/>
          <w:color w:val="000000" w:themeColor="text1"/>
          <w:lang w:val="en-GB"/>
        </w:rPr>
        <w:t>, analysing win-win climate, air</w:t>
      </w:r>
      <w:ins w:id="4993" w:author="Lucy Cowie" w:date="2021-07-28T17:05:00Z">
        <w:r w:rsidR="00B5011D">
          <w:rPr>
            <w:rFonts w:cs="Times New Roman"/>
            <w:color w:val="000000" w:themeColor="text1"/>
            <w:lang w:val="en-GB"/>
          </w:rPr>
          <w:t>-</w:t>
        </w:r>
      </w:ins>
      <w:del w:id="4994" w:author="Lucy Cowie" w:date="2021-07-28T17:05:00Z">
        <w:r w:rsidRPr="00D81664" w:rsidDel="00B5011D">
          <w:rPr>
            <w:rFonts w:cs="Times New Roman"/>
            <w:color w:val="000000" w:themeColor="text1"/>
            <w:lang w:val="en-GB"/>
          </w:rPr>
          <w:delText xml:space="preserve"> </w:delText>
        </w:r>
      </w:del>
      <w:r w:rsidRPr="00D81664">
        <w:rPr>
          <w:rFonts w:cs="Times New Roman"/>
          <w:color w:val="000000" w:themeColor="text1"/>
          <w:lang w:val="en-GB"/>
        </w:rPr>
        <w:t>quality and SDG</w:t>
      </w:r>
      <w:ins w:id="4995" w:author="Lucy Cowie" w:date="2021-07-28T17:05:00Z">
        <w:r w:rsidR="00B5011D">
          <w:rPr>
            <w:rFonts w:cs="Times New Roman"/>
            <w:color w:val="000000" w:themeColor="text1"/>
            <w:lang w:val="en-GB"/>
          </w:rPr>
          <w:t>-</w:t>
        </w:r>
      </w:ins>
      <w:del w:id="4996" w:author="Lucy Cowie" w:date="2021-07-28T17:05:00Z">
        <w:r w:rsidRPr="00D81664" w:rsidDel="00B5011D">
          <w:rPr>
            <w:rFonts w:cs="Times New Roman"/>
            <w:color w:val="000000" w:themeColor="text1"/>
            <w:lang w:val="en-GB"/>
          </w:rPr>
          <w:delText xml:space="preserve"> </w:delText>
        </w:r>
      </w:del>
      <w:r w:rsidRPr="00D81664">
        <w:rPr>
          <w:rFonts w:cs="Times New Roman"/>
          <w:color w:val="000000" w:themeColor="text1"/>
          <w:lang w:val="en-GB"/>
        </w:rPr>
        <w:t>motivated strategies are discussed in Section 6.</w:t>
      </w:r>
      <w:r>
        <w:rPr>
          <w:rFonts w:cs="Times New Roman"/>
          <w:color w:val="000000" w:themeColor="text1"/>
          <w:lang w:val="en-GB"/>
        </w:rPr>
        <w:t>6</w:t>
      </w:r>
      <w:r w:rsidRPr="00D81664">
        <w:rPr>
          <w:rFonts w:cs="Times New Roman"/>
          <w:color w:val="000000" w:themeColor="text1"/>
          <w:lang w:val="en-GB"/>
        </w:rPr>
        <w:t xml:space="preserve">.3.4. Note that sensitivity studies where impacts of complete removal of particular species are analysed </w:t>
      </w:r>
      <w:r w:rsidRPr="00D81664">
        <w:rPr>
          <w:rFonts w:cs="Times New Roman"/>
          <w:color w:val="000000" w:themeColor="text1"/>
          <w:lang w:val="en-GB"/>
        </w:rPr>
        <w:fldChar w:fldCharType="begin" w:fldLock="1"/>
      </w:r>
      <w:r w:rsidR="00D477C7">
        <w:rPr>
          <w:rFonts w:cs="Times New Roman"/>
          <w:color w:val="000000" w:themeColor="text1"/>
          <w:lang w:val="en-GB"/>
        </w:rPr>
        <w:instrText>ADDIN CSL_CITATION { "citationItems" : [ { "id" : "ITEM-1", "itemData" : { "DOI" : "10.1002/2017GL076079", "ISSN" : "19448007", "abstract" : "Limiting global warming to 1.5 or 2.0\u00b0C requires strong mitigation of anthropogenic greenhouse gas (GHG) emissions. Concurrently, emissions of anthropogenic aerosols will decline, due to coemission with GHG, and measures to improve air quality. However, the combined climate effect of GHG and aerosol emissions over the industrial era is poorly constrained. Here we show the climate impacts from removing present-day anthropogenic aerosol emissions and compare them to the impacts from moderate GHG-dominated global warming. Removing aerosols induces a global mean surface heating of 0.5\u20131.1\u00b0C, and precipitation increase of 2.0\u20134.6%. Extreme weather indices also increase. We find a higher sensitivity of extreme events to aerosol reductions, per degree of surface warming, in particular over the major aerosol emission regions. Under near-term warming, we find that regional climate change will depend strongly on the balance between aerosol and GHG forcing.", "author" : [ { "dropping-particle" : "", "family" : "Samset", "given" : "B. H.", "non-dropping-particle" : "", "parse-names" : false, "suffix" : "" }, { "dropping-particle" : "", "family" : "Sand", "given" : "M.", "non-dropping-particle" : "", "parse-names" : false, "suffix" : "" }, { "dropping-particle" : "", "family" : "Smith", "given" : "C. J.", "non-dropping-particle" : "", "parse-names" : false, "suffix" : "" }, { "dropping-particle" : "", "family" : "Bauer", "given" : "S. E.", "non-dropping-particle" : "", "parse-names" : false, "suffix" : "" }, { "dropping-particle" : "", "family" : "Forster", "given" : "P. M.", "non-dropping-particle" : "", "parse-names" : false, "suffix" : "" }, { "dropping-particle" : "", "family" : "Fuglestvedt", "given" : "J. S.", "non-dropping-particle" : "", "parse-names" : false, "suffix" : "" }, { "dropping-particle" : "", "family" : "Osprey", "given" : "S.", "non-dropping-particle" : "", "parse-names" : false, "suffix" : "" }, { "dropping-particle" : "", "family" : "Schleussner", "given" : "C. F.", "non-dropping-particle" : "", "parse-names" : false, "suffix" : "" } ], "container-title" : "Geophysical Research Letters", "id" : "ITEM-1", "issue" : "2", "issued" : { "date-parts" : [ [ "2018", "1", "8" ] ] }, "note" : "doi: 10.1002/2017GL076079", "page" : "1020-1029", "publisher" : "Wiley-Blackwell", "title" : "Climate Impacts From a Removal of Anthropogenic Aerosol Emissions", "translator" : [ { "dropping-particle" : "", "family" : "G3117", "given" : "", "non-dropping-particle" : "", "parse-names" : false, "suffix" : "" } ], "type" : "article-journal", "volume" : "45" }, "prefix" : "e.g., ", "uris" : [ "http://www.mendeley.com/documents/?uuid=eb2e6954-062d-412a-9bcc-b8bfa0d811b1" ] } ], "mendeley" : { "formattedCitation" : "(e.g., Samset et al., 2018)", "plainTextFormattedCitation" : "(e.g., Samset et al., 2018)", "previouslyFormattedCitation" : "(e.g., Samset et al., 2018)" }, "properties" : { "noteIndex" : 0 }, "schema" : "https://github.com/citation-style-language/schema/raw/master/csl-citation.json" }</w:instrText>
      </w:r>
      <w:r w:rsidRPr="00D81664">
        <w:rPr>
          <w:rFonts w:cs="Times New Roman"/>
          <w:color w:val="000000" w:themeColor="text1"/>
          <w:lang w:val="en-GB"/>
        </w:rPr>
        <w:fldChar w:fldCharType="separate"/>
      </w:r>
      <w:r w:rsidR="00CB33A1">
        <w:rPr>
          <w:rFonts w:cs="Times New Roman"/>
          <w:noProof/>
          <w:color w:val="000000" w:themeColor="text1"/>
          <w:lang w:val="en-GB"/>
        </w:rPr>
        <w:t>(e.g., Samset et al., 2018)</w:t>
      </w:r>
      <w:r w:rsidRPr="00D81664">
        <w:rPr>
          <w:rFonts w:cs="Times New Roman"/>
          <w:color w:val="000000" w:themeColor="text1"/>
          <w:lang w:val="en-GB"/>
        </w:rPr>
        <w:fldChar w:fldCharType="end"/>
      </w:r>
      <w:r w:rsidRPr="00D81664">
        <w:rPr>
          <w:rFonts w:cs="Times New Roman"/>
          <w:color w:val="000000" w:themeColor="text1"/>
          <w:lang w:val="en-GB"/>
        </w:rPr>
        <w:t xml:space="preserve"> </w:t>
      </w:r>
      <w:r w:rsidR="00C50488">
        <w:rPr>
          <w:rFonts w:cs="Times New Roman"/>
          <w:color w:val="000000" w:themeColor="text1"/>
          <w:lang w:val="en-GB"/>
        </w:rPr>
        <w:t>are used sparingly</w:t>
      </w:r>
      <w:r w:rsidRPr="00D81664">
        <w:rPr>
          <w:rFonts w:cs="Times New Roman"/>
          <w:color w:val="000000" w:themeColor="text1"/>
          <w:lang w:val="en-GB"/>
        </w:rPr>
        <w:t xml:space="preserve"> in this assessment. </w:t>
      </w:r>
      <w:r w:rsidRPr="00F60EDA">
        <w:rPr>
          <w:rFonts w:cs="Times New Roman"/>
          <w:color w:val="000000" w:themeColor="text1"/>
          <w:lang w:val="en-GB"/>
        </w:rPr>
        <w:t xml:space="preserve">While such analysis can be useful for assessing the effect of a zero-emission </w:t>
      </w:r>
      <w:r w:rsidRPr="00661696">
        <w:rPr>
          <w:rFonts w:cs="Times New Roman"/>
          <w:color w:val="000000" w:themeColor="text1"/>
          <w:lang w:val="en-GB"/>
        </w:rPr>
        <w:t xml:space="preserve">commitment </w:t>
      </w:r>
      <w:r w:rsidRPr="001D16FD">
        <w:rPr>
          <w:rFonts w:cs="Times New Roman"/>
          <w:color w:val="000000" w:themeColor="text1"/>
          <w:lang w:val="en-GB"/>
        </w:rPr>
        <w:t>(</w:t>
      </w:r>
      <w:del w:id="4997" w:author="Lucy Cowie" w:date="2021-07-28T17:06:00Z">
        <w:r w:rsidRPr="001D16FD" w:rsidDel="00E533DC">
          <w:rPr>
            <w:rFonts w:cs="Times New Roman"/>
            <w:color w:val="000000" w:themeColor="text1"/>
            <w:lang w:val="en-GB"/>
          </w:rPr>
          <w:delText xml:space="preserve">see </w:delText>
        </w:r>
      </w:del>
      <w:r w:rsidRPr="001D16FD">
        <w:rPr>
          <w:rFonts w:cs="Times New Roman"/>
          <w:color w:val="000000" w:themeColor="text1"/>
          <w:lang w:val="en-GB"/>
        </w:rPr>
        <w:t>Chapter 4.7.1.1)</w:t>
      </w:r>
      <w:r w:rsidRPr="00661696">
        <w:rPr>
          <w:rFonts w:cs="Times New Roman"/>
          <w:color w:val="000000" w:themeColor="text1"/>
          <w:lang w:val="en-GB"/>
        </w:rPr>
        <w:t xml:space="preserve">, </w:t>
      </w:r>
      <w:r w:rsidRPr="00F60EDA">
        <w:rPr>
          <w:rFonts w:cs="Times New Roman"/>
          <w:color w:val="000000" w:themeColor="text1"/>
          <w:lang w:val="en-GB"/>
        </w:rPr>
        <w:t>they do not correspond to a realistic SLCF</w:t>
      </w:r>
      <w:ins w:id="4998" w:author="Lucy Cowie" w:date="2021-07-28T17:06:00Z">
        <w:r w:rsidR="00C92190">
          <w:rPr>
            <w:rFonts w:cs="Times New Roman"/>
            <w:color w:val="000000" w:themeColor="text1"/>
            <w:lang w:val="en-GB"/>
          </w:rPr>
          <w:t>-</w:t>
        </w:r>
      </w:ins>
      <w:del w:id="4999" w:author="Lucy Cowie" w:date="2021-07-28T17:06:00Z">
        <w:r w:rsidRPr="00F60EDA" w:rsidDel="00C92190">
          <w:rPr>
            <w:rFonts w:cs="Times New Roman"/>
            <w:color w:val="000000" w:themeColor="text1"/>
            <w:lang w:val="en-GB"/>
          </w:rPr>
          <w:delText xml:space="preserve"> </w:delText>
        </w:r>
      </w:del>
      <w:r w:rsidRPr="00F60EDA">
        <w:rPr>
          <w:rFonts w:cs="Times New Roman"/>
          <w:color w:val="000000" w:themeColor="text1"/>
          <w:lang w:val="en-GB"/>
        </w:rPr>
        <w:t xml:space="preserve">mitigation </w:t>
      </w:r>
      <w:r w:rsidRPr="000C73CD">
        <w:rPr>
          <w:rFonts w:cs="Times New Roman"/>
          <w:color w:val="000000" w:themeColor="text1"/>
          <w:lang w:val="en-GB"/>
        </w:rPr>
        <w:t xml:space="preserve">strategy with plausible pace of implementation and removal of co-emitted species </w:t>
      </w:r>
      <w:r w:rsidRPr="000C73CD">
        <w:rPr>
          <w:rFonts w:cs="Times New Roman"/>
          <w:color w:val="000000" w:themeColor="text1"/>
          <w:lang w:val="en-GB"/>
        </w:rPr>
        <w:fldChar w:fldCharType="begin" w:fldLock="1"/>
      </w:r>
      <w:r w:rsidR="00D477C7">
        <w:rPr>
          <w:rFonts w:cs="Times New Roman"/>
          <w:color w:val="000000" w:themeColor="text1"/>
          <w:lang w:val="en-GB"/>
        </w:rPr>
        <w:instrText>ADDIN CSL_CITATION { "citationItems" : [ { "id" : "ITEM-1", "itemData" : { "DOI" : "10.1038/s41586-019-1554-z", "ISSN" : "14764687", "abstract" : "The combustion of fossil fuels produces emissions of the long-lived greenhouse gas carbon dioxide and of short-lived pollutants, including sulfur dioxide, that contribute to the formation of atmospheric aerosols1. Atmospheric aerosols can cool the climate, masking some of the warming effect that results from the emission of greenhouse gases1. However, aerosol particulates are highly toxic when inhaled, leading to millions of premature deaths per year2,3. The phasing out of unabated fossil-fuel combustion will therefore provide health benefits, but will also reduce the extent to which the warming induced by greenhouse gases is masked by aerosols. Because aerosol levels respond much more rapidly to changes in emissions relative to carbon dioxide, large near-term increases in the magnitude and rate of climate warming are predicted in many idealized studies that typically assume an instantaneous removal of all anthropogenic or fossil-fuel-related emissions1,4\u20139. Here we show that more realistic modelling scenarios do not produce a substantial near-term increase in either the magnitude or the rate of warming, and in fact can lead to a decrease in warming rates within two decades of the start of the fossil-fuel phase-out. Accounting for the time required to transform power generation, industry and transportation leads to gradually increasing and largely offsetting climate impacts of carbon dioxide and sulfur dioxide, with the rate of warming further slowed by reductions in fossil-methane emissions. Our results indicate that even the most aggressive plausible transition to a clean-energy society provides benefits for climate change mitigation and air quality at essentially all decadal to centennial timescales.", "author" : [ { "dropping-particle" : "", "family" : "Shindell", "given" : "Drew T.", "non-dropping-particle" : "", "parse-names" : false, "suffix" : "" }, { "dropping-particle" : "", "family" : "Smith", "given" : "Christopher J.", "non-dropping-particle" : "", "parse-names" : false, "suffix" : "" } ], "container-title" : "Nature", "id" : "ITEM-1", "issue" : "7774", "issued" : { "date-parts" : [ [ "2019" ] ] }, "page" : "408-411", "title" : "Climate and air-quality benefits of a realistic phase-out of fossil fuels", "translator" : [ { "dropping-particle" : "", "family" : "G4277", "given" : "", "non-dropping-particle" : "", "parse-names" : false, "suffix" : "" } ], "type" : "article-journal", "volume" : "573" }, "uris" : [ "http://www.mendeley.com/documents/?uuid=4ea276d9-a66a-4c66-b756-14840f160382" ] } ], "mendeley" : { "formattedCitation" : "(Shindell and Smith, 2019)", "plainTextFormattedCitation" : "(Shindell and Smith, 2019)", "previouslyFormattedCitation" : "(Shindell and Smith, 2019)" }, "properties" : { "noteIndex" : 0 }, "schema" : "https://github.com/citation-style-language/schema/raw/master/csl-citation.json" }</w:instrText>
      </w:r>
      <w:r w:rsidRPr="000C73CD">
        <w:rPr>
          <w:rFonts w:cs="Times New Roman"/>
          <w:color w:val="000000" w:themeColor="text1"/>
          <w:lang w:val="en-GB"/>
        </w:rPr>
        <w:fldChar w:fldCharType="separate"/>
      </w:r>
      <w:r w:rsidR="00CB33A1">
        <w:rPr>
          <w:rFonts w:cs="Times New Roman"/>
          <w:noProof/>
          <w:color w:val="000000" w:themeColor="text1"/>
          <w:lang w:val="en-GB"/>
        </w:rPr>
        <w:t>(Shindell and Smith, 2019)</w:t>
      </w:r>
      <w:r w:rsidRPr="000C73CD">
        <w:rPr>
          <w:rFonts w:cs="Times New Roman"/>
          <w:color w:val="000000" w:themeColor="text1"/>
          <w:lang w:val="en-GB"/>
        </w:rPr>
        <w:fldChar w:fldCharType="end"/>
      </w:r>
      <w:r w:rsidRPr="000C73CD">
        <w:rPr>
          <w:rFonts w:cs="Times New Roman"/>
          <w:color w:val="000000" w:themeColor="text1"/>
          <w:lang w:val="en-GB"/>
        </w:rPr>
        <w:t>.</w:t>
      </w:r>
      <w:r w:rsidRPr="00D81664">
        <w:rPr>
          <w:rFonts w:cs="Times New Roman"/>
          <w:color w:val="000000" w:themeColor="text1"/>
          <w:lang w:val="en-GB"/>
        </w:rPr>
        <w:t xml:space="preserve"> Discussion of climate and air</w:t>
      </w:r>
      <w:ins w:id="5000" w:author="Lucy Cowie" w:date="2021-07-28T17:06:00Z">
        <w:r w:rsidR="00837EA0">
          <w:rPr>
            <w:rFonts w:cs="Times New Roman"/>
            <w:color w:val="000000" w:themeColor="text1"/>
            <w:lang w:val="en-GB"/>
          </w:rPr>
          <w:t>-</w:t>
        </w:r>
      </w:ins>
      <w:del w:id="5001" w:author="Lucy Cowie" w:date="2021-07-28T17:06:00Z">
        <w:r w:rsidRPr="00D81664" w:rsidDel="00837EA0">
          <w:rPr>
            <w:rFonts w:cs="Times New Roman"/>
            <w:color w:val="000000" w:themeColor="text1"/>
            <w:lang w:val="en-GB"/>
          </w:rPr>
          <w:delText xml:space="preserve"> </w:delText>
        </w:r>
      </w:del>
      <w:r w:rsidRPr="00D81664">
        <w:rPr>
          <w:rFonts w:cs="Times New Roman"/>
          <w:color w:val="000000" w:themeColor="text1"/>
          <w:lang w:val="en-GB"/>
        </w:rPr>
        <w:t xml:space="preserve">quality implications of SLCF reductions in SSP scenarios is provided in </w:t>
      </w:r>
      <w:ins w:id="5002" w:author="Lucy Cowie" w:date="2021-07-28T17:06:00Z">
        <w:r w:rsidR="008D3872">
          <w:rPr>
            <w:rFonts w:cs="Times New Roman"/>
            <w:color w:val="000000" w:themeColor="text1"/>
            <w:lang w:val="en-GB"/>
          </w:rPr>
          <w:t>S</w:t>
        </w:r>
      </w:ins>
      <w:del w:id="5003" w:author="Lucy Cowie" w:date="2021-07-28T17:06:00Z">
        <w:r w:rsidRPr="00D81664" w:rsidDel="008D3872">
          <w:rPr>
            <w:rFonts w:cs="Times New Roman"/>
            <w:color w:val="000000" w:themeColor="text1"/>
            <w:lang w:val="en-GB"/>
          </w:rPr>
          <w:delText>s</w:delText>
        </w:r>
      </w:del>
      <w:r w:rsidRPr="00D81664">
        <w:rPr>
          <w:rFonts w:cs="Times New Roman"/>
          <w:color w:val="000000" w:themeColor="text1"/>
          <w:lang w:val="en-GB"/>
        </w:rPr>
        <w:t>ection 6.</w:t>
      </w:r>
      <w:r>
        <w:rPr>
          <w:rFonts w:cs="Times New Roman"/>
          <w:color w:val="000000" w:themeColor="text1"/>
          <w:lang w:val="en-GB"/>
        </w:rPr>
        <w:t>7</w:t>
      </w:r>
      <w:r w:rsidRPr="00D81664">
        <w:rPr>
          <w:rFonts w:cs="Times New Roman"/>
          <w:color w:val="000000" w:themeColor="text1"/>
          <w:lang w:val="en-GB"/>
        </w:rPr>
        <w:t xml:space="preserve">. </w:t>
      </w:r>
    </w:p>
    <w:p w14:paraId="1288101E" w14:textId="77777777" w:rsidR="00E578B9" w:rsidRPr="00D81664" w:rsidRDefault="00E578B9" w:rsidP="00D5630D">
      <w:pPr>
        <w:pStyle w:val="AR6BodyText"/>
        <w:rPr>
          <w:rFonts w:cs="Times New Roman"/>
          <w:color w:val="000000" w:themeColor="text1"/>
          <w:lang w:val="en-GB"/>
        </w:rPr>
      </w:pPr>
    </w:p>
    <w:p w14:paraId="08DF1017" w14:textId="77777777" w:rsidR="00E578B9" w:rsidRPr="00D81664" w:rsidRDefault="00E578B9" w:rsidP="00D5630D">
      <w:pPr>
        <w:pStyle w:val="AR6BodyText"/>
        <w:rPr>
          <w:rFonts w:cs="Times New Roman"/>
          <w:color w:val="000000" w:themeColor="text1"/>
          <w:lang w:val="en-GB"/>
        </w:rPr>
      </w:pPr>
    </w:p>
    <w:p w14:paraId="7078F6E1" w14:textId="592574C0" w:rsidR="00E578B9" w:rsidRPr="00D81664" w:rsidRDefault="00E578B9" w:rsidP="00D5630D">
      <w:pPr>
        <w:pStyle w:val="AR6Chap6Level36111"/>
        <w:rPr>
          <w:rFonts w:cs="Times New Roman"/>
        </w:rPr>
      </w:pPr>
      <w:bookmarkStart w:id="5004" w:name="_Toc30501039"/>
      <w:bookmarkStart w:id="5005" w:name="_Toc70498212"/>
      <w:r w:rsidRPr="00D81664">
        <w:rPr>
          <w:rFonts w:cs="Times New Roman"/>
        </w:rPr>
        <w:t xml:space="preserve">Climate </w:t>
      </w:r>
      <w:ins w:id="5006" w:author="Lucy Cowie" w:date="2021-07-28T17:07:00Z">
        <w:r w:rsidR="001B15CC">
          <w:rPr>
            <w:rFonts w:cs="Times New Roman"/>
          </w:rPr>
          <w:t>R</w:t>
        </w:r>
      </w:ins>
      <w:del w:id="5007" w:author="Lucy Cowie" w:date="2021-07-28T17:07:00Z">
        <w:r w:rsidRPr="00D81664" w:rsidDel="001B15CC">
          <w:rPr>
            <w:rFonts w:cs="Times New Roman"/>
          </w:rPr>
          <w:delText>r</w:delText>
        </w:r>
      </w:del>
      <w:r w:rsidRPr="00D81664">
        <w:rPr>
          <w:rFonts w:cs="Times New Roman"/>
        </w:rPr>
        <w:t xml:space="preserve">esponse to </w:t>
      </w:r>
      <w:ins w:id="5008" w:author="Lucy Cowie" w:date="2021-07-28T17:07:00Z">
        <w:r w:rsidR="001B15CC">
          <w:rPr>
            <w:rFonts w:cs="Times New Roman"/>
          </w:rPr>
          <w:t>P</w:t>
        </w:r>
      </w:ins>
      <w:del w:id="5009" w:author="Lucy Cowie" w:date="2021-07-28T17:07:00Z">
        <w:r w:rsidRPr="00D81664" w:rsidDel="001B15CC">
          <w:rPr>
            <w:rFonts w:cs="Times New Roman"/>
          </w:rPr>
          <w:delText>p</w:delText>
        </w:r>
      </w:del>
      <w:r w:rsidRPr="00D81664">
        <w:rPr>
          <w:rFonts w:cs="Times New Roman"/>
        </w:rPr>
        <w:t xml:space="preserve">ast AQ </w:t>
      </w:r>
      <w:ins w:id="5010" w:author="Lucy Cowie" w:date="2021-07-28T17:07:00Z">
        <w:r w:rsidR="001B15CC">
          <w:rPr>
            <w:rFonts w:cs="Times New Roman"/>
          </w:rPr>
          <w:t>P</w:t>
        </w:r>
      </w:ins>
      <w:del w:id="5011" w:author="Lucy Cowie" w:date="2021-07-28T17:07:00Z">
        <w:r w:rsidRPr="00D81664" w:rsidDel="001B15CC">
          <w:rPr>
            <w:rFonts w:cs="Times New Roman"/>
          </w:rPr>
          <w:delText>p</w:delText>
        </w:r>
      </w:del>
      <w:r w:rsidRPr="00D81664">
        <w:rPr>
          <w:rFonts w:cs="Times New Roman"/>
        </w:rPr>
        <w:t>olicies</w:t>
      </w:r>
      <w:bookmarkEnd w:id="5004"/>
      <w:bookmarkEnd w:id="5005"/>
    </w:p>
    <w:p w14:paraId="6BA3FC3D" w14:textId="77777777" w:rsidR="00E578B9" w:rsidRPr="00D81664" w:rsidRDefault="00E578B9" w:rsidP="00D5630D">
      <w:pPr>
        <w:pStyle w:val="AR6BodyText"/>
        <w:rPr>
          <w:rFonts w:cs="Times New Roman"/>
          <w:lang w:val="en-US" w:eastAsia="en-US"/>
        </w:rPr>
      </w:pPr>
    </w:p>
    <w:p w14:paraId="0D109C96" w14:textId="0337AD61" w:rsidR="00E578B9" w:rsidRPr="00D81664" w:rsidRDefault="00E578B9" w:rsidP="00D5630D">
      <w:pPr>
        <w:pStyle w:val="AR6BodyText"/>
        <w:rPr>
          <w:rFonts w:cs="Times New Roman"/>
          <w:color w:val="000000" w:themeColor="text1"/>
          <w:lang w:val="en-GB"/>
        </w:rPr>
      </w:pPr>
      <w:r w:rsidRPr="006F66A7">
        <w:rPr>
          <w:rFonts w:cs="Times New Roman"/>
          <w:color w:val="000000" w:themeColor="text1"/>
          <w:lang w:val="en-GB"/>
        </w:rPr>
        <w:t>Air</w:t>
      </w:r>
      <w:ins w:id="5012" w:author="Lucy Cowie" w:date="2021-07-28T17:07:00Z">
        <w:r w:rsidR="00F13595">
          <w:rPr>
            <w:rFonts w:cs="Times New Roman"/>
            <w:color w:val="000000" w:themeColor="text1"/>
            <w:lang w:val="en-GB"/>
          </w:rPr>
          <w:t>-</w:t>
        </w:r>
      </w:ins>
      <w:del w:id="5013" w:author="Lucy Cowie" w:date="2021-07-28T17:07:00Z">
        <w:r w:rsidRPr="006F66A7" w:rsidDel="00F13595">
          <w:rPr>
            <w:rFonts w:cs="Times New Roman"/>
            <w:color w:val="000000" w:themeColor="text1"/>
            <w:lang w:val="en-GB"/>
          </w:rPr>
          <w:delText xml:space="preserve"> </w:delText>
        </w:r>
      </w:del>
      <w:r w:rsidRPr="006F66A7">
        <w:rPr>
          <w:rFonts w:cs="Times New Roman"/>
          <w:color w:val="000000" w:themeColor="text1"/>
          <w:lang w:val="en-GB"/>
        </w:rPr>
        <w:t>quality policies emerged several decades ago focusing on emission mitigation</w:t>
      </w:r>
      <w:ins w:id="5014" w:author="Lucy Cowie" w:date="2021-07-28T17:07:00Z">
        <w:r w:rsidR="001C4B97">
          <w:rPr>
            <w:rFonts w:cs="Times New Roman"/>
            <w:color w:val="000000" w:themeColor="text1"/>
            <w:lang w:val="en-GB"/>
          </w:rPr>
          <w:t>,</w:t>
        </w:r>
      </w:ins>
      <w:r w:rsidRPr="006F66A7">
        <w:rPr>
          <w:rFonts w:cs="Times New Roman"/>
          <w:color w:val="000000" w:themeColor="text1"/>
          <w:lang w:val="en-GB"/>
        </w:rPr>
        <w:t xml:space="preserve"> first driven by local</w:t>
      </w:r>
      <w:ins w:id="5015" w:author="Lucy Cowie" w:date="2021-07-28T17:07:00Z">
        <w:r w:rsidR="001C4B97">
          <w:rPr>
            <w:rFonts w:cs="Times New Roman"/>
            <w:color w:val="000000" w:themeColor="text1"/>
            <w:lang w:val="en-GB"/>
          </w:rPr>
          <w:t xml:space="preserve">- </w:t>
        </w:r>
      </w:ins>
      <w:del w:id="5016" w:author="Lucy Cowie" w:date="2021-07-28T17:07:00Z">
        <w:r w:rsidRPr="006F66A7" w:rsidDel="00E0723F">
          <w:rPr>
            <w:rFonts w:cs="Times New Roman"/>
            <w:color w:val="000000" w:themeColor="text1"/>
            <w:lang w:val="en-GB"/>
          </w:rPr>
          <w:delText xml:space="preserve"> </w:delText>
        </w:r>
      </w:del>
      <w:r w:rsidRPr="006F66A7">
        <w:rPr>
          <w:rFonts w:cs="Times New Roman"/>
          <w:color w:val="000000" w:themeColor="text1"/>
          <w:lang w:val="en-GB"/>
        </w:rPr>
        <w:t>then by regional</w:t>
      </w:r>
      <w:ins w:id="5017" w:author="Lucy Cowie" w:date="2021-07-28T17:07:00Z">
        <w:r w:rsidR="001C4B97">
          <w:rPr>
            <w:rFonts w:cs="Times New Roman"/>
            <w:color w:val="000000" w:themeColor="text1"/>
            <w:lang w:val="en-GB"/>
          </w:rPr>
          <w:t>-</w:t>
        </w:r>
      </w:ins>
      <w:del w:id="5018" w:author="Lucy Cowie" w:date="2021-07-28T17:07:00Z">
        <w:r w:rsidRPr="006F66A7" w:rsidDel="001C4B97">
          <w:rPr>
            <w:rFonts w:cs="Times New Roman"/>
            <w:color w:val="000000" w:themeColor="text1"/>
            <w:lang w:val="en-GB"/>
          </w:rPr>
          <w:delText xml:space="preserve"> </w:delText>
        </w:r>
      </w:del>
      <w:r w:rsidRPr="006F66A7">
        <w:rPr>
          <w:rFonts w:cs="Times New Roman"/>
          <w:color w:val="000000" w:themeColor="text1"/>
          <w:lang w:val="en-GB"/>
        </w:rPr>
        <w:t>scale air</w:t>
      </w:r>
      <w:ins w:id="5019" w:author="Lucy Cowie" w:date="2021-07-28T17:07:00Z">
        <w:r w:rsidR="001C4B97">
          <w:rPr>
            <w:rFonts w:cs="Times New Roman"/>
            <w:color w:val="000000" w:themeColor="text1"/>
            <w:lang w:val="en-GB"/>
          </w:rPr>
          <w:t>-</w:t>
        </w:r>
      </w:ins>
      <w:del w:id="5020" w:author="Lucy Cowie" w:date="2021-07-28T17:07:00Z">
        <w:r w:rsidRPr="006F66A7" w:rsidDel="001C4B97">
          <w:rPr>
            <w:rFonts w:cs="Times New Roman"/>
            <w:color w:val="000000" w:themeColor="text1"/>
            <w:lang w:val="en-GB"/>
          </w:rPr>
          <w:delText xml:space="preserve"> </w:delText>
        </w:r>
      </w:del>
      <w:r w:rsidRPr="006F66A7">
        <w:rPr>
          <w:rFonts w:cs="Times New Roman"/>
          <w:color w:val="000000" w:themeColor="text1"/>
          <w:lang w:val="en-GB"/>
        </w:rPr>
        <w:t>quality and ecosystem</w:t>
      </w:r>
      <w:ins w:id="5021" w:author="Lucy Cowie" w:date="2021-07-28T17:08:00Z">
        <w:r w:rsidR="00F642B7">
          <w:rPr>
            <w:rFonts w:cs="Times New Roman"/>
            <w:color w:val="000000" w:themeColor="text1"/>
            <w:lang w:val="en-GB"/>
          </w:rPr>
          <w:t>-</w:t>
        </w:r>
      </w:ins>
      <w:del w:id="5022" w:author="Lucy Cowie" w:date="2021-07-28T17:08:00Z">
        <w:r w:rsidRPr="006F66A7" w:rsidDel="00F642B7">
          <w:rPr>
            <w:rFonts w:cs="Times New Roman"/>
            <w:color w:val="000000" w:themeColor="text1"/>
            <w:lang w:val="en-GB"/>
          </w:rPr>
          <w:delText xml:space="preserve"> </w:delText>
        </w:r>
      </w:del>
      <w:r w:rsidRPr="006F66A7">
        <w:rPr>
          <w:rFonts w:cs="Times New Roman"/>
          <w:color w:val="000000" w:themeColor="text1"/>
          <w:lang w:val="en-GB"/>
        </w:rPr>
        <w:t>damage concerns, that is, health impacts</w:t>
      </w:r>
      <w:del w:id="5023" w:author="Lucy Cowie" w:date="2021-07-28T17:13:00Z">
        <w:r w:rsidRPr="006F66A7" w:rsidDel="00F43748">
          <w:rPr>
            <w:rFonts w:cs="Times New Roman"/>
            <w:color w:val="000000" w:themeColor="text1"/>
            <w:lang w:val="en-GB"/>
          </w:rPr>
          <w:delText xml:space="preserve"> and</w:delText>
        </w:r>
      </w:del>
      <w:ins w:id="5024" w:author="Lucy Cowie" w:date="2021-07-28T17:13:00Z">
        <w:r w:rsidR="00F43748">
          <w:rPr>
            <w:rFonts w:cs="Times New Roman"/>
            <w:color w:val="000000" w:themeColor="text1"/>
            <w:lang w:val="en-GB"/>
          </w:rPr>
          <w:t>,</w:t>
        </w:r>
      </w:ins>
      <w:r w:rsidRPr="006F66A7">
        <w:rPr>
          <w:rFonts w:cs="Times New Roman"/>
          <w:color w:val="000000" w:themeColor="text1"/>
          <w:lang w:val="en-GB"/>
        </w:rPr>
        <w:t xml:space="preserve"> acidification and eutrophication. They have made it possible to reduce or limit pollution exposure in many megacities or highly populated regions</w:t>
      </w:r>
      <w:ins w:id="5025" w:author="Lucy Cowie" w:date="2021-07-28T17:13:00Z">
        <w:r w:rsidR="00967D55">
          <w:rPr>
            <w:rFonts w:cs="Times New Roman"/>
            <w:color w:val="000000" w:themeColor="text1"/>
            <w:lang w:val="en-GB"/>
          </w:rPr>
          <w:t>,</w:t>
        </w:r>
      </w:ins>
      <w:r w:rsidRPr="006F66A7">
        <w:rPr>
          <w:rFonts w:cs="Times New Roman"/>
          <w:color w:val="000000" w:themeColor="text1"/>
          <w:lang w:val="en-GB"/>
        </w:rPr>
        <w:t xml:space="preserve"> </w:t>
      </w:r>
      <w:ins w:id="5026" w:author="Lucy Cowie" w:date="2021-07-28T17:13:00Z">
        <w:r w:rsidR="00967D55">
          <w:rPr>
            <w:rFonts w:cs="Times New Roman"/>
            <w:color w:val="000000" w:themeColor="text1"/>
            <w:lang w:val="en-GB"/>
          </w:rPr>
          <w:t>such as</w:t>
        </w:r>
      </w:ins>
      <w:del w:id="5027" w:author="Lucy Cowie" w:date="2021-07-28T17:13:00Z">
        <w:r w:rsidRPr="006F66A7" w:rsidDel="00967D55">
          <w:rPr>
            <w:rFonts w:cs="Times New Roman"/>
            <w:color w:val="000000" w:themeColor="text1"/>
            <w:lang w:val="en-GB"/>
          </w:rPr>
          <w:delText>e.g.</w:delText>
        </w:r>
      </w:del>
      <w:r w:rsidRPr="006F66A7">
        <w:rPr>
          <w:rFonts w:cs="Times New Roman"/>
          <w:color w:val="000000" w:themeColor="text1"/>
          <w:lang w:val="en-GB"/>
        </w:rPr>
        <w:t xml:space="preserve"> in Los Angeles, Mexico City</w:t>
      </w:r>
      <w:ins w:id="5028" w:author="Lucy Cowie" w:date="2021-07-28T17:13:00Z">
        <w:r w:rsidR="00967D55">
          <w:rPr>
            <w:rFonts w:cs="Times New Roman"/>
            <w:color w:val="000000" w:themeColor="text1"/>
            <w:lang w:val="en-GB"/>
          </w:rPr>
          <w:t xml:space="preserve"> and</w:t>
        </w:r>
      </w:ins>
      <w:del w:id="5029" w:author="Lucy Cowie" w:date="2021-07-28T17:13:00Z">
        <w:r w:rsidRPr="006F66A7" w:rsidDel="00967D55">
          <w:rPr>
            <w:rFonts w:cs="Times New Roman"/>
            <w:color w:val="000000" w:themeColor="text1"/>
            <w:lang w:val="en-GB"/>
          </w:rPr>
          <w:delText>,</w:delText>
        </w:r>
      </w:del>
      <w:r w:rsidRPr="006F66A7">
        <w:rPr>
          <w:rFonts w:cs="Times New Roman"/>
          <w:color w:val="000000" w:themeColor="text1"/>
          <w:lang w:val="en-GB"/>
        </w:rPr>
        <w:t xml:space="preserve"> Houston in North America </w:t>
      </w:r>
      <w:r w:rsidRPr="006F66A7">
        <w:rPr>
          <w:rFonts w:cs="Times New Roman"/>
          <w:color w:val="000000" w:themeColor="text1"/>
          <w:lang w:val="en-GB"/>
        </w:rPr>
        <w:fldChar w:fldCharType="begin" w:fldLock="1"/>
      </w:r>
      <w:r w:rsidR="00D477C7">
        <w:rPr>
          <w:rFonts w:cs="Times New Roman"/>
          <w:color w:val="000000" w:themeColor="text1"/>
          <w:lang w:val="en-GB"/>
        </w:rPr>
        <w:instrText>ADDIN CSL_CITATION { "citationItems" : [ { "id" : "ITEM-1", "itemData" : { "DOI" : "10.1016/j.atmosenv.2011.09.039", "ISBN" : "1352-2310; 1873-2844", "ISSN" : "13522310", "abstract" : "Air quality progress in the North American megacities of Los Angeles, New York, and Mexico City is reviewed, compared, and contrasted. Enormous progress made in North America over the last 5 decades provides a template for other megacities of the world, especially in developing countries, attempting to achieve rapid economic growth without compromising air quality. While the progress to date has been impressive, many challenges remain including the need to improve air quality while simultaneously mitigating climate change. The impact of pollutant emissions from megacities is felt long distances away from the local sources but no policy mechanisms currently exist to mitigate air quality impacts resulting from such pollution transport. \u00a9 2011.", "author" : [ { "dropping-particle" : "", "family" : "Parrish", "given" : "David D.", "non-dropping-particle" : "", "parse-names" : false, "suffix" : "" }, { "dropping-particle" : "", "family" : "Singh", "given" : "Hanwant B.", "non-dropping-particle" : "", "parse-names" : false, "suffix" : "" }, { "dropping-particle" : "", "family" : "Molina", "given" : "Luisa", "non-dropping-particle" : "", "parse-names" : false, "suffix" : "" }, { "dropping-particle" : "", "family" : "Madronich", "given" : "Sasha", "non-dropping-particle" : "", "parse-names" : false, "suffix" : "" } ], "container-title" : "Atmospheric Environment", "id" : "ITEM-1", "issue" : "39", "issued" : { "date-parts" : [ [ "2011" ] ] }, "page" : "7015-7025", "title" : "Air quality progress in North American megacities: A review", "translator" : [ { "dropping-particle" : "", "family" : "G3482", "given" : "", "non-dropping-particle" : "", "parse-names" : false, "suffix" : "" } ], "type" : "article-journal", "volume" : "45" }, "uris" : [ "http://www.mendeley.com/documents/?uuid=5e97a7e8-dde9-40b6-99f5-a750b2456f9f" ] } ], "mendeley" : { "formattedCitation" : "(Parrish et al., 2011)", "manualFormatting" : "(Parrish et al., 2011)", "plainTextFormattedCitation" : "(Parrish et al., 2011)", "previouslyFormattedCitation" : "(Parrish et al., 2011)" }, "properties" : { "noteIndex" : 0 }, "schema" : "https://github.com/citation-style-language/schema/raw/master/csl-citation.json" }</w:instrText>
      </w:r>
      <w:r w:rsidRPr="006F66A7">
        <w:rPr>
          <w:rFonts w:cs="Times New Roman"/>
          <w:color w:val="000000" w:themeColor="text1"/>
          <w:lang w:val="en-GB"/>
        </w:rPr>
        <w:fldChar w:fldCharType="separate"/>
      </w:r>
      <w:r w:rsidR="00CB33A1">
        <w:rPr>
          <w:rFonts w:cs="Times New Roman"/>
          <w:noProof/>
          <w:color w:val="000000" w:themeColor="text1"/>
          <w:lang w:val="en-GB"/>
        </w:rPr>
        <w:t>(Parrish et al., 2011)</w:t>
      </w:r>
      <w:r w:rsidRPr="006F66A7">
        <w:rPr>
          <w:rFonts w:cs="Times New Roman"/>
          <w:color w:val="000000" w:themeColor="text1"/>
          <w:lang w:val="en-GB"/>
        </w:rPr>
        <w:fldChar w:fldCharType="end"/>
      </w:r>
      <w:r w:rsidRPr="006F66A7">
        <w:rPr>
          <w:rFonts w:cs="Times New Roman"/>
          <w:color w:val="000000" w:themeColor="text1"/>
          <w:lang w:val="en-GB"/>
        </w:rPr>
        <w:t xml:space="preserve">, Santiago in Chile </w:t>
      </w:r>
      <w:r w:rsidRPr="006F66A7">
        <w:rPr>
          <w:rFonts w:cs="Times New Roman"/>
          <w:color w:val="000000" w:themeColor="text1"/>
          <w:lang w:val="en-GB"/>
        </w:rPr>
        <w:fldChar w:fldCharType="begin" w:fldLock="1"/>
      </w:r>
      <w:r w:rsidR="00D477C7">
        <w:rPr>
          <w:rFonts w:cs="Times New Roman"/>
          <w:color w:val="000000" w:themeColor="text1"/>
          <w:lang w:val="en-GB"/>
        </w:rPr>
        <w:instrText>ADDIN CSL_CITATION { "citationItems" : [ { "id" : "ITEM-1", "itemData" : { "DOI" : "10.1525/elementa.293", "ISBN" : "2325-1026", "ISSN" : "23251026", "abstract" : "Worldwide, urbanization constitutes a major and growing driver of global change and a distinctive feature of the Anthropocene. Thus, urban development paths present opportunities for technological and societal transformations towards energy efficiency and decarbonization, with benefits for both greenhouse gas (GHG) and air pollution mitigation. This requires a better understanding of the intertwined dynamics of urban energy and land use, emissions, demographics, governance, and societal and biophysical processes. In this study, we address several characteristics of urbanization in Santiago (33.5\u00b0S, 70.5\u00b0W, 500 m a.s.l.), the capital city of Chile. Specifically, we focus on the multiple links between mobility and air quality, describe the evolution of these two aspects over the past 30 years, and review the role scientific knowledge has played in policy-making. We show evidence of how technological measures (e.g., fuel quality, three-way catalytic converters, diesel particle filters) have been successful in decreasing coarse mode aerosol (PM10) concentrations in Santiago despite increasing urbanization (e.g., population, motorization, urban sprawl). However, we also show that such measures will likely be insufficient if behavioral changes do not achieve an increase in the use of public transportation. Our investigation seeks to inform urban development in the Anthropocene, and our results may be useful for other developing countries, particularly in Latin America and the Caribbean where more than 80% of the population is urban.", "author" : [ { "dropping-particle" : "", "family" : "Gallardo", "given" : "Laura", "non-dropping-particle" : "", "parse-names" : false, "suffix" : "" }, { "dropping-particle" : "", "family" : "Barraza", "given" : "Francisco", "non-dropping-particle" : "", "parse-names" : false, "suffix" : "" }, { "dropping-particle" : "", "family" : "Ceballos", "given" : "Andr\u00e9s", "non-dropping-particle" : "", "parse-names" : false, "suffix" : "" }, { "dropping-particle" : "", "family" : "Galleguillos", "given" : "Mauricio", "non-dropping-particle" : "", "parse-names" : false, "suffix" : "" }, { "dropping-particle" : "", "family" : "Huneeus", "given" : "Nicol\u00e1s", "non-dropping-particle" : "", "parse-names" : false, "suffix" : "" }, { "dropping-particle" : "", "family" : "Lambert", "given" : "Fabrice", "non-dropping-particle" : "", "parse-names" : false, "suffix" : "" }, { "dropping-particle" : "", "family" : "Ibarra", "given" : "Cecilia", "non-dropping-particle" : "", "parse-names" : false, "suffix" : "" }, { "dropping-particle" : "", "family" : "Munizaga", "given" : "Marcela", "non-dropping-particle" : "", "parse-names" : false, "suffix" : "" }, { "dropping-particle" : "", "family" : "O'Ryan", "given" : "Ra\u00fal", "non-dropping-particle" : "", "parse-names" : false, "suffix" : "" }, { "dropping-particle" : "", "family" : "Osses", "given" : "Mauricio", "non-dropping-particle" : "", "parse-names" : false, "suffix" : "" }, { "dropping-particle" : "", "family" : "Tolvett", "given" : "Sebasti\u00e1n", "non-dropping-particle" : "", "parse-names" : false, "suffix" : "" }, { "dropping-particle" : "", "family" : "Urquiza", "given" : "Anah\u00ed", "non-dropping-particle" : "", "parse-names" : false, "suffix" : "" }, { "dropping-particle" : "", "family" : "V\u00e9liz", "given" : "Karina D.", "non-dropping-particle" : "", "parse-names" : false, "suffix" : "" } ], "container-title" : "Elementa", "id" : "ITEM-1", "issue" : "1", "issued" : { "date-parts" : [ [ "2018" ] ] }, "page" : "38", "title" : "Evolution of air quality in Santiago: The role of mobility and lessons from the science-policy interface", "translator" : [ { "dropping-particle" : "", "family" : "G3483", "given" : "", "non-dropping-particle" : "", "parse-names" : false, "suffix" : "" } ], "type" : "article-journal", "volume" : "6" }, "uris" : [ "http://www.mendeley.com/documents/?uuid=9c135d90-98e9-49b8-b02e-468baae9c000" ] } ], "mendeley" : { "formattedCitation" : "(Gallardo et al., 2018)", "plainTextFormattedCitation" : "(Gallardo et al., 2018)", "previouslyFormattedCitation" : "(Gallardo et al., 2018)" }, "properties" : { "noteIndex" : 0 }, "schema" : "https://github.com/citation-style-language/schema/raw/master/csl-citation.json" }</w:instrText>
      </w:r>
      <w:r w:rsidRPr="006F66A7">
        <w:rPr>
          <w:rFonts w:cs="Times New Roman"/>
          <w:color w:val="000000" w:themeColor="text1"/>
          <w:lang w:val="en-GB"/>
        </w:rPr>
        <w:fldChar w:fldCharType="separate"/>
      </w:r>
      <w:r w:rsidR="00CB33A1">
        <w:rPr>
          <w:rFonts w:cs="Times New Roman"/>
          <w:noProof/>
          <w:color w:val="000000" w:themeColor="text1"/>
          <w:lang w:val="en-GB"/>
        </w:rPr>
        <w:t>(Gallardo et al., 2018)</w:t>
      </w:r>
      <w:r w:rsidRPr="006F66A7">
        <w:rPr>
          <w:rFonts w:cs="Times New Roman"/>
          <w:color w:val="000000" w:themeColor="text1"/>
          <w:lang w:val="en-GB"/>
        </w:rPr>
        <w:fldChar w:fldCharType="end"/>
      </w:r>
      <w:r w:rsidRPr="006F66A7">
        <w:rPr>
          <w:rFonts w:cs="Times New Roman"/>
          <w:color w:val="000000" w:themeColor="text1"/>
          <w:lang w:val="en-GB"/>
        </w:rPr>
        <w:t xml:space="preserve">, São Paulo in Brazil </w:t>
      </w:r>
      <w:r w:rsidRPr="006F66A7">
        <w:rPr>
          <w:rFonts w:cs="Times New Roman"/>
          <w:color w:val="000000" w:themeColor="text1"/>
          <w:lang w:val="en-GB"/>
        </w:rPr>
        <w:fldChar w:fldCharType="begin" w:fldLock="1"/>
      </w:r>
      <w:r w:rsidR="00D477C7">
        <w:rPr>
          <w:rFonts w:cs="Times New Roman"/>
          <w:color w:val="000000" w:themeColor="text1"/>
          <w:lang w:val="en-GB"/>
        </w:rPr>
        <w:instrText>ADDIN CSL_CITATION { "citationItems" : [ { "id" : "ITEM-1", "itemData" : { "DOI" : "10.1016/j.atmosenv.2017.03.051", "ISSN" : "13522310", "abstract" : "We present a comprehensive review of published results from the last 30 years regarding the sources and atmospheric characteristics of particles and ozone in the Metropolitan Area of S\u00e3o Paulo (MASP). During the last 30 years, many efforts have been made to describe the emissions sources and to analyse the primary and secondary formation of pollutants under a process of increasing urbanisation in the metropolitan area. From the occurrence of frequent violations of air quality standards in the 1970s and 1980s (due to the uncontrolled air pollution sources) to a substantial decrease in the concentrations of the primary pollutants, many regulations have been imposed and enforced, although those concentrations do not yet conform to the World Health Organization guidelines. The greatest challenge currently faced by the S\u00e3o Paulo State Environmental Protection Agency and the local community is controlling secondary pollutants such as ozone and fine particles. Understanding the formation of these secondary pollutants, by experimental or modelling approaches, requires the description of the atmospheric chemical processes driven by biofuel, ethanol and biodiesel emissions. Exposure to air pollution is the cause of many injuries to human health, according to many studies performed not only in the region but also worldwide, and affects susceptible populations such as children and the elderly. The MASP is the biggest megacity in the Southern Hemisphere, and its specifics are important for other urban areas that are facing the challenge of intensive growth that puts pressure on natural resources and worsens the living conditions in urban areas. This text discusses how imposing regulations on air quality and emission sources, mainly related to the transportation sector, has affected the evolution of pollutant concentrations in the MASP.", "author" : [ { "dropping-particle" : "", "family" : "Andrade", "given" : "Maria de Fatima", "non-dropping-particle" : "", "parse-names" : false, "suffix" : "" }, { "dropping-particle" : "", "family" : "Kumar", "given" : "Prashant", "non-dropping-particle" : "", "parse-names" : false, "suffix" : "" }, { "dropping-particle" : "", "family" : "Freitas", "given" : "Edmilson Dias", "non-dropping-particle" : "de", "parse-names" : false, "suffix" : "" }, { "dropping-particle" : "", "family" : "Ynoue", "given" : "Rita Yuri", "non-dropping-particle" : "", "parse-names" : false, "suffix" : "" }, { "dropping-particle" : "", "family" : "Martins", "given" : "Jorge", "non-dropping-particle" : "", "parse-names" : false, "suffix" : "" }, { "dropping-particle" : "", "family" : "Martins", "given" : "Leila D", "non-dropping-particle" : "", "parse-names" : false, "suffix" : "" }, { "dropping-particle" : "", "family" : "Nogueira", "given" : "Thiago", "non-dropping-particle" : "", "parse-names" : false, "suffix" : "" }, { "dropping-particle" : "", "family" : "Perez-Martinez", "given" : "Pedro", "non-dropping-particle" : "", "parse-names" : false, "suffix" : "" }, { "dropping-particle" : "", "family" : "Miranda", "given" : "Regina Maura", "non-dropping-particle" : "de", "parse-names" : false, "suffix" : "" }, { "dropping-particle" : "", "family" : "Albuquerque", "given" : "Taciana", "non-dropping-particle" : "", "parse-names" : false, "suffix" : "" }, { "dropping-particle" : "", "family" : "Gon\u00e7alves", "given" : "Fabio Luiz Teixeira", "non-dropping-particle" : "", "parse-names" : false, "suffix" : "" }, { "dropping-particle" : "", "family" : "Oyama", "given" : "Beatriz", "non-dropping-particle" : "", "parse-names" : false, "suffix" : "" }, { "dropping-particle" : "", "family" : "Zhang", "given" : "Yang", "non-dropping-particle" : "", "parse-names" : false, "suffix" : "" } ], "container-title" : "Atmospheric Environment", "id" : "ITEM-1", "issued" : { "date-parts" : [ [ "2017", "6" ] ] }, "page" : "66-82", "title" : "Air quality in the megacity of S\u00e3o Paulo: Evolution over the last 30 years and future perspectives", "translator" : [ { "dropping-particle" : "", "family" : "G4842", "given" : "", "non-dropping-particle" : "", "parse-names" : false, "suffix" : "" } ], "type" : "article-journal", "volume" : "159" }, "uris" : [ "http://www.mendeley.com/documents/?uuid=d29fbe46-c32f-4845-84c1-18ae6a2bcd49" ] } ], "mendeley" : { "formattedCitation" : "(Andrade et al., 2017)", "plainTextFormattedCitation" : "(Andrade et al., 2017)", "previouslyFormattedCitation" : "(Andrade et al., 2017)" }, "properties" : { "noteIndex" : 0 }, "schema" : "https://github.com/citation-style-language/schema/raw/master/csl-citation.json" }</w:instrText>
      </w:r>
      <w:r w:rsidRPr="006F66A7">
        <w:rPr>
          <w:rFonts w:cs="Times New Roman"/>
          <w:color w:val="000000" w:themeColor="text1"/>
          <w:lang w:val="en-GB"/>
        </w:rPr>
        <w:fldChar w:fldCharType="separate"/>
      </w:r>
      <w:r w:rsidR="00CB33A1">
        <w:rPr>
          <w:rFonts w:cs="Times New Roman"/>
          <w:noProof/>
          <w:color w:val="000000" w:themeColor="text1"/>
          <w:lang w:val="en-GB"/>
        </w:rPr>
        <w:t>(Andrade et al., 2017)</w:t>
      </w:r>
      <w:r w:rsidRPr="006F66A7">
        <w:rPr>
          <w:rFonts w:cs="Times New Roman"/>
          <w:color w:val="000000" w:themeColor="text1"/>
          <w:lang w:val="en-GB"/>
        </w:rPr>
        <w:fldChar w:fldCharType="end"/>
      </w:r>
      <w:r w:rsidRPr="006F66A7">
        <w:rPr>
          <w:rFonts w:cs="Times New Roman"/>
          <w:color w:val="000000" w:themeColor="text1"/>
          <w:lang w:val="en-GB"/>
        </w:rPr>
        <w:t xml:space="preserve">, Europe </w:t>
      </w:r>
      <w:r w:rsidRPr="006F66A7">
        <w:rPr>
          <w:rFonts w:cs="Times New Roman"/>
          <w:color w:val="000000" w:themeColor="text1"/>
          <w:lang w:val="en-GB"/>
        </w:rPr>
        <w:fldChar w:fldCharType="begin" w:fldLock="1"/>
      </w:r>
      <w:r w:rsidR="00D477C7">
        <w:rPr>
          <w:rFonts w:cs="Times New Roman"/>
          <w:color w:val="000000" w:themeColor="text1"/>
          <w:lang w:val="en-GB"/>
        </w:rPr>
        <w:instrText>ADDIN CSL_CITATION { "citationItems" : [ { "id" : "ITEM-1", "itemData" : { "DOI" : "10.5194/acp-16-3825-2016", "author" : [ { "dropping-particle" : "", "family" : "Crippa", "given" : "M", "non-dropping-particle" : "", "parse-names" : false, "suffix" : "" }, { "dropping-particle" : "", "family" : "Janssens-Maenhout", "given" : "G", "non-dropping-particle" : "", "parse-names" : false, "suffix" : "" }, { "dropping-particle" : "", "family" : "Dentener", "given" : "F", "non-dropping-particle" : "", "parse-names" : false, "suffix" : "" }, { "dropping-particle" : "", "family" : "Guizzardi", "given" : "D", "non-dropping-particle" : "", "parse-names" : false, "suffix" : "" }, { "dropping-particle" : "", "family" : "Sindelarova", "given" : "K", "non-dropping-particle" : "", "parse-names" : false, "suffix" : "" }, { "dropping-particle" : "", "family" : "Muntean", "given" : "M", "non-dropping-particle" : "", "parse-names" : false, "suffix" : "" }, { "dropping-particle" : "", "family" : "Dingenen", "given" : "R", "non-dropping-particle" : "Van", "parse-names" : false, "suffix" : "" }, { "dropping-particle" : "", "family" : "Granier", "given" : "C", "non-dropping-particle" : "", "parse-names" : false, "suffix" : "" } ], "container-title" : "Atmospheric Chemistry and Physics", "id" : "ITEM-1", "issue" : "6", "issued" : { "date-parts" : [ [ "2016" ] ] }, "page" : "3825-3841", "title" : "Forty years of improvements in European air quality: regional policy-industry interactions with global impacts", "translator" : [ { "dropping-particle" : "", "family" : "G2996", "given" : "", "non-dropping-particle" : "", "parse-names" : false, "suffix" : "" } ], "type" : "article-journal", "volume" : "16" }, "uris" : [ "http://www.mendeley.com/documents/?uuid=0cbed00a-c043-4f6a-852a-fd12f0b1a024" ] }, { "id" : "ITEM-2", "itemData" : { "DOI" : "10.1016/j.scitotenv.2018.08.059", "ISSN" : "18791026", "abstract" : "To protect human health and the environment (namely ecosystems), international air quality protocols and guidelines, like the Gothenburg protocol (1999) and the 2001 EU Air Quality Directive (NECD), conveyed national emission ceilings for atmospheric pollutants (Directive 2001/81/EC), including the reduction of sulfur (S) and nitrogen (N) emissions by 2010. However, to what degree this expected reduction in emissions had reflections at the ecosystem level (i.e. pollutant levels reaching and impacting ecosystems and their organisms) remains unknown. Here, we used lichens as ecological indicators, together with reported air and precipitation pollutant concentrations, to determine and map the consequences of the S and N atmospheric emission's reduction, during the implementation of the 2001 Directive (in 2002 and 2011), due primarily to the industrial-sector. The study area is a mixed-land-use industrialized Mediterranean agroforest ecosystem, in southwest Europe. The reduction of S emissions (2002\u22122011) was reflected at the ecosystem level, as the same S-declining trend was observed in atmospheric measurement stations and lichens alike (\u221270%), indicating that most S deposited to the ecosystem had an industrial origin. However, this was not the case for N with a slight N-reduction near industrial facilities, but mostly N-deposition in lichens increased in areas dominated by agricultural land-uses. Taken together, these results highlight the importance of going beyond emissions estimation and modeling, to assess the success of the implementation of the NECD in lowering pollutant accumulation in living organisms and their environment. This can only be achieved by measuring pollutant deposition at the ecosystem level (e.g. living organisms). By doing so, we were able to show that the 2001 NECD was successful in reducing S concentrations from Industry, whereas N remains a challenge. Despite the small reduction in N-emissions, deposition into ecosystems did not reflect these changes as agriculture and transport sectors must reduce NH3 and NOx emissions.", "author" : [ { "dropping-particle" : "", "family" : "Serrano", "given" : "Helena Cristina", "non-dropping-particle" : "", "parse-names" : false, "suffix" : "" }, { "dropping-particle" : "", "family" : "Oliveira", "given" : "Maria Alexandra", "non-dropping-particle" : "", "parse-names" : false, "suffix" : "" }, { "dropping-particle" : "", "family" : "Barros", "given" : "Ceres", "non-dropping-particle" : "", "parse-names" : false, "suffix" : "" }, { "dropping-particle" : "", "family" : "Augusto", "given" : "Ana Sofia", "non-dropping-particle" : "", "parse-names" : false, "suffix" : "" }, { "dropping-particle" : "", "family" : "Pereira", "given" : "Maria Jo\u00e3o", "non-dropping-particle" : "", "parse-names" : false, "suffix" : "" }, { "dropping-particle" : "", "family" : "Pinho", "given" : "Pedro", "non-dropping-particle" : "", "parse-names" : false, "suffix" : "" }, { "dropping-particle" : "", "family" : "Branquinho", "given" : "Cristina", "non-dropping-particle" : "", "parse-names" : false, "suffix" : "" } ], "container-title" : "Science of the Total Environment", "id" : "ITEM-2", "issued" : { "date-parts" : [ [ "2019" ] ] }, "page" : "1531-1538", "title" : "Measuring and mapping the effectiveness of the European Air Quality Directive in reducing N and S deposition at the ecosystem level", "translator" : [ { "dropping-particle" : "", "family" : "G4232", "given" : "", "non-dropping-particle" : "", "parse-names" : false, "suffix" : "" } ], "type" : "article-journal", "volume" : "647" }, "uris" : [ "http://www.mendeley.com/documents/?uuid=4752f737-31a2-4b15-b82f-70103df6a251" ] }, { "id" : "ITEM-3", "itemData" : { "DOI" : "10.1126/science.1226514", "ISSN" : "10959203", "abstract" : "Updated air pollution science and policies address human health, ecosystem effects, and climate change in Europe.", "author" : [ { "dropping-particle" : "", "family" : "Reis", "given" : "S.", "non-dropping-particle" : "", "parse-names" : false, "suffix" : "" }, { "dropping-particle" : "", "family" : "Grennfelt", "given" : "P.", "non-dropping-particle" : "", "parse-names" : false, "suffix" : "" }, { "dropping-particle" : "", "family" : "Klimont", "given" : "Z.", "non-dropping-particle" : "", "parse-names" : false, "suffix" : "" }, { "dropping-particle" : "", "family" : "Amann", "given" : "M.", "non-dropping-particle" : "", "parse-names" : false, "suffix" : "" }, { "dropping-particle" : "", "family" : "ApSimon", "given" : "H.", "non-dropping-particle" : "", "parse-names" : false, "suffix" : "" }, { "dropping-particle" : "", "family" : "Hettelingh", "given" : "J. P.", "non-dropping-particle" : "", "parse-names" : false, "suffix" : "" }, { "dropping-particle" : "", "family" : "Holland", "given" : "M.", "non-dropping-particle" : "", "parse-names" : false, "suffix" : "" }, { "dropping-particle" : "", "family" : "LeGall", "given" : "A. C.", "non-dropping-particle" : "", "parse-names" : false, "suffix" : "" }, { "dropping-particle" : "", "family" : "Maas", "given" : "R.", "non-dropping-particle" : "", "parse-names" : false, "suffix" : "" }, { "dropping-particle" : "", "family" : "Posch", "given" : "M.", "non-dropping-particle" : "", "parse-names" : false, "suffix" : "" }, { "dropping-particle" : "", "family" : "Spranger", "given" : "T.", "non-dropping-particle" : "", "parse-names" : false, "suffix" : "" }, { "dropping-particle" : "", "family" : "Sutton", "given" : "M. A.", "non-dropping-particle" : "", "parse-names" : false, "suffix" : "" }, { "dropping-particle" : "", "family" : "Williams", "given" : "M.", "non-dropping-particle" : "", "parse-names" : false, "suffix" : "" } ], "container-title" : "Science", "id" : "ITEM-3", "issue" : "6111", "issued" : { "date-parts" : [ [ "2012" ] ] }, "page" : "1153-1154", "title" : "From acid rain to climate change", "translator" : [ { "dropping-particle" : "", "family" : "G3494", "given" : "", "non-dropping-particle" : "", "parse-names" : false, "suffix" : "" } ], "type" : "article-journal", "volume" : "338" }, "uris" : [ "http://www.mendeley.com/documents/?uuid=e71fe316-f9fe-4a9f-9000-a52c8e047be8" ] } ], "mendeley" : { "formattedCitation" : "(Reis et al., 2012; Crippa et al., 2016; Serrano et al., 2019)", "plainTextFormattedCitation" : "(Reis et al., 2012; Crippa et al., 2016; Serrano et al., 2019)", "previouslyFormattedCitation" : "(Reis et al., 2012; Crippa et al., 2016; Serrano et al., 2019)" }, "properties" : { "noteIndex" : 0 }, "schema" : "https://github.com/citation-style-language/schema/raw/master/csl-citation.json" }</w:instrText>
      </w:r>
      <w:r w:rsidRPr="006F66A7">
        <w:rPr>
          <w:rFonts w:cs="Times New Roman"/>
          <w:color w:val="000000" w:themeColor="text1"/>
          <w:lang w:val="en-GB"/>
        </w:rPr>
        <w:fldChar w:fldCharType="separate"/>
      </w:r>
      <w:r w:rsidR="00CB33A1">
        <w:rPr>
          <w:rFonts w:cs="Times New Roman"/>
          <w:noProof/>
          <w:color w:val="000000" w:themeColor="text1"/>
          <w:lang w:val="en-GB"/>
        </w:rPr>
        <w:t>(Reis et al., 2012; Crippa et al., 2016; Serrano et al., 2019)</w:t>
      </w:r>
      <w:r w:rsidRPr="006F66A7">
        <w:rPr>
          <w:rFonts w:cs="Times New Roman"/>
          <w:color w:val="000000" w:themeColor="text1"/>
          <w:lang w:val="en-GB"/>
        </w:rPr>
        <w:fldChar w:fldCharType="end"/>
      </w:r>
      <w:r w:rsidRPr="006F66A7">
        <w:rPr>
          <w:rFonts w:cs="Times New Roman"/>
          <w:color w:val="000000" w:themeColor="text1"/>
          <w:lang w:val="en-GB"/>
        </w:rPr>
        <w:t xml:space="preserve">, </w:t>
      </w:r>
      <w:r w:rsidRPr="006F66A7">
        <w:rPr>
          <w:rFonts w:cs="Times New Roman"/>
          <w:lang w:val="en-GB"/>
        </w:rPr>
        <w:t xml:space="preserve">and over East Asia during the last decade </w:t>
      </w:r>
      <w:r w:rsidRPr="006F66A7">
        <w:rPr>
          <w:rFonts w:cs="Times New Roman"/>
          <w:lang w:val="en-GB"/>
        </w:rPr>
        <w:fldChar w:fldCharType="begin" w:fldLock="1"/>
      </w:r>
      <w:r w:rsidR="00D477C7">
        <w:rPr>
          <w:rFonts w:cs="Times New Roman"/>
          <w:lang w:val="en-GB"/>
        </w:rPr>
        <w:instrText>ADDIN CSL_CITATION { "citationItems" : [ { "id" : "ITEM-1", "itemData" : { "DOI" : "10.5194/acp-2018-374", "ISSN" : "1680-7375", "abstract" : "Abstract. To tackle the problem of severe air pollution, China has implemented active clean air policies in recent years. As a consequence, the emissions of major air pollutants have decreased and the air quality has substantially improved. Here, we quantified China's anthropogenic emission trends from 2010&amp;ndash;2017 and identified the major driving forces of these trends by using a combination of bottom-up emission inventory and Index Decomposition Analysis (IDA) approaches. The relative change rates of China's anthropogenic emissions during 2010&amp;ndash;2017 are estimated as follows: &amp;minus;62% for SO2, &amp;minus;17% for NOx, &amp;plus;11% for NMVOC, &amp;plus;1% for NH3, &amp;minus;27% for CO, &amp;minus;38% for PM10, &amp;minus;35% for PM2.5, &amp;minus;27% for BC, &amp;minus;35% for OC, and &amp;plus;18% for CO2. The IDA results suggest that emission control measures are the main drivers of this reduction, in which the pollution controls on power plants and industries are the most effective mitigation measures. The emission reduction rates markedly accelerated after the year 2013, confirming the effectiveness of China's Clean Air Action that was implemented in 2013. We estimated that during 2013&amp;ndash;2017, China's anthropogenic emissions decreased by 59% for SO2, 21% for NOx, 23% for CO, 36% for PM10, 33% for PM2.5, 28% for BC, and 32% for OC. NMVOC emissions increased by 11% and NH3 emissions remained stable from 2010&amp;ndash;2017, representing the absence of effective mitigation measures for NMVOC and NH3 in current policies. The relative contributions of different sectors to emissions have significantly changed after several years' implementation of clean air policies, indicating that it is paramount to introduce new policies to enable further emission reductions in the future.", "author" : [ { "dropping-particle" : "", "family" : "Zheng", "given" : "Bo", "non-dropping-particle" : "", "parse-names" : false, "suffix" : "" }, { "dropping-particle" : "", "family" : "Tong", "given" : "Dan", "non-dropping-particle" : "", "parse-names" : false, "suffix" : "" }, { "dropping-particle" : "", "family" : "Li", "given" : "Meng", "non-dropping-particle" : "", "parse-names" : false, "suffix" : "" }, { "dropping-particle" : "", "family" : "Liu", "given" : "Fei", "non-dropping-particle" : "", "parse-names" : false, "suffix" : "" }, { "dropping-particle" : "", "family" : "Hong", "given" : "Chaopeng", "non-dropping-particle" : "", "parse-names" : false, "suffix" : "" }, { "dropping-particle" : "", "family" : "Geng", "given" : "Guannan", "non-dropping-particle" : "", "parse-names" : false, "suffix" : "" }, { "dropping-particle" : "", "family" : "Li", "given" : "Haiyan", "non-dropping-particle" : "", "parse-names" : false, "suffix" : "" }, { "dropping-particle" : "", "family" : "Li", "given" : "Xin", "non-dropping-particle" : "", "parse-names" : false, "suffix" : "" }, { "dropping-particle" : "", "family" : "Peng", "given" : "Liqun", "non-dropping-particle" : "", "parse-names" : false, "suffix" : "" }, { "dropping-particle" : "", "family" : "Qi", "given" : "Ji", "non-dropping-particle" : "", "parse-names" : false, "suffix" : "" }, { "dropping-particle" : "", "family" : "Yan", "given" : "Liu", "non-dropping-particle" : "", "parse-names" : false, "suffix" : "" }, { "dropping-particle" : "", "family" : "Zhang", "given" : "Yuxuan", "non-dropping-particle" : "", "parse-names" : false, "suffix" : "" }, { "dropping-particle" : "", "family" : "Zhao", "given" : "Hongyan", "non-dropping-particle" : "", "parse-names" : false, "suffix" : "" }, { "dropping-particle" : "", "family" : "Zheng", "given" : "Yixuan", "non-dropping-particle" : "", "parse-names" : false, "suffix" : "" }, { "dropping-particle" : "", "family" : "He", "given" : "Kebin", "non-dropping-particle" : "", "parse-names" : false, "suffix" : "" }, { "dropping-particle" : "", "family" : "Zhang", "given" : "Qiang", "non-dropping-particle" : "", "parse-names" : false, "suffix" : "" } ], "container-title" : "Atmospheric Chemistry and Physics", "id" : "ITEM-1", "issued" : { "date-parts" : [ [ "2018" ] ] }, "page" : "14095\u201314111", "title" : "Trends in China's anthropogenic emissions since 2010 as the consequence of clean air actions", "translator" : [ { "dropping-particle" : "", "family" : "G2880", "given" : "", "non-dropping-particle" : "", "parse-names" : false, "suffix" : "" } ], "type" : "article-journal", "volume" : "18" }, "uris" : [ "http://www.mendeley.com/documents/?uuid=264c81cb-b27c-4fa3-9285-946213a2caf5" ] }, { "id" : "ITEM-2", "itemData" : { "DOI" : "10.1088/1748-9326/aae718", "ISSN" : "1748-9326", "abstract" : "China\u2019s rapid industrialisation and urbanisation has led to poor air quality. The Chinese government have responded by introducing policies to reduce emissions and setting ambitious targets for ambient PM2.5, SO2, NO2 and O3 concentrations. Previous satellite and modelling studies indicate that concentrations of these pollutants have begun to decline within the last decade. However, prior to 2012, air quality data from ground-based monitoring stations were difficult to obtain, limited to a few locations in major cities, and often unreliable. Since then, a comprehensive monitoring network, with over 1000 stations across China has been established by the Ministry of Ecology and Environment (MEE). We use a three-year (2015\u20132017) dataset consisting of hourly PM2.5, O3, NO2 and SO2 concentrations obtained from the MEE, combined with similar data from Taiwan and Hong Kong. We find that at 53% and 59% of stations, PM2.5 and SO2 concentrations have decreased significantly, with median rates across all stations of \u22123.4 and \u22121.9 \u03bcg m\u22123 year\u22121 respectively. At 50% of stations, O3 maximum daily 8 h mean (MDA8) concentrations have increased significantly, with median rates across all stations of 4.6 \u03bcg m\u22123 year\u22121. It will be important to understand the relative contribution of changing anthropogenic emissions and meteorology to the changes in air pollution reported here.", "author" : [ { "dropping-particle" : "", "family" : "Silver", "given" : "B", "non-dropping-particle" : "", "parse-names" : false, "suffix" : "" }, { "dropping-particle" : "", "family" : "Reddington", "given" : "C L", "non-dropping-particle" : "", "parse-names" : false, "suffix" : "" }, { "dropping-particle" : "", "family" : "Arnold", "given" : "S R", "non-dropping-particle" : "", "parse-names" : false, "suffix" : "" }, { "dropping-particle" : "V", "family" : "Spracklen", "given" : "D", "non-dropping-particle" : "", "parse-names" : false, "suffix" : "" } ], "container-title" : "Environmental Research Letters", "id" : "ITEM-2", "issue" : "11", "issued" : { "date-parts" : [ [ "2018" ] ] }, "page" : "114012", "publisher" : "IOP Publishing", "title" : "Substantial changes in air pollution across China during 2015\u20132017", "translator" : [ { "dropping-particle" : "", "family" : "G4375", "given" : "", "non-dropping-particle" : "", "parse-names" : false, "suffix" : "" } ], "type" : "article-journal", "volume" : "13" }, "uris" : [ "http://www.mendeley.com/documents/?uuid=10361bc6-db07-4596-b613-b043fc8419ab" ] } ], "mendeley" : { "formattedCitation" : "(Silver et al., 2018; Zheng et al., 2018b)", "plainTextFormattedCitation" : "(Silver et al., 2018; Zheng et al., 2018b)", "previouslyFormattedCitation" : "(Silver et al., 2018; Zheng et al., 2018b)" }, "properties" : { "noteIndex" : 0 }, "schema" : "https://github.com/citation-style-language/schema/raw/master/csl-citation.json" }</w:instrText>
      </w:r>
      <w:r w:rsidRPr="006F66A7">
        <w:rPr>
          <w:rFonts w:cs="Times New Roman"/>
          <w:lang w:val="en-GB"/>
        </w:rPr>
        <w:fldChar w:fldCharType="separate"/>
      </w:r>
      <w:r w:rsidR="00CB33A1">
        <w:rPr>
          <w:rFonts w:cs="Times New Roman"/>
          <w:noProof/>
          <w:lang w:val="en-GB"/>
        </w:rPr>
        <w:t>(Silver et al., 2018; Zheng et al., 2018b)</w:t>
      </w:r>
      <w:r w:rsidRPr="006F66A7">
        <w:rPr>
          <w:rFonts w:cs="Times New Roman"/>
          <w:lang w:val="en-GB"/>
        </w:rPr>
        <w:fldChar w:fldCharType="end"/>
      </w:r>
      <w:r w:rsidRPr="006F66A7">
        <w:rPr>
          <w:rFonts w:cs="Times New Roman"/>
          <w:color w:val="000000" w:themeColor="text1"/>
          <w:lang w:val="en-GB"/>
        </w:rPr>
        <w:t xml:space="preserve">. However, very few studies have quantified the impact of these policies on climate. </w:t>
      </w:r>
      <w:ins w:id="5030" w:author="Lucy Cowie" w:date="2021-07-28T17:14:00Z">
        <w:r w:rsidR="00967D55">
          <w:rPr>
            <w:rFonts w:cs="Times New Roman"/>
            <w:color w:val="000000" w:themeColor="text1"/>
            <w:lang w:val="en-GB"/>
          </w:rPr>
          <w:t xml:space="preserve">The </w:t>
        </w:r>
      </w:ins>
      <w:r w:rsidRPr="00375928">
        <w:rPr>
          <w:rFonts w:cs="Times New Roman"/>
          <w:color w:val="000000" w:themeColor="text1"/>
          <w:lang w:val="en-GB"/>
        </w:rPr>
        <w:t>AR5 concluded that air</w:t>
      </w:r>
      <w:ins w:id="5031" w:author="Lucy Cowie" w:date="2021-07-28T17:14:00Z">
        <w:r w:rsidR="00D36C22">
          <w:rPr>
            <w:rFonts w:cs="Times New Roman"/>
            <w:color w:val="000000" w:themeColor="text1"/>
            <w:lang w:val="en-GB"/>
          </w:rPr>
          <w:t>-</w:t>
        </w:r>
      </w:ins>
      <w:del w:id="5032" w:author="Lucy Cowie" w:date="2021-07-28T17:14:00Z">
        <w:r w:rsidRPr="00375928" w:rsidDel="00D36C22">
          <w:rPr>
            <w:rFonts w:cs="Times New Roman"/>
            <w:color w:val="000000" w:themeColor="text1"/>
            <w:lang w:val="en-GB"/>
          </w:rPr>
          <w:delText xml:space="preserve"> </w:delText>
        </w:r>
      </w:del>
      <w:r w:rsidRPr="00375928">
        <w:rPr>
          <w:rFonts w:cs="Times New Roman"/>
          <w:color w:val="000000" w:themeColor="text1"/>
          <w:lang w:val="en-GB"/>
        </w:rPr>
        <w:t>quality control will have consequences on climate including strong regional variability, however, no estimates of impacts of specific air</w:t>
      </w:r>
      <w:ins w:id="5033" w:author="Lucy Cowie" w:date="2021-07-28T17:15:00Z">
        <w:r w:rsidR="00BC3763">
          <w:rPr>
            <w:rFonts w:cs="Times New Roman"/>
            <w:color w:val="000000" w:themeColor="text1"/>
            <w:lang w:val="en-GB"/>
          </w:rPr>
          <w:t>-</w:t>
        </w:r>
      </w:ins>
      <w:del w:id="5034" w:author="Lucy Cowie" w:date="2021-07-28T17:15:00Z">
        <w:r w:rsidRPr="00375928" w:rsidDel="00BC3763">
          <w:rPr>
            <w:rFonts w:cs="Times New Roman"/>
            <w:color w:val="000000" w:themeColor="text1"/>
            <w:lang w:val="en-GB"/>
          </w:rPr>
          <w:delText xml:space="preserve"> </w:delText>
        </w:r>
      </w:del>
      <w:r w:rsidRPr="00375928">
        <w:rPr>
          <w:rFonts w:cs="Times New Roman"/>
          <w:color w:val="000000" w:themeColor="text1"/>
          <w:lang w:val="en-GB"/>
        </w:rPr>
        <w:t>quality policy were available. Since AR5, few studies have provided estimates of climate</w:t>
      </w:r>
      <w:ins w:id="5035" w:author="Lucy Cowie" w:date="2021-07-28T17:15:00Z">
        <w:r w:rsidR="00BC3763">
          <w:rPr>
            <w:rFonts w:cs="Times New Roman"/>
            <w:color w:val="000000" w:themeColor="text1"/>
            <w:lang w:val="en-GB"/>
          </w:rPr>
          <w:t>-</w:t>
        </w:r>
      </w:ins>
      <w:del w:id="5036" w:author="Lucy Cowie" w:date="2021-07-28T17:15:00Z">
        <w:r w:rsidRPr="00375928" w:rsidDel="00BC3763">
          <w:rPr>
            <w:rFonts w:cs="Times New Roman"/>
            <w:color w:val="000000" w:themeColor="text1"/>
            <w:lang w:val="en-GB"/>
          </w:rPr>
          <w:delText xml:space="preserve"> </w:delText>
        </w:r>
      </w:del>
      <w:r w:rsidRPr="00375928">
        <w:rPr>
          <w:rFonts w:cs="Times New Roman"/>
          <w:color w:val="000000" w:themeColor="text1"/>
          <w:lang w:val="en-GB"/>
        </w:rPr>
        <w:t>relevant indicators affected by significant air pollutant burden changes due to air</w:t>
      </w:r>
      <w:ins w:id="5037" w:author="Lucy Cowie" w:date="2021-07-28T17:15:00Z">
        <w:r w:rsidR="00E73437">
          <w:rPr>
            <w:rFonts w:cs="Times New Roman"/>
            <w:color w:val="000000" w:themeColor="text1"/>
            <w:lang w:val="en-GB"/>
          </w:rPr>
          <w:t>-</w:t>
        </w:r>
      </w:ins>
      <w:del w:id="5038" w:author="Lucy Cowie" w:date="2021-07-28T17:15:00Z">
        <w:r w:rsidRPr="00375928" w:rsidDel="00E73437">
          <w:rPr>
            <w:rFonts w:cs="Times New Roman"/>
            <w:color w:val="000000" w:themeColor="text1"/>
            <w:lang w:val="en-GB"/>
          </w:rPr>
          <w:delText xml:space="preserve"> </w:delText>
        </w:r>
      </w:del>
      <w:r w:rsidRPr="00375928">
        <w:rPr>
          <w:rFonts w:cs="Times New Roman"/>
          <w:color w:val="000000" w:themeColor="text1"/>
          <w:lang w:val="en-GB"/>
        </w:rPr>
        <w:t>quality policy in selected regions.</w:t>
      </w:r>
      <w:r w:rsidRPr="006F66A7">
        <w:rPr>
          <w:rFonts w:cs="Times New Roman"/>
          <w:color w:val="000000" w:themeColor="text1"/>
          <w:lang w:val="en-GB"/>
        </w:rPr>
        <w:t xml:space="preserve"> Turnock et al. </w:t>
      </w:r>
      <w:commentRangeStart w:id="5039"/>
      <w:r w:rsidRPr="006F66A7">
        <w:rPr>
          <w:rFonts w:cs="Times New Roman"/>
          <w:color w:val="000000" w:themeColor="text1"/>
          <w:lang w:val="en-GB"/>
        </w:rPr>
        <w:fldChar w:fldCharType="begin" w:fldLock="1"/>
      </w:r>
      <w:r w:rsidR="00D477C7">
        <w:rPr>
          <w:rFonts w:cs="Times New Roman"/>
          <w:color w:val="000000" w:themeColor="text1"/>
          <w:lang w:val="en-GB"/>
        </w:rPr>
        <w:instrText>ADDIN CSL_CITATION { "citationItems" : [ { "id" : "ITEM-1", "itemData" : { "DOI" : "10.1088/1748-9326/11/2/024010", "ISBN" : "1748-9326", "ISSN" : "17489326", "abstract" : "European air quality legislation has reduced emissions of air pollutants across Europe since the 1970s, affecting air quality, human health and regional climate. We used a coupled composition-climate model to simulate the impacts of European air quality legislation and technology measures implemented between 1970 and 2010. We contrast simulations using two emission scenarios; one with actual emissions in 2010 and the other with emissions that would have occurred in 2010 in the absence of technological improvements and end-of-pipe treatment measures in the energy, industrial and road transport sectors. European emissions of sulphur dioxide, black carbon (BC) and organic carbon in 2010 are 53%, 59% and 32% lower respectively compared to emissions that would have occurred in 2010 in the absence of legislative and technology measures. These emission reductions decreased simulated European annual mean concentrations of fine particulate matter (PM 2.5 ) by 35%, sulphate by 44%, BC by 56% and particulate organic matter by 23%. The reduction in PM 2.5 concentrations is calculated to have prevented 80 000 (37 000\u2013116 000, at 95% confidence intervals) premature deaths annually across the European Union, resulting in a perceived financial benefit to society of US$232 billion annually (1.4% of 2010 EU GDP). The reduction in aerosol concentrations due to legislative and technology measures caused a positive change in the aerosol radiative effect at the top of atmosphere, reduced atmospheric absorption and also increased the amount of solar radiation incident at the surface over Europe. We used an energy budget approximation to estimate that these changes in the radiative balance have increased European annual mean surface temperatures and precipitation by 0.45 \u00b1 0.11 \u00b0C and by 13 \u00b1 0.8 mm yr \u22121 respectively. Our results show that the implementation of European legislation and technological improvements to reduce the emission of air pollutants has improved air quality and human health over Europe, as well as having an unintended impact on the regional radiative balance and climate.", "author" : [ { "dropping-particle" : "", "family" : "Turnock", "given" : "S. T.", "non-dropping-particle" : "", "parse-names" : false, "suffix" : "" }, { "dropping-particle" : "", "family" : "Butt", "given" : "E. W.", "non-dropping-particle" : "", "parse-names" : false, "suffix" : "" }, { "dropping-particle" : "", "family" : "Richardson", "given" : "T. B.", "non-dropping-particle" : "", "parse-names" : false, "suffix" : "" }, { "dropping-particle" : "", "family" : "Mann", "given" : "G. W.", "non-dropping-particle" : "", "parse-names" : false, "suffix" : "" }, { "dropping-particle" : "", "family" : "Reddington", "given" : "C. L.", "non-dropping-particle" : "", "parse-names" : false, "suffix" : "" }, { "dropping-particle" : "", "family" : "Forster", "given" : "P. M.", "non-dropping-particle" : "", "parse-names" : false, "suffix" : "" }, { "dropping-particle" : "", "family" : "Haywood", "given" : "J.", "non-dropping-particle" : "", "parse-names" : false, "suffix" : "" }, { "dropping-particle" : "", "family" : "Crippa", "given" : "M.", "non-dropping-particle" : "", "parse-names" : false, "suffix" : "" }, { "dropping-particle" : "", "family" : "Janssens-Maenhout", "given" : "G.", "non-dropping-particle" : "", "parse-names" : false, "suffix" : "" }, { "dropping-particle" : "", "family" : "Johnson", "given" : "C. E.", "non-dropping-particle" : "", "parse-names" : false, "suffix" : "" }, { "dropping-particle" : "", "family" : "Bellouin", "given" : "N.", "non-dropping-particle" : "", "parse-names" : false, "suffix" : "" }, { "dropping-particle" : "", "family" : "Carslaw", "given" : "K. S.", "non-dropping-particle" : "", "parse-names" : false, "suffix" : "" }, { "dropping-particle" : "V.", "family" : "Spracklen", "given" : "D.", "non-dropping-particle" : "", "parse-names" : false, "suffix" : "" } ], "container-title" : "Environmental Research Letters", "id" : "ITEM-1", "issue" : "2", "issued" : { "date-parts" : [ [ "2016" ] ] }, "title" : "The impact of European legislative and technology measures to reduce air pollutants on air quality, human health and climate", "translator" : [ { "dropping-particle" : "", "family" : "G2850", "given" : "", "non-dropping-particle" : "", "parse-names" : false, "suffix" : "" } ], "type" : "article-journal", "volume" : "11" }, "suppress-author" : 1, "uris" : [ "http://www.mendeley.com/documents/?uuid=e8343756-dd65-34a9-a4e9-fbe36ad5f28d" ] } ], "mendeley" : { "formattedCitation" : "(2016)", "plainTextFormattedCitation" : "(2016)", "previouslyFormattedCitation" : "(2016)" }, "properties" : { "noteIndex" : 0 }, "schema" : "https://github.com/citation-style-language/schema/raw/master/csl-citation.json" }</w:instrText>
      </w:r>
      <w:r w:rsidRPr="006F66A7">
        <w:rPr>
          <w:rFonts w:cs="Times New Roman"/>
          <w:color w:val="000000" w:themeColor="text1"/>
          <w:lang w:val="en-GB"/>
        </w:rPr>
        <w:fldChar w:fldCharType="separate"/>
      </w:r>
      <w:r w:rsidR="00CB33A1">
        <w:rPr>
          <w:rFonts w:cs="Times New Roman"/>
          <w:noProof/>
          <w:color w:val="000000" w:themeColor="text1"/>
          <w:lang w:val="en-GB"/>
        </w:rPr>
        <w:t>(2016)</w:t>
      </w:r>
      <w:r w:rsidRPr="006F66A7">
        <w:rPr>
          <w:rFonts w:cs="Times New Roman"/>
          <w:color w:val="000000" w:themeColor="text1"/>
          <w:lang w:val="en-GB"/>
        </w:rPr>
        <w:fldChar w:fldCharType="end"/>
      </w:r>
      <w:commentRangeEnd w:id="5039"/>
      <w:r w:rsidR="00CB33A1">
        <w:rPr>
          <w:rStyle w:val="Marquedecommentaire"/>
        </w:rPr>
        <w:commentReference w:id="5039"/>
      </w:r>
      <w:r w:rsidRPr="006F66A7">
        <w:rPr>
          <w:rFonts w:cs="Times New Roman"/>
          <w:color w:val="000000" w:themeColor="text1"/>
          <w:lang w:val="en-GB"/>
        </w:rPr>
        <w:t xml:space="preserve"> estimated that the strong decrease in </w:t>
      </w:r>
      <w:r w:rsidRPr="006F66A7">
        <w:rPr>
          <w:rFonts w:eastAsiaTheme="majorEastAsia" w:cs="Times New Roman"/>
          <w:color w:val="000000" w:themeColor="text1"/>
          <w:lang w:val="en-GB"/>
        </w:rPr>
        <w:t>NO</w:t>
      </w:r>
      <w:r w:rsidRPr="00294C08">
        <w:rPr>
          <w:rFonts w:eastAsiaTheme="majorEastAsia" w:cs="Times New Roman"/>
          <w:iCs/>
          <w:color w:val="000000" w:themeColor="text1"/>
          <w:vertAlign w:val="subscript"/>
          <w:lang w:val="en-GB"/>
          <w:rPrChange w:id="5040" w:author="Lucy Cowie" w:date="2021-07-28T17:15:00Z">
            <w:rPr>
              <w:rFonts w:eastAsiaTheme="majorEastAsia" w:cs="Times New Roman"/>
              <w:i/>
              <w:color w:val="000000" w:themeColor="text1"/>
              <w:vertAlign w:val="subscript"/>
              <w:lang w:val="en-GB"/>
            </w:rPr>
          </w:rPrChange>
        </w:rPr>
        <w:t>x</w:t>
      </w:r>
      <w:r w:rsidRPr="006F66A7">
        <w:rPr>
          <w:rFonts w:cs="Times New Roman"/>
          <w:color w:val="000000" w:themeColor="text1"/>
          <w:lang w:val="en-GB"/>
        </w:rPr>
        <w:t>, SO</w:t>
      </w:r>
      <w:r w:rsidRPr="006F66A7">
        <w:rPr>
          <w:rFonts w:cs="Times New Roman"/>
          <w:color w:val="000000" w:themeColor="text1"/>
          <w:vertAlign w:val="subscript"/>
          <w:lang w:val="en-GB"/>
        </w:rPr>
        <w:t>2</w:t>
      </w:r>
      <w:r w:rsidRPr="006F66A7">
        <w:rPr>
          <w:rFonts w:cs="Times New Roman"/>
          <w:color w:val="000000" w:themeColor="text1"/>
          <w:lang w:val="en-GB"/>
        </w:rPr>
        <w:t xml:space="preserve"> and PM</w:t>
      </w:r>
      <w:r w:rsidRPr="006F66A7">
        <w:rPr>
          <w:rFonts w:cs="Times New Roman"/>
          <w:color w:val="000000" w:themeColor="text1"/>
          <w:vertAlign w:val="subscript"/>
          <w:lang w:val="en-GB"/>
        </w:rPr>
        <w:t>2.5</w:t>
      </w:r>
      <w:r w:rsidRPr="006F66A7">
        <w:rPr>
          <w:rFonts w:cs="Times New Roman"/>
          <w:color w:val="000000" w:themeColor="text1"/>
          <w:lang w:val="en-GB"/>
        </w:rPr>
        <w:t xml:space="preserve"> emissions in Europe, induced by air</w:t>
      </w:r>
      <w:ins w:id="5041" w:author="Lucy Cowie" w:date="2021-07-28T17:15:00Z">
        <w:r w:rsidR="00294C08">
          <w:rPr>
            <w:rFonts w:cs="Times New Roman"/>
            <w:color w:val="000000" w:themeColor="text1"/>
            <w:lang w:val="en-GB"/>
          </w:rPr>
          <w:t>-</w:t>
        </w:r>
      </w:ins>
      <w:del w:id="5042" w:author="Lucy Cowie" w:date="2021-07-28T17:15:00Z">
        <w:r w:rsidRPr="006F66A7" w:rsidDel="00294C08">
          <w:rPr>
            <w:rFonts w:cs="Times New Roman"/>
            <w:color w:val="000000" w:themeColor="text1"/>
            <w:lang w:val="en-GB"/>
          </w:rPr>
          <w:delText xml:space="preserve"> </w:delText>
        </w:r>
      </w:del>
      <w:r w:rsidRPr="006F66A7">
        <w:rPr>
          <w:rFonts w:cs="Times New Roman"/>
          <w:color w:val="000000" w:themeColor="text1"/>
          <w:lang w:val="en-GB"/>
        </w:rPr>
        <w:t xml:space="preserve">quality policies resulting in </w:t>
      </w:r>
      <w:r w:rsidRPr="006F66A7">
        <w:rPr>
          <w:rFonts w:cs="Times New Roman"/>
          <w:color w:val="000000" w:themeColor="text1"/>
          <w:lang w:val="en-GB"/>
        </w:rPr>
        <w:lastRenderedPageBreak/>
        <w:t>implementation of abatement measures since the 1970s, have caused a surface warming of +0.45</w:t>
      </w:r>
      <w:ins w:id="5043" w:author="Lucy Cowie" w:date="2021-07-28T17:16:00Z">
        <w:r w:rsidR="00F843D4" w:rsidRPr="006F66A7">
          <w:rPr>
            <w:rFonts w:cs="Times New Roman"/>
            <w:color w:val="000000" w:themeColor="text1"/>
            <w:lang w:val="en-GB"/>
          </w:rPr>
          <w:t>°C</w:t>
        </w:r>
        <w:r w:rsidR="00F843D4">
          <w:rPr>
            <w:rFonts w:cs="Times New Roman"/>
            <w:color w:val="000000" w:themeColor="text1"/>
            <w:lang w:val="en-GB"/>
          </w:rPr>
          <w:t xml:space="preserve"> </w:t>
        </w:r>
      </w:ins>
      <w:r w:rsidRPr="006F66A7">
        <w:rPr>
          <w:rFonts w:cs="Times New Roman"/>
          <w:color w:val="000000" w:themeColor="text1"/>
          <w:lang w:val="en-GB"/>
        </w:rPr>
        <w:t>±</w:t>
      </w:r>
      <w:ins w:id="5044" w:author="Lucy Cowie" w:date="2021-07-28T17:16:00Z">
        <w:r w:rsidR="00F843D4">
          <w:rPr>
            <w:rFonts w:cs="Times New Roman"/>
            <w:color w:val="000000" w:themeColor="text1"/>
            <w:lang w:val="en-GB"/>
          </w:rPr>
          <w:t xml:space="preserve"> </w:t>
        </w:r>
      </w:ins>
      <w:r w:rsidRPr="006F66A7">
        <w:rPr>
          <w:rFonts w:cs="Times New Roman"/>
          <w:color w:val="000000" w:themeColor="text1"/>
          <w:lang w:val="en-GB"/>
        </w:rPr>
        <w:t>0.11°C and increase of precipitation +13</w:t>
      </w:r>
      <w:ins w:id="5045" w:author="Lucy Cowie" w:date="2021-07-28T17:16:00Z">
        <w:r w:rsidR="00F843D4">
          <w:rPr>
            <w:rFonts w:cs="Times New Roman"/>
            <w:color w:val="000000" w:themeColor="text1"/>
            <w:lang w:val="en-GB"/>
          </w:rPr>
          <w:t xml:space="preserve"> </w:t>
        </w:r>
      </w:ins>
      <w:r w:rsidRPr="006F66A7">
        <w:rPr>
          <w:rFonts w:cs="Times New Roman"/>
          <w:color w:val="000000" w:themeColor="text1"/>
          <w:lang w:val="en-GB"/>
        </w:rPr>
        <w:t>±</w:t>
      </w:r>
      <w:ins w:id="5046" w:author="Lucy Cowie" w:date="2021-07-28T17:16:00Z">
        <w:r w:rsidR="00F843D4">
          <w:rPr>
            <w:rFonts w:cs="Times New Roman"/>
            <w:color w:val="000000" w:themeColor="text1"/>
            <w:lang w:val="en-GB"/>
          </w:rPr>
          <w:t xml:space="preserve"> </w:t>
        </w:r>
      </w:ins>
      <w:r w:rsidRPr="006F66A7">
        <w:rPr>
          <w:rFonts w:cs="Times New Roman"/>
          <w:color w:val="000000" w:themeColor="text1"/>
          <w:lang w:val="en-GB"/>
        </w:rPr>
        <w:t>0.8 mm yr</w:t>
      </w:r>
      <w:ins w:id="5047" w:author="Lucy Cowie" w:date="2021-07-28T17:16:00Z">
        <w:r w:rsidR="00F843D4">
          <w:rPr>
            <w:rFonts w:cs="Times New Roman"/>
            <w:color w:val="000000" w:themeColor="text1"/>
            <w:vertAlign w:val="superscript"/>
            <w:lang w:val="en-GB"/>
          </w:rPr>
          <w:t>–</w:t>
        </w:r>
      </w:ins>
      <w:del w:id="5048" w:author="Lucy Cowie" w:date="2021-07-28T17:16:00Z">
        <w:r w:rsidRPr="006F66A7" w:rsidDel="00F843D4">
          <w:rPr>
            <w:rFonts w:cs="Times New Roman"/>
            <w:color w:val="000000" w:themeColor="text1"/>
            <w:vertAlign w:val="superscript"/>
            <w:lang w:val="en-GB"/>
          </w:rPr>
          <w:delText>-</w:delText>
        </w:r>
      </w:del>
      <w:r w:rsidRPr="006F66A7">
        <w:rPr>
          <w:rFonts w:cs="Times New Roman"/>
          <w:color w:val="000000" w:themeColor="text1"/>
          <w:vertAlign w:val="superscript"/>
          <w:lang w:val="en-GB"/>
        </w:rPr>
        <w:t xml:space="preserve">1 </w:t>
      </w:r>
      <w:r w:rsidRPr="006F66A7">
        <w:rPr>
          <w:rFonts w:cs="Times New Roman"/>
          <w:color w:val="000000" w:themeColor="text1"/>
          <w:lang w:val="en-GB"/>
        </w:rPr>
        <w:t xml:space="preserve">over Europe, compared to the scenario without such policies. </w:t>
      </w:r>
      <w:r w:rsidRPr="00375928">
        <w:rPr>
          <w:rFonts w:cs="Times New Roman"/>
          <w:color w:val="000000" w:themeColor="text1"/>
          <w:lang w:val="en-GB"/>
        </w:rPr>
        <w:t xml:space="preserve">While the temperature increase is likely overestimated since the impact of </w:t>
      </w:r>
      <w:ins w:id="5049" w:author="Lucy Cowie" w:date="2021-07-28T17:16:00Z">
        <w:r w:rsidR="00F843D4">
          <w:rPr>
            <w:rFonts w:cs="Times New Roman"/>
            <w:color w:val="000000" w:themeColor="text1"/>
            <w:lang w:val="en-GB"/>
          </w:rPr>
          <w:t xml:space="preserve">the </w:t>
        </w:r>
      </w:ins>
      <w:r w:rsidRPr="00375928">
        <w:rPr>
          <w:rFonts w:cs="Times New Roman"/>
          <w:color w:val="000000" w:themeColor="text1"/>
          <w:lang w:val="en-GB"/>
        </w:rPr>
        <w:t>increase in ammonium nitrate was not considered in this study, the simulated European all-sky TOA radiative effect of the European air pollutant mitigation over the period 1970</w:t>
      </w:r>
      <w:ins w:id="5050" w:author="Lucy Cowie" w:date="2021-07-28T17:17:00Z">
        <w:r w:rsidR="00D0749A">
          <w:rPr>
            <w:rFonts w:cs="Times New Roman"/>
            <w:color w:val="000000" w:themeColor="text1"/>
            <w:lang w:val="en-GB"/>
          </w:rPr>
          <w:t>–</w:t>
        </w:r>
      </w:ins>
      <w:del w:id="5051" w:author="Lucy Cowie" w:date="2021-07-28T17:17:00Z">
        <w:r w:rsidRPr="00375928" w:rsidDel="00D0749A">
          <w:rPr>
            <w:rFonts w:cs="Times New Roman"/>
            <w:color w:val="000000" w:themeColor="text1"/>
            <w:lang w:val="en-GB"/>
          </w:rPr>
          <w:delText>-</w:delText>
        </w:r>
      </w:del>
      <w:r w:rsidRPr="00375928">
        <w:rPr>
          <w:rFonts w:cs="Times New Roman"/>
          <w:color w:val="000000" w:themeColor="text1"/>
          <w:lang w:val="en-GB"/>
        </w:rPr>
        <w:t>2009 is 2.5 times the change in global mean CO</w:t>
      </w:r>
      <w:r w:rsidRPr="00375928">
        <w:rPr>
          <w:rFonts w:cs="Times New Roman"/>
          <w:color w:val="000000" w:themeColor="text1"/>
          <w:vertAlign w:val="subscript"/>
          <w:lang w:val="en-GB"/>
        </w:rPr>
        <w:t>2</w:t>
      </w:r>
      <w:r w:rsidRPr="00375928">
        <w:rPr>
          <w:rFonts w:cs="Times New Roman"/>
          <w:color w:val="000000" w:themeColor="text1"/>
          <w:lang w:val="en-GB"/>
        </w:rPr>
        <w:t xml:space="preserve"> radiative forcing over the same period</w:t>
      </w:r>
      <w:r w:rsidRPr="006F66A7">
        <w:rPr>
          <w:rFonts w:cs="Times New Roman"/>
          <w:color w:val="000000" w:themeColor="text1"/>
          <w:lang w:val="en-GB"/>
        </w:rPr>
        <w:t xml:space="preserve"> </w:t>
      </w:r>
      <w:r w:rsidRPr="006F66A7">
        <w:rPr>
          <w:rFonts w:cs="Times New Roman"/>
          <w:color w:val="000000" w:themeColor="text1"/>
          <w:lang w:val="en-GB"/>
        </w:rPr>
        <w:fldChar w:fldCharType="begin" w:fldLock="1"/>
      </w:r>
      <w:r w:rsidR="00D477C7">
        <w:rPr>
          <w:rFonts w:cs="Times New Roman"/>
          <w:color w:val="000000" w:themeColor="text1"/>
          <w:lang w:val="en-GB"/>
        </w:rPr>
        <w:instrText>ADDIN CSL_CITATION { "citationItems" : [ { "id" : "ITEM-1", "itemData" : { "DOI" : "10.1017/CBO9781107415324.018", "ISBN" : "9781107661820", "author" : [ { "dropping-particle" : "", "family" : "Myhre", "given" : "Gunnar", "non-dropping-particle" : "", "parse-names" : false, "suffix" : "" }, { "dropping-particle" : "", "family" : "Shindell", "given" : "Drew", "non-dropping-particle" : "", "parse-names" : false, "suffix" : "" }, { "dropping-particle" : "", "family" : "Br\u00e9on", "given" : "Francois-Marie", "non-dropping-particle" : "", "parse-names" : false, "suffix" : "" }, { "dropping-particle" : "", "family" : "Collins", "given" : "William", "non-dropping-particle" : "", "parse-names" : false, "suffix" : "" }, { "dropping-particle" : "", "family" : "Fuglestvedt", "given" : "Jan", "non-dropping-particle" : "", "parse-names" : false, "suffix" : "" }, { "dropping-particle" : "", "family" : "Huang", "given" : "Jianping", "non-dropping-particle" : "", "parse-names" : false, "suffix" : "" }, { "dropping-particle" : "", "family" : "Koch", "given" : "Dorothy", "non-dropping-particle" : "", "parse-names" : false, "suffix" : "" }, { "dropping-particle" : "", "family" : "Lamarque", "given" : "Jean-Francois", "non-dropping-particle" : "", "parse-names" : false, "suffix" : "" }, { "dropping-particle" : "", "family" : "Lee", "given" : "David", "non-dropping-particle" : "", "parse-names" : false, "suffix" : "" }, { "dropping-particle" : "", "family" : "Mendoza", "given" : "Blanca", "non-dropping-particle" : "", "parse-names" : false, "suffix" : "" }, { "dropping-particle" : "", "family" : "Nakajima", "given" : "Teruyuki", "non-dropping-particle" : "", "parse-names" : false, "suffix" : "" }, { "dropping-particle" : "", "family" : "Robock", "given" : "Alan", "non-dropping-particle" : "", "parse-names" : false, "suffix" : "" }, { "dropping-particle" : "", "family" : "Stephens", "given" : "Graeme", "non-dropping-particle" : "", "parse-names" : false, "suffix" : "" }, { "dropping-particle" : "", "family" : "Takemura", "given" : "Toshihiko", "non-dropping-particle" : "", "parse-names" : false, "suffix" : "" }, { "dropping-particle" : "", "family" : "Zhang", "given" : "Hua", "non-dropping-particle" : "", "parse-names" : false, "suffix" : "" } ], "chapter-number" : "8",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"genre" : "Book Section", "id" : "ITEM-1", "issued" : { "date-parts" : [ [ "2013" ] ] }, "page" : "659-740", "publisher" : "Cambridge University Press", "publisher-place" : "Cambridge, United Kingdom and New York, NY, USA", "title" : "Anthropogenic and Natural Radiative Forcing", "translator" : [ { "dropping-particle" : "", "family" : "G5425", "given" : "Rt13", "non-dropping-particle" : "", "parse-names" : false, "suffix" : "" } ], "type" : "chapter" }, "uris" : [ "http://www.mendeley.com/documents/?uuid=b9eebf76-21a6-4bbc-b69a-7f5fffcf0153" ] } ], "mendeley" : { "formattedCitation" : "(Myhre et al., 2013)", "plainTextFormattedCitation" : "(Myhre et al., 2013)", "previouslyFormattedCitation" : "(Myhre et al., 2013)" }, "properties" : { "noteIndex" : 0 }, "schema" : "https://github.com/citation-style-language/schema/raw/master/csl-citation.json" }</w:instrText>
      </w:r>
      <w:r w:rsidRPr="006F66A7">
        <w:rPr>
          <w:rFonts w:cs="Times New Roman"/>
          <w:color w:val="000000" w:themeColor="text1"/>
          <w:lang w:val="en-GB"/>
        </w:rPr>
        <w:fldChar w:fldCharType="separate"/>
      </w:r>
      <w:r w:rsidR="00CB33A1">
        <w:rPr>
          <w:rFonts w:cs="Times New Roman"/>
          <w:noProof/>
          <w:color w:val="000000" w:themeColor="text1"/>
          <w:lang w:val="en-GB"/>
        </w:rPr>
        <w:t>(Myhre et al., 2013)</w:t>
      </w:r>
      <w:r w:rsidRPr="006F66A7">
        <w:rPr>
          <w:rFonts w:cs="Times New Roman"/>
          <w:color w:val="000000" w:themeColor="text1"/>
          <w:lang w:val="en-GB"/>
        </w:rPr>
        <w:fldChar w:fldCharType="end"/>
      </w:r>
      <w:r w:rsidRPr="006F66A7">
        <w:rPr>
          <w:rFonts w:cs="Times New Roman"/>
          <w:color w:val="000000" w:themeColor="text1"/>
          <w:lang w:val="en-GB"/>
        </w:rPr>
        <w:t xml:space="preserve">. Other studies found that the recent measures to reduce pollution over China have induced a decrease of aerosols and increase of ozone over east China </w:t>
      </w:r>
      <w:commentRangeStart w:id="5052"/>
      <w:r w:rsidRPr="006F66A7">
        <w:rPr>
          <w:rFonts w:cs="Times New Roman"/>
          <w:color w:val="000000" w:themeColor="text1"/>
          <w:lang w:val="en-GB"/>
        </w:rPr>
        <w:fldChar w:fldCharType="begin" w:fldLock="1"/>
      </w:r>
      <w:ins w:id="5053" w:author="Robin Matthews" w:date="2021-07-08T17:33:00Z">
        <w:r w:rsidR="0002695E">
          <w:rPr>
            <w:rFonts w:cs="Times New Roman"/>
            <w:color w:val="000000" w:themeColor="text1"/>
            <w:lang w:val="en-GB"/>
          </w:rPr>
          <w:instrText>ADDIN CSL_CITATION { "citationItems" : [ { "id" : "ITEM-1", "itemData" : { "DOI" : "10.5194/acp-20-11423-2020", "author" : [ { "dropping-particle" : "", "family" : "Li", "given" : "K", "non-dropping-particle" : "", "parse-names" : false, "suffix" : "" }, { "dropping-particle" : "", "family" : "Jacob", "given" : "D J", "non-dropping-particle" : "", "parse-names" : false, "suffix" : "" }, { "dropping-particle" : "", "family" : "Shen", "given" : "L", "non-dropping-particle" : "", "parse-names" : false, "suffix" : "" }, { "dropping-particle" : "", "family" : "Lu", "given" : "X", "non-dropping-particle" : "", "parse-names" : false, "suffix" : "" }, { "dropping-particle" : "", "family" : "Smedt", "given" : "I", "non-dropping-particle" : "De", "parse-names" : false, "suffix" : "" }, { "dropping-particle" : "", "family" : "Liao", "given" : "H", "non-dropping-particle" : "", "parse-names" : false, "suffix" : "" } ], "container-title" : "Atmospheric Chemistry and Physics", "id" : "ITEM-1", "issue" : "19", "issued" : { "date-parts" : [ [ "2020" ] ] }, "page" : "11423-11433", "title" : "Increases in surface ozone pollution in China from 2013 to 2019: anthropogenic and meteorological influences", "translator" : [ { "dropping-particle" : "", "family" : "G4855", "given" : "", "non-dropping-particle" : "", "parse-names" : false, "suffix" : "" } ], "type" : "article-journal", "volume" : "20" }, "uris" : [ "http://www.mendeley.com/documents/?uuid=415227f6-bc9a-4f5b-9951-65b238ef49d5" ] }, { "id" : "ITEM-2", "itemData" : { "DOI" : "10.1073/pnas.1812168116", "ISSN" : "0027-8424", "abstract" : "Observations of surface ozone available from \u223c1,000 sites across China for the past 5 years (2013\u20132017) show severe summertime pollution and regionally variable trends. We resolve the effect of meteorological variability on the ozone trends by using a multiple linear regression model. The residual of this regression shows increasing ozone trends of 1\u20133 ppbv a \u22121 in megacity clusters of eastern China that we attribute to changes in anthropogenic emissions. By contrast, ozone decreased in some areas of southern China. Anthropogenic NO x emissions in China are estimated to have decreased by 21% during 2013\u20132017, whereas volatile organic compounds (VOCs) emissions changed little. Decreasing NO x would increase ozone under the VOC-limited conditions thought to prevail in urban China while decreasing ozone under rural NO x -limited conditions. However, simulations with the Goddard Earth Observing System Chemical Transport Model (GEOS-Chem) indicate that a more important factor for ozone trends in the North China Plain is the \u223c40% decrease of fine particulate matter (PM 2.5 ) over the 2013\u20132017 period, slowing down the aerosol sink of hydroperoxy (HO 2 ) radicals and thus stimulating ozone production.", "author" : [ { "dropping-particle" : "", "family" : "Li", "given" : "Ke", "non-dropping-particle" : "", "parse-names" : false, "suffix" : "" }, { "dropping-particle" : "", "family" : "Jacob", "given" : "Daniel J.", "non-dropping-particle" : "", "parse-names" : false, "suffix" : "" }, { "dropping-particle" : "", "family" : "Liao", "given" : "Hong", "non-dropping-particle" : "", "parse-names" : false, "suffix" : "" }, { "dropping-particle" : "", "family" : "Shen", "given" : "Lu", "non-dropping-particle" : "", "parse-names" : false, "suffix" : "" }, { "dropping-particle" : "", "family" : "Zhang", "given" : "Qiang", "non-dropping-particle" : "", "parse-names" : false, "suffix" : "" }, { "dropping-particle" : "", "family" : "Bates", "given" : "Kelvin H.", "non-dropping-particle" : "", "parse-names" : false, "suffix" : "" } ], "container-title" : "Proceedings of the National Academy of Sciences", "id" : "ITEM-2", "issue" : "2", "issued" : { "date-parts" : [ [ "2019", "1", "8" ] ] }, "page" : "422-427", "title" : "Anthropogenic drivers of 2013\u20132017 trends in summer surface ozone in China", "translator" : [ { "dropping-particle" : "", "family" : "G4480", "given" : "", "non-dropping-particle" : "", "parse-names" : false, "suffix" : "" } ], "type" : "article-journal", "volume" : "116" }, "uris" : [ "http://www.mendeley.com/documents/?uuid=141147b7-6052-46ad-845e-7f9cb520af25" ] } ], "mendeley" : { "formattedCitation" : "(Li et al., 2019a, 2020a)", "manualFormatting" : "(K. Li et al., 2019, 2020)", "plainTextFormattedCitation" : "(Li et al., 2019a, 2020a)", "previouslyFormattedCitation" : "(Li et al., 2019a, 2020a)" }, "properties" : { "noteIndex" : 0 }, "schema" : "https://github.com/citation-style-language/schema/raw/master/csl-citation.json" }</w:instrText>
        </w:r>
      </w:ins>
      <w:del w:id="5054" w:author="Robin Matthews" w:date="2021-07-08T17:33:00Z">
        <w:r w:rsidR="00D477C7" w:rsidDel="0002695E">
          <w:rPr>
            <w:rFonts w:cs="Times New Roman"/>
            <w:color w:val="000000" w:themeColor="text1"/>
            <w:lang w:val="en-GB"/>
          </w:rPr>
          <w:delInstrText>ADDIN CSL_CITATION { "citationItems" : [ { "id" : "ITEM-1", "itemData" : { "DOI" : "10.5194/acp-20-11423-2020", "author" : [ { "dropping-particle" : "", "family" : "Li", "given" : "K", "non-dropping-particle" : "", "parse-names" : false, "suffix" : "" }, { "dropping-particle" : "", "family" : "Jacob", "given" : "D J", "non-dropping-particle" : "", "parse-names" : false, "suffix" : "" }, { "dropping-particle" : "", "family" : "Shen", "given" : "L", "non-dropping-particle" : "", "parse-names" : false, "suffix" : "" }, { "dropping-particle" : "", "family" : "Lu", "given" : "X", "non-dropping-particle" : "", "parse-names" : false, "suffix" : "" }, { "dropping-particle" : "", "family" : "Smedt", "given" : "I", "non-dropping-particle" : "De", "parse-names" : false, "suffix" : "" }, { "dropping-particle" : "", "family" : "Liao", "given" : "H", "non-dropping-particle" : "", "parse-names" : false, "suffix" : "" } ], "container-title" : "Atmospheric Chemistry and Physics", "id" : "ITEM-1", "issue" : "19", "issued" : { "date-parts" : [ [ "2020" ] ] }, "page" : "11423-11433", "title" : "Increases in surface ozone pollution in China from 2013 to 2019: anthropogenic and meteorological influences", "translator" : [ { "dropping-particle" : "", "family" : "G4855", "given" : "", "non-dropping-particle" : "", "parse-names" : false, "suffix" : "" } ], "type" : "article-journal", "volume" : "20" }, "uris" : [ "http://www.mendeley.com/documents/?uuid=415227f6-bc9a-4f5b-9951-65b238ef49d5" ] }, { "id" : "ITEM-2", "itemData" : { "DOI" : "10.1073/pnas.1812168116", "ISSN" : "0027-8424", "abstract" : "Observations of surface ozone available from \u223c1,000 sites across China for the past 5 years (2013\u20132017) show severe summertime pollution and regionally variable trends. We resolve the effect of meteorological variability on the ozone trends by using a multiple linear regression model. The residual of this regression shows increasing ozone trends of 1\u20133 ppbv a \u22121 in megacity clusters of eastern China that we attribute to changes in anthropogenic emissions. By contrast, ozone decreased in some areas of southern China. Anthropogenic NO x emissions in China are estimated to have decreased by 21% during 2013\u20132017, whereas volatile organic compounds (VOCs) emissions changed little. Decreasing NO x would increase ozone under the VOC-limited conditions thought to prevail in urban China while decreasing ozone under rural NO x -limited conditions. However, simulations with the Goddard Earth Observing System Chemical Transport Model (GEOS-Chem) indicate that a more important factor for ozone trends in the North China Plain is the \u223c40% decrease of fine particulate matter (PM 2.5 ) over the 2013\u20132017 period, slowing down the aerosol sink of hydroperoxy (HO 2 ) radicals and thus stimulating ozone production.", "author" : [ { "dropping-particle" : "", "family" : "Li", "given" : "Ke", "non-dropping-particle" : "", "parse-names" : false, "suffix" : "" }, { "dropping-particle" : "", "family" : "Jacob", "given" : "Daniel J.", "non-dropping-particle" : "", "parse-names" : false, "suffix" : "" }, { "dropping-particle" : "", "family" : "Liao", "given" : "Hong", "non-dropping-particle" : "", "parse-names" : false, "suffix" : "" }, { "dropping-particle" : "", "family" : "Shen", "given" : "Lu", "non-dropping-particle" : "", "parse-names" : false, "suffix" : "" }, { "dropping-particle" : "", "family" : "Zhang", "given" : "Qiang", "non-dropping-particle" : "", "parse-names" : false, "suffix" : "" }, { "dropping-particle" : "", "family" : "Bates", "given" : "Kelvin H.", "non-dropping-particle" : "", "parse-names" : false, "suffix" : "" } ], "container-title" : "Proceedings of the National Academy of Sciences", "id" : "ITEM-2", "issue" : "2", "issued" : { "date-parts" : [ [ "2019", "1", "8" ] ] }, "page" : "422-427", "title" : "Anthropogenic drivers of 2013\u20132017 trends in summer surface ozone in China", "translator" : [ { "dropping-particle" : "", "family" : "G4480", "given" : "", "non-dropping-particle" : "", "parse-names" : false, "suffix" : "" } ], "type" : "article-journal", "volume" : "116" }, "uris" : [ "http://www.mendeley.com/documents/?uuid=141147b7-6052-46ad-845e-7f9cb520af25" ] } ], "mendeley" : { "formattedCitation" : "(Li et al., 2019a, 2020a)", "plainTextFormattedCitation" : "(Li et al., 2019a, 2020a)", "previouslyFormattedCitation" : "(Li et al., 2019a, 2020a)" }, "properties" : { "noteIndex" : 0 }, "schema" : "https://github.com/citation-style-language/schema/raw/master/csl-citation.json" }</w:delInstrText>
        </w:r>
      </w:del>
      <w:r w:rsidRPr="006F66A7">
        <w:rPr>
          <w:rFonts w:cs="Times New Roman"/>
          <w:color w:val="000000" w:themeColor="text1"/>
          <w:lang w:val="en-GB"/>
        </w:rPr>
        <w:fldChar w:fldCharType="separate"/>
      </w:r>
      <w:r w:rsidR="00CB33A1">
        <w:rPr>
          <w:rFonts w:cs="Times New Roman"/>
          <w:noProof/>
          <w:color w:val="000000" w:themeColor="text1"/>
          <w:lang w:val="en-GB"/>
        </w:rPr>
        <w:t>(</w:t>
      </w:r>
      <w:ins w:id="5055" w:author="Robin Matthews" w:date="2021-07-08T17:33:00Z">
        <w:r w:rsidR="0002695E" w:rsidRPr="002A1EE0">
          <w:rPr>
            <w:noProof/>
            <w:lang w:val="en-US"/>
          </w:rPr>
          <w:t>K. Li et al., 2019, 2020</w:t>
        </w:r>
      </w:ins>
      <w:del w:id="5056" w:author="Robin Matthews" w:date="2021-07-08T17:33:00Z">
        <w:r w:rsidR="00CB33A1" w:rsidDel="0002695E">
          <w:rPr>
            <w:rFonts w:cs="Times New Roman"/>
            <w:noProof/>
            <w:color w:val="000000" w:themeColor="text1"/>
            <w:lang w:val="en-GB"/>
          </w:rPr>
          <w:delText>Li et al., 2019a, 2020a</w:delText>
        </w:r>
      </w:del>
      <w:r w:rsidR="00CB33A1">
        <w:rPr>
          <w:rFonts w:cs="Times New Roman"/>
          <w:noProof/>
          <w:color w:val="000000" w:themeColor="text1"/>
          <w:lang w:val="en-GB"/>
        </w:rPr>
        <w:t>)</w:t>
      </w:r>
      <w:r w:rsidRPr="006F66A7">
        <w:rPr>
          <w:rFonts w:cs="Times New Roman"/>
          <w:color w:val="000000" w:themeColor="text1"/>
          <w:lang w:val="en-GB"/>
        </w:rPr>
        <w:fldChar w:fldCharType="end"/>
      </w:r>
      <w:commentRangeEnd w:id="5052"/>
      <w:r w:rsidR="00CB33A1">
        <w:rPr>
          <w:rStyle w:val="Marquedecommentaire"/>
        </w:rPr>
        <w:commentReference w:id="5052"/>
      </w:r>
      <w:ins w:id="5057" w:author="Lucy Cowie" w:date="2021-07-28T17:18:00Z">
        <w:r w:rsidR="0092074C">
          <w:rPr>
            <w:rFonts w:cs="Times New Roman"/>
            <w:color w:val="000000" w:themeColor="text1"/>
            <w:lang w:val="en-GB"/>
          </w:rPr>
          <w:t>,</w:t>
        </w:r>
      </w:ins>
      <w:r w:rsidRPr="006F66A7">
        <w:rPr>
          <w:rFonts w:cs="Times New Roman"/>
          <w:color w:val="000000" w:themeColor="text1"/>
          <w:lang w:val="en-GB"/>
        </w:rPr>
        <w:t xml:space="preserve"> resulting in an overall warming effect mainly due to the dominant effect of sulphate reductions in the period 2012</w:t>
      </w:r>
      <w:ins w:id="5058" w:author="Lucy Cowie" w:date="2021-07-28T17:18:00Z">
        <w:r w:rsidR="0092074C">
          <w:rPr>
            <w:rFonts w:cs="Times New Roman"/>
            <w:color w:val="000000" w:themeColor="text1"/>
            <w:lang w:val="en-GB"/>
          </w:rPr>
          <w:t>–</w:t>
        </w:r>
      </w:ins>
      <w:del w:id="5059" w:author="Lucy Cowie" w:date="2021-07-28T17:18:00Z">
        <w:r w:rsidRPr="006F66A7" w:rsidDel="0092074C">
          <w:rPr>
            <w:rFonts w:cs="Times New Roman"/>
            <w:color w:val="000000" w:themeColor="text1"/>
            <w:lang w:val="en-GB"/>
          </w:rPr>
          <w:delText>-</w:delText>
        </w:r>
      </w:del>
      <w:r w:rsidRPr="006F66A7">
        <w:rPr>
          <w:rFonts w:cs="Times New Roman"/>
          <w:color w:val="000000" w:themeColor="text1"/>
          <w:lang w:val="en-GB"/>
        </w:rPr>
        <w:t xml:space="preserve">2017 </w:t>
      </w:r>
      <w:r w:rsidRPr="006F66A7">
        <w:rPr>
          <w:rFonts w:cs="Times New Roman"/>
          <w:color w:val="000000" w:themeColor="text1"/>
          <w:lang w:val="en-GB"/>
        </w:rPr>
        <w:fldChar w:fldCharType="begin" w:fldLock="1"/>
      </w:r>
      <w:r w:rsidR="00D477C7">
        <w:rPr>
          <w:rFonts w:cs="Times New Roman"/>
          <w:color w:val="000000" w:themeColor="text1"/>
          <w:lang w:val="en-GB"/>
        </w:rPr>
        <w:instrText>ADDIN CSL_CITATION { "citationItems" : [ { "id" : "ITEM-1", "itemData" : { "DOI" : "10.1029/2019GL084605", "ISSN" : "19448007", "abstract" : "We applied the chemical transport model GEOS-Chem to examine the changes in aerosols and tropospheric O3 in China from 2012\u20132017 and the associated radiative forcing and health impact. Simulated surface layer concentrations and column burdens of aerosols and O3 were evaluated by comparing with ground-based and satellite-retrieved measurements. Between 2012 and 2017, simulated annual mean concentrations of PM2.5 decreased by 21.0%, while O3 increased by 11.9% over eastern China (20\u201345\u00b0N, 105\u2013122.5\u00b0E). Changes in aerosols and O3 over 2012\u20132017 jointly exerted a positive radiative forcing of 1.26 W/m2 over eastern China, which was dominated by the less cooling from PM2.5 reductions (1.18 W/m2). The Global Exposure Mortality Model predicted 268.3 (247.3\u2013291.6) thousand (9.6%) fewer deaths in eastern China in 2017 relative to 2012. These results suggest an appreciable health benefit and a potential warming as a consequence of clean air actions.", "author" : [ { "dropping-particle" : "", "family" : "Dang", "given" : "Ruijun", "non-dropping-particle" : "", "parse-names" : false, "suffix" : "" }, { "dropping-particle" : "", "family" : "Liao", "given" : "Hong", "non-dropping-particle" : "", "parse-names" : false, "suffix" : "" } ], "container-title" : "Geophysical Research Letters", "id" : "ITEM-1", "issue" : "21", "issued" : { "date-parts" : [ [ "2019", "11", "16" ] ] }, "page" : "12511-12519", "title" : "Radiative Forcing and Health Impact of Aerosols and Ozone in China as the Consequence of Clean Air Actions over 2012\u20132017", "translator" : [ { "dropping-particle" : "", "family" : "G4257", "given" : "", "non-dropping-particle" : "", "parse-names" : false, "suffix" : "" } ], "type" : "article-journal", "volume" : "46" }, "uris" : [ "http://www.mendeley.com/documents/?uuid=3204b1f8-dd10-4585-9cf3-5c05dd31d8c8" ] } ], "mendeley" : { "formattedCitation" : "(Dang and Liao, 2019)", "plainTextFormattedCitation" : "(Dang and Liao, 2019)", "previouslyFormattedCitation" : "(Dang and Liao, 2019)" }, "properties" : { "noteIndex" : 0 }, "schema" : "https://github.com/citation-style-language/schema/raw/master/csl-citation.json" }</w:instrText>
      </w:r>
      <w:r w:rsidRPr="006F66A7">
        <w:rPr>
          <w:rFonts w:cs="Times New Roman"/>
          <w:color w:val="000000" w:themeColor="text1"/>
          <w:lang w:val="en-GB"/>
        </w:rPr>
        <w:fldChar w:fldCharType="separate"/>
      </w:r>
      <w:r w:rsidR="00CB33A1">
        <w:rPr>
          <w:rFonts w:cs="Times New Roman"/>
          <w:noProof/>
          <w:color w:val="000000" w:themeColor="text1"/>
          <w:lang w:val="en-GB"/>
        </w:rPr>
        <w:t>(Dang and Liao, 2019)</w:t>
      </w:r>
      <w:r w:rsidRPr="006F66A7">
        <w:rPr>
          <w:rFonts w:cs="Times New Roman"/>
          <w:color w:val="000000" w:themeColor="text1"/>
          <w:lang w:val="en-GB"/>
        </w:rPr>
        <w:fldChar w:fldCharType="end"/>
      </w:r>
      <w:r w:rsidRPr="006F66A7">
        <w:rPr>
          <w:rFonts w:cs="Times New Roman"/>
          <w:color w:val="000000" w:themeColor="text1"/>
          <w:lang w:val="en-GB"/>
        </w:rPr>
        <w:t>.</w:t>
      </w:r>
      <w:r w:rsidRPr="00D81664">
        <w:rPr>
          <w:rFonts w:cs="Times New Roman"/>
          <w:color w:val="000000" w:themeColor="text1"/>
          <w:lang w:val="en-GB"/>
        </w:rPr>
        <w:t xml:space="preserve"> </w:t>
      </w:r>
    </w:p>
    <w:p w14:paraId="5153D3AC" w14:textId="720A8AF4" w:rsidR="00E578B9" w:rsidRDefault="00E578B9" w:rsidP="00D5630D">
      <w:pPr>
        <w:pStyle w:val="AR6BodyText"/>
        <w:rPr>
          <w:rFonts w:cs="Times New Roman"/>
          <w:color w:val="000000" w:themeColor="text1"/>
          <w:lang w:val="en-GB"/>
        </w:rPr>
      </w:pPr>
    </w:p>
    <w:p w14:paraId="1981A8BB" w14:textId="77777777" w:rsidR="002A65DE" w:rsidRPr="00D81664" w:rsidRDefault="002A65DE" w:rsidP="00D5630D">
      <w:pPr>
        <w:pStyle w:val="AR6BodyText"/>
        <w:rPr>
          <w:rFonts w:cs="Times New Roman"/>
          <w:color w:val="000000" w:themeColor="text1"/>
          <w:lang w:val="en-GB"/>
        </w:rPr>
      </w:pPr>
    </w:p>
    <w:p w14:paraId="17EC5BA2" w14:textId="0CE9B4B8" w:rsidR="00E578B9" w:rsidRPr="007B5EF1" w:rsidRDefault="00E578B9" w:rsidP="00D5630D">
      <w:pPr>
        <w:pStyle w:val="AR6Chap6Level36111"/>
        <w:rPr>
          <w:rFonts w:cs="Times New Roman"/>
        </w:rPr>
      </w:pPr>
      <w:bookmarkStart w:id="5060" w:name="_Toc70498213"/>
      <w:r w:rsidRPr="007B5EF1">
        <w:rPr>
          <w:rFonts w:cs="Times New Roman"/>
        </w:rPr>
        <w:t xml:space="preserve">Recently </w:t>
      </w:r>
      <w:ins w:id="5061" w:author="Lucy Cowie" w:date="2021-07-28T17:19:00Z">
        <w:r w:rsidR="00D77FA3">
          <w:rPr>
            <w:rFonts w:cs="Times New Roman"/>
          </w:rPr>
          <w:t>D</w:t>
        </w:r>
      </w:ins>
      <w:del w:id="5062" w:author="Lucy Cowie" w:date="2021-07-28T17:19:00Z">
        <w:r w:rsidRPr="007B5EF1" w:rsidDel="00D77FA3">
          <w:rPr>
            <w:rFonts w:cs="Times New Roman"/>
          </w:rPr>
          <w:delText>d</w:delText>
        </w:r>
      </w:del>
      <w:r w:rsidRPr="007B5EF1">
        <w:rPr>
          <w:rFonts w:cs="Times New Roman"/>
        </w:rPr>
        <w:t>ecided SLCF</w:t>
      </w:r>
      <w:ins w:id="5063" w:author="Lucy Cowie" w:date="2021-07-28T17:19:00Z">
        <w:r w:rsidR="00D77FA3">
          <w:rPr>
            <w:rFonts w:cs="Times New Roman"/>
          </w:rPr>
          <w:t>-</w:t>
        </w:r>
      </w:ins>
      <w:del w:id="5064" w:author="Lucy Cowie" w:date="2021-07-28T17:19:00Z">
        <w:r w:rsidRPr="007B5EF1" w:rsidDel="00D77FA3">
          <w:rPr>
            <w:rFonts w:cs="Times New Roman"/>
          </w:rPr>
          <w:delText xml:space="preserve"> </w:delText>
        </w:r>
      </w:del>
      <w:r w:rsidRPr="007B5EF1">
        <w:rPr>
          <w:rFonts w:cs="Times New Roman"/>
        </w:rPr>
        <w:t xml:space="preserve">relevant </w:t>
      </w:r>
      <w:ins w:id="5065" w:author="Lucy Cowie" w:date="2021-07-28T17:19:00Z">
        <w:r w:rsidR="00D77FA3">
          <w:rPr>
            <w:rFonts w:cs="Times New Roman"/>
          </w:rPr>
          <w:t>G</w:t>
        </w:r>
      </w:ins>
      <w:del w:id="5066" w:author="Lucy Cowie" w:date="2021-07-28T17:19:00Z">
        <w:r w:rsidRPr="007B5EF1" w:rsidDel="00D77FA3">
          <w:rPr>
            <w:rFonts w:cs="Times New Roman"/>
          </w:rPr>
          <w:delText>g</w:delText>
        </w:r>
      </w:del>
      <w:r w:rsidRPr="007B5EF1">
        <w:rPr>
          <w:rFonts w:cs="Times New Roman"/>
        </w:rPr>
        <w:t xml:space="preserve">lobal </w:t>
      </w:r>
      <w:ins w:id="5067" w:author="Lucy Cowie" w:date="2021-07-28T17:19:00Z">
        <w:r w:rsidR="00D77FA3">
          <w:rPr>
            <w:rFonts w:cs="Times New Roman"/>
          </w:rPr>
          <w:t>L</w:t>
        </w:r>
      </w:ins>
      <w:del w:id="5068" w:author="Lucy Cowie" w:date="2021-07-28T17:19:00Z">
        <w:r w:rsidRPr="007B5EF1" w:rsidDel="00D77FA3">
          <w:rPr>
            <w:rFonts w:cs="Times New Roman"/>
          </w:rPr>
          <w:delText>l</w:delText>
        </w:r>
      </w:del>
      <w:r w:rsidRPr="007B5EF1">
        <w:rPr>
          <w:rFonts w:cs="Times New Roman"/>
        </w:rPr>
        <w:t>egislation</w:t>
      </w:r>
      <w:bookmarkEnd w:id="5060"/>
      <w:r w:rsidRPr="007B5EF1">
        <w:rPr>
          <w:rFonts w:cs="Times New Roman"/>
        </w:rPr>
        <w:t xml:space="preserve"> </w:t>
      </w:r>
    </w:p>
    <w:p w14:paraId="618409C6" w14:textId="77777777" w:rsidR="00E578B9" w:rsidRDefault="00E578B9" w:rsidP="00D5630D">
      <w:pPr>
        <w:pStyle w:val="AR6BodyText"/>
        <w:rPr>
          <w:rFonts w:cs="Times New Roman"/>
          <w:lang w:val="en-US" w:eastAsia="en-US"/>
        </w:rPr>
      </w:pPr>
    </w:p>
    <w:p w14:paraId="2177EC6A" w14:textId="399008B8" w:rsidR="00E578B9" w:rsidRDefault="00E578B9" w:rsidP="00D5630D">
      <w:pPr>
        <w:pStyle w:val="AR6BodyText"/>
        <w:rPr>
          <w:rFonts w:cs="Times New Roman"/>
          <w:noProof/>
          <w:color w:val="000000" w:themeColor="text1"/>
          <w:lang w:val="en-US"/>
        </w:rPr>
      </w:pPr>
      <w:bookmarkStart w:id="5069" w:name="_Toc30501040"/>
      <w:r w:rsidRPr="00D81664">
        <w:rPr>
          <w:rFonts w:cs="Times New Roman"/>
          <w:lang w:val="en-GB"/>
        </w:rPr>
        <w:t>International shipping emissions regulation</w:t>
      </w:r>
      <w:bookmarkEnd w:id="5069"/>
      <w:r w:rsidRPr="00D81664">
        <w:rPr>
          <w:rFonts w:cs="Times New Roman"/>
          <w:noProof/>
          <w:color w:val="000000" w:themeColor="text1"/>
          <w:lang w:val="en-GB"/>
        </w:rPr>
        <w:t xml:space="preserve">: </w:t>
      </w:r>
      <w:r w:rsidRPr="00D81664">
        <w:rPr>
          <w:rFonts w:cs="Times New Roman"/>
          <w:noProof/>
          <w:color w:val="000000" w:themeColor="text1"/>
          <w:lang w:val="en-US"/>
        </w:rPr>
        <w:t xml:space="preserve">from January 2020, a new global standard, proposed by the International Maritime Organisation, limits the sulphur content in marine fuels to 0.5% against </w:t>
      </w:r>
      <w:ins w:id="5070" w:author="Lucy Cowie" w:date="2021-07-28T17:25:00Z">
        <w:r w:rsidR="00812C12">
          <w:rPr>
            <w:rFonts w:cs="Times New Roman"/>
            <w:noProof/>
            <w:color w:val="000000" w:themeColor="text1"/>
            <w:lang w:val="en-US"/>
          </w:rPr>
          <w:t xml:space="preserve">the </w:t>
        </w:r>
      </w:ins>
      <w:r w:rsidRPr="00D81664">
        <w:rPr>
          <w:rFonts w:cs="Times New Roman"/>
          <w:noProof/>
          <w:color w:val="000000" w:themeColor="text1"/>
          <w:lang w:val="en-US"/>
        </w:rPr>
        <w:t>previous 3.5%</w:t>
      </w:r>
      <w:r>
        <w:rPr>
          <w:rFonts w:cs="Times New Roman"/>
          <w:noProof/>
          <w:color w:val="000000" w:themeColor="text1"/>
          <w:lang w:val="en-US"/>
        </w:rPr>
        <w:t xml:space="preserve"> </w:t>
      </w:r>
      <w:r>
        <w:rPr>
          <w:rFonts w:cs="Times New Roman"/>
          <w:noProof/>
          <w:color w:val="000000" w:themeColor="text1"/>
          <w:lang w:val="en-US"/>
        </w:rPr>
        <w:fldChar w:fldCharType="begin" w:fldLock="1"/>
      </w:r>
      <w:r w:rsidR="00D477C7">
        <w:rPr>
          <w:rFonts w:cs="Times New Roman"/>
          <w:noProof/>
          <w:color w:val="000000" w:themeColor="text1"/>
          <w:lang w:val="en-US"/>
        </w:rPr>
        <w:instrText>ADDIN CSL_CITATION { "citationItems" : [ { "id" : "ITEM-1", "itemData" : { "author" : [ { "dropping-particle" : "", "family" : "IMO", "given" : "", "non-dropping-particle" : "", "parse-names" : false, "suffix" : "" } ], "collection-title" : "MEPC 70/18/Add.1", "id" : "ITEM-1", "issued" : { "date-parts" : [ [ "2016" ] ] }, "publisher" : "International Maritime Organization (IMO)", "publisher-place" : "London, UK", "title" : "Effective date of implementation of the fuel oil standard in regulation 14.1.3 of MARPOL Annex VI. Resolution MEPC 280(70) \u2013 Adopted on 28 October 2016", "translator" : [ { "dropping-particle" : "", "family" : "G3343", "given" : "Rt7", "non-dropping-particle" : "", "parse-names" : false, "suffix" : "" } ], "type" : "report" }, "uris" : [ "http://www.mendeley.com/documents/?uuid=76eb1b4e-a5b9-4664-b74a-cfb10028fb1b" ] } ], "mendeley" : { "formattedCitation" : "(IMO, 2016)", "plainTextFormattedCitation" : "(IMO, 2016)", "previouslyFormattedCitation" : "(IMO, 2016)" }, "properties" : { "noteIndex" : 0 }, "schema" : "https://github.com/citation-style-language/schema/raw/master/csl-citation.json" }</w:instrText>
      </w:r>
      <w:r>
        <w:rPr>
          <w:rFonts w:cs="Times New Roman"/>
          <w:noProof/>
          <w:color w:val="000000" w:themeColor="text1"/>
          <w:lang w:val="en-US"/>
        </w:rPr>
        <w:fldChar w:fldCharType="separate"/>
      </w:r>
      <w:r w:rsidR="00CB33A1">
        <w:rPr>
          <w:rFonts w:cs="Times New Roman"/>
          <w:noProof/>
          <w:color w:val="000000" w:themeColor="text1"/>
          <w:lang w:val="en-US"/>
        </w:rPr>
        <w:t>(IMO, 2016)</w:t>
      </w:r>
      <w:r>
        <w:rPr>
          <w:rFonts w:cs="Times New Roman"/>
          <w:noProof/>
          <w:color w:val="000000" w:themeColor="text1"/>
          <w:lang w:val="en-US"/>
        </w:rPr>
        <w:fldChar w:fldCharType="end"/>
      </w:r>
      <w:r w:rsidRPr="00D81664">
        <w:rPr>
          <w:rFonts w:cs="Times New Roman"/>
          <w:noProof/>
          <w:color w:val="000000" w:themeColor="text1"/>
          <w:lang w:val="en-US"/>
        </w:rPr>
        <w:t xml:space="preserve">. </w:t>
      </w:r>
      <w:r>
        <w:rPr>
          <w:rFonts w:cs="Times New Roman"/>
          <w:noProof/>
          <w:color w:val="000000" w:themeColor="text1"/>
          <w:lang w:val="en-US"/>
        </w:rPr>
        <w:t>This legislation is considered in the SSP5 and SSP2-4.5 and with a delay of few years in SSP3-LowSLCF, SSP1-1.9, and SSP1-2.6, and in other SSP</w:t>
      </w:r>
      <w:ins w:id="5071" w:author="Lucy Cowie" w:date="2021-07-28T17:25:00Z">
        <w:r w:rsidR="00861252">
          <w:rPr>
            <w:rFonts w:cs="Times New Roman"/>
            <w:noProof/>
            <w:color w:val="000000" w:themeColor="text1"/>
            <w:lang w:val="en-US"/>
          </w:rPr>
          <w:t>-</w:t>
        </w:r>
      </w:ins>
      <w:del w:id="5072" w:author="Lucy Cowie" w:date="2021-07-28T17:25:00Z">
        <w:r w:rsidDel="00861252">
          <w:rPr>
            <w:rFonts w:cs="Times New Roman"/>
            <w:noProof/>
            <w:color w:val="000000" w:themeColor="text1"/>
            <w:lang w:val="en-US"/>
          </w:rPr>
          <w:delText xml:space="preserve"> </w:delText>
        </w:r>
      </w:del>
      <w:r>
        <w:rPr>
          <w:rFonts w:cs="Times New Roman"/>
          <w:noProof/>
          <w:color w:val="000000" w:themeColor="text1"/>
          <w:lang w:val="en-US"/>
        </w:rPr>
        <w:t xml:space="preserve">emission scenarios achieved by </w:t>
      </w:r>
      <w:ins w:id="5073" w:author="Lucy Cowie" w:date="2021-07-28T17:26:00Z">
        <w:r w:rsidR="00FC1E36">
          <w:rPr>
            <w:rFonts w:cs="Times New Roman"/>
            <w:noProof/>
            <w:color w:val="000000" w:themeColor="text1"/>
            <w:lang w:val="en-US"/>
          </w:rPr>
          <w:t xml:space="preserve">the </w:t>
        </w:r>
      </w:ins>
      <w:r>
        <w:rPr>
          <w:rFonts w:cs="Times New Roman"/>
          <w:noProof/>
          <w:color w:val="000000" w:themeColor="text1"/>
          <w:lang w:val="en-US"/>
        </w:rPr>
        <w:t>mid</w:t>
      </w:r>
      <w:ins w:id="5074" w:author="Lucy Cowie" w:date="2021-07-28T17:26:00Z">
        <w:r w:rsidR="00FC1E36">
          <w:rPr>
            <w:rFonts w:cs="Times New Roman"/>
            <w:noProof/>
            <w:color w:val="000000" w:themeColor="text1"/>
            <w:lang w:val="en-US"/>
          </w:rPr>
          <w:t>-</w:t>
        </w:r>
      </w:ins>
      <w:del w:id="5075" w:author="Lucy Cowie" w:date="2021-07-28T17:26:00Z">
        <w:r w:rsidDel="00FC1E36">
          <w:rPr>
            <w:rFonts w:cs="Times New Roman"/>
            <w:noProof/>
            <w:color w:val="000000" w:themeColor="text1"/>
            <w:lang w:val="en-US"/>
          </w:rPr>
          <w:delText xml:space="preserve"> </w:delText>
        </w:r>
      </w:del>
      <w:r>
        <w:rPr>
          <w:rFonts w:cs="Times New Roman"/>
          <w:noProof/>
          <w:color w:val="000000" w:themeColor="text1"/>
          <w:lang w:val="en-US"/>
        </w:rPr>
        <w:t>21</w:t>
      </w:r>
      <w:r w:rsidRPr="00FC1E36">
        <w:rPr>
          <w:rFonts w:cs="Times New Roman"/>
          <w:noProof/>
          <w:color w:val="000000" w:themeColor="text1"/>
          <w:lang w:val="en-US"/>
          <w:rPrChange w:id="5076" w:author="Lucy Cowie" w:date="2021-07-28T17:26:00Z">
            <w:rPr>
              <w:rFonts w:cs="Times New Roman"/>
              <w:noProof/>
              <w:color w:val="000000" w:themeColor="text1"/>
              <w:vertAlign w:val="superscript"/>
              <w:lang w:val="en-US"/>
            </w:rPr>
          </w:rPrChange>
        </w:rPr>
        <w:t>st</w:t>
      </w:r>
      <w:r>
        <w:rPr>
          <w:rFonts w:cs="Times New Roman"/>
          <w:noProof/>
          <w:color w:val="000000" w:themeColor="text1"/>
          <w:lang w:val="en-US"/>
        </w:rPr>
        <w:t xml:space="preserve"> century. </w:t>
      </w:r>
      <w:r w:rsidRPr="00D81664">
        <w:rPr>
          <w:rFonts w:cs="Times New Roman"/>
          <w:noProof/>
          <w:color w:val="000000" w:themeColor="text1"/>
          <w:lang w:val="en-US"/>
        </w:rPr>
        <w:t>This global measure aims to reduce the formation of sulphate (and consequently PM</w:t>
      </w:r>
      <w:r w:rsidRPr="00D81664">
        <w:rPr>
          <w:rFonts w:cs="Times New Roman"/>
          <w:noProof/>
          <w:color w:val="000000" w:themeColor="text1"/>
          <w:vertAlign w:val="subscript"/>
          <w:lang w:val="en-US"/>
        </w:rPr>
        <w:t>2.5</w:t>
      </w:r>
      <w:r w:rsidRPr="00D81664">
        <w:rPr>
          <w:rFonts w:cs="Times New Roman"/>
          <w:noProof/>
          <w:color w:val="000000" w:themeColor="text1"/>
          <w:lang w:val="en-US"/>
        </w:rPr>
        <w:t>) and largely reduce the health exposure to PM</w:t>
      </w:r>
      <w:r w:rsidRPr="00D81664">
        <w:rPr>
          <w:rFonts w:cs="Times New Roman"/>
          <w:noProof/>
          <w:color w:val="000000" w:themeColor="text1"/>
          <w:vertAlign w:val="subscript"/>
          <w:lang w:val="en-US"/>
        </w:rPr>
        <w:t>2.5</w:t>
      </w:r>
      <w:ins w:id="5077" w:author="Lucy Cowie" w:date="2021-07-28T17:29:00Z">
        <w:r w:rsidR="00614831" w:rsidRPr="00052FEB">
          <w:rPr>
            <w:rFonts w:cs="Times New Roman"/>
            <w:noProof/>
            <w:color w:val="000000" w:themeColor="text1"/>
            <w:lang w:val="en-US"/>
            <w:rPrChange w:id="5078" w:author="Lucy Cowie" w:date="2021-07-28T17:29:00Z">
              <w:rPr>
                <w:rFonts w:cs="Times New Roman"/>
                <w:noProof/>
                <w:color w:val="000000" w:themeColor="text1"/>
                <w:vertAlign w:val="subscript"/>
                <w:lang w:val="en-US"/>
              </w:rPr>
            </w:rPrChange>
          </w:rPr>
          <w:t>,</w:t>
        </w:r>
        <w:r w:rsidR="00052FEB" w:rsidRPr="00052FEB">
          <w:rPr>
            <w:rFonts w:cs="Times New Roman"/>
            <w:noProof/>
            <w:color w:val="000000" w:themeColor="text1"/>
            <w:lang w:val="en-US"/>
            <w:rPrChange w:id="5079" w:author="Lucy Cowie" w:date="2021-07-28T17:29:00Z">
              <w:rPr>
                <w:rFonts w:cs="Times New Roman"/>
                <w:noProof/>
                <w:color w:val="000000" w:themeColor="text1"/>
                <w:vertAlign w:val="subscript"/>
                <w:lang w:val="en-US"/>
              </w:rPr>
            </w:rPrChange>
          </w:rPr>
          <w:t xml:space="preserve"> </w:t>
        </w:r>
      </w:ins>
      <w:r w:rsidRPr="00D81664">
        <w:rPr>
          <w:rFonts w:cs="Times New Roman"/>
          <w:noProof/>
          <w:color w:val="000000" w:themeColor="text1"/>
          <w:vertAlign w:val="subscript"/>
          <w:lang w:val="en-US"/>
        </w:rPr>
        <w:t xml:space="preserve"> </w:t>
      </w:r>
      <w:r w:rsidRPr="00D81664">
        <w:rPr>
          <w:rFonts w:cs="Times New Roman"/>
          <w:noProof/>
          <w:color w:val="000000" w:themeColor="text1"/>
          <w:lang w:val="en-US"/>
        </w:rPr>
        <w:t>especially over India, East China and coastal areas of Africa</w:t>
      </w:r>
      <w:ins w:id="5080" w:author="Lucy Cowie" w:date="2021-07-28T17:27:00Z">
        <w:r w:rsidR="00FA64EE">
          <w:rPr>
            <w:rFonts w:cs="Times New Roman"/>
            <w:noProof/>
            <w:color w:val="000000" w:themeColor="text1"/>
            <w:lang w:val="en-US"/>
          </w:rPr>
          <w:t>,</w:t>
        </w:r>
      </w:ins>
      <w:r w:rsidRPr="00D81664">
        <w:rPr>
          <w:rFonts w:cs="Times New Roman"/>
          <w:noProof/>
          <w:color w:val="000000" w:themeColor="text1"/>
          <w:lang w:val="en-US"/>
        </w:rPr>
        <w:t xml:space="preserve"> and the Middle East </w:t>
      </w:r>
      <w:r w:rsidRPr="00D81664">
        <w:rPr>
          <w:rFonts w:cs="Times New Roman"/>
          <w:noProof/>
          <w:color w:val="000000" w:themeColor="text1"/>
          <w:lang w:val="en-US"/>
        </w:rPr>
        <w:fldChar w:fldCharType="begin" w:fldLock="1"/>
      </w:r>
      <w:r w:rsidR="00D477C7">
        <w:rPr>
          <w:rFonts w:cs="Times New Roman"/>
          <w:noProof/>
          <w:color w:val="000000" w:themeColor="text1"/>
          <w:lang w:val="en-US"/>
        </w:rPr>
        <w:instrText>ADDIN CSL_CITATION { "citationItems" : [ { "id" : "ITEM-1", "itemData" : { "DOI" : "10.1038/s41467-017-02774-9", "ISSN" : "20411723", "abstract" : "We evaluate public health and climate impacts of low-sulphur fuels in global shipping. Using high-resolution emissions inventories, integrated atmospheric models, and health risk functions, we assess ship-related PM2.5 pollution impacts in 2020 with and without the use of low-sulphur fuels. Cleaner marine fuels will reduce ship-related premature mortality and morbidity by 34 and 54%, respectively, representing a ~ 2.6% global reduction in PM2.5 cardiovascular and lung cancer deaths and a ~3.6% global reduction in childhood asthma. Despite these reductions, low-sulphur marine fuels will still account for ~250k deaths and ~6.4 M childhood asthma cases annually, and more stringent standards beyond 2020 may provide additional health benefits. Lower sulphur fuels also reduce radiative cooling from ship aerosols by ~80%, equating to a ~3% increase in current estimates of total anthropogenic forcing. Therefore, stronger international shipping policies may need to achieve climate and health targets by jointly reducing greenhouse gases and air pollution.", "author" : [ { "dropping-particle" : "", "family" : "Sofiev", "given" : "Mikhail", "non-dropping-particle" : "", "parse-names" : false, "suffix" : "" }, { "dropping-particle" : "", "family" : "Winebrake", "given" : "James J.", "non-dropping-particle" : "", "parse-names" : false, "suffix" : "" }, { "dropping-particle" : "", "family" : "Johansson", "given" : "Lasse", "non-dropping-particle" : "", "parse-names" : false, "suffix" : "" }, { "dropping-particle" : "", "family" : "Carr", "given" : "Edward W.", "non-dropping-particle" : "", "parse-names" : false, "suffix" : "" }, { "dropping-particle" : "", "family" : "Prank", "given" : "Marje", "non-dropping-particle" : "", "parse-names" : false, "suffix" : "" }, { "dropping-particle" : "", "family" : "Soares", "given" : "Joana", "non-dropping-particle" : "", "parse-names" : false, "suffix" : "" }, { "dropping-particle" : "", "family" : "Vira", "given" : "Julius", "non-dropping-particle" : "", "parse-names" : false, "suffix" : "" }, { "dropping-particle" : "", "family" : "Kouznetsov", "given" : "Rostislav", "non-dropping-particle" : "", "parse-names" : false, "suffix" : "" }, { "dropping-particle" : "", "family" : "Jalkanen", "given" : "Jukka Pekka", "non-dropping-particle" : "", "parse-names" : false, "suffix" : "" }, { "dropping-particle" : "", "family" : "Corbett", "given" : "James J.", "non-dropping-particle" : "", "parse-names" : false, "suffix" : "" } ], "container-title" : "Nature Communications", "id" : "ITEM-1", "issue" : "1", "issued" : { "date-parts" : [ [ "2018" ] ] }, "title" : "Cleaner fuels for ships provide public health benefits with climate tradeoffs", "translator" : [ { "dropping-particle" : "", "family" : "G4411", "given" : "", "non-dropping-particle" : "", "parse-names" : false, "suffix" : "" } ], "type" : "article-journal", "volume" : "9" }, "uris" : [ "http://www.mendeley.com/documents/?uuid=6248a12d-5993-40b9-9fdb-49deacdfa9cc" ] } ], "mendeley" : { "formattedCitation" : "(Sofiev et al., 2018)", "plainTextFormattedCitation" : "(Sofiev et al., 2018)", "previouslyFormattedCitation" : "(Sofiev et al., 2018)" }, "properties" : { "noteIndex" : 0 }, "schema" : "https://github.com/citation-style-language/schema/raw/master/csl-citation.json" }</w:instrText>
      </w:r>
      <w:r w:rsidRPr="00D81664">
        <w:rPr>
          <w:rFonts w:cs="Times New Roman"/>
          <w:noProof/>
          <w:color w:val="000000" w:themeColor="text1"/>
          <w:lang w:val="en-US"/>
        </w:rPr>
        <w:fldChar w:fldCharType="separate"/>
      </w:r>
      <w:r w:rsidR="00CB33A1">
        <w:rPr>
          <w:rFonts w:cs="Times New Roman"/>
          <w:noProof/>
          <w:color w:val="000000" w:themeColor="text1"/>
          <w:lang w:val="en-US"/>
        </w:rPr>
        <w:t>(Sofiev et al., 2018)</w:t>
      </w:r>
      <w:r w:rsidRPr="00D81664">
        <w:rPr>
          <w:rFonts w:cs="Times New Roman"/>
          <w:noProof/>
          <w:color w:val="000000" w:themeColor="text1"/>
          <w:lang w:val="en-US"/>
        </w:rPr>
        <w:fldChar w:fldCharType="end"/>
      </w:r>
      <w:r w:rsidRPr="00B55234">
        <w:rPr>
          <w:rFonts w:cs="Times New Roman"/>
          <w:noProof/>
          <w:color w:val="000000" w:themeColor="text1"/>
          <w:lang w:val="en-US"/>
        </w:rPr>
        <w:t>.</w:t>
      </w:r>
      <w:r w:rsidRPr="00D81664">
        <w:rPr>
          <w:rFonts w:cs="Times New Roman"/>
          <w:noProof/>
          <w:color w:val="000000" w:themeColor="text1"/>
          <w:lang w:val="en-US"/>
        </w:rPr>
        <w:t xml:space="preserve"> </w:t>
      </w:r>
      <w:del w:id="5081" w:author="Lucy Cowie" w:date="2021-07-28T17:27:00Z">
        <w:r w:rsidDel="00FA64EE">
          <w:rPr>
            <w:rFonts w:cs="Times New Roman"/>
            <w:noProof/>
            <w:color w:val="000000" w:themeColor="text1"/>
            <w:lang w:val="en-US"/>
          </w:rPr>
          <w:delText xml:space="preserve"> </w:delText>
        </w:r>
      </w:del>
      <w:r w:rsidRPr="00D81664">
        <w:rPr>
          <w:rFonts w:cs="Times New Roman"/>
          <w:noProof/>
          <w:color w:val="000000" w:themeColor="text1"/>
          <w:lang w:val="en-US"/>
        </w:rPr>
        <w:fldChar w:fldCharType="begin" w:fldLock="1"/>
      </w:r>
      <w:r w:rsidR="00D477C7">
        <w:rPr>
          <w:rFonts w:cs="Times New Roman"/>
          <w:noProof/>
          <w:color w:val="000000" w:themeColor="text1"/>
          <w:lang w:val="en-US"/>
        </w:rPr>
        <w:instrText>ADDIN CSL_CITATION { "citationItems" : [ { "id" : "ITEM-1", "itemData" : { "DOI" : "10.1038/s41467-017-02774-9", "ISSN" : "20411723", "abstract" : "We evaluate public health and climate impacts of low-sulphur fuels in global shipping. Using high-resolution emissions inventories, integrated atmospheric models, and health risk functions, we assess ship-related PM2.5 pollution impacts in 2020 with and without the use of low-sulphur fuels. Cleaner marine fuels will reduce ship-related premature mortality and morbidity by 34 and 54%, respectively, representing a ~ 2.6% global reduction in PM2.5 cardiovascular and lung cancer deaths and a ~3.6% global reduction in childhood asthma. Despite these reductions, low-sulphur marine fuels will still account for ~250k deaths and ~6.4 M childhood asthma cases annually, and more stringent standards beyond 2020 may provide additional health benefits. Lower sulphur fuels also reduce radiative cooling from ship aerosols by ~80%, equating to a ~3% increase in current estimates of total anthropogenic forcing. Therefore, stronger international shipping policies may need to achieve climate and health targets by jointly reducing greenhouse gases and air pollution.", "author" : [ { "dropping-particle" : "", "family" : "Sofiev", "given" : "Mikhail", "non-dropping-particle" : "", "parse-names" : false, "suffix" : "" }, { "dropping-particle" : "", "family" : "Winebrake", "given" : "James J.", "non-dropping-particle" : "", "parse-names" : false, "suffix" : "" }, { "dropping-particle" : "", "family" : "Johansson", "given" : "Lasse", "non-dropping-particle" : "", "parse-names" : false, "suffix" : "" }, { "dropping-particle" : "", "family" : "Carr", "given" : "Edward W.", "non-dropping-particle" : "", "parse-names" : false, "suffix" : "" }, { "dropping-particle" : "", "family" : "Prank", "given" : "Marje", "non-dropping-particle" : "", "parse-names" : false, "suffix" : "" }, { "dropping-particle" : "", "family" : "Soares", "given" : "Joana", "non-dropping-particle" : "", "parse-names" : false, "suffix" : "" }, { "dropping-particle" : "", "family" : "Vira", "given" : "Julius", "non-dropping-particle" : "", "parse-names" : false, "suffix" : "" }, { "dropping-particle" : "", "family" : "Kouznetsov", "given" : "Rostislav", "non-dropping-particle" : "", "parse-names" : false, "suffix" : "" }, { "dropping-particle" : "", "family" : "Jalkanen", "given" : "Jukka Pekka", "non-dropping-particle" : "", "parse-names" : false, "suffix" : "" }, { "dropping-particle" : "", "family" : "Corbett", "given" : "James J.", "non-dropping-particle" : "", "parse-names" : false, "suffix" : "" } ], "container-title" : "Nature Communications", "id" : "ITEM-1", "issue" : "1", "issued" : { "date-parts" : [ [ "2018" ] ] }, "title" : "Cleaner fuels for ships provide public health benefits with climate tradeoffs", "translator" : [ { "dropping-particle" : "", "family" : "G4411", "given" : "", "non-dropping-particle" : "", "parse-names" : false, "suffix" : "" } ], "type" : "article-journal", "volume" : "9" }, "uris" : [ "http://www.mendeley.com/documents/?uuid=6248a12d-5993-40b9-9fdb-49deacdfa9cc" ] } ], "mendeley" : { "formattedCitation" : "(Sofiev et al., 2018)", "manualFormatting" : "Sofiev et al. (2018)", "plainTextFormattedCitation" : "(Sofiev et al., 2018)", "previouslyFormattedCitation" : "(Sofiev et al., 2018)" }, "properties" : { "noteIndex" : 0 }, "schema" : "https://github.com/citation-style-language/schema/raw/master/csl-citation.json" }</w:instrText>
      </w:r>
      <w:r w:rsidRPr="00D81664">
        <w:rPr>
          <w:rFonts w:cs="Times New Roman"/>
          <w:noProof/>
          <w:color w:val="000000" w:themeColor="text1"/>
          <w:lang w:val="en-US"/>
        </w:rPr>
        <w:fldChar w:fldCharType="separate"/>
      </w:r>
      <w:r w:rsidR="00CB33A1">
        <w:rPr>
          <w:rFonts w:cs="Times New Roman"/>
          <w:noProof/>
          <w:color w:val="000000" w:themeColor="text1"/>
          <w:lang w:val="en-US"/>
        </w:rPr>
        <w:t>Sofiev et al. (2018)</w:t>
      </w:r>
      <w:r w:rsidRPr="00D81664">
        <w:rPr>
          <w:rFonts w:cs="Times New Roman"/>
          <w:noProof/>
          <w:color w:val="000000" w:themeColor="text1"/>
          <w:lang w:val="en-US"/>
        </w:rPr>
        <w:fldChar w:fldCharType="end"/>
      </w:r>
      <w:r w:rsidRPr="00D81664">
        <w:rPr>
          <w:rFonts w:cs="Times New Roman"/>
          <w:noProof/>
          <w:color w:val="000000" w:themeColor="text1"/>
          <w:lang w:val="en-US"/>
        </w:rPr>
        <w:t xml:space="preserve"> used a high spatial</w:t>
      </w:r>
      <w:ins w:id="5082" w:author="Lucy Cowie" w:date="2021-07-28T17:27:00Z">
        <w:r w:rsidR="00FA64EE">
          <w:rPr>
            <w:rFonts w:cs="Times New Roman"/>
            <w:noProof/>
            <w:color w:val="000000" w:themeColor="text1"/>
            <w:lang w:val="en-US"/>
          </w:rPr>
          <w:t>-</w:t>
        </w:r>
      </w:ins>
      <w:del w:id="5083" w:author="Lucy Cowie" w:date="2021-07-28T17:27:00Z">
        <w:r w:rsidRPr="00D81664" w:rsidDel="00FA64EE">
          <w:rPr>
            <w:rFonts w:cs="Times New Roman"/>
            <w:noProof/>
            <w:color w:val="000000" w:themeColor="text1"/>
            <w:lang w:val="en-US"/>
          </w:rPr>
          <w:delText xml:space="preserve"> </w:delText>
        </w:r>
      </w:del>
      <w:r w:rsidRPr="00D81664">
        <w:rPr>
          <w:rFonts w:cs="Times New Roman"/>
          <w:noProof/>
          <w:color w:val="000000" w:themeColor="text1"/>
          <w:lang w:val="en-US"/>
        </w:rPr>
        <w:t>and</w:t>
      </w:r>
      <w:ins w:id="5084" w:author="Lucy Cowie" w:date="2021-07-28T17:27:00Z">
        <w:r w:rsidR="00FA64EE">
          <w:rPr>
            <w:rFonts w:cs="Times New Roman"/>
            <w:noProof/>
            <w:color w:val="000000" w:themeColor="text1"/>
            <w:lang w:val="en-US"/>
          </w:rPr>
          <w:t>-</w:t>
        </w:r>
      </w:ins>
      <w:del w:id="5085" w:author="Lucy Cowie" w:date="2021-07-28T17:27:00Z">
        <w:r w:rsidRPr="00D81664" w:rsidDel="00FA64EE">
          <w:rPr>
            <w:rFonts w:cs="Times New Roman"/>
            <w:noProof/>
            <w:color w:val="000000" w:themeColor="text1"/>
            <w:lang w:val="en-US"/>
          </w:rPr>
          <w:delText xml:space="preserve"> </w:delText>
        </w:r>
      </w:del>
      <w:r w:rsidRPr="00D81664">
        <w:rPr>
          <w:rFonts w:cs="Times New Roman"/>
          <w:noProof/>
          <w:color w:val="000000" w:themeColor="text1"/>
          <w:lang w:val="en-US"/>
        </w:rPr>
        <w:t>temporal resolution chemistry</w:t>
      </w:r>
      <w:ins w:id="5086" w:author="Lucy Cowie" w:date="2021-07-28T17:28:00Z">
        <w:r w:rsidR="00EA5DF9">
          <w:rPr>
            <w:rFonts w:cs="Times New Roman"/>
            <w:noProof/>
            <w:color w:val="000000" w:themeColor="text1"/>
            <w:lang w:val="en-US"/>
          </w:rPr>
          <w:t xml:space="preserve"> </w:t>
        </w:r>
      </w:ins>
      <w:del w:id="5087" w:author="Lucy Cowie" w:date="2021-07-28T17:28:00Z">
        <w:r w:rsidRPr="00D81664" w:rsidDel="00EA5DF9">
          <w:rPr>
            <w:rFonts w:cs="Times New Roman"/>
            <w:noProof/>
            <w:color w:val="000000" w:themeColor="text1"/>
            <w:lang w:val="en-US"/>
          </w:rPr>
          <w:delText>-</w:delText>
        </w:r>
      </w:del>
      <w:r w:rsidRPr="00BA6AFA">
        <w:rPr>
          <w:rFonts w:cs="Times New Roman"/>
          <w:noProof/>
          <w:color w:val="000000" w:themeColor="text1"/>
          <w:lang w:val="en-US"/>
        </w:rPr>
        <w:t>climate model and estimated a net total ERF of +71 mW m</w:t>
      </w:r>
      <w:ins w:id="5088" w:author="Lucy Cowie" w:date="2021-07-28T17:28:00Z">
        <w:r w:rsidR="00EA5DF9">
          <w:rPr>
            <w:rFonts w:cs="Times New Roman"/>
            <w:noProof/>
            <w:color w:val="000000" w:themeColor="text1"/>
            <w:vertAlign w:val="superscript"/>
            <w:lang w:val="en-US"/>
          </w:rPr>
          <w:t>–</w:t>
        </w:r>
      </w:ins>
      <w:del w:id="5089" w:author="Lucy Cowie" w:date="2021-07-28T17:28:00Z">
        <w:r w:rsidRPr="00BA6AFA" w:rsidDel="00EA5DF9">
          <w:rPr>
            <w:rFonts w:cs="Times New Roman"/>
            <w:noProof/>
            <w:color w:val="000000" w:themeColor="text1"/>
            <w:vertAlign w:val="superscript"/>
            <w:lang w:val="en-US"/>
          </w:rPr>
          <w:delText>-</w:delText>
        </w:r>
      </w:del>
      <w:r w:rsidRPr="00BA6AFA">
        <w:rPr>
          <w:rFonts w:cs="Times New Roman"/>
          <w:noProof/>
          <w:color w:val="000000" w:themeColor="text1"/>
          <w:vertAlign w:val="superscript"/>
          <w:lang w:val="en-US"/>
        </w:rPr>
        <w:t>2</w:t>
      </w:r>
      <w:r w:rsidRPr="00BA6AFA">
        <w:rPr>
          <w:rFonts w:cs="Times New Roman"/>
          <w:noProof/>
          <w:color w:val="000000" w:themeColor="text1"/>
          <w:lang w:val="en-US"/>
        </w:rPr>
        <w:t xml:space="preserve"> associated with this measure and due t</w:t>
      </w:r>
      <w:r w:rsidRPr="007B5EF1">
        <w:rPr>
          <w:rFonts w:cs="Times New Roman"/>
          <w:lang w:val="en-US" w:eastAsia="en-US"/>
        </w:rPr>
        <w:t>o lower direct aerosol cooling (</w:t>
      </w:r>
      <w:ins w:id="5090" w:author="Lucy Cowie" w:date="2021-07-28T17:29:00Z">
        <w:r w:rsidR="001970A7">
          <w:rPr>
            <w:rFonts w:cs="Times New Roman"/>
            <w:lang w:val="en-US" w:eastAsia="en-US"/>
          </w:rPr>
          <w:t>–</w:t>
        </w:r>
      </w:ins>
      <w:del w:id="5091" w:author="Lucy Cowie" w:date="2021-07-28T17:29:00Z">
        <w:r w:rsidRPr="007B5EF1" w:rsidDel="001970A7">
          <w:rPr>
            <w:rFonts w:cs="Times New Roman"/>
            <w:lang w:val="en-US" w:eastAsia="en-US"/>
          </w:rPr>
          <w:delText>-</w:delText>
        </w:r>
      </w:del>
      <w:r w:rsidRPr="007B5EF1">
        <w:rPr>
          <w:rFonts w:cs="Times New Roman"/>
          <w:lang w:val="en-US" w:eastAsia="en-US"/>
        </w:rPr>
        <w:t>3.9 mW m</w:t>
      </w:r>
      <w:ins w:id="5092" w:author="Lucy Cowie" w:date="2021-07-28T17:29:00Z">
        <w:r w:rsidR="002602E3">
          <w:rPr>
            <w:rFonts w:cs="Times New Roman"/>
            <w:vertAlign w:val="superscript"/>
            <w:lang w:val="en-US" w:eastAsia="en-US"/>
          </w:rPr>
          <w:t>–</w:t>
        </w:r>
      </w:ins>
      <w:del w:id="5093" w:author="Lucy Cowie" w:date="2021-07-28T17:29:00Z">
        <w:r w:rsidRPr="007B5EF1" w:rsidDel="002602E3">
          <w:rPr>
            <w:rFonts w:cs="Times New Roman"/>
            <w:vertAlign w:val="superscript"/>
            <w:lang w:val="en-US" w:eastAsia="en-US"/>
          </w:rPr>
          <w:delText>-</w:delText>
        </w:r>
      </w:del>
      <w:r w:rsidRPr="007B5EF1">
        <w:rPr>
          <w:rFonts w:cs="Times New Roman"/>
          <w:vertAlign w:val="superscript"/>
          <w:lang w:val="en-US" w:eastAsia="en-US"/>
        </w:rPr>
        <w:t>2</w:t>
      </w:r>
      <w:r w:rsidRPr="007B5EF1">
        <w:rPr>
          <w:rFonts w:cs="Times New Roman"/>
          <w:lang w:val="en-US" w:eastAsia="en-US"/>
        </w:rPr>
        <w:t>) and lower cloud albedo (</w:t>
      </w:r>
      <w:ins w:id="5094" w:author="Lucy Cowie" w:date="2021-07-28T17:30:00Z">
        <w:r w:rsidR="002602E3">
          <w:rPr>
            <w:rFonts w:cs="Times New Roman"/>
            <w:lang w:val="en-US" w:eastAsia="en-US"/>
          </w:rPr>
          <w:t>–</w:t>
        </w:r>
      </w:ins>
      <w:del w:id="5095" w:author="Lucy Cowie" w:date="2021-07-28T17:30:00Z">
        <w:r w:rsidRPr="007B5EF1" w:rsidDel="002602E3">
          <w:rPr>
            <w:rFonts w:cs="Times New Roman"/>
            <w:lang w:val="en-US" w:eastAsia="en-US"/>
          </w:rPr>
          <w:delText>-</w:delText>
        </w:r>
      </w:del>
      <w:r w:rsidRPr="007B5EF1">
        <w:rPr>
          <w:rFonts w:cs="Times New Roman"/>
          <w:lang w:val="en-US" w:eastAsia="en-US"/>
        </w:rPr>
        <w:t>67 mW m</w:t>
      </w:r>
      <w:ins w:id="5096" w:author="Lucy Cowie" w:date="2021-07-28T17:30:00Z">
        <w:r w:rsidR="002602E3">
          <w:rPr>
            <w:rFonts w:cs="Times New Roman"/>
            <w:vertAlign w:val="superscript"/>
            <w:lang w:val="en-US" w:eastAsia="en-US"/>
          </w:rPr>
          <w:t>–</w:t>
        </w:r>
      </w:ins>
      <w:del w:id="5097" w:author="Lucy Cowie" w:date="2021-07-28T17:30:00Z">
        <w:r w:rsidRPr="007B5EF1" w:rsidDel="002602E3">
          <w:rPr>
            <w:rFonts w:cs="Times New Roman"/>
            <w:vertAlign w:val="superscript"/>
            <w:lang w:val="en-US" w:eastAsia="en-US"/>
          </w:rPr>
          <w:delText>-</w:delText>
        </w:r>
      </w:del>
      <w:r w:rsidRPr="007B5EF1">
        <w:rPr>
          <w:rFonts w:cs="Times New Roman"/>
          <w:vertAlign w:val="superscript"/>
          <w:lang w:val="en-US" w:eastAsia="en-US"/>
        </w:rPr>
        <w:t>2</w:t>
      </w:r>
      <w:r w:rsidRPr="007B5EF1">
        <w:rPr>
          <w:rFonts w:cs="Times New Roman"/>
          <w:lang w:val="en-US" w:eastAsia="en-US"/>
        </w:rPr>
        <w:t>)</w:t>
      </w:r>
      <w:r w:rsidRPr="00BA6AFA">
        <w:rPr>
          <w:rFonts w:cs="Times New Roman"/>
          <w:noProof/>
          <w:color w:val="000000" w:themeColor="text1"/>
          <w:lang w:val="en-US"/>
        </w:rPr>
        <w:t>. This value, which correponds to</w:t>
      </w:r>
      <w:ins w:id="5098" w:author="Lucy Cowie" w:date="2021-07-28T17:30:00Z">
        <w:r w:rsidR="002602E3">
          <w:rPr>
            <w:rFonts w:cs="Times New Roman"/>
            <w:noProof/>
            <w:color w:val="000000" w:themeColor="text1"/>
            <w:lang w:val="en-US"/>
          </w:rPr>
          <w:t xml:space="preserve"> an</w:t>
        </w:r>
      </w:ins>
      <w:r w:rsidRPr="00BA6AFA">
        <w:rPr>
          <w:rFonts w:cs="Times New Roman"/>
          <w:noProof/>
          <w:color w:val="000000" w:themeColor="text1"/>
          <w:lang w:val="en-US"/>
        </w:rPr>
        <w:t xml:space="preserve"> 80%</w:t>
      </w:r>
      <w:r>
        <w:rPr>
          <w:rFonts w:cs="Times New Roman"/>
          <w:noProof/>
          <w:color w:val="000000" w:themeColor="text1"/>
          <w:lang w:val="en-US"/>
        </w:rPr>
        <w:t xml:space="preserve"> decrease of the cooling effect of shipping induced by </w:t>
      </w:r>
      <w:r w:rsidRPr="00D81664">
        <w:rPr>
          <w:rFonts w:cs="Times New Roman"/>
          <w:noProof/>
          <w:color w:val="000000" w:themeColor="text1"/>
          <w:lang w:val="en-US"/>
        </w:rPr>
        <w:t>about 8 Tg of SO</w:t>
      </w:r>
      <w:r w:rsidRPr="00D81664">
        <w:rPr>
          <w:rFonts w:cs="Times New Roman"/>
          <w:noProof/>
          <w:color w:val="000000" w:themeColor="text1"/>
          <w:vertAlign w:val="subscript"/>
          <w:lang w:val="en-US"/>
        </w:rPr>
        <w:t>2</w:t>
      </w:r>
      <w:r>
        <w:rPr>
          <w:rFonts w:cs="Times New Roman"/>
          <w:noProof/>
          <w:color w:val="000000" w:themeColor="text1"/>
          <w:vertAlign w:val="subscript"/>
          <w:lang w:val="en-US"/>
        </w:rPr>
        <w:t xml:space="preserve">  </w:t>
      </w:r>
      <w:r w:rsidRPr="000A4007">
        <w:rPr>
          <w:rFonts w:cs="Times New Roman"/>
          <w:noProof/>
          <w:color w:val="000000" w:themeColor="text1"/>
          <w:lang w:val="en-US"/>
        </w:rPr>
        <w:t xml:space="preserve">of </w:t>
      </w:r>
      <w:r w:rsidRPr="00D81664">
        <w:rPr>
          <w:rFonts w:cs="Times New Roman"/>
          <w:noProof/>
          <w:color w:val="000000" w:themeColor="text1"/>
          <w:lang w:val="en-US"/>
        </w:rPr>
        <w:t>avoided emissions</w:t>
      </w:r>
      <w:r>
        <w:rPr>
          <w:rFonts w:cs="Times New Roman"/>
          <w:noProof/>
          <w:color w:val="000000" w:themeColor="text1"/>
          <w:lang w:val="en-US"/>
        </w:rPr>
        <w:t>,</w:t>
      </w:r>
      <w:r w:rsidRPr="00D81664">
        <w:rPr>
          <w:rFonts w:cs="Times New Roman"/>
          <w:noProof/>
          <w:color w:val="000000" w:themeColor="text1"/>
          <w:lang w:val="en-US"/>
        </w:rPr>
        <w:t xml:space="preserve"> is consistent with older estimates which considered similar reduction of emitted sulphur</w:t>
      </w:r>
      <w:r w:rsidRPr="00D81664">
        <w:rPr>
          <w:rFonts w:cs="Times New Roman"/>
          <w:noProof/>
          <w:color w:val="000000" w:themeColor="text1"/>
          <w:lang w:val="en-GB"/>
        </w:rPr>
        <w:t>. However, there is considerable uncertainty in the indirect forcing since small changes in aerosols</w:t>
      </w:r>
      <w:r>
        <w:rPr>
          <w:rFonts w:cs="Times New Roman"/>
          <w:noProof/>
          <w:color w:val="000000" w:themeColor="text1"/>
          <w:lang w:val="en-GB"/>
        </w:rPr>
        <w:t>,</w:t>
      </w:r>
      <w:r w:rsidRPr="00D81664">
        <w:rPr>
          <w:rFonts w:cs="Times New Roman"/>
          <w:noProof/>
          <w:color w:val="000000" w:themeColor="text1"/>
          <w:lang w:val="en-GB"/>
        </w:rPr>
        <w:t xml:space="preserve"> acting as CCNs in</w:t>
      </w:r>
      <w:ins w:id="5099" w:author="Lucy Cowie" w:date="2021-07-28T17:30:00Z">
        <w:r w:rsidR="004B7940">
          <w:rPr>
            <w:rFonts w:cs="Times New Roman"/>
            <w:noProof/>
            <w:color w:val="000000" w:themeColor="text1"/>
            <w:lang w:val="en-GB"/>
          </w:rPr>
          <w:t xml:space="preserve"> a</w:t>
        </w:r>
      </w:ins>
      <w:r w:rsidRPr="00D81664">
        <w:rPr>
          <w:rFonts w:cs="Times New Roman"/>
          <w:noProof/>
          <w:color w:val="000000" w:themeColor="text1"/>
          <w:lang w:val="en-GB"/>
        </w:rPr>
        <w:t xml:space="preserve"> clean environment</w:t>
      </w:r>
      <w:r>
        <w:rPr>
          <w:rFonts w:cs="Times New Roman"/>
          <w:noProof/>
          <w:color w:val="000000" w:themeColor="text1"/>
          <w:lang w:val="en-GB"/>
        </w:rPr>
        <w:t>,</w:t>
      </w:r>
      <w:r w:rsidRPr="00D81664">
        <w:rPr>
          <w:rFonts w:cs="Times New Roman"/>
          <w:noProof/>
          <w:color w:val="000000" w:themeColor="text1"/>
          <w:lang w:val="en-GB"/>
        </w:rPr>
        <w:t xml:space="preserve"> can have disproportionally large effects on the radiative balance.</w:t>
      </w:r>
      <w:r w:rsidRPr="00D81664">
        <w:rPr>
          <w:rFonts w:cs="Times New Roman"/>
          <w:noProof/>
          <w:color w:val="000000" w:themeColor="text1"/>
          <w:lang w:val="en-US"/>
        </w:rPr>
        <w:t xml:space="preserve"> Since sulphate is by far the largest component of the radiative forcing </w:t>
      </w:r>
      <w:r w:rsidR="004049B2" w:rsidRPr="00D81664">
        <w:rPr>
          <w:rFonts w:cs="Times New Roman"/>
          <w:noProof/>
          <w:color w:val="000000" w:themeColor="text1"/>
          <w:lang w:val="en-US"/>
        </w:rPr>
        <w:fldChar w:fldCharType="begin" w:fldLock="1"/>
      </w:r>
      <w:r w:rsidR="00D477C7">
        <w:rPr>
          <w:rFonts w:cs="Times New Roman"/>
          <w:noProof/>
          <w:color w:val="000000" w:themeColor="text1"/>
          <w:lang w:val="en-US"/>
        </w:rPr>
        <w:instrText>ADDIN CSL_CITATION { "citationItems" : [ { "id" : "ITEM-1", "itemData" : { "DOI" : "10.1073/pnas.0702958104", "ISSN" : "00278424", "abstract" : "Although the transport sector is responsible for a large and growing share of global emissions affecting climate, its overall contribution has not been quantified. We provide a comprehensive analysis of radiative forcing from the road transport, shipping, aviation, and rail subsectors, using both past- and forward-looking perspectives. We find that, since preindustrial times, transport has contributed \u224815% and 31% of the total man-made CO2 and O 3 forcing, respectively. A forward-looking perspective shows that the current emissions from transport are responsible for \u224816% of the integrated net forcing over 100 years from all current manmade emissions. The dominating contributor to positive forcing (warming) is CO2, followed by tropospheric O3. By subsector, road transport is the largest contributor to warming. The transport sector also exerts cooling through reduced methane lifetime and atmospheric aerosol effects. Shipping causes net cooling, except on future time scales of several centuries. Much of the forcing from transport comes from emissions not covered by the Kyoto Protocol. \u00a9 2008 by The National Academy of Sciences of the USA.", "author" : [ { "dropping-particle" : "", "family" : "Fuglestvedt", "given" : "Jan S.", "non-dropping-particle" : "", "parse-names" : false, "suffix" : "" }, { "dropping-particle" : "", "family" : "Berntsen", "given" : "Terje", "non-dropping-particle" : "", "parse-names" : false, "suffix" : "" }, { "dropping-particle" : "", "family" : "Myhre", "given" : "Gunnar", "non-dropping-particle" : "", "parse-names" : false, "suffix" : "" }, { "dropping-particle" : "", "family" : "Rypdal", "given" : "Kristin", "non-dropping-particle" : "", "parse-names" : false, "suffix" : "" }, { "dropping-particle" : "", "family" : "Skeie", "given" : "Ragnhild Bieltvedt", "non-dropping-particle" : "", "parse-names" : false, "suffix" : "" } ], "container-title" : "Proceedings of the National Academy of Sciences", "id" : "ITEM-1", "issue" : "2", "issued" : { "date-parts" : [ [ "2008" ] ] }, "page" : "454-458", "title" : "Climate forcing from the transport sectors", "translator" : [ { "dropping-particle" : "", "family" : "G4406", "given" : "", "non-dropping-particle" : "", "parse-names" : false, "suffix" : "" } ], "type" : "article-journal", "volume" : "105" }, "uris" : [ "http://www.mendeley.com/documents/?uuid=5e5b8979-9059-4bb0-9834-29832f756550" ] } ], "mendeley" : { "formattedCitation" : "(Fuglestvedt et al., 2008)", "plainTextFormattedCitation" : "(Fuglestvedt et al., 2008)", "previouslyFormattedCitation" : "(Fuglestvedt et al., 2008)" }, "properties" : { "noteIndex" : 0 }, "schema" : "https://github.com/citation-style-language/schema/raw/master/csl-citation.json" }</w:instrText>
      </w:r>
      <w:r w:rsidR="004049B2" w:rsidRPr="00D81664">
        <w:rPr>
          <w:rFonts w:cs="Times New Roman"/>
          <w:noProof/>
          <w:color w:val="000000" w:themeColor="text1"/>
          <w:lang w:val="en-US"/>
        </w:rPr>
        <w:fldChar w:fldCharType="separate"/>
      </w:r>
      <w:r w:rsidR="00CB33A1">
        <w:rPr>
          <w:rFonts w:cs="Times New Roman"/>
          <w:noProof/>
          <w:color w:val="000000" w:themeColor="text1"/>
          <w:lang w:val="en-US"/>
        </w:rPr>
        <w:t>(Fuglestvedt et al., 2008)</w:t>
      </w:r>
      <w:r w:rsidR="004049B2" w:rsidRPr="00D81664">
        <w:rPr>
          <w:rFonts w:cs="Times New Roman"/>
          <w:noProof/>
          <w:color w:val="000000" w:themeColor="text1"/>
          <w:lang w:val="en-US"/>
        </w:rPr>
        <w:fldChar w:fldCharType="end"/>
      </w:r>
      <w:r w:rsidR="004049B2">
        <w:rPr>
          <w:rFonts w:cs="Times New Roman"/>
          <w:noProof/>
          <w:color w:val="000000" w:themeColor="text1"/>
          <w:lang w:val="en-US"/>
        </w:rPr>
        <w:t xml:space="preserve"> and of surface temperature effect (Figure 6.16) </w:t>
      </w:r>
      <w:r w:rsidRPr="00D81664">
        <w:rPr>
          <w:rFonts w:cs="Times New Roman"/>
          <w:noProof/>
          <w:color w:val="000000" w:themeColor="text1"/>
          <w:lang w:val="en-US"/>
        </w:rPr>
        <w:t xml:space="preserve">due to ship emissions over </w:t>
      </w:r>
      <w:ins w:id="5100" w:author="Lucy Cowie" w:date="2021-07-28T17:31:00Z">
        <w:r w:rsidR="004B7940">
          <w:rPr>
            <w:rFonts w:cs="Times New Roman"/>
            <w:noProof/>
            <w:color w:val="000000" w:themeColor="text1"/>
            <w:lang w:val="en-US"/>
          </w:rPr>
          <w:t xml:space="preserve">a </w:t>
        </w:r>
      </w:ins>
      <w:r w:rsidR="004049B2">
        <w:rPr>
          <w:rFonts w:cs="Times New Roman"/>
          <w:noProof/>
          <w:color w:val="000000" w:themeColor="text1"/>
          <w:lang w:val="en-US"/>
        </w:rPr>
        <w:t>short</w:t>
      </w:r>
      <w:r w:rsidR="004049B2" w:rsidRPr="00D81664">
        <w:rPr>
          <w:rFonts w:cs="Times New Roman"/>
          <w:noProof/>
          <w:color w:val="000000" w:themeColor="text1"/>
          <w:lang w:val="en-US"/>
        </w:rPr>
        <w:t xml:space="preserve"> </w:t>
      </w:r>
      <w:r w:rsidRPr="00D81664">
        <w:rPr>
          <w:rFonts w:cs="Times New Roman"/>
          <w:noProof/>
          <w:color w:val="000000" w:themeColor="text1"/>
          <w:lang w:val="en-US"/>
        </w:rPr>
        <w:t>time</w:t>
      </w:r>
      <w:r w:rsidR="00050150">
        <w:rPr>
          <w:rFonts w:cs="Times New Roman"/>
          <w:noProof/>
          <w:color w:val="000000" w:themeColor="text1"/>
          <w:lang w:val="en-US"/>
        </w:rPr>
        <w:t xml:space="preserve"> </w:t>
      </w:r>
      <w:r w:rsidRPr="00D81664">
        <w:rPr>
          <w:rFonts w:cs="Times New Roman"/>
          <w:noProof/>
          <w:color w:val="000000" w:themeColor="text1"/>
          <w:lang w:val="en-US"/>
        </w:rPr>
        <w:t>scale</w:t>
      </w:r>
      <w:r w:rsidR="004049B2">
        <w:rPr>
          <w:rFonts w:cs="Times New Roman"/>
          <w:noProof/>
          <w:color w:val="000000" w:themeColor="text1"/>
          <w:lang w:val="en-US"/>
        </w:rPr>
        <w:t xml:space="preserve">, </w:t>
      </w:r>
      <w:r w:rsidRPr="00D81664">
        <w:rPr>
          <w:rFonts w:cs="Times New Roman"/>
          <w:noProof/>
          <w:color w:val="000000" w:themeColor="text1"/>
          <w:lang w:val="en-US"/>
        </w:rPr>
        <w:t xml:space="preserve">limiting the co-emitted SLCFs can not offset the warming by sulphur reductions. The reduction of sulphur emission from shipping </w:t>
      </w:r>
      <w:r>
        <w:rPr>
          <w:rFonts w:cs="Times New Roman"/>
          <w:noProof/>
          <w:color w:val="000000" w:themeColor="text1"/>
          <w:lang w:val="en-US"/>
        </w:rPr>
        <w:t xml:space="preserve">is assessed to </w:t>
      </w:r>
      <w:r w:rsidRPr="00D81664">
        <w:rPr>
          <w:rFonts w:cs="Times New Roman"/>
          <w:noProof/>
          <w:color w:val="000000" w:themeColor="text1"/>
          <w:lang w:val="en-US"/>
        </w:rPr>
        <w:t>lead to a slight warming mainly due to aerosol</w:t>
      </w:r>
      <w:ins w:id="5101" w:author="Lucy Cowie" w:date="2021-07-28T17:32:00Z">
        <w:r w:rsidR="004B7940">
          <w:rPr>
            <w:rFonts w:cs="Times New Roman"/>
            <w:noProof/>
            <w:color w:val="000000" w:themeColor="text1"/>
            <w:lang w:val="en-US"/>
          </w:rPr>
          <w:t>–</w:t>
        </w:r>
      </w:ins>
      <w:del w:id="5102" w:author="Lucy Cowie" w:date="2021-07-28T17:32:00Z">
        <w:r w:rsidRPr="00D81664" w:rsidDel="004B7940">
          <w:rPr>
            <w:rFonts w:cs="Times New Roman"/>
            <w:noProof/>
            <w:color w:val="000000" w:themeColor="text1"/>
            <w:lang w:val="en-US"/>
          </w:rPr>
          <w:delText>-</w:delText>
        </w:r>
      </w:del>
      <w:r w:rsidRPr="00D81664">
        <w:rPr>
          <w:rFonts w:cs="Times New Roman"/>
          <w:noProof/>
          <w:color w:val="000000" w:themeColor="text1"/>
          <w:lang w:val="en-US"/>
        </w:rPr>
        <w:t>cloud interactions (</w:t>
      </w:r>
      <w:r w:rsidRPr="00D81664">
        <w:rPr>
          <w:rFonts w:cs="Times New Roman"/>
          <w:i/>
          <w:noProof/>
          <w:color w:val="000000" w:themeColor="text1"/>
          <w:lang w:val="en-US"/>
        </w:rPr>
        <w:t>medium evidence</w:t>
      </w:r>
      <w:r w:rsidRPr="004B7940">
        <w:rPr>
          <w:rFonts w:cs="Times New Roman"/>
          <w:iCs/>
          <w:noProof/>
          <w:color w:val="000000" w:themeColor="text1"/>
          <w:lang w:val="en-US"/>
          <w:rPrChange w:id="5103" w:author="Lucy Cowie" w:date="2021-07-28T17:32:00Z">
            <w:rPr>
              <w:rFonts w:cs="Times New Roman"/>
              <w:i/>
              <w:noProof/>
              <w:color w:val="000000" w:themeColor="text1"/>
              <w:lang w:val="en-US"/>
            </w:rPr>
          </w:rPrChange>
        </w:rPr>
        <w:t>,</w:t>
      </w:r>
      <w:r w:rsidRPr="00D81664">
        <w:rPr>
          <w:rFonts w:cs="Times New Roman"/>
          <w:i/>
          <w:noProof/>
          <w:color w:val="000000" w:themeColor="text1"/>
          <w:lang w:val="en-US"/>
        </w:rPr>
        <w:t xml:space="preserve"> medium agreement</w:t>
      </w:r>
      <w:r w:rsidRPr="00D81664">
        <w:rPr>
          <w:rFonts w:cs="Times New Roman"/>
          <w:noProof/>
          <w:color w:val="000000" w:themeColor="text1"/>
          <w:lang w:val="en-US"/>
        </w:rPr>
        <w:t>).</w:t>
      </w:r>
    </w:p>
    <w:p w14:paraId="10B55F2D" w14:textId="77777777" w:rsidR="00E578B9" w:rsidRPr="00D81664" w:rsidRDefault="00E578B9" w:rsidP="00D5630D">
      <w:pPr>
        <w:pStyle w:val="AR6BodyText"/>
        <w:rPr>
          <w:rFonts w:cs="Times New Roman"/>
          <w:noProof/>
          <w:color w:val="000000" w:themeColor="text1"/>
          <w:lang w:val="en-US"/>
        </w:rPr>
      </w:pPr>
    </w:p>
    <w:p w14:paraId="1910EB76" w14:textId="55A1E634" w:rsidR="00E578B9" w:rsidRPr="00F3114D" w:rsidRDefault="004B7940" w:rsidP="00D5630D">
      <w:pPr>
        <w:pStyle w:val="AR6BodyText"/>
        <w:rPr>
          <w:rFonts w:cs="Times New Roman"/>
          <w:noProof/>
          <w:color w:val="000000" w:themeColor="text1"/>
          <w:lang w:val="en-GB"/>
        </w:rPr>
      </w:pPr>
      <w:bookmarkStart w:id="5104" w:name="_Toc30501041"/>
      <w:ins w:id="5105" w:author="Lucy Cowie" w:date="2021-07-28T17:33:00Z">
        <w:r>
          <w:rPr>
            <w:rFonts w:cs="Times New Roman"/>
            <w:lang w:val="en-US"/>
          </w:rPr>
          <w:t xml:space="preserve">The </w:t>
        </w:r>
      </w:ins>
      <w:r w:rsidR="00E578B9" w:rsidRPr="003C1F07">
        <w:rPr>
          <w:rFonts w:cs="Times New Roman"/>
          <w:lang w:val="en-US"/>
        </w:rPr>
        <w:t>Kigali Amendment</w:t>
      </w:r>
      <w:bookmarkEnd w:id="5104"/>
      <w:r w:rsidR="00E578B9">
        <w:rPr>
          <w:rFonts w:cs="Times New Roman"/>
          <w:lang w:val="en-US"/>
        </w:rPr>
        <w:t xml:space="preserve"> </w:t>
      </w:r>
      <w:r w:rsidR="00E578B9">
        <w:rPr>
          <w:rFonts w:cs="Times New Roman"/>
          <w:lang w:val="en-US"/>
        </w:rPr>
        <w:fldChar w:fldCharType="begin" w:fldLock="1"/>
      </w:r>
      <w:r w:rsidR="00D477C7">
        <w:rPr>
          <w:rFonts w:cs="Times New Roman"/>
          <w:lang w:val="en-US"/>
        </w:rPr>
        <w:instrText>ADDIN CSL_CITATION { "citationItems" : [ { "id" : "ITEM-1", "itemData" : { "author" : [ { "dropping-particle" : "", "family" : "UNEP", "given" : "", "non-dropping-particle" : "", "parse-names" : false, "suffix" : "" } ], "id" : "ITEM-1", "issued" : { "date-parts" : [ [ "2016" ] ] }, "number-of-pages" : "46-53", "publisher-place" : "Nairobi, Kenya", "title" : "Amendment to the Montreal Protocol on Substances that Deplete the Ozone Layer. In: Report of the Twenty-Eighth Meeting of the Parties to the Montreal Protocol on Substances that Deplete the Ozone Layer. UNEP/OzL.Pro.28/12", "translator" : [ { "dropping-particle" : "", "family" : "G5361", "given" : "", "non-dropping-particle" : "", "parse-names" : false, "suffix" : "" } ], "type" : "report" }, "uris" : [ "http://www.mendeley.com/documents/?uuid=55de2e96-dd57-4183-89e3-bed59499927b", "http://www.mendeley.com/documents/?uuid=cc1f482e-9f40-4619-a2da-12681c422c37", "http://www.mendeley.com/documents/?uuid=59cc8fa5-d65a-44c2-8c4d-cd8e5e6d5cf4", "http://www.mendeley.com/documents/?uuid=f7156f27-24b0-4e7a-9cd0-0c0789de7dfe" ] } ], "mendeley" : { "formattedCitation" : "(UNEP, 2016)", "plainTextFormattedCitation" : "(UNEP, 2016)", "previouslyFormattedCitation" : "(UNEP, 2016)" }, "properties" : { "noteIndex" : 0 }, "schema" : "https://github.com/citation-style-language/schema/raw/master/csl-citation.json" }</w:instrText>
      </w:r>
      <w:r w:rsidR="00E578B9">
        <w:rPr>
          <w:rFonts w:cs="Times New Roman"/>
          <w:lang w:val="en-US"/>
        </w:rPr>
        <w:fldChar w:fldCharType="separate"/>
      </w:r>
      <w:r w:rsidR="00CB33A1">
        <w:rPr>
          <w:rFonts w:cs="Times New Roman"/>
          <w:noProof/>
          <w:lang w:val="en-US"/>
        </w:rPr>
        <w:t>(UNEP, 2016)</w:t>
      </w:r>
      <w:r w:rsidR="00E578B9">
        <w:rPr>
          <w:rFonts w:cs="Times New Roman"/>
          <w:lang w:val="en-US"/>
        </w:rPr>
        <w:fldChar w:fldCharType="end"/>
      </w:r>
      <w:r w:rsidR="00E578B9" w:rsidRPr="003C1F07">
        <w:rPr>
          <w:rFonts w:cs="Times New Roman"/>
          <w:lang w:val="en-US"/>
        </w:rPr>
        <w:t xml:space="preserve">: </w:t>
      </w:r>
      <w:del w:id="5106" w:author="Lucy Cowie" w:date="2021-07-28T17:33:00Z">
        <w:r w:rsidR="00E578B9" w:rsidRPr="003C1F07" w:rsidDel="004B7940">
          <w:rPr>
            <w:rFonts w:cs="Times New Roman"/>
            <w:noProof/>
            <w:color w:val="000000" w:themeColor="text1"/>
            <w:lang w:val="en-GB"/>
          </w:rPr>
          <w:delText xml:space="preserve">With </w:delText>
        </w:r>
      </w:del>
      <w:ins w:id="5107" w:author="Lucy Cowie" w:date="2021-07-28T17:33:00Z">
        <w:r>
          <w:rPr>
            <w:rFonts w:cs="Times New Roman"/>
            <w:noProof/>
            <w:color w:val="000000" w:themeColor="text1"/>
            <w:lang w:val="en-GB"/>
          </w:rPr>
          <w:t>w</w:t>
        </w:r>
        <w:r w:rsidRPr="003C1F07">
          <w:rPr>
            <w:rFonts w:cs="Times New Roman"/>
            <w:noProof/>
            <w:color w:val="000000" w:themeColor="text1"/>
            <w:lang w:val="en-GB"/>
          </w:rPr>
          <w:t xml:space="preserve">ith </w:t>
        </w:r>
      </w:ins>
      <w:r w:rsidR="00E578B9" w:rsidRPr="003C1F07">
        <w:rPr>
          <w:rFonts w:cs="Times New Roman"/>
          <w:noProof/>
          <w:color w:val="000000" w:themeColor="text1"/>
          <w:lang w:val="en-GB"/>
        </w:rPr>
        <w:t>the adoption of the Kigali Amendment to the Montreal Protocol</w:t>
      </w:r>
      <w:r w:rsidR="00E578B9">
        <w:rPr>
          <w:rFonts w:cs="Times New Roman"/>
          <w:noProof/>
          <w:color w:val="000000" w:themeColor="text1"/>
          <w:lang w:val="en-GB"/>
        </w:rPr>
        <w:t xml:space="preserve"> </w:t>
      </w:r>
      <w:r w:rsidR="00E578B9">
        <w:rPr>
          <w:rFonts w:cs="Times New Roman"/>
          <w:noProof/>
          <w:color w:val="000000" w:themeColor="text1"/>
          <w:lang w:val="en-GB"/>
        </w:rPr>
        <w:fldChar w:fldCharType="begin" w:fldLock="1"/>
      </w:r>
      <w:r w:rsidR="00D477C7">
        <w:rPr>
          <w:rFonts w:cs="Times New Roman"/>
          <w:noProof/>
          <w:color w:val="000000" w:themeColor="text1"/>
          <w:lang w:val="en-GB"/>
        </w:rPr>
        <w:instrText>ADDIN CSL_CITATION { "citationItems" : [ { "id" : "ITEM-1", "itemData" : { "author" : [ { "dropping-particle" : "", "family" : "UN", "given" : "", "non-dropping-particle" : "", "parse-names" : false, "suffix" : "" } ], "id" : "ITEM-1", "issued" : { "date-parts" : [ [ "1987" ] ] }, "page" : "99-115", "publisher-place" : "New York, NY, USA", "title" : "Montreal Protocol on Substances that Deplete the Ozone Layer.", "translator" : [ { "dropping-particle" : "", "family" : "G5362", "given" : "", "non-dropping-particle" : "", "parse-names" : false, "suffix" : "" } ], "type" : "chapter" }, "uris" : [ "http://www.mendeley.com/documents/?uuid=ab709386-3262-4cd7-9865-bbc94e6faed4", "http://www.mendeley.com/documents/?uuid=24425baa-f7b5-41ae-9c0c-c585871564f6", "http://www.mendeley.com/documents/?uuid=6be774a5-5591-4260-a937-880affc59b7e", "http://www.mendeley.com/documents/?uuid=97d801ab-5abd-41db-a594-335a9d20aa3f" ] } ], "mendeley" : { "formattedCitation" : "(UN, 1987)", "plainTextFormattedCitation" : "(UN, 1987)", "previouslyFormattedCitation" : "(UN, 1987)" }, "properties" : { "noteIndex" : 0 }, "schema" : "https://github.com/citation-style-language/schema/raw/master/csl-citation.json" }</w:instrText>
      </w:r>
      <w:r w:rsidR="00E578B9">
        <w:rPr>
          <w:rFonts w:cs="Times New Roman"/>
          <w:noProof/>
          <w:color w:val="000000" w:themeColor="text1"/>
          <w:lang w:val="en-GB"/>
        </w:rPr>
        <w:fldChar w:fldCharType="separate"/>
      </w:r>
      <w:r w:rsidR="00CB33A1">
        <w:rPr>
          <w:rFonts w:cs="Times New Roman"/>
          <w:noProof/>
          <w:color w:val="000000" w:themeColor="text1"/>
          <w:lang w:val="en-GB"/>
        </w:rPr>
        <w:t>(UN, 1987)</w:t>
      </w:r>
      <w:r w:rsidR="00E578B9">
        <w:rPr>
          <w:rFonts w:cs="Times New Roman"/>
          <w:noProof/>
          <w:color w:val="000000" w:themeColor="text1"/>
          <w:lang w:val="en-GB"/>
        </w:rPr>
        <w:fldChar w:fldCharType="end"/>
      </w:r>
      <w:r w:rsidR="00E578B9" w:rsidRPr="003C1F07">
        <w:rPr>
          <w:rFonts w:cs="Times New Roman"/>
          <w:noProof/>
          <w:color w:val="000000" w:themeColor="text1"/>
          <w:lang w:val="en-GB"/>
        </w:rPr>
        <w:t xml:space="preserve"> in 2016, parties agreed to the phase</w:t>
      </w:r>
      <w:ins w:id="5108" w:author="Lucy Cowie" w:date="2021-07-28T17:34:00Z">
        <w:r w:rsidR="00442335">
          <w:rPr>
            <w:rFonts w:cs="Times New Roman"/>
            <w:noProof/>
            <w:color w:val="000000" w:themeColor="text1"/>
            <w:lang w:val="en-GB"/>
          </w:rPr>
          <w:t>-</w:t>
        </w:r>
      </w:ins>
      <w:r w:rsidR="00E578B9" w:rsidRPr="003C1F07">
        <w:rPr>
          <w:rFonts w:cs="Times New Roman"/>
          <w:noProof/>
          <w:color w:val="000000" w:themeColor="text1"/>
          <w:lang w:val="en-GB"/>
        </w:rPr>
        <w:t>down of HFCs, substances that are not ozone depleting but are climate</w:t>
      </w:r>
      <w:ins w:id="5109" w:author="Lucy Cowie" w:date="2021-07-28T17:34:00Z">
        <w:r w:rsidR="007059D2">
          <w:rPr>
            <w:rFonts w:cs="Times New Roman"/>
            <w:noProof/>
            <w:color w:val="000000" w:themeColor="text1"/>
            <w:lang w:val="en-GB"/>
          </w:rPr>
          <w:t>-</w:t>
        </w:r>
      </w:ins>
      <w:del w:id="5110" w:author="Lucy Cowie" w:date="2021-07-28T17:34:00Z">
        <w:r w:rsidR="00E578B9" w:rsidRPr="003C1F07" w:rsidDel="007059D2">
          <w:rPr>
            <w:rFonts w:cs="Times New Roman"/>
            <w:noProof/>
            <w:color w:val="000000" w:themeColor="text1"/>
            <w:lang w:val="en-GB"/>
          </w:rPr>
          <w:delText xml:space="preserve"> </w:delText>
        </w:r>
      </w:del>
      <w:r w:rsidR="00E578B9" w:rsidRPr="003C1F07">
        <w:rPr>
          <w:rFonts w:cs="Times New Roman"/>
          <w:noProof/>
          <w:color w:val="000000" w:themeColor="text1"/>
          <w:lang w:val="en-GB"/>
        </w:rPr>
        <w:t xml:space="preserve">forcing agents </w:t>
      </w:r>
      <w:r w:rsidR="00E578B9" w:rsidRPr="003C1F07">
        <w:rPr>
          <w:rFonts w:cs="Times New Roman"/>
          <w:noProof/>
          <w:color w:val="000000" w:themeColor="text1"/>
          <w:lang w:val="en-GB"/>
        </w:rPr>
        <w:fldChar w:fldCharType="begin" w:fldLock="1"/>
      </w:r>
      <w:r w:rsidR="00D477C7">
        <w:rPr>
          <w:rFonts w:cs="Times New Roman"/>
          <w:noProof/>
          <w:color w:val="000000" w:themeColor="text1"/>
          <w:lang w:val="en-GB"/>
        </w:rPr>
        <w:instrText>ADDIN CSL_CITATION { "citationItems" : [ { "id" : "ITEM-1", "itemData" : { "DOI" : "10.5194/acp-18-6317-2018", "ISSN" : "16807324", "abstract" : "Hydrochlorofluorocarbons (HCFCs) are ozone depleting substances and potent greenhouse gases that are controlled under the Montreal Protocol. However, the majority of the 274 HCFCs included in Annex C of the protocol do not have reported global warming potentials (GWPs) which are used to guide the phaseout of HCFCs and the future phase down of hydrofluorocarbons (HFCs). In this study, GWPs for all C1-C3 HCFCs included in Annex C are reported based on estimated atmospheric lifetimes and theoretical methods used to calculate infrared absorption spectra. Atmospheric lifetimes were estimated from a structure activity relationship (SAR) for OH radical reactivity and estimated O(1D) reactivity and UV photolysis loss processes. The C1-C3 HCFCs display a wide range of lifetimes (0.3 to 62 years) and GWPs (5 to 5330, 100-year time horizon) dependent on their molecular structure and the H-atom content of the individual HCFC. The results from this study provide estimated policy-relevant GWP metrics for the HCFCs included in the Montreal Protocol in the absence of experimentally derived metrics.", "author" : [ { "dropping-particle" : "", "family" : "Papanastasiou", "given" : "Dimitrios K.", "non-dropping-particle" : "", "parse-names" : false, "suffix" : "" }, { "dropping-particle" : "", "family" : "Beltrone", "given" : "Allison", "non-dropping-particle" : "", "parse-names" : false, "suffix" : "" }, { "dropping-particle" : "", "family" : "Marshall", "given" : "Paul", "non-dropping-particle" : "", "parse-names" : false, "suffix" : "" }, { "dropping-particle" : "", "family" : "Burkholder", "given" : "James B.", "non-dropping-particle" : "", "parse-names" : false, "suffix" : "" } ], "container-title" : "Atmospheric Chemistry and Physics", "id" : "ITEM-1", "issue" : "9", "issued" : { "date-parts" : [ [ "2018", "5", "4" ] ] }, "page" : "6317-6330", "publisher" : "Copernicus Publications", "title" : "Global warming potential estimates for the C1-C3 hydrochlorofluorocarbons (HCFCs) included in the Kigali Amendment to the Montreal Protocol", "translator" : [ { "dropping-particle" : "", "family" : "G3971", "given" : "", "non-dropping-particle" : "", "parse-names" : false, "suffix" : "" } ], "type" : "article-journal", "volume" : "18" }, "uris" : [ "http://www.mendeley.com/documents/?uuid=3b729274-529f-4509-9e6f-7afd206dc0c2" ] } ], "mendeley" : { "formattedCitation" : "(Papanastasiou et al., 2018)", "plainTextFormattedCitation" : "(Papanastasiou et al., 2018)", "previouslyFormattedCitation" : "(Papanastasiou et al., 2018)" }, "properties" : { "noteIndex" : 0 }, "schema" : "https://github.com/citation-style-language/schema/raw/master/csl-citation.json" }</w:instrText>
      </w:r>
      <w:r w:rsidR="00E578B9" w:rsidRPr="003C1F07">
        <w:rPr>
          <w:rFonts w:cs="Times New Roman"/>
          <w:noProof/>
          <w:color w:val="000000" w:themeColor="text1"/>
          <w:lang w:val="en-GB"/>
        </w:rPr>
        <w:fldChar w:fldCharType="separate"/>
      </w:r>
      <w:r w:rsidR="00CB33A1">
        <w:rPr>
          <w:rFonts w:cs="Times New Roman"/>
          <w:noProof/>
          <w:color w:val="000000" w:themeColor="text1"/>
          <w:lang w:val="en-GB"/>
        </w:rPr>
        <w:t>(Papanastasiou et al., 2018)</w:t>
      </w:r>
      <w:r w:rsidR="00E578B9" w:rsidRPr="003C1F07">
        <w:rPr>
          <w:rFonts w:cs="Times New Roman"/>
          <w:noProof/>
          <w:color w:val="000000" w:themeColor="text1"/>
          <w:lang w:val="en-GB"/>
        </w:rPr>
        <w:fldChar w:fldCharType="end"/>
      </w:r>
      <w:r w:rsidR="00E578B9" w:rsidRPr="003C1F07">
        <w:rPr>
          <w:rFonts w:cs="Times New Roman"/>
          <w:noProof/>
          <w:color w:val="000000" w:themeColor="text1"/>
          <w:lang w:val="en-GB"/>
        </w:rPr>
        <w:t xml:space="preserve">. </w:t>
      </w:r>
      <w:r w:rsidR="00E578B9" w:rsidRPr="000A4007">
        <w:rPr>
          <w:rFonts w:cs="Times New Roman"/>
          <w:noProof/>
          <w:color w:val="000000" w:themeColor="text1"/>
          <w:lang w:val="en-GB"/>
        </w:rPr>
        <w:t xml:space="preserve">Baseline scenarios, in the absence of controls or only pre-Kigali national </w:t>
      </w:r>
      <w:r w:rsidR="00E578B9" w:rsidRPr="00D81134">
        <w:rPr>
          <w:rFonts w:cs="Times New Roman"/>
          <w:noProof/>
          <w:color w:val="000000" w:themeColor="text1"/>
          <w:lang w:val="en-GB"/>
        </w:rPr>
        <w:t xml:space="preserve">legislation, projected increased use and emissions of HFCs. All recent baseline projections are significantly higher than those used in the Representative Concentration Pathways (RCP) scenarios </w:t>
      </w:r>
      <w:del w:id="5111" w:author="Lucy Cowie" w:date="2021-07-28T17:35:00Z">
        <w:r w:rsidR="00E578B9" w:rsidDel="00AA320F">
          <w:rPr>
            <w:rFonts w:cs="Times New Roman"/>
            <w:noProof/>
            <w:color w:val="000000" w:themeColor="text1"/>
            <w:lang w:val="en-GB"/>
          </w:rPr>
          <w:delText>(</w:delText>
        </w:r>
      </w:del>
      <w:r w:rsidR="00E578B9" w:rsidRPr="00D81134">
        <w:rPr>
          <w:rFonts w:cs="Times New Roman"/>
          <w:noProof/>
          <w:color w:val="000000" w:themeColor="text1"/>
          <w:lang w:val="en-GB"/>
        </w:rPr>
        <w:fldChar w:fldCharType="begin" w:fldLock="1"/>
      </w:r>
      <w:r w:rsidR="00D477C7">
        <w:rPr>
          <w:rFonts w:cs="Times New Roman"/>
          <w:noProof/>
          <w:color w:val="000000" w:themeColor="text1"/>
          <w:lang w:val="en-GB"/>
        </w:rPr>
        <w:instrText>ADDIN CSL_CITATION { "citationItems" : [ { "id" : "ITEM-1", "itemData" : { "DOI" : "10.1007/s10584-011-0156-z", "ISSN" : "0165-0009, 1573-1480", "abstract" : "We present the greenhouse gas concentrations for the Representative Concentration Pathways (RCPs) and their extensions beyond 2100, the Extended Concentration Pathways (ECPs). These projections include all major anthropogenic greenhouse gases and are a result of a multi-year effort to produce new scenarios for climate change research. We combine a suite of atmospheric concentration observations and emissions estimates for greenhouse gases (GHGs) through the historical period (1750\u20132005) with harmonized emissions projected by four different Integrated Assessment Models for 2005\u20132100. As concentrations are somewhat dependent on the future climate itself (due to climate feedbacks in the carbon and other gas cycles), we emulate median response characteristics of models assessed in the IPCC Fourth Assessment Report using the reduced-complexity carbon cycle climate model MAGICC6. Projected \u2018best-estimate\u2019 global-mean surface temperature increases (using inter alia a climate sensitivity of 3\u00b0C) range from 1.5\u00b0C by 2100 for the lowest of the four RCPs, called both RCP3-PD and RCP2.6, to 4.5\u00b0C for the highest one, RCP8.5, relative to pre-industrial levels. Beyond 2100, we present the ECPs that are simple extensions of the RCPs, based on the assumption of either smoothly stabilizing concentrations or constant emissions: For example, the lower RCP2.6 pathway represents a strong mitigation scenario and is extended by assuming constant emissions after 2100 (including net negative CO2 emissions), leading to CO2 concentrations returning to 360 ppm by 2300. We also present the GHG concentrations for one supplementary extension, which illustrates the stringent emissions implications of attempting to go back to ECP4.5 concentration levels by 2250 after emissions during the 21st century followed the higher RCP6 scenario. Corresponding radiative forcing values are presented for the RCP and ECPs.", "author" : [ { "dropping-particle" : "", "family" : "Meinshausen", "given" : "Malte", "non-dropping-particle" : "", "parse-names" : false, "suffix" : "" }, { "dropping-particle" : "", "family" : "Smith", "given" : "S J", "non-dropping-particle" : "", "parse-names" : false, "suffix" : "" }, { "dropping-particle" : "", "family" : "Calvin", "given" : "K", "non-dropping-particle" : "", "parse-names" : false, "suffix" : "" }, { "dropping-particle" : "", "family" : "Daniel", "given" : "J S", "non-dropping-particle" : "", "parse-names" : false, "suffix" : "" }, { "dropping-particle" : "", "family" : "Kainuma", "given" : "M L T", "non-dropping-particle" : "", "parse-names" : false, "suffix" : "" }, { "dropping-particle" : "", "family" : "Lamarque", "given" : "J.-F.", "non-dropping-particle" : "", "parse-names" : false, "suffix" : "" }, { "dropping-particle" : "", "family" : "Matsumoto", "given" : "K", "non-dropping-particle" : "", "parse-names" : false, "suffix" : "" }, { "dropping-particle" : "", "family" : "Montzka", "given" : "S A", "non-dropping-particle" : "", "parse-names" : false, "suffix" : "" }, { "dropping-particle" : "", "family" : "Raper", "given" : "S C B", "non-dropping-particle" : "", "parse-names" : false, "suffix" : "" }, { "dropping-particle" : "", "family" : "Riahi", "given" : "K", "non-dropping-particle" : "", "parse-names" : false, "suffix" : "" }, { "dropping-particle" : "", "family" : "Thomson", "given" : "A", "non-dropping-particle" : "", "parse-names" : false, "suffix" : "" }, { "dropping-particle" : "", "family" : "Velders", "given" : "G J M", "non-dropping-particle" : "", "parse-names" : false, "suffix" : "" }, { "dropping-particle" : "van", "family" : "Vuuren", "given" : "D P P", "non-dropping-particle" : "", "parse-names" : false, "suffix" : "" } ], "container-title" : "Climatic Change", "id" : "ITEM-1", "issue" : "1-2", "issued" : { "date-parts" : [ [ "2011", "1", "3" ] ] }, "language" : "en", "page" : "213-241", "title" : "The RCP greenhouse gas concentrations and their extensions from 1765 to 2300", "translator" : [ { "dropping-particle" : "", "family" : "G4833", "given" : "", "non-dropping-particle" : "", "parse-names" : false, "suffix" : "" } ], "type" : "article-journal", "volume" : "109" }, "uris" : [ "http://www.mendeley.com/documents/?uuid=ec2de33d-7a93-4b23-8ce6-e02548b11027" ] } ], "mendeley" : { "formattedCitation" : "(Meinshausen et al., 2011)", "plainTextFormattedCitation" : "(Meinshausen et al., 2011)", "previouslyFormattedCitation" : "(Meinshausen et al., 2011)" }, "properties" : { "noteIndex" : 0 }, "schema" : "https://github.com/citation-style-language/schema/raw/master/csl-citation.json" }</w:instrText>
      </w:r>
      <w:r w:rsidR="00E578B9" w:rsidRPr="00D81134">
        <w:rPr>
          <w:rFonts w:cs="Times New Roman"/>
          <w:noProof/>
          <w:color w:val="000000" w:themeColor="text1"/>
          <w:lang w:val="en-GB"/>
        </w:rPr>
        <w:fldChar w:fldCharType="separate"/>
      </w:r>
      <w:r w:rsidR="00CB33A1">
        <w:rPr>
          <w:rFonts w:cs="Times New Roman"/>
          <w:noProof/>
          <w:color w:val="000000" w:themeColor="text1"/>
          <w:lang w:val="en-GB"/>
        </w:rPr>
        <w:t>(</w:t>
      </w:r>
      <w:ins w:id="5112" w:author="Lucy Cowie" w:date="2021-07-28T17:35:00Z">
        <w:r w:rsidR="00AA320F" w:rsidRPr="00D81134">
          <w:rPr>
            <w:rFonts w:cs="Times New Roman"/>
            <w:noProof/>
            <w:color w:val="000000" w:themeColor="text1"/>
            <w:lang w:val="en-GB"/>
          </w:rPr>
          <w:t>Figure 6.</w:t>
        </w:r>
        <w:r w:rsidR="00AA320F">
          <w:rPr>
            <w:rFonts w:cs="Times New Roman"/>
            <w:noProof/>
            <w:color w:val="000000" w:themeColor="text1"/>
            <w:lang w:val="en-GB"/>
          </w:rPr>
          <w:t xml:space="preserve">18; </w:t>
        </w:r>
      </w:ins>
      <w:r w:rsidR="00CB33A1">
        <w:rPr>
          <w:rFonts w:cs="Times New Roman"/>
          <w:noProof/>
          <w:color w:val="000000" w:themeColor="text1"/>
          <w:lang w:val="en-GB"/>
        </w:rPr>
        <w:t>Meinshausen et al., 2011)</w:t>
      </w:r>
      <w:r w:rsidR="00E578B9" w:rsidRPr="00D81134">
        <w:rPr>
          <w:rFonts w:cs="Times New Roman"/>
          <w:noProof/>
          <w:color w:val="000000" w:themeColor="text1"/>
          <w:lang w:val="en-GB"/>
        </w:rPr>
        <w:fldChar w:fldCharType="end"/>
      </w:r>
      <w:del w:id="5113" w:author="Lucy Cowie" w:date="2021-07-28T17:35:00Z">
        <w:r w:rsidR="00E578B9" w:rsidRPr="00D81134" w:rsidDel="00AA320F">
          <w:rPr>
            <w:rFonts w:cs="Times New Roman"/>
            <w:noProof/>
            <w:color w:val="000000" w:themeColor="text1"/>
            <w:lang w:val="en-GB"/>
          </w:rPr>
          <w:delText xml:space="preserve"> and Figure 6.</w:delText>
        </w:r>
        <w:r w:rsidR="00E578B9" w:rsidDel="00AA320F">
          <w:rPr>
            <w:rFonts w:cs="Times New Roman"/>
            <w:noProof/>
            <w:color w:val="000000" w:themeColor="text1"/>
            <w:lang w:val="en-GB"/>
          </w:rPr>
          <w:delText>18)</w:delText>
        </w:r>
      </w:del>
      <w:r w:rsidR="00E578B9" w:rsidRPr="00D81134">
        <w:rPr>
          <w:rFonts w:cs="Times New Roman"/>
          <w:noProof/>
          <w:color w:val="000000" w:themeColor="text1"/>
          <w:lang w:val="en-GB"/>
        </w:rPr>
        <w:t xml:space="preserve">. </w:t>
      </w:r>
      <w:r w:rsidR="00E578B9" w:rsidRPr="002D2040">
        <w:rPr>
          <w:rFonts w:cs="Times New Roman"/>
          <w:noProof/>
          <w:color w:val="000000" w:themeColor="text1"/>
          <w:lang w:val="en-GB"/>
        </w:rPr>
        <w:t xml:space="preserve">There is </w:t>
      </w:r>
      <w:r w:rsidR="00E578B9" w:rsidRPr="002D2040">
        <w:rPr>
          <w:rFonts w:cs="Times New Roman"/>
          <w:i/>
          <w:iCs/>
          <w:noProof/>
          <w:color w:val="000000" w:themeColor="text1"/>
          <w:lang w:val="en-GB"/>
        </w:rPr>
        <w:t>low confidence</w:t>
      </w:r>
      <w:r w:rsidR="00E578B9" w:rsidRPr="002D2040">
        <w:rPr>
          <w:rFonts w:cs="Times New Roman"/>
          <w:noProof/>
          <w:color w:val="000000" w:themeColor="text1"/>
          <w:lang w:val="en-GB"/>
        </w:rPr>
        <w:t xml:space="preserve"> that the high baseline (assuming absence of controls, lack of technical progress</w:t>
      </w:r>
      <w:del w:id="5114" w:author="Lucy Cowie" w:date="2021-07-28T17:35:00Z">
        <w:r w:rsidR="00E578B9" w:rsidRPr="002D2040" w:rsidDel="00DE0BCE">
          <w:rPr>
            <w:rFonts w:cs="Times New Roman"/>
            <w:noProof/>
            <w:color w:val="000000" w:themeColor="text1"/>
            <w:lang w:val="en-GB"/>
          </w:rPr>
          <w:delText>,</w:delText>
        </w:r>
      </w:del>
      <w:r w:rsidR="00E578B9" w:rsidRPr="002D2040">
        <w:rPr>
          <w:rFonts w:cs="Times New Roman"/>
          <w:noProof/>
          <w:color w:val="000000" w:themeColor="text1"/>
          <w:lang w:val="en-GB"/>
        </w:rPr>
        <w:t xml:space="preserve"> and high growth) as developed in Velders et al. </w:t>
      </w:r>
      <w:commentRangeStart w:id="5115"/>
      <w:r w:rsidR="00E578B9" w:rsidRPr="002D2040">
        <w:rPr>
          <w:rFonts w:cs="Times New Roman"/>
          <w:noProof/>
          <w:color w:val="000000" w:themeColor="text1"/>
          <w:lang w:val="en-GB"/>
        </w:rPr>
        <w:fldChar w:fldCharType="begin" w:fldLock="1"/>
      </w:r>
      <w:r w:rsidR="00D477C7">
        <w:rPr>
          <w:rFonts w:cs="Times New Roman"/>
          <w:noProof/>
          <w:color w:val="000000" w:themeColor="text1"/>
          <w:lang w:val="en-GB"/>
        </w:rPr>
        <w:instrText>ADDIN CSL_CITATION { "citationItems" : [ { "id" : "ITEM-1", "itemData" : { "DOI" : "10.1073/pnas.0902817106", "ISSN" : "00278424", "abstract" : "The consumption and emissions of hydrofluorocarbons (HFCs) are projected to increase substantially in the coming decades in response to regulation of ozone depleting gases under the Montreal Protocol. The projected increases result primarily from sustained growth in demand for refrigeration, air-conditioning (AC) and insulating foam products in developing countries assuming no new regulation of HFC consumption or emissions. New HFC scenarios are presented based on current hydrochlorofluorocarbon (HCFC) consumption in leading applications, patterns of replacements of HCFCs by HFCs in developed countries, and gross domestic product (GDP) growth. Global HFC emissions significantly exceed previous estimates after 2025 with developing country emissions as much as 800% greater than in developed countries in 2050. Global HFC emissions in 2050 are equivalent to 9-19% (CO2-eq. basis) of projected global CO2 emissions in business-as-usual scenarios and contribute a radiative forcing equivalent to that from 6-13 years of CO2 emissions near 2050. This percentage increases to 28-45% compared with projected CO 2 emissions in a 450-ppm CO2 stabilization scenario. In a hypothetical scenario based on a global cap followed by 4% annual reductions in consumption, HFC radiative forcing is shown to peak and begin to decline before 2050.", "author" : [ { "dropping-particle" : "", "family" : "Velders", "given" : "Guus J.M.", "non-dropping-particle" : "", "parse-names" : false, "suffix" : "" }, { "dropping-particle" : "", "family" : "Fahey", "given" : "David W.", "non-dropping-particle" : "", "parse-names" : false, "suffix" : "" }, { "dropping-particle" : "", "family" : "Daniel", "given" : "John S.", "non-dropping-particle" : "", "parse-names" : false, "suffix" : "" }, { "dropping-particle" : "", "family" : "McFarland", "given" : "Mack", "non-dropping-particle" : "", "parse-names" : false, "suffix" : "" }, { "dropping-particle" : "", "family" : "Andersen", "given" : "Stephen O.", "non-dropping-particle" : "", "parse-names" : false, "suffix" : "" } ], "container-title" : "Proceedings of the National Academy of Sciences", "id" : "ITEM-1", "issue" : "27", "issued" : { "date-parts" : [ [ "2009" ] ] }, "page" : "10949-10954", "title" : "The large contribution of projected HFC emissions to future climate forcing", "translator" : [ { "dropping-particle" : "", "family" : "G3968", "given" : "", "non-dropping-particle" : "", "parse-names" : false, "suffix" : "" } ], "type" : "article-journal", "volume" : "106" }, "suppress-author" : 1, "uris" : [ "http://www.mendeley.com/documents/?uuid=7da74a24-3739-478a-847a-56db87c77a51" ] } ], "mendeley" : { "formattedCitation" : "(2009)", "plainTextFormattedCitation" : "(2009)", "previouslyFormattedCitation" : "(2009)" }, "properties" : { "noteIndex" : 0 }, "schema" : "https://github.com/citation-style-language/schema/raw/master/csl-citation.json" }</w:instrText>
      </w:r>
      <w:r w:rsidR="00E578B9" w:rsidRPr="002D2040">
        <w:rPr>
          <w:rFonts w:cs="Times New Roman"/>
          <w:noProof/>
          <w:color w:val="000000" w:themeColor="text1"/>
          <w:lang w:val="en-GB"/>
        </w:rPr>
        <w:fldChar w:fldCharType="separate"/>
      </w:r>
      <w:r w:rsidR="00CB33A1">
        <w:rPr>
          <w:rFonts w:cs="Times New Roman"/>
          <w:noProof/>
          <w:color w:val="000000" w:themeColor="text1"/>
          <w:lang w:val="en-GB"/>
        </w:rPr>
        <w:t>(2009)</w:t>
      </w:r>
      <w:r w:rsidR="00E578B9" w:rsidRPr="002D2040">
        <w:rPr>
          <w:rFonts w:cs="Times New Roman"/>
          <w:noProof/>
          <w:color w:val="000000" w:themeColor="text1"/>
          <w:lang w:val="en-GB"/>
        </w:rPr>
        <w:fldChar w:fldCharType="end"/>
      </w:r>
      <w:commentRangeEnd w:id="5115"/>
      <w:r w:rsidR="00CB33A1">
        <w:rPr>
          <w:rStyle w:val="Marquedecommentaire"/>
        </w:rPr>
        <w:commentReference w:id="5115"/>
      </w:r>
      <w:r w:rsidR="00E578B9" w:rsidRPr="002D2040">
        <w:rPr>
          <w:rFonts w:cs="Times New Roman"/>
          <w:noProof/>
          <w:color w:val="000000" w:themeColor="text1"/>
          <w:lang w:val="en-GB"/>
        </w:rPr>
        <w:t xml:space="preserve">, resulting in additional warming of about 0.5°C by 2100 </w:t>
      </w:r>
      <w:r w:rsidR="00E578B9" w:rsidRPr="002D2040">
        <w:rPr>
          <w:rFonts w:cs="Times New Roman"/>
          <w:noProof/>
          <w:color w:val="000000" w:themeColor="text1"/>
          <w:lang w:val="en-GB"/>
        </w:rPr>
        <w:fldChar w:fldCharType="begin" w:fldLock="1"/>
      </w:r>
      <w:r w:rsidR="00D477C7">
        <w:rPr>
          <w:rFonts w:cs="Times New Roman"/>
          <w:noProof/>
          <w:color w:val="000000" w:themeColor="text1"/>
          <w:lang w:val="en-GB"/>
        </w:rPr>
        <w:instrText>ADDIN CSL_CITATION { "citationItems" : [ { "id" : "ITEM-1", "itemData" : { "DOI" : "10.5194/acp-13-6083-2013", "ISSN" : "16807316", "abstract" : "There is growing international interest in mitigating climate change during the early part of this century by reducing emissions of short-lived climate pollutants (SLCPs), in addition to reducing emissions of CO2. The SLCPs include methane (CH4), black carbon aerosols (BC), tropospheric ozone (O3) and hydrofluorocarbons (HFCs). Recent studies have estimated that by mitigating emissions of CH4, BC, and O3 using available technologies, about 0.5 to 0.6 C warming can be avoided by mid-21st century. Here we show that avoiding production and use of high-GWP (global warming potential) HFCs by using technologically feasible low-GWP substitutes to meet the increasing global demand can avoid as much as another 0.5 C warming by the end of the century. This combined mitigation of SLCPs would cut the cumulative warming since 2005 by 50% at 2050 and by 60% at 2100 from the CO2-only mitigation scenarios, significantly reducing the rate of warming and lowering the probability of exceeding the 2\u00b0 C warming threshold during this century. \u00a9 2013 Author(s).", "author" : [ { "dropping-particle" : "", "family" : "Xu", "given" : "Y.", "non-dropping-particle" : "", "parse-names" : false, "suffix" : "" }, { "dropping-particle" : "", "family" : "Zaelke", "given" : "D.", "non-dropping-particle" : "", "parse-names" : false, "suffix" : "" }, { "dropping-particle" : "", "family" : "Velders", "given" : "G. J.M.", "non-dropping-particle" : "", "parse-names" : false, "suffix" : "" }, { "dropping-particle" : "", "family" : "Ramanathan", "given" : "V.", "non-dropping-particle" : "", "parse-names" : false, "suffix" : "" } ], "container-title" : "Atmospheric Chemistry and Physics", "id" : "ITEM-1", "issue" : "12", "issued" : { "date-parts" : [ [ "2013" ] ] }, "page" : "6083-6089", "title" : "The role of HFCs in mitigating 21st century climate change", "translator" : [ { "dropping-particle" : "", "family" : "G3967", "given" : "", "non-dropping-particle" : "", "parse-names" : false, "suffix" : "" } ], "type" : "article-journal", "volume" : "13" }, "uris" : [ "http://www.mendeley.com/documents/?uuid=4edd471d-207f-4f89-bf2c-166a2d6a87e9" ] }, { "id" : "ITEM-2", "itemData" : { "ISBN" : "978-1-7329317-1-8", "author" : [ { "dropping-particle" : "", "family" : "WMO", "given" : "", "non-dropping-particle" : "", "parse-names" : false, "suffix" : "" } ], "collection-title" : "Global Ozone Research and Monitoring Project \u2013 Report No. 58", "id" : "ITEM-2", "issued" : { "date-parts" : [ [ "2018" ] ] }, "number-of-pages" : "588", "publisher" : "World Meteorological Organization (WMO)", "publisher-place" : "Geneva, Switzerland", "title" : "Scientific Assessment of Ozone Depletion: 2018", "translator" : [ { "dropping-particle" : "", "family" : "G3567", "given" : "Rt7", "non-dropping-particle" : "", "parse-names" : false, "suffix" : "" } ], "type" : "report" }, "uris" : [ "http://www.mendeley.com/documents/?uuid=12a857b2-46e1-49fc-ae43-ecb799953686" ] } ], "mendeley" : { "formattedCitation" : "(Xu et al., 2013; WMO, 2018)", "plainTextFormattedCitation" : "(Xu et al., 2013; WMO, 2018)", "previouslyFormattedCitation" : "(Xu et al., 2013; WMO, 2018)" }, "properties" : { "noteIndex" : 0 }, "schema" : "https://github.com/citation-style-language/schema/raw/master/csl-citation.json" }</w:instrText>
      </w:r>
      <w:r w:rsidR="00E578B9" w:rsidRPr="002D2040">
        <w:rPr>
          <w:rFonts w:cs="Times New Roman"/>
          <w:noProof/>
          <w:color w:val="000000" w:themeColor="text1"/>
          <w:lang w:val="en-GB"/>
        </w:rPr>
        <w:fldChar w:fldCharType="separate"/>
      </w:r>
      <w:r w:rsidR="00CB33A1">
        <w:rPr>
          <w:rFonts w:cs="Times New Roman"/>
          <w:noProof/>
          <w:color w:val="000000" w:themeColor="text1"/>
          <w:lang w:val="en-GB"/>
        </w:rPr>
        <w:t>(Xu et al., 2013; WMO, 2018)</w:t>
      </w:r>
      <w:r w:rsidR="00E578B9" w:rsidRPr="002D2040">
        <w:rPr>
          <w:rFonts w:cs="Times New Roman"/>
          <w:noProof/>
          <w:color w:val="000000" w:themeColor="text1"/>
          <w:lang w:val="en-GB"/>
        </w:rPr>
        <w:fldChar w:fldCharType="end"/>
      </w:r>
      <w:r w:rsidR="00E578B9" w:rsidRPr="002D2040">
        <w:rPr>
          <w:rFonts w:cs="Times New Roman"/>
          <w:noProof/>
          <w:color w:val="000000" w:themeColor="text1"/>
          <w:lang w:val="en-GB"/>
        </w:rPr>
        <w:t>, is plausible.</w:t>
      </w:r>
      <w:r w:rsidR="00E578B9">
        <w:rPr>
          <w:rFonts w:cs="Times New Roman"/>
          <w:noProof/>
          <w:color w:val="000000" w:themeColor="text1"/>
          <w:lang w:val="en-GB"/>
        </w:rPr>
        <w:t xml:space="preserve"> </w:t>
      </w:r>
      <w:r w:rsidR="00E578B9" w:rsidRPr="00D81134">
        <w:rPr>
          <w:rFonts w:cs="Times New Roman"/>
          <w:noProof/>
          <w:color w:val="000000" w:themeColor="text1"/>
          <w:lang w:val="en-GB"/>
        </w:rPr>
        <w:t>Evolution of HFC emissions along the baseline</w:t>
      </w:r>
      <w:r w:rsidR="00E578B9">
        <w:rPr>
          <w:rFonts w:cs="Times New Roman"/>
          <w:noProof/>
          <w:color w:val="000000" w:themeColor="text1"/>
          <w:lang w:val="en-GB"/>
        </w:rPr>
        <w:t>s</w:t>
      </w:r>
      <w:r w:rsidR="00E578B9" w:rsidRPr="00D81134">
        <w:rPr>
          <w:rFonts w:cs="Times New Roman"/>
          <w:noProof/>
          <w:color w:val="000000" w:themeColor="text1"/>
          <w:lang w:val="en-GB"/>
        </w:rPr>
        <w:t xml:space="preserve"> consistent with</w:t>
      </w:r>
      <w:r w:rsidR="00E578B9">
        <w:rPr>
          <w:rFonts w:cs="Times New Roman"/>
          <w:noProof/>
          <w:color w:val="000000" w:themeColor="text1"/>
          <w:lang w:val="en-GB"/>
        </w:rPr>
        <w:t xml:space="preserve"> Velders et al.</w:t>
      </w:r>
      <w:r w:rsidR="00E578B9" w:rsidRPr="00D81134">
        <w:rPr>
          <w:rFonts w:cs="Times New Roman"/>
          <w:noProof/>
          <w:color w:val="000000" w:themeColor="text1"/>
          <w:lang w:val="en-GB"/>
        </w:rPr>
        <w:t xml:space="preserve"> </w:t>
      </w:r>
      <w:commentRangeStart w:id="5116"/>
      <w:r w:rsidR="00E578B9">
        <w:rPr>
          <w:rFonts w:cs="Times New Roman"/>
          <w:noProof/>
          <w:color w:val="000000" w:themeColor="text1"/>
          <w:lang w:val="en-GB"/>
        </w:rPr>
        <w:fldChar w:fldCharType="begin" w:fldLock="1"/>
      </w:r>
      <w:r w:rsidR="00D477C7">
        <w:rPr>
          <w:rFonts w:cs="Times New Roman"/>
          <w:noProof/>
          <w:color w:val="000000" w:themeColor="text1"/>
          <w:lang w:val="en-GB"/>
        </w:rPr>
        <w:instrText>ADDIN CSL_CITATION { "citationItems" : [ { "id" : "ITEM-1", "itemData" : { "DOI" : "10.1073/pnas.0902817106", "ISSN" : "00278424", "abstract" : "The consumption and emissions of hydrofluorocarbons (HFCs) are projected to increase substantially in the coming decades in response to regulation of ozone depleting gases under the Montreal Protocol. The projected increases result primarily from sustained growth in demand for refrigeration, air-conditioning (AC) and insulating foam products in developing countries assuming no new regulation of HFC consumption or emissions. New HFC scenarios are presented based on current hydrochlorofluorocarbon (HCFC) consumption in leading applications, patterns of replacements of HCFCs by HFCs in developed countries, and gross domestic product (GDP) growth. Global HFC emissions significantly exceed previous estimates after 2025 with developing country emissions as much as 800% greater than in developed countries in 2050. Global HFC emissions in 2050 are equivalent to 9-19% (CO2-eq. basis) of projected global CO2 emissions in business-as-usual scenarios and contribute a radiative forcing equivalent to that from 6-13 years of CO2 emissions near 2050. This percentage increases to 28-45% compared with projected CO 2 emissions in a 450-ppm CO2 stabilization scenario. In a hypothetical scenario based on a global cap followed by 4% annual reductions in consumption, HFC radiative forcing is shown to peak and begin to decline before 2050.", "author" : [ { "dropping-particle" : "", "family" : "Velders", "given" : "Guus J.M.", "non-dropping-particle" : "", "parse-names" : false, "suffix" : "" }, { "dropping-particle" : "", "family" : "Fahey", "given" : "David W.", "non-dropping-particle" : "", "parse-names" : false, "suffix" : "" }, { "dropping-particle" : "", "family" : "Daniel", "given" : "John S.", "non-dropping-particle" : "", "parse-names" : false, "suffix" : "" }, { "dropping-particle" : "", "family" : "McFarland", "given" : "Mack", "non-dropping-particle" : "", "parse-names" : false, "suffix" : "" }, { "dropping-particle" : "", "family" : "Andersen", "given" : "Stephen O.", "non-dropping-particle" : "", "parse-names" : false, "suffix" : "" } ], "container-title" : "Proceedings of the National Academy of Sciences", "id" : "ITEM-1", "issue" : "27", "issued" : { "date-parts" : [ [ "2009" ] ] }, "page" : "10949-10954", "title" : "The large contribution of projected HFC emissions to future climate forcing", "translator" : [ { "dropping-particle" : "", "family" : "G3968", "given" : "", "non-dropping-particle" : "", "parse-names" : false, "suffix" : "" } ], "type" : "article-journal", "volume" : "106" }, "suppress-author" : 1, "uris" : [ "http://www.mendeley.com/documents/?uuid=7da74a24-3739-478a-847a-56db87c77a51" ] } ], "mendeley" : { "formattedCitation" : "(2009)", "plainTextFormattedCitation" : "(2009)", "previouslyFormattedCitation" : "(2009)" }, "properties" : { "noteIndex" : 0 }, "schema" : "https://github.com/citation-style-language/schema/raw/master/csl-citation.json" }</w:instrText>
      </w:r>
      <w:r w:rsidR="00E578B9">
        <w:rPr>
          <w:rFonts w:cs="Times New Roman"/>
          <w:noProof/>
          <w:color w:val="000000" w:themeColor="text1"/>
          <w:lang w:val="en-GB"/>
        </w:rPr>
        <w:fldChar w:fldCharType="separate"/>
      </w:r>
      <w:r w:rsidR="00CB33A1">
        <w:rPr>
          <w:rFonts w:cs="Times New Roman"/>
          <w:noProof/>
          <w:color w:val="000000" w:themeColor="text1"/>
          <w:lang w:val="en-GB"/>
        </w:rPr>
        <w:t>(2009)</w:t>
      </w:r>
      <w:r w:rsidR="00E578B9">
        <w:rPr>
          <w:rFonts w:cs="Times New Roman"/>
          <w:noProof/>
          <w:color w:val="000000" w:themeColor="text1"/>
          <w:lang w:val="en-GB"/>
        </w:rPr>
        <w:fldChar w:fldCharType="end"/>
      </w:r>
      <w:commentRangeEnd w:id="5116"/>
      <w:r w:rsidR="00CB33A1">
        <w:rPr>
          <w:rStyle w:val="Marquedecommentaire"/>
        </w:rPr>
        <w:commentReference w:id="5116"/>
      </w:r>
      <w:r w:rsidR="00E578B9">
        <w:rPr>
          <w:rFonts w:cs="Times New Roman"/>
          <w:noProof/>
          <w:color w:val="000000" w:themeColor="text1"/>
          <w:lang w:val="en-GB"/>
        </w:rPr>
        <w:t xml:space="preserve"> and </w:t>
      </w:r>
      <w:r w:rsidR="00E578B9" w:rsidRPr="00D81134">
        <w:rPr>
          <w:rFonts w:cs="Times New Roman"/>
          <w:noProof/>
          <w:color w:val="000000" w:themeColor="text1"/>
          <w:lang w:val="en-GB"/>
        </w:rPr>
        <w:t xml:space="preserve">Velders et al </w:t>
      </w:r>
      <w:commentRangeStart w:id="5117"/>
      <w:r w:rsidR="00E578B9" w:rsidRPr="00D81134">
        <w:rPr>
          <w:rFonts w:cs="Times New Roman"/>
          <w:noProof/>
          <w:color w:val="000000" w:themeColor="text1"/>
          <w:lang w:val="en-GB"/>
        </w:rPr>
        <w:fldChar w:fldCharType="begin" w:fldLock="1"/>
      </w:r>
      <w:r w:rsidR="00D477C7">
        <w:rPr>
          <w:rFonts w:cs="Times New Roman"/>
          <w:noProof/>
          <w:color w:val="000000" w:themeColor="text1"/>
          <w:lang w:val="en-GB"/>
        </w:rPr>
        <w:instrText>ADDIN CSL_CITATION { "citationItems" : [ { "id" : "ITEM-1", "itemData" : { "DOI" : "10.1016/j.atmosenv.2015.10.071", "ISSN" : "18732844", "abstract" : "Hydrofluorocarbons (HFCs) are manufactured for use as substitutes for ozone-depleting substances that are being phased out globally under Montreal Protocol regulations. While HFCs do not deplete ozone, many are potent greenhouse gases that contribute to climate change. Here, new global scenarios show that baseline emissions of HFCs could reach 4.0-5.3 GtCO2-eq yr-1 in 2050. The new baseline (or business-as-usual) scenarios are formulated for 10 HFC compounds, 11 geographic regions, and 13 use categories. The scenarios rely on detailed data reported by countries to the United Nations; projections of gross domestic product and population; and recent observations of HFC atmospheric abundances. In the baseline scenarios, by 2050 China (31%), India and the rest of Asia (23%), the Middle East and northern Africa (11%), and the USA (10%) are the principal source regions for global HFC emissions; and refrigeration (40-58%) and stationary air conditioning (21-40%) are the major use sectors. The corresponding radiative forcing could reach 0.22-0.25 W m-2 in 2050, which would be 12-24% of the increase from business-as-usual CO2 emissions from 2015 to 2050. National regulations to limit HFC use have already been adopted in the European Union, Japan and USA, and proposals have been submitted to amend the Montreal Protocol to substantially reduce growth in HFC use. Calculated baseline emissions are reduced by 90% in 2050 by implementing the North America Montreal Protocol amendment proposal. Global adoption of technologies required to meet national regulations would be sufficient to reduce 2050 baseline HFC consumption by more than 50% of that achieved with the North America proposal for most developed and developing countries.", "author" : [ { "dropping-particle" : "", "family" : "Velders", "given" : "Guus J M", "non-dropping-particle" : "", "parse-names" : false, "suffix" : "" }, { "dropping-particle" : "", "family" : "Fahey", "given" : "David W.", "non-dropping-particle" : "", "parse-names" : false, "suffix" : "" }, { "dropping-particle" : "", "family" : "Daniel", "given" : "John S.", "non-dropping-particle" : "", "parse-names" : false, "suffix" : "" }, { "dropping-particle" : "", "family" : "Andersen", "given" : "Stephen O.", "non-dropping-particle" : "", "parse-names" : false, "suffix" : "" }, { "dropping-particle" : "", "family" : "McFarland", "given" : "Mack", "non-dropping-particle" : "", "parse-names" : false, "suffix" : "" } ], "container-title" : "Atmospheric Environment", "id" : "ITEM-1", "issued" : { "date-parts" : [ [ "2015" ] ] }, "page" : "200-209", "title" : "Future atmospheric abundances and climate forcings from scenarios of global and regional hydrofluorocarbon (HFC) emissions", "translator" : [ { "dropping-particle" : "", "family" : "G3566", "given" : "", "non-dropping-particle" : "", "parse-names" : false, "suffix" : "" } ], "type" : "article-journal", "volume" : "123" }, "suppress-author" : 1, "uris" : [ "http://www.mendeley.com/documents/?uuid=bb9077e6-b1a9-40b5-92cc-17b6e50a2792" ] } ], "mendeley" : { "formattedCitation" : "(2015)", "plainTextFormattedCitation" : "(2015)", "previouslyFormattedCitation" : "(2015)" }, "properties" : { "noteIndex" : 0 }, "schema" : "https://github.com/citation-style-language/schema/raw/master/csl-citation.json" }</w:instrText>
      </w:r>
      <w:r w:rsidR="00E578B9" w:rsidRPr="00D81134">
        <w:rPr>
          <w:rFonts w:cs="Times New Roman"/>
          <w:noProof/>
          <w:color w:val="000000" w:themeColor="text1"/>
          <w:lang w:val="en-GB"/>
        </w:rPr>
        <w:fldChar w:fldCharType="separate"/>
      </w:r>
      <w:r w:rsidR="00CB33A1">
        <w:rPr>
          <w:rFonts w:cs="Times New Roman"/>
          <w:noProof/>
          <w:color w:val="000000" w:themeColor="text1"/>
          <w:lang w:val="en-GB"/>
        </w:rPr>
        <w:t>(2015)</w:t>
      </w:r>
      <w:r w:rsidR="00E578B9" w:rsidRPr="00D81134">
        <w:rPr>
          <w:rFonts w:cs="Times New Roman"/>
          <w:noProof/>
          <w:color w:val="000000" w:themeColor="text1"/>
          <w:lang w:val="en-GB"/>
        </w:rPr>
        <w:fldChar w:fldCharType="end"/>
      </w:r>
      <w:commentRangeEnd w:id="5117"/>
      <w:r w:rsidR="00CB33A1">
        <w:rPr>
          <w:rStyle w:val="Marquedecommentaire"/>
        </w:rPr>
        <w:commentReference w:id="5117"/>
      </w:r>
      <w:r w:rsidR="00E578B9" w:rsidRPr="00D81134">
        <w:rPr>
          <w:rFonts w:cs="Times New Roman"/>
          <w:noProof/>
          <w:color w:val="000000" w:themeColor="text1"/>
          <w:lang w:val="en-GB"/>
        </w:rPr>
        <w:t xml:space="preserve"> would result in a global average warming, due to HFCs, relative to 2000, of </w:t>
      </w:r>
      <w:r w:rsidR="00E578B9" w:rsidRPr="00726BE4">
        <w:rPr>
          <w:rFonts w:cs="Times New Roman"/>
          <w:noProof/>
          <w:lang w:val="en-GB"/>
        </w:rPr>
        <w:t>about 0.1</w:t>
      </w:r>
      <w:ins w:id="5118" w:author="Lucy Cowie" w:date="2021-07-28T17:36:00Z">
        <w:r w:rsidR="00DE0BCE" w:rsidRPr="00726BE4">
          <w:rPr>
            <w:rFonts w:cs="Times New Roman"/>
            <w:noProof/>
            <w:lang w:val="en-GB"/>
          </w:rPr>
          <w:t xml:space="preserve">°C </w:t>
        </w:r>
        <w:r w:rsidR="00DE0BCE">
          <w:rPr>
            <w:rFonts w:cs="Times New Roman"/>
            <w:noProof/>
            <w:lang w:val="en-GB"/>
          </w:rPr>
          <w:t>–</w:t>
        </w:r>
      </w:ins>
      <w:del w:id="5119" w:author="Lucy Cowie" w:date="2021-07-28T17:36:00Z">
        <w:r w:rsidR="00E578B9" w:rsidRPr="00726BE4" w:rsidDel="00DE0BCE">
          <w:rPr>
            <w:rFonts w:cs="Times New Roman"/>
            <w:noProof/>
            <w:lang w:val="en-GB"/>
          </w:rPr>
          <w:delText>-</w:delText>
        </w:r>
      </w:del>
      <w:r w:rsidR="00E578B9" w:rsidRPr="00726BE4">
        <w:rPr>
          <w:rFonts w:cs="Times New Roman"/>
          <w:noProof/>
          <w:lang w:val="en-GB"/>
        </w:rPr>
        <w:t xml:space="preserve">0.12°C by </w:t>
      </w:r>
      <w:r w:rsidR="00E578B9" w:rsidRPr="00D81134">
        <w:rPr>
          <w:rFonts w:cs="Times New Roman"/>
          <w:noProof/>
          <w:color w:val="000000" w:themeColor="text1"/>
          <w:lang w:val="en-GB"/>
        </w:rPr>
        <w:t>2050 and 0.</w:t>
      </w:r>
      <w:r w:rsidR="00E578B9">
        <w:rPr>
          <w:rFonts w:cs="Times New Roman"/>
          <w:noProof/>
          <w:color w:val="000000" w:themeColor="text1"/>
          <w:lang w:val="en-GB"/>
        </w:rPr>
        <w:t>35</w:t>
      </w:r>
      <w:ins w:id="5120" w:author="Lucy Cowie" w:date="2021-07-28T17:36:00Z">
        <w:r w:rsidR="00DE0BCE" w:rsidRPr="00726BE4">
          <w:rPr>
            <w:rFonts w:cs="Times New Roman"/>
            <w:noProof/>
            <w:lang w:val="en-GB"/>
          </w:rPr>
          <w:t xml:space="preserve">°C </w:t>
        </w:r>
      </w:ins>
      <w:r w:rsidR="00E578B9" w:rsidRPr="00D81134">
        <w:rPr>
          <w:rFonts w:cs="Times New Roman"/>
          <w:noProof/>
          <w:color w:val="000000" w:themeColor="text1"/>
          <w:lang w:val="en-GB"/>
        </w:rPr>
        <w:t>–0.5°C</w:t>
      </w:r>
      <w:r w:rsidR="00E578B9">
        <w:rPr>
          <w:rFonts w:cs="Times New Roman"/>
          <w:noProof/>
          <w:color w:val="000000" w:themeColor="text1"/>
          <w:lang w:val="en-GB"/>
        </w:rPr>
        <w:t xml:space="preserve"> and</w:t>
      </w:r>
      <w:r w:rsidR="00E578B9" w:rsidRPr="00D81134">
        <w:rPr>
          <w:rFonts w:cs="Times New Roman"/>
          <w:noProof/>
          <w:color w:val="000000" w:themeColor="text1"/>
          <w:lang w:val="en-GB"/>
        </w:rPr>
        <w:t xml:space="preserve"> 0.2</w:t>
      </w:r>
      <w:r w:rsidR="00E578B9">
        <w:rPr>
          <w:rFonts w:cs="Times New Roman"/>
          <w:noProof/>
          <w:color w:val="000000" w:themeColor="text1"/>
          <w:lang w:val="en-GB"/>
        </w:rPr>
        <w:t>8</w:t>
      </w:r>
      <w:ins w:id="5121" w:author="Lucy Cowie" w:date="2021-07-28T17:36:00Z">
        <w:r w:rsidR="00DE0BCE" w:rsidRPr="00726BE4">
          <w:rPr>
            <w:rFonts w:cs="Times New Roman"/>
            <w:noProof/>
            <w:lang w:val="en-GB"/>
          </w:rPr>
          <w:t xml:space="preserve">°C </w:t>
        </w:r>
      </w:ins>
      <w:r w:rsidR="00E578B9" w:rsidRPr="00D81134">
        <w:rPr>
          <w:rFonts w:cs="Times New Roman"/>
          <w:noProof/>
          <w:color w:val="000000" w:themeColor="text1"/>
          <w:lang w:val="en-GB"/>
        </w:rPr>
        <w:t>–0.</w:t>
      </w:r>
      <w:r w:rsidR="00E578B9">
        <w:rPr>
          <w:rFonts w:cs="Times New Roman"/>
          <w:noProof/>
          <w:color w:val="000000" w:themeColor="text1"/>
          <w:lang w:val="en-GB"/>
        </w:rPr>
        <w:t>44</w:t>
      </w:r>
      <w:r w:rsidR="00E578B9" w:rsidRPr="00D81134">
        <w:rPr>
          <w:rFonts w:cs="Times New Roman"/>
          <w:noProof/>
          <w:color w:val="000000" w:themeColor="text1"/>
          <w:lang w:val="en-GB"/>
        </w:rPr>
        <w:t>°C by 2100</w:t>
      </w:r>
      <w:r w:rsidR="00E578B9">
        <w:rPr>
          <w:rFonts w:cs="Times New Roman"/>
          <w:noProof/>
          <w:color w:val="000000" w:themeColor="text1"/>
          <w:lang w:val="en-GB"/>
        </w:rPr>
        <w:t>, respectively</w:t>
      </w:r>
      <w:r w:rsidR="00E578B9" w:rsidRPr="00D81134">
        <w:rPr>
          <w:rFonts w:cs="Times New Roman"/>
          <w:noProof/>
          <w:color w:val="000000" w:themeColor="text1"/>
          <w:lang w:val="en-GB"/>
        </w:rPr>
        <w:t xml:space="preserve"> </w:t>
      </w:r>
      <w:r w:rsidR="00E578B9">
        <w:rPr>
          <w:rFonts w:cs="Times New Roman"/>
          <w:noProof/>
          <w:color w:val="000000" w:themeColor="text1"/>
          <w:lang w:val="en-GB"/>
        </w:rPr>
        <w:fldChar w:fldCharType="begin" w:fldLock="1"/>
      </w:r>
      <w:r w:rsidR="00D477C7">
        <w:rPr>
          <w:rFonts w:cs="Times New Roman"/>
          <w:noProof/>
          <w:color w:val="000000" w:themeColor="text1"/>
          <w:lang w:val="en-GB"/>
        </w:rPr>
        <w:instrText>ADDIN CSL_CITATION { "citationItems" : [ { "id" : "ITEM-1", "itemData" : { "DOI" : "10.5194/acp-13-6083-2013", "ISSN" : "16807316", "abstract" : "There is growing international interest in mitigating climate change during the early part of this century by reducing emissions of short-lived climate pollutants (SLCPs), in addition to reducing emissions of CO2. The SLCPs include methane (CH4), black carbon aerosols (BC), tropospheric ozone (O3) and hydrofluorocarbons (HFCs). Recent studies have estimated that by mitigating emissions of CH4, BC, and O3 using available technologies, about 0.5 to 0.6 C warming can be avoided by mid-21st century. Here we show that avoiding production and use of high-GWP (global warming potential) HFCs by using technologically feasible low-GWP substitutes to meet the increasing global demand can avoid as much as another 0.5 C warming by the end of the century. This combined mitigation of SLCPs would cut the cumulative warming since 2005 by 50% at 2050 and by 60% at 2100 from the CO2-only mitigation scenarios, significantly reducing the rate of warming and lowering the probability of exceeding the 2\u00b0 C warming threshold during this century. \u00a9 2013 Author(s).", "author" : [ { "dropping-particle" : "", "family" : "Xu", "given" : "Y.", "non-dropping-particle" : "", "parse-names" : false, "suffix" : "" }, { "dropping-particle" : "", "family" : "Zaelke", "given" : "D.", "non-dropping-particle" : "", "parse-names" : false, "suffix" : "" }, { "dropping-particle" : "", "family" : "Velders", "given" : "G. J.M.", "non-dropping-particle" : "", "parse-names" : false, "suffix" : "" }, { "dropping-particle" : "", "family" : "Ramanathan", "given" : "V.", "non-dropping-particle" : "", "parse-names" : false, "suffix" : "" } ], "container-title" : "Atmospheric Chemistry and Physics", "id" : "ITEM-1", "issue" : "12", "issued" : { "date-parts" : [ [ "2013" ] ] }, "page" : "6083-6089", "title" : "The role of HFCs in mitigating 21st century climate change", "translator" : [ { "dropping-particle" : "", "family" : "G3967", "given" : "", "non-dropping-particle" : "", "parse-names" : false, "suffix" : "" } ], "type" : "article-journal", "volume" : "13" }, "uris" : [ "http://www.mendeley.com/documents/?uuid=4edd471d-207f-4f89-bf2c-166a2d6a87e9" ] } ], "mendeley" : { "formattedCitation" : "(Xu et al., 2013)", "plainTextFormattedCitation" : "(Xu et al., 2013)", "previouslyFormattedCitation" : "(Xu et al., 2013)" }, "properties" : { "noteIndex" : 0 }, "schema" : "https://github.com/citation-style-language/schema/raw/master/csl-citation.json" }</w:instrText>
      </w:r>
      <w:r w:rsidR="00E578B9">
        <w:rPr>
          <w:rFonts w:cs="Times New Roman"/>
          <w:noProof/>
          <w:color w:val="000000" w:themeColor="text1"/>
          <w:lang w:val="en-GB"/>
        </w:rPr>
        <w:fldChar w:fldCharType="separate"/>
      </w:r>
      <w:r w:rsidR="00CB33A1">
        <w:rPr>
          <w:rFonts w:cs="Times New Roman"/>
          <w:noProof/>
          <w:color w:val="000000" w:themeColor="text1"/>
          <w:lang w:val="en-GB"/>
        </w:rPr>
        <w:t>(Xu et al., 2013)</w:t>
      </w:r>
      <w:r w:rsidR="00E578B9">
        <w:rPr>
          <w:rFonts w:cs="Times New Roman"/>
          <w:noProof/>
          <w:color w:val="000000" w:themeColor="text1"/>
          <w:lang w:val="en-GB"/>
        </w:rPr>
        <w:fldChar w:fldCharType="end"/>
      </w:r>
      <w:r w:rsidR="00E578B9" w:rsidRPr="00D81134">
        <w:rPr>
          <w:rFonts w:cs="Times New Roman"/>
          <w:noProof/>
          <w:color w:val="000000" w:themeColor="text1"/>
          <w:lang w:val="en-GB"/>
        </w:rPr>
        <w:t xml:space="preserve">. </w:t>
      </w:r>
      <w:r w:rsidR="00E578B9" w:rsidRPr="00F3114D">
        <w:rPr>
          <w:rFonts w:cs="Times New Roman"/>
          <w:noProof/>
          <w:color w:val="000000" w:themeColor="text1"/>
          <w:lang w:val="en-GB"/>
        </w:rPr>
        <w:t xml:space="preserve">The </w:t>
      </w:r>
      <w:r w:rsidR="00E578B9">
        <w:rPr>
          <w:rFonts w:cs="Times New Roman"/>
          <w:noProof/>
          <w:color w:val="000000" w:themeColor="text1"/>
          <w:lang w:val="en-GB"/>
        </w:rPr>
        <w:t xml:space="preserve">baseline </w:t>
      </w:r>
      <w:r w:rsidR="00E578B9" w:rsidRPr="00F3114D">
        <w:rPr>
          <w:rFonts w:cs="Times New Roman"/>
          <w:noProof/>
          <w:color w:val="000000" w:themeColor="text1"/>
          <w:lang w:val="en-GB"/>
        </w:rPr>
        <w:t>implementation considered in SSP5-8.5 (</w:t>
      </w:r>
      <w:del w:id="5122" w:author="Lucy Cowie" w:date="2021-07-28T17:36:00Z">
        <w:r w:rsidR="00E578B9" w:rsidRPr="00F3114D" w:rsidDel="0098395A">
          <w:rPr>
            <w:rFonts w:cs="Times New Roman"/>
            <w:noProof/>
            <w:color w:val="000000" w:themeColor="text1"/>
            <w:lang w:val="en-GB"/>
          </w:rPr>
          <w:delText xml:space="preserve">see </w:delText>
        </w:r>
      </w:del>
      <w:r w:rsidR="00E578B9" w:rsidRPr="00F3114D">
        <w:rPr>
          <w:rFonts w:cs="Times New Roman"/>
          <w:noProof/>
          <w:color w:val="000000" w:themeColor="text1"/>
          <w:lang w:val="en-GB"/>
        </w:rPr>
        <w:t xml:space="preserve">Section 6.7.1.1) is comparable to the lower bound of projections by Velders et al. </w:t>
      </w:r>
      <w:commentRangeStart w:id="5123"/>
      <w:r w:rsidR="00E578B9" w:rsidRPr="00F3114D">
        <w:rPr>
          <w:rFonts w:cs="Times New Roman"/>
          <w:noProof/>
          <w:color w:val="000000" w:themeColor="text1"/>
          <w:lang w:val="en-GB"/>
        </w:rPr>
        <w:fldChar w:fldCharType="begin" w:fldLock="1"/>
      </w:r>
      <w:r w:rsidR="00D477C7">
        <w:rPr>
          <w:rFonts w:cs="Times New Roman"/>
          <w:noProof/>
          <w:color w:val="000000" w:themeColor="text1"/>
          <w:lang w:val="en-GB"/>
        </w:rPr>
        <w:instrText>ADDIN CSL_CITATION { "citationItems" : [ { "id" : "ITEM-1", "itemData" : { "DOI" : "10.1016/j.atmosenv.2015.10.071", "ISSN" : "18732844", "abstract" : "Hydrofluorocarbons (HFCs) are manufactured for use as substitutes for ozone-depleting substances that are being phased out globally under Montreal Protocol regulations. While HFCs do not deplete ozone, many are potent greenhouse gases that contribute to climate change. Here, new global scenarios show that baseline emissions of HFCs could reach 4.0-5.3 GtCO2-eq yr-1 in 2050. The new baseline (or business-as-usual) scenarios are formulated for 10 HFC compounds, 11 geographic regions, and 13 use categories. The scenarios rely on detailed data reported by countries to the United Nations; projections of gross domestic product and population; and recent observations of HFC atmospheric abundances. In the baseline scenarios, by 2050 China (31%), India and the rest of Asia (23%), the Middle East and northern Africa (11%), and the USA (10%) are the principal source regions for global HFC emissions; and refrigeration (40-58%) and stationary air conditioning (21-40%) are the major use sectors. The corresponding radiative forcing could reach 0.22-0.25 W m-2 in 2050, which would be 12-24% of the increase from business-as-usual CO2 emissions from 2015 to 2050. National regulations to limit HFC use have already been adopted in the European Union, Japan and USA, and proposals have been submitted to amend the Montreal Protocol to substantially reduce growth in HFC use. Calculated baseline emissions are reduced by 90% in 2050 by implementing the North America Montreal Protocol amendment proposal. Global adoption of technologies required to meet national regulations would be sufficient to reduce 2050 baseline HFC consumption by more than 50% of that achieved with the North America proposal for most developed and developing countries.", "author" : [ { "dropping-particle" : "", "family" : "Velders", "given" : "Guus J M", "non-dropping-particle" : "", "parse-names" : false, "suffix" : "" }, { "dropping-particle" : "", "family" : "Fahey", "given" : "David W.", "non-dropping-particle" : "", "parse-names" : false, "suffix" : "" }, { "dropping-particle" : "", "family" : "Daniel", "given" : "John S.", "non-dropping-particle" : "", "parse-names" : false, "suffix" : "" }, { "dropping-particle" : "", "family" : "Andersen", "given" : "Stephen O.", "non-dropping-particle" : "", "parse-names" : false, "suffix" : "" }, { "dropping-particle" : "", "family" : "McFarland", "given" : "Mack", "non-dropping-particle" : "", "parse-names" : false, "suffix" : "" } ], "container-title" : "Atmospheric Environment", "id" : "ITEM-1", "issued" : { "date-parts" : [ [ "2015" ] ] }, "page" : "200-209", "title" : "Future atmospheric abundances and climate forcings from scenarios of global and regional hydrofluorocarbon (HFC) emissions", "translator" : [ { "dropping-particle" : "", "family" : "G3566", "given" : "", "non-dropping-particle" : "", "parse-names" : false, "suffix" : "" } ], "type" : "article-journal", "volume" : "123" }, "suppress-author" : 1, "uris" : [ "http://www.mendeley.com/documents/?uuid=bb9077e6-b1a9-40b5-92cc-17b6e50a2792" ] } ], "mendeley" : { "formattedCitation" : "(2015)", "plainTextFormattedCitation" : "(2015)", "previouslyFormattedCitation" : "(2015)" }, "properties" : { "noteIndex" : 0 }, "schema" : "https://github.com/citation-style-language/schema/raw/master/csl-citation.json" }</w:instrText>
      </w:r>
      <w:r w:rsidR="00E578B9" w:rsidRPr="00F3114D">
        <w:rPr>
          <w:rFonts w:cs="Times New Roman"/>
          <w:noProof/>
          <w:color w:val="000000" w:themeColor="text1"/>
          <w:lang w:val="en-GB"/>
        </w:rPr>
        <w:fldChar w:fldCharType="separate"/>
      </w:r>
      <w:r w:rsidR="00CB33A1">
        <w:rPr>
          <w:rFonts w:cs="Times New Roman"/>
          <w:noProof/>
          <w:color w:val="000000" w:themeColor="text1"/>
          <w:lang w:val="en-GB"/>
        </w:rPr>
        <w:t>(2015</w:t>
      </w:r>
      <w:ins w:id="5124" w:author="Lucy Cowie" w:date="2021-07-28T17:37:00Z">
        <w:r w:rsidR="00A11767">
          <w:rPr>
            <w:rFonts w:cs="Times New Roman"/>
            <w:noProof/>
            <w:color w:val="000000" w:themeColor="text1"/>
            <w:lang w:val="en-GB"/>
          </w:rPr>
          <w:t xml:space="preserve">; </w:t>
        </w:r>
      </w:ins>
      <w:del w:id="5125" w:author="Lucy Cowie" w:date="2021-07-28T17:37:00Z">
        <w:r w:rsidR="00CB33A1" w:rsidDel="00A11767">
          <w:rPr>
            <w:rFonts w:cs="Times New Roman"/>
            <w:noProof/>
            <w:color w:val="000000" w:themeColor="text1"/>
            <w:lang w:val="en-GB"/>
          </w:rPr>
          <w:delText>)</w:delText>
        </w:r>
      </w:del>
      <w:r w:rsidR="00E578B9" w:rsidRPr="00F3114D">
        <w:rPr>
          <w:rFonts w:cs="Times New Roman"/>
          <w:noProof/>
          <w:color w:val="000000" w:themeColor="text1"/>
          <w:lang w:val="en-GB"/>
        </w:rPr>
        <w:fldChar w:fldCharType="end"/>
      </w:r>
      <w:commentRangeEnd w:id="5123"/>
      <w:r w:rsidR="00CB33A1">
        <w:rPr>
          <w:rStyle w:val="Marquedecommentaire"/>
        </w:rPr>
        <w:commentReference w:id="5123"/>
      </w:r>
      <w:del w:id="5126" w:author="Lucy Cowie" w:date="2021-07-28T17:37:00Z">
        <w:r w:rsidR="00E578B9" w:rsidRPr="00F3114D" w:rsidDel="00A11767">
          <w:rPr>
            <w:rFonts w:cs="Times New Roman"/>
            <w:noProof/>
            <w:color w:val="000000" w:themeColor="text1"/>
            <w:lang w:val="en-GB"/>
          </w:rPr>
          <w:delText xml:space="preserve"> (</w:delText>
        </w:r>
      </w:del>
      <w:r w:rsidR="00E578B9" w:rsidRPr="00F3114D">
        <w:rPr>
          <w:rFonts w:cs="Times New Roman"/>
          <w:noProof/>
          <w:color w:val="000000" w:themeColor="text1"/>
          <w:lang w:val="en-GB"/>
        </w:rPr>
        <w:t xml:space="preserve">Figure 6.18) and several other studies </w:t>
      </w:r>
      <w:r w:rsidR="00E578B9" w:rsidRPr="00F3114D">
        <w:rPr>
          <w:rFonts w:cs="Times New Roman"/>
          <w:noProof/>
          <w:color w:val="000000" w:themeColor="text1"/>
          <w:lang w:val="en-GB"/>
        </w:rPr>
        <w:fldChar w:fldCharType="begin" w:fldLock="1"/>
      </w:r>
      <w:r w:rsidR="00D477C7">
        <w:rPr>
          <w:rFonts w:cs="Times New Roman"/>
          <w:noProof/>
          <w:color w:val="000000" w:themeColor="text1"/>
          <w:lang w:val="en-GB"/>
        </w:rPr>
        <w:instrText>ADDIN CSL_CITATION { "citationItems" : [ { "id" : "ITEM-1", "itemData" : { "DOI" : "10.1080/20430779.2011.579352", "ISSN" : "2043-0779", "abstract" : "Emissions of fluorinated greenhouse gases (GHGs) (hydrofluorocarbons (HFCs), perfluorocarbons (PFCs) and sulphurhexafluoride (SF6)) have increased significantly in recent years and are estimated to rise further. Banks and emissions of HFCs, PFCs and SF6 in the year 2050 are projected per sector in a business-as-usual scenario. The total global emissions of fluorinated GHGs will amount to 4 GT CO2 eq. by 2050 if no mitigation measures are taken. The contribution of F-gases to global warming will increase from approx. 1.3% (2004) to 7.9% of projected total anthropogenic CO2 emissions in this business-as-usual scenario in 2050. For significant reductions in future emissions of Kyoto F-gases, additional efforts from both developed and developing countries are needed.", "author" : [ { "dropping-particle" : "", "family" : "Gschrey", "given" : "Barbara", "non-dropping-particle" : "", "parse-names" : false, "suffix" : "" }, { "dropping-particle" : "", "family" : "Schwarz", "given" : "Winfried", "non-dropping-particle" : "", "parse-names" : false, "suffix" : "" }, { "dropping-particle" : "", "family" : "Elsner", "given" : "Cornelia", "non-dropping-particle" : "", "parse-names" : false, "suffix" : "" }, { "dropping-particle" : "", "family" : "Engelhardt", "given" : "Rolf", "non-dropping-particle" : "", "parse-names" : false, "suffix" : "" } ], "container-title" : "Greenhouse Gas Measurement and Management", "id" : "ITEM-1", "issue" : "2", "issued" : { "date-parts" : [ [ "2011" ] ] }, "page" : "85-92", "title" : "High increase of global F-gas emissions until 2050", "translator" : [ { "dropping-particle" : "", "family" : "G3969", "given" : "", "non-dropping-particle" : "", "parse-names" : false, "suffix" : "" } ], "type" : "article-journal", "volume" : "1" }, "uris" : [ "http://www.mendeley.com/documents/?uuid=58319e16-135f-4e99-81d8-cd4170cf3f02" ] }, { "id" : "ITEM-2", "itemData" : { "DOI" : "10.5194/acp-17-2795-2017", "ISSN" : "16807324", "abstract" : "This study uses the GAINS model framework to estimate current and future emissions of the fluorinated greenhouse gases HFCs/HCFCs, PFCs and SF6 (F-gases), their abatement potentials and costs for twenty source sectors and 162 countries/regions, which are aggregated to produce global estimates. Global F-gas emissions are estimated at 0.95&amp;thinsp;Pg&amp;thinsp;CO2eq in 2005 with an expected increase to 3.7&amp;thinsp;Pg&amp;thinsp;CO2eq in 2050 if application of control technology remains at the current level. There are extensive opportunities to reduce emissions using existing technology and alternative substances with low global warming potential. Estimates show that it would be technically feasible to reduce cumulative F-gas emissions by 86 percent between 2018 and 2050. A reduction in cumulative emissions by 72 percent is estimated possible at a marginal abatement cost below 10&amp;thinsp;\u20ac&amp;thinsp;/&amp;thinsp;t&amp;thinsp;CO2eq. We also find that future F-gas abatement is expected to be relatively more costly for developing than for developed countries due to differences in the sector distribution of emissions and abatement potentials.", "author" : [ { "dropping-particle" : "", "family" : "Purohit", "given" : "Pallav", "non-dropping-particle" : "", "parse-names" : false, "suffix" : "" }, { "dropping-particle" : "", "family" : "H\u00f6glund-Isaksson", "given" : "Lena", "non-dropping-particle" : "", "parse-names" : false, "suffix" : "" } ], "container-title" : "Atmospheric Chemistry and Physics", "id" : "ITEM-2", "issue" : "4", "issued" : { "date-parts" : [ [ "2017", "5", "24" ] ] }, "page" : "2795-2816", "title" : "Global emissions of fluorinated greenhouse gases 2005-2050 with abatement potentials and costs", "translator" : [ { "dropping-particle" : "", "family" : "G2980", "given" : "", "non-dropping-particle" : "", "parse-names" : false, "suffix" : "" } ], "type" : "article-journal", "volume" : "17" }, "uris" : [ "http://www.mendeley.com/documents/?uuid=cefc6c3c-3154-43e3-bac5-7591227a6ee1" ] }, { "id" : "ITEM-3", "itemData" : { "DOI" : "10.5194/acp-20-11305-2020", "author" : [ { "dropping-particle" : "", "family" : "Purohit", "given" : "P", "non-dropping-particle" : "", "parse-names" : false, "suffix" : "" }, { "dropping-particle" : "", "family" : "H\u00f6glund-Isaksson", "given" : "L", "non-dropping-particle" : "", "parse-names" : false, "suffix" : "" }, { "dropping-particle" : "", "family" : "Dulac", "given" : "J", "non-dropping-particle" : "", "parse-names" : false, "suffix" : "" }, { "dropping-particle" : "", "family" : "Shah", "given" : "N", "non-dropping-particle" : "", "parse-names" : false, "suffix" : "" }, { "dropping-particle" : "", "family" : "Wei", "given" : "M", "non-dropping-particle" : "", "parse-names" : false, "suffix" : "" }, { "dropping-particle" : "", "family" : "Rafaj", "given" : "P", "non-dropping-particle" : "", "parse-names" : false, "suffix" : "" }, { "dropping-particle" : "", "family" : "Sch\u00f6pp", "given" : "W", "non-dropping-particle" : "", "parse-names" : false, "suffix" : "" } ], "container-title" : "Atmospheric Chemistry and Physics", "id" : "ITEM-3", "issue" : "19", "issued" : { "date-parts" : [ [ "2020" ] ] }, "page" : "11305-11327", "title" : "Electricity savings and greenhouse gas emission reductions from global phase-down of hydrofluorocarbons", "translator" : [ { "dropping-particle" : "", "family" : "G4858", "given" : "", "non-dropping-particle" : "", "parse-names" : false, "suffix" : "" } ], "type" : "article-journal", "volume" : "20" }, "uris" : [ "http://www.mendeley.com/documents/?uuid=7efb8cfe-7d70-4f97-9d1d-939a8b66fe82" ] }, { "id" : "ITEM-4", "itemData" : { "ISBN" : "EPA-430-R-19-010", "author" : [ { "dropping-particle" : "", "family" : "EPA", "given" : "", "non-dropping-particle" : "", "parse-names" : false, "suffix" : "" } ], "collection-title" : "EPA-430-R-19-010", "id" : "ITEM-4", "issued" : { "date-parts" : [ [ "2019", "10", "16" ] ] }, "number-of-pages" : "84", "publisher" : "United States Environmental Protection Agency (EPA), Office of Atmospheric Programs (6207A)", "publisher-place" : "Washington, DC, USA", "title" : "Global Non-CO2 Greenhouse Gas Emission Projections &amp; Mitigation: 2015\u20132020", "translator" : [ { "dropping-particle" : "", "family" : "G4832", "given" : "Rt7", "non-dropping-particle" : "", "parse-names" : false, "suffix" : "" } ], "type" : "report" }, "uris" : [ "http://www.mendeley.com/documents/?uuid=1f7c55fe-4bef-477a-a7b0-f931131ed653" ] } ], "mendeley" : { "formattedCitation" : "(Gschrey et al., 2011; Purohit and H\u00f6glund-Isaksson, 2017; EPA, 2019; Purohit et al., 2020)", "plainTextFormattedCitation" : "(Gschrey et al., 2011; Purohit and H\u00f6glund-Isaksson, 2017; EPA, 2019; Purohit et al., 2020)", "previouslyFormattedCitation" : "(Gschrey et al., 2011; Purohit and H\u00f6glund-Isaksson, 2017; EPA, 2019; Purohit et al., 2020)" }, "properties" : { "noteIndex" : 0 }, "schema" : "https://github.com/citation-style-language/schema/raw/master/csl-citation.json" }</w:instrText>
      </w:r>
      <w:r w:rsidR="00E578B9" w:rsidRPr="00F3114D">
        <w:rPr>
          <w:rFonts w:cs="Times New Roman"/>
          <w:noProof/>
          <w:color w:val="000000" w:themeColor="text1"/>
          <w:lang w:val="en-GB"/>
        </w:rPr>
        <w:fldChar w:fldCharType="separate"/>
      </w:r>
      <w:r w:rsidR="00CB33A1">
        <w:rPr>
          <w:rFonts w:cs="Times New Roman"/>
          <w:noProof/>
          <w:color w:val="000000" w:themeColor="text1"/>
          <w:lang w:val="en-GB"/>
        </w:rPr>
        <w:t>(Gschrey et al., 2011; Purohit and Höglund-Isaksson, 2017; EPA, 2019; Purohit et al., 2020)</w:t>
      </w:r>
      <w:r w:rsidR="00E578B9" w:rsidRPr="00F3114D">
        <w:rPr>
          <w:rFonts w:cs="Times New Roman"/>
          <w:noProof/>
          <w:color w:val="000000" w:themeColor="text1"/>
          <w:lang w:val="en-GB"/>
        </w:rPr>
        <w:fldChar w:fldCharType="end"/>
      </w:r>
      <w:r w:rsidR="00E578B9" w:rsidRPr="00F3114D">
        <w:rPr>
          <w:rFonts w:cs="Times New Roman"/>
          <w:noProof/>
          <w:color w:val="000000" w:themeColor="text1"/>
          <w:lang w:val="en-GB"/>
        </w:rPr>
        <w:t xml:space="preserve"> and result in additional warming of </w:t>
      </w:r>
      <w:r w:rsidR="00E578B9" w:rsidRPr="001E4DF2">
        <w:rPr>
          <w:rFonts w:cs="Times New Roman"/>
          <w:noProof/>
          <w:color w:val="000000" w:themeColor="text1"/>
          <w:lang w:val="en-GB"/>
        </w:rPr>
        <w:t>0</w:t>
      </w:r>
      <w:r w:rsidR="00E578B9" w:rsidRPr="00BD5682">
        <w:rPr>
          <w:rFonts w:cs="Times New Roman"/>
          <w:noProof/>
          <w:lang w:val="en-GB"/>
        </w:rPr>
        <w:t>.15</w:t>
      </w:r>
      <w:ins w:id="5127" w:author="Lucy Cowie" w:date="2021-07-28T17:37:00Z">
        <w:r w:rsidR="0062112C" w:rsidRPr="00BD5682">
          <w:rPr>
            <w:rFonts w:cs="Times New Roman"/>
            <w:noProof/>
            <w:lang w:val="en-GB"/>
          </w:rPr>
          <w:t>°</w:t>
        </w:r>
        <w:r w:rsidR="0062112C" w:rsidRPr="00F3114D">
          <w:rPr>
            <w:rFonts w:cs="Times New Roman"/>
            <w:noProof/>
            <w:color w:val="000000" w:themeColor="text1"/>
            <w:lang w:val="en-GB"/>
          </w:rPr>
          <w:t xml:space="preserve">C </w:t>
        </w:r>
        <w:r w:rsidR="0062112C">
          <w:rPr>
            <w:rFonts w:cs="Times New Roman"/>
            <w:noProof/>
            <w:lang w:val="en-GB"/>
          </w:rPr>
          <w:t>–</w:t>
        </w:r>
      </w:ins>
      <w:del w:id="5128" w:author="Lucy Cowie" w:date="2021-07-28T17:37:00Z">
        <w:r w:rsidR="00E578B9" w:rsidRPr="00BD5682" w:rsidDel="0062112C">
          <w:rPr>
            <w:rFonts w:cs="Times New Roman"/>
            <w:noProof/>
            <w:lang w:val="en-GB"/>
          </w:rPr>
          <w:delText>-</w:delText>
        </w:r>
      </w:del>
      <w:r w:rsidR="00E578B9" w:rsidRPr="00BD5682">
        <w:rPr>
          <w:rFonts w:cs="Times New Roman"/>
          <w:noProof/>
          <w:lang w:val="en-GB"/>
        </w:rPr>
        <w:t>0.3°</w:t>
      </w:r>
      <w:r w:rsidR="00E578B9" w:rsidRPr="00F3114D">
        <w:rPr>
          <w:rFonts w:cs="Times New Roman"/>
          <w:noProof/>
          <w:color w:val="000000" w:themeColor="text1"/>
          <w:lang w:val="en-GB"/>
        </w:rPr>
        <w:t>C by 2100</w:t>
      </w:r>
      <w:ins w:id="5129" w:author="Lucy Cowie" w:date="2021-07-28T17:38:00Z">
        <w:r w:rsidR="0062112C">
          <w:rPr>
            <w:rFonts w:cs="Times New Roman"/>
            <w:noProof/>
            <w:color w:val="000000" w:themeColor="text1"/>
            <w:lang w:val="en-GB"/>
          </w:rPr>
          <w:t xml:space="preserve"> </w:t>
        </w:r>
        <w:r w:rsidR="0062112C" w:rsidRPr="00F3114D">
          <w:rPr>
            <w:rFonts w:cs="Times New Roman"/>
            <w:noProof/>
            <w:color w:val="000000" w:themeColor="text1"/>
            <w:lang w:val="en-GB"/>
          </w:rPr>
          <w:t>(</w:t>
        </w:r>
        <w:r w:rsidR="0062112C" w:rsidRPr="00F3114D">
          <w:rPr>
            <w:rFonts w:cs="Times New Roman"/>
            <w:i/>
            <w:iCs/>
            <w:noProof/>
            <w:color w:val="000000" w:themeColor="text1"/>
            <w:lang w:val="en-GB"/>
          </w:rPr>
          <w:t>medium confidence</w:t>
        </w:r>
        <w:r w:rsidR="0062112C" w:rsidRPr="00F3114D">
          <w:rPr>
            <w:rFonts w:cs="Times New Roman"/>
            <w:noProof/>
            <w:color w:val="000000" w:themeColor="text1"/>
            <w:lang w:val="en-GB"/>
          </w:rPr>
          <w:t>)</w:t>
        </w:r>
      </w:ins>
      <w:r w:rsidR="00E578B9" w:rsidRPr="00F3114D">
        <w:rPr>
          <w:rFonts w:cs="Times New Roman"/>
          <w:noProof/>
          <w:color w:val="000000" w:themeColor="text1"/>
          <w:lang w:val="en-GB"/>
        </w:rPr>
        <w:t xml:space="preserve"> (Figure 6.22)</w:t>
      </w:r>
      <w:del w:id="5130" w:author="Lucy Cowie" w:date="2021-07-28T17:37:00Z">
        <w:r w:rsidR="00E578B9" w:rsidRPr="00F3114D" w:rsidDel="0062112C">
          <w:rPr>
            <w:rFonts w:cs="Times New Roman"/>
            <w:noProof/>
            <w:color w:val="000000" w:themeColor="text1"/>
            <w:lang w:val="en-GB"/>
          </w:rPr>
          <w:delText xml:space="preserve"> (</w:delText>
        </w:r>
        <w:r w:rsidR="00E578B9" w:rsidRPr="00F3114D" w:rsidDel="0062112C">
          <w:rPr>
            <w:rFonts w:cs="Times New Roman"/>
            <w:i/>
            <w:iCs/>
            <w:noProof/>
            <w:color w:val="000000" w:themeColor="text1"/>
            <w:lang w:val="en-GB"/>
          </w:rPr>
          <w:delText>medium confidence</w:delText>
        </w:r>
        <w:r w:rsidR="00E578B9" w:rsidRPr="00F3114D" w:rsidDel="0062112C">
          <w:rPr>
            <w:rFonts w:cs="Times New Roman"/>
            <w:noProof/>
            <w:color w:val="000000" w:themeColor="text1"/>
            <w:lang w:val="en-GB"/>
          </w:rPr>
          <w:delText>)</w:delText>
        </w:r>
      </w:del>
      <w:r w:rsidR="00E578B9" w:rsidRPr="00F3114D">
        <w:rPr>
          <w:rFonts w:cs="Times New Roman"/>
          <w:noProof/>
          <w:color w:val="000000" w:themeColor="text1"/>
          <w:lang w:val="en-GB"/>
        </w:rPr>
        <w:t xml:space="preserve">. </w:t>
      </w:r>
    </w:p>
    <w:p w14:paraId="3925C47E" w14:textId="77777777" w:rsidR="00E578B9" w:rsidRPr="00E210DB" w:rsidRDefault="00E578B9" w:rsidP="00D5630D">
      <w:pPr>
        <w:pStyle w:val="AR6BodyText"/>
        <w:rPr>
          <w:rFonts w:cs="Times New Roman"/>
          <w:noProof/>
          <w:color w:val="000000" w:themeColor="text1"/>
          <w:lang w:val="en-GB"/>
        </w:rPr>
      </w:pPr>
    </w:p>
    <w:p w14:paraId="78EFD935" w14:textId="0169D93C" w:rsidR="00E578B9" w:rsidRPr="001C520D" w:rsidRDefault="00174468" w:rsidP="001C520D">
      <w:pPr>
        <w:pStyle w:val="AR6BodyText"/>
        <w:rPr>
          <w:noProof/>
          <w:color w:val="000000" w:themeColor="text1"/>
        </w:rPr>
      </w:pPr>
      <w:r w:rsidRPr="00890F9E">
        <w:rPr>
          <w:lang w:val="en-US"/>
        </w:rPr>
        <w:t>Efficient implementation of the Kigali Amendment and national and regional regulations has been projected to reduce global average warming in 2050 by 0.05</w:t>
      </w:r>
      <w:ins w:id="5131" w:author="Lucy Cowie" w:date="2021-07-28T17:38:00Z">
        <w:r w:rsidR="002958CE" w:rsidRPr="00890F9E">
          <w:rPr>
            <w:lang w:val="en-US"/>
          </w:rPr>
          <w:t xml:space="preserve">°C </w:t>
        </w:r>
      </w:ins>
      <w:del w:id="5132" w:author="Lucy Cowie" w:date="2021-07-28T17:38:00Z">
        <w:r w:rsidRPr="00890F9E" w:rsidDel="002958CE">
          <w:rPr>
            <w:lang w:val="en-US"/>
          </w:rPr>
          <w:delText>°</w:delText>
        </w:r>
      </w:del>
      <w:r w:rsidRPr="00890F9E">
        <w:rPr>
          <w:lang w:val="en-US"/>
        </w:rPr>
        <w:t xml:space="preserve">–0.07°C </w:t>
      </w:r>
      <w:r w:rsidR="00E578B9" w:rsidRPr="001C520D">
        <w:rPr>
          <w:noProof/>
          <w:color w:val="000000" w:themeColor="text1"/>
        </w:rPr>
        <w:fldChar w:fldCharType="begin" w:fldLock="1"/>
      </w:r>
      <w:r w:rsidR="00D477C7">
        <w:rPr>
          <w:noProof/>
          <w:color w:val="000000" w:themeColor="text1"/>
          <w:lang w:val="en-US"/>
        </w:rPr>
        <w:instrText>ADDIN CSL_CITATION { "citationItems" : [ { "id" : "ITEM-1", "itemData" : { "ISBN" : "978-92-807-3673-1", "author" : [ { "dropping-particle" : "", "family" : "Klimont", "given" : "Z", "non-dropping-particle" : "", "parse-names" : false, "suffix" : "" }, { "dropping-particle" : "", "family" : "Shindell", "given" : "D", "non-dropping-particle" : "", "parse-names" : false, "suffix" : "" }, { "dropping-particle" : "", "family" : "Borgford-Parnell", "given" : "N", "non-dropping-particle" : "", "parse-names" : false, "suffix" : "" }, { "dropping-particle" : "", "family" : "H\u00f6glund Isaksson", "given" : "L", "non-dropping-particle" : "", "parse-names" : false, "suffix" : "" }, { "dropping-particle" : "", "family" : "Kallbekken", "given" : "S", "non-dropping-particle" : "", "parse-names" : false, "suffix" : "" }, { "dropping-particle" : "", "family" : "Kuylenstierna", "given" : "J C I", "non-dropping-particle" : "", "parse-names" : false, "suffix" : "" }, { "dropping-particle" : "", "family" : "Molina", "given" : "L T", "non-dropping-particle" : "", "parse-names" : false, "suffix" : "" }, { "dropping-particle" : "", "family" : "Srivastava", "given" : "L", "non-dropping-particle" : "", "parse-names" : false, "suffix" : "" }, { "dropping-particle" : "", "family" : "Tao", "given" : "S", "non-dropping-particle" : "", "parse-names" : false, "suffix" : "" }, { "dropping-particle" : "", "family" : "Venkataraman", "given" : "C", "non-dropping-particle" : "", "parse-names" : false, "suffix" : "" } ], "container-title" : "The Emissions Gap Report 2017", "id" : "ITEM-1", "issued" : { "date-parts" : [ [ "2017" ] ] }, "page" : "48-57", "publisher" : "United Nations Environment Programme (UNEP)", "publisher-place" : "Nairobi, Kenya", "title" : "Bridging the gap \u2013 The role of short-lived climate pollutants", "translator" : [ { "dropping-particle" : "", "family" : "G2993", "given" : "Rt14", "non-dropping-particle" : "", "parse-names" : false, "suffix" : "" } ], "type" : "chapter" }, "uris" : [ "http://www.mendeley.com/documents/?uuid=a804f674-9e2d-4ab2-9baf-bcb19d0dfc74" ] }, { "id" : "ITEM-2", "itemData" : { "ISBN" : "978-1-7329317-1-8", "author" : [ { "dropping-particle" : "", "family" : "WMO", "given" : "", "non-dropping-particle" : "", "parse-names" : false, "suffix" : "" } ], "collection-title" : "Global Ozone Research and Monitoring Project \u2013 Report No. 58", "id" : "ITEM-2", "issued" : { "date-parts" : [ [ "2018" ] ] }, "number-of-pages" : "588", "publisher" : "World Meteorological Organization (WMO)", "publisher-place" : "Geneva, Switzerland", "title" : "Scientific Assessment of Ozone Depletion: 2018", "translator" : [ { "dropping-particle" : "", "family" : "G3567", "given" : "Rt7", "non-dropping-particle" : "", "parse-names" : false, "suffix" : "" } ], "type" : "report" }, "uris" : [ "http://www.mendeley.com/documents/?uuid=12a857b2-46e1-49fc-ae43-ecb799953686" ] } ], "mendeley" : { "formattedCitation" : "(Klimont et al., 2017b; WMO, 2018)", "plainTextFormattedCitation" : "(Klimont et al., 2017b; WMO, 2018)", "previouslyFormattedCitation" : "(Klimont et al., 2017b; WMO, 2018)" }, "properties" : { "noteIndex" : 0 }, "schema" : "https://github.com/citation-style-language/schema/raw/master/csl-citation.json" }</w:instrText>
      </w:r>
      <w:r w:rsidR="00E578B9" w:rsidRPr="001C520D">
        <w:rPr>
          <w:noProof/>
          <w:color w:val="000000" w:themeColor="text1"/>
        </w:rPr>
        <w:fldChar w:fldCharType="separate"/>
      </w:r>
      <w:r w:rsidR="00CB33A1">
        <w:rPr>
          <w:noProof/>
          <w:color w:val="000000" w:themeColor="text1"/>
          <w:lang w:val="en-US"/>
        </w:rPr>
        <w:t>(Klimont et al., 2017b; WMO, 2018)</w:t>
      </w:r>
      <w:r w:rsidR="00E578B9" w:rsidRPr="001C520D">
        <w:rPr>
          <w:noProof/>
          <w:color w:val="000000" w:themeColor="text1"/>
        </w:rPr>
        <w:fldChar w:fldCharType="end"/>
      </w:r>
      <w:r w:rsidR="00E578B9" w:rsidRPr="00890F9E">
        <w:rPr>
          <w:noProof/>
          <w:color w:val="000000" w:themeColor="text1"/>
          <w:lang w:val="en-US"/>
        </w:rPr>
        <w:t xml:space="preserve"> and by 0.2</w:t>
      </w:r>
      <w:ins w:id="5133" w:author="Lucy Cowie" w:date="2021-07-28T17:38:00Z">
        <w:r w:rsidR="002958CE" w:rsidRPr="00890F9E">
          <w:rPr>
            <w:lang w:val="en-US"/>
          </w:rPr>
          <w:t>°C</w:t>
        </w:r>
      </w:ins>
      <w:r w:rsidR="00E578B9" w:rsidRPr="00890F9E">
        <w:rPr>
          <w:noProof/>
          <w:color w:val="000000" w:themeColor="text1"/>
          <w:lang w:val="en-US"/>
        </w:rPr>
        <w:t xml:space="preserve">–0.4°C in 2100 compared with the baseline </w:t>
      </w:r>
      <w:ins w:id="5134" w:author="Robin Matthews" w:date="2021-07-08T17:33:00Z">
        <w:r w:rsidR="0002695E">
          <w:rPr>
            <w:noProof/>
            <w:color w:val="000000" w:themeColor="text1"/>
            <w:lang w:val="en-US"/>
          </w:rPr>
          <w:t xml:space="preserve">(see Figure 2.20 of </w:t>
        </w:r>
      </w:ins>
      <w:commentRangeStart w:id="5135"/>
      <w:r w:rsidR="00E578B9" w:rsidRPr="001C520D">
        <w:rPr>
          <w:noProof/>
          <w:color w:val="000000" w:themeColor="text1"/>
        </w:rPr>
        <w:fldChar w:fldCharType="begin" w:fldLock="1"/>
      </w:r>
      <w:ins w:id="5136" w:author="Robin Matthews" w:date="2021-07-08T17:33:00Z">
        <w:r w:rsidR="0002695E">
          <w:rPr>
            <w:noProof/>
            <w:color w:val="000000" w:themeColor="text1"/>
            <w:lang w:val="en-US"/>
          </w:rPr>
          <w:instrText>ADDIN CSL_CITATION { "citationItems" : [ { "id" : "ITEM-1", "itemData" : { "ISBN" : "978-1-7329317-1-8", "author" : [ { "dropping-particle" : "", "family" : "WMO", "given" : "", "non-dropping-particle" : "", "parse-names" : false, "suffix" : "" } ], "collection-title" : "Global Ozone Research and Monitoring Project \u2013 Report No. 58", "id" : "ITEM-1", "issued" : { "date-parts" : [ [ "2018" ] ] }, "number-of-pages" : "588", "publisher" : "World Meteorological Organization (WMO)", "publisher-place" : "Geneva, Switzerland", "title" : "Scientific Assessment of Ozone Depletion: 2018", "translator" : [ { "dropping-particle" : "", "family" : "G3567", "given" : "Rt7", "non-dropping-particle" : "", "parse-names" : false, "suffix" : "" } ], "type" : "report" }, "uris" : [ "http://www.mendeley.com/documents/?uuid=12a857b2-46e1-49fc-ae43-ecb799953686" ] } ], "mendeley" : { "formattedCitation" : "(WMO, 2018)", "manualFormatting" : "WMO, 2018)", "plainTextFormattedCitation" : "(WMO, 2018)", "previouslyFormattedCitation" : "(WMO, 2018)" }, "properties" : { "noteIndex" : 0 }, "schema" : "https://github.com/citation-style-language/schema/raw/master/csl-citation.json" }</w:instrText>
        </w:r>
      </w:ins>
      <w:del w:id="5137" w:author="Robin Matthews" w:date="2021-07-08T17:33:00Z">
        <w:r w:rsidR="00D477C7" w:rsidDel="0002695E">
          <w:rPr>
            <w:noProof/>
            <w:color w:val="000000" w:themeColor="text1"/>
            <w:lang w:val="en-US"/>
          </w:rPr>
          <w:delInstrText>ADDIN CSL_CITATION { "citationItems" : [ { "id" : "ITEM-1", "itemData" : { "ISBN" : "978-1-7329317-1-8", "author" : [ { "dropping-particle" : "", "family" : "WMO", "given" : "", "non-dropping-particle" : "", "parse-names" : false, "suffix" : "" } ], "collection-title" : "Global Ozone Research and Monitoring Project \u2013 Report No. 58", "id" : "ITEM-1", "issued" : { "date-parts" : [ [ "2018" ] ] }, "number-of-pages" : "588", "publisher" : "World Meteorological Organization (WMO)", "publisher-place" : "Geneva, Switzerland", "title" : "Scientific Assessment of Ozone Depletion: 2018", "translator" : [ { "dropping-particle" : "", "family" : "G3567", "given" : "Rt7", "non-dropping-particle" : "", "parse-names" : false, "suffix" : "" } ], "type" : "report" }, "uris" : [ "http://www.mendeley.com/documents/?uuid=12a857b2-46e1-49fc-ae43-ecb799953686" ] } ], "mendeley" : { "formattedCitation" : "(WMO, 2018)", "manualFormatting" : "(see Figure 2.20 of WMO, 2018)", "plainTextFormattedCitation" : "(WMO, 2018)", "previouslyFormattedCitation" : "(WMO, 2018)" }, "properties" : { "noteIndex" : 0 }, "schema" : "https://github.com/citation-style-language/schema/raw/master/csl-citation.json" }</w:delInstrText>
        </w:r>
      </w:del>
      <w:r w:rsidR="00E578B9" w:rsidRPr="001C520D">
        <w:rPr>
          <w:noProof/>
          <w:color w:val="000000" w:themeColor="text1"/>
        </w:rPr>
        <w:fldChar w:fldCharType="separate"/>
      </w:r>
      <w:del w:id="5138" w:author="Robin Matthews" w:date="2021-07-08T17:33:00Z">
        <w:r w:rsidR="00CB33A1" w:rsidDel="0002695E">
          <w:rPr>
            <w:noProof/>
            <w:color w:val="000000" w:themeColor="text1"/>
            <w:lang w:val="en-US"/>
          </w:rPr>
          <w:delText xml:space="preserve">(see Figure 2.20 of </w:delText>
        </w:r>
      </w:del>
      <w:r w:rsidR="00CB33A1">
        <w:rPr>
          <w:noProof/>
          <w:color w:val="000000" w:themeColor="text1"/>
          <w:lang w:val="en-US"/>
        </w:rPr>
        <w:t>WMO, 2018)</w:t>
      </w:r>
      <w:r w:rsidR="00E578B9" w:rsidRPr="001C520D">
        <w:rPr>
          <w:noProof/>
          <w:color w:val="000000" w:themeColor="text1"/>
        </w:rPr>
        <w:fldChar w:fldCharType="end"/>
      </w:r>
      <w:commentRangeEnd w:id="5135"/>
      <w:r w:rsidR="00CB33A1">
        <w:rPr>
          <w:rStyle w:val="Marquedecommentaire"/>
        </w:rPr>
        <w:commentReference w:id="5135"/>
      </w:r>
      <w:r w:rsidR="00E578B9" w:rsidRPr="00890F9E">
        <w:rPr>
          <w:noProof/>
          <w:color w:val="000000" w:themeColor="text1"/>
          <w:lang w:val="en-US"/>
        </w:rPr>
        <w:t xml:space="preserve">. </w:t>
      </w:r>
      <w:r w:rsidRPr="00890F9E">
        <w:rPr>
          <w:noProof/>
          <w:color w:val="000000" w:themeColor="text1"/>
          <w:lang w:val="en-US"/>
        </w:rPr>
        <w:t>Analysis of SSP scenarios based on an emulator (Section 6.7.3) shows a comparable mitigation potential of about 0.0</w:t>
      </w:r>
      <w:r w:rsidR="00D1469D">
        <w:rPr>
          <w:noProof/>
          <w:color w:val="000000" w:themeColor="text1"/>
          <w:lang w:val="en-US"/>
        </w:rPr>
        <w:t>2</w:t>
      </w:r>
      <w:ins w:id="5139" w:author="Lucy Cowie" w:date="2021-07-28T17:38:00Z">
        <w:r w:rsidR="00DA2DD1" w:rsidRPr="00890F9E">
          <w:rPr>
            <w:lang w:val="en-US"/>
          </w:rPr>
          <w:t>°C</w:t>
        </w:r>
      </w:ins>
      <w:r w:rsidRPr="00890F9E">
        <w:rPr>
          <w:noProof/>
          <w:color w:val="000000" w:themeColor="text1"/>
          <w:lang w:val="en-US"/>
        </w:rPr>
        <w:t>–0.0</w:t>
      </w:r>
      <w:r w:rsidR="00D1469D">
        <w:rPr>
          <w:noProof/>
          <w:color w:val="000000" w:themeColor="text1"/>
          <w:lang w:val="en-US"/>
        </w:rPr>
        <w:t>7</w:t>
      </w:r>
      <w:r w:rsidRPr="00890F9E">
        <w:rPr>
          <w:noProof/>
          <w:color w:val="000000" w:themeColor="text1"/>
          <w:lang w:val="en-US"/>
        </w:rPr>
        <w:t>°C in 2050 and about 0.</w:t>
      </w:r>
      <w:r w:rsidR="00D1469D">
        <w:rPr>
          <w:noProof/>
          <w:color w:val="000000" w:themeColor="text1"/>
          <w:lang w:val="en-US"/>
        </w:rPr>
        <w:t>1</w:t>
      </w:r>
      <w:ins w:id="5140" w:author="Lucy Cowie" w:date="2021-07-28T17:39:00Z">
        <w:r w:rsidR="00FB7FBD" w:rsidRPr="00890F9E">
          <w:rPr>
            <w:lang w:val="en-US"/>
          </w:rPr>
          <w:t>°C</w:t>
        </w:r>
      </w:ins>
      <w:r w:rsidRPr="00890F9E">
        <w:rPr>
          <w:noProof/>
          <w:color w:val="000000" w:themeColor="text1"/>
          <w:lang w:val="en-US"/>
        </w:rPr>
        <w:t>–0.3°C in 2100 (Figure 6.22, SSP5-8.5 v</w:t>
      </w:r>
      <w:del w:id="5141" w:author="Lucy Cowie" w:date="2021-07-28T17:41:00Z">
        <w:r w:rsidRPr="00890F9E" w:rsidDel="00BC2C83">
          <w:rPr>
            <w:noProof/>
            <w:color w:val="000000" w:themeColor="text1"/>
            <w:lang w:val="en-US"/>
          </w:rPr>
          <w:delText>ersu</w:delText>
        </w:r>
      </w:del>
      <w:r w:rsidRPr="00890F9E">
        <w:rPr>
          <w:noProof/>
          <w:color w:val="000000" w:themeColor="text1"/>
          <w:lang w:val="en-US"/>
        </w:rPr>
        <w:t>s SSP1-2.6).</w:t>
      </w:r>
      <w:r w:rsidR="00E578B9" w:rsidRPr="00890F9E">
        <w:rPr>
          <w:noProof/>
          <w:color w:val="000000" w:themeColor="text1"/>
          <w:lang w:val="en-US"/>
        </w:rPr>
        <w:t xml:space="preserve"> Furthermore, the energy efficiency improvements of cooling equipment alongside the transition to low</w:t>
      </w:r>
      <w:ins w:id="5142" w:author="Lucy Cowie" w:date="2021-07-28T17:44:00Z">
        <w:r w:rsidR="000C5626">
          <w:rPr>
            <w:noProof/>
            <w:color w:val="000000" w:themeColor="text1"/>
            <w:lang w:val="en-US"/>
          </w:rPr>
          <w:t>-</w:t>
        </w:r>
      </w:ins>
      <w:del w:id="5143" w:author="Lucy Cowie" w:date="2021-07-28T17:44:00Z">
        <w:r w:rsidR="00E578B9" w:rsidRPr="00890F9E" w:rsidDel="000C5626">
          <w:rPr>
            <w:noProof/>
            <w:color w:val="000000" w:themeColor="text1"/>
            <w:lang w:val="en-US"/>
          </w:rPr>
          <w:delText xml:space="preserve"> </w:delText>
        </w:r>
      </w:del>
      <w:r w:rsidR="00E578B9" w:rsidRPr="00890F9E">
        <w:rPr>
          <w:noProof/>
          <w:color w:val="000000" w:themeColor="text1"/>
          <w:lang w:val="en-US"/>
        </w:rPr>
        <w:t>global</w:t>
      </w:r>
      <w:ins w:id="5144" w:author="Lucy Cowie" w:date="2021-07-28T17:44:00Z">
        <w:r w:rsidR="000C5626">
          <w:rPr>
            <w:noProof/>
            <w:color w:val="000000" w:themeColor="text1"/>
            <w:lang w:val="en-US"/>
          </w:rPr>
          <w:t>-</w:t>
        </w:r>
      </w:ins>
      <w:del w:id="5145" w:author="Lucy Cowie" w:date="2021-07-28T17:44:00Z">
        <w:r w:rsidR="00E578B9" w:rsidRPr="00890F9E" w:rsidDel="000C5626">
          <w:rPr>
            <w:noProof/>
            <w:color w:val="000000" w:themeColor="text1"/>
            <w:lang w:val="en-US"/>
          </w:rPr>
          <w:delText xml:space="preserve"> </w:delText>
        </w:r>
      </w:del>
      <w:r w:rsidR="00E578B9" w:rsidRPr="00890F9E">
        <w:rPr>
          <w:noProof/>
          <w:color w:val="000000" w:themeColor="text1"/>
          <w:lang w:val="en-US"/>
        </w:rPr>
        <w:t xml:space="preserve">warming potential alternative refrigerants for refrigeration and air-conditioning equipment could </w:t>
      </w:r>
      <w:r w:rsidR="00E578B9" w:rsidRPr="00890F9E">
        <w:rPr>
          <w:noProof/>
          <w:color w:val="000000" w:themeColor="text1"/>
          <w:lang w:val="en-US"/>
        </w:rPr>
        <w:lastRenderedPageBreak/>
        <w:t xml:space="preserve">potentially increase the climate benefits from the HFC phasedown under the Kigali Amendment </w:t>
      </w:r>
      <w:commentRangeStart w:id="5146"/>
      <w:commentRangeStart w:id="5147"/>
      <w:r w:rsidR="00E578B9" w:rsidRPr="001C520D">
        <w:rPr>
          <w:noProof/>
          <w:color w:val="000000" w:themeColor="text1"/>
        </w:rPr>
        <w:fldChar w:fldCharType="begin" w:fldLock="1"/>
      </w:r>
      <w:r w:rsidR="00D477C7">
        <w:rPr>
          <w:noProof/>
          <w:color w:val="000000" w:themeColor="text1"/>
          <w:lang w:val="en-US"/>
        </w:rPr>
        <w:instrText>ADDIN CSL_CITATION { "citationItems" : [ { "id" : "ITEM-1", "itemData" : { "ISBN" : "978-1-7329317-1-8", "author" : [ { "dropping-particle" : "", "family" : "WMO", "given" : "", "non-dropping-particle" : "", "parse-names" : false, "suffix" : "" } ], "collection-title" : "Global Ozone Research and Monitoring Project \u2013 Report No. 58", "id" : "ITEM-1", "issued" : { "date-parts" : [ [ "2018" ] ] }, "number-of-pages" : "588", "publisher" : "World Meteorological Organization (WMO)", "publisher-place" : "Geneva, Switzerland", "title" : "Scientific Assessment of Ozone Depletion: 2018", "translator" : [ { "dropping-particle" : "", "family" : "G3567", "given" : "Rt7", "non-dropping-particle" : "", "parse-names" : false, "suffix" : "" } ], "type" : "report" }, "uris" : [ "http://www.mendeley.com/documents/?uuid=12a857b2-46e1-49fc-ae43-ecb799953686" ] } ], "mendeley" : { "formattedCitation" : "(WMO, 2018)", "manualFormatting" : "(Shah et al., 2015; H\u00f6glund-Isaksson et al., 2017; Purohit and H\u00f6glund-Isaksson, 2017; WMO, 2018)", "plainTextFormattedCitation" : "(WMO, 2018)", "previouslyFormattedCitation" : "(WMO, 2018)" }, "properties" : { "noteIndex" : 0 }, "schema" : "https://github.com/citation-style-language/schema/raw/master/csl-citation.json" }</w:instrText>
      </w:r>
      <w:r w:rsidR="00E578B9" w:rsidRPr="001C520D">
        <w:rPr>
          <w:noProof/>
          <w:color w:val="000000" w:themeColor="text1"/>
        </w:rPr>
        <w:fldChar w:fldCharType="separate"/>
      </w:r>
      <w:r w:rsidR="00CB33A1">
        <w:rPr>
          <w:noProof/>
          <w:color w:val="000000" w:themeColor="text1"/>
          <w:lang w:val="en-US"/>
        </w:rPr>
        <w:t>(Shah et al., 2015; Höglund-Isaksson et al., 2017; Purohit and Höglund-Isaksson, 2017; WMO, 2018)</w:t>
      </w:r>
      <w:r w:rsidR="00E578B9" w:rsidRPr="001C520D">
        <w:rPr>
          <w:noProof/>
          <w:color w:val="000000" w:themeColor="text1"/>
        </w:rPr>
        <w:fldChar w:fldCharType="end"/>
      </w:r>
      <w:commentRangeEnd w:id="5146"/>
      <w:commentRangeEnd w:id="5147"/>
      <w:r w:rsidR="0002695E">
        <w:rPr>
          <w:rStyle w:val="Marquedecommentaire"/>
        </w:rPr>
        <w:commentReference w:id="5146"/>
      </w:r>
      <w:r w:rsidR="00CB33A1">
        <w:rPr>
          <w:rStyle w:val="Marquedecommentaire"/>
        </w:rPr>
        <w:commentReference w:id="5147"/>
      </w:r>
      <w:r w:rsidR="00E578B9" w:rsidRPr="00890F9E">
        <w:rPr>
          <w:noProof/>
          <w:color w:val="000000" w:themeColor="text1"/>
          <w:lang w:val="en-US"/>
        </w:rPr>
        <w:t>. Purohit et al</w:t>
      </w:r>
      <w:ins w:id="5148" w:author="Robin Matthews" w:date="2021-07-08T17:34:00Z">
        <w:r w:rsidR="0002695E">
          <w:rPr>
            <w:noProof/>
            <w:color w:val="000000" w:themeColor="text1"/>
            <w:lang w:val="en-US"/>
          </w:rPr>
          <w:t>.</w:t>
        </w:r>
      </w:ins>
      <w:r w:rsidR="00E578B9" w:rsidRPr="00890F9E">
        <w:rPr>
          <w:noProof/>
          <w:color w:val="000000" w:themeColor="text1"/>
          <w:lang w:val="en-US"/>
        </w:rPr>
        <w:t xml:space="preserve"> </w:t>
      </w:r>
      <w:commentRangeStart w:id="5149"/>
      <w:r w:rsidR="00E578B9" w:rsidRPr="001C520D">
        <w:rPr>
          <w:noProof/>
          <w:color w:val="000000" w:themeColor="text1"/>
        </w:rPr>
        <w:fldChar w:fldCharType="begin" w:fldLock="1"/>
      </w:r>
      <w:r w:rsidR="00D477C7">
        <w:rPr>
          <w:noProof/>
          <w:color w:val="000000" w:themeColor="text1"/>
          <w:lang w:val="en-US"/>
        </w:rPr>
        <w:instrText>ADDIN CSL_CITATION { "citationItems" : [ { "id" : "ITEM-1", "itemData" : { "DOI" : "10.5194/acp-20-11305-2020", "author" : [ { "dropping-particle" : "", "family" : "Purohit", "given" : "P", "non-dropping-particle" : "", "parse-names" : false, "suffix" : "" }, { "dropping-particle" : "", "family" : "H\u00f6glund-Isaksson", "given" : "L", "non-dropping-particle" : "", "parse-names" : false, "suffix" : "" }, { "dropping-particle" : "", "family" : "Dulac", "given" : "J", "non-dropping-particle" : "", "parse-names" : false, "suffix" : "" }, { "dropping-particle" : "", "family" : "Shah", "given" : "N", "non-dropping-particle" : "", "parse-names" : false, "suffix" : "" }, { "dropping-particle" : "", "family" : "Wei", "given" : "M", "non-dropping-particle" : "", "parse-names" : false, "suffix" : "" }, { "dropping-particle" : "", "family" : "Rafaj", "given" : "P", "non-dropping-particle" : "", "parse-names" : false, "suffix" : "" }, { "dropping-particle" : "", "family" : "Sch\u00f6pp", "given" : "W", "non-dropping-particle" : "", "parse-names" : false, "suffix" : "" } ], "container-title" : "Atmospheric Chemistry and Physics", "id" : "ITEM-1", "issue" : "19", "issued" : { "date-parts" : [ [ "2020" ] ] }, "page" : "11305-11327", "title" : "Electricity savings and greenhouse gas emission reductions from global phase-down of hydrofluorocarbons", "translator" : [ { "dropping-particle" : "", "family" : "G4858", "given" : "", "non-dropping-particle" : "", "parse-names" : false, "suffix" : "" } ], "type" : "article-journal", "volume" : "20" }, "suppress-author" : 1, "uris" : [ "http://www.mendeley.com/documents/?uuid=7efb8cfe-7d70-4f97-9d1d-939a8b66fe82" ] } ], "mendeley" : { "formattedCitation" : "(2020)", "plainTextFormattedCitation" : "(2020)", "previouslyFormattedCitation" : "(2020)" }, "properties" : { "noteIndex" : 0 }, "schema" : "https://github.com/citation-style-language/schema/raw/master/csl-citation.json" }</w:instrText>
      </w:r>
      <w:r w:rsidR="00E578B9" w:rsidRPr="001C520D">
        <w:rPr>
          <w:noProof/>
          <w:color w:val="000000" w:themeColor="text1"/>
        </w:rPr>
        <w:fldChar w:fldCharType="separate"/>
      </w:r>
      <w:r w:rsidR="00CB33A1">
        <w:rPr>
          <w:noProof/>
          <w:color w:val="000000" w:themeColor="text1"/>
          <w:lang w:val="en-US"/>
        </w:rPr>
        <w:t>(2020)</w:t>
      </w:r>
      <w:r w:rsidR="00E578B9" w:rsidRPr="001C520D">
        <w:rPr>
          <w:noProof/>
          <w:color w:val="000000" w:themeColor="text1"/>
        </w:rPr>
        <w:fldChar w:fldCharType="end"/>
      </w:r>
      <w:commentRangeEnd w:id="5149"/>
      <w:r w:rsidR="00CB33A1">
        <w:rPr>
          <w:rStyle w:val="Marquedecommentaire"/>
        </w:rPr>
        <w:commentReference w:id="5149"/>
      </w:r>
      <w:r w:rsidR="00E578B9" w:rsidRPr="00890F9E">
        <w:rPr>
          <w:noProof/>
          <w:color w:val="000000" w:themeColor="text1"/>
          <w:lang w:val="en-US"/>
        </w:rPr>
        <w:t xml:space="preserve"> estimated that depending on the expected rate of technological development, improving </w:t>
      </w:r>
      <w:ins w:id="5150" w:author="Lucy Cowie" w:date="2021-07-28T17:46:00Z">
        <w:r w:rsidR="006E76BF">
          <w:rPr>
            <w:noProof/>
            <w:color w:val="000000" w:themeColor="text1"/>
            <w:lang w:val="en-US"/>
          </w:rPr>
          <w:t xml:space="preserve">the </w:t>
        </w:r>
      </w:ins>
      <w:r w:rsidR="00E578B9" w:rsidRPr="00890F9E">
        <w:rPr>
          <w:noProof/>
          <w:color w:val="000000" w:themeColor="text1"/>
          <w:lang w:val="en-US"/>
        </w:rPr>
        <w:t>energy efficiency of stationary cooling technologies</w:t>
      </w:r>
      <w:del w:id="5151" w:author="Lucy Cowie" w:date="2021-07-28T17:47:00Z">
        <w:r w:rsidR="00E578B9" w:rsidRPr="00890F9E" w:rsidDel="006E76BF">
          <w:rPr>
            <w:noProof/>
            <w:color w:val="000000" w:themeColor="text1"/>
            <w:lang w:val="en-US"/>
          </w:rPr>
          <w:delText>,</w:delText>
        </w:r>
      </w:del>
      <w:r w:rsidR="00E578B9" w:rsidRPr="00890F9E">
        <w:rPr>
          <w:noProof/>
          <w:color w:val="000000" w:themeColor="text1"/>
          <w:lang w:val="en-US"/>
        </w:rPr>
        <w:t xml:space="preserve"> and compliance with</w:t>
      </w:r>
      <w:ins w:id="5152" w:author="Lucy Cowie" w:date="2021-07-28T17:47:00Z">
        <w:r w:rsidR="006E76BF">
          <w:rPr>
            <w:noProof/>
            <w:color w:val="000000" w:themeColor="text1"/>
            <w:lang w:val="en-US"/>
          </w:rPr>
          <w:t xml:space="preserve"> the</w:t>
        </w:r>
      </w:ins>
      <w:r w:rsidR="00E578B9" w:rsidRPr="00890F9E">
        <w:rPr>
          <w:noProof/>
          <w:color w:val="000000" w:themeColor="text1"/>
          <w:lang w:val="en-US"/>
        </w:rPr>
        <w:t xml:space="preserve"> Kigali Amendment could bring future global electricity</w:t>
      </w:r>
      <w:ins w:id="5153" w:author="Lucy Cowie" w:date="2021-07-28T17:47:00Z">
        <w:r w:rsidR="006E76BF">
          <w:rPr>
            <w:noProof/>
            <w:color w:val="000000" w:themeColor="text1"/>
            <w:lang w:val="en-US"/>
          </w:rPr>
          <w:t xml:space="preserve"> </w:t>
        </w:r>
      </w:ins>
      <w:del w:id="5154" w:author="Lucy Cowie" w:date="2021-07-28T17:47:00Z">
        <w:r w:rsidR="00E578B9" w:rsidRPr="00890F9E" w:rsidDel="006E76BF">
          <w:rPr>
            <w:noProof/>
            <w:color w:val="000000" w:themeColor="text1"/>
            <w:lang w:val="en-US"/>
          </w:rPr>
          <w:delText>-</w:delText>
        </w:r>
      </w:del>
      <w:r w:rsidR="00E578B9" w:rsidRPr="00890F9E">
        <w:rPr>
          <w:noProof/>
          <w:color w:val="000000" w:themeColor="text1"/>
          <w:lang w:val="en-US"/>
        </w:rPr>
        <w:t xml:space="preserve">savings of more than 20% of </w:t>
      </w:r>
      <w:ins w:id="5155" w:author="Lucy Cowie" w:date="2021-07-28T17:48:00Z">
        <w:r w:rsidR="006E76BF">
          <w:rPr>
            <w:noProof/>
            <w:color w:val="000000" w:themeColor="text1"/>
            <w:lang w:val="en-US"/>
          </w:rPr>
          <w:t xml:space="preserve">the world’s </w:t>
        </w:r>
      </w:ins>
      <w:r w:rsidR="00E578B9" w:rsidRPr="00890F9E">
        <w:rPr>
          <w:noProof/>
          <w:color w:val="000000" w:themeColor="text1"/>
          <w:lang w:val="en-US"/>
        </w:rPr>
        <w:t xml:space="preserve">expected </w:t>
      </w:r>
      <w:del w:id="5156" w:author="Lucy Cowie" w:date="2021-07-28T17:47:00Z">
        <w:r w:rsidR="00E578B9" w:rsidRPr="00890F9E" w:rsidDel="006E76BF">
          <w:rPr>
            <w:noProof/>
            <w:color w:val="000000" w:themeColor="text1"/>
            <w:lang w:val="en-US"/>
          </w:rPr>
          <w:delText xml:space="preserve">world’s </w:delText>
        </w:r>
      </w:del>
      <w:r w:rsidR="00E578B9" w:rsidRPr="00890F9E">
        <w:rPr>
          <w:noProof/>
          <w:color w:val="000000" w:themeColor="text1"/>
          <w:lang w:val="en-US"/>
        </w:rPr>
        <w:t>electricity consumption beyond 2050 or cumulative reduction of about 75</w:t>
      </w:r>
      <w:ins w:id="5157" w:author="Lucy Cowie" w:date="2021-07-28T17:48:00Z">
        <w:r w:rsidR="006E76BF">
          <w:rPr>
            <w:noProof/>
            <w:color w:val="000000" w:themeColor="text1"/>
            <w:lang w:val="en-US"/>
          </w:rPr>
          <w:t>–</w:t>
        </w:r>
      </w:ins>
      <w:del w:id="5158" w:author="Lucy Cowie" w:date="2021-07-28T17:48:00Z">
        <w:r w:rsidR="00E578B9" w:rsidRPr="00890F9E" w:rsidDel="006E76BF">
          <w:rPr>
            <w:noProof/>
            <w:color w:val="000000" w:themeColor="text1"/>
            <w:lang w:val="en-US"/>
          </w:rPr>
          <w:delText>-</w:delText>
        </w:r>
      </w:del>
      <w:r w:rsidR="00E578B9" w:rsidRPr="00890F9E">
        <w:rPr>
          <w:noProof/>
          <w:color w:val="000000" w:themeColor="text1"/>
          <w:lang w:val="en-US"/>
        </w:rPr>
        <w:t>275 Gt CO</w:t>
      </w:r>
      <w:r w:rsidR="00E578B9" w:rsidRPr="00890F9E">
        <w:rPr>
          <w:noProof/>
          <w:color w:val="000000" w:themeColor="text1"/>
          <w:vertAlign w:val="subscript"/>
          <w:lang w:val="en-US"/>
        </w:rPr>
        <w:t>2</w:t>
      </w:r>
      <w:r w:rsidR="00E578B9" w:rsidRPr="00890F9E">
        <w:rPr>
          <w:noProof/>
          <w:color w:val="000000" w:themeColor="text1"/>
          <w:lang w:val="en-US"/>
        </w:rPr>
        <w:t>eq over the period 2018</w:t>
      </w:r>
      <w:ins w:id="5159" w:author="Lucy Cowie" w:date="2021-07-28T17:48:00Z">
        <w:r w:rsidR="006E76BF">
          <w:rPr>
            <w:noProof/>
            <w:color w:val="000000" w:themeColor="text1"/>
            <w:lang w:val="en-US"/>
          </w:rPr>
          <w:t>–</w:t>
        </w:r>
      </w:ins>
      <w:del w:id="5160" w:author="Lucy Cowie" w:date="2021-07-28T17:48:00Z">
        <w:r w:rsidR="00E578B9" w:rsidRPr="00890F9E" w:rsidDel="006E76BF">
          <w:rPr>
            <w:noProof/>
            <w:color w:val="000000" w:themeColor="text1"/>
            <w:lang w:val="en-US"/>
          </w:rPr>
          <w:delText>-</w:delText>
        </w:r>
      </w:del>
      <w:r w:rsidR="00E578B9" w:rsidRPr="00890F9E">
        <w:rPr>
          <w:noProof/>
          <w:color w:val="000000" w:themeColor="text1"/>
          <w:lang w:val="en-US"/>
        </w:rPr>
        <w:t>2100 (</w:t>
      </w:r>
      <w:r w:rsidR="00E578B9" w:rsidRPr="00890F9E">
        <w:rPr>
          <w:i/>
          <w:iCs/>
          <w:noProof/>
          <w:color w:val="000000" w:themeColor="text1"/>
          <w:lang w:val="en-US"/>
        </w:rPr>
        <w:t>medium confidence</w:t>
      </w:r>
      <w:r w:rsidR="00E578B9" w:rsidRPr="00890F9E">
        <w:rPr>
          <w:noProof/>
          <w:color w:val="000000" w:themeColor="text1"/>
          <w:lang w:val="en-US"/>
        </w:rPr>
        <w:t>). This could potentially double the climate benefits of the HFC phase-down of the Kigali Amendment as well as result in small air</w:t>
      </w:r>
      <w:ins w:id="5161" w:author="Lucy Cowie" w:date="2021-07-28T17:48:00Z">
        <w:r w:rsidR="00027306">
          <w:rPr>
            <w:noProof/>
            <w:color w:val="000000" w:themeColor="text1"/>
            <w:lang w:val="en-US"/>
          </w:rPr>
          <w:t>-</w:t>
        </w:r>
      </w:ins>
      <w:del w:id="5162" w:author="Lucy Cowie" w:date="2021-07-28T17:48:00Z">
        <w:r w:rsidR="00E578B9" w:rsidRPr="00890F9E" w:rsidDel="00027306">
          <w:rPr>
            <w:noProof/>
            <w:color w:val="000000" w:themeColor="text1"/>
            <w:lang w:val="en-US"/>
          </w:rPr>
          <w:delText xml:space="preserve"> </w:delText>
        </w:r>
      </w:del>
      <w:r w:rsidR="00E578B9" w:rsidRPr="00890F9E">
        <w:rPr>
          <w:noProof/>
          <w:color w:val="000000" w:themeColor="text1"/>
          <w:lang w:val="en-US"/>
        </w:rPr>
        <w:t>quality improvements due to reduced air pollutant emissions from</w:t>
      </w:r>
      <w:del w:id="5163" w:author="Lucy Cowie" w:date="2021-07-28T17:48:00Z">
        <w:r w:rsidR="00E578B9" w:rsidRPr="00890F9E" w:rsidDel="003757FA">
          <w:rPr>
            <w:noProof/>
            <w:color w:val="000000" w:themeColor="text1"/>
            <w:lang w:val="en-US"/>
          </w:rPr>
          <w:delText xml:space="preserve"> </w:delText>
        </w:r>
      </w:del>
      <w:ins w:id="5164" w:author="Lucy Cowie" w:date="2021-07-28T17:48:00Z">
        <w:r w:rsidR="003757FA">
          <w:rPr>
            <w:noProof/>
            <w:color w:val="000000" w:themeColor="text1"/>
            <w:lang w:val="en-US"/>
          </w:rPr>
          <w:t xml:space="preserve"> the </w:t>
        </w:r>
      </w:ins>
      <w:r w:rsidR="00E578B9" w:rsidRPr="00890F9E">
        <w:rPr>
          <w:noProof/>
          <w:color w:val="000000" w:themeColor="text1"/>
          <w:lang w:val="en-US"/>
        </w:rPr>
        <w:t>power sector</w:t>
      </w:r>
      <w:del w:id="5165" w:author="Lucy Cowie" w:date="2021-07-28T17:48:00Z">
        <w:r w:rsidR="00E578B9" w:rsidRPr="00890F9E" w:rsidDel="003757FA">
          <w:rPr>
            <w:noProof/>
            <w:color w:val="000000" w:themeColor="text1"/>
            <w:lang w:val="en-US"/>
          </w:rPr>
          <w:delText>,</w:delText>
        </w:r>
      </w:del>
      <w:r w:rsidR="00E578B9" w:rsidRPr="00890F9E">
        <w:rPr>
          <w:noProof/>
          <w:color w:val="000000" w:themeColor="text1"/>
          <w:lang w:val="en-US"/>
        </w:rPr>
        <w:t xml:space="preserve"> </w:t>
      </w:r>
      <w:ins w:id="5166" w:author="Lucy Cowie" w:date="2021-07-28T17:48:00Z">
        <w:r w:rsidR="003757FA">
          <w:rPr>
            <w:noProof/>
            <w:color w:val="000000" w:themeColor="text1"/>
            <w:lang w:val="en-US"/>
          </w:rPr>
          <w:t>(</w:t>
        </w:r>
      </w:ins>
      <w:r w:rsidR="00E578B9" w:rsidRPr="00890F9E">
        <w:rPr>
          <w:noProof/>
          <w:color w:val="000000" w:themeColor="text1"/>
          <w:lang w:val="en-US"/>
        </w:rPr>
        <w:t>i.e., 8</w:t>
      </w:r>
      <w:ins w:id="5167" w:author="Lucy Cowie" w:date="2021-07-28T17:48:00Z">
        <w:r w:rsidR="003757FA">
          <w:rPr>
            <w:noProof/>
            <w:color w:val="000000" w:themeColor="text1"/>
            <w:lang w:val="en-US"/>
          </w:rPr>
          <w:t>–</w:t>
        </w:r>
      </w:ins>
      <w:del w:id="5168" w:author="Lucy Cowie" w:date="2021-07-28T17:48:00Z">
        <w:r w:rsidR="00E578B9" w:rsidRPr="00890F9E" w:rsidDel="003757FA">
          <w:rPr>
            <w:noProof/>
            <w:color w:val="000000" w:themeColor="text1"/>
            <w:lang w:val="en-US"/>
          </w:rPr>
          <w:delText>-</w:delText>
        </w:r>
      </w:del>
      <w:r w:rsidR="00E578B9" w:rsidRPr="00890F9E">
        <w:rPr>
          <w:noProof/>
          <w:color w:val="000000" w:themeColor="text1"/>
          <w:lang w:val="en-US"/>
        </w:rPr>
        <w:t>16% reduction of PM</w:t>
      </w:r>
      <w:r w:rsidR="00E578B9" w:rsidRPr="00890F9E">
        <w:rPr>
          <w:noProof/>
          <w:color w:val="000000" w:themeColor="text1"/>
          <w:vertAlign w:val="subscript"/>
          <w:lang w:val="en-US"/>
        </w:rPr>
        <w:t>2.5</w:t>
      </w:r>
      <w:r w:rsidR="00E578B9" w:rsidRPr="00890F9E">
        <w:rPr>
          <w:noProof/>
          <w:color w:val="000000" w:themeColor="text1"/>
          <w:lang w:val="en-US"/>
        </w:rPr>
        <w:t>, SO</w:t>
      </w:r>
      <w:r w:rsidR="00E578B9" w:rsidRPr="00890F9E">
        <w:rPr>
          <w:noProof/>
          <w:color w:val="000000" w:themeColor="text1"/>
          <w:vertAlign w:val="subscript"/>
          <w:lang w:val="en-US"/>
        </w:rPr>
        <w:t>2</w:t>
      </w:r>
      <w:ins w:id="5169" w:author="Lucy Cowie" w:date="2021-07-28T17:48:00Z">
        <w:r w:rsidR="003757FA">
          <w:rPr>
            <w:noProof/>
            <w:color w:val="000000" w:themeColor="text1"/>
            <w:lang w:val="en-US"/>
          </w:rPr>
          <w:t xml:space="preserve"> and</w:t>
        </w:r>
      </w:ins>
      <w:del w:id="5170" w:author="Lucy Cowie" w:date="2021-07-28T17:48:00Z">
        <w:r w:rsidR="00E578B9" w:rsidRPr="00890F9E" w:rsidDel="003757FA">
          <w:rPr>
            <w:noProof/>
            <w:color w:val="000000" w:themeColor="text1"/>
            <w:lang w:val="en-US"/>
          </w:rPr>
          <w:delText>,</w:delText>
        </w:r>
      </w:del>
      <w:r w:rsidR="00E578B9" w:rsidRPr="00890F9E">
        <w:rPr>
          <w:noProof/>
          <w:color w:val="000000" w:themeColor="text1"/>
          <w:lang w:val="en-US"/>
        </w:rPr>
        <w:t xml:space="preserve"> NO</w:t>
      </w:r>
      <w:r w:rsidR="00E578B9" w:rsidRPr="003757FA">
        <w:rPr>
          <w:iCs/>
          <w:noProof/>
          <w:color w:val="000000" w:themeColor="text1"/>
          <w:vertAlign w:val="subscript"/>
          <w:lang w:val="en-US"/>
          <w:rPrChange w:id="5171" w:author="Lucy Cowie" w:date="2021-07-28T17:49:00Z">
            <w:rPr>
              <w:i/>
              <w:noProof/>
              <w:color w:val="000000" w:themeColor="text1"/>
              <w:vertAlign w:val="subscript"/>
              <w:lang w:val="en-US"/>
            </w:rPr>
          </w:rPrChange>
        </w:rPr>
        <w:t>x</w:t>
      </w:r>
      <w:ins w:id="5172" w:author="Lucy Cowie" w:date="2021-07-28T17:49:00Z">
        <w:r w:rsidR="003757FA" w:rsidRPr="003757FA">
          <w:rPr>
            <w:iCs/>
            <w:noProof/>
            <w:color w:val="000000" w:themeColor="text1"/>
            <w:lang w:val="en-US"/>
            <w:rPrChange w:id="5173" w:author="Lucy Cowie" w:date="2021-07-28T17:49:00Z">
              <w:rPr>
                <w:i/>
                <w:noProof/>
                <w:color w:val="000000" w:themeColor="text1"/>
                <w:vertAlign w:val="subscript"/>
                <w:lang w:val="en-US"/>
              </w:rPr>
            </w:rPrChange>
          </w:rPr>
          <w:t>;</w:t>
        </w:r>
      </w:ins>
      <w:r w:rsidR="00E578B9" w:rsidRPr="002A1EE0">
        <w:rPr>
          <w:noProof/>
          <w:color w:val="000000" w:themeColor="text1"/>
          <w:lang w:val="en-US"/>
          <w:rPrChange w:id="5174" w:author="Lucy Cowie" w:date="2021-07-28T17:49:00Z">
            <w:rPr>
              <w:noProof/>
              <w:color w:val="000000" w:themeColor="text1"/>
              <w:lang w:val="en-US"/>
            </w:rPr>
          </w:rPrChange>
        </w:rPr>
        <w:t xml:space="preserve"> </w:t>
      </w:r>
      <w:r w:rsidR="00E578B9" w:rsidRPr="001C520D">
        <w:rPr>
          <w:noProof/>
          <w:color w:val="000000" w:themeColor="text1"/>
        </w:rPr>
        <w:fldChar w:fldCharType="begin" w:fldLock="1"/>
      </w:r>
      <w:r w:rsidR="00D477C7">
        <w:rPr>
          <w:noProof/>
          <w:color w:val="000000" w:themeColor="text1"/>
          <w:lang w:val="en-US"/>
        </w:rPr>
        <w:instrText>ADDIN CSL_CITATION { "citationItems" : [ { "id" : "ITEM-1", "itemData" : { "DOI" : "10.5194/acp-20-11305-2020", "author" : [ { "dropping-particle" : "", "family" : "Purohit", "given" : "P", "non-dropping-particle" : "", "parse-names" : false, "suffix" : "" }, { "dropping-particle" : "", "family" : "H\u00f6glund-Isaksson", "given" : "L", "non-dropping-particle" : "", "parse-names" : false, "suffix" : "" }, { "dropping-particle" : "", "family" : "Dulac", "given" : "J", "non-dropping-particle" : "", "parse-names" : false, "suffix" : "" }, { "dropping-particle" : "", "family" : "Shah", "given" : "N", "non-dropping-particle" : "", "parse-names" : false, "suffix" : "" }, { "dropping-particle" : "", "family" : "Wei", "given" : "M", "non-dropping-particle" : "", "parse-names" : false, "suffix" : "" }, { "dropping-particle" : "", "family" : "Rafaj", "given" : "P", "non-dropping-particle" : "", "parse-names" : false, "suffix" : "" }, { "dropping-particle" : "", "family" : "Sch\u00f6pp", "given" : "W", "non-dropping-particle" : "", "parse-names" : false, "suffix" : "" } ], "container-title" : "Atmospheric Chemistry and Physics", "id" : "ITEM-1", "issue" : "19", "issued" : { "date-parts" : [ [ "2020" ] ] }, "page" : "11305-11327", "title" : "Electricity savings and greenhouse gas emission reductions from global phase-down of hydrofluorocarbons", "translator" : [ { "dropping-particle" : "", "family" : "G4858", "given" : "", "non-dropping-particle" : "", "parse-names" : false, "suffix" : "" } ], "type" : "article-journal", "volume" : "20" }, "uris" : [ "http://www.mendeley.com/documents/?uuid=7efb8cfe-7d70-4f97-9d1d-939a8b66fe82" ] } ], "mendeley" : { "formattedCitation" : "(Purohit et al., 2020)", "plainTextFormattedCitation" : "(Purohit et al., 2020)", "previouslyFormattedCitation" : "(Purohit et al., 2020)" }, "properties" : { "noteIndex" : 0 }, "schema" : "https://github.com/citation-style-language/schema/raw/master/csl-citation.json" }</w:instrText>
      </w:r>
      <w:r w:rsidR="00E578B9" w:rsidRPr="001C520D">
        <w:rPr>
          <w:noProof/>
          <w:color w:val="000000" w:themeColor="text1"/>
        </w:rPr>
        <w:fldChar w:fldCharType="separate"/>
      </w:r>
      <w:del w:id="5175" w:author="Lucy Cowie" w:date="2021-07-28T17:49:00Z">
        <w:r w:rsidR="00CB33A1" w:rsidDel="003757FA">
          <w:rPr>
            <w:noProof/>
            <w:color w:val="000000" w:themeColor="text1"/>
          </w:rPr>
          <w:delText>(</w:delText>
        </w:r>
      </w:del>
      <w:r w:rsidR="00CB33A1">
        <w:rPr>
          <w:noProof/>
          <w:color w:val="000000" w:themeColor="text1"/>
        </w:rPr>
        <w:t>Purohit et al., 2020)</w:t>
      </w:r>
      <w:r w:rsidR="00E578B9" w:rsidRPr="001C520D">
        <w:rPr>
          <w:noProof/>
          <w:color w:val="000000" w:themeColor="text1"/>
        </w:rPr>
        <w:fldChar w:fldCharType="end"/>
      </w:r>
      <w:r w:rsidR="00E578B9" w:rsidRPr="001C520D">
        <w:rPr>
          <w:noProof/>
          <w:color w:val="000000" w:themeColor="text1"/>
        </w:rPr>
        <w:t>.</w:t>
      </w:r>
    </w:p>
    <w:p w14:paraId="246CB261" w14:textId="74382E71" w:rsidR="00E578B9" w:rsidRPr="00E210DB" w:rsidRDefault="00E578B9" w:rsidP="00D5630D">
      <w:pPr>
        <w:pStyle w:val="AR6BodyText"/>
        <w:rPr>
          <w:rFonts w:cs="Times New Roman"/>
          <w:noProof/>
          <w:color w:val="000000" w:themeColor="text1"/>
          <w:lang w:val="en-US"/>
        </w:rPr>
      </w:pPr>
    </w:p>
    <w:p w14:paraId="2A5AA63B" w14:textId="77777777" w:rsidR="002A65DE" w:rsidRPr="00D81664" w:rsidRDefault="002A65DE" w:rsidP="00D5630D">
      <w:pPr>
        <w:pStyle w:val="AR6BodyText"/>
        <w:rPr>
          <w:rFonts w:cs="Times New Roman"/>
          <w:noProof/>
          <w:color w:val="000000" w:themeColor="text1"/>
          <w:lang w:val="en-US"/>
        </w:rPr>
      </w:pPr>
    </w:p>
    <w:p w14:paraId="7903EAE8" w14:textId="4E2FEBAE" w:rsidR="00E578B9" w:rsidRPr="0092365D" w:rsidRDefault="00E578B9" w:rsidP="00D5630D">
      <w:pPr>
        <w:pStyle w:val="AR6Chap6Level36111"/>
        <w:rPr>
          <w:rFonts w:cs="Times New Roman"/>
        </w:rPr>
      </w:pPr>
      <w:bookmarkStart w:id="5176" w:name="_Toc30501042"/>
      <w:bookmarkStart w:id="5177" w:name="_Toc70498214"/>
      <w:r w:rsidRPr="00E80C85">
        <w:rPr>
          <w:rFonts w:cs="Times New Roman"/>
        </w:rPr>
        <w:t xml:space="preserve">Assessment of SLCF </w:t>
      </w:r>
      <w:ins w:id="5178" w:author="Lucy Cowie" w:date="2021-07-28T17:50:00Z">
        <w:r w:rsidR="003757FA">
          <w:rPr>
            <w:rFonts w:cs="Times New Roman"/>
          </w:rPr>
          <w:t>M</w:t>
        </w:r>
      </w:ins>
      <w:del w:id="5179" w:author="Lucy Cowie" w:date="2021-07-28T17:50:00Z">
        <w:r w:rsidRPr="00E80C85" w:rsidDel="003757FA">
          <w:rPr>
            <w:rFonts w:cs="Times New Roman"/>
          </w:rPr>
          <w:delText>m</w:delText>
        </w:r>
      </w:del>
      <w:r w:rsidRPr="00E80C85">
        <w:rPr>
          <w:rFonts w:cs="Times New Roman"/>
        </w:rPr>
        <w:t xml:space="preserve">itigation </w:t>
      </w:r>
      <w:ins w:id="5180" w:author="Lucy Cowie" w:date="2021-07-28T17:50:00Z">
        <w:r w:rsidR="003757FA">
          <w:rPr>
            <w:rFonts w:cs="Times New Roman"/>
          </w:rPr>
          <w:t>S</w:t>
        </w:r>
      </w:ins>
      <w:del w:id="5181" w:author="Lucy Cowie" w:date="2021-07-28T17:50:00Z">
        <w:r w:rsidRPr="00E80C85" w:rsidDel="003757FA">
          <w:rPr>
            <w:rFonts w:cs="Times New Roman"/>
          </w:rPr>
          <w:delText>s</w:delText>
        </w:r>
      </w:del>
      <w:r w:rsidRPr="00E80C85">
        <w:rPr>
          <w:rFonts w:cs="Times New Roman"/>
        </w:rPr>
        <w:t xml:space="preserve">trategies and </w:t>
      </w:r>
      <w:ins w:id="5182" w:author="Lucy Cowie" w:date="2021-07-28T17:50:00Z">
        <w:r w:rsidR="003757FA">
          <w:rPr>
            <w:rFonts w:cs="Times New Roman"/>
          </w:rPr>
          <w:t>O</w:t>
        </w:r>
      </w:ins>
      <w:del w:id="5183" w:author="Lucy Cowie" w:date="2021-07-28T17:50:00Z">
        <w:r w:rsidRPr="0092365D" w:rsidDel="003757FA">
          <w:rPr>
            <w:rFonts w:cs="Times New Roman"/>
          </w:rPr>
          <w:delText>o</w:delText>
        </w:r>
      </w:del>
      <w:r w:rsidRPr="0092365D">
        <w:rPr>
          <w:rFonts w:cs="Times New Roman"/>
        </w:rPr>
        <w:t>pportunities</w:t>
      </w:r>
      <w:bookmarkEnd w:id="5176"/>
      <w:bookmarkEnd w:id="5177"/>
      <w:r w:rsidRPr="0092365D">
        <w:rPr>
          <w:rFonts w:cs="Times New Roman"/>
        </w:rPr>
        <w:t xml:space="preserve">  </w:t>
      </w:r>
    </w:p>
    <w:p w14:paraId="2657C4E9" w14:textId="77777777" w:rsidR="00E578B9" w:rsidRPr="00D81664" w:rsidRDefault="00E578B9" w:rsidP="00D5630D">
      <w:pPr>
        <w:pStyle w:val="AR6BodyText"/>
        <w:rPr>
          <w:rFonts w:cs="Times New Roman"/>
          <w:lang w:val="en-US" w:eastAsia="en-US"/>
        </w:rPr>
      </w:pPr>
    </w:p>
    <w:p w14:paraId="1029F796" w14:textId="09263178" w:rsidR="00E578B9" w:rsidRPr="00D81664" w:rsidRDefault="00E578B9" w:rsidP="00D5630D">
      <w:pPr>
        <w:pStyle w:val="AR6BodyText"/>
        <w:rPr>
          <w:rFonts w:cs="Times New Roman"/>
          <w:lang w:val="en-GB"/>
        </w:rPr>
      </w:pPr>
      <w:r w:rsidRPr="00D81664">
        <w:rPr>
          <w:rFonts w:cs="Times New Roman"/>
          <w:lang w:val="en-GB"/>
        </w:rPr>
        <w:t>There is a consensus in the literature that mitigation of SLCF emissions plays a central role in simultaneous mitigation of climate change, air quality</w:t>
      </w:r>
      <w:del w:id="5184" w:author="Lucy Cowie" w:date="2021-07-28T17:51:00Z">
        <w:r w:rsidRPr="00D81664" w:rsidDel="003757FA">
          <w:rPr>
            <w:rFonts w:cs="Times New Roman"/>
            <w:lang w:val="en-GB"/>
          </w:rPr>
          <w:delText>,</w:delText>
        </w:r>
      </w:del>
      <w:r w:rsidRPr="00D81664">
        <w:rPr>
          <w:rFonts w:cs="Times New Roman"/>
          <w:lang w:val="en-GB"/>
        </w:rPr>
        <w:t xml:space="preserve"> and other development goals including SDG targets </w:t>
      </w:r>
      <w:commentRangeStart w:id="5185"/>
      <w:r w:rsidRPr="00D81664">
        <w:rPr>
          <w:rFonts w:cs="Times New Roman"/>
          <w:lang w:val="en-GB"/>
        </w:rPr>
        <w:fldChar w:fldCharType="begin" w:fldLock="1"/>
      </w:r>
      <w:ins w:id="5186" w:author="Robin Matthews" w:date="2021-07-08T17:35:00Z">
        <w:r w:rsidR="0002695E">
          <w:rPr>
            <w:rFonts w:cs="Times New Roman"/>
            <w:lang w:val="en-GB"/>
          </w:rPr>
          <w:instrText>ADDIN CSL_CITATION { "citationItems" : [ { "id" : "ITEM-1", "itemData" : { "DOI" : "10.1126/science.aak9521", "ISBN" : "0036-8075 1095-9203", "ISSN" : "10959203", "PMID" : "28473553", "abstract" : "The Paris Climate Agreement under the United Nations Framework Convention on Climate Change (UNFCCC) explicitly links the world's long-term climate and near-term sustainable development and poverty eradication agendas. Urgent action is needed, but there are many paths toward the agreement's long-term, end-of-century, 1.5\u00b0 to 2\u00b0C climate target. We propose that reducing short-lived climate pollutants (SLCPs) enough to slow projected global warming by 0.5\u00b0C over the next 25 years be adopted as a near-term goal, with many potential benefits toward achieving Sustainable Development Goals (SDGs). As countries' climate commitments are formally adopted under the agreement and they prepare for its 2018 stocktaking, there is a need for them to pledge and report progress toward reductions not just in CO2 but in the full range of greenhouse gases (GHGs) and black carbon (BC) (plus co-emissions) in order to track progress toward long-term goals.", "author" : [ { "dropping-particle" : "", "family" : "Shindell", "given" : "D.T.", "non-dropping-particle" : "", "parse-names" : false, "suffix" : "" }, { "dropping-particle" : "", "family" : "Borgford-Parnell", "given" : "N.", "non-dropping-particle" : "", "parse-names" : false, "suffix" : "" }, { "dropping-particle" : "", "family" : "Brauer", "given" : "M.", "non-dropping-particle" : "", "parse-names" : false, "suffix" : "" }, { "dropping-particle" : "", "family" : "Haines", "given" : "A.", "non-dropping-particle" : "", "parse-names" : false, "suffix" : "" }, { "dropping-particle" : "", "family" : "Kuylenstierna", "given" : "J.C.I.", "non-dropping-particle" : "", "parse-names" : false, "suffix" : "" }, { "dropping-particle" : "", "family" : "Leonard", "given" : "S. A.", "non-dropping-particle" : "", "parse-names" : false, "suffix" : "" }, { "dropping-particle" : "", "family" : "Ramanathan", "given" : "V.", "non-dropping-particle" : "", "parse-names" : false, "suffix" : "" }, { "dropping-particle" : "", "family" : "Ravishankara", "given" : "A.", "non-dropping-particle" : "", "parse-names" : false, "suffix" : "" }, { "dropping-particle" : "", "family" : "Amann", "given" : "M.", "non-dropping-particle" : "", "parse-names" : false, "suffix" : "" }, { "dropping-particle" : "", "family" : "Srivastava", "given" : "L.", "non-dropping-particle" : "", "parse-names" : false, "suffix" : "" } ], "container-title" : "Science", "id" : "ITEM-1", "issue" : "6337", "issued" : { "date-parts" : [ [ "2017", "5" ] ] }, "page" : "493-494", "title" : "A climate policy pathway for near- and long-term benefits", "translator" : [ { "dropping-particle" : "", "family" : "G3030", "given" : "", "non-dropping-particle" : "", "parse-names" : false, "suffix" : "" } ], "type" : "article-journal", "volume" : "356" }, "uris" : [ "http://www.mendeley.com/documents/?uuid=0f21166c-c40d-42b1-8a9b-ea1b93fb2708" ] }, { "id" : "ITEM-2", "itemData" : { "DOI" : "10.1073/pnas.1415631111", "ISSN" : "0027-8424", "PMID" : "25368182", "abstract" : "Anthropogenic global warming is driven by emissions of a wide variety of radiative forcers ranging from very short-lived climate forcers (SLCFs), like black carbon, to very long-lived, like CO2. These species are often released from common sources and are therefore intricately linked. However, for reasons of simplification, this CO2-SLCF linkage was often disregarded in long-term projections of earlier studies. Here we explicitly account for CO2-SLCF linkages and show that the short- and long-term climate effects of many SLCF measures consistently become smaller in scenarios that keep warming to below 2 \u00b0C relative to preindustrial levels. Although long-term mitigation of methane and hydrofluorocarbons are integral parts of 2 \u00b0C scenarios, early action on these species mainly influences near-term temperatures and brings small benefits for limiting maximum warming relative to comparable reductions taking place later. Furthermore, we find that maximum 21st-century warming in 2 \u00b0C-consistent scenarios is largely unaffected by additional black-carbon-related measures because key emission sources are already phased-out through CO2 mitigation. Our study demonstrates the importance of coherently considering CO2-SLCF coevolutions. Failing to do so leads to strongly and consistently overestimating the effect of SLCF measures in climate stabilization scenarios. Our results reinforce that SLCF measures are to be considered complementary rather than a substitute for early and stringent CO2 mitigation. Near-term SLCF measures do not allow for more time for CO2 mitigation. We disentangle and resolve the distinct benefits across different species and therewith facilitate an integrated strategy for mitigating both short and long-term climate change.", "author" : [ { "dropping-particle" : "", "family" : "Rogelj", "given" : "Joeri", "non-dropping-particle" : "", "parse-names" : false, "suffix" : "" }, { "dropping-particle" : "", "family" : "Schaeffer", "given" : "Michiel", "non-dropping-particle" : "", "parse-names" : false, "suffix" : "" }, { "dropping-particle" : "", "family" : "Meinshausen", "given" : "Malte", "non-dropping-particle" : "", "parse-names" : false, "suffix" : "" }, { "dropping-particle" : "", "family" : "Shindell", "given" : "Drew T.", "non-dropping-particle" : "", "parse-names" : false, "suffix" : "" }, { "dropping-particle" : "", "family" : "Hare", "given" : "William", "non-dropping-particle" : "", "parse-names" : false, "suffix" : "" }, { "dropping-particle" : "", "family" : "Klimont", "given" : "Zbigniew", "non-dropping-particle" : "", "parse-names" : false, "suffix" : "" }, { "dropping-particle" : "", "family" : "Velders", "given" : "Guus J. M.", "non-dropping-particle" : "", "parse-names" : false, "suffix" : "" }, { "dropping-particle" : "", "family" : "Amann", "given" : "Markus", "non-dropping-particle" : "", "parse-names" : false, "suffix" : "" }, { "dropping-particle" : "", "family" : "Schellnhuber", "given" : "Hans Joachim", "non-dropping-particle" : "", "parse-names" : false, "suffix" : "" } ], "container-title" : "Proceedings of the National Academy of Sciences", "id" : "ITEM-2", "issue" : "46", "issued" : { "date-parts" : [ [ "2014", "11", "4" ] ] }, "language" : "en", "page" : "16325-16330", "title" : "Disentangling the effects of CO2 and short-lived climate forcer mitigation", "translator" : [ { "dropping-particle" : "", "family" : "G2882", "given" : "", "non-dropping-particle" : "", "parse-names" : false, "suffix" : "" } ], "type" : "article-journal", "volume" : "111" }, "uris" : [ "http://www.mendeley.com/documents/?uuid=f5158f11-b521-4a04-b21a-f3f3dd56ab78" ] }, { "id" : "ITEM-3", "itemData" : { "DOI" : "10.1088/1748-9326/aaafe3", "ISSN" : "17489326", "abstract" : "The United Nations' Sustainable Development Goals (SDGs) provide guide-posts to society as it attempts to respond to an array of pressing challenges. One of these challenges is energy; thus, the SDGs have become paramount for energy policy-making. Yet, while governments throughout the world have already declared the SDGs to be 'integrated and indivisible', there are still knowledge gaps surrounding how the interactions between the energy SDG targets and those of the non-energy-focused SDGs might play out in different contexts. In this review, we report on a large-scale assessment of the relevant energy literature, which we conducted to better our understanding of key energy-related interactions between SDGs, as well as their context-dependencies (relating to time, geography, governance, technology, and directionality). By (i) evaluating the nature and strength of the interactions identified, (ii) indicating the robustness of the evidence base, the agreement of that evidence, and our confidence in it, and (iii) highlighting critical areas where better understanding is needed or context dependencies should be considered, our review points to potential ways forward for both the policy making and scientific communities. First, we find that positive interactions between the SDGs outweigh the negative ones, both in number and magnitude. Second, of relevance for the scientific community, in order to fill knowledge gaps in critical areas, there is an urgent need for interdisciplinary research geared toward developing new data, scientific tools, and fresh perspectives. Third, of relevance for policy-making, wider efforts to promote policy coherence and integrated assessments are required to address potential policy spillovers across sectors, sustainability domains, and geographic and temporal boundaries. The task of conducting comprehensive science-to-policy assessments covering all SDGs, such as for the UN's Global Sustainable Development Report, remains manageable pending the availability of systematic reviews focusing on a limited number of SDG dimensions in each case.", "author" : [ { "dropping-particle" : "", "family" : "McCollum", "given" : "David L.", "non-dropping-particle" : "", "parse-names" : false, "suffix" : "" }, { "dropping-particle" : "", "family" : "Echeverri", "given" : "Luis Gomez", "non-dropping-particle" : "", "parse-names" : false, "suffix" : "" }, { "dropping-particle" : "", "family" : "Busch", "given" : "Sebastian", "non-dropping-particle" : "", "parse-names" : false, "suffix" : "" }, { "dropping-particle" : "", "family" : "Pachauri", "given" : "Shonali", "non-dropping-particle" : "", "parse-names" : false, "suffix" : "" }, { "dropping-particle" : "", "family" : "Parkinson", "given" : "Simon", "non-dropping-particle" : "", "parse-names" : false, "suffix" : "" }, { "dropping-particle" : "", "family" : "Rogelj", "given" : "Joeri", "non-dropping-particle" : "", "parse-names" : false, "suffix" : "" }, { "dropping-particle" : "", "family" : "Krey", "given" : "Volker", "non-dropping-particle" : "", "parse-names" : false, "suffix" : "" }, { "dropping-particle" : "", "family" : "Minx", "given" : "Jan C.", "non-dropping-particle" : "", "parse-names" : false, "suffix" : "" }, { "dropping-particle" : "", "family" : "Nilsson", "given" : "M\u00e5ns", "non-dropping-particle" : "", "parse-names" : false, "suffix" : "" }, { "dropping-particle" : "", "family" : "Stevance", "given" : "Anne Sophie", "non-dropping-particle" : "", "parse-names" : false, "suffix" : "" }, { "dropping-particle" : "", "family" : "Riahi", "given" : "Keywan", "non-dropping-particle" : "", "parse-names" : false, "suffix" : "" } ], "container-title" : "Environmental Research Letters", "id" : "ITEM-3", "issue" : "3", "issued" : { "date-parts" : [ [ "2018" ] ] }, "page" : "33006", "publisher" : "IOP Publishing", "title" : "Connecting the sustainable development goals by their energy inter-linkages", "translator" : [ { "dropping-particle" : "", "family" : "G4245", "given" : "", "non-dropping-particle" : "", "parse-names" : false, "suffix" : "" } ], "type" : "article-journal", "volume" : "13" }, "uris" : [ "http://www.mendeley.com/documents/?uuid=2221995d-ba22-4267-bb11-2c9d50bdf01c" ] }, { "id" : "ITEM-4", "itemData" : { "ISBN" : "978-92-807-3673-1", "author" : [ { "dropping-particle" : "", "family" : "Klimont", "given" : "Z", "non-dropping-particle" : "", "parse-names" : false, "suffix" : "" }, { "dropping-particle" : "", "family" : "Shindell", "given" : "D", "non-dropping-particle" : "", "parse-names" : false, "suffix" : "" }, { "dropping-particle" : "", "family" : "Borgford-Parnell", "given" : "N", "non-dropping-particle" : "", "parse-names" : false, "suffix" : "" }, { "dropping-particle" : "", "family" : "H\u00f6glund Isaksson", "given" : "L", "non-dropping-particle" : "", "parse-names" : false, "suffix" : "" }, { "dropping-particle" : "", "family" : "Kallbekken", "given" : "S", "non-dropping-particle" : "", "parse-names" : false, "suffix" : "" }, { "dropping-particle" : "", "family" : "Kuylenstierna", "given" : "J C I", "non-dropping-particle" : "", "parse-names" : false, "suffix" : "" }, { "dropping-particle" : "", "family" : "Molina", "given" : "L T", "non-dropping-particle" : "", "parse-names" : false, "suffix" : "" }, { "dropping-particle" : "", "family" : "Srivastava", "given" : "L", "non-dropping-particle" : "", "parse-names" : false, "suffix" : "" }, { "dropping-particle" : "", "family" : "Tao", "given" : "S", "non-dropping-particle" : "", "parse-names" : false, "suffix" : "" }, { "dropping-particle" : "", "family" : "Venkataraman", "given" : "C", "non-dropping-particle" : "", "parse-names" : false, "suffix" : "" } ], "container-title" : "The Emissions Gap Report 2017", "id" : "ITEM-4", "issued" : { "date-parts" : [ [ "2017" ] ] }, "page" : "48-57", "publisher" : "United Nations Environment Programme (UNEP)", "publisher-place" : "Nairobi, Kenya", "title" : "Bridging the gap \u2013 The role of short-lived climate pollutants", "translator" : [ { "dropping-particle" : "", "family" : "G2993", "given" : "Rt14", "non-dropping-particle" : "", "parse-names" : false, "suffix" : "" } ], "type" : "chapter" }, "uris" : [ "http://www.mendeley.com/documents/?uuid=a804f674-9e2d-4ab2-9baf-bcb19d0dfc74" ] }, { "id" : "ITEM-5", "itemData" : { "ISBN" : "978-82-7971-092-9", "author" : [ { "dropping-particle" : "", "family" : "AMAP", "given" : "", "non-dropping-particle" : "", "parse-names" : false, "suffix" : "" } ], "id" : "ITEM-5", "issued" : { "date-parts" : [ [ "2015" ] ] }, "number-of-pages" : "116", "publisher" : "Arctic Monitoring and Assessment Programme (AMAP)", "publisher-place" : "Oslo, Norway", "title" : "AMAP Assessment 2015: Black carbon and ozone as Arctic climate forcers", "translator" : [ { "dropping-particle" : "", "family" : "G4356", "given" : "Rt7", "non-dropping-particle" : "", "parse-names" : false, "suffix" : "" } ], "type" : "report" }, "uris" : [ "http://www.mendeley.com/documents/?uuid=ace8bac4-3cbc-4e8e-af70-66461f223e5e" ] }, { "id" : "ITEM-6", "itemData" : { "ISBN" : "978-92-807-3142-2", "abstract" : "Scientific evidence and new analyses demonstrate that control of black carbon particles and tropospheric ozone through rapid implementation of proven emission reduction measures would have immediate and multiple benefits for human well-being. Black carbon exists as particles in the atmosphere and is a major component of soot; it has significant human health and climate impacts. At ground level, ozone is an air pollutant harmful to human health and ecosystems, and throughout the troposphere, or lower atmosphere, is also a significant greenhouse gas. Ozone is not directly emitted, but is produced from emissions of precursors of which methane and carbon monoxide are of particular interest here. THE CHALLENGE 1. The climate is changing now, warming at the highest rate in polar and", "author" : [ { "dropping-particle" : "", "family" : "UNEP", "given" : "", "non-dropping-particle" : "", "parse-names" : false, "suffix" : "" }, { "dropping-particle" : "", "family" : "WMO", "given" : "", "non-dropping-particle" : "", "parse-names" : false, "suffix" : "" } ], "collection-title" : "UNEP/GC/26/INF/20", "id" : "ITEM-6", "issued" : { "date-parts" : [ [ "2011" ] ] }, "number-of-pages" : "30", "publisher" : "United Nations Environment Programme (UNEP) and World Meteorological Organization (WMO). UNEP", "publisher-place" : "Nairobi, Kenya", "title" : "Integrated Assessment of Black Carbon and Tropospheric Ozone. Summary for Decision Makers", "translator" : [ { "dropping-particle" : "", "family" : "G3532", "given" : "Rt7", "non-dropping-particle" : "", "parse-names" : false, "suffix" : "" } ], "type" : "report" }, "uris" : [ "http://www.mendeley.com/documents/?uuid=d55af367-5136-4a8a-adb2-bad26f518965" ] }, { "id" : "ITEM-7", "itemData" : { "ISBN" : "978-92-807-3725-7", "abstract" : "This report identifies 25 clean air measures that can positively impact human health, crop yields, climate change and socio-economic development, as well as contribute to achieving the Sustainable Development Goals. Implementing these measures could help 1 billion people breathe cleaner air by 2030 and reduce global warming by a third of a degree Celsius by 2050.", "author" : [ { "dropping-particle" : "", "family" : "UNEP", "given" : "", "non-dropping-particle" : "", "parse-names" : false, "suffix" : "" } ], "id" : "ITEM-7", "issued" : { "date-parts" : [ [ "2019" ] ] }, "number-of-pages" : "232", "publisher" : "United Nations Environment Program (UNEP)", "publisher-place" : "Nairobi, Kenya", "title" : "Air Pollution in Asia and the Pacific: Science-Based Solutions", "translator" : [ { "dropping-particle" : "", "family" : "G4224", "given" : "Rt7", "non-dropping-particle" : "", "parse-names" : false, "suffix" : "" } ], "type" : "report" }, "uris" : [ "http://www.mendeley.com/documents/?uuid=27b19369-65b1-41d0-b1e7-cfe84231516e" ] }, { "id" : "ITEM-8", "itemData" : { "author" : [ { "dropping-particle" : "", "family" : "Rogelj", "given" : "J.", "non-dropping-particle" : "", "parse-names" : false, "suffix" : "" }, { "dropping-particle" : "", "family" : "Shindell", "given" : "D.", "non-dropping-particle" : "", "parse-names" : false, "suffix" : "" }, { "dropping-particle" : "", "family" : "Jiang", "given" : "K.", "non-dropping-particle" : "", "parse-names" : false, "suffix" : "" }, { "dropping-particle" : "", "family" : "Fifita", "given" : "S.", "non-dropping-particle" : "", "parse-names" : false, "suffix" : "" }, { "dropping-particle" : "", "family" : "Forster", "given" : "P.", "non-dropping-particle" : "", "parse-names" : false, "suffix" : "" }, { "dropping-particle" : "", "family" : "Ginzburg", "given" : "V.", "non-dropping-particle" : "", "parse-names" : false, "suffix" : "" }, { "dropping-particle" : "", "family" : "Handa", "given" : "C.", "non-dropping-particle" : "", "parse-names" : false, "suffix" : "" }, { "dropping-particle" : "", "family" : "Kheshgi", "given" : "H.", "non-dropping-particle" : "", "parse-names" : false, "suffix" : "" }, { "dropping-particle" : "", "family" : "Kobayashi", "given" : "S.", "non-dropping-particle" : "", "parse-names" : false, "suffix" : "" }, { "dropping-particle" : "", "family" : "Kriegler", "given" : "E.", "non-dropping-particle" : "", "parse-names" : false, "suffix" : "" }, { "dropping-particle" : "", "family" : "Mundaca", "given" : "L.", "non-dropping-particle" : "", "parse-names" : false, "suffix" : "" }, { "dropping-particle" : "", "family" : "Seferian", "given" : "R.", "non-dropping-particle" : "", "parse-names" : false, "suffix" : "" }, { "dropping-particle" : "", "family" : "Vilarino", "given" : "M.V.", "non-dropping-particle" : "", "parse-names" : false, "suffix" : "" } ],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"Po\u0308rtner", "given" : "H. 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"Pe\u0301an",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 B. R.", "non-dropping-particle" : "", "parse-names" : false, "suffix" : "" }, { "dropping-particle" : "", "family" : "Chen", "given" : "Y.", "non-dropping-particle" : "", "parse-names" : false, "suffix" : "" }, { "dropping-particle" : "", "family" : "Zhou", "given" : "X.", "non-dropping-particle" : "", "parse-names" : false, "suffix" : "" }, { "dropping-particle" : "", "family" : "Gomis", "given" : "M. 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"ITEM-8", "issued" : { "date-parts" : [ [ "2018" ] ] }, "page" : "93-174", "publisher" : "In Press", "title" : "Mitigation Pathways Compatible With 1.5\u00b0C in the Context of Sustainable Development", "translator" : [ { "dropping-particle" : "", "family" : "G4225", "given" : "Rt13", "non-dropping-particle" : "", "parse-names" : false, "suffix" : "" } ], "type" : "chapter" }, "uris" : [ "http://www.mendeley.com/documents/?uuid=7c94b36b-a2ad-4598-a541-23eed210befd" ] }, { "id" : "ITEM-9", "itemData" : { "DOI" : "10.1016/j.gloenvcha.2018.08.008", "ISSN" : "09593780", "abstract" : "Air pollution is linked with many of the United Nations Sustainable Development Goals. Strategies aiming at the improved air quality interact directly with climate mitigation targets, access to clean energy services, waste management, and other aspects of socio-economic development. Continuation of current policies in the key emitting sectors implies that a number of sustainability goals will likely not be met within the next two decades: emissions of air pollutants would cause 40% more premature deaths from outdoor air pollution than today, carbon emissions would rise globally by 0.4% per year, while nearly two billion people would not have access to clean cooking. This paper examines integrated policies to put the world on track towards three interlinked goals of achieving universal energy access, limiting climate change and reducing air pollution. Scenario analysis suggests that these goals can be attained simultaneously with substantial benefits. By 2040, emissions of main pollutants are projected to drop by 60\u201380% relative to today, and associated health impacts are quantified at two million avoided deaths from ambient and household air pollution combined. In comparison to costs needed for the decarbonization of global economy, additional investments in air pollution control and access to clean fuels are very modest against major societal gains. However, holistic and systemic policy assessment is required to avoid potential trade-offs.", "author" : [ { "dropping-particle" : "", "family" : "Rafaj", "given" : "Peter", "non-dropping-particle" : "", "parse-names" : false, "suffix" : "" }, { "dropping-particle" : "", "family" : "Kiesewetter", "given" : "Gregor", "non-dropping-particle" : "", "parse-names" : false, "suffix" : "" }, { "dropping-particle" : "", "family" : "G\u00fcl", "given" : "Timur", "non-dropping-particle" : "", "parse-names" : false, "suffix" : "" }, { "dropping-particle" : "", "family" : "Sch\u00f6pp", "given" : "Wolfgang", "non-dropping-particle" : "", "parse-names" : false, "suffix" : "" }, { "dropping-particle" : "", "family" : "Cofala", "given" : "Janusz", "non-dropping-particle" : "", "parse-names" : false, "suffix" : "" }, { "dropping-particle" : "", "family" : "Klimont", "given" : "Zbigniew", "non-dropping-particle" : "", "parse-names" : false, "suffix" : "" }, { "dropping-particle" : "", "family" : "Purohit", "given" : "Pallav", "non-dropping-particle" : "", "parse-names" : false, "suffix" : "" }, { "dropping-particle" : "", "family" : "Heyes", "given" : "Chris", "non-dropping-particle" : "", "parse-names" : false, "suffix" : "" }, { "dropping-particle" : "", "family" : "Amann", "given" : "Markus", "non-dropping-particle" : "", "parse-names" : false, "suffix" : "" }, { "dropping-particle" : "", "family" : "Borken-Kleefeld", "given" : "Jens", "non-dropping-particle" : "", "parse-names" : false, "suffix" : "" }, { "dropping-particle" : "", "family" : "Cozzi", "given" : "Laura", "non-dropping-particle" : "", "parse-names" : false, "suffix" : "" } ], "container-title" : "Global Environmental Change", "id" : "ITEM-9", "issued" : { "date-parts" : [ [ "2018", "9", "18" ] ] }, "page" : "1-11", "title" : "Outlook for clean air in the context of sustainable development goals", "translator" : [ { "dropping-particle" : "", "family" : "G4297", "given" : "", "non-dropping-particle" : "", "parse-names" : false, "suffix" : "" } ], "type" : "article-journal", "volume" : "53" }, "uris" : [ "http://www.mendeley.com/documents/?uuid=db87caae-75bb-4bf8-bc78-5cff7ef40a26" ] }, { "id" : "ITEM-10", "itemData" : { "author" : [ { "dropping-particle" : "", "family" : "UNEP", "given" : "", "non-dropping-particle" : "", "parse-names" : false, "suffix" : "" }, { "dropping-particle" : "", "family" : "CCAC", "given" : "", "non-dropping-particle" : "", "parse-names" : false, "suffix" : "" } ], "id" : "ITEM-10", "issued" : { "date-parts" : [ [ "2018" ] ] }, "number-of-pages" : "101", "publisher" : "United Nations Environment Programme (UNEP) and Climate and Clean Air Coalition (CCAC). UNEP", "publisher-place" : "Nairobi, Kenya", "title" : "Integrated Assessment of Short-lived Climate Pollutants in Latin America and the Caribbean: improving air quality while mitigating climate change", "translator" : [ { "dropping-particle" : "", "family" : "G4799", "given" : "Rt7", "non-dropping-particle" : "", "parse-names" : false, "suffix" : "" } ], "type" : "report" }, "uris" : [ "http://www.mendeley.com/documents/?uuid=d292730b-653a-49e1-b718-a12b258667d5" ] }, { "id" : "ITEM-11", "itemData" : { "DOI" : "10.1038/s41558-017-0012-x", "ISBN" : "1758-678X", "ISSN" : "17586798", "abstract" : "The post-2015 development agenda is dominated by a set of Sustainable Development Goals (SDGs) that arose from the 2012 Rio+20 United Nations Conference on Sustainable Development. The 17 goals and 169 targets address diverse and intersecting aspects of human and environmental needs and challenges. Achieving the SDGs by 2030 requires implementing coordinated and concerted strategies and actions that minimize potential trade-offs and conflicts and maximize synergies to contribute to multiple SDGs. Measures to mitigate emissions of short-lived climate pollutants are an example of actions that contribute to multiple outcomes relevant to development. This Perspective highlights the interlinkages between these pollutants and the SDGs, and shows that implementing emissions reduction measures can contribute to achieving many of the SDGs.", "author" : [ { "dropping-particle" : "", "family" : "Haines", "given" : "Andy", "non-dropping-particle" : "", "parse-names" : false, "suffix" : "" }, { "dropping-particle" : "", "family" : "Amann", "given" : "Markus", "non-dropping-particle" : "", "parse-names" : false, "suffix" : "" }, { "dropping-particle" : "", "family" : "Borgford-Parnell", "given" : "Nathan", "non-dropping-particle" : "", "parse-names" : false, "suffix" : "" }, { "dropping-particle" : "", "family" : "Leonard", "given" : "Sunday", "non-dropping-particle" : "", "parse-names" : false, "suffix" : "" }, { "dropping-particle" : "", "family" : "Kuylenstierna", "given" : "Johan", "non-dropping-particle" : "", "parse-names" : false, "suffix" : "" }, { "dropping-particle" : "", "family" : "Shindell", "given" : "Drew", "non-dropping-particle" : "", "parse-names" : false, "suffix" : "" } ], "container-title" : "Nature Climate Change", "id" : "ITEM-11", "issue" : "12", "issued" : { "date-parts" : [ [ "2017", "12", "30" ] ] }, "page" : "863-869", "title" : "Short-lived climate pollutant mitigation and the Sustainable Development Goals", "translator" : [ { "dropping-particle" : "", "family" : "G5416", "given" : "", "non-dropping-particle" : "", "parse-names" : false, "suffix" : "" } ], "type" : "article-journal", "volume" : "7" }, "uris" : [ "http://www.mendeley.com/documents/?uuid=40fb2ba1-cf94-480a-b486-24b012715643" ] }, { "id" : "ITEM-12", "itemData" : { "DOI" : "10.1126/science.1210026", "ISBN" : "0036-8075", "ISSN" : "10959203", "PMID" : "22246768", "abstract" : "Tropospheric ozone and black carbon (BC) contribute to both degraded air quality and global warming. We considered \u223c400 emission control measures to reduce these pollutants by using current technology and experience. We identified 14 measures targeting methane and BC emissions that reduce projected global mean warming \u223c0.5\u00b0C by 2050. This strategy avoids 0.7 to 4.7 million annual premature deaths from outdoor air pollution and increases annual crop yields by 30 to 135 million metric tons due to ozone reductions in 2030 and beyond. Benefits of methane emissions reductions are valued at $700 to $5000 per metric ton, which is well above typical marginal abatement costs (less than $250). The selected controls target different sources and influence climate on shorter time scales than those of carbon dioxide-reduction measures. Implementing both substantially reduces the risks of crossing the 2\u00b0C threshold.", "author" : [ { "dropping-particle" : "", "family" : "Shindell", "given" : "Drew T.", "non-dropping-particle" : "", "parse-names" : false, "suffix" : "" }, { "dropping-particle" : "", "family" : "Kuylenstierna", "given" : "Johan C.I.", "non-dropping-particle" : "", "parse-names" : false, "suffix" : "" }, { "dropping-particle" : "", "family" : "Vignati", "given" : "Elisabetta", "non-dropping-particle" : "", "parse-names" : false, "suffix" : "" }, { "dropping-particle" : "", "family" : "Dingenen", "given" : "Rita", "non-dropping-particle" : "Van", "parse-names" : false, "suffix" : "" }, { "dropping-particle" : "", "family" : "Amann", "given" : "Markus", "non-dropping-particle" : "", "parse-names" : false, "suffix" : "" }, { "dropping-particle" : "", "family" : "Klimont", "given" : "Zbigniew", "non-dropping-particle" : "", "parse-names" : false, "suffix" : "" }, { "dropping-particle" : "", "family" : "Anenberg", "given" : "Susan C.", "non-dropping-particle" : "", "parse-names" : false, "suffix" : "" }, { "dropping-particle" : "", "family" : "Muller", "given" : "Nicholas", "non-dropping-particle" : "", "parse-names" : false, "suffix" : "" }, { "dropping-particle" : "", "family" : "Janssens-Maenhout", "given" : "Greet", "non-dropping-particle" : "", "parse-names" : false, "suffix" : "" }, { "dropping-particle" : "", "family" : "Raes", "given" : "Frank", "non-dropping-particle" : "", "parse-names" : false, "suffix" : "" }, { "dropping-particle" : "", "family" : "Schwartz", "given" : "Joel", "non-dropping-particle" : "", "parse-names" : false, "suffix" : "" }, { "dropping-particle" : "", "family" : "Faluvegi", "given" : "Greg", "non-dropping-particle" : "", "parse-names" : false, "suffix" : "" }, { "dropping-particle" : "", "family" : "Pozzoli", "given" : "Luca", "non-dropping-particle" : "", "parse-names" : false, "suffix" : "" }, { "dropping-particle" : "", "family" : "Kupiainen", "given" : "Kaarle", "non-dropping-particle" : "", "parse-names" : false, "suffix" : "" }, { "dropping-particle" : "", "family" : "H\u00f6glund-Isaksson", "given" : "Lena", "non-dropping-particle" : "", "parse-names" : false, "suffix" : "" }, { "dropping-particle" : "", "family" : "Emberson", "given" : "Lisa", "non-dropping-particle" : "", "parse-names" : false, "suffix" : "" }, { "dropping-particle" : "", "family" : "Streets", "given" : "David", "non-dropping-particle" : "", "parse-names" : false, "suffix" : "" }, { "dropping-particle" : "", "family" : "Ramanathan", "given" : "V.", "non-dropping-particle" : "", "parse-names" : false, "suffix" : "" }, { "dropping-particle" : "", "family" : "Hicks", "given" : "Kevin", "non-dropping-particle" : "", "parse-names" : false, "suffix" : "" }, { "dropping-particle" : "", "family" : "Oanh", "given" : "N. T.Kim", "non-dropping-particle" : "", "parse-names" : false, "suffix" : "" }, { "dropping-particle" : "", "family" : "Milly", "given" : "George", "non-dropping-particle" : "", "parse-names" : false, "suffix" : "" }, { "dropping-particle" : "", "family" : "Williams", "given" : "Martin", "non-dropping-particle" : "", "parse-names" : false, "suffix" : "" }, { "dropping-particle" : "", "family" : "Demkine", "given" : "Volodymyr", "non-dropping-particle" : "", "parse-names" : false, "suffix" : "" }, { "dropping-particle" : "", "family" : "Fowler", "given" : "David", "non-dropping-particle" : "", "parse-names" : false, "suffix" : "" } ], "container-title" : "Science", "id" : "ITEM-12", "issue" : "6065", "issued" : { "date-parts" : [ [ "2012" ] ] }, "page" : "183-189", "title" : "Simultaneously mitigating near-term climate change and improving human health and food security", "translator" : [ { "dropping-particle" : "", "family" : "G5427", "given" : "", "non-dropping-particle" : "", "parse-names" : false, "suffix" : "" } ], "type" : "article-journal", "volume" : "335" }, "uris" : [ "http://www.mendeley.com/documents/?uuid=1c4d9f1a-bb53-4143-a33f-a0a54a0f0e9b" ] } ], "mendeley" : { "formattedCitation" : "(UNEP and WMO, 2011; Shindell et al., 2012; Rogelj et al., 2014b; AMAP, 2015a; Haines et al., 2017; Klimont et al., 2017b; Shindell et al., 2017a; McCollum et al., 2018; Rafaj et al., 2018; Rogelj et al., 2018b; UNEP and CCAC, 2018; UNEP, 2019)", "manualFormatting" : "(UNEP and WMO, 2011; Shindell et al., 2012, 2017b; Rogelj et al., 2014b, 2018b; AMAP, 2015a; Haines et al., 2017; Klimont et al., 2017b; McCollum et al., 2018; Rafaj et al., 2018; UNEP and CCAC, 2018; UNEP, 2019)", "plainTextFormattedCitation" : "(UNEP and WMO, 2011; Shindell et al., 2012; Rogelj et al., 2014b; AMAP, 2015a; Haines et al., 2017; Klimont et al., 2017b; Shindell et al., 2017a; McCollum et al., 2018; Rafaj et al., 2018; Rogelj et al., 2018b; UNEP and CCAC, 2018; UNEP, 2019)", "previouslyFormattedCitation" : "(UNEP and WMO, 2011; Shindell et al., 2012; Rogelj et al., 2014b; AMAP, 2015a; Haines et al., 2017; Klimont et al., 2017b; Shindell et al., 2017a; McCollum et al., 2018; Rafaj et al., 2018; Rogelj et al., 2018b; UNEP and CCAC, 2018; UNEP, 2019)" }, "properties" : { "noteIndex" : 0 }, "schema" : "https://github.com/citation-style-language/schema/raw/master/csl-citation.json" }</w:instrText>
        </w:r>
      </w:ins>
      <w:del w:id="5187" w:author="Robin Matthews" w:date="2021-07-08T17:35:00Z">
        <w:r w:rsidR="00A75A09" w:rsidDel="0002695E">
          <w:rPr>
            <w:rFonts w:cs="Times New Roman"/>
            <w:lang w:val="en-GB"/>
          </w:rPr>
          <w:delInstrText>ADDIN CSL_CITATION { "citationItems" : [ { "id" : "ITEM-1", "itemData" : { "DOI" : "10.1126/science.aak9521", "ISBN" : "0036-8075 1095-9203", "ISSN" : "10959203", "PMID" : "28473553", "abstract" : "The Paris Climate Agreement under the United Nations Framework Convention on Climate Change (UNFCCC) explicitly links the world's long-term climate and near-term sustainable development and poverty eradication agendas. Urgent action is needed, but there are many paths toward the agreement's long-term, end-of-century, 1.5\u00b0 to 2\u00b0C climate target. We propose that reducing short-lived climate pollutants (SLCPs) enough to slow projected global warming by 0.5\u00b0C over the next 25 years be adopted as a near-term goal, with many potential benefits toward achieving Sustainable Development Goals (SDGs). As countries' climate commitments are formally adopted under the agreement and they prepare for its 2018 stocktaking, there is a need for them to pledge and report progress toward reductions not just in CO2 but in the full range of greenhouse gases (GHGs) and black carbon (BC) (plus co-emissions) in order to track progress toward long-term goals.", "author" : [ { "dropping-particle" : "", "family" : "Shindell", "given" : "D.T.", "non-dropping-particle" : "", "parse-names" : false, "suffix" : "" }, { "dropping-particle" : "", "family" : "Borgford-Parnell", "given" : "N.", "non-dropping-particle" : "", "parse-names" : false, "suffix" : "" }, { "dropping-particle" : "", "family" : "Brauer", "given" : "M.", "non-dropping-particle" : "", "parse-names" : false, "suffix" : "" }, { "dropping-particle" : "", "family" : "Haines", "given" : "A.", "non-dropping-particle" : "", "parse-names" : false, "suffix" : "" }, { "dropping-particle" : "", "family" : "Kuylenstierna", "given" : "J.C.I.", "non-dropping-particle" : "", "parse-names" : false, "suffix" : "" }, { "dropping-particle" : "", "family" : "Leonard", "given" : "S. A.", "non-dropping-particle" : "", "parse-names" : false, "suffix" : "" }, { "dropping-particle" : "", "family" : "Ramanathan", "given" : "V.", "non-dropping-particle" : "", "parse-names" : false, "suffix" : "" }, { "dropping-particle" : "", "family" : "Ravishankara", "given" : "A.", "non-dropping-particle" : "", "parse-names" : false, "suffix" : "" }, { "dropping-particle" : "", "family" : "Amann", "given" : "M.", "non-dropping-particle" : "", "parse-names" : false, "suffix" : "" }, { "dropping-particle" : "", "family" : "Srivastava", "given" : "L.", "non-dropping-particle" : "", "parse-names" : false, "suffix" : "" } ], "container-title" : "Science", "id" : "ITEM-1", "issue" : "6337", "issued" : { "date-parts" : [ [ "2017", "5" ] ] }, "page" : "493-494", "title" : "A climate policy pathway for near- and long-term benefits", "translator" : [ { "dropping-particle" : "", "family" : "G3030", "given" : "", "non-dropping-particle" : "", "parse-names" : false, "suffix" : "" } ], "type" : "article-journal", "volume" : "356" }, "uris" : [ "http://www.mendeley.com/documents/?uuid=0f21166c-c40d-42b1-8a9b-ea1b93fb2708" ] }, { "id" : "ITEM-2", "itemData" : { "DOI" : "10.1073/pnas.1415631111", "ISSN" : "0027-8424", "PMID" : "25368182", "abstract" : "Anthropogenic global warming is driven by emissions of a wide variety of radiative forcers ranging from very short-lived climate forcers (SLCFs), like black carbon, to very long-lived, like CO2. These species are often released from common sources and are therefore intricately linked. However, for reasons of simplification, this CO2-SLCF linkage was often disregarded in long-term projections of earlier studies. Here we explicitly account for CO2-SLCF linkages and show that the short- and long-term climate effects of many SLCF measures consistently become smaller in scenarios that keep warming to below 2 \u00b0C relative to preindustrial levels. Although long-term mitigation of methane and hydrofluorocarbons are integral parts of 2 \u00b0C scenarios, early action on these species mainly influences near-term temperatures and brings small benefits for limiting maximum warming relative to comparable reductions taking place later. Furthermore, we find that maximum 21st-century warming in 2 \u00b0C-consistent scenarios is largely unaffected by additional black-carbon-related measures because key emission sources are already phased-out through CO2 mitigation. Our study demonstrates the importance of coherently considering CO2-SLCF coevolutions. Failing to do so leads to strongly and consistently overestimating the effect of SLCF measures in climate stabilization scenarios. Our results reinforce that SLCF measures are to be considered complementary rather than a substitute for early and stringent CO2 mitigation. Near-term SLCF measures do not allow for more time for CO2 mitigation. We disentangle and resolve the distinct benefits across different species and therewith facilitate an integrated strategy for mitigating both short and long-term climate change.", "author" : [ { "dropping-particle" : "", "family" : "Rogelj", "given" : "Joeri", "non-dropping-particle" : "", "parse-names" : false, "suffix" : "" }, { "dropping-particle" : "", "family" : "Schaeffer", "given" : "Michiel", "non-dropping-particle" : "", "parse-names" : false, "suffix" : "" }, { "dropping-particle" : "", "family" : "Meinshausen", "given" : "Malte", "non-dropping-particle" : "", "parse-names" : false, "suffix" : "" }, { "dropping-particle" : "", "family" : "Shindell", "given" : "Drew T.", "non-dropping-particle" : "", "parse-names" : false, "suffix" : "" }, { "dropping-particle" : "", "family" : "Hare", "given" : "William", "non-dropping-particle" : "", "parse-names" : false, "suffix" : "" }, { "dropping-particle" : "", "family" : "Klimont", "given" : "Zbigniew", "non-dropping-particle" : "", "parse-names" : false, "suffix" : "" }, { "dropping-particle" : "", "family" : "Velders", "given" : "Guus J. M.", "non-dropping-particle" : "", "parse-names" : false, "suffix" : "" }, { "dropping-particle" : "", "family" : "Amann", "given" : "Markus", "non-dropping-particle" : "", "parse-names" : false, "suffix" : "" }, { "dropping-particle" : "", "family" : "Schellnhuber", "given" : "Hans Joachim", "non-dropping-particle" : "", "parse-names" : false, "suffix" : "" } ], "container-title" : "Proceedings of the National Academy of Sciences", "id" : "ITEM-2", "issue" : "46", "issued" : { "date-parts" : [ [ "2014", "11", "4" ] ] }, "language" : "en", "page" : "16325-16330", "title" : "Disentangling the effects of CO2 and short-lived climate forcer mitigation", "translator" : [ { "dropping-particle" : "", "family" : "G2882", "given" : "", "non-dropping-particle" : "", "parse-names" : false, "suffix" : "" } ], "type" : "article-journal", "volume" : "111" }, "uris" : [ "http://www.mendeley.com/documents/?uuid=f5158f11-b521-4a04-b21a-f3f3dd56ab78" ] }, { "id" : "ITEM-3", "itemData" : { "DOI" : "10.1088/1748-9326/aaafe3", "ISSN" : "17489326", "abstract" : "The United Nations' Sustainable Development Goals (SDGs) provide guide-posts to society as it attempts to respond to an array of pressing challenges. One of these challenges is energy; thus, the SDGs have become paramount for energy policy-making. Yet, while governments throughout the world have already declared the SDGs to be 'integrated and indivisible', there are still knowledge gaps surrounding how the interactions between the energy SDG targets and those of the non-energy-focused SDGs might play out in different contexts. In this review, we report on a large-scale assessment of the relevant energy literature, which we conducted to better our understanding of key energy-related interactions between SDGs, as well as their context-dependencies (relating to time, geography, governance, technology, and directionality). By (i) evaluating the nature and strength of the interactions identified, (ii) indicating the robustness of the evidence base, the agreement of that evidence, and our confidence in it, and (iii) highlighting critical areas where better understanding is needed or context dependencies should be considered, our review points to potential ways forward for both the policy making and scientific communities. First, we find that positive interactions between the SDGs outweigh the negative ones, both in number and magnitude. Second, of relevance for the scientific community, in order to fill knowledge gaps in critical areas, there is an urgent need for interdisciplinary research geared toward developing new data, scientific tools, and fresh perspectives. Third, of relevance for policy-making, wider efforts to promote policy coherence and integrated assessments are required to address potential policy spillovers across sectors, sustainability domains, and geographic and temporal boundaries. The task of conducting comprehensive science-to-policy assessments covering all SDGs, such as for the UN's Global Sustainable Development Report, remains manageable pending the availability of systematic reviews focusing on a limited number of SDG dimensions in each case.", "author" : [ { "dropping-particle" : "", "family" : "McCollum", "given" : "David L.", "non-dropping-particle" : "", "parse-names" : false, "suffix" : "" }, { "dropping-particle" : "", "family" : "Echeverri", "given" : "Luis Gomez", "non-dropping-particle" : "", "parse-names" : false, "suffix" : "" }, { "dropping-particle" : "", "family" : "Busch", "given" : "Sebastian", "non-dropping-particle" : "", "parse-names" : false, "suffix" : "" }, { "dropping-particle" : "", "family" : "Pachauri", "given" : "Shonali", "non-dropping-particle" : "", "parse-names" : false, "suffix" : "" }, { "dropping-particle" : "", "family" : "Parkinson", "given" : "Simon", "non-dropping-particle" : "", "parse-names" : false, "suffix" : "" }, { "dropping-particle" : "", "family" : "Rogelj", "given" : "Joeri", "non-dropping-particle" : "", "parse-names" : false, "suffix" : "" }, { "dropping-particle" : "", "family" : "Krey", "given" : "Volker", "non-dropping-particle" : "", "parse-names" : false, "suffix" : "" }, { "dropping-particle" : "", "family" : "Minx", "given" : "Jan C.", "non-dropping-particle" : "", "parse-names" : false, "suffix" : "" }, { "dropping-particle" : "", "family" : "Nilsson", "given" : "M\u00e5ns", "non-dropping-particle" : "", "parse-names" : false, "suffix" : "" }, { "dropping-particle" : "", "family" : "Stevance", "given" : "Anne Sophie", "non-dropping-particle" : "", "parse-names" : false, "suffix" : "" }, { "dropping-particle" : "", "family" : "Riahi", "given" : "Keywan", "non-dropping-particle" : "", "parse-names" : false, "suffix" : "" } ], "container-title" : "Environmental Research Letters", "id" : "ITEM-3", "issue" : "3", "issued" : { "date-parts" : [ [ "2018" ] ] }, "page" : "33006", "publisher" : "IOP Publishing", "title" : "Connecting the sustainable development goals by their energy inter-linkages", "translator" : [ { "dropping-particle" : "", "family" : "G4245", "given" : "", "non-dropping-particle" : "", "parse-names" : false, "suffix" : "" } ], "type" : "article-journal", "volume" : "13" }, "uris" : [ "http://www.mendeley.com/documents/?uuid=2221995d-ba22-4267-bb11-2c9d50bdf01c" ] }, { "id" : "ITEM-4", "itemData" : { "ISBN" : "978-92-807-3673-1", "author" : [ { "dropping-particle" : "", "family" : "Klimont", "given" : "Z", "non-dropping-particle" : "", "parse-names" : false, "suffix" : "" }, { "dropping-particle" : "", "family" : "Shindell", "given" : "D", "non-dropping-particle" : "", "parse-names" : false, "suffix" : "" }, { "dropping-particle" : "", "family" : "Borgford-Parnell", "given" : "N", "non-dropping-particle" : "", "parse-names" : false, "suffix" : "" }, { "dropping-particle" : "", "family" : "H\u00f6glund Isaksson", "given" : "L", "non-dropping-particle" : "", "parse-names" : false, "suffix" : "" }, { "dropping-particle" : "", "family" : "Kallbekken", "given" : "S", "non-dropping-particle" : "", "parse-names" : false, "suffix" : "" }, { "dropping-particle" : "", "family" : "Kuylenstierna", "given" : "J C I", "non-dropping-particle" : "", "parse-names" : false, "suffix" : "" }, { "dropping-particle" : "", "family" : "Molina", "given" : "L T", "non-dropping-particle" : "", "parse-names" : false, "suffix" : "" }, { "dropping-particle" : "", "family" : "Srivastava", "given" : "L", "non-dropping-particle" : "", "parse-names" : false, "suffix" : "" }, { "dropping-particle" : "", "family" : "Tao", "given" : "S", "non-dropping-particle" : "", "parse-names" : false, "suffix" : "" }, { "dropping-particle" : "", "family" : "Venkataraman", "given" : "C", "non-dropping-particle" : "", "parse-names" : false, "suffix" : "" } ], "container-title" : "The Emissions Gap Report 2017", "id" : "ITEM-4", "issued" : { "date-parts" : [ [ "2017" ] ] }, "page" : "48-57", "publisher" : "United Nations Environment Programme (UNEP)", "publisher-place" : "Nairobi, Kenya", "title" : "Bridging the gap \u2013 The role of short-lived climate pollutants", "translator" : [ { "dropping-particle" : "", "family" : "G2993", "given" : "Rt14", "non-dropping-particle" : "", "parse-names" : false, "suffix" : "" } ], "type" : "chapter" }, "uris" : [ "http://www.mendeley.com/documents/?uuid=a804f674-9e2d-4ab2-9baf-bcb19d0dfc74" ] }, { "id" : "ITEM-5", "itemData" : { "ISBN" : "978-82-7971-092-9", "author" : [ { "dropping-particle" : "", "family" : "AMAP", "given" : "", "non-dropping-particle" : "", "parse-names" : false, "suffix" : "" } ], "id" : "ITEM-5", "issued" : { "date-parts" : [ [ "2015" ] ] }, "number-of-pages" : "116", "publisher" : "Arctic Monitoring and Assessment Programme (AMAP)", "publisher-place" : "Oslo, Norway", "title" : "AMAP Assessment 2015: Black carbon and ozone as Arctic climate forcers", "translator" : [ { "dropping-particle" : "", "family" : "G4356", "given" : "Rt7", "non-dropping-particle" : "", "parse-names" : false, "suffix" : "" } ], "type" : "report" }, "uris" : [ "http://www.mendeley.com/documents/?uuid=ace8bac4-3cbc-4e8e-af70-66461f223e5e" ] }, { "id" : "ITEM-6", "itemData" : { "ISBN" : "978-92-807-3142-2", "abstract" : "Scientific evidence and new analyses demonstrate that control of black carbon particles and tropospheric ozone through rapid implementation of proven emission reduction measures would have immediate and multiple benefits for human well-being. Black carbon exists as particles in the atmosphere and is a major component of soot; it has significant human health and climate impacts. At ground level, ozone is an air pollutant harmful to human health and ecosystems, and throughout the troposphere, or lower atmosphere, is also a significant greenhouse gas. Ozone is not directly emitted, but is produced from emissions of precursors of which methane and carbon monoxide are of particular interest here. THE CHALLENGE 1. The climate is changing now, warming at the highest rate in polar and", "author" : [ { "dropping-particle" : "", "family" : "UNEP", "given" : "", "non-dropping-particle" : "", "parse-names" : false, "suffix" : "" }, { "dropping-particle" : "", "family" : "WMO", "given" : "", "non-dropping-particle" : "", "parse-names" : false, "suffix" : "" } ], "collection-title" : "UNEP/GC/26/INF/20", "id" : "ITEM-6", "issued" : { "date-parts" : [ [ "2011" ] ] }, "number-of-pages" : "30", "publisher" : "United Nations Environment Programme (UNEP) and World Meteorological Organization (WMO). UNEP", "publisher-place" : "Nairobi, Kenya", "title" : "Integrated Assessment of Black Carbon and Tropospheric Ozone. Summary for Decision Makers", "translator" : [ { "dropping-particle" : "", "family" : "G3532", "given" : "Rt7", "non-dropping-particle" : "", "parse-names" : false, "suffix" : "" } ], "type" : "report" }, "uris" : [ "http://www.mendeley.com/documents/?uuid=d55af367-5136-4a8a-adb2-bad26f518965" ] }, { "id" : "ITEM-7", "itemData" : { "ISBN" : "978-92-807-3725-7", "abstract" : "This report identifies 25 clean air measures that can positively impact human health, crop yields, climate change and socio-economic development, as well as contribute to achieving the Sustainable Development Goals. Implementing these measures could help 1 billion people breathe cleaner air by 2030 and reduce global warming by a third of a degree Celsius by 2050.", "author" : [ { "dropping-particle" : "", "family" : "UNEP", "given" : "", "non-dropping-particle" : "", "parse-names" : false, "suffix" : "" } ], "id" : "ITEM-7", "issued" : { "date-parts" : [ [ "2019" ] ] }, "number-of-pages" : "232", "publisher" : "United Nations Environment Program (UNEP)", "publisher-place" : "Nairobi, Kenya", "title" : "Air Pollution in Asia and the Pacific: Science-Based Solutions", "translator" : [ { "dropping-particle" : "", "family" : "G4224", "given" : "Rt7", "non-dropping-particle" : "", "parse-names" : false, "suffix" : "" } ], "type" : "report" }, "uris" : [ "http://www.mendeley.com/documents/?uuid=27b19369-65b1-41d0-b1e7-cfe84231516e" ] }, { "id" : "ITEM-8", "itemData" : { "author" : [ { "dropping-particle" : "", "family" : "Rogelj", "given" : "J.", "non-dropping-particle" : "", "parse-names" : false, "suffix" : "" }, { "dropping-particle" : "", "family" : "Shindell", "given" : "D.", "non-dropping-particle" : "", "parse-names" : false, "suffix" : "" }, { "dropping-particle" : "", "family" : "Jiang", "given" : "K.", "non-dropping-particle" : "", "parse-names" : false, "suffix" : "" }, { "dropping-particle" : "", "family" : "Fifita", "given" : "S.", "non-dropping-particle" : "", "parse-names" : false, "suffix" : "" }, { "dropping-particle" : "", "family" : "Forster", "given" : "P.", "non-dropping-particle" : "", "parse-names" : false, "suffix" : "" }, { "dropping-particle" : "", "family" : "Ginzburg", "given" : "V.", "non-dropping-particle" : "", "parse-names" : false, "suffix" : "" }, { "dropping-particle" : "", "family" : "Handa", "given" : "C.", "non-dropping-particle" : "", "parse-names" : false, "suffix" : "" }, { "dropping-particle" : "", "family" : "Kheshgi", "given" : "H.", "non-dropping-particle" : "", "parse-names" : false, "suffix" : "" }, { "dropping-particle" : "", "family" : "Kobayashi", "given" : "S.", "non-dropping-particle" : "", "parse-names" : false, "suffix" : "" }, { "dropping-particle" : "", "family" : "Kriegler", "given" : "E.", "non-dropping-particle" : "", "parse-names" : false, "suffix" : "" }, { "dropping-particle" : "", "family" : "Mundaca", "given" : "L.", "non-dropping-particle" : "", "parse-names" : false, "suffix" : "" }, { "dropping-particle" : "", "family" : "Seferian", "given" : "R.", "non-dropping-particle" : "", "parse-names" : false, "suffix" : "" }, { "dropping-particle" : "", "family" : "Vilarino", "given" : "M.V.", "non-dropping-particle" : "", "parse-names" : false, "suffix" : "" } ],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"Po\u0308rtner", "given" : "H. 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"Pe\u0301an",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 B. R.", "non-dropping-particle" : "", "parse-names" : false, "suffix" : "" }, { "dropping-particle" : "", "family" : "Chen", "given" : "Y.", "non-dropping-particle" : "", "parse-names" : false, "suffix" : "" }, { "dropping-particle" : "", "family" : "Zhou", "given" : "X.", "non-dropping-particle" : "", "parse-names" : false, "suffix" : "" }, { "dropping-particle" : "", "family" : "Gomis", "given" : "M. 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"ITEM-8", "issued" : { "date-parts" : [ [ "2018" ] ] }, "page" : "93-174", "publisher" : "In Press", "title" : "Mitigation Pathways Compatible With 1.5\u00b0C in the Context of Sustainable Development", "translator" : [ { "dropping-particle" : "", "family" : "G4225", "given" : "Rt13", "non-dropping-particle" : "", "parse-names" : false, "suffix" : "" } ], "type" : "chapter" }, "uris" : [ "http://www.mendeley.com/documents/?uuid=7c94b36b-a2ad-4598-a541-23eed210befd" ] }, { "id" : "ITEM-9", "itemData" : { "DOI" : "10.1016/j.gloenvcha.2018.08.008", "ISSN" : "09593780", "abstract" : "Air pollution is linked with many of the United Nations Sustainable Development Goals. Strategies aiming at the improved air quality interact directly with climate mitigation targets, access to clean energy services, waste management, and other aspects of socio-economic development. Continuation of current policies in the key emitting sectors implies that a number of sustainability goals will likely not be met within the next two decades: emissions of air pollutants would cause 40% more premature deaths from outdoor air pollution than today, carbon emissions would rise globally by 0.4% per year, while nearly two billion people would not have access to clean cooking. This paper examines integrated policies to put the world on track towards three interlinked goals of achieving universal energy access, limiting climate change and reducing air pollution. Scenario analysis suggests that these goals can be attained simultaneously with substantial benefits. By 2040, emissions of main pollutants are projected to drop by 60\u201380% relative to today, and associated health impacts are quantified at two million avoided deaths from ambient and household air pollution combined. In comparison to costs needed for the decarbonization of global economy, additional investments in air pollution control and access to clean fuels are very modest against major societal gains. However, holistic and systemic policy assessment is required to avoid potential trade-offs.", "author" : [ { "dropping-particle" : "", "family" : "Rafaj", "given" : "Peter", "non-dropping-particle" : "", "parse-names" : false, "suffix" : "" }, { "dropping-particle" : "", "family" : "Kiesewetter", "given" : "Gregor", "non-dropping-particle" : "", "parse-names" : false, "suffix" : "" }, { "dropping-particle" : "", "family" : "G\u00fcl", "given" : "Timur", "non-dropping-particle" : "", "parse-names" : false, "suffix" : "" }, { "dropping-particle" : "", "family" : "Sch\u00f6pp", "given" : "Wolfgang", "non-dropping-particle" : "", "parse-names" : false, "suffix" : "" }, { "dropping-particle" : "", "family" : "Cofala", "given" : "Janusz", "non-dropping-particle" : "", "parse-names" : false, "suffix" : "" }, { "dropping-particle" : "", "family" : "Klimont", "given" : "Zbigniew", "non-dropping-particle" : "", "parse-names" : false, "suffix" : "" }, { "dropping-particle" : "", "family" : "Purohit", "given" : "Pallav", "non-dropping-particle" : "", "parse-names" : false, "suffix" : "" }, { "dropping-particle" : "", "family" : "Heyes", "given" : "Chris", "non-dropping-particle" : "", "parse-names" : false, "suffix" : "" }, { "dropping-particle" : "", "family" : "Amann", "given" : "Markus", "non-dropping-particle" : "", "parse-names" : false, "suffix" : "" }, { "dropping-particle" : "", "family" : "Borken-Kleefeld", "given" : "Jens", "non-dropping-particle" : "", "parse-names" : false, "suffix" : "" }, { "dropping-particle" : "", "family" : "Cozzi", "given" : "Laura", "non-dropping-particle" : "", "parse-names" : false, "suffix" : "" } ], "container-title" : "Global Environmental Change", "id" : "ITEM-9", "issued" : { "date-parts" : [ [ "2018", "9", "18" ] ] }, "page" : "1-11", "title" : "Outlook for clean air in the context of sustainable development goals", "translator" : [ { "dropping-particle" : "", "family" : "G4297", "given" : "", "non-dropping-particle" : "", "parse-names" : false, "suffix" : "" } ], "type" : "article-journal", "volume" : "53" }, "uris" : [ "http://www.mendeley.com/documents/?uuid=db87caae-75bb-4bf8-bc78-5cff7ef40a26" ] }, { "id" : "ITEM-10", "itemData" : { "author" : [ { "dropping-particle" : "", "family" : "UNEP", "given" : "", "non-dropping-particle" : "", "parse-names" : false, "suffix" : "" }, { "dropping-particle" : "", "family" : "CCAC", "given" : "", "non-dropping-particle" : "", "parse-names" : false, "suffix" : "" } ], "id" : "ITEM-10", "issued" : { "date-parts" : [ [ "2018" ] ] }, "number-of-pages" : "101", "publisher" : "United Nations Environment Programme (UNEP) and Climate and Clean Air Coalition (CCAC). UNEP", "publisher-place" : "Nairobi, Kenya", "title" : "Integrated Assessment of Short-lived Climate Pollutants in Latin America and the Caribbean: improving air quality while mitigating climate change", "translator" : [ { "dropping-particle" : "", "family" : "G4799", "given" : "Rt7", "non-dropping-particle" : "", "parse-names" : false, "suffix" : "" } ], "type" : "report" }, "uris" : [ "http://www.mendeley.com/documents/?uuid=d292730b-653a-49e1-b718-a12b258667d5" ] }, { "id" : "ITEM-11", "itemData" : { "DOI" : "10.1038/s41558-017-0012-x", "ISBN" : "1758-678X", "ISSN" : "17586798", "abstract" : "The post-2015 development agenda is dominated by a set of Sustainable Development Goals (SDGs) that arose from the 2012 Rio+20 United Nations Conference on Sustainable Development. The 17 goals and 169 targets address diverse and intersecting aspects of human and environmental needs and challenges. Achieving the SDGs by 2030 requires implementing coordinated and concerted strategies and actions that minimize potential trade-offs and conflicts and maximize synergies to contribute to multiple SDGs. Measures to mitigate emissions of short-lived climate pollutants are an example of actions that contribute to multiple outcomes relevant to development. This Perspective highlights the interlinkages between these pollutants and the SDGs, and shows that implementing emissions reduction measures can contribute to achieving many of the SDGs.", "author" : [ { "dropping-particle" : "", "family" : "Haines", "given" : "Andy", "non-dropping-particle" : "", "parse-names" : false, "suffix" : "" }, { "dropping-particle" : "", "family" : "Amann", "given" : "Markus", "non-dropping-particle" : "", "parse-names" : false, "suffix" : "" }, { "dropping-particle" : "", "family" : "Borgford-Parnell", "given" : "Nathan", "non-dropping-particle" : "", "parse-names" : false, "suffix" : "" }, { "dropping-particle" : "", "family" : "Leonard", "given" : "Sunday", "non-dropping-particle" : "", "parse-names" : false, "suffix" : "" }, { "dropping-particle" : "", "family" : "Kuylenstierna", "given" : "Johan", "non-dropping-particle" : "", "parse-names" : false, "suffix" : "" }, { "dropping-particle" : "", "family" : "Shindell", "given" : "Drew", "non-dropping-particle" : "", "parse-names" : false, "suffix" : "" } ], "container-title" : "Nature Climate Change", "id" : "ITEM-11", "issue" : "12", "issued" : { "date-parts" : [ [ "2017", "12", "30" ] ] }, "page" : "863-869", "title" : "Short-lived climate pollutant mitigation and the Sustainable Development Goals", "translator" : [ { "dropping-particle" : "", "family" : "G5416", "given" : "", "non-dropping-particle" : "", "parse-names" : false, "suffix" : "" } ], "type" : "article-journal", "volume" : "7" }, "uris" : [ "http://www.mendeley.com/documents/?uuid=40fb2ba1-cf94-480a-b486-24b012715643" ] }, { "id" : "ITEM-12", "itemData" : { "DOI" : "10.1126/science.1210026", "ISBN" : "0036-8075", "ISSN" : "10959203", "PMID" : "22246768", "abstract" : "Tropospheric ozone and black carbon (BC) contribute to both degraded air quality and global warming. We considered \u223c400 emission control measures to reduce these pollutants by using current technology and experience. We identified 14 measures targeting methane and BC emissions that reduce projected global mean warming \u223c0.5\u00b0C by 2050. This strategy avoids 0.7 to 4.7 million annual premature deaths from outdoor air pollution and increases annual crop yields by 30 to 135 million metric tons due to ozone reductions in 2030 and beyond. Benefits of methane emissions reductions are valued at $700 to $5000 per metric ton, which is well above typical marginal abatement costs (less than $250). The selected controls target different sources and influence climate on shorter time scales than those of carbon dioxide-reduction measures. Implementing both substantially reduces the risks of crossing the 2\u00b0C threshold.", "author" : [ { "dropping-particle" : "", "family" : "Shindell", "given" : "Drew T.", "non-dropping-particle" : "", "parse-names" : false, "suffix" : "" }, { "dropping-particle" : "", "family" : "Kuylenstierna", "given" : "Johan C.I.", "non-dropping-particle" : "", "parse-names" : false, "suffix" : "" }, { "dropping-particle" : "", "family" : "Vignati", "given" : "Elisabetta", "non-dropping-particle" : "", "parse-names" : false, "suffix" : "" }, { "dropping-particle" : "", "family" : "Dingenen", "given" : "Rita", "non-dropping-particle" : "Van", "parse-names" : false, "suffix" : "" }, { "dropping-particle" : "", "family" : "Amann", "given" : "Markus", "non-dropping-particle" : "", "parse-names" : false, "suffix" : "" }, { "dropping-particle" : "", "family" : "Klimont", "given" : "Zbigniew", "non-dropping-particle" : "", "parse-names" : false, "suffix" : "" }, { "dropping-particle" : "", "family" : "Anenberg", "given" : "Susan C.", "non-dropping-particle" : "", "parse-names" : false, "suffix" : "" }, { "dropping-particle" : "", "family" : "Muller", "given" : "Nicholas", "non-dropping-particle" : "", "parse-names" : false, "suffix" : "" }, { "dropping-particle" : "", "family" : "Janssens-Maenhout", "given" : "Greet", "non-dropping-particle" : "", "parse-names" : false, "suffix" : "" }, { "dropping-particle" : "", "family" : "Raes", "given" : "Frank", "non-dropping-particle" : "", "parse-names" : false, "suffix" : "" }, { "dropping-particle" : "", "family" : "Schwartz", "given" : "Joel", "non-dropping-particle" : "", "parse-names" : false, "suffix" : "" }, { "dropping-particle" : "", "family" : "Faluvegi", "given" : "Greg", "non-dropping-particle" : "", "parse-names" : false, "suffix" : "" }, { "dropping-particle" : "", "family" : "Pozzoli", "given" : "Luca", "non-dropping-particle" : "", "parse-names" : false, "suffix" : "" }, { "dropping-particle" : "", "family" : "Kupiainen", "given" : "Kaarle", "non-dropping-particle" : "", "parse-names" : false, "suffix" : "" }, { "dropping-particle" : "", "family" : "H\u00f6glund-Isaksson", "given" : "Lena", "non-dropping-particle" : "", "parse-names" : false, "suffix" : "" }, { "dropping-particle" : "", "family" : "Emberson", "given" : "Lisa", "non-dropping-particle" : "", "parse-names" : false, "suffix" : "" }, { "dropping-particle" : "", "family" : "Streets", "given" : "David", "non-dropping-particle" : "", "parse-names" : false, "suffix" : "" }, { "dropping-particle" : "", "family" : "Ramanathan", "given" : "V.", "non-dropping-particle" : "", "parse-names" : false, "suffix" : "" }, { "dropping-particle" : "", "family" : "Hicks", "given" : "Kevin", "non-dropping-particle" : "", "parse-names" : false, "suffix" : "" }, { "dropping-particle" : "", "family" : "Oanh", "given" : "N. T.Kim", "non-dropping-particle" : "", "parse-names" : false, "suffix" : "" }, { "dropping-particle" : "", "family" : "Milly", "given" : "George", "non-dropping-particle" : "", "parse-names" : false, "suffix" : "" }, { "dropping-particle" : "", "family" : "Williams", "given" : "Martin", "non-dropping-particle" : "", "parse-names" : false, "suffix" : "" }, { "dropping-particle" : "", "family" : "Demkine", "given" : "Volodymyr", "non-dropping-particle" : "", "parse-names" : false, "suffix" : "" }, { "dropping-particle" : "", "family" : "Fowler", "given" : "David", "non-dropping-particle" : "", "parse-names" : false, "suffix" : "" } ], "container-titl</w:delInstrText>
        </w:r>
        <w:r w:rsidR="00A75A09" w:rsidRPr="002A1EE0" w:rsidDel="0002695E">
          <w:rPr>
            <w:rFonts w:cs="Times New Roman"/>
          </w:rPr>
          <w:delInstrText>e" : "Science", "id" : "ITEM-12", "issue" : "6065", "issued" : { "date-parts" : [ [ "2012" ] ] }, "page" : "183-189", "title" : "Simultaneously mitigating near-term climate change and improving human health and food security", "translator" : [ { "dropping-particle" : "", "family" : "G5427", "given" : "", "non-dropping-particle" : "", "parse-names" : false, "suffix" : "" } ], "type" : "article-journal", "volume" : "335" }, "uris" : [ "http://www.mendeley.com/documents/?uuid=1c4d9f1a-bb53-4143-a33f-a0a54a0f0e9b" ] } ], "mendeley" : { "formattedCitation" : "(UNEP and WMO, 2011; Shindell et al., 2012; Rogelj et al., 2014b; AMAP, 2015a; Haines et al., 2017; Klimont et al., 2017b; Shindell et al., 2017a; McCollum et al., 2018; Rafaj et al., 2018; Rogelj et al., 2018b; UNEP and CCAC, 2018; UNEP, 2019)", "plainTextFormattedCitation" : "(UNEP and WMO, 2011; Shindell et al., 2012; Rogelj et al., 2014b; AMAP, 2015a; Haines et al., 2017; Klimont et al., 2017b; Shindell et al., 2017a; McCollum et al., 2018; Rafaj et al., 2018; Rogelj et al., 2018b; UNEP and CCAC, 2018; UNEP, 2019)", "previouslyFormattedCitation" : "(UNEP and WMO, 2011; Shindell et al., 2012; Rogelj et al., 2014b; AMAP, 2015a; Haines et al., 2017; Klimont et al., 2017b; Shindell et al., 2017a; McCollum et al., 2018; Rafaj et al., 2018; Rogelj et al., 2018b; UNEP and CCAC, 2018; UNEP, 2019)" }, "properties" : { "noteIndex" : 0 }, "schema" : "https://github.com/citation-style-language/schema/raw/master/csl-citation.json" }</w:delInstrText>
        </w:r>
      </w:del>
      <w:r w:rsidRPr="00D81664">
        <w:rPr>
          <w:rFonts w:cs="Times New Roman"/>
          <w:lang w:val="en-GB"/>
        </w:rPr>
        <w:fldChar w:fldCharType="separate"/>
      </w:r>
      <w:del w:id="5188" w:author="Robin Matthews" w:date="2021-07-08T17:35:00Z">
        <w:r w:rsidR="00A75A09" w:rsidRPr="002A1EE0" w:rsidDel="0002695E">
          <w:rPr>
            <w:rFonts w:cs="Times New Roman"/>
            <w:noProof/>
          </w:rPr>
          <w:delText>(</w:delText>
        </w:r>
      </w:del>
      <w:ins w:id="5189" w:author="Robin Matthews" w:date="2021-07-08T17:35:00Z">
        <w:r w:rsidR="0002695E">
          <w:rPr>
            <w:noProof/>
          </w:rPr>
          <w:t>(UNEP and WMO, 2011; Shindell et al., 2012, 2017b; Rogelj et al., 2014b, 2018b; AMAP, 2015a; Haines et al., 2017; Klimont et al., 2017b; McCollum et al., 2018; Rafaj et al., 2018; UNEP and CCAC, 2018; UNEP, 2019</w:t>
        </w:r>
      </w:ins>
      <w:del w:id="5190" w:author="Robin Matthews" w:date="2021-07-08T17:35:00Z">
        <w:r w:rsidR="00A75A09" w:rsidRPr="002A1EE0" w:rsidDel="0002695E">
          <w:rPr>
            <w:rFonts w:cs="Times New Roman"/>
            <w:noProof/>
          </w:rPr>
          <w:delText>UNEP and WMO, 2011;</w:delText>
        </w:r>
      </w:del>
      <w:del w:id="5191" w:author="Robin Matthews" w:date="2021-07-08T17:34:00Z">
        <w:r w:rsidR="00A75A09" w:rsidRPr="002A1EE0" w:rsidDel="0002695E">
          <w:rPr>
            <w:rFonts w:cs="Times New Roman"/>
            <w:noProof/>
          </w:rPr>
          <w:delText xml:space="preserve"> Shindell et al., 2012; Rogelj et al., 2014b; AMAP, 2015a; Haines et al., 2017; Klimont et al., 2017b; Shindell et al., 2017a; McCollum et al., 2018; Rafaj et al., 2018; Rogelj et al., 2018b; UNEP and CCAC, 2018; UNEP, 2019</w:delText>
        </w:r>
      </w:del>
      <w:r w:rsidR="00A75A09" w:rsidRPr="002A1EE0">
        <w:rPr>
          <w:rFonts w:cs="Times New Roman"/>
          <w:noProof/>
        </w:rPr>
        <w:t>)</w:t>
      </w:r>
      <w:r w:rsidRPr="00D81664">
        <w:rPr>
          <w:rFonts w:cs="Times New Roman"/>
          <w:lang w:val="en-GB"/>
        </w:rPr>
        <w:fldChar w:fldCharType="end"/>
      </w:r>
      <w:commentRangeEnd w:id="5185"/>
      <w:r w:rsidR="00CB33A1">
        <w:rPr>
          <w:rStyle w:val="Marquedecommentaire"/>
        </w:rPr>
        <w:commentReference w:id="5185"/>
      </w:r>
      <w:r w:rsidRPr="002A1EE0">
        <w:rPr>
          <w:rFonts w:cs="Times New Roman"/>
        </w:rPr>
        <w:t xml:space="preserve">. </w:t>
      </w:r>
      <w:r w:rsidRPr="00D81664">
        <w:rPr>
          <w:rFonts w:cs="Times New Roman"/>
          <w:lang w:val="en-GB"/>
        </w:rPr>
        <w:t xml:space="preserve">There is less agreement in the literature with respect to the actual mitigation potential (or its </w:t>
      </w:r>
      <w:r w:rsidR="001477FE">
        <w:rPr>
          <w:rFonts w:cs="Times New Roman"/>
          <w:lang w:val="en-GB"/>
        </w:rPr>
        <w:t xml:space="preserve">potential </w:t>
      </w:r>
      <w:r>
        <w:rPr>
          <w:rFonts w:cs="Times New Roman"/>
          <w:lang w:val="en-GB"/>
        </w:rPr>
        <w:t>rate of implementation</w:t>
      </w:r>
      <w:r w:rsidRPr="00D81664">
        <w:rPr>
          <w:rFonts w:cs="Times New Roman"/>
          <w:lang w:val="en-GB"/>
        </w:rPr>
        <w:t>), necessary policies to trigger successful implementation, and resulting climate impacts. Most studies agree that climate policies, especially those aiming to keep warming below 1.5</w:t>
      </w:r>
      <w:ins w:id="5192" w:author="Lucy Cowie" w:date="2021-07-28T17:51:00Z">
        <w:r w:rsidR="005C018E" w:rsidRPr="00D81664">
          <w:rPr>
            <w:rFonts w:cs="Times New Roman"/>
            <w:lang w:val="en-GB"/>
          </w:rPr>
          <w:t>°C</w:t>
        </w:r>
        <w:r w:rsidR="005C018E">
          <w:rPr>
            <w:rFonts w:cs="Times New Roman"/>
            <w:lang w:val="en-GB"/>
          </w:rPr>
          <w:t xml:space="preserve"> –</w:t>
        </w:r>
      </w:ins>
      <w:del w:id="5193" w:author="Lucy Cowie" w:date="2021-07-28T17:51:00Z">
        <w:r w:rsidRPr="00D81664" w:rsidDel="005C018E">
          <w:rPr>
            <w:rFonts w:cs="Times New Roman"/>
            <w:lang w:val="en-GB"/>
          </w:rPr>
          <w:delText>-</w:delText>
        </w:r>
      </w:del>
      <w:r w:rsidRPr="00D81664">
        <w:rPr>
          <w:rFonts w:cs="Times New Roman"/>
          <w:lang w:val="en-GB"/>
        </w:rPr>
        <w:t xml:space="preserve">2°C, trigger large SLCF mitigation co-benefits, </w:t>
      </w:r>
      <w:r w:rsidRPr="00D81664">
        <w:rPr>
          <w:rFonts w:cs="Times New Roman"/>
          <w:lang w:val="en-GB"/>
        </w:rPr>
        <w:fldChar w:fldCharType="begin" w:fldLock="1"/>
      </w:r>
      <w:r w:rsidR="00D477C7">
        <w:rPr>
          <w:rFonts w:cs="Times New Roman"/>
          <w:lang w:val="en-GB"/>
        </w:rPr>
        <w:instrText>ADDIN CSL_CITATION { "citationItems" : [ { "id" : "ITEM-1", "itemData" : { "DOI" : "10.1073/pnas.1415631111", "ISSN" : "0027-8424", "PMID" : "25368182", "abstract" : "Anthropogenic global warming is driven by emissions of a wide variety of radiative forcers ranging from very short-lived climate forcers (SLCFs), like black carbon, to very long-lived, like CO2. These species are often released from common sources and are therefore intricately linked. However, for reasons of simplification, this CO2-SLCF linkage was often disregarded in long-term projections of earlier studies. Here we explicitly account for CO2-SLCF linkages and show that the short- and long-term climate effects of many SLCF measures consistently become smaller in scenarios that keep warming to below 2 \u00b0C relative to preindustrial levels. Although long-term mitigation of methane and hydrofluorocarbons are integral parts of 2 \u00b0C scenarios, early action on these species mainly influences near-term temperatures and brings small benefits for limiting maximum warming relative to comparable reductions taking place later. Furthermore, we find that maximum 21st-century warming in 2 \u00b0C-consistent scenarios is largely unaffected by additional black-carbon-related measures because key emission sources are already phased-out through CO2 mitigation. Our study demonstrates the importance of coherently considering CO2-SLCF coevolutions. Failing to do so leads to strongly and consistently overestimating the effect of SLCF measures in climate stabilization scenarios. Our results reinforce that SLCF measures are to be considered complementary rather than a substitute for early and stringent CO2 mitigation. Near-term SLCF measures do not allow for more time for CO2 mitigation. We disentangle and resolve the distinct benefits across different species and therewith facilitate an integrated strategy for mitigating both short and long-term climate change.", "author" : [ { "dropping-particle" : "", "family" : "Rogelj", "given" : "Joeri", "non-dropping-particle" : "", "parse-names" : false, "suffix" : "" }, { "dropping-particle" : "", "family" : "Schaeffer", "given" : "Michiel", "non-dropping-particle" : "", "parse-names" : false, "suffix" : "" }, { "dropping-particle" : "", "family" : "Meinshausen", "given" : "Malte", "non-dropping-particle" : "", "parse-names" : false, "suffix" : "" }, { "dropping-particle" : "", "family" : "Shindell", "given" : "Drew T.", "non-dropping-particle" : "", "parse-names" : false, "suffix" : "" }, { "dropping-particle" : "", "family" : "Hare", "given" : "William", "non-dropping-particle" : "", "parse-names" : false, "suffix" : "" }, { "dropping-particle" : "", "family" : "Klimont", "given" : "Zbigniew", "non-dropping-particle" : "", "parse-names" : false, "suffix" : "" }, { "dropping-particle" : "", "family" : "Velders", "given" : "Guus J. M.", "non-dropping-particle" : "", "parse-names" : false, "suffix" : "" }, { "dropping-particle" : "", "family" : "Amann", "given" : "Markus", "non-dropping-particle" : "", "parse-names" : false, "suffix" : "" }, { "dropping-particle" : "", "family" : "Schellnhuber", "given" : "Hans Joachim", "non-dropping-particle" : "", "parse-names" : false, "suffix" : "" } ], "container-title" : "Proceedings of the National Academy of Sciences", "id" : "ITEM-1", "issue" : "46", "issued" : { "date-parts" : [ [ "2014", "11", "4" ] ] }, "language" : "en", "page" : "16325-16330", "title" : "Disentangling the effects of CO2 and short-lived climate forcer mitigation", "translator" : [ { "dropping-particle" : "", "family" : "G2882", "given" : "", "non-dropping-particle" : "", "parse-names" : false, "suffix" : "" } ], "type" : "article-journal", "volume" : "111" }, "prefix" : "e.g., ", "uris" : [ "http://www.mendeley.com/documents/?uuid=f5158f11-b521-4a04-b21a-f3f3dd56ab78" ] }, { "id" : "ITEM-2", "itemData" : { "author" : [ { "dropping-particle" : "", "family" : "Rogelj", "given" : "J.", "non-dropping-particle" : "", "parse-names" : false, "suffix" : "" }, { "dropping-particle" : "", "family" : "Shindell", "given" : "D.", "non-dropping-particle" : "", "parse-names" : false, "suffix" : "" }, { "dropping-particle" : "", "family" : "Jiang", "given" : "K.", "non-dropping-particle" : "", "parse-names" : false, "suffix" : "" }, { "dropping-particle" : "", "family" : "Fifita", "given" : "S.", "non-dropping-particle" : "", "parse-names" : false, "suffix" : "" }, { "dropping-particle" : "", "family" : "Forster", "given" : "P.", "non-dropping-particle" : "", "parse-names" : false, "suffix" : "" }, { "dropping-particle" : "", "family" : "Ginzburg", "given" : "V.", "non-dropping-particle" : "", "parse-names" : false, "suffix" : "" }, { "dropping-particle" : "", "family" : "Handa", "given" : "C.", "non-dropping-particle" : "", "parse-names" : false, "suffix" : "" }, { "dropping-particle" : "", "family" : "Kheshgi", "given" : "H.", "non-dropping-particle" : "", "parse-names" : false, "suffix" : "" }, { "dropping-particle" : "", "family" : "Kobayashi", "given" : "S.", "non-dropping-particle" : "", "parse-names" : false, "suffix" : "" }, { "dropping-particle" : "", "family" : "Kriegler", "given" : "E.", "non-dropping-particle" : "", "parse-names" : false, "suffix" : "" }, { "dropping-particle" : "", "family" : "Mundaca", "given" : "L.", "non-dropping-particle" : "", "parse-names" : false, "suffix" : "" }, { "dropping-particle" : "", "family" : "Seferian", "given" : "R.", "non-dropping-particle" : "", "parse-names" : false, "suffix" : "" }, { "dropping-particle" : "", "family" : "Vilarino", "given" : "M.V.", "non-dropping-particle" : "", "parse-names" : false, "suffix" : "" } ],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"Po\u0308rtner", "given" : "H. 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"Pe\u0301an",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 B. R.", "non-dropping-particle" : "", "parse-names" : false, "suffix" : "" }, { "dropping-particle" : "", "family" : "Chen", "given" : "Y.", "non-dropping-particle" : "", "parse-names" : false, "suffix" : "" }, { "dropping-particle" : "", "family" : "Zhou", "given" : "X.", "non-dropping-particle" : "", "parse-names" : false, "suffix" : "" }, { "dropping-particle" : "", "family" : "Gomis", "given" : "M. 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"ITEM-2", "issued" : { "date-parts" : [ [ "2018" ] ] }, "page" : "93-174", "publisher" : "In Press", "title" : "Mitigation Pathways Compatible With 1.5\u00b0C in the Context of Sustainable Development", "translator" : [ { "dropping-particle" : "", "family" : "G4225", "given" : "Rt13", "non-dropping-particle" : "", "parse-names" : false, "suffix" : "" } ], "type" : "chapter" }, "uris" : [ "http://www.mendeley.com/documents/?uuid=7c94b36b-a2ad-4598-a541-23eed210befd" ] } ], "mendeley" : { "formattedCitation" : "(e.g., Rogelj et al., 2014b, 2018b)", "plainTextFormattedCitation" : "(e.g., Rogelj et al., 2014b, 2018b)", "previouslyFormattedCitation" : "(e.g., Rogelj et al., 2014b, 2018b)" }, "properties" : { "noteIndex" : 0 }, "schema" : "https://github.com/citation-style-language/schema/raw/master/csl-citation.json" }</w:instrText>
      </w:r>
      <w:r w:rsidRPr="00D81664">
        <w:rPr>
          <w:rFonts w:cs="Times New Roman"/>
          <w:lang w:val="en-GB"/>
        </w:rPr>
        <w:fldChar w:fldCharType="separate"/>
      </w:r>
      <w:r w:rsidR="00CB33A1">
        <w:rPr>
          <w:rFonts w:cs="Times New Roman"/>
          <w:noProof/>
          <w:lang w:val="en-GB"/>
        </w:rPr>
        <w:t>(e.g., Rogelj et al., 2014b, 2018b)</w:t>
      </w:r>
      <w:r w:rsidRPr="00D81664">
        <w:rPr>
          <w:rFonts w:cs="Times New Roman"/>
          <w:lang w:val="en-GB"/>
        </w:rPr>
        <w:fldChar w:fldCharType="end"/>
      </w:r>
      <w:r w:rsidRPr="00D81664">
        <w:rPr>
          <w:rFonts w:cs="Times New Roman"/>
          <w:lang w:val="en-GB"/>
        </w:rPr>
        <w:t xml:space="preserve">, however, discussion of practical </w:t>
      </w:r>
      <w:r>
        <w:rPr>
          <w:rFonts w:cs="Times New Roman"/>
          <w:lang w:val="en-GB"/>
        </w:rPr>
        <w:t>implementation</w:t>
      </w:r>
      <w:r w:rsidRPr="00D81664">
        <w:rPr>
          <w:rFonts w:cs="Times New Roman"/>
          <w:lang w:val="en-GB"/>
        </w:rPr>
        <w:t xml:space="preserve"> of respective policies and SDGs has only started </w:t>
      </w:r>
      <w:r w:rsidRPr="00D81664">
        <w:rPr>
          <w:rFonts w:cs="Times New Roman"/>
          <w:lang w:val="en-GB"/>
        </w:rPr>
        <w:fldChar w:fldCharType="begin" w:fldLock="1"/>
      </w:r>
      <w:r w:rsidR="00D477C7">
        <w:rPr>
          <w:rFonts w:cs="Times New Roman"/>
          <w:lang w:val="en-GB"/>
        </w:rPr>
        <w:instrText>ADDIN CSL_CITATION { "citationItems" : [ { "id" : "ITEM-1", "itemData" : { "DOI" : "10.1038/s41558-017-0012-x", "ISBN" : "1758-678X", "ISSN" : "17586798", "abstract" : "The post-2015 development agenda is dominated by a set of Sustainable Development Goals (SDGs) that arose from the 2012 Rio+20 United Nations Conference on Sustainable Development. The 17 goals and 169 targets address diverse and intersecting aspects of human and environmental needs and challenges. Achieving the SDGs by 2030 requires implementing coordinated and concerted strategies and actions that minimize potential trade-offs and conflicts and maximize synergies to contribute to multiple SDGs. Measures to mitigate emissions of short-lived climate pollutants are an example of actions that contribute to multiple outcomes relevant to development. This Perspective highlights the interlinkages between these pollutants and the SDGs, and shows that implementing emissions reduction measures can contribute to achieving many of the SDGs.", "author" : [ { "dropping-particle" : "", "family" : "Haines", "given" : "Andy", "non-dropping-particle" : "", "parse-names" : false, "suffix" : "" }, { "dropping-particle" : "", "family" : "Amann", "given" : "Markus", "non-dropping-particle" : "", "parse-names" : false, "suffix" : "" }, { "dropping-particle" : "", "family" : "Borgford-Parnell", "given" : "Nathan", "non-dropping-particle" : "", "parse-names" : false, "suffix" : "" }, { "dropping-particle" : "", "family" : "Leonard", "given" : "Sunday", "non-dropping-particle" : "", "parse-names" : false, "suffix" : "" }, { "dropping-particle" : "", "family" : "Kuylenstierna", "given" : "Johan", "non-dropping-particle" : "", "parse-names" : false, "suffix" : "" }, { "dropping-particle" : "", "family" : "Shindell", "given" : "Drew", "non-dropping-particle" : "", "parse-names" : false, "suffix" : "" } ], "container-title" : "Nature Climate Change", "id" : "ITEM-1", "issue" : "12", "issued" : { "date-parts" : [ [ "2017", "12", "30" ] ] }, "page" : "863-869", "title" : "Short-lived climate pollutant mitigation and the Sustainable Development Goals", "translator" : [ { "dropping-particle" : "", "family" : "G5416", "given" : "", "non-dropping-particle" : "", "parse-names" : false, "suffix" : "" } ], "type" : "article-journal", "volume" : "7" }, "uris" : [ "http://www.mendeley.com/documents/?uuid=40fb2ba1-cf94-480a-b486-24b012715643" ] } ], "mendeley" : { "formattedCitation" : "(Haines et al., 2017)", "plainTextFormattedCitation" : "(Haines et al., 2017)", "previouslyFormattedCitation" : "(Haines et al., 2017)" }, "properties" : { "noteIndex" : 0 }, "schema" : "https://github.com/citation-style-language/schema/raw/master/csl-citation.json" }</w:instrText>
      </w:r>
      <w:r w:rsidRPr="00D81664">
        <w:rPr>
          <w:rFonts w:cs="Times New Roman"/>
          <w:lang w:val="en-GB"/>
        </w:rPr>
        <w:fldChar w:fldCharType="separate"/>
      </w:r>
      <w:r w:rsidR="00CB33A1">
        <w:rPr>
          <w:rFonts w:cs="Times New Roman"/>
          <w:noProof/>
          <w:lang w:val="en-GB"/>
        </w:rPr>
        <w:t>(Haines et al., 2017)</w:t>
      </w:r>
      <w:r w:rsidRPr="00D81664">
        <w:rPr>
          <w:rFonts w:cs="Times New Roman"/>
          <w:lang w:val="en-GB"/>
        </w:rPr>
        <w:fldChar w:fldCharType="end"/>
      </w:r>
      <w:r w:rsidRPr="00D81664">
        <w:rPr>
          <w:rFonts w:cs="Times New Roman"/>
          <w:lang w:val="en-GB"/>
        </w:rPr>
        <w:t xml:space="preserve">. </w:t>
      </w:r>
      <w:r w:rsidR="00C50488">
        <w:rPr>
          <w:rFonts w:cs="Times New Roman"/>
          <w:lang w:val="en-GB"/>
        </w:rPr>
        <w:t>Note that mitigation scenarios outside of the SSP framework are assessed here while those within the SSPs are assessed in Section 6.7.</w:t>
      </w:r>
      <w:r w:rsidR="003D7636">
        <w:rPr>
          <w:rFonts w:cs="Times New Roman"/>
          <w:lang w:val="en-GB"/>
        </w:rPr>
        <w:t xml:space="preserve">3. </w:t>
      </w:r>
    </w:p>
    <w:p w14:paraId="350C0046" w14:textId="77777777" w:rsidR="00E578B9" w:rsidRPr="00D81664" w:rsidRDefault="00E578B9" w:rsidP="00D5630D">
      <w:pPr>
        <w:pStyle w:val="AR6BodyText"/>
        <w:rPr>
          <w:rFonts w:cs="Times New Roman"/>
          <w:lang w:val="en-US"/>
        </w:rPr>
      </w:pPr>
    </w:p>
    <w:p w14:paraId="28733B8C" w14:textId="61728CCA" w:rsidR="00E578B9" w:rsidRPr="0092365D" w:rsidRDefault="00E578B9" w:rsidP="00D5630D">
      <w:pPr>
        <w:pStyle w:val="AR6BodyText"/>
        <w:rPr>
          <w:rFonts w:cs="Times New Roman"/>
          <w:lang w:val="en-US"/>
        </w:rPr>
      </w:pPr>
      <w:r w:rsidRPr="00456CE5">
        <w:rPr>
          <w:rFonts w:cs="Times New Roman"/>
          <w:lang w:val="en-US"/>
        </w:rPr>
        <w:t xml:space="preserve">Focusing on air quality, specifically addressing aerosol SLCFs, by introducing </w:t>
      </w:r>
      <w:ins w:id="5194" w:author="Lucy Cowie" w:date="2021-07-28T17:52:00Z">
        <w:r w:rsidR="000A1B86">
          <w:rPr>
            <w:rFonts w:cs="Times New Roman"/>
            <w:lang w:val="en-US"/>
          </w:rPr>
          <w:t xml:space="preserve">the </w:t>
        </w:r>
      </w:ins>
      <w:r w:rsidRPr="00456CE5">
        <w:rPr>
          <w:rFonts w:cs="Times New Roman"/>
          <w:lang w:val="en-US"/>
        </w:rPr>
        <w:t>best available technology reducing PM</w:t>
      </w:r>
      <w:r w:rsidRPr="00456CE5">
        <w:rPr>
          <w:rFonts w:cs="Times New Roman"/>
          <w:vertAlign w:val="subscript"/>
          <w:lang w:val="en-US"/>
        </w:rPr>
        <w:t>2.5</w:t>
      </w:r>
      <w:r w:rsidRPr="00456CE5">
        <w:rPr>
          <w:rFonts w:cs="Times New Roman"/>
          <w:lang w:val="en-US"/>
        </w:rPr>
        <w:t>, SO</w:t>
      </w:r>
      <w:r w:rsidRPr="00456CE5">
        <w:rPr>
          <w:rFonts w:cs="Times New Roman"/>
          <w:vertAlign w:val="subscript"/>
          <w:lang w:val="en-US"/>
        </w:rPr>
        <w:t>2</w:t>
      </w:r>
      <w:ins w:id="5195" w:author="Lucy Cowie" w:date="2021-07-28T17:52:00Z">
        <w:r w:rsidR="00D16D65">
          <w:rPr>
            <w:rFonts w:cs="Times New Roman"/>
            <w:lang w:val="en-US"/>
          </w:rPr>
          <w:t xml:space="preserve"> and</w:t>
        </w:r>
      </w:ins>
      <w:del w:id="5196" w:author="Lucy Cowie" w:date="2021-07-28T17:52:00Z">
        <w:r w:rsidRPr="00456CE5" w:rsidDel="00D16D65">
          <w:rPr>
            <w:rFonts w:cs="Times New Roman"/>
            <w:lang w:val="en-US"/>
          </w:rPr>
          <w:delText>,</w:delText>
        </w:r>
      </w:del>
      <w:r w:rsidRPr="00456CE5">
        <w:rPr>
          <w:rFonts w:cs="Times New Roman"/>
          <w:lang w:val="en-US"/>
        </w:rPr>
        <w:t xml:space="preserve"> NO</w:t>
      </w:r>
      <w:r w:rsidRPr="00D16D65">
        <w:rPr>
          <w:rFonts w:cs="Times New Roman"/>
          <w:iCs/>
          <w:vertAlign w:val="subscript"/>
          <w:lang w:val="en-US"/>
          <w:rPrChange w:id="5197" w:author="Lucy Cowie" w:date="2021-07-28T17:52:00Z">
            <w:rPr>
              <w:rFonts w:cs="Times New Roman"/>
              <w:i/>
              <w:vertAlign w:val="subscript"/>
              <w:lang w:val="en-US"/>
            </w:rPr>
          </w:rPrChange>
        </w:rPr>
        <w:t>x</w:t>
      </w:r>
      <w:r w:rsidRPr="00456CE5">
        <w:rPr>
          <w:rFonts w:cs="Times New Roman"/>
          <w:lang w:val="en-US"/>
        </w:rPr>
        <w:t xml:space="preserve"> in most Asian countries within </w:t>
      </w:r>
      <w:r w:rsidR="001477FE">
        <w:rPr>
          <w:rFonts w:cs="Times New Roman"/>
          <w:lang w:val="en-US"/>
        </w:rPr>
        <w:t xml:space="preserve">the </w:t>
      </w:r>
      <w:r w:rsidRPr="00456CE5">
        <w:rPr>
          <w:rFonts w:cs="Times New Roman"/>
          <w:lang w:val="en-US"/>
        </w:rPr>
        <w:t>2030</w:t>
      </w:r>
      <w:ins w:id="5198" w:author="Lucy Cowie" w:date="2021-07-28T17:52:00Z">
        <w:r w:rsidR="00D16D65">
          <w:rPr>
            <w:rFonts w:cs="Times New Roman"/>
            <w:lang w:val="en-US"/>
          </w:rPr>
          <w:t>–</w:t>
        </w:r>
      </w:ins>
      <w:del w:id="5199" w:author="Lucy Cowie" w:date="2021-07-28T17:52:00Z">
        <w:r w:rsidRPr="00456CE5" w:rsidDel="00D16D65">
          <w:rPr>
            <w:rFonts w:cs="Times New Roman"/>
            <w:lang w:val="en-US"/>
          </w:rPr>
          <w:delText>-</w:delText>
        </w:r>
      </w:del>
      <w:r w:rsidRPr="00456CE5">
        <w:rPr>
          <w:rFonts w:cs="Times New Roman"/>
          <w:lang w:val="en-US"/>
        </w:rPr>
        <w:t>2050 time frame (a strategy that has indeed shown reduction in PM</w:t>
      </w:r>
      <w:r w:rsidRPr="00456CE5">
        <w:rPr>
          <w:rFonts w:cs="Times New Roman"/>
          <w:vertAlign w:val="subscript"/>
          <w:lang w:val="en-US"/>
        </w:rPr>
        <w:t>2.5</w:t>
      </w:r>
      <w:r w:rsidRPr="00456CE5">
        <w:rPr>
          <w:rFonts w:cs="Times New Roman"/>
          <w:lang w:val="en-US"/>
        </w:rPr>
        <w:t xml:space="preserve"> exposure in China) comes, in many regions, short of national regulatory PM</w:t>
      </w:r>
      <w:r w:rsidRPr="00456CE5">
        <w:rPr>
          <w:rFonts w:cs="Times New Roman"/>
          <w:vertAlign w:val="subscript"/>
          <w:lang w:val="en-US"/>
        </w:rPr>
        <w:t xml:space="preserve">2.5 </w:t>
      </w:r>
      <w:r w:rsidRPr="00456CE5">
        <w:rPr>
          <w:rFonts w:cs="Times New Roman"/>
          <w:lang w:val="en-US"/>
        </w:rPr>
        <w:t>concentration standards (often set at 35 µg m</w:t>
      </w:r>
      <w:del w:id="5200" w:author="Ian Blenkinsop" w:date="2021-07-29T12:13:00Z">
        <w:r w:rsidRPr="00456CE5" w:rsidDel="004B6367">
          <w:rPr>
            <w:rFonts w:cs="Times New Roman"/>
            <w:vertAlign w:val="superscript"/>
            <w:lang w:val="en-US"/>
          </w:rPr>
          <w:delText>-</w:delText>
        </w:r>
      </w:del>
      <w:ins w:id="5201" w:author="Ian Blenkinsop" w:date="2021-07-29T12:13:00Z">
        <w:r w:rsidR="004B6367">
          <w:rPr>
            <w:rFonts w:cs="Times New Roman"/>
            <w:vertAlign w:val="superscript"/>
            <w:lang w:val="en-US"/>
          </w:rPr>
          <w:t>–</w:t>
        </w:r>
      </w:ins>
      <w:r w:rsidRPr="00456CE5">
        <w:rPr>
          <w:rFonts w:cs="Times New Roman"/>
          <w:vertAlign w:val="superscript"/>
          <w:lang w:val="en-US"/>
        </w:rPr>
        <w:t>3</w:t>
      </w:r>
      <w:r w:rsidRPr="00456CE5">
        <w:rPr>
          <w:rFonts w:cs="Times New Roman"/>
          <w:lang w:val="en-US"/>
        </w:rPr>
        <w:t xml:space="preserve"> for annual mean</w:t>
      </w:r>
      <w:del w:id="5202" w:author="Lucy Cowie" w:date="2021-07-28T17:53:00Z">
        <w:r w:rsidRPr="00456CE5" w:rsidDel="00C839F7">
          <w:rPr>
            <w:rFonts w:cs="Times New Roman"/>
            <w:lang w:val="en-US"/>
          </w:rPr>
          <w:delText xml:space="preserve">) </w:delText>
        </w:r>
      </w:del>
      <w:ins w:id="5203" w:author="Lucy Cowie" w:date="2021-07-28T17:53:00Z">
        <w:r w:rsidR="00C839F7">
          <w:rPr>
            <w:rFonts w:cs="Times New Roman"/>
            <w:lang w:val="en-US"/>
          </w:rPr>
          <w:t>;</w:t>
        </w:r>
        <w:r w:rsidR="00C839F7" w:rsidRPr="00456CE5">
          <w:rPr>
            <w:rFonts w:cs="Times New Roman"/>
            <w:lang w:val="en-US"/>
          </w:rPr>
          <w:t xml:space="preserve"> </w:t>
        </w:r>
      </w:ins>
      <w:r w:rsidRPr="00456CE5">
        <w:rPr>
          <w:rFonts w:cs="Times New Roman"/>
        </w:rPr>
        <w:fldChar w:fldCharType="begin" w:fldLock="1"/>
      </w:r>
      <w:r w:rsidR="00D477C7">
        <w:rPr>
          <w:rFonts w:cs="Times New Roman"/>
          <w:lang w:val="en-US"/>
        </w:rPr>
        <w:instrText>ADDIN CSL_CITATION { "citationItems" : [ { "id" : "ITEM-1", "itemData" : { "ISBN" : "978-92-807-3725-7", "abstract" : "This report identifies 25 clean air measures that can positively impact human health, crop yields, climate change and socio-economic development, as well as contribute to achieving the Sustainable Development Goals. Implementing these measures could help 1 billion people breathe cleaner air by 2030 and reduce global warming by a third of a degree Celsius by 2050.", "author" : [ { "dropping-particle" : "", "family" : "UNEP", "given" : "", "non-dropping-particle" : "", "parse-names" : false, "suffix" : "" } ], "id" : "ITEM-1", "issued" : { "date-parts" : [ [ "2019" ] ] }, "number-of-pages" : "232", "publisher" : "United Nations Environment Program (UNEP)", "publisher-place" : "Nairobi, Kenya", "title" : "Air Pollution in Asia and the Pacific: Science-Based Solutions", "translator" : [ { "dropping-particle" : "", "family" : "G4224", "given" : "Rt7", "non-dropping-particle" : "", "parse-names" : false, "suffix" : "" } ], "type" : "report" }, "uris" : [ "http://www.mendeley.com/documents/?uuid=27b19369-65b1-41d0-b1e7-cfe84231516e" ] } ], "mendeley" : { "formattedCitation" : "(UNEP, 2019)", "plainTextFormattedCitation" : "(UNEP, 2019)", "previouslyFormattedCitation" : "(UNEP, 2019)" }, "properties" : { "noteIndex" : 0 }, "schema" : "https://github.com/citation-style-language/schema/raw/master/csl-citation.json" }</w:instrText>
      </w:r>
      <w:r w:rsidRPr="00456CE5">
        <w:rPr>
          <w:rFonts w:cs="Times New Roman"/>
        </w:rPr>
        <w:fldChar w:fldCharType="separate"/>
      </w:r>
      <w:del w:id="5204" w:author="Lucy Cowie" w:date="2021-07-28T17:52:00Z">
        <w:r w:rsidR="00CB33A1" w:rsidDel="00C839F7">
          <w:rPr>
            <w:rFonts w:cs="Times New Roman"/>
            <w:noProof/>
            <w:lang w:val="en-US"/>
          </w:rPr>
          <w:delText>(</w:delText>
        </w:r>
      </w:del>
      <w:r w:rsidR="00CB33A1">
        <w:rPr>
          <w:rFonts w:cs="Times New Roman"/>
          <w:noProof/>
          <w:lang w:val="en-US"/>
        </w:rPr>
        <w:t>UNEP, 2019)</w:t>
      </w:r>
      <w:r w:rsidRPr="00456CE5">
        <w:rPr>
          <w:rFonts w:cs="Times New Roman"/>
        </w:rPr>
        <w:fldChar w:fldCharType="end"/>
      </w:r>
      <w:r w:rsidRPr="00456CE5">
        <w:rPr>
          <w:rFonts w:cs="Times New Roman"/>
          <w:lang w:val="en-US"/>
        </w:rPr>
        <w:t xml:space="preserve">. </w:t>
      </w:r>
      <w:r w:rsidRPr="0092365D">
        <w:rPr>
          <w:rFonts w:cs="Times New Roman"/>
          <w:lang w:val="en-US"/>
        </w:rPr>
        <w:t xml:space="preserve">Similarly, global studies </w:t>
      </w:r>
      <w:r w:rsidRPr="0092365D">
        <w:rPr>
          <w:rFonts w:cs="Times New Roman"/>
          <w:lang w:val="en-US"/>
        </w:rPr>
        <w:fldChar w:fldCharType="begin" w:fldLock="1"/>
      </w:r>
      <w:r w:rsidR="00D477C7">
        <w:rPr>
          <w:rFonts w:cs="Times New Roman"/>
          <w:lang w:val="en-US"/>
        </w:rPr>
        <w:instrText>ADDIN CSL_CITATION { "citationItems" : [ { "id" : "ITEM-1", "itemData" : { "DOI" : "10.1098/rsta.2019.0331", "author" : [ { "dropping-particle" : "", "family" : "Amann", "given" : "Markus", "non-dropping-particle" : "", "parse-names" : false, "suffix" : "" }, { "dropping-particle" : "", "family" : "Kiesewetter", "given" : "Gregor", "non-dropping-particle" : "", "parse-names" : false, "suffix" : "" }, { "dropping-particle" : "", "family" : "Sch\u00f6pp", "given" : "Wolfgang", "non-dropping-particle" : "", "parse-names" : false, "suffix" : "" }, { "dropping-particle" : "", "family" : "Klimont", "given" : "Zbigniew", "non-dropping-particle" : "", "parse-names" : false, "suffix" : "" }, { "dropping-particle" : "", "family" : "Winiwarter", "given" : "Wilfried", "non-dropping-particle" : "", "parse-names" : false, "suffix" : "" }, { "dropping-particle" : "", "family" : "Cofala", "given" : "Janusz", "non-dropping-particle" : "", "parse-names" : false, "suffix" : "" }, { "dropping-particle" : "", "family" : "Rafaj", "given" : "Peter", "non-dropping-particle" : "", "parse-names" : false, "suffix" : "" }, { "dropping-particle" : "", "family" : "H\u00f6glund-Isaksson", "given" : "Lena", "non-dropping-particle" : "", "parse-names" : false, "suffix" : "" }, { "dropping-particle" : "", "family" : "Gomez-Sabriana", "given" : "Adriana", "non-dropping-particle" : "", "parse-names" : false, "suffix" : "" }, { "dropping-particle" : "", "family" : "Heyes", "given" : "Chris", "non-dropping-particle" : "", "parse-names" : false, "suffix" : "" }, { "dropping-particle" : "", "family" : "Purohit", "given" : "Pallav", "non-dropping-particle" : "", "parse-names" : false, "suffix" : "" }, { "dropping-particle" : "", "family" : "Borken-Kleefeld", "given" : "Jens", "non-dropping-particle" : "", "parse-names" : false, "suffix" : "" }, { "dropping-particle" : "", "family" : "Wagner", "given" : "Fabian", "non-dropping-particle" : "", "parse-names" : false, "suffix" : "" }, { "dropping-particle" : "", "family" : "Sander", "given" : "Robert", "non-dropping-particle" : "", "parse-names" : false, "suffix" : "" }, { "dropping-particle" : "", "family" : "Fagerli", "given" : "Hilde", "non-dropping-particle" : "", "parse-names" : false, "suffix" : "" }, { "dropping-particle" : "", "family" : "Nyiri", "given" : "Agnes", "non-dropping-particle" : "", "parse-names" : false, "suffix" : "" }, { "dropping-particle" : "", "family" : "Cozzi", "given" : "Laura", "non-dropping-particle" : "", "parse-names" : false, "suffix" : "" }, { "dropping-particle" : "", "family" : "Pavarini", "given" : "Claudia", "non-dropping-particle" : "", "parse-names" : false, "suffix" : "" } ], "container-title" : "Philosophical Transactions of the Royal Society A: Mathematical, Physical and Engineering Sciences", "id" : "ITEM-1", "issue" : "2183", "issued" : { "date-parts" : [ [ "2020", "10", "30" ] ] }, "note" : "doi: 10.1098/rsta.2019.0331", "page" : "20190331", "publisher" : "Royal Society", "title" : "Reducing global air pollution: the scope for further policy interventions", "translator" : [ { "dropping-particle" : "", "family" : "G4917", "given" : "", "non-dropping-particle" : "", "parse-names" : false, "suffix" : "" } ], "type" : "article-journal", "volume" : "378" }, "uris" : [ "http://www.mendeley.com/documents/?uuid=67901c89-4631-4332-9321-ed78a2c891c3" ] }, { "id" : "ITEM-2", "itemData" : { "DOI" : "10.1016/j.gloenvcha.2018.08.008", "ISSN" : "09593780", "abstract" : "Air pollution is linked with many of the United Nations Sustainable Development Goals. Strategies aiming at the improved air quality interact directly with climate mitigation targets, access to clean energy services, waste management, and other aspects of socio-economic development. Continuation of current policies in the key emitting sectors implies that a number of sustainability goals will likely not be met within the next two decades: emissions of air pollutants would cause 40% more premature deaths from outdoor air pollution than today, carbon emissions would rise globally by 0.4% per year, while nearly two billion people would not have access to clean cooking. This paper examines integrated policies to put the world on track towards three interlinked goals of achieving universal energy access, limiting climate change and reducing air pollution. Scenario analysis suggests that these goals can be attained simultaneously with substantial benefits. By 2040, emissions of main pollutants are projected to drop by 60\u201380% relative to today, and associated health impacts are quantified at two million avoided deaths from ambient and household air pollution combined. In comparison to costs needed for the decarbonization of global economy, additional investments in air pollution control and access to clean fuels are very modest against major societal gains. However, holistic and systemic policy assessment is required to avoid potential trade-offs.", "author" : [ { "dropping-particle" : "", "family" : "Rafaj", "given" : "Peter", "non-dropping-particle" : "", "parse-names" : false, "suffix" : "" }, { "dropping-particle" : "", "family" : "Kiesewetter", "given" : "Gregor", "non-dropping-particle" : "", "parse-names" : false, "suffix" : "" }, { "dropping-particle" : "", "family" : "G\u00fcl", "given" : "Timur", "non-dropping-particle" : "", "parse-names" : false, "suffix" : "" }, { "dropping-particle" : "", "family" : "Sch\u00f6pp", "given" : "Wolfgang", "non-dropping-particle" : "", "parse-names" : false, "suffix" : "" }, { "dropping-particle" : "", "family" : "Cofala", "given" : "Janusz", "non-dropping-particle" : "", "parse-names" : false, "suffix" : "" }, { "dropping-particle" : "", "family" : "Klimont", "given" : "Zbigniew", "non-dropping-particle" : "", "parse-names" : false, "suffix" : "" }, { "dropping-particle" : "", "family" : "Purohit", "given" : "Pallav", "non-dropping-particle" : "", "parse-names" : false, "suffix" : "" }, { "dropping-particle" : "", "family" : "Heyes", "given" : "Chris", "non-dropping-particle" : "", "parse-names" : false, "suffix" : "" }, { "dropping-particle" : "", "family" : "Amann", "given" : "Markus", "non-dropping-particle" : "", "parse-names" : false, "suffix" : "" }, { "dropping-particle" : "", "family" : "Borken-Kleefeld", "given" : "Jens", "non-dropping-particle" : "", "parse-names" : false, "suffix" : "" }, { "dropping-particle" : "", "family" : "Cozzi", "given" : "Laura", "non-dropping-particle" : "", "parse-names" : false, "suffix" : "" } ], "container-title" : "Global Environmental Change", "id" : "ITEM-2", "issued" : { "date-parts" : [ [ "2018", "9", "18" ] ] }, "page" : "1-11", "title" : "Outlook for clean air in the context of sustainable development goals", "translator" : [ { "dropping-particle" : "", "family" : "G4297", "given" : "", "non-dropping-particle" : "", "parse-names" : false, "suffix" : "" } ], "type" : "article-journal", "volume" : "53" }, "uris" : [ "http://www.mendeley.com/documents/?uuid=db87caae-75bb-4bf8-bc78-5cff7ef40a26" ] } ], "mendeley" : { "formattedCitation" : "(Rafaj et al., 2018; Amann et al., 2020)", "plainTextFormattedCitation" : "(Rafaj et al., 2018; Amann et al., 2020)", "previouslyFormattedCitation" : "(Rafaj et al., 2018; Amann et al., 2020)" }, "properties" : { "noteIndex" : 0 }, "schema" : "https://github.com/citation-style-language/schema/raw/master/csl-citation.json" }</w:instrText>
      </w:r>
      <w:r w:rsidRPr="0092365D">
        <w:rPr>
          <w:rFonts w:cs="Times New Roman"/>
          <w:lang w:val="en-US"/>
        </w:rPr>
        <w:fldChar w:fldCharType="separate"/>
      </w:r>
      <w:r w:rsidR="00CB33A1">
        <w:rPr>
          <w:rFonts w:cs="Times New Roman"/>
          <w:noProof/>
          <w:lang w:val="en-US"/>
        </w:rPr>
        <w:t>(Rafaj et al., 2018; Amann et al., 2020)</w:t>
      </w:r>
      <w:r w:rsidRPr="0092365D">
        <w:rPr>
          <w:rFonts w:cs="Times New Roman"/>
          <w:lang w:val="en-US"/>
        </w:rPr>
        <w:fldChar w:fldCharType="end"/>
      </w:r>
      <w:r w:rsidRPr="0092365D">
        <w:rPr>
          <w:rFonts w:cs="Times New Roman"/>
          <w:lang w:val="en-US"/>
        </w:rPr>
        <w:t xml:space="preserve"> show</w:t>
      </w:r>
      <w:del w:id="5205" w:author="Lucy Cowie" w:date="2021-07-28T17:53:00Z">
        <w:r w:rsidRPr="0092365D" w:rsidDel="00A20158">
          <w:rPr>
            <w:rFonts w:cs="Times New Roman"/>
            <w:lang w:val="en-US"/>
          </w:rPr>
          <w:delText>s</w:delText>
        </w:r>
      </w:del>
      <w:r w:rsidRPr="0092365D">
        <w:rPr>
          <w:rFonts w:cs="Times New Roman"/>
          <w:lang w:val="en-US"/>
        </w:rPr>
        <w:t xml:space="preserve"> that strengthening current air</w:t>
      </w:r>
      <w:ins w:id="5206" w:author="Lucy Cowie" w:date="2021-07-28T17:53:00Z">
        <w:r w:rsidR="00A20158">
          <w:rPr>
            <w:rFonts w:cs="Times New Roman"/>
            <w:lang w:val="en-US"/>
          </w:rPr>
          <w:t>-</w:t>
        </w:r>
      </w:ins>
      <w:del w:id="5207" w:author="Lucy Cowie" w:date="2021-07-28T17:53:00Z">
        <w:r w:rsidRPr="0092365D" w:rsidDel="00A20158">
          <w:rPr>
            <w:rFonts w:cs="Times New Roman"/>
            <w:lang w:val="en-US"/>
          </w:rPr>
          <w:delText xml:space="preserve"> </w:delText>
        </w:r>
      </w:del>
      <w:r w:rsidRPr="0092365D">
        <w:rPr>
          <w:rFonts w:cs="Times New Roman"/>
          <w:lang w:val="en-US"/>
        </w:rPr>
        <w:t xml:space="preserve">quality policies, addressing primarily aerosols and their precursors, will not </w:t>
      </w:r>
      <w:commentRangeStart w:id="5208"/>
      <w:r w:rsidRPr="0092365D">
        <w:rPr>
          <w:rFonts w:cs="Times New Roman"/>
          <w:lang w:val="en-US"/>
        </w:rPr>
        <w:t xml:space="preserve">allow to achieve </w:t>
      </w:r>
      <w:commentRangeEnd w:id="5208"/>
      <w:r w:rsidR="007A730D">
        <w:rPr>
          <w:rStyle w:val="Marquedecommentaire"/>
          <w:lang w:val="en-GB"/>
        </w:rPr>
        <w:commentReference w:id="5208"/>
      </w:r>
      <w:r w:rsidRPr="0092365D">
        <w:rPr>
          <w:rFonts w:cs="Times New Roman"/>
          <w:lang w:val="en-US"/>
        </w:rPr>
        <w:t xml:space="preserve">WHO air quality guidelines </w:t>
      </w:r>
      <w:r w:rsidRPr="0092365D">
        <w:rPr>
          <w:rFonts w:cs="Times New Roman"/>
          <w:color w:val="000000" w:themeColor="text1"/>
          <w:lang w:val="en-GB"/>
        </w:rPr>
        <w:t>(annual average concentration of PM</w:t>
      </w:r>
      <w:r w:rsidRPr="0092365D">
        <w:rPr>
          <w:rFonts w:cs="Times New Roman"/>
          <w:color w:val="000000" w:themeColor="text1"/>
          <w:vertAlign w:val="subscript"/>
          <w:lang w:val="en-GB"/>
        </w:rPr>
        <w:t>2.5</w:t>
      </w:r>
      <w:r w:rsidRPr="0092365D">
        <w:rPr>
          <w:rFonts w:cs="Times New Roman"/>
          <w:color w:val="000000" w:themeColor="text1"/>
          <w:lang w:val="en-GB"/>
        </w:rPr>
        <w:t xml:space="preserve"> below 10 µg m</w:t>
      </w:r>
      <w:ins w:id="5209" w:author="Lucy Cowie" w:date="2021-07-28T17:54:00Z">
        <w:r w:rsidR="00520996">
          <w:rPr>
            <w:rFonts w:cs="Times New Roman"/>
            <w:color w:val="000000" w:themeColor="text1"/>
            <w:vertAlign w:val="superscript"/>
            <w:lang w:val="en-GB"/>
          </w:rPr>
          <w:t>–</w:t>
        </w:r>
      </w:ins>
      <w:del w:id="5210" w:author="Lucy Cowie" w:date="2021-07-28T17:54:00Z">
        <w:r w:rsidRPr="0092365D" w:rsidDel="00520996">
          <w:rPr>
            <w:rFonts w:cs="Times New Roman"/>
            <w:color w:val="000000" w:themeColor="text1"/>
            <w:vertAlign w:val="superscript"/>
            <w:lang w:val="en-GB"/>
          </w:rPr>
          <w:delText>-</w:delText>
        </w:r>
      </w:del>
      <w:r w:rsidRPr="0092365D">
        <w:rPr>
          <w:rFonts w:cs="Times New Roman"/>
          <w:color w:val="000000" w:themeColor="text1"/>
          <w:vertAlign w:val="superscript"/>
          <w:lang w:val="en-GB"/>
        </w:rPr>
        <w:t>3</w:t>
      </w:r>
      <w:r w:rsidRPr="0092365D">
        <w:rPr>
          <w:rFonts w:cs="Times New Roman"/>
          <w:color w:val="000000" w:themeColor="text1"/>
          <w:lang w:val="en-GB"/>
        </w:rPr>
        <w:t xml:space="preserve">) </w:t>
      </w:r>
      <w:r w:rsidRPr="0092365D">
        <w:rPr>
          <w:rFonts w:cs="Times New Roman"/>
          <w:lang w:val="en-US"/>
        </w:rPr>
        <w:t xml:space="preserve">in many regions. </w:t>
      </w:r>
    </w:p>
    <w:p w14:paraId="67C03396" w14:textId="77777777" w:rsidR="00E578B9" w:rsidRPr="0092365D" w:rsidRDefault="00E578B9" w:rsidP="00D5630D">
      <w:pPr>
        <w:pStyle w:val="AR6BodyText"/>
        <w:rPr>
          <w:rFonts w:cs="Times New Roman"/>
          <w:lang w:val="en-US"/>
        </w:rPr>
      </w:pPr>
    </w:p>
    <w:p w14:paraId="5387F781" w14:textId="58056F09" w:rsidR="00E578B9" w:rsidRPr="00D81664" w:rsidRDefault="00E578B9" w:rsidP="00D5630D">
      <w:pPr>
        <w:pStyle w:val="AR6BodyText"/>
        <w:rPr>
          <w:rFonts w:cs="Times New Roman"/>
          <w:lang w:val="en-GB"/>
        </w:rPr>
      </w:pPr>
      <w:r w:rsidRPr="0092365D">
        <w:rPr>
          <w:rFonts w:cs="Times New Roman"/>
          <w:color w:val="000000" w:themeColor="text1"/>
          <w:lang w:val="en-GB"/>
        </w:rPr>
        <w:t>A multi-model study (four ESMs and six CTMs) found a consistent response to</w:t>
      </w:r>
      <w:ins w:id="5211" w:author="Lucy Cowie" w:date="2021-07-28T17:54:00Z">
        <w:r w:rsidR="00520996">
          <w:rPr>
            <w:rFonts w:cs="Times New Roman"/>
            <w:color w:val="000000" w:themeColor="text1"/>
            <w:lang w:val="en-GB"/>
          </w:rPr>
          <w:t xml:space="preserve"> the</w:t>
        </w:r>
      </w:ins>
      <w:r w:rsidRPr="0092365D">
        <w:rPr>
          <w:rFonts w:cs="Times New Roman"/>
          <w:color w:val="000000" w:themeColor="text1"/>
          <w:lang w:val="en-GB"/>
        </w:rPr>
        <w:t xml:space="preserve"> removal of SO</w:t>
      </w:r>
      <w:r w:rsidRPr="0092365D">
        <w:rPr>
          <w:rFonts w:cs="Times New Roman"/>
          <w:color w:val="000000" w:themeColor="text1"/>
          <w:vertAlign w:val="subscript"/>
          <w:lang w:val="en-GB"/>
        </w:rPr>
        <w:t>2</w:t>
      </w:r>
      <w:r w:rsidRPr="0092365D">
        <w:rPr>
          <w:rFonts w:cs="Times New Roman"/>
          <w:color w:val="000000" w:themeColor="text1"/>
          <w:lang w:val="en-GB"/>
        </w:rPr>
        <w:t xml:space="preserve"> emissions that resulted in a global mean surface temperature increase of 0.69°C (0.4</w:t>
      </w:r>
      <w:ins w:id="5212" w:author="Lucy Cowie" w:date="2021-07-28T17:57:00Z">
        <w:r w:rsidR="00272475" w:rsidRPr="0092365D">
          <w:rPr>
            <w:rFonts w:cs="Times New Roman"/>
            <w:color w:val="000000" w:themeColor="text1"/>
            <w:lang w:val="en-GB"/>
          </w:rPr>
          <w:t>°C</w:t>
        </w:r>
        <w:r w:rsidR="00272475">
          <w:rPr>
            <w:rFonts w:cs="Times New Roman"/>
            <w:color w:val="000000" w:themeColor="text1"/>
            <w:lang w:val="en-GB"/>
          </w:rPr>
          <w:t xml:space="preserve"> </w:t>
        </w:r>
      </w:ins>
      <w:ins w:id="5213" w:author="Lucy Cowie" w:date="2021-07-28T17:56:00Z">
        <w:r w:rsidR="00272475">
          <w:rPr>
            <w:rFonts w:cs="Times New Roman"/>
            <w:color w:val="000000" w:themeColor="text1"/>
            <w:lang w:val="en-GB"/>
          </w:rPr>
          <w:t>–</w:t>
        </w:r>
      </w:ins>
      <w:del w:id="5214" w:author="Lucy Cowie" w:date="2021-07-28T17:56:00Z">
        <w:r w:rsidRPr="0092365D" w:rsidDel="00272475">
          <w:rPr>
            <w:rFonts w:cs="Times New Roman"/>
            <w:color w:val="000000" w:themeColor="text1"/>
            <w:lang w:val="en-GB"/>
          </w:rPr>
          <w:delText>-</w:delText>
        </w:r>
      </w:del>
      <w:r w:rsidRPr="0092365D">
        <w:rPr>
          <w:rFonts w:cs="Times New Roman"/>
          <w:color w:val="000000" w:themeColor="text1"/>
          <w:lang w:val="en-GB"/>
        </w:rPr>
        <w:t>0.84°C), while mixed results for a global BC-focused deep SLCF reduction, excluding SO</w:t>
      </w:r>
      <w:r w:rsidRPr="0092365D">
        <w:rPr>
          <w:rFonts w:cs="Times New Roman"/>
          <w:color w:val="000000" w:themeColor="text1"/>
          <w:vertAlign w:val="subscript"/>
          <w:lang w:val="en-GB"/>
        </w:rPr>
        <w:t>2</w:t>
      </w:r>
      <w:r w:rsidRPr="0092365D">
        <w:rPr>
          <w:rFonts w:cs="Times New Roman"/>
          <w:color w:val="000000" w:themeColor="text1"/>
          <w:lang w:val="en-GB"/>
        </w:rPr>
        <w:t xml:space="preserve"> and CH</w:t>
      </w:r>
      <w:r w:rsidRPr="0092365D">
        <w:rPr>
          <w:rFonts w:cs="Times New Roman"/>
          <w:color w:val="000000" w:themeColor="text1"/>
          <w:vertAlign w:val="subscript"/>
          <w:lang w:val="en-GB"/>
        </w:rPr>
        <w:t>4</w:t>
      </w:r>
      <w:r w:rsidRPr="0092365D">
        <w:rPr>
          <w:rFonts w:cs="Times New Roman"/>
          <w:color w:val="000000" w:themeColor="text1"/>
          <w:lang w:val="en-GB"/>
        </w:rPr>
        <w:t xml:space="preserve"> mitigation which remain </w:t>
      </w:r>
      <w:commentRangeStart w:id="5215"/>
      <w:r w:rsidRPr="0092365D">
        <w:rPr>
          <w:rFonts w:cs="Times New Roman"/>
          <w:color w:val="000000" w:themeColor="text1"/>
          <w:lang w:val="en-GB"/>
        </w:rPr>
        <w:t>like</w:t>
      </w:r>
      <w:commentRangeEnd w:id="5215"/>
      <w:r w:rsidR="00272475">
        <w:rPr>
          <w:rStyle w:val="Marquedecommentaire"/>
          <w:lang w:val="en-GB"/>
        </w:rPr>
        <w:commentReference w:id="5215"/>
      </w:r>
      <w:r w:rsidRPr="0092365D">
        <w:rPr>
          <w:rFonts w:cs="Times New Roman"/>
          <w:color w:val="000000" w:themeColor="text1"/>
          <w:lang w:val="en-GB"/>
        </w:rPr>
        <w:t xml:space="preserve"> in the baseline (see ECLIPSE in Figure 6.18), concluding about </w:t>
      </w:r>
      <w:ins w:id="5216" w:author="Lucy Cowie" w:date="2021-07-28T17:58:00Z">
        <w:r w:rsidR="00272475">
          <w:rPr>
            <w:rFonts w:cs="Times New Roman"/>
            <w:color w:val="000000" w:themeColor="text1"/>
            <w:lang w:val="en-GB"/>
          </w:rPr>
          <w:t>–</w:t>
        </w:r>
      </w:ins>
      <w:del w:id="5217" w:author="Lucy Cowie" w:date="2021-07-28T17:58:00Z">
        <w:r w:rsidRPr="0092365D" w:rsidDel="00272475">
          <w:rPr>
            <w:rFonts w:cs="Times New Roman"/>
            <w:color w:val="000000" w:themeColor="text1"/>
            <w:lang w:val="en-GB"/>
          </w:rPr>
          <w:delText>-</w:delText>
        </w:r>
      </w:del>
      <w:r w:rsidRPr="0092365D">
        <w:rPr>
          <w:rFonts w:cs="Times New Roman"/>
          <w:color w:val="000000" w:themeColor="text1"/>
          <w:lang w:val="en-GB"/>
        </w:rPr>
        <w:t>0.022°C temperature reduction for the decade 2041</w:t>
      </w:r>
      <w:ins w:id="5218" w:author="Lucy Cowie" w:date="2021-07-28T17:58:00Z">
        <w:r w:rsidR="00272475">
          <w:rPr>
            <w:rFonts w:cs="Times New Roman"/>
            <w:color w:val="000000" w:themeColor="text1"/>
            <w:lang w:val="en-GB"/>
          </w:rPr>
          <w:t>–</w:t>
        </w:r>
      </w:ins>
      <w:del w:id="5219" w:author="Lucy Cowie" w:date="2021-07-28T17:58:00Z">
        <w:r w:rsidRPr="0092365D" w:rsidDel="00272475">
          <w:rPr>
            <w:rFonts w:cs="Times New Roman"/>
            <w:color w:val="000000" w:themeColor="text1"/>
            <w:lang w:val="en-GB"/>
          </w:rPr>
          <w:delText>-</w:delText>
        </w:r>
      </w:del>
      <w:r w:rsidRPr="0092365D">
        <w:rPr>
          <w:rFonts w:cs="Times New Roman"/>
          <w:color w:val="000000" w:themeColor="text1"/>
          <w:lang w:val="en-GB"/>
        </w:rPr>
        <w:t>2050; this is derived from their estimate that mitigation of the non-CH</w:t>
      </w:r>
      <w:r w:rsidRPr="0092365D">
        <w:rPr>
          <w:rFonts w:cs="Times New Roman"/>
          <w:color w:val="000000" w:themeColor="text1"/>
          <w:vertAlign w:val="subscript"/>
          <w:lang w:val="en-GB"/>
        </w:rPr>
        <w:t>4</w:t>
      </w:r>
      <w:r w:rsidRPr="0092365D">
        <w:rPr>
          <w:rFonts w:cs="Times New Roman"/>
          <w:color w:val="000000" w:themeColor="text1"/>
          <w:lang w:val="en-GB"/>
        </w:rPr>
        <w:t xml:space="preserve"> species contributed only about 10% of the global temperature reduction for the strategy where </w:t>
      </w:r>
      <w:del w:id="5220" w:author="Lucy Cowie" w:date="2021-07-28T17:59:00Z">
        <w:r w:rsidRPr="0092365D" w:rsidDel="00EC54FB">
          <w:rPr>
            <w:rFonts w:cs="Times New Roman"/>
            <w:color w:val="000000" w:themeColor="text1"/>
            <w:lang w:val="en-GB"/>
          </w:rPr>
          <w:delText xml:space="preserve">also </w:delText>
        </w:r>
      </w:del>
      <w:r w:rsidRPr="0092365D">
        <w:rPr>
          <w:rFonts w:cs="Times New Roman"/>
          <w:color w:val="000000" w:themeColor="text1"/>
          <w:lang w:val="en-GB"/>
        </w:rPr>
        <w:t>CH</w:t>
      </w:r>
      <w:r w:rsidRPr="0092365D">
        <w:rPr>
          <w:rFonts w:cs="Times New Roman"/>
          <w:color w:val="000000" w:themeColor="text1"/>
          <w:vertAlign w:val="subscript"/>
          <w:lang w:val="en-GB"/>
        </w:rPr>
        <w:t>4</w:t>
      </w:r>
      <w:r w:rsidRPr="0092365D">
        <w:rPr>
          <w:rFonts w:cs="Times New Roman"/>
          <w:color w:val="000000" w:themeColor="text1"/>
          <w:lang w:val="en-GB"/>
        </w:rPr>
        <w:t xml:space="preserve"> mitigation was </w:t>
      </w:r>
      <w:ins w:id="5221" w:author="Lucy Cowie" w:date="2021-07-28T17:59:00Z">
        <w:r w:rsidR="00EC54FB">
          <w:rPr>
            <w:rFonts w:cs="Times New Roman"/>
            <w:color w:val="000000" w:themeColor="text1"/>
            <w:lang w:val="en-GB"/>
          </w:rPr>
          <w:t xml:space="preserve">also </w:t>
        </w:r>
      </w:ins>
      <w:r w:rsidRPr="0092365D">
        <w:rPr>
          <w:rFonts w:cs="Times New Roman"/>
          <w:color w:val="000000" w:themeColor="text1"/>
          <w:lang w:val="en-GB"/>
        </w:rPr>
        <w:t>included (</w:t>
      </w:r>
      <w:ins w:id="5222" w:author="Lucy Cowie" w:date="2021-07-28T17:58:00Z">
        <w:r w:rsidR="00FB26C8">
          <w:rPr>
            <w:rFonts w:cs="Times New Roman"/>
            <w:color w:val="000000" w:themeColor="text1"/>
            <w:lang w:val="en-GB"/>
          </w:rPr>
          <w:t>–</w:t>
        </w:r>
      </w:ins>
      <w:del w:id="5223" w:author="Lucy Cowie" w:date="2021-07-28T17:58:00Z">
        <w:r w:rsidRPr="0092365D" w:rsidDel="00FB26C8">
          <w:rPr>
            <w:rFonts w:cs="Times New Roman"/>
            <w:color w:val="000000" w:themeColor="text1"/>
            <w:lang w:val="en-GB"/>
          </w:rPr>
          <w:delText>-</w:delText>
        </w:r>
      </w:del>
      <w:r w:rsidRPr="0092365D">
        <w:rPr>
          <w:rFonts w:cs="Times New Roman"/>
          <w:color w:val="000000" w:themeColor="text1"/>
          <w:lang w:val="en-GB"/>
        </w:rPr>
        <w:t>0.22°C ±</w:t>
      </w:r>
      <w:ins w:id="5224" w:author="Lucy Cowie" w:date="2021-07-28T17:58:00Z">
        <w:r w:rsidR="00FB26C8">
          <w:rPr>
            <w:rFonts w:cs="Times New Roman"/>
            <w:color w:val="000000" w:themeColor="text1"/>
            <w:lang w:val="en-GB"/>
          </w:rPr>
          <w:t xml:space="preserve"> </w:t>
        </w:r>
      </w:ins>
      <w:r w:rsidRPr="0092365D">
        <w:rPr>
          <w:rFonts w:cs="Times New Roman"/>
          <w:color w:val="000000" w:themeColor="text1"/>
          <w:lang w:val="en-GB"/>
        </w:rPr>
        <w:t>0.07°C</w:t>
      </w:r>
      <w:del w:id="5225" w:author="Ian Blenkinsop" w:date="2021-07-29T12:11:00Z">
        <w:r w:rsidRPr="0092365D" w:rsidDel="004B6367">
          <w:rPr>
            <w:rFonts w:cs="Times New Roman"/>
            <w:color w:val="000000" w:themeColor="text1"/>
            <w:lang w:val="en-GB"/>
          </w:rPr>
          <w:delText xml:space="preserve">) </w:delText>
        </w:r>
      </w:del>
      <w:ins w:id="5226" w:author="Ian Blenkinsop" w:date="2021-07-29T12:11:00Z">
        <w:r w:rsidR="004B6367">
          <w:rPr>
            <w:rFonts w:cs="Times New Roman"/>
            <w:color w:val="000000" w:themeColor="text1"/>
            <w:lang w:val="en-GB"/>
          </w:rPr>
          <w:t>;</w:t>
        </w:r>
        <w:r w:rsidR="004B6367" w:rsidRPr="0092365D">
          <w:rPr>
            <w:rFonts w:cs="Times New Roman"/>
            <w:color w:val="000000" w:themeColor="text1"/>
            <w:lang w:val="en-GB"/>
          </w:rPr>
          <w:t xml:space="preserve"> </w:t>
        </w:r>
      </w:ins>
      <w:r w:rsidRPr="0092365D">
        <w:rPr>
          <w:rFonts w:cs="Times New Roman"/>
          <w:color w:val="000000" w:themeColor="text1"/>
          <w:lang w:val="en-GB"/>
        </w:rPr>
        <w:fldChar w:fldCharType="begin" w:fldLock="1"/>
      </w:r>
      <w:r w:rsidR="00D477C7">
        <w:rPr>
          <w:rFonts w:cs="Times New Roman"/>
          <w:color w:val="000000" w:themeColor="text1"/>
          <w:lang w:val="en-GB"/>
        </w:rPr>
        <w:instrText>ADDIN CSL_CITATION { "citationItems" : [ { "id" : "ITEM-1", "itemData" : { "DOI" : "10.5194/acp-15-10529-2015", "ISBN" : "1680-7324", "ISSN" : "16807324", "abstract" : "This paper presents a summary of the work done within the European Union's Seventh Framework Programme project ECLIPSE (Evaluating the Climate and Air Quality Impacts of Short-Lived Pollutants). ECLIPSE had a unique systematic concept for designing a realistic and effective mitigation scenario for short-lived climate pollutants (SLCPs; methane, aerosols and ozone, and their precursor species) and quantifying its climate and air quality impacts, and this paper presents the results in the context of this overarching strategy. The first step in ECLIPSE was to create a new emission inventory based on current legislation (CLE) for the recent past and until 2050. Substantial progress compared to previous work was made by including previously unaccounted types of sources such as flaring of gas associated with oil production, and wick lamps. These emission data were used for present-day reference simulations with four advanced Earth system models (ESMs) and six chemistry transport models (CTMs). The model simulations were compared with a variety of ground-based and satellite observational data sets from Asia, Europe and the Arctic. It was found that the models still underestimate the measured seasonality of aerosols in the Arctic but to a lesser extent than in previous studies. Problems likely related to the emissions were identified for northern Russia and India, in particular. To estimate the climate impacts of SLCPs, ECLIPSE followed two paths of research: the first path calculated radiative forcing (RF) values for a large matrix of SLCP species emissions, for different seasons and regions independently. Based on these RF calculations, the Global Temperature change Potential metric for a time horizon of 20 years (GTP20) was calculated for each SLCP emission type. This climate metric was then used in an integrated assessment model to identify all emission mitigation measures with a beneficial air quality and short-term (20-year) climate impact. These measures together defined a SLCP mitigation (MIT) scenario. Compared to CLE, the MIT scenario would reduce global methane (CH4) and black carbon (BC) emissions by about 50 and 80 %, respectively. For CH4, measures on shale gas production, waste management and coal mines were most important. For non-CH4 SLCPs, elimination of high-emitting vehicles and wick lamps, as well as reducing emissions from gas flaring, coal and biomass stoves, agricultural waste, solvents and diesel engines were most important. These measu\u2026", "author" : [ { "dropping-particle" : "", "family" : "Stohl", "given" : "A.", "non-dropping-particle" : "", "parse-names" : false, "suffix" : "" }, { "dropping-particle" : "", "family" : "Aamaas", "given" : "B.", "non-dropping-particle" : "", "parse-names" : false, "suffix" : "" }, { "dropping-particle" : "", "family" : "Amann", "given" : "M.", "non-dropping-particle" : "", "parse-names" : false, "suffix" : "" }, { "dropping-particle" : "", "family" : "Baker", "given" : "L. H.", "non-dropping-particle" : "", "parse-names" : false, "suffix" : "" }, { "dropping-particle" : "", "family" : "Bellouin", "given" : "N.", "non-dropping-particle" : "", "parse-names" : false, "suffix" : "" }, { "dropping-particle" : "", "family" : "Berntsen", "given" : "T. K.", "non-dropping-particle" : "", "parse-names" : false, "suffix" : "" }, { "dropping-particle" : "", "family" : "Boucher", "given" : "O.", "non-dropping-particle" : "", "parse-names" : false, "suffix" : "" }, { "dropping-particle" : "", "family" : "Cherian", "given" : "R.", "non-dropping-particle" : "", "parse-names" : false, "suffix" : "" }, { "dropping-particle" : "", "family" : "Collins", "given" : "W.", "non-dropping-particle" : "", "parse-names" : false, "suffix" : "" }, { "dropping-particle" : "", "family" : "Daskalakis", "given" : "N.", "non-dropping-particle" : "", "parse-names" : false, "suffix" : "" }, { "dropping-particle" : "", "family" : "Dusinska", "given" : "M.", "non-dropping-particle" : "", "parse-names" : false, "suffix" : "" }, { "dropping-particle" : "", "family" : "Eckhardt", "given" : "S.", "non-dropping-particle" : "", "parse-names" : false, "suffix" : "" }, { "dropping-particle" : "", "family" : "Fuglestvedt", "given" : "J. S.", "non-dropping-particle" : "", "parse-names" : false, "suffix" : "" }, { "dropping-particle" : "", "family" : "Harju", "given" : "M.", "non-dropping-particle" : "", "parse-names" : false, "suffix" : "" }, { "dropping-particle" : "", "family" : "Heyes", "given" : "C.", "non-dropping-particle" : "", "parse-names" : false, "suffix" : "" }, { "dropping-particle" : "", "family" : "Hodnebrog", "given" : "", "non-dropping-particle" : "", "parse-names" : false, "suffix" : "" }, { "dropping-particle" : "", "family" : "Hao", "given" : "J.", "non-dropping-particle" : "", "parse-names" : false, "suffix" : "" }, { "dropping-particle" : "", "family" : "Im", "given" : "U.", "non-dropping-particle" : "", "parse-names" : false, "suffix" : "" }, { "dropping-particle" : "", "family" : "Kanakidou", "given" : "M.", "non-dropping-particle" : "", "parse-names" : false, "suffix" : "" }, { "dropping-particle" : "", "family" : "Klimont", "given" : "Z.", "non-dropping-particle" : "", "parse-names" : false, "suffix" : "" }, { "dropping-particle" : "", "family" : "Kupiainen", "given" : "K.", "non-dropping-particle" : "", "parse-names" : false, "suffix" : "" }, { "dropping-particle" : "", "family" : "Law", "given" : "K. S.", "non-dropping-particle" : "", "parse-names" : false, "suffix" : "" }, { "dropping-particle" : "", "family" : "Lund", "given" : "M. T.", "non-dropping-particle" : "", "parse-names" : false, "suffix" : "" }, { "dropping-particle" : "", "family" : "Maas", "given" : "R.", "non-dropping-particle" : "", "parse-names" : false, "suffix" : "" }, { "dropping-particle" : "", "family" : "MacIntosh", "given" : "C. R.", "non-dropping-particle" : "", "parse-names" : false, "suffix" : "" }, { "dropping-particle" : "", "family" : "Myhre", "given" : "G.", "non-dropping-particle" : "", "parse-names" : false, "suffix" : "" }, { "dropping-particle" : "", "family" : "Myriokefalitakis", "given" : "S.", "non-dropping-particle" : "", "parse-names" : false, "suffix" : "" }, { "dropping-particle" : "", "family" : "Olivi\u00e9", "given" : "D.", "non-dropping-particle" : "", "parse-names" : false, "suffix" : "" }, { "dropping-particle" : "", "family" : "Quaas", "given" : "J.", "non-dropping-particle" : "", "parse-names" : false, "suffix" : "" }, { "dropping-particle" : "", "family" : "Quennehen", "given" : "B.", "non-dropping-particle" : "", "parse-names" : false, "suffix" : "" }, { "dropping-particle" : "", "family" : "Raut", "given" : "J. C.", "non-dropping-particle" : "", "parse-names" : false, "suffix" : "" }, { "dropping-particle" : "", "family" : "Rumbold", "given" : "S. T.", "non-dropping-particle" : "", "parse-names" : false, "suffix" : "" }, { "dropping-particle" : "", "family" : "Samset", "given" : "B. H.", "non-dropping-particle" : "", "parse-names" : false, "suffix" : "" }, { "dropping-particle" : "", "family" : "Schulz", "given" : "M.", "non-dropping-particle" : "", "parse-names" : false, "suffix" : "" }, { "dropping-particle" : "", "family" : "Seland", "given" : "", "non-dropping-particle" : "", "parse-names" : false, "suffix" : "" }, { "dropping-particle" : "", "family" : "Shine", "given" : "K. P.", "non-dropping-particle" : "", "parse-names" : false, "suffix" : "" }, { "dropping-particle" : "", "family" : "Skeie", "given" : "R. B.", "non-dropping-particle" : "", "parse-names" : false, "suffix" : "" }, { "dropping-particle" : "", "family" : "Wang", "given" : "S.", "non-dropping-particle" : "", "parse-names" : false, "suffix" : "" }, { "dropping-particle" : "", "family" : "Yttri", "given" : "K. E.", "non-dropping-particle" : "", "parse-names" : false, "suffix" : "" }, { "dropping-particle" : "", "family" : "Zhu", "given" : "T.", "non-dropping-particle" : "", "parse-names" : false, "suffix" : "" } ], "container-title" : "Atmospheric Chemistry and Physics", "id" : "ITEM-1", "issue" : "18", "issued" : { "date-parts" : [ [ "2015", "9" ] ] }, "page" : "10529-10566", "title" : "Evaluating the climate and air quality impacts of short-lived pollutants", "translator" : [ { "dropping-particle" : "", "family" : "G3031", "given" : "", "non-dropping-particle" : "", "parse-names" : false, "suffix" : "" } ], "type" : "article-journal", "volume" : "15" }, "uris" : [ "http://www.mendeley.com/documents/?uuid=f09e77f2-4270-4301-911d-ad8f58ccc163" ] } ], "mendeley" : { "formattedCitation" : "(Stohl et al., 2015)", "plainTextFormattedCitation" : "(Stohl et al., 2015)", "previouslyFormattedCitation" : "(Stohl et al., 2015)" }, "properties" : { "noteIndex" : 0 }, "schema" : "https://github.com/citation-style-language/schema/raw/master/csl-citation.json" }</w:instrText>
      </w:r>
      <w:r w:rsidRPr="0092365D">
        <w:rPr>
          <w:rFonts w:cs="Times New Roman"/>
          <w:color w:val="000000" w:themeColor="text1"/>
          <w:lang w:val="en-GB"/>
        </w:rPr>
        <w:fldChar w:fldCharType="separate"/>
      </w:r>
      <w:del w:id="5227" w:author="Ian Blenkinsop" w:date="2021-07-29T12:11:00Z">
        <w:r w:rsidR="00CB33A1" w:rsidDel="004B6367">
          <w:rPr>
            <w:rFonts w:cs="Times New Roman"/>
            <w:noProof/>
            <w:color w:val="000000" w:themeColor="text1"/>
            <w:lang w:val="en-GB"/>
          </w:rPr>
          <w:delText>(</w:delText>
        </w:r>
      </w:del>
      <w:r w:rsidR="00CB33A1">
        <w:rPr>
          <w:rFonts w:cs="Times New Roman"/>
          <w:noProof/>
          <w:color w:val="000000" w:themeColor="text1"/>
          <w:lang w:val="en-GB"/>
        </w:rPr>
        <w:t>Stohl et al., 2015)</w:t>
      </w:r>
      <w:r w:rsidRPr="0092365D">
        <w:rPr>
          <w:rFonts w:cs="Times New Roman"/>
          <w:color w:val="000000" w:themeColor="text1"/>
          <w:lang w:val="en-GB"/>
        </w:rPr>
        <w:fldChar w:fldCharType="end"/>
      </w:r>
      <w:r w:rsidRPr="0092365D">
        <w:rPr>
          <w:rFonts w:cs="Times New Roman"/>
          <w:color w:val="000000" w:themeColor="text1"/>
          <w:lang w:val="en-GB"/>
        </w:rPr>
        <w:t xml:space="preserve">. These results are consistent with studies analysing similar strategies using emulators </w:t>
      </w:r>
      <w:commentRangeStart w:id="5228"/>
      <w:commentRangeStart w:id="5229"/>
      <w:r w:rsidRPr="0092365D">
        <w:rPr>
          <w:rFonts w:cs="Times New Roman"/>
          <w:color w:val="000000" w:themeColor="text1"/>
          <w:lang w:val="en-GB"/>
        </w:rPr>
        <w:fldChar w:fldCharType="begin" w:fldLock="1"/>
      </w:r>
      <w:r w:rsidR="002E1475">
        <w:rPr>
          <w:rFonts w:cs="Times New Roman"/>
          <w:color w:val="000000" w:themeColor="text1"/>
          <w:lang w:val="en-GB"/>
        </w:rPr>
        <w:instrText>ADDIN CSL_CITATION { "citationItems" : [ { "id" : "ITEM-1", "itemData" : { "DOI" : "10.1073/pnas.1308470110", "ISBN" : "0027-8424", "ISSN" : "0027-8424", "PMID" : "23940357", "abstract" : "Emissions reductions focused on anthropogenic climate-forcing agents with relatively short atmospheric lifetimes, such as methane (CH4) and black carbon, have been suggested as a strategy to reduce the rate of climate change over the next several decades. We find that reductions of methane and black carbon would likely have only a modest impact on near-term global climate warming. Even with maximally feasible reductions phased in from 2015 to 2035, global mean temperatures in 2050 would be reduced by 0.16 \u00b0C, with a range of 0.04-0.35 \u00b0C because of uncertainties in carbonaceous aerosol emissions and aerosol forcing per unit of emissions. The high end of this range is only possible if total historical aerosol forcing is relatively small. More realistic emission reductions would likely provide an even smaller climate benefit. We find that the climate benefit from reductions in short-lived forcing agents are smaller than previously estimated. These near-term climate benefits of targeted reductions in short-lived forcers are not substantially different in magnitude from the benefits from a comprehensive climate policy.", "author" : [ { "dropping-particle" : "", "family" : "Smith", "given" : "S. J.", "non-dropping-particle" : "", "parse-names" : false, "suffix" : "" }, { "dropping-particle" : "", "family" : "Mizrahi", "given" : "A.", "non-dropping-particle" : "", "parse-names" : false, "suffix" : "" } ], "container-title" : "Proceedings of the National Academy of Sciences", "id" : "ITEM-1", "issue" : "35", "issued" : { "date-parts" : [ [ "2013", "8" ] ] }, "page" : "14202-14206", "title" : "Near-term climate mitigation by short-lived forcers", "translator" : [ { "dropping-particle" : "", "family" : "G2845", "given" : "", "non-dropping-particle" : "", "parse-names" : false, "suffix" : "" } ], "type" : "article-journal", "volume" : "110" }, "uris" : [ "http://www.mendeley.com/documents/?uuid=7ed92d11-ddaa-419f-87e9-16101f8d7a57" ] }, { "id" : "ITEM-2", "itemData" : { "DOI" : "10.1073/pnas.1415631111", "ISSN" : "0027-8424", "PMID" : "25368182", "abstract" : "Anthropogenic global warming is driven by emissions of a wide variety of radiative forcers ranging from very short-lived climate forcers (SLCFs), like black carbon, to very long-lived, like CO2. These species are often released from common sources and are therefore intricately linked. However, for reasons of simplification, this CO2-SLCF linkage was often disregarded in long-term projections of earlier studies. Here we explicitly account for CO2-SLCF linkages and show that the short- and long-term climate effects of many SLCF measures consistently become smaller in scenarios that keep warming to below 2 \u00b0C relative to preindustrial levels. Although long-term mitigation of methane and hydrofluorocarbons are integral parts of 2 \u00b0C scenarios, early action on these species mainly influences near-term temperatures and brings small benefits for limiting maximum warming relative to comparable reductions taking place later. Furthermore, we find that maximum 21st-century warming in 2 \u00b0C-consistent scenarios is largely unaffected by additional black-carbon-related measures because key emission sources are already phased-out through CO2 mitigation. Our study demonstrates the importance of coherently considering CO2-SLCF coevolutions. Failing to do so leads to strongly and consistently overestimating the effect of SLCF measures in climate stabilization scenarios. Our results reinforce that SLCF measures are to be considered complementary rather than a substitute for early and stringent CO2 mitigation. Near-term SLCF measures do not allow for more time for CO2 mitigation. We disentangle and resolve the distinct benefits across different species and therewith facilitate an integrated strategy for mitigating both short and long-term climate change.", "author" : [ { "dropping-particle" : "", "family" : "Rogelj", "given" : "Joeri", "non-dropping-particle" : "", "parse-names" : false, "suffix" : "" }, { "dropping-particle" : "", "family" : "Schaeffer", "given" : "Michiel", "non-dropping-particle" : "", "parse-names" : false, "suffix" : "" }, { "dropping-particle" : "", "family" : "Meinshausen", "given" : "Malte", "non-dropping-particle" : "", "parse-names" : false, "suffix" : "" }, { "dropping-particle" : "", "family" : "Shindell", "given" : "Drew T.", "non-dropping-particle" : "", "parse-names" : false, "suffix" : "" }, { "dropping-particle" : "", "family" : "Hare", "given" : "William", "non-dropping-particle" : "", "parse-names" : false, "suffix" : "" }, { "dropping-particle" : "", "family" : "Klimont", "given" : "Zbigniew", "non-dropping-particle" : "", "parse-names" : false, "suffix" : "" }, { "dropping-particle" : "", "family" : "Velders", "given" : "Guus J. M.", "non-dropping-particle" : "", "parse-names" : false, "suffix" : "" }, { "dropping-particle" : "", "family" : "Amann", "given" : "Markus", "non-dropping-particle" : "", "parse-names" : false, "suffix" : "" }, { "dropping-particle" : "", "family" : "Schellnhuber", "given" : "Hans Joachim", "non-dropping-particle" : "", "parse-names" : false, "suffix" : "" } ], "container-title" : "Proceedings of the National Academy of Sciences", "id" : "ITEM-2", "issue" : "46", "issued" : { "date-parts" : [ [ "2014", "11", "4" ] ] }, "language" : "en", "page" : "16325-16330", "title" : "Disentangling the effects of CO2 and short-lived climate forcer mitigation", "translator" : [ { "dropping-particle" : "", "family" : "G2882", "given" : "", "non-dropping-particle" : "", "parse-names" : false, "suffix" : "" } ], "type" : "article-journal", "volume" : "111" }, "prefix" : "e.g., ", "uris" : [ "http://www.mendeley.com/documents/?uuid=f5158f11-b521-4a04-b21a-f3f3dd56ab78" ] } ], "mendeley" : { "formattedCitation" : "(Smith and Mizrahi, 2013; e.g., Rogelj et al., 2014b)", "manualFormatting" : "(e.g., Smith and Mizrahi, 2013; Rogelj et al., 2014b)", "plainTextFormattedCitation" : "(Smith and Mizrahi, 2013; e.g., Rogelj et al., 2014b)", "previouslyFormattedCitation" : "(Smith and Mizrahi, 2013; e.g., Rogelj et al., 2014b)" }, "properties" : { "noteIndex" : 0 }, "schema" : "https://github.com/citation-style-language/schema/raw/master/csl-citation.json" }</w:instrText>
      </w:r>
      <w:r w:rsidRPr="0092365D">
        <w:rPr>
          <w:rFonts w:cs="Times New Roman"/>
          <w:color w:val="000000" w:themeColor="text1"/>
          <w:lang w:val="en-GB"/>
        </w:rPr>
        <w:fldChar w:fldCharType="separate"/>
      </w:r>
      <w:r w:rsidR="00CB33A1">
        <w:rPr>
          <w:rFonts w:cs="Times New Roman"/>
          <w:noProof/>
          <w:color w:val="000000" w:themeColor="text1"/>
          <w:lang w:val="nb-NO"/>
        </w:rPr>
        <w:t>(</w:t>
      </w:r>
      <w:ins w:id="5230" w:author="Robin Matthews" w:date="2021-07-08T17:35:00Z">
        <w:r w:rsidR="00C23C58">
          <w:rPr>
            <w:rFonts w:cs="Times New Roman"/>
            <w:noProof/>
            <w:color w:val="000000" w:themeColor="text1"/>
            <w:lang w:val="nb-NO"/>
          </w:rPr>
          <w:t xml:space="preserve">e.g., </w:t>
        </w:r>
      </w:ins>
      <w:r w:rsidR="00CB33A1">
        <w:rPr>
          <w:rFonts w:cs="Times New Roman"/>
          <w:noProof/>
          <w:color w:val="000000" w:themeColor="text1"/>
          <w:lang w:val="nb-NO"/>
        </w:rPr>
        <w:t xml:space="preserve">Smith and Mizrahi, 2013; </w:t>
      </w:r>
      <w:del w:id="5231" w:author="Robin Matthews" w:date="2021-07-08T17:35:00Z">
        <w:r w:rsidR="00CB33A1" w:rsidDel="00C23C58">
          <w:rPr>
            <w:rFonts w:cs="Times New Roman"/>
            <w:noProof/>
            <w:color w:val="000000" w:themeColor="text1"/>
            <w:lang w:val="nb-NO"/>
          </w:rPr>
          <w:delText xml:space="preserve">e.g., </w:delText>
        </w:r>
      </w:del>
      <w:r w:rsidR="00CB33A1">
        <w:rPr>
          <w:rFonts w:cs="Times New Roman"/>
          <w:noProof/>
          <w:color w:val="000000" w:themeColor="text1"/>
          <w:lang w:val="nb-NO"/>
        </w:rPr>
        <w:t>Rogelj et al., 2014b)</w:t>
      </w:r>
      <w:r w:rsidRPr="0092365D">
        <w:rPr>
          <w:rFonts w:cs="Times New Roman"/>
          <w:color w:val="000000" w:themeColor="text1"/>
          <w:lang w:val="en-GB"/>
        </w:rPr>
        <w:fldChar w:fldCharType="end"/>
      </w:r>
      <w:commentRangeEnd w:id="5228"/>
      <w:commentRangeEnd w:id="5229"/>
      <w:r w:rsidR="00C23C58">
        <w:rPr>
          <w:rStyle w:val="Marquedecommentaire"/>
        </w:rPr>
        <w:commentReference w:id="5228"/>
      </w:r>
      <w:r w:rsidR="00CB33A1">
        <w:rPr>
          <w:rStyle w:val="Marquedecommentaire"/>
        </w:rPr>
        <w:commentReference w:id="5229"/>
      </w:r>
      <w:r w:rsidRPr="0092365D">
        <w:rPr>
          <w:rFonts w:cs="Times New Roman"/>
          <w:color w:val="000000" w:themeColor="text1"/>
          <w:lang w:val="nb-NO"/>
        </w:rPr>
        <w:t xml:space="preserve">. Stohl et al. </w:t>
      </w:r>
      <w:commentRangeStart w:id="5232"/>
      <w:r w:rsidRPr="0092365D">
        <w:rPr>
          <w:rFonts w:cs="Times New Roman"/>
          <w:color w:val="000000" w:themeColor="text1"/>
          <w:lang w:val="en-GB"/>
        </w:rPr>
        <w:fldChar w:fldCharType="begin" w:fldLock="1"/>
      </w:r>
      <w:r w:rsidR="00D477C7">
        <w:rPr>
          <w:rFonts w:cs="Times New Roman"/>
          <w:color w:val="000000" w:themeColor="text1"/>
          <w:lang w:val="nb-NO"/>
        </w:rPr>
        <w:instrText>ADDIN CSL_CITATION { "citationItems" : [ { "id" : "ITEM-1", "itemData" : { "DOI" : "10.5194/acp-15-10529-2015", "ISBN" : "1680-7324", "ISSN" : "16807324", "abstract" : "This paper presents a summary of the work done within the European Union's Seventh Framework Programme project ECLIPSE (Evaluating the Climate and Air Quality Impacts of Short-Lived Pollutants). ECLIPSE had a unique systematic concept for designing a realistic and effective mitigation scenario for short-lived climate pollutants (SLCPs; methane, aerosols and ozone, and their precursor species) and quantifying its climate and air quality impacts, and this paper presents the results in the context of this overarching strategy. The first step in ECLIPSE was to create a new emission inventory based on current legislation (CLE) for the recent past and until 2050. Substantial progress compared to previous work was made by including previously unaccounted types of sources such as flaring of gas associated with oil production, and wick lamps. These emission data were used for present-day reference simulations with four advanced Earth system models (ESMs) and six chemistry transport models (CTMs). The model simulations were compared with a variety of ground-based and satellite observational data sets from Asia, Europe and the Arctic. It was found that the models still underestimate the measured seasonality of aerosols in the Arctic but to a lesser extent than in previous studies. Problems likely related to the emissions were identified for northern Russia and India, in particular. To estimate the climate impacts of SLCPs, ECLIPSE followed two paths of research: the first path calculated radiative forcing (RF) values for a large matrix of SLCP species emissions, for different seasons and regions independently. Based on these RF calculations, the Global Temperature change Potential metric for a time horizon of 20 years (GTP20) was calculated for each SLCP emission type. This climate metric was then used in an integrated assessment model to identify all emission mitigation measures with a beneficial air quality and short-term (20-year) climate impact. These measures together defined a SLCP mitigation (MIT) scenario. Compared to CLE, the MIT scenario would reduce global methane (CH4) and black carbon (BC) emissions by about 50 and 80 %, respectively. For CH4, measures on shale gas production, waste management and coal mines were most important. For non-CH4 SLCPs, elimination of high-emitting vehicles and wick lamps, as well as reducing emissions from gas flaring, coal and biomass stoves, agricultural waste, solvents and diesel engines were most important. These measu\u2026", "author" : [ { "dropping-particle" : "", "family" : "Stohl", "given" : "A.", "non-dropping-particle" : "", "parse-names" : false, "suffix" : "" }, { "dropping-particle" : "", "family" : "Aamaas", "given" : "B.", "non-dropping-particle" : "", "parse-names" : false, "suffix" : "" }, { "dropping-particle" : "", "family" : "Amann", "given" : "M.", "non-dropping-particle" : "", "parse-names" : false, "suffix" : "" }, { "dropping-particle" : "", "family" : "Baker", "given" : "L. H.", "non-dropping-particle" : "", "parse-names" : false, "suffix" : "" }, { "dropping-particle" : "", "family" : "Bellouin", "given" : "N.", "non-dropping-particle" : "", "parse-names" : false, "suffix" : "" }, { "dropping-particle" : "", "family" : "Berntsen", "given" : "T. K.", "non-dropping-particle" : "", "parse-names" : false, "suffix" : "" }, { "dropping-particle" : "", "family" : "Boucher", "given" : "O.", "non-dropping-particle" : "", "parse-names" : false, "suffix" : "" }, { "dropping-particle" : "", "family" : "Cherian", "given" : "R.", "non-dropping-particle" : "", "parse-names" : false, "suffix" : "" }, { "dropping-particle" : "", "family" : "Collins", "given" : "W.", "non-dropping-particle" : "", "parse-names" : false, "suffix" : "" }, { "dropping-particle" : "", "family" : "Daskalakis", "given" : "N.", "non-dropping-particle" : "", "parse-names" : false, "suffix" : "" }, { "dropping-particle" : "", "family" : "Dusinska", "given" : "M.", "non-dropping-particle" : "", "parse-names" : false, "suffix" : "" }, { "dropping-particle" : "", "family" : "Eckhardt", "given" : "S.", "non-dropping-particle" : "", "parse-names" : false, "suffix" : "" }, { "dropping-particle" : "", "family" : "Fuglestvedt", "given" : "J. S.", "non-dropping-particle" : "", "parse-names" : false, "suffix" : "" }, { "dropping-particle" : "", "family" : "Harju", "given" : "M.", "non-dropping-particle" : "", "parse-names" : false, "suffix" : "" }, { "dropping-particle" : "", "family" : "Heyes", "given" : "C.", "non-dropping-particle" : "", "parse-names" : false, "suffix" : "" }, { "dropping-particle" : "", "family" : "Hodnebrog", "given" : "", "non-dropping-particle" : "", "parse-names" : false, "suffix" : "" }, { "dropping-particle" : "", "family" : "Hao", "given" : "J.", "non-dropping-particle" : "", "parse-names" : false, "suffix" : "" }, { "dropping-particle" : "", "family" : "Im", "given" : "U.", "non-dropping-particle" : "", "parse-names" : false, "suffix" : "" }, { "dropping-particle" : "", "family" : "Kanakidou", "given" : "M.", "non-dropping-particle" : "", "parse-names" : false, "suffix" : "" }, { "dropping-particle" : "", "family" : "Klimont", "given" : "Z.", "non-dropping-particle" : "", "parse-names" : false, "suffix" : "" }, { "dropping-particle" : "", "family" : "Kupiainen", "given" : "K.", "non-dropping-particle" : "", "parse-names" : false, "suffix" : "" }, { "dropping-particle" : "", "family" : "Law", "given" : "K. S.", "non-dropping-particle" : "", "parse-names" : false, "suffix" : "" }, { "dropping-particle" : "", "family" : "Lund", "given" : "M. T.", "non-dropping-particle" : "", "parse-names" : false, "suffix" : "" }, { "dropping-particle" : "", "family" : "Maas", "given" : "R.", "non-dropping-particle" : "", "parse-names" : false, "suffix" : "" }, { "dropping-particle" : "", "family" : "MacIntosh", "given" : "C. R.", "non-dropping-particle" : "", "parse-names" : false, "suffix" : "" }, { "dropping-particle" : "", "family" : "Myhre", "given" : "G.", "non-dropping-particle" : "", "parse-names" : false, "suffix" : "" }, { "dropping-particle" : "", "family" : "Myriokefalitakis", "given" : "S.", "non-dropping-particle" : "", "parse-names" : false, "suffix" : "" }, { "dropping-particle" : "", "family" : "Olivi\u00e9", "given" : "D.", "non-dropping-particle" : "", "parse-names" : false, "suffix" : "" }, { "dropping-particle" : "", "family" : "Quaas", "given" : "J.", "non-dropping-particle" : "", "parse-names" : false, "suffix" : "" }, { "dropping-particle" : "", "family" : "Quennehen", "given" : "B.", "non-dropping-particle" : "", "parse-names" : false, "suffix" : "" }, { "dropping-particle" : "", "family" : "Raut", "given" : "J. C.", "non-dropping-particle" : "", "parse-names" : false, "suffix" : "" }, { "dropping-particle" : "", "family" : "Rumbold", "given" : "S. T.", "non-dropping-particle" : "", "parse-names" : false, "suffix" : "" }, { "dropping-particle" : "", "family" : "Samset", "given" : "B. H.", "non-dropping-particle" : "", "parse-names" : false, "suffix" : "" }, { "dropping-particle" : "", "family" : "Schulz", "given" : "M.", "non-dropping-particle" : "", "parse-names" : false, "suffix" : "" }, { "dropping-particle" : "", "family" : "Seland", "given" : "", "non-dropping-particle" : "", "parse-names" : false, "suffix" : "" }, { "dropping-particle" : "", "family" : "Shine", "given" : "K. P.", "non-dropping-particle" : "", "parse-names" : false, "suffix" : "" }, { "dropping-particle" : "", "family" : "Skeie", "given" : "R. B.", "non-dropping-particle" : "", "parse-names" : false, "suffix" : "" }, { "dropping-particle" : "", "family" : "Wang", "given" : "S.", "non-dropping-particle" : "", "parse-names" : false, "suffix" : "" }, { "dropping-particle" : "", "family" : "Yttri", "given" : "K. E.", "non-dropping-particle" : "", "parse-names" : false, "suffix" : "" }, { "dropping-particle" : "", "family" : "Zhu", "given" : "T.", "non-dropping-particle" : "", "parse-names" : false, "suffix" : "" } ], "container-title" : "Atmospheric Chemistry and Physics", "id" : "ITEM-1", "issue" : "18", "issued" : { "date-parts" : [ [ "2015", "9" ] ] }, "page" : "10529-10566", "title" : "Evaluating the climate and air quality impacts of short-lived pollutants", "translator" : [ { "dropping-particle" : "", "family" : "G3031", "given" : "", "non-dropping-particle" : "", "parse-names" : false, "suffix" : "" } ], "type" : "article-journal", "volume" : "15" }, "suppress-author" : 1, "uris" : [ "http://www.mendeley.com/documents/?uuid=f09e77f2-4270-4301-911d-ad8f58ccc163" ] } ], "mendeley" : { "formattedCitation" : "(2015)", "plainTextFormattedCitation" : "(2015)", "previouslyFormattedCitation" : "(2015)" }, "properties" : { "noteIndex" : 0 }, "schema" : "https://github.com/citation-style-language/schema/raw/master/csl-citation.json" }</w:instrText>
      </w:r>
      <w:r w:rsidRPr="0092365D">
        <w:rPr>
          <w:rFonts w:cs="Times New Roman"/>
          <w:color w:val="000000" w:themeColor="text1"/>
          <w:lang w:val="en-GB"/>
        </w:rPr>
        <w:fldChar w:fldCharType="separate"/>
      </w:r>
      <w:r w:rsidR="00CB33A1">
        <w:rPr>
          <w:rFonts w:cs="Times New Roman"/>
          <w:noProof/>
          <w:color w:val="000000" w:themeColor="text1"/>
          <w:lang w:val="en-GB"/>
        </w:rPr>
        <w:t>(2015)</w:t>
      </w:r>
      <w:r w:rsidRPr="0092365D">
        <w:rPr>
          <w:rFonts w:cs="Times New Roman"/>
          <w:color w:val="000000" w:themeColor="text1"/>
          <w:lang w:val="en-GB"/>
        </w:rPr>
        <w:fldChar w:fldCharType="end"/>
      </w:r>
      <w:commentRangeEnd w:id="5232"/>
      <w:r w:rsidR="00CB33A1">
        <w:rPr>
          <w:rStyle w:val="Marquedecommentaire"/>
        </w:rPr>
        <w:commentReference w:id="5232"/>
      </w:r>
      <w:r w:rsidRPr="0092365D">
        <w:rPr>
          <w:rFonts w:cs="Times New Roman"/>
          <w:color w:val="000000" w:themeColor="text1"/>
          <w:lang w:val="en-GB"/>
        </w:rPr>
        <w:t xml:space="preserve"> </w:t>
      </w:r>
      <w:ins w:id="5233" w:author="Lucy Cowie" w:date="2021-07-28T17:58:00Z">
        <w:r w:rsidR="00FB26C8">
          <w:rPr>
            <w:rFonts w:cs="Times New Roman"/>
            <w:color w:val="000000" w:themeColor="text1"/>
            <w:lang w:val="en-GB"/>
          </w:rPr>
          <w:t xml:space="preserve">also </w:t>
        </w:r>
      </w:ins>
      <w:r w:rsidRPr="0092365D">
        <w:rPr>
          <w:rFonts w:cs="Times New Roman"/>
          <w:color w:val="000000" w:themeColor="text1"/>
          <w:lang w:val="en-GB"/>
        </w:rPr>
        <w:t xml:space="preserve">analysed </w:t>
      </w:r>
      <w:del w:id="5234" w:author="Lucy Cowie" w:date="2021-07-28T17:59:00Z">
        <w:r w:rsidRPr="0092365D" w:rsidDel="00FB26C8">
          <w:rPr>
            <w:rFonts w:cs="Times New Roman"/>
            <w:color w:val="000000" w:themeColor="text1"/>
            <w:lang w:val="en-GB"/>
          </w:rPr>
          <w:delText xml:space="preserve">also </w:delText>
        </w:r>
      </w:del>
      <w:r w:rsidRPr="0092365D">
        <w:rPr>
          <w:rFonts w:cs="Times New Roman"/>
          <w:color w:val="000000" w:themeColor="text1"/>
          <w:lang w:val="en-GB"/>
        </w:rPr>
        <w:t>the impact of BC-focused mitigation on air quality, estimating large</w:t>
      </w:r>
      <w:ins w:id="5235" w:author="Lucy Cowie" w:date="2021-07-28T17:59:00Z">
        <w:r w:rsidR="0041089C">
          <w:rPr>
            <w:rFonts w:cs="Times New Roman"/>
            <w:color w:val="000000" w:themeColor="text1"/>
            <w:lang w:val="en-GB"/>
          </w:rPr>
          <w:t>-</w:t>
        </w:r>
      </w:ins>
      <w:del w:id="5236" w:author="Lucy Cowie" w:date="2021-07-28T17:59:00Z">
        <w:r w:rsidRPr="0092365D" w:rsidDel="0041089C">
          <w:rPr>
            <w:rFonts w:cs="Times New Roman"/>
            <w:color w:val="000000" w:themeColor="text1"/>
            <w:lang w:val="en-GB"/>
          </w:rPr>
          <w:delText xml:space="preserve"> </w:delText>
        </w:r>
      </w:del>
      <w:r w:rsidRPr="0092365D">
        <w:rPr>
          <w:rFonts w:cs="Times New Roman"/>
          <w:color w:val="000000" w:themeColor="text1"/>
          <w:lang w:val="en-GB"/>
        </w:rPr>
        <w:t>scale regional reduction in PM</w:t>
      </w:r>
      <w:r w:rsidRPr="0092365D">
        <w:rPr>
          <w:rFonts w:cs="Times New Roman"/>
          <w:color w:val="000000" w:themeColor="text1"/>
          <w:vertAlign w:val="subscript"/>
          <w:lang w:val="en-GB"/>
        </w:rPr>
        <w:t>2.5</w:t>
      </w:r>
      <w:r w:rsidRPr="0092365D">
        <w:rPr>
          <w:rFonts w:cs="Times New Roman"/>
          <w:color w:val="000000" w:themeColor="text1"/>
          <w:lang w:val="en-GB"/>
        </w:rPr>
        <w:t xml:space="preserve"> mean concentration from about 2% in Europe to 20% over India for the decade 2041</w:t>
      </w:r>
      <w:ins w:id="5237" w:author="Lucy Cowie" w:date="2021-07-28T18:00:00Z">
        <w:r w:rsidR="0007615C">
          <w:rPr>
            <w:rFonts w:cs="Times New Roman"/>
            <w:color w:val="000000" w:themeColor="text1"/>
            <w:lang w:val="en-GB"/>
          </w:rPr>
          <w:t>–</w:t>
        </w:r>
      </w:ins>
      <w:del w:id="5238" w:author="Lucy Cowie" w:date="2021-07-28T18:00:00Z">
        <w:r w:rsidRPr="0092365D" w:rsidDel="0007615C">
          <w:rPr>
            <w:rFonts w:cs="Times New Roman"/>
            <w:color w:val="000000" w:themeColor="text1"/>
            <w:lang w:val="en-GB"/>
          </w:rPr>
          <w:delText>-</w:delText>
        </w:r>
      </w:del>
      <w:r w:rsidRPr="0092365D">
        <w:rPr>
          <w:rFonts w:cs="Times New Roman"/>
          <w:color w:val="000000" w:themeColor="text1"/>
          <w:lang w:val="en-GB"/>
        </w:rPr>
        <w:t>2050.</w:t>
      </w:r>
      <w:r w:rsidRPr="00D81664">
        <w:rPr>
          <w:rFonts w:cs="Times New Roman"/>
          <w:color w:val="000000" w:themeColor="text1"/>
          <w:lang w:val="en-GB"/>
        </w:rPr>
        <w:t xml:space="preserve">  </w:t>
      </w:r>
    </w:p>
    <w:p w14:paraId="222EECED" w14:textId="77777777" w:rsidR="00E578B9" w:rsidRPr="00D81664" w:rsidRDefault="00E578B9" w:rsidP="00D5630D">
      <w:pPr>
        <w:pStyle w:val="AR6BodyText"/>
        <w:rPr>
          <w:rFonts w:cs="Times New Roman"/>
          <w:lang w:val="en-US"/>
        </w:rPr>
      </w:pPr>
      <w:r w:rsidRPr="00D81664">
        <w:rPr>
          <w:rFonts w:cs="Times New Roman"/>
          <w:color w:val="000000" w:themeColor="text1"/>
          <w:lang w:val="en-GB"/>
        </w:rPr>
        <w:t xml:space="preserve"> </w:t>
      </w:r>
    </w:p>
    <w:p w14:paraId="7D440A7F" w14:textId="517E05E5" w:rsidR="00E578B9" w:rsidRPr="00981F7A" w:rsidRDefault="00E578B9" w:rsidP="00D5630D">
      <w:pPr>
        <w:pStyle w:val="AR6BodyText"/>
        <w:rPr>
          <w:lang w:val="en-US"/>
        </w:rPr>
      </w:pPr>
      <w:r w:rsidRPr="004E77CB">
        <w:rPr>
          <w:lang w:val="en-US"/>
        </w:rPr>
        <w:t>Local response to global reduction can be higher than the global temperature response</w:t>
      </w:r>
      <w:ins w:id="5239" w:author="Lucy Cowie" w:date="2021-07-28T18:01:00Z">
        <w:r w:rsidR="003D6E95">
          <w:rPr>
            <w:lang w:val="en-US"/>
          </w:rPr>
          <w:t>,</w:t>
        </w:r>
      </w:ins>
      <w:r w:rsidRPr="004E77CB">
        <w:rPr>
          <w:lang w:val="en-US"/>
        </w:rPr>
        <w:t xml:space="preserve"> </w:t>
      </w:r>
      <w:del w:id="5240" w:author="Lucy Cowie" w:date="2021-07-28T18:01:00Z">
        <w:r w:rsidRPr="004E77CB" w:rsidDel="003D6E95">
          <w:rPr>
            <w:lang w:val="en-US"/>
          </w:rPr>
          <w:delText xml:space="preserve">in </w:delText>
        </w:r>
      </w:del>
      <w:r w:rsidRPr="004E77CB">
        <w:rPr>
          <w:lang w:val="en-US"/>
        </w:rPr>
        <w:t>particular</w:t>
      </w:r>
      <w:ins w:id="5241" w:author="Lucy Cowie" w:date="2021-07-28T18:01:00Z">
        <w:r w:rsidR="003D6E95">
          <w:rPr>
            <w:lang w:val="en-US"/>
          </w:rPr>
          <w:t>ly</w:t>
        </w:r>
      </w:ins>
      <w:r w:rsidRPr="004E77CB">
        <w:rPr>
          <w:lang w:val="en-US"/>
        </w:rPr>
        <w:t xml:space="preserve"> for regions subjected to rapid changes.</w:t>
      </w:r>
      <w:r w:rsidRPr="00981F7A">
        <w:rPr>
          <w:lang w:val="en-US"/>
        </w:rPr>
        <w:t xml:space="preserve"> Hence, </w:t>
      </w:r>
      <w:r w:rsidRPr="00981F7A">
        <w:rPr>
          <w:lang w:val="en-GB"/>
        </w:rPr>
        <w:t xml:space="preserve">mitigation of rapid warming in the Arctic has been subject to </w:t>
      </w:r>
      <w:ins w:id="5242" w:author="Lucy Cowie" w:date="2021-07-28T18:01:00Z">
        <w:r w:rsidR="00C774C1">
          <w:rPr>
            <w:lang w:val="en-GB"/>
          </w:rPr>
          <w:t xml:space="preserve">an </w:t>
        </w:r>
      </w:ins>
      <w:r w:rsidRPr="00981F7A">
        <w:rPr>
          <w:lang w:val="en-GB"/>
        </w:rPr>
        <w:t xml:space="preserve">increasing number of studies </w:t>
      </w:r>
      <w:commentRangeStart w:id="5243"/>
      <w:r w:rsidRPr="00981F7A">
        <w:rPr>
          <w:lang w:val="en-GB"/>
        </w:rPr>
        <w:fldChar w:fldCharType="begin" w:fldLock="1"/>
      </w:r>
      <w:r w:rsidR="002E1475">
        <w:rPr>
          <w:lang w:val="en-GB"/>
        </w:rPr>
        <w:instrText>ADDIN CSL_CITATION { "citationItems" : [ { "id" : "ITEM-1", "itemData" : { "DOI" : "10.1038/nclimate2880", "ISBN" : "1758-678X", "ISSN" : "17586798", "abstract" : "There is growing scientific and political interest in the impacts of climate change and anthropogenic emissions on the Arctic. Over recent decades temperatures in the Arctic have increased at twice the global rate, largely as a result of ice-albedo and temperature feedbacks. Although deep cuts in global CO2 emissions are required to slow this warming, there is also growing interest in the potential for reducing short-lived climate forcers (SLCFs; refs,). Politically, action on SLCFs may be particularly promising because the benefits of mitigation are seen more quickly than for mitigation of CO2 and there are large co-benefits in terms of improved air quality. This Letter is one of the first to systematically quantify the Arctic climate impact of regional SLCFs emissions, taking into account black carbon (BC), sulphur dioxide (SO 2), nitrogen oxides (NO x), volatile organic compounds (VOCs), organic carbon (OC) and tropospheric ozone (O3), and their transport processes and transformations in the atmosphere. This study extends the scope of previous works by including more detailed calculations of Arctic radiative forcing and quantifying the Arctic temperature response. We find that the largest Arctic warming source is from emissions within the Asian nations owing to the large absolute amount of emissions. However, the Arctic is most sensitive, per unit mass emitted, to SLCFs emissions from a small number of activities within the Arctic nations themselves. A stringent, but technically feasible mitigation scenario for SLCFs, phased in from 2015 to 2030, could cut warming by 0.2 (\u00b10.17) K in 2050.", "author" : [ { "dropping-particle" : "", "family" : "Sand", "given" : "M.", "non-dropping-particle" : "", "parse-names" : false, "suffix" : "" }, { "dropping-particle" : "", "family" : "Berntsen", "given" : "T. K.", "non-dropping-particle" : "", "parse-names" : false, "suffix" : "" }, { "dropping-particle" : "", "family" : "Salzen", "given" : "K.", "non-dropping-particle" : "Von", "parse-names" : false, "suffix" : "" }, { "dropping-particle" : "", "family" : "Flanner", "given" : "M. G.", "non-dropping-particle" : "", "parse-names" : false, "suffix" : "" }, { "dropping-particle" : "", "family" : "Langner", "given" : "J.", "non-dropping-particle" : "", "parse-names" : false, "suffix" : "" }, { "dropping-particle" : "", "family" : "Victor", "given" : "D. G.", "non-dropping-particle" : "", "parse-names" : false, "suffix" : "" } ], "container-title" : "Nature Climate Change", "id" : "ITEM-1", "issue" : "3", "issued" : { "date-parts" : [ [ "2016", "3", "30" ] ] }, "note" : "From Duplicate 2 (Response of Arctic temperature to changes in emissions of short-lived climate forcers - Sand, M.; Berntsen, T. K.; Von Salzen, K.; Flanner, M. G.; Langner, J.; Victor, D. G.)\n\nFrom Duplicate 1 (Response of Arctic temperature to changes in emissions of short-lived climate forcers - Sand, M.; Berntsen, T. K.; Von Salzen, K.; Flanner, M. G.; Langner, J.; Victor, D. G.)\nAnd Duplicate 2 (Response of Arctic temperature to changes in emissions of short-lived climate forcers - Sand, M.; Berntsen, T. K.; Von Salzen, K.; Flanner, M. G.; Langner, J.; Victor, D. G.)\nAnd Duplicate 3 (Response of Arctic temperature to changes in emissions of short-lived climate forcers - Sand, M.; Berntsen, T. K.; Von Salzen, K.; Flanner, M. G.; Langner, J.; Victor, D. G.)\nAnd Duplicate 4 (Response of Arctic temperature to changes in emissions of short-lived climate forcers - Sand, M.; Berntsen, T. K.; Von Salzen, K.; Flanner, M. G.; Langner, J.; Victor, D. G.)\n\nFrom Duplicate 1 (Response of Arctic temperature to changes in emissions of short-lived climate forcers - Sand, M.; Berntsen, T. K.; Von Salzen, K.; Flanner, M. G.; Langner, J.; Victor, D. G.)\n\nFrom Duplicate 1 (Response of Arctic temperature to changes in emissions of short-lived climate forcers - Sand, M; Berntsen, T K; von Salzen, K; Flanner, M G; Langner, J; Victor, D G)\n\nTimes Cited: 32\nFlanner, Mark/C-6139-2011; Sand, Maria/J-8822-2016\nFlanner, Mark/0000-0003-4012-174X; Sand, Maria/0000-0003-0256-7468\n0\n32\n1758-6798\n\nFrom Duplicate 2 (Response of Arctic temperature to changes in emissions of short-lived climate forcers - Sand, M.; Berntsen, T. K.; von Salzen, K.; Flanner, M. G.; Langner, J.; Victor, D. G.)\n\nFrom Duplicate 2 (Response of Arctic temperature to changes in emissions of short-lived climate forcers - Sand, M.; Berntsen, T. K.; Von Salzen, K.; Flanner, M. G.; Langner, J.; Victor, D. G.)\n\nFrom Duplicate 1 (Response of Arctic temperature to changes in emissions of short-lived climate forcers - Sand, M; Berntsen, T K; von Salzen, K; Flanner, M G; Langner, J; Victor, D G)\n\nTimes Cited: 32\nFlanner, Mark/C-6139-2011; Sand, Maria/J-8822-2016\nFlanner, Mark/0000-0003-4012-174X; Sand, Maria/0000-0003-0256-7468\n0\n32\n1758-6798\n\nFrom Duplicate 5 (Response of Arctic temperature to changes in emissions of short-lived climate forcers - Sand, M.; Berntsen, T. K.; Von Salzen, K.; Flanner, M. G.; Langner, J.; Victor, D. G.)\n\nTimes Cited: 32\nFlanner, Mark/C-6139-2011; Sand, Maria/J-8822-2016\nFlanner, Mark/0000-0003-4012-174X; Sand, Maria/0000-0003-0256-7468\n0\n32\n1758-6798", "page" : "286-289", "publisher" : "Nature Publishing Group", "title" : "Response of Arctic temperature to changes in emissions of short-lived climate forcers", "translator" : [ { "dropping-particle" : "", "family" : "G4127", "given" : "", "non-dropping-particle" : "", "parse-names" : false, "suffix" : "" } ], "type" : "article-journal", "volume" : "6" }, "uris" : [ "http://www.mendeley.com/documents/?uuid=1ae82cb8-8b7b-4b83-a082-7c0de7816b0c" ] }, { "id" : "ITEM-2", "itemData" : { "DOI" : "10.1002/2016JD024849", "ISBN" : "2169-9291", "ISSN" : "2169897X", "abstract" : "This study quantifies black carbon (BC) processes in three global climate models and one chemistry transport model, with focus on the seasonality of BC transport, emissions, wet and dry deposition in the Arctic. In the models, transport of BC to the Arctic from lower latitudes is the major BC source for this region. Arctic emissions are very small. All models simulated a similar annual cycle of BC transport from lower latitudes to the Arctic, with maximum transport occurring in July. Substantial differences were found in simulated BC burdens and vertical distributions, with CanAM (NorESM) producing the strongest (weakest) seasonal cycle. CanAM also has the shortest annual mean residence time for BC in the Arctic followed by SMHI-MATCH, CESM and NorESM. Overall, considerable differences in wet deposition efficiencies in the models exist and are a leading cause of differences in simulated BC burdens. Results from model sensitivity experiments indicate that convective scavenging outside the Arctic reduces the mean altitude of BC residing in the Arctic, making it more susceptible to scavenging by stratiform (layer) clouds in the Arctic. Consequently, scavenging of BC in convective clouds outside the Arctic acts to substantially increase the overall efficiency of BC wet deposition in the Arctic, which leads to low BC burdens and a more pronounced seasonal cycle compared to simulations without convective BC scavenging. In contrast, the simulated seasonality of BC concentrations in the upper troposphere is only weakly influenced by wet deposition in stratiform clouds whereas lower tropospheric concentrations are highly sensitive.", "author" : [ { "dropping-particle" : "", "family" : "Mahmood", "given" : "Rashed", "non-dropping-particle" : "", "parse-names" : false, "suffix" : "" }, { "dropping-particle" : "", "family" : "Salzen", "given" : "Knut", "non-dropping-particle" : "von", "parse-names" : false, "suffix" : "" }, { "dropping-particle" : "", "family" : "Flanner", "given" : "Mark", "non-dropping-particle" : "", "parse-names" : false, "suffix" : "" }, { "dropping-particle" : "", "family" : "Sand", "given" : "Maria", "non-dropping-particle" : "", "parse-names" : false, "suffix" : "" }, { "dropping-particle" : "", "family" : "Langner", "given" : "Joakim", "non-dropping-particle" : "", "parse-names" : false, "suffix" : "" }, { "dropping-particle" : "", "family" : "Wang", "given" : "Hailong", "non-dropping-particle" : "", "parse-names" : false, "suffix" : "" }, { "dropping-particle" : "", "family" : "Huang", "given" : "Lin", "non-dropping-particle" : "", "parse-names" : false, "suffix" : "" } ], "container-title" : "Journal of Geophysical Research: Atmospheres", "id" : "ITEM-2", "issue" : "12", "issued" : { "date-parts" : [ [ "2016", "6", "27" ] ] }, "note" : "Times Cited: 11\nFlanner, Mark/C-6139-2011; Wang, Hailong/B-8061-2010\nFlanner, Mark/0000-0003-4012-174X; Wang, Hailong/0000-0002-1994-4402\n0\n11\n2169-8996", "page" : "7100-7116", "title" : "Seasonality of global and Arctic black carbon processes in the Arctic Monitoring and Assessment Programme models", "translator" : [ { "dropping-particle" : "", "family" : "G2813", "given" : "", "non-dropping-particle" : "", "parse-names" : false, "suffix" : "" } ], "type" : "article-journal", "volume" : "121" }, "uris" : [ "http://www.mendeley.com/documents/?uuid=dc03e8f1-32d2-4320-a6da-cc55aa6931c5" ] }, { "id" : "ITEM-3", "itemData" : { "DOI" : "10.1038/s41598-018-37719-9", "ISSN" : "20452322", "abstract" : "Natural methane emissions are noticeably influenced by warming of cold arctic ecosystems and permafrost. An evaluation specifically of Arctic natural methane emissions in relation to our ability to mitigate anthropogenic methane emissions is needed. Here we use empirical scenarios of increases in natural emissions together with maximum technically feasible reductions in anthropogenic emissions to evaluate their potential influence on future atmospheric methane concentrations and associated radiative forcing (RF). The largest amplification of natural emissions yields up to 42% higher atmospheric methane concentrations by the year 2100 compared with no change in natural emissions. The most likely scenarios are lower than this, while anthropogenic emission reductions may have a much greater yielding effect, with the potential of halving atmospheric methane concentrations by 2100 compared to when anthropogenic emissions continue to increase as in a business-as-usual case. In a broader perspective, it is shown that man-made emissions can be reduced sufficiently to limit methane-caused climate warming by 2100 even in the case of an uncontrolled natural Arctic methane emission feedback, but this requires a committed, global effort towards maximum feasible reductions.", "author" : [ { "dropping-particle" : "", "family" : "Christensen", "given" : "Torben R\u00f8jle", "non-dropping-particle" : "", "parse-names" : false, "suffix" : "" }, { "dropping-particle" : "", "family" : "Arora", "given" : "Vivek K.", "non-dropping-particle" : "", "parse-names" : false, "suffix" : "" }, { "dropping-particle" : "", "family" : "Gauss", "given" : "Michael", "non-dropping-particle" : "", "parse-names" : false, "suffix" : "" }, { "dropping-particle" : "", "family" : "H\u00f6glund-Isaksson", "given" : "Lena", "non-dropping-particle" : "", "parse-names" : false, "suffix" : "" }, { "dropping-particle" : "", "family" : "Parmentier", "given" : "Frans Jan W.", "non-dropping-particle" : "", "parse-names" : false, "suffix" : "" } ], "container-title" : "Scientific Reports", "id" : "ITEM-3", "issue" : "1", "issued" : { "date-parts" : [ [ "2019" ] ] }, "page" : "1146", "title" : "Tracing the climate signal: mitigation of anthropogenic methane emissions can outweigh a large Arctic natural emission increase", "translator" : [ { "dropping-particle" : "", "family" : "G4235", "given" : "", "non-dropping-particle" : "", "parse-names" : false, "suffix" : "" } ], "type" : "article-journal", "volume" : "9" }, "uris" : [ "http://www.mendeley.com/documents/?uuid=1be0d142-19f6-4b53-8112-972005c103fc" ] }, { "id" : "ITEM-4", "itemData" : { "DOI" : "10.5194/acp-14-2399-2014", "ISBN" : "1680-7324", "ISSN" : "16807316", "abstract" : "Though many global aerosols models prognose surface deposition, only a few models have been used to directly simulate the radiative effect from black carbon (BC) deposition to snow and sea ice. Here, we apply aerosol deposition fields from 25 models contributing to two phases of the Aerosol Comparisons between Observations and Models (AeroCom) project to simulate and evaluate within-snow BC concentrations and radiative effect in the Arctic. We accomplish this by driving the offline land and sea ice components of the Community Earth System Model with different deposition fields and meteorological conditions from 2004 to 2009, during which an extensive field campaign of BC measurements in Arctic snow occurred. We find that models generally underestimate BC concentrations in snow in northern Russia and Norway, while overestimating BC amounts elsewhere in the Arctic. Although simulated BC distributions in snow are poorly correlated with measurements, mean values are reasonable. The multi-model mean (range) bias in BC concentrations, sampled over the same grid cells, snow depths, and months of measurements, are -4.4 (-13.2 to + 10.7) ng g(-1) for an earlier phase of AeroCom models (phase I), and + 4.1 (-13.0 to + 21.4) ng g(-1) for a more recent phase of AeroCom models (phase II), compared to the observational mean of 19.2 ng g(-1). Factors determining model BC concentrations in Arctic snow include Arctic BC emissions, transport of extra-Arctic aerosols, precipitation, deposition efficiency of aerosols within the Arctic, and meltwater removal of particles in snow. Sensitivity studies show that the model-measurement evaluation is only weakly affected by meltwater scavenging efficiency because most measurements were conducted in non-melting snow. The Arctic (60-90 degrees N) atmospheric residence time for BC in phase II models ranges from 3.7 to 23.2 days, implying large inter-model variation in local BC deposition efficiency. Combined with the fact that most Arctic BC deposition originates from extra-Arctic emissions, these results suggest that aerosol removal processes are a leading source of variation in model performance. The multi-model mean (full range) of Arctic radiative effect from BC in snow is 0.15 (0.07-0.25) W m(-2) and 0.18 (0.06-0.28) W m(-2) in phase I and phase II models, respectively. After correcting for model biases relative to observed BC concentrations in different regions of the Arctic, we obtain a multi-model mean Arctic radiative effec\u2026", "author" : [ { "dropping-particle" : "", "family" : "Jiao", "given" : "C.", "non-dropping-particle" : "", "parse-names" : false, "suffix" : "" }, { "dropping-particle" : "", "family" : "Flanner", "given" : "M. G.", "non-dropping-particle" : "", "parse-names" : false, "suffix" : "" }, { "dropping-particle" : "", "family" : "Balkanski", "given" : "Y.", "non-dropping-particle" : "", "parse-names" : false, "suffix" : "" }, { "dropping-particle" : "", "family" : "Bauer", "given" : "S. E.", "non-dropping-particle" : "", "parse-names" : false, "suffix" : "" }, { "dropping-particle" : "", "family" : "Bellouin", "given" : "N.", "non-dropping-particle" : "", "parse-names" : false, "suffix" : "" }, { "dropping-particle" : "", "family" : "Berntsen", "given" : "T. K.", "non-dropping-particle" : "", "parse-names" : false, "suffix" : "" }, { "dropping-particle" : "", "family" : "Bian", "given" : "H.", "non-dropping-particle" : "", "parse-names" : false, "suffix" : "" }, { "dropping-particle" : "", "family" : "Carslaw", "given" : "K. S.", "non-dropping-particle" : "", "parse-names" : false, "suffix" : "" }, { "dropping-particle" : "", "family" : "Chin", "given" : "M.", "non-dropping-particle" : "", "parse-names" : false, "suffix" : "" }, { "dropping-particle" : "", "family" : "Luca", "given" : "N.", "non-dropping-particle" : "De", "parse-names" : false, "suffix" : "" }, { "dropping-particle" : "", "family" : "Diehl", "given" : "T.", "non-dropping-particle" : "", "parse-names" : false, "suffix" : "" }, { "dropping-particle" : "", "family" : "Ghan", "given" : "S. J.", "non-dropping-particle" : "", "parse-names" : false, "suffix" : "" }, { "dropping-particle" : "", "family" : "Iversen", "given" : "T.", "non-dropping-particle" : "", "parse-names" : false, "suffix" : "" }, { "dropping-particle" : "", "family" : "Kirkev\u00e4g", "given" : "A.", "non-dropping-particle" : "", "parse-names" : false, "suffix" : "" }, { "dropping-particle" : "", "family" : "Koch", "given" : "D.", "non-dropping-particle" : "", "parse-names" : false, "suffix" : "" }, { "dropping-particle" : "", "family" : "Liu", "given" : "X.", "non-dropping-particle" : "", "parse-names" : false, "suffix" : "" }, { "dropping-particle" : "", "family" : "Mann", "given" : "G. W.", "non-dropping-particle" : "", "parse-names" : false, "suffix" : "" }, { "dropping-particle" : "", "family" : "Penner", "given" : "J. E.", "non-dropping-particle" : "", "parse-names" : false, "suffix" : "" }, { "dropping-particle" : "", "family" : "Pitari", "given" : "G.", "non-dropping-particle" : "", "parse-names" : false, "suffix" : "" }, { "dropping-particle" : "", "family" : "Schulz", "given" : "M.", "non-dropping-particle" : "", "parse-names" : false, "suffix" : "" }, { "dropping-particle" : "", "family" : "Seland \u00d8.", "given" : "", "non-dropping-particle" : "", "parse-names" : false, "suffix" : "" }, { "dropping-particle" : "", "family" : "Skeie", "given" : "R. B.", "non-dropping-particle" : "", "parse-names" : false, "suffix" : "" }, { "dropping-particle" : "", "family" : "Steenrod", "given" : "S. D.", "non-dropping-particle" : "", "parse-names" : false, "suffix" : "" }, { "dropping-particle" : "", "family" : "Stier", "given" : "P.", "non-dropping-particle" : "", "parse-names" : false, "suffix" : "" }, { "dropping-particle" : "", "family" : "Takemura", "given" : "T.", "non-dropping-particle" : "", "parse-names" : false, "suffix" : "" }, { "dropping-particle" : "", "family" : "Tsigaridis", "given" : "K.", "non-dropping-particle" : "", "parse-names" : false, "suffix" : "" }, { "dropping-particle" : "", "family" : "Noije", "given" : "T.", "non-dropping-particle" : "Van", "parse-names" : false, "suffix" : "" }, { "dropping-particle" : "", "family" : "Yun", "given" : "Y.", "non-dropping-particle" : "", "parse-names" : false, "suffix" : "" }, { "dropping-particle" : "", "family" : "Zhang", "given" : "K.", "non-dropping-particle" : "", "parse-names" : false, "suffix" : "" } ], "container-title" : "Atmospheric Chemistry and Physics", "id" : "ITEM-4", "issue" : "5", "issued" : { "date-parts" : [ [ "2014" ] ] }, "page" : "2399-2417", "publisher" : "COPERNICUS GESELLSCHAFT MBH", "publisher-place" : "BAHNHOFSALLEE 1E, GOTTINGEN, 37081, GERMANY", "title" : "An aerocom assessment of black carbon in Arctic snow and sea ice", "translator" : [ { "dropping-particle" : "", "family" : "G3521", "given" : "", "non-dropping-particle" : "", "parse-names" : false, "suffix" : "" } ], "type" : "article-journal", "volume" : "14" }, "uris" : [ "http://www.mendeley.com/documents/?uuid=f9a22795-4f36-4a1d-8f79-33d85b60b66e" ] }, { "id" : "ITEM-5", "itemData" : { "DOI" : "10.5194/acp-13-211-2013", "ISSN" : "16807316", "abstract" : "Recent studies suggest that the Arctic temperature response to black carbon (BC) forcing depend strongly on the location of the forcing. We investigate how atmospheric BC in the mid-latitudes remotely influence the Arctic climate, and compare this with the response to atmospheric BC located in the Arctic itself. In this study, idealized climate simulations are carried out with a fully coupled Earth System Model, which includes a comprehensive treatment of aerosol microphysics. In order to determine how BC transported to the Arctic and BC sources not reaching the Arctic impact the Arctic climate, atmospheric BC concentrations are scaled up in the mid-latitudes (28-60 N) and in the Arctic (60-90 N), respectively. Estimates of the impact on the Arctic energy budget are represented by analyzing radiation fluxes at the top of the atmosphere and at the surface, surface turbulent fluxes, and meridional heat transport in the atmosphere. Our calculations show that increased BC forcing in the Arctic atmosphere reduces the surface air temperature in the Arctic with a corresponding increase in the sea-ice fraction, despite the increased planetary absorption of sunlight. The analysis indicates that this effect is due to a combination of a weakening of the northward heat transport caused by a reduction in the meridional temperature gradient and a dimming at the surface. On the other hand we find that BC forcing at the mid-latitudes warms the Arctic surface significantly and decreases the sea-ice fraction. Our model calculations indicate that atmospheric BC forcing outside the Arctic may be more important for the Arctic climate change than the forcing in the Arctic itself. These results suggest that mitigation strategies for the Arctic climate should also address BC sources in locations outside the Arctic even if they do not contribute much to BC in the Arctic. \u00a9 2013 Author(s).", "author" : [ { "dropping-particle" : "", "family" : "Sand", "given" : "M.", "non-dropping-particle" : "", "parse-names" : false, "suffix" : "" }, { "dropping-particle" : "", "family" : "Berntsen", "given" : "T. K.", "non-dropping-particle" : "", "parse-names" : false, "suffix" : "" }, { "dropping-particle" : "", "family" : "Kay", "given" : "J. E.", "non-dropping-particle" : "", "parse-names" : false, "suffix" : "" }, { "dropping-particle" : "", "family" : "Lamarque", "given" : "J. F.", "non-dropping-particle" : "", "parse-names" : false, "suffix" : "" }, { "dropping-particle" : "", "family" : "Seland", "given" : "", "non-dropping-particle" : "", "parse-names" : false, "suffix" : "" }, { "dropping-particle" : "", "family" : "Kirkev\u00e4g", "given" : "A.", "non-dropping-particle" : "", "parse-names" : false, "suffix" : "" } ], "container-title" : "Atmospheric Chemistry and Physics", "id" : "ITEM-5", "issue" : "1", "issued" : { "date-parts" : [ [ "2013", "1", "9" ] ] }, "page" : "211-224", "title" : "The arctic response to remote and local forcing of black carbon", "translator" : [ { "dropping-particle" : "", "family" : "G3844", "given" : "", "non-dropping-particle" : "", "parse-names" : false, "suffix" : "" } ], "type" : "article-journal", "volume" : "13" }, "uris" : [ "http://www.mendeley.com/documents/?uuid=a86491f0-2a15-3530-bc86-2e174bd9d7af" ] }, { "id" : "ITEM-6", "itemData" : { "ISBN" : "978-82-7971-091-2", "author" : [ { "dropping-particle" : "", "family" : "AMAP", "given" : "", "non-dropping-particle" : "", "parse-names" : false, "suffix" : "" } ], "id" : "ITEM-6", "issued" : { "date-parts" : [ [ "2015" ] ] }, "number-of-pages" : "139", "publisher" : "Arctic Monitoring and Assessment Programme (AMAP)", "publisher-place" : "Oslo, Norway", "title" : "AMAP Assessment 2015: Methane as an Arctic climate forcer", "translator" : [ { "dropping-particle" : "", "family" : "G4226", "given" : "Rt7", "non-dropping-particle" : "", "parse-names" : false, "suffix" : "" } ], "type" : "report" }, "uris" : [ "http://www.mendeley.com/documents/?uuid=5cf92473-b66e-4ae8-a9e5-6dd75ddfb7b6" ] }, { "id" : "ITEM-7", "itemData" : { "ISBN" : "978-82-7971-092-9", "author" : [ { "dropping-particle" : "", "family" : "AMAP", "given" : "", "non-dropping-particle" : "", "parse-names" : false, "suffix" : "" } ], "id" : "ITEM-7", "issued" : { "date-parts" : [ [ "2015" ] ] }, "number-of-pages" : "116", "publisher" : "Arctic Monitoring and Assessment Programme (AMAP)", "publisher-place" : "Oslo, Norway", "title" : "AMAP Assessment 2015: Black carbon and ozone as Arctic climate forcers", "translator" : [ { "dropping-particle" : "", "family" : "G4356", "given" : "Rt7", "non-dropping-particle" : "", "parse-names" : false, "suffix" : "" } ], "type" : "report" }, "uris" : [ "http://www.mendeley.com/documents/?uuid=ace8bac4-3cbc-4e8e-af70-66461f223e5e" ] } ], "mendeley" : { "formattedCitation" : "(Sand et al., 2013a, 2016; Jiao et al., 2014; AMAP, 2015b, 2015a; Mahmood et al., 2016; Christensen et al., 2019)", "manualFormatting" : "(Sand et al., 2013b, 2016; Jiao et al., 2014; AMAP, 2015a, b; Mahmood et al., 2016; Christensen et al., 2019)", "plainTextFormattedCitation" : "(Sand et al., 2013a, 2016; Jiao et al., 2014; AMAP, 2015b, 2015a; Mahmood et al., 2016; Christensen et al., 2019)", "previouslyFormattedCitation" : "(Sand et al., 2013a, 2016; Jiao et al., 2014; AMAP, 2015b, 2015a; Mahmood et al., 2016; Christensen et al., 2019)" }, "properties" : { "noteIndex" : 0 }, "schema" : "https://github.com/citation-style-language/schema/raw/master/csl-citation.json" }</w:instrText>
      </w:r>
      <w:r w:rsidRPr="00981F7A">
        <w:rPr>
          <w:lang w:val="en-GB"/>
        </w:rPr>
        <w:fldChar w:fldCharType="separate"/>
      </w:r>
      <w:r w:rsidR="00CB33A1">
        <w:rPr>
          <w:noProof/>
        </w:rPr>
        <w:t>(</w:t>
      </w:r>
      <w:ins w:id="5244" w:author="Robin Matthews" w:date="2021-07-08T17:36:00Z">
        <w:r w:rsidR="00C23C58">
          <w:rPr>
            <w:noProof/>
          </w:rPr>
          <w:t>Sand et al., 2013b, 2016; Jiao et al., 2014; AMAP, 2015a, b; Mahmood et al., 2016; Christensen et al., 2019</w:t>
        </w:r>
      </w:ins>
      <w:del w:id="5245" w:author="Robin Matthews" w:date="2021-07-08T17:36:00Z">
        <w:r w:rsidR="00CB33A1" w:rsidDel="00C23C58">
          <w:rPr>
            <w:noProof/>
          </w:rPr>
          <w:delText>Sand et al., 2013a, 2016; Jiao et al., 2014; AMAP, 2015b, 2015a; Mahmood et al., 2016; Christensen et al., 2019</w:delText>
        </w:r>
      </w:del>
      <w:r w:rsidR="00CB33A1">
        <w:rPr>
          <w:noProof/>
        </w:rPr>
        <w:t>)</w:t>
      </w:r>
      <w:r w:rsidRPr="00981F7A">
        <w:rPr>
          <w:lang w:val="en-GB"/>
        </w:rPr>
        <w:fldChar w:fldCharType="end"/>
      </w:r>
      <w:commentRangeEnd w:id="5243"/>
      <w:r w:rsidR="00CB33A1">
        <w:rPr>
          <w:rStyle w:val="Marquedecommentaire"/>
        </w:rPr>
        <w:commentReference w:id="5243"/>
      </w:r>
      <w:r w:rsidRPr="00981F7A">
        <w:t xml:space="preserve">. </w:t>
      </w:r>
      <w:r w:rsidRPr="00981F7A">
        <w:rPr>
          <w:lang w:val="en-GB"/>
        </w:rPr>
        <w:t>Considering maximum technical mitigation potential for CH</w:t>
      </w:r>
      <w:r w:rsidRPr="00981F7A">
        <w:rPr>
          <w:vertAlign w:val="subscript"/>
          <w:lang w:val="en-GB"/>
        </w:rPr>
        <w:t>4</w:t>
      </w:r>
      <w:r w:rsidRPr="00981F7A">
        <w:rPr>
          <w:lang w:val="en-GB"/>
        </w:rPr>
        <w:t xml:space="preserve"> globally and an idealized strategy reducing key global anthropogenic sources of BC (about 80% reduction by 2030 and sustained thereafter) and precursors of O</w:t>
      </w:r>
      <w:r w:rsidRPr="00981F7A">
        <w:rPr>
          <w:vertAlign w:val="subscript"/>
          <w:lang w:val="en-GB"/>
        </w:rPr>
        <w:t>3</w:t>
      </w:r>
      <w:r w:rsidRPr="00981F7A">
        <w:rPr>
          <w:lang w:val="en-GB"/>
        </w:rPr>
        <w:t xml:space="preserve"> was estimated to jointly bring a reduction of Arctic warming, averaged over the 2041</w:t>
      </w:r>
      <w:ins w:id="5246" w:author="Lucy Cowie" w:date="2021-07-28T18:02:00Z">
        <w:r w:rsidR="00AA40DA">
          <w:rPr>
            <w:lang w:val="en-GB"/>
          </w:rPr>
          <w:t>–</w:t>
        </w:r>
      </w:ins>
      <w:del w:id="5247" w:author="Lucy Cowie" w:date="2021-07-28T18:02:00Z">
        <w:r w:rsidRPr="00981F7A" w:rsidDel="00AA40DA">
          <w:rPr>
            <w:lang w:val="en-GB"/>
          </w:rPr>
          <w:delText>-</w:delText>
        </w:r>
      </w:del>
      <w:r w:rsidRPr="00981F7A">
        <w:rPr>
          <w:lang w:val="en-GB"/>
        </w:rPr>
        <w:t>2050 period, between 0.2</w:t>
      </w:r>
      <w:ins w:id="5248" w:author="Lucy Cowie" w:date="2021-07-28T18:02:00Z">
        <w:r w:rsidR="00AA40DA" w:rsidRPr="00981F7A">
          <w:rPr>
            <w:lang w:val="en-GB"/>
          </w:rPr>
          <w:t>°C</w:t>
        </w:r>
      </w:ins>
      <w:r w:rsidRPr="00981F7A">
        <w:rPr>
          <w:lang w:val="en-GB"/>
        </w:rPr>
        <w:t xml:space="preserve"> and 0.6°C </w:t>
      </w:r>
      <w:r w:rsidRPr="00981F7A">
        <w:rPr>
          <w:lang w:val="en-GB"/>
        </w:rPr>
        <w:fldChar w:fldCharType="begin" w:fldLock="1"/>
      </w:r>
      <w:r w:rsidR="00D477C7">
        <w:rPr>
          <w:lang w:val="en-GB"/>
        </w:rPr>
        <w:instrText>ADDIN CSL_CITATION { "citationItems" : [ { "id" : "ITEM-1", "itemData" : { "DOI" : "10.1038/nclimate2880", "ISBN" : "1758-678X", "ISSN" : "17586798", "abstract" : "There is growing scientific and political interest in the impacts of climate change and anthropogenic emissions on the Arctic. Over recent decades temperatures in the Arctic have increased at twice the global rate, largely as a result of ice-albedo and temperature feedbacks. Although deep cuts in global CO2 emissions are required to slow this warming, there is also growing interest in the potential for reducing short-lived climate forcers (SLCFs; refs,). Politically, action on SLCFs may be particularly promising because the benefits of mitigation are seen more quickly than for mitigation of CO2 and there are large co-benefits in terms of improved air quality. This Letter is one of the first to systematically quantify the Arctic climate impact of regional SLCFs emissions, taking into account black carbon (BC), sulphur dioxide (SO 2), nitrogen oxides (NO x), volatile organic compounds (VOCs), organic carbon (OC) and tropospheric ozone (O3), and their transport processes and transformations in the atmosphere. This study extends the scope of previous works by including more detailed calculations of Arctic radiative forcing and quantifying the Arctic temperature response. We find that the largest Arctic warming source is from emissions within the Asian nations owing to the large absolute amount of emissions. However, the Arctic is most sensitive, per unit mass emitted, to SLCFs emissions from a small number of activities within the Arctic nations themselves. A stringent, but technically feasible mitigation scenario for SLCFs, phased in from 2015 to 2030, could cut warming by 0.2 (\u00b10.17) K in 2050.", "author" : [ { "dropping-particle" : "", "family" : "Sand", "given" : "M.", "non-dropping-particle" : "", "parse-names" : false, "suffix" : "" }, { "dropping-particle" : "", "family" : "Berntsen", "given" : "T. K.", "non-dropping-particle" : "", "parse-names" : false, "suffix" : "" }, { "dropping-particle" : "", "family" : "Salzen", "given" : "K.", "non-dropping-particle" : "Von", "parse-names" : false, "suffix" : "" }, { "dropping-particle" : "", "family" : "Flanner", "given" : "M. G.", "non-dropping-particle" : "", "parse-names" : false, "suffix" : "" }, { "dropping-particle" : "", "family" : "Langner", "given" : "J.", "non-dropping-particle" : "", "parse-names" : false, "suffix" : "" }, { "dropping-particle" : "", "family" : "Victor", "given" : "D. G.", "non-dropping-particle" : "", "parse-names" : false, "suffix" : "" } ], "container-title" : "Nature Climate Change", "id" : "ITEM-1", "issue" : "3", "issued" : { "date-parts" : [ [ "2016", "3", "30" ] ] }, "note" : "From Duplicate 2 (Response of Arctic temperature to changes in emissions of short-lived climate forcers - Sand, M.; Berntsen, T. K.; Von Salzen, K.; Flanner, M. G.; Langner, J.; Victor, D. G.)\n\nFrom Duplicate 1 (Response of Arctic temperature to changes in emissions of short-lived climate forcers - Sand, M.; Berntsen, T. K.; Von Salzen, K.; Flanner, M. G.; Langner, J.; Victor, D. G.)\nAnd Duplicate 2 (Response of Arctic temperature to changes in emissions of short-lived climate forcers - Sand, M.; Berntsen, T. K.; Von Salzen, K.; Flanner, M. G.; Langner, J.; Victor, D. G.)\nAnd Duplicate 3 (Response of Arctic temperature to changes in emissions of short-lived climate forcers - Sand, M.; Berntsen, T. K.; Von Salzen, K.; Flanner, M. G.; Langner, J.; Victor, D. G.)\nAnd Duplicate 4 (Response of Arctic temperature to changes in emissions of short-lived climate forcers - Sand, M.; Berntsen, T. K.; Von Salzen, K.; Flanner, M. G.; Langner, J.; Victor, D. G.)\n\nFrom Duplicate 1 (Response of Arctic temperature to changes in emissions of short-lived climate forcers - Sand, M.; Berntsen, T. K.; Von Salzen, K.; Flanner, M. G.; Langner, J.; Victor, D. G.)\n\nFrom Duplicate 1 (Response of Arctic temperature to changes in emissions of short-lived climate forcers - Sand, M; Berntsen, T K; von Salzen, K; Flanner, M G; Langner, J; Victor, D G)\n\nTimes Cited: 32\nFlanner, Mark/C-6139-2011; Sand, Maria/J-8822-2016\nFlanner, Mark/0000-0003-4012-174X; Sand, Maria/0000-0003-0256-7468\n0\n32\n1758-6798\n\nFrom Duplicate 2 (Response of Arctic temperature to changes in emissions of short-lived climate forcers - Sand, M.; Berntsen, T. K.; von Salzen, K.; Flanner, M. G.; Langner, J.; Victor, D. G.)\n\nFrom Duplicate 2 (Response of Arctic temperature to changes in emissions of short-lived climate forcers - Sand, M.; Berntsen, T. K.; Von Salzen, K.; Flanner, M. G.; Langner, J.; Victor, D. G.)\n\nFrom Duplicate 1 (Response of Arctic temperature to changes in emissions of short-lived climate forcers - Sand, M; Berntsen, T K; von Salzen, K; Flanner, M G; Langner, J; Victor, D G)\n\nTimes Cited: 32\nFlanner, Mark/C-6139-2011; Sand, Maria/J-8822-2016\nFlanner, Mark/0000-0003-4012-174X; Sand, Maria/0000-0003-0256-7468\n0\n32\n1758-6798\n\nFrom Duplicate 5 (Response of Arctic temperature to changes in emissions of short-lived climate forcers - Sand, M.; Berntsen, T. K.; Von Salzen, K.; Flanner, M. G.; Langner, J.; Victor, D. G.)\n\nTimes Cited: 32\nFlanner, Mark/C-6139-2011; Sand, Maria/J-8822-2016\nFlanner, Mark/0000-0003-4012-174X; Sand, Maria/0000-0003-0256-7468\n0\n32\n1758-6798", "page" : "286-289", "publisher" : "Nature Publishing Group", "title" : "Response of Arctic temperature to changes in emissions of short-lived climate forcers", "translator" : [ { "dropping-particle" : "", "family" : "G4127", "given" : "", "non-dropping-particle" : "", "parse-names" : false, "suffix" : "" } ], "type" : "article-journal", "volume" : "6" }, "uris" : [ "http://www.mendeley.com/documents/?uuid=1ae82cb8-8b7b-4b83-a082-7c0de7816b0c" ] }, { "id" : "ITEM-2", "itemData" : { "ISBN" : "978-82-7971-092-9", "author" : [ { "dropping-particle" : "", "family" : "AMAP", "given" : "", "non-dropping-particle" : "", "parse-names" : false, "suffix" : "" } ], "id" : "ITEM-2", "issued" : { "date-parts" : [ [ "2015" ] ] }, "number-of-pages" : "116", "publisher" : "Arctic Monitoring and Assessment Programme (AMAP)", "publisher-place" : "Oslo, Norway", "title" : "AMAP Assessment 2015: Black carbon and ozone as Arctic climate forcers", "translator" : [ { "dropping-particle" : "", "family" : "G4356", "given" : "Rt7", "non-dropping-particle" : "", "parse-names" : false, "suffix" : "" } ], "type" : "report" }, "uris" : [ "http://www.mendeley.com/documents/?uuid=ace8bac4-3cbc-4e8e-af70-66461f223e5e" ] } ], "mendeley" : { "formattedCitation" : "(AMAP, 2015a; Sand et al., 2016)", "plainTextFormattedCitation" : "(AMAP, 2015a; Sand et al., 2016)", "previouslyFormattedCitation" : "(AMAP, 2015a; Sand et al., 2016)" }, "properties" : { "noteIndex" : 0 }, "schema" : "https://github.com/citation-style-language/schema/raw/master/csl-citation.json" }</w:instrText>
      </w:r>
      <w:r w:rsidRPr="00981F7A">
        <w:rPr>
          <w:lang w:val="en-GB"/>
        </w:rPr>
        <w:fldChar w:fldCharType="separate"/>
      </w:r>
      <w:r w:rsidR="00CB33A1">
        <w:rPr>
          <w:noProof/>
          <w:lang w:val="en-GB"/>
        </w:rPr>
        <w:t>(AMAP, 2015a; Sand et al., 2016)</w:t>
      </w:r>
      <w:r w:rsidRPr="00981F7A">
        <w:rPr>
          <w:lang w:val="en-GB"/>
        </w:rPr>
        <w:fldChar w:fldCharType="end"/>
      </w:r>
      <w:r w:rsidRPr="00981F7A">
        <w:rPr>
          <w:lang w:val="en-GB"/>
        </w:rPr>
        <w:t xml:space="preserve">. </w:t>
      </w:r>
      <w:r w:rsidRPr="004E77CB">
        <w:rPr>
          <w:lang w:val="en-GB"/>
        </w:rPr>
        <w:t xml:space="preserve">Stohl et </w:t>
      </w:r>
      <w:r w:rsidRPr="004E77CB">
        <w:rPr>
          <w:lang w:val="en-GB"/>
        </w:rPr>
        <w:lastRenderedPageBreak/>
        <w:t xml:space="preserve">al. </w:t>
      </w:r>
      <w:commentRangeStart w:id="5249"/>
      <w:r w:rsidRPr="004E77CB">
        <w:rPr>
          <w:lang w:val="en-GB"/>
        </w:rPr>
        <w:fldChar w:fldCharType="begin" w:fldLock="1"/>
      </w:r>
      <w:r w:rsidR="00D477C7">
        <w:rPr>
          <w:lang w:val="en-GB"/>
        </w:rPr>
        <w:instrText>ADDIN CSL_CITATION { "citationItems" : [ { "id" : "ITEM-1", "itemData" : { "DOI" : "10.5194/acp-15-10529-2015", "ISBN" : "1680-7324", "ISSN" : "16807324", "abstract" : "This paper presents a summary of the work done within the European Union's Seventh Framework Programme project ECLIPSE (Evaluating the Climate and Air Quality Impacts of Short-Lived Pollutants). ECLIPSE had a unique systematic concept for designing a realistic and effective mitigation scenario for short-lived climate pollutants (SLCPs; methane, aerosols and ozone, and their precursor species) and quantifying its climate and air quality impacts, and this paper presents the results in the context of this overarching strategy. The first step in ECLIPSE was to create a new emission inventory based on current legislation (CLE) for the recent past and until 2050. Substantial progress compared to previous work was made by including previously unaccounted types of sources such as flaring of gas associated with oil production, and wick lamps. These emission data were used for present-day reference simulations with four advanced Earth system models (ESMs) and six chemistry transport models (CTMs). The model simulations were compared with a variety of ground-based and satellite observational data sets from Asia, Europe and the Arctic. It was found that the models still underestimate the measured seasonality of aerosols in the Arctic but to a lesser extent than in previous studies. Problems likely related to the emissions were identified for northern Russia and India, in particular. To estimate the climate impacts of SLCPs, ECLIPSE followed two paths of research: the first path calculated radiative forcing (RF) values for a large matrix of SLCP species emissions, for different seasons and regions independently. Based on these RF calculations, the Global Temperature change Potential metric for a time horizon of 20 years (GTP20) was calculated for each SLCP emission type. This climate metric was then used in an integrated assessment model to identify all emission mitigation measures with a beneficial air quality and short-term (20-year) climate impact. These measures together defined a SLCP mitigation (MIT) scenario. Compared to CLE, the MIT scenario would reduce global methane (CH4) and black carbon (BC) emissions by about 50 and 80 %, respectively. For CH4, measures on shale gas production, waste management and coal mines were most important. For non-CH4 SLCPs, elimination of high-emitting vehicles and wick lamps, as well as reducing emissions from gas flaring, coal and biomass stoves, agricultural waste, solvents and diesel engines were most important. These measu\u2026", "author" : [ { "dropping-particle" : "", "family" : "Stohl", "given" : "A.", "non-dropping-particle" : "", "parse-names" : false, "suffix" : "" }, { "dropping-particle" : "", "family" : "Aamaas", "given" : "B.", "non-dropping-particle" : "", "parse-names" : false, "suffix" : "" }, { "dropping-particle" : "", "family" : "Amann", "given" : "M.", "non-dropping-particle" : "", "parse-names" : false, "suffix" : "" }, { "dropping-particle" : "", "family" : "Baker", "given" : "L. H.", "non-dropping-particle" : "", "parse-names" : false, "suffix" : "" }, { "dropping-particle" : "", "family" : "Bellouin", "given" : "N.", "non-dropping-particle" : "", "parse-names" : false, "suffix" : "" }, { "dropping-particle" : "", "family" : "Berntsen", "given" : "T. K.", "non-dropping-particle" : "", "parse-names" : false, "suffix" : "" }, { "dropping-particle" : "", "family" : "Boucher", "given" : "O.", "non-dropping-particle" : "", "parse-names" : false, "suffix" : "" }, { "dropping-particle" : "", "family" : "Cherian", "given" : "R.", "non-dropping-particle" : "", "parse-names" : false, "suffix" : "" }, { "dropping-particle" : "", "family" : "Collins", "given" : "W.", "non-dropping-particle" : "", "parse-names" : false, "suffix" : "" }, { "dropping-particle" : "", "family" : "Daskalakis", "given" : "N.", "non-dropping-particle" : "", "parse-names" : false, "suffix" : "" }, { "dropping-particle" : "", "family" : "Dusinska", "given" : "M.", "non-dropping-particle" : "", "parse-names" : false, "suffix" : "" }, { "dropping-particle" : "", "family" : "Eckhardt", "given" : "S.", "non-dropping-particle" : "", "parse-names" : false, "suffix" : "" }, { "dropping-particle" : "", "family" : "Fuglestvedt", "given" : "J. S.", "non-dropping-particle" : "", "parse-names" : false, "suffix" : "" }, { "dropping-particle" : "", "family" : "Harju", "given" : "M.", "non-dropping-particle" : "", "parse-names" : false, "suffix" : "" }, { "dropping-particle" : "", "family" : "Heyes", "given" : "C.", "non-dropping-particle" : "", "parse-names" : false, "suffix" : "" }, { "dropping-particle" : "", "family" : "Hodnebrog", "given" : "", "non-dropping-particle" : "", "parse-names" : false, "suffix" : "" }, { "dropping-particle" : "", "family" : "Hao", "given" : "J.", "non-dropping-particle" : "", "parse-names" : false, "suffix" : "" }, { "dropping-particle" : "", "family" : "Im", "given" : "U.", "non-dropping-particle" : "", "parse-names" : false, "suffix" : "" }, { "dropping-particle" : "", "family" : "Kanakidou", "given" : "M.", "non-dropping-particle" : "", "parse-names" : false, "suffix" : "" }, { "dropping-particle" : "", "family" : "Klimont", "given" : "Z.", "non-dropping-particle" : "", "parse-names" : false, "suffix" : "" }, { "dropping-particle" : "", "family" : "Kupiainen", "given" : "K.", "non-dropping-particle" : "", "parse-names" : false, "suffix" : "" }, { "dropping-particle" : "", "family" : "Law", "given" : "K. S.", "non-dropping-particle" : "", "parse-names" : false, "suffix" : "" }, { "dropping-particle" : "", "family" : "Lund", "given" : "M. T.", "non-dropping-particle" : "", "parse-names" : false, "suffix" : "" }, { "dropping-particle" : "", "family" : "Maas", "given" : "R.", "non-dropping-particle" : "", "parse-names" : false, "suffix" : "" }, { "dropping-particle" : "", "family" : "MacIntosh", "given" : "C. R.", "non-dropping-particle" : "", "parse-names" : false, "suffix" : "" }, { "dropping-particle" : "", "family" : "Myhre", "given" : "G.", "non-dropping-particle" : "", "parse-names" : false, "suffix" : "" }, { "dropping-particle" : "", "family" : "Myriokefalitakis", "given" : "S.", "non-dropping-particle" : "", "parse-names" : false, "suffix" : "" }, { "dropping-particle" : "", "family" : "Olivi\u00e9", "given" : "D.", "non-dropping-particle" : "", "parse-names" : false, "suffix" : "" }, { "dropping-particle" : "", "family" : "Quaas", "given" : "J.", "non-dropping-particle" : "", "parse-names" : false, "suffix" : "" }, { "dropping-particle" : "", "family" : "Quennehen", "given" : "B.", "non-dropping-particle" : "", "parse-names" : false, "suffix" : "" }, { "dropping-particle" : "", "family" : "Raut", "given" : "J. C.", "non-dropping-particle" : "", "parse-names" : false, "suffix" : "" }, { "dropping-particle" : "", "family" : "Rumbold", "given" : "S. T.", "non-dropping-particle" : "", "parse-names" : false, "suffix" : "" }, { "dropping-particle" : "", "family" : "Samset", "given" : "B. H.", "non-dropping-particle" : "", "parse-names" : false, "suffix" : "" }, { "dropping-particle" : "", "family" : "Schulz", "given" : "M.", "non-dropping-particle" : "", "parse-names" : false, "suffix" : "" }, { "dropping-particle" : "", "family" : "Seland", "given" : "", "non-dropping-particle" : "", "parse-names" : false, "suffix" : "" }, { "dropping-particle" : "", "family" : "Shine", "given" : "K. P.", "non-dropping-particle" : "", "parse-names" : false, "suffix" : "" }, { "dropping-particle" : "", "family" : "Skeie", "given" : "R. B.", "non-dropping-particle" : "", "parse-names" : false, "suffix" : "" }, { "dropping-particle" : "", "family" : "Wang", "given" : "S.", "non-dropping-particle" : "", "parse-names" : false, "suffix" : "" }, { "dropping-particle" : "", "family" : "Yttri", "given" : "K. E.", "non-dropping-particle" : "", "parse-names" : false, "suffix" : "" }, { "dropping-particle" : "", "family" : "Zhu", "given" : "T.", "non-dropping-particle" : "", "parse-names" : false, "suffix" : "" } ], "container-title" : "Atmospheric Chemistry and Physics", "id" : "ITEM-1", "issue" : "18", "issued" : { "date-parts" : [ [ "2015", "9" ] ] }, "page" : "10529-10566", "title" : "Evaluating the climate and air quality impacts of short-lived pollutants", "translator" : [ { "dropping-particle" : "", "family" : "G3031", "given" : "", "non-dropping-particle" : "", "parse-names" : false, "suffix" : "" } ], "type" : "article-journal", "volume" : "15" }, "suppress-author" : 1, "uris" : [ "http://www.mendeley.com/documents/?uuid=f09e77f2-4270-4301-911d-ad8f58ccc163" ] } ], "mendeley" : { "formattedCitation" : "(2015)", "plainTextFormattedCitation" : "(2015)", "previouslyFormattedCitation" : "(2015)" }, "properties" : { "noteIndex" : 0 }, "schema" : "https://github.com/citation-style-language/schema/raw/master/csl-citation.json" }</w:instrText>
      </w:r>
      <w:r w:rsidRPr="004E77CB">
        <w:rPr>
          <w:lang w:val="en-GB"/>
        </w:rPr>
        <w:fldChar w:fldCharType="separate"/>
      </w:r>
      <w:r w:rsidR="00CB33A1">
        <w:rPr>
          <w:noProof/>
          <w:lang w:val="en-GB"/>
        </w:rPr>
        <w:t>(2015)</w:t>
      </w:r>
      <w:r w:rsidRPr="004E77CB">
        <w:rPr>
          <w:lang w:val="en-GB"/>
        </w:rPr>
        <w:fldChar w:fldCharType="end"/>
      </w:r>
      <w:commentRangeEnd w:id="5249"/>
      <w:r w:rsidR="00CB33A1">
        <w:rPr>
          <w:rStyle w:val="Marquedecommentaire"/>
        </w:rPr>
        <w:commentReference w:id="5249"/>
      </w:r>
      <w:r w:rsidRPr="004E77CB">
        <w:rPr>
          <w:lang w:val="en-GB"/>
        </w:rPr>
        <w:t xml:space="preserve"> have estimated that a global SLCF mitigation strategy (excluding further reduction of SO</w:t>
      </w:r>
      <w:r w:rsidRPr="004E77CB">
        <w:rPr>
          <w:vertAlign w:val="subscript"/>
          <w:lang w:val="en-GB"/>
        </w:rPr>
        <w:t>2</w:t>
      </w:r>
      <w:r w:rsidRPr="004E77CB">
        <w:rPr>
          <w:lang w:val="en-GB"/>
        </w:rPr>
        <w:t xml:space="preserve">) would lead to about twice as high </w:t>
      </w:r>
      <w:ins w:id="5250" w:author="Lucy Cowie" w:date="2021-07-28T18:03:00Z">
        <w:r w:rsidR="00AA40DA">
          <w:rPr>
            <w:lang w:val="en-GB"/>
          </w:rPr>
          <w:t xml:space="preserve">a </w:t>
        </w:r>
      </w:ins>
      <w:r w:rsidRPr="004E77CB">
        <w:rPr>
          <w:lang w:val="en-GB"/>
        </w:rPr>
        <w:t>temperature reduction (</w:t>
      </w:r>
      <w:ins w:id="5251" w:author="Lucy Cowie" w:date="2021-07-28T18:03:00Z">
        <w:r w:rsidR="00AA40DA">
          <w:rPr>
            <w:lang w:val="en-GB"/>
          </w:rPr>
          <w:t>–</w:t>
        </w:r>
      </w:ins>
      <w:del w:id="5252" w:author="Lucy Cowie" w:date="2021-07-28T18:03:00Z">
        <w:r w:rsidRPr="004E77CB" w:rsidDel="00AA40DA">
          <w:rPr>
            <w:lang w:val="en-GB"/>
          </w:rPr>
          <w:delText>-</w:delText>
        </w:r>
      </w:del>
      <w:r w:rsidRPr="004E77CB">
        <w:rPr>
          <w:lang w:val="en-GB"/>
        </w:rPr>
        <w:t>0.44</w:t>
      </w:r>
      <w:del w:id="5253" w:author="Lucy Cowie" w:date="2021-07-28T18:03:00Z">
        <w:r w:rsidRPr="004E77CB" w:rsidDel="00AA40DA">
          <w:rPr>
            <w:lang w:val="en-GB"/>
          </w:rPr>
          <w:delText>°C</w:delText>
        </w:r>
      </w:del>
      <w:r w:rsidRPr="004E77CB">
        <w:rPr>
          <w:lang w:val="en-GB"/>
        </w:rPr>
        <w:t xml:space="preserve"> </w:t>
      </w:r>
      <w:commentRangeStart w:id="5254"/>
      <w:ins w:id="5255" w:author="Lucy Cowie" w:date="2021-07-28T18:04:00Z">
        <w:r w:rsidR="00AA40DA">
          <w:rPr>
            <w:lang w:val="en-GB"/>
          </w:rPr>
          <w:t>[</w:t>
        </w:r>
      </w:ins>
      <w:del w:id="5256" w:author="Lucy Cowie" w:date="2021-07-28T18:03:00Z">
        <w:r w:rsidRPr="004E77CB" w:rsidDel="00AA40DA">
          <w:rPr>
            <w:lang w:val="en-GB"/>
          </w:rPr>
          <w:delText>(</w:delText>
        </w:r>
      </w:del>
      <w:ins w:id="5257" w:author="Lucy Cowie" w:date="2021-07-28T18:03:00Z">
        <w:r w:rsidR="00AA40DA">
          <w:rPr>
            <w:lang w:val="en-GB"/>
          </w:rPr>
          <w:t>–</w:t>
        </w:r>
      </w:ins>
      <w:del w:id="5258" w:author="Lucy Cowie" w:date="2021-07-28T18:03:00Z">
        <w:r w:rsidR="00051A9D" w:rsidDel="00AA40DA">
          <w:rPr>
            <w:lang w:val="en-GB"/>
          </w:rPr>
          <w:delText>-</w:delText>
        </w:r>
      </w:del>
      <w:r w:rsidRPr="004E77CB">
        <w:rPr>
          <w:lang w:val="en-GB"/>
        </w:rPr>
        <w:t>0.39</w:t>
      </w:r>
      <w:r w:rsidR="005B1B02">
        <w:rPr>
          <w:lang w:val="en-GB"/>
        </w:rPr>
        <w:t xml:space="preserve"> to </w:t>
      </w:r>
      <w:ins w:id="5259" w:author="Lucy Cowie" w:date="2021-07-28T18:03:00Z">
        <w:r w:rsidR="00AA40DA">
          <w:rPr>
            <w:lang w:val="en-GB"/>
          </w:rPr>
          <w:t>–</w:t>
        </w:r>
      </w:ins>
      <w:del w:id="5260" w:author="Lucy Cowie" w:date="2021-07-28T18:03:00Z">
        <w:r w:rsidR="00051A9D" w:rsidDel="00AA40DA">
          <w:rPr>
            <w:lang w:val="en-GB"/>
          </w:rPr>
          <w:delText>-</w:delText>
        </w:r>
      </w:del>
      <w:r w:rsidRPr="004E77CB">
        <w:rPr>
          <w:lang w:val="en-GB"/>
        </w:rPr>
        <w:t>0.49</w:t>
      </w:r>
      <w:ins w:id="5261" w:author="Ian Blenkinsop" w:date="2021-07-29T11:54:00Z">
        <w:r w:rsidR="00202B50">
          <w:rPr>
            <w:lang w:val="en-GB"/>
          </w:rPr>
          <w:t xml:space="preserve">] </w:t>
        </w:r>
      </w:ins>
      <w:r w:rsidRPr="004E77CB">
        <w:rPr>
          <w:lang w:val="en-GB"/>
        </w:rPr>
        <w:t>°C</w:t>
      </w:r>
      <w:ins w:id="5262" w:author="Lucy Cowie" w:date="2021-07-28T18:04:00Z">
        <w:del w:id="5263" w:author="Ian Blenkinsop" w:date="2021-07-29T11:54:00Z">
          <w:r w:rsidR="00AA40DA" w:rsidDel="00202B50">
            <w:rPr>
              <w:lang w:val="en-GB"/>
            </w:rPr>
            <w:delText>]</w:delText>
          </w:r>
        </w:del>
      </w:ins>
      <w:r w:rsidRPr="004E77CB">
        <w:rPr>
          <w:lang w:val="en-GB"/>
        </w:rPr>
        <w:t>)</w:t>
      </w:r>
      <w:del w:id="5264" w:author="Lucy Cowie" w:date="2021-07-28T18:03:00Z">
        <w:r w:rsidRPr="004E77CB" w:rsidDel="00AA40DA">
          <w:rPr>
            <w:lang w:val="en-GB"/>
          </w:rPr>
          <w:delText>)</w:delText>
        </w:r>
      </w:del>
      <w:r w:rsidRPr="004E77CB">
        <w:rPr>
          <w:lang w:val="en-GB"/>
        </w:rPr>
        <w:t xml:space="preserve"> </w:t>
      </w:r>
      <w:commentRangeEnd w:id="5254"/>
      <w:r w:rsidR="00780CCA">
        <w:rPr>
          <w:rStyle w:val="Marquedecommentaire"/>
          <w:lang w:val="en-GB"/>
        </w:rPr>
        <w:commentReference w:id="5254"/>
      </w:r>
      <w:r w:rsidRPr="004E77CB">
        <w:rPr>
          <w:lang w:val="en-GB"/>
        </w:rPr>
        <w:t>in the Arctic than the global response to such mitigation.</w:t>
      </w:r>
      <w:r w:rsidRPr="00981F7A">
        <w:rPr>
          <w:lang w:val="en-GB"/>
        </w:rPr>
        <w:t xml:space="preserve">  </w:t>
      </w:r>
    </w:p>
    <w:p w14:paraId="3653B880" w14:textId="77777777" w:rsidR="00E578B9" w:rsidRPr="00981F7A" w:rsidRDefault="00E578B9" w:rsidP="00D5630D">
      <w:pPr>
        <w:pStyle w:val="AR6BodyText"/>
        <w:rPr>
          <w:lang w:val="en-US"/>
        </w:rPr>
      </w:pPr>
    </w:p>
    <w:p w14:paraId="44D9E4D6" w14:textId="24C704BC" w:rsidR="00E578B9" w:rsidRPr="00981F7A" w:rsidRDefault="00E578B9" w:rsidP="00D5630D">
      <w:pPr>
        <w:pStyle w:val="AR6BodyText"/>
        <w:rPr>
          <w:rFonts w:eastAsiaTheme="majorEastAsia"/>
          <w:lang w:val="en-GB"/>
        </w:rPr>
      </w:pPr>
      <w:commentRangeStart w:id="5265"/>
      <w:r w:rsidRPr="004E77CB">
        <w:rPr>
          <w:rFonts w:eastAsiaTheme="majorEastAsia"/>
          <w:lang w:val="en-GB"/>
        </w:rPr>
        <w:t xml:space="preserve">While there is robust evidence that air-quality policies, resulting in reduction of aerosols and ozone, can be beneficial for human health but can lead to ‘disbenefits’ for near-term climate change, such </w:t>
      </w:r>
      <w:ins w:id="5266" w:author="Lucy Cowie" w:date="2021-07-28T18:08:00Z">
        <w:r w:rsidR="003C0E72">
          <w:rPr>
            <w:rFonts w:eastAsiaTheme="majorEastAsia"/>
            <w:lang w:val="en-GB"/>
          </w:rPr>
          <w:t>as</w:t>
        </w:r>
      </w:ins>
      <w:ins w:id="5267" w:author="Lucy Cowie" w:date="2021-07-28T18:09:00Z">
        <w:r w:rsidR="003C0E72">
          <w:rPr>
            <w:rFonts w:eastAsiaTheme="majorEastAsia"/>
            <w:lang w:val="en-GB"/>
          </w:rPr>
          <w:t xml:space="preserve"> </w:t>
        </w:r>
      </w:ins>
      <w:r w:rsidRPr="004E77CB">
        <w:rPr>
          <w:rFonts w:eastAsiaTheme="majorEastAsia"/>
          <w:lang w:val="en-GB"/>
        </w:rPr>
        <w:t xml:space="preserve">trade-offs in response to climate mitigation policies is less certain </w:t>
      </w:r>
      <w:r w:rsidRPr="004E77CB">
        <w:rPr>
          <w:rStyle w:val="AR6BodyTextCar"/>
          <w:rFonts w:eastAsiaTheme="majorEastAsia" w:cs="Times New Roman"/>
          <w:color w:val="000000" w:themeColor="text1"/>
        </w:rPr>
        <w:fldChar w:fldCharType="begin" w:fldLock="1"/>
      </w:r>
      <w:r w:rsidR="00D477C7">
        <w:rPr>
          <w:rStyle w:val="AR6BodyTextCar"/>
          <w:rFonts w:eastAsiaTheme="majorEastAsia" w:cs="Times New Roman"/>
          <w:color w:val="000000" w:themeColor="text1"/>
          <w:lang w:val="en-GB"/>
        </w:rPr>
        <w:instrText>ADDIN CSL_CITATION { "citationItems" : [ { "id" : "ITEM-1", "itemData" : { "DOI" : "10.1038/s41586-019-1554-z", "ISSN" : "14764687", "abstract" : "The combustion of fossil fuels produces emissions of the long-lived greenhouse gas carbon dioxide and of short-lived pollutants, including sulfur dioxide, that contribute to the formation of atmospheric aerosols1. Atmospheric aerosols can cool the climate, masking some of the warming effect that results from the emission of greenhouse gases1. However, aerosol particulates are highly toxic when inhaled, leading to millions of premature deaths per year2,3. The phasing out of unabated fossil-fuel combustion will therefore provide health benefits, but will also reduce the extent to which the warming induced by greenhouse gases is masked by aerosols. Because aerosol levels respond much more rapidly to changes in emissions relative to carbon dioxide, large near-term increases in the magnitude and rate of climate warming are predicted in many idealized studies that typically assume an instantaneous removal of all anthropogenic or fossil-fuel-related emissions1,4\u20139. Here we show that more realistic modelling scenarios do not produce a substantial near-term increase in either the magnitude or the rate of warming, and in fact can lead to a decrease in warming rates within two decades of the start of the fossil-fuel phase-out. Accounting for the time required to transform power generation, industry and transportation leads to gradually increasing and largely offsetting climate impacts of carbon dioxide and sulfur dioxide, with the rate of warming further slowed by reductions in fossil-methane emissions. Our results indicate that even the most aggressive plausible transition to a clean-energy society provides benefits for climate change mitigation and air quality at essentially all decadal to centennial timescales.", "author" : [ { "dropping-particle" : "", "family" : "Shindell", "given" : "Drew T.", "non-dropping-particle" : "", "parse-names" : false, "suffix" : "" }, { "dropping-particle" : "", "family" : "Smith", "given" : "Christopher J.", "non-dropping-particle" : "", "parse-names" : false, "suffix" : "" } ], "container-title" : "Nature", "id" : "ITEM-1", "issue" : "7774", "issued" : { "date-parts" : [ [ "2019" ] ] }, "page" : "408-411", "title" : "Climate and air-quality benefits of a realistic phase-out of fossil fuels", "translator" : [ { "dropping-particle" : "", "family" : "G4277", "given" : "", "non-dropping-particle" : "", "parse-names" : false, "suffix" : "" } ], "type" : "article-journal", "volume" : "573" }, "uris" : [ "http://www.mendeley.com/documents/?uuid=4ea276d9-a66a-4c66-b756-14840f160382" ] } ], "mendeley" : { "formattedCitation" : "(Shindell and Smith, 2019)", "plainTextFormattedCitation" : "(Shindell and Smith, 2019)", "previouslyFormattedCitation" : "(Shindell and Smith, 2019)" }, "properties" : { "noteIndex" : 0 }, "schema" : "https://github.com/citation-style-language/schema/raw/master/csl-citation.json" }</w:instrText>
      </w:r>
      <w:r w:rsidRPr="004E77CB">
        <w:rPr>
          <w:rStyle w:val="AR6BodyTextCar"/>
          <w:rFonts w:eastAsiaTheme="majorEastAsia" w:cs="Times New Roman"/>
          <w:color w:val="000000" w:themeColor="text1"/>
        </w:rPr>
        <w:fldChar w:fldCharType="separate"/>
      </w:r>
      <w:r w:rsidR="00CB33A1">
        <w:rPr>
          <w:rStyle w:val="AR6BodyTextCar"/>
          <w:rFonts w:eastAsiaTheme="majorEastAsia" w:cs="Times New Roman"/>
          <w:noProof/>
          <w:color w:val="000000" w:themeColor="text1"/>
          <w:lang w:val="en-US"/>
        </w:rPr>
        <w:t>(Shindell and Smith, 2019)</w:t>
      </w:r>
      <w:r w:rsidRPr="004E77CB">
        <w:rPr>
          <w:rStyle w:val="AR6BodyTextCar"/>
          <w:rFonts w:eastAsiaTheme="majorEastAsia" w:cs="Times New Roman"/>
          <w:color w:val="000000" w:themeColor="text1"/>
        </w:rPr>
        <w:fldChar w:fldCharType="end"/>
      </w:r>
      <w:commentRangeEnd w:id="5265"/>
      <w:r w:rsidR="007A54EF">
        <w:rPr>
          <w:rStyle w:val="Marquedecommentaire"/>
          <w:lang w:val="en-GB"/>
        </w:rPr>
        <w:commentReference w:id="5265"/>
      </w:r>
      <w:r w:rsidRPr="004E77CB">
        <w:rPr>
          <w:rFonts w:eastAsiaTheme="majorEastAsia"/>
          <w:lang w:val="en-US"/>
        </w:rPr>
        <w:t xml:space="preserve">. </w:t>
      </w:r>
      <w:r w:rsidRPr="004E77CB">
        <w:rPr>
          <w:rFonts w:eastAsiaTheme="majorEastAsia"/>
          <w:lang w:val="en-GB"/>
        </w:rPr>
        <w:t>Recent studies show that very ambitious but plausible gradual phasing out of fossil</w:t>
      </w:r>
      <w:ins w:id="5268" w:author="Lucy Cowie" w:date="2021-07-28T18:09:00Z">
        <w:r w:rsidR="004F51EB">
          <w:rPr>
            <w:rFonts w:eastAsiaTheme="majorEastAsia"/>
            <w:lang w:val="en-GB"/>
          </w:rPr>
          <w:t xml:space="preserve"> </w:t>
        </w:r>
      </w:ins>
      <w:del w:id="5269" w:author="Lucy Cowie" w:date="2021-07-28T18:09:00Z">
        <w:r w:rsidRPr="004E77CB" w:rsidDel="004F51EB">
          <w:rPr>
            <w:rFonts w:eastAsiaTheme="majorEastAsia"/>
            <w:lang w:val="en-GB"/>
          </w:rPr>
          <w:delText>-</w:delText>
        </w:r>
      </w:del>
      <w:r w:rsidRPr="004E77CB">
        <w:rPr>
          <w:rFonts w:eastAsiaTheme="majorEastAsia"/>
          <w:lang w:val="en-GB"/>
        </w:rPr>
        <w:t>fuels in 1.5°C</w:t>
      </w:r>
      <w:ins w:id="5270" w:author="Lucy Cowie" w:date="2021-07-28T18:09:00Z">
        <w:r w:rsidR="004F51EB">
          <w:rPr>
            <w:rFonts w:eastAsiaTheme="majorEastAsia"/>
            <w:lang w:val="en-GB"/>
          </w:rPr>
          <w:t>-</w:t>
        </w:r>
      </w:ins>
      <w:del w:id="5271" w:author="Lucy Cowie" w:date="2021-07-28T18:09:00Z">
        <w:r w:rsidRPr="004E77CB" w:rsidDel="004F51EB">
          <w:rPr>
            <w:rFonts w:eastAsiaTheme="majorEastAsia"/>
            <w:lang w:val="en-GB"/>
          </w:rPr>
          <w:delText xml:space="preserve"> </w:delText>
        </w:r>
      </w:del>
      <w:r w:rsidRPr="004E77CB">
        <w:rPr>
          <w:rFonts w:eastAsiaTheme="majorEastAsia"/>
          <w:lang w:val="en-GB"/>
        </w:rPr>
        <w:t>compatible pathways with little or no overshoot, lead to a near</w:t>
      </w:r>
      <w:r w:rsidR="0004432C">
        <w:rPr>
          <w:lang w:val="en-GB"/>
        </w:rPr>
        <w:t>-</w:t>
      </w:r>
      <w:r w:rsidRPr="004E77CB">
        <w:rPr>
          <w:lang w:val="en-GB"/>
        </w:rPr>
        <w:t>term future warming of less than 0.1°C, when considering associated emission reduction of both warming and cooling species</w:t>
      </w:r>
      <w:r w:rsidRPr="004E77CB">
        <w:rPr>
          <w:rFonts w:eastAsiaTheme="majorEastAsia"/>
          <w:lang w:val="en-GB"/>
        </w:rPr>
        <w:t xml:space="preserve">. This suggests that there may not be a strong conflict, at least at the global scale, between climate and air-quality benefits in the case of a worldwide transition to clean energy </w:t>
      </w:r>
      <w:r w:rsidRPr="004E77CB">
        <w:rPr>
          <w:rStyle w:val="AR6BodyTextCar"/>
          <w:rFonts w:eastAsiaTheme="majorEastAsia" w:cs="Times New Roman"/>
          <w:color w:val="000000" w:themeColor="text1"/>
        </w:rPr>
        <w:fldChar w:fldCharType="begin" w:fldLock="1"/>
      </w:r>
      <w:r w:rsidR="00D477C7">
        <w:rPr>
          <w:rStyle w:val="AR6BodyTextCar"/>
          <w:rFonts w:eastAsiaTheme="majorEastAsia" w:cs="Times New Roman"/>
          <w:color w:val="000000" w:themeColor="text1"/>
          <w:lang w:val="en-GB"/>
        </w:rPr>
        <w:instrText>ADDIN CSL_CITATION { "citationItems" : [ { "id" : "ITEM-1", "itemData" : { "DOI" : "10.1038/s41586-019-1554-z", "ISSN" : "14764687", "abstract" : "The combustion of fossil fuels produces emissions of the long-lived greenhouse gas carbon dioxide and of short-lived pollutants, including sulfur dioxide, that contribute to the formation of atmospheric aerosols1. Atmospheric aerosols can cool the climate, masking some of the warming effect that results from the emission of greenhouse gases1. However, aerosol particulates are highly toxic when inhaled, leading to millions of premature deaths per year2,3. The phasing out of unabated fossil-fuel combustion will therefore provide health benefits, but will also reduce the extent to which the warming induced by greenhouse gases is masked by aerosols. Because aerosol levels respond much more rapidly to changes in emissions relative to carbon dioxide, large near-term increases in the magnitude and rate of climate warming are predicted in many idealized studies that typically assume an instantaneous removal of all anthropogenic or fossil-fuel-related emissions1,4\u20139. Here we show that more realistic modelling scenarios do not produce a substantial near-term increase in either the magnitude or the rate of warming, and in fact can lead to a decrease in warming rates within two decades of the start of the fossil-fuel phase-out. Accounting for the time required to transform power generation, industry and transportation leads to gradually increasing and largely offsetting climate impacts of carbon dioxide and sulfur dioxide, with the rate of warming further slowed by reductions in fossil-methane emissions. Our results indicate that even the most aggressive plausible transition to a clean-energy society provides benefits for climate change mitigation and air quality at essentially all decadal to centennial timescales.", "author" : [ { "dropping-particle" : "", "family" : "Shindell", "given" : "Drew T.", "non-dropping-particle" : "", "parse-names" : false, "suffix" : "" }, { "dropping-particle" : "", "family" : "Smith", "given" : "Christopher J.", "non-dropping-particle" : "", "parse-names" : false, "suffix" : "" } ], "container-title" : "Nature", "id" : "ITEM-1", "issue" : "7774", "issued" : { "date-parts" : [ [ "2019" ] ] }, "page" : "408-411", "title" : "Climate and air-quality benefits of a realistic phase-out of fossil fuels", "translator" : [ { "dropping-particle" : "", "family" : "G4277", "given" : "", "non-dropping-particle" : "", "parse-names" : false, "suffix" : "" } ], "type" : "article-journal", "volume" : "573" }, "uris" : [ "http://www.mendeley.com/documents/?uuid=4ea276d9-a66a-4c66-b756-14840f160382" ] }, { "id" : "ITEM-2", "itemData" : { "DOI" : "10.1038/s41467-018-07999-w", "ISSN" : "20411723", "abstract" : "Committed warming describes how much future warming can be expected from historical emissions due to inertia in the climate system. It is usually defined in terms of the level of warming above the present for an abrupt halt of emissions. Owing to socioeconomic constraints, this situation is unlikely, so we focus on the committed warming from present-day fossil fuel assets. Here we show that if carbon-intensive infrastructure is phased out at the end of its design lifetime from the end of 2018, there is a 64% chance that peak global mean temperature rise remains below 1.5 \u00b0C. Delaying mitigation until 2030 considerably reduces the likelihood that 1.5 \u00b0C would be attainable even if the rate of fossil fuel retirement was accelerated. Although the challenges laid out by the Paris Agreement are daunting, we indicate 1.5 \u00b0C remains possible and is attainable with ambitious and immediate emission reduction across all sectors.", "author" : [ { "dropping-particle" : "", "family" : "Smith", "given" : "Christopher J.", "non-dropping-particle" : "", "parse-names" : false, "suffix" : "" }, { "dropping-particle" : "", "family" : "Forster", "given" : "Piers M.", "non-dropping-particle" : "", "parse-names" : false, "suffix" : "" }, { "dropping-particle" : "", "family" : "Allen", "given" : "Myles", "non-dropping-particle" : "", "parse-names" : false, "suffix" : "" }, { "dropping-particle" : "", "family" : "Fuglestvedt", "given" : "Jan", "non-dropping-particle" : "", "parse-names" : false, "suffix" : "" }, { "dropping-particle" : "", "family" : "Millar", "given" : "Richard J.", "non-dropping-particle" : "", "parse-names" : false, "suffix" : "" }, { "dropping-particle" : "", "family" : "Rogelj", "given" : "Joeri", "non-dropping-particle" : "", "parse-names" : false, "suffix" : "" }, { "dropping-particle" : "", "family" : "Zickfeld", "given" : "Kirsten", "non-dropping-particle" : "", "parse-names" : false, "suffix" : "" } ], "container-title" : "Nature Communications", "id" : "ITEM-2", "issue" : "1", "issued" : { "date-parts" : [ [ "2019" ] ] }, "page" : "101", "title" : "Current\u00a0fossil fuel infrastructure does not yet commit us to 1.5 \u00b0C warming", "translator" : [ { "dropping-particle" : "", "family" : "G4005", "given" : "", "non-dropping-particle" : "", "parse-names" : false, "suffix" : "" } ], "type" : "article-journal", "volume" : "10" }, "uris" : [ "http://www.mendeley.com/documents/?uuid=5aeb35cc-41e7-430f-960c-f22f0f103751" ] } ], "mendeley" : { "formattedCitation" : "(Shindell and Smith, 2019; Smith et al., 2019)", "plainTextFormattedCitation" : "(Shindell and Smith, 2019; Smith et al., 2019)", "previouslyFormattedCitation" : "(Shindell and Smith, 2019; Smith et al., 2019)" }, "properties" : { "noteIndex" : 0 }, "schema" : "https://github.com/citation-style-language/schema/raw/master/csl-citation.json" }</w:instrText>
      </w:r>
      <w:r w:rsidRPr="004E77CB">
        <w:rPr>
          <w:rStyle w:val="AR6BodyTextCar"/>
          <w:rFonts w:eastAsiaTheme="majorEastAsia" w:cs="Times New Roman"/>
          <w:color w:val="000000" w:themeColor="text1"/>
        </w:rPr>
        <w:fldChar w:fldCharType="separate"/>
      </w:r>
      <w:r w:rsidR="00CB33A1">
        <w:rPr>
          <w:rStyle w:val="AR6BodyTextCar"/>
          <w:rFonts w:eastAsiaTheme="majorEastAsia" w:cs="Times New Roman"/>
          <w:noProof/>
          <w:color w:val="000000" w:themeColor="text1"/>
          <w:lang w:val="en-US"/>
        </w:rPr>
        <w:t>(Shindell and Smith, 2019; Smith et al., 2019)</w:t>
      </w:r>
      <w:r w:rsidRPr="004E77CB">
        <w:rPr>
          <w:rStyle w:val="AR6BodyTextCar"/>
          <w:rFonts w:eastAsiaTheme="majorEastAsia" w:cs="Times New Roman"/>
          <w:color w:val="000000" w:themeColor="text1"/>
        </w:rPr>
        <w:fldChar w:fldCharType="end"/>
      </w:r>
      <w:r w:rsidRPr="004E77CB">
        <w:rPr>
          <w:rFonts w:eastAsiaTheme="majorEastAsia"/>
          <w:lang w:val="en-US"/>
        </w:rPr>
        <w:t xml:space="preserve">. </w:t>
      </w:r>
      <w:r w:rsidRPr="004E77CB">
        <w:rPr>
          <w:rFonts w:eastAsiaTheme="majorEastAsia"/>
          <w:lang w:val="en-GB"/>
        </w:rPr>
        <w:t>However, at the regional scale, the changes in spatially variable emission and abundance changes might result in different responses</w:t>
      </w:r>
      <w:ins w:id="5272" w:author="Lucy Cowie" w:date="2021-07-28T18:09:00Z">
        <w:r w:rsidR="00C63619">
          <w:rPr>
            <w:rFonts w:eastAsiaTheme="majorEastAsia"/>
            <w:lang w:val="en-GB"/>
          </w:rPr>
          <w:t>,</w:t>
        </w:r>
      </w:ins>
      <w:r w:rsidRPr="004E77CB">
        <w:rPr>
          <w:rFonts w:eastAsiaTheme="majorEastAsia"/>
          <w:lang w:val="en-GB"/>
        </w:rPr>
        <w:t xml:space="preserve"> including implications for precipitation</w:t>
      </w:r>
      <w:ins w:id="5273" w:author="Lucy Cowie" w:date="2021-07-28T18:10:00Z">
        <w:r w:rsidR="00C63619">
          <w:rPr>
            <w:rFonts w:eastAsiaTheme="majorEastAsia"/>
            <w:lang w:val="en-GB"/>
          </w:rPr>
          <w:t xml:space="preserve"> and</w:t>
        </w:r>
      </w:ins>
      <w:del w:id="5274" w:author="Lucy Cowie" w:date="2021-07-28T18:10:00Z">
        <w:r w:rsidRPr="004E77CB" w:rsidDel="00C63619">
          <w:rPr>
            <w:rFonts w:eastAsiaTheme="majorEastAsia"/>
            <w:lang w:val="en-GB"/>
          </w:rPr>
          <w:delText>,</w:delText>
        </w:r>
      </w:del>
      <w:r w:rsidRPr="004E77CB">
        <w:rPr>
          <w:rFonts w:eastAsiaTheme="majorEastAsia"/>
          <w:lang w:val="en-GB"/>
        </w:rPr>
        <w:t xml:space="preserve"> monsoon</w:t>
      </w:r>
      <w:del w:id="5275" w:author="Lucy Cowie" w:date="2021-07-28T18:10:00Z">
        <w:r w:rsidRPr="004E77CB" w:rsidDel="00C63619">
          <w:rPr>
            <w:rFonts w:eastAsiaTheme="majorEastAsia"/>
            <w:lang w:val="en-GB"/>
          </w:rPr>
          <w:delText>, etc</w:delText>
        </w:r>
      </w:del>
      <w:ins w:id="5276" w:author="Lucy Cowie" w:date="2021-07-28T18:10:00Z">
        <w:r w:rsidR="00C63619">
          <w:rPr>
            <w:rFonts w:eastAsiaTheme="majorEastAsia"/>
            <w:lang w:val="en-GB"/>
          </w:rPr>
          <w:t>s</w:t>
        </w:r>
      </w:ins>
      <w:del w:id="5277" w:author="Lucy Cowie" w:date="2021-07-28T18:10:00Z">
        <w:r w:rsidRPr="00981F7A" w:rsidDel="0016687D">
          <w:rPr>
            <w:rFonts w:eastAsiaTheme="majorEastAsia"/>
            <w:lang w:val="en-GB"/>
          </w:rPr>
          <w:delText>.</w:delText>
        </w:r>
      </w:del>
      <w:r w:rsidRPr="00981F7A">
        <w:rPr>
          <w:rFonts w:eastAsiaTheme="majorEastAsia"/>
          <w:lang w:val="en-GB"/>
        </w:rPr>
        <w:t xml:space="preserve"> (Chapter 8), especially over South Asia </w:t>
      </w:r>
      <w:r w:rsidRPr="00981F7A">
        <w:rPr>
          <w:rFonts w:eastAsiaTheme="majorEastAsia"/>
          <w:lang w:val="en-GB"/>
        </w:rPr>
        <w:fldChar w:fldCharType="begin" w:fldLock="1"/>
      </w:r>
      <w:r w:rsidR="00D477C7">
        <w:rPr>
          <w:rFonts w:eastAsiaTheme="majorEastAsia"/>
          <w:lang w:val="en-GB"/>
        </w:rPr>
        <w:instrText>ADDIN CSL_CITATION { "citationItems" : [ { "id" : "ITEM-1", "itemData" : { "DOI" : "10.5194/acp-20-11955-2020", "author" : [ { "dropping-particle" : "", "family" : "Wilcox", "given" : "L J", "non-dropping-particle" : "", "parse-names" : false, "suffix" : "" }, { "dropping-particle" : "", "family" : "Liu", "given" : "Z", "non-dropping-particle" : "", "parse-names" : false, "suffix" : "" }, { "dropping-particle" : "", "family" : "Samset", "given" : "B H", "non-dropping-particle" : "", "parse-names" : false, "suffix" : "" }, { "dropping-particle" : "", "family" : "Hawkins", "given" : "E", "non-dropping-particle" : "", "parse-names" : false, "suffix" : "" }, { "dropping-particle" : "", "family" : "Lund", "given" : "M T", "non-dropping-particle" : "", "parse-names" : false, "suffix" : "" }, { "dropping-particle" : "", "family" : "Nordling", "given" : "K", "non-dropping-particle" : "", "parse-names" : false, "suffix" : "" }, { "dropping-particle" : "", "family" : "Undorf", "given" : "S", "non-dropping-particle" : "", "parse-names" : false, "suffix" : "" }, { "dropping-particle" : "", "family" : "Bollasina", "given" : "M", "non-dropping-particle" : "", "parse-names" : false, "suffix" : "" }, { "dropping-particle" : "", "family" : "Ekman", "given" : "A M L", "non-dropping-particle" : "", "parse-names" : false, "suffix" : "" }, { "dropping-particle" : "", "family" : "Krishnan", "given" : "S", "non-dropping-particle" : "", "parse-names" : false, "suffix" : "" }, { "dropping-particle" : "", "family" : "Merikanto", "given" : "J", "non-dropping-particle" : "", "parse-names" : false, "suffix" : "" }, { "dropping-particle" : "", "family" : "Turner", "given" : "A G", "non-dropping-particle" : "", "parse-names" : false, "suffix" : "" } ], "container-title" : "Atmospheric Chemistry and Physics", "id" : "ITEM-1", "issue" : "20", "issued" : { "date-parts" : [ [ "2020" ] ] }, "page" : "11955-11977", "title" : "Accelerated increases in global and Asian summer monsoon precipitation from future aerosol reductions", "translator" : [ { "dropping-particle" : "", "family" : "G5213", "given" : "", "non-dropping-particle" : "", "parse-names" : false, "suffix" : "" } ], "type" : "article-journal", "volume" : "20" }, "prefix" : "e.g., ", "uris" : [ "http://www.mendeley.com/documents/?uuid=f50df5b0-c2a2-43a8-98be-90ca6b3206b0", "http://www.mendeley.com/documents/?uuid=609b2fdf-8c8a-4256-a23b-80fa227ab804", "http://www.mendeley.com/documents/?uuid=772a5831-22f4-4603-8209-e32b4e806420" ] } ], "mendeley" : { "formattedCitation" : "(e.g., Wilcox et al., 2020)", "plainTextFormattedCitation" : "(e.g., Wilcox et al., 2020)", "previouslyFormattedCitation" : "(e.g., Wilcox et al., 2020)" }, "properties" : { "noteIndex" : 0 }, "schema" : "https://github.com/citation-style-language/schema/raw/master/csl-citation.json" }</w:instrText>
      </w:r>
      <w:r w:rsidRPr="00981F7A">
        <w:rPr>
          <w:rFonts w:eastAsiaTheme="majorEastAsia"/>
          <w:lang w:val="en-GB"/>
        </w:rPr>
        <w:fldChar w:fldCharType="separate"/>
      </w:r>
      <w:r w:rsidR="00CB33A1">
        <w:rPr>
          <w:rFonts w:eastAsiaTheme="majorEastAsia"/>
          <w:noProof/>
          <w:lang w:val="en-GB"/>
        </w:rPr>
        <w:t>(e.g., Wilcox et al., 2020)</w:t>
      </w:r>
      <w:r w:rsidRPr="00981F7A">
        <w:rPr>
          <w:rFonts w:eastAsiaTheme="majorEastAsia"/>
          <w:lang w:val="en-GB"/>
        </w:rPr>
        <w:fldChar w:fldCharType="end"/>
      </w:r>
      <w:r w:rsidRPr="00981F7A">
        <w:rPr>
          <w:rFonts w:eastAsiaTheme="majorEastAsia"/>
          <w:lang w:val="en-GB"/>
        </w:rPr>
        <w:t>.</w:t>
      </w:r>
    </w:p>
    <w:p w14:paraId="762CB384" w14:textId="77777777" w:rsidR="00E578B9" w:rsidRPr="00981F7A" w:rsidRDefault="00E578B9" w:rsidP="00D5630D">
      <w:pPr>
        <w:pStyle w:val="AR6BodyText"/>
        <w:rPr>
          <w:rFonts w:cs="Times New Roman"/>
          <w:lang w:val="en-GB"/>
        </w:rPr>
      </w:pPr>
    </w:p>
    <w:p w14:paraId="2BEFBDA0" w14:textId="4A34B847" w:rsidR="00E578B9" w:rsidRPr="00981F7A" w:rsidRDefault="00E578B9" w:rsidP="00D5630D">
      <w:pPr>
        <w:pStyle w:val="AR6BodyText"/>
        <w:rPr>
          <w:rFonts w:cs="Times New Roman"/>
          <w:color w:val="000000" w:themeColor="text1"/>
          <w:lang w:val="en-GB"/>
        </w:rPr>
      </w:pPr>
      <w:r w:rsidRPr="00981F7A">
        <w:rPr>
          <w:rFonts w:cs="Times New Roman"/>
          <w:color w:val="000000" w:themeColor="text1"/>
          <w:lang w:val="en-GB"/>
        </w:rPr>
        <w:t>Decarbonization of energy supply and end</w:t>
      </w:r>
      <w:ins w:id="5278" w:author="Lucy Cowie" w:date="2021-07-28T18:10:00Z">
        <w:r w:rsidR="0016687D">
          <w:rPr>
            <w:rFonts w:cs="Times New Roman"/>
            <w:color w:val="000000" w:themeColor="text1"/>
            <w:lang w:val="en-GB"/>
          </w:rPr>
          <w:t>-</w:t>
        </w:r>
      </w:ins>
      <w:del w:id="5279" w:author="Lucy Cowie" w:date="2021-07-28T18:10:00Z">
        <w:r w:rsidRPr="00981F7A" w:rsidDel="0016687D">
          <w:rPr>
            <w:rFonts w:cs="Times New Roman"/>
            <w:color w:val="000000" w:themeColor="text1"/>
            <w:lang w:val="en-GB"/>
          </w:rPr>
          <w:delText xml:space="preserve"> </w:delText>
        </w:r>
      </w:del>
      <w:r w:rsidRPr="00981F7A">
        <w:rPr>
          <w:rFonts w:cs="Times New Roman"/>
          <w:color w:val="000000" w:themeColor="text1"/>
          <w:lang w:val="en-GB"/>
        </w:rPr>
        <w:t xml:space="preserve">use sectors is among key pillars of any ambitious climate mitigation strategy and it would result in improved air quality owing to associated reduction of co-emitted SLCF emissions </w:t>
      </w:r>
      <w:commentRangeStart w:id="5280"/>
      <w:commentRangeStart w:id="5281"/>
      <w:r w:rsidRPr="00981F7A">
        <w:rPr>
          <w:rFonts w:cs="Times New Roman"/>
          <w:color w:val="000000" w:themeColor="text1"/>
          <w:lang w:val="en-GB"/>
        </w:rPr>
        <w:fldChar w:fldCharType="begin" w:fldLock="1"/>
      </w:r>
      <w:r w:rsidR="002E1475">
        <w:rPr>
          <w:rFonts w:cs="Times New Roman"/>
          <w:color w:val="000000" w:themeColor="text1"/>
          <w:lang w:val="en-GB"/>
        </w:rPr>
        <w:instrText>ADDIN CSL_CITATION { "citationItems" : [ { "id" : "ITEM-1", "itemData" : { "DOI" : "10.1007/s10584-013-0710-y", "author" : [ { "dropping-particle" : "", "family" : "McCollum", "given" : "David", "non-dropping-particle" : "", "parse-names" : false, "suffix" : "" }, { "dropping-particle" : "", "family" : "Krey", "given" : "Volker", "non-dropping-particle" : "", "parse-names" : false, "suffix" : "" }, { "dropping-particle" : "", "family" : "Riahi", "given" : "Keywan", "non-dropping-particle" : "", "parse-names" : false, "suffix" : "" }, { "dropping-particle" : "", "family" : "Kolp", "given" : "Peter", "non-dropping-particle" : "", "parse-names" : false, "suffix" : "" }, { "dropping-particle" : "", "family" : "Grubler", "given" : "Arnulf", "non-dropping-particle" : "", "parse-names" : false, "suffix" : "" }, { "dropping-particle" : "", "family" : "Makowski", "given" : "Marek", "non-dropping-particle" : "", "parse-names" : false, "suffix" : "" }, { "dropping-particle" : "", "family" : "Nakicenovic", "given" : "Nebojsa", "non-dropping-particle" : "", "parse-names" : false, "suffix" : "" } ], "container-title" : "Climatic Change", "id" : "ITEM-1", "issued" : { "date-parts" : [ [ "2013", "7", "1" ] ] }, "title" : "Climate policies can help resolve energy security and air pollution challenges", "translator" : [ { "dropping-particle" : "", "family" : "G4485", "given" : "", "non-dropping-particle" : "", "parse-names" : false, "suffix" : "" } ], "type" : "article-journal", "volume" : "119" }, "uris" : [ "http://www.mendeley.com/documents/?uuid=98fd3e45-9f10-4908-9d39-ccab1cb0b7c0" ] }, { "id" : "ITEM-2", "itemData" : { "DOI" : "10.1088/1748-9326/11/3/034022", "author" : [ { "dropping-particle" : "", "family" : "Stechow", "given" : "Christoph", "non-dropping-particle" : "", "parse-names" : false, "suffix" : "" }, { "dropping-particle" : "", "family" : "Minx", "given" : "Jan", "non-dropping-particle" : "", "parse-names" : false, "suffix" : "" }, { "dropping-particle" : "", "family" : "Riahi", "given" : "Keywan", "non-dropping-particle" : "", "parse-names" : false, "suffix" : "" }, { "dropping-particle" : "", "family" : "Jewell", "given" : "Jessica", "non-dropping-particle" : "", "parse-names" : false, "suffix" : "" }, { "dropping-particle" : "", "family" : "McCollum", "given" : "David", "non-dropping-particle" : "", "parse-names" : false, "suffix" : "" }, { "dropping-particle" : "", "family" : "Callaghan", "given" : "Max", "non-dropping-particle" : "", "parse-names" : false, "suffix" : "" }, { "dropping-particle" : "", "family" : "Bertram", "given" : "Christoph", "non-dropping-particle" : "", "parse-names" : false, "suffix" : "" }, { "dropping-particle" : "", "family" : "Luderer", "given" : "Gunnar", "non-dropping-particle" : "", "parse-names" : false, "suffix" : "" }, { "dropping-particle" : "", "family" : "Baiocchi", "given" : "Giovanni", "non-dropping-particle" : "", "parse-names" : false, "suffix" : "" } ], "container-title" : "Environmental Research Letters", "id" : "ITEM-2", "issued" : { "date-parts" : [ [ "2016", "3", "1" ] ] }, "page" : "34022", "title" : "2\u00b0C and SDGs: United they stand, divided they fall?", "translator" : [ { "dropping-particle" : "", "family" : "G4376", "given" : "", "non-dropping-particle" : "", "parse-names" : false, "suffix" : "" } ], "type" : "article-journal", "volume" : "11" }, "uris" : [ "http://www.mendeley.com/documents/?uuid=e97078c6-98d0-40a5-a375-1c9d55fd12a7" ] }, { "id" : "ITEM-3", "itemData" : { "DOI" : "10.1088/1748-9326/11/12/124013", "ISSN" : "1748-9326", "abstract" : "We present a model comparison study that combines multiple integrated assessment models with a reduced-form global air quality model to assess the potential co-benefits of global climate mitigation policies in relation to the World Health Organization (WHO) goals on air quality and health.We include in our assessment, a range of alternative assumptions on the implementation of current and planned pollution control policies. The resulting air pollution emission ranges significantly extend those in the Representative Concentration Pathways. Climate mitigation policies complement current efforts on air pollution control through technology and fuel transformations in the energy system. A combination of stringent policies on air pollution control and climate change mitigation results in 40% of the global population exposed toPMlevels below theWHOair quality guideline; with the largest improvements estimated for India, China, and Middle East. Our results stress the importance of integrated multisector policy approaches to achieve the Sustainable Development Goals.", "author" : [ { "dropping-particle" : "", "family" : "Rao", "given" : "Shilpa", "non-dropping-particle" : "", "parse-names" : false, "suffix" : "" }, { "dropping-particle" : "", "family" : "Klimont", "given" : "Zbigniew", "non-dropping-particle" : "", "parse-names" : false, "suffix" : "" }, { "dropping-particle" : "", "family" : "Leitao", "given" : "Joana", "non-dropping-particle" : "", "parse-names" : false, "suffix" : "" }, { "dropping-particle" : "", "family" : "Riahi", "given" : "Keywan", "non-dropping-particle" : "", "parse-names" : false, "suffix" : "" }, { "dropping-particle" : "", "family" : "Dingenen", "given" : "Rita", "non-dropping-particle" : "van", "parse-names" : false, "suffix" : "" }, { "dropping-particle" : "", "family" : "Reis", "given" : "Lara Aleluia", "non-dropping-particle" : "", "parse-names" : false, "suffix" : "" }, { "dropping-particle" : "", "family" : "Calvin", "given" : "Katherine", "non-dropping-particle" : "", "parse-names" : false, "suffix" : "" }, { "dropping-particle" : "", "family" : "Dentener", "given" : "Frank", "non-dropping-particle" : "", "parse-names" : false, "suffix" : "" }, { "dropping-particle" : "", "family" : "Drouet", "given" : "Laurent", "non-dropping-particle" : "", "parse-names" : false, "suffix" : "" }, { "dropping-particle" : "", "family" : "Fujimori", "given" : "Shinichiro", "non-dropping-particle" : "", "parse-names" : false, "suffix" : "" }, { "dropping-particle" : "", "family" : "Harmsen", "given" : "Mathijs", "non-dropping-particle" : "", "parse-names" : false, "suffix" : "" }, { "dropping-particle" : "", "family" : "Luderer", "given" : "Gunnar", "non-dropping-particle" : "", "parse-names" : false, "suffix" : "" }, { "dropping-particle" : "", "family" : "Heyes", "given" : "Chris", "non-dropping-particle" : "", "parse-names" : false, "suffix" : "" }, { "dropping-particle" : "", "family" : "Strefler", "given" : "Jessica", "non-dropping-particle" : "", "parse-names" : false, "suffix" : "" }, { "dropping-particle" : "", "family" : "Tavoni", "given" : "Massimo", "non-dropping-particle" : "", "parse-names" : false, "suffix" : "" }, { "dropping-particle" : "", "family" : "Vuuren", "given" : "Detlef P", "non-dropping-particle" : "van", "parse-names" : false, "suffix" : "" } ], "container-title" : "Environmental Research Letters", "id" : "ITEM-3", "issue" : "12", "issued" : { "date-parts" : [ [ "2016", "12", "1" ] ] }, "page" : "124013", "title" : "A multi-model assessment of the co-benefits of climate mitigation for global air quality", "translator" : [ { "dropping-particle" : "", "family" : "G2918", "given" : "", "non-dropping-particle" : "", "parse-names" : false, "suffix" : "" } ], "type" : "article-journal", "volume" : "11" }, "uris" : [ "http://www.mendeley.com/documents/?uuid=35fcd3e0-da4e-4257-a870-e8d6098366f3" ] }, { "id" : "ITEM-4", "itemData" : { "DOI" : "10.1016/j.atmosenv.2016.05.021", "ISBN" : "1352-2310", "ISSN" : "18732844", "abstract" : "In this paper, we present ten scenarios developed using the IMAGE2.4 framework (Integrated Model to Assess the Global Environment) to explore how different assumptions on future climate and air pollution policies influence emissions of greenhouse gases and air pollutants. These scenarios describe emission developments in 26 world regions for the 21st century, using a matrix of climate and air pollution policies. For climate policy, the study uses a baseline resulting in forcing levels slightly above RCP6.0 and an ambitious climate policy scenario similar to RCP2.6. For air pollution, the study explores increasingly tight emission standards, ranging from no improvement, current legislation and three variants assuming further improvements. For all pollutants, the results show that more stringent control policies are needed after 2030 to prevent a rise in emissions due to increased activities and further reduce emissions. The results also show that climate mitigation policies have the highest impact on SO2and NOXemissions, while their impact on BC and OC emissions is relatively low, determined by the overlap between greenhouse gas and air pollutant emission sources. Climate policy can have important co-benefits; a 10% decrease in global CO2emissions by 2100 leads to a decrease of SO2and NOXemissions by about 10% and 5%, respectively compared to 2005 levels. In most regions, low levels of air pollutant emissions can also be achieved by solely implementing stringent air pollution policies. The largest differences across the scenarios are found in Asia and other developing regions, where a combination of climate and air pollution policy is needed to bring air pollution levels below those of today.", "author" : [ { "dropping-particle" : "", "family" : "Braspenning Radu", "given" : "Olivia", "non-dropping-particle" : "", "parse-names" : false, "suffix" : "" }, { "dropping-particle" : "", "family" : "Berg", "given" : "Maarten", "non-dropping-particle" : "van den", "parse-names" : false, "suffix" : "" }, { "dropping-particle" : "", "family" : "Klimont", "given" : "Zbigniew", "non-dropping-particle" : "", "parse-names" : false, "suffix" : "" }, { "dropping-particle" : "", "family" : "Deetman", "given" : "Sebastiaan", "non-dropping-particle" : "", "parse-names" : false, "suffix" : "" }, { "dropping-particle" : "", "family" : "Janssens-Maenhout", "given" : "Greet", "non-dropping-particle" : "", "parse-names" : false, "suffix" : "" }, { "dropping-particle" : "", "family" : "Muntean", "given" : "Marilena", "non-dropping-particle" : "", "parse-names" : false, "suffix" : "" }, { "dropping-particle" : "", "family" : "Heyes", "given" : "Chris", "non-dropping-particle" : "", "parse-names" : false, "suffix" : "" }, { "dropping-particle" : "", "family" : "Dentener", "given" : "Frank", "non-dropping-particle" : "", "parse-names" : false, "suffix" : "" }, { "dropping-particle" : "", "family" : "Vuuren", "given" : "Detlef P.", "non-dropping-particle" : "van", "parse-names" : false, "suffix" : "" } ], "container-title" : "Atmospheric Environment", "id" : "ITEM-4", "issued" : { "date-parts" : [ [ "2016" ] ] }, "page" : "577-591", "title" : "Exploring synergies between climate and air quality policies using long-term global and regional emission scenarios", "translator" : [ { "dropping-particle" : "", "family" : "G2836", "given" : "", "non-dropping-particle" : "", "parse-names" : false, "suffix" : "" } ], "type" : "article-journal", "volume" : "140" }, "prefix" : "e.g., ", "uris" : [ "http://www.mendeley.com/documents/?uuid=750882e2-aa57-4eb0-b157-59167d56968a" ] }, { "id" : "ITEM-5", "itemData" : { "DOI" : "10.1073/pnas.1819989116", "abstract" : "We assessed the effects of air pollution and greenhouse gases on public health, climate, and the hydrologic cycle. We combined a global atmospheric chemistry\u2013climate model with air pollution exposure functions, based on an unmatched large number of cohort studies in many countries. We find that fossil-fuel-related emissions account for about 65% of the excess mortality rate attributable to air pollution, and 70% of the climate cooling by anthropogenic aerosols. We conclude that to save millions of lives and restore aerosol-perturbed rainfall patterns, while limiting global warming to 2 \u00b0C, a rapid phaseout of fossil-fuel-related emissions and major reductions of other anthropogenic sources are needed.Anthropogenic greenhouse gases and aerosols are associated with climate change and human health risks. We used a global model to estimate the climate and public health outcomes attributable to fossil fuel use, indicating the potential benefits of a phaseout. We show that it can avoid an excess mortality rate of 3.61 (2.96\u20134.21) million per year from outdoor air pollution worldwide. This could be up to 5.55 (4.52\u20136.52) million per year by additionally controlling nonfossil anthropogenic sources. Globally, fossil-fuel-related emissions account for about 65% of the excess mortality, and 70% of the climate cooling by anthropogenic aerosols. The chemical influence of air pollution on aeolian dust contributes to the aerosol cooling. Because aerosols affect the hydrologic cycle, removing the anthropogenic emissions in the model increases rainfall by 10\u201370% over densely populated regions in India and 10\u201330% over northern China, and by 10\u201340% over Central America, West Africa, and the drought-prone Sahel, thus contributing to water and food security. Since aerosols mask the anthropogenic rise in global temperature, removing fossil-fuel-generated particles liberates 0.51(\u00b10.03) \u00b0C and all pollution particles 0.73(\u00b10.03) \u00b0C warming, reaching around 2 \u00b0C over North America and Northeast Asia. The steep temperature increase from removing aerosols can be moderated to about 0.36(\u00b10.06) \u00b0C globally by the simultaneous reduction of tropospheric ozone and methane. We conclude that a rapid phaseout of fossil-fuel-related emissions and major reductions of other anthropogenic sources are needed to save millions of lives, restore aerosol-perturbed rainfall patterns, and limit global warming to 2 \u00b0C.", "author" : [ { "dropping-particle" : "", "family" : "Lelieveld", "given" : "J", "non-dropping-particle" : "", "parse-names" : false, "suffix" : "" }, { "dropping-particle" : "", "family" : "Klingm\u00fcller", "given" : "K", "non-dropping-particle" : "", "parse-names" : false, "suffix" : "" }, { "dropping-particle" : "", "family" : "Pozzer", "given" : "A", "non-dropping-particle" : "", "parse-names" : false, "suffix" : "" }, { "dropping-particle" : "", "family" : "Burnett", "given" : "R T", "non-dropping-particle" : "", "parse-names" : false, "suffix" : "" }, { "dropping-particle" : "", "family" : "Haines", "given" : "A", "non-dropping-particle" : "", "parse-names" : false, "suffix" : "" }, { "dropping-particle" : "", "family" : "Ramanathan", "given" : "V", "non-dropping-particle" : "", "parse-names" : false, "suffix" : "" } ], "container-title" : "Proceedings of the National Academy of Sciences", "id" : "ITEM-5", "issued" : { "date-parts" : [ [ "2019", "3", "20" ] ] }, "page" : "201819989", "title" : "Effects of fossil fuel and total anthropogenic emission removal on public health and climate", "translator" : [ { "dropping-particle" : "", "family" : "G3680", "given" : "", "non-dropping-particle" : "", "parse-names" : false, "suffix" : "" } ], "type" : "article-journal" }, "uris" : [ "http://www.mendeley.com/documents/?uuid=f3ed5ee4-3445-4811-ad80-17c705d3276c" ] }, { "id" : "ITEM-6", "itemData" : { "DOI" : "10.1073/pnas.1415631111", "ISSN" : "0027-8424", "PMID" : "25368182", "abstract" : "Anthropogenic global warming is driven by emissions of a wide variety of radiative forcers ranging from very short-lived climate forcers (SLCFs), like black carbon, to very long-lived, like CO2. These species are often released from common sources and are therefore intricately linked. However, for reasons of simplification, this CO2-SLCF linkage was often disregarded in long-term projections of earlier studies. Here we explicitly account for CO2-SLCF linkages and show that the short- and long-term climate effects of many SLCF measures consistently become smaller in scenarios that keep warming to below 2 \u00b0C relative to preindustrial levels. Although long-term mitigation of methane and hydrofluorocarbons are integral parts of 2 \u00b0C scenarios, early action on these species mainly influences near-term temperatures and brings small benefits for limiting maximum warming relative to comparable reductions taking place later. Furthermore, we find that maximum 21st-century warming in 2 \u00b0C-consistent scenarios is largely unaffected by additional black-carbon-related measures because key emission sources are already phased-out through CO2 mitigation. Our study demonstrates the importance of coherently considering CO2-SLCF coevolutions. Failing to do so leads to strongly and consistently overestimating the effect of SLCF measures in climate stabilization scenarios. Our results reinforce that SLCF measures are to be considered complementary rather than a substitute for early and stringent CO2 mitigation. Near-term SLCF measures do not allow for more time for CO2 mitigation. We disentangle and resolve the distinct benefits across different species and therewith facilitate an integrated strategy for mitigating both short and long-term climate change.", "author" : [ { "dropping-particle" : "", "family" : "Rogelj", "given" : "Joeri", "non-dropping-particle" : "", "parse-names" : false, "suffix" : "" }, { "dropping-particle" : "", "family" : "Schaeffer", "given" : "Michiel", "non-dropping-particle" : "", "parse-names" : false, "suffix" : "" }, { "dropping-particle" : "", "family" : "Meinshausen", "given" : "Malte", "non-dropping-particle" : "", "parse-names" : false, "suffix" : "" }, { "dropping-particle" : "", "family" : "Shindell", "given" : "Drew T.", "non-dropping-particle" : "", "parse-names" : false, "suffix" : "" }, { "dropping-particle" : "", "family" : "Hare", "given" : "William", "non-dropping-particle" : "", "parse-names" : false, "suffix" : "" }, { "dropping-particle" : "", "family" : "Klimont", "given" : "Zbigniew", "non-dropping-particle" : "", "parse-names" : false, "suffix" : "" }, { "dropping-particle" : "", "family" : "Velders", "given" : "Guus J. M.", "non-dropping-particle" : "", "parse-names" : false, "suffix" : "" }, { "dropping-particle" : "", "family" : "Amann", "given" : "Markus", "non-dropping-particle" : "", "parse-names" : false, "suffix" : "" }, { "dropping-particle" : "", "family" : "Schellnhuber", "given" : "Hans Joachim", "non-dropping-particle" : "", "parse-names" : false, "suffix" : "" } ], "container-title" : "Proceedings of the National Academy of Sciences", "id" : "ITEM-6", "issue" : "46", "issued" : { "date-parts" : [ [ "2014", "11", "4" ] ] }, "language" : "en", "page" : "16325-16330", "title" : "Disentangling the effects of CO2 and short-lived climate forcer mitigation", "translator" : [ { "dropping-particle" : "", "family" : "G2882", "given" : "", "non-dropping-particle" : "", "parse-names" : false, "suffix" : "" } ], "type" : "article-journal", "volume" : "111" }, "uris" : [ "http://www.mendeley.com/documents/?uuid=f5158f11-b521-4a04-b21a-f3f3dd56ab78" ] }, { "id" : "ITEM-7", "itemData" : { "DOI" : "10.1038/s41586-019-1554-z", "ISSN" : "14764687", "abstract" : "The combustion of fossil fuels produces emissions of the long-lived greenhouse gas carbon dioxide and of short-lived pollutants, including sulfur dioxide, that contribute to the formation of atmospheric aerosols1. Atmospheric aerosols can cool the climate, masking some of the warming effect that results from the emission of greenhouse gases1. However, aerosol particulates are highly toxic when inhaled, leading to millions of premature deaths per year2,3. The phasing out of unabated fossil-fuel combustion will therefore provide health benefits, but will also reduce the extent to which the warming induced by greenhouse gases is masked by aerosols. Because aerosol levels respond much more rapidly to changes in emissions relative to carbon dioxide, large near-term increases in the magnitude and rate of climate warming are predicted in many idealized studies that typically assume an instantaneous removal of all anthropogenic or fossil-fuel-related emissions1,4\u20139. Here we show that more realistic modelling scenarios do not produce a substantial near-term increase in either the magnitude or the rate of warming, and in fact can lead to a decrease in warming rates within two decades of the start of the fossil-fuel phase-out. Accounting for the time required to transform power generation, industry and transportation leads to gradually increasing and largely offsetting climate impacts of carbon dioxide and sulfur dioxide, with the rate of warming further slowed by reductions in fossil-methane emissions. Our results indicate that even the most aggressive plausible transition to a clean-energy society provides benefits for climate change mitigation and air quality at essentially all decadal to centennial timescales.", "author" : [ { "dropping-particle" : "", "family" : "Shindell", "given" : "Drew T.", "non-dropping-particle" : "", "parse-names" : false, "suffix" : "" }, { "dropping-particle" : "", "family" : "Smith", "given" : "Christopher J.", "non-dropping-particle" : "", "parse-names" : false, "suffix" : "" } ], "container-title" : "Nature", "id" : "ITEM-7", "issue" : "7774", "issued" : { "date-parts" : [ [ "2019" ] ] }, "page" : "408-411", "title" : "Climate and air-quality benefits of a realistic phase-out of fossil fuels", "translator" : [ { "dropping-particle" : "", "family" : "G4277", "given" : "", "non-dropping-particle" : "", "parse-names" : false, "suffix" : "" } ], "type" : "article-journal", "volume" : "573" }, "uris" : [ "http://www.mendeley.com/documents/?uuid=4ea276d9-a66a-4c66-b756-14840f160382" ] } ], "mendeley" : { "formattedCitation" : "(McCollum et al., 2013; Rogelj et al., 2014b; e.g., Braspenning Radu et al., 2016; Rao et al., 2016; Stechow et al., 2016; Lelieveld et al., 2019; Shindell and Smith, 2019)", "manualFormatting" : "(e.g., McCollum et al., 2013; Rogelj et al., 2014b; Braspenning Radu et al., 2016; Rao et al., 2016; Stechow et al., 2016; Lelieveld et al., 2019; Shindell and Smith, 2019)", "plainTextFormattedCitation" : "(McCollum et al., 2013; Rogelj et al., 2014b; e.g., Braspenning Radu et al., 2016; Rao et al., 2016; Stechow et al., 2016; Lelieveld et al., 2019; Shindell and Smith, 2019)", "previouslyFormattedCitation" : "(McCollum et al., 2013; Rogelj et al., 2014b; e.g., Braspenning Radu et al., 2016; Rao et al., 2016; Stechow et al., 2016; Lelieveld et al., 2019; Shindell and Smith, 2019)" }, "properties" : { "noteIndex" : 0 }, "schema" : "https://github.com/citation-style-language/schema/raw/master/csl-citation.json" }</w:instrText>
      </w:r>
      <w:r w:rsidRPr="00981F7A">
        <w:rPr>
          <w:rFonts w:cs="Times New Roman"/>
          <w:color w:val="000000" w:themeColor="text1"/>
          <w:lang w:val="en-GB"/>
        </w:rPr>
        <w:fldChar w:fldCharType="separate"/>
      </w:r>
      <w:r w:rsidR="00CB33A1">
        <w:rPr>
          <w:rFonts w:cs="Times New Roman"/>
          <w:noProof/>
          <w:color w:val="000000" w:themeColor="text1"/>
          <w:lang w:val="nb-NO"/>
        </w:rPr>
        <w:t>(</w:t>
      </w:r>
      <w:ins w:id="5282" w:author="Robin Matthews" w:date="2021-07-08T17:37:00Z">
        <w:r w:rsidR="00C23C58">
          <w:rPr>
            <w:rFonts w:cs="Times New Roman"/>
            <w:noProof/>
            <w:color w:val="000000" w:themeColor="text1"/>
            <w:lang w:val="nb-NO"/>
          </w:rPr>
          <w:t xml:space="preserve">e.g., </w:t>
        </w:r>
      </w:ins>
      <w:r w:rsidR="00CB33A1">
        <w:rPr>
          <w:rFonts w:cs="Times New Roman"/>
          <w:noProof/>
          <w:color w:val="000000" w:themeColor="text1"/>
          <w:lang w:val="nb-NO"/>
        </w:rPr>
        <w:t xml:space="preserve">McCollum et al., 2013; Rogelj et al., 2014b; </w:t>
      </w:r>
      <w:del w:id="5283" w:author="Robin Matthews" w:date="2021-07-08T17:37:00Z">
        <w:r w:rsidR="00CB33A1" w:rsidDel="00C23C58">
          <w:rPr>
            <w:rFonts w:cs="Times New Roman"/>
            <w:noProof/>
            <w:color w:val="000000" w:themeColor="text1"/>
            <w:lang w:val="nb-NO"/>
          </w:rPr>
          <w:delText xml:space="preserve">e.g., </w:delText>
        </w:r>
      </w:del>
      <w:r w:rsidR="00CB33A1">
        <w:rPr>
          <w:rFonts w:cs="Times New Roman"/>
          <w:noProof/>
          <w:color w:val="000000" w:themeColor="text1"/>
          <w:lang w:val="nb-NO"/>
        </w:rPr>
        <w:t>Braspenning Radu et al., 2016; Rao et al., 2016; Stechow et al., 2016; Lelieveld et al., 2019; Shindell and Smith, 2019)</w:t>
      </w:r>
      <w:r w:rsidRPr="00981F7A">
        <w:rPr>
          <w:rFonts w:cs="Times New Roman"/>
          <w:color w:val="000000" w:themeColor="text1"/>
          <w:lang w:val="en-GB"/>
        </w:rPr>
        <w:fldChar w:fldCharType="end"/>
      </w:r>
      <w:commentRangeEnd w:id="5280"/>
      <w:commentRangeEnd w:id="5281"/>
      <w:r w:rsidR="00C23C58">
        <w:rPr>
          <w:rStyle w:val="Marquedecommentaire"/>
        </w:rPr>
        <w:commentReference w:id="5280"/>
      </w:r>
      <w:r w:rsidR="00CB33A1">
        <w:rPr>
          <w:rStyle w:val="Marquedecommentaire"/>
        </w:rPr>
        <w:commentReference w:id="5281"/>
      </w:r>
      <w:r w:rsidRPr="009B33B0">
        <w:rPr>
          <w:rStyle w:val="AR6BodyTextCar"/>
          <w:rFonts w:eastAsiaTheme="majorEastAsia" w:cs="Times New Roman"/>
          <w:color w:val="000000" w:themeColor="text1"/>
          <w:lang w:val="en-GB"/>
        </w:rPr>
        <w:t xml:space="preserve">. </w:t>
      </w:r>
      <w:r w:rsidRPr="009B33B0">
        <w:rPr>
          <w:rFonts w:cs="Times New Roman"/>
          <w:color w:val="000000" w:themeColor="text1"/>
          <w:lang w:val="en-GB"/>
        </w:rPr>
        <w:t xml:space="preserve">Regional studies </w:t>
      </w:r>
      <w:r w:rsidRPr="00981F7A">
        <w:rPr>
          <w:rFonts w:cs="Times New Roman"/>
          <w:color w:val="000000" w:themeColor="text1"/>
          <w:lang w:val="en-GB"/>
        </w:rPr>
        <w:fldChar w:fldCharType="begin" w:fldLock="1"/>
      </w:r>
      <w:r w:rsidR="00D477C7">
        <w:rPr>
          <w:rFonts w:cs="Times New Roman"/>
          <w:color w:val="000000" w:themeColor="text1"/>
          <w:lang w:val="nb-NO"/>
        </w:rPr>
        <w:instrText>ADDIN CSL_CITATION { "citationItems" : [ { "id" : "ITEM-1", "itemData" : { "author" : [ { "dropping-particle" : "", "family" : "Shindell", "given" : "Drew T", "non-dropping-particle" : "", "parse-names" : false, "suffix" : "" }, { "dropping-particle" : "", "family" : "Lee", "given" : "Yunha", "non-dropping-particle" : "", "parse-names" : false, "suffix" : "" }, { "dropping-particle" : "", "family" : "Faluvegi", "given" : "Greg", "non-dropping-particle" : "", "parse-names" : false, "suffix" : "" } ], "container-title" : "Nature Climate Change", "id" : "ITEM-1", "issued" : { "date-parts" : [ [ "2016", "2" ] ] }, "page" : "503", "publisher" : "Nature Publishing Group", "title" : "Climate and health impacts of US emissions reductions consistent with 2\u2009\u00b0C", "translator" : [ { "dropping-particle" : "", "family" : "G3496", "given" : "", "non-dropping-particle" : "", "parse-names" : false, "suffix" : "" } ], "type" : "article-journal", "volume" : "6" }, "uris" : [ "http://www.mendeley.com/documents/?uuid=0f65abf0-5bf5-4010-bf49-39f68ad3b83b" ] }, { "id" : "ITEM-2", "itemData" : { "DOI" : "10.5194/acp-16-5323-2016", "ISSN" : "16807324", "abstract" : "We have investigated how future air quality and climate change are influenced by the US air quality regulations that existed or were proposed in 2013 and a hypothetical climate mitigation policy that aims to reduce 2050 CO2 emissions to be 50 % below 2005 emissions. Using the NASA GISS ModelE2 general circulation model, we look at the impacts for year 2030 and 2055. The US energy-sector emissions are from the GLIMPSE project (GEOS-Chem LIDORT Integrated with MARKAL (MARKet ALlocation) for the Purpose of Scenario Exploration), and other US emissions data sets and the rest of the world emissions data sets are based on the RCP4.5 scenario. The US air quality regulations are projected to have a strong beneficial impact on US air quality and public health in year 2030 and 2055 but result in positive radiative forcing. Under this scenario, no more emission constraints are added after 2020, and the impacts on air quality and climate change are similar between year 2030 and 2055. Surface particulate matter with a diameter smaller than 2.5 \u00b5m (PM2.5) is reduced by \u223c 2 \u00b5g m\u22123 on average over the USA, and surface ozone by \u223c 8 ppbv. The improved air quality prevents about 91 400 premature deaths in the USA, mainly due to the PM2.5 reduction (\u223c 74 200 lives saved). The air quality regulations reduce the light-reflecting aerosols (i.e., sulfate and organic matter) more than the light-absorbing species (i.e., black carbon and ozone), leading to a strong positive radiative forcing (RF) over the USA by both aerosols' direct and indirect forcing: the total RF is \u223c 0.04 W m\u22122 over the globe, and \u223c 0.8 W m\u22122 over the USA. Under the hypothetical climate policy, a future CO2 emissions cut is achieved in part by relying less on coal, and thus SO2 emissions are noticeably reduced. This provides air quality co-benefits, but it could lead to potential climate disbenefits over the USA. In 2055, the US mean total RF is +0.22 W m\u22122 due to positive aerosol direct and indirect forcing, while the global mean total RF is \u22120.06 W m\u22122 due to the dominant negative CO2 RF (instantaneous RF). To achieve a regional-scale climate benefit via a climate policy, it is critical (1) to have multinational efforts to reduce greenhouse gas (GHG) emissions and (2) to simultaneously target emission reduction of light-absorbing species (e.g., BC and O3) on top of long-lived species. The latter is very desirable as the resulting climate benefit occurs faster and provides co-benefits to air quality and pu\u2026", "author" : [ { "dropping-particle" : "", "family" : "Lee", "given" : "Yunha", "non-dropping-particle" : "", "parse-names" : false, "suffix" : "" }, { "dropping-particle" : "", "family" : "Shindell", "given" : "Drew T.", "non-dropping-particle" : "", "parse-names" : false, "suffix" : "" }, { "dropping-particle" : "", "family" : "Faluvegi", "given" : "Greg", "non-dropping-particle" : "", "parse-names" : false, "suffix" : "" }, { "dropping-particle" : "", "family" : "Pinder", "given" : "Rob W.", "non-dropping-particle" : "", "parse-names" : false, "suffix" : "" } ], "container-title" : "Atmospheric Chemistry and Physics", "id" : "ITEM-2", "issue" : "8", "issued" : { "date-parts" : [ [ "2016" ] ] }, "page" : "5323-5342", "title" : "Potential impact of a US climate policy and air quality regulations on future air quality and climate change", "translator" : [ { "dropping-particle" : "", "family" : "G2755", "given" : "", "non-dropping-particle" : "", "parse-names" : false, "suffix" : "" } ], "type" : "article-journal", "volume" : "16" }, "uris" : [ "http://www.mendeley.com/documents/?uuid=68612734-e2c1-4920-ad0f-b3c438a4edc7" ] }, { "id" : "ITEM-3", "itemData" : { "DOI" : "10.1038/s41558-018-0139-4", "ISSN" : "17586798", "abstract" : "Climate policies targeting energy-related CO2 emissions, which act on a global scale over long time horizons, can result in localized, near-term reductions in both air pollution and adverse human health impacts. Focusing on China, the largest energy-using and CO2-emitting nation, we develop a cross-scale modelling approach to quantify these air quality co-benefits, and compare them to the economic costs of climate policy. We simulate the effects of an illustrative climate policy, a price on CO2 emissions. In a policy scenario consistent with China's recent pledge to reach a peak in CO2 emissions by 2030, we project that national health co-benefits from improved air quality would partially or fully offset policy costs depending on chosen health valuation. Net health co-benefits are found to rise with increasing policy stringency.", "author" : [ { "dropping-particle" : "", "family" : "Li", "given" : "Mingwei", "non-dropping-particle" : "", "parse-names" : false, "suffix" : "" }, { "dropping-particle" : "", "family" : "Zhang", "given" : "Da", "non-dropping-particle" : "", "parse-names" : false, "suffix" : "" }, { "dropping-particle" : "", "family" : "Li", "given" : "Chiao-Ting", "non-dropping-particle" : "", "parse-names" : false, "suffix" : "" }, { "dropping-particle" : "", "family" : "Mulvaney", "given" : "Kathleen M", "non-dropping-particle" : "", "parse-names" : false, "suffix" : "" }, { "dropping-particle" : "", "family" : "Selin", "given" : "Noelle E", "non-dropping-particle" : "", "parse-names" : false, "suffix" : "" }, { "dropping-particle" : "", "family" : "Karplus", "given" : "Valerie J", "non-dropping-particle" : "", "parse-names" : false, "suffix" : "" } ], "container-title" : "Nature Climate Change", "id" : "ITEM-3", "issue" : "5", "issued" : { "date-parts" : [ [ "2018" ] ] }, "page" : "398-403", "title" : "Air quality co-benefits of carbon pricing in China", "translator" : [ { "dropping-particle" : "", "family" : "G5423", "given" : "", "non-dropping-particle" : "", "parse-names" : false, "suffix" : "" } ], "type" : "article-journal", "volume" : "8" }, "uris" : [ "http://www.mendeley.com/documents/?uuid=adb14980-ec48-412c-ad5e-ac3474dd81a9" ] }, { "id" : "ITEM-4", "itemData" : { "abstract" : "Patrick Kinney and colleagues model seasonal and annual future ozone-associated mortality in 104 Chinese cities with different population sizes", "author" : [ { "dropping-particle" : "", "family" : "Chen", "given" : "Kai", "non-dropping-particle" : "", "parse-names" : false, "suffix" : "" }, { "dropping-particle" : "", "family" : "Fiore", "given" : "Arlene M", "non-dropping-particle" : "", "parse-names" : false, "suffix" : "" }, { "dropping-particle" : "", "family" : "Chen", "given" : "Renjie", "non-dropping-particle" : "", "parse-names" : false, "suffix" : "" }, { "dropping-particle" : "", "family" : "Jiang", "given" : "Leiwen", "non-dropping-particle" : "", "parse-names" : false, "suffix" : "" }, { "dropping-particle" : "", "family" : "Jones", "given" : "Bryan", "non-dropping-particle" : "", "parse-names" : false, "suffix" : "" }, { "dropping-particle" : "", "family" : "Schneider", "given" : "Alexandra", "non-dropping-particle" : "", "parse-names" : false, "suffix" : "" }, { "dropping-particle" : "", "family" : "Peters", "given" : "Annette", "non-dropping-particle" : "", "parse-names" : false, "suffix" : "" }, { "dropping-particle" : "", "family" : "Bi", "given" : "Jun", "non-dropping-particle" : "", "parse-names" : false, "suffix" : "" }, { "dropping-particle" : "", "family" : "Kan", "given" : "Haidong", "non-dropping-particle" : "", "parse-names" : false, "suffix" : "" }, { "dropping-particle" : "", "family" : "Kinney", "given" : "Patrick L", "non-dropping-particle" : "", "parse-names" : false, "suffix" : "" } ], "container-title" : "PLOS Medicine", "id" : "ITEM-4", "issue" : "7", "issued" : { "date-parts" : [ [ "2018", "7", "3" ] ] }, "page" : "e1002598", "publisher" : "Public Library of Science", "title" : "Future ozone-related acute excess mortality under climate and population change scenarios in China: A modeling study", "translator" : [ { "dropping-particle" : "", "family" : "G4492", "given" : "", "non-dropping-particle" : "", "parse-names" : false, "suffix" : "" } ], "type" : "article-journal", "volume" : "15" }, "uris" : [ "http://www.mendeley.com/documents/?uuid=2a8a0672-e0a5-4c2e-9cfc-5c88d0548cde" ] } ], "mendeley" : { "formattedCitation" : "(Lee et al., 2016; Shindell et al., 2016; Chen et al., 2018; Li et al., 2018)", "plainTextFormattedCitation" : "(Lee et al., 2016; Shindell et al., 2016; Chen et al., 2018; Li et al., 2018)", "previouslyFormattedCitation" : "(Lee et al., 2016; Shindell et al., 2016; Chen et al., 2018; Li et al., 2018)" }, "properties" : { "noteIndex" : 0 }, "schema" : "https://github.com/citation-style-language/schema/raw/master/csl-citation.json" }</w:instrText>
      </w:r>
      <w:r w:rsidRPr="00981F7A">
        <w:rPr>
          <w:rFonts w:cs="Times New Roman"/>
          <w:color w:val="000000" w:themeColor="text1"/>
          <w:lang w:val="en-GB"/>
        </w:rPr>
        <w:fldChar w:fldCharType="separate"/>
      </w:r>
      <w:r w:rsidR="00CB33A1">
        <w:rPr>
          <w:rFonts w:cs="Times New Roman"/>
          <w:noProof/>
          <w:color w:val="000000" w:themeColor="text1"/>
          <w:lang w:val="en-GB"/>
        </w:rPr>
        <w:t>(Lee et al., 2016; Shindell et al., 2016; Chen et al., 2018; Li et al., 2018)</w:t>
      </w:r>
      <w:r w:rsidRPr="00981F7A">
        <w:rPr>
          <w:rFonts w:cs="Times New Roman"/>
          <w:color w:val="000000" w:themeColor="text1"/>
          <w:lang w:val="en-GB"/>
        </w:rPr>
        <w:fldChar w:fldCharType="end"/>
      </w:r>
      <w:r w:rsidRPr="00981F7A">
        <w:rPr>
          <w:rFonts w:cs="Times New Roman"/>
          <w:color w:val="000000" w:themeColor="text1"/>
          <w:lang w:val="en-GB"/>
        </w:rPr>
        <w:t>, where significant CO</w:t>
      </w:r>
      <w:r w:rsidRPr="00981F7A">
        <w:rPr>
          <w:rFonts w:cs="Times New Roman"/>
          <w:color w:val="000000" w:themeColor="text1"/>
          <w:vertAlign w:val="subscript"/>
          <w:lang w:val="en-GB"/>
        </w:rPr>
        <w:t>2</w:t>
      </w:r>
      <w:r w:rsidRPr="00981F7A">
        <w:rPr>
          <w:rFonts w:cs="Times New Roman"/>
          <w:color w:val="000000" w:themeColor="text1"/>
          <w:lang w:val="en-GB"/>
        </w:rPr>
        <w:t xml:space="preserve"> reductions were assumed for 2030 and 2050, show consistently reduction of PM</w:t>
      </w:r>
      <w:r w:rsidRPr="00981F7A">
        <w:rPr>
          <w:rFonts w:cs="Times New Roman"/>
          <w:color w:val="000000" w:themeColor="text1"/>
          <w:vertAlign w:val="subscript"/>
          <w:lang w:val="en-GB"/>
        </w:rPr>
        <w:t>2.5</w:t>
      </w:r>
      <w:r w:rsidRPr="00981F7A">
        <w:rPr>
          <w:rFonts w:cs="Times New Roman"/>
          <w:color w:val="000000" w:themeColor="text1"/>
          <w:lang w:val="en-GB"/>
        </w:rPr>
        <w:t xml:space="preserve"> and ozone concentrations resulting in important health benefits. </w:t>
      </w:r>
      <w:r w:rsidRPr="004E77CB">
        <w:rPr>
          <w:rFonts w:cs="Times New Roman"/>
          <w:color w:val="000000" w:themeColor="text1"/>
          <w:lang w:val="en-GB"/>
        </w:rPr>
        <w:t>However, these improvements are not sufficient to bring PM</w:t>
      </w:r>
      <w:r w:rsidRPr="004E77CB">
        <w:rPr>
          <w:rFonts w:cs="Times New Roman"/>
          <w:color w:val="000000" w:themeColor="text1"/>
          <w:vertAlign w:val="subscript"/>
          <w:lang w:val="en-GB"/>
        </w:rPr>
        <w:t>2.5</w:t>
      </w:r>
      <w:r w:rsidRPr="004E77CB">
        <w:rPr>
          <w:rFonts w:cs="Times New Roman"/>
          <w:color w:val="000000" w:themeColor="text1"/>
          <w:lang w:val="en-GB"/>
        </w:rPr>
        <w:t xml:space="preserve"> levels in agreement with the WHO air</w:t>
      </w:r>
      <w:ins w:id="5284" w:author="Lucy Cowie" w:date="2021-07-28T18:11:00Z">
        <w:r w:rsidR="007B0DE3">
          <w:rPr>
            <w:rFonts w:cs="Times New Roman"/>
            <w:color w:val="000000" w:themeColor="text1"/>
            <w:lang w:val="en-GB"/>
          </w:rPr>
          <w:t>-</w:t>
        </w:r>
      </w:ins>
      <w:del w:id="5285" w:author="Lucy Cowie" w:date="2021-07-28T18:11:00Z">
        <w:r w:rsidRPr="004E77CB" w:rsidDel="007B0DE3">
          <w:rPr>
            <w:rFonts w:cs="Times New Roman"/>
            <w:color w:val="000000" w:themeColor="text1"/>
            <w:lang w:val="en-GB"/>
          </w:rPr>
          <w:delText xml:space="preserve"> </w:delText>
        </w:r>
      </w:del>
      <w:r w:rsidRPr="004E77CB">
        <w:rPr>
          <w:rFonts w:cs="Times New Roman"/>
          <w:color w:val="000000" w:themeColor="text1"/>
          <w:lang w:val="en-GB"/>
        </w:rPr>
        <w:t xml:space="preserve">quality </w:t>
      </w:r>
      <w:commentRangeStart w:id="5286"/>
      <w:r w:rsidRPr="004E77CB">
        <w:rPr>
          <w:rFonts w:cs="Times New Roman"/>
          <w:color w:val="000000" w:themeColor="text1"/>
          <w:lang w:val="en-GB"/>
        </w:rPr>
        <w:t>guideline</w:t>
      </w:r>
      <w:commentRangeEnd w:id="5286"/>
      <w:r w:rsidR="0032654D">
        <w:rPr>
          <w:rStyle w:val="Marquedecommentaire"/>
          <w:lang w:val="en-GB"/>
        </w:rPr>
        <w:commentReference w:id="5286"/>
      </w:r>
      <w:r w:rsidRPr="004E77CB">
        <w:rPr>
          <w:rFonts w:cs="Times New Roman"/>
          <w:color w:val="000000" w:themeColor="text1"/>
          <w:lang w:val="en-GB"/>
        </w:rPr>
        <w:t xml:space="preserve"> in several regions. Amann et al. </w:t>
      </w:r>
      <w:commentRangeStart w:id="5287"/>
      <w:r w:rsidRPr="004E77CB">
        <w:rPr>
          <w:rFonts w:cs="Times New Roman"/>
          <w:color w:val="000000" w:themeColor="text1"/>
          <w:lang w:val="en-GB"/>
        </w:rPr>
        <w:fldChar w:fldCharType="begin" w:fldLock="1"/>
      </w:r>
      <w:r w:rsidR="00D477C7">
        <w:rPr>
          <w:rFonts w:cs="Times New Roman"/>
          <w:color w:val="000000" w:themeColor="text1"/>
          <w:lang w:val="en-GB"/>
        </w:rPr>
        <w:instrText>ADDIN CSL_CITATION { "citationItems" : [ { "id" : "ITEM-1", "itemData" : { "DOI" : "10.1098/rsta.2019.0331", "author" : [ { "dropping-particle" : "", "family" : "Amann", "given" : "Markus", "non-dropping-particle" : "", "parse-names" : false, "suffix" : "" }, { "dropping-particle" : "", "family" : "Kiesewetter", "given" : "Gregor", "non-dropping-particle" : "", "parse-names" : false, "suffix" : "" }, { "dropping-particle" : "", "family" : "Sch\u00f6pp", "given" : "Wolfgang", "non-dropping-particle" : "", "parse-names" : false, "suffix" : "" }, { "dropping-particle" : "", "family" : "Klimont", "given" : "Zbigniew", "non-dropping-particle" : "", "parse-names" : false, "suffix" : "" }, { "dropping-particle" : "", "family" : "Winiwarter", "given" : "Wilfried", "non-dropping-particle" : "", "parse-names" : false, "suffix" : "" }, { "dropping-particle" : "", "family" : "Cofala", "given" : "Janusz", "non-dropping-particle" : "", "parse-names" : false, "suffix" : "" }, { "dropping-particle" : "", "family" : "Rafaj", "given" : "Peter", "non-dropping-particle" : "", "parse-names" : false, "suffix" : "" }, { "dropping-particle" : "", "family" : "H\u00f6glund-Isaksson", "given" : "Lena", "non-dropping-particle" : "", "parse-names" : false, "suffix" : "" }, { "dropping-particle" : "", "family" : "Gomez-Sabriana", "given" : "Adriana", "non-dropping-particle" : "", "parse-names" : false, "suffix" : "" }, { "dropping-particle" : "", "family" : "Heyes", "given" : "Chris", "non-dropping-particle" : "", "parse-names" : false, "suffix" : "" }, { "dropping-particle" : "", "family" : "Purohit", "given" : "Pallav", "non-dropping-particle" : "", "parse-names" : false, "suffix" : "" }, { "dropping-particle" : "", "family" : "Borken-Kleefeld", "given" : "Jens", "non-dropping-particle" : "", "parse-names" : false, "suffix" : "" }, { "dropping-particle" : "", "family" : "Wagner", "given" : "Fabian", "non-dropping-particle" : "", "parse-names" : false, "suffix" : "" }, { "dropping-particle" : "", "family" : "Sander", "given" : "Robert", "non-dropping-particle" : "", "parse-names" : false, "suffix" : "" }, { "dropping-particle" : "", "family" : "Fagerli", "given" : "Hilde", "non-dropping-particle" : "", "parse-names" : false, "suffix" : "" }, { "dropping-particle" : "", "family" : "Nyiri", "given" : "Agnes", "non-dropping-particle" : "", "parse-names" : false, "suffix" : "" }, { "dropping-particle" : "", "family" : "Cozzi", "given" : "Laura", "non-dropping-particle" : "", "parse-names" : false, "suffix" : "" }, { "dropping-particle" : "", "family" : "Pavarini", "given" : "Claudia", "non-dropping-particle" : "", "parse-names" : false, "suffix" : "" } ], "container-title" : "Philosophical Transactions of the Royal Society A: Mathematical, Physical and Engineering Sciences", "id" : "ITEM-1", "issue" : "2183", "issued" : { "date-parts" : [ [ "2020", "10", "30" ] ] }, "note" : "doi: 10.1098/rsta.2019.0331", "page" : "20190331", "publisher" : "Royal Society", "title" : "Reducing global air pollution: the scope for further policy interventions", "translator" : [ { "dropping-particle" : "", "family" : "G4917", "given" : "", "non-dropping-particle" : "", "parse-names" : false, "suffix" : "" } ], "type" : "article-journal", "volume" : "378" }, "suppress-author" : 1, "uris" : [ "http://www.mendeley.com/documents/?uuid=67901c89-4631-4332-9321-ed78a2c891c3" ] } ], "mendeley" : { "formattedCitation" : "(2020)", "plainTextFormattedCitation" : "(2020)", "previouslyFormattedCitation" : "(2020)" }, "properties" : { "noteIndex" : 0 }, "schema" : "https://github.com/citation-style-language/schema/raw/master/csl-citation.json" }</w:instrText>
      </w:r>
      <w:r w:rsidRPr="004E77CB">
        <w:rPr>
          <w:rFonts w:cs="Times New Roman"/>
          <w:color w:val="000000" w:themeColor="text1"/>
          <w:lang w:val="en-GB"/>
        </w:rPr>
        <w:fldChar w:fldCharType="separate"/>
      </w:r>
      <w:r w:rsidR="00CB33A1">
        <w:rPr>
          <w:rFonts w:cs="Times New Roman"/>
          <w:noProof/>
          <w:color w:val="000000" w:themeColor="text1"/>
          <w:lang w:val="en-GB"/>
        </w:rPr>
        <w:t>(2020)</w:t>
      </w:r>
      <w:r w:rsidRPr="004E77CB">
        <w:rPr>
          <w:rFonts w:cs="Times New Roman"/>
          <w:color w:val="000000" w:themeColor="text1"/>
          <w:lang w:val="en-GB"/>
        </w:rPr>
        <w:fldChar w:fldCharType="end"/>
      </w:r>
      <w:commentRangeEnd w:id="5287"/>
      <w:r w:rsidR="00CB33A1">
        <w:rPr>
          <w:rStyle w:val="Marquedecommentaire"/>
        </w:rPr>
        <w:commentReference w:id="5287"/>
      </w:r>
      <w:r w:rsidRPr="004E77CB">
        <w:rPr>
          <w:rFonts w:cs="Times New Roman"/>
          <w:color w:val="000000" w:themeColor="text1"/>
          <w:lang w:val="en-GB"/>
        </w:rPr>
        <w:t xml:space="preserve"> and UNEP </w:t>
      </w:r>
      <w:commentRangeStart w:id="5288"/>
      <w:r w:rsidRPr="004E77CB">
        <w:rPr>
          <w:rFonts w:cs="Times New Roman"/>
          <w:color w:val="000000" w:themeColor="text1"/>
          <w:lang w:val="en-GB"/>
        </w:rPr>
        <w:fldChar w:fldCharType="begin" w:fldLock="1"/>
      </w:r>
      <w:r w:rsidR="00D477C7">
        <w:rPr>
          <w:rFonts w:cs="Times New Roman"/>
          <w:color w:val="000000" w:themeColor="text1"/>
          <w:lang w:val="en-GB"/>
        </w:rPr>
        <w:instrText>ADDIN CSL_CITATION { "citationItems" : [ { "id" : "ITEM-1", "itemData" : { "ISBN" : "978-92-807-3725-7", "abstract" : "This report identifies 25 clean air measures that can positively impact human health, crop yields, climate change and socio-economic development, as well as contribute to achieving the Sustainable Development Goals. Implementing these measures could help 1 billion people breathe cleaner air by 2030 and reduce global warming by a third of a degree Celsius by 2050.", "author" : [ { "dropping-particle" : "", "family" : "UNEP", "given" : "", "non-dropping-particle" : "", "parse-names" : false, "suffix" : "" } ], "id" : "ITEM-1", "issued" : { "date-parts" : [ [ "2019" ] ] }, "number-of-pages" : "232", "publisher" : "United Nations Environment Program (UNEP)", "publisher-place" : "Nairobi, Kenya", "title" : "Air Pollution in Asia and the Pacific: Science-Based Solutions", "translator" : [ { "dropping-particle" : "", "family" : "G4224", "given" : "Rt7", "non-dropping-particle" : "", "parse-names" : false, "suffix" : "" } ], "type" : "report" }, "suppress-author" : 1, "uris" : [ "http://www.mendeley.com/documents/?uuid=27b19369-65b1-41d0-b1e7-cfe84231516e" ] } ], "mendeley" : { "formattedCitation" : "(2019)", "plainTextFormattedCitation" : "(2019)", "previouslyFormattedCitation" : "(2019)" }, "properties" : { "noteIndex" : 0 }, "schema" : "https://github.com/citation-style-language/schema/raw/master/csl-citation.json" }</w:instrText>
      </w:r>
      <w:r w:rsidRPr="004E77CB">
        <w:rPr>
          <w:rFonts w:cs="Times New Roman"/>
          <w:color w:val="000000" w:themeColor="text1"/>
          <w:lang w:val="en-GB"/>
        </w:rPr>
        <w:fldChar w:fldCharType="separate"/>
      </w:r>
      <w:r w:rsidR="00CB33A1">
        <w:rPr>
          <w:rFonts w:cs="Times New Roman"/>
          <w:noProof/>
          <w:color w:val="000000" w:themeColor="text1"/>
          <w:lang w:val="en-GB"/>
        </w:rPr>
        <w:t>(2019)</w:t>
      </w:r>
      <w:r w:rsidRPr="004E77CB">
        <w:rPr>
          <w:rFonts w:cs="Times New Roman"/>
          <w:color w:val="000000" w:themeColor="text1"/>
          <w:lang w:val="en-GB"/>
        </w:rPr>
        <w:fldChar w:fldCharType="end"/>
      </w:r>
      <w:commentRangeEnd w:id="5288"/>
      <w:r w:rsidR="00CB33A1">
        <w:rPr>
          <w:rStyle w:val="Marquedecommentaire"/>
        </w:rPr>
        <w:commentReference w:id="5288"/>
      </w:r>
      <w:r w:rsidRPr="004E77CB">
        <w:rPr>
          <w:rFonts w:cs="Times New Roman"/>
          <w:color w:val="000000" w:themeColor="text1"/>
          <w:lang w:val="en-GB"/>
        </w:rPr>
        <w:t xml:space="preserve"> highlight that only</w:t>
      </w:r>
      <w:ins w:id="5289" w:author="Lucy Cowie" w:date="2021-07-28T18:11:00Z">
        <w:r w:rsidR="00E14FCC">
          <w:rPr>
            <w:rFonts w:cs="Times New Roman"/>
            <w:color w:val="000000" w:themeColor="text1"/>
            <w:lang w:val="en-GB"/>
          </w:rPr>
          <w:t xml:space="preserve"> the</w:t>
        </w:r>
      </w:ins>
      <w:r w:rsidRPr="004E77CB">
        <w:rPr>
          <w:rFonts w:cs="Times New Roman"/>
          <w:color w:val="000000" w:themeColor="text1"/>
          <w:lang w:val="en-GB"/>
        </w:rPr>
        <w:t xml:space="preserve"> combination of strong air</w:t>
      </w:r>
      <w:ins w:id="5290" w:author="Lucy Cowie" w:date="2021-07-28T18:11:00Z">
        <w:r w:rsidR="00507EBD">
          <w:rPr>
            <w:rFonts w:cs="Times New Roman"/>
            <w:color w:val="000000" w:themeColor="text1"/>
            <w:lang w:val="en-GB"/>
          </w:rPr>
          <w:t>-</w:t>
        </w:r>
      </w:ins>
      <w:del w:id="5291" w:author="Lucy Cowie" w:date="2021-07-28T18:11:00Z">
        <w:r w:rsidRPr="004E77CB" w:rsidDel="00507EBD">
          <w:rPr>
            <w:rFonts w:cs="Times New Roman"/>
            <w:color w:val="000000" w:themeColor="text1"/>
            <w:lang w:val="en-GB"/>
          </w:rPr>
          <w:delText xml:space="preserve"> </w:delText>
        </w:r>
      </w:del>
      <w:r w:rsidRPr="004E77CB">
        <w:rPr>
          <w:rFonts w:cs="Times New Roman"/>
          <w:color w:val="000000" w:themeColor="text1"/>
          <w:lang w:val="en-GB"/>
        </w:rPr>
        <w:t>quality, development</w:t>
      </w:r>
      <w:del w:id="5292" w:author="Lucy Cowie" w:date="2021-07-28T18:11:00Z">
        <w:r w:rsidRPr="004E77CB" w:rsidDel="00507EBD">
          <w:rPr>
            <w:rFonts w:cs="Times New Roman"/>
            <w:color w:val="000000" w:themeColor="text1"/>
            <w:lang w:val="en-GB"/>
          </w:rPr>
          <w:delText>,</w:delText>
        </w:r>
      </w:del>
      <w:r w:rsidRPr="004E77CB">
        <w:rPr>
          <w:rFonts w:cs="Times New Roman"/>
          <w:color w:val="000000" w:themeColor="text1"/>
          <w:lang w:val="en-GB"/>
        </w:rPr>
        <w:t xml:space="preserve"> and climate policies, including societal transformations, could pave the way towards</w:t>
      </w:r>
      <w:ins w:id="5293" w:author="Lucy Cowie" w:date="2021-07-28T18:11:00Z">
        <w:r w:rsidR="00577A8E">
          <w:rPr>
            <w:rFonts w:cs="Times New Roman"/>
            <w:color w:val="000000" w:themeColor="text1"/>
            <w:lang w:val="en-GB"/>
          </w:rPr>
          <w:t xml:space="preserve"> the</w:t>
        </w:r>
      </w:ins>
      <w:r w:rsidRPr="004E77CB">
        <w:rPr>
          <w:rFonts w:cs="Times New Roman"/>
          <w:color w:val="000000" w:themeColor="text1"/>
          <w:lang w:val="en-GB"/>
        </w:rPr>
        <w:t xml:space="preserve"> achievement of such </w:t>
      </w:r>
      <w:ins w:id="5294" w:author="Lucy Cowie" w:date="2021-07-28T18:11:00Z">
        <w:r w:rsidR="00577A8E">
          <w:rPr>
            <w:rFonts w:cs="Times New Roman"/>
            <w:color w:val="000000" w:themeColor="text1"/>
            <w:lang w:val="en-GB"/>
          </w:rPr>
          <w:t xml:space="preserve">a </w:t>
        </w:r>
      </w:ins>
      <w:r w:rsidRPr="004E77CB">
        <w:rPr>
          <w:rFonts w:cs="Times New Roman"/>
          <w:color w:val="000000" w:themeColor="text1"/>
          <w:lang w:val="en-GB"/>
        </w:rPr>
        <w:t>target at a regional and global level.</w:t>
      </w:r>
      <w:r w:rsidRPr="00981F7A">
        <w:rPr>
          <w:rFonts w:cs="Times New Roman"/>
          <w:color w:val="000000" w:themeColor="text1"/>
          <w:lang w:val="en-GB"/>
        </w:rPr>
        <w:t xml:space="preserve"> </w:t>
      </w:r>
    </w:p>
    <w:p w14:paraId="274A618B" w14:textId="77777777" w:rsidR="00E578B9" w:rsidRPr="00981F7A" w:rsidRDefault="00E578B9" w:rsidP="00D5630D">
      <w:pPr>
        <w:pStyle w:val="AR6BodyText"/>
        <w:rPr>
          <w:rFonts w:cs="Times New Roman"/>
          <w:color w:val="000000" w:themeColor="text1"/>
          <w:lang w:val="en-GB"/>
        </w:rPr>
      </w:pPr>
    </w:p>
    <w:p w14:paraId="6B8CD0BC" w14:textId="0A5F52B1" w:rsidR="00E578B9" w:rsidRPr="00D81664" w:rsidRDefault="00E578B9" w:rsidP="00D5630D">
      <w:pPr>
        <w:pStyle w:val="AR6BodyText"/>
        <w:rPr>
          <w:rFonts w:cs="Times New Roman"/>
          <w:color w:val="333333"/>
          <w:shd w:val="clear" w:color="auto" w:fill="FDFCFA"/>
          <w:lang w:val="en-GB"/>
        </w:rPr>
      </w:pPr>
      <w:r w:rsidRPr="00981F7A">
        <w:rPr>
          <w:rFonts w:cs="Times New Roman"/>
          <w:color w:val="000000" w:themeColor="text1"/>
          <w:lang w:val="en-GB"/>
        </w:rPr>
        <w:t xml:space="preserve">At a global level, Rao et al. </w:t>
      </w:r>
      <w:commentRangeStart w:id="5295"/>
      <w:r w:rsidRPr="00981F7A">
        <w:rPr>
          <w:rFonts w:cs="Times New Roman"/>
          <w:color w:val="000000" w:themeColor="text1"/>
          <w:lang w:val="en-GB"/>
        </w:rPr>
        <w:fldChar w:fldCharType="begin" w:fldLock="1"/>
      </w:r>
      <w:r w:rsidR="00D477C7">
        <w:rPr>
          <w:rFonts w:cs="Times New Roman"/>
          <w:color w:val="000000" w:themeColor="text1"/>
          <w:lang w:val="en-GB"/>
        </w:rPr>
        <w:instrText>ADDIN CSL_CITATION { "citationItems" : [ { "id" : "ITEM-1", "itemData" : { "DOI" : "10.1088/1748-9326/11/12/124013", "ISSN" : "1748-9326", "abstract" : "We present a model comparison study that combines multiple integrated assessment models with a reduced-form global air quality model to assess the potential co-benefits of global climate mitigation policies in relation to the World Health Organization (WHO) goals on air quality and health.We include in our assessment, a range of alternative assumptions on the implementation of current and planned pollution control policies. The resulting air pollution emission ranges significantly extend those in the Representative Concentration Pathways. Climate mitigation policies complement current efforts on air pollution control through technology and fuel transformations in the energy system. A combination of stringent policies on air pollution control and climate change mitigation results in 40% of the global population exposed toPMlevels below theWHOair quality guideline; with the largest improvements estimated for India, China, and Middle East. Our results stress the importance of integrated multisector policy approaches to achieve the Sustainable Development Goals.", "author" : [ { "dropping-particle" : "", "family" : "Rao", "given" : "Shilpa", "non-dropping-particle" : "", "parse-names" : false, "suffix" : "" }, { "dropping-particle" : "", "family" : "Klimont", "given" : "Zbigniew", "non-dropping-particle" : "", "parse-names" : false, "suffix" : "" }, { "dropping-particle" : "", "family" : "Leitao", "given" : "Joana", "non-dropping-particle" : "", "parse-names" : false, "suffix" : "" }, { "dropping-particle" : "", "family" : "Riahi", "given" : "Keywan", "non-dropping-particle" : "", "parse-names" : false, "suffix" : "" }, { "dropping-particle" : "", "family" : "Dingenen", "given" : "Rita", "non-dropping-particle" : "van", "parse-names" : false, "suffix" : "" }, { "dropping-particle" : "", "family" : "Reis", "given" : "Lara Aleluia", "non-dropping-particle" : "", "parse-names" : false, "suffix" : "" }, { "dropping-particle" : "", "family" : "Calvin", "given" : "Katherine", "non-dropping-particle" : "", "parse-names" : false, "suffix" : "" }, { "dropping-particle" : "", "family" : "Dentener", "given" : "Frank", "non-dropping-particle" : "", "parse-names" : false, "suffix" : "" }, { "dropping-particle" : "", "family" : "Drouet", "given" : "Laurent", "non-dropping-particle" : "", "parse-names" : false, "suffix" : "" }, { "dropping-particle" : "", "family" : "Fujimori", "given" : "Shinichiro", "non-dropping-particle" : "", "parse-names" : false, "suffix" : "" }, { "dropping-particle" : "", "family" : "Harmsen", "given" : "Mathijs", "non-dropping-particle" : "", "parse-names" : false, "suffix" : "" }, { "dropping-particle" : "", "family" : "Luderer", "given" : "Gunnar", "non-dropping-particle" : "", "parse-names" : false, "suffix" : "" }, { "dropping-particle" : "", "family" : "Heyes", "given" : "Chris", "non-dropping-particle" : "", "parse-names" : false, "suffix" : "" }, { "dropping-particle" : "", "family" : "Strefler", "given" : "Jessica", "non-dropping-particle" : "", "parse-names" : false, "suffix" : "" }, { "dropping-particle" : "", "family" : "Tavoni", "given" : "Massimo", "non-dropping-particle" : "", "parse-names" : false, "suffix" : "" }, { "dropping-particle" : "", "family" : "Vuuren", "given" : "Detlef P", "non-dropping-particle" : "van", "parse-names" : false, "suffix" : "" } ], "container-title" : "Environmental Research Letters", "id" : "ITEM-1", "issue" : "12", "issued" : { "date-parts" : [ [ "2016", "12", "1" ] ] }, "page" : "124013", "title" : "A multi-model assessment of the co-benefits of climate mitigation for global air quality", "translator" : [ { "dropping-particle" : "", "family" : "G2918", "given" : "", "non-dropping-particle" : "", "parse-names" : false, "suffix" : "" } ], "type" : "article-journal", "volume" : "11" }, "suppress-author" : 1, "uris" : [ "http://www.mendeley.com/documents/?uuid=35fcd3e0-da4e-4257-a870-e8d6098366f3" ] } ], "mendeley" : { "formattedCitation" : "(2016)", "plainTextFormattedCitation" : "(2016)", "previouslyFormattedCitation" : "(2016)" }, "properties" : { "noteIndex" : 0 }, "schema" : "https://github.com/citation-style-language/schema/raw/master/csl-citation.json" }</w:instrText>
      </w:r>
      <w:r w:rsidRPr="00981F7A">
        <w:rPr>
          <w:rFonts w:cs="Times New Roman"/>
          <w:color w:val="000000" w:themeColor="text1"/>
          <w:lang w:val="en-GB"/>
        </w:rPr>
        <w:fldChar w:fldCharType="separate"/>
      </w:r>
      <w:r w:rsidR="00CB33A1">
        <w:rPr>
          <w:rFonts w:cs="Times New Roman"/>
          <w:noProof/>
          <w:color w:val="000000" w:themeColor="text1"/>
          <w:lang w:val="en-GB"/>
        </w:rPr>
        <w:t>(2016)</w:t>
      </w:r>
      <w:r w:rsidRPr="00981F7A">
        <w:rPr>
          <w:rFonts w:cs="Times New Roman"/>
          <w:color w:val="000000" w:themeColor="text1"/>
          <w:lang w:val="en-GB"/>
        </w:rPr>
        <w:fldChar w:fldCharType="end"/>
      </w:r>
      <w:commentRangeEnd w:id="5295"/>
      <w:r w:rsidR="00CB33A1">
        <w:rPr>
          <w:rStyle w:val="Marquedecommentaire"/>
        </w:rPr>
        <w:commentReference w:id="5295"/>
      </w:r>
      <w:r w:rsidRPr="00981F7A">
        <w:rPr>
          <w:rFonts w:cs="Times New Roman"/>
          <w:color w:val="000000" w:themeColor="text1"/>
          <w:lang w:val="en-GB"/>
        </w:rPr>
        <w:t xml:space="preserve"> showed that climate policies, compatible with Copenhagen</w:t>
      </w:r>
      <w:r w:rsidRPr="00D81664">
        <w:rPr>
          <w:rFonts w:cs="Times New Roman"/>
          <w:color w:val="000000" w:themeColor="text1"/>
          <w:lang w:val="en-GB"/>
        </w:rPr>
        <w:t xml:space="preserve"> pledges and a long</w:t>
      </w:r>
      <w:r w:rsidR="0004432C">
        <w:rPr>
          <w:rFonts w:cs="Times New Roman"/>
          <w:color w:val="000000" w:themeColor="text1"/>
          <w:lang w:val="en-GB"/>
        </w:rPr>
        <w:t>-</w:t>
      </w:r>
      <w:r w:rsidRPr="00D81664">
        <w:rPr>
          <w:rFonts w:cs="Times New Roman"/>
          <w:color w:val="000000" w:themeColor="text1"/>
          <w:lang w:val="en-GB"/>
        </w:rPr>
        <w:t>term CO</w:t>
      </w:r>
      <w:r w:rsidRPr="00D81664">
        <w:rPr>
          <w:rFonts w:cs="Times New Roman"/>
          <w:color w:val="000000" w:themeColor="text1"/>
          <w:vertAlign w:val="subscript"/>
          <w:lang w:val="en-GB"/>
        </w:rPr>
        <w:t>2</w:t>
      </w:r>
      <w:r w:rsidRPr="00D81664">
        <w:rPr>
          <w:rFonts w:cs="Times New Roman"/>
          <w:color w:val="000000" w:themeColor="text1"/>
          <w:lang w:val="en-GB"/>
        </w:rPr>
        <w:t xml:space="preserve"> target of 450 ppm, result in important air</w:t>
      </w:r>
      <w:ins w:id="5296" w:author="Lucy Cowie" w:date="2021-07-28T18:12:00Z">
        <w:r w:rsidR="00722D6D">
          <w:rPr>
            <w:rFonts w:cs="Times New Roman"/>
            <w:color w:val="000000" w:themeColor="text1"/>
            <w:lang w:val="en-GB"/>
          </w:rPr>
          <w:t>-</w:t>
        </w:r>
      </w:ins>
      <w:del w:id="5297" w:author="Lucy Cowie" w:date="2021-07-28T18:12:00Z">
        <w:r w:rsidRPr="00D81664" w:rsidDel="00722D6D">
          <w:rPr>
            <w:rFonts w:cs="Times New Roman"/>
            <w:color w:val="000000" w:themeColor="text1"/>
            <w:lang w:val="en-GB"/>
          </w:rPr>
          <w:delText xml:space="preserve"> </w:delText>
        </w:r>
      </w:del>
      <w:r w:rsidRPr="00D81664">
        <w:rPr>
          <w:rFonts w:cs="Times New Roman"/>
          <w:color w:val="000000" w:themeColor="text1"/>
          <w:lang w:val="en-GB"/>
        </w:rPr>
        <w:t xml:space="preserve">quality benefits, reducing the share of </w:t>
      </w:r>
      <w:ins w:id="5298" w:author="Lucy Cowie" w:date="2021-07-28T18:12:00Z">
        <w:r w:rsidR="000F31B6">
          <w:rPr>
            <w:rFonts w:cs="Times New Roman"/>
            <w:color w:val="000000" w:themeColor="text1"/>
            <w:lang w:val="en-GB"/>
          </w:rPr>
          <w:t xml:space="preserve">the </w:t>
        </w:r>
      </w:ins>
      <w:r w:rsidRPr="00D81664">
        <w:rPr>
          <w:rFonts w:cs="Times New Roman"/>
          <w:color w:val="000000" w:themeColor="text1"/>
          <w:lang w:val="en-GB"/>
        </w:rPr>
        <w:t>global population exposed to PM</w:t>
      </w:r>
      <w:r w:rsidRPr="00D81664">
        <w:rPr>
          <w:rFonts w:cs="Times New Roman"/>
          <w:color w:val="000000" w:themeColor="text1"/>
          <w:vertAlign w:val="subscript"/>
          <w:lang w:val="en-GB"/>
        </w:rPr>
        <w:t xml:space="preserve">2.5 </w:t>
      </w:r>
      <w:r w:rsidRPr="00D81664">
        <w:rPr>
          <w:rFonts w:cs="Times New Roman"/>
          <w:color w:val="000000" w:themeColor="text1"/>
          <w:lang w:val="en-GB"/>
        </w:rPr>
        <w:t>levels above the WHO Tier 1 standard (35 µg m</w:t>
      </w:r>
      <w:ins w:id="5299" w:author="Lucy Cowie" w:date="2021-07-28T18:12:00Z">
        <w:r w:rsidR="00D93AA2">
          <w:rPr>
            <w:rFonts w:cs="Times New Roman"/>
            <w:color w:val="000000" w:themeColor="text1"/>
            <w:vertAlign w:val="superscript"/>
            <w:lang w:val="en-GB"/>
          </w:rPr>
          <w:t>–</w:t>
        </w:r>
      </w:ins>
      <w:del w:id="5300" w:author="Lucy Cowie" w:date="2021-07-28T18:12:00Z">
        <w:r w:rsidRPr="00D81664" w:rsidDel="00D93AA2">
          <w:rPr>
            <w:rFonts w:cs="Times New Roman"/>
            <w:color w:val="000000" w:themeColor="text1"/>
            <w:vertAlign w:val="superscript"/>
            <w:lang w:val="en-GB"/>
          </w:rPr>
          <w:delText>-</w:delText>
        </w:r>
      </w:del>
      <w:r w:rsidRPr="00D81664">
        <w:rPr>
          <w:rFonts w:cs="Times New Roman"/>
          <w:color w:val="000000" w:themeColor="text1"/>
          <w:vertAlign w:val="superscript"/>
          <w:lang w:val="en-GB"/>
        </w:rPr>
        <w:t>3</w:t>
      </w:r>
      <w:r w:rsidRPr="00D81664">
        <w:rPr>
          <w:rFonts w:cs="Times New Roman"/>
          <w:color w:val="000000" w:themeColor="text1"/>
          <w:lang w:val="en-GB"/>
        </w:rPr>
        <w:t>) in 2030 from 21% to 5%. The impacts are similar to a strong air</w:t>
      </w:r>
      <w:ins w:id="5301" w:author="Lucy Cowie" w:date="2021-07-28T18:12:00Z">
        <w:r w:rsidR="00D93AA2">
          <w:rPr>
            <w:rFonts w:cs="Times New Roman"/>
            <w:color w:val="000000" w:themeColor="text1"/>
            <w:lang w:val="en-GB"/>
          </w:rPr>
          <w:t>-</w:t>
        </w:r>
      </w:ins>
      <w:del w:id="5302" w:author="Lucy Cowie" w:date="2021-07-28T18:12:00Z">
        <w:r w:rsidRPr="00D81664" w:rsidDel="00D93AA2">
          <w:rPr>
            <w:rFonts w:cs="Times New Roman"/>
            <w:color w:val="000000" w:themeColor="text1"/>
            <w:lang w:val="en-GB"/>
          </w:rPr>
          <w:delText xml:space="preserve"> </w:delText>
        </w:r>
      </w:del>
      <w:r w:rsidRPr="00D81664">
        <w:rPr>
          <w:rFonts w:cs="Times New Roman"/>
          <w:color w:val="000000" w:themeColor="text1"/>
          <w:lang w:val="en-GB"/>
        </w:rPr>
        <w:t xml:space="preserve">quality policy but still </w:t>
      </w:r>
      <w:del w:id="5303" w:author="Lucy Cowie" w:date="2021-07-28T18:12:00Z">
        <w:r w:rsidRPr="00D81664" w:rsidDel="00AE4337">
          <w:rPr>
            <w:rFonts w:cs="Times New Roman"/>
            <w:color w:val="000000" w:themeColor="text1"/>
            <w:lang w:val="en-GB"/>
          </w:rPr>
          <w:delText xml:space="preserve">leaving </w:delText>
        </w:r>
      </w:del>
      <w:ins w:id="5304" w:author="Lucy Cowie" w:date="2021-07-28T18:12:00Z">
        <w:r w:rsidR="00AE4337" w:rsidRPr="00D81664">
          <w:rPr>
            <w:rFonts w:cs="Times New Roman"/>
            <w:color w:val="000000" w:themeColor="text1"/>
            <w:lang w:val="en-GB"/>
          </w:rPr>
          <w:t>leav</w:t>
        </w:r>
        <w:r w:rsidR="00AE4337">
          <w:rPr>
            <w:rFonts w:cs="Times New Roman"/>
            <w:color w:val="000000" w:themeColor="text1"/>
            <w:lang w:val="en-GB"/>
          </w:rPr>
          <w:t>e</w:t>
        </w:r>
        <w:r w:rsidR="00AE4337" w:rsidRPr="00D81664">
          <w:rPr>
            <w:rFonts w:cs="Times New Roman"/>
            <w:color w:val="000000" w:themeColor="text1"/>
            <w:lang w:val="en-GB"/>
          </w:rPr>
          <w:t xml:space="preserve"> </w:t>
        </w:r>
      </w:ins>
      <w:r w:rsidRPr="00D81664">
        <w:rPr>
          <w:rFonts w:cs="Times New Roman"/>
          <w:color w:val="000000" w:themeColor="text1"/>
          <w:lang w:val="en-GB"/>
        </w:rPr>
        <w:t>large parts of population, especially in Asia and Africa, exposed to levels well above</w:t>
      </w:r>
      <w:ins w:id="5305" w:author="Lucy Cowie" w:date="2021-07-28T18:14:00Z">
        <w:r w:rsidR="00AC1FE6">
          <w:rPr>
            <w:rFonts w:cs="Times New Roman"/>
            <w:color w:val="000000" w:themeColor="text1"/>
            <w:lang w:val="en-GB"/>
          </w:rPr>
          <w:t xml:space="preserve"> the</w:t>
        </w:r>
      </w:ins>
      <w:r w:rsidRPr="00D81664">
        <w:rPr>
          <w:rFonts w:cs="Times New Roman"/>
          <w:color w:val="000000" w:themeColor="text1"/>
          <w:lang w:val="en-GB"/>
        </w:rPr>
        <w:t xml:space="preserve"> WHO air</w:t>
      </w:r>
      <w:ins w:id="5306" w:author="Lucy Cowie" w:date="2021-07-28T18:37:00Z">
        <w:r w:rsidR="007D7F11">
          <w:rPr>
            <w:rFonts w:cs="Times New Roman"/>
            <w:color w:val="000000" w:themeColor="text1"/>
            <w:lang w:val="en-GB"/>
          </w:rPr>
          <w:t xml:space="preserve"> </w:t>
        </w:r>
      </w:ins>
      <w:del w:id="5307" w:author="Lucy Cowie" w:date="2021-07-28T18:13:00Z">
        <w:r w:rsidRPr="00D81664" w:rsidDel="004C0CBF">
          <w:rPr>
            <w:rFonts w:cs="Times New Roman"/>
            <w:color w:val="000000" w:themeColor="text1"/>
            <w:lang w:val="en-GB"/>
          </w:rPr>
          <w:delText xml:space="preserve"> </w:delText>
        </w:r>
      </w:del>
      <w:r w:rsidRPr="00D81664">
        <w:rPr>
          <w:rFonts w:cs="Times New Roman"/>
          <w:color w:val="000000" w:themeColor="text1"/>
          <w:lang w:val="en-GB"/>
        </w:rPr>
        <w:t>quality guideline level of 10 µg m</w:t>
      </w:r>
      <w:ins w:id="5308" w:author="Lucy Cowie" w:date="2021-07-28T18:14:00Z">
        <w:r w:rsidR="00C0395F">
          <w:rPr>
            <w:rFonts w:cs="Times New Roman"/>
            <w:color w:val="000000" w:themeColor="text1"/>
            <w:vertAlign w:val="superscript"/>
            <w:lang w:val="en-GB"/>
          </w:rPr>
          <w:t>–</w:t>
        </w:r>
      </w:ins>
      <w:del w:id="5309" w:author="Lucy Cowie" w:date="2021-07-28T18:14:00Z">
        <w:r w:rsidRPr="00D81664" w:rsidDel="00C0395F">
          <w:rPr>
            <w:rFonts w:cs="Times New Roman"/>
            <w:color w:val="000000" w:themeColor="text1"/>
            <w:vertAlign w:val="superscript"/>
            <w:lang w:val="en-GB"/>
          </w:rPr>
          <w:delText>-</w:delText>
        </w:r>
      </w:del>
      <w:r w:rsidRPr="00D81664">
        <w:rPr>
          <w:rFonts w:cs="Times New Roman"/>
          <w:color w:val="000000" w:themeColor="text1"/>
          <w:vertAlign w:val="superscript"/>
          <w:lang w:val="en-GB"/>
        </w:rPr>
        <w:t>3</w:t>
      </w:r>
      <w:r w:rsidRPr="00D81664">
        <w:rPr>
          <w:rFonts w:cs="Times New Roman"/>
          <w:color w:val="000000" w:themeColor="text1"/>
          <w:lang w:val="en-GB"/>
        </w:rPr>
        <w:t>. The latter can be partly alleviated by combining such climate policy with strong air</w:t>
      </w:r>
      <w:ins w:id="5310" w:author="Lucy Cowie" w:date="2021-07-28T18:13:00Z">
        <w:r w:rsidR="00931BDF">
          <w:rPr>
            <w:rFonts w:cs="Times New Roman"/>
            <w:color w:val="000000" w:themeColor="text1"/>
            <w:lang w:val="en-GB"/>
          </w:rPr>
          <w:t>-</w:t>
        </w:r>
      </w:ins>
      <w:del w:id="5311" w:author="Lucy Cowie" w:date="2021-07-28T18:13:00Z">
        <w:r w:rsidRPr="00D81664" w:rsidDel="00931BDF">
          <w:rPr>
            <w:rFonts w:cs="Times New Roman"/>
            <w:color w:val="000000" w:themeColor="text1"/>
            <w:lang w:val="en-GB"/>
          </w:rPr>
          <w:delText xml:space="preserve"> </w:delText>
        </w:r>
      </w:del>
      <w:r w:rsidRPr="00D81664">
        <w:rPr>
          <w:rFonts w:cs="Times New Roman"/>
          <w:color w:val="000000" w:themeColor="text1"/>
          <w:lang w:val="en-GB"/>
        </w:rPr>
        <w:t xml:space="preserve">quality policy. Shindell et al. </w:t>
      </w:r>
      <w:commentRangeStart w:id="5312"/>
      <w:r w:rsidRPr="00D81664">
        <w:rPr>
          <w:rFonts w:cs="Times New Roman"/>
          <w:color w:val="000000" w:themeColor="text1"/>
          <w:lang w:val="en-GB"/>
        </w:rPr>
        <w:fldChar w:fldCharType="begin" w:fldLock="1"/>
      </w:r>
      <w:r w:rsidR="00D477C7">
        <w:rPr>
          <w:rFonts w:cs="Times New Roman"/>
          <w:color w:val="000000" w:themeColor="text1"/>
          <w:lang w:val="en-GB"/>
        </w:rPr>
        <w:instrText>ADDIN CSL_CITATION { "citationItems" : [ { "id" : "ITEM-1", "itemData" : { "DOI" : "10.1038/s41558-018-0108-y", "ISSN" : "17586798", "abstract" : "Societal risks increase as Earth warms, and increase further for emissions trajectories accepting relatively high levels of near-term emissions while assuming future negative emissions will compensate, even if they lead to identical warming as trajectories with reduced near-term emissions 1 . Accelerating carbon dioxide (CO 2 ) emissions reductions, including as a substitute for negative emissions, hence reduces long-term risks but requires dramatic near-term societal transformations 2 . A major barrier to emissions reductions is the difficulty of reconciling immediate, localized costs with global, long-term benefits 3,4 . However, 2 \u00b0C trajectories not relying on negative emissions or 1.5 \u00b0C trajectories require elimination of most fossil-fuel-related emissions. This generally reduces co-emissions that cause ambient air pollution, resulting in near-term, localized health benefits. We therefore examine the human health benefits of increasing 21st-century CO 2 reductions by 180 GtC, an amount that would shift a \u2018standard\u2019 2 \u00b0C scenario to 1.5 \u00b0C or could achieve 2 \u00b0C without negative emissions. The decreased air pollution leads to 153 \u00b1 43 million fewer premature deaths worldwide, with ~40% occurring during the next 40 years, and minimal climate disbenefits. More than a million premature deaths would be prevented in many metropolitan areas in Asia and Africa, and &gt;200,000 in individual urban areas on every inhabited continent except Australia.", "author" : [ { "dropping-particle" : "", "family" : "Shindell", "given" : "Drew T.", "non-dropping-particle" : "", "parse-names" : false, "suffix" : "" }, { "dropping-particle" : "", "family" : "Faluvegi", "given" : "Greg", "non-dropping-particle" : "", "parse-names" : false, "suffix" : "" }, { "dropping-particle" : "", "family" : "Seltzer", "given" : "Karl", "non-dropping-particle" : "", "parse-names" : false, "suffix" : "" }, { "dropping-particle" : "", "family" : "Shindell", "given" : "Cary", "non-dropping-particle" : "", "parse-names" : false, "suffix" : "" } ], "container-title" : "Nature Climate Change", "edition" : "2018/03/19", "id" : "ITEM-1", "issue" : "4", "issued" : { "date-parts" : [ [ "2018" ] ] }, "language" : "eng", "page" : "1-5", "title" : "Quantified, localized health benefits of accelerated carbon dioxide emissions reductions", "translator" : [ { "dropping-particle" : "", "family" : "G4261", "given" : "", "non-dropping-particle" : "", "parse-names" : false, "suffix" : "" } ], "type" : "article-journal", "volume" : "8" }, "suppress-author" : 1, "uris" : [ "http://www.mendeley.com/documents/?uuid=eadb1d03-e007-46b0-b976-de55fae015c2" ] } ], "mendeley" : { "formattedCitation" : "(2018)", "plainTextFormattedCitation" : "(2018)", "previouslyFormattedCitation" : "(2018)" }, "properties" : { "noteIndex" : 0 }, "schema" : "https://github.com/citation-style-language/schema/raw/master/csl-citation.json" }</w:instrText>
      </w:r>
      <w:r w:rsidRPr="00D81664">
        <w:rPr>
          <w:rFonts w:cs="Times New Roman"/>
          <w:color w:val="000000" w:themeColor="text1"/>
          <w:lang w:val="en-GB"/>
        </w:rPr>
        <w:fldChar w:fldCharType="separate"/>
      </w:r>
      <w:r w:rsidR="00CB33A1">
        <w:rPr>
          <w:rFonts w:cs="Times New Roman"/>
          <w:noProof/>
          <w:color w:val="000000" w:themeColor="text1"/>
          <w:lang w:val="en-GB"/>
        </w:rPr>
        <w:t>(2018)</w:t>
      </w:r>
      <w:r w:rsidRPr="00D81664">
        <w:rPr>
          <w:rFonts w:cs="Times New Roman"/>
          <w:color w:val="000000" w:themeColor="text1"/>
          <w:lang w:val="en-GB"/>
        </w:rPr>
        <w:fldChar w:fldCharType="end"/>
      </w:r>
      <w:commentRangeEnd w:id="5312"/>
      <w:r w:rsidR="00CB33A1">
        <w:rPr>
          <w:rStyle w:val="Marquedecommentaire"/>
        </w:rPr>
        <w:commentReference w:id="5312"/>
      </w:r>
      <w:r w:rsidRPr="00D81664">
        <w:rPr>
          <w:rFonts w:cs="Times New Roman"/>
          <w:color w:val="000000" w:themeColor="text1"/>
          <w:lang w:val="en-GB"/>
        </w:rPr>
        <w:t xml:space="preserve"> analysed more ambitious climate mitigation scenarios than Rao et al. </w:t>
      </w:r>
      <w:commentRangeStart w:id="5313"/>
      <w:r w:rsidRPr="00D81664">
        <w:rPr>
          <w:rFonts w:cs="Times New Roman"/>
          <w:color w:val="000000" w:themeColor="text1"/>
          <w:lang w:val="en-GB"/>
        </w:rPr>
        <w:fldChar w:fldCharType="begin" w:fldLock="1"/>
      </w:r>
      <w:r w:rsidR="00D477C7">
        <w:rPr>
          <w:rFonts w:cs="Times New Roman"/>
          <w:color w:val="000000" w:themeColor="text1"/>
          <w:lang w:val="en-GB"/>
        </w:rPr>
        <w:instrText>ADDIN CSL_CITATION { "citationItems" : [ { "id" : "ITEM-1", "itemData" : { "DOI" : "10.1088/1748-9326/11/12/124013", "ISSN" : "1748-9326", "abstract" : "We present a model comparison study that combines multiple integrated assessment models with a reduced-form global air quality model to assess the potential co-benefits of global climate mitigation policies in relation to the World Health Organization (WHO) goals on air quality and health.We include in our assessment, a range of alternative assumptions on the implementation of current and planned pollution control policies. The resulting air pollution emission ranges significantly extend those in the Representative Concentration Pathways. Climate mitigation policies complement current efforts on air pollution control through technology and fuel transformations in the energy system. A combination of stringent policies on air pollution control and climate change mitigation results in 40% of the global population exposed toPMlevels below theWHOair quality guideline; with the largest improvements estimated for India, China, and Middle East. Our results stress the importance of integrated multisector policy approaches to achieve the Sustainable Development Goals.", "author" : [ { "dropping-particle" : "", "family" : "Rao", "given" : "Shilpa", "non-dropping-particle" : "", "parse-names" : false, "suffix" : "" }, { "dropping-particle" : "", "family" : "Klimont", "given" : "Zbigniew", "non-dropping-particle" : "", "parse-names" : false, "suffix" : "" }, { "dropping-particle" : "", "family" : "Leitao", "given" : "Joana", "non-dropping-particle" : "", "parse-names" : false, "suffix" : "" }, { "dropping-particle" : "", "family" : "Riahi", "given" : "Keywan", "non-dropping-particle" : "", "parse-names" : false, "suffix" : "" }, { "dropping-particle" : "", "family" : "Dingenen", "given" : "Rita", "non-dropping-particle" : "van", "parse-names" : false, "suffix" : "" }, { "dropping-particle" : "", "family" : "Reis", "given" : "Lara Aleluia", "non-dropping-particle" : "", "parse-names" : false, "suffix" : "" }, { "dropping-particle" : "", "family" : "Calvin", "given" : "Katherine", "non-dropping-particle" : "", "parse-names" : false, "suffix" : "" }, { "dropping-particle" : "", "family" : "Dentener", "given" : "Frank", "non-dropping-particle" : "", "parse-names" : false, "suffix" : "" }, { "dropping-particle" : "", "family" : "Drouet", "given" : "Laurent", "non-dropping-particle" : "", "parse-names" : false, "suffix" : "" }, { "dropping-particle" : "", "family" : "Fujimori", "given" : "Shinichiro", "non-dropping-particle" : "", "parse-names" : false, "suffix" : "" }, { "dropping-particle" : "", "family" : "Harmsen", "given" : "Mathijs", "non-dropping-particle" : "", "parse-names" : false, "suffix" : "" }, { "dropping-particle" : "", "family" : "Luderer", "given" : "Gunnar", "non-dropping-particle" : "", "parse-names" : false, "suffix" : "" }, { "dropping-particle" : "", "family" : "Heyes", "given" : "Chris", "non-dropping-particle" : "", "parse-names" : false, "suffix" : "" }, { "dropping-particle" : "", "family" : "Strefler", "given" : "Jessica", "non-dropping-particle" : "", "parse-names" : false, "suffix" : "" }, { "dropping-particle" : "", "family" : "Tavoni", "given" : "Massimo", "non-dropping-particle" : "", "parse-names" : false, "suffix" : "" }, { "dropping-particle" : "", "family" : "Vuuren", "given" : "Detlef P", "non-dropping-particle" : "van", "parse-names" : false, "suffix" : "" } ], "container-title" : "Environmental Research Letters", "id" : "ITEM-1", "issue" : "12", "issued" : { "date-parts" : [ [ "2016", "12", "1" ] ] }, "page" : "124013", "title" : "A multi-model assessment of the co-benefits of climate mitigation for global air quality", "translator" : [ { "dropping-particle" : "", "family" : "G2918", "given" : "", "non-dropping-particle" : "", "parse-names" : false, "suffix" : "" } ], "type" : "article-journal", "volume" : "11" }, "suppress-author" : 1, "uris" : [ "http://www.mendeley.com/documents/?uuid=35fcd3e0-da4e-4257-a870-e8d6098366f3" ] } ], "mendeley" : { "formattedCitation" : "(2016)", "plainTextFormattedCitation" : "(2016)", "previouslyFormattedCitation" : "(2016)" }, "properties" : { "noteIndex" : 0 }, "schema" : "https://github.com/citation-style-language/schema/raw/master/csl-citation.json" }</w:instrText>
      </w:r>
      <w:r w:rsidRPr="00D81664">
        <w:rPr>
          <w:rFonts w:cs="Times New Roman"/>
          <w:color w:val="000000" w:themeColor="text1"/>
          <w:lang w:val="en-GB"/>
        </w:rPr>
        <w:fldChar w:fldCharType="separate"/>
      </w:r>
      <w:r w:rsidR="00CB33A1">
        <w:rPr>
          <w:rFonts w:cs="Times New Roman"/>
          <w:noProof/>
          <w:color w:val="000000" w:themeColor="text1"/>
          <w:lang w:val="en-GB"/>
        </w:rPr>
        <w:t>(2016)</w:t>
      </w:r>
      <w:r w:rsidRPr="00D81664">
        <w:rPr>
          <w:rFonts w:cs="Times New Roman"/>
          <w:color w:val="000000" w:themeColor="text1"/>
          <w:lang w:val="en-GB"/>
        </w:rPr>
        <w:fldChar w:fldCharType="end"/>
      </w:r>
      <w:commentRangeEnd w:id="5313"/>
      <w:r w:rsidR="00CB33A1">
        <w:rPr>
          <w:rStyle w:val="Marquedecommentaire"/>
        </w:rPr>
        <w:commentReference w:id="5313"/>
      </w:r>
      <w:r w:rsidRPr="00D81664">
        <w:rPr>
          <w:rFonts w:cs="Times New Roman"/>
          <w:color w:val="000000" w:themeColor="text1"/>
          <w:lang w:val="en-GB"/>
        </w:rPr>
        <w:t xml:space="preserve"> and highlighted the opportunities to improve air quality and avert societal </w:t>
      </w:r>
      <w:r>
        <w:rPr>
          <w:rFonts w:cs="Times New Roman"/>
          <w:color w:val="000000" w:themeColor="text1"/>
          <w:lang w:val="en-GB"/>
        </w:rPr>
        <w:t>effect</w:t>
      </w:r>
      <w:ins w:id="5314" w:author="Lucy Cowie" w:date="2021-07-28T18:14:00Z">
        <w:r w:rsidR="007A5FF7">
          <w:rPr>
            <w:rFonts w:cs="Times New Roman"/>
            <w:color w:val="000000" w:themeColor="text1"/>
            <w:lang w:val="en-GB"/>
          </w:rPr>
          <w:t>s</w:t>
        </w:r>
      </w:ins>
      <w:r w:rsidRPr="00D81664">
        <w:rPr>
          <w:rFonts w:cs="Times New Roman"/>
          <w:color w:val="000000" w:themeColor="text1"/>
          <w:lang w:val="en-GB"/>
        </w:rPr>
        <w:t xml:space="preserve"> associated with warmer climate by accelerated decarbonization strategies. Most climate mitigation strategies compatible with </w:t>
      </w:r>
      <w:r w:rsidR="00525A19">
        <w:rPr>
          <w:rFonts w:cs="Times New Roman"/>
          <w:color w:val="000000" w:themeColor="text1"/>
          <w:lang w:val="en-GB"/>
        </w:rPr>
        <w:t xml:space="preserve">limiting global warming to well below </w:t>
      </w:r>
      <w:r w:rsidRPr="00D81664">
        <w:rPr>
          <w:rFonts w:cs="Times New Roman"/>
          <w:color w:val="000000" w:themeColor="text1"/>
          <w:lang w:val="en-GB"/>
        </w:rPr>
        <w:t>2°C</w:t>
      </w:r>
      <w:del w:id="5315" w:author="Lucy Cowie" w:date="2021-07-28T18:16:00Z">
        <w:r w:rsidRPr="00D81664" w:rsidDel="00CE682C">
          <w:rPr>
            <w:rFonts w:cs="Times New Roman"/>
            <w:color w:val="000000" w:themeColor="text1"/>
            <w:lang w:val="en-GB"/>
          </w:rPr>
          <w:delText>,</w:delText>
        </w:r>
      </w:del>
      <w:r w:rsidRPr="00D81664">
        <w:rPr>
          <w:rFonts w:cs="Times New Roman"/>
          <w:color w:val="000000" w:themeColor="text1"/>
          <w:lang w:val="en-GB"/>
        </w:rPr>
        <w:t xml:space="preserve"> rely on future negative CO</w:t>
      </w:r>
      <w:r w:rsidRPr="00D81664">
        <w:rPr>
          <w:rFonts w:cs="Times New Roman"/>
          <w:color w:val="000000" w:themeColor="text1"/>
          <w:vertAlign w:val="subscript"/>
          <w:lang w:val="en-GB"/>
        </w:rPr>
        <w:t>2</w:t>
      </w:r>
      <w:r w:rsidRPr="00D81664">
        <w:rPr>
          <w:rFonts w:cs="Times New Roman"/>
          <w:color w:val="000000" w:themeColor="text1"/>
          <w:lang w:val="en-GB"/>
        </w:rPr>
        <w:t xml:space="preserve"> emissions postponing immediate reduction. Alternatively, a faster decarbonization could allow </w:t>
      </w:r>
      <w:ins w:id="5316" w:author="Lucy Cowie" w:date="2021-07-28T18:17:00Z">
        <w:r w:rsidR="00C42C5C">
          <w:rPr>
            <w:rFonts w:cs="Times New Roman"/>
            <w:color w:val="000000" w:themeColor="text1"/>
            <w:lang w:val="en-GB"/>
          </w:rPr>
          <w:t>the achievement of</w:t>
        </w:r>
      </w:ins>
      <w:del w:id="5317" w:author="Lucy Cowie" w:date="2021-07-28T18:17:00Z">
        <w:r w:rsidRPr="00D81664" w:rsidDel="00C42C5C">
          <w:rPr>
            <w:rFonts w:cs="Times New Roman"/>
            <w:color w:val="000000" w:themeColor="text1"/>
            <w:lang w:val="en-GB"/>
          </w:rPr>
          <w:delText xml:space="preserve">to </w:delText>
        </w:r>
      </w:del>
      <w:del w:id="5318" w:author="Lucy Cowie" w:date="2021-07-28T18:16:00Z">
        <w:r w:rsidRPr="00D81664" w:rsidDel="00C42C5C">
          <w:rPr>
            <w:rFonts w:cs="Times New Roman"/>
            <w:color w:val="000000" w:themeColor="text1"/>
            <w:lang w:val="en-GB"/>
          </w:rPr>
          <w:delText>achieve</w:delText>
        </w:r>
      </w:del>
      <w:r w:rsidRPr="00D81664">
        <w:rPr>
          <w:rFonts w:cs="Times New Roman"/>
          <w:color w:val="000000" w:themeColor="text1"/>
          <w:lang w:val="en-GB"/>
        </w:rPr>
        <w:t xml:space="preserve"> a 2°C goal without negative CO</w:t>
      </w:r>
      <w:r w:rsidRPr="00D81664">
        <w:rPr>
          <w:rFonts w:cs="Times New Roman"/>
          <w:color w:val="000000" w:themeColor="text1"/>
          <w:vertAlign w:val="subscript"/>
          <w:lang w:val="en-GB"/>
        </w:rPr>
        <w:t>2</w:t>
      </w:r>
      <w:r w:rsidRPr="00D81664">
        <w:rPr>
          <w:rFonts w:cs="Times New Roman"/>
          <w:color w:val="000000" w:themeColor="text1"/>
          <w:lang w:val="en-GB"/>
        </w:rPr>
        <w:t xml:space="preserve"> emissions and with currently known and effectively applied emission</w:t>
      </w:r>
      <w:ins w:id="5319" w:author="Lucy Cowie" w:date="2021-07-28T18:16:00Z">
        <w:r w:rsidR="00CE682C">
          <w:rPr>
            <w:rFonts w:cs="Times New Roman"/>
            <w:color w:val="000000" w:themeColor="text1"/>
            <w:lang w:val="en-GB"/>
          </w:rPr>
          <w:t>-</w:t>
        </w:r>
      </w:ins>
      <w:del w:id="5320" w:author="Lucy Cowie" w:date="2021-07-28T18:16:00Z">
        <w:r w:rsidRPr="00D81664" w:rsidDel="00CE682C">
          <w:rPr>
            <w:rFonts w:cs="Times New Roman"/>
            <w:color w:val="000000" w:themeColor="text1"/>
            <w:lang w:val="en-GB"/>
          </w:rPr>
          <w:delText xml:space="preserve"> </w:delText>
        </w:r>
      </w:del>
      <w:r w:rsidRPr="00D81664">
        <w:rPr>
          <w:rFonts w:cs="Times New Roman"/>
          <w:color w:val="000000" w:themeColor="text1"/>
          <w:lang w:val="en-GB"/>
        </w:rPr>
        <w:t>control technologies</w:t>
      </w:r>
      <w:ins w:id="5321" w:author="Lucy Cowie" w:date="2021-07-28T18:17:00Z">
        <w:r w:rsidR="00615112">
          <w:rPr>
            <w:rFonts w:cs="Times New Roman"/>
            <w:color w:val="000000" w:themeColor="text1"/>
            <w:lang w:val="en-GB"/>
          </w:rPr>
          <w:t>,</w:t>
        </w:r>
      </w:ins>
      <w:r w:rsidRPr="00D81664">
        <w:rPr>
          <w:rFonts w:cs="Times New Roman"/>
          <w:color w:val="000000" w:themeColor="text1"/>
          <w:lang w:val="en-GB"/>
        </w:rPr>
        <w:t xml:space="preserve"> </w:t>
      </w:r>
      <w:commentRangeStart w:id="5322"/>
      <w:r w:rsidRPr="00D81664">
        <w:rPr>
          <w:rFonts w:cs="Times New Roman"/>
          <w:color w:val="000000" w:themeColor="text1"/>
          <w:lang w:val="en-GB"/>
        </w:rPr>
        <w:t>would</w:t>
      </w:r>
      <w:commentRangeEnd w:id="5322"/>
      <w:r w:rsidR="00615112">
        <w:rPr>
          <w:rStyle w:val="Marquedecommentaire"/>
          <w:lang w:val="en-GB"/>
        </w:rPr>
        <w:commentReference w:id="5322"/>
      </w:r>
      <w:r w:rsidRPr="00D81664">
        <w:rPr>
          <w:rFonts w:cs="Times New Roman"/>
          <w:color w:val="000000" w:themeColor="text1"/>
          <w:lang w:val="en-GB"/>
        </w:rPr>
        <w:t xml:space="preserve"> have also immediate and significant air</w:t>
      </w:r>
      <w:ins w:id="5323" w:author="Lucy Cowie" w:date="2021-07-28T18:18:00Z">
        <w:r w:rsidR="00EE6547">
          <w:rPr>
            <w:rFonts w:cs="Times New Roman"/>
            <w:color w:val="000000" w:themeColor="text1"/>
            <w:lang w:val="en-GB"/>
          </w:rPr>
          <w:t>-</w:t>
        </w:r>
      </w:ins>
      <w:del w:id="5324" w:author="Lucy Cowie" w:date="2021-07-28T18:18:00Z">
        <w:r w:rsidRPr="00D81664" w:rsidDel="00EE6547">
          <w:rPr>
            <w:rFonts w:cs="Times New Roman"/>
            <w:color w:val="000000" w:themeColor="text1"/>
            <w:lang w:val="en-GB"/>
          </w:rPr>
          <w:delText xml:space="preserve"> </w:delText>
        </w:r>
      </w:del>
      <w:r w:rsidRPr="00D81664">
        <w:rPr>
          <w:rFonts w:cs="Times New Roman"/>
          <w:color w:val="000000" w:themeColor="text1"/>
          <w:lang w:val="en-GB"/>
        </w:rPr>
        <w:t xml:space="preserve">quality benefits, reducing premature deaths worldwide </w:t>
      </w:r>
      <w:r w:rsidRPr="00D81664">
        <w:rPr>
          <w:rFonts w:cs="Times New Roman"/>
          <w:color w:val="000000" w:themeColor="text1"/>
          <w:lang w:val="en-GB"/>
        </w:rPr>
        <w:fldChar w:fldCharType="begin" w:fldLock="1"/>
      </w:r>
      <w:r w:rsidR="00D477C7">
        <w:rPr>
          <w:rFonts w:cs="Times New Roman"/>
          <w:color w:val="000000" w:themeColor="text1"/>
          <w:lang w:val="en-GB"/>
        </w:rPr>
        <w:instrText>ADDIN CSL_CITATION { "citationItems" : [ { "id" : "ITEM-1", "itemData" : { "DOI" : "10.1038/s41558-018-0108-y", "ISSN" : "17586798", "abstract" : "Societal risks increase as Earth warms, and increase further for emissions trajectories accepting relatively high levels of near-term emissions while assuming future negative emissions will compensate, even if they lead to identical warming as trajectories with reduced near-term emissions 1 . Accelerating carbon dioxide (CO 2 ) emissions reductions, including as a substitute for negative emissions, hence reduces long-term risks but requires dramatic near-term societal transformations 2 . A major barrier to emissions reductions is the difficulty of reconciling immediate, localized costs with global, long-term benefits 3,4 . However, 2 \u00b0C trajectories not relying on negative emissions or 1.5 \u00b0C trajectories require elimination of most fossil-fuel-related emissions. This generally reduces co-emissions that cause ambient air pollution, resulting in near-term, localized health benefits. We therefore examine the human health benefits of increasing 21st-century CO 2 reductions by 180 GtC, an amount that would shift a \u2018standard\u2019 2 \u00b0C scenario to 1.5 \u00b0C or could achieve 2 \u00b0C without negative emissions. The decreased air pollution leads to 153 \u00b1 43 million fewer premature deaths worldwide, with ~40% occurring during the next 40 years, and minimal climate disbenefits. More than a million premature deaths would be prevented in many metropolitan areas in Asia and Africa, and &gt;200,000 in individual urban areas on every inhabited continent except Australia.", "author" : [ { "dropping-particle" : "", "family" : "Shindell", "given" : "Drew T.", "non-dropping-particle" : "", "parse-names" : false, "suffix" : "" }, { "dropping-particle" : "", "family" : "Faluvegi", "given" : "Greg", "non-dropping-particle" : "", "parse-names" : false, "suffix" : "" }, { "dropping-particle" : "", "family" : "Seltzer", "given" : "Karl", "non-dropping-particle" : "", "parse-names" : false, "suffix" : "" }, { "dropping-particle" : "", "family" : "Shindell", "given" : "Cary", "non-dropping-particle" : "", "parse-names" : false, "suffix" : "" } ], "container-title" : "Nature Climate Change", "edition" : "2018/03/19", "id" : "ITEM-1", "issue" : "4", "issued" : { "date-parts" : [ [ "2018" ] ] }, "language" : "eng", "page" : "1-5", "title" : "Quantified, localized health benefits of accelerated carbon dioxide emissions reductions", "translator" : [ { "dropping-particle" : "", "family" : "G4261", "given" : "", "non-dropping-particle" : "", "parse-names" : false, "suffix" : "" } ], "type" : "article-journal", "volume" : "8" }, "uris" : [ "http://www.mendeley.com/documents/?uuid=eadb1d03-e007-46b0-b976-de55fae015c2" ] } ], "mendeley" : { "formattedCitation" : "(Shindell et al., 2018)", "plainTextFormattedCitation" : "(Shindell et al., 2018)", "previouslyFormattedCitation" : "(Shindell et al., 2018)" }, "properties" : { "noteIndex" : 0 }, "schema" : "https://github.com/citation-style-language/schema/raw/master/csl-citation.json" }</w:instrText>
      </w:r>
      <w:r w:rsidRPr="00D81664">
        <w:rPr>
          <w:rFonts w:cs="Times New Roman"/>
          <w:color w:val="000000" w:themeColor="text1"/>
          <w:lang w:val="en-GB"/>
        </w:rPr>
        <w:fldChar w:fldCharType="separate"/>
      </w:r>
      <w:r w:rsidR="00CB33A1">
        <w:rPr>
          <w:rFonts w:cs="Times New Roman"/>
          <w:noProof/>
          <w:color w:val="000000" w:themeColor="text1"/>
          <w:lang w:val="en-GB"/>
        </w:rPr>
        <w:t>(Shindell et al., 2018)</w:t>
      </w:r>
      <w:r w:rsidRPr="00D81664">
        <w:rPr>
          <w:rFonts w:cs="Times New Roman"/>
          <w:color w:val="000000" w:themeColor="text1"/>
          <w:lang w:val="en-GB"/>
        </w:rPr>
        <w:fldChar w:fldCharType="end"/>
      </w:r>
      <w:r w:rsidRPr="00D81664">
        <w:rPr>
          <w:rFonts w:cs="Times New Roman"/>
          <w:color w:val="000000" w:themeColor="text1"/>
          <w:lang w:val="en-GB"/>
        </w:rPr>
        <w:t>. For a 2°C</w:t>
      </w:r>
      <w:ins w:id="5325" w:author="Lucy Cowie" w:date="2021-07-28T18:18:00Z">
        <w:r w:rsidR="00195153">
          <w:rPr>
            <w:rFonts w:cs="Times New Roman"/>
            <w:color w:val="000000" w:themeColor="text1"/>
            <w:lang w:val="en-GB"/>
          </w:rPr>
          <w:t>-</w:t>
        </w:r>
      </w:ins>
      <w:del w:id="5326" w:author="Lucy Cowie" w:date="2021-07-28T18:18:00Z">
        <w:r w:rsidRPr="00D81664" w:rsidDel="00195153">
          <w:rPr>
            <w:rFonts w:cs="Times New Roman"/>
            <w:color w:val="000000" w:themeColor="text1"/>
            <w:lang w:val="en-GB"/>
          </w:rPr>
          <w:delText xml:space="preserve"> </w:delText>
        </w:r>
      </w:del>
      <w:r w:rsidRPr="00D81664">
        <w:rPr>
          <w:rFonts w:cs="Times New Roman"/>
          <w:color w:val="000000" w:themeColor="text1"/>
          <w:lang w:val="en-GB"/>
        </w:rPr>
        <w:t xml:space="preserve">compatible pathway, Vandyck et al. </w:t>
      </w:r>
      <w:commentRangeStart w:id="5327"/>
      <w:r w:rsidRPr="00D81664">
        <w:rPr>
          <w:rFonts w:cs="Times New Roman"/>
          <w:color w:val="000000" w:themeColor="text1"/>
          <w:lang w:val="en-GB"/>
        </w:rPr>
        <w:fldChar w:fldCharType="begin" w:fldLock="1"/>
      </w:r>
      <w:r w:rsidR="00D477C7">
        <w:rPr>
          <w:rFonts w:cs="Times New Roman"/>
          <w:color w:val="000000" w:themeColor="text1"/>
          <w:lang w:val="en-GB"/>
        </w:rPr>
        <w:instrText>ADDIN CSL_CITATION { "citationItems" : [ { "id" : "ITEM-1", "itemData" : { "DOI" : "10.1038/s41467-018-06885-9", "ISSN" : "2041-1723", "abstract" : "Local air quality co-benefits can provide complementary support for ambitious climate action and can enable progress on related Sustainable Development Goals. Here we show that the transformation of the energy system implied by the emission reduction pledges brought forward in the context of the Paris Agreement on climate change (Nationally Determined Contributions or NDCs) substantially reduces local air pollution across the globe. The NDCs could avoid between 71 and 99 thousand premature deaths annually in 2030 compared to a reference case, depending on the stringency of direct air pollution controls. A more ambitious 2\u2009\u00b0C-compatible pathway raises the number of avoided premature deaths from air pollution to 178\u2013346 thousand annually in 2030, and up to 0.7\u20131.5 million in the year 2050. Air quality co-benefits on morbidity, mortality, and agriculture could globally offset the costs of climate policy. An integrated policy perspective is needed to maximise benefits for climate and health.", "author" : [ { "dropping-particle" : "", "family" : "Vandyck", "given" : "Toon", "non-dropping-particle" : "", "parse-names" : false, "suffix" : "" }, { "dropping-particle" : "", "family" : "Keramidas", "given" : "Kimon", "non-dropping-particle" : "", "parse-names" : false, "suffix" : "" }, { "dropping-particle" : "", "family" : "Kitous", "given" : "Alban", "non-dropping-particle" : "", "parse-names" : false, "suffix" : "" }, { "dropping-particle" : "V", "family" : "Spadaro", "given" : "Joseph", "non-dropping-particle" : "", "parse-names" : false, "suffix" : "" }, { "dropping-particle" : "", "family" : "Dingenen", "given" : "Rita", "non-dropping-particle" : "Van", "parse-names" : false, "suffix" : "" }, { "dropping-particle" : "", "family" : "Holland", "given" : "Mike", "non-dropping-particle" : "", "parse-names" : false, "suffix" : "" }, { "dropping-particle" : "", "family" : "Saveyn", "given" : "Bert", "non-dropping-particle" : "", "parse-names" : false, "suffix" : "" } ], "container-title" : "Nature Communications", "id" : "ITEM-1", "issue" : "1", "issued" : { "date-parts" : [ [ "2018" ] ] }, "page" : "4939", "title" : "Air quality co-benefits for human health and agriculture counterbalance costs to meet Paris Agreement pledges", "translator" : [ { "dropping-particle" : "", "family" : "G3779", "given" : "", "non-dropping-particle" : "", "parse-names" : false, "suffix" : "" } ], "type" : "article-journal", "volume" : "9" }, "suppress-author" : 1, "uris" : [ "http://www.mendeley.com/documents/?uuid=03e0dc01-4c68-4e37-bb89-113ca92f3811" ] } ], "mendeley" : { "formattedCitation" : "(2018)", "plainTextFormattedCitation" : "(2018)", "previouslyFormattedCitation" : "(2018)" }, "properties" : { "noteIndex" : 0 }, "schema" : "https://github.com/citation-style-language/schema/raw/master/csl-citation.json" }</w:instrText>
      </w:r>
      <w:r w:rsidRPr="00D81664">
        <w:rPr>
          <w:rFonts w:cs="Times New Roman"/>
          <w:color w:val="000000" w:themeColor="text1"/>
          <w:lang w:val="en-GB"/>
        </w:rPr>
        <w:fldChar w:fldCharType="separate"/>
      </w:r>
      <w:r w:rsidR="00CB33A1">
        <w:rPr>
          <w:rFonts w:cs="Times New Roman"/>
          <w:noProof/>
          <w:color w:val="000000" w:themeColor="text1"/>
          <w:lang w:val="en-GB"/>
        </w:rPr>
        <w:t>(2018)</w:t>
      </w:r>
      <w:r w:rsidRPr="00D81664">
        <w:rPr>
          <w:rFonts w:cs="Times New Roman"/>
          <w:color w:val="000000" w:themeColor="text1"/>
          <w:lang w:val="en-GB"/>
        </w:rPr>
        <w:fldChar w:fldCharType="end"/>
      </w:r>
      <w:commentRangeEnd w:id="5327"/>
      <w:r w:rsidR="00CB33A1">
        <w:rPr>
          <w:rStyle w:val="Marquedecommentaire"/>
        </w:rPr>
        <w:commentReference w:id="5327"/>
      </w:r>
      <w:r w:rsidRPr="00D81664">
        <w:rPr>
          <w:rFonts w:cs="Times New Roman"/>
          <w:color w:val="000000" w:themeColor="text1"/>
          <w:lang w:val="en-GB"/>
        </w:rPr>
        <w:t xml:space="preserve"> estimated 5% and 15% reduction in premature mortality due to PM</w:t>
      </w:r>
      <w:r w:rsidRPr="00D81664">
        <w:rPr>
          <w:rFonts w:cs="Times New Roman"/>
          <w:color w:val="000000" w:themeColor="text1"/>
          <w:vertAlign w:val="subscript"/>
          <w:lang w:val="en-GB"/>
        </w:rPr>
        <w:t>2.5</w:t>
      </w:r>
      <w:r w:rsidRPr="00D81664">
        <w:rPr>
          <w:rFonts w:cs="Times New Roman"/>
          <w:color w:val="000000" w:themeColor="text1"/>
          <w:lang w:val="en-GB"/>
        </w:rPr>
        <w:t xml:space="preserve"> in 2030 and 2050, respectively, compared to reference scenarios.</w:t>
      </w:r>
    </w:p>
    <w:p w14:paraId="1430A1D4" w14:textId="77777777" w:rsidR="00E578B9" w:rsidRPr="00D81664" w:rsidRDefault="00E578B9" w:rsidP="00D5630D">
      <w:pPr>
        <w:pStyle w:val="AR6BodyText"/>
        <w:rPr>
          <w:rFonts w:cs="Times New Roman"/>
          <w:lang w:val="en-GB"/>
        </w:rPr>
      </w:pPr>
    </w:p>
    <w:p w14:paraId="28BCFA4A" w14:textId="48C8EE9F" w:rsidR="00E578B9" w:rsidRPr="00D81664" w:rsidRDefault="00E578B9" w:rsidP="00D5630D">
      <w:pPr>
        <w:pStyle w:val="AR6BodyText"/>
        <w:rPr>
          <w:rFonts w:cs="Times New Roman"/>
          <w:noProof/>
          <w:color w:val="000000" w:themeColor="text1"/>
          <w:lang w:val="en-GB"/>
        </w:rPr>
      </w:pPr>
      <w:r w:rsidRPr="00D81664">
        <w:rPr>
          <w:rFonts w:cs="Times New Roman"/>
          <w:noProof/>
          <w:color w:val="000000" w:themeColor="text1"/>
          <w:lang w:val="en-GB"/>
        </w:rPr>
        <w:t>There is robust evidence that reducing atmospheric CH</w:t>
      </w:r>
      <w:r w:rsidRPr="00D81664">
        <w:rPr>
          <w:rFonts w:cs="Times New Roman"/>
          <w:noProof/>
          <w:color w:val="000000" w:themeColor="text1"/>
          <w:vertAlign w:val="subscript"/>
          <w:lang w:val="en-GB"/>
        </w:rPr>
        <w:t>4</w:t>
      </w:r>
      <w:r w:rsidRPr="00D81664">
        <w:rPr>
          <w:rFonts w:cs="Times New Roman"/>
          <w:noProof/>
          <w:color w:val="000000" w:themeColor="text1"/>
          <w:lang w:val="en-GB"/>
        </w:rPr>
        <w:t xml:space="preserve"> will benefit climate and improve air quality through near-surface O</w:t>
      </w:r>
      <w:r w:rsidRPr="00D81664">
        <w:rPr>
          <w:rFonts w:cs="Times New Roman"/>
          <w:noProof/>
          <w:color w:val="000000" w:themeColor="text1"/>
          <w:vertAlign w:val="subscript"/>
          <w:lang w:val="en-GB"/>
        </w:rPr>
        <w:t>3</w:t>
      </w:r>
      <w:r w:rsidRPr="00D81664">
        <w:rPr>
          <w:rFonts w:cs="Times New Roman"/>
          <w:noProof/>
          <w:color w:val="000000" w:themeColor="text1"/>
          <w:lang w:val="en-GB"/>
        </w:rPr>
        <w:t xml:space="preserve"> reduction </w:t>
      </w:r>
      <w:commentRangeStart w:id="5328"/>
      <w:r w:rsidRPr="00D81664">
        <w:rPr>
          <w:rFonts w:cs="Times New Roman"/>
          <w:noProof/>
          <w:color w:val="000000" w:themeColor="text1"/>
          <w:lang w:val="en-GB"/>
        </w:rPr>
        <w:fldChar w:fldCharType="begin" w:fldLock="1"/>
      </w:r>
      <w:ins w:id="5329" w:author="Robin Matthews" w:date="2021-07-08T17:39:00Z">
        <w:r w:rsidR="003D6F13">
          <w:rPr>
            <w:rFonts w:cs="Times New Roman"/>
            <w:noProof/>
            <w:color w:val="000000" w:themeColor="text1"/>
            <w:lang w:val="en-GB"/>
          </w:rPr>
          <w:instrText>ADDIN CSL_CITATION { "citationItems" : [ { "id" : "ITEM-1", "itemData" : { "DOI" : "10.1080/10962247.2015.1040526", "ISBN" : "1096-2247", "ISSN" : "1096-2247", "PMID" : "25976481", "abstract" : "Multiple linkages connect air quality and climate change. Many air pollutant sources also emit carbon dioxide (CO2), the dominant anthropogenic greenhouse gas (GHG). The two main contributors to non-attainment of U.S. ambient air quality standards, ozone (O3) and particulate matter (PM), interact with radiation, forcing climate change. PM warms by absorbing sunlight (e.g., black carbon) or cools by scattering sunlight (e.g., sulfates) and interacts with clouds; these radiative and microphysical interactions can induce changes in precipitation and regional circulation patterns. Climate change is expected to degrade air quality in many polluted regions by changing air pollution meteorology (ventilation and dilution), precipitation and other removal processes, and by triggering some amplifying responses in atmospheric chemistry and in anthropogenic and natural sources. Together, these processes shape distributions and extreme episodes of O3 and PM. Global modeling indicates that as air pollution programs reduce SO2 to meet health and other air quality goals, near-term warming accelerates due to \u201cunmasking\u201d of warming induced by rising CO2. Air pollutant controls on CH4, a potent GHG and precursor to global O3 levels, and on sources with high black carbon (BC) to organic carbon (OC) ratios could offset near-term warming induced by SO2 emission reductions, while reducing global background O3 and regionally high levels of PM. Lowering peak warming requires decreasing atmospheric CO2, which for some source categories would also reduce co-emitted air pollutants or their precursors. Model projections for alternative climate and air quality scenarios indicate a wide range for U.S. surface O3 and fine PM, although regional projections may be confounded by interannual to decadal natural climate variability. Continued implementation of U.S. NOx emission controls guards against rising pollution levels triggered either by climate change or by global emission growth. Improved accuracy and trends in emission inventories are critical for accountability analyses of historical and projected air pollution and climate mitigation policies.", "author" : [ { "dropping-particle" : "", "family" : "Fiore", "given" : "Arlene M.", "non-dropping-particle" : "", "parse-names" : false, "suffix" : "" }, { "dropping-particle" : "", "family" : "Naik", "given" : "Vaishali", "non-dropping-particle" : "", "parse-names" : false, "suffix" : "" }, { "dropping-particle" : "", "family" : "Leibensperger", "given" : "Eric M.", "non-dropping-particle" : "", "parse-names" : false, "suffix" : "" } ], "container-title" : "Journal of the Air &amp; Waste Management Association", "edition" : "2015/05/16", "id" : "ITEM-1", "issue" : "6", "issued" : { "date-parts" : [ [ "2015" ] ] }, "note" : "Fiore, Arlene M\nNaik, Vaishali\nLeibensperger, Eric M\neng\nResearch Support, Non-U.S. Gov't\nResearch Support, U.S. Gov't, Non-P.H.S.\nReview\nJ Air Waste Manag Assoc. 2015 Jun;65(6):645-85. doi: 10.1080/10962247.2015.1040526.", "page" : "645-685", "title" : "Air Quality and Climate Connections", "translator" : [ { "dropping-particle" : "", "family" : "G2791", "given" : "", "non-dropping-particle" : "", "parse-names" : false, "suffix" : "" } ], "type" : "article-journal", "volume" : "65" }, "uris" : [ "http://www.mendeley.com/documents/?uuid=65d5d144-493e-42fa-aeae-b91b5fa5a78c" ] }, { "id" : "ITEM-2", "itemData" : { "DOI" : "10.1039/C7FD00009J", "ISSN" : "1359-6640", "abstract" : "Methane emissions contribute to global warming, damage public health and reduce the yield of agricultural and forest ecosystems. Quantifying these damages to the planetary commons by calculating the social cost of methane (SCM) facilitates more comprehensive cost-benefit analyses of methane emissions control measures and is the first step to potentially incorporating them into the marketplace. Use of a broad measure of social welfare is also an attractive alternative or supplement to emission metrics focused on a temperature target in a given year as it incentivizes action to provide benefits over a broader range of impacts and timescales. Calculating the SCM using consistent temporal treatment of physical and economic processes and incorporating climate- and air quality-related impacts, we find large SCM values, e.g. \u223c$2400 per ton and \u223c$3600 per ton with 5% and 3% discount rates respectively. These values are \u223c100 and 50 times greater than corresponding social costs for carbon dioxide. Our results suggest that \u223c110 of 140 Mt of identified methane abatement via scaling up existing technology and policy options provide societal benefits that outweigh implementation costs. Within the energy sector, renewables compare far better against use of natural gas in electricity generation when incorporating these social costs for methane. In the agricultural sector, changes in livestock management practices, promoting healthy diets including reduced beef and dairy consumption, and reductions in food waste have been promoted as ways to mitigate emissions, and these are shown here to indeed have the potential to provide large societal benefits (\u223c$50\u2013150 billion per year). Examining recent trends in methane and carbon dioxide, we find that increases in methane emissions may have offset much of the societal benefits from a slowdown in the growth rate of carbon dioxide emissions. The results indicate that efforts to reduce methane emissions via policies spanning a wide range of technical, regulatory and behavioural options provide benefits at little or negative net cost. Recognition of the full SCM, which has typically been undervalued, may help catalyze actions to reduce emissions and thereby provide a broad set of societal benefit", "author" : [ { "dropping-particle" : "", "family" : "Shindell", "given" : "D T", "non-dropping-particle" : "", "parse-names" : false, "suffix" : "" }, { "dropping-particle" : "", "family" : "Fuglestvedt", "given" : "J S", "non-dropping-particle" : "", "parse-names" : false, "suffix" : "" }, { "dropping-particle" : "", "family" : "Collins", "given" : "W J", "non-dropping-particle" : "", "parse-names" : false, "suffix" : "" } ], "container-title" : "Faraday Discussions", "id" : "ITEM-2", "issue" : "0", "issued" : { "date-parts" : [ [ "2017" ] ] }, "page" : "429-451", "publisher" : "The Royal Society of Chemistry", "title" : "The social cost of methane: theory and applications", "translator" : [ { "dropping-particle" : "", "family" : "G3545", "given" : "", "non-dropping-particle" : "", "parse-names" : false, "suffix" : "" } ], "type" : "article-journal", "volume" : "200" }, "uris" : [ "http://www.mendeley.com/documents/?uuid=62c6c17c-967b-4b69-a330-0a47e277170b" ] } ], "mendeley" : { "formattedCitation" : "(Fiore et al., 2015; Shindell et al., 2017b)", "manualFormatting" : "(Fiore et al., 2015; Shindell et al., 2017a)", "plainTextFormattedCitation" : "(Fiore et al., 2015; Shindell et al., 2017b)", "previouslyFormattedCitation" : "(Fiore et al., 2015; Shindell et al., 2017b)" }, "properties" : { "noteIndex" : 0 }, "schema" : "https://github.com/citation-style-language/schema/raw/master/csl-citation.json" }</w:instrText>
        </w:r>
      </w:ins>
      <w:del w:id="5330" w:author="Robin Matthews" w:date="2021-07-08T17:39:00Z">
        <w:r w:rsidR="00D477C7" w:rsidDel="003D6F13">
          <w:rPr>
            <w:rFonts w:cs="Times New Roman"/>
            <w:noProof/>
            <w:color w:val="000000" w:themeColor="text1"/>
            <w:lang w:val="en-GB"/>
          </w:rPr>
          <w:delInstrText>ADDIN CSL_CITATION { "citationItems" : [ { "id" : "ITEM-1", "itemData" : { "DOI" : "10.1080/10962247.2015.1040526", "ISBN" : "1096-2247", "ISSN" : "1096-2247", "PMID" : "25976481", "abstract" : "Multiple linkages connect air quality and climate change. Many air pollutant sources also emit carbon dioxide (CO2), the dominant anthropogenic greenhouse gas (GHG). The two main contributors to non-attainment of U.S. ambient air quality standards, ozone (O3) and particulate matter (PM), interact with radiation, forcing climate change. PM warms by absorbing sunlight (e.g., black carbon) or cools by scattering sunlight (e.g., sulfates) and interacts with clouds; these radiative and microphysical interactions can induce changes in precipitation and regional circulation patterns. Climate change is expected to degrade air quality in many polluted regions by changing air pollution meteorology (ventilation and dilution), precipitation and other removal processes, and by triggering some amplifying responses in atmospheric chemistry and in anthropogenic and natural sources. Together, these processes shape distributions and extreme episodes of O3 and PM. Global modeling indicates that as air pollution programs reduce SO2 to meet health and other air quality goals, near-term warming accelerates due to \u201cunmasking\u201d of warming induced by rising CO2. Air pollutant controls on CH4, a potent GHG and precursor to global O3 levels, and on sources with high black carbon (BC) to organic carbon (OC) ratios could offset near-term warming induced by SO2 emission reductions, while reducing global background O3 and regionally high levels of PM. Lowering peak warming requires decreasing atmospheric CO2, which for some source categories would also reduce co-emitted air pollutants or their precursors. Model projections for alternative climate and air quality scenarios indicate a wide range for U.S. surface O3 and fine PM, although regional projections may be confounded by interannual to decadal natural climate variability. Continued implementation of U.S. NOx emission controls guards against rising pollution levels triggered either by climate change or by global emission growth. Improved accuracy and trends in emission inventories are critical for accountability analyses of historical and projected air pollution and climate mitigation policies.", "author" : [ { "dropping-particle" : "", "family" : "Fiore", "given" : "Arlene M.", "non-dropping-particle" : "", "parse-names" : false, "suffix" : "" }, { "dropping-particle" : "", "family" : "Naik", "given" : "Vaishali", "non-dropping-particle" : "", "parse-names" : false, "suffix" : "" }, { "dropping-particle" : "", "family" : "Leibensperger", "given" : "Eric M.", "non-dropping-particle" : "", "parse-names" : false, "suffix" : "" } ], "container-title" : "Journal of the Air &amp; Waste Management Association", "edition" : "2015/05/16", "id" : "ITEM-1", "issue" : "6", "issued" : { "date-parts" : [ [ "2015" ] ] }, "note" : "Fiore, Arlene M\nNaik, Vaishali\nLeibensperger, Eric M\neng\nResearch Support, Non-U.S. Gov't\nResearch Support, U.S. Gov't, Non-P.H.S.\nReview\nJ Air Waste Manag Assoc. 2015 Jun;65(6):645-85. doi: 10.1080/10962247.2015.1040526.", "page" : "645-685", "title" : "Air Quality and Climate Connections", "translator" : [ { "dropping-particle" : "", "family" : "G2791", "given" : "", "non-dropping-particle" : "", "parse-names" : false, "suffix" : "" } ], "type" : "article-journal", "volume" : "65" }, "uris" : [ "http://www.mendeley.com/documents/?uuid=65d5d144-493e-42fa-aeae-b91b5fa5a78c" ] }, { "id" : "ITEM-2", "itemData" : { "DOI" : "10.1039/C7FD00009J", "ISSN" : "1359-6640", "abstract" : "Methane emissions contribute to global warming, damage public health and reduce the yield of agricultural and forest ecosystems. Quantifying these damages to the planetary commons by calculating the social cost of methane (SCM) facilitates more comprehensive cost-benefit analyses of methane emissions control measures and is the first step to potentially incorporating them into the marketplace. Use of a broad measure of social welfare is also an attractive alternative or supplement to emission metrics focused on a temperature target in a given year as it incentivizes action to provide benefits over a broader range of impacts and timescales. Calculating the SCM using consistent temporal treatment of physical and economic processes and incorporating climate- and air quality-related impacts, we find large SCM values, e.g. \u223c$2400 per ton and \u223c$3600 per ton with 5% and 3% discount rates respectively. These values are \u223c100 and 50 times greater than corresponding social costs for carbon dioxide. Our results suggest that \u223c110 of 140 Mt of identified methane abatement via scaling up existing technology and policy options provide societal benefits that outweigh implementation costs. Within the energy sector, renewables compare far better against use of natural gas in electricity generation when incorporating these social costs for methane. In the agricultural sector, changes in livestock management practices, promoting healthy diets including reduced beef and dairy consumption, and reductions in food waste have been promoted as ways to mitigate emissions, and these are shown here to indeed have the potential to provide large societal benefits (\u223c$50\u2013150 billion per year). Examining recent trends in methane and carbon dioxide, we find that increases in methane emissions may have offset much of the societal benefits from a slowdown in the growth rate of carbon dioxide emissions. The results indicate that efforts to reduce methane emissions via policies spanning a wide range of technical, regulatory and behavioural options provide benefits at little or negative net cost. Recognition of the full SCM, which has typically been undervalued, may help catalyze actions to reduce emissions and thereby provide a broad set of societal benefit", "author" : [ { "dropping-particle" : "", "family" : "Shindell", "given" : "D T", "non-dropping-particle" : "", "parse-names" : false, "suffix" : "" }, { "dropping-particle" : "", "family" : "Fuglestvedt", "given" : "J S", "non-dropping-particle" : "", "parse-names" : false, "suffix" : "" }, { "dropping-particle" : "", "family" : "Collins", "given" : "W J", "non-dropping-particle" : "", "parse-names" : false, "suffix" : "" } ], "container-title" : "Faraday Discussions", "id" : "ITEM-2", "issue" : "0", "issued" : { "date-parts" : [ [ "2017" ] ] }, "page" : "429-451", "publisher" : "The Royal Society of Chemistry", "title" : "The social cost of methane: theory and applications", "translator" : [ { "dropping-particle" : "", "family" : "G3545", "given" : "", "non-dropping-particle" : "", "parse-names" : false, "suffix" : "" } ], "type" : "article-journal", "volume" : "200" }, "uris" : [ "http://www.mendeley.com/documents/?uuid=62c6c17c-967b-4b69-a330-0a47e277170b" ] } ], "mendeley" : { "formattedCitation" : "(Fiore et al., 2015; Shindell et al., 2017b)", "plainTextFormattedCitation" : "(Fiore et al., 2015; Shindell et al., 2017b)", "previouslyFormattedCitation" : "(Fiore et al., 2015; Shindell et al., 2017b)" }, "properties" : { "noteIndex" : 0 }, "schema" : "https://github.com/citation-style-language/schema/raw/master/csl-citation.json" }</w:delInstrText>
        </w:r>
      </w:del>
      <w:r w:rsidRPr="00D81664">
        <w:rPr>
          <w:rFonts w:cs="Times New Roman"/>
          <w:noProof/>
          <w:color w:val="000000" w:themeColor="text1"/>
          <w:lang w:val="en-GB"/>
        </w:rPr>
        <w:fldChar w:fldCharType="separate"/>
      </w:r>
      <w:r w:rsidR="00CB33A1">
        <w:rPr>
          <w:rFonts w:cs="Times New Roman"/>
          <w:noProof/>
          <w:color w:val="000000" w:themeColor="text1"/>
          <w:lang w:val="en-GB"/>
        </w:rPr>
        <w:t>(Fiore et al., 2015; Shindell et al., 2017</w:t>
      </w:r>
      <w:ins w:id="5331" w:author="Robin Matthews" w:date="2021-07-08T17:39:00Z">
        <w:r w:rsidR="003D6F13">
          <w:rPr>
            <w:rFonts w:cs="Times New Roman"/>
            <w:noProof/>
            <w:color w:val="000000" w:themeColor="text1"/>
            <w:lang w:val="en-GB"/>
          </w:rPr>
          <w:t>a</w:t>
        </w:r>
      </w:ins>
      <w:del w:id="5332" w:author="Robin Matthews" w:date="2021-07-08T17:39:00Z">
        <w:r w:rsidR="00CB33A1" w:rsidDel="003D6F13">
          <w:rPr>
            <w:rFonts w:cs="Times New Roman"/>
            <w:noProof/>
            <w:color w:val="000000" w:themeColor="text1"/>
            <w:lang w:val="en-GB"/>
          </w:rPr>
          <w:delText>b</w:delText>
        </w:r>
      </w:del>
      <w:r w:rsidR="00CB33A1">
        <w:rPr>
          <w:rFonts w:cs="Times New Roman"/>
          <w:noProof/>
          <w:color w:val="000000" w:themeColor="text1"/>
          <w:lang w:val="en-GB"/>
        </w:rPr>
        <w:t>)</w:t>
      </w:r>
      <w:r w:rsidRPr="00D81664">
        <w:rPr>
          <w:rFonts w:cs="Times New Roman"/>
          <w:noProof/>
          <w:color w:val="000000" w:themeColor="text1"/>
          <w:lang w:val="en-GB"/>
        </w:rPr>
        <w:fldChar w:fldCharType="end"/>
      </w:r>
      <w:commentRangeEnd w:id="5328"/>
      <w:r w:rsidR="00CB33A1">
        <w:rPr>
          <w:rStyle w:val="Marquedecommentaire"/>
        </w:rPr>
        <w:commentReference w:id="5328"/>
      </w:r>
      <w:r w:rsidRPr="00D81664">
        <w:rPr>
          <w:rFonts w:cs="Times New Roman"/>
          <w:noProof/>
          <w:color w:val="000000" w:themeColor="text1"/>
          <w:lang w:val="en-GB"/>
        </w:rPr>
        <w:t xml:space="preserve"> and </w:t>
      </w:r>
      <w:r w:rsidRPr="00D81664">
        <w:rPr>
          <w:rFonts w:cs="Times New Roman"/>
          <w:color w:val="000000" w:themeColor="text1"/>
          <w:lang w:val="en-GB"/>
        </w:rPr>
        <w:t>wide agreement that strategies reducing CH</w:t>
      </w:r>
      <w:r w:rsidRPr="00D81664">
        <w:rPr>
          <w:rFonts w:cs="Times New Roman"/>
          <w:color w:val="000000" w:themeColor="text1"/>
          <w:vertAlign w:val="subscript"/>
          <w:lang w:val="en-GB"/>
        </w:rPr>
        <w:t>4</w:t>
      </w:r>
      <w:r w:rsidRPr="00D81664">
        <w:rPr>
          <w:rFonts w:cs="Times New Roman"/>
          <w:color w:val="000000" w:themeColor="text1"/>
          <w:lang w:val="en-GB"/>
        </w:rPr>
        <w:t xml:space="preserve"> offer larger (and less uncertain) climate benefits than policies addressing BC </w:t>
      </w:r>
      <w:commentRangeStart w:id="5333"/>
      <w:commentRangeStart w:id="5334"/>
      <w:r w:rsidRPr="00D81664">
        <w:rPr>
          <w:rFonts w:cs="Times New Roman"/>
          <w:color w:val="000000" w:themeColor="text1"/>
          <w:lang w:val="en-GB"/>
        </w:rPr>
        <w:fldChar w:fldCharType="begin" w:fldLock="1"/>
      </w:r>
      <w:r w:rsidR="002E1475">
        <w:rPr>
          <w:rFonts w:cs="Times New Roman"/>
          <w:color w:val="000000" w:themeColor="text1"/>
          <w:lang w:val="en-GB"/>
        </w:rPr>
        <w:instrText>ADDIN CSL_CITATION { "citationItems" : [ { "id" : "ITEM-1", "itemData" : { "author" : [ { "dropping-particle" : "", "family" : "Rogelj", "given" : "J.", "non-dropping-particle" : "", "parse-names" : false, "suffix" : "" }, { "dropping-particle" : "", "family" : "Shindell", "given" : "D.", "non-dropping-particle" : "", "parse-names" : false, "suffix" : "" }, { "dropping-particle" : "", "family" : "Jiang", "given" : "K.", "non-dropping-particle" : "", "parse-names" : false, "suffix" : "" }, { "dropping-particle" : "", "family" : "Fifita", "given" : "S.", "non-dropping-particle" : "", "parse-names" : false, "suffix" : "" }, { "dropping-particle" : "", "family" : "Forster", "given" : "P.", "non-dropping-particle" : "", "parse-names" : false, "suffix" : "" }, { "dropping-particle" : "", "family" : "Ginzburg", "given" : "V.", "non-dropping-particle" : "", "parse-names" : false, "suffix" : "" }, { "dropping-particle" : "", "family" : "Handa", "given" : "C.", "non-dropping-particle" : "", "parse-names" : false, "suffix" : "" }, { "dropping-particle" : "", "family" : "Kheshgi", "given" : "H.", "non-dropping-particle" : "", "parse-names" : false, "suffix" : "" }, { "dropping-particle" : "", "family" : "Kobayashi", "given" : "S.", "non-dropping-particle" : "", "parse-names" : false, "suffix" : "" }, { "dropping-particle" : "", "family" : "Kriegler", "given" : "E.", "non-dropping-particle" : "", "parse-names" : false, "suffix" : "" }, { "dropping-particle" : "", "family" : "Mundaca", "given" : "L.", "non-dropping-particle" : "", "parse-names" : false, "suffix" : "" }, { "dropping-particle" : "", "family" : "Seferian", "given" : "R.", "non-dropping-particle" : "", "parse-names" : false, "suffix" : "" }, { "dropping-particle" : "", "family" : "Vilarino", "given" : "M.V.", "non-dropping-particle" : "", "parse-names" : false, "suffix" : "" } ],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"Po\u0308rtner", "given" : "H. 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"Pe\u0301an",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 B. R.", "non-dropping-particle" : "", "parse-names" : false, "suffix" : "" }, { "dropping-particle" : "", "family" : "Chen", "given" : "Y.", "non-dropping-particle" : "", "parse-names" : false, "suffix" : "" }, { "dropping-particle" : "", "family" : "Zhou", "given" : "X.", "non-dropping-particle" : "", "parse-names" : false, "suffix" : "" }, { "dropping-particle" : "", "family" : "Gomis", "given" : "M. 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"page" : "93-174", "publisher" : "In Press", "title" : "Mitigation Pathways Compatible With 1.5\u00b0C in the Context of Sustainable Development", "translator" : [ { "dropping-particle" : "", "family" : "G4225", "given" : "Rt13", "non-dropping-particle" : "", "parse-names" : false, "suffix" : "" } ], "type" : "chapter" }, "uris" : [ "http://www.mendeley.com/documents/?uuid=7c94b36b-a2ad-4598-a541-23eed210befd" ] }, { "id" : "ITEM-2", "itemData" : { "DOI" : "10.1038/s41586-019-1554-z", "ISSN" : "14764687", "abstract" : "The combustion of fossil fuels produces emissions of the long-lived greenhouse gas carbon dioxide and of short-lived pollutants, including sulfur dioxide, that contribute to the formation of atmospheric aerosols1. Atmospheric aerosols can cool the climate, masking some of the warming effect that results from the emission of greenhouse gases1. However, aerosol particulates are highly toxic when inhaled, leading to millions of premature deaths per year2,3. The phasing out of unabated fossil-fuel combustion will therefore provide health benefits, but will also reduce the extent to which the warming induced by greenhouse gases is masked by aerosols. Because aerosol levels respond much more rapidly to changes in emissions relative to carbon dioxide, large near-term increases in the magnitude and rate of climate warming are predicted in many idealized studies that typically assume an instantaneous removal of all anthropogenic or fossil-fuel-related emissions1,4\u20139. Here we show that more realistic modelling scenarios do not produce a substantial near-term increase in either the magnitude or the rate of warming, and in fact can lead to a decrease in warming rates within two decades of the start of the fossil-fuel phase-out. Accounting for the time required to transform power generation, industry and transportation leads to gradually increasing and largely offsetting climate impacts of carbon dioxide and sulfur dioxide, with the rate of warming further slowed by reductions in fossil-methane emissions. Our results indicate that even the most aggressive plausible transition to a clean-energy society provides benefits for climate change mitigation and air quality at essentially all decadal to centennial timescales.", "author" : [ { "dropping-particle" : "", "family" : "Shindell", "given" : "Drew T.", "non-dropping-particle" : "", "parse-names" : false, "suffix" : "" }, { "dropping-particle" : "", "family" : "Smith", "given" : "Christopher J.", "non-dropping-particle" : "", "parse-names" : false, "suffix" : "" } ], "container-title" : "Nature", "id" : "ITEM-2", "issue" : "7774", "issued" : { "date-parts" : [ [ "2019" ] ] }, "page" : "408-411", "title" : "Climate and air-quality benefits of a realistic phase-out of fossil fuels", "translator" : [ { "dropping-particle" : "", "family" : "G4277", "given" : "", "non-dropping-particle" : "", "parse-names" : false, "suffix" : "" } ], "type" : "article-journal", "volume" : "573" }, "uris" : [ "http://www.mendeley.com/documents/?uuid=4ea276d9-a66a-4c66-b756-14840f160382" ] }, { "id" : "ITEM-3", "itemData" : { "DOI" : "10.1073/pnas.1415631111", "ISSN" : "0027-8424", "PMID" : "25368182", "abstract" : "Anthropogenic global warming is driven by emissions of a wide variety of radiative forcers ranging from very short-lived climate forcers (SLCFs), like black carbon, to very long-lived, like CO2. These species are often released from common sources and are therefore intricately linked. However, for reasons of simplification, this CO2-SLCF linkage was often disregarded in long-term projections of earlier studies. Here we explicitly account for CO2-SLCF linkages and show that the short- and long-term climate effects of many SLCF measures consistently become smaller in scenarios that keep warming to below 2 \u00b0C relative to preindustrial levels. Although long-term mitigation of methane and hydrofluorocarbons are integral parts of 2 \u00b0C scenarios, early action on these species mainly influences near-term temperatures and brings small benefits for limiting maximum warming relative to comparable reductions taking place later. Furthermore, we find that maximum 21st-century warming in 2 \u00b0C-consistent scenarios is largely unaffected by additional black-carbon-related measures because key emission sources are already phased-out through CO2 mitigation. Our study demonstrates the importance of coherently considering CO2-SLCF coevolutions. Failing to do so leads to strongly and consistently overestimating the effect of SLCF measures in climate stabilization scenarios. Our results reinforce that SLCF measures are to be considered complementary rather than a substitute for early and stringent CO2 mitigation. Near-term SLCF measures do not allow for more time for CO2 mitigation. We disentangle and resolve the distinct benefits across different species and therewith facilitate an integrated strategy for mitigating both short and long-term climate change.", "author" : [ { "dropping-particle" : "", "family" : "Rogelj", "given" : "Joeri", "non-dropping-particle" : "", "parse-names" : false, "suffix" : "" }, { "dropping-particle" : "", "family" : "Schaeffer", "given" : "Michiel", "non-dropping-particle" : "", "parse-names" : false, "suffix" : "" }, { "dropping-particle" : "", "family" : "Meinshausen", "given" : "Malte", "non-dropping-particle" : "", "parse-names" : false, "suffix" : "" }, { "dropping-particle" : "", "family" : "Shindell", "given" : "Drew T.", "non-dropping-particle" : "", "parse-names" : false, "suffix" : "" }, { "dropping-particle" : "", "family" : "Hare", "given" : "William", "non-dropping-particle" : "", "parse-names" : false, "suffix" : "" }, { "dropping-particle" : "", "family" : "Klimont", "given" : "Zbigniew", "non-dropping-particle" : "", "parse-names" : false, "suffix" : "" }, { "dropping-particle" : "", "family" : "Velders", "given" : "Guus J. M.", "non-dropping-particle" : "", "parse-names" : false, "suffix" : "" }, { "dropping-particle" : "", "family" : "Amann", "given" : "Markus", "non-dropping-particle" : "", "parse-names" : false, "suffix" : "" }, { "dropping-particle" : "", "family" : "Schellnhuber", "given" : "Hans Joachim", "non-dropping-particle" : "", "parse-names" : false, "suffix" : "" } ], "container-title" : "Proceedings of the National Academy of Sciences", "id" : "ITEM-3", "issue" : "46", "issued" : { "date-parts" : [ [ "2014", "11", "4" ] ] }, "language" : "en", "page" : "16325-16330", "title" : "Disentangling the effects of CO2 and short-lived climate forcer mitigation", "translator" : [ { "dropping-particle" : "", "family" : "G2882", "given" : "", "non-dropping-particle" : "", "parse-names" : false, "suffix" : "" } ], "type" : "article-journal", "volume" : "111" }, "uris" : [ "http://www.mendeley.com/documents/?uuid=f5158f11-b521-4a04-b21a-f3f3dd56ab78" ] }, { "id" : "ITEM-4", "itemData" : { "DOI" : "10.1038/s41598-018-37719-9", "ISSN" : "20452322", "abstract" : "Natural methane emissions are noticeably influenced by warming of cold arctic ecosystems and permafrost. An evaluation specifically of Arctic natural methane emissions in relation to our ability to mitigate anthropogenic methane emissions is needed. Here we use empirical scenarios of increases in natural emissions together with maximum technically feasible reductions in anthropogenic emissions to evaluate their potential influence on future atmospheric methane concentrations and associated radiative forcing (RF). The largest amplification of natural emissions yields up to 42% higher atmospheric methane concentrations by the year 2100 compared with no change in natural emissions. The most likely scenarios are lower than this, while anthropogenic emission reductions may have a much greater yielding effect, with the potential of halving atmospheric methane concentrations by 2100 compared to when anthropogenic emissions continue to increase as in a business-as-usual case. In a broader perspective, it is shown that man-made emissions can be reduced sufficiently to limit methane-caused climate warming by 2100 even in the case of an uncontrolled natural Arctic methane emission feedback, but this requires a committed, global effort towards maximum feasible reductions.", "author" : [ { "dropping-particle" : "", "family" : "Christensen", "given" : "Torben R\u00f8jle", "non-dropping-particle" : "", "parse-names" : false, "suffix" : "" }, { "dropping-particle" : "", "family" : "Arora", "given" : "Vivek K.", "non-dropping-particle" : "", "parse-names" : false, "suffix" : "" }, { "dropping-particle" : "", "family" : "Gauss", "given" : "Michael", "non-dropping-particle" : "", "parse-names" : false, "suffix" : "" }, { "dropping-particle" : "", "family" : "H\u00f6glund-Isaksson", "given" : "Lena", "non-dropping-particle" : "", "parse-names" : false, "suffix" : "" }, { "dropping-particle" : "", "family" : "Parmentier", "given" : "Frans Jan W.", "non-dropping-particle" : "", "parse-names" : false, "suffix" : "" } ], "container-title" : "Scientific Reports", "id" : "ITEM-4", "issue" : "1", "issued" : { "date-parts" : [ [ "2019" ] ] }, "page" : "1146", "title" : "Tracing the climate signal: mitigation of anthropogenic methane emissions can outweigh a large Arctic natural emission increase", "translator" : [ { "dropping-particle" : "", "family" : "G4235", "given" : "", "non-dropping-particle" : "", "parse-names" : false, "suffix" : "" } ], "type" : "article-journal", "volume" : "9" }, "prefix" : "e.g., ", "uris" : [ "http://www.mendeley.com/documents/?uuid=1be0d142-19f6-4b53-8112-972005c103fc" ] }, { "id" : "ITEM-5", "itemData" : { "DOI" : "10.5194/acp-15-10529-2015", "ISBN" : "1680-7324", "ISSN" : "16807324", "abstract" : "This paper presents a summary of the work done within the European Union's Seventh Framework Programme project ECLIPSE (Evaluating the Climate and Air Quality Impacts of Short-Lived Pollutants). ECLIPSE had a unique systematic concept for designing a realistic and effective mitigation scenario for short-lived climate pollutants (SLCPs; methane, aerosols and ozone, and their precursor species) and quantifying its climate and air quality impacts, and this paper presents the results in the context of this overarching strategy. The first step in ECLIPSE was to create a new emission inventory based on current legislation (CLE) for the recent past and until 2050. Substantial progress compared to previous work was made by including previously unaccounted types of sources such as flaring of gas associated with oil production, and wick lamps. These emission data were used for present-day reference simulations with four advanced Earth system models (ESMs) and six chemistry transport models (CTMs). The model simulations were compared with a variety of ground-based and satellite observational data sets from Asia, Europe and the Arctic. It was found that the models still underestimate the measured seasonality of aerosols in the Arctic but to a lesser extent than in previous studies. Problems likely related to the emissions were identified for northern Russia and India, in particular. To estimate the climate impacts of SLCPs, ECLIPSE followed two paths of research: the first path calculated radiative forcing (RF) values for a large matrix of SLCP species emissions, for different seasons and regions independently. Based on these RF calculations, the Global Temperature change Potential metric for a time horizon of 20 years (GTP20) was calculated for each SLCP emission type. This climate metric was then used in an integrated assessment model to identify all emission mitigation measures with a beneficial air quality and short-term (20-year) climate impact. These measures together defined a SLCP mitigation (MIT) scenario. Compared to CLE, the MIT scenario would reduce global methane (CH4) and black carbon (BC) emissions by about 50 and 80 %, respectively. For CH4, measures on shale gas production, waste management and coal mines were most important. For non-CH4 SLCPs, elimination of high-emitting vehicles and wick lamps, as well as reducing emissions from gas flaring, coal and biomass stoves, agricultural waste, solvents and diesel engines were most important. These measu\u2026", "author" : [ { "dropping-particle" : "", "family" : "Stohl", "given" : "A.", "non-dropping-particle" : "", "parse-names" : false, "suffix" : "" }, { "dropping-particle" : "", "family" : "Aamaas", "given" : "B.", "non-dropping-particle" : "", "parse-names" : false, "suffix" : "" }, { "dropping-particle" : "", "family" : "Amann", "given" : "M.", "non-dropping-particle" : "", "parse-names" : false, "suffix" : "" }, { "dropping-particle" : "", "family" : "Baker", "given" : "L. H.", "non-dropping-particle" : "", "parse-names" : false, "suffix" : "" }, { "dropping-particle" : "", "family" : "Bellouin", "given" : "N.", "non-dropping-particle" : "", "parse-names" : false, "suffix" : "" }, { "dropping-particle" : "", "family" : "Berntsen", "given" : "T. K.", "non-dropping-particle" : "", "parse-names" : false, "suffix" : "" }, { "dropping-particle" : "", "family" : "Boucher", "given" : "O.", "non-dropping-particle" : "", "parse-names" : false, "suffix" : "" }, { "dropping-particle" : "", "family" : "Cherian", "given" : "R.", "non-dropping-particle" : "", "parse-names" : false, "suffix" : "" }, { "dropping-particle" : "", "family" : "Collins", "given" : "W.", "non-dropping-particle" : "", "parse-names" : false, "suffix" : "" }, { "dropping-particle" : "", "family" : "Daskalakis", "given" : "N.", "non-dropping-particle" : "", "parse-names" : false, "suffix" : "" }, { "dropping-particle" : "", "family" : "Dusinska", "given" : "M.", "non-dropping-particle" : "", "parse-names" : false, "suffix" : "" }, { "dropping-particle" : "", "family" : "Eckhardt", "given" : "S.", "non-dropping-particle" : "", "parse-names" : false, "suffix" : "" }, { "dropping-particle" : "", "family" : "Fuglestvedt", "given" : "J. S.", "non-dropping-particle" : "", "parse-names" : false, "suffix" : "" }, { "dropping-particle" : "", "family" : "Harju", "given" : "M.", "non-dropping-particle" : "", "parse-names" : false, "suffix" : "" }, { "dropping-particle" : "", "family" : "Heyes", "given" : "C.", "non-dropping-particle" : "", "parse-names" : false, "suffix" : "" }, { "dropping-particle" : "", "family" : "Hodnebrog", "given" : "", "non-dropping-particle" : "", "parse-names" : false, "suffix" : "" }, { "dropping-particle" : "", "family" : "Hao", "given" : "J.", "non-dropping-particle" : "", "parse-names" : false, "suffix" : "" }, { "dropping-particle" : "", "family" : "Im", "given" : "U.", "non-dropping-particle" : "", "parse-names" : false, "suffix" : "" }, { "dropping-particle" : "", "family" : "Kanakidou", "given" : "M.", "non-dropping-particle" : "", "parse-names" : false, "suffix" : "" }, { "dropping-particle" : "", "family" : "Klimont", "given" : "Z.", "non-dropping-particle" : "", "parse-names" : false, "suffix" : "" }, { "dropping-particle" : "", "family" : "Kupiainen", "given" : "K.", "non-dropping-particle" : "", "parse-names" : false, "suffix" : "" }, { "dropping-particle" : "", "family" : "Law", "given" : "K. S.", "non-dropping-particle" : "", "parse-names" : false, "suffix" : "" }, { "dropping-particle" : "", "family" : "Lund", "given" : "M. T.", "non-dropping-particle" : "", "parse-names" : false, "suffix" : "" }, { "dropping-particle" : "", "family" : "Maas", "given" : "R.", "non-dropping-particle" : "", "parse-names" : false, "suffix" : "" }, { "dropping-particle" : "", "family" : "MacIntosh", "given" : "C. R.", "non-dropping-particle" : "", "parse-names" : false, "suffix" : "" }, { "dropping-particle" : "", "family" : "Myhre", "given" : "G.", "non-dropping-particle" : "", "parse-names" : false, "suffix" : "" }, { "dropping-particle" : "", "family" : "Myriokefalitakis", "given" : "S.", "non-dropping-particle" : "", "parse-names" : false, "suffix" : "" }, { "dropping-particle" : "", "family" : "Olivi\u00e9", "given" : "D.", "non-dropping-particle" : "", "parse-names" : false, "suffix" : "" }, { "dropping-particle" : "", "family" : "Quaas", "given" : "J.", "non-dropping-particle" : "", "parse-names" : false, "suffix" : "" }, { "dropping-particle" : "", "family" : "Quennehen", "given" : "B.", "non-dropping-particle" : "", "parse-names" : false, "suffix" : "" }, { "dropping-particle" : "", "family" : "Raut", "given" : "J. C.", "non-dropping-particle" : "", "parse-names" : false, "suffix" : "" }, { "dropping-particle" : "", "family" : "Rumbold", "given" : "S. T.", "non-dropping-particle" : "", "parse-names" : false, "suffix" : "" }, { "dropping-particle" : "", "family" : "Samset", "given" : "B. H.", "non-dropping-particle" : "", "parse-names" : false, "suffix" : "" }, { "dropping-particle" : "", "family" : "Schulz", "given" : "M.", "non-dropping-particle" : "", "parse-names" : false, "suffix" : "" }, { "dropping-particle" : "", "family" : "Seland", "given" : "", "non-dropping-particle" : "", "parse-names" : false, "suffix" : "" }, { "dropping-particle" : "", "family" : "Shine", "given" : "K. P.", "non-dropping-particle" : "", "parse-names" : false, "suffix" : "" }, { "dropping-particle" : "", "family" : "Skeie", "given" : "R. B.", "non-dropping-particle" : "", "parse-names" : false, "suffix" : "" }, { "dropping-particle" : "", "family" : "Wang", "given" : "S.", "non-dropping-particle" : "", "parse-names" : false, "suffix" : "" }, { "dropping-particle" : "", "family" : "Yttri", "given" : "K. E.", "non-dropping-particle" : "", "parse-names" : false, "suffix" : "" }, { "dropping-particle" : "", "family" : "Zhu", "given" : "T.", "non-dropping-particle" : "", "parse-names" : false, "suffix" : "" } ], "container-title" : "Atmospheric Chemistry and Physics", "id" : "ITEM-5", "issue" : "18", "issued" : { "date-parts" : [ [ "2015", "9" ] ] }, "page" : "10529-10566", "title" : "Evaluating the climate and air quality impacts of short-lived pollutants", "translator" : [ { "dropping-particle" : "", "family" : "G3031", "given" : "", "non-dropping-particle" : "", "parse-names" : false, "suffix" : "" } ], "type" : "article-journal", "volume" : "15" }, "uris" : [ "http://www.mendeley.com/documents/?uuid=f09e77f2-4270-4301-911d-ad8f58ccc163" ] }, { "id" : "ITEM-6", "itemData" : { "DOI" : "10.1073/pnas.1308470110", "ISBN" : "0027-8424", "ISSN" : "0027-8424", "PMID" : "23940357", "abstract" : "Emissions reductions focused on anthropogenic climate-forcing agents with relatively short atmospheric lifetimes, such as methane (CH4) and black carbon, have been suggested as a strategy to reduce the rate of climate change over the next several decades. We find that reductions of methane and black carbon would likely have only a modest impact on near-term global climate warming. Even with maximally feasible reductions phased in from 2015 to 2035, global mean temperatures in 2050 would be reduced by 0.16 \u00b0C, with a range of 0.04-0.35 \u00b0C because of uncertainties in carbonaceous aerosol emissions and aerosol forcing per unit of emissions. The high end of this range is only possible if total historical aerosol forcing is relatively small. More realistic emission reductions would likely provide an even smaller climate benefit. We find that the climate benefit from reductions in short-lived forcing agents are smaller than previously estimated. These near-term climate benefits of targeted reductions in short-lived forcers are not substantially different in magnitude from the benefits from a comprehensive climate policy.", "author" : [ { "dropping-particle" : "", "family" : "Smith", "given" : "S. J.", "non-dropping-particle" : "", "parse-names" : false, "suffix" : "" }, { "dropping-particle" : "", "family" : "Mizrahi", "given" : "A.", "non-dropping-particle" : "", "parse-names" : false, "suffix" : "" } ], "container-title" : "Proceedings of the National Academy of Sciences", "id" : "ITEM-6", "issue" : "35", "issued" : { "date-parts" : [ [ "2013", "8" ] ] }, "page" : "14202-14206", "title" : "Near-term climate mitigation by short-lived forcers", "translator" : [ { "dropping-particle" : "", "family" : "G2845", "given" : "", "non-dropping-particle" : "", "parse-names" : false, "suffix" : "" } ], "type" : "article-journal", "volume" : "110" }, "uris" : [ "http://www.mendeley.com/documents/?uuid=7ed92d11-ddaa-419f-87e9-16101f8d7a57" ] } ], "mendeley" : { "formattedCitation" : "(Smith and Mizrahi, 2013; Rogelj et al., 2014b; Stohl et al., 2015; Rogelj et al., 2018b; e.g., Christensen et al., 2019; Shindell and Smith, 2019)", "manualFormatting" : "(e.g., Smith and Mizrahi, 2013; Rogelj et al., 2014b; Stohl et al., 2015; Rogelj et al., 2018b; Christensen et al., 2019; Shindell and Smith, 2019)", "plainTextFormattedCitation" : "(Smith and Mizrahi, 2013; Rogelj et al., 2014b; Stohl et al., 2015; Rogelj et al., 2018b; e.g., Christensen et al., 2019; Shindell and Smith, 2019)", "previouslyFormattedCitation" : "(Smith and Mizrahi, 2013; Rogelj et al., 2014b; Stohl et al., 2015; Rogelj et al., 2018b; e.g., Christensen et al., 2019; Shindell and Smith, 2019)" }, "properties" : { "noteIndex" : 0 }, "schema" : "https://github.com/citation-style-language/schema/raw/master/csl-citation.json" }</w:instrText>
      </w:r>
      <w:r w:rsidRPr="00D81664">
        <w:rPr>
          <w:rFonts w:cs="Times New Roman"/>
          <w:color w:val="000000" w:themeColor="text1"/>
          <w:lang w:val="en-GB"/>
        </w:rPr>
        <w:fldChar w:fldCharType="separate"/>
      </w:r>
      <w:r w:rsidR="00A75A09" w:rsidRPr="00A75A09">
        <w:rPr>
          <w:rFonts w:cs="Times New Roman"/>
          <w:noProof/>
          <w:color w:val="000000" w:themeColor="text1"/>
          <w:lang w:val="en-GB"/>
        </w:rPr>
        <w:t>(</w:t>
      </w:r>
      <w:ins w:id="5335" w:author="Robin Matthews" w:date="2021-07-08T17:39:00Z">
        <w:r w:rsidR="003D6F13">
          <w:rPr>
            <w:rFonts w:cs="Times New Roman"/>
            <w:noProof/>
            <w:color w:val="000000" w:themeColor="text1"/>
            <w:lang w:val="en-GB"/>
          </w:rPr>
          <w:t>e</w:t>
        </w:r>
      </w:ins>
      <w:ins w:id="5336" w:author="Robin Matthews" w:date="2021-07-08T17:40:00Z">
        <w:r w:rsidR="003D6F13">
          <w:rPr>
            <w:rFonts w:cs="Times New Roman"/>
            <w:noProof/>
            <w:color w:val="000000" w:themeColor="text1"/>
            <w:lang w:val="en-GB"/>
          </w:rPr>
          <w:t xml:space="preserve">.g., </w:t>
        </w:r>
      </w:ins>
      <w:r w:rsidR="00A75A09" w:rsidRPr="00A75A09">
        <w:rPr>
          <w:rFonts w:cs="Times New Roman"/>
          <w:noProof/>
          <w:color w:val="000000" w:themeColor="text1"/>
          <w:lang w:val="en-GB"/>
        </w:rPr>
        <w:t xml:space="preserve">Smith and Mizrahi, 2013; Rogelj et al., 2014b; Stohl et al., 2015; Rogelj et al., 2018b; </w:t>
      </w:r>
      <w:del w:id="5337" w:author="Robin Matthews" w:date="2021-07-08T17:40:00Z">
        <w:r w:rsidR="00A75A09" w:rsidRPr="00A75A09" w:rsidDel="003D6F13">
          <w:rPr>
            <w:rFonts w:cs="Times New Roman"/>
            <w:noProof/>
            <w:color w:val="000000" w:themeColor="text1"/>
            <w:lang w:val="en-GB"/>
          </w:rPr>
          <w:delText xml:space="preserve">e.g., </w:delText>
        </w:r>
      </w:del>
      <w:r w:rsidR="00A75A09" w:rsidRPr="00A75A09">
        <w:rPr>
          <w:rFonts w:cs="Times New Roman"/>
          <w:noProof/>
          <w:color w:val="000000" w:themeColor="text1"/>
          <w:lang w:val="en-GB"/>
        </w:rPr>
        <w:t>Christensen et al., 2019; Shindell and Smith, 2019)</w:t>
      </w:r>
      <w:r w:rsidRPr="00D81664">
        <w:rPr>
          <w:rFonts w:cs="Times New Roman"/>
          <w:color w:val="000000" w:themeColor="text1"/>
          <w:lang w:val="en-GB"/>
        </w:rPr>
        <w:fldChar w:fldCharType="end"/>
      </w:r>
      <w:commentRangeEnd w:id="5333"/>
      <w:r w:rsidR="00CB33A1">
        <w:rPr>
          <w:rStyle w:val="Marquedecommentaire"/>
        </w:rPr>
        <w:commentReference w:id="5333"/>
      </w:r>
      <w:r w:rsidRPr="00D81664">
        <w:rPr>
          <w:rFonts w:cs="Times New Roman"/>
          <w:color w:val="000000" w:themeColor="text1"/>
          <w:lang w:val="en-GB"/>
        </w:rPr>
        <w:t xml:space="preserve">. </w:t>
      </w:r>
      <w:commentRangeEnd w:id="5334"/>
      <w:r w:rsidR="003D6F13">
        <w:rPr>
          <w:rStyle w:val="Marquedecommentaire"/>
        </w:rPr>
        <w:commentReference w:id="5334"/>
      </w:r>
      <w:r w:rsidR="00525A19">
        <w:rPr>
          <w:rFonts w:cs="Times New Roman"/>
          <w:color w:val="000000" w:themeColor="text1"/>
          <w:lang w:val="en-GB"/>
        </w:rPr>
        <w:t>SR</w:t>
      </w:r>
      <w:r w:rsidRPr="006551C5">
        <w:rPr>
          <w:rFonts w:cs="Times New Roman"/>
          <w:noProof/>
          <w:color w:val="000000" w:themeColor="text1"/>
          <w:lang w:val="en-GB"/>
        </w:rPr>
        <w:t xml:space="preserve">1.5 </w:t>
      </w:r>
      <w:r w:rsidRPr="006551C5">
        <w:rPr>
          <w:rFonts w:cs="Times New Roman"/>
          <w:noProof/>
          <w:color w:val="000000" w:themeColor="text1"/>
          <w:lang w:val="en-GB"/>
        </w:rPr>
        <w:fldChar w:fldCharType="begin" w:fldLock="1"/>
      </w:r>
      <w:r w:rsidR="00D477C7">
        <w:rPr>
          <w:rFonts w:cs="Times New Roman"/>
          <w:noProof/>
          <w:color w:val="000000" w:themeColor="text1"/>
          <w:lang w:val="en-GB"/>
        </w:rPr>
        <w:instrText>ADDIN CSL_CITATION { "citationItems" : [ { "id" : "ITEM-1", "itemData" : { "author" : [ { "dropping-particle" : "", "family" : "Rogelj", "given" : "J.", "non-dropping-particle" : "", "parse-names" : false, "suffix" : "" }, { "dropping-particle" : "", "family" : "Shindell", "given" : "D.", "non-dropping-particle" : "", "parse-names" : false, "suffix" : "" }, { "dropping-particle" : "", "family" : "Jiang", "given" : "K.", "non-dropping-particle" : "", "parse-names" : false, "suffix" : "" }, { "dropping-particle" : "", "family" : "Fifita", "given" : "S.", "non-dropping-particle" : "", "parse-names" : false, "suffix" : "" }, { "dropping-particle" : "", "family" : "Forster", "given" : "P.", "non-dropping-particle" : "", "parse-names" : false, "suffix" : "" }, { "dropping-particle" : "", "family" : "Ginzburg", "given" : "V.", "non-dropping-particle" : "", "parse-names" : false, "suffix" : "" }, { "dropping-particle" : "", "family" : "Handa", "given" : "C.", "non-dropping-particle" : "", "parse-names" : false, "suffix" : "" }, { "dropping-particle" : "", "family" : "Kheshgi", "given" : "H.", "non-dropping-particle" : "", "parse-names" : false, "suffix" : "" }, { "dropping-particle" : "", "family" : "Kobayashi", "given" : "S.", "non-dropping-particle" : "", "parse-names" : false, "suffix" : "" }, { "dropping-particle" : "", "family" : "Kriegler", "given" : "E.", "non-dropping-particle" : "", "parse-names" : false, "suffix" : "" }, { "dropping-particle" : "", "family" : "Mundaca", "given" : "L.", "non-dropping-particle" : "", "parse-names" : false, "suffix" : "" }, { "dropping-particle" : "", "family" : "Seferian", "given" : "R.", "non-dropping-particle" : "", "parse-names" : false, "suffix" : "" }, { "dropping-particle" : "", "family" : "Vilarino", "given" : "M.V.", "non-dropping-particle" : "", "parse-names" : false, "suffix" : "" } ],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"Po\u0308rtner", "given" : "H. 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"Pe\u0301an",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 B. R.", "non-dropping-particle" : "", "parse-names" : false, "suffix" : "" }, { "dropping-particle" : "", "family" : "Chen", "given" : "Y.", "non-dropping-particle" : "", "parse-names" : false, "suffix" : "" }, { "dropping-particle" : "", "family" : "Zhou", "given" : "X.", "non-dropping-particle" : "", "parse-names" : false, "suffix" : "" }, { "dropping-particle" : "", "family" : "Gomis", "given" : "M. 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"page" : "93-174", "publisher" : "In Press", "title" : "Mitigation Pathways Compatible With 1.5\u00b0C in the Context of Sustainable Development", "translator" : [ { "dropping-particle" : "", "family" : "G4225", "given" : "Rt13", "non-dropping-particle" : "", "parse-names" : false, "suffix" : "" } ], "type" : "chapter" }, "uris" : [ "http://www.mendeley.com/documents/?uuid=7c94b36b-a2ad-4598-a541-23eed210befd" ] } ], "mendeley" : { "formattedCitation" : "(Rogelj et al., 2018b)", "plainTextFormattedCitation" : "(Rogelj et al., 2018b)", "previouslyFormattedCitation" : "(Rogelj et al., 2018b)" }, "properties" : { "noteIndex" : 0 }, "schema" : "https://github.com/citation-style-language/schema/raw/master/csl-citation.json" }</w:instrText>
      </w:r>
      <w:r w:rsidRPr="006551C5">
        <w:rPr>
          <w:rFonts w:cs="Times New Roman"/>
          <w:noProof/>
          <w:color w:val="000000" w:themeColor="text1"/>
          <w:lang w:val="en-GB"/>
        </w:rPr>
        <w:fldChar w:fldCharType="separate"/>
      </w:r>
      <w:r w:rsidR="00CB33A1">
        <w:rPr>
          <w:rFonts w:cs="Times New Roman"/>
          <w:noProof/>
          <w:color w:val="000000" w:themeColor="text1"/>
          <w:lang w:val="en-GB"/>
        </w:rPr>
        <w:t>(Rogelj et al., 2018b)</w:t>
      </w:r>
      <w:r w:rsidRPr="006551C5">
        <w:rPr>
          <w:rFonts w:cs="Times New Roman"/>
          <w:noProof/>
          <w:color w:val="000000" w:themeColor="text1"/>
          <w:lang w:val="en-GB"/>
        </w:rPr>
        <w:fldChar w:fldCharType="end"/>
      </w:r>
      <w:r w:rsidRPr="006551C5">
        <w:rPr>
          <w:rFonts w:cs="Times New Roman"/>
          <w:noProof/>
          <w:color w:val="000000" w:themeColor="text1"/>
          <w:lang w:val="en-GB"/>
        </w:rPr>
        <w:t xml:space="preserve"> highlighted the importance of CH</w:t>
      </w:r>
      <w:r w:rsidRPr="006551C5">
        <w:rPr>
          <w:rFonts w:cs="Times New Roman"/>
          <w:noProof/>
          <w:color w:val="000000" w:themeColor="text1"/>
          <w:vertAlign w:val="subscript"/>
          <w:lang w:val="en-GB"/>
        </w:rPr>
        <w:t>4</w:t>
      </w:r>
      <w:r w:rsidRPr="006551C5">
        <w:rPr>
          <w:rFonts w:cs="Times New Roman"/>
          <w:noProof/>
          <w:color w:val="000000" w:themeColor="text1"/>
          <w:lang w:val="en-GB"/>
        </w:rPr>
        <w:t xml:space="preserve"> mitigation in limiting warming to 1.5</w:t>
      </w:r>
      <w:del w:id="5338" w:author="Lucy Cowie" w:date="2021-07-28T18:18:00Z">
        <w:r w:rsidRPr="006551C5" w:rsidDel="004A6AE4">
          <w:rPr>
            <w:rFonts w:cs="Times New Roman"/>
            <w:noProof/>
            <w:color w:val="000000" w:themeColor="text1"/>
            <w:lang w:val="en-GB"/>
          </w:rPr>
          <w:delText xml:space="preserve"> </w:delText>
        </w:r>
      </w:del>
      <w:r w:rsidRPr="006551C5">
        <w:rPr>
          <w:rFonts w:cs="Times New Roman"/>
          <w:noProof/>
          <w:color w:val="000000" w:themeColor="text1"/>
          <w:lang w:val="en-GB"/>
        </w:rPr>
        <w:t>ºC in addition to net zero CO</w:t>
      </w:r>
      <w:r w:rsidRPr="006551C5">
        <w:rPr>
          <w:rFonts w:cs="Times New Roman"/>
          <w:noProof/>
          <w:color w:val="000000" w:themeColor="text1"/>
          <w:vertAlign w:val="subscript"/>
          <w:lang w:val="en-GB"/>
        </w:rPr>
        <w:t>2</w:t>
      </w:r>
      <w:r w:rsidRPr="006551C5">
        <w:rPr>
          <w:rFonts w:cs="Times New Roman"/>
          <w:noProof/>
          <w:color w:val="000000" w:themeColor="text1"/>
          <w:lang w:val="en-GB"/>
        </w:rPr>
        <w:t xml:space="preserve"> emission by 2050.</w:t>
      </w:r>
      <w:r w:rsidRPr="00981F7A">
        <w:rPr>
          <w:rFonts w:cs="Times New Roman"/>
          <w:noProof/>
          <w:color w:val="000000" w:themeColor="text1"/>
          <w:lang w:val="en-GB"/>
        </w:rPr>
        <w:t xml:space="preserve"> </w:t>
      </w:r>
      <w:r w:rsidRPr="006551C5">
        <w:rPr>
          <w:rFonts w:cs="Times New Roman"/>
          <w:color w:val="000000" w:themeColor="text1"/>
          <w:lang w:val="en-GB"/>
        </w:rPr>
        <w:t>Implementation of the identified maximum technical mitigation (MTFR) potential for CH</w:t>
      </w:r>
      <w:r w:rsidRPr="006551C5">
        <w:rPr>
          <w:rFonts w:cs="Times New Roman"/>
          <w:color w:val="000000" w:themeColor="text1"/>
          <w:vertAlign w:val="subscript"/>
          <w:lang w:val="en-GB"/>
        </w:rPr>
        <w:t>4</w:t>
      </w:r>
      <w:r w:rsidRPr="006551C5">
        <w:rPr>
          <w:rFonts w:cs="Times New Roman"/>
          <w:color w:val="000000" w:themeColor="text1"/>
          <w:lang w:val="en-GB"/>
        </w:rPr>
        <w:t xml:space="preserve"> globally, estimated at nearly 50% reduction (or 205 Tg CH</w:t>
      </w:r>
      <w:r w:rsidRPr="006551C5">
        <w:rPr>
          <w:rFonts w:cs="Times New Roman"/>
          <w:color w:val="000000" w:themeColor="text1"/>
          <w:vertAlign w:val="subscript"/>
          <w:lang w:val="en-GB"/>
        </w:rPr>
        <w:t>4</w:t>
      </w:r>
      <w:r w:rsidRPr="006551C5">
        <w:rPr>
          <w:rFonts w:cs="Times New Roman"/>
          <w:color w:val="000000" w:themeColor="text1"/>
          <w:lang w:val="en-GB"/>
        </w:rPr>
        <w:t xml:space="preserve"> in 2050) of anthropogenic emissions from the baseline, would lead to a reduction in warming, calculated as the differences between the baseline and MTFR scenario, for the 2036</w:t>
      </w:r>
      <w:ins w:id="5339" w:author="Lucy Cowie" w:date="2021-07-28T18:19:00Z">
        <w:r w:rsidR="00122863">
          <w:rPr>
            <w:rFonts w:cs="Times New Roman"/>
            <w:color w:val="000000" w:themeColor="text1"/>
            <w:lang w:val="en-GB"/>
          </w:rPr>
          <w:t>–</w:t>
        </w:r>
      </w:ins>
      <w:del w:id="5340" w:author="Lucy Cowie" w:date="2021-07-28T18:19:00Z">
        <w:r w:rsidRPr="006551C5" w:rsidDel="00122863">
          <w:rPr>
            <w:rFonts w:cs="Times New Roman"/>
            <w:color w:val="000000" w:themeColor="text1"/>
            <w:lang w:val="en-GB"/>
          </w:rPr>
          <w:delText>-</w:delText>
        </w:r>
      </w:del>
      <w:r w:rsidRPr="006551C5">
        <w:rPr>
          <w:rFonts w:cs="Times New Roman"/>
          <w:color w:val="000000" w:themeColor="text1"/>
          <w:lang w:val="en-GB"/>
        </w:rPr>
        <w:t>2050 period of about 0.20</w:t>
      </w:r>
      <w:ins w:id="5341" w:author="Lucy Cowie" w:date="2021-07-28T18:19:00Z">
        <w:r w:rsidR="00122863" w:rsidRPr="006551C5">
          <w:rPr>
            <w:rFonts w:cs="Times New Roman"/>
            <w:color w:val="000000" w:themeColor="text1"/>
            <w:lang w:val="en-GB"/>
          </w:rPr>
          <w:t>°C</w:t>
        </w:r>
        <w:r w:rsidR="00122863">
          <w:rPr>
            <w:rFonts w:cs="Times New Roman"/>
            <w:color w:val="000000" w:themeColor="text1"/>
            <w:lang w:val="en-GB"/>
          </w:rPr>
          <w:t xml:space="preserve"> </w:t>
        </w:r>
      </w:ins>
      <w:r w:rsidRPr="006551C5">
        <w:rPr>
          <w:rFonts w:cs="Times New Roman"/>
          <w:color w:val="000000" w:themeColor="text1"/>
          <w:lang w:val="en-GB"/>
        </w:rPr>
        <w:t>±</w:t>
      </w:r>
      <w:ins w:id="5342" w:author="Lucy Cowie" w:date="2021-07-28T18:19:00Z">
        <w:r w:rsidR="00122863">
          <w:rPr>
            <w:rFonts w:cs="Times New Roman"/>
            <w:color w:val="000000" w:themeColor="text1"/>
            <w:lang w:val="en-GB"/>
          </w:rPr>
          <w:t xml:space="preserve"> </w:t>
        </w:r>
      </w:ins>
      <w:r w:rsidRPr="006551C5">
        <w:rPr>
          <w:rFonts w:cs="Times New Roman"/>
          <w:color w:val="000000" w:themeColor="text1"/>
          <w:lang w:val="en-GB"/>
        </w:rPr>
        <w:t xml:space="preserve">0.02°C globally </w:t>
      </w:r>
      <w:r w:rsidRPr="006551C5">
        <w:rPr>
          <w:rFonts w:cs="Times New Roman"/>
          <w:color w:val="000000" w:themeColor="text1"/>
          <w:lang w:val="en-GB"/>
        </w:rPr>
        <w:fldChar w:fldCharType="begin" w:fldLock="1"/>
      </w:r>
      <w:r w:rsidR="00D477C7">
        <w:rPr>
          <w:rFonts w:cs="Times New Roman"/>
          <w:color w:val="000000" w:themeColor="text1"/>
          <w:lang w:val="en-GB"/>
        </w:rPr>
        <w:instrText>ADDIN CSL_CITATION { "citationItems" : [ { "id" : "ITEM-1", "itemData" : { "ISBN" : "978-82-7971-091-2", "author" : [ { "dropping-particle" : "", "family" : "AMAP", "given" : "", "non-dropping-particle" : "", "parse-names" : false, "suffix" : "" } ], "id" : "ITEM-1", "issued" : { "date-parts" : [ [ "2015" ] ] }, "number-of-pages" : "139", "publisher" : "Arctic Monitoring and Assessment Programme (AMAP)", "publisher-place" : "Oslo, Norway", "title" : "AMAP Assessment 2015: Methane as an Arctic climate forcer", "translator" : [ { "dropping-particle" : "", "family" : "G4226", "given" : "Rt7", "non-dropping-particle" : "", "parse-names" : false, "suffix" : "" } ], "type" : "report" }, "uris" : [ "http://www.mendeley.com/documents/?uuid=5cf92473-b66e-4ae8-a9e5-6dd75ddfb7b6" ] } ], "mendeley" : { "formattedCitation" : "(AMAP, 2015b)", "plainTextFormattedCitation" : "(AMAP, 2015b)", "previouslyFormattedCitation" : "(AMAP, 2015b)" }, "properties" : { "noteIndex" : 0 }, "schema" : "https://github.com/citation-style-language/schema/raw/master/csl-citation.json" }</w:instrText>
      </w:r>
      <w:r w:rsidRPr="006551C5">
        <w:rPr>
          <w:rFonts w:cs="Times New Roman"/>
          <w:color w:val="000000" w:themeColor="text1"/>
          <w:lang w:val="en-GB"/>
        </w:rPr>
        <w:fldChar w:fldCharType="separate"/>
      </w:r>
      <w:r w:rsidR="00CB33A1">
        <w:rPr>
          <w:rFonts w:cs="Times New Roman"/>
          <w:noProof/>
          <w:color w:val="000000" w:themeColor="text1"/>
          <w:lang w:val="en-GB"/>
        </w:rPr>
        <w:t>(AMAP, 2015b)</w:t>
      </w:r>
      <w:r w:rsidRPr="006551C5">
        <w:rPr>
          <w:rFonts w:cs="Times New Roman"/>
          <w:color w:val="000000" w:themeColor="text1"/>
          <w:lang w:val="en-GB"/>
        </w:rPr>
        <w:fldChar w:fldCharType="end"/>
      </w:r>
      <w:r w:rsidRPr="006551C5">
        <w:rPr>
          <w:rFonts w:cs="Times New Roman"/>
          <w:color w:val="000000" w:themeColor="text1"/>
          <w:lang w:val="en-GB"/>
        </w:rPr>
        <w:t xml:space="preserve">. </w:t>
      </w:r>
      <w:r w:rsidRPr="006551C5">
        <w:rPr>
          <w:rFonts w:cs="Times New Roman"/>
          <w:noProof/>
          <w:color w:val="000000" w:themeColor="text1"/>
          <w:lang w:val="en-GB"/>
        </w:rPr>
        <w:t>Plausible levels of methane mitigation, achieved with proven technologies, can increase the feasibility of achieving the Paris Agreement goal through slightly slowing down the pace of CO</w:t>
      </w:r>
      <w:r w:rsidRPr="006551C5">
        <w:rPr>
          <w:rFonts w:cs="Times New Roman"/>
          <w:noProof/>
          <w:color w:val="000000" w:themeColor="text1"/>
          <w:vertAlign w:val="subscript"/>
          <w:lang w:val="en-GB"/>
        </w:rPr>
        <w:t>2</w:t>
      </w:r>
      <w:r w:rsidRPr="006551C5">
        <w:rPr>
          <w:rFonts w:cs="Times New Roman"/>
          <w:noProof/>
          <w:color w:val="000000" w:themeColor="text1"/>
          <w:lang w:val="en-GB"/>
        </w:rPr>
        <w:t xml:space="preserve"> reductions (but not changing the final CO</w:t>
      </w:r>
      <w:r w:rsidRPr="006551C5">
        <w:rPr>
          <w:rFonts w:cs="Times New Roman"/>
          <w:noProof/>
          <w:color w:val="000000" w:themeColor="text1"/>
          <w:vertAlign w:val="subscript"/>
          <w:lang w:val="en-GB"/>
        </w:rPr>
        <w:t>2</w:t>
      </w:r>
      <w:r w:rsidRPr="006551C5">
        <w:rPr>
          <w:rFonts w:cs="Times New Roman"/>
          <w:noProof/>
          <w:color w:val="000000" w:themeColor="text1"/>
          <w:lang w:val="en-GB"/>
        </w:rPr>
        <w:t xml:space="preserve"> reduction goal) while this benefit is enhanced by the indirect effects of methane mitigation on ozone levels </w:t>
      </w:r>
      <w:r w:rsidRPr="006551C5">
        <w:rPr>
          <w:rFonts w:cs="Times New Roman"/>
          <w:noProof/>
          <w:color w:val="000000" w:themeColor="text1"/>
          <w:lang w:val="en-GB"/>
        </w:rPr>
        <w:fldChar w:fldCharType="begin" w:fldLock="1"/>
      </w:r>
      <w:r w:rsidR="00D477C7">
        <w:rPr>
          <w:rFonts w:cs="Times New Roman"/>
          <w:noProof/>
          <w:color w:val="000000" w:themeColor="text1"/>
          <w:lang w:val="en-GB"/>
        </w:rPr>
        <w:instrText>ADDIN CSL_CITATION { "citationItems" : [ { "id" : "ITEM-1", "itemData" : { "DOI" : "10.1088/1748-9326/aab89c", "ISSN" : "17489326", "abstract" : "To understand the importance of methane on the levels of carbon emission reductions required to achieve temperature goals, a processed-based approach is necessary rather than reliance on the transient climate response to emissions. We show that plausible levels of methane (CH4) mitigation can make a substantial difference to the feasibility of achieving the Paris climate targets through increasing the allowable carbon emissions. This benefit is enhanced by the indirect effects of CH4 on ozone (O3). Here the differing effects of CH4 and CO2 on land carbon storage, including the effects of surface O3, lead to an additional increase in the allowable carbon emissions with CH4 mitigation. We find a simple robust relationship between the change in the 2100 CH4 concentration and the extra allowable cumulative carbon emissions between now and 2100 (0.27 \u00b1 0.05 GtC per ppb CH4). This relationship is independent of modelled climate sensitivity and precise temperature target, although later mitigation of CH4 reduces its value and thus methane reduction effectiveness. Up to 12% of this increase in allowable emissions is due to the effect of surface ozone. We conclude early mitigation of CH4 emissions would significantly increase the feasibility of stabilising global warming below 1.5 \u00b0C, alongside having co-benefits for human and ecosystem health.", "author" : [ { "dropping-particle" : "", "family" : "Collins", "given" : "William J.", "non-dropping-particle" : "", "parse-names" : false, "suffix" : "" }, { "dropping-particle" : "", "family" : "Webber", "given" : "Christopher P.", "non-dropping-particle" : "", "parse-names" : false, "suffix" : "" }, { "dropping-particle" : "", "family" : "Cox", "given" : "Peter M.", "non-dropping-particle" : "", "parse-names" : false, "suffix" : "" }, { "dropping-particle" : "", "family" : "Huntingford", "given" : "Chris", "non-dropping-particle" : "", "parse-names" : false, "suffix" : "" }, { "dropping-particle" : "", "family" : "Lowe", "given" : "Jason", "non-dropping-particle" : "", "parse-names" : false, "suffix" : "" }, { "dropping-particle" : "", "family" : "Sitch", "given" : "Stephen", "non-dropping-particle" : "", "parse-names" : false, "suffix" : "" }, { "dropping-particle" : "", "family" : "Chadburn", "given" : "Sarah E.", "non-dropping-particle" : "", "parse-names" : false, "suffix" : "" }, { "dropping-particle" : "", "family" : "Comyn-Platt", "given" : "Edward", "non-dropping-particle" : "", "parse-names" : false, "suffix" : "" }, { "dropping-particle" : "", "family" : "Harper", "given" : "Anna B.", "non-dropping-particle" : "", "parse-names" : false, "suffix" : "" }, { "dropping-particle" : "", "family" : "Hayman", "given" : "Garry", "non-dropping-particle" : "", "parse-names" : false, "suffix" : "" }, { "dropping-particle" : "", "family" : "Powell", "given" : "Tom", "non-dropping-particle" : "", "parse-names" : false, "suffix" : "" } ], "container-title" : "Environmental Research Letters", "id" : "ITEM-1", "issue" : "5", "issued" : { "date-parts" : [ [ "2018", "4", "1" ] ] }, "page" : "54003", "publisher" : "IOP Publishing", "title" : "Increased importance of methane reduction for a 1.5 degree target", "translator" : [ { "dropping-particle" : "", "family" : "G4154", "given" : "", "non-dropping-particle" : "", "parse-names" : false, "suffix" : "" } ], "type" : "article-journal", "volume" : "13" }, "uris" : [ "http://www.mendeley.com/documents/?uuid=e9c7eaae-76e9-41c5-b9d9-828b4a758ea7" ] } ], "mendeley" : { "formattedCitation" : "(Collins et al., 2018)", "plainTextFormattedCitation" : "(Collins et al., 2018)", "previouslyFormattedCitation" : "(Collins et al., 2018)" }, "properties" : { "noteIndex" : 0 }, "schema" : "https://github.com/citation-style-language/schema/raw/master/csl-citation.json" }</w:instrText>
      </w:r>
      <w:r w:rsidRPr="006551C5">
        <w:rPr>
          <w:rFonts w:cs="Times New Roman"/>
          <w:noProof/>
          <w:color w:val="000000" w:themeColor="text1"/>
          <w:lang w:val="en-GB"/>
        </w:rPr>
        <w:fldChar w:fldCharType="separate"/>
      </w:r>
      <w:r w:rsidR="00CB33A1">
        <w:rPr>
          <w:rFonts w:cs="Times New Roman"/>
          <w:noProof/>
          <w:color w:val="000000" w:themeColor="text1"/>
          <w:lang w:val="en-GB"/>
        </w:rPr>
        <w:t>(Collins et al., 2018)</w:t>
      </w:r>
      <w:r w:rsidRPr="006551C5">
        <w:rPr>
          <w:rFonts w:cs="Times New Roman"/>
          <w:noProof/>
          <w:color w:val="000000" w:themeColor="text1"/>
          <w:lang w:val="en-GB"/>
        </w:rPr>
        <w:fldChar w:fldCharType="end"/>
      </w:r>
      <w:r w:rsidRPr="006551C5">
        <w:rPr>
          <w:rFonts w:cs="Times New Roman"/>
          <w:noProof/>
          <w:color w:val="000000" w:themeColor="text1"/>
          <w:lang w:val="en-GB"/>
        </w:rPr>
        <w:t>.</w:t>
      </w:r>
      <w:r w:rsidRPr="00981F7A">
        <w:rPr>
          <w:rFonts w:cs="Times New Roman"/>
          <w:noProof/>
          <w:color w:val="000000" w:themeColor="text1"/>
          <w:lang w:val="en-GB"/>
        </w:rPr>
        <w:t xml:space="preserve"> A</w:t>
      </w:r>
      <w:r>
        <w:rPr>
          <w:rFonts w:cs="Times New Roman"/>
          <w:noProof/>
          <w:color w:val="000000" w:themeColor="text1"/>
          <w:lang w:val="en-GB"/>
        </w:rPr>
        <w:t xml:space="preserve">dressing </w:t>
      </w:r>
      <w:r>
        <w:rPr>
          <w:rFonts w:cs="Times New Roman"/>
          <w:noProof/>
          <w:color w:val="000000" w:themeColor="text1"/>
          <w:lang w:val="en-GB"/>
        </w:rPr>
        <w:lastRenderedPageBreak/>
        <w:t>methane mitigation appears even more important in view of recently observed growth in atmospheric concentrations that is linked to i</w:t>
      </w:r>
      <w:r w:rsidRPr="0012226C">
        <w:rPr>
          <w:rFonts w:cs="Times New Roman"/>
          <w:noProof/>
          <w:color w:val="000000" w:themeColor="text1"/>
          <w:lang w:val="en-GB"/>
        </w:rPr>
        <w:t>ncreasing anthropogenic emission</w:t>
      </w:r>
      <w:r>
        <w:rPr>
          <w:rFonts w:cs="Times New Roman"/>
          <w:noProof/>
          <w:color w:val="000000" w:themeColor="text1"/>
          <w:lang w:val="en-GB"/>
        </w:rPr>
        <w:t>s</w:t>
      </w:r>
      <w:r w:rsidRPr="0012226C">
        <w:rPr>
          <w:rFonts w:cs="Times New Roman"/>
          <w:noProof/>
          <w:color w:val="000000" w:themeColor="text1"/>
          <w:lang w:val="en-GB"/>
        </w:rPr>
        <w:t xml:space="preserve"> (</w:t>
      </w:r>
      <w:del w:id="5343" w:author="Lucy Cowie" w:date="2021-07-28T18:20:00Z">
        <w:r w:rsidRPr="0012226C" w:rsidDel="00122863">
          <w:rPr>
            <w:rFonts w:cs="Times New Roman"/>
            <w:noProof/>
            <w:color w:val="000000" w:themeColor="text1"/>
            <w:lang w:val="en-GB"/>
          </w:rPr>
          <w:delText>see</w:delText>
        </w:r>
        <w:r w:rsidDel="00122863">
          <w:rPr>
            <w:rFonts w:cs="Times New Roman"/>
            <w:noProof/>
            <w:color w:val="000000" w:themeColor="text1"/>
            <w:lang w:val="en-GB"/>
          </w:rPr>
          <w:delText xml:space="preserve"> </w:delText>
        </w:r>
      </w:del>
      <w:r>
        <w:rPr>
          <w:rFonts w:cs="Times New Roman"/>
          <w:noProof/>
          <w:color w:val="000000" w:themeColor="text1"/>
          <w:lang w:val="en-GB"/>
        </w:rPr>
        <w:t>Section 5.1.1.</w:t>
      </w:r>
      <w:r w:rsidRPr="0012226C">
        <w:rPr>
          <w:rFonts w:cs="Times New Roman"/>
          <w:noProof/>
          <w:color w:val="000000" w:themeColor="text1"/>
          <w:lang w:val="en-GB"/>
        </w:rPr>
        <w:t>)</w:t>
      </w:r>
      <w:r>
        <w:rPr>
          <w:rFonts w:cs="Times New Roman"/>
          <w:noProof/>
          <w:color w:val="000000" w:themeColor="text1"/>
          <w:lang w:val="en-GB"/>
        </w:rPr>
        <w:t>.</w:t>
      </w:r>
      <w:r w:rsidRPr="0012226C">
        <w:rPr>
          <w:rFonts w:cs="Times New Roman"/>
          <w:noProof/>
          <w:color w:val="000000" w:themeColor="text1"/>
          <w:lang w:val="en-GB"/>
        </w:rPr>
        <w:t xml:space="preserve"> </w:t>
      </w:r>
      <w:r>
        <w:rPr>
          <w:rFonts w:cs="Times New Roman"/>
          <w:noProof/>
          <w:color w:val="000000" w:themeColor="text1"/>
          <w:lang w:val="en-GB"/>
        </w:rPr>
        <w:t xml:space="preserve"> </w:t>
      </w:r>
    </w:p>
    <w:p w14:paraId="74DAAC2A" w14:textId="77777777" w:rsidR="00E578B9" w:rsidRPr="00D81664" w:rsidRDefault="00E578B9" w:rsidP="00D5630D">
      <w:pPr>
        <w:pStyle w:val="AR6BodyText"/>
        <w:rPr>
          <w:rFonts w:cs="Times New Roman"/>
          <w:noProof/>
          <w:color w:val="000000" w:themeColor="text1"/>
          <w:lang w:val="en-GB"/>
        </w:rPr>
      </w:pPr>
    </w:p>
    <w:p w14:paraId="040BCBCF" w14:textId="52C4893B" w:rsidR="00E578B9" w:rsidRPr="00D81664" w:rsidRDefault="00E578B9" w:rsidP="00D5630D">
      <w:pPr>
        <w:pStyle w:val="AR6BodyText"/>
        <w:rPr>
          <w:rFonts w:cs="Times New Roman"/>
          <w:lang w:val="en-GB"/>
        </w:rPr>
      </w:pPr>
      <w:r w:rsidRPr="00D81664">
        <w:rPr>
          <w:rFonts w:cs="Times New Roman"/>
          <w:lang w:val="en-GB"/>
        </w:rPr>
        <w:t>Neither ambitious climate change policy nor air</w:t>
      </w:r>
      <w:ins w:id="5344" w:author="Lucy Cowie" w:date="2021-07-28T18:20:00Z">
        <w:r w:rsidR="007C2E89">
          <w:rPr>
            <w:rFonts w:cs="Times New Roman"/>
            <w:lang w:val="en-GB"/>
          </w:rPr>
          <w:t>-</w:t>
        </w:r>
      </w:ins>
      <w:del w:id="5345" w:author="Lucy Cowie" w:date="2021-07-28T18:20:00Z">
        <w:r w:rsidRPr="00D81664" w:rsidDel="007C2E89">
          <w:rPr>
            <w:rFonts w:cs="Times New Roman"/>
            <w:lang w:val="en-GB"/>
          </w:rPr>
          <w:delText xml:space="preserve"> </w:delText>
        </w:r>
      </w:del>
      <w:r w:rsidRPr="00D81664">
        <w:rPr>
          <w:rFonts w:cs="Times New Roman"/>
          <w:lang w:val="en-GB"/>
        </w:rPr>
        <w:t xml:space="preserve">quality abatement policy can automatically yield co-benefits without integrated policies aimed at co-beneficial solutions </w:t>
      </w:r>
      <w:commentRangeStart w:id="5346"/>
      <w:r w:rsidRPr="00D81664">
        <w:rPr>
          <w:rFonts w:cs="Times New Roman"/>
          <w:lang w:val="en-GB"/>
        </w:rPr>
        <w:fldChar w:fldCharType="begin" w:fldLock="1"/>
      </w:r>
      <w:r w:rsidR="002E1475">
        <w:rPr>
          <w:rFonts w:cs="Times New Roman"/>
          <w:lang w:val="en-GB"/>
        </w:rPr>
        <w:instrText>ADDIN CSL_CITATION { "citationItems" : [ { "id" : "ITEM-1", "itemData" : { "DOI" : "10.4155/cmt.13.12", "ISSN" : "17583004", "author" : [ { "dropping-particle" : "", "family" : "Zusman", "given" : "E.", "non-dropping-particle" : "", "parse-names" : false, "suffix" : "" }, { "dropping-particle" : "", "family" : "Miyatsuka", "given" : "A.", "non-dropping-particle" : "", "parse-names" : false, "suffix" : "" }, { "dropping-particle" : "", "family" : "Evarts", "given" : "D.", "non-dropping-particle" : "", "parse-names" : false, "suffix" : "" }, { "dropping-particle" : "", "family" : "Oanh", "given" : "N.K.", "non-dropping-particle" : "", "parse-names" : false, "suffix" : "" }, { "dropping-particle" : "", "family" : "Klimont", "given" : "Z.", "non-dropping-particle" : "", "parse-names" : false, "suffix" : "" }, { "dropping-particle" : "", "family" : "Amann", "given" : "M.", "non-dropping-particle" : "", "parse-names" : false, "suffix" : "" }, { "dropping-particle" : "", "family" : "Suzuki", "given" : "K.", "non-dropping-particle" : "", "parse-names" : false, "suffix" : "" }, { "dropping-particle" : "", "family" : "Mohammad", "given" : "A.", "non-dropping-particle" : "", "parse-names" : false, "suffix" : "" }, { "dropping-particle" : "", "family" : "Akimoto", "given" : "H.", "non-dropping-particle" : "", "parse-names" : false, "suffix" : "" }, { "dropping-particle" : "", "family" : "Romero", "given" : "J.", "non-dropping-particle" : "", "parse-names" : false, "suffix" : "" }, { "dropping-particle" : "", "family" : "Hannan Khan", "given" : "S.M.", "non-dropping-particle" : "", "parse-names" : false, "suffix" : "" }, { "dropping-particle" : "", "family" : "Kuylenstierna", "given" : "J.", "non-dropping-particle" : "", "parse-names" : false, "suffix" : "" }, { "dropping-particle" : "", "family" : "Hicks", "given" : "K.", "non-dropping-particle" : "", "parse-names" : false, "suffix" : "" }, { "dropping-particle" : "", "family" : "Ajero", "given" : "M.", "non-dropping-particle" : "", "parse-names" : false, "suffix" : "" }, { "dropping-particle" : "", "family" : "Patdu", "given" : "K.", "non-dropping-particle" : "", "parse-names" : false, "suffix" : "" } ], "container-title" : "Carbon Management", "id" : "ITEM-1", "issue" : "2", "issued" : { "date-parts" : [ [ "2013" ] ] }, "page" : "135-137", "title" : "Co-benefits: Taking a multidisciplinary approach", "translator" : [ { "dropping-particle" : "", "family" : "G3497", "given" : "", "non-dropping-particle" : "", "parse-names" : false, "suffix" : "" } ], "type" : "article-journal", "volume" : "4" }, "uris" : [ "http://www.mendeley.com/documents/?uuid=eeda9911-b332-4a7a-ae62-8aa932fa1aab" ] }, { "id" : "ITEM-2", "itemData" : { "DOI" : "10.1016/j.atmosenv.2014.03.016", "ISBN" : "13522310", "ISSN" : "18732844", "author" : [ { "dropping-particle" : "", "family" : "Schmale", "given" : "Julia", "non-dropping-particle" : "", "parse-names" : false, "suffix" : "" }, { "dropping-particle" : "", "family" : "Aardenne", "given" : "John", "non-dropping-particle" : "van", "parse-names" : false, "suffix" : "" }, { "dropping-particle" : "", "family" : "Schneidemesser", "given" : "Erika", "non-dropping-particle" : "Von", "parse-names" : false, "suffix" : "" } ], "container-title" : "Atmospheric Environment", "id" : "ITEM-2", "issued" : { "date-parts" : [ [ "2014" ] ] }, "page" : "146-148", "title" : "New Directions: Support for integrated decision-making in air and climate policies \u2013 Development of a metrics-based information portal", "translator" : [ { "dropping-particle" : "", "family" : "G2856", "given" : "", "non-dropping-particle" : "", "parse-names" : false, "suffix" : "" } ], "type" : "article", "volume" : "90" }, "uris" : [ "http://www.mendeley.com/documents/?uuid=39e3ab15-8bb1-30e8-8718-07ba571d61d3" ] }, { "id" : "ITEM-3", "itemData" : { "DOI" : "10.1016/j.cosust.2016.12.003", "ISSN" : "18773435", "abstract" : "Air quality and climate change are inexorably linked from their emission sources to their impacts on climate, human health, and ecosystems, including agriculture. However, in global environmental change and sustainability policies the link between air quality and climate change is often ignored. To facilitate including the link between air pollution and climate change in the policy process, three key considerations (1) mix of emissions, (2) lifetime, and (3) benefits and trade-offs should be taken into account. These three key considerations will help decision makers understand how proposed policies may impact the emissions of air pollutants and greenhouse gases and their resulting impacts on climate, human health, and ecosystems, thus reducing unintended consequences and likely resulting in additional economic and environmental benefits.", "author" : [ { "dropping-particle" : "", "family" : "Melamed", "given" : "Megan L.", "non-dropping-particle" : "", "parse-names" : false, "suffix" : "" }, { "dropping-particle" : "", "family" : "Schmale", "given" : "Julia", "non-dropping-particle" : "", "parse-names" : false, "suffix" : "" }, { "dropping-particle" : "", "family" : "Schneidemesser", "given" : "Erika", "non-dropping-particle" : "von", "parse-names" : false, "suffix" : "" } ], "container-title" : "Current Opinion in Environmental Sustainability", "id" : "ITEM-3", "issued" : { "date-parts" : [ [ "2016" ] ] }, "page" : "85-91", "title" : "Sustainable policy \u2013 key considerations for air quality and climate change", "translator" : [ { "dropping-particle" : "", "family" : "G2849", "given" : "", "non-dropping-particle" : "", "parse-names" : false, "suffix" : "" } ], "type" : "article-journal", "volume" : "23" }, "uris" : [ "http://www.mendeley.com/documents/?uuid=926a8fd9-46e2-3583-9307-d5cfd7c1a968" ] } ], "mendeley" : { "formattedCitation" : "(Zusman et al., 2013; Schmale et al., 2014b; Melamed et al., 2016)", "manualFormatting" : "(Zusman et al., 2013; Schmale et al., 2014a; Melamed et al., 2016)", "plainTextFormattedCitation" : "(Zusman et al., 2013; Schmale et al., 2014b; Melamed et al., 2016)", "previouslyFormattedCitation" : "(Zusman et al., 2013; Schmale et al., 2014b; Melamed et al., 2016)" }, "properties" : { "noteIndex" : 0 }, "schema" : "https://github.com/citation-style-language/schema/raw/master/csl-citation.json" }</w:instrText>
      </w:r>
      <w:r w:rsidRPr="00D81664">
        <w:rPr>
          <w:rFonts w:cs="Times New Roman"/>
          <w:lang w:val="en-GB"/>
        </w:rPr>
        <w:fldChar w:fldCharType="separate"/>
      </w:r>
      <w:r w:rsidR="00CB33A1">
        <w:rPr>
          <w:rFonts w:cs="Times New Roman"/>
          <w:noProof/>
          <w:lang w:val="en-GB"/>
        </w:rPr>
        <w:t>(Zusman et al., 2013; Schmale et al., 2014</w:t>
      </w:r>
      <w:ins w:id="5347" w:author="Robin Matthews" w:date="2021-07-08T17:41:00Z">
        <w:r w:rsidR="003D6F13">
          <w:rPr>
            <w:rFonts w:cs="Times New Roman"/>
            <w:noProof/>
            <w:lang w:val="en-GB"/>
          </w:rPr>
          <w:t>a</w:t>
        </w:r>
      </w:ins>
      <w:del w:id="5348" w:author="Robin Matthews" w:date="2021-07-08T17:41:00Z">
        <w:r w:rsidR="00CB33A1" w:rsidDel="003D6F13">
          <w:rPr>
            <w:rFonts w:cs="Times New Roman"/>
            <w:noProof/>
            <w:lang w:val="en-GB"/>
          </w:rPr>
          <w:delText>b</w:delText>
        </w:r>
      </w:del>
      <w:r w:rsidR="00CB33A1">
        <w:rPr>
          <w:rFonts w:cs="Times New Roman"/>
          <w:noProof/>
          <w:lang w:val="en-GB"/>
        </w:rPr>
        <w:t>; Melamed et al., 2016)</w:t>
      </w:r>
      <w:r w:rsidRPr="00D81664">
        <w:rPr>
          <w:rFonts w:cs="Times New Roman"/>
          <w:lang w:val="en-GB"/>
        </w:rPr>
        <w:fldChar w:fldCharType="end"/>
      </w:r>
      <w:commentRangeEnd w:id="5346"/>
      <w:r w:rsidR="00CB33A1">
        <w:rPr>
          <w:rStyle w:val="Marquedecommentaire"/>
        </w:rPr>
        <w:commentReference w:id="5346"/>
      </w:r>
      <w:r w:rsidRPr="00D81664">
        <w:rPr>
          <w:rFonts w:cs="Times New Roman"/>
          <w:lang w:val="en-GB"/>
        </w:rPr>
        <w:t xml:space="preserve">, particularly in the energy generation and transport sectors </w:t>
      </w:r>
      <w:r w:rsidRPr="00D81664">
        <w:rPr>
          <w:rFonts w:cs="Times New Roman"/>
          <w:lang w:val="en-GB"/>
        </w:rPr>
        <w:fldChar w:fldCharType="begin" w:fldLock="1"/>
      </w:r>
      <w:r w:rsidR="00D477C7">
        <w:rPr>
          <w:rFonts w:cs="Times New Roman"/>
          <w:lang w:val="en-GB"/>
        </w:rPr>
        <w:instrText>ADDIN CSL_CITATION { "citationItems" : [ { "id" : "ITEM-1", "itemData" : { "DOI" : "https://doi.org/10.1016/j.gloenvcha.2013.05.003", "ISSN" : "0959-3780", "author" : [ { "dropping-particle" : "", "family" : "Rao", "given" : "Shilpa", "non-dropping-particle" : "", "parse-names" : false, "suffix" : "" }, { "dropping-particle" : "", "family" : "Pachauri", "given" : "Shonali", "non-dropping-particle" : "", "parse-names" : false, "suffix" : "" }, { "dropping-particle" : "", "family" : "Dentener", "given" : "Frank", "non-dropping-particle" : "", "parse-names" : false, "suffix" : "" }, { "dropping-particle" : "", "family" : "Kinney", "given" : "Patrick", "non-dropping-particle" : "", "parse-names" : false, "suffix" : "" }, { "dropping-particle" : "", "family" : "Klimont", "given" : "Zbigniew", "non-dropping-particle" : "", "parse-names" : false, "suffix" : "" }, { "dropping-particle" : "", "family" : "Riahi", "given" : "Keywan", "non-dropping-particle" : "", "parse-names" : false, "suffix" : "" }, { "dropping-particle" : "", "family" : "Schoepp", "given" : "Wolfgang", "non-dropping-particle" : "", "parse-names" : false, "suffix" : "" } ], "container-title" : "Global Environmental Change", "id" : "ITEM-1", "issue" : "5", "issued" : { "date-parts" : [ [ "2013" ] ] }, "page" : "1122-1130", "title" : "Better air for better health: Forging synergies in policies for energy access, climate change and air pollution", "translator" : [ { "dropping-particle" : "", "family" : "G3505", "given" : "", "non-dropping-particle" : "", "parse-names" : false, "suffix" : "" } ], "type" : "article-journal", "volume" : "23" }, "uris" : [ "http://www.mendeley.com/documents/?uuid=7d61af87-b5f3-4c2b-9f88-6e0f5f7a6746" ] }, { "id" : "ITEM-2", "itemData" : { "DOI" : "10.1038/s41558-018-0108-y", "ISSN" : "17586798", "abstract" : "Societal risks increase as Earth warms, and increase further for emissions trajectories accepting relatively high levels of near-term emissions while assuming future negative emissions will compensate, even if they lead to identical warming as trajectories with reduced near-term emissions 1 . Accelerating carbon dioxide (CO 2 ) emissions reductions, including as a substitute for negative emissions, hence reduces long-term risks but requires dramatic near-term societal transformations 2 . A major barrier to emissions reductions is the difficulty of reconciling immediate, localized costs with global, long-term benefits 3,4 . However, 2 \u00b0C trajectories not relying on negative emissions or 1.5 \u00b0C trajectories require elimination of most fossil-fuel-related emissions. This generally reduces co-emissions that cause ambient air pollution, resulting in near-term, localized health benefits. We therefore examine the human health benefits of increasing 21st-century CO 2 reductions by 180 GtC, an amount that would shift a \u2018standard\u2019 2 \u00b0C scenario to 1.5 \u00b0C or could achieve 2 \u00b0C without negative emissions. The decreased air pollution leads to 153 \u00b1 43 million fewer premature deaths worldwide, with ~40% occurring during the next 40 years, and minimal climate disbenefits. More than a million premature deaths would be prevented in many metropolitan areas in Asia and Africa, and &gt;200,000 in individual urban areas on every inhabited continent except Australia.", "author" : [ { "dropping-particle" : "", "family" : "Shindell", "given" : "Drew T.", "non-dropping-particle" : "", "parse-names" : false, "suffix" : "" }, { "dropping-particle" : "", "family" : "Faluvegi", "given" : "Greg", "non-dropping-particle" : "", "parse-names" : false, "suffix" : "" }, { "dropping-particle" : "", "family" : "Seltzer", "given" : "Karl", "non-dropping-particle" : "", "parse-names" : false, "suffix" : "" }, { "dropping-particle" : "", "family" : "Shindell", "given" : "Cary", "non-dropping-particle" : "", "parse-names" : false, "suffix" : "" } ], "container-title" : "Nature Climate Change", "edition" : "2018/03/19", "id" : "ITEM-2", "issue" : "4", "issued" : { "date-parts" : [ [ "2018" ] ] }, "language" : "eng", "page" : "1-5", "title" : "Quantified, localized health benefits of accelerated carbon dioxide emissions reductions", "translator" : [ { "dropping-particle" : "", "family" : "G4261", "given" : "", "non-dropping-particle" : "", "parse-names" : false, "suffix" : "" } ], "type" : "article-journal", "volume" : "8" }, "uris" : [ "http://www.mendeley.com/documents/?uuid=eadb1d03-e007-46b0-b976-de55fae015c2" ] }, { "id" : "ITEM-3", "itemData" : { "DOI" : "10.1080/10962247.2016.1192071", "author" : [ { "dropping-particle" : "", "family" : "Thompson", "given" : "Tammy M", "non-dropping-particle" : "", "parse-names" : false, "suffix" : "" }, { "dropping-particle" : "", "family" : "Rausch", "given" : "Sebastian", "non-dropping-particle" : "", "parse-names" : false, "suffix" : "" }, { "dropping-particle" : "", "family" : "Saari", "given" : "Rebecca K", "non-dropping-particle" : "", "parse-names" : false, "suffix" : "" }, { "dropping-particle" : "", "family" : "Selin", "given" : "Noelle E", "non-dropping-particle" : "", "parse-names" : false, "suffix" : "" } ], "container-title" : "Journal of the Air &amp; Waste Management Association", "id" : "ITEM-3", "issue" : "10", "issued" : { "date-parts" : [ [ "2016" ] ] }, "note" : "PMID: 27216236", "page" : "988-1002", "publisher" : "Taylor &amp; Francis", "title" : "Air quality co-benefits of subnational carbon policies", "translator" : [ { "dropping-particle" : "", "family" : "G3498", "given" : "", "non-dropping-particle" : "", "parse-names" : false, "suffix" : "" } ], "type" : "article-journal", "volume" : "66" }, "uris" : [ "http://www.mendeley.com/documents/?uuid=c54e160e-4c7c-40d5-80e1-d80a074c4a0d" ] }, { "id" : "ITEM-4", "itemData" : { "DOI" : "10.1038/s41467-018-06885-9", "ISSN" : "2041-1723", "abstract" : "Local air quality co-benefits can provide complementary support for ambitious climate action and can enable progress on related Sustainable Development Goals. Here we show that the transformation of the energy system implied by the emission reduction pledges brought forward in the context of the Paris Agreement on climate change (Nationally Determined Contributions or NDCs) substantially reduces local air pollution across the globe. The NDCs could avoid between 71 and 99 thousand premature deaths annually in 2030 compared to a reference case, depending on the stringency of direct air pollution controls. A more ambitious 2\u2009\u00b0C-compatible pathway raises the number of avoided premature deaths from air pollution to 178\u2013346 thousand annually in 2030, and up to 0.7\u20131.5 million in the year 2050. Air quality co-benefits on morbidity, mortality, and agriculture could globally offset the costs of climate policy. An integrated policy perspective is needed to maximise benefits for climate and health.", "author" : [ { "dropping-particle" : "", "family" : "Vandyck", "given" : "Toon", "non-dropping-particle" : "", "parse-names" : false, "suffix" : "" }, { "dropping-particle" : "", "family" : "Keramidas", "given" : "Kimon", "non-dropping-particle" : "", "parse-names" : false, "suffix" : "" }, { "dropping-particle" : "", "family" : "Kitous", "given" : "Alban", "non-dropping-particle" : "", "parse-names" : false, "suffix" : "" }, { "dropping-particle" : "V", "family" : "Spadaro", "given" : "Joseph", "non-dropping-particle" : "", "parse-names" : false, "suffix" : "" }, { "dropping-particle" : "", "family" : "Dingenen", "given" : "Rita", "non-dropping-particle" : "Van", "parse-names" : false, "suffix" : "" }, { "dropping-particle" : "", "family" : "Holland", "given" : "Mike", "non-dropping-particle" : "", "parse-names" : false, "suffix" : "" }, { "dropping-particle" : "", "family" : "Saveyn", "given" : "Bert", "non-dropping-particle" : "", "parse-names" : false, "suffix" : "" } ], "container-title" : "Nature Communications", "id" : "ITEM-4", "issue" : "1", "issued" : { "date-parts" : [ [ "2018" ] ] }, "page" : "4939", "title" : "Air quality co-benefits for human health and agriculture counterbalance costs to meet Paris Agreement pledges", "translator" : [ { "dropping-particle" : "", "family" : "G3779", "given" : "", "non-dropping-particle" : "", "parse-names" : false, "suffix" : "" } ], "type" : "article-journal", "volume" : "9" }, "uris" : [ "http://www.mendeley.com/documents/?uuid=03e0dc01-4c68-4e37-bb89-113ca92f3811" ] } ], "mendeley" : { "formattedCitation" : "(Rao et al., 2013; Thompson et al., 2016; Shindell et al., 2018; Vandyck et al., 2018)", "plainTextFormattedCitation" : "(Rao et al., 2013; Thompson et al., 2016; Shindell et al., 2018; Vandyck et al., 2018)", "previouslyFormattedCitation" : "(Rao et al., 2013; Thompson et al., 2016; Shindell et al., 2018; Vandyck et al., 2018)" }, "properties" : { "noteIndex" : 0 }, "schema" : "https://github.com/citation-style-language/schema/raw/master/csl-citation.json" }</w:instrText>
      </w:r>
      <w:r w:rsidRPr="00D81664">
        <w:rPr>
          <w:rFonts w:cs="Times New Roman"/>
          <w:lang w:val="en-GB"/>
        </w:rPr>
        <w:fldChar w:fldCharType="separate"/>
      </w:r>
      <w:r w:rsidR="00CB33A1">
        <w:rPr>
          <w:rFonts w:cs="Times New Roman"/>
          <w:noProof/>
        </w:rPr>
        <w:t>(Rao et al., 2013; Thompson et al., 2016; Shindell et al., 2018; Vandyck et al., 2018)</w:t>
      </w:r>
      <w:r w:rsidRPr="00D81664">
        <w:rPr>
          <w:rFonts w:cs="Times New Roman"/>
          <w:lang w:val="en-GB"/>
        </w:rPr>
        <w:fldChar w:fldCharType="end"/>
      </w:r>
      <w:r w:rsidRPr="00D81664">
        <w:rPr>
          <w:rFonts w:cs="Times New Roman"/>
        </w:rPr>
        <w:t xml:space="preserve">. </w:t>
      </w:r>
      <w:r w:rsidRPr="006551C5">
        <w:rPr>
          <w:rFonts w:cs="Times New Roman"/>
          <w:lang w:val="en-GB"/>
        </w:rPr>
        <w:t xml:space="preserve">Integrated policies </w:t>
      </w:r>
      <w:r w:rsidRPr="006551C5">
        <w:rPr>
          <w:rFonts w:cs="Times New Roman"/>
          <w:color w:val="000000" w:themeColor="text1"/>
          <w:lang w:val="en-GB"/>
        </w:rPr>
        <w:t>are necessary to yield multiple benefits of mitigating climate change, improving air quality, protecting human health</w:t>
      </w:r>
      <w:del w:id="5349" w:author="Lucy Cowie" w:date="2021-07-28T18:20:00Z">
        <w:r w:rsidRPr="006551C5" w:rsidDel="001B352E">
          <w:rPr>
            <w:rFonts w:cs="Times New Roman"/>
            <w:color w:val="000000" w:themeColor="text1"/>
            <w:lang w:val="en-GB"/>
          </w:rPr>
          <w:delText>,</w:delText>
        </w:r>
      </w:del>
      <w:r w:rsidRPr="006551C5">
        <w:rPr>
          <w:rFonts w:cs="Times New Roman"/>
          <w:color w:val="000000" w:themeColor="text1"/>
          <w:lang w:val="en-GB"/>
        </w:rPr>
        <w:t xml:space="preserve"> and achieving several Sustainable Development Goals</w:t>
      </w:r>
      <w:ins w:id="5350" w:author="Lucy Cowie" w:date="2021-07-28T18:21:00Z">
        <w:r w:rsidR="0070575A">
          <w:rPr>
            <w:rFonts w:cs="Times New Roman"/>
            <w:color w:val="000000" w:themeColor="text1"/>
            <w:lang w:val="en-GB"/>
          </w:rPr>
          <w:t xml:space="preserve"> (SDGs)</w:t>
        </w:r>
      </w:ins>
      <w:r w:rsidRPr="006551C5">
        <w:rPr>
          <w:rFonts w:cs="Times New Roman"/>
          <w:color w:val="000000" w:themeColor="text1"/>
          <w:lang w:val="en-GB"/>
        </w:rPr>
        <w:t>.</w:t>
      </w:r>
    </w:p>
    <w:p w14:paraId="5396841D" w14:textId="72A7DE9A" w:rsidR="00E578B9" w:rsidRDefault="00E578B9" w:rsidP="00D5630D">
      <w:pPr>
        <w:pStyle w:val="AR6BodyText"/>
        <w:rPr>
          <w:rFonts w:cs="Times New Roman"/>
          <w:lang w:val="en-GB"/>
        </w:rPr>
      </w:pPr>
    </w:p>
    <w:p w14:paraId="2D13AA7D" w14:textId="77777777" w:rsidR="002A65DE" w:rsidRPr="00D81664" w:rsidRDefault="002A65DE" w:rsidP="00D5630D">
      <w:pPr>
        <w:pStyle w:val="AR6BodyText"/>
        <w:rPr>
          <w:rFonts w:cs="Times New Roman"/>
          <w:lang w:val="en-GB"/>
        </w:rPr>
      </w:pPr>
    </w:p>
    <w:p w14:paraId="5057240D" w14:textId="3601A91B" w:rsidR="00E578B9" w:rsidRDefault="00E578B9" w:rsidP="00D5630D">
      <w:pPr>
        <w:pStyle w:val="AR6BodyText"/>
        <w:rPr>
          <w:rFonts w:cs="Times New Roman"/>
          <w:b/>
          <w:noProof/>
          <w:lang w:val="en-GB"/>
        </w:rPr>
      </w:pPr>
      <w:r w:rsidRPr="00D81664">
        <w:rPr>
          <w:rFonts w:cs="Times New Roman"/>
          <w:b/>
          <w:noProof/>
          <w:lang w:val="en-GB"/>
        </w:rPr>
        <w:t>[START BOX 6.2 HERE]</w:t>
      </w:r>
    </w:p>
    <w:p w14:paraId="68AFBBA3" w14:textId="77777777" w:rsidR="00E578B9" w:rsidRPr="00D81664" w:rsidRDefault="00E578B9" w:rsidP="00D5630D">
      <w:pPr>
        <w:pStyle w:val="AR6BodyText"/>
        <w:rPr>
          <w:rFonts w:cs="Times New Roman"/>
          <w:noProof/>
          <w:lang w:val="en-GB"/>
        </w:rPr>
      </w:pPr>
    </w:p>
    <w:p w14:paraId="38BE4531" w14:textId="77777777" w:rsidR="00E578B9" w:rsidRPr="002F5D91" w:rsidRDefault="00E578B9" w:rsidP="002F5D91">
      <w:pPr>
        <w:pStyle w:val="AR6Chap6Box"/>
        <w:shd w:val="clear" w:color="auto" w:fill="DEEAF6" w:themeFill="accent1" w:themeFillTint="33"/>
      </w:pPr>
      <w:bookmarkStart w:id="5351" w:name="_Toc5721869"/>
      <w:bookmarkStart w:id="5352" w:name="_Toc6596741"/>
      <w:bookmarkStart w:id="5353" w:name="_Toc30501043"/>
      <w:bookmarkStart w:id="5354" w:name="_Toc70498215"/>
      <w:r w:rsidRPr="002F5D91">
        <w:t>SLCF Mitigati</w:t>
      </w:r>
      <w:bookmarkEnd w:id="5351"/>
      <w:bookmarkEnd w:id="5352"/>
      <w:r w:rsidRPr="002F5D91">
        <w:t>on and Sustainable Development Goals (SDG) opportunities</w:t>
      </w:r>
      <w:bookmarkEnd w:id="5353"/>
      <w:bookmarkEnd w:id="5354"/>
    </w:p>
    <w:p w14:paraId="76712EA2" w14:textId="77777777" w:rsidR="00E578B9" w:rsidRPr="00D81664" w:rsidRDefault="00E578B9" w:rsidP="00D5630D">
      <w:pPr>
        <w:pStyle w:val="AR6BodyText"/>
        <w:shd w:val="clear" w:color="auto" w:fill="DEEAF6" w:themeFill="accent1" w:themeFillTint="33"/>
        <w:rPr>
          <w:rFonts w:cs="Times New Roman"/>
          <w:lang w:val="en-US" w:eastAsia="en-US"/>
        </w:rPr>
      </w:pPr>
    </w:p>
    <w:p w14:paraId="6F16E1C7" w14:textId="698E255E" w:rsidR="00E578B9" w:rsidRPr="0092365D" w:rsidRDefault="00E578B9" w:rsidP="00D5630D">
      <w:pPr>
        <w:pStyle w:val="AR6BodyText"/>
        <w:shd w:val="clear" w:color="auto" w:fill="DEEAF6" w:themeFill="accent1" w:themeFillTint="33"/>
        <w:rPr>
          <w:rFonts w:cs="Times New Roman"/>
          <w:lang w:val="en-GB"/>
        </w:rPr>
      </w:pPr>
      <w:r w:rsidRPr="0092365D">
        <w:rPr>
          <w:rFonts w:cs="Times New Roman"/>
          <w:lang w:val="en-US" w:eastAsia="en-US"/>
        </w:rPr>
        <w:t>Striving to achieve air</w:t>
      </w:r>
      <w:ins w:id="5355" w:author="Lucy Cowie" w:date="2021-07-28T18:22:00Z">
        <w:r w:rsidR="00BB036A">
          <w:rPr>
            <w:rFonts w:cs="Times New Roman"/>
            <w:lang w:val="en-US" w:eastAsia="en-US"/>
          </w:rPr>
          <w:t>-</w:t>
        </w:r>
      </w:ins>
      <w:del w:id="5356" w:author="Lucy Cowie" w:date="2021-07-28T18:22:00Z">
        <w:r w:rsidRPr="0092365D" w:rsidDel="00BB036A">
          <w:rPr>
            <w:rFonts w:cs="Times New Roman"/>
            <w:lang w:val="en-US" w:eastAsia="en-US"/>
          </w:rPr>
          <w:delText xml:space="preserve"> </w:delText>
        </w:r>
      </w:del>
      <w:r w:rsidRPr="0092365D">
        <w:rPr>
          <w:rFonts w:cs="Times New Roman"/>
          <w:lang w:val="en-US" w:eastAsia="en-US"/>
        </w:rPr>
        <w:t>quality and climate targets will bring significant SLCF</w:t>
      </w:r>
      <w:del w:id="5357" w:author="Lucy Cowie" w:date="2021-07-28T18:22:00Z">
        <w:r w:rsidRPr="0092365D" w:rsidDel="00733ABD">
          <w:rPr>
            <w:rFonts w:cs="Times New Roman"/>
            <w:lang w:val="en-US" w:eastAsia="en-US"/>
          </w:rPr>
          <w:delText>s</w:delText>
        </w:r>
      </w:del>
      <w:r w:rsidRPr="0092365D">
        <w:rPr>
          <w:rFonts w:cs="Times New Roman"/>
          <w:lang w:val="en-US" w:eastAsia="en-US"/>
        </w:rPr>
        <w:t xml:space="preserve"> reductions. These reductions contribute </w:t>
      </w:r>
      <w:r w:rsidRPr="007A68E9">
        <w:rPr>
          <w:rFonts w:cs="Times New Roman"/>
          <w:lang w:val="en-GB"/>
        </w:rPr>
        <w:t>first and foremost</w:t>
      </w:r>
      <w:r w:rsidRPr="002E6F4B">
        <w:rPr>
          <w:rFonts w:cs="Times New Roman"/>
          <w:lang w:val="en-US" w:eastAsia="en-US"/>
        </w:rPr>
        <w:t xml:space="preserve"> </w:t>
      </w:r>
      <w:r w:rsidRPr="0092365D">
        <w:rPr>
          <w:rFonts w:cs="Times New Roman"/>
          <w:lang w:val="en-US" w:eastAsia="en-US"/>
        </w:rPr>
        <w:t>to</w:t>
      </w:r>
      <w:ins w:id="5358" w:author="Lucy Cowie" w:date="2021-07-28T18:22:00Z">
        <w:r w:rsidR="00190849">
          <w:rPr>
            <w:rFonts w:cs="Times New Roman"/>
            <w:lang w:val="en-US" w:eastAsia="en-US"/>
          </w:rPr>
          <w:t xml:space="preserve"> t</w:t>
        </w:r>
      </w:ins>
      <w:ins w:id="5359" w:author="Lucy Cowie" w:date="2021-07-28T18:23:00Z">
        <w:r w:rsidR="00190849">
          <w:rPr>
            <w:rFonts w:cs="Times New Roman"/>
            <w:lang w:val="en-US" w:eastAsia="en-US"/>
          </w:rPr>
          <w:t>he</w:t>
        </w:r>
      </w:ins>
      <w:r w:rsidRPr="0092365D">
        <w:rPr>
          <w:rFonts w:cs="Times New Roman"/>
          <w:lang w:val="en-US" w:eastAsia="en-US"/>
        </w:rPr>
        <w:t xml:space="preserve"> attainment of</w:t>
      </w:r>
      <w:r w:rsidRPr="0092365D">
        <w:rPr>
          <w:rFonts w:cs="Times New Roman"/>
          <w:lang w:val="en-GB"/>
        </w:rPr>
        <w:t xml:space="preserve"> SDGs targeting improved human health and sustainable cities (SDG</w:t>
      </w:r>
      <w:ins w:id="5360" w:author="Ian Blenkinsop" w:date="2021-07-29T11:55:00Z">
        <w:r w:rsidR="002377E3">
          <w:rPr>
            <w:rFonts w:cs="Times New Roman"/>
            <w:lang w:val="en-GB"/>
          </w:rPr>
          <w:t>s</w:t>
        </w:r>
      </w:ins>
      <w:r w:rsidRPr="0092365D">
        <w:rPr>
          <w:rFonts w:cs="Times New Roman"/>
          <w:lang w:val="en-GB"/>
        </w:rPr>
        <w:t xml:space="preserve"> 3 and 11), specifically related to PM exposure (goals 3.9 and 11.6</w:t>
      </w:r>
      <w:ins w:id="5361" w:author="Lucy Cowie" w:date="2021-07-28T18:23:00Z">
        <w:r w:rsidR="005D09CC">
          <w:rPr>
            <w:rFonts w:cs="Times New Roman"/>
            <w:lang w:val="en-GB"/>
          </w:rPr>
          <w:t>;</w:t>
        </w:r>
      </w:ins>
      <w:del w:id="5362" w:author="Lucy Cowie" w:date="2021-07-28T18:23:00Z">
        <w:r w:rsidRPr="0092365D" w:rsidDel="005D09CC">
          <w:rPr>
            <w:rFonts w:cs="Times New Roman"/>
            <w:lang w:val="en-GB"/>
          </w:rPr>
          <w:delText>)</w:delText>
        </w:r>
      </w:del>
      <w:r w:rsidRPr="0092365D">
        <w:rPr>
          <w:rFonts w:cs="Times New Roman"/>
          <w:lang w:val="en-GB"/>
        </w:rPr>
        <w:t xml:space="preserve"> </w:t>
      </w:r>
      <w:r w:rsidRPr="0092365D">
        <w:rPr>
          <w:rFonts w:cs="Times New Roman"/>
          <w:lang w:val="en-GB"/>
        </w:rPr>
        <w:fldChar w:fldCharType="begin" w:fldLock="1"/>
      </w:r>
      <w:r w:rsidR="00D477C7">
        <w:rPr>
          <w:rFonts w:cs="Times New Roman"/>
          <w:lang w:val="en-GB"/>
        </w:rPr>
        <w:instrText>ADDIN CSL_CITATION { "citationItems" : [ { "id" : "ITEM-1", "itemData" : { "DOI" : "10.1039/c7fd90032e", "ISSN" : "1359-6640", "abstract" : "In atmospheric chemistry, interactions between air pollution, the biosphere and human health, often through reaction mixtures from both natural and anthropogenic sources, are of growing interest. Massive pollution emissions in the Anthropocene have transformed atmospheric composition to the extent that biogeochemical cycles, air quality and climate have changed globally and partly profoundly. It is estimated that mortality attributable to outdoor air pollution amounts to 4.33 million individuals per year, associated with 123 million years of life lost. Worldwide, air pollution is the major environmental risk factor to human health, and strict air quality standards have the potential to strongly reduce morbidity and mortality. Preserving clean air should be considered a human right, and is fundamental to many sustainable development goals of the United Nations, such as good health, climate action, sustainable cities, clean energy, and protecting life on land and in the water. It would be appropriate to adopt \u201cclean air\u201d as a sustainable development goal.", "author" : [ { "dropping-particle" : "", "family" : "Lelieveld", "given" : "Jos", "non-dropping-particle" : "", "parse-names" : false, "suffix" : "" } ], "container-title" : "Faraday Discussions", "id" : "ITEM-1", "issued" : { "date-parts" : [ [ "2017" ] ] }, "page" : "693-703", "publisher" : "The Royal Society of Chemistry", "title" : "Clean air in the Anthropocene", "translator" : [ { "dropping-particle" : "", "family" : "G3623", "given" : "", "non-dropping-particle" : "", "parse-names" : false, "suffix" : "" } ], "type" : "article-journal", "volume" : "200" }, "uris" : [ "http://www.mendeley.com/documents/?uuid=f97fdfe1-e321-4f07-bdf0-a68e540300e6" ] }, { "id" : "ITEM-2", "itemData" : { "DOI" : "10.1098/rsta.2019.0331", "author" : [ { "dropping-particle" : "", "family" : "Amann", "given" : "Markus", "non-dropping-particle" : "", "parse-names" : false, "suffix" : "" }, { "dropping-particle" : "", "family" : "Kiesewetter", "given" : "Gregor", "non-dropping-particle" : "", "parse-names" : false, "suffix" : "" }, { "dropping-particle" : "", "family" : "Sch\u00f6pp", "given" : "Wolfgang", "non-dropping-particle" : "", "parse-names" : false, "suffix" : "" }, { "dropping-particle" : "", "family" : "Klimont", "given" : "Zbigniew", "non-dropping-particle" : "", "parse-names" : false, "suffix" : "" }, { "dropping-particle" : "", "family" : "Winiwarter", "given" : "Wilfried", "non-dropping-particle" : "", "parse-names" : false, "suffix" : "" }, { "dropping-particle" : "", "family" : "Cofala", "given" : "Janusz", "non-dropping-particle" : "", "parse-names" : false, "suffix" : "" }, { "dropping-particle" : "", "family" : "Rafaj", "given" : "Peter", "non-dropping-particle" : "", "parse-names" : false, "suffix" : "" }, { "dropping-particle" : "", "family" : "H\u00f6glund-Isaksson", "given" : "Lena", "non-dropping-particle" : "", "parse-names" : false, "suffix" : "" }, { "dropping-particle" : "", "family" : "Gomez-Sabriana", "given" : "Adriana", "non-dropping-particle" : "", "parse-names" : false, "suffix" : "" }, { "dropping-particle" : "", "family" : "Heyes", "given" : "Chris", "non-dropping-particle" : "", "parse-names" : false, "suffix" : "" }, { "dropping-particle" : "", "family" : "Purohit", "given" : "Pallav", "non-dropping-particle" : "", "parse-names" : false, "suffix" : "" }, { "dropping-particle" : "", "family" : "Borken-Kleefeld", "given" : "Jens", "non-dropping-particle" : "", "parse-names" : false, "suffix" : "" }, { "dropping-particle" : "", "family" : "Wagner", "given" : "Fabian", "non-dropping-particle" : "", "parse-names" : false, "suffix" : "" }, { "dropping-particle" : "", "family" : "Sander", "given" : "Robert", "non-dropping-particle" : "", "parse-names" : false, "suffix" : "" }, { "dropping-particle" : "", "family" : "Fagerli", "given" : "Hilde", "non-dropping-particle" : "", "parse-names" : false, "suffix" : "" }, { "dropping-particle" : "", "family" : "Nyiri", "given" : "Agnes", "non-dropping-particle" : "", "parse-names" : false, "suffix" : "" }, { "dropping-particle" : "", "family" : "Cozzi", "given" : "Laura", "non-dropping-particle" : "", "parse-names" : false, "suffix" : "" }, { "dropping-particle" : "", "family" : "Pavarini", "given" : "Claudia", "non-dropping-particle" : "", "parse-names" : false, "suffix" : "" } ], "container-title" : "Philosophical Transactions of the Royal Society A: Mathematical, Physical and Engineering Sciences", "id" : "ITEM-2", "issue" : "2183", "issued" : { "date-parts" : [ [ "2020", "10", "30" ] ] }, "note" : "doi: 10.1098/rsta.2019.0331", "page" : "20190331", "publisher" : "Royal Society", "title" : "Reducing global air pollution: the scope for further policy interventions", "translator" : [ { "dropping-particle" : "", "family" : "G4917", "given" : "", "non-dropping-particle" : "", "parse-names" : false, "suffix" : "" } ], "type" : "article-journal", "volume" : "378" }, "uris" : [ "http://www.mendeley.com/documents/?uuid=67901c89-4631-4332-9321-ed78a2c891c3" ] } ], "mendeley" : { "formattedCitation" : "(Lelieveld, 2017; Amann et al., 2020)", "plainTextFormattedCitation" : "(Lelieveld, 2017; Amann et al., 2020)", "previouslyFormattedCitation" : "(Lelieveld, 2017; Amann et al., 2020)" }, "properties" : { "noteIndex" : 0 }, "schema" : "https://github.com/citation-style-language/schema/raw/master/csl-citation.json" }</w:instrText>
      </w:r>
      <w:r w:rsidRPr="0092365D">
        <w:rPr>
          <w:rFonts w:cs="Times New Roman"/>
          <w:lang w:val="en-GB"/>
        </w:rPr>
        <w:fldChar w:fldCharType="separate"/>
      </w:r>
      <w:del w:id="5363" w:author="Lucy Cowie" w:date="2021-07-28T18:23:00Z">
        <w:r w:rsidR="00CB33A1" w:rsidDel="005D09CC">
          <w:rPr>
            <w:rFonts w:cs="Times New Roman"/>
            <w:noProof/>
            <w:lang w:val="en-GB"/>
          </w:rPr>
          <w:delText>(</w:delText>
        </w:r>
      </w:del>
      <w:r w:rsidR="00CB33A1">
        <w:rPr>
          <w:rFonts w:cs="Times New Roman"/>
          <w:noProof/>
          <w:lang w:val="en-GB"/>
        </w:rPr>
        <w:t>Lelieveld, 2017; Amann et al., 2020)</w:t>
      </w:r>
      <w:r w:rsidRPr="0092365D">
        <w:rPr>
          <w:rFonts w:cs="Times New Roman"/>
          <w:lang w:val="en-GB"/>
        </w:rPr>
        <w:fldChar w:fldCharType="end"/>
      </w:r>
      <w:ins w:id="5364" w:author="Lucy Cowie" w:date="2021-07-28T18:25:00Z">
        <w:r w:rsidR="006C6C4C">
          <w:rPr>
            <w:rFonts w:cs="Times New Roman"/>
            <w:lang w:val="en-GB"/>
          </w:rPr>
          <w:t>,</w:t>
        </w:r>
      </w:ins>
      <w:r w:rsidRPr="0092365D">
        <w:rPr>
          <w:rFonts w:cs="Times New Roman"/>
          <w:lang w:val="en-GB"/>
        </w:rPr>
        <w:t xml:space="preserve"> but also access to affordable and clean energy, responsible consumption and production, </w:t>
      </w:r>
      <w:ins w:id="5365" w:author="Lucy Cowie" w:date="2021-07-28T18:24:00Z">
        <w:r w:rsidR="005F3607">
          <w:rPr>
            <w:rFonts w:cs="Times New Roman"/>
            <w:lang w:val="en-GB"/>
          </w:rPr>
          <w:t xml:space="preserve">and </w:t>
        </w:r>
      </w:ins>
      <w:r w:rsidRPr="0092365D">
        <w:rPr>
          <w:rFonts w:cs="Times New Roman"/>
          <w:lang w:val="en-GB"/>
        </w:rPr>
        <w:t>climate, as well as reducing nutrient losses and consequently protect</w:t>
      </w:r>
      <w:ins w:id="5366" w:author="Lucy Cowie" w:date="2021-07-28T18:24:00Z">
        <w:r w:rsidR="005F3607">
          <w:rPr>
            <w:rFonts w:cs="Times New Roman"/>
            <w:lang w:val="en-GB"/>
          </w:rPr>
          <w:t>ing</w:t>
        </w:r>
      </w:ins>
      <w:r w:rsidRPr="0092365D">
        <w:rPr>
          <w:rFonts w:cs="Times New Roman"/>
          <w:lang w:val="en-GB"/>
        </w:rPr>
        <w:t xml:space="preserve"> biodiversity (SDG 7, 12, 13, 14</w:t>
      </w:r>
      <w:del w:id="5367" w:author="Lucy Cowie" w:date="2021-07-28T18:24:00Z">
        <w:r w:rsidRPr="0092365D" w:rsidDel="005F3607">
          <w:rPr>
            <w:rFonts w:cs="Times New Roman"/>
            <w:lang w:val="en-GB"/>
          </w:rPr>
          <w:delText>,</w:delText>
        </w:r>
      </w:del>
      <w:r w:rsidRPr="0092365D">
        <w:rPr>
          <w:rFonts w:cs="Times New Roman"/>
          <w:lang w:val="en-GB"/>
        </w:rPr>
        <w:t xml:space="preserve"> and 15</w:t>
      </w:r>
      <w:ins w:id="5368" w:author="Lucy Cowie" w:date="2021-07-28T18:25:00Z">
        <w:r w:rsidR="006C6C4C">
          <w:rPr>
            <w:rFonts w:cs="Times New Roman"/>
            <w:lang w:val="en-GB"/>
          </w:rPr>
          <w:t>;</w:t>
        </w:r>
      </w:ins>
      <w:del w:id="5369" w:author="Lucy Cowie" w:date="2021-07-28T18:25:00Z">
        <w:r w:rsidRPr="0092365D" w:rsidDel="006C6C4C">
          <w:rPr>
            <w:rFonts w:cs="Times New Roman"/>
            <w:lang w:val="en-GB"/>
          </w:rPr>
          <w:delText>)</w:delText>
        </w:r>
      </w:del>
      <w:r w:rsidRPr="0092365D">
        <w:rPr>
          <w:rFonts w:cs="Times New Roman"/>
          <w:lang w:val="en-GB"/>
        </w:rPr>
        <w:t xml:space="preserve"> </w:t>
      </w:r>
      <w:r w:rsidRPr="0092365D">
        <w:rPr>
          <w:rFonts w:cs="Times New Roman"/>
          <w:lang w:val="en-GB"/>
        </w:rPr>
        <w:fldChar w:fldCharType="begin" w:fldLock="1"/>
      </w:r>
      <w:r w:rsidR="00D477C7">
        <w:rPr>
          <w:rFonts w:cs="Times New Roman"/>
          <w:lang w:val="en-GB"/>
        </w:rPr>
        <w:instrText>ADDIN CSL_CITATION { "citationItems" : [ { "id" : "ITEM-1", "itemData" : { "DOI" : "10.1098/rsta.2019.0331", "author" : [ { "dropping-particle" : "", "family" : "Amann", "given" : "Markus", "non-dropping-particle" : "", "parse-names" : false, "suffix" : "" }, { "dropping-particle" : "", "family" : "Kiesewetter", "given" : "Gregor", "non-dropping-particle" : "", "parse-names" : false, "suffix" : "" }, { "dropping-particle" : "", "family" : "Sch\u00f6pp", "given" : "Wolfgang", "non-dropping-particle" : "", "parse-names" : false, "suffix" : "" }, { "dropping-particle" : "", "family" : "Klimont", "given" : "Zbigniew", "non-dropping-particle" : "", "parse-names" : false, "suffix" : "" }, { "dropping-particle" : "", "family" : "Winiwarter", "given" : "Wilfried", "non-dropping-particle" : "", "parse-names" : false, "suffix" : "" }, { "dropping-particle" : "", "family" : "Cofala", "given" : "Janusz", "non-dropping-particle" : "", "parse-names" : false, "suffix" : "" }, { "dropping-particle" : "", "family" : "Rafaj", "given" : "Peter", "non-dropping-particle" : "", "parse-names" : false, "suffix" : "" }, { "dropping-particle" : "", "family" : "H\u00f6glund-Isaksson", "given" : "Lena", "non-dropping-particle" : "", "parse-names" : false, "suffix" : "" }, { "dropping-particle" : "", "family" : "Gomez-Sabriana", "given" : "Adriana", "non-dropping-particle" : "", "parse-names" : false, "suffix" : "" }, { "dropping-particle" : "", "family" : "Heyes", "given" : "Chris", "non-dropping-particle" : "", "parse-names" : false, "suffix" : "" }, { "dropping-particle" : "", "family" : "Purohit", "given" : "Pallav", "non-dropping-particle" : "", "parse-names" : false, "suffix" : "" }, { "dropping-particle" : "", "family" : "Borken-Kleefeld", "given" : "Jens", "non-dropping-particle" : "", "parse-names" : false, "suffix" : "" }, { "dropping-particle" : "", "family" : "Wagner", "given" : "Fabian", "non-dropping-particle" : "", "parse-names" : false, "suffix" : "" }, { "dropping-particle" : "", "family" : "Sander", "given" : "Robert", "non-dropping-particle" : "", "parse-names" : false, "suffix" : "" }, { "dropping-particle" : "", "family" : "Fagerli", "given" : "Hilde", "non-dropping-particle" : "", "parse-names" : false, "suffix" : "" }, { "dropping-particle" : "", "family" : "Nyiri", "given" : "Agnes", "non-dropping-particle" : "", "parse-names" : false, "suffix" : "" }, { "dropping-particle" : "", "family" : "Cozzi", "given" : "Laura", "non-dropping-particle" : "", "parse-names" : false, "suffix" : "" }, { "dropping-particle" : "", "family" : "Pavarini", "given" : "Claudia", "non-dropping-particle" : "", "parse-names" : false, "suffix" : "" } ], "container-title" : "Philosophical Transactions of the Royal Society A: Mathematical, Physical and Engineering Sciences", "id" : "ITEM-1", "issue" : "2183", "issued" : { "date-parts" : [ [ "2020", "10", "30" ] ] }, "note" : "doi: 10.1098/rsta.2019.0331", "page" : "20190331", "publisher" : "Royal Society", "title" : "Reducing global air pollution: the scope for further policy interventions", "translator" : [ { "dropping-particle" : "", "family" : "G4917", "given" : "", "non-dropping-particle" : "", "parse-names" : false, "suffix" : "" } ], "type" : "article-journal", "volume" : "378" }, "uris" : [ "http://www.mendeley.com/documents/?uuid=67901c89-4631-4332-9321-ed78a2c891c3" ] }, { "id" : "ITEM-2", "itemData" : { "ISBN" : "978-92-807-3725-7", "abstract" : "This report identifies 25 clean air measures that can positively impact human health, crop yields, climate change and socio-economic development, as well as contribute to achieving the Sustainable Development Goals. Implementing these measures could help 1 billion people breathe cleaner air by 2030 and reduce global warming by a third of a degree Celsius by 2050.", "author" : [ { "dropping-particle" : "", "family" : "UNEP", "given" : "", "non-dropping-particle" : "", "parse-names" : false, "suffix" : "" } ], "id" : "ITEM-2", "issued" : { "date-parts" : [ [ "2019" ] ] }, "number-of-pages" : "232", "publisher" : "United Nations Environment Program (UNEP)", "publisher-place" : "Nairobi, Kenya", "title" : "Air Pollution in Asia and the Pacific: Science-Based Solutions", "translator" : [ { "dropping-particle" : "", "family" : "G4224", "given" : "Rt7", "non-dropping-particle" : "", "parse-names" : false, "suffix" : "" } ], "type" : "report" }, "uris" : [ "http://www.mendeley.com/documents/?uuid=27b19369-65b1-41d0-b1e7-cfe84231516e" ] } ], "mendeley" : { "formattedCitation" : "(UNEP, 2019; Amann et al., 2020)", "plainTextFormattedCitation" : "(UNEP, 2019; Amann et al., 2020)", "previouslyFormattedCitation" : "(UNEP, 2019; Amann et al., 2020)" }, "properties" : { "noteIndex" : 0 }, "schema" : "https://github.com/citation-style-language/schema/raw/master/csl-citation.json" }</w:instrText>
      </w:r>
      <w:r w:rsidRPr="0092365D">
        <w:rPr>
          <w:rFonts w:cs="Times New Roman"/>
          <w:lang w:val="en-GB"/>
        </w:rPr>
        <w:fldChar w:fldCharType="separate"/>
      </w:r>
      <w:del w:id="5370" w:author="Lucy Cowie" w:date="2021-07-28T18:25:00Z">
        <w:r w:rsidR="00CB33A1" w:rsidDel="006C6C4C">
          <w:rPr>
            <w:rFonts w:cs="Times New Roman"/>
            <w:noProof/>
            <w:lang w:val="en-GB"/>
          </w:rPr>
          <w:delText>(</w:delText>
        </w:r>
      </w:del>
      <w:r w:rsidR="00CB33A1">
        <w:rPr>
          <w:rFonts w:cs="Times New Roman"/>
          <w:noProof/>
          <w:lang w:val="en-GB"/>
        </w:rPr>
        <w:t>UNEP, 2019; Amann et al., 2020)</w:t>
      </w:r>
      <w:r w:rsidRPr="0092365D">
        <w:rPr>
          <w:rFonts w:cs="Times New Roman"/>
          <w:lang w:val="en-GB"/>
        </w:rPr>
        <w:fldChar w:fldCharType="end"/>
      </w:r>
      <w:r w:rsidRPr="0092365D">
        <w:rPr>
          <w:rFonts w:cs="Times New Roman"/>
          <w:lang w:val="en-GB"/>
        </w:rPr>
        <w:t xml:space="preserve">. Furthermore, declining SLCF emissions will result in reduced crop losses (SDG 2; zero hunger) due to decrease of ozone exposure </w:t>
      </w:r>
      <w:r w:rsidRPr="0092365D">
        <w:rPr>
          <w:rFonts w:cs="Times New Roman"/>
          <w:lang w:val="en-GB"/>
        </w:rPr>
        <w:fldChar w:fldCharType="begin" w:fldLock="1"/>
      </w:r>
      <w:r w:rsidR="00D477C7">
        <w:rPr>
          <w:rFonts w:cs="Times New Roman"/>
          <w:lang w:val="en-GB"/>
        </w:rPr>
        <w:instrText>ADDIN CSL_CITATION { "citationItems" : [ { "id" : "ITEM-1", "itemData" : { "DOI" : "10.1016/j.atmosenv.2008.11.033", "ISSN" : "1352-2310", "abstract" : "Meta-analysis was conducted to quantitatively assess the effects of rising ozone concentrations ([O3]) on yield and yield components of major food crops: potato, barley, wheat, rice, bean and soybean in 406 experimental observations. Yield loss of the crops under current and future [O3] was expressed relative to the yield under base [O3] (\u226426ppb). With potato, current [O3] (31\u201350ppb) reduced the yield by 5.3%, and it reduced the yield of barley, wheat and rice by 8.9%, 9.7% and 17.5%, respectively. In bean and soybean, the yield losses were 19.0% and 7.7%, respectively. Compared with yield loss at current [O3], future [O3] (51\u201375ppb) drove a further 10% loss in yield of soybean, wheat and rice, and 20% loss in bean. Mass of individual grain, seed, or tuber was often the major cause of the yield loss at current and future [O3], whereas other yield components also contributed to the yield loss in some cases. No significant difference was found between the responses in crops grown in pots and those in the ground for any yield parameters. The ameliorating effect of elevated [CO2] was significant in the yields of wheat and potato, and the individual grain weight in wheat exposed to future [O3]. These findings confirm the rising [O3] as a threat to food security for the growing global population in this century.", "author" : [ { "dropping-particle" : "", "family" : "Feng", "given" : "Zhaozhong", "non-dropping-particle" : "", "parse-names" : false, "suffix" : "" }, { "dropping-particle" : "", "family" : "Kobayashi", "given" : "Kazuhiko", "non-dropping-particle" : "", "parse-names" : false, "suffix" : "" } ], "container-title" : "Atmospheric Environment", "id" : "ITEM-1", "issue" : "8", "issued" : { "date-parts" : [ [ "2009" ] ] }, "page" : "1510-1519", "title" : "Assessing the impacts of current and future concentrations of surface ozone on crop yield with meta-analysis", "translator" : [ { "dropping-particle" : "", "family" : "G4705", "given" : "", "non-dropping-particle" : "", "parse-names" : false, "suffix" : "" } ], "type" : "article-journal", "volume" : "43" }, "uris" : [ "http://www.mendeley.com/documents/?uuid=2463bd35-ce2e-444a-abc2-9f0f85c43726", "http://www.mendeley.com/documents/?uuid=c3e1580f-f85f-4346-9f21-6c1ab2d74e3d", "http://www.mendeley.com/documents/?uuid=7e54fa1b-8f74-4063-877d-f24e94e72ecb" ] }, { "id" : "ITEM-2", "itemData" : { "DOI" : "https://doi.org/10.1016/j.eja.2018.06.002", "ISSN" : "1161-0301", "author" : [ { "dropping-particle" : "", "family" : "Emberson", "given" : "Lisa D", "non-dropping-particle" : "", "parse-names" : false, "suffix" : "" }, { "dropping-particle" : "", "family" : "Pleijel", "given" : "H\u00e5kan", "non-dropping-particle" : "", "parse-names" : false, "suffix" : "" }, { "dropping-particle" : "", "family" : "Ainsworth", "given" : "Elizabeth A", "non-dropping-particle" : "", "parse-names" : false, "suffix" : "" }, { "dropping-particle" : "", "family" : "Berg", "given" : "Maurits", "non-dropping-particle" : "van den", "parse-names" : false, "suffix" : "" }, { "dropping-particle" : "", "family" : "Ren", "given" : "Wei", "non-dropping-particle" : "", "parse-names" : false, "suffix" : "" }, { "dropping-particle" : "", "family" : "Osborne", "given" : "Stephanie", "non-dropping-particle" : "", "parse-names" : false, "suffix" : "" }, { "dropping-particle" : "", "family" : "Mills", "given" : "Gina", "non-dropping-particle" : "", "parse-names" : false, "suffix" : "" }, { "dropping-particle" : "", "family" : "Pandey", "given" : "Divya", "non-dropping-particle" : "", "parse-names" : false, "suffix" : "" }, { "dropping-particle" : "", "family" : "Dentener", "given" : "Frank", "non-dropping-particle" : "", "parse-names" : false, "suffix" : "" }, { "dropping-particle" : "", "family" : "B\u00fcker", "given" : "Patrick", "non-dropping-particle" : "", "parse-names" : false, "suffix" : "" }, { "dropping-particle" : "", "family" : "Ewert", "given" : "Frank", "non-dropping-particle" : "", "parse-names" : false, "suffix" : "" }, { "dropping-particle" : "", "family" : "Koeble", "given" : "Renate", "non-dropping-particle" : "", "parse-names" : false, "suffix" : "" }, { "dropping-particle" : "Van", "family" : "Dingenen", "given" : "Rita", "non-dropping-particle" : "", "parse-names" : false, "suffix" : "" } ], "container-title" : "European Journal of Agronomy", "id" : "ITEM-2", "issued" : { "date-parts" : [ [ "2018" ] ] }, "title" : "Ozone effects on crops and consideration in crop models", "translator" : [ { "dropping-particle" : "", "family" : "G3125", "given" : "", "non-dropping-particle" : "", "parse-names" : false, "suffix" : "" } ], "type" : "article-journal" }, "uris" : [ "http://www.mendeley.com/documents/?uuid=a93d12b7-1cfa-49b3-9475-07ae7e040f07" ] }, { "id" : "ITEM-3", "itemData" : { "DOI" : "10.1146/annurev-arplant-042110-103829", "ISSN" : "1543-5008", "abstract" : "Tropospheric ozone (O3) is a global air pollutant that causes billions of dollars in lost plant productivity annually. It is an important anthropogenic greenhouse gas, and as a secondary air pollutant, it is present at high concentrations in rural areas far from industrial sources. It also reduces plant productivity by entering leaves through the stomata, generating other reactive oxygen species and causing oxidative stress, which in turn decreases photosynthesis, plant growth, and biomass accumulation. The deposition of O 3 into vegetation through stomata is an important sink for tropospheric O3, but this sink is modified by other aspects of environmental change, including rising atmospheric carbon dioxide concentrations, rising temperature, altered precipitation, and nitrogen availability. We review the atmospheric chemistry governing tropospheric O 3 mass balance, the effects of O3 on stomatal conductance and net primary productivity, and implications for agriculture, carbon sequestration, and climate change. \u00a9 2012 by Annual Reviews. All rights reserved.", "author" : [ { "dropping-particle" : "", "family" : "Ainsworth", "given" : "Elizabeth A.", "non-dropping-particle" : "", "parse-names" : false, "suffix" : "" }, { "dropping-particle" : "", "family" : "Yendrek", "given" : "Craig R.", "non-dropping-particle" : "", "parse-names" : false, "suffix" : "" }, { "dropping-particle" : "", "family" : "Sitch", "given" : "Stephen", "non-dropping-particle" : "", "parse-names" : false, "suffix" : "" }, { "dropping-particle" : "", "family" : "Collins", "given" : "William J.", "non-dropping-particle" : "", "parse-names" : false, "suffix" : "" }, { "dropping-particle" : "", "family" : "Emberson", "given" : "Lisa D.", "non-dropping-particle" : "", "parse-names" : false, "suffix" : "" } ], "container-title" : "Annual Review of Plant Biology", "id" : "ITEM-3", "issue" : "1", "issued" : { "date-parts" : [ [ "2012", "6", "2" ] ] }, "page" : "637-661", "title" : "The Effects of Tropospheric Ozone on Net Primary Productivity and Implications for Climate Change", "translator" : [ { "dropping-particle" : "", "family" : "G2945", "given" : "", "non-dropping-particle" : "", "parse-names" : false, "suffix" : "" } ], "type" : "article-journal", "volume" : "63" }, "uris" : [ "http://www.mendeley.com/documents/?uuid=93bdb7a1-e6a6-4bd5-89b5-77fdf8d69e4d" ] } ], "mendeley" : { "formattedCitation" : "(Feng and Kobayashi, 2009; Ainsworth et al., 2012; Emberson et al., 2018)", "plainTextFormattedCitation" : "(Feng and Kobayashi, 2009; Ainsworth et al., 2012; Emberson et al., 2018)", "previouslyFormattedCitation" : "(Feng and Kobayashi, 2009; Ainsworth et al., 2012; Emberson et al., 2018)" }, "properties" : { "noteIndex" : 0 }, "schema" : "https://github.com/citation-style-language/schema/raw/master/csl-citation.json" }</w:instrText>
      </w:r>
      <w:r w:rsidRPr="0092365D">
        <w:rPr>
          <w:rFonts w:cs="Times New Roman"/>
          <w:lang w:val="en-GB"/>
        </w:rPr>
        <w:fldChar w:fldCharType="separate"/>
      </w:r>
      <w:r w:rsidR="00CB33A1">
        <w:rPr>
          <w:rFonts w:cs="Times New Roman"/>
          <w:noProof/>
          <w:lang w:val="en-GB"/>
        </w:rPr>
        <w:t>(Feng and Kobayashi, 2009; Ainsworth et al., 2012; Emberson et al., 2018)</w:t>
      </w:r>
      <w:r w:rsidRPr="0092365D">
        <w:rPr>
          <w:rFonts w:cs="Times New Roman"/>
          <w:lang w:val="en-GB"/>
        </w:rPr>
        <w:fldChar w:fldCharType="end"/>
      </w:r>
      <w:r w:rsidRPr="0092365D">
        <w:rPr>
          <w:rFonts w:cs="Times New Roman"/>
          <w:lang w:val="en-GB"/>
        </w:rPr>
        <w:t xml:space="preserve">.  </w:t>
      </w:r>
    </w:p>
    <w:p w14:paraId="5BE082E8" w14:textId="77777777" w:rsidR="00E578B9" w:rsidRPr="0092365D" w:rsidRDefault="00E578B9" w:rsidP="00D5630D">
      <w:pPr>
        <w:pStyle w:val="AR6BodyText"/>
        <w:shd w:val="clear" w:color="auto" w:fill="DEEAF6" w:themeFill="accent1" w:themeFillTint="33"/>
        <w:rPr>
          <w:rFonts w:cs="Times New Roman"/>
          <w:lang w:val="en-GB"/>
        </w:rPr>
      </w:pPr>
    </w:p>
    <w:p w14:paraId="4F0AE29C" w14:textId="299D474C" w:rsidR="00E578B9" w:rsidRPr="00D43807" w:rsidRDefault="00E578B9" w:rsidP="00D5630D">
      <w:pPr>
        <w:pStyle w:val="AR6BodyText"/>
        <w:shd w:val="clear" w:color="auto" w:fill="DEEAF6" w:themeFill="accent1" w:themeFillTint="33"/>
        <w:rPr>
          <w:rFonts w:cs="Times New Roman"/>
          <w:lang w:val="en-GB"/>
        </w:rPr>
      </w:pPr>
      <w:r w:rsidRPr="0092365D">
        <w:rPr>
          <w:rFonts w:cs="Times New Roman"/>
          <w:lang w:val="en-GB"/>
        </w:rPr>
        <w:t xml:space="preserve">However, the </w:t>
      </w:r>
      <w:r w:rsidRPr="00783D10">
        <w:rPr>
          <w:rFonts w:cs="Times New Roman"/>
          <w:lang w:val="en-GB"/>
        </w:rPr>
        <w:t xml:space="preserve">design of </w:t>
      </w:r>
      <w:r>
        <w:rPr>
          <w:rFonts w:cs="Times New Roman"/>
          <w:lang w:val="en-GB"/>
        </w:rPr>
        <w:t>suitable</w:t>
      </w:r>
      <w:r w:rsidRPr="00783D10">
        <w:rPr>
          <w:rFonts w:cs="Times New Roman"/>
          <w:lang w:val="en-GB"/>
        </w:rPr>
        <w:t xml:space="preserve"> policies addressing these SDGs can be </w:t>
      </w:r>
      <w:r>
        <w:rPr>
          <w:rFonts w:cs="Times New Roman"/>
          <w:lang w:val="en-GB"/>
        </w:rPr>
        <w:t>difficult</w:t>
      </w:r>
      <w:r w:rsidRPr="00783D10">
        <w:rPr>
          <w:rFonts w:cs="Times New Roman"/>
          <w:lang w:val="en-GB"/>
        </w:rPr>
        <w:t xml:space="preserve"> because of the complexity </w:t>
      </w:r>
      <w:ins w:id="5371" w:author="Lucy Cowie" w:date="2021-07-28T18:25:00Z">
        <w:r w:rsidR="0077661A">
          <w:rPr>
            <w:rFonts w:cs="Times New Roman"/>
            <w:lang w:val="en-GB"/>
          </w:rPr>
          <w:t xml:space="preserve">of </w:t>
        </w:r>
      </w:ins>
      <w:r w:rsidRPr="00783D10">
        <w:rPr>
          <w:rFonts w:cs="Times New Roman"/>
          <w:lang w:val="en-GB"/>
        </w:rPr>
        <w:t xml:space="preserve">linking emissions to impacts on human </w:t>
      </w:r>
      <w:r w:rsidRPr="00D43807">
        <w:rPr>
          <w:rFonts w:cs="Times New Roman"/>
          <w:lang w:val="en-GB"/>
        </w:rPr>
        <w:t>health, ecosystem, equity, infrastructure</w:t>
      </w:r>
      <w:del w:id="5372" w:author="Lucy Cowie" w:date="2021-07-28T18:26:00Z">
        <w:r w:rsidRPr="00D43807" w:rsidDel="000A45D8">
          <w:rPr>
            <w:rFonts w:cs="Times New Roman"/>
            <w:lang w:val="en-GB"/>
          </w:rPr>
          <w:delText>,</w:delText>
        </w:r>
      </w:del>
      <w:r w:rsidRPr="00D43807">
        <w:rPr>
          <w:rFonts w:cs="Times New Roman"/>
          <w:lang w:val="en-GB"/>
        </w:rPr>
        <w:t xml:space="preserve"> and costs. </w:t>
      </w:r>
      <w:r>
        <w:rPr>
          <w:rFonts w:cs="Times New Roman"/>
          <w:lang w:val="en-GB"/>
        </w:rPr>
        <w:t>B</w:t>
      </w:r>
      <w:r w:rsidRPr="00591C93">
        <w:rPr>
          <w:rFonts w:cs="Times New Roman"/>
          <w:lang w:val="en-GB"/>
        </w:rPr>
        <w:t>eyond the fact that several species are co-emitted</w:t>
      </w:r>
      <w:r>
        <w:rPr>
          <w:rFonts w:cs="Times New Roman"/>
          <w:lang w:val="en-GB"/>
        </w:rPr>
        <w:t>,</w:t>
      </w:r>
      <w:r w:rsidRPr="00305142">
        <w:rPr>
          <w:rFonts w:cs="Times New Roman"/>
          <w:lang w:val="en-GB"/>
        </w:rPr>
        <w:t xml:space="preserve"> </w:t>
      </w:r>
      <w:r w:rsidRPr="00D43807">
        <w:rPr>
          <w:rFonts w:cs="Times New Roman"/>
          <w:lang w:val="en-GB"/>
        </w:rPr>
        <w:t>interlinkage between species</w:t>
      </w:r>
      <w:r>
        <w:rPr>
          <w:rFonts w:cs="Times New Roman"/>
          <w:lang w:val="en-GB"/>
        </w:rPr>
        <w:t xml:space="preserve">, </w:t>
      </w:r>
      <w:del w:id="5373" w:author="Lucy Cowie" w:date="2021-07-28T18:28:00Z">
        <w:r w:rsidDel="00101C7A">
          <w:rPr>
            <w:rFonts w:cs="Times New Roman"/>
            <w:lang w:val="en-GB"/>
          </w:rPr>
          <w:delText>for example</w:delText>
        </w:r>
      </w:del>
      <w:ins w:id="5374" w:author="Lucy Cowie" w:date="2021-07-28T18:28:00Z">
        <w:r w:rsidR="00101C7A">
          <w:rPr>
            <w:rFonts w:cs="Times New Roman"/>
            <w:lang w:val="en-GB"/>
          </w:rPr>
          <w:t>such as</w:t>
        </w:r>
      </w:ins>
      <w:r>
        <w:rPr>
          <w:rFonts w:cs="Times New Roman"/>
          <w:lang w:val="en-GB"/>
        </w:rPr>
        <w:t xml:space="preserve"> through atmospheric chemistry,</w:t>
      </w:r>
      <w:r w:rsidRPr="00D43807">
        <w:rPr>
          <w:rFonts w:cs="Times New Roman"/>
          <w:lang w:val="en-GB"/>
        </w:rPr>
        <w:t xml:space="preserve"> can weaken the benefit of emissions reduction efforts. </w:t>
      </w:r>
      <w:r>
        <w:rPr>
          <w:rFonts w:cs="Times New Roman"/>
          <w:lang w:val="en-GB"/>
        </w:rPr>
        <w:t>An illustration lies in t</w:t>
      </w:r>
      <w:r w:rsidRPr="00D43807">
        <w:rPr>
          <w:rFonts w:cs="Times New Roman"/>
          <w:lang w:val="en-GB"/>
        </w:rPr>
        <w:t>he recent (2013</w:t>
      </w:r>
      <w:ins w:id="5375" w:author="Lucy Cowie" w:date="2021-07-28T18:28:00Z">
        <w:r w:rsidR="001E5F64">
          <w:rPr>
            <w:rFonts w:cs="Times New Roman"/>
            <w:lang w:val="en-GB"/>
          </w:rPr>
          <w:t>–</w:t>
        </w:r>
      </w:ins>
      <w:del w:id="5376" w:author="Lucy Cowie" w:date="2021-07-28T18:28:00Z">
        <w:r w:rsidRPr="00D43807" w:rsidDel="001E5F64">
          <w:rPr>
            <w:rFonts w:cs="Times New Roman"/>
            <w:lang w:val="en-GB"/>
          </w:rPr>
          <w:delText>-</w:delText>
        </w:r>
      </w:del>
      <w:r w:rsidRPr="00D43807">
        <w:rPr>
          <w:rFonts w:cs="Times New Roman"/>
          <w:lang w:val="en-GB"/>
        </w:rPr>
        <w:t xml:space="preserve">2017) reduction of aerosols over China </w:t>
      </w:r>
      <w:r w:rsidRPr="00D43807">
        <w:rPr>
          <w:rFonts w:cs="Times New Roman"/>
          <w:lang w:val="en-GB"/>
        </w:rPr>
        <w:fldChar w:fldCharType="begin" w:fldLock="1"/>
      </w:r>
      <w:r w:rsidR="00D477C7">
        <w:rPr>
          <w:rFonts w:cs="Times New Roman"/>
          <w:lang w:val="en-GB"/>
        </w:rPr>
        <w:instrText>ADDIN CSL_CITATION { "citationItems" : [ { "id" : "ITEM-1", "itemData" : { "DOI" : "10.5194/acp-2018-374", "ISSN" : "1680-7375", "abstract" : "Abstract. To tackle the problem of severe air pollution, China has implemented active clean air policies in recent years. As a consequence, the emissions of major air pollutants have decreased and the air quality has substantially improved. Here, we quantified China's anthropogenic emission trends from 2010&amp;ndash;2017 and identified the major driving forces of these trends by using a combination of bottom-up emission inventory and Index Decomposition Analysis (IDA) approaches. The relative change rates of China's anthropogenic emissions during 2010&amp;ndash;2017 are estimated as follows: &amp;minus;62% for SO2, &amp;minus;17% for NOx, &amp;plus;11% for NMVOC, &amp;plus;1% for NH3, &amp;minus;27% for CO, &amp;minus;38% for PM10, &amp;minus;35% for PM2.5, &amp;minus;27% for BC, &amp;minus;35% for OC, and &amp;plus;18% for CO2. The IDA results suggest that emission control measures are the main drivers of this reduction, in which the pollution controls on power plants and industries are the most effective mitigation measures. The emission reduction rates markedly accelerated after the year 2013, confirming the effectiveness of China's Clean Air Action that was implemented in 2013. We estimated that during 2013&amp;ndash;2017, China's anthropogenic emissions decreased by 59% for SO2, 21% for NOx, 23% for CO, 36% for PM10, 33% for PM2.5, 28% for BC, and 32% for OC. NMVOC emissions increased by 11% and NH3 emissions remained stable from 2010&amp;ndash;2017, representing the absence of effective mitigation measures for NMVOC and NH3 in current policies. The relative contributions of different sectors to emissions have significantly changed after several years' implementation of clean air policies, indicating that it is paramount to introduce new policies to enable further emission reductions in the future.", "author" : [ { "dropping-particle" : "", "family" : "Zheng", "given" : "Bo", "non-dropping-particle" : "", "parse-names" : false, "suffix" : "" }, { "dropping-particle" : "", "family" : "Tong", "given" : "Dan", "non-dropping-particle" : "", "parse-names" : false, "suffix" : "" }, { "dropping-particle" : "", "family" : "Li", "given" : "Meng", "non-dropping-particle" : "", "parse-names" : false, "suffix" : "" }, { "dropping-particle" : "", "family" : "Liu", "given" : "Fei", "non-dropping-particle" : "", "parse-names" : false, "suffix" : "" }, { "dropping-particle" : "", "family" : "Hong", "given" : "Chaopeng", "non-dropping-particle" : "", "parse-names" : false, "suffix" : "" }, { "dropping-particle" : "", "family" : "Geng", "given" : "Guannan", "non-dropping-particle" : "", "parse-names" : false, "suffix" : "" }, { "dropping-particle" : "", "family" : "Li", "given" : "Haiyan", "non-dropping-particle" : "", "parse-names" : false, "suffix" : "" }, { "dropping-particle" : "", "family" : "Li", "given" : "Xin", "non-dropping-particle" : "", "parse-names" : false, "suffix" : "" }, { "dropping-particle" : "", "family" : "Peng", "given" : "Liqun", "non-dropping-particle" : "", "parse-names" : false, "suffix" : "" }, { "dropping-particle" : "", "family" : "Qi", "given" : "Ji", "non-dropping-particle" : "", "parse-names" : false, "suffix" : "" }, { "dropping-particle" : "", "family" : "Yan", "given" : "Liu", "non-dropping-particle" : "", "parse-names" : false, "suffix" : "" }, { "dropping-particle" : "", "family" : "Zhang", "given" : "Yuxuan", "non-dropping-particle" : "", "parse-names" : false, "suffix" : "" }, { "dropping-particle" : "", "family" : "Zhao", "given" : "Hongyan", "non-dropping-particle" : "", "parse-names" : false, "suffix" : "" }, { "dropping-particle" : "", "family" : "Zheng", "given" : "Yixuan", "non-dropping-particle" : "", "parse-names" : false, "suffix" : "" }, { "dropping-particle" : "", "family" : "He", "given" : "Kebin", "non-dropping-particle" : "", "parse-names" : false, "suffix" : "" }, { "dropping-particle" : "", "family" : "Zhang", "given" : "Qiang", "non-dropping-particle" : "", "parse-names" : false, "suffix" : "" } ], "container-title" : "Atmospheric Chemistry and Physics", "id" : "ITEM-1", "issued" : { "date-parts" : [ [ "2018" ] ] }, "page" : "14095\u201314111", "title" : "Trends in China's anthropogenic emissions since 2010 as the consequence of clean air actions", "translator" : [ { "dropping-particle" : "", "family" : "G2880", "given" : "", "non-dropping-particle" : "", "parse-names" : false, "suffix" : "" } ], "type" : "article-journal", "volume" : "18" }, "uris" : [ "http://www.mendeley.com/documents/?uuid=264c81cb-b27c-4fa3-9285-946213a2caf5" ] }, { "id" : "ITEM-2", "itemData" : { "DOI" : "10.1088/1748-9326/aae718", "ISSN" : "1748-9326", "abstract" : "China\u2019s rapid industrialisation and urbanisation has led to poor air quality. The Chinese government have responded by introducing policies to reduce emissions and setting ambitious targets for ambient PM2.5, SO2, NO2 and O3 concentrations. Previous satellite and modelling studies indicate that concentrations of these pollutants have begun to decline within the last decade. However, prior to 2012, air quality data from ground-based monitoring stations were difficult to obtain, limited to a few locations in major cities, and often unreliable. Since then, a comprehensive monitoring network, with over 1000 stations across China has been established by the Ministry of Ecology and Environment (MEE). We use a three-year (2015\u20132017) dataset consisting of hourly PM2.5, O3, NO2 and SO2 concentrations obtained from the MEE, combined with similar data from Taiwan and Hong Kong. We find that at 53% and 59% of stations, PM2.5 and SO2 concentrations have decreased significantly, with median rates across all stations of \u22123.4 and \u22121.9 \u03bcg m\u22123 year\u22121 respectively. At 50% of stations, O3 maximum daily 8 h mean (MDA8) concentrations have increased significantly, with median rates across all stations of 4.6 \u03bcg m\u22123 year\u22121. It will be important to understand the relative contribution of changing anthropogenic emissions and meteorology to the changes in air pollution reported here.", "author" : [ { "dropping-particle" : "", "family" : "Silver", "given" : "B", "non-dropping-particle" : "", "parse-names" : false, "suffix" : "" }, { "dropping-particle" : "", "family" : "Reddington", "given" : "C L", "non-dropping-particle" : "", "parse-names" : false, "suffix" : "" }, { "dropping-particle" : "", "family" : "Arnold", "given" : "S R", "non-dropping-particle" : "", "parse-names" : false, "suffix" : "" }, { "dropping-particle" : "V", "family" : "Spracklen", "given" : "D", "non-dropping-particle" : "", "parse-names" : false, "suffix" : "" } ], "container-title" : "Environmental Research Letters", "id" : "ITEM-2", "issue" : "11", "issued" : { "date-parts" : [ [ "2018" ] ] }, "page" : "114012", "publisher" : "IOP Publishing", "title" : "Substantial changes in air pollution across China during 2015\u20132017", "translator" : [ { "dropping-particle" : "", "family" : "G4375", "given" : "", "non-dropping-particle" : "", "parse-names" : false, "suffix" : "" } ], "type" : "article-journal", "volume" : "13" }, "uris" : [ "http://www.mendeley.com/documents/?uuid=10361bc6-db07-4596-b613-b043fc8419ab" ] } ], "mendeley" : { "formattedCitation" : "(Silver et al., 2018; Zheng et al., 2018b)", "plainTextFormattedCitation" : "(Silver et al., 2018; Zheng et al., 2018b)", "previouslyFormattedCitation" : "(Silver et al., 2018; Zheng et al., 2018b)" }, "properties" : { "noteIndex" : 0 }, "schema" : "https://github.com/citation-style-language/schema/raw/master/csl-citation.json" }</w:instrText>
      </w:r>
      <w:r w:rsidRPr="00D43807">
        <w:rPr>
          <w:rFonts w:cs="Times New Roman"/>
          <w:lang w:val="en-GB"/>
        </w:rPr>
        <w:fldChar w:fldCharType="separate"/>
      </w:r>
      <w:r w:rsidR="00CB33A1">
        <w:rPr>
          <w:rFonts w:cs="Times New Roman"/>
          <w:noProof/>
          <w:lang w:val="en-GB"/>
        </w:rPr>
        <w:t>(Silver et al., 2018; Zheng et al., 2018b)</w:t>
      </w:r>
      <w:r w:rsidRPr="00D43807">
        <w:rPr>
          <w:rFonts w:cs="Times New Roman"/>
          <w:lang w:val="en-GB"/>
        </w:rPr>
        <w:fldChar w:fldCharType="end"/>
      </w:r>
      <w:r w:rsidRPr="00D43807">
        <w:rPr>
          <w:rFonts w:cs="Times New Roman"/>
          <w:lang w:val="en-GB"/>
        </w:rPr>
        <w:t xml:space="preserve"> resulting from the strategy to improve air quality </w:t>
      </w:r>
      <w:del w:id="5377" w:author="Ian Blenkinsop" w:date="2021-07-29T11:55:00Z">
        <w:r w:rsidRPr="00D43807" w:rsidDel="002377E3">
          <w:rPr>
            <w:rFonts w:cs="Times New Roman"/>
            <w:lang w:val="en-GB"/>
          </w:rPr>
          <w:delText>(“</w:delText>
        </w:r>
      </w:del>
      <w:ins w:id="5378" w:author="Ian Blenkinsop" w:date="2021-07-29T11:55:00Z">
        <w:r w:rsidR="002377E3" w:rsidRPr="00D43807">
          <w:rPr>
            <w:rFonts w:cs="Times New Roman"/>
            <w:lang w:val="en-GB"/>
          </w:rPr>
          <w:t>(</w:t>
        </w:r>
        <w:r w:rsidR="002377E3">
          <w:rPr>
            <w:rFonts w:cs="Times New Roman"/>
            <w:lang w:val="en-GB"/>
          </w:rPr>
          <w:t>‘</w:t>
        </w:r>
      </w:ins>
      <w:r w:rsidRPr="00D43807">
        <w:rPr>
          <w:rFonts w:cs="Times New Roman"/>
          <w:lang w:val="en-GB"/>
        </w:rPr>
        <w:t>Clean Air Action</w:t>
      </w:r>
      <w:del w:id="5379" w:author="Ian Blenkinsop" w:date="2021-07-29T11:55:00Z">
        <w:r w:rsidRPr="00D43807" w:rsidDel="002377E3">
          <w:rPr>
            <w:rFonts w:cs="Times New Roman"/>
            <w:lang w:val="en-GB"/>
          </w:rPr>
          <w:delText>”)</w:delText>
        </w:r>
      </w:del>
      <w:ins w:id="5380" w:author="Lucy Cowie" w:date="2021-07-28T18:29:00Z">
        <w:del w:id="5381" w:author="Ian Blenkinsop" w:date="2021-07-29T11:55:00Z">
          <w:r w:rsidR="001E5F64" w:rsidDel="002377E3">
            <w:rPr>
              <w:rFonts w:cs="Times New Roman"/>
              <w:lang w:val="en-GB"/>
            </w:rPr>
            <w:delText xml:space="preserve">; </w:delText>
          </w:r>
        </w:del>
      </w:ins>
      <w:ins w:id="5382" w:author="Ian Blenkinsop" w:date="2021-07-29T11:55:00Z">
        <w:r w:rsidR="002377E3">
          <w:rPr>
            <w:rFonts w:cs="Times New Roman"/>
            <w:lang w:val="en-GB"/>
          </w:rPr>
          <w:t>’</w:t>
        </w:r>
        <w:r w:rsidR="002377E3" w:rsidRPr="00D43807">
          <w:rPr>
            <w:rFonts w:cs="Times New Roman"/>
            <w:lang w:val="en-GB"/>
          </w:rPr>
          <w:t>)</w:t>
        </w:r>
        <w:r w:rsidR="002377E3">
          <w:rPr>
            <w:rFonts w:cs="Times New Roman"/>
            <w:lang w:val="en-GB"/>
          </w:rPr>
          <w:t xml:space="preserve">; </w:t>
        </w:r>
      </w:ins>
      <w:ins w:id="5383" w:author="Lucy Cowie" w:date="2021-07-28T18:29:00Z">
        <w:r w:rsidR="001E5F64">
          <w:rPr>
            <w:rFonts w:cs="Times New Roman"/>
            <w:lang w:val="en-GB"/>
          </w:rPr>
          <w:t>this</w:t>
        </w:r>
      </w:ins>
      <w:del w:id="5384" w:author="Lucy Cowie" w:date="2021-07-28T18:29:00Z">
        <w:r w:rsidRPr="00D43807" w:rsidDel="001E5F64">
          <w:rPr>
            <w:rFonts w:cs="Times New Roman"/>
            <w:lang w:val="en-GB"/>
          </w:rPr>
          <w:delText>,</w:delText>
        </w:r>
      </w:del>
      <w:r w:rsidRPr="00D43807">
        <w:rPr>
          <w:rFonts w:cs="Times New Roman"/>
          <w:lang w:val="en-GB"/>
        </w:rPr>
        <w:t xml:space="preserve"> has successfully reduced the level of PM</w:t>
      </w:r>
      <w:r w:rsidRPr="00D43807">
        <w:rPr>
          <w:rFonts w:cs="Times New Roman"/>
          <w:vertAlign w:val="subscript"/>
          <w:lang w:val="en-GB"/>
        </w:rPr>
        <w:t>2.5</w:t>
      </w:r>
      <w:r w:rsidRPr="00D43807">
        <w:rPr>
          <w:rFonts w:cs="Times New Roman"/>
          <w:lang w:val="en-GB"/>
        </w:rPr>
        <w:t xml:space="preserve"> but </w:t>
      </w:r>
      <w:r w:rsidRPr="006F649F">
        <w:rPr>
          <w:rFonts w:cs="Times New Roman"/>
          <w:lang w:val="en-GB"/>
        </w:rPr>
        <w:t>has led to a concurrent increase in surface ozone, partly due to declining heterogeneous interactions of O</w:t>
      </w:r>
      <w:r w:rsidRPr="00D43807">
        <w:rPr>
          <w:rFonts w:cs="Times New Roman"/>
          <w:vertAlign w:val="subscript"/>
          <w:lang w:val="en-GB"/>
        </w:rPr>
        <w:t>3</w:t>
      </w:r>
      <w:r w:rsidRPr="006F649F">
        <w:rPr>
          <w:rFonts w:cs="Times New Roman"/>
          <w:lang w:val="en-GB"/>
        </w:rPr>
        <w:t xml:space="preserve"> precursors with aerosol</w:t>
      </w:r>
      <w:r>
        <w:rPr>
          <w:rFonts w:cs="Times New Roman"/>
          <w:lang w:val="en-GB"/>
        </w:rPr>
        <w:t>s</w:t>
      </w:r>
      <w:r w:rsidRPr="006F649F">
        <w:rPr>
          <w:rFonts w:cs="Times New Roman"/>
          <w:lang w:val="en-GB"/>
        </w:rPr>
        <w:t xml:space="preserve"> </w:t>
      </w:r>
      <w:commentRangeStart w:id="5385"/>
      <w:r w:rsidRPr="00D43807">
        <w:rPr>
          <w:rFonts w:cs="Times New Roman"/>
          <w:lang w:val="en-GB"/>
        </w:rPr>
        <w:fldChar w:fldCharType="begin" w:fldLock="1"/>
      </w:r>
      <w:r w:rsidR="002E1475">
        <w:rPr>
          <w:rFonts w:cs="Times New Roman"/>
          <w:lang w:val="en-GB"/>
        </w:rPr>
        <w:instrText>ADDIN CSL_CITATION { "citationItems" : [ { "id" : "ITEM-1", "itemData" : { "DOI" : "10.1073/pnas.1812168116", "ISSN" : "0027-8424", "abstract" : "Observations of surface ozone available from \u223c1,000 sites across China for the past 5 years (2013\u20132017) show severe summertime pollution and regionally variable trends. We resolve the effect of meteorological variability on the ozone trends by using a multiple linear regression model. The residual of this regression shows increasing ozone trends of 1\u20133 ppbv a \u22121 in megacity clusters of eastern China that we attribute to changes in anthropogenic emissions. By contrast, ozone decreased in some areas of southern China. Anthropogenic NO x emissions in China are estimated to have decreased by 21% during 2013\u20132017, whereas volatile organic compounds (VOCs) emissions changed little. Decreasing NO x would increase ozone under the VOC-limited conditions thought to prevail in urban China while decreasing ozone under rural NO x -limited conditions. However, simulations with the Goddard Earth Observing System Chemical Transport Model (GEOS-Chem) indicate that a more important factor for ozone trends in the North China Plain is the \u223c40% decrease of fine particulate matter (PM 2.5 ) over the 2013\u20132017 period, slowing down the aerosol sink of hydroperoxy (HO 2 ) radicals and thus stimulating ozone production.", "author" : [ { "dropping-particle" : "", "family" : "Li", "given" : "Ke", "non-dropping-particle" : "", "parse-names" : false, "suffix" : "" }, { "dropping-particle" : "", "family" : "Jacob", "given" : "Daniel J.", "non-dropping-particle" : "", "parse-names" : false, "suffix" : "" }, { "dropping-particle" : "", "family" : "Liao", "given" : "Hong", "non-dropping-particle" : "", "parse-names" : false, "suffix" : "" }, { "dropping-particle" : "", "family" : "Shen", "given" : "Lu", "non-dropping-particle" : "", "parse-names" : false, "suffix" : "" }, { "dropping-particle" : "", "family" : "Zhang", "given" : "Qiang", "non-dropping-particle" : "", "parse-names" : false, "suffix" : "" }, { "dropping-particle" : "", "family" : "Bates", "given" : "Kelvin H.", "non-dropping-particle" : "", "parse-names" : false, "suffix" : "" } ], "container-title" : "Proceedings of the National Academy of Sciences", "id" : "ITEM-1", "issue" : "2", "issued" : { "date-parts" : [ [ "2019", "1", "8" ] ] }, "page" : "422-427", "title" : "Anthropogenic drivers of 2013\u20132017 trends in summer surface ozone in China", "translator" : [ { "dropping-particle" : "", "family" : "G4480", "given" : "", "non-dropping-particle" : "", "parse-names" : false, "suffix" : "" } ], "type" : "article-journal", "volume" : "116" }, "uris" : [ "http://www.mendeley.com/documents/?uuid=141147b7-6052-46ad-845e-7f9cb520af25" ] }, { "id" : "ITEM-2", "itemData" : { "DOI" : "10.1016/j.jenvman.2019.05.046", "ISSN" : "10958630", "abstract" : "The ambient air quality of Guangzhou in 2016 has significantly improved since Guangzhou and its surrounding cities implemented a series of air pollution control measures from 2014 to 2016. This study not only estimated the effects of meteorology and emission control measures on air quality improvement in Guangzhou but also assessed the contributions of emissions reduction from various sources through the combination of observation data and simulation results from Weather Research and Forecasting - Community Multiscale Air Quality (WRF-CMAQ) modeling system. Results showed that the favorable meteorological conditions in 2016 alleviated the air pollution. Compared to change in meteorology, implementing emission control measures in Guangzhou and surrounding cities was more beneficial for air quality improvement, and it could reduce the concentrations of SO2, NO2, PM2.5, PM10, and O3 by 9.7 \u03bcg m\u22123 (48.4%), 9.2 \u03bcg m\u22123 (17.7%), 7.7 \u03bcg m\u22123 (14.6%), 9.7 \u03bcg m\u22123 (13.4%), and 12.0 \u03bcg m\u22123 (7.7%), respectively. Furthermore, emission control measures that implemented in Guangzhou contributed most to the concentration reduction of SO2, NO2, PM2.5, and PM10 (46.0% for SO2, 15.2% for NO2, 9.4% for PM2.5, and 9.1% for PM10), and it increased O3 concentration by 2.4%. With respect to the individual contributions of source emissions reduction, power sector emissions reduction showed the greatest contribution in reducing the concentrations of SO2, NO2, PM2.5, and PM10 due to the implementation of Ultra-Clean control technology. As for O3 mitigation, VOCs product-related source emissions reduction was most effective, and followed by transportation source emissions reduction, while the reductions of power sector, industrial boiler, and industrial process source might not be as effective. Our findings provide scientific advice for the Guangzhou government to formulate air pollution prevention and control policies in the future.", "author" : [ { "dropping-particle" : "", "family" : "Yu", "given" : "Meifang", "non-dropping-particle" : "", "parse-names" : false, "suffix" : "" }, { "dropping-particle" : "", "family" : "Zhu", "given" : "Yun", "non-dropping-particle" : "", "parse-names" : false, "suffix" : "" }, { "dropping-particle" : "", "family" : "Lin", "given" : "Che Jen", "non-dropping-particle" : "", "parse-names" : false, "suffix" : "" }, { "dropping-particle" : "", "family" : "Wang", "given" : "Shuxiao", "non-dropping-particle" : "", "parse-names" : false, "suffix" : "" }, { "dropping-particle" : "", "family" : "Xing", "given" : "Jia", "non-dropping-particle" : "", "parse-names" : false, "suffix" : "" }, { "dropping-particle" : "", "family" : "Jang", "given" : "Carey", "non-dropping-particle" : "", "parse-names" : false, "suffix" : "" }, { "dropping-particle" : "", "family" : "Huang", "given" : "Jizhang", "non-dropping-particle" : "", "parse-names" : false, "suffix" : "" }, { "dropping-particle" : "", "family" : "Huang", "given" : "Jinying", "non-dropping-particle" : "", "parse-names" : false, "suffix" : "" }, { "dropping-particle" : "", "family" : "Jin", "given" : "Jiangbo", "non-dropping-particle" : "", "parse-names" : false, "suffix" : "" }, { "dropping-particle" : "", "family" : "Yu", "given" : "Lian", "non-dropping-particle" : "", "parse-names" : false, "suffix" : "" } ], "container-title" : "Journal of Environmental Management", "id" : "ITEM-2", "issued" : { "date-parts" : [ [ "2019" ] ] }, "title" : "Effects of air pollution control measures on air quality improvement in Guangzhou, China", "translator" : [ { "dropping-particle" : "", "family" : "G4479", "given" : "", "non-dropping-particle" : "", "parse-names" : false, "suffix" : "" } ], "type" : "article-journal" }, "uris" : [ "http://www.mendeley.com/documents/?uuid=18e91ee9-abd0-4a2b-b574-20709cbc550f" ] } ], "mendeley" : { "formattedCitation" : "(Li et al., 2019a; Yu et al., 2019)", "manualFormatting" : "(K. Li et al., 2019; Yu et al., 2019)", "plainTextFormattedCitation" : "(Li et al., 2019a; Yu et al., 2019)", "previouslyFormattedCitation" : "(Li et al., 2019a; Yu et al., 2019)" }, "properties" : { "noteIndex" : 0 }, "schema" : "https://github.com/citation-style-language/schema/raw/master/csl-citation.json" }</w:instrText>
      </w:r>
      <w:r w:rsidRPr="00D43807">
        <w:rPr>
          <w:rFonts w:cs="Times New Roman"/>
          <w:lang w:val="en-GB"/>
        </w:rPr>
        <w:fldChar w:fldCharType="separate"/>
      </w:r>
      <w:r w:rsidR="00CB33A1">
        <w:rPr>
          <w:rFonts w:cs="Times New Roman"/>
          <w:noProof/>
          <w:lang w:val="en-GB"/>
        </w:rPr>
        <w:t>(</w:t>
      </w:r>
      <w:ins w:id="5386" w:author="Robin Matthews" w:date="2021-07-08T17:41:00Z">
        <w:r w:rsidR="003D6F13">
          <w:rPr>
            <w:rFonts w:cs="Times New Roman"/>
            <w:noProof/>
            <w:lang w:val="en-GB"/>
          </w:rPr>
          <w:t xml:space="preserve">K. </w:t>
        </w:r>
      </w:ins>
      <w:r w:rsidR="00CB33A1">
        <w:rPr>
          <w:rFonts w:cs="Times New Roman"/>
          <w:noProof/>
          <w:lang w:val="en-GB"/>
        </w:rPr>
        <w:t>Li et al., 2019</w:t>
      </w:r>
      <w:del w:id="5387" w:author="Robin Matthews" w:date="2021-07-08T17:41:00Z">
        <w:r w:rsidR="00CB33A1" w:rsidDel="003D6F13">
          <w:rPr>
            <w:rFonts w:cs="Times New Roman"/>
            <w:noProof/>
            <w:lang w:val="en-GB"/>
          </w:rPr>
          <w:delText>a</w:delText>
        </w:r>
      </w:del>
      <w:r w:rsidR="00CB33A1">
        <w:rPr>
          <w:rFonts w:cs="Times New Roman"/>
          <w:noProof/>
          <w:lang w:val="en-GB"/>
        </w:rPr>
        <w:t>; Yu et al., 2019)</w:t>
      </w:r>
      <w:r w:rsidRPr="00D43807">
        <w:rPr>
          <w:rFonts w:cs="Times New Roman"/>
          <w:lang w:val="en-GB"/>
        </w:rPr>
        <w:fldChar w:fldCharType="end"/>
      </w:r>
      <w:commentRangeEnd w:id="5385"/>
      <w:r w:rsidR="00CB33A1">
        <w:rPr>
          <w:rStyle w:val="Marquedecommentaire"/>
        </w:rPr>
        <w:commentReference w:id="5385"/>
      </w:r>
      <w:r>
        <w:rPr>
          <w:rFonts w:cs="Times New Roman"/>
          <w:lang w:val="en-GB"/>
        </w:rPr>
        <w:t>.</w:t>
      </w:r>
      <w:r w:rsidRPr="00D43807">
        <w:rPr>
          <w:rFonts w:cs="Times New Roman"/>
          <w:lang w:val="en-GB"/>
        </w:rPr>
        <w:t xml:space="preserve"> </w:t>
      </w:r>
      <w:r>
        <w:rPr>
          <w:rFonts w:cs="Times New Roman"/>
          <w:lang w:val="en-GB"/>
        </w:rPr>
        <w:t xml:space="preserve">This side effect on ozone has been addressed since then by amending the </w:t>
      </w:r>
      <w:r w:rsidRPr="00D43807">
        <w:rPr>
          <w:rFonts w:cs="Times New Roman"/>
          <w:lang w:val="en-GB"/>
        </w:rPr>
        <w:t xml:space="preserve">legislation to </w:t>
      </w:r>
      <w:r>
        <w:rPr>
          <w:rFonts w:cs="Times New Roman"/>
          <w:lang w:val="en-GB"/>
        </w:rPr>
        <w:t>target</w:t>
      </w:r>
      <w:r w:rsidRPr="00D43807">
        <w:rPr>
          <w:rFonts w:cs="Times New Roman"/>
          <w:lang w:val="en-GB"/>
        </w:rPr>
        <w:t xml:space="preserve"> NMVOC sources, especially solvent use. Complex interactions between anthropogenic and biogenic vapours are also at play and reduction of certain SLCFs could possibly promote new particle formation from organic vapours </w:t>
      </w:r>
      <w:r w:rsidRPr="00D43807">
        <w:rPr>
          <w:rFonts w:cs="Times New Roman"/>
          <w:lang w:val="en-GB"/>
        </w:rPr>
        <w:fldChar w:fldCharType="begin" w:fldLock="1"/>
      </w:r>
      <w:r w:rsidR="00D477C7">
        <w:rPr>
          <w:rFonts w:cs="Times New Roman"/>
          <w:lang w:val="en-GB"/>
        </w:rPr>
        <w:instrText>ADDIN CSL_CITATION { "citationItems" : [ { "id" : "ITEM-1", "itemData" : { "DOI" : "10.1126/sciadv.aau5363", "abstract" : "A major fraction of atmospheric aerosol particles, which affect both air quality and climate, form from gaseous precursors in the atmosphere. Highly oxygenated organic molecules (HOMs), formed by oxidation of biogenic volatile organic compounds, are known to participate in particle formation and growth. However, it is not well understood how they interact with atmospheric pollutants, such as nitrogen oxides (NOx) and sulfur oxides (SOx) from fossil fuel combustion, as well as ammonia (NH3) from livestock and fertilizers. Here, we show how NOx suppresses particle formation, while HOMs, sulfuric acid, and NH3 have a synergistic enhancing effect on particle formation. We postulate a novel mechanism, involving HOMs, sulfuric acid, and ammonia, which is able to closely reproduce observations of particle formation and growth in daytime boreal forest and similar environments. The findings elucidate the complex interactions between biogenic and anthropogenic vapors in the atmospheric aerosol system.", "author" : [ { "dropping-particle" : "", "family" : "Lehtipalo", "given" : "Katrianne", "non-dropping-particle" : "", "parse-names" : false, "suffix" : "" }, { "dropping-particle" : "", "family" : "Yan", "given" : "Chao", "non-dropping-particle" : "", "parse-names" : false, "suffix" : "" }, { "dropping-particle" : "", "family" : "Dada", "given" : "Lubna", "non-dropping-particle" : "", "parse-names" : false, "suffix" : "" }, { "dropping-particle" : "", "family" : "Bianchi", "given" : "Federico", "non-dropping-particle" : "", "parse-names" : false, "suffix" : "" }, { "dropping-particle" : "", "family" : "Xiao", "given" : "Mao", "non-dropping-particle" : "", "parse-names" : false, "suffix" : "" }, { "dropping-particle" : "", "family" : "Wagner", "given" : "Robert", "non-dropping-particle" : "", "parse-names" : false, "suffix" : "" }, { "dropping-particle" : "", "family" : "Stolzenburg", "given" : "Dominik", "non-dropping-particle" : "", "parse-names" : false, "suffix" : "" }, { "dropping-particle" : "", "family" : "Ahonen", "given" : "Lauri R", "non-dropping-particle" : "", "parse-names" : false, "suffix" : "" }, { "dropping-particle" : "", "family" : "Amorim", "given" : "Antonio", "non-dropping-particle" : "", "parse-names" : false, "suffix" : "" }, { "dropping-particle" : "", "family" : "Baccarini", "given" : "Andrea", "non-dropping-particle" : "", "parse-names" : false, "suffix" : "" }, { "dropping-particle" : "", "family" : "Bauer", "given" : "Paulus S", "non-dropping-particle" : "", "parse-names" : false, "suffix" : "" }, { "dropping-particle" : "", "family" : "Baumgartner", "given" : "Bernhard", "non-dropping-particle" : "", "parse-names" : false, "suffix" : "" }, { "dropping-particle" : "", "family" : "Bergen", "given" : "Anton", "non-dropping-particle" : "", "parse-names" : false, "suffix" : "" }, { "dropping-particle" : "", "family" : "Bernhammer", "given" : "Anne-Kathrin", "non-dropping-particle" : "", "parse-names" : false, "suffix" : "" }, { "dropping-particle" : "", "family" : "Breitenlechner", "given" : "Martin", "non-dropping-particle" : "", "parse-names" : false, "suffix" : "" }, { "dropping-particle" : "", "family" : "Brilke", "given" : "Sophia", "non-dropping-particle" : "", "parse-names" : false, "suffix" : "" }, { "dropping-particle" : "", "family" : "Buchholz", "given" : "Angela", "non-dropping-particle" : "", "parse-names" : false, "suffix" : "" }, { "dropping-particle" : "", "family" : "Mazon", "given" : "Stephany Buenrostro", "non-dropping-particle" : "", "parse-names" : false, "suffix" : "" }, { "dropping-particle" : "", "family" : "Chen", "given" : "Dexian", "non-dropping-particle" : "", "parse-names" : false, "suffix" : "" }, { "dropping-particle" : "", "family" : "Chen", "given" : "Xuemeng", "non-dropping-particle" : "", "parse-names" : false, "suffix" : "" }, { "dropping-particle" : "", "family" : "Dias", "given" : "Antonio", "non-dropping-particle" : "", "parse-names" : false, "suffix" : "" }, { "dropping-particle" : "", "family" : "Dommen", "given" : "Josef", "non-dropping-particle" : "", "parse-names" : false, "suffix" : "" }, { "dropping-particle" : "", "family" : "Draper", "given" : "Danielle C", "non-dropping-particle" : "", "parse-names" : false, "suffix" : "" }, { "dropping-particle" : "", "family" : "Duplissy", "given" : "Jonathan", "non-dropping-particle" : "", "parse-names" : false, "suffix" : "" }, { "dropping-particle" : "", "family" : "Ehn", "given" : "Mikael", "non-dropping-particle" : "", "parse-names" : false, "suffix" : "" }, { "dropping-particle" : "", "family" : "Finkenzeller", "given" : "Henning", "non-dropping-particle" : "", "parse-names" : false, "suffix" : "" }, { "dropping-particle" : "", "family" : "Fischer", "given" : "Lukas", "non-dropping-particle" : "", "parse-names" : false, "suffix" : "" }, { "dropping-particle" : "", "family" : "Frege", "given" : "Carla", "non-dropping-particle" : "", "parse-names" : false, "suffix" : "" }, { "dropping-particle" : "", "family" : "Fuchs", "given" : "Claudia", "non-dropping-particle" : "", "parse-names" : false, "suffix" : "" }, { "dropping-particle" : "", "family" : "Garmash", "given" : "Olga", "non-dropping-particle" : "", "parse-names" : false, "suffix" : "" }, { "dropping-particle" : "", "family" : "Gordon", "given" : "Hamish", "non-dropping-particle" : "", "parse-names" : false, "suffix" : "" }, { "dropping-particle" : "", "family" : "Hakala", "given" : "Jani", "non-dropping-particle" : "", "parse-names" : false, "suffix" : "" }, { "dropping-particle" : "", "family" : "He", "given" : "Xucheng", "non-dropping-particle" : "", "parse-names" : false, "suffix" : "" }, { "dropping-particle" : "", "family" : "Heikkinen", "given" : "Liine", "non-dropping-particle" : "", "parse-names" : false, "suffix" : "" }, { "dropping-particle" : "", "family" : "Heinritzi", "given" : "Martin", "non-dropping-particle" : "", "parse-names" : false, "suffix" : "" }, { "dropping-particle" : "", "family" : "Helm", "given" : "Johanna C", "non-dropping-particle" : "", "parse-names" : false, "suffix" : "" }, { "dropping-particle" : "", "family" : "Hofbauer", "given" : "Victoria", "non-dropping-particle" : "", "parse-names" : false, "suffix" : "" }, { "dropping-particle" : "", "family" : "Hoyle", "given" : "Christopher R", "non-dropping-particle" : "", "parse-names" : false, "suffix" : "" }, { "dropping-particle" : "", "family" : "Jokinen", "given" : "Tuija", "non-dropping-particle" : "", "parse-names" : false, "suffix" : "" }, { "dropping-particle" : "", "family" : "Kangasluoma", "given" : "Juha", "non-dropping-particle" : "", "parse-names" : false, "suffix" : "" }, { "dropping-particle" : "", "family" : "Kerminen", "given" : "Veli-Matti", "non-dropping-particle" : "", "parse-names" : false, "suffix" : "" }, { "dropping-particle" : "", "family" : "Kim", "given" : "Changhyuk", "non-dropping-particle" : "", "parse-names" : false, "suffix" : "" }, { "dropping-particle" : "", "family" : "Kirkby", "given" : "Jasper", "non-dropping-particle" : "", "parse-names" : false, "suffix" : "" }, { "dropping-particle" : "", "family" : "Kontkanen", "given" : "Jenni", "non-dropping-particle" : "", "parse-names" : false, "suffix" : "" }, { "dropping-particle" : "", "family" : "K\u00fcrten", "given" : "Andreas", "non-dropping-particle" : "", "parse-names" : false, "suffix" : "" }, { "dropping-particle" : "", "family" : "Lawler", "given" : "Michael J", "non-dropping-particle" : "", "parse-names" : false, "suffix" : "" }, { "dropping-particle" : "", "family" : "Mai", "given" : "Huajun", "non-dropping-particle" : "", "parse-names" : false, "suffix" : "" }, { "dropping-particle" : "", "family" : "Mathot", "given" : "Serge", "non-dropping-particle" : "", "parse-names" : false, "suffix" : "" }, { "dropping-particle" : "", "family" : "Mauldin", "given" : "Roy L", "non-dropping-particle" : "", "parse-names" : false, "suffix" : "" }, { "dropping-particle" : "", "family" : "Molteni", "given" : "Ugo", "non-dropping-particle" : "", "parse-names" : false, "suffix" : "" }, { "dropping-particle" : "", "family" : "Nichman", "given" : "Leonid", "non-dropping-particle" : "", "parse-names" : false, "suffix" : "" }, { "dropping-particle" : "", "family" : "Nie", "given" : "Wei", "non-dropping-particle" : "", "parse-names" : false, "suffix" : "" }, { "dropping-particle" : "", "family" : "Nieminen", "given" : "Tuomo", "non-dropping-particle" : "", "parse-names" : false, "suffix" : "" }, { "dropping-particle" : "", "family" : "Ojdanic", "given" : "Andrea", "non-dropping-particle" : "", "parse-names" : false, "suffix" : "" }, { "dropping-particle" : "", "family" : "Onnela", "given" : "Antti", "non-dropping-particle" : "", "parse-names" : false, "suffix" : "" }, { "dropping-particle" : "", "family" : "Passananti", "given" : "Monica", "non-dropping-particle" : "", "parse-names" : false, "suffix" : "" }, { "dropping-particle" : "", "family" : "Pet\u00e4j\u00e4", "given" : "Tuukka", "non-dropping-particle" : "", "parse-names" : false, "suffix" : "" }, { "dropping-particle" : "", "family" : "Piel", "given" : "Felix", "non-dropping-particle" : "", "parse-names" : false, "suffix" : "" }, { "dropping-particle" : "", "family" : "Pospisilova", "given" : "Veronika", "non-dropping-particle" : "", "parse-names" : false, "suffix" : "" }, { "dropping-particle" : "", "family" : "Qu\u00e9l\u00e9ver", "given" : "Lauriane L J", "non-dropping-particle" : "", "parse-names" : false, "suffix" : "" }, { "dropping-particle" : "", "family" : "Rissanen", "given" : "Matti P", "non-dropping-particle" : "", "parse-names" : false, "suffix" : "" }, { "dropping-particle" : "", "family" : "Rose", "given" : "Cl\u00e9mence", "non-dropping-particle" : "", "parse-names" : false, "suffix" : "" }, { "dropping-particle" : "", "family" : "Sarnela", "given" : "Nina", "non-dropping-particle" : "", "parse-names" : false, "suffix" : "" }, { "dropping-particle" : "", "family" : "Schallhart", "given" : "Simon", "non-dropping-particle" : "", "parse-names" : false, "suffix" : "" }, { "dropping-particle" : "", "family" : "Schuchmann", "given" : "Simone", "non-dropping-particle" : "", "parse-names" : false, "suffix" : "" }, { "dropping-particle" : "", "family" : "Sengupta", "given" : "Kamalika", "non-dropping-particle" : "", "parse-names" : false, "suffix" : "" }, { "dropping-particle" : "", "family" : "Simon", "given" : "Mario", "non-dropping-particle" : "", "parse-names" : false, "suffix" : "" }, { "dropping-particle" : "", "family" : "Sipil\u00e4", "given" : "Mikko", "non-dropping-particle" : "", "parse-names" : false, "suffix" : "" }, { "dropping-particle" : "", "family" : "Tauber", "given" : "Christian", "non-dropping-particle" : "", "parse-names" : false, "suffix" : "" }, { "dropping-particle" : "", "family" : "Tom\u00e9", "given" : "Ant\u00f3nio", "non-dropping-particle" : "", "parse-names" : false, "suffix" : "" }, { "dropping-particle" : "", "family" : "Tr\u00f6stl", "given" : "Jasmin", "non-dropping-particle" : "", "parse-names" : false, "suffix" : "" }, { "dropping-particle" : "", "family" : "V\u00e4is\u00e4nen", "given" : "Olli", "non-dropping-particle" : "", "parse-names" : false, "suffix" : "" }, { "dropping-particle" : "", "family" : "Vogel", "given" : "Alexander L", "non-dropping-particle" : "", "parse-names" : false, "suffix" : "" }, { "dropping-particle" : "", "family" : "Volkamer", "given" : "Rainer", "non-dropping-particle" : "", "parse-names" : false, "suffix" : "" }, { "dropping-particle" : "", "family" : "Wagner", "given" : "Andrea C", "non-dropping-particle" : "", "parse-names" : false, "suffix" : "" }, { "dropping-particle" : "", "family" : "Wang", "given" : "Mingyi", "non-dropping-particle" : "", "parse-names" : false, "suffix" : "" }, { "dropping-particle" : "", "family" : "Weitz", "given" : "Lena", "non-dropping-particle" : "", "parse-names" : false, "suffix" : "" }, { "dropping-particle" : "", "family" : "Wimmer", "given" : "Daniela", "non-dropping-particle" : "", "parse-names" : false, "suffix" : "" }, { "dropping-particle" : "", "family" : "Ye", "given" : "Penglin", "non-dropping-particle" : "", "parse-names" : false, "suffix" : "" }, { "dropping-particle" : "", "family" : "Ylisirni\u00f6", "given" : "Arttu", "non-dropping-particle" : "", "parse-names" : false, "suffix" : "" }, { "dropping-particle" : "", "family" : "Zha", "given" : "Qiaozhi", "non-dropping-particle" : "", "parse-names" : false, "suffix" : "" }, { "dropping-particle" : "", "family" : "Carslaw", "given" : "Kenneth S", "non-dropping-particle" : "", "parse-names" : false, "suffix" : "" }, { "dropping-particle" : "", "family" : "Curtius", "given" : "Joachim", "non-dropping-particle" : "", "parse-names" : false, "suffix" : "" }, { "dropping-particle" : "", "family" : "Donahue", "given" : "Neil M", "non-dropping-particle" : "", "parse-names" : false, "suffix" : "" }, { "dropping-particle" : "", "family" : "Flagan", "given" : "Richard C", "non-dropping-particle" : "", "parse-names" : false, "suffix" : "" }, { "dropping-particle" : "", "family" : "Hansel", "given" : "Armin", "non-dropping-particle" : "", "parse-names" : false, "suffix" : "" }, { "dropping-particle" : "", "family" : "Riipinen", "given" : "Ilona", "non-dropping-particle" : "", "parse-names" : false, "suffix" : "" }, { "dropping-particle" : "", "family" : "Virtanen", "given" : "Annele", "non-dropping-particle" : "", "parse-names" : false, "suffix" : "" }, { "dropping-particle" : "", "family" : "Winkler", "given" : "Paul M", "non-dropping-particle" : "", "parse-names" : false, "suffix" : "" }, { "dropping-particle" : "", "family" : "Baltensperger", "given" : "Urs", "non-dropping-particle" : "", "parse-names" : false, "suffix" : "" }, { "dropping-particle" : "", "family" : "Kulmala", "given" : "Markku", "non-dropping-particle" : "", "parse-names" : false, "suffix" : "" }, { "dropping-particle" : "", "family" : "Worsnop", "given" : "Douglas R", "non-dropping-particle" : "", "parse-names" : false, "suffix" : "" } ], "container-title" : "Science Advances", "id" : "ITEM-1", "issue" : "12", "issued" : { "date-parts" : [ [ "2018", "12", "1" ] ] }, "page" : "eaau5363", "title" : "Multicomponent new particle formation from sulfuric acid, ammonia, and biogenic vapors", "translator" : [ { "dropping-particle" : "", "family" : "G5099", "given" : "", "non-dropping-particle" : "", "parse-names" : false, "suffix" : "" } ], "type" : "article-journal", "volume" : "4" }, "prefix" : "e.g., ", "uris" : [ "http://www.mendeley.com/documents/?uuid=0d200031-dbe7-48fe-af00-1d5589afd966" ] } ], "mendeley" : { "formattedCitation" : "(e.g., Lehtipalo et al., 2018)", "plainTextFormattedCitation" : "(e.g., Lehtipalo et al., 2018)", "previouslyFormattedCitation" : "(e.g., Lehtipalo et al., 2018)" }, "properties" : { "noteIndex" : 0 }, "schema" : "https://github.com/citation-style-language/schema/raw/master/csl-citation.json" }</w:instrText>
      </w:r>
      <w:r w:rsidRPr="00D43807">
        <w:rPr>
          <w:rFonts w:cs="Times New Roman"/>
          <w:lang w:val="en-GB"/>
        </w:rPr>
        <w:fldChar w:fldCharType="separate"/>
      </w:r>
      <w:r w:rsidR="00CB33A1">
        <w:rPr>
          <w:rFonts w:cs="Times New Roman"/>
          <w:noProof/>
          <w:lang w:val="en-US"/>
        </w:rPr>
        <w:t>(e.g., Lehtipalo et al., 2018)</w:t>
      </w:r>
      <w:r w:rsidRPr="00D43807">
        <w:rPr>
          <w:rFonts w:cs="Times New Roman"/>
          <w:lang w:val="en-GB"/>
        </w:rPr>
        <w:fldChar w:fldCharType="end"/>
      </w:r>
      <w:r w:rsidRPr="00615DED">
        <w:rPr>
          <w:rFonts w:cs="Times New Roman"/>
          <w:lang w:val="en-US"/>
        </w:rPr>
        <w:t xml:space="preserve">. </w:t>
      </w:r>
      <w:r w:rsidRPr="0092365D">
        <w:rPr>
          <w:rFonts w:cs="Times New Roman"/>
          <w:lang w:val="en-GB"/>
        </w:rPr>
        <w:t>Finally, a recent example of this complexity is the mixed effects on ozone pollution induced by NO</w:t>
      </w:r>
      <w:r w:rsidRPr="001B6BDB">
        <w:rPr>
          <w:rFonts w:cs="Times New Roman"/>
          <w:iCs/>
          <w:vertAlign w:val="subscript"/>
          <w:lang w:val="en-GB"/>
          <w:rPrChange w:id="5388" w:author="Lucy Cowie" w:date="2021-07-28T18:30:00Z">
            <w:rPr>
              <w:rFonts w:cs="Times New Roman"/>
              <w:i/>
              <w:vertAlign w:val="subscript"/>
              <w:lang w:val="en-GB"/>
            </w:rPr>
          </w:rPrChange>
        </w:rPr>
        <w:t>x</w:t>
      </w:r>
      <w:r w:rsidRPr="0092365D">
        <w:rPr>
          <w:rFonts w:cs="Times New Roman"/>
          <w:lang w:val="en-GB"/>
        </w:rPr>
        <w:t xml:space="preserve"> decrease during the COVID-19 pandemic (</w:t>
      </w:r>
      <w:del w:id="5389" w:author="Lucy Cowie" w:date="2021-07-28T18:30:00Z">
        <w:r w:rsidRPr="0092365D" w:rsidDel="001B6BDB">
          <w:rPr>
            <w:rFonts w:cs="Times New Roman"/>
            <w:lang w:val="en-GB"/>
          </w:rPr>
          <w:delText xml:space="preserve">see </w:delText>
        </w:r>
      </w:del>
      <w:r w:rsidRPr="0092365D">
        <w:rPr>
          <w:rFonts w:cs="Times New Roman"/>
          <w:lang w:val="en-GB"/>
        </w:rPr>
        <w:t>C</w:t>
      </w:r>
      <w:r>
        <w:rPr>
          <w:rFonts w:cs="Times New Roman"/>
          <w:lang w:val="en-GB"/>
        </w:rPr>
        <w:t>ross-</w:t>
      </w:r>
      <w:r w:rsidRPr="0092365D">
        <w:rPr>
          <w:rFonts w:cs="Times New Roman"/>
          <w:lang w:val="en-GB"/>
        </w:rPr>
        <w:t>C</w:t>
      </w:r>
      <w:r>
        <w:rPr>
          <w:rFonts w:cs="Times New Roman"/>
          <w:lang w:val="en-GB"/>
        </w:rPr>
        <w:t xml:space="preserve">hapter </w:t>
      </w:r>
      <w:r w:rsidRPr="0092365D">
        <w:rPr>
          <w:rFonts w:cs="Times New Roman"/>
          <w:lang w:val="en-GB"/>
        </w:rPr>
        <w:t>B</w:t>
      </w:r>
      <w:r>
        <w:rPr>
          <w:rFonts w:cs="Times New Roman"/>
          <w:lang w:val="en-GB"/>
        </w:rPr>
        <w:t>ox 6.1</w:t>
      </w:r>
      <w:r w:rsidRPr="0092365D">
        <w:rPr>
          <w:rFonts w:cs="Times New Roman"/>
          <w:lang w:val="en-GB"/>
        </w:rPr>
        <w:t xml:space="preserve">). </w:t>
      </w:r>
      <w:r w:rsidRPr="00D43807">
        <w:rPr>
          <w:rFonts w:cs="Times New Roman"/>
          <w:lang w:val="en-GB"/>
        </w:rPr>
        <w:t xml:space="preserve">Thus, the climate and air pollution effects of policies depend strongly on </w:t>
      </w:r>
      <w:ins w:id="5390" w:author="Lucy Cowie" w:date="2021-07-28T18:30:00Z">
        <w:r w:rsidR="00800C1C">
          <w:rPr>
            <w:rFonts w:cs="Times New Roman"/>
            <w:lang w:val="en-GB"/>
          </w:rPr>
          <w:t xml:space="preserve">the </w:t>
        </w:r>
      </w:ins>
      <w:r w:rsidRPr="00D43807">
        <w:rPr>
          <w:rFonts w:cs="Times New Roman"/>
          <w:lang w:val="en-GB"/>
        </w:rPr>
        <w:t>choice of regulated compounds and the degree of reduction. Such policies have to be informed by strong science support, including for example multi-model analyses</w:t>
      </w:r>
      <w:del w:id="5391" w:author="Lucy Cowie" w:date="2021-07-28T18:34:00Z">
        <w:r w:rsidRPr="00D43807" w:rsidDel="004C5DE4">
          <w:rPr>
            <w:rFonts w:cs="Times New Roman"/>
            <w:lang w:val="en-GB"/>
          </w:rPr>
          <w:delText>,</w:delText>
        </w:r>
      </w:del>
      <w:r w:rsidRPr="00D43807">
        <w:rPr>
          <w:rFonts w:cs="Times New Roman"/>
          <w:lang w:val="en-GB"/>
        </w:rPr>
        <w:t xml:space="preserve"> </w:t>
      </w:r>
      <w:del w:id="5392" w:author="Lucy Cowie" w:date="2021-07-28T18:30:00Z">
        <w:r w:rsidRPr="00D43807" w:rsidDel="0069757C">
          <w:rPr>
            <w:rFonts w:cs="Times New Roman"/>
            <w:lang w:val="en-GB"/>
          </w:rPr>
          <w:delText>e.g</w:delText>
        </w:r>
      </w:del>
      <w:ins w:id="5393" w:author="Lucy Cowie" w:date="2021-07-28T18:31:00Z">
        <w:r w:rsidR="009B48A7">
          <w:rPr>
            <w:rFonts w:cs="Times New Roman"/>
            <w:lang w:val="en-GB"/>
          </w:rPr>
          <w:t>such as</w:t>
        </w:r>
      </w:ins>
      <w:del w:id="5394" w:author="Lucy Cowie" w:date="2021-07-28T18:30:00Z">
        <w:r w:rsidRPr="00D43807" w:rsidDel="004C368D">
          <w:rPr>
            <w:rFonts w:cs="Times New Roman"/>
            <w:lang w:val="en-GB"/>
          </w:rPr>
          <w:delText>.</w:delText>
        </w:r>
      </w:del>
      <w:del w:id="5395" w:author="Lucy Cowie" w:date="2021-07-28T18:31:00Z">
        <w:r w:rsidRPr="00D43807" w:rsidDel="009B48A7">
          <w:rPr>
            <w:rFonts w:cs="Times New Roman"/>
            <w:lang w:val="en-GB"/>
          </w:rPr>
          <w:delText>,</w:delText>
        </w:r>
      </w:del>
      <w:r w:rsidRPr="00D43807">
        <w:rPr>
          <w:rFonts w:cs="Times New Roman"/>
          <w:lang w:val="en-GB"/>
        </w:rPr>
        <w:t xml:space="preserve"> HTAP </w:t>
      </w:r>
      <w:r w:rsidRPr="0092365D">
        <w:rPr>
          <w:rFonts w:cs="Times New Roman"/>
          <w:lang w:val="en-GB"/>
        </w:rPr>
        <w:fldChar w:fldCharType="begin" w:fldLock="1"/>
      </w:r>
      <w:r w:rsidR="00D477C7">
        <w:rPr>
          <w:rFonts w:cs="Times New Roman"/>
          <w:lang w:val="en-GB"/>
        </w:rPr>
        <w:instrText>ADDIN CSL_CITATION { "citationItems" : [ { "id" : "ITEM-1", "itemData" : { "ISBN" : "978-92-1-117043-6", "author" : [ { "dropping-particle" : "", "family" : "UNECE", "given" : "", "non-dropping-particle" : "", "parse-names" : false, "suffix" : "" } ], "collection-title" : "Air Pollution Studies No. 17", "editor" : [ { "dropping-particle" : "", "family" : "Dentener", "given" : "Frank J.", "non-dropping-particle" : "", "parse-names" : false, "suffix" : "" }, { "dropping-particle" : "", "family" : "Keating", "given" : "Terry J.", "non-dropping-particle" : "", "parse-names" : false, "suffix" : "" }, { "dropping-particle" : "", "family" : "Akimoto", "given" : "Hajime", "non-dropping-particle" : "", "parse-names" : false, "suffix" : "" } ], "id" : "ITEM-1", "issued" : { "date-parts" : [ [ "2010" ] ] }, "number-of-pages" : "278", "publisher" : "United Nations Economic Commission for Europe (UNECE). United Nations (UN)", "publisher-place" : "New York, NY, USA and Geneva, Switzerland", "title" : "Hemispheric Transport of Air Pollution. Part A: Ozone and Particulate Matter", "translator" : [ { "dropping-particle" : "", "family" : "G5143", "given" : "Rt5", "non-dropping-particle" : "", "parse-names" : false, "suffix" : "" } ], "type" : "report" }, "uris" : [ "http://www.mendeley.com/documents/?uuid=49c78289-0d5d-401e-8d1f-a4046d2c706d" ] } ], "mendeley" : { "formattedCitation" : "(UNECE, 2010)", "plainTextFormattedCitation" : "(UNECE, 2010)", "previouslyFormattedCitation" : "(UNECE, 2010)" }, "properties" : { "noteIndex" : 0 }, "schema" : "https://github.com/citation-style-language/schema/raw/master/csl-citation.json" }</w:instrText>
      </w:r>
      <w:r w:rsidRPr="0092365D">
        <w:rPr>
          <w:rFonts w:cs="Times New Roman"/>
          <w:lang w:val="en-GB"/>
        </w:rPr>
        <w:fldChar w:fldCharType="separate"/>
      </w:r>
      <w:r w:rsidR="00CB33A1">
        <w:rPr>
          <w:rFonts w:cs="Times New Roman"/>
          <w:noProof/>
          <w:lang w:val="en-GB"/>
        </w:rPr>
        <w:t>(UNECE, 2010)</w:t>
      </w:r>
      <w:r w:rsidRPr="0092365D">
        <w:rPr>
          <w:rFonts w:cs="Times New Roman"/>
          <w:lang w:val="en-GB"/>
        </w:rPr>
        <w:fldChar w:fldCharType="end"/>
      </w:r>
      <w:ins w:id="5396" w:author="Lucy Cowie" w:date="2021-07-28T18:32:00Z">
        <w:r w:rsidR="009B48A7">
          <w:rPr>
            <w:rFonts w:cs="Times New Roman"/>
            <w:lang w:val="en-GB"/>
          </w:rPr>
          <w:t xml:space="preserve"> and</w:t>
        </w:r>
      </w:ins>
      <w:del w:id="5397" w:author="Lucy Cowie" w:date="2021-07-28T18:32:00Z">
        <w:r w:rsidRPr="00D43807" w:rsidDel="009B48A7">
          <w:rPr>
            <w:rFonts w:cs="Times New Roman"/>
            <w:lang w:val="en-GB"/>
          </w:rPr>
          <w:delText>,</w:delText>
        </w:r>
      </w:del>
      <w:r w:rsidRPr="00D43807">
        <w:rPr>
          <w:rFonts w:cs="Times New Roman"/>
          <w:lang w:val="en-GB"/>
        </w:rPr>
        <w:t xml:space="preserve"> AMAP</w:t>
      </w:r>
      <w:r w:rsidR="00DF4603">
        <w:rPr>
          <w:rFonts w:cs="Times New Roman"/>
          <w:lang w:val="en-GB"/>
        </w:rPr>
        <w:t xml:space="preserve"> </w:t>
      </w:r>
      <w:commentRangeStart w:id="5398"/>
      <w:r w:rsidR="00DF4603">
        <w:rPr>
          <w:rFonts w:cs="Times New Roman"/>
          <w:lang w:val="en-GB"/>
        </w:rPr>
        <w:fldChar w:fldCharType="begin" w:fldLock="1"/>
      </w:r>
      <w:ins w:id="5399" w:author="Robin Matthews" w:date="2021-07-08T17:42:00Z">
        <w:r w:rsidR="003D6F13">
          <w:rPr>
            <w:rFonts w:cs="Times New Roman"/>
            <w:lang w:val="en-GB"/>
          </w:rPr>
          <w:instrText>ADDIN CSL_CITATION { "citationItems" : [ { "id" : "ITEM-1", "itemData" : { "ISBN" : "978-82-7971-092-9", "author" : [ { "dropping-particle" : "", "family" : "AMAP", "given" : "", "non-dropping-particle" : "", "parse-names" : false, "suffix" : "" } ], "id" : "ITEM-1", "issued" : { "date-parts" : [ [ "2015" ] ] }, "number-of-pages" : "116", "publisher" : "Arctic Monitoring and Assessment Programme (AMAP)", "publisher-place" : "Oslo, Norway", "title" : "AMAP Assessment 2015: Black carbon and ozone as Arctic climate forcers", "translator" : [ { "dropping-particle" : "", "family" : "G4356", "given" : "Rt7", "non-dropping-particle" : "", "parse-names" : false, "suffix" : "" } ], "type" : "report" }, "uris" : [ "http://www.mendeley.com/documents/?uuid=ace8bac4-3cbc-4e8e-af70-66461f223e5e" ] }, { "id" : "ITEM-2", "itemData" : { "ISBN" : "978-82-7971-091-2", "author" : [ { "dropping-particle" : "", "family" : "AMAP", "given" : "", "non-dropping-particle" : "", "parse-names" : false, "suffix" : "" } ], "id" : "ITEM-2", "issued" : { "date-parts" : [ [ "2015" ] ] }, "number-of-pages" : "139", "publisher" : "Arctic Monitoring and Assessment Programme (AMAP)", "publisher-place" : "Oslo, Norway", "title" : "AMAP Assessment 2015: Methane as an Arctic climate forcer", "translator" : [ { "dropping-particle" : "", "family" : "G4226", "given" : "Rt7", "non-dropping-particle" : "", "parse-names" : false, "suffix" : "" } ], "type" : "report" }, "uris" : [ "http://www.mendeley.com/documents/?uuid=5cf92473-b66e-4ae8-a9e5-6dd75ddfb7b6" ] } ], "mendeley" : { "formattedCitation" : "(AMAP, 2015a, 2015b)", "manualFormatting" : "(AMAP, 2015a, b)", "plainTextFormattedCitation" : "(AMAP, 2015a, 2015b)", "previouslyFormattedCitation" : "(AMAP, 2015a, 2015b)" }, "properties" : { "noteIndex" : 0 }, "schema" : "https://github.com/citation-style-language/schema/raw/master/csl-citation.json" }</w:instrText>
        </w:r>
      </w:ins>
      <w:del w:id="5400" w:author="Robin Matthews" w:date="2021-07-08T17:42:00Z">
        <w:r w:rsidR="00D477C7" w:rsidDel="003D6F13">
          <w:rPr>
            <w:rFonts w:cs="Times New Roman"/>
            <w:lang w:val="en-GB"/>
          </w:rPr>
          <w:delInstrText>ADDIN CSL_CITATION { "citationItems" : [ { "id" : "ITEM-1", "itemData" : { "ISBN" : "978-82-7971-092-9", "author" : [ { "dropping-particle" : "", "family" : "AMAP", "given" : "", "non-dropping-particle" : "", "parse-names" : false, "suffix" : "" } ], "id" : "ITEM-1", "issued" : { "date-parts" : [ [ "2015" ] ] }, "number-of-pages" : "116", "publisher" : "Arctic Monitoring and Assessment Programme (AMAP)", "publisher-place" : "Oslo, Norway", "title" : "AMAP Assessment 2015: Black carbon and ozone as Arctic climate forcers", "translator" : [ { "dropping-particle" : "", "family" : "G4356", "given" : "Rt7", "non-dropping-particle" : "", "parse-names" : false, "suffix" : "" } ], "type" : "report" }, "uris" : [ "http://www.mendeley.com/documents/?uuid=ace8bac4-3cbc-4e8e-af70-66461f223e5e" ] }, { "id" : "ITEM-2", "itemData" : { "ISBN" : "978-82-7971-091-2", "author" : [ { "dropping-particle" : "", "family" : "AMAP", "given" : "", "non-dropping-particle" : "", "parse-names" : false, "suffix" : "" } ], "id" : "ITEM-2", "issued" : { "date-parts" : [ [ "2015" ] ] }, "number-of-pages" : "139", "publisher" : "Arctic Monitoring and Assessment Programme (AMAP)", "publisher-place" : "Oslo, Norway", "title" : "AMAP Assessment 2015: Methane as an Arctic climate forcer", "translator" : [ { "dropping-particle" : "", "family" : "G4226", "given" : "Rt7", "non-dropping-particle" : "", "parse-names" : false, "suffix" : "" } ], "type" : "report" }, "uris" : [ "http://www.mendeley.com/documents/?uuid=5cf92473-b66e-4ae8-a9e5-6dd75ddfb7b6" ] } ], "mendeley" : { "formattedCitation" : "(AMAP, 2015a, 2015b)", "plainTextFormattedCitation" : "(AMAP, 2015a, 2015b)", "previouslyFormattedCitation" : "(AMAP, 2015a, 2015b)" }, "properties" : { "noteIndex" : 0 }, "schema" : "https://github.com/citation-style-language/schema/raw/master/csl-citation.json" }</w:delInstrText>
        </w:r>
      </w:del>
      <w:r w:rsidR="00DF4603">
        <w:rPr>
          <w:rFonts w:cs="Times New Roman"/>
          <w:lang w:val="en-GB"/>
        </w:rPr>
        <w:fldChar w:fldCharType="separate"/>
      </w:r>
      <w:r w:rsidR="00CB33A1">
        <w:rPr>
          <w:rFonts w:cs="Times New Roman"/>
          <w:noProof/>
          <w:lang w:val="en-GB"/>
        </w:rPr>
        <w:t xml:space="preserve">(AMAP, 2015a, </w:t>
      </w:r>
      <w:del w:id="5401" w:author="Robin Matthews" w:date="2021-07-08T17:41:00Z">
        <w:r w:rsidR="00CB33A1" w:rsidDel="003D6F13">
          <w:rPr>
            <w:rFonts w:cs="Times New Roman"/>
            <w:noProof/>
            <w:lang w:val="en-GB"/>
          </w:rPr>
          <w:delText>2015</w:delText>
        </w:r>
      </w:del>
      <w:r w:rsidR="00CB33A1">
        <w:rPr>
          <w:rFonts w:cs="Times New Roman"/>
          <w:noProof/>
          <w:lang w:val="en-GB"/>
        </w:rPr>
        <w:t>b)</w:t>
      </w:r>
      <w:r w:rsidR="00DF4603">
        <w:rPr>
          <w:rFonts w:cs="Times New Roman"/>
          <w:lang w:val="en-GB"/>
        </w:rPr>
        <w:fldChar w:fldCharType="end"/>
      </w:r>
      <w:commentRangeEnd w:id="5398"/>
      <w:r w:rsidR="00CB33A1">
        <w:rPr>
          <w:rStyle w:val="Marquedecommentaire"/>
        </w:rPr>
        <w:commentReference w:id="5398"/>
      </w:r>
      <w:r w:rsidRPr="00D43807">
        <w:rPr>
          <w:rFonts w:cs="Times New Roman"/>
          <w:lang w:val="en-GB"/>
        </w:rPr>
        <w:t xml:space="preserve">, based on global and regional CCMs, </w:t>
      </w:r>
      <w:commentRangeStart w:id="5402"/>
      <w:r w:rsidRPr="00D43807">
        <w:rPr>
          <w:rFonts w:cs="Times New Roman"/>
          <w:lang w:val="en-GB"/>
        </w:rPr>
        <w:t>essential to capture the complexity and inform the policy</w:t>
      </w:r>
      <w:ins w:id="5403" w:author="Lucy Cowie" w:date="2021-07-28T18:32:00Z">
        <w:r w:rsidR="0002373F">
          <w:rPr>
            <w:rFonts w:cs="Times New Roman"/>
            <w:lang w:val="en-GB"/>
          </w:rPr>
          <w:t xml:space="preserve"> </w:t>
        </w:r>
      </w:ins>
      <w:del w:id="5404" w:author="Lucy Cowie" w:date="2021-07-28T18:32:00Z">
        <w:r w:rsidRPr="00D43807" w:rsidDel="009B48A7">
          <w:rPr>
            <w:rFonts w:cs="Times New Roman"/>
            <w:lang w:val="en-GB"/>
          </w:rPr>
          <w:delText xml:space="preserve"> </w:delText>
        </w:r>
      </w:del>
      <w:r w:rsidRPr="00D43807">
        <w:rPr>
          <w:rFonts w:cs="Times New Roman"/>
          <w:lang w:val="en-GB"/>
        </w:rPr>
        <w:t>development process.</w:t>
      </w:r>
      <w:commentRangeEnd w:id="5402"/>
      <w:r w:rsidR="009B48A7">
        <w:rPr>
          <w:rStyle w:val="Marquedecommentaire"/>
          <w:lang w:val="en-GB"/>
        </w:rPr>
        <w:commentReference w:id="5402"/>
      </w:r>
    </w:p>
    <w:p w14:paraId="5ADB02F1" w14:textId="77777777" w:rsidR="004C5DE4" w:rsidRDefault="004C5DE4" w:rsidP="00D5630D">
      <w:pPr>
        <w:pStyle w:val="AR6BodyText"/>
        <w:shd w:val="clear" w:color="auto" w:fill="DEEAF6" w:themeFill="accent1" w:themeFillTint="33"/>
        <w:rPr>
          <w:ins w:id="5405" w:author="Lucy Cowie" w:date="2021-07-28T18:35:00Z"/>
          <w:rFonts w:cs="Times New Roman"/>
          <w:lang w:val="en-GB"/>
        </w:rPr>
      </w:pPr>
    </w:p>
    <w:p w14:paraId="6FA45CD3" w14:textId="59695C6C" w:rsidR="00E578B9" w:rsidRPr="0084217F" w:rsidRDefault="00E578B9" w:rsidP="00D5630D">
      <w:pPr>
        <w:pStyle w:val="AR6BodyText"/>
        <w:shd w:val="clear" w:color="auto" w:fill="DEEAF6" w:themeFill="accent1" w:themeFillTint="33"/>
        <w:rPr>
          <w:rFonts w:cs="Times New Roman"/>
          <w:color w:val="000000" w:themeColor="text1"/>
          <w:lang w:val="en-GB"/>
        </w:rPr>
      </w:pPr>
      <w:r w:rsidRPr="00D43807">
        <w:rPr>
          <w:rFonts w:cs="Times New Roman"/>
          <w:lang w:val="en-GB"/>
        </w:rPr>
        <w:t>In addition, pursuing SDG objectives, apparently decoupled from air pollution, such as improved waste management, access to clean energy, or improved agricultural practices, would also stimulate and lead to mitigation of SLCFs (</w:t>
      </w:r>
      <w:ins w:id="5406" w:author="Lucy Cowie" w:date="2021-07-28T18:36:00Z">
        <w:r w:rsidR="004C5DE4" w:rsidRPr="00D43807">
          <w:rPr>
            <w:rFonts w:cs="Times New Roman"/>
            <w:lang w:val="en-GB"/>
          </w:rPr>
          <w:t>Figure 1</w:t>
        </w:r>
        <w:r w:rsidR="004C5DE4">
          <w:rPr>
            <w:rFonts w:cs="Times New Roman"/>
            <w:lang w:val="en-GB"/>
          </w:rPr>
          <w:t xml:space="preserve">, </w:t>
        </w:r>
      </w:ins>
      <w:r w:rsidRPr="00D43807">
        <w:rPr>
          <w:rFonts w:cs="Times New Roman"/>
          <w:lang w:val="en-GB"/>
        </w:rPr>
        <w:t>Box 6.2</w:t>
      </w:r>
      <w:del w:id="5407" w:author="Lucy Cowie" w:date="2021-07-28T18:36:00Z">
        <w:r w:rsidRPr="00D43807" w:rsidDel="000A15FE">
          <w:rPr>
            <w:rFonts w:cs="Times New Roman"/>
            <w:lang w:val="en-GB"/>
          </w:rPr>
          <w:delText>,</w:delText>
        </w:r>
        <w:r w:rsidRPr="00D43807" w:rsidDel="004C5DE4">
          <w:rPr>
            <w:rFonts w:cs="Times New Roman"/>
            <w:lang w:val="en-GB"/>
          </w:rPr>
          <w:delText xml:space="preserve"> Figure 1</w:delText>
        </w:r>
      </w:del>
      <w:r w:rsidRPr="00D43807">
        <w:rPr>
          <w:rFonts w:cs="Times New Roman"/>
          <w:lang w:val="en-GB"/>
        </w:rPr>
        <w:t xml:space="preserve">). </w:t>
      </w:r>
      <w:commentRangeStart w:id="5408"/>
      <w:r w:rsidRPr="00D43807">
        <w:rPr>
          <w:rFonts w:cs="Times New Roman"/>
          <w:lang w:val="en-US"/>
        </w:rPr>
        <w:t>Amann et al. (2020)</w:t>
      </w:r>
      <w:commentRangeEnd w:id="5408"/>
      <w:r w:rsidR="004D31F1">
        <w:rPr>
          <w:rStyle w:val="Marquedecommentaire"/>
        </w:rPr>
        <w:commentReference w:id="5408"/>
      </w:r>
      <w:r w:rsidRPr="00D43807">
        <w:rPr>
          <w:rFonts w:cs="Times New Roman"/>
          <w:lang w:val="en-US"/>
        </w:rPr>
        <w:t xml:space="preserve"> shows that a global strategy to achieve the WHO air quality guidelines, cannot only rely on air pollution control but also on a combination of SDG</w:t>
      </w:r>
      <w:ins w:id="5409" w:author="Lucy Cowie" w:date="2021-07-28T18:38:00Z">
        <w:r w:rsidR="007D7F11">
          <w:rPr>
            <w:rFonts w:cs="Times New Roman"/>
            <w:lang w:val="en-US"/>
          </w:rPr>
          <w:t>-</w:t>
        </w:r>
      </w:ins>
      <w:del w:id="5410" w:author="Lucy Cowie" w:date="2021-07-28T18:38:00Z">
        <w:r w:rsidRPr="00D43807" w:rsidDel="007D7F11">
          <w:rPr>
            <w:rFonts w:cs="Times New Roman"/>
            <w:lang w:val="en-US"/>
          </w:rPr>
          <w:delText xml:space="preserve"> </w:delText>
        </w:r>
      </w:del>
      <w:r w:rsidRPr="00D43807">
        <w:rPr>
          <w:rFonts w:cs="Times New Roman"/>
          <w:lang w:val="en-US"/>
        </w:rPr>
        <w:t>aligned policies. Such actions would include energy efficiency improvements, increased use of renewables, reduction of CH</w:t>
      </w:r>
      <w:r w:rsidRPr="00D43807">
        <w:rPr>
          <w:rFonts w:cs="Times New Roman"/>
          <w:vertAlign w:val="subscript"/>
          <w:lang w:val="en-US"/>
        </w:rPr>
        <w:t>4</w:t>
      </w:r>
      <w:r w:rsidRPr="00D43807">
        <w:rPr>
          <w:rFonts w:cs="Times New Roman"/>
          <w:lang w:val="en-US"/>
        </w:rPr>
        <w:t xml:space="preserve"> from waste management and agriculture, and CO</w:t>
      </w:r>
      <w:r w:rsidRPr="00D43807">
        <w:rPr>
          <w:rFonts w:cs="Times New Roman"/>
          <w:vertAlign w:val="subscript"/>
          <w:lang w:val="en-US"/>
        </w:rPr>
        <w:t xml:space="preserve">2 </w:t>
      </w:r>
      <w:r w:rsidRPr="00D43807">
        <w:rPr>
          <w:rFonts w:cs="Times New Roman"/>
          <w:lang w:val="en-US"/>
        </w:rPr>
        <w:t>and CH</w:t>
      </w:r>
      <w:r w:rsidRPr="00D43807">
        <w:rPr>
          <w:rFonts w:cs="Times New Roman"/>
          <w:vertAlign w:val="subscript"/>
          <w:lang w:val="en-US"/>
        </w:rPr>
        <w:t>4</w:t>
      </w:r>
      <w:r w:rsidRPr="00D43807">
        <w:rPr>
          <w:rFonts w:cs="Times New Roman"/>
          <w:lang w:val="en-US"/>
        </w:rPr>
        <w:t xml:space="preserve"> due to lower fossil fuel consumption, </w:t>
      </w:r>
      <w:r>
        <w:rPr>
          <w:rFonts w:cs="Times New Roman"/>
          <w:lang w:val="en-US"/>
        </w:rPr>
        <w:t xml:space="preserve">resulting in </w:t>
      </w:r>
      <w:r w:rsidRPr="00D43807">
        <w:rPr>
          <w:rFonts w:cs="Times New Roman"/>
          <w:lang w:val="en-US"/>
        </w:rPr>
        <w:t xml:space="preserve">climate co-benefits. </w:t>
      </w:r>
      <w:r w:rsidRPr="00D43807">
        <w:rPr>
          <w:rFonts w:cs="Times New Roman"/>
          <w:color w:val="000000" w:themeColor="text1"/>
          <w:lang w:val="en-GB"/>
        </w:rPr>
        <w:t>Consideration of SDGs including local air</w:t>
      </w:r>
      <w:ins w:id="5411" w:author="Lucy Cowie" w:date="2021-07-28T18:38:00Z">
        <w:r w:rsidR="007219E0">
          <w:rPr>
            <w:rFonts w:cs="Times New Roman"/>
            <w:color w:val="000000" w:themeColor="text1"/>
            <w:lang w:val="en-GB"/>
          </w:rPr>
          <w:t>-</w:t>
        </w:r>
      </w:ins>
      <w:del w:id="5412" w:author="Lucy Cowie" w:date="2021-07-28T18:38:00Z">
        <w:r w:rsidRPr="00D43807" w:rsidDel="007219E0">
          <w:rPr>
            <w:rFonts w:cs="Times New Roman"/>
            <w:color w:val="000000" w:themeColor="text1"/>
            <w:lang w:val="en-GB"/>
          </w:rPr>
          <w:delText xml:space="preserve"> </w:delText>
        </w:r>
      </w:del>
      <w:r w:rsidRPr="00D43807">
        <w:rPr>
          <w:rFonts w:cs="Times New Roman"/>
          <w:color w:val="000000" w:themeColor="text1"/>
          <w:lang w:val="en-GB"/>
        </w:rPr>
        <w:t xml:space="preserve">quality co-benefits, creates an opportunity to support and gain acceptance for ambitious climate mitigation </w:t>
      </w:r>
      <w:r w:rsidRPr="0092365D">
        <w:rPr>
          <w:rFonts w:cs="Times New Roman"/>
          <w:color w:val="000000" w:themeColor="text1"/>
          <w:lang w:val="en-GB"/>
        </w:rPr>
        <w:fldChar w:fldCharType="begin" w:fldLock="1"/>
      </w:r>
      <w:r w:rsidR="00D477C7">
        <w:rPr>
          <w:rFonts w:cs="Times New Roman"/>
          <w:color w:val="000000" w:themeColor="text1"/>
          <w:lang w:val="en-GB"/>
        </w:rPr>
        <w:instrText>ADDIN CSL_CITATION { "citationItems" : [ { "id" : "ITEM-1", "itemData" : { "DOI" : "10.1088/1748-9326/11/3/034022", "author" : [ { "dropping-particle" : "", "family" : "Stechow", "given" : "Christoph", "non-dropping-particle" : "", "parse-names" : false, "suffix" : "" }, { "dropping-particle" : "", "family" : "Minx", "given" : "Jan", "non-dropping-particle" : "", "parse-names" : false, "suffix" : "" }, { "dropping-particle" : "", "family" : "Riahi", "given" : "Keywan", "non-dropping-particle" : "", "parse-names" : false, "suffix" : "" }, { "dropping-particle" : "", "family" : "Jewell", "given" : "Jessica", "non-dropping-particle" : "", "parse-names" : false, "suffix" : "" }, { "dropping-particle" : "", "family" : "McCollum", "given" : "David", "non-dropping-particle" : "", "parse-names" : false, "suffix" : "" }, { "dropping-particle" : "", "family" : "Callaghan", "given" : "Max", "non-dropping-particle" : "", "parse-names" : false, "suffix" : "" }, { "dropping-particle" : "", "family" : "Bertram", "given" : "Christoph", "non-dropping-particle" : "", "parse-names" : false, "suffix" : "" }, { "dropping-particle" : "", "family" : "Luderer", "given" : "Gunnar", "non-dropping-particle" : "", "parse-names" : false, "suffix" : "" }, { "dropping-particle" : "", "family" : "Baiocchi", "given" : "Giovanni", "non-dropping-particle" : "", "parse-names" : false, "suffix" : "" } ], "container-title" : "Environmental Research Letters", "id" : "ITEM-1", "issued" : { "date-parts" : [ [ "2016", "3", "1" ] ] }, "page" : "34022", "title" : "2\u00b0C and SDGs: United they stand, divided they fall?", "translator" : [ { "dropping-particle" : "", "family" : "G4376", "given" : "", "non-dropping-particle" : "", "parse-names" : false, "suffix" : "" } ], "type" : "article-journal", "volume" : "11" }, "uris" : [ "http://www.mendeley.com/documents/?uuid=e97078c6-98d0-40a5-a375-1c9d55fd12a7" ] }, { "id" : "ITEM-2", "itemData" : { "DOI" : "10.1088/1748-9326/11/10/104010", "ISSN" : "1748-9326", "abstract" : "Evaluating the trade-offs between the risks related to climate change, climate change mitigation as well as co-benefits requires an integrated scenarios approach to sustainable development. We outline a conceptual multi-objective framework to assess climate policies that takes into account climate impacts, mitigation costs, water and food availability, technological risks of nuclear energy and carbon capture and sequestration as well as co-benefits of reducing local air pollution and increasing energy security. This framework is then employed as an example to different climate change mitigation scenarios generated with integrated assessment models. Even though some scenarios encompass considerable challenges for sustainability, no scenario performs better or worse than others in all dimensions, pointing to trade-offs between different dimensions of sustainable development. For this reason, we argue that these trade-offs need to be evaluated in a process of public deliberation that includes all relevant social actors.", "author" : [ { "dropping-particle" : "", "family" : "Jakob", "given" : "Michael", "non-dropping-particle" : "", "parse-names" : false, "suffix" : "" }, { "dropping-particle" : "", "family" : "Steckel", "given" : "Jan Christoph", "non-dropping-particle" : "", "parse-names" : false, "suffix" : "" } ], "container-title" : "Environmental Research Letters", "id" : "ITEM-2", "issue" : "10", "issued" : { "date-parts" : [ [ "2016" ] ] }, "page" : "104010", "publisher" : "IOP Publishing", "title" : "Implications of climate change mitigation for sustainable development", "translator" : [ { "dropping-particle" : "", "family" : "G4377", "given" : "", "non-dropping-particle" : "", "parse-names" : false, "suffix" : "" } ], "type" : "article-journal", "volume" : "11" }, "uris" : [ "http://www.mendeley.com/documents/?uuid=d837a30c-9ac3-4aaf-92bb-9a13b3eeb5a8" ] }, { "id" : "ITEM-3", "itemData" : { "DOI" : "10.1038/s41467-018-06885-9", "ISSN" : "2041-1723", "abstract" : "Local air quality co-benefits can provide complementary support for ambitious climate action and can enable progress on related Sustainable Development Goals. Here we show that the transformation of the energy system implied by the emission reduction pledges brought forward in the context of the Paris Agreement on climate change (Nationally Determined Contributions or NDCs) substantially reduces local air pollution across the globe. The NDCs could avoid between 71 and 99 thousand premature deaths annually in 2030 compared to a reference case, depending on the stringency of direct air pollution controls. A more ambitious 2\u2009\u00b0C-compatible pathway raises the number of avoided premature deaths from air pollution to 178\u2013346 thousand annually in 2030, and up to 0.7\u20131.5 million in the year 2050. Air quality co-benefits on morbidity, mortality, and agriculture could globally offset the costs of climate policy. An integrated policy perspective is needed to maximise benefits for climate and health.", "author" : [ { "dropping-particle" : "", "family" : "Vandyck", "given" : "Toon", "non-dropping-particle" : "", "parse-names" : false, "suffix" : "" }, { "dropping-particle" : "", "family" : "Keramidas", "given" : "Kimon", "non-dropping-particle" : "", "parse-names" : false, "suffix" : "" }, { "dropping-particle" : "", "family" : "Kitous", "given" : "Alban", "non-dropping-particle" : "", "parse-names" : false, "suffix" : "" }, { "dropping-particle" : "V", "family" : "Spadaro", "given" : "Joseph", "non-dropping-particle" : "", "parse-names" : false, "suffix" : "" }, { "dropping-particle" : "", "family" : "Dingenen", "given" : "Rita", "non-dropping-particle" : "Van", "parse-names" : false, "suffix" : "" }, { "dropping-particle" : "", "family" : "Holland", "given" : "Mike", "non-dropping-particle" : "", "parse-names" : false, "suffix" : "" }, { "dropping-particle" : "", "family" : "Saveyn", "given" : "Bert", "non-dropping-particle" : "", "parse-names" : false, "suffix" : "" } ], "container-title" : "Nature Communications", "id" : "ITEM-3", "issue" : "1", "issued" : { "date-parts" : [ [ "2018" ] ] }, "page" : "4939", "title" : "Air quality co-benefits for human health and agriculture counterbalance costs to meet Paris Agreement pledges", "translator" : [ { "dropping-particle" : "", "family" : "G3779", "given" : "", "non-dropping-particle" : "", "parse-names" : false, "suffix" : "" } ], "type" : "article-journal", "volume" : "9" }, "uris" : [ "http://www.mendeley.com/documents/?uuid=03e0dc01-4c68-4e37-bb89-113ca92f3811" ] } ], "mendeley" : { "formattedCitation" : "(Jakob and Steckel, 2016; Stechow et al., 2016; Vandyck et al., 2018)", "plainTextFormattedCitation" : "(Jakob and Steckel, 2016; Stechow et al., 2016; Vandyck et al., 2018)", "previouslyFormattedCitation" : "(Jakob and Steckel, 2016; Stechow et al., 2016; Vandyck et al., 2018)" }, "properties" : { "noteIndex" : 0 }, "schema" : "https://github.com/citation-style-language/schema/raw/master/csl-citation.json" }</w:instrText>
      </w:r>
      <w:r w:rsidRPr="0092365D">
        <w:rPr>
          <w:rFonts w:cs="Times New Roman"/>
          <w:color w:val="000000" w:themeColor="text1"/>
          <w:lang w:val="en-GB"/>
        </w:rPr>
        <w:fldChar w:fldCharType="separate"/>
      </w:r>
      <w:r w:rsidR="00CB33A1">
        <w:rPr>
          <w:rFonts w:cs="Times New Roman"/>
          <w:noProof/>
          <w:color w:val="000000" w:themeColor="text1"/>
          <w:lang w:val="en-GB"/>
        </w:rPr>
        <w:t>(Jakob and Steckel, 2016; Stechow et al., 2016; Vandyck et al., 2018)</w:t>
      </w:r>
      <w:r w:rsidRPr="0092365D">
        <w:rPr>
          <w:rFonts w:cs="Times New Roman"/>
          <w:color w:val="000000" w:themeColor="text1"/>
          <w:lang w:val="en-GB"/>
        </w:rPr>
        <w:fldChar w:fldCharType="end"/>
      </w:r>
      <w:r w:rsidRPr="00D43807">
        <w:rPr>
          <w:rFonts w:cs="Times New Roman"/>
          <w:color w:val="000000" w:themeColor="text1"/>
          <w:lang w:val="en-GB"/>
        </w:rPr>
        <w:t xml:space="preserve">. </w:t>
      </w:r>
      <w:r w:rsidRPr="00D43807">
        <w:rPr>
          <w:rFonts w:cs="Times New Roman"/>
          <w:lang w:val="en-GB"/>
        </w:rPr>
        <w:t>Such near-term policies targeting SDGs and air quality would enable longer</w:t>
      </w:r>
      <w:ins w:id="5413" w:author="Lucy Cowie" w:date="2021-07-28T18:39:00Z">
        <w:r w:rsidR="00135B4C">
          <w:rPr>
            <w:rFonts w:cs="Times New Roman"/>
            <w:lang w:val="en-GB"/>
          </w:rPr>
          <w:t>-</w:t>
        </w:r>
      </w:ins>
      <w:del w:id="5414" w:author="Lucy Cowie" w:date="2021-07-28T18:39:00Z">
        <w:r w:rsidRPr="00D43807" w:rsidDel="00135B4C">
          <w:rPr>
            <w:rFonts w:cs="Times New Roman"/>
            <w:lang w:val="en-GB"/>
          </w:rPr>
          <w:delText xml:space="preserve"> </w:delText>
        </w:r>
      </w:del>
      <w:r w:rsidRPr="00D43807">
        <w:rPr>
          <w:rFonts w:cs="Times New Roman"/>
          <w:lang w:val="en-GB"/>
        </w:rPr>
        <w:t xml:space="preserve">term transformations necessary </w:t>
      </w:r>
      <w:r w:rsidRPr="0092365D">
        <w:rPr>
          <w:rFonts w:cs="Times New Roman"/>
          <w:lang w:val="en-GB"/>
        </w:rPr>
        <w:t xml:space="preserve">to achieve climate goals </w:t>
      </w:r>
      <w:r w:rsidRPr="0084217F">
        <w:rPr>
          <w:rFonts w:cs="Times New Roman"/>
          <w:color w:val="000000" w:themeColor="text1"/>
          <w:lang w:val="en-GB"/>
        </w:rPr>
        <w:t xml:space="preserve">(Chapter </w:t>
      </w:r>
      <w:r w:rsidR="0084217F" w:rsidRPr="0084217F">
        <w:rPr>
          <w:rFonts w:cs="Times New Roman"/>
          <w:color w:val="000000" w:themeColor="text1"/>
          <w:lang w:val="en-GB"/>
        </w:rPr>
        <w:t>17</w:t>
      </w:r>
      <w:r w:rsidRPr="0084217F">
        <w:rPr>
          <w:rFonts w:cs="Times New Roman"/>
          <w:color w:val="000000" w:themeColor="text1"/>
          <w:lang w:val="en-GB"/>
        </w:rPr>
        <w:t>, WGIII).</w:t>
      </w:r>
    </w:p>
    <w:p w14:paraId="0F8A08E9" w14:textId="77777777" w:rsidR="00E578B9" w:rsidRPr="00D81664" w:rsidRDefault="00E578B9" w:rsidP="00D5630D">
      <w:pPr>
        <w:pStyle w:val="AR6BodyText"/>
        <w:rPr>
          <w:rFonts w:cs="Times New Roman"/>
          <w:noProof/>
          <w:color w:val="000000" w:themeColor="text1"/>
          <w:lang w:val="en-GB"/>
        </w:rPr>
      </w:pPr>
    </w:p>
    <w:p w14:paraId="3D8488AB" w14:textId="77777777" w:rsidR="00E578B9" w:rsidRPr="00D81664" w:rsidRDefault="00E578B9" w:rsidP="00D5630D">
      <w:pPr>
        <w:pStyle w:val="AR6BodyText"/>
        <w:rPr>
          <w:rFonts w:cs="Times New Roman"/>
          <w:lang w:val="en-GB"/>
        </w:rPr>
      </w:pPr>
      <w:r w:rsidRPr="00D81664">
        <w:rPr>
          <w:rFonts w:cs="Times New Roman"/>
          <w:b/>
          <w:noProof/>
          <w:lang w:val="en-GB"/>
        </w:rPr>
        <w:t>[END BOX 6.2 HERE]</w:t>
      </w:r>
    </w:p>
    <w:p w14:paraId="207BE08A" w14:textId="018EE7C0" w:rsidR="00E578B9" w:rsidRDefault="00E578B9" w:rsidP="00D5630D">
      <w:pPr>
        <w:pStyle w:val="AR6BodyText"/>
        <w:rPr>
          <w:rFonts w:cs="Times New Roman"/>
          <w:lang w:val="en-GB"/>
        </w:rPr>
      </w:pPr>
    </w:p>
    <w:p w14:paraId="625D5E01" w14:textId="77777777" w:rsidR="002A65DE" w:rsidRPr="00D81664" w:rsidRDefault="002A65DE" w:rsidP="00D5630D">
      <w:pPr>
        <w:pStyle w:val="AR6BodyText"/>
        <w:rPr>
          <w:rFonts w:cs="Times New Roman"/>
          <w:lang w:val="en-GB"/>
        </w:rPr>
      </w:pPr>
    </w:p>
    <w:p w14:paraId="4B61CE7F" w14:textId="200F1343" w:rsidR="00E578B9" w:rsidRPr="00006B91" w:rsidRDefault="00E578B9" w:rsidP="00D5630D">
      <w:pPr>
        <w:pStyle w:val="AR6BodyText"/>
        <w:rPr>
          <w:rFonts w:cs="Times New Roman"/>
          <w:color w:val="000000" w:themeColor="text1"/>
          <w:lang w:val="en-GB"/>
        </w:rPr>
      </w:pPr>
      <w:r w:rsidRPr="0092365D">
        <w:rPr>
          <w:rFonts w:cs="Times New Roman"/>
          <w:bCs/>
          <w:color w:val="000000" w:themeColor="text1"/>
          <w:lang w:val="en-GB"/>
        </w:rPr>
        <w:t xml:space="preserve">In summary, </w:t>
      </w:r>
      <w:r w:rsidRPr="0092365D">
        <w:rPr>
          <w:rFonts w:cs="Times New Roman"/>
          <w:bCs/>
          <w:lang w:val="en-US"/>
        </w:rPr>
        <w:t xml:space="preserve">there is </w:t>
      </w:r>
      <w:r w:rsidRPr="0092365D">
        <w:rPr>
          <w:rFonts w:cs="Times New Roman"/>
          <w:bCs/>
          <w:i/>
          <w:lang w:val="en-US"/>
        </w:rPr>
        <w:t>high confidence</w:t>
      </w:r>
      <w:r w:rsidRPr="0092365D">
        <w:rPr>
          <w:rFonts w:cs="Times New Roman"/>
          <w:bCs/>
          <w:lang w:val="en-US"/>
        </w:rPr>
        <w:t xml:space="preserve"> that </w:t>
      </w:r>
      <w:r w:rsidR="00E848CB">
        <w:rPr>
          <w:rFonts w:cs="Times New Roman"/>
          <w:bCs/>
          <w:lang w:val="en-US"/>
        </w:rPr>
        <w:t>effective</w:t>
      </w:r>
      <w:r w:rsidR="00E848CB" w:rsidRPr="0092365D">
        <w:rPr>
          <w:rFonts w:cs="Times New Roman"/>
          <w:bCs/>
          <w:lang w:val="en-US"/>
        </w:rPr>
        <w:t xml:space="preserve"> </w:t>
      </w:r>
      <w:r w:rsidRPr="0092365D">
        <w:rPr>
          <w:rFonts w:cs="Times New Roman"/>
          <w:bCs/>
          <w:lang w:val="en-US"/>
        </w:rPr>
        <w:t xml:space="preserve">decarbonization strategies </w:t>
      </w:r>
      <w:r w:rsidR="00E848CB">
        <w:rPr>
          <w:rFonts w:cs="Times New Roman"/>
          <w:bCs/>
          <w:lang w:val="en-US"/>
        </w:rPr>
        <w:t xml:space="preserve">could </w:t>
      </w:r>
      <w:r w:rsidRPr="0092365D">
        <w:rPr>
          <w:rFonts w:cs="Times New Roman"/>
          <w:bCs/>
          <w:lang w:val="en-US"/>
        </w:rPr>
        <w:t>lead to air</w:t>
      </w:r>
      <w:ins w:id="5415" w:author="Lucy Cowie" w:date="2021-07-28T18:39:00Z">
        <w:r w:rsidR="00196F07">
          <w:rPr>
            <w:rFonts w:cs="Times New Roman"/>
            <w:bCs/>
            <w:lang w:val="en-US"/>
          </w:rPr>
          <w:t>-</w:t>
        </w:r>
      </w:ins>
      <w:del w:id="5416" w:author="Lucy Cowie" w:date="2021-07-28T18:39:00Z">
        <w:r w:rsidRPr="0092365D" w:rsidDel="00196F07">
          <w:rPr>
            <w:rFonts w:cs="Times New Roman"/>
            <w:bCs/>
            <w:lang w:val="en-US"/>
          </w:rPr>
          <w:delText xml:space="preserve"> </w:delText>
        </w:r>
      </w:del>
      <w:r w:rsidRPr="0092365D">
        <w:rPr>
          <w:rFonts w:cs="Times New Roman"/>
          <w:bCs/>
          <w:lang w:val="en-US"/>
        </w:rPr>
        <w:t>quality improvements but are not sufficient to achieve, in the near term, air</w:t>
      </w:r>
      <w:ins w:id="5417" w:author="Lucy Cowie" w:date="2021-07-28T18:39:00Z">
        <w:r w:rsidR="009624F5">
          <w:rPr>
            <w:rFonts w:cs="Times New Roman"/>
            <w:bCs/>
            <w:lang w:val="en-US"/>
          </w:rPr>
          <w:t>-</w:t>
        </w:r>
      </w:ins>
      <w:del w:id="5418" w:author="Lucy Cowie" w:date="2021-07-28T18:39:00Z">
        <w:r w:rsidRPr="0092365D" w:rsidDel="009624F5">
          <w:rPr>
            <w:rFonts w:cs="Times New Roman"/>
            <w:bCs/>
            <w:lang w:val="en-US"/>
          </w:rPr>
          <w:delText xml:space="preserve"> </w:delText>
        </w:r>
      </w:del>
      <w:r w:rsidRPr="0092365D">
        <w:rPr>
          <w:rFonts w:cs="Times New Roman"/>
          <w:bCs/>
          <w:lang w:val="en-US"/>
        </w:rPr>
        <w:t xml:space="preserve">quality WHO guideline values set </w:t>
      </w:r>
      <w:r w:rsidRPr="0092365D">
        <w:rPr>
          <w:rFonts w:eastAsiaTheme="minorEastAsia" w:cs="Times New Roman"/>
          <w:bCs/>
          <w:szCs w:val="20"/>
          <w:lang w:val="en-US"/>
        </w:rPr>
        <w:t>for fine particulate matter</w:t>
      </w:r>
      <w:del w:id="5419" w:author="Lucy Cowie" w:date="2021-07-28T18:39:00Z">
        <w:r w:rsidRPr="0092365D" w:rsidDel="00ED3545">
          <w:rPr>
            <w:rFonts w:eastAsiaTheme="minorEastAsia" w:cs="Times New Roman"/>
            <w:bCs/>
            <w:sz w:val="20"/>
            <w:szCs w:val="20"/>
            <w:lang w:val="en-US"/>
          </w:rPr>
          <w:delText>)</w:delText>
        </w:r>
      </w:del>
      <w:r w:rsidRPr="0092365D">
        <w:rPr>
          <w:rFonts w:cs="Times New Roman"/>
          <w:bCs/>
          <w:lang w:val="en-US"/>
        </w:rPr>
        <w:t>,</w:t>
      </w:r>
      <w:r w:rsidRPr="0092365D">
        <w:rPr>
          <w:rFonts w:eastAsiaTheme="minorEastAsia" w:cs="Times New Roman"/>
          <w:bCs/>
          <w:lang w:val="en-US"/>
        </w:rPr>
        <w:t xml:space="preserve"> especially in parts of Asia and</w:t>
      </w:r>
      <w:r w:rsidRPr="0092365D">
        <w:rPr>
          <w:rFonts w:cs="Times New Roman"/>
          <w:bCs/>
          <w:lang w:val="en-US"/>
        </w:rPr>
        <w:t xml:space="preserve"> in some highly polluted regions. Additional policies (e.g., access to clean energy, waste management</w:t>
      </w:r>
      <w:r w:rsidRPr="0092365D">
        <w:rPr>
          <w:rFonts w:cs="Times New Roman"/>
          <w:lang w:val="en-US"/>
        </w:rPr>
        <w:t>) envisaged to attain Sustainable Development Goals (SDG</w:t>
      </w:r>
      <w:ins w:id="5420" w:author="Lucy Cowie" w:date="2021-07-28T18:40:00Z">
        <w:r w:rsidR="00694FCB">
          <w:rPr>
            <w:rFonts w:cs="Times New Roman"/>
            <w:lang w:val="en-US"/>
          </w:rPr>
          <w:t>s</w:t>
        </w:r>
      </w:ins>
      <w:r w:rsidRPr="0092365D">
        <w:rPr>
          <w:rFonts w:cs="Times New Roman"/>
          <w:lang w:val="en-US"/>
        </w:rPr>
        <w:t>) bring complementary SLCF reduction (</w:t>
      </w:r>
      <w:r w:rsidRPr="0092365D">
        <w:rPr>
          <w:rFonts w:cs="Times New Roman"/>
          <w:i/>
          <w:iCs/>
          <w:lang w:val="en-US"/>
        </w:rPr>
        <w:t>high confidence)</w:t>
      </w:r>
      <w:r w:rsidRPr="0092365D">
        <w:rPr>
          <w:rFonts w:cs="Times New Roman"/>
          <w:lang w:val="en-US"/>
        </w:rPr>
        <w:t xml:space="preserve">. </w:t>
      </w:r>
      <w:r w:rsidRPr="00693F5B">
        <w:rPr>
          <w:color w:val="212121"/>
          <w:shd w:val="clear" w:color="auto" w:fill="FFFFFF"/>
          <w:lang w:val="en-US"/>
        </w:rPr>
        <w:t>Sustained me</w:t>
      </w:r>
      <w:r w:rsidRPr="00013013">
        <w:rPr>
          <w:color w:val="212121"/>
          <w:shd w:val="clear" w:color="auto" w:fill="FFFFFF"/>
          <w:lang w:val="en-US"/>
        </w:rPr>
        <w:t xml:space="preserve">thane mitigation, </w:t>
      </w:r>
      <w:r w:rsidRPr="00013013">
        <w:rPr>
          <w:lang w:val="en-US"/>
        </w:rPr>
        <w:t>wherever it occurs,</w:t>
      </w:r>
      <w:r w:rsidRPr="00013013">
        <w:rPr>
          <w:color w:val="212121"/>
          <w:shd w:val="clear" w:color="auto" w:fill="FFFFFF"/>
          <w:lang w:val="en-US"/>
        </w:rPr>
        <w:t xml:space="preserve"> stands out as an option that combines near</w:t>
      </w:r>
      <w:ins w:id="5421" w:author="Lucy Cowie" w:date="2021-07-28T18:40:00Z">
        <w:r w:rsidR="00B61B97">
          <w:rPr>
            <w:color w:val="212121"/>
            <w:shd w:val="clear" w:color="auto" w:fill="FFFFFF"/>
            <w:lang w:val="en-US"/>
          </w:rPr>
          <w:t>-</w:t>
        </w:r>
      </w:ins>
      <w:r w:rsidRPr="00013013">
        <w:rPr>
          <w:color w:val="212121"/>
          <w:shd w:val="clear" w:color="auto" w:fill="FFFFFF"/>
          <w:lang w:val="en-US"/>
        </w:rPr>
        <w:t xml:space="preserve"> and long-term gains on surface temperature (</w:t>
      </w:r>
      <w:r w:rsidRPr="00013013">
        <w:rPr>
          <w:i/>
          <w:color w:val="212121"/>
          <w:shd w:val="clear" w:color="auto" w:fill="FFFFFF"/>
          <w:lang w:val="en-US"/>
        </w:rPr>
        <w:t>high confidence</w:t>
      </w:r>
      <w:r w:rsidRPr="00F57122">
        <w:rPr>
          <w:iCs/>
          <w:color w:val="212121"/>
          <w:shd w:val="clear" w:color="auto" w:fill="FFFFFF"/>
          <w:lang w:val="en-US"/>
          <w:rPrChange w:id="5422" w:author="Lucy Cowie" w:date="2021-07-28T18:41:00Z">
            <w:rPr>
              <w:i/>
              <w:color w:val="212121"/>
              <w:shd w:val="clear" w:color="auto" w:fill="FFFFFF"/>
              <w:lang w:val="en-US"/>
            </w:rPr>
          </w:rPrChange>
        </w:rPr>
        <w:t>)</w:t>
      </w:r>
      <w:r w:rsidRPr="00013013">
        <w:rPr>
          <w:i/>
          <w:color w:val="212121"/>
          <w:shd w:val="clear" w:color="auto" w:fill="FFFFFF"/>
          <w:lang w:val="en-US"/>
        </w:rPr>
        <w:t xml:space="preserve"> </w:t>
      </w:r>
      <w:r w:rsidRPr="00013013">
        <w:rPr>
          <w:color w:val="212121"/>
          <w:shd w:val="clear" w:color="auto" w:fill="FFFFFF"/>
          <w:lang w:val="en-US"/>
        </w:rPr>
        <w:t xml:space="preserve">and leads to </w:t>
      </w:r>
      <w:ins w:id="5423" w:author="Lucy Cowie" w:date="2021-07-28T18:41:00Z">
        <w:r w:rsidR="00F57122">
          <w:rPr>
            <w:color w:val="212121"/>
            <w:shd w:val="clear" w:color="auto" w:fill="FFFFFF"/>
            <w:lang w:val="en-US"/>
          </w:rPr>
          <w:t xml:space="preserve">an </w:t>
        </w:r>
      </w:ins>
      <w:r w:rsidRPr="00013013">
        <w:rPr>
          <w:color w:val="212121"/>
          <w:shd w:val="clear" w:color="auto" w:fill="FFFFFF"/>
          <w:lang w:val="en-US"/>
        </w:rPr>
        <w:t>air pollution benefit by reducing globally the surface ozone level (</w:t>
      </w:r>
      <w:r w:rsidRPr="00013013">
        <w:rPr>
          <w:i/>
          <w:color w:val="212121"/>
          <w:shd w:val="clear" w:color="auto" w:fill="FFFFFF"/>
          <w:lang w:val="en-US"/>
        </w:rPr>
        <w:t>high confidence</w:t>
      </w:r>
      <w:r w:rsidRPr="00F57122">
        <w:rPr>
          <w:iCs/>
          <w:color w:val="212121"/>
          <w:shd w:val="clear" w:color="auto" w:fill="FFFFFF"/>
          <w:lang w:val="en-US"/>
          <w:rPrChange w:id="5424" w:author="Lucy Cowie" w:date="2021-07-28T18:41:00Z">
            <w:rPr>
              <w:i/>
              <w:color w:val="212121"/>
              <w:shd w:val="clear" w:color="auto" w:fill="FFFFFF"/>
              <w:lang w:val="en-US"/>
            </w:rPr>
          </w:rPrChange>
        </w:rPr>
        <w:t>)</w:t>
      </w:r>
      <w:r>
        <w:rPr>
          <w:i/>
          <w:color w:val="212121"/>
          <w:shd w:val="clear" w:color="auto" w:fill="FFFFFF"/>
          <w:lang w:val="en-US"/>
        </w:rPr>
        <w:t>.</w:t>
      </w:r>
    </w:p>
    <w:p w14:paraId="023BB91B" w14:textId="32EC417A" w:rsidR="00E578B9" w:rsidRDefault="00E578B9" w:rsidP="00D5630D">
      <w:pPr>
        <w:pStyle w:val="AR6BodyText"/>
        <w:rPr>
          <w:rFonts w:cs="Times New Roman"/>
          <w:noProof/>
          <w:color w:val="000000" w:themeColor="text1"/>
          <w:lang w:val="en-GB"/>
        </w:rPr>
      </w:pPr>
    </w:p>
    <w:p w14:paraId="2C98C6F4" w14:textId="77777777" w:rsidR="002A65DE" w:rsidRPr="00D81664" w:rsidRDefault="002A65DE" w:rsidP="00D5630D">
      <w:pPr>
        <w:pStyle w:val="AR6BodyText"/>
        <w:rPr>
          <w:rFonts w:cs="Times New Roman"/>
          <w:noProof/>
          <w:color w:val="000000" w:themeColor="text1"/>
          <w:lang w:val="en-GB"/>
        </w:rPr>
      </w:pPr>
    </w:p>
    <w:p w14:paraId="4838E18D" w14:textId="02880932" w:rsidR="00E578B9" w:rsidRPr="006B5FAA" w:rsidRDefault="00E578B9" w:rsidP="006B5FAA">
      <w:pPr>
        <w:pStyle w:val="AR6BodyText"/>
        <w:rPr>
          <w:b/>
          <w:bCs/>
          <w:lang w:val="en-US"/>
        </w:rPr>
      </w:pPr>
      <w:r w:rsidRPr="006B5FAA">
        <w:rPr>
          <w:b/>
          <w:bCs/>
          <w:lang w:val="en-US"/>
        </w:rPr>
        <w:t xml:space="preserve">[START </w:t>
      </w:r>
      <w:r w:rsidR="002F5D91" w:rsidRPr="006B5FAA">
        <w:rPr>
          <w:b/>
          <w:bCs/>
          <w:lang w:val="en-US"/>
        </w:rPr>
        <w:t>CROSS-CHAPTER BOX 6.1 HERE</w:t>
      </w:r>
      <w:r w:rsidRPr="006B5FAA">
        <w:rPr>
          <w:b/>
          <w:bCs/>
          <w:lang w:val="en-US"/>
        </w:rPr>
        <w:t xml:space="preserve">] </w:t>
      </w:r>
    </w:p>
    <w:p w14:paraId="4931C686" w14:textId="77777777" w:rsidR="00E578B9" w:rsidRPr="00D81664" w:rsidRDefault="00E578B9" w:rsidP="006B5FAA">
      <w:pPr>
        <w:pStyle w:val="AR6BodyText"/>
        <w:rPr>
          <w:rFonts w:cs="Times New Roman"/>
          <w:lang w:val="en-GB"/>
        </w:rPr>
      </w:pPr>
    </w:p>
    <w:p w14:paraId="1599ED88" w14:textId="7A4CD633" w:rsidR="00E578B9" w:rsidRPr="00C827FE" w:rsidRDefault="00E578B9" w:rsidP="006B5FAA">
      <w:pPr>
        <w:pStyle w:val="AR6BodyText"/>
        <w:numPr>
          <w:ilvl w:val="0"/>
          <w:numId w:val="8"/>
        </w:numPr>
        <w:shd w:val="clear" w:color="auto" w:fill="DEEAF6" w:themeFill="accent1" w:themeFillTint="33"/>
        <w:ind w:left="2552" w:hanging="2552"/>
        <w:rPr>
          <w:rFonts w:cs="Times New Roman"/>
          <w:b/>
          <w:lang w:val="en-US"/>
        </w:rPr>
      </w:pPr>
      <w:r w:rsidRPr="00C827FE">
        <w:rPr>
          <w:rFonts w:cs="Times New Roman"/>
          <w:b/>
          <w:lang w:val="en-US"/>
        </w:rPr>
        <w:t xml:space="preserve">Implications of COVID-19 </w:t>
      </w:r>
      <w:ins w:id="5425" w:author="Lucy Cowie" w:date="2021-07-28T18:42:00Z">
        <w:r w:rsidR="00E0602B">
          <w:rPr>
            <w:rFonts w:cs="Times New Roman"/>
            <w:b/>
            <w:lang w:val="en-US"/>
          </w:rPr>
          <w:t>R</w:t>
        </w:r>
      </w:ins>
      <w:del w:id="5426" w:author="Lucy Cowie" w:date="2021-07-28T18:42:00Z">
        <w:r w:rsidRPr="00C827FE" w:rsidDel="00E0602B">
          <w:rPr>
            <w:rFonts w:cs="Times New Roman"/>
            <w:b/>
            <w:lang w:val="en-US"/>
          </w:rPr>
          <w:delText>r</w:delText>
        </w:r>
      </w:del>
      <w:r w:rsidRPr="00C827FE">
        <w:rPr>
          <w:rFonts w:cs="Times New Roman"/>
          <w:b/>
          <w:lang w:val="en-US"/>
        </w:rPr>
        <w:t xml:space="preserve">estrictions for </w:t>
      </w:r>
      <w:ins w:id="5427" w:author="Lucy Cowie" w:date="2021-07-28T18:42:00Z">
        <w:r w:rsidR="00E0602B">
          <w:rPr>
            <w:rFonts w:cs="Times New Roman"/>
            <w:b/>
            <w:lang w:val="en-US"/>
          </w:rPr>
          <w:t>E</w:t>
        </w:r>
      </w:ins>
      <w:del w:id="5428" w:author="Lucy Cowie" w:date="2021-07-28T18:42:00Z">
        <w:r w:rsidRPr="00C827FE" w:rsidDel="00E0602B">
          <w:rPr>
            <w:rFonts w:cs="Times New Roman"/>
            <w:b/>
            <w:lang w:val="en-US"/>
          </w:rPr>
          <w:delText>e</w:delText>
        </w:r>
      </w:del>
      <w:r w:rsidRPr="00C827FE">
        <w:rPr>
          <w:rFonts w:cs="Times New Roman"/>
          <w:b/>
          <w:lang w:val="en-US"/>
        </w:rPr>
        <w:t xml:space="preserve">missions, </w:t>
      </w:r>
      <w:ins w:id="5429" w:author="Lucy Cowie" w:date="2021-07-28T18:42:00Z">
        <w:r w:rsidR="00E0602B">
          <w:rPr>
            <w:rFonts w:cs="Times New Roman"/>
            <w:b/>
            <w:lang w:val="en-US"/>
          </w:rPr>
          <w:t>A</w:t>
        </w:r>
      </w:ins>
      <w:del w:id="5430" w:author="Lucy Cowie" w:date="2021-07-28T18:42:00Z">
        <w:r w:rsidRPr="00C827FE" w:rsidDel="00E0602B">
          <w:rPr>
            <w:rFonts w:cs="Times New Roman"/>
            <w:b/>
            <w:lang w:val="en-US"/>
          </w:rPr>
          <w:delText>a</w:delText>
        </w:r>
      </w:del>
      <w:r w:rsidRPr="00C827FE">
        <w:rPr>
          <w:rFonts w:cs="Times New Roman"/>
          <w:b/>
          <w:lang w:val="en-US"/>
        </w:rPr>
        <w:t xml:space="preserve">ir </w:t>
      </w:r>
      <w:ins w:id="5431" w:author="Lucy Cowie" w:date="2021-07-28T18:42:00Z">
        <w:r w:rsidR="00E0602B">
          <w:rPr>
            <w:rFonts w:cs="Times New Roman"/>
            <w:b/>
            <w:lang w:val="en-US"/>
          </w:rPr>
          <w:t>Q</w:t>
        </w:r>
      </w:ins>
      <w:del w:id="5432" w:author="Lucy Cowie" w:date="2021-07-28T18:42:00Z">
        <w:r w:rsidRPr="00C827FE" w:rsidDel="00E0602B">
          <w:rPr>
            <w:rFonts w:cs="Times New Roman"/>
            <w:b/>
            <w:lang w:val="en-US"/>
          </w:rPr>
          <w:delText>q</w:delText>
        </w:r>
      </w:del>
      <w:r w:rsidRPr="00C827FE">
        <w:rPr>
          <w:rFonts w:cs="Times New Roman"/>
          <w:b/>
          <w:lang w:val="en-US"/>
        </w:rPr>
        <w:t xml:space="preserve">uality and </w:t>
      </w:r>
      <w:ins w:id="5433" w:author="Lucy Cowie" w:date="2021-07-28T18:42:00Z">
        <w:r w:rsidR="00E0602B">
          <w:rPr>
            <w:rFonts w:cs="Times New Roman"/>
            <w:b/>
            <w:lang w:val="en-US"/>
          </w:rPr>
          <w:t>C</w:t>
        </w:r>
      </w:ins>
      <w:del w:id="5434" w:author="Lucy Cowie" w:date="2021-07-28T18:42:00Z">
        <w:r w:rsidRPr="00C827FE" w:rsidDel="00E0602B">
          <w:rPr>
            <w:rFonts w:cs="Times New Roman"/>
            <w:b/>
            <w:lang w:val="en-US"/>
          </w:rPr>
          <w:delText>c</w:delText>
        </w:r>
      </w:del>
      <w:r w:rsidRPr="00C827FE">
        <w:rPr>
          <w:rFonts w:cs="Times New Roman"/>
          <w:b/>
          <w:lang w:val="en-US"/>
        </w:rPr>
        <w:t>limate</w:t>
      </w:r>
    </w:p>
    <w:p w14:paraId="4D3A2EA1" w14:textId="77777777" w:rsidR="00E578B9" w:rsidRDefault="00E578B9" w:rsidP="00D5630D">
      <w:pPr>
        <w:pStyle w:val="AR6BodyText"/>
        <w:shd w:val="clear" w:color="auto" w:fill="DEEAF6" w:themeFill="accent1" w:themeFillTint="33"/>
        <w:rPr>
          <w:rFonts w:cs="Times New Roman"/>
          <w:b/>
          <w:lang w:val="en-US"/>
        </w:rPr>
      </w:pPr>
    </w:p>
    <w:p w14:paraId="4C1BC77B" w14:textId="01950D50" w:rsidR="00E578B9" w:rsidRPr="003C0848" w:rsidRDefault="00E578B9" w:rsidP="00D5630D">
      <w:pPr>
        <w:pStyle w:val="AR6BodyText"/>
        <w:shd w:val="clear" w:color="auto" w:fill="DEEAF6" w:themeFill="accent1" w:themeFillTint="33"/>
        <w:rPr>
          <w:rFonts w:cs="Times New Roman"/>
          <w:b/>
          <w:lang w:val="en-US"/>
        </w:rPr>
      </w:pPr>
      <w:r w:rsidRPr="003C0848">
        <w:rPr>
          <w:rFonts w:cs="Times New Roman"/>
          <w:b/>
          <w:bCs/>
          <w:lang w:val="en-US"/>
        </w:rPr>
        <w:t>C</w:t>
      </w:r>
      <w:r w:rsidR="006B5FAA">
        <w:rPr>
          <w:rFonts w:cs="Times New Roman"/>
          <w:b/>
          <w:bCs/>
          <w:lang w:val="en-US"/>
        </w:rPr>
        <w:t>oordinators</w:t>
      </w:r>
      <w:r w:rsidRPr="003C0848">
        <w:rPr>
          <w:rFonts w:cs="Times New Roman"/>
          <w:b/>
          <w:bCs/>
          <w:lang w:val="en-US"/>
        </w:rPr>
        <w:t>:</w:t>
      </w:r>
      <w:r w:rsidRPr="003C0848">
        <w:rPr>
          <w:rFonts w:cs="Times New Roman"/>
          <w:b/>
          <w:lang w:val="en-US"/>
        </w:rPr>
        <w:t xml:space="preserve"> </w:t>
      </w:r>
    </w:p>
    <w:p w14:paraId="60C09039" w14:textId="1B930ECB" w:rsidR="00E578B9" w:rsidRPr="003C0848" w:rsidRDefault="00E578B9" w:rsidP="00D5630D">
      <w:pPr>
        <w:pStyle w:val="AR6BodyText"/>
        <w:shd w:val="clear" w:color="auto" w:fill="DEEAF6" w:themeFill="accent1" w:themeFillTint="33"/>
        <w:rPr>
          <w:rFonts w:cs="Times New Roman"/>
          <w:lang w:val="en-US"/>
        </w:rPr>
      </w:pPr>
      <w:r w:rsidRPr="003C0848">
        <w:rPr>
          <w:rFonts w:cs="Times New Roman"/>
          <w:lang w:val="en-US"/>
        </w:rPr>
        <w:t>Astrid Kiendler-Scharr</w:t>
      </w:r>
      <w:r w:rsidR="006B5FAA">
        <w:rPr>
          <w:rFonts w:cs="Times New Roman"/>
          <w:lang w:val="en-US"/>
        </w:rPr>
        <w:t xml:space="preserve"> (Germany/Austria)</w:t>
      </w:r>
      <w:r w:rsidRPr="003C0848">
        <w:rPr>
          <w:rFonts w:cs="Times New Roman"/>
          <w:lang w:val="en-US"/>
        </w:rPr>
        <w:t>, John C. Fyfe</w:t>
      </w:r>
      <w:r w:rsidR="006B5FAA">
        <w:rPr>
          <w:rFonts w:cs="Times New Roman"/>
          <w:lang w:val="en-US"/>
        </w:rPr>
        <w:t xml:space="preserve"> (Canada)</w:t>
      </w:r>
    </w:p>
    <w:p w14:paraId="5669D30A" w14:textId="77777777" w:rsidR="00E578B9" w:rsidRPr="003C0848" w:rsidRDefault="00E578B9" w:rsidP="00D5630D">
      <w:pPr>
        <w:pStyle w:val="AR6BodyText"/>
        <w:shd w:val="clear" w:color="auto" w:fill="DEEAF6" w:themeFill="accent1" w:themeFillTint="33"/>
        <w:rPr>
          <w:rFonts w:cs="Times New Roman"/>
          <w:b/>
          <w:lang w:val="en-US"/>
        </w:rPr>
      </w:pPr>
    </w:p>
    <w:p w14:paraId="34D21BE6" w14:textId="58000BE3" w:rsidR="00E578B9" w:rsidRPr="003C0848" w:rsidRDefault="006B5FAA" w:rsidP="00D5630D">
      <w:pPr>
        <w:pStyle w:val="AR6BodyText"/>
        <w:shd w:val="clear" w:color="auto" w:fill="DEEAF6" w:themeFill="accent1" w:themeFillTint="33"/>
        <w:rPr>
          <w:rFonts w:cs="Times New Roman"/>
          <w:b/>
          <w:lang w:val="en-US"/>
        </w:rPr>
      </w:pPr>
      <w:r>
        <w:rPr>
          <w:rFonts w:cs="Times New Roman"/>
          <w:b/>
          <w:bCs/>
          <w:lang w:val="en-US"/>
        </w:rPr>
        <w:t>C</w:t>
      </w:r>
      <w:r w:rsidR="00E578B9" w:rsidRPr="003C0848">
        <w:rPr>
          <w:rFonts w:cs="Times New Roman"/>
          <w:b/>
          <w:bCs/>
          <w:lang w:val="en-US"/>
        </w:rPr>
        <w:t>ontributors:</w:t>
      </w:r>
      <w:r w:rsidR="00E578B9" w:rsidRPr="003C0848">
        <w:rPr>
          <w:rFonts w:cs="Times New Roman"/>
          <w:b/>
          <w:lang w:val="en-US"/>
        </w:rPr>
        <w:t xml:space="preserve"> </w:t>
      </w:r>
    </w:p>
    <w:p w14:paraId="7B85044B" w14:textId="444F159D" w:rsidR="00E578B9" w:rsidRPr="003C0848" w:rsidRDefault="00E578B9" w:rsidP="00D5630D">
      <w:pPr>
        <w:pStyle w:val="AR6BodyText"/>
        <w:shd w:val="clear" w:color="auto" w:fill="DEEAF6" w:themeFill="accent1" w:themeFillTint="33"/>
        <w:rPr>
          <w:rFonts w:cs="Times New Roman"/>
          <w:lang w:val="en-US"/>
        </w:rPr>
      </w:pPr>
      <w:r w:rsidRPr="003C0848">
        <w:rPr>
          <w:rFonts w:cs="Times New Roman"/>
          <w:lang w:val="en-US"/>
        </w:rPr>
        <w:t xml:space="preserve">Josep G. Canadell (Australia), Sergio Henrique Faria (Spain/Brazil), Piers Forster (UK), Sandro Fuzzi (Italy), </w:t>
      </w:r>
      <w:r w:rsidRPr="003C0848">
        <w:rPr>
          <w:rFonts w:cs="Times New Roman"/>
          <w:lang w:val="en-CA"/>
        </w:rPr>
        <w:t xml:space="preserve">Nathan P. Gillett (Canada), </w:t>
      </w:r>
      <w:r w:rsidRPr="003C0848">
        <w:rPr>
          <w:rFonts w:cs="Times New Roman"/>
          <w:lang w:val="en-US"/>
        </w:rPr>
        <w:t>Christopher Jones (UK), Zbigniew Klimont (Austria/Poland), Svitlana Krakovska (Ukraine), Prabir Patra (Japan/India), Joeri Rogelj (Austria/Belgium), Bjørn Samset (Norway), Sophie Szopa (France), Izuru Takayabu (Japan), Hua Zhang (China)</w:t>
      </w:r>
    </w:p>
    <w:p w14:paraId="3902A4DC" w14:textId="77777777" w:rsidR="00E578B9" w:rsidRPr="00D81664" w:rsidRDefault="00E578B9" w:rsidP="00D5630D">
      <w:pPr>
        <w:pStyle w:val="AR6BodyText"/>
        <w:shd w:val="clear" w:color="auto" w:fill="DEEAF6" w:themeFill="accent1" w:themeFillTint="33"/>
        <w:rPr>
          <w:rFonts w:cs="Times New Roman"/>
          <w:lang w:val="en-US"/>
        </w:rPr>
      </w:pPr>
    </w:p>
    <w:p w14:paraId="357B7040" w14:textId="61B7920B" w:rsidR="00E578B9" w:rsidRPr="00C827FE" w:rsidRDefault="00E578B9" w:rsidP="00D5630D">
      <w:pPr>
        <w:pStyle w:val="AR6BodyText"/>
        <w:shd w:val="clear" w:color="auto" w:fill="DEEAF6" w:themeFill="accent1" w:themeFillTint="33"/>
        <w:rPr>
          <w:rFonts w:cs="Times New Roman"/>
          <w:lang w:val="en-US"/>
        </w:rPr>
      </w:pPr>
      <w:r w:rsidRPr="00C827FE">
        <w:rPr>
          <w:rFonts w:cs="Times New Roman"/>
          <w:lang w:val="en-US"/>
        </w:rPr>
        <w:t>In response to the outbreak of COVID-19 (officially the severe acute respiratory syndrome–coronavirus 2 or SARS-CoV-2), which was declared a pandemic on March 11 2020 by the World Health Organization (WHO), regulations were imposed by many countries to contain the spread of COVID-19. Restrictions were implemented on the movement of people, such as closing borders or requiring the majority of population to stay at home, for periods of several months. This Cross</w:t>
      </w:r>
      <w:ins w:id="5435" w:author="Lucy Cowie" w:date="2021-07-28T18:43:00Z">
        <w:r w:rsidR="00667B32">
          <w:rPr>
            <w:rFonts w:cs="Times New Roman"/>
            <w:lang w:val="en-US"/>
          </w:rPr>
          <w:t>-</w:t>
        </w:r>
      </w:ins>
      <w:del w:id="5436" w:author="Lucy Cowie" w:date="2021-07-28T18:43:00Z">
        <w:r w:rsidRPr="00C827FE" w:rsidDel="00667B32">
          <w:rPr>
            <w:rFonts w:cs="Times New Roman"/>
            <w:lang w:val="en-US"/>
          </w:rPr>
          <w:delText xml:space="preserve"> </w:delText>
        </w:r>
      </w:del>
      <w:r w:rsidRPr="00C827FE">
        <w:rPr>
          <w:rFonts w:cs="Times New Roman"/>
          <w:lang w:val="en-US"/>
        </w:rPr>
        <w:t>Chapter Box assess</w:t>
      </w:r>
      <w:ins w:id="5437" w:author="Lucy Cowie" w:date="2021-07-28T18:43:00Z">
        <w:r w:rsidR="00B228BC">
          <w:rPr>
            <w:rFonts w:cs="Times New Roman"/>
            <w:lang w:val="en-US"/>
          </w:rPr>
          <w:t>es</w:t>
        </w:r>
      </w:ins>
      <w:r w:rsidRPr="00C827FE">
        <w:rPr>
          <w:rFonts w:cs="Times New Roman"/>
          <w:lang w:val="en-US"/>
        </w:rPr>
        <w:t xml:space="preserve"> the influence of the COVID-19 containment on short-lived climate forcers (SLCFs) and long-lived greenhouse gases (LLGHGs)</w:t>
      </w:r>
      <w:ins w:id="5438" w:author="Lucy Cowie" w:date="2021-07-28T18:44:00Z">
        <w:r w:rsidR="0087001B">
          <w:rPr>
            <w:rFonts w:cs="Times New Roman"/>
            <w:lang w:val="en-US"/>
          </w:rPr>
          <w:t>,</w:t>
        </w:r>
      </w:ins>
      <w:r w:rsidRPr="00C827FE">
        <w:rPr>
          <w:rFonts w:cs="Times New Roman"/>
          <w:lang w:val="en-US"/>
        </w:rPr>
        <w:t xml:space="preserve"> and related implications for the climate. Note that this assessment was developed late in the AR6 WGI process and is based on the available emerging literature.</w:t>
      </w:r>
    </w:p>
    <w:p w14:paraId="5B8E2968" w14:textId="77777777" w:rsidR="00E578B9" w:rsidRPr="00C827FE" w:rsidRDefault="00E578B9" w:rsidP="00D5630D">
      <w:pPr>
        <w:pStyle w:val="AR6BodyText"/>
        <w:shd w:val="clear" w:color="auto" w:fill="DEEAF6" w:themeFill="accent1" w:themeFillTint="33"/>
        <w:rPr>
          <w:rFonts w:cs="Times New Roman"/>
          <w:b/>
          <w:lang w:val="en-US"/>
        </w:rPr>
      </w:pPr>
    </w:p>
    <w:p w14:paraId="77D752AB" w14:textId="77777777" w:rsidR="00E578B9" w:rsidRPr="00C827FE" w:rsidRDefault="00E578B9" w:rsidP="00D5630D">
      <w:pPr>
        <w:pStyle w:val="AR6BodyText"/>
        <w:shd w:val="clear" w:color="auto" w:fill="DEEAF6" w:themeFill="accent1" w:themeFillTint="33"/>
        <w:rPr>
          <w:rFonts w:cs="Times New Roman"/>
          <w:lang w:val="en-US"/>
        </w:rPr>
      </w:pPr>
      <w:r w:rsidRPr="00C827FE">
        <w:rPr>
          <w:rFonts w:cs="Times New Roman"/>
          <w:b/>
          <w:lang w:val="en-US"/>
        </w:rPr>
        <w:t>Emissions</w:t>
      </w:r>
    </w:p>
    <w:p w14:paraId="1A8B6CCC" w14:textId="77777777" w:rsidR="00E578B9" w:rsidRPr="00C827FE" w:rsidRDefault="00E578B9" w:rsidP="00D5630D">
      <w:pPr>
        <w:pStyle w:val="AR6BodyText"/>
        <w:shd w:val="clear" w:color="auto" w:fill="DEEAF6" w:themeFill="accent1" w:themeFillTint="33"/>
        <w:rPr>
          <w:rFonts w:cs="Times New Roman"/>
          <w:lang w:val="en-US"/>
        </w:rPr>
      </w:pPr>
    </w:p>
    <w:p w14:paraId="71D99F8E" w14:textId="1AD7B813" w:rsidR="00E578B9" w:rsidRPr="00C827FE" w:rsidDel="00EF312F" w:rsidRDefault="00E578B9" w:rsidP="00D5630D">
      <w:pPr>
        <w:pStyle w:val="AR6BodyText"/>
        <w:shd w:val="clear" w:color="auto" w:fill="DEEAF6" w:themeFill="accent1" w:themeFillTint="33"/>
        <w:rPr>
          <w:del w:id="5439" w:author="Lucy Cowie" w:date="2021-07-28T18:46:00Z"/>
          <w:rFonts w:cs="Times New Roman"/>
          <w:lang w:val="en-US"/>
        </w:rPr>
      </w:pPr>
      <w:r w:rsidRPr="00C827FE">
        <w:rPr>
          <w:rFonts w:cs="Times New Roman"/>
          <w:lang w:val="en-US"/>
        </w:rPr>
        <w:t xml:space="preserve">Global </w:t>
      </w:r>
      <w:commentRangeStart w:id="5440"/>
      <w:r w:rsidRPr="00C827FE">
        <w:rPr>
          <w:rFonts w:cs="Times New Roman"/>
          <w:lang w:val="en-US"/>
        </w:rPr>
        <w:t>fossil</w:t>
      </w:r>
      <w:commentRangeEnd w:id="5440"/>
      <w:r w:rsidR="00D5383E">
        <w:rPr>
          <w:rStyle w:val="Marquedecommentaire"/>
          <w:lang w:val="en-GB"/>
        </w:rPr>
        <w:commentReference w:id="5440"/>
      </w:r>
      <w:r w:rsidRPr="00C827FE">
        <w:rPr>
          <w:rFonts w:cs="Times New Roman"/>
          <w:lang w:val="en-US"/>
        </w:rPr>
        <w:t xml:space="preserve"> CO</w:t>
      </w:r>
      <w:r w:rsidRPr="00C827FE">
        <w:rPr>
          <w:rFonts w:cs="Times New Roman"/>
          <w:vertAlign w:val="subscript"/>
          <w:lang w:val="en-US"/>
        </w:rPr>
        <w:t>2</w:t>
      </w:r>
      <w:r w:rsidRPr="00C827FE">
        <w:rPr>
          <w:rFonts w:cs="Times New Roman"/>
          <w:lang w:val="en-US"/>
        </w:rPr>
        <w:t xml:space="preserve"> emissions are estimated to have declined by 7% (</w:t>
      </w:r>
      <w:r w:rsidRPr="00C827FE">
        <w:rPr>
          <w:rFonts w:cs="Times New Roman"/>
          <w:i/>
          <w:iCs/>
          <w:lang w:val="en-US"/>
        </w:rPr>
        <w:t>medium confidence</w:t>
      </w:r>
      <w:r w:rsidRPr="00C827FE">
        <w:rPr>
          <w:rFonts w:cs="Times New Roman"/>
          <w:lang w:val="en-US"/>
        </w:rPr>
        <w:t>) in 2020 compared to 2019 emissions, with estimates ranging from 5.8% to 13.0% based on various combinations of data on energy production and consumption, economic activity and proxy activity data for emissions and economic activity</w:t>
      </w:r>
      <w:ins w:id="5441" w:author="Lucy Cowie" w:date="2021-07-28T18:45:00Z">
        <w:r w:rsidR="00511A2F">
          <w:rPr>
            <w:rFonts w:cs="Times New Roman"/>
            <w:lang w:val="en-US"/>
          </w:rPr>
          <w:t>,</w:t>
        </w:r>
      </w:ins>
      <w:r w:rsidRPr="00C827FE">
        <w:rPr>
          <w:rFonts w:cs="Times New Roman"/>
          <w:lang w:val="en-US"/>
        </w:rPr>
        <w:t xml:space="preserve"> and proxy activity data for emissions and their drivers</w:t>
      </w:r>
      <w:ins w:id="5442" w:author="Lucy Cowie" w:date="2021-07-28T18:46:00Z">
        <w:r w:rsidR="00EF312F">
          <w:rPr>
            <w:rFonts w:cs="Times New Roman"/>
          </w:rPr>
          <w:t xml:space="preserve"> </w:t>
        </w:r>
      </w:ins>
    </w:p>
    <w:p w14:paraId="44CAF56F" w14:textId="759DE50A" w:rsidR="00E578B9" w:rsidRPr="00860166" w:rsidDel="006D5893" w:rsidRDefault="00E578B9" w:rsidP="006B5FAA">
      <w:pPr>
        <w:pStyle w:val="AR6BodyText"/>
        <w:shd w:val="clear" w:color="auto" w:fill="DEEAF6" w:themeFill="accent1" w:themeFillTint="33"/>
        <w:rPr>
          <w:del w:id="5443" w:author="Lucy Cowie" w:date="2021-07-28T18:46:00Z"/>
          <w:rFonts w:cs="Times New Roman"/>
        </w:rPr>
      </w:pPr>
      <w:r w:rsidRPr="00860166">
        <w:fldChar w:fldCharType="begin" w:fldLock="1"/>
      </w:r>
      <w:r w:rsidR="00D477C7">
        <w:rPr>
          <w:rFonts w:cs="Times New Roman"/>
        </w:rPr>
        <w:instrText>ADDIN CSL_CITATION { "citationItems" : [ { "id" : "ITEM-1", "itemData" : { "DOI" : "10.1038/s41558-020-0797-x", "abstract" : "Government policies during the COVID-19 pandemic have drastically altered patterns of energy demand around the world. Many international borders were closed and populations were confined to their homes, which reduced transport and changed consumption patterns. Here we compile government policies and activity data to estimate the decrease in CO2 emissions during forced confinements. Daily global CO2 emissions decreased by \u201317% (\u201311 to \u201325% for \u00b11$\u03c3$) by early April 2020 compared with the mean 2019 levels, just under half from changes in surface transport. At their peak, emissions in individual countries decreased by \u201326% on average. The impact on 2020 annual emissions depends on the duration of the confinement, with a low estimate of \u20134% (\u20132 to \u20137%) if prepandemic conditions return by mid-June, and a high estimate of \u20137% (\u20133 to \u201313%) if some restrictions remain worldwide until the end of 2020. Government actions and economic incentives postcrisis will likely influence the global CO2 emissions path for decades.", "author" : [ { "dropping-particle" : "", "family" : "Qu\u00e9r\u00e9", "given" : "Corinne", "non-dropping-particle" : "Le", "parse-names" : false, "suffix" : "" }, { "dropping-particle" : "", "family" : "Jackson", "given" : "Robert B", "non-dropping-particle" : "", "parse-names" : false, "suffix" : "" }, { "dropping-particle" : "", "family" : "Jones", "given" : "Matthew W", "non-dropping-particle" : "", "parse-names" : false, "suffix" : "" }, { "dropping-particle" : "", "family" : "Smith", "given" : "Adam J P", "non-dropping-particle" : "", "parse-names" : false, "suffix" : "" }, { "dropping-particle" : "", "family" : "Abernethy", "given" : "Sam", "non-dropping-particle" : "", "parse-names" : false, "suffix" : "" }, { "dropping-particle" : "", "family" : "Andrew", "given" : "Robbie M", "non-dropping-particle" : "", "parse-names" : false, "suffix" : "" }, { "dropping-particle" : "", "family" : "De-Gol", "given" : "Anthony J", "non-dropping-particle" : "", "parse-names" : false, "suffix" : "" }, { "dropping-particle" : "", "family" : "Willis", "given" : "David R", "non-dropping-particle" : "", "parse-names" : false, "suffix" : "" }, { "dropping-particle" : "", "family" : "Shan", "given" : "Yuli", "non-dropping-particle" : "", "parse-names" : false, "suffix" : "" }, { "dropping-particle" : "", "family" : "Canadell", "given" : "Josep G", "non-dropping-particle" : "", "parse-names" : false, "suffix" : "" }, { "dropping-particle" : "", "family" : "Friedlingstein", "given" : "Pierre", "non-dropping-particle" : "", "parse-names" : false, "suffix" : "" }, { "dropping-particle" : "", "family" : "Creutzig", "given" : "Felix", "non-dropping-particle" : "", "parse-names" : false, "suffix" : "" }, { "dropping-particle" : "", "family" : "Peters", "given" : "Glen P", "non-dropping-particle" : "", "parse-names" : false, "suffix" : "" } ], "container-title" : "Nature Climate Change", "id" : "ITEM-1", "issue" : "7", "issued" : { "date-parts" : [ [ "2020", "7" ] ] }, "page" : "647-653", "publisher" : "Nature Research", "title" : "Temporary reduction in daily global CO2 emissions during the COVID-19 forced confinement", "translator" : [ { "dropping-particle" : "", "family" : "G5076", "given" : "", "non-dropping-particle" : "", "parse-names" : false, "suffix" : "" } ], "type" : "article-journal", "volume" : "10" }, "uris" : [ "http://www.mendeley.com/documents/?uuid=785b40ab-380e-4374-b689-f1d3c67db01b" ] }, { "id" : "ITEM-2", "itemData" : { "DOI" : "10.1038/s41558-020-0883-0", "ISSN" : "17586798", "abstract" : "The global response to the COVID-19 pandemic has led to a sudden reduction of both GHG emissions and air pollutants. Here, using national mobility data, we estimate global emission reductions for ten species during the period February to June 2020. We estimate that global NOx emissions declined by as much as 30% in April, contributing a short-term cooling since the start of the year. This cooling trend is offset by ~20% reduction in global SO2 emissions that weakens the aerosol cooling effect, causing short-term warming. As a result, we estimate that the direct effect of the pandemic-driven response will be negligible, with a cooling of around 0.01 \u00b1 0.005 \u00b0C by 2030 compared to a baseline scenario that follows current national policies. In contrast, with an economic recovery tilted towards green stimulus and reductions in fossil fuel investments, it is possible to avoid future warming of 0.3 \u00b0C by 2050.", "author" : [ { "dropping-particle" : "", "family" : "Forster", "given" : "Piers M", "non-dropping-particle" : "", "parse-names" : false, "suffix" : "" }, { "dropping-particle" : "", "family" : "Forster", "given" : "Harriet I", "non-dropping-particle" : "", "parse-names" : false, "suffix" : "" }, { "dropping-particle" : "", "family" : "Evans", "given" : "Mat J", "non-dropping-particle" : "", "parse-names" : false, "suffix" : "" }, { "dropping-particle" : "", "family" : "Gidden", "given" : "Matthew J", "non-dropping-particle" : "", "parse-names" : false, "suffix" : "" }, { "dropping-particle" : "", "family" : "Jones", "given" : "Chris D", "non-dropping-particle" : "", "parse-names" : false, "suffix" : "" }, { "dropping-particle" : "", "family" : "Keller", "given" : "Christoph A", "non-dropping-particle" : "", "parse-names" : false, "suffix" : "" }, { "dropping-particle" : "", "family" : "Lamboll", "given" : "Robin D", "non-dropping-particle" : "", "parse-names" : false, "suffix" : "" }, { "dropping-particle" : "Le", "family" : "Qu\u00e9r\u00e9", "given" : "Corinne", "non-dropping-particle" : "", "parse-names" : false, "suffix" : "" }, { "dropping-particle" : "", "family" : "Rogelj", "given" : "Joeri", "non-dropping-particle" : "", "parse-names" : false, "suffix" : "" }, { "dropping-particle" : "", "family" : "Rosen", "given" : "Deborah", "non-dropping-particle" : "", "parse-names" : false, "suffix" : "" }, { "dropping-particle" : "", "family" : "Schleussner", "given" : "Carl Friedrich", "non-dropping-particle" : "", "parse-names" : false, "suffix" : "" }, { "dropping-particle" : "", "family" : "Richardson", "given" : "Thomas B", "non-dropping-particle" : "", "parse-names" : false, "suffix" : "" }, { "dropping-particle" : "", "family" : "Smith", "given" : "Christopher J", "non-dropping-particle" : "", "parse-names" : false, "suffix" : "" }, { "dropping-particle" : "", "family" : "Turnock", "given" : "Steven T", "non-dropping-particle" : "", "parse-names" : false, "suffix" : "" } ], "container-title" : "Nature Climate Change", "id" : "ITEM-2", "issued" : { "date-parts" : [ [ "2020" ] ] }, "publisher" : "Nature Research", "title" : "Current and future global climate impacts resulting from COVID-19", "translator" : [ { "dropping-particle" : "", "family" : "G5197", "given" : "", "non-dropping-particle" : "", "parse-names" : false, "suffix" : "" } ], "type" : "article-journal" }, "uris" : [ "http://www.mendeley.com/documents/?uuid=fe8efa52-c0f0-42fc-9313-02862ce1fe60" ] }, { "id" : "ITEM-3", "itemData" : { "DOI" : "10.5194/essd-12-3269-2020", "ISSN" : "1866-3516", "author" : [ { "dropping-particle" : "", "family" : "Friedlingstein", "given" : "Pierre", "non-dropping-particle" : "", "parse-names" : false, "suffix" : "" }, { "dropping-particle" : "", "family" : "O'Sullivan", "given" : "Michael", "non-dropping-particle" : "", "parse-names" : false, "suffix" : "" }, { "dropping-particle" : "", "family" : "Jones", "given" : "Matthew W", "non-dropping-particle" : "", "parse-names" : false, "suffix" : "" }, { "dropping-particle" : "", "family" : "Andrew", "given" : "Robbie M", "non-dropping-particle" : "", "parse-names" : false, "suffix" : "" }, { "dropping-particle" : "", "family" : "Hauck", "given" : "Judith", "non-dropping-particle" : "", "parse-names" : false, "suffix" : "" }, { "dropping-particle" : "", "family" : "Olsen", "given" : "Are", "non-dropping-particle" : "", "parse-names" : false, "suffix" : "" }, { "dropping-particle" : "", "family" : "Peters", "given" : "Glen P.", "non-dropping-particle" : "", "parse-names" : false, "suffix" : "" }, { "dropping-particle" : "", "family" : "Peters", "given" : "Wouter", "non-dropping-particle" : "", "parse-names" : false, "suffix" : "" }, { "dropping-particle" : "", "family" : "Pongratz", "given" : "Julia", "non-dropping-particle" : "", "parse-names" : false, "suffix" : "" }, { "dropping-particle" : "", "family" : "Sitch", "given" : "Stephen", "non-dropping-particle" : "", "parse-names" : false, "suffix" : "" }, { "dropping-particle" : "", "family" : "Qu\u00e9r\u00e9", "given" : "Corinne", "non-dropping-particle" : "Le", "parse-names" : false, "suffix" : "" }, { "dropping-particle" : "", "family" : "Canadell", "given" : "Josep G.", "non-dropping-particle" : "", "parse-names" : false, "suffix" : "" }, { "dropping-particle" : "", "family" : "Ciais", "given" : "Philippe", "non-dropping-particle" : "", "parse-names" : false, "suffix" : "" }, { "dropping-particle" : "", "family" : "Jackson", "given" : "Robert B.", "non-dropping-particle" : "", "parse-names" : false, "suffix" : "" }, { "dropping-particle" : "", "family" : "Alin", "given" : "Simone", "non-dropping-particle" : "", "parse-names" : false, "suffix" : "" }, { "dropping-particle" : "", "family" : "Arag\u00e3o", "given" : "Luiz E. O. C.", "non-dropping-particle" : "", "parse-names" : false, "suffix" : "" }, { "dropping-particle" : "", "family" : "Arneth", "given" : "Almut", "non-dropping-particle" : "", "parse-names" : false, "suffix" : "" }, { "dropping-particle" : "", "family" : "Arora", "given" : "Vivek", "non-dropping-particle" : "", "parse-names" : false, "suffix" : "" }, { "dropping-particle" : "", "family" : "Bates", "given" : "Nicholas R.", "non-dropping-particle" : "", "parse-names" : false, "suffix" : "" }, { "dropping-particle" : "", "family" : "Becker", "given" : "Meike", "non-dropping-particle" : "", "parse-names" : false, "suffix" : "" }, { "dropping-particle" : "", "family" : "Benoit-Cattin", "given" : "Alice", "non-dropping-particle" : "", "parse-names" : false, "suffix" : "" }, { "dropping-particle" : "", "family" : "Bittig", "given" : "Henry C.", "non-dropping-particle" : "", "parse-names" : false, "suffix" : "" }, { "dropping-particle" : "", "family" : "Bopp", "given" : "Laurent", "non-dropping-particle" : "", "parse-names" : false, "suffix" : "" }, { "dropping-particle" : "", "family" : "Bultan", "given" : "Selma", "non-dropping-particle" : "", "parse-names" : false, "suffix" : "" }, { "dropping-particle" : "", "family" : "Chandra", "given" : "Naveen", "non-dropping-particle" : "", "parse-names" : false, "suffix" : "" }, { "dropping-particle" : "", "family" : "Chevallier", "given" : "Fr\u00e9d\u00e9ric", "non-dropping-particle" : "", "parse-names" : false, "suffix" : "" }, { "dropping-particle" : "", "family" : "Chini", "given" : "Louise P.", "non-dropping-particle" : "", "parse-names" : false, "suffix" : "" }, { "dropping-particle" : "", "family" : "Evans", "given" : "Wiley", "non-dropping-particle" : "", "parse-names" : false, "suffix" : "" }, { "dropping-particle" : "", "family" : "Florentie", "given" : "Liesbeth", "non-dropping-particle" : "", "parse-names" : false, "suffix" : "" }, { "dropping-particle" : "", "family" : "Forster", "given" : "Piers M.", "non-dropping-particle" : "", "parse-names" : false, "suffix" : "" }, { "dropping-particle" : "", "family" : "Gasser", "given" : "Thomas", "non-dropping-particle" : "", "parse-names" : false, "suffix" : "" }, { "dropping-particle" : "", "family" : "Gehlen", "given" : "Marion", "non-dropping-particle" : "", "parse-names" : false, "suffix" : "" }, { "dropping-particle" : "", "family" : "Gilfillan", "given" : "Dennis", "non-dropping-particle" : "", "parse-names" : false, "suffix" : "" }, { "dropping-particle" : "", "family" : "Gkritzalis", "given" : "Thanos", "non-dropping-particle" : "", "parse-names" : false, "suffix" : "" }, { "dropping-particle" : "", "family" : "Gregor", "given" : "Luke", "non-dropping-particle" : "", "parse-names" : false, "suffix" : "" }, { "dropping-particle" : "", "family" : "Gruber", "given" : "Nicolas", "non-dropping-particle" : "", "parse-names" : false, "suffix" : "" }, { "dropping-particle" : "", "family" : "Harris", "given" : "Ian", "non-dropping-particle" : "", "parse-names" : false, "suffix" : "" }, { "dropping-particle" : "", "family" : "Hartung", "given" : "Kerstin", "non-dropping-particle" : "", "parse-names" : false, "suffix" : "" }, { "dropping-particle" : "", "family" : "Haverd", "given" : "Vanessa", "non-dropping-particle" : "", "parse-names" : false, "suffix" : "" }, { "dropping-particle" : "", "family" : "Houghton", "given" : "Richard A.", "non-dropping-particle" : "", "parse-names" : false, "suffix" : "" }, { "dropping-particle" : "", "family" : "Ilyina", "given" : "Tatiana", "non-dropping-particle" : "", "parse-names" : false, "suffix" : "" }, { "dropping-particle" : "", "family" : "Jain", "given" : "Atul K.", "non-dropping-particle" : "", "parse-names" : false, "suffix" : "" }, { "dropping-particle" : "", "family" : "Joetzjer", "given" : "Emilie", "non-dropping-particle" : "", "parse-names" : false, "suffix" : "" }, { "dropping-particle" : "", "family" : "Kadono", "given" : "Koji", "non-dropping-particle" : "", "parse-names" : false, "suffix" : "" }, { "dropping-particle" : "", "family" : "Kato", "given" : "Etsushi", "non-dropping-particle" : "", "parse-names" : false, "suffix" : "" }, { "dropping-particle" : "", "family" : "Kitidis", "given" : "Vassilis", "non-dropping-particle" : "", "parse-names" : false, "suffix" : "" }, { "dropping-particle" : "", "family" : "Korsbakken", "given" : "Jan Ivar", "non-dropping-particle" : "", "parse-names" : false, "suffix" : "" }, { "dropping-particle" : "", "family" : "Landsch\u00fctzer", "given" : "Peter", "non-dropping-particle" : "", "parse-names" : false, "suffix" : "" }, { "dropping-particle" : "", "family" : "Lef\u00e8vre", "given" : "Nathalie", "non-dropping-particle" : "", "parse-names" : false, "suffix" : "" }, { "dropping-particle" : "", "family" : "Lenton", "given" : "Andrew", "non-dropping-particle" : "", "parse-names" : false, "suffix" : "" }, { "dropping-particle" : "", "family" : "Lienert", "given" : "Sebastian", "non-dropping-particle" : "", "parse-names" : false, "suffix" : "" }, { "dropping-particle" : "", "family" : "Liu", "given" : "Zhu", "non-dropping-particle" : "", "parse-names" : false, "suffix" : "" }, { "dropping-particle" : "", "family" : "Lombardozzi", "given" : "Danica", "non-dropping-particle" : "", "parse-names" : false, "suffix" : "" }, { "dropping-particle" : "", "family" : "Marland", "given" : "Gregg", "non-dropping-particle" : "", "parse-names" : false, "suffix" : "" }, { "dropping-particle" : "", "family" : "Metzl", "given" : "Nicolas", "non-dropping-particle" : "", "parse-names" : false, "suffix" : "" }, { "dropping-particle" : "", "family" : "Munro", "given" : "David R.", "non-dropping-particle" : "", "parse-names" : false, "suffix" : "" }, { "dropping-particle" : "", "family" : "Nabel", "given" : "Julia E. M. S.", "non-dropping-particle" : "", "parse-names" : false, "suffix" : "" }, { "dropping-particle" : "", "family" : "Nakaoka", "given" : "Shin-Ichiro", "non-dropping-particle" : "", "parse-names" : false, "suffix" : "" }, { "dropping-particle" : "", "family" : "Niwa", "given" : "Yosuke", "non-dropping-particle" : "", "parse-names" : false, "suffix" : "" }, { "dropping-particle" : "", "family" : "O'Brien", "given" : "Kevin", "non-dropping-particle" : "", "parse-names" : false, "suffix" : "" }, { "dropping-particle" : "", "family" : "Ono", "given" : "Tsuneo", "non-dropping-particle" : "", "parse-names" : false, "suffix" : "" }, { "dropping-particle" : "", "family" : "Palmer", "given" : "Paul I.", "non-dropping-particle" : "", "parse-names" : false, "suffix" : "" }, { "dropping-particle" : "", "family" : "Pierrot", "given" : "Denis", "non-dropping-particle" : "", "parse-names" : false, "suffix" : "" }, { "dropping-particle" : "", "family" : "Poulter", "given" : "Benjamin", "non-dropping-particle" : "", "parse-names" : false, "suffix" : "" }, { "dropping-particle" : "", "family" : "Resplandy", "given" : "Laure", "non-dropping-particle" : "", "parse-names" : false, "suffix" : "" }, { "dropping-particle" : "", "family" : "Robertson", "given" : "Eddy", "non-dropping-particle" : "", "parse-names" : false, "suffix" : "" }, { "dropping-particle" : "", "family" : "R\u00f6denbeck", "given" : "Christian",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"Skjelvan", "given" : "Ingunn", "non-dropping-particle" : "", "parse-names" : false, "suffix" : "" }, { "dropping-particle" : "", "family" : "Smith", "given" : "Adam J. P.", "non-dropping-particle" : "", "parse-names" : false, "suffix" : "" }, { "dropping-particle" : "", "family" : "Sutton", "given" : "Adrienne J.", "non-dropping-particle" : "", "parse-names" : false, "suffix" : "" }, { "dropping-particle" : "", "family" : "Tanhua", "given" : "Toste", "non-dropping-particle" : "", "parse-names" : false, "suffix" : "" }, { "dropping-particle" : "", "family" : "Tans", "given" : "Pieter P.", "non-dropping-particle" : "", "parse-names" : false, "suffix" : "" }, { "dropping-particle" : "", "family" : "Tian", "given" : "Hanqin", "non-dropping-particle" : "", "parse-names" : false, "suffix" : "" }, { "dropping-particle" : "", "family" : "Tilbrook", "given" : "Bronte", "non-dropping-particle" : "", "parse-names" : false, "suffix" : "" }, { "dropping-particle" : "", "family" : "Werf", "given" : "Guido", "non-dropping-particle" : "van der", "parse-names" : false, "suffix" : "" }, { "dropping-particle" : "", "family" : "Vuichard", "given" : "Nicolas", "non-dropping-particle" : "", "parse-names" : false, "suffix" : "" }, { "dropping-particle" : "", "family" : "Walker", "given" : "Anthony P.", "non-dropping-particle" : "", "parse-names" : false, "suffix" : "" }, { "dropping-particle" : "", "family" : "Wanninkhof", "given" : "Rik", "non-dropping-particle" : "", "parse-names" : false, "suffix" : "" }, { "dropping-particle" : "", "family" : "Watson", "given" : "Andrew J.", "non-dropping-particle" : "", "parse-names" : false, "suffix" : "" }, { "dropping-particle" : "", "family" : "Willis", "given" : "David", "non-dropping-particle" : "", "parse-names" : false, "suffix" : "" }, { "dropping-particle" : "", "family" : "Wiltshire", "given" : "Andrew J.", "non-dropping-particle" : "", "parse-names" : false, "suffix" : "" }, { "dropping-particle" : "", "family" : "Yuan", "given" : "Wenping", "non-dropping-particle" : "", "parse-names" : false, "suffix" : "" }, { "dropping-particle" : "", "family" : "Yue", "given" : "Xu", "non-dropping-particle" : "", "parse-names" : false, "suffix" : "" }, { "dropping-particle" : "", "family" : "Zaehle", "given" : "S\u00f6nke", "non-dropping-particle" : "", "parse-names" : false, "suffix" : "" } ], "container-title" : "Earth System Science Data", "id" : "ITEM-3", "issue" : "4", "issued" : { "date-parts" : [ [ "2020", "12", "11" ] ] }, "page" : "3269-3340", "title" : "Global Carbon Budget 2020", "translator" : [ { "dropping-particle" : "", "family" : "G5072", "given" : "", "non-dropping-particle" : "", "parse-names" : false, "suffix" : "" } ], "type" : "article-journal", "volume" : "12" }, "uris" : [ "http://www.mendeley.com/documents/?uuid=683d9db2-35e4-4d42-99d5-c3a9668f0a25" ] }, { "id" : "ITEM-4", "itemData" : { "DOI" : "10.1038/s41467-020-18922-7", "ISSN" : "2041-1723", "abstract" : "The COVID-19 pandemic is impacting human activities, and in turn energy use and carbon dioxide (CO 2 ) emissions. Here we present daily estimates of country-level CO 2 emissions for different sectors based on near-real-time activity data. The key result is an abrupt 8.8% decrease in global CO 2 emissions (\u22121551 Mt CO 2 ) in the first half of 2020 compared to the same period in 2019. The magnitude of this decrease is larger than during previous economic downturns or World War II. The timing of emissions decreases corresponds to lockdown measures in each country. By July 1st, the pandemic\u2019s effects on global emissions diminished as lockdown restrictions relaxed and some economic activities restarted, especially in China and several European countries, but substantial differences persist between countries, with continuing emission declines in the U.S. where coronavirus cases are still increasing substantially.", "author" : [ { "dropping-particle" : "", "family" : "Liu", "given" : "Zhu", "non-dropping-particle" : "", "parse-names" : false, "suffix" : "" }, { "dropping-particle" : "", "family" : "Ciais", "given" : "Philippe", "non-dropping-particle" : "", "parse-names" : false, "suffix" : "" }, { "dropping-particle" : "", "family" : "Deng", "given" : "Zhu", "non-dropping-particle" : "", "parse-names" : false, "suffix" : "" }, { "dropping-particle" : "", "family" : "Lei", "given" : "Ruixue", "non-dropping-particle" : "", "parse-names" : false, "suffix" : "" }, { "dropping-particle" : "", "family" : "Davis", "given" : "Steven J.", "non-dropping-particle" : "", "parse-names" : false, "suffix" : "" }, { "dropping-particle" : "", "family" : "Feng", "given" : "Sha", "non-dropping-particle" : "", "parse-names" : false, "suffix" : "" }, { "dropping-particle" : "", "family" : "Zheng", "given" : "Bo", "non-dropping-particle" : "", "parse-names" : false, "suffix" : "" }, { "dropping-particle" : "", "family" : "Cui", "given" : "Duo", "non-dropping-particle" : "", "parse-names" : false, "suffix" : "" }, { "dropping-particle" : "", "family" : "Dou", "given" : "Xinyu", "non-dropping-particle" : "", "parse-names" : false, "suffix" : "" }, { "dropping-particle" : "", "family" : "Zhu", "given" : "Biqing", "non-dropping-particle" : "", "parse-names" : false, "suffix" : "" }, { "dropping-particle" : "", "family" : "Guo", "given" : "Rui", "non-dropping-particle" : "", "parse-names" : false, "suffix" : "" }, { "dropping-particle" : "", "family" : "Ke", "given" : "Piyu", "non-dropping-particle" : "", "parse-names" : false, "suffix" : "" }, { "dropping-particle" : "", "family" : "Sun", "given" : "Taochun", "non-dropping-particle" : "", "parse-names" : false, "suffix" : "" }, { "dropping-particle" : "", "family" : "Lu", "given" : "Chenxi", "non-dropping-particle" : "", "parse-names" : false, "suffix" : "" }, { "dropping-particle" : "", "family" : "He", "given" : "Pan", "non-dropping-particle" : "", "parse-names" : false, "suffix" : "" }, { "dropping-particle" : "", "family" : "Wang", "given" : "Yuan", "non-dropping-particle" : "", "parse-names" : false, "suffix" : "" }, { "dropping-particle" : "", "family" : "Yue", "given" : "Xu", "non-dropping-particle" : "", "parse-names" : false, "suffix" : "" }, { "dropping-particle" : "", "family" : "Wang", "given" : "Yilong", "non-dropping-particle" : "", "parse-names" : false, "suffix" : "" }, { "dropping-particle" : "", "family" : "Lei", "given" : "Yadong", "non-dropping-particle" : "", "parse-names" : false, "suffix" : "" }, { "dropping-particle" : "", "family" : "Zhou", "given" : "Hao", "non-dropping-particle" : "", "parse-names" : false, "suffix" : "" }, { "dropping-particle" : "", "family" : "Cai", "given" : "Zhaonan", "non-dropping-particle" : "", "parse-names" : false, "suffix" : "" }, { "dropping-particle" : "", "family" : "Wu", "given" : "Yuhui", "non-dropping-particle" : "", "parse-names" : false, "suffix" : "" }, { "dropping-particle" : "", "family" : "Guo", "given" : "Runtao", "non-dropping-particle" : "", "parse-names" : false, "suffix" : "" }, { "dropping-particle" : "", "family" : "Han", "given" : "Tingxuan", "non-dropping-particle" : "", "parse-names" : false, "suffix" : "" }, { "dropping-particle" : "", "family" : "Xue", "given" : "Jinjun", "non-dropping-particle" : "", "parse-names" : false, "suffix" : "" }, { "dropping-particle" : "", "family" : "Boucher", "given" : "Olivier", "non-dropping-particle" : "", "parse-names" : false, "suffix" : "" }, { "dropping-particle" : "", "family" : "Boucher", "given" : "Eulalie", "non-dropping-particle" : "", "parse-names" : false, "suffix" : "" }, { "dropping-particle" : "", "family" : "Chevallier", "given" : "Fr\u00e9d\u00e9ric", "non-dropping-particle" : "", "parse-names" : false, "suffix" : "" }, { "dropping-particle" : "", "family" : "Tanaka", "given" : "Katsumasa", "non-dropping-particle" : "", "parse-names" : false, "suffix" : "" }, { "dropping-particle" : "", "family" : "Wei", "given" : "Yimin", "non-dropping-particle" : "", "parse-names" : false, "suffix" : "" }, { "dropping-particle" : "", "family" : "Zhong", "given" : "Haiwang", "non-dropping-particle" : "", "parse-names" : false, "suffix" : "" }, { "dropping-particle" : "", "family" : "Kang", "given" : "Chongqing", "non-dropping-particle" : "", "parse-names" : false, "suffix" : "" }, { "dropping-particle" : "", "family" : "Zhang", "given" : "Ning", "non-dropping-particle" : "", "parse-names" : false, "suffix" : "" }, { "dropping-particle" : "", "family" : "Chen", "given" : "Bin", "non-dropping-particle" : "", "parse-names" : false, "suffix" : "" }, { "dropping-particle" : "", "family" : "Xi", "given" : "Fengming", "non-dropping-particle" : "", "parse-names" : false, "suffix" : "" }, { "dropping-particle" : "", "family" : "Liu", "given" : "Miaomiao", "non-dropping-particle" : "", "parse-names" : false, "suffix" : "" }, { "dropping-particle" : "", "family" : "Br\u00e9on", "given" : "Fran\u00e7ois-Marie", "non-dropping-particle" : "", "parse-names" : false, "suffix" : "" }, { "dropping-particle" : "", "family" : "Lu", "given" : "Yonglong", "non-dropping-particle" : "", "parse-names" : false, "suffix" : "" }, { "dropping-particle" : "", "family" : "Zhang", "given" : "Qiang", "non-dropping-particle" : "", "parse-names" : false, "suffix" : "" }, { "dropping-particle" : "", "family" : "Guan", "given" : "Dabo", "non-dropping-particle" : "", "parse-names" : false, "suffix" : "" }, { "dropping-particle" : "", "family" : "Gong", "given" : "Peng", "non-dropping-particle" : "", "parse-names" : false, "suffix" : "" }, { "dropping-particle" : "", "family" : "Kammen", "given" : "Daniel M.", "non-dropping-particle" : "", "parse-names" : false, "suffix" : "" }, { "dropping-particle" : "", "family" : "He", "given" : "Kebin", "non-dropping-particle" : "", "parse-names" : false, "suffix" : "" }, { "dropping-particle" : "", "family" : "Schellnhuber", "given" : "Hans Joachim", "non-dropping-particle" : "", "parse-names" : false, "suffix" : "" } ], "container-title" : "Nature Communications", "id" : "ITEM-4", "issue" : "1", "issued" : { "date-parts" : [ [ "2020", "12", "14" ] ] }, "page" : "5172", "title" : "Near-real-time monitoring of global CO2 emissions reveals the effects of the COVID-19 pandemic", "translator" : [ { "dropping-particle" : "", "family" : "G5079", "given" : "", "non-dropping-particle" : "", "parse-names" : false, "suffix" : "" } ], "type" : "article-journal", "volume" : "11" }, "uris" : [ "http://www.mendeley.com/documents/?uuid=801726dc-e455-4299-85a0-f81265be03c9" ] } ], "mendeley" : { "formattedCitation" : "(Forster et al., 2020; Friedlingstein et al., 2020; Le Qu\u00e9r\u00e9 et al., 2020; Liu et al., 2020)", "plainTextFormattedCitation" : "(Forster et al., 2020; Friedlingstein et al., 2020; Le Qu\u00e9r\u00e9 et al., 2020; Liu et al., 2020)", "previouslyFormattedCitation" : "(Forster et al., 2020; Friedlingstein et al., 2020; Le Qu\u00e9r\u00e9 et al., 2020; Liu et al., 2020)" }, "properties" : { "noteIndex" : 0 }, "schema" : "https://github.com/citation-style-language/schema/raw/master/csl-citation.json" }</w:instrText>
      </w:r>
      <w:r w:rsidRPr="00860166">
        <w:fldChar w:fldCharType="separate"/>
      </w:r>
      <w:r w:rsidR="00CB33A1">
        <w:rPr>
          <w:rFonts w:cs="Times New Roman"/>
          <w:noProof/>
        </w:rPr>
        <w:t>(Forster et al., 2020; Friedlingstein et al., 2020; Le Quéré et al., 2020; Liu et al., 2020)</w:t>
      </w:r>
      <w:r w:rsidRPr="00860166">
        <w:fldChar w:fldCharType="end"/>
      </w:r>
      <w:r w:rsidRPr="00860166">
        <w:rPr>
          <w:rFonts w:cs="Times New Roman"/>
        </w:rPr>
        <w:t xml:space="preserve">. </w:t>
      </w:r>
      <w:del w:id="5444" w:author="Lucy Cowie" w:date="2021-07-28T18:46:00Z">
        <w:r w:rsidRPr="00860166" w:rsidDel="006D5893">
          <w:rPr>
            <w:rFonts w:cs="Times New Roman"/>
          </w:rPr>
          <w:delText xml:space="preserve"> </w:delText>
        </w:r>
      </w:del>
    </w:p>
    <w:p w14:paraId="39367E10" w14:textId="381ADDF9" w:rsidR="00E578B9" w:rsidRPr="00C827FE" w:rsidRDefault="00E578B9" w:rsidP="00D5630D">
      <w:pPr>
        <w:pStyle w:val="AR6BodyText"/>
        <w:shd w:val="clear" w:color="auto" w:fill="DEEAF6" w:themeFill="accent1" w:themeFillTint="33"/>
        <w:rPr>
          <w:rFonts w:cs="Times New Roman"/>
          <w:lang w:val="en-US"/>
        </w:rPr>
      </w:pPr>
      <w:r w:rsidRPr="00C827FE">
        <w:rPr>
          <w:rFonts w:cs="Times New Roman"/>
          <w:lang w:val="en-US"/>
        </w:rPr>
        <w:t>However, t</w:t>
      </w:r>
      <w:r w:rsidRPr="00860166">
        <w:rPr>
          <w:rFonts w:cs="Times New Roman"/>
          <w:lang w:val="en-AU"/>
        </w:rPr>
        <w:t>he concentration of atmospheric CO</w:t>
      </w:r>
      <w:r w:rsidRPr="00860166">
        <w:rPr>
          <w:rFonts w:cs="Times New Roman"/>
          <w:vertAlign w:val="subscript"/>
          <w:lang w:val="en-AU"/>
        </w:rPr>
        <w:t>2</w:t>
      </w:r>
      <w:r w:rsidRPr="00860166">
        <w:rPr>
          <w:rFonts w:cs="Times New Roman"/>
          <w:lang w:val="en-AU"/>
        </w:rPr>
        <w:t xml:space="preserve"> continued to grow in 2020 compared to previous years </w:t>
      </w:r>
      <w:r w:rsidRPr="00860166">
        <w:rPr>
          <w:rFonts w:cs="Times New Roman"/>
          <w:lang w:val="en-AU"/>
        </w:rPr>
        <w:fldChar w:fldCharType="begin" w:fldLock="1"/>
      </w:r>
      <w:r w:rsidR="00D477C7">
        <w:rPr>
          <w:rFonts w:cs="Times New Roman"/>
          <w:lang w:val="en-AU"/>
        </w:rPr>
        <w:instrText>ADDIN CSL_CITATION { "citationItems" : [ { "id" : "ITEM-1", "itemData" : { "URL" : "www.esrl.noaa.gov/gmd/ccgg/trends/", "accessed" : { "date-parts" : [ [ "2021", "3", "4" ] ] }, "author" : [ { "dropping-particle" : "", "family" : "Dlugokencky", "given" : "Ed", "non-dropping-particle" : "", "parse-names" : false, "suffix" : "" }, { "dropping-particle" : "", "family" : "Tans", "given" : "Pieter", "non-dropping-particle" : "", "parse-names" : false, "suffix" : "" } ], "id" : "ITEM-1", "issued" : { "date-parts" : [ [ "2021" ] ] }, "publisher" : "Global Monitoring Laboratory, National Oceanic &amp; Atmospheric Administration Earth System Research Laboratories (NOAA/ESRL)", "title" : "Trends in Atmospheric Carbon Dioxide, Methane and Nitrous Oxide", "translator" : [ { "dropping-particle" : "", "family" : "G5373", "given" : "Rt17", "non-dropping-particle" : "", "parse-names" : false, "suffix" : "" } ], "type" : "webpage" }, "uris" : [ "http://www.mendeley.com/documents/?uuid=e6c3dfc0-4d90-4ea9-8ba2-9887553884e0" ] } ], "mendeley" : { "formattedCitation" : "(Dlugokencky and Tans, 2021)", "plainTextFormattedCitation" : "(Dlugokencky and Tans, 2021)", "previouslyFormattedCitation" : "(Dlugokencky and Tans, 2021)" }, "properties" : { "noteIndex" : 0 }, "schema" : "https://github.com/citation-style-language/schema/raw/master/csl-citation.json" }</w:instrText>
      </w:r>
      <w:r w:rsidRPr="00860166">
        <w:rPr>
          <w:rFonts w:cs="Times New Roman"/>
          <w:lang w:val="en-AU"/>
        </w:rPr>
        <w:fldChar w:fldCharType="separate"/>
      </w:r>
      <w:r w:rsidR="00CB33A1">
        <w:rPr>
          <w:rFonts w:cs="Times New Roman"/>
          <w:noProof/>
          <w:lang w:val="en-AU"/>
        </w:rPr>
        <w:t>(Dlugokencky and Tans, 2021)</w:t>
      </w:r>
      <w:r w:rsidRPr="00860166">
        <w:rPr>
          <w:rFonts w:cs="Times New Roman"/>
        </w:rPr>
        <w:fldChar w:fldCharType="end"/>
      </w:r>
      <w:r w:rsidRPr="00860166">
        <w:rPr>
          <w:rFonts w:cs="Times New Roman"/>
          <w:lang w:val="en-AU"/>
        </w:rPr>
        <w:t>. Given the large natural inter</w:t>
      </w:r>
      <w:del w:id="5445" w:author="Lucy Cowie" w:date="2021-07-28T18:47:00Z">
        <w:r w:rsidRPr="00860166" w:rsidDel="006D5893">
          <w:rPr>
            <w:rFonts w:cs="Times New Roman"/>
            <w:lang w:val="en-AU"/>
          </w:rPr>
          <w:delText>-</w:delText>
        </w:r>
      </w:del>
      <w:r w:rsidRPr="00860166">
        <w:rPr>
          <w:rFonts w:cs="Times New Roman"/>
          <w:lang w:val="en-AU"/>
        </w:rPr>
        <w:t>annual variability of CO</w:t>
      </w:r>
      <w:r w:rsidRPr="00860166">
        <w:rPr>
          <w:rFonts w:cs="Times New Roman"/>
          <w:vertAlign w:val="subscript"/>
          <w:lang w:val="en-AU"/>
        </w:rPr>
        <w:t>2</w:t>
      </w:r>
      <w:r w:rsidRPr="00860166">
        <w:rPr>
          <w:rFonts w:cs="Times New Roman"/>
          <w:lang w:val="en-AU"/>
        </w:rPr>
        <w:t xml:space="preserve"> (Section 5.2.1), and the small expected impact of emissions in the CO</w:t>
      </w:r>
      <w:r w:rsidRPr="00860166">
        <w:rPr>
          <w:rFonts w:cs="Times New Roman"/>
          <w:vertAlign w:val="subscript"/>
          <w:lang w:val="en-AU"/>
        </w:rPr>
        <w:t>2</w:t>
      </w:r>
      <w:r w:rsidRPr="00860166">
        <w:rPr>
          <w:rFonts w:cs="Times New Roman"/>
          <w:lang w:val="en-AU"/>
        </w:rPr>
        <w:t xml:space="preserve"> growth rate, there were no observed changes in CO2 concentration that could be attributed to COVID-19 containment </w:t>
      </w:r>
      <w:r w:rsidRPr="00860166">
        <w:rPr>
          <w:rFonts w:cs="Times New Roman"/>
          <w:lang w:val="en-AU"/>
        </w:rPr>
        <w:fldChar w:fldCharType="begin" w:fldLock="1"/>
      </w:r>
      <w:r w:rsidR="00D477C7">
        <w:rPr>
          <w:rFonts w:cs="Times New Roman"/>
          <w:lang w:val="en-AU"/>
        </w:rPr>
        <w:instrText>ADDIN CSL_CITATION { "citationItems" : [ { "id" : "ITEM-1", "itemData" : { "DOI" : "10.1029/2020GL090244", "ISSN" : "19448007", "abstract" : "We use a global transport model and satellite retrievals of the carbon dioxide (CO2) column average to explore the impact of CO2 emissions reductions that occurred during the economic downturn at the start of the Covid-19 pandemic. The changes in the column averages are substantial in a few places of the model global grid, but the induced gradients are most often less than the random errors of the retrievals. The current necessity to restrict the quality-assured column retrievals to almost cloud-free areas appears to be a major obstacle in identifying changes in CO2 emissions. Indeed, large changes have occurred in the presence of clouds, and in places that were cloud free in 2020, the comparison with previous years is hampered by different cloud conditions during these years. We therefore recommend to favor all-weather CO2 monitoring systems, at least in situ, to support international efforts to reduce emissions.", "author" : [ { "dropping-particle" : "", "family" : "Chevallier", "given" : "Fr\u00e9d\u00e9ric", "non-dropping-particle" : "", "parse-names" : false, "suffix" : "" }, { "dropping-particle" : "", "family" : "Zheng", "given" : "Bo", "non-dropping-particle" : "", "parse-names" : false, "suffix" : "" }, { "dropping-particle" : "", "family" : "Broquet", "given" : "Gr\u00e9goire", "non-dropping-particle" : "", "parse-names" : false, "suffix" : "" }, { "dropping-particle" : "", "family" : "Ciais", "given" : "Philippe", "non-dropping-particle" : "", "parse-names" : false, "suffix" : "" }, { "dropping-particle" : "", "family" : "Liu", "given" : "Zhu", "non-dropping-particle" : "", "parse-names" : false, "suffix" : "" }, { "dropping-particle" : "", "family" : "Davis", "given" : "Steven J.", "non-dropping-particle" : "", "parse-names" : false, "suffix" : "" }, { "dropping-particle" : "", "family" : "Deng", "given" : "Zhu", "non-dropping-particle" : "", "parse-names" : false, "suffix" : "" }, { "dropping-particle" : "", "family" : "Wang", "given" : "Yilong", "non-dropping-particle" : "", "parse-names" : false, "suffix" : "" }, { "dropping-particle" : "", "family" : "Br\u00e9on", "given" : "Fran\u00e7ois Marie", "non-dropping-particle" : "", "parse-names" : false, "suffix" : "" }, { "dropping-particle" : "", "family" : "O'Dell", "given" : "Christopher W.", "non-dropping-particle" : "", "parse-names" : false, "suffix" : "" } ], "container-title" : "Geophysical Research Letters", "id" : "ITEM-1", "issue" : "22", "issued" : { "date-parts" : [ [ "2020" ] ] }, "title" : "Local Anomalies in the Column-Averaged Dry Air Mole Fractions of Carbon Dioxide Across the Globe During the First Months of the Coronavirus Recession", "translator" : [ { "dropping-particle" : "", "family" : "G5238", "given" : "", "non-dropping-particle" : "", "parse-names" : false, "suffix" : "" } ], "type" : "article-journal", "volume" : "47" }, "uris" : [ "http://www.mendeley.com/documents/?uuid=43396715-4c31-4522-8881-f09f7c09df25", "http://www.mendeley.com/documents/?uuid=6d7f8f62-95cf-4129-845d-07e8ebcf5051" ] }, { "id" : "ITEM-2", "itemData" : { "DOI" : "10.1038/s41598-020-75763-6", "ISSN" : "2045-2322", "abstract" : "The COVID-19 pandemic caused drastic reductions in carbon dioxide (CO 2 ) emissions, but due to its large atmospheric reservoir and long lifetime, no detectable signal has been observed in the atmospheric CO 2 growth rate. Using the variabilities in CO 2 (\u0394CO 2 ) and methane (\u0394CH 4 ) observed at Hateruma Island, Japan during 1997\u20132020, we show a traceable CO 2 emission reduction in China during February\u2013March 2020. The monitoring station at Hateruma Island observes the outflow of Chinese emissions during winter and spring. A systematic increase in the \u0394CO 2 /\u0394CH 4 ratio, governed by synoptic wind variability, well corroborated the increase in China\u2019s fossil-fuel CO 2 (FFCO 2 ) emissions during 1997\u20132019. However, the \u0394CO 2 /\u0394CH 4 ratios showed significant decreases of 29 \u00b1 11 and 16 \u00b1 11 mol mol \u22121 in February and March 2020, respectively, relative to the 2011\u20132019 average of 131 \u00b1 11 mol mol \u22121 . By projecting these observed \u0394CO 2 /\u0394CH 4 ratios on transport model simulations, we estimated reductions of 32 \u00b1 12% and 19 \u00b1 15% in the FFCO 2 emissions in China for February and March 2020, respectively, compared to the expected emissions. Our data are consistent with the abrupt decrease in the economic activity in February, a slight recovery in March, and return to normal in April, which was calculated based on the COVID-19 lockdowns and mobility restriction datasets.", "author" : [ { "dropping-particle" : "", "family" : "Tohjima", "given" : "Yasunori", "non-dropping-particle" : "", "parse-names" : false, "suffix" : "" }, { "dropping-particle" : "", "family" : "Patra", "given" : "Prabir K.", "non-dropping-particle" : "", "parse-names" : false, "suffix" : "" }, { "dropping-particle" : "", "family" : "Niwa", "given" : "Yosuke", "non-dropping-particle" : "", "parse-names" : false, "suffix" : "" }, { "dropping-particle" : "", "family" : "Mukai", "given" : "Hitoshi", "non-dropping-particle" : "", "parse-names" : false, "suffix" : "" }, { "dropping-particle" : "", "family" : "Sasakawa", "given" : "Motoki", "non-dropping-particle" : "", "parse-names" : false, "suffix" : "" }, { "dropping-particle" : "", "family" : "Machida", "given" : "Toshinobu", "non-dropping-particle" : "", "parse-names" : false, "suffix" : "" } ], "container-title" : "Scientific Reports", "id" : "ITEM-2", "issue" : "1", "issued" : { "date-parts" : [ [ "2020", "12", "29" ] ] }, "page" : "18688", "title" : "Detection of fossil-fuel CO2 plummet in China due to COVID-19 by observation at Hateruma", "translator" : [ { "dropping-particle" : "", "family" : "G5161", "given" : "", "non-dropping-particle" : "", "parse-names" : false, "suffix" : "" } ], "type" : "article-journal", "volume" : "10" }, "uris" : [ "http://www.mendeley.com/documents/?uuid=04e38f51-403a-4589-8aeb-089b743b6686" ] } ], "mendeley" : { "formattedCitation" : "(Chevallier et al., 2020; Tohjima et al., 2020)", "plainTextFormattedCitation" : "(Chevallier et al., 2020; Tohjima et al., 2020)", "previouslyFormattedCitation" : "(Chevallier et al., 2020; Tohjima et al., 2020)" }, "properties" : { "noteIndex" : 0 }, "schema" : "https://github.com/citation-style-language/schema/raw/master/csl-citation.json" }</w:instrText>
      </w:r>
      <w:r w:rsidRPr="00860166">
        <w:rPr>
          <w:rFonts w:cs="Times New Roman"/>
          <w:lang w:val="en-AU"/>
        </w:rPr>
        <w:fldChar w:fldCharType="separate"/>
      </w:r>
      <w:r w:rsidR="00CB33A1">
        <w:rPr>
          <w:rFonts w:cs="Times New Roman"/>
          <w:noProof/>
          <w:lang w:val="en-AU"/>
        </w:rPr>
        <w:t>(Chevallier et al., 2020; Tohjima et al., 2020)</w:t>
      </w:r>
      <w:r w:rsidRPr="00860166">
        <w:rPr>
          <w:rFonts w:cs="Times New Roman"/>
        </w:rPr>
        <w:fldChar w:fldCharType="end"/>
      </w:r>
      <w:r w:rsidRPr="00860166">
        <w:rPr>
          <w:rFonts w:cs="Times New Roman"/>
          <w:lang w:val="en-AU"/>
        </w:rPr>
        <w:t>.</w:t>
      </w:r>
      <w:r w:rsidRPr="00C827FE">
        <w:rPr>
          <w:rFonts w:cs="Times New Roman"/>
          <w:lang w:val="en-US"/>
        </w:rPr>
        <w:t xml:space="preserve"> </w:t>
      </w:r>
    </w:p>
    <w:p w14:paraId="7A8F0460" w14:textId="77777777" w:rsidR="00E578B9" w:rsidRPr="00C827FE" w:rsidRDefault="00E578B9" w:rsidP="00D5630D">
      <w:pPr>
        <w:pStyle w:val="AR6BodyText"/>
        <w:shd w:val="clear" w:color="auto" w:fill="DEEAF6" w:themeFill="accent1" w:themeFillTint="33"/>
        <w:rPr>
          <w:rFonts w:cs="Times New Roman"/>
          <w:lang w:val="en-US"/>
        </w:rPr>
      </w:pPr>
    </w:p>
    <w:p w14:paraId="4F383FEE" w14:textId="293C1E93" w:rsidR="00E578B9" w:rsidRPr="00C827FE" w:rsidRDefault="00E578B9" w:rsidP="00D5630D">
      <w:pPr>
        <w:pStyle w:val="AR6BodyText"/>
        <w:shd w:val="clear" w:color="auto" w:fill="DEEAF6" w:themeFill="accent1" w:themeFillTint="33"/>
        <w:rPr>
          <w:rFonts w:cs="Times New Roman"/>
          <w:lang w:val="en-US"/>
        </w:rPr>
      </w:pPr>
      <w:r w:rsidRPr="00C827FE">
        <w:rPr>
          <w:rFonts w:cs="Times New Roman"/>
          <w:lang w:val="en-US"/>
        </w:rPr>
        <w:t>Global daily CO</w:t>
      </w:r>
      <w:r w:rsidRPr="00C827FE">
        <w:rPr>
          <w:rFonts w:cs="Times New Roman"/>
          <w:vertAlign w:val="subscript"/>
          <w:lang w:val="en-US"/>
        </w:rPr>
        <w:t>2</w:t>
      </w:r>
      <w:r w:rsidRPr="00C827FE">
        <w:rPr>
          <w:rFonts w:cs="Times New Roman"/>
          <w:lang w:val="en-US"/>
        </w:rPr>
        <w:t xml:space="preserve"> emissions from fossil fuel sources had a maximum decline of 17% in early April, </w:t>
      </w:r>
      <w:r w:rsidRPr="00860166">
        <w:rPr>
          <w:rFonts w:cs="Times New Roman"/>
          <w:lang w:val="en-AU"/>
        </w:rPr>
        <w:t>compared with the mean 2019 levels</w:t>
      </w:r>
      <w:r w:rsidRPr="00C827FE">
        <w:rPr>
          <w:rFonts w:cs="Times New Roman"/>
          <w:lang w:val="en-US"/>
        </w:rPr>
        <w:t xml:space="preserve">, and coinciding with the global peak pandemic lockdown </w:t>
      </w:r>
      <w:del w:id="5446" w:author="Robin Matthews" w:date="2021-07-08T18:35:00Z">
        <w:r w:rsidRPr="00C827FE" w:rsidDel="00860932">
          <w:rPr>
            <w:rFonts w:cs="Times New Roman"/>
            <w:lang w:val="en-US"/>
          </w:rPr>
          <w:delText xml:space="preserve"> </w:delText>
        </w:r>
      </w:del>
      <w:r w:rsidRPr="00860166">
        <w:rPr>
          <w:rFonts w:cs="Times New Roman"/>
        </w:rPr>
        <w:fldChar w:fldCharType="begin" w:fldLock="1"/>
      </w:r>
      <w:r w:rsidR="00D477C7">
        <w:rPr>
          <w:rFonts w:cs="Times New Roman"/>
          <w:lang w:val="en-US"/>
        </w:rPr>
        <w:instrText>ADDIN CSL_CITATION { "citationItems" : [ { "id" : "ITEM-1", "itemData" : { "DOI" : "10.1038/s41558-020-0797-x", "abstract" : "Government policies during the COVID-19 pandemic have drastically altered patterns of energy demand around the world. Many international borders were closed and populations were confined to their homes, which reduced transport and changed consumption patterns. Here we compile government policies and activity data to estimate the decrease in CO2 emissions during forced confinements. Daily global CO2 emissions decreased by \u201317% (\u201311 to \u201325% for \u00b11$\u03c3$) by early April 2020 compared with the mean 2019 levels, just under half from changes in surface transport. At their peak, emissions in individual countries decreased by \u201326% on average. The impact on 2020 annual emissions depends on the duration of the confinement, with a low estimate of \u20134% (\u20132 to \u20137%) if prepandemic conditions return by mid-June, and a high estimate of \u20137% (\u20133 to \u201313%) if some restrictions remain worldwide until the end of 2020. Government actions and economic incentives postcrisis will likely influence the global CO2 emissions path for decades.", "author" : [ { "dropping-particle" : "", "family" : "Qu\u00e9r\u00e9", "given" : "Corinne", "non-dropping-particle" : "Le", "parse-names" : false, "suffix" : "" }, { "dropping-particle" : "", "family" : "Jackson", "given" : "Robert B", "non-dropping-particle" : "", "parse-names" : false, "suffix" : "" }, { "dropping-particle" : "", "family" : "Jones", "given" : "Matthew W", "non-dropping-particle" : "", "parse-names" : false, "suffix" : "" }, { "dropping-particle" : "", "family" : "Smith", "given" : "Adam J P", "non-dropping-particle" : "", "parse-names" : false, "suffix" : "" }, { "dropping-particle" : "", "family" : "Abernethy", "given" : "Sam", "non-dropping-particle" : "", "parse-names" : false, "suffix" : "" }, { "dropping-particle" : "", "family" : "Andrew", "given" : "Robbie M", "non-dropping-particle" : "", "parse-names" : false, "suffix" : "" }, { "dropping-particle" : "", "family" : "De-Gol", "given" : "Anthony J", "non-dropping-particle" : "", "parse-names" : false, "suffix" : "" }, { "dropping-particle" : "", "family" : "Willis", "given" : "David R", "non-dropping-particle" : "", "parse-names" : false, "suffix" : "" }, { "dropping-particle" : "", "family" : "Shan", "given" : "Yuli", "non-dropping-particle" : "", "parse-names" : false, "suffix" : "" }, { "dropping-particle" : "", "family" : "Canadell", "given" : "Josep G", "non-dropping-particle" : "", "parse-names" : false, "suffix" : "" }, { "dropping-particle" : "", "family" : "Friedlingstein", "given" : "Pierre", "non-dropping-particle" : "", "parse-names" : false, "suffix" : "" }, { "dropping-particle" : "", "family" : "Creutzig", "given" : "Felix", "non-dropping-particle" : "", "parse-names" : false, "suffix" : "" }, { "dropping-particle" : "", "family" : "Peters", "given" : "Glen P", "non-dropping-particle" : "", "parse-names" : false, "suffix" : "" } ], "container-title" : "Nature Climate Change", "id" : "ITEM-1", "issue" : "7", "issued" : { "date-parts" : [ [ "2020", "7" ] ] }, "page" : "647-653", "publisher" : "Nature Research", "title" : "Temporary reduction in daily global CO2 emissions during the COVID-19 forced confinement", "translator" : [ { "dropping-particle" : "", "family" : "G5076", "given" : "", "non-dropping-particle" : "", "parse-names" : false, "suffix" : "" } ], "type" : "article-journal", "volume" : "10" }, "uris" : [ "http://www.mendeley.com/documents/?uuid=785b40ab-380e-4374-b689-f1d3c67db01b" ] } ], "mendeley" : { "formattedCitation" : "(Le Qu\u00e9r\u00e9 et al., 2020)", "plainTextFormattedCitation" : "(Le Qu\u00e9r\u00e9 et al., 2020)", "previouslyFormattedCitation" : "(Le Qu\u00e9r\u00e9 et al., 2020)" }, "properties" : { "noteIndex" : 0 }, "schema" : "https://github.com/citation-style-language/schema/raw/master/csl-citation.json" }</w:instrText>
      </w:r>
      <w:r w:rsidRPr="00860166">
        <w:rPr>
          <w:rFonts w:cs="Times New Roman"/>
        </w:rPr>
        <w:fldChar w:fldCharType="separate"/>
      </w:r>
      <w:r w:rsidR="00CB33A1">
        <w:rPr>
          <w:rFonts w:cs="Times New Roman"/>
          <w:noProof/>
          <w:lang w:val="en-US"/>
        </w:rPr>
        <w:t>(Le Quéré et al., 2020)</w:t>
      </w:r>
      <w:r w:rsidRPr="00860166">
        <w:rPr>
          <w:rFonts w:cs="Times New Roman"/>
        </w:rPr>
        <w:fldChar w:fldCharType="end"/>
      </w:r>
      <w:r w:rsidRPr="00C827FE">
        <w:rPr>
          <w:rFonts w:cs="Times New Roman"/>
          <w:lang w:val="en-US"/>
        </w:rPr>
        <w:t>.</w:t>
      </w:r>
      <w:ins w:id="5447" w:author="Lucy Cowie" w:date="2021-07-28T18:49:00Z">
        <w:r w:rsidR="003E3B2A">
          <w:rPr>
            <w:rFonts w:cs="Times New Roman"/>
            <w:lang w:val="en-US"/>
          </w:rPr>
          <w:t xml:space="preserve"> </w:t>
        </w:r>
      </w:ins>
      <w:del w:id="5448" w:author="Robin Matthews" w:date="2021-07-08T18:35:00Z">
        <w:r w:rsidRPr="00C827FE" w:rsidDel="00860932">
          <w:rPr>
            <w:rFonts w:cs="Times New Roman"/>
            <w:lang w:val="en-US"/>
          </w:rPr>
          <w:delText xml:space="preserve"> </w:delText>
        </w:r>
      </w:del>
      <w:r w:rsidRPr="00C827FE">
        <w:rPr>
          <w:rFonts w:cs="Times New Roman"/>
          <w:lang w:val="en-US"/>
        </w:rPr>
        <w:t>The reductions in CO</w:t>
      </w:r>
      <w:r w:rsidRPr="00C827FE">
        <w:rPr>
          <w:rFonts w:cs="Times New Roman"/>
          <w:vertAlign w:val="subscript"/>
          <w:lang w:val="en-US"/>
        </w:rPr>
        <w:t>2</w:t>
      </w:r>
      <w:r w:rsidRPr="00C827FE">
        <w:rPr>
          <w:rFonts w:cs="Times New Roman"/>
          <w:lang w:val="en-US"/>
        </w:rPr>
        <w:t xml:space="preserve"> emissions in 2020 were dominated by the drop in emissions from surface transport followed, in order of absolute emission reductions, by industry, power</w:t>
      </w:r>
      <w:del w:id="5449" w:author="Lucy Cowie" w:date="2021-07-28T18:50:00Z">
        <w:r w:rsidRPr="00C827FE" w:rsidDel="00362E86">
          <w:rPr>
            <w:rFonts w:cs="Times New Roman"/>
            <w:lang w:val="en-US"/>
          </w:rPr>
          <w:delText>,</w:delText>
        </w:r>
      </w:del>
      <w:r w:rsidRPr="00C827FE">
        <w:rPr>
          <w:rFonts w:cs="Times New Roman"/>
          <w:lang w:val="en-US"/>
        </w:rPr>
        <w:t xml:space="preserve"> and aviation </w:t>
      </w:r>
      <w:r w:rsidRPr="00860166">
        <w:rPr>
          <w:rFonts w:cs="Times New Roman"/>
        </w:rPr>
        <w:fldChar w:fldCharType="begin" w:fldLock="1"/>
      </w:r>
      <w:r w:rsidR="00D477C7">
        <w:rPr>
          <w:rFonts w:cs="Times New Roman"/>
          <w:lang w:val="en-US"/>
        </w:rPr>
        <w:instrText>ADDIN CSL_CITATION { "citationItems" : [ { "id" : "ITEM-1", "itemData" : { "DOI" : "10.1038/s41558-020-0797-x", "abstract" : "Government policies during the COVID-19 pandemic have drastically altered patterns of energy demand around the world. Many international borders were closed and populations were confined to their homes, which reduced transport and changed consumption patterns. Here we compile government policies and activity data to estimate the decrease in CO2 emissions during forced confinements. Daily global CO2 emissions decreased by \u201317% (\u201311 to \u201325% for \u00b11$\u03c3$) by early April 2020 compared with the mean 2019 levels, just under half from changes in surface transport. At their peak, emissions in individual countries decreased by \u201326% on average. The impact on 2020 annual emissions depends on the duration of the confinement, with a low estimate of \u20134% (\u20132 to \u20137%) if prepandemic conditions return by mid-June, and a high estimate of \u20137% (\u20133 to \u201313%) if some restrictions remain worldwide until the end of 2020. Government actions and economic incentives postcrisis will likely influence the global CO2 emissions path for decades.", "author" : [ { "dropping-particle" : "", "family" : "Qu\u00e9r\u00e9", "given" : "Corinne", "non-dropping-particle" : "Le", "parse-names" : false, "suffix" : "" }, { "dropping-particle" : "", "family" : "Jackson", "given" : "Robert B", "non-dropping-particle" : "", "parse-names" : false, "suffix" : "" }, { "dropping-particle" : "", "family" : "Jones", "given" : "Matthew W", "non-dropping-particle" : "", "parse-names" : false, "suffix" : "" }, { "dropping-particle" : "", "family" : "Smith", "given" : "Adam J P", "non-dropping-particle" : "", "parse-names" : false, "suffix" : "" }, { "dropping-particle" : "", "family" : "Abernethy", "given" : "Sam", "non-dropping-particle" : "", "parse-names" : false, "suffix" : "" }, { "dropping-particle" : "", "family" : "Andrew", "given" : "Robbie M", "non-dropping-particle" : "", "parse-names" : false, "suffix" : "" }, { "dropping-particle" : "", "family" : "De-Gol", "given" : "Anthony J", "non-dropping-particle" : "", "parse-names" : false, "suffix" : "" }, { "dropping-particle" : "", "family" : "Willis", "given" : "David R", "non-dropping-particle" : "", "parse-names" : false, "suffix" : "" }, { "dropping-particle" : "", "family" : "Shan", "given" : "Yuli", "non-dropping-particle" : "", "parse-names" : false, "suffix" : "" }, { "dropping-particle" : "", "family" : "Canadell", "given" : "Josep G", "non-dropping-particle" : "", "parse-names" : false, "suffix" : "" }, { "dropping-particle" : "", "family" : "Friedlingstein", "given" : "Pierre", "non-dropping-particle" : "", "parse-names" : false, "suffix" : "" }, { "dropping-particle" : "", "family" : "Creutzig", "given" : "Felix", "non-dropping-particle" : "", "parse-names" : false, "suffix" : "" }, { "dropping-particle" : "", "family" : "Peters", "given" : "Glen P", "non-dropping-particle" : "", "parse-names" : false, "suffix" : "" } ], "container-title" : "Nature Climate Change", "id" : "ITEM-1", "issue" : "7", "issued" : { "date-parts" : [ [ "2020", "7" ] ] }, "page" : "647-653", "publisher" : "Nature Research", "title" : "Temporary reduction in daily global CO2 emissions during the COVID-19 forced confinement", "translator" : [ { "dropping-particle" : "", "family" : "G5076", "given" : "", "non-dropping-particle" : "", "parse-names" : false, "suffix" : "" } ], "type" : "article-journal", "volume" : "10" }, "uris" : [ "http://www.mendeley.com/documents/?uuid=785b40ab-380e-4374-b689-f1d3c67db01b" ] }, { "id" : "ITEM-2", "itemData" : { "DOI" : "10.1038/s41467-020-18922-7", "ISSN" : "2041-1723", "abstract" : "The COVID-19 pandemic is impacting human activities, and in turn energy use and carbon dioxide (CO 2 ) emissions. Here we present daily estimates of country-level CO 2 emissions for different sectors based on near-real-time activity data. The key result is an abrupt 8.8% decrease in global CO 2 emissions (\u22121551 Mt CO 2 ) in the first half of 2020 compared to the same period in 2019. The magnitude of this decrease is larger than during previous economic downturns or World War II. The timing of emissions decreases corresponds to lockdown measures in each country. By July 1st, the pandemic\u2019s effects on global emissions diminished as lockdown restrictions relaxed and some economic activities restarted, especially in China and several European countries, but substantial differences persist between countries, with continuing emission declines in the U.S. where coronavirus cases are still increasing substantially.", "author" : [ { "dropping-particle" : "", "family" : "Liu", "given" : "Zhu", "non-dropping-particle" : "", "parse-names" : false, "suffix" : "" }, { "dropping-particle" : "", "family" : "Ciais", "given" : "Philippe", "non-dropping-particle" : "", "parse-names" : false, "suffix" : "" }, { "dropping-particle" : "", "family" : "Deng", "given" : "Zhu", "non-dropping-particle" : "", "parse-names" : false, "suffix" : "" }, { "dropping-particle" : "", "family" : "Lei", "given" : "Ruixue", "non-dropping-particle" : "", "parse-names" : false, "suffix" : "" }, { "dropping-particle" : "", "family" : "Davis", "given" : "Steven J.", "non-dropping-particle" : "", "parse-names" : false, "suffix" : "" }, { "dropping-particle" : "", "family" : "Feng", "given" : "Sha", "non-dropping-particle" : "", "parse-names" : false, "suffix" : "" }, { "dropping-particle" : "", "family" : "Zheng", "given" : "Bo", "non-dropping-particle" : "", "parse-names" : false, "suffix" : "" }, { "dropping-particle" : "", "family" : "Cui", "given" : "Duo", "non-dropping-particle" : "", "parse-names" : false, "suffix" : "" }, { "dropping-particle" : "", "family" : "Dou", "given" : "Xinyu", "non-dropping-particle" : "", "parse-names" : false, "suffix" : "" }, { "dropping-particle" : "", "family" : "Zhu", "given" : "Biqing", "non-dropping-particle" : "", "parse-names" : false, "suffix" : "" }, { "dropping-particle" : "", "family" : "Guo", "given" : "Rui", "non-dropping-particle" : "", "parse-names" : false, "suffix" : "" }, { "dropping-particle" : "", "family" : "Ke", "given" : "Piyu", "non-dropping-particle" : "", "parse-names" : false, "suffix" : "" }, { "dropping-particle" : "", "family" : "Sun", "given" : "Taochun", "non-dropping-particle" : "", "parse-names" : false, "suffix" : "" }, { "dropping-particle" : "", "family" : "Lu", "given" : "Chenxi", "non-dropping-particle" : "", "parse-names" : false, "suffix" : "" }, { "dropping-particle" : "", "family" : "He", "given" : "Pan", "non-dropping-particle" : "", "parse-names" : false, "suffix" : "" }, { "dropping-particle" : "", "family" : "Wang", "given" : "Yuan", "non-dropping-particle" : "", "parse-names" : false, "suffix" : "" }, { "dropping-particle" : "", "family" : "Yue", "given" : "Xu", "non-dropping-particle" : "", "parse-names" : false, "suffix" : "" }, { "dropping-particle" : "", "family" : "Wang", "given" : "Yilong", "non-dropping-particle" : "", "parse-names" : false, "suffix" : "" }, { "dropping-particle" : "", "family" : "Lei", "given" : "Yadong", "non-dropping-particle" : "", "parse-names" : false, "suffix" : "" }, { "dropping-particle" : "", "family" : "Zhou", "given" : "Hao", "non-dropping-particle" : "", "parse-names" : false, "suffix" : "" }, { "dropping-particle" : "", "family" : "Cai", "given" : "Zhaonan", "non-dropping-particle" : "", "parse-names" : false, "suffix" : "" }, { "dropping-particle" : "", "family" : "Wu", "given" : "Yuhui", "non-dropping-particle" : "", "parse-names" : false, "suffix" : "" }, { "dropping-particle" : "", "family" : "Guo", "given" : "Runtao", "non-dropping-particle" : "", "parse-names" : false, "suffix" : "" }, { "dropping-particle" : "", "family" : "Han", "given" : "Tingxuan", "non-dropping-particle" : "", "parse-names" : false, "suffix" : "" }, { "dropping-particle" : "", "family" : "Xue", "given" : "Jinjun", "non-dropping-particle" : "", "parse-names" : false, "suffix" : "" }, { "dropping-particle" : "", "family" : "Boucher", "given" : "Olivier", "non-dropping-particle" : "", "parse-names" : false, "suffix" : "" }, { "dropping-particle" : "", "family" : "Boucher", "given" : "Eulalie", "non-dropping-particle" : "", "parse-names" : false, "suffix" : "" }, { "dropping-particle" : "", "family" : "Chevallier", "given" : "Fr\u00e9d\u00e9ric", "non-dropping-particle" : "", "parse-names" : false, "suffix" : "" }, { "dropping-particle" : "", "family" : "Tanaka", "given" : "Katsumasa", "non-dropping-particle" : "", "parse-names" : false, "suffix" : "" }, { "dropping-particle" : "", "family" : "Wei", "given" : "Yimin", "non-dropping-particle" : "", "parse-names" : false, "suffix" : "" }, { "dropping-particle" : "", "family" : "Zhong", "given" : "Haiwang", "non-dropping-particle" : "", "parse-names" : false, "suffix" : "" }, { "dropping-particle" : "", "family" : "Kang", "given" : "Chongqing", "non-dropping-particle" : "", "parse-names" : false, "suffix" : "" }, { "dropping-particle" : "", "family" : "Zhang", "given" : "Ning", "non-dropping-particle" : "", "parse-names" : false, "suffix" : "" }, { "dropping-particle" : "", "family" : "Chen", "given" : "Bin", "non-dropping-particle" : "", "parse-names" : false, "suffix" : "" }, { "dropping-particle" : "", "family" : "Xi", "given" : "Fengming", "non-dropping-particle" : "", "parse-names" : false, "suffix" : "" }, { "dropping-particle" : "", "family" : "Liu", "given" : "Miaomiao", "non-dropping-particle" : "", "parse-names" : false, "suffix" : "" }, { "dropping-particle" : "", "family" : "Br\u00e9on", "given" : "Fran\u00e7ois-Marie", "non-dropping-particle" : "", "parse-names" : false, "suffix" : "" }, { "dropping-particle" : "", "family" : "Lu", "given" : "Yonglong", "non-dropping-particle" : "", "parse-names" : false, "suffix" : "" }, { "dropping-particle" : "", "family" : "Zhang", "given" : "Qiang", "non-dropping-particle" : "", "parse-names" : false, "suffix" : "" }, { "dropping-particle" : "", "family" : "Guan", "given" : "Dabo", "non-dropping-particle" : "", "parse-names" : false, "suffix" : "" }, { "dropping-particle" : "", "family" : "Gong", "given" : "Peng", "non-dropping-particle" : "", "parse-names" : false, "suffix" : "" }, { "dropping-particle" : "", "family" : "Kammen", "given" : "Daniel M.", "non-dropping-particle" : "", "parse-names" : false, "suffix" : "" }, { "dropping-particle" : "", "family" : "He", "given" : "Kebin", "non-dropping-particle" : "", "parse-names" : false, "suffix" : "" }, { "dropping-particle" : "", "family" : "Schellnhuber", "given" : "Hans Joachim", "non-dropping-particle" : "", "parse-names" : false, "suffix" : "" } ], "container-title" : "Nature Communications", "id" : "ITEM-2", "issue" : "1", "issued" : { "date-parts" : [ [ "2020", "12", "14" ] ] }, "page" : "5172", "title" : "Near-real-time monitoring of global CO2 emissions reveals the effects of the COVID-19 pandemic", "translator" : [ { "dropping-particle" : "", "family" : "G5079", "given" : "", "non-dropping-particle" : "", "parse-names" : false, "suffix" : "" } ], "type" : "article-journal", "volume" : "11" }, "uris" : [ "http://www.mendeley.com/documents/?uuid=801726dc-e455-4299-85a0-f81265be03c9" ] } ], "mendeley" : { "formattedCitation" : "(Le Qu\u00e9r\u00e9 et al., 2020; Liu et al., 2020)", "plainTextFormattedCitation" : "(Le Qu\u00e9r\u00e9 et al., 2020; Liu et al., 2020)", "previouslyFormattedCitation" : "(Le Qu\u00e9r\u00e9 et al., 2020; Liu et al., 2020)" }, "properties" : { "noteIndex" : 0 }, "schema" : "https://github.com/citation-style-language/schema/raw/master/csl-citation.json" }</w:instrText>
      </w:r>
      <w:r w:rsidRPr="00860166">
        <w:rPr>
          <w:rFonts w:cs="Times New Roman"/>
        </w:rPr>
        <w:fldChar w:fldCharType="separate"/>
      </w:r>
      <w:r w:rsidR="00CB33A1">
        <w:rPr>
          <w:rFonts w:cs="Times New Roman"/>
          <w:noProof/>
        </w:rPr>
        <w:t>(Le Quéré et al., 2020; Liu et al., 2020)</w:t>
      </w:r>
      <w:r w:rsidRPr="00860166">
        <w:rPr>
          <w:rFonts w:cs="Times New Roman"/>
        </w:rPr>
        <w:fldChar w:fldCharType="end"/>
      </w:r>
      <w:r w:rsidRPr="00860166">
        <w:rPr>
          <w:rFonts w:cs="Times New Roman"/>
        </w:rPr>
        <w:t xml:space="preserve">. </w:t>
      </w:r>
      <w:del w:id="5450" w:author="Robin Matthews" w:date="2021-07-08T18:35:00Z">
        <w:r w:rsidRPr="00860166" w:rsidDel="00860932">
          <w:rPr>
            <w:rFonts w:cs="Times New Roman"/>
          </w:rPr>
          <w:delText xml:space="preserve"> </w:delText>
        </w:r>
      </w:del>
      <w:r w:rsidRPr="00860166">
        <w:rPr>
          <w:rFonts w:cs="Times New Roman"/>
        </w:rPr>
        <w:t xml:space="preserve">Residential emissions showed little change </w:t>
      </w:r>
      <w:r w:rsidRPr="00860166">
        <w:rPr>
          <w:rFonts w:cs="Times New Roman"/>
        </w:rPr>
        <w:fldChar w:fldCharType="begin" w:fldLock="1"/>
      </w:r>
      <w:r w:rsidR="00D477C7">
        <w:rPr>
          <w:rFonts w:cs="Times New Roman"/>
        </w:rPr>
        <w:instrText>ADDIN CSL_CITATION { "citationItems" : [ { "id" : "ITEM-1", "itemData" : { "DOI" : "10.1038/s41467-020-18922-7", "ISSN" : "2041-1723", "abstract" : "The COVID-19 pandemic is impacting human activities, and in turn energy use and carbon dioxide (CO 2 ) emissions. Here we present daily estimates of country-level CO 2 emissions for different sectors based on near-real-time activity data. The key result is an abrupt 8.8% decrease in global CO 2 emissions (\u22121551 Mt CO 2 ) in the first half of 2020 compared to the same period in 2019. The magnitude of this decrease is larger than during previous economic downturns or World War II. The timing of emissions decreases corresponds to lockdown measures in each country. By July 1st, the pandemic\u2019s effects on global emissions diminished as lockdown restrictions relaxed and some economic activities restarted, especially in China and several European countries, but substantial differences persist between countries, with continuing emission declines in the U.S. where coronavirus cases are still increasing substantially.", "author" : [ { "dropping-particle" : "", "family" : "Liu", "given" : "Zhu", "non-dropping-particle" : "", "parse-names" : false, "suffix" : "" }, { "dropping-particle" : "", "family" : "Ciais", "given" : "Philippe", "non-dropping-particle" : "", "parse-names" : false, "suffix" : "" }, { "dropping-particle" : "", "family" : "Deng", "given" : "Zhu", "non-dropping-particle" : "", "parse-names" : false, "suffix" : "" }, { "dropping-particle" : "", "family" : "Lei", "given" : "Ruixue", "non-dropping-particle" : "", "parse-names" : false, "suffix" : "" }, { "dropping-particle" : "", "family" : "Davis", "given" : "Steven J.", "non-dropping-particle" : "", "parse-names" : false, "suffix" : "" }, { "dropping-particle" : "", "family" : "Feng", "given" : "Sha", "non-dropping-particle" : "", "parse-names" : false, "suffix" : "" }, { "dropping-particle" : "", "family" : "Zheng", "given" : "Bo", "non-dropping-particle" : "", "parse-names" : false, "suffix" : "" }, { "dropping-particle" : "", "family" : "Cui", "given" : "Duo", "non-dropping-particle" : "", "parse-names" : false, "suffix" : "" }, { "dropping-particle" : "", "family" : "Dou", "given" : "Xinyu", "non-dropping-particle" : "", "parse-names" : false, "suffix" : "" }, { "dropping-particle" : "", "family" : "Zhu", "given" : "Biqing", "non-dropping-particle" : "", "parse-names" : false, "suffix" : "" }, { "dropping-particle" : "", "family" : "Guo", "given" : "Rui", "non-dropping-particle" : "", "parse-names" : false, "suffix" : "" }, { "dropping-particle" : "", "family" : "Ke", "given" : "Piyu", "non-dropping-particle" : "", "parse-names" : false, "suffix" : "" }, { "dropping-particle" : "", "family" : "Sun", "given" : "Taochun", "non-dropping-particle" : "", "parse-names" : false, "suffix" : "" }, { "dropping-particle" : "", "family" : "Lu", "given" : "Chenxi", "non-dropping-particle" : "", "parse-names" : false, "suffix" : "" }, { "dropping-particle" : "", "family" : "He", "given" : "Pan", "non-dropping-particle" : "", "parse-names" : false, "suffix" : "" }, { "dropping-particle" : "", "family" : "Wang", "given" : "Yuan", "non-dropping-particle" : "", "parse-names" : false, "suffix" : "" }, { "dropping-particle" : "", "family" : "Yue", "given" : "Xu", "non-dropping-particle" : "", "parse-names" : false, "suffix" : "" }, { "dropping-particle" : "", "family" : "Wang", "given" : "Yilong", "non-dropping-particle" : "", "parse-names" : false, "suffix" : "" }, { "dropping-particle" : "", "family" : "Lei", "given" : "Yadong", "non-dropping-particle" : "", "parse-names" : false, "suffix" : "" }, { "dropping-particle" : "", "family" : "Zhou", "given" : "Hao", "non-dropping-particle" : "", "parse-names" : false, "suffix" : "" }, { "dropping-particle" : "", "family" : "Cai", "given" : "Zhaonan", "non-dropping-particle" : "", "parse-names" : false, "suffix" : "" }, { "dropping-particle" : "", "family" : "Wu", "given" : "Yuhui", "non-dropping-particle" : "", "parse-names" : false, "suffix" : "" }, { "dropping-particle" : "", "family" : "Guo", "given" : "Runtao", "non-dropping-particle" : "", "parse-names" : false, "suffix" : "" }, { "dropping-particle" : "", "family" : "Han", "given" : "Tingxuan", "non-dropping-particle" : "", "parse-names" : false, "suffix" : "" }, { "dropping-particle" : "", "family" : "Xue", "given" : "Jinjun", "non-dropping-particle" : "", "parse-names" : false, "suffix" : "" }, { "dropping-particle" : "", "family" : "Boucher", "given" : "Olivier", "non-dropping-particle" : "", "parse-names" : false, "suffix" : "" }, { "dropping-particle" : "", "family" : "Boucher", "given" : "Eulalie", "non-dropping-particle" : "", "parse-names" : false, "suffix" : "" }, { "dropping-particle" : "", "family" : "Chevallier", "given" : "Fr\u00e9d\u00e9ric", "non-dropping-particle" : "", "parse-names" : false, "suffix" : "" }, { "dropping-particle" : "", "family" : "Tanaka", "given" : "Katsumasa", "non-dropping-particle" : "", "parse-names" : false, "suffix" : "" }, { "dropping-particle" : "", "family" : "Wei", "given" : "Yimin", "non-dropping-particle" : "", "parse-names" : false, "suffix" : "" }, { "dropping-particle" : "", "family" : "Zhong", "given" : "Haiwang", "non-dropping-particle" : "", "parse-names" : false, "suffix" : "" }, { "dropping-particle" : "", "family" : "Kang", "given" : "Chongqing", "non-dropping-particle" : "", "parse-names" : false, "suffix" : "" }, { "dropping-particle" : "", "family" : "Zhang", "given" : "Ning", "non-dropping-particle" : "", "parse-names" : false, "suffix" : "" }, { "dropping-particle" : "", "family" : "Chen", "given" : "Bin", "non-dropping-particle" : "", "parse-names" : false, "suffix" : "" }, { "dropping-particle" : "", "family" : "Xi", "given" : "Fengming", "non-dropping-particle" : "", "parse-names" : false, "suffix" : "" }, { "dropping-particle" : "", "family" : "Liu", "given" : "Miaomiao", "non-dropping-particle" : "", "parse-names" : false, "suffix" : "" }, { "dropping-particle" : "", "family" : "Br\u00e9on", "given" : "Fran\u00e7ois-Marie", "non-dropping-particle" : "", "parse-names" : false, "suffix" : "" }, { "dropping-particle" : "", "family" : "Lu", "given" : "Yonglong", "non-dropping-particle" : "", "parse-names" : false, "suffix" : "" }, { "dropping-particle" : "", "family" : "Zhang", "given" : "Qiang", "non-dropping-particle" : "", "parse-names" : false, "suffix" : "" }, { "dropping-particle" : "", "family" : "Guan", "given" : "Dabo", "non-dropping-particle" : "", "parse-names" : false, "suffix" : "" }, { "dropping-particle" : "", "family" : "Gong", "given" : "Peng", "non-dropping-particle" : "", "parse-names" : false, "suffix" : "" }, { "dropping-particle" : "", "family" : "Kammen", "given" : "Daniel M.", "non-dropping-particle" : "", "parse-names" : false, "suffix" : "" }, { "dropping-particle" : "", "family" : "He", "given" : "Kebin", "non-dropping-particle" : "", "parse-names" : false, "suffix" : "" }, { "dropping-particle" : "", "family" : "Schellnhuber", "given" : "Hans Joachim", "non-dropping-particle" : "", "parse-names" : false, "suffix" : "" } ], "container-title" : "Nature Communications", "id" : "ITEM-1", "issue" : "1", "issued" : { "date-parts" : [ [ "2020", "12", "14" ] ] }, "page" : "5172", "title" : "Near-real-time monitoring of global CO2 emissions reveals the effects of the COVID-19 pandemic", "translator" : [ { "dropping-particle" : "", "family" : "G5079", "given" : "", "non-dropping-particle" : "", "parse-names" : false, "suffix" : "" } ], "type" : "article-journal", "volume" : "11" }, "uris" : [ "http://www.mendeley.com/documents/?uuid=801726dc-e455-4299-85a0-f81265be03c9" ] } ], "mendeley" : { "formattedCitation" : "(Liu et al., 2020)", "plainTextFormattedCitation" : "(Liu et al., 2020)", "previouslyFormattedCitation" : "(Liu et al., 2020)" }, "properties" : { "noteIndex" : 0 }, "schema" : "https://github.com/citation-style-language/schema/raw/master/csl-citation.json" }</w:instrText>
      </w:r>
      <w:r w:rsidRPr="00860166">
        <w:rPr>
          <w:rFonts w:cs="Times New Roman"/>
        </w:rPr>
        <w:fldChar w:fldCharType="separate"/>
      </w:r>
      <w:r w:rsidR="00CB33A1">
        <w:rPr>
          <w:rFonts w:cs="Times New Roman"/>
          <w:noProof/>
        </w:rPr>
        <w:t>(Liu et al., 2020)</w:t>
      </w:r>
      <w:r w:rsidRPr="00860166">
        <w:rPr>
          <w:rFonts w:cs="Times New Roman"/>
        </w:rPr>
        <w:fldChar w:fldCharType="end"/>
      </w:r>
      <w:r w:rsidRPr="00860166">
        <w:rPr>
          <w:rFonts w:cs="Times New Roman"/>
        </w:rPr>
        <w:t xml:space="preserve"> or rose slightly </w:t>
      </w:r>
      <w:r w:rsidRPr="00860166">
        <w:rPr>
          <w:rFonts w:cs="Times New Roman"/>
        </w:rPr>
        <w:fldChar w:fldCharType="begin" w:fldLock="1"/>
      </w:r>
      <w:r w:rsidR="00D477C7">
        <w:rPr>
          <w:rFonts w:cs="Times New Roman"/>
        </w:rPr>
        <w:instrText>ADDIN CSL_CITATION { "citationItems" : [ { "id" : "ITEM-1", "itemData" : { "DOI" : "10.1038/s41558-020-0883-0", "ISSN" : "17586798", "abstract" : "The global response to the COVID-19 pandemic has led to a sudden reduction of both GHG emissions and air pollutants. Here, using national mobility data, we estimate global emission reductions for ten species during the period February to June 2020. We estimate that global NOx emissions declined by as much as 30% in April, contributing a short-term cooling since the start of the year. This cooling trend is offset by ~20% reduction in global SO2 emissions that weakens the aerosol cooling effect, causing short-term warming. As a result, we estimate that the direct effect of the pandemic-driven response will be negligible, with a cooling of around 0.01 \u00b1 0.005 \u00b0C by 2030 compared to a baseline scenario that follows current national policies. In contrast, with an economic recovery tilted towards green stimulus and reductions in fossil fuel investments, it is possible to avoid future warming of 0.3 \u00b0C by 2050.", "author" : [ { "dropping-particle" : "", "family" : "Forster", "given" : "Piers M", "non-dropping-particle" : "", "parse-names" : false, "suffix" : "" }, { "dropping-particle" : "", "family" : "Forster", "given" : "Harriet I", "non-dropping-particle" : "", "parse-names" : false, "suffix" : "" }, { "dropping-particle" : "", "family" : "Evans", "given" : "Mat J", "non-dropping-particle" : "", "parse-names" : false, "suffix" : "" }, { "dropping-particle" : "", "family" : "Gidden", "given" : "Matthew J", "non-dropping-particle" : "", "parse-names" : false, "suffix" : "" }, { "dropping-particle" : "", "family" : "Jones", "given" : "Chris D", "non-dropping-particle" : "", "parse-names" : false, "suffix" : "" }, { "dropping-particle" : "", "family" : "Keller", "given" : "Christoph A", "non-dropping-particle" : "", "parse-names" : false, "suffix" : "" }, { "dropping-particle" : "", "family" : "Lamboll", "given" : "Robin D", "non-dropping-particle" : "", "parse-names" : false, "suffix" : "" }, { "dropping-particle" : "Le", "family" : "Qu\u00e9r\u00e9", "given" : "Corinne", "non-dropping-particle" : "", "parse-names" : false, "suffix" : "" }, { "dropping-particle" : "", "family" : "Rogelj", "given" : "Joeri", "non-dropping-particle" : "", "parse-names" : false, "suffix" : "" }, { "dropping-particle" : "", "family" : "Rosen", "given" : "Deborah", "non-dropping-particle" : "", "parse-names" : false, "suffix" : "" }, { "dropping-particle" : "", "family" : "Schleussner", "given" : "Carl Friedrich", "non-dropping-particle" : "", "parse-names" : false, "suffix" : "" }, { "dropping-particle" : "", "family" : "Richardson", "given" : "Thomas B", "non-dropping-particle" : "", "parse-names" : false, "suffix" : "" }, { "dropping-particle" : "", "family" : "Smith", "given" : "Christopher J", "non-dropping-particle" : "", "parse-names" : false, "suffix" : "" }, { "dropping-particle" : "", "family" : "Turnock", "given" : "Steven T", "non-dropping-particle" : "", "parse-names" : false, "suffix" : "" } ], "container-title" : "Nature Climate Change", "id" : "ITEM-1", "issued" : { "date-parts" : [ [ "2020" ] ] }, "publisher" : "Nature Research", "title" : "Current and future global climate impacts resulting from COVID-19", "translator" : [ { "dropping-particle" : "", "family" : "G5197", "given" : "", "non-dropping-particle" : "", "parse-names" : false, "suffix" : "" } ], "type" : "article-journal" }, "uris" : [ "http://www.mendeley.com/documents/?uuid=fe8efa52-c0f0-42fc-9313-02862ce1fe60" ] }, { "id" : "ITEM-2", "itemData" : { "DOI" : "10.1038/s41558-020-0797-x", "abstract" : "Government policies during the COVID-19 pandemic have drastically altered patterns of energy demand around the world. Many international borders were closed and populations were confined to their homes, which reduced transport and changed consumption patterns. Here we compile government policies and activity data to estimate the decrease in CO2 emissions during forced confinements. Daily global CO2 emissions decreased by \u201317% (\u201311 to \u201325% for \u00b11$\u03c3$) by early April 2020 compared with the mean 2019 levels, just under half from changes in surface transport. At their peak, emissions in individual countries decreased by \u201326% on average. The impact on 2020 annual emissions depends on the duration of the confinement, with a low estimate of \u20134% (\u20132 to \u20137%) if prepandemic conditions return by mid-June, and a high estimate of \u20137% (\u20133 to \u201313%) if some restrictions remain worldwide until the end of 2020. Government actions and economic incentives postcrisis will likely influence the global CO2 emissions path for decades.", "author" : [ { "dropping-particle" : "", "family" : "Qu\u00e9r\u00e9", "given" : "Corinne", "non-dropping-particle" : "Le", "parse-names" : false, "suffix" : "" }, { "dropping-particle" : "", "family" : "Jackson", "given" : "Robert B", "non-dropping-particle" : "", "parse-names" : false, "suffix" : "" }, { "dropping-particle" : "", "family" : "Jones", "given" : "Matthew W", "non-dropping-particle" : "", "parse-names" : false, "suffix" : "" }, { "dropping-particle" : "", "family" : "Smith", "given" : "Adam J P", "non-dropping-particle" : "", "parse-names" : false, "suffix" : "" }, { "dropping-particle" : "", "family" : "Abernethy", "given" : "Sam", "non-dropping-particle" : "", "parse-names" : false, "suffix" : "" }, { "dropping-particle" : "", "family" : "Andrew", "given" : "Robbie M", "non-dropping-particle" : "", "parse-names" : false, "suffix" : "" }, { "dropping-particle" : "", "family" : "De-Gol", "given" : "Anthony J", "non-dropping-particle" : "", "parse-names" : false, "suffix" : "" }, { "dropping-particle" : "", "family" : "Willis", "given" : "David R", "non-dropping-particle" : "", "parse-names" : false, "suffix" : "" }, { "dropping-particle" : "", "family" : "Shan", "given" : "Yuli", "non-dropping-particle" : "", "parse-names" : false, "suffix" : "" }, { "dropping-particle" : "", "family" : "Canadell", "given" : "Josep G", "non-dropping-particle" : "", "parse-names" : false, "suffix" : "" }, { "dropping-particle" : "", "family" : "Friedlingstein", "given" : "Pierre", "non-dropping-particle" : "", "parse-names" : false, "suffix" : "" }, { "dropping-particle" : "", "family" : "Creutzig", "given" : "Felix", "non-dropping-particle" : "", "parse-names" : false, "suffix" : "" }, { "dropping-particle" : "", "family" : "Peters", "given" : "Glen P", "non-dropping-particle" : "", "parse-names" : false, "suffix" : "" } ], "container-title" : "Nature Climate Change", "id" : "ITEM-2", "issue" : "7", "issued" : { "date-parts" : [ [ "2020", "7" ] ] }, "page" : "647-653", "publisher" : "Nature Research", "title" : "Temporary reduction in daily global CO2 emissions during the COVID-19 forced confinement", "translator" : [ { "dropping-particle" : "", "family" : "G5076", "given" : "", "non-dropping-particle" : "", "parse-names" : false, "suffix" : "" } ], "type" : "article-journal", "volume" : "10" }, "uris" : [ "http://www.mendeley.com/documents/?uuid=785b40ab-380e-4374-b689-f1d3c67db01b" ] } ], "mendeley" : { "formattedCitation" : "(Forster et al., 2020; Le Qu\u00e9r\u00e9 et al., 2020)", "plainTextFormattedCitation" : "(Forster et al., 2020; Le Qu\u00e9r\u00e9 et al., 2020)", "previouslyFormattedCitation" : "(Forster et al., 2020; Le Qu\u00e9r\u00e9 et al., 2020)" }, "properties" : { "noteIndex" : 0 }, "schema" : "https://github.com/citation-style-language/schema/raw/master/csl-citation.json" }</w:instrText>
      </w:r>
      <w:r w:rsidRPr="00860166">
        <w:rPr>
          <w:rFonts w:cs="Times New Roman"/>
        </w:rPr>
        <w:fldChar w:fldCharType="separate"/>
      </w:r>
      <w:r w:rsidR="00CB33A1">
        <w:rPr>
          <w:rFonts w:cs="Times New Roman"/>
          <w:noProof/>
          <w:lang w:val="en-US"/>
        </w:rPr>
        <w:t>(Forster et al., 2020; Le Quéré et al., 2020)</w:t>
      </w:r>
      <w:r w:rsidRPr="00860166">
        <w:rPr>
          <w:rFonts w:cs="Times New Roman"/>
        </w:rPr>
        <w:fldChar w:fldCharType="end"/>
      </w:r>
      <w:r w:rsidRPr="00C827FE">
        <w:rPr>
          <w:rFonts w:cs="Times New Roman"/>
          <w:lang w:val="en-US"/>
        </w:rPr>
        <w:t xml:space="preserve">. Aviation had the biggest relative drop in activity </w:t>
      </w:r>
      <w:commentRangeStart w:id="5451"/>
      <w:r w:rsidRPr="00C827FE">
        <w:rPr>
          <w:rFonts w:cs="Times New Roman"/>
          <w:lang w:val="en-US"/>
        </w:rPr>
        <w:t>accounting</w:t>
      </w:r>
      <w:commentRangeEnd w:id="5451"/>
      <w:r w:rsidR="007A1FD9">
        <w:rPr>
          <w:rStyle w:val="Marquedecommentaire"/>
          <w:lang w:val="en-GB"/>
        </w:rPr>
        <w:commentReference w:id="5451"/>
      </w:r>
      <w:ins w:id="5452" w:author="Lucy Cowie" w:date="2021-07-28T18:50:00Z">
        <w:r w:rsidR="00A32FD5">
          <w:rPr>
            <w:rFonts w:cs="Times New Roman"/>
            <w:lang w:val="en-US"/>
          </w:rPr>
          <w:t xml:space="preserve"> </w:t>
        </w:r>
      </w:ins>
      <w:del w:id="5453" w:author="Lucy Cowie" w:date="2021-07-28T18:50:00Z">
        <w:r w:rsidRPr="00C827FE" w:rsidDel="00A32FD5">
          <w:rPr>
            <w:rFonts w:cs="Times New Roman"/>
            <w:lang w:val="en-US"/>
          </w:rPr>
          <w:delText>.</w:delText>
        </w:r>
      </w:del>
      <w:r w:rsidRPr="00C827FE">
        <w:rPr>
          <w:rFonts w:cs="Times New Roman"/>
          <w:lang w:val="en-US"/>
        </w:rPr>
        <w:t xml:space="preserve"> CO</w:t>
      </w:r>
      <w:r w:rsidRPr="00C827FE">
        <w:rPr>
          <w:rFonts w:cs="Times New Roman"/>
          <w:vertAlign w:val="subscript"/>
          <w:lang w:val="en-US"/>
        </w:rPr>
        <w:t>2</w:t>
      </w:r>
      <w:r w:rsidRPr="00C827FE">
        <w:rPr>
          <w:rFonts w:cs="Times New Roman"/>
          <w:lang w:val="en-US"/>
        </w:rPr>
        <w:t xml:space="preserve"> emissions due to land</w:t>
      </w:r>
      <w:ins w:id="5454" w:author="Lucy Cowie" w:date="2021-07-28T18:50:00Z">
        <w:r w:rsidR="00A32FD5">
          <w:rPr>
            <w:rFonts w:cs="Times New Roman"/>
            <w:lang w:val="en-US"/>
          </w:rPr>
          <w:t xml:space="preserve"> </w:t>
        </w:r>
      </w:ins>
      <w:del w:id="5455" w:author="Lucy Cowie" w:date="2021-07-28T18:50:00Z">
        <w:r w:rsidRPr="00C827FE" w:rsidDel="00A32FD5">
          <w:rPr>
            <w:rFonts w:cs="Times New Roman"/>
            <w:lang w:val="en-US"/>
          </w:rPr>
          <w:delText>-</w:delText>
        </w:r>
      </w:del>
      <w:r w:rsidRPr="00C827FE">
        <w:rPr>
          <w:rFonts w:cs="Times New Roman"/>
          <w:lang w:val="en-US"/>
        </w:rPr>
        <w:t xml:space="preserve">use (based on early and uncertain evidence on deforestation and forest fires) </w:t>
      </w:r>
      <w:commentRangeStart w:id="5456"/>
      <w:r w:rsidRPr="00C827FE">
        <w:rPr>
          <w:rFonts w:cs="Times New Roman"/>
          <w:lang w:val="en-US"/>
        </w:rPr>
        <w:t>were higher than average in 2020</w:t>
      </w:r>
      <w:commentRangeEnd w:id="5456"/>
      <w:r w:rsidR="00A32FD5">
        <w:rPr>
          <w:rStyle w:val="Marquedecommentaire"/>
          <w:lang w:val="en-GB"/>
        </w:rPr>
        <w:commentReference w:id="5456"/>
      </w:r>
      <w:r w:rsidRPr="00C827FE">
        <w:rPr>
          <w:rFonts w:cs="Times New Roman"/>
          <w:lang w:val="en-US"/>
        </w:rPr>
        <w:t xml:space="preserve"> </w:t>
      </w:r>
      <w:del w:id="5457" w:author="Robin Matthews" w:date="2021-07-08T18:35:00Z">
        <w:r w:rsidRPr="00C827FE" w:rsidDel="00860932">
          <w:rPr>
            <w:rFonts w:cs="Times New Roman"/>
            <w:lang w:val="en-US"/>
          </w:rPr>
          <w:delText xml:space="preserve"> </w:delText>
        </w:r>
      </w:del>
      <w:r w:rsidRPr="00860166">
        <w:rPr>
          <w:rFonts w:cs="Times New Roman"/>
        </w:rPr>
        <w:fldChar w:fldCharType="begin" w:fldLock="1"/>
      </w:r>
      <w:r w:rsidR="00D477C7">
        <w:rPr>
          <w:rFonts w:cs="Times New Roman"/>
          <w:lang w:val="en-US"/>
        </w:rPr>
        <w:instrText>ADDIN CSL_CITATION { "citationItems" : [ { "id" : "ITEM-1", "itemData" : { "DOI" : "10.1007/s10640-020-00501-5", "ISSN" : "15731502", "abstract" : "The covid-19 pandemic led to rapid and large-scale government intervention in economies and societies. A common policy response to covid-19 outbreaks has been the lockdown or quarantine. Designed to slow the spread of the disease, lockdowns have unintended consequences for the environment. This article examines the impact of Colombia\u2019s lockdown on forest fires, motivated by satellite data showing a particularly large upsurge of fires at around the time of lockdown implementation. We find that Colombia\u2019s lockdown is associated with an increase in forest fires compared to three different counterfactuals, constructed to simulate the expected number of fires in the absence of the lockdown. To varying degrees across Colombia\u2019s regions, the presence of armed groups is correlated with this fire upsurge. Mechanisms through which the lockdown might influence fire rates are discussed, including the mobilisation of armed groups and the reduction in the monitoring capacity of state and conservation organisations during the covid-19 outbreak. Given the fast-developing situation in Colombia, we conclude with some ideas for further research.", "author" : [ { "dropping-particle" : "", "family" : "Amador-Jim\u00e9nez", "given" : "M\u00f3nica", "non-dropping-particle" : "", "parse-names" : false, "suffix" : "" }, { "dropping-particle" : "", "family" : "Millner", "given" : "Naomi", "non-dropping-particle" : "", "parse-names" : false, "suffix" : "" }, { "dropping-particle" : "", "family" : "Palmer", "given" : "Charles", "non-dropping-particle" : "", "parse-names" : false, "suffix" : "" }, { "dropping-particle" : "", "family" : "Pennington", "given" : "R. Toby", "non-dropping-particle" : "", "parse-names" : false, "suffix" : "" }, { "dropping-particle" : "", "family" : "Sileci", "given" : "Lorenzo", "non-dropping-particle" : "", "parse-names" : false, "suffix" : "" } ], "container-title" : "Environmental and Resource Economics", "id" : "ITEM-1", "issued" : { "date-parts" : [ [ "2020" ] ] }, "title" : "The Unintended Impact of Colombia\u2019s Covid-19 Lockdown on Forest Fires", "translator" : [ { "dropping-particle" : "", "family" : "G5255", "given" : "", "non-dropping-particle" : "", "parse-names" : false, "suffix" : "" } ], "type" : "article-journal" }, "uris" : [ "http://www.mendeley.com/documents/?uuid=445ad550-9b74-4699-bbcc-e8b49708745e", "http://www.mendeley.com/documents/?uuid=c66f006c-f865-40ed-9daa-c8e0c5d5089e" ] } ], "mendeley" : { "formattedCitation" : "(Amador-Jim\u00e9nez et al., 2020)", "plainTextFormattedCitation" : "(Amador-Jim\u00e9nez et al., 2020)", "previouslyFormattedCitation" : "(Amador-Jim\u00e9nez et al., 2020)" }, "properties" : { "noteIndex" : 0 }, "schema" : "https://github.com/citation-style-language/schema/raw/master/csl-citation.json" }</w:instrText>
      </w:r>
      <w:r w:rsidRPr="00860166">
        <w:rPr>
          <w:rFonts w:cs="Times New Roman"/>
        </w:rPr>
        <w:fldChar w:fldCharType="separate"/>
      </w:r>
      <w:r w:rsidR="00CB33A1">
        <w:rPr>
          <w:rFonts w:cs="Times New Roman"/>
          <w:noProof/>
          <w:lang w:val="en-US"/>
        </w:rPr>
        <w:t>(Amador-Jiménez et al., 2020)</w:t>
      </w:r>
      <w:r w:rsidRPr="00860166">
        <w:rPr>
          <w:rFonts w:cs="Times New Roman"/>
        </w:rPr>
        <w:fldChar w:fldCharType="end"/>
      </w:r>
      <w:r w:rsidRPr="00C827FE">
        <w:rPr>
          <w:rFonts w:cs="Times New Roman"/>
          <w:lang w:val="en-US"/>
        </w:rPr>
        <w:t xml:space="preserve">. </w:t>
      </w:r>
    </w:p>
    <w:p w14:paraId="3BF95C49" w14:textId="77777777" w:rsidR="00E578B9" w:rsidRPr="00C827FE" w:rsidRDefault="00E578B9" w:rsidP="00D5630D">
      <w:pPr>
        <w:pStyle w:val="AR6BodyText"/>
        <w:shd w:val="clear" w:color="auto" w:fill="DEEAF6" w:themeFill="accent1" w:themeFillTint="33"/>
        <w:rPr>
          <w:rFonts w:cs="Times New Roman"/>
          <w:lang w:val="en-US"/>
        </w:rPr>
      </w:pPr>
    </w:p>
    <w:p w14:paraId="685639A7" w14:textId="7D221C44" w:rsidR="00E578B9" w:rsidRPr="00C827FE" w:rsidRDefault="00E578B9" w:rsidP="00D5630D">
      <w:pPr>
        <w:pStyle w:val="AR6BodyText"/>
        <w:shd w:val="clear" w:color="auto" w:fill="DEEAF6" w:themeFill="accent1" w:themeFillTint="33"/>
        <w:rPr>
          <w:rFonts w:cs="Times New Roman"/>
          <w:lang w:val="en-US"/>
        </w:rPr>
      </w:pPr>
      <w:r w:rsidRPr="00C827FE">
        <w:rPr>
          <w:rFonts w:cs="Times New Roman"/>
          <w:lang w:val="en-US"/>
        </w:rPr>
        <w:t xml:space="preserve">Using similar methodologies, </w:t>
      </w:r>
      <w:r w:rsidRPr="00860166">
        <w:rPr>
          <w:rFonts w:cs="Times New Roman"/>
        </w:rPr>
        <w:fldChar w:fldCharType="begin" w:fldLock="1"/>
      </w:r>
      <w:ins w:id="5458" w:author="Robin Matthews" w:date="2021-07-08T18:35:00Z">
        <w:r w:rsidR="00860932">
          <w:rPr>
            <w:rFonts w:cs="Times New Roman"/>
            <w:lang w:val="en-US"/>
          </w:rPr>
          <w:instrText>ADDIN CSL_CITATION { "citationItems" : [ { "id" : "ITEM-1", "itemData" : { "DOI" : "10.1038/s41558-020-0883-0", "ISSN" : "17586798", "abstract" : "The global response to the COVID-19 pandemic has led to a sudden reduction of both GHG emissions and air pollutants. Here, using national mobility data, we estimate global emission reductions for ten species during the period February to June 2020. We estimate that global NOx emissions declined by as much as 30% in April, contributing a short-term cooling since the start of the year. This cooling trend is offset by ~20% reduction in global SO2 emissions that weakens the aerosol cooling effect, causing short-term warming. As a result, we estimate that the direct effect of the pandemic-driven response will be negligible, with a cooling of around 0.01 \u00b1 0.005 \u00b0C by 2030 compared to a baseline scenario that follows current national policies. In contrast, with an economic recovery tilted towards green stimulus and reductions in fossil fuel investments, it is possible to avoid future warming of 0.3 \u00b0C by 2050.", "author" : [ { "dropping-particle" : "", "family" : "Forster", "given" : "Piers M", "non-dropping-particle" : "", "parse-names" : false, "suffix" : "" }, { "dropping-particle" : "", "family" : "Forster", "given" : "Harriet I", "non-dropping-particle" : "", "parse-names" : false, "suffix" : "" }, { "dropping-particle" : "", "family" : "Evans", "given" : "Mat J", "non-dropping-particle" : "", "parse-names" : false, "suffix" : "" }, { "dropping-particle" : "", "family" : "Gidden", "given" : "Matthew J", "non-dropping-particle" : "", "parse-names" : false, "suffix" : "" }, { "dropping-particle" : "", "family" : "Jones", "given" : "Chris D", "non-dropping-particle" : "", "parse-names" : false, "suffix" : "" }, { "dropping-particle" : "", "family" : "Keller", "given" : "Christoph A", "non-dropping-particle" : "", "parse-names" : false, "suffix" : "" }, { "dropping-particle" : "", "family" : "Lamboll", "given" : "Robin D", "non-dropping-particle" : "", "parse-names" : false, "suffix" : "" }, { "dropping-particle" : "Le", "family" : "Qu\u00e9r\u00e9", "given" : "Corinne", "non-dropping-particle" : "", "parse-names" : false, "suffix" : "" }, { "dropping-particle" : "", "family" : "Rogelj", "given" : "Joeri", "non-dropping-particle" : "", "parse-names" : false, "suffix" : "" }, { "dropping-particle" : "", "family" : "Rosen", "given" : "Deborah", "non-dropping-particle" : "", "parse-names" : false, "suffix" : "" }, { "dropping-particle" : "", "family" : "Schleussner", "given" : "Carl Friedrich", "non-dropping-particle" : "", "parse-names" : false, "suffix" : "" }, { "dropping-particle" : "", "family" : "Richardson", "given" : "Thomas B", "non-dropping-particle" : "", "parse-names" : false, "suffix" : "" }, { "dropping-particle" : "", "family" : "Smith", "given" : "Christopher J", "non-dropping-particle" : "", "parse-names" : false, "suffix" : "" }, { "dropping-particle" : "", "family" : "Turnock", "given" : "Steven T", "non-dropping-particle" : "", "parse-names" : false, "suffix" : "" } ], "container-title" : "Nature Climate Change", "id" : "ITEM-1", "issued" : { "date-parts" : [ [ "2020" ] ] }, "publisher" : "Nature Research", "title" : "Current and future global climate impacts resulting from COVID-19", "translator" : [ { "dropping-particle" : "", "family" : "G5197", "given" : "", "non-dropping-particle" : "", "parse-names" : false, "suffix" : "" } ], "type" : "article-journal" }, "uris" : [ "http://www.mendeley.com/documents/?uuid=fe8efa52-c0f0-42fc-9313-02862ce1fe60" ] } ], "mendeley" : { "formattedCitation" : "(Forster et al., 2020)", "manualFormatting" : "Forster et al. (2020)", "plainTextFormattedCitation" : "(Forster et al., 2020)", "previouslyFormattedCitation" : "(Forster et al., 2020)" }, "properties" : { "noteIndex" : 0 }, "schema" : "https://github.com/citation-style-language/schema/raw/master/csl-citation.json" }</w:instrText>
        </w:r>
      </w:ins>
      <w:del w:id="5459" w:author="Robin Matthews" w:date="2021-07-08T18:35:00Z">
        <w:r w:rsidR="00D477C7" w:rsidDel="00860932">
          <w:rPr>
            <w:rFonts w:cs="Times New Roman"/>
            <w:lang w:val="en-US"/>
          </w:rPr>
          <w:delInstrText>ADDIN CSL_CITATION { "citationItems" : [ { "id" : "ITEM-1", "itemData" : { "DOI" : "10.1038/s41558-020-0883-0", "ISSN" : "17586798", "abstract" : "The global response to the COVID-19 pandemic has led to a sudden reduction of both GHG emissions and air pollutants. Here, using national mobility data, we estimate global emission reductions for ten species during the period February to June 2020. We estimate that global NOx emissions declined by as much as 30% in April, contributing a short-term cooling since the start of the year. This cooling trend is offset by ~20% reduction in global SO2 emissions that weakens the aerosol cooling effect, causing short-term warming. As a result, we estimate that the direct effect of the pandemic-driven response will be negligible, with a cooling of around 0.01 \u00b1 0.005 \u00b0C by 2030 compared to a baseline scenario that follows current national policies. In contrast, with an economic recovery tilted towards green stimulus and reductions in fossil fuel investments, it is possible to avoid future warming of 0.3 \u00b0C by 2050.", "author" : [ { "dropping-particle" : "", "family" : "Forster", "given" : "Piers M", "non-dropping-particle" : "", "parse-names" : false, "suffix" : "" }, { "dropping-particle" : "", "family" : "Forster", "given" : "Harriet I", "non-dropping-particle" : "", "parse-names" : false, "suffix" : "" }, { "dropping-particle" : "", "family" : "Evans", "given" : "Mat J", "non-dropping-particle" : "", "parse-names" : false, "suffix" : "" }, { "dropping-particle" : "", "family" : "Gidden", "given" : "Matthew J", "non-dropping-particle" : "", "parse-names" : false, "suffix" : "" }, { "dropping-particle" : "", "family" : "Jones", "given" : "Chris D", "non-dropping-particle" : "", "parse-names" : false, "suffix" : "" }, { "dropping-particle" : "", "family" : "Keller", "given" : "Christoph A", "non-dropping-particle" : "", "parse-names" : false, "suffix" : "" }, { "dropping-particle" : "", "family" : "Lamboll", "given" : "Robin D", "non-dropping-particle" : "", "parse-names" : false, "suffix" : "" }, { "dropping-particle" : "Le", "family" : "Qu\u00e9r\u00e9", "given" : "Corinne", "non-dropping-particle" : "", "parse-names" : false, "suffix" : "" }, { "dropping-particle" : "", "family" : "Rogelj", "given" : "Joeri", "non-dropping-particle" : "", "parse-names" : false, "suffix" : "" }, { "dropping-particle" : "", "family" : "Rosen", "given" : "Deborah", "non-dropping-particle" : "", "parse-names" : false, "suffix" : "" }, { "dropping-particle" : "", "family" : "Schleussner", "given" : "Carl Friedrich", "non-dropping-particle" : "", "parse-names" : false, "suffix" : "" }, { "dropping-particle" : "", "family" : "Richardson", "given" : "Thomas B", "non-dropping-particle" : "", "parse-names" : false, "suffix" : "" }, { "dropping-particle" : "", "family" : "Smith", "given" : "Christopher J", "non-dropping-particle" : "", "parse-names" : false, "suffix" : "" }, { "dropping-particle" : "", "family" : "Turnock", "given" : "Steven T", "non-dropping-particle" : "", "parse-names" : false, "suffix" : "" } ], "container-title" : "Nature Climate Change", "id" : "ITEM-1", "issued" : { "date-parts" : [ [ "2020" ] ] }, "publisher" : "Nature Research", "title" : "Current and future global climate impacts resulting from COVID-19", "translator" : [ { "dropping-particle" : "", "family" : "G5197", "given" : "", "non-dropping-particle" : "", "parse-names" : false, "suffix" : "" } ], "type" : "article-journal" }, "uris" : [ "http://www.mendeley.com/documents/?uuid=fe8efa52-c0f0-42fc-9313-02862ce1fe60" ] } ], "mendeley" : { "formattedCitation" : "(Forster et al., 2020)", "plainTextFormattedCitation" : "(Forster et al., 2020)", "previouslyFormattedCitation" : "(Forster et al., 2020)" }, "properties" : { "noteIndex" : 0 }, "schema" : "https://github.com/citation-style-language/schema/raw/master/csl-citation.json" }</w:delInstrText>
        </w:r>
      </w:del>
      <w:r w:rsidRPr="00860166">
        <w:rPr>
          <w:rFonts w:cs="Times New Roman"/>
        </w:rPr>
        <w:fldChar w:fldCharType="separate"/>
      </w:r>
      <w:del w:id="5460" w:author="Robin Matthews" w:date="2021-07-08T18:35:00Z">
        <w:r w:rsidR="00CB33A1" w:rsidDel="00860932">
          <w:rPr>
            <w:rFonts w:cs="Times New Roman"/>
            <w:noProof/>
            <w:lang w:val="en-US"/>
          </w:rPr>
          <w:delText>(</w:delText>
        </w:r>
      </w:del>
      <w:r w:rsidR="00CB33A1">
        <w:rPr>
          <w:rFonts w:cs="Times New Roman"/>
          <w:noProof/>
          <w:lang w:val="en-US"/>
        </w:rPr>
        <w:t>Forster et al.</w:t>
      </w:r>
      <w:del w:id="5461" w:author="Robin Matthews" w:date="2021-07-08T18:35:00Z">
        <w:r w:rsidR="00CB33A1" w:rsidDel="00860932">
          <w:rPr>
            <w:rFonts w:cs="Times New Roman"/>
            <w:noProof/>
            <w:lang w:val="en-US"/>
          </w:rPr>
          <w:delText>,</w:delText>
        </w:r>
      </w:del>
      <w:r w:rsidR="00CB33A1">
        <w:rPr>
          <w:rFonts w:cs="Times New Roman"/>
          <w:noProof/>
          <w:lang w:val="en-US"/>
        </w:rPr>
        <w:t xml:space="preserve"> </w:t>
      </w:r>
      <w:ins w:id="5462" w:author="Robin Matthews" w:date="2021-07-08T18:35:00Z">
        <w:r w:rsidR="00860932">
          <w:rPr>
            <w:rFonts w:cs="Times New Roman"/>
            <w:noProof/>
            <w:lang w:val="en-US"/>
          </w:rPr>
          <w:t>(</w:t>
        </w:r>
      </w:ins>
      <w:r w:rsidR="00CB33A1">
        <w:rPr>
          <w:rFonts w:cs="Times New Roman"/>
          <w:noProof/>
          <w:lang w:val="en-US"/>
        </w:rPr>
        <w:t>2020)</w:t>
      </w:r>
      <w:r w:rsidRPr="00860166">
        <w:rPr>
          <w:rFonts w:cs="Times New Roman"/>
        </w:rPr>
        <w:fldChar w:fldCharType="end"/>
      </w:r>
      <w:r w:rsidRPr="00C827FE">
        <w:rPr>
          <w:rFonts w:cs="Times New Roman"/>
          <w:lang w:val="en-US"/>
        </w:rPr>
        <w:t xml:space="preserve"> assembled activity data and emissions estimates for other greenhouse gases and aerosols and their precursors. Anthropogenic NO</w:t>
      </w:r>
      <w:r w:rsidRPr="004B7227">
        <w:rPr>
          <w:rFonts w:cs="Times New Roman"/>
          <w:iCs/>
          <w:vertAlign w:val="subscript"/>
          <w:lang w:val="en-US"/>
          <w:rPrChange w:id="5463" w:author="Lucy Cowie" w:date="2021-07-28T18:53:00Z">
            <w:rPr>
              <w:rFonts w:cs="Times New Roman"/>
              <w:i/>
              <w:vertAlign w:val="subscript"/>
              <w:lang w:val="en-US"/>
            </w:rPr>
          </w:rPrChange>
        </w:rPr>
        <w:t>x</w:t>
      </w:r>
      <w:r w:rsidRPr="00C827FE">
        <w:rPr>
          <w:rFonts w:cs="Times New Roman"/>
          <w:lang w:val="en-US"/>
        </w:rPr>
        <w:t xml:space="preserve"> emissions, which </w:t>
      </w:r>
      <w:r w:rsidR="005E1E24">
        <w:rPr>
          <w:rFonts w:cs="Times New Roman"/>
          <w:lang w:val="en-US"/>
        </w:rPr>
        <w:t>are</w:t>
      </w:r>
      <w:r w:rsidR="005E1E24" w:rsidRPr="00C827FE">
        <w:rPr>
          <w:rFonts w:cs="Times New Roman"/>
          <w:lang w:val="en-US"/>
        </w:rPr>
        <w:t xml:space="preserve"> </w:t>
      </w:r>
      <w:r w:rsidRPr="00C827FE">
        <w:rPr>
          <w:rFonts w:cs="Times New Roman"/>
          <w:lang w:val="en-US"/>
        </w:rPr>
        <w:t xml:space="preserve">largely from the transport sector, are estimated to have decreased by a </w:t>
      </w:r>
      <w:r w:rsidR="005E1E24">
        <w:rPr>
          <w:rFonts w:cs="Times New Roman"/>
          <w:lang w:val="en-US"/>
        </w:rPr>
        <w:t>maximum</w:t>
      </w:r>
      <w:r w:rsidR="005E1E24" w:rsidRPr="00C827FE">
        <w:rPr>
          <w:rFonts w:cs="Times New Roman"/>
          <w:lang w:val="en-US"/>
        </w:rPr>
        <w:t xml:space="preserve"> </w:t>
      </w:r>
      <w:r w:rsidRPr="00C827FE">
        <w:rPr>
          <w:rFonts w:cs="Times New Roman"/>
          <w:lang w:val="en-US"/>
        </w:rPr>
        <w:t>of 35% in April</w:t>
      </w:r>
      <w:r w:rsidR="005E1E24">
        <w:rPr>
          <w:rFonts w:cs="Times New Roman"/>
          <w:lang w:val="en-US"/>
        </w:rPr>
        <w:t xml:space="preserve"> (</w:t>
      </w:r>
      <w:r w:rsidR="005E1E24" w:rsidRPr="00326917">
        <w:rPr>
          <w:rFonts w:cs="Times New Roman"/>
          <w:i/>
          <w:lang w:val="en-US"/>
        </w:rPr>
        <w:t>medium confidence</w:t>
      </w:r>
      <w:r w:rsidR="005E1E24">
        <w:rPr>
          <w:rFonts w:cs="Times New Roman"/>
          <w:lang w:val="en-US"/>
        </w:rPr>
        <w:t>)</w:t>
      </w:r>
      <w:r w:rsidRPr="00C827FE">
        <w:rPr>
          <w:rFonts w:cs="Times New Roman"/>
          <w:lang w:val="en-US"/>
        </w:rPr>
        <w:t>. Species whose emissions are dominated by other sectors, such as CH</w:t>
      </w:r>
      <w:r w:rsidRPr="00C827FE">
        <w:rPr>
          <w:rFonts w:cs="Times New Roman"/>
          <w:vertAlign w:val="subscript"/>
          <w:lang w:val="en-US"/>
        </w:rPr>
        <w:t>4</w:t>
      </w:r>
      <w:r w:rsidRPr="00C827FE">
        <w:rPr>
          <w:rFonts w:cs="Times New Roman"/>
          <w:lang w:val="en-US"/>
        </w:rPr>
        <w:t xml:space="preserve"> and NH</w:t>
      </w:r>
      <w:r w:rsidRPr="00C827FE">
        <w:rPr>
          <w:rFonts w:cs="Times New Roman"/>
          <w:vertAlign w:val="subscript"/>
          <w:lang w:val="en-US"/>
        </w:rPr>
        <w:t>3</w:t>
      </w:r>
      <w:r w:rsidRPr="00C827FE">
        <w:rPr>
          <w:rFonts w:cs="Times New Roman"/>
          <w:lang w:val="en-US"/>
        </w:rPr>
        <w:t xml:space="preserve"> from agriculture, saw smaller reductions. </w:t>
      </w:r>
    </w:p>
    <w:p w14:paraId="4EEEB367" w14:textId="77777777" w:rsidR="00E578B9" w:rsidRPr="00C827FE" w:rsidRDefault="00E578B9" w:rsidP="00D5630D">
      <w:pPr>
        <w:pStyle w:val="AR6BodyText"/>
        <w:shd w:val="clear" w:color="auto" w:fill="DEEAF6" w:themeFill="accent1" w:themeFillTint="33"/>
        <w:rPr>
          <w:rFonts w:cs="Times New Roman"/>
          <w:lang w:val="en-US"/>
        </w:rPr>
      </w:pPr>
    </w:p>
    <w:p w14:paraId="6945F451" w14:textId="77777777" w:rsidR="00E578B9" w:rsidRPr="00860166" w:rsidRDefault="00E578B9" w:rsidP="00D5630D">
      <w:pPr>
        <w:pStyle w:val="AR6BodyText"/>
        <w:shd w:val="clear" w:color="auto" w:fill="DEEAF6" w:themeFill="accent1" w:themeFillTint="33"/>
        <w:rPr>
          <w:rFonts w:cs="Times New Roman"/>
          <w:b/>
          <w:lang w:val="en-GB"/>
        </w:rPr>
      </w:pPr>
      <w:r w:rsidRPr="00860166">
        <w:rPr>
          <w:rFonts w:cs="Times New Roman"/>
          <w:b/>
          <w:lang w:val="en-GB"/>
        </w:rPr>
        <w:t>Abundances and air quality</w:t>
      </w:r>
    </w:p>
    <w:p w14:paraId="3BBAB80B" w14:textId="77777777" w:rsidR="00E578B9" w:rsidRPr="00860166" w:rsidRDefault="00E578B9" w:rsidP="00D5630D">
      <w:pPr>
        <w:pStyle w:val="AR6BodyText"/>
        <w:shd w:val="clear" w:color="auto" w:fill="DEEAF6" w:themeFill="accent1" w:themeFillTint="33"/>
        <w:rPr>
          <w:rFonts w:cs="Times New Roman"/>
          <w:lang w:val="en-GB"/>
        </w:rPr>
      </w:pPr>
    </w:p>
    <w:p w14:paraId="05335810" w14:textId="7C99FDEF" w:rsidR="00E578B9" w:rsidRPr="00860166" w:rsidDel="009227D9" w:rsidRDefault="00E578B9" w:rsidP="00D5630D">
      <w:pPr>
        <w:pStyle w:val="AR6BodyText"/>
        <w:shd w:val="clear" w:color="auto" w:fill="DEEAF6" w:themeFill="accent1" w:themeFillTint="33"/>
        <w:rPr>
          <w:del w:id="5464" w:author="Lucy Cowie" w:date="2021-07-28T18:54:00Z"/>
          <w:rFonts w:cs="Times New Roman"/>
          <w:bCs/>
          <w:lang w:val="en-GB"/>
        </w:rPr>
      </w:pPr>
      <w:r w:rsidRPr="00860166">
        <w:rPr>
          <w:rFonts w:cs="Times New Roman"/>
          <w:bCs/>
          <w:lang w:val="en-GB"/>
        </w:rPr>
        <w:t xml:space="preserve">Owing to the short atmospheric lifetimes of SLCFs relevant to air quality, changes in their concentrations were detected within </w:t>
      </w:r>
      <w:ins w:id="5465" w:author="Lucy Cowie" w:date="2021-07-28T18:54:00Z">
        <w:r w:rsidR="00B41F33">
          <w:rPr>
            <w:rFonts w:cs="Times New Roman"/>
            <w:bCs/>
            <w:lang w:val="en-GB"/>
          </w:rPr>
          <w:t xml:space="preserve">a </w:t>
        </w:r>
      </w:ins>
      <w:r w:rsidRPr="00860166">
        <w:rPr>
          <w:rFonts w:cs="Times New Roman"/>
          <w:bCs/>
          <w:lang w:val="en-GB"/>
        </w:rPr>
        <w:t xml:space="preserve">few days after lockdowns had been implemented </w:t>
      </w:r>
      <w:commentRangeStart w:id="5466"/>
      <w:r w:rsidRPr="00860166">
        <w:fldChar w:fldCharType="begin" w:fldLock="1"/>
      </w:r>
      <w:ins w:id="5467" w:author="Robin Matthews" w:date="2021-07-08T17:42:00Z">
        <w:r w:rsidR="003D6F13">
          <w:rPr>
            <w:rFonts w:cs="Times New Roman"/>
            <w:lang w:val="en-US"/>
          </w:rPr>
          <w:instrText>ADDIN CSL_CITATION { "citationItems" : [ { "id" : "ITEM-1", "itemData" : { "DOI" : "10.1029/2020GL087978", "ISSN" : "19448007", "abstract" : "Spaceborne NO2 column observations from two high-resolution instruments, Tropospheric Monitoring Instrument (TROPOMI) on board Sentinel-5 Precursor and Ozone Monitoring Instrument (OMI) on Aura, reveal unprecedented NO2 decreases over China, South Korea, western Europe, and the United States as a result of public health measures enforced to contain the coronavirus disease outbreak (Covid-19) in January\u2013April 2020. The average NO2 column drop over all Chinese cities amounts to \u221240% relative to the same period in 2019 and reaches up to a factor of ~2 at heavily hit cities, for example, Wuhan, Jinan, while the decreases in western Europe and the United States are also significant (\u221220% to \u221238%). In contrast with this, although Iran is also strongly affected by the disease, the observations do not show evidence of lower emissions, reflecting more limited health measures.", "author" : [ { "dropping-particle" : "", "family" : "Bauwens", "given" : "M", "non-dropping-particle" : "", "parse-names" : false, "suffix" : "" }, { "dropping-particle" : "", "family" : "Compernolle", "given" : "S", "non-dropping-particle" : "", "parse-names" : false, "suffix" : "" }, { "dropping-particle" : "", "family" : "Stavrakou", "given" : "T", "non-dropping-particle" : "", "parse-names" : false, "suffix" : "" }, { "dropping-particle" : "", "family" : "M\u00fcller", "given" : "J F", "non-dropping-particle" : "", "parse-names" : false, "suffix" : "" }, { "dropping-particle" : "", "family" : "Gent", "given" : "J", "non-dropping-particle" : "van", "parse-names" : false, "suffix" : "" }, { "dropping-particle" : "", "family" : "Eskes", "given" : "H", "non-dropping-particle" : "", "parse-names" : false, "suffix" : "" }, { "dropping-particle" : "", "family" : "Levelt", "given" : "P F", "non-dropping-particle" : "", "parse-names" : false, "suffix" : "" }, { "dropping-particle" : "", "family" : "A", "given" : "R", "non-dropping-particle" : "van der", "parse-names" : false, "suffix" : "" }, { "dropping-particle" : "", "family" : "Veefkind", "given" : "J P", "non-dropping-particle" : "", "parse-names" : false, "suffix" : "" }, { "dropping-particle" : "", "family" : "Vlietinck", "given" : "J", "non-dropping-particle" : "", "parse-names" : false, "suffix" : "" }, { "dropping-particle" : "", "family" : "Yu", "given" : "H", "non-dropping-particle" : "", "parse-names" : false, "suffix" : "" }, { "dropping-particle" : "", "family" : "Zehner", "given" : "C", "non-dropping-particle" : "", "parse-names" : false, "suffix" : "" } ], "container-title" : "Geophysical Research Letters", "id" : "ITEM-1", "issue" : "11", "issued" : { "date-parts" : [ [ "2020", "6" ] ] }, "publisher" : "Blackwell Publishing Ltd", "title" : "Impact of Coronavirus Outbreak on NO2 Pollution Assessed Using TROPOMI and OMI Observations", "translator" : [ { "dropping-particle" : "", "family" : "G5006", "given" : "", "non-dropping-particle" : "", "parse-names" : false, "suffix" : "" } ], "type" : "article-journal", "volume" : "47" }, "uris" : [ "http://www.mendeley.com/documents/?uuid=1fb007cb-0a58-4217-967d-d950bac2b94d" ] }, { "id" : "ITEM-2", "itemData" : { "DOI" : "10.1126/sciadv.abd6696", "abstract" : " The COVID-19 lockdowns led to major reductions in air pollutant emissions. Here, we quantitatively evaluate changes in ambient NO 2 , O 3 , and PM 2.5 concentrations arising from these emission changes in 11 cities globally by applying a deweathering machine learning technique. Sudden decreases in deweathered NO 2 concentrations and increases in O 3 were observed in almost all cities. However, the decline in NO 2 concentrations attributable to the lockdowns was not as large as expected, at reductions of 10 to 50%. Accordingly, O 3 increased by 2 to 30% (except for London), the total gaseous oxidant (O  x  = NO 2 + O 3 ) showed limited change, and PM 2.5 concentrations decreased in most cities studied but increased in London and Paris. Our results demonstrate the need for a sophisticated analysis to quantify air quality impacts of interventions and indicate that true air quality improvements were notably more limited than some earlier reports or observational data suggested. ", "author" : [ { "dropping-particle" : "", "family" : "Shi", "given" : "Zongbo", "non-dropping-particle" : "", "parse-names" : false, "suffix" : "" }, { "dropping-particle" : "", "family" : "Song", "given" : "Congbo", "non-dropping-particle" : "", "parse-names" : false, "suffix" : "" }, { "dropping-particle" : "", "family" : "Liu", "given" : "Bowen", "non-dropping-particle" : "", "parse-names" : false, "suffix" : "" }, { "dropping-particle" : "", "family" : "Lu", "given" : "Gongda", "non-dropping-particle" : "", "parse-names" : false, "suffix" : "" }, { "dropping-particle" : "", "family" : "Xu", "given" : "Jingsha", "non-dropping-particle" : "", "parse-names" : false, "suffix" : "" }, { "dropping-particle" : "", "family" : "Vu", "given" : "Tuan", "non-dropping-particle" : "Van", "parse-names" : false, "suffix" : "" }, { "dropping-particle" : "", "family" : "Elliott", "given" : "Robert J. R.", "non-dropping-particle" : "", "parse-names" : false, "suffix" : "" }, { "dropping-particle" : "", "family" : "Li", "given" : "Weijun", "non-dropping-particle" : "", "parse-names" : false, "suffix" : "" }, { "dropping-particle" : "", "family" : "Bloss", "given" : "William J.", "non-dropping-particle" : "", "parse-names" : false, "suffix" : "" }, { "dropping-particle" : "", "family" : "Harrison", "given" : "Roy M.", "non-dropping-particle" : "", "parse-names" : false, "suffix" : "" } ], "container-title" : "Science Advances", "id" : "ITEM-2", "issued" : { "date-parts" : [ [ "2021" ] ] }, "title" : "Abrupt but smaller than expected changes in surface air quality attributable to COVID-19 lockdowns", "translator" : [ { "dropping-particle" : "", "family" : "G5262", "given" : "", "non-dropping-particle" : "", "parse-names" : false, "suffix" : "" } ], "type" : "article-journal" }, "uris" : [ "http://www.mendeley.com/documents/?uuid=6bd0e156-0222-4c37-824c-cda965497d2d" ] }, { "id" : "ITEM-3", "itemData" : { "DOI" : "10.1073/pnas.2006853117", "ISBN" : "0000000246002", "ISSN" : "0027-8424", "abstract" : "The lockdown response to coronavirus disease 2019 (COVID-19) has caused an unprecedented reduction in global economic and transport activity. We test the hypothesis that this has reduced tropospheric and ground-level air pollution concentrations, using satellite data and a network of &gt;10,000 air quality stations. After accounting for the effects of meteorological variability, we find declines in the population-weighted concentration of ground-level nitrogen dioxide (NO 2 : 60% with 95% CI 48 to 72%), and fine particulate matter (PM 2.5 : 31%; 95% CI: 17 to 45%), with marginal increases in ozone (O 3 : 4%; 95% CI: \u22122 to 10%) in 34 countries during lockdown dates up until 15 May. Except for ozone, satellite measurements of the troposphere indicate much smaller reductions, highlighting the spatial variability of pollutant anomalies attributable to complex NO x chemistry and long-distance transport of fine particulate matter with a diameter less than 2.5 \u00b5m (PM 2.5 ). By leveraging Google and Apple mobility data, we find empirical evidence for a link between global vehicle transportation declines and the reduction of ambient NO 2 exposure. While the state of global lockdown is not sustainable, these findings allude to the potential for mitigating public health risk by reducing \u201cbusiness as usual\u201d air pollutant emissions from economic activities. Explore trends here: https://nina.earthengine.app/view/lockdown-pollution .", "author" : [ { "dropping-particle" : "", "family" : "Venter", "given" : "Zander S", "non-dropping-particle" : "", "parse-names" : false, "suffix" : "" }, { "dropping-particle" : "", "family" : "Aunan", "given" : "Kristin", "non-dropping-particle" : "", "parse-names" : false, "suffix" : "" }, { "dropping-particle" : "", "family" : "Chowdhury", "given" : "Sourangsu", "non-dropping-particle" : "", "parse-names" : false, "suffix" : "" }, { "dropping-particle" : "", "family" : "Lelieveld", "given" : "Jos", "non-dropping-particle" : "", "parse-names" : false, "suffix" : "" } ], "container-title" : "Proceedings of the National Academy of Sciences", "id" : "ITEM-3", "issue" : "32", "issued" : { "date-parts" : [ [ "2020", "8" ] ] }, "page" : "18984-18990", "title" : "COVID-19 lockdowns cause global air pollution declines", "translator" : [ { "dropping-particle" : "", "family" : "G5176", "given" : "", "non-dropping-particle" : "", "parse-names" : false, "suffix" : "" } ], "type" : "article-journal", "volume" : "117" }, "uris" : [ "http://www.mendeley.com/documents/?uuid=09b83eb2-1155-4826-95d0-34a6d48ed80c" ] }, { "id" : "ITEM-4", "itemData" : { "DOI" : "10.1525/elementa.2021.00176", "author" : [ { "dropping-particle" : "", "family" : "Gkatzelis", "given" : "GI", "non-dropping-particle" : "", "parse-names" : false, "suffix" : "" }, { "dropping-particle" : "", "family" : "Gilman", "given" : "J.B.", "non-dropping-particle" : "", "parse-names" : false, "suffix" : "" }, { "dropping-particle" : "", "family" : "Brown", "given" : "S.S.", "non-dropping-particle" : "", "parse-names" : false, "suffix" : "" }, { "dropping-particle" : "", "family" : "Eskes", "given" : "H", "non-dropping-particle" : "", "parse-names" : false, "suffix" : "" }, { "dropping-particle" : "", "family" : "Gomes", "given" : "A.R.", "non-dropping-particle" : "", "parse-names" : false, "suffix" : "" }, { "dropping-particle" : "", "family" : "Lange", "given" : "A.C.", "non-dropping-particle" : "", "parse-names" : false, "suffix" : "" }, { "dropping-particle" : "", "family" : "McDonald", "given" : "B.C.", "non-dropping-particle" : "", "parse-names" : false, "suffix" : "" }, { "dropping-particle" : "", "family" : "Peischl", "given" : "J.", "non-dropping-particle" : "", "parse-names" : false, "suffix" : "" }, { "dropping-particle" : "", "family" : "Petzold", "given" : "A.", "non-dropping-particle" : "", "parse-names" : false, "suffix" : "" }, { "dropping-particle" : "", "family" : "Thompson", "given" : "C.R.", "non-dropping-particle" : "", "parse-names" : false, "suffix" : "" }, { "dropping-particle" : "", "family" : "Kiendler-Schar", "given" : "A.", "non-dropping-particle" : "", "parse-names" : false, "suffix" : "" } ], "container-title" : "Elementa: Science of the Anthropocene", "id" : "ITEM-4", "issue" : "1", "issued" : { "date-parts" : [ [ "2021" ] ] }, "title" : "The global impacts of COVID-19 lockdowns on urban air quality: a critical review and recommendations", "translator" : [ { "dropping-particle" : "", "family" : "G5240", "given" : "", "non-dropping-particle" : "", "parse-names" : false, "suffix" : "" } ], "type" : "article-journal", "volume" : "9" }, "uris" : [ "http://www.mendeley.com/documents/?uuid=2d84fe33-f5bc-47d9-a5e7-2ec0681576e4" ] } ], "mendeley" : { "formattedCitation" : "(Bauwens et al., 2020; Venter et al., 2020; Gkatzelis et al., 2021; Shi et al., 2021)", "manualFormatting" : "(e.g., Bauwens et al., 2020; Venter et al., 2020; Gkatzelis et al., 2021; Shi et al., 2021)", "plainTextFormattedCitation" : "(Bauwens et al., 2020; Venter et al., 2020; Gkatzelis et al., 2021; Shi et al., 2021)", "previouslyFormattedCitation" : "(Bauwens et al., 2020; Venter et al., 2020; Gkatzelis et al., 2021; Shi et al., 2021)" }, "properties" : { "noteIndex" : 0 }, "schema" : "https://github.com/citation-style-language/schema/raw/master/csl-citation.json" }</w:instrText>
        </w:r>
      </w:ins>
      <w:del w:id="5468" w:author="Robin Matthews" w:date="2021-07-08T17:42:00Z">
        <w:r w:rsidR="00D477C7" w:rsidDel="003D6F13">
          <w:rPr>
            <w:rFonts w:cs="Times New Roman"/>
            <w:lang w:val="en-US"/>
          </w:rPr>
          <w:delInstrText>ADDIN CSL_CITATION { "citationItems" : [ { "id" : "ITEM-1", "itemData" : { "DOI" : "10.1029/2020GL087978", "ISSN" : "19448007", "abstract" : "Spaceborne NO2 column observations from two high-resolution instruments, Tropospheric Monitoring Instrument (TROPOMI) on board Sentinel-5 Precursor and Ozone Monitoring Instrument (OMI) on Aura, reveal unprecedented NO2 decreases over China, South Korea, western Europe, and the United States as a result of public health measures enforced to contain the coronavirus disease outbreak (Covid-19) in January\u2013April 2020. The average NO2 column drop over all Chinese cities amounts to \u221240% relative to the same period in 2019 and reaches up to a factor of ~2 at heavily hit cities, for example, Wuhan, Jinan, while the decreases in western Europe and the United States are also significant (\u221220% to \u221238%). In contrast with this, although Iran is also strongly affected by the disease, the observations do not show evidence of lower emissions, reflecting more limited health measures.", "author" : [ { "dropping-particle" : "", "family" : "Bauwens", "given" : "M", "non-dropping-particle" : "", "parse-names" : false, "suffix" : "" }, { "dropping-particle" : "", "family" : "Compernolle", "given" : "S", "non-dropping-particle" : "", "parse-names" : false, "suffix" : "" }, { "dropping-particle" : "", "family" : "Stavrakou", "given" : "T", "non-dropping-particle" : "", "parse-names" : false, "suffix" : "" }, { "dropping-particle" : "", "family" : "M\u00fcller", "given" : "J F", "non-dropping-particle" : "", "parse-names" : false, "suffix" : "" }, { "dropping-particle" : "", "family" : "Gent", "given" : "J", "non-dropping-particle" : "van", "parse-names" : false, "suffix" : "" }, { "dropping-particle" : "", "family" : "Eskes", "given" : "H", "non-dropping-particle" : "", "parse-names" : false, "suffix" : "" }, { "dropping-particle" : "", "family" : "Levelt", "given" : "P F", "non-dropping-particle" : "", "parse-names" : false, "suffix" : "" }, { "dropping-particle" : "", "family" : "A", "given" : "R", "non-dropping-particle" : "van der", "parse-names" : false, "suffix" : "" }, { "dropping-particle" : "", "family" : "Veefkind", "given" : "J P", "non-dropping-particle" : "", "parse-names" : false, "suffix" : "" }, { "dropping-particle" : "", "family" : "Vlietinck", "given" : "J", "non-dropping-particle" : "", "parse-names" : false, "suffix" : "" }, { "dropping-particle" : "", "family" : "Yu", "given" : "H", "non-dropping-particle" : "", "parse-names" : false, "suffix" : "" }, { "dropping-particle" : "", "family" : "Zehner", "given" : "C", "non-dropping-particle" : "", "parse-names" : false, "suffix" : "" } ], "container-title" : "Geophysical Research Letters", "id" : "ITEM-1", "issue" : "11", "issued" : { "date-parts" : [ [ "2020", "6" ] ] }, "publisher" : "Blackwell Publishing Ltd", "title" : "Impact of Coronavirus Outbreak on NO2 Pollution Assessed Using TROPOMI and OMI Observations", "translator" : [ { "dropping-particle" : "", "family" : "G5006", "given" : "", "non-dropping-particle" : "", "parse-names" : false, "suffix" : "" } ], "type" : "article-journal", "volume" : "47" }, "uris" : [ "http://www.mendeley.com/documents/?uuid=1fb007cb-0a58-4217-967d-d950bac2b94d" ] }, { "id" : "ITEM-2", "itemData" : { "DOI" : "10.1126/sciadv.abd6696", "abstract" : " The COVID-19 lockdowns led to major reductions in air pollutant emissions. Here, we quantitatively evaluate changes in ambient NO 2 , O 3 , and PM 2.5 concentrations arising from these emission changes in 11 cities globally by applying a deweathering machine learning technique. Sudden decreases in deweathered NO 2 concentrations and increases in O 3 were observed in almost all cities. However, the decline in NO 2 concentrations attributable to the lockdowns was not as large as expected, at reductions of 10 to 50%. Accordingly, O 3 increased by 2 to 30% (except for London), the total gaseous oxidant (O  x  = NO 2 + O 3 ) showed limited change, and PM 2.5 concentrations decreased in most cities studied but increased in London and Paris. Our results demonstrate the need for a sophisticated analysis to quantify air quality impacts of interventions and indicate that true air quality improvements were notably more limited than some earlier reports or observational data suggested. ", "author" : [ { "dropping-particle" : "", "family" : "Shi", "given" : "Zongbo", "non-dropping-particle" : "", "parse-names" : false, "suffix" : "" }, { "dropping-particle" : "", "family" : "Song", "given" : "Congbo", "non-dropping-particle" : "", "parse-names" : false, "suffix" : "" }, { "dropping-particle" : "", "family" : "Liu", "given" : "Bowen", "non-dropping-particle" : "", "parse-names" : false, "suffix" : "" }, { "dropping-particle" : "", "family" : "Lu", "given" : "Gongda", "non-dropping-particle" : "", "parse-names" : false, "suffix" : "" }, { "dropping-particle" : "", "family" : "Xu", "given" : "Jingsha", "non-dropping-particle" : "", "parse-names" : false, "suffix" : "" }, { "dropping-particle" : "", "family" : "Vu", "given" : "Tuan", "non-dropping-particle" : "Van", "parse-names" : false, "suffix" : "" }, { "dropping-particle" : "", "family" : "Elliott", "given" : "Robert J. R.", "non-dropping-particle" : "", "parse-names" : false, "suffix" : "" }, { "dropping-particle" : "", "family" : "Li", "given" : "Weijun", "non-dropping-particle" : "", "parse-names" : false, "suffix" : "" }, { "dropping-particle" : "", "family" : "Bloss", "given" : "William J.", "non-dropping-particle" : "", "parse-names" : false, "suffix" : "" }, { "dropping-particle" : "", "family" : "Harrison", "given" : "Roy M.", "non-dropping-particle" : "", "parse-names" : false, "suffix" : "" } ], "container-title" : "Science Advances", "id" : "ITEM-2", "issued" : { "date-parts" : [ [ "2021" ] ] }, "title" : "Abrupt but smaller than expected changes in surface air quality attributable to COVID-19 lockdowns", "translator" : [ { "dropping-particle" : "", "family" : "G5262", "given" : "", "non-dropping-particle" : "", "parse-names" : false, "suffix" : "" } ], "type" : "article-journal" }, "uris" : [ "http://www.mendeley.com/documents/?uuid=6bd0e156-0222-4c37-824c-cda965497d2d" ] }, { "id" : "ITEM-3", "itemData" : { "DOI" : "10.1073/pnas.2006853117", "ISBN" : "0000000246002", "ISSN" : "0027-8424", "abstract" : "The lockdown response to coronavirus disease 2019 (COVID-19) has caused an unprecedented reduction in global economic and transport activity. We test the hypothesis that this has reduced tropospheric and ground-level air pollution concentrations, using satellite data and a network of &gt;10,000 air quality stations. After accounting for the effects of meteorological variability, we find declines in the population-weighted concentration of ground-level nitrogen dioxide (NO 2 : 60% with 95% CI 48 to 72%), and fine particulate matter (PM 2.5 : 31%; 95% CI: 17 to 45%), with marginal increases in ozone (O 3 : 4%; 95% CI: \u22122 to 10%) in 34 countries during lockdown dates up until 15 May. Except for ozone, satellite measurements of the troposphere indicate much smaller reductions, highlighting the spatial variability of pollutant anomalies attributable to complex NO x chemistry and long-distance transport of fine particulate matter with a diameter less than 2.5 \u00b5m (PM 2.5 ). By leveraging Google and Apple mobility data, we find empirical evidence for a link between global vehicle transportation declines and the reduction of ambient NO 2 exposure. While the state of global lockdown is not sustainable, these findings allude to the potential for mitigating public health risk by reducing \u201cbusiness as usual\u201d air pollutant emissions from economic activities. Explore trends here: https://nina.earthengine.app/view/lockdown-pollution .", "author" : [ { "dropping-particle" : "", "family" : "Venter", "given" : "Zander S", "non-dropping-particle" : "", "parse-names" : false, "suffix" : "" }, { "dropping-particle" : "", "family" : "Aunan", "given" : "Kristin", "non-dropping-particle" : "", "parse-names" : false, "suffix" : "" }, { "dropping-particle" : "", "family" : "Chowdhury", "given" : "Sourangsu", "non-dropping-particle" : "", "parse-names" : false, "suffix" : "" }, { "dropping-particle" : "", "family" : "Lelieveld", "given" : "Jos", "non-dropping-particle" : "", "parse-names" : false, "suffix" : "" } ], "container-title" : "Proceedings of the National Academy of Sciences", "id" : "ITEM-3", "issue" : "32", "issued" : { "date-parts" : [ [ "2020", "8" ] ] }, "page" : "18984-18990", "title" : "COVID-19 lockdowns cause global air pollution declines", "translator" : [ { "dropping-particle" : "", "family" : "G5176", "given" : "", "non-dropping-particle" : "", "parse-names" : false, "suffix" : "" } ], "type" : "article-journal", "volume" : "117" }, "uris" : [ "http://www.mendeley.com/documents/?uuid=09b83eb2-1155-4826-95d0-34a6d48ed80c" ] }, { "id" : "ITEM-4", "itemData" : { "DOI" : "10.1525/elementa.2021.00176", "author" : [ { "dropping-particle" : "", "family" : "Gkatzelis", "given" : "GI", "non-dropping-particle" : "", "parse-names" : false, "suffix" : "" }, { "dropping-particle" : "", "family" : "Gilman", "given" : "J.B.", "non-dropping-particle" : "", "parse-names" : false, "suffix" : "" }, { "dropping-particle" : "", "family" : "Brown", "given" : "S.S.", "non-dropping-particle" : "", "parse-names" : false, "suffix" : "" }, { "dropping-particle" : "", "family" : "Eskes", "given" : "H", "non-dropping-particle" : "", "parse-names" : false, "suffix" : "" }, { "dropping-particle" : "", "family" : "Gomes", "given" : "A.R.", "non-dropping-particle" : "", "parse-names" : false, "suffix" : "" }, { "dropping-particle" : "", "family" : "Lange", "given" : "A.C.", "non-dropping-particle" : "", "parse-names" : false, "suffix" : "" }, { "dropping-particle" : "", "family" : "McDonald", "given" : "B.C.", "non-dropping-particle" : "", "parse-names" : false, "suffix" : "" }, { "dropping-particle" : "", "family" : "Peischl", "given" : "J.", "non-dropping-particle" : "", "parse-names" : false, "suffix" : "" }, { "dropping-particle" : "", "family" : "Petzold", "given" : "A.", "non-dropping-particle" : "", "parse-names" : false, "suffix" : "" }, { "dropping-particle" : "", "family" : "Thompson", "given" : "C.R.", "non-dropping-particle" : "", "parse-names" : false, "suffix" : "" }, { "dropping-particle" : "", "family" : "Kiendler-Schar", "given" : "A.", "non-dropping-particle" : "", "parse-names" : false, "suffix" : "" } ], "container-title" : "Elementa: Science of the Anthropocene", "id" : "ITEM-4", "issue" : "1", "issued" : { "date-parts" : [ [ "2021" ] ] }, "title" : "The global impacts of COVID-19 lockdowns on urban air quality: a critical review and recommendations", "translator" : [ { "dropping-particle" : "", "family" : "G5240", "given" : "", "non-dropping-particle" : "", "parse-names" : false, "suffix" : "" } ], "type" : "article-journal", "volume" : "9" }, "uris" : [ "http://www.mendeley.com/documents/?uuid=2d84fe33-f5bc-47d9-a5e7-2ec0681576e4" ] } ], "mendeley" : { "formattedCitation" : "(Bauwens et al., 2020; Venter et al., 2020; Gkatzelis et al., 2021; Shi et al., 2021)", "manualFormatting" : "(e.g., Bauwens et al., 2020b; Gkatzelis et al., 2021; Shi et al., 2021; Venter et al., 2020b)", "plainTextFormattedCitation" : "(Bauwens et al., 2020; Venter et al., 2020; Gkatzelis et al., 2021; Shi et al., 2021)", "previouslyFormattedCitation" : "(Bauwens et al., 2020; Venter et al., 2020; Gkatzelis et al., 2021; Shi et al., 2021)" }, "properties" : { "noteIndex" : 0 }, "schema" : "https://github.com/citation-style-language/schema/raw/master/csl-citation.json" }</w:delInstrText>
        </w:r>
      </w:del>
      <w:r w:rsidRPr="00860166">
        <w:fldChar w:fldCharType="separate"/>
      </w:r>
      <w:r w:rsidR="00CB33A1">
        <w:rPr>
          <w:rFonts w:cs="Times New Roman"/>
          <w:noProof/>
        </w:rPr>
        <w:t xml:space="preserve">(e.g., </w:t>
      </w:r>
      <w:ins w:id="5469" w:author="Robin Matthews" w:date="2021-07-08T17:42:00Z">
        <w:r w:rsidR="003D6F13">
          <w:rPr>
            <w:noProof/>
          </w:rPr>
          <w:t>Bauwens et al., 2020; Venter et al., 2020; Gkatzelis et al., 2021; Shi et al., 2021</w:t>
        </w:r>
      </w:ins>
      <w:del w:id="5470" w:author="Robin Matthews" w:date="2021-07-08T17:42:00Z">
        <w:r w:rsidR="00CB33A1" w:rsidDel="003D6F13">
          <w:rPr>
            <w:rFonts w:cs="Times New Roman"/>
            <w:noProof/>
          </w:rPr>
          <w:delText>Bauwens et al., 2020b; Gkatzelis et al., 2021; Shi et al., 2021; Venter et al., 2020b</w:delText>
        </w:r>
      </w:del>
      <w:r w:rsidR="00CB33A1">
        <w:rPr>
          <w:rFonts w:cs="Times New Roman"/>
          <w:noProof/>
        </w:rPr>
        <w:t>)</w:t>
      </w:r>
      <w:r w:rsidRPr="00860166">
        <w:fldChar w:fldCharType="end"/>
      </w:r>
      <w:commentRangeEnd w:id="5466"/>
      <w:r w:rsidR="00CB33A1">
        <w:rPr>
          <w:rStyle w:val="Marquedecommentaire"/>
        </w:rPr>
        <w:commentReference w:id="5466"/>
      </w:r>
      <w:r w:rsidRPr="00860166">
        <w:rPr>
          <w:rFonts w:cs="Times New Roman"/>
          <w:lang w:val="it-IT"/>
        </w:rPr>
        <w:t xml:space="preserve">. </w:t>
      </w:r>
      <w:r w:rsidRPr="00860166">
        <w:rPr>
          <w:rFonts w:cs="Times New Roman"/>
          <w:bCs/>
          <w:lang w:val="en-GB"/>
        </w:rPr>
        <w:t>The COVID-19</w:t>
      </w:r>
      <w:ins w:id="5471" w:author="Lucy Cowie" w:date="2021-07-28T18:54:00Z">
        <w:r w:rsidR="00B41F33">
          <w:rPr>
            <w:rFonts w:cs="Times New Roman"/>
            <w:bCs/>
            <w:lang w:val="en-GB"/>
          </w:rPr>
          <w:t>-</w:t>
        </w:r>
      </w:ins>
      <w:del w:id="5472" w:author="Lucy Cowie" w:date="2021-07-28T18:54:00Z">
        <w:r w:rsidRPr="00860166" w:rsidDel="00B41F33">
          <w:rPr>
            <w:rFonts w:cs="Times New Roman"/>
            <w:bCs/>
            <w:lang w:val="en-GB"/>
          </w:rPr>
          <w:delText xml:space="preserve"> </w:delText>
        </w:r>
      </w:del>
      <w:r w:rsidRPr="00860166">
        <w:rPr>
          <w:rFonts w:cs="Times New Roman"/>
          <w:bCs/>
          <w:lang w:val="en-GB"/>
        </w:rPr>
        <w:t>driven economic slowdown has illustrated how complex the relationship is between emissions and air pollutant concentrations due to non-linearity in the atmospheric chemistry leading to secondary compound formation (</w:t>
      </w:r>
      <w:del w:id="5473" w:author="Lucy Cowie" w:date="2021-07-28T18:54:00Z">
        <w:r w:rsidRPr="00860166" w:rsidDel="009227D9">
          <w:rPr>
            <w:rFonts w:cs="Times New Roman"/>
            <w:bCs/>
            <w:lang w:val="en-GB"/>
          </w:rPr>
          <w:delText xml:space="preserve">see also </w:delText>
        </w:r>
      </w:del>
      <w:r w:rsidRPr="00860166">
        <w:rPr>
          <w:rFonts w:cs="Times New Roman"/>
          <w:bCs/>
          <w:lang w:val="en-GB"/>
        </w:rPr>
        <w:t>Section 6.1</w:t>
      </w:r>
      <w:ins w:id="5474" w:author="Lucy Cowie" w:date="2021-07-28T18:54:00Z">
        <w:r w:rsidR="009227D9">
          <w:rPr>
            <w:rFonts w:cs="Times New Roman"/>
            <w:bCs/>
            <w:lang w:val="en-GB"/>
          </w:rPr>
          <w:t xml:space="preserve">, </w:t>
        </w:r>
      </w:ins>
      <w:del w:id="5475" w:author="Lucy Cowie" w:date="2021-07-28T18:54:00Z">
        <w:r w:rsidRPr="00860166" w:rsidDel="009227D9">
          <w:rPr>
            <w:rFonts w:cs="Times New Roman"/>
            <w:bCs/>
            <w:lang w:val="en-GB"/>
          </w:rPr>
          <w:delText xml:space="preserve"> </w:delText>
        </w:r>
      </w:del>
    </w:p>
    <w:p w14:paraId="1DC61E07" w14:textId="409A0CB4" w:rsidR="00E578B9" w:rsidRPr="004132AE" w:rsidRDefault="00E578B9" w:rsidP="00D5630D">
      <w:pPr>
        <w:pStyle w:val="AR6BodyText"/>
        <w:shd w:val="clear" w:color="auto" w:fill="DEEAF6" w:themeFill="accent1" w:themeFillTint="33"/>
        <w:rPr>
          <w:rFonts w:cs="Times New Roman"/>
          <w:lang w:val="en-US"/>
        </w:rPr>
      </w:pPr>
      <w:del w:id="5476" w:author="Lucy Cowie" w:date="2021-07-28T18:54:00Z">
        <w:r w:rsidRPr="004132AE" w:rsidDel="009227D9">
          <w:rPr>
            <w:rFonts w:cs="Times New Roman"/>
            <w:bCs/>
            <w:lang w:val="en-GB"/>
          </w:rPr>
          <w:delText xml:space="preserve">and </w:delText>
        </w:r>
      </w:del>
      <w:r w:rsidRPr="004132AE">
        <w:rPr>
          <w:rFonts w:cs="Times New Roman"/>
          <w:bCs/>
          <w:lang w:val="en-GB"/>
        </w:rPr>
        <w:t>Box 6.1</w:t>
      </w:r>
      <w:ins w:id="5477" w:author="Lucy Cowie" w:date="2021-07-28T18:55:00Z">
        <w:r w:rsidR="00223FDC">
          <w:rPr>
            <w:rFonts w:cs="Times New Roman"/>
            <w:bCs/>
            <w:lang w:val="en-GB"/>
          </w:rPr>
          <w:t>;</w:t>
        </w:r>
      </w:ins>
      <w:del w:id="5478" w:author="Lucy Cowie" w:date="2021-07-28T18:55:00Z">
        <w:r w:rsidRPr="004132AE" w:rsidDel="00223FDC">
          <w:rPr>
            <w:rFonts w:cs="Times New Roman"/>
            <w:bCs/>
            <w:lang w:val="en-GB"/>
          </w:rPr>
          <w:delText>)</w:delText>
        </w:r>
      </w:del>
      <w:r w:rsidRPr="004132AE">
        <w:rPr>
          <w:rFonts w:cs="Times New Roman"/>
          <w:bCs/>
          <w:lang w:val="en-GB"/>
        </w:rPr>
        <w:t xml:space="preserve"> </w:t>
      </w:r>
      <w:del w:id="5479" w:author="Robin Matthews" w:date="2021-07-08T18:35:00Z">
        <w:r w:rsidRPr="004132AE" w:rsidDel="00860932">
          <w:rPr>
            <w:rFonts w:cs="Times New Roman"/>
            <w:bCs/>
            <w:lang w:val="en-GB"/>
          </w:rPr>
          <w:delText xml:space="preserve"> </w:delText>
        </w:r>
      </w:del>
      <w:r w:rsidRPr="00860166">
        <w:rPr>
          <w:rFonts w:cs="Times New Roman"/>
          <w:bCs/>
          <w:lang w:val="en-GB"/>
        </w:rPr>
        <w:fldChar w:fldCharType="begin" w:fldLock="1"/>
      </w:r>
      <w:r w:rsidR="00D477C7">
        <w:rPr>
          <w:rFonts w:cs="Times New Roman"/>
          <w:bCs/>
          <w:lang w:val="nb-NO"/>
        </w:rPr>
        <w:instrText>ADDIN CSL_CITATION { "citationItems" : [ { "id" : "ITEM-1", "itemData" : { "DOI" : "10.1038/s41557-020-0535-z", "ISSN" : "1755-4330", "author" : [ { "dropping-particle" : "", "family" : "Kroll", "given" : "Jesse H", "non-dropping-particle" : "", "parse-names" : false, "suffix" : "" }, { "dropping-particle" : "", "family" : "Heald", "given" : "Colette L", "non-dropping-particle" : "", "parse-names" : false, "suffix" : "" }, { "dropping-particle" : "", "family" : "Cappa", "given" : "Christopher D", "non-dropping-particle" : "", "parse-names" : false, "suffix" : "" }, { "dropping-particle" : "", "family" : "Farmer", "given" : "Delphine K", "non-dropping-particle" : "", "parse-names" : false, "suffix" : "" }, { "dropping-particle" : "", "family" : "Fry", "given" : "Juliane L", "non-dropping-particle" : "", "parse-names" : false, "suffix" : "" }, { "dropping-particle" : "", "family" : "Murphy", "given" : "Jennifer G", "non-dropping-particle" : "", "parse-names" : false, "suffix" : "" }, { "dropping-particle" : "", "family" : "Steiner", "given" : "Allison L", "non-dropping-particle" : "", "parse-names" : false, "suffix" : "" } ], "container-title" : "Nature Chemistry", "id" : "ITEM-1", "issue" : "9", "issued" : { "date-parts" : [ [ "2020", "9" ] ] }, "page" : "777-779", "title" : "The complex chemical effects of COVID-19 shutdowns on air quality", "translator" : [ { "dropping-particle" : "", "family" : "G5189", "given" : "", "non-dropping-particle" : "", "parse-names" : false, "suffix" : "" } ], "type" : "article-journal", "volume" : "12" }, "uris" : [ "http://www.mendeley.com/documents/?uuid=967c6595-f95c-49e9-9b57-2f3c97151da0" ] } ], "mendeley" : { "formattedCitation" : "(Kroll et al., 2020)", "plainTextFormattedCitation" : "(Kroll et al., 2020)", "previouslyFormattedCitation" : "(Kroll et al., 2020)" }, "properties" : { "noteIndex" : 0 }, "schema" : "https://github.com/citation-style-language/schema/raw/master/csl-citation.json" }</w:instrText>
      </w:r>
      <w:r w:rsidRPr="00860166">
        <w:rPr>
          <w:rFonts w:cs="Times New Roman"/>
          <w:bCs/>
          <w:lang w:val="en-GB"/>
        </w:rPr>
        <w:fldChar w:fldCharType="separate"/>
      </w:r>
      <w:del w:id="5480" w:author="Lucy Cowie" w:date="2021-07-28T18:55:00Z">
        <w:r w:rsidR="00CB33A1" w:rsidDel="00223FDC">
          <w:rPr>
            <w:rFonts w:cs="Times New Roman"/>
            <w:bCs/>
            <w:noProof/>
            <w:lang w:val="en-US"/>
          </w:rPr>
          <w:delText>(</w:delText>
        </w:r>
      </w:del>
      <w:r w:rsidR="00CB33A1">
        <w:rPr>
          <w:rFonts w:cs="Times New Roman"/>
          <w:bCs/>
          <w:noProof/>
          <w:lang w:val="en-US"/>
        </w:rPr>
        <w:t>Kroll et al., 2020)</w:t>
      </w:r>
      <w:r w:rsidRPr="00860166">
        <w:rPr>
          <w:rFonts w:cs="Times New Roman"/>
        </w:rPr>
        <w:fldChar w:fldCharType="end"/>
      </w:r>
      <w:r w:rsidRPr="004132AE">
        <w:rPr>
          <w:rFonts w:cs="Times New Roman"/>
          <w:bCs/>
          <w:lang w:val="en-US"/>
        </w:rPr>
        <w:t>.</w:t>
      </w:r>
    </w:p>
    <w:p w14:paraId="547ABF91" w14:textId="77777777" w:rsidR="00E578B9" w:rsidRPr="004132AE" w:rsidRDefault="00E578B9" w:rsidP="00D5630D">
      <w:pPr>
        <w:pStyle w:val="AR6BodyText"/>
        <w:shd w:val="clear" w:color="auto" w:fill="DEEAF6" w:themeFill="accent1" w:themeFillTint="33"/>
        <w:rPr>
          <w:rFonts w:cs="Times New Roman"/>
          <w:bCs/>
          <w:lang w:val="en-US"/>
        </w:rPr>
      </w:pPr>
    </w:p>
    <w:p w14:paraId="04141364" w14:textId="6A616266" w:rsidR="00E578B9" w:rsidRPr="00C827FE" w:rsidRDefault="00E578B9" w:rsidP="00D5630D">
      <w:pPr>
        <w:pStyle w:val="AR6BodyText"/>
        <w:shd w:val="clear" w:color="auto" w:fill="DEEAF6" w:themeFill="accent1" w:themeFillTint="33"/>
        <w:rPr>
          <w:rFonts w:cs="Times New Roman"/>
          <w:bCs/>
        </w:rPr>
      </w:pPr>
      <w:bookmarkStart w:id="5481" w:name="_Hlk65680971"/>
      <w:r w:rsidRPr="00C827FE">
        <w:rPr>
          <w:rFonts w:cs="Times New Roman"/>
          <w:bCs/>
          <w:lang w:val="en-US"/>
        </w:rPr>
        <w:t xml:space="preserve">Several studies have examined the effect of COVID-19 containment on air quality, showing that multi-year datasets with proper statistical/modelling analysis are required to discriminate the effect of meteorology from that of emission reduction </w:t>
      </w:r>
      <w:commentRangeStart w:id="5482"/>
      <w:r w:rsidRPr="00860166">
        <w:rPr>
          <w:rFonts w:cs="Times New Roman"/>
          <w:bCs/>
          <w:lang w:val="en-GB"/>
        </w:rPr>
        <w:fldChar w:fldCharType="begin" w:fldLock="1"/>
      </w:r>
      <w:r w:rsidR="002E1475">
        <w:rPr>
          <w:rFonts w:cs="Times New Roman"/>
          <w:bCs/>
          <w:lang w:val="en-US"/>
        </w:rPr>
        <w:instrText>ADDIN CSL_CITATION { "citationItems" : [ { "id" : "ITEM-1", "itemData" : { "DOI" : "10.1016/j.scitotenv.2020.139282", "ISSN" : "18791026", "PMID" : "32413621", "abstract" : "The outbreak of COVID-19 has spreaded rapidly across the world. To control the rapid dispersion of the virus, China has imposed national lockdown policies to practise social distancing. This has led to reduced human activities and hence primary air pollutant emissions, which caused improvement of air quality as a side-product. To investigate the air quality changes during the COVID-19 lockdown over the YRD Region, we apply the WRF-CAMx modelling system together with monitoring data to investigate the impact of human activity pattern changes on air quality. Results show that human activities were lowered significantly during the period: industrial operations, VKT, constructions in operation, etc. were significantly reduced, leading to lowered SO2, NOx, PM2.5 and VOCs emissions by approximately 16\u201326%, 29\u201347%, 27\u201346% and 37\u201357% during the Level I and Level II response periods respectively. These emission reduction has played a significant role in the improvement of air quality. Concentrations of PM2.5, NO2 and SO2 decreased by 31.8%, 45.1% and 20.4% during the Level I period; and 33.2%, 27.2% and 7.6% during the Level II period compared with 2019. However, ozone did not show any reduction and increased greatly. Our results also show that even during the lockdown, with primary emissions reduction of 15%\u201361%, the daily average PM2.5 concentrations range between 15 and 79 $\u03bc$g m\u22123, which shows that background and residual pollutions are still high. Source apportionment results indicate that the residual pollution of PM2.5 comes from industry (32.2\u201361.1%), mobile (3.9\u20138.1%), dust (2.6\u20137.7%), residential sources (2.1\u201328.5%) in YRD and 14.0\u201328.6% contribution from long-range transport coming from northern China. This indicates that in spite of the extreme reductions in primary emissions, it cannot fully tackle the current air pollution. Re-organisation of the energy and industrial strategy together with trans-regional joint-control for a full long-term air pollution plan need to be further taken into account.", "author" : [ { "dropping-particle" : "", "family" : "Li", "given" : "Li", "non-dropping-particle" : "", "parse-names" : false, "suffix" : "" }, { "dropping-particle" : "", "family" : "Li", "given" : "Qing", "non-dropping-particle" : "", "parse-names" : false, "suffix" : "" }, { "dropping-particle" : "", "family" : "Huang", "given" : "Ling", "non-dropping-particle" : "", "parse-names" : false, "suffix" : "" }, { "dropping-particle" : "", "family" : "Wang", "given" : "Qian", "non-dropping-particle" : "", "parse-names" : false, "suffix" : "" }, { "dropping-particle" : "", "family" : "Zhu", "given" : "Ansheng", "non-dropping-particle" : "", "parse-names" : false, "suffix" : "" }, { "dropping-particle" : "", "family" : "Xu", "given" : "Jian", "non-dropping-particle" : "", "parse-names" : false, "suffix" : "" }, { "dropping-particle" : "", "family" : "Liu", "given" : "Ziyi", "non-dropping-particle" : "", "parse-names" : false, "suffix" : "" }, { "dropping-particle" : "", "family" : "Li", "given" : "Hongli", "non-dropping-particle" : "", "parse-names" : false, "suffix" : "" }, { "dropping-particle" : "", "family" : "Shi", "given" : "Lishu", "non-dropping-particle" : "", "parse-names" : false, "suffix" : "" }, { "dropping-particle" : "", "family" : "Li", "given" : "Rui", "non-dropping-particle" : "", "parse-names" : false, "suffix" : "" }, { "dropping-particle" : "", "family" : "Azari", "given" : "Majid", "non-dropping-particle" : "", "parse-names" : false, "suffix" : "" }, { "dropping-particle" : "", "family" : "Wang", "given" : "Yangjun", "non-dropping-particle" : "", "parse-names" : false, "suffix" : "" }, { "dropping-particle" : "", "family" : "Zhang", "given" : "Xiaojuan", "non-dropping-particle" : "", "parse-names" : false, "suffix" : "" }, { "dropping-particle" : "", "family" : "Liu", "given" : "Zhiqiang", "non-dropping-particle" : "", "parse-names" : false, "suffix" : "" }, { "dropping-particle" : "", "family" : "Zhu", "given" : "Yonghui", "non-dropping-particle" : "", "parse-names" : false, "suffix" : "" }, { "dropping-particle" : "", "family" : "Zhang", "given" : "Kun", "non-dropping-particle" : "", "parse-names" : false, "suffix" : "" }, { "dropping-particle" : "", "family" : "Xue", "given" : "Shuhui", "non-dropping-particle" : "", "parse-names" : false, "suffix" : "" }, { "dropping-particle" : "", "family" : "Ooi", "given" : "Maggie Chel Gee", "non-dropping-particle" : "", "parse-names" : false, "suffix" : "" }, { "dropping-particle" : "", "family" : "Zhang", "given" : "Dongping", "non-dropping-particle" : "", "parse-names" : false, "suffix" : "" }, { "dropping-particle" : "", "family" : "Chan", "given" : "Andy", "non-dropping-particle" : "", "parse-names" : false, "suffix" : "" } ], "container-title" : "Science of the Total Environment", "id" : "ITEM-1", "issued" : { "date-parts" : [ [ "2020", "8" ] ] }, "publisher" : "Elsevier B.V.", "title" : "Air quality changes during the COVID-19 lockdown over the Yangtze River Delta Region: An insight into the impact of human activity pattern changes on air pollution variation", "translator" : [ { "dropping-particle" : "", "family" : "G5031", "given" : "", "non-dropping-particle" : "", "parse-names" : false, "suffix" : "" } ], "type" : "article-journal", "volume" : "732" }, "uris" : [ "http://www.mendeley.com/documents/?uuid=70077fd9-f586-46c7-9529-e61e17dc93e1" ] }, { "id" : "ITEM-2", "itemData" : { "DOI" : "10.1016/j.resconrec.2020.104814", "ISSN" : "18790658", "abstract" : "Due to the pandemic of coronavirus disease 2019 in China, almost all avoidable activities in China are prohibited since Wuhan announced lockdown on January 23, 2020. With reduced activities, severe air pollution events still occurred in the North China Plain, causing discussions regarding why severe air pollution was not avoided. The Community Multi-scale Air Quality model was applied during January 01 to February 12, 2020 to study PM2.5 changes under emission reduction scenarios. The estimated emission reduction case (Case 3) better reproduced PM2.5. Compared with the case without emission change (Case 1), Case 3 predicted that PM2.5 concentrations decreased by up to 20% with absolute decreases of 5.35, 6.37, 9.23, 10.25, 10.30, 12.14, 12.75, 14.41, 18.00 and 30.79 $\u03bc$g/m3 in Guangzhou, Shanghai, Beijing, Shijiazhuang, Tianjin, Jinan, Taiyuan, Xi'an, Zhengzhou, Wuhan, respectively. In high-pollution days with PM2.5 greater than 75 $\u03bc$g/m3, the reductions of PM2.5 in Case 3 were 7.78, 9.51, 11.38, 13.42, 13.64, 14.15, 14.42, 16.95 and 22.08 $\u03bc$g/m3 in Shanghai, Jinan, Shijiazhuang, Beijing, Taiyuan, Xi'an, Tianjin, Zhengzhou and Wuhan, respectively. The reductions in emissions of PM2.5 precursors were ~2 times of that in concentrations, indicating that meteorology was unfavorable during simulation episode. A further analysis shows that benefits of emission reductions were overwhelmed by adverse meteorology and severe air pollution events were not avoided. This study highlights that large emissions reduction in transportation and slight reduction in industrial would not help avoid severe air pollution in China, especially when meteorology is unfavorable. More efforts should be made to completely avoid severe air pollution.", "author" : [ { "dropping-particle" : "", "family" : "Wang", "given" : "Pengfei", "non-dropping-particle" : "", "parse-names" : false, "suffix" : "" }, { "dropping-particle" : "", "family" : "Chen", "given" : "Kaiyu", "non-dropping-particle" : "", "parse-names" : false, "suffix" : "" }, { "dropping-particle" : "", "family" : "Zhu", "given" : "Shengqiang", "non-dropping-particle" : "", "parse-names" : false, "suffix" : "" }, { "dropping-particle" : "", "family" : "Wang", "given" : "Peng", "non-dropping-particle" : "", "parse-names" : false, "suffix" : "" }, { "dropping-particle" : "", "family" : "Zhang", "given" : "Hongliang", "non-dropping-particle" : "", "parse-names" : false, "suffix" : "" } ], "container-title" : "Resources, Conservation and Recycling", "id" : "ITEM-2", "issued" : { "date-parts" : [ [ "2020", "7" ] ] }, "publisher" : "Elsevier B.V.", "title" : "Severe air pollution events not avoided by reduced anthropogenic activities during COVID-19 outbreak", "translator" : [ { "dropping-particle" : "", "family" : "G5002", "given" : "", "non-dropping-particle" : "", "parse-names" : false, "suffix" : "" } ], "type" : "article-journal", "volume" : "158" }, "uris" : [ "http://www.mendeley.com/documents/?uuid=67ae2b86-d68e-485a-ae18-1b0039476f4e" ] }, { "id" : "ITEM-3", "itemData" : { "DOI" : "10.1021/acs.estlett.0c00304", "ISSN" : "2328-8930", "abstract" : "The COVID-19 outbreak in China led to dramatic changes in human activities resulting from the sudden infection prevention and control measures. Here, we use ground-level observations and model simulations to examine the nationwide spatial-temporal variations of six air pollutants before and after the initiation of First-Level Public Health Emergency Response. The level of ambient NO2 declined significantly, and in most cities, the decline was dominated by reduced emissions. Meanwhile, the level of O3 increased significantly during this period, and the nonmeteorological factors explained the increase. For the other air pollutants (PM2.5, SO2, and CO), the observed declines on the national scale were obviously affected by the meteorological conditions. In Wuhan, significant declines were found for air pollutants except O3 and emissions dominated the changes, while in Beijing during the same period, only the level of NO2 significantly declined. This study clearly shows that the meteorological changes contributed substantially to the observed changes in most air pollutants, and this must be considered in evaluating the impacts of pollutant source changes on air quality during the specific event and in assessing source-oriented risks.", "author" : [ { "dropping-particle" : "", "family" : "Zhao", "given" : "Yanbin", "non-dropping-particle" : "", "parse-names" : false, "suffix" : "" }, { "dropping-particle" : "", "family" : "Zhang", "given" : "Kun", "non-dropping-particle" : "", "parse-names" : false, "suffix" : "" }, { "dropping-particle" : "", "family" : "Xu", "given" : "Xiaotian", "non-dropping-particle" : "", "parse-names" : false, "suffix" : "" }, { "dropping-particle" : "", "family" : "Shen", "given" : "Huizhong", "non-dropping-particle" : "", "parse-names" : false, "suffix" : "" }, { "dropping-particle" : "", "family" : "Zhu", "given" : "Xi", "non-dropping-particle" : "", "parse-names" : false, "suffix" : "" }, { "dropping-particle" : "", "family" : "Zhang", "given" : "Yanxu", "non-dropping-particle" : "", "parse-names" : false, "suffix" : "" }, { "dropping-particle" : "", "family" : "Hu", "given" : "Yongtao", "non-dropping-particle" : "", "parse-names" : false, "suffix" : "" }, { "dropping-particle" : "", "family" : "Shen", "given" : "Guofeng", "non-dropping-particle" : "", "parse-names" : false, "suffix" : "" } ], "container-title" : "Environmental Science &amp; Technology Letters", "id" : "ITEM-3", "issue" : "6", "issued" : { "date-parts" : [ [ "2020", "6", "9" ] ] }, "page" : "402-408", "publisher" : "American Chemical Society", "title" : "Substantial Changes in Nitrogen Dioxide and Ozone after Excluding Meteorological Impacts during the COVID-19 Outbreak in Mainland China", "translator" : [ { "dropping-particle" : "", "family" : "G5052", "given" : "", "non-dropping-particle" : "", "parse-names" : false, "suffix" : "" } ], "type" : "article-journal", "volume" : "7" }, "uris" : [ "http://www.mendeley.com/documents/?uuid=29f55ed1-2f54-4fe6-b9c9-0981726b92ae" ] }, { "id" : "ITEM-4", "itemData" : { "DOI" : "10.1038/s41598-020-70179-8", "ISSN" : "2045-2322", "PMID" : "32778673", "abstract" : "Delhi, a tropical Indian megacity, experiences one of the most severe air pollution in the world, linked with diverse anthropogenic and biomass burning emissions. First phase of COVID-19 lockdown in India, implemented during 25 March to 14 April 2020 resulted in a dramatic near-zeroing of various activities (e.g. traffic, industries, constructions), except the \u201cessential services\u201d. Here, we analysed variations in the fine particulate matter (PM2.5) over the Delhi-National Capital Region. Measurements revealed large reductions (by 40\u201370%) in PM2.5 during the first week of lockdown (25\u201331 March 2020) as compared to the pre-lockdown conditions. However, O3 pollution remained high during the lockdown due to non-linear chemistry and dynamics under low aerosol loading. Notably, events of enhanced PM2.5 levels (300\u2013400 \u00b5g m\u22123) were observed during night and early morning hours in the first week of April after air temperatures fell close to the dew-point (~ 15\u201317 \u00b0C). A haze formation mechanism is suggested through uplifting of fine particles, which is reinforced by condensation of moisture following the sunrise. The study highlights a highly complex interplay between the baseline pollution and meteorology leading to counter intuitive enhancements in pollution, besides an overall improvement in air quality during the COVID-19 lockdown in this part of the world.", "author" : [ { "dropping-particle" : "", "family" : "Dhaka", "given" : "Surendra K.", "non-dropping-particle" : "", "parse-names" : false, "suffix" : "" }, { "dropping-particle" : "", "family" : "Chetna", "given" : "", "non-dropping-particle" : "", "parse-names" : false, "suffix" : "" }, { "dropping-particle" : "", "family" : "Kumar", "given" : "Vinay", "non-dropping-particle" : "", "parse-names" : false, "suffix" : "" }, { "dropping-particle" : "", "family" : "Panwar", "given" : "Vivek", "non-dropping-particle" : "", "parse-names" : false, "suffix" : "" }, { "dropping-particle" : "", "family" : "Dimri", "given" : "A. P.", "non-dropping-particle" : "", "parse-names" : false, "suffix" : "" }, { "dropping-particle" : "", "family" : "Singh", "given" : "Narendra", "non-dropping-particle" : "", "parse-names" : false, "suffix" : "" }, { "dropping-particle" : "", "family" : "Patra", "given" : "Prabir K.", "non-dropping-particle" : "", "parse-names" : false, "suffix" : "" }, { "dropping-particle" : "", "family" : "Matsumi", "given" : "Yutaka", "non-dropping-particle" : "", "parse-names" : false, "suffix" : "" }, { "dropping-particle" : "", "family" : "Takigawa", "given" : "Masayuki", "non-dropping-particle" : "", "parse-names" : false, "suffix" : "" }, { "dropping-particle" : "", "family" : "Nakayama", "given" : "Tomoki", "non-dropping-particle" : "", "parse-names" : false, "suffix" : "" }, { "dropping-particle" : "", "family" : "Yamaji", "given" : "Kazuyo", "non-dropping-particle" : "", "parse-names" : false, "suffix" : "" }, { "dropping-particle" : "", "family" : "Kajino", "given" : "Mizuo", "non-dropping-particle" : "", "parse-names" : false, "suffix" : "" }, { "dropping-particle" : "", "family" : "Misra", "given" : "Prakhar", "non-dropping-particle" : "", "parse-names" : false, "suffix" : "" }, { "dropping-particle" : "", "family" : "Hayashida", "given" : "Sachiko", "non-dropping-particle" : "", "parse-names" : false, "suffix" : "" } ], "container-title" : "Scientific Reports", "id" : "ITEM-4", "issue" : "1", "issued" : { "date-parts" : [ [ "2020", "12", "10" ] ] }, "page" : "13442", "publisher" : "Nature Research", "title" : "PM2.5 diminution and haze events over Delhi during the COVID-19 lockdown period: an interplay between the baseline pollution and meteorology", "translator" : [ { "dropping-particle" : "", "family" : "G5162", "given" : "", "non-dropping-particle" : "", "parse-names" : false, "suffix" : "" } ], "type" : "article-journal", "volume" : "10" }, "uris" : [ "http://www.mendeley.com/documents/?uuid=896b0b85-78e4-4109-9bd2-9a52fde37658" ] } ], "mendeley" : { "formattedCitation" : "(Dhaka et al., 2020; Li et al., 2020b; Wang et al., 2020; Zhao et al., 2020b)", "manualFormatting" : "(Dhaka et al., 2020; L. Li et al., 2020; Wang et al., 2020; Zhao et al., 2020b)", "plainTextFormattedCitation" : "(Dhaka et al., 2020; Li et al., 2020b; Wang et al., 2020; Zhao et al., 2020b)", "previouslyFormattedCitation" : "(Dhaka et al., 2020; Li et al., 2020b; Wang et al., 2020; Zhao et al., 2020b)" }, "properties" : { "noteIndex" : 0 }, "schema" : "https://github.com/citation-style-language/schema/raw/master/csl-citation.json" }</w:instrText>
      </w:r>
      <w:r w:rsidRPr="00860166">
        <w:rPr>
          <w:rFonts w:cs="Times New Roman"/>
          <w:bCs/>
          <w:lang w:val="en-GB"/>
        </w:rPr>
        <w:fldChar w:fldCharType="separate"/>
      </w:r>
      <w:r w:rsidR="00CB33A1">
        <w:rPr>
          <w:rFonts w:cs="Times New Roman"/>
          <w:bCs/>
          <w:noProof/>
          <w:lang w:val="it-IT"/>
        </w:rPr>
        <w:t xml:space="preserve">(Dhaka et al., 2020; </w:t>
      </w:r>
      <w:ins w:id="5483" w:author="Robin Matthews" w:date="2021-07-08T17:43:00Z">
        <w:r w:rsidR="003D6F13">
          <w:rPr>
            <w:rFonts w:cs="Times New Roman"/>
            <w:bCs/>
            <w:noProof/>
            <w:lang w:val="it-IT"/>
          </w:rPr>
          <w:t xml:space="preserve">L. </w:t>
        </w:r>
      </w:ins>
      <w:r w:rsidR="00CB33A1">
        <w:rPr>
          <w:rFonts w:cs="Times New Roman"/>
          <w:bCs/>
          <w:noProof/>
          <w:lang w:val="it-IT"/>
        </w:rPr>
        <w:t>Li et al., 2020</w:t>
      </w:r>
      <w:del w:id="5484" w:author="Robin Matthews" w:date="2021-07-08T17:43:00Z">
        <w:r w:rsidR="00CB33A1" w:rsidDel="003D6F13">
          <w:rPr>
            <w:rFonts w:cs="Times New Roman"/>
            <w:bCs/>
            <w:noProof/>
            <w:lang w:val="it-IT"/>
          </w:rPr>
          <w:delText>b</w:delText>
        </w:r>
      </w:del>
      <w:r w:rsidR="00CB33A1">
        <w:rPr>
          <w:rFonts w:cs="Times New Roman"/>
          <w:bCs/>
          <w:noProof/>
          <w:lang w:val="it-IT"/>
        </w:rPr>
        <w:t>; Wang et al., 2020; Zhao et al., 2020b)</w:t>
      </w:r>
      <w:r w:rsidRPr="00860166">
        <w:rPr>
          <w:rFonts w:cs="Times New Roman"/>
        </w:rPr>
        <w:fldChar w:fldCharType="end"/>
      </w:r>
      <w:commentRangeEnd w:id="5482"/>
      <w:r w:rsidR="00CB33A1">
        <w:rPr>
          <w:rStyle w:val="Marquedecommentaire"/>
        </w:rPr>
        <w:commentReference w:id="5482"/>
      </w:r>
      <w:del w:id="5485" w:author="Lucy Cowie" w:date="2021-07-28T18:55:00Z">
        <w:r w:rsidRPr="00860166" w:rsidDel="00EC4D00">
          <w:rPr>
            <w:rFonts w:cs="Times New Roman"/>
          </w:rPr>
          <w:delText xml:space="preserve"> </w:delText>
        </w:r>
      </w:del>
      <w:r w:rsidRPr="00860166">
        <w:rPr>
          <w:rFonts w:cs="Times New Roman"/>
          <w:bCs/>
          <w:lang w:val="it-IT"/>
        </w:rPr>
        <w:t xml:space="preserve">. Accounting for meteorological influences and </w:t>
      </w:r>
      <w:r w:rsidRPr="00C827FE">
        <w:rPr>
          <w:rFonts w:cs="Times New Roman"/>
          <w:lang w:val="en-US"/>
        </w:rPr>
        <w:t>with</w:t>
      </w:r>
      <w:ins w:id="5486" w:author="Lucy Cowie" w:date="2021-07-28T18:55:00Z">
        <w:r w:rsidR="00EC4D00">
          <w:rPr>
            <w:rFonts w:cs="Times New Roman"/>
            <w:lang w:val="en-US"/>
          </w:rPr>
          <w:t xml:space="preserve"> an</w:t>
        </w:r>
      </w:ins>
      <w:r w:rsidRPr="00C827FE">
        <w:rPr>
          <w:rFonts w:cs="Times New Roman"/>
          <w:lang w:val="en-US"/>
        </w:rPr>
        <w:t xml:space="preserve"> increasing stringency index,</w:t>
      </w:r>
      <w:r w:rsidRPr="00860166">
        <w:rPr>
          <w:rFonts w:cs="Times New Roman"/>
          <w:bCs/>
          <w:lang w:val="en-GB"/>
        </w:rPr>
        <w:t xml:space="preserve"> t</w:t>
      </w:r>
      <w:r w:rsidRPr="00C827FE">
        <w:rPr>
          <w:rFonts w:cs="Times New Roman"/>
          <w:lang w:val="en-US"/>
        </w:rPr>
        <w:t>he median observed change in NO</w:t>
      </w:r>
      <w:r w:rsidRPr="00C827FE">
        <w:rPr>
          <w:rFonts w:cs="Times New Roman"/>
          <w:vertAlign w:val="subscript"/>
          <w:lang w:val="en-US"/>
        </w:rPr>
        <w:t>2</w:t>
      </w:r>
      <w:r w:rsidRPr="00C827FE">
        <w:rPr>
          <w:rFonts w:cs="Times New Roman"/>
          <w:lang w:val="en-US"/>
        </w:rPr>
        <w:t xml:space="preserve"> decreased from </w:t>
      </w:r>
      <w:ins w:id="5487" w:author="Lucy Cowie" w:date="2021-07-28T18:56:00Z">
        <w:r w:rsidR="00892DD1">
          <w:rPr>
            <w:rFonts w:cs="Times New Roman"/>
            <w:lang w:val="en-US"/>
          </w:rPr>
          <w:t>–</w:t>
        </w:r>
      </w:ins>
      <w:del w:id="5488" w:author="Lucy Cowie" w:date="2021-07-28T18:56:00Z">
        <w:r w:rsidRPr="00C827FE" w:rsidDel="00892DD1">
          <w:rPr>
            <w:rFonts w:cs="Times New Roman"/>
            <w:lang w:val="en-US"/>
          </w:rPr>
          <w:delText>-</w:delText>
        </w:r>
      </w:del>
      <w:r w:rsidRPr="00C827FE">
        <w:rPr>
          <w:rFonts w:cs="Times New Roman"/>
          <w:lang w:val="en-US"/>
        </w:rPr>
        <w:t xml:space="preserve">13% to </w:t>
      </w:r>
      <w:ins w:id="5489" w:author="Lucy Cowie" w:date="2021-07-28T18:56:00Z">
        <w:r w:rsidR="00892DD1">
          <w:rPr>
            <w:rFonts w:cs="Times New Roman"/>
            <w:lang w:val="en-US"/>
          </w:rPr>
          <w:t>–</w:t>
        </w:r>
      </w:ins>
      <w:del w:id="5490" w:author="Lucy Cowie" w:date="2021-07-28T18:56:00Z">
        <w:r w:rsidRPr="00C827FE" w:rsidDel="00892DD1">
          <w:rPr>
            <w:rFonts w:cs="Times New Roman"/>
            <w:lang w:val="en-US"/>
          </w:rPr>
          <w:delText>-</w:delText>
        </w:r>
      </w:del>
      <w:r w:rsidRPr="00C827FE">
        <w:rPr>
          <w:rFonts w:cs="Times New Roman"/>
          <w:lang w:val="en-US"/>
        </w:rPr>
        <w:t>48%, and in PM</w:t>
      </w:r>
      <w:r w:rsidRPr="00A818BB">
        <w:rPr>
          <w:rFonts w:cs="Times New Roman"/>
          <w:vertAlign w:val="subscript"/>
          <w:lang w:val="en-US"/>
        </w:rPr>
        <w:t>2.5</w:t>
      </w:r>
      <w:r w:rsidRPr="00C827FE">
        <w:rPr>
          <w:rFonts w:cs="Times New Roman"/>
          <w:lang w:val="en-US"/>
        </w:rPr>
        <w:t xml:space="preserve"> decreased from </w:t>
      </w:r>
      <w:ins w:id="5491" w:author="Lucy Cowie" w:date="2021-07-28T18:56:00Z">
        <w:r w:rsidR="00892DD1">
          <w:rPr>
            <w:rFonts w:cs="Times New Roman"/>
            <w:lang w:val="en-US"/>
          </w:rPr>
          <w:t>–</w:t>
        </w:r>
      </w:ins>
      <w:del w:id="5492" w:author="Lucy Cowie" w:date="2021-07-28T18:56:00Z">
        <w:r w:rsidRPr="00C827FE" w:rsidDel="00892DD1">
          <w:rPr>
            <w:rFonts w:cs="Times New Roman"/>
            <w:lang w:val="en-US"/>
          </w:rPr>
          <w:delText>-</w:delText>
        </w:r>
      </w:del>
      <w:r w:rsidRPr="00C827FE">
        <w:rPr>
          <w:rFonts w:cs="Times New Roman"/>
          <w:lang w:val="en-US"/>
        </w:rPr>
        <w:t xml:space="preserve">10% to </w:t>
      </w:r>
      <w:ins w:id="5493" w:author="Lucy Cowie" w:date="2021-07-28T18:56:00Z">
        <w:r w:rsidR="00892DD1">
          <w:rPr>
            <w:rFonts w:cs="Times New Roman"/>
            <w:lang w:val="en-US"/>
          </w:rPr>
          <w:t>–</w:t>
        </w:r>
      </w:ins>
      <w:del w:id="5494" w:author="Lucy Cowie" w:date="2021-07-28T18:56:00Z">
        <w:r w:rsidRPr="00C827FE" w:rsidDel="00892DD1">
          <w:rPr>
            <w:rFonts w:cs="Times New Roman"/>
            <w:lang w:val="en-US"/>
          </w:rPr>
          <w:delText>-</w:delText>
        </w:r>
      </w:del>
      <w:r w:rsidRPr="00C827FE">
        <w:rPr>
          <w:rFonts w:cs="Times New Roman"/>
          <w:lang w:val="en-US"/>
        </w:rPr>
        <w:t>33%, whereas the median change in O</w:t>
      </w:r>
      <w:r w:rsidRPr="00C827FE">
        <w:rPr>
          <w:rFonts w:cs="Times New Roman"/>
          <w:vertAlign w:val="subscript"/>
          <w:lang w:val="en-US"/>
        </w:rPr>
        <w:t>3</w:t>
      </w:r>
      <w:r w:rsidRPr="00C827FE">
        <w:rPr>
          <w:rFonts w:cs="Times New Roman"/>
          <w:lang w:val="en-US"/>
        </w:rPr>
        <w:t xml:space="preserve"> increased from 0% to 4% </w:t>
      </w:r>
      <w:r w:rsidRPr="00860166">
        <w:rPr>
          <w:rFonts w:cs="Times New Roman"/>
        </w:rPr>
        <w:fldChar w:fldCharType="begin" w:fldLock="1"/>
      </w:r>
      <w:r w:rsidR="00D477C7">
        <w:rPr>
          <w:rFonts w:cs="Times New Roman"/>
          <w:lang w:val="en-US"/>
        </w:rPr>
        <w:instrText>ADDIN CSL_CITATION { "citationItems" : [ { "id" : "ITEM-1", "itemData" : { "DOI" : "10.1525/elementa.2021.00176", "author" : [ { "dropping-particle" : "", "family" : "Gkatzelis", "given" : "GI", "non-dropping-particle" : "", "parse-names" : false, "suffix" : "" }, { "dropping-particle" : "", "family" : "Gilman", "given" : "J.B.", "non-dropping-particle" : "", "parse-names" : false, "suffix" : "" }, { "dropping-particle" : "", "family" : "Brown", "given" : "S.S.", "non-dropping-particle" : "", "parse-names" : false, "suffix" : "" }, { "dropping-particle" : "", "family" : "Eskes", "given" : "H", "non-dropping-particle" : "", "parse-names" : false, "suffix" : "" }, { "dropping-particle" : "", "family" : "Gomes", "given" : "A.R.", "non-dropping-particle" : "", "parse-names" : false, "suffix" : "" }, { "dropping-particle" : "", "family" : "Lange", "given" : "A.C.", "non-dropping-particle" : "", "parse-names" : false, "suffix" : "" }, { "dropping-particle" : "", "family" : "McDonald", "given" : "B.C.", "non-dropping-particle" : "", "parse-names" : false, "suffix" : "" }, { "dropping-particle" : "", "family" : "Peischl", "given" : "J.", "non-dropping-particle" : "", "parse-names" : false, "suffix" : "" }, { "dropping-particle" : "", "family" : "Petzold", "given" : "A.", "non-dropping-particle" : "", "parse-names" : false, "suffix" : "" }, { "dropping-particle" : "", "family" : "Thompson", "given" : "C.R.", "non-dropping-particle" : "", "parse-names" : false, "suffix" : "" }, { "dropping-particle" : "", "family" : "Kiendler-Schar", "given" : "A.", "non-dropping-particle" : "", "parse-names" : false, "suffix" : "" } ], "container-title" : "Elementa: Science of the Anthropocene", "id" : "ITEM-1", "issue" : "1", "issued" : { "date-parts" : [ [ "2021" ] ] }, "title" : "The global impacts of COVID-19 lockdowns on urban air quality: a critical review and recommendations", "translator" : [ { "dropping-particle" : "", "family" : "G5240", "given" : "", "non-dropping-particle" : "", "parse-names" : false, "suffix" : "" } ], "type" : "article-journal", "volume" : "9" }, "uris" : [ "http://www.mendeley.com/documents/?uuid=2d84fe33-f5bc-47d9-a5e7-2ec0681576e4" ] } ], "mendeley" : { "formattedCitation" : "(Gkatzelis et al., 2021)", "plainTextFormattedCitation" : "(Gkatzelis et al., 2021)", "previouslyFormattedCitation" : "(Gkatzelis et al., 2021)" }, "properties" : { "noteIndex" : 0 }, "schema" : "https://github.com/citation-style-language/schema/raw/master/csl-citation.json" }</w:instrText>
      </w:r>
      <w:r w:rsidRPr="00860166">
        <w:rPr>
          <w:rFonts w:cs="Times New Roman"/>
        </w:rPr>
        <w:fldChar w:fldCharType="separate"/>
      </w:r>
      <w:r w:rsidR="00CB33A1">
        <w:rPr>
          <w:rFonts w:cs="Times New Roman"/>
          <w:noProof/>
          <w:lang w:val="en-US"/>
        </w:rPr>
        <w:t>(Gkatzelis et al., 2021)</w:t>
      </w:r>
      <w:r w:rsidRPr="00860166">
        <w:rPr>
          <w:rFonts w:cs="Times New Roman"/>
        </w:rPr>
        <w:fldChar w:fldCharType="end"/>
      </w:r>
      <w:r w:rsidRPr="00C827FE">
        <w:rPr>
          <w:rFonts w:cs="Times New Roman"/>
          <w:lang w:val="en-US"/>
        </w:rPr>
        <w:t xml:space="preserve">. </w:t>
      </w:r>
      <w:r w:rsidRPr="00860166">
        <w:rPr>
          <w:rFonts w:cs="Times New Roman"/>
          <w:bCs/>
          <w:lang w:val="en-GB"/>
        </w:rPr>
        <w:t>The latter can be explained by the decrease of NO emissions that titrate ozone in specific highly polluted areas, leading to the observed increase in surface O</w:t>
      </w:r>
      <w:r w:rsidRPr="00860166">
        <w:rPr>
          <w:rFonts w:cs="Times New Roman"/>
          <w:bCs/>
          <w:vertAlign w:val="subscript"/>
          <w:lang w:val="en-GB"/>
        </w:rPr>
        <w:t>3</w:t>
      </w:r>
      <w:r w:rsidRPr="00860166">
        <w:rPr>
          <w:rFonts w:cs="Times New Roman"/>
          <w:bCs/>
          <w:lang w:val="en-GB"/>
        </w:rPr>
        <w:t xml:space="preserve"> concentration in cities </w:t>
      </w:r>
      <w:commentRangeStart w:id="5495"/>
      <w:r w:rsidRPr="00860166">
        <w:rPr>
          <w:rFonts w:cs="Times New Roman"/>
          <w:bCs/>
          <w:lang w:val="en-GB"/>
        </w:rPr>
        <w:fldChar w:fldCharType="begin" w:fldLock="1"/>
      </w:r>
      <w:r w:rsidR="002E1475">
        <w:rPr>
          <w:rFonts w:cs="Times New Roman"/>
          <w:bCs/>
          <w:lang w:val="en-GB"/>
        </w:rPr>
        <w:instrText>ADDIN CSL_CITATION { "citationItems" : [ { "id" : "ITEM-1", "itemData" : { "DOI" : "10.1093/nsr/nwaa137", "ISSN" : "2095-5138", "abstract" : "To control the spread of the 2019 novel coronavirus (COVID-19), China imposed nationwide restrictions on the movement of its population (lockdown) after the Chinese New Year of 2020, leading to large reductions in economic activities and associated emissions. Despite such large decreases in primary pollution, there were nonetheless several periods of heavy haze pollution in eastern China, raising questions about the well-established relationship between human activities and air quality. Here, using comprehensive measurements and modeling, we show that the haze during the COVID lockdown was driven by enhancements of secondary pollution. In particular, large decreases in NOx emissions from transportation increased ozone and nighttime NO3 radical formation, and these increases in atmospheric oxidizing capacity in turn facilitated the formation of secondary particulate matter. Our results, afforded by the tragic natural experiment of the COVID-19 pandemic, indicate that haze mitigation depends upon a coordinated and balanced strategy for controlling multiple pollutants.", "author" : [ { "dropping-particle" : "", "family" : "Huang", "given" : "Xin", "non-dropping-particle" : "", "parse-names" : false, "suffix" : "" }, { "dropping-particle" : "", "family" : "Ding", "given" : "Aijun", "non-dropping-particle" : "", "parse-names" : false, "suffix" : "" }, { "dropping-particle" : "", "family" : "Gao", "given" : "Jian", "non-dropping-particle" : "", "parse-names" : false, "suffix" : "" }, { "dropping-particle" : "", "family" : "Zheng", "given" : "Bo", "non-dropping-particle" : "", "parse-names" : false, "suffix" : "" }, { "dropping-particle" : "", "family" : "Zhou", "given" : "Derong", "non-dropping-particle" : "", "parse-names" : false, "suffix" : "" }, { "dropping-particle" : "", "family" : "Qi", "given" : "Ximeng", "non-dropping-particle" : "", "parse-names" : false, "suffix" : "" }, { "dropping-particle" : "", "family" : "Tang", "given" : "Rong", "non-dropping-particle" : "", "parse-names" : false, "suffix" : "" }, { "dropping-particle" : "", "family" : "Wang", "given" : "Jiaping", "non-dropping-particle" : "", "parse-names" : false, "suffix" : "" }, { "dropping-particle" : "", "family" : "Ren", "given" : "Chuanhua", "non-dropping-particle" : "", "parse-names" : false, "suffix" : "" }, { "dropping-particle" : "", "family" : "Nie", "given" : "Wei", "non-dropping-particle" : "", "parse-names" : false, "suffix" : "" }, { "dropping-particle" : "", "family" : "Chi", "given" : "Xuguang", "non-dropping-particle" : "", "parse-names" : false, "suffix" : "" }, { "dropping-particle" : "", "family" : "Xu", "given" : "Zheng", "non-dropping-particle" : "", "parse-names" : false, "suffix" : "" }, { "dropping-particle" : "", "family" : "Chen", "given" : "Liangduo", "non-dropping-particle" : "", "parse-names" : false, "suffix" : "" }, { "dropping-particle" : "", "family" : "Li", "given" : "Yuanyuan", "non-dropping-particle" : "", "parse-names" : false, "suffix" : "" }, { "dropping-particle" : "", "family" : "Che", "given" : "Fei", "non-dropping-particle" : "", "parse-names" : false, "suffix" : "" }, { "dropping-particle" : "", "family" : "Pang", "given" : "Nini", "non-dropping-particle" : "", "parse-names" : false, "suffix" : "" }, { "dropping-particle" : "", "family" : "Wang", "given" : "Haikun", "non-dropping-particle" : "", "parse-names" : false, "suffix" : "" }, { "dropping-particle" : "", "family" : "Tong", "given" : "Dan", "non-dropping-particle" : "", "parse-names" : false, "suffix" : "" }, { "dropping-particle" : "", "family" : "Qin", "given" : "Wei", "non-dropping-particle" : "", "parse-names" : false, "suffix" : "" }, { "dropping-particle" : "", "family" : "Cheng", "given" : "Wei", "non-dropping-particle" : "", "parse-names" : false, "suffix" : "" }, { "dropping-particle" : "", "family" : "Liu", "given" : "Weijing", "non-dropping-particle" : "", "parse-names" : false, "suffix" : "" }, { "dropping-particle" : "", "family" : "Fu", "given" : "Qingyan", "non-dropping-particle" : "", "parse-names" : false, "suffix" : "" }, { "dropping-particle" : "", "family" : "Liu", "given" : "Baoxian", "non-dropping-particle" : "", "parse-names" : false, "suffix" : "" }, { "dropping-particle" : "", "family" : "Chai", "given" : "Fahe", "non-dropping-particle" : "", "parse-names" : false, "suffix" : "" }, { "dropping-particle" : "", "family" : "Davis", "given" : "Steven J", "non-dropping-particle" : "", "parse-names" : false, "suffix" : "" }, { "dropping-particle" : "", "family" : "Zhang", "given" : "Qiang", "non-dropping-particle" : "", "parse-names" : false, "suffix" : "" }, { "dropping-particle" : "", "family" : "He", "given" : "Kebin", "non-dropping-particle" : "", "parse-names" : false, "suffix" : "" } ], "container-title" : "National Science Review", "id" : "ITEM-1", "issued" : { "date-parts" : [ [ "2020", "6" ] ] }, "publisher" : "Oxford University Press (OUP)", "title" : "Enhanced secondary pollution offset reduction of primary emissions during COVID-19 lockdown in China", "translator" : [ { "dropping-particle" : "", "family" : "G5193", "given" : "", "non-dropping-particle" : "", "parse-names" : false, "suffix" : "" } ], "type" : "article-journal" }, "uris" : [ "http://www.mendeley.com/documents/?uuid=fbc0d800-cda1-4d50-b694-45fe3f86e36a" ] }, { "id" : "ITEM-2", "itemData" : { "DOI" : "10.1126/science.abb7431", "ISSN" : "10959203", "PMID" : "32554754", "abstract" : "The absence of motor vehicle traffic and suspended manufacturing during the coronavirus disease 2019 (COVID-19) pandemic in China enabled assessment of the efficiency of air pollution mitigation. Up to 90% reduction of certain emissions during the city-lockdown period can be identified from satellite and ground-based observations. Unexpectedly, extreme particulate matter levels simultaneously occurred in northern China. Our synergistic observation analyses and model simulations show that anomalously high humidity promoted aerosol heterogeneous chemistry, along with stagnant airflow and uninterrupted emissions from power plants and petrochemical facilities, contributing to severe haze formation. Also, because of nonlinear production chemistry and titration of ozone in winter, reduced nitrogen oxides resulted in ozone enhancement in urban areas, further increasing the atmospheric oxidizing capacity and facilitating secondary aerosol formation.", "author" : [ { "dropping-particle" : "", "family" : "Le", "given" : "Tianhao", "non-dropping-particle" : "", "parse-names" : false, "suffix" : "" }, { "dropping-particle" : "", "family" : "Wang", "given" : "Yuan", "non-dropping-particle" : "", "parse-names" : false, "suffix" : "" }, { "dropping-particle" : "", "family" : "Liu", "given" : "Lang", "non-dropping-particle" : "", "parse-names" : false, "suffix" : "" }, { "dropping-particle" : "", "family" : "Yang", "given" : "Jiani", "non-dropping-particle" : "", "parse-names" : false, "suffix" : "" }, { "dropping-particle" : "", "family" : "Yung", "given" : "Yuk L", "non-dropping-particle" : "", "parse-names" : false, "suffix" : "" }, { "dropping-particle" : "", "family" : "Li", "given" : "Guohui", "non-dropping-particle" : "", "parse-names" : false, "suffix" : "" }, { "dropping-particle" : "", "family" : "Seinfeld", "given" : "John H", "non-dropping-particle" : "", "parse-names" : false, "suffix" : "" } ], "container-title" : "Science", "id" : "ITEM-2", "issue" : "6504", "issued" : { "date-parts" : [ [ "2020", "8" ] ] }, "page" : "702-706", "publisher" : "American Association for the Advancement of Science", "title" : "Unexpected air pollution with marked emission reductions during the COVID-19 outbreak in China", "translator" : [ { "dropping-particle" : "", "family" : "G5174", "given" : "", "non-dropping-particle" : "", "parse-names" : false, "suffix" : "" } ], "type" : "article-journal", "volume" : "369" }, "uris" : [ "http://www.mendeley.com/documents/?uuid=0fef0653-fb7d-4985-a6c7-8999d2a79a4d" ] }, { "id" : "ITEM-3", "itemData" : { "DOI" : "10.1016/j.scitotenv.2020.139542", "ISSN" : "18791026", "PMID" : "32447070", "abstract" : "The effect of lockdown due to coronavirus disease (COVID-19) pandemic on air pollution in four Southern European cities (Nice, Rome, Valencia and Turin) and Wuhan (China) was quantified, with a focus on ozone (O3). Compared to the same period in 2017\u20132019, the daily O3 mean concentrations increased at urban stations by 24% in Nice, 14% in Rome, 27% in Turin, 2.4% in Valencia and 36% in Wuhan during the lockdown in 2020. This increase in O3 concentrations is mainly explained by an unprecedented reduction in NOx emissions leading to a lower O3 titration by NO. Strong reductions in NO2 mean concentrations were observed in all European cities, ~53% at urban stations, comparable to Wuhan (57%), and ~65% at traffic stations. NO declined even further, ~63% at urban stations and ~78% at traffic stations in Europe. Reductions in PM2.5 and PM10 at urban stations were overall much smaller both in magnitude and relative change in Europe (~8%) than in Wuhan (~42%). The PM reductions due to limiting transportation and fuel combustion in institutional and commercial buildings were partly offset by increases of PM emissions from the activities at home in some of the cities. The NOx concentrations during the lockdown were on average 49% lower than those at weekends of the previous years in all cities. The lockdown effect on O3 production was ~10% higher than the weekend effect in Southern Europe and 38% higher in Wuhan, while for PM the lockdown had the same effect as weekends in Southern Europe (~6% of difference). This study highlights the challenge of reducing the formation of secondary pollutants such as O3 even with strict measures to control primary pollutant emissions. These results are relevant for designing abatement policies of urban pollution.", "author" : [ { "dropping-particle" : "", "family" : "Sicard", "given" : "Pierre", "non-dropping-particle" : "", "parse-names" : false, "suffix" : "" }, { "dropping-particle" : "", "family" : "Marco", "given" : "Alessandra", "non-dropping-particle" : "De", "parse-names" : false, "suffix" : "" }, { "dropping-particle" : "", "family" : "Agathokleous", "given" : "Evgenios", "non-dropping-particle" : "", "parse-names" : false, "suffix" : "" }, { "dropping-particle" : "", "family" : "Feng", "given" : "Zhaozhong", "non-dropping-particle" : "", "parse-names" : false, "suffix" : "" }, { "dropping-particle" : "", "family" : "Xu", "given" : "Xiaobin", "non-dropping-particle" : "", "parse-names" : false, "suffix" : "" }, { "dropping-particle" : "", "family" : "Paoletti", "given" : "Elena", "non-dropping-particle" : "", "parse-names" : false, "suffix" : "" }, { "dropping-particle" : "", "family" : "Rodriguez", "given" : "Jos\u00e9 Jaime Di\u00e9guez", "non-dropping-particle" : "", "parse-names" : false, "suffix" : "" }, { "dropping-particle" : "", "family" : "Calatayud", "given" : "Vicent", "non-dropping-particle" : "", "parse-names" : false, "suffix" : "" } ], "container-title" : "Science of the Total Environment", "id" : "ITEM-3", "issued" : { "date-parts" : [ [ "2020", "9" ] ] }, "publisher" : "Elsevier B.V.", "title" : "Amplified ozone pollution in cities during the COVID-19 lockdown", "translator" : [ { "dropping-particle" : "", "family" : "G5187", "given" : "", "non-dropping-particle" : "", "parse-names" : false, "suffix" : "" } ], "type" : "article-journal", "volume" : "735" }, "uris" : [ "http://www.mendeley.com/documents/?uuid=ed179354-db05-42f6-a325-1cdb864c7d8e" ] } ], "mendeley" : { "formattedCitation" : "(Huang et al., 2020a; Le et al., 2020; Sicard et al., 2020)", "manualFormatting" : "(X. Huang et al., 2020; Le et al., 2020; Sicard et al., 2020)", "plainTextFormattedCitation" : "(Huang et al., 2020a; Le et al., 2020; Sicard et al., 2020)", "previouslyFormattedCitation" : "(Huang et al., 2020a; Le et al., 2020; Sicard et al., 2020)" }, "properties" : { "noteIndex" : 0 }, "schema" : "https://github.com/citation-style-language/schema/raw/master/csl-citation.json" }</w:instrText>
      </w:r>
      <w:r w:rsidRPr="00860166">
        <w:rPr>
          <w:rFonts w:cs="Times New Roman"/>
          <w:bCs/>
          <w:lang w:val="en-GB"/>
        </w:rPr>
        <w:fldChar w:fldCharType="separate"/>
      </w:r>
      <w:r w:rsidR="00CB33A1">
        <w:rPr>
          <w:rFonts w:cs="Times New Roman"/>
          <w:bCs/>
          <w:noProof/>
        </w:rPr>
        <w:t>(</w:t>
      </w:r>
      <w:ins w:id="5496" w:author="Robin Matthews" w:date="2021-07-08T17:43:00Z">
        <w:r w:rsidR="00404B0E">
          <w:rPr>
            <w:rFonts w:cs="Times New Roman"/>
            <w:bCs/>
            <w:noProof/>
          </w:rPr>
          <w:t xml:space="preserve">X. </w:t>
        </w:r>
      </w:ins>
      <w:r w:rsidR="00CB33A1">
        <w:rPr>
          <w:rFonts w:cs="Times New Roman"/>
          <w:bCs/>
          <w:noProof/>
        </w:rPr>
        <w:t>Huang et al., 2020</w:t>
      </w:r>
      <w:del w:id="5497" w:author="Robin Matthews" w:date="2021-07-08T17:43:00Z">
        <w:r w:rsidR="00CB33A1" w:rsidDel="00404B0E">
          <w:rPr>
            <w:rFonts w:cs="Times New Roman"/>
            <w:bCs/>
            <w:noProof/>
          </w:rPr>
          <w:delText>a</w:delText>
        </w:r>
      </w:del>
      <w:r w:rsidR="00CB33A1">
        <w:rPr>
          <w:rFonts w:cs="Times New Roman"/>
          <w:bCs/>
          <w:noProof/>
        </w:rPr>
        <w:t>; Le et al., 2020; Sicard et al., 2020)</w:t>
      </w:r>
      <w:r w:rsidRPr="00860166">
        <w:rPr>
          <w:rFonts w:cs="Times New Roman"/>
        </w:rPr>
        <w:fldChar w:fldCharType="end"/>
      </w:r>
      <w:commentRangeEnd w:id="5495"/>
      <w:r w:rsidR="00CB33A1">
        <w:rPr>
          <w:rStyle w:val="Marquedecommentaire"/>
        </w:rPr>
        <w:commentReference w:id="5495"/>
      </w:r>
      <w:r w:rsidRPr="00C827FE">
        <w:rPr>
          <w:rFonts w:cs="Times New Roman"/>
          <w:bCs/>
        </w:rPr>
        <w:t>.</w:t>
      </w:r>
    </w:p>
    <w:bookmarkEnd w:id="5481"/>
    <w:p w14:paraId="1138A485" w14:textId="77777777" w:rsidR="00E578B9" w:rsidRPr="00C827FE" w:rsidRDefault="00E578B9" w:rsidP="00D5630D">
      <w:pPr>
        <w:pStyle w:val="AR6BodyText"/>
        <w:shd w:val="clear" w:color="auto" w:fill="DEEAF6" w:themeFill="accent1" w:themeFillTint="33"/>
        <w:rPr>
          <w:rFonts w:cs="Times New Roman"/>
          <w:bCs/>
        </w:rPr>
      </w:pPr>
    </w:p>
    <w:p w14:paraId="450C36D7" w14:textId="61E41816" w:rsidR="00E578B9" w:rsidRPr="00860166" w:rsidRDefault="00E578B9" w:rsidP="00D5630D">
      <w:pPr>
        <w:pStyle w:val="AR6BodyText"/>
        <w:shd w:val="clear" w:color="auto" w:fill="DEEAF6" w:themeFill="accent1" w:themeFillTint="33"/>
        <w:rPr>
          <w:rFonts w:cs="Times New Roman"/>
          <w:bCs/>
          <w:lang w:val="en-GB"/>
        </w:rPr>
      </w:pPr>
      <w:r w:rsidRPr="00860166">
        <w:rPr>
          <w:rFonts w:cs="Times New Roman"/>
          <w:bCs/>
          <w:lang w:val="en-GB"/>
        </w:rPr>
        <w:t>The temporary decrease of PM</w:t>
      </w:r>
      <w:r w:rsidRPr="00A818BB">
        <w:rPr>
          <w:rFonts w:cs="Times New Roman"/>
          <w:bCs/>
          <w:vertAlign w:val="subscript"/>
          <w:lang w:val="en-GB"/>
        </w:rPr>
        <w:t>2.5</w:t>
      </w:r>
      <w:r w:rsidRPr="00860166">
        <w:rPr>
          <w:rFonts w:cs="Times New Roman"/>
          <w:bCs/>
          <w:lang w:val="en-GB"/>
        </w:rPr>
        <w:t xml:space="preserve"> concentrations should be put in perspective of the sustained reduction (estimated at 30</w:t>
      </w:r>
      <w:ins w:id="5498" w:author="Lucy Cowie" w:date="2021-07-28T18:57:00Z">
        <w:r w:rsidR="00B41AC2">
          <w:rPr>
            <w:rFonts w:cs="Times New Roman"/>
            <w:bCs/>
            <w:lang w:val="en-GB"/>
          </w:rPr>
          <w:t>–</w:t>
        </w:r>
      </w:ins>
      <w:del w:id="5499" w:author="Lucy Cowie" w:date="2021-07-28T18:57:00Z">
        <w:r w:rsidRPr="00860166" w:rsidDel="00B41AC2">
          <w:rPr>
            <w:rFonts w:cs="Times New Roman"/>
            <w:bCs/>
            <w:lang w:val="en-GB"/>
          </w:rPr>
          <w:delText xml:space="preserve">% to </w:delText>
        </w:r>
      </w:del>
      <w:r w:rsidRPr="00860166">
        <w:rPr>
          <w:rFonts w:cs="Times New Roman"/>
          <w:bCs/>
          <w:lang w:val="en-GB"/>
        </w:rPr>
        <w:t>70%), which could be achieved by implementing policies addressing air quality and climate change (</w:t>
      </w:r>
      <w:del w:id="5500" w:author="Lucy Cowie" w:date="2021-07-28T18:58:00Z">
        <w:r w:rsidRPr="00860166" w:rsidDel="00B41AC2">
          <w:rPr>
            <w:rFonts w:cs="Times New Roman"/>
            <w:bCs/>
            <w:lang w:val="en-GB"/>
          </w:rPr>
          <w:delText xml:space="preserve">see </w:delText>
        </w:r>
      </w:del>
      <w:r w:rsidRPr="00860166">
        <w:rPr>
          <w:rFonts w:cs="Times New Roman"/>
          <w:bCs/>
          <w:lang w:val="en-GB"/>
        </w:rPr>
        <w:t>Section 6.6.3). Such sustained reductions can lead to multiple benefits and simultaneously achieve several SDGs (Section 6.6.3). These policies would also result in reduction of ground-level ozone by up to 20% (</w:t>
      </w:r>
      <w:del w:id="5501" w:author="Lucy Cowie" w:date="2021-07-28T18:58:00Z">
        <w:r w:rsidRPr="00860166" w:rsidDel="001E0586">
          <w:rPr>
            <w:rFonts w:cs="Times New Roman"/>
            <w:bCs/>
            <w:lang w:val="en-GB"/>
          </w:rPr>
          <w:delText xml:space="preserve">see </w:delText>
        </w:r>
      </w:del>
      <w:r w:rsidRPr="00860166">
        <w:rPr>
          <w:rFonts w:cs="Times New Roman"/>
          <w:bCs/>
          <w:lang w:val="en-GB"/>
        </w:rPr>
        <w:t>Section 6.7.1.3).</w:t>
      </w:r>
    </w:p>
    <w:p w14:paraId="00A0BC9D" w14:textId="77777777" w:rsidR="00E578B9" w:rsidRPr="00860166" w:rsidRDefault="00E578B9" w:rsidP="00D5630D">
      <w:pPr>
        <w:pStyle w:val="AR6BodyText"/>
        <w:shd w:val="clear" w:color="auto" w:fill="DEEAF6" w:themeFill="accent1" w:themeFillTint="33"/>
        <w:rPr>
          <w:rFonts w:cs="Times New Roman"/>
          <w:bCs/>
          <w:lang w:val="en-GB"/>
        </w:rPr>
      </w:pPr>
    </w:p>
    <w:p w14:paraId="317072BB" w14:textId="734EB8A7" w:rsidR="00E578B9" w:rsidRPr="00C827FE" w:rsidRDefault="00E578B9" w:rsidP="00D5630D">
      <w:pPr>
        <w:pStyle w:val="AR6BodyText"/>
        <w:shd w:val="clear" w:color="auto" w:fill="DEEAF6" w:themeFill="accent1" w:themeFillTint="33"/>
        <w:rPr>
          <w:rFonts w:cs="Times New Roman"/>
          <w:bCs/>
          <w:lang w:val="en-US"/>
        </w:rPr>
      </w:pPr>
      <w:r w:rsidRPr="00860166">
        <w:rPr>
          <w:rFonts w:cs="Times New Roman"/>
          <w:bCs/>
          <w:lang w:val="en-GB"/>
        </w:rPr>
        <w:t>Except for ozone, temporary improvement of air quality during lockdown periods was observed in most</w:t>
      </w:r>
      <w:r w:rsidRPr="00860166">
        <w:rPr>
          <w:rFonts w:cs="Times New Roman"/>
          <w:b/>
          <w:bCs/>
          <w:lang w:val="en-GB"/>
        </w:rPr>
        <w:t xml:space="preserve"> </w:t>
      </w:r>
      <w:r w:rsidRPr="00860166">
        <w:rPr>
          <w:rFonts w:cs="Times New Roman"/>
          <w:bCs/>
          <w:lang w:val="en-GB"/>
        </w:rPr>
        <w:t>regions of the world (</w:t>
      </w:r>
      <w:r w:rsidRPr="00860166">
        <w:rPr>
          <w:rFonts w:cs="Times New Roman"/>
          <w:bCs/>
          <w:i/>
          <w:iCs/>
          <w:lang w:val="en-GB"/>
        </w:rPr>
        <w:t>high confidence</w:t>
      </w:r>
      <w:r w:rsidRPr="00860166">
        <w:rPr>
          <w:rFonts w:cs="Times New Roman"/>
          <w:bCs/>
          <w:lang w:val="en-GB"/>
        </w:rPr>
        <w:t>), resulting from a combination of inter</w:t>
      </w:r>
      <w:del w:id="5502" w:author="Lucy Cowie" w:date="2021-07-28T18:59:00Z">
        <w:r w:rsidRPr="00860166" w:rsidDel="00CD6890">
          <w:rPr>
            <w:rFonts w:cs="Times New Roman"/>
            <w:bCs/>
            <w:lang w:val="en-GB"/>
          </w:rPr>
          <w:delText>-</w:delText>
        </w:r>
      </w:del>
      <w:r w:rsidRPr="00860166">
        <w:rPr>
          <w:rFonts w:cs="Times New Roman"/>
          <w:bCs/>
          <w:lang w:val="en-GB"/>
        </w:rPr>
        <w:t>annual meteorological variability and</w:t>
      </w:r>
      <w:ins w:id="5503" w:author="Lucy Cowie" w:date="2021-07-28T18:59:00Z">
        <w:r w:rsidR="00CD0453">
          <w:rPr>
            <w:rFonts w:cs="Times New Roman"/>
            <w:bCs/>
            <w:lang w:val="en-GB"/>
          </w:rPr>
          <w:t xml:space="preserve"> the</w:t>
        </w:r>
      </w:ins>
      <w:r w:rsidRPr="00860166">
        <w:rPr>
          <w:rFonts w:cs="Times New Roman"/>
          <w:bCs/>
          <w:lang w:val="en-GB"/>
        </w:rPr>
        <w:t xml:space="preserve"> impact of COVID-19 containment measures (</w:t>
      </w:r>
      <w:r w:rsidRPr="00860166">
        <w:rPr>
          <w:rFonts w:cs="Times New Roman"/>
          <w:bCs/>
          <w:i/>
          <w:iCs/>
          <w:lang w:val="en-GB"/>
        </w:rPr>
        <w:t>high confidence</w:t>
      </w:r>
      <w:r w:rsidRPr="00860166">
        <w:rPr>
          <w:rFonts w:cs="Times New Roman"/>
          <w:bCs/>
          <w:lang w:val="en-GB"/>
        </w:rPr>
        <w:t>). Estimated air pollution reductions associated with lockdown periods are lower than what can be expected from integrated mitigation policy leading to lasting reductions (</w:t>
      </w:r>
      <w:r w:rsidRPr="00860166">
        <w:rPr>
          <w:rFonts w:cs="Times New Roman"/>
          <w:bCs/>
          <w:i/>
          <w:iCs/>
          <w:lang w:val="en-GB"/>
        </w:rPr>
        <w:t>medium confidence</w:t>
      </w:r>
      <w:r w:rsidRPr="00860166">
        <w:rPr>
          <w:rFonts w:cs="Times New Roman"/>
          <w:bCs/>
          <w:lang w:val="en-GB"/>
        </w:rPr>
        <w:t>).</w:t>
      </w:r>
    </w:p>
    <w:p w14:paraId="41EE4368" w14:textId="77777777" w:rsidR="00E578B9" w:rsidRPr="00C827FE" w:rsidRDefault="00E578B9" w:rsidP="00D5630D">
      <w:pPr>
        <w:pStyle w:val="AR6BodyText"/>
        <w:shd w:val="clear" w:color="auto" w:fill="DEEAF6" w:themeFill="accent1" w:themeFillTint="33"/>
        <w:rPr>
          <w:rFonts w:cs="Times New Roman"/>
          <w:lang w:val="en-US"/>
        </w:rPr>
      </w:pPr>
    </w:p>
    <w:p w14:paraId="6C9CB918" w14:textId="77777777" w:rsidR="00E578B9" w:rsidRPr="00C827FE" w:rsidRDefault="00E578B9" w:rsidP="00D5630D">
      <w:pPr>
        <w:pStyle w:val="AR6BodyText"/>
        <w:shd w:val="clear" w:color="auto" w:fill="DEEAF6" w:themeFill="accent1" w:themeFillTint="33"/>
        <w:rPr>
          <w:rFonts w:cs="Times New Roman"/>
          <w:b/>
          <w:lang w:val="en-US"/>
        </w:rPr>
      </w:pPr>
      <w:r w:rsidRPr="00C827FE">
        <w:rPr>
          <w:rFonts w:cs="Times New Roman"/>
          <w:b/>
          <w:lang w:val="en-US"/>
        </w:rPr>
        <w:t>Radiative forcings</w:t>
      </w:r>
    </w:p>
    <w:p w14:paraId="5375BAD0" w14:textId="77777777" w:rsidR="00E578B9" w:rsidRPr="00C827FE" w:rsidRDefault="00E578B9" w:rsidP="00D5630D">
      <w:pPr>
        <w:pStyle w:val="AR6BodyText"/>
        <w:shd w:val="clear" w:color="auto" w:fill="DEEAF6" w:themeFill="accent1" w:themeFillTint="33"/>
        <w:rPr>
          <w:rFonts w:cs="Times New Roman"/>
          <w:lang w:val="en-US"/>
        </w:rPr>
      </w:pPr>
    </w:p>
    <w:p w14:paraId="668CA962" w14:textId="07B68C51" w:rsidR="00E578B9" w:rsidRPr="00C827FE" w:rsidRDefault="00E578B9" w:rsidP="00D5630D">
      <w:pPr>
        <w:pStyle w:val="AR6BodyText"/>
        <w:shd w:val="clear" w:color="auto" w:fill="DEEAF6" w:themeFill="accent1" w:themeFillTint="33"/>
        <w:rPr>
          <w:rFonts w:cs="Times New Roman"/>
          <w:lang w:val="en-US"/>
        </w:rPr>
      </w:pPr>
      <w:r w:rsidRPr="00C827FE">
        <w:rPr>
          <w:rFonts w:cs="Times New Roman"/>
          <w:lang w:val="en-US"/>
        </w:rPr>
        <w:t>COVID-19</w:t>
      </w:r>
      <w:ins w:id="5504" w:author="Lucy Cowie" w:date="2021-07-28T19:01:00Z">
        <w:r w:rsidR="00CD0453">
          <w:rPr>
            <w:rFonts w:cs="Times New Roman"/>
            <w:lang w:val="en-US"/>
          </w:rPr>
          <w:t>-</w:t>
        </w:r>
      </w:ins>
      <w:del w:id="5505" w:author="Lucy Cowie" w:date="2021-07-28T19:01:00Z">
        <w:r w:rsidRPr="00C827FE" w:rsidDel="00CD0453">
          <w:rPr>
            <w:rFonts w:cs="Times New Roman"/>
            <w:lang w:val="en-US"/>
          </w:rPr>
          <w:delText xml:space="preserve"> </w:delText>
        </w:r>
      </w:del>
      <w:r w:rsidRPr="00C827FE">
        <w:rPr>
          <w:rFonts w:cs="Times New Roman"/>
          <w:lang w:val="en-US"/>
        </w:rPr>
        <w:t>related emission changes primarily exerted effective radiative forcing (ERF) through reduced emission rates of CO</w:t>
      </w:r>
      <w:r w:rsidRPr="00C827FE">
        <w:rPr>
          <w:rFonts w:cs="Times New Roman"/>
          <w:vertAlign w:val="subscript"/>
          <w:lang w:val="en-US"/>
        </w:rPr>
        <w:t>2</w:t>
      </w:r>
      <w:r w:rsidRPr="00C827FE">
        <w:rPr>
          <w:rFonts w:cs="Times New Roman"/>
          <w:lang w:val="en-US"/>
        </w:rPr>
        <w:t xml:space="preserve"> and methane, altered abundance of short-lived climate forcers (SLCFs), notably O</w:t>
      </w:r>
      <w:r w:rsidRPr="00C827FE">
        <w:rPr>
          <w:rFonts w:cs="Times New Roman"/>
          <w:vertAlign w:val="subscript"/>
          <w:lang w:val="en-US"/>
        </w:rPr>
        <w:t>3</w:t>
      </w:r>
      <w:r w:rsidRPr="00C827FE">
        <w:rPr>
          <w:rFonts w:cs="Times New Roman"/>
          <w:lang w:val="en-US"/>
        </w:rPr>
        <w:t>, NO</w:t>
      </w:r>
      <w:r w:rsidRPr="00C827FE">
        <w:rPr>
          <w:rFonts w:cs="Times New Roman"/>
          <w:vertAlign w:val="subscript"/>
          <w:lang w:val="en-US"/>
        </w:rPr>
        <w:t>2</w:t>
      </w:r>
      <w:r w:rsidRPr="00C827FE">
        <w:rPr>
          <w:rFonts w:cs="Times New Roman"/>
          <w:lang w:val="en-US"/>
        </w:rPr>
        <w:t xml:space="preserve"> and aerosols, and through other changes in anthropogenic activities, notably a reduction in the formation of aviation-induced cirrus clouds. </w:t>
      </w:r>
    </w:p>
    <w:p w14:paraId="3D4AFD0D" w14:textId="77777777" w:rsidR="00E578B9" w:rsidRPr="00C827FE" w:rsidRDefault="00E578B9" w:rsidP="00D5630D">
      <w:pPr>
        <w:pStyle w:val="AR6BodyText"/>
        <w:shd w:val="clear" w:color="auto" w:fill="DEEAF6" w:themeFill="accent1" w:themeFillTint="33"/>
        <w:rPr>
          <w:rFonts w:cs="Times New Roman"/>
          <w:lang w:val="en-US"/>
        </w:rPr>
      </w:pPr>
    </w:p>
    <w:p w14:paraId="00DABD82" w14:textId="36003F54" w:rsidR="00E578B9" w:rsidRPr="00C827FE" w:rsidRDefault="00E578B9" w:rsidP="00D5630D">
      <w:pPr>
        <w:pStyle w:val="AR6BodyText"/>
        <w:shd w:val="clear" w:color="auto" w:fill="DEEAF6" w:themeFill="accent1" w:themeFillTint="33"/>
        <w:rPr>
          <w:rFonts w:cs="Times New Roman"/>
          <w:lang w:val="en-US"/>
        </w:rPr>
      </w:pPr>
      <w:r w:rsidRPr="00860166">
        <w:rPr>
          <w:rFonts w:cs="Times New Roman"/>
        </w:rPr>
        <w:fldChar w:fldCharType="begin" w:fldLock="1"/>
      </w:r>
      <w:r w:rsidR="00D477C7">
        <w:rPr>
          <w:rFonts w:cs="Times New Roman"/>
        </w:rPr>
        <w:instrText>ADDIN CSL_CITATION { "citationItems" : [ { "id" : "ITEM-1", "itemData" : { "DOI" : "10.1038/s41558-020-0883-0", "ISSN" : "17586798", "abstract" : "The global response to the COVID-19 pandemic has led to a sudden reduction of both GHG emissions and air pollutants. Here, using national mobility data, we estimate global emission reductions for ten species during the period February to June 2020. We estimate that global NOx emissions declined by as much as 30% in April, contributing a short-term cooling since the start of the year. This cooling trend is offset by ~20% reduction in global SO2 emissions that weakens the aerosol cooling effect, causing short-term warming. As a result, we estimate that the direct effect of the pandemic-driven response will be negligible, with a cooling of around 0.01 \u00b1 0.005 \u00b0C by 2030 compared to a baseline scenario that follows current national policies. In contrast, with an economic recovery tilted towards green stimulus and reductions in fossil fuel investments, it is possible to avoid future warming of 0.3 \u00b0C by 2050.", "author" : [ { "dropping-particle" : "", "family" : "Forster", "given" : "Piers M", "non-dropping-particle" : "", "parse-names" : false, "suffix" : "" }, { "dropping-particle" : "", "family" : "Forster", "given" : "Harriet I", "non-dropping-particle" : "", "parse-names" : false, "suffix" : "" }, { "dropping-particle" : "", "family" : "Evans", "given" : "Mat J", "non-dropping-particle" : "", "parse-names" : false, "suffix" : "" }, { "dropping-particle" : "", "family" : "Gidden", "given" : "Matthew J", "non-dropping-particle" : "", "parse-names" : false, "suffix" : "" }, { "dropping-particle" : "", "family" : "Jones", "given" : "Chris D", "non-dropping-particle" : "", "parse-names" : false, "suffix" : "" }, { "dropping-particle" : "", "family" : "Keller", "given" : "Christoph A", "non-dropping-particle" : "", "parse-names" : false, "suffix" : "" }, { "dropping-particle" : "", "family" : "Lamboll", "given" : "Robin D", "non-dropping-particle" : "", "parse-names" : false, "suffix" : "" }, { "dropping-particle" : "Le", "family" : "Qu\u00e9r\u00e9", "given" : "Corinne", "non-dropping-particle" : "", "parse-names" : false, "suffix" : "" }, { "dropping-particle" : "", "family" : "Rogelj", "given" : "Joeri", "non-dropping-particle" : "", "parse-names" : false, "suffix" : "" }, { "dropping-particle" : "", "family" : "Rosen", "given" : "Deborah", "non-dropping-particle" : "", "parse-names" : false, "suffix" : "" }, { "dropping-particle" : "", "family" : "Schleussner", "given" : "Carl Friedrich", "non-dropping-particle" : "", "parse-names" : false, "suffix" : "" }, { "dropping-particle" : "", "family" : "Richardson", "given" : "Thomas B", "non-dropping-particle" : "", "parse-names" : false, "suffix" : "" }, { "dropping-particle" : "", "family" : "Smith", "given" : "Christopher J", "non-dropping-particle" : "", "parse-names" : false, "suffix" : "" }, { "dropping-particle" : "", "family" : "Turnock", "given" : "Steven T", "non-dropping-particle" : "", "parse-names" : false, "suffix" : "" } ], "container-title" : "Nature Climate Change", "id" : "ITEM-1", "issued" : { "date-parts" : [ [ "2020" ] ] }, "publisher" : "Nature Research", "title" : "Current and future global climate impacts resulting from COVID-19", "translator" : [ { "dropping-particle" : "", "family" : "G5197", "given" : "", "non-dropping-particle" : "", "parse-names" : false, "suffix" : "" } ], "type" : "article-journal" }, "uris" : [ "http://www.mendeley.com/documents/?uuid=fe8efa52-c0f0-42fc-9313-02862ce1fe60" ] } ], "mendeley" : { "formattedCitation" : "(Forster et al., 2020)", "manualFormatting" : "Forster et al. (2020)", "plainTextFormattedCitation" : "(Forster et al., 2020)", "previouslyFormattedCitation" : "(Forster et al., 2020)" }, "properties" : { "noteIndex" : 0 }, "schema" : "https://github.com/citation-style-language/schema/raw/master/csl-citation.json" }</w:instrText>
      </w:r>
      <w:r w:rsidRPr="00860166">
        <w:rPr>
          <w:rFonts w:cs="Times New Roman"/>
        </w:rPr>
        <w:fldChar w:fldCharType="separate"/>
      </w:r>
      <w:r w:rsidR="00CB33A1">
        <w:rPr>
          <w:rFonts w:cs="Times New Roman"/>
          <w:noProof/>
          <w:lang w:val="en-US"/>
        </w:rPr>
        <w:t>Forster et al. (2020)</w:t>
      </w:r>
      <w:r w:rsidRPr="00860166">
        <w:rPr>
          <w:rFonts w:cs="Times New Roman"/>
        </w:rPr>
        <w:fldChar w:fldCharType="end"/>
      </w:r>
      <w:r w:rsidRPr="00C827FE">
        <w:rPr>
          <w:rFonts w:cs="Times New Roman"/>
          <w:lang w:val="en-US"/>
        </w:rPr>
        <w:t xml:space="preserve"> combined the FaIR emulator (</w:t>
      </w:r>
      <w:del w:id="5506" w:author="Lucy Cowie" w:date="2021-07-28T19:02:00Z">
        <w:r w:rsidRPr="00C827FE" w:rsidDel="0028370A">
          <w:rPr>
            <w:rFonts w:cs="Times New Roman"/>
            <w:lang w:val="en-US"/>
          </w:rPr>
          <w:delText xml:space="preserve">see </w:delText>
        </w:r>
      </w:del>
      <w:r w:rsidRPr="00C827FE">
        <w:rPr>
          <w:rFonts w:cs="Times New Roman"/>
          <w:lang w:val="en-US"/>
        </w:rPr>
        <w:t xml:space="preserve">Cross-Chapter Box 7.1) with emission changes for a range of species, relative to a continuation of Nationally Determined Contributions </w:t>
      </w:r>
      <w:del w:id="5507" w:author="Robin Matthews" w:date="2021-07-08T18:36:00Z">
        <w:r w:rsidRPr="00C827FE" w:rsidDel="00860932">
          <w:rPr>
            <w:rFonts w:cs="Times New Roman"/>
            <w:lang w:val="en-US"/>
          </w:rPr>
          <w:delText xml:space="preserve"> </w:delText>
        </w:r>
      </w:del>
      <w:r w:rsidRPr="00860166">
        <w:rPr>
          <w:rFonts w:cs="Times New Roman"/>
        </w:rPr>
        <w:fldChar w:fldCharType="begin" w:fldLock="1"/>
      </w:r>
      <w:r w:rsidR="00D477C7">
        <w:rPr>
          <w:rFonts w:cs="Times New Roman"/>
          <w:lang w:val="en-US"/>
        </w:rPr>
        <w:instrText>ADDIN CSL_CITATION { "citationItems" : [ { "id" : "ITEM-1", "itemData" : { "DOI" : "10.1038/ncomms15748", "ISSN" : "20411723", "PMID" : "28585924", "abstract" : "The UN Paris Agreement puts in place a legally binding mechanism to increase mitigation action over time. Countries put forward pledges called nationally determined contributions (NDC) whose impact is assessed in global stocktaking exercises. Subsequently, actions can then be strengthened in light of the Paris climate objective: Limiting global mean temperature increase to well below 2 \u00b0C and pursuing efforts to limit it further to 1.5 \u00b0C. However, pledged actions are currently described ambiguously and this complicates the global stocktaking exercise. Here, we systematically explore possible interpretations of NDC assumptions, and show that this results in estimated emissions for 2030 ranging from 47 to 63 GtCO2e yr-1. We show that this uncertainty has critical implications for the feasibility and cost to limit warming well below 2 \u00b0C and further to 1.5 \u00b0C. Countries are currently working towards clarifying the modalities of future NDCs. We identify salient avenues to reduce the overall uncertainty by about 10 percentage points through simple, technical clarifications regarding energy accounting rules. Remaining uncertainties depend to a large extent on politically valid choices about how NDCs are expressed, and therefore raise the importance of a thorough and robust process that keeps track of where emissions are heading over time.", "author" : [ { "dropping-particle" : "", "family" : "Rogelj", "given" : "Joeri", "non-dropping-particle" : "", "parse-names" : false, "suffix" : "" }, { "dropping-particle" : "", "family" : "Fricko", "given" : "Oliver", "non-dropping-particle" : "", "parse-names" : false, "suffix" : "" }, { "dropping-particle" : "", "family" : "Meinshausen", "given" : "Malte", "non-dropping-particle" : "", "parse-names" : false, "suffix" : "" }, { "dropping-particle" : "", "family" : "Krey", "given" : "Volker", "non-dropping-particle" : "", "parse-names" : false, "suffix" : "" }, { "dropping-particle" : "", "family" : "Zilliacus", "given" : "Johanna J J", "non-dropping-particle" : "", "parse-names" : false, "suffix" : "" }, { "dropping-particle" : "", "family" : "Riahi", "given" : "Keywan", "non-dropping-particle" : "", "parse-names" : false, "suffix" : "" } ], "container-title" : "Nature Communications", "id" : "ITEM-1", "issue" : "1", "issued" : { "date-parts" : [ [ "2017", "6" ] ] }, "page" : "1-12", "publisher" : "Nature Publishing Group", "title" : "Understanding the origin of Paris Agreement emission uncertainties", "translator" : [ { "dropping-particle" : "", "family" : "G5068", "given" : "", "non-dropping-particle" : "", "parse-names" : false, "suffix" : "" } ], "type" : "article-journal", "volume" : "8" }, "uris" : [ "http://www.mendeley.com/documents/?uuid=2f7a50c8-1459-48e0-9f81-dc5295228b1d" ] } ], "mendeley" : { "formattedCitation" : "(Rogelj et al., 2017)", "plainTextFormattedCitation" : "(Rogelj et al., 2017)", "previouslyFormattedCitation" : "(Rogelj et al., 2017)" }, "properties" : { "noteIndex" : 0 }, "schema" : "https://github.com/citation-style-language/schema/raw/master/csl-citation.json" }</w:instrText>
      </w:r>
      <w:r w:rsidRPr="00860166">
        <w:rPr>
          <w:rFonts w:cs="Times New Roman"/>
        </w:rPr>
        <w:fldChar w:fldCharType="separate"/>
      </w:r>
      <w:r w:rsidR="00CB33A1">
        <w:rPr>
          <w:rFonts w:cs="Times New Roman"/>
          <w:noProof/>
          <w:lang w:val="en-US"/>
        </w:rPr>
        <w:t>(Rogelj et al., 2017)</w:t>
      </w:r>
      <w:r w:rsidRPr="00860166">
        <w:rPr>
          <w:rFonts w:cs="Times New Roman"/>
        </w:rPr>
        <w:fldChar w:fldCharType="end"/>
      </w:r>
      <w:r w:rsidRPr="00C827FE">
        <w:rPr>
          <w:rFonts w:cs="Times New Roman"/>
          <w:lang w:val="en-US"/>
        </w:rPr>
        <w:t>. They found a negative ERF from avoided CO</w:t>
      </w:r>
      <w:r w:rsidRPr="00C827FE">
        <w:rPr>
          <w:rFonts w:cs="Times New Roman"/>
          <w:vertAlign w:val="subscript"/>
          <w:lang w:val="en-US"/>
        </w:rPr>
        <w:t>2</w:t>
      </w:r>
      <w:r w:rsidRPr="00C827FE">
        <w:rPr>
          <w:rFonts w:cs="Times New Roman"/>
          <w:lang w:val="en-US"/>
        </w:rPr>
        <w:t xml:space="preserve"> emissions that strengthens through 2020</w:t>
      </w:r>
      <w:del w:id="5508" w:author="Lucy Cowie" w:date="2021-07-28T19:02:00Z">
        <w:r w:rsidRPr="00C827FE" w:rsidDel="00266C44">
          <w:rPr>
            <w:rFonts w:cs="Times New Roman"/>
            <w:lang w:val="en-US"/>
          </w:rPr>
          <w:delText>,</w:delText>
        </w:r>
      </w:del>
      <w:r w:rsidRPr="00C827FE">
        <w:rPr>
          <w:rFonts w:cs="Times New Roman"/>
          <w:lang w:val="en-US"/>
        </w:rPr>
        <w:t xml:space="preserve"> to </w:t>
      </w:r>
      <w:ins w:id="5509" w:author="Lucy Cowie" w:date="2021-07-28T19:02:00Z">
        <w:r w:rsidR="00266C44">
          <w:rPr>
            <w:rFonts w:cs="Times New Roman"/>
            <w:lang w:val="en-US"/>
          </w:rPr>
          <w:t>–</w:t>
        </w:r>
      </w:ins>
      <w:del w:id="5510" w:author="Lucy Cowie" w:date="2021-07-28T19:02:00Z">
        <w:r w:rsidRPr="00C827FE" w:rsidDel="00266C44">
          <w:rPr>
            <w:rFonts w:cs="Times New Roman"/>
            <w:lang w:val="en-US"/>
          </w:rPr>
          <w:delText>-</w:delText>
        </w:r>
      </w:del>
      <w:r w:rsidRPr="00C827FE">
        <w:rPr>
          <w:rFonts w:cs="Times New Roman"/>
          <w:lang w:val="en-US"/>
        </w:rPr>
        <w:t>0.01 W</w:t>
      </w:r>
      <w:ins w:id="5511" w:author="Ian Blenkinsop" w:date="2021-07-29T12:14:00Z">
        <w:r w:rsidR="004B6367">
          <w:rPr>
            <w:rFonts w:cs="Times New Roman"/>
            <w:lang w:val="en-US"/>
          </w:rPr>
          <w:t xml:space="preserve"> </w:t>
        </w:r>
      </w:ins>
      <w:r w:rsidRPr="00C827FE">
        <w:rPr>
          <w:rFonts w:cs="Times New Roman"/>
          <w:lang w:val="en-US"/>
        </w:rPr>
        <w:t>m</w:t>
      </w:r>
      <w:ins w:id="5512" w:author="Lucy Cowie" w:date="2021-07-28T19:02:00Z">
        <w:r w:rsidR="00266C44">
          <w:rPr>
            <w:rFonts w:cs="Times New Roman"/>
            <w:vertAlign w:val="superscript"/>
            <w:lang w:val="en-US"/>
          </w:rPr>
          <w:t>–</w:t>
        </w:r>
      </w:ins>
      <w:del w:id="5513" w:author="Lucy Cowie" w:date="2021-07-28T19:02:00Z">
        <w:r w:rsidRPr="00C827FE" w:rsidDel="00266C44">
          <w:rPr>
            <w:rFonts w:cs="Times New Roman"/>
            <w:vertAlign w:val="superscript"/>
            <w:lang w:val="en-US"/>
          </w:rPr>
          <w:delText>-</w:delText>
        </w:r>
      </w:del>
      <w:r w:rsidRPr="00C827FE">
        <w:rPr>
          <w:rFonts w:cs="Times New Roman"/>
          <w:vertAlign w:val="superscript"/>
          <w:lang w:val="en-US"/>
        </w:rPr>
        <w:t>2</w:t>
      </w:r>
      <w:r w:rsidRPr="00C827FE">
        <w:rPr>
          <w:rFonts w:cs="Times New Roman"/>
          <w:lang w:val="en-US"/>
        </w:rPr>
        <w:t>. During the spring lockdown, they found a peak positive ERF of 0.1 W</w:t>
      </w:r>
      <w:ins w:id="5514" w:author="Ian Blenkinsop" w:date="2021-07-29T11:56:00Z">
        <w:r w:rsidR="002377E3">
          <w:rPr>
            <w:rFonts w:cs="Times New Roman"/>
            <w:lang w:val="en-US"/>
          </w:rPr>
          <w:t xml:space="preserve"> </w:t>
        </w:r>
      </w:ins>
      <w:r w:rsidRPr="00C827FE">
        <w:rPr>
          <w:rFonts w:cs="Times New Roman"/>
          <w:lang w:val="en-US"/>
        </w:rPr>
        <w:t>m</w:t>
      </w:r>
      <w:ins w:id="5515" w:author="Lucy Cowie" w:date="2021-07-28T19:03:00Z">
        <w:r w:rsidR="00266C44">
          <w:rPr>
            <w:rFonts w:cs="Times New Roman"/>
            <w:vertAlign w:val="superscript"/>
            <w:lang w:val="en-US"/>
          </w:rPr>
          <w:t>–</w:t>
        </w:r>
      </w:ins>
      <w:del w:id="5516" w:author="Lucy Cowie" w:date="2021-07-28T19:03:00Z">
        <w:r w:rsidRPr="00C827FE" w:rsidDel="00266C44">
          <w:rPr>
            <w:rFonts w:cs="Times New Roman"/>
            <w:vertAlign w:val="superscript"/>
            <w:lang w:val="en-US"/>
          </w:rPr>
          <w:delText>-</w:delText>
        </w:r>
      </w:del>
      <w:r w:rsidRPr="00C827FE">
        <w:rPr>
          <w:rFonts w:cs="Times New Roman"/>
          <w:vertAlign w:val="superscript"/>
          <w:lang w:val="en-US"/>
        </w:rPr>
        <w:t>2</w:t>
      </w:r>
      <w:r w:rsidRPr="00C827FE">
        <w:rPr>
          <w:rFonts w:cs="Times New Roman"/>
          <w:lang w:val="en-US"/>
        </w:rPr>
        <w:t xml:space="preserve"> from loss of aerosol-induced cooling, and a peak negative ERF of </w:t>
      </w:r>
      <w:ins w:id="5517" w:author="Lucy Cowie" w:date="2021-07-28T19:03:00Z">
        <w:r w:rsidR="00266C44">
          <w:rPr>
            <w:rFonts w:cs="Times New Roman"/>
            <w:lang w:val="en-US"/>
          </w:rPr>
          <w:t>–</w:t>
        </w:r>
      </w:ins>
      <w:del w:id="5518" w:author="Lucy Cowie" w:date="2021-07-28T19:03:00Z">
        <w:r w:rsidRPr="00C827FE" w:rsidDel="00266C44">
          <w:rPr>
            <w:rFonts w:cs="Times New Roman"/>
            <w:lang w:val="en-US"/>
          </w:rPr>
          <w:delText>-</w:delText>
        </w:r>
      </w:del>
      <w:r w:rsidRPr="00C827FE">
        <w:rPr>
          <w:rFonts w:cs="Times New Roman"/>
          <w:lang w:val="en-US"/>
        </w:rPr>
        <w:t>0.04 W</w:t>
      </w:r>
      <w:ins w:id="5519" w:author="Ian Blenkinsop" w:date="2021-07-29T11:56:00Z">
        <w:r w:rsidR="002377E3">
          <w:rPr>
            <w:rFonts w:cs="Times New Roman"/>
            <w:lang w:val="en-US"/>
          </w:rPr>
          <w:t xml:space="preserve"> </w:t>
        </w:r>
      </w:ins>
      <w:r w:rsidRPr="00C827FE">
        <w:rPr>
          <w:rFonts w:cs="Times New Roman"/>
          <w:lang w:val="en-US"/>
        </w:rPr>
        <w:t>m</w:t>
      </w:r>
      <w:ins w:id="5520" w:author="Lucy Cowie" w:date="2021-07-28T19:03:00Z">
        <w:r w:rsidR="00266C44">
          <w:rPr>
            <w:rFonts w:cs="Times New Roman"/>
            <w:vertAlign w:val="superscript"/>
            <w:lang w:val="en-US"/>
          </w:rPr>
          <w:t>–</w:t>
        </w:r>
      </w:ins>
      <w:del w:id="5521" w:author="Lucy Cowie" w:date="2021-07-28T19:03:00Z">
        <w:r w:rsidRPr="00C827FE" w:rsidDel="00266C44">
          <w:rPr>
            <w:rFonts w:cs="Times New Roman"/>
            <w:vertAlign w:val="superscript"/>
            <w:lang w:val="en-US"/>
          </w:rPr>
          <w:delText>-</w:delText>
        </w:r>
      </w:del>
      <w:r w:rsidRPr="00C827FE">
        <w:rPr>
          <w:rFonts w:cs="Times New Roman"/>
          <w:vertAlign w:val="superscript"/>
          <w:lang w:val="en-US"/>
        </w:rPr>
        <w:t>2</w:t>
      </w:r>
      <w:r w:rsidRPr="00C827FE">
        <w:rPr>
          <w:rFonts w:cs="Times New Roman"/>
          <w:lang w:val="en-US"/>
        </w:rPr>
        <w:t xml:space="preserve"> from reductions in tropospheric ozone (from reduced photochemical production via NO</w:t>
      </w:r>
      <w:r w:rsidRPr="00266C44">
        <w:rPr>
          <w:rFonts w:cs="Times New Roman"/>
          <w:iCs/>
          <w:vertAlign w:val="subscript"/>
          <w:lang w:val="en-US"/>
          <w:rPrChange w:id="5522" w:author="Lucy Cowie" w:date="2021-07-28T19:03:00Z">
            <w:rPr>
              <w:rFonts w:cs="Times New Roman"/>
              <w:i/>
              <w:vertAlign w:val="subscript"/>
              <w:lang w:val="en-US"/>
            </w:rPr>
          </w:rPrChange>
        </w:rPr>
        <w:t>x</w:t>
      </w:r>
      <w:r w:rsidRPr="00C827FE">
        <w:rPr>
          <w:rFonts w:cs="Times New Roman"/>
          <w:lang w:val="en-US"/>
        </w:rPr>
        <w:t>). Overall, they estimated a net ERF of +0.05 W</w:t>
      </w:r>
      <w:ins w:id="5523" w:author="Ian Blenkinsop" w:date="2021-07-29T11:56:00Z">
        <w:r w:rsidR="002377E3">
          <w:rPr>
            <w:rFonts w:cs="Times New Roman"/>
            <w:lang w:val="en-US"/>
          </w:rPr>
          <w:t xml:space="preserve"> </w:t>
        </w:r>
      </w:ins>
      <w:r w:rsidRPr="00C827FE">
        <w:rPr>
          <w:rFonts w:cs="Times New Roman"/>
          <w:lang w:val="en-US"/>
        </w:rPr>
        <w:t>m</w:t>
      </w:r>
      <w:ins w:id="5524" w:author="Lucy Cowie" w:date="2021-07-28T19:03:00Z">
        <w:r w:rsidR="00266C44">
          <w:rPr>
            <w:rFonts w:cs="Times New Roman"/>
            <w:vertAlign w:val="superscript"/>
            <w:lang w:val="en-US"/>
          </w:rPr>
          <w:t>–</w:t>
        </w:r>
      </w:ins>
      <w:del w:id="5525" w:author="Lucy Cowie" w:date="2021-07-28T19:03:00Z">
        <w:r w:rsidRPr="00C827FE" w:rsidDel="00266C44">
          <w:rPr>
            <w:rFonts w:cs="Times New Roman"/>
            <w:vertAlign w:val="superscript"/>
            <w:lang w:val="en-US"/>
          </w:rPr>
          <w:delText>-</w:delText>
        </w:r>
      </w:del>
      <w:r w:rsidRPr="00C827FE">
        <w:rPr>
          <w:rFonts w:cs="Times New Roman"/>
          <w:vertAlign w:val="superscript"/>
          <w:lang w:val="en-US"/>
        </w:rPr>
        <w:t>2</w:t>
      </w:r>
      <w:r w:rsidRPr="00C827FE">
        <w:rPr>
          <w:rFonts w:cs="Times New Roman"/>
          <w:lang w:val="en-US"/>
        </w:rPr>
        <w:t xml:space="preserve"> for spring 2020, declining to +0.025 W</w:t>
      </w:r>
      <w:ins w:id="5526" w:author="Ian Blenkinsop" w:date="2021-07-29T11:56:00Z">
        <w:r w:rsidR="002377E3">
          <w:rPr>
            <w:rFonts w:cs="Times New Roman"/>
            <w:lang w:val="en-US"/>
          </w:rPr>
          <w:t xml:space="preserve"> </w:t>
        </w:r>
      </w:ins>
      <w:r w:rsidRPr="00C827FE">
        <w:rPr>
          <w:rFonts w:cs="Times New Roman"/>
          <w:lang w:val="en-US"/>
        </w:rPr>
        <w:t>m</w:t>
      </w:r>
      <w:ins w:id="5527" w:author="Lucy Cowie" w:date="2021-07-28T19:04:00Z">
        <w:r w:rsidR="00266C44">
          <w:rPr>
            <w:rFonts w:cs="Times New Roman"/>
            <w:vertAlign w:val="superscript"/>
            <w:lang w:val="en-US"/>
          </w:rPr>
          <w:t>–</w:t>
        </w:r>
      </w:ins>
      <w:del w:id="5528" w:author="Lucy Cowie" w:date="2021-07-28T19:04:00Z">
        <w:r w:rsidRPr="00C827FE" w:rsidDel="00266C44">
          <w:rPr>
            <w:rFonts w:cs="Times New Roman"/>
            <w:vertAlign w:val="superscript"/>
            <w:lang w:val="en-US"/>
          </w:rPr>
          <w:delText>-</w:delText>
        </w:r>
      </w:del>
      <w:r w:rsidRPr="00C827FE">
        <w:rPr>
          <w:rFonts w:cs="Times New Roman"/>
          <w:vertAlign w:val="superscript"/>
          <w:lang w:val="en-US"/>
        </w:rPr>
        <w:t>2</w:t>
      </w:r>
      <w:r w:rsidRPr="00C827FE">
        <w:rPr>
          <w:rFonts w:cs="Times New Roman"/>
          <w:lang w:val="en-US"/>
        </w:rPr>
        <w:t xml:space="preserve"> by the end of the year.</w:t>
      </w:r>
    </w:p>
    <w:p w14:paraId="62A4D946" w14:textId="77777777" w:rsidR="00E578B9" w:rsidRPr="00C827FE" w:rsidRDefault="00E578B9" w:rsidP="00D5630D">
      <w:pPr>
        <w:pStyle w:val="AR6BodyText"/>
        <w:shd w:val="clear" w:color="auto" w:fill="DEEAF6" w:themeFill="accent1" w:themeFillTint="33"/>
        <w:rPr>
          <w:rFonts w:cs="Times New Roman"/>
          <w:lang w:val="en-US"/>
        </w:rPr>
      </w:pPr>
    </w:p>
    <w:p w14:paraId="69304358" w14:textId="1DE6065F" w:rsidR="00E578B9" w:rsidRPr="00C827FE" w:rsidRDefault="00E578B9" w:rsidP="00D5630D">
      <w:pPr>
        <w:pStyle w:val="AR6BodyText"/>
        <w:shd w:val="clear" w:color="auto" w:fill="DEEAF6" w:themeFill="accent1" w:themeFillTint="33"/>
        <w:rPr>
          <w:rFonts w:cs="Times New Roman"/>
          <w:lang w:val="en-US"/>
        </w:rPr>
      </w:pPr>
      <w:r w:rsidRPr="00860166">
        <w:rPr>
          <w:rFonts w:cs="Times New Roman"/>
        </w:rPr>
        <w:fldChar w:fldCharType="begin" w:fldLock="1"/>
      </w:r>
      <w:r w:rsidR="00D477C7">
        <w:rPr>
          <w:rFonts w:cs="Times New Roman"/>
        </w:rPr>
        <w:instrText>ADDIN CSL_CITATION { "citationItems" : [ { "id" : "ITEM-1", "itemData" : { "DOI" : "https://doi.org/10.1029/2020GL091805", "abstract" : "Abstract The COVID-19 pandemic led to dramatic changes in economic activity in 2020. We use estimates of emission changes for 2020 in two Earth System Models (ESMs) to simulate the impacts of the COVID-19 economic changes. Ensembles of nudged simulations are used to separate small signals from meteorological variability. Reductions in aerosol and precursor emissions, chiefly black carbon and sulfate (SO4), led to reductions in total anthropogenic aerosol cooling through aerosol-cloud interactions. The average overall Effective Radiative Forcing (ERF) peaks at +0.29 \u00b1 0.15 Wm\u22122 in spring 2020. Changes in cloud properties are smaller than observed changes during 2020. Impacts of these changes on regional land surface temperature range up to +0.3 K. The peak impact of these aerosol changes on global surface temperature is very small (+0.03 K). However, the aerosol changes are the largest contribution to radiative forcing and temperature changes as a result of COVID-19 affected emissions, larger than ozone, CO2 and contrail effects.", "author" : [ { "dropping-particle" : "", "family" : "Gettelman", "given" : "A", "non-dropping-particle" : "", "parse-names" : false, "suffix" : "" }, { "dropping-particle" : "", "family" : "Lamboll", "given" : "R", "non-dropping-particle" : "", "parse-names" : false, "suffix" : "" }, { "dropping-particle" : "", "family" : "Bardeen", "given" : "C G", "non-dropping-particle" : "", "parse-names" : false, "suffix" : "" }, { "dropping-particle" : "", "family" : "Forster", "given" : "P M", "non-dropping-particle" : "", "parse-names" : false, "suffix" : "" }, { "dropping-particle" : "", "family" : "Watson-Parris", "given" : "D", "non-dropping-particle" : "", "parse-names" : false, "suffix" : "" } ], "container-title" : "Geophysical Research Letters", "id" : "ITEM-1", "issue" : "3", "issued" : { "date-parts" : [ [ "2021" ] ] }, "note" : "e2020GL091805 2020GL091805", "page" : "e2020GL091805", "title" : "Climate Impacts of COVID-19 Induced Emission Changes", "translator" : [ { "dropping-particle" : "", "family" : "G5291", "given" : "", "non-dropping-particle" : "", "parse-names" : false, "suffix" : "" } ], "type" : "article-journal", "volume" : "48" }, "uris" : [ "http://www.mendeley.com/documents/?uuid=068ad4cb-591e-4e16-a881-0bf86f77d5a2" ] } ], "mendeley" : { "formattedCitation" : "(Gettelman et al., 2021)", "manualFormatting" : "Gettelman et al. (2021)", "plainTextFormattedCitation" : "(Gettelman et al., 2021)", "previouslyFormattedCitation" : "(Gettelman et al., 2021)" }, "properties" : { "noteIndex" : 0 }, "schema" : "https://github.com/citation-style-language/schema/raw/master/csl-citation.json" }</w:instrText>
      </w:r>
      <w:r w:rsidRPr="00860166">
        <w:rPr>
          <w:rFonts w:cs="Times New Roman"/>
        </w:rPr>
        <w:fldChar w:fldCharType="separate"/>
      </w:r>
      <w:r w:rsidR="00CB33A1">
        <w:rPr>
          <w:rFonts w:cs="Times New Roman"/>
          <w:noProof/>
        </w:rPr>
        <w:t>Gettelman et al. (2021)</w:t>
      </w:r>
      <w:r w:rsidRPr="00860166">
        <w:rPr>
          <w:rFonts w:cs="Times New Roman"/>
        </w:rPr>
        <w:fldChar w:fldCharType="end"/>
      </w:r>
      <w:r w:rsidRPr="00860166">
        <w:rPr>
          <w:rFonts w:cs="Times New Roman"/>
        </w:rPr>
        <w:t xml:space="preserve"> extended </w:t>
      </w:r>
      <w:del w:id="5529" w:author="Robin Matthews" w:date="2021-07-08T18:36:00Z">
        <w:r w:rsidRPr="00860166" w:rsidDel="00860932">
          <w:rPr>
            <w:rFonts w:cs="Times New Roman"/>
          </w:rPr>
          <w:delText xml:space="preserve"> </w:delText>
        </w:r>
      </w:del>
      <w:r w:rsidRPr="00860166">
        <w:rPr>
          <w:rFonts w:cs="Times New Roman"/>
        </w:rPr>
        <w:fldChar w:fldCharType="begin" w:fldLock="1"/>
      </w:r>
      <w:r w:rsidR="00D477C7">
        <w:rPr>
          <w:rFonts w:cs="Times New Roman"/>
        </w:rPr>
        <w:instrText>ADDIN CSL_CITATION { "citationItems" : [ { "id" : "ITEM-1", "itemData" : { "DOI" : "10.1038/s41558-020-0883-0", "ISSN" : "17586798", "abstract" : "The global response to the COVID-19 pandemic has led to a sudden reduction of both GHG emissions and air pollutants. Here, using national mobility data, we estimate global emission reductions for ten species during the period February to June 2020. We estimate that global NOx emissions declined by as much as 30% in April, contributing a short-term cooling since the start of the year. This cooling trend is offset by ~20% reduction in global SO2 emissions that weakens the aerosol cooling effect, causing short-term warming. As a result, we estimate that the direct effect of the pandemic-driven response will be negligible, with a cooling of around 0.01 \u00b1 0.005 \u00b0C by 2030 compared to a baseline scenario that follows current national policies. In contrast, with an economic recovery tilted towards green stimulus and reductions in fossil fuel investments, it is possible to avoid future warming of 0.3 \u00b0C by 2050.", "author" : [ { "dropping-particle" : "", "family" : "Forster", "given" : "Piers M", "non-dropping-particle" : "", "parse-names" : false, "suffix" : "" }, { "dropping-particle" : "", "family" : "Forster", "given" : "Harriet I", "non-dropping-particle" : "", "parse-names" : false, "suffix" : "" }, { "dropping-particle" : "", "family" : "Evans", "given" : "Mat J", "non-dropping-particle" : "", "parse-names" : false, "suffix" : "" }, { "dropping-particle" : "", "family" : "Gidden", "given" : "Matthew J", "non-dropping-particle" : "", "parse-names" : false, "suffix" : "" }, { "dropping-particle" : "", "family" : "Jones", "given" : "Chris D", "non-dropping-particle" : "", "parse-names" : false, "suffix" : "" }, { "dropping-particle" : "", "family" : "Keller", "given" : "Christoph A", "non-dropping-particle" : "", "parse-names" : false, "suffix" : "" }, { "dropping-particle" : "", "family" : "Lamboll", "given" : "Robin D", "non-dropping-particle" : "", "parse-names" : false, "suffix" : "" }, { "dropping-particle" : "Le", "family" : "Qu\u00e9r\u00e9", "given" : "Corinne", "non-dropping-particle" : "", "parse-names" : false, "suffix" : "" }, { "dropping-particle" : "", "family" : "Rogelj", "given" : "Joeri", "non-dropping-particle" : "", "parse-names" : false, "suffix" : "" }, { "dropping-particle" : "", "family" : "Rosen", "given" : "Deborah", "non-dropping-particle" : "", "parse-names" : false, "suffix" : "" }, { "dropping-particle" : "", "family" : "Schleussner", "given" : "Carl Friedrich", "non-dropping-particle" : "", "parse-names" : false, "suffix" : "" }, { "dropping-particle" : "", "family" : "Richardson", "given" : "Thomas B", "non-dropping-particle" : "", "parse-names" : false, "suffix" : "" }, { "dropping-particle" : "", "family" : "Smith", "given" : "Christopher J", "non-dropping-particle" : "", "parse-names" : false, "suffix" : "" }, { "dropping-particle" : "", "family" : "Turnock", "given" : "Steven T", "non-dropping-particle" : "", "parse-names" : false, "suffix" : "" } ], "container-title" : "Nature Climate Change", "id" : "ITEM-1", "issued" : { "date-parts" : [ [ "2020" ] ] }, "publisher" : "Nature Research", "title" : "Current and future global climate impacts resulting from COVID-19", "translator" : [ { "dropping-particle" : "", "family" : "G5197", "given" : "", "non-dropping-particle" : "", "parse-names" : false, "suffix" : "" } ], "type" : "article-journal" }, "uris" : [ "http://www.mendeley.com/documents/?uuid=fe8efa52-c0f0-42fc-9313-02862ce1fe60" ] } ], "mendeley" : { "formattedCitation" : "(Forster et al., 2020)", "manualFormatting" : "Forster et al. (2020)", "plainTextFormattedCitation" : "(Forster et al., 2020)", "previouslyFormattedCitation" : "(Forster et al., 2020)" }, "properties" : { "noteIndex" : 0 }, "schema" : "https://github.com/citation-style-language/schema/raw/master/csl-citation.json" }</w:instrText>
      </w:r>
      <w:r w:rsidRPr="00860166">
        <w:rPr>
          <w:rFonts w:cs="Times New Roman"/>
        </w:rPr>
        <w:fldChar w:fldCharType="separate"/>
      </w:r>
      <w:r w:rsidR="00CB33A1">
        <w:rPr>
          <w:rFonts w:cs="Times New Roman"/>
          <w:noProof/>
          <w:lang w:val="en-US"/>
        </w:rPr>
        <w:t>Forster et al.</w:t>
      </w:r>
      <w:r w:rsidR="002377E3">
        <w:rPr>
          <w:rFonts w:cs="Times New Roman"/>
          <w:noProof/>
          <w:lang w:val="en-US"/>
        </w:rPr>
        <w:t>’</w:t>
      </w:r>
      <w:ins w:id="5530" w:author="Lucy Cowie" w:date="2021-07-28T19:04:00Z">
        <w:r w:rsidR="00266C44">
          <w:rPr>
            <w:rFonts w:cs="Times New Roman"/>
            <w:noProof/>
            <w:lang w:val="en-US"/>
          </w:rPr>
          <w:t>s</w:t>
        </w:r>
      </w:ins>
      <w:r w:rsidR="00CB33A1">
        <w:rPr>
          <w:rFonts w:cs="Times New Roman"/>
          <w:noProof/>
          <w:lang w:val="en-US"/>
        </w:rPr>
        <w:t xml:space="preserve"> (2020)</w:t>
      </w:r>
      <w:r w:rsidRPr="00860166">
        <w:rPr>
          <w:rFonts w:cs="Times New Roman"/>
        </w:rPr>
        <w:fldChar w:fldCharType="end"/>
      </w:r>
      <w:r w:rsidRPr="00C827FE">
        <w:rPr>
          <w:rFonts w:cs="Times New Roman"/>
          <w:lang w:val="en-US"/>
        </w:rPr>
        <w:t xml:space="preserve"> results using two ESMs, and found a spring peak aerosol-induced ERF ranging from 0.12 to 0.3 W</w:t>
      </w:r>
      <w:ins w:id="5531" w:author="Ian Blenkinsop" w:date="2021-07-29T11:57:00Z">
        <w:r w:rsidR="002377E3">
          <w:rPr>
            <w:rFonts w:cs="Times New Roman"/>
            <w:lang w:val="en-US"/>
          </w:rPr>
          <w:t xml:space="preserve"> </w:t>
        </w:r>
      </w:ins>
      <w:r w:rsidRPr="00C827FE">
        <w:rPr>
          <w:rFonts w:cs="Times New Roman"/>
          <w:lang w:val="en-US"/>
        </w:rPr>
        <w:t>m</w:t>
      </w:r>
      <w:ins w:id="5532" w:author="Lucy Cowie" w:date="2021-07-28T19:05:00Z">
        <w:r w:rsidR="00266C44">
          <w:rPr>
            <w:rFonts w:cs="Times New Roman"/>
            <w:vertAlign w:val="superscript"/>
            <w:lang w:val="en-US"/>
          </w:rPr>
          <w:t>–</w:t>
        </w:r>
      </w:ins>
      <w:del w:id="5533" w:author="Lucy Cowie" w:date="2021-07-28T19:05:00Z">
        <w:r w:rsidRPr="00C827FE" w:rsidDel="00266C44">
          <w:rPr>
            <w:rFonts w:cs="Times New Roman"/>
            <w:vertAlign w:val="superscript"/>
            <w:lang w:val="en-US"/>
          </w:rPr>
          <w:delText>-</w:delText>
        </w:r>
      </w:del>
      <w:r w:rsidRPr="00C827FE">
        <w:rPr>
          <w:rFonts w:cs="Times New Roman"/>
          <w:vertAlign w:val="superscript"/>
          <w:lang w:val="en-US"/>
        </w:rPr>
        <w:t>2</w:t>
      </w:r>
      <w:r w:rsidRPr="00C827FE">
        <w:rPr>
          <w:rFonts w:cs="Times New Roman"/>
          <w:lang w:val="en-US"/>
        </w:rPr>
        <w:t>, depending on the aerosol paramet</w:t>
      </w:r>
      <w:del w:id="5534" w:author="Lucy Cowie" w:date="2021-07-27T17:18:00Z">
        <w:r w:rsidRPr="00C827FE" w:rsidDel="007A17B4">
          <w:rPr>
            <w:rFonts w:cs="Times New Roman"/>
            <w:lang w:val="en-US"/>
          </w:rPr>
          <w:delText>e</w:delText>
        </w:r>
      </w:del>
      <w:r w:rsidRPr="00C827FE">
        <w:rPr>
          <w:rFonts w:cs="Times New Roman"/>
          <w:lang w:val="en-US"/>
        </w:rPr>
        <w:t xml:space="preserve">rization. They also </w:t>
      </w:r>
      <w:r w:rsidRPr="00C827FE">
        <w:rPr>
          <w:rFonts w:cs="Times New Roman"/>
          <w:lang w:val="en-US"/>
        </w:rPr>
        <w:lastRenderedPageBreak/>
        <w:t xml:space="preserve">estimated an ERF of </w:t>
      </w:r>
      <w:ins w:id="5535" w:author="Lucy Cowie" w:date="2021-07-28T19:15:00Z">
        <w:r w:rsidR="00752972">
          <w:rPr>
            <w:rFonts w:cs="Times New Roman"/>
            <w:lang w:val="en-US"/>
          </w:rPr>
          <w:t>–</w:t>
        </w:r>
      </w:ins>
      <w:del w:id="5536" w:author="Lucy Cowie" w:date="2021-07-28T19:15:00Z">
        <w:r w:rsidRPr="00C827FE" w:rsidDel="00752972">
          <w:rPr>
            <w:rFonts w:cs="Times New Roman"/>
            <w:lang w:val="en-US"/>
          </w:rPr>
          <w:delText>-</w:delText>
        </w:r>
      </w:del>
      <w:r w:rsidRPr="00C827FE">
        <w:rPr>
          <w:rFonts w:cs="Times New Roman"/>
          <w:lang w:val="en-US"/>
        </w:rPr>
        <w:t>0.04 W</w:t>
      </w:r>
      <w:ins w:id="5537" w:author="Ian Blenkinsop" w:date="2021-07-29T11:57:00Z">
        <w:r w:rsidR="002377E3">
          <w:rPr>
            <w:rFonts w:cs="Times New Roman"/>
            <w:lang w:val="en-US"/>
          </w:rPr>
          <w:t xml:space="preserve"> </w:t>
        </w:r>
      </w:ins>
      <w:r w:rsidRPr="00C827FE">
        <w:rPr>
          <w:rFonts w:cs="Times New Roman"/>
          <w:lang w:val="en-US"/>
        </w:rPr>
        <w:t>m</w:t>
      </w:r>
      <w:ins w:id="5538" w:author="Lucy Cowie" w:date="2021-07-28T19:15:00Z">
        <w:r w:rsidR="00752972">
          <w:rPr>
            <w:rFonts w:cs="Times New Roman"/>
            <w:vertAlign w:val="superscript"/>
            <w:lang w:val="en-US"/>
          </w:rPr>
          <w:t>–</w:t>
        </w:r>
      </w:ins>
      <w:del w:id="5539" w:author="Lucy Cowie" w:date="2021-07-28T19:15:00Z">
        <w:r w:rsidRPr="00C827FE" w:rsidDel="00752972">
          <w:rPr>
            <w:rFonts w:cs="Times New Roman"/>
            <w:vertAlign w:val="superscript"/>
            <w:lang w:val="en-US"/>
          </w:rPr>
          <w:delText>-</w:delText>
        </w:r>
      </w:del>
      <w:r w:rsidRPr="00C827FE">
        <w:rPr>
          <w:rFonts w:cs="Times New Roman"/>
          <w:vertAlign w:val="superscript"/>
          <w:lang w:val="en-US"/>
        </w:rPr>
        <w:t>2</w:t>
      </w:r>
      <w:r w:rsidRPr="00C827FE">
        <w:rPr>
          <w:rFonts w:cs="Times New Roman"/>
          <w:lang w:val="en-US"/>
        </w:rPr>
        <w:t xml:space="preserve"> from loss of contrail warming. Overall, they report a peak ERF of 0.04 to 0.2 W</w:t>
      </w:r>
      <w:ins w:id="5540" w:author="Ian Blenkinsop" w:date="2021-07-29T11:57:00Z">
        <w:r w:rsidR="002377E3">
          <w:rPr>
            <w:rFonts w:cs="Times New Roman"/>
            <w:lang w:val="en-US"/>
          </w:rPr>
          <w:t xml:space="preserve"> </w:t>
        </w:r>
      </w:ins>
      <w:r w:rsidRPr="00C827FE">
        <w:rPr>
          <w:rFonts w:cs="Times New Roman"/>
          <w:lang w:val="en-US"/>
        </w:rPr>
        <w:t>m</w:t>
      </w:r>
      <w:ins w:id="5541" w:author="Lucy Cowie" w:date="2021-07-28T19:08:00Z">
        <w:r w:rsidR="00266C44">
          <w:rPr>
            <w:rFonts w:cs="Times New Roman"/>
            <w:vertAlign w:val="superscript"/>
            <w:lang w:val="en-US"/>
          </w:rPr>
          <w:t>–</w:t>
        </w:r>
      </w:ins>
      <w:del w:id="5542" w:author="Lucy Cowie" w:date="2021-07-28T19:08:00Z">
        <w:r w:rsidRPr="00C827FE" w:rsidDel="00266C44">
          <w:rPr>
            <w:rFonts w:cs="Times New Roman"/>
            <w:vertAlign w:val="superscript"/>
            <w:lang w:val="en-US"/>
          </w:rPr>
          <w:delText>-</w:delText>
        </w:r>
      </w:del>
      <w:r w:rsidRPr="00C827FE">
        <w:rPr>
          <w:rFonts w:cs="Times New Roman"/>
          <w:vertAlign w:val="superscript"/>
          <w:lang w:val="en-US"/>
        </w:rPr>
        <w:t>2</w:t>
      </w:r>
      <w:r w:rsidRPr="00C827FE">
        <w:rPr>
          <w:rFonts w:cs="Times New Roman"/>
          <w:lang w:val="en-US"/>
        </w:rPr>
        <w:t>, and a subsequent decline to around half the peak value.</w:t>
      </w:r>
    </w:p>
    <w:p w14:paraId="7B94885E" w14:textId="77777777" w:rsidR="00E578B9" w:rsidRPr="00C827FE" w:rsidRDefault="00E578B9" w:rsidP="00D5630D">
      <w:pPr>
        <w:pStyle w:val="AR6BodyText"/>
        <w:shd w:val="clear" w:color="auto" w:fill="DEEAF6" w:themeFill="accent1" w:themeFillTint="33"/>
        <w:rPr>
          <w:rFonts w:cs="Times New Roman"/>
          <w:lang w:val="en-US"/>
        </w:rPr>
      </w:pPr>
    </w:p>
    <w:p w14:paraId="0C407297" w14:textId="4C20E29F" w:rsidR="00E578B9" w:rsidRPr="00C827FE" w:rsidRDefault="00E578B9" w:rsidP="00D5630D">
      <w:pPr>
        <w:pStyle w:val="AR6BodyText"/>
        <w:shd w:val="clear" w:color="auto" w:fill="DEEAF6" w:themeFill="accent1" w:themeFillTint="33"/>
        <w:rPr>
          <w:rFonts w:cs="Times New Roman"/>
          <w:lang w:val="en-US"/>
        </w:rPr>
      </w:pPr>
      <w:r w:rsidRPr="00860166">
        <w:rPr>
          <w:rFonts w:cs="Times New Roman"/>
        </w:rPr>
        <w:t>Two independent ESM studies</w:t>
      </w:r>
      <w:del w:id="5543" w:author="Lucy Cowie" w:date="2021-07-28T19:09:00Z">
        <w:r w:rsidRPr="00860166" w:rsidDel="00171A3B">
          <w:rPr>
            <w:rFonts w:cs="Times New Roman"/>
          </w:rPr>
          <w:delText>,</w:delText>
        </w:r>
      </w:del>
      <w:r w:rsidRPr="00860166">
        <w:rPr>
          <w:rFonts w:cs="Times New Roman"/>
        </w:rPr>
        <w:t xml:space="preserve"> </w:t>
      </w:r>
      <w:commentRangeStart w:id="5544"/>
      <w:r w:rsidRPr="00860166">
        <w:rPr>
          <w:rFonts w:cs="Times New Roman"/>
        </w:rPr>
        <w:fldChar w:fldCharType="begin" w:fldLock="1"/>
      </w:r>
      <w:r w:rsidR="002E1475">
        <w:rPr>
          <w:rFonts w:cs="Times New Roman"/>
        </w:rPr>
        <w:instrText>ADDIN CSL_CITATION { "citationItems" : [ { "id" : "ITEM-1", "itemData" : { "DOI" : "10.1029/2020GL090326", "ISSN" : "0094-8276", "abstract" : "We present an assessment of the impacts on atmospheric composition and radiative forcing of short-lived pollutants following a worldwide decrease in anthropogenic activity and emissions comparable to what has occurred in response to the COVID-19 pandemic, using the global composition-climate model United Kingdom Chemistry and Aerosols Model (UKCA). Emission changes reduce tropospheric hydroxyl radical and ozone burdens, increasing methane lifetime. Reduced SO2 emissions and oxidizing capacity lead to a decrease in sulfate aerosol and increase in aerosol size, with accompanying reductions to cloud droplet concentration. However, large reductions in black carbon emissions increase aerosol albedo. Overall, the changes in ozone and aerosol direct effects (neglecting aerosol-cloud interactions which were statistically insignificant but whose response warrants future investigation) yield a radiative forcing of \u221233 to \u221278\u00a0mWm\u22122. Upon cessation of emission reductions, the short-lived climate forcers rapidly return to pre-COVID levels; meaning, these changes are unlikely to have lasting impacts on climate assuming emissions return to pre-intervention levels.", "author" : [ { "dropping-particle" : "", "family" : "Weber", "given" : "James", "non-dropping-particle" : "", "parse-names" : false, "suffix" : "" }, { "dropping-particle" : "", "family" : "Shin", "given" : "Youngsub M", "non-dropping-particle" : "", "parse-names" : false, "suffix" : "" }, { "dropping-particle" : "", "family" : "Staunton Sykes", "given" : "John", "non-dropping-particle" : "", "parse-names" : false, "suffix" : "" }, { "dropping-particle" : "", "family" : "Archer\u2010Nicholls", "given" : "Scott", "non-dropping-particle" : "", "parse-names" : false, "suffix" : "" }, { "dropping-particle" : "", "family" : "Abraham", "given" : "N Luke", "non-dropping-particle" : "", "parse-names" : false, "suffix" : "" }, { "dropping-particle" : "", "family" : "Archibald", "given" : "Alex T", "non-dropping-particle" : "", "parse-names" : false, "suffix" : "" } ], "container-title" : "Geophysical Research Letters", "id" : "ITEM-1", "issue" : "20", "issued" : { "date-parts" : [ [ "2020", "10" ] ] }, "publisher" : "Blackwell Publishing Ltd", "title" : "Minimal Climate Impacts From Short\u2010Lived Climate Forcers Following Emission Reductions Related to the COVID\u201019 Pandemic", "translator" : [ { "dropping-particle" : "", "family" : "G5036", "given" : "", "non-dropping-particle" : "", "parse-names" : false, "suffix" : "" } ], "type" : "article-journal", "volume" : "47" }, "uris" : [ "http://www.mendeley.com/documents/?uuid=69cdc8ad-a60c-4a4c-8730-7eb43934af33" ] }, { "id" : "ITEM-2", "itemData" : { "DOI" : "10.1029/2020GL089788", "ISSN" : "0094-8276", "abstract" : "The reduced human activities and associated decreases in aerosol emissions during the COVID-19 pandemic are expected to affect climate. Assuming emission changes during lockdown, back-to-work and post-lockdown stages of COVID-19, climate model simulations show a surface warming over continental regions of the Northern Hemisphere. In January\u2013March, there was an anomalous warming of 0.05\u20130.15\u00a0K in eastern China, and the surface temperature increase was 0.04\u20130.07\u00a0K in Europe, eastern United States, and South Asia in March\u2013May. The longer the emission reductions undergo, the warmer the climate would become. The emission reductions explain the observed temperature increases of 10\u201340% over eastern China relative to 2019. A southward shift of the ITCZ is also seen in the simulations. This study provides an insight into the impact of COVID-19 pandemic on global and regional climate and implications for immediate actions to mitigate fast global warming.", "author" : [ { "dropping-particle" : "", "family" : "Yang", "given" : "Yang", "non-dropping-particle" : "", "parse-names" : false, "suffix" : "" }, { "dropping-particle" : "", "family" : "Ren", "given" : "Lili", "non-dropping-particle" : "", "parse-names" : false, "suffix" : "" }, { "dropping-particle" : "", "family" : "Li", "given" : "Huimin", "non-dropping-particle" : "", "parse-names" : false, "suffix" : "" }, { "dropping-particle" : "", "family" : "Wang", "given" : "Hailong", "non-dropping-particle" : "", "parse-names" : false, "suffix" : "" }, { "dropping-particle" : "", "family" : "Wang", "given" : "Pinya", "non-dropping-particle" : "", "parse-names" : false, "suffix" : "" }, { "dropping-particle" : "", "family" : "Chen", "given" : "Lei", "non-dropping-particle" : "", "parse-names" : false, "suffix" : "" }, { "dropping-particle" : "", "family" : "Yue", "given" : "Xu", "non-dropping-particle" : "", "parse-names" : false, "suffix" : "" }, { "dropping-particle" : "", "family" : "Liao", "given" : "Hong", "non-dropping-particle" : "", "parse-names" : false, "suffix" : "" } ], "container-title" : "Geophysical Research Letters", "id" : "ITEM-2", "issue" : "19", "issued" : { "date-parts" : [ [ "2020", "10" ] ] }, "publisher" : "Blackwell Publishing Ltd", "title" : "Fast Climate Responses to Aerosol Emission Reductions During the COVID\u201019 Pandemic", "translator" : [ { "dropping-particle" : "", "family" : "G5032", "given" : "", "non-dropping-particle" : "", "parse-names" : false, "suffix" : "" } ], "type" : "article-journal", "volume" : "47" }, "uris" : [ "http://www.mendeley.com/documents/?uuid=caef36db-60e2-41af-91f3-39563aafb095" ] } ], "mendeley" : { "formattedCitation" : "(Weber et al., 2020; Yang et al., 2020)", "manualFormatting" : "Weber et al. (2020) and Yang et al. (2020)", "plainTextFormattedCitation" : "(Weber et al., 2020; Yang et al., 2020)", "previouslyFormattedCitation" : "(Weber et al., 2020; Yang et al., 2020)" }, "properties" : { "noteIndex" : 0 }, "schema" : "https://github.com/citation-style-language/schema/raw/master/csl-citation.json" }</w:instrText>
      </w:r>
      <w:r w:rsidRPr="00860166">
        <w:rPr>
          <w:rFonts w:cs="Times New Roman"/>
        </w:rPr>
        <w:fldChar w:fldCharType="separate"/>
      </w:r>
      <w:r w:rsidR="00CB33A1">
        <w:rPr>
          <w:rFonts w:cs="Times New Roman"/>
          <w:noProof/>
          <w:lang w:val="en-US"/>
        </w:rPr>
        <w:t xml:space="preserve">Weber et al. (2020) and </w:t>
      </w:r>
      <w:del w:id="5545" w:author="Robin Matthews" w:date="2021-07-08T17:43:00Z">
        <w:r w:rsidR="00CB33A1" w:rsidDel="00404B0E">
          <w:rPr>
            <w:rFonts w:cs="Times New Roman"/>
            <w:noProof/>
            <w:lang w:val="en-US"/>
          </w:rPr>
          <w:delText xml:space="preserve"> </w:delText>
        </w:r>
      </w:del>
      <w:r w:rsidR="00CB33A1">
        <w:rPr>
          <w:rFonts w:cs="Times New Roman"/>
          <w:noProof/>
          <w:lang w:val="en-US"/>
        </w:rPr>
        <w:t>Yang et al. (2020)</w:t>
      </w:r>
      <w:r w:rsidRPr="00860166">
        <w:rPr>
          <w:rFonts w:cs="Times New Roman"/>
        </w:rPr>
        <w:fldChar w:fldCharType="end"/>
      </w:r>
      <w:commentRangeEnd w:id="5544"/>
      <w:r w:rsidR="00CB33A1">
        <w:rPr>
          <w:rStyle w:val="Marquedecommentaire"/>
        </w:rPr>
        <w:commentReference w:id="5544"/>
      </w:r>
      <w:del w:id="5546" w:author="Lucy Cowie" w:date="2021-07-28T19:09:00Z">
        <w:r w:rsidRPr="00C827FE" w:rsidDel="00171A3B">
          <w:rPr>
            <w:rFonts w:cs="Times New Roman"/>
            <w:lang w:val="en-US"/>
          </w:rPr>
          <w:delText>,</w:delText>
        </w:r>
      </w:del>
      <w:r w:rsidRPr="00C827FE">
        <w:rPr>
          <w:rFonts w:cs="Times New Roman"/>
          <w:lang w:val="en-US"/>
        </w:rPr>
        <w:t xml:space="preserve"> found consistent results in time evolution and component contributions</w:t>
      </w:r>
      <w:del w:id="5547" w:author="Lucy Cowie" w:date="2021-07-28T19:14:00Z">
        <w:r w:rsidRPr="00C827FE" w:rsidDel="00752972">
          <w:rPr>
            <w:rFonts w:cs="Times New Roman"/>
            <w:lang w:val="en-US"/>
          </w:rPr>
          <w:delText>,</w:delText>
        </w:r>
      </w:del>
      <w:r w:rsidRPr="00C827FE">
        <w:rPr>
          <w:rFonts w:cs="Times New Roman"/>
          <w:lang w:val="en-US"/>
        </w:rPr>
        <w:t xml:space="preserve"> but included fewer forcing components.</w:t>
      </w:r>
    </w:p>
    <w:p w14:paraId="1F78C8D3" w14:textId="77777777" w:rsidR="00E578B9" w:rsidRPr="00C827FE" w:rsidRDefault="00E578B9" w:rsidP="00D5630D">
      <w:pPr>
        <w:pStyle w:val="AR6BodyText"/>
        <w:shd w:val="clear" w:color="auto" w:fill="DEEAF6" w:themeFill="accent1" w:themeFillTint="33"/>
        <w:rPr>
          <w:rFonts w:cs="Times New Roman"/>
          <w:lang w:val="en-US"/>
        </w:rPr>
      </w:pPr>
    </w:p>
    <w:p w14:paraId="77BD0271" w14:textId="0E98C77B" w:rsidR="00E578B9" w:rsidRPr="00860166" w:rsidRDefault="00E578B9" w:rsidP="00D5630D">
      <w:pPr>
        <w:pStyle w:val="AR6BodyText"/>
        <w:shd w:val="clear" w:color="auto" w:fill="DEEAF6" w:themeFill="accent1" w:themeFillTint="33"/>
        <w:rPr>
          <w:rFonts w:cs="Times New Roman"/>
          <w:lang w:val="en-GB"/>
        </w:rPr>
      </w:pPr>
      <w:r w:rsidRPr="00860166">
        <w:rPr>
          <w:rFonts w:cs="Times New Roman"/>
          <w:lang w:val="en-GB"/>
        </w:rPr>
        <w:t>The available studies are in broad agreement on the sign and magnitude of contributions to ERF from COVID-19</w:t>
      </w:r>
      <w:ins w:id="5548" w:author="Lucy Cowie" w:date="2021-07-28T19:09:00Z">
        <w:r w:rsidR="00F462EF">
          <w:rPr>
            <w:rFonts w:cs="Times New Roman"/>
            <w:lang w:val="en-GB"/>
          </w:rPr>
          <w:t>-</w:t>
        </w:r>
      </w:ins>
      <w:del w:id="5549" w:author="Lucy Cowie" w:date="2021-07-28T19:09:00Z">
        <w:r w:rsidRPr="00860166" w:rsidDel="00F462EF">
          <w:rPr>
            <w:rFonts w:cs="Times New Roman"/>
            <w:lang w:val="en-GB"/>
          </w:rPr>
          <w:delText xml:space="preserve"> </w:delText>
        </w:r>
      </w:del>
      <w:r w:rsidRPr="00860166">
        <w:rPr>
          <w:rFonts w:cs="Times New Roman"/>
          <w:lang w:val="en-GB"/>
        </w:rPr>
        <w:t>related emission changes during 2020. The peak global mean ERF</w:t>
      </w:r>
      <w:del w:id="5550" w:author="Lucy Cowie" w:date="2021-07-28T19:10:00Z">
        <w:r w:rsidRPr="00860166" w:rsidDel="007948E9">
          <w:rPr>
            <w:rFonts w:cs="Times New Roman"/>
            <w:lang w:val="en-GB"/>
          </w:rPr>
          <w:delText>,</w:delText>
        </w:r>
      </w:del>
      <w:r w:rsidRPr="00860166">
        <w:rPr>
          <w:rFonts w:cs="Times New Roman"/>
          <w:lang w:val="en-GB"/>
        </w:rPr>
        <w:t xml:space="preserve"> in spring 2020</w:t>
      </w:r>
      <w:del w:id="5551" w:author="Lucy Cowie" w:date="2021-07-28T19:10:00Z">
        <w:r w:rsidRPr="00860166" w:rsidDel="007948E9">
          <w:rPr>
            <w:rFonts w:cs="Times New Roman"/>
            <w:lang w:val="en-GB"/>
          </w:rPr>
          <w:delText>,</w:delText>
        </w:r>
      </w:del>
      <w:r w:rsidRPr="00860166">
        <w:rPr>
          <w:rFonts w:cs="Times New Roman"/>
          <w:lang w:val="en-GB"/>
        </w:rPr>
        <w:t xml:space="preserve"> </w:t>
      </w:r>
    </w:p>
    <w:p w14:paraId="2913A74F" w14:textId="453DE63C" w:rsidR="00E578B9" w:rsidRPr="00860166" w:rsidRDefault="00E578B9" w:rsidP="00D5630D">
      <w:pPr>
        <w:pStyle w:val="AR6BodyText"/>
        <w:shd w:val="clear" w:color="auto" w:fill="DEEAF6" w:themeFill="accent1" w:themeFillTint="33"/>
        <w:rPr>
          <w:rFonts w:cs="Times New Roman"/>
          <w:lang w:val="en-GB"/>
        </w:rPr>
      </w:pPr>
      <w:r w:rsidRPr="00860166">
        <w:rPr>
          <w:rFonts w:cs="Times New Roman"/>
          <w:lang w:val="en-GB"/>
        </w:rPr>
        <w:t xml:space="preserve">was </w:t>
      </w:r>
      <w:commentRangeStart w:id="5552"/>
      <w:r w:rsidRPr="00860166">
        <w:rPr>
          <w:rFonts w:cs="Times New Roman"/>
          <w:lang w:val="en-GB"/>
        </w:rPr>
        <w:t>[0.025</w:t>
      </w:r>
      <w:ins w:id="5553" w:author="Lucy Cowie" w:date="2021-07-28T19:10:00Z">
        <w:r w:rsidR="007270C7">
          <w:rPr>
            <w:rFonts w:cs="Times New Roman"/>
            <w:lang w:val="en-GB"/>
          </w:rPr>
          <w:t>–</w:t>
        </w:r>
      </w:ins>
      <w:del w:id="5554" w:author="Lucy Cowie" w:date="2021-07-28T19:10:00Z">
        <w:r w:rsidRPr="00860166" w:rsidDel="007270C7">
          <w:rPr>
            <w:rFonts w:cs="Times New Roman"/>
            <w:lang w:val="en-GB"/>
          </w:rPr>
          <w:delText>-</w:delText>
        </w:r>
      </w:del>
      <w:r w:rsidRPr="00860166">
        <w:rPr>
          <w:rFonts w:cs="Times New Roman"/>
          <w:lang w:val="en-GB"/>
        </w:rPr>
        <w:t>0.2] W</w:t>
      </w:r>
      <w:ins w:id="5555" w:author="Ian Blenkinsop" w:date="2021-07-29T11:57:00Z">
        <w:r w:rsidR="002377E3">
          <w:rPr>
            <w:rFonts w:cs="Times New Roman"/>
            <w:lang w:val="en-GB"/>
          </w:rPr>
          <w:t xml:space="preserve"> </w:t>
        </w:r>
      </w:ins>
      <w:r w:rsidRPr="00860166">
        <w:rPr>
          <w:rFonts w:cs="Times New Roman"/>
          <w:lang w:val="en-GB"/>
        </w:rPr>
        <w:t>m</w:t>
      </w:r>
      <w:ins w:id="5556" w:author="Lucy Cowie" w:date="2021-07-28T19:10:00Z">
        <w:r w:rsidR="007270C7">
          <w:rPr>
            <w:rFonts w:cs="Times New Roman"/>
            <w:vertAlign w:val="superscript"/>
            <w:lang w:val="en-GB"/>
          </w:rPr>
          <w:t>–</w:t>
        </w:r>
      </w:ins>
      <w:del w:id="5557" w:author="Lucy Cowie" w:date="2021-07-28T19:10:00Z">
        <w:r w:rsidRPr="00860166" w:rsidDel="007270C7">
          <w:rPr>
            <w:rFonts w:cs="Times New Roman"/>
            <w:vertAlign w:val="superscript"/>
            <w:lang w:val="en-GB"/>
          </w:rPr>
          <w:delText>-</w:delText>
        </w:r>
      </w:del>
      <w:r w:rsidRPr="00860166">
        <w:rPr>
          <w:rFonts w:cs="Times New Roman"/>
          <w:vertAlign w:val="superscript"/>
          <w:lang w:val="en-GB"/>
        </w:rPr>
        <w:t>2</w:t>
      </w:r>
      <w:r w:rsidRPr="00860166">
        <w:rPr>
          <w:rFonts w:cs="Times New Roman"/>
          <w:lang w:val="en-GB"/>
        </w:rPr>
        <w:t xml:space="preserve"> </w:t>
      </w:r>
      <w:commentRangeEnd w:id="5552"/>
      <w:r w:rsidR="007270C7">
        <w:rPr>
          <w:rStyle w:val="Marquedecommentaire"/>
          <w:lang w:val="en-GB"/>
        </w:rPr>
        <w:commentReference w:id="5552"/>
      </w:r>
      <w:r w:rsidRPr="00860166">
        <w:rPr>
          <w:rFonts w:cs="Times New Roman"/>
          <w:lang w:val="en-GB"/>
        </w:rPr>
        <w:t>(</w:t>
      </w:r>
      <w:r w:rsidRPr="00860166">
        <w:rPr>
          <w:rFonts w:cs="Times New Roman"/>
          <w:i/>
          <w:iCs/>
          <w:lang w:val="en-GB"/>
        </w:rPr>
        <w:t>medium confidence</w:t>
      </w:r>
      <w:r w:rsidRPr="00860166">
        <w:rPr>
          <w:rFonts w:cs="Times New Roman"/>
          <w:lang w:val="en-GB"/>
        </w:rPr>
        <w:t>), composed by a positive forcing from aerosol</w:t>
      </w:r>
      <w:ins w:id="5558" w:author="Lucy Cowie" w:date="2021-07-28T19:10:00Z">
        <w:r w:rsidR="007270C7">
          <w:rPr>
            <w:rFonts w:cs="Times New Roman"/>
            <w:lang w:val="en-GB"/>
          </w:rPr>
          <w:t>–</w:t>
        </w:r>
      </w:ins>
      <w:del w:id="5559" w:author="Lucy Cowie" w:date="2021-07-28T19:10:00Z">
        <w:r w:rsidRPr="00860166" w:rsidDel="007270C7">
          <w:rPr>
            <w:rFonts w:cs="Times New Roman"/>
            <w:lang w:val="en-GB"/>
          </w:rPr>
          <w:delText>-</w:delText>
        </w:r>
      </w:del>
      <w:r w:rsidRPr="00860166">
        <w:rPr>
          <w:rFonts w:cs="Times New Roman"/>
          <w:lang w:val="en-GB"/>
        </w:rPr>
        <w:t>climate interactions of [0.1</w:t>
      </w:r>
      <w:ins w:id="5560" w:author="Lucy Cowie" w:date="2021-07-28T19:10:00Z">
        <w:r w:rsidR="007270C7">
          <w:rPr>
            <w:rFonts w:cs="Times New Roman"/>
            <w:lang w:val="en-GB"/>
          </w:rPr>
          <w:t>–</w:t>
        </w:r>
      </w:ins>
      <w:del w:id="5561" w:author="Lucy Cowie" w:date="2021-07-28T19:10:00Z">
        <w:r w:rsidRPr="00860166" w:rsidDel="007270C7">
          <w:rPr>
            <w:rFonts w:cs="Times New Roman"/>
            <w:lang w:val="en-GB"/>
          </w:rPr>
          <w:delText>-</w:delText>
        </w:r>
      </w:del>
      <w:r w:rsidRPr="00860166">
        <w:rPr>
          <w:rFonts w:cs="Times New Roman"/>
          <w:lang w:val="en-GB"/>
        </w:rPr>
        <w:t>0.3] W</w:t>
      </w:r>
      <w:ins w:id="5562" w:author="Ian Blenkinsop" w:date="2021-07-29T11:57:00Z">
        <w:r w:rsidR="002377E3">
          <w:rPr>
            <w:rFonts w:cs="Times New Roman"/>
            <w:lang w:val="en-GB"/>
          </w:rPr>
          <w:t xml:space="preserve"> </w:t>
        </w:r>
      </w:ins>
      <w:r w:rsidRPr="00860166">
        <w:rPr>
          <w:rFonts w:cs="Times New Roman"/>
          <w:lang w:val="en-GB"/>
        </w:rPr>
        <w:t>m</w:t>
      </w:r>
      <w:ins w:id="5563" w:author="Lucy Cowie" w:date="2021-07-28T19:10:00Z">
        <w:r w:rsidR="007270C7">
          <w:rPr>
            <w:rFonts w:cs="Times New Roman"/>
            <w:vertAlign w:val="superscript"/>
            <w:lang w:val="en-GB"/>
          </w:rPr>
          <w:t>–</w:t>
        </w:r>
      </w:ins>
      <w:del w:id="5564" w:author="Lucy Cowie" w:date="2021-07-28T19:10:00Z">
        <w:r w:rsidRPr="00860166" w:rsidDel="007270C7">
          <w:rPr>
            <w:rFonts w:cs="Times New Roman"/>
            <w:vertAlign w:val="superscript"/>
            <w:lang w:val="en-GB"/>
          </w:rPr>
          <w:delText>-</w:delText>
        </w:r>
      </w:del>
      <w:r w:rsidRPr="00860166">
        <w:rPr>
          <w:rFonts w:cs="Times New Roman"/>
          <w:vertAlign w:val="superscript"/>
          <w:lang w:val="en-GB"/>
        </w:rPr>
        <w:t>2</w:t>
      </w:r>
      <w:r w:rsidRPr="00860166">
        <w:rPr>
          <w:rFonts w:cs="Times New Roman"/>
          <w:lang w:val="en-GB"/>
        </w:rPr>
        <w:t>, and negative forcings from CO</w:t>
      </w:r>
      <w:r w:rsidRPr="00860166">
        <w:rPr>
          <w:rFonts w:cs="Times New Roman"/>
          <w:vertAlign w:val="subscript"/>
          <w:lang w:val="en-GB"/>
        </w:rPr>
        <w:t>2</w:t>
      </w:r>
      <w:r w:rsidRPr="00860166">
        <w:rPr>
          <w:rFonts w:cs="Times New Roman"/>
          <w:lang w:val="en-GB"/>
        </w:rPr>
        <w:t xml:space="preserve"> (</w:t>
      </w:r>
      <w:ins w:id="5565" w:author="Lucy Cowie" w:date="2021-07-28T19:10:00Z">
        <w:r w:rsidR="007270C7">
          <w:rPr>
            <w:rFonts w:cs="Times New Roman"/>
            <w:lang w:val="en-GB"/>
          </w:rPr>
          <w:t>–</w:t>
        </w:r>
      </w:ins>
      <w:del w:id="5566" w:author="Lucy Cowie" w:date="2021-07-28T19:10:00Z">
        <w:r w:rsidRPr="00860166" w:rsidDel="007270C7">
          <w:rPr>
            <w:rFonts w:cs="Times New Roman"/>
            <w:lang w:val="en-GB"/>
          </w:rPr>
          <w:delText>-</w:delText>
        </w:r>
      </w:del>
      <w:r w:rsidRPr="00860166">
        <w:rPr>
          <w:rFonts w:cs="Times New Roman"/>
          <w:lang w:val="en-GB"/>
        </w:rPr>
        <w:t>0.01 W</w:t>
      </w:r>
      <w:ins w:id="5567" w:author="Ian Blenkinsop" w:date="2021-07-29T11:57:00Z">
        <w:r w:rsidR="002377E3">
          <w:rPr>
            <w:rFonts w:cs="Times New Roman"/>
            <w:lang w:val="en-GB"/>
          </w:rPr>
          <w:t xml:space="preserve"> </w:t>
        </w:r>
      </w:ins>
      <w:r w:rsidRPr="00860166">
        <w:rPr>
          <w:rFonts w:cs="Times New Roman"/>
          <w:lang w:val="en-GB"/>
        </w:rPr>
        <w:t>m</w:t>
      </w:r>
      <w:ins w:id="5568" w:author="Lucy Cowie" w:date="2021-07-28T19:10:00Z">
        <w:r w:rsidR="007270C7">
          <w:rPr>
            <w:rFonts w:cs="Times New Roman"/>
            <w:vertAlign w:val="superscript"/>
            <w:lang w:val="en-GB"/>
          </w:rPr>
          <w:t>–</w:t>
        </w:r>
      </w:ins>
      <w:del w:id="5569" w:author="Lucy Cowie" w:date="2021-07-28T19:10:00Z">
        <w:r w:rsidRPr="00860166" w:rsidDel="007270C7">
          <w:rPr>
            <w:rFonts w:cs="Times New Roman"/>
            <w:vertAlign w:val="superscript"/>
            <w:lang w:val="en-GB"/>
          </w:rPr>
          <w:delText>-</w:delText>
        </w:r>
      </w:del>
      <w:r w:rsidRPr="00860166">
        <w:rPr>
          <w:rFonts w:cs="Times New Roman"/>
          <w:vertAlign w:val="superscript"/>
          <w:lang w:val="en-GB"/>
        </w:rPr>
        <w:t>2</w:t>
      </w:r>
      <w:r w:rsidRPr="00860166">
        <w:rPr>
          <w:rFonts w:cs="Times New Roman"/>
          <w:lang w:val="en-GB"/>
        </w:rPr>
        <w:t>), NO</w:t>
      </w:r>
      <w:r w:rsidRPr="007270C7">
        <w:rPr>
          <w:rFonts w:cs="Times New Roman"/>
          <w:iCs/>
          <w:vertAlign w:val="subscript"/>
          <w:lang w:val="en-GB"/>
          <w:rPrChange w:id="5570" w:author="Lucy Cowie" w:date="2021-07-28T19:11:00Z">
            <w:rPr>
              <w:rFonts w:cs="Times New Roman"/>
              <w:i/>
              <w:vertAlign w:val="subscript"/>
              <w:lang w:val="en-GB"/>
            </w:rPr>
          </w:rPrChange>
        </w:rPr>
        <w:t>x</w:t>
      </w:r>
      <w:r w:rsidRPr="00860166">
        <w:rPr>
          <w:rFonts w:cs="Times New Roman"/>
          <w:lang w:val="en-GB"/>
        </w:rPr>
        <w:t xml:space="preserve"> (</w:t>
      </w:r>
      <w:ins w:id="5571" w:author="Lucy Cowie" w:date="2021-07-28T19:11:00Z">
        <w:r w:rsidR="007270C7">
          <w:rPr>
            <w:rFonts w:cs="Times New Roman"/>
            <w:lang w:val="en-GB"/>
          </w:rPr>
          <w:t>–</w:t>
        </w:r>
      </w:ins>
      <w:del w:id="5572" w:author="Lucy Cowie" w:date="2021-07-28T19:11:00Z">
        <w:r w:rsidRPr="00860166" w:rsidDel="007270C7">
          <w:rPr>
            <w:rFonts w:cs="Times New Roman"/>
            <w:lang w:val="en-GB"/>
          </w:rPr>
          <w:delText>-</w:delText>
        </w:r>
      </w:del>
      <w:r w:rsidRPr="00860166">
        <w:rPr>
          <w:rFonts w:cs="Times New Roman"/>
          <w:lang w:val="en-GB"/>
        </w:rPr>
        <w:t>0.04 W</w:t>
      </w:r>
      <w:ins w:id="5573" w:author="Ian Blenkinsop" w:date="2021-07-29T11:57:00Z">
        <w:r w:rsidR="002377E3">
          <w:rPr>
            <w:rFonts w:cs="Times New Roman"/>
            <w:lang w:val="en-GB"/>
          </w:rPr>
          <w:t xml:space="preserve"> </w:t>
        </w:r>
      </w:ins>
      <w:r w:rsidRPr="00860166">
        <w:rPr>
          <w:rFonts w:cs="Times New Roman"/>
          <w:lang w:val="en-GB"/>
        </w:rPr>
        <w:t>m</w:t>
      </w:r>
      <w:ins w:id="5574" w:author="Lucy Cowie" w:date="2021-07-28T19:11:00Z">
        <w:r w:rsidR="007270C7">
          <w:rPr>
            <w:rFonts w:cs="Times New Roman"/>
            <w:vertAlign w:val="superscript"/>
            <w:lang w:val="en-GB"/>
          </w:rPr>
          <w:t>–</w:t>
        </w:r>
      </w:ins>
      <w:del w:id="5575" w:author="Lucy Cowie" w:date="2021-07-28T19:11:00Z">
        <w:r w:rsidRPr="00860166" w:rsidDel="007270C7">
          <w:rPr>
            <w:rFonts w:cs="Times New Roman"/>
            <w:vertAlign w:val="superscript"/>
            <w:lang w:val="en-GB"/>
          </w:rPr>
          <w:delText>-</w:delText>
        </w:r>
      </w:del>
      <w:r w:rsidRPr="00860166">
        <w:rPr>
          <w:rFonts w:cs="Times New Roman"/>
          <w:vertAlign w:val="superscript"/>
          <w:lang w:val="en-GB"/>
        </w:rPr>
        <w:t>2</w:t>
      </w:r>
      <w:r w:rsidRPr="00860166">
        <w:rPr>
          <w:rFonts w:cs="Times New Roman"/>
          <w:lang w:val="en-GB"/>
        </w:rPr>
        <w:t>) and contrail cirrus (</w:t>
      </w:r>
      <w:ins w:id="5576" w:author="Lucy Cowie" w:date="2021-07-28T19:12:00Z">
        <w:r w:rsidR="007270C7">
          <w:rPr>
            <w:rFonts w:cs="Times New Roman"/>
            <w:lang w:val="en-GB"/>
          </w:rPr>
          <w:t>–</w:t>
        </w:r>
      </w:ins>
      <w:del w:id="5577" w:author="Lucy Cowie" w:date="2021-07-28T19:12:00Z">
        <w:r w:rsidRPr="00860166" w:rsidDel="007270C7">
          <w:rPr>
            <w:rFonts w:cs="Times New Roman"/>
            <w:lang w:val="en-GB"/>
          </w:rPr>
          <w:delText>-</w:delText>
        </w:r>
      </w:del>
      <w:r w:rsidRPr="00860166">
        <w:rPr>
          <w:rFonts w:cs="Times New Roman"/>
          <w:lang w:val="en-GB"/>
        </w:rPr>
        <w:t>0.04 W</w:t>
      </w:r>
      <w:ins w:id="5578" w:author="Ian Blenkinsop" w:date="2021-07-29T11:57:00Z">
        <w:r w:rsidR="002377E3">
          <w:rPr>
            <w:rFonts w:cs="Times New Roman"/>
            <w:lang w:val="en-GB"/>
          </w:rPr>
          <w:t xml:space="preserve"> </w:t>
        </w:r>
      </w:ins>
      <w:r w:rsidRPr="00860166">
        <w:rPr>
          <w:rFonts w:cs="Times New Roman"/>
          <w:lang w:val="en-GB"/>
        </w:rPr>
        <w:t>m</w:t>
      </w:r>
      <w:ins w:id="5579" w:author="Lucy Cowie" w:date="2021-07-28T19:12:00Z">
        <w:r w:rsidR="007270C7">
          <w:rPr>
            <w:rFonts w:cs="Times New Roman"/>
            <w:vertAlign w:val="superscript"/>
            <w:lang w:val="en-GB"/>
          </w:rPr>
          <w:t>–</w:t>
        </w:r>
      </w:ins>
      <w:del w:id="5580" w:author="Lucy Cowie" w:date="2021-07-28T19:12:00Z">
        <w:r w:rsidRPr="00860166" w:rsidDel="007270C7">
          <w:rPr>
            <w:rFonts w:cs="Times New Roman"/>
            <w:vertAlign w:val="superscript"/>
            <w:lang w:val="en-GB"/>
          </w:rPr>
          <w:delText>-</w:delText>
        </w:r>
      </w:del>
      <w:r w:rsidRPr="00860166">
        <w:rPr>
          <w:rFonts w:cs="Times New Roman"/>
          <w:vertAlign w:val="superscript"/>
          <w:lang w:val="en-GB"/>
        </w:rPr>
        <w:t>2</w:t>
      </w:r>
      <w:r w:rsidRPr="00860166">
        <w:rPr>
          <w:rFonts w:cs="Times New Roman"/>
          <w:lang w:val="en-GB"/>
        </w:rPr>
        <w:t>) (</w:t>
      </w:r>
      <w:r w:rsidRPr="00860166">
        <w:rPr>
          <w:rFonts w:cs="Times New Roman"/>
          <w:i/>
          <w:iCs/>
          <w:lang w:val="en-GB"/>
        </w:rPr>
        <w:t>low evidence</w:t>
      </w:r>
      <w:r w:rsidRPr="004B6367">
        <w:rPr>
          <w:rFonts w:cs="Times New Roman"/>
          <w:lang w:val="en-GB"/>
          <w:rPrChange w:id="5581" w:author="Ian Blenkinsop" w:date="2021-07-29T12:11:00Z">
            <w:rPr>
              <w:rFonts w:cs="Times New Roman"/>
              <w:i/>
              <w:iCs/>
              <w:lang w:val="en-GB"/>
            </w:rPr>
          </w:rPrChange>
        </w:rPr>
        <w:t>,</w:t>
      </w:r>
      <w:r w:rsidRPr="00860166">
        <w:rPr>
          <w:rFonts w:cs="Times New Roman"/>
          <w:lang w:val="en-GB"/>
        </w:rPr>
        <w:t xml:space="preserve"> </w:t>
      </w:r>
      <w:r w:rsidRPr="00860166">
        <w:rPr>
          <w:rFonts w:cs="Times New Roman"/>
          <w:i/>
          <w:iCs/>
          <w:lang w:val="en-GB"/>
        </w:rPr>
        <w:t>medium agreement</w:t>
      </w:r>
      <w:r w:rsidRPr="00860166">
        <w:rPr>
          <w:rFonts w:cs="Times New Roman"/>
          <w:lang w:val="en-GB"/>
        </w:rPr>
        <w:t>). By the end of 2020, the ERF was at half the peak value (</w:t>
      </w:r>
      <w:r w:rsidRPr="00860166">
        <w:rPr>
          <w:rFonts w:cs="Times New Roman"/>
          <w:i/>
          <w:iCs/>
          <w:lang w:val="en-GB"/>
        </w:rPr>
        <w:t>medium confidence</w:t>
      </w:r>
      <w:r w:rsidRPr="00860166">
        <w:rPr>
          <w:rFonts w:cs="Times New Roman"/>
          <w:lang w:val="en-GB"/>
        </w:rPr>
        <w:t xml:space="preserve">). </w:t>
      </w:r>
    </w:p>
    <w:p w14:paraId="720637B8" w14:textId="77777777" w:rsidR="00E578B9" w:rsidRPr="00C827FE" w:rsidRDefault="00E578B9" w:rsidP="00D5630D">
      <w:pPr>
        <w:pStyle w:val="AR6BodyText"/>
        <w:shd w:val="clear" w:color="auto" w:fill="DEEAF6" w:themeFill="accent1" w:themeFillTint="33"/>
        <w:rPr>
          <w:rFonts w:cs="Times New Roman"/>
          <w:lang w:val="en-US"/>
        </w:rPr>
      </w:pPr>
    </w:p>
    <w:p w14:paraId="73948C9F" w14:textId="77777777" w:rsidR="00E578B9" w:rsidRPr="00C827FE" w:rsidRDefault="00E578B9" w:rsidP="00D5630D">
      <w:pPr>
        <w:pStyle w:val="AR6BodyText"/>
        <w:shd w:val="clear" w:color="auto" w:fill="DEEAF6" w:themeFill="accent1" w:themeFillTint="33"/>
        <w:rPr>
          <w:rFonts w:cs="Times New Roman"/>
          <w:b/>
          <w:lang w:val="en-US"/>
        </w:rPr>
      </w:pPr>
      <w:r w:rsidRPr="00C827FE">
        <w:rPr>
          <w:rFonts w:cs="Times New Roman"/>
          <w:b/>
          <w:lang w:val="en-US"/>
        </w:rPr>
        <w:t>Climate responses</w:t>
      </w:r>
    </w:p>
    <w:p w14:paraId="24E3967E" w14:textId="77777777" w:rsidR="00E578B9" w:rsidRPr="00C827FE" w:rsidRDefault="00E578B9" w:rsidP="00D5630D">
      <w:pPr>
        <w:pStyle w:val="AR6BodyText"/>
        <w:shd w:val="clear" w:color="auto" w:fill="DEEAF6" w:themeFill="accent1" w:themeFillTint="33"/>
        <w:rPr>
          <w:rFonts w:cs="Times New Roman"/>
          <w:i/>
          <w:lang w:val="en-US"/>
        </w:rPr>
      </w:pPr>
    </w:p>
    <w:p w14:paraId="4A111473" w14:textId="715B8A9B" w:rsidR="00E578B9" w:rsidRPr="00860166" w:rsidRDefault="00E578B9" w:rsidP="00D5630D">
      <w:pPr>
        <w:pStyle w:val="AR6BodyText"/>
        <w:shd w:val="clear" w:color="auto" w:fill="DEEAF6" w:themeFill="accent1" w:themeFillTint="33"/>
        <w:rPr>
          <w:rFonts w:cs="Times New Roman"/>
          <w:lang w:val="en-CA"/>
        </w:rPr>
      </w:pPr>
      <w:r w:rsidRPr="00860166">
        <w:rPr>
          <w:rFonts w:cs="Times New Roman"/>
          <w:lang w:val="en-CA"/>
        </w:rPr>
        <w:t>Changes in atmospheric composition due to COVID-19 emissions reductions are not thought to have caused a detectable change in global temperature or rainfall in 2020 (</w:t>
      </w:r>
      <w:r w:rsidRPr="00860166">
        <w:rPr>
          <w:rFonts w:cs="Times New Roman"/>
          <w:i/>
          <w:iCs/>
          <w:lang w:val="en-CA"/>
        </w:rPr>
        <w:t>high confidence</w:t>
      </w:r>
      <w:r w:rsidRPr="00860166">
        <w:rPr>
          <w:rFonts w:cs="Times New Roman"/>
          <w:lang w:val="en-CA"/>
        </w:rPr>
        <w:t xml:space="preserve">). A large ensemble of Earth </w:t>
      </w:r>
      <w:del w:id="5582" w:author="Lucy Cowie" w:date="2021-07-28T19:16:00Z">
        <w:r w:rsidRPr="00860166" w:rsidDel="008A3EC6">
          <w:rPr>
            <w:rFonts w:cs="Times New Roman"/>
            <w:lang w:val="en-CA"/>
          </w:rPr>
          <w:delText xml:space="preserve">System </w:delText>
        </w:r>
      </w:del>
      <w:ins w:id="5583" w:author="Lucy Cowie" w:date="2021-07-28T19:16:00Z">
        <w:r w:rsidR="008A3EC6">
          <w:rPr>
            <w:rFonts w:cs="Times New Roman"/>
            <w:lang w:val="en-CA"/>
          </w:rPr>
          <w:t>s</w:t>
        </w:r>
        <w:r w:rsidR="008A3EC6" w:rsidRPr="00860166">
          <w:rPr>
            <w:rFonts w:cs="Times New Roman"/>
            <w:lang w:val="en-CA"/>
          </w:rPr>
          <w:t xml:space="preserve">ystem </w:t>
        </w:r>
      </w:ins>
      <w:del w:id="5584" w:author="Lucy Cowie" w:date="2021-07-28T19:16:00Z">
        <w:r w:rsidRPr="00860166" w:rsidDel="008A3EC6">
          <w:rPr>
            <w:rFonts w:cs="Times New Roman"/>
            <w:lang w:val="en-CA"/>
          </w:rPr>
          <w:delText xml:space="preserve">Model </w:delText>
        </w:r>
      </w:del>
      <w:ins w:id="5585" w:author="Lucy Cowie" w:date="2021-07-28T19:16:00Z">
        <w:r w:rsidR="008A3EC6">
          <w:rPr>
            <w:rFonts w:cs="Times New Roman"/>
            <w:lang w:val="en-CA"/>
          </w:rPr>
          <w:t>m</w:t>
        </w:r>
        <w:r w:rsidR="008A3EC6" w:rsidRPr="00860166">
          <w:rPr>
            <w:rFonts w:cs="Times New Roman"/>
            <w:lang w:val="en-CA"/>
          </w:rPr>
          <w:t xml:space="preserve">odel </w:t>
        </w:r>
      </w:ins>
      <w:r w:rsidRPr="00860166">
        <w:rPr>
          <w:rFonts w:cs="Times New Roman"/>
          <w:lang w:val="en-CA"/>
        </w:rPr>
        <w:t xml:space="preserve">(ESM) simulations show an ensemble average reduction in Aerosol Optical Depth (AOD) in some regions, notably eastern and southern Asia </w:t>
      </w:r>
      <w:r w:rsidRPr="00860166">
        <w:rPr>
          <w:rFonts w:cs="Times New Roman"/>
        </w:rPr>
        <w:fldChar w:fldCharType="begin" w:fldLock="1"/>
      </w:r>
      <w:r w:rsidR="00D477C7">
        <w:rPr>
          <w:rFonts w:cs="Times New Roman"/>
          <w:lang w:val="en-US"/>
        </w:rPr>
        <w:instrText>ADDIN CSL_CITATION { "citationItems" : [ { "id" : "ITEM-1", "itemData" : { "DOI" : "10.1126/sciadv.abf7133", "abstract" : "The COVID-19 (coronavirus disease 2019) pandemic has resulted in a marked slowdown in greenhouse gas and aerosol emissions. Although the resulting emission reductions will continue to evolve, this will presumably be temporary. Here, we provide estimates of the potential effect of such short-term emission reductions on global and regional temperature and precipitation by analyzing the response of an Earth System Model to a range of idealized near-term emission pathways not considered in available model intercomparison projects. These estimates reveal the modest impact that temporary emission reductions associated with the COVID-19 pandemic will have on global and regional climate. Our simulations suggest that the impact of carbon dioxide and aerosol emission reductions is actually a temporary enhancement in warming rate. However, our results demonstrate that even large emission reductions applied for a short duration have only a small and likely undetectable impact.", "author" : [ { "dropping-particle" : "", "family" : "Fyfe", "given" : "J C", "non-dropping-particle" : "", "parse-names" : false, "suffix" : "" }, { "dropping-particle" : "V", "family" : "Kharin", "given" : "V", "non-dropping-particle" : "", "parse-names" : false, "suffix" : "" }, { "dropping-particle" : "", "family" : "Swart", "given" : "N", "non-dropping-particle" : "", "parse-names" : false, "suffix" : "" }, { "dropping-particle" : "", "family" : "Flato", "given" : "G M", "non-dropping-particle" : "", "parse-names" : false, "suffix" : "" }, { "dropping-particle" : "", "family" : "Sigmond", "given" : "M", "non-dropping-particle" : "", "parse-names" : false, "suffix" : "" }, { "dropping-particle" : "", "family" : "Gillett", "given" : "N P", "non-dropping-particle" : "", "parse-names" : false, "suffix" : "" } ], "container-title" : "Science Advances", "id" : "ITEM-1", "issue" : "10", "issued" : { "date-parts" : [ [ "2021" ] ] }, "publisher" : "American Association for the Advancement of Science", "title" : "Quantifying the influence of short-term emission reductions on climate", "translator" : [ { "dropping-particle" : "", "family" : "G5372", "given" : "", "non-dropping-particle" : "", "parse-names" : false, "suffix" : "" } ], "type" : "article-journal", "volume" : "7" }, "uris" : [ "http://www.mendeley.com/documents/?uuid=bdde963a-b313-4890-8c9d-b7e13691b65e" ] } ], "mendeley" : { "formattedCitation" : "(Fyfe et al., 2021)", "plainTextFormattedCitation" : "(Fyfe et al., 2021)", "previouslyFormattedCitation" : "(Fyfe et al., 2021)" }, "properties" : { "noteIndex" : 0 }, "schema" : "https://github.com/citation-style-language/schema/raw/master/csl-citation.json" }</w:instrText>
      </w:r>
      <w:r w:rsidRPr="00860166">
        <w:rPr>
          <w:rFonts w:cs="Times New Roman"/>
        </w:rPr>
        <w:fldChar w:fldCharType="separate"/>
      </w:r>
      <w:r w:rsidR="00CB33A1">
        <w:rPr>
          <w:rFonts w:cs="Times New Roman"/>
          <w:noProof/>
          <w:lang w:val="en-US"/>
        </w:rPr>
        <w:t>(Fyfe et al., 2021)</w:t>
      </w:r>
      <w:r w:rsidRPr="00860166">
        <w:rPr>
          <w:rFonts w:cs="Times New Roman"/>
        </w:rPr>
        <w:fldChar w:fldCharType="end"/>
      </w:r>
      <w:r w:rsidRPr="00860166">
        <w:rPr>
          <w:rFonts w:cs="Times New Roman"/>
          <w:lang w:val="en-CA"/>
        </w:rPr>
        <w:t xml:space="preserve">. This result is supported by observational studies finding decreases in optical depth in 2020 </w:t>
      </w:r>
      <w:r w:rsidRPr="00860166">
        <w:rPr>
          <w:rFonts w:cs="Times New Roman"/>
          <w:lang w:val="en-CA"/>
        </w:rPr>
        <w:fldChar w:fldCharType="begin" w:fldLock="1"/>
      </w:r>
      <w:r w:rsidR="00D477C7">
        <w:rPr>
          <w:rFonts w:cs="Times New Roman"/>
          <w:lang w:val="en-CA"/>
        </w:rPr>
        <w:instrText>ADDIN CSL_CITATION { "citationItems" : [ { "id" : "ITEM-1", "itemData" : { "DOI" : "https://doi.org/10.1029/2020GL091699", "abstract" : "Abstract The Coronavirus Disease 2019 (COVID-19) pandemic led to a widespread reduction in aerosol emissions. Using satellite observations and climate model simulations, we study the underlying mechanisms of the large decreases in solar clear-sky reflection (3.8 W m\u22122 or 7%) and aerosol optical depth (0.16 W m\u22122 or 32%) observed over the East Asian Marginal Seas in March 2020. By separating the impacts from meteorology and emissions in the model simulations, we find that about one-third of the clear-sky anomalies can be attributed to pandemic-related emission reductions, and the rest to weather variability and long-term emission trends. The model is skillful at reproducing the observed interannual variations in solar all-sky reflection, but no COVID-19 signal is discerned. The current observational and modeling capabilities will be critical for monitoring, understanding, and predicting the radiative forcing and climate impacts of the ongoing crisis.", "author" : [ { "dropping-particle" : "", "family" : "Ming", "given" : "Yi", "non-dropping-particle" : "", "parse-names" : false, "suffix" : "" }, { "dropping-particle" : "", "family" : "Lin", "given" : "Pu", "non-dropping-particle" : "", "parse-names" : false, "suffix" : "" }, { "dropping-particle" : "", "family" : "Naik", "given" : "Vaishali", "non-dropping-particle" : "", "parse-names" : false, "suffix" : "" }, { "dropping-particle" : "", "family" : "Paulot", "given" : "Fabien", "non-dropping-particle" : "", "parse-names" : false, "suffix" : "" }, { "dropping-particle" : "", "family" : "Horowitz", "given" : "Larry W", "non-dropping-particle" : "", "parse-names" : false, "suffix" : "" }, { "dropping-particle" : "", "family" : "Ginoux", "given" : "Paul A", "non-dropping-particle" : "", "parse-names" : false, "suffix" : "" }, { "dropping-particle" : "", "family" : "Ramaswamy", "given" : "V", "non-dropping-particle" : "", "parse-names" : false, "suffix" : "" }, { "dropping-particle" : "", "family" : "Loeb", "given" : "Norman G", "non-dropping-particle" : "", "parse-names" : false, "suffix" : "" }, { "dropping-particle" : "", "family" : "Shen", "given" : "Zhaoyi", "non-dropping-particle" : "", "parse-names" : false, "suffix" : "" }, { "dropping-particle" : "", "family" : "Singer", "given" : "Clare E", "non-dropping-particle" : "", "parse-names" : false, "suffix" : "" }, { "dropping-particle" : "", "family" : "Ward", "given" : "Ryan X", "non-dropping-particle" : "", "parse-names" : false, "suffix" : "" }, { "dropping-particle" : "", "family" : "Zhang", "given" : "Zhibo", "non-dropping-particle" : "", "parse-names" : false, "suffix" : "" }, { "dropping-particle" : "", "family" : "Bellouin", "given" : "Nicolas", "non-dropping-particle" : "", "parse-names" : false, "suffix" : "" } ], "container-title" : "Geophysical Research Letters", "id" : "ITEM-1", "issue" : "3", "issued" : { "date-parts" : [ [ "2021" ] ] }, "note" : "e2020GL091699 2020GL091699", "page" : "e2020GL091699", "title" : "Assessing the Influence of COVID-19 on the Shortwave Radiative Fluxes Over the East Asian Marginal Seas", "translator" : [ { "dropping-particle" : "", "family" : "G5290", "given" : "", "non-dropping-particle" : "", "parse-names" : false, "suffix" : "" } ], "type" : "article-journal", "volume" : "48" }, "uris" : [ "http://www.mendeley.com/documents/?uuid=f217a596-8e5c-4a7b-9b62-ac498c9bb736" ] }, { "id" : "ITEM-2", "itemData" : { "DOI" : "10.1038/s43247-021-00110-0", "ISSN" : "2662-4435", "abstract" : "Spring 2020 broke sunshine duration records across Western Europe. The Netherlands recorded the highest surface irradiance since 1928, exceeding the previous extreme of 2011 by 13%, and the diffuse fraction of the irradiance measured a record low percentage (38%). The coinciding irradiance extreme and a reduction in anthropogenic pollution due to COVID-19 measures triggered the hypothesis that cleaner-than-usual air contributed to the record. Based on analyses of ground-based and satellite observations and experiments with a radiative transfer model, we estimate a 1.3% (2.3\u2009W\u2009m\u22122) increase in surface irradiance with respect to the 2010\u20132019 mean due to a low median aerosol optical depth, and a 17.6% (30.7\u2009W\u2009m\u22122) increase due to several exceptionally dry days and a very low cloud fraction overall. Our analyses show that the reduced aerosols and contrails due to the COVID-19 measures are far less important in the irradiance record than the dry and particularly cloud-free weather.", "author" : [ { "dropping-particle" : "", "family" : "Heerwaarden", "given" : "Chiel C", "non-dropping-particle" : "van", "parse-names" : false, "suffix" : "" }, { "dropping-particle" : "", "family" : "Mol", "given" : "Wouter B", "non-dropping-particle" : "", "parse-names" : false, "suffix" : "" }, { "dropping-particle" : "", "family" : "Veerman", "given" : "Menno A", "non-dropping-particle" : "", "parse-names" : false, "suffix" : "" }, { "dropping-particle" : "", "family" : "Benedict", "given" : "Imme", "non-dropping-particle" : "", "parse-names" : false, "suffix" : "" }, { "dropping-particle" : "", "family" : "Heusinkveld", "given" : "Bert G", "non-dropping-particle" : "", "parse-names" : false, "suffix" : "" }, { "dropping-particle" : "", "family" : "Knap", "given" : "Wouter H", "non-dropping-particle" : "", "parse-names" : false, "suffix" : "" }, { "dropping-particle" : "", "family" : "Kazadzis", "given" : "Stelios", "non-dropping-particle" : "", "parse-names" : false, "suffix" : "" }, { "dropping-particle" : "", "family" : "Kouremeti", "given" : "Natalia", "non-dropping-particle" : "", "parse-names" : false, "suffix" : "" }, { "dropping-particle" : "", "family" : "Fiedler", "given" : "Stephanie", "non-dropping-particle" : "", "parse-names" : false, "suffix" : "" } ], "container-title" : "Communications Earth &amp; Environment", "id" : "ITEM-2", "issue" : "1", "issued" : { "date-parts" : [ [ "2021" ] ] }, "page" : "37", "title" : "Record high solar irradiance in Western Europe during first COVID-19 lockdown largely due to unusual weather", "translator" : [ { "dropping-particle" : "", "family" : "G5236", "given" : "", "non-dropping-particle" : "", "parse-names" : false, "suffix" : "" } ], "type" : "article-journal", "volume" : "2" }, "uris" : [ "http://www.mendeley.com/documents/?uuid=62c71a02-5d91-4012-8158-cd625c6dd49e", "http://www.mendeley.com/documents/?uuid=8a0592c0-d621-4d6d-aa5d-8fcdc21f4565" ] }, { "id" : "ITEM-3", "itemData" : { "DOI" : "10.1525/elementa.2021.00176", "author" : [ { "dropping-particle" : "", "family" : "Gkatzelis", "given" : "GI", "non-dropping-particle" : "", "parse-names" : false, "suffix" : "" }, { "dropping-particle" : "", "family" : "Gilman", "given" : "J.B.", "non-dropping-particle" : "", "parse-names" : false, "suffix" : "" }, { "dropping-particle" : "", "family" : "Brown", "given" : "S.S.", "non-dropping-particle" : "", "parse-names" : false, "suffix" : "" }, { "dropping-particle" : "", "family" : "Eskes", "given" : "H", "non-dropping-particle" : "", "parse-names" : false, "suffix" : "" }, { "dropping-particle" : "", "family" : "Gomes", "given" : "A.R.", "non-dropping-particle" : "", "parse-names" : false, "suffix" : "" }, { "dropping-particle" : "", "family" : "Lange", "given" : "A.C.", "non-dropping-particle" : "", "parse-names" : false, "suffix" : "" }, { "dropping-particle" : "", "family" : "McDonald", "given" : "B.C.", "non-dropping-particle" : "", "parse-names" : false, "suffix" : "" }, { "dropping-particle" : "", "family" : "Peischl", "given" : "J.", "non-dropping-particle" : "", "parse-names" : false, "suffix" : "" }, { "dropping-particle" : "", "family" : "Petzold", "given" : "A.", "non-dropping-particle" : "", "parse-names" : false, "suffix" : "" }, { "dropping-particle" : "", "family" : "Thompson", "given" : "C.R.", "non-dropping-particle" : "", "parse-names" : false, "suffix" : "" }, { "dropping-particle" : "", "family" : "Kiendler-Schar", "given" : "A.", "non-dropping-particle" : "", "parse-names" : false, "suffix" : "" } ], "container-title" : "Elementa: Science of the Anthropocene", "id" : "ITEM-3", "issue" : "1", "issued" : { "date-parts" : [ [ "2021" ] ] }, "title" : "The global impacts of COVID-19 lockdowns on urban air quality: a critical review and recommendations", "translator" : [ { "dropping-particle" : "", "family" : "G5240", "given" : "", "non-dropping-particle" : "", "parse-names" : false, "suffix" : "" } ], "type" : "article-journal", "volume" : "9" }, "uris" : [ "http://www.mendeley.com/documents/?uuid=2d84fe33-f5bc-47d9-a5e7-2ec0681576e4" ] } ], "mendeley" : { "formattedCitation" : "(Gkatzelis et al., 2021; Ming et al., 2021; van Heerwaarden et al., 2021)", "plainTextFormattedCitation" : "(Gkatzelis et al., 2021; Ming et al., 2021; van Heerwaarden et al., 2021)", "previouslyFormattedCitation" : "(Gkatzelis et al., 2021; Ming et al., 2021; van Heerwaarden et al., 2021)" }, "properties" : { "noteIndex" : 0 }, "schema" : "https://github.com/citation-style-language/schema/raw/master/csl-citation.json" }</w:instrText>
      </w:r>
      <w:r w:rsidRPr="00860166">
        <w:rPr>
          <w:rFonts w:cs="Times New Roman"/>
          <w:lang w:val="en-CA"/>
        </w:rPr>
        <w:fldChar w:fldCharType="separate"/>
      </w:r>
      <w:r w:rsidR="00CB33A1">
        <w:rPr>
          <w:rFonts w:cs="Times New Roman"/>
          <w:noProof/>
          <w:lang w:val="en-CA"/>
        </w:rPr>
        <w:t>(Gkatzelis et al., 2021; Ming et al., 2021; van Heerwaarden et al., 2021)</w:t>
      </w:r>
      <w:r w:rsidRPr="00860166">
        <w:rPr>
          <w:rFonts w:cs="Times New Roman"/>
        </w:rPr>
        <w:fldChar w:fldCharType="end"/>
      </w:r>
      <w:r w:rsidRPr="00860166">
        <w:rPr>
          <w:rFonts w:cs="Times New Roman"/>
          <w:lang w:val="en-CA"/>
        </w:rPr>
        <w:t xml:space="preserve">, </w:t>
      </w:r>
      <w:r w:rsidRPr="00C827FE">
        <w:rPr>
          <w:rFonts w:cs="Times New Roman"/>
          <w:lang w:val="en-US"/>
        </w:rPr>
        <w:t xml:space="preserve">which may have contributed to observed increases in solar irradiance </w:t>
      </w:r>
      <w:r w:rsidRPr="00860166">
        <w:rPr>
          <w:rFonts w:cs="Times New Roman"/>
        </w:rPr>
        <w:fldChar w:fldCharType="begin" w:fldLock="1"/>
      </w:r>
      <w:r w:rsidR="00D477C7">
        <w:rPr>
          <w:rFonts w:cs="Times New Roman"/>
          <w:lang w:val="en-US"/>
        </w:rPr>
        <w:instrText>ADDIN CSL_CITATION { "citationItems" : [ { "id" : "ITEM-1", "itemData" : { "DOI" : "10.1038/s43247-021-00110-0", "ISSN" : "2662-4435", "abstract" : "Spring 2020 broke sunshine duration records across Western Europe. The Netherlands recorded the highest surface irradiance since 1928, exceeding the previous extreme of 2011 by 13%, and the diffuse fraction of the irradiance measured a record low percentage (38%). The coinciding irradiance extreme and a reduction in anthropogenic pollution due to COVID-19 measures triggered the hypothesis that cleaner-than-usual air contributed to the record. Based on analyses of ground-based and satellite observations and experiments with a radiative transfer model, we estimate a 1.3% (2.3\u2009W\u2009m\u22122) increase in surface irradiance with respect to the 2010\u20132019 mean due to a low median aerosol optical depth, and a 17.6% (30.7\u2009W\u2009m\u22122) increase due to several exceptionally dry days and a very low cloud fraction overall. Our analyses show that the reduced aerosols and contrails due to the COVID-19 measures are far less important in the irradiance record than the dry and particularly cloud-free weather.", "author" : [ { "dropping-particle" : "", "family" : "Heerwaarden", "given" : "Chiel C", "non-dropping-particle" : "van", "parse-names" : false, "suffix" : "" }, { "dropping-particle" : "", "family" : "Mol", "given" : "Wouter B", "non-dropping-particle" : "", "parse-names" : false, "suffix" : "" }, { "dropping-particle" : "", "family" : "Veerman", "given" : "Menno A", "non-dropping-particle" : "", "parse-names" : false, "suffix" : "" }, { "dropping-particle" : "", "family" : "Benedict", "given" : "Imme", "non-dropping-particle" : "", "parse-names" : false, "suffix" : "" }, { "dropping-particle" : "", "family" : "Heusinkveld", "given" : "Bert G", "non-dropping-particle" : "", "parse-names" : false, "suffix" : "" }, { "dropping-particle" : "", "family" : "Knap", "given" : "Wouter H", "non-dropping-particle" : "", "parse-names" : false, "suffix" : "" }, { "dropping-particle" : "", "family" : "Kazadzis", "given" : "Stelios", "non-dropping-particle" : "", "parse-names" : false, "suffix" : "" }, { "dropping-particle" : "", "family" : "Kouremeti", "given" : "Natalia", "non-dropping-particle" : "", "parse-names" : false, "suffix" : "" }, { "dropping-particle" : "", "family" : "Fiedler", "given" : "Stephanie", "non-dropping-particle" : "", "parse-names" : false, "suffix" : "" } ], "container-title" : "Communications Earth &amp; Environment", "id" : "ITEM-1", "issue" : "1", "issued" : { "date-parts" : [ [ "2021" ] ] }, "page" : "37", "title" : "Record high solar irradiance in Western Europe during first COVID-19 lockdown largely due to unusual weather", "translator" : [ { "dropping-particle" : "", "family" : "G5236", "given" : "", "non-dropping-particle" : "", "parse-names" : false, "suffix" : "" } ], "type" : "article-journal", "volume" : "2" }, "uris" : [ "http://www.mendeley.com/documents/?uuid=8a0592c0-d621-4d6d-aa5d-8fcdc21f4565", "http://www.mendeley.com/documents/?uuid=62c71a02-5d91-4012-8158-cd625c6dd49e" ] } ], "mendeley" : { "formattedCitation" : "(van Heerwaarden et al., 2021)", "plainTextFormattedCitation" : "(van Heerwaarden et al., 2021)", "previouslyFormattedCitation" : "(van Heerwaarden et al., 2021)" }, "properties" : { "noteIndex" : 0 }, "schema" : "https://github.com/citation-style-language/schema/raw/master/csl-citation.json" }</w:instrText>
      </w:r>
      <w:r w:rsidRPr="00860166">
        <w:rPr>
          <w:rFonts w:cs="Times New Roman"/>
        </w:rPr>
        <w:fldChar w:fldCharType="separate"/>
      </w:r>
      <w:r w:rsidR="00CB33A1">
        <w:rPr>
          <w:rFonts w:cs="Times New Roman"/>
          <w:noProof/>
          <w:lang w:val="en-US"/>
        </w:rPr>
        <w:t>(van Heerwaarden et al., 2021)</w:t>
      </w:r>
      <w:r w:rsidRPr="00860166">
        <w:rPr>
          <w:rFonts w:cs="Times New Roman"/>
        </w:rPr>
        <w:fldChar w:fldCharType="end"/>
      </w:r>
      <w:r w:rsidRPr="00C827FE">
        <w:rPr>
          <w:rFonts w:cs="Times New Roman"/>
          <w:lang w:val="en-US"/>
        </w:rPr>
        <w:t xml:space="preserve"> or solar clear-sky reflection </w:t>
      </w:r>
      <w:r w:rsidRPr="00860166">
        <w:rPr>
          <w:rFonts w:cs="Times New Roman"/>
        </w:rPr>
        <w:fldChar w:fldCharType="begin" w:fldLock="1"/>
      </w:r>
      <w:r w:rsidR="00D477C7">
        <w:rPr>
          <w:rFonts w:cs="Times New Roman"/>
          <w:lang w:val="en-US"/>
        </w:rPr>
        <w:instrText>ADDIN CSL_CITATION { "citationItems" : [ { "id" : "ITEM-1", "itemData" : { "DOI" : "https://doi.org/10.1029/2020GL091699", "abstract" : "Abstract The Coronavirus Disease 2019 (COVID-19) pandemic led to a widespread reduction in aerosol emissions. Using satellite observations and climate model simulations, we study the underlying mechanisms of the large decreases in solar clear-sky reflection (3.8 W m\u22122 or 7%) and aerosol optical depth (0.16 W m\u22122 or 32%) observed over the East Asian Marginal Seas in March 2020. By separating the impacts from meteorology and emissions in the model simulations, we find that about one-third of the clear-sky anomalies can be attributed to pandemic-related emission reductions, and the rest to weather variability and long-term emission trends. The model is skillful at reproducing the observed interannual variations in solar all-sky reflection, but no COVID-19 signal is discerned. The current observational and modeling capabilities will be critical for monitoring, understanding, and predicting the radiative forcing and climate impacts of the ongoing crisis.", "author" : [ { "dropping-particle" : "", "family" : "Ming", "given" : "Yi", "non-dropping-particle" : "", "parse-names" : false, "suffix" : "" }, { "dropping-particle" : "", "family" : "Lin", "given" : "Pu", "non-dropping-particle" : "", "parse-names" : false, "suffix" : "" }, { "dropping-particle" : "", "family" : "Naik", "given" : "Vaishali", "non-dropping-particle" : "", "parse-names" : false, "suffix" : "" }, { "dropping-particle" : "", "family" : "Paulot", "given" : "Fabien", "non-dropping-particle" : "", "parse-names" : false, "suffix" : "" }, { "dropping-particle" : "", "family" : "Horowitz", "given" : "Larry W", "non-dropping-particle" : "", "parse-names" : false, "suffix" : "" }, { "dropping-particle" : "", "family" : "Ginoux", "given" : "Paul A", "non-dropping-particle" : "", "parse-names" : false, "suffix" : "" }, { "dropping-particle" : "", "family" : "Ramaswamy", "given" : "V", "non-dropping-particle" : "", "parse-names" : false, "suffix" : "" }, { "dropping-particle" : "", "family" : "Loeb", "given" : "Norman G", "non-dropping-particle" : "", "parse-names" : false, "suffix" : "" }, { "dropping-particle" : "", "family" : "Shen", "given" : "Zhaoyi", "non-dropping-particle" : "", "parse-names" : false, "suffix" : "" }, { "dropping-particle" : "", "family" : "Singer", "given" : "Clare E", "non-dropping-particle" : "", "parse-names" : false, "suffix" : "" }, { "dropping-particle" : "", "family" : "Ward", "given" : "Ryan X", "non-dropping-particle" : "", "parse-names" : false, "suffix" : "" }, { "dropping-particle" : "", "family" : "Zhang", "given" : "Zhibo", "non-dropping-particle" : "", "parse-names" : false, "suffix" : "" }, { "dropping-particle" : "", "family" : "Bellouin", "given" : "Nicolas", "non-dropping-particle" : "", "parse-names" : false, "suffix" : "" } ], "container-title" : "Geophysical Research Letters", "id" : "ITEM-1", "issue" : "3", "issued" : { "date-parts" : [ [ "2021" ] ] }, "note" : "e2020GL091699 2020GL091699", "page" : "e2020GL091699", "title" : "Assessing the Influence of COVID-19 on the Shortwave Radiative Fluxes Over the East Asian Marginal Seas", "translator" : [ { "dropping-particle" : "", "family" : "G5290", "given" : "", "non-dropping-particle" : "", "parse-names" : false, "suffix" : "" } ], "type" : "article-journal", "volume" : "48" }, "uris" : [ "http://www.mendeley.com/documents/?uuid=f217a596-8e5c-4a7b-9b62-ac498c9bb736" ] } ], "mendeley" : { "formattedCitation" : "(Ming et al., 2021)", "plainTextFormattedCitation" : "(Ming et al., 2021)", "previouslyFormattedCitation" : "(Ming et al., 2021)" }, "properties" : { "noteIndex" : 0 }, "schema" : "https://github.com/citation-style-language/schema/raw/master/csl-citation.json" }</w:instrText>
      </w:r>
      <w:r w:rsidRPr="00860166">
        <w:rPr>
          <w:rFonts w:cs="Times New Roman"/>
        </w:rPr>
        <w:fldChar w:fldCharType="separate"/>
      </w:r>
      <w:r w:rsidR="00CB33A1">
        <w:rPr>
          <w:rFonts w:cs="Times New Roman"/>
          <w:noProof/>
          <w:lang w:val="en-US"/>
        </w:rPr>
        <w:t>(Ming et al., 2021)</w:t>
      </w:r>
      <w:r w:rsidRPr="00860166">
        <w:rPr>
          <w:rFonts w:cs="Times New Roman"/>
        </w:rPr>
        <w:fldChar w:fldCharType="end"/>
      </w:r>
      <w:r w:rsidRPr="00C827FE">
        <w:rPr>
          <w:rFonts w:cs="Times New Roman"/>
          <w:lang w:val="en-US"/>
        </w:rPr>
        <w:t xml:space="preserve">. </w:t>
      </w:r>
    </w:p>
    <w:p w14:paraId="0C4A4DDB" w14:textId="77777777" w:rsidR="00E578B9" w:rsidRPr="00860166" w:rsidRDefault="00E578B9" w:rsidP="00D5630D">
      <w:pPr>
        <w:pStyle w:val="AR6BodyText"/>
        <w:shd w:val="clear" w:color="auto" w:fill="DEEAF6" w:themeFill="accent1" w:themeFillTint="33"/>
        <w:rPr>
          <w:rFonts w:cs="Times New Roman"/>
          <w:lang w:val="en-CA"/>
        </w:rPr>
      </w:pPr>
    </w:p>
    <w:p w14:paraId="19998861" w14:textId="59ED7C59" w:rsidR="00E578B9" w:rsidRPr="00C827FE" w:rsidRDefault="00E578B9" w:rsidP="00D5630D">
      <w:pPr>
        <w:pStyle w:val="AR6BodyText"/>
        <w:shd w:val="clear" w:color="auto" w:fill="DEEAF6" w:themeFill="accent1" w:themeFillTint="33"/>
        <w:rPr>
          <w:rFonts w:cs="Times New Roman"/>
          <w:lang w:val="en-US"/>
        </w:rPr>
      </w:pPr>
      <w:r w:rsidRPr="00860166">
        <w:rPr>
          <w:rFonts w:cs="Times New Roman"/>
          <w:lang w:val="en-CA"/>
        </w:rPr>
        <w:t xml:space="preserve">Model simulations of the response to COVID-19 emissions reductions indicate a small warming of global surface air temperature (GSAT) due to a decrease in sulphate aerosols </w:t>
      </w:r>
      <w:r w:rsidRPr="00860166">
        <w:rPr>
          <w:rFonts w:cs="Times New Roman"/>
        </w:rPr>
        <w:fldChar w:fldCharType="begin" w:fldLock="1"/>
      </w:r>
      <w:r w:rsidR="00D477C7">
        <w:rPr>
          <w:rFonts w:cs="Times New Roman"/>
          <w:lang w:val="en-US"/>
        </w:rPr>
        <w:instrText>ADDIN CSL_CITATION { "citationItems" : [ { "id" : "ITEM-1", "itemData" : { "DOI" : "10.1038/s41558-020-0883-0", "ISSN" : "17586798", "abstract" : "The global response to the COVID-19 pandemic has led to a sudden reduction of both GHG emissions and air pollutants. Here, using national mobility data, we estimate global emission reductions for ten species during the period February to June 2020. We estimate that global NOx emissions declined by as much as 30% in April, contributing a short-term cooling since the start of the year. This cooling trend is offset by ~20% reduction in global SO2 emissions that weakens the aerosol cooling effect, causing short-term warming. As a result, we estimate that the direct effect of the pandemic-driven response will be negligible, with a cooling of around 0.01 \u00b1 0.005 \u00b0C by 2030 compared to a baseline scenario that follows current national policies. In contrast, with an economic recovery tilted towards green stimulus and reductions in fossil fuel investments, it is possible to avoid future warming of 0.3 \u00b0C by 2050.", "author" : [ { "dropping-particle" : "", "family" : "Forster", "given" : "Piers M", "non-dropping-particle" : "", "parse-names" : false, "suffix" : "" }, { "dropping-particle" : "", "family" : "Forster", "given" : "Harriet I", "non-dropping-particle" : "", "parse-names" : false, "suffix" : "" }, { "dropping-particle" : "", "family" : "Evans", "given" : "Mat J", "non-dropping-particle" : "", "parse-names" : false, "suffix" : "" }, { "dropping-particle" : "", "family" : "Gidden", "given" : "Matthew J", "non-dropping-particle" : "", "parse-names" : false, "suffix" : "" }, { "dropping-particle" : "", "family" : "Jones", "given" : "Chris D", "non-dropping-particle" : "", "parse-names" : false, "suffix" : "" }, { "dropping-particle" : "", "family" : "Keller", "given" : "Christoph A", "non-dropping-particle" : "", "parse-names" : false, "suffix" : "" }, { "dropping-particle" : "", "family" : "Lamboll", "given" : "Robin D", "non-dropping-particle" : "", "parse-names" : false, "suffix" : "" }, { "dropping-particle" : "Le", "family" : "Qu\u00e9r\u00e9", "given" : "Corinne", "non-dropping-particle" : "", "parse-names" : false, "suffix" : "" }, { "dropping-particle" : "", "family" : "Rogelj", "given" : "Joeri", "non-dropping-particle" : "", "parse-names" : false, "suffix" : "" }, { "dropping-particle" : "", "family" : "Rosen", "given" : "Deborah", "non-dropping-particle" : "", "parse-names" : false, "suffix" : "" }, { "dropping-particle" : "", "family" : "Schleussner", "given" : "Carl Friedrich", "non-dropping-particle" : "", "parse-names" : false, "suffix" : "" }, { "dropping-particle" : "", "family" : "Richardson", "given" : "Thomas B", "non-dropping-particle" : "", "parse-names" : false, "suffix" : "" }, { "dropping-particle" : "", "family" : "Smith", "given" : "Christopher J", "non-dropping-particle" : "", "parse-names" : false, "suffix" : "" }, { "dropping-particle" : "", "family" : "Turnock", "given" : "Steven T", "non-dropping-particle" : "", "parse-names" : false, "suffix" : "" } ], "container-title" : "Nature Climate Change", "id" : "ITEM-1", "issued" : { "date-parts" : [ [ "2020" ] ] }, "publisher" : "Nature Research", "title" : "Current and future global climate impacts resulting from COVID-19", "translator" : [ { "dropping-particle" : "", "family" : "G5197", "given" : "", "non-dropping-particle" : "", "parse-names" : false, "suffix" : "" } ], "type" : "article-journal" }, "uris" : [ "http://www.mendeley.com/documents/?uuid=fe8efa52-c0f0-42fc-9313-02862ce1fe60" ] }, { "id" : "ITEM-2", "itemData" : { "DOI" : "10.1126/sciadv.abf7133", "abstract" : "The COVID-19 (coronavirus disease 2019) pandemic has resulted in a marked slowdown in greenhouse gas and aerosol emissions. Although the resulting emission reductions will continue to evolve, this will presumably be temporary. Here, we provide estimates of the potential effect of such short-term emission reductions on global and regional temperature and precipitation by analyzing the response of an Earth System Model to a range of idealized near-term emission pathways not considered in available model intercomparison projects. These estimates reveal the modest impact that temporary emission reductions associated with the COVID-19 pandemic will have on global and regional climate. Our simulations suggest that the impact of carbon dioxide and aerosol emission reductions is actually a temporary enhancement in warming rate. However, our results demonstrate that even large emission reductions applied for a short duration have only a small and likely undetectable impact.", "author" : [ { "dropping-particle" : "", "family" : "Fyfe", "given" : "J C", "non-dropping-particle" : "", "parse-names" : false, "suffix" : "" }, { "dropping-particle" : "V", "family" : "Kharin", "given" : "V", "non-dropping-particle" : "", "parse-names" : false, "suffix" : "" }, { "dropping-particle" : "", "family" : "Swart", "given" : "N", "non-dropping-particle" : "", "parse-names" : false, "suffix" : "" }, { "dropping-particle" : "", "family" : "Flato", "given" : "G M", "non-dropping-particle" : "", "parse-names" : false, "suffix" : "" }, { "dropping-particle" : "", "family" : "Sigmond", "given" : "M", "non-dropping-particle" : "", "parse-names" : false, "suffix" : "" }, { "dropping-particle" : "", "family" : "Gillett", "given" : "N P", "non-dropping-particle" : "", "parse-names" : false, "suffix" : "" } ], "container-title" : "Science Advances", "id" : "ITEM-2", "issue" : "10", "issued" : { "date-parts" : [ [ "2021" ] ] }, "publisher" : "American Association for the Advancement of Science", "title" : "Quantifying the influence of short-term emission reductions on climate", "translator" : [ { "dropping-particle" : "", "family" : "G5372", "given" : "", "non-dropping-particle" : "", "parse-names" : false, "suffix" : "" } ], "type" : "article-journal", "volume" : "7" }, "uris" : [ "http://www.mendeley.com/documents/?uuid=bdde963a-b313-4890-8c9d-b7e13691b65e" ] } ], "mendeley" : { "formattedCitation" : "(Forster et al., 2020; Fyfe et al., 2021)", "plainTextFormattedCitation" : "(Forster et al., 2020; Fyfe et al., 2021)", "previouslyFormattedCitation" : "(Forster et al., 2020; Fyfe et al., 2021)" }, "properties" : { "noteIndex" : 0 }, "schema" : "https://github.com/citation-style-language/schema/raw/master/csl-citation.json" }</w:instrText>
      </w:r>
      <w:r w:rsidRPr="00860166">
        <w:rPr>
          <w:rFonts w:cs="Times New Roman"/>
        </w:rPr>
        <w:fldChar w:fldCharType="separate"/>
      </w:r>
      <w:r w:rsidR="00CB33A1">
        <w:rPr>
          <w:rFonts w:cs="Times New Roman"/>
          <w:noProof/>
          <w:lang w:val="en-US"/>
        </w:rPr>
        <w:t>(Forster et al., 2020; Fyfe et al., 2021)</w:t>
      </w:r>
      <w:r w:rsidRPr="00860166">
        <w:rPr>
          <w:rFonts w:cs="Times New Roman"/>
        </w:rPr>
        <w:fldChar w:fldCharType="end"/>
      </w:r>
      <w:r w:rsidRPr="00C827FE">
        <w:rPr>
          <w:rFonts w:cs="Times New Roman"/>
          <w:lang w:val="en-US"/>
        </w:rPr>
        <w:t xml:space="preserve">, balanced by cooling due to an ozone decrease </w:t>
      </w:r>
      <w:r w:rsidRPr="00860166">
        <w:rPr>
          <w:rFonts w:cs="Times New Roman"/>
          <w:lang w:val="en-CA"/>
        </w:rPr>
        <w:fldChar w:fldCharType="begin" w:fldLock="1"/>
      </w:r>
      <w:r w:rsidR="00D477C7">
        <w:rPr>
          <w:rFonts w:cs="Times New Roman"/>
          <w:lang w:val="en-US"/>
        </w:rPr>
        <w:instrText>ADDIN CSL_CITATION { "citationItems" : [ { "id" : "ITEM-1", "itemData" : { "DOI" : "10.1038/s41558-020-0883-0", "ISSN" : "17586798", "abstract" : "The global response to the COVID-19 pandemic has led to a sudden reduction of both GHG emissions and air pollutants. Here, using national mobility data, we estimate global emission reductions for ten species during the period February to June 2020. We estimate that global NOx emissions declined by as much as 30% in April, contributing a short-term cooling since the start of the year. This cooling trend is offset by ~20% reduction in global SO2 emissions that weakens the aerosol cooling effect, causing short-term warming. As a result, we estimate that the direct effect of the pandemic-driven response will be negligible, with a cooling of around 0.01 \u00b1 0.005 \u00b0C by 2030 compared to a baseline scenario that follows current national policies. In contrast, with an economic recovery tilted towards green stimulus and reductions in fossil fuel investments, it is possible to avoid future warming of 0.3 \u00b0C by 2050.", "author" : [ { "dropping-particle" : "", "family" : "Forster", "given" : "Piers M", "non-dropping-particle" : "", "parse-names" : false, "suffix" : "" }, { "dropping-particle" : "", "family" : "Forster", "given" : "Harriet I", "non-dropping-particle" : "", "parse-names" : false, "suffix" : "" }, { "dropping-particle" : "", "family" : "Evans", "given" : "Mat J", "non-dropping-particle" : "", "parse-names" : false, "suffix" : "" }, { "dropping-particle" : "", "family" : "Gidden", "given" : "Matthew J", "non-dropping-particle" : "", "parse-names" : false, "suffix" : "" }, { "dropping-particle" : "", "family" : "Jones", "given" : "Chris D", "non-dropping-particle" : "", "parse-names" : false, "suffix" : "" }, { "dropping-particle" : "", "family" : "Keller", "given" : "Christoph A", "non-dropping-particle" : "", "parse-names" : false, "suffix" : "" }, { "dropping-particle" : "", "family" : "Lamboll", "given" : "Robin D", "non-dropping-particle" : "", "parse-names" : false, "suffix" : "" }, { "dropping-particle" : "Le", "family" : "Qu\u00e9r\u00e9", "given" : "Corinne", "non-dropping-particle" : "", "parse-names" : false, "suffix" : "" }, { "dropping-particle" : "", "family" : "Rogelj", "given" : "Joeri", "non-dropping-particle" : "", "parse-names" : false, "suffix" : "" }, { "dropping-particle" : "", "family" : "Rosen", "given" : "Deborah", "non-dropping-particle" : "", "parse-names" : false, "suffix" : "" }, { "dropping-particle" : "", "family" : "Schleussner", "given" : "Carl Friedrich", "non-dropping-particle" : "", "parse-names" : false, "suffix" : "" }, { "dropping-particle" : "", "family" : "Richardson", "given" : "Thomas B", "non-dropping-particle" : "", "parse-names" : false, "suffix" : "" }, { "dropping-particle" : "", "family" : "Smith", "given" : "Christopher J", "non-dropping-particle" : "", "parse-names" : false, "suffix" : "" }, { "dropping-particle" : "", "family" : "Turnock", "given" : "Steven T", "non-dropping-particle" : "", "parse-names" : false, "suffix" : "" } ], "container-title" : "Nature Climate Change", "id" : "ITEM-1", "issued" : { "date-parts" : [ [ "2020" ] ] }, "publisher" : "Nature Research", "title" : "Current and future global climate impacts resulting from COVID-19", "translator" : [ { "dropping-particle" : "", "family" : "G5197", "given" : "", "non-dropping-particle" : "", "parse-names" : false, "suffix" : "" } ], "type" : "article-journal" }, "uris" : [ "http://www.mendeley.com/documents/?uuid=fe8efa52-c0f0-42fc-9313-02862ce1fe60" ] }, { "id" : "ITEM-2", "itemData" : { "DOI" : "10.1029/2020GL090326", "ISSN" : "0094-8276", "abstract" : "We present an assessment of the impacts on atmospheric composition and radiative forcing of short-lived pollutants following a worldwide decrease in anthropogenic activity and emissions comparable to what has occurred in response to the COVID-19 pandemic, using the global composition-climate model United Kingdom Chemistry and Aerosols Model (UKCA). Emission changes reduce tropospheric hydroxyl radical and ozone burdens, increasing methane lifetime. Reduced SO2 emissions and oxidizing capacity lead to a decrease in sulfate aerosol and increase in aerosol size, with accompanying reductions to cloud droplet concentration. However, large reductions in black carbon emissions increase aerosol albedo. Overall, the changes in ozone and aerosol direct effects (neglecting aerosol-cloud interactions which were statistically insignificant but whose response warrants future investigation) yield a radiative forcing of \u221233 to \u221278\u00a0mWm\u22122. Upon cessation of emission reductions, the short-lived climate forcers rapidly return to pre-COVID levels; meaning, these changes are unlikely to have lasting impacts on climate assuming emissions return to pre-intervention levels.", "author" : [ { "dropping-particle" : "", "family" : "Weber", "given" : "James", "non-dropping-particle" : "", "parse-names" : false, "suffix" : "" }, { "dropping-particle" : "", "family" : "Shin", "given" : "Youngsub M", "non-dropping-particle" : "", "parse-names" : false, "suffix" : "" }, { "dropping-particle" : "", "family" : "Staunton Sykes", "given" : "John", "non-dropping-particle" : "", "parse-names" : false, "suffix" : "" }, { "dropping-particle" : "", "family" : "Archer\u2010Nicholls", "given" : "Scott", "non-dropping-particle" : "", "parse-names" : false, "suffix" : "" }, { "dropping-particle" : "", "family" : "Abraham", "given" : "N Luke", "non-dropping-particle" : "", "parse-names" : false, "suffix" : "" }, { "dropping-particle" : "", "family" : "Archibald", "given" : "Alex T", "non-dropping-particle" : "", "parse-names" : false, "suffix" : "" } ], "container-title" : "Geophysical Research Letters", "id" : "ITEM-2", "issue" : "20", "issued" : { "date-parts" : [ [ "2020", "10" ] ] }, "publisher" : "Blackwell Publishing Ltd", "title" : "Minimal Climate Impacts From Short\u2010Lived Climate Forcers Following Emission Reductions Related to the COVID\u201019 Pandemic", "translator" : [ { "dropping-particle" : "", "family" : "G5036", "given" : "", "non-dropping-particle" : "", "parse-names" : false, "suffix" : "" } ], "type" : "article-journal", "volume" : "47" }, "uris" : [ "http://www.mendeley.com/documents/?uuid=69cdc8ad-a60c-4a4c-8730-7eb43934af33" ] } ], "mendeley" : { "formattedCitation" : "(Forster et al., 2020; Weber et al., 2020)", "plainTextFormattedCitation" : "(Forster et al., 2020; Weber et al., 2020)", "previouslyFormattedCitation" : "(Forster et al., 2020; Weber et al., 2020)" }, "properties" : { "noteIndex" : 0 }, "schema" : "https://github.com/citation-style-language/schema/raw/master/csl-citation.json" }</w:instrText>
      </w:r>
      <w:r w:rsidRPr="00860166">
        <w:rPr>
          <w:rFonts w:cs="Times New Roman"/>
          <w:lang w:val="en-CA"/>
        </w:rPr>
        <w:fldChar w:fldCharType="separate"/>
      </w:r>
      <w:r w:rsidR="00CB33A1">
        <w:rPr>
          <w:rFonts w:cs="Times New Roman"/>
          <w:noProof/>
          <w:lang w:val="en-CA"/>
        </w:rPr>
        <w:t>(Forster et al., 2020; Weber et al., 2020)</w:t>
      </w:r>
      <w:r w:rsidRPr="00860166">
        <w:rPr>
          <w:rFonts w:cs="Times New Roman"/>
        </w:rPr>
        <w:fldChar w:fldCharType="end"/>
      </w:r>
      <w:r w:rsidRPr="00860166">
        <w:rPr>
          <w:rFonts w:cs="Times New Roman"/>
          <w:lang w:val="en-CA"/>
        </w:rPr>
        <w:t xml:space="preserve">, black carbon decrease </w:t>
      </w:r>
      <w:r w:rsidRPr="00860166">
        <w:rPr>
          <w:rFonts w:cs="Times New Roman"/>
        </w:rPr>
        <w:fldChar w:fldCharType="begin" w:fldLock="1"/>
      </w:r>
      <w:r w:rsidR="00D477C7">
        <w:rPr>
          <w:rFonts w:cs="Times New Roman"/>
          <w:lang w:val="en-US"/>
        </w:rPr>
        <w:instrText>ADDIN CSL_CITATION { "citationItems" : [ { "id" : "ITEM-1", "itemData" : { "DOI" : "10.1029/2020GL090326", "ISSN" : "0094-8276", "abstract" : "We present an assessment of the impacts on atmospheric composition and radiative forcing of short-lived pollutants following a worldwide decrease in anthropogenic activity and emissions comparable to what has occurred in response to the COVID-19 pandemic, using the global composition-climate model United Kingdom Chemistry and Aerosols Model (UKCA). Emission changes reduce tropospheric hydroxyl radical and ozone burdens, increasing methane lifetime. Reduced SO2 emissions and oxidizing capacity lead to a decrease in sulfate aerosol and increase in aerosol size, with accompanying reductions to cloud droplet concentration. However, large reductions in black carbon emissions increase aerosol albedo. Overall, the changes in ozone and aerosol direct effects (neglecting aerosol-cloud interactions which were statistically insignificant but whose response warrants future investigation) yield a radiative forcing of \u221233 to \u221278\u00a0mWm\u22122. Upon cessation of emission reductions, the short-lived climate forcers rapidly return to pre-COVID levels; meaning, these changes are unlikely to have lasting impacts on climate assuming emissions return to pre-intervention levels.", "author" : [ { "dropping-particle" : "", "family" : "Weber", "given" : "James", "non-dropping-particle" : "", "parse-names" : false, "suffix" : "" }, { "dropping-particle" : "", "family" : "Shin", "given" : "Youngsub M", "non-dropping-particle" : "", "parse-names" : false, "suffix" : "" }, { "dropping-particle" : "", "family" : "Staunton Sykes", "given" : "John", "non-dropping-particle" : "", "parse-names" : false, "suffix" : "" }, { "dropping-particle" : "", "family" : "Archer\u2010Nicholls", "given" : "Scott", "non-dropping-particle" : "", "parse-names" : false, "suffix" : "" }, { "dropping-particle" : "", "family" : "Abraham", "given" : "N Luke", "non-dropping-particle" : "", "parse-names" : false, "suffix" : "" }, { "dropping-particle" : "", "family" : "Archibald", "given" : "Alex T", "non-dropping-particle" : "", "parse-names" : false, "suffix" : "" } ], "container-title" : "Geophysical Research Letters", "id" : "ITEM-1", "issue" : "20", "issued" : { "date-parts" : [ [ "2020", "10" ] ] }, "publisher" : "Blackwell Publishing Ltd", "title" : "Minimal Climate Impacts From Short\u2010Lived Climate Forcers Following Emission Reductions Related to the COVID\u201019 Pandemic", "translator" : [ { "dropping-particle" : "", "family" : "G5036", "given" : "", "non-dropping-particle" : "", "parse-names" : false, "suffix" : "" } ], "type" : "article-journal", "volume" : "47" }, "uris" : [ "http://www.mendeley.com/documents/?uuid=69cdc8ad-a60c-4a4c-8730-7eb43934af33" ] } ], "mendeley" : { "formattedCitation" : "(Weber et al., 2020)", "plainTextFormattedCitation" : "(Weber et al., 2020)", "previouslyFormattedCitation" : "(Weber et al., 2020)" }, "properties" : { "noteIndex" : 0 }, "schema" : "https://github.com/citation-style-language/schema/raw/master/csl-citation.json" }</w:instrText>
      </w:r>
      <w:r w:rsidRPr="00860166">
        <w:rPr>
          <w:rFonts w:cs="Times New Roman"/>
        </w:rPr>
        <w:fldChar w:fldCharType="separate"/>
      </w:r>
      <w:r w:rsidR="00CB33A1">
        <w:rPr>
          <w:rFonts w:cs="Times New Roman"/>
          <w:noProof/>
          <w:lang w:val="en-US"/>
        </w:rPr>
        <w:t>(Weber et al., 2020)</w:t>
      </w:r>
      <w:r w:rsidRPr="00860166">
        <w:rPr>
          <w:rFonts w:cs="Times New Roman"/>
        </w:rPr>
        <w:fldChar w:fldCharType="end"/>
      </w:r>
      <w:r w:rsidRPr="00860166">
        <w:rPr>
          <w:rFonts w:cs="Times New Roman"/>
          <w:lang w:val="en-CA"/>
        </w:rPr>
        <w:t xml:space="preserve"> and CO</w:t>
      </w:r>
      <w:r w:rsidRPr="00860166">
        <w:rPr>
          <w:rFonts w:cs="Times New Roman"/>
          <w:vertAlign w:val="subscript"/>
          <w:lang w:val="en-CA"/>
        </w:rPr>
        <w:t>2</w:t>
      </w:r>
      <w:r w:rsidRPr="00860166">
        <w:rPr>
          <w:rFonts w:cs="Times New Roman"/>
          <w:lang w:val="en-CA"/>
        </w:rPr>
        <w:t xml:space="preserve"> decrease. It is noted that observational studies report little SO</w:t>
      </w:r>
      <w:r w:rsidRPr="00860166">
        <w:rPr>
          <w:rFonts w:cs="Times New Roman"/>
          <w:vertAlign w:val="subscript"/>
          <w:lang w:val="en-CA"/>
        </w:rPr>
        <w:t>2</w:t>
      </w:r>
      <w:r w:rsidRPr="00860166">
        <w:rPr>
          <w:rFonts w:cs="Times New Roman"/>
          <w:lang w:val="en-CA"/>
        </w:rPr>
        <w:t xml:space="preserve"> change, at least locally near the surface </w:t>
      </w:r>
      <w:r w:rsidRPr="00860166">
        <w:rPr>
          <w:rFonts w:cs="Times New Roman"/>
        </w:rPr>
        <w:fldChar w:fldCharType="begin" w:fldLock="1"/>
      </w:r>
      <w:r w:rsidR="00D477C7">
        <w:rPr>
          <w:rFonts w:cs="Times New Roman"/>
          <w:lang w:val="en-US"/>
        </w:rPr>
        <w:instrText>ADDIN CSL_CITATION { "citationItems" : [ { "id" : "ITEM-1", "itemData" : { "DOI" : "10.1126/sciadv.abd6696", "abstract" : " The COVID-19 lockdowns led to major reductions in air pollutant emissions. Here, we quantitatively evaluate changes in ambient NO 2 , O 3 , and PM 2.5 concentrations arising from these emission changes in 11 cities globally by applying a deweathering machine learning technique. Sudden decreases in deweathered NO 2 concentrations and increases in O 3 were observed in almost all cities. However, the decline in NO 2 concentrations attributable to the lockdowns was not as large as expected, at reductions of 10 to 50%. Accordingly, O 3 increased by 2 to 30% (except for London), the total gaseous oxidant (O  x  = NO 2 + O 3 ) showed limited change, and PM 2.5 concentrations decreased in most cities studied but increased in London and Paris. Our results demonstrate the need for a sophisticated analysis to quantify air quality impacts of interventions and indicate that true air quality improvements were notably more limited than some earlier reports or observational data suggested. ", "author" : [ { "dropping-particle" : "", "family" : "Shi", "given" : "Zongbo", "non-dropping-particle" : "", "parse-names" : false, "suffix" : "" }, { "dropping-particle" : "", "family" : "Song", "given" : "Congbo", "non-dropping-particle" : "", "parse-names" : false, "suffix" : "" }, { "dropping-particle" : "", "family" : "Liu", "given" : "Bowen", "non-dropping-particle" : "", "parse-names" : false, "suffix" : "" }, { "dropping-particle" : "", "family" : "Lu", "given" : "Gongda", "non-dropping-particle" : "", "parse-names" : false, "suffix" : "" }, { "dropping-particle" : "", "family" : "Xu", "given" : "Jingsha", "non-dropping-particle" : "", "parse-names" : false, "suffix" : "" }, { "dropping-particle" : "", "family" : "Vu", "given" : "Tuan", "non-dropping-particle" : "Van", "parse-names" : false, "suffix" : "" }, { "dropping-particle" : "", "family" : "Elliott", "given" : "Robert J. R.", "non-dropping-particle" : "", "parse-names" : false, "suffix" : "" }, { "dropping-particle" : "", "family" : "Li", "given" : "Weijun", "non-dropping-particle" : "", "parse-names" : false, "suffix" : "" }, { "dropping-particle" : "", "family" : "Bloss", "given" : "William J.", "non-dropping-particle" : "", "parse-names" : false, "suffix" : "" }, { "dropping-particle" : "", "family" : "Harrison", "given" : "Roy M.", "non-dropping-particle" : "", "parse-names" : false, "suffix" : "" } ], "container-title" : "Science Advances", "id" : "ITEM-1", "issued" : { "date-parts" : [ [ "2021" ] ] }, "title" : "Abrupt but smaller than expected changes in surface air quality attributable to COVID-19 lockdowns", "translator" : [ { "dropping-particle" : "", "family" : "G5262", "given" : "", "non-dropping-particle" : "", "parse-names" : false, "suffix" : "" } ], "type" : "article-journal" }, "uris" : [ "http://www.mendeley.com/documents/?uuid=6bd0e156-0222-4c37-824c-cda965497d2d" ] } ], "mendeley" : { "formattedCitation" : "(Shi et al., 2021)", "plainTextFormattedCitation" : "(Shi et al., 2021)", "previouslyFormattedCitation" : "(Shi et al., 2021)" }, "properties" : { "noteIndex" : 0 }, "schema" : "https://github.com/citation-style-language/schema/raw/master/csl-citation.json" }</w:instrText>
      </w:r>
      <w:r w:rsidRPr="00860166">
        <w:rPr>
          <w:rFonts w:cs="Times New Roman"/>
        </w:rPr>
        <w:fldChar w:fldCharType="separate"/>
      </w:r>
      <w:r w:rsidR="00CB33A1">
        <w:rPr>
          <w:rFonts w:cs="Times New Roman"/>
          <w:noProof/>
          <w:lang w:val="en-US"/>
        </w:rPr>
        <w:t>(Shi et al., 2021)</w:t>
      </w:r>
      <w:r w:rsidRPr="00860166">
        <w:rPr>
          <w:rFonts w:cs="Times New Roman"/>
        </w:rPr>
        <w:fldChar w:fldCharType="end"/>
      </w:r>
      <w:ins w:id="5586" w:author="Lucy Cowie" w:date="2021-07-28T19:18:00Z">
        <w:r w:rsidR="006E3103">
          <w:rPr>
            <w:rFonts w:cs="Times New Roman"/>
            <w:lang w:val="en-CA"/>
          </w:rPr>
          <w:t xml:space="preserve">, </w:t>
        </w:r>
      </w:ins>
      <w:del w:id="5587" w:author="Lucy Cowie" w:date="2021-07-28T19:18:00Z">
        <w:r w:rsidRPr="00860166" w:rsidDel="006E3103">
          <w:rPr>
            <w:rFonts w:cs="Times New Roman"/>
            <w:lang w:val="en-CA"/>
          </w:rPr>
          <w:delText xml:space="preserve">  </w:delText>
        </w:r>
      </w:del>
      <w:r w:rsidRPr="00860166">
        <w:rPr>
          <w:rFonts w:cs="Times New Roman"/>
          <w:lang w:val="en-CA"/>
        </w:rPr>
        <w:t>and do not correlate with emission inventory</w:t>
      </w:r>
      <w:ins w:id="5588" w:author="Lucy Cowie" w:date="2021-07-28T19:18:00Z">
        <w:r w:rsidR="00BE7DA4">
          <w:rPr>
            <w:rFonts w:cs="Times New Roman"/>
            <w:lang w:val="en-CA"/>
          </w:rPr>
          <w:t>-</w:t>
        </w:r>
      </w:ins>
      <w:del w:id="5589" w:author="Lucy Cowie" w:date="2021-07-28T19:18:00Z">
        <w:r w:rsidRPr="00860166" w:rsidDel="00BE7DA4">
          <w:rPr>
            <w:rFonts w:cs="Times New Roman"/>
            <w:lang w:val="en-CA"/>
          </w:rPr>
          <w:delText xml:space="preserve"> </w:delText>
        </w:r>
      </w:del>
      <w:r w:rsidRPr="00860166">
        <w:rPr>
          <w:rFonts w:cs="Times New Roman"/>
          <w:lang w:val="en-CA"/>
        </w:rPr>
        <w:t xml:space="preserve">based changes </w:t>
      </w:r>
      <w:del w:id="5590" w:author="Lucy Cowie" w:date="2021-07-28T19:18:00Z">
        <w:r w:rsidRPr="00860166" w:rsidDel="00BE7DA4">
          <w:rPr>
            <w:rFonts w:cs="Times New Roman"/>
            <w:lang w:val="en-CA"/>
          </w:rPr>
          <w:delText xml:space="preserve"> </w:delText>
        </w:r>
      </w:del>
      <w:r w:rsidRPr="00860166">
        <w:rPr>
          <w:rFonts w:cs="Times New Roman"/>
          <w:lang w:val="en-CA"/>
        </w:rPr>
        <w:fldChar w:fldCharType="begin" w:fldLock="1"/>
      </w:r>
      <w:r w:rsidR="00D477C7">
        <w:rPr>
          <w:rFonts w:cs="Times New Roman"/>
          <w:lang w:val="en-CA"/>
        </w:rPr>
        <w:instrText>ADDIN CSL_CITATION { "citationItems" : [ { "id" : "ITEM-1", "itemData" : { "DOI" : "10.1525/elementa.2021.00176", "author" : [ { "dropping-particle" : "", "family" : "Gkatzelis", "given" : "GI", "non-dropping-particle" : "", "parse-names" : false, "suffix" : "" }, { "dropping-particle" : "", "family" : "Gilman", "given" : "J.B.", "non-dropping-particle" : "", "parse-names" : false, "suffix" : "" }, { "dropping-particle" : "", "family" : "Brown", "given" : "S.S.", "non-dropping-particle" : "", "parse-names" : false, "suffix" : "" }, { "dropping-particle" : "", "family" : "Eskes", "given" : "H", "non-dropping-particle" : "", "parse-names" : false, "suffix" : "" }, { "dropping-particle" : "", "family" : "Gomes", "given" : "A.R.", "non-dropping-particle" : "", "parse-names" : false, "suffix" : "" }, { "dropping-particle" : "", "family" : "Lange", "given" : "A.C.", "non-dropping-particle" : "", "parse-names" : false, "suffix" : "" }, { "dropping-particle" : "", "family" : "McDonald", "given" : "B.C.", "non-dropping-particle" : "", "parse-names" : false, "suffix" : "" }, { "dropping-particle" : "", "family" : "Peischl", "given" : "J.", "non-dropping-particle" : "", "parse-names" : false, "suffix" : "" }, { "dropping-particle" : "", "family" : "Petzold", "given" : "A.", "non-dropping-particle" : "", "parse-names" : false, "suffix" : "" }, { "dropping-particle" : "", "family" : "Thompson", "given" : "C.R.", "non-dropping-particle" : "", "parse-names" : false, "suffix" : "" }, { "dropping-particle" : "", "family" : "Kiendler-Schar", "given" : "A.", "non-dropping-particle" : "", "parse-names" : false, "suffix" : "" } ], "container-title" : "Elementa: Science of the Anthropocene", "id" : "ITEM-1", "issue" : "1", "issued" : { "date-parts" : [ [ "2021" ] ] }, "title" : "The global impacts of COVID-19 lockdowns on urban air quality: a critical review and recommendations", "translator" : [ { "dropping-particle" : "", "family" : "G5240", "given" : "", "non-dropping-particle" : "", "parse-names" : false, "suffix" : "" } ], "type" : "article-journal", "volume" : "9" }, "uris" : [ "http://www.mendeley.com/documents/?uuid=2d84fe33-f5bc-47d9-a5e7-2ec0681576e4" ] } ], "mendeley" : { "formattedCitation" : "(Gkatzelis et al., 2021)", "plainTextFormattedCitation" : "(Gkatzelis et al., 2021)", "previouslyFormattedCitation" : "(Gkatzelis et al., 2021)" }, "properties" : { "noteIndex" : 0 }, "schema" : "https://github.com/citation-style-language/schema/raw/master/csl-citation.json" }</w:instrText>
      </w:r>
      <w:r w:rsidRPr="00860166">
        <w:rPr>
          <w:rFonts w:cs="Times New Roman"/>
          <w:lang w:val="en-CA"/>
        </w:rPr>
        <w:fldChar w:fldCharType="separate"/>
      </w:r>
      <w:r w:rsidR="00CB33A1">
        <w:rPr>
          <w:rFonts w:cs="Times New Roman"/>
          <w:noProof/>
          <w:lang w:val="en-CA"/>
        </w:rPr>
        <w:t>(Gkatzelis et al., 2021)</w:t>
      </w:r>
      <w:r w:rsidRPr="00860166">
        <w:rPr>
          <w:rFonts w:cs="Times New Roman"/>
        </w:rPr>
        <w:fldChar w:fldCharType="end"/>
      </w:r>
      <w:r w:rsidRPr="00860166">
        <w:rPr>
          <w:rFonts w:cs="Times New Roman"/>
          <w:lang w:val="en-CA"/>
        </w:rPr>
        <w:t xml:space="preserve">. One study suggests a small net warming while another using idealized simulations suggests a small cooling  </w:t>
      </w:r>
      <w:r w:rsidRPr="00860166">
        <w:rPr>
          <w:rFonts w:cs="Times New Roman"/>
        </w:rPr>
        <w:fldChar w:fldCharType="begin" w:fldLock="1"/>
      </w:r>
      <w:r w:rsidR="00D477C7">
        <w:rPr>
          <w:rFonts w:cs="Times New Roman"/>
          <w:lang w:val="en-US"/>
        </w:rPr>
        <w:instrText>ADDIN CSL_CITATION { "citationItems" : [ { "id" : "ITEM-1", "itemData" : { "DOI" : "10.1029/2020GL090326", "ISSN" : "0094-8276", "abstract" : "We present an assessment of the impacts on atmospheric composition and radiative forcing of short-lived pollutants following a worldwide decrease in anthropogenic activity and emissions comparable to what has occurred in response to the COVID-19 pandemic, using the global composition-climate model United Kingdom Chemistry and Aerosols Model (UKCA). Emission changes reduce tropospheric hydroxyl radical and ozone burdens, increasing methane lifetime. Reduced SO2 emissions and oxidizing capacity lead to a decrease in sulfate aerosol and increase in aerosol size, with accompanying reductions to cloud droplet concentration. However, large reductions in black carbon emissions increase aerosol albedo. Overall, the changes in ozone and aerosol direct effects (neglecting aerosol-cloud interactions which were statistically insignificant but whose response warrants future investigation) yield a radiative forcing of \u221233 to \u221278\u00a0mWm\u22122. Upon cessation of emission reductions, the short-lived climate forcers rapidly return to pre-COVID levels; meaning, these changes are unlikely to have lasting impacts on climate assuming emissions return to pre-intervention levels.", "author" : [ { "dropping-particle" : "", "family" : "Weber", "given" : "James", "non-dropping-particle" : "", "parse-names" : false, "suffix" : "" }, { "dropping-particle" : "", "family" : "Shin", "given" : "Youngsub M", "non-dropping-particle" : "", "parse-names" : false, "suffix" : "" }, { "dropping-particle" : "", "family" : "Staunton Sykes", "given" : "John", "non-dropping-particle" : "", "parse-names" : false, "suffix" : "" }, { "dropping-particle" : "", "family" : "Archer\u2010Nicholls", "given" : "Scott", "non-dropping-particle" : "", "parse-names" : false, "suffix" : "" }, { "dropping-particle" : "", "family" : "Abraham", "given" : "N Luke", "non-dropping-particle" : "", "parse-names" : false, "suffix" : "" }, { "dropping-particle" : "", "family" : "Archibald", "given" : "Alex T", "non-dropping-particle" : "", "parse-names" : false, "suffix" : "" } ], "container-title" : "Geophysical Research Letters", "id" : "ITEM-1", "issue" : "20", "issued" : { "date-parts" : [ [ "2020", "10" ] ] }, "publisher" : "Blackwell Publishing Ltd", "title" : "Minimal Climate Impacts From Short\u2010Lived Climate Forcers Following Emission Reductions Related to the COVID\u201019 Pandemic", "translator" : [ { "dropping-particle" : "", "family" : "G5036", "given" : "", "non-dropping-particle" : "", "parse-names" : false, "suffix" : "" } ], "type" : "article-journal", "volume" : "47" }, "uris" : [ "http://www.mendeley.com/documents/?uuid=69cdc8ad-a60c-4a4c-8730-7eb43934af33" ] } ], "mendeley" : { "formattedCitation" : "(Weber et al., 2020)", "plainTextFormattedCitation" : "(Weber et al., 2020)", "previouslyFormattedCitation" : "(Weber et al., 2020)" }, "properties" : { "noteIndex" : 0 }, "schema" : "https://github.com/citation-style-language/schema/raw/master/csl-citation.json" }</w:instrText>
      </w:r>
      <w:r w:rsidRPr="00860166">
        <w:rPr>
          <w:rFonts w:cs="Times New Roman"/>
        </w:rPr>
        <w:fldChar w:fldCharType="separate"/>
      </w:r>
      <w:r w:rsidR="00CB33A1">
        <w:rPr>
          <w:rFonts w:cs="Times New Roman"/>
          <w:noProof/>
          <w:lang w:val="en-US"/>
        </w:rPr>
        <w:t>(Weber et al., 2020)</w:t>
      </w:r>
      <w:r w:rsidRPr="00860166">
        <w:rPr>
          <w:rFonts w:cs="Times New Roman"/>
        </w:rPr>
        <w:fldChar w:fldCharType="end"/>
      </w:r>
      <w:r w:rsidRPr="00C827FE">
        <w:rPr>
          <w:rFonts w:cs="Times New Roman"/>
          <w:lang w:val="en-US"/>
        </w:rPr>
        <w:t xml:space="preserve">. </w:t>
      </w:r>
      <w:r w:rsidRPr="00860166">
        <w:rPr>
          <w:rFonts w:cs="Times New Roman"/>
          <w:lang w:val="en-CA"/>
        </w:rPr>
        <w:t>Simulated GSAT and rainfall changes are unlikely to be detectable in observations</w:t>
      </w:r>
      <w:ins w:id="5591" w:author="Lucy Cowie" w:date="2021-07-28T19:19:00Z">
        <w:r w:rsidR="00BE7DA4">
          <w:rPr>
            <w:rFonts w:cs="Times New Roman"/>
            <w:lang w:val="en-CA"/>
          </w:rPr>
          <w:t xml:space="preserve"> </w:t>
        </w:r>
        <w:r w:rsidR="00BE7DA4" w:rsidRPr="00C827FE">
          <w:rPr>
            <w:rFonts w:cs="Times New Roman"/>
            <w:lang w:val="en-US"/>
          </w:rPr>
          <w:t>(</w:t>
        </w:r>
        <w:r w:rsidR="00BE7DA4" w:rsidRPr="00C827FE">
          <w:rPr>
            <w:rFonts w:cs="Times New Roman"/>
            <w:i/>
            <w:lang w:val="en-US"/>
          </w:rPr>
          <w:t>high confidence</w:t>
        </w:r>
        <w:r w:rsidR="00BE7DA4" w:rsidRPr="00C827FE">
          <w:rPr>
            <w:rFonts w:cs="Times New Roman"/>
            <w:lang w:val="en-US"/>
          </w:rPr>
          <w:t>)</w:t>
        </w:r>
      </w:ins>
      <w:r w:rsidRPr="00860166">
        <w:rPr>
          <w:rFonts w:cs="Times New Roman"/>
          <w:lang w:val="en-CA"/>
        </w:rPr>
        <w:t xml:space="preserve"> </w:t>
      </w:r>
      <w:r w:rsidRPr="00860166">
        <w:rPr>
          <w:rFonts w:cs="Times New Roman"/>
          <w:lang w:val="en-CA"/>
        </w:rPr>
        <w:fldChar w:fldCharType="begin" w:fldLock="1"/>
      </w:r>
      <w:r w:rsidR="00D477C7">
        <w:rPr>
          <w:rFonts w:cs="Times New Roman"/>
          <w:lang w:val="en-CA"/>
        </w:rPr>
        <w:instrText>ADDIN CSL_CITATION { "citationItems" : [ { "id" : "ITEM-1", "itemData" : { "DOI" : "10.1038/s41467-020-17001-1", "ISSN" : "20411723", "PMID" : "32636367", "abstract" : "A major step towards achieving the goals of the Paris agreement would be a measurable change in the evolution of global warming in response to mitigation of anthropogenic emissions. The inertia and internal variability of the climate system, however, will delay the emergence of a discernible\u00a0response even to strong, sustained mitigation. Here, we investigate when we could expect a significant change in the evolution of global mean surface temperature after strong mitigation of individual climate forcers. Anthropogenic CO2 has the highest potential for a rapidly measurable influence, combined with long term benefits, but the required mitigation is very strong. Black Carbon (BC) mitigation could be rapidly discernible, but has a low net gain in the longer term. Methane mitigation combines rapid effects on surface temperature with long term effects. For other gases or aerosols, even fully removing anthropogenic emissions is unlikely to have a discernible impact before mid-century.", "author" : [ { "dropping-particle" : "", "family" : "Samset", "given" : "B H", "non-dropping-particle" : "", "parse-names" : false, "suffix" : "" }, { "dropping-particle" : "", "family" : "Fuglestvedt", "given" : "J S", "non-dropping-particle" : "", "parse-names" : false, "suffix" : "" }, { "dropping-particle" : "", "family" : "Lund", "given" : "M T", "non-dropping-particle" : "", "parse-names" : false, "suffix" : "" } ], "container-title" : "Nature Communications", "id" : "ITEM-1", "issue" : "1", "issued" : { "date-parts" : [ [ "2020", "12" ] ] }, "publisher" : "Nature Research", "title" : "Delayed emergence of a global temperature response after emission mitigation", "translator" : [ { "dropping-particle" : "", "family" : "G5081", "given" : "", "non-dropping-particle" : "", "parse-names" : false, "suffix" : "" } ], "type" : "article-journal", "volume" : "11" }, "uris" : [ "http://www.mendeley.com/documents/?uuid=dba2e0ec-f2b7-4a8e-876d-0464b28eaeed" ] }, { "id" : "ITEM-2", "itemData" : { "DOI" : "10.1126/sciadv.abf7133", "abstract" : "The COVID-19 (coronavirus disease 2019) pandemic has resulted in a marked slowdown in greenhouse gas and aerosol emissions. Although the resulting emission reductions will continue to evolve, this will presumably be temporary. Here, we provide estimates of the potential effect of such short-term emission reductions on global and regional temperature and precipitation by analyzing the response of an Earth System Model to a range of idealized near-term emission pathways not considered in available model intercomparison projects. These estimates reveal the modest impact that temporary emission reductions associated with the COVID-19 pandemic will have on global and regional climate. Our simulations suggest that the impact of carbon dioxide and aerosol emission reductions is actually a temporary enhancement in warming rate. However, our results demonstrate that even large emission reductions applied for a short duration have only a small and likely undetectable impact.", "author" : [ { "dropping-particle" : "", "family" : "Fyfe", "given" : "J C", "non-dropping-particle" : "", "parse-names" : false, "suffix" : "" }, { "dropping-particle" : "V", "family" : "Kharin", "given" : "V", "non-dropping-particle" : "", "parse-names" : false, "suffix" : "" }, { "dropping-particle" : "", "family" : "Swart", "given" : "N", "non-dropping-particle" : "", "parse-names" : false, "suffix" : "" }, { "dropping-particle" : "", "family" : "Flato", "given" : "G M", "non-dropping-particle" : "", "parse-names" : false, "suffix" : "" }, { "dropping-particle" : "", "family" : "Sigmond", "given" : "M", "non-dropping-particle" : "", "parse-names" : false, "suffix" : "" }, { "dropping-particle" : "", "family" : "Gillett", "given" : "N P", "non-dropping-particle" : "", "parse-names" : false, "suffix" : "" } ], "container-title" : "Science Advances", "id" : "ITEM-2", "issue" : "10", "issued" : { "date-parts" : [ [ "2021" ] ] }, "publisher" : "American Association for the Advancement of Science", "title" : "Quantifying the influence of short-term emission reductions on climate", "translator" : [ { "dropping-particle" : "", "family" : "G5372", "given" : "", "non-dropping-particle" : "", "parse-names" : false, "suffix" : "" } ], "type" : "article-journal", "volume" : "7" }, "uris" : [ "http://www.mendeley.com/documents/?uuid=bdde963a-b313-4890-8c9d-b7e13691b65e" ] } ], "mendeley" : { "formattedCitation" : "(Samset et al., 2020; Fyfe et al., 2021)", "plainTextFormattedCitation" : "(Samset et al., 2020; Fyfe et al., 2021)", "previouslyFormattedCitation" : "(Samset et al., 2020; Fyfe et al., 2021)" }, "properties" : { "noteIndex" : 0 }, "schema" : "https://github.com/citation-style-language/schema/raw/master/csl-citation.json" }</w:instrText>
      </w:r>
      <w:r w:rsidRPr="00860166">
        <w:rPr>
          <w:rFonts w:cs="Times New Roman"/>
          <w:lang w:val="en-CA"/>
        </w:rPr>
        <w:fldChar w:fldCharType="separate"/>
      </w:r>
      <w:r w:rsidR="00CB33A1">
        <w:rPr>
          <w:rFonts w:cs="Times New Roman"/>
          <w:noProof/>
          <w:lang w:val="en-US"/>
        </w:rPr>
        <w:t>(Samset et al., 2020; Fyfe et al., 2021)</w:t>
      </w:r>
      <w:r w:rsidRPr="00860166">
        <w:rPr>
          <w:rFonts w:cs="Times New Roman"/>
        </w:rPr>
        <w:fldChar w:fldCharType="end"/>
      </w:r>
      <w:del w:id="5592" w:author="Lucy Cowie" w:date="2021-07-28T19:19:00Z">
        <w:r w:rsidRPr="00C827FE" w:rsidDel="00BE7DA4">
          <w:rPr>
            <w:rFonts w:cs="Times New Roman"/>
            <w:lang w:val="en-US"/>
          </w:rPr>
          <w:delText xml:space="preserve"> (</w:delText>
        </w:r>
        <w:r w:rsidRPr="00C827FE" w:rsidDel="00BE7DA4">
          <w:rPr>
            <w:rFonts w:cs="Times New Roman"/>
            <w:i/>
            <w:lang w:val="en-US"/>
          </w:rPr>
          <w:delText>high confidence</w:delText>
        </w:r>
        <w:r w:rsidRPr="00C827FE" w:rsidDel="00BE7DA4">
          <w:rPr>
            <w:rFonts w:cs="Times New Roman"/>
            <w:lang w:val="en-US"/>
          </w:rPr>
          <w:delText>)</w:delText>
        </w:r>
      </w:del>
      <w:r w:rsidRPr="00C827FE">
        <w:rPr>
          <w:rFonts w:cs="Times New Roman"/>
          <w:lang w:val="en-US"/>
        </w:rPr>
        <w:t>.</w:t>
      </w:r>
    </w:p>
    <w:p w14:paraId="32119F18" w14:textId="77777777" w:rsidR="00E578B9" w:rsidRPr="00C827FE" w:rsidRDefault="00E578B9" w:rsidP="00D5630D">
      <w:pPr>
        <w:pStyle w:val="AR6BodyText"/>
        <w:shd w:val="clear" w:color="auto" w:fill="DEEAF6" w:themeFill="accent1" w:themeFillTint="33"/>
        <w:rPr>
          <w:rFonts w:cs="Times New Roman"/>
          <w:lang w:val="en-US"/>
        </w:rPr>
      </w:pPr>
    </w:p>
    <w:p w14:paraId="69113BD9" w14:textId="46294C35" w:rsidR="00E578B9" w:rsidRPr="00C827FE" w:rsidRDefault="00E578B9" w:rsidP="00D5630D">
      <w:pPr>
        <w:pStyle w:val="AR6BodyText"/>
        <w:shd w:val="clear" w:color="auto" w:fill="DEEAF6" w:themeFill="accent1" w:themeFillTint="33"/>
        <w:rPr>
          <w:rFonts w:cs="Times New Roman"/>
          <w:lang w:val="en-US"/>
        </w:rPr>
      </w:pPr>
      <w:r w:rsidRPr="00C827FE">
        <w:rPr>
          <w:rFonts w:cs="Times New Roman"/>
          <w:lang w:val="en-US"/>
        </w:rPr>
        <w:t xml:space="preserve">Multi-model ESM simulations based on a realistic COVID-19 containment forcing scenario </w:t>
      </w:r>
      <w:r w:rsidRPr="00860166">
        <w:rPr>
          <w:rFonts w:cs="Times New Roman"/>
        </w:rPr>
        <w:fldChar w:fldCharType="begin" w:fldLock="1"/>
      </w:r>
      <w:r w:rsidR="00D477C7">
        <w:rPr>
          <w:rFonts w:cs="Times New Roman"/>
          <w:lang w:val="en-US"/>
        </w:rPr>
        <w:instrText>ADDIN CSL_CITATION { "citationItems" : [ { "id" : "ITEM-1", "itemData" : { "DOI" : "10.1038/s41558-020-0883-0", "ISSN" : "17586798", "abstract" : "The global response to the COVID-19 pandemic has led to a sudden reduction of both GHG emissions and air pollutants. Here, using national mobility data, we estimate global emission reductions for ten species during the period February to June 2020. We estimate that global NOx emissions declined by as much as 30% in April, contributing a short-term cooling since the start of the year. This cooling trend is offset by ~20% reduction in global SO2 emissions that weakens the aerosol cooling effect, causing short-term warming. As a result, we estimate that the direct effect of the pandemic-driven response will be negligible, with a cooling of around 0.01 \u00b1 0.005 \u00b0C by 2030 compared to a baseline scenario that follows current national policies. In contrast, with an economic recovery tilted towards green stimulus and reductions in fossil fuel investments, it is possible to avoid future warming of 0.3 \u00b0C by 2050.", "author" : [ { "dropping-particle" : "", "family" : "Forster", "given" : "Piers M", "non-dropping-particle" : "", "parse-names" : false, "suffix" : "" }, { "dropping-particle" : "", "family" : "Forster", "given" : "Harriet I", "non-dropping-particle" : "", "parse-names" : false, "suffix" : "" }, { "dropping-particle" : "", "family" : "Evans", "given" : "Mat J", "non-dropping-particle" : "", "parse-names" : false, "suffix" : "" }, { "dropping-particle" : "", "family" : "Gidden", "given" : "Matthew J", "non-dropping-particle" : "", "parse-names" : false, "suffix" : "" }, { "dropping-particle" : "", "family" : "Jones", "given" : "Chris D", "non-dropping-particle" : "", "parse-names" : false, "suffix" : "" }, { "dropping-particle" : "", "family" : "Keller", "given" : "Christoph A", "non-dropping-particle" : "", "parse-names" : false, "suffix" : "" }, { "dropping-particle" : "", "family" : "Lamboll", "given" : "Robin D", "non-dropping-particle" : "", "parse-names" : false, "suffix" : "" }, { "dropping-particle" : "Le", "family" : "Qu\u00e9r\u00e9", "given" : "Corinne", "non-dropping-particle" : "", "parse-names" : false, "suffix" : "" }, { "dropping-particle" : "", "family" : "Rogelj", "given" : "Joeri", "non-dropping-particle" : "", "parse-names" : false, "suffix" : "" }, { "dropping-particle" : "", "family" : "Rosen", "given" : "Deborah", "non-dropping-particle" : "", "parse-names" : false, "suffix" : "" }, { "dropping-particle" : "", "family" : "Schleussner", "given" : "Carl Friedrich", "non-dropping-particle" : "", "parse-names" : false, "suffix" : "" }, { "dropping-particle" : "", "family" : "Richardson", "given" : "Thomas B", "non-dropping-particle" : "", "parse-names" : false, "suffix" : "" }, { "dropping-particle" : "", "family" : "Smith", "given" : "Christopher J", "non-dropping-particle" : "", "parse-names" : false, "suffix" : "" }, { "dropping-particle" : "", "family" : "Turnock", "given" : "Steven T", "non-dropping-particle" : "", "parse-names" : false, "suffix" : "" } ], "container-title" : "Nature Climate Change", "id" : "ITEM-1", "issued" : { "date-parts" : [ [ "2020" ] ] }, "publisher" : "Nature Research", "title" : "Current and future global climate impacts resulting from COVID-19", "translator" : [ { "dropping-particle" : "", "family" : "G5197", "given" : "", "non-dropping-particle" : "", "parse-names" : false, "suffix" : "" } ], "type" : "article-journal" }, "uris" : [ "http://www.mendeley.com/documents/?uuid=fe8efa52-c0f0-42fc-9313-02862ce1fe60" ] } ], "mendeley" : { "formattedCitation" : "(Forster et al., 2020)", "plainTextFormattedCitation" : "(Forster et al., 2020)", "previouslyFormattedCitation" : "(Forster et al., 2020)" }, "properties" : { "noteIndex" : 0 }, "schema" : "https://github.com/citation-style-language/schema/raw/master/csl-citation.json" }</w:instrText>
      </w:r>
      <w:r w:rsidRPr="00860166">
        <w:rPr>
          <w:rFonts w:cs="Times New Roman"/>
        </w:rPr>
        <w:fldChar w:fldCharType="separate"/>
      </w:r>
      <w:r w:rsidR="00CB33A1">
        <w:rPr>
          <w:rFonts w:cs="Times New Roman"/>
          <w:noProof/>
          <w:lang w:val="en-US"/>
        </w:rPr>
        <w:t>(Forster et al., 2020)</w:t>
      </w:r>
      <w:r w:rsidRPr="00860166">
        <w:rPr>
          <w:rFonts w:cs="Times New Roman"/>
        </w:rPr>
        <w:fldChar w:fldCharType="end"/>
      </w:r>
      <w:r w:rsidRPr="00C827FE">
        <w:rPr>
          <w:rFonts w:cs="Times New Roman"/>
          <w:lang w:val="en-US"/>
        </w:rPr>
        <w:t xml:space="preserve"> </w:t>
      </w:r>
      <w:del w:id="5593" w:author="Lucy Cowie" w:date="2021-07-28T19:19:00Z">
        <w:r w:rsidRPr="00C827FE" w:rsidDel="005A4401">
          <w:rPr>
            <w:rFonts w:cs="Times New Roman"/>
            <w:lang w:val="en-US"/>
          </w:rPr>
          <w:delText xml:space="preserve"> </w:delText>
        </w:r>
      </w:del>
      <w:r w:rsidRPr="00C827FE">
        <w:rPr>
          <w:rFonts w:cs="Times New Roman"/>
          <w:lang w:val="en-US"/>
        </w:rPr>
        <w:t>indicate a model mean reduction in regional AOD but no discernible response in GSAT (</w:t>
      </w:r>
      <w:ins w:id="5594" w:author="Lucy Cowie" w:date="2021-07-28T19:21:00Z">
        <w:r w:rsidR="00CB408F" w:rsidRPr="00C827FE">
          <w:rPr>
            <w:rFonts w:cs="Times New Roman"/>
            <w:lang w:val="en-US"/>
          </w:rPr>
          <w:t>Figure 1</w:t>
        </w:r>
        <w:r w:rsidR="00CB408F">
          <w:rPr>
            <w:rFonts w:cs="Times New Roman"/>
            <w:lang w:val="en-US"/>
          </w:rPr>
          <w:t xml:space="preserve">, </w:t>
        </w:r>
      </w:ins>
      <w:r w:rsidRPr="00C827FE">
        <w:rPr>
          <w:rFonts w:cs="Times New Roman"/>
          <w:lang w:val="en-US"/>
        </w:rPr>
        <w:t>Cross</w:t>
      </w:r>
      <w:r w:rsidR="002143AB">
        <w:rPr>
          <w:rFonts w:cs="Times New Roman"/>
          <w:lang w:val="en-US"/>
        </w:rPr>
        <w:t>-</w:t>
      </w:r>
      <w:r w:rsidRPr="00C827FE">
        <w:rPr>
          <w:rFonts w:cs="Times New Roman"/>
          <w:lang w:val="en-US"/>
        </w:rPr>
        <w:t>Chapter Box 6.1</w:t>
      </w:r>
      <w:del w:id="5595" w:author="Lucy Cowie" w:date="2021-07-28T19:21:00Z">
        <w:r w:rsidRPr="00C827FE" w:rsidDel="00CB408F">
          <w:rPr>
            <w:rFonts w:cs="Times New Roman"/>
            <w:lang w:val="en-US"/>
          </w:rPr>
          <w:delText xml:space="preserve"> Figure 1</w:delText>
        </w:r>
      </w:del>
      <w:r w:rsidRPr="00C827FE">
        <w:rPr>
          <w:rFonts w:cs="Times New Roman"/>
          <w:lang w:val="en-US"/>
        </w:rPr>
        <w:t>).</w:t>
      </w:r>
    </w:p>
    <w:p w14:paraId="5531F5C2" w14:textId="77777777" w:rsidR="00E578B9" w:rsidRPr="00C827FE" w:rsidRDefault="00E578B9" w:rsidP="00D5630D">
      <w:pPr>
        <w:pStyle w:val="AR6BodyText"/>
        <w:shd w:val="clear" w:color="auto" w:fill="DEEAF6" w:themeFill="accent1" w:themeFillTint="33"/>
        <w:rPr>
          <w:rFonts w:cs="Times New Roman"/>
          <w:lang w:val="en-US"/>
        </w:rPr>
      </w:pPr>
    </w:p>
    <w:p w14:paraId="78ADEBF7" w14:textId="2F6F99F8" w:rsidR="00E578B9" w:rsidRPr="00860166" w:rsidRDefault="00E578B9" w:rsidP="00D5630D">
      <w:pPr>
        <w:pStyle w:val="AR6BodyText"/>
        <w:shd w:val="clear" w:color="auto" w:fill="DEEAF6" w:themeFill="accent1" w:themeFillTint="33"/>
        <w:rPr>
          <w:rFonts w:cs="Times New Roman"/>
          <w:lang w:val="en-CA"/>
        </w:rPr>
      </w:pPr>
      <w:r w:rsidRPr="00C827FE">
        <w:rPr>
          <w:rFonts w:cs="Times New Roman"/>
          <w:lang w:val="en-US"/>
        </w:rPr>
        <w:t>Scenarios</w:t>
      </w:r>
      <w:r w:rsidRPr="00860166">
        <w:rPr>
          <w:rFonts w:cs="Times New Roman"/>
          <w:lang w:val="en-CA"/>
        </w:rPr>
        <w:t xml:space="preserve"> of future emissions following COVID-19 disruption have been examined under a range of hypothetical assumptions </w:t>
      </w:r>
      <w:r w:rsidRPr="00860166">
        <w:rPr>
          <w:rFonts w:cs="Times New Roman"/>
        </w:rPr>
        <w:fldChar w:fldCharType="begin" w:fldLock="1"/>
      </w:r>
      <w:r w:rsidR="00D477C7">
        <w:rPr>
          <w:rFonts w:cs="Times New Roman"/>
          <w:lang w:val="en-US"/>
        </w:rPr>
        <w:instrText>ADDIN CSL_CITATION { "citationItems" : [ { "id" : "ITEM-1", "itemData" : { "DOI" : "10.1038/s41558-020-0883-0", "ISSN" : "17586798", "abstract" : "The global response to the COVID-19 pandemic has led to a sudden reduction of both GHG emissions and air pollutants. Here, using national mobility data, we estimate global emission reductions for ten species during the period February to June 2020. We estimate that global NOx emissions declined by as much as 30% in April, contributing a short-term cooling since the start of the year. This cooling trend is offset by ~20% reduction in global SO2 emissions that weakens the aerosol cooling effect, causing short-term warming. As a result, we estimate that the direct effect of the pandemic-driven response will be negligible, with a cooling of around 0.01 \u00b1 0.005 \u00b0C by 2030 compared to a baseline scenario that follows current national policies. In contrast, with an economic recovery tilted towards green stimulus and reductions in fossil fuel investments, it is possible to avoid future warming of 0.3 \u00b0C by 2050.", "author" : [ { "dropping-particle" : "", "family" : "Forster", "given" : "Piers M", "non-dropping-particle" : "", "parse-names" : false, "suffix" : "" }, { "dropping-particle" : "", "family" : "Forster", "given" : "Harriet I", "non-dropping-particle" : "", "parse-names" : false, "suffix" : "" }, { "dropping-particle" : "", "family" : "Evans", "given" : "Mat J", "non-dropping-particle" : "", "parse-names" : false, "suffix" : "" }, { "dropping-particle" : "", "family" : "Gidden", "given" : "Matthew J", "non-dropping-particle" : "", "parse-names" : false, "suffix" : "" }, { "dropping-particle" : "", "family" : "Jones", "given" : "Chris D", "non-dropping-particle" : "", "parse-names" : false, "suffix" : "" }, { "dropping-particle" : "", "family" : "Keller", "given" : "Christoph A", "non-dropping-particle" : "", "parse-names" : false, "suffix" : "" }, { "dropping-particle" : "", "family" : "Lamboll", "given" : "Robin D", "non-dropping-particle" : "", "parse-names" : false, "suffix" : "" }, { "dropping-particle" : "Le", "family" : "Qu\u00e9r\u00e9", "given" : "Corinne", "non-dropping-particle" : "", "parse-names" : false, "suffix" : "" }, { "dropping-particle" : "", "family" : "Rogelj", "given" : "Joeri", "non-dropping-particle" : "", "parse-names" : false, "suffix" : "" }, { "dropping-particle" : "", "family" : "Rosen", "given" : "Deborah", "non-dropping-particle" : "", "parse-names" : false, "suffix" : "" }, { "dropping-particle" : "", "family" : "Schleussner", "given" : "Carl Friedrich", "non-dropping-particle" : "", "parse-names" : false, "suffix" : "" }, { "dropping-particle" : "", "family" : "Richardson", "given" : "Thomas B", "non-dropping-particle" : "", "parse-names" : false, "suffix" : "" }, { "dropping-particle" : "", "family" : "Smith", "given" : "Christopher J", "non-dropping-particle" : "", "parse-names" : false, "suffix" : "" }, { "dropping-particle" : "", "family" : "Turnock", "given" : "Steven T", "non-dropping-particle" : "", "parse-names" : false, "suffix" : "" } ], "container-title" : "Nature Climate Change", "id" : "ITEM-1", "issued" : { "date-parts" : [ [ "2020" ] ] }, "publisher" : "Nature Research", "title" : "Current and future global climate impacts resulting from COVID-19", "translator" : [ { "dropping-particle" : "", "family" : "G5197", "given" : "", "non-dropping-particle" : "", "parse-names" : false, "suffix" : "" } ], "type" : "article-journal" }, "uris" : [ "http://www.mendeley.com/documents/?uuid=fe8efa52-c0f0-42fc-9313-02862ce1fe60" ] } ], "mendeley" : { "formattedCitation" : "(Forster et al., 2020)", "plainTextFormattedCitation" : "(Forster et al., 2020)", "previouslyFormattedCitation" : "(Forster et al., 2020)" }, "properties" : { "noteIndex" : 0 }, "schema" : "https://github.com/citation-style-language/schema/raw/master/csl-citation.json" }</w:instrText>
      </w:r>
      <w:r w:rsidRPr="00860166">
        <w:rPr>
          <w:rFonts w:cs="Times New Roman"/>
        </w:rPr>
        <w:fldChar w:fldCharType="separate"/>
      </w:r>
      <w:r w:rsidR="00CB33A1">
        <w:rPr>
          <w:rFonts w:cs="Times New Roman"/>
          <w:noProof/>
          <w:lang w:val="en-US"/>
        </w:rPr>
        <w:t>(Forster et al., 2020)</w:t>
      </w:r>
      <w:r w:rsidRPr="00860166">
        <w:rPr>
          <w:rFonts w:cs="Times New Roman"/>
        </w:rPr>
        <w:fldChar w:fldCharType="end"/>
      </w:r>
      <w:r w:rsidRPr="00860166">
        <w:rPr>
          <w:rFonts w:cs="Times New Roman"/>
          <w:lang w:val="en-CA"/>
        </w:rPr>
        <w:t xml:space="preserve">. </w:t>
      </w:r>
    </w:p>
    <w:p w14:paraId="4342506D" w14:textId="7C154C1D" w:rsidR="00E578B9" w:rsidRDefault="00E578B9" w:rsidP="00D5630D">
      <w:pPr>
        <w:pStyle w:val="AR6BodyText"/>
        <w:shd w:val="clear" w:color="auto" w:fill="DEEAF6" w:themeFill="accent1" w:themeFillTint="33"/>
        <w:rPr>
          <w:rFonts w:cs="Times New Roman"/>
          <w:lang w:val="en-CA"/>
        </w:rPr>
      </w:pPr>
    </w:p>
    <w:p w14:paraId="5815EDB1" w14:textId="77777777" w:rsidR="002A65DE" w:rsidRPr="00860166" w:rsidRDefault="002A65DE" w:rsidP="00D5630D">
      <w:pPr>
        <w:pStyle w:val="AR6BodyText"/>
        <w:shd w:val="clear" w:color="auto" w:fill="DEEAF6" w:themeFill="accent1" w:themeFillTint="33"/>
        <w:rPr>
          <w:rFonts w:cs="Times New Roman"/>
          <w:lang w:val="en-CA"/>
        </w:rPr>
      </w:pPr>
    </w:p>
    <w:p w14:paraId="62143C70" w14:textId="485AA882" w:rsidR="00E578B9" w:rsidRPr="00860166" w:rsidRDefault="00E578B9" w:rsidP="00D5630D">
      <w:pPr>
        <w:pStyle w:val="AR6BodyText"/>
        <w:shd w:val="clear" w:color="auto" w:fill="DEEAF6" w:themeFill="accent1" w:themeFillTint="33"/>
        <w:rPr>
          <w:rFonts w:cs="Times New Roman"/>
          <w:b/>
          <w:lang w:val="en-GB"/>
        </w:rPr>
      </w:pPr>
      <w:r w:rsidRPr="00860166">
        <w:rPr>
          <w:rFonts w:cs="Times New Roman"/>
          <w:b/>
          <w:lang w:val="en-GB"/>
        </w:rPr>
        <w:t>[</w:t>
      </w:r>
      <w:commentRangeStart w:id="5596"/>
      <w:r w:rsidRPr="00860166">
        <w:rPr>
          <w:rFonts w:cs="Times New Roman"/>
          <w:b/>
          <w:lang w:val="en-GB"/>
        </w:rPr>
        <w:t>START CROSS-CHAPER BOX 6.1</w:t>
      </w:r>
      <w:r w:rsidR="006B5FAA">
        <w:rPr>
          <w:rFonts w:cs="Times New Roman"/>
          <w:b/>
          <w:lang w:val="en-GB"/>
        </w:rPr>
        <w:t>,</w:t>
      </w:r>
      <w:r w:rsidRPr="00860166">
        <w:rPr>
          <w:rFonts w:cs="Times New Roman"/>
          <w:b/>
          <w:lang w:val="en-GB"/>
        </w:rPr>
        <w:t xml:space="preserve"> FIGURE 1 HERE]</w:t>
      </w:r>
    </w:p>
    <w:p w14:paraId="178570AE" w14:textId="77777777" w:rsidR="00E578B9" w:rsidRPr="00860166" w:rsidRDefault="00E578B9" w:rsidP="00D5630D">
      <w:pPr>
        <w:pStyle w:val="AR6BodyText"/>
        <w:shd w:val="clear" w:color="auto" w:fill="DEEAF6" w:themeFill="accent1" w:themeFillTint="33"/>
        <w:rPr>
          <w:rFonts w:cs="Times New Roman"/>
          <w:lang w:val="en-CA"/>
        </w:rPr>
      </w:pPr>
    </w:p>
    <w:p w14:paraId="7540825F" w14:textId="1A645A27" w:rsidR="00E578B9" w:rsidRPr="006B5FAA" w:rsidRDefault="002F11AE" w:rsidP="006B5FAA">
      <w:pPr>
        <w:pStyle w:val="AR6BodyText"/>
        <w:shd w:val="clear" w:color="auto" w:fill="DEEAF6" w:themeFill="accent1" w:themeFillTint="33"/>
        <w:ind w:left="2835" w:hanging="2835"/>
        <w:rPr>
          <w:sz w:val="20"/>
          <w:szCs w:val="20"/>
          <w:lang w:val="en-US"/>
        </w:rPr>
      </w:pPr>
      <w:bookmarkStart w:id="5597" w:name="_Hlk66202706"/>
      <w:r w:rsidRPr="006B5FAA">
        <w:rPr>
          <w:b/>
          <w:sz w:val="20"/>
          <w:szCs w:val="20"/>
          <w:lang w:val="en-US"/>
        </w:rPr>
        <w:t>Cross-Chapter Box 6.1</w:t>
      </w:r>
      <w:r w:rsidR="006B5FAA" w:rsidRPr="006B5FAA">
        <w:rPr>
          <w:b/>
          <w:sz w:val="20"/>
          <w:szCs w:val="20"/>
          <w:lang w:val="en-US"/>
        </w:rPr>
        <w:t>,</w:t>
      </w:r>
      <w:r w:rsidRPr="006B5FAA">
        <w:rPr>
          <w:b/>
          <w:sz w:val="20"/>
          <w:szCs w:val="20"/>
          <w:lang w:val="en-US"/>
        </w:rPr>
        <w:t xml:space="preserve"> Figure 1</w:t>
      </w:r>
      <w:r w:rsidRPr="006B5FAA">
        <w:rPr>
          <w:sz w:val="20"/>
          <w:szCs w:val="20"/>
          <w:lang w:val="en-US"/>
        </w:rPr>
        <w:t xml:space="preserve">: </w:t>
      </w:r>
      <w:r w:rsidR="001144FE" w:rsidRPr="004132AE">
        <w:rPr>
          <w:b/>
          <w:bCs/>
          <w:sz w:val="20"/>
          <w:szCs w:val="20"/>
          <w:lang w:val="en-US"/>
        </w:rPr>
        <w:t>Emission reductions and their effect on aerosols and climate in response to COVID-19.</w:t>
      </w:r>
      <w:r w:rsidR="001144FE" w:rsidRPr="006B5FAA">
        <w:rPr>
          <w:bCs/>
          <w:sz w:val="20"/>
          <w:szCs w:val="20"/>
          <w:lang w:val="en-US"/>
        </w:rPr>
        <w:t xml:space="preserve"> Estimated</w:t>
      </w:r>
      <w:r w:rsidR="001144FE" w:rsidRPr="006B5FAA">
        <w:rPr>
          <w:sz w:val="20"/>
          <w:szCs w:val="20"/>
          <w:lang w:val="en-US"/>
        </w:rPr>
        <w:t> reductions in emissions of CO</w:t>
      </w:r>
      <w:r w:rsidR="001144FE" w:rsidRPr="006B5FAA">
        <w:rPr>
          <w:sz w:val="20"/>
          <w:szCs w:val="20"/>
          <w:vertAlign w:val="subscript"/>
          <w:lang w:val="en-US"/>
        </w:rPr>
        <w:t>2</w:t>
      </w:r>
      <w:r w:rsidR="001144FE" w:rsidRPr="006B5FAA">
        <w:rPr>
          <w:sz w:val="20"/>
          <w:szCs w:val="20"/>
          <w:lang w:val="en-US"/>
        </w:rPr>
        <w:t>, SO</w:t>
      </w:r>
      <w:r w:rsidR="001144FE" w:rsidRPr="006B5FAA">
        <w:rPr>
          <w:sz w:val="20"/>
          <w:szCs w:val="20"/>
          <w:vertAlign w:val="subscript"/>
          <w:lang w:val="en-US"/>
        </w:rPr>
        <w:t>2</w:t>
      </w:r>
      <w:r w:rsidR="001144FE" w:rsidRPr="006B5FAA">
        <w:rPr>
          <w:sz w:val="20"/>
          <w:szCs w:val="20"/>
          <w:lang w:val="en-US"/>
        </w:rPr>
        <w:t xml:space="preserve"> and NO</w:t>
      </w:r>
      <w:r w:rsidR="001144FE" w:rsidRPr="006B5FAA">
        <w:rPr>
          <w:i/>
          <w:sz w:val="20"/>
          <w:szCs w:val="20"/>
          <w:vertAlign w:val="subscript"/>
          <w:lang w:val="en-US"/>
        </w:rPr>
        <w:t>x</w:t>
      </w:r>
      <w:r w:rsidR="001144FE" w:rsidRPr="006B5FAA">
        <w:rPr>
          <w:sz w:val="20"/>
          <w:szCs w:val="20"/>
          <w:lang w:val="en-US"/>
        </w:rPr>
        <w:t xml:space="preserve"> are shown in panel (a) based on reconstructions using activity data (updated from Forster et al., 2020). Eight Earth System Models (ESMs) performed multiple ensemble simulations of the response to COVID-19 emissions reductions</w:t>
      </w:r>
      <w:r w:rsidR="001144FE" w:rsidRPr="006B5FAA">
        <w:rPr>
          <w:sz w:val="20"/>
          <w:szCs w:val="20"/>
          <w:lang w:val="en-CA"/>
        </w:rPr>
        <w:t xml:space="preserve"> forced with these assumed emission reductions up till August 2020 followed by a constant continuation near the August value to the end of 2020. </w:t>
      </w:r>
      <w:r w:rsidR="001144FE" w:rsidRPr="006B5FAA">
        <w:rPr>
          <w:sz w:val="20"/>
          <w:szCs w:val="20"/>
          <w:lang w:val="en-US"/>
        </w:rPr>
        <w:t xml:space="preserve">Emission reductions were applied relative to the SSP2-4.5 scenario. </w:t>
      </w:r>
      <w:r w:rsidR="001144FE">
        <w:rPr>
          <w:sz w:val="20"/>
          <w:szCs w:val="20"/>
          <w:lang w:val="en-US"/>
        </w:rPr>
        <w:t xml:space="preserve">Panel (b) shows </w:t>
      </w:r>
      <w:r w:rsidR="001144FE" w:rsidRPr="006B5FAA">
        <w:rPr>
          <w:sz w:val="20"/>
          <w:szCs w:val="20"/>
          <w:lang w:val="en-US"/>
        </w:rPr>
        <w:t xml:space="preserve">ESM simulated AOD at 550nm (only seven models reported this variable). </w:t>
      </w:r>
      <w:r w:rsidR="001144FE">
        <w:rPr>
          <w:sz w:val="20"/>
          <w:szCs w:val="20"/>
          <w:lang w:val="en-US"/>
        </w:rPr>
        <w:t xml:space="preserve">Panel (c) shows </w:t>
      </w:r>
      <w:r w:rsidR="001144FE" w:rsidRPr="006B5FAA">
        <w:rPr>
          <w:sz w:val="20"/>
          <w:szCs w:val="20"/>
          <w:lang w:val="en-US"/>
        </w:rPr>
        <w:t>ESM simulated GSAT anomalies during 2020; curves denote the ensemble</w:t>
      </w:r>
      <w:ins w:id="5598" w:author="Lucy Cowie" w:date="2021-07-28T10:13:00Z">
        <w:r w:rsidR="00B401D6">
          <w:rPr>
            <w:sz w:val="20"/>
            <w:szCs w:val="20"/>
            <w:lang w:val="en-US"/>
          </w:rPr>
          <w:t>-</w:t>
        </w:r>
      </w:ins>
      <w:del w:id="5599" w:author="Lucy Cowie" w:date="2021-07-28T10:13:00Z">
        <w:r w:rsidR="001144FE" w:rsidRPr="006B5FAA" w:rsidDel="00B401D6">
          <w:rPr>
            <w:sz w:val="20"/>
            <w:szCs w:val="20"/>
            <w:lang w:val="en-US"/>
          </w:rPr>
          <w:delText xml:space="preserve"> </w:delText>
        </w:r>
      </w:del>
      <w:r w:rsidR="001144FE" w:rsidRPr="006B5FAA">
        <w:rPr>
          <w:sz w:val="20"/>
          <w:szCs w:val="20"/>
          <w:lang w:val="en-US"/>
        </w:rPr>
        <w:t xml:space="preserve">mean result for each model with shading used for </w:t>
      </w:r>
      <w:r w:rsidR="001144FE">
        <w:rPr>
          <w:rFonts w:cs="Times New Roman"/>
          <w:sz w:val="20"/>
          <w:szCs w:val="20"/>
          <w:lang w:val="en-US"/>
        </w:rPr>
        <w:t>±</w:t>
      </w:r>
      <w:r w:rsidR="001144FE" w:rsidRPr="006B5FAA">
        <w:rPr>
          <w:sz w:val="20"/>
          <w:szCs w:val="20"/>
          <w:lang w:val="en-US"/>
        </w:rPr>
        <w:t xml:space="preserve">1 standard deviation for each model. ESM data from these simulations (“ssp245-covid”) is archived on the Earth System Grid CMIP6 database.  Uncertainty is represented using the simple approach: </w:t>
      </w:r>
      <w:r w:rsidR="001144FE" w:rsidRPr="006B5FAA">
        <w:rPr>
          <w:iCs/>
          <w:sz w:val="20"/>
          <w:szCs w:val="20"/>
          <w:lang w:val="en-US"/>
        </w:rPr>
        <w:t xml:space="preserve">No overlay </w:t>
      </w:r>
      <w:r w:rsidR="001144FE" w:rsidRPr="006B5FAA">
        <w:rPr>
          <w:iCs/>
          <w:sz w:val="20"/>
          <w:szCs w:val="20"/>
          <w:lang w:val="en-US"/>
        </w:rPr>
        <w:lastRenderedPageBreak/>
        <w:t>indicates regions with high model agreement, where ≥</w:t>
      </w:r>
      <w:r w:rsidR="001144FE" w:rsidRPr="006B5FAA">
        <w:rPr>
          <w:sz w:val="20"/>
          <w:szCs w:val="20"/>
          <w:lang w:val="en-US"/>
        </w:rPr>
        <w:t xml:space="preserve">80% of models agree on sign of change; </w:t>
      </w:r>
      <w:r w:rsidR="001144FE" w:rsidRPr="006B5FAA">
        <w:rPr>
          <w:iCs/>
          <w:sz w:val="20"/>
          <w:szCs w:val="20"/>
          <w:lang w:val="en-US"/>
        </w:rPr>
        <w:t>diagonal lines indicate regions with low model agreement, where &lt;</w:t>
      </w:r>
      <w:r w:rsidR="001144FE" w:rsidRPr="006B5FAA">
        <w:rPr>
          <w:sz w:val="20"/>
          <w:szCs w:val="20"/>
          <w:lang w:val="en-US"/>
        </w:rPr>
        <w:t>80% of models agree on sign of change</w:t>
      </w:r>
      <w:r w:rsidR="001144FE" w:rsidRPr="006B5FAA">
        <w:rPr>
          <w:iCs/>
          <w:sz w:val="20"/>
          <w:szCs w:val="20"/>
          <w:lang w:val="en-US"/>
        </w:rPr>
        <w:t>. For more information on the simple approach, please refer to the Cross-Chapter Box Atlas.1.</w:t>
      </w:r>
    </w:p>
    <w:bookmarkEnd w:id="5597"/>
    <w:p w14:paraId="46D67B6F" w14:textId="77777777" w:rsidR="00E578B9" w:rsidRPr="00860166" w:rsidRDefault="00E578B9" w:rsidP="00D5630D">
      <w:pPr>
        <w:pStyle w:val="AR6BodyText"/>
        <w:shd w:val="clear" w:color="auto" w:fill="DEEAF6" w:themeFill="accent1" w:themeFillTint="33"/>
        <w:rPr>
          <w:rFonts w:cs="Times New Roman"/>
          <w:b/>
          <w:lang w:val="en-CA"/>
        </w:rPr>
      </w:pPr>
    </w:p>
    <w:p w14:paraId="2D4A3428" w14:textId="00F9057F" w:rsidR="00E578B9" w:rsidRPr="00860166" w:rsidRDefault="00E578B9" w:rsidP="00D5630D">
      <w:pPr>
        <w:pStyle w:val="AR6BodyText"/>
        <w:shd w:val="clear" w:color="auto" w:fill="DEEAF6" w:themeFill="accent1" w:themeFillTint="33"/>
        <w:rPr>
          <w:rFonts w:cs="Times New Roman"/>
          <w:b/>
          <w:lang w:val="en-GB"/>
        </w:rPr>
      </w:pPr>
      <w:r w:rsidRPr="00860166">
        <w:rPr>
          <w:rFonts w:cs="Times New Roman"/>
          <w:b/>
          <w:lang w:val="en-GB"/>
        </w:rPr>
        <w:t>[END CROSS-CHAPER BOX 6.1</w:t>
      </w:r>
      <w:r w:rsidR="006B5FAA">
        <w:rPr>
          <w:rFonts w:cs="Times New Roman"/>
          <w:b/>
          <w:lang w:val="en-GB"/>
        </w:rPr>
        <w:t>,</w:t>
      </w:r>
      <w:r w:rsidRPr="00860166">
        <w:rPr>
          <w:rFonts w:cs="Times New Roman"/>
          <w:b/>
          <w:lang w:val="en-GB"/>
        </w:rPr>
        <w:t xml:space="preserve"> FIGURE 1 HERE]</w:t>
      </w:r>
    </w:p>
    <w:commentRangeEnd w:id="5596"/>
    <w:p w14:paraId="5E4615BA" w14:textId="77777777" w:rsidR="00E578B9" w:rsidRPr="00D81664" w:rsidRDefault="00E13199" w:rsidP="00D5630D">
      <w:pPr>
        <w:pStyle w:val="AR6BodyText"/>
        <w:rPr>
          <w:rFonts w:cs="Times New Roman"/>
          <w:sz w:val="20"/>
          <w:szCs w:val="20"/>
          <w:highlight w:val="yellow"/>
          <w:lang w:val="en-GB"/>
        </w:rPr>
      </w:pPr>
      <w:r>
        <w:rPr>
          <w:rStyle w:val="Marquedecommentaire"/>
          <w:lang w:val="en-GB"/>
        </w:rPr>
        <w:commentReference w:id="5596"/>
      </w:r>
    </w:p>
    <w:p w14:paraId="41BC7BC1" w14:textId="147AAFA6" w:rsidR="00E578B9" w:rsidRPr="00D81664" w:rsidRDefault="00E578B9" w:rsidP="00D5630D">
      <w:pPr>
        <w:pStyle w:val="AR6BodyText"/>
        <w:rPr>
          <w:rFonts w:cs="Times New Roman"/>
          <w:lang w:val="en-US"/>
        </w:rPr>
      </w:pPr>
      <w:r w:rsidRPr="00DF1CAD">
        <w:rPr>
          <w:rFonts w:cs="Times New Roman"/>
          <w:b/>
          <w:lang w:val="en-GB"/>
        </w:rPr>
        <w:t xml:space="preserve">[END </w:t>
      </w:r>
      <w:r w:rsidR="006B5FAA">
        <w:rPr>
          <w:rFonts w:cs="Times New Roman"/>
          <w:b/>
          <w:lang w:val="en-GB"/>
        </w:rPr>
        <w:t>CROSS-CHAPTER BOX 6.1 HERE</w:t>
      </w:r>
      <w:r w:rsidRPr="00DF1CAD">
        <w:rPr>
          <w:rFonts w:cs="Times New Roman"/>
          <w:b/>
          <w:lang w:val="en-GB"/>
        </w:rPr>
        <w:t>]</w:t>
      </w:r>
    </w:p>
    <w:p w14:paraId="76E46643" w14:textId="77777777" w:rsidR="00E578B9" w:rsidRPr="00D81664" w:rsidRDefault="00E578B9" w:rsidP="00D5630D">
      <w:pPr>
        <w:pStyle w:val="AR6BodyText"/>
        <w:rPr>
          <w:rFonts w:cs="Times New Roman"/>
          <w:noProof/>
          <w:color w:val="000000" w:themeColor="text1"/>
          <w:lang w:val="en-GB"/>
        </w:rPr>
      </w:pPr>
    </w:p>
    <w:p w14:paraId="6E788360" w14:textId="77777777" w:rsidR="0035542F" w:rsidRPr="00F4320F" w:rsidRDefault="0035542F" w:rsidP="00D5630D">
      <w:pPr>
        <w:pStyle w:val="AR6BodyText"/>
        <w:rPr>
          <w:rFonts w:cs="Times New Roman"/>
          <w:noProof/>
          <w:color w:val="000000" w:themeColor="text1"/>
          <w:lang w:val="en-GB"/>
        </w:rPr>
      </w:pPr>
    </w:p>
    <w:p w14:paraId="2054DE82" w14:textId="3F2AA32F" w:rsidR="0035542F" w:rsidRPr="00930489" w:rsidRDefault="0035542F" w:rsidP="00930489">
      <w:pPr>
        <w:pStyle w:val="AR6Chap6Level161"/>
      </w:pPr>
      <w:bookmarkStart w:id="5600" w:name="_Toc30501044"/>
      <w:bookmarkStart w:id="5601" w:name="_Toc70498216"/>
      <w:r w:rsidRPr="00930489">
        <w:t xml:space="preserve">Future </w:t>
      </w:r>
      <w:ins w:id="5602" w:author="Lucy Cowie" w:date="2021-07-28T19:22:00Z">
        <w:r w:rsidR="001A7F75">
          <w:t>P</w:t>
        </w:r>
      </w:ins>
      <w:del w:id="5603" w:author="Lucy Cowie" w:date="2021-07-28T19:22:00Z">
        <w:r w:rsidRPr="00930489" w:rsidDel="001A7F75">
          <w:delText>p</w:delText>
        </w:r>
      </w:del>
      <w:r w:rsidRPr="00930489">
        <w:t xml:space="preserve">rojections of Atmospheric Composition and Climate </w:t>
      </w:r>
      <w:ins w:id="5604" w:author="Lucy Cowie" w:date="2021-07-28T19:22:00Z">
        <w:r w:rsidR="001A7F75">
          <w:t>R</w:t>
        </w:r>
      </w:ins>
      <w:del w:id="5605" w:author="Lucy Cowie" w:date="2021-07-28T19:22:00Z">
        <w:r w:rsidRPr="00930489" w:rsidDel="001A7F75">
          <w:delText>r</w:delText>
        </w:r>
      </w:del>
      <w:r w:rsidRPr="00930489">
        <w:t>esponse</w:t>
      </w:r>
      <w:bookmarkEnd w:id="5600"/>
      <w:r w:rsidRPr="00930489">
        <w:t xml:space="preserve"> in SSP </w:t>
      </w:r>
      <w:ins w:id="5606" w:author="Lucy Cowie" w:date="2021-07-28T19:22:00Z">
        <w:r w:rsidR="001A7F75">
          <w:t>S</w:t>
        </w:r>
      </w:ins>
      <w:del w:id="5607" w:author="Lucy Cowie" w:date="2021-07-28T19:22:00Z">
        <w:r w:rsidRPr="00930489" w:rsidDel="001A7F75">
          <w:delText>s</w:delText>
        </w:r>
      </w:del>
      <w:r w:rsidRPr="00930489">
        <w:t>cenarios</w:t>
      </w:r>
      <w:bookmarkEnd w:id="5601"/>
    </w:p>
    <w:p w14:paraId="72E8D29A" w14:textId="77777777" w:rsidR="0035542F" w:rsidRPr="007D361D" w:rsidRDefault="0035542F" w:rsidP="00D5630D">
      <w:pPr>
        <w:pStyle w:val="AR6BodyText"/>
        <w:rPr>
          <w:rFonts w:cs="Times New Roman"/>
          <w:color w:val="000000" w:themeColor="text1"/>
          <w:lang w:val="en-GB" w:eastAsia="en-US"/>
        </w:rPr>
      </w:pPr>
    </w:p>
    <w:p w14:paraId="68E452AE" w14:textId="6E440897" w:rsidR="0035542F" w:rsidRPr="002E3722" w:rsidRDefault="0035542F" w:rsidP="00D5630D">
      <w:pPr>
        <w:pStyle w:val="AR6BodyText"/>
        <w:rPr>
          <w:rFonts w:cs="Times New Roman"/>
          <w:color w:val="000000" w:themeColor="text1"/>
          <w:lang w:val="en-GB" w:eastAsia="en-US"/>
        </w:rPr>
      </w:pPr>
      <w:r w:rsidRPr="002E3722">
        <w:rPr>
          <w:rFonts w:cs="Times New Roman"/>
          <w:color w:val="000000" w:themeColor="text1"/>
          <w:lang w:val="en-GB" w:eastAsia="en-US"/>
        </w:rPr>
        <w:t xml:space="preserve">This section assesses </w:t>
      </w:r>
      <w:r>
        <w:rPr>
          <w:rFonts w:cs="Times New Roman"/>
          <w:color w:val="000000" w:themeColor="text1"/>
          <w:lang w:val="en-GB" w:eastAsia="en-US"/>
        </w:rPr>
        <w:t xml:space="preserve">the </w:t>
      </w:r>
      <w:r w:rsidRPr="002E3722">
        <w:rPr>
          <w:rFonts w:cs="Times New Roman"/>
          <w:color w:val="000000" w:themeColor="text1"/>
          <w:lang w:val="en-GB" w:eastAsia="en-US"/>
        </w:rPr>
        <w:t>21</w:t>
      </w:r>
      <w:r w:rsidRPr="005C1498">
        <w:rPr>
          <w:rFonts w:cs="Times New Roman"/>
          <w:color w:val="000000" w:themeColor="text1"/>
          <w:lang w:val="en-GB" w:eastAsia="en-US"/>
          <w:rPrChange w:id="5608" w:author="Lucy Cowie" w:date="2021-07-28T19:23:00Z">
            <w:rPr>
              <w:rFonts w:cs="Times New Roman"/>
              <w:color w:val="000000" w:themeColor="text1"/>
              <w:vertAlign w:val="superscript"/>
              <w:lang w:val="en-GB" w:eastAsia="en-US"/>
            </w:rPr>
          </w:rPrChange>
        </w:rPr>
        <w:t>st</w:t>
      </w:r>
      <w:ins w:id="5609" w:author="Lucy Cowie" w:date="2021-07-28T19:23:00Z">
        <w:r w:rsidR="00253F7F" w:rsidRPr="005C1498">
          <w:rPr>
            <w:rFonts w:cs="Times New Roman"/>
            <w:color w:val="000000" w:themeColor="text1"/>
            <w:lang w:val="en-GB" w:eastAsia="en-US"/>
          </w:rPr>
          <w:t>-</w:t>
        </w:r>
      </w:ins>
      <w:del w:id="5610" w:author="Lucy Cowie" w:date="2021-07-28T19:23:00Z">
        <w:r w:rsidRPr="002E3722" w:rsidDel="00253F7F">
          <w:rPr>
            <w:rFonts w:cs="Times New Roman"/>
            <w:color w:val="000000" w:themeColor="text1"/>
            <w:lang w:val="en-GB" w:eastAsia="en-US"/>
          </w:rPr>
          <w:delText xml:space="preserve"> </w:delText>
        </w:r>
      </w:del>
      <w:r w:rsidRPr="002E3722">
        <w:rPr>
          <w:rFonts w:cs="Times New Roman"/>
          <w:color w:val="000000" w:themeColor="text1"/>
          <w:lang w:val="en-GB" w:eastAsia="en-US"/>
        </w:rPr>
        <w:t>century projections of SLCF emissions, abundances</w:t>
      </w:r>
      <w:del w:id="5611" w:author="Lucy Cowie" w:date="2021-07-28T19:23:00Z">
        <w:r w:rsidRPr="002E3722" w:rsidDel="005C1498">
          <w:rPr>
            <w:rFonts w:cs="Times New Roman"/>
            <w:color w:val="000000" w:themeColor="text1"/>
            <w:lang w:val="en-GB" w:eastAsia="en-US"/>
          </w:rPr>
          <w:delText>,</w:delText>
        </w:r>
      </w:del>
      <w:r w:rsidRPr="002E3722">
        <w:rPr>
          <w:rFonts w:cs="Times New Roman"/>
          <w:color w:val="000000" w:themeColor="text1"/>
          <w:lang w:val="en-GB" w:eastAsia="en-US"/>
        </w:rPr>
        <w:t xml:space="preserve"> and responses in terms of climate and air quality following the </w:t>
      </w:r>
      <w:del w:id="5612" w:author="Lucy Cowie" w:date="2021-07-28T19:23:00Z">
        <w:r w:rsidDel="00272016">
          <w:rPr>
            <w:rFonts w:cs="Times New Roman"/>
            <w:color w:val="000000" w:themeColor="text1"/>
            <w:lang w:val="en-GB" w:eastAsia="en-US"/>
          </w:rPr>
          <w:delText xml:space="preserve"> </w:delText>
        </w:r>
      </w:del>
      <w:r>
        <w:rPr>
          <w:rFonts w:cs="Times New Roman"/>
          <w:color w:val="000000" w:themeColor="text1"/>
          <w:lang w:val="en-GB" w:eastAsia="en-US"/>
        </w:rPr>
        <w:t xml:space="preserve">SSPs </w:t>
      </w:r>
      <w:r w:rsidRPr="00BD451C">
        <w:rPr>
          <w:rFonts w:cs="Times New Roman"/>
          <w:color w:val="000000" w:themeColor="text1"/>
          <w:lang w:val="en-GB" w:eastAsia="en-US"/>
        </w:rPr>
        <w:fldChar w:fldCharType="begin" w:fldLock="1"/>
      </w:r>
      <w:r w:rsidR="00D477C7">
        <w:rPr>
          <w:rFonts w:cs="Times New Roman"/>
          <w:color w:val="000000" w:themeColor="text1"/>
          <w:lang w:val="en-GB" w:eastAsia="en-US"/>
        </w:rPr>
        <w:instrText>ADDIN CSL_CITATION { "citationItems" : [ { "id" : "ITEM-1", "itemData" : { "DOI" : "10.1016/j.gloenvcha.2016.05.009", "ISSN" : "09593780", "abstract" : "\u00a9 2017 The Authors This paper presents the overview of the Shared Socioeconomic Pathways (SSPs) and their energy, land use, and emissions implications. The SSPs are part of a new scenario framework, established by the climate change research community in order to facilitate the integrated analysis of future climate impacts, vulnerabilities, adaptation, and mitigation. The pathways were developed over the last years as a joint community effort and describe plausible major global developments that together would lead in the future to different challenges for mitigation and adaptation to climate change. The SSPs are based on five narratives describing alternative socio-economic developments, including sustainable development, regional rivalry, inequality, fossil-fueled development, and middle-of-the-road development. The long-term demographic and economic projections of the SSPs depict a wide uncertainty range consistent with the scenario literature. A multi-model approach was used for the elaboration of the energy, land-use and the emissions trajectories of SSP-based scenarios. The baseline scenarios lead to global energy consumption of 400\u20131200 EJ in 2100, and feature vastly different land-use dynamics, ranging from a possible reduction in cropland area up to a massive expansion by more than 700 million hectares by 2100. The associated annual CO2emissions of the baseline scenarios range from about 25 GtCO2to more than 120 GtCO2per year by 2100. With respect to mitigation, we find that associated costs strongly depend on three factors: (1) the policy assumptions, (2) the socio-economic narrative, and (3) the stringency of the target. The carbon price for reaching the target of 2.6 W/m2that is consistent with a temperature change limit of 2 \u00b0C, differs in our analysis thus by about a factor of three across the SSP marker scenarios. Moreover, many models could not reach this target from the SSPs with high mitigation challenges. While the SSPs were designed to represent different mitigation and adaptation challenges, the resulting narratives and quantifications span a wide range of different futures broadly representative of the current literature. This allows their subsequent use and development in new assessments and research projects. Critical next steps for the community scenario process will, among others, involve regional and sectoral extensions, further elaboration of the adaptation and impacts dimension, as well as employing the SSP scenarios with th\u2026", "author" : [ { "dropping-particle" : "", "family" : "Riahi", "given" : "K.", "non-dropping-particle" : "", "parse-names" : false, "suffix" : "" }, { "dropping-particle" : "", "family" : "Vuuren", "given" : "D.P.", "non-dropping-particle" : "van", "parse-names" : false, "suffix" : "" }, { "dropping-particle" : "", "family" : "Kriegler", "given" : "E.", "non-dropping-particle" : "", "parse-names" : false, "suffix" : "" }, { "dropping-particle" : "", "family" : "Edmonds", "given" : "J.", "non-dropping-particle" : "", "parse-names" : false, "suffix" : "" }, { "dropping-particle" : "", "family" : "O'Neill", "given" : "B.C.", "non-dropping-particle" : "", "parse-names" : false, "suffix" : "" }, { "dropping-particle" : "", "family" : "Fujimori", "given" : "S.", "non-dropping-particle" : "", "parse-names" : false, "suffix" : "" }, { "dropping-particle" : "", "family" : "Bauer", "given" : "N.", "non-dropping-particle" : "", "parse-names" : false, "suffix" : "" }, { "dropping-particle" : "", "family" : "Calvin", "given" : "K.", "non-dropping-particle" : "", "parse-names" : false, "suffix" : "" }, { "dropping-particle" : "", "family" : "Dellink", "given" : "R.", "non-dropping-particle" : "", "parse-names" : false, "suffix" : "" }, { "dropping-particle" : "", "family" : "Fricko", "given" : "O.", "non-dropping-particle" : "", "parse-names" : false, "suffix" : "" }, { "dropping-particle" : "", "family" : "Lutz", "given" : "W.", "non-dropping-particle" : "", "parse-names" : false, "suffix" : "" }, { "dropping-particle" : "", "family" : "Popp", "given" : "A.", "non-dropping-particle" : "", "parse-names" : false, "suffix" : "" }, { "dropping-particle" : "", "family" : "Cuaresma", "given" : "J.C.", "non-dropping-particle" : "", "parse-names" : false, "suffix" : "" }, { "dropping-particle" : "", "family" : "KC", "given" : "S.", "non-dropping-particle" : "", "parse-names" : false, "suffix" : "" }, { "dropping-particle" : "", "family" : "Leimbach", "given" : "M.", "non-dropping-particle" : "", "parse-names" : false, "suffix" : "" }, { "dropping-particle" : "", "family" : "Jiang", "given" : "L.", "non-dropping-particle" : "", "parse-names" : false, "suffix" : "" }, { "dropping-particle" : "", "family" : "Kram", "given" : "T.", "non-dropping-particle" : "", "parse-names" : false, "suffix" : "" }, { "dropping-particle" : "", "family" : "Rao", "given" : "S.", "non-dropping-particle" : "", "parse-names" : false, "suffix" : "" }, { "dropping-particle" : "", "family" : "Emmerling", "given" : "J.", "non-dropping-particle" : "", "parse-names" : false, "suffix" : "" }, { "dropping-particle" : "", "family" : "Ebi", "given" : "K.", "non-dropping-particle" : "", "parse-names" : false, "suffix" : "" }, { "dropping-particle" : "", "family" : "Hasegawa", "given" : "T.", "non-dropping-particle" : "", "parse-names" : false, "suffix" : "" }, { "dropping-particle" : "", "family" : "Havlik", "given" : "P.", "non-dropping-particle" : "", "parse-names" : false, "suffix" : "" }, { "dropping-particle" : "", "family" : "Humpen\u00f6der", "given" : "F.", "non-dropping-particle" : "", "parse-names" : false, "suffix" : "" }, { "dropping-particle" : "", "family" : "Silva", "given" : "L.A.", "non-dropping-particle" : "Da", "parse-names" : false, "suffix" : "" }, { "dropping-particle" : "", "family" : "Smith", "given" : "S.", "non-dropping-particle" : "", "parse-names" : false, "suffix" : "" }, { "dropping-particle" : "", "family" : "Stehfest", "given" : "E.", "non-dropping-particle" : "", "parse-names" : false, "suffix" : "" }, { "dropping-particle" : "", "family" : "Bosetti", "given" : "V.", "non-dropping-particle" : "", "parse-names" : false, "suffix" : "" }, { "dropping-particle" : "", "family" : "Eom", "given" : "J.", "non-dropping-particle" : "", "parse-names" : false, "suffix" : "" }, { "dropping-particle" : "", "family" : "Gernaat", "given" : "D.", "non-dropping-particle" : "", "parse-names" : false, "suffix" : "" }, { "dropping-particle" : "", "family" : "Masui", "given" : "T.", "non-dropping-particle" : "", "parse-names" : false, "suffix" : "" }, { "dropping-particle" : "", "family" : "Rogelj", "given" : "J.", "non-dropping-particle" : "", "parse-names" : false, "suffix" : "" }, { "dropping-particle" : "", "family" : "Strefler", "given" : "J.", "non-dropping-particle" : "", "parse-names" : false, "suffix" : "" }, { "dropping-particle" : "", "family" : "Drouet", "given" : "L.", "non-dropping-particle" : "", "parse-names" : false, "suffix" : "" }, { "dropping-particle" : "", "family" : "Krey", "given" : "V.", "non-dropping-particle" : "", "parse-names" : false, "suffix" : "" }, { "dropping-particle" : "", "family" : "Luderer", "given" : "G.", "non-dropping-particle" : "", "parse-names" : false, "suffix" : "" }, { "dropping-particle" : "", "family" : "Harmsen", "given" : "M.", "non-dropping-particle" : "", "parse-names" : false, "suffix" : "" }, { "dropping-particle" : "", "family" : "Takahashi", "given" : "K.", "non-dropping-particle" : "", "parse-names" : false, "suffix" : "" }, { "dropping-particle" : "", "family" : "Baumstark", "given" : "L.", "non-dropping-particle" : "", "parse-names" : false, "suffix" : "" }, { "dropping-particle" : "", "family" : "Doelman", "given" : "J.C.", "non-dropping-particle" : "", "parse-names" : false, "suffix" : "" }, { "dropping-particle" : "", "family" : "Kainuma", "given" : "M.", "non-dropping-particle" : "", "parse-names" : false, "suffix" : "" }, { "dropping-particle" : "", "family" : "Klimont", "given" : "Z.", "non-dropping-particle" : "", "parse-names" : false, "suffix" : "" }, { "dropping-particle" : "", "family" : "Marangoni", "given" : "G.", "non-dropping-particle" : "", "parse-names" : false, "suffix" : "" }, { "dropping-particle" : "", "family" : "Lotze-Campen", "given" : "H.", "non-dropping-particle" : "", "parse-names" : false, "suffix" : "" }, { "dropping-particle" : "", "family" : "Obersteiner", "given" : "M.", "non-dropping-particle" : "", "parse-names" : false, "suffix" : "" }, { "dropping-particle" : "", "family" : "Tabeau", "given" : "A.", "non-dropping-particle" : "", "parse-names" : false, "suffix" : "" }, { "dropping-particle" : "", "family" : "Tavoni", "given" : "M.", "non-dropping-particle" : "", "parse-names" : false, "suffix" : "" } ], "container-title" : "Global Environmental Change", "id" : "ITEM-1", "issued" : { "date-parts" : [ [ "2017" ] ] }, "page" : "153-168", "title" : "The Shared Socioeconomic Pathways and their energy, land use, and greenhouse gas emissions implications: An overview", "translator" : [ { "dropping-particle" : "", "family" : "G3342", "given" : "", "non-dropping-particle" : "", "parse-names" : false, "suffix" : "" } ], "type" : "article-journal", "volume" : "42" }, "uris" : [ "http://www.mendeley.com/documents/?uuid=174a1d7d-40bf-4052-bf59-e8a04f72805e" ] }, { "id" : "ITEM-2", "itemData" : { "DOI" : "10.5194/gmd-12-1443-2019", "ISSN" : "19919603", "abstract" : "Abstract. We present a suite of nine scenarios of future emissions trajectories of anthropogenic sources, a key deliverable of the ScenarioMIP experiment within CMIP6. Integrated Assessment Model results for 14 different emissions species and 13 emissions sectors are provided for each scenario with consistent transitions from the historical data used in CMIP6 to future trajectories using automated harmonization before being downscaled to provide higher emission source spatial detail. We find that the scenarios span a wide range of end-of-century radiative forcing values, thus making this set of scenarios ideal for exploring a variety of warming pathways. The set of scenarios are bounded on the low end by a 1.9&amp;thinsp;W&amp;thinsp;m-2 scenario, ideal for analyzing a world with end-of-century temperatures well below 2&amp;thinsp;&amp;deg;C, and on the high-end by a 8.5&amp;thinsp;W&amp;thinsp;m-2 scenario, resulting in an increase in warming of nearly 5&amp;thinsp;&amp;deg;C over pre-industrial levels. Between these two extremes, scenarios are provided such that differences between forcing outcomes provide statistically significant regional temperature outcomes to maximize their usefulness for downstream experiments within CMIP6. A wide range of scenario data products are provided for the CMIP6 scientific community including global, regional, and gridded emissions datasets.", "author" : [ { "dropping-particle" : "", "family" : "Gidden", "given" : "Matthew J.", "non-dropping-particle" : "", "parse-names" : false, "suffix" : "" }, { "dropping-particle" : "", "family" : "Riahi", "given" : "Keywan", "non-dropping-particle" : "", "parse-names" : false, "suffix" : "" }, { "dropping-particle" : "", "family" : "Smith", "given" : "Steven J.", "non-dropping-particle" : "", "parse-names" : false, "suffix" : "" }, { "dropping-particle" : "", "family" : "Fujimori", "given" : "Shinichiro", "non-dropping-particle" : "", "parse-names" : false, "suffix" : "" }, { "dropping-particle" : "", "family" : "Luderer", "given" : "Gunnar", "non-dropping-particle" : "", "parse-names" : false, "suffix" : "" }, { "dropping-particle" : "", "family" : "Kriegler", "given" : "Elmar", "non-dropping-particle" : "", "parse-names" : false, "suffix" : "" }, { "dropping-particle" : "", "family" : "Vuuren", "given" : "Detlef P.", "non-dropping-particle" : "Van", "parse-names" : false, "suffix" : "" }, { "dropping-particle" : "", "family" : "Berg", "given" : "Maarten", "non-dropping-particle" : "Van Den", "parse-names" : false, "suffix" : "" }, { "dropping-particle" : "", "family" : "Feng", "given" : "Leyang", "non-dropping-particle" : "", "parse-names" : false, "suffix" : "" }, { "dropping-particle" : "", "family" : "Klein", "given" : "David", "non-dropping-particle" : "", "parse-names" : false, "suffix" : "" }, { "dropping-particle" : "", "family" : "Calvin", "given" : "Katherine", "non-dropping-particle" : "", "parse-names" : false, "suffix" : "" }, { "dropping-particle" : "", "family" : "Doelman", "given" : "Jonathan C.", "non-dropping-particle" : "", "parse-names" : false, "suffix" : "" }, { "dropping-particle" : "", "family" : "Frank", "given" : "Stefan", "non-dropping-particle" : "", "parse-names" : false, "suffix" : "" }, { "dropping-particle" : "", "family" : "Fricko", "given" : "Oliver", "non-dropping-particle" : "", "parse-names" : false, "suffix" : "" }, { "dropping-particle" : "", "family" : "Harmsen", "given" : "Mathijs", "non-dropping-particle" : "", "parse-names" : false, "suffix" : "" }, { "dropping-particle" : "", "family" : "Hasegawa", "given" : "Tomoko", "non-dropping-particle" : "", "parse-names" : false, "suffix" : "" }, { "dropping-particle" : "", "family" : "Havlik", "given" : "Petr", "non-dropping-particle" : "", "parse-names" : false, "suffix" : "" }, { "dropping-particle" : "", "family" : "Hilaire", "given" : "J\u00e9r\u00f4me", "non-dropping-particle" : "", "parse-names" : false, "suffix" : "" }, { "dropping-particle" : "", "family" : "Hoesly", "given" : "Rachel", "non-dropping-particle" : "", "parse-names" : false, "suffix" : "" }, { "dropping-particle" : "", "family" : "Horing", "given" : "Jill", "non-dropping-particle" : "", "parse-names" : false, "suffix" : "" }, { "dropping-particle" : "", "family" : "Popp", "given" : "Alexander", "non-dropping-particle" : "", "parse-names" : false, "suffix" : "" }, { "dropping-particle" : "", "family" : "Stehfest", "given" : "Elke", "non-dropping-particle" : "", "parse-names" : false, "suffix" : "" }, { "dropping-particle" : "", "family" : "Takahashi", "given" : "Kiyoshi", "non-dropping-particle" : "", "parse-names" : false, "suffix" : "" } ], "container-title" : "Geoscientific Model Development", "id" : "ITEM-2", "issue" : "4", "issued" : { "date-parts" : [ [ "2019" ] ] }, "page" : "1443-1475", "title" : "Global emissions pathways under different socioeconomic scenarios for use in CMIP6: A dataset of harmonized emissions trajectories through the end of the century", "translator" : [ { "dropping-particle" : "", "family" : "G3727", "given" : "", "non-dropping-particle" : "", "parse-names" : false, "suffix" : "" } ], "type" : "article-journal", "volume" : "12" }, "uris" : [ "http://www.mendeley.com/documents/?uuid=709c84af-7607-4748-86c2-a2b80ecdb9d5" ] } ], "mendeley" : { "formattedCitation" : "(Riahi et al., 2017; Gidden et al., 2019)", "plainTextFormattedCitation" : "(Riahi et al., 2017; Gidden et al., 2019)", "previouslyFormattedCitation" : "(Riahi et al., 2017; Gidden et al., 2019)" }, "properties" : { "noteIndex" : 0 }, "schema" : "https://github.com/citation-style-language/schema/raw/master/csl-citation.json" }</w:instrText>
      </w:r>
      <w:r w:rsidRPr="00BD451C">
        <w:rPr>
          <w:rFonts w:cs="Times New Roman"/>
          <w:color w:val="000000" w:themeColor="text1"/>
          <w:lang w:val="en-GB" w:eastAsia="en-US"/>
        </w:rPr>
        <w:fldChar w:fldCharType="separate"/>
      </w:r>
      <w:r w:rsidR="00CB33A1">
        <w:rPr>
          <w:rFonts w:cs="Times New Roman"/>
          <w:noProof/>
          <w:color w:val="000000" w:themeColor="text1"/>
          <w:lang w:val="en-GB" w:eastAsia="en-US"/>
        </w:rPr>
        <w:t>(</w:t>
      </w:r>
      <w:ins w:id="5613" w:author="Lucy Cowie" w:date="2021-07-28T19:23:00Z">
        <w:r w:rsidR="008B4E77" w:rsidRPr="002E3722">
          <w:rPr>
            <w:rFonts w:cs="Times New Roman"/>
            <w:color w:val="000000" w:themeColor="text1"/>
            <w:lang w:val="en-GB" w:eastAsia="en-US"/>
          </w:rPr>
          <w:t>Chapter 1</w:t>
        </w:r>
      </w:ins>
      <w:ins w:id="5614" w:author="Lucy Cowie" w:date="2021-07-28T19:24:00Z">
        <w:r w:rsidR="00B660DF">
          <w:rPr>
            <w:rFonts w:cs="Times New Roman"/>
            <w:color w:val="000000" w:themeColor="text1"/>
            <w:lang w:val="en-GB" w:eastAsia="en-US"/>
          </w:rPr>
          <w:t xml:space="preserve">, </w:t>
        </w:r>
      </w:ins>
      <w:ins w:id="5615" w:author="Lucy Cowie" w:date="2021-07-28T19:23:00Z">
        <w:r w:rsidR="008B4E77" w:rsidRPr="00BD451C">
          <w:rPr>
            <w:rFonts w:cs="Times New Roman"/>
            <w:color w:val="000000" w:themeColor="text1"/>
            <w:lang w:val="en-GB" w:eastAsia="en-US"/>
          </w:rPr>
          <w:t>Section 1.6.1.3</w:t>
        </w:r>
      </w:ins>
      <w:ins w:id="5616" w:author="Lucy Cowie" w:date="2021-07-28T19:25:00Z">
        <w:r w:rsidR="00B660DF">
          <w:rPr>
            <w:rFonts w:cs="Times New Roman"/>
            <w:color w:val="000000" w:themeColor="text1"/>
            <w:lang w:val="en-GB" w:eastAsia="en-US"/>
          </w:rPr>
          <w:t xml:space="preserve"> and </w:t>
        </w:r>
        <w:r w:rsidR="00B660DF" w:rsidRPr="00BD451C">
          <w:rPr>
            <w:rFonts w:cs="Times New Roman"/>
            <w:color w:val="000000" w:themeColor="text1"/>
            <w:lang w:val="en-GB" w:eastAsia="en-US"/>
          </w:rPr>
          <w:t>Cross-Chapter Box 1.5</w:t>
        </w:r>
      </w:ins>
      <w:ins w:id="5617" w:author="Lucy Cowie" w:date="2021-07-28T19:24:00Z">
        <w:r w:rsidR="008B4E77">
          <w:rPr>
            <w:rFonts w:cs="Times New Roman"/>
            <w:color w:val="000000" w:themeColor="text1"/>
            <w:lang w:val="en-GB" w:eastAsia="en-US"/>
          </w:rPr>
          <w:t xml:space="preserve">; </w:t>
        </w:r>
      </w:ins>
      <w:r w:rsidR="00CB33A1">
        <w:rPr>
          <w:rFonts w:cs="Times New Roman"/>
          <w:noProof/>
          <w:color w:val="000000" w:themeColor="text1"/>
          <w:lang w:val="en-GB" w:eastAsia="en-US"/>
        </w:rPr>
        <w:t>Riahi et al., 2017; Gidden et al., 2019)</w:t>
      </w:r>
      <w:r w:rsidRPr="00BD451C">
        <w:rPr>
          <w:rFonts w:cs="Times New Roman"/>
          <w:color w:val="000000" w:themeColor="text1"/>
          <w:lang w:val="en-GB" w:eastAsia="en-US"/>
        </w:rPr>
        <w:fldChar w:fldCharType="end"/>
      </w:r>
      <w:del w:id="5618" w:author="Lucy Cowie" w:date="2021-07-28T19:24:00Z">
        <w:r w:rsidRPr="002E3722" w:rsidDel="005B063A">
          <w:rPr>
            <w:rFonts w:cs="Times New Roman"/>
            <w:color w:val="000000" w:themeColor="text1"/>
            <w:lang w:val="en-GB" w:eastAsia="en-US"/>
          </w:rPr>
          <w:delText xml:space="preserve"> (also see</w:delText>
        </w:r>
      </w:del>
      <w:del w:id="5619" w:author="Lucy Cowie" w:date="2021-07-28T19:23:00Z">
        <w:r w:rsidRPr="002E3722" w:rsidDel="008B4E77">
          <w:rPr>
            <w:rFonts w:cs="Times New Roman"/>
            <w:color w:val="000000" w:themeColor="text1"/>
            <w:lang w:val="en-GB" w:eastAsia="en-US"/>
          </w:rPr>
          <w:delText xml:space="preserve"> Chapter 1, </w:delText>
        </w:r>
        <w:r w:rsidRPr="00BD451C" w:rsidDel="008B4E77">
          <w:rPr>
            <w:rFonts w:cs="Times New Roman"/>
            <w:color w:val="000000" w:themeColor="text1"/>
            <w:lang w:val="en-GB" w:eastAsia="en-US"/>
          </w:rPr>
          <w:delText>Cross-Chapter Box 1.5, and Section 1.6.1.3</w:delText>
        </w:r>
      </w:del>
      <w:del w:id="5620" w:author="Lucy Cowie" w:date="2021-07-28T19:24:00Z">
        <w:r w:rsidRPr="00BD451C" w:rsidDel="005B063A">
          <w:rPr>
            <w:rFonts w:cs="Times New Roman"/>
            <w:color w:val="000000" w:themeColor="text1"/>
            <w:lang w:val="en-GB" w:eastAsia="en-US"/>
          </w:rPr>
          <w:delText>)</w:delText>
        </w:r>
      </w:del>
      <w:r w:rsidRPr="00BD451C">
        <w:rPr>
          <w:rFonts w:cs="Times New Roman"/>
          <w:color w:val="000000" w:themeColor="text1"/>
          <w:lang w:val="en-GB" w:eastAsia="en-US"/>
        </w:rPr>
        <w:t>. The future evolution of atmospheric</w:t>
      </w:r>
      <w:r w:rsidRPr="002E3722">
        <w:rPr>
          <w:rFonts w:cs="Times New Roman"/>
          <w:color w:val="000000" w:themeColor="text1"/>
          <w:lang w:val="en-GB" w:eastAsia="en-US"/>
        </w:rPr>
        <w:t xml:space="preserve"> abundances and the resulting climate and AQ responses is driven mainly by anthropogenic emissions and by natural emissions modulated by chemical, physical and biological processes as discussed in Section</w:t>
      </w:r>
      <w:r>
        <w:rPr>
          <w:rFonts w:cs="Times New Roman"/>
          <w:color w:val="000000" w:themeColor="text1"/>
          <w:lang w:val="en-GB" w:eastAsia="en-US"/>
        </w:rPr>
        <w:t>s</w:t>
      </w:r>
      <w:r w:rsidRPr="002E3722">
        <w:rPr>
          <w:rFonts w:cs="Times New Roman"/>
          <w:color w:val="000000" w:themeColor="text1"/>
          <w:lang w:val="en-GB" w:eastAsia="en-US"/>
        </w:rPr>
        <w:t xml:space="preserve"> 6.2</w:t>
      </w:r>
      <w:r>
        <w:rPr>
          <w:rFonts w:cs="Times New Roman"/>
          <w:color w:val="000000" w:themeColor="text1"/>
          <w:lang w:val="en-GB" w:eastAsia="en-US"/>
        </w:rPr>
        <w:t xml:space="preserve"> and 6.3</w:t>
      </w:r>
      <w:r w:rsidRPr="002E3722">
        <w:rPr>
          <w:rFonts w:cs="Times New Roman"/>
          <w:color w:val="000000" w:themeColor="text1"/>
          <w:lang w:val="en-GB" w:eastAsia="en-US"/>
        </w:rPr>
        <w:t>. Like the RCP scenarios used in AR5, the SSP emission scenarios consider only direct anthropogenic (including biomass burning) emissions and do not project natural emission changes due to climate or land-use changes; ESMs intrinsically consider these biogeochemical feedbacks to varying degrees (Section 6.</w:t>
      </w:r>
      <w:r>
        <w:rPr>
          <w:rFonts w:cs="Times New Roman"/>
          <w:color w:val="000000" w:themeColor="text1"/>
          <w:lang w:val="en-GB" w:eastAsia="en-US"/>
        </w:rPr>
        <w:t>4</w:t>
      </w:r>
      <w:r w:rsidRPr="002E3722">
        <w:rPr>
          <w:rFonts w:cs="Times New Roman"/>
          <w:color w:val="000000" w:themeColor="text1"/>
          <w:lang w:val="en-GB" w:eastAsia="en-US"/>
        </w:rPr>
        <w:t>.</w:t>
      </w:r>
      <w:r>
        <w:rPr>
          <w:rFonts w:cs="Times New Roman"/>
          <w:color w:val="000000" w:themeColor="text1"/>
          <w:lang w:val="en-GB" w:eastAsia="en-US"/>
        </w:rPr>
        <w:t>5</w:t>
      </w:r>
      <w:r w:rsidRPr="002E3722">
        <w:rPr>
          <w:rFonts w:cs="Times New Roman"/>
          <w:color w:val="000000" w:themeColor="text1"/>
          <w:lang w:val="en-GB" w:eastAsia="en-US"/>
        </w:rPr>
        <w:t>). We rely on future projections based on CMIP6 ESMs with comprehensive representation of chemistry, aerosol microphysics</w:t>
      </w:r>
      <w:del w:id="5621" w:author="Lucy Cowie" w:date="2021-07-28T19:26:00Z">
        <w:r w:rsidRPr="002E3722" w:rsidDel="00560A09">
          <w:rPr>
            <w:rFonts w:cs="Times New Roman"/>
            <w:color w:val="000000" w:themeColor="text1"/>
            <w:lang w:val="en-GB" w:eastAsia="en-US"/>
          </w:rPr>
          <w:delText>,</w:delText>
        </w:r>
      </w:del>
      <w:r w:rsidRPr="002E3722">
        <w:rPr>
          <w:rFonts w:cs="Times New Roman"/>
          <w:color w:val="000000" w:themeColor="text1"/>
          <w:lang w:val="en-GB" w:eastAsia="en-US"/>
        </w:rPr>
        <w:t xml:space="preserve"> and biospheric processes that participated in the ScenarioMIP </w:t>
      </w:r>
      <w:r w:rsidRPr="00BD451C">
        <w:rPr>
          <w:rFonts w:cs="Times New Roman"/>
          <w:color w:val="000000" w:themeColor="text1"/>
          <w:lang w:val="en-GB" w:eastAsia="en-US"/>
        </w:rPr>
        <w:fldChar w:fldCharType="begin" w:fldLock="1"/>
      </w:r>
      <w:r w:rsidR="00D477C7">
        <w:rPr>
          <w:rFonts w:cs="Times New Roman"/>
          <w:color w:val="000000" w:themeColor="text1"/>
          <w:lang w:val="en-GB" w:eastAsia="en-US"/>
        </w:rPr>
        <w:instrText>ADDIN CSL_CITATION { "citationItems" : [ { "id" : "ITEM-1", "itemData" : { "DOI" : "10.5194/gmd-9-3461-2016", "ISSN" : "1991-9603", "abstract" : "Abstract. Projections of future climate change play a fundamental role in improving understanding of the climate system as well as characterizing societal risks and response options. The Scenario Model Intercomparison Project (ScenarioMIP) is the primary activity within Phase 6 of the Coupled Model Intercomparison Project (CMIP6) that will provide multi-model climate projections based on alternative scenarios of future emissions and land use changes produced with integrated assessment models. In this paper, we describe ScenarioMIP's objectives, experimental design, and its relation to other activities within CMIP6. The ScenarioMIP design is one component of a larger scenario process that aims to facilitate a wide range of integrated studies across the climate science, integrated assessment modeling, and impacts, adaptation, and vulnerability communities, and will form an important part of the evidence base in the forthcoming Intergovernmental Panel on Climate Change (IPCC) assessments. At the same time, it will provide the basis for investigating a number of targeted science and policy questions that are especially relevant to scenario-based analysis, including the role of specific forcings such as land use and aerosols, the effect of a peak and decline in forcing, the consequences of scenarios that limit warming to below 2 \u00b0C, the relative contributions to uncertainty from scenarios, climate models, and internal variability, and long-term climate system outcomes beyond the 21st century. To serve this wide range of scientific communities and address these questions, a design has been identified consisting of eight alternative 21st century scenarios plus one large initial condition ensemble and a set of long-term extensions, divided into two tiers defined by relative priority. Some of these scenarios will also provide a basis for variants planned to be run in other CMIP6-Endorsed MIPs to investigate questions related to specific forcings. Harmonized, spatially explicit emissions and land use scenarios generated with integrated assessment models will be provided to participating climate modeling groups by late 2016, with the climate model simulations run within the 2017\u20132018 time frame, and output from the climate model projections made available and analyses performed over the 2018\u20132020 period.", "author" : [ { "dropping-particle" : "", "family" : "O'Neill", "given" : "Brian C", "non-dropping-particle" : "", "parse-names" : false, "suffix" : "" }, { "dropping-particle" : "", "family" : "Tebaldi", "given" : "Claudia", "non-dropping-particle" : "", "parse-names" : false, "suffix" : "" }, { "dropping-particle" : "", "family" : "Vuuren", "given" : "Detlef P", "non-dropping-particle" : "van", "parse-names" : false, "suffix" : "" }, { "dropping-particle" : "", "family" : "Eyring", "given" : "Veronika", "non-dropping-particle" : "", "parse-names" : false, "suffix" : "" }, { "dropping-particle" : "", "family" : "Friedlingstein", "given" : "Pierre", "non-dropping-particle" : "", "parse-names" : false, "suffix" : "" }, { "dropping-particle" : "", "family" : "Hurtt", "given" : "George", "non-dropping-particle" : "", "parse-names" : false, "suffix" : "" }, { "dropping-particle" : "", "family" : "Knutti", "given" : "Reto", "non-dropping-particle" : "", "parse-names" : false, "suffix" : "" }, { "dropping-particle" : "", "family" : "Kriegler", "given" : "Elmar", "non-dropping-particle" : "", "parse-names" : false, "suffix" : "" }, { "dropping-particle" : "", "family" : "Lamarque", "given" : "Jean-Francois", "non-dropping-particle" : "", "parse-names" : false, "suffix" : "" }, { "dropping-particle" : "", "family" : "Lowe", "given" : "Jason", "non-dropping-particle" : "", "parse-names" : false, "suffix" : "" }, { "dropping-particle" : "", "family" : "Meehl", "given" : "Gerald A", "non-dropping-particle" : "", "parse-names" : false, "suffix" : "" }, { "dropping-particle" : "", "family" : "Moss", "given" : "Richard", "non-dropping-particle" : "", "parse-names" : false, "suffix" : "" }, { "dropping-particle" : "", "family" : "Riahi", "given" : "Keywan", "non-dropping-particle" : "", "parse-names" : false, "suffix" : "" }, { "dropping-particle" : "", "family" : "Sanderson", "given" : "Benjamin M", "non-dropping-particle" : "", "parse-names" : false, "suffix" : "" } ], "container-title" : "Geoscientific Model Development", "id" : "ITEM-1", "issue" : "9", "issued" : { "date-parts" : [ [ "2016", "9", "28" ] ] }, "page" : "3461-3482", "publisher" : "Copernicus Publications", "title" : "The Scenario Model Intercomparison Project (ScenarioMIP) for CMIP6", "translator" : [ { "dropping-particle" : "", "family" : "G3286", "given" : "", "non-dropping-particle" : "", "parse-names" : false, "suffix" : "" } ], "type" : "article-journal", "volume" : "9" }, "uris" : [ "http://www.mendeley.com/documents/?uuid=f2874b8d-b7a7-4ab5-b20f-502c7f38b8b3" ] } ], "mendeley" : { "formattedCitation" : "(O\u2019Neill et al., 2016)", "plainTextFormattedCitation" : "(O\u2019Neill et al., 2016)", "previouslyFormattedCitation" : "(O\u2019Neill et al., 2016)" }, "properties" : { "noteIndex" : 0 }, "schema" : "https://github.com/citation-style-language/schema/raw/master/csl-citation.json" }</w:instrText>
      </w:r>
      <w:r w:rsidRPr="00BD451C">
        <w:rPr>
          <w:rFonts w:cs="Times New Roman"/>
          <w:color w:val="000000" w:themeColor="text1"/>
          <w:lang w:val="en-GB" w:eastAsia="en-US"/>
        </w:rPr>
        <w:fldChar w:fldCharType="separate"/>
      </w:r>
      <w:r w:rsidR="00CB33A1">
        <w:rPr>
          <w:rFonts w:cs="Times New Roman"/>
          <w:noProof/>
          <w:color w:val="000000" w:themeColor="text1"/>
          <w:lang w:val="en-GB" w:eastAsia="en-US"/>
        </w:rPr>
        <w:t>(O’Neill et al., 2016)</w:t>
      </w:r>
      <w:r w:rsidRPr="00BD451C">
        <w:rPr>
          <w:rFonts w:cs="Times New Roman"/>
          <w:color w:val="000000" w:themeColor="text1"/>
          <w:lang w:val="en-GB" w:eastAsia="en-US"/>
        </w:rPr>
        <w:fldChar w:fldCharType="end"/>
      </w:r>
      <w:r w:rsidRPr="002E3722">
        <w:rPr>
          <w:rFonts w:cs="Times New Roman"/>
          <w:color w:val="000000" w:themeColor="text1"/>
          <w:lang w:val="en-GB" w:eastAsia="en-US"/>
        </w:rPr>
        <w:t xml:space="preserve"> and AerChemMIP </w:t>
      </w:r>
      <w:r w:rsidRPr="00BD451C">
        <w:rPr>
          <w:rFonts w:cs="Times New Roman"/>
          <w:color w:val="000000" w:themeColor="text1"/>
          <w:lang w:val="en-GB" w:eastAsia="en-US"/>
        </w:rPr>
        <w:fldChar w:fldCharType="begin" w:fldLock="1"/>
      </w:r>
      <w:r w:rsidR="00D477C7">
        <w:rPr>
          <w:rFonts w:cs="Times New Roman"/>
          <w:color w:val="000000" w:themeColor="text1"/>
          <w:lang w:val="en-GB" w:eastAsia="en-US"/>
        </w:rPr>
        <w:instrText>ADDIN CSL_CITATION { "citationItems" : [ { "id" : "ITEM-1", "itemData" : { "DOI" : "10.5194/gmd-10-585-2017", "ISBN" : "1991-9603", "ISSN" : "19919603", "abstract" : "The Aerosol Chemistry Model Intercomparison Project (AerChemMIP) is endorsed by the Coupled-Model Intercomparison Project 6 (CMIP6) and is designed to quantify the climate and air quality impacts of aerosols and chemically-reactive gases. These are specifically near-term climate forcers (NTCFs: tropospheric ozone and aerosols, and their precursors), methane, nitrous oxide and ozone-depleting halocarbons. The aim of AerChemMIP is to answer four scientific questions: 1. How have anthropogenic emissions contributed to global radiative forcing and affected regional climate over the historical period? 2. How will future policies (on climate, air quality and land use) affect these species and their climate impacts? 3. Can the uncertainties associated with anthropogenic emissions be quantified? 4. Can climate feedbacks occurring through changes in natural emissions be quantified? These questions will be addressed through targeted simulations with CMIP6 climate models that include an interactive representation of tropospheric aerosols and atmospheric chemistry. These simulations build on the CMIP6 Diagnostic, Evaluation and Characterization of Klima (DECK) experiments, the CMIP6 historical simulations, and future projections performed elsewhere in CMIP6, allowing the contributions from aerosols and chemistry to be quantified. Specific diagnostics are requested as part of the CMIP6 data request to evaluate the performance of the models, and to understand any differences in behaviour between them.", "author" : [ { "dropping-particle" : "", "family" : "Collins", "given" : "William J.", "non-dropping-particle" : "", "parse-names" : false, "suffix" : "" }, { "dropping-particle" : "", "family" : "Lamarque", "given" : "Jean Fran\u00e7ois", "non-dropping-particle" : "", "parse-names" : false, "suffix" : "" }, { "dropping-particle" : "", "family" : "Schulz", "given" : "Michael", "non-dropping-particle" : "", "parse-names" : false, "suffix" : "" }, { "dropping-particle" : "", "family" : "Boucher", "given" : "Olivier", "non-dropping-particle" : "", "parse-names" : false, "suffix" : "" }, { "dropping-particle" : "", "family" : "Eyring", "given" : "Veronika", "non-dropping-particle" : "", "parse-names" : false, "suffix" : "" }, { "dropping-particle" : "", "family" : "Hegglin", "given" : "I. Michaela", "non-dropping-particle" : "", "parse-names" : false, "suffix" : "" }, { "dropping-particle" : "", "family" : "Maycock", "given" : "Amanda", "non-dropping-particle" : "", "parse-names" : false, "suffix" : "" }, { "dropping-particle" : "", "family" : "Myhre", "given" : "Gunnar", "non-dropping-particle" : "", "parse-names" : false, "suffix" : "" }, { "dropping-particle" : "", "family" : "Prather", "given" : "Michael", "non-dropping-particle" : "", "parse-names" : false, "suffix" : "" }, { "dropping-particle" : "", "family" : "Shindell", "given" : "Drew", "non-dropping-particle" : "", "parse-names" : false, "suffix" : "" }, { "dropping-particle" : "", "family" : "Smith", "given" : "J. Steven", "non-dropping-particle" : "", "parse-names" : false, "suffix" : "" } ], "container-title" : "Geoscientific Model Development", "id" : "ITEM-1", "issue" : "2", "issued" : { "date-parts" : [ [ "2017" ] ] }, "page" : "585-607", "title" : "AerChemMIP: Quantifying the effects of chemistry and aerosols in CMIP6", "translator" : [ { "dropping-particle" : "", "family" : "G2844", "given" : "", "non-dropping-particle" : "", "parse-names" : false, "suffix" : "" } ], "type" : "article-journal", "volume" : "10" }, "uris" : [ "http://www.mendeley.com/documents/?uuid=82c47796-6c6a-4f2b-b051-37315d4a246c" ] } ], "mendeley" : { "formattedCitation" : "(Collins et al., 2017)", "plainTextFormattedCitation" : "(Collins et al., 2017)", "previouslyFormattedCitation" : "(Collins et al., 2017)" }, "properties" : { "noteIndex" : 0 }, "schema" : "https://github.com/citation-style-language/schema/raw/master/csl-citation.json" }</w:instrText>
      </w:r>
      <w:r w:rsidRPr="00BD451C">
        <w:rPr>
          <w:rFonts w:cs="Times New Roman"/>
          <w:color w:val="000000" w:themeColor="text1"/>
          <w:lang w:val="en-GB" w:eastAsia="en-US"/>
        </w:rPr>
        <w:fldChar w:fldCharType="separate"/>
      </w:r>
      <w:r w:rsidR="00CB33A1">
        <w:rPr>
          <w:rFonts w:cs="Times New Roman"/>
          <w:noProof/>
          <w:color w:val="000000" w:themeColor="text1"/>
          <w:lang w:val="en-GB" w:eastAsia="en-US"/>
        </w:rPr>
        <w:t>(Collins et al., 2017)</w:t>
      </w:r>
      <w:r w:rsidRPr="00BD451C">
        <w:rPr>
          <w:rFonts w:cs="Times New Roman"/>
          <w:color w:val="000000" w:themeColor="text1"/>
          <w:lang w:val="en-GB" w:eastAsia="en-US"/>
        </w:rPr>
        <w:fldChar w:fldCharType="end"/>
      </w:r>
      <w:r w:rsidRPr="002E3722">
        <w:rPr>
          <w:rFonts w:cs="Times New Roman"/>
          <w:color w:val="000000" w:themeColor="text1"/>
          <w:lang w:val="en-GB" w:eastAsia="en-US"/>
        </w:rPr>
        <w:t xml:space="preserve">. </w:t>
      </w:r>
      <w:r w:rsidRPr="00BD451C">
        <w:rPr>
          <w:rFonts w:cs="Times New Roman"/>
          <w:color w:val="000000" w:themeColor="text1"/>
          <w:lang w:val="en-GB" w:eastAsia="en-US"/>
        </w:rPr>
        <w:t>However, due to</w:t>
      </w:r>
      <w:ins w:id="5622" w:author="Lucy Cowie" w:date="2021-07-28T19:26:00Z">
        <w:r w:rsidR="00560A09">
          <w:rPr>
            <w:rFonts w:cs="Times New Roman"/>
            <w:color w:val="000000" w:themeColor="text1"/>
            <w:lang w:val="en-GB" w:eastAsia="en-US"/>
          </w:rPr>
          <w:t xml:space="preserve"> the</w:t>
        </w:r>
      </w:ins>
      <w:r w:rsidRPr="00BD451C">
        <w:rPr>
          <w:rFonts w:cs="Times New Roman"/>
          <w:color w:val="000000" w:themeColor="text1"/>
          <w:lang w:val="en-GB" w:eastAsia="en-US"/>
        </w:rPr>
        <w:t xml:space="preserve"> high computational costs of running coupled ESMs, they cannot be used for quantifying</w:t>
      </w:r>
      <w:r w:rsidRPr="002E3722">
        <w:rPr>
          <w:rFonts w:cs="Times New Roman"/>
          <w:color w:val="000000" w:themeColor="text1"/>
          <w:lang w:val="en-GB" w:eastAsia="en-US"/>
        </w:rPr>
        <w:t xml:space="preserve"> the contributions from individual species, regions and sectors</w:t>
      </w:r>
      <w:ins w:id="5623" w:author="Lucy Cowie" w:date="2021-07-28T19:26:00Z">
        <w:r w:rsidR="009B260F">
          <w:rPr>
            <w:rFonts w:cs="Times New Roman"/>
            <w:color w:val="000000" w:themeColor="text1"/>
            <w:lang w:val="en-GB" w:eastAsia="en-US"/>
          </w:rPr>
          <w:t>,</w:t>
        </w:r>
      </w:ins>
      <w:r w:rsidRPr="002E3722">
        <w:rPr>
          <w:rFonts w:cs="Times New Roman"/>
          <w:color w:val="000000" w:themeColor="text1"/>
          <w:lang w:val="en-GB" w:eastAsia="en-US"/>
        </w:rPr>
        <w:t xml:space="preserve"> and across the scenarios. Therefore, reduced complexity models (</w:t>
      </w:r>
      <w:del w:id="5624" w:author="Lucy Cowie" w:date="2021-07-28T19:26:00Z">
        <w:r w:rsidRPr="002E3722" w:rsidDel="00000721">
          <w:rPr>
            <w:rFonts w:cs="Times New Roman"/>
            <w:color w:val="000000" w:themeColor="text1"/>
            <w:lang w:val="en-GB" w:eastAsia="en-US"/>
          </w:rPr>
          <w:delText xml:space="preserve">see </w:delText>
        </w:r>
      </w:del>
      <w:r w:rsidRPr="002E3722">
        <w:rPr>
          <w:rFonts w:cs="Times New Roman"/>
          <w:color w:val="000000" w:themeColor="text1"/>
          <w:lang w:val="en-GB" w:eastAsia="en-US"/>
        </w:rPr>
        <w:t>Box 1.</w:t>
      </w:r>
      <w:r>
        <w:rPr>
          <w:rFonts w:cs="Times New Roman"/>
          <w:color w:val="000000" w:themeColor="text1"/>
          <w:lang w:val="en-GB" w:eastAsia="en-US"/>
        </w:rPr>
        <w:t>3</w:t>
      </w:r>
      <w:del w:id="5625" w:author="Lucy Cowie" w:date="2021-07-28T19:26:00Z">
        <w:r w:rsidRPr="002E3722" w:rsidDel="00000721">
          <w:rPr>
            <w:rFonts w:cs="Times New Roman"/>
            <w:color w:val="000000" w:themeColor="text1"/>
            <w:lang w:val="en-GB" w:eastAsia="en-US"/>
          </w:rPr>
          <w:delText xml:space="preserve"> </w:delText>
        </w:r>
        <w:r w:rsidDel="00000721">
          <w:rPr>
            <w:rFonts w:cs="Times New Roman"/>
            <w:color w:val="000000" w:themeColor="text1"/>
            <w:lang w:val="en-GB" w:eastAsia="en-US"/>
          </w:rPr>
          <w:delText>and</w:delText>
        </w:r>
      </w:del>
      <w:ins w:id="5626" w:author="Lucy Cowie" w:date="2021-07-28T19:26:00Z">
        <w:r w:rsidR="005C7BDB">
          <w:rPr>
            <w:rFonts w:cs="Times New Roman"/>
            <w:color w:val="000000" w:themeColor="text1"/>
            <w:lang w:val="en-GB" w:eastAsia="en-US"/>
          </w:rPr>
          <w:t xml:space="preserve"> and</w:t>
        </w:r>
      </w:ins>
      <w:r>
        <w:rPr>
          <w:rFonts w:cs="Times New Roman"/>
          <w:color w:val="000000" w:themeColor="text1"/>
          <w:lang w:val="en-GB" w:eastAsia="en-US"/>
        </w:rPr>
        <w:t xml:space="preserve"> </w:t>
      </w:r>
      <w:r w:rsidRPr="002E3722">
        <w:rPr>
          <w:rFonts w:cs="Times New Roman"/>
          <w:color w:val="000000" w:themeColor="text1"/>
          <w:lang w:val="en-GB" w:eastAsia="en-US"/>
        </w:rPr>
        <w:t>Cross-Chapter Box</w:t>
      </w:r>
      <w:r>
        <w:rPr>
          <w:rFonts w:cs="Times New Roman"/>
          <w:color w:val="000000" w:themeColor="text1"/>
          <w:lang w:val="en-GB" w:eastAsia="en-US"/>
        </w:rPr>
        <w:t xml:space="preserve"> 7.1)</w:t>
      </w:r>
      <w:r w:rsidRPr="002E3722">
        <w:rPr>
          <w:rFonts w:cs="Times New Roman"/>
          <w:color w:val="000000" w:themeColor="text1"/>
          <w:lang w:val="en-GB" w:eastAsia="en-US"/>
        </w:rPr>
        <w:t>, which represent chemistry and complex ESM interactions in paramet</w:t>
      </w:r>
      <w:del w:id="5627" w:author="Lucy Cowie" w:date="2021-07-27T17:18:00Z">
        <w:r w:rsidRPr="002E3722" w:rsidDel="007A17B4">
          <w:rPr>
            <w:rFonts w:cs="Times New Roman"/>
            <w:color w:val="000000" w:themeColor="text1"/>
            <w:lang w:val="en-GB" w:eastAsia="en-US"/>
          </w:rPr>
          <w:delText>e</w:delText>
        </w:r>
      </w:del>
      <w:r w:rsidRPr="002E3722">
        <w:rPr>
          <w:rFonts w:cs="Times New Roman"/>
          <w:color w:val="000000" w:themeColor="text1"/>
          <w:lang w:val="en-GB" w:eastAsia="en-US"/>
        </w:rPr>
        <w:t xml:space="preserve">rized forms updated since </w:t>
      </w:r>
      <w:r w:rsidRPr="00BD451C">
        <w:rPr>
          <w:rFonts w:cs="Times New Roman"/>
          <w:color w:val="000000" w:themeColor="text1"/>
          <w:lang w:val="en-GB" w:eastAsia="en-US"/>
        </w:rPr>
        <w:t xml:space="preserve">the AR5, are </w:t>
      </w:r>
      <w:r>
        <w:rPr>
          <w:rFonts w:cs="Times New Roman"/>
          <w:color w:val="000000" w:themeColor="text1"/>
          <w:lang w:val="en-GB" w:eastAsia="en-US"/>
        </w:rPr>
        <w:t>also applied here</w:t>
      </w:r>
      <w:r w:rsidRPr="00BD451C">
        <w:rPr>
          <w:rFonts w:cs="Times New Roman"/>
          <w:color w:val="000000" w:themeColor="text1"/>
          <w:lang w:val="en-GB" w:eastAsia="en-US"/>
        </w:rPr>
        <w:t xml:space="preserve">.  </w:t>
      </w:r>
    </w:p>
    <w:p w14:paraId="5EEEFD2E" w14:textId="5C4C9490" w:rsidR="0035542F" w:rsidRPr="00615DED" w:rsidRDefault="0035542F" w:rsidP="00D5630D">
      <w:pPr>
        <w:pStyle w:val="AR6BodyText"/>
        <w:rPr>
          <w:rFonts w:cs="Times New Roman"/>
          <w:color w:val="000000" w:themeColor="text1"/>
          <w:lang w:val="en-US" w:eastAsia="en-US"/>
        </w:rPr>
      </w:pPr>
    </w:p>
    <w:p w14:paraId="00EC3C6C" w14:textId="77777777" w:rsidR="002A65DE" w:rsidRPr="00615DED" w:rsidRDefault="002A65DE" w:rsidP="00D5630D">
      <w:pPr>
        <w:pStyle w:val="AR6BodyText"/>
        <w:rPr>
          <w:rFonts w:cs="Times New Roman"/>
          <w:color w:val="000000" w:themeColor="text1"/>
          <w:lang w:val="en-US" w:eastAsia="en-US"/>
        </w:rPr>
      </w:pPr>
    </w:p>
    <w:p w14:paraId="1173A71B" w14:textId="77777777" w:rsidR="0035542F" w:rsidRPr="00930489" w:rsidRDefault="0035542F" w:rsidP="00930489">
      <w:pPr>
        <w:pStyle w:val="AR6Chap6Level2611"/>
      </w:pPr>
      <w:bookmarkStart w:id="5628" w:name="_Toc30501045"/>
      <w:bookmarkStart w:id="5629" w:name="_Toc70498217"/>
      <w:r w:rsidRPr="00930489">
        <w:t>Projections of Emissions and Atmospheric Abundances</w:t>
      </w:r>
      <w:bookmarkEnd w:id="5628"/>
      <w:bookmarkEnd w:id="5629"/>
      <w:r w:rsidRPr="00930489">
        <w:t xml:space="preserve"> </w:t>
      </w:r>
    </w:p>
    <w:p w14:paraId="1CDE5EAC" w14:textId="77777777" w:rsidR="0035542F" w:rsidRPr="007D361D" w:rsidRDefault="0035542F" w:rsidP="00D5630D">
      <w:pPr>
        <w:pStyle w:val="AR6BodyText"/>
        <w:rPr>
          <w:rFonts w:cs="Times New Roman"/>
          <w:noProof/>
          <w:color w:val="000000" w:themeColor="text1"/>
          <w:lang w:val="en-GB"/>
        </w:rPr>
      </w:pPr>
    </w:p>
    <w:p w14:paraId="19E2B83D" w14:textId="77777777" w:rsidR="0035542F" w:rsidRPr="00930489" w:rsidRDefault="0035542F" w:rsidP="00930489">
      <w:pPr>
        <w:pStyle w:val="AR6Chap6Level36111"/>
      </w:pPr>
      <w:bookmarkStart w:id="5630" w:name="_Toc30501046"/>
      <w:bookmarkStart w:id="5631" w:name="_Toc70498218"/>
      <w:r w:rsidRPr="00930489">
        <w:t>SLCF Emissions</w:t>
      </w:r>
      <w:bookmarkEnd w:id="5630"/>
      <w:r w:rsidRPr="00930489">
        <w:t xml:space="preserve"> and atmospheric abundances</w:t>
      </w:r>
      <w:bookmarkEnd w:id="5631"/>
    </w:p>
    <w:p w14:paraId="29C2C824" w14:textId="77777777" w:rsidR="0035542F" w:rsidRDefault="0035542F" w:rsidP="00D5630D">
      <w:pPr>
        <w:pStyle w:val="AR6BodyText"/>
        <w:rPr>
          <w:color w:val="000000" w:themeColor="text1"/>
          <w:highlight w:val="green"/>
          <w:lang w:val="en-GB" w:eastAsia="en-US"/>
        </w:rPr>
      </w:pPr>
    </w:p>
    <w:p w14:paraId="3084C799" w14:textId="2ED3B810" w:rsidR="0035542F" w:rsidRPr="00040DA2" w:rsidRDefault="0035542F" w:rsidP="00D5630D">
      <w:pPr>
        <w:pStyle w:val="AR6BodyText"/>
        <w:rPr>
          <w:color w:val="000000" w:themeColor="text1"/>
          <w:lang w:val="en-GB" w:eastAsia="en-US"/>
        </w:rPr>
      </w:pPr>
      <w:r w:rsidRPr="00040DA2">
        <w:rPr>
          <w:color w:val="000000" w:themeColor="text1"/>
          <w:lang w:val="en-GB" w:eastAsia="en-US"/>
        </w:rPr>
        <w:t>The trajectory of future SLCF emissions is driven by the evolution of socio</w:t>
      </w:r>
      <w:ins w:id="5632" w:author="Lucy Cowie" w:date="2021-07-28T20:06:00Z">
        <w:r w:rsidR="00C32840">
          <w:rPr>
            <w:color w:val="000000" w:themeColor="text1"/>
            <w:lang w:val="en-GB" w:eastAsia="en-US"/>
          </w:rPr>
          <w:t>-</w:t>
        </w:r>
      </w:ins>
      <w:r w:rsidRPr="00040DA2">
        <w:rPr>
          <w:color w:val="000000" w:themeColor="text1"/>
          <w:lang w:val="en-GB" w:eastAsia="en-US"/>
        </w:rPr>
        <w:t xml:space="preserve">economic drivers described in </w:t>
      </w:r>
      <w:ins w:id="5633" w:author="Lucy Cowie" w:date="2021-07-28T19:30:00Z">
        <w:r w:rsidR="00EA4786">
          <w:rPr>
            <w:color w:val="000000" w:themeColor="text1"/>
            <w:lang w:val="en-GB" w:eastAsia="en-US"/>
          </w:rPr>
          <w:t xml:space="preserve">Section </w:t>
        </w:r>
      </w:ins>
      <w:r w:rsidRPr="00040DA2">
        <w:rPr>
          <w:color w:val="000000" w:themeColor="text1"/>
          <w:lang w:val="en-GB" w:eastAsia="en-US"/>
        </w:rPr>
        <w:t xml:space="preserve">1.6.1.1 but dedicated, SSP-specific, air pollution policy storylines can change the regional and global trends </w:t>
      </w:r>
      <w:r w:rsidRPr="00040DA2">
        <w:rPr>
          <w:color w:val="000000" w:themeColor="text1"/>
          <w:lang w:val="en-GB" w:eastAsia="en-US"/>
        </w:rPr>
        <w:fldChar w:fldCharType="begin" w:fldLock="1"/>
      </w:r>
      <w:r w:rsidR="00D477C7">
        <w:rPr>
          <w:color w:val="000000" w:themeColor="text1"/>
          <w:lang w:val="en-GB" w:eastAsia="en-US"/>
        </w:rPr>
        <w:instrText>ADDIN CSL_CITATION { "citationItems" : [ { "id" : "ITEM-1", "itemData" : { "DOI" : "10.1016/j.gloenvcha.2016.05.012", "ISBN" : "0959-3780", "ISSN" : "09593780", "abstract" : "Emissions of air pollutants such as sulfur and nitrogen oxides and particulates have significant health impacts as well as effects on natural and anthropogenic ecosystems. These same emissions also can change atmospheric chemistry and the planetary energy balance, thereby impacting global and regional climate. Long-term scenarios for air pollutant emissions are needed as inputs to global climate and chemistry models, and for analysis linking air pollutant impacts across sectors. In this paper we present methodology and results for air pollutant emissions in Shared Socioeconomic Pathways (SSP) scenarios. We first present a set of three air pollution narratives that describe high, central, and low pollution control ambitions over the 21st century. These narratives are then translated into quantitative guidance for use in integrated assessment models. The resulting pollutant emission trajectories under the SSP scenarios cover a wider range than the scenarios used in previous international climate model comparisons. In the SSP3 and SSP4 scenarios, where economic, institutional and technological limitations slow air quality improvements, global pollutant emissions over the 21stcentury can be comparable to current levels. Pollutant emissions in the SSP1 scenarios fall to low levels due to the assumption of technological advances and successful global action to control emissions.", "author" : [ { "dropping-particle" : "", "family" : "Rao", "given" : "Shilpa", "non-dropping-particle" : "", "parse-names" : false, "suffix" : "" }, { "dropping-particle" : "", "family" : "Klimont", "given" : "Zbigniew", "non-dropping-particle" : "", "parse-names" : false, "suffix" : "" }, { "dropping-particle" : "", "family" : "Smith", "given" : "Steven J.", "non-dropping-particle" : "", "parse-names" : false, "suffix" : "" }, { "dropping-particle" : "", "family" : "Dingenen", "given" : "Rita", "non-dropping-particle" : "Van", "parse-names" : false, "suffix" : "" }, { "dropping-particle" : "", "family" : "Dentener", "given" : "Frank", "non-dropping-particle" : "", "parse-names" : false, "suffix" : "" }, { "dropping-particle" : "", "family" : "Bouwman", "given" : "Lex", "non-dropping-particle" : "", "parse-names" : false, "suffix" : "" }, { "dropping-particle" : "", "family" : "Riahi", "given" : "Keywan", "non-dropping-particle" : "", "parse-names" : false, "suffix" : "" }, { "dropping-particle" : "", "family" : "Amann", "given" : "Markus", "non-dropping-particle" : "", "parse-names" : false, "suffix" : "" }, { "dropping-particle" : "", "family" : "Bodirsky", "given" : "Benjamin Leon", "non-dropping-particle" : "", "parse-names" : false, "suffix" : "" }, { "dropping-particle" : "", "family" : "Vuuren", "given" : "Detlef P.", "non-dropping-particle" : "van", "parse-names" : false, "suffix" : "" }, { "dropping-particle" : "", "family" : "Aleluia Reis", "given" : "Lara", "non-dropping-particle" : "", "parse-names" : false, "suffix" : "" }, { "dropping-particle" : "", "family" : "Calvin", "given" : "Katherine", "non-dropping-particle" : "", "parse-names" : false, "suffix" : "" }, { "dropping-particle" : "", "family" : "Drouet", "given" : "Laurent", "non-dropping-particle" : "", "parse-names" : false, "suffix" : "" }, { "dropping-particle" : "", "family" : "Fricko", "given" : "Oliver", "non-dropping-particle" : "", "parse-names" : false, "suffix" : "" }, { "dropping-particle" : "", "family" : "Fujimori", "given" : "Shinichiro", "non-dropping-particle" : "", "parse-names" : false, "suffix" : "" }, { "dropping-particle" : "", "family" : "Gernaat", "given" : "David", "non-dropping-particle" : "", "parse-names" : false, "suffix" : "" }, { "dropping-particle" : "", "family" : "Havlik", "given" : "Petr", "non-dropping-particle" : "", "parse-names" : false, "suffix" : "" }, { "dropping-particle" : "", "family" : "Harmsen", "given" : "Mathijs", "non-dropping-particle" : "", "parse-names" : false, "suffix" : "" }, { "dropping-particle" : "", "family" : "Hasegawa", "given" : "Tomoko", "non-dropping-particle" : "", "parse-names" : false, "suffix" : "" }, { "dropping-particle" : "", "family" : "Heyes", "given" : "Chris", "non-dropping-particle" : "", "parse-names" : false, "suffix" : "" }, { "dropping-particle" : "", "family" : "Hilaire", "given" : "J\u00e9r\u00f4me", "non-dropping-particle" : "", "parse-names" : false, "suffix" : "" }, { "dropping-particle" : "", "family" : "Luderer", "given" : "Gunnar", "non-dropping-particle" : "", "parse-names" : false, "suffix" : "" }, { "dropping-particle" : "", "family" : "Masui", "given" : "Toshihiko", "non-dropping-particle" : "", "parse-names" : false, "suffix" : "" }, { "dropping-particle" : "", "family" : "Stehfest", "given" : "Elke", "non-dropping-particle" : "", "parse-names" : false, "suffix" : "" }, { "dropping-particle" : "", "family" : "Strefler", "given" : "Jessica", "non-dropping-particle" : "", "parse-names" : false, "suffix" : "" }, { "dropping-particle" : "", "family" : "Sluis", "given" : "Sietske", "non-dropping-particle" : "van der", "parse-names" : false, "suffix" : "" }, { "dropping-particle" : "", "family" : "Tavoni", "given" : "Massimo", "non-dropping-particle" : "", "parse-names" : false, "suffix" : "" } ], "container-title" : "Global Environmental Change", "id" : "ITEM-1", "issued" : { "date-parts" : [ [ "2017" ] ] }, "page" : "346-358", "title" : "Future air pollution in the Shared Socio-economic Pathways", "translator" : [ { "dropping-particle" : "", "family" : "G2787", "given" : "", "non-dropping-particle" : "", "parse-names" : false, "suffix" : "" } ], "type" : "article-journal", "volume" : "42" }, "uris" : [ "http://www.mendeley.com/documents/?uuid=58a9055f-914a-4507-bd38-224f957f74e5" ] } ], "mendeley" : { "formattedCitation" : "(Rao et al., 2017)", "plainTextFormattedCitation" : "(Rao et al., 2017)", "previouslyFormattedCitation" : "(Rao et al., 2017)" }, "properties" : { "noteIndex" : 0 }, "schema" : "https://github.com/citation-style-language/schema/raw/master/csl-citation.json" }</w:instrText>
      </w:r>
      <w:r w:rsidRPr="00040DA2">
        <w:rPr>
          <w:color w:val="000000" w:themeColor="text1"/>
          <w:lang w:val="en-GB" w:eastAsia="en-US"/>
        </w:rPr>
        <w:fldChar w:fldCharType="separate"/>
      </w:r>
      <w:r w:rsidR="00CB33A1">
        <w:rPr>
          <w:noProof/>
          <w:color w:val="000000" w:themeColor="text1"/>
          <w:lang w:val="en-GB" w:eastAsia="en-US"/>
        </w:rPr>
        <w:t>(Rao et al., 2017)</w:t>
      </w:r>
      <w:r w:rsidRPr="00040DA2">
        <w:rPr>
          <w:color w:val="000000" w:themeColor="text1"/>
          <w:lang w:val="en-GB" w:eastAsia="en-US"/>
        </w:rPr>
        <w:fldChar w:fldCharType="end"/>
      </w:r>
      <w:r w:rsidRPr="00040DA2">
        <w:rPr>
          <w:color w:val="000000" w:themeColor="text1"/>
          <w:lang w:val="en-GB" w:eastAsia="en-US"/>
        </w:rPr>
        <w:t xml:space="preserve">. Additionally, assumptions about urbanization </w:t>
      </w:r>
      <w:r w:rsidRPr="00040DA2">
        <w:rPr>
          <w:color w:val="000000" w:themeColor="text1"/>
          <w:lang w:val="en-GB"/>
        </w:rPr>
        <w:fldChar w:fldCharType="begin" w:fldLock="1"/>
      </w:r>
      <w:r w:rsidR="00D477C7">
        <w:rPr>
          <w:color w:val="000000" w:themeColor="text1"/>
          <w:lang w:val="en-GB"/>
        </w:rPr>
        <w:instrText>ADDIN CSL_CITATION { "citationItems" : [ { "id" : "ITEM-1", "itemData" : { "DOI" : "10.1016/J.GLOENVCHA.2015.03.008", "ISSN" : "0959-3780", "abstract" : "The new scenario process for climate change research includes the creation of Shared Socioeconomic Pathways (SSPs) describing alternative societal development trends over the coming decades. Urbanization is a key aspect of development that is relevant to studies of mitigation, adaptation, and impacts. Incorporating urbanization into the SSPs requires a consistent set of global urbanization projections that cover long time horizons and span a full range of uncertainty. Existing urbanization projections do not meet these needs, in particular providing only a single scenario over the next few decades, a period during which urbanization is likely to be highly dynamic in many countries. We present here a new, long-term, global set of urbanization projections at country level that cover a plausible range of uncertainty. We create SSP-specific projections by choosing urbanization outcomes consistent with each SSP narrative. Results show that the world continues to urbanize in each of the SSPs but outcomes differ widely across them, with urbanization reaching 60%, 79%, and 92% by the end of century in SSP3, SSP2, and SSP1/SSP4/SSP5, respectively. The degree of convergence in urbanization across countries also differs substantially, with largely convergent outcomes by the end of the century in SSP1 and SSP5 and persistent diversity in SSP3. This set of global, country-specific projections produces urbanization pathways that are typical of regions in different stages of urbanization and development levels, and can be extended to further elaborate assumptions about the styles of urban growth and spatial distributions of urban people and land cover occurring in each SSP.", "author" : [ { "dropping-particle" : "", "family" : "Jiang", "given" : "Leiwen", "non-dropping-particle" : "", "parse-names" : false, "suffix" : "" }, { "dropping-particle" : "", "family" : "O\u2019Neill", "given" : "Brian C.", "non-dropping-particle" : "", "parse-names" : false, "suffix" : "" } ], "container-title" : "Global Environmental Change", "id" : "ITEM-1", "issued" : { "date-parts" : [ [ "2017", "1", "1" ] ] }, "page" : "193-199", "publisher" : "Pergamon", "title" : "Global urbanization projections for the Shared Socioeconomic Pathways", "translator" : [ { "dropping-particle" : "", "family" : "G3679", "given" : "", "non-dropping-particle" : "", "parse-names" : false, "suffix" : "" } ], "type" : "article-journal", "volume" : "42" }, "uris" : [ "http://www.mendeley.com/documents/?uuid=843c7258-40b7-4c70-a6a0-b67d47bc9e2f" ] } ], "mendeley" : { "formattedCitation" : "(Jiang and O\u2019Neill, 2017)", "plainTextFormattedCitation" : "(Jiang and O\u2019Neill, 2017)", "previouslyFormattedCitation" : "(Jiang and O\u2019Neill, 2017)" }, "properties" : { "noteIndex" : 0 }, "schema" : "https://github.com/citation-style-language/schema/raw/master/csl-citation.json" }</w:instrText>
      </w:r>
      <w:r w:rsidRPr="00040DA2">
        <w:rPr>
          <w:color w:val="000000" w:themeColor="text1"/>
          <w:lang w:val="en-GB"/>
        </w:rPr>
        <w:fldChar w:fldCharType="separate"/>
      </w:r>
      <w:r w:rsidR="00CB33A1">
        <w:rPr>
          <w:noProof/>
          <w:color w:val="000000" w:themeColor="text1"/>
          <w:lang w:val="en-GB"/>
        </w:rPr>
        <w:t>(Jiang and O’Neill, 2017)</w:t>
      </w:r>
      <w:r w:rsidRPr="00040DA2">
        <w:rPr>
          <w:color w:val="000000" w:themeColor="text1"/>
          <w:lang w:val="en-GB"/>
        </w:rPr>
        <w:fldChar w:fldCharType="end"/>
      </w:r>
      <w:r w:rsidRPr="00040DA2">
        <w:rPr>
          <w:color w:val="000000" w:themeColor="text1"/>
          <w:lang w:val="en-GB" w:eastAsia="en-US"/>
        </w:rPr>
        <w:t xml:space="preserve"> will affect </w:t>
      </w:r>
      <w:ins w:id="5634" w:author="Lucy Cowie" w:date="2021-07-28T19:30:00Z">
        <w:r w:rsidR="00C247FE">
          <w:rPr>
            <w:color w:val="000000" w:themeColor="text1"/>
            <w:lang w:val="en-GB" w:eastAsia="en-US"/>
          </w:rPr>
          <w:t xml:space="preserve">the </w:t>
        </w:r>
      </w:ins>
      <w:r w:rsidRPr="00040DA2">
        <w:rPr>
          <w:color w:val="000000" w:themeColor="text1"/>
          <w:lang w:val="en-GB" w:eastAsia="en-US"/>
        </w:rPr>
        <w:t>spatial distribution of emissions and consequently air quality.</w:t>
      </w:r>
    </w:p>
    <w:p w14:paraId="70EA0D19" w14:textId="77777777" w:rsidR="0035542F" w:rsidRPr="007D361D" w:rsidRDefault="0035542F" w:rsidP="00D5630D">
      <w:pPr>
        <w:pStyle w:val="AR6BodyText"/>
        <w:rPr>
          <w:noProof/>
          <w:color w:val="000000" w:themeColor="text1"/>
          <w:lang w:val="en-GB"/>
        </w:rPr>
      </w:pPr>
    </w:p>
    <w:p w14:paraId="5E057416" w14:textId="68738FB1" w:rsidR="0035542F" w:rsidRPr="007D361D" w:rsidRDefault="0035542F" w:rsidP="00D5630D">
      <w:pPr>
        <w:pStyle w:val="AR6BodyText"/>
        <w:rPr>
          <w:noProof/>
          <w:color w:val="000000" w:themeColor="text1"/>
          <w:lang w:val="en-GB"/>
        </w:rPr>
      </w:pPr>
      <w:r>
        <w:rPr>
          <w:noProof/>
          <w:color w:val="000000" w:themeColor="text1"/>
          <w:lang w:val="en-GB"/>
        </w:rPr>
        <w:t>G</w:t>
      </w:r>
      <w:r w:rsidRPr="007D361D">
        <w:rPr>
          <w:noProof/>
          <w:color w:val="000000" w:themeColor="text1"/>
          <w:lang w:val="en-GB"/>
        </w:rPr>
        <w:t xml:space="preserve">rowing urbanization </w:t>
      </w:r>
      <w:r>
        <w:rPr>
          <w:noProof/>
          <w:color w:val="000000" w:themeColor="text1"/>
          <w:lang w:val="en-GB"/>
        </w:rPr>
        <w:t>w</w:t>
      </w:r>
      <w:r w:rsidRPr="007D361D">
        <w:rPr>
          <w:noProof/>
          <w:color w:val="000000" w:themeColor="text1"/>
          <w:lang w:val="en-GB"/>
        </w:rPr>
        <w:t xml:space="preserve">orldwide </w:t>
      </w:r>
      <w:r>
        <w:rPr>
          <w:noProof/>
          <w:color w:val="000000" w:themeColor="text1"/>
          <w:lang w:val="en-GB"/>
        </w:rPr>
        <w:t xml:space="preserve">has </w:t>
      </w:r>
      <w:r w:rsidRPr="007D361D">
        <w:rPr>
          <w:noProof/>
          <w:color w:val="000000" w:themeColor="text1"/>
          <w:lang w:val="en-GB"/>
        </w:rPr>
        <w:t xml:space="preserve">strongly modified the spatial </w:t>
      </w:r>
      <w:r>
        <w:rPr>
          <w:noProof/>
          <w:color w:val="000000" w:themeColor="text1"/>
          <w:lang w:val="en-GB"/>
        </w:rPr>
        <w:t>distribution</w:t>
      </w:r>
      <w:r w:rsidRPr="007D361D">
        <w:rPr>
          <w:noProof/>
          <w:color w:val="000000" w:themeColor="text1"/>
          <w:lang w:val="en-GB"/>
        </w:rPr>
        <w:t xml:space="preserve"> and intensity of SLCF emissions</w:t>
      </w:r>
      <w:r>
        <w:rPr>
          <w:noProof/>
          <w:color w:val="000000" w:themeColor="text1"/>
          <w:lang w:val="en-GB"/>
        </w:rPr>
        <w:t>.</w:t>
      </w:r>
      <w:r w:rsidRPr="00A41893">
        <w:rPr>
          <w:color w:val="000000" w:themeColor="text1"/>
          <w:lang w:val="en-GB"/>
        </w:rPr>
        <w:t xml:space="preserve"> The effect and extent of urbanization on air pollution and other emissions species are captured within Integrated Assessment Models (IAM</w:t>
      </w:r>
      <w:ins w:id="5635" w:author="Lucy Cowie" w:date="2021-07-28T19:31:00Z">
        <w:r w:rsidR="00002104">
          <w:rPr>
            <w:color w:val="000000" w:themeColor="text1"/>
            <w:lang w:val="en-GB"/>
          </w:rPr>
          <w:t>s</w:t>
        </w:r>
      </w:ins>
      <w:r w:rsidRPr="00A41893">
        <w:rPr>
          <w:color w:val="000000" w:themeColor="text1"/>
          <w:lang w:val="en-GB"/>
        </w:rPr>
        <w:t xml:space="preserve">) at varying levels of complexity. In most cases, models use a combination of proxies and assumptions of end-use efficiency and technological improvement assumptions to estimate emissions species arising from rural-to-urban migration and population growth within cities, utilizing quantifications of urbanization for the SSPs </w:t>
      </w:r>
      <w:r w:rsidRPr="00A41893">
        <w:rPr>
          <w:color w:val="000000" w:themeColor="text1"/>
          <w:lang w:val="en-GB"/>
        </w:rPr>
        <w:fldChar w:fldCharType="begin" w:fldLock="1"/>
      </w:r>
      <w:r w:rsidR="00D477C7">
        <w:rPr>
          <w:color w:val="000000" w:themeColor="text1"/>
          <w:lang w:val="en-GB"/>
        </w:rPr>
        <w:instrText>ADDIN CSL_CITATION { "citationItems" : [ { "id" : "ITEM-1", "itemData" : { "DOI" : "10.1016/J.GLOENVCHA.2015.03.008", "ISSN" : "0959-3780", "abstract" : "The new scenario process for climate change research includes the creation of Shared Socioeconomic Pathways (SSPs) describing alternative societal development trends over the coming decades. Urbanization is a key aspect of development that is relevant to studies of mitigation, adaptation, and impacts. Incorporating urbanization into the SSPs requires a consistent set of global urbanization projections that cover long time horizons and span a full range of uncertainty. Existing urbanization projections do not meet these needs, in particular providing only a single scenario over the next few decades, a period during which urbanization is likely to be highly dynamic in many countries. We present here a new, long-term, global set of urbanization projections at country level that cover a plausible range of uncertainty. We create SSP-specific projections by choosing urbanization outcomes consistent with each SSP narrative. Results show that the world continues to urbanize in each of the SSPs but outcomes differ widely across them, with urbanization reaching 60%, 79%, and 92% by the end of century in SSP3, SSP2, and SSP1/SSP4/SSP5, respectively. The degree of convergence in urbanization across countries also differs substantially, with largely convergent outcomes by the end of the century in SSP1 and SSP5 and persistent diversity in SSP3. This set of global, country-specific projections produces urbanization pathways that are typical of regions in different stages of urbanization and development levels, and can be extended to further elaborate assumptions about the styles of urban growth and spatial distributions of urban people and land cover occurring in each SSP.", "author" : [ { "dropping-particle" : "", "family" : "Jiang", "given" : "Leiwen", "non-dropping-particle" : "", "parse-names" : false, "suffix" : "" }, { "dropping-particle" : "", "family" : "O\u2019Neill", "given" : "Brian C.", "non-dropping-particle" : "", "parse-names" : false, "suffix" : "" } ], "container-title" : "Global Environmental Change", "id" : "ITEM-1", "issued" : { "date-parts" : [ [ "2017", "1", "1" ] ] }, "page" : "193-199", "publisher" : "Pergamon", "title" : "Global urbanization projections for the Shared Socioeconomic Pathways", "translator" : [ { "dropping-particle" : "", "family" : "G3679", "given" : "", "non-dropping-particle" : "", "parse-names" : false, "suffix" : "" } ], "type" : "article-journal", "volume" : "42" }, "uris" : [ "http://www.mendeley.com/documents/?uuid=843c7258-40b7-4c70-a6a0-b67d47bc9e2f" ] } ], "mendeley" : { "formattedCitation" : "(Jiang and O\u2019Neill, 2017)", "plainTextFormattedCitation" : "(Jiang and O\u2019Neill, 2017)", "previouslyFormattedCitation" : "(Jiang and O\u2019Neill, 2017)" }, "properties" : { "noteIndex" : 0 }, "schema" : "https://github.com/citation-style-language/schema/raw/master/csl-citation.json" }</w:instrText>
      </w:r>
      <w:r w:rsidRPr="00A41893">
        <w:rPr>
          <w:color w:val="000000" w:themeColor="text1"/>
          <w:lang w:val="en-GB"/>
        </w:rPr>
        <w:fldChar w:fldCharType="separate"/>
      </w:r>
      <w:r w:rsidR="00CB33A1">
        <w:rPr>
          <w:noProof/>
          <w:color w:val="000000" w:themeColor="text1"/>
          <w:lang w:val="en-GB"/>
        </w:rPr>
        <w:t>(Jiang and O’Neill, 2017)</w:t>
      </w:r>
      <w:r w:rsidRPr="00A41893">
        <w:rPr>
          <w:color w:val="000000" w:themeColor="text1"/>
          <w:lang w:val="en-GB"/>
        </w:rPr>
        <w:fldChar w:fldCharType="end"/>
      </w:r>
      <w:r w:rsidRPr="00A41893">
        <w:rPr>
          <w:color w:val="000000" w:themeColor="text1"/>
          <w:lang w:val="en-GB"/>
        </w:rPr>
        <w:t xml:space="preserve">. In addition, spatial patterns of future rural and urban population growth, migration, and decline have been quantified for the SSPs using a gravity model </w:t>
      </w:r>
      <w:r w:rsidRPr="00A41893">
        <w:rPr>
          <w:color w:val="000000" w:themeColor="text1"/>
          <w:lang w:val="en-GB"/>
        </w:rPr>
        <w:fldChar w:fldCharType="begin" w:fldLock="1"/>
      </w:r>
      <w:r w:rsidR="00D477C7">
        <w:rPr>
          <w:color w:val="000000" w:themeColor="text1"/>
          <w:lang w:val="en-GB"/>
        </w:rPr>
        <w:instrText>ADDIN CSL_CITATION { "citationItems" : [ { "id" : "ITEM-1", "itemData" : { "DOI" : "10.1016/J.GLOENVCHA.2015.03.008", "ISSN" : "0959-3780", "abstract" : "The new scenario process for climate change research includes the creation of Shared Socioeconomic Pathways (SSPs) describing alternative societal development trends over the coming decades. Urbanization is a key aspect of development that is relevant to studies of mitigation, adaptation, and impacts. Incorporating urbanization into the SSPs requires a consistent set of global urbanization projections that cover long time horizons and span a full range of uncertainty. Existing urbanization projections do not meet these needs, in particular providing only a single scenario over the next few decades, a period during which urbanization is likely to be highly dynamic in many countries. We present here a new, long-term, global set of urbanization projections at country level that cover a plausible range of uncertainty. We create SSP-specific projections by choosing urbanization outcomes consistent with each SSP narrative. Results show that the world continues to urbanize in each of the SSPs but outcomes differ widely across them, with urbanization reaching 60%, 79%, and 92% by the end of century in SSP3, SSP2, and SSP1/SSP4/SSP5, respectively. The degree of convergence in urbanization across countries also differs substantially, with largely convergent outcomes by the end of the century in SSP1 and SSP5 and persistent diversity in SSP3. This set of global, country-specific projections produces urbanization pathways that are typical of regions in different stages of urbanization and development levels, and can be extended to further elaborate assumptions about the styles of urban growth and spatial distributions of urban people and land cover occurring in each SSP.", "author" : [ { "dropping-particle" : "", "family" : "Jiang", "given" : "Leiwen", "non-dropping-particle" : "", "parse-names" : false, "suffix" : "" }, { "dropping-particle" : "", "family" : "O\u2019Neill", "given" : "Brian C.", "non-dropping-particle" : "", "parse-names" : false, "suffix" : "" } ], "container-title" : "Global Environmental Change", "id" : "ITEM-1", "issued" : { "date-parts" : [ [ "2017", "1", "1" ] ] }, "page" : "193-199", "publisher" : "Pergamon", "title" : "Global urbanization projections for the Shared Socioeconomic Pathways", "translator" : [ { "dropping-particle" : "", "family" : "G3679", "given" : "", "non-dropping-particle" : "", "parse-names" : false, "suffix" : "" } ], "type" : "article-journal", "volume" : "42" }, "uris" : [ "http://www.mendeley.com/documents/?uuid=843c7258-40b7-4c70-a6a0-b67d47bc9e2f" ] } ], "mendeley" : { "formattedCitation" : "(Jiang and O\u2019Neill, 2017)", "plainTextFormattedCitation" : "(Jiang and O\u2019Neill, 2017)", "previouslyFormattedCitation" : "(Jiang and O\u2019Neill, 2017)" }, "properties" : { "noteIndex" : 0 }, "schema" : "https://github.com/citation-style-language/schema/raw/master/csl-citation.json" }</w:instrText>
      </w:r>
      <w:r w:rsidRPr="00A41893">
        <w:rPr>
          <w:color w:val="000000" w:themeColor="text1"/>
          <w:lang w:val="en-GB"/>
        </w:rPr>
        <w:fldChar w:fldCharType="separate"/>
      </w:r>
      <w:r w:rsidR="00CB33A1">
        <w:rPr>
          <w:noProof/>
          <w:color w:val="000000" w:themeColor="text1"/>
          <w:lang w:val="en-GB"/>
        </w:rPr>
        <w:t>(Jiang and O’Neill, 2017)</w:t>
      </w:r>
      <w:r w:rsidRPr="00A41893">
        <w:rPr>
          <w:color w:val="000000" w:themeColor="text1"/>
          <w:lang w:val="en-GB"/>
        </w:rPr>
        <w:fldChar w:fldCharType="end"/>
      </w:r>
      <w:r w:rsidRPr="00A41893">
        <w:rPr>
          <w:color w:val="000000" w:themeColor="text1"/>
          <w:lang w:val="en-GB"/>
        </w:rPr>
        <w:t xml:space="preserve">. However, linking these spatial patterns with IAM regional emissions pathways is still an ongoing area of study and has not yet been represented in spatial </w:t>
      </w:r>
      <w:r w:rsidRPr="00E52FB1">
        <w:rPr>
          <w:color w:val="000000" w:themeColor="text1"/>
          <w:lang w:val="en-GB"/>
        </w:rPr>
        <w:t xml:space="preserve">emissions estimates provided by IAMs </w:t>
      </w:r>
      <w:r w:rsidRPr="004936FE">
        <w:rPr>
          <w:color w:val="000000" w:themeColor="text1"/>
          <w:lang w:val="en-GB"/>
        </w:rPr>
        <w:fldChar w:fldCharType="begin" w:fldLock="1"/>
      </w:r>
      <w:r w:rsidR="00D477C7">
        <w:rPr>
          <w:color w:val="000000" w:themeColor="text1"/>
          <w:lang w:val="en-GB"/>
        </w:rPr>
        <w:instrText>ADDIN CSL_CITATION { "citationItems" : [ { "id" : "ITEM-1", "itemData" : { "DOI" : "10.1016/j.gloenvcha.2016.05.009", "ISSN" : "09593780", "abstract" : "\u00a9 2017 The Authors This paper presents the overview of the Shared Socioeconomic Pathways (SSPs) and their energy, land use, and emissions implications. The SSPs are part of a new scenario framework, established by the climate change research community in order to facilitate the integrated analysis of future climate impacts, vulnerabilities, adaptation, and mitigation. The pathways were developed over the last years as a joint community effort and describe plausible major global developments that together would lead in the future to different challenges for mitigation and adaptation to climate change. The SSPs are based on five narratives describing alternative socio-economic developments, including sustainable development, regional rivalry, inequality, fossil-fueled development, and middle-of-the-road development. The long-term demographic and economic projections of the SSPs depict a wide uncertainty range consistent with the scenario literature. A multi-model approach was used for the elaboration of the energy, land-use and the emissions trajectories of SSP-based scenarios. The baseline scenarios lead to global energy consumption of 400\u20131200 EJ in 2100, and feature vastly different land-use dynamics, ranging from a possible reduction in cropland area up to a massive expansion by more than 700 million hectares by 2100. The associated annual CO2emissions of the baseline scenarios range from about 25 GtCO2to more than 120 GtCO2per year by 2100. With respect to mitigation, we find that associated costs strongly depend on three factors: (1) the policy assumptions, (2) the socio-economic narrative, and (3) the stringency of the target. The carbon price for reaching the target of 2.6 W/m2that is consistent with a temperature change limit of 2 \u00b0C, differs in our analysis thus by about a factor of three across the SSP marker scenarios. Moreover, many models could not reach this target from the SSPs with high mitigation challenges. While the SSPs were designed to represent different mitigation and adaptation challenges, the resulting narratives and quantifications span a wide range of different futures broadly representative of the current literature. This allows their subsequent use and development in new assessments and research projects. Critical next steps for the community scenario process will, among others, involve regional and sectoral extensions, further elaboration of the adaptation and impacts dimension, as well as employing the SSP scenarios with th\u2026", "author" : [ { "dropping-particle" : "", "family" : "Riahi", "given" : "K.", "non-dropping-particle" : "", "parse-names" : false, "suffix" : "" }, { "dropping-particle" : "", "family" : "Vuuren", "given" : "D.P.", "non-dropping-particle" : "van", "parse-names" : false, "suffix" : "" }, { "dropping-particle" : "", "family" : "Kriegler", "given" : "E.", "non-dropping-particle" : "", "parse-names" : false, "suffix" : "" }, { "dropping-particle" : "", "family" : "Edmonds", "given" : "J.", "non-dropping-particle" : "", "parse-names" : false, "suffix" : "" }, { "dropping-particle" : "", "family" : "O'Neill", "given" : "B.C.", "non-dropping-particle" : "", "parse-names" : false, "suffix" : "" }, { "dropping-particle" : "", "family" : "Fujimori", "given" : "S.", "non-dropping-particle" : "", "parse-names" : false, "suffix" : "" }, { "dropping-particle" : "", "family" : "Bauer", "given" : "N.", "non-dropping-particle" : "", "parse-names" : false, "suffix" : "" }, { "dropping-particle" : "", "family" : "Calvin", "given" : "K.", "non-dropping-particle" : "", "parse-names" : false, "suffix" : "" }, { "dropping-particle" : "", "family" : "Dellink", "given" : "R.", "non-dropping-particle" : "", "parse-names" : false, "suffix" : "" }, { "dropping-particle" : "", "family" : "Fricko", "given" : "O.", "non-dropping-particle" : "", "parse-names" : false, "suffix" : "" }, { "dropping-particle" : "", "family" : "Lutz", "given" : "W.", "non-dropping-particle" : "", "parse-names" : false, "suffix" : "" }, { "dropping-particle" : "", "family" : "Popp", "given" : "A.", "non-dropping-particle" : "", "parse-names" : false, "suffix" : "" }, { "dropping-particle" : "", "family" : "Cuaresma", "given" : "J.C.", "non-dropping-particle" : "", "parse-names" : false, "suffix" : "" }, { "dropping-particle" : "", "family" : "KC", "given" : "S.", "non-dropping-particle" : "", "parse-names" : false, "suffix" : "" }, { "dropping-particle" : "", "family" : "Leimbach", "given" : "M.", "non-dropping-particle" : "", "parse-names" : false, "suffix" : "" }, { "dropping-particle" : "", "family" : "Jiang", "given" : "L.", "non-dropping-particle" : "", "parse-names" : false, "suffix" : "" }, { "dropping-particle" : "", "family" : "Kram", "given" : "T.", "non-dropping-particle" : "", "parse-names" : false, "suffix" : "" }, { "dropping-particle" : "", "family" : "Rao", "given" : "S.", "non-dropping-particle" : "", "parse-names" : false, "suffix" : "" }, { "dropping-particle" : "", "family" : "Emmerling", "given" : "J.", "non-dropping-particle" : "", "parse-names" : false, "suffix" : "" }, { "dropping-particle" : "", "family" : "Ebi", "given" : "K.", "non-dropping-particle" : "", "parse-names" : false, "suffix" : "" }, { "dropping-particle" : "", "family" : "Hasegawa", "given" : "T.", "non-dropping-particle" : "", "parse-names" : false, "suffix" : "" }, { "dropping-particle" : "", "family" : "Havlik", "given" : "P.", "non-dropping-particle" : "", "parse-names" : false, "suffix" : "" }, { "dropping-particle" : "", "family" : "Humpen\u00f6der", "given" : "F.", "non-dropping-particle" : "", "parse-names" : false, "suffix" : "" }, { "dropping-particle" : "", "family" : "Silva", "given" : "L.A.", "non-dropping-particle" : "Da", "parse-names" : false, "suffix" : "" }, { "dropping-particle" : "", "family" : "Smith", "given" : "S.", "non-dropping-particle" : "", "parse-names" : false, "suffix" : "" }, { "dropping-particle" : "", "family" : "Stehfest", "given" : "E.", "non-dropping-particle" : "", "parse-names" : false, "suffix" : "" }, { "dropping-particle" : "", "family" : "Bosetti", "given" : "V.", "non-dropping-particle" : "", "parse-names" : false, "suffix" : "" }, { "dropping-particle" : "", "family" : "Eom", "given" : "J.", "non-dropping-particle" : "", "parse-names" : false, "suffix" : "" }, { "dropping-particle" : "", "family" : "Gernaat", "given" : "D.", "non-dropping-particle" : "", "parse-names" : false, "suffix" : "" }, { "dropping-particle" : "", "family" : "Masui", "given" : "T.", "non-dropping-particle" : "", "parse-names" : false, "suffix" : "" }, { "dropping-particle" : "", "family" : "Rogelj", "given" : "J.", "non-dropping-particle" : "", "parse-names" : false, "suffix" : "" }, { "dropping-particle" : "", "family" : "Strefler", "given" : "J.", "non-dropping-particle" : "", "parse-names" : false, "suffix" : "" }, { "dropping-particle" : "", "family" : "Drouet", "given" : "L.", "non-dropping-particle" : "", "parse-names" : false, "suffix" : "" }, { "dropping-particle" : "", "family" : "Krey", "given" : "V.", "non-dropping-particle" : "", "parse-names" : false, "suffix" : "" }, { "dropping-particle" : "", "family" : "Luderer", "given" : "G.", "non-dropping-particle" : "", "parse-names" : false, "suffix" : "" }, { "dropping-particle" : "", "family" : "Harmsen", "given" : "M.", "non-dropping-particle" : "", "parse-names" : false, "suffix" : "" }, { "dropping-particle" : "", "family" : "Takahashi", "given" : "K.", "non-dropping-particle" : "", "parse-names" : false, "suffix" : "" }, { "dropping-particle" : "", "family" : "Baumstark", "given" : "L.", "non-dropping-particle" : "", "parse-names" : false, "suffix" : "" }, { "dropping-particle" : "", "family" : "Doelman", "given" : "J.C.", "non-dropping-particle" : "", "parse-names" : false, "suffix" : "" }, { "dropping-particle" : "", "family" : "Kainuma", "given" : "M.", "non-dropping-particle" : "", "parse-names" : false, "suffix" : "" }, { "dropping-particle" : "", "family" : "Klimont", "given" : "Z.", "non-dropping-particle" : "", "parse-names" : false, "suffix" : "" }, { "dropping-particle" : "", "family" : "Marangoni", "given" : "G.", "non-dropping-particle" : "", "parse-names" : false, "suffix" : "" }, { "dropping-particle" : "", "family" : "Lotze-Campen", "given" : "H.", "non-dropping-particle" : "", "parse-names" : false, "suffix" : "" }, { "dropping-particle" : "", "family" : "Obersteiner", "given" : "M.", "non-dropping-particle" : "", "parse-names" : false, "suffix" : "" }, { "dropping-particle" : "", "family" : "Tabeau", "given" : "A.", "non-dropping-particle" : "", "parse-names" : false, "suffix" : "" }, { "dropping-particle" : "", "family" : "Tavoni", "given" : "M.", "non-dropping-particle" : "", "parse-names" : false, "suffix" : "" } ], "container-title" : "Global Environmental Change", "id" : "ITEM-1", "issued" : { "date-parts" : [ [ "2017" ] ] }, "page" : "153-168", "title" : "The Shared Socioeconomic Pathways and their energy, land use, and greenhouse gas emissions implications: An overview", "translator" : [ { "dropping-particle" : "", "family" : "G3342", "given" : "", "non-dropping-particle" : "", "parse-names" : false, "suffix" : "" } ], "type" : "article-journal", "volume" : "42" }, "uris" : [ "http://www.mendeley.com/documents/?uuid=174a1d7d-40bf-4052-bf59-e8a04f72805e" ] }, { "id" : "ITEM-2", "itemData" : { "DOI" : "10.5194/gmd-12-1443-2019", "ISSN" : "19919603", "abstract" : "Abstract. We present a suite of nine scenarios of future emissions trajectories of anthropogenic sources, a key deliverable of the ScenarioMIP experiment within CMIP6. Integrated Assessment Model results for 14 different emissions species and 13 emissions sectors are provided for each scenario with consistent transitions from the historical data used in CMIP6 to future trajectories using automated harmonization before being downscaled to provide higher emission source spatial detail. We find that the scenarios span a wide range of end-of-century radiative forcing values, thus making this set of scenarios ideal for exploring a variety of warming pathways. The set of scenarios are bounded on the low end by a 1.9&amp;thinsp;W&amp;thinsp;m-2 scenario, ideal for analyzing a world with end-of-century temperatures well below 2&amp;thinsp;&amp;deg;C, and on the high-end by a 8.5&amp;thinsp;W&amp;thinsp;m-2 scenario, resulting in an increase in warming of nearly 5&amp;thinsp;&amp;deg;C over pre-industrial levels. Between these two extremes, scenarios are provided such that differences between forcing outcomes provide statistically significant regional temperature outcomes to maximize their usefulness for downstream experiments within CMIP6. A wide range of scenario data products are provided for the CMIP6 scientific community including global, regional, and gridded emissions datasets.", "author" : [ { "dropping-particle" : "", "family" : "Gidden", "given" : "Matthew J.", "non-dropping-particle" : "", "parse-names" : false, "suffix" : "" }, { "dropping-particle" : "", "family" : "Riahi", "given" : "Keywan", "non-dropping-particle" : "", "parse-names" : false, "suffix" : "" }, { "dropping-particle" : "", "family" : "Smith", "given" : "Steven J.", "non-dropping-particle" : "", "parse-names" : false, "suffix" : "" }, { "dropping-particle" : "", "family" : "Fujimori", "given" : "Shinichiro", "non-dropping-particle" : "", "parse-names" : false, "suffix" : "" }, { "dropping-particle" : "", "family" : "Luderer", "given" : "Gunnar", "non-dropping-particle" : "", "parse-names" : false, "suffix" : "" }, { "dropping-particle" : "", "family" : "Kriegler", "given" : "Elmar", "non-dropping-particle" : "", "parse-names" : false, "suffix" : "" }, { "dropping-particle" : "", "family" : "Vuuren", "given" : "Detlef P.", "non-dropping-particle" : "Van", "parse-names" : false, "suffix" : "" }, { "dropping-particle" : "", "family" : "Berg", "given" : "Maarten", "non-dropping-particle" : "Van Den", "parse-names" : false, "suffix" : "" }, { "dropping-particle" : "", "family" : "Feng", "given" : "Leyang", "non-dropping-particle" : "", "parse-names" : false, "suffix" : "" }, { "dropping-particle" : "", "family" : "Klein", "given" : "David", "non-dropping-particle" : "", "parse-names" : false, "suffix" : "" }, { "dropping-particle" : "", "family" : "Calvin", "given" : "Katherine", "non-dropping-particle" : "", "parse-names" : false, "suffix" : "" }, { "dropping-particle" : "", "family" : "Doelman", "given" : "Jonathan C.", "non-dropping-particle" : "", "parse-names" : false, "suffix" : "" }, { "dropping-particle" : "", "family" : "Frank", "given" : "Stefan", "non-dropping-particle" : "", "parse-names" : false, "suffix" : "" }, { "dropping-particle" : "", "family" : "Fricko", "given" : "Oliver", "non-dropping-particle" : "", "parse-names" : false, "suffix" : "" }, { "dropping-particle" : "", "family" : "Harmsen", "given" : "Mathijs", "non-dropping-particle" : "", "parse-names" : false, "suffix" : "" }, { "dropping-particle" : "", "family" : "Hasegawa", "given" : "Tomoko", "non-dropping-particle" : "", "parse-names" : false, "suffix" : "" }, { "dropping-particle" : "", "family" : "Havlik", "given" : "Petr", "non-dropping-particle" : "", "parse-names" : false, "suffix" : "" }, { "dropping-particle" : "", "family" : "Hilaire", "given" : "J\u00e9r\u00f4me", "non-dropping-particle" : "", "parse-names" : false, "suffix" : "" }, { "dropping-particle" : "", "family" : "Hoesly", "given" : "Rachel", "non-dropping-particle" : "", "parse-names" : false, "suffix" : "" }, { "dropping-particle" : "", "family" : "Horing", "given" : "Jill", "non-dropping-particle" : "", "parse-names" : false, "suffix" : "" }, { "dropping-particle" : "", "family" : "Popp", "given" : "Alexander", "non-dropping-particle" : "", "parse-names" : false, "suffix" : "" }, { "dropping-particle" : "", "family" : "Stehfest", "given" : "Elke", "non-dropping-particle" : "", "parse-names" : false, "suffix" : "" }, { "dropping-particle" : "", "family" : "Takahashi", "given" : "Kiyoshi", "non-dropping-particle" : "", "parse-names" : false, "suffix" : "" } ], "container-title" : "Geoscientific Model Development", "id" : "ITEM-2", "issue" : "4", "issued" : { "date-parts" : [ [ "2019" ] ] }, "page" : "1443-1475", "title" : "Global emissions pathways under different socioeconomic scenarios for use in CMIP6: A dataset of harmonized emissions trajectories through the end of the century", "translator" : [ { "dropping-particle" : "", "family" : "G3727", "given" : "", "non-dropping-particle" : "", "parse-names" : false, "suffix" : "" } ], "type" : "article-journal", "volume" : "12" }, "uris" : [ "http://www.mendeley.com/documents/?uuid=709c84af-7607-4748-86c2-a2b80ecdb9d5" ] }, { "id" : "ITEM-3", "itemData" : { "DOI" : "10.5194/gmd-13-461-2020", "ISSN" : "1991-962X", "abstract" : "Abstract. Spatially distributed anthropogenic and open burning emissions are fundamental data needed by Earth system models. We describe the methods used for generating gridded data sets produced for use by the modelling community, particularly for the Coupled Model Inter-comparison Project Phase 6. The development of three sets of gridded data for historical open burning, historical anthropogenic, and future scenarios were coordinated to produce consistent data over 1750&amp;ndash;2100. Historical data up to 2014 were provided with annual resolution and future scenario data in 10-year intervals. Emissions are provided on a sectoral basis, along with additional files for speciated non-Methane Volatile Organic Compounds (NMVOCs). An automated framework was developed to produce these datasets to ensure that they are reproducible and facilitate future improvements. We discuss the methodologies used to produce these data along with limitations and potential for future work.", "author" : [ { "dropping-particle" : "", "family" : "Feng", "given" : "Leyang", "non-dropping-particle" : "", "parse-names" : false, "suffix" : "" }, { "dropping-particle" : "", "family" : "Smith", "given" : "Steve J", "non-dropping-particle" : "", "parse-names" : false, "suffix" : "" }, { "dropping-particle" : "", "family" : "Braun", "given" : "Caleb", "non-dropping-particle" : "", "parse-names" : false, "suffix" : "" }, { "dropping-particle" : "", "family" : "Crippa", "given" : "Monica", "non-dropping-particle" : "", "parse-names" : false, "suffix" : "" }, { "dropping-particle" : "", "family" : "Gidden", "given" : "Matthew J.", "non-dropping-particle" : "", "parse-names" : false, "suffix" : "" }, { "dropping-particle" : "", "family" : "Hoesly", "given" : "Rachel", "non-dropping-particle" : "", "parse-names" : false, "suffix" : "" }, { "dropping-particle" : "", "family" : "Klimont", "given" : "Zbigniew", "non-dropping-particle" : "", "parse-names" : false, "suffix" : "" }, { "dropping-particle" : "", "family" : "Marle", "given" : "Margreet", "non-dropping-particle" : "van", "parse-names" : false, "suffix" : "" }, { "dropping-particle" : "", "family" : "Berg", "given" : "Maarten", "non-dropping-particle" : "van den", "parse-names" : false, "suffix" : "" }, { "dropping-particle" : "", "family" : "Werf", "given" : "Guido R.", "non-dropping-particle" : "van der", "parse-names" : false, "suffix" : "" } ], "container-title" : "Geoscientific Model Development", "id" : "ITEM-3", "issue" : "2", "issued" : { "date-parts" : [ [ "2020" ] ] }, "page" : "461-482", "title" : "Gridded Emissions for CMIP6", "translator" : [ { "dropping-particle" : "", "family" : "G4254", "given" : "", "non-dropping-particle" : "", "parse-names" : false, "suffix" : "" } ], "type" : "article-journal", "volume" : "13" }, "uris" : [ "http://www.mendeley.com/documents/?uuid=cee068ed-d1d7-45dc-b38a-9ad2a485b181" ] } ], "mendeley" : { "formattedCitation" : "(Riahi et al., 2017; Gidden et al., 2019; Feng et al., 2020)", "plainTextFormattedCitation" : "(Riahi et al., 2017; Gidden et al., 2019; Feng et al., 2020)", "previouslyFormattedCitation" : "(Riahi et al., 2017; Gidden et al., 2019; Feng et al., 2020)" }, "properties" : { "noteIndex" : 0 }, "schema" : "https://github.com/citation-style-language/schema/raw/master/csl-citation.json" }</w:instrText>
      </w:r>
      <w:r w:rsidRPr="004936FE">
        <w:rPr>
          <w:color w:val="000000" w:themeColor="text1"/>
          <w:lang w:val="en-GB"/>
        </w:rPr>
        <w:fldChar w:fldCharType="separate"/>
      </w:r>
      <w:r w:rsidR="00CB33A1">
        <w:rPr>
          <w:noProof/>
          <w:color w:val="000000" w:themeColor="text1"/>
          <w:lang w:val="nb-NO"/>
        </w:rPr>
        <w:t>(Riahi et al., 2017; Gidden et al., 2019; Feng et al., 2020)</w:t>
      </w:r>
      <w:r w:rsidRPr="004936FE">
        <w:rPr>
          <w:color w:val="000000" w:themeColor="text1"/>
          <w:lang w:val="en-GB"/>
        </w:rPr>
        <w:fldChar w:fldCharType="end"/>
      </w:r>
      <w:r w:rsidRPr="00BC1A9C">
        <w:rPr>
          <w:color w:val="000000" w:themeColor="text1"/>
          <w:lang w:val="nb-NO"/>
        </w:rPr>
        <w:t xml:space="preserve">. </w:t>
      </w:r>
      <w:r w:rsidRPr="009D4DE7">
        <w:rPr>
          <w:color w:val="000000" w:themeColor="text1"/>
          <w:lang w:val="nb-NO"/>
        </w:rPr>
        <w:t xml:space="preserve">As described in Feng et al. </w:t>
      </w:r>
      <w:commentRangeStart w:id="5636"/>
      <w:r w:rsidRPr="004936FE">
        <w:rPr>
          <w:color w:val="000000" w:themeColor="text1"/>
          <w:lang w:val="en-GB"/>
        </w:rPr>
        <w:fldChar w:fldCharType="begin" w:fldLock="1"/>
      </w:r>
      <w:r w:rsidR="00D477C7">
        <w:rPr>
          <w:color w:val="000000" w:themeColor="text1"/>
          <w:lang w:val="nb-NO"/>
        </w:rPr>
        <w:instrText>ADDIN CSL_CITATION { "citationItems" : [ { "id" : "ITEM-1", "itemData" : { "DOI" : "10.5194/gmd-13-461-2020", "ISSN" : "1991-962X", "abstract" : "Abstract. Spatially distributed anthropogenic and open burning emissions are fundamental data needed by Earth system models. We describe the methods used for generating gridded data sets produced for use by the modelling community, particularly for the Coupled Model Inter-comparison Project Phase 6. The development of three sets of gridded data for historical open burning, historical anthropogenic, and future scenarios were coordinated to produce consistent data over 1750&amp;ndash;2100. Historical data up to 2014 were provided with annual resolution and future scenario data in 10-year intervals. Emissions are provided on a sectoral basis, along with additional files for speciated non-Methane Volatile Organic Compounds (NMVOCs). An automated framework was developed to produce these datasets to ensure that they are reproducible and facilitate future improvements. We discuss the methodologies used to produce these data along with limitations and potential for future work.", "author" : [ { "dropping-particle" : "", "family" : "Feng", "given" : "Leyang", "non-dropping-particle" : "", "parse-names" : false, "suffix" : "" }, { "dropping-particle" : "", "family" : "Smith", "given" : "Steve J", "non-dropping-particle" : "", "parse-names" : false, "suffix" : "" }, { "dropping-particle" : "", "family" : "Braun", "given" : "Caleb", "non-dropping-particle" : "", "parse-names" : false, "suffix" : "" }, { "dropping-particle" : "", "family" : "Crippa", "given" : "Monica", "non-dropping-particle" : "", "parse-names" : false, "suffix" : "" }, { "dropping-particle" : "", "family" : "Gidden", "given" : "Matthew J.", "non-dropping-particle" : "", "parse-names" : false, "suffix" : "" }, { "dropping-particle" : "", "family" : "Hoesly", "given" : "Rachel", "non-dropping-particle" : "", "parse-names" : false, "suffix" : "" }, { "dropping-particle" : "", "family" : "Klimont", "given" : "Zbigniew", "non-dropping-particle" : "", "parse-names" : false, "suffix" : "" }, { "dropping-particle" : "", "family" : "Marle", "given" : "Margreet", "non-dropping-particle" : "van", "parse-names" : false, "suffix" : "" }, { "dropping-particle" : "", "family" : "Berg", "given" : "Maarten", "non-dropping-particle" : "van den", "parse-names" : false, "suffix" : "" }, { "dropping-particle" : "", "family" : "Werf", "given" : "Guido R.", "non-dropping-particle" : "van der", "parse-names" : false, "suffix" : "" } ], "container-title" : "Geoscientific Model Development", "id" : "ITEM-1", "issue" : "2", "issued" : { "date-parts" : [ [ "2020" ] ] }, "page" : "461-482", "title" : "Gridded Emissions for CMIP6", "translator" : [ { "dropping-particle" : "", "family" : "G4254", "given" : "", "non-dropping-particle" : "", "parse-names" : false, "suffix" : "" } ], "type" : "article-journal", "volume" : "13" }, "suppress-author" : 1, "uris" : [ "http://www.mendeley.com/documents/?uuid=cee068ed-d1d7-45dc-b38a-9ad2a485b181" ] } ], "mendeley" : { "formattedCitation" : "(2020)", "plainTextFormattedCitation" : "(2020)", "previouslyFormattedCitation" : "(2020)" }, "properties" : { "noteIndex" : 0 }, "schema" : "https://github.com/citation-style-language/schema/raw/master/csl-citation.json" }</w:instrText>
      </w:r>
      <w:r w:rsidRPr="004936FE">
        <w:rPr>
          <w:color w:val="000000" w:themeColor="text1"/>
          <w:lang w:val="en-GB"/>
        </w:rPr>
        <w:fldChar w:fldCharType="separate"/>
      </w:r>
      <w:r w:rsidR="00CB33A1">
        <w:rPr>
          <w:noProof/>
          <w:color w:val="000000" w:themeColor="text1"/>
          <w:lang w:val="en-GB"/>
        </w:rPr>
        <w:t>(2020)</w:t>
      </w:r>
      <w:r w:rsidRPr="004936FE">
        <w:rPr>
          <w:color w:val="000000" w:themeColor="text1"/>
          <w:lang w:val="en-GB"/>
        </w:rPr>
        <w:fldChar w:fldCharType="end"/>
      </w:r>
      <w:commentRangeEnd w:id="5636"/>
      <w:r w:rsidR="00CB33A1">
        <w:rPr>
          <w:rStyle w:val="Marquedecommentaire"/>
        </w:rPr>
        <w:commentReference w:id="5636"/>
      </w:r>
      <w:r w:rsidRPr="00E52FB1">
        <w:rPr>
          <w:color w:val="000000" w:themeColor="text1"/>
          <w:lang w:val="en-GB"/>
        </w:rPr>
        <w:t>, spatial e</w:t>
      </w:r>
      <w:r w:rsidRPr="004936FE">
        <w:rPr>
          <w:color w:val="000000" w:themeColor="text1"/>
          <w:lang w:val="en-GB"/>
        </w:rPr>
        <w:t xml:space="preserve">missions estimates derived for CMIP6 are largely a product of existing spatial patterns of population, but do not vary dynamically in future patterns. To the </w:t>
      </w:r>
      <w:del w:id="5637" w:author="Lucy Cowie" w:date="2021-07-28T19:32:00Z">
        <w:r w:rsidRPr="004936FE" w:rsidDel="00225895">
          <w:rPr>
            <w:color w:val="000000" w:themeColor="text1"/>
            <w:lang w:val="en-GB"/>
          </w:rPr>
          <w:delText xml:space="preserve">extend </w:delText>
        </w:r>
      </w:del>
      <w:ins w:id="5638" w:author="Lucy Cowie" w:date="2021-07-28T19:32:00Z">
        <w:r w:rsidR="00225895" w:rsidRPr="004936FE">
          <w:rPr>
            <w:color w:val="000000" w:themeColor="text1"/>
            <w:lang w:val="en-GB"/>
          </w:rPr>
          <w:t>exten</w:t>
        </w:r>
        <w:r w:rsidR="00225895">
          <w:rPr>
            <w:color w:val="000000" w:themeColor="text1"/>
            <w:lang w:val="en-GB"/>
          </w:rPr>
          <w:t>t</w:t>
        </w:r>
        <w:r w:rsidR="00225895" w:rsidRPr="004936FE">
          <w:rPr>
            <w:color w:val="000000" w:themeColor="text1"/>
            <w:lang w:val="en-GB"/>
          </w:rPr>
          <w:t xml:space="preserve"> </w:t>
        </w:r>
      </w:ins>
      <w:r w:rsidRPr="004936FE">
        <w:rPr>
          <w:color w:val="000000" w:themeColor="text1"/>
          <w:lang w:val="en-GB"/>
        </w:rPr>
        <w:t>urbanization is accounted</w:t>
      </w:r>
      <w:r w:rsidRPr="00A41893">
        <w:rPr>
          <w:color w:val="000000" w:themeColor="text1"/>
          <w:lang w:val="en-GB"/>
        </w:rPr>
        <w:t xml:space="preserve"> for in gridded emissions, IAM native region resolution (varying,</w:t>
      </w:r>
      <w:r w:rsidR="00F666F7">
        <w:rPr>
          <w:color w:val="000000" w:themeColor="text1"/>
          <w:lang w:val="en-GB"/>
        </w:rPr>
        <w:t xml:space="preserve"> for example</w:t>
      </w:r>
      <w:r w:rsidRPr="00A41893">
        <w:rPr>
          <w:color w:val="000000" w:themeColor="text1"/>
          <w:lang w:val="en-GB"/>
        </w:rPr>
        <w:t>, from 11 world regions to more than 30, depending on the model) provides urbanization-based dynamics.</w:t>
      </w:r>
      <w:del w:id="5639" w:author="Lucy Cowie" w:date="2021-07-28T19:33:00Z">
        <w:r w:rsidDel="00BA54C7">
          <w:rPr>
            <w:color w:val="000000" w:themeColor="text1"/>
            <w:lang w:val="en-GB" w:eastAsia="en-US"/>
          </w:rPr>
          <w:delText xml:space="preserve"> </w:delText>
        </w:r>
      </w:del>
      <w:r>
        <w:rPr>
          <w:color w:val="000000" w:themeColor="text1"/>
          <w:lang w:val="en-GB" w:eastAsia="en-US"/>
        </w:rPr>
        <w:t xml:space="preserve"> </w:t>
      </w:r>
      <w:r w:rsidRPr="00040DA2">
        <w:rPr>
          <w:color w:val="000000" w:themeColor="text1"/>
          <w:lang w:val="en-GB" w:eastAsia="en-US"/>
        </w:rPr>
        <w:t xml:space="preserve">Despite the interest of studying the effect of </w:t>
      </w:r>
      <w:r w:rsidRPr="00040DA2">
        <w:rPr>
          <w:noProof/>
          <w:color w:val="000000" w:themeColor="text1"/>
          <w:lang w:val="en-GB"/>
        </w:rPr>
        <w:t>well</w:t>
      </w:r>
      <w:ins w:id="5640" w:author="Lucy Cowie" w:date="2021-07-28T19:33:00Z">
        <w:r w:rsidR="00BA54C7">
          <w:rPr>
            <w:noProof/>
            <w:color w:val="000000" w:themeColor="text1"/>
            <w:lang w:val="en-GB"/>
          </w:rPr>
          <w:t>-</w:t>
        </w:r>
      </w:ins>
      <w:del w:id="5641" w:author="Lucy Cowie" w:date="2021-07-28T19:33:00Z">
        <w:r w:rsidRPr="00040DA2" w:rsidDel="00BA54C7">
          <w:rPr>
            <w:noProof/>
            <w:color w:val="000000" w:themeColor="text1"/>
            <w:lang w:val="en-GB"/>
          </w:rPr>
          <w:delText xml:space="preserve"> </w:delText>
        </w:r>
      </w:del>
      <w:r w:rsidRPr="00040DA2">
        <w:rPr>
          <w:noProof/>
          <w:color w:val="000000" w:themeColor="text1"/>
          <w:lang w:val="en-GB"/>
        </w:rPr>
        <w:t xml:space="preserve">planned, densely populated urban centres, which can help to maximize the benefits of agglomeration, by providing proximity to infrastructure and services, </w:t>
      </w:r>
      <w:ins w:id="5642" w:author="Lucy Cowie" w:date="2021-07-28T19:34:00Z">
        <w:r w:rsidR="001F5EB8">
          <w:rPr>
            <w:noProof/>
            <w:color w:val="000000" w:themeColor="text1"/>
            <w:lang w:val="en-GB"/>
          </w:rPr>
          <w:t xml:space="preserve">the </w:t>
        </w:r>
      </w:ins>
      <w:r w:rsidRPr="00040DA2">
        <w:rPr>
          <w:noProof/>
          <w:color w:val="000000" w:themeColor="text1"/>
          <w:lang w:val="en-GB"/>
        </w:rPr>
        <w:t>opportunity for energy saving, and provid</w:t>
      </w:r>
      <w:ins w:id="5643" w:author="Lucy Cowie" w:date="2021-07-28T19:34:00Z">
        <w:r w:rsidR="001F5EB8">
          <w:rPr>
            <w:noProof/>
            <w:color w:val="000000" w:themeColor="text1"/>
            <w:lang w:val="en-GB"/>
          </w:rPr>
          <w:t>ing</w:t>
        </w:r>
      </w:ins>
      <w:del w:id="5644" w:author="Lucy Cowie" w:date="2021-07-28T19:34:00Z">
        <w:r w:rsidRPr="00040DA2" w:rsidDel="001F5EB8">
          <w:rPr>
            <w:noProof/>
            <w:color w:val="000000" w:themeColor="text1"/>
            <w:lang w:val="en-GB"/>
          </w:rPr>
          <w:delText>e</w:delText>
        </w:r>
      </w:del>
      <w:r w:rsidRPr="00040DA2">
        <w:rPr>
          <w:noProof/>
          <w:color w:val="000000" w:themeColor="text1"/>
          <w:lang w:val="en-GB"/>
        </w:rPr>
        <w:t xml:space="preserve"> a frame for air</w:t>
      </w:r>
      <w:ins w:id="5645" w:author="Lucy Cowie" w:date="2021-07-28T19:33:00Z">
        <w:r w:rsidR="002B337B">
          <w:rPr>
            <w:noProof/>
            <w:color w:val="000000" w:themeColor="text1"/>
            <w:lang w:val="en-GB"/>
          </w:rPr>
          <w:t>-</w:t>
        </w:r>
      </w:ins>
      <w:del w:id="5646" w:author="Lucy Cowie" w:date="2021-07-28T19:33:00Z">
        <w:r w:rsidRPr="00040DA2" w:rsidDel="002B337B">
          <w:rPr>
            <w:noProof/>
            <w:color w:val="000000" w:themeColor="text1"/>
            <w:lang w:val="en-GB"/>
          </w:rPr>
          <w:delText xml:space="preserve"> </w:delText>
        </w:r>
      </w:del>
      <w:r w:rsidRPr="00040DA2">
        <w:rPr>
          <w:noProof/>
          <w:color w:val="000000" w:themeColor="text1"/>
          <w:lang w:val="en-GB"/>
        </w:rPr>
        <w:t>quality control, IAM realizations of SSPs are not sufficient to assess this effect</w:t>
      </w:r>
      <w:r w:rsidRPr="007D361D">
        <w:rPr>
          <w:noProof/>
          <w:color w:val="000000" w:themeColor="text1"/>
          <w:lang w:val="en-GB"/>
        </w:rPr>
        <w:t xml:space="preserve">. </w:t>
      </w:r>
      <w:r w:rsidRPr="007D361D">
        <w:rPr>
          <w:noProof/>
          <w:color w:val="000000" w:themeColor="text1"/>
          <w:lang w:val="en-GB"/>
        </w:rPr>
        <w:lastRenderedPageBreak/>
        <w:t xml:space="preserve">The opportunities and risks associated with this rapid urbanization for SLCF emissions and </w:t>
      </w:r>
      <w:r>
        <w:rPr>
          <w:noProof/>
          <w:color w:val="000000" w:themeColor="text1"/>
          <w:lang w:val="en-GB"/>
        </w:rPr>
        <w:t>air quality</w:t>
      </w:r>
      <w:r w:rsidRPr="007D361D">
        <w:rPr>
          <w:noProof/>
          <w:color w:val="000000" w:themeColor="text1"/>
          <w:lang w:val="en-GB"/>
        </w:rPr>
        <w:t xml:space="preserve"> are analysed in the Chapter 6 of the WGII report and Chapter 8 of the WGIII report.</w:t>
      </w:r>
    </w:p>
    <w:p w14:paraId="12436183" w14:textId="77777777" w:rsidR="0035542F" w:rsidRDefault="0035542F" w:rsidP="00D5630D">
      <w:pPr>
        <w:pStyle w:val="AR6BodyText"/>
        <w:rPr>
          <w:color w:val="000000" w:themeColor="text1"/>
          <w:highlight w:val="green"/>
          <w:lang w:val="en-GB" w:eastAsia="en-US"/>
        </w:rPr>
      </w:pPr>
    </w:p>
    <w:p w14:paraId="3E00992F" w14:textId="1EA1B7C5" w:rsidR="0035542F" w:rsidRPr="00DF0190" w:rsidRDefault="0035542F" w:rsidP="00D5630D">
      <w:pPr>
        <w:pStyle w:val="AR6BodyText"/>
        <w:rPr>
          <w:rFonts w:cs="Times New Roman"/>
          <w:color w:val="000000" w:themeColor="text1"/>
          <w:lang w:val="en-GB" w:eastAsia="en-US"/>
        </w:rPr>
      </w:pPr>
      <w:r w:rsidRPr="00DF0190">
        <w:rPr>
          <w:rFonts w:cs="Times New Roman"/>
          <w:color w:val="000000" w:themeColor="text1"/>
          <w:lang w:val="en-GB" w:eastAsia="en-US"/>
        </w:rPr>
        <w:t xml:space="preserve">All the RCP trajectories started in 2005 </w:t>
      </w:r>
      <w:commentRangeStart w:id="5647"/>
      <w:r>
        <w:rPr>
          <w:rFonts w:cs="Times New Roman"/>
          <w:color w:val="000000" w:themeColor="text1"/>
          <w:lang w:val="en-GB" w:eastAsia="en-US"/>
        </w:rPr>
        <w:t>relying</w:t>
      </w:r>
      <w:commentRangeEnd w:id="5647"/>
      <w:r w:rsidR="00944B1A">
        <w:rPr>
          <w:rStyle w:val="Marquedecommentaire"/>
          <w:lang w:val="en-GB"/>
        </w:rPr>
        <w:commentReference w:id="5647"/>
      </w:r>
      <w:r w:rsidRPr="00DF0190">
        <w:rPr>
          <w:rFonts w:cs="Times New Roman"/>
          <w:color w:val="000000" w:themeColor="text1"/>
          <w:lang w:val="en-GB" w:eastAsia="en-US"/>
        </w:rPr>
        <w:t xml:space="preserve"> on the assumption that economic growth will bring rapid strengthening of air pollution legislation</w:t>
      </w:r>
      <w:ins w:id="5648" w:author="Lucy Cowie" w:date="2021-07-28T19:36:00Z">
        <w:r w:rsidR="00944B1A">
          <w:rPr>
            <w:rFonts w:cs="Times New Roman"/>
            <w:color w:val="000000" w:themeColor="text1"/>
            <w:lang w:val="en-GB" w:eastAsia="en-US"/>
          </w:rPr>
          <w:t>,</w:t>
        </w:r>
      </w:ins>
      <w:r w:rsidRPr="00DF0190">
        <w:rPr>
          <w:rFonts w:cs="Times New Roman"/>
          <w:color w:val="000000" w:themeColor="text1"/>
          <w:lang w:val="en-GB" w:eastAsia="en-US"/>
        </w:rPr>
        <w:t xml:space="preserve"> effectively reducing emissions of non-methane SLCFs</w:t>
      </w:r>
      <w:r>
        <w:rPr>
          <w:rFonts w:cs="Times New Roman"/>
          <w:color w:val="000000" w:themeColor="text1"/>
          <w:lang w:val="en-GB" w:eastAsia="en-US"/>
        </w:rPr>
        <w:t xml:space="preserve"> </w:t>
      </w:r>
      <w:r>
        <w:rPr>
          <w:rFonts w:cs="Times New Roman"/>
          <w:color w:val="000000" w:themeColor="text1"/>
          <w:lang w:val="en-GB" w:eastAsia="en-US"/>
        </w:rPr>
        <w:fldChar w:fldCharType="begin" w:fldLock="1"/>
      </w:r>
      <w:r w:rsidR="00D477C7">
        <w:rPr>
          <w:rFonts w:cs="Times New Roman"/>
          <w:color w:val="000000" w:themeColor="text1"/>
          <w:lang w:val="en-GB" w:eastAsia="en-US"/>
        </w:rPr>
        <w:instrText>ADDIN CSL_CITATION { "citationItems" : [ { "id" : "ITEM-1", "itemData" : { "DOI" : "https://doi.org/10.1016/j.atmosenv.2013.07.008", "ISSN" : "1352-2310", "abstract" : "The uncertain, future development of emissions of short-lived trace gases and aerosols forms a key factor for future air quality and climate forcing. The Representative Concentration Pathways (RCPs) only explore part of this range as they all assume that worldwide ambitious air pollution control policies will be implemented. In this study, we explore how different assumptions on future air pollution policy and climate policy lead to different concentrations of air pollutants for a set of RCP-like scenarios developed using the IMAGE model. These scenarios combine low and high air pollution variants of the scenarios with radiative forcing targets in 2100 of 2.6 W m\u22122 and 6.0 W m\u22122. Simulations using the global atmospheric chemistry and transport model TM5 for the present-day climate show that both climate mitigation and air pollution control policies have large-scale effects on pollutant concentrations, often of similar magnitude. If no further air pollution policies would be implemented, pollution levels could be considerably higher than in the RCPs, especially in Asia. Air pollution control measures could significantly reduce the warming by tropospheric ozone and black carbon and the cooling by sulphate by 2020, and in the longer term contribute to enhanced warming by methane. These effects tend to cancel each other on a global scale. According to our estimates the effect of the worldwide implementation of air pollution control measures on the total global mean direct radiative forcing in 2050 is +0.09 W m\u22122 in the 6.0 W m\u22122 scenario and \u22120.16 W m\u22122 in the 2.6 W m\u22122 scenario.", "author" : [ { "dropping-particle" : "", "family" : "Chuwah", "given" : "Clifford", "non-dropping-particle" : "", "parse-names" : false, "suffix" : "" }, { "dropping-particle" : "", "family" : "Noije", "given" : "Twan", "non-dropping-particle" : "van", "parse-names" : false, "suffix" : "" }, { "dropping-particle" : "", "family" : "Vuuren", "given" : "Detlef P", "non-dropping-particle" : "van", "parse-names" : false, "suffix" : "" }, { "dropping-particle" : "", "family" : "Hazeleger", "given" : "Wilco", "non-dropping-particle" : "", "parse-names" : false, "suffix" : "" }, { "dropping-particle" : "", "family" : "Strunk", "given" : "Achim", "non-dropping-particle" : "", "parse-names" : false, "suffix" : "" }, { "dropping-particle" : "", "family" : "Deetman", "given" : "Sebastiaan", "non-dropping-particle" : "", "parse-names" : false, "suffix" : "" }, { "dropping-particle" : "", "family" : "Beltran", "given" : "Angelica Mendoza", "non-dropping-particle" : "", "parse-names" : false, "suffix" : "" }, { "dropping-particle" : "", "family" : "Vliet", "given" : "Jasper", "non-dropping-particle" : "van", "parse-names" : false, "suffix" : "" } ], "container-title" : "Atmospheric Environment", "id" : "ITEM-1", "issued" : { "date-parts" : [ [ "2013" ] ] }, "page" : "787-801", "title" : "Implications of alternative assumptions regarding future air pollution control in scenarios similar to the Representative Concentration Pathways", "translator" : [ { "dropping-particle" : "", "family" : "G5271", "given" : "", "non-dropping-particle" : "", "parse-names" : false, "suffix" : "" } ], "type" : "article-journal", "volume" : "79" }, "prefix" : "e.g., ", "uris" : [ "http://www.mendeley.com/documents/?uuid=5750bad4-fd7b-4167-b913-818551ab75d8" ] } ], "mendeley" : { "formattedCitation" : "(e.g., Chuwah et al., 2013)", "plainTextFormattedCitation" : "(e.g., Chuwah et al., 2013)", "previouslyFormattedCitation" : "(e.g., Chuwah et al., 2013)" }, "properties" : { "noteIndex" : 0 }, "schema" : "https://github.com/citation-style-language/schema/raw/master/csl-citation.json" }</w:instrText>
      </w:r>
      <w:r>
        <w:rPr>
          <w:rFonts w:cs="Times New Roman"/>
          <w:color w:val="000000" w:themeColor="text1"/>
          <w:lang w:val="en-GB" w:eastAsia="en-US"/>
        </w:rPr>
        <w:fldChar w:fldCharType="separate"/>
      </w:r>
      <w:r w:rsidR="00CB33A1">
        <w:rPr>
          <w:rFonts w:cs="Times New Roman"/>
          <w:noProof/>
          <w:color w:val="000000" w:themeColor="text1"/>
          <w:lang w:val="en-GB" w:eastAsia="en-US"/>
        </w:rPr>
        <w:t>(e.g., Chuwah et al., 2013)</w:t>
      </w:r>
      <w:r>
        <w:rPr>
          <w:rFonts w:cs="Times New Roman"/>
          <w:color w:val="000000" w:themeColor="text1"/>
          <w:lang w:val="en-GB" w:eastAsia="en-US"/>
        </w:rPr>
        <w:fldChar w:fldCharType="end"/>
      </w:r>
      <w:r w:rsidRPr="00DF0190">
        <w:rPr>
          <w:rFonts w:cs="Times New Roman"/>
          <w:color w:val="000000" w:themeColor="text1"/>
          <w:lang w:val="en-GB" w:eastAsia="en-US"/>
        </w:rPr>
        <w:t>. While in the long</w:t>
      </w:r>
      <w:r>
        <w:rPr>
          <w:rFonts w:cs="Times New Roman"/>
          <w:color w:val="000000" w:themeColor="text1"/>
          <w:lang w:val="en-GB" w:eastAsia="en-US"/>
        </w:rPr>
        <w:t xml:space="preserve"> </w:t>
      </w:r>
      <w:r w:rsidRPr="00DF0190">
        <w:rPr>
          <w:rFonts w:cs="Times New Roman"/>
          <w:color w:val="000000" w:themeColor="text1"/>
          <w:lang w:val="en-GB" w:eastAsia="en-US"/>
        </w:rPr>
        <w:t>term such trends are expected</w:t>
      </w:r>
      <w:r>
        <w:rPr>
          <w:rFonts w:cs="Times New Roman"/>
          <w:color w:val="000000" w:themeColor="text1"/>
          <w:lang w:val="en-GB" w:eastAsia="en-US"/>
        </w:rPr>
        <w:t xml:space="preserve"> if more ambitious air pollution control goes on par with </w:t>
      </w:r>
      <w:del w:id="5649" w:author="Lucy Cowie" w:date="2021-07-28T19:37:00Z">
        <w:r w:rsidDel="00F275A8">
          <w:rPr>
            <w:rFonts w:cs="Times New Roman"/>
            <w:color w:val="000000" w:themeColor="text1"/>
            <w:lang w:val="en-GB" w:eastAsia="en-US"/>
          </w:rPr>
          <w:delText xml:space="preserve">the </w:delText>
        </w:r>
      </w:del>
      <w:r>
        <w:rPr>
          <w:rFonts w:cs="Times New Roman"/>
          <w:color w:val="000000" w:themeColor="text1"/>
          <w:lang w:val="en-GB" w:eastAsia="en-US"/>
        </w:rPr>
        <w:t>economic growth. T</w:t>
      </w:r>
      <w:r w:rsidRPr="00DF0190">
        <w:rPr>
          <w:rFonts w:cs="Times New Roman"/>
          <w:color w:val="000000" w:themeColor="text1"/>
          <w:lang w:val="en-GB" w:eastAsia="en-US"/>
        </w:rPr>
        <w:t>he near</w:t>
      </w:r>
      <w:ins w:id="5650" w:author="Lucy Cowie" w:date="2021-07-28T19:38:00Z">
        <w:r w:rsidR="005D6CC5">
          <w:rPr>
            <w:rFonts w:cs="Times New Roman"/>
            <w:color w:val="000000" w:themeColor="text1"/>
            <w:lang w:val="en-GB" w:eastAsia="en-US"/>
          </w:rPr>
          <w:t>-</w:t>
        </w:r>
      </w:ins>
      <w:del w:id="5651" w:author="Lucy Cowie" w:date="2021-07-28T19:38:00Z">
        <w:r w:rsidDel="005D6CC5">
          <w:rPr>
            <w:rFonts w:cs="Times New Roman"/>
            <w:color w:val="000000" w:themeColor="text1"/>
            <w:lang w:val="en-GB" w:eastAsia="en-US"/>
          </w:rPr>
          <w:delText xml:space="preserve"> </w:delText>
        </w:r>
      </w:del>
      <w:r w:rsidRPr="00DF0190">
        <w:rPr>
          <w:rFonts w:cs="Times New Roman"/>
          <w:color w:val="000000" w:themeColor="text1"/>
          <w:lang w:val="en-GB" w:eastAsia="en-US"/>
        </w:rPr>
        <w:t>term developments</w:t>
      </w:r>
      <w:r>
        <w:rPr>
          <w:rFonts w:cs="Times New Roman"/>
          <w:color w:val="000000" w:themeColor="text1"/>
          <w:lang w:val="en-GB" w:eastAsia="en-US"/>
        </w:rPr>
        <w:t>, however,</w:t>
      </w:r>
      <w:r w:rsidRPr="00DF0190">
        <w:rPr>
          <w:rFonts w:cs="Times New Roman"/>
          <w:color w:val="000000" w:themeColor="text1"/>
          <w:lang w:val="en-GB" w:eastAsia="en-US"/>
        </w:rPr>
        <w:t xml:space="preserve"> might be much more diverse across </w:t>
      </w:r>
      <w:del w:id="5652" w:author="Lucy Cowie" w:date="2021-07-28T19:38:00Z">
        <w:r w:rsidRPr="00DF0190" w:rsidDel="00D76221">
          <w:rPr>
            <w:rFonts w:cs="Times New Roman"/>
            <w:color w:val="000000" w:themeColor="text1"/>
            <w:lang w:val="en-GB" w:eastAsia="en-US"/>
          </w:rPr>
          <w:delText xml:space="preserve">the </w:delText>
        </w:r>
      </w:del>
      <w:r w:rsidRPr="00DF0190">
        <w:rPr>
          <w:rFonts w:cs="Times New Roman"/>
          <w:color w:val="000000" w:themeColor="text1"/>
          <w:lang w:val="en-GB" w:eastAsia="en-US"/>
        </w:rPr>
        <w:t>regions and species</w:t>
      </w:r>
      <w:ins w:id="5653" w:author="Lucy Cowie" w:date="2021-07-28T19:38:00Z">
        <w:r w:rsidR="001A2073">
          <w:rPr>
            <w:rFonts w:cs="Times New Roman"/>
            <w:color w:val="000000" w:themeColor="text1"/>
            <w:lang w:val="en-GB" w:eastAsia="en-US"/>
          </w:rPr>
          <w:t>,</w:t>
        </w:r>
      </w:ins>
      <w:r w:rsidRPr="00DF0190">
        <w:rPr>
          <w:rFonts w:cs="Times New Roman"/>
          <w:color w:val="000000" w:themeColor="text1"/>
          <w:lang w:val="en-GB" w:eastAsia="en-US"/>
        </w:rPr>
        <w:t xml:space="preserve"> as has been observed in the last </w:t>
      </w:r>
      <w:r>
        <w:rPr>
          <w:rFonts w:cs="Times New Roman"/>
          <w:color w:val="000000" w:themeColor="text1"/>
          <w:lang w:val="en-GB" w:eastAsia="en-US"/>
        </w:rPr>
        <w:t xml:space="preserve">three </w:t>
      </w:r>
      <w:r w:rsidRPr="00DF0190">
        <w:rPr>
          <w:rFonts w:cs="Times New Roman"/>
          <w:color w:val="000000" w:themeColor="text1"/>
          <w:lang w:val="en-GB" w:eastAsia="en-US"/>
        </w:rPr>
        <w:t xml:space="preserve">decades </w:t>
      </w:r>
      <w:r w:rsidRPr="00DF0190">
        <w:rPr>
          <w:rFonts w:cs="Times New Roman"/>
          <w:color w:val="000000" w:themeColor="text1"/>
          <w:lang w:val="en-GB" w:eastAsia="en-US"/>
        </w:rPr>
        <w:fldChar w:fldCharType="begin" w:fldLock="1"/>
      </w:r>
      <w:r w:rsidR="00D477C7">
        <w:rPr>
          <w:rFonts w:cs="Times New Roman"/>
          <w:color w:val="000000" w:themeColor="text1"/>
          <w:lang w:val="en-GB" w:eastAsia="en-US"/>
        </w:rPr>
        <w:instrText>ADDIN CSL_CITATION { "citationItems" : [ { "id" : "ITEM-1", "itemData" : { "DOI" : "10.1146/annurev-environ-052912-173303", "ISSN" : "1543-5938", "abstract" : "New scientific understanding could increase the cost-effectiveness of local and regional air quality management policies, enhance the acceptance of mitigation measures for long-lived greenhouse gas (GHG) emissions, and reveal win-win portfolios of controls for short-lived substances that yield immediate health and crop benefits while limiting temperature increase in the near term. However, although substantial efforts have been devoted to global analyses of the emissions of carbon dioxide (CO) and other long-lived GHGs, air pollutant emissions have received only limited attention in the global context. Past and likely future trends in air pollutant emissions evolve rather differently from those of long-lived GHGs, so that superficial extrapolations of GHG trends would lead to misleading conclusions. In many world regions, the evolution of air pollutant emissions has effectively decoupled from economic growth. Since 1990, air pollutant emissions declined (sulfur dioxide, SO), stabilized (nitrogen oxides, NO), or increased slightly (black carbon, BC; organic carbon, OC; and ammonia, NH). This review discusses to what extent structural changes, technological improvements, and dedicated environmental legislation have contributed to these changes. The scenarios of future emissions in the literature span a wide range, mainly owing to different assumptions about future environmental policies. Although the more recent scenarios agree on declining air pollutants up to 2030, avoiding potential rebounds of emissions after 2030 will require additional policy interventions.", "author" : [ { "dropping-particle" : "", "family" : "Amann", "given" : "Markus", "non-dropping-particle" : "", "parse-names" : false, "suffix" : "" }, { "dropping-particle" : "", "family" : "Klimont", "given" : "Zbigniew", "non-dropping-particle" : "", "parse-names" : false, "suffix" : "" }, { "dropping-particle" : "", "family" : "Wagner", "given" : "Fabian", "non-dropping-particle" : "", "parse-names" : false, "suffix" : "" } ], "container-title" : "Annual Review of Environment and Resources", "id" : "ITEM-1", "issue" : "1", "issued" : { "date-parts" : [ [ "2013" ] ] }, "number-of-pages" : "31-55", "title" : "Regional and Global Emissions of Air Pollutants: Recent Trends and Future Scenarios", "translator" : [ { "dropping-particle" : "", "family" : "G2995", "given" : "", "non-dropping-particle" : "", "parse-names" : false, "suffix" : "" } ], "type" : "book", "volume" : "38" }, "uris" : [ "http://www.mendeley.com/documents/?uuid=39ae5f7d-54c2-4bbd-a76b-fde83467ecc2" ] }, { "id" : "ITEM-2", "itemData" : { "DOI" : "10.1088/1748-9326/aaece2", "ISSN" : "17489326", "abstract" : "Simplified assumptions regarding the relationship between per capita income and emissions are oftentimes utilized to generate future emission scenarios in integrated assessment models (IAMs). One such relationship is an environmental Kuznets curve (EKC), where emissions first increase, then decline with income growth. However, current knowledge about this relationship lacks the specificity needed for each sector and pollutant pairing, which is important for future emission scenarios. To fill this knowledge gap, we analyze the historical relationship between per capita income and emissions of SO 2 , CO 2 , and black carbon (BC) utilizing widely-used global, country-level emission inventories for the following four sectors: power, industry, residential, and transportation. Based on a modeling setup using long-term growth rates, emissions of SO 2 from the power and industrial sectors, as well as CO 2 from the industrial and the residential sectors, largely follow an EKC pattern. Income-emission trajectories for SO 2 and CO 2 from other sectors, and those for BC from all sectors, do not show an EKC, however. Results across different global inventories were variable, indicating that uncertainties within historical emission trajectories persist. Nonetheless, these results demonstrate that long-term income-emission trajectories of air pollutants are both sector and pollutant specific. Future reference trajectories of SO 2 and BC from three IAMs show earlier estimates of turnover incomes and faster rates of emission declines when compared to historical data. Users of future emission scenarios derived using EKC assumptions should consider the underlying uncertainties in such projections in light of this historical analysis.", "author" : [ { "dropping-particle" : "", "family" : "Ru", "given" : "Muye", "non-dropping-particle" : "", "parse-names" : false, "suffix" : "" }, { "dropping-particle" : "", "family" : "Shindell", "given" : "Drew T.", "non-dropping-particle" : "", "parse-names" : false, "suffix" : "" }, { "dropping-particle" : "", "family" : "Seltzer", "given" : "Karl M.", "non-dropping-particle" : "", "parse-names" : false, "suffix" : "" }, { "dropping-particle" : "", "family" : "Tao", "given" : "Shu", "non-dropping-particle" : "", "parse-names" : false, "suffix" : "" }, { "dropping-particle" : "", "family" : "Zhong", "given" : "Qirui", "non-dropping-particle" : "", "parse-names" : false, "suffix" : "" } ], "container-title" : "Environmental Research Letters", "id" : "ITEM-2", "issue" : "12", "issued" : { "date-parts" : [ [ "2018" ] ] }, "page" : "124021", "publisher" : "IOP Publishing", "title" : "The long-term relationship between emissions and economic growth for SO 2 , CO 2 , and BC", "translator" : [ { "dropping-particle" : "", "family" : "G4399", "given" : "", "non-dropping-particle" : "", "parse-names" : false, "suffix" : "" } ], "type" : "article-journal", "volume" : "13" }, "uris" : [ "http://www.mendeley.com/documents/?uuid=0ec888b7-92b6-4cf3-9727-6857067b39d9", "http://www.mendeley.com/documents/?uuid=2669e6d9-ea75-476c-ae77-be5cd346d2f6" ] }, { "id" : "ITEM-3", "itemData" : { "DOI" : "10.3390/en11051299", "ISSN" : "19961073", "abstract" : "High levels of air pollution pose an urgent social and public health challenge in many Asian regions. This study evaluates the role of key factors that determined the changes in emission levels in China, India and Japan over the past 25 years. While emissions of air pollutants have been declining in Japan since the 1990s, China and India have experienced a rapid growth in pollution levels in recent years. Around 2005, control measures for sulfur emissions started to deliver expected reductions in China, followed by cuts in nitrogen oxides ten years later. Despite recent policy interventions, growing emission trends in India persist. A decomposition analysis of emission-driving factors indicates that emission levels would have been at least two-times higher without the improvements in energy intensity and efficiency, combined with end-of-pipe measures. Due to the continuous reliance on fossil fuels, the abatement effect of a cleaner fuel mix was in most cases significantly smaller than other factors. A reassessment of emission projections developed in the past suggests a decisive impact of energy and environmental policies. It is expected that targeted legislative instruments will play a dominant role in achieving future air-quality goals in Asia.", "author" : [ { "dropping-particle" : "", "family" : "Rafaj", "given" : "Peter", "non-dropping-particle" : "", "parse-names" : false, "suffix" : "" }, { "dropping-particle" : "", "family" : "Amann", "given" : "Markus", "non-dropping-particle" : "", "parse-names" : false, "suffix" : "" } ], "container-title" : "Energies", "id" : "ITEM-3", "issue" : "5", "issued" : { "date-parts" : [ [ "2018", "5", "19" ] ] }, "page" : "1299", "title" : "Decomposing air pollutant emissions in Asia: Determinants and projections", "translator" : [ { "dropping-particle" : "", "family" : "G4395", "given" : "", "non-dropping-particle" : "", "parse-names" : false, "suffix" : "" } ], "type" : "article-journal", "volume" : "11" }, "uris" : [ "http://www.mendeley.com/documents/?uuid=e09d8ac3-eefb-4d1e-ad58-add7ca458eb0", "http://www.mendeley.com/documents/?uuid=e4e8dd3f-bc54-4776-9b5d-b8c1e371a7fe" ] }, { "id" : "ITEM-4", "itemData" : { "DOI" : "10.1007/s10584-013-0826-0", "ISSN" : "1573-1480", "abstract" : "This paper analyses factors that contributed to the evolution of SO2, NOx and CO2 emissions in Europe from 1960 to 2010. Historical energy balances, along with population and economic growth data, are used to quantify the impacts of major determinants of changing emission levels, including energy intensity, conversion efficiency, fuel mix, and pollution control. Time series of emission levels are compared for countries in Western and Eastern Europe, throwing light on differences in the importance of particular emission-driving forces. Three quarters of the decline in SO2 emissions in Western Europe resulted from a combination of reduced energy intensity and improved fuel mix, while dedicated end-of-pipe abatement measures played a dominant role in the reduction of NOx emissions. The increase in atmospheric emissions in Eastern Europe through the mid-1990s was associated with the growth of energy-intensive industries, which off-setted the positive impact of better fuel quality and changes in fuel mix. A continuous decrease in energy intensity and higher conversion efficiencies have been the main factors responsible for the moderate rate of growth of European CO2 emissions.", "author" : [ { "dropping-particle" : "", "family" : "Rafaj", "given" : "Peter", "non-dropping-particle" : "", "parse-names" : false, "suffix" : "" }, { "dropping-particle" : "", "family" : "Amann", "given" : "Markus", "non-dropping-particle" : "", "parse-names" : false, "suffix" : "" }, { "dropping-particle" : "", "family" : "Siri", "given" : "Jos\u00e9", "non-dropping-particle" : "", "parse-names" : false, "suffix" : "" }, { "dropping-particle" : "", "family" : "Wuester", "given" : "Henning", "non-dropping-particle" : "", "parse-names" : false, "suffix" : "" } ], "container-title" : "Climatic Change", "id" : "ITEM-4", "issue" : "3", "issued" : { "date-parts" : [ [ "2014" ] ] }, "page" : "477-504", "title" : "Changes in European greenhouse gas and air pollutant emissions 1960\u20132010: decomposition of determining factors", "translator" : [ { "dropping-particle" : "", "family" : "G4363", "given" : "", "non-dropping-particle" : "", "parse-names" : false, "suffix" : "" } ], "type" : "article-journal", "volume" : "124" }, "uris" : [ "http://www.mendeley.com/documents/?uuid=a93294e3-cdf2-4d86-94cf-59d8d22d9dc6" ] } ], "mendeley" : { "formattedCitation" : "(Amann et al., 2013; Rafaj et al., 2014; Rafaj and Amann, 2018; Ru et al., 2018)", "plainTextFormattedCitation" : "(Amann et al., 2013; Rafaj et al., 2014; Rafaj and Amann, 2018; Ru et al., 2018)", "previouslyFormattedCitation" : "(Amann et al., 2013; Rafaj et al., 2014; Rafaj and Amann, 2018; Ru et al., 2018)" }, "properties" : { "noteIndex" : 0 }, "schema" : "https://github.com/citation-style-language/schema/raw/master/csl-citation.json" }</w:instrText>
      </w:r>
      <w:r w:rsidRPr="00DF0190">
        <w:rPr>
          <w:rFonts w:cs="Times New Roman"/>
          <w:color w:val="000000" w:themeColor="text1"/>
          <w:lang w:val="en-GB" w:eastAsia="en-US"/>
        </w:rPr>
        <w:fldChar w:fldCharType="separate"/>
      </w:r>
      <w:r w:rsidR="00CB33A1">
        <w:rPr>
          <w:rFonts w:cs="Times New Roman"/>
          <w:noProof/>
          <w:color w:val="000000" w:themeColor="text1"/>
          <w:lang w:val="en-GB" w:eastAsia="en-US"/>
        </w:rPr>
        <w:t>(Amann et al., 2013; Rafaj et al., 2014; Rafaj and Amann, 2018; Ru et al., 2018)</w:t>
      </w:r>
      <w:r w:rsidRPr="00DF0190">
        <w:rPr>
          <w:rFonts w:cs="Times New Roman"/>
          <w:color w:val="000000" w:themeColor="text1"/>
          <w:lang w:val="en-GB" w:eastAsia="en-US"/>
        </w:rPr>
        <w:fldChar w:fldCharType="end"/>
      </w:r>
      <w:r w:rsidRPr="00DF0190">
        <w:rPr>
          <w:rFonts w:cs="Times New Roman"/>
          <w:color w:val="000000" w:themeColor="text1"/>
          <w:lang w:val="en-GB" w:eastAsia="en-US"/>
        </w:rPr>
        <w:t xml:space="preserve">, especially in several fast-growing economies, leading to the difference </w:t>
      </w:r>
      <w:r>
        <w:rPr>
          <w:rFonts w:cs="Times New Roman"/>
          <w:color w:val="000000" w:themeColor="text1"/>
          <w:lang w:val="en-GB" w:eastAsia="en-US"/>
        </w:rPr>
        <w:t>between</w:t>
      </w:r>
      <w:r w:rsidRPr="00DF0190">
        <w:rPr>
          <w:rFonts w:cs="Times New Roman"/>
          <w:color w:val="000000" w:themeColor="text1"/>
          <w:lang w:val="en-GB" w:eastAsia="en-US"/>
        </w:rPr>
        <w:t xml:space="preserve"> CMIP6 historical estimates for the post</w:t>
      </w:r>
      <w:ins w:id="5654" w:author="Lucy Cowie" w:date="2021-07-28T19:38:00Z">
        <w:r w:rsidR="007204A0">
          <w:rPr>
            <w:rFonts w:cs="Times New Roman"/>
            <w:color w:val="000000" w:themeColor="text1"/>
            <w:lang w:val="en-GB" w:eastAsia="en-US"/>
          </w:rPr>
          <w:t>-</w:t>
        </w:r>
      </w:ins>
      <w:del w:id="5655" w:author="Lucy Cowie" w:date="2021-07-28T19:38:00Z">
        <w:r w:rsidRPr="00DF0190" w:rsidDel="007204A0">
          <w:rPr>
            <w:rFonts w:cs="Times New Roman"/>
            <w:color w:val="000000" w:themeColor="text1"/>
            <w:lang w:val="en-GB" w:eastAsia="en-US"/>
          </w:rPr>
          <w:delText xml:space="preserve"> </w:delText>
        </w:r>
      </w:del>
      <w:r w:rsidRPr="00DF0190">
        <w:rPr>
          <w:rFonts w:cs="Times New Roman"/>
          <w:color w:val="000000" w:themeColor="text1"/>
          <w:lang w:val="en-GB" w:eastAsia="en-US"/>
        </w:rPr>
        <w:t xml:space="preserve">2000 period </w:t>
      </w:r>
      <w:r>
        <w:rPr>
          <w:rFonts w:cs="Times New Roman"/>
          <w:color w:val="000000" w:themeColor="text1"/>
          <w:lang w:val="en-GB" w:eastAsia="en-US"/>
        </w:rPr>
        <w:fldChar w:fldCharType="begin" w:fldLock="1"/>
      </w:r>
      <w:r w:rsidR="00D477C7">
        <w:rPr>
          <w:rFonts w:cs="Times New Roman"/>
          <w:color w:val="000000" w:themeColor="text1"/>
          <w:lang w:val="en-GB" w:eastAsia="en-US"/>
        </w:rPr>
        <w:instrText>ADDIN CSL_CITATION { "citationItems" : [ { "id" : "ITEM-1", "itemData" : { "DOI" : "10.5194/gmd-11-369-2018", "ISBN" : "1991-962X", "ISSN" : "19919603", "abstract" : "We present a new data set of annual historical (1750\u20132014) anthropogenic chemically reactive gases (CO, CH4, NH3, NOx, SO2, NMVOCs), carbonaceous aerosols (black carbon \u2013 BC, and organic carbon \u2013 OC), and CO2 developed with the Community Emissions Data System (CEDS). We improve upon existing inventories with a more consistent and reproducible methodology applied to all emission species, updated emission factors, and recent estimates through 2014. The data system relies on existing energy consumption data sets and regional and country-specific inventories to produce trends over recent decades. All emission species are consistently estimated using the same activity data over all time periods. Emissions are provided on an annual basis at the level of country and sector and gridded with monthly seasonality. These estimates are comparable to, but generally slightly higher than, existing global inventories. Emissions over the most recent years are more uncertain, particularly in low- and middle-income regions where country-specific emission inventories are less available. Future work will involve refining and updating these emission estimates, estimating emissions' uncertainty, and publication of the system as open-source software.", "author" : [ { "dropping-particle" : "", "family" : "Hoesly", "given" : "Rachel M.", "non-dropping-particle" : "", "parse-names" : false, "suffix" : "" }, { "dropping-particle" : "", "family" : "Smith", "given" : "Steven J.", "non-dropping-particle" : "", "parse-names" : false, "suffix" : "" }, { "dropping-particle" : "", "family" : "Feng", "given" : "Leyang", "non-dropping-particle" : "", "parse-names" : false, "suffix" : "" }, { "dropping-particle" : "", "family" : "Klimont", "given" : "Zbigniew", "non-dropping-particle" : "", "parse-names" : false, "suffix" : "" }, { "dropping-particle" : "", "family" : "Janssens-Maenhout", "given" : "Greet", "non-dropping-particle" : "", "parse-names" : false, "suffix" : "" }, { "dropping-particle" : "", "family" : "Pitkanen", "given" : "Tyler", "non-dropping-particle" : "", "parse-names" : false, "suffix" : "" }, { "dropping-particle" : "", "family" : "Seibert", "given" : "Jonathan J.", "non-dropping-particle" : "", "parse-names" : false, "suffix" : "" }, { "dropping-particle" : "", "family" : "Vu", "given" : "Linh", "non-dropping-particle" : "", "parse-names" : false, "suffix" : "" }, { "dropping-particle" : "", "family" : "Andres", "given" : "Robert J.", "non-dropping-particle" : "", "parse-names" : false, "suffix" : "" }, { "dropping-particle" : "", "family" : "Bolt", "given" : "Ryan M.", "non-dropping-particle" : "", "parse-names" : false, "suffix" : "" }, { "dropping-particle" : "", "family" : "Bond", "given" : "Tami C.", "non-dropping-particle" : "", "parse-names" : false, "suffix" : "" }, { "dropping-particle" : "", "family" : "Dawidowski", "given" : "Laura", "non-dropping-particle" : "", "parse-names" : false, "suffix" : "" }, { "dropping-particle" : "", "family" : "Kholod", "given" : "Nazar", "non-dropping-particle" : "", "parse-names" : false, "suffix" : "" }, { "dropping-particle" : "", "family" : "Kurokawa", "given" : "June Ichi", "non-dropping-particle" : "", "parse-names" : false, "suffix" : "" }, { "dropping-particle" : "", "family" : "Li", "given" : "Meng", "non-dropping-particle" : "", "parse-names" : false, "suffix" : "" }, { "dropping-particle" : "", "family" : "Liu", "given" : "Liang", "non-dropping-particle" : "", "parse-names" : false, "suffix" : "" }, { "dropping-particle" : "", "family" : "Lu", "given" : "Zifeng", "non-dropping-particle" : "", "parse-names" : false, "suffix" : "" }, { "dropping-particle" : "", "family" : "Moura", "given" : "Maria C.P.", "non-dropping-particle" : "", "parse-names" : false, "suffix" : "" }, { "dropping-particle" : "", "family" : "O'Rourke", "given" : "Patrick R.", "non-dropping-particle" : "", "parse-names" : false, "suffix" : "" }, { "dropping-particle" : "", "family" : "Zhang", "given" : "Qiang", "non-dropping-particle" : "", "parse-names" : false, "suffix" : "" } ], "container-title" : "Geoscientific Model Development", "id" : "ITEM-1", "issue" : "1", "issued" : { "date-parts" : [ [ "2018" ] ] }, "page" : "369-408", "title" : "Historical (1750-2014) anthropogenic emissions of reactive gases and aerosols from the Community Emissions Data System (CEDS)", "translator" : [ { "dropping-particle" : "", "family" : "G2885", "given" : "", "non-dropping-particle" : "", "parse-names" : false, "suffix" : "" } ], "type" : "article-journal", "volume" : "11" }, "uris" : [ "http://www.mendeley.com/documents/?uuid=2bf2fa68-b7ee-423d-bfbd-d77a4390d45e" ] } ], "mendeley" : { "formattedCitation" : "(Hoesly et al., 2018)", "plainTextFormattedCitation" : "(Hoesly et al., 2018)", "previouslyFormattedCitation" : "(Hoesly et al., 2018)" }, "properties" : { "noteIndex" : 0 }, "schema" : "https://github.com/citation-style-language/schema/raw/master/csl-citation.json" }</w:instrText>
      </w:r>
      <w:r>
        <w:rPr>
          <w:rFonts w:cs="Times New Roman"/>
          <w:color w:val="000000" w:themeColor="text1"/>
          <w:lang w:val="en-GB" w:eastAsia="en-US"/>
        </w:rPr>
        <w:fldChar w:fldCharType="separate"/>
      </w:r>
      <w:r w:rsidR="00CB33A1">
        <w:rPr>
          <w:rFonts w:cs="Times New Roman"/>
          <w:noProof/>
          <w:color w:val="000000" w:themeColor="text1"/>
          <w:lang w:val="en-GB" w:eastAsia="en-US"/>
        </w:rPr>
        <w:t>(Hoesly et al., 2018)</w:t>
      </w:r>
      <w:r>
        <w:rPr>
          <w:rFonts w:cs="Times New Roman"/>
          <w:color w:val="000000" w:themeColor="text1"/>
          <w:lang w:val="en-GB" w:eastAsia="en-US"/>
        </w:rPr>
        <w:fldChar w:fldCharType="end"/>
      </w:r>
      <w:r w:rsidRPr="00DF0190">
        <w:rPr>
          <w:rFonts w:cs="Times New Roman"/>
          <w:i/>
          <w:color w:val="000000" w:themeColor="text1"/>
          <w:lang w:val="en-GB" w:eastAsia="en-US"/>
        </w:rPr>
        <w:t xml:space="preserve"> </w:t>
      </w:r>
      <w:r w:rsidRPr="00DF0190">
        <w:rPr>
          <w:rFonts w:cs="Times New Roman"/>
          <w:color w:val="000000" w:themeColor="text1"/>
          <w:lang w:val="en-GB" w:eastAsia="en-US"/>
        </w:rPr>
        <w:t>and those used in RCPs (Figure 6.</w:t>
      </w:r>
      <w:r>
        <w:rPr>
          <w:rFonts w:cs="Times New Roman"/>
          <w:color w:val="000000" w:themeColor="text1"/>
          <w:lang w:val="en-GB" w:eastAsia="en-US"/>
        </w:rPr>
        <w:t>18</w:t>
      </w:r>
      <w:r w:rsidRPr="00DF0190">
        <w:rPr>
          <w:rFonts w:cs="Times New Roman"/>
          <w:color w:val="000000" w:themeColor="text1"/>
          <w:lang w:val="en-GB" w:eastAsia="en-US"/>
        </w:rPr>
        <w:t xml:space="preserve">). Since several SLCFs are also air pollutants, the narrow range of the RCP emissions trajectories in the future allowed for only limited analysis of near-future air quality </w:t>
      </w:r>
      <w:r w:rsidRPr="00DF0190">
        <w:rPr>
          <w:rFonts w:cs="Times New Roman"/>
          <w:color w:val="000000" w:themeColor="text1"/>
          <w:lang w:val="en-GB" w:eastAsia="en-US"/>
        </w:rPr>
        <w:fldChar w:fldCharType="begin" w:fldLock="1"/>
      </w:r>
      <w:r w:rsidR="00D477C7">
        <w:rPr>
          <w:rFonts w:cs="Times New Roman"/>
          <w:color w:val="000000" w:themeColor="text1"/>
          <w:lang w:val="en-GB" w:eastAsia="en-US"/>
        </w:rPr>
        <w:instrText>ADDIN CSL_CITATION { "citationItems" : [ { "id" : "ITEM-1", "itemData" : { "DOI" : "10.1021/acs.chemrev.5b00089", "ISBN" : "0009-2665", "ISSN" : "15206890", "PMID" : "25926133", "abstract" : "Climate change and air pollution are critical environmental issues both in the here and now and for the coming decades. Many mitigation options offer the possibility to both improve air quality and mitigate climate change, such as improvements in energy efficiency, or a switch to wind or solar power, all of which reduce emissions across the board. The atmospheric chemistry of ozone is an important context to understand the linkages between air quality and climate change, because many indirect effects are linked to this chemistry. As an air pollutant, ozone has a variety of adverse effects on human health, including decreased pulmonary function, aggravation of pre-existing diseases such as asthma, increases in hospital admissions, especially respiratory ailments, and premature mortality.", "author" : [ { "dropping-particle" : "", "family" : "Schneidemesser", "given" : "Erika", "non-dropping-particle" : "von", "parse-names" : false, "suffix" : "" }, { "dropping-particle" : "", "family" : "Monks", "given" : "Paul S.", "non-dropping-particle" : "", "parse-names" : false, "suffix" : "" }, { "dropping-particle" : "", "family" : "Allan", "given" : "James D.", "non-dropping-particle" : "", "parse-names" : false, "suffix" : "" }, { "dropping-particle" : "", "family" : "Bruhwiler", "given" : "Lori", "non-dropping-particle" : "", "parse-names" : false, "suffix" : "" }, { "dropping-particle" : "", "family" : "Forster", "given" : "Piers", "non-dropping-particle" : "", "parse-names" : false, "suffix" : "" }, { "dropping-particle" : "", "family" : "Fowler", "given" : "David", "non-dropping-particle" : "", "parse-names" : false, "suffix" : "" }, { "dropping-particle" : "", "family" : "Lauer", "given" : "Axel", "non-dropping-particle" : "", "parse-names" : false, "suffix" : "" }, { "dropping-particle" : "", "family" : "Morgan", "given" : "William T.", "non-dropping-particle" : "", "parse-names" : false, "suffix" : "" }, { "dropping-particle" : "", "family" : "Paasonen", "given" : "Pauli", "non-dropping-particle" : "", "parse-names" : false, "suffix" : "" }, { "dropping-particle" : "", "family" : "Righi", "given" : "Mattia", "non-dropping-particle" : "", "parse-names" : false, "suffix" : "" }, { "dropping-particle" : "", "family" : "Sindelarova", "given" : "Katerina", "non-dropping-particle" : "", "parse-names" : false, "suffix" : "" }, { "dropping-particle" : "", "family" : "Sutton", "given" : "Mark A.", "non-dropping-particle" : "", "parse-names" : false, "suffix" : "" } ], "container-title" : "Chemical Reviews", "id" : "ITEM-1", "issue" : "10", "issued" : { "date-parts" : [ [ "2015" ] ] }, "page" : "3856-3897", "title" : "Chemistry and the Linkages between Air Quality and Climate Change", "translator" : [ { "dropping-particle" : "", "family" : "G2843", "given" : "", "non-dropping-particle" : "", "parse-names" : false, "suffix" : "" } ], "type" : "article-journal", "volume" : "115" }, "uris" : [ "http://www.mendeley.com/documents/?uuid=a0a4ff58-3b0f-4a64-8cbe-6b3e5c1444b2" ] }, { "id" : "ITEM-2", "itemData" : { "DOI" : "10.1146/annurev-environ-052912-173303", "ISSN" : "1543-5938", "abstract" : "New scientific understanding could increase the cost-effectiveness of local and regional air quality management policies, enhance the acceptance of mitigation measures for long-lived greenhouse gas (GHG) emissions, and reveal win-win portfolios of controls for short-lived substances that yield immediate health and crop benefits while limiting temperature increase in the near term. However, although substantial efforts have been devoted to global analyses of the emissions of carbon dioxide (CO) and other long-lived GHGs, air pollutant emissions have received only limited attention in the global context. Past and likely future trends in air pollutant emissions evolve rather differently from those of long-lived GHGs, so that superficial extrapolations of GHG trends would lead to misleading conclusions. In many world regions, the evolution of air pollutant emissions has effectively decoupled from economic growth. Since 1990, air pollutant emissions declined (sulfur dioxide, SO), stabilized (nitrogen oxides, NO), or increased slightly (black carbon, BC; organic carbon, OC; and ammonia, NH). This review discusses to what extent structural changes, technological improvements, and dedicated environmental legislation have contributed to these changes. The scenarios of future emissions in the literature span a wide range, mainly owing to different assumptions about future environmental policies. Although the more recent scenarios agree on declining air pollutants up to 2030, avoiding potential rebounds of emissions after 2030 will require additional policy interventions.", "author" : [ { "dropping-particle" : "", "family" : "Amann", "given" : "Markus", "non-dropping-particle" : "", "parse-names" : false, "suffix" : "" }, { "dropping-particle" : "", "family" : "Klimont", "given" : "Zbigniew", "non-dropping-particle" : "", "parse-names" : false, "suffix" : "" }, { "dropping-particle" : "", "family" : "Wagner", "given" : "Fabian", "non-dropping-particle" : "", "parse-names" : false, "suffix" : "" } ], "container-title" : "Annual Review of Environment and Resources", "id" : "ITEM-2", "issue" : "1", "issued" : { "date-parts" : [ [ "2013" ] ] }, "number-of-pages" : "31-55", "title" : "Regional and Global Emissions of Air Pollutants: Recent Trends and Future Scenarios", "translator" : [ { "dropping-particle" : "", "family" : "G2995", "given" : "", "non-dropping-particle" : "", "parse-names" : false, "suffix" : "" } ], "type" : "book", "volume" : "38" }, "uris" : [ "http://www.mendeley.com/documents/?uuid=39ae5f7d-54c2-4bbd-a76b-fde83467ecc2" ] }, { "id" : "ITEM-3", "itemData" : { "DOI" : "https://doi.org/10.1016/j.atmosenv.2013.07.008", "ISSN" : "1352-2310", "abstract" : "The uncertain, future development of emissions of short-lived trace gases and aerosols forms a key factor for future air quality and climate forcing. The Representative Concentration Pathways (RCPs) only explore part of this range as they all assume that worldwide ambitious air pollution control policies will be implemented. In this study, we explore how different assumptions on future air pollution policy and climate policy lead to different concentrations of air pollutants for a set of RCP-like scenarios developed using the IMAGE model. These scenarios combine low and high air pollution variants of the scenarios with radiative forcing targets in 2100 of 2.6 W m\u22122 and 6.0 W m\u22122. Simulations using the global atmospheric chemistry and transport model TM5 for the present-day climate show that both climate mitigation and air pollution control policies have large-scale effects on pollutant concentrations, often of similar magnitude. If no further air pollution policies would be implemented, pollution levels could be considerably higher than in the RCPs, especially in Asia. Air pollution control measures could significantly reduce the warming by tropospheric ozone and black carbon and the cooling by sulphate by 2020, and in the longer term contribute to enhanced warming by methane. These effects tend to cancel each other on a global scale. According to our estimates the effect of the worldwide implementation of air pollution control measures on the total global mean direct radiative forcing in 2050 is +0.09 W m\u22122 in the 6.0 W m\u22122 scenario and \u22120.16 W m\u22122 in the 2.6 W m\u22122 scenario.", "author" : [ { "dropping-particle" : "", "family" : "Chuwah", "given" : "Clifford", "non-dropping-particle" : "", "parse-names" : false, "suffix" : "" }, { "dropping-particle" : "", "family" : "Noije", "given" : "Twan", "non-dropping-particle" : "van", "parse-names" : false, "suffix" : "" }, { "dropping-particle" : "", "family" : "Vuuren", "given" : "Detlef P", "non-dropping-particle" : "van", "parse-names" : false, "suffix" : "" }, { "dropping-particle" : "", "family" : "Hazeleger", "given" : "Wilco", "non-dropping-particle" : "", "parse-names" : false, "suffix" : "" }, { "dropping-particle" : "", "family" : "Strunk", "given" : "Achim", "non-dropping-particle" : "", "parse-names" : false, "suffix" : "" }, { "dropping-particle" : "", "family" : "Deetman", "given" : "Sebastiaan", "non-dropping-particle" : "", "parse-names" : false, "suffix" : "" }, { "dropping-particle" : "", "family" : "Beltran", "given" : "Angelica Mendoza", "non-dropping-particle" : "", "parse-names" : false, "suffix" : "" }, { "dropping-particle" : "", "family" : "Vliet", "given" : "Jasper", "non-dropping-particle" : "van", "parse-names" : false, "suffix" : "" } ], "container-title" : "Atmospheric Environment", "id" : "ITEM-3", "issued" : { "date-parts" : [ [ "2013" ] ] }, "page" : "787-801", "title" : "Implications of alternative assumptions regarding future air pollution control in scenarios similar to the Representative Concentration Pathways", "translator" : [ { "dropping-particle" : "", "family" : "G5271", "given" : "", "non-dropping-particle" : "", "parse-names" : false, "suffix" : "" } ], "type" : "article-journal", "volume" : "79" }, "uris" : [ "http://www.mendeley.com/documents/?uuid=5750bad4-fd7b-4167-b913-818551ab75d8" ] } ], "mendeley" : { "formattedCitation" : "(Amann et al., 2013; Chuwah et al., 2013; von Schneidemesser et al., 2015)", "plainTextFormattedCitation" : "(Amann et al., 2013; Chuwah et al., 2013; von Schneidemesser et al., 2015)", "previouslyFormattedCitation" : "(Amann et al., 2013; Chuwah et al., 2013; von Schneidemesser et al., 2015)" }, "properties" : { "noteIndex" : 0 }, "schema" : "https://github.com/citation-style-language/schema/raw/master/csl-citation.json" }</w:instrText>
      </w:r>
      <w:r w:rsidRPr="00DF0190">
        <w:rPr>
          <w:rFonts w:cs="Times New Roman"/>
          <w:color w:val="000000" w:themeColor="text1"/>
          <w:lang w:val="en-GB" w:eastAsia="en-US"/>
        </w:rPr>
        <w:fldChar w:fldCharType="separate"/>
      </w:r>
      <w:r w:rsidR="00CB33A1">
        <w:rPr>
          <w:rFonts w:cs="Times New Roman"/>
          <w:noProof/>
          <w:color w:val="000000" w:themeColor="text1"/>
          <w:lang w:val="nb-NO" w:eastAsia="en-US"/>
        </w:rPr>
        <w:t>(Amann et al., 2013; Chuwah et al., 2013; von Schneidemesser et al., 2015)</w:t>
      </w:r>
      <w:r w:rsidRPr="00DF0190">
        <w:rPr>
          <w:rFonts w:cs="Times New Roman"/>
          <w:color w:val="000000" w:themeColor="text1"/>
          <w:lang w:val="en-GB" w:eastAsia="en-US"/>
        </w:rPr>
        <w:fldChar w:fldCharType="end"/>
      </w:r>
      <w:r w:rsidRPr="00C37EEF">
        <w:rPr>
          <w:rFonts w:cs="Times New Roman"/>
          <w:color w:val="000000" w:themeColor="text1"/>
          <w:lang w:val="nb-NO" w:eastAsia="en-US"/>
        </w:rPr>
        <w:t xml:space="preserve">. </w:t>
      </w:r>
      <w:r w:rsidRPr="00160F32">
        <w:rPr>
          <w:rFonts w:cs="Times New Roman"/>
          <w:color w:val="000000" w:themeColor="text1"/>
          <w:lang w:val="en-GB" w:eastAsia="en-US"/>
        </w:rPr>
        <w:t xml:space="preserve">However, the </w:t>
      </w:r>
      <w:r>
        <w:rPr>
          <w:rFonts w:cs="Times New Roman"/>
          <w:color w:val="000000" w:themeColor="text1"/>
          <w:lang w:val="en-GB" w:eastAsia="en-US"/>
        </w:rPr>
        <w:t xml:space="preserve">range of </w:t>
      </w:r>
      <w:r w:rsidRPr="00160F32">
        <w:rPr>
          <w:rFonts w:cs="Times New Roman"/>
          <w:color w:val="000000" w:themeColor="text1"/>
          <w:lang w:val="en-GB" w:eastAsia="en-US"/>
        </w:rPr>
        <w:t xml:space="preserve">storylines in the SSPs lead to a wider range of </w:t>
      </w:r>
      <w:r>
        <w:rPr>
          <w:rFonts w:cs="Times New Roman"/>
          <w:color w:val="000000" w:themeColor="text1"/>
          <w:lang w:val="en-GB" w:eastAsia="en-US"/>
        </w:rPr>
        <w:t xml:space="preserve">assumed </w:t>
      </w:r>
      <w:r w:rsidRPr="00160F32">
        <w:rPr>
          <w:rFonts w:cs="Times New Roman"/>
          <w:color w:val="000000" w:themeColor="text1"/>
          <w:lang w:val="en-GB" w:eastAsia="en-US"/>
        </w:rPr>
        <w:t>pollution</w:t>
      </w:r>
      <w:ins w:id="5656" w:author="Lucy Cowie" w:date="2021-07-28T19:38:00Z">
        <w:r w:rsidR="001E7589">
          <w:rPr>
            <w:rFonts w:cs="Times New Roman"/>
            <w:color w:val="000000" w:themeColor="text1"/>
            <w:lang w:val="en-GB" w:eastAsia="en-US"/>
          </w:rPr>
          <w:t>-</w:t>
        </w:r>
      </w:ins>
      <w:del w:id="5657" w:author="Lucy Cowie" w:date="2021-07-28T19:38:00Z">
        <w:r w:rsidRPr="00160F32" w:rsidDel="001E7589">
          <w:rPr>
            <w:rFonts w:cs="Times New Roman"/>
            <w:color w:val="000000" w:themeColor="text1"/>
            <w:lang w:val="en-GB" w:eastAsia="en-US"/>
          </w:rPr>
          <w:delText xml:space="preserve"> </w:delText>
        </w:r>
      </w:del>
      <w:r w:rsidRPr="00160F32">
        <w:rPr>
          <w:rFonts w:cs="Times New Roman"/>
          <w:color w:val="000000" w:themeColor="text1"/>
          <w:lang w:val="en-GB" w:eastAsia="en-US"/>
        </w:rPr>
        <w:t xml:space="preserve">control </w:t>
      </w:r>
      <w:r>
        <w:rPr>
          <w:rFonts w:cs="Times New Roman"/>
          <w:color w:val="000000" w:themeColor="text1"/>
          <w:lang w:val="en-GB" w:eastAsia="en-US"/>
        </w:rPr>
        <w:t xml:space="preserve">policies </w:t>
      </w:r>
      <w:r w:rsidRPr="00160F32">
        <w:rPr>
          <w:rFonts w:cs="Times New Roman"/>
          <w:color w:val="000000" w:themeColor="text1"/>
          <w:lang w:val="en-GB" w:eastAsia="en-US"/>
        </w:rPr>
        <w:t xml:space="preserve">in the SSPs </w:t>
      </w:r>
      <w:r w:rsidRPr="00160F32">
        <w:rPr>
          <w:rFonts w:cs="Times New Roman"/>
          <w:color w:val="000000" w:themeColor="text1"/>
          <w:lang w:val="en-GB" w:eastAsia="en-US"/>
        </w:rPr>
        <w:fldChar w:fldCharType="begin" w:fldLock="1"/>
      </w:r>
      <w:r w:rsidR="00D477C7">
        <w:rPr>
          <w:rFonts w:cs="Times New Roman"/>
          <w:color w:val="000000" w:themeColor="text1"/>
          <w:lang w:val="en-GB" w:eastAsia="en-US"/>
        </w:rPr>
        <w:instrText>ADDIN CSL_CITATION { "citationItems" : [ { "id" : "ITEM-1", "itemData" : { "DOI" : "10.1016/j.gloenvcha.2016.05.009", "ISSN" : "09593780", "abstract" : "\u00a9 2017 The Authors This paper presents the overview of the Shared Socioeconomic Pathways (SSPs) and their energy, land use, and emissions implications. The SSPs are part of a new scenario framework, established by the climate change research community in order to facilitate the integrated analysis of future climate impacts, vulnerabilities, adaptation, and mitigation. The pathways were developed over the last years as a joint community effort and describe plausible major global developments that together would lead in the future to different challenges for mitigation and adaptation to climate change. The SSPs are based on five narratives describing alternative socio-economic developments, including sustainable development, regional rivalry, inequality, fossil-fueled development, and middle-of-the-road development. The long-term demographic and economic projections of the SSPs depict a wide uncertainty range consistent with the scenario literature. A multi-model approach was used for the elaboration of the energy, land-use and the emissions trajectories of SSP-based scenarios. The baseline scenarios lead to global energy consumption of 400\u20131200 EJ in 2100, and feature vastly different land-use dynamics, ranging from a possible reduction in cropland area up to a massive expansion by more than 700 million hectares by 2100. The associated annual CO2emissions of the baseline scenarios range from about 25 GtCO2to more than 120 GtCO2per year by 2100. With respect to mitigation, we find that associated costs strongly depend on three factors: (1) the policy assumptions, (2) the socio-economic narrative, and (3) the stringency of the target. The carbon price for reaching the target of 2.6 W/m2that is consistent with a temperature change limit of 2 \u00b0C, differs in our analysis thus by about a factor of three across the SSP marker scenarios. Moreover, many models could not reach this target from the SSPs with high mitigation challenges. While the SSPs were designed to represent different mitigation and adaptation challenges, the resulting narratives and quantifications span a wide range of different futures broadly representative of the current literature. This allows their subsequent use and development in new assessments and research projects. Critical next steps for the community scenario process will, among others, involve regional and sectoral extensions, further elaboration of the adaptation and impacts dimension, as well as employing the SSP scenarios with th\u2026", "author" : [ { "dropping-particle" : "", "family" : "Riahi", "given" : "K.", "non-dropping-particle" : "", "parse-names" : false, "suffix" : "" }, { "dropping-particle" : "", "family" : "Vuuren", "given" : "D.P.", "non-dropping-particle" : "van", "parse-names" : false, "suffix" : "" }, { "dropping-particle" : "", "family" : "Kriegler", "given" : "E.", "non-dropping-particle" : "", "parse-names" : false, "suffix" : "" }, { "dropping-particle" : "", "family" : "Edmonds", "given" : "J.", "non-dropping-particle" : "", "parse-names" : false, "suffix" : "" }, { "dropping-particle" : "", "family" : "O'Neill", "given" : "B.C.", "non-dropping-particle" : "", "parse-names" : false, "suffix" : "" }, { "dropping-particle" : "", "family" : "Fujimori", "given" : "S.", "non-dropping-particle" : "", "parse-names" : false, "suffix" : "" }, { "dropping-particle" : "", "family" : "Bauer", "given" : "N.", "non-dropping-particle" : "", "parse-names" : false, "suffix" : "" }, { "dropping-particle" : "", "family" : "Calvin", "given" : "K.", "non-dropping-particle" : "", "parse-names" : false, "suffix" : "" }, { "dropping-particle" : "", "family" : "Dellink", "given" : "R.", "non-dropping-particle" : "", "parse-names" : false, "suffix" : "" }, { "dropping-particle" : "", "family" : "Fricko", "given" : "O.", "non-dropping-particle" : "", "parse-names" : false, "suffix" : "" }, { "dropping-particle" : "", "family" : "Lutz", "given" : "W.", "non-dropping-particle" : "", "parse-names" : false, "suffix" : "" }, { "dropping-particle" : "", "family" : "Popp", "given" : "A.", "non-dropping-particle" : "", "parse-names" : false, "suffix" : "" }, { "dropping-particle" : "", "family" : "Cuaresma", "given" : "J.C.", "non-dropping-particle" : "", "parse-names" : false, "suffix" : "" }, { "dropping-particle" : "", "family" : "KC", "given" : "S.", "non-dropping-particle" : "", "parse-names" : false, "suffix" : "" }, { "dropping-particle" : "", "family" : "Leimbach", "given" : "M.", "non-dropping-particle" : "", "parse-names" : false, "suffix" : "" }, { "dropping-particle" : "", "family" : "Jiang", "given" : "L.", "non-dropping-particle" : "", "parse-names" : false, "suffix" : "" }, { "dropping-particle" : "", "family" : "Kram", "given" : "T.", "non-dropping-particle" : "", "parse-names" : false, "suffix" : "" }, { "dropping-particle" : "", "family" : "Rao", "given" : "S.", "non-dropping-particle" : "", "parse-names" : false, "suffix" : "" }, { "dropping-particle" : "", "family" : "Emmerling", "given" : "J.", "non-dropping-particle" : "", "parse-names" : false, "suffix" : "" }, { "dropping-particle" : "", "family" : "Ebi", "given" : "K.", "non-dropping-particle" : "", "parse-names" : false, "suffix" : "" }, { "dropping-particle" : "", "family" : "Hasegawa", "given" : "T.", "non-dropping-particle" : "", "parse-names" : false, "suffix" : "" }, { "dropping-particle" : "", "family" : "Havlik", "given" : "P.", "non-dropping-particle" : "", "parse-names" : false, "suffix" : "" }, { "dropping-particle" : "", "family" : "Humpen\u00f6der", "given" : "F.", "non-dropping-particle" : "", "parse-names" : false, "suffix" : "" }, { "dropping-particle" : "", "family" : "Silva", "given" : "L.A.", "non-dropping-particle" : "Da", "parse-names" : false, "suffix" : "" }, { "dropping-particle" : "", "family" : "Smith", "given" : "S.", "non-dropping-particle" : "", "parse-names" : false, "suffix" : "" }, { "dropping-particle" : "", "family" : "Stehfest", "given" : "E.", "non-dropping-particle" : "", "parse-names" : false, "suffix" : "" }, { "dropping-particle" : "", "family" : "Bosetti", "given" : "V.", "non-dropping-particle" : "", "parse-names" : false, "suffix" : "" }, { "dropping-particle" : "", "family" : "Eom", "given" : "J.", "non-dropping-particle" : "", "parse-names" : false, "suffix" : "" }, { "dropping-particle" : "", "family" : "Gernaat", "given" : "D.", "non-dropping-particle" : "", "parse-names" : false, "suffix" : "" }, { "dropping-particle" : "", "family" : "Masui", "given" : "T.", "non-dropping-particle" : "", "parse-names" : false, "suffix" : "" }, { "dropping-particle" : "", "family" : "Rogelj", "given" : "J.", "non-dropping-particle" : "", "parse-names" : false, "suffix" : "" }, { "dropping-particle" : "", "family" : "Strefler", "given" : "J.", "non-dropping-particle" : "", "parse-names" : false, "suffix" : "" }, { "dropping-particle" : "", "family" : "Drouet", "given" : "L.", "non-dropping-particle" : "", "parse-names" : false, "suffix" : "" }, { "dropping-particle" : "", "family" : "Krey", "given" : "V.", "non-dropping-particle" : "", "parse-names" : false, "suffix" : "" }, { "dropping-particle" : "", "family" : "Luderer", "given" : "G.", "non-dropping-particle" : "", "parse-names" : false, "suffix" : "" }, { "dropping-particle" : "", "family" : "Harmsen", "given" : "M.", "non-dropping-particle" : "", "parse-names" : false, "suffix" : "" }, { "dropping-particle" : "", "family" : "Takahashi", "given" : "K.", "non-dropping-particle" : "", "parse-names" : false, "suffix" : "" }, { "dropping-particle" : "", "family" : "Baumstark", "given" : "L.", "non-dropping-particle" : "", "parse-names" : false, "suffix" : "" }, { "dropping-particle" : "", "family" : "Doelman", "given" : "J.C.", "non-dropping-particle" : "", "parse-names" : false, "suffix" : "" }, { "dropping-particle" : "", "family" : "Kainuma", "given" : "M.", "non-dropping-particle" : "", "parse-names" : false, "suffix" : "" }, { "dropping-particle" : "", "family" : "Klimont", "given" : "Z.", "non-dropping-particle" : "", "parse-names" : false, "suffix" : "" }, { "dropping-particle" : "", "family" : "Marangoni", "given" : "G.", "non-dropping-particle" : "", "parse-names" : false, "suffix" : "" }, { "dropping-particle" : "", "family" : "Lotze-Campen", "given" : "H.", "non-dropping-particle" : "", "parse-names" : false, "suffix" : "" }, { "dropping-particle" : "", "family" : "Obersteiner", "given" : "M.", "non-dropping-particle" : "", "parse-names" : false, "suffix" : "" }, { "dropping-particle" : "", "family" : "Tabeau", "given" : "A.", "non-dropping-particle" : "", "parse-names" : false, "suffix" : "" }, { "dropping-particle" : "", "family" : "Tavoni", "given" : "M.", "non-dropping-particle" : "", "parse-names" : false, "suffix" : "" } ], "container-title" : "Global Environmental Change", "id" : "ITEM-1", "issued" : { "date-parts" : [ [ "2017" ] ] }, "page" : "153-168", "title" : "The Shared Socioeconomic Pathways and their energy, land use, and greenhouse gas emissions implications: An overview", "translator" : [ { "dropping-particle" : "", "family" : "G3342", "given" : "", "non-dropping-particle" : "", "parse-names" : false, "suffix" : "" } ], "type" : "article-journal", "volume" : "42" }, "uris" : [ "http://www.mendeley.com/documents/?uuid=174a1d7d-40bf-4052-bf59-e8a04f72805e" ] }, { "id" : "ITEM-2", "itemData" : { "DOI" : "10.1016/j.gloenvcha.2016.05.012", "ISBN" : "0959-3780", "ISSN" : "09593780", "abstract" : "Emissions of air pollutants such as sulfur and nitrogen oxides and particulates have significant health impacts as well as effects on natural and anthropogenic ecosystems. These same emissions also can change atmospheric chemistry and the planetary energy balance, thereby impacting global and regional climate. Long-term scenarios for air pollutant emissions are needed as inputs to global climate and chemistry models, and for analysis linking air pollutant impacts across sectors. In this paper we present methodology and results for air pollutant emissions in Shared Socioeconomic Pathways (SSP) scenarios. We first present a set of three air pollution narratives that describe high, central, and low pollution control ambitions over the 21st century. These narratives are then translated into quantitative guidance for use in integrated assessment models. The resulting pollutant emission trajectories under the SSP scenarios cover a wider range than the scenarios used in previous international climate model comparisons. In the SSP3 and SSP4 scenarios, where economic, institutional and technological limitations slow air quality improvements, global pollutant emissions over the 21stcentury can be comparable to current levels. Pollutant emissions in the SSP1 scenarios fall to low levels due to the assumption of technological advances and successful global action to control emissions.", "author" : [ { "dropping-particle" : "", "family" : "Rao", "given" : "Shilpa", "non-dropping-particle" : "", "parse-names" : false, "suffix" : "" }, { "dropping-particle" : "", "family" : "Klimont", "given" : "Zbigniew", "non-dropping-particle" : "", "parse-names" : false, "suffix" : "" }, { "dropping-particle" : "", "family" : "Smith", "given" : "Steven J.", "non-dropping-particle" : "", "parse-names" : false, "suffix" : "" }, { "dropping-particle" : "", "family" : "Dingenen", "given" : "Rita", "non-dropping-particle" : "Van", "parse-names" : false, "suffix" : "" }, { "dropping-particle" : "", "family" : "Dentener", "given" : "Frank", "non-dropping-particle" : "", "parse-names" : false, "suffix" : "" }, { "dropping-particle" : "", "family" : "Bouwman", "given" : "Lex", "non-dropping-particle" : "", "parse-names" : false, "suffix" : "" }, { "dropping-particle" : "", "family" : "Riahi", "given" : "Keywan", "non-dropping-particle" : "", "parse-names" : false, "suffix" : "" }, { "dropping-particle" : "", "family" : "Amann", "given" : "Markus", "non-dropping-particle" : "", "parse-names" : false, "suffix" : "" }, { "dropping-particle" : "", "family" : "Bodirsky", "given" : "Benjamin Leon", "non-dropping-particle" : "", "parse-names" : false, "suffix" : "" }, { "dropping-particle" : "", "family" : "Vuuren", "given" : "Detlef P.", "non-dropping-particle" : "van", "parse-names" : false, "suffix" : "" }, { "dropping-particle" : "", "family" : "Aleluia Reis", "given" : "Lara", "non-dropping-particle" : "", "parse-names" : false, "suffix" : "" }, { "dropping-particle" : "", "family" : "Calvin", "given" : "Katherine", "non-dropping-particle" : "", "parse-names" : false, "suffix" : "" }, { "dropping-particle" : "", "family" : "Drouet", "given" : "Laurent", "non-dropping-particle" : "", "parse-names" : false, "suffix" : "" }, { "dropping-particle" : "", "family" : "Fricko", "given" : "Oliver", "non-dropping-particle" : "", "parse-names" : false, "suffix" : "" }, { "dropping-particle" : "", "family" : "Fujimori", "given" : "Shinichiro", "non-dropping-particle" : "", "parse-names" : false, "suffix" : "" }, { "dropping-particle" : "", "family" : "Gernaat", "given" : "David", "non-dropping-particle" : "", "parse-names" : false, "suffix" : "" }, { "dropping-particle" : "", "family" : "Havlik", "given" : "Petr", "non-dropping-particle" : "", "parse-names" : false, "suffix" : "" }, { "dropping-particle" : "", "family" : "Harmsen", "given" : "Mathijs", "non-dropping-particle" : "", "parse-names" : false, "suffix" : "" }, { "dropping-particle" : "", "family" : "Hasegawa", "given" : "Tomoko", "non-dropping-particle" : "", "parse-names" : false, "suffix" : "" }, { "dropping-particle" : "", "family" : "Heyes", "given" : "Chris", "non-dropping-particle" : "", "parse-names" : false, "suffix" : "" }, { "dropping-particle" : "", "family" : "Hilaire", "given" : "J\u00e9r\u00f4me", "non-dropping-particle" : "", "parse-names" : false, "suffix" : "" }, { "dropping-particle" : "", "family" : "Luderer", "given" : "Gunnar", "non-dropping-particle" : "", "parse-names" : false, "suffix" : "" }, { "dropping-particle" : "", "family" : "Masui", "given" : "Toshihiko", "non-dropping-particle" : "", "parse-names" : false, "suffix" : "" }, { "dropping-particle" : "", "family" : "Stehfest", "given" : "Elke", "non-dropping-particle" : "", "parse-names" : false, "suffix" : "" }, { "dropping-particle" : "", "family" : "Strefler", "given" : "Jessica", "non-dropping-particle" : "", "parse-names" : false, "suffix" : "" }, { "dropping-particle" : "", "family" : "Sluis", "given" : "Sietske", "non-dropping-particle" : "van der", "parse-names" : false, "suffix" : "" }, { "dropping-particle" : "", "family" : "Tavoni", "given" : "Massimo", "non-dropping-particle" : "", "parse-names" : false, "suffix" : "" } ], "container-title" : "Global Environmental Change", "id" : "ITEM-2", "issued" : { "date-parts" : [ [ "2017" ] ] }, "page" : "346-358", "title" : "Future air pollution in the Shared Socio-economic Pathways", "translator" : [ { "dropping-particle" : "", "family" : "G2787", "given" : "", "non-dropping-particle" : "", "parse-names" : false, "suffix" : "" } ], "type" : "article-journal", "volume" : "42" }, "uris" : [ "http://www.mendeley.com/documents/?uuid=58a9055f-914a-4507-bd38-224f957f74e5" ] } ], "mendeley" : { "formattedCitation" : "(Rao et al., 2017; Riahi et al., 2017)", "plainTextFormattedCitation" : "(Rao et al., 2017; Riahi et al., 2017)", "previouslyFormattedCitation" : "(Rao et al., 2017; Riahi et al., 2017)" }, "properties" : { "noteIndex" : 0 }, "schema" : "https://github.com/citation-style-language/schema/raw/master/csl-citation.json" }</w:instrText>
      </w:r>
      <w:r w:rsidRPr="00160F32">
        <w:rPr>
          <w:rFonts w:cs="Times New Roman"/>
          <w:color w:val="000000" w:themeColor="text1"/>
          <w:lang w:val="en-GB" w:eastAsia="en-US"/>
        </w:rPr>
        <w:fldChar w:fldCharType="separate"/>
      </w:r>
      <w:r w:rsidR="00CB33A1">
        <w:rPr>
          <w:rFonts w:cs="Times New Roman"/>
          <w:noProof/>
          <w:color w:val="000000" w:themeColor="text1"/>
          <w:lang w:val="en-GB" w:eastAsia="en-US"/>
        </w:rPr>
        <w:t>(Rao et al., 2017; Riahi et al., 2017)</w:t>
      </w:r>
      <w:r w:rsidRPr="00160F32">
        <w:rPr>
          <w:rFonts w:cs="Times New Roman"/>
          <w:color w:val="000000" w:themeColor="text1"/>
          <w:lang w:val="en-GB" w:eastAsia="en-US"/>
        </w:rPr>
        <w:fldChar w:fldCharType="end"/>
      </w:r>
      <w:r w:rsidRPr="00160F32">
        <w:rPr>
          <w:rFonts w:cs="Times New Roman"/>
          <w:color w:val="000000" w:themeColor="text1"/>
          <w:lang w:val="en-GB" w:eastAsia="en-US"/>
        </w:rPr>
        <w:t xml:space="preserve">. In SSP1 and SSP5, </w:t>
      </w:r>
      <w:r>
        <w:rPr>
          <w:rFonts w:cs="Times New Roman"/>
          <w:color w:val="000000" w:themeColor="text1"/>
          <w:lang w:val="en-GB" w:eastAsia="en-US"/>
        </w:rPr>
        <w:t>strong</w:t>
      </w:r>
      <w:r w:rsidRPr="00160F32">
        <w:rPr>
          <w:rFonts w:cs="Times New Roman"/>
          <w:color w:val="000000" w:themeColor="text1"/>
          <w:lang w:val="en-GB" w:eastAsia="en-US"/>
        </w:rPr>
        <w:t xml:space="preserve"> air</w:t>
      </w:r>
      <w:ins w:id="5658" w:author="Lucy Cowie" w:date="2021-07-28T19:39:00Z">
        <w:r w:rsidR="002B2977">
          <w:rPr>
            <w:rFonts w:cs="Times New Roman"/>
            <w:color w:val="000000" w:themeColor="text1"/>
            <w:lang w:val="en-GB" w:eastAsia="en-US"/>
          </w:rPr>
          <w:t>-</w:t>
        </w:r>
      </w:ins>
      <w:del w:id="5659" w:author="Lucy Cowie" w:date="2021-07-28T19:39:00Z">
        <w:r w:rsidRPr="00160F32" w:rsidDel="002B2977">
          <w:rPr>
            <w:rFonts w:cs="Times New Roman"/>
            <w:color w:val="000000" w:themeColor="text1"/>
            <w:lang w:val="en-GB" w:eastAsia="en-US"/>
          </w:rPr>
          <w:delText xml:space="preserve"> </w:delText>
        </w:r>
      </w:del>
      <w:r w:rsidRPr="00160F32">
        <w:rPr>
          <w:rFonts w:cs="Times New Roman"/>
          <w:color w:val="000000" w:themeColor="text1"/>
          <w:lang w:val="en-GB" w:eastAsia="en-US"/>
        </w:rPr>
        <w:t xml:space="preserve">quality policies are assumed to minimize </w:t>
      </w:r>
      <w:ins w:id="5660" w:author="Lucy Cowie" w:date="2021-07-28T19:39:00Z">
        <w:r w:rsidR="00A267C1">
          <w:rPr>
            <w:rFonts w:cs="Times New Roman"/>
            <w:color w:val="000000" w:themeColor="text1"/>
            <w:lang w:val="en-GB" w:eastAsia="en-US"/>
          </w:rPr>
          <w:t xml:space="preserve">the </w:t>
        </w:r>
      </w:ins>
      <w:r w:rsidRPr="00160F32">
        <w:rPr>
          <w:rFonts w:cs="Times New Roman"/>
          <w:color w:val="000000" w:themeColor="text1"/>
          <w:lang w:val="en-GB" w:eastAsia="en-US"/>
        </w:rPr>
        <w:t xml:space="preserve">adverse effects of pollution on population and ecosystems. In SSP2, a medium pollution control, with lower than current policy targets, is considered. Only weak, regionally varied, air pollution policies are applied in the SSP3 and SSP4. Additional climate policies introduced to reach defined radiative forcing targets will also </w:t>
      </w:r>
      <w:r>
        <w:rPr>
          <w:rFonts w:cs="Times New Roman"/>
          <w:color w:val="000000" w:themeColor="text1"/>
          <w:lang w:val="en-GB" w:eastAsia="en-US"/>
        </w:rPr>
        <w:t>affect</w:t>
      </w:r>
      <w:r w:rsidRPr="00160F32">
        <w:rPr>
          <w:rFonts w:cs="Times New Roman"/>
          <w:color w:val="000000" w:themeColor="text1"/>
          <w:lang w:val="en-GB" w:eastAsia="en-US"/>
        </w:rPr>
        <w:t xml:space="preserve"> SLCF emissions.</w:t>
      </w:r>
      <w:r w:rsidRPr="00DF0190">
        <w:rPr>
          <w:rFonts w:cs="Times New Roman"/>
          <w:color w:val="000000" w:themeColor="text1"/>
          <w:lang w:val="en-GB" w:eastAsia="en-US"/>
        </w:rPr>
        <w:t xml:space="preserve"> The SSP SLCF</w:t>
      </w:r>
      <w:ins w:id="5661" w:author="Lucy Cowie" w:date="2021-07-28T19:40:00Z">
        <w:r w:rsidR="00E310B0">
          <w:rPr>
            <w:rFonts w:cs="Times New Roman"/>
            <w:color w:val="000000" w:themeColor="text1"/>
            <w:lang w:val="en-GB" w:eastAsia="en-US"/>
          </w:rPr>
          <w:t>-</w:t>
        </w:r>
      </w:ins>
      <w:del w:id="5662" w:author="Lucy Cowie" w:date="2021-07-28T19:40:00Z">
        <w:r w:rsidRPr="00DF0190" w:rsidDel="00E310B0">
          <w:rPr>
            <w:rFonts w:cs="Times New Roman"/>
            <w:color w:val="000000" w:themeColor="text1"/>
            <w:lang w:val="en-GB" w:eastAsia="en-US"/>
          </w:rPr>
          <w:delText xml:space="preserve"> </w:delText>
        </w:r>
      </w:del>
      <w:r w:rsidRPr="00DF0190">
        <w:rPr>
          <w:rFonts w:cs="Times New Roman"/>
          <w:color w:val="000000" w:themeColor="text1"/>
          <w:lang w:val="en-GB" w:eastAsia="en-US"/>
        </w:rPr>
        <w:t xml:space="preserve">emission trajectories </w:t>
      </w:r>
      <w:r w:rsidRPr="00DF0190">
        <w:rPr>
          <w:rFonts w:cs="Times New Roman"/>
          <w:color w:val="000000" w:themeColor="text1"/>
          <w:lang w:val="en-GB" w:eastAsia="en-US"/>
        </w:rPr>
        <w:fldChar w:fldCharType="begin" w:fldLock="1"/>
      </w:r>
      <w:r w:rsidR="00D477C7">
        <w:rPr>
          <w:rFonts w:cs="Times New Roman"/>
          <w:color w:val="000000" w:themeColor="text1"/>
          <w:lang w:val="en-GB" w:eastAsia="en-US"/>
        </w:rPr>
        <w:instrText>ADDIN CSL_CITATION { "citationItems" : [ { "id" : "ITEM-1", "itemData" : { "DOI" : "10.1016/j.gloenvcha.2016.05.012", "ISBN" : "0959-3780", "ISSN" : "09593780", "abstract" : "Emissions of air pollutants such as sulfur and nitrogen oxides and particulates have significant health impacts as well as effects on natural and anthropogenic ecosystems. These same emissions also can change atmospheric chemistry and the planetary energy balance, thereby impacting global and regional climate. Long-term scenarios for air pollutant emissions are needed as inputs to global climate and chemistry models, and for analysis linking air pollutant impacts across sectors. In this paper we present methodology and results for air pollutant emissions in Shared Socioeconomic Pathways (SSP) scenarios. We first present a set of three air pollution narratives that describe high, central, and low pollution control ambitions over the 21st century. These narratives are then translated into quantitative guidance for use in integrated assessment models. The resulting pollutant emission trajectories under the SSP scenarios cover a wider range than the scenarios used in previous international climate model comparisons. In the SSP3 and SSP4 scenarios, where economic, institutional and technological limitations slow air quality improvements, global pollutant emissions over the 21stcentury can be comparable to current levels. Pollutant emissions in the SSP1 scenarios fall to low levels due to the assumption of technological advances and successful global action to control emissions.", "author" : [ { "dropping-particle" : "", "family" : "Rao", "given" : "Shilpa", "non-dropping-particle" : "", "parse-names" : false, "suffix" : "" }, { "dropping-particle" : "", "family" : "Klimont", "given" : "Zbigniew", "non-dropping-particle" : "", "parse-names" : false, "suffix" : "" }, { "dropping-particle" : "", "family" : "Smith", "given" : "Steven J.", "non-dropping-particle" : "", "parse-names" : false, "suffix" : "" }, { "dropping-particle" : "", "family" : "Dingenen", "given" : "Rita", "non-dropping-particle" : "Van", "parse-names" : false, "suffix" : "" }, { "dropping-particle" : "", "family" : "Dentener", "given" : "Frank", "non-dropping-particle" : "", "parse-names" : false, "suffix" : "" }, { "dropping-particle" : "", "family" : "Bouwman", "given" : "Lex", "non-dropping-particle" : "", "parse-names" : false, "suffix" : "" }, { "dropping-particle" : "", "family" : "Riahi", "given" : "Keywan", "non-dropping-particle" : "", "parse-names" : false, "suffix" : "" }, { "dropping-particle" : "", "family" : "Amann", "given" : "Markus", "non-dropping-particle" : "", "parse-names" : false, "suffix" : "" }, { "dropping-particle" : "", "family" : "Bodirsky", "given" : "Benjamin Leon", "non-dropping-particle" : "", "parse-names" : false, "suffix" : "" }, { "dropping-particle" : "", "family" : "Vuuren", "given" : "Detlef P.", "non-dropping-particle" : "van", "parse-names" : false, "suffix" : "" }, { "dropping-particle" : "", "family" : "Aleluia Reis", "given" : "Lara", "non-dropping-particle" : "", "parse-names" : false, "suffix" : "" }, { "dropping-particle" : "", "family" : "Calvin", "given" : "Katherine", "non-dropping-particle" : "", "parse-names" : false, "suffix" : "" }, { "dropping-particle" : "", "family" : "Drouet", "given" : "Laurent", "non-dropping-particle" : "", "parse-names" : false, "suffix" : "" }, { "dropping-particle" : "", "family" : "Fricko", "given" : "Oliver", "non-dropping-particle" : "", "parse-names" : false, "suffix" : "" }, { "dropping-particle" : "", "family" : "Fujimori", "given" : "Shinichiro", "non-dropping-particle" : "", "parse-names" : false, "suffix" : "" }, { "dropping-particle" : "", "family" : "Gernaat", "given" : "David", "non-dropping-particle" : "", "parse-names" : false, "suffix" : "" }, { "dropping-particle" : "", "family" : "Havlik", "given" : "Petr", "non-dropping-particle" : "", "parse-names" : false, "suffix" : "" }, { "dropping-particle" : "", "family" : "Harmsen", "given" : "Mathijs", "non-dropping-particle" : "", "parse-names" : false, "suffix" : "" }, { "dropping-particle" : "", "family" : "Hasegawa", "given" : "Tomoko", "non-dropping-particle" : "", "parse-names" : false, "suffix" : "" }, { "dropping-particle" : "", "family" : "Heyes", "given" : "Chris", "non-dropping-particle" : "", "parse-names" : false, "suffix" : "" }, { "dropping-particle" : "", "family" : "Hilaire", "given" : "J\u00e9r\u00f4me", "non-dropping-particle" : "", "parse-names" : false, "suffix" : "" }, { "dropping-particle" : "", "family" : "Luderer", "given" : "Gunnar", "non-dropping-particle" : "", "parse-names" : false, "suffix" : "" }, { "dropping-particle" : "", "family" : "Masui", "given" : "Toshihiko", "non-dropping-particle" : "", "parse-names" : false, "suffix" : "" }, { "dropping-particle" : "", "family" : "Stehfest", "given" : "Elke", "non-dropping-particle" : "", "parse-names" : false, "suffix" : "" }, { "dropping-particle" : "", "family" : "Strefler", "given" : "Jessica", "non-dropping-particle" : "", "parse-names" : false, "suffix" : "" }, { "dropping-particle" : "", "family" : "Sluis", "given" : "Sietske", "non-dropping-particle" : "van der", "parse-names" : false, "suffix" : "" }, { "dropping-particle" : "", "family" : "Tavoni", "given" : "Massimo", "non-dropping-particle" : "", "parse-names" : false, "suffix" : "" } ], "container-title" : "Global Environmental Change", "id" : "ITEM-1", "issued" : { "date-parts" : [ [ "2017" ] ] }, "page" : "346-358", "title" : "Future air pollution in the Shared Socio-economic Pathways", "translator" : [ { "dropping-particle" : "", "family" : "G2787", "given" : "", "non-dropping-particle" : "", "parse-names" : false, "suffix" : "" } ], "type" : "article-journal", "volume" : "42" }, "uris" : [ "http://www.mendeley.com/documents/?uuid=58a9055f-914a-4507-bd38-224f957f74e5" ] }, { "id" : "ITEM-2", "itemData" : { "DOI" : "10.5194/gmd-12-1443-2019", "ISSN" : "19919603", "abstract" : "Abstract. We present a suite of nine scenarios of future emissions trajectories of anthropogenic sources, a key deliverable of the ScenarioMIP experiment within CMIP6. Integrated Assessment Model results for 14 different emissions species and 13 emissions sectors are provided for each scenario with consistent transitions from the historical data used in CMIP6 to future trajectories using automated harmonization before being downscaled to provide higher emission source spatial detail. We find that the scenarios span a wide range of end-of-century radiative forcing values, thus making this set of scenarios ideal for exploring a variety of warming pathways. The set of scenarios are bounded on the low end by a 1.9&amp;thinsp;W&amp;thinsp;m-2 scenario, ideal for analyzing a world with end-of-century temperatures well below 2&amp;thinsp;&amp;deg;C, and on the high-end by a 8.5&amp;thinsp;W&amp;thinsp;m-2 scenario, resulting in an increase in warming of nearly 5&amp;thinsp;&amp;deg;C over pre-industrial levels. Between these two extremes, scenarios are provided such that differences between forcing outcomes provide statistically significant regional temperature outcomes to maximize their usefulness for downstream experiments within CMIP6. A wide range of scenario data products are provided for the CMIP6 scientific community including global, regional, and gridded emissions datasets.", "author" : [ { "dropping-particle" : "", "family" : "Gidden", "given" : "Matthew J.", "non-dropping-particle" : "", "parse-names" : false, "suffix" : "" }, { "dropping-particle" : "", "family" : "Riahi", "given" : "Keywan", "non-dropping-particle" : "", "parse-names" : false, "suffix" : "" }, { "dropping-particle" : "", "family" : "Smith", "given" : "Steven J.", "non-dropping-particle" : "", "parse-names" : false, "suffix" : "" }, { "dropping-particle" : "", "family" : "Fujimori", "given" : "Shinichiro", "non-dropping-particle" : "", "parse-names" : false, "suffix" : "" }, { "dropping-particle" : "", "family" : "Luderer", "given" : "Gunnar", "non-dropping-particle" : "", "parse-names" : false, "suffix" : "" }, { "dropping-particle" : "", "family" : "Kriegler", "given" : "Elmar", "non-dropping-particle" : "", "parse-names" : false, "suffix" : "" }, { "dropping-particle" : "", "family" : "Vuuren", "given" : "Detlef P.", "non-dropping-particle" : "Van", "parse-names" : false, "suffix" : "" }, { "dropping-particle" : "", "family" : "Berg", "given" : "Maarten", "non-dropping-particle" : "Van Den", "parse-names" : false, "suffix" : "" }, { "dropping-particle" : "", "family" : "Feng", "given" : "Leyang", "non-dropping-particle" : "", "parse-names" : false, "suffix" : "" }, { "dropping-particle" : "", "family" : "Klein", "given" : "David", "non-dropping-particle" : "", "parse-names" : false, "suffix" : "" }, { "dropping-particle" : "", "family" : "Calvin", "given" : "Katherine", "non-dropping-particle" : "", "parse-names" : false, "suffix" : "" }, { "dropping-particle" : "", "family" : "Doelman", "given" : "Jonathan C.", "non-dropping-particle" : "", "parse-names" : false, "suffix" : "" }, { "dropping-particle" : "", "family" : "Frank", "given" : "Stefan", "non-dropping-particle" : "", "parse-names" : false, "suffix" : "" }, { "dropping-particle" : "", "family" : "Fricko", "given" : "Oliver", "non-dropping-particle" : "", "parse-names" : false, "suffix" : "" }, { "dropping-particle" : "", "family" : "Harmsen", "given" : "Mathijs", "non-dropping-particle" : "", "parse-names" : false, "suffix" : "" }, { "dropping-particle" : "", "family" : "Hasegawa", "given" : "Tomoko", "non-dropping-particle" : "", "parse-names" : false, "suffix" : "" }, { "dropping-particle" : "", "family" : "Havlik", "given" : "Petr", "non-dropping-particle" : "", "parse-names" : false, "suffix" : "" }, { "dropping-particle" : "", "family" : "Hilaire", "given" : "J\u00e9r\u00f4me", "non-dropping-particle" : "", "parse-names" : false, "suffix" : "" }, { "dropping-particle" : "", "family" : "Hoesly", "given" : "Rachel", "non-dropping-particle" : "", "parse-names" : false, "suffix" : "" }, { "dropping-particle" : "", "family" : "Horing", "given" : "Jill", "non-dropping-particle" : "", "parse-names" : false, "suffix" : "" }, { "dropping-particle" : "", "family" : "Popp", "given" : "Alexander", "non-dropping-particle" : "", "parse-names" : false, "suffix" : "" }, { "dropping-particle" : "", "family" : "Stehfest", "given" : "Elke", "non-dropping-particle" : "", "parse-names" : false, "suffix" : "" }, { "dropping-particle" : "", "family" : "Takahashi", "given" : "Kiyoshi", "non-dropping-particle" : "", "parse-names" : false, "suffix" : "" } ], "container-title" : "Geoscientific Model Development", "id" : "ITEM-2", "issue" : "4", "issued" : { "date-parts" : [ [ "2019" ] ] }, "page" : "1443-1475", "title" : "Global emissions pathways under different socioeconomic scenarios for use in CMIP6: A dataset of harmonized emissions trajectories through the end of the century", "translator" : [ { "dropping-particle" : "", "family" : "G3727", "given" : "", "non-dropping-particle" : "", "parse-names" : false, "suffix" : "" } ], "type" : "article-journal", "volume" : "12" }, "uris" : [ "http://www.mendeley.com/documents/?uuid=709c84af-7607-4748-86c2-a2b80ecdb9d5" ] } ], "mendeley" : { "formattedCitation" : "(Rao et al., 2017; Gidden et al., 2019)", "plainTextFormattedCitation" : "(Rao et al., 2017; Gidden et al., 2019)", "previouslyFormattedCitation" : "(Rao et al., 2017; Gidden et al., 2019)" }, "properties" : { "noteIndex" : 0 }, "schema" : "https://github.com/citation-style-language/schema/raw/master/csl-citation.json" }</w:instrText>
      </w:r>
      <w:r w:rsidRPr="00DF0190">
        <w:rPr>
          <w:rFonts w:cs="Times New Roman"/>
          <w:color w:val="000000" w:themeColor="text1"/>
          <w:lang w:val="en-GB" w:eastAsia="en-US"/>
        </w:rPr>
        <w:fldChar w:fldCharType="separate"/>
      </w:r>
      <w:r w:rsidR="00CB33A1">
        <w:rPr>
          <w:rFonts w:cs="Times New Roman"/>
          <w:noProof/>
          <w:color w:val="000000" w:themeColor="text1"/>
          <w:lang w:val="en-GB" w:eastAsia="en-US"/>
        </w:rPr>
        <w:t>(Rao et al., 2017; Gidden et al., 2019)</w:t>
      </w:r>
      <w:r w:rsidRPr="00DF0190">
        <w:rPr>
          <w:rFonts w:cs="Times New Roman"/>
          <w:color w:val="000000" w:themeColor="text1"/>
          <w:lang w:val="en-GB" w:eastAsia="en-US"/>
        </w:rPr>
        <w:fldChar w:fldCharType="end"/>
      </w:r>
      <w:r w:rsidRPr="00DF0190">
        <w:rPr>
          <w:rFonts w:cs="Times New Roman"/>
          <w:color w:val="000000" w:themeColor="text1"/>
          <w:lang w:val="en-GB" w:eastAsia="en-US"/>
        </w:rPr>
        <w:t xml:space="preserve"> assume a long</w:t>
      </w:r>
      <w:ins w:id="5663" w:author="Lucy Cowie" w:date="2021-07-28T19:40:00Z">
        <w:r w:rsidR="007D25CD">
          <w:rPr>
            <w:rFonts w:cs="Times New Roman"/>
            <w:color w:val="000000" w:themeColor="text1"/>
            <w:lang w:val="en-GB" w:eastAsia="en-US"/>
          </w:rPr>
          <w:t>-</w:t>
        </w:r>
      </w:ins>
      <w:del w:id="5664" w:author="Lucy Cowie" w:date="2021-07-28T19:40:00Z">
        <w:r w:rsidDel="007D25CD">
          <w:rPr>
            <w:rFonts w:cs="Times New Roman"/>
            <w:color w:val="000000" w:themeColor="text1"/>
            <w:lang w:val="en-GB" w:eastAsia="en-US"/>
          </w:rPr>
          <w:delText xml:space="preserve"> </w:delText>
        </w:r>
      </w:del>
      <w:r w:rsidRPr="00DF0190">
        <w:rPr>
          <w:rFonts w:cs="Times New Roman"/>
          <w:color w:val="000000" w:themeColor="text1"/>
          <w:lang w:val="en-GB" w:eastAsia="en-US"/>
        </w:rPr>
        <w:t>term coupling of economic growth and specific emission indicators, such as</w:t>
      </w:r>
      <w:del w:id="5665" w:author="Lucy Cowie" w:date="2021-07-28T19:40:00Z">
        <w:r w:rsidRPr="00DF0190" w:rsidDel="00BF4E10">
          <w:rPr>
            <w:rFonts w:cs="Times New Roman"/>
            <w:color w:val="000000" w:themeColor="text1"/>
            <w:lang w:val="en-GB" w:eastAsia="en-US"/>
          </w:rPr>
          <w:delText>,</w:delText>
        </w:r>
      </w:del>
      <w:r w:rsidRPr="00DF0190">
        <w:rPr>
          <w:rFonts w:cs="Times New Roman"/>
          <w:color w:val="000000" w:themeColor="text1"/>
          <w:lang w:val="en-GB" w:eastAsia="en-US"/>
        </w:rPr>
        <w:t xml:space="preserve"> sectoral emission densities. The pace of change varies across regions and SSPs resulting in a wider range of future air pollutants evolution </w:t>
      </w:r>
      <w:r w:rsidRPr="00DF0190">
        <w:rPr>
          <w:b/>
          <w:bCs/>
          <w:color w:val="000000" w:themeColor="text1"/>
          <w:lang w:val="en-GB"/>
        </w:rPr>
        <w:t>(</w:t>
      </w:r>
      <w:r w:rsidRPr="00DF0190">
        <w:rPr>
          <w:bCs/>
          <w:color w:val="000000" w:themeColor="text1"/>
          <w:lang w:val="en-GB"/>
        </w:rPr>
        <w:t>Figure 6.</w:t>
      </w:r>
      <w:r>
        <w:rPr>
          <w:bCs/>
          <w:color w:val="000000" w:themeColor="text1"/>
          <w:lang w:val="en-GB"/>
        </w:rPr>
        <w:t>18</w:t>
      </w:r>
      <w:r w:rsidRPr="00606637">
        <w:rPr>
          <w:color w:val="000000" w:themeColor="text1"/>
          <w:lang w:val="en-GB"/>
          <w:rPrChange w:id="5666" w:author="Lucy Cowie" w:date="2021-07-28T19:40:00Z">
            <w:rPr>
              <w:b/>
              <w:bCs/>
              <w:color w:val="000000" w:themeColor="text1"/>
              <w:lang w:val="en-GB"/>
            </w:rPr>
          </w:rPrChange>
        </w:rPr>
        <w:t>)</w:t>
      </w:r>
      <w:ins w:id="5667" w:author="Lucy Cowie" w:date="2021-07-28T19:40:00Z">
        <w:r w:rsidR="00D973A2" w:rsidRPr="00606637">
          <w:rPr>
            <w:color w:val="000000" w:themeColor="text1"/>
            <w:lang w:val="en-GB"/>
            <w:rPrChange w:id="5668" w:author="Lucy Cowie" w:date="2021-07-28T19:40:00Z">
              <w:rPr>
                <w:b/>
                <w:bCs/>
                <w:color w:val="000000" w:themeColor="text1"/>
                <w:lang w:val="en-GB"/>
              </w:rPr>
            </w:rPrChange>
          </w:rPr>
          <w:t>,</w:t>
        </w:r>
      </w:ins>
      <w:r w:rsidRPr="00DF0190">
        <w:rPr>
          <w:rFonts w:cs="Times New Roman"/>
          <w:color w:val="000000" w:themeColor="text1"/>
          <w:lang w:val="en-GB" w:eastAsia="en-US"/>
        </w:rPr>
        <w:t xml:space="preserve"> reflecting the differences in assumed level</w:t>
      </w:r>
      <w:ins w:id="5669" w:author="Lucy Cowie" w:date="2021-07-28T19:40:00Z">
        <w:r w:rsidR="003D1F25">
          <w:rPr>
            <w:rFonts w:cs="Times New Roman"/>
            <w:color w:val="000000" w:themeColor="text1"/>
            <w:lang w:val="en-GB" w:eastAsia="en-US"/>
          </w:rPr>
          <w:t>s</w:t>
        </w:r>
      </w:ins>
      <w:r w:rsidRPr="00DF0190">
        <w:rPr>
          <w:rFonts w:cs="Times New Roman"/>
          <w:color w:val="000000" w:themeColor="text1"/>
          <w:lang w:val="en-GB" w:eastAsia="en-US"/>
        </w:rPr>
        <w:t xml:space="preserve"> of air pollution controls across </w:t>
      </w:r>
      <w:del w:id="5670" w:author="Lucy Cowie" w:date="2021-07-28T19:41:00Z">
        <w:r w:rsidRPr="00DF0190" w:rsidDel="003D1F25">
          <w:rPr>
            <w:rFonts w:cs="Times New Roman"/>
            <w:color w:val="000000" w:themeColor="text1"/>
            <w:lang w:val="en-GB" w:eastAsia="en-US"/>
          </w:rPr>
          <w:delText xml:space="preserve">the </w:delText>
        </w:r>
      </w:del>
      <w:r w:rsidRPr="00DF0190">
        <w:rPr>
          <w:rFonts w:cs="Times New Roman"/>
          <w:color w:val="000000" w:themeColor="text1"/>
          <w:lang w:val="en-GB" w:eastAsia="en-US"/>
        </w:rPr>
        <w:t>regions</w:t>
      </w:r>
      <w:r>
        <w:rPr>
          <w:rFonts w:cs="Times New Roman"/>
          <w:color w:val="000000" w:themeColor="text1"/>
          <w:lang w:val="en-GB" w:eastAsia="en-US"/>
        </w:rPr>
        <w:t xml:space="preserve"> (Figure 6.19)</w:t>
      </w:r>
      <w:r w:rsidRPr="00DF0190">
        <w:rPr>
          <w:rFonts w:cs="Times New Roman"/>
          <w:color w:val="000000" w:themeColor="text1"/>
          <w:lang w:val="en-GB" w:eastAsia="en-US"/>
        </w:rPr>
        <w:t>. At the end of the century, the SSP scenarios range is about four times that of RCP for SO</w:t>
      </w:r>
      <w:r w:rsidRPr="00DF0190">
        <w:rPr>
          <w:rFonts w:cs="Times New Roman"/>
          <w:color w:val="000000" w:themeColor="text1"/>
          <w:vertAlign w:val="subscript"/>
          <w:lang w:val="en-GB" w:eastAsia="en-US"/>
        </w:rPr>
        <w:t>2</w:t>
      </w:r>
      <w:r w:rsidRPr="00DF0190">
        <w:rPr>
          <w:rFonts w:cs="Times New Roman"/>
          <w:color w:val="000000" w:themeColor="text1"/>
          <w:lang w:val="en-GB" w:eastAsia="en-US"/>
        </w:rPr>
        <w:t xml:space="preserve"> and NO</w:t>
      </w:r>
      <w:r w:rsidRPr="00DF0190">
        <w:rPr>
          <w:rFonts w:cs="Times New Roman"/>
          <w:color w:val="000000" w:themeColor="text1"/>
          <w:vertAlign w:val="subscript"/>
          <w:lang w:val="en-GB" w:eastAsia="en-US"/>
        </w:rPr>
        <w:t>x</w:t>
      </w:r>
      <w:r w:rsidRPr="00DF0190">
        <w:rPr>
          <w:rFonts w:cs="Times New Roman"/>
          <w:color w:val="000000" w:themeColor="text1"/>
          <w:lang w:val="en-GB" w:eastAsia="en-US"/>
        </w:rPr>
        <w:t xml:space="preserve">, two to four times for BC and NMVOC, and up to three times for CO and OC, while </w:t>
      </w:r>
      <w:r>
        <w:rPr>
          <w:rFonts w:cs="Times New Roman"/>
          <w:color w:val="000000" w:themeColor="text1"/>
          <w:lang w:val="en-GB" w:eastAsia="en-US"/>
        </w:rPr>
        <w:t xml:space="preserve">indicating </w:t>
      </w:r>
      <w:ins w:id="5671" w:author="Lucy Cowie" w:date="2021-07-28T19:41:00Z">
        <w:r w:rsidR="003D1F25">
          <w:rPr>
            <w:rFonts w:cs="Times New Roman"/>
            <w:color w:val="000000" w:themeColor="text1"/>
            <w:lang w:val="en-GB" w:eastAsia="en-US"/>
          </w:rPr>
          <w:t xml:space="preserve">a </w:t>
        </w:r>
      </w:ins>
      <w:r>
        <w:rPr>
          <w:rFonts w:cs="Times New Roman"/>
          <w:color w:val="000000" w:themeColor="text1"/>
          <w:lang w:val="en-GB" w:eastAsia="en-US"/>
        </w:rPr>
        <w:t xml:space="preserve">slightly smaller </w:t>
      </w:r>
      <w:r w:rsidRPr="00DF0190">
        <w:rPr>
          <w:rFonts w:cs="Times New Roman"/>
          <w:color w:val="000000" w:themeColor="text1"/>
          <w:lang w:val="en-GB" w:eastAsia="en-US"/>
        </w:rPr>
        <w:t xml:space="preserve">range </w:t>
      </w:r>
      <w:r>
        <w:rPr>
          <w:rFonts w:cs="Times New Roman"/>
          <w:color w:val="000000" w:themeColor="text1"/>
          <w:lang w:val="en-GB" w:eastAsia="en-US"/>
        </w:rPr>
        <w:t xml:space="preserve">than RCPs </w:t>
      </w:r>
      <w:r w:rsidRPr="00DF0190">
        <w:rPr>
          <w:rFonts w:cs="Times New Roman"/>
          <w:color w:val="000000" w:themeColor="text1"/>
          <w:lang w:val="en-GB" w:eastAsia="en-US"/>
        </w:rPr>
        <w:t>for CH</w:t>
      </w:r>
      <w:r w:rsidRPr="00DF0190">
        <w:rPr>
          <w:rFonts w:cs="Times New Roman"/>
          <w:color w:val="000000" w:themeColor="text1"/>
          <w:vertAlign w:val="subscript"/>
          <w:lang w:val="en-GB" w:eastAsia="en-US"/>
        </w:rPr>
        <w:t>4</w:t>
      </w:r>
      <w:r>
        <w:rPr>
          <w:rFonts w:cs="Times New Roman"/>
          <w:color w:val="000000" w:themeColor="text1"/>
          <w:lang w:val="en-GB" w:eastAsia="en-US"/>
        </w:rPr>
        <w:t xml:space="preserve"> (Figure 6.20)</w:t>
      </w:r>
      <w:r w:rsidRPr="00DF0190">
        <w:rPr>
          <w:rFonts w:cs="Times New Roman"/>
          <w:color w:val="000000" w:themeColor="text1"/>
          <w:lang w:val="en-GB" w:eastAsia="en-US"/>
        </w:rPr>
        <w:t xml:space="preserve">. The originally developed SSP scenarios </w:t>
      </w:r>
      <w:r w:rsidRPr="00DF0190">
        <w:rPr>
          <w:rFonts w:cs="Times New Roman"/>
          <w:color w:val="000000" w:themeColor="text1"/>
          <w:lang w:val="en-GB" w:eastAsia="en-US"/>
        </w:rPr>
        <w:fldChar w:fldCharType="begin" w:fldLock="1"/>
      </w:r>
      <w:r w:rsidR="00D477C7">
        <w:rPr>
          <w:rFonts w:cs="Times New Roman"/>
          <w:color w:val="000000" w:themeColor="text1"/>
          <w:lang w:val="en-GB" w:eastAsia="en-US"/>
        </w:rPr>
        <w:instrText>ADDIN CSL_CITATION { "citationItems" : [ { "id" : "ITEM-1", "itemData" : { "DOI" : "10.1016/j.gloenvcha.2016.05.012", "ISBN" : "0959-3780", "ISSN" : "09593780", "abstract" : "Emissions of air pollutants such as sulfur and nitrogen oxides and particulates have significant health impacts as well as effects on natural and anthropogenic ecosystems. These same emissions also can change atmospheric chemistry and the planetary energy balance, thereby impacting global and regional climate. Long-term scenarios for air pollutant emissions are needed as inputs to global climate and chemistry models, and for analysis linking air pollutant impacts across sectors. In this paper we present methodology and results for air pollutant emissions in Shared Socioeconomic Pathways (SSP) scenarios. We first present a set of three air pollution narratives that describe high, central, and low pollution control ambitions over the 21st century. These narratives are then translated into quantitative guidance for use in integrated assessment models. The resulting pollutant emission trajectories under the SSP scenarios cover a wider range than the scenarios used in previous international climate model comparisons. In the SSP3 and SSP4 scenarios, where economic, institutional and technological limitations slow air quality improvements, global pollutant emissions over the 21stcentury can be comparable to current levels. Pollutant emissions in the SSP1 scenarios fall to low levels due to the assumption of technological advances and successful global action to control emissions.", "author" : [ { "dropping-particle" : "", "family" : "Rao", "given" : "Shilpa", "non-dropping-particle" : "", "parse-names" : false, "suffix" : "" }, { "dropping-particle" : "", "family" : "Klimont", "given" : "Zbigniew", "non-dropping-particle" : "", "parse-names" : false, "suffix" : "" }, { "dropping-particle" : "", "family" : "Smith", "given" : "Steven J.", "non-dropping-particle" : "", "parse-names" : false, "suffix" : "" }, { "dropping-particle" : "", "family" : "Dingenen", "given" : "Rita", "non-dropping-particle" : "Van", "parse-names" : false, "suffix" : "" }, { "dropping-particle" : "", "family" : "Dentener", "given" : "Frank", "non-dropping-particle" : "", "parse-names" : false, "suffix" : "" }, { "dropping-particle" : "", "family" : "Bouwman", "given" : "Lex", "non-dropping-particle" : "", "parse-names" : false, "suffix" : "" }, { "dropping-particle" : "", "family" : "Riahi", "given" : "Keywan", "non-dropping-particle" : "", "parse-names" : false, "suffix" : "" }, { "dropping-particle" : "", "family" : "Amann", "given" : "Markus", "non-dropping-particle" : "", "parse-names" : false, "suffix" : "" }, { "dropping-particle" : "", "family" : "Bodirsky", "given" : "Benjamin Leon", "non-dropping-particle" : "", "parse-names" : false, "suffix" : "" }, { "dropping-particle" : "", "family" : "Vuuren", "given" : "Detlef P.", "non-dropping-particle" : "van", "parse-names" : false, "suffix" : "" }, { "dropping-particle" : "", "family" : "Aleluia Reis", "given" : "Lara", "non-dropping-particle" : "", "parse-names" : false, "suffix" : "" }, { "dropping-particle" : "", "family" : "Calvin", "given" : "Katherine", "non-dropping-particle" : "", "parse-names" : false, "suffix" : "" }, { "dropping-particle" : "", "family" : "Drouet", "given" : "Laurent", "non-dropping-particle" : "", "parse-names" : false, "suffix" : "" }, { "dropping-particle" : "", "family" : "Fricko", "given" : "Oliver", "non-dropping-particle" : "", "parse-names" : false, "suffix" : "" }, { "dropping-particle" : "", "family" : "Fujimori", "given" : "Shinichiro", "non-dropping-particle" : "", "parse-names" : false, "suffix" : "" }, { "dropping-particle" : "", "family" : "Gernaat", "given" : "David", "non-dropping-particle" : "", "parse-names" : false, "suffix" : "" }, { "dropping-particle" : "", "family" : "Havlik", "given" : "Petr", "non-dropping-particle" : "", "parse-names" : false, "suffix" : "" }, { "dropping-particle" : "", "family" : "Harmsen", "given" : "Mathijs", "non-dropping-particle" : "", "parse-names" : false, "suffix" : "" }, { "dropping-particle" : "", "family" : "Hasegawa", "given" : "Tomoko", "non-dropping-particle" : "", "parse-names" : false, "suffix" : "" }, { "dropping-particle" : "", "family" : "Heyes", "given" : "Chris", "non-dropping-particle" : "", "parse-names" : false, "suffix" : "" }, { "dropping-particle" : "", "family" : "Hilaire", "given" : "J\u00e9r\u00f4me", "non-dropping-particle" : "", "parse-names" : false, "suffix" : "" }, { "dropping-particle" : "", "family" : "Luderer", "given" : "Gunnar", "non-dropping-particle" : "", "parse-names" : false, "suffix" : "" }, { "dropping-particle" : "", "family" : "Masui", "given" : "Toshihiko", "non-dropping-particle" : "", "parse-names" : false, "suffix" : "" }, { "dropping-particle" : "", "family" : "Stehfest", "given" : "Elke", "non-dropping-particle" : "", "parse-names" : false, "suffix" : "" }, { "dropping-particle" : "", "family" : "Strefler", "given" : "Jessica", "non-dropping-particle" : "", "parse-names" : false, "suffix" : "" }, { "dropping-particle" : "", "family" : "Sluis", "given" : "Sietske", "non-dropping-particle" : "van der", "parse-names" : false, "suffix" : "" }, { "dropping-particle" : "", "family" : "Tavoni", "given" : "Massimo", "non-dropping-particle" : "", "parse-names" : false, "suffix" : "" } ], "container-title" : "Global Environmental Change", "id" : "ITEM-1", "issued" : { "date-parts" : [ [ "2017" ] ] }, "page" : "346-358", "title" : "Future air pollution in the Shared Socio-economic Pathways", "translator" : [ { "dropping-particle" : "", "family" : "G2787", "given" : "", "non-dropping-particle" : "", "parse-names" : false, "suffix" : "" } ], "type" : "article-journal", "volume" : "42" }, "uris" : [ "http://www.mendeley.com/documents/?uuid=58a9055f-914a-4507-bd38-224f957f74e5" ] } ], "mendeley" : { "formattedCitation" : "(Rao et al., 2017)", "plainTextFormattedCitation" : "(Rao et al., 2017)", "previouslyFormattedCitation" : "(Rao et al., 2017)" }, "properties" : { "noteIndex" : 0 }, "schema" : "https://github.com/citation-style-language/schema/raw/master/csl-citation.json" }</w:instrText>
      </w:r>
      <w:r w:rsidRPr="00DF0190">
        <w:rPr>
          <w:rFonts w:cs="Times New Roman"/>
          <w:color w:val="000000" w:themeColor="text1"/>
          <w:lang w:val="en-GB" w:eastAsia="en-US"/>
        </w:rPr>
        <w:fldChar w:fldCharType="separate"/>
      </w:r>
      <w:r w:rsidR="00CB33A1">
        <w:rPr>
          <w:rFonts w:cs="Times New Roman"/>
          <w:noProof/>
          <w:color w:val="000000" w:themeColor="text1"/>
          <w:lang w:val="en-GB" w:eastAsia="en-US"/>
        </w:rPr>
        <w:t>(Rao et al., 2017)</w:t>
      </w:r>
      <w:r w:rsidRPr="00DF0190">
        <w:rPr>
          <w:rFonts w:cs="Times New Roman"/>
          <w:color w:val="000000" w:themeColor="text1"/>
          <w:lang w:val="en-GB" w:eastAsia="en-US"/>
        </w:rPr>
        <w:fldChar w:fldCharType="end"/>
      </w:r>
      <w:r w:rsidRPr="00DF0190">
        <w:rPr>
          <w:rFonts w:cs="Times New Roman"/>
          <w:color w:val="000000" w:themeColor="text1"/>
          <w:lang w:val="en-GB" w:eastAsia="en-US"/>
        </w:rPr>
        <w:t xml:space="preserve"> have been harmonized with the CMIP6 historical emissions </w:t>
      </w:r>
      <w:r w:rsidRPr="00DF0190">
        <w:rPr>
          <w:rFonts w:cs="Times New Roman"/>
          <w:color w:val="000000" w:themeColor="text1"/>
          <w:lang w:val="en-GB" w:eastAsia="en-US"/>
        </w:rPr>
        <w:fldChar w:fldCharType="begin" w:fldLock="1"/>
      </w:r>
      <w:r w:rsidR="00D477C7">
        <w:rPr>
          <w:rFonts w:cs="Times New Roman"/>
          <w:color w:val="000000" w:themeColor="text1"/>
          <w:lang w:val="en-GB" w:eastAsia="en-US"/>
        </w:rPr>
        <w:instrText>ADDIN CSL_CITATION { "citationItems" : [ { "id" : "ITEM-1", "itemData" : { "DOI" : "10.5194/gmd-11-369-2018", "ISBN" : "1991-962X", "ISSN" : "19919603", "abstract" : "We present a new data set of annual historical (1750\u20132014) anthropogenic chemically reactive gases (CO, CH4, NH3, NOx, SO2, NMVOCs), carbonaceous aerosols (black carbon \u2013 BC, and organic carbon \u2013 OC), and CO2 developed with the Community Emissions Data System (CEDS). We improve upon existing inventories with a more consistent and reproducible methodology applied to all emission species, updated emission factors, and recent estimates through 2014. The data system relies on existing energy consumption data sets and regional and country-specific inventories to produce trends over recent decades. All emission species are consistently estimated using the same activity data over all time periods. Emissions are provided on an annual basis at the level of country and sector and gridded with monthly seasonality. These estimates are comparable to, but generally slightly higher than, existing global inventories. Emissions over the most recent years are more uncertain, particularly in low- and middle-income regions where country-specific emission inventories are less available. Future work will involve refining and updating these emission estimates, estimating emissions' uncertainty, and publication of the system as open-source software.", "author" : [ { "dropping-particle" : "", "family" : "Hoesly", "given" : "Rachel M.", "non-dropping-particle" : "", "parse-names" : false, "suffix" : "" }, { "dropping-particle" : "", "family" : "Smith", "given" : "Steven J.", "non-dropping-particle" : "", "parse-names" : false, "suffix" : "" }, { "dropping-particle" : "", "family" : "Feng", "given" : "Leyang", "non-dropping-particle" : "", "parse-names" : false, "suffix" : "" }, { "dropping-particle" : "", "family" : "Klimont", "given" : "Zbigniew", "non-dropping-particle" : "", "parse-names" : false, "suffix" : "" }, { "dropping-particle" : "", "family" : "Janssens-Maenhout", "given" : "Greet", "non-dropping-particle" : "", "parse-names" : false, "suffix" : "" }, { "dropping-particle" : "", "family" : "Pitkanen", "given" : "Tyler", "non-dropping-particle" : "", "parse-names" : false, "suffix" : "" }, { "dropping-particle" : "", "family" : "Seibert", "given" : "Jonathan J.", "non-dropping-particle" : "", "parse-names" : false, "suffix" : "" }, { "dropping-particle" : "", "family" : "Vu", "given" : "Linh", "non-dropping-particle" : "", "parse-names" : false, "suffix" : "" }, { "dropping-particle" : "", "family" : "Andres", "given" : "Robert J.", "non-dropping-particle" : "", "parse-names" : false, "suffix" : "" }, { "dropping-particle" : "", "family" : "Bolt", "given" : "Ryan M.", "non-dropping-particle" : "", "parse-names" : false, "suffix" : "" }, { "dropping-particle" : "", "family" : "Bond", "given" : "Tami C.", "non-dropping-particle" : "", "parse-names" : false, "suffix" : "" }, { "dropping-particle" : "", "family" : "Dawidowski", "given" : "Laura", "non-dropping-particle" : "", "parse-names" : false, "suffix" : "" }, { "dropping-particle" : "", "family" : "Kholod", "given" : "Nazar", "non-dropping-particle" : "", "parse-names" : false, "suffix" : "" }, { "dropping-particle" : "", "family" : "Kurokawa", "given" : "June Ichi", "non-dropping-particle" : "", "parse-names" : false, "suffix" : "" }, { "dropping-particle" : "", "family" : "Li", "given" : "Meng", "non-dropping-particle" : "", "parse-names" : false, "suffix" : "" }, { "dropping-particle" : "", "family" : "Liu", "given" : "Liang", "non-dropping-particle" : "", "parse-names" : false, "suffix" : "" }, { "dropping-particle" : "", "family" : "Lu", "given" : "Zifeng", "non-dropping-particle" : "", "parse-names" : false, "suffix" : "" }, { "dropping-particle" : "", "family" : "Moura", "given" : "Maria C.P.", "non-dropping-particle" : "", "parse-names" : false, "suffix" : "" }, { "dropping-particle" : "", "family" : "O'Rourke", "given" : "Patrick R.", "non-dropping-particle" : "", "parse-names" : false, "suffix" : "" }, { "dropping-particle" : "", "family" : "Zhang", "given" : "Qiang", "non-dropping-particle" : "", "parse-names" : false, "suffix" : "" } ], "container-title" : "Geoscientific Model Development", "id" : "ITEM-1", "issue" : "1", "issued" : { "date-parts" : [ [ "2018" ] ] }, "page" : "369-408", "title" : "Historical (1750-2014) anthropogenic emissions of reactive gases and aerosols from the Community Emissions Data System (CEDS)", "translator" : [ { "dropping-particle" : "", "family" : "G2885", "given" : "", "non-dropping-particle" : "", "parse-names" : false, "suffix" : "" } ], "type" : "article-journal", "volume" : "11" }, "uris" : [ "http://www.mendeley.com/documents/?uuid=2bf2fa68-b7ee-423d-bfbd-d77a4390d45e" ] } ], "mendeley" : { "formattedCitation" : "(Hoesly et al., 2018)", "plainTextFormattedCitation" : "(Hoesly et al., 2018)", "previouslyFormattedCitation" : "(Hoesly et al., 2018)" }, "properties" : { "noteIndex" : 0 }, "schema" : "https://github.com/citation-style-language/schema/raw/master/csl-citation.json" }</w:instrText>
      </w:r>
      <w:r w:rsidRPr="00DF0190">
        <w:rPr>
          <w:rFonts w:cs="Times New Roman"/>
          <w:color w:val="000000" w:themeColor="text1"/>
          <w:lang w:val="en-GB" w:eastAsia="en-US"/>
        </w:rPr>
        <w:fldChar w:fldCharType="separate"/>
      </w:r>
      <w:r w:rsidR="00CB33A1">
        <w:rPr>
          <w:rFonts w:cs="Times New Roman"/>
          <w:noProof/>
          <w:color w:val="000000" w:themeColor="text1"/>
          <w:lang w:val="en-GB" w:eastAsia="en-US"/>
        </w:rPr>
        <w:t>(Hoesly et al., 2018)</w:t>
      </w:r>
      <w:r w:rsidRPr="00DF0190">
        <w:rPr>
          <w:rFonts w:cs="Times New Roman"/>
          <w:color w:val="000000" w:themeColor="text1"/>
          <w:lang w:val="en-GB" w:eastAsia="en-US"/>
        </w:rPr>
        <w:fldChar w:fldCharType="end"/>
      </w:r>
      <w:r w:rsidRPr="00DF0190">
        <w:rPr>
          <w:rFonts w:cs="Times New Roman"/>
          <w:color w:val="000000" w:themeColor="text1"/>
          <w:lang w:val="en-GB" w:eastAsia="en-US"/>
        </w:rPr>
        <w:t xml:space="preserve"> and include updated SO</w:t>
      </w:r>
      <w:r w:rsidRPr="00DF0190">
        <w:rPr>
          <w:rFonts w:cs="Times New Roman"/>
          <w:color w:val="000000" w:themeColor="text1"/>
          <w:vertAlign w:val="subscript"/>
          <w:lang w:val="en-GB" w:eastAsia="en-US"/>
        </w:rPr>
        <w:t>2</w:t>
      </w:r>
      <w:r w:rsidRPr="00DF0190">
        <w:rPr>
          <w:rFonts w:cs="Times New Roman"/>
          <w:color w:val="000000" w:themeColor="text1"/>
          <w:lang w:val="en-GB" w:eastAsia="en-US"/>
        </w:rPr>
        <w:t xml:space="preserve"> emissions to account for the recent decline in China </w:t>
      </w:r>
      <w:r w:rsidRPr="00DF0190">
        <w:rPr>
          <w:rFonts w:cs="Times New Roman"/>
          <w:color w:val="000000" w:themeColor="text1"/>
          <w:lang w:val="en-GB" w:eastAsia="en-US"/>
        </w:rPr>
        <w:fldChar w:fldCharType="begin" w:fldLock="1"/>
      </w:r>
      <w:r w:rsidR="00D477C7">
        <w:rPr>
          <w:rFonts w:cs="Times New Roman"/>
          <w:color w:val="000000" w:themeColor="text1"/>
          <w:lang w:val="en-GB" w:eastAsia="en-US"/>
        </w:rPr>
        <w:instrText>ADDIN CSL_CITATION { "citationItems" : [ { "id" : "ITEM-1", "itemData" : { "DOI" : "10.5194/gmd-12-1443-2019", "ISSN" : "19919603", "abstract" : "Abstract. We present a suite of nine scenarios of future emissions trajectories of anthropogenic sources, a key deliverable of the ScenarioMIP experiment within CMIP6. Integrated Assessment Model results for 14 different emissions species and 13 emissions sectors are provided for each scenario with consistent transitions from the historical data used in CMIP6 to future trajectories using automated harmonization before being downscaled to provide higher emission source spatial detail. We find that the scenarios span a wide range of end-of-century radiative forcing values, thus making this set of scenarios ideal for exploring a variety of warming pathways. The set of scenarios are bounded on the low end by a 1.9&amp;thinsp;W&amp;thinsp;m-2 scenario, ideal for analyzing a world with end-of-century temperatures well below 2&amp;thinsp;&amp;deg;C, and on the high-end by a 8.5&amp;thinsp;W&amp;thinsp;m-2 scenario, resulting in an increase in warming of nearly 5&amp;thinsp;&amp;deg;C over pre-industrial levels. Between these two extremes, scenarios are provided such that differences between forcing outcomes provide statistically significant regional temperature outcomes to maximize their usefulness for downstream experiments within CMIP6. A wide range of scenario data products are provided for the CMIP6 scientific community including global, regional, and gridded emissions datasets.", "author" : [ { "dropping-particle" : "", "family" : "Gidden", "given" : "Matthew J.", "non-dropping-particle" : "", "parse-names" : false, "suffix" : "" }, { "dropping-particle" : "", "family" : "Riahi", "given" : "Keywan", "non-dropping-particle" : "", "parse-names" : false, "suffix" : "" }, { "dropping-particle" : "", "family" : "Smith", "given" : "Steven J.", "non-dropping-particle" : "", "parse-names" : false, "suffix" : "" }, { "dropping-particle" : "", "family" : "Fujimori", "given" : "Shinichiro", "non-dropping-particle" : "", "parse-names" : false, "suffix" : "" }, { "dropping-particle" : "", "family" : "Luderer", "given" : "Gunnar", "non-dropping-particle" : "", "parse-names" : false, "suffix" : "" }, { "dropping-particle" : "", "family" : "Kriegler", "given" : "Elmar", "non-dropping-particle" : "", "parse-names" : false, "suffix" : "" }, { "dropping-particle" : "", "family" : "Vuuren", "given" : "Detlef P.", "non-dropping-particle" : "Van", "parse-names" : false, "suffix" : "" }, { "dropping-particle" : "", "family" : "Berg", "given" : "Maarten", "non-dropping-particle" : "Van Den", "parse-names" : false, "suffix" : "" }, { "dropping-particle" : "", "family" : "Feng", "given" : "Leyang", "non-dropping-particle" : "", "parse-names" : false, "suffix" : "" }, { "dropping-particle" : "", "family" : "Klein", "given" : "David", "non-dropping-particle" : "", "parse-names" : false, "suffix" : "" }, { "dropping-particle" : "", "family" : "Calvin", "given" : "Katherine", "non-dropping-particle" : "", "parse-names" : false, "suffix" : "" }, { "dropping-particle" : "", "family" : "Doelman", "given" : "Jonathan C.", "non-dropping-particle" : "", "parse-names" : false, "suffix" : "" }, { "dropping-particle" : "", "family" : "Frank", "given" : "Stefan", "non-dropping-particle" : "", "parse-names" : false, "suffix" : "" }, { "dropping-particle" : "", "family" : "Fricko", "given" : "Oliver", "non-dropping-particle" : "", "parse-names" : false, "suffix" : "" }, { "dropping-particle" : "", "family" : "Harmsen", "given" : "Mathijs", "non-dropping-particle" : "", "parse-names" : false, "suffix" : "" }, { "dropping-particle" : "", "family" : "Hasegawa", "given" : "Tomoko", "non-dropping-particle" : "", "parse-names" : false, "suffix" : "" }, { "dropping-particle" : "", "family" : "Havlik", "given" : "Petr", "non-dropping-particle" : "", "parse-names" : false, "suffix" : "" }, { "dropping-particle" : "", "family" : "Hilaire", "given" : "J\u00e9r\u00f4me", "non-dropping-particle" : "", "parse-names" : false, "suffix" : "" }, { "dropping-particle" : "", "family" : "Hoesly", "given" : "Rachel", "non-dropping-particle" : "", "parse-names" : false, "suffix" : "" }, { "dropping-particle" : "", "family" : "Horing", "given" : "Jill", "non-dropping-particle" : "", "parse-names" : false, "suffix" : "" }, { "dropping-particle" : "", "family" : "Popp", "given" : "Alexander", "non-dropping-particle" : "", "parse-names" : false, "suffix" : "" }, { "dropping-particle" : "", "family" : "Stehfest", "given" : "Elke", "non-dropping-particle" : "", "parse-names" : false, "suffix" : "" }, { "dropping-particle" : "", "family" : "Takahashi", "given" : "Kiyoshi", "non-dropping-particle" : "", "parse-names" : false, "suffix" : "" } ], "container-title" : "Geoscientific Model Development", "id" : "ITEM-1", "issue" : "4", "issued" : { "date-parts" : [ [ "2019" ] ] }, "page" : "1443-1475", "title" : "Global emissions pathways under different socioeconomic scenarios for use in CMIP6: A dataset of harmonized emissions trajectories through the end of the century", "translator" : [ { "dropping-particle" : "", "family" : "G3727", "given" : "", "non-dropping-particle" : "", "parse-names" : false, "suffix" : "" } ], "type" : "article-journal", "volume" : "12" }, "uris" : [ "http://www.mendeley.com/documents/?uuid=709c84af-7607-4748-86c2-a2b80ecdb9d5" ] } ], "mendeley" : { "formattedCitation" : "(Gidden et al., 2019)", "plainTextFormattedCitation" : "(Gidden et al., 2019)", "previouslyFormattedCitation" : "(Gidden et al., 2019)" }, "properties" : { "noteIndex" : 0 }, "schema" : "https://github.com/citation-style-language/schema/raw/master/csl-citation.json" }</w:instrText>
      </w:r>
      <w:r w:rsidRPr="00DF0190">
        <w:rPr>
          <w:rFonts w:cs="Times New Roman"/>
          <w:color w:val="000000" w:themeColor="text1"/>
          <w:lang w:val="en-GB" w:eastAsia="en-US"/>
        </w:rPr>
        <w:fldChar w:fldCharType="separate"/>
      </w:r>
      <w:r w:rsidR="00CB33A1">
        <w:rPr>
          <w:rFonts w:cs="Times New Roman"/>
          <w:noProof/>
          <w:color w:val="000000" w:themeColor="text1"/>
          <w:lang w:val="en-GB" w:eastAsia="en-US"/>
        </w:rPr>
        <w:t>(Gidden et al., 2019)</w:t>
      </w:r>
      <w:r w:rsidRPr="00DF0190">
        <w:rPr>
          <w:rFonts w:cs="Times New Roman"/>
          <w:color w:val="000000" w:themeColor="text1"/>
          <w:lang w:val="en-GB" w:eastAsia="en-US"/>
        </w:rPr>
        <w:fldChar w:fldCharType="end"/>
      </w:r>
      <w:r w:rsidRPr="00DF0190">
        <w:rPr>
          <w:rFonts w:cs="Times New Roman"/>
          <w:color w:val="000000" w:themeColor="text1"/>
          <w:lang w:val="en-GB" w:eastAsia="en-US"/>
        </w:rPr>
        <w:t>.</w:t>
      </w:r>
    </w:p>
    <w:p w14:paraId="38017B90" w14:textId="77777777" w:rsidR="0035542F" w:rsidRPr="007D361D" w:rsidRDefault="0035542F" w:rsidP="00D5630D">
      <w:pPr>
        <w:pStyle w:val="AR6BodyText"/>
        <w:rPr>
          <w:rFonts w:cs="Times New Roman"/>
          <w:color w:val="000000" w:themeColor="text1"/>
          <w:lang w:val="en-GB" w:eastAsia="en-US"/>
        </w:rPr>
      </w:pPr>
    </w:p>
    <w:p w14:paraId="2BEE14D6" w14:textId="1D92F0A8" w:rsidR="0035542F" w:rsidRPr="00C73EEC" w:rsidRDefault="0035542F" w:rsidP="00D5630D">
      <w:pPr>
        <w:pStyle w:val="AR6BodyText"/>
        <w:rPr>
          <w:rFonts w:cs="Times New Roman"/>
          <w:color w:val="000000" w:themeColor="text1"/>
          <w:lang w:val="en-GB" w:eastAsia="en-US"/>
        </w:rPr>
      </w:pPr>
      <w:r w:rsidRPr="007D361D">
        <w:rPr>
          <w:color w:val="000000" w:themeColor="text1"/>
          <w:lang w:val="en-GB"/>
        </w:rPr>
        <w:t>All SSP scenarios</w:t>
      </w:r>
      <w:r>
        <w:rPr>
          <w:color w:val="000000" w:themeColor="text1"/>
          <w:lang w:val="en-GB"/>
        </w:rPr>
        <w:t xml:space="preserve"> (Figure 6.18)</w:t>
      </w:r>
      <w:r w:rsidRPr="007D361D">
        <w:rPr>
          <w:color w:val="000000" w:themeColor="text1"/>
          <w:lang w:val="en-GB"/>
        </w:rPr>
        <w:t>, except SSP3-7</w:t>
      </w:r>
      <w:r>
        <w:rPr>
          <w:color w:val="000000" w:themeColor="text1"/>
          <w:lang w:val="en-GB"/>
        </w:rPr>
        <w:t>.</w:t>
      </w:r>
      <w:r w:rsidRPr="007D361D">
        <w:rPr>
          <w:color w:val="000000" w:themeColor="text1"/>
          <w:lang w:val="en-GB"/>
        </w:rPr>
        <w:t>0, project decline in global total emissions for all SLCFs</w:t>
      </w:r>
      <w:r>
        <w:rPr>
          <w:color w:val="000000" w:themeColor="text1"/>
          <w:lang w:val="en-GB"/>
        </w:rPr>
        <w:t xml:space="preserve"> </w:t>
      </w:r>
      <w:r w:rsidRPr="007D361D">
        <w:rPr>
          <w:color w:val="000000" w:themeColor="text1"/>
          <w:lang w:val="en-US"/>
        </w:rPr>
        <w:t>by the end of the 21</w:t>
      </w:r>
      <w:r w:rsidRPr="001E589D">
        <w:rPr>
          <w:color w:val="000000" w:themeColor="text1"/>
          <w:lang w:val="en-US"/>
          <w:rPrChange w:id="5672" w:author="Lucy Cowie" w:date="2021-07-28T19:42:00Z">
            <w:rPr>
              <w:color w:val="000000" w:themeColor="text1"/>
              <w:vertAlign w:val="superscript"/>
              <w:lang w:val="en-US"/>
            </w:rPr>
          </w:rPrChange>
        </w:rPr>
        <w:t xml:space="preserve">st </w:t>
      </w:r>
      <w:r w:rsidRPr="007D361D">
        <w:rPr>
          <w:color w:val="000000" w:themeColor="text1"/>
          <w:lang w:val="en-US"/>
        </w:rPr>
        <w:t>century</w:t>
      </w:r>
      <w:r w:rsidRPr="007D361D">
        <w:rPr>
          <w:color w:val="000000" w:themeColor="text1"/>
          <w:lang w:val="en-GB"/>
        </w:rPr>
        <w:t xml:space="preserve">, except </w:t>
      </w:r>
      <w:r>
        <w:rPr>
          <w:color w:val="000000" w:themeColor="text1"/>
          <w:lang w:val="en-GB"/>
        </w:rPr>
        <w:t xml:space="preserve">for </w:t>
      </w:r>
      <w:r w:rsidRPr="007D361D">
        <w:rPr>
          <w:color w:val="000000" w:themeColor="text1"/>
          <w:lang w:val="en-GB"/>
        </w:rPr>
        <w:t>ammonia</w:t>
      </w:r>
      <w:r>
        <w:rPr>
          <w:color w:val="000000" w:themeColor="text1"/>
          <w:lang w:val="en-GB"/>
        </w:rPr>
        <w:t xml:space="preserve"> and for HFCs where</w:t>
      </w:r>
      <w:ins w:id="5673" w:author="Lucy Cowie" w:date="2021-07-28T19:42:00Z">
        <w:r w:rsidR="001E589D">
          <w:rPr>
            <w:color w:val="000000" w:themeColor="text1"/>
            <w:lang w:val="en-GB"/>
          </w:rPr>
          <w:t xml:space="preserve"> the</w:t>
        </w:r>
      </w:ins>
      <w:r>
        <w:rPr>
          <w:color w:val="000000" w:themeColor="text1"/>
          <w:lang w:val="en-GB"/>
        </w:rPr>
        <w:t xml:space="preserve"> Kigali Amendment is not included (</w:t>
      </w:r>
      <w:del w:id="5674" w:author="Lucy Cowie" w:date="2021-07-28T19:42:00Z">
        <w:r w:rsidDel="00E62792">
          <w:rPr>
            <w:color w:val="000000" w:themeColor="text1"/>
            <w:lang w:val="en-GB"/>
          </w:rPr>
          <w:delText xml:space="preserve">see </w:delText>
        </w:r>
      </w:del>
      <w:r>
        <w:rPr>
          <w:color w:val="000000" w:themeColor="text1"/>
          <w:lang w:val="en-GB"/>
        </w:rPr>
        <w:t>Section 6.6.3.2)</w:t>
      </w:r>
      <w:r w:rsidRPr="007D361D">
        <w:rPr>
          <w:color w:val="000000" w:themeColor="text1"/>
          <w:lang w:val="en-US"/>
        </w:rPr>
        <w:t>.</w:t>
      </w:r>
      <w:r w:rsidRPr="007D361D">
        <w:rPr>
          <w:rFonts w:cs="Times New Roman"/>
          <w:color w:val="000000" w:themeColor="text1"/>
          <w:lang w:val="en-GB" w:eastAsia="en-US"/>
        </w:rPr>
        <w:t xml:space="preserve"> Similar to RCPs, ammonia emissions continue to increase in most SSPs, except SSP1 and SSP2, accounting for the expected growth in food demand and a general lack of effective policies targeting agricultural emissions. Additionally, mitigation potential for NH</w:t>
      </w:r>
      <w:r w:rsidRPr="007D361D">
        <w:rPr>
          <w:rFonts w:cs="Times New Roman"/>
          <w:color w:val="000000" w:themeColor="text1"/>
          <w:vertAlign w:val="subscript"/>
          <w:lang w:val="en-GB" w:eastAsia="en-US"/>
        </w:rPr>
        <w:t>3</w:t>
      </w:r>
      <w:r w:rsidRPr="007D361D">
        <w:rPr>
          <w:rFonts w:cs="Times New Roman"/>
          <w:color w:val="000000" w:themeColor="text1"/>
          <w:lang w:val="en-GB" w:eastAsia="en-US"/>
        </w:rPr>
        <w:t xml:space="preserve"> is generally smaller than for other species owing to fugitive and widely distributed sources </w:t>
      </w:r>
      <w:r w:rsidRPr="007D361D">
        <w:rPr>
          <w:rFonts w:cs="Times New Roman"/>
          <w:color w:val="000000" w:themeColor="text1"/>
          <w:lang w:val="en-GB" w:eastAsia="en-US"/>
        </w:rPr>
        <w:fldChar w:fldCharType="begin" w:fldLock="1"/>
      </w:r>
      <w:r w:rsidR="00D477C7">
        <w:rPr>
          <w:rFonts w:cs="Times New Roman"/>
          <w:color w:val="000000" w:themeColor="text1"/>
          <w:lang w:val="en-GB" w:eastAsia="en-US"/>
        </w:rPr>
        <w:instrText>ADDIN CSL_CITATION { "citationItems" : [ { "id" : "ITEM-1", "itemData" : { "DOI" : "10.1021/es060379a", "ISSN" : "0013-936X", "abstract" : "Current regulation aimed at reducing inorganic atmospheric fine particulate matter (PM2.5) is focused on reductions in sulfur dioxide (SO2) and oxides of nitrogen (NOx \u2261 NO + NO2); however, controls on these pollutants are likely to increase in cost and decrease in effectiveness in the future. A supplementary strategy is reduction in ammonia (NH3) emissions, yet an evaluation of controls on ammonia has been limited by uncertainties in emission levels and in the cost of control technologies. We use state of the science emission inventories, an emission-based regional air quality model, and an explicit treatment of uncertainty to estimate the cost-effectiveness and uncertainty of ammonia emission reductions on inorganic particulate matter in the Eastern United States. Since a paucity of data on agricultural operations precludes a direct calculation of the costs of ammonia control, we calculate the ?ammonia savings potential?, defined as the minimum cost of applying SO2 and NOx emission controls in order to achieve the same reduction in ambient inorganic PM2.5 concentration as obtained from a 1 ton decrease in ammonia emissions. Using 250 scenarios of NH3, SO2, and NOx emission reductions, we calculate the least-cost SO2 and NOx control scenarios that achieve the same reduction in ambient inorganic PM2.5 concentration as a decrease in ammonia emissions. We find that the lower-bound ammonia savings potential in the winter is $8,000 per ton NH3; therefore, many currently available ammonia control technologies are cost-effective compared to current controls on SO2 and NOx sources. Larger reductions in winter inorganic particulate matter are available at lower cost through controls on ammonia emissions. Current regulation aimed at reducing inorganic atmospheric fine particulate matter (PM2.5) is focused on reductions in sulfur dioxide (SO2) and oxides of nitrogen (NOx \u2261 NO + NO2); however, controls on these pollutants are likely to increase in cost and decrease in effectiveness in the future. A supplementary strategy is reduction in ammonia (NH3) emissions, yet an evaluation of controls on ammonia has been limited by uncertainties in emission levels and in the cost of control technologies. We use state of the science emission inventories, an emission-based regional air quality model, and an explicit treatment of uncertainty to estimate the cost-effectiveness and uncertainty of ammonia emission reductions on inorganic particulate matter in the Eastern United St\u2026", "author" : [ { "dropping-particle" : "", "family" : "Pinder", "given" : "Robert W", "non-dropping-particle" : "", "parse-names" : false, "suffix" : "" }, { "dropping-particle" : "", "family" : "Adams", "given" : "Peter J", "non-dropping-particle" : "", "parse-names" : false, "suffix" : "" }, { "dropping-particle" : "", "family" : "Pandis", "given" : "Spyros N", "non-dropping-particle" : "", "parse-names" : false, "suffix" : "" } ], "container-title" : "Environmental Science &amp; Technology", "id" : "ITEM-1", "issue" : "2", "issued" : { "date-parts" : [ [ "2007", "1" ] ] }, "page" : "380-386", "title" : "Ammonia Emission Controls as a Cost-Effective Strategy for Reducing Atmospheric Particulate Matter in the Eastern United States", "translator" : [ { "dropping-particle" : "", "family" : "G3715", "given" : "", "non-dropping-particle" : "", "parse-names" : false, "suffix" : "" } ], "type" : "article-journal", "volume" : "41" }, "uris" : [ "http://www.mendeley.com/documents/?uuid=667929c9-129d-4f4e-9cd0-10114fd3d5e0" ] }, { "id" : "ITEM-2", "itemData" : { "DOI" : "10.2134/jeq2017.05.0199", "ISSN" : "0047-2425", "author" : [ { "dropping-particle" : "", "family" : "Mohankumar Sajeev", "given" : "Erangu Purath", "non-dropping-particle" : "", "parse-names" : false, "suffix" : "" }, { "dropping-particle" : "", "family" : "Winiwarter", "given" : "Wilfried", "non-dropping-particle" : "", "parse-names" : false, "suffix" : "" }, { "dropping-particle" : "", "family" : "Amon", "given" : "Barbara", "non-dropping-particle" : "", "parse-names" : false, "suffix" : "" } ], "container-title" : "Journal of Environmental Quality", "id" : "ITEM-2", "issue" : "1", "issued" : { "date-parts" : [ [ "2018", "12", "17" ] ] }, "language" : "en", "page" : "30-41", "title" : "Greenhouse Gas and Ammonia Emissions from Different Stages of Liquid Manure Management Chains: Abatement Options and Emission Interactions", "translator" : [ { "dropping-particle" : "", "family" : "G3714", "given" : "", "non-dropping-particle" : "", "parse-names" : false, "suffix" : "" } ], "type" : "article-journal", "volume" : "47" }, "uris" : [ "http://www.mendeley.com/documents/?uuid=ffb45973-a804-4360-bd29-4c2c9e6f09ad" ] }, { "id" : "ITEM-3", "itemData" : { "DOI" : "10.1007/s10705-017-9893-3", "ISSN" : "1385-1314, 1573-0867", "author" : [ { "dropping-particle" : "", "family" : "Sajeev", "given" : "Erangu Purath Mohankumar", "non-dropping-particle" : "", "parse-names" : false, "suffix" : "" }, { "dropping-particle" : "", "family" : "Amon", "given" : "Barbara", "non-dropping-particle" : "", "parse-names" : false, "suffix" : "" }, { "dropping-particle" : "", "family" : "Ammon", "given" : "Christian", "non-dropping-particle" : "", "parse-names" : false, "suffix" : "" }, { "dropping-particle" : "", "family" : "Zollitsch", "given" : "Werner", "non-dropping-particle" : "", "parse-names" : false, "suffix" : "" }, { "dropping-particle" : "", "family" : "Winiwarter", "given" : "Wilfried", "non-dropping-particle" : "", "parse-names" : false, "suffix" : "" } ], "container-title" : "Nutrient Cycling in Agroecosystems", "id" : "ITEM-3", "issue" : "1", "issued" : { "date-parts" : [ [ "2018", "2", "1" ] ] }, "language" : "en", "page" : "161-175", "title" : "Evaluating the potential of dietary crude protein manipulation in reducing ammonia emissions from cattle and pig manure: A meta-analysis", "translator" : [ { "dropping-particle" : "", "family" : "G3716", "given" : "", "non-dropping-particle" : "", "parse-names" : false, "suffix" : "" } ], "type" : "article-journal", "volume" : "110" }, "uris" : [ "http://www.mendeley.com/documents/?uuid=9d149664-eed9-4493-b27f-099092da62a8" ] }, { "id" : "ITEM-4", "itemData" : { "DOI" : "10.1007/978-94-017-9722-1_9", "author" : [ { "dropping-particle" : "", "family" : "Klimont", "given" : "Z", "non-dropping-particle" : "", "parse-names" : false, "suffix" : "" }, { "dropping-particle" : "", "family" : "Winiwarter", "given" : "W", "non-dropping-particle" : "", "parse-names" : false, "suffix" : "" } ], "container-title" : "Costs of Ammonia Abatement and the Climate Co-Benefits", "edition" : "1", "editor" : [ { "dropping-particle" : "", "family" : "Reis", "given" : "S", "non-dropping-particle" : "", "parse-names" : false, "suffix" : "" }, { "dropping-particle" : "", "family" : "Howard", "given" : "C", "non-dropping-particle" : "", "parse-names" : false, "suffix" : "" }, { "dropping-particle" : "", "family" : "Sutton", "given" : "M A", "non-dropping-particle" : "", "parse-names" : false, "suffix" : "" } ], "id" : "ITEM-4", "issued" : { "date-parts" : [ [ "2015" ] ] }, "page" : "233-261", "publisher" : "Springer", "publisher-place" : "Dordrecht, The Netherlands", "title" : "Estimating Costs and Potential for Reduction of Ammonia Emissions from Agriculture in the GAINS Model", "translator" : [ { "dropping-particle" : "", "family" : "G3717", "given" : "Rt6", "non-dropping-particle" : "", "parse-names" : false, "suffix" : "" } ], "type" : "chapter" }, "uris" : [ "http://www.mendeley.com/documents/?uuid=c85f84b2-97df-40cb-af37-ccfeff63d088" ] } ], "mendeley" : { "formattedCitation" : "(Pinder et al., 2007; Klimont and Winiwarter, 2015; Mohankumar Sajeev et al., 2018; Sajeev et al., 2018)", "plainTextFormattedCitation" : "(Pinder et al., 2007; Klimont and Winiwarter, 2015; Mohankumar Sajeev et al., 2018; Sajeev et al., 2018)", "previouslyFormattedCitation" : "(Pinder et al., 2007; Klimont and Winiwarter, 2015; Mohankumar Sajeev et al., 2018; Sajeev et al., 2018)" }, "properties" : { "noteIndex" : 0 }, "schema" : "https://github.com/citation-style-language/schema/raw/master/csl-citation.json" }</w:instrText>
      </w:r>
      <w:r w:rsidRPr="007D361D">
        <w:rPr>
          <w:rFonts w:cs="Times New Roman"/>
          <w:color w:val="000000" w:themeColor="text1"/>
          <w:lang w:val="en-GB" w:eastAsia="en-US"/>
        </w:rPr>
        <w:fldChar w:fldCharType="separate"/>
      </w:r>
      <w:r w:rsidR="00CB33A1">
        <w:rPr>
          <w:rFonts w:cs="Times New Roman"/>
          <w:noProof/>
          <w:color w:val="000000" w:themeColor="text1"/>
          <w:lang w:val="nb-NO" w:eastAsia="en-US"/>
        </w:rPr>
        <w:t>(Pinder et al., 2007; Klimont and Winiwarter, 2015; Mohankumar Sajeev et al., 2018; Sajeev et al., 2018)</w:t>
      </w:r>
      <w:r w:rsidRPr="007D361D">
        <w:rPr>
          <w:rFonts w:cs="Times New Roman"/>
          <w:color w:val="000000" w:themeColor="text1"/>
          <w:lang w:val="en-GB" w:eastAsia="en-US"/>
        </w:rPr>
        <w:fldChar w:fldCharType="end"/>
      </w:r>
      <w:r w:rsidRPr="007D361D">
        <w:rPr>
          <w:rFonts w:cs="Times New Roman"/>
          <w:color w:val="000000" w:themeColor="text1"/>
          <w:lang w:val="nb-NO" w:eastAsia="en-US"/>
        </w:rPr>
        <w:t xml:space="preserve">. </w:t>
      </w:r>
      <w:r w:rsidRPr="007D361D">
        <w:rPr>
          <w:rFonts w:cs="Times New Roman"/>
          <w:color w:val="000000" w:themeColor="text1"/>
          <w:lang w:val="en-GB" w:eastAsia="en-US"/>
        </w:rPr>
        <w:t>Most significant changes of SLCF emissions in the near and long</w:t>
      </w:r>
      <w:r>
        <w:rPr>
          <w:rFonts w:cs="Times New Roman"/>
          <w:color w:val="000000" w:themeColor="text1"/>
          <w:lang w:val="en-GB" w:eastAsia="en-US"/>
        </w:rPr>
        <w:t xml:space="preserve"> </w:t>
      </w:r>
      <w:r w:rsidRPr="007D361D">
        <w:rPr>
          <w:rFonts w:cs="Times New Roman"/>
          <w:color w:val="000000" w:themeColor="text1"/>
          <w:lang w:val="en-GB" w:eastAsia="en-US"/>
        </w:rPr>
        <w:t xml:space="preserve">term </w:t>
      </w:r>
      <w:r>
        <w:rPr>
          <w:rFonts w:cs="Times New Roman"/>
          <w:color w:val="000000" w:themeColor="text1"/>
          <w:lang w:val="en-GB" w:eastAsia="en-US"/>
        </w:rPr>
        <w:t xml:space="preserve">compared to </w:t>
      </w:r>
      <w:ins w:id="5675" w:author="Lucy Cowie" w:date="2021-07-28T19:43:00Z">
        <w:r w:rsidR="00E92C00">
          <w:rPr>
            <w:rFonts w:cs="Times New Roman"/>
            <w:color w:val="000000" w:themeColor="text1"/>
            <w:lang w:val="en-GB" w:eastAsia="en-US"/>
          </w:rPr>
          <w:t xml:space="preserve">the </w:t>
        </w:r>
      </w:ins>
      <w:r>
        <w:rPr>
          <w:rFonts w:cs="Times New Roman"/>
          <w:color w:val="000000" w:themeColor="text1"/>
          <w:lang w:val="en-GB" w:eastAsia="en-US"/>
        </w:rPr>
        <w:t xml:space="preserve">present day </w:t>
      </w:r>
      <w:r w:rsidRPr="007D361D">
        <w:rPr>
          <w:rFonts w:cs="Times New Roman"/>
          <w:color w:val="000000" w:themeColor="text1"/>
          <w:lang w:val="en-GB" w:eastAsia="en-US"/>
        </w:rPr>
        <w:t>are expected for SO</w:t>
      </w:r>
      <w:r w:rsidRPr="007D361D">
        <w:rPr>
          <w:rFonts w:cs="Times New Roman"/>
          <w:color w:val="000000" w:themeColor="text1"/>
          <w:vertAlign w:val="subscript"/>
          <w:lang w:val="en-GB" w:eastAsia="en-US"/>
        </w:rPr>
        <w:t>2</w:t>
      </w:r>
      <w:r w:rsidRPr="007D361D">
        <w:rPr>
          <w:rFonts w:cs="Times New Roman"/>
          <w:color w:val="000000" w:themeColor="text1"/>
          <w:lang w:val="en-GB" w:eastAsia="en-US"/>
        </w:rPr>
        <w:t xml:space="preserve"> owing to ever more stringent (and enforced) legislation in China’s power sector, extended recently to industrial sources</w:t>
      </w:r>
      <w:r>
        <w:rPr>
          <w:rFonts w:cs="Times New Roman"/>
          <w:color w:val="000000" w:themeColor="text1"/>
          <w:lang w:val="en-GB" w:eastAsia="en-US"/>
        </w:rPr>
        <w:t xml:space="preserve"> </w:t>
      </w:r>
      <w:r>
        <w:rPr>
          <w:rFonts w:cs="Times New Roman"/>
          <w:color w:val="000000" w:themeColor="text1"/>
          <w:lang w:val="en-GB" w:eastAsia="en-US"/>
        </w:rPr>
        <w:fldChar w:fldCharType="begin" w:fldLock="1"/>
      </w:r>
      <w:r w:rsidR="00D477C7">
        <w:rPr>
          <w:rFonts w:cs="Times New Roman"/>
          <w:color w:val="000000" w:themeColor="text1"/>
          <w:lang w:val="en-GB" w:eastAsia="en-US"/>
        </w:rPr>
        <w:instrText>ADDIN CSL_CITATION { "citationItems" : [ { "id" : "ITEM-1", "itemData" : { "DOI" : "doi.org/10.5194/acp-20-5729-2020", "author" : [ { "dropping-particle" : "", "family" : "Tong", "given" : "D", "non-dropping-particle" : "", "parse-names" : false, "suffix" : "" }, { "dropping-particle" : "", "family" : "Cheng", "given" : "J", "non-dropping-particle" : "", "parse-names" : false, "suffix" : "" }, { "dropping-particle" : "", "family" : "Liu", "given" : "Y", "non-dropping-particle" : "", "parse-names" : false, "suffix" : "" }, { "dropping-particle" : "", "family" : "Yu", "given" : "S", "non-dropping-particle" : "", "parse-names" : false, "suffix" : "" }, { "dropping-particle" : "", "family" : "Yan", "given" : "L", "non-dropping-particle" : "", "parse-names" : false, "suffix" : "" }, { "dropping-particle" : "", "family" : "Hong", "given" : "C", "non-dropping-particle" : "", "parse-names" : false, "suffix" : "" }, { "dropping-particle" : "", "family" : "Qin", "given" : "Y", "non-dropping-particle" : "", "parse-names" : false, "suffix" : "" }, { "dropping-particle" : "", "family" : "Zhao", "given" : "H", "non-dropping-particle" : "", "parse-names" : false, "suffix" : "" }, { "dropping-particle" : "", "family" : "Zheng", "given" : "Y", "non-dropping-particle" : "", "parse-names" : false, "suffix" : "" }, { "dropping-particle" : "", "family" : "Geng", "given" : "G", "non-dropping-particle" : "", "parse-names" : false, "suffix" : "" }, { "dropping-particle" : "", "family" : "Li", "given" : "M", "non-dropping-particle" : "", "parse-names" : false, "suffix" : "" }, { "dropping-particle" : "", "family" : "Liu", "given" : "F", "non-dropping-particle" : "", "parse-names" : false, "suffix" : "" }, { "dropping-particle" : "", "family" : "Zhang", "given" : "Y", "non-dropping-particle" : "", "parse-names" : false, "suffix" : "" }, { "dropping-particle" : "", "family" : "Zheng", "given" : "B", "non-dropping-particle" : "", "parse-names" : false, "suffix" : "" }, { "dropping-particle" : "", "family" : "Clarke", "given" : "L", "non-dropping-particle" : "", "parse-names" : false, "suffix" : "" }, { "dropping-particle" : "", "family" : "Zhang", "given" : "Q", "non-dropping-particle" : "", "parse-names" : false, "suffix" : "" } ], "container-title" : "Atmospheric Chemistry and Physics", "id" : "ITEM-1", "issue" : "9", "issued" : { "date-parts" : [ [ "2020" ] ] }, "page" : "5729-5757", "title" : "Dynamic projection of anthropogenic emissions in China: methodology and 2015--2050 emission pathways under a range of socioeconomic, climate policy, and pollution control scenarios", "translator" : [ { "dropping-particle" : "", "family" : "G4042", "given" : "", "non-dropping-particle" : "", "parse-names" : false, "suffix" : "" } ], "type" : "article-journal", "volume" : "20" }, "uris" : [ "http://www.mendeley.com/documents/?uuid=303e94a6-2711-40dd-922b-6c2383b4bb9f" ] }, { "id" : "ITEM-2", "itemData" : { "DOI" : "10.5194/acp-2018-374", "ISSN" : "1680-7375", "abstract" : "Abstract. To tackle the problem of severe air pollution, China has implemented active clean air policies in recent years. As a consequence, the emissions of major air pollutants have decreased and the air quality has substantially improved. Here, we quantified China's anthropogenic emission trends from 2010&amp;ndash;2017 and identified the major driving forces of these trends by using a combination of bottom-up emission inventory and Index Decomposition Analysis (IDA) approaches. The relative change rates of China's anthropogenic emissions during 2010&amp;ndash;2017 are estimated as follows: &amp;minus;62% for SO2, &amp;minus;17% for NOx, &amp;plus;11% for NMVOC, &amp;plus;1% for NH3, &amp;minus;27% for CO, &amp;minus;38% for PM10, &amp;minus;35% for PM2.5, &amp;minus;27% for BC, &amp;minus;35% for OC, and &amp;plus;18% for CO2. The IDA results suggest that emission control measures are the main drivers of this reduction, in which the pollution controls on power plants and industries are the most effective mitigation measures. The emission reduction rates markedly accelerated after the year 2013, confirming the effectiveness of China's Clean Air Action that was implemented in 2013. We estimated that during 2013&amp;ndash;2017, China's anthropogenic emissions decreased by 59% for SO2, 21% for NOx, 23% for CO, 36% for PM10, 33% for PM2.5, 28% for BC, and 32% for OC. NMVOC emissions increased by 11% and NH3 emissions remained stable from 2010&amp;ndash;2017, representing the absence of effective mitigation measures for NMVOC and NH3 in current policies. The relative contributions of different sectors to emissions have significantly changed after several years' implementation of clean air policies, indicating that it is paramount to introduce new policies to enable further emission reductions in the future.", "author" : [ { "dropping-particle" : "", "family" : "Zheng", "given" : "Bo", "non-dropping-particle" : "", "parse-names" : false, "suffix" : "" }, { "dropping-particle" : "", "family" : "Tong", "given" : "Dan", "non-dropping-particle" : "", "parse-names" : false, "suffix" : "" }, { "dropping-particle" : "", "family" : "Li", "given" : "Meng", "non-dropping-particle" : "", "parse-names" : false, "suffix" : "" }, { "dropping-particle" : "", "family" : "Liu", "given" : "Fei", "non-dropping-particle" : "", "parse-names" : false, "suffix" : "" }, { "dropping-particle" : "", "family" : "Hong", "given" : "Chaopeng", "non-dropping-particle" : "", "parse-names" : false, "suffix" : "" }, { "dropping-particle" : "", "family" : "Geng", "given" : "Guannan", "non-dropping-particle" : "", "parse-names" : false, "suffix" : "" }, { "dropping-particle" : "", "family" : "Li", "given" : "Haiyan", "non-dropping-particle" : "", "parse-names" : false, "suffix" : "" }, { "dropping-particle" : "", "family" : "Li", "given" : "Xin", "non-dropping-particle" : "", "parse-names" : false, "suffix" : "" }, { "dropping-particle" : "", "family" : "Peng", "given" : "Liqun", "non-dropping-particle" : "", "parse-names" : false, "suffix" : "" }, { "dropping-particle" : "", "family" : "Qi", "given" : "Ji", "non-dropping-particle" : "", "parse-names" : false, "suffix" : "" }, { "dropping-particle" : "", "family" : "Yan", "given" : "Liu", "non-dropping-particle" : "", "parse-names" : false, "suffix" : "" }, { "dropping-particle" : "", "family" : "Zhang", "given" : "Yuxuan", "non-dropping-particle" : "", "parse-names" : false, "suffix" : "" }, { "dropping-particle" : "", "family" : "Zhao", "given" : "Hongyan", "non-dropping-particle" : "", "parse-names" : false, "suffix" : "" }, { "dropping-particle" : "", "family" : "Zheng", "given" : "Yixuan", "non-dropping-particle" : "", "parse-names" : false, "suffix" : "" }, { "dropping-particle" : "", "family" : "He", "given" : "Kebin", "non-dropping-particle" : "", "parse-names" : false, "suffix" : "" }, { "dropping-particle" : "", "family" : "Zhang", "given" : "Qiang", "non-dropping-particle" : "", "parse-names" : false, "suffix" : "" } ], "container-title" : "Atmospheric Chemistry and Physics", "id" : "ITEM-2", "issued" : { "date-parts" : [ [ "2018" ] ] }, "page" : "14095\u201314111", "title" : "Trends in China's anthropogenic emissions since 2010 as the consequence of clean air actions", "translator" : [ { "dropping-particle" : "", "family" : "G2880", "given" : "", "non-dropping-particle" : "", "parse-names" : false, "suffix" : "" } ], "type" : "article-journal", "volume" : "18" }, "uris" : [ "http://www.mendeley.com/documents/?uuid=264c81cb-b27c-4fa3-9285-946213a2caf5" ] } ], "mendeley" : { "formattedCitation" : "(Zheng et al., 2018b; Tong et al., 2020)", "plainTextFormattedCitation" : "(Zheng et al., 2018b; Tong et al., 2020)", "previouslyFormattedCitation" : "(Zheng et al., 2018b; Tong et al., 2020)" }, "properties" : { "noteIndex" : 0 }, "schema" : "https://github.com/citation-style-language/schema/raw/master/csl-citation.json" }</w:instrText>
      </w:r>
      <w:r>
        <w:rPr>
          <w:rFonts w:cs="Times New Roman"/>
          <w:color w:val="000000" w:themeColor="text1"/>
          <w:lang w:val="en-GB" w:eastAsia="en-US"/>
        </w:rPr>
        <w:fldChar w:fldCharType="separate"/>
      </w:r>
      <w:r w:rsidR="00CB33A1">
        <w:rPr>
          <w:rFonts w:cs="Times New Roman"/>
          <w:noProof/>
          <w:color w:val="000000" w:themeColor="text1"/>
          <w:lang w:val="en-GB" w:eastAsia="en-US"/>
        </w:rPr>
        <w:t>(Zheng et al., 2018b; Tong et al., 2020)</w:t>
      </w:r>
      <w:r>
        <w:rPr>
          <w:rFonts w:cs="Times New Roman"/>
          <w:color w:val="000000" w:themeColor="text1"/>
          <w:lang w:val="en-GB" w:eastAsia="en-US"/>
        </w:rPr>
        <w:fldChar w:fldCharType="end"/>
      </w:r>
      <w:r w:rsidRPr="007D361D">
        <w:rPr>
          <w:rFonts w:cs="Times New Roman"/>
          <w:color w:val="000000" w:themeColor="text1"/>
          <w:lang w:val="en-GB" w:eastAsia="en-US"/>
        </w:rPr>
        <w:t xml:space="preserve">, declining coal use in most SSPs, recently announced </w:t>
      </w:r>
      <w:r>
        <w:rPr>
          <w:rFonts w:cs="Times New Roman"/>
          <w:color w:val="000000" w:themeColor="text1"/>
          <w:lang w:val="en-GB" w:eastAsia="en-US"/>
        </w:rPr>
        <w:t xml:space="preserve">stricter emission limits for </w:t>
      </w:r>
      <w:ins w:id="5676" w:author="Lucy Cowie" w:date="2021-07-28T19:43:00Z">
        <w:r w:rsidR="00591693">
          <w:rPr>
            <w:rFonts w:cs="Times New Roman"/>
            <w:color w:val="000000" w:themeColor="text1"/>
            <w:lang w:val="en-GB" w:eastAsia="en-US"/>
          </w:rPr>
          <w:t xml:space="preserve">the </w:t>
        </w:r>
      </w:ins>
      <w:r w:rsidRPr="007D361D">
        <w:rPr>
          <w:rFonts w:cs="Times New Roman"/>
          <w:color w:val="000000" w:themeColor="text1"/>
          <w:lang w:val="en-GB" w:eastAsia="en-US"/>
        </w:rPr>
        <w:t xml:space="preserve">power sector in India, and reduction of </w:t>
      </w:r>
      <w:ins w:id="5677" w:author="Lucy Cowie" w:date="2021-07-28T19:44:00Z">
        <w:r w:rsidR="004811F7">
          <w:rPr>
            <w:rFonts w:cs="Times New Roman"/>
            <w:color w:val="000000" w:themeColor="text1"/>
            <w:lang w:val="en-GB" w:eastAsia="en-US"/>
          </w:rPr>
          <w:t xml:space="preserve">the </w:t>
        </w:r>
      </w:ins>
      <w:r w:rsidRPr="007D361D">
        <w:rPr>
          <w:rFonts w:cs="Times New Roman"/>
          <w:color w:val="000000" w:themeColor="text1"/>
          <w:lang w:val="en-GB" w:eastAsia="en-US"/>
        </w:rPr>
        <w:t xml:space="preserve">sulphur content of oil fuel used in international shipping from 2020 </w:t>
      </w:r>
      <w:r w:rsidRPr="007D361D">
        <w:rPr>
          <w:rFonts w:cs="Times New Roman"/>
          <w:color w:val="000000" w:themeColor="text1"/>
          <w:lang w:val="en-GB" w:eastAsia="en-US"/>
        </w:rPr>
        <w:fldChar w:fldCharType="begin" w:fldLock="1"/>
      </w:r>
      <w:r w:rsidR="00D477C7">
        <w:rPr>
          <w:rFonts w:cs="Times New Roman"/>
          <w:color w:val="000000" w:themeColor="text1"/>
          <w:lang w:val="en-GB" w:eastAsia="en-US"/>
        </w:rPr>
        <w:instrText>ADDIN CSL_CITATION { "citationItems" : [ { "id" : "ITEM-1", "itemData" : { "author" : [ { "dropping-particle" : "", "family" : "IMO", "given" : "", "non-dropping-particle" : "", "parse-names" : false, "suffix" : "" } ], "collection-title" : "MEPC 70/18/Add.1", "id" : "ITEM-1", "issued" : { "date-parts" : [ [ "2016" ] ] }, "publisher" : "International Maritime Organization (IMO)", "publisher-place" : "London, UK", "title" : "Effective date of implementation of the fuel oil standard in regulation 14.1.3 of MARPOL Annex VI. Resolution MEPC 280(70) \u2013 Adopted on 28 October 2016", "translator" : [ { "dropping-particle" : "", "family" : "G3343", "given" : "Rt7", "non-dropping-particle" : "", "parse-names" : false, "suffix" : "" } ], "type" : "report" }, "uris" : [ "http://www.mendeley.com/documents/?uuid=76eb1b4e-a5b9-4664-b74a-cfb10028fb1b" ] } ], "mendeley" : { "formattedCitation" : "(IMO, 2016)", "plainTextFormattedCitation" : "(IMO, 2016)", "previouslyFormattedCitation" : "(IMO, 2016)" }, "properties" : { "noteIndex" : 0 }, "schema" : "https://github.com/citation-style-language/schema/raw/master/csl-citation.json" }</w:instrText>
      </w:r>
      <w:r w:rsidRPr="007D361D">
        <w:rPr>
          <w:rFonts w:cs="Times New Roman"/>
          <w:color w:val="000000" w:themeColor="text1"/>
          <w:lang w:val="en-GB" w:eastAsia="en-US"/>
        </w:rPr>
        <w:fldChar w:fldCharType="separate"/>
      </w:r>
      <w:r w:rsidR="00CB33A1">
        <w:rPr>
          <w:rFonts w:cs="Times New Roman"/>
          <w:noProof/>
          <w:color w:val="000000" w:themeColor="text1"/>
          <w:lang w:val="en-GB" w:eastAsia="en-US"/>
        </w:rPr>
        <w:t>(IMO, 2016)</w:t>
      </w:r>
      <w:r w:rsidRPr="007D361D">
        <w:rPr>
          <w:rFonts w:cs="Times New Roman"/>
          <w:color w:val="000000" w:themeColor="text1"/>
          <w:lang w:val="en-GB" w:eastAsia="en-US"/>
        </w:rPr>
        <w:fldChar w:fldCharType="end"/>
      </w:r>
      <w:r w:rsidRPr="007D361D">
        <w:rPr>
          <w:rFonts w:cs="Times New Roman"/>
          <w:color w:val="000000" w:themeColor="text1"/>
          <w:lang w:val="en-GB" w:eastAsia="en-US"/>
        </w:rPr>
        <w:t>. For the lower forcing targets (e.g</w:t>
      </w:r>
      <w:r>
        <w:rPr>
          <w:rFonts w:cs="Times New Roman"/>
          <w:color w:val="000000" w:themeColor="text1"/>
          <w:lang w:val="en-GB" w:eastAsia="en-US"/>
        </w:rPr>
        <w:t>.,</w:t>
      </w:r>
      <w:r w:rsidRPr="007D361D">
        <w:rPr>
          <w:rFonts w:cs="Times New Roman"/>
          <w:color w:val="000000" w:themeColor="text1"/>
          <w:lang w:val="en-GB" w:eastAsia="en-US"/>
        </w:rPr>
        <w:t xml:space="preserve"> SSP1-2.6), the SO</w:t>
      </w:r>
      <w:r w:rsidRPr="007D361D">
        <w:rPr>
          <w:rFonts w:cs="Times New Roman"/>
          <w:color w:val="000000" w:themeColor="text1"/>
          <w:vertAlign w:val="subscript"/>
          <w:lang w:val="en-GB" w:eastAsia="en-US"/>
        </w:rPr>
        <w:t>2</w:t>
      </w:r>
      <w:r w:rsidRPr="007D361D">
        <w:rPr>
          <w:rFonts w:cs="Times New Roman"/>
          <w:color w:val="000000" w:themeColor="text1"/>
          <w:lang w:val="en-GB" w:eastAsia="en-US"/>
        </w:rPr>
        <w:t xml:space="preserve"> trajectories are similar to the RCPs resulting in over 50</w:t>
      </w:r>
      <w:ins w:id="5678" w:author="Lucy Cowie" w:date="2021-07-28T19:44:00Z">
        <w:r w:rsidR="000762C6">
          <w:rPr>
            <w:rFonts w:cs="Times New Roman"/>
            <w:color w:val="000000" w:themeColor="text1"/>
            <w:lang w:val="en-GB" w:eastAsia="en-US"/>
          </w:rPr>
          <w:t>–</w:t>
        </w:r>
      </w:ins>
      <w:del w:id="5679" w:author="Lucy Cowie" w:date="2021-07-28T19:44:00Z">
        <w:r w:rsidRPr="007D361D" w:rsidDel="000762C6">
          <w:rPr>
            <w:rFonts w:cs="Times New Roman"/>
            <w:color w:val="000000" w:themeColor="text1"/>
            <w:lang w:val="en-GB" w:eastAsia="en-US"/>
          </w:rPr>
          <w:delText xml:space="preserve">% to </w:delText>
        </w:r>
      </w:del>
      <w:r w:rsidRPr="007D361D">
        <w:rPr>
          <w:rFonts w:cs="Times New Roman"/>
          <w:color w:val="000000" w:themeColor="text1"/>
          <w:lang w:val="en-GB" w:eastAsia="en-US"/>
        </w:rPr>
        <w:t>90% decline by 2050 and 2100</w:t>
      </w:r>
      <w:r>
        <w:rPr>
          <w:rFonts w:cs="Times New Roman"/>
          <w:color w:val="000000" w:themeColor="text1"/>
          <w:lang w:val="en-GB" w:eastAsia="en-US"/>
        </w:rPr>
        <w:t>, respectively</w:t>
      </w:r>
      <w:r w:rsidRPr="007D361D">
        <w:rPr>
          <w:rFonts w:cs="Times New Roman"/>
          <w:color w:val="000000" w:themeColor="text1"/>
          <w:lang w:val="en-GB" w:eastAsia="en-US"/>
        </w:rPr>
        <w:t xml:space="preserve">, while </w:t>
      </w:r>
      <w:r w:rsidRPr="00C73EEC">
        <w:rPr>
          <w:rFonts w:cs="Times New Roman"/>
          <w:color w:val="000000" w:themeColor="text1"/>
          <w:lang w:val="en-GB" w:eastAsia="en-US"/>
        </w:rPr>
        <w:t xml:space="preserve">for the scenarios with no climate policies, the SSPs show </w:t>
      </w:r>
      <w:ins w:id="5680" w:author="Lucy Cowie" w:date="2021-07-28T19:44:00Z">
        <w:r w:rsidR="000762C6">
          <w:rPr>
            <w:rFonts w:cs="Times New Roman"/>
            <w:color w:val="000000" w:themeColor="text1"/>
            <w:lang w:val="en-GB" w:eastAsia="en-US"/>
          </w:rPr>
          <w:t xml:space="preserve">a </w:t>
        </w:r>
      </w:ins>
      <w:r w:rsidRPr="00C73EEC">
        <w:rPr>
          <w:rFonts w:cs="Times New Roman"/>
          <w:color w:val="000000" w:themeColor="text1"/>
          <w:lang w:val="en-GB" w:eastAsia="en-US"/>
        </w:rPr>
        <w:t>large spread even at the end of the century.</w:t>
      </w:r>
    </w:p>
    <w:p w14:paraId="67A22131" w14:textId="01D6A220" w:rsidR="0035542F" w:rsidRDefault="0035542F" w:rsidP="00D5630D">
      <w:pPr>
        <w:pStyle w:val="AR6BodyText"/>
        <w:rPr>
          <w:rFonts w:cs="Times New Roman"/>
          <w:color w:val="000000" w:themeColor="text1"/>
          <w:lang w:val="en-GB" w:eastAsia="en-US"/>
        </w:rPr>
      </w:pPr>
    </w:p>
    <w:p w14:paraId="13CF04FF" w14:textId="77777777" w:rsidR="002A65DE" w:rsidRPr="00C73EEC" w:rsidRDefault="002A65DE" w:rsidP="00D5630D">
      <w:pPr>
        <w:pStyle w:val="AR6BodyText"/>
        <w:rPr>
          <w:rFonts w:cs="Times New Roman"/>
          <w:color w:val="000000" w:themeColor="text1"/>
          <w:lang w:val="en-GB" w:eastAsia="en-US"/>
        </w:rPr>
      </w:pPr>
    </w:p>
    <w:p w14:paraId="51E051A1" w14:textId="77777777" w:rsidR="0035542F" w:rsidRPr="001C68C5" w:rsidRDefault="0035542F" w:rsidP="00D5630D">
      <w:pPr>
        <w:pStyle w:val="AR6BodyText"/>
        <w:rPr>
          <w:b/>
          <w:bCs/>
          <w:lang w:val="en-GB"/>
        </w:rPr>
      </w:pPr>
      <w:commentRangeStart w:id="5681"/>
      <w:r w:rsidRPr="001C68C5">
        <w:rPr>
          <w:b/>
          <w:bCs/>
          <w:lang w:val="en-GB"/>
        </w:rPr>
        <w:t>[START FIGURE 6.18 HERE]</w:t>
      </w:r>
      <w:commentRangeEnd w:id="5681"/>
      <w:r w:rsidR="000762C6">
        <w:rPr>
          <w:rStyle w:val="Marquedecommentaire"/>
          <w:lang w:val="en-GB"/>
        </w:rPr>
        <w:commentReference w:id="5681"/>
      </w:r>
    </w:p>
    <w:p w14:paraId="25A87EDB" w14:textId="77777777" w:rsidR="0035542F" w:rsidRPr="00C73EEC" w:rsidRDefault="0035542F" w:rsidP="00D5630D">
      <w:pPr>
        <w:pStyle w:val="AR6BodyText"/>
        <w:rPr>
          <w:rFonts w:cs="Times New Roman"/>
          <w:color w:val="000000" w:themeColor="text1"/>
          <w:lang w:val="en-GB" w:eastAsia="en-US"/>
        </w:rPr>
      </w:pPr>
    </w:p>
    <w:p w14:paraId="09BBC83E" w14:textId="06D3E703" w:rsidR="003D4CDD" w:rsidRPr="001C68C5" w:rsidRDefault="003D4CDD" w:rsidP="001C68C5">
      <w:pPr>
        <w:pStyle w:val="AR6Chap6Figure"/>
      </w:pPr>
      <w:r w:rsidRPr="004132AE">
        <w:rPr>
          <w:b/>
        </w:rPr>
        <w:t>Global anthropogenic and biomass burning short-lived climate forcer (SLCF) and</w:t>
      </w:r>
      <w:r w:rsidR="002143AB">
        <w:rPr>
          <w:b/>
        </w:rPr>
        <w:t xml:space="preserve"> carbon dioxide</w:t>
      </w:r>
      <w:r w:rsidRPr="004132AE">
        <w:rPr>
          <w:b/>
        </w:rPr>
        <w:t xml:space="preserve"> </w:t>
      </w:r>
      <w:r w:rsidR="002143AB">
        <w:rPr>
          <w:b/>
        </w:rPr>
        <w:t>(</w:t>
      </w:r>
      <w:r w:rsidRPr="004132AE">
        <w:rPr>
          <w:b/>
        </w:rPr>
        <w:t>CO</w:t>
      </w:r>
      <w:r w:rsidRPr="004132AE">
        <w:rPr>
          <w:b/>
          <w:vertAlign w:val="subscript"/>
        </w:rPr>
        <w:t>2</w:t>
      </w:r>
      <w:r w:rsidR="002143AB">
        <w:rPr>
          <w:b/>
        </w:rPr>
        <w:t xml:space="preserve">) </w:t>
      </w:r>
      <w:r w:rsidRPr="004132AE">
        <w:rPr>
          <w:b/>
        </w:rPr>
        <w:t>emissions from 1850 to 2100 and HFC emissions from 1990 to 2100.</w:t>
      </w:r>
      <w:r w:rsidRPr="001C68C5">
        <w:t xml:space="preserve"> Emissions for the Coupled Model Intercomparison Project Phase 6 (CMIP6) for the period 1850-2014 are based on Hoesly et al. </w:t>
      </w:r>
      <w:commentRangeStart w:id="5682"/>
      <w:r w:rsidRPr="001C68C5">
        <w:fldChar w:fldCharType="begin" w:fldLock="1"/>
      </w:r>
      <w:r w:rsidR="00D477C7">
        <w:instrText>ADDIN CSL_CITATION { "citationItems" : [ { "id" : "ITEM-1", "itemData" : { "DOI" : "10.5194/gmd-11-369-2018", "ISBN" : "1991-962X", "ISSN" : "19919603", "abstract" : "We present a new data set of annual historical (1750\u20132014) anthropogenic chemically reactive gases (CO, CH4, NH3, NOx, SO2, NMVOCs), carbonaceous aerosols (black carbon \u2013 BC, and organic carbon \u2013 OC), and CO2 developed with the Community Emissions Data System (CEDS). We improve upon existing inventories with a more consistent and reproducible methodology applied to all emission species, updated emission factors, and recent estimates through 2014. The data system relies on existing energy consumption data sets and regional and country-specific inventories to produce trends over recent decades. All emission species are consistently estimated using the same activity data over all time periods. Emissions are provided on an annual basis at the level of country and sector and gridded with monthly seasonality. These estimates are comparable to, but generally slightly higher than, existing global inventories. Emissions over the most recent years are more uncertain, particularly in low- and middle-income regions where country-specific emission inventories are less available. Future work will involve refining and updating these emission estimates, estimating emissions' uncertainty, and publication of the system as open-source software.", "author" : [ { "dropping-particle" : "", "family" : "Hoesly", "given" : "Rachel M.", "non-dropping-particle" : "", "parse-names" : false, "suffix" : "" }, { "dropping-particle" : "", "family" : "Smith", "given" : "Steven J.", "non-dropping-particle" : "", "parse-names" : false, "suffix" : "" }, { "dropping-particle" : "", "family" : "Feng", "given" : "Leyang", "non-dropping-particle" : "", "parse-names" : false, "suffix" : "" }, { "dropping-particle" : "", "family" : "Klimont", "given" : "Zbigniew", "non-dropping-particle" : "", "parse-names" : false, "suffix" : "" }, { "dropping-particle" : "", "family" : "Janssens-Maenhout", "given" : "Greet", "non-dropping-particle" : "", "parse-names" : false, "suffix" : "" }, { "dropping-particle" : "", "family" : "Pitkanen", "given" : "Tyler", "non-dropping-particle" : "", "parse-names" : false, "suffix" : "" }, { "dropping-particle" : "", "family" : "Seibert", "given" : "Jonathan J.", "non-dropping-particle" : "", "parse-names" : false, "suffix" : "" }, { "dropping-particle" : "", "family" : "Vu", "given" : "Linh", "non-dropping-particle" : "", "parse-names" : false, "suffix" : "" }, { "dropping-particle" : "", "family" : "Andres", "given" : "Robert J.", "non-dropping-particle" : "", "parse-names" : false, "suffix" : "" }, { "dropping-particle" : "", "family" : "Bolt", "given" : "Ryan M.", "non-dropping-particle" : "", "parse-names" : false, "suffix" : "" }, { "dropping-particle" : "", "family" : "Bond", "given" : "Tami C.", "non-dropping-particle" : "", "parse-names" : false, "suffix" : "" }, { "dropping-particle" : "", "family" : "Dawidowski", "given" : "Laura", "non-dropping-particle" : "", "parse-names" : false, "suffix" : "" }, { "dropping-particle" : "", "family" : "Kholod", "given" : "Nazar", "non-dropping-particle" : "", "parse-names" : false, "suffix" : "" }, { "dropping-particle" : "", "family" : "Kurokawa", "given" : "June Ichi", "non-dropping-particle" : "", "parse-names" : false, "suffix" : "" }, { "dropping-particle" : "", "family" : "Li", "given" : "Meng", "non-dropping-particle" : "", "parse-names" : false, "suffix" : "" }, { "dropping-particle" : "", "family" : "Liu", "given" : "Liang", "non-dropping-particle" : "", "parse-names" : false, "suffix" : "" }, { "dropping-particle" : "", "family" : "Lu", "given" : "Zifeng", "non-dropping-particle" : "", "parse-names" : false, "suffix" : "" }, { "dropping-particle" : "", "family" : "Moura", "given" : "Maria C.P.", "non-dropping-particle" : "", "parse-names" : false, "suffix" : "" }, { "dropping-particle" : "", "family" : "O'Rourke", "given" : "Patrick R.", "non-dropping-particle" : "", "parse-names" : false, "suffix" : "" }, { "dropping-particle" : "", "family" : "Zhang", "given" : "Qiang", "non-dropping-particle" : "", "parse-names" : false, "suffix" : "" } ], "container-title" : "Geoscientific Model Development", "id" : "ITEM-1", "issue" : "1", "issued" : { "date-parts" : [ [ "2018" ] ] }, "page" : "369-408", "title" : "Historical (1750-2014) anthropogenic emissions of reactive gases and aerosols from the Community Emissions Data System (CEDS)", "translator" : [ { "dropping-particle" : "", "family" : "G2885", "given" : "", "non-dropping-particle" : "", "parse-names" : false, "suffix" : "" } ], "type" : "article-journal", "volume" : "11" }, "suppress-author" : 1, "uris" : [ "http://www.mendeley.com/documents/?uuid=2bf2fa68-b7ee-423d-bfbd-d77a4390d45e" ] } ], "mendeley" : { "formattedCitation" : "(2018)", "plainTextFormattedCitation" : "(2018)", "previouslyFormattedCitation" : "(2018)" }, "properties" : { "noteIndex" : 0 }, "schema" : "https://github.com/citation-style-language/schema/raw/master/csl-citation.json" }</w:instrText>
      </w:r>
      <w:r w:rsidRPr="001C68C5">
        <w:fldChar w:fldCharType="separate"/>
      </w:r>
      <w:r w:rsidR="00CB33A1">
        <w:rPr>
          <w:noProof/>
          <w:lang w:val="fr-FR"/>
        </w:rPr>
        <w:t>(2018)</w:t>
      </w:r>
      <w:r w:rsidRPr="001C68C5">
        <w:fldChar w:fldCharType="end"/>
      </w:r>
      <w:commentRangeEnd w:id="5682"/>
      <w:r w:rsidR="00CB33A1">
        <w:rPr>
          <w:rStyle w:val="Marquedecommentaire"/>
          <w:lang w:val="fr-FR"/>
        </w:rPr>
        <w:commentReference w:id="5682"/>
      </w:r>
      <w:r w:rsidRPr="00DD519D">
        <w:rPr>
          <w:lang w:val="fr-FR"/>
        </w:rPr>
        <w:t xml:space="preserve"> and van Marle et al. </w:t>
      </w:r>
      <w:bookmarkStart w:id="5683" w:name="_Hlk76658727"/>
      <w:ins w:id="5684" w:author="Robin Matthews" w:date="2021-07-08T17:47:00Z">
        <w:r w:rsidR="00404B0E">
          <w:fldChar w:fldCharType="begin" w:fldLock="1"/>
        </w:r>
      </w:ins>
      <w:r w:rsidR="002E1475">
        <w:instrText>ADDIN CSL_CITATION { "citationItems" : [ { "id" : "ITEM-1", "itemData" : { "DOI" : "10.5194/gmd-10-3329-2017", "ISSN" : "1991-9603", "abstract" : "Abstract. Fires have influenced atmospheric composition and climate since the rise of vascular plants, and satellite data have shown the overall global extent of fires. Our knowledge of historic fire emissions has progressively improved over the past decades due mostly to the development of new proxies and the improvement of fire models. Currently, there is a suite of proxies including sedimentary charcoal records, measurements of fire-emitted trace gases and black carbon stored in ice and firn, and visibility observations. These proxies provide opportunities to extrapolate emission estimates back in time based on satellite data starting in 1997, but each proxy has strengths and weaknesses regarding, for example, the spatial and temporal extents over which they are representative. We developed a new historic biomass burning emissions dataset starting in 1750 that merges the satellite record with several existing proxies and uses the average of six models from the Fire Model Intercomparison Project (FireMIP) protocol to estimate emissions when the available proxies had limited coverage. According to our approach, global biomass burning emissions were relatively constant, with 10-year averages varying between 1.8 and 2.3 Pg C yr\u22121. Carbon emissions increased only slightly over the full time period and peaked during the 1990s after which they decreased gradually. There is substantial uncertainty in these estimates, and patterns varied depending on choices regarding data representation, especially on regional scales. The observed pattern in fire carbon emissions is for a large part driven by African fires, which accounted for 58 % of global fire carbon emissions. African fire emissions declined since about 1950 due to conversion of savanna to cropland, and this decrease is partially compensated for by increasing emissions in deforestation zones of South America and Asia. These global fire emission estimates are mostly suited for global analyses and will be used in the Coupled Model Intercomparison Project Phase 6 (CMIP6) simulations.", "author" : [ { "dropping-particle" : "", "family" : "Marle", "given" : "Margreet J. E.", "non-dropping-particle" : "van", "parse-names" : false, "suffix" : "" }, { "dropping-particle" : "", "family" : "Kloster", "given" : "Silvia", "non-dropping-particle" : "", "parse-names" : false, "suffix" : "" }, { "dropping-particle" : "", "family" : "Magi", "given" : "Brian I.", "non-dropping-particle" : "", "parse-names" : false, "suffix" : "" }, { "dropping-particle" : "", "family" : "Marlon", "given" : "Jennifer R.", "non-dropping-particle" : "", "parse-names" : false, "suffix" : "" }, { "dropping-particle" : "", "family" : "Daniau", "given" : "Anne-Laure", "non-dropping-particle" : "", "parse-names" : false, "suffix" : "" }, { "dropping-particle" : "", "family" : "Field", "given" : "Robert D.", "non-dropping-particle" : "", "parse-names" : false, "suffix" : "" }, { "dropping-particle" : "", "family" : "Arneth", "given" : "Almut", "non-dropping-particle" : "", "parse-names" : false, "suffix" : "" }, { "dropping-particle" : "", "family" : "Forrest", "given" : "Matthew", "non-dropping-particle" : "", "parse-names" : false, "suffix" : "" }, { "dropping-particle" : "", "family" : "Hantson", "given" : "Stijn", "non-dropping-particle" : "", "parse-names" : false, "suffix" : "" }, { "dropping-particle" : "", "family" : "Kehrwald", "given" : "Natalie M.", "non-dropping-particle" : "", "parse-names" : false, "suffix" : "" }, { "dropping-particle" : "", "family" : "Knorr", "given" : "Wolfgang", "non-dropping-particle" : "", "parse-names" : false, "suffix" : "" }, { "dropping-particle" : "", "family" : "Lasslop", "given" : "Gitta", "non-dropping-particle" : "", "parse-names" : false, "suffix" : "" }, { "dropping-particle" : "", "family" : "Li", "given" : "Fang", "non-dropping-particle" : "", "parse-names" : false, "suffix" : "" }, { "dropping-particle" : "", "family" : "Mangeon", "given" : "St\u00e9phane", "non-dropping-particle" : "", "parse-names" : false, "suffix" : "" }, { "dropping-particle" : "", "family" : "Yue", "given" : "Chao", "non-dropping-particle" : "", "parse-names" : false, "suffix" : "" }, { "dropping-particle" : "", "family" : "Kaiser", "given" : "Johannes W.", "non-dropping-particle" : "", "parse-names" : false, "suffix" : "" }, { "dropping-particle" : "", "family" : "Werf", "given" : "Guido R.", "non-dropping-particle" : "van der", "parse-names" : false, "suffix" : "" } ], "container-title" : "Geoscientific Model Development", "id" : "ITEM-1", "issue" : "9", "issued" : { "date-parts" : [ [ "2017", "9", "11" ] ] }, "page" : "3329-3357", "title" : "Historic global biomass burning emissions for CMIP6 (BB4CMIP) based on merging satellite observations with proxies and fire models (1750\u20132015)", "translator" : [ { "dropping-particle" : "", "family" : "G4372", "given" : "", "non-dropping-particle" : "", "parse-names" : false, "suffix" : "" } ], "type" : "article-journal", "volume" : "10" }, "uris" : [ "http://www.mendeley.com/documents/?uuid=cf7ce9ff-0db1-484e-a38e-8a5e54cf6ee4" ] } ], "mendeley" : { "formattedCitation" : "(van Marle et al., 2017)", "manualFormatting" : "(2017)", "plainTextFormattedCitation" : "(van Marle et al., 2017)", "previouslyFormattedCitation" : "(van Marle et al., 2017)" }, "properties" : { "noteIndex" : 0 }, "schema" : "https://github.com/citation-style-language/schema/raw/master/csl-citation.json" }</w:instrText>
      </w:r>
      <w:ins w:id="5685" w:author="Robin Matthews" w:date="2021-07-08T17:47:00Z">
        <w:r w:rsidR="00404B0E">
          <w:fldChar w:fldCharType="separate"/>
        </w:r>
        <w:r w:rsidR="00404B0E" w:rsidRPr="00657BFB">
          <w:rPr>
            <w:noProof/>
          </w:rPr>
          <w:t>(2017)</w:t>
        </w:r>
        <w:r w:rsidR="00404B0E">
          <w:fldChar w:fldCharType="end"/>
        </w:r>
      </w:ins>
      <w:commentRangeStart w:id="5686"/>
      <w:del w:id="5687" w:author="Robin Matthews" w:date="2021-07-08T17:47:00Z">
        <w:r w:rsidRPr="001C68C5" w:rsidDel="00404B0E">
          <w:fldChar w:fldCharType="begin" w:fldLock="1"/>
        </w:r>
        <w:r w:rsidR="00D477C7" w:rsidDel="00404B0E">
          <w:rPr>
            <w:lang w:val="fr-FR"/>
          </w:rPr>
          <w:delInstrText>ADDIN CSL_CITATION { "citationItems" : [ { "id" : "ITEM-1", "itemData" : { "DOI" : "10.5194/gmd-10-3329-2017", "author" : [ { "dropping-particle" : "", "family" : "Duplicatevan Marle", "given" : "NoCite", "non-dropping-particle" : "", "parse-names" : false, "suffix" : "" }, { "dropping-particle" : "", "family" : "Kloster", "given" : "S", "non-dropping-particle" : "", "parse-names" : false, "suffix" : "" }, { "dropping-particle" : "", "family" : "Magi", "given" : "B I", "non-dropping-particle" : "", "parse-names" : false, "suffix" : "" }, { "dropping-particle" : "", "family" : "Marlon", "given" : "J R", "non-dropping-particle" : "", "parse-names" : false, "suffix" : "" }, { "dropping-particle" : "", "family" : "Daniau", "given" : "A.-L.", "non-dropping-particle" : "", "parse-names" : false, "suffix" : "" }, { "dropping-particle" : "", "family" : "Field", "given" : "R D", "non-dropping-particle" : "", "parse-names" : false, "suffix" : "" }, { "dropping-particle" : "", "family" : "Arneth", "given" : "A", "non-dropping-particle" : "", "parse-names" : false, "suffix" : "" }, { "dropping-particle" : "", "family" : "Forrest", "given" : "M", "non-dropping-particle" : "", "parse-names" : false, "suffix" : "" }, { "dropping-particle" : "", "family" : "Hantson", "given" : "S", "non-dropping-particle" : "", "parse-names" : false, "suffix" : "" }, { "dropping-particle" : "", "family" : "Kehrwald", "given" : "N M", "non-dropping-particle" : "", "parse-names" : false, "suffix" : "" }, { "dropping-particle" : "", "family" : "Knorr", "given" : "W", "non-dropping-particle" : "", "parse-names" : false, "suffix" : "" }, { "dropping-particle" : "", "family" : "Lasslop", "given" : "G", "non-dropping-particle" : "", "parse-names" : false, "suffix" : "" }, { "dropping-particle" : "", "family" : "Li", "given" : "F", "non-dropping-particle" : "", "parse-names" : false, "suffix" : "" }, { "dropping-particle" : "", "family" : "Mangeon", "given" : "S", "non-dropping-particle" : "", "parse-names" : false, "suffix" : "" }, { "dropping-particle" : "", "family" : "Yue", "given" : "C", "non-dropping-particle" : "", "parse-names" : false, "suffix" : "" }, { "dropping-particle" : "", "family" : "Kaiser", "given" : "J W", "non-dropping-particle" : "", "parse-names" : false, "suffix" : "" }, { "dropping-particle" : "", "family" : "Werf", "given" : "G R", "non-dropping-particle" : "van der", "parse-names" : false, "suffix" : "" } ], "container-title" : "Geoscientific Model Development", "id" : "ITEM-1", "issue" : "9", "issued" : { "date-parts" : [ [ "2017" ] ] }, "page" : "3329-3357", "title" : "Historic global biomass burning emissions for CMIP6 (BB4CMIP) based on merging satellite observations with proxies and fire models (1750--2015)", "translator" : [ { "dropping-particle" : "", "family" : "G2992", "given" : "", "non-dropping-particle" : "", "parse-names" : false, "suffix" : "" } ], "type" : "article-journal", "volume" : "10" }, "suppress-author" : 1, "uris" : [ "http://www.mendeley.com/documents/?uuid=9a830685-98f2-46f6-919d-66bb83e88c72" ] } ], "mendeley" : { "formattedCitation" : "(2017)", "plainTextFormattedCitation" : "(2017)", "previouslyFormattedCitation" : "(2017)" }, "properties" : { "noteIndex" : 0 }, "schema" : "https://github.com/citation-style-language/schema/raw/master/csl-citation.json" }</w:delInstrText>
        </w:r>
        <w:r w:rsidRPr="001C68C5" w:rsidDel="00404B0E">
          <w:fldChar w:fldCharType="separate"/>
        </w:r>
        <w:r w:rsidR="00CB33A1" w:rsidDel="00404B0E">
          <w:rPr>
            <w:noProof/>
            <w:lang w:val="fr-FR"/>
          </w:rPr>
          <w:delText>(2017)</w:delText>
        </w:r>
        <w:r w:rsidRPr="001C68C5" w:rsidDel="00404B0E">
          <w:fldChar w:fldCharType="end"/>
        </w:r>
        <w:commentRangeEnd w:id="5686"/>
        <w:r w:rsidR="00CB33A1" w:rsidDel="00404B0E">
          <w:rPr>
            <w:rStyle w:val="Marquedecommentaire"/>
            <w:lang w:val="fr-FR"/>
          </w:rPr>
          <w:commentReference w:id="5686"/>
        </w:r>
      </w:del>
      <w:bookmarkEnd w:id="5683"/>
      <w:r w:rsidRPr="00DD519D">
        <w:rPr>
          <w:lang w:val="fr-FR"/>
        </w:rPr>
        <w:t>, emissions for CMIP5 for the period 1850-2005 are from</w:t>
      </w:r>
      <w:r w:rsidR="009C4E1D" w:rsidRPr="00DD519D">
        <w:rPr>
          <w:lang w:val="fr-FR"/>
        </w:rPr>
        <w:t xml:space="preserve"> </w:t>
      </w:r>
      <w:r w:rsidR="009C4E1D" w:rsidRPr="001C68C5">
        <w:fldChar w:fldCharType="begin" w:fldLock="1"/>
      </w:r>
      <w:r w:rsidR="00A75A09">
        <w:rPr>
          <w:lang w:val="fr-FR"/>
        </w:rPr>
        <w:instrText>ADDIN CSL_CITATION { "citationItems" : [ { "id" : "ITEM-1", "itemData" : { "DOI" : "10.5194/acp-10-7017-2010", "ISSN" : "1680-7324", "abstract" : "Abstract. We present and discuss a new dataset of gridded emissions covering the historical period (1850\u20132000) in decadal increments at a horizontal resolution of 0.5\u00b0 in latitude and longitude. The primary purpose of this inventory is to provide consistent gridded emissions of reactive gases and aerosols for use in chemistry model simulations needed by climate models for the Climate Model Intercomparison Program #5 (CMIP5) in support of the Intergovernmental Panel on Climate Change (IPCC) Fifth Assessment report (AR5). Our best estimate for the year 2000 inventory represents a combination of existing regional and global inventories to capture the best information available at this point; 40 regions and 12 sectors are used to combine the various sources. The historical reconstruction of each emitted compound, for each region and sector, is then forced to agree with our 2000 estimate, ensuring continuity between past and 2000 emissions. Simulations from two chemistry-climate models are used to test the ability of the emission dataset described here to capture long-term changes in atmospheric ozone, carbon monoxide and aerosol distributions. The simulated long-term change in the Northern mid-latitudes surface and mid-troposphere ozone is not quite as rapid as observed. However, stations outside this latitude band show much better agreement in both present-day and long-term trend. The model simulations indicate that the concentration of carbon monoxide is underestimated at the Mace Head station; however, the long-term trend over the limited observational period seems to be reasonably well captured. The simulated sulfate and black carbon deposition over Greenland is in very good agreement with the ice-core observations spanning the simulation period. Finally, aerosol optical depth and additional aerosol diagnostics are shown to be in good agreement with previously published estimates and observations.", "author" : [ { "dropping-particle" : "", "family" : "Lamarque", "given" : "J.-F.", "non-dropping-particle" : "", "parse-names" : false, "suffix" : "" }, { "dropping-particle" : "", "family" : "Bond", "given" : "T. C.", "non-dropping-particle" : "", "parse-names" : false, "suffix" : "" }, { "dropping-particle" : "", "family" : "Eyring", "given" : "V.", "non-dropping-particle" : "", "parse-names" : false, "suffix" : "" }, { "dropping-particle" : "", "family" : "Granier", "given" : "C.", "non-dropping-particle" : "", "parse-names" : false, "suffix" : "" }, { "dropping-particle" : "", "family" : "Heil", "given" : "A.", "non-dropping-particle" : "", "parse-names" : false, "suffix" : "" }, { "dropping-particle" : "", "family" : "Klimont", "given" : "Z.", "non-dropping-particle" : "", "parse-names" : false, "suffix" : "" }, { "dropping-particle" : "", "family" : "Lee", "given" : "D.", "non-dropping-particle" : "", "parse-names" : false, "suffix" : "" }, { "dropping-particle" : "", "family" : "Liousse", "given" : "C.", "non-dropping-particle" : "", "parse-names" : false, "suffix" : "" }, { "dropping-particle" : "", "family" : "Mieville", "given" : "A.", "non-dropping-particle" : "", "parse-names" : false, "suffix" : "" }, { "dropping-particle" : "", "family" : "Owen", "given" : "B.", "non-dropping-particle" : "", "parse-names" : false, "suffix" : "" }, { "dropping-particle" : "", "family" : "Schultz", "given" : "M. G.", "non-dropping-particle" : "", "parse-names" : false, "suffix" : "" }, { "dropping-particle" : "", "family" : "Shindell", "given" : "D.", "non-dropping-particle" : "", "parse-names" : false, "suffix" : "" }, { "dropping-particle" : "", "family" : "Smith", "given" : "S. J.", "non-dropping-particle" : "", "parse-names" : false, "suffix" : "" }, { "dropping-particle" : "", "family" : "Stehfest", "given" : "E.", "non-dropping-particle" : "", "parse-names" : false, "suffix" : "" }, { "dropping-particle" : "", "family" : "Aardenne", "given" : "J.", "non-dropping-particle" : "Van", "parse-names" : false, "suffix" : "" }, { "dropping-particle" : "", "family" : "Cooper", "given" : "O. R.", "non-dropping-particle" : "", "parse-names" : false, "suffix" : "" }, { "dropping-particle" : "", "family" : "Kainuma", "given" : "M.", "non-dropping-particle" : "", "parse-names" : false, "suffix" : "" }, { "dropping-particle" : "", "family" : "Mahowald", "given" : "N.", "non-dropping-particle" : "", "parse-names" : false, "suffix" : "" }, { "dropping-particle" : "", "family" : "McConnell", "given" : "J. R.", "non-dropping-particle" : "", "parse-names" : false, "suffix" : "" }, { "dropping-particle" : "", "family" : "Naik", "given" : "V.", "non-dropping-particle" : "", "parse-names" : false, "suffix" : "" }, { "dropping-particle" : "", "family" : "Riahi", "given" : "K.", "non-dropping-particle" : "", "parse-names" : false, "suffix" : "" }, { "dropping-particle" : "", "family" : "Vuuren", "given" : "D. P.", "non-dropping-particle" : "van", "parse-names" : false, "suffix" : "" } ], "container-title" : "Atmospheric Chemistry and Physics", "id" : "ITEM-1", "issue" : "15", "issued" : { "date-parts" : [ [ "2010", "8", "3" ] ] }, "page" : "7017-7039", "title" : "Historical (1850\u20132000) gridded anthropogenic and biomass burning emissions of reactive gases and aerosols: methodology and application", "translator" : [ { "dropping-particle" : "", "family" : "G4290", "given" : "", "non-dropping-particle" : "", "parse-names" : false, "suffix" : "" } ], "type" : "article-journal", "volume" : "10" }, "uris" : [ "http://www.mendeley.com/documents/?uuid=a6089ff6-9d6b-4e62-9ce0-6322c7c1cb3a" ] } ], "mendeley" : { "formattedCitation" : "(Lamarque et al., 2010)", "manualFormatting" : "Lamarque et al. (2010)", "plainTextFormattedCitation" : "(Lamarque et al., 2010)", "previouslyFormattedCitation" : "(Lamarque et al., 2010)" }, "properties" : { "noteIndex" : 0 }, "schema" : "https://github.com/citation-style-language/schema/raw/master/csl-citation.json" }</w:instrText>
      </w:r>
      <w:r w:rsidR="009C4E1D" w:rsidRPr="001C68C5">
        <w:fldChar w:fldCharType="separate"/>
      </w:r>
      <w:r w:rsidR="00CB33A1">
        <w:rPr>
          <w:noProof/>
          <w:lang w:val="fr-FR"/>
        </w:rPr>
        <w:t>Lamarque et al. (2010)</w:t>
      </w:r>
      <w:r w:rsidR="009C4E1D" w:rsidRPr="001C68C5">
        <w:fldChar w:fldCharType="end"/>
      </w:r>
      <w:r w:rsidRPr="00890F9E">
        <w:rPr>
          <w:lang w:val="fr-FR"/>
        </w:rPr>
        <w:t>, CO</w:t>
      </w:r>
      <w:r w:rsidRPr="00890F9E">
        <w:rPr>
          <w:vertAlign w:val="subscript"/>
          <w:lang w:val="fr-FR"/>
        </w:rPr>
        <w:t>2</w:t>
      </w:r>
      <w:r w:rsidRPr="00890F9E">
        <w:rPr>
          <w:lang w:val="fr-FR"/>
        </w:rPr>
        <w:t xml:space="preserve"> emissions are from EDGAR database </w:t>
      </w:r>
      <w:r w:rsidRPr="001C68C5">
        <w:fldChar w:fldCharType="begin" w:fldLock="1"/>
      </w:r>
      <w:r w:rsidR="00D477C7">
        <w:rPr>
          <w:lang w:val="fr-FR"/>
        </w:rPr>
        <w:instrText>ADDIN CSL_CITATION { "citationItems" : [ { "id" : "ITEM-1", "itemData" : { "DOI" : "10.2760/143674", "ISBN" : "978-92-76-21515-8", "author" : [ { "dropping-particle" : "", "family" : "Crippa", "given" : "M", "non-dropping-particle" : "", "parse-names" : false, "suffix" : "" }, { "dropping-particle" : "", "family" : "Guizzardi", "given" : "D", "non-dropping-particle" : "", "parse-names" : false, "suffix" : "" }, { "dropping-particle" : "", "family" : "Muntean", "given" : "M", "non-dropping-particle" : "", "parse-names" : false, "suffix" : "" }, { "dropping-particle" : "", "family" : "Schaaf", "given" : "E", "non-dropping-particle" : "", "parse-names" : false, "suffix" : "" }, { "dropping-particle" : "", "family" : "Solazzo", "given" : "E", "non-dropping-particle" : "", "parse-names" : false, "suffix" : "" }, { "dropping-particle" : "", "family" : "Monforti-Ferrario", "given" : "F", "non-dropping-particle" : "", "parse-names" : false, "suffix" : "" }, { "dropping-particle" : "", "family" : "Olivier", "given" : "J G J", "non-dropping-particle" : "", "parse-names" : false, "suffix" : "" }, { "dropping-particle" : "", "family" : "Vignati", "given" : "E", "non-dropping-particle" : "", "parse-names" : false, "suffix" : "" } ], "collection-title" : "JRC121460", "id" : "ITEM-1", "issued" : { "date-parts" : [ [ "2020" ] ] }, "number-of-pages" : "244", "publisher" : "Publications Office of the European Union", "publisher-place" : "Luxembourg", "title" : "Fossil CO2 emissions of all world countries \u2013 2020 Report", "translator" : [ { "dropping-particle" : "", "family" : "G4910", "given" : "Rt7", "non-dropping-particle" : "", "parse-names" : false, "suffix" : "" } ], "type" : "report" }, "uris" : [ "http://www.mendeley.com/documents/?uuid=509e511c-c4cd-486c-9b3b-7bac6749210b" ] } ], "mendeley" : { "formattedCitation" : "(Crippa et al., 2020)", "plainTextFormattedCitation" : "(Crippa et al., 2020)", "previouslyFormattedCitation" : "(Crippa et al., 2020)" }, "properties" : { "noteIndex" : 0 }, "schema" : "https://github.com/citation-style-language/schema/raw/master/csl-citation.json" }</w:instrText>
      </w:r>
      <w:r w:rsidRPr="001C68C5">
        <w:fldChar w:fldCharType="separate"/>
      </w:r>
      <w:r w:rsidR="00CB33A1">
        <w:rPr>
          <w:noProof/>
          <w:lang w:val="fr-FR"/>
        </w:rPr>
        <w:t>(Crippa et al., 2020)</w:t>
      </w:r>
      <w:r w:rsidRPr="001C68C5">
        <w:fldChar w:fldCharType="end"/>
      </w:r>
      <w:r w:rsidRPr="00890F9E">
        <w:rPr>
          <w:lang w:val="fr-FR"/>
        </w:rPr>
        <w:t>; CH</w:t>
      </w:r>
      <w:r w:rsidRPr="00890F9E">
        <w:rPr>
          <w:vertAlign w:val="subscript"/>
          <w:lang w:val="fr-FR"/>
        </w:rPr>
        <w:t>4</w:t>
      </w:r>
      <w:r w:rsidRPr="00890F9E">
        <w:rPr>
          <w:lang w:val="fr-FR"/>
        </w:rPr>
        <w:t xml:space="preserve"> and HFCs are from </w:t>
      </w:r>
      <w:r w:rsidRPr="001C68C5">
        <w:fldChar w:fldCharType="begin" w:fldLock="1"/>
      </w:r>
      <w:r w:rsidR="00D477C7">
        <w:rPr>
          <w:lang w:val="fr-FR"/>
        </w:rPr>
        <w:instrText>ADDIN CSL_CITATION { "citationItems" : [ { "id" : "ITEM-1", "itemData" : { "DOI" : "10.2760/687800", "ISBN" : "978-92-76-11100-9", "author" : [ { "dropping-particle" : "", "family" : "Crippa", "given" : "M", "non-dropping-particle" : "", "parse-names" : false, "suffix" : "" }, { "dropping-particle" : "", "family" : "Oreggioni", "given" : "G", "non-dropping-particle" : "", "parse-names" : false, "suffix" : "" }, { "dropping-particle" : "", "family" : "Guizzardi", "given" : "D", "non-dropping-particle" : "", "parse-names" : false, "suffix" : "" }, { "dropping-particle" : "", "family" : "Muntean", "given" : "M", "non-dropping-particle" : "", "parse-names" : false, "suffix" : "" }, { "dropping-particle" : "", "family" : "Schaaf", "given" : "E", "non-dropping-particle" : "", "parse-names" : false, "suffix" : "" }, { "dropping-particle" : "", "family" : "Vullo", "given" : "E", "non-dropping-particle" : "Lo", "parse-names" : false, "suffix" : "" }, { "dropping-particle" : "", "family" : "Solazzo", "given" : "E", "non-dropping-particle" : "", "parse-names" : false, "suffix" : "" }, { "dropping-particle" : "", "family" : "Monforti-Ferrario", "given" : "F", "non-dropping-particle" : "", "parse-names" : false, "suffix" : "" }, { "dropping-particle" : "", "family" : "Olivier", "given" : "J.G.J.", "non-dropping-particle" : "", "parse-names" : false, "suffix" : "" }, { "dropping-particle" : "", "family" : "Vignati", "given" : "E", "non-dropping-particle" : "", "parse-names" : false, "suffix" : "" } ], "collection-title" : "JRC117610", "id" : "ITEM-1", "issued" : { "date-parts" : [ [ "2019" ] ] }, "number-of-pages" : "251", "publisher" : "Publications Office of the European Union", "publisher-place" : "Luxembourg", "title" : "Fossil CO2 and GHG emissions of all world countries \u2013 2019 Report", "translator" : [ { "dropping-particle" : "", "family" : "G4909", "given" : "Rt7", "non-dropping-particle" : "", "parse-names" : false, "suffix" : "" } ], "type" : "report" }, "uris" : [ "http://www.mendeley.com/documents/?uuid=848fbd98-df01-44a4-9d61-68f567f05efd" ] } ], "mendeley" : { "formattedCitation" : "(Crippa et al., 2019)", "plainTextFormattedCitation" : "(Crippa et al., 2019)", "previouslyFormattedCitation" : "(Crippa et al., 2019)" }, "properties" : { "noteIndex" : 0 }, "schema" : "https://github.com/citation-style-language/schema/raw/master/csl-citation.json" }</w:instrText>
      </w:r>
      <w:r w:rsidRPr="001C68C5">
        <w:fldChar w:fldCharType="separate"/>
      </w:r>
      <w:r w:rsidR="00CB33A1">
        <w:rPr>
          <w:noProof/>
          <w:lang w:val="fr-FR"/>
        </w:rPr>
        <w:t>(Crippa et al., 2019)</w:t>
      </w:r>
      <w:r w:rsidRPr="001C68C5">
        <w:fldChar w:fldCharType="end"/>
      </w:r>
      <w:r w:rsidRPr="00890F9E">
        <w:rPr>
          <w:lang w:val="fr-FR"/>
        </w:rPr>
        <w:t xml:space="preserve">; and air pollutants are from </w:t>
      </w:r>
      <w:r w:rsidRPr="001C68C5">
        <w:fldChar w:fldCharType="begin" w:fldLock="1"/>
      </w:r>
      <w:ins w:id="5688" w:author="Robin Matthews" w:date="2021-07-08T17:45:00Z">
        <w:r w:rsidR="00404B0E">
          <w:rPr>
            <w:lang w:val="fr-FR"/>
          </w:rPr>
          <w:instrText>ADDIN CSL_CITATION { "citationItems" : [ { "id" : "ITEM-1", "itemData" : { "DOI" : "10.2904/JRC_DATASET_EDGAR", "URL" : "https://edgar.jrc.ec.europa.eu/overview.php?v=50_AP", "author" : [ { "dropping-particle" : "", "family" : "EC-JRC / PBL", "given" : "", "non-dropping-particle" : "", "parse-names" : false, "suffix" : "" } ], "id" : "ITEM-1", "issued" : { "date-parts" : [ [ "2020" ] ] }, "publisher" : "European Commission, Joint Research Centre (EC-JRC) / Netherlands Environmental Assessment Agency (PBL)", "title" : "EDGAR v5.0 Global Air Pollutant Emissions", "translator" : [ { "dropping-particle" : "", "family" : "G5100", "given" : "Rt17", "non-dropping-particle" : "", "parse-names" : false, "suffix" : "" } ], "type" : "webpage" }, "uris" : [ "http://www.mendeley.com/documents/?uuid=7abd2860-cb27-4ce0-a429-5ff056678316" ] } ], "mendeley" : { "formattedCitation" : "(EC-JRC / PBL, 2020)", "manualFormatting" : "EC-JRC / PBL (2020)", "plainTextFormattedCitation" : "(EC-JRC / PBL, 2020)", "previouslyFormattedCitation" : "(EC-JRC / PBL, 2020)" }, "properties" : { "noteIndex" : 0 }, "schema" : "https://github.com/citation-style-language/schema/raw/master/csl-citation.json" }</w:instrText>
        </w:r>
      </w:ins>
      <w:del w:id="5689" w:author="Robin Matthews" w:date="2021-07-08T17:45:00Z">
        <w:r w:rsidR="00D477C7" w:rsidDel="00404B0E">
          <w:rPr>
            <w:lang w:val="fr-FR"/>
          </w:rPr>
          <w:delInstrText>ADDIN CSL_CITATION { "citationItems" : [ { "id" : "ITEM-1", "itemData" : { "DOI" : "10.2904/JRC_DATASET_EDGAR", "URL" : "https://edgar.jrc.ec.europa.eu/overview.php?v=50_AP", "author" : [ { "dropping-particle" : "", "family" : "EC-JRC / PBL", "given" : "", "non-dropping-particle" : "", "parse-names" : false, "suffix" : "" } ], "id" : "ITEM-1", "issued" : { "date-parts" : [ [ "2020" ] ] }, "publisher" : "European Commission, Joint Research Centre (EC-JRC) / Netherlands Environmental Assessment Agency (PBL)", "title" : "EDGAR v5.0 Global Air Pollutant Emissions", "translator" : [ { "dropping-particle" : "", "family" : "G5100", "given" : "Rt17", "non-dropping-particle" : "", "parse-names" : false, "suffix" : "" } ], "type" : "webpage" }, "uris" : [ "http://www.mendeley.com/documents/?uuid=7abd2860-cb27-4ce0-a429-5ff056678316" ] } ], "mendeley" : { "formattedCitation" : "(EC-JRC / PBL, 2020)", "plainTextFormattedCitation" : "(EC-JRC / PBL, 2020)", "previouslyFormattedCitation" : "(EC-JRC / PBL, 2020)" }, "properties" : { "noteIndex" : 0 }, "schema" : "https://github.com/citation-style-language/schema/raw/master/csl-citation.json" }</w:delInstrText>
        </w:r>
      </w:del>
      <w:r w:rsidRPr="001C68C5">
        <w:fldChar w:fldCharType="separate"/>
      </w:r>
      <w:del w:id="5690" w:author="Robin Matthews" w:date="2021-07-08T17:44:00Z">
        <w:r w:rsidR="00CB33A1" w:rsidDel="00404B0E">
          <w:rPr>
            <w:noProof/>
            <w:lang w:val="fr-FR"/>
          </w:rPr>
          <w:delText>(</w:delText>
        </w:r>
      </w:del>
      <w:r w:rsidR="00CB33A1">
        <w:rPr>
          <w:noProof/>
          <w:lang w:val="fr-FR"/>
        </w:rPr>
        <w:t>EC-JRC / PBL</w:t>
      </w:r>
      <w:del w:id="5691" w:author="Robin Matthews" w:date="2021-07-08T17:44:00Z">
        <w:r w:rsidR="00CB33A1" w:rsidDel="00404B0E">
          <w:rPr>
            <w:noProof/>
            <w:lang w:val="fr-FR"/>
          </w:rPr>
          <w:delText>,</w:delText>
        </w:r>
      </w:del>
      <w:r w:rsidR="00CB33A1">
        <w:rPr>
          <w:noProof/>
          <w:lang w:val="fr-FR"/>
        </w:rPr>
        <w:t xml:space="preserve"> </w:t>
      </w:r>
      <w:ins w:id="5692" w:author="Robin Matthews" w:date="2021-07-08T17:44:00Z">
        <w:r w:rsidR="00404B0E">
          <w:rPr>
            <w:noProof/>
            <w:lang w:val="fr-FR"/>
          </w:rPr>
          <w:t>(</w:t>
        </w:r>
      </w:ins>
      <w:r w:rsidR="00CB33A1">
        <w:rPr>
          <w:noProof/>
          <w:lang w:val="fr-FR"/>
        </w:rPr>
        <w:t>2020)</w:t>
      </w:r>
      <w:r w:rsidRPr="001C68C5">
        <w:fldChar w:fldCharType="end"/>
      </w:r>
      <w:r w:rsidRPr="00890F9E">
        <w:rPr>
          <w:lang w:val="fr-FR"/>
        </w:rPr>
        <w:t xml:space="preserve">, Höglund-Isaksson </w:t>
      </w:r>
      <w:commentRangeStart w:id="5693"/>
      <w:r w:rsidRPr="001C68C5">
        <w:fldChar w:fldCharType="begin" w:fldLock="1"/>
      </w:r>
      <w:r w:rsidR="00D477C7">
        <w:rPr>
          <w:lang w:val="fr-FR"/>
        </w:rPr>
        <w:instrText>ADDIN CSL_CITATION { "citationItems" : [ { "id" : "ITEM-1", "itemData" : { "DOI" : "10.5194/acp-12-9079-2012", "author" : [ { "dropping-particle" : "", "family" : "H\u00f6glund-Isaksson", "given" : "L", "non-dropping-particle" : "", "parse-names" : false, "suffix" : "" } ], "container-title" : "Atmospheric Chemistry and Physics", "id" : "ITEM-1", "issue" : "19", "issued" : { "date-parts" : [ [ "2012" ] ] }, "page" : "9079-9096", "title" : "Global anthropogenic methane emissions 2005\u20132030: technical mitigation potentials and costs", "translator" : [ { "dropping-particle" : "", "family" : "G3633", "given" : "", "non-dropping-particle" : "", "parse-names" : false, "suffix" : "" } ], "type" : "article-journal", "volume" : "12" }, "suppress-author" : 1, "uris" : [ "http://www.mendeley.com/documents/?uuid=59d52ba5-bc88-437f-8fc7-11dab61fe76f" ] } ], "mendeley" : { "formattedCitation" : "(2012)", "plainTextFormattedCitation" : "(2012)", "previouslyFormattedCitation" : "(2012)" }, "properties" : { "noteIndex" : 0 }, "schema" : "https://github.com/citation-style-language/schema/raw/master/csl-citation.json" }</w:instrText>
      </w:r>
      <w:r w:rsidRPr="001C68C5">
        <w:fldChar w:fldCharType="separate"/>
      </w:r>
      <w:r w:rsidR="00CB33A1">
        <w:rPr>
          <w:noProof/>
        </w:rPr>
        <w:t>(2012)</w:t>
      </w:r>
      <w:r w:rsidRPr="001C68C5">
        <w:fldChar w:fldCharType="end"/>
      </w:r>
      <w:commentRangeEnd w:id="5693"/>
      <w:r w:rsidR="00CB33A1">
        <w:rPr>
          <w:rStyle w:val="Marquedecommentaire"/>
          <w:lang w:val="fr-FR"/>
        </w:rPr>
        <w:commentReference w:id="5693"/>
      </w:r>
      <w:r w:rsidRPr="001C68C5">
        <w:t xml:space="preserve"> and Klimont et al. </w:t>
      </w:r>
      <w:r w:rsidRPr="001C68C5">
        <w:fldChar w:fldCharType="begin" w:fldLock="1"/>
      </w:r>
      <w:r w:rsidR="00D477C7">
        <w:instrText>ADDIN CSL_CITATION { "citationItems" : [ { "id" : "ITEM-1", "itemData" : { "DOI" : "10.5194/acp-17-8681-2017", "ISSN" : "16807324", "abstract" : "This paper presents a comprehensive assessment of historical (1990-2010) global anthropogenic particulate matter (PM) emissions including the consistent and harmonized calculation of mass-based size distribution (PM1, PM2. 5, PM10), as well as primary carbonaceous aerosols including black carbon (BC) and organic carbon (OC). The estimates were developed with the integrated assessment model GAINS, where source-and region-specific technology characteristics are explicitly included. This assessment includes a number of previously unaccounted or often misallocated emission sources, i.e. kerosene lamps, gas flaring, diesel generators, refuse burning; some of them were reported in the past for selected regions or in the context of a particular pollutant or sector but not included as part of a total estimate. Spatially, emissions were calculated for 172 source regions (as well as international shipping), presented for 25 global regions, and allocated to 0.5\u00b0\u011d\u20ac \u00d7 \u011d\u20ac0.5\u00b0 longitude-latitude grids. No independent estimates of emissions from forest fires and savannah burning are provided and neither windblown dust nor unpaved roads emissions are included. We estimate that global emissions of PM have not changed significantly between 1990 and 2010, showing a strong decoupling from the global increase in energy consumption and, consequently, CO2 emissions, but there are significantly different regional trends, with a particularly strong increase in East Asia and Africa and a strong decline in Europe, North America, and the Pacific region. This in turn resulted in important changes in the spatial pattern of PM burden, e.g. European, North American, and Pacific contributions to global emissions dropped from nearly 30\u011d\u20ac% in 1990 to well below 15\u011d\u20ac% in 2010, while Asia's contribution grew from just over 50\u011d\u20ac% to nearly two-Thirds of the global total in 2010. For all PM species considered, Asian sources represented over 60\u011d\u20ac% of the global anthropogenic total, and residential combustion was the most important sector, contributing about 60\u011d\u20ac% for BC and OC, 45\u011d\u20ac% for PM2. 5, and less than 40\u011d\u20ac% for PM10, where large combustion sources and industrial processes are equally important. Global anthropogenic emissions of BC were estimated at about 6.6 and 7.2\u011d\u20acTg in 2000 and 2010, respectively, and represent about 15\u011d\u20ac% of PM2. 5 but for some sources reach nearly 50\u011d\u20ac%, i.e. for the transport sector. Our global BC numbers are higher than previously published owing primarily to t\u2026", "author" : [ { "dropping-particle" : "", "family" : "Klimont", "given" : "Zbigniew", "non-dropping-particle" : "", "parse-names" : false, "suffix" : "" }, { "dropping-particle" : "", "family" : "Kupiainen", "given" : "Kaarle", "non-dropping-particle" : "", "parse-names" : false, "suffix" : "" }, { "dropping-particle" : "", "family" : "Heyes", "given" : "Chris", "non-dropping-particle" : "", "parse-names" : false, "suffix" : "" }, { "dropping-particle" : "", "family" : "Purohit", "given" : "Pallav", "non-dropping-particle" : "", "parse-names" : false, "suffix" : "" }, { "dropping-particle" : "", "family" : "Cofala", "given" : "Janusz", "non-dropping-particle" : "", "parse-names" : false, "suffix" : "" }, { "dropping-particle" : "", "family" : "Rafaj", "given" : "Peter", "non-dropping-particle" : "", "parse-names" : false, "suffix" : "" }, { "dropping-particle" : "", "family" : "Borken-Kleefeld", "given" : "Jens", "non-dropping-particle" : "", "parse-names" : false, "suffix" : "" }, { "dropping-particle" : "", "family" : "Sch\u00f6pp", "given" : "Wolfgang", "non-dropping-particle" : "", "parse-names" : false, "suffix" : "" } ], "container-title" : "Atmospheric Chemistry and Physics", "id" : "ITEM-1", "issue" : "14", "issued" : { "date-parts" : [ [ "2017" ] ] }, "page" : "8681-8723", "title" : "Global anthropogenic emissions of particulate matter including black carbon", "translator" : [ { "dropping-particle" : "", "family" : "G5419", "given" : "", "non-dropping-particle" : "", "parse-names" : false, "suffix" : "" } ], "type" : "article-journal", "volume" : "17" }, "uris" : [ "http://www.mendeley.com/documents/?uuid=20d59123-7b23-408a-8cbd-4b1e874d9951" ] } ], "mendeley" : { "formattedCitation" : "(Klimont et al., 2017a)", "plainTextFormattedCitation" : "(Klimont et al., 2017a)", "previouslyFormattedCitation" : "(Klimont et al., 2017a)" }, "properties" : { "noteIndex" : 0 }, "schema" : "https://github.com/citation-style-language/schema/raw/master/csl-citation.json" }</w:instrText>
      </w:r>
      <w:r w:rsidRPr="001C68C5">
        <w:fldChar w:fldCharType="separate"/>
      </w:r>
      <w:r w:rsidR="00CB33A1">
        <w:rPr>
          <w:noProof/>
        </w:rPr>
        <w:t>(Klimont et al., 2017a)</w:t>
      </w:r>
      <w:r w:rsidRPr="001C68C5">
        <w:fldChar w:fldCharType="end"/>
      </w:r>
      <w:r w:rsidRPr="001C68C5">
        <w:t xml:space="preserve"> for ECLIPSE. Projections originate from the Shared Socio-Economic Pathway (SSP) database </w:t>
      </w:r>
      <w:r w:rsidRPr="001C68C5">
        <w:fldChar w:fldCharType="begin" w:fldLock="1"/>
      </w:r>
      <w:r w:rsidR="00D477C7">
        <w:instrText>ADDIN CSL_CITATION { "citationItems" : [ { "id" : "ITEM-1", "itemData" : { "DOI" : "10.1016/j.gloenvcha.2016.05.009", "ISSN" : "09593780", "abstract" : "\u00a9 2017 The Authors This paper presents the overview of the Shared Socioeconomic Pathways (SSPs) and their energy, land use, and emissions implications. The SSPs are part of a new scenario framework, established by the climate change research community in order to facilitate the integrated analysis of future climate impacts, vulnerabilities, adaptation, and mitigation. The pathways were developed over the last years as a joint community effort and describe plausible major global developments that together would lead in the future to different challenges for mitigation and adaptation to climate change. The SSPs are based on five narratives describing alternative socio-economic developments, including sustainable development, regional rivalry, inequality, fossil-fueled development, and middle-of-the-road development. The long-term demographic and economic projections of the SSPs depict a wide uncertainty range consistent with the scenario literature. A multi-model approach was used for the elaboration of the energy, land-use and the emissions trajectories of SSP-based scenarios. The baseline scenarios lead to global energy consumption of 400\u20131200 EJ in 2100, and feature vastly different land-use dynamics, ranging from a possible reduction in cropland area up to a massive expansion by more than 700 million hectares by 2100. The associated annual CO2emissions of the baseline scenarios range from about 25 GtCO2to more than 120 GtCO2per year by 2100. With respect to mitigation, we find that associated costs strongly depend on three factors: (1) the policy assumptions, (2) the socio-economic narrative, and (3) the stringency of the target. The carbon price for reaching the target of 2.6 W/m2that is consistent with a temperature change limit of 2 \u00b0C, differs in our analysis thus by about a factor of three across the SSP marker scenarios. Moreover, many models could not reach this target from the SSPs with high mitigation challenges. While the SSPs were designed to represent different mitigation and adaptation challenges, the resulting narratives and quantifications span a wide range of different futures broadly representative of the current literature. This allows their subsequent use and development in new assessments and research projects. Critical next steps for the community scenario process will, among others, involve regional and sectoral extensions, further elaboration of the adaptation and impacts dimension, as well as employing the SSP scenarios with th\u2026", "author" : [ { "dropping-particle" : "", "family" : "Riahi", "given" : "K.", "non-dropping-particle" : "", "parse-names" : false, "suffix" : "" }, { "dropping-particle" : "", "family" : "Vuuren", "given" : "D.P.", "non-dropping-particle" : "van", "parse-names" : false, "suffix" : "" }, { "dropping-particle" : "", "family" : "Kriegler", "given" : "E.", "non-dropping-particle" : "", "parse-names" : false, "suffix" : "" }, { "dropping-particle" : "", "family" : "Edmonds", "given" : "J.", "non-dropping-particle" : "", "parse-names" : false, "suffix" : "" }, { "dropping-particle" : "", "family" : "O'Neill", "given" : "B.C.", "non-dropping-particle" : "", "parse-names" : false, "suffix" : "" }, { "dropping-particle" : "", "family" : "Fujimori", "given" : "S.", "non-dropping-particle" : "", "parse-names" : false, "suffix" : "" }, { "dropping-particle" : "", "family" : "Bauer", "given" : "N.", "non-dropping-particle" : "", "parse-names" : false, "suffix" : "" }, { "dropping-particle" : "", "family" : "Calvin", "given" : "K.", "non-dropping-particle" : "", "parse-names" : false, "suffix" : "" }, { "dropping-particle" : "", "family" : "Dellink", "given" : "R.", "non-dropping-particle" : "", "parse-names" : false, "suffix" : "" }, { "dropping-particle" : "", "family" : "Fricko", "given" : "O.", "non-dropping-particle" : "", "parse-names" : false, "suffix" : "" }, { "dropping-particle" : "", "family" : "Lutz", "given" : "W.", "non-dropping-particle" : "", "parse-names" : false, "suffix" : "" }, { "dropping-particle" : "", "family" : "Popp", "given" : "A.", "non-dropping-particle" : "", "parse-names" : false, "suffix" : "" }, { "dropping-particle" : "", "family" : "Cuaresma", "given" : "J.C.", "non-dropping-particle" : "", "parse-names" : false, "suffix" : "" }, { "dropping-particle" : "", "family" : "KC", "given" : "S.", "non-dropping-particle" : "", "parse-names" : false, "suffix" : "" }, { "dropping-particle" : "", "family" : "Leimbach", "given" : "M.", "non-dropping-particle" : "", "parse-names" : false, "suffix" : "" }, { "dropping-particle" : "", "family" : "Jiang", "given" : "L.", "non-dropping-particle" : "", "parse-names" : false, "suffix" : "" }, { "dropping-particle" : "", "family" : "Kram", "given" : "T.", "non-dropping-particle" : "", "parse-names" : false, "suffix" : "" }, { "dropping-particle" : "", "family" : "Rao", "given" : "S.", "non-dropping-particle" : "", "parse-names" : false, "suffix" : "" }, { "dropping-particle" : "", "family" : "Emmerling", "given" : "J.", "non-dropping-particle" : "", "parse-names" : false, "suffix" : "" }, { "dropping-particle" : "", "family" : "Ebi", "given" : "K.", "non-dropping-particle" : "", "parse-names" : false, "suffix" : "" }, { "dropping-particle" : "", "family" : "Hasegawa", "given" : "T.", "non-dropping-particle" : "", "parse-names" : false, "suffix" : "" }, { "dropping-particle" : "", "family" : "Havlik", "given" : "P.", "non-dropping-particle" : "", "parse-names" : false, "suffix" : "" }, { "dropping-particle" : "", "family" : "Humpen\u00f6der", "given" : "F.", "non-dropping-particle" : "", "parse-names" : false, "suffix" : "" }, { "dropping-particle" : "", "family" : "Silva", "given" : "L.A.", "non-dropping-particle" : "Da", "parse-names" : false, "suffix" : "" }, { "dropping-particle" : "", "family" : "Smith", "given" : "S.", "non-dropping-particle" : "", "parse-names" : false, "suffix" : "" }, { "dropping-particle" : "", "family" : "Stehfest", "given" : "E.", "non-dropping-particle" : "", "parse-names" : false, "suffix" : "" }, { "dropping-particle" : "", "family" : "Bosetti", "given" : "V.", "non-dropping-particle" : "", "parse-names" : false, "suffix" : "" }, { "dropping-particle" : "", "family" : "Eom", "given" : "J.", "non-dropping-particle" : "", "parse-names" : false, "suffix" : "" }, { "dropping-particle" : "", "family" : "Gernaat", "given" : "D.", "non-dropping-particle" : "", "parse-names" : false, "suffix" : "" }, { "dropping-particle" : "", "family" : "Masui", "given" : "T.", "non-dropping-particle" : "", "parse-names" : false, "suffix" : "" }, { "dropping-particle" : "", "family" : "Rogelj", "given" : "J.", "non-dropping-particle" : "", "parse-names" : false, "suffix" : "" }, { "dropping-particle" : "", "family" : "Strefler", "given" : "J.", "non-dropping-particle" : "", "parse-names" : false, "suffix" : "" }, { "dropping-particle" : "", "family" : "Drouet", "given" : "L.", "non-dropping-particle" : "", "parse-names" : false, "suffix" : "" }, { "dropping-particle" : "", "family" : "Krey", "given" : "V.", "non-dropping-particle" : "", "parse-names" : false, "suffix" : "" }, { "dropping-particle" : "", "family" : "Luderer", "given" : "G.", "non-dropping-particle" : "", "parse-names" : false, "suffix" : "" }, { "dropping-particle" : "", "family" : "Harmsen", "given" : "M.", "non-dropping-particle" : "", "parse-names" : false, "suffix" : "" }, { "dropping-particle" : "", "family" : "Takahashi", "given" : "K.", "non-dropping-particle" : "", "parse-names" : false, "suffix" : "" }, { "dropping-particle" : "", "family" : "Baumstark", "given" : "L.", "non-dropping-particle" : "", "parse-names" : false, "suffix" : "" }, { "dropping-particle" : "", "family" : "Doelman", "given" : "J.C.", "non-dropping-particle" : "", "parse-names" : false, "suffix" : "" }, { "dropping-particle" : "", "family" : "Kainuma", "given" : "M.", "non-dropping-particle" : "", "parse-names" : false, "suffix" : "" }, { "dropping-particle" : "", "family" : "Klimont", "given" : "Z.", "non-dropping-particle" : "", "parse-names" : false, "suffix" : "" }, { "dropping-particle" : "", "family" : "Marangoni", "given" : "G.", "non-dropping-particle" : "", "parse-names" : false, "suffix" : "" }, { "dropping-particle" : "", "family" : "Lotze-Campen", "given" : "H.", "non-dropping-particle" : "", "parse-names" : false, "suffix" : "" }, { "dropping-particle" : "", "family" : "Obersteiner", "given" : "M.", "non-dropping-particle" : "", "parse-names" : false, "suffix" : "" }, { "dropping-particle" : "", "family" : "Tabeau", "given" : "A.", "non-dropping-particle" : "", "parse-names" : false, "suffix" : "" }, { "dropping-particle" : "", "family" : "Tavoni", "given" : "M.", "non-dropping-particle" : "", "parse-names" : false, "suffix" : "" } ], "container-title" : "Global Environmental Change", "id" : "ITEM-1", "issued" : { "date-parts" : [ [ "2017" ] ] }, "page" : "153-168", "title" : "The Shared Socioeconomic Pathways and their energy, land use, and greenhouse gas emissions implications: An overview", "translator" : [ { "dropping-particle" : "", "family" : "G3342", "given" : "", "non-dropping-particle" : "", "parse-names" : false, "suffix" : "" } ], "type" : "article-journal", "volume" : "42" }, "uris" : [ "http://www.mendeley.com/documents/?uuid=174a1d7d-40bf-4052-bf59-e8a04f72805e" ] }, { "id" : "ITEM-2", "itemData" : { "DOI" : "10.5194/gmd-12-1443-2019", "ISSN" : "19919603", "abstract" : "Abstract. We present a suite of nine scenarios of future emissions trajectories of anthropogenic sources, a key deliverable of the ScenarioMIP experiment within CMIP6. Integrated Assessment Model results for 14 different emissions species and 13 emissions sectors are provided for each scenario with consistent transitions from the historical data used in CMIP6 to future trajectories using automated harmonization before being downscaled to provide higher emission source spatial detail. We find that the scenarios span a wide range of end-of-century radiative forcing values, thus making this set of scenarios ideal for exploring a variety of warming pathways. The set of scenarios are bounded on the low end by a 1.9&amp;thinsp;W&amp;thinsp;m-2 scenario, ideal for analyzing a world with end-of-century temperatures well below 2&amp;thinsp;&amp;deg;C, and on the high-end by a 8.5&amp;thinsp;W&amp;thinsp;m-2 scenario, resulting in an increase in warming of nearly 5&amp;thinsp;&amp;deg;C over pre-industrial levels. Between these two extremes, scenarios are provided such that differences between forcing outcomes provide statistically significant regional temperature outcomes to maximize their usefulness for downstream experiments within CMIP6. A wide range of scenario data products are provided for the CMIP6 scientific community including global, regional, and gridded emissions datasets.", "author" : [ { "dropping-particle" : "", "family" : "Gidden", "given" : "Matthew J.", "non-dropping-particle" : "", "parse-names" : false, "suffix" : "" }, { "dropping-particle" : "", "family" : "Riahi", "given" : "Keywan", "non-dropping-particle" : "", "parse-names" : false, "suffix" : "" }, { "dropping-particle" : "", "family" : "Smith", "given" : "Steven J.", "non-dropping-particle" : "", "parse-names" : false, "suffix" : "" }, { "dropping-particle" : "", "family" : "Fujimori", "given" : "Shinichiro", "non-dropping-particle" : "", "parse-names" : false, "suffix" : "" }, { "dropping-particle" : "", "family" : "Luderer", "given" : "Gunnar", "non-dropping-particle" : "", "parse-names" : false, "suffix" : "" }, { "dropping-particle" : "", "family" : "Kriegler", "given" : "Elmar", "non-dropping-particle" : "", "parse-names" : false, "suffix" : "" }, { "dropping-particle" : "", "family" : "Vuuren", "given" : "Detlef P.", "non-dropping-particle" : "Van", "parse-names" : false, "suffix" : "" }, { "dropping-particle" : "", "family" : "Berg", "given" : "Maarten", "non-dropping-particle" : "Van Den", "parse-names" : false, "suffix" : "" }, { "dropping-particle" : "", "family" : "Feng", "given" : "Leyang", "non-dropping-particle" : "", "parse-names" : false, "suffix" : "" }, { "dropping-particle" : "", "family" : "Klein", "given" : "David", "non-dropping-particle" : "", "parse-names" : false, "suffix" : "" }, { "dropping-particle" : "", "family" : "Calvin", "given" : "Katherine", "non-dropping-particle" : "", "parse-names" : false, "suffix" : "" }, { "dropping-particle" : "", "family" : "Doelman", "given" : "Jonathan C.", "non-dropping-particle" : "", "parse-names" : false, "suffix" : "" }, { "dropping-particle" : "", "family" : "Frank", "given" : "Stefan", "non-dropping-particle" : "", "parse-names" : false, "suffix" : "" }, { "dropping-particle" : "", "family" : "Fricko", "given" : "Oliver", "non-dropping-particle" : "", "parse-names" : false, "suffix" : "" }, { "dropping-particle" : "", "family" : "Harmsen", "given" : "Mathijs", "non-dropping-particle" : "", "parse-names" : false, "suffix" : "" }, { "dropping-particle" : "", "family" : "Hasegawa", "given" : "Tomoko", "non-dropping-particle" : "", "parse-names" : false, "suffix" : "" }, { "dropping-particle" : "", "family" : "Havlik", "given" : "Petr", "non-dropping-particle" : "", "parse-names" : false, "suffix" : "" }, { "dropping-particle" : "", "family" : "Hilaire", "given" : "J\u00e9r\u00f4me", "non-dropping-particle" : "", "parse-names" : false, "suffix" : "" }, { "dropping-particle" : "", "family" : "Hoesly", "given" : "Rachel", "non-dropping-particle" : "", "parse-names" : false, "suffix" : "" }, { "dropping-particle" : "", "family" : "Horing", "given" : "Jill", "non-dropping-particle" : "", "parse-names" : false, "suffix" : "" }, { "dropping-particle" : "", "family" : "Popp", "given" : "Alexander", "non-dropping-particle" : "", "parse-names" : false, "suffix" : "" }, { "dropping-particle" : "", "family" : "Stehfest", "given" : "Elke", "non-dropping-particle" : "", "parse-names" : false, "suffix" : "" }, { "dropping-particle" : "", "family" : "Takahashi", "given" : "Kiyoshi", "non-dropping-particle" : "", "parse-names" : false, "suffix" : "" } ], "container-title" : "Geoscientific Model Development", "id" : "ITEM-2", "issue" : "4", "issued" : { "date-parts" : [ [ "2019" ] ] }, "page" : "1443-1475", "title" : "Global emissions pathways under different socioeconomic scenarios for use in CMIP6: A dataset of harmonized emissions trajectories through the end of the century", "translator" : [ { "dropping-particle" : "", "family" : "G3727", "given" : "", "non-dropping-particle" : "", "parse-names" : false, "suffix" : "" } ], "type" : "article-journal", "volume" : "12" }, "uris" : [ "http://www.mendeley.com/documents/?uuid=709c84af-7607-4748-86c2-a2b80ecdb9d5" ] }, { "id" : "ITEM-3", "itemData" : { "DOI" : "10.1038/s41558-018-0091-3", "ISSN" : "1758-6798", "abstract" : "The 2015 Paris Agreement calls for countries to pursue efforts to limit global-mean temperature rise to 1.5 \u00b0C. The transition pathways that can meet such a target have not, however, been extensively explored. Here we describe scenarios that limit end-of-century radiative forcing to 1.9 W m\u22122, and consequently restrict median warming in the year 2100 to below 1.5 \u00b0C. We use six integrated assessment models and a simple climate model, under different socio-economic, technological and resource assumptions from five Shared Socio-economic Pathways (SSPs). Some, but not all, SSPs are amenable to pathways to 1.5 \u00b0C. Successful 1.9 W m\u22122 scenarios are characterized by a rapid shift away from traditional fossil-fuel use towards large-scale low-carbon energy supplies, reduced energy use, and carbon-dioxide removal. However, 1.9 W m\u22122 scenarios could not be achieved in several models under SSPs with strong inequalities, high baseline fossil-fuel use, or scattered short-term climate policy. Further research can help policy-makers to understand the real-world implications of these scenarios.", "author" : [ { "dropping-particle" : "", "family" : "Rogelj", "given" : "Joeri", "non-dropping-particle" : "", "parse-names" : false, "suffix" : "" }, { "dropping-particle" : "", "family" : "Popp", "given" : "Alexander", "non-dropping-particle" : "", "parse-names" : false, "suffix" : "" }, { "dropping-particle" : "V", "family" : "Calvin", "given" : "Katherine", "non-dropping-particle" : "", "parse-names" : false, "suffix" : "" }, { "dropping-particle" : "", "family" : "Luderer", "given" : "Gunnar", "non-dropping-particle" : "", "parse-names" : false, "suffix" : "" }, { "dropping-particle" : "", "family" : "Emmerling", "given" : "Johannes", "non-dropping-particle" : "", "parse-names" : false, "suffix" : "" }, { "dropping-particle" : "", "family" : "Gernaat", "given" : "David", "non-dropping-particle" : "", "parse-names" : false, "suffix" : "" }, { "dropping-particle" : "", "family" : "Fujimori", "given" : "Shinichiro", "non-dropping-particle" : "", "parse-names" : false, "suffix" : "" }, { "dropping-particle" : "", "family" : "Strefler", "given" : "Jessica", "non-dropping-particle" : "", "parse-names" : false, "suffix" : "" }, { "dropping-particle" : "", "family" : "Hasegawa", "given" : "Tomoko", "non-dropping-particle" : "", "parse-names" : false, "suffix" : "" }, { "dropping-particle" : "", "family" : "Marangoni", "given" : "Giacomo", "non-dropping-particle" : "", "parse-names" : false, "suffix" : "" }, { "dropping-particle" : "", "family" : "Krey", "given" : "Volker", "non-dropping-particle" : "", "parse-names" : false, "suffix" : "" }, { "dropping-particle" : "", "family" : "Kriegler", "given" : "Elmar", "non-dropping-particle" : "", "parse-names" : false, "suffix" : "" }, { "dropping-particle" : "", "family" : "Riahi", "given" : "Keywan", "non-dropping-particle" : "", "parse-names" : false, "suffix" : "" }, { "dropping-particle" : "", "family" : "Vuuren", "given" : "Detlef P", "non-dropping-particle" : "van", "parse-names" : false, "suffix" : "" }, { "dropping-particle" : "", "family" : "Doelman", "given" : "Jonathan", "non-dropping-particle" : "", "parse-names" : false, "suffix" : "" }, { "dropping-particle" : "", "family" : "Drouet", "given" : "Laurent", "non-dropping-particle" : "", "parse-names" : false, "suffix" : "" }, { "dropping-particle" : "", "family" : "Edmonds", "given" : "Jae", "non-dropping-particle" : "", "parse-names" : false, "suffix" : "" }, { "dropping-particle" : "", "family" : "Fricko", "given" : "Oliver", "non-dropping-particle" : "", "parse-names" : false, "suffix" : "" }, { "dropping-particle" : "", "family" : "Harmsen", "given" : "Mathijs", "non-dropping-particle" : "", "parse-names" : false, "suffix" : "" }, { "dropping-particle" : "", "family" : "Havl\u00edk", "given" : "Petr", "non-dropping-particle" : "", "parse-names" : false, "suffix" : "" }, { "dropping-particle" : "", "family" : "Humpen\u00f6der", "given" : "Florian", "non-dropping-particle" : "", "parse-names" : false, "suffix" : "" }, { "dropping-particle" : "", "family" : "Stehfest", "given" : "Elke", "non-dropping-particle" : "", "parse-names" : false, "suffix" : "" }, { "dropping-particle" : "", "family" : "Tavoni", "given" : "Massimo", "non-dropping-particle" : "", "parse-names" : false, "suffix" : "" } ], "container-title" : "Nature Climate Change", "id" : "ITEM-3", "issue" : "4", "issued" : { "date-parts" : [ [ "2018" ] ] }, "page" : "325-332", "title" : "Scenarios towards limiting global mean temperature increase below 1.5 \u00b0C", "translator" : [ { "dropping-particle" : "", "family" : "G3726", "given" : "", "non-dropping-particle" : "", "parse-names" : false, "suffix" : "" } ], "type" : "article-journal", "volume" : "8" }, "uris" : [ "http://www.mendeley.com/documents/?uuid=1e552fa7-b3f7-4fdd-a2a7-bc1e05e0d1d6" ] } ], "mendeley" : { "formattedCitation" : "(Riahi et al., 2017; Rogelj et al., 2018a; Gidden et al., 2019)", "plainTextFormattedCitation" : "(Riahi et al., 2017; Rogelj et al., 2018a; Gidden et al., 2019)", "previouslyFormattedCitation" : "(Riahi et al., 2017; Rogelj et al., 2018a; Gidden et al., 2019)" }, "properties" : { "noteIndex" : 0 }, "schema" : "https://github.com/citation-style-language/schema/raw/master/csl-citation.json" }</w:instrText>
      </w:r>
      <w:r w:rsidRPr="001C68C5">
        <w:fldChar w:fldCharType="separate"/>
      </w:r>
      <w:r w:rsidR="00CB33A1">
        <w:rPr>
          <w:noProof/>
        </w:rPr>
        <w:t>(Riahi et al., 2017; Rogelj et al., 2018a; Gidden et al., 2019)</w:t>
      </w:r>
      <w:r w:rsidRPr="001C68C5">
        <w:fldChar w:fldCharType="end"/>
      </w:r>
      <w:r w:rsidRPr="001C68C5">
        <w:t xml:space="preserve">, Representative Concentration Pathway (RCP) database </w:t>
      </w:r>
      <w:r w:rsidRPr="001C68C5">
        <w:fldChar w:fldCharType="begin" w:fldLock="1"/>
      </w:r>
      <w:r w:rsidR="00D477C7">
        <w:instrText>ADDIN CSL_CITATION { "citationItems" : [ { "id" : "ITEM-1", "itemData" : { "DOI" : "10.1007/s10584-011-0148-z", "ISSN" : "1573-1480", "abstract" : "This paper summarizes the development process and main characteristics of the Representative Concentration Pathways (RCPs), a set of four new pathways developed for the climate modeling community as a basis for long-term and near-term modeling experiments. The four RCPs together span the range of year 2100 radiative forcing values found in the open literature, i.e. from 2.6 to 8.5 W/m2. The RCPs are the product of an innovative collaboration between integrated assessment modelers, climate modelers, terrestrial ecosystem modelers and emission inventory experts. The resulting product forms a comprehensive data set with high spatial and sectoral resolutions for the period extending to 2100. Land use and emissions of air pollutants and greenhouse gases are reported mostly at a 0.5{\\thinspace}{\\texttimes}{\\thinspace}0.5 degree spatial resolution, with air pollutants also provided per sector (for well-mixed gases, a coarser resolution is used). The underlying integrated assessment model outputs for land use, atmospheric emissions and concentration data were harmonized across models and scenarios to ensure consistency with historical observations while preserving individual scenario trends. For most variables, the RCPs cover a wide range of the existing literature. The RCPs are supplemented with extensions (Extended Concentration Pathways, ECPs), which allow climate modeling experiments through the year 2300. The RCPs are an important development in climate research and provide a potential foundation for further research and assessment, including emissions mitigation and impact analysis.", "author" : [ { "dropping-particle" : "", "family" : "Vuuren", "given" : "Detlef P", "non-dropping-particle" : "van", "parse-names" : false, "suffix" : "" }, { "dropping-particle" : "", "family" : "Edmonds", "given" : "Jae", "non-dropping-particle" : "", "parse-names" : false, "suffix" : "" }, { "dropping-particle" : "", "family" : "Kainuma", "given" : "Mikiko", "non-dropping-particle" : "", "parse-names" : false, "suffix" : "" }, { "dropping-particle" : "", "family" : "Riahi", "given" : "Keywan", "non-dropping-particle" : "", "parse-names" : false, "suffix" : "" }, { "dropping-particle" : "", "family" : "Thomson", "given" : "Allison", "non-dropping-particle" : "", "parse-names" : false, "suffix" : "" }, { "dropping-particle" : "", "family" : "Hibbard", "given" : "Kathy", "non-dropping-particle" : "", "parse-names" : false, "suffix" : "" }, { "dropping-particle" : "", "family" : "Hurtt", "given" : "George C", "non-dropping-particle" : "", "parse-names" : false, "suffix" : "" }, { "dropping-particle" : "", "family" : "Kram", "given" : "Tom", "non-dropping-particle" : "", "parse-names" : false, "suffix" : "" }, { "dropping-particle" : "", "family" : "Krey", "given" : "Volker", "non-dropping-particle" : "", "parse-names" : false, "suffix" : "" }, { "dropping-particle" : "", "family" : "Lamarque", "given" : "Jean-Francois", "non-dropping-particle" : "", "parse-names" : false, "suffix" : "" }, { "dropping-particle" : "", "family" : "Masui", "given" : "Toshihiko", "non-dropping-particle" : "", "parse-names" : false, "suffix" : "" }, { "dropping-particle" : "", "family" : "Meinshausen", "given" : "Malte", "non-dropping-particle" : "", "parse-names" : false, "suffix" : "" }, { "dropping-particle" : "", "family" : "Nakicenovic", "given" : "Nebojsa", "non-dropping-particle" : "", "parse-names" : false, "suffix" : "" }, { "dropping-particle" : "", "family" : "Smith", "given" : "Steven J", "non-dropping-particle" : "", "parse-names" : false, "suffix" : "" }, { "dropping-particle" : "", "family" : "Rose", "given" : "Steven K", "non-dropping-particle" : "", "parse-names" : false, "suffix" : "" } ], "container-title" : "Climatic Change", "id" : "ITEM-1", "issue" : "1", "issued" : { "date-parts" : [ [ "2011", "8" ] ] }, "page" : "5", "title" : "The representative concentration pathways: an overview", "translator" : [ { "dropping-particle" : "", "family" : "G3725", "given" : "", "non-dropping-particle" : "", "parse-names" : false, "suffix" : "" } ], "type" : "article-journal", "volume" : "109" }, "uris" : [ "http://www.mendeley.com/documents/?uuid=9db49072-b128-42ec-9488-2505fb0f4583" ] } ], "mendeley" : { "formattedCitation" : "(van Vuuren et al., 2011)", "plainTextFormattedCitation" : "(van Vuuren et al., 2011)", "previouslyFormattedCitation" : "(van Vuuren et al., 2011)" }, "properties" : { "noteIndex" : 0 }, "schema" : "https://github.com/citation-style-language/schema/raw/master/csl-citation.json" }</w:instrText>
      </w:r>
      <w:r w:rsidRPr="001C68C5">
        <w:fldChar w:fldCharType="separate"/>
      </w:r>
      <w:r w:rsidR="00CB33A1">
        <w:rPr>
          <w:noProof/>
        </w:rPr>
        <w:t>(van Vuuren et al., 2011)</w:t>
      </w:r>
      <w:r w:rsidRPr="001C68C5">
        <w:fldChar w:fldCharType="end"/>
      </w:r>
      <w:r w:rsidRPr="001C68C5">
        <w:t xml:space="preserve">, GAINS (CLE – current legislation baseline, KA – Kigali Amendment, MTFR – maximum technical mitigation potential) for </w:t>
      </w:r>
      <w:r w:rsidRPr="001C68C5">
        <w:lastRenderedPageBreak/>
        <w:t xml:space="preserve">HFCs </w:t>
      </w:r>
      <w:r w:rsidRPr="001C68C5">
        <w:fldChar w:fldCharType="begin" w:fldLock="1"/>
      </w:r>
      <w:r w:rsidR="00D477C7">
        <w:instrText>ADDIN CSL_CITATION { "citationItems" : [ { "id" : "ITEM-1", "itemData" : { "DOI" : "10.5194/acp-20-11305-2020", "author" : [ { "dropping-particle" : "", "family" : "Purohit", "given" : "P", "non-dropping-particle" : "", "parse-names" : false, "suffix" : "" }, { "dropping-particle" : "", "family" : "H\u00f6glund-Isaksson", "given" : "L", "non-dropping-particle" : "", "parse-names" : false, "suffix" : "" }, { "dropping-particle" : "", "family" : "Dulac", "given" : "J", "non-dropping-particle" : "", "parse-names" : false, "suffix" : "" }, { "dropping-particle" : "", "family" : "Shah", "given" : "N", "non-dropping-particle" : "", "parse-names" : false, "suffix" : "" }, { "dropping-particle" : "", "family" : "Wei", "given" : "M", "non-dropping-particle" : "", "parse-names" : false, "suffix" : "" }, { "dropping-particle" : "", "family" : "Rafaj", "given" : "P", "non-dropping-particle" : "", "parse-names" : false, "suffix" : "" }, { "dropping-particle" : "", "family" : "Sch\u00f6pp", "given" : "W", "non-dropping-particle" : "", "parse-names" : false, "suffix" : "" } ], "container-title" : "Atmospheric Chemistry and Physics", "id" : "ITEM-1", "issue" : "19", "issued" : { "date-parts" : [ [ "2020" ] ] }, "page" : "11305-11327", "title" : "Electricity savings and greenhouse gas emission reductions from global phase-down of hydrofluorocarbons", "translator" : [ { "dropping-particle" : "", "family" : "G4858", "given" : "", "non-dropping-particle" : "", "parse-names" : false, "suffix" : "" } ], "type" : "article-journal", "volume" : "20" }, "uris" : [ "http://www.mendeley.com/documents/?uuid=7efb8cfe-7d70-4f97-9d1d-939a8b66fe82" ] } ], "mendeley" : { "formattedCitation" : "(Purohit et al., 2020)", "plainTextFormattedCitation" : "(Purohit et al., 2020)", "previouslyFormattedCitation" : "(Purohit et al., 2020)" }, "properties" : { "noteIndex" : 0 }, "schema" : "https://github.com/citation-style-language/schema/raw/master/csl-citation.json" }</w:instrText>
      </w:r>
      <w:r w:rsidRPr="001C68C5">
        <w:fldChar w:fldCharType="separate"/>
      </w:r>
      <w:r w:rsidR="00CB33A1">
        <w:rPr>
          <w:noProof/>
        </w:rPr>
        <w:t>(Purohit et al., 2020)</w:t>
      </w:r>
      <w:r w:rsidRPr="001C68C5">
        <w:fldChar w:fldCharType="end"/>
      </w:r>
      <w:r w:rsidRPr="001C68C5">
        <w:t xml:space="preserve">, Velders et al. </w:t>
      </w:r>
      <w:commentRangeStart w:id="5694"/>
      <w:r w:rsidRPr="001C68C5">
        <w:fldChar w:fldCharType="begin" w:fldLock="1"/>
      </w:r>
      <w:r w:rsidR="00D477C7">
        <w:instrText>ADDIN CSL_CITATION { "citationItems" : [ { "id" : "ITEM-1", "itemData" : { "DOI" : "10.1016/j.atmosenv.2015.10.071", "ISSN" : "18732844", "abstract" : "Hydrofluorocarbons (HFCs) are manufactured for use as substitutes for ozone-depleting substances that are being phased out globally under Montreal Protocol regulations. While HFCs do not deplete ozone, many are potent greenhouse gases that contribute to climate change. Here, new global scenarios show that baseline emissions of HFCs could reach 4.0-5.3 GtCO2-eq yr-1 in 2050. The new baseline (or business-as-usual) scenarios are formulated for 10 HFC compounds, 11 geographic regions, and 13 use categories. The scenarios rely on detailed data reported by countries to the United Nations; projections of gross domestic product and population; and recent observations of HFC atmospheric abundances. In the baseline scenarios, by 2050 China (31%), India and the rest of Asia (23%), the Middle East and northern Africa (11%), and the USA (10%) are the principal source regions for global HFC emissions; and refrigeration (40-58%) and stationary air conditioning (21-40%) are the major use sectors. The corresponding radiative forcing could reach 0.22-0.25 W m-2 in 2050, which would be 12-24% of the increase from business-as-usual CO2 emissions from 2015 to 2050. National regulations to limit HFC use have already been adopted in the European Union, Japan and USA, and proposals have been submitted to amend the Montreal Protocol to substantially reduce growth in HFC use. Calculated baseline emissions are reduced by 90% in 2050 by implementing the North America Montreal Protocol amendment proposal. Global adoption of technologies required to meet national regulations would be sufficient to reduce 2050 baseline HFC consumption by more than 50% of that achieved with the North America proposal for most developed and developing countries.", "author" : [ { "dropping-particle" : "", "family" : "Velders", "given" : "Guus J M", "non-dropping-particle" : "", "parse-names" : false, "suffix" : "" }, { "dropping-particle" : "", "family" : "Fahey", "given" : "David W.", "non-dropping-particle" : "", "parse-names" : false, "suffix" : "" }, { "dropping-particle" : "", "family" : "Daniel", "given" : "John S.", "non-dropping-particle" : "", "parse-names" : false, "suffix" : "" }, { "dropping-particle" : "", "family" : "Andersen", "given" : "Stephen O.", "non-dropping-particle" : "", "parse-names" : false, "suffix" : "" }, { "dropping-particle" : "", "family" : "McFarland", "given" : "Mack", "non-dropping-particle" : "", "parse-names" : false, "suffix" : "" } ], "container-title" : "Atmospheric Environment", "id" : "ITEM-1", "issued" : { "date-parts" : [ [ "2015" ] ] }, "page" : "200-209", "title" : "Future atmospheric abundances and climate forcings from scenarios of global and regional hydrofluorocarbon (HFC) emissions", "translator" : [ { "dropping-particle" : "", "family" : "G3566", "given" : "", "non-dropping-particle" : "", "parse-names" : false, "suffix" : "" } ], "type" : "article-journal", "volume" : "123" }, "suppress-author" : 1, "uris" : [ "http://www.mendeley.com/documents/?uuid=bb9077e6-b1a9-40b5-92cc-17b6e50a2792" ] } ], "mendeley" : { "formattedCitation" : "(2015)", "plainTextFormattedCitation" : "(2015)", "previouslyFormattedCitation" : "(2015)" }, "properties" : { "noteIndex" : 0 }, "schema" : "https://github.com/citation-style-language/schema/raw/master/csl-citation.json" }</w:instrText>
      </w:r>
      <w:r w:rsidRPr="001C68C5">
        <w:fldChar w:fldCharType="separate"/>
      </w:r>
      <w:r w:rsidR="00CB33A1">
        <w:rPr>
          <w:noProof/>
        </w:rPr>
        <w:t>(2015)</w:t>
      </w:r>
      <w:r w:rsidRPr="001C68C5">
        <w:fldChar w:fldCharType="end"/>
      </w:r>
      <w:commentRangeEnd w:id="5694"/>
      <w:r w:rsidR="00CB33A1">
        <w:rPr>
          <w:rStyle w:val="Marquedecommentaire"/>
          <w:lang w:val="fr-FR"/>
        </w:rPr>
        <w:commentReference w:id="5694"/>
      </w:r>
      <w:r w:rsidRPr="001C68C5">
        <w:t xml:space="preserve">, ECLIPSE </w:t>
      </w:r>
      <w:r w:rsidRPr="001C68C5">
        <w:fldChar w:fldCharType="begin" w:fldLock="1"/>
      </w:r>
      <w:r w:rsidR="00D477C7">
        <w:instrText>ADDIN CSL_CITATION { "citationItems" : [ { "id" : "ITEM-1", "itemData" : { "DOI" : "10.5194/acp-15-10529-2015", "ISBN" : "1680-7324", "ISSN" : "16807324", "abstract" : "This paper presents a summary of the work done within the European Union's Seventh Framework Programme project ECLIPSE (Evaluating the Climate and Air Quality Impacts of Short-Lived Pollutants). ECLIPSE had a unique systematic concept for designing a realistic and effective mitigation scenario for short-lived climate pollutants (SLCPs; methane, aerosols and ozone, and their precursor species) and quantifying its climate and air quality impacts, and this paper presents the results in the context of this overarching strategy. The first step in ECLIPSE was to create a new emission inventory based on current legislation (CLE) for the recent past and until 2050. Substantial progress compared to previous work was made by including previously unaccounted types of sources such as flaring of gas associated with oil production, and wick lamps. These emission data were used for present-day reference simulations with four advanced Earth system models (ESMs) and six chemistry transport models (CTMs). The model simulations were compared with a variety of ground-based and satellite observational data sets from Asia, Europe and the Arctic. It was found that the models still underestimate the measured seasonality of aerosols in the Arctic but to a lesser extent than in previous studies. Problems likely related to the emissions were identified for northern Russia and India, in particular. To estimate the climate impacts of SLCPs, ECLIPSE followed two paths of research: the first path calculated radiative forcing (RF) values for a large matrix of SLCP species emissions, for different seasons and regions independently. Based on these RF calculations, the Global Temperature change Potential metric for a time horizon of 20 years (GTP20) was calculated for each SLCP emission type. This climate metric was then used in an integrated assessment model to identify all emission mitigation measures with a beneficial air quality and short-term (20-year) climate impact. These measures together defined a SLCP mitigation (MIT) scenario. Compared to CLE, the MIT scenario would reduce global methane (CH4) and black carbon (BC) emissions by about 50 and 80 %, respectively. For CH4, measures on shale gas production, waste management and coal mines were most important. For non-CH4 SLCPs, elimination of high-emitting vehicles and wick lamps, as well as reducing emissions from gas flaring, coal and biomass stoves, agricultural waste, solvents and diesel engines were most important. These measu\u2026", "author" : [ { "dropping-particle" : "", "family" : "Stohl", "given" : "A.", "non-dropping-particle" : "", "parse-names" : false, "suffix" : "" }, { "dropping-particle" : "", "family" : "Aamaas", "given" : "B.", "non-dropping-particle" : "", "parse-names" : false, "suffix" : "" }, { "dropping-particle" : "", "family" : "Amann", "given" : "M.", "non-dropping-particle" : "", "parse-names" : false, "suffix" : "" }, { "dropping-particle" : "", "family" : "Baker", "given" : "L. H.", "non-dropping-particle" : "", "parse-names" : false, "suffix" : "" }, { "dropping-particle" : "", "family" : "Bellouin", "given" : "N.", "non-dropping-particle" : "", "parse-names" : false, "suffix" : "" }, { "dropping-particle" : "", "family" : "Berntsen", "given" : "T. K.", "non-dropping-particle" : "", "parse-names" : false, "suffix" : "" }, { "dropping-particle" : "", "family" : "Boucher", "given" : "O.", "non-dropping-particle" : "", "parse-names" : false, "suffix" : "" }, { "dropping-particle" : "", "family" : "Cherian", "given" : "R.", "non-dropping-particle" : "", "parse-names" : false, "suffix" : "" }, { "dropping-particle" : "", "family" : "Collins", "given" : "W.", "non-dropping-particle" : "", "parse-names" : false, "suffix" : "" }, { "dropping-particle" : "", "family" : "Daskalakis", "given" : "N.", "non-dropping-particle" : "", "parse-names" : false, "suffix" : "" }, { "dropping-particle" : "", "family" : "Dusinska", "given" : "M.", "non-dropping-particle" : "", "parse-names" : false, "suffix" : "" }, { "dropping-particle" : "", "family" : "Eckhardt", "given" : "S.", "non-dropping-particle" : "", "parse-names" : false, "suffix" : "" }, { "dropping-particle" : "", "family" : "Fuglestvedt", "given" : "J. S.", "non-dropping-particle" : "", "parse-names" : false, "suffix" : "" }, { "dropping-particle" : "", "family" : "Harju", "given" : "M.", "non-dropping-particle" : "", "parse-names" : false, "suffix" : "" }, { "dropping-particle" : "", "family" : "Heyes", "given" : "C.", "non-dropping-particle" : "", "parse-names" : false, "suffix" : "" }, { "dropping-particle" : "", "family" : "Hodnebrog", "given" : "", "non-dropping-particle" : "", "parse-names" : false, "suffix" : "" }, { "dropping-particle" : "", "family" : "Hao", "given" : "J.", "non-dropping-particle" : "", "parse-names" : false, "suffix" : "" }, { "dropping-particle" : "", "family" : "Im", "given" : "U.", "non-dropping-particle" : "", "parse-names" : false, "suffix" : "" }, { "dropping-particle" : "", "family" : "Kanakidou", "given" : "M.", "non-dropping-particle" : "", "parse-names" : false, "suffix" : "" }, { "dropping-particle" : "", "family" : "Klimont", "given" : "Z.", "non-dropping-particle" : "", "parse-names" : false, "suffix" : "" }, { "dropping-particle" : "", "family" : "Kupiainen", "given" : "K.", "non-dropping-particle" : "", "parse-names" : false, "suffix" : "" }, { "dropping-particle" : "", "family" : "Law", "given" : "K. S.", "non-dropping-particle" : "", "parse-names" : false, "suffix" : "" }, { "dropping-particle" : "", "family" : "Lund", "given" : "M. T.", "non-dropping-particle" : "", "parse-names" : false, "suffix" : "" }, { "dropping-particle" : "", "family" : "Maas", "given" : "R.", "non-dropping-particle" : "", "parse-names" : false, "suffix" : "" }, { "dropping-particle" : "", "family" : "MacIntosh", "given" : "C. R.", "non-dropping-particle" : "", "parse-names" : false, "suffix" : "" }, { "dropping-particle" : "", "family" : "Myhre", "given" : "G.", "non-dropping-particle" : "", "parse-names" : false, "suffix" : "" }, { "dropping-particle" : "", "family" : "Myriokefalitakis", "given" : "S.", "non-dropping-particle" : "", "parse-names" : false, "suffix" : "" }, { "dropping-particle" : "", "family" : "Olivi\u00e9", "given" : "D.", "non-dropping-particle" : "", "parse-names" : false, "suffix" : "" }, { "dropping-particle" : "", "family" : "Quaas", "given" : "J.", "non-dropping-particle" : "", "parse-names" : false, "suffix" : "" }, { "dropping-particle" : "", "family" : "Quennehen", "given" : "B.", "non-dropping-particle" : "", "parse-names" : false, "suffix" : "" }, { "dropping-particle" : "", "family" : "Raut", "given" : "J. C.", "non-dropping-particle" : "", "parse-names" : false, "suffix" : "" }, { "dropping-particle" : "", "family" : "Rumbold", "given" : "S. T.", "non-dropping-particle" : "", "parse-names" : false, "suffix" : "" }, { "dropping-particle" : "", "family" : "Samset", "given" : "B. H.", "non-dropping-particle" : "", "parse-names" : false, "suffix" : "" }, { "dropping-particle" : "", "family" : "Schulz", "given" : "M.", "non-dropping-particle" : "", "parse-names" : false, "suffix" : "" }, { "dropping-particle" : "", "family" : "Seland", "given" : "", "non-dropping-particle" : "", "parse-names" : false, "suffix" : "" }, { "dropping-particle" : "", "family" : "Shine", "given" : "K. P.", "non-dropping-particle" : "", "parse-names" : false, "suffix" : "" }, { "dropping-particle" : "", "family" : "Skeie", "given" : "R. B.", "non-dropping-particle" : "", "parse-names" : false, "suffix" : "" }, { "dropping-particle" : "", "family" : "Wang", "given" : "S.", "non-dropping-particle" : "", "parse-names" : false, "suffix" : "" }, { "dropping-particle" : "", "family" : "Yttri", "given" : "K. E.", "non-dropping-particle" : "", "parse-names" : false, "suffix" : "" }, { "dropping-particle" : "", "family" : "Zhu", "given" : "T.", "non-dropping-particle" : "", "parse-names" : false, "suffix" : "" } ], "container-title" : "Atmospheric Chemistry and Physics", "id" : "ITEM-1", "issue" : "18", "issued" : { "date-parts" : [ [ "2015", "9" ] ] }, "page" : "10529-10566", "title" : "Evaluating the climate and air quality impacts of short-lived pollutants", "translator" : [ { "dropping-particle" : "", "family" : "G3031", "given" : "", "non-dropping-particle" : "", "parse-names" : false, "suffix" : "" } ], "type" : "article-journal", "volume" : "15" }, "uris" : [ "http://www.mendeley.com/documents/?uuid=f09e77f2-4270-4301-911d-ad8f58ccc163" ] } ], "mendeley" : { "formattedCitation" : "(Stohl et al., 2015)", "plainTextFormattedCitation" : "(Stohl et al., 2015)", "previouslyFormattedCitation" : "(Stohl et al., 2015)" }, "properties" : { "noteIndex" : 0 }, "schema" : "https://github.com/citation-style-language/schema/raw/master/csl-citation.json" }</w:instrText>
      </w:r>
      <w:r w:rsidRPr="001C68C5">
        <w:fldChar w:fldCharType="separate"/>
      </w:r>
      <w:r w:rsidR="00CB33A1">
        <w:rPr>
          <w:noProof/>
        </w:rPr>
        <w:t>(Stohl et al., 2015)</w:t>
      </w:r>
      <w:r w:rsidRPr="001C68C5">
        <w:fldChar w:fldCharType="end"/>
      </w:r>
      <w:r w:rsidRPr="001C68C5">
        <w:t>.</w:t>
      </w:r>
      <w:r w:rsidR="00015FA2">
        <w:t xml:space="preserve"> </w:t>
      </w:r>
      <w:r w:rsidR="00015FA2" w:rsidRPr="004369BC">
        <w:rPr>
          <w:rFonts w:cs="Times New Roman"/>
          <w:szCs w:val="20"/>
        </w:rPr>
        <w:t xml:space="preserve">Further details on data sources and processing are available in the chapter data table (Table </w:t>
      </w:r>
      <w:r w:rsidR="00015FA2">
        <w:rPr>
          <w:rFonts w:cs="Times New Roman"/>
          <w:szCs w:val="20"/>
        </w:rPr>
        <w:t>6.SM.1</w:t>
      </w:r>
      <w:r w:rsidR="00015FA2" w:rsidRPr="004369BC">
        <w:rPr>
          <w:rFonts w:cs="Times New Roman"/>
          <w:szCs w:val="20"/>
        </w:rPr>
        <w:t>).</w:t>
      </w:r>
    </w:p>
    <w:p w14:paraId="3960937F" w14:textId="77777777" w:rsidR="0035542F" w:rsidRPr="00C73EEC" w:rsidRDefault="0035542F" w:rsidP="00D5630D">
      <w:pPr>
        <w:pStyle w:val="AR6BodyText"/>
        <w:rPr>
          <w:lang w:val="en-GB"/>
        </w:rPr>
      </w:pPr>
    </w:p>
    <w:p w14:paraId="49073FE9" w14:textId="77777777" w:rsidR="0035542F" w:rsidRPr="001C68C5" w:rsidRDefault="0035542F" w:rsidP="00D5630D">
      <w:pPr>
        <w:pStyle w:val="AR6Chap6Figure"/>
        <w:numPr>
          <w:ilvl w:val="0"/>
          <w:numId w:val="0"/>
        </w:numPr>
        <w:rPr>
          <w:b/>
          <w:bCs/>
          <w:sz w:val="22"/>
          <w:lang w:val="en-GB"/>
        </w:rPr>
      </w:pPr>
      <w:r w:rsidRPr="001C68C5">
        <w:rPr>
          <w:b/>
          <w:bCs/>
          <w:sz w:val="22"/>
          <w:lang w:val="en-GB"/>
        </w:rPr>
        <w:t xml:space="preserve">[END FIGURE 6.18 HERE] </w:t>
      </w:r>
    </w:p>
    <w:p w14:paraId="362BA024" w14:textId="07FF6E60" w:rsidR="0035542F" w:rsidRDefault="0035542F" w:rsidP="00D5630D">
      <w:pPr>
        <w:pStyle w:val="AR6BodyText"/>
        <w:rPr>
          <w:lang w:val="en-GB"/>
        </w:rPr>
      </w:pPr>
    </w:p>
    <w:p w14:paraId="6D3A1424" w14:textId="77777777" w:rsidR="002A65DE" w:rsidRPr="00C73EEC" w:rsidRDefault="002A65DE" w:rsidP="00D5630D">
      <w:pPr>
        <w:pStyle w:val="AR6BodyText"/>
        <w:rPr>
          <w:lang w:val="en-GB"/>
        </w:rPr>
      </w:pPr>
    </w:p>
    <w:p w14:paraId="42AB5E65" w14:textId="77777777" w:rsidR="0035542F" w:rsidRPr="001C68C5" w:rsidRDefault="0035542F" w:rsidP="00D5630D">
      <w:pPr>
        <w:pStyle w:val="AR6BodyText"/>
        <w:rPr>
          <w:b/>
          <w:bCs/>
          <w:lang w:val="en-GB"/>
        </w:rPr>
      </w:pPr>
      <w:r w:rsidRPr="001C68C5">
        <w:rPr>
          <w:b/>
          <w:bCs/>
          <w:lang w:val="en-GB"/>
        </w:rPr>
        <w:t>[</w:t>
      </w:r>
      <w:commentRangeStart w:id="5695"/>
      <w:r w:rsidRPr="001C68C5">
        <w:rPr>
          <w:b/>
          <w:bCs/>
          <w:lang w:val="en-GB"/>
        </w:rPr>
        <w:t>START FIGURE 6.19 HERE]</w:t>
      </w:r>
      <w:commentRangeEnd w:id="5695"/>
      <w:r w:rsidR="000762C6">
        <w:rPr>
          <w:rStyle w:val="Marquedecommentaire"/>
          <w:lang w:val="en-GB"/>
        </w:rPr>
        <w:commentReference w:id="5695"/>
      </w:r>
    </w:p>
    <w:p w14:paraId="43510FF3" w14:textId="77777777" w:rsidR="0035542F" w:rsidRPr="00C73EEC" w:rsidRDefault="0035542F" w:rsidP="00D5630D">
      <w:pPr>
        <w:pStyle w:val="AR6BodyText"/>
        <w:rPr>
          <w:rFonts w:cs="Times New Roman"/>
          <w:color w:val="000000" w:themeColor="text1"/>
          <w:lang w:val="en-GB" w:eastAsia="en-US"/>
        </w:rPr>
      </w:pPr>
    </w:p>
    <w:p w14:paraId="450C2294" w14:textId="4011775A" w:rsidR="00153832" w:rsidRPr="001C68C5" w:rsidRDefault="00153832" w:rsidP="001C68C5">
      <w:pPr>
        <w:pStyle w:val="AR6Chap6Figure"/>
      </w:pPr>
      <w:r w:rsidRPr="00942F48">
        <w:rPr>
          <w:b/>
        </w:rPr>
        <w:t xml:space="preserve">Regional anthropogenic and biomass burning short-lived climate forcer (SLCF) emissions from 1850 to 2100. </w:t>
      </w:r>
      <w:r w:rsidRPr="001C68C5">
        <w:t xml:space="preserve">Emissions for the Coupled Model Intercomparison Project Phase 6 (CMIP6) for the period 1850-2014 are  based on Hoesly et al. </w:t>
      </w:r>
      <w:commentRangeStart w:id="5696"/>
      <w:r w:rsidRPr="001C68C5">
        <w:fldChar w:fldCharType="begin" w:fldLock="1"/>
      </w:r>
      <w:r w:rsidR="00D477C7">
        <w:instrText>ADDIN CSL_CITATION { "citationItems" : [ { "id" : "ITEM-1", "itemData" : { "DOI" : "10.5194/gmd-11-369-2018", "ISBN" : "1991-962X", "ISSN" : "19919603", "abstract" : "We present a new data set of annual historical (1750\u20132014) anthropogenic chemically reactive gases (CO, CH4, NH3, NOx, SO2, NMVOCs), carbonaceous aerosols (black carbon \u2013 BC, and organic carbon \u2013 OC), and CO2 developed with the Community Emissions Data System (CEDS). We improve upon existing inventories with a more consistent and reproducible methodology applied to all emission species, updated emission factors, and recent estimates through 2014. The data system relies on existing energy consumption data sets and regional and country-specific inventories to produce trends over recent decades. All emission species are consistently estimated using the same activity data over all time periods. Emissions are provided on an annual basis at the level of country and sector and gridded with monthly seasonality. These estimates are comparable to, but generally slightly higher than, existing global inventories. Emissions over the most recent years are more uncertain, particularly in low- and middle-income regions where country-specific emission inventories are less available. Future work will involve refining and updating these emission estimates, estimating emissions' uncertainty, and publication of the system as open-source software.", "author" : [ { "dropping-particle" : "", "family" : "Hoesly", "given" : "Rachel M.", "non-dropping-particle" : "", "parse-names" : false, "suffix" : "" }, { "dropping-particle" : "", "family" : "Smith", "given" : "Steven J.", "non-dropping-particle" : "", "parse-names" : false, "suffix" : "" }, { "dropping-particle" : "", "family" : "Feng", "given" : "Leyang", "non-dropping-particle" : "", "parse-names" : false, "suffix" : "" }, { "dropping-particle" : "", "family" : "Klimont", "given" : "Zbigniew", "non-dropping-particle" : "", "parse-names" : false, "suffix" : "" }, { "dropping-particle" : "", "family" : "Janssens-Maenhout", "given" : "Greet", "non-dropping-particle" : "", "parse-names" : false, "suffix" : "" }, { "dropping-particle" : "", "family" : "Pitkanen", "given" : "Tyler", "non-dropping-particle" : "", "parse-names" : false, "suffix" : "" }, { "dropping-particle" : "", "family" : "Seibert", "given" : "Jonathan J.", "non-dropping-particle" : "", "parse-names" : false, "suffix" : "" }, { "dropping-particle" : "", "family" : "Vu", "given" : "Linh", "non-dropping-particle" : "", "parse-names" : false, "suffix" : "" }, { "dropping-particle" : "", "family" : "Andres", "given" : "Robert J.", "non-dropping-particle" : "", "parse-names" : false, "suffix" : "" }, { "dropping-particle" : "", "family" : "Bolt", "given" : "Ryan M.", "non-dropping-particle" : "", "parse-names" : false, "suffix" : "" }, { "dropping-particle" : "", "family" : "Bond", "given" : "Tami C.", "non-dropping-particle" : "", "parse-names" : false, "suffix" : "" }, { "dropping-particle" : "", "family" : "Dawidowski", "given" : "Laura", "non-dropping-particle" : "", "parse-names" : false, "suffix" : "" }, { "dropping-particle" : "", "family" : "Kholod", "given" : "Nazar", "non-dropping-particle" : "", "parse-names" : false, "suffix" : "" }, { "dropping-particle" : "", "family" : "Kurokawa", "given" : "June Ichi", "non-dropping-particle" : "", "parse-names" : false, "suffix" : "" }, { "dropping-particle" : "", "family" : "Li", "given" : "Meng", "non-dropping-particle" : "", "parse-names" : false, "suffix" : "" }, { "dropping-particle" : "", "family" : "Liu", "given" : "Liang", "non-dropping-particle" : "", "parse-names" : false, "suffix" : "" }, { "dropping-particle" : "", "family" : "Lu", "given" : "Zifeng", "non-dropping-particle" : "", "parse-names" : false, "suffix" : "" }, { "dropping-particle" : "", "family" : "Moura", "given" : "Maria C.P.", "non-dropping-particle" : "", "parse-names" : false, "suffix" : "" }, { "dropping-particle" : "", "family" : "O'Rourke", "given" : "Patrick R.", "non-dropping-particle" : "", "parse-names" : false, "suffix" : "" }, { "dropping-particle" : "", "family" : "Zhang", "given" : "Qiang", "non-dropping-particle" : "", "parse-names" : false, "suffix" : "" } ], "container-title" : "Geoscientific Model Development", "id" : "ITEM-1", "issue" : "1", "issued" : { "date-parts" : [ [ "2018" ] ] }, "page" : "369-408", "title" : "Historical (1750-2014) anthropogenic emissions of reactive gases and aerosols from the Community Emissions Data System (CEDS)", "translator" : [ { "dropping-particle" : "", "family" : "G2885", "given" : "", "non-dropping-particle" : "", "parse-names" : false, "suffix" : "" } ], "type" : "article-journal", "volume" : "11" }, "suppress-author" : 1, "uris" : [ "http://www.mendeley.com/documents/?uuid=2bf2fa68-b7ee-423d-bfbd-d77a4390d45e" ] } ], "mendeley" : { "formattedCitation" : "(2018)", "plainTextFormattedCitation" : "(2018)", "previouslyFormattedCitation" : "(2018)" }, "properties" : { "noteIndex" : 0 }, "schema" : "https://github.com/citation-style-language/schema/raw/master/csl-citation.json" }</w:instrText>
      </w:r>
      <w:r w:rsidRPr="001C68C5">
        <w:fldChar w:fldCharType="separate"/>
      </w:r>
      <w:r w:rsidR="00CB33A1">
        <w:rPr>
          <w:noProof/>
          <w:lang w:val="fr-FR"/>
        </w:rPr>
        <w:t>(2018)</w:t>
      </w:r>
      <w:r w:rsidRPr="001C68C5">
        <w:fldChar w:fldCharType="end"/>
      </w:r>
      <w:commentRangeEnd w:id="5696"/>
      <w:r w:rsidR="00CB33A1">
        <w:rPr>
          <w:rStyle w:val="Marquedecommentaire"/>
          <w:lang w:val="fr-FR"/>
        </w:rPr>
        <w:commentReference w:id="5696"/>
      </w:r>
      <w:r w:rsidRPr="00DD519D">
        <w:rPr>
          <w:lang w:val="fr-FR"/>
        </w:rPr>
        <w:t xml:space="preserve"> and van Marle et al. </w:t>
      </w:r>
      <w:ins w:id="5697" w:author="Robin Matthews" w:date="2021-07-08T17:50:00Z">
        <w:r w:rsidR="00772CBE">
          <w:fldChar w:fldCharType="begin" w:fldLock="1"/>
        </w:r>
      </w:ins>
      <w:r w:rsidR="002E1475">
        <w:instrText>ADDIN CSL_CITATION { "citationItems" : [ { "id" : "ITEM-1", "itemData" : { "DOI" : "10.5194/gmd-10-3329-2017", "ISSN" : "1991-9603", "abstract" : "Abstract. Fires have influenced atmospheric composition and climate since the rise of vascular plants, and satellite data have shown the overall global extent of fires. Our knowledge of historic fire emissions has progressively improved over the past decades due mostly to the development of new proxies and the improvement of fire models. Currently, there is a suite of proxies including sedimentary charcoal records, measurements of fire-emitted trace gases and black carbon stored in ice and firn, and visibility observations. These proxies provide opportunities to extrapolate emission estimates back in time based on satellite data starting in 1997, but each proxy has strengths and weaknesses regarding, for example, the spatial and temporal extents over which they are representative. We developed a new historic biomass burning emissions dataset starting in 1750 that merges the satellite record with several existing proxies and uses the average of six models from the Fire Model Intercomparison Project (FireMIP) protocol to estimate emissions when the available proxies had limited coverage. According to our approach, global biomass burning emissions were relatively constant, with 10-year averages varying between 1.8 and 2.3 Pg C yr\u22121. Carbon emissions increased only slightly over the full time period and peaked during the 1990s after which they decreased gradually. There is substantial uncertainty in these estimates, and patterns varied depending on choices regarding data representation, especially on regional scales. The observed pattern in fire carbon emissions is for a large part driven by African fires, which accounted for 58 % of global fire carbon emissions. African fire emissions declined since about 1950 due to conversion of savanna to cropland, and this decrease is partially compensated for by increasing emissions in deforestation zones of South America and Asia. These global fire emission estimates are mostly suited for global analyses and will be used in the Coupled Model Intercomparison Project Phase 6 (CMIP6) simulations.", "author" : [ { "dropping-particle" : "", "family" : "Marle", "given" : "Margreet J. E.", "non-dropping-particle" : "van", "parse-names" : false, "suffix" : "" }, { "dropping-particle" : "", "family" : "Kloster", "given" : "Silvia", "non-dropping-particle" : "", "parse-names" : false, "suffix" : "" }, { "dropping-particle" : "", "family" : "Magi", "given" : "Brian I.", "non-dropping-particle" : "", "parse-names" : false, "suffix" : "" }, { "dropping-particle" : "", "family" : "Marlon", "given" : "Jennifer R.", "non-dropping-particle" : "", "parse-names" : false, "suffix" : "" }, { "dropping-particle" : "", "family" : "Daniau", "given" : "Anne-Laure", "non-dropping-particle" : "", "parse-names" : false, "suffix" : "" }, { "dropping-particle" : "", "family" : "Field", "given" : "Robert D.", "non-dropping-particle" : "", "parse-names" : false, "suffix" : "" }, { "dropping-particle" : "", "family" : "Arneth", "given" : "Almut", "non-dropping-particle" : "", "parse-names" : false, "suffix" : "" }, { "dropping-particle" : "", "family" : "Forrest", "given" : "Matthew", "non-dropping-particle" : "", "parse-names" : false, "suffix" : "" }, { "dropping-particle" : "", "family" : "Hantson", "given" : "Stijn", "non-dropping-particle" : "", "parse-names" : false, "suffix" : "" }, { "dropping-particle" : "", "family" : "Kehrwald", "given" : "Natalie M.", "non-dropping-particle" : "", "parse-names" : false, "suffix" : "" }, { "dropping-particle" : "", "family" : "Knorr", "given" : "Wolfgang", "non-dropping-particle" : "", "parse-names" : false, "suffix" : "" }, { "dropping-particle" : "", "family" : "Lasslop", "given" : "Gitta", "non-dropping-particle" : "", "parse-names" : false, "suffix" : "" }, { "dropping-particle" : "", "family" : "Li", "given" : "Fang", "non-dropping-particle" : "", "parse-names" : false, "suffix" : "" }, { "dropping-particle" : "", "family" : "Mangeon", "given" : "St\u00e9phane", "non-dropping-particle" : "", "parse-names" : false, "suffix" : "" }, { "dropping-particle" : "", "family" : "Yue", "given" : "Chao", "non-dropping-particle" : "", "parse-names" : false, "suffix" : "" }, { "dropping-particle" : "", "family" : "Kaiser", "given" : "Johannes W.", "non-dropping-particle" : "", "parse-names" : false, "suffix" : "" }, { "dropping-particle" : "", "family" : "Werf", "given" : "Guido R.", "non-dropping-particle" : "van der", "parse-names" : false, "suffix" : "" } ], "container-title" : "Geoscientific Model Development", "id" : "ITEM-1", "issue" : "9", "issued" : { "date-parts" : [ [ "2017", "9", "11" ] ] }, "page" : "3329-3357", "title" : "Historic global biomass burning emissions for CMIP6 (BB4CMIP) based on merging satellite observations with proxies and fire models (1750\u20132015)", "translator" : [ { "dropping-particle" : "", "family" : "G4372", "given" : "", "non-dropping-particle" : "", "parse-names" : false, "suffix" : "" } ], "type" : "article-journal", "volume" : "10" }, "uris" : [ "http://www.mendeley.com/documents/?uuid=cf7ce9ff-0db1-484e-a38e-8a5e54cf6ee4" ] } ], "mendeley" : { "formattedCitation" : "(van Marle et al., 2017)", "manualFormatting" : "(2017)", "plainTextFormattedCitation" : "(van Marle et al., 2017)", "previouslyFormattedCitation" : "(van Marle et al., 2017)" }, "properties" : { "noteIndex" : 0 }, "schema" : "https://github.com/citation-style-language/schema/raw/master/csl-citation.json" }</w:instrText>
      </w:r>
      <w:ins w:id="5698" w:author="Robin Matthews" w:date="2021-07-08T17:50:00Z">
        <w:r w:rsidR="00772CBE">
          <w:fldChar w:fldCharType="separate"/>
        </w:r>
        <w:r w:rsidR="00772CBE" w:rsidRPr="00657BFB">
          <w:rPr>
            <w:noProof/>
          </w:rPr>
          <w:t>(2017)</w:t>
        </w:r>
        <w:r w:rsidR="00772CBE">
          <w:fldChar w:fldCharType="end"/>
        </w:r>
      </w:ins>
      <w:commentRangeStart w:id="5699"/>
      <w:del w:id="5700" w:author="Robin Matthews" w:date="2021-07-08T17:50:00Z">
        <w:r w:rsidRPr="001C68C5" w:rsidDel="00772CBE">
          <w:fldChar w:fldCharType="begin" w:fldLock="1"/>
        </w:r>
        <w:r w:rsidR="00D477C7" w:rsidRPr="00772CBE" w:rsidDel="00772CBE">
          <w:rPr>
            <w:lang w:val="fr-FR"/>
          </w:rPr>
          <w:delInstrText>ADDIN CSL_CITATION { "citationItems" : [ { "id" : "ITEM-1", "itemData" : { "DOI" : "10.5194/gmd-10-3329-2017", "author" : [ { "dropping-particle" : "", "family" : "Duplicatevan Marle", "given" : "NoCite", "non-dropping-particle" : "", "parse-names" : false, "suffix" : "" }, { "dropping-particle" : "", "family" : "Kloster", "given" : "S", "non-dropping-particle" : "", "parse-names" : false, "suffix" : "" }, { "dropping-particle" : "", "family" : "Magi", "given" : "B I", "non-dropping-particle" : "", "parse-names" : false, "suffix" : "" }, { "dropping-particle" : "", "family" : "Marlon", "given" : "J R", "non-dropping-particle" : "", "parse-names" : false, "suffix" : "" }, { "dropping-particle" : "", "family" : "Daniau", "given" : "A.-L.", "non-dropping-particle" : "", "parse-names" : false, "suffix" : "" }, { "dropping-particle" : "", "family" : "Field", "given" : "R D", "non-dropping-particle" : "", "parse-names" : false, "suffix" : "" }, { "dropping-particle" : "", "family" : "Arneth", "given" : "A", "non-dropping-particle" : "", "parse-names" : false, "suffix" : "" }, { "dropping-particle" : "", "family" : "Forrest", "given" : "M", "non-dropping-particle" : "", "parse-names" : false, "suffix" : "" }, { "dropping-particle" : "", "family" : "Hantson", "given" : "S", "non-dropping-particle" : "", "parse-names" : false, "suffix" : "" }, { "dropping-particle" : "", "family" : "Kehrwald", "given" : "N M", "non-dropping-particle" : "", "parse-names" : false, "suffix" : "" }, { "dropping-particle" : "", "family" : "Knorr", "given" : "W", "non-dropping-particle" : "", "parse-names" : false, "suffix" : "" }, { "dropping-particle" : "", "family" : "Lasslop", "given" : "G", "non-dropping-particle" : "", "parse-names" : false, "suffix" : "" }, { "dropping-particle" : "", "family" : "Li", "given" : "F", "non-dropping-particle" : "", "parse-names" : false, "suffix" : "" }, { "dropping-particle" : "", "family" : "Mangeon", "given" : "S", "non-dropping-particle" : "", "parse-names" : false, "suffix" : "" }, { "dropping-particle" : "", "family" : "Yue", "given" : "C", "non-dropping-particle" : "", "parse-names" : false, "suffix" : "" }, { "dropping-particle" : "", "family" : "Kaiser", "given" : "J W", "non-dropping-particle" : "", "parse-names" : false, "suffix" : "" }, { "dropping-particle" : "", "family" : "Werf", "given" : "G R", "non-dropping-particle" : "van der", "parse-names" : false, "suffix" : "" } ], "container-title" : "Geoscientific Model Development", "id" : "ITEM-1", "issue" : "9", "issued" : { "date-parts" : [ [ "2017" ] ] }, "page" : "3329-3357", "title" : "Historic global biomass burning emissions for CMIP6 (BB4CMIP) based on merging satellite observations with proxies and fire models (1750--2015)", "translator" : [ { "dropping-particle" : "", "family" : "G2992", "given" : "", "non-dropping-particle" : "", "parse-names" : false, "suffix" : "" } ], "type" : "article-journal", "volume" : "10" }, "suppress-author" : 1, "uris" : [ "http://www.mendeley.com/documents/?uuid=9a830685-98f2-46f6-919d-66bb83e88c72" ] } ], "mendeley" : { "formattedCitation" : "(2017)", "plainTextFormattedCitation" : "(2017)", "previouslyFormattedCitation" : "(2017)" }, "properties" : { "noteIndex" : 0 }, "schema" : "https://github.com/citation-style-language/schema/raw/master/csl-citation.json" }</w:delInstrText>
        </w:r>
        <w:r w:rsidRPr="001C68C5" w:rsidDel="00772CBE">
          <w:fldChar w:fldCharType="separate"/>
        </w:r>
        <w:r w:rsidR="00CB33A1" w:rsidRPr="00772CBE" w:rsidDel="00772CBE">
          <w:rPr>
            <w:noProof/>
            <w:lang w:val="fr-FR"/>
          </w:rPr>
          <w:delText>(2017)</w:delText>
        </w:r>
        <w:r w:rsidRPr="001C68C5" w:rsidDel="00772CBE">
          <w:fldChar w:fldCharType="end"/>
        </w:r>
      </w:del>
      <w:commentRangeEnd w:id="5699"/>
      <w:r w:rsidR="00CB33A1">
        <w:rPr>
          <w:rStyle w:val="Marquedecommentaire"/>
          <w:lang w:val="fr-FR"/>
        </w:rPr>
        <w:commentReference w:id="5699"/>
      </w:r>
      <w:r w:rsidRPr="00DD519D">
        <w:rPr>
          <w:lang w:val="fr-FR"/>
        </w:rPr>
        <w:t xml:space="preserve"> and emissions for CMIP5 for the period 1850-2005 are from </w:t>
      </w:r>
      <w:r w:rsidR="00BE4C0B" w:rsidRPr="001C68C5">
        <w:fldChar w:fldCharType="begin" w:fldLock="1"/>
      </w:r>
      <w:r w:rsidR="00A75A09">
        <w:rPr>
          <w:lang w:val="fr-FR"/>
        </w:rPr>
        <w:instrText>ADDIN CSL_CITATION { "citationItems" : [ { "id" : "ITEM-1", "itemData" : { "DOI" : "10.5194/acp-10-7017-2010", "ISSN" : "1680-7324", "abstract" : "Abstract. We present and discuss a new dataset of gridded emissions covering the historical period (1850\u20132000) in decadal increments at a horizontal resolution of 0.5\u00b0 in latitude and longitude. The primary purpose of this inventory is to provide consistent gridded emissions of reactive gases and aerosols for use in chemistry model simulations needed by climate models for the Climate Model Intercomparison Program #5 (CMIP5) in support of the Intergovernmental Panel on Climate Change (IPCC) Fifth Assessment report (AR5). Our best estimate for the year 2000 inventory represents a combination of existing regional and global inventories to capture the best information available at this point; 40 regions and 12 sectors are used to combine the various sources. The historical reconstruction of each emitted compound, for each region and sector, is then forced to agree with our 2000 estimate, ensuring continuity between past and 2000 emissions. Simulations from two chemistry-climate models are used to test the ability of the emission dataset described here to capture long-term changes in atmospheric ozone, carbon monoxide and aerosol distributions. The simulated long-term change in the Northern mid-latitudes surface and mid-troposphere ozone is not quite as rapid as observed. However, stations outside this latitude band show much better agreement in both present-day and long-term trend. The model simulations indicate that the concentration of carbon monoxide is underestimated at the Mace Head station; however, the long-term trend over the limited observational period seems to be reasonably well captured. The simulated sulfate and black carbon deposition over Greenland is in very good agreement with the ice-core observations spanning the simulation period. Finally, aerosol optical depth and additional aerosol diagnostics are shown to be in good agreement with previously published estimates and observations.", "author" : [ { "dropping-particle" : "", "family" : "Lamarque", "given" : "J.-F.", "non-dropping-particle" : "", "parse-names" : false, "suffix" : "" }, { "dropping-particle" : "", "family" : "Bond", "given" : "T. C.", "non-dropping-particle" : "", "parse-names" : false, "suffix" : "" }, { "dropping-particle" : "", "family" : "Eyring", "given" : "V.", "non-dropping-particle" : "", "parse-names" : false, "suffix" : "" }, { "dropping-particle" : "", "family" : "Granier", "given" : "C.", "non-dropping-particle" : "", "parse-names" : false, "suffix" : "" }, { "dropping-particle" : "", "family" : "Heil", "given" : "A.", "non-dropping-particle" : "", "parse-names" : false, "suffix" : "" }, { "dropping-particle" : "", "family" : "Klimont", "given" : "Z.", "non-dropping-particle" : "", "parse-names" : false, "suffix" : "" }, { "dropping-particle" : "", "family" : "Lee", "given" : "D.", "non-dropping-particle" : "", "parse-names" : false, "suffix" : "" }, { "dropping-particle" : "", "family" : "Liousse", "given" : "C.", "non-dropping-particle" : "", "parse-names" : false, "suffix" : "" }, { "dropping-particle" : "", "family" : "Mieville", "given" : "A.", "non-dropping-particle" : "", "parse-names" : false, "suffix" : "" }, { "dropping-particle" : "", "family" : "Owen", "given" : "B.", "non-dropping-particle" : "", "parse-names" : false, "suffix" : "" }, { "dropping-particle" : "", "family" : "Schultz", "given" : "M. G.", "non-dropping-particle" : "", "parse-names" : false, "suffix" : "" }, { "dropping-particle" : "", "family" : "Shindell", "given" : "D.", "non-dropping-particle" : "", "parse-names" : false, "suffix" : "" }, { "dropping-particle" : "", "family" : "Smith", "given" : "S. J.", "non-dropping-particle" : "", "parse-names" : false, "suffix" : "" }, { "dropping-particle" : "", "family" : "Stehfest", "given" : "E.", "non-dropping-particle" : "", "parse-names" : false, "suffix" : "" }, { "dropping-particle" : "", "family" : "Aardenne", "given" : "J.", "non-dropping-particle" : "Van", "parse-names" : false, "suffix" : "" }, { "dropping-particle" : "", "family" : "Cooper", "given" : "O. R.", "non-dropping-particle" : "", "parse-names" : false, "suffix" : "" }, { "dropping-particle" : "", "family" : "Kainuma", "given" : "M.", "non-dropping-particle" : "", "parse-names" : false, "suffix" : "" }, { "dropping-particle" : "", "family" : "Mahowald", "given" : "N.", "non-dropping-particle" : "", "parse-names" : false, "suffix" : "" }, { "dropping-particle" : "", "family" : "McConnell", "given" : "J. R.", "non-dropping-particle" : "", "parse-names" : false, "suffix" : "" }, { "dropping-particle" : "", "family" : "Naik", "given" : "V.", "non-dropping-particle" : "", "parse-names" : false, "suffix" : "" }, { "dropping-particle" : "", "family" : "Riahi", "given" : "K.", "non-dropping-particle" : "", "parse-names" : false, "suffix" : "" }, { "dropping-particle" : "", "family" : "Vuuren", "given" : "D. P.", "non-dropping-particle" : "van", "parse-names" : false, "suffix" : "" } ], "container-title" : "Atmospheric Chemistry and Physics", "id" : "ITEM-1", "issue" : "15", "issued" : { "date-parts" : [ [ "2010", "8", "3" ] ] }, "page" : "7017-7039", "title" : "Historical (1850\u20132000) gridded anthropogenic and biomass burning emissions of reactive gases and aerosols: methodology and application", "translator" : [ { "dropping-particle" : "", "family" : "G4290", "given" : "", "non-dropping-particle" : "", "parse-names" : false, "suffix" : "" } ], "type" : "article-journal", "volume" : "10" }, "uris" : [ "http://www.mendeley.com/documents/?uuid=a6089ff6-9d6b-4e62-9ce0-6322c7c1cb3a" ] } ], "mendeley" : { "formattedCitation" : "(Lamarque et al., 2010)", "manualFormatting" : "Lamarque et al. (2010)", "plainTextFormattedCitation" : "(Lamarque et al., 2010)", "previouslyFormattedCitation" : "(Lamarque et al., 2010)" }, "properties" : { "noteIndex" : 0 }, "schema" : "https://github.com/citation-style-language/schema/raw/master/csl-citation.json" }</w:instrText>
      </w:r>
      <w:r w:rsidR="00BE4C0B" w:rsidRPr="001C68C5">
        <w:fldChar w:fldCharType="separate"/>
      </w:r>
      <w:r w:rsidR="00CB33A1">
        <w:rPr>
          <w:noProof/>
        </w:rPr>
        <w:t>Lamarque et al. (2010)</w:t>
      </w:r>
      <w:r w:rsidR="00BE4C0B" w:rsidRPr="001C68C5">
        <w:fldChar w:fldCharType="end"/>
      </w:r>
      <w:r w:rsidRPr="001C68C5">
        <w:t xml:space="preserve">. Projections originate from the Shared Socio-Economic Pathway (SSP) database </w:t>
      </w:r>
      <w:r w:rsidRPr="001C68C5">
        <w:fldChar w:fldCharType="begin" w:fldLock="1"/>
      </w:r>
      <w:r w:rsidR="00D477C7">
        <w:instrText>ADDIN CSL_CITATION { "citationItems" : [ { "id" : "ITEM-1", "itemData" : { "DOI" : "10.1016/j.gloenvcha.2016.05.009", "ISSN" : "09593780", "abstract" : "\u00a9 2017 The Authors This paper presents the overview of the Shared Socioeconomic Pathways (SSPs) and their energy, land use, and emissions implications. The SSPs are part of a new scenario framework, established by the climate change research community in order to facilitate the integrated analysis of future climate impacts, vulnerabilities, adaptation, and mitigation. The pathways were developed over the last years as a joint community effort and describe plausible major global developments that together would lead in the future to different challenges for mitigation and adaptation to climate change. The SSPs are based on five narratives describing alternative socio-economic developments, including sustainable development, regional rivalry, inequality, fossil-fueled development, and middle-of-the-road development. The long-term demographic and economic projections of the SSPs depict a wide uncertainty range consistent with the scenario literature. A multi-model approach was used for the elaboration of the energy, land-use and the emissions trajectories of SSP-based scenarios. The baseline scenarios lead to global energy consumption of 400\u20131200 EJ in 2100, and feature vastly different land-use dynamics, ranging from a possible reduction in cropland area up to a massive expansion by more than 700 million hectares by 2100. The associated annual CO2emissions of the baseline scenarios range from about 25 GtCO2to more than 120 GtCO2per year by 2100. With respect to mitigation, we find that associated costs strongly depend on three factors: (1) the policy assumptions, (2) the socio-economic narrative, and (3) the stringency of the target. The carbon price for reaching the target of 2.6 W/m2that is consistent with a temperature change limit of 2 \u00b0C, differs in our analysis thus by about a factor of three across the SSP marker scenarios. Moreover, many models could not reach this target from the SSPs with high mitigation challenges. While the SSPs were designed to represent different mitigation and adaptation challenges, the resulting narratives and quantifications span a wide range of different futures broadly representative of the current literature. This allows their subsequent use and development in new assessments and research projects. Critical next steps for the community scenario process will, among others, involve regional and sectoral extensions, further elaboration of the adaptation and impacts dimension, as well as employing the SSP scenarios with th\u2026", "author" : [ { "dropping-particle" : "", "family" : "Riahi", "given" : "K.", "non-dropping-particle" : "", "parse-names" : false, "suffix" : "" }, { "dropping-particle" : "", "family" : "Vuuren", "given" : "D.P.", "non-dropping-particle" : "van", "parse-names" : false, "suffix" : "" }, { "dropping-particle" : "", "family" : "Kriegler", "given" : "E.", "non-dropping-particle" : "", "parse-names" : false, "suffix" : "" }, { "dropping-particle" : "", "family" : "Edmonds", "given" : "J.", "non-dropping-particle" : "", "parse-names" : false, "suffix" : "" }, { "dropping-particle" : "", "family" : "O'Neill", "given" : "B.C.", "non-dropping-particle" : "", "parse-names" : false, "suffix" : "" }, { "dropping-particle" : "", "family" : "Fujimori", "given" : "S.", "non-dropping-particle" : "", "parse-names" : false, "suffix" : "" }, { "dropping-particle" : "", "family" : "Bauer", "given" : "N.", "non-dropping-particle" : "", "parse-names" : false, "suffix" : "" }, { "dropping-particle" : "", "family" : "Calvin", "given" : "K.", "non-dropping-particle" : "", "parse-names" : false, "suffix" : "" }, { "dropping-particle" : "", "family" : "Dellink", "given" : "R.", "non-dropping-particle" : "", "parse-names" : false, "suffix" : "" }, { "dropping-particle" : "", "family" : "Fricko", "given" : "O.", "non-dropping-particle" : "", "parse-names" : false, "suffix" : "" }, { "dropping-particle" : "", "family" : "Lutz", "given" : "W.", "non-dropping-particle" : "", "parse-names" : false, "suffix" : "" }, { "dropping-particle" : "", "family" : "Popp", "given" : "A.", "non-dropping-particle" : "", "parse-names" : false, "suffix" : "" }, { "dropping-particle" : "", "family" : "Cuaresma", "given" : "J.C.", "non-dropping-particle" : "", "parse-names" : false, "suffix" : "" }, { "dropping-particle" : "", "family" : "KC", "given" : "S.", "non-dropping-particle" : "", "parse-names" : false, "suffix" : "" }, { "dropping-particle" : "", "family" : "Leimbach", "given" : "M.", "non-dropping-particle" : "", "parse-names" : false, "suffix" : "" }, { "dropping-particle" : "", "family" : "Jiang", "given" : "L.", "non-dropping-particle" : "", "parse-names" : false, "suffix" : "" }, { "dropping-particle" : "", "family" : "Kram", "given" : "T.", "non-dropping-particle" : "", "parse-names" : false, "suffix" : "" }, { "dropping-particle" : "", "family" : "Rao", "given" : "S.", "non-dropping-particle" : "", "parse-names" : false, "suffix" : "" }, { "dropping-particle" : "", "family" : "Emmerling", "given" : "J.", "non-dropping-particle" : "", "parse-names" : false, "suffix" : "" }, { "dropping-particle" : "", "family" : "Ebi", "given" : "K.", "non-dropping-particle" : "", "parse-names" : false, "suffix" : "" }, { "dropping-particle" : "", "family" : "Hasegawa", "given" : "T.", "non-dropping-particle" : "", "parse-names" : false, "suffix" : "" }, { "dropping-particle" : "", "family" : "Havlik", "given" : "P.", "non-dropping-particle" : "", "parse-names" : false, "suffix" : "" }, { "dropping-particle" : "", "family" : "Humpen\u00f6der", "given" : "F.", "non-dropping-particle" : "", "parse-names" : false, "suffix" : "" }, { "dropping-particle" : "", "family" : "Silva", "given" : "L.A.", "non-dropping-particle" : "Da", "parse-names" : false, "suffix" : "" }, { "dropping-particle" : "", "family" : "Smith", "given" : "S.", "non-dropping-particle" : "", "parse-names" : false, "suffix" : "" }, { "dropping-particle" : "", "family" : "Stehfest", "given" : "E.", "non-dropping-particle" : "", "parse-names" : false, "suffix" : "" }, { "dropping-particle" : "", "family" : "Bosetti", "given" : "V.", "non-dropping-particle" : "", "parse-names" : false, "suffix" : "" }, { "dropping-particle" : "", "family" : "Eom", "given" : "J.", "non-dropping-particle" : "", "parse-names" : false, "suffix" : "" }, { "dropping-particle" : "", "family" : "Gernaat", "given" : "D.", "non-dropping-particle" : "", "parse-names" : false, "suffix" : "" }, { "dropping-particle" : "", "family" : "Masui", "given" : "T.", "non-dropping-particle" : "", "parse-names" : false, "suffix" : "" }, { "dropping-particle" : "", "family" : "Rogelj", "given" : "J.", "non-dropping-particle" : "", "parse-names" : false, "suffix" : "" }, { "dropping-particle" : "", "family" : "Strefler", "given" : "J.", "non-dropping-particle" : "", "parse-names" : false, "suffix" : "" }, { "dropping-particle" : "", "family" : "Drouet", "given" : "L.", "non-dropping-particle" : "", "parse-names" : false, "suffix" : "" }, { "dropping-particle" : "", "family" : "Krey", "given" : "V.", "non-dropping-particle" : "", "parse-names" : false, "suffix" : "" }, { "dropping-particle" : "", "family" : "Luderer", "given" : "G.", "non-dropping-particle" : "", "parse-names" : false, "suffix" : "" }, { "dropping-particle" : "", "family" : "Harmsen", "given" : "M.", "non-dropping-particle" : "", "parse-names" : false, "suffix" : "" }, { "dropping-particle" : "", "family" : "Takahashi", "given" : "K.", "non-dropping-particle" : "", "parse-names" : false, "suffix" : "" }, { "dropping-particle" : "", "family" : "Baumstark", "given" : "L.", "non-dropping-particle" : "", "parse-names" : false, "suffix" : "" }, { "dropping-particle" : "", "family" : "Doelman", "given" : "J.C.", "non-dropping-particle" : "", "parse-names" : false, "suffix" : "" }, { "dropping-particle" : "", "family" : "Kainuma", "given" : "M.", "non-dropping-particle" : "", "parse-names" : false, "suffix" : "" }, { "dropping-particle" : "", "family" : "Klimont", "given" : "Z.", "non-dropping-particle" : "", "parse-names" : false, "suffix" : "" }, { "dropping-particle" : "", "family" : "Marangoni", "given" : "G.", "non-dropping-particle" : "", "parse-names" : false, "suffix" : "" }, { "dropping-particle" : "", "family" : "Lotze-Campen", "given" : "H.", "non-dropping-particle" : "", "parse-names" : false, "suffix" : "" }, { "dropping-particle" : "", "family" : "Obersteiner", "given" : "M.", "non-dropping-particle" : "", "parse-names" : false, "suffix" : "" }, { "dropping-particle" : "", "family" : "Tabeau", "given" : "A.", "non-dropping-particle" : "", "parse-names" : false, "suffix" : "" }, { "dropping-particle" : "", "family" : "Tavoni", "given" : "M.", "non-dropping-particle" : "", "parse-names" : false, "suffix" : "" } ], "container-title" : "Global Environmental Change", "id" : "ITEM-1", "issued" : { "date-parts" : [ [ "2017" ] ] }, "page" : "153-168", "title" : "The Shared Socioeconomic Pathways and their energy, land use, and greenhouse gas emissions implications: An overview", "translator" : [ { "dropping-particle" : "", "family" : "G3342", "given" : "", "non-dropping-particle" : "", "parse-names" : false, "suffix" : "" } ], "type" : "article-journal", "volume" : "42" }, "uris" : [ "http://www.mendeley.com/documents/?uuid=174a1d7d-40bf-4052-bf59-e8a04f72805e" ] }, { "id" : "ITEM-2", "itemData" : { "DOI" : "10.5194/gmd-12-1443-2019", "ISSN" : "19919603", "abstract" : "Abstract. We present a suite of nine scenarios of future emissions trajectories of anthropogenic sources, a key deliverable of the ScenarioMIP experiment within CMIP6. Integrated Assessment Model results for 14 different emissions species and 13 emissions sectors are provided for each scenario with consistent transitions from the historical data used in CMIP6 to future trajectories using automated harmonization before being downscaled to provide higher emission source spatial detail. We find that the scenarios span a wide range of end-of-century radiative forcing values, thus making this set of scenarios ideal for exploring a variety of warming pathways. The set of scenarios are bounded on the low end by a 1.9&amp;thinsp;W&amp;thinsp;m-2 scenario, ideal for analyzing a world with end-of-century temperatures well below 2&amp;thinsp;&amp;deg;C, and on the high-end by a 8.5&amp;thinsp;W&amp;thinsp;m-2 scenario, resulting in an increase in warming of nearly 5&amp;thinsp;&amp;deg;C over pre-industrial levels. Between these two extremes, scenarios are provided such that differences between forcing outcomes provide statistically significant regional temperature outcomes to maximize their usefulness for downstream experiments within CMIP6. A wide range of scenario data products are provided for the CMIP6 scientific community including global, regional, and gridded emissions datasets.", "author" : [ { "dropping-particle" : "", "family" : "Gidden", "given" : "Matthew J.", "non-dropping-particle" : "", "parse-names" : false, "suffix" : "" }, { "dropping-particle" : "", "family" : "Riahi", "given" : "Keywan", "non-dropping-particle" : "", "parse-names" : false, "suffix" : "" }, { "dropping-particle" : "", "family" : "Smith", "given" : "Steven J.", "non-dropping-particle" : "", "parse-names" : false, "suffix" : "" }, { "dropping-particle" : "", "family" : "Fujimori", "given" : "Shinichiro", "non-dropping-particle" : "", "parse-names" : false, "suffix" : "" }, { "dropping-particle" : "", "family" : "Luderer", "given" : "Gunnar", "non-dropping-particle" : "", "parse-names" : false, "suffix" : "" }, { "dropping-particle" : "", "family" : "Kriegler", "given" : "Elmar", "non-dropping-particle" : "", "parse-names" : false, "suffix" : "" }, { "dropping-particle" : "", "family" : "Vuuren", "given" : "Detlef P.", "non-dropping-particle" : "Van", "parse-names" : false, "suffix" : "" }, { "dropping-particle" : "", "family" : "Berg", "given" : "Maarten", "non-dropping-particle" : "Van Den", "parse-names" : false, "suffix" : "" }, { "dropping-particle" : "", "family" : "Feng", "given" : "Leyang", "non-dropping-particle" : "", "parse-names" : false, "suffix" : "" }, { "dropping-particle" : "", "family" : "Klein", "given" : "David", "non-dropping-particle" : "", "parse-names" : false, "suffix" : "" }, { "dropping-particle" : "", "family" : "Calvin", "given" : "Katherine", "non-dropping-particle" : "", "parse-names" : false, "suffix" : "" }, { "dropping-particle" : "", "family" : "Doelman", "given" : "Jonathan C.", "non-dropping-particle" : "", "parse-names" : false, "suffix" : "" }, { "dropping-particle" : "", "family" : "Frank", "given" : "Stefan", "non-dropping-particle" : "", "parse-names" : false, "suffix" : "" }, { "dropping-particle" : "", "family" : "Fricko", "given" : "Oliver", "non-dropping-particle" : "", "parse-names" : false, "suffix" : "" }, { "dropping-particle" : "", "family" : "Harmsen", "given" : "Mathijs", "non-dropping-particle" : "", "parse-names" : false, "suffix" : "" }, { "dropping-particle" : "", "family" : "Hasegawa", "given" : "Tomoko", "non-dropping-particle" : "", "parse-names" : false, "suffix" : "" }, { "dropping-particle" : "", "family" : "Havlik", "given" : "Petr", "non-dropping-particle" : "", "parse-names" : false, "suffix" : "" }, { "dropping-particle" : "", "family" : "Hilaire", "given" : "J\u00e9r\u00f4me", "non-dropping-particle" : "", "parse-names" : false, "suffix" : "" }, { "dropping-particle" : "", "family" : "Hoesly", "given" : "Rachel", "non-dropping-particle" : "", "parse-names" : false, "suffix" : "" }, { "dropping-particle" : "", "family" : "Horing", "given" : "Jill", "non-dropping-particle" : "", "parse-names" : false, "suffix" : "" }, { "dropping-particle" : "", "family" : "Popp", "given" : "Alexander", "non-dropping-particle" : "", "parse-names" : false, "suffix" : "" }, { "dropping-particle" : "", "family" : "Stehfest", "given" : "Elke", "non-dropping-particle" : "", "parse-names" : false, "suffix" : "" }, { "dropping-particle" : "", "family" : "Takahashi", "given" : "Kiyoshi", "non-dropping-particle" : "", "parse-names" : false, "suffix" : "" } ], "container-title" : "Geoscientific Model Development", "id" : "ITEM-2", "issue" : "4", "issued" : { "date-parts" : [ [ "2019" ] ] }, "page" : "1443-1475", "title" : "Global emissions pathways under different socioeconomic scenarios for use in CMIP6: A dataset of harmonized emissions trajectories through the end of the century", "translator" : [ { "dropping-particle" : "", "family" : "G3727", "given" : "", "non-dropping-particle" : "", "parse-names" : false, "suffix" : "" } ], "type" : "article-journal", "volume" : "12" }, "uris" : [ "http://www.mendeley.com/documents/?uuid=709c84af-7607-4748-86c2-a2b80ecdb9d5" ] }, { "id" : "ITEM-3", "itemData" : { "DOI" : "10.1038/s41558-018-0091-3", "ISSN" : "1758-6798", "abstract" : "The 2015 Paris Agreement calls for countries to pursue efforts to limit global-mean temperature rise to 1.5 \u00b0C. The transition pathways that can meet such a target have not, however, been extensively explored. Here we describe scenarios that limit end-of-century radiative forcing to 1.9 W m\u22122, and consequently restrict median warming in the year 2100 to below 1.5 \u00b0C. We use six integrated assessment models and a simple climate model, under different socio-economic, technological and resource assumptions from five Shared Socio-economic Pathways (SSPs). Some, but not all, SSPs are amenable to pathways to 1.5 \u00b0C. Successful 1.9 W m\u22122 scenarios are characterized by a rapid shift away from traditional fossil-fuel use towards large-scale low-carbon energy supplies, reduced energy use, and carbon-dioxide removal. However, 1.9 W m\u22122 scenarios could not be achieved in several models under SSPs with strong inequalities, high baseline fossil-fuel use, or scattered short-term climate policy. Further research can help policy-makers to understand the real-world implications of these scenarios.", "author" : [ { "dropping-particle" : "", "family" : "Rogelj", "given" : "Joeri", "non-dropping-particle" : "", "parse-names" : false, "suffix" : "" }, { "dropping-particle" : "", "family" : "Popp", "given" : "Alexander", "non-dropping-particle" : "", "parse-names" : false, "suffix" : "" }, { "dropping-particle" : "V", "family" : "Calvin", "given" : "Katherine", "non-dropping-particle" : "", "parse-names" : false, "suffix" : "" }, { "dropping-particle" : "", "family" : "Luderer", "given" : "Gunnar", "non-dropping-particle" : "", "parse-names" : false, "suffix" : "" }, { "dropping-particle" : "", "family" : "Emmerling", "given" : "Johannes", "non-dropping-particle" : "", "parse-names" : false, "suffix" : "" }, { "dropping-particle" : "", "family" : "Gernaat", "given" : "David", "non-dropping-particle" : "", "parse-names" : false, "suffix" : "" }, { "dropping-particle" : "", "family" : "Fujimori", "given" : "Shinichiro", "non-dropping-particle" : "", "parse-names" : false, "suffix" : "" }, { "dropping-particle" : "", "family" : "Strefler", "given" : "Jessica", "non-dropping-particle" : "", "parse-names" : false, "suffix" : "" }, { "dropping-particle" : "", "family" : "Hasegawa", "given" : "Tomoko", "non-dropping-particle" : "", "parse-names" : false, "suffix" : "" }, { "dropping-particle" : "", "family" : "Marangoni", "given" : "Giacomo", "non-dropping-particle" : "", "parse-names" : false, "suffix" : "" }, { "dropping-particle" : "", "family" : "Krey", "given" : "Volker", "non-dropping-particle" : "", "parse-names" : false, "suffix" : "" }, { "dropping-particle" : "", "family" : "Kriegler", "given" : "Elmar", "non-dropping-particle" : "", "parse-names" : false, "suffix" : "" }, { "dropping-particle" : "", "family" : "Riahi", "given" : "Keywan", "non-dropping-particle" : "", "parse-names" : false, "suffix" : "" }, { "dropping-particle" : "", "family" : "Vuuren", "given" : "Detlef P", "non-dropping-particle" : "van", "parse-names" : false, "suffix" : "" }, { "dropping-particle" : "", "family" : "Doelman", "given" : "Jonathan", "non-dropping-particle" : "", "parse-names" : false, "suffix" : "" }, { "dropping-particle" : "", "family" : "Drouet", "given" : "Laurent", "non-dropping-particle" : "", "parse-names" : false, "suffix" : "" }, { "dropping-particle" : "", "family" : "Edmonds", "given" : "Jae", "non-dropping-particle" : "", "parse-names" : false, "suffix" : "" }, { "dropping-particle" : "", "family" : "Fricko", "given" : "Oliver", "non-dropping-particle" : "", "parse-names" : false, "suffix" : "" }, { "dropping-particle" : "", "family" : "Harmsen", "given" : "Mathijs", "non-dropping-particle" : "", "parse-names" : false, "suffix" : "" }, { "dropping-particle" : "", "family" : "Havl\u00edk", "given" : "Petr", "non-dropping-particle" : "", "parse-names" : false, "suffix" : "" }, { "dropping-particle" : "", "family" : "Humpen\u00f6der", "given" : "Florian", "non-dropping-particle" : "", "parse-names" : false, "suffix" : "" }, { "dropping-particle" : "", "family" : "Stehfest", "given" : "Elke", "non-dropping-particle" : "", "parse-names" : false, "suffix" : "" }, { "dropping-particle" : "", "family" : "Tavoni", "given" : "Massimo", "non-dropping-particle" : "", "parse-names" : false, "suffix" : "" } ], "container-title" : "Nature Climate Change", "id" : "ITEM-3", "issue" : "4", "issued" : { "date-parts" : [ [ "2018" ] ] }, "page" : "325-332", "title" : "Scenarios towards limiting global mean temperature increase below 1.5 \u00b0C", "translator" : [ { "dropping-particle" : "", "family" : "G3726", "given" : "", "non-dropping-particle" : "", "parse-names" : false, "suffix" : "" } ], "type" : "article-journal", "volume" : "8" }, "uris" : [ "http://www.mendeley.com/documents/?uuid=1e552fa7-b3f7-4fdd-a2a7-bc1e05e0d1d6" ] } ], "mendeley" : { "formattedCitation" : "(Riahi et al., 2017; Rogelj et al., 2018a; Gidden et al., 2019)", "plainTextFormattedCitation" : "(Riahi et al., 2017; Rogelj et al., 2018a; Gidden et al., 2019)", "previouslyFormattedCitation" : "(Riahi et al., 2017; Rogelj et al., 2018a; Gidden et al., 2019)" }, "properties" : { "noteIndex" : 0 }, "schema" : "https://github.com/citation-style-language/schema/raw/master/csl-citation.json" }</w:instrText>
      </w:r>
      <w:r w:rsidRPr="001C68C5">
        <w:fldChar w:fldCharType="separate"/>
      </w:r>
      <w:r w:rsidR="00CB33A1">
        <w:rPr>
          <w:noProof/>
        </w:rPr>
        <w:t>(Riahi et al., 2017; Rogelj et al., 2018a; Gidden et al., 2019)</w:t>
      </w:r>
      <w:r w:rsidRPr="001C68C5">
        <w:fldChar w:fldCharType="end"/>
      </w:r>
      <w:r w:rsidRPr="001C68C5">
        <w:t xml:space="preserve"> and Representative Concentration Pathway (RCP) database </w:t>
      </w:r>
      <w:r w:rsidRPr="001C68C5">
        <w:fldChar w:fldCharType="begin" w:fldLock="1"/>
      </w:r>
      <w:r w:rsidR="00D477C7">
        <w:instrText>ADDIN CSL_CITATION { "citationItems" : [ { "id" : "ITEM-1", "itemData" : { "DOI" : "10.1007/s10584-011-0148-z", "ISSN" : "1573-1480", "abstract" : "This paper summarizes the development process and main characteristics of the Representative Concentration Pathways (RCPs), a set of four new pathways developed for the climate modeling community as a basis for long-term and near-term modeling experiments. The four RCPs together span the range of year 2100 radiative forcing values found in the open literature, i.e. from 2.6 to 8.5 W/m2. The RCPs are the product of an innovative collaboration between integrated assessment modelers, climate modelers, terrestrial ecosystem modelers and emission inventory experts. The resulting product forms a comprehensive data set with high spatial and sectoral resolutions for the period extending to 2100. Land use and emissions of air pollutants and greenhouse gases are reported mostly at a 0.5{\\thinspace}{\\texttimes}{\\thinspace}0.5 degree spatial resolution, with air pollutants also provided per sector (for well-mixed gases, a coarser resolution is used). The underlying integrated assessment model outputs for land use, atmospheric emissions and concentration data were harmonized across models and scenarios to ensure consistency with historical observations while preserving individual scenario trends. For most variables, the RCPs cover a wide range of the existing literature. The RCPs are supplemented with extensions (Extended Concentration Pathways, ECPs), which allow climate modeling experiments through the year 2300. The RCPs are an important development in climate research and provide a potential foundation for further research and assessment, including emissions mitigation and impact analysis.", "author" : [ { "dropping-particle" : "", "family" : "Vuuren", "given" : "Detlef P", "non-dropping-particle" : "van", "parse-names" : false, "suffix" : "" }, { "dropping-particle" : "", "family" : "Edmonds", "given" : "Jae", "non-dropping-particle" : "", "parse-names" : false, "suffix" : "" }, { "dropping-particle" : "", "family" : "Kainuma", "given" : "Mikiko", "non-dropping-particle" : "", "parse-names" : false, "suffix" : "" }, { "dropping-particle" : "", "family" : "Riahi", "given" : "Keywan", "non-dropping-particle" : "", "parse-names" : false, "suffix" : "" }, { "dropping-particle" : "", "family" : "Thomson", "given" : "Allison", "non-dropping-particle" : "", "parse-names" : false, "suffix" : "" }, { "dropping-particle" : "", "family" : "Hibbard", "given" : "Kathy", "non-dropping-particle" : "", "parse-names" : false, "suffix" : "" }, { "dropping-particle" : "", "family" : "Hurtt", "given" : "George C", "non-dropping-particle" : "", "parse-names" : false, "suffix" : "" }, { "dropping-particle" : "", "family" : "Kram", "given" : "Tom", "non-dropping-particle" : "", "parse-names" : false, "suffix" : "" }, { "dropping-particle" : "", "family" : "Krey", "given" : "Volker", "non-dropping-particle" : "", "parse-names" : false, "suffix" : "" }, { "dropping-particle" : "", "family" : "Lamarque", "given" : "Jean-Francois", "non-dropping-particle" : "", "parse-names" : false, "suffix" : "" }, { "dropping-particle" : "", "family" : "Masui", "given" : "Toshihiko", "non-dropping-particle" : "", "parse-names" : false, "suffix" : "" }, { "dropping-particle" : "", "family" : "Meinshausen", "given" : "Malte", "non-dropping-particle" : "", "parse-names" : false, "suffix" : "" }, { "dropping-particle" : "", "family" : "Nakicenovic", "given" : "Nebojsa", "non-dropping-particle" : "", "parse-names" : false, "suffix" : "" }, { "dropping-particle" : "", "family" : "Smith", "given" : "Steven J", "non-dropping-particle" : "", "parse-names" : false, "suffix" : "" }, { "dropping-particle" : "", "family" : "Rose", "given" : "Steven K", "non-dropping-particle" : "", "parse-names" : false, "suffix" : "" } ], "container-title" : "Climatic Change", "id" : "ITEM-1", "issue" : "1", "issued" : { "date-parts" : [ [ "2011", "8" ] ] }, "page" : "5", "title" : "The representative concentration pathways: an overview", "translator" : [ { "dropping-particle" : "", "family" : "G3725", "given" : "", "non-dropping-particle" : "", "parse-names" : false, "suffix" : "" } ], "type" : "article-journal", "volume" : "109" }, "uris" : [ "http://www.mendeley.com/documents/?uuid=9db49072-b128-42ec-9488-2505fb0f4583" ] } ], "mendeley" : { "formattedCitation" : "(van Vuuren et al., 2011)", "plainTextFormattedCitation" : "(van Vuuren et al., 2011)", "previouslyFormattedCitation" : "(van Vuuren et al., 2011)" }, "properties" : { "noteIndex" : 0 }, "schema" : "https://github.com/citation-style-language/schema/raw/master/csl-citation.json" }</w:instrText>
      </w:r>
      <w:r w:rsidRPr="001C68C5">
        <w:fldChar w:fldCharType="separate"/>
      </w:r>
      <w:r w:rsidR="00CB33A1">
        <w:rPr>
          <w:noProof/>
        </w:rPr>
        <w:t>(van Vuuren et al., 2011)</w:t>
      </w:r>
      <w:r w:rsidRPr="001C68C5">
        <w:fldChar w:fldCharType="end"/>
      </w:r>
      <w:r w:rsidRPr="001C68C5">
        <w:t>.</w:t>
      </w:r>
      <w:r w:rsidR="00015FA2">
        <w:t xml:space="preserve"> </w:t>
      </w:r>
      <w:r w:rsidR="00015FA2" w:rsidRPr="004369BC">
        <w:rPr>
          <w:rFonts w:cs="Times New Roman"/>
          <w:szCs w:val="20"/>
        </w:rPr>
        <w:t xml:space="preserve">Further details on data sources and processing are available in the chapter data table (Table </w:t>
      </w:r>
      <w:r w:rsidR="00015FA2">
        <w:rPr>
          <w:rFonts w:cs="Times New Roman"/>
          <w:szCs w:val="20"/>
        </w:rPr>
        <w:t>6.SM.1</w:t>
      </w:r>
      <w:r w:rsidR="00015FA2" w:rsidRPr="004369BC">
        <w:rPr>
          <w:rFonts w:cs="Times New Roman"/>
          <w:szCs w:val="20"/>
        </w:rPr>
        <w:t>).</w:t>
      </w:r>
    </w:p>
    <w:p w14:paraId="2E487CC6" w14:textId="77777777" w:rsidR="0035542F" w:rsidRPr="00C73EEC" w:rsidRDefault="0035542F" w:rsidP="00D5630D">
      <w:pPr>
        <w:pStyle w:val="AR6BodyText"/>
        <w:rPr>
          <w:rFonts w:cs="Times New Roman"/>
          <w:color w:val="000000" w:themeColor="text1"/>
          <w:lang w:val="en-GB" w:eastAsia="en-US"/>
        </w:rPr>
      </w:pPr>
    </w:p>
    <w:p w14:paraId="2DE775F9" w14:textId="77777777" w:rsidR="0035542F" w:rsidRPr="001C68C5" w:rsidRDefault="0035542F" w:rsidP="00D5630D">
      <w:pPr>
        <w:pStyle w:val="AR6Chap6Figure"/>
        <w:numPr>
          <w:ilvl w:val="0"/>
          <w:numId w:val="0"/>
        </w:numPr>
        <w:rPr>
          <w:b/>
          <w:bCs/>
          <w:lang w:val="en-GB"/>
        </w:rPr>
      </w:pPr>
      <w:r w:rsidRPr="001C68C5">
        <w:rPr>
          <w:b/>
          <w:bCs/>
          <w:lang w:val="en-GB"/>
        </w:rPr>
        <w:t xml:space="preserve">[END FIGURE 6.19 HERE] </w:t>
      </w:r>
    </w:p>
    <w:p w14:paraId="23A59438" w14:textId="68239CEA" w:rsidR="0035542F" w:rsidRDefault="0035542F" w:rsidP="00D5630D">
      <w:pPr>
        <w:pStyle w:val="AR6BodyText"/>
        <w:rPr>
          <w:rFonts w:cs="Times New Roman"/>
          <w:color w:val="000000" w:themeColor="text1"/>
          <w:lang w:val="en-GB" w:eastAsia="en-US"/>
        </w:rPr>
      </w:pPr>
    </w:p>
    <w:p w14:paraId="3947B651" w14:textId="77777777" w:rsidR="002A65DE" w:rsidRPr="00C73EEC" w:rsidRDefault="002A65DE" w:rsidP="00D5630D">
      <w:pPr>
        <w:pStyle w:val="AR6BodyText"/>
        <w:rPr>
          <w:rFonts w:cs="Times New Roman"/>
          <w:color w:val="000000" w:themeColor="text1"/>
          <w:lang w:val="en-GB" w:eastAsia="en-US"/>
        </w:rPr>
      </w:pPr>
    </w:p>
    <w:p w14:paraId="2233FC1E" w14:textId="3AB7F375" w:rsidR="0035542F" w:rsidRPr="007D361D" w:rsidRDefault="0035542F" w:rsidP="00D5630D">
      <w:pPr>
        <w:pStyle w:val="AR6BodyText"/>
        <w:rPr>
          <w:rFonts w:cs="Times New Roman"/>
          <w:color w:val="000000" w:themeColor="text1"/>
          <w:lang w:val="en-GB" w:eastAsia="en-US"/>
        </w:rPr>
      </w:pPr>
      <w:r w:rsidRPr="00C73EEC">
        <w:rPr>
          <w:rFonts w:cs="Times New Roman"/>
          <w:color w:val="000000" w:themeColor="text1"/>
          <w:lang w:val="en-GB" w:eastAsia="en-US"/>
        </w:rPr>
        <w:t xml:space="preserve">Until </w:t>
      </w:r>
      <w:commentRangeStart w:id="5701"/>
      <w:r w:rsidRPr="00C73EEC">
        <w:rPr>
          <w:rFonts w:cs="Times New Roman"/>
          <w:color w:val="000000" w:themeColor="text1"/>
          <w:lang w:val="en-GB" w:eastAsia="en-US"/>
        </w:rPr>
        <w:t>mid-century</w:t>
      </w:r>
      <w:commentRangeEnd w:id="5701"/>
      <w:r w:rsidR="00E44CF1">
        <w:rPr>
          <w:rStyle w:val="Marquedecommentaire"/>
          <w:lang w:val="en-GB"/>
        </w:rPr>
        <w:commentReference w:id="5701"/>
      </w:r>
      <w:r w:rsidRPr="00C73EEC">
        <w:rPr>
          <w:rFonts w:cs="Times New Roman"/>
          <w:color w:val="000000" w:themeColor="text1"/>
          <w:lang w:val="en-GB" w:eastAsia="en-US"/>
        </w:rPr>
        <w:t>, SSP3-7.0 and SSP5-8.5 scenarios project no reduction in NO</w:t>
      </w:r>
      <w:r w:rsidRPr="00596CDD">
        <w:rPr>
          <w:rFonts w:cs="Times New Roman"/>
          <w:iCs/>
          <w:color w:val="000000" w:themeColor="text1"/>
          <w:vertAlign w:val="subscript"/>
          <w:lang w:val="en-GB" w:eastAsia="en-US"/>
          <w:rPrChange w:id="5702" w:author="Lucy Cowie" w:date="2021-07-28T19:46:00Z">
            <w:rPr>
              <w:rFonts w:cs="Times New Roman"/>
              <w:i/>
              <w:color w:val="000000" w:themeColor="text1"/>
              <w:vertAlign w:val="subscript"/>
              <w:lang w:val="en-GB" w:eastAsia="en-US"/>
            </w:rPr>
          </w:rPrChange>
        </w:rPr>
        <w:t>x</w:t>
      </w:r>
      <w:r w:rsidRPr="00C73EEC">
        <w:rPr>
          <w:rFonts w:cs="Times New Roman"/>
          <w:color w:val="000000" w:themeColor="text1"/>
          <w:lang w:val="en-GB" w:eastAsia="en-US"/>
        </w:rPr>
        <w:t xml:space="preserve"> emissions at the global level with decline in most OECD countries and East Asia, driven by existing legislation in power, industry</w:t>
      </w:r>
      <w:del w:id="5703" w:author="Lucy Cowie" w:date="2021-07-28T19:46:00Z">
        <w:r w:rsidRPr="00C73EEC" w:rsidDel="00BF66BD">
          <w:rPr>
            <w:rFonts w:cs="Times New Roman"/>
            <w:color w:val="000000" w:themeColor="text1"/>
            <w:lang w:val="en-GB" w:eastAsia="en-US"/>
          </w:rPr>
          <w:delText>,</w:delText>
        </w:r>
      </w:del>
      <w:r w:rsidRPr="00C73EEC">
        <w:rPr>
          <w:rFonts w:cs="Times New Roman"/>
          <w:color w:val="000000" w:themeColor="text1"/>
          <w:lang w:val="en-GB" w:eastAsia="en-US"/>
        </w:rPr>
        <w:t xml:space="preserve"> and transportation</w:t>
      </w:r>
      <w:ins w:id="5704" w:author="Lucy Cowie" w:date="2021-07-28T19:46:00Z">
        <w:r w:rsidR="00BF66BD">
          <w:rPr>
            <w:rFonts w:cs="Times New Roman"/>
            <w:color w:val="000000" w:themeColor="text1"/>
            <w:lang w:val="en-GB" w:eastAsia="en-US"/>
          </w:rPr>
          <w:t xml:space="preserve"> (</w:t>
        </w:r>
      </w:ins>
      <w:del w:id="5705" w:author="Lucy Cowie" w:date="2021-07-28T19:46:00Z">
        <w:r w:rsidRPr="00C73EEC" w:rsidDel="00BF66BD">
          <w:rPr>
            <w:rFonts w:cs="Times New Roman"/>
            <w:color w:val="000000" w:themeColor="text1"/>
            <w:lang w:val="en-GB" w:eastAsia="en-US"/>
          </w:rPr>
          <w:delText xml:space="preserve">, </w:delText>
        </w:r>
      </w:del>
      <w:r w:rsidRPr="00C73EEC">
        <w:rPr>
          <w:rFonts w:cs="Times New Roman"/>
          <w:color w:val="000000" w:themeColor="text1"/>
          <w:lang w:val="en-GB" w:eastAsia="en-US"/>
        </w:rPr>
        <w:t>e.g., Tong et al.</w:t>
      </w:r>
      <w:ins w:id="5706" w:author="Lucy Cowie" w:date="2021-07-28T19:47:00Z">
        <w:r w:rsidR="00BF66BD">
          <w:rPr>
            <w:rFonts w:cs="Times New Roman"/>
            <w:color w:val="000000" w:themeColor="text1"/>
            <w:lang w:val="en-GB" w:eastAsia="en-US"/>
          </w:rPr>
          <w:t>,</w:t>
        </w:r>
      </w:ins>
      <w:r w:rsidRPr="00C73EEC">
        <w:rPr>
          <w:rFonts w:cs="Times New Roman"/>
          <w:color w:val="000000" w:themeColor="text1"/>
          <w:lang w:val="en-GB" w:eastAsia="en-US"/>
        </w:rPr>
        <w:t xml:space="preserve"> </w:t>
      </w:r>
      <w:commentRangeStart w:id="5707"/>
      <w:r w:rsidRPr="00C73EEC">
        <w:rPr>
          <w:rFonts w:cs="Times New Roman"/>
          <w:color w:val="000000" w:themeColor="text1"/>
          <w:lang w:val="en-GB" w:eastAsia="en-US"/>
        </w:rPr>
        <w:fldChar w:fldCharType="begin" w:fldLock="1"/>
      </w:r>
      <w:r w:rsidR="00D477C7">
        <w:rPr>
          <w:rFonts w:cs="Times New Roman"/>
          <w:color w:val="000000" w:themeColor="text1"/>
          <w:lang w:val="en-GB" w:eastAsia="en-US"/>
        </w:rPr>
        <w:instrText>ADDIN CSL_CITATION { "citationItems" : [ { "id" : "ITEM-1", "itemData" : { "DOI" : "doi.org/10.5194/acp-20-5729-2020", "author" : [ { "dropping-particle" : "", "family" : "Tong", "given" : "D", "non-dropping-particle" : "", "parse-names" : false, "suffix" : "" }, { "dropping-particle" : "", "family" : "Cheng", "given" : "J", "non-dropping-particle" : "", "parse-names" : false, "suffix" : "" }, { "dropping-particle" : "", "family" : "Liu", "given" : "Y", "non-dropping-particle" : "", "parse-names" : false, "suffix" : "" }, { "dropping-particle" : "", "family" : "Yu", "given" : "S", "non-dropping-particle" : "", "parse-names" : false, "suffix" : "" }, { "dropping-particle" : "", "family" : "Yan", "given" : "L", "non-dropping-particle" : "", "parse-names" : false, "suffix" : "" }, { "dropping-particle" : "", "family" : "Hong", "given" : "C", "non-dropping-particle" : "", "parse-names" : false, "suffix" : "" }, { "dropping-particle" : "", "family" : "Qin", "given" : "Y", "non-dropping-particle" : "", "parse-names" : false, "suffix" : "" }, { "dropping-particle" : "", "family" : "Zhao", "given" : "H", "non-dropping-particle" : "", "parse-names" : false, "suffix" : "" }, { "dropping-particle" : "", "family" : "Zheng", "given" : "Y", "non-dropping-particle" : "", "parse-names" : false, "suffix" : "" }, { "dropping-particle" : "", "family" : "Geng", "given" : "G", "non-dropping-particle" : "", "parse-names" : false, "suffix" : "" }, { "dropping-particle" : "", "family" : "Li", "given" : "M", "non-dropping-particle" : "", "parse-names" : false, "suffix" : "" }, { "dropping-particle" : "", "family" : "Liu", "given" : "F", "non-dropping-particle" : "", "parse-names" : false, "suffix" : "" }, { "dropping-particle" : "", "family" : "Zhang", "given" : "Y", "non-dropping-particle" : "", "parse-names" : false, "suffix" : "" }, { "dropping-particle" : "", "family" : "Zheng", "given" : "B", "non-dropping-particle" : "", "parse-names" : false, "suffix" : "" }, { "dropping-particle" : "", "family" : "Clarke", "given" : "L", "non-dropping-particle" : "", "parse-names" : false, "suffix" : "" }, { "dropping-particle" : "", "family" : "Zhang", "given" : "Q", "non-dropping-particle" : "", "parse-names" : false, "suffix" : "" } ], "container-title" : "Atmospheric Chemistry and Physics", "id" : "ITEM-1", "issue" : "9", "issued" : { "date-parts" : [ [ "2020" ] ] }, "page" : "5729-5757", "title" : "Dynamic projection of anthropogenic emissions in China: methodology and 2015--2050 emission pathways under a range of socioeconomic, climate policy, and pollution control scenarios", "translator" : [ { "dropping-particle" : "", "family" : "G4042", "given" : "", "non-dropping-particle" : "", "parse-names" : false, "suffix" : "" } ], "type" : "article-journal", "volume" : "20" }, "suppress-author" : 1, "uris" : [ "http://www.mendeley.com/documents/?uuid=303e94a6-2711-40dd-922b-6c2383b4bb9f" ] } ], "mendeley" : { "formattedCitation" : "(2020)", "plainTextFormattedCitation" : "(2020)", "previouslyFormattedCitation" : "(2020)" }, "properties" : { "noteIndex" : 0 }, "schema" : "https://github.com/citation-style-language/schema/raw/master/csl-citation.json" }</w:instrText>
      </w:r>
      <w:r w:rsidRPr="00C73EEC">
        <w:rPr>
          <w:rFonts w:cs="Times New Roman"/>
          <w:color w:val="000000" w:themeColor="text1"/>
          <w:lang w:val="en-GB" w:eastAsia="en-US"/>
        </w:rPr>
        <w:fldChar w:fldCharType="separate"/>
      </w:r>
      <w:del w:id="5708" w:author="Lucy Cowie" w:date="2021-07-28T19:46:00Z">
        <w:r w:rsidR="00CB33A1" w:rsidDel="00BF66BD">
          <w:rPr>
            <w:rFonts w:cs="Times New Roman"/>
            <w:noProof/>
            <w:color w:val="000000" w:themeColor="text1"/>
            <w:lang w:val="en-GB" w:eastAsia="en-US"/>
          </w:rPr>
          <w:delText>(</w:delText>
        </w:r>
      </w:del>
      <w:r w:rsidR="00CB33A1">
        <w:rPr>
          <w:rFonts w:cs="Times New Roman"/>
          <w:noProof/>
          <w:color w:val="000000" w:themeColor="text1"/>
          <w:lang w:val="en-GB" w:eastAsia="en-US"/>
        </w:rPr>
        <w:t>2020)</w:t>
      </w:r>
      <w:r w:rsidRPr="00C73EEC">
        <w:rPr>
          <w:rFonts w:cs="Times New Roman"/>
          <w:color w:val="000000" w:themeColor="text1"/>
          <w:lang w:val="en-GB" w:eastAsia="en-US"/>
        </w:rPr>
        <w:fldChar w:fldCharType="end"/>
      </w:r>
      <w:commentRangeEnd w:id="5707"/>
      <w:r w:rsidR="00CB33A1">
        <w:rPr>
          <w:rStyle w:val="Marquedecommentaire"/>
        </w:rPr>
        <w:commentReference w:id="5707"/>
      </w:r>
      <w:r w:rsidRPr="00C73EEC">
        <w:rPr>
          <w:rFonts w:cs="Times New Roman"/>
          <w:color w:val="000000" w:themeColor="text1"/>
          <w:lang w:val="en-GB" w:eastAsia="en-US"/>
        </w:rPr>
        <w:t xml:space="preserve">, and continued increase in the rest of the world </w:t>
      </w:r>
      <w:r w:rsidRPr="00C73EEC">
        <w:rPr>
          <w:bCs/>
          <w:color w:val="000000" w:themeColor="text1"/>
          <w:lang w:val="en-GB"/>
        </w:rPr>
        <w:t>(Figure</w:t>
      </w:r>
      <w:ins w:id="5709" w:author="Lucy Cowie" w:date="2021-07-28T19:47:00Z">
        <w:r w:rsidR="00BF66BD">
          <w:rPr>
            <w:bCs/>
            <w:color w:val="000000" w:themeColor="text1"/>
            <w:lang w:val="en-GB"/>
          </w:rPr>
          <w:t>s</w:t>
        </w:r>
      </w:ins>
      <w:r w:rsidRPr="00C73EEC">
        <w:rPr>
          <w:bCs/>
          <w:color w:val="000000" w:themeColor="text1"/>
          <w:lang w:val="en-GB"/>
        </w:rPr>
        <w:t xml:space="preserve"> 6.18 and 6.19)</w:t>
      </w:r>
      <w:r w:rsidRPr="00C73EEC">
        <w:rPr>
          <w:rFonts w:cs="Times New Roman"/>
          <w:color w:val="000000" w:themeColor="text1"/>
          <w:lang w:val="en-GB" w:eastAsia="en-US"/>
        </w:rPr>
        <w:t>. Towards the end of the century, similar trends continue in SSP3-7.0 while emissions in SSP5 decline</w:t>
      </w:r>
      <w:r w:rsidRPr="007D361D">
        <w:rPr>
          <w:rFonts w:cs="Times New Roman"/>
          <w:color w:val="000000" w:themeColor="text1"/>
          <w:lang w:val="en-GB" w:eastAsia="en-US"/>
        </w:rPr>
        <w:t xml:space="preserve"> strongly owing to faster technological progress and stronger air</w:t>
      </w:r>
      <w:ins w:id="5710" w:author="Lucy Cowie" w:date="2021-07-28T19:47:00Z">
        <w:r w:rsidR="00764AA3">
          <w:rPr>
            <w:rFonts w:cs="Times New Roman"/>
            <w:color w:val="000000" w:themeColor="text1"/>
            <w:lang w:val="en-GB" w:eastAsia="en-US"/>
          </w:rPr>
          <w:t>-</w:t>
        </w:r>
      </w:ins>
      <w:del w:id="5711" w:author="Lucy Cowie" w:date="2021-07-28T19:47:00Z">
        <w:r w:rsidRPr="007D361D" w:rsidDel="00764AA3">
          <w:rPr>
            <w:rFonts w:cs="Times New Roman"/>
            <w:color w:val="000000" w:themeColor="text1"/>
            <w:lang w:val="en-GB" w:eastAsia="en-US"/>
          </w:rPr>
          <w:delText xml:space="preserve"> </w:delText>
        </w:r>
      </w:del>
      <w:r w:rsidRPr="007D361D">
        <w:rPr>
          <w:rFonts w:cs="Times New Roman"/>
          <w:color w:val="000000" w:themeColor="text1"/>
          <w:lang w:val="en-GB" w:eastAsia="en-US"/>
        </w:rPr>
        <w:t xml:space="preserve">quality action </w:t>
      </w:r>
      <w:r w:rsidRPr="007D361D">
        <w:rPr>
          <w:rFonts w:cs="Times New Roman"/>
          <w:color w:val="000000" w:themeColor="text1"/>
          <w:lang w:val="en-GB" w:eastAsia="en-US"/>
        </w:rPr>
        <w:fldChar w:fldCharType="begin" w:fldLock="1"/>
      </w:r>
      <w:r w:rsidR="00D477C7">
        <w:rPr>
          <w:rFonts w:cs="Times New Roman"/>
          <w:color w:val="000000" w:themeColor="text1"/>
          <w:lang w:val="en-GB" w:eastAsia="en-US"/>
        </w:rPr>
        <w:instrText>ADDIN CSL_CITATION { "citationItems" : [ { "id" : "ITEM-1", "itemData" : { "DOI" : "10.1016/j.gloenvcha.2016.05.009", "ISSN" : "09593780", "abstract" : "\u00a9 2017 The Authors This paper presents the overview of the Shared Socioeconomic Pathways (SSPs) and their energy, land use, and emissions implications. The SSPs are part of a new scenario framework, established by the climate change research community in order to facilitate the integrated analysis of future climate impacts, vulnerabilities, adaptation, and mitigation. The pathways were developed over the last years as a joint community effort and describe plausible major global developments that together would lead in the future to different challenges for mitigation and adaptation to climate change. The SSPs are based on five narratives describing alternative socio-economic developments, including sustainable development, regional rivalry, inequality, fossil-fueled development, and middle-of-the-road development. The long-term demographic and economic projections of the SSPs depict a wide uncertainty range consistent with the scenario literature. A multi-model approach was used for the elaboration of the energy, land-use and the emissions trajectories of SSP-based scenarios. The baseline scenarios lead to global energy consumption of 400\u20131200 EJ in 2100, and feature vastly different land-use dynamics, ranging from a possible reduction in cropland area up to a massive expansion by more than 700 million hectares by 2100. The associated annual CO2emissions of the baseline scenarios range from about 25 GtCO2to more than 120 GtCO2per year by 2100. With respect to mitigation, we find that associated costs strongly depend on three factors: (1) the policy assumptions, (2) the socio-economic narrative, and (3) the stringency of the target. The carbon price for reaching the target of 2.6 W/m2that is consistent with a temperature change limit of 2 \u00b0C, differs in our analysis thus by about a factor of three across the SSP marker scenarios. Moreover, many models could not reach this target from the SSPs with high mitigation challenges. While the SSPs were designed to represent different mitigation and adaptation challenges, the resulting narratives and quantifications span a wide range of different futures broadly representative of the current literature. This allows their subsequent use and development in new assessments and research projects. Critical next steps for the community scenario process will, among others, involve regional and sectoral extensions, further elaboration of the adaptation and impacts dimension, as well as employing the SSP scenarios with th\u2026", "author" : [ { "dropping-particle" : "", "family" : "Riahi", "given" : "K.", "non-dropping-particle" : "", "parse-names" : false, "suffix" : "" }, { "dropping-particle" : "", "family" : "Vuuren", "given" : "D.P.", "non-dropping-particle" : "van", "parse-names" : false, "suffix" : "" }, { "dropping-particle" : "", "family" : "Kriegler", "given" : "E.", "non-dropping-particle" : "", "parse-names" : false, "suffix" : "" }, { "dropping-particle" : "", "family" : "Edmonds", "given" : "J.", "non-dropping-particle" : "", "parse-names" : false, "suffix" : "" }, { "dropping-particle" : "", "family" : "O'Neill", "given" : "B.C.", "non-dropping-particle" : "", "parse-names" : false, "suffix" : "" }, { "dropping-particle" : "", "family" : "Fujimori", "given" : "S.", "non-dropping-particle" : "", "parse-names" : false, "suffix" : "" }, { "dropping-particle" : "", "family" : "Bauer", "given" : "N.", "non-dropping-particle" : "", "parse-names" : false, "suffix" : "" }, { "dropping-particle" : "", "family" : "Calvin", "given" : "K.", "non-dropping-particle" : "", "parse-names" : false, "suffix" : "" }, { "dropping-particle" : "", "family" : "Dellink", "given" : "R.", "non-dropping-particle" : "", "parse-names" : false, "suffix" : "" }, { "dropping-particle" : "", "family" : "Fricko", "given" : "O.", "non-dropping-particle" : "", "parse-names" : false, "suffix" : "" }, { "dropping-particle" : "", "family" : "Lutz", "given" : "W.", "non-dropping-particle" : "", "parse-names" : false, "suffix" : "" }, { "dropping-particle" : "", "family" : "Popp", "given" : "A.", "non-dropping-particle" : "", "parse-names" : false, "suffix" : "" }, { "dropping-particle" : "", "family" : "Cuaresma", "given" : "J.C.", "non-dropping-particle" : "", "parse-names" : false, "suffix" : "" }, { "dropping-particle" : "", "family" : "KC", "given" : "S.", "non-dropping-particle" : "", "parse-names" : false, "suffix" : "" }, { "dropping-particle" : "", "family" : "Leimbach", "given" : "M.", "non-dropping-particle" : "", "parse-names" : false, "suffix" : "" }, { "dropping-particle" : "", "family" : "Jiang", "given" : "L.", "non-dropping-particle" : "", "parse-names" : false, "suffix" : "" }, { "dropping-particle" : "", "family" : "Kram", "given" : "T.", "non-dropping-particle" : "", "parse-names" : false, "suffix" : "" }, { "dropping-particle" : "", "family" : "Rao", "given" : "S.", "non-dropping-particle" : "", "parse-names" : false, "suffix" : "" }, { "dropping-particle" : "", "family" : "Emmerling", "given" : "J.", "non-dropping-particle" : "", "parse-names" : false, "suffix" : "" }, { "dropping-particle" : "", "family" : "Ebi", "given" : "K.", "non-dropping-particle" : "", "parse-names" : false, "suffix" : "" }, { "dropping-particle" : "", "family" : "Hasegawa", "given" : "T.", "non-dropping-particle" : "", "parse-names" : false, "suffix" : "" }, { "dropping-particle" : "", "family" : "Havlik", "given" : "P.", "non-dropping-particle" : "", "parse-names" : false, "suffix" : "" }, { "dropping-particle" : "", "family" : "Humpen\u00f6der", "given" : "F.", "non-dropping-particle" : "", "parse-names" : false, "suffix" : "" }, { "dropping-particle" : "", "family" : "Silva", "given" : "L.A.", "non-dropping-particle" : "Da", "parse-names" : false, "suffix" : "" }, { "dropping-particle" : "", "family" : "Smith", "given" : "S.", "non-dropping-particle" : "", "parse-names" : false, "suffix" : "" }, { "dropping-particle" : "", "family" : "Stehfest", "given" : "E.", "non-dropping-particle" : "", "parse-names" : false, "suffix" : "" }, { "dropping-particle" : "", "family" : "Bosetti", "given" : "V.", "non-dropping-particle" : "", "parse-names" : false, "suffix" : "" }, { "dropping-particle" : "", "family" : "Eom", "given" : "J.", "non-dropping-particle" : "", "parse-names" : false, "suffix" : "" }, { "dropping-particle" : "", "family" : "Gernaat", "given" : "D.", "non-dropping-particle" : "", "parse-names" : false, "suffix" : "" }, { "dropping-particle" : "", "family" : "Masui", "given" : "T.", "non-dropping-particle" : "", "parse-names" : false, "suffix" : "" }, { "dropping-particle" : "", "family" : "Rogelj", "given" : "J.", "non-dropping-particle" : "", "parse-names" : false, "suffix" : "" }, { "dropping-particle" : "", "family" : "Strefler", "given" : "J.", "non-dropping-particle" : "", "parse-names" : false, "suffix" : "" }, { "dropping-particle" : "", "family" : "Drouet", "given" : "L.", "non-dropping-particle" : "", "parse-names" : false, "suffix" : "" }, { "dropping-particle" : "", "family" : "Krey", "given" : "V.", "non-dropping-particle" : "", "parse-names" : false, "suffix" : "" }, { "dropping-particle" : "", "family" : "Luderer", "given" : "G.", "non-dropping-particle" : "", "parse-names" : false, "suffix" : "" }, { "dropping-particle" : "", "family" : "Harmsen", "given" : "M.", "non-dropping-particle" : "", "parse-names" : false, "suffix" : "" }, { "dropping-particle" : "", "family" : "Takahashi", "given" : "K.", "non-dropping-particle" : "", "parse-names" : false, "suffix" : "" }, { "dropping-particle" : "", "family" : "Baumstark", "given" : "L.", "non-dropping-particle" : "", "parse-names" : false, "suffix" : "" }, { "dropping-particle" : "", "family" : "Doelman", "given" : "J.C.", "non-dropping-particle" : "", "parse-names" : false, "suffix" : "" }, { "dropping-particle" : "", "family" : "Kainuma", "given" : "M.", "non-dropping-particle" : "", "parse-names" : false, "suffix" : "" }, { "dropping-particle" : "", "family" : "Klimont", "given" : "Z.", "non-dropping-particle" : "", "parse-names" : false, "suffix" : "" }, { "dropping-particle" : "", "family" : "Marangoni", "given" : "G.", "non-dropping-particle" : "", "parse-names" : false, "suffix" : "" }, { "dropping-particle" : "", "family" : "Lotze-Campen", "given" : "H.", "non-dropping-particle" : "", "parse-names" : false, "suffix" : "" }, { "dropping-particle" : "", "family" : "Obersteiner", "given" : "M.", "non-dropping-particle" : "", "parse-names" : false, "suffix" : "" }, { "dropping-particle" : "", "family" : "Tabeau", "given" : "A.", "non-dropping-particle" : "", "parse-names" : false, "suffix" : "" }, { "dropping-particle" : "", "family" : "Tavoni", "given" : "M.", "non-dropping-particle" : "", "parse-names" : false, "suffix" : "" } ], "container-title" : "Global Environmental Change", "id" : "ITEM-1", "issued" : { "date-parts" : [ [ "2017" ] ] }, "page" : "153-168", "title" : "The Shared Socioeconomic Pathways and their energy, land use, and greenhouse gas emissions implications: An overview", "translator" : [ { "dropping-particle" : "", "family" : "G3342", "given" : "", "non-dropping-particle" : "", "parse-names" : false, "suffix" : "" } ], "type" : "article-journal", "volume" : "42" }, "uris" : [ "http://www.mendeley.com/documents/?uuid=174a1d7d-40bf-4052-bf59-e8a04f72805e" ] }, { "id" : "ITEM-2", "itemData" : { "DOI" : "10.1016/j.gloenvcha.2016.05.012", "ISBN" : "0959-3780", "ISSN" : "09593780", "abstract" : "Emissions of air pollutants such as sulfur and nitrogen oxides and particulates have significant health impacts as well as effects on natural and anthropogenic ecosystems. These same emissions also can change atmospheric chemistry and the planetary energy balance, thereby impacting global and regional climate. Long-term scenarios for air pollutant emissions are needed as inputs to global climate and chemistry models, and for analysis linking air pollutant impacts across sectors. In this paper we present methodology and results for air pollutant emissions in Shared Socioeconomic Pathways (SSP) scenarios. We first present a set of three air pollution narratives that describe high, central, and low pollution control ambitions over the 21st century. These narratives are then translated into quantitative guidance for use in integrated assessment models. The resulting pollutant emission trajectories under the SSP scenarios cover a wider range than the scenarios used in previous international climate model comparisons. In the SSP3 and SSP4 scenarios, where economic, institutional and technological limitations slow air quality improvements, global pollutant emissions over the 21stcentury can be comparable to current levels. Pollutant emissions in the SSP1 scenarios fall to low levels due to the assumption of technological advances and successful global action to control emissions.", "author" : [ { "dropping-particle" : "", "family" : "Rao", "given" : "Shilpa", "non-dropping-particle" : "", "parse-names" : false, "suffix" : "" }, { "dropping-particle" : "", "family" : "Klimont", "given" : "Zbigniew", "non-dropping-particle" : "", "parse-names" : false, "suffix" : "" }, { "dropping-particle" : "", "family" : "Smith", "given" : "Steven J.", "non-dropping-particle" : "", "parse-names" : false, "suffix" : "" }, { "dropping-particle" : "", "family" : "Dingenen", "given" : "Rita", "non-dropping-particle" : "Van", "parse-names" : false, "suffix" : "" }, { "dropping-particle" : "", "family" : "Dentener", "given" : "Frank", "non-dropping-particle" : "", "parse-names" : false, "suffix" : "" }, { "dropping-particle" : "", "family" : "Bouwman", "given" : "Lex", "non-dropping-particle" : "", "parse-names" : false, "suffix" : "" }, { "dropping-particle" : "", "family" : "Riahi", "given" : "Keywan", "non-dropping-particle" : "", "parse-names" : false, "suffix" : "" }, { "dropping-particle" : "", "family" : "Amann", "given" : "Markus", "non-dropping-particle" : "", "parse-names" : false, "suffix" : "" }, { "dropping-particle" : "", "family" : "Bodirsky", "given" : "Benjamin Leon", "non-dropping-particle" : "", "parse-names" : false, "suffix" : "" }, { "dropping-particle" : "", "family" : "Vuuren", "given" : "Detlef P.", "non-dropping-particle" : "van", "parse-names" : false, "suffix" : "" }, { "dropping-particle" : "", "family" : "Aleluia Reis", "given" : "Lara", "non-dropping-particle" : "", "parse-names" : false, "suffix" : "" }, { "dropping-particle" : "", "family" : "Calvin", "given" : "Katherine", "non-dropping-particle" : "", "parse-names" : false, "suffix" : "" }, { "dropping-particle" : "", "family" : "Drouet", "given" : "Laurent", "non-dropping-particle" : "", "parse-names" : false, "suffix" : "" }, { "dropping-particle" : "", "family" : "Fricko", "given" : "Oliver", "non-dropping-particle" : "", "parse-names" : false, "suffix" : "" }, { "dropping-particle" : "", "family" : "Fujimori", "given" : "Shinichiro", "non-dropping-particle" : "", "parse-names" : false, "suffix" : "" }, { "dropping-particle" : "", "family" : "Gernaat", "given" : "David", "non-dropping-particle" : "", "parse-names" : false, "suffix" : "" }, { "dropping-particle" : "", "family" : "Havlik", "given" : "Petr", "non-dropping-particle" : "", "parse-names" : false, "suffix" : "" }, { "dropping-particle" : "", "family" : "Harmsen", "given" : "Mathijs", "non-dropping-particle" : "", "parse-names" : false, "suffix" : "" }, { "dropping-particle" : "", "family" : "Hasegawa", "given" : "Tomoko", "non-dropping-particle" : "", "parse-names" : false, "suffix" : "" }, { "dropping-particle" : "", "family" : "Heyes", "given" : "Chris", "non-dropping-particle" : "", "parse-names" : false, "suffix" : "" }, { "dropping-particle" : "", "family" : "Hilaire", "given" : "J\u00e9r\u00f4me", "non-dropping-particle" : "", "parse-names" : false, "suffix" : "" }, { "dropping-particle" : "", "family" : "Luderer", "given" : "Gunnar", "non-dropping-particle" : "", "parse-names" : false, "suffix" : "" }, { "dropping-particle" : "", "family" : "Masui", "given" : "Toshihiko", "non-dropping-particle" : "", "parse-names" : false, "suffix" : "" }, { "dropping-particle" : "", "family" : "Stehfest", "given" : "Elke", "non-dropping-particle" : "", "parse-names" : false, "suffix" : "" }, { "dropping-particle" : "", "family" : "Strefler", "given" : "Jessica", "non-dropping-particle" : "", "parse-names" : false, "suffix" : "" }, { "dropping-particle" : "", "family" : "Sluis", "given" : "Sietske", "non-dropping-particle" : "van der", "parse-names" : false, "suffix" : "" }, { "dropping-particle" : "", "family" : "Tavoni", "given" : "Massimo", "non-dropping-particle" : "", "parse-names" : false, "suffix" : "" } ], "container-title" : "Global Environmental Change", "id" : "ITEM-2", "issued" : { "date-parts" : [ [ "2017" ] ] }, "page" : "346-358", "title" : "Future air pollution in the Shared Socio-economic Pathways", "translator" : [ { "dropping-particle" : "", "family" : "G2787", "given" : "", "non-dropping-particle" : "", "parse-names" : false, "suffix" : "" } ], "type" : "article-journal", "volume" : "42" }, "uris" : [ "http://www.mendeley.com/documents/?uuid=58a9055f-914a-4507-bd38-224f957f74e5" ] } ], "mendeley" : { "formattedCitation" : "(Rao et al., 2017; Riahi et al., 2017)", "plainTextFormattedCitation" : "(Rao et al., 2017; Riahi et al., 2017)", "previouslyFormattedCitation" : "(Rao et al., 2017; Riahi et al., 2017)" }, "properties" : { "noteIndex" : 0 }, "schema" : "https://github.com/citation-style-language/schema/raw/master/csl-citation.json" }</w:instrText>
      </w:r>
      <w:r w:rsidRPr="007D361D">
        <w:rPr>
          <w:rFonts w:cs="Times New Roman"/>
          <w:color w:val="000000" w:themeColor="text1"/>
          <w:lang w:val="en-GB" w:eastAsia="en-US"/>
        </w:rPr>
        <w:fldChar w:fldCharType="separate"/>
      </w:r>
      <w:r w:rsidR="00CB33A1">
        <w:rPr>
          <w:rFonts w:cs="Times New Roman"/>
          <w:noProof/>
          <w:color w:val="000000" w:themeColor="text1"/>
          <w:lang w:val="en-GB" w:eastAsia="en-US"/>
        </w:rPr>
        <w:t>(Rao et al., 2017; Riahi et al., 2017)</w:t>
      </w:r>
      <w:r w:rsidRPr="007D361D">
        <w:rPr>
          <w:rFonts w:cs="Times New Roman"/>
          <w:color w:val="000000" w:themeColor="text1"/>
          <w:lang w:val="en-GB" w:eastAsia="en-US"/>
        </w:rPr>
        <w:fldChar w:fldCharType="end"/>
      </w:r>
      <w:r w:rsidRPr="007D361D">
        <w:rPr>
          <w:rFonts w:cs="Times New Roman"/>
          <w:color w:val="000000" w:themeColor="text1"/>
          <w:lang w:val="en-GB" w:eastAsia="en-US"/>
        </w:rPr>
        <w:t>. By 2100, the ‘Regional Rivalry’ (SSP3) scenario emissions of NO</w:t>
      </w:r>
      <w:r w:rsidRPr="001E5D91">
        <w:rPr>
          <w:rFonts w:cs="Times New Roman"/>
          <w:iCs/>
          <w:color w:val="000000" w:themeColor="text1"/>
          <w:vertAlign w:val="subscript"/>
          <w:lang w:val="en-GB" w:eastAsia="en-US"/>
          <w:rPrChange w:id="5712" w:author="Lucy Cowie" w:date="2021-07-28T19:47:00Z">
            <w:rPr>
              <w:rFonts w:cs="Times New Roman"/>
              <w:i/>
              <w:color w:val="000000" w:themeColor="text1"/>
              <w:vertAlign w:val="subscript"/>
              <w:lang w:val="en-GB" w:eastAsia="en-US"/>
            </w:rPr>
          </w:rPrChange>
        </w:rPr>
        <w:t>x</w:t>
      </w:r>
      <w:r w:rsidRPr="007D361D">
        <w:rPr>
          <w:rFonts w:cs="Times New Roman"/>
          <w:color w:val="000000" w:themeColor="text1"/>
          <w:lang w:val="en-GB" w:eastAsia="en-US"/>
        </w:rPr>
        <w:t xml:space="preserve"> (and most other SLCFs, except ammonia) are typically twice as high as </w:t>
      </w:r>
      <w:ins w:id="5713" w:author="Lucy Cowie" w:date="2021-07-28T19:47:00Z">
        <w:r w:rsidR="001E5D91">
          <w:rPr>
            <w:rFonts w:cs="Times New Roman"/>
            <w:color w:val="000000" w:themeColor="text1"/>
            <w:lang w:val="en-GB" w:eastAsia="en-US"/>
          </w:rPr>
          <w:t xml:space="preserve">the </w:t>
        </w:r>
      </w:ins>
      <w:r w:rsidRPr="007D361D">
        <w:rPr>
          <w:rFonts w:cs="Times New Roman"/>
          <w:color w:val="000000" w:themeColor="text1"/>
          <w:lang w:val="en-GB" w:eastAsia="en-US"/>
        </w:rPr>
        <w:t xml:space="preserve">next highest SSP projection, both at the global </w:t>
      </w:r>
      <w:r>
        <w:rPr>
          <w:rFonts w:cs="Times New Roman"/>
          <w:color w:val="000000" w:themeColor="text1"/>
          <w:lang w:val="en-GB" w:eastAsia="en-US"/>
        </w:rPr>
        <w:t xml:space="preserve">(Figure 6.18) </w:t>
      </w:r>
      <w:r w:rsidRPr="007D361D">
        <w:rPr>
          <w:rFonts w:cs="Times New Roman"/>
          <w:color w:val="000000" w:themeColor="text1"/>
          <w:lang w:val="en-GB" w:eastAsia="en-US"/>
        </w:rPr>
        <w:t xml:space="preserve">and regional level </w:t>
      </w:r>
      <w:r w:rsidRPr="007D361D">
        <w:rPr>
          <w:bCs/>
          <w:color w:val="000000" w:themeColor="text1"/>
          <w:lang w:val="en-US"/>
        </w:rPr>
        <w:t>(Figure 6.</w:t>
      </w:r>
      <w:r>
        <w:rPr>
          <w:bCs/>
          <w:color w:val="000000" w:themeColor="text1"/>
          <w:lang w:val="en-US"/>
        </w:rPr>
        <w:t>19</w:t>
      </w:r>
      <w:r w:rsidRPr="007D361D">
        <w:rPr>
          <w:bCs/>
          <w:color w:val="000000" w:themeColor="text1"/>
          <w:lang w:val="en-US"/>
        </w:rPr>
        <w:t>)</w:t>
      </w:r>
      <w:r w:rsidRPr="007D361D">
        <w:rPr>
          <w:rFonts w:cs="Times New Roman"/>
          <w:color w:val="000000" w:themeColor="text1"/>
          <w:lang w:val="en-GB" w:eastAsia="en-US"/>
        </w:rPr>
        <w:t>. In emission pathways consistent with Paris Agreement goals, NO</w:t>
      </w:r>
      <w:r w:rsidRPr="001E5D91">
        <w:rPr>
          <w:rFonts w:cs="Times New Roman"/>
          <w:iCs/>
          <w:color w:val="000000" w:themeColor="text1"/>
          <w:vertAlign w:val="subscript"/>
          <w:lang w:val="en-GB" w:eastAsia="en-US"/>
          <w:rPrChange w:id="5714" w:author="Lucy Cowie" w:date="2021-07-28T19:47:00Z">
            <w:rPr>
              <w:rFonts w:cs="Times New Roman"/>
              <w:i/>
              <w:color w:val="000000" w:themeColor="text1"/>
              <w:vertAlign w:val="subscript"/>
              <w:lang w:val="en-GB" w:eastAsia="en-US"/>
            </w:rPr>
          </w:rPrChange>
        </w:rPr>
        <w:t>x</w:t>
      </w:r>
      <w:r w:rsidRPr="007D361D">
        <w:rPr>
          <w:rFonts w:cs="Times New Roman"/>
          <w:color w:val="000000" w:themeColor="text1"/>
          <w:lang w:val="en-GB" w:eastAsia="en-US"/>
        </w:rPr>
        <w:t xml:space="preserve"> drops</w:t>
      </w:r>
      <w:r>
        <w:rPr>
          <w:rFonts w:cs="Times New Roman"/>
          <w:color w:val="000000" w:themeColor="text1"/>
          <w:lang w:val="en-GB" w:eastAsia="en-US"/>
        </w:rPr>
        <w:t xml:space="preserve">, compared to 2015, </w:t>
      </w:r>
      <w:r w:rsidRPr="007D361D">
        <w:rPr>
          <w:rFonts w:cs="Times New Roman"/>
          <w:color w:val="000000" w:themeColor="text1"/>
          <w:lang w:val="en-GB" w:eastAsia="en-US"/>
        </w:rPr>
        <w:t xml:space="preserve">by 50% in SSP1-2.6 </w:t>
      </w:r>
      <w:r>
        <w:rPr>
          <w:rFonts w:cs="Times New Roman"/>
          <w:color w:val="000000" w:themeColor="text1"/>
          <w:lang w:val="en-GB" w:eastAsia="en-US"/>
        </w:rPr>
        <w:t>and by 65% in</w:t>
      </w:r>
      <w:r w:rsidRPr="007D361D">
        <w:rPr>
          <w:rFonts w:cs="Times New Roman"/>
          <w:color w:val="000000" w:themeColor="text1"/>
          <w:lang w:val="en-GB" w:eastAsia="en-US"/>
        </w:rPr>
        <w:t xml:space="preserve"> SSP1-1.9</w:t>
      </w:r>
      <w:r>
        <w:rPr>
          <w:rFonts w:cs="Times New Roman"/>
          <w:color w:val="000000" w:themeColor="text1"/>
          <w:lang w:val="en-GB" w:eastAsia="en-US"/>
        </w:rPr>
        <w:t xml:space="preserve"> by 2050</w:t>
      </w:r>
      <w:r w:rsidRPr="007D361D">
        <w:rPr>
          <w:rFonts w:cs="Times New Roman"/>
          <w:color w:val="000000" w:themeColor="text1"/>
          <w:lang w:val="en-GB" w:eastAsia="en-US"/>
        </w:rPr>
        <w:t>, and by 2100 is reduced by about 70%, resulting in global emission levels comparable to</w:t>
      </w:r>
      <w:ins w:id="5715" w:author="Lucy Cowie" w:date="2021-07-28T19:48:00Z">
        <w:r w:rsidR="001E5D91">
          <w:rPr>
            <w:rFonts w:cs="Times New Roman"/>
            <w:color w:val="000000" w:themeColor="text1"/>
            <w:lang w:val="en-GB" w:eastAsia="en-US"/>
          </w:rPr>
          <w:t xml:space="preserve"> the</w:t>
        </w:r>
      </w:ins>
      <w:r w:rsidRPr="007D361D">
        <w:rPr>
          <w:rFonts w:cs="Times New Roman"/>
          <w:color w:val="000000" w:themeColor="text1"/>
          <w:lang w:val="en-GB" w:eastAsia="en-US"/>
        </w:rPr>
        <w:t xml:space="preserve"> 1950s and below the RCP range. Similar reductions are projected in climate mitigation pathways at the regional level, except </w:t>
      </w:r>
      <w:ins w:id="5716" w:author="Lucy Cowie" w:date="2021-07-28T19:48:00Z">
        <w:r w:rsidR="00245EC7">
          <w:rPr>
            <w:rFonts w:cs="Times New Roman"/>
            <w:color w:val="000000" w:themeColor="text1"/>
            <w:lang w:val="en-GB" w:eastAsia="en-US"/>
          </w:rPr>
          <w:t xml:space="preserve">in </w:t>
        </w:r>
      </w:ins>
      <w:r w:rsidRPr="007D361D">
        <w:rPr>
          <w:rFonts w:cs="Times New Roman"/>
          <w:color w:val="000000" w:themeColor="text1"/>
          <w:lang w:val="en-GB" w:eastAsia="en-US"/>
        </w:rPr>
        <w:t>Africa (less than 50% decline) due to</w:t>
      </w:r>
      <w:ins w:id="5717" w:author="Lucy Cowie" w:date="2021-07-28T19:48:00Z">
        <w:r w:rsidR="00415ABA">
          <w:rPr>
            <w:rFonts w:cs="Times New Roman"/>
            <w:color w:val="000000" w:themeColor="text1"/>
            <w:lang w:val="en-GB" w:eastAsia="en-US"/>
          </w:rPr>
          <w:t xml:space="preserve"> its</w:t>
        </w:r>
      </w:ins>
      <w:r w:rsidRPr="007D361D">
        <w:rPr>
          <w:rFonts w:cs="Times New Roman"/>
          <w:color w:val="000000" w:themeColor="text1"/>
          <w:lang w:val="en-GB" w:eastAsia="en-US"/>
        </w:rPr>
        <w:t xml:space="preserve"> high share of biomass emissions as well as strong growth in population and fossil fuel use. The trends </w:t>
      </w:r>
      <w:r>
        <w:rPr>
          <w:rFonts w:cs="Times New Roman"/>
          <w:color w:val="000000" w:themeColor="text1"/>
          <w:lang w:val="en-GB" w:eastAsia="en-US"/>
        </w:rPr>
        <w:t>in</w:t>
      </w:r>
      <w:r w:rsidRPr="007D361D">
        <w:rPr>
          <w:rFonts w:cs="Times New Roman"/>
          <w:color w:val="000000" w:themeColor="text1"/>
          <w:lang w:val="en-GB" w:eastAsia="en-US"/>
        </w:rPr>
        <w:t xml:space="preserve"> </w:t>
      </w:r>
      <w:r>
        <w:rPr>
          <w:rFonts w:cs="Times New Roman"/>
          <w:color w:val="000000" w:themeColor="text1"/>
          <w:lang w:val="en-GB" w:eastAsia="en-US"/>
        </w:rPr>
        <w:t>anthropogenic and biomass</w:t>
      </w:r>
      <w:ins w:id="5718" w:author="Lucy Cowie" w:date="2021-07-28T19:48:00Z">
        <w:r w:rsidR="00415ABA">
          <w:rPr>
            <w:rFonts w:cs="Times New Roman"/>
            <w:color w:val="000000" w:themeColor="text1"/>
            <w:lang w:val="en-GB" w:eastAsia="en-US"/>
          </w:rPr>
          <w:t>-</w:t>
        </w:r>
      </w:ins>
      <w:del w:id="5719" w:author="Lucy Cowie" w:date="2021-07-28T19:48:00Z">
        <w:r w:rsidDel="00415ABA">
          <w:rPr>
            <w:rFonts w:cs="Times New Roman"/>
            <w:color w:val="000000" w:themeColor="text1"/>
            <w:lang w:val="en-GB" w:eastAsia="en-US"/>
          </w:rPr>
          <w:delText xml:space="preserve"> </w:delText>
        </w:r>
      </w:del>
      <w:r>
        <w:rPr>
          <w:rFonts w:cs="Times New Roman"/>
          <w:color w:val="000000" w:themeColor="text1"/>
          <w:lang w:val="en-GB" w:eastAsia="en-US"/>
        </w:rPr>
        <w:t xml:space="preserve">burning emissions for </w:t>
      </w:r>
      <w:r w:rsidRPr="007D361D">
        <w:rPr>
          <w:rFonts w:cs="Times New Roman"/>
          <w:color w:val="000000" w:themeColor="text1"/>
          <w:lang w:val="en-GB" w:eastAsia="en-US"/>
        </w:rPr>
        <w:t>other ozone precursors (NMVOC, CO) are similar to</w:t>
      </w:r>
      <w:r>
        <w:rPr>
          <w:rFonts w:cs="Times New Roman"/>
          <w:color w:val="000000" w:themeColor="text1"/>
          <w:lang w:val="en-GB" w:eastAsia="en-US"/>
        </w:rPr>
        <w:t xml:space="preserve"> that of</w:t>
      </w:r>
      <w:r w:rsidRPr="007D361D">
        <w:rPr>
          <w:rFonts w:cs="Times New Roman"/>
          <w:color w:val="000000" w:themeColor="text1"/>
          <w:lang w:val="en-GB" w:eastAsia="en-US"/>
        </w:rPr>
        <w:t xml:space="preserve"> NO</w:t>
      </w:r>
      <w:r w:rsidRPr="00C37EEF">
        <w:rPr>
          <w:rFonts w:cs="Times New Roman"/>
          <w:i/>
          <w:color w:val="000000" w:themeColor="text1"/>
          <w:vertAlign w:val="subscript"/>
          <w:lang w:val="en-GB" w:eastAsia="en-US"/>
        </w:rPr>
        <w:t>x</w:t>
      </w:r>
      <w:r w:rsidRPr="007D361D">
        <w:rPr>
          <w:rFonts w:cs="Times New Roman"/>
          <w:color w:val="000000" w:themeColor="text1"/>
          <w:lang w:val="en-GB" w:eastAsia="en-US"/>
        </w:rPr>
        <w:t xml:space="preserve">. </w:t>
      </w:r>
    </w:p>
    <w:p w14:paraId="3F5BC139" w14:textId="77777777" w:rsidR="0035542F" w:rsidRDefault="0035542F" w:rsidP="00D5630D">
      <w:pPr>
        <w:pStyle w:val="AR6BodyText"/>
        <w:rPr>
          <w:rFonts w:cs="Times New Roman"/>
          <w:color w:val="000000" w:themeColor="text1"/>
          <w:lang w:val="en-GB" w:eastAsia="en-US"/>
        </w:rPr>
      </w:pPr>
    </w:p>
    <w:p w14:paraId="3E1075A2" w14:textId="53D9038B" w:rsidR="0035542F" w:rsidRDefault="0035542F" w:rsidP="00D5630D">
      <w:pPr>
        <w:pStyle w:val="AR6BodyText"/>
        <w:rPr>
          <w:rFonts w:cs="Times New Roman"/>
          <w:color w:val="000000" w:themeColor="text1"/>
          <w:lang w:val="en-GB" w:eastAsia="en-US"/>
        </w:rPr>
      </w:pPr>
      <w:r>
        <w:rPr>
          <w:rFonts w:cs="Times New Roman"/>
          <w:color w:val="000000" w:themeColor="text1"/>
          <w:lang w:val="en-GB" w:eastAsia="en-US"/>
        </w:rPr>
        <w:t xml:space="preserve">An additional scenario, based on the SSP3-7.0, has been designed specifically to assess the effect of a strong SLCF emission abatement and is called SSP3-7.0-lowNTCF in the literature </w:t>
      </w:r>
      <w:r>
        <w:rPr>
          <w:rFonts w:cs="Times New Roman"/>
          <w:color w:val="000000" w:themeColor="text1"/>
          <w:lang w:val="en-GB" w:eastAsia="en-US"/>
        </w:rPr>
        <w:fldChar w:fldCharType="begin" w:fldLock="1"/>
      </w:r>
      <w:r w:rsidR="00D477C7">
        <w:rPr>
          <w:rFonts w:cs="Times New Roman"/>
          <w:color w:val="000000" w:themeColor="text1"/>
          <w:lang w:val="en-GB" w:eastAsia="en-US"/>
        </w:rPr>
        <w:instrText>ADDIN CSL_CITATION { "citationItems" : [ { "id" : "ITEM-1", "itemData" : { "DOI" : "10.5194/gmd-12-1443-2019", "ISSN" : "19919603", "abstract" : "Abstract. We present a suite of nine scenarios of future emissions trajectories of anthropogenic sources, a key deliverable of the ScenarioMIP experiment within CMIP6. Integrated Assessment Model results for 14 different emissions species and 13 emissions sectors are provided for each scenario with consistent transitions from the historical data used in CMIP6 to future trajectories using automated harmonization before being downscaled to provide higher emission source spatial detail. We find that the scenarios span a wide range of end-of-century radiative forcing values, thus making this set of scenarios ideal for exploring a variety of warming pathways. The set of scenarios are bounded on the low end by a 1.9&amp;thinsp;W&amp;thinsp;m-2 scenario, ideal for analyzing a world with end-of-century temperatures well below 2&amp;thinsp;&amp;deg;C, and on the high-end by a 8.5&amp;thinsp;W&amp;thinsp;m-2 scenario, resulting in an increase in warming of nearly 5&amp;thinsp;&amp;deg;C over pre-industrial levels. Between these two extremes, scenarios are provided such that differences between forcing outcomes provide statistically significant regional temperature outcomes to maximize their usefulness for downstream experiments within CMIP6. A wide range of scenario data products are provided for the CMIP6 scientific community including global, regional, and gridded emissions datasets.", "author" : [ { "dropping-particle" : "", "family" : "Gidden", "given" : "Matthew J.", "non-dropping-particle" : "", "parse-names" : false, "suffix" : "" }, { "dropping-particle" : "", "family" : "Riahi", "given" : "Keywan", "non-dropping-particle" : "", "parse-names" : false, "suffix" : "" }, { "dropping-particle" : "", "family" : "Smith", "given" : "Steven J.", "non-dropping-particle" : "", "parse-names" : false, "suffix" : "" }, { "dropping-particle" : "", "family" : "Fujimori", "given" : "Shinichiro", "non-dropping-particle" : "", "parse-names" : false, "suffix" : "" }, { "dropping-particle" : "", "family" : "Luderer", "given" : "Gunnar", "non-dropping-particle" : "", "parse-names" : false, "suffix" : "" }, { "dropping-particle" : "", "family" : "Kriegler", "given" : "Elmar", "non-dropping-particle" : "", "parse-names" : false, "suffix" : "" }, { "dropping-particle" : "", "family" : "Vuuren", "given" : "Detlef P.", "non-dropping-particle" : "Van", "parse-names" : false, "suffix" : "" }, { "dropping-particle" : "", "family" : "Berg", "given" : "Maarten", "non-dropping-particle" : "Van Den", "parse-names" : false, "suffix" : "" }, { "dropping-particle" : "", "family" : "Feng", "given" : "Leyang", "non-dropping-particle" : "", "parse-names" : false, "suffix" : "" }, { "dropping-particle" : "", "family" : "Klein", "given" : "David", "non-dropping-particle" : "", "parse-names" : false, "suffix" : "" }, { "dropping-particle" : "", "family" : "Calvin", "given" : "Katherine", "non-dropping-particle" : "", "parse-names" : false, "suffix" : "" }, { "dropping-particle" : "", "family" : "Doelman", "given" : "Jonathan C.", "non-dropping-particle" : "", "parse-names" : false, "suffix" : "" }, { "dropping-particle" : "", "family" : "Frank", "given" : "Stefan", "non-dropping-particle" : "", "parse-names" : false, "suffix" : "" }, { "dropping-particle" : "", "family" : "Fricko", "given" : "Oliver", "non-dropping-particle" : "", "parse-names" : false, "suffix" : "" }, { "dropping-particle" : "", "family" : "Harmsen", "given" : "Mathijs", "non-dropping-particle" : "", "parse-names" : false, "suffix" : "" }, { "dropping-particle" : "", "family" : "Hasegawa", "given" : "Tomoko", "non-dropping-particle" : "", "parse-names" : false, "suffix" : "" }, { "dropping-particle" : "", "family" : "Havlik", "given" : "Petr", "non-dropping-particle" : "", "parse-names" : false, "suffix" : "" }, { "dropping-particle" : "", "family" : "Hilaire", "given" : "J\u00e9r\u00f4me", "non-dropping-particle" : "", "parse-names" : false, "suffix" : "" }, { "dropping-particle" : "", "family" : "Hoesly", "given" : "Rachel", "non-dropping-particle" : "", "parse-names" : false, "suffix" : "" }, { "dropping-particle" : "", "family" : "Horing", "given" : "Jill", "non-dropping-particle" : "", "parse-names" : false, "suffix" : "" }, { "dropping-particle" : "", "family" : "Popp", "given" : "Alexander", "non-dropping-particle" : "", "parse-names" : false, "suffix" : "" }, { "dropping-particle" : "", "family" : "Stehfest", "given" : "Elke", "non-dropping-particle" : "", "parse-names" : false, "suffix" : "" }, { "dropping-particle" : "", "family" : "Takahashi", "given" : "Kiyoshi", "non-dropping-particle" : "", "parse-names" : false, "suffix" : "" } ], "container-title" : "Geoscientific Model Development", "id" : "ITEM-1", "issue" : "4", "issued" : { "date-parts" : [ [ "2019" ] ] }, "page" : "1443-1475", "title" : "Global emissions pathways under different socioeconomic scenarios for use in CMIP6: A dataset of harmonized emissions trajectories through the end of the century", "translator" : [ { "dropping-particle" : "", "family" : "G3727", "given" : "", "non-dropping-particle" : "", "parse-names" : false, "suffix" : "" } ], "type" : "article-journal", "volume" : "12" }, "uris" : [ "http://www.mendeley.com/documents/?uuid=709c84af-7607-4748-86c2-a2b80ecdb9d5" ] }, { "id" : "ITEM-2", "itemData" : { "DOI" : "10.5194/gmd-10-585-2017", "ISBN" : "1991-9603", "ISSN" : "19919603", "abstract" : "The Aerosol Chemistry Model Intercomparison Project (AerChemMIP) is endorsed by the Coupled-Model Intercomparison Project 6 (CMIP6) and is designed to quantify the climate and air quality impacts of aerosols and chemically-reactive gases. These are specifically near-term climate forcers (NTCFs: tropospheric ozone and aerosols, and their precursors), methane, nitrous oxide and ozone-depleting halocarbons. The aim of AerChemMIP is to answer four scientific questions: 1. How have anthropogenic emissions contributed to global radiative forcing and affected regional climate over the historical period? 2. How will future policies (on climate, air quality and land use) affect these species and their climate impacts? 3. Can the uncertainties associated with anthropogenic emissions be quantified? 4. Can climate feedbacks occurring through changes in natural emissions be quantified? These questions will be addressed through targeted simulations with CMIP6 climate models that include an interactive representation of tropospheric aerosols and atmospheric chemistry. These simulations build on the CMIP6 Diagnostic, Evaluation and Characterization of Klima (DECK) experiments, the CMIP6 historical simulations, and future projections performed elsewhere in CMIP6, allowing the contributions from aerosols and chemistry to be quantified. Specific diagnostics are requested as part of the CMIP6 data request to evaluate the performance of the models, and to understand any differences in behaviour between them.", "author" : [ { "dropping-particle" : "", "family" : "Collins", "given" : "William J.", "non-dropping-particle" : "", "parse-names" : false, "suffix" : "" }, { "dropping-particle" : "", "family" : "Lamarque", "given" : "Jean Fran\u00e7ois", "non-dropping-particle" : "", "parse-names" : false, "suffix" : "" }, { "dropping-particle" : "", "family" : "Schulz", "given" : "Michael", "non-dropping-particle" : "", "parse-names" : false, "suffix" : "" }, { "dropping-particle" : "", "family" : "Boucher", "given" : "Olivier", "non-dropping-particle" : "", "parse-names" : false, "suffix" : "" }, { "dropping-particle" : "", "family" : "Eyring", "given" : "Veronika", "non-dropping-particle" : "", "parse-names" : false, "suffix" : "" }, { "dropping-particle" : "", "family" : "Hegglin", "given" : "I. Michaela", "non-dropping-particle" : "", "parse-names" : false, "suffix" : "" }, { "dropping-particle" : "", "family" : "Maycock", "given" : "Amanda", "non-dropping-particle" : "", "parse-names" : false, "suffix" : "" }, { "dropping-particle" : "", "family" : "Myhre", "given" : "Gunnar", "non-dropping-particle" : "", "parse-names" : false, "suffix" : "" }, { "dropping-particle" : "", "family" : "Prather", "given" : "Michael", "non-dropping-particle" : "", "parse-names" : false, "suffix" : "" }, { "dropping-particle" : "", "family" : "Shindell", "given" : "Drew", "non-dropping-particle" : "", "parse-names" : false, "suffix" : "" }, { "dropping-particle" : "", "family" : "Smith", "given" : "J. Steven", "non-dropping-particle" : "", "parse-names" : false, "suffix" : "" } ], "container-title" : "Geoscientific Model Development", "id" : "ITEM-2", "issue" : "2", "issued" : { "date-parts" : [ [ "2017" ] ] }, "page" : "585-607", "title" : "AerChemMIP: Quantifying the effects of chemistry and aerosols in CMIP6", "translator" : [ { "dropping-particle" : "", "family" : "G2844", "given" : "", "non-dropping-particle" : "", "parse-names" : false, "suffix" : "" } ], "type" : "article-journal", "volume" : "10" }, "uris" : [ "http://www.mendeley.com/documents/?uuid=82c47796-6c6a-4f2b-b051-37315d4a246c" ] } ], "mendeley" : { "formattedCitation" : "(Collins et al., 2017; Gidden et al., 2019)", "plainTextFormattedCitation" : "(Collins et al., 2017; Gidden et al., 2019)", "previouslyFormattedCitation" : "(Collins et al., 2017; Gidden et al., 2019)" }, "properties" : { "noteIndex" : 0 }, "schema" : "https://github.com/citation-style-language/schema/raw/master/csl-citation.json" }</w:instrText>
      </w:r>
      <w:r>
        <w:rPr>
          <w:rFonts w:cs="Times New Roman"/>
          <w:color w:val="000000" w:themeColor="text1"/>
          <w:lang w:val="en-GB" w:eastAsia="en-US"/>
        </w:rPr>
        <w:fldChar w:fldCharType="separate"/>
      </w:r>
      <w:r w:rsidR="00CB33A1">
        <w:rPr>
          <w:rFonts w:cs="Times New Roman"/>
          <w:noProof/>
          <w:color w:val="000000" w:themeColor="text1"/>
          <w:lang w:val="en-GB" w:eastAsia="en-US"/>
        </w:rPr>
        <w:t>(Collins et al., 2017; Gidden et al., 2019)</w:t>
      </w:r>
      <w:r>
        <w:rPr>
          <w:rFonts w:cs="Times New Roman"/>
          <w:color w:val="000000" w:themeColor="text1"/>
          <w:lang w:val="en-GB" w:eastAsia="en-US"/>
        </w:rPr>
        <w:fldChar w:fldCharType="end"/>
      </w:r>
      <w:r>
        <w:rPr>
          <w:rFonts w:cs="Times New Roman"/>
          <w:color w:val="000000" w:themeColor="text1"/>
          <w:lang w:val="en-GB" w:eastAsia="en-US"/>
        </w:rPr>
        <w:t>. It has been applied in the modelling studies (e.g., AerChemMIP) with or without consideration of additional CH</w:t>
      </w:r>
      <w:r w:rsidRPr="00037B5C">
        <w:rPr>
          <w:rFonts w:cs="Times New Roman"/>
          <w:color w:val="000000" w:themeColor="text1"/>
          <w:vertAlign w:val="subscript"/>
          <w:lang w:val="en-GB" w:eastAsia="en-US"/>
        </w:rPr>
        <w:t>4</w:t>
      </w:r>
      <w:r>
        <w:rPr>
          <w:rFonts w:cs="Times New Roman"/>
          <w:color w:val="000000" w:themeColor="text1"/>
          <w:lang w:val="en-GB" w:eastAsia="en-US"/>
        </w:rPr>
        <w:t xml:space="preserve"> reduction and we refer here to these scenarios, respectively, as SSP3-7.0-lowSLCF-lowCH</w:t>
      </w:r>
      <w:r w:rsidRPr="00C37EEF">
        <w:rPr>
          <w:rFonts w:cs="Times New Roman"/>
          <w:color w:val="000000" w:themeColor="text1"/>
          <w:vertAlign w:val="subscript"/>
          <w:lang w:val="en-GB" w:eastAsia="en-US"/>
        </w:rPr>
        <w:t>4</w:t>
      </w:r>
      <w:r>
        <w:rPr>
          <w:rFonts w:cs="Times New Roman"/>
          <w:color w:val="000000" w:themeColor="text1"/>
          <w:lang w:val="en-GB" w:eastAsia="en-US"/>
        </w:rPr>
        <w:t xml:space="preserve"> or SSP3-7.0-lowSLCF-highCH</w:t>
      </w:r>
      <w:r w:rsidRPr="00C37EEF">
        <w:rPr>
          <w:rFonts w:cs="Times New Roman"/>
          <w:color w:val="000000" w:themeColor="text1"/>
          <w:vertAlign w:val="subscript"/>
          <w:lang w:val="en-GB" w:eastAsia="en-US"/>
        </w:rPr>
        <w:t>4</w:t>
      </w:r>
      <w:r>
        <w:rPr>
          <w:rFonts w:cs="Times New Roman"/>
          <w:color w:val="000000" w:themeColor="text1"/>
          <w:lang w:val="en-GB" w:eastAsia="en-US"/>
        </w:rPr>
        <w:t xml:space="preserve">. </w:t>
      </w:r>
      <w:r w:rsidRPr="007D484A">
        <w:rPr>
          <w:rFonts w:cs="Times New Roman"/>
          <w:color w:val="000000" w:themeColor="text1"/>
          <w:lang w:val="en-GB"/>
        </w:rPr>
        <w:t xml:space="preserve">In these scenarios, aerosols, their precursors, and non-methane tropospheric ozone precursors are mitigated by applying the same emission factors as in SSP1-1.9. </w:t>
      </w:r>
    </w:p>
    <w:p w14:paraId="187D9E19" w14:textId="77777777" w:rsidR="0035542F" w:rsidRPr="007D361D" w:rsidRDefault="0035542F" w:rsidP="00D5630D">
      <w:pPr>
        <w:pStyle w:val="AR6BodyText"/>
        <w:rPr>
          <w:rFonts w:cs="Times New Roman"/>
          <w:color w:val="000000" w:themeColor="text1"/>
          <w:lang w:val="en-GB" w:eastAsia="en-US"/>
        </w:rPr>
      </w:pPr>
    </w:p>
    <w:p w14:paraId="2626DB2F" w14:textId="5B14E70A" w:rsidR="0035542F" w:rsidRPr="007D361D" w:rsidRDefault="0035542F" w:rsidP="00D5630D">
      <w:pPr>
        <w:pStyle w:val="AR6BodyText"/>
        <w:rPr>
          <w:rFonts w:cs="Times New Roman"/>
          <w:color w:val="000000" w:themeColor="text1"/>
          <w:lang w:val="en-GB" w:eastAsia="en-US"/>
        </w:rPr>
      </w:pPr>
      <w:r>
        <w:rPr>
          <w:rFonts w:cs="Times New Roman"/>
          <w:color w:val="000000" w:themeColor="text1"/>
          <w:lang w:val="en-GB" w:eastAsia="en-US"/>
        </w:rPr>
        <w:t>For global m</w:t>
      </w:r>
      <w:r w:rsidRPr="007D361D">
        <w:rPr>
          <w:rFonts w:cs="Times New Roman"/>
          <w:color w:val="000000" w:themeColor="text1"/>
          <w:lang w:val="en-GB" w:eastAsia="en-US"/>
        </w:rPr>
        <w:t>ethane</w:t>
      </w:r>
      <w:r>
        <w:rPr>
          <w:rFonts w:cs="Times New Roman"/>
          <w:color w:val="000000" w:themeColor="text1"/>
          <w:lang w:val="en-GB" w:eastAsia="en-US"/>
        </w:rPr>
        <w:t xml:space="preserve"> emissions,</w:t>
      </w:r>
      <w:r w:rsidRPr="007D361D">
        <w:rPr>
          <w:rFonts w:cs="Times New Roman"/>
          <w:color w:val="000000" w:themeColor="text1"/>
          <w:lang w:val="en-GB" w:eastAsia="en-US"/>
        </w:rPr>
        <w:t xml:space="preserve"> </w:t>
      </w:r>
      <w:r>
        <w:rPr>
          <w:rFonts w:cs="Times New Roman"/>
          <w:color w:val="000000" w:themeColor="text1"/>
          <w:lang w:val="en-GB" w:eastAsia="en-US"/>
        </w:rPr>
        <w:t>the</w:t>
      </w:r>
      <w:r w:rsidRPr="007D361D">
        <w:rPr>
          <w:rFonts w:cs="Times New Roman"/>
          <w:color w:val="000000" w:themeColor="text1"/>
          <w:lang w:val="en-GB" w:eastAsia="en-US"/>
        </w:rPr>
        <w:t xml:space="preserve"> range is similar for SSP</w:t>
      </w:r>
      <w:r>
        <w:rPr>
          <w:rFonts w:cs="Times New Roman"/>
          <w:color w:val="000000" w:themeColor="text1"/>
          <w:lang w:val="en-GB" w:eastAsia="en-US"/>
        </w:rPr>
        <w:t>s</w:t>
      </w:r>
      <w:r w:rsidRPr="007D361D">
        <w:rPr>
          <w:rFonts w:cs="Times New Roman"/>
          <w:color w:val="000000" w:themeColor="text1"/>
          <w:lang w:val="en-GB" w:eastAsia="en-US"/>
        </w:rPr>
        <w:t xml:space="preserve"> and RCP</w:t>
      </w:r>
      <w:r>
        <w:rPr>
          <w:rFonts w:cs="Times New Roman"/>
          <w:color w:val="000000" w:themeColor="text1"/>
          <w:lang w:val="en-GB" w:eastAsia="en-US"/>
        </w:rPr>
        <w:t>s</w:t>
      </w:r>
      <w:r w:rsidRPr="007D361D">
        <w:rPr>
          <w:rFonts w:cs="Times New Roman"/>
          <w:color w:val="000000" w:themeColor="text1"/>
          <w:lang w:val="en-GB" w:eastAsia="en-US"/>
        </w:rPr>
        <w:t xml:space="preserve"> over the entire century</w:t>
      </w:r>
      <w:r>
        <w:rPr>
          <w:rFonts w:cs="Times New Roman"/>
          <w:color w:val="000000" w:themeColor="text1"/>
          <w:lang w:val="en-GB" w:eastAsia="en-US"/>
        </w:rPr>
        <w:t xml:space="preserve"> (Figure 6.18)</w:t>
      </w:r>
      <w:r w:rsidRPr="007D361D">
        <w:rPr>
          <w:rFonts w:cs="Times New Roman"/>
          <w:color w:val="000000" w:themeColor="text1"/>
          <w:lang w:val="en-GB" w:eastAsia="en-US"/>
        </w:rPr>
        <w:t>, with highest projections in SSP3-7.0</w:t>
      </w:r>
      <w:r>
        <w:rPr>
          <w:rFonts w:cs="Times New Roman"/>
          <w:color w:val="000000" w:themeColor="text1"/>
          <w:lang w:val="en-GB" w:eastAsia="en-US"/>
        </w:rPr>
        <w:t xml:space="preserve"> (slightly below RCP8.5)</w:t>
      </w:r>
      <w:r w:rsidRPr="007D361D">
        <w:rPr>
          <w:rFonts w:cs="Times New Roman"/>
          <w:color w:val="000000" w:themeColor="text1"/>
          <w:lang w:val="en-GB" w:eastAsia="en-US"/>
        </w:rPr>
        <w:t xml:space="preserve"> estimating doubling of the current emissions and a reduction </w:t>
      </w:r>
      <w:r>
        <w:rPr>
          <w:rFonts w:cs="Times New Roman"/>
          <w:color w:val="000000" w:themeColor="text1"/>
          <w:lang w:val="en-GB" w:eastAsia="en-US"/>
        </w:rPr>
        <w:t>of</w:t>
      </w:r>
      <w:r w:rsidRPr="007D361D">
        <w:rPr>
          <w:rFonts w:cs="Times New Roman"/>
          <w:color w:val="000000" w:themeColor="text1"/>
          <w:lang w:val="en-GB" w:eastAsia="en-US"/>
        </w:rPr>
        <w:t xml:space="preserve"> about 75% by 2100 in scenarios consistent with </w:t>
      </w:r>
      <w:r w:rsidRPr="007D361D">
        <w:rPr>
          <w:rFonts w:cs="Times New Roman"/>
          <w:noProof/>
          <w:color w:val="000000" w:themeColor="text1"/>
          <w:lang w:val="en-GB"/>
        </w:rPr>
        <w:t>1.5</w:t>
      </w:r>
      <w:ins w:id="5720" w:author="Ian Blenkinsop" w:date="2021-07-29T11:58:00Z">
        <w:r w:rsidR="002377E3" w:rsidRPr="007D361D">
          <w:rPr>
            <w:rFonts w:cs="Times New Roman"/>
            <w:noProof/>
            <w:color w:val="000000" w:themeColor="text1"/>
            <w:lang w:val="en-GB"/>
          </w:rPr>
          <w:t>°C</w:t>
        </w:r>
      </w:ins>
      <w:ins w:id="5721" w:author="Lucy Cowie" w:date="2021-07-28T19:50:00Z">
        <w:r w:rsidR="00704E7B">
          <w:rPr>
            <w:rFonts w:cs="Times New Roman"/>
            <w:noProof/>
            <w:color w:val="000000" w:themeColor="text1"/>
            <w:lang w:val="en-GB"/>
          </w:rPr>
          <w:t>–</w:t>
        </w:r>
      </w:ins>
      <w:del w:id="5722" w:author="Lucy Cowie" w:date="2021-07-28T19:50:00Z">
        <w:r w:rsidRPr="007D361D" w:rsidDel="00704E7B">
          <w:rPr>
            <w:rFonts w:cs="Times New Roman"/>
            <w:noProof/>
            <w:color w:val="000000" w:themeColor="text1"/>
            <w:lang w:val="en-GB"/>
          </w:rPr>
          <w:delText>-</w:delText>
        </w:r>
      </w:del>
      <w:r w:rsidRPr="007D361D">
        <w:rPr>
          <w:rFonts w:cs="Times New Roman"/>
          <w:noProof/>
          <w:color w:val="000000" w:themeColor="text1"/>
          <w:lang w:val="en-GB"/>
        </w:rPr>
        <w:t xml:space="preserve">2°C targets; similar </w:t>
      </w:r>
      <w:del w:id="5723" w:author="Lucy Cowie" w:date="2021-07-28T19:50:00Z">
        <w:r w:rsidRPr="007D361D" w:rsidDel="00704E7B">
          <w:rPr>
            <w:rFonts w:cs="Times New Roman"/>
            <w:noProof/>
            <w:color w:val="000000" w:themeColor="text1"/>
            <w:lang w:val="en-GB"/>
          </w:rPr>
          <w:delText>as in</w:delText>
        </w:r>
      </w:del>
      <w:ins w:id="5724" w:author="Lucy Cowie" w:date="2021-07-28T19:50:00Z">
        <w:r w:rsidR="00704E7B">
          <w:rPr>
            <w:rFonts w:cs="Times New Roman"/>
            <w:noProof/>
            <w:color w:val="000000" w:themeColor="text1"/>
            <w:lang w:val="en-GB"/>
          </w:rPr>
          <w:t>to</w:t>
        </w:r>
      </w:ins>
      <w:r w:rsidRPr="007D361D">
        <w:rPr>
          <w:rFonts w:cs="Times New Roman"/>
          <w:noProof/>
          <w:color w:val="000000" w:themeColor="text1"/>
          <w:lang w:val="en-GB"/>
        </w:rPr>
        <w:t xml:space="preserve"> RCP2</w:t>
      </w:r>
      <w:r>
        <w:rPr>
          <w:rFonts w:cs="Times New Roman"/>
          <w:noProof/>
          <w:color w:val="000000" w:themeColor="text1"/>
          <w:lang w:val="en-GB"/>
        </w:rPr>
        <w:t>.</w:t>
      </w:r>
      <w:r w:rsidRPr="007D361D">
        <w:rPr>
          <w:rFonts w:cs="Times New Roman"/>
          <w:noProof/>
          <w:color w:val="000000" w:themeColor="text1"/>
          <w:lang w:val="en-GB"/>
        </w:rPr>
        <w:t>6. At the regional level, the evolution of CH</w:t>
      </w:r>
      <w:r w:rsidRPr="007D361D">
        <w:rPr>
          <w:rFonts w:cs="Times New Roman"/>
          <w:noProof/>
          <w:color w:val="000000" w:themeColor="text1"/>
          <w:vertAlign w:val="subscript"/>
          <w:lang w:val="en-GB"/>
        </w:rPr>
        <w:t>4</w:t>
      </w:r>
      <w:r w:rsidRPr="007D361D">
        <w:rPr>
          <w:rFonts w:cs="Times New Roman"/>
          <w:noProof/>
          <w:color w:val="000000" w:themeColor="text1"/>
          <w:lang w:val="en-GB"/>
        </w:rPr>
        <w:t xml:space="preserve"> emissions in climate mitigation scenarios is comparable to </w:t>
      </w:r>
      <w:r>
        <w:rPr>
          <w:rFonts w:cs="Times New Roman"/>
          <w:noProof/>
          <w:color w:val="000000" w:themeColor="text1"/>
          <w:lang w:val="en-GB"/>
        </w:rPr>
        <w:t>RCPs</w:t>
      </w:r>
      <w:r w:rsidRPr="007D361D">
        <w:rPr>
          <w:rFonts w:cs="Times New Roman"/>
          <w:noProof/>
          <w:color w:val="000000" w:themeColor="text1"/>
          <w:lang w:val="en-GB"/>
        </w:rPr>
        <w:t xml:space="preserve"> but there are significant differences for some regions with respect to high</w:t>
      </w:r>
      <w:r>
        <w:rPr>
          <w:rFonts w:cs="Times New Roman"/>
          <w:noProof/>
          <w:color w:val="000000" w:themeColor="text1"/>
          <w:lang w:val="en-GB"/>
        </w:rPr>
        <w:t>-</w:t>
      </w:r>
      <w:r w:rsidRPr="007D361D">
        <w:rPr>
          <w:rFonts w:cs="Times New Roman"/>
          <w:noProof/>
          <w:color w:val="000000" w:themeColor="text1"/>
          <w:lang w:val="en-GB"/>
        </w:rPr>
        <w:t xml:space="preserve">emission scenarios. </w:t>
      </w:r>
      <w:del w:id="5725" w:author="Lucy Cowie" w:date="2021-07-28T19:51:00Z">
        <w:r w:rsidRPr="007D361D" w:rsidDel="00D63145">
          <w:rPr>
            <w:rFonts w:cs="Times New Roman"/>
            <w:noProof/>
            <w:color w:val="000000" w:themeColor="text1"/>
            <w:lang w:val="en-GB"/>
          </w:rPr>
          <w:delText>Especially</w:delText>
        </w:r>
      </w:del>
      <w:ins w:id="5726" w:author="Lucy Cowie" w:date="2021-07-28T19:51:00Z">
        <w:r w:rsidR="00D63145">
          <w:rPr>
            <w:rFonts w:cs="Times New Roman"/>
            <w:noProof/>
            <w:color w:val="000000" w:themeColor="text1"/>
            <w:lang w:val="en-GB"/>
          </w:rPr>
          <w:t>In particular</w:t>
        </w:r>
      </w:ins>
      <w:r w:rsidRPr="007D361D">
        <w:rPr>
          <w:rFonts w:cs="Times New Roman"/>
          <w:noProof/>
          <w:color w:val="000000" w:themeColor="text1"/>
          <w:lang w:val="en-GB"/>
        </w:rPr>
        <w:t>, projection</w:t>
      </w:r>
      <w:ins w:id="5727" w:author="Lucy Cowie" w:date="2021-07-28T19:51:00Z">
        <w:r w:rsidR="00D63145">
          <w:rPr>
            <w:rFonts w:cs="Times New Roman"/>
            <w:noProof/>
            <w:color w:val="000000" w:themeColor="text1"/>
            <w:lang w:val="en-GB"/>
          </w:rPr>
          <w:t>s</w:t>
        </w:r>
      </w:ins>
      <w:r w:rsidRPr="007D361D">
        <w:rPr>
          <w:rFonts w:cs="Times New Roman"/>
          <w:noProof/>
          <w:color w:val="000000" w:themeColor="text1"/>
          <w:lang w:val="en-GB"/>
        </w:rPr>
        <w:t xml:space="preserve"> for East Asia differ significantly, the highest SSP3-7.0 is about half of the highest RCP by 2100 </w:t>
      </w:r>
      <w:r w:rsidRPr="007D361D">
        <w:rPr>
          <w:bCs/>
          <w:color w:val="000000" w:themeColor="text1"/>
          <w:lang w:val="en-US"/>
        </w:rPr>
        <w:t>(Figure 6.</w:t>
      </w:r>
      <w:r>
        <w:rPr>
          <w:bCs/>
          <w:color w:val="000000" w:themeColor="text1"/>
          <w:lang w:val="en-US"/>
        </w:rPr>
        <w:t>19</w:t>
      </w:r>
      <w:r w:rsidRPr="007D361D">
        <w:rPr>
          <w:bCs/>
          <w:color w:val="000000" w:themeColor="text1"/>
          <w:lang w:val="en-US"/>
        </w:rPr>
        <w:t>)</w:t>
      </w:r>
      <w:ins w:id="5728" w:author="Lucy Cowie" w:date="2021-07-28T19:51:00Z">
        <w:r w:rsidR="00B659E2">
          <w:rPr>
            <w:bCs/>
            <w:color w:val="000000" w:themeColor="text1"/>
            <w:lang w:val="en-US"/>
          </w:rPr>
          <w:t>,</w:t>
        </w:r>
      </w:ins>
      <w:r w:rsidRPr="007D361D">
        <w:rPr>
          <w:rFonts w:cs="Times New Roman"/>
          <w:color w:val="000000" w:themeColor="text1"/>
          <w:lang w:val="en-GB" w:eastAsia="en-US"/>
        </w:rPr>
        <w:t xml:space="preserve"> which is due to much lower projections of coal use in China driven largely by </w:t>
      </w:r>
      <w:del w:id="5729" w:author="Lucy Cowie" w:date="2021-07-28T19:52:00Z">
        <w:r w:rsidRPr="007D361D" w:rsidDel="00763964">
          <w:rPr>
            <w:rFonts w:cs="Times New Roman"/>
            <w:color w:val="000000" w:themeColor="text1"/>
            <w:lang w:val="en-GB" w:eastAsia="en-US"/>
          </w:rPr>
          <w:delText>the</w:delText>
        </w:r>
      </w:del>
      <w:ins w:id="5730" w:author="Lucy Cowie" w:date="2021-07-28T19:51:00Z">
        <w:r w:rsidR="005F4E2E">
          <w:rPr>
            <w:rFonts w:cs="Times New Roman"/>
            <w:color w:val="000000" w:themeColor="text1"/>
            <w:lang w:val="en-GB" w:eastAsia="en-US"/>
          </w:rPr>
          <w:t>efforts during the</w:t>
        </w:r>
      </w:ins>
      <w:r w:rsidRPr="007D361D">
        <w:rPr>
          <w:rFonts w:cs="Times New Roman"/>
          <w:color w:val="000000" w:themeColor="text1"/>
          <w:lang w:val="en-GB" w:eastAsia="en-US"/>
        </w:rPr>
        <w:t xml:space="preserve"> last decade </w:t>
      </w:r>
      <w:del w:id="5731" w:author="Lucy Cowie" w:date="2021-07-28T19:51:00Z">
        <w:r w:rsidRPr="007D361D" w:rsidDel="005F4E2E">
          <w:rPr>
            <w:rFonts w:cs="Times New Roman"/>
            <w:color w:val="000000" w:themeColor="text1"/>
            <w:lang w:val="en-GB" w:eastAsia="en-US"/>
          </w:rPr>
          <w:delText xml:space="preserve">efforts </w:delText>
        </w:r>
      </w:del>
      <w:r w:rsidRPr="007D361D">
        <w:rPr>
          <w:rFonts w:cs="Times New Roman"/>
          <w:color w:val="000000" w:themeColor="text1"/>
          <w:lang w:val="en-GB" w:eastAsia="en-US"/>
        </w:rPr>
        <w:t>to combat poor air quality. At the same time, the SSP scenarios</w:t>
      </w:r>
      <w:r>
        <w:rPr>
          <w:rFonts w:cs="Times New Roman"/>
          <w:color w:val="000000" w:themeColor="text1"/>
          <w:lang w:val="en-GB" w:eastAsia="en-US"/>
        </w:rPr>
        <w:t xml:space="preserve"> without climate mitigation</w:t>
      </w:r>
      <w:r w:rsidRPr="007D361D">
        <w:rPr>
          <w:rFonts w:cs="Times New Roman"/>
          <w:color w:val="000000" w:themeColor="text1"/>
          <w:lang w:val="en-GB" w:eastAsia="en-US"/>
        </w:rPr>
        <w:t xml:space="preserve"> </w:t>
      </w:r>
      <w:r>
        <w:rPr>
          <w:rFonts w:cs="Times New Roman"/>
          <w:color w:val="000000" w:themeColor="text1"/>
          <w:lang w:val="en-GB" w:eastAsia="en-US"/>
        </w:rPr>
        <w:t>project</w:t>
      </w:r>
      <w:r w:rsidRPr="007D361D">
        <w:rPr>
          <w:rFonts w:cs="Times New Roman"/>
          <w:color w:val="000000" w:themeColor="text1"/>
          <w:lang w:val="en-GB" w:eastAsia="en-US"/>
        </w:rPr>
        <w:t xml:space="preserve"> faster growth in CH</w:t>
      </w:r>
      <w:r w:rsidRPr="007D361D">
        <w:rPr>
          <w:rFonts w:cs="Times New Roman"/>
          <w:color w:val="000000" w:themeColor="text1"/>
          <w:vertAlign w:val="subscript"/>
          <w:lang w:val="en-GB" w:eastAsia="en-US"/>
        </w:rPr>
        <w:t>4</w:t>
      </w:r>
      <w:r w:rsidRPr="007D361D">
        <w:rPr>
          <w:rFonts w:cs="Times New Roman"/>
          <w:color w:val="000000" w:themeColor="text1"/>
          <w:lang w:val="en-GB" w:eastAsia="en-US"/>
        </w:rPr>
        <w:t xml:space="preserve"> emissions in Africa, </w:t>
      </w:r>
      <w:ins w:id="5732" w:author="Lucy Cowie" w:date="2021-07-28T19:52:00Z">
        <w:r w:rsidR="00763964">
          <w:rPr>
            <w:rFonts w:cs="Times New Roman"/>
            <w:color w:val="000000" w:themeColor="text1"/>
            <w:lang w:val="en-GB" w:eastAsia="en-US"/>
          </w:rPr>
          <w:t xml:space="preserve">the </w:t>
        </w:r>
      </w:ins>
      <w:r w:rsidRPr="007D361D">
        <w:rPr>
          <w:rFonts w:cs="Times New Roman"/>
          <w:color w:val="000000" w:themeColor="text1"/>
          <w:lang w:val="en-GB" w:eastAsia="en-US"/>
        </w:rPr>
        <w:t>Middle East</w:t>
      </w:r>
      <w:del w:id="5733" w:author="Lucy Cowie" w:date="2021-07-28T19:52:00Z">
        <w:r w:rsidRPr="007D361D" w:rsidDel="00763964">
          <w:rPr>
            <w:rFonts w:cs="Times New Roman"/>
            <w:color w:val="000000" w:themeColor="text1"/>
            <w:lang w:val="en-GB" w:eastAsia="en-US"/>
          </w:rPr>
          <w:delText>,</w:delText>
        </w:r>
      </w:del>
      <w:r w:rsidRPr="007D361D">
        <w:rPr>
          <w:rFonts w:cs="Times New Roman"/>
          <w:color w:val="000000" w:themeColor="text1"/>
          <w:lang w:val="en-GB" w:eastAsia="en-US"/>
        </w:rPr>
        <w:t xml:space="preserve"> and Latin America</w:t>
      </w:r>
      <w:r>
        <w:rPr>
          <w:rFonts w:cs="Times New Roman"/>
          <w:color w:val="000000" w:themeColor="text1"/>
          <w:lang w:val="en-GB" w:eastAsia="en-US"/>
        </w:rPr>
        <w:t xml:space="preserve"> (Figure 6.19)</w:t>
      </w:r>
      <w:r w:rsidRPr="007D361D">
        <w:rPr>
          <w:rFonts w:cs="Times New Roman"/>
          <w:color w:val="000000" w:themeColor="text1"/>
          <w:lang w:val="en-GB" w:eastAsia="en-US"/>
        </w:rPr>
        <w:t xml:space="preserve"> driven by developments in agriculture, </w:t>
      </w:r>
      <w:ins w:id="5734" w:author="Lucy Cowie" w:date="2021-07-28T19:52:00Z">
        <w:r w:rsidR="00914D81">
          <w:rPr>
            <w:rFonts w:cs="Times New Roman"/>
            <w:color w:val="000000" w:themeColor="text1"/>
            <w:lang w:val="en-GB" w:eastAsia="en-US"/>
          </w:rPr>
          <w:t xml:space="preserve">the </w:t>
        </w:r>
      </w:ins>
      <w:r w:rsidRPr="007D361D">
        <w:rPr>
          <w:rFonts w:cs="Times New Roman"/>
          <w:color w:val="000000" w:themeColor="text1"/>
          <w:lang w:val="en-GB" w:eastAsia="en-US"/>
        </w:rPr>
        <w:t>oil and gas sectors, and</w:t>
      </w:r>
      <w:r>
        <w:rPr>
          <w:rFonts w:cs="Times New Roman"/>
          <w:color w:val="000000" w:themeColor="text1"/>
          <w:lang w:val="en-GB" w:eastAsia="en-US"/>
        </w:rPr>
        <w:t>,</w:t>
      </w:r>
      <w:r w:rsidRPr="007D361D">
        <w:rPr>
          <w:rFonts w:cs="Times New Roman"/>
          <w:color w:val="000000" w:themeColor="text1"/>
          <w:lang w:val="en-GB" w:eastAsia="en-US"/>
        </w:rPr>
        <w:t xml:space="preserve"> especially in Africa</w:t>
      </w:r>
      <w:r>
        <w:rPr>
          <w:rFonts w:cs="Times New Roman"/>
          <w:color w:val="000000" w:themeColor="text1"/>
          <w:lang w:val="en-GB" w:eastAsia="en-US"/>
        </w:rPr>
        <w:t>,</w:t>
      </w:r>
      <w:r w:rsidRPr="007D361D">
        <w:rPr>
          <w:rFonts w:cs="Times New Roman"/>
          <w:color w:val="000000" w:themeColor="text1"/>
          <w:lang w:val="en-GB" w:eastAsia="en-US"/>
        </w:rPr>
        <w:t xml:space="preserve"> waste management.</w:t>
      </w:r>
      <w:r>
        <w:rPr>
          <w:rFonts w:cs="Times New Roman"/>
          <w:color w:val="000000" w:themeColor="text1"/>
          <w:lang w:val="en-GB" w:eastAsia="en-US"/>
        </w:rPr>
        <w:t xml:space="preserve"> </w:t>
      </w:r>
      <w:r w:rsidRPr="00460706">
        <w:rPr>
          <w:rFonts w:cs="Times New Roman"/>
          <w:color w:val="000000" w:themeColor="text1"/>
          <w:lang w:val="en-GB"/>
        </w:rPr>
        <w:t>There are significant differences in the assessment and feasibility of rapid CH</w:t>
      </w:r>
      <w:r w:rsidRPr="00460706">
        <w:rPr>
          <w:rFonts w:cs="Times New Roman"/>
          <w:color w:val="000000" w:themeColor="text1"/>
          <w:vertAlign w:val="subscript"/>
          <w:lang w:val="en-GB"/>
        </w:rPr>
        <w:t>4</w:t>
      </w:r>
      <w:r w:rsidRPr="00460706">
        <w:rPr>
          <w:rFonts w:cs="Times New Roman"/>
          <w:color w:val="000000" w:themeColor="text1"/>
          <w:lang w:val="en-GB"/>
        </w:rPr>
        <w:t xml:space="preserve"> mitigation. </w:t>
      </w:r>
      <w:r w:rsidRPr="00460706">
        <w:rPr>
          <w:rFonts w:cs="Times New Roman"/>
          <w:color w:val="000000" w:themeColor="text1"/>
          <w:lang w:val="en-US"/>
        </w:rPr>
        <w:t xml:space="preserve">Höglund-Isaksson et al. </w:t>
      </w:r>
      <w:commentRangeStart w:id="5735"/>
      <w:r w:rsidRPr="00460706">
        <w:rPr>
          <w:rFonts w:cs="Times New Roman"/>
          <w:color w:val="000000" w:themeColor="text1"/>
          <w:lang w:val="en-GB"/>
        </w:rPr>
        <w:fldChar w:fldCharType="begin" w:fldLock="1"/>
      </w:r>
      <w:r w:rsidR="00D477C7">
        <w:rPr>
          <w:rFonts w:cs="Times New Roman"/>
          <w:color w:val="000000" w:themeColor="text1"/>
          <w:lang w:val="en-US"/>
        </w:rPr>
        <w:instrText>ADDIN CSL_CITATION { "citationItems" : [ { "id" : "ITEM-1", "itemData" : { "author" : [ { "dropping-particle" : "", "family" : "H\u00f6glund-Isaksson", "given" : "Lena", "non-dropping-particle" : "", "parse-names" : false, "suffix" : "" }, { "dropping-particle" : "", "family" : "Gomez-Sanabria", "given" : "Adriana", "non-dropping-particle" : "", "parse-names" : false, "suffix" : "" }, { "dropping-particle" : "", "family" : "Klimont", "given" : "Zbigniew", "non-dropping-particle" : "", "parse-names" : false, "suffix" : "" }, { "dropping-particle" : "", "family" : "Rafaj", "given" : "Peter", "non-dropping-particle" : "", "parse-names" : false, "suffix" : "" }, { "dropping-particle" : "", "family" : "Sch\u00f6pp", "given" : "Wolfgang", "non-dropping-particle" : "", "parse-names" : false, "suffix" : "" } ], "container-title" : "Environmental Reaserch Communication", "id" : "ITEM-1", "issued" : { "date-parts" : [ [ "2020" ] ] }, "title" : "Technical potentials and costs for reducing global anthropogenic methane emissions in the 2050 timeframe - results from the GAINS model", "translator" : [ { "dropping-particle" : "", "family" : "G4227", "given" : "", "non-dropping-particle" : "", "parse-names" : false, "suffix" : "" } ], "type" : "article-journal", "volume" : "2" }, "suppress-author" : 1, "uris" : [ "http://www.mendeley.com/documents/?uuid=28806652-f967-48be-881f-a6274fb5171c" ] } ], "mendeley" : { "formattedCitation" : "(2020)", "plainTextFormattedCitation" : "(2020)", "previouslyFormattedCitation" : "(2020)" }, "properties" : { "noteIndex" : 0 }, "schema" : "https://github.com/citation-style-language/schema/raw/master/csl-citation.json" }</w:instrText>
      </w:r>
      <w:r w:rsidRPr="00460706">
        <w:rPr>
          <w:rFonts w:cs="Times New Roman"/>
          <w:color w:val="000000" w:themeColor="text1"/>
          <w:lang w:val="en-GB"/>
        </w:rPr>
        <w:fldChar w:fldCharType="separate"/>
      </w:r>
      <w:r w:rsidR="00CB33A1">
        <w:rPr>
          <w:rFonts w:cs="Times New Roman"/>
          <w:noProof/>
          <w:color w:val="000000" w:themeColor="text1"/>
          <w:lang w:val="en-GB"/>
        </w:rPr>
        <w:t>(2020)</w:t>
      </w:r>
      <w:r w:rsidRPr="00460706">
        <w:rPr>
          <w:rFonts w:cs="Times New Roman"/>
          <w:color w:val="000000" w:themeColor="text1"/>
          <w:lang w:val="en-GB"/>
        </w:rPr>
        <w:fldChar w:fldCharType="end"/>
      </w:r>
      <w:commentRangeEnd w:id="5735"/>
      <w:r w:rsidR="00CB33A1">
        <w:rPr>
          <w:rStyle w:val="Marquedecommentaire"/>
        </w:rPr>
        <w:commentReference w:id="5735"/>
      </w:r>
      <w:r w:rsidRPr="00460706">
        <w:rPr>
          <w:rFonts w:cs="Times New Roman"/>
          <w:color w:val="000000" w:themeColor="text1"/>
          <w:lang w:val="en-GB"/>
        </w:rPr>
        <w:t xml:space="preserve"> review most recent studies and assess feasibility of rapid widespread mitigation, concluding that significant (over 50%) reductions are attainable but</w:t>
      </w:r>
      <w:ins w:id="5736" w:author="Lucy Cowie" w:date="2021-07-28T19:52:00Z">
        <w:r w:rsidR="00914D81">
          <w:rPr>
            <w:rFonts w:cs="Times New Roman"/>
            <w:color w:val="000000" w:themeColor="text1"/>
            <w:lang w:val="en-GB"/>
          </w:rPr>
          <w:t xml:space="preserve"> the</w:t>
        </w:r>
      </w:ins>
      <w:r w:rsidRPr="00460706">
        <w:rPr>
          <w:rFonts w:cs="Times New Roman"/>
          <w:color w:val="000000" w:themeColor="text1"/>
          <w:lang w:val="en-GB"/>
        </w:rPr>
        <w:t xml:space="preserve"> feasibility of such reductions could be constrained in the short term due to locked capital. This might have implications for near</w:t>
      </w:r>
      <w:ins w:id="5737" w:author="Lucy Cowie" w:date="2021-07-28T19:52:00Z">
        <w:r w:rsidR="00B203B7">
          <w:rPr>
            <w:rFonts w:cs="Times New Roman"/>
            <w:color w:val="000000" w:themeColor="text1"/>
            <w:lang w:val="en-GB"/>
          </w:rPr>
          <w:t>-</w:t>
        </w:r>
      </w:ins>
      <w:del w:id="5738" w:author="Lucy Cowie" w:date="2021-07-28T19:52:00Z">
        <w:r w:rsidRPr="00460706" w:rsidDel="00B203B7">
          <w:rPr>
            <w:rFonts w:cs="Times New Roman"/>
            <w:color w:val="000000" w:themeColor="text1"/>
            <w:lang w:val="en-GB"/>
          </w:rPr>
          <w:delText xml:space="preserve"> </w:delText>
        </w:r>
      </w:del>
      <w:r w:rsidRPr="00460706">
        <w:rPr>
          <w:rFonts w:cs="Times New Roman"/>
          <w:color w:val="000000" w:themeColor="text1"/>
          <w:lang w:val="en-GB"/>
        </w:rPr>
        <w:t>term evolution assumed in</w:t>
      </w:r>
      <w:r>
        <w:rPr>
          <w:rFonts w:cs="Times New Roman"/>
          <w:color w:val="000000" w:themeColor="text1"/>
          <w:lang w:val="en-GB"/>
        </w:rPr>
        <w:t>,</w:t>
      </w:r>
      <w:r w:rsidRPr="00460706">
        <w:rPr>
          <w:rFonts w:cs="Times New Roman"/>
          <w:color w:val="000000" w:themeColor="text1"/>
          <w:lang w:val="en-GB"/>
        </w:rPr>
        <w:t xml:space="preserve"> for example, SSP1-1.9 or SSP3</w:t>
      </w:r>
      <w:r>
        <w:rPr>
          <w:rFonts w:cs="Times New Roman"/>
          <w:color w:val="000000" w:themeColor="text1"/>
          <w:lang w:val="en-GB"/>
        </w:rPr>
        <w:t>-</w:t>
      </w:r>
      <w:r w:rsidRPr="00460706">
        <w:rPr>
          <w:rFonts w:cs="Times New Roman"/>
          <w:color w:val="000000" w:themeColor="text1"/>
          <w:lang w:val="en-GB"/>
        </w:rPr>
        <w:t>low</w:t>
      </w:r>
      <w:r>
        <w:rPr>
          <w:rFonts w:cs="Times New Roman"/>
          <w:color w:val="000000" w:themeColor="text1"/>
          <w:lang w:val="en-GB"/>
        </w:rPr>
        <w:t>SLCF-low</w:t>
      </w:r>
      <w:r w:rsidRPr="00460706">
        <w:rPr>
          <w:rFonts w:cs="Times New Roman"/>
          <w:color w:val="000000" w:themeColor="text1"/>
          <w:lang w:val="en-GB"/>
        </w:rPr>
        <w:t>CH</w:t>
      </w:r>
      <w:r w:rsidRPr="00460706">
        <w:rPr>
          <w:rFonts w:cs="Times New Roman"/>
          <w:color w:val="000000" w:themeColor="text1"/>
          <w:vertAlign w:val="subscript"/>
          <w:lang w:val="en-GB"/>
        </w:rPr>
        <w:t>4</w:t>
      </w:r>
      <w:r w:rsidRPr="00460706">
        <w:rPr>
          <w:rFonts w:cs="Times New Roman"/>
          <w:color w:val="000000" w:themeColor="text1"/>
          <w:lang w:val="en-GB"/>
        </w:rPr>
        <w:t xml:space="preserve">, where emissions drop </w:t>
      </w:r>
      <w:r w:rsidRPr="00460706">
        <w:rPr>
          <w:rFonts w:cs="Times New Roman"/>
          <w:color w:val="000000" w:themeColor="text1"/>
          <w:lang w:val="en-GB"/>
        </w:rPr>
        <w:lastRenderedPageBreak/>
        <w:t xml:space="preserve">very quickly due to fast decarbonization and reductions in agriculture. Such high reduction potential in agriculture has been also assumed in other studies </w:t>
      </w:r>
      <w:r w:rsidRPr="00460706">
        <w:rPr>
          <w:rFonts w:cs="Times New Roman"/>
          <w:color w:val="000000" w:themeColor="text1"/>
          <w:lang w:val="en-GB"/>
        </w:rPr>
        <w:fldChar w:fldCharType="begin" w:fldLock="1"/>
      </w:r>
      <w:r w:rsidR="00D477C7">
        <w:rPr>
          <w:rFonts w:cs="Times New Roman"/>
          <w:color w:val="000000" w:themeColor="text1"/>
          <w:lang w:val="en-GB"/>
        </w:rPr>
        <w:instrText>ADDIN CSL_CITATION { "citationItems" : [ { "id" : "ITEM-1", "itemData" : { "DOI" : "10.1007/s10584-019-02436-3", "ISSN" : "15731480", "abstract" : "Several studies have shown that the greenhouse gas reduction resulting from the current nationally determined contributions (NDCs) will not be enough to meet the overall targets of the Paris Climate Agreement. It has been suggested that more ambition mitigations of short-lived climate forcer (SLCF) emissions could potentially be a way to reduce the risk of overshooting the 1.5 or 2 \u00b0C target in a cost-effective way. In this study, we employ eight state-of-the-art integrated assessment models (IAMs) to examine the global temperature effects of ambitious reductions of methane, black and organic carbon, and hydrofluorocarbon emissions. The SLCFs measures considered are found to add significantly to the effect of the NDCs on short-term global mean temperature (GMT) (in the year 2040: \u2212 0.03 to \u2212 0.15 \u00b0C) and on reducing the short-term rate-of-change (by \u2212 2 to 15%), but only a small effect on reducing the maximum temperature change before 2100. This, because later in the century under assumed ambitious climate policy, SLCF mitigation is maximized, either directly or indirectly due to changes in the energy system. All three SLCF groups can contribute to achieving GMT changes.", "author" : [ { "dropping-particle" : "", "family" : "Harmsen", "given" : "Mathijs", "non-dropping-particle" : "", "parse-names" : false, "suffix" : "" }, { "dropping-particle" : "", "family" : "Fricko", "given" : "Oliver", "non-dropping-particle" : "", "parse-names" : false, "suffix" : "" }, { "dropping-particle" : "", "family" : "Hilaire", "given" : "J\u00e9r\u00f4me", "non-dropping-particle" : "", "parse-names" : false, "suffix" : "" }, { "dropping-particle" : "", "family" : "Vuuren", "given" : "Detlef P.", "non-dropping-particle" : "van", "parse-names" : false, "suffix" : "" }, { "dropping-particle" : "", "family" : "Drouet", "given" : "Laurent", "non-dropping-particle" : "", "parse-names" : false, "suffix" : "" }, { "dropping-particle" : "", "family" : "Durand-Lasserve", "given" : "Olivier", "non-dropping-particle" : "", "parse-names" : false, "suffix" : "" }, { "dropping-particle" : "", "family" : "Fujimori", "given" : "Shinichiro", "non-dropping-particle" : "", "parse-names" : false, "suffix" : "" }, { "dropping-particle" : "", "family" : "Keramidas", "given" : "Kimon", "non-dropping-particle" : "", "parse-names" : false, "suffix" : "" }, { "dropping-particle" : "", "family" : "Klimont", "given" : "Zbigniew", "non-dropping-particle" : "", "parse-names" : false, "suffix" : "" }, { "dropping-particle" : "", "family" : "Luderer", "given" : "Gunnar", "non-dropping-particle" : "", "parse-names" : false, "suffix" : "" }, { "dropping-particle" : "", "family" : "Aleluia Reis", "given" : "Lara", "non-dropping-particle" : "", "parse-names" : false, "suffix" : "" }, { "dropping-particle" : "", "family" : "Riahi", "given" : "Keywan", "non-dropping-particle" : "", "parse-names" : false, "suffix" : "" }, { "dropping-particle" : "", "family" : "Sano", "given" : "Fuminori", "non-dropping-particle" : "", "parse-names" : false, "suffix" : "" }, { "dropping-particle" : "", "family" : "Smith", "given" : "Steven J.", "non-dropping-particle" : "", "parse-names" : false, "suffix" : "" } ], "container-title" : "Climatic Change", "id" : "ITEM-1", "issued" : { "date-parts" : [ [ "2019", "6" ] ] }, "title" : "Taking some heat off the NDCs? The limited potential of additional short-lived climate forcers\u2019 mitigation", "translator" : [ { "dropping-particle" : "", "family" : "G4312", "given" : "", "non-dropping-particle" : "", "parse-names" : false, "suffix" : "" } ], "type" : "article-journal" }, "uris" : [ "http://www.mendeley.com/documents/?uuid=5ea9b053-fd6d-40de-ac86-e96a55854bcc" ] }, { "id" : "ITEM-2", "itemData" : { "DOI" : "10.1016/j.envsci.2006.10.007", "ISSN" : "14629011", "abstract" : "A methodology is presented here to assess the potential long-term contribution of non-CO2 greenhouse gases in mitigation scenarios. The analysis shows the future development of the mitigation potential of non-CO2 gases (as a function of changes in technology and implementation barriers) to represent a crucial parameter for the overall costs of mitigation scenarios. The recently developed marginal abatement cost curves for 2010 in the EMF-21 project are taken as the starting point. First-order estimates were made of the future maximum attainable reduction potentials and costs on the basis of available literature. The set of MAC curves developed was used in a multi-gas analysis for stabilising greenhouse gas concentrations at 550 ppm CO2-equivalent. Including future development for the non-CO2 mitigation options not only increases their mitigation potential but also lowers the overall costs compared to situations where no development is assumed (3-21% lower in 2050 and 4-26% lower in 2100 in our analysis). Along with the fluorinated gases, energy-related methane emissions make up the largest share in total non-CO2 abatement potential as they represent a large emission source and have a large potential for reduction (towards 90% compared to baseline in 2100). Most methane and nitrous oxide emissions from landuse-related sources are less simple to abate, with an estimated abatement potential in 2100 of around 60% and 40%, respectively. \u00a9 2006 Elsevier Ltd. All rights reserved.", "author" : [ { "dropping-particle" : "", "family" : "Lucas", "given" : "Paul L.", "non-dropping-particle" : "", "parse-names" : false, "suffix" : "" }, { "dropping-particle" : "", "family" : "Vuuren", "given" : "Detlef P.", "non-dropping-particle" : "van", "parse-names" : false, "suffix" : "" }, { "dropping-particle" : "", "family" : "Olivier", "given" : "Jos G.J.", "non-dropping-particle" : "", "parse-names" : false, "suffix" : "" }, { "dropping-particle" : "", "family" : "Elzen", "given" : "Michel G.J.", "non-dropping-particle" : "den", "parse-names" : false, "suffix" : "" } ], "container-title" : "Environmental Science and Policy", "id" : "ITEM-2", "issue" : "2", "issued" : { "date-parts" : [ [ "2007", "7", "29" ] ] }, "language" : "en", "page" : "85-103", "title" : "Long-term reduction potential of non-CO2 greenhouse gases", "translator" : [ { "dropping-particle" : "", "family" : "G4222", "given" : "", "non-dropping-particle" : "", "parse-names" : false, "suffix" : "" } ], "type" : "article-journal", "volume" : "10" }, "uris" : [ "http://www.mendeley.com/documents/?uuid=9f1f2a71-cf23-46ba-9707-2edcd3d9284b" ] } ], "mendeley" : { "formattedCitation" : "(Lucas et al., 2007; Harmsen et al., 2019)", "plainTextFormattedCitation" : "(Lucas et al., 2007; Harmsen et al., 2019)", "previouslyFormattedCitation" : "(Lucas et al., 2007; Harmsen et al., 2019)" }, "properties" : { "noteIndex" : 0 }, "schema" : "https://github.com/citation-style-language/schema/raw/master/csl-citation.json" }</w:instrText>
      </w:r>
      <w:r w:rsidRPr="00460706">
        <w:rPr>
          <w:rFonts w:cs="Times New Roman"/>
          <w:color w:val="000000" w:themeColor="text1"/>
          <w:lang w:val="en-GB"/>
        </w:rPr>
        <w:fldChar w:fldCharType="separate"/>
      </w:r>
      <w:r w:rsidR="00CB33A1">
        <w:rPr>
          <w:rFonts w:cs="Times New Roman"/>
          <w:noProof/>
          <w:color w:val="000000" w:themeColor="text1"/>
          <w:lang w:val="en-GB"/>
        </w:rPr>
        <w:t>(Lucas et al., 2007; Harmsen et al., 2019)</w:t>
      </w:r>
      <w:r w:rsidRPr="00460706">
        <w:rPr>
          <w:rFonts w:cs="Times New Roman"/>
          <w:color w:val="000000" w:themeColor="text1"/>
          <w:lang w:val="en-GB"/>
        </w:rPr>
        <w:fldChar w:fldCharType="end"/>
      </w:r>
      <w:r w:rsidRPr="00460706">
        <w:rPr>
          <w:rFonts w:cs="Times New Roman"/>
          <w:color w:val="000000" w:themeColor="text1"/>
          <w:lang w:val="en-GB"/>
        </w:rPr>
        <w:t xml:space="preserve"> but is questioned by Höglund-Isaksson et al. </w:t>
      </w:r>
      <w:commentRangeStart w:id="5739"/>
      <w:r w:rsidRPr="00460706">
        <w:rPr>
          <w:rFonts w:cs="Times New Roman"/>
          <w:color w:val="000000" w:themeColor="text1"/>
          <w:lang w:val="en-GB"/>
        </w:rPr>
        <w:fldChar w:fldCharType="begin" w:fldLock="1"/>
      </w:r>
      <w:r w:rsidR="00D477C7">
        <w:rPr>
          <w:rFonts w:cs="Times New Roman"/>
          <w:color w:val="000000" w:themeColor="text1"/>
          <w:lang w:val="en-GB"/>
        </w:rPr>
        <w:instrText>ADDIN CSL_CITATION { "citationItems" : [ { "id" : "ITEM-1", "itemData" : { "author" : [ { "dropping-particle" : "", "family" : "H\u00f6glund-Isaksson", "given" : "Lena", "non-dropping-particle" : "", "parse-names" : false, "suffix" : "" }, { "dropping-particle" : "", "family" : "Gomez-Sanabria", "given" : "Adriana", "non-dropping-particle" : "", "parse-names" : false, "suffix" : "" }, { "dropping-particle" : "", "family" : "Klimont", "given" : "Zbigniew", "non-dropping-particle" : "", "parse-names" : false, "suffix" : "" }, { "dropping-particle" : "", "family" : "Rafaj", "given" : "Peter", "non-dropping-particle" : "", "parse-names" : false, "suffix" : "" }, { "dropping-particle" : "", "family" : "Sch\u00f6pp", "given" : "Wolfgang", "non-dropping-particle" : "", "parse-names" : false, "suffix" : "" } ], "container-title" : "Environmental Reaserch Communication", "id" : "ITEM-1", "issued" : { "date-parts" : [ [ "2020" ] ] }, "title" : "Technical potentials and costs for reducing global anthropogenic methane emissions in the 2050 timeframe - results from the GAINS model", "translator" : [ { "dropping-particle" : "", "family" : "G4227", "given" : "", "non-dropping-particle" : "", "parse-names" : false, "suffix" : "" } ], "type" : "article-journal", "volume" : "2" }, "suppress-author" : 1, "uris" : [ "http://www.mendeley.com/documents/?uuid=28806652-f967-48be-881f-a6274fb5171c" ] } ], "mendeley" : { "formattedCitation" : "(2020)", "plainTextFormattedCitation" : "(2020)", "previouslyFormattedCitation" : "(2020)" }, "properties" : { "noteIndex" : 0 }, "schema" : "https://github.com/citation-style-language/schema/raw/master/csl-citation.json" }</w:instrText>
      </w:r>
      <w:r w:rsidRPr="00460706">
        <w:rPr>
          <w:rFonts w:cs="Times New Roman"/>
          <w:color w:val="000000" w:themeColor="text1"/>
          <w:lang w:val="en-GB"/>
        </w:rPr>
        <w:fldChar w:fldCharType="separate"/>
      </w:r>
      <w:r w:rsidR="00CB33A1">
        <w:rPr>
          <w:rFonts w:cs="Times New Roman"/>
          <w:noProof/>
          <w:color w:val="000000" w:themeColor="text1"/>
          <w:lang w:val="en-GB"/>
        </w:rPr>
        <w:t>(2020)</w:t>
      </w:r>
      <w:r w:rsidRPr="00460706">
        <w:rPr>
          <w:rFonts w:cs="Times New Roman"/>
          <w:color w:val="000000" w:themeColor="text1"/>
          <w:lang w:val="en-GB"/>
        </w:rPr>
        <w:fldChar w:fldCharType="end"/>
      </w:r>
      <w:commentRangeEnd w:id="5739"/>
      <w:r w:rsidR="00CB33A1">
        <w:rPr>
          <w:rStyle w:val="Marquedecommentaire"/>
        </w:rPr>
        <w:commentReference w:id="5739"/>
      </w:r>
      <w:r w:rsidRPr="00460706">
        <w:rPr>
          <w:rFonts w:cs="Times New Roman"/>
          <w:color w:val="000000" w:themeColor="text1"/>
          <w:lang w:val="en-GB"/>
        </w:rPr>
        <w:t xml:space="preserve"> who </w:t>
      </w:r>
      <w:r>
        <w:rPr>
          <w:rFonts w:cs="Times New Roman"/>
          <w:color w:val="000000" w:themeColor="text1"/>
          <w:lang w:val="en-GB"/>
        </w:rPr>
        <w:t xml:space="preserve">indicate that </w:t>
      </w:r>
      <w:r w:rsidRPr="00460706">
        <w:rPr>
          <w:rFonts w:cs="Times New Roman"/>
          <w:color w:val="000000" w:themeColor="text1"/>
          <w:lang w:val="en-GB"/>
        </w:rPr>
        <w:t xml:space="preserve">widespread implementation (within decades) </w:t>
      </w:r>
      <w:r>
        <w:rPr>
          <w:rFonts w:cs="Times New Roman"/>
          <w:color w:val="000000" w:themeColor="text1"/>
          <w:lang w:val="en-GB"/>
        </w:rPr>
        <w:t xml:space="preserve">of </w:t>
      </w:r>
      <w:r w:rsidRPr="00460706">
        <w:rPr>
          <w:rFonts w:cs="Times New Roman"/>
          <w:color w:val="000000" w:themeColor="text1"/>
          <w:lang w:val="en-GB"/>
        </w:rPr>
        <w:t xml:space="preserve">policies bringing </w:t>
      </w:r>
      <w:r>
        <w:rPr>
          <w:rFonts w:cs="Times New Roman"/>
          <w:color w:val="000000" w:themeColor="text1"/>
          <w:lang w:val="en-GB"/>
        </w:rPr>
        <w:t>about</w:t>
      </w:r>
      <w:r w:rsidRPr="00460706">
        <w:rPr>
          <w:rFonts w:cs="Times New Roman"/>
          <w:color w:val="000000" w:themeColor="text1"/>
          <w:lang w:val="en-GB"/>
        </w:rPr>
        <w:t xml:space="preserve"> institutional and behavioural changes </w:t>
      </w:r>
      <w:r>
        <w:rPr>
          <w:rFonts w:cs="Times New Roman"/>
          <w:color w:val="000000" w:themeColor="text1"/>
          <w:lang w:val="en-GB"/>
        </w:rPr>
        <w:t>would be important</w:t>
      </w:r>
      <w:r w:rsidRPr="00460706">
        <w:rPr>
          <w:rFonts w:cs="Times New Roman"/>
          <w:color w:val="000000" w:themeColor="text1"/>
          <w:lang w:val="en-GB"/>
        </w:rPr>
        <w:t xml:space="preserve"> for transition towards very low CH</w:t>
      </w:r>
      <w:r w:rsidRPr="00460706">
        <w:rPr>
          <w:rFonts w:cs="Times New Roman"/>
          <w:color w:val="000000" w:themeColor="text1"/>
          <w:vertAlign w:val="subscript"/>
          <w:lang w:val="en-GB"/>
        </w:rPr>
        <w:t>4</w:t>
      </w:r>
      <w:r w:rsidRPr="00460706">
        <w:rPr>
          <w:rFonts w:cs="Times New Roman"/>
          <w:color w:val="000000" w:themeColor="text1"/>
          <w:lang w:val="en-GB"/>
        </w:rPr>
        <w:t xml:space="preserve"> emissions from livestock production.</w:t>
      </w:r>
    </w:p>
    <w:p w14:paraId="3BB35318" w14:textId="77777777" w:rsidR="0035542F" w:rsidRPr="007D361D" w:rsidRDefault="0035542F" w:rsidP="00D5630D">
      <w:pPr>
        <w:pStyle w:val="AR6BodyText"/>
        <w:rPr>
          <w:rFonts w:cs="Times New Roman"/>
          <w:color w:val="000000" w:themeColor="text1"/>
          <w:lang w:val="en-GB" w:eastAsia="en-US"/>
        </w:rPr>
      </w:pPr>
    </w:p>
    <w:p w14:paraId="6987A252" w14:textId="4EC4E6F7" w:rsidR="0035542F" w:rsidRPr="007D361D" w:rsidRDefault="0035542F" w:rsidP="00D5630D">
      <w:pPr>
        <w:pStyle w:val="AR6BodyText"/>
        <w:rPr>
          <w:rFonts w:cs="Times New Roman"/>
          <w:color w:val="000000" w:themeColor="text1"/>
          <w:lang w:val="en-GB" w:eastAsia="en-US"/>
        </w:rPr>
      </w:pPr>
      <w:r w:rsidRPr="007D361D">
        <w:rPr>
          <w:rFonts w:cs="Times New Roman"/>
          <w:color w:val="000000" w:themeColor="text1"/>
          <w:lang w:val="en-GB" w:eastAsia="en-US"/>
        </w:rPr>
        <w:t>Global emissions of carbonaceous aerosols are projected to decline in all SSP scenarios</w:t>
      </w:r>
      <w:r>
        <w:rPr>
          <w:rFonts w:cs="Times New Roman"/>
          <w:color w:val="000000" w:themeColor="text1"/>
          <w:lang w:val="en-GB" w:eastAsia="en-US"/>
        </w:rPr>
        <w:t xml:space="preserve"> (Figure 6.18)</w:t>
      </w:r>
      <w:r w:rsidRPr="007D361D">
        <w:rPr>
          <w:rFonts w:cs="Times New Roman"/>
          <w:color w:val="000000" w:themeColor="text1"/>
          <w:lang w:val="en-GB" w:eastAsia="en-US"/>
        </w:rPr>
        <w:t xml:space="preserve"> except SSP3-7.0. In that scenario, which also has much higher emissions than any of the RCPs, about half of the anthropogenic BC originates from cooking and heating on solid fuels, mostly in Asia and Africa</w:t>
      </w:r>
      <w:r>
        <w:rPr>
          <w:rFonts w:cs="Times New Roman"/>
          <w:color w:val="000000" w:themeColor="text1"/>
          <w:lang w:val="en-GB" w:eastAsia="en-US"/>
        </w:rPr>
        <w:t xml:space="preserve"> (Figure 6.19)</w:t>
      </w:r>
      <w:r w:rsidRPr="007D361D">
        <w:rPr>
          <w:rFonts w:cs="Times New Roman"/>
          <w:color w:val="000000" w:themeColor="text1"/>
          <w:lang w:val="en-GB" w:eastAsia="en-US"/>
        </w:rPr>
        <w:t>, where only limited progress in access to clean energy is achieved. Slow progress in improving waste management, high coal use in energy and industry, and no further progress in controlling diesel engines in Asia, Africa</w:t>
      </w:r>
      <w:del w:id="5740" w:author="Lucy Cowie" w:date="2021-07-28T19:53:00Z">
        <w:r w:rsidRPr="007D361D" w:rsidDel="001737ED">
          <w:rPr>
            <w:rFonts w:cs="Times New Roman"/>
            <w:color w:val="000000" w:themeColor="text1"/>
            <w:lang w:val="en-GB" w:eastAsia="en-US"/>
          </w:rPr>
          <w:delText>,</w:delText>
        </w:r>
      </w:del>
      <w:r w:rsidRPr="007D361D">
        <w:rPr>
          <w:rFonts w:cs="Times New Roman"/>
          <w:color w:val="000000" w:themeColor="text1"/>
          <w:lang w:val="en-GB" w:eastAsia="en-US"/>
        </w:rPr>
        <w:t xml:space="preserve"> and Latin America contributes most of the remaining emissions</w:t>
      </w:r>
      <w:ins w:id="5741" w:author="Lucy Cowie" w:date="2021-07-28T19:53:00Z">
        <w:r w:rsidR="001737ED">
          <w:rPr>
            <w:rFonts w:cs="Times New Roman"/>
            <w:color w:val="000000" w:themeColor="text1"/>
            <w:lang w:val="en-GB" w:eastAsia="en-US"/>
          </w:rPr>
          <w:t>,</w:t>
        </w:r>
      </w:ins>
      <w:r w:rsidRPr="007D361D">
        <w:rPr>
          <w:rFonts w:cs="Times New Roman"/>
          <w:color w:val="000000" w:themeColor="text1"/>
          <w:lang w:val="en-GB" w:eastAsia="en-US"/>
        </w:rPr>
        <w:t xml:space="preserve"> resulting in about 90% of anthropogenic BC emitted in</w:t>
      </w:r>
      <w:ins w:id="5742" w:author="Lucy Cowie" w:date="2021-07-28T19:54:00Z">
        <w:r w:rsidR="00360D5F">
          <w:rPr>
            <w:rFonts w:cs="Times New Roman"/>
            <w:color w:val="000000" w:themeColor="text1"/>
            <w:lang w:val="en-GB" w:eastAsia="en-US"/>
          </w:rPr>
          <w:t xml:space="preserve"> the</w:t>
        </w:r>
      </w:ins>
      <w:r w:rsidRPr="007D361D">
        <w:rPr>
          <w:rFonts w:cs="Times New Roman"/>
          <w:color w:val="000000" w:themeColor="text1"/>
          <w:lang w:val="en-GB" w:eastAsia="en-US"/>
        </w:rPr>
        <w:t xml:space="preserve"> non-OECD world by 2</w:t>
      </w:r>
      <w:r>
        <w:rPr>
          <w:rFonts w:cs="Times New Roman"/>
          <w:color w:val="000000" w:themeColor="text1"/>
          <w:lang w:val="en-GB" w:eastAsia="en-US"/>
        </w:rPr>
        <w:t>100</w:t>
      </w:r>
      <w:r w:rsidRPr="007D361D">
        <w:rPr>
          <w:rFonts w:cs="Times New Roman"/>
          <w:color w:val="000000" w:themeColor="text1"/>
          <w:lang w:val="en-GB" w:eastAsia="en-US"/>
        </w:rPr>
        <w:t xml:space="preserve"> in SSP3-7.0. </w:t>
      </w:r>
      <w:ins w:id="5743" w:author="Lucy Cowie" w:date="2021-07-28T19:54:00Z">
        <w:r w:rsidR="00E22B63">
          <w:rPr>
            <w:rFonts w:cs="Times New Roman"/>
            <w:color w:val="000000" w:themeColor="text1"/>
            <w:lang w:val="en-GB" w:eastAsia="en-US"/>
          </w:rPr>
          <w:t>A s</w:t>
        </w:r>
      </w:ins>
      <w:del w:id="5744" w:author="Lucy Cowie" w:date="2021-07-28T19:54:00Z">
        <w:r w:rsidRPr="007D361D" w:rsidDel="00E22B63">
          <w:rPr>
            <w:rFonts w:cs="Times New Roman"/>
            <w:color w:val="000000" w:themeColor="text1"/>
            <w:lang w:val="en-GB" w:eastAsia="en-US"/>
          </w:rPr>
          <w:delText>S</w:delText>
        </w:r>
      </w:del>
      <w:r w:rsidRPr="007D361D">
        <w:rPr>
          <w:rFonts w:cs="Times New Roman"/>
          <w:color w:val="000000" w:themeColor="text1"/>
          <w:lang w:val="en-GB" w:eastAsia="en-US"/>
        </w:rPr>
        <w:t xml:space="preserve">imilar picture emerges for OC but with larger </w:t>
      </w:r>
      <w:commentRangeStart w:id="5745"/>
      <w:r w:rsidRPr="007D361D">
        <w:rPr>
          <w:rFonts w:cs="Times New Roman"/>
          <w:color w:val="000000" w:themeColor="text1"/>
          <w:lang w:val="en-GB" w:eastAsia="en-US"/>
        </w:rPr>
        <w:t>importance</w:t>
      </w:r>
      <w:commentRangeEnd w:id="5745"/>
      <w:r w:rsidR="00E22B63">
        <w:rPr>
          <w:rStyle w:val="Marquedecommentaire"/>
          <w:lang w:val="en-GB"/>
        </w:rPr>
        <w:commentReference w:id="5745"/>
      </w:r>
      <w:r w:rsidRPr="007D361D">
        <w:rPr>
          <w:rFonts w:cs="Times New Roman"/>
          <w:color w:val="000000" w:themeColor="text1"/>
          <w:lang w:val="en-GB" w:eastAsia="en-US"/>
        </w:rPr>
        <w:t xml:space="preserve"> of</w:t>
      </w:r>
      <w:ins w:id="5746" w:author="Lucy Cowie" w:date="2021-07-28T19:54:00Z">
        <w:r w:rsidR="00E22B63">
          <w:rPr>
            <w:rFonts w:cs="Times New Roman"/>
            <w:color w:val="000000" w:themeColor="text1"/>
            <w:lang w:val="en-GB" w:eastAsia="en-US"/>
          </w:rPr>
          <w:t xml:space="preserve"> the</w:t>
        </w:r>
      </w:ins>
      <w:r w:rsidRPr="007D361D">
        <w:rPr>
          <w:rFonts w:cs="Times New Roman"/>
          <w:color w:val="000000" w:themeColor="text1"/>
          <w:lang w:val="en-GB" w:eastAsia="en-US"/>
        </w:rPr>
        <w:t xml:space="preserve"> waste management sector and biomass burning</w:t>
      </w:r>
      <w:ins w:id="5747" w:author="Lucy Cowie" w:date="2021-07-28T19:54:00Z">
        <w:r w:rsidR="0025062B">
          <w:rPr>
            <w:rFonts w:cs="Times New Roman"/>
            <w:color w:val="000000" w:themeColor="text1"/>
            <w:lang w:val="en-GB" w:eastAsia="en-US"/>
          </w:rPr>
          <w:t>,</w:t>
        </w:r>
      </w:ins>
      <w:r w:rsidRPr="007D361D">
        <w:rPr>
          <w:rFonts w:cs="Times New Roman"/>
          <w:color w:val="000000" w:themeColor="text1"/>
          <w:lang w:val="en-GB" w:eastAsia="en-US"/>
        </w:rPr>
        <w:t xml:space="preserve"> and lower impact of transportation and industry developments. Since scenarios compliant with Paris Agreement goals </w:t>
      </w:r>
      <w:r>
        <w:rPr>
          <w:rFonts w:cs="Times New Roman"/>
          <w:color w:val="000000" w:themeColor="text1"/>
          <w:lang w:val="en-GB" w:eastAsia="en-US"/>
        </w:rPr>
        <w:t>(</w:t>
      </w:r>
      <w:r w:rsidRPr="007D361D">
        <w:rPr>
          <w:rFonts w:cs="Times New Roman"/>
          <w:color w:val="000000" w:themeColor="text1"/>
          <w:lang w:val="en-GB" w:eastAsia="en-US"/>
        </w:rPr>
        <w:t>SSP1-1.9 or SSP1-2.6</w:t>
      </w:r>
      <w:r>
        <w:rPr>
          <w:rFonts w:cs="Times New Roman"/>
          <w:color w:val="000000" w:themeColor="text1"/>
          <w:lang w:val="en-GB" w:eastAsia="en-US"/>
        </w:rPr>
        <w:t xml:space="preserve">; </w:t>
      </w:r>
      <w:del w:id="5748" w:author="Lucy Cowie" w:date="2021-07-28T19:55:00Z">
        <w:r w:rsidDel="0025062B">
          <w:rPr>
            <w:rFonts w:cs="Times New Roman"/>
            <w:color w:val="000000" w:themeColor="text1"/>
            <w:lang w:val="en-GB" w:eastAsia="en-US"/>
          </w:rPr>
          <w:delText xml:space="preserve">see </w:delText>
        </w:r>
      </w:del>
      <w:r>
        <w:rPr>
          <w:rFonts w:cs="Times New Roman"/>
          <w:color w:val="000000" w:themeColor="text1"/>
          <w:lang w:val="en-GB" w:eastAsia="en-US"/>
        </w:rPr>
        <w:t xml:space="preserve">Section 1.6.1) </w:t>
      </w:r>
      <w:r w:rsidRPr="007D361D">
        <w:rPr>
          <w:rFonts w:cs="Times New Roman"/>
          <w:color w:val="000000" w:themeColor="text1"/>
          <w:lang w:val="en-GB" w:eastAsia="en-US"/>
        </w:rPr>
        <w:t xml:space="preserve">include </w:t>
      </w:r>
      <w:del w:id="5749" w:author="Lucy Cowie" w:date="2021-07-28T19:55:00Z">
        <w:r w:rsidRPr="007D361D" w:rsidDel="0025062B">
          <w:rPr>
            <w:rFonts w:cs="Times New Roman"/>
            <w:color w:val="000000" w:themeColor="text1"/>
            <w:lang w:val="en-GB" w:eastAsia="en-US"/>
          </w:rPr>
          <w:delText xml:space="preserve">a </w:delText>
        </w:r>
      </w:del>
      <w:r w:rsidRPr="007D361D">
        <w:rPr>
          <w:rFonts w:cs="Times New Roman"/>
          <w:color w:val="000000" w:themeColor="text1"/>
          <w:lang w:val="en-GB" w:eastAsia="en-US"/>
        </w:rPr>
        <w:t>widespread access to clean energy already by 2050, the global and regional emissions of BC decline by 70</w:t>
      </w:r>
      <w:ins w:id="5750" w:author="Lucy Cowie" w:date="2021-07-28T19:55:00Z">
        <w:r w:rsidR="003609B4">
          <w:rPr>
            <w:rFonts w:cs="Times New Roman"/>
            <w:color w:val="000000" w:themeColor="text1"/>
            <w:lang w:val="en-GB" w:eastAsia="en-US"/>
          </w:rPr>
          <w:t>–</w:t>
        </w:r>
      </w:ins>
      <w:del w:id="5751" w:author="Lucy Cowie" w:date="2021-07-28T19:55:00Z">
        <w:r w:rsidRPr="007D361D" w:rsidDel="003609B4">
          <w:rPr>
            <w:rFonts w:cs="Times New Roman"/>
            <w:color w:val="000000" w:themeColor="text1"/>
            <w:lang w:val="en-GB" w:eastAsia="en-US"/>
          </w:rPr>
          <w:delText>-</w:delText>
        </w:r>
      </w:del>
      <w:r w:rsidRPr="007D361D">
        <w:rPr>
          <w:rFonts w:cs="Times New Roman"/>
          <w:color w:val="000000" w:themeColor="text1"/>
          <w:lang w:val="en-GB" w:eastAsia="en-US"/>
        </w:rPr>
        <w:t xml:space="preserve">75% by 2050 and 80% by 2100. The decline in </w:t>
      </w:r>
      <w:ins w:id="5752" w:author="Lucy Cowie" w:date="2021-07-28T19:56:00Z">
        <w:r w:rsidR="003609B4">
          <w:rPr>
            <w:rFonts w:cs="Times New Roman"/>
            <w:color w:val="000000" w:themeColor="text1"/>
            <w:lang w:val="en-GB" w:eastAsia="en-US"/>
          </w:rPr>
          <w:t xml:space="preserve">the </w:t>
        </w:r>
      </w:ins>
      <w:r w:rsidRPr="007D361D">
        <w:rPr>
          <w:rFonts w:cs="Times New Roman"/>
          <w:color w:val="000000" w:themeColor="text1"/>
          <w:lang w:val="en-GB" w:eastAsia="en-US"/>
        </w:rPr>
        <w:t xml:space="preserve">residential sector (about 90% by 2050 and over 95% by 2100) is accompanied by </w:t>
      </w:r>
      <w:r>
        <w:rPr>
          <w:rFonts w:cs="Times New Roman"/>
          <w:color w:val="000000" w:themeColor="text1"/>
          <w:lang w:val="en-GB" w:eastAsia="en-US"/>
        </w:rPr>
        <w:t xml:space="preserve">a </w:t>
      </w:r>
      <w:r w:rsidRPr="007D361D">
        <w:rPr>
          <w:rFonts w:cs="Times New Roman"/>
          <w:color w:val="000000" w:themeColor="text1"/>
          <w:lang w:val="en-GB" w:eastAsia="en-US"/>
        </w:rPr>
        <w:t xml:space="preserve">strong reduction in transport (over 98%) and </w:t>
      </w:r>
      <w:ins w:id="5753" w:author="Lucy Cowie" w:date="2021-07-28T19:56:00Z">
        <w:r w:rsidR="003609B4">
          <w:rPr>
            <w:rFonts w:cs="Times New Roman"/>
            <w:color w:val="000000" w:themeColor="text1"/>
            <w:lang w:val="en-GB" w:eastAsia="en-US"/>
          </w:rPr>
          <w:t xml:space="preserve">the </w:t>
        </w:r>
      </w:ins>
      <w:r w:rsidRPr="007D361D">
        <w:rPr>
          <w:rFonts w:cs="Times New Roman"/>
          <w:color w:val="000000" w:themeColor="text1"/>
          <w:lang w:val="en-GB" w:eastAsia="en-US"/>
        </w:rPr>
        <w:t xml:space="preserve">decarbonization of </w:t>
      </w:r>
      <w:ins w:id="5754" w:author="Lucy Cowie" w:date="2021-07-28T19:56:00Z">
        <w:r w:rsidR="003609B4">
          <w:rPr>
            <w:rFonts w:cs="Times New Roman"/>
            <w:color w:val="000000" w:themeColor="text1"/>
            <w:lang w:val="en-GB" w:eastAsia="en-US"/>
          </w:rPr>
          <w:t xml:space="preserve">the </w:t>
        </w:r>
      </w:ins>
      <w:r w:rsidRPr="007D361D">
        <w:rPr>
          <w:rFonts w:cs="Times New Roman"/>
          <w:color w:val="000000" w:themeColor="text1"/>
          <w:lang w:val="en-GB" w:eastAsia="en-US"/>
        </w:rPr>
        <w:t>industry and energy sector. About 50% of remaining BC emissions in SSP1-1.9 or SSP1-2.6 is projected to originate from waste and open biomass burning of which open burning of residues represent a significant part. Some studies suggest this might be pessimistic as</w:t>
      </w:r>
      <w:r>
        <w:rPr>
          <w:rFonts w:cs="Times New Roman"/>
          <w:color w:val="000000" w:themeColor="text1"/>
          <w:lang w:val="en-GB" w:eastAsia="en-US"/>
        </w:rPr>
        <w:t>,</w:t>
      </w:r>
      <w:r w:rsidRPr="007D361D">
        <w:rPr>
          <w:rFonts w:cs="Times New Roman"/>
          <w:color w:val="000000" w:themeColor="text1"/>
          <w:lang w:val="en-GB" w:eastAsia="en-US"/>
        </w:rPr>
        <w:t xml:space="preserve"> for example</w:t>
      </w:r>
      <w:r>
        <w:rPr>
          <w:rFonts w:cs="Times New Roman"/>
          <w:color w:val="000000" w:themeColor="text1"/>
          <w:lang w:val="en-GB" w:eastAsia="en-US"/>
        </w:rPr>
        <w:t>,</w:t>
      </w:r>
      <w:r w:rsidRPr="007D361D">
        <w:rPr>
          <w:rFonts w:cs="Times New Roman"/>
          <w:color w:val="000000" w:themeColor="text1"/>
          <w:lang w:val="en-GB" w:eastAsia="en-US"/>
        </w:rPr>
        <w:t xml:space="preserve"> efficient waste management (consistent with SDG goals) could potentially eliminate</w:t>
      </w:r>
      <w:ins w:id="5755" w:author="Lucy Cowie" w:date="2021-07-28T19:58:00Z">
        <w:r w:rsidR="006362B9">
          <w:rPr>
            <w:rFonts w:cs="Times New Roman"/>
            <w:color w:val="000000" w:themeColor="text1"/>
            <w:lang w:val="en-GB" w:eastAsia="en-US"/>
          </w:rPr>
          <w:t xml:space="preserve"> the</w:t>
        </w:r>
      </w:ins>
      <w:r w:rsidRPr="007D361D">
        <w:rPr>
          <w:rFonts w:cs="Times New Roman"/>
          <w:color w:val="000000" w:themeColor="text1"/>
          <w:lang w:val="en-GB" w:eastAsia="en-US"/>
        </w:rPr>
        <w:t xml:space="preserve"> open burning of solid waste </w:t>
      </w:r>
      <w:r w:rsidRPr="007D361D">
        <w:rPr>
          <w:rFonts w:cs="Times New Roman"/>
          <w:color w:val="000000" w:themeColor="text1"/>
          <w:lang w:val="en-GB" w:eastAsia="en-US"/>
        </w:rPr>
        <w:fldChar w:fldCharType="begin" w:fldLock="1"/>
      </w:r>
      <w:r w:rsidR="00D477C7">
        <w:rPr>
          <w:rFonts w:cs="Times New Roman"/>
          <w:color w:val="000000" w:themeColor="text1"/>
          <w:lang w:val="en-GB" w:eastAsia="en-US"/>
        </w:rPr>
        <w:instrText>ADDIN CSL_CITATION { "citationItems" : [ { "id" : "ITEM-1", "itemData" : { "DOI" : "10.5194/adgeo-45-105-2018", "author" : [ { "dropping-particle" : "", "family" : "G\u00f3mez-Sanabria", "given" : "A", "non-dropping-particle" : "", "parse-names" : false, "suffix" : "" }, { "dropping-particle" : "", "family" : "H\u00f6glund-Isaksson", "given" : "L", "non-dropping-particle" : "", "parse-names" : false, "suffix" : "" }, { "dropping-particle" : "", "family" : "Rafaj", "given" : "P", "non-dropping-particle" : "", "parse-names" : false, "suffix" : "" }, { "dropping-particle" : "", "family" : "Sch\u00f6pp", "given" : "W", "non-dropping-particle" : "", "parse-names" : false, "suffix" : "" } ], "container-title" : "Advances in Geosciences", "id" : "ITEM-1", "issued" : { "date-parts" : [ [ "2018" ] ] }, "page" : "105-113", "title" : "Carbon in global waste and wastewater flows \u2013 its potential as energy source under alternative future waste management regimes", "translator" : [ { "dropping-particle" : "", "family" : "G4364", "given" : "", "non-dropping-particle" : "", "parse-names" : false, "suffix" : "" } ], "type" : "article-journal", "volume" : "45" }, "uris" : [ "http://www.mendeley.com/documents/?uuid=7eb77ff5-4362-4a17-895d-6544222b4e55" ] } ], "mendeley" : { "formattedCitation" : "(G\u00f3mez-Sanabria et al., 2018)", "plainTextFormattedCitation" : "(G\u00f3mez-Sanabria et al., 2018)", "previouslyFormattedCitation" : "(G\u00f3mez-Sanabria et al., 2018)" }, "properties" : { "noteIndex" : 0 }, "schema" : "https://github.com/citation-style-language/schema/raw/master/csl-citation.json" }</w:instrText>
      </w:r>
      <w:r w:rsidRPr="007D361D">
        <w:rPr>
          <w:rFonts w:cs="Times New Roman"/>
          <w:color w:val="000000" w:themeColor="text1"/>
          <w:lang w:val="en-GB" w:eastAsia="en-US"/>
        </w:rPr>
        <w:fldChar w:fldCharType="separate"/>
      </w:r>
      <w:r w:rsidR="00CB33A1">
        <w:rPr>
          <w:rFonts w:cs="Times New Roman"/>
          <w:noProof/>
          <w:color w:val="000000" w:themeColor="text1"/>
          <w:lang w:val="en-GB" w:eastAsia="en-US"/>
        </w:rPr>
        <w:t>(Gómez-Sanabria et al., 2018)</w:t>
      </w:r>
      <w:r w:rsidRPr="007D361D">
        <w:rPr>
          <w:rFonts w:cs="Times New Roman"/>
          <w:color w:val="000000" w:themeColor="text1"/>
          <w:lang w:val="en-GB" w:eastAsia="en-US"/>
        </w:rPr>
        <w:fldChar w:fldCharType="end"/>
      </w:r>
      <w:r>
        <w:rPr>
          <w:rFonts w:cs="Times New Roman"/>
          <w:color w:val="000000" w:themeColor="text1"/>
          <w:lang w:val="en-GB" w:eastAsia="en-US"/>
        </w:rPr>
        <w:t>, which accounts for</w:t>
      </w:r>
      <w:r w:rsidRPr="007D361D">
        <w:rPr>
          <w:rFonts w:cs="Times New Roman"/>
          <w:color w:val="000000" w:themeColor="text1"/>
          <w:lang w:val="en-GB" w:eastAsia="en-US"/>
        </w:rPr>
        <w:t xml:space="preserve"> over 30% of BC emissions in SSP1-1.9 in 2050 or 2100.</w:t>
      </w:r>
    </w:p>
    <w:p w14:paraId="136B257E" w14:textId="77777777" w:rsidR="0035542F" w:rsidRDefault="0035542F" w:rsidP="00D5630D">
      <w:pPr>
        <w:pStyle w:val="AR6BodyText"/>
        <w:rPr>
          <w:rFonts w:cs="Times New Roman"/>
          <w:color w:val="000000" w:themeColor="text1"/>
          <w:lang w:val="en-GB" w:eastAsia="en-US"/>
        </w:rPr>
      </w:pPr>
    </w:p>
    <w:p w14:paraId="108A165D" w14:textId="76F77D82" w:rsidR="0035542F" w:rsidRPr="007D361D" w:rsidRDefault="0035542F" w:rsidP="00D5630D">
      <w:pPr>
        <w:pStyle w:val="AR6BodyText"/>
        <w:rPr>
          <w:rFonts w:cs="Times New Roman"/>
          <w:color w:val="000000" w:themeColor="text1"/>
          <w:lang w:val="en-GB" w:eastAsia="en-US"/>
        </w:rPr>
      </w:pPr>
      <w:r w:rsidRPr="007D361D">
        <w:rPr>
          <w:rFonts w:cs="Times New Roman"/>
          <w:noProof/>
          <w:color w:val="000000" w:themeColor="text1"/>
          <w:lang w:val="en-US"/>
        </w:rPr>
        <w:t>T</w:t>
      </w:r>
      <w:r w:rsidRPr="007D361D">
        <w:rPr>
          <w:rFonts w:cs="Times New Roman"/>
          <w:color w:val="000000" w:themeColor="text1"/>
          <w:lang w:val="en-GB" w:eastAsia="en-US"/>
        </w:rPr>
        <w:t>he SSP scenarios draw on the HFC</w:t>
      </w:r>
      <w:del w:id="5756" w:author="Lucy Cowie" w:date="2021-07-28T19:58:00Z">
        <w:r w:rsidRPr="007D361D" w:rsidDel="00B636FB">
          <w:rPr>
            <w:rFonts w:cs="Times New Roman"/>
            <w:color w:val="000000" w:themeColor="text1"/>
            <w:lang w:val="en-GB" w:eastAsia="en-US"/>
          </w:rPr>
          <w:delText>s</w:delText>
        </w:r>
      </w:del>
      <w:r w:rsidRPr="007D361D">
        <w:rPr>
          <w:rFonts w:cs="Times New Roman"/>
          <w:color w:val="000000" w:themeColor="text1"/>
          <w:lang w:val="en-GB" w:eastAsia="en-US"/>
        </w:rPr>
        <w:t xml:space="preserve"> projections developed by</w:t>
      </w:r>
      <w:r>
        <w:rPr>
          <w:rFonts w:cs="Times New Roman"/>
          <w:color w:val="000000" w:themeColor="text1"/>
          <w:lang w:val="en-GB" w:eastAsia="en-US"/>
        </w:rPr>
        <w:t xml:space="preserve"> Velders et al. </w:t>
      </w:r>
      <w:commentRangeStart w:id="5757"/>
      <w:r>
        <w:rPr>
          <w:rFonts w:cs="Times New Roman"/>
          <w:color w:val="000000" w:themeColor="text1"/>
          <w:lang w:val="en-GB" w:eastAsia="en-US"/>
        </w:rPr>
        <w:fldChar w:fldCharType="begin" w:fldLock="1"/>
      </w:r>
      <w:r w:rsidR="00D477C7">
        <w:rPr>
          <w:rFonts w:cs="Times New Roman"/>
          <w:color w:val="000000" w:themeColor="text1"/>
          <w:lang w:val="en-GB" w:eastAsia="en-US"/>
        </w:rPr>
        <w:instrText>ADDIN CSL_CITATION { "citationItems" : [ { "id" : "ITEM-1", "itemData" : { "DOI" : "10.1016/j.atmosenv.2015.10.071", "ISSN" : "18732844", "abstract" : "Hydrofluorocarbons (HFCs) are manufactured for use as substitutes for ozone-depleting substances that are being phased out globally under Montreal Protocol regulations. While HFCs do not deplete ozone, many are potent greenhouse gases that contribute to climate change. Here, new global scenarios show that baseline emissions of HFCs could reach 4.0-5.3 GtCO2-eq yr-1 in 2050. The new baseline (or business-as-usual) scenarios are formulated for 10 HFC compounds, 11 geographic regions, and 13 use categories. The scenarios rely on detailed data reported by countries to the United Nations; projections of gross domestic product and population; and recent observations of HFC atmospheric abundances. In the baseline scenarios, by 2050 China (31%), India and the rest of Asia (23%), the Middle East and northern Africa (11%), and the USA (10%) are the principal source regions for global HFC emissions; and refrigeration (40-58%) and stationary air conditioning (21-40%) are the major use sectors. The corresponding radiative forcing could reach 0.22-0.25 W m-2 in 2050, which would be 12-24% of the increase from business-as-usual CO2 emissions from 2015 to 2050. National regulations to limit HFC use have already been adopted in the European Union, Japan and USA, and proposals have been submitted to amend the Montreal Protocol to substantially reduce growth in HFC use. Calculated baseline emissions are reduced by 90% in 2050 by implementing the North America Montreal Protocol amendment proposal. Global adoption of technologies required to meet national regulations would be sufficient to reduce 2050 baseline HFC consumption by more than 50% of that achieved with the North America proposal for most developed and developing countries.", "author" : [ { "dropping-particle" : "", "family" : "Velders", "given" : "Guus J M", "non-dropping-particle" : "", "parse-names" : false, "suffix" : "" }, { "dropping-particle" : "", "family" : "Fahey", "given" : "David W.", "non-dropping-particle" : "", "parse-names" : false, "suffix" : "" }, { "dropping-particle" : "", "family" : "Daniel", "given" : "John S.", "non-dropping-particle" : "", "parse-names" : false, "suffix" : "" }, { "dropping-particle" : "", "family" : "Andersen", "given" : "Stephen O.", "non-dropping-particle" : "", "parse-names" : false, "suffix" : "" }, { "dropping-particle" : "", "family" : "McFarland", "given" : "Mack", "non-dropping-particle" : "", "parse-names" : false, "suffix" : "" } ], "container-title" : "Atmospheric Environment", "id" : "ITEM-1", "issued" : { "date-parts" : [ [ "2015" ] ] }, "page" : "200-209", "title" : "Future atmospheric abundances and climate forcings from scenarios of global and regional hydrofluorocarbon (HFC) emissions", "translator" : [ { "dropping-particle" : "", "family" : "G3566", "given" : "", "non-dropping-particle" : "", "parse-names" : false, "suffix" : "" } ], "type" : "article-journal", "volume" : "123" }, "suppress-author" : 1, "uris" : [ "http://www.mendeley.com/documents/?uuid=bb9077e6-b1a9-40b5-92cc-17b6e50a2792" ] } ], "mendeley" : { "formattedCitation" : "(2015)", "plainTextFormattedCitation" : "(2015)", "previouslyFormattedCitation" : "(2015)" }, "properties" : { "noteIndex" : 0 }, "schema" : "https://github.com/citation-style-language/schema/raw/master/csl-citation.json" }</w:instrText>
      </w:r>
      <w:r>
        <w:rPr>
          <w:rFonts w:cs="Times New Roman"/>
          <w:color w:val="000000" w:themeColor="text1"/>
          <w:lang w:val="en-GB" w:eastAsia="en-US"/>
        </w:rPr>
        <w:fldChar w:fldCharType="separate"/>
      </w:r>
      <w:r w:rsidR="00CB33A1">
        <w:rPr>
          <w:rFonts w:cs="Times New Roman"/>
          <w:noProof/>
          <w:color w:val="000000" w:themeColor="text1"/>
          <w:lang w:val="en-GB" w:eastAsia="en-US"/>
        </w:rPr>
        <w:t>(2015)</w:t>
      </w:r>
      <w:r>
        <w:rPr>
          <w:rFonts w:cs="Times New Roman"/>
          <w:color w:val="000000" w:themeColor="text1"/>
          <w:lang w:val="en-GB" w:eastAsia="en-US"/>
        </w:rPr>
        <w:fldChar w:fldCharType="end"/>
      </w:r>
      <w:commentRangeEnd w:id="5757"/>
      <w:r w:rsidR="00CB33A1">
        <w:rPr>
          <w:rStyle w:val="Marquedecommentaire"/>
        </w:rPr>
        <w:commentReference w:id="5757"/>
      </w:r>
      <w:r w:rsidRPr="007D361D">
        <w:rPr>
          <w:rFonts w:cs="Times New Roman"/>
          <w:color w:val="000000" w:themeColor="text1"/>
          <w:lang w:val="en-GB" w:eastAsia="en-US"/>
        </w:rPr>
        <w:t xml:space="preserve"> </w:t>
      </w:r>
      <w:r w:rsidRPr="007D361D">
        <w:rPr>
          <w:rFonts w:cs="Times New Roman"/>
          <w:noProof/>
          <w:color w:val="000000" w:themeColor="text1"/>
          <w:lang w:val="en-GB"/>
        </w:rPr>
        <w:t>considering, in climate mitigation scenarios, the provisions of the Kigali Amendment (2016) to the Montreal Protocol leading to phase</w:t>
      </w:r>
      <w:ins w:id="5758" w:author="Lucy Cowie" w:date="2021-07-28T19:58:00Z">
        <w:r w:rsidR="00B636FB">
          <w:rPr>
            <w:rFonts w:cs="Times New Roman"/>
            <w:noProof/>
            <w:color w:val="000000" w:themeColor="text1"/>
            <w:lang w:val="en-GB"/>
          </w:rPr>
          <w:t>-</w:t>
        </w:r>
      </w:ins>
      <w:r w:rsidRPr="007D361D">
        <w:rPr>
          <w:rFonts w:cs="Times New Roman"/>
          <w:noProof/>
          <w:color w:val="000000" w:themeColor="text1"/>
          <w:lang w:val="en-GB"/>
        </w:rPr>
        <w:t xml:space="preserve">down of HFCs </w:t>
      </w:r>
      <w:ins w:id="5759" w:author="Ian Blenkinsop" w:date="2021-07-29T11:59:00Z">
        <w:r w:rsidR="002377E3">
          <w:rPr>
            <w:rFonts w:cs="Times New Roman"/>
            <w:noProof/>
            <w:color w:val="000000" w:themeColor="text1"/>
            <w:lang w:val="en-GB"/>
          </w:rPr>
          <w:t xml:space="preserve">(Section 6.6.3.2; </w:t>
        </w:r>
      </w:ins>
      <w:r w:rsidRPr="007D361D">
        <w:rPr>
          <w:rFonts w:cs="Times New Roman"/>
          <w:noProof/>
          <w:color w:val="000000" w:themeColor="text1"/>
          <w:lang w:val="en-GB"/>
        </w:rPr>
        <w:fldChar w:fldCharType="begin" w:fldLock="1"/>
      </w:r>
      <w:r w:rsidR="00D477C7">
        <w:rPr>
          <w:rFonts w:cs="Times New Roman"/>
          <w:noProof/>
          <w:color w:val="000000" w:themeColor="text1"/>
          <w:lang w:val="en-GB"/>
        </w:rPr>
        <w:instrText>ADDIN CSL_CITATION { "citationItems" : [ { "id" : "ITEM-1", "itemData" : { "DOI" : "10.5194/acp-18-6317-2018", "ISSN" : "16807324", "abstract" : "Hydrochlorofluorocarbons (HCFCs) are ozone depleting substances and potent greenhouse gases that are controlled under the Montreal Protocol. However, the majority of the 274 HCFCs included in Annex C of the protocol do not have reported global warming potentials (GWPs) which are used to guide the phaseout of HCFCs and the future phase down of hydrofluorocarbons (HFCs). In this study, GWPs for all C1-C3 HCFCs included in Annex C are reported based on estimated atmospheric lifetimes and theoretical methods used to calculate infrared absorption spectra. Atmospheric lifetimes were estimated from a structure activity relationship (SAR) for OH radical reactivity and estimated O(1D) reactivity and UV photolysis loss processes. The C1-C3 HCFCs display a wide range of lifetimes (0.3 to 62 years) and GWPs (5 to 5330, 100-year time horizon) dependent on their molecular structure and the H-atom content of the individual HCFC. The results from this study provide estimated policy-relevant GWP metrics for the HCFCs included in the Montreal Protocol in the absence of experimentally derived metrics.", "author" : [ { "dropping-particle" : "", "family" : "Papanastasiou", "given" : "Dimitrios K.", "non-dropping-particle" : "", "parse-names" : false, "suffix" : "" }, { "dropping-particle" : "", "family" : "Beltrone", "given" : "Allison", "non-dropping-particle" : "", "parse-names" : false, "suffix" : "" }, { "dropping-particle" : "", "family" : "Marshall", "given" : "Paul", "non-dropping-particle" : "", "parse-names" : false, "suffix" : "" }, { "dropping-particle" : "", "family" : "Burkholder", "given" : "James B.", "non-dropping-particle" : "", "parse-names" : false, "suffix" : "" } ], "container-title" : "Atmospheric Chemistry and Physics", "id" : "ITEM-1", "issue" : "9", "issued" : { "date-parts" : [ [ "2018", "5", "4" ] ] }, "page" : "6317-6330", "publisher" : "Copernicus Publications", "title" : "Global warming potential estimates for the C1-C3 hydrochlorofluorocarbons (HCFCs) included in the Kigali Amendment to the Montreal Protocol", "translator" : [ { "dropping-particle" : "", "family" : "G3971", "given" : "", "non-dropping-particle" : "", "parse-names" : false, "suffix" : "" } ], "type" : "article-journal", "volume" : "18" }, "uris" : [ "http://www.mendeley.com/documents/?uuid=3b729274-529f-4509-9e6f-7afd206dc0c2" ] } ], "mendeley" : { "formattedCitation" : "(Papanastasiou et al., 2018)", "plainTextFormattedCitation" : "(Papanastasiou et al., 2018)", "previouslyFormattedCitation" : "(Papanastasiou et al., 2018)" }, "properties" : { "noteIndex" : 0 }, "schema" : "https://github.com/citation-style-language/schema/raw/master/csl-citation.json" }</w:instrText>
      </w:r>
      <w:r w:rsidRPr="007D361D">
        <w:rPr>
          <w:rFonts w:cs="Times New Roman"/>
          <w:noProof/>
          <w:color w:val="000000" w:themeColor="text1"/>
          <w:lang w:val="en-GB"/>
        </w:rPr>
        <w:fldChar w:fldCharType="separate"/>
      </w:r>
      <w:del w:id="5760" w:author="Ian Blenkinsop" w:date="2021-07-29T11:59:00Z">
        <w:r w:rsidR="00CB33A1" w:rsidDel="002377E3">
          <w:rPr>
            <w:rFonts w:cs="Times New Roman"/>
            <w:noProof/>
            <w:color w:val="000000" w:themeColor="text1"/>
            <w:lang w:val="en-GB"/>
          </w:rPr>
          <w:delText>(</w:delText>
        </w:r>
      </w:del>
      <w:ins w:id="5761" w:author="Lucy Cowie" w:date="2021-07-28T19:59:00Z">
        <w:del w:id="5762" w:author="Ian Blenkinsop" w:date="2021-07-29T11:59:00Z">
          <w:r w:rsidR="00451D08" w:rsidRPr="00451D08" w:rsidDel="002377E3">
            <w:rPr>
              <w:rFonts w:cs="Times New Roman"/>
              <w:noProof/>
              <w:color w:val="000000" w:themeColor="text1"/>
              <w:lang w:val="en-GB"/>
            </w:rPr>
            <w:delText xml:space="preserve"> </w:delText>
          </w:r>
          <w:r w:rsidR="00451D08" w:rsidDel="002377E3">
            <w:rPr>
              <w:rFonts w:cs="Times New Roman"/>
              <w:noProof/>
              <w:color w:val="000000" w:themeColor="text1"/>
              <w:lang w:val="en-GB"/>
            </w:rPr>
            <w:delText xml:space="preserve">Section 6.6.3.2; </w:delText>
          </w:r>
        </w:del>
      </w:ins>
      <w:r w:rsidR="00CB33A1">
        <w:rPr>
          <w:rFonts w:cs="Times New Roman"/>
          <w:noProof/>
          <w:color w:val="000000" w:themeColor="text1"/>
          <w:lang w:val="en-GB"/>
        </w:rPr>
        <w:t>Papanastasiou et al., 2018)</w:t>
      </w:r>
      <w:r w:rsidRPr="007D361D">
        <w:rPr>
          <w:rFonts w:cs="Times New Roman"/>
          <w:noProof/>
          <w:color w:val="000000" w:themeColor="text1"/>
          <w:lang w:val="en-GB"/>
        </w:rPr>
        <w:fldChar w:fldCharType="end"/>
      </w:r>
      <w:del w:id="5763" w:author="Lucy Cowie" w:date="2021-07-28T19:59:00Z">
        <w:r w:rsidDel="00451D08">
          <w:rPr>
            <w:rFonts w:cs="Times New Roman"/>
            <w:noProof/>
            <w:color w:val="000000" w:themeColor="text1"/>
            <w:lang w:val="en-GB"/>
          </w:rPr>
          <w:delText xml:space="preserve"> (see</w:delText>
        </w:r>
      </w:del>
      <w:del w:id="5764" w:author="Lucy Cowie" w:date="2021-07-28T19:58:00Z">
        <w:r w:rsidDel="00451D08">
          <w:rPr>
            <w:rFonts w:cs="Times New Roman"/>
            <w:noProof/>
            <w:color w:val="000000" w:themeColor="text1"/>
            <w:lang w:val="en-GB"/>
          </w:rPr>
          <w:delText xml:space="preserve"> Section 6.6.3.2)</w:delText>
        </w:r>
      </w:del>
      <w:r w:rsidRPr="007D361D">
        <w:rPr>
          <w:rFonts w:cs="Times New Roman"/>
          <w:noProof/>
          <w:color w:val="000000" w:themeColor="text1"/>
          <w:lang w:val="en-GB"/>
        </w:rPr>
        <w:t>. The SSP scenarios</w:t>
      </w:r>
      <w:r>
        <w:rPr>
          <w:rFonts w:cs="Times New Roman"/>
          <w:noProof/>
          <w:color w:val="000000" w:themeColor="text1"/>
          <w:lang w:val="en-GB"/>
        </w:rPr>
        <w:t xml:space="preserve"> without climate mitigation</w:t>
      </w:r>
      <w:r w:rsidRPr="007D361D">
        <w:rPr>
          <w:rFonts w:cs="Times New Roman"/>
          <w:noProof/>
          <w:color w:val="000000" w:themeColor="text1"/>
          <w:lang w:val="en-GB"/>
        </w:rPr>
        <w:t xml:space="preserve"> (e.g, SSP3-7.0, SSP5-8.5) show a range of 3.2</w:t>
      </w:r>
      <w:ins w:id="5765" w:author="Lucy Cowie" w:date="2021-07-28T19:59:00Z">
        <w:r w:rsidR="00CF102B">
          <w:rPr>
            <w:rFonts w:cs="Times New Roman"/>
            <w:noProof/>
            <w:color w:val="000000" w:themeColor="text1"/>
            <w:lang w:val="en-GB"/>
          </w:rPr>
          <w:t>–</w:t>
        </w:r>
      </w:ins>
      <w:del w:id="5766" w:author="Lucy Cowie" w:date="2021-07-28T19:59:00Z">
        <w:r w:rsidRPr="007D361D" w:rsidDel="00CF102B">
          <w:rPr>
            <w:rFonts w:cs="Times New Roman"/>
            <w:noProof/>
            <w:color w:val="000000" w:themeColor="text1"/>
            <w:lang w:val="en-GB"/>
          </w:rPr>
          <w:delText>-</w:delText>
        </w:r>
      </w:del>
      <w:r w:rsidRPr="007D361D">
        <w:rPr>
          <w:rFonts w:cs="Times New Roman"/>
          <w:noProof/>
          <w:color w:val="000000" w:themeColor="text1"/>
          <w:lang w:val="en-GB"/>
        </w:rPr>
        <w:t>5.3 Gt</w:t>
      </w:r>
      <w:del w:id="5767" w:author="Ian Blenkinsop" w:date="2021-07-29T12:00:00Z">
        <w:r w:rsidDel="002377E3">
          <w:rPr>
            <w:rFonts w:cs="Times New Roman"/>
            <w:noProof/>
            <w:color w:val="000000" w:themeColor="text1"/>
            <w:lang w:val="en-GB"/>
          </w:rPr>
          <w:delText> </w:delText>
        </w:r>
      </w:del>
      <w:r w:rsidRPr="007D361D">
        <w:rPr>
          <w:rFonts w:cs="Times New Roman"/>
          <w:noProof/>
          <w:color w:val="000000" w:themeColor="text1"/>
          <w:lang w:val="en-GB"/>
        </w:rPr>
        <w:t>CO</w:t>
      </w:r>
      <w:r w:rsidRPr="007D361D">
        <w:rPr>
          <w:rFonts w:cs="Times New Roman"/>
          <w:noProof/>
          <w:color w:val="000000" w:themeColor="text1"/>
          <w:vertAlign w:val="subscript"/>
          <w:lang w:val="en-GB"/>
        </w:rPr>
        <w:t>2</w:t>
      </w:r>
      <w:r w:rsidRPr="007D361D">
        <w:rPr>
          <w:rFonts w:cs="Times New Roman"/>
          <w:noProof/>
          <w:color w:val="000000" w:themeColor="text1"/>
          <w:lang w:val="en-GB"/>
        </w:rPr>
        <w:t>-eq yr</w:t>
      </w:r>
      <w:ins w:id="5768" w:author="Lucy Cowie" w:date="2021-07-28T19:59:00Z">
        <w:r w:rsidR="00CF102B">
          <w:rPr>
            <w:rFonts w:cs="Times New Roman"/>
            <w:noProof/>
            <w:color w:val="000000" w:themeColor="text1"/>
            <w:vertAlign w:val="superscript"/>
            <w:lang w:val="en-GB"/>
          </w:rPr>
          <w:t>–</w:t>
        </w:r>
      </w:ins>
      <w:del w:id="5769" w:author="Lucy Cowie" w:date="2021-07-28T19:59:00Z">
        <w:r w:rsidRPr="007D361D" w:rsidDel="00CF102B">
          <w:rPr>
            <w:rFonts w:cs="Times New Roman"/>
            <w:noProof/>
            <w:color w:val="000000" w:themeColor="text1"/>
            <w:vertAlign w:val="superscript"/>
            <w:lang w:val="en-GB"/>
          </w:rPr>
          <w:delText>-</w:delText>
        </w:r>
      </w:del>
      <w:r w:rsidRPr="007D361D">
        <w:rPr>
          <w:rFonts w:cs="Times New Roman"/>
          <w:noProof/>
          <w:color w:val="000000" w:themeColor="text1"/>
          <w:vertAlign w:val="superscript"/>
          <w:lang w:val="en-GB"/>
        </w:rPr>
        <w:t>1</w:t>
      </w:r>
      <w:r w:rsidRPr="007D361D">
        <w:rPr>
          <w:rFonts w:cs="Times New Roman"/>
          <w:noProof/>
          <w:color w:val="000000" w:themeColor="text1"/>
          <w:lang w:val="en-GB"/>
        </w:rPr>
        <w:t xml:space="preserve"> in 2050 and about 4</w:t>
      </w:r>
      <w:ins w:id="5770" w:author="Lucy Cowie" w:date="2021-07-28T19:59:00Z">
        <w:r w:rsidR="00CF102B">
          <w:rPr>
            <w:rFonts w:cs="Times New Roman"/>
            <w:noProof/>
            <w:color w:val="000000" w:themeColor="text1"/>
            <w:lang w:val="en-GB"/>
          </w:rPr>
          <w:t>–</w:t>
        </w:r>
      </w:ins>
      <w:del w:id="5771" w:author="Lucy Cowie" w:date="2021-07-28T19:59:00Z">
        <w:r w:rsidRPr="007D361D" w:rsidDel="00CF102B">
          <w:rPr>
            <w:rFonts w:cs="Times New Roman"/>
            <w:noProof/>
            <w:color w:val="000000" w:themeColor="text1"/>
            <w:lang w:val="en-GB"/>
          </w:rPr>
          <w:delText>-</w:delText>
        </w:r>
      </w:del>
      <w:r w:rsidRPr="007D361D">
        <w:rPr>
          <w:rFonts w:cs="Times New Roman"/>
          <w:noProof/>
          <w:color w:val="000000" w:themeColor="text1"/>
          <w:lang w:val="en-GB"/>
        </w:rPr>
        <w:t>7.2 Gt</w:t>
      </w:r>
      <w:del w:id="5772" w:author="Ian Blenkinsop" w:date="2021-07-29T12:00:00Z">
        <w:r w:rsidRPr="007D361D" w:rsidDel="002377E3">
          <w:rPr>
            <w:rFonts w:cs="Times New Roman"/>
            <w:noProof/>
            <w:color w:val="000000" w:themeColor="text1"/>
            <w:lang w:val="en-GB"/>
          </w:rPr>
          <w:delText> </w:delText>
        </w:r>
      </w:del>
      <w:r w:rsidRPr="007D361D">
        <w:rPr>
          <w:rFonts w:cs="Times New Roman"/>
          <w:noProof/>
          <w:color w:val="000000" w:themeColor="text1"/>
          <w:lang w:val="en-GB"/>
        </w:rPr>
        <w:t>CO</w:t>
      </w:r>
      <w:r w:rsidRPr="007D361D">
        <w:rPr>
          <w:rFonts w:cs="Times New Roman"/>
          <w:noProof/>
          <w:color w:val="000000" w:themeColor="text1"/>
          <w:vertAlign w:val="subscript"/>
          <w:lang w:val="en-GB"/>
        </w:rPr>
        <w:t>2</w:t>
      </w:r>
      <w:r w:rsidRPr="007D361D">
        <w:rPr>
          <w:rFonts w:cs="Times New Roman"/>
          <w:noProof/>
          <w:color w:val="000000" w:themeColor="text1"/>
          <w:lang w:val="en-GB"/>
        </w:rPr>
        <w:t>-eq yr</w:t>
      </w:r>
      <w:ins w:id="5773" w:author="Lucy Cowie" w:date="2021-07-28T19:59:00Z">
        <w:r w:rsidR="00CF102B">
          <w:rPr>
            <w:rFonts w:cs="Times New Roman"/>
            <w:noProof/>
            <w:color w:val="000000" w:themeColor="text1"/>
            <w:vertAlign w:val="superscript"/>
            <w:lang w:val="en-GB"/>
          </w:rPr>
          <w:t>–</w:t>
        </w:r>
      </w:ins>
      <w:del w:id="5774" w:author="Lucy Cowie" w:date="2021-07-28T19:59:00Z">
        <w:r w:rsidRPr="007D361D" w:rsidDel="00CF102B">
          <w:rPr>
            <w:rFonts w:cs="Times New Roman"/>
            <w:noProof/>
            <w:color w:val="000000" w:themeColor="text1"/>
            <w:vertAlign w:val="superscript"/>
            <w:lang w:val="en-GB"/>
          </w:rPr>
          <w:delText>-</w:delText>
        </w:r>
      </w:del>
      <w:r w:rsidRPr="007D361D">
        <w:rPr>
          <w:rFonts w:cs="Times New Roman"/>
          <w:noProof/>
          <w:color w:val="000000" w:themeColor="text1"/>
          <w:vertAlign w:val="superscript"/>
          <w:lang w:val="en-GB"/>
        </w:rPr>
        <w:t>1</w:t>
      </w:r>
      <w:r w:rsidRPr="007D361D">
        <w:rPr>
          <w:rFonts w:cs="Times New Roman"/>
          <w:noProof/>
          <w:color w:val="000000" w:themeColor="text1"/>
          <w:lang w:val="en-GB"/>
        </w:rPr>
        <w:t xml:space="preserve"> by 2100 while in deep </w:t>
      </w:r>
      <w:r>
        <w:rPr>
          <w:rFonts w:cs="Times New Roman"/>
          <w:noProof/>
          <w:color w:val="000000" w:themeColor="text1"/>
          <w:lang w:val="en-GB"/>
        </w:rPr>
        <w:t xml:space="preserve">climate </w:t>
      </w:r>
      <w:r w:rsidRPr="007D361D">
        <w:rPr>
          <w:rFonts w:cs="Times New Roman"/>
          <w:noProof/>
          <w:color w:val="000000" w:themeColor="text1"/>
          <w:lang w:val="en-GB"/>
        </w:rPr>
        <w:t>mitigation scenarios (e.g., SSP1-1.9), consistent with the 1.5</w:t>
      </w:r>
      <w:ins w:id="5775" w:author="Lucy Cowie" w:date="2021-07-28T20:00:00Z">
        <w:r w:rsidR="00CF102B">
          <w:rPr>
            <w:rFonts w:cs="Times New Roman"/>
            <w:noProof/>
            <w:color w:val="000000" w:themeColor="text1"/>
            <w:lang w:val="en-GB"/>
          </w:rPr>
          <w:t>–</w:t>
        </w:r>
      </w:ins>
      <w:del w:id="5776" w:author="Lucy Cowie" w:date="2021-07-28T20:00:00Z">
        <w:r w:rsidRPr="007D361D" w:rsidDel="00CF102B">
          <w:rPr>
            <w:rFonts w:cs="Times New Roman"/>
            <w:noProof/>
            <w:color w:val="000000" w:themeColor="text1"/>
            <w:lang w:val="en-GB"/>
          </w:rPr>
          <w:delText>-</w:delText>
        </w:r>
      </w:del>
      <w:r w:rsidRPr="007D361D">
        <w:rPr>
          <w:rFonts w:cs="Times New Roman"/>
          <w:noProof/>
          <w:color w:val="000000" w:themeColor="text1"/>
          <w:lang w:val="en-GB"/>
        </w:rPr>
        <w:t>2</w:t>
      </w:r>
      <w:r w:rsidRPr="007D361D">
        <w:rPr>
          <w:rFonts w:cs="Times New Roman"/>
          <w:noProof/>
          <w:color w:val="000000" w:themeColor="text1"/>
          <w:lang w:val="en-US"/>
        </w:rPr>
        <w:t>°C targets, they are expected to drop to 0.1</w:t>
      </w:r>
      <w:ins w:id="5777" w:author="Lucy Cowie" w:date="2021-07-28T20:00:00Z">
        <w:r w:rsidR="00CF102B">
          <w:rPr>
            <w:rFonts w:cs="Times New Roman"/>
            <w:noProof/>
            <w:color w:val="000000" w:themeColor="text1"/>
            <w:lang w:val="en-US"/>
          </w:rPr>
          <w:t>–</w:t>
        </w:r>
      </w:ins>
      <w:del w:id="5778" w:author="Lucy Cowie" w:date="2021-07-28T20:00:00Z">
        <w:r w:rsidRPr="007D361D" w:rsidDel="00CF102B">
          <w:rPr>
            <w:rFonts w:cs="Times New Roman"/>
            <w:noProof/>
            <w:color w:val="000000" w:themeColor="text1"/>
            <w:lang w:val="en-US"/>
          </w:rPr>
          <w:delText>-</w:delText>
        </w:r>
      </w:del>
      <w:r w:rsidRPr="007D361D">
        <w:rPr>
          <w:rFonts w:cs="Times New Roman"/>
          <w:noProof/>
          <w:color w:val="000000" w:themeColor="text1"/>
          <w:lang w:val="en-US"/>
        </w:rPr>
        <w:t>0.3 and 0.1</w:t>
      </w:r>
      <w:ins w:id="5779" w:author="Lucy Cowie" w:date="2021-07-28T20:00:00Z">
        <w:r w:rsidR="00CF102B">
          <w:rPr>
            <w:rFonts w:cs="Times New Roman"/>
            <w:noProof/>
            <w:color w:val="000000" w:themeColor="text1"/>
            <w:lang w:val="en-US"/>
          </w:rPr>
          <w:t>–</w:t>
        </w:r>
      </w:ins>
      <w:del w:id="5780" w:author="Lucy Cowie" w:date="2021-07-28T20:00:00Z">
        <w:r w:rsidRPr="007D361D" w:rsidDel="00CF102B">
          <w:rPr>
            <w:rFonts w:cs="Times New Roman"/>
            <w:noProof/>
            <w:color w:val="000000" w:themeColor="text1"/>
            <w:lang w:val="en-US"/>
          </w:rPr>
          <w:delText>-</w:delText>
        </w:r>
      </w:del>
      <w:r w:rsidRPr="007D361D">
        <w:rPr>
          <w:rFonts w:cs="Times New Roman"/>
          <w:noProof/>
          <w:color w:val="000000" w:themeColor="text1"/>
          <w:lang w:val="en-US"/>
        </w:rPr>
        <w:t xml:space="preserve">0.35 </w:t>
      </w:r>
      <w:r w:rsidRPr="007D361D">
        <w:rPr>
          <w:rFonts w:cs="Times New Roman"/>
          <w:noProof/>
          <w:color w:val="000000" w:themeColor="text1"/>
          <w:lang w:val="en-GB"/>
        </w:rPr>
        <w:t>GtCO</w:t>
      </w:r>
      <w:r w:rsidRPr="007D361D">
        <w:rPr>
          <w:rFonts w:cs="Times New Roman"/>
          <w:noProof/>
          <w:color w:val="000000" w:themeColor="text1"/>
          <w:vertAlign w:val="subscript"/>
          <w:lang w:val="en-GB"/>
        </w:rPr>
        <w:t>2</w:t>
      </w:r>
      <w:r w:rsidRPr="007D361D">
        <w:rPr>
          <w:rFonts w:cs="Times New Roman"/>
          <w:noProof/>
          <w:color w:val="000000" w:themeColor="text1"/>
          <w:lang w:val="en-GB"/>
        </w:rPr>
        <w:t>-eq yr</w:t>
      </w:r>
      <w:ins w:id="5781" w:author="Lucy Cowie" w:date="2021-07-28T20:00:00Z">
        <w:r w:rsidR="00CF102B">
          <w:rPr>
            <w:rFonts w:cs="Times New Roman"/>
            <w:noProof/>
            <w:color w:val="000000" w:themeColor="text1"/>
            <w:vertAlign w:val="superscript"/>
            <w:lang w:val="en-GB"/>
          </w:rPr>
          <w:t>–</w:t>
        </w:r>
      </w:ins>
      <w:del w:id="5782" w:author="Lucy Cowie" w:date="2021-07-28T20:00:00Z">
        <w:r w:rsidRPr="007D361D" w:rsidDel="00CF102B">
          <w:rPr>
            <w:rFonts w:cs="Times New Roman"/>
            <w:noProof/>
            <w:color w:val="000000" w:themeColor="text1"/>
            <w:vertAlign w:val="superscript"/>
            <w:lang w:val="en-GB"/>
          </w:rPr>
          <w:delText>-</w:delText>
        </w:r>
      </w:del>
      <w:r w:rsidRPr="007D361D">
        <w:rPr>
          <w:rFonts w:cs="Times New Roman"/>
          <w:noProof/>
          <w:color w:val="000000" w:themeColor="text1"/>
          <w:vertAlign w:val="superscript"/>
          <w:lang w:val="en-GB"/>
        </w:rPr>
        <w:t>1</w:t>
      </w:r>
      <w:r w:rsidRPr="007D361D">
        <w:rPr>
          <w:rFonts w:cs="Times New Roman"/>
          <w:noProof/>
          <w:color w:val="000000" w:themeColor="text1"/>
          <w:lang w:val="en-GB"/>
        </w:rPr>
        <w:t>, respectively</w:t>
      </w:r>
      <w:r>
        <w:rPr>
          <w:rFonts w:cs="Times New Roman"/>
          <w:noProof/>
          <w:color w:val="000000" w:themeColor="text1"/>
          <w:lang w:val="en-GB"/>
        </w:rPr>
        <w:t xml:space="preserve"> (Figure 6.19)</w:t>
      </w:r>
      <w:r w:rsidRPr="007D361D">
        <w:rPr>
          <w:rFonts w:cs="Times New Roman"/>
          <w:noProof/>
          <w:color w:val="000000" w:themeColor="text1"/>
          <w:lang w:val="en-GB"/>
        </w:rPr>
        <w:t xml:space="preserve">. </w:t>
      </w:r>
      <w:r w:rsidR="000647E1" w:rsidRPr="000647E1">
        <w:rPr>
          <w:rFonts w:cs="Times New Roman"/>
          <w:noProof/>
          <w:color w:val="000000" w:themeColor="text1"/>
          <w:lang w:val="en-GB"/>
        </w:rPr>
        <w:t xml:space="preserve">In SSP1-1.9, the extent of reduction and its pace is more ambitious than current estimates of the effect of </w:t>
      </w:r>
      <w:ins w:id="5783" w:author="Lucy Cowie" w:date="2021-07-28T20:00:00Z">
        <w:r w:rsidR="00CF102B">
          <w:rPr>
            <w:rFonts w:cs="Times New Roman"/>
            <w:noProof/>
            <w:color w:val="000000" w:themeColor="text1"/>
            <w:lang w:val="en-GB"/>
          </w:rPr>
          <w:t xml:space="preserve">the </w:t>
        </w:r>
      </w:ins>
      <w:r w:rsidR="000647E1" w:rsidRPr="000647E1">
        <w:rPr>
          <w:rFonts w:cs="Times New Roman"/>
          <w:noProof/>
          <w:color w:val="000000" w:themeColor="text1"/>
          <w:lang w:val="en-GB"/>
        </w:rPr>
        <w:t>fully implemented and enforced Kigali Amendment (Figure 6.19</w:t>
      </w:r>
      <w:del w:id="5784" w:author="Lucy Cowie" w:date="2021-07-28T20:00:00Z">
        <w:r w:rsidR="000647E1" w:rsidRPr="000647E1" w:rsidDel="00C16936">
          <w:rPr>
            <w:rFonts w:cs="Times New Roman"/>
            <w:noProof/>
            <w:color w:val="000000" w:themeColor="text1"/>
            <w:lang w:val="en-GB"/>
          </w:rPr>
          <w:delText xml:space="preserve">) </w:delText>
        </w:r>
      </w:del>
      <w:ins w:id="5785" w:author="Lucy Cowie" w:date="2021-07-28T20:00:00Z">
        <w:r w:rsidR="00C16936">
          <w:rPr>
            <w:rFonts w:cs="Times New Roman"/>
            <w:noProof/>
            <w:color w:val="000000" w:themeColor="text1"/>
            <w:lang w:val="en-GB"/>
          </w:rPr>
          <w:t>;</w:t>
        </w:r>
      </w:ins>
      <w:r w:rsidR="005959A3">
        <w:rPr>
          <w:rFonts w:cs="Times New Roman"/>
          <w:noProof/>
          <w:color w:val="000000" w:themeColor="text1"/>
          <w:lang w:val="en-GB"/>
        </w:rPr>
        <w:fldChar w:fldCharType="begin" w:fldLock="1"/>
      </w:r>
      <w:r w:rsidR="00D477C7">
        <w:rPr>
          <w:rFonts w:cs="Times New Roman"/>
          <w:noProof/>
          <w:color w:val="000000" w:themeColor="text1"/>
          <w:lang w:val="en-GB"/>
        </w:rPr>
        <w:instrText>ADDIN CSL_CITATION { "citationItems" : [ { "id" : "ITEM-1", "itemData" : { "DOI" : "10.1016/j.envsci.2017.05.006", "ISSN" : "18736416", "abstract" : "Hydrofluorocarbons (HFCs) are synthetically produced compounds primarily used for cooling purposes and with strong global warming properties. In this paper, we analyze the global abatement costs for achieving the substantial reductions in HFC consumption agreed in the Kigali Amendment (KA) of the Montreal Protocol from October 2016. We estimate that compliance with the KA is expected to remove 39\u00a0Pg CO2eq or 61% of global baseline HFC emissions over the entire period 2018\u20132050. The marginal cost of meeting the KA targets is expected to remain below 60 \u20ac/t CO2eq throughout the period in all world regions except for developed regions where legislation to control HFC emissions has already been in place since a few years. For the latter regions, the required HFC consumption reduction is expected to come at a marginal cost increasing steadily to between 90 and 118 \u20ac/t CO2eq in 2050. Depending on the expected rate of technological development and the extent to which envisaged electricity savings can be realized, compliance with KA is estimated attainable at a global cost ranging from a net cost-saving of 240 billion \u20ac to a net cost of 350 billion \u20ac over the entire period 2018 to 2050 and with future global electricity-savings estimated at between 0.2% and 0.7% of expected future electricity consumption.", "author" : [ { "dropping-particle" : "", "family" : "H\u00f6glund-Isaksson", "given" : "Lena", "non-dropping-particle" : "", "parse-names" : false, "suffix" : "" }, { "dropping-particle" : "", "family" : "Purohit", "given" : "Pallav", "non-dropping-particle" : "", "parse-names" : false, "suffix" : "" }, { "dropping-particle" : "", "family" : "Amann", "given" : "Markus", "non-dropping-particle" : "", "parse-names" : false, "suffix" : "" }, { "dropping-particle" : "", "family" : "Bertok", "given" : "Imrich", "non-dropping-particle" : "", "parse-names" : false, "suffix" : "" }, { "dropping-particle" : "", "family" : "Rafaj", "given" : "Peter", "non-dropping-particle" : "", "parse-names" : false, "suffix" : "" }, { "dropping-particle" : "", "family" : "Sch\u00f6pp", "given" : "Wolfgang", "non-dropping-particle" : "", "parse-names" : false, "suffix" : "" }, { "dropping-particle" : "", "family" : "Borken-Kleefeld", "given" : "Jens", "non-dropping-particle" : "", "parse-names" : false, "suffix" : "" } ], "container-title" : "Environmental Science and Policy", "id" : "ITEM-1", "issued" : { "date-parts" : [ [ "2017" ] ] }, "page" : "138-147", "title" : "Cost estimates of the Kigali Amendment to phase-down hydrofluorocarbons", "translator" : [ { "dropping-particle" : "", "family" : "G3565", "given" : "", "non-dropping-particle" : "", "parse-names" : false, "suffix" : "" } ], "type" : "article-journal", "volume" : "75" }, "uris" : [ "http://www.mendeley.com/documents/?uuid=c9d9618e-9bf8-4616-bb25-0af05abc0c59" ] }, { "id" : "ITEM-2", "itemData" : { "DOI" : "10.5194/acp-17-2795-2017", "ISSN" : "16807324", "abstract" : "This study uses the GAINS model framework to estimate current and future emissions of the fluorinated greenhouse gases HFCs/HCFCs, PFCs and SF6 (F-gases), their abatement potentials and costs for twenty source sectors and 162 countries/regions, which are aggregated to produce global estimates. Global F-gas emissions are estimated at 0.95&amp;thinsp;Pg&amp;thinsp;CO2eq in 2005 with an expected increase to 3.7&amp;thinsp;Pg&amp;thinsp;CO2eq in 2050 if application of control technology remains at the current level. There are extensive opportunities to reduce emissions using existing technology and alternative substances with low global warming potential. Estimates show that it would be technically feasible to reduce cumulative F-gas emissions by 86 percent between 2018 and 2050. A reduction in cumulative emissions by 72 percent is estimated possible at a marginal abatement cost below 10&amp;thinsp;\u20ac&amp;thinsp;/&amp;thinsp;t&amp;thinsp;CO2eq. We also find that future F-gas abatement is expected to be relatively more costly for developing than for developed countries due to differences in the sector distribution of emissions and abatement potentials.", "author" : [ { "dropping-particle" : "", "family" : "Purohit", "given" : "Pallav", "non-dropping-particle" : "", "parse-names" : false, "suffix" : "" }, { "dropping-particle" : "", "family" : "H\u00f6glund-Isaksson", "given" : "Lena", "non-dropping-particle" : "", "parse-names" : false, "suffix" : "" } ], "container-title" : "Atmospheric Chemistry and Physics", "id" : "ITEM-2", "issue" : "4", "issued" : { "date-parts" : [ [ "2017", "5", "24" ] ] }, "page" : "2795-2816", "title" : "Global emissions of fluorinated greenhouse gases 2005-2050 with abatement potentials and costs", "translator" : [ { "dropping-particle" : "", "family" : "G2980", "given" : "", "non-dropping-particle" : "", "parse-names" : false, "suffix" : "" } ], "type" : "article-journal", "volume" : "17" }, "uris" : [ "http://www.mendeley.com/documents/?uuid=cefc6c3c-3154-43e3-bac5-7591227a6ee1" ] } ], "mendeley" : { "formattedCitation" : "(H\u00f6glund-Isaksson et al., 2017; Purohit and H\u00f6glund-Isaksson, 2017)", "plainTextFormattedCitation" : "(H\u00f6glund-Isaksson et al., 2017; Purohit and H\u00f6glund-Isaksson, 2017)", "previouslyFormattedCitation" : "(H\u00f6glund-Isaksson et al., 2017; Purohit and H\u00f6glund-Isaksson, 2017)" }, "properties" : { "noteIndex" : 0 }, "schema" : "https://github.com/citation-style-language/schema/raw/master/csl-citation.json" }</w:instrText>
      </w:r>
      <w:r w:rsidR="005959A3">
        <w:rPr>
          <w:rFonts w:cs="Times New Roman"/>
          <w:noProof/>
          <w:color w:val="000000" w:themeColor="text1"/>
          <w:lang w:val="en-GB"/>
        </w:rPr>
        <w:fldChar w:fldCharType="separate"/>
      </w:r>
      <w:ins w:id="5786" w:author="Lucy Cowie" w:date="2021-07-28T20:00:00Z">
        <w:r w:rsidR="00C16936">
          <w:rPr>
            <w:rFonts w:cs="Times New Roman"/>
            <w:noProof/>
            <w:color w:val="000000" w:themeColor="text1"/>
            <w:lang w:val="en-GB"/>
          </w:rPr>
          <w:t xml:space="preserve"> </w:t>
        </w:r>
      </w:ins>
      <w:del w:id="5787" w:author="Lucy Cowie" w:date="2021-07-28T20:00:00Z">
        <w:r w:rsidR="00CB33A1" w:rsidDel="00C16936">
          <w:rPr>
            <w:rFonts w:cs="Times New Roman"/>
            <w:noProof/>
            <w:color w:val="000000" w:themeColor="text1"/>
            <w:lang w:val="en-GB"/>
          </w:rPr>
          <w:delText>(</w:delText>
        </w:r>
      </w:del>
      <w:r w:rsidR="00CB33A1">
        <w:rPr>
          <w:rFonts w:cs="Times New Roman"/>
          <w:noProof/>
          <w:color w:val="000000" w:themeColor="text1"/>
          <w:lang w:val="en-GB"/>
        </w:rPr>
        <w:t>Höglund-Isaksson et al., 2017; Purohit and Höglund-Isaksson, 2017)</w:t>
      </w:r>
      <w:r w:rsidR="005959A3">
        <w:rPr>
          <w:rFonts w:cs="Times New Roman"/>
          <w:noProof/>
          <w:color w:val="000000" w:themeColor="text1"/>
          <w:lang w:val="en-GB"/>
        </w:rPr>
        <w:fldChar w:fldCharType="end"/>
      </w:r>
      <w:r w:rsidR="000647E1" w:rsidRPr="000647E1">
        <w:rPr>
          <w:rFonts w:cs="Times New Roman"/>
          <w:noProof/>
          <w:color w:val="000000" w:themeColor="text1"/>
          <w:lang w:val="en-GB"/>
        </w:rPr>
        <w:t xml:space="preserve">. The best representation of the HFC emission trajectories in the SSP framework compliant with the Kigali Amendment is the SSP1-2.6 and the baseline (including only pre-Kigali national legislation; </w:t>
      </w:r>
      <w:ins w:id="5788" w:author="Lucy Cowie" w:date="2021-07-28T20:01:00Z">
        <w:r w:rsidR="00C16936">
          <w:rPr>
            <w:rFonts w:cs="Times New Roman"/>
            <w:noProof/>
            <w:color w:val="000000" w:themeColor="text1"/>
            <w:lang w:val="en-GB"/>
          </w:rPr>
          <w:t xml:space="preserve">Section </w:t>
        </w:r>
      </w:ins>
      <w:r w:rsidR="000647E1" w:rsidRPr="000647E1">
        <w:rPr>
          <w:rFonts w:cs="Times New Roman"/>
          <w:noProof/>
          <w:color w:val="000000" w:themeColor="text1"/>
          <w:lang w:val="en-GB"/>
        </w:rPr>
        <w:t>6.6.3) is best represented by SSP5-8.5 (</w:t>
      </w:r>
      <w:del w:id="5789" w:author="Lucy Cowie" w:date="2021-07-28T20:01:00Z">
        <w:r w:rsidR="000647E1" w:rsidRPr="000647E1" w:rsidDel="00235FBE">
          <w:rPr>
            <w:rFonts w:cs="Times New Roman"/>
            <w:noProof/>
            <w:color w:val="000000" w:themeColor="text1"/>
            <w:lang w:val="en-GB"/>
          </w:rPr>
          <w:delText xml:space="preserve">see </w:delText>
        </w:r>
      </w:del>
      <w:r w:rsidR="000647E1" w:rsidRPr="000647E1">
        <w:rPr>
          <w:rFonts w:cs="Times New Roman"/>
          <w:noProof/>
          <w:color w:val="000000" w:themeColor="text1"/>
          <w:lang w:val="en-GB"/>
        </w:rPr>
        <w:t>Figure 6.19). However, since HFC emissions in SSPs were developed shortly after the Kigali Amendment had been agreed, none of these projections represents accurately the HFC emission trajectory corresponding to the phase-out emission levels agreed to in the Kigali Amendment</w:t>
      </w:r>
      <w:r w:rsidR="005959A3">
        <w:rPr>
          <w:rFonts w:cs="Times New Roman"/>
          <w:noProof/>
          <w:color w:val="000000" w:themeColor="text1"/>
          <w:lang w:val="en-GB"/>
        </w:rPr>
        <w:t xml:space="preserve"> </w:t>
      </w:r>
      <w:r w:rsidR="005959A3">
        <w:rPr>
          <w:rFonts w:cs="Times New Roman"/>
          <w:noProof/>
          <w:color w:val="000000" w:themeColor="text1"/>
          <w:lang w:val="en-GB"/>
        </w:rPr>
        <w:fldChar w:fldCharType="begin" w:fldLock="1"/>
      </w:r>
      <w:r w:rsidR="00D477C7">
        <w:rPr>
          <w:rFonts w:cs="Times New Roman"/>
          <w:noProof/>
          <w:color w:val="000000" w:themeColor="text1"/>
          <w:lang w:val="en-GB"/>
        </w:rPr>
        <w:instrText>ADDIN CSL_CITATION { "citationItems" : [ { "id" : "ITEM-1", "itemData" : { "DOI" : "10.5194/gmd-13-3571-2020", "ISSN" : "1991-9603", "author" : [ { "dropping-particle" : "", "family" : "Meinshausen", "given" : "Malte", "non-dropping-particle" : "", "parse-names" : false, "suffix" : "" }, { "dropping-particle" : "", "family" : "Nicholls", "given" : "Zebedee R J", "non-dropping-particle" : "", "parse-names" : false, "suffix" : "" }, { "dropping-particle" : "", "family" : "Lewis", "given" : "Jared", "non-dropping-particle" : "", "parse-names" : false, "suffix" : "" }, { "dropping-particle" : "", "family" : "Gidden", "given" : "Matthew J", "non-dropping-particle" : "", "parse-names" : false, "suffix" : "" }, { "dropping-particle" : "", "family" : "Vogel", "given" : "Elisabeth", "non-dropping-particle" : "", "parse-names" : false, "suffix" : "" }, { "dropping-particle" : "", "family" : "Freund", "given" : "Mandy", "non-dropping-particle" : "", "parse-names" : false, "suffix" : "" }, { "dropping-particle" : "", "family" : "Beyerle", "given" : "Urs", "non-dropping-particle" : "", "parse-names" : false, "suffix" : "" }, { "dropping-particle" : "", "family" : "Gessner", "given" : "Claudia", "non-dropping-particle" : "", "parse-names" : false, "suffix" : "" }, { "dropping-particle" : "", "family" : "Nauels", "given" : "Alexander", "non-dropping-particle" : "", "parse-names" : false, "suffix" : "" }, { "dropping-particle" : "", "family" : "Bauer", "given" : "Nico", "non-dropping-particle" : "", "parse-names" : false, "suffix" : "" }, { "dropping-particle" : "", "family" : "Canadell", "given" : "Josep G", "non-dropping-particle" : "", "parse-names" : false, "suffix" : "" }, { "dropping-particle" : "", "family" : "Daniel", "given" : "John S", "non-dropping-particle" : "", "parse-names" : false, "suffix" : "" }, { "dropping-particle" : "", "family" : "John", "given" : "Andrew", "non-dropping-particle" : "", "parse-names" : false, "suffix" : "" }, { "dropping-particle" : "", "family" : "Krummel", "given" : "Paul B", "non-dropping-particle" : "", "parse-names" : false, "suffix" : "" }, { "dropping-particle" : "", "family" : "Luderer", "given" : "Gunnar", "non-dropping-particle" : "", "parse-names" : false, "suffix" : "" }, { "dropping-particle" : "", "family" : "Meinshausen", "given" : "Nicolai", "non-dropping-particle" : "", "parse-names" : false, "suffix" : "" }, { "dropping-particle" : "", "family" : "Montzka", "given" : "Stephen A", "non-dropping-particle" : "", "parse-names" : false, "suffix" : "" }, { "dropping-particle" : "", "family" : "Rayner", "given" : "Peter J", "non-dropping-particle" : "", "parse-names" : false, "suffix" : "" }, { "dropping-particle" : "", "family" : "Reimann", "given" : "Stefan", "non-dropping-particle" : "", "parse-names" : false, "suffix" : "" }, { "dropping-particle" : "", "family" : "Smith", "given" : "Steven J", "non-dropping-particle" : "", "parse-names" : false, "suffix" : "" }, { "dropping-particle" : "", "family" : "Berg", "given" : "Marten", "non-dropping-particle" : "van den", "parse-names" : false, "suffix" : "" }, { "dropping-particle" : "", "family" : "Velders", "given" : "Guus J M", "non-dropping-particle" : "", "parse-names" : false, "suffix" : "" }, { "dropping-particle" : "", "family" : "Vollmer", "given" : "Martin K", "non-dropping-particle" : "", "parse-names" : false, "suffix" : "" }, { "dropping-particle" : "", "family" : "Wang", "given" : "Ray H J", "non-dropping-particle" : "", "parse-names" : false, "suffix" : "" } ], "container-title" : "Geoscientific Model Development", "id" : "ITEM-1", "issue" : "8", "issued" : { "date-parts" : [ [ "2020", "8", "13" ] ] }, "page" : "3571-3605", "publisher" : "Copernicus Publications", "title" : "The shared socio-economic pathway (SSP) greenhouse gas concentrations and their extensions to 2500", "translator" : [ { "dropping-particle" : "", "family" : "G4834", "given" : "", "non-dropping-particle" : "", "parse-names" : false, "suffix" : "" } ], "type" : "article-journal", "volume" : "13" }, "uris" : [ "http://www.mendeley.com/documents/?uuid=5f7bc103-0cb9-4c0f-8e71-e42ca3062fdc" ] } ], "mendeley" : { "formattedCitation" : "(Meinshausen et al., 2020)", "plainTextFormattedCitation" : "(Meinshausen et al., 2020)", "previouslyFormattedCitation" : "(Meinshausen et al., 2020)" }, "properties" : { "noteIndex" : 0 }, "schema" : "https://github.com/citation-style-language/schema/raw/master/csl-citation.json" }</w:instrText>
      </w:r>
      <w:r w:rsidR="005959A3">
        <w:rPr>
          <w:rFonts w:cs="Times New Roman"/>
          <w:noProof/>
          <w:color w:val="000000" w:themeColor="text1"/>
          <w:lang w:val="en-GB"/>
        </w:rPr>
        <w:fldChar w:fldCharType="separate"/>
      </w:r>
      <w:r w:rsidR="00CB33A1">
        <w:rPr>
          <w:rFonts w:cs="Times New Roman"/>
          <w:noProof/>
          <w:color w:val="000000" w:themeColor="text1"/>
          <w:lang w:val="en-GB"/>
        </w:rPr>
        <w:t>(Meinshausen et al., 2020)</w:t>
      </w:r>
      <w:r w:rsidR="005959A3">
        <w:rPr>
          <w:rFonts w:cs="Times New Roman"/>
          <w:noProof/>
          <w:color w:val="000000" w:themeColor="text1"/>
          <w:lang w:val="en-GB"/>
        </w:rPr>
        <w:fldChar w:fldCharType="end"/>
      </w:r>
      <w:r w:rsidR="000647E1" w:rsidRPr="000647E1">
        <w:rPr>
          <w:rFonts w:cs="Times New Roman"/>
          <w:noProof/>
          <w:color w:val="000000" w:themeColor="text1"/>
          <w:lang w:val="en-GB"/>
        </w:rPr>
        <w:t xml:space="preserve">, leading to </w:t>
      </w:r>
      <w:r w:rsidR="000647E1" w:rsidRPr="00DC415B">
        <w:rPr>
          <w:rFonts w:cs="Times New Roman"/>
          <w:i/>
          <w:noProof/>
          <w:color w:val="000000" w:themeColor="text1"/>
          <w:lang w:val="en-GB"/>
        </w:rPr>
        <w:t>medium confidence</w:t>
      </w:r>
      <w:r w:rsidR="000647E1" w:rsidRPr="000647E1">
        <w:rPr>
          <w:rFonts w:cs="Times New Roman"/>
          <w:noProof/>
          <w:color w:val="000000" w:themeColor="text1"/>
          <w:lang w:val="en-GB"/>
        </w:rPr>
        <w:t xml:space="preserve"> in the assessment of the benefits of the Kigali Amendment when using SSP projections for HFCs. </w:t>
      </w:r>
      <w:r w:rsidRPr="007D361D">
        <w:rPr>
          <w:rFonts w:cs="Times New Roman"/>
          <w:noProof/>
          <w:color w:val="000000" w:themeColor="text1"/>
          <w:lang w:val="en-GB"/>
        </w:rPr>
        <w:t xml:space="preserve"> </w:t>
      </w:r>
    </w:p>
    <w:p w14:paraId="1C889B1F" w14:textId="77777777" w:rsidR="0035542F" w:rsidRPr="007D361D" w:rsidRDefault="0035542F" w:rsidP="00D5630D">
      <w:pPr>
        <w:pStyle w:val="AR6BodyText"/>
        <w:rPr>
          <w:rFonts w:cs="Times New Roman"/>
          <w:color w:val="000000" w:themeColor="text1"/>
          <w:lang w:val="en-GB" w:eastAsia="en-US"/>
        </w:rPr>
      </w:pPr>
    </w:p>
    <w:p w14:paraId="3FB3A39E" w14:textId="6F8743FD" w:rsidR="0035542F" w:rsidRPr="007D361D" w:rsidRDefault="0035542F" w:rsidP="00D5630D">
      <w:pPr>
        <w:pStyle w:val="AR6BodyText"/>
        <w:rPr>
          <w:rFonts w:cs="Times New Roman"/>
          <w:color w:val="000000" w:themeColor="text1"/>
          <w:lang w:val="en-GB" w:eastAsia="en-US"/>
        </w:rPr>
      </w:pPr>
      <w:r w:rsidRPr="007D361D">
        <w:rPr>
          <w:rFonts w:cs="Times New Roman"/>
          <w:color w:val="000000" w:themeColor="text1"/>
          <w:lang w:val="en-GB" w:eastAsia="en-US"/>
        </w:rPr>
        <w:t xml:space="preserve">The SSP SLCF trajectories reflect </w:t>
      </w:r>
      <w:r>
        <w:rPr>
          <w:rFonts w:cs="Times New Roman"/>
          <w:color w:val="000000" w:themeColor="text1"/>
          <w:lang w:val="en-GB" w:eastAsia="en-US"/>
        </w:rPr>
        <w:t>the effe</w:t>
      </w:r>
      <w:r w:rsidRPr="007D361D">
        <w:rPr>
          <w:rFonts w:cs="Times New Roman"/>
          <w:color w:val="000000" w:themeColor="text1"/>
          <w:lang w:val="en-GB" w:eastAsia="en-US"/>
        </w:rPr>
        <w:t xml:space="preserve">ct of recent legislation and </w:t>
      </w:r>
      <w:ins w:id="5790" w:author="Lucy Cowie" w:date="2021-07-28T20:02:00Z">
        <w:r w:rsidR="00116A4F">
          <w:rPr>
            <w:rFonts w:cs="Times New Roman"/>
            <w:color w:val="000000" w:themeColor="text1"/>
            <w:lang w:val="en-GB" w:eastAsia="en-US"/>
          </w:rPr>
          <w:t xml:space="preserve">the </w:t>
        </w:r>
      </w:ins>
      <w:r w:rsidRPr="007D361D">
        <w:rPr>
          <w:rFonts w:cs="Times New Roman"/>
          <w:color w:val="000000" w:themeColor="text1"/>
          <w:lang w:val="en-GB" w:eastAsia="en-US"/>
        </w:rPr>
        <w:t>assumed evolution thereof in the longer</w:t>
      </w:r>
      <w:r>
        <w:rPr>
          <w:rFonts w:cs="Times New Roman"/>
          <w:color w:val="000000" w:themeColor="text1"/>
          <w:lang w:val="en-GB" w:eastAsia="en-US"/>
        </w:rPr>
        <w:t xml:space="preserve"> </w:t>
      </w:r>
      <w:r w:rsidRPr="007D361D">
        <w:rPr>
          <w:rFonts w:cs="Times New Roman"/>
          <w:color w:val="000000" w:themeColor="text1"/>
          <w:lang w:val="en-GB" w:eastAsia="en-US"/>
        </w:rPr>
        <w:t>term, however, they do not necessarily reflect the full mitigation potential for several SLCFs</w:t>
      </w:r>
      <w:r>
        <w:rPr>
          <w:rFonts w:cs="Times New Roman"/>
          <w:color w:val="000000" w:themeColor="text1"/>
          <w:lang w:val="en-GB" w:eastAsia="en-US"/>
        </w:rPr>
        <w:t>, within particular SSPs (Figure 6.18),</w:t>
      </w:r>
      <w:r w:rsidRPr="007D361D">
        <w:rPr>
          <w:rFonts w:cs="Times New Roman"/>
          <w:color w:val="000000" w:themeColor="text1"/>
          <w:lang w:val="en-GB" w:eastAsia="en-US"/>
        </w:rPr>
        <w:t xml:space="preserve"> that could be achieved with air</w:t>
      </w:r>
      <w:ins w:id="5791" w:author="Lucy Cowie" w:date="2021-07-28T20:02:00Z">
        <w:r w:rsidR="00591D6B">
          <w:rPr>
            <w:rFonts w:cs="Times New Roman"/>
            <w:color w:val="000000" w:themeColor="text1"/>
            <w:lang w:val="en-GB" w:eastAsia="en-US"/>
          </w:rPr>
          <w:t>-</w:t>
        </w:r>
      </w:ins>
      <w:del w:id="5792" w:author="Lucy Cowie" w:date="2021-07-28T20:02:00Z">
        <w:r w:rsidRPr="007D361D" w:rsidDel="00591D6B">
          <w:rPr>
            <w:rFonts w:cs="Times New Roman"/>
            <w:color w:val="000000" w:themeColor="text1"/>
            <w:lang w:val="en-GB" w:eastAsia="en-US"/>
          </w:rPr>
          <w:delText xml:space="preserve"> </w:delText>
        </w:r>
      </w:del>
      <w:r w:rsidRPr="007D361D">
        <w:rPr>
          <w:rFonts w:cs="Times New Roman"/>
          <w:color w:val="000000" w:themeColor="text1"/>
          <w:lang w:val="en-GB" w:eastAsia="en-US"/>
        </w:rPr>
        <w:t>quality</w:t>
      </w:r>
      <w:ins w:id="5793" w:author="Lucy Cowie" w:date="2021-07-28T20:03:00Z">
        <w:r w:rsidR="00093ACF">
          <w:rPr>
            <w:rFonts w:cs="Times New Roman"/>
            <w:color w:val="000000" w:themeColor="text1"/>
            <w:lang w:val="en-GB" w:eastAsia="en-US"/>
          </w:rPr>
          <w:t>-</w:t>
        </w:r>
      </w:ins>
      <w:r w:rsidRPr="007D361D">
        <w:rPr>
          <w:rFonts w:cs="Times New Roman"/>
          <w:color w:val="000000" w:themeColor="text1"/>
          <w:lang w:val="en-GB" w:eastAsia="en-US"/>
        </w:rPr>
        <w:t xml:space="preserve"> or SDG</w:t>
      </w:r>
      <w:ins w:id="5794" w:author="Lucy Cowie" w:date="2021-07-28T20:02:00Z">
        <w:r w:rsidR="00591D6B">
          <w:rPr>
            <w:rFonts w:cs="Times New Roman"/>
            <w:color w:val="000000" w:themeColor="text1"/>
            <w:lang w:val="en-GB" w:eastAsia="en-US"/>
          </w:rPr>
          <w:t>-</w:t>
        </w:r>
      </w:ins>
      <w:del w:id="5795" w:author="Lucy Cowie" w:date="2021-07-28T20:02:00Z">
        <w:r w:rsidRPr="007D361D" w:rsidDel="00591D6B">
          <w:rPr>
            <w:rFonts w:cs="Times New Roman"/>
            <w:color w:val="000000" w:themeColor="text1"/>
            <w:lang w:val="en-GB" w:eastAsia="en-US"/>
          </w:rPr>
          <w:delText xml:space="preserve"> </w:delText>
        </w:r>
      </w:del>
      <w:r w:rsidRPr="007D361D">
        <w:rPr>
          <w:rFonts w:cs="Times New Roman"/>
          <w:color w:val="000000" w:themeColor="text1"/>
          <w:lang w:val="en-GB" w:eastAsia="en-US"/>
        </w:rPr>
        <w:t>targeted policies</w:t>
      </w:r>
      <w:r>
        <w:rPr>
          <w:rFonts w:cs="Times New Roman"/>
          <w:color w:val="000000" w:themeColor="text1"/>
          <w:lang w:val="en-GB" w:eastAsia="en-US"/>
        </w:rPr>
        <w:t xml:space="preserve"> </w:t>
      </w:r>
      <w:r>
        <w:rPr>
          <w:rFonts w:cs="Times New Roman"/>
          <w:color w:val="000000" w:themeColor="text1"/>
          <w:lang w:val="en-GB" w:eastAsia="en-US"/>
        </w:rPr>
        <w:fldChar w:fldCharType="begin" w:fldLock="1"/>
      </w:r>
      <w:r w:rsidR="00D477C7">
        <w:rPr>
          <w:rFonts w:cs="Times New Roman"/>
          <w:color w:val="000000" w:themeColor="text1"/>
          <w:lang w:val="en-GB" w:eastAsia="en-US"/>
        </w:rPr>
        <w:instrText>ADDIN CSL_CITATION { "citationItems" : [ { "id" : "ITEM-1", "itemData" : { "DOI" : "10.1146/annurev-environ-052912-173303", "ISSN" : "1543-5938", "abstract" : "New scientific understanding could increase the cost-effectiveness of local and regional air quality management policies, enhance the acceptance of mitigation measures for long-lived greenhouse gas (GHG) emissions, and reveal win-win portfolios of controls for short-lived substances that yield immediate health and crop benefits while limiting temperature increase in the near term. However, although substantial efforts have been devoted to global analyses of the emissions of carbon dioxide (CO) and other long-lived GHGs, air pollutant emissions have received only limited attention in the global context. Past and likely future trends in air pollutant emissions evolve rather differently from those of long-lived GHGs, so that superficial extrapolations of GHG trends would lead to misleading conclusions. In many world regions, the evolution of air pollutant emissions has effectively decoupled from economic growth. Since 1990, air pollutant emissions declined (sulfur dioxide, SO), stabilized (nitrogen oxides, NO), or increased slightly (black carbon, BC; organic carbon, OC; and ammonia, NH). This review discusses to what extent structural changes, technological improvements, and dedicated environmental legislation have contributed to these changes. The scenarios of future emissions in the literature span a wide range, mainly owing to different assumptions about future environmental policies. Although the more recent scenarios agree on declining air pollutants up to 2030, avoiding potential rebounds of emissions after 2030 will require additional policy interventions.", "author" : [ { "dropping-particle" : "", "family" : "Amann", "given" : "Markus", "non-dropping-particle" : "", "parse-names" : false, "suffix" : "" }, { "dropping-particle" : "", "family" : "Klimont", "given" : "Zbigniew", "non-dropping-particle" : "", "parse-names" : false, "suffix" : "" }, { "dropping-particle" : "", "family" : "Wagner", "given" : "Fabian", "non-dropping-particle" : "", "parse-names" : false, "suffix" : "" } ], "container-title" : "Annual Review of Environment and Resources", "id" : "ITEM-1", "issue" : "1", "issued" : { "date-parts" : [ [ "2013" ] ] }, "number-of-pages" : "31-55", "title" : "Regional and Global Emissions of Air Pollutants: Recent Trends and Future Scenarios", "translator" : [ { "dropping-particle" : "", "family" : "G2995", "given" : "", "non-dropping-particle" : "", "parse-names" : false, "suffix" : "" } ], "type" : "book", "volume" : "38" }, "uris" : [ "http://www.mendeley.com/documents/?uuid=39ae5f7d-54c2-4bbd-a76b-fde83467ecc2" ] }, { "id" : "ITEM-2", "itemData" : { "ISBN" : "978-92-807-3673-1", "author" : [ { "dropping-particle" : "", "family" : "Klimont", "given" : "Z", "non-dropping-particle" : "", "parse-names" : false, "suffix" : "" }, { "dropping-particle" : "", "family" : "Shindell", "given" : "D", "non-dropping-particle" : "", "parse-names" : false, "suffix" : "" }, { "dropping-particle" : "", "family" : "Borgford-Parnell", "given" : "N", "non-dropping-particle" : "", "parse-names" : false, "suffix" : "" }, { "dropping-particle" : "", "family" : "H\u00f6glund Isaksson", "given" : "L", "non-dropping-particle" : "", "parse-names" : false, "suffix" : "" }, { "dropping-particle" : "", "family" : "Kallbekken", "given" : "S", "non-dropping-particle" : "", "parse-names" : false, "suffix" : "" }, { "dropping-particle" : "", "family" : "Kuylenstierna", "given" : "J C I", "non-dropping-particle" : "", "parse-names" : false, "suffix" : "" }, { "dropping-particle" : "", "family" : "Molina", "given" : "L T", "non-dropping-particle" : "", "parse-names" : false, "suffix" : "" }, { "dropping-particle" : "", "family" : "Srivastava", "given" : "L", "non-dropping-particle" : "", "parse-names" : false, "suffix" : "" }, { "dropping-particle" : "", "family" : "Tao", "given" : "S", "non-dropping-particle" : "", "parse-names" : false, "suffix" : "" }, { "dropping-particle" : "", "family" : "Venkataraman", "given" : "C", "non-dropping-particle" : "", "parse-names" : false, "suffix" : "" } ], "container-title" : "The Emissions Gap Report 2017", "id" : "ITEM-2", "issued" : { "date-parts" : [ [ "2017" ] ] }, "page" : "48-57", "publisher" : "United Nations Environment Programme (UNEP)", "publisher-place" : "Nairobi, Kenya", "title" : "Bridging the gap \u2013 The role of short-lived climate pollutants", "translator" : [ { "dropping-particle" : "", "family" : "G2993", "given" : "Rt14", "non-dropping-particle" : "", "parse-names" : false, "suffix" : "" } ], "type" : "chapter" }, "uris" : [ "http://www.mendeley.com/documents/?uuid=a804f674-9e2d-4ab2-9baf-bcb19d0dfc74" ] }, { "id" : "ITEM-3", "itemData" : { "DOI" : "10.3390/en11051299", "ISSN" : "19961073", "abstract" : "High levels of air pollution pose an urgent social and public health challenge in many Asian regions. This study evaluates the role of key factors that determined the changes in emission levels in China, India and Japan over the past 25 years. While emissions of air pollutants have been declining in Japan since the 1990s, China and India have experienced a rapid growth in pollution levels in recent years. Around 2005, control measures for sulfur emissions started to deliver expected reductions in China, followed by cuts in nitrogen oxides ten years later. Despite recent policy interventions, growing emission trends in India persist. A decomposition analysis of emission-driving factors indicates that emission levels would have been at least two-times higher without the improvements in energy intensity and efficiency, combined with end-of-pipe measures. Due to the continuous reliance on fossil fuels, the abatement effect of a cleaner fuel mix was in most cases significantly smaller than other factors. A reassessment of emission projections developed in the past suggests a decisive impact of energy and environmental policies. It is expected that targeted legislative instruments will play a dominant role in achieving future air-quality goals in Asia.", "author" : [ { "dropping-particle" : "", "family" : "Rafaj", "given" : "Peter", "non-dropping-particle" : "", "parse-names" : false, "suffix" : "" }, { "dropping-particle" : "", "family" : "Amann", "given" : "Markus", "non-dropping-particle" : "", "parse-names" : false, "suffix" : "" } ], "container-title" : "Energies", "id" : "ITEM-3", "issue" : "5", "issued" : { "date-parts" : [ [ "2018", "5", "19" ] ] }, "page" : "1299", "title" : "Decomposing air pollutant emissions in Asia: Determinants and projections", "translator" : [ { "dropping-particle" : "", "family" : "G4395", "given" : "", "non-dropping-particle" : "", "parse-names" : false, "suffix" : "" } ], "type" : "article-journal", "volume" : "11" }, "uris" : [ "http://www.mendeley.com/documents/?uuid=e09d8ac3-eefb-4d1e-ad58-add7ca458eb0" ] }, { "id" : "ITEM-4", "itemData" : { "DOI" : "10.1038/s41558-018-0108-y", "ISSN" : "17586798", "abstract" : "Societal risks increase as Earth warms, and increase further for emissions trajectories accepting relatively high levels of near-term emissions while assuming future negative emissions will compensate, even if they lead to identical warming as trajectories with reduced near-term emissions 1 . Accelerating carbon dioxide (CO 2 ) emissions reductions, including as a substitute for negative emissions, hence reduces long-term risks but requires dramatic near-term societal transformations 2 . A major barrier to emissions reductions is the difficulty of reconciling immediate, localized costs with global, long-term benefits 3,4 . However, 2 \u00b0C trajectories not relying on negative emissions or 1.5 \u00b0C trajectories require elimination of most fossil-fuel-related emissions. This generally reduces co-emissions that cause ambient air pollution, resulting in near-term, localized health benefits. We therefore examine the human health benefits of increasing 21st-century CO 2 reductions by 180 GtC, an amount that would shift a \u2018standard\u2019 2 \u00b0C scenario to 1.5 \u00b0C or could achieve 2 \u00b0C without negative emissions. The decreased air pollution leads to 153 \u00b1 43 million fewer premature deaths worldwide, with ~40% occurring during the next 40 years, and minimal climate disbenefits. More than a million premature deaths would be prevented in many metropolitan areas in Asia and Africa, and &gt;200,000 in individual urban areas on every inhabited continent except Australia.", "author" : [ { "dropping-particle" : "", "family" : "Shindell", "given" : "Drew T.", "non-dropping-particle" : "", "parse-names" : false, "suffix" : "" }, { "dropping-particle" : "", "family" : "Faluvegi", "given" : "Greg", "non-dropping-particle" : "", "parse-names" : false, "suffix" : "" }, { "dropping-particle" : "", "family" : "Seltzer", "given" : "Karl", "non-dropping-particle" : "", "parse-names" : false, "suffix" : "" }, { "dropping-particle" : "", "family" : "Shindell", "given" : "Cary", "non-dropping-particle" : "", "parse-names" : false, "suffix" : "" } ], "container-title" : "Nature Climate Change", "edition" : "2018/03/19", "id" : "ITEM-4", "issue" : "4", "issued" : { "date-parts" : [ [ "2018" ] ] }, "language" : "eng", "page" : "1-5", "title" : "Quantified, localized health benefits of accelerated carbon dioxide emissions reductions", "translator" : [ { "dropping-particle" : "", "family" : "G4261", "given" : "", "non-dropping-particle" : "", "parse-names" : false, "suffix" : "" } ], "type" : "article-journal", "volume" : "8" }, "uris" : [ "http://www.mendeley.com/documents/?uuid=eadb1d03-e007-46b0-b976-de55fae015c2" ] }, { "id" : "ITEM-5", "itemData" : { "DOI" : "doi.org/10.5194/acp-20-5729-2020", "author" : [ { "dropping-particle" : "", "family" : "Tong", "given" : "D", "non-dropping-particle" : "", "parse-names" : false, "suffix" : "" }, { "dropping-particle" : "", "family" : "Cheng", "given" : "J", "non-dropping-particle" : "", "parse-names" : false, "suffix" : "" }, { "dropping-particle" : "", "family" : "Liu", "given" : "Y", "non-dropping-particle" : "", "parse-names" : false, "suffix" : "" }, { "dropping-particle" : "", "family" : "Yu", "given" : "S", "non-dropping-particle" : "", "parse-names" : false, "suffix" : "" }, { "dropping-particle" : "", "family" : "Yan", "given" : "L", "non-dropping-particle" : "", "parse-names" : false, "suffix" : "" }, { "dropping-particle" : "", "family" : "Hong", "given" : "C", "non-dropping-particle" : "", "parse-names" : false, "suffix" : "" }, { "dropping-particle" : "", "family" : "Qin", "given" : "Y", "non-dropping-particle" : "", "parse-names" : false, "suffix" : "" }, { "dropping-particle" : "", "family" : "Zhao", "given" : "H", "non-dropping-particle" : "", "parse-names" : false, "suffix" : "" }, { "dropping-particle" : "", "family" : "Zheng", "given" : "Y", "non-dropping-particle" : "", "parse-names" : false, "suffix" : "" }, { "dropping-particle" : "", "family" : "Geng", "given" : "G", "non-dropping-particle" : "", "parse-names" : false, "suffix" : "" }, { "dropping-particle" : "", "family" : "Li", "given" : "M", "non-dropping-particle" : "", "parse-names" : false, "suffix" : "" }, { "dropping-particle" : "", "family" : "Liu", "given" : "F", "non-dropping-particle" : "", "parse-names" : false, "suffix" : "" }, { "dropping-particle" : "", "family" : "Zhang", "given" : "Y", "non-dropping-particle" : "", "parse-names" : false, "suffix" : "" }, { "dropping-particle" : "", "family" : "Zheng", "given" : "B", "non-dropping-particle" : "", "parse-names" : false, "suffix" : "" }, { "dropping-particle" : "", "family" : "Clarke", "given" : "L", "non-dropping-particle" : "", "parse-names" : false, "suffix" : "" }, { "dropping-particle" : "", "family" : "Zhang", "given" : "Q", "non-dropping-particle" : "", "parse-names" : false, "suffix" : "" } ], "container-title" : "Atmospheric Chemistry and Physics", "id" : "ITEM-5", "issue" : "9", "issued" : { "date-parts" : [ [ "2020" ] ] }, "page" : "5729-5757", "title" : "Dynamic projection of anthropogenic emissions in China: methodology and 2015--2050 emission pathways under a range of socioeconomic, climate policy, and pollution control scenarios", "translator" : [ { "dropping-particle" : "", "family" : "G4042", "given" : "", "non-dropping-particle" : "", "parse-names" : false, "suffix" : "" } ], "type" : "article-journal", "volume" : "20" }, "uris" : [ "http://www.mendeley.com/documents/?uuid=303e94a6-2711-40dd-922b-6c2383b4bb9f" ] }, { "id" : "ITEM-6", "itemData" : { "DOI" : "10.1038/nclimate2178", "ISBN" : "1758-678X", "ISSN" : "17586798", "abstract" : "The fifth phase of the Coupled Model Intercomparison Project1 uses four representative concentration pathways2 (RCPs) that span the literature range of total anthropogenic radiative forcing2,3 but not necessarily of each single forcing agent. We here explore a wide range of air-pollutant emissions over the twenty-first century consistent with the global CO2 paths of the RCPs, by varying assumptions on air-pollution controls and accounting for the possible phase-out of CO2 \u2013emitting sources. We show that global air-pollutant emissions in the RCPs (including ozone and aerosol precursors) compare well to andare at times higher than cases that assume an extrapolation of current and planned air-pollution legislation in the absence of new policies to improve energy access for the poor. Stringent pollution controls and clean energy policies can thus further reduce the global atmospheric air-pollution loading below the RCP levels. When assuming pollution control frozen at 2005 levels, the RCP8.5-consistent loading of all species either stabilizes or increases during the twenty-first century, in contrast to RCP4.5 and RCP2.6, which see a consistent decrease in the long term. Our results inform the possible range of global aerosol loading. However, the net aerosol forcing depends strongly on the geographical location of emissions4. Therefore, a regional perspective is required to further explore the range of compatible forcing projections.", "author" : [ { "dropping-particle" : "", "family" : "Rogelj", "given" : "Joeri", "non-dropping-particle" : "", "parse-names" : false, "suffix" : "" }, { "dropping-particle" : "", "family" : "Rao", "given" : "Shilpa", "non-dropping-particle" : "", "parse-names" : false, "suffix" : "" }, { "dropping-particle" : "", "family" : "McCollum", "given" : "David L.", "non-dropping-particle" : "", "parse-names" : false, "suffix" : "" }, { "dropping-particle" : "", "family" : "Pachauri", "given" : "Shonali", "non-dropping-particle" : "", "parse-names" : false, "suffix" : "" }, { "dropping-particle" : "", "family" : "Klimont", "given" : "Zbigniew", "non-dropping-particle" : "", "parse-names" : false, "suffix" : "" }, { "dropping-particle" : "", "family" : "Krey", "given" : "Volker", "non-dropping-particle" : "", "parse-names" : false, "suffix" : "" }, { "dropping-particle" : "", "family" : "Riahi", "given" : "Keywan", "non-dropping-particle" : "", "parse-names" : false, "suffix" : "" } ], "container-title" : "Nature Climate Change", "id" : "ITEM-6", "issue" : "6", "issued" : { "date-parts" : [ [ "2014", "8", "26" ] ] }, "language" : "en", "page" : "446-450", "title" : "Air-pollution emission ranges consistent with the representative concentration pathways", "translator" : [ { "dropping-particle" : "", "family" : "G2883", "given" : "", "non-dropping-particle" : "", "parse-names" : false, "suffix" : "" } ], "type" : "article-journal", "volume" : "4" }, "uris" : [ "http://www.mendeley.com/documents/?uuid=b3fa314b-51ec-4535-ae92-e7d340c704f4" ] }, { "id" : "ITEM-7", "itemData" : { "DOI" : "10.1038/s41558-017-0012-x", "ISBN" : "1758-678X", "ISSN" : "17586798", "abstract" : "The post-2015 development agenda is dominated by a set of Sustainable Development Goals (SDGs) that arose from the 2012 Rio+20 United Nations Conference on Sustainable Development. The 17 goals and 169 targets address diverse and intersecting aspects of human and environmental needs and challenges. Achieving the SDGs by 2030 requires implementing coordinated and concerted strategies and actions that minimize potential trade-offs and conflicts and maximize synergies to contribute to multiple SDGs. Measures to mitigate emissions of short-lived climate pollutants are an example of actions that contribute to multiple outcomes relevant to development. This Perspective highlights the interlinkages between these pollutants and the SDGs, and shows that implementing emissions reduction measures can contribute to achieving many of the SDGs.", "author" : [ { "dropping-particle" : "", "family" : "Haines", "given" : "Andy", "non-dropping-particle" : "", "parse-names" : false, "suffix" : "" }, { "dropping-particle" : "", "family" : "Amann", "given" : "Markus", "non-dropping-particle" : "", "parse-names" : false, "suffix" : "" }, { "dropping-particle" : "", "family" : "Borgford-Parnell", "given" : "Nathan", "non-dropping-particle" : "", "parse-names" : false, "suffix" : "" }, { "dropping-particle" : "", "family" : "Leonard", "given" : "Sunday", "non-dropping-particle" : "", "parse-names" : false, "suffix" : "" }, { "dropping-particle" : "", "family" : "Kuylenstierna", "given" : "Johan", "non-dropping-particle" : "", "parse-names" : false, "suffix" : "" }, { "dropping-particle" : "", "family" : "Shindell", "given" : "Drew", "non-dropping-particle" : "", "parse-names" : false, "suffix" : "" } ], "container-title" : "Nature Climate Change", "id" : "ITEM-7", "issue" : "12", "issued" : { "date-parts" : [ [ "2017", "12", "30" ] ] }, "page" : "863-869", "title" : "Short-lived climate pollutant mitigation and the Sustainable Development Goals", "translator" : [ { "dropping-particle" : "", "family" : "G5416", "given" : "", "non-dropping-particle" : "", "parse-names" : false, "suffix" : "" } ], "type" : "article-journal", "volume" : "7" }, "uris" : [ "http://www.mendeley.com/documents/?uuid=40fb2ba1-cf94-480a-b486-24b012715643" ] } ], "mendeley" : { "formattedCitation" : "(Amann et al., 2013; Rogelj et al., 2014a; Haines et al., 2017; Klimont et al., 2017b; Rafaj and Amann, 2018; Shindell et al., 2018; Tong et al., 2020)", "plainTextFormattedCitation" : "(Amann et al., 2013; Rogelj et al., 2014a; Haines et al., 2017; Klimont et al., 2017b; Rafaj and Amann, 2018; Shindell et al., 2018; Tong et al., 2020)", "previouslyFormattedCitation" : "(Amann et al., 2013; Rogelj et al., 2014a; Haines et al., 2017; Klimont et al., 2017b; Rafaj and Amann, 2018; Shindell et al., 2018; Tong et al., 2020)" }, "properties" : { "noteIndex" : 0 }, "schema" : "https://github.com/citation-style-language/schema/raw/master/csl-citation.json" }</w:instrText>
      </w:r>
      <w:r>
        <w:rPr>
          <w:rFonts w:cs="Times New Roman"/>
          <w:color w:val="000000" w:themeColor="text1"/>
          <w:lang w:val="en-GB" w:eastAsia="en-US"/>
        </w:rPr>
        <w:fldChar w:fldCharType="separate"/>
      </w:r>
      <w:r w:rsidR="00CB33A1">
        <w:rPr>
          <w:rFonts w:cs="Times New Roman"/>
          <w:noProof/>
          <w:color w:val="000000" w:themeColor="text1"/>
          <w:lang w:eastAsia="en-US"/>
        </w:rPr>
        <w:t>(Amann et al., 2013; Rogelj et al., 2014a; Haines et al., 2017; Klimont et al., 2017b; Rafaj and Amann, 2018; Shindell et al., 2018; Tong et al., 2020)</w:t>
      </w:r>
      <w:r>
        <w:rPr>
          <w:rFonts w:cs="Times New Roman"/>
          <w:color w:val="000000" w:themeColor="text1"/>
          <w:lang w:val="en-GB" w:eastAsia="en-US"/>
        </w:rPr>
        <w:fldChar w:fldCharType="end"/>
      </w:r>
      <w:r w:rsidRPr="007D361D">
        <w:rPr>
          <w:rFonts w:cs="Times New Roman"/>
          <w:color w:val="000000" w:themeColor="text1"/>
          <w:lang w:eastAsia="en-US"/>
        </w:rPr>
        <w:t xml:space="preserve">. </w:t>
      </w:r>
      <w:r w:rsidRPr="007D361D">
        <w:rPr>
          <w:rFonts w:cs="Times New Roman"/>
          <w:color w:val="000000" w:themeColor="text1"/>
          <w:lang w:val="en-GB" w:eastAsia="en-US"/>
        </w:rPr>
        <w:t>Such policies could bring more rapid mitigation of SLCFs, independent of the climate strategy (</w:t>
      </w:r>
      <w:del w:id="5796" w:author="Lucy Cowie" w:date="2021-07-28T20:03:00Z">
        <w:r w:rsidRPr="007D361D" w:rsidDel="00093ACF">
          <w:rPr>
            <w:rFonts w:cs="Times New Roman"/>
            <w:color w:val="000000" w:themeColor="text1"/>
            <w:lang w:val="en-GB" w:eastAsia="en-US"/>
          </w:rPr>
          <w:delText xml:space="preserve">also see </w:delText>
        </w:r>
      </w:del>
      <w:r w:rsidRPr="007D361D">
        <w:rPr>
          <w:rFonts w:cs="Times New Roman"/>
          <w:color w:val="000000" w:themeColor="text1"/>
          <w:lang w:val="en-GB" w:eastAsia="en-US"/>
        </w:rPr>
        <w:t>Section 6.</w:t>
      </w:r>
      <w:r>
        <w:rPr>
          <w:rFonts w:cs="Times New Roman"/>
          <w:color w:val="000000" w:themeColor="text1"/>
          <w:lang w:val="en-GB" w:eastAsia="en-US"/>
        </w:rPr>
        <w:t>6</w:t>
      </w:r>
      <w:r w:rsidRPr="007D361D">
        <w:rPr>
          <w:rFonts w:cs="Times New Roman"/>
          <w:color w:val="000000" w:themeColor="text1"/>
          <w:lang w:val="en-GB" w:eastAsia="en-US"/>
        </w:rPr>
        <w:t>.3).</w:t>
      </w:r>
    </w:p>
    <w:p w14:paraId="6998B671" w14:textId="77777777" w:rsidR="0035542F" w:rsidRDefault="0035542F" w:rsidP="00D5630D">
      <w:pPr>
        <w:pStyle w:val="AR6BodyText"/>
        <w:rPr>
          <w:rFonts w:cs="Times New Roman"/>
          <w:color w:val="000000" w:themeColor="text1"/>
          <w:lang w:val="en-GB" w:eastAsia="en-US"/>
        </w:rPr>
      </w:pPr>
    </w:p>
    <w:p w14:paraId="229C0949" w14:textId="6375A9C7" w:rsidR="0035542F" w:rsidRPr="008B5AC5" w:rsidRDefault="0035542F" w:rsidP="00D5630D">
      <w:pPr>
        <w:pStyle w:val="AR6BodyText"/>
        <w:rPr>
          <w:noProof/>
          <w:color w:val="000000" w:themeColor="text1"/>
          <w:lang w:val="en-GB"/>
        </w:rPr>
      </w:pPr>
      <w:r>
        <w:rPr>
          <w:rFonts w:cs="Times New Roman"/>
          <w:color w:val="000000" w:themeColor="text1"/>
          <w:lang w:val="en-GB" w:eastAsia="en-US"/>
        </w:rPr>
        <w:t>The projections of future SLCF abundances typically follow their emissions trajectories except for SLCFs that are formed from precursor reactions (e.g., tropospheric ozone) or are influenced by biogeochemical feedbacks (</w:t>
      </w:r>
      <w:del w:id="5797" w:author="Lucy Cowie" w:date="2021-07-28T20:03:00Z">
        <w:r w:rsidDel="005E081E">
          <w:rPr>
            <w:rFonts w:cs="Times New Roman"/>
            <w:color w:val="000000" w:themeColor="text1"/>
            <w:lang w:val="en-GB" w:eastAsia="en-US"/>
          </w:rPr>
          <w:delText xml:space="preserve">See </w:delText>
        </w:r>
      </w:del>
      <w:ins w:id="5798" w:author="Lucy Cowie" w:date="2021-07-28T20:03:00Z">
        <w:r w:rsidR="005E081E">
          <w:rPr>
            <w:rFonts w:cs="Times New Roman"/>
            <w:color w:val="000000" w:themeColor="text1"/>
            <w:lang w:val="en-GB" w:eastAsia="en-US"/>
          </w:rPr>
          <w:t xml:space="preserve">Sections </w:t>
        </w:r>
      </w:ins>
      <w:r>
        <w:rPr>
          <w:rFonts w:cs="Times New Roman"/>
          <w:color w:val="000000" w:themeColor="text1"/>
          <w:lang w:val="en-GB" w:eastAsia="en-US"/>
        </w:rPr>
        <w:t xml:space="preserve">6.2.2 and 6.4.5). </w:t>
      </w:r>
      <w:r w:rsidRPr="001F25F4">
        <w:rPr>
          <w:lang w:val="en-GB"/>
        </w:rPr>
        <w:t xml:space="preserve">According to multi-model CMIP6 simulations, total column ozone (reflecting mostly stratospheric ozone) is </w:t>
      </w:r>
      <w:r w:rsidRPr="00651F5A">
        <w:rPr>
          <w:lang w:val="en-GB"/>
        </w:rPr>
        <w:t xml:space="preserve">projected to return to 1960s values by the middle of the 21st century under the SSP2-4.5, SSP3-7.0, SSP4-3.4, SSP4-6.0 and SSP5-8.5 scenarios </w:t>
      </w:r>
      <w:r w:rsidRPr="00651F5A">
        <w:rPr>
          <w:lang w:val="en-GB"/>
        </w:rPr>
        <w:fldChar w:fldCharType="begin" w:fldLock="1"/>
      </w:r>
      <w:r w:rsidR="00D477C7">
        <w:rPr>
          <w:lang w:val="en-GB"/>
        </w:rPr>
        <w:instrText>ADDIN CSL_CITATION { "citationItems" : [ { "id" : "ITEM-1", "itemData" : { "DOI" : "10.5194/acp-21-5015-2021", "ISSN" : "1680-7324", "author" : [ { "dropping-particle" : "", "family" : "Keeble", "given" : "James", "non-dropping-particle" : "", "parse-names" : false, "suffix" : "" }, { "dropping-particle" : "", "family" : "Hassler", "given" : "Birgit", "non-dropping-particle" : "", "parse-names" : false, "suffix" : "" }, { "dropping-particle" : "", "family" : "Banerjee", "given" : "Antara", "non-dropping-particle" : "", "parse-names" : false, "suffix" : "" }, { "dropping-particle" : "", "family" : "Checa-Garcia", "given" : "Ramiro", "non-dropping-particle" : "", "parse-names" : false, "suffix" : "" }, { "dropping-particle" : "", "family" : "Chiodo", "given" : "Gabriel", "non-dropping-particle" : "", "parse-names" : false, "suffix" : "" }, { "dropping-particle" : "", "family" : "Davis", "given" : "Sean", "non-dropping-particle" : "", "parse-names" : false, "suffix" : "" }, { "dropping-particle" : "", "family" : "Eyring", "given" : "Veronika", "non-dropping-particle" : "", "parse-names" : false, "suffix" : "" }, { "dropping-particle" : "", "family" : "Griffiths", "given" : "Paul T.", "non-dropping-particle" : "", "parse-names" : false, "suffix" : "" }, { "dropping-particle" : "", "family" : "Morgenstern", "given" : "Olaf", "non-dropping-particle" : "", "parse-names" : false, "suffix" : "" }, { "dropping-particle" : "", "family" : "Nowack", "given" : "Peer", "non-dropping-particle" : "", "parse-names" : false, "suffix" : "" }, { "dropping-particle" : "", "family" : "Zeng", "given" : "Guang", "non-dropping-particle" : "", "parse-names" : false, "suffix" : "" }, { "dropping-particle" : "", "family" : "Zhang", "given" : "Jiankai", "non-dropping-particle" : "", "parse-names" : false, "suffix" : "" }, { "dropping-particle" : "", "family" : "Bodeker", "given" : "Greg", "non-dropping-particle" : "", "parse-names" : false, "suffix" : "" }, { "dropping-particle" : "", "family" : "Burrows", "given" : "Susannah", "non-dropping-particle" : "", "parse-names" : false, "suffix" : "" }, { "dropping-particle" : "", "family" : "Cameron-Smith", "given" : "Philip", "non-dropping-particle" : "", "parse-names" : false, "suffix" : "" }, { "dropping-particle" : "", "family" : "Cugnet", "given" : "David", "non-dropping-particle" : "", "parse-names" : false, "suffix" : "" }, { "dropping-particle" : "", "family" : "Danek", "given" : "Christopher", "non-dropping-particle" : "", "parse-names" : false, "suffix" : "" }, { "dropping-particle" : "", "family" : "Deushi", "given" : "Makoto", "non-dropping-particle" : "", "parse-names" : false, "suffix" : "" }, { "dropping-particle" : "", "family" : "Horowitz", "given" : "Larry W.", "non-dropping-particle" : "", "parse-names" : false, "suffix" : "" }, { "dropping-particle" : "", "family" : "Kubin", "given" : "Anne", "non-dropping-particle" : "", "parse-names" : false, "suffix" : "" }, { "dropping-particle" : "", "family" : "Li", "given" : "Lijuan", "non-dropping-particle" : "", "parse-names" : false, "suffix" : "" }, { "dropping-particle" : "", "family" : "Lohmann", "given" : "Gerrit", "non-dropping-particle" : "", "parse-names" : false, "suffix" : "" }, { "dropping-particle" : "", "family" : "Michou", "given" : "Martine", "non-dropping-particle" : "", "parse-names" : false, "suffix" : "" }, { "dropping-particle" : "", "family" : "Mills", "given" : "Michael J.", "non-dropping-particle" : "", "parse-names" : false, "suffix" : "" }, { "dropping-particle" : "", "family" : "Nabat", "given" : "Pierre", "non-dropping-particle" : "", "parse-names" : false, "suffix" : "" }, { "dropping-particle" : "", "family" : "Olivi\u00e9", "given" : "Dirk", "non-dropping-particle" : "", "parse-names" : false, "suffix" : "" }, { "dropping-particle" : "", "family" : "Park", "given" : "Sungsu", "non-dropping-particle" : "", "parse-names" : false, "suffix" : "" }, { "dropping-particle" : "", "family" : "Seland", "given" : "\u00d8yvind", "non-dropping-particle" : "", "parse-names" : false, "suffix" : "" }, { "dropping-particle" : "", "family" : "Stoll", "given" : "Jens", "non-dropping-particle" : "", "parse-names" : false, "suffix" : "" }, { "dropping-particle" : "", "family" : "Wieners", "given" : "Karl-Hermann", "non-dropping-particle" : "", "parse-names" : false, "suffix" : "" }, { "dropping-particle" : "", "family" : "Wu", "given" : "Tongwen", "non-dropping-particle" : "", "parse-names" : false, "suffix" : "" } ], "container-title" : "Atmospheric Chemistry and Physics", "id" : "ITEM-1", "issue" : "6", "issued" : { "date-parts" : [ [ "2021", "3", "31" ] ] }, "page" : "5015-5061", "title" : "Evaluating stratospheric ozone and water vapour changes in CMIP6 models from 1850 to 2100", "translator" : [ { "dropping-particle" : "", "family" : "G4122", "given" : "", "non-dropping-particle" : "", "parse-names" : false, "suffix" : "" } ], "type" : "article-journal", "volume" : "21" }, "uris" : [ "http://www.mendeley.com/documents/?uuid=452bba77-8c72-4b35-a561-b300cf998fa5" ] } ], "mendeley" : { "formattedCitation" : "(Keeble et al., 2021)", "plainTextFormattedCitation" : "(Keeble et al., 2021)", "previouslyFormattedCitation" : "(Keeble et al., 2021)" }, "properties" : { "noteIndex" : 0 }, "schema" : "https://github.com/citation-style-language/schema/raw/master/csl-citation.json" }</w:instrText>
      </w:r>
      <w:r w:rsidRPr="00651F5A">
        <w:rPr>
          <w:lang w:val="en-GB"/>
        </w:rPr>
        <w:fldChar w:fldCharType="separate"/>
      </w:r>
      <w:r w:rsidR="00CB33A1">
        <w:rPr>
          <w:noProof/>
          <w:lang w:val="en-GB"/>
        </w:rPr>
        <w:t>(Keeble et al., 2021)</w:t>
      </w:r>
      <w:r w:rsidRPr="00651F5A">
        <w:rPr>
          <w:lang w:val="en-GB"/>
        </w:rPr>
        <w:fldChar w:fldCharType="end"/>
      </w:r>
      <w:r w:rsidRPr="00651F5A">
        <w:rPr>
          <w:lang w:val="en-GB"/>
        </w:rPr>
        <w:t>.</w:t>
      </w:r>
      <w:r w:rsidRPr="00651F5A" w:rsidDel="00DF0190">
        <w:rPr>
          <w:color w:val="000000"/>
          <w:lang w:val="en-GB"/>
        </w:rPr>
        <w:t xml:space="preserve"> </w:t>
      </w:r>
      <w:r>
        <w:rPr>
          <w:color w:val="000000" w:themeColor="text1"/>
          <w:lang w:val="en-GB"/>
        </w:rPr>
        <w:t>ESMs project increasing tropospheric ozone burden over the 2015</w:t>
      </w:r>
      <w:ins w:id="5799" w:author="Lucy Cowie" w:date="2021-07-28T20:03:00Z">
        <w:r w:rsidR="00504B4C">
          <w:rPr>
            <w:color w:val="000000" w:themeColor="text1"/>
            <w:lang w:val="en-GB"/>
          </w:rPr>
          <w:t>–</w:t>
        </w:r>
      </w:ins>
      <w:del w:id="5800" w:author="Lucy Cowie" w:date="2021-07-28T20:03:00Z">
        <w:r w:rsidDel="00504B4C">
          <w:rPr>
            <w:color w:val="000000" w:themeColor="text1"/>
            <w:lang w:val="en-GB"/>
          </w:rPr>
          <w:delText>-</w:delText>
        </w:r>
      </w:del>
      <w:r>
        <w:rPr>
          <w:color w:val="000000" w:themeColor="text1"/>
          <w:lang w:val="en-GB"/>
        </w:rPr>
        <w:t xml:space="preserve">2100 period for the </w:t>
      </w:r>
      <w:r w:rsidRPr="007D361D">
        <w:rPr>
          <w:rFonts w:cs="Times New Roman"/>
          <w:noProof/>
          <w:color w:val="000000" w:themeColor="text1"/>
          <w:lang w:val="en-GB"/>
        </w:rPr>
        <w:t xml:space="preserve">SSP3-7.0 </w:t>
      </w:r>
      <w:r>
        <w:rPr>
          <w:rFonts w:cs="Times New Roman"/>
          <w:noProof/>
          <w:color w:val="000000" w:themeColor="text1"/>
          <w:lang w:val="en-GB"/>
        </w:rPr>
        <w:t xml:space="preserve">scenario </w:t>
      </w:r>
      <w:r w:rsidRPr="00B65FAB">
        <w:rPr>
          <w:rFonts w:cs="Times New Roman"/>
          <w:noProof/>
          <w:color w:val="000000" w:themeColor="text1"/>
          <w:lang w:val="en-GB"/>
        </w:rPr>
        <w:lastRenderedPageBreak/>
        <w:t>(</w:t>
      </w:r>
      <w:r w:rsidRPr="00F666F7">
        <w:rPr>
          <w:rFonts w:cs="Times New Roman"/>
          <w:noProof/>
          <w:color w:val="000000" w:themeColor="text1"/>
          <w:lang w:val="en-GB"/>
        </w:rPr>
        <w:t>Figure 6.4</w:t>
      </w:r>
      <w:del w:id="5801" w:author="Lucy Cowie" w:date="2021-07-28T20:04:00Z">
        <w:r w:rsidRPr="00B65FAB" w:rsidDel="00504B4C">
          <w:rPr>
            <w:rFonts w:cs="Times New Roman"/>
            <w:noProof/>
            <w:color w:val="000000" w:themeColor="text1"/>
            <w:lang w:val="en-GB"/>
          </w:rPr>
          <w:delText xml:space="preserve">) </w:delText>
        </w:r>
      </w:del>
      <w:ins w:id="5802" w:author="Lucy Cowie" w:date="2021-07-28T20:04:00Z">
        <w:r w:rsidR="00504B4C">
          <w:rPr>
            <w:rFonts w:cs="Times New Roman"/>
            <w:noProof/>
            <w:color w:val="000000" w:themeColor="text1"/>
            <w:lang w:val="en-GB"/>
          </w:rPr>
          <w:t>;</w:t>
        </w:r>
      </w:ins>
      <w:r w:rsidRPr="00FF0CD6">
        <w:rPr>
          <w:rFonts w:cs="Times New Roman"/>
          <w:noProof/>
          <w:color w:val="000000" w:themeColor="text1"/>
          <w:lang w:val="en-GB"/>
        </w:rPr>
        <w:fldChar w:fldCharType="begin" w:fldLock="1"/>
      </w:r>
      <w:r w:rsidR="00D477C7">
        <w:rPr>
          <w:rFonts w:cs="Times New Roman"/>
          <w:noProof/>
          <w:color w:val="000000" w:themeColor="text1"/>
          <w:lang w:val="en-GB"/>
        </w:rPr>
        <w:instrText>ADDIN CSL_CITATION { "citationItems" : [ { "id" : "ITEM-1", "itemData" : { "DOI" : "10.5194/acp-2019-1216", "abstract" : "The evolution of tropospheric ozone from 1850 to 2100 has been studied using data from Phase 6 of the Coupled Model Intercomparison Project (CMIP6). We evaluate long-term changes using coupled atmosphere-ocean chemistry-climate models, focusing on the CMIP historical and ScenarioMIP ssp370 experiments, for which detailed tropospheric ozone diagnostics were archived. The model ensemble has been evaluated against a suite of surface, sonde, and satellite observations of the past several decades, and found to reproduce well the salient spatial, seasonal and decadal variability and trends. The tropospheric ozone burden increases from 244 \u00b1 30 Tg in 1850 to a mean value of 348 \u00b1 15 Tg for the period 2005\u20132014, an increase of 40 %. Modelled present day values agree well with previous determinations (ACCENT: 336 \u00b1 27 Tg; ACCMIP: 337 \u00b1 23 Tg and TOAR: 340 \u00b1 34 Tg). In the ssp370 experiments, the ozone burden reaches a maximum of 402 \u00b1 36 Tg in 2090, before declining slightly to 396 \u00b1 32 Tg by 2100. The ozone budget has been examined over the same period using lumped ozone production (PO3) and loss (LO3) diagnostics. There are large differences (30 %) between models in the preindustrial period, with the difference narrowing to 15 % in the present day. Both ozone production and chemical loss terms increase steadily over the period 1850 to 2100, with net chemical production (PO3-LO3) reaching a maximum around the year 2000. The residual term, which contains contributions from stratosphere-troposphere transport reaches a minimum around the same time, while dry deposition increases steadily across the experiment. Differences between the model residual terms are explained in terms of variation in tropopause height and stratospheric ozone burden.", "author" : [ { "dropping-particle" : "", "family" : "Griffiths", "given" : "P T", "non-dropping-particle" : "", "parse-names" : false, "suffix" : "" }, { "dropping-particle" : "", "family" : "Murray", "given" : "L T", "non-dropping-particle" : "", "parse-names" : false, "suffix" : "" }, { "dropping-particle" : "", "family" : "Zeng", "given" : "G", "non-dropping-particle" : "", "parse-names" : false, "suffix" : "" }, { "dropping-particle" : "", "family" : "Archibald", "given" : "A T", "non-dropping-particle" : "", "parse-names" : false, "suffix" : "" }, { "dropping-particle" : "", "family" : "Emmons", "given" : "L K", "non-dropping-particle" : "", "parse-names" : false, "suffix" : "" }, { "dropping-particle" : "", "family" : "Galbally", "given" : "I", "non-dropping-particle" : "", "parse-names" : false, "suffix" : "" }, { "dropping-particle" : "", "family" : "Hassler", "given" : "B", "non-dropping-particle" : "", "parse-names" : false, "suffix" : "" }, { "dropping-particle" : "", "family" : "Horowitz", "given" : "L W", "non-dropping-particle" : "", "parse-names" : false, "suffix" : "" }, { "dropping-particle" : "", "family" : "Keeble", "given" : "J", "non-dropping-particle" : "", "parse-names" : false, "suffix" : "" }, { "dropping-particle" : "", "family" : "Liu", "given" : "J", "non-dropping-particle" : "", "parse-names" : false, "suffix" : "" }, { "dropping-particle" : "", "family" : "Moeini", "given" : "O", "non-dropping-particle" : "", "parse-names" : false, "suffix" : "" }, { "dropping-particle" : "", "family" : "Naik", "given" : "V", "non-dropping-particle" : "", "parse-names" : false, "suffix" : "" }, { "dropping-particle" : "", "family" : "O'Connor", "given" : "F M", "non-dropping-particle" : "", "parse-names" : false, "suffix" : "" }, { "dropping-particle" : "", "family" : "Shin", "given" : "Y M", "non-dropping-particle" : "", "parse-names" : false, "suffix" : "" }, { "dropping-particle" : "", "family" : "Tarasick", "given" : "D", "non-dropping-particle" : "", "parse-names" : false, "suffix" : "" }, { "dropping-particle" : "", "family" : "Tilmes", "given" : "S", "non-dropping-particle" : "", "parse-names" : false, "suffix" : "" }, { "dropping-particle" : "", "family" : "Turnock", "given" : "S T", "non-dropping-particle" : "", "parse-names" : false, "suffix" : "" }, { "dropping-particle" : "", "family" : "Wild", "given" : "O", "non-dropping-particle" : "", "parse-names" : false, "suffix" : "" }, { "dropping-particle" : "", "family" : "Young", "given" : "P J", "non-dropping-particle" : "", "parse-names" : false, "suffix" : "" }, { "dropping-particle" : "", "family" : "Zanis", "given" : "P", "non-dropping-particle" : "", "parse-names" : false, "suffix" : "" } ], "container-title" : "Atmospheric Chemistry and Physics", "id" : "ITEM-1", "issued" : { "date-parts" : [ [ "2020" ] ] }, "page" : "1-50", "title" : "Tropospheric ozone in CMIP6 Simulations", "translator" : [ { "dropping-particle" : "", "family" : "G5139", "given" : "", "non-dropping-particle" : "", "parse-names" : false, "suffix" : "" } ], "type" : "article-journal", "volume" : "2020" }, "uris" : [ "http://www.mendeley.com/documents/?uuid=a59e9358-1fcc-405a-9858-7cbe6b762739" ] } ], "mendeley" : { "formattedCitation" : "(Griffiths et al., 2020)", "plainTextFormattedCitation" : "(Griffiths et al., 2020)", "previouslyFormattedCitation" : "(Griffiths et al., 2020)" }, "properties" : { "noteIndex" : 0 }, "schema" : "https://github.com/citation-style-language/schema/raw/master/csl-citation.json" }</w:instrText>
      </w:r>
      <w:r w:rsidRPr="00FF0CD6">
        <w:rPr>
          <w:rFonts w:cs="Times New Roman"/>
          <w:noProof/>
          <w:color w:val="000000" w:themeColor="text1"/>
          <w:lang w:val="en-GB"/>
        </w:rPr>
        <w:fldChar w:fldCharType="separate"/>
      </w:r>
      <w:ins w:id="5803" w:author="Lucy Cowie" w:date="2021-07-28T20:04:00Z">
        <w:r w:rsidR="00504B4C">
          <w:rPr>
            <w:rFonts w:cs="Times New Roman"/>
            <w:noProof/>
            <w:color w:val="000000" w:themeColor="text1"/>
            <w:lang w:val="en-GB"/>
          </w:rPr>
          <w:t xml:space="preserve"> </w:t>
        </w:r>
      </w:ins>
      <w:del w:id="5804" w:author="Lucy Cowie" w:date="2021-07-28T20:04:00Z">
        <w:r w:rsidR="00CB33A1" w:rsidDel="00504B4C">
          <w:rPr>
            <w:rFonts w:cs="Times New Roman"/>
            <w:noProof/>
            <w:color w:val="000000" w:themeColor="text1"/>
            <w:lang w:val="en-GB"/>
          </w:rPr>
          <w:delText>(</w:delText>
        </w:r>
      </w:del>
      <w:r w:rsidR="00CB33A1">
        <w:rPr>
          <w:rFonts w:cs="Times New Roman"/>
          <w:noProof/>
          <w:color w:val="000000" w:themeColor="text1"/>
          <w:lang w:val="en-GB"/>
        </w:rPr>
        <w:t>Griffiths et al., 2020)</w:t>
      </w:r>
      <w:r w:rsidRPr="00FF0CD6">
        <w:rPr>
          <w:rFonts w:cs="Times New Roman"/>
          <w:noProof/>
          <w:color w:val="000000" w:themeColor="text1"/>
          <w:lang w:val="en-GB"/>
        </w:rPr>
        <w:fldChar w:fldCharType="end"/>
      </w:r>
      <w:r>
        <w:rPr>
          <w:rFonts w:cs="Times New Roman"/>
          <w:noProof/>
          <w:color w:val="000000" w:themeColor="text1"/>
          <w:lang w:val="en-GB"/>
        </w:rPr>
        <w:t xml:space="preserve">, there is, however, a large spread in the magnitude of this increase reflecting structural uncertainties associated with the model representation of processes that influence tropospheric ozone. </w:t>
      </w:r>
      <w:r>
        <w:rPr>
          <w:rFonts w:cs="Times New Roman"/>
          <w:color w:val="000000" w:themeColor="text1"/>
          <w:lang w:val="en-GB" w:eastAsia="en-US"/>
        </w:rPr>
        <w:t>Sources of uncertainties in SLCF</w:t>
      </w:r>
      <w:ins w:id="5805" w:author="Lucy Cowie" w:date="2021-07-28T20:04:00Z">
        <w:r w:rsidR="0065710F">
          <w:rPr>
            <w:rFonts w:cs="Times New Roman"/>
            <w:color w:val="000000" w:themeColor="text1"/>
            <w:lang w:val="en-GB" w:eastAsia="en-US"/>
          </w:rPr>
          <w:t>-</w:t>
        </w:r>
      </w:ins>
      <w:del w:id="5806" w:author="Lucy Cowie" w:date="2021-07-28T20:04:00Z">
        <w:r w:rsidDel="0065710F">
          <w:rPr>
            <w:rFonts w:cs="Times New Roman"/>
            <w:color w:val="000000" w:themeColor="text1"/>
            <w:lang w:val="en-GB" w:eastAsia="en-US"/>
          </w:rPr>
          <w:delText xml:space="preserve"> </w:delText>
        </w:r>
      </w:del>
      <w:r>
        <w:rPr>
          <w:rFonts w:cs="Times New Roman"/>
          <w:color w:val="000000" w:themeColor="text1"/>
          <w:lang w:val="en-GB" w:eastAsia="en-US"/>
        </w:rPr>
        <w:t xml:space="preserve">abundance projections include scenario uncertainties, or </w:t>
      </w:r>
      <w:r w:rsidRPr="00C25016">
        <w:rPr>
          <w:rFonts w:cs="Times New Roman"/>
          <w:color w:val="000000" w:themeColor="text1"/>
          <w:lang w:val="en-GB" w:eastAsia="en-US"/>
        </w:rPr>
        <w:t>parametric and</w:t>
      </w:r>
      <w:r>
        <w:rPr>
          <w:rFonts w:cs="Times New Roman"/>
          <w:color w:val="000000" w:themeColor="text1"/>
          <w:lang w:val="en-GB" w:eastAsia="en-US"/>
        </w:rPr>
        <w:t xml:space="preserve"> </w:t>
      </w:r>
      <w:r w:rsidRPr="00C25016">
        <w:rPr>
          <w:rFonts w:cs="Times New Roman"/>
          <w:color w:val="000000" w:themeColor="text1"/>
          <w:lang w:val="en-GB" w:eastAsia="en-US"/>
        </w:rPr>
        <w:t xml:space="preserve">structural uncertainties in the model representation of the processes affecting </w:t>
      </w:r>
      <w:r>
        <w:rPr>
          <w:rFonts w:cs="Times New Roman"/>
          <w:color w:val="000000" w:themeColor="text1"/>
          <w:lang w:val="en-GB" w:eastAsia="en-US"/>
        </w:rPr>
        <w:t xml:space="preserve">simulated abundances with implications for radiative forcing and air quality. The evolution of methane abundances in SSP scenarios, for example, is derived from integrated assessment models (IAMs) which do not include the effects from </w:t>
      </w:r>
      <w:r w:rsidRPr="007D361D">
        <w:rPr>
          <w:color w:val="000000" w:themeColor="text1"/>
          <w:lang w:val="en-GB"/>
        </w:rPr>
        <w:t xml:space="preserve">biogeochemical feedbacks (e.g., climate-driven changes in </w:t>
      </w:r>
      <w:r>
        <w:rPr>
          <w:color w:val="000000" w:themeColor="text1"/>
          <w:lang w:val="en-GB"/>
        </w:rPr>
        <w:t>wetland</w:t>
      </w:r>
      <w:r w:rsidRPr="007D361D">
        <w:rPr>
          <w:color w:val="000000" w:themeColor="text1"/>
          <w:lang w:val="en-GB"/>
        </w:rPr>
        <w:t xml:space="preserve"> emissions</w:t>
      </w:r>
      <w:del w:id="5807" w:author="Lucy Cowie" w:date="2021-07-28T20:04:00Z">
        <w:r w:rsidRPr="007D361D" w:rsidDel="002016BA">
          <w:rPr>
            <w:color w:val="000000" w:themeColor="text1"/>
            <w:lang w:val="en-GB"/>
          </w:rPr>
          <w:delText>)</w:delText>
        </w:r>
        <w:r w:rsidDel="002016BA">
          <w:rPr>
            <w:color w:val="000000" w:themeColor="text1"/>
            <w:lang w:val="en-GB"/>
          </w:rPr>
          <w:delText xml:space="preserve"> </w:delText>
        </w:r>
      </w:del>
      <w:ins w:id="5808" w:author="Lucy Cowie" w:date="2021-07-28T20:04:00Z">
        <w:r w:rsidR="002016BA">
          <w:rPr>
            <w:color w:val="000000" w:themeColor="text1"/>
            <w:lang w:val="en-GB"/>
          </w:rPr>
          <w:t>;</w:t>
        </w:r>
      </w:ins>
      <w:r>
        <w:rPr>
          <w:color w:val="000000" w:themeColor="text1"/>
          <w:lang w:val="en-GB"/>
        </w:rPr>
        <w:fldChar w:fldCharType="begin" w:fldLock="1"/>
      </w:r>
      <w:r w:rsidR="00D477C7">
        <w:rPr>
          <w:color w:val="000000" w:themeColor="text1"/>
          <w:lang w:val="en-GB"/>
        </w:rPr>
        <w:instrText>ADDIN CSL_CITATION { "citationItems" : [ { "id" : "ITEM-1", "itemData" : { "DOI" : "10.5194/gmd-13-3571-2020", "ISSN" : "1991-9603", "author" : [ { "dropping-particle" : "", "family" : "Meinshausen", "given" : "Malte", "non-dropping-particle" : "", "parse-names" : false, "suffix" : "" }, { "dropping-particle" : "", "family" : "Nicholls", "given" : "Zebedee R J", "non-dropping-particle" : "", "parse-names" : false, "suffix" : "" }, { "dropping-particle" : "", "family" : "Lewis", "given" : "Jared", "non-dropping-particle" : "", "parse-names" : false, "suffix" : "" }, { "dropping-particle" : "", "family" : "Gidden", "given" : "Matthew J", "non-dropping-particle" : "", "parse-names" : false, "suffix" : "" }, { "dropping-particle" : "", "family" : "Vogel", "given" : "Elisabeth", "non-dropping-particle" : "", "parse-names" : false, "suffix" : "" }, { "dropping-particle" : "", "family" : "Freund", "given" : "Mandy", "non-dropping-particle" : "", "parse-names" : false, "suffix" : "" }, { "dropping-particle" : "", "family" : "Beyerle", "given" : "Urs", "non-dropping-particle" : "", "parse-names" : false, "suffix" : "" }, { "dropping-particle" : "", "family" : "Gessner", "given" : "Claudia", "non-dropping-particle" : "", "parse-names" : false, "suffix" : "" }, { "dropping-particle" : "", "family" : "Nauels", "given" : "Alexander", "non-dropping-particle" : "", "parse-names" : false, "suffix" : "" }, { "dropping-particle" : "", "family" : "Bauer", "given" : "Nico", "non-dropping-particle" : "", "parse-names" : false, "suffix" : "" }, { "dropping-particle" : "", "family" : "Canadell", "given" : "Josep G", "non-dropping-particle" : "", "parse-names" : false, "suffix" : "" }, { "dropping-particle" : "", "family" : "Daniel", "given" : "John S", "non-dropping-particle" : "", "parse-names" : false, "suffix" : "" }, { "dropping-particle" : "", "family" : "John", "given" : "Andrew", "non-dropping-particle" : "", "parse-names" : false, "suffix" : "" }, { "dropping-particle" : "", "family" : "Krummel", "given" : "Paul B", "non-dropping-particle" : "", "parse-names" : false, "suffix" : "" }, { "dropping-particle" : "", "family" : "Luderer", "given" : "Gunnar", "non-dropping-particle" : "", "parse-names" : false, "suffix" : "" }, { "dropping-particle" : "", "family" : "Meinshausen", "given" : "Nicolai", "non-dropping-particle" : "", "parse-names" : false, "suffix" : "" }, { "dropping-particle" : "", "family" : "Montzka", "given" : "Stephen A", "non-dropping-particle" : "", "parse-names" : false, "suffix" : "" }, { "dropping-particle" : "", "family" : "Rayner", "given" : "Peter J", "non-dropping-particle" : "", "parse-names" : false, "suffix" : "" }, { "dropping-particle" : "", "family" : "Reimann", "given" : "Stefan", "non-dropping-particle" : "", "parse-names" : false, "suffix" : "" }, { "dropping-particle" : "", "family" : "Smith", "given" : "Steven J", "non-dropping-particle" : "", "parse-names" : false, "suffix" : "" }, { "dropping-particle" : "", "family" : "Berg", "given" : "Marten", "non-dropping-particle" : "van den", "parse-names" : false, "suffix" : "" }, { "dropping-particle" : "", "family" : "Velders", "given" : "Guus J M", "non-dropping-particle" : "", "parse-names" : false, "suffix" : "" }, { "dropping-particle" : "", "family" : "Vollmer", "given" : "Martin K", "non-dropping-particle" : "", "parse-names" : false, "suffix" : "" }, { "dropping-particle" : "", "family" : "Wang", "given" : "Ray H J", "non-dropping-particle" : "", "parse-names" : false, "suffix" : "" } ], "container-title" : "Geoscientific Model Development", "id" : "ITEM-1", "issue" : "8", "issued" : { "date-parts" : [ [ "2020", "8", "13" ] ] }, "page" : "3571-3605", "publisher" : "Copernicus Publications", "title" : "The shared socio-economic pathway (SSP) greenhouse gas concentrations and their extensions to 2500", "translator" : [ { "dropping-particle" : "", "family" : "G4834", "given" : "", "non-dropping-particle" : "", "parse-names" : false, "suffix" : "" } ], "type" : "article-journal", "volume" : "13" }, "uris" : [ "http://www.mendeley.com/documents/?uuid=e0cb0418-fdf7-404e-9e65-3b380141f373", "http://www.mendeley.com/documents/?uuid=5f7bc103-0cb9-4c0f-8e71-e42ca3062fdc" ] } ], "mendeley" : { "formattedCitation" : "(Meinshausen et al., 2020)", "plainTextFormattedCitation" : "(Meinshausen et al., 2020)", "previouslyFormattedCitation" : "(Meinshausen et al., 2020)" }, "properties" : { "noteIndex" : 0 }, "schema" : "https://github.com/citation-style-language/schema/raw/master/csl-citation.json" }</w:instrText>
      </w:r>
      <w:r>
        <w:rPr>
          <w:color w:val="000000" w:themeColor="text1"/>
          <w:lang w:val="en-GB"/>
        </w:rPr>
        <w:fldChar w:fldCharType="separate"/>
      </w:r>
      <w:ins w:id="5809" w:author="Lucy Cowie" w:date="2021-07-28T20:04:00Z">
        <w:r w:rsidR="002016BA">
          <w:rPr>
            <w:noProof/>
            <w:color w:val="000000" w:themeColor="text1"/>
            <w:lang w:val="en-GB"/>
          </w:rPr>
          <w:t xml:space="preserve"> </w:t>
        </w:r>
      </w:ins>
      <w:del w:id="5810" w:author="Lucy Cowie" w:date="2021-07-28T20:04:00Z">
        <w:r w:rsidR="00CB33A1" w:rsidDel="002016BA">
          <w:rPr>
            <w:noProof/>
            <w:color w:val="000000" w:themeColor="text1"/>
            <w:lang w:val="en-GB"/>
          </w:rPr>
          <w:delText>(</w:delText>
        </w:r>
      </w:del>
      <w:r w:rsidR="00CB33A1">
        <w:rPr>
          <w:noProof/>
          <w:color w:val="000000" w:themeColor="text1"/>
          <w:lang w:val="en-GB"/>
        </w:rPr>
        <w:t>Meinshausen et al., 2020)</w:t>
      </w:r>
      <w:r>
        <w:rPr>
          <w:color w:val="000000" w:themeColor="text1"/>
          <w:lang w:val="en-GB"/>
        </w:rPr>
        <w:fldChar w:fldCharType="end"/>
      </w:r>
      <w:r>
        <w:rPr>
          <w:color w:val="000000" w:themeColor="text1"/>
          <w:lang w:val="en-GB"/>
        </w:rPr>
        <w:t xml:space="preserve"> introducing uncertainty.</w:t>
      </w:r>
      <w:r>
        <w:rPr>
          <w:rFonts w:cs="Times New Roman"/>
          <w:noProof/>
          <w:color w:val="000000" w:themeColor="text1"/>
          <w:lang w:val="en-GB"/>
        </w:rPr>
        <w:t xml:space="preserve"> </w:t>
      </w:r>
    </w:p>
    <w:p w14:paraId="571CEF23" w14:textId="77777777" w:rsidR="0035542F" w:rsidRPr="009654FF" w:rsidRDefault="0035542F" w:rsidP="00D5630D">
      <w:pPr>
        <w:pStyle w:val="AR6BodyText"/>
        <w:rPr>
          <w:rFonts w:cs="Times New Roman"/>
          <w:noProof/>
          <w:color w:val="000000" w:themeColor="text1"/>
          <w:lang w:val="en-GB"/>
        </w:rPr>
      </w:pPr>
    </w:p>
    <w:p w14:paraId="0C0F05B5" w14:textId="77777777" w:rsidR="0035542F" w:rsidRDefault="0035542F" w:rsidP="00D5630D">
      <w:pPr>
        <w:pStyle w:val="AR6BodyText"/>
        <w:rPr>
          <w:noProof/>
          <w:color w:val="000000"/>
          <w:lang w:val="en-GB"/>
        </w:rPr>
      </w:pPr>
      <w:r w:rsidRPr="005C1744">
        <w:rPr>
          <w:color w:val="000000" w:themeColor="text1"/>
          <w:lang w:val="en-GB"/>
        </w:rPr>
        <w:t xml:space="preserve">In summary, </w:t>
      </w:r>
      <w:r w:rsidRPr="005C1744">
        <w:rPr>
          <w:lang w:val="en-GB"/>
        </w:rPr>
        <w:t xml:space="preserve">in SSPs, in addition to the socio-economic </w:t>
      </w:r>
      <w:r w:rsidRPr="00F80E1F">
        <w:rPr>
          <w:lang w:val="en-GB"/>
        </w:rPr>
        <w:t>d</w:t>
      </w:r>
      <w:r w:rsidRPr="00185F4E">
        <w:rPr>
          <w:lang w:val="en-GB"/>
        </w:rPr>
        <w:t>e</w:t>
      </w:r>
      <w:r w:rsidRPr="00D0380F">
        <w:rPr>
          <w:lang w:val="en-GB"/>
        </w:rPr>
        <w:t>velo</w:t>
      </w:r>
      <w:r w:rsidRPr="00F54607">
        <w:rPr>
          <w:lang w:val="en-GB"/>
        </w:rPr>
        <w:t>p</w:t>
      </w:r>
      <w:r w:rsidRPr="00D733A8">
        <w:rPr>
          <w:lang w:val="en-GB"/>
        </w:rPr>
        <w:t>ment and climate mitigation policies shaping the GHG emission trajectories, the SLCF emission trajectories are also steered by varying levels of air pollution control originating from SSP narratives and independent from climate mitigation.</w:t>
      </w:r>
      <w:r w:rsidRPr="005C1744">
        <w:rPr>
          <w:rFonts w:ascii="Calibri" w:hAnsi="Calibri"/>
          <w:color w:val="000000"/>
          <w:sz w:val="20"/>
          <w:szCs w:val="20"/>
          <w:lang w:val="en-GB"/>
        </w:rPr>
        <w:t xml:space="preserve"> </w:t>
      </w:r>
      <w:r w:rsidRPr="005C1744">
        <w:rPr>
          <w:lang w:val="en-GB"/>
        </w:rPr>
        <w:t xml:space="preserve">Consequently, </w:t>
      </w:r>
      <w:r w:rsidRPr="005C1744">
        <w:rPr>
          <w:color w:val="000000" w:themeColor="text1"/>
          <w:lang w:val="en-GB"/>
        </w:rPr>
        <w:t xml:space="preserve">SSPs span a wider range of SLCF emissions than considered in the RCPs, </w:t>
      </w:r>
      <w:r w:rsidRPr="005C1744">
        <w:rPr>
          <w:color w:val="000000"/>
          <w:lang w:val="en-GB"/>
        </w:rPr>
        <w:t xml:space="preserve">better covering the diversity of future options in air pollution management </w:t>
      </w:r>
      <w:r>
        <w:rPr>
          <w:color w:val="000000"/>
          <w:lang w:val="en-GB"/>
        </w:rPr>
        <w:t xml:space="preserve">and </w:t>
      </w:r>
      <w:r w:rsidRPr="005C1744">
        <w:rPr>
          <w:lang w:val="en-GB"/>
        </w:rPr>
        <w:t>SLCF-induced climate effects</w:t>
      </w:r>
      <w:r w:rsidRPr="005C1744">
        <w:rPr>
          <w:color w:val="000000"/>
          <w:lang w:val="en-GB"/>
        </w:rPr>
        <w:t xml:space="preserve"> (</w:t>
      </w:r>
      <w:r w:rsidRPr="005C1744">
        <w:rPr>
          <w:i/>
          <w:color w:val="000000"/>
          <w:lang w:val="en-GB"/>
        </w:rPr>
        <w:t>high confidence</w:t>
      </w:r>
      <w:r w:rsidRPr="005C1744">
        <w:rPr>
          <w:color w:val="000000"/>
          <w:lang w:val="en-GB"/>
        </w:rPr>
        <w:t>)</w:t>
      </w:r>
      <w:r w:rsidRPr="005C1744">
        <w:rPr>
          <w:lang w:val="en-GB"/>
        </w:rPr>
        <w:t>. In addition to SSP-driven emissions, t</w:t>
      </w:r>
      <w:r w:rsidRPr="00D733A8">
        <w:rPr>
          <w:lang w:val="en-GB"/>
        </w:rPr>
        <w:t xml:space="preserve">he future evolution of </w:t>
      </w:r>
      <w:r w:rsidRPr="00D733A8">
        <w:rPr>
          <w:noProof/>
          <w:color w:val="000000"/>
          <w:lang w:val="en-GB"/>
        </w:rPr>
        <w:t>SLCFs abundance is also sensitive to chemical and biogeochemical feedbacks involving SLCFs, particularly natural emissions, whose magnitude and sign are poorly constrained.</w:t>
      </w:r>
    </w:p>
    <w:p w14:paraId="375AAB20" w14:textId="0F2A1E31" w:rsidR="0035542F" w:rsidRDefault="0035542F" w:rsidP="00D5630D">
      <w:pPr>
        <w:pStyle w:val="AR6BodyText"/>
        <w:rPr>
          <w:color w:val="000000" w:themeColor="text1"/>
          <w:lang w:val="en-GB"/>
        </w:rPr>
      </w:pPr>
    </w:p>
    <w:p w14:paraId="5DD4EC54" w14:textId="77777777" w:rsidR="002A65DE" w:rsidRPr="00D733A8" w:rsidRDefault="002A65DE" w:rsidP="00D5630D">
      <w:pPr>
        <w:pStyle w:val="AR6BodyText"/>
        <w:rPr>
          <w:color w:val="000000" w:themeColor="text1"/>
          <w:lang w:val="en-GB"/>
        </w:rPr>
      </w:pPr>
    </w:p>
    <w:p w14:paraId="2C63B135" w14:textId="199C8262" w:rsidR="0035542F" w:rsidRPr="00930489" w:rsidRDefault="0035542F" w:rsidP="00930489">
      <w:pPr>
        <w:pStyle w:val="AR6Chap6Level36111"/>
      </w:pPr>
      <w:bookmarkStart w:id="5811" w:name="_Toc30501049"/>
      <w:bookmarkStart w:id="5812" w:name="_Toc70498219"/>
      <w:bookmarkStart w:id="5813" w:name="_Toc528163548"/>
      <w:r w:rsidRPr="00930489">
        <w:t xml:space="preserve">Future </w:t>
      </w:r>
      <w:ins w:id="5814" w:author="Lucy Cowie" w:date="2021-07-28T20:08:00Z">
        <w:r w:rsidR="0088600B">
          <w:t>E</w:t>
        </w:r>
      </w:ins>
      <w:del w:id="5815" w:author="Lucy Cowie" w:date="2021-07-28T20:08:00Z">
        <w:r w:rsidRPr="00930489" w:rsidDel="0088600B">
          <w:delText>e</w:delText>
        </w:r>
      </w:del>
      <w:r w:rsidRPr="00930489">
        <w:t xml:space="preserve">volution of </w:t>
      </w:r>
      <w:ins w:id="5816" w:author="Lucy Cowie" w:date="2021-07-28T20:08:00Z">
        <w:r w:rsidR="0088600B">
          <w:t>S</w:t>
        </w:r>
      </w:ins>
      <w:del w:id="5817" w:author="Lucy Cowie" w:date="2021-07-28T20:08:00Z">
        <w:r w:rsidRPr="00930489" w:rsidDel="0088600B">
          <w:delText>s</w:delText>
        </w:r>
      </w:del>
      <w:r w:rsidRPr="00930489">
        <w:t xml:space="preserve">urface </w:t>
      </w:r>
      <w:ins w:id="5818" w:author="Lucy Cowie" w:date="2021-07-28T20:08:00Z">
        <w:r w:rsidR="0088600B">
          <w:t>O</w:t>
        </w:r>
      </w:ins>
      <w:del w:id="5819" w:author="Lucy Cowie" w:date="2021-07-28T20:08:00Z">
        <w:r w:rsidRPr="00930489" w:rsidDel="0088600B">
          <w:delText>o</w:delText>
        </w:r>
      </w:del>
      <w:r w:rsidRPr="00930489">
        <w:t xml:space="preserve">zone and PM </w:t>
      </w:r>
      <w:ins w:id="5820" w:author="Lucy Cowie" w:date="2021-07-28T20:08:00Z">
        <w:r w:rsidR="0088600B">
          <w:t>C</w:t>
        </w:r>
      </w:ins>
      <w:del w:id="5821" w:author="Lucy Cowie" w:date="2021-07-28T20:08:00Z">
        <w:r w:rsidRPr="00930489" w:rsidDel="0088600B">
          <w:delText>c</w:delText>
        </w:r>
      </w:del>
      <w:r w:rsidRPr="00930489">
        <w:t>oncentrations</w:t>
      </w:r>
      <w:bookmarkEnd w:id="5811"/>
      <w:bookmarkEnd w:id="5812"/>
      <w:r w:rsidRPr="00930489">
        <w:t xml:space="preserve"> </w:t>
      </w:r>
    </w:p>
    <w:p w14:paraId="07921C25" w14:textId="77777777" w:rsidR="0035542F" w:rsidRPr="005C1744" w:rsidRDefault="0035542F" w:rsidP="00D5630D">
      <w:pPr>
        <w:pStyle w:val="AR6BodyText"/>
        <w:rPr>
          <w:color w:val="000000" w:themeColor="text1"/>
          <w:lang w:val="en-GB"/>
        </w:rPr>
      </w:pPr>
    </w:p>
    <w:p w14:paraId="0B4E5B69" w14:textId="034A57AC" w:rsidR="0035542F" w:rsidRPr="007D361D" w:rsidRDefault="0035542F" w:rsidP="00D5630D">
      <w:pPr>
        <w:pStyle w:val="AR6BodyText"/>
        <w:rPr>
          <w:rFonts w:cs="Times New Roman"/>
          <w:noProof/>
          <w:color w:val="000000" w:themeColor="text1"/>
          <w:lang w:val="en-GB"/>
        </w:rPr>
      </w:pPr>
      <w:r w:rsidRPr="005C1744">
        <w:rPr>
          <w:rFonts w:cs="Times New Roman"/>
          <w:noProof/>
          <w:color w:val="000000" w:themeColor="text1"/>
          <w:lang w:val="en-GB"/>
        </w:rPr>
        <w:t>The projection of air</w:t>
      </w:r>
      <w:ins w:id="5822" w:author="Lucy Cowie" w:date="2021-07-28T20:08:00Z">
        <w:r w:rsidR="00F5469F">
          <w:rPr>
            <w:rFonts w:cs="Times New Roman"/>
            <w:noProof/>
            <w:color w:val="000000" w:themeColor="text1"/>
            <w:lang w:val="en-GB"/>
          </w:rPr>
          <w:t>-</w:t>
        </w:r>
      </w:ins>
      <w:del w:id="5823" w:author="Lucy Cowie" w:date="2021-07-28T20:08:00Z">
        <w:r w:rsidRPr="005C1744" w:rsidDel="00F5469F">
          <w:rPr>
            <w:rFonts w:cs="Times New Roman"/>
            <w:noProof/>
            <w:color w:val="000000" w:themeColor="text1"/>
            <w:lang w:val="en-GB"/>
          </w:rPr>
          <w:delText xml:space="preserve"> </w:delText>
        </w:r>
      </w:del>
      <w:r w:rsidRPr="005C1744">
        <w:rPr>
          <w:rFonts w:cs="Times New Roman"/>
          <w:noProof/>
          <w:color w:val="000000" w:themeColor="text1"/>
          <w:lang w:val="en-GB"/>
        </w:rPr>
        <w:t>quality relevant abundances (surface ozone and PM</w:t>
      </w:r>
      <w:r w:rsidRPr="005C1744">
        <w:rPr>
          <w:rFonts w:cs="Times New Roman"/>
          <w:noProof/>
          <w:color w:val="000000" w:themeColor="text1"/>
          <w:vertAlign w:val="subscript"/>
          <w:lang w:val="en-GB"/>
        </w:rPr>
        <w:t>2.5</w:t>
      </w:r>
      <w:r w:rsidRPr="005C1744">
        <w:rPr>
          <w:rFonts w:cs="Times New Roman"/>
          <w:noProof/>
          <w:color w:val="000000" w:themeColor="text1"/>
          <w:lang w:val="en-GB"/>
        </w:rPr>
        <w:t>) under the SSP scenarios are assessed here.</w:t>
      </w:r>
      <w:r w:rsidRPr="00F80E1F">
        <w:rPr>
          <w:rFonts w:cs="Times New Roman"/>
          <w:noProof/>
          <w:color w:val="000000" w:themeColor="text1"/>
          <w:lang w:val="en-GB"/>
        </w:rPr>
        <w:t xml:space="preserve"> </w:t>
      </w:r>
      <w:r>
        <w:rPr>
          <w:rFonts w:cs="Times New Roman"/>
          <w:noProof/>
          <w:color w:val="000000" w:themeColor="text1"/>
          <w:lang w:val="en-GB"/>
        </w:rPr>
        <w:t>Future changes in global and regional annual mean surface ozone and PM</w:t>
      </w:r>
      <w:r w:rsidRPr="00DF1CAD">
        <w:rPr>
          <w:rFonts w:cs="Times New Roman"/>
          <w:noProof/>
          <w:color w:val="000000" w:themeColor="text1"/>
          <w:vertAlign w:val="subscript"/>
          <w:lang w:val="en-GB"/>
        </w:rPr>
        <w:t xml:space="preserve">2.5 </w:t>
      </w:r>
      <w:r>
        <w:rPr>
          <w:rFonts w:cs="Times New Roman"/>
          <w:noProof/>
          <w:color w:val="000000" w:themeColor="text1"/>
          <w:lang w:val="en-GB"/>
        </w:rPr>
        <w:t>driven by the evolution of emissions as well as</w:t>
      </w:r>
      <w:ins w:id="5824" w:author="Lucy Cowie" w:date="2021-07-28T20:08:00Z">
        <w:r w:rsidR="00F5469F">
          <w:rPr>
            <w:rFonts w:cs="Times New Roman"/>
            <w:noProof/>
            <w:color w:val="000000" w:themeColor="text1"/>
            <w:lang w:val="en-GB"/>
          </w:rPr>
          <w:t xml:space="preserve"> by</w:t>
        </w:r>
      </w:ins>
      <w:r>
        <w:rPr>
          <w:rFonts w:cs="Times New Roman"/>
          <w:noProof/>
          <w:color w:val="000000" w:themeColor="text1"/>
          <w:lang w:val="en-GB"/>
        </w:rPr>
        <w:t xml:space="preserve"> </w:t>
      </w:r>
      <w:r w:rsidRPr="00185F4E">
        <w:rPr>
          <w:rFonts w:cs="Times New Roman"/>
          <w:noProof/>
          <w:color w:val="000000" w:themeColor="text1"/>
          <w:lang w:val="en-GB"/>
        </w:rPr>
        <w:t>climate change</w:t>
      </w:r>
      <w:r>
        <w:rPr>
          <w:rFonts w:cs="Times New Roman"/>
          <w:noProof/>
          <w:color w:val="000000" w:themeColor="text1"/>
          <w:lang w:val="en-GB"/>
        </w:rPr>
        <w:t xml:space="preserve"> </w:t>
      </w:r>
      <w:r w:rsidRPr="00D733A8">
        <w:rPr>
          <w:rFonts w:cs="Times New Roman"/>
          <w:noProof/>
          <w:color w:val="000000" w:themeColor="text1"/>
          <w:lang w:val="en-GB"/>
        </w:rPr>
        <w:t>have been quantified by CMIP6 models analysed in AerChemMIP</w:t>
      </w:r>
      <w:r>
        <w:rPr>
          <w:rFonts w:cs="Times New Roman"/>
          <w:noProof/>
          <w:color w:val="000000" w:themeColor="text1"/>
          <w:lang w:val="en-GB"/>
        </w:rPr>
        <w:t xml:space="preserve"> </w:t>
      </w:r>
      <w:r>
        <w:rPr>
          <w:rFonts w:cs="Times New Roman"/>
          <w:noProof/>
          <w:color w:val="000000" w:themeColor="text1"/>
          <w:lang w:val="en-GB"/>
        </w:rPr>
        <w:fldChar w:fldCharType="begin" w:fldLock="1"/>
      </w:r>
      <w:r w:rsidR="00D477C7">
        <w:rPr>
          <w:rFonts w:cs="Times New Roman"/>
          <w:noProof/>
          <w:color w:val="000000" w:themeColor="text1"/>
          <w:lang w:val="en-GB"/>
        </w:rPr>
        <w:instrText>ADDIN CSL_CITATION { "citationItems" : [ { "id" : "ITEM-1", "itemData" : { "DOI" : "10.1088/1748-9326/abe06b", "abstract" : "Near-term climate forcers (NTCFs), including aerosols and chemically reactive gases such as tropospheric ozone and methane, offer a potential way to mitigate climate change and improve air quality\u2212so called \u201cwin-win\u201d mitigation policies. Prior studies support improved air quality under NTCF mitigation, but with conflicting climate impacts that range from a significant reduction in the rate of global warming to only a modest impact. Here, we use state-of-the-art chemistry-climate model simulations conducted as part of the Aerosol and Chemistry Model Intercomparison Project (AerChemMIP) to quantify the 21st-century impact of NTCF reductions, using a realistic future emission scenario with a consistent air quality policy. Non-methane NTCF (NMNTCF; aerosols and ozone precursors) mitigation improves air quality, but leads to significant increases in global mean precipitation of 1.3% by mid-century and 1.4% by end-of-the-century, and corresponding surface warming of 0.23 and 0.21 K. NTCF (all-NTCF; including methane) mitigation further improves air quality, with larger reductions of up to 45% for ozone pollution, while offsetting half of the wetting by mid-century (0.7% increase) and all the wetting by end-of-the-century (non-significant 0.1% increase) and leading to surface cooling of \u22120.15 K by mid-century and \u22120.50 K by end-of-the-century. This suggests that methane mitigation offsets warming induced from reductions in NMNTCFs, while also leading to net improvements in air quality.", "author" : [ { "dropping-particle" : "", "family" : "Allen", "given" : "Robert J.", "non-dropping-particle" : "", "parse-names" : false, "suffix" : "" }, { "dropping-particle" : "", "family" : "Horowitz", "given" : "Larry W.", "non-dropping-particle" : "", "parse-names" : false, "suffix" : "" }, { "dropping-particle" : "", "family" : "Naik", "given" : "Vaishali", "non-dropping-particle" : "", "parse-names" : false, "suffix" : "" }, { "dropping-particle" : "", "family" : "Oshima", "given" : "Naga", "non-dropping-particle" : "", "parse-names" : false, "suffix" : "" }, { "dropping-particle" : "", "family" : "O'Connor", "given" : "Fiona M.", "non-dropping-particle" : "", "parse-names" : false, "suffix" : "" }, { "dropping-particle" : "", "family" : "Turnock", "given" : "Steven", "non-dropping-particle" : "", "parse-names" : false, "suffix" : "" }, { "dropping-particle" : "", "family" : "Shim", "given" : "Sungbo", "non-dropping-particle" : "", "parse-names" : false, "suffix" : "" }, { "dropping-particle" : "", "family" : "Sager", "given" : "Philippe", "non-dropping-particle" : "Le", "parse-names" : false, "suffix" : "" }, { "dropping-particle" : "", "family" : "Noije", "given" : "Twan", "non-dropping-particle" : "van", "parse-names" : false, "suffix" : "" }, { "dropping-particle" : "", "family" : "Tsigaridis", "given" : "Kostas", "non-dropping-particle" : "", "parse-names" : false, "suffix" : "" }, { "dropping-particle" : "", "family" : "Bauer", "given" : "Susanne E", "non-dropping-particle" : "", "parse-names" : false, "suffix" : "" }, { "dropping-particle" : "", "family" : "Sentman", "given" : "Lori T.", "non-dropping-particle" : "", "parse-names" : false, "suffix" : "" }, { "dropping-particle" : "", "family" : "John", "given" : "Jasmin G.", "non-dropping-particle" : "", "parse-names" : false, "suffix" : "" }, { "dropping-particle" : "", "family" : "Broderick", "given" : "Conor", "non-dropping-particle" : "", "parse-names" : false, "suffix" : "" }, { "dropping-particle" : "", "family" : "Deushi", "given" : "Makoto", "non-dropping-particle" : "", "parse-names" : false, "suffix" : "" }, { "dropping-particle" : "", "family" : "Folberth", "given" : "Gerd A.", "non-dropping-particle" : "", "parse-names" : false, "suffix" : "" }, { "dropping-particle" : "", "family" : "Fujimori", "given" : "Shinichiro", "non-dropping-particle" : "", "parse-names" : false, "suffix" : "" }, { "dropping-particle" : "", "family" : "Collins", "given" : "William J.", "non-dropping-particle" : "", "parse-names" : false, "suffix" : "" } ], "container-title" : "Environmental Research Letters", "id" : "ITEM-1", "issue" : "3", "issued" : { "date-parts" : [ [ "2021" ] ] }, "title" : "Significant climate benefits from near-term climate forcer mitigation in spite of aerosol reductions", "translator" : [ { "dropping-particle" : "", "family" : "G5125", "given" : "", "non-dropping-particle" : "", "parse-names" : false, "suffix" : "" } ], "type" : "article-journal", "volume" : "16" }, "uris" : [ "http://www.mendeley.com/documents/?uuid=1747b67a-4aae-48fd-98ec-c691b0379fcb" ] }, { "id" : "ITEM-2", "itemData" : { "DOI" : "10.5194/acp-20-14547-2020", "ISSN" : "1680-7324", "author" : [ { "dropping-particle" : "", "family" : "Turnock", "given" : "Steven T.", "non-dropping-particle" : "", "parse-names" : false, "suffix" : "" }, { "dropping-particle" : "", "family" : "Allen", "given" : "Robert J.", "non-dropping-particle" : "", "parse-names" : false, "suffix" : "" }, { "dropping-particle" : "", "family" : "Andrews", "given" : "Martin", "non-dropping-particle" : "", "parse-names" : false, "suffix" : "" }, { "dropping-particle" : "", "family" : "Bauer", "given" : "Susanne E.", "non-dropping-particle" : "", "parse-names" : false, "suffix" : "" }, { "dropping-particle" : "", "family" : "Deushi", "given" : "Makoto", "non-dropping-particle" : "", "parse-names" : false, "suffix" : "" }, { "dropping-particle" : "", "family" : "Emmons", "given" : "Louisa", "non-dropping-particle" : "", "parse-names" : false, "suffix" : "" }, { "dropping-particle" : "", "family" : "Good", "given" : "Peter", "non-dropping-particle" : "", "parse-names" : false, "suffix" : "" }, { "dropping-particle" : "", "family" : "Horowitz", "given" : "Larry", "non-dropping-particle" : "", "parse-names" : false, "suffix" : "" }, { "dropping-particle" : "", "family" : "John", "given" : "Jasmin G.", "non-dropping-particle" : "", "parse-names" : false, "suffix" : "" }, { "dropping-particle" : "", "family" : "Michou", "given" : "Martine", "non-dropping-particle" : "", "parse-names" : false, "suffix" : "" }, { "dropping-particle" : "", "family" : "Nabat", "given" : "Pierre", "non-dropping-particle" : "", "parse-names" : false, "suffix" : "" }, { "dropping-particle" : "", "family" : "Naik", "given" : "Vaishali", "non-dropping-particle" : "", "parse-names" : false, "suffix" : "" }, { "dropping-particle" : "", "family" : "Neubauer", "given" : "David", "non-dropping-particle" : "", "parse-names" : false, "suffix" : "" }, { "dropping-particle" : "", "family" : "O'Connor", "given" : "Fiona M.", "non-dropping-particle" : "", "parse-names" : false, "suffix" : "" }, { "dropping-particle" : "", "family" : "Olivi\u00e9", "given" : "Dirk", "non-dropping-particle" : "", "parse-names" : false, "suffix" : "" }, { "dropping-particle" : "", "family" : "Oshima", "given" : "Naga", "non-dropping-particle" : "", "parse-names" : false, "suffix" : "" }, { "dropping-particle" : "", "family" : "Schulz", "given" : "Michael", "non-dropping-particle" : "", "parse-names" : false, "suffix" : "" }, { "dropping-particle" : "", "family" : "Sellar", "given" : "Alistair", "non-dropping-particle" : "", "parse-names" : false, "suffix" : "" }, { "dropping-particle" : "", "family" : "Shim", "given" : "Sungbo", "non-dropping-particle" : "", "parse-names" : false, "suffix" : "" }, { "dropping-particle" : "", "family" : "Takemura", "given" : "Toshihiko", "non-dropping-particle" : "", "parse-names" : false, "suffix" : "" }, { "dropping-particle" : "", "family" : "Tilmes", "given" : "Simone", "non-dropping-particle" : "", "parse-names" : false, "suffix" : "" }, { "dropping-particle" : "", "family" : "Tsigaridis", "given" : "Kostas", "non-dropping-particle" : "", "parse-names" : false, "suffix" : "" }, { "dropping-particle" : "", "family" : "Wu", "given" : "Tongwen", "non-dropping-particle" : "", "parse-names" : false, "suffix" : "" }, { "dropping-particle" : "", "family" : "Zhang", "given" : "Jie", "non-dropping-particle" : "", "parse-names" : false, "suffix" : "" } ], "container-title" : "Atmospheric Chemistry and Physics", "id" : "ITEM-2", "issue" : "23", "issued" : { "date-parts" : [ [ "2020", "11", "30" ] ] }, "page" : "14547-14579", "title" : "Historical and future changes in air pollutants from CMIP6 models", "translator" : [ { "dropping-particle" : "", "family" : "G4234", "given" : "", "non-dropping-particle" : "", "parse-names" : false, "suffix" : "" } ], "type" : "article-journal", "volume" : "20" }, "uris" : [ "http://www.mendeley.com/documents/?uuid=cd308733-3bb7-4df8-82bb-bad1de257cb3" ] }, { "id" : "ITEM-3", "itemData" : { "DOI" : "10.5194/acp-20-9641-2020", "ISSN" : "1680-7324", "abstract" : "&lt;p&gt;Abstract. It is important to understand how future environmental policies will impact both climate change and air pollution. Although targeting near-term climate forcers (NTCFs), defined here as aerosols, tropospheric ozone, and precursor gases, should improve air quality, NTCF reductions will also impact climate. Prior assessments of the impact of NTCF mitigation on air quality and climate have been limited. This is related to the idealized nature of some prior studies, simplified treatment of aerosols and chemically reactive gases, as well as a lack of a sufficiently large number of models to quantify model diversity and robust responses. Here, we quantify the 2015\u20132055 climate and air quality effects of non-methane NTCFs using nine state-of-the-art chemistry\u2013climate model simulations conducted for the Aerosol and Chemistry Model Intercomparison Project (AerChemMIP). Simulations are driven by two future scenarios featuring similar increases in greenhouse gases (GHGs) but with \u201cweak\u201d (SSP3-7.0) versus \u201cstrong\u201d (SSP3-7.0-lowNTCF) levels of air quality control measures. As SSP3-7.0 lacks climate policy and has the highest levels of NTCFs, our results (e.g.,\u00a0surface warming) represent an upper bound. Unsurprisingly, we find significant improvements in air quality under NTCF mitigation (strong versus weak air quality controls). Surface fine particulate matter (PM2.5) and ozone (O3) decrease by -2.2\u00b10.32\u2009\u00b5g\u2009m\u22123 and -4.6\u00b10.88\u2009ppb, respectively (changes quoted here are for the entire 2015\u20132055 time period; uncertainty represents the 95\u2009% confidence interval), over global land surfaces, with larger reductions in some regions including south and southeast Asia. Non-methane NTCF mitigation, however, leads to additional climate change due to the removal of aerosol which causes a net warming effect, including global mean surface temperature and precipitation increases of 0.25\u00b10.12\u2009K and 0.03\u00b10.012\u2009mm\u2009d\u22121, respectively. Similarly, increases in extreme weather indices, including the hottest and wettest days, also occur. Regionally, the largest warming and wetting occurs over Asia, including central and north Asia (0.66\u00b10.20\u2009K and 0.03\u00b10.02\u2009mm\u2009d\u22121), south Asia (0.47\u00b10.16\u2009K and 0.17\u00b10.09\u2009mm\u2009d\u22121), and east Asia (0.46\u00b10.20\u2009K and 0.15\u00b10.06\u2009mm\u2009d\u22121). Relatively large warming and wetting of the Arctic also occur at 0.59\u00b10.36\u2009K and 0.04\u00b10.02\u2009mm\u2009d\u22121, respectively. Similar surface warming occurs in model simulations with aerosol-only mitigation, implying weak cooling due to\u2026", "author" : [ { "dropping-particle" : "", "family" : "Allen", "given" : "Robert J.", "non-dropping-particle" : "", "parse-names" : false, "suffix" : "" }, { "dropping-particle" : "", "family" : "Turnock", "given" : "Steven", "non-dropping-particle" : "", "parse-names" : false, "suffix" : "" }, { "dropping-particle" : "", "family" : "Nabat", "given" : "Pierre", "non-dropping-particle" : "", "parse-names" : false, "suffix" : "" }, { "dropping-particle" : "", "family" : "Neubauer", "given" : "David", "non-dropping-particle" : "", "parse-names" : false, "suffix" : "" }, { "dropping-particle" : "", "family" : "Lohmann", "given" : "Ulrike", "non-dropping-particle" : "", "parse-names" : false, "suffix" : "" }, { "dropping-particle" : "", "family" : "Olivi\u00e9", "given" : "Dirk", "non-dropping-particle" : "", "parse-names" : false, "suffix" : "" }, { "dropping-particle" : "", "family" : "Oshima", "given" : "Naga", "non-dropping-particle" : "", "parse-names" : false, "suffix" : "" }, { "dropping-particle" : "", "family" : "Michou", "given" : "Martine", "non-dropping-particle" : "", "parse-names" : false, "suffix" : "" }, { "dropping-particle" : "", "family" : "Wu", "given" : "Tongwen", "non-dropping-particle" : "", "parse-names" : false, "suffix" : "" }, { "dropping-particle" : "", "family" : "Zhang", "given" : "Jie", "non-dropping-particle" : "", "parse-names" : false, "suffix" : "" }, { "dropping-particle" : "", "family" : "Takemura", "given" : "Toshihiko", "non-dropping-particle" : "", "parse-names" : false, "suffix" : "" }, { "dropping-particle" : "", "family" : "Schulz", "given" : "Michael", "non-dropping-particle" : "", "parse-names" : false, "suffix" : "" }, { "dropping-particle" : "", "family" : "Tsigaridis", "given" : "Kostas", "non-dropping-particle" : "", "parse-names" : false, "suffix" : "" }, { "dropping-particle" : "", "family" : "Bauer", "given" : "Susanne E.", "non-dropping-particle" : "", "parse-names" : false, "suffix" : "" }, { "dropping-particle" : "", "family" : "Emmons", "given" : "Louisa", "non-dropping-particle" : "", "parse-names" : false, "suffix" : "" }, { "dropping-particle" : "", "family" : "Horowitz", "given" : "Larry", "non-dropping-particle" : "", "parse-names" : false, "suffix" : "" }, { "dropping-particle" : "", "family" : "Naik", "given" : "Vaishali", "non-dropping-particle" : "", "parse-names" : false, "suffix" : "" }, { "dropping-particle" : "", "family" : "Noije", "given" : "Twan", "non-dropping-particle" : "van", "parse-names" : false, "suffix" : "" }, { "dropping-particle" : "", "family" : "Bergman", "given" : "Tommi", "non-dropping-particle" : "", "parse-names" : false, "suffix" : "" }, { "dropping-particle" : "", "family" : "Lamarque", "given" : "Jean-Francois", "non-dropping-particle" : "", "parse-names" : false, "suffix" : "" }, { "dropping-particle" : "", "family" : "Zanis", "given" : "Prodromos", "non-dropping-particle" : "", "parse-names" : false, "suffix" : "" }, { "dropping-particle" : "", "family" : "Tegen", "given" : "Ina", "non-dropping-particle" : "", "parse-names" : false, "suffix" : "" }, { "dropping-particle" : "", "family" : "Westervelt", "given" : "Daniel M.", "non-dropping-particle" : "", "parse-names" : false, "suffix" : "" }, { "dropping-particle" : "", "family" : "Sager", "given" : "Philippe", "non-dropping-particle" : "Le", "parse-names" : false, "suffix" : "" }, { "dropping-particle" : "", "family" : "Good", "given" : "Peter", "non-dropping-particle" : "", "parse-names" : false, "suffix" : "" }, { "dropping-particle" : "", "family" : "Shim", "given" : "Sungbo", "non-dropping-particle" : "", "parse-names" : false, "suffix" : "" }, { "dropping-particle" : "", "family" : "O'Connor", "given" : "Fiona", "non-dropping-particle" : "", "parse-names" : false, "suffix" : "" }, { "dropping-particle" : "", "family" : "Akritidis", "given" : "Dimitris", "non-dropping-particle" : "", "parse-names" : false, "suffix" : "" }, { "dropping-particle" : "", "family" : "Georgoulias", "given" : "Aristeidis K.", "non-dropping-particle" : "", "parse-names" : false, "suffix" : "" }, { "dropping-particle" : "", "family" : "Deushi", "given" : "Makoto", "non-dropping-particle" : "", "parse-names" : false, "suffix" : "" }, { "dropping-particle" : "", "family" : "Sentman", "given" : "Lori T.", "non-dropping-particle" : "", "parse-names" : false, "suffix" : "" }, { "dropping-particle" : "", "family" : "John", "given" : "Jasmin G.", "non-dropping-particle" : "", "parse-names" : false, "suffix" : "" }, { "dropping-particle" : "", "family" : "Fujimori", "given" : "Shinichiro", "non-dropping-particle" : "", "parse-names" : false, "suffix" : "" }, { "dropping-particle" : "", "family" : "Collins", "given" : "William J.", "non-dropping-particle" : "", "parse-names" : false, "suffix" : "" } ], "container-title" : "Atmospheric Chemistry and Physics", "id" : "ITEM-3", "issue" : "16", "issued" : { "date-parts" : [ [ "2020", "8", "17" ] ] }, "page" : "9641-9663", "title" : "Climate and air quality impacts due to mitigation of non-methane near-term climate forcers", "translator" : [ { "dropping-particle" : "", "family" : "G4653", "given" : "", "non-dropping-particle" : "", "parse-names" : false, "suffix" : "" } ], "type" : "article-journal", "volume" : "20" }, "uris" : [ "http://www.mendeley.com/documents/?uuid=073f5909-9ae9-3bc3-8e42-b304a60453d4" ] } ], "mendeley" : { "formattedCitation" : "(Allen et al., 2020, 2021; Turnock et al., 2020)", "plainTextFormattedCitation" : "(Allen et al., 2020, 2021; Turnock et al., 2020)", "previouslyFormattedCitation" : "(Allen et al., 2020, 2021; Turnock et al., 2020)" }, "properties" : { "noteIndex" : 0 }, "schema" : "https://github.com/citation-style-language/schema/raw/master/csl-citation.json" }</w:instrText>
      </w:r>
      <w:r>
        <w:rPr>
          <w:rFonts w:cs="Times New Roman"/>
          <w:noProof/>
          <w:color w:val="000000" w:themeColor="text1"/>
          <w:lang w:val="en-GB"/>
        </w:rPr>
        <w:fldChar w:fldCharType="separate"/>
      </w:r>
      <w:r w:rsidR="00CB33A1">
        <w:rPr>
          <w:rFonts w:cs="Times New Roman"/>
          <w:noProof/>
          <w:color w:val="000000" w:themeColor="text1"/>
          <w:lang w:val="en-GB"/>
        </w:rPr>
        <w:t>(Allen et al., 2020, 2021; Turnock et al., 2020)</w:t>
      </w:r>
      <w:r>
        <w:rPr>
          <w:rFonts w:cs="Times New Roman"/>
          <w:noProof/>
          <w:color w:val="000000" w:themeColor="text1"/>
          <w:lang w:val="en-GB"/>
        </w:rPr>
        <w:fldChar w:fldCharType="end"/>
      </w:r>
      <w:r>
        <w:rPr>
          <w:rFonts w:cs="Times New Roman"/>
          <w:noProof/>
          <w:color w:val="000000" w:themeColor="text1"/>
          <w:lang w:val="en-GB"/>
        </w:rPr>
        <w:t>.</w:t>
      </w:r>
      <w:r w:rsidRPr="00D733A8">
        <w:rPr>
          <w:rFonts w:cs="Times New Roman"/>
          <w:noProof/>
          <w:color w:val="000000" w:themeColor="text1"/>
          <w:lang w:val="en-GB"/>
        </w:rPr>
        <w:t xml:space="preserve"> </w:t>
      </w:r>
    </w:p>
    <w:p w14:paraId="4CBB5F05" w14:textId="4FA739E2" w:rsidR="0035542F" w:rsidRDefault="0035542F" w:rsidP="00D5630D">
      <w:pPr>
        <w:rPr>
          <w:color w:val="000000" w:themeColor="text1"/>
        </w:rPr>
      </w:pPr>
    </w:p>
    <w:p w14:paraId="5D64636C" w14:textId="77777777" w:rsidR="00A4496F" w:rsidRPr="007D361D" w:rsidRDefault="00A4496F" w:rsidP="00D5630D">
      <w:pPr>
        <w:rPr>
          <w:color w:val="000000" w:themeColor="text1"/>
        </w:rPr>
      </w:pPr>
    </w:p>
    <w:p w14:paraId="4B391038" w14:textId="3961FC5F" w:rsidR="0035542F" w:rsidRDefault="0035542F" w:rsidP="00FA3CE1">
      <w:pPr>
        <w:pStyle w:val="AR6BodyText"/>
        <w:rPr>
          <w:b/>
          <w:bCs/>
          <w:noProof/>
          <w:lang w:val="en-GB"/>
        </w:rPr>
      </w:pPr>
      <w:commentRangeStart w:id="5825"/>
      <w:r w:rsidRPr="00FA3CE1">
        <w:rPr>
          <w:b/>
          <w:bCs/>
          <w:noProof/>
          <w:lang w:val="en-GB"/>
        </w:rPr>
        <w:t>[START FIGURE 6.20 HERE]</w:t>
      </w:r>
      <w:commentRangeEnd w:id="5825"/>
      <w:r w:rsidR="00097A1C">
        <w:rPr>
          <w:rStyle w:val="Marquedecommentaire"/>
          <w:lang w:val="en-GB"/>
        </w:rPr>
        <w:commentReference w:id="5825"/>
      </w:r>
    </w:p>
    <w:p w14:paraId="7F1B8FB1" w14:textId="77777777" w:rsidR="00FA3CE1" w:rsidRPr="00FA3CE1" w:rsidRDefault="00FA3CE1" w:rsidP="00FA3CE1">
      <w:pPr>
        <w:pStyle w:val="AR6BodyText"/>
        <w:rPr>
          <w:b/>
          <w:bCs/>
          <w:noProof/>
          <w:lang w:val="en-GB"/>
        </w:rPr>
      </w:pPr>
    </w:p>
    <w:p w14:paraId="19056EE4" w14:textId="546AEE2C" w:rsidR="009649F5" w:rsidRPr="00FA3CE1" w:rsidRDefault="00E20E86" w:rsidP="00FA3CE1">
      <w:pPr>
        <w:pStyle w:val="AR6Chap6Figure"/>
      </w:pPr>
      <w:r w:rsidRPr="00942F48">
        <w:rPr>
          <w:b/>
        </w:rPr>
        <w:t xml:space="preserve">Projected changes in regional annual mean surface </w:t>
      </w:r>
      <w:r w:rsidR="002143AB">
        <w:rPr>
          <w:b/>
        </w:rPr>
        <w:t>ozone (</w:t>
      </w:r>
      <w:r w:rsidRPr="00942F48">
        <w:rPr>
          <w:b/>
        </w:rPr>
        <w:t>O</w:t>
      </w:r>
      <w:r w:rsidRPr="00942F48">
        <w:rPr>
          <w:b/>
          <w:vertAlign w:val="subscript"/>
        </w:rPr>
        <w:t>3</w:t>
      </w:r>
      <w:r w:rsidR="002143AB">
        <w:rPr>
          <w:b/>
        </w:rPr>
        <w:t xml:space="preserve">) </w:t>
      </w:r>
      <w:r w:rsidRPr="00942F48">
        <w:rPr>
          <w:b/>
        </w:rPr>
        <w:t>(ppb) from 2015 to 2100 in different shared socio-economic pathways (SSPs).</w:t>
      </w:r>
      <w:r w:rsidRPr="00FA3CE1">
        <w:t xml:space="preserve"> Each panel represents values averaged over the corresponding land area (except for Global) shown on the map in Figure 6.7. Solid colored lines and shading indicate the multi-model mean and ±1 σ across the available CMIP6 models </w:t>
      </w:r>
      <w:r w:rsidR="00B614F8">
        <w:fldChar w:fldCharType="begin" w:fldLock="1"/>
      </w:r>
      <w:r w:rsidR="00D477C7">
        <w:instrText>ADDIN CSL_CITATION { "citationItems" : [ { "id" : "ITEM-1", "itemData" : { "DOI" : "10.5194/acp-20-14547-2020", "ISSN" : "1680-7324", "author" : [ { "dropping-particle" : "", "family" : "Turnock", "given" : "Steven T.", "non-dropping-particle" : "", "parse-names" : false, "suffix" : "" }, { "dropping-particle" : "", "family" : "Allen", "given" : "Robert J.", "non-dropping-particle" : "", "parse-names" : false, "suffix" : "" }, { "dropping-particle" : "", "family" : "Andrews", "given" : "Martin", "non-dropping-particle" : "", "parse-names" : false, "suffix" : "" }, { "dropping-particle" : "", "family" : "Bauer", "given" : "Susanne E.", "non-dropping-particle" : "", "parse-names" : false, "suffix" : "" }, { "dropping-particle" : "", "family" : "Deushi", "given" : "Makoto", "non-dropping-particle" : "", "parse-names" : false, "suffix" : "" }, { "dropping-particle" : "", "family" : "Emmons", "given" : "Louisa", "non-dropping-particle" : "", "parse-names" : false, "suffix" : "" }, { "dropping-particle" : "", "family" : "Good", "given" : "Peter", "non-dropping-particle" : "", "parse-names" : false, "suffix" : "" }, { "dropping-particle" : "", "family" : "Horowitz", "given" : "Larry", "non-dropping-particle" : "", "parse-names" : false, "suffix" : "" }, { "dropping-particle" : "", "family" : "John", "given" : "Jasmin G.", "non-dropping-particle" : "", "parse-names" : false, "suffix" : "" }, { "dropping-particle" : "", "family" : "Michou", "given" : "Martine", "non-dropping-particle" : "", "parse-names" : false, "suffix" : "" }, { "dropping-particle" : "", "family" : "Nabat", "given" : "Pierre", "non-dropping-particle" : "", "parse-names" : false, "suffix" : "" }, { "dropping-particle" : "", "family" : "Naik", "given" : "Vaishali", "non-dropping-particle" : "", "parse-names" : false, "suffix" : "" }, { "dropping-particle" : "", "family" : "Neubauer", "given" : "David", "non-dropping-particle" : "", "parse-names" : false, "suffix" : "" }, { "dropping-particle" : "", "family" : "O'Connor", "given" : "Fiona M.", "non-dropping-particle" : "", "parse-names" : false, "suffix" : "" }, { "dropping-particle" : "", "family" : "Olivi\u00e9", "given" : "Dirk", "non-dropping-particle" : "", "parse-names" : false, "suffix" : "" }, { "dropping-particle" : "", "family" : "Oshima", "given" : "Naga", "non-dropping-particle" : "", "parse-names" : false, "suffix" : "" }, { "dropping-particle" : "", "family" : "Schulz", "given" : "Michael", "non-dropping-particle" : "", "parse-names" : false, "suffix" : "" }, { "dropping-particle" : "", "family" : "Sellar", "given" : "Alistair", "non-dropping-particle" : "", "parse-names" : false, "suffix" : "" }, { "dropping-particle" : "", "family" : "Shim", "given" : "Sungbo", "non-dropping-particle" : "", "parse-names" : false, "suffix" : "" }, { "dropping-particle" : "", "family" : "Takemura", "given" : "Toshihiko", "non-dropping-particle" : "", "parse-names" : false, "suffix" : "" }, { "dropping-particle" : "", "family" : "Tilmes", "given" : "Simone", "non-dropping-particle" : "", "parse-names" : false, "suffix" : "" }, { "dropping-particle" : "", "family" : "Tsigaridis", "given" : "Kostas", "non-dropping-particle" : "", "parse-names" : false, "suffix" : "" }, { "dropping-particle" : "", "family" : "Wu", "given" : "Tongwen", "non-dropping-particle" : "", "parse-names" : false, "suffix" : "" }, { "dropping-particle" : "", "family" : "Zhang", "given" : "Jie", "non-dropping-particle" : "", "parse-names" : false, "suffix" : "" } ], "container-title" : "Atmospheric Chemistry and Physics", "id" : "ITEM-1", "issue" : "23", "issued" : { "date-parts" : [ [ "2020", "11", "30" ] ] }, "page" : "14547-14579", "title" : "Historical and future changes in air pollutants from CMIP6 models", "translator" : [ { "dropping-particle" : "", "family" : "G4234", "given" : "", "non-dropping-particle" : "", "parse-names" : false, "suffix" : "" } ], "type" : "article-journal", "volume" : "20" }, "uris" : [ "http://www.mendeley.com/documents/?uuid=cd308733-3bb7-4df8-82bb-bad1de257cb3" ] }, { "id" : "ITEM-2", "itemData" : { "DOI" : "10.1088/1748-9326/abe06b", "abstract" : "Near-term climate forcers (NTCFs), including aerosols and chemically reactive gases such as tropospheric ozone and methane, offer a potential way to mitigate climate change and improve air quality\u2212so called \u201cwin-win\u201d mitigation policies. Prior studies support improved air quality under NTCF mitigation, but with conflicting climate impacts that range from a significant reduction in the rate of global warming to only a modest impact. Here, we use state-of-the-art chemistry-climate model simulations conducted as part of the Aerosol and Chemistry Model Intercomparison Project (AerChemMIP) to quantify the 21st-century impact of NTCF reductions, using a realistic future emission scenario with a consistent air quality policy. Non-methane NTCF (NMNTCF; aerosols and ozone precursors) mitigation improves air quality, but leads to significant increases in global mean precipitation of 1.3% by mid-century and 1.4% by end-of-the-century, and corresponding surface warming of 0.23 and 0.21 K. NTCF (all-NTCF; including methane) mitigation further improves air quality, with larger reductions of up to 45% for ozone pollution, while offsetting half of the wetting by mid-century (0.7% increase) and all the wetting by end-of-the-century (non-significant 0.1% increase) and leading to surface cooling of \u22120.15 K by mid-century and \u22120.50 K by end-of-the-century. This suggests that methane mitigation offsets warming induced from reductions in NMNTCFs, while also leading to net improvements in air quality.", "author" : [ { "dropping-particle" : "", "family" : "Allen", "given" : "Robert J.", "non-dropping-particle" : "", "parse-names" : false, "suffix" : "" }, { "dropping-particle" : "", "family" : "Horowitz", "given" : "Larry W.", "non-dropping-particle" : "", "parse-names" : false, "suffix" : "" }, { "dropping-particle" : "", "family" : "Naik", "given" : "Vaishali", "non-dropping-particle" : "", "parse-names" : false, "suffix" : "" }, { "dropping-particle" : "", "family" : "Oshima", "given" : "Naga", "non-dropping-particle" : "", "parse-names" : false, "suffix" : "" }, { "dropping-particle" : "", "family" : "O'Connor", "given" : "Fiona M.", "non-dropping-particle" : "", "parse-names" : false, "suffix" : "" }, { "dropping-particle" : "", "family" : "Turnock", "given" : "Steven", "non-dropping-particle" : "", "parse-names" : false, "suffix" : "" }, { "dropping-particle" : "", "family" : "Shim", "given" : "Sungbo", "non-dropping-particle" : "", "parse-names" : false, "suffix" : "" }, { "dropping-particle" : "", "family" : "Sager", "given" : "Philippe", "non-dropping-particle" : "Le", "parse-names" : false, "suffix" : "" }, { "dropping-particle" : "", "family" : "Noije", "given" : "Twan", "non-dropping-particle" : "van", "parse-names" : false, "suffix" : "" }, { "dropping-particle" : "", "family" : "Tsigaridis", "given" : "Kostas", "non-dropping-particle" : "", "parse-names" : false, "suffix" : "" }, { "dropping-particle" : "", "family" : "Bauer", "given" : "Susanne E", "non-dropping-particle" : "", "parse-names" : false, "suffix" : "" }, { "dropping-particle" : "", "family" : "Sentman", "given" : "Lori T.", "non-dropping-particle" : "", "parse-names" : false, "suffix" : "" }, { "dropping-particle" : "", "family" : "John", "given" : "Jasmin G.", "non-dropping-particle" : "", "parse-names" : false, "suffix" : "" }, { "dropping-particle" : "", "family" : "Broderick", "given" : "Conor", "non-dropping-particle" : "", "parse-names" : false, "suffix" : "" }, { "dropping-particle" : "", "family" : "Deushi", "given" : "Makoto", "non-dropping-particle" : "", "parse-names" : false, "suffix" : "" }, { "dropping-particle" : "", "family" : "Folberth", "given" : "Gerd A.", "non-dropping-particle" : "", "parse-names" : false, "suffix" : "" }, { "dropping-particle" : "", "family" : "Fujimori", "given" : "Shinichiro", "non-dropping-particle" : "", "parse-names" : false, "suffix" : "" }, { "dropping-particle" : "", "family" : "Collins", "given" : "William J.", "non-dropping-particle" : "", "parse-names" : false, "suffix" : "" } ], "container-title" : "Environmental Research Letters", "id" : "ITEM-2", "issue" : "3", "issued" : { "date-parts" : [ [ "2021" ] ] }, "title" : "Significant climate benefits from near-term climate forcer mitigation in spite of aerosol reductions", "translator" : [ { "dropping-particle" : "", "family" : "G5125", "given" : "", "non-dropping-particle" : "", "parse-names" : false, "suffix" : "" } ], "type" : "article-journal", "volume" : "16" }, "uris" : [ "http://www.mendeley.com/documents/?uuid=1747b67a-4aae-48fd-98ec-c691b0379fcb" ] } ], "mendeley" : { "formattedCitation" : "(Turnock et al., 2020; Allen et al., 2021)", "plainTextFormattedCitation" : "(Turnock et al., 2020; Allen et al., 2021)", "previouslyFormattedCitation" : "(Turnock et al., 2020; Allen et al., 2021)" }, "properties" : { "noteIndex" : 0 }, "schema" : "https://github.com/citation-style-language/schema/raw/master/csl-citation.json" }</w:instrText>
      </w:r>
      <w:r w:rsidR="00B614F8">
        <w:fldChar w:fldCharType="separate"/>
      </w:r>
      <w:r w:rsidR="00CB33A1">
        <w:rPr>
          <w:noProof/>
        </w:rPr>
        <w:t>(Turnock et al., 2020; Allen et al., 2021)</w:t>
      </w:r>
      <w:r w:rsidR="00B614F8">
        <w:fldChar w:fldCharType="end"/>
      </w:r>
      <w:r w:rsidR="00B614F8" w:rsidRPr="00FA3CE1" w:rsidDel="00B614F8">
        <w:t xml:space="preserve"> </w:t>
      </w:r>
      <w:r w:rsidRPr="00FA3CE1">
        <w:t xml:space="preserve"> for each scenario. Changes are relative to annual mean values calculated over the period 2005-2014 from the historical experiment as indicated in the top left of each regional panel along with ±1 σ. For each model all available ensemble members are averaged before being used to calculate the multi-model mean. Ozone changes are also displayed in the Interactive Atlas</w:t>
      </w:r>
      <w:r w:rsidR="009649F5" w:rsidRPr="00FA3CE1">
        <w:t>.</w:t>
      </w:r>
      <w:r w:rsidR="00015FA2">
        <w:t xml:space="preserve"> </w:t>
      </w:r>
      <w:r w:rsidR="00015FA2" w:rsidRPr="004369BC">
        <w:rPr>
          <w:rFonts w:cs="Times New Roman"/>
          <w:szCs w:val="20"/>
        </w:rPr>
        <w:t xml:space="preserve">Further details on data sources and processing are available in the chapter data table (Table </w:t>
      </w:r>
      <w:r w:rsidR="00015FA2">
        <w:rPr>
          <w:rFonts w:cs="Times New Roman"/>
          <w:szCs w:val="20"/>
        </w:rPr>
        <w:t>6.SM.1</w:t>
      </w:r>
      <w:r w:rsidR="00015FA2" w:rsidRPr="004369BC">
        <w:rPr>
          <w:rFonts w:cs="Times New Roman"/>
          <w:szCs w:val="20"/>
        </w:rPr>
        <w:t>).</w:t>
      </w:r>
    </w:p>
    <w:p w14:paraId="2A0C78D7" w14:textId="77777777" w:rsidR="00FA3CE1" w:rsidRDefault="00FA3CE1" w:rsidP="00FA3CE1">
      <w:pPr>
        <w:pStyle w:val="AR6BodyText"/>
        <w:rPr>
          <w:noProof/>
          <w:lang w:val="en-GB"/>
        </w:rPr>
      </w:pPr>
    </w:p>
    <w:p w14:paraId="47AA0939" w14:textId="5F646891" w:rsidR="0035542F" w:rsidRPr="00FA3CE1" w:rsidRDefault="0035542F" w:rsidP="00FA3CE1">
      <w:pPr>
        <w:pStyle w:val="AR6BodyText"/>
        <w:rPr>
          <w:b/>
          <w:bCs/>
          <w:noProof/>
          <w:lang w:val="en-GB"/>
        </w:rPr>
      </w:pPr>
      <w:r w:rsidRPr="00FA3CE1">
        <w:rPr>
          <w:b/>
          <w:bCs/>
          <w:noProof/>
          <w:lang w:val="en-GB"/>
        </w:rPr>
        <w:t>[END FIGURE 6.20 HERE]</w:t>
      </w:r>
    </w:p>
    <w:p w14:paraId="6130A499" w14:textId="4C7B4B00" w:rsidR="0035542F" w:rsidRDefault="0035542F" w:rsidP="00FA3CE1">
      <w:pPr>
        <w:pStyle w:val="AR6BodyText"/>
        <w:rPr>
          <w:noProof/>
          <w:lang w:val="en-GB"/>
        </w:rPr>
      </w:pPr>
    </w:p>
    <w:p w14:paraId="22277A12" w14:textId="61974980" w:rsidR="0035542F" w:rsidRPr="00D0380F" w:rsidRDefault="0035542F" w:rsidP="00D5630D">
      <w:pPr>
        <w:pStyle w:val="AR6BodyText"/>
        <w:rPr>
          <w:noProof/>
          <w:color w:val="000000" w:themeColor="text1"/>
          <w:lang w:val="en-GB"/>
        </w:rPr>
      </w:pPr>
      <w:r>
        <w:rPr>
          <w:noProof/>
          <w:color w:val="000000" w:themeColor="text1"/>
          <w:lang w:val="en-GB"/>
        </w:rPr>
        <w:t>S</w:t>
      </w:r>
      <w:r w:rsidRPr="007D361D">
        <w:rPr>
          <w:noProof/>
          <w:color w:val="000000" w:themeColor="text1"/>
          <w:lang w:val="en-GB"/>
        </w:rPr>
        <w:t xml:space="preserve">urface ozone increases </w:t>
      </w:r>
      <w:r>
        <w:rPr>
          <w:noProof/>
          <w:color w:val="000000" w:themeColor="text1"/>
          <w:lang w:val="en-GB"/>
        </w:rPr>
        <w:t xml:space="preserve">continuously until 2050 </w:t>
      </w:r>
      <w:r w:rsidRPr="007D361D">
        <w:rPr>
          <w:noProof/>
          <w:color w:val="000000" w:themeColor="text1"/>
          <w:lang w:val="en-GB"/>
        </w:rPr>
        <w:t xml:space="preserve">across most regions in SSP3-7.0 and SSP5-8.5, </w:t>
      </w:r>
      <w:r>
        <w:rPr>
          <w:noProof/>
          <w:color w:val="000000" w:themeColor="text1"/>
          <w:lang w:val="en-GB"/>
        </w:rPr>
        <w:fldChar w:fldCharType="begin" w:fldLock="1"/>
      </w:r>
      <w:r w:rsidR="00D477C7">
        <w:rPr>
          <w:noProof/>
          <w:color w:val="000000" w:themeColor="text1"/>
          <w:lang w:val="en-GB"/>
        </w:rPr>
        <w:instrText>ADDIN CSL_CITATION { "citationItems" : [ { "id" : "ITEM-1", "itemData" : { "DOI" : "10.5194/acp-20-14547-2020", "ISSN" : "1680-7324", "author" : [ { "dropping-particle" : "", "family" : "Turnock", "given" : "Steven T.", "non-dropping-particle" : "", "parse-names" : false, "suffix" : "" }, { "dropping-particle" : "", "family" : "Allen", "given" : "Robert J.", "non-dropping-particle" : "", "parse-names" : false, "suffix" : "" }, { "dropping-particle" : "", "family" : "Andrews", "given" : "Martin", "non-dropping-particle" : "", "parse-names" : false, "suffix" : "" }, { "dropping-particle" : "", "family" : "Bauer", "given" : "Susanne E.", "non-dropping-particle" : "", "parse-names" : false, "suffix" : "" }, { "dropping-particle" : "", "family" : "Deushi", "given" : "Makoto", "non-dropping-particle" : "", "parse-names" : false, "suffix" : "" }, { "dropping-particle" : "", "family" : "Emmons", "given" : "Louisa", "non-dropping-particle" : "", "parse-names" : false, "suffix" : "" }, { "dropping-particle" : "", "family" : "Good", "given" : "Peter", "non-dropping-particle" : "", "parse-names" : false, "suffix" : "" }, { "dropping-particle" : "", "family" : "Horowitz", "given" : "Larry", "non-dropping-particle" : "", "parse-names" : false, "suffix" : "" }, { "dropping-particle" : "", "family" : "John", "given" : "Jasmin G.", "non-dropping-particle" : "", "parse-names" : false, "suffix" : "" }, { "dropping-particle" : "", "family" : "Michou", "given" : "Martine", "non-dropping-particle" : "", "parse-names" : false, "suffix" : "" }, { "dropping-particle" : "", "family" : "Nabat", "given" : "Pierre", "non-dropping-particle" : "", "parse-names" : false, "suffix" : "" }, { "dropping-particle" : "", "family" : "Naik", "given" : "Vaishali", "non-dropping-particle" : "", "parse-names" : false, "suffix" : "" }, { "dropping-particle" : "", "family" : "Neubauer", "given" : "David", "non-dropping-particle" : "", "parse-names" : false, "suffix" : "" }, { "dropping-particle" : "", "family" : "O'Connor", "given" : "Fiona M.", "non-dropping-particle" : "", "parse-names" : false, "suffix" : "" }, { "dropping-particle" : "", "family" : "Olivi\u00e9", "given" : "Dirk", "non-dropping-particle" : "", "parse-names" : false, "suffix" : "" }, { "dropping-particle" : "", "family" : "Oshima", "given" : "Naga", "non-dropping-particle" : "", "parse-names" : false, "suffix" : "" }, { "dropping-particle" : "", "family" : "Schulz", "given" : "Michael", "non-dropping-particle" : "", "parse-names" : false, "suffix" : "" }, { "dropping-particle" : "", "family" : "Sellar", "given" : "Alistair", "non-dropping-particle" : "", "parse-names" : false, "suffix" : "" }, { "dropping-particle" : "", "family" : "Shim", "given" : "Sungbo", "non-dropping-particle" : "", "parse-names" : false, "suffix" : "" }, { "dropping-particle" : "", "family" : "Takemura", "given" : "Toshihiko", "non-dropping-particle" : "", "parse-names" : false, "suffix" : "" }, { "dropping-particle" : "", "family" : "Tilmes", "given" : "Simone", "non-dropping-particle" : "", "parse-names" : false, "suffix" : "" }, { "dropping-particle" : "", "family" : "Tsigaridis", "given" : "Kostas", "non-dropping-particle" : "", "parse-names" : false, "suffix" : "" }, { "dropping-particle" : "", "family" : "Wu", "given" : "Tongwen", "non-dropping-particle" : "", "parse-names" : false, "suffix" : "" }, { "dropping-particle" : "", "family" : "Zhang", "given" : "Jie", "non-dropping-particle" : "", "parse-names" : false, "suffix" : "" } ], "container-title" : "Atmospheric Chemistry and Physics", "id" : "ITEM-1", "issue" : "23", "issued" : { "date-parts" : [ [ "2020", "11", "30" ] ] }, "page" : "14547-14579", "title" : "Historical and future changes in air pollutants from CMIP6 models", "translator" : [ { "dropping-particle" : "", "family" : "G4234", "given" : "", "non-dropping-particle" : "", "parse-names" : false, "suffix" : "" } ], "type" : "article-journal", "volume" : "20" }, "uris" : [ "http://www.mendeley.com/documents/?uuid=cd308733-3bb7-4df8-82bb-bad1de257cb3" ] } ], "mendeley" : { "formattedCitation" : "(Turnock et al., 2020)", "plainTextFormattedCitation" : "(Turnock et al., 2020)", "previouslyFormattedCitation" : "(Turnock et al., 2020)" }, "properties" : { "noteIndex" : 0 }, "schema" : "https://github.com/citation-style-language/schema/raw/master/csl-citation.json" }</w:instrText>
      </w:r>
      <w:r>
        <w:rPr>
          <w:noProof/>
          <w:color w:val="000000" w:themeColor="text1"/>
          <w:lang w:val="en-GB"/>
        </w:rPr>
        <w:fldChar w:fldCharType="separate"/>
      </w:r>
      <w:r w:rsidR="00CB33A1">
        <w:rPr>
          <w:noProof/>
          <w:color w:val="000000" w:themeColor="text1"/>
          <w:lang w:val="en-GB"/>
        </w:rPr>
        <w:t>(Turnock et al., 2020)</w:t>
      </w:r>
      <w:r>
        <w:rPr>
          <w:noProof/>
          <w:color w:val="000000" w:themeColor="text1"/>
          <w:lang w:val="en-GB"/>
        </w:rPr>
        <w:fldChar w:fldCharType="end"/>
      </w:r>
      <w:r>
        <w:rPr>
          <w:noProof/>
          <w:color w:val="000000" w:themeColor="text1"/>
          <w:lang w:val="en-GB"/>
        </w:rPr>
        <w:t>,</w:t>
      </w:r>
      <w:r w:rsidRPr="007D361D">
        <w:rPr>
          <w:noProof/>
          <w:color w:val="000000" w:themeColor="text1"/>
          <w:lang w:val="en-GB"/>
        </w:rPr>
        <w:t xml:space="preserve"> particularly over</w:t>
      </w:r>
      <w:r>
        <w:rPr>
          <w:noProof/>
          <w:color w:val="000000" w:themeColor="text1"/>
          <w:lang w:val="en-GB"/>
        </w:rPr>
        <w:t xml:space="preserve"> </w:t>
      </w:r>
      <w:commentRangeStart w:id="5826"/>
      <w:r>
        <w:rPr>
          <w:noProof/>
          <w:color w:val="000000" w:themeColor="text1"/>
          <w:lang w:val="en-GB"/>
        </w:rPr>
        <w:t>Eastern</w:t>
      </w:r>
      <w:commentRangeEnd w:id="5826"/>
      <w:r w:rsidR="008550B9">
        <w:rPr>
          <w:rStyle w:val="Marquedecommentaire"/>
          <w:lang w:val="en-GB"/>
        </w:rPr>
        <w:commentReference w:id="5826"/>
      </w:r>
      <w:r>
        <w:rPr>
          <w:noProof/>
          <w:color w:val="000000" w:themeColor="text1"/>
          <w:lang w:val="en-GB"/>
        </w:rPr>
        <w:t xml:space="preserve"> Asia, </w:t>
      </w:r>
      <w:commentRangeStart w:id="5827"/>
      <w:r w:rsidRPr="007D361D">
        <w:rPr>
          <w:noProof/>
          <w:color w:val="000000" w:themeColor="text1"/>
          <w:lang w:val="en-GB"/>
        </w:rPr>
        <w:t>South</w:t>
      </w:r>
      <w:r>
        <w:rPr>
          <w:noProof/>
          <w:color w:val="000000" w:themeColor="text1"/>
          <w:lang w:val="en-GB"/>
        </w:rPr>
        <w:t>ern</w:t>
      </w:r>
      <w:commentRangeEnd w:id="5827"/>
      <w:r w:rsidR="003E440E">
        <w:rPr>
          <w:rStyle w:val="Marquedecommentaire"/>
          <w:lang w:val="en-GB"/>
        </w:rPr>
        <w:commentReference w:id="5827"/>
      </w:r>
      <w:r w:rsidRPr="007D361D">
        <w:rPr>
          <w:noProof/>
          <w:color w:val="000000" w:themeColor="text1"/>
          <w:lang w:val="en-GB"/>
        </w:rPr>
        <w:t xml:space="preserve"> Asia</w:t>
      </w:r>
      <w:r>
        <w:rPr>
          <w:noProof/>
          <w:color w:val="000000" w:themeColor="text1"/>
          <w:lang w:val="en-GB"/>
        </w:rPr>
        <w:t xml:space="preserve">, </w:t>
      </w:r>
      <w:ins w:id="5828" w:author="Lucy Cowie" w:date="2021-07-28T20:10:00Z">
        <w:r w:rsidR="00655611">
          <w:rPr>
            <w:noProof/>
            <w:color w:val="000000" w:themeColor="text1"/>
            <w:lang w:val="en-GB"/>
          </w:rPr>
          <w:t xml:space="preserve">the </w:t>
        </w:r>
      </w:ins>
      <w:r>
        <w:rPr>
          <w:noProof/>
          <w:color w:val="000000" w:themeColor="text1"/>
          <w:lang w:val="en-GB"/>
        </w:rPr>
        <w:t>Middle East, Africa</w:t>
      </w:r>
      <w:del w:id="5829" w:author="Lucy Cowie" w:date="2021-07-28T20:11:00Z">
        <w:r w:rsidDel="005D4B0A">
          <w:rPr>
            <w:noProof/>
            <w:color w:val="000000" w:themeColor="text1"/>
            <w:lang w:val="en-GB"/>
          </w:rPr>
          <w:delText xml:space="preserve"> and</w:delText>
        </w:r>
      </w:del>
      <w:ins w:id="5830" w:author="Lucy Cowie" w:date="2021-07-28T20:11:00Z">
        <w:r w:rsidR="005D4B0A">
          <w:rPr>
            <w:noProof/>
            <w:color w:val="000000" w:themeColor="text1"/>
            <w:lang w:val="en-GB"/>
          </w:rPr>
          <w:t>,</w:t>
        </w:r>
      </w:ins>
      <w:r>
        <w:rPr>
          <w:noProof/>
          <w:color w:val="000000" w:themeColor="text1"/>
          <w:lang w:val="en-GB"/>
        </w:rPr>
        <w:t xml:space="preserve"> South</w:t>
      </w:r>
      <w:del w:id="5831" w:author="Lucy Cowie" w:date="2021-07-28T20:10:00Z">
        <w:r w:rsidDel="00645417">
          <w:rPr>
            <w:noProof/>
            <w:color w:val="000000" w:themeColor="text1"/>
            <w:lang w:val="en-GB"/>
          </w:rPr>
          <w:delText xml:space="preserve"> East </w:delText>
        </w:r>
      </w:del>
      <w:ins w:id="5832" w:author="Lucy Cowie" w:date="2021-07-28T20:10:00Z">
        <w:r w:rsidR="00645417">
          <w:rPr>
            <w:noProof/>
            <w:color w:val="000000" w:themeColor="text1"/>
            <w:lang w:val="en-GB"/>
          </w:rPr>
          <w:t xml:space="preserve">east </w:t>
        </w:r>
      </w:ins>
      <w:r>
        <w:rPr>
          <w:noProof/>
          <w:color w:val="000000" w:themeColor="text1"/>
          <w:lang w:val="en-GB"/>
        </w:rPr>
        <w:t xml:space="preserve">Asia and </w:t>
      </w:r>
      <w:ins w:id="5833" w:author="Lucy Cowie" w:date="2021-07-28T20:11:00Z">
        <w:r w:rsidR="00540B1D">
          <w:rPr>
            <w:noProof/>
            <w:color w:val="000000" w:themeColor="text1"/>
            <w:lang w:val="en-GB"/>
          </w:rPr>
          <w:t xml:space="preserve">the </w:t>
        </w:r>
      </w:ins>
      <w:commentRangeStart w:id="5834"/>
      <w:r>
        <w:rPr>
          <w:noProof/>
          <w:color w:val="000000" w:themeColor="text1"/>
          <w:lang w:val="en-GB"/>
        </w:rPr>
        <w:t>develo</w:t>
      </w:r>
      <w:del w:id="5835" w:author="Lucy Cowie" w:date="2021-07-28T20:11:00Z">
        <w:r w:rsidDel="00540B1D">
          <w:rPr>
            <w:noProof/>
            <w:color w:val="000000" w:themeColor="text1"/>
            <w:lang w:val="en-GB"/>
          </w:rPr>
          <w:delText>p</w:delText>
        </w:r>
      </w:del>
      <w:r>
        <w:rPr>
          <w:noProof/>
          <w:color w:val="000000" w:themeColor="text1"/>
          <w:lang w:val="en-GB"/>
        </w:rPr>
        <w:t>ping Pacific</w:t>
      </w:r>
      <w:ins w:id="5836" w:author="Lucy Cowie" w:date="2021-07-28T20:11:00Z">
        <w:r w:rsidR="005D4B0A">
          <w:rPr>
            <w:noProof/>
            <w:color w:val="000000" w:themeColor="text1"/>
            <w:lang w:val="en-GB"/>
          </w:rPr>
          <w:t>,</w:t>
        </w:r>
      </w:ins>
      <w:r>
        <w:rPr>
          <w:noProof/>
          <w:color w:val="000000" w:themeColor="text1"/>
          <w:lang w:val="en-GB"/>
        </w:rPr>
        <w:t xml:space="preserve"> </w:t>
      </w:r>
      <w:commentRangeEnd w:id="5834"/>
      <w:r w:rsidR="00540B1D">
        <w:rPr>
          <w:rStyle w:val="Marquedecommentaire"/>
          <w:lang w:val="en-GB"/>
        </w:rPr>
        <w:commentReference w:id="5834"/>
      </w:r>
      <w:r>
        <w:rPr>
          <w:noProof/>
          <w:color w:val="000000" w:themeColor="text1"/>
          <w:lang w:val="en-GB"/>
        </w:rPr>
        <w:t>where this increase can reach and even exceed 5</w:t>
      </w:r>
      <w:ins w:id="5837" w:author="Lucy Cowie" w:date="2021-07-28T20:11:00Z">
        <w:r w:rsidR="005D4B0A">
          <w:rPr>
            <w:noProof/>
            <w:color w:val="000000" w:themeColor="text1"/>
            <w:lang w:val="en-GB"/>
          </w:rPr>
          <w:t xml:space="preserve"> </w:t>
        </w:r>
      </w:ins>
      <w:r>
        <w:rPr>
          <w:noProof/>
          <w:color w:val="000000" w:themeColor="text1"/>
          <w:lang w:val="en-GB"/>
        </w:rPr>
        <w:t xml:space="preserve">ppb for annual mean averaged over land areas </w:t>
      </w:r>
      <w:r w:rsidRPr="007D361D">
        <w:rPr>
          <w:noProof/>
          <w:color w:val="000000" w:themeColor="text1"/>
          <w:lang w:val="en-GB"/>
        </w:rPr>
        <w:t>(Figure 6.</w:t>
      </w:r>
      <w:r>
        <w:rPr>
          <w:noProof/>
          <w:color w:val="000000" w:themeColor="text1"/>
          <w:lang w:val="en-GB"/>
        </w:rPr>
        <w:t>20</w:t>
      </w:r>
      <w:r w:rsidRPr="007D361D">
        <w:rPr>
          <w:noProof/>
          <w:color w:val="000000" w:themeColor="text1"/>
          <w:lang w:val="en-GB"/>
        </w:rPr>
        <w:t>)</w:t>
      </w:r>
      <w:r>
        <w:rPr>
          <w:noProof/>
          <w:color w:val="000000" w:themeColor="text1"/>
          <w:lang w:val="en-GB"/>
        </w:rPr>
        <w:t>. After 2050, surface ozone concentrations decrease in SSP5-8.5, reaching levels below the</w:t>
      </w:r>
      <w:ins w:id="5838" w:author="Lucy Cowie" w:date="2021-07-28T20:12:00Z">
        <w:r w:rsidR="003F6A9E">
          <w:rPr>
            <w:noProof/>
            <w:color w:val="000000" w:themeColor="text1"/>
            <w:lang w:val="en-GB"/>
          </w:rPr>
          <w:t>ir</w:t>
        </w:r>
      </w:ins>
      <w:del w:id="5839" w:author="Lucy Cowie" w:date="2021-07-28T20:12:00Z">
        <w:r w:rsidDel="003F6A9E">
          <w:rPr>
            <w:noProof/>
            <w:color w:val="000000" w:themeColor="text1"/>
            <w:lang w:val="en-GB"/>
          </w:rPr>
          <w:delText>re</w:delText>
        </w:r>
      </w:del>
      <w:r>
        <w:rPr>
          <w:noProof/>
          <w:color w:val="000000" w:themeColor="text1"/>
          <w:lang w:val="en-GB"/>
        </w:rPr>
        <w:t xml:space="preserve"> 2005</w:t>
      </w:r>
      <w:ins w:id="5840" w:author="Lucy Cowie" w:date="2021-07-28T20:12:00Z">
        <w:r w:rsidR="003F6A9E">
          <w:rPr>
            <w:noProof/>
            <w:color w:val="000000" w:themeColor="text1"/>
            <w:lang w:val="en-GB"/>
          </w:rPr>
          <w:t>–</w:t>
        </w:r>
      </w:ins>
      <w:del w:id="5841" w:author="Lucy Cowie" w:date="2021-07-28T20:12:00Z">
        <w:r w:rsidDel="003F6A9E">
          <w:rPr>
            <w:noProof/>
            <w:color w:val="000000" w:themeColor="text1"/>
            <w:lang w:val="en-GB"/>
          </w:rPr>
          <w:delText>-</w:delText>
        </w:r>
      </w:del>
      <w:r>
        <w:rPr>
          <w:noProof/>
          <w:color w:val="000000" w:themeColor="text1"/>
          <w:lang w:val="en-GB"/>
        </w:rPr>
        <w:t>2014 levels in most regions</w:t>
      </w:r>
      <w:ins w:id="5842" w:author="Lucy Cowie" w:date="2021-07-28T20:12:00Z">
        <w:r w:rsidR="00B53D8B">
          <w:rPr>
            <w:noProof/>
            <w:color w:val="000000" w:themeColor="text1"/>
            <w:lang w:val="en-GB"/>
          </w:rPr>
          <w:t>,</w:t>
        </w:r>
      </w:ins>
      <w:r>
        <w:rPr>
          <w:noProof/>
          <w:color w:val="000000" w:themeColor="text1"/>
          <w:lang w:val="en-GB"/>
        </w:rPr>
        <w:t xml:space="preserve"> but</w:t>
      </w:r>
      <w:r w:rsidRPr="007D361D">
        <w:rPr>
          <w:noProof/>
          <w:color w:val="000000" w:themeColor="text1"/>
          <w:lang w:val="en-GB"/>
        </w:rPr>
        <w:t xml:space="preserve"> </w:t>
      </w:r>
      <w:del w:id="5843" w:author="Lucy Cowie" w:date="2021-07-28T20:12:00Z">
        <w:r w:rsidDel="003F6A9E">
          <w:rPr>
            <w:noProof/>
            <w:color w:val="000000" w:themeColor="text1"/>
            <w:lang w:val="en-GB"/>
          </w:rPr>
          <w:delText xml:space="preserve">and </w:delText>
        </w:r>
      </w:del>
      <w:r>
        <w:rPr>
          <w:noProof/>
          <w:color w:val="000000" w:themeColor="text1"/>
          <w:lang w:val="en-GB"/>
        </w:rPr>
        <w:t>level off or continue to increase under SSP3-7.0.</w:t>
      </w:r>
      <w:ins w:id="5844" w:author="Lucy Cowie" w:date="2021-07-28T20:12:00Z">
        <w:r w:rsidR="003F6A9E">
          <w:rPr>
            <w:noProof/>
            <w:color w:val="000000" w:themeColor="text1"/>
            <w:lang w:val="en-GB"/>
          </w:rPr>
          <w:t xml:space="preserve"> </w:t>
        </w:r>
      </w:ins>
      <w:r w:rsidRPr="00D0380F">
        <w:rPr>
          <w:noProof/>
          <w:color w:val="000000" w:themeColor="text1"/>
          <w:lang w:val="en-GB"/>
        </w:rPr>
        <w:t>This increase in surface ozone in the SSP5-8.5 scenario occurs despite</w:t>
      </w:r>
      <w:ins w:id="5845" w:author="Lucy Cowie" w:date="2021-07-28T20:13:00Z">
        <w:r w:rsidR="00E944B3">
          <w:rPr>
            <w:noProof/>
            <w:color w:val="000000" w:themeColor="text1"/>
            <w:lang w:val="en-GB"/>
          </w:rPr>
          <w:t xml:space="preserve"> an</w:t>
        </w:r>
      </w:ins>
      <w:r w:rsidRPr="00D0380F">
        <w:rPr>
          <w:noProof/>
          <w:color w:val="000000" w:themeColor="text1"/>
          <w:lang w:val="en-GB"/>
        </w:rPr>
        <w:t xml:space="preserve"> emissions decrease of several ozone precursors </w:t>
      </w:r>
      <w:commentRangeStart w:id="5846"/>
      <w:r w:rsidRPr="00D0380F">
        <w:rPr>
          <w:noProof/>
          <w:color w:val="000000" w:themeColor="text1"/>
          <w:lang w:val="en-GB"/>
        </w:rPr>
        <w:t xml:space="preserve">because of is </w:t>
      </w:r>
      <w:commentRangeEnd w:id="5846"/>
      <w:r w:rsidR="009A4A71">
        <w:rPr>
          <w:rStyle w:val="Marquedecommentaire"/>
          <w:lang w:val="en-GB"/>
        </w:rPr>
        <w:commentReference w:id="5846"/>
      </w:r>
      <w:r w:rsidRPr="00D0380F">
        <w:rPr>
          <w:noProof/>
          <w:color w:val="000000" w:themeColor="text1"/>
          <w:lang w:val="en-GB"/>
        </w:rPr>
        <w:t>due to CH</w:t>
      </w:r>
      <w:r w:rsidRPr="00D0380F">
        <w:rPr>
          <w:noProof/>
          <w:color w:val="000000" w:themeColor="text1"/>
          <w:vertAlign w:val="subscript"/>
          <w:lang w:val="en-GB"/>
        </w:rPr>
        <w:t>4</w:t>
      </w:r>
      <w:r w:rsidRPr="00D0380F">
        <w:rPr>
          <w:noProof/>
          <w:color w:val="000000" w:themeColor="text1"/>
          <w:lang w:val="en-GB"/>
        </w:rPr>
        <w:t xml:space="preserve"> emissions increase until about 2080 in the absence of climate mitigation</w:t>
      </w:r>
      <w:r w:rsidRPr="00E269CD">
        <w:rPr>
          <w:noProof/>
          <w:color w:val="000000" w:themeColor="text1"/>
          <w:lang w:val="en-GB"/>
        </w:rPr>
        <w:t>.</w:t>
      </w:r>
      <w:r w:rsidRPr="007D361D">
        <w:rPr>
          <w:noProof/>
          <w:color w:val="000000" w:themeColor="text1"/>
          <w:lang w:val="en-GB"/>
        </w:rPr>
        <w:t xml:space="preserve"> Ozone decreases over all regions in response to strong emissions mitigation in SSP1-1.9 and SSP1-2.6</w:t>
      </w:r>
      <w:r>
        <w:rPr>
          <w:noProof/>
          <w:color w:val="000000" w:themeColor="text1"/>
          <w:lang w:val="en-GB"/>
        </w:rPr>
        <w:t xml:space="preserve"> </w:t>
      </w:r>
      <w:r>
        <w:rPr>
          <w:noProof/>
          <w:color w:val="000000" w:themeColor="text1"/>
          <w:lang w:val="en-GB"/>
        </w:rPr>
        <w:fldChar w:fldCharType="begin" w:fldLock="1"/>
      </w:r>
      <w:r w:rsidR="00D477C7">
        <w:rPr>
          <w:noProof/>
          <w:color w:val="000000" w:themeColor="text1"/>
          <w:lang w:val="en-GB"/>
        </w:rPr>
        <w:instrText>ADDIN CSL_CITATION { "citationItems" : [ { "id" : "ITEM-1", "itemData" : { "DOI" : "10.5194/acp-20-14547-2020", "ISSN" : "1680-7324", "author" : [ { "dropping-particle" : "", "family" : "Turnock", "given" : "Steven T.", "non-dropping-particle" : "", "parse-names" : false, "suffix" : "" }, { "dropping-particle" : "", "family" : "Allen", "given" : "Robert J.", "non-dropping-particle" : "", "parse-names" : false, "suffix" : "" }, { "dropping-particle" : "", "family" : "Andrews", "given" : "Martin", "non-dropping-particle" : "", "parse-names" : false, "suffix" : "" }, { "dropping-particle" : "", "family" : "Bauer", "given" : "Susanne E.", "non-dropping-particle" : "", "parse-names" : false, "suffix" : "" }, { "dropping-particle" : "", "family" : "Deushi", "given" : "Makoto", "non-dropping-particle" : "", "parse-names" : false, "suffix" : "" }, { "dropping-particle" : "", "family" : "Emmons", "given" : "Louisa", "non-dropping-particle" : "", "parse-names" : false, "suffix" : "" }, { "dropping-particle" : "", "family" : "Good", "given" : "Peter", "non-dropping-particle" : "", "parse-names" : false, "suffix" : "" }, { "dropping-particle" : "", "family" : "Horowitz", "given" : "Larry", "non-dropping-particle" : "", "parse-names" : false, "suffix" : "" }, { "dropping-particle" : "", "family" : "John", "given" : "Jasmin G.", "non-dropping-particle" : "", "parse-names" : false, "suffix" : "" }, { "dropping-particle" : "", "family" : "Michou", "given" : "Martine", "non-dropping-particle" : "", "parse-names" : false, "suffix" : "" }, { "dropping-particle" : "", "family" : "Nabat", "given" : "Pierre", "non-dropping-particle" : "", "parse-names" : false, "suffix" : "" }, { "dropping-particle" : "", "family" : "Naik", "given" : "Vaishali", "non-dropping-particle" : "", "parse-names" : false, "suffix" : "" }, { "dropping-particle" : "", "family" : "Neubauer", "given" : "David", "non-dropping-particle" : "", "parse-names" : false, "suffix" : "" }, { "dropping-particle" : "", "family" : "O'Connor", "given" : "Fiona M.", "non-dropping-particle" : "", "parse-names" : false, "suffix" : "" }, { "dropping-particle" : "", "family" : "Olivi\u00e9", "given" : "Dirk", "non-dropping-particle" : "", "parse-names" : false, "suffix" : "" }, { "dropping-particle" : "", "family" : "Oshima", "given" : "Naga", "non-dropping-particle" : "", "parse-names" : false, "suffix" : "" }, { "dropping-particle" : "", "family" : "Schulz", "given" : "Michael", "non-dropping-particle" : "", "parse-names" : false, "suffix" : "" }, { "dropping-particle" : "", "family" : "Sellar", "given" : "Alistair", "non-dropping-particle" : "", "parse-names" : false, "suffix" : "" }, { "dropping-particle" : "", "family" : "Shim", "given" : "Sungbo", "non-dropping-particle" : "", "parse-names" : false, "suffix" : "" }, { "dropping-particle" : "", "family" : "Takemura", "given" : "Toshihiko", "non-dropping-particle" : "", "parse-names" : false, "suffix" : "" }, { "dropping-particle" : "", "family" : "Tilmes", "given" : "Simone", "non-dropping-particle" : "", "parse-names" : false, "suffix" : "" }, { "dropping-particle" : "", "family" : "Tsigaridis", "given" : "Kostas", "non-dropping-particle" : "", "parse-names" : false, "suffix" : "" }, { "dropping-particle" : "", "family" : "Wu", "given" : "Tongwen", "non-dropping-particle" : "", "parse-names" : false, "suffix" : "" }, { "dropping-particle" : "", "family" : "Zhang", "given" : "Jie", "non-dropping-particle" : "", "parse-names" : false, "suffix" : "" } ], "container-title" : "Atmospheric Chemistry and Physics", "id" : "ITEM-1", "issue" : "23", "issued" : { "date-parts" : [ [ "2020", "11", "30" ] ] }, "page" : "14547-14579", "title" : "Historical and future changes in air pollutants from CMIP6 models", "translator" : [ { "dropping-particle" : "", "family" : "G4234", "given" : "", "non-dropping-particle" : "", "parse-names" : false, "suffix" : "" } ], "type" : "article-journal", "volume" : "20" }, "uris" : [ "http://www.mendeley.com/documents/?uuid=cd308733-3bb7-4df8-82bb-bad1de257cb3" ] } ], "mendeley" : { "formattedCitation" : "(Turnock et al., 2020)", "plainTextFormattedCitation" : "(Turnock et al., 2020)", "previouslyFormattedCitation" : "(Turnock et al., 2020)" }, "properties" : { "noteIndex" : 0 }, "schema" : "https://github.com/citation-style-language/schema/raw/master/csl-citation.json" }</w:instrText>
      </w:r>
      <w:r>
        <w:rPr>
          <w:noProof/>
          <w:color w:val="000000" w:themeColor="text1"/>
          <w:lang w:val="en-GB"/>
        </w:rPr>
        <w:fldChar w:fldCharType="separate"/>
      </w:r>
      <w:r w:rsidR="00CB33A1">
        <w:rPr>
          <w:noProof/>
          <w:color w:val="000000" w:themeColor="text1"/>
          <w:lang w:val="en-GB"/>
        </w:rPr>
        <w:t>(Turnock et al., 2020)</w:t>
      </w:r>
      <w:r>
        <w:rPr>
          <w:noProof/>
          <w:color w:val="000000" w:themeColor="text1"/>
          <w:lang w:val="en-GB"/>
        </w:rPr>
        <w:fldChar w:fldCharType="end"/>
      </w:r>
      <w:r>
        <w:rPr>
          <w:noProof/>
          <w:color w:val="000000" w:themeColor="text1"/>
          <w:lang w:val="en-GB"/>
        </w:rPr>
        <w:t>, with decreases of 5 to10 ppb as soon as 2030 in North America, Europe, Eurasia, East</w:t>
      </w:r>
      <w:del w:id="5847" w:author="Lucy Cowie" w:date="2021-07-28T20:14:00Z">
        <w:r w:rsidDel="00A21406">
          <w:rPr>
            <w:noProof/>
            <w:color w:val="000000" w:themeColor="text1"/>
            <w:lang w:val="en-GB"/>
          </w:rPr>
          <w:delText>ern</w:delText>
        </w:r>
      </w:del>
      <w:r>
        <w:rPr>
          <w:noProof/>
          <w:color w:val="000000" w:themeColor="text1"/>
          <w:lang w:val="en-GB"/>
        </w:rPr>
        <w:t xml:space="preserve"> Asia, </w:t>
      </w:r>
      <w:ins w:id="5848" w:author="Lucy Cowie" w:date="2021-07-28T20:14:00Z">
        <w:r w:rsidR="00A21406">
          <w:rPr>
            <w:noProof/>
            <w:color w:val="000000" w:themeColor="text1"/>
            <w:lang w:val="en-GB"/>
          </w:rPr>
          <w:t xml:space="preserve">the </w:t>
        </w:r>
      </w:ins>
      <w:r>
        <w:rPr>
          <w:noProof/>
          <w:color w:val="000000" w:themeColor="text1"/>
          <w:lang w:val="en-GB"/>
        </w:rPr>
        <w:t>Middle East and South</w:t>
      </w:r>
      <w:del w:id="5849" w:author="Lucy Cowie" w:date="2021-07-28T20:14:00Z">
        <w:r w:rsidDel="00A21406">
          <w:rPr>
            <w:noProof/>
            <w:color w:val="000000" w:themeColor="text1"/>
            <w:lang w:val="en-GB"/>
          </w:rPr>
          <w:delText>ern</w:delText>
        </w:r>
      </w:del>
      <w:r>
        <w:rPr>
          <w:noProof/>
          <w:color w:val="000000" w:themeColor="text1"/>
          <w:lang w:val="en-GB"/>
        </w:rPr>
        <w:t xml:space="preserve"> Asia in their annual means over land areas</w:t>
      </w:r>
      <w:del w:id="5850" w:author="Lucy Cowie" w:date="2021-07-28T20:14:00Z">
        <w:r w:rsidDel="008C1947">
          <w:rPr>
            <w:noProof/>
            <w:color w:val="000000" w:themeColor="text1"/>
            <w:lang w:val="en-GB"/>
          </w:rPr>
          <w:delText xml:space="preserve"> </w:delText>
        </w:r>
      </w:del>
      <w:r w:rsidRPr="007D361D">
        <w:rPr>
          <w:noProof/>
          <w:color w:val="000000" w:themeColor="text1"/>
          <w:lang w:val="en-GB"/>
        </w:rPr>
        <w:t>. In most regions surface ozone is reduced slightly or remains near present</w:t>
      </w:r>
      <w:ins w:id="5851" w:author="Lucy Cowie" w:date="2021-07-28T20:14:00Z">
        <w:r w:rsidR="00485E74">
          <w:rPr>
            <w:noProof/>
            <w:color w:val="000000" w:themeColor="text1"/>
            <w:lang w:val="en-GB"/>
          </w:rPr>
          <w:t>-</w:t>
        </w:r>
      </w:ins>
      <w:del w:id="5852" w:author="Lucy Cowie" w:date="2021-07-28T20:14:00Z">
        <w:r w:rsidRPr="007D361D" w:rsidDel="00485E74">
          <w:rPr>
            <w:noProof/>
            <w:color w:val="000000" w:themeColor="text1"/>
            <w:lang w:val="en-GB"/>
          </w:rPr>
          <w:delText xml:space="preserve"> </w:delText>
        </w:r>
      </w:del>
      <w:r w:rsidRPr="007D361D">
        <w:rPr>
          <w:noProof/>
          <w:color w:val="000000" w:themeColor="text1"/>
          <w:lang w:val="en-GB"/>
        </w:rPr>
        <w:t>day values in the middle</w:t>
      </w:r>
      <w:ins w:id="5853" w:author="Lucy Cowie" w:date="2021-07-28T20:14:00Z">
        <w:r w:rsidR="000171A7">
          <w:rPr>
            <w:noProof/>
            <w:color w:val="000000" w:themeColor="text1"/>
            <w:lang w:val="en-GB"/>
          </w:rPr>
          <w:t>-</w:t>
        </w:r>
      </w:ins>
      <w:del w:id="5854" w:author="Lucy Cowie" w:date="2021-07-28T20:14:00Z">
        <w:r w:rsidRPr="007D361D" w:rsidDel="000171A7">
          <w:rPr>
            <w:noProof/>
            <w:color w:val="000000" w:themeColor="text1"/>
            <w:lang w:val="en-GB"/>
          </w:rPr>
          <w:delText xml:space="preserve"> </w:delText>
        </w:r>
      </w:del>
      <w:r w:rsidRPr="007D361D">
        <w:rPr>
          <w:noProof/>
          <w:color w:val="000000" w:themeColor="text1"/>
          <w:lang w:val="en-GB"/>
        </w:rPr>
        <w:t>of</w:t>
      </w:r>
      <w:ins w:id="5855" w:author="Lucy Cowie" w:date="2021-07-28T20:14:00Z">
        <w:r w:rsidR="000171A7">
          <w:rPr>
            <w:noProof/>
            <w:color w:val="000000" w:themeColor="text1"/>
            <w:lang w:val="en-GB"/>
          </w:rPr>
          <w:t>-</w:t>
        </w:r>
      </w:ins>
      <w:del w:id="5856" w:author="Lucy Cowie" w:date="2021-07-28T20:14:00Z">
        <w:r w:rsidRPr="007D361D" w:rsidDel="000171A7">
          <w:rPr>
            <w:noProof/>
            <w:color w:val="000000" w:themeColor="text1"/>
            <w:lang w:val="en-GB"/>
          </w:rPr>
          <w:delText xml:space="preserve"> </w:delText>
        </w:r>
      </w:del>
      <w:r w:rsidRPr="007D361D">
        <w:rPr>
          <w:noProof/>
          <w:color w:val="000000" w:themeColor="text1"/>
          <w:lang w:val="en-GB"/>
        </w:rPr>
        <w:t>the</w:t>
      </w:r>
      <w:ins w:id="5857" w:author="Lucy Cowie" w:date="2021-07-28T20:14:00Z">
        <w:r w:rsidR="000171A7">
          <w:rPr>
            <w:noProof/>
            <w:color w:val="000000" w:themeColor="text1"/>
            <w:lang w:val="en-GB"/>
          </w:rPr>
          <w:t>-</w:t>
        </w:r>
      </w:ins>
      <w:del w:id="5858" w:author="Lucy Cowie" w:date="2021-07-28T20:14:00Z">
        <w:r w:rsidRPr="007D361D" w:rsidDel="000171A7">
          <w:rPr>
            <w:noProof/>
            <w:color w:val="000000" w:themeColor="text1"/>
            <w:lang w:val="en-GB"/>
          </w:rPr>
          <w:delText xml:space="preserve"> </w:delText>
        </w:r>
      </w:del>
      <w:r w:rsidRPr="007D361D">
        <w:rPr>
          <w:noProof/>
          <w:color w:val="000000" w:themeColor="text1"/>
          <w:lang w:val="en-GB"/>
        </w:rPr>
        <w:t xml:space="preserve">road scenario, SSP2-4.5. </w:t>
      </w:r>
      <w:r>
        <w:rPr>
          <w:noProof/>
          <w:color w:val="000000" w:themeColor="text1"/>
          <w:lang w:val="en-GB"/>
        </w:rPr>
        <w:t>In 2100, t</w:t>
      </w:r>
      <w:r w:rsidRPr="007D361D">
        <w:rPr>
          <w:noProof/>
          <w:color w:val="000000" w:themeColor="text1"/>
          <w:lang w:val="en-GB"/>
        </w:rPr>
        <w:t xml:space="preserve">he largest differences in surface ozone </w:t>
      </w:r>
      <w:r>
        <w:rPr>
          <w:noProof/>
          <w:color w:val="000000" w:themeColor="text1"/>
          <w:lang w:val="en-GB"/>
        </w:rPr>
        <w:t xml:space="preserve">changes </w:t>
      </w:r>
      <w:r w:rsidRPr="007D361D">
        <w:rPr>
          <w:noProof/>
          <w:color w:val="000000" w:themeColor="text1"/>
          <w:lang w:val="en-GB"/>
        </w:rPr>
        <w:t>across the scenarios occur for the Middle East, South</w:t>
      </w:r>
      <w:del w:id="5859" w:author="Lucy Cowie" w:date="2021-07-28T20:15:00Z">
        <w:r w:rsidDel="000171A7">
          <w:rPr>
            <w:noProof/>
            <w:color w:val="000000" w:themeColor="text1"/>
            <w:lang w:val="en-GB"/>
          </w:rPr>
          <w:delText>ern</w:delText>
        </w:r>
      </w:del>
      <w:r w:rsidRPr="007D361D">
        <w:rPr>
          <w:noProof/>
          <w:color w:val="000000" w:themeColor="text1"/>
          <w:lang w:val="en-GB"/>
        </w:rPr>
        <w:t xml:space="preserve"> Asia and East</w:t>
      </w:r>
      <w:del w:id="5860" w:author="Lucy Cowie" w:date="2021-07-28T20:15:00Z">
        <w:r w:rsidDel="000171A7">
          <w:rPr>
            <w:noProof/>
            <w:color w:val="000000" w:themeColor="text1"/>
            <w:lang w:val="en-GB"/>
          </w:rPr>
          <w:delText>ern</w:delText>
        </w:r>
      </w:del>
      <w:r w:rsidRPr="007D361D">
        <w:rPr>
          <w:noProof/>
          <w:color w:val="000000" w:themeColor="text1"/>
          <w:lang w:val="en-GB"/>
        </w:rPr>
        <w:t xml:space="preserve"> Asia with</w:t>
      </w:r>
      <w:r w:rsidRPr="007D361D">
        <w:rPr>
          <w:i/>
          <w:noProof/>
          <w:color w:val="000000" w:themeColor="text1"/>
          <w:lang w:val="en-GB"/>
        </w:rPr>
        <w:t xml:space="preserve"> </w:t>
      </w:r>
      <w:r>
        <w:rPr>
          <w:noProof/>
          <w:color w:val="000000" w:themeColor="text1"/>
          <w:lang w:val="en-GB"/>
        </w:rPr>
        <w:t>differences</w:t>
      </w:r>
      <w:r w:rsidRPr="007D361D">
        <w:rPr>
          <w:noProof/>
          <w:color w:val="000000" w:themeColor="text1"/>
          <w:lang w:val="en-GB"/>
        </w:rPr>
        <w:t xml:space="preserve"> </w:t>
      </w:r>
      <w:r>
        <w:rPr>
          <w:noProof/>
          <w:color w:val="000000" w:themeColor="text1"/>
          <w:lang w:val="en-GB"/>
        </w:rPr>
        <w:t>ranging up to</w:t>
      </w:r>
      <w:r w:rsidRPr="007D361D">
        <w:rPr>
          <w:noProof/>
          <w:color w:val="000000" w:themeColor="text1"/>
          <w:lang w:val="en-GB"/>
        </w:rPr>
        <w:t xml:space="preserve"> </w:t>
      </w:r>
      <w:r>
        <w:rPr>
          <w:noProof/>
          <w:color w:val="000000" w:themeColor="text1"/>
          <w:lang w:val="en-GB"/>
        </w:rPr>
        <w:t>4</w:t>
      </w:r>
      <w:r w:rsidRPr="007D361D">
        <w:rPr>
          <w:noProof/>
          <w:color w:val="000000" w:themeColor="text1"/>
          <w:lang w:val="en-GB"/>
        </w:rPr>
        <w:t>0 ppb between SSP3-7.0 and SSP1-1.9</w:t>
      </w:r>
      <w:r>
        <w:rPr>
          <w:noProof/>
          <w:color w:val="000000" w:themeColor="text1"/>
          <w:lang w:val="en-GB"/>
        </w:rPr>
        <w:t xml:space="preserve"> at the end of the century</w:t>
      </w:r>
      <w:r w:rsidRPr="007D361D">
        <w:rPr>
          <w:noProof/>
          <w:color w:val="000000" w:themeColor="text1"/>
          <w:lang w:val="en-GB"/>
        </w:rPr>
        <w:t xml:space="preserve">. </w:t>
      </w:r>
      <w:r w:rsidRPr="00D0380F">
        <w:rPr>
          <w:noProof/>
          <w:color w:val="000000" w:themeColor="text1"/>
          <w:lang w:val="en-GB"/>
        </w:rPr>
        <w:t>Despite discrepancies in the magnitude of changes, especially over North America, Europe, Eurasia, East</w:t>
      </w:r>
      <w:del w:id="5861" w:author="Lucy Cowie" w:date="2021-07-28T20:15:00Z">
        <w:r w:rsidRPr="00D0380F" w:rsidDel="00A71131">
          <w:rPr>
            <w:noProof/>
            <w:color w:val="000000" w:themeColor="text1"/>
            <w:lang w:val="en-GB"/>
          </w:rPr>
          <w:delText>ern</w:delText>
        </w:r>
      </w:del>
      <w:r w:rsidRPr="00D0380F">
        <w:rPr>
          <w:noProof/>
          <w:color w:val="000000" w:themeColor="text1"/>
          <w:lang w:val="en-GB"/>
        </w:rPr>
        <w:t xml:space="preserve"> Asia and South</w:t>
      </w:r>
      <w:del w:id="5862" w:author="Lucy Cowie" w:date="2021-07-28T20:15:00Z">
        <w:r w:rsidRPr="00D0380F" w:rsidDel="00A71131">
          <w:rPr>
            <w:noProof/>
            <w:color w:val="000000" w:themeColor="text1"/>
            <w:lang w:val="en-GB"/>
          </w:rPr>
          <w:delText>ern</w:delText>
        </w:r>
      </w:del>
      <w:r w:rsidRPr="00D0380F">
        <w:rPr>
          <w:noProof/>
          <w:color w:val="000000" w:themeColor="text1"/>
          <w:lang w:val="en-GB"/>
        </w:rPr>
        <w:t xml:space="preserve"> Asia, the models are in high agreement </w:t>
      </w:r>
      <w:r w:rsidRPr="00D0380F">
        <w:rPr>
          <w:noProof/>
          <w:color w:val="000000" w:themeColor="text1"/>
          <w:lang w:val="en-GB"/>
        </w:rPr>
        <w:lastRenderedPageBreak/>
        <w:t xml:space="preserve">regarding the signs of the changes </w:t>
      </w:r>
      <w:del w:id="5863" w:author="Lucy Cowie" w:date="2021-07-28T20:15:00Z">
        <w:r w:rsidRPr="00D0380F" w:rsidDel="00C142D9">
          <w:rPr>
            <w:noProof/>
            <w:color w:val="000000" w:themeColor="text1"/>
            <w:lang w:val="en-GB"/>
          </w:rPr>
          <w:delText xml:space="preserve">with </w:delText>
        </w:r>
      </w:del>
      <w:ins w:id="5864" w:author="Lucy Cowie" w:date="2021-07-28T20:15:00Z">
        <w:r w:rsidR="00C142D9" w:rsidRPr="00D0380F">
          <w:rPr>
            <w:noProof/>
            <w:color w:val="000000" w:themeColor="text1"/>
            <w:lang w:val="en-GB"/>
          </w:rPr>
          <w:t>w</w:t>
        </w:r>
        <w:r w:rsidR="00C142D9">
          <w:rPr>
            <w:noProof/>
            <w:color w:val="000000" w:themeColor="text1"/>
            <w:lang w:val="en-GB"/>
          </w:rPr>
          <w:t>hich</w:t>
        </w:r>
        <w:r w:rsidR="00C142D9" w:rsidRPr="00D0380F">
          <w:rPr>
            <w:noProof/>
            <w:color w:val="000000" w:themeColor="text1"/>
            <w:lang w:val="en-GB"/>
          </w:rPr>
          <w:t xml:space="preserve"> </w:t>
        </w:r>
      </w:ins>
      <w:r w:rsidRPr="00D0380F">
        <w:rPr>
          <w:noProof/>
          <w:color w:val="000000" w:themeColor="text1"/>
          <w:lang w:val="en-GB"/>
        </w:rPr>
        <w:t xml:space="preserve">are thus assessed as of </w:t>
      </w:r>
      <w:r w:rsidRPr="00D0380F">
        <w:rPr>
          <w:i/>
          <w:noProof/>
          <w:color w:val="000000" w:themeColor="text1"/>
          <w:lang w:val="en-GB"/>
        </w:rPr>
        <w:t>high confidence</w:t>
      </w:r>
      <w:r w:rsidRPr="00D0380F">
        <w:rPr>
          <w:noProof/>
          <w:color w:val="000000" w:themeColor="text1"/>
          <w:lang w:val="en-GB"/>
        </w:rPr>
        <w:t>.</w:t>
      </w:r>
    </w:p>
    <w:p w14:paraId="5F82BB03" w14:textId="77777777" w:rsidR="0035542F" w:rsidRDefault="0035542F" w:rsidP="00D5630D">
      <w:pPr>
        <w:pStyle w:val="AR6BodyText"/>
        <w:rPr>
          <w:noProof/>
          <w:color w:val="000000" w:themeColor="text1"/>
          <w:lang w:val="en-GB"/>
        </w:rPr>
      </w:pPr>
    </w:p>
    <w:p w14:paraId="354D3DF4" w14:textId="58513E57" w:rsidR="0035542F" w:rsidRPr="00D0380F" w:rsidRDefault="0035542F" w:rsidP="00D5630D">
      <w:pPr>
        <w:pStyle w:val="AR6BodyText"/>
        <w:rPr>
          <w:noProof/>
          <w:color w:val="000000" w:themeColor="text1"/>
          <w:lang w:val="en-GB"/>
        </w:rPr>
      </w:pPr>
      <w:r w:rsidRPr="00D0380F">
        <w:rPr>
          <w:noProof/>
          <w:color w:val="000000" w:themeColor="text1"/>
          <w:lang w:val="en-GB"/>
        </w:rPr>
        <w:t>The strong abatement of ozone precursor emissions (except those of CH</w:t>
      </w:r>
      <w:r w:rsidRPr="00D0380F">
        <w:rPr>
          <w:noProof/>
          <w:color w:val="000000" w:themeColor="text1"/>
          <w:vertAlign w:val="subscript"/>
          <w:lang w:val="en-GB"/>
        </w:rPr>
        <w:t>4</w:t>
      </w:r>
      <w:ins w:id="5865" w:author="Lucy Cowie" w:date="2021-07-28T20:16:00Z">
        <w:r w:rsidR="00AB4C1B">
          <w:rPr>
            <w:noProof/>
            <w:color w:val="000000" w:themeColor="text1"/>
            <w:lang w:val="en-GB"/>
          </w:rPr>
          <w:t xml:space="preserve">; </w:t>
        </w:r>
      </w:ins>
      <w:del w:id="5866" w:author="Lucy Cowie" w:date="2021-07-28T20:16:00Z">
        <w:r w:rsidRPr="00D0380F" w:rsidDel="00AB4C1B">
          <w:rPr>
            <w:noProof/>
            <w:color w:val="000000" w:themeColor="text1"/>
            <w:lang w:val="en-GB"/>
          </w:rPr>
          <w:delText xml:space="preserve">) </w:delText>
        </w:r>
      </w:del>
      <w:del w:id="5867" w:author="Lucy Cowie" w:date="2021-07-28T20:15:00Z">
        <w:r w:rsidRPr="00D0380F" w:rsidDel="00AB4C1B">
          <w:rPr>
            <w:noProof/>
            <w:color w:val="000000" w:themeColor="text1"/>
            <w:lang w:val="en-GB"/>
          </w:rPr>
          <w:delText>(</w:delText>
        </w:r>
      </w:del>
      <w:r w:rsidRPr="007D361D">
        <w:rPr>
          <w:noProof/>
          <w:color w:val="000000" w:themeColor="text1"/>
          <w:lang w:val="en-GB"/>
        </w:rPr>
        <w:t>SSP3-7.0</w:t>
      </w:r>
      <w:r>
        <w:rPr>
          <w:noProof/>
          <w:color w:val="000000" w:themeColor="text1"/>
          <w:lang w:val="en-GB"/>
        </w:rPr>
        <w:t>-</w:t>
      </w:r>
      <w:r w:rsidRPr="007D361D">
        <w:rPr>
          <w:noProof/>
          <w:color w:val="000000" w:themeColor="text1"/>
          <w:lang w:val="en-GB"/>
        </w:rPr>
        <w:t>lo</w:t>
      </w:r>
      <w:r>
        <w:rPr>
          <w:noProof/>
          <w:color w:val="000000" w:themeColor="text1"/>
          <w:lang w:val="en-GB"/>
        </w:rPr>
        <w:t>wSLCF-highCH</w:t>
      </w:r>
      <w:r w:rsidRPr="00BC1A9C">
        <w:rPr>
          <w:noProof/>
          <w:color w:val="000000" w:themeColor="text1"/>
          <w:vertAlign w:val="subscript"/>
          <w:lang w:val="en-GB"/>
        </w:rPr>
        <w:t>4</w:t>
      </w:r>
      <w:r w:rsidRPr="00C706DA">
        <w:rPr>
          <w:noProof/>
          <w:color w:val="000000" w:themeColor="text1"/>
          <w:lang w:val="en-GB"/>
        </w:rPr>
        <w:t>)</w:t>
      </w:r>
      <w:r>
        <w:rPr>
          <w:noProof/>
          <w:color w:val="000000" w:themeColor="text1"/>
          <w:lang w:val="en-GB"/>
        </w:rPr>
        <w:t xml:space="preserve"> </w:t>
      </w:r>
      <w:r w:rsidRPr="00D0380F">
        <w:rPr>
          <w:noProof/>
          <w:color w:val="000000" w:themeColor="text1"/>
          <w:lang w:val="en-GB"/>
        </w:rPr>
        <w:t>lead to a decrease of</w:t>
      </w:r>
      <w:r w:rsidRPr="00D0380F">
        <w:rPr>
          <w:i/>
          <w:noProof/>
          <w:color w:val="000000" w:themeColor="text1"/>
          <w:lang w:val="en-GB"/>
        </w:rPr>
        <w:t xml:space="preserve"> </w:t>
      </w:r>
      <w:r w:rsidRPr="00D0380F">
        <w:rPr>
          <w:noProof/>
          <w:color w:val="000000" w:themeColor="text1"/>
          <w:lang w:val="en-GB"/>
        </w:rPr>
        <w:t xml:space="preserve">global average surface ozone by 15% (6 ppb) between 2015 and 2055 </w:t>
      </w:r>
      <w:r>
        <w:rPr>
          <w:noProof/>
          <w:color w:val="000000" w:themeColor="text1"/>
          <w:lang w:val="en-GB"/>
        </w:rPr>
        <w:fldChar w:fldCharType="begin" w:fldLock="1"/>
      </w:r>
      <w:r w:rsidR="00D477C7">
        <w:rPr>
          <w:noProof/>
          <w:color w:val="000000" w:themeColor="text1"/>
          <w:lang w:val="en-GB"/>
        </w:rPr>
        <w:instrText>ADDIN CSL_CITATION { "citationItems" : [ { "id" : "ITEM-1", "itemData" : { "DOI" : "10.5194/acp-20-9641-2020", "ISSN" : "1680-7324", "abstract" : "&lt;p&gt;Abstract. It is important to understand how future environmental policies will impact both climate change and air pollution. Although targeting near-term climate forcers (NTCFs), defined here as aerosols, tropospheric ozone, and precursor gases, should improve air quality, NTCF reductions will also impact climate. Prior assessments of the impact of NTCF mitigation on air quality and climate have been limited. This is related to the idealized nature of some prior studies, simplified treatment of aerosols and chemically reactive gases, as well as a lack of a sufficiently large number of models to quantify model diversity and robust responses. Here, we quantify the 2015\u20132055 climate and air quality effects of non-methane NTCFs using nine state-of-the-art chemistry\u2013climate model simulations conducted for the Aerosol and Chemistry Model Intercomparison Project (AerChemMIP). Simulations are driven by two future scenarios featuring similar increases in greenhouse gases (GHGs) but with \u201cweak\u201d (SSP3-7.0) versus \u201cstrong\u201d (SSP3-7.0-lowNTCF) levels of air quality control measures. As SSP3-7.0 lacks climate policy and has the highest levels of NTCFs, our results (e.g.,\u00a0surface warming) represent an upper bound. Unsurprisingly, we find significant improvements in air quality under NTCF mitigation (strong versus weak air quality controls). Surface fine particulate matter (PM2.5) and ozone (O3) decrease by -2.2\u00b10.32\u2009\u00b5g\u2009m\u22123 and -4.6\u00b10.88\u2009ppb, respectively (changes quoted here are for the entire 2015\u20132055 time period; uncertainty represents the 95\u2009% confidence interval), over global land surfaces, with larger reductions in some regions including south and southeast Asia. Non-methane NTCF mitigation, however, leads to additional climate change due to the removal of aerosol which causes a net warming effect, including global mean surface temperature and precipitation increases of 0.25\u00b10.12\u2009K and 0.03\u00b10.012\u2009mm\u2009d\u22121, respectively. Similarly, increases in extreme weather indices, including the hottest and wettest days, also occur. Regionally, the largest warming and wetting occurs over Asia, including central and north Asia (0.66\u00b10.20\u2009K and 0.03\u00b10.02\u2009mm\u2009d\u22121), south Asia (0.47\u00b10.16\u2009K and 0.17\u00b10.09\u2009mm\u2009d\u22121), and east Asia (0.46\u00b10.20\u2009K and 0.15\u00b10.06\u2009mm\u2009d\u22121). Relatively large warming and wetting of the Arctic also occur at 0.59\u00b10.36\u2009K and 0.04\u00b10.02\u2009mm\u2009d\u22121, respectively. Similar surface warming occurs in model simulations with aerosol-only mitigation, implying weak cooling due to\u2026", "author" : [ { "dropping-particle" : "", "family" : "Allen", "given" : "Robert J.", "non-dropping-particle" : "", "parse-names" : false, "suffix" : "" }, { "dropping-particle" : "", "family" : "Turnock", "given" : "Steven", "non-dropping-particle" : "", "parse-names" : false, "suffix" : "" }, { "dropping-particle" : "", "family" : "Nabat", "given" : "Pierre", "non-dropping-particle" : "", "parse-names" : false, "suffix" : "" }, { "dropping-particle" : "", "family" : "Neubauer", "given" : "David", "non-dropping-particle" : "", "parse-names" : false, "suffix" : "" }, { "dropping-particle" : "", "family" : "Lohmann", "given" : "Ulrike", "non-dropping-particle" : "", "parse-names" : false, "suffix" : "" }, { "dropping-particle" : "", "family" : "Olivi\u00e9", "given" : "Dirk", "non-dropping-particle" : "", "parse-names" : false, "suffix" : "" }, { "dropping-particle" : "", "family" : "Oshima", "given" : "Naga", "non-dropping-particle" : "", "parse-names" : false, "suffix" : "" }, { "dropping-particle" : "", "family" : "Michou", "given" : "Martine", "non-dropping-particle" : "", "parse-names" : false, "suffix" : "" }, { "dropping-particle" : "", "family" : "Wu", "given" : "Tongwen", "non-dropping-particle" : "", "parse-names" : false, "suffix" : "" }, { "dropping-particle" : "", "family" : "Zhang", "given" : "Jie", "non-dropping-particle" : "", "parse-names" : false, "suffix" : "" }, { "dropping-particle" : "", "family" : "Takemura", "given" : "Toshihiko", "non-dropping-particle" : "", "parse-names" : false, "suffix" : "" }, { "dropping-particle" : "", "family" : "Schulz", "given" : "Michael", "non-dropping-particle" : "", "parse-names" : false, "suffix" : "" }, { "dropping-particle" : "", "family" : "Tsigaridis", "given" : "Kostas", "non-dropping-particle" : "", "parse-names" : false, "suffix" : "" }, { "dropping-particle" : "", "family" : "Bauer", "given" : "Susanne E.", "non-dropping-particle" : "", "parse-names" : false, "suffix" : "" }, { "dropping-particle" : "", "family" : "Emmons", "given" : "Louisa", "non-dropping-particle" : "", "parse-names" : false, "suffix" : "" }, { "dropping-particle" : "", "family" : "Horowitz", "given" : "Larry", "non-dropping-particle" : "", "parse-names" : false, "suffix" : "" }, { "dropping-particle" : "", "family" : "Naik", "given" : "Vaishali", "non-dropping-particle" : "", "parse-names" : false, "suffix" : "" }, { "dropping-particle" : "", "family" : "Noije", "given" : "Twan", "non-dropping-particle" : "van", "parse-names" : false, "suffix" : "" }, { "dropping-particle" : "", "family" : "Bergman", "given" : "Tommi", "non-dropping-particle" : "", "parse-names" : false, "suffix" : "" }, { "dropping-particle" : "", "family" : "Lamarque", "given" : "Jean-Francois", "non-dropping-particle" : "", "parse-names" : false, "suffix" : "" }, { "dropping-particle" : "", "family" : "Zanis", "given" : "Prodromos", "non-dropping-particle" : "", "parse-names" : false, "suffix" : "" }, { "dropping-particle" : "", "family" : "Tegen", "given" : "Ina", "non-dropping-particle" : "", "parse-names" : false, "suffix" : "" }, { "dropping-particle" : "", "family" : "Westervelt", "given" : "Daniel M.", "non-dropping-particle" : "", "parse-names" : false, "suffix" : "" }, { "dropping-particle" : "", "family" : "Sager", "given" : "Philippe", "non-dropping-particle" : "Le", "parse-names" : false, "suffix" : "" }, { "dropping-particle" : "", "family" : "Good", "given" : "Peter", "non-dropping-particle" : "", "parse-names" : false, "suffix" : "" }, { "dropping-particle" : "", "family" : "Shim", "given" : "Sungbo", "non-dropping-particle" : "", "parse-names" : false, "suffix" : "" }, { "dropping-particle" : "", "family" : "O'Connor", "given" : "Fiona", "non-dropping-particle" : "", "parse-names" : false, "suffix" : "" }, { "dropping-particle" : "", "family" : "Akritidis", "given" : "Dimitris", "non-dropping-particle" : "", "parse-names" : false, "suffix" : "" }, { "dropping-particle" : "", "family" : "Georgoulias", "given" : "Aristeidis K.", "non-dropping-particle" : "", "parse-names" : false, "suffix" : "" }, { "dropping-particle" : "", "family" : "Deushi", "given" : "Makoto", "non-dropping-particle" : "", "parse-names" : false, "suffix" : "" }, { "dropping-particle" : "", "family" : "Sentman", "given" : "Lori T.", "non-dropping-particle" : "", "parse-names" : false, "suffix" : "" }, { "dropping-particle" : "", "family" : "John", "given" : "Jasmin G.", "non-dropping-particle" : "", "parse-names" : false, "suffix" : "" }, { "dropping-particle" : "", "family" : "Fujimori", "given" : "Shinichiro", "non-dropping-particle" : "", "parse-names" : false, "suffix" : "" }, { "dropping-particle" : "", "family" : "Collins", "given" : "William J.", "non-dropping-particle" : "", "parse-names" : false, "suffix" : "" } ], "container-title" : "Atmospheric Chemistry and Physics", "id" : "ITEM-1", "issue" : "16", "issued" : { "date-parts" : [ [ "2020", "8", "17" ] ] }, "page" : "9641-9663", "title" : "Climate and air quality impacts due to mitigation of non-methane near-term climate forcers", "translator" : [ { "dropping-particle" : "", "family" : "G4653", "given" : "", "non-dropping-particle" : "", "parse-names" : false, "suffix" : "" } ], "type" : "article-journal", "volume" : "20" }, "uris" : [ "http://www.mendeley.com/documents/?uuid=073f5909-9ae9-3bc3-8e42-b304a60453d4" ] } ], "mendeley" : { "formattedCitation" : "(Allen et al., 2020)", "plainTextFormattedCitation" : "(Allen et al., 2020)", "previouslyFormattedCitation" : "(Allen et al., 2020)" }, "properties" : { "noteIndex" : 0 }, "schema" : "https://github.com/citation-style-language/schema/raw/master/csl-citation.json" }</w:instrText>
      </w:r>
      <w:r>
        <w:rPr>
          <w:noProof/>
          <w:color w:val="000000" w:themeColor="text1"/>
          <w:lang w:val="en-GB"/>
        </w:rPr>
        <w:fldChar w:fldCharType="separate"/>
      </w:r>
      <w:r w:rsidR="00CB33A1">
        <w:rPr>
          <w:noProof/>
          <w:color w:val="000000" w:themeColor="text1"/>
          <w:lang w:val="en-GB"/>
        </w:rPr>
        <w:t>(Allen et al., 2020)</w:t>
      </w:r>
      <w:r>
        <w:rPr>
          <w:noProof/>
          <w:color w:val="000000" w:themeColor="text1"/>
          <w:lang w:val="en-GB"/>
        </w:rPr>
        <w:fldChar w:fldCharType="end"/>
      </w:r>
      <w:ins w:id="5868" w:author="Lucy Cowie" w:date="2021-07-28T20:16:00Z">
        <w:r w:rsidR="00AB4C1B">
          <w:rPr>
            <w:noProof/>
            <w:color w:val="000000" w:themeColor="text1"/>
            <w:lang w:val="en-GB"/>
          </w:rPr>
          <w:t>,</w:t>
        </w:r>
      </w:ins>
      <w:r>
        <w:rPr>
          <w:noProof/>
          <w:color w:val="000000" w:themeColor="text1"/>
          <w:lang w:val="en-GB"/>
        </w:rPr>
        <w:t xml:space="preserve"> </w:t>
      </w:r>
      <w:r w:rsidRPr="00D0380F">
        <w:rPr>
          <w:noProof/>
          <w:color w:val="000000" w:themeColor="text1"/>
          <w:lang w:val="en-GB"/>
        </w:rPr>
        <w:t>and ozone decreases in all regions</w:t>
      </w:r>
      <w:r w:rsidRPr="00C15C14">
        <w:rPr>
          <w:noProof/>
          <w:color w:val="000000" w:themeColor="text1"/>
          <w:lang w:val="en-GB"/>
        </w:rPr>
        <w:t xml:space="preserve"> </w:t>
      </w:r>
      <w:r>
        <w:rPr>
          <w:noProof/>
          <w:color w:val="000000" w:themeColor="text1"/>
          <w:lang w:val="en-GB"/>
        </w:rPr>
        <w:t>except South</w:t>
      </w:r>
      <w:del w:id="5869" w:author="Lucy Cowie" w:date="2021-07-28T20:16:00Z">
        <w:r w:rsidDel="00D12ECC">
          <w:rPr>
            <w:noProof/>
            <w:color w:val="000000" w:themeColor="text1"/>
            <w:lang w:val="en-GB"/>
          </w:rPr>
          <w:delText>ern</w:delText>
        </w:r>
      </w:del>
      <w:r>
        <w:rPr>
          <w:noProof/>
          <w:color w:val="000000" w:themeColor="text1"/>
          <w:lang w:val="en-GB"/>
        </w:rPr>
        <w:t xml:space="preserve"> Asia. However, this decrease is two times larger when CH</w:t>
      </w:r>
      <w:r w:rsidRPr="00C706DA">
        <w:rPr>
          <w:noProof/>
          <w:color w:val="000000" w:themeColor="text1"/>
          <w:vertAlign w:val="subscript"/>
          <w:lang w:val="en-GB"/>
        </w:rPr>
        <w:t>4</w:t>
      </w:r>
      <w:r>
        <w:rPr>
          <w:noProof/>
          <w:color w:val="000000" w:themeColor="text1"/>
          <w:lang w:val="en-GB"/>
        </w:rPr>
        <w:t xml:space="preserve"> emissions are abated simultaneously (</w:t>
      </w:r>
      <w:r w:rsidRPr="007D361D">
        <w:rPr>
          <w:noProof/>
          <w:color w:val="000000" w:themeColor="text1"/>
          <w:lang w:val="en-GB"/>
        </w:rPr>
        <w:t>SSP3-7.0</w:t>
      </w:r>
      <w:r>
        <w:rPr>
          <w:noProof/>
          <w:color w:val="000000" w:themeColor="text1"/>
          <w:lang w:val="en-GB"/>
        </w:rPr>
        <w:t>-</w:t>
      </w:r>
      <w:r w:rsidRPr="007D361D">
        <w:rPr>
          <w:noProof/>
          <w:color w:val="000000" w:themeColor="text1"/>
          <w:lang w:val="en-GB"/>
        </w:rPr>
        <w:t>lo</w:t>
      </w:r>
      <w:r>
        <w:rPr>
          <w:noProof/>
          <w:color w:val="000000" w:themeColor="text1"/>
          <w:lang w:val="en-GB"/>
        </w:rPr>
        <w:t>wSLCF-lowCH</w:t>
      </w:r>
      <w:r w:rsidRPr="00BC1A9C">
        <w:rPr>
          <w:noProof/>
          <w:color w:val="000000" w:themeColor="text1"/>
          <w:vertAlign w:val="subscript"/>
          <w:lang w:val="en-GB"/>
        </w:rPr>
        <w:t>4</w:t>
      </w:r>
      <w:r>
        <w:rPr>
          <w:noProof/>
          <w:color w:val="000000" w:themeColor="text1"/>
          <w:lang w:val="en-GB"/>
        </w:rPr>
        <w:t xml:space="preserve">), underlying the importance of methane emission reduction as an important lever to reduce ozone pollution </w:t>
      </w:r>
      <w:r w:rsidRPr="00792020">
        <w:rPr>
          <w:noProof/>
          <w:color w:val="000000" w:themeColor="text1"/>
          <w:lang w:val="en-GB"/>
        </w:rPr>
        <w:t>(</w:t>
      </w:r>
      <w:r w:rsidRPr="0052272E">
        <w:rPr>
          <w:i/>
          <w:noProof/>
          <w:lang w:val="en-US"/>
        </w:rPr>
        <w:t>high confidence</w:t>
      </w:r>
      <w:r w:rsidRPr="00792020">
        <w:rPr>
          <w:noProof/>
          <w:lang w:val="en-US"/>
        </w:rPr>
        <w:t>)</w:t>
      </w:r>
      <w:r>
        <w:rPr>
          <w:noProof/>
          <w:color w:val="000000" w:themeColor="text1"/>
          <w:lang w:val="en-GB"/>
        </w:rPr>
        <w:t xml:space="preserve"> (</w:t>
      </w:r>
      <w:del w:id="5870" w:author="Lucy Cowie" w:date="2021-07-28T20:16:00Z">
        <w:r w:rsidDel="00050EF8">
          <w:rPr>
            <w:noProof/>
            <w:color w:val="000000" w:themeColor="text1"/>
            <w:lang w:val="en-GB"/>
          </w:rPr>
          <w:delText>see also</w:delText>
        </w:r>
      </w:del>
      <w:ins w:id="5871" w:author="Lucy Cowie" w:date="2021-07-28T20:16:00Z">
        <w:r w:rsidR="00050EF8">
          <w:rPr>
            <w:noProof/>
            <w:color w:val="000000" w:themeColor="text1"/>
            <w:lang w:val="en-GB"/>
          </w:rPr>
          <w:t>Section</w:t>
        </w:r>
      </w:ins>
      <w:r>
        <w:rPr>
          <w:noProof/>
          <w:color w:val="000000" w:themeColor="text1"/>
          <w:lang w:val="en-GB"/>
        </w:rPr>
        <w:t xml:space="preserve"> 6.6.4). </w:t>
      </w:r>
    </w:p>
    <w:p w14:paraId="6F4E87A3" w14:textId="5FADBC9A" w:rsidR="0035542F" w:rsidRPr="00326917" w:rsidRDefault="0035542F" w:rsidP="00FA3CE1">
      <w:pPr>
        <w:tabs>
          <w:tab w:val="left" w:pos="1170"/>
        </w:tabs>
        <w:rPr>
          <w:noProof/>
          <w:color w:val="000000" w:themeColor="text1"/>
          <w:lang w:val="en-US"/>
        </w:rPr>
      </w:pPr>
    </w:p>
    <w:p w14:paraId="27295450" w14:textId="77777777" w:rsidR="002A65DE" w:rsidRPr="00326917" w:rsidRDefault="002A65DE" w:rsidP="00FA3CE1">
      <w:pPr>
        <w:tabs>
          <w:tab w:val="left" w:pos="1170"/>
        </w:tabs>
        <w:rPr>
          <w:noProof/>
          <w:color w:val="000000" w:themeColor="text1"/>
          <w:lang w:val="en-US"/>
        </w:rPr>
      </w:pPr>
    </w:p>
    <w:p w14:paraId="32B67BCA" w14:textId="77777777" w:rsidR="0035542F" w:rsidRPr="00FA3CE1" w:rsidRDefault="0035542F" w:rsidP="00FA3CE1">
      <w:pPr>
        <w:pStyle w:val="AR6BodyText"/>
        <w:rPr>
          <w:b/>
          <w:bCs/>
          <w:noProof/>
          <w:lang w:val="en-GB"/>
        </w:rPr>
      </w:pPr>
      <w:commentRangeStart w:id="5872"/>
      <w:r w:rsidRPr="00FA3CE1">
        <w:rPr>
          <w:b/>
          <w:bCs/>
          <w:noProof/>
          <w:lang w:val="en-GB"/>
        </w:rPr>
        <w:t>[START FIGURE 6.21 HERE]</w:t>
      </w:r>
      <w:commentRangeEnd w:id="5872"/>
      <w:r w:rsidR="00430D5E">
        <w:rPr>
          <w:rStyle w:val="Marquedecommentaire"/>
          <w:lang w:val="en-GB"/>
        </w:rPr>
        <w:commentReference w:id="5872"/>
      </w:r>
    </w:p>
    <w:p w14:paraId="1DB7CCBA" w14:textId="77777777" w:rsidR="0035542F" w:rsidRPr="007D361D" w:rsidRDefault="0035542F" w:rsidP="00FA3CE1">
      <w:pPr>
        <w:pStyle w:val="AR6BodyText"/>
        <w:rPr>
          <w:noProof/>
          <w:lang w:val="en-GB"/>
        </w:rPr>
      </w:pPr>
    </w:p>
    <w:p w14:paraId="64FCA3F1" w14:textId="4BD24357" w:rsidR="002143AB" w:rsidRPr="003210F5" w:rsidRDefault="002143AB" w:rsidP="002143AB">
      <w:pPr>
        <w:pStyle w:val="AR6Chap6Figure"/>
        <w:rPr>
          <w:rFonts w:cs="Times New Roman"/>
        </w:rPr>
      </w:pPr>
      <w:r w:rsidRPr="00D01D5F">
        <w:rPr>
          <w:rFonts w:cs="Times New Roman"/>
          <w:b/>
          <w:bCs/>
        </w:rPr>
        <w:t>Future changes in regional 5-year mean surface PM</w:t>
      </w:r>
      <w:r w:rsidRPr="00D01D5F">
        <w:rPr>
          <w:rFonts w:cs="Times New Roman"/>
          <w:b/>
          <w:bCs/>
          <w:vertAlign w:val="subscript"/>
        </w:rPr>
        <w:t>2.5</w:t>
      </w:r>
      <w:r w:rsidRPr="00285209">
        <w:rPr>
          <w:rFonts w:cs="Times New Roman"/>
          <w:bCs/>
        </w:rPr>
        <w:t xml:space="preserve"> </w:t>
      </w:r>
      <w:r w:rsidRPr="00D01D5F">
        <w:rPr>
          <w:rFonts w:cs="Times New Roman"/>
          <w:b/>
          <w:bCs/>
        </w:rPr>
        <w:t xml:space="preserve">from 2015 to 2100 in different shared socio-economic pathways (SSPs). </w:t>
      </w:r>
      <w:r w:rsidRPr="00D01D5F">
        <w:rPr>
          <w:rFonts w:cs="Times New Roman"/>
          <w:bCs/>
        </w:rPr>
        <w:t>PM</w:t>
      </w:r>
      <w:r w:rsidRPr="00D01D5F">
        <w:rPr>
          <w:rFonts w:cs="Times New Roman"/>
          <w:bCs/>
          <w:vertAlign w:val="subscript"/>
        </w:rPr>
        <w:t>2.5</w:t>
      </w:r>
      <w:r>
        <w:rPr>
          <w:rFonts w:cs="Times New Roman"/>
          <w:b/>
          <w:bCs/>
          <w:vertAlign w:val="subscript"/>
        </w:rPr>
        <w:t xml:space="preserve"> </w:t>
      </w:r>
      <w:r>
        <w:rPr>
          <w:rFonts w:cs="Times New Roman"/>
          <w:bCs/>
        </w:rPr>
        <w:t xml:space="preserve">stands for </w:t>
      </w:r>
      <w:r w:rsidRPr="00724B98">
        <w:rPr>
          <w:rFonts w:cs="Times New Roman"/>
          <w:bCs/>
        </w:rPr>
        <w:t>micrograms per cubic meter of aerosols with diameter less than 2.5 μm</w:t>
      </w:r>
      <w:r>
        <w:rPr>
          <w:rFonts w:cs="Times New Roman"/>
          <w:bCs/>
        </w:rPr>
        <w:t xml:space="preserve"> and</w:t>
      </w:r>
      <w:r w:rsidRPr="00724B98">
        <w:rPr>
          <w:rFonts w:cs="Times New Roman"/>
          <w:bCs/>
        </w:rPr>
        <w:t xml:space="preserve"> </w:t>
      </w:r>
      <w:r w:rsidRPr="00D21F5D">
        <w:rPr>
          <w:rFonts w:cs="Times New Roman"/>
        </w:rPr>
        <w:t xml:space="preserve">is calculated by summing up individual aerosol mass components from each model </w:t>
      </w:r>
      <w:r>
        <w:rPr>
          <w:rFonts w:cs="Times New Roman"/>
        </w:rPr>
        <w:t>as:</w:t>
      </w:r>
      <w:r w:rsidRPr="00D21F5D">
        <w:rPr>
          <w:rFonts w:cs="Times New Roman"/>
        </w:rPr>
        <w:t xml:space="preserve"> black carbon + particulate organic matter + sulphate + 0.25 * sea salt + 0.1 * dust. </w:t>
      </w:r>
      <w:r>
        <w:rPr>
          <w:rFonts w:cs="Times New Roman"/>
        </w:rPr>
        <w:t xml:space="preserve">Since </w:t>
      </w:r>
      <w:r w:rsidRPr="00D21F5D">
        <w:rPr>
          <w:rFonts w:cs="Times New Roman"/>
        </w:rPr>
        <w:t>not all CMIP6 models reported nitrate aerosol</w:t>
      </w:r>
      <w:r>
        <w:rPr>
          <w:rFonts w:cs="Times New Roman"/>
        </w:rPr>
        <w:t>,</w:t>
      </w:r>
      <w:r w:rsidRPr="00D21F5D">
        <w:rPr>
          <w:rFonts w:cs="Times New Roman"/>
        </w:rPr>
        <w:t xml:space="preserve"> it is not included </w:t>
      </w:r>
      <w:r>
        <w:rPr>
          <w:rFonts w:cs="Times New Roman"/>
        </w:rPr>
        <w:t>here</w:t>
      </w:r>
      <w:r w:rsidRPr="00D21F5D">
        <w:rPr>
          <w:rFonts w:cs="Times New Roman"/>
        </w:rPr>
        <w:t xml:space="preserve">. </w:t>
      </w:r>
      <w:r>
        <w:rPr>
          <w:rFonts w:cs="Times New Roman"/>
        </w:rPr>
        <w:t>See Figure 6.20 for further details</w:t>
      </w:r>
      <w:r w:rsidRPr="00D21F5D">
        <w:rPr>
          <w:rFonts w:cs="Times New Roman"/>
        </w:rPr>
        <w:t xml:space="preserve">. </w:t>
      </w:r>
      <w:r w:rsidRPr="003210F5">
        <w:rPr>
          <w:rFonts w:cs="Times New Roman"/>
        </w:rPr>
        <w:t>PM</w:t>
      </w:r>
      <w:r w:rsidRPr="003210F5">
        <w:rPr>
          <w:rFonts w:cs="Times New Roman"/>
          <w:vertAlign w:val="subscript"/>
        </w:rPr>
        <w:t xml:space="preserve">2.5 </w:t>
      </w:r>
      <w:r w:rsidRPr="003210F5">
        <w:rPr>
          <w:rFonts w:cs="Times New Roman"/>
        </w:rPr>
        <w:t>changes are also displayed in the Interactive Atlas.</w:t>
      </w:r>
      <w:r w:rsidR="00C05263">
        <w:rPr>
          <w:rFonts w:cs="Times New Roman"/>
        </w:rPr>
        <w:t xml:space="preserve"> </w:t>
      </w:r>
      <w:r w:rsidR="00C05263" w:rsidRPr="004369BC">
        <w:rPr>
          <w:rFonts w:cs="Times New Roman"/>
          <w:szCs w:val="20"/>
        </w:rPr>
        <w:t xml:space="preserve">Further details on data sources and processing are available in the chapter data table (Table </w:t>
      </w:r>
      <w:r w:rsidR="00C05263">
        <w:rPr>
          <w:rFonts w:cs="Times New Roman"/>
          <w:szCs w:val="20"/>
        </w:rPr>
        <w:t>6.SM.1</w:t>
      </w:r>
      <w:r w:rsidR="00C05263" w:rsidRPr="004369BC">
        <w:rPr>
          <w:rFonts w:cs="Times New Roman"/>
          <w:szCs w:val="20"/>
        </w:rPr>
        <w:t>).</w:t>
      </w:r>
    </w:p>
    <w:p w14:paraId="3A6C46D1" w14:textId="0203714B" w:rsidR="0035542F" w:rsidRPr="00326917" w:rsidRDefault="0035542F" w:rsidP="00FA3CE1">
      <w:pPr>
        <w:tabs>
          <w:tab w:val="left" w:pos="1170"/>
        </w:tabs>
        <w:rPr>
          <w:noProof/>
          <w:color w:val="000000" w:themeColor="text1"/>
          <w:lang w:val="en-US"/>
        </w:rPr>
      </w:pPr>
    </w:p>
    <w:p w14:paraId="66E586A8" w14:textId="77777777" w:rsidR="0035542F" w:rsidRPr="00FA3CE1" w:rsidRDefault="0035542F" w:rsidP="00FA3CE1">
      <w:pPr>
        <w:pStyle w:val="AR6BodyText"/>
        <w:rPr>
          <w:b/>
          <w:bCs/>
          <w:noProof/>
          <w:lang w:val="en-GB"/>
        </w:rPr>
      </w:pPr>
      <w:r w:rsidRPr="00FA3CE1">
        <w:rPr>
          <w:b/>
          <w:bCs/>
          <w:noProof/>
          <w:lang w:val="en-GB"/>
        </w:rPr>
        <w:t>[END FIGURE 6.21 HERE]</w:t>
      </w:r>
    </w:p>
    <w:p w14:paraId="0E6BC6DB" w14:textId="779437E8" w:rsidR="0035542F" w:rsidRDefault="0035542F" w:rsidP="00FA3CE1">
      <w:pPr>
        <w:pStyle w:val="AR6BodyText"/>
        <w:rPr>
          <w:noProof/>
          <w:lang w:val="en-GB"/>
        </w:rPr>
      </w:pPr>
    </w:p>
    <w:p w14:paraId="0C31BDFD" w14:textId="77777777" w:rsidR="002A65DE" w:rsidRPr="007D361D" w:rsidRDefault="002A65DE" w:rsidP="00FA3CE1">
      <w:pPr>
        <w:pStyle w:val="AR6BodyText"/>
        <w:rPr>
          <w:noProof/>
          <w:lang w:val="en-GB"/>
        </w:rPr>
      </w:pPr>
    </w:p>
    <w:p w14:paraId="57B881A5" w14:textId="73712051" w:rsidR="0035542F" w:rsidRDefault="0035542F" w:rsidP="00D5630D">
      <w:pPr>
        <w:pStyle w:val="AR6BodyText"/>
        <w:rPr>
          <w:noProof/>
          <w:color w:val="000000" w:themeColor="text1"/>
          <w:lang w:val="en-GB"/>
        </w:rPr>
      </w:pPr>
      <w:r>
        <w:rPr>
          <w:rStyle w:val="AR6BodyTextCar"/>
          <w:color w:val="000000" w:themeColor="text1"/>
          <w:lang w:val="en-GB"/>
        </w:rPr>
        <w:t>A</w:t>
      </w:r>
      <w:r w:rsidRPr="007D361D">
        <w:rPr>
          <w:rStyle w:val="AR6BodyTextCar"/>
          <w:color w:val="000000" w:themeColor="text1"/>
          <w:lang w:val="en-GB"/>
        </w:rPr>
        <w:t xml:space="preserve"> decrease in surface</w:t>
      </w:r>
      <w:r w:rsidRPr="007D361D">
        <w:rPr>
          <w:noProof/>
          <w:color w:val="000000" w:themeColor="text1"/>
          <w:lang w:val="en-GB"/>
        </w:rPr>
        <w:t xml:space="preserve"> PM</w:t>
      </w:r>
      <w:r w:rsidRPr="007D361D">
        <w:rPr>
          <w:noProof/>
          <w:color w:val="000000" w:themeColor="text1"/>
          <w:vertAlign w:val="subscript"/>
          <w:lang w:val="en-GB"/>
        </w:rPr>
        <w:t>2.5</w:t>
      </w:r>
      <w:r w:rsidRPr="007D361D">
        <w:rPr>
          <w:noProof/>
          <w:color w:val="000000" w:themeColor="text1"/>
          <w:lang w:val="en-GB"/>
        </w:rPr>
        <w:t xml:space="preserve"> </w:t>
      </w:r>
      <w:r w:rsidRPr="007D361D">
        <w:rPr>
          <w:rStyle w:val="AR6BodyTextCar"/>
          <w:color w:val="000000" w:themeColor="text1"/>
          <w:lang w:val="en-GB"/>
        </w:rPr>
        <w:t xml:space="preserve">concentrations </w:t>
      </w:r>
      <w:r>
        <w:rPr>
          <w:rStyle w:val="AR6BodyTextCar"/>
          <w:color w:val="000000" w:themeColor="text1"/>
          <w:lang w:val="en-GB"/>
        </w:rPr>
        <w:t xml:space="preserve">is estimated </w:t>
      </w:r>
      <w:r w:rsidRPr="007D361D">
        <w:rPr>
          <w:rStyle w:val="AR6BodyTextCar"/>
          <w:color w:val="000000" w:themeColor="text1"/>
          <w:lang w:val="en-GB"/>
        </w:rPr>
        <w:t>for SSP1-1.9, SSP1-2.6 and SSP2-4.5</w:t>
      </w:r>
      <w:r>
        <w:rPr>
          <w:rStyle w:val="AR6BodyTextCar"/>
          <w:color w:val="000000" w:themeColor="text1"/>
          <w:lang w:val="en-GB"/>
        </w:rPr>
        <w:t xml:space="preserve"> </w:t>
      </w:r>
      <w:r>
        <w:rPr>
          <w:rStyle w:val="AR6BodyTextCar"/>
          <w:color w:val="000000" w:themeColor="text1"/>
          <w:lang w:val="en-GB"/>
        </w:rPr>
        <w:fldChar w:fldCharType="begin" w:fldLock="1"/>
      </w:r>
      <w:r w:rsidR="00D477C7">
        <w:rPr>
          <w:rStyle w:val="AR6BodyTextCar"/>
          <w:color w:val="000000" w:themeColor="text1"/>
          <w:lang w:val="en-GB"/>
        </w:rPr>
        <w:instrText>ADDIN CSL_CITATION { "citationItems" : [ { "id" : "ITEM-1", "itemData" : { "DOI" : "10.5194/acp-20-14547-2020", "ISSN" : "1680-7324", "author" : [ { "dropping-particle" : "", "family" : "Turnock", "given" : "Steven T.", "non-dropping-particle" : "", "parse-names" : false, "suffix" : "" }, { "dropping-particle" : "", "family" : "Allen", "given" : "Robert J.", "non-dropping-particle" : "", "parse-names" : false, "suffix" : "" }, { "dropping-particle" : "", "family" : "Andrews", "given" : "Martin", "non-dropping-particle" : "", "parse-names" : false, "suffix" : "" }, { "dropping-particle" : "", "family" : "Bauer", "given" : "Susanne E.", "non-dropping-particle" : "", "parse-names" : false, "suffix" : "" }, { "dropping-particle" : "", "family" : "Deushi", "given" : "Makoto", "non-dropping-particle" : "", "parse-names" : false, "suffix" : "" }, { "dropping-particle" : "", "family" : "Emmons", "given" : "Louisa", "non-dropping-particle" : "", "parse-names" : false, "suffix" : "" }, { "dropping-particle" : "", "family" : "Good", "given" : "Peter", "non-dropping-particle" : "", "parse-names" : false, "suffix" : "" }, { "dropping-particle" : "", "family" : "Horowitz", "given" : "Larry", "non-dropping-particle" : "", "parse-names" : false, "suffix" : "" }, { "dropping-particle" : "", "family" : "John", "given" : "Jasmin G.", "non-dropping-particle" : "", "parse-names" : false, "suffix" : "" }, { "dropping-particle" : "", "family" : "Michou", "given" : "Martine", "non-dropping-particle" : "", "parse-names" : false, "suffix" : "" }, { "dropping-particle" : "", "family" : "Nabat", "given" : "Pierre", "non-dropping-particle" : "", "parse-names" : false, "suffix" : "" }, { "dropping-particle" : "", "family" : "Naik", "given" : "Vaishali", "non-dropping-particle" : "", "parse-names" : false, "suffix" : "" }, { "dropping-particle" : "", "family" : "Neubauer", "given" : "David", "non-dropping-particle" : "", "parse-names" : false, "suffix" : "" }, { "dropping-particle" : "", "family" : "O'Connor", "given" : "Fiona M.", "non-dropping-particle" : "", "parse-names" : false, "suffix" : "" }, { "dropping-particle" : "", "family" : "Olivi\u00e9", "given" : "Dirk", "non-dropping-particle" : "", "parse-names" : false, "suffix" : "" }, { "dropping-particle" : "", "family" : "Oshima", "given" : "Naga", "non-dropping-particle" : "", "parse-names" : false, "suffix" : "" }, { "dropping-particle" : "", "family" : "Schulz", "given" : "Michael", "non-dropping-particle" : "", "parse-names" : false, "suffix" : "" }, { "dropping-particle" : "", "family" : "Sellar", "given" : "Alistair", "non-dropping-particle" : "", "parse-names" : false, "suffix" : "" }, { "dropping-particle" : "", "family" : "Shim", "given" : "Sungbo", "non-dropping-particle" : "", "parse-names" : false, "suffix" : "" }, { "dropping-particle" : "", "family" : "Takemura", "given" : "Toshihiko", "non-dropping-particle" : "", "parse-names" : false, "suffix" : "" }, { "dropping-particle" : "", "family" : "Tilmes", "given" : "Simone", "non-dropping-particle" : "", "parse-names" : false, "suffix" : "" }, { "dropping-particle" : "", "family" : "Tsigaridis", "given" : "Kostas", "non-dropping-particle" : "", "parse-names" : false, "suffix" : "" }, { "dropping-particle" : "", "family" : "Wu", "given" : "Tongwen", "non-dropping-particle" : "", "parse-names" : false, "suffix" : "" }, { "dropping-particle" : "", "family" : "Zhang", "given" : "Jie", "non-dropping-particle" : "", "parse-names" : false, "suffix" : "" } ], "container-title" : "Atmospheric Chemistry and Physics", "id" : "ITEM-1", "issue" : "23", "issued" : { "date-parts" : [ [ "2020", "11", "30" ] ] }, "page" : "14547-14579", "title" : "Historical and future changes in air pollutants from CMIP6 models", "translator" : [ { "dropping-particle" : "", "family" : "G4234", "given" : "", "non-dropping-particle" : "", "parse-names" : false, "suffix" : "" } ], "type" : "article-journal", "volume" : "20" }, "uris" : [ "http://www.mendeley.com/documents/?uuid=cd308733-3bb7-4df8-82bb-bad1de257cb3" ] } ], "mendeley" : { "formattedCitation" : "(Turnock et al., 2020)", "plainTextFormattedCitation" : "(Turnock et al., 2020)", "previouslyFormattedCitation" : "(Turnock et al., 2020)" }, "properties" : { "noteIndex" : 0 }, "schema" : "https://github.com/citation-style-language/schema/raw/master/csl-citation.json" }</w:instrText>
      </w:r>
      <w:r>
        <w:rPr>
          <w:rStyle w:val="AR6BodyTextCar"/>
          <w:color w:val="000000" w:themeColor="text1"/>
          <w:lang w:val="en-GB"/>
        </w:rPr>
        <w:fldChar w:fldCharType="separate"/>
      </w:r>
      <w:r w:rsidR="00CB33A1">
        <w:rPr>
          <w:rStyle w:val="AR6BodyTextCar"/>
          <w:noProof/>
          <w:color w:val="000000" w:themeColor="text1"/>
          <w:lang w:val="en-GB"/>
        </w:rPr>
        <w:t>(Turnock et al., 2020)</w:t>
      </w:r>
      <w:r>
        <w:rPr>
          <w:rStyle w:val="AR6BodyTextCar"/>
          <w:color w:val="000000" w:themeColor="text1"/>
          <w:lang w:val="en-GB"/>
        </w:rPr>
        <w:fldChar w:fldCharType="end"/>
      </w:r>
      <w:r w:rsidRPr="00145AC0">
        <w:rPr>
          <w:rStyle w:val="AR6BodyTextCar"/>
          <w:color w:val="000000" w:themeColor="text1"/>
          <w:lang w:val="en-GB"/>
        </w:rPr>
        <w:t xml:space="preserve"> </w:t>
      </w:r>
      <w:r w:rsidRPr="007D361D">
        <w:rPr>
          <w:rStyle w:val="AR6BodyTextCar"/>
          <w:color w:val="000000" w:themeColor="text1"/>
          <w:lang w:val="en-GB"/>
        </w:rPr>
        <w:t>(Figure 6.</w:t>
      </w:r>
      <w:r>
        <w:rPr>
          <w:rStyle w:val="AR6BodyTextCar"/>
          <w:color w:val="000000" w:themeColor="text1"/>
          <w:lang w:val="en-GB"/>
        </w:rPr>
        <w:t>21</w:t>
      </w:r>
      <w:r w:rsidRPr="007D361D">
        <w:rPr>
          <w:rStyle w:val="AR6BodyTextCar"/>
          <w:color w:val="000000" w:themeColor="text1"/>
          <w:lang w:val="en-GB"/>
        </w:rPr>
        <w:t xml:space="preserve">). </w:t>
      </w:r>
      <w:r>
        <w:rPr>
          <w:rStyle w:val="AR6BodyTextCar"/>
          <w:color w:val="000000" w:themeColor="text1"/>
          <w:lang w:val="en-GB"/>
        </w:rPr>
        <w:t>A</w:t>
      </w:r>
      <w:r w:rsidRPr="007D361D">
        <w:rPr>
          <w:rStyle w:val="AR6BodyTextCar"/>
          <w:color w:val="000000" w:themeColor="text1"/>
          <w:lang w:val="en-GB"/>
        </w:rPr>
        <w:t xml:space="preserve"> decrease in PM</w:t>
      </w:r>
      <w:r w:rsidRPr="007D361D">
        <w:rPr>
          <w:rStyle w:val="AR6BodyTextCar"/>
          <w:color w:val="000000" w:themeColor="text1"/>
          <w:vertAlign w:val="subscript"/>
          <w:lang w:val="en-GB"/>
        </w:rPr>
        <w:t>2.5</w:t>
      </w:r>
      <w:r w:rsidRPr="007D361D">
        <w:rPr>
          <w:rStyle w:val="AR6BodyTextCar"/>
          <w:color w:val="000000" w:themeColor="text1"/>
          <w:lang w:val="en-GB"/>
        </w:rPr>
        <w:t xml:space="preserve">, </w:t>
      </w:r>
      <w:r>
        <w:rPr>
          <w:rStyle w:val="AR6BodyTextCar"/>
          <w:color w:val="000000" w:themeColor="text1"/>
          <w:lang w:val="en-GB"/>
        </w:rPr>
        <w:t xml:space="preserve">is also projected </w:t>
      </w:r>
      <w:r w:rsidRPr="007D361D">
        <w:rPr>
          <w:rStyle w:val="AR6BodyTextCar"/>
          <w:color w:val="000000" w:themeColor="text1"/>
          <w:lang w:val="en-GB"/>
        </w:rPr>
        <w:t>in SSP5-8.5</w:t>
      </w:r>
      <w:ins w:id="5873" w:author="Lucy Cowie" w:date="2021-07-28T20:17:00Z">
        <w:r w:rsidR="00B9394D">
          <w:rPr>
            <w:rStyle w:val="AR6BodyTextCar"/>
            <w:color w:val="000000" w:themeColor="text1"/>
            <w:lang w:val="en-GB"/>
          </w:rPr>
          <w:t>,</w:t>
        </w:r>
      </w:ins>
      <w:r w:rsidRPr="007D361D">
        <w:rPr>
          <w:rStyle w:val="AR6BodyTextCar"/>
          <w:color w:val="000000" w:themeColor="text1"/>
          <w:lang w:val="en-GB"/>
        </w:rPr>
        <w:t xml:space="preserve"> </w:t>
      </w:r>
      <w:r>
        <w:rPr>
          <w:rStyle w:val="AR6BodyTextCar"/>
          <w:color w:val="000000" w:themeColor="text1"/>
          <w:lang w:val="en-GB"/>
        </w:rPr>
        <w:t xml:space="preserve">which does not consider any climate mitigation but has a strong air pollution control. The decrease is largest </w:t>
      </w:r>
      <w:r w:rsidRPr="007D361D">
        <w:rPr>
          <w:rStyle w:val="AR6BodyTextCar"/>
          <w:color w:val="000000" w:themeColor="text1"/>
          <w:lang w:val="en-GB"/>
        </w:rPr>
        <w:t xml:space="preserve">in the regions with </w:t>
      </w:r>
      <w:r>
        <w:rPr>
          <w:rStyle w:val="AR6BodyTextCar"/>
          <w:color w:val="000000" w:themeColor="text1"/>
          <w:lang w:val="en-GB"/>
        </w:rPr>
        <w:t>the highest 2005</w:t>
      </w:r>
      <w:ins w:id="5874" w:author="Lucy Cowie" w:date="2021-07-28T20:17:00Z">
        <w:r w:rsidR="004F1403">
          <w:rPr>
            <w:rStyle w:val="AR6BodyTextCar"/>
            <w:color w:val="000000" w:themeColor="text1"/>
            <w:lang w:val="en-GB"/>
          </w:rPr>
          <w:t>–</w:t>
        </w:r>
      </w:ins>
      <w:del w:id="5875" w:author="Lucy Cowie" w:date="2021-07-28T20:17:00Z">
        <w:r w:rsidDel="004F1403">
          <w:rPr>
            <w:rStyle w:val="AR6BodyTextCar"/>
            <w:color w:val="000000" w:themeColor="text1"/>
            <w:lang w:val="en-GB"/>
          </w:rPr>
          <w:delText>-</w:delText>
        </w:r>
      </w:del>
      <w:r>
        <w:rPr>
          <w:rStyle w:val="AR6BodyTextCar"/>
          <w:color w:val="000000" w:themeColor="text1"/>
          <w:lang w:val="en-GB"/>
        </w:rPr>
        <w:t xml:space="preserve">2014 mean </w:t>
      </w:r>
      <w:r w:rsidRPr="007D361D">
        <w:rPr>
          <w:rStyle w:val="AR6BodyTextCar"/>
          <w:color w:val="000000" w:themeColor="text1"/>
          <w:lang w:val="en-GB"/>
        </w:rPr>
        <w:t>concentrations (</w:t>
      </w:r>
      <w:ins w:id="5876" w:author="Lucy Cowie" w:date="2021-07-28T20:17:00Z">
        <w:r w:rsidR="004F1403">
          <w:rPr>
            <w:rStyle w:val="AR6BodyTextCar"/>
            <w:color w:val="000000" w:themeColor="text1"/>
            <w:lang w:val="en-GB"/>
          </w:rPr>
          <w:t>t</w:t>
        </w:r>
      </w:ins>
      <w:ins w:id="5877" w:author="Lucy Cowie" w:date="2021-07-28T20:18:00Z">
        <w:r w:rsidR="004F1403">
          <w:rPr>
            <w:rStyle w:val="AR6BodyTextCar"/>
            <w:color w:val="000000" w:themeColor="text1"/>
            <w:lang w:val="en-GB"/>
          </w:rPr>
          <w:t xml:space="preserve">he </w:t>
        </w:r>
      </w:ins>
      <w:r w:rsidRPr="007D361D">
        <w:rPr>
          <w:rStyle w:val="AR6BodyTextCar"/>
          <w:color w:val="000000" w:themeColor="text1"/>
          <w:lang w:val="en-GB"/>
        </w:rPr>
        <w:t>Middle East, South Asia and East Asia). Under the SSP3-7.0 scenario,</w:t>
      </w:r>
      <w:r w:rsidRPr="007D361D">
        <w:rPr>
          <w:noProof/>
          <w:color w:val="000000" w:themeColor="text1"/>
          <w:lang w:val="en-GB"/>
        </w:rPr>
        <w:t xml:space="preserve"> PM</w:t>
      </w:r>
      <w:r w:rsidRPr="007D361D">
        <w:rPr>
          <w:noProof/>
          <w:color w:val="000000" w:themeColor="text1"/>
          <w:vertAlign w:val="subscript"/>
          <w:lang w:val="en-GB"/>
        </w:rPr>
        <w:t>2.5</w:t>
      </w:r>
      <w:r w:rsidRPr="007D361D">
        <w:rPr>
          <w:noProof/>
          <w:color w:val="000000" w:themeColor="text1"/>
          <w:lang w:val="en-GB"/>
        </w:rPr>
        <w:t xml:space="preserve"> </w:t>
      </w:r>
      <w:r w:rsidRPr="007D361D">
        <w:rPr>
          <w:rStyle w:val="AR6BodyTextCar"/>
          <w:color w:val="000000" w:themeColor="text1"/>
          <w:lang w:val="en-GB"/>
        </w:rPr>
        <w:t>is predicted to increase or remain at near present</w:t>
      </w:r>
      <w:r>
        <w:rPr>
          <w:rStyle w:val="AR6BodyTextCar"/>
          <w:color w:val="000000" w:themeColor="text1"/>
          <w:lang w:val="en-GB"/>
        </w:rPr>
        <w:t>-</w:t>
      </w:r>
      <w:r w:rsidRPr="007D361D">
        <w:rPr>
          <w:rStyle w:val="AR6BodyTextCar"/>
          <w:color w:val="000000" w:themeColor="text1"/>
          <w:lang w:val="en-GB"/>
        </w:rPr>
        <w:t>day values across Asia; regions where present</w:t>
      </w:r>
      <w:r>
        <w:rPr>
          <w:rStyle w:val="AR6BodyTextCar"/>
          <w:color w:val="000000" w:themeColor="text1"/>
          <w:lang w:val="en-GB"/>
        </w:rPr>
        <w:t>-</w:t>
      </w:r>
      <w:r w:rsidRPr="007D361D">
        <w:rPr>
          <w:rStyle w:val="AR6BodyTextCar"/>
          <w:color w:val="000000" w:themeColor="text1"/>
          <w:lang w:val="en-GB"/>
        </w:rPr>
        <w:t xml:space="preserve">day concentrations are currently </w:t>
      </w:r>
      <w:r>
        <w:rPr>
          <w:rStyle w:val="AR6BodyTextCar"/>
          <w:color w:val="000000" w:themeColor="text1"/>
          <w:lang w:val="en-GB"/>
        </w:rPr>
        <w:t>the highest</w:t>
      </w:r>
      <w:r w:rsidRPr="007D361D">
        <w:rPr>
          <w:rStyle w:val="AR6BodyTextCar"/>
          <w:color w:val="000000" w:themeColor="text1"/>
          <w:lang w:val="en-GB"/>
        </w:rPr>
        <w:t xml:space="preserve">. </w:t>
      </w:r>
      <w:r>
        <w:rPr>
          <w:rStyle w:val="AR6BodyTextCar"/>
          <w:color w:val="000000" w:themeColor="text1"/>
          <w:lang w:val="en-GB"/>
        </w:rPr>
        <w:t>There is l</w:t>
      </w:r>
      <w:r w:rsidRPr="007D361D">
        <w:rPr>
          <w:rStyle w:val="AR6BodyTextCar"/>
          <w:color w:val="000000" w:themeColor="text1"/>
          <w:lang w:val="en-GB"/>
        </w:rPr>
        <w:t xml:space="preserve">arge model </w:t>
      </w:r>
      <w:r>
        <w:rPr>
          <w:rStyle w:val="AR6BodyTextCar"/>
          <w:color w:val="000000" w:themeColor="text1"/>
          <w:lang w:val="en-GB"/>
        </w:rPr>
        <w:t>spread</w:t>
      </w:r>
      <w:r w:rsidRPr="007D361D">
        <w:rPr>
          <w:rStyle w:val="AR6BodyTextCar"/>
          <w:color w:val="000000" w:themeColor="text1"/>
          <w:lang w:val="en-GB"/>
        </w:rPr>
        <w:t xml:space="preserve"> </w:t>
      </w:r>
      <w:r>
        <w:rPr>
          <w:rStyle w:val="AR6BodyTextCar"/>
          <w:color w:val="000000" w:themeColor="text1"/>
          <w:lang w:val="en-GB"/>
        </w:rPr>
        <w:t>over</w:t>
      </w:r>
      <w:r w:rsidRPr="007D361D">
        <w:rPr>
          <w:rStyle w:val="AR6BodyTextCar"/>
          <w:color w:val="000000" w:themeColor="text1"/>
          <w:lang w:val="en-GB"/>
        </w:rPr>
        <w:t xml:space="preserve"> regions</w:t>
      </w:r>
      <w:r w:rsidRPr="00223F0E">
        <w:rPr>
          <w:rStyle w:val="AR6BodyTextCar"/>
          <w:color w:val="000000" w:themeColor="text1"/>
          <w:lang w:val="en-GB"/>
        </w:rPr>
        <w:t xml:space="preserve"> </w:t>
      </w:r>
      <w:r>
        <w:rPr>
          <w:rStyle w:val="AR6BodyTextCar"/>
          <w:color w:val="000000" w:themeColor="text1"/>
          <w:lang w:val="en-GB"/>
        </w:rPr>
        <w:t xml:space="preserve">with large </w:t>
      </w:r>
      <w:r w:rsidRPr="007D361D">
        <w:rPr>
          <w:rStyle w:val="AR6BodyTextCar"/>
          <w:color w:val="000000" w:themeColor="text1"/>
          <w:lang w:val="en-GB"/>
        </w:rPr>
        <w:t xml:space="preserve">natural </w:t>
      </w:r>
      <w:r>
        <w:rPr>
          <w:rStyle w:val="AR6BodyTextCar"/>
          <w:color w:val="000000" w:themeColor="text1"/>
          <w:lang w:val="en-GB"/>
        </w:rPr>
        <w:t xml:space="preserve">aerosol </w:t>
      </w:r>
      <w:r w:rsidRPr="007D361D">
        <w:rPr>
          <w:rStyle w:val="AR6BodyTextCar"/>
          <w:color w:val="000000" w:themeColor="text1"/>
          <w:lang w:val="en-GB"/>
        </w:rPr>
        <w:t>source</w:t>
      </w:r>
      <w:r>
        <w:rPr>
          <w:rStyle w:val="AR6BodyTextCar"/>
          <w:color w:val="000000" w:themeColor="text1"/>
          <w:lang w:val="en-GB"/>
        </w:rPr>
        <w:t>s</w:t>
      </w:r>
      <w:r w:rsidRPr="007D361D">
        <w:rPr>
          <w:rStyle w:val="AR6BodyTextCar"/>
          <w:color w:val="000000" w:themeColor="text1"/>
          <w:lang w:val="en-GB"/>
        </w:rPr>
        <w:t>, for example</w:t>
      </w:r>
      <w:r>
        <w:rPr>
          <w:rStyle w:val="AR6BodyTextCar"/>
          <w:color w:val="000000" w:themeColor="text1"/>
          <w:lang w:val="en-GB"/>
        </w:rPr>
        <w:t>,</w:t>
      </w:r>
      <w:r w:rsidRPr="007D361D">
        <w:rPr>
          <w:rStyle w:val="AR6BodyTextCar"/>
          <w:color w:val="000000" w:themeColor="text1"/>
          <w:lang w:val="en-GB"/>
        </w:rPr>
        <w:t xml:space="preserve"> in North Africa</w:t>
      </w:r>
      <w:r>
        <w:rPr>
          <w:rStyle w:val="AR6BodyTextCar"/>
          <w:color w:val="000000" w:themeColor="text1"/>
          <w:lang w:val="en-GB"/>
        </w:rPr>
        <w:t>, where</w:t>
      </w:r>
      <w:r w:rsidRPr="00223F0E">
        <w:rPr>
          <w:rStyle w:val="AR6BodyTextCar"/>
          <w:color w:val="000000" w:themeColor="text1"/>
          <w:lang w:val="en-GB"/>
        </w:rPr>
        <w:t xml:space="preserve"> </w:t>
      </w:r>
      <w:r w:rsidRPr="007D361D">
        <w:rPr>
          <w:rStyle w:val="AR6BodyTextCar"/>
          <w:color w:val="000000" w:themeColor="text1"/>
          <w:lang w:val="en-GB"/>
        </w:rPr>
        <w:t>dust sources</w:t>
      </w:r>
      <w:r>
        <w:rPr>
          <w:rStyle w:val="AR6BodyTextCar"/>
          <w:color w:val="000000" w:themeColor="text1"/>
          <w:lang w:val="en-GB"/>
        </w:rPr>
        <w:t xml:space="preserve"> are important</w:t>
      </w:r>
      <w:r w:rsidRPr="007D361D">
        <w:rPr>
          <w:rStyle w:val="AR6BodyTextCar"/>
          <w:color w:val="000000" w:themeColor="text1"/>
          <w:lang w:val="en-GB"/>
        </w:rPr>
        <w:t>. The mitigation of non-methane SLCFs in the SSP3-7.0-low</w:t>
      </w:r>
      <w:r>
        <w:rPr>
          <w:rStyle w:val="AR6BodyTextCar"/>
          <w:color w:val="000000" w:themeColor="text1"/>
          <w:lang w:val="en-GB"/>
        </w:rPr>
        <w:t>SLCF-highCH</w:t>
      </w:r>
      <w:r w:rsidRPr="008161BB">
        <w:rPr>
          <w:rStyle w:val="AR6BodyTextCar"/>
          <w:color w:val="000000" w:themeColor="text1"/>
          <w:vertAlign w:val="subscript"/>
          <w:lang w:val="en-GB"/>
        </w:rPr>
        <w:t>4</w:t>
      </w:r>
      <w:r w:rsidRPr="007D361D">
        <w:rPr>
          <w:rStyle w:val="AR6BodyTextCar"/>
          <w:color w:val="000000" w:themeColor="text1"/>
          <w:lang w:val="en-GB"/>
        </w:rPr>
        <w:t xml:space="preserve"> scenario is predicted to reduce </w:t>
      </w:r>
      <w:r w:rsidRPr="007D361D">
        <w:rPr>
          <w:noProof/>
          <w:color w:val="000000" w:themeColor="text1"/>
          <w:lang w:val="en-GB"/>
        </w:rPr>
        <w:t>PM</w:t>
      </w:r>
      <w:r w:rsidRPr="007D361D">
        <w:rPr>
          <w:noProof/>
          <w:color w:val="000000" w:themeColor="text1"/>
          <w:vertAlign w:val="subscript"/>
          <w:lang w:val="en-GB"/>
        </w:rPr>
        <w:t>2.5</w:t>
      </w:r>
      <w:r w:rsidRPr="007D361D">
        <w:rPr>
          <w:noProof/>
          <w:color w:val="000000" w:themeColor="text1"/>
          <w:lang w:val="en-GB"/>
        </w:rPr>
        <w:t xml:space="preserve"> by 25% (in 2055, relative to the SSP3-7.0 scenario) over global land surface areas </w:t>
      </w:r>
      <w:r>
        <w:rPr>
          <w:noProof/>
          <w:color w:val="000000" w:themeColor="text1"/>
          <w:lang w:val="en-GB"/>
        </w:rPr>
        <w:fldChar w:fldCharType="begin" w:fldLock="1"/>
      </w:r>
      <w:r w:rsidR="00D477C7">
        <w:rPr>
          <w:noProof/>
          <w:color w:val="000000" w:themeColor="text1"/>
          <w:lang w:val="en-GB"/>
        </w:rPr>
        <w:instrText>ADDIN CSL_CITATION { "citationItems" : [ { "id" : "ITEM-1", "itemData" : { "DOI" : "10.5194/acp-20-9641-2020", "ISSN" : "1680-7324", "abstract" : "&lt;p&gt;Abstract. It is important to understand how future environmental policies will impact both climate change and air pollution. Although targeting near-term climate forcers (NTCFs), defined here as aerosols, tropospheric ozone, and precursor gases, should improve air quality, NTCF reductions will also impact climate. Prior assessments of the impact of NTCF mitigation on air quality and climate have been limited. This is related to the idealized nature of some prior studies, simplified treatment of aerosols and chemically reactive gases, as well as a lack of a sufficiently large number of models to quantify model diversity and robust responses. Here, we quantify the 2015\u20132055 climate and air quality effects of non-methane NTCFs using nine state-of-the-art chemistry\u2013climate model simulations conducted for the Aerosol and Chemistry Model Intercomparison Project (AerChemMIP). Simulations are driven by two future scenarios featuring similar increases in greenhouse gases (GHGs) but with \u201cweak\u201d (SSP3-7.0) versus \u201cstrong\u201d (SSP3-7.0-lowNTCF) levels of air quality control measures. As SSP3-7.0 lacks climate policy and has the highest levels of NTCFs, our results (e.g.,\u00a0surface warming) represent an upper bound. Unsurprisingly, we find significant improvements in air quality under NTCF mitigation (strong versus weak air quality controls). Surface fine particulate matter (PM2.5) and ozone (O3) decrease by -2.2\u00b10.32\u2009\u00b5g\u2009m\u22123 and -4.6\u00b10.88\u2009ppb, respectively (changes quoted here are for the entire 2015\u20132055 time period; uncertainty represents the 95\u2009% confidence interval), over global land surfaces, with larger reductions in some regions including south and southeast Asia. Non-methane NTCF mitigation, however, leads to additional climate change due to the removal of aerosol which causes a net warming effect, including global mean surface temperature and precipitation increases of 0.25\u00b10.12\u2009K and 0.03\u00b10.012\u2009mm\u2009d\u22121, respectively. Similarly, increases in extreme weather indices, including the hottest and wettest days, also occur. Regionally, the largest warming and wetting occurs over Asia, including central and north Asia (0.66\u00b10.20\u2009K and 0.03\u00b10.02\u2009mm\u2009d\u22121), south Asia (0.47\u00b10.16\u2009K and 0.17\u00b10.09\u2009mm\u2009d\u22121), and east Asia (0.46\u00b10.20\u2009K and 0.15\u00b10.06\u2009mm\u2009d\u22121). Relatively large warming and wetting of the Arctic also occur at 0.59\u00b10.36\u2009K and 0.04\u00b10.02\u2009mm\u2009d\u22121, respectively. Similar surface warming occurs in model simulations with aerosol-only mitigation, implying weak cooling due to\u2026", "author" : [ { "dropping-particle" : "", "family" : "Allen", "given" : "Robert J.", "non-dropping-particle" : "", "parse-names" : false, "suffix" : "" }, { "dropping-particle" : "", "family" : "Turnock", "given" : "Steven", "non-dropping-particle" : "", "parse-names" : false, "suffix" : "" }, { "dropping-particle" : "", "family" : "Nabat", "given" : "Pierre", "non-dropping-particle" : "", "parse-names" : false, "suffix" : "" }, { "dropping-particle" : "", "family" : "Neubauer", "given" : "David", "non-dropping-particle" : "", "parse-names" : false, "suffix" : "" }, { "dropping-particle" : "", "family" : "Lohmann", "given" : "Ulrike", "non-dropping-particle" : "", "parse-names" : false, "suffix" : "" }, { "dropping-particle" : "", "family" : "Olivi\u00e9", "given" : "Dirk", "non-dropping-particle" : "", "parse-names" : false, "suffix" : "" }, { "dropping-particle" : "", "family" : "Oshima", "given" : "Naga", "non-dropping-particle" : "", "parse-names" : false, "suffix" : "" }, { "dropping-particle" : "", "family" : "Michou", "given" : "Martine", "non-dropping-particle" : "", "parse-names" : false, "suffix" : "" }, { "dropping-particle" : "", "family" : "Wu", "given" : "Tongwen", "non-dropping-particle" : "", "parse-names" : false, "suffix" : "" }, { "dropping-particle" : "", "family" : "Zhang", "given" : "Jie", "non-dropping-particle" : "", "parse-names" : false, "suffix" : "" }, { "dropping-particle" : "", "family" : "Takemura", "given" : "Toshihiko", "non-dropping-particle" : "", "parse-names" : false, "suffix" : "" }, { "dropping-particle" : "", "family" : "Schulz", "given" : "Michael", "non-dropping-particle" : "", "parse-names" : false, "suffix" : "" }, { "dropping-particle" : "", "family" : "Tsigaridis", "given" : "Kostas", "non-dropping-particle" : "", "parse-names" : false, "suffix" : "" }, { "dropping-particle" : "", "family" : "Bauer", "given" : "Susanne E.", "non-dropping-particle" : "", "parse-names" : false, "suffix" : "" }, { "dropping-particle" : "", "family" : "Emmons", "given" : "Louisa", "non-dropping-particle" : "", "parse-names" : false, "suffix" : "" }, { "dropping-particle" : "", "family" : "Horowitz", "given" : "Larry", "non-dropping-particle" : "", "parse-names" : false, "suffix" : "" }, { "dropping-particle" : "", "family" : "Naik", "given" : "Vaishali", "non-dropping-particle" : "", "parse-names" : false, "suffix" : "" }, { "dropping-particle" : "", "family" : "Noije", "given" : "Twan", "non-dropping-particle" : "van", "parse-names" : false, "suffix" : "" }, { "dropping-particle" : "", "family" : "Bergman", "given" : "Tommi", "non-dropping-particle" : "", "parse-names" : false, "suffix" : "" }, { "dropping-particle" : "", "family" : "Lamarque", "given" : "Jean-Francois", "non-dropping-particle" : "", "parse-names" : false, "suffix" : "" }, { "dropping-particle" : "", "family" : "Zanis", "given" : "Prodromos", "non-dropping-particle" : "", "parse-names" : false, "suffix" : "" }, { "dropping-particle" : "", "family" : "Tegen", "given" : "Ina", "non-dropping-particle" : "", "parse-names" : false, "suffix" : "" }, { "dropping-particle" : "", "family" : "Westervelt", "given" : "Daniel M.", "non-dropping-particle" : "", "parse-names" : false, "suffix" : "" }, { "dropping-particle" : "", "family" : "Sager", "given" : "Philippe", "non-dropping-particle" : "Le", "parse-names" : false, "suffix" : "" }, { "dropping-particle" : "", "family" : "Good", "given" : "Peter", "non-dropping-particle" : "", "parse-names" : false, "suffix" : "" }, { "dropping-particle" : "", "family" : "Shim", "given" : "Sungbo", "non-dropping-particle" : "", "parse-names" : false, "suffix" : "" }, { "dropping-particle" : "", "family" : "O'Connor", "given" : "Fiona", "non-dropping-particle" : "", "parse-names" : false, "suffix" : "" }, { "dropping-particle" : "", "family" : "Akritidis", "given" : "Dimitris", "non-dropping-particle" : "", "parse-names" : false, "suffix" : "" }, { "dropping-particle" : "", "family" : "Georgoulias", "given" : "Aristeidis K.", "non-dropping-particle" : "", "parse-names" : false, "suffix" : "" }, { "dropping-particle" : "", "family" : "Deushi", "given" : "Makoto", "non-dropping-particle" : "", "parse-names" : false, "suffix" : "" }, { "dropping-particle" : "", "family" : "Sentman", "given" : "Lori T.", "non-dropping-particle" : "", "parse-names" : false, "suffix" : "" }, { "dropping-particle" : "", "family" : "John", "given" : "Jasmin G.", "non-dropping-particle" : "", "parse-names" : false, "suffix" : "" }, { "dropping-particle" : "", "family" : "Fujimori", "given" : "Shinichiro", "non-dropping-particle" : "", "parse-names" : false, "suffix" : "" }, { "dropping-particle" : "", "family" : "Collins", "given" : "William J.", "non-dropping-particle" : "", "parse-names" : false, "suffix" : "" } ], "container-title" : "Atmospheric Chemistry and Physics", "id" : "ITEM-1", "issue" : "16", "issued" : { "date-parts" : [ [ "2020", "8", "17" ] ] }, "page" : "9641-9663", "title" : "Climate and air quality impacts due to mitigation of non-methane near-term climate forcers", "translator" : [ { "dropping-particle" : "", "family" : "G4653", "given" : "", "non-dropping-particle" : "", "parse-names" : false, "suffix" : "" } ], "type" : "article-journal", "volume" : "20" }, "uris" : [ "http://www.mendeley.com/documents/?uuid=073f5909-9ae9-3bc3-8e42-b304a60453d4" ] } ], "mendeley" : { "formattedCitation" : "(Allen et al., 2020)", "plainTextFormattedCitation" : "(Allen et al., 2020)", "previouslyFormattedCitation" : "(Allen et al., 2020)" }, "properties" : { "noteIndex" : 0 }, "schema" : "https://github.com/citation-style-language/schema/raw/master/csl-citation.json" }</w:instrText>
      </w:r>
      <w:r>
        <w:rPr>
          <w:noProof/>
          <w:color w:val="000000" w:themeColor="text1"/>
          <w:lang w:val="en-GB"/>
        </w:rPr>
        <w:fldChar w:fldCharType="separate"/>
      </w:r>
      <w:r w:rsidR="00CB33A1">
        <w:rPr>
          <w:noProof/>
          <w:color w:val="000000" w:themeColor="text1"/>
          <w:lang w:val="en-GB"/>
        </w:rPr>
        <w:t>(Allen et al., 2020)</w:t>
      </w:r>
      <w:r>
        <w:rPr>
          <w:noProof/>
          <w:color w:val="000000" w:themeColor="text1"/>
          <w:lang w:val="en-GB"/>
        </w:rPr>
        <w:fldChar w:fldCharType="end"/>
      </w:r>
      <w:r w:rsidRPr="007D361D">
        <w:rPr>
          <w:noProof/>
          <w:color w:val="000000" w:themeColor="text1"/>
          <w:lang w:val="en-GB"/>
        </w:rPr>
        <w:t>.</w:t>
      </w:r>
    </w:p>
    <w:bookmarkEnd w:id="5813"/>
    <w:p w14:paraId="5C5278B9" w14:textId="77777777" w:rsidR="0035542F" w:rsidRDefault="0035542F" w:rsidP="00D5630D">
      <w:pPr>
        <w:pStyle w:val="AR6BodyText"/>
        <w:rPr>
          <w:noProof/>
          <w:lang w:val="en-GB"/>
        </w:rPr>
      </w:pPr>
    </w:p>
    <w:p w14:paraId="62EE2C9E" w14:textId="07C4197C" w:rsidR="0035542F" w:rsidRDefault="0035542F" w:rsidP="00D5630D">
      <w:pPr>
        <w:pStyle w:val="AR6BodyText"/>
        <w:rPr>
          <w:noProof/>
          <w:lang w:val="en-GB"/>
        </w:rPr>
      </w:pPr>
      <w:r>
        <w:rPr>
          <w:noProof/>
          <w:lang w:val="en-GB"/>
        </w:rPr>
        <w:t xml:space="preserve">The magnitude of the annual mean change in surface ozone and </w:t>
      </w:r>
      <w:r w:rsidRPr="001D3A76">
        <w:rPr>
          <w:rFonts w:cs="Times New Roman"/>
          <w:noProof/>
          <w:color w:val="000000" w:themeColor="text1"/>
          <w:lang w:val="en-GB"/>
        </w:rPr>
        <w:t>PM</w:t>
      </w:r>
      <w:r w:rsidRPr="008A3865">
        <w:rPr>
          <w:rFonts w:cs="Times New Roman"/>
          <w:noProof/>
          <w:color w:val="000000" w:themeColor="text1"/>
          <w:vertAlign w:val="subscript"/>
          <w:lang w:val="en-GB"/>
        </w:rPr>
        <w:t>2.5</w:t>
      </w:r>
      <w:r>
        <w:rPr>
          <w:noProof/>
          <w:lang w:val="en-GB"/>
        </w:rPr>
        <w:t xml:space="preserve"> for all the SSPs (accounting for both emission and climate change) is greater than that expected from climate change in isolation </w:t>
      </w:r>
      <w:r>
        <w:rPr>
          <w:noProof/>
          <w:lang w:val="en-GB"/>
        </w:rPr>
        <w:fldChar w:fldCharType="begin" w:fldLock="1"/>
      </w:r>
      <w:r w:rsidR="00D477C7">
        <w:rPr>
          <w:noProof/>
          <w:lang w:val="en-GB"/>
        </w:rPr>
        <w:instrText>ADDIN CSL_CITATION { "citationItems" : [ { "id" : "ITEM-1", "itemData" : { "DOI" : "10.5194/acp-20-14547-2020", "ISSN" : "1680-7324", "author" : [ { "dropping-particle" : "", "family" : "Turnock", "given" : "Steven T.", "non-dropping-particle" : "", "parse-names" : false, "suffix" : "" }, { "dropping-particle" : "", "family" : "Allen", "given" : "Robert J.", "non-dropping-particle" : "", "parse-names" : false, "suffix" : "" }, { "dropping-particle" : "", "family" : "Andrews", "given" : "Martin", "non-dropping-particle" : "", "parse-names" : false, "suffix" : "" }, { "dropping-particle" : "", "family" : "Bauer", "given" : "Susanne E.", "non-dropping-particle" : "", "parse-names" : false, "suffix" : "" }, { "dropping-particle" : "", "family" : "Deushi", "given" : "Makoto", "non-dropping-particle" : "", "parse-names" : false, "suffix" : "" }, { "dropping-particle" : "", "family" : "Emmons", "given" : "Louisa", "non-dropping-particle" : "", "parse-names" : false, "suffix" : "" }, { "dropping-particle" : "", "family" : "Good", "given" : "Peter", "non-dropping-particle" : "", "parse-names" : false, "suffix" : "" }, { "dropping-particle" : "", "family" : "Horowitz", "given" : "Larry", "non-dropping-particle" : "", "parse-names" : false, "suffix" : "" }, { "dropping-particle" : "", "family" : "John", "given" : "Jasmin G.", "non-dropping-particle" : "", "parse-names" : false, "suffix" : "" }, { "dropping-particle" : "", "family" : "Michou", "given" : "Martine", "non-dropping-particle" : "", "parse-names" : false, "suffix" : "" }, { "dropping-particle" : "", "family" : "Nabat", "given" : "Pierre", "non-dropping-particle" : "", "parse-names" : false, "suffix" : "" }, { "dropping-particle" : "", "family" : "Naik", "given" : "Vaishali", "non-dropping-particle" : "", "parse-names" : false, "suffix" : "" }, { "dropping-particle" : "", "family" : "Neubauer", "given" : "David", "non-dropping-particle" : "", "parse-names" : false, "suffix" : "" }, { "dropping-particle" : "", "family" : "O'Connor", "given" : "Fiona M.", "non-dropping-particle" : "", "parse-names" : false, "suffix" : "" }, { "dropping-particle" : "", "family" : "Olivi\u00e9", "given" : "Dirk", "non-dropping-particle" : "", "parse-names" : false, "suffix" : "" }, { "dropping-particle" : "", "family" : "Oshima", "given" : "Naga", "non-dropping-particle" : "", "parse-names" : false, "suffix" : "" }, { "dropping-particle" : "", "family" : "Schulz", "given" : "Michael", "non-dropping-particle" : "", "parse-names" : false, "suffix" : "" }, { "dropping-particle" : "", "family" : "Sellar", "given" : "Alistair", "non-dropping-particle" : "", "parse-names" : false, "suffix" : "" }, { "dropping-particle" : "", "family" : "Shim", "given" : "Sungbo", "non-dropping-particle" : "", "parse-names" : false, "suffix" : "" }, { "dropping-particle" : "", "family" : "Takemura", "given" : "Toshihiko", "non-dropping-particle" : "", "parse-names" : false, "suffix" : "" }, { "dropping-particle" : "", "family" : "Tilmes", "given" : "Simone", "non-dropping-particle" : "", "parse-names" : false, "suffix" : "" }, { "dropping-particle" : "", "family" : "Tsigaridis", "given" : "Kostas", "non-dropping-particle" : "", "parse-names" : false, "suffix" : "" }, { "dropping-particle" : "", "family" : "Wu", "given" : "Tongwen", "non-dropping-particle" : "", "parse-names" : false, "suffix" : "" }, { "dropping-particle" : "", "family" : "Zhang", "given" : "Jie", "non-dropping-particle" : "", "parse-names" : false, "suffix" : "" } ], "container-title" : "Atmospheric Chemistry and Physics", "id" : "ITEM-1", "issue" : "23", "issued" : { "date-parts" : [ [ "2020", "11", "30" ] ] }, "page" : "14547-14579", "title" : "Historical and future changes in air pollutants from CMIP6 models", "translator" : [ { "dropping-particle" : "", "family" : "G4234", "given" : "", "non-dropping-particle" : "", "parse-names" : false, "suffix" : "" } ], "type" : "article-journal", "volume" : "20" }, "uris" : [ "http://www.mendeley.com/documents/?uuid=cd308733-3bb7-4df8-82bb-bad1de257cb3" ] } ], "mendeley" : { "formattedCitation" : "(Turnock et al., 2020)", "plainTextFormattedCitation" : "(Turnock et al., 2020)", "previouslyFormattedCitation" : "(Turnock et al., 2020)" }, "properties" : { "noteIndex" : 0 }, "schema" : "https://github.com/citation-style-language/schema/raw/master/csl-citation.json" }</w:instrText>
      </w:r>
      <w:r>
        <w:rPr>
          <w:noProof/>
          <w:lang w:val="en-GB"/>
        </w:rPr>
        <w:fldChar w:fldCharType="separate"/>
      </w:r>
      <w:r w:rsidR="00CB33A1">
        <w:rPr>
          <w:noProof/>
          <w:lang w:val="en-GB"/>
        </w:rPr>
        <w:t>(Turnock et al., 2020)</w:t>
      </w:r>
      <w:r>
        <w:rPr>
          <w:noProof/>
          <w:lang w:val="en-GB"/>
        </w:rPr>
        <w:fldChar w:fldCharType="end"/>
      </w:r>
      <w:r>
        <w:rPr>
          <w:noProof/>
          <w:lang w:val="en-GB"/>
        </w:rPr>
        <w:t xml:space="preserve">. The uncertainty in the projections comes from how natural emissions will respond to climate change. However, multiple lines of evidence (along with </w:t>
      </w:r>
      <w:del w:id="5878" w:author="Lucy Cowie" w:date="2021-07-28T20:19:00Z">
        <w:r w:rsidDel="004D384F">
          <w:rPr>
            <w:noProof/>
            <w:lang w:val="en-GB"/>
          </w:rPr>
          <w:delText xml:space="preserve">those from </w:delText>
        </w:r>
      </w:del>
      <w:r>
        <w:rPr>
          <w:noProof/>
          <w:lang w:val="en-GB"/>
        </w:rPr>
        <w:t xml:space="preserve">Sections 6.2.2, 6.5, and 6.7.1) provide </w:t>
      </w:r>
      <w:r w:rsidRPr="00FC48E0">
        <w:rPr>
          <w:i/>
          <w:noProof/>
          <w:lang w:val="en-GB"/>
        </w:rPr>
        <w:t>high confidence</w:t>
      </w:r>
      <w:r>
        <w:rPr>
          <w:noProof/>
          <w:lang w:val="en-GB"/>
        </w:rPr>
        <w:t xml:space="preserve"> (compared to </w:t>
      </w:r>
      <w:r w:rsidRPr="00FC48E0">
        <w:rPr>
          <w:i/>
          <w:noProof/>
          <w:lang w:val="en-GB"/>
        </w:rPr>
        <w:t>medium</w:t>
      </w:r>
      <w:r>
        <w:rPr>
          <w:noProof/>
          <w:lang w:val="en-GB"/>
        </w:rPr>
        <w:t xml:space="preserve"> in AR5) that changes in emissions, and in particular</w:t>
      </w:r>
      <w:ins w:id="5879" w:author="Lucy Cowie" w:date="2021-07-28T20:19:00Z">
        <w:r w:rsidR="00025CD1">
          <w:rPr>
            <w:noProof/>
            <w:lang w:val="en-GB"/>
          </w:rPr>
          <w:t xml:space="preserve"> in</w:t>
        </w:r>
      </w:ins>
      <w:r>
        <w:rPr>
          <w:noProof/>
          <w:lang w:val="en-GB"/>
        </w:rPr>
        <w:t xml:space="preserve"> human-induced emissions, will drive future air pollution levels rather than physical climate change. </w:t>
      </w:r>
    </w:p>
    <w:p w14:paraId="66329A50" w14:textId="77777777" w:rsidR="0035542F" w:rsidRDefault="0035542F" w:rsidP="00D5630D">
      <w:pPr>
        <w:pStyle w:val="AR6BodyText"/>
        <w:rPr>
          <w:noProof/>
          <w:lang w:val="en-GB"/>
        </w:rPr>
      </w:pPr>
    </w:p>
    <w:p w14:paraId="3E56E500" w14:textId="307DD1D2" w:rsidR="0035542F" w:rsidRDefault="0035542F" w:rsidP="00D5630D">
      <w:pPr>
        <w:pStyle w:val="AR6BodyText"/>
        <w:rPr>
          <w:noProof/>
          <w:lang w:val="en-GB"/>
        </w:rPr>
      </w:pPr>
      <w:r>
        <w:rPr>
          <w:noProof/>
          <w:lang w:val="en-GB"/>
        </w:rPr>
        <w:t xml:space="preserve">In summary, future air pollution levels are strongly driven by precursor emission trajectories in the SSPs with </w:t>
      </w:r>
      <w:r w:rsidRPr="00322449">
        <w:rPr>
          <w:noProof/>
          <w:lang w:val="en-GB"/>
        </w:rPr>
        <w:t xml:space="preserve">substantial reductions in global surface ozone and PM (when air pollution and climate change are both strongly mitigated, </w:t>
      </w:r>
      <w:r>
        <w:rPr>
          <w:noProof/>
          <w:lang w:val="en-GB"/>
        </w:rPr>
        <w:t xml:space="preserve">e.g., </w:t>
      </w:r>
      <w:r w:rsidRPr="00322449">
        <w:rPr>
          <w:noProof/>
          <w:lang w:val="en-GB"/>
        </w:rPr>
        <w:t>SSP1-2.6) to no improvement and even degradation</w:t>
      </w:r>
      <w:ins w:id="5880" w:author="Lucy Cowie" w:date="2021-07-28T20:21:00Z">
        <w:r w:rsidR="00DE6553">
          <w:rPr>
            <w:noProof/>
            <w:lang w:val="en-GB"/>
          </w:rPr>
          <w:t xml:space="preserve"> </w:t>
        </w:r>
        <w:r w:rsidR="00DE6553" w:rsidRPr="00322449">
          <w:rPr>
            <w:noProof/>
            <w:lang w:val="en-GB"/>
          </w:rPr>
          <w:t>(</w:t>
        </w:r>
        <w:r w:rsidR="00DE6553" w:rsidRPr="00D733A8">
          <w:rPr>
            <w:i/>
            <w:noProof/>
            <w:lang w:val="en-GB"/>
          </w:rPr>
          <w:t>high confidence</w:t>
        </w:r>
        <w:r w:rsidR="00DE6553" w:rsidRPr="00322449">
          <w:rPr>
            <w:noProof/>
            <w:lang w:val="en-GB"/>
          </w:rPr>
          <w:t>)</w:t>
        </w:r>
      </w:ins>
      <w:r w:rsidRPr="00322449">
        <w:rPr>
          <w:noProof/>
          <w:lang w:val="en-GB"/>
        </w:rPr>
        <w:t xml:space="preserve"> (when no climate change mitigation and only weak air pollution control are considered, SSP3-7.0)</w:t>
      </w:r>
      <w:del w:id="5881" w:author="Lucy Cowie" w:date="2021-07-28T20:21:00Z">
        <w:r w:rsidRPr="00322449" w:rsidDel="00DE6553">
          <w:rPr>
            <w:noProof/>
            <w:lang w:val="en-GB"/>
          </w:rPr>
          <w:delText xml:space="preserve"> (</w:delText>
        </w:r>
        <w:r w:rsidRPr="00D733A8" w:rsidDel="00DE6553">
          <w:rPr>
            <w:i/>
            <w:noProof/>
            <w:lang w:val="en-GB"/>
          </w:rPr>
          <w:delText>high confidence</w:delText>
        </w:r>
        <w:r w:rsidRPr="00322449" w:rsidDel="00DE6553">
          <w:rPr>
            <w:noProof/>
            <w:lang w:val="en-GB"/>
          </w:rPr>
          <w:delText>)</w:delText>
        </w:r>
      </w:del>
      <w:r w:rsidRPr="00322449">
        <w:rPr>
          <w:noProof/>
          <w:lang w:val="en-GB"/>
        </w:rPr>
        <w:t>. In th</w:t>
      </w:r>
      <w:r>
        <w:rPr>
          <w:noProof/>
          <w:lang w:val="en-GB"/>
        </w:rPr>
        <w:t>e</w:t>
      </w:r>
      <w:r w:rsidRPr="00322449">
        <w:rPr>
          <w:noProof/>
          <w:lang w:val="en-GB"/>
        </w:rPr>
        <w:t xml:space="preserve"> lat</w:t>
      </w:r>
      <w:r>
        <w:rPr>
          <w:noProof/>
          <w:lang w:val="en-GB"/>
        </w:rPr>
        <w:t>t</w:t>
      </w:r>
      <w:r w:rsidRPr="00322449">
        <w:rPr>
          <w:noProof/>
          <w:lang w:val="en-GB"/>
        </w:rPr>
        <w:t xml:space="preserve">er case, PM levels </w:t>
      </w:r>
      <w:r>
        <w:rPr>
          <w:noProof/>
          <w:lang w:val="en-GB"/>
        </w:rPr>
        <w:t>are estimated to</w:t>
      </w:r>
      <w:r w:rsidRPr="00322449">
        <w:rPr>
          <w:noProof/>
          <w:lang w:val="en-GB"/>
        </w:rPr>
        <w:t xml:space="preserve"> increase until 2050 over large part</w:t>
      </w:r>
      <w:r>
        <w:rPr>
          <w:noProof/>
          <w:lang w:val="en-GB"/>
        </w:rPr>
        <w:t>s</w:t>
      </w:r>
      <w:r w:rsidRPr="00322449">
        <w:rPr>
          <w:noProof/>
          <w:lang w:val="en-GB"/>
        </w:rPr>
        <w:t xml:space="preserve"> of Asia and surface ozone pollution worsens over all continental areas throughout the whole century (</w:t>
      </w:r>
      <w:r w:rsidRPr="00D733A8">
        <w:rPr>
          <w:i/>
          <w:noProof/>
          <w:lang w:val="en-GB"/>
        </w:rPr>
        <w:t>high confidence</w:t>
      </w:r>
      <w:r w:rsidRPr="00322449">
        <w:rPr>
          <w:noProof/>
          <w:lang w:val="en-GB"/>
        </w:rPr>
        <w:t xml:space="preserve">). In scenarios without climate change mitigation but with </w:t>
      </w:r>
      <w:r>
        <w:rPr>
          <w:noProof/>
          <w:lang w:val="en-GB"/>
        </w:rPr>
        <w:t>strong</w:t>
      </w:r>
      <w:r w:rsidRPr="00322449">
        <w:rPr>
          <w:noProof/>
          <w:lang w:val="en-GB"/>
        </w:rPr>
        <w:t xml:space="preserve"> air pollution control (SSP5-8.5), high methane levels hamper the decline in global surface ozone in the near term and only PM level</w:t>
      </w:r>
      <w:r>
        <w:rPr>
          <w:noProof/>
          <w:lang w:val="en-GB"/>
        </w:rPr>
        <w:t>s decrease</w:t>
      </w:r>
      <w:r w:rsidRPr="00322449">
        <w:rPr>
          <w:noProof/>
          <w:lang w:val="en-GB"/>
        </w:rPr>
        <w:t xml:space="preserve"> (</w:t>
      </w:r>
      <w:r w:rsidRPr="00D733A8">
        <w:rPr>
          <w:i/>
          <w:noProof/>
          <w:lang w:val="en-GB"/>
        </w:rPr>
        <w:t>high confidence</w:t>
      </w:r>
      <w:r w:rsidRPr="00322449">
        <w:rPr>
          <w:noProof/>
          <w:lang w:val="en-GB"/>
        </w:rPr>
        <w:t>).</w:t>
      </w:r>
    </w:p>
    <w:p w14:paraId="269C0718" w14:textId="6B524C61" w:rsidR="0035542F" w:rsidRDefault="0035542F" w:rsidP="00D5630D">
      <w:pPr>
        <w:pStyle w:val="AR6BodyText"/>
        <w:rPr>
          <w:noProof/>
          <w:lang w:val="en-GB"/>
        </w:rPr>
      </w:pPr>
    </w:p>
    <w:p w14:paraId="4F490B4A" w14:textId="77777777" w:rsidR="002A65DE" w:rsidRPr="007D361D" w:rsidRDefault="002A65DE" w:rsidP="00D5630D">
      <w:pPr>
        <w:pStyle w:val="AR6BodyText"/>
        <w:rPr>
          <w:noProof/>
          <w:lang w:val="en-GB"/>
        </w:rPr>
      </w:pPr>
    </w:p>
    <w:p w14:paraId="4AC8F23E" w14:textId="560D2BC3" w:rsidR="0035542F" w:rsidRPr="00930489" w:rsidRDefault="0035542F" w:rsidP="00930489">
      <w:pPr>
        <w:pStyle w:val="AR6Chap6Level2611"/>
      </w:pPr>
      <w:bookmarkStart w:id="5882" w:name="_Toc30501050"/>
      <w:bookmarkStart w:id="5883" w:name="_Toc70498220"/>
      <w:r w:rsidRPr="00930489">
        <w:t xml:space="preserve">Evolution of </w:t>
      </w:r>
      <w:ins w:id="5884" w:author="Lucy Cowie" w:date="2021-07-28T20:21:00Z">
        <w:r w:rsidR="001A4076">
          <w:t>F</w:t>
        </w:r>
      </w:ins>
      <w:del w:id="5885" w:author="Lucy Cowie" w:date="2021-07-28T20:21:00Z">
        <w:r w:rsidRPr="00930489" w:rsidDel="001A4076">
          <w:delText>f</w:delText>
        </w:r>
      </w:del>
      <w:r w:rsidRPr="00930489">
        <w:t xml:space="preserve">uture </w:t>
      </w:r>
      <w:ins w:id="5886" w:author="Lucy Cowie" w:date="2021-07-28T20:21:00Z">
        <w:r w:rsidR="001A4076">
          <w:t>C</w:t>
        </w:r>
      </w:ins>
      <w:del w:id="5887" w:author="Lucy Cowie" w:date="2021-07-28T20:21:00Z">
        <w:r w:rsidRPr="00930489" w:rsidDel="001A4076">
          <w:delText>c</w:delText>
        </w:r>
      </w:del>
      <w:r w:rsidRPr="00930489">
        <w:t xml:space="preserve">limate in </w:t>
      </w:r>
      <w:ins w:id="5888" w:author="Lucy Cowie" w:date="2021-07-28T20:21:00Z">
        <w:r w:rsidR="001A4076">
          <w:t>R</w:t>
        </w:r>
      </w:ins>
      <w:del w:id="5889" w:author="Lucy Cowie" w:date="2021-07-28T20:21:00Z">
        <w:r w:rsidRPr="00930489" w:rsidDel="001A4076">
          <w:delText>r</w:delText>
        </w:r>
      </w:del>
      <w:r w:rsidRPr="00930489">
        <w:t xml:space="preserve">esponse to SLCF </w:t>
      </w:r>
      <w:ins w:id="5890" w:author="Lucy Cowie" w:date="2021-07-28T20:21:00Z">
        <w:r w:rsidR="001A4076">
          <w:t>E</w:t>
        </w:r>
      </w:ins>
      <w:del w:id="5891" w:author="Lucy Cowie" w:date="2021-07-28T20:21:00Z">
        <w:r w:rsidRPr="00930489" w:rsidDel="001A4076">
          <w:delText>e</w:delText>
        </w:r>
      </w:del>
      <w:r w:rsidRPr="00930489">
        <w:t>missions</w:t>
      </w:r>
      <w:bookmarkEnd w:id="5882"/>
      <w:bookmarkEnd w:id="5883"/>
      <w:r w:rsidRPr="00930489">
        <w:t xml:space="preserve"> </w:t>
      </w:r>
    </w:p>
    <w:p w14:paraId="1A021C27" w14:textId="77777777" w:rsidR="0035542F" w:rsidRDefault="0035542F" w:rsidP="00A4496F">
      <w:pPr>
        <w:pStyle w:val="AR6BodyText"/>
      </w:pPr>
    </w:p>
    <w:p w14:paraId="110B98C7" w14:textId="6168B312" w:rsidR="0035542F" w:rsidRPr="00930489" w:rsidRDefault="0035542F" w:rsidP="00930489">
      <w:pPr>
        <w:pStyle w:val="AR6Chap6Level36111"/>
      </w:pPr>
      <w:bookmarkStart w:id="5892" w:name="_Toc70498221"/>
      <w:bookmarkStart w:id="5893" w:name="_Toc30501051"/>
      <w:r w:rsidRPr="00930489">
        <w:t xml:space="preserve">Effects of SLCFs on ERF and </w:t>
      </w:r>
      <w:ins w:id="5894" w:author="Lucy Cowie" w:date="2021-07-28T20:21:00Z">
        <w:r w:rsidR="00543B6F">
          <w:t>C</w:t>
        </w:r>
      </w:ins>
      <w:del w:id="5895" w:author="Lucy Cowie" w:date="2021-07-28T20:21:00Z">
        <w:r w:rsidRPr="00930489" w:rsidDel="00543B6F">
          <w:delText>c</w:delText>
        </w:r>
      </w:del>
      <w:r w:rsidRPr="00930489">
        <w:t xml:space="preserve">limate </w:t>
      </w:r>
      <w:ins w:id="5896" w:author="Lucy Cowie" w:date="2021-07-28T20:21:00Z">
        <w:r w:rsidR="00543B6F">
          <w:t>R</w:t>
        </w:r>
      </w:ins>
      <w:del w:id="5897" w:author="Lucy Cowie" w:date="2021-07-28T20:21:00Z">
        <w:r w:rsidRPr="00930489" w:rsidDel="00543B6F">
          <w:delText>r</w:delText>
        </w:r>
      </w:del>
      <w:r w:rsidRPr="00930489">
        <w:t>esponse</w:t>
      </w:r>
      <w:bookmarkEnd w:id="5892"/>
      <w:r w:rsidRPr="00930489">
        <w:t xml:space="preserve"> </w:t>
      </w:r>
      <w:bookmarkEnd w:id="5893"/>
    </w:p>
    <w:p w14:paraId="04F0D0BB" w14:textId="77777777" w:rsidR="0035542F" w:rsidRPr="007D361D" w:rsidRDefault="0035542F" w:rsidP="00D5630D">
      <w:pPr>
        <w:pStyle w:val="AR6BodyText"/>
        <w:rPr>
          <w:noProof/>
          <w:color w:val="000000" w:themeColor="text1"/>
          <w:lang w:val="en-US"/>
        </w:rPr>
      </w:pPr>
    </w:p>
    <w:p w14:paraId="25843F85" w14:textId="72A66F0D" w:rsidR="0035542F" w:rsidRPr="007D361D" w:rsidRDefault="0035542F" w:rsidP="00D5630D">
      <w:pPr>
        <w:pStyle w:val="AR6BodyText"/>
        <w:rPr>
          <w:rFonts w:cs="Times New Roman"/>
          <w:color w:val="000000" w:themeColor="text1"/>
          <w:lang w:val="en-GB"/>
        </w:rPr>
      </w:pPr>
      <w:r w:rsidRPr="007D361D">
        <w:rPr>
          <w:rFonts w:cs="Times New Roman"/>
          <w:color w:val="000000" w:themeColor="text1"/>
          <w:lang w:val="en-GB"/>
        </w:rPr>
        <w:t xml:space="preserve">This section assesses how </w:t>
      </w:r>
      <w:r>
        <w:rPr>
          <w:rFonts w:cs="Times New Roman"/>
          <w:color w:val="000000" w:themeColor="text1"/>
          <w:lang w:val="en-GB"/>
        </w:rPr>
        <w:t xml:space="preserve">the different spatial and temporal evolution of SLCF emissions in the </w:t>
      </w:r>
      <w:ins w:id="5898" w:author="Lucy Cowie" w:date="2021-07-28T20:22:00Z">
        <w:r w:rsidR="009F6684">
          <w:rPr>
            <w:rFonts w:cs="Times New Roman"/>
            <w:color w:val="000000" w:themeColor="text1"/>
            <w:lang w:val="en-GB"/>
          </w:rPr>
          <w:t xml:space="preserve">Shared </w:t>
        </w:r>
        <w:r w:rsidR="009F6684">
          <w:rPr>
            <w:rFonts w:cs="Times New Roman"/>
            <w:color w:val="000000" w:themeColor="text1"/>
            <w:lang w:val="en-GB"/>
          </w:rPr>
          <w:lastRenderedPageBreak/>
          <w:t>Socio-economic Pathways</w:t>
        </w:r>
      </w:ins>
      <w:ins w:id="5899" w:author="Lucy Cowie" w:date="2021-07-28T20:23:00Z">
        <w:r w:rsidR="009F6684">
          <w:rPr>
            <w:rFonts w:cs="Times New Roman"/>
            <w:color w:val="000000" w:themeColor="text1"/>
            <w:lang w:val="en-GB"/>
          </w:rPr>
          <w:t xml:space="preserve"> (</w:t>
        </w:r>
      </w:ins>
      <w:r>
        <w:rPr>
          <w:rFonts w:cs="Times New Roman"/>
          <w:color w:val="000000" w:themeColor="text1"/>
          <w:lang w:val="en-GB"/>
        </w:rPr>
        <w:t>SSPs</w:t>
      </w:r>
      <w:ins w:id="5900" w:author="Lucy Cowie" w:date="2021-07-28T20:23:00Z">
        <w:r w:rsidR="009F6684">
          <w:rPr>
            <w:rFonts w:cs="Times New Roman"/>
            <w:color w:val="000000" w:themeColor="text1"/>
            <w:lang w:val="en-GB"/>
          </w:rPr>
          <w:t>)</w:t>
        </w:r>
      </w:ins>
      <w:r w:rsidRPr="007D361D">
        <w:rPr>
          <w:rFonts w:cs="Times New Roman"/>
          <w:color w:val="000000" w:themeColor="text1"/>
          <w:lang w:val="en-GB"/>
        </w:rPr>
        <w:t xml:space="preserve"> affects the future </w:t>
      </w:r>
      <w:r w:rsidR="009B3CEB">
        <w:rPr>
          <w:rFonts w:cs="Times New Roman"/>
          <w:color w:val="000000" w:themeColor="text1"/>
          <w:lang w:val="en-GB"/>
        </w:rPr>
        <w:t xml:space="preserve">global and </w:t>
      </w:r>
      <w:r w:rsidR="00007345">
        <w:rPr>
          <w:rFonts w:cs="Times New Roman"/>
          <w:color w:val="000000" w:themeColor="text1"/>
          <w:lang w:val="en-GB"/>
        </w:rPr>
        <w:t xml:space="preserve">regional ERFs, and </w:t>
      </w:r>
      <w:r w:rsidRPr="007D361D">
        <w:rPr>
          <w:rFonts w:cs="Times New Roman"/>
          <w:color w:val="000000" w:themeColor="text1"/>
          <w:lang w:val="en-GB"/>
        </w:rPr>
        <w:t xml:space="preserve">GSAT </w:t>
      </w:r>
      <w:r w:rsidR="00007345">
        <w:rPr>
          <w:rFonts w:cs="Times New Roman"/>
          <w:color w:val="000000" w:themeColor="text1"/>
          <w:lang w:val="en-GB"/>
        </w:rPr>
        <w:t xml:space="preserve">and precipitation </w:t>
      </w:r>
      <w:r w:rsidRPr="007D361D">
        <w:rPr>
          <w:rFonts w:cs="Times New Roman"/>
          <w:color w:val="000000" w:themeColor="text1"/>
          <w:lang w:val="en-GB"/>
        </w:rPr>
        <w:t>response</w:t>
      </w:r>
      <w:r w:rsidR="009B3CEB">
        <w:rPr>
          <w:rFonts w:cs="Times New Roman"/>
          <w:color w:val="000000" w:themeColor="text1"/>
          <w:lang w:val="en-GB"/>
        </w:rPr>
        <w:t>s</w:t>
      </w:r>
      <w:r w:rsidRPr="007D361D">
        <w:rPr>
          <w:rFonts w:cs="Times New Roman"/>
          <w:color w:val="000000" w:themeColor="text1"/>
          <w:lang w:val="en-GB"/>
        </w:rPr>
        <w:t xml:space="preserve">. </w:t>
      </w:r>
      <w:r>
        <w:rPr>
          <w:rFonts w:cs="Times New Roman"/>
          <w:color w:val="000000" w:themeColor="text1"/>
          <w:lang w:val="en-GB"/>
        </w:rPr>
        <w:t xml:space="preserve">In CMIP6, </w:t>
      </w:r>
      <w:r w:rsidRPr="007D361D">
        <w:rPr>
          <w:rFonts w:cs="Times New Roman"/>
          <w:color w:val="000000" w:themeColor="text1"/>
          <w:lang w:val="en-GB"/>
        </w:rPr>
        <w:t xml:space="preserve">only a very limited set of </w:t>
      </w:r>
      <w:r>
        <w:rPr>
          <w:rFonts w:cs="Times New Roman"/>
          <w:color w:val="000000" w:themeColor="text1"/>
          <w:lang w:val="en-GB"/>
        </w:rPr>
        <w:t>simulations</w:t>
      </w:r>
      <w:r w:rsidRPr="007D361D">
        <w:rPr>
          <w:rFonts w:cs="Times New Roman"/>
          <w:color w:val="000000" w:themeColor="text1"/>
          <w:lang w:val="en-GB"/>
        </w:rPr>
        <w:t xml:space="preserve"> </w:t>
      </w:r>
      <w:r>
        <w:rPr>
          <w:rFonts w:cs="Times New Roman"/>
          <w:color w:val="000000" w:themeColor="text1"/>
          <w:lang w:val="en-GB"/>
        </w:rPr>
        <w:t xml:space="preserve">(all based on the SSP3-7.0 scenario) </w:t>
      </w:r>
      <w:r w:rsidRPr="007D361D">
        <w:rPr>
          <w:rFonts w:cs="Times New Roman"/>
          <w:color w:val="000000" w:themeColor="text1"/>
          <w:lang w:val="en-GB"/>
        </w:rPr>
        <w:t xml:space="preserve">have been </w:t>
      </w:r>
      <w:r>
        <w:rPr>
          <w:rFonts w:cs="Times New Roman"/>
          <w:color w:val="000000" w:themeColor="text1"/>
          <w:lang w:val="en-GB"/>
        </w:rPr>
        <w:t xml:space="preserve">carried out with coupled ESMs </w:t>
      </w:r>
      <w:r w:rsidRPr="007D361D">
        <w:rPr>
          <w:rFonts w:cs="Times New Roman"/>
          <w:color w:val="000000" w:themeColor="text1"/>
          <w:lang w:val="en-GB"/>
        </w:rPr>
        <w:t xml:space="preserve">to specifically address the </w:t>
      </w:r>
      <w:r>
        <w:rPr>
          <w:rFonts w:cs="Times New Roman"/>
          <w:color w:val="000000" w:themeColor="text1"/>
          <w:lang w:val="en-GB"/>
        </w:rPr>
        <w:t xml:space="preserve">future </w:t>
      </w:r>
      <w:r w:rsidRPr="007D361D">
        <w:rPr>
          <w:rFonts w:cs="Times New Roman"/>
          <w:color w:val="000000" w:themeColor="text1"/>
          <w:lang w:val="en-GB"/>
        </w:rPr>
        <w:t xml:space="preserve">role of SLCFs </w:t>
      </w:r>
      <w:r w:rsidRPr="007D361D">
        <w:rPr>
          <w:rFonts w:cs="Times New Roman"/>
          <w:color w:val="000000" w:themeColor="text1"/>
          <w:lang w:val="en-GB"/>
        </w:rPr>
        <w:fldChar w:fldCharType="begin" w:fldLock="1"/>
      </w:r>
      <w:r w:rsidR="00D477C7">
        <w:rPr>
          <w:rFonts w:cs="Times New Roman"/>
          <w:color w:val="000000" w:themeColor="text1"/>
          <w:lang w:val="en-GB"/>
        </w:rPr>
        <w:instrText>ADDIN CSL_CITATION { "citationItems" : [ { "id" : "ITEM-1", "itemData" : { "DOI" : "10.5194/gmd-10-585-2017", "ISBN" : "1991-9603", "ISSN" : "19919603", "abstract" : "The Aerosol Chemistry Model Intercomparison Project (AerChemMIP) is endorsed by the Coupled-Model Intercomparison Project 6 (CMIP6) and is designed to quantify the climate and air quality impacts of aerosols and chemically-reactive gases. These are specifically near-term climate forcers (NTCFs: tropospheric ozone and aerosols, and their precursors), methane, nitrous oxide and ozone-depleting halocarbons. The aim of AerChemMIP is to answer four scientific questions: 1. How have anthropogenic emissions contributed to global radiative forcing and affected regional climate over the historical period? 2. How will future policies (on climate, air quality and land use) affect these species and their climate impacts? 3. Can the uncertainties associated with anthropogenic emissions be quantified? 4. Can climate feedbacks occurring through changes in natural emissions be quantified? These questions will be addressed through targeted simulations with CMIP6 climate models that include an interactive representation of tropospheric aerosols and atmospheric chemistry. These simulations build on the CMIP6 Diagnostic, Evaluation and Characterization of Klima (DECK) experiments, the CMIP6 historical simulations, and future projections performed elsewhere in CMIP6, allowing the contributions from aerosols and chemistry to be quantified. Specific diagnostics are requested as part of the CMIP6 data request to evaluate the performance of the models, and to understand any differences in behaviour between them.", "author" : [ { "dropping-particle" : "", "family" : "Collins", "given" : "William J.", "non-dropping-particle" : "", "parse-names" : false, "suffix" : "" }, { "dropping-particle" : "", "family" : "Lamarque", "given" : "Jean Fran\u00e7ois", "non-dropping-particle" : "", "parse-names" : false, "suffix" : "" }, { "dropping-particle" : "", "family" : "Schulz", "given" : "Michael", "non-dropping-particle" : "", "parse-names" : false, "suffix" : "" }, { "dropping-particle" : "", "family" : "Boucher", "given" : "Olivier", "non-dropping-particle" : "", "parse-names" : false, "suffix" : "" }, { "dropping-particle" : "", "family" : "Eyring", "given" : "Veronika", "non-dropping-particle" : "", "parse-names" : false, "suffix" : "" }, { "dropping-particle" : "", "family" : "Hegglin", "given" : "I. Michaela", "non-dropping-particle" : "", "parse-names" : false, "suffix" : "" }, { "dropping-particle" : "", "family" : "Maycock", "given" : "Amanda", "non-dropping-particle" : "", "parse-names" : false, "suffix" : "" }, { "dropping-particle" : "", "family" : "Myhre", "given" : "Gunnar", "non-dropping-particle" : "", "parse-names" : false, "suffix" : "" }, { "dropping-particle" : "", "family" : "Prather", "given" : "Michael", "non-dropping-particle" : "", "parse-names" : false, "suffix" : "" }, { "dropping-particle" : "", "family" : "Shindell", "given" : "Drew", "non-dropping-particle" : "", "parse-names" : false, "suffix" : "" }, { "dropping-particle" : "", "family" : "Smith", "given" : "J. Steven", "non-dropping-particle" : "", "parse-names" : false, "suffix" : "" } ], "container-title" : "Geoscientific Model Development", "id" : "ITEM-1", "issue" : "2", "issued" : { "date-parts" : [ [ "2017" ] ] }, "page" : "585-607", "title" : "AerChemMIP: Quantifying the effects of chemistry and aerosols in CMIP6", "translator" : [ { "dropping-particle" : "", "family" : "G2844", "given" : "", "non-dropping-particle" : "", "parse-names" : false, "suffix" : "" } ], "type" : "article-journal", "volume" : "10" }, "uris" : [ "http://www.mendeley.com/documents/?uuid=82c47796-6c6a-4f2b-b051-37315d4a246c" ] } ], "mendeley" : { "formattedCitation" : "(Collins et al., 2017)", "plainTextFormattedCitation" : "(Collins et al., 2017)", "previouslyFormattedCitation" : "(Collins et al., 2017)" }, "properties" : { "noteIndex" : 0 }, "schema" : "https://github.com/citation-style-language/schema/raw/master/csl-citation.json" }</w:instrText>
      </w:r>
      <w:r w:rsidRPr="007D361D">
        <w:rPr>
          <w:rFonts w:cs="Times New Roman"/>
          <w:color w:val="000000" w:themeColor="text1"/>
          <w:lang w:val="en-GB"/>
        </w:rPr>
        <w:fldChar w:fldCharType="separate"/>
      </w:r>
      <w:r w:rsidR="00CB33A1">
        <w:rPr>
          <w:rFonts w:cs="Times New Roman"/>
          <w:noProof/>
          <w:color w:val="000000" w:themeColor="text1"/>
          <w:lang w:val="en-US"/>
        </w:rPr>
        <w:t>(</w:t>
      </w:r>
      <w:ins w:id="5901" w:author="Lucy Cowie" w:date="2021-07-28T20:23:00Z">
        <w:r w:rsidR="00E02665" w:rsidRPr="000B7747">
          <w:rPr>
            <w:rFonts w:cs="Times New Roman"/>
            <w:color w:val="000000" w:themeColor="text1"/>
            <w:lang w:val="en-US"/>
          </w:rPr>
          <w:t>Section</w:t>
        </w:r>
        <w:r w:rsidR="00E02665">
          <w:rPr>
            <w:rFonts w:cs="Times New Roman"/>
            <w:color w:val="000000" w:themeColor="text1"/>
            <w:lang w:val="en-US"/>
          </w:rPr>
          <w:t xml:space="preserve">s 4.3 and 4.4; </w:t>
        </w:r>
      </w:ins>
      <w:r w:rsidR="00CB33A1">
        <w:rPr>
          <w:rFonts w:cs="Times New Roman"/>
          <w:noProof/>
          <w:color w:val="000000" w:themeColor="text1"/>
          <w:lang w:val="en-US"/>
        </w:rPr>
        <w:t>Collins et al., 2017)</w:t>
      </w:r>
      <w:r w:rsidRPr="007D361D">
        <w:rPr>
          <w:rFonts w:cs="Times New Roman"/>
          <w:color w:val="000000" w:themeColor="text1"/>
          <w:lang w:val="en-GB"/>
        </w:rPr>
        <w:fldChar w:fldCharType="end"/>
      </w:r>
      <w:del w:id="5902" w:author="Lucy Cowie" w:date="2021-07-28T20:23:00Z">
        <w:r w:rsidDel="00E02665">
          <w:rPr>
            <w:rFonts w:cs="Times New Roman"/>
            <w:color w:val="000000" w:themeColor="text1"/>
            <w:lang w:val="en-GB"/>
          </w:rPr>
          <w:delText>, see also</w:delText>
        </w:r>
        <w:r w:rsidRPr="000B7747" w:rsidDel="00E02665">
          <w:rPr>
            <w:rFonts w:cs="Times New Roman"/>
            <w:color w:val="000000" w:themeColor="text1"/>
            <w:lang w:val="en-US"/>
          </w:rPr>
          <w:delText xml:space="preserve"> Section</w:delText>
        </w:r>
        <w:r w:rsidDel="00E02665">
          <w:rPr>
            <w:rFonts w:cs="Times New Roman"/>
            <w:color w:val="000000" w:themeColor="text1"/>
            <w:lang w:val="en-US"/>
          </w:rPr>
          <w:delText>s 4.3 and 4.4</w:delText>
        </w:r>
      </w:del>
      <w:r>
        <w:rPr>
          <w:rFonts w:cs="Times New Roman"/>
          <w:color w:val="000000" w:themeColor="text1"/>
          <w:lang w:val="en-US"/>
        </w:rPr>
        <w:t>.</w:t>
      </w:r>
      <w:r w:rsidRPr="000B7747">
        <w:rPr>
          <w:rFonts w:cs="Times New Roman"/>
          <w:color w:val="000000" w:themeColor="text1"/>
          <w:lang w:val="en-US"/>
        </w:rPr>
        <w:t xml:space="preserve"> </w:t>
      </w:r>
      <w:r>
        <w:rPr>
          <w:rFonts w:cs="Times New Roman"/>
          <w:color w:val="000000" w:themeColor="text1"/>
          <w:lang w:val="en-US"/>
        </w:rPr>
        <w:t xml:space="preserve">Note that </w:t>
      </w:r>
      <w:r>
        <w:rPr>
          <w:rFonts w:cs="Times New Roman"/>
          <w:color w:val="000000" w:themeColor="text1"/>
          <w:lang w:val="en-GB"/>
        </w:rPr>
        <w:t>the ScenarioMIP simulations (Section 4.3) include the SLCF emissions (as shown in Figures 6.18 and 6.19), however</w:t>
      </w:r>
      <w:ins w:id="5903" w:author="Lucy Cowie" w:date="2021-07-28T20:29:00Z">
        <w:r w:rsidR="004F4CED">
          <w:rPr>
            <w:rFonts w:cs="Times New Roman"/>
            <w:color w:val="000000" w:themeColor="text1"/>
            <w:lang w:val="en-GB"/>
          </w:rPr>
          <w:t>,</w:t>
        </w:r>
      </w:ins>
      <w:r>
        <w:rPr>
          <w:rFonts w:cs="Times New Roman"/>
          <w:color w:val="000000" w:themeColor="text1"/>
          <w:lang w:val="en-GB"/>
        </w:rPr>
        <w:t xml:space="preserve"> they cannot be used to quantify the effect of individual forcers. Coupled ESMs can in principle be used for this through a series of sensitivity simulations (e.g.</w:t>
      </w:r>
      <w:ins w:id="5904" w:author="Robin Matthews" w:date="2021-07-08T17:51:00Z">
        <w:r w:rsidR="00772CBE">
          <w:rPr>
            <w:rFonts w:cs="Times New Roman"/>
            <w:color w:val="000000" w:themeColor="text1"/>
            <w:lang w:val="en-GB"/>
          </w:rPr>
          <w:t>,</w:t>
        </w:r>
      </w:ins>
      <w:r>
        <w:rPr>
          <w:rFonts w:cs="Times New Roman"/>
          <w:color w:val="000000" w:themeColor="text1"/>
          <w:lang w:val="en-GB"/>
        </w:rPr>
        <w:t xml:space="preserve"> </w:t>
      </w:r>
      <w:commentRangeStart w:id="5905"/>
      <w:r>
        <w:rPr>
          <w:rFonts w:cs="Times New Roman"/>
          <w:color w:val="000000" w:themeColor="text1"/>
          <w:lang w:val="en-GB"/>
        </w:rPr>
        <w:fldChar w:fldCharType="begin" w:fldLock="1"/>
      </w:r>
      <w:r w:rsidR="00D477C7">
        <w:rPr>
          <w:rFonts w:cs="Times New Roman"/>
          <w:color w:val="000000" w:themeColor="text1"/>
          <w:lang w:val="en-GB"/>
        </w:rPr>
        <w:instrText>ADDIN CSL_CITATION { "citationItems" : [ { "id" : "ITEM-1", "itemData" : { "DOI" : "10.5194/acp-20-9641-2020", "ISSN" : "1680-7324", "abstract" : "&lt;p&gt;Abstract. It is important to understand how future environmental policies will impact both climate change and air pollution. Although targeting near-term climate forcers (NTCFs), defined here as aerosols, tropospheric ozone, and precursor gases, should improve air quality, NTCF reductions will also impact climate. Prior assessments of the impact of NTCF mitigation on air quality and climate have been limited. This is related to the idealized nature of some prior studies, simplified treatment of aerosols and chemically reactive gases, as well as a lack of a sufficiently large number of models to quantify model diversity and robust responses. Here, we quantify the 2015\u20132055 climate and air quality effects of non-methane NTCFs using nine state-of-the-art chemistry\u2013climate model simulations conducted for the Aerosol and Chemistry Model Intercomparison Project (AerChemMIP). Simulations are driven by two future scenarios featuring similar increases in greenhouse gases (GHGs) but with \u201cweak\u201d (SSP3-7.0) versus \u201cstrong\u201d (SSP3-7.0-lowNTCF) levels of air quality control measures. As SSP3-7.0 lacks climate policy and has the highest levels of NTCFs, our results (e.g.,\u00a0surface warming) represent an upper bound. Unsurprisingly, we find significant improvements in air quality under NTCF mitigation (strong versus weak air quality controls). Surface fine particulate matter (PM2.5) and ozone (O3) decrease by -2.2\u00b10.32\u2009\u00b5g\u2009m\u22123 and -4.6\u00b10.88\u2009ppb, respectively (changes quoted here are for the entire 2015\u20132055 time period; uncertainty represents the 95\u2009% confidence interval), over global land surfaces, with larger reductions in some regions including south and southeast Asia. Non-methane NTCF mitigation, however, leads to additional climate change due to the removal of aerosol which causes a net warming effect, including global mean surface temperature and precipitation increases of 0.25\u00b10.12\u2009K and 0.03\u00b10.012\u2009mm\u2009d\u22121, respectively. Similarly, increases in extreme weather indices, including the hottest and wettest days, also occur. Regionally, the largest warming and wetting occurs over Asia, including central and north Asia (0.66\u00b10.20\u2009K and 0.03\u00b10.02\u2009mm\u2009d\u22121), south Asia (0.47\u00b10.16\u2009K and 0.17\u00b10.09\u2009mm\u2009d\u22121), and east Asia (0.46\u00b10.20\u2009K and 0.15\u00b10.06\u2009mm\u2009d\u22121). Relatively large warming and wetting of the Arctic also occur at 0.59\u00b10.36\u2009K and 0.04\u00b10.02\u2009mm\u2009d\u22121, respectively. Similar surface warming occurs in model simulations with aerosol-only mitigation, implying weak cooling due to\u2026", "author" : [ { "dropping-particle" : "", "family" : "Allen", "given" : "Robert J.", "non-dropping-particle" : "", "parse-names" : false, "suffix" : "" }, { "dropping-particle" : "", "family" : "Turnock", "given" : "Steven", "non-dropping-particle" : "", "parse-names" : false, "suffix" : "" }, { "dropping-particle" : "", "family" : "Nabat", "given" : "Pierre", "non-dropping-particle" : "", "parse-names" : false, "suffix" : "" }, { "dropping-particle" : "", "family" : "Neubauer", "given" : "David", "non-dropping-particle" : "", "parse-names" : false, "suffix" : "" }, { "dropping-particle" : "", "family" : "Lohmann", "given" : "Ulrike", "non-dropping-particle" : "", "parse-names" : false, "suffix" : "" }, { "dropping-particle" : "", "family" : "Olivi\u00e9", "given" : "Dirk", "non-dropping-particle" : "", "parse-names" : false, "suffix" : "" }, { "dropping-particle" : "", "family" : "Oshima", "given" : "Naga", "non-dropping-particle" : "", "parse-names" : false, "suffix" : "" }, { "dropping-particle" : "", "family" : "Michou", "given" : "Martine", "non-dropping-particle" : "", "parse-names" : false, "suffix" : "" }, { "dropping-particle" : "", "family" : "Wu", "given" : "Tongwen", "non-dropping-particle" : "", "parse-names" : false, "suffix" : "" }, { "dropping-particle" : "", "family" : "Zhang", "given" : "Jie", "non-dropping-particle" : "", "parse-names" : false, "suffix" : "" }, { "dropping-particle" : "", "family" : "Takemura", "given" : "Toshihiko", "non-dropping-particle" : "", "parse-names" : false, "suffix" : "" }, { "dropping-particle" : "", "family" : "Schulz", "given" : "Michael", "non-dropping-particle" : "", "parse-names" : false, "suffix" : "" }, { "dropping-particle" : "", "family" : "Tsigaridis", "given" : "Kostas", "non-dropping-particle" : "", "parse-names" : false, "suffix" : "" }, { "dropping-particle" : "", "family" : "Bauer", "given" : "Susanne E.", "non-dropping-particle" : "", "parse-names" : false, "suffix" : "" }, { "dropping-particle" : "", "family" : "Emmons", "given" : "Louisa", "non-dropping-particle" : "", "parse-names" : false, "suffix" : "" }, { "dropping-particle" : "", "family" : "Horowitz", "given" : "Larry", "non-dropping-particle" : "", "parse-names" : false, "suffix" : "" }, { "dropping-particle" : "", "family" : "Naik", "given" : "Vaishali", "non-dropping-particle" : "", "parse-names" : false, "suffix" : "" }, { "dropping-particle" : "", "family" : "Noije", "given" : "Twan", "non-dropping-particle" : "van", "parse-names" : false, "suffix" : "" }, { "dropping-particle" : "", "family" : "Bergman", "given" : "Tommi", "non-dropping-particle" : "", "parse-names" : false, "suffix" : "" }, { "dropping-particle" : "", "family" : "Lamarque", "given" : "Jean-Francois", "non-dropping-particle" : "", "parse-names" : false, "suffix" : "" }, { "dropping-particle" : "", "family" : "Zanis", "given" : "Prodromos", "non-dropping-particle" : "", "parse-names" : false, "suffix" : "" }, { "dropping-particle" : "", "family" : "Tegen", "given" : "Ina", "non-dropping-particle" : "", "parse-names" : false, "suffix" : "" }, { "dropping-particle" : "", "family" : "Westervelt", "given" : "Daniel M.", "non-dropping-particle" : "", "parse-names" : false, "suffix" : "" }, { "dropping-particle" : "", "family" : "Sager", "given" : "Philippe", "non-dropping-particle" : "Le", "parse-names" : false, "suffix" : "" }, { "dropping-particle" : "", "family" : "Good", "given" : "Peter", "non-dropping-particle" : "", "parse-names" : false, "suffix" : "" }, { "dropping-particle" : "", "family" : "Shim", "given" : "Sungbo", "non-dropping-particle" : "", "parse-names" : false, "suffix" : "" }, { "dropping-particle" : "", "family" : "O'Connor", "given" : "Fiona", "non-dropping-particle" : "", "parse-names" : false, "suffix" : "" }, { "dropping-particle" : "", "family" : "Akritidis", "given" : "Dimitris", "non-dropping-particle" : "", "parse-names" : false, "suffix" : "" }, { "dropping-particle" : "", "family" : "Georgoulias", "given" : "Aristeidis K.", "non-dropping-particle" : "", "parse-names" : false, "suffix" : "" }, { "dropping-particle" : "", "family" : "Deushi", "given" : "Makoto", "non-dropping-particle" : "", "parse-names" : false, "suffix" : "" }, { "dropping-particle" : "", "family" : "Sentman", "given" : "Lori T.", "non-dropping-particle" : "", "parse-names" : false, "suffix" : "" }, { "dropping-particle" : "", "family" : "John", "given" : "Jasmin G.", "non-dropping-particle" : "", "parse-names" : false, "suffix" : "" }, { "dropping-particle" : "", "family" : "Fujimori", "given" : "Shinichiro", "non-dropping-particle" : "", "parse-names" : false, "suffix" : "" }, { "dropping-particle" : "", "family" : "Collins", "given" : "William J.", "non-dropping-particle" : "", "parse-names" : false, "suffix" : "" } ], "container-title" : "Atmospheric Chemistry and Physics", "id" : "ITEM-1", "issue" : "16", "issued" : { "date-parts" : [ [ "2020", "8", "17" ] ] }, "page" : "9641-9663", "title" : "Climate and air quality impacts due to mitigation of non-methane near-term climate forcers", "translator" : [ { "dropping-particle" : "", "family" : "G4653", "given" : "", "non-dropping-particle" : "", "parse-names" : false, "suffix" : "" } ], "type" : "article-journal", "volume" : "20" }, "uris" : [ "http://www.mendeley.com/documents/?uuid=073f5909-9ae9-3bc3-8e42-b304a60453d4" ] }, { "id" : "ITEM-2", "itemData" : { "DOI" : "10.1088/1748-9326/abe06b", "abstract" : "Near-term climate forcers (NTCFs), including aerosols and chemically reactive gases such as tropospheric ozone and methane, offer a potential way to mitigate climate change and improve air quality\u2212so called \u201cwin-win\u201d mitigation policies. Prior studies support improved air quality under NTCF mitigation, but with conflicting climate impacts that range from a significant reduction in the rate of global warming to only a modest impact. Here, we use state-of-the-art chemistry-climate model simulations conducted as part of the Aerosol and Chemistry Model Intercomparison Project (AerChemMIP) to quantify the 21st-century impact of NTCF reductions, using a realistic future emission scenario with a consistent air quality policy. Non-methane NTCF (NMNTCF; aerosols and ozone precursors) mitigation improves air quality, but leads to significant increases in global mean precipitation of 1.3% by mid-century and 1.4% by end-of-the-century, and corresponding surface warming of 0.23 and 0.21 K. NTCF (all-NTCF; including methane) mitigation further improves air quality, with larger reductions of up to 45% for ozone pollution, while offsetting half of the wetting by mid-century (0.7% increase) and all the wetting by end-of-the-century (non-significant 0.1% increase) and leading to surface cooling of \u22120.15 K by mid-century and \u22120.50 K by end-of-the-century. This suggests that methane mitigation offsets warming induced from reductions in NMNTCFs, while also leading to net improvements in air quality.", "author" : [ { "dropping-particle" : "", "family" : "Allen", "given" : "Robert J.", "non-dropping-particle" : "", "parse-names" : false, "suffix" : "" }, { "dropping-particle" : "", "family" : "Horowitz", "given" : "Larry W.", "non-dropping-particle" : "", "parse-names" : false, "suffix" : "" }, { "dropping-particle" : "", "family" : "Naik", "given" : "Vaishali", "non-dropping-particle" : "", "parse-names" : false, "suffix" : "" }, { "dropping-particle" : "", "family" : "Oshima", "given" : "Naga", "non-dropping-particle" : "", "parse-names" : false, "suffix" : "" }, { "dropping-particle" : "", "family" : "O'Connor", "given" : "Fiona M.", "non-dropping-particle" : "", "parse-names" : false, "suffix" : "" }, { "dropping-particle" : "", "family" : "Turnock", "given" : "Steven", "non-dropping-particle" : "", "parse-names" : false, "suffix" : "" }, { "dropping-particle" : "", "family" : "Shim", "given" : "Sungbo", "non-dropping-particle" : "", "parse-names" : false, "suffix" : "" }, { "dropping-particle" : "", "family" : "Sager", "given" : "Philippe", "non-dropping-particle" : "Le", "parse-names" : false, "suffix" : "" }, { "dropping-particle" : "", "family" : "Noije", "given" : "Twan", "non-dropping-particle" : "van", "parse-names" : false, "suffix" : "" }, { "dropping-particle" : "", "family" : "Tsigaridis", "given" : "Kostas", "non-dropping-particle" : "", "parse-names" : false, "suffix" : "" }, { "dropping-particle" : "", "family" : "Bauer", "given" : "Susanne E", "non-dropping-particle" : "", "parse-names" : false, "suffix" : "" }, { "dropping-particle" : "", "family" : "Sentman", "given" : "Lori T.", "non-dropping-particle" : "", "parse-names" : false, "suffix" : "" }, { "dropping-particle" : "", "family" : "John", "given" : "Jasmin G.", "non-dropping-particle" : "", "parse-names" : false, "suffix" : "" }, { "dropping-particle" : "", "family" : "Broderick", "given" : "Conor", "non-dropping-particle" : "", "parse-names" : false, "suffix" : "" }, { "dropping-particle" : "", "family" : "Deushi", "given" : "Makoto", "non-dropping-particle" : "", "parse-names" : false, "suffix" : "" }, { "dropping-particle" : "", "family" : "Folberth", "given" : "Gerd A.", "non-dropping-particle" : "", "parse-names" : false, "suffix" : "" }, { "dropping-particle" : "", "family" : "Fujimori", "given" : "Shinichiro", "non-dropping-particle" : "", "parse-names" : false, "suffix" : "" }, { "dropping-particle" : "", "family" : "Collins", "given" : "William J.", "non-dropping-particle" : "", "parse-names" : false, "suffix" : "" } ], "container-title" : "Environmental Research Letters", "id" : "ITEM-2", "issue" : "3", "issued" : { "date-parts" : [ [ "2021" ] ] }, "title" : "Significant climate benefits from near-term climate forcer mitigation in spite of aerosol reductions", "translator" : [ { "dropping-particle" : "", "family" : "G5125", "given" : "", "non-dropping-particle" : "", "parse-names" : false, "suffix" : "" } ], "type" : "article-journal", "volume" : "16" }, "uris" : [ "http://www.mendeley.com/documents/?uuid=1747b67a-4aae-48fd-98ec-c691b0379fcb" ] } ], "mendeley" : { "formattedCitation" : "(Allen et al., 2020, 2021)", "manualFormatting" : "Allen et al., 2020, 2021)", "plainTextFormattedCitation" : "(Allen et al., 2020, 2021)", "previouslyFormattedCitation" : "(Allen et al., 2020, 2021)" }, "properties" : { "noteIndex" : 0 }, "schema" : "https://github.com/citation-style-language/schema/raw/master/csl-citation.json" }</w:instrText>
      </w:r>
      <w:r>
        <w:rPr>
          <w:rFonts w:cs="Times New Roman"/>
          <w:color w:val="000000" w:themeColor="text1"/>
          <w:lang w:val="en-GB"/>
        </w:rPr>
        <w:fldChar w:fldCharType="separate"/>
      </w:r>
      <w:r w:rsidR="00CB33A1">
        <w:rPr>
          <w:rFonts w:cs="Times New Roman"/>
          <w:noProof/>
          <w:color w:val="000000" w:themeColor="text1"/>
          <w:lang w:val="en-GB"/>
        </w:rPr>
        <w:t>Allen et al., 2020, 2021)</w:t>
      </w:r>
      <w:r>
        <w:rPr>
          <w:rFonts w:cs="Times New Roman"/>
          <w:color w:val="000000" w:themeColor="text1"/>
          <w:lang w:val="en-GB"/>
        </w:rPr>
        <w:fldChar w:fldCharType="end"/>
      </w:r>
      <w:commentRangeEnd w:id="5905"/>
      <w:r w:rsidR="00CB33A1">
        <w:rPr>
          <w:rStyle w:val="Marquedecommentaire"/>
        </w:rPr>
        <w:commentReference w:id="5905"/>
      </w:r>
      <w:r>
        <w:rPr>
          <w:rFonts w:cs="Times New Roman"/>
          <w:color w:val="000000" w:themeColor="text1"/>
          <w:lang w:val="en-GB"/>
        </w:rPr>
        <w:t xml:space="preserve">, but </w:t>
      </w:r>
      <w:r w:rsidRPr="007D361D">
        <w:rPr>
          <w:rFonts w:cs="Times New Roman"/>
          <w:color w:val="000000" w:themeColor="text1"/>
          <w:lang w:val="en-GB"/>
        </w:rPr>
        <w:t xml:space="preserve">the amount of computer time required </w:t>
      </w:r>
      <w:r>
        <w:rPr>
          <w:rFonts w:cs="Times New Roman"/>
          <w:color w:val="000000" w:themeColor="text1"/>
          <w:lang w:val="en-GB"/>
        </w:rPr>
        <w:t>has made</w:t>
      </w:r>
      <w:r w:rsidRPr="007D361D">
        <w:rPr>
          <w:rFonts w:cs="Times New Roman"/>
          <w:color w:val="000000" w:themeColor="text1"/>
          <w:lang w:val="en-GB"/>
        </w:rPr>
        <w:t xml:space="preserve"> this approach prohibitive</w:t>
      </w:r>
      <w:r>
        <w:rPr>
          <w:rFonts w:cs="Times New Roman"/>
          <w:color w:val="000000" w:themeColor="text1"/>
          <w:lang w:val="en-GB"/>
        </w:rPr>
        <w:t xml:space="preserve"> across the full SSP range</w:t>
      </w:r>
      <w:r w:rsidRPr="007D361D">
        <w:rPr>
          <w:rFonts w:cs="Times New Roman"/>
          <w:color w:val="000000" w:themeColor="text1"/>
          <w:lang w:val="en-GB"/>
        </w:rPr>
        <w:t xml:space="preserve">. </w:t>
      </w:r>
      <w:r>
        <w:rPr>
          <w:rFonts w:cs="Times New Roman"/>
          <w:color w:val="000000" w:themeColor="text1"/>
          <w:lang w:val="en-GB"/>
        </w:rPr>
        <w:t>Therefore, t</w:t>
      </w:r>
      <w:r w:rsidRPr="007D361D">
        <w:rPr>
          <w:rFonts w:cs="Times New Roman"/>
          <w:color w:val="000000" w:themeColor="text1"/>
          <w:lang w:val="en-GB"/>
        </w:rPr>
        <w:t xml:space="preserve">o quantify the contribution from emissions of individual forcers </w:t>
      </w:r>
      <w:r>
        <w:rPr>
          <w:rFonts w:cs="Times New Roman"/>
          <w:color w:val="000000" w:themeColor="text1"/>
          <w:lang w:val="en-GB"/>
        </w:rPr>
        <w:t>spanning</w:t>
      </w:r>
      <w:r w:rsidRPr="007D361D">
        <w:rPr>
          <w:rFonts w:cs="Times New Roman"/>
          <w:color w:val="000000" w:themeColor="text1"/>
          <w:lang w:val="en-GB"/>
        </w:rPr>
        <w:t xml:space="preserve"> the range of </w:t>
      </w:r>
      <w:r>
        <w:rPr>
          <w:rFonts w:cs="Times New Roman"/>
          <w:color w:val="000000" w:themeColor="text1"/>
          <w:lang w:val="en-GB"/>
        </w:rPr>
        <w:t xml:space="preserve">the SSP </w:t>
      </w:r>
      <w:r w:rsidRPr="007D361D">
        <w:rPr>
          <w:rFonts w:cs="Times New Roman"/>
          <w:color w:val="000000" w:themeColor="text1"/>
          <w:lang w:val="en-GB"/>
        </w:rPr>
        <w:t>scenarios</w:t>
      </w:r>
      <w:r w:rsidR="00007345">
        <w:rPr>
          <w:rFonts w:cs="Times New Roman"/>
          <w:color w:val="000000" w:themeColor="text1"/>
          <w:lang w:val="en-GB"/>
        </w:rPr>
        <w:t xml:space="preserve"> to GSAT response</w:t>
      </w:r>
      <w:r w:rsidRPr="007D361D">
        <w:rPr>
          <w:rFonts w:cs="Times New Roman"/>
          <w:color w:val="000000" w:themeColor="text1"/>
          <w:lang w:val="en-GB"/>
        </w:rPr>
        <w:t xml:space="preserve">, the analysis is </w:t>
      </w:r>
      <w:r>
        <w:rPr>
          <w:rFonts w:cs="Times New Roman"/>
          <w:color w:val="000000" w:themeColor="text1"/>
          <w:lang w:val="en-GB"/>
        </w:rPr>
        <w:t xml:space="preserve">mainly </w:t>
      </w:r>
      <w:r w:rsidRPr="007D361D">
        <w:rPr>
          <w:rFonts w:cs="Times New Roman"/>
          <w:color w:val="000000" w:themeColor="text1"/>
          <w:lang w:val="en-GB"/>
        </w:rPr>
        <w:t xml:space="preserve">based on </w:t>
      </w:r>
      <w:r w:rsidRPr="00146101">
        <w:rPr>
          <w:rFonts w:cs="Times New Roman"/>
          <w:lang w:val="en-US"/>
        </w:rPr>
        <w:t xml:space="preserve">estimates using a two-layer emulator configuration derived from the medians of MAGICC7 and FaIRv1.6.2 </w:t>
      </w:r>
      <w:r>
        <w:rPr>
          <w:rFonts w:cs="Times New Roman"/>
          <w:color w:val="000000" w:themeColor="text1"/>
          <w:lang w:val="en-GB"/>
        </w:rPr>
        <w:t>(</w:t>
      </w:r>
      <w:del w:id="5906" w:author="Lucy Cowie" w:date="2021-07-28T20:30:00Z">
        <w:r w:rsidRPr="007D361D" w:rsidDel="004F4CED">
          <w:rPr>
            <w:rFonts w:cs="Times New Roman"/>
            <w:color w:val="000000" w:themeColor="text1"/>
            <w:lang w:val="en-GB"/>
          </w:rPr>
          <w:delText xml:space="preserve">see </w:delText>
        </w:r>
      </w:del>
      <w:r w:rsidRPr="007D361D">
        <w:rPr>
          <w:rFonts w:cs="Times New Roman"/>
          <w:color w:val="000000" w:themeColor="text1"/>
          <w:lang w:val="en-GB"/>
        </w:rPr>
        <w:t>Section 1.5.3.4, Cross</w:t>
      </w:r>
      <w:ins w:id="5907" w:author="Lucy Cowie" w:date="2021-07-28T20:30:00Z">
        <w:r w:rsidR="004F4CED">
          <w:rPr>
            <w:rFonts w:cs="Times New Roman"/>
            <w:color w:val="000000" w:themeColor="text1"/>
            <w:lang w:val="en-GB"/>
          </w:rPr>
          <w:t>-</w:t>
        </w:r>
      </w:ins>
      <w:del w:id="5908" w:author="Lucy Cowie" w:date="2021-07-28T20:30:00Z">
        <w:r w:rsidRPr="007D361D" w:rsidDel="004F4CED">
          <w:rPr>
            <w:rFonts w:cs="Times New Roman"/>
            <w:color w:val="000000" w:themeColor="text1"/>
            <w:lang w:val="en-GB"/>
          </w:rPr>
          <w:delText xml:space="preserve"> </w:delText>
        </w:r>
      </w:del>
      <w:r w:rsidRPr="007D361D">
        <w:rPr>
          <w:rFonts w:cs="Times New Roman"/>
          <w:color w:val="000000" w:themeColor="text1"/>
          <w:lang w:val="en-GB"/>
        </w:rPr>
        <w:t xml:space="preserve">Chapter Box </w:t>
      </w:r>
      <w:r>
        <w:rPr>
          <w:rFonts w:cs="Times New Roman"/>
          <w:color w:val="000000" w:themeColor="text1"/>
          <w:lang w:val="en-GB"/>
        </w:rPr>
        <w:t>7.1</w:t>
      </w:r>
      <w:del w:id="5909" w:author="Lucy Cowie" w:date="2021-07-28T20:30:00Z">
        <w:r w:rsidDel="00061227">
          <w:rPr>
            <w:rFonts w:cs="Times New Roman"/>
            <w:color w:val="000000" w:themeColor="text1"/>
            <w:lang w:val="en-GB"/>
          </w:rPr>
          <w:delText>,</w:delText>
        </w:r>
      </w:del>
      <w:r>
        <w:rPr>
          <w:rFonts w:cs="Times New Roman"/>
          <w:color w:val="000000" w:themeColor="text1"/>
          <w:lang w:val="en-GB"/>
        </w:rPr>
        <w:t xml:space="preserve"> and </w:t>
      </w:r>
      <w:r w:rsidR="00355D6D">
        <w:rPr>
          <w:rFonts w:cs="Times New Roman"/>
          <w:color w:val="000000" w:themeColor="text1"/>
          <w:lang w:val="en-GB"/>
        </w:rPr>
        <w:t xml:space="preserve">Supplementary Material </w:t>
      </w:r>
      <w:r>
        <w:rPr>
          <w:rFonts w:cs="Times New Roman"/>
          <w:color w:val="000000" w:themeColor="text1"/>
          <w:lang w:val="en-GB"/>
        </w:rPr>
        <w:t>7.</w:t>
      </w:r>
      <w:r w:rsidR="00355D6D">
        <w:rPr>
          <w:rFonts w:cs="Times New Roman"/>
          <w:color w:val="000000" w:themeColor="text1"/>
          <w:lang w:val="en-GB"/>
        </w:rPr>
        <w:t>SM5</w:t>
      </w:r>
      <w:r>
        <w:rPr>
          <w:rFonts w:cs="Times New Roman"/>
          <w:color w:val="000000" w:themeColor="text1"/>
          <w:lang w:val="en-GB"/>
        </w:rPr>
        <w:t>.2</w:t>
      </w:r>
      <w:r w:rsidRPr="007D361D">
        <w:rPr>
          <w:rFonts w:cs="Times New Roman"/>
          <w:color w:val="000000" w:themeColor="text1"/>
          <w:lang w:val="en-GB"/>
        </w:rPr>
        <w:t>)</w:t>
      </w:r>
      <w:r>
        <w:rPr>
          <w:rFonts w:cs="Times New Roman"/>
          <w:color w:val="000000" w:themeColor="text1"/>
          <w:lang w:val="en-GB"/>
        </w:rPr>
        <w:t>. T</w:t>
      </w:r>
      <w:r w:rsidRPr="007D361D">
        <w:rPr>
          <w:rFonts w:cs="Times New Roman"/>
          <w:color w:val="000000" w:themeColor="text1"/>
          <w:lang w:val="en-GB"/>
        </w:rPr>
        <w:t xml:space="preserve">he </w:t>
      </w:r>
      <w:r>
        <w:rPr>
          <w:rFonts w:cs="Times New Roman"/>
          <w:color w:val="000000" w:themeColor="text1"/>
          <w:lang w:val="en-GB"/>
        </w:rPr>
        <w:t xml:space="preserve">contribution from SLCFs to </w:t>
      </w:r>
      <w:r w:rsidRPr="007D361D">
        <w:rPr>
          <w:rFonts w:cs="Times New Roman"/>
          <w:color w:val="000000" w:themeColor="text1"/>
          <w:lang w:val="en-GB"/>
        </w:rPr>
        <w:t>change</w:t>
      </w:r>
      <w:r>
        <w:rPr>
          <w:rFonts w:cs="Times New Roman"/>
          <w:color w:val="000000" w:themeColor="text1"/>
          <w:lang w:val="en-GB"/>
        </w:rPr>
        <w:t>s</w:t>
      </w:r>
      <w:r w:rsidRPr="007D361D">
        <w:rPr>
          <w:rFonts w:cs="Times New Roman"/>
          <w:color w:val="000000" w:themeColor="text1"/>
          <w:lang w:val="en-GB"/>
        </w:rPr>
        <w:t xml:space="preserve"> in GSAT</w:t>
      </w:r>
      <w:r>
        <w:rPr>
          <w:rFonts w:cs="Times New Roman"/>
          <w:color w:val="000000" w:themeColor="text1"/>
          <w:lang w:val="en-GB"/>
        </w:rPr>
        <w:t xml:space="preserve"> have been calculated based on the </w:t>
      </w:r>
      <w:r w:rsidRPr="007D361D">
        <w:rPr>
          <w:rFonts w:cs="Times New Roman"/>
          <w:color w:val="000000" w:themeColor="text1"/>
          <w:lang w:val="en-GB"/>
        </w:rPr>
        <w:t xml:space="preserve">global mean ERF </w:t>
      </w:r>
      <w:r>
        <w:rPr>
          <w:rFonts w:cs="Times New Roman"/>
          <w:color w:val="000000" w:themeColor="text1"/>
          <w:lang w:val="en-GB"/>
        </w:rPr>
        <w:t xml:space="preserve">for the various components as assessed in </w:t>
      </w:r>
      <w:ins w:id="5910" w:author="Lucy Cowie" w:date="2021-07-28T20:30:00Z">
        <w:r w:rsidR="00061227">
          <w:rPr>
            <w:rFonts w:cs="Times New Roman"/>
            <w:color w:val="000000" w:themeColor="text1"/>
            <w:lang w:val="en-GB"/>
          </w:rPr>
          <w:t>S</w:t>
        </w:r>
      </w:ins>
      <w:del w:id="5911" w:author="Lucy Cowie" w:date="2021-07-28T20:30:00Z">
        <w:r w:rsidDel="00061227">
          <w:rPr>
            <w:rFonts w:cs="Times New Roman"/>
            <w:color w:val="000000" w:themeColor="text1"/>
            <w:lang w:val="en-GB"/>
          </w:rPr>
          <w:delText>s</w:delText>
        </w:r>
      </w:del>
      <w:r>
        <w:rPr>
          <w:rFonts w:cs="Times New Roman"/>
          <w:color w:val="000000" w:themeColor="text1"/>
          <w:lang w:val="en-GB"/>
        </w:rPr>
        <w:t>ection 7.3.5</w:t>
      </w:r>
      <w:r w:rsidRPr="007D361D">
        <w:rPr>
          <w:rFonts w:cs="Times New Roman"/>
          <w:color w:val="000000" w:themeColor="text1"/>
          <w:lang w:val="en-GB"/>
        </w:rPr>
        <w:t>, using</w:t>
      </w:r>
      <w:r>
        <w:rPr>
          <w:rFonts w:cs="Times New Roman"/>
          <w:color w:val="000000" w:themeColor="text1"/>
          <w:lang w:val="en-GB"/>
        </w:rPr>
        <w:t xml:space="preserve"> </w:t>
      </w:r>
      <w:r w:rsidRPr="00146101">
        <w:rPr>
          <w:rFonts w:cs="Times New Roman"/>
          <w:lang w:val="en-US"/>
        </w:rPr>
        <w:t xml:space="preserve">the two-layer emulator </w:t>
      </w:r>
      <w:r w:rsidRPr="007D361D">
        <w:rPr>
          <w:rFonts w:cs="Times New Roman"/>
          <w:color w:val="000000" w:themeColor="text1"/>
          <w:lang w:val="en-GB"/>
        </w:rPr>
        <w:t>for the climate response (</w:t>
      </w:r>
      <w:r>
        <w:rPr>
          <w:rFonts w:cs="Times New Roman"/>
          <w:noProof/>
          <w:color w:val="000000" w:themeColor="text1"/>
          <w:lang w:val="en-GB"/>
        </w:rPr>
        <w:t>Cross Chapter Box 7.1</w:t>
      </w:r>
      <w:del w:id="5912" w:author="Lucy Cowie" w:date="2021-07-28T20:30:00Z">
        <w:r w:rsidDel="008757E5">
          <w:rPr>
            <w:rFonts w:cs="Times New Roman"/>
            <w:noProof/>
            <w:color w:val="000000" w:themeColor="text1"/>
            <w:lang w:val="en-GB"/>
          </w:rPr>
          <w:delText xml:space="preserve"> and</w:delText>
        </w:r>
      </w:del>
      <w:ins w:id="5913" w:author="Lucy Cowie" w:date="2021-07-28T20:30:00Z">
        <w:r w:rsidR="008757E5">
          <w:rPr>
            <w:rFonts w:cs="Times New Roman"/>
            <w:noProof/>
            <w:color w:val="000000" w:themeColor="text1"/>
            <w:lang w:val="en-GB"/>
          </w:rPr>
          <w:t>,</w:t>
        </w:r>
      </w:ins>
      <w:r>
        <w:rPr>
          <w:rFonts w:cs="Times New Roman"/>
          <w:noProof/>
          <w:color w:val="000000" w:themeColor="text1"/>
          <w:lang w:val="en-GB"/>
        </w:rPr>
        <w:t xml:space="preserve"> </w:t>
      </w:r>
      <w:r w:rsidR="00355D6D">
        <w:rPr>
          <w:rFonts w:cs="Times New Roman"/>
          <w:color w:val="000000" w:themeColor="text1"/>
          <w:lang w:val="en-GB"/>
        </w:rPr>
        <w:t xml:space="preserve">Supplementary Material </w:t>
      </w:r>
      <w:r>
        <w:rPr>
          <w:rFonts w:cs="Times New Roman"/>
          <w:noProof/>
          <w:color w:val="000000" w:themeColor="text1"/>
          <w:lang w:val="en-GB"/>
        </w:rPr>
        <w:t>7.</w:t>
      </w:r>
      <w:r w:rsidR="00355D6D">
        <w:rPr>
          <w:rFonts w:cs="Times New Roman"/>
          <w:noProof/>
          <w:color w:val="000000" w:themeColor="text1"/>
          <w:lang w:val="en-GB"/>
        </w:rPr>
        <w:t>SM5</w:t>
      </w:r>
      <w:r>
        <w:rPr>
          <w:rFonts w:cs="Times New Roman"/>
          <w:noProof/>
          <w:color w:val="000000" w:themeColor="text1"/>
          <w:lang w:val="en-GB"/>
        </w:rPr>
        <w:t>.2)</w:t>
      </w:r>
      <w:r>
        <w:rPr>
          <w:rFonts w:cs="Times New Roman"/>
          <w:color w:val="000000" w:themeColor="text1"/>
          <w:lang w:val="en-GB"/>
        </w:rPr>
        <w:t xml:space="preserve">. </w:t>
      </w:r>
    </w:p>
    <w:p w14:paraId="5D85A3E3" w14:textId="77777777" w:rsidR="0035542F" w:rsidRPr="007D361D" w:rsidRDefault="0035542F" w:rsidP="00D5630D">
      <w:pPr>
        <w:pStyle w:val="AR6BodyText"/>
        <w:rPr>
          <w:rFonts w:cs="Times New Roman"/>
          <w:color w:val="000000" w:themeColor="text1"/>
          <w:lang w:val="en-GB"/>
        </w:rPr>
      </w:pPr>
    </w:p>
    <w:p w14:paraId="6AED1BBF" w14:textId="6D175F7E" w:rsidR="0035542F" w:rsidRDefault="0035542F" w:rsidP="00D5630D">
      <w:pPr>
        <w:pStyle w:val="AR6BodyText"/>
        <w:rPr>
          <w:rFonts w:cs="Times New Roman"/>
          <w:color w:val="000000" w:themeColor="text1"/>
          <w:lang w:val="en-GB"/>
        </w:rPr>
      </w:pPr>
      <w:r>
        <w:rPr>
          <w:rFonts w:cs="Times New Roman"/>
          <w:color w:val="000000" w:themeColor="text1"/>
          <w:lang w:val="en-GB"/>
        </w:rPr>
        <w:t xml:space="preserve">The projections of GSAT </w:t>
      </w:r>
      <w:r w:rsidRPr="007D361D">
        <w:rPr>
          <w:rFonts w:cs="Times New Roman"/>
          <w:color w:val="000000" w:themeColor="text1"/>
          <w:lang w:val="en-GB"/>
        </w:rPr>
        <w:t>for a broad group of forcing agents (aerosols, methane, tropospheric ozone</w:t>
      </w:r>
      <w:del w:id="5914" w:author="Lucy Cowie" w:date="2021-07-28T20:30:00Z">
        <w:r w:rsidRPr="007D361D" w:rsidDel="004829F1">
          <w:rPr>
            <w:rFonts w:cs="Times New Roman"/>
            <w:color w:val="000000" w:themeColor="text1"/>
            <w:lang w:val="en-GB"/>
          </w:rPr>
          <w:delText>,</w:delText>
        </w:r>
      </w:del>
      <w:r w:rsidRPr="007D361D">
        <w:rPr>
          <w:rFonts w:cs="Times New Roman"/>
          <w:color w:val="000000" w:themeColor="text1"/>
          <w:lang w:val="en-GB"/>
        </w:rPr>
        <w:t xml:space="preserve"> </w:t>
      </w:r>
      <w:r>
        <w:rPr>
          <w:rFonts w:cs="Times New Roman"/>
          <w:color w:val="000000" w:themeColor="text1"/>
          <w:lang w:val="en-GB"/>
        </w:rPr>
        <w:t xml:space="preserve">and </w:t>
      </w:r>
      <w:r w:rsidRPr="007D361D">
        <w:rPr>
          <w:rFonts w:cs="Times New Roman"/>
          <w:color w:val="000000" w:themeColor="text1"/>
          <w:lang w:val="en-GB"/>
        </w:rPr>
        <w:t>HFCs</w:t>
      </w:r>
      <w:r>
        <w:rPr>
          <w:rFonts w:cs="Times New Roman"/>
          <w:color w:val="000000" w:themeColor="text1"/>
          <w:lang w:val="en-GB"/>
        </w:rPr>
        <w:t xml:space="preserve"> with lifetimes lower than 50 years</w:t>
      </w:r>
      <w:r w:rsidRPr="007D361D">
        <w:rPr>
          <w:rFonts w:cs="Times New Roman"/>
          <w:color w:val="000000" w:themeColor="text1"/>
          <w:lang w:val="en-GB"/>
        </w:rPr>
        <w:t xml:space="preserve">) for the SSP scenarios </w:t>
      </w:r>
      <w:r>
        <w:rPr>
          <w:rFonts w:cs="Times New Roman"/>
          <w:color w:val="000000" w:themeColor="text1"/>
          <w:lang w:val="en-GB"/>
        </w:rPr>
        <w:t>shows how much of the future warming or cooling (relative to 2019) can be attributed to the SLCFs (Figure 6.22). Note that during the first two decades, some of these changes in GSAT are due to emissions before 2019, in particular for the longer</w:t>
      </w:r>
      <w:ins w:id="5915" w:author="Lucy Cowie" w:date="2021-07-28T20:31:00Z">
        <w:r w:rsidR="009B2BF9">
          <w:rPr>
            <w:rFonts w:cs="Times New Roman"/>
            <w:color w:val="000000" w:themeColor="text1"/>
            <w:lang w:val="en-GB"/>
          </w:rPr>
          <w:t>-</w:t>
        </w:r>
      </w:ins>
      <w:del w:id="5916" w:author="Lucy Cowie" w:date="2021-07-28T20:31:00Z">
        <w:r w:rsidDel="009B2BF9">
          <w:rPr>
            <w:rFonts w:cs="Times New Roman"/>
            <w:color w:val="000000" w:themeColor="text1"/>
            <w:lang w:val="en-GB"/>
          </w:rPr>
          <w:delText xml:space="preserve"> </w:delText>
        </w:r>
      </w:del>
      <w:r>
        <w:rPr>
          <w:rFonts w:cs="Times New Roman"/>
          <w:color w:val="000000" w:themeColor="text1"/>
          <w:lang w:val="en-GB"/>
        </w:rPr>
        <w:t>lived SLCFs such as methane and HFCs (</w:t>
      </w:r>
      <w:del w:id="5917" w:author="Lucy Cowie" w:date="2021-07-28T20:31:00Z">
        <w:r w:rsidDel="009B2BF9">
          <w:rPr>
            <w:rFonts w:cs="Times New Roman"/>
            <w:color w:val="000000" w:themeColor="text1"/>
            <w:lang w:val="en-GB"/>
          </w:rPr>
          <w:delText xml:space="preserve">see also </w:delText>
        </w:r>
      </w:del>
      <w:r>
        <w:rPr>
          <w:rFonts w:cs="Times New Roman"/>
          <w:color w:val="000000" w:themeColor="text1"/>
          <w:lang w:val="en-GB"/>
        </w:rPr>
        <w:t>Figure 6.15). The scenarios SSP3-7.0-lowSLCF-highCH</w:t>
      </w:r>
      <w:r w:rsidRPr="00AF1E52">
        <w:rPr>
          <w:rFonts w:cs="Times New Roman"/>
          <w:color w:val="000000" w:themeColor="text1"/>
          <w:vertAlign w:val="subscript"/>
          <w:lang w:val="en-GB"/>
        </w:rPr>
        <w:t>4</w:t>
      </w:r>
      <w:r>
        <w:rPr>
          <w:rFonts w:cs="Times New Roman"/>
          <w:color w:val="000000" w:themeColor="text1"/>
          <w:lang w:val="en-GB"/>
        </w:rPr>
        <w:t xml:space="preserve"> and SSP3-7.0-lowSLCF-lowCH</w:t>
      </w:r>
      <w:r w:rsidRPr="00AF1E52">
        <w:rPr>
          <w:rFonts w:cs="Times New Roman"/>
          <w:color w:val="000000" w:themeColor="text1"/>
          <w:vertAlign w:val="subscript"/>
          <w:lang w:val="en-GB"/>
        </w:rPr>
        <w:t>4</w:t>
      </w:r>
      <w:r>
        <w:rPr>
          <w:rFonts w:cs="Times New Roman"/>
          <w:color w:val="000000" w:themeColor="text1"/>
          <w:lang w:val="en-GB"/>
        </w:rPr>
        <w:t xml:space="preserve"> are special cases of the SSP3-7.0 scenario with strong, but realistic, reductions in non-methane SLCFs and all SLCFs respectively </w:t>
      </w:r>
      <w:r>
        <w:rPr>
          <w:rFonts w:cs="Times New Roman"/>
          <w:color w:val="000000" w:themeColor="text1"/>
          <w:lang w:val="en-GB"/>
        </w:rPr>
        <w:fldChar w:fldCharType="begin" w:fldLock="1"/>
      </w:r>
      <w:r w:rsidR="00D477C7">
        <w:rPr>
          <w:rFonts w:cs="Times New Roman"/>
          <w:color w:val="000000" w:themeColor="text1"/>
          <w:lang w:val="en-GB"/>
        </w:rPr>
        <w:instrText>ADDIN CSL_CITATION { "citationItems" : [ { "id" : "ITEM-1", "itemData" : { "DOI" : "10.5194/gmd-12-1443-2019", "ISSN" : "19919603", "abstract" : "Abstract. We present a suite of nine scenarios of future emissions trajectories of anthropogenic sources, a key deliverable of the ScenarioMIP experiment within CMIP6. Integrated Assessment Model results for 14 different emissions species and 13 emissions sectors are provided for each scenario with consistent transitions from the historical data used in CMIP6 to future trajectories using automated harmonization before being downscaled to provide higher emission source spatial detail. We find that the scenarios span a wide range of end-of-century radiative forcing values, thus making this set of scenarios ideal for exploring a variety of warming pathways. The set of scenarios are bounded on the low end by a 1.9&amp;thinsp;W&amp;thinsp;m-2 scenario, ideal for analyzing a world with end-of-century temperatures well below 2&amp;thinsp;&amp;deg;C, and on the high-end by a 8.5&amp;thinsp;W&amp;thinsp;m-2 scenario, resulting in an increase in warming of nearly 5&amp;thinsp;&amp;deg;C over pre-industrial levels. Between these two extremes, scenarios are provided such that differences between forcing outcomes provide statistically significant regional temperature outcomes to maximize their usefulness for downstream experiments within CMIP6. A wide range of scenario data products are provided for the CMIP6 scientific community including global, regional, and gridded emissions datasets.", "author" : [ { "dropping-particle" : "", "family" : "Gidden", "given" : "Matthew J.", "non-dropping-particle" : "", "parse-names" : false, "suffix" : "" }, { "dropping-particle" : "", "family" : "Riahi", "given" : "Keywan", "non-dropping-particle" : "", "parse-names" : false, "suffix" : "" }, { "dropping-particle" : "", "family" : "Smith", "given" : "Steven J.", "non-dropping-particle" : "", "parse-names" : false, "suffix" : "" }, { "dropping-particle" : "", "family" : "Fujimori", "given" : "Shinichiro", "non-dropping-particle" : "", "parse-names" : false, "suffix" : "" }, { "dropping-particle" : "", "family" : "Luderer", "given" : "Gunnar", "non-dropping-particle" : "", "parse-names" : false, "suffix" : "" }, { "dropping-particle" : "", "family" : "Kriegler", "given" : "Elmar", "non-dropping-particle" : "", "parse-names" : false, "suffix" : "" }, { "dropping-particle" : "", "family" : "Vuuren", "given" : "Detlef P.", "non-dropping-particle" : "Van", "parse-names" : false, "suffix" : "" }, { "dropping-particle" : "", "family" : "Berg", "given" : "Maarten", "non-dropping-particle" : "Van Den", "parse-names" : false, "suffix" : "" }, { "dropping-particle" : "", "family" : "Feng", "given" : "Leyang", "non-dropping-particle" : "", "parse-names" : false, "suffix" : "" }, { "dropping-particle" : "", "family" : "Klein", "given" : "David", "non-dropping-particle" : "", "parse-names" : false, "suffix" : "" }, { "dropping-particle" : "", "family" : "Calvin", "given" : "Katherine", "non-dropping-particle" : "", "parse-names" : false, "suffix" : "" }, { "dropping-particle" : "", "family" : "Doelman", "given" : "Jonathan C.", "non-dropping-particle" : "", "parse-names" : false, "suffix" : "" }, { "dropping-particle" : "", "family" : "Frank", "given" : "Stefan", "non-dropping-particle" : "", "parse-names" : false, "suffix" : "" }, { "dropping-particle" : "", "family" : "Fricko", "given" : "Oliver", "non-dropping-particle" : "", "parse-names" : false, "suffix" : "" }, { "dropping-particle" : "", "family" : "Harmsen", "given" : "Mathijs", "non-dropping-particle" : "", "parse-names" : false, "suffix" : "" }, { "dropping-particle" : "", "family" : "Hasegawa", "given" : "Tomoko", "non-dropping-particle" : "", "parse-names" : false, "suffix" : "" }, { "dropping-particle" : "", "family" : "Havlik", "given" : "Petr", "non-dropping-particle" : "", "parse-names" : false, "suffix" : "" }, { "dropping-particle" : "", "family" : "Hilaire", "given" : "J\u00e9r\u00f4me", "non-dropping-particle" : "", "parse-names" : false, "suffix" : "" }, { "dropping-particle" : "", "family" : "Hoesly", "given" : "Rachel", "non-dropping-particle" : "", "parse-names" : false, "suffix" : "" }, { "dropping-particle" : "", "family" : "Horing", "given" : "Jill", "non-dropping-particle" : "", "parse-names" : false, "suffix" : "" }, { "dropping-particle" : "", "family" : "Popp", "given" : "Alexander", "non-dropping-particle" : "", "parse-names" : false, "suffix" : "" }, { "dropping-particle" : "", "family" : "Stehfest", "given" : "Elke", "non-dropping-particle" : "", "parse-names" : false, "suffix" : "" }, { "dropping-particle" : "", "family" : "Takahashi", "given" : "Kiyoshi", "non-dropping-particle" : "", "parse-names" : false, "suffix" : "" } ], "container-title" : "Geoscientific Model Development", "id" : "ITEM-1", "issue" : "4", "issued" : { "date-parts" : [ [ "2019" ] ] }, "page" : "1443-1475", "title" : "Global emissions pathways under different socioeconomic scenarios for use in CMIP6: A dataset of harmonized emissions trajectories through the end of the century", "translator" : [ { "dropping-particle" : "", "family" : "G3727", "given" : "", "non-dropping-particle" : "", "parse-names" : false, "suffix" : "" } ], "type" : "article-journal", "volume" : "12" }, "uris" : [ "http://www.mendeley.com/documents/?uuid=709c84af-7607-4748-86c2-a2b80ecdb9d5" ] } ], "mendeley" : { "formattedCitation" : "(Gidden et al., 2019)", "plainTextFormattedCitation" : "(Gidden et al., 2019)", "previouslyFormattedCitation" : "(Gidden et al., 2019)" }, "properties" : { "noteIndex" : 0 }, "schema" : "https://github.com/citation-style-language/schema/raw/master/csl-citation.json" }</w:instrText>
      </w:r>
      <w:r>
        <w:rPr>
          <w:rFonts w:cs="Times New Roman"/>
          <w:color w:val="000000" w:themeColor="text1"/>
          <w:lang w:val="en-GB"/>
        </w:rPr>
        <w:fldChar w:fldCharType="separate"/>
      </w:r>
      <w:r w:rsidR="00CB33A1">
        <w:rPr>
          <w:rFonts w:cs="Times New Roman"/>
          <w:noProof/>
          <w:color w:val="000000" w:themeColor="text1"/>
          <w:lang w:val="en-GB"/>
        </w:rPr>
        <w:t>(Gidden et al., 2019)</w:t>
      </w:r>
      <w:r>
        <w:rPr>
          <w:rFonts w:cs="Times New Roman"/>
          <w:color w:val="000000" w:themeColor="text1"/>
          <w:lang w:val="en-GB"/>
        </w:rPr>
        <w:fldChar w:fldCharType="end"/>
      </w:r>
      <w:r>
        <w:rPr>
          <w:rFonts w:cs="Times New Roman"/>
          <w:color w:val="000000" w:themeColor="text1"/>
          <w:lang w:val="en-GB"/>
        </w:rPr>
        <w:t>.</w:t>
      </w:r>
    </w:p>
    <w:p w14:paraId="254E57E3" w14:textId="77777777" w:rsidR="0035542F" w:rsidRPr="007D361D" w:rsidRDefault="0035542F" w:rsidP="00D5630D">
      <w:pPr>
        <w:pStyle w:val="AR6BodyText"/>
        <w:rPr>
          <w:rFonts w:cs="Times New Roman"/>
          <w:color w:val="000000" w:themeColor="text1"/>
          <w:lang w:val="en-GB"/>
        </w:rPr>
      </w:pPr>
    </w:p>
    <w:p w14:paraId="498E6FB6" w14:textId="3AE8FC85" w:rsidR="0035542F" w:rsidRPr="00D733A8" w:rsidRDefault="0035542F" w:rsidP="00D5630D">
      <w:pPr>
        <w:pStyle w:val="AR6BodyText"/>
        <w:rPr>
          <w:rFonts w:cs="Times New Roman"/>
          <w:color w:val="000000" w:themeColor="text1"/>
          <w:lang w:val="en-GB"/>
        </w:rPr>
      </w:pPr>
      <w:r w:rsidRPr="00D733A8">
        <w:rPr>
          <w:rFonts w:cs="Times New Roman"/>
          <w:color w:val="000000" w:themeColor="text1"/>
          <w:lang w:val="en-GB"/>
        </w:rPr>
        <w:t xml:space="preserve">As discussed in </w:t>
      </w:r>
      <w:ins w:id="5918" w:author="Lucy Cowie" w:date="2021-07-28T20:31:00Z">
        <w:r w:rsidR="00DC31B2">
          <w:rPr>
            <w:rFonts w:cs="Times New Roman"/>
            <w:color w:val="000000" w:themeColor="text1"/>
            <w:lang w:val="en-GB"/>
          </w:rPr>
          <w:t>S</w:t>
        </w:r>
      </w:ins>
      <w:del w:id="5919" w:author="Lucy Cowie" w:date="2021-07-28T20:31:00Z">
        <w:r w:rsidRPr="00D733A8" w:rsidDel="00DC31B2">
          <w:rPr>
            <w:rFonts w:cs="Times New Roman"/>
            <w:color w:val="000000" w:themeColor="text1"/>
            <w:lang w:val="en-GB"/>
          </w:rPr>
          <w:delText>s</w:delText>
        </w:r>
      </w:del>
      <w:r w:rsidRPr="00D733A8">
        <w:rPr>
          <w:rFonts w:cs="Times New Roman"/>
          <w:color w:val="000000" w:themeColor="text1"/>
          <w:lang w:val="en-GB"/>
        </w:rPr>
        <w:t xml:space="preserve">ections 6.2, 6.3 and 6.4, there are uncertainties relating emissions of SLCFs to changes in abundance </w:t>
      </w:r>
      <w:r w:rsidRPr="00D733A8">
        <w:rPr>
          <w:rFonts w:cs="Times New Roman"/>
          <w:noProof/>
          <w:color w:val="000000" w:themeColor="text1"/>
          <w:lang w:val="en-GB"/>
        </w:rPr>
        <w:t>(</w:t>
      </w:r>
      <w:del w:id="5920" w:author="Lucy Cowie" w:date="2021-07-28T20:31:00Z">
        <w:r w:rsidRPr="00D733A8" w:rsidDel="002B3AD3">
          <w:rPr>
            <w:rFonts w:cs="Times New Roman"/>
            <w:noProof/>
            <w:color w:val="000000" w:themeColor="text1"/>
            <w:lang w:val="en-GB"/>
          </w:rPr>
          <w:delText xml:space="preserve">see </w:delText>
        </w:r>
      </w:del>
      <w:r w:rsidRPr="00D733A8">
        <w:rPr>
          <w:rFonts w:cs="Times New Roman"/>
          <w:noProof/>
          <w:color w:val="000000" w:themeColor="text1"/>
          <w:lang w:val="en-GB"/>
        </w:rPr>
        <w:t xml:space="preserve">Box 6.2) </w:t>
      </w:r>
      <w:r w:rsidRPr="00D733A8">
        <w:rPr>
          <w:rFonts w:cs="Times New Roman"/>
          <w:color w:val="000000" w:themeColor="text1"/>
          <w:lang w:val="en-GB"/>
        </w:rPr>
        <w:t>and further to ERF, in particular for aerosols and tropospheric ozone. Further</w:t>
      </w:r>
      <w:r w:rsidR="009F2255">
        <w:rPr>
          <w:rFonts w:cs="Times New Roman"/>
          <w:color w:val="000000" w:themeColor="text1"/>
          <w:lang w:val="en-GB"/>
        </w:rPr>
        <w:t>more</w:t>
      </w:r>
      <w:ins w:id="5921" w:author="Lucy Cowie" w:date="2021-07-28T20:32:00Z">
        <w:r w:rsidR="00774448">
          <w:rPr>
            <w:rFonts w:cs="Times New Roman"/>
            <w:color w:val="000000" w:themeColor="text1"/>
            <w:lang w:val="en-GB"/>
          </w:rPr>
          <w:t>,</w:t>
        </w:r>
      </w:ins>
      <w:r w:rsidRPr="00D733A8">
        <w:rPr>
          <w:rFonts w:cs="Times New Roman"/>
          <w:color w:val="000000" w:themeColor="text1"/>
          <w:lang w:val="en-GB"/>
        </w:rPr>
        <w:t xml:space="preserve"> there are uncertainties related to </w:t>
      </w:r>
      <w:del w:id="5922" w:author="Lucy Cowie" w:date="2021-07-28T20:32:00Z">
        <w:r w:rsidRPr="00D733A8" w:rsidDel="00A71511">
          <w:rPr>
            <w:rFonts w:cs="Times New Roman"/>
            <w:color w:val="000000" w:themeColor="text1"/>
            <w:lang w:val="en-GB"/>
          </w:rPr>
          <w:delText xml:space="preserve">the </w:delText>
        </w:r>
      </w:del>
      <w:r w:rsidRPr="00D733A8">
        <w:rPr>
          <w:rFonts w:cs="Times New Roman"/>
          <w:color w:val="000000" w:themeColor="text1"/>
          <w:lang w:val="en-GB"/>
        </w:rPr>
        <w:t xml:space="preserve">climate sensitivity, </w:t>
      </w:r>
      <w:del w:id="5923" w:author="Ian Blenkinsop" w:date="2021-07-29T12:01:00Z">
        <w:r w:rsidRPr="00D733A8" w:rsidDel="000D4BA7">
          <w:rPr>
            <w:rFonts w:cs="Times New Roman"/>
            <w:color w:val="000000" w:themeColor="text1"/>
            <w:lang w:val="en-GB"/>
          </w:rPr>
          <w:delText>i.e.</w:delText>
        </w:r>
      </w:del>
      <w:ins w:id="5924" w:author="Ian Blenkinsop" w:date="2021-07-29T12:01:00Z">
        <w:r w:rsidR="000D4BA7">
          <w:rPr>
            <w:rFonts w:cs="Times New Roman"/>
            <w:color w:val="000000" w:themeColor="text1"/>
            <w:lang w:val="en-GB"/>
          </w:rPr>
          <w:t>that is</w:t>
        </w:r>
      </w:ins>
      <w:r>
        <w:rPr>
          <w:rFonts w:cs="Times New Roman"/>
          <w:color w:val="000000" w:themeColor="text1"/>
          <w:lang w:val="en-GB"/>
        </w:rPr>
        <w:t>,</w:t>
      </w:r>
      <w:r w:rsidRPr="00D733A8">
        <w:rPr>
          <w:rFonts w:cs="Times New Roman"/>
          <w:color w:val="000000" w:themeColor="text1"/>
          <w:lang w:val="en-GB"/>
        </w:rPr>
        <w:t xml:space="preserve"> the relation between ERF and change in GSAT.  Uncertainties in the ERF are assessed in Chapter 7 and calibrated impulse response function </w:t>
      </w:r>
      <w:ins w:id="5925" w:author="Lucy Cowie" w:date="2021-07-28T20:32:00Z">
        <w:r w:rsidR="00A71511">
          <w:rPr>
            <w:rFonts w:cs="Times New Roman"/>
            <w:color w:val="000000" w:themeColor="text1"/>
            <w:lang w:val="en-GB"/>
          </w:rPr>
          <w:t xml:space="preserve">also </w:t>
        </w:r>
      </w:ins>
      <w:r w:rsidRPr="00D733A8">
        <w:rPr>
          <w:rFonts w:cs="Times New Roman"/>
          <w:color w:val="000000" w:themeColor="text1"/>
          <w:lang w:val="en-GB"/>
        </w:rPr>
        <w:t xml:space="preserve">includes </w:t>
      </w:r>
      <w:del w:id="5926" w:author="Lucy Cowie" w:date="2021-07-28T20:32:00Z">
        <w:r w:rsidRPr="00D733A8" w:rsidDel="00A71511">
          <w:rPr>
            <w:rFonts w:cs="Times New Roman"/>
            <w:color w:val="000000" w:themeColor="text1"/>
            <w:lang w:val="en-GB"/>
          </w:rPr>
          <w:delText xml:space="preserve">also </w:delText>
        </w:r>
      </w:del>
      <w:r w:rsidRPr="00D733A8">
        <w:rPr>
          <w:rFonts w:cs="Times New Roman"/>
          <w:color w:val="000000" w:themeColor="text1"/>
          <w:lang w:val="en-GB"/>
        </w:rPr>
        <w:t>the assessed range (</w:t>
      </w:r>
      <w:del w:id="5927" w:author="Lucy Cowie" w:date="2021-07-28T20:32:00Z">
        <w:r w:rsidRPr="00D733A8" w:rsidDel="00A71511">
          <w:rPr>
            <w:rFonts w:cs="Times New Roman"/>
            <w:color w:val="000000" w:themeColor="text1"/>
            <w:lang w:val="en-GB"/>
          </w:rPr>
          <w:delText xml:space="preserve">see </w:delText>
        </w:r>
      </w:del>
      <w:r w:rsidRPr="00D733A8">
        <w:rPr>
          <w:rFonts w:cs="Times New Roman"/>
          <w:color w:val="000000" w:themeColor="text1"/>
          <w:lang w:val="en-GB"/>
        </w:rPr>
        <w:t>Box 7.1). There are also uncertainties related to the efficacies of the different SLCFs</w:t>
      </w:r>
      <w:r>
        <w:rPr>
          <w:rFonts w:cs="Times New Roman"/>
          <w:color w:val="000000" w:themeColor="text1"/>
          <w:lang w:val="en-GB"/>
        </w:rPr>
        <w:t xml:space="preserve"> and time scales for the response</w:t>
      </w:r>
      <w:r w:rsidRPr="00D733A8">
        <w:rPr>
          <w:rFonts w:cs="Times New Roman"/>
          <w:color w:val="000000" w:themeColor="text1"/>
          <w:lang w:val="en-GB"/>
        </w:rPr>
        <w:t xml:space="preserve">, in particular for regional emissions </w:t>
      </w:r>
      <w:r>
        <w:rPr>
          <w:rFonts w:cs="Times New Roman"/>
          <w:color w:val="000000" w:themeColor="text1"/>
          <w:lang w:val="en-GB"/>
        </w:rPr>
        <w:fldChar w:fldCharType="begin" w:fldLock="1"/>
      </w:r>
      <w:r w:rsidR="00D477C7">
        <w:rPr>
          <w:rFonts w:cs="Times New Roman"/>
          <w:color w:val="000000" w:themeColor="text1"/>
          <w:lang w:val="en-GB"/>
        </w:rPr>
        <w:instrText>ADDIN CSL_CITATION { "citationItems" : [ { "id" : "ITEM-1", "itemData" : { "DOI" : "10.5194/acp-19-2405-2019", "author" : [ { "dropping-particle" : "", "family" : "Yang", "given" : "Y", "non-dropping-particle" : "", "parse-names" : false, "suffix" : "" }, { "dropping-particle" : "", "family" : "Smith", "given" : "S J", "non-dropping-particle" : "", "parse-names" : false, "suffix" : "" }, { "dropping-particle" : "", "family" : "Wang", "given" : "H", "non-dropping-particle" : "", "parse-names" : false, "suffix" : "" }, { "dropping-particle" : "", "family" : "Mills", "given" : "C M", "non-dropping-particle" : "", "parse-names" : false, "suffix" : "" }, { "dropping-particle" : "", "family" : "Rasch", "given" : "P J", "non-dropping-particle" : "", "parse-names" : false, "suffix" : "" } ], "container-title" : "Atmospheric Chemistry and Physics", "id" : "ITEM-1", "issue" : "4", "issued" : { "date-parts" : [ [ "2019" ] ] }, "page" : "2405-2420", "title" : "Variability, timescales, and nonlinearity in climate responses to black carbon emissions", "translator" : [ { "dropping-particle" : "", "family" : "G3537", "given" : "", "non-dropping-particle" : "", "parse-names" : false, "suffix" : "" } ], "type" : "article-journal", "volume" : "19" }, "uris" : [ "http://www.mendeley.com/documents/?uuid=4e8ea603-104d-4742-bb23-0d236a3b523f" ] }, { "id" : "ITEM-2", "itemData" : { "DOI" : "10.5194/esd-10-729-2019", "author" : [ { "dropping-particle" : "", "family" : "Schwarber", "given" : "A K", "non-dropping-particle" : "", "parse-names" : false, "suffix" : "" }, { "dropping-particle" : "", "family" : "Smith", "given" : "S J", "non-dropping-particle" : "", "parse-names" : false, "suffix" : "" }, { "dropping-particle" : "", "family" : "Hartin", "given" : "C A", "non-dropping-particle" : "", "parse-names" : false, "suffix" : "" }, { "dropping-particle" : "", "family" : "Vega-Westhoff", "given" : "B A", "non-dropping-particle" : "", "parse-names" : false, "suffix" : "" }, { "dropping-particle" : "", "family" : "Sriver", "given" : "R", "non-dropping-particle" : "", "parse-names" : false, "suffix" : "" } ], "container-title" : "Earth System Dynamics", "id" : "ITEM-2", "issue" : "4", "issued" : { "date-parts" : [ [ "2019" ] ] }, "page" : "729-739", "title" : "Evaluating climate emulation: fundamental impulse testing of simple climate models", "translator" : [ { "dropping-particle" : "", "family" : "G5218", "given" : "", "non-dropping-particle" : "", "parse-names" : false, "suffix" : "" } ], "type" : "article-journal", "volume" : "10" }, "uris" : [ "http://www.mendeley.com/documents/?uuid=565190bf-d783-4a1f-9faa-4d50933c19c8", "http://www.mendeley.com/documents/?uuid=27a51a7b-7b70-4889-a3d5-89acf5ecd337", "http://www.mendeley.com/documents/?uuid=a330c4e2-34a9-415a-bbb9-4cf4db8aa503" ] } ], "mendeley" : { "formattedCitation" : "(Schwarber et al., 2019; Yang et al., 2019b)", "plainTextFormattedCitation" : "(Schwarber et al., 2019; Yang et al., 2019b)", "previouslyFormattedCitation" : "(Schwarber et al., 2019; Yang et al., 2019b)" }, "properties" : { "noteIndex" : 0 }, "schema" : "https://github.com/citation-style-language/schema/raw/master/csl-citation.json" }</w:instrText>
      </w:r>
      <w:r>
        <w:rPr>
          <w:rFonts w:cs="Times New Roman"/>
          <w:color w:val="000000" w:themeColor="text1"/>
          <w:lang w:val="en-GB"/>
        </w:rPr>
        <w:fldChar w:fldCharType="separate"/>
      </w:r>
      <w:r w:rsidR="00CB33A1">
        <w:rPr>
          <w:rFonts w:cs="Times New Roman"/>
          <w:noProof/>
          <w:color w:val="000000" w:themeColor="text1"/>
          <w:lang w:val="en-GB"/>
        </w:rPr>
        <w:t>(Schwarber et al., 2019; Yang et al., 2019b)</w:t>
      </w:r>
      <w:r>
        <w:rPr>
          <w:rFonts w:cs="Times New Roman"/>
          <w:color w:val="000000" w:themeColor="text1"/>
          <w:lang w:val="en-GB"/>
        </w:rPr>
        <w:fldChar w:fldCharType="end"/>
      </w:r>
      <w:r w:rsidRPr="00D733A8">
        <w:rPr>
          <w:rFonts w:cs="Times New Roman"/>
          <w:color w:val="000000" w:themeColor="text1"/>
          <w:lang w:val="en-GB"/>
        </w:rPr>
        <w:t xml:space="preserve"> that cannot be accounted for with the simple models used here. </w:t>
      </w:r>
    </w:p>
    <w:p w14:paraId="7860878F" w14:textId="4042FF02" w:rsidR="0035542F" w:rsidRDefault="0035542F" w:rsidP="00D5630D">
      <w:pPr>
        <w:pStyle w:val="AR6BodyText"/>
        <w:rPr>
          <w:rFonts w:cs="Times New Roman"/>
          <w:color w:val="000000" w:themeColor="text1"/>
          <w:lang w:val="en-GB"/>
        </w:rPr>
      </w:pPr>
    </w:p>
    <w:p w14:paraId="653DC37F" w14:textId="77777777" w:rsidR="002A65DE" w:rsidRPr="00D733A8" w:rsidRDefault="002A65DE" w:rsidP="00D5630D">
      <w:pPr>
        <w:pStyle w:val="AR6BodyText"/>
        <w:rPr>
          <w:rFonts w:cs="Times New Roman"/>
          <w:color w:val="000000" w:themeColor="text1"/>
          <w:lang w:val="en-GB"/>
        </w:rPr>
      </w:pPr>
    </w:p>
    <w:p w14:paraId="2A3D6F1D" w14:textId="03C562F8" w:rsidR="0035542F" w:rsidRDefault="0035542F" w:rsidP="00D5630D">
      <w:pPr>
        <w:pStyle w:val="AR6BodyText"/>
        <w:rPr>
          <w:rFonts w:cs="Times New Roman"/>
          <w:b/>
          <w:noProof/>
          <w:color w:val="000000" w:themeColor="text1"/>
          <w:lang w:val="en-GB"/>
        </w:rPr>
      </w:pPr>
      <w:commentRangeStart w:id="5928"/>
      <w:r w:rsidRPr="007D361D">
        <w:rPr>
          <w:rFonts w:cs="Times New Roman"/>
          <w:b/>
          <w:noProof/>
          <w:color w:val="000000" w:themeColor="text1"/>
          <w:lang w:val="en-GB"/>
        </w:rPr>
        <w:t xml:space="preserve">[START FIGURE </w:t>
      </w:r>
      <w:r w:rsidRPr="007D361D">
        <w:rPr>
          <w:rFonts w:cs="Times New Roman"/>
          <w:b/>
          <w:noProof/>
          <w:color w:val="000000" w:themeColor="text1"/>
          <w:lang w:val="en-GB" w:eastAsia="zh-CN"/>
        </w:rPr>
        <w:t>6.</w:t>
      </w:r>
      <w:r>
        <w:rPr>
          <w:rFonts w:cs="Times New Roman"/>
          <w:b/>
          <w:noProof/>
          <w:color w:val="000000" w:themeColor="text1"/>
          <w:lang w:val="en-GB" w:eastAsia="zh-CN"/>
        </w:rPr>
        <w:t>22</w:t>
      </w:r>
      <w:r w:rsidRPr="007D361D">
        <w:rPr>
          <w:rFonts w:cs="Times New Roman"/>
          <w:b/>
          <w:noProof/>
          <w:color w:val="000000" w:themeColor="text1"/>
          <w:lang w:val="en-GB" w:eastAsia="zh-CN"/>
        </w:rPr>
        <w:t xml:space="preserve"> </w:t>
      </w:r>
      <w:r w:rsidRPr="007D361D">
        <w:rPr>
          <w:rFonts w:cs="Times New Roman"/>
          <w:b/>
          <w:noProof/>
          <w:color w:val="000000" w:themeColor="text1"/>
          <w:lang w:val="en-GB"/>
        </w:rPr>
        <w:t>HERE]</w:t>
      </w:r>
      <w:r>
        <w:rPr>
          <w:rFonts w:cs="Times New Roman"/>
          <w:b/>
          <w:noProof/>
          <w:color w:val="000000" w:themeColor="text1"/>
          <w:lang w:val="en-GB"/>
        </w:rPr>
        <w:t xml:space="preserve"> </w:t>
      </w:r>
      <w:commentRangeEnd w:id="5928"/>
      <w:r w:rsidR="00576F24">
        <w:rPr>
          <w:rStyle w:val="Marquedecommentaire"/>
          <w:rFonts w:cs="Times New Roman"/>
          <w:lang w:val="en-GB" w:eastAsia="en-GB"/>
        </w:rPr>
        <w:commentReference w:id="5928"/>
      </w:r>
    </w:p>
    <w:p w14:paraId="46726E34" w14:textId="77777777" w:rsidR="00FA3CE1" w:rsidRPr="007D361D" w:rsidRDefault="00FA3CE1" w:rsidP="00D5630D">
      <w:pPr>
        <w:pStyle w:val="AR6BodyText"/>
        <w:rPr>
          <w:rFonts w:cs="Times New Roman"/>
          <w:b/>
          <w:noProof/>
          <w:color w:val="000000" w:themeColor="text1"/>
          <w:lang w:val="en-GB"/>
        </w:rPr>
      </w:pPr>
    </w:p>
    <w:p w14:paraId="0F3DC61A" w14:textId="51019B50" w:rsidR="00A47C99" w:rsidRPr="00FA3CE1" w:rsidRDefault="004D2509" w:rsidP="002143AB">
      <w:pPr>
        <w:pStyle w:val="AR6Chap6Figure"/>
      </w:pPr>
      <w:r w:rsidRPr="00D01D5F">
        <w:rPr>
          <w:b/>
        </w:rPr>
        <w:t xml:space="preserve">Time evolution of the effects of short-lived climate forcers (SLCFs) and </w:t>
      </w:r>
      <w:r>
        <w:rPr>
          <w:b/>
        </w:rPr>
        <w:t>h</w:t>
      </w:r>
      <w:r w:rsidRPr="00D01D5F">
        <w:rPr>
          <w:b/>
        </w:rPr>
        <w:t xml:space="preserve">ydrofluorocarbons (HFCs) on </w:t>
      </w:r>
      <w:r w:rsidRPr="004F54B9">
        <w:rPr>
          <w:b/>
        </w:rPr>
        <w:t>global surface air temperature (GSAT)</w:t>
      </w:r>
      <w:r w:rsidRPr="00D01D5F">
        <w:rPr>
          <w:b/>
        </w:rPr>
        <w:t xml:space="preserve"> across the </w:t>
      </w:r>
      <w:r>
        <w:rPr>
          <w:b/>
        </w:rPr>
        <w:t xml:space="preserve">WGI </w:t>
      </w:r>
      <w:r w:rsidRPr="00D01D5F">
        <w:rPr>
          <w:b/>
        </w:rPr>
        <w:t xml:space="preserve">core </w:t>
      </w:r>
      <w:r>
        <w:rPr>
          <w:b/>
        </w:rPr>
        <w:t xml:space="preserve">set of </w:t>
      </w:r>
      <w:r w:rsidRPr="00D01D5F">
        <w:rPr>
          <w:b/>
        </w:rPr>
        <w:t>Shared Socio-Economic Pathways (SSPs).</w:t>
      </w:r>
      <w:r w:rsidRPr="00FA3CE1">
        <w:t xml:space="preserve"> Effects of net aerosols, methane, tropospheric ozone and HFCs (with lifetimes &lt;50years), relative to year 2019 and to year 1750. The GSAT changes are based on the assessed historic and future evolution of Effective Radiative Forcing (Section 7.3.5). The temperature responses to the ERFs are calculated with an impulse response function with an equilibrium climate sensitivity of 3.0°C for a doubling of atmospheric CO2 (feedback parameter of -1.31 W m-2 </w:t>
      </w:r>
      <w:r w:rsidRPr="00FA3CE1">
        <w:sym w:font="Symbol" w:char="F0B0"/>
      </w:r>
      <w:r w:rsidRPr="00FA3CE1">
        <w:t xml:space="preserve">C-1, see CC-Box 7.1). Uncertainties are 5-95% ranges. The vertical bars to the right in each panel show the uncertainties for the GSAT change between 2019 and 2100. </w:t>
      </w:r>
      <w:r w:rsidRPr="004369BC">
        <w:rPr>
          <w:rFonts w:cs="Times New Roman"/>
          <w:szCs w:val="20"/>
        </w:rPr>
        <w:t xml:space="preserve">Further details on data sources and processing are available in the chapter data table (Table </w:t>
      </w:r>
      <w:r>
        <w:rPr>
          <w:rFonts w:cs="Times New Roman"/>
          <w:szCs w:val="20"/>
        </w:rPr>
        <w:t>6.SM.1</w:t>
      </w:r>
      <w:r w:rsidRPr="004369BC">
        <w:rPr>
          <w:rFonts w:cs="Times New Roman"/>
          <w:szCs w:val="20"/>
        </w:rPr>
        <w:t>).</w:t>
      </w:r>
    </w:p>
    <w:p w14:paraId="13808016" w14:textId="77777777" w:rsidR="0035542F" w:rsidRPr="007D361D" w:rsidRDefault="0035542F" w:rsidP="00D5630D">
      <w:pPr>
        <w:pStyle w:val="AR6BodyText"/>
        <w:rPr>
          <w:rFonts w:cs="Times New Roman"/>
          <w:noProof/>
          <w:color w:val="000000" w:themeColor="text1"/>
          <w:lang w:val="en-GB"/>
        </w:rPr>
      </w:pPr>
    </w:p>
    <w:p w14:paraId="43BE7D4C" w14:textId="77777777" w:rsidR="0035542F" w:rsidRPr="007D361D" w:rsidRDefault="0035542F" w:rsidP="00D5630D">
      <w:pPr>
        <w:pStyle w:val="AR6BodyText"/>
        <w:rPr>
          <w:rFonts w:cs="Times New Roman"/>
          <w:color w:val="000000" w:themeColor="text1"/>
          <w:lang w:val="en-GB"/>
        </w:rPr>
      </w:pPr>
      <w:r w:rsidRPr="007D361D">
        <w:rPr>
          <w:rFonts w:cs="Times New Roman"/>
          <w:b/>
          <w:noProof/>
          <w:color w:val="000000" w:themeColor="text1"/>
          <w:lang w:val="en-GB"/>
        </w:rPr>
        <w:t xml:space="preserve">[END FIGURE </w:t>
      </w:r>
      <w:r w:rsidRPr="007D361D">
        <w:rPr>
          <w:rFonts w:cs="Times New Roman"/>
          <w:b/>
          <w:noProof/>
          <w:color w:val="000000" w:themeColor="text1"/>
          <w:lang w:val="en-GB" w:eastAsia="zh-CN"/>
        </w:rPr>
        <w:t>6.</w:t>
      </w:r>
      <w:r>
        <w:rPr>
          <w:rFonts w:cs="Times New Roman"/>
          <w:b/>
          <w:noProof/>
          <w:color w:val="000000" w:themeColor="text1"/>
          <w:lang w:val="en-GB" w:eastAsia="zh-CN"/>
        </w:rPr>
        <w:t>22</w:t>
      </w:r>
      <w:r w:rsidRPr="007D361D">
        <w:rPr>
          <w:rFonts w:cs="Times New Roman"/>
          <w:b/>
          <w:noProof/>
          <w:color w:val="000000" w:themeColor="text1"/>
          <w:lang w:val="en-GB" w:eastAsia="zh-CN"/>
        </w:rPr>
        <w:t xml:space="preserve"> </w:t>
      </w:r>
      <w:r w:rsidRPr="007D361D">
        <w:rPr>
          <w:rFonts w:cs="Times New Roman"/>
          <w:b/>
          <w:noProof/>
          <w:color w:val="000000" w:themeColor="text1"/>
          <w:lang w:val="en-GB"/>
        </w:rPr>
        <w:t xml:space="preserve"> HERE]</w:t>
      </w:r>
      <w:r>
        <w:rPr>
          <w:rFonts w:cs="Times New Roman"/>
          <w:b/>
          <w:noProof/>
          <w:color w:val="000000" w:themeColor="text1"/>
          <w:lang w:val="en-GB"/>
        </w:rPr>
        <w:t xml:space="preserve"> </w:t>
      </w:r>
    </w:p>
    <w:p w14:paraId="7DD99403" w14:textId="79391301" w:rsidR="0035542F" w:rsidRDefault="0035542F" w:rsidP="00D5630D">
      <w:pPr>
        <w:pStyle w:val="AR6BodyText"/>
        <w:rPr>
          <w:rFonts w:cs="Times New Roman"/>
          <w:color w:val="000000" w:themeColor="text1"/>
          <w:lang w:val="en-GB"/>
        </w:rPr>
      </w:pPr>
    </w:p>
    <w:p w14:paraId="1D9B1031" w14:textId="77777777" w:rsidR="002A65DE" w:rsidRPr="007D361D" w:rsidRDefault="002A65DE" w:rsidP="00D5630D">
      <w:pPr>
        <w:pStyle w:val="AR6BodyText"/>
        <w:rPr>
          <w:rFonts w:cs="Times New Roman"/>
          <w:color w:val="000000" w:themeColor="text1"/>
          <w:lang w:val="en-GB"/>
        </w:rPr>
      </w:pPr>
    </w:p>
    <w:p w14:paraId="1F103B44" w14:textId="0A835C46" w:rsidR="0035542F" w:rsidRDefault="0035542F" w:rsidP="00D5630D">
      <w:pPr>
        <w:pStyle w:val="AR6BodyText"/>
        <w:rPr>
          <w:rFonts w:cs="Times New Roman"/>
          <w:color w:val="000000" w:themeColor="text1"/>
          <w:lang w:val="en-GB"/>
        </w:rPr>
      </w:pPr>
      <w:r>
        <w:rPr>
          <w:rFonts w:cs="Times New Roman"/>
          <w:color w:val="000000" w:themeColor="text1"/>
          <w:lang w:val="en-GB"/>
        </w:rPr>
        <w:t xml:space="preserve">Historical emissions have been updated until 2019 (see </w:t>
      </w:r>
      <w:r w:rsidR="005B71AC">
        <w:rPr>
          <w:rFonts w:cs="Times New Roman"/>
          <w:color w:val="000000" w:themeColor="text1"/>
          <w:lang w:val="en-GB"/>
        </w:rPr>
        <w:t>S</w:t>
      </w:r>
      <w:r>
        <w:rPr>
          <w:rFonts w:cs="Times New Roman"/>
          <w:color w:val="000000" w:themeColor="text1"/>
          <w:lang w:val="en-GB"/>
        </w:rPr>
        <w:t xml:space="preserve">upplementary </w:t>
      </w:r>
      <w:r w:rsidR="005B71AC">
        <w:rPr>
          <w:rFonts w:cs="Times New Roman"/>
          <w:color w:val="000000" w:themeColor="text1"/>
          <w:lang w:val="en-GB"/>
        </w:rPr>
        <w:t>Material</w:t>
      </w:r>
      <w:del w:id="5929" w:author="Ian Blenkinsop" w:date="2021-07-29T12:01:00Z">
        <w:r w:rsidR="005B71AC" w:rsidDel="000D4BA7">
          <w:rPr>
            <w:rFonts w:cs="Times New Roman"/>
            <w:color w:val="000000" w:themeColor="text1"/>
            <w:lang w:val="en-GB"/>
          </w:rPr>
          <w:delText xml:space="preserve"> of Chapter 7,</w:delText>
        </w:r>
      </w:del>
      <w:r w:rsidR="005B71AC">
        <w:rPr>
          <w:rFonts w:cs="Times New Roman"/>
          <w:color w:val="000000" w:themeColor="text1"/>
          <w:lang w:val="en-GB"/>
        </w:rPr>
        <w:t xml:space="preserve"> </w:t>
      </w:r>
      <w:r>
        <w:rPr>
          <w:rFonts w:cs="Times New Roman"/>
          <w:color w:val="000000" w:themeColor="text1"/>
          <w:lang w:val="en-GB"/>
        </w:rPr>
        <w:t xml:space="preserve">7.SM.1.3.1) and used for ERF for calculating </w:t>
      </w:r>
      <w:ins w:id="5930" w:author="Lucy Cowie" w:date="2021-07-28T20:39:00Z">
        <w:r w:rsidR="005A4E81">
          <w:rPr>
            <w:rFonts w:cs="Times New Roman"/>
            <w:color w:val="000000" w:themeColor="text1"/>
            <w:lang w:val="en-GB"/>
          </w:rPr>
          <w:t>global surface air temperature (</w:t>
        </w:r>
      </w:ins>
      <w:r>
        <w:rPr>
          <w:rFonts w:cs="Times New Roman"/>
          <w:color w:val="000000" w:themeColor="text1"/>
          <w:lang w:val="en-GB"/>
        </w:rPr>
        <w:t>GSAT</w:t>
      </w:r>
      <w:ins w:id="5931" w:author="Lucy Cowie" w:date="2021-07-28T20:39:00Z">
        <w:r w:rsidR="005A4E81">
          <w:rPr>
            <w:rFonts w:cs="Times New Roman"/>
            <w:color w:val="000000" w:themeColor="text1"/>
            <w:lang w:val="en-GB"/>
          </w:rPr>
          <w:t>)</w:t>
        </w:r>
      </w:ins>
      <w:r>
        <w:rPr>
          <w:rFonts w:cs="Times New Roman"/>
          <w:color w:val="000000" w:themeColor="text1"/>
          <w:lang w:val="en-GB"/>
        </w:rPr>
        <w:t xml:space="preserve"> in Figure 6.22. </w:t>
      </w:r>
      <w:ins w:id="5932" w:author="Lucy Cowie" w:date="2021-07-28T20:35:00Z">
        <w:r w:rsidR="001A4E1F">
          <w:rPr>
            <w:rFonts w:cs="Times New Roman"/>
            <w:color w:val="000000" w:themeColor="text1"/>
            <w:lang w:val="en-GB"/>
          </w:rPr>
          <w:t>The y</w:t>
        </w:r>
      </w:ins>
      <w:del w:id="5933" w:author="Lucy Cowie" w:date="2021-07-28T20:35:00Z">
        <w:r w:rsidRPr="007D361D" w:rsidDel="001A4E1F">
          <w:rPr>
            <w:rFonts w:cs="Times New Roman"/>
            <w:color w:val="000000" w:themeColor="text1"/>
            <w:lang w:val="en-GB"/>
          </w:rPr>
          <w:delText>Y</w:delText>
        </w:r>
      </w:del>
      <w:r w:rsidRPr="007D361D">
        <w:rPr>
          <w:rFonts w:cs="Times New Roman"/>
          <w:color w:val="000000" w:themeColor="text1"/>
          <w:lang w:val="en-GB"/>
        </w:rPr>
        <w:t>ear 20</w:t>
      </w:r>
      <w:r>
        <w:rPr>
          <w:rFonts w:cs="Times New Roman"/>
          <w:color w:val="000000" w:themeColor="text1"/>
          <w:lang w:val="en-GB"/>
        </w:rPr>
        <w:t>19</w:t>
      </w:r>
      <w:r w:rsidRPr="007D361D">
        <w:rPr>
          <w:rFonts w:cs="Times New Roman"/>
          <w:color w:val="000000" w:themeColor="text1"/>
          <w:lang w:val="en-GB"/>
        </w:rPr>
        <w:t xml:space="preserve"> has been chosen as the base year</w:t>
      </w:r>
      <w:r>
        <w:rPr>
          <w:rFonts w:cs="Times New Roman"/>
          <w:color w:val="000000" w:themeColor="text1"/>
          <w:lang w:val="en-GB"/>
        </w:rPr>
        <w:t xml:space="preserve"> </w:t>
      </w:r>
      <w:r w:rsidRPr="007D361D">
        <w:rPr>
          <w:rFonts w:cs="Times New Roman"/>
          <w:color w:val="000000" w:themeColor="text1"/>
          <w:lang w:val="en-GB"/>
        </w:rPr>
        <w:t xml:space="preserve">to </w:t>
      </w:r>
      <w:r>
        <w:rPr>
          <w:rFonts w:cs="Times New Roman"/>
          <w:color w:val="000000" w:themeColor="text1"/>
          <w:lang w:val="en-GB"/>
        </w:rPr>
        <w:t xml:space="preserve">be consistent with the attributed temperature changes since 1750 (Figure 7.8). The warming attributed to SLCFs (methane, ozone and aerosols) over the last decade (Figure 7.8) constitutes </w:t>
      </w:r>
      <w:r w:rsidRPr="007D361D">
        <w:rPr>
          <w:rFonts w:cs="Times New Roman"/>
          <w:color w:val="000000" w:themeColor="text1"/>
          <w:lang w:val="en-GB"/>
        </w:rPr>
        <w:t>about 30% of the peak SLCF</w:t>
      </w:r>
      <w:ins w:id="5934" w:author="Lucy Cowie" w:date="2021-07-28T20:36:00Z">
        <w:r w:rsidR="00405C49">
          <w:rPr>
            <w:rFonts w:cs="Times New Roman"/>
            <w:color w:val="000000" w:themeColor="text1"/>
            <w:lang w:val="en-GB"/>
          </w:rPr>
          <w:t>-</w:t>
        </w:r>
      </w:ins>
      <w:del w:id="5935" w:author="Lucy Cowie" w:date="2021-07-28T20:36:00Z">
        <w:r w:rsidRPr="007D361D" w:rsidDel="00405C49">
          <w:rPr>
            <w:rFonts w:cs="Times New Roman"/>
            <w:color w:val="000000" w:themeColor="text1"/>
            <w:lang w:val="en-GB"/>
          </w:rPr>
          <w:delText xml:space="preserve"> </w:delText>
        </w:r>
      </w:del>
      <w:r w:rsidRPr="007D361D">
        <w:rPr>
          <w:rFonts w:cs="Times New Roman"/>
          <w:color w:val="000000" w:themeColor="text1"/>
          <w:lang w:val="en-GB"/>
        </w:rPr>
        <w:t>driven warming in the most stringent scenarios (SSP1)</w:t>
      </w:r>
      <w:r>
        <w:rPr>
          <w:rFonts w:cs="Times New Roman"/>
          <w:color w:val="000000" w:themeColor="text1"/>
          <w:lang w:val="en-GB"/>
        </w:rPr>
        <w:t>,</w:t>
      </w:r>
      <w:r w:rsidRPr="007D361D">
        <w:rPr>
          <w:rFonts w:cs="Times New Roman"/>
          <w:color w:val="000000" w:themeColor="text1"/>
          <w:lang w:val="en-GB"/>
        </w:rPr>
        <w:t xml:space="preserve"> in good agreement with </w:t>
      </w:r>
      <w:r w:rsidRPr="007D361D">
        <w:rPr>
          <w:rFonts w:cs="Times New Roman"/>
          <w:color w:val="000000" w:themeColor="text1"/>
          <w:lang w:val="en-GB"/>
        </w:rPr>
        <w:fldChar w:fldCharType="begin" w:fldLock="1"/>
      </w:r>
      <w:r w:rsidR="00D477C7">
        <w:rPr>
          <w:rFonts w:cs="Times New Roman"/>
          <w:color w:val="000000" w:themeColor="text1"/>
          <w:lang w:val="en-GB"/>
        </w:rPr>
        <w:instrText>ADDIN CSL_CITATION { "citationItems" : [ { "id" : "ITEM-1", "itemData" : { "DOI" : "10.1038/s41586-019-1554-z", "ISSN" : "14764687", "abstract" : "The combustion of fossil fuels produces emissions of the long-lived greenhouse gas carbon dioxide and of short-lived pollutants, including sulfur dioxide, that contribute to the formation of atmospheric aerosols1. Atmospheric aerosols can cool the climate, masking some of the warming effect that results from the emission of greenhouse gases1. However, aerosol particulates are highly toxic when inhaled, leading to millions of premature deaths per year2,3. The phasing out of unabated fossil-fuel combustion will therefore provide health benefits, but will also reduce the extent to which the warming induced by greenhouse gases is masked by aerosols. Because aerosol levels respond much more rapidly to changes in emissions relative to carbon dioxide, large near-term increases in the magnitude and rate of climate warming are predicted in many idealized studies that typically assume an instantaneous removal of all anthropogenic or fossil-fuel-related emissions1,4\u20139. Here we show that more realistic modelling scenarios do not produce a substantial near-term increase in either the magnitude or the rate of warming, and in fact can lead to a decrease in warming rates within two decades of the start of the fossil-fuel phase-out. Accounting for the time required to transform power generation, industry and transportation leads to gradually increasing and largely offsetting climate impacts of carbon dioxide and sulfur dioxide, with the rate of warming further slowed by reductions in fossil-methane emissions. Our results indicate that even the most aggressive plausible transition to a clean-energy society provides benefits for climate change mitigation and air quality at essentially all decadal to centennial timescales.", "author" : [ { "dropping-particle" : "", "family" : "Shindell", "given" : "Drew T.", "non-dropping-particle" : "", "parse-names" : false, "suffix" : "" }, { "dropping-particle" : "", "family" : "Smith", "given" : "Christopher J.", "non-dropping-particle" : "", "parse-names" : false, "suffix" : "" } ], "container-title" : "Nature", "id" : "ITEM-1", "issue" : "7774", "issued" : { "date-parts" : [ [ "2019" ] ] }, "page" : "408-411", "title" : "Climate and air-quality benefits of a realistic phase-out of fossil fuels", "translator" : [ { "dropping-particle" : "", "family" : "G4277", "given" : "", "non-dropping-particle" : "", "parse-names" : false, "suffix" : "" } ], "type" : "article-journal", "volume" : "573" }, "uris" : [ "http://www.mendeley.com/documents/?uuid=4ea276d9-a66a-4c66-b756-14840f160382" ] } ], "mendeley" : { "formattedCitation" : "(Shindell and Smith, 2019)", "manualFormatting" : "Shindell and Smith (2019)", "plainTextFormattedCitation" : "(Shindell and Smith, 2019)", "previouslyFormattedCitation" : "(Shindell and Smith, 2019)" }, "properties" : { "noteIndex" : 0 }, "schema" : "https://github.com/citation-style-language/schema/raw/master/csl-citation.json" }</w:instrText>
      </w:r>
      <w:r w:rsidRPr="007D361D">
        <w:rPr>
          <w:rFonts w:cs="Times New Roman"/>
          <w:color w:val="000000" w:themeColor="text1"/>
          <w:lang w:val="en-GB"/>
        </w:rPr>
        <w:fldChar w:fldCharType="separate"/>
      </w:r>
      <w:r w:rsidR="00CB33A1">
        <w:rPr>
          <w:rFonts w:cs="Times New Roman"/>
          <w:noProof/>
          <w:color w:val="000000" w:themeColor="text1"/>
          <w:lang w:val="en-GB"/>
        </w:rPr>
        <w:t>Shindell and Smith (2019)</w:t>
      </w:r>
      <w:r w:rsidRPr="007D361D">
        <w:rPr>
          <w:rFonts w:cs="Times New Roman"/>
          <w:color w:val="000000" w:themeColor="text1"/>
          <w:lang w:val="en-GB"/>
        </w:rPr>
        <w:fldChar w:fldCharType="end"/>
      </w:r>
      <w:r w:rsidRPr="007D361D">
        <w:rPr>
          <w:rFonts w:cs="Times New Roman"/>
          <w:color w:val="000000" w:themeColor="text1"/>
          <w:lang w:val="en-GB"/>
        </w:rPr>
        <w:t xml:space="preserve">, and supported by the recent observed decline in AOD </w:t>
      </w:r>
      <w:r>
        <w:rPr>
          <w:rFonts w:cs="Times New Roman"/>
          <w:color w:val="000000" w:themeColor="text1"/>
          <w:lang w:val="en-GB"/>
        </w:rPr>
        <w:t>(Section 2.2.6)</w:t>
      </w:r>
      <w:r w:rsidRPr="007D361D">
        <w:rPr>
          <w:rFonts w:cs="Times New Roman"/>
          <w:color w:val="000000" w:themeColor="text1"/>
          <w:lang w:val="en-GB"/>
        </w:rPr>
        <w:t xml:space="preserve">. </w:t>
      </w:r>
    </w:p>
    <w:p w14:paraId="4CBE6310" w14:textId="77777777" w:rsidR="0035542F" w:rsidRDefault="0035542F" w:rsidP="00D5630D">
      <w:pPr>
        <w:pStyle w:val="AR6BodyText"/>
        <w:rPr>
          <w:rFonts w:cs="Times New Roman"/>
          <w:color w:val="000000" w:themeColor="text1"/>
          <w:lang w:val="en-GB"/>
        </w:rPr>
      </w:pPr>
    </w:p>
    <w:p w14:paraId="3EEB41F7" w14:textId="5B82A17D" w:rsidR="0035542F" w:rsidRPr="007D361D" w:rsidRDefault="0035542F" w:rsidP="00D5630D">
      <w:pPr>
        <w:pStyle w:val="AR6BodyText"/>
        <w:rPr>
          <w:rFonts w:cs="Times New Roman"/>
          <w:color w:val="000000" w:themeColor="text1"/>
          <w:lang w:val="en-GB"/>
        </w:rPr>
      </w:pPr>
      <w:r>
        <w:rPr>
          <w:rFonts w:cs="Times New Roman"/>
          <w:color w:val="000000" w:themeColor="text1"/>
          <w:lang w:val="en-GB"/>
        </w:rPr>
        <w:lastRenderedPageBreak/>
        <w:t>From 2019</w:t>
      </w:r>
      <w:r w:rsidRPr="007D361D">
        <w:rPr>
          <w:rFonts w:cs="Times New Roman"/>
          <w:color w:val="000000" w:themeColor="text1"/>
          <w:lang w:val="en-GB"/>
        </w:rPr>
        <w:t xml:space="preserve"> and until about 2040</w:t>
      </w:r>
      <w:r>
        <w:rPr>
          <w:rFonts w:cs="Times New Roman"/>
          <w:color w:val="000000" w:themeColor="text1"/>
          <w:lang w:val="en-GB"/>
        </w:rPr>
        <w:t>,</w:t>
      </w:r>
      <w:r w:rsidRPr="007D361D">
        <w:rPr>
          <w:rFonts w:cs="Times New Roman"/>
          <w:color w:val="000000" w:themeColor="text1"/>
          <w:lang w:val="en-GB"/>
        </w:rPr>
        <w:t xml:space="preserve"> SLCFs </w:t>
      </w:r>
      <w:r w:rsidR="00355D6D">
        <w:rPr>
          <w:rFonts w:cs="Times New Roman"/>
          <w:color w:val="000000" w:themeColor="text1"/>
          <w:lang w:val="en-GB"/>
        </w:rPr>
        <w:t xml:space="preserve">and HFCs </w:t>
      </w:r>
      <w:r>
        <w:rPr>
          <w:rFonts w:cs="Times New Roman"/>
          <w:color w:val="000000" w:themeColor="text1"/>
          <w:lang w:val="en-GB"/>
        </w:rPr>
        <w:t xml:space="preserve">will contribute </w:t>
      </w:r>
      <w:r w:rsidRPr="007D361D">
        <w:rPr>
          <w:rFonts w:cs="Times New Roman"/>
          <w:color w:val="000000" w:themeColor="text1"/>
          <w:lang w:val="en-GB"/>
        </w:rPr>
        <w:t xml:space="preserve">to increase GSAT </w:t>
      </w:r>
      <w:r>
        <w:rPr>
          <w:rFonts w:cs="Times New Roman"/>
          <w:color w:val="000000" w:themeColor="text1"/>
          <w:lang w:val="en-GB"/>
        </w:rPr>
        <w:t xml:space="preserve">in </w:t>
      </w:r>
      <w:r w:rsidRPr="007D361D">
        <w:rPr>
          <w:rFonts w:cs="Times New Roman"/>
          <w:color w:val="000000" w:themeColor="text1"/>
          <w:lang w:val="en-GB"/>
        </w:rPr>
        <w:t xml:space="preserve">the </w:t>
      </w:r>
      <w:del w:id="5936" w:author="Lucy Cowie" w:date="2021-07-28T20:37:00Z">
        <w:r w:rsidR="00355D6D" w:rsidDel="00EA2C8F">
          <w:rPr>
            <w:rFonts w:cs="Times New Roman"/>
            <w:color w:val="000000" w:themeColor="text1"/>
            <w:lang w:val="en-GB"/>
          </w:rPr>
          <w:delText xml:space="preserve">WG1 </w:delText>
        </w:r>
      </w:del>
      <w:ins w:id="5937" w:author="Lucy Cowie" w:date="2021-07-28T20:37:00Z">
        <w:r w:rsidR="00EA2C8F">
          <w:rPr>
            <w:rFonts w:cs="Times New Roman"/>
            <w:color w:val="000000" w:themeColor="text1"/>
            <w:lang w:val="en-GB"/>
          </w:rPr>
          <w:t xml:space="preserve">WGI </w:t>
        </w:r>
      </w:ins>
      <w:r w:rsidR="00355D6D">
        <w:rPr>
          <w:rFonts w:cs="Times New Roman"/>
          <w:color w:val="000000" w:themeColor="text1"/>
          <w:lang w:val="en-GB"/>
        </w:rPr>
        <w:t xml:space="preserve">core set of </w:t>
      </w:r>
      <w:r w:rsidRPr="007D361D">
        <w:rPr>
          <w:rFonts w:cs="Times New Roman"/>
          <w:color w:val="000000" w:themeColor="text1"/>
          <w:lang w:val="en-GB"/>
        </w:rPr>
        <w:t>SSP scenarios</w:t>
      </w:r>
      <w:r>
        <w:rPr>
          <w:rFonts w:cs="Times New Roman"/>
          <w:color w:val="000000" w:themeColor="text1"/>
          <w:lang w:val="en-GB"/>
        </w:rPr>
        <w:t>,</w:t>
      </w:r>
      <w:r w:rsidRPr="007D361D">
        <w:rPr>
          <w:rFonts w:cs="Times New Roman"/>
          <w:color w:val="000000" w:themeColor="text1"/>
          <w:lang w:val="en-GB"/>
        </w:rPr>
        <w:t xml:space="preserve"> with a </w:t>
      </w:r>
      <w:r w:rsidRPr="002B0A28">
        <w:rPr>
          <w:rFonts w:cs="Times New Roman"/>
          <w:i/>
          <w:color w:val="000000" w:themeColor="text1"/>
          <w:lang w:val="en-GB"/>
        </w:rPr>
        <w:t>very likely</w:t>
      </w:r>
      <w:r w:rsidRPr="007D361D">
        <w:rPr>
          <w:rFonts w:cs="Times New Roman"/>
          <w:color w:val="000000" w:themeColor="text1"/>
          <w:lang w:val="en-GB"/>
        </w:rPr>
        <w:t xml:space="preserve"> range of 0.</w:t>
      </w:r>
      <w:r w:rsidR="00355D6D" w:rsidRPr="007D361D">
        <w:rPr>
          <w:rFonts w:cs="Times New Roman"/>
          <w:color w:val="000000" w:themeColor="text1"/>
          <w:lang w:val="en-GB"/>
        </w:rPr>
        <w:t>0</w:t>
      </w:r>
      <w:r w:rsidR="00355D6D">
        <w:rPr>
          <w:rFonts w:cs="Times New Roman"/>
          <w:color w:val="000000" w:themeColor="text1"/>
          <w:lang w:val="en-GB"/>
        </w:rPr>
        <w:t>4</w:t>
      </w:r>
      <w:ins w:id="5938" w:author="Ian Blenkinsop" w:date="2021-07-29T12:02:00Z">
        <w:r w:rsidR="000D4BA7" w:rsidRPr="007D361D">
          <w:rPr>
            <w:rFonts w:cs="Times New Roman"/>
            <w:color w:val="000000" w:themeColor="text1"/>
            <w:lang w:val="en-GB"/>
          </w:rPr>
          <w:t>°C</w:t>
        </w:r>
      </w:ins>
      <w:ins w:id="5939" w:author="Lucy Cowie" w:date="2021-07-28T20:37:00Z">
        <w:r w:rsidR="00EA2C8F">
          <w:rPr>
            <w:rFonts w:cs="Times New Roman"/>
            <w:color w:val="000000" w:themeColor="text1"/>
            <w:lang w:val="en-GB"/>
          </w:rPr>
          <w:t>–</w:t>
        </w:r>
      </w:ins>
      <w:del w:id="5940" w:author="Lucy Cowie" w:date="2021-07-28T20:37:00Z">
        <w:r w:rsidRPr="007D361D" w:rsidDel="00EA2C8F">
          <w:rPr>
            <w:rFonts w:cs="Times New Roman"/>
            <w:color w:val="000000" w:themeColor="text1"/>
            <w:lang w:val="en-GB"/>
          </w:rPr>
          <w:delText>-</w:delText>
        </w:r>
      </w:del>
      <w:r w:rsidRPr="007D361D">
        <w:rPr>
          <w:rFonts w:cs="Times New Roman"/>
          <w:color w:val="000000" w:themeColor="text1"/>
          <w:lang w:val="en-GB"/>
        </w:rPr>
        <w:t>0.</w:t>
      </w:r>
      <w:r w:rsidR="00355D6D">
        <w:rPr>
          <w:rFonts w:cs="Times New Roman"/>
          <w:color w:val="000000" w:themeColor="text1"/>
          <w:lang w:val="en-GB"/>
        </w:rPr>
        <w:t>41</w:t>
      </w:r>
      <w:r w:rsidRPr="007D361D">
        <w:rPr>
          <w:rFonts w:cs="Times New Roman"/>
          <w:color w:val="000000" w:themeColor="text1"/>
          <w:lang w:val="en-GB"/>
        </w:rPr>
        <w:t>°C</w:t>
      </w:r>
      <w:r w:rsidR="002B71CD">
        <w:rPr>
          <w:rFonts w:cs="Times New Roman"/>
          <w:color w:val="000000" w:themeColor="text1"/>
          <w:lang w:val="en-GB"/>
        </w:rPr>
        <w:t xml:space="preserve"> relative to 2019</w:t>
      </w:r>
      <w:r w:rsidRPr="007D361D">
        <w:rPr>
          <w:rFonts w:cs="Times New Roman"/>
          <w:color w:val="000000" w:themeColor="text1"/>
          <w:lang w:val="en-GB"/>
        </w:rPr>
        <w:t xml:space="preserve">. </w:t>
      </w:r>
      <w:r w:rsidR="00355D6D" w:rsidRPr="007D361D">
        <w:rPr>
          <w:rFonts w:cs="Times New Roman"/>
          <w:color w:val="000000" w:themeColor="text1"/>
          <w:lang w:val="en-GB"/>
        </w:rPr>
        <w:t xml:space="preserve">The warming is most pronounced in the strong mitigation scenarios (i.e., SSP1-1.9 and SSP1-2.6) due to rapid cuts in aerosols. </w:t>
      </w:r>
      <w:r>
        <w:rPr>
          <w:rFonts w:cs="Times New Roman"/>
          <w:color w:val="000000" w:themeColor="text1"/>
          <w:lang w:val="en-GB"/>
        </w:rPr>
        <w:t xml:space="preserve">In </w:t>
      </w:r>
      <w:del w:id="5941" w:author="Lucy Cowie" w:date="2021-07-28T20:41:00Z">
        <w:r w:rsidDel="00C02B5B">
          <w:rPr>
            <w:rFonts w:cs="Times New Roman"/>
            <w:color w:val="000000" w:themeColor="text1"/>
            <w:lang w:val="en-GB"/>
          </w:rPr>
          <w:delText>t</w:delText>
        </w:r>
        <w:r w:rsidRPr="007D361D" w:rsidDel="00C02B5B">
          <w:rPr>
            <w:rFonts w:cs="Times New Roman"/>
            <w:color w:val="000000" w:themeColor="text1"/>
            <w:lang w:val="en-GB"/>
          </w:rPr>
          <w:delText xml:space="preserve">he </w:delText>
        </w:r>
      </w:del>
      <w:r w:rsidRPr="007D361D">
        <w:rPr>
          <w:rFonts w:cs="Times New Roman"/>
          <w:color w:val="000000" w:themeColor="text1"/>
          <w:lang w:val="en-GB"/>
        </w:rPr>
        <w:t>scenario S</w:t>
      </w:r>
      <w:r>
        <w:rPr>
          <w:rFonts w:cs="Times New Roman"/>
          <w:color w:val="000000" w:themeColor="text1"/>
          <w:lang w:val="en-GB"/>
        </w:rPr>
        <w:t>SP3-7.0, there is no reduction of</w:t>
      </w:r>
      <w:r w:rsidRPr="007D361D">
        <w:rPr>
          <w:rFonts w:cs="Times New Roman"/>
          <w:color w:val="000000" w:themeColor="text1"/>
          <w:lang w:val="en-GB"/>
        </w:rPr>
        <w:t xml:space="preserve"> aerosols until mid-century and </w:t>
      </w:r>
      <w:r>
        <w:rPr>
          <w:rFonts w:cs="Times New Roman"/>
          <w:color w:val="000000" w:themeColor="text1"/>
          <w:lang w:val="en-GB"/>
        </w:rPr>
        <w:t>it is the</w:t>
      </w:r>
      <w:r w:rsidRPr="007D361D">
        <w:rPr>
          <w:rFonts w:cs="Times New Roman"/>
          <w:color w:val="000000" w:themeColor="text1"/>
          <w:lang w:val="en-GB"/>
        </w:rPr>
        <w:t xml:space="preserve"> increase</w:t>
      </w:r>
      <w:r>
        <w:rPr>
          <w:rFonts w:cs="Times New Roman"/>
          <w:color w:val="000000" w:themeColor="text1"/>
          <w:lang w:val="en-GB"/>
        </w:rPr>
        <w:t xml:space="preserve">s in methane and ozone that give a net warming in 2040. The warming is </w:t>
      </w:r>
      <w:r w:rsidRPr="007D361D">
        <w:rPr>
          <w:rFonts w:cs="Times New Roman"/>
          <w:color w:val="000000" w:themeColor="text1"/>
          <w:lang w:val="en-GB"/>
        </w:rPr>
        <w:t xml:space="preserve">similar </w:t>
      </w:r>
      <w:r>
        <w:rPr>
          <w:rFonts w:cs="Times New Roman"/>
          <w:color w:val="000000" w:themeColor="text1"/>
          <w:lang w:val="en-GB"/>
        </w:rPr>
        <w:t xml:space="preserve">in magnitude </w:t>
      </w:r>
      <w:r w:rsidRPr="007D361D">
        <w:rPr>
          <w:rFonts w:cs="Times New Roman"/>
          <w:color w:val="000000" w:themeColor="text1"/>
          <w:lang w:val="en-GB"/>
        </w:rPr>
        <w:t>to the SSP1-scenarios</w:t>
      </w:r>
      <w:r>
        <w:rPr>
          <w:rFonts w:cs="Times New Roman"/>
          <w:color w:val="000000" w:themeColor="text1"/>
          <w:lang w:val="en-GB"/>
        </w:rPr>
        <w:t xml:space="preserve">, in which the reduction in aerosols is the main driver. Contributions to warming from methane, ozone, aerosols and HFCs make SSP5-8.5 the scenario with the highest warming in 2040 and throughout the century. </w:t>
      </w:r>
    </w:p>
    <w:p w14:paraId="624E82CF" w14:textId="77777777" w:rsidR="0035542F" w:rsidRPr="007D361D" w:rsidRDefault="0035542F" w:rsidP="00D5630D">
      <w:pPr>
        <w:pStyle w:val="AR6BodyText"/>
        <w:rPr>
          <w:rFonts w:cs="Times New Roman"/>
          <w:color w:val="000000" w:themeColor="text1"/>
          <w:lang w:val="en-GB"/>
        </w:rPr>
      </w:pPr>
    </w:p>
    <w:p w14:paraId="78FD367B" w14:textId="427A5F8D" w:rsidR="0035542F" w:rsidRPr="007D361D" w:rsidRDefault="0035542F" w:rsidP="00D5630D">
      <w:pPr>
        <w:pStyle w:val="AR6BodyText"/>
        <w:rPr>
          <w:rFonts w:cs="Times New Roman"/>
          <w:color w:val="000000" w:themeColor="text1"/>
          <w:lang w:val="en-GB"/>
        </w:rPr>
      </w:pPr>
      <w:r w:rsidRPr="007D361D">
        <w:rPr>
          <w:rFonts w:cs="Times New Roman"/>
          <w:color w:val="000000" w:themeColor="text1"/>
          <w:lang w:val="en-GB"/>
        </w:rPr>
        <w:t xml:space="preserve">After about 2040, it is </w:t>
      </w:r>
      <w:r w:rsidRPr="007D361D">
        <w:rPr>
          <w:rFonts w:cs="Times New Roman"/>
          <w:i/>
          <w:color w:val="000000" w:themeColor="text1"/>
          <w:lang w:val="en-GB"/>
        </w:rPr>
        <w:t>likely</w:t>
      </w:r>
      <w:r w:rsidRPr="007D361D">
        <w:rPr>
          <w:rFonts w:cs="Times New Roman"/>
          <w:color w:val="000000" w:themeColor="text1"/>
          <w:lang w:val="en-GB"/>
        </w:rPr>
        <w:t xml:space="preserve"> that across the scenarios the net </w:t>
      </w:r>
      <w:r>
        <w:rPr>
          <w:rFonts w:cs="Times New Roman"/>
          <w:color w:val="000000" w:themeColor="text1"/>
          <w:lang w:val="en-GB"/>
        </w:rPr>
        <w:t>effect</w:t>
      </w:r>
      <w:r w:rsidRPr="007D361D">
        <w:rPr>
          <w:rFonts w:cs="Times New Roman"/>
          <w:color w:val="000000" w:themeColor="text1"/>
          <w:lang w:val="en-GB"/>
        </w:rPr>
        <w:t xml:space="preserve"> </w:t>
      </w:r>
      <w:r>
        <w:rPr>
          <w:rFonts w:cs="Times New Roman"/>
          <w:color w:val="000000" w:themeColor="text1"/>
          <w:lang w:val="en-GB"/>
        </w:rPr>
        <w:t xml:space="preserve">of </w:t>
      </w:r>
      <w:r w:rsidRPr="007D361D">
        <w:rPr>
          <w:rFonts w:cs="Times New Roman"/>
          <w:color w:val="000000" w:themeColor="text1"/>
          <w:lang w:val="en-GB"/>
        </w:rPr>
        <w:t xml:space="preserve">the removal of aerosols is a further increase in GSAT. However, their contribution to the rate of change </w:t>
      </w:r>
      <w:r>
        <w:rPr>
          <w:rFonts w:cs="Times New Roman"/>
          <w:color w:val="000000" w:themeColor="text1"/>
          <w:lang w:val="en-GB"/>
        </w:rPr>
        <w:t>decreases</w:t>
      </w:r>
      <w:r w:rsidRPr="007D361D">
        <w:rPr>
          <w:rFonts w:cs="Times New Roman"/>
          <w:color w:val="000000" w:themeColor="text1"/>
          <w:lang w:val="en-GB"/>
        </w:rPr>
        <w:t xml:space="preserve"> towards the end of the century (from up to 0.</w:t>
      </w:r>
      <w:r>
        <w:rPr>
          <w:rFonts w:cs="Times New Roman"/>
          <w:color w:val="000000" w:themeColor="text1"/>
          <w:lang w:val="en-GB"/>
        </w:rPr>
        <w:t>2</w:t>
      </w:r>
      <w:r w:rsidRPr="007D361D">
        <w:rPr>
          <w:rFonts w:cs="Times New Roman"/>
          <w:color w:val="000000" w:themeColor="text1"/>
          <w:lang w:val="en-GB"/>
        </w:rPr>
        <w:t>°C per decade before 2040 to about 0.03</w:t>
      </w:r>
      <w:del w:id="5942" w:author="Lucy Cowie" w:date="2021-07-28T20:41:00Z">
        <w:r w:rsidRPr="007D361D" w:rsidDel="00EC42A4">
          <w:rPr>
            <w:rFonts w:cs="Times New Roman"/>
            <w:color w:val="000000" w:themeColor="text1"/>
            <w:lang w:val="en-GB"/>
          </w:rPr>
          <w:delText xml:space="preserve"> </w:delText>
        </w:r>
      </w:del>
      <w:r w:rsidRPr="007D361D">
        <w:rPr>
          <w:rFonts w:cs="Times New Roman"/>
          <w:color w:val="000000" w:themeColor="text1"/>
          <w:lang w:val="en-GB"/>
        </w:rPr>
        <w:t xml:space="preserve">°C </w:t>
      </w:r>
      <w:commentRangeStart w:id="5943"/>
      <w:r w:rsidRPr="007D361D">
        <w:rPr>
          <w:rFonts w:cs="Times New Roman"/>
          <w:color w:val="000000" w:themeColor="text1"/>
          <w:lang w:val="en-GB"/>
        </w:rPr>
        <w:t>per decade</w:t>
      </w:r>
      <w:commentRangeEnd w:id="5943"/>
      <w:r w:rsidR="003B55F8">
        <w:rPr>
          <w:rStyle w:val="Marquedecommentaire"/>
          <w:rFonts w:cs="Times New Roman"/>
          <w:lang w:val="en-GB" w:eastAsia="en-GB"/>
        </w:rPr>
        <w:commentReference w:id="5943"/>
      </w:r>
      <w:r w:rsidRPr="007D361D">
        <w:rPr>
          <w:rFonts w:cs="Times New Roman"/>
          <w:color w:val="000000" w:themeColor="text1"/>
          <w:lang w:val="en-GB"/>
        </w:rPr>
        <w:t>). After 2040</w:t>
      </w:r>
      <w:r>
        <w:rPr>
          <w:rFonts w:cs="Times New Roman"/>
          <w:color w:val="000000" w:themeColor="text1"/>
          <w:lang w:val="en-GB"/>
        </w:rPr>
        <w:t>,</w:t>
      </w:r>
      <w:r w:rsidRPr="007D361D">
        <w:rPr>
          <w:rFonts w:cs="Times New Roman"/>
          <w:color w:val="000000" w:themeColor="text1"/>
          <w:lang w:val="en-GB"/>
        </w:rPr>
        <w:t xml:space="preserve"> </w:t>
      </w:r>
      <w:r>
        <w:rPr>
          <w:rFonts w:cs="Times New Roman"/>
          <w:color w:val="000000" w:themeColor="text1"/>
          <w:lang w:val="en-GB"/>
        </w:rPr>
        <w:t xml:space="preserve">the </w:t>
      </w:r>
      <w:r w:rsidRPr="007D361D">
        <w:rPr>
          <w:rFonts w:cs="Times New Roman"/>
          <w:color w:val="000000" w:themeColor="text1"/>
          <w:lang w:val="en-GB"/>
        </w:rPr>
        <w:t>changes in methane, HFC</w:t>
      </w:r>
      <w:r>
        <w:rPr>
          <w:rFonts w:cs="Times New Roman"/>
          <w:color w:val="000000" w:themeColor="text1"/>
          <w:lang w:val="en-GB"/>
        </w:rPr>
        <w:t>s</w:t>
      </w:r>
      <w:r w:rsidRPr="007D361D">
        <w:rPr>
          <w:rFonts w:cs="Times New Roman"/>
          <w:color w:val="000000" w:themeColor="text1"/>
          <w:lang w:val="en-GB"/>
        </w:rPr>
        <w:t xml:space="preserve"> and tropospheric ozone </w:t>
      </w:r>
      <w:r>
        <w:rPr>
          <w:rFonts w:cs="Times New Roman"/>
          <w:color w:val="000000" w:themeColor="text1"/>
          <w:lang w:val="en-GB"/>
        </w:rPr>
        <w:t xml:space="preserve">become equally important as the changes in the aerosols for </w:t>
      </w:r>
      <w:r w:rsidRPr="007D361D">
        <w:rPr>
          <w:rFonts w:cs="Times New Roman"/>
          <w:color w:val="000000" w:themeColor="text1"/>
          <w:lang w:val="en-GB"/>
        </w:rPr>
        <w:t xml:space="preserve">the GSAT trends. </w:t>
      </w:r>
      <w:r>
        <w:rPr>
          <w:rFonts w:cs="Times New Roman"/>
          <w:color w:val="000000" w:themeColor="text1"/>
          <w:lang w:val="en-GB"/>
        </w:rPr>
        <w:t>In the low</w:t>
      </w:r>
      <w:ins w:id="5944" w:author="Lucy Cowie" w:date="2021-07-28T20:42:00Z">
        <w:r w:rsidR="006E241A">
          <w:rPr>
            <w:rFonts w:cs="Times New Roman"/>
            <w:color w:val="000000" w:themeColor="text1"/>
            <w:lang w:val="en-GB"/>
          </w:rPr>
          <w:t>-</w:t>
        </w:r>
      </w:ins>
      <w:del w:id="5945" w:author="Lucy Cowie" w:date="2021-07-28T20:42:00Z">
        <w:r w:rsidDel="006E241A">
          <w:rPr>
            <w:rFonts w:cs="Times New Roman"/>
            <w:color w:val="000000" w:themeColor="text1"/>
            <w:lang w:val="en-GB"/>
          </w:rPr>
          <w:delText xml:space="preserve"> </w:delText>
        </w:r>
      </w:del>
      <w:r>
        <w:rPr>
          <w:rFonts w:cs="Times New Roman"/>
          <w:color w:val="000000" w:themeColor="text1"/>
          <w:lang w:val="en-GB"/>
        </w:rPr>
        <w:t xml:space="preserve">emission scenarios (SSP1-1.9 and SSP1-2.6), the contribution to warming from the SLCFs peaks around 2040 with a </w:t>
      </w:r>
      <w:r w:rsidRPr="002B0A28">
        <w:rPr>
          <w:rFonts w:cs="Times New Roman"/>
          <w:i/>
          <w:color w:val="000000" w:themeColor="text1"/>
          <w:lang w:val="en-GB"/>
        </w:rPr>
        <w:t>very likely</w:t>
      </w:r>
      <w:r>
        <w:rPr>
          <w:rFonts w:cs="Times New Roman"/>
          <w:color w:val="000000" w:themeColor="text1"/>
          <w:lang w:val="en-GB"/>
        </w:rPr>
        <w:t xml:space="preserve"> range of 0.</w:t>
      </w:r>
      <w:r w:rsidR="00355D6D">
        <w:rPr>
          <w:rFonts w:cs="Times New Roman"/>
          <w:color w:val="000000" w:themeColor="text1"/>
          <w:lang w:val="en-GB"/>
        </w:rPr>
        <w:t>04</w:t>
      </w:r>
      <w:r w:rsidR="00950B98" w:rsidRPr="007D361D">
        <w:rPr>
          <w:rFonts w:cs="Times New Roman"/>
          <w:color w:val="000000" w:themeColor="text1"/>
          <w:lang w:val="en-GB"/>
        </w:rPr>
        <w:t>°</w:t>
      </w:r>
      <w:r w:rsidR="00950B98">
        <w:rPr>
          <w:rFonts w:cs="Times New Roman"/>
          <w:color w:val="000000" w:themeColor="text1"/>
          <w:lang w:val="en-GB"/>
        </w:rPr>
        <w:t>C</w:t>
      </w:r>
      <w:ins w:id="5946" w:author="Lucy Cowie" w:date="2021-07-28T20:42:00Z">
        <w:r w:rsidR="00F82110">
          <w:rPr>
            <w:rFonts w:cs="Times New Roman"/>
            <w:color w:val="000000" w:themeColor="text1"/>
            <w:lang w:val="en-GB"/>
          </w:rPr>
          <w:t>–</w:t>
        </w:r>
      </w:ins>
      <w:del w:id="5947" w:author="Lucy Cowie" w:date="2021-07-28T20:42:00Z">
        <w:r w:rsidDel="00F82110">
          <w:rPr>
            <w:rFonts w:cs="Times New Roman"/>
            <w:color w:val="000000" w:themeColor="text1"/>
            <w:lang w:val="en-GB"/>
          </w:rPr>
          <w:delText>-</w:delText>
        </w:r>
      </w:del>
      <w:r>
        <w:rPr>
          <w:rFonts w:cs="Times New Roman"/>
          <w:color w:val="000000" w:themeColor="text1"/>
          <w:lang w:val="en-GB"/>
        </w:rPr>
        <w:t>0.</w:t>
      </w:r>
      <w:r w:rsidR="00355D6D">
        <w:rPr>
          <w:rFonts w:cs="Times New Roman"/>
          <w:color w:val="000000" w:themeColor="text1"/>
          <w:lang w:val="en-GB"/>
        </w:rPr>
        <w:t>34</w:t>
      </w:r>
      <w:r w:rsidRPr="007D361D">
        <w:rPr>
          <w:rFonts w:cs="Times New Roman"/>
          <w:color w:val="000000" w:themeColor="text1"/>
          <w:lang w:val="en-GB"/>
        </w:rPr>
        <w:t>°C</w:t>
      </w:r>
      <w:r>
        <w:rPr>
          <w:rFonts w:cs="Times New Roman"/>
          <w:color w:val="000000" w:themeColor="text1"/>
          <w:lang w:val="en-GB"/>
        </w:rPr>
        <w:t xml:space="preserve">. After the peak, the reduced warming from reductions in methane and ozone dominates, giving a best </w:t>
      </w:r>
      <w:r w:rsidR="00355D6D">
        <w:rPr>
          <w:rFonts w:cs="Times New Roman"/>
          <w:color w:val="000000" w:themeColor="text1"/>
          <w:lang w:val="en-GB"/>
        </w:rPr>
        <w:t xml:space="preserve">total </w:t>
      </w:r>
      <w:r>
        <w:rPr>
          <w:rFonts w:cs="Times New Roman"/>
          <w:color w:val="000000" w:themeColor="text1"/>
          <w:lang w:val="en-GB"/>
        </w:rPr>
        <w:t xml:space="preserve">estimate warming </w:t>
      </w:r>
      <w:r w:rsidR="00355D6D">
        <w:rPr>
          <w:rFonts w:cs="Times New Roman"/>
          <w:color w:val="000000" w:themeColor="text1"/>
          <w:lang w:val="en-GB"/>
        </w:rPr>
        <w:t xml:space="preserve">induced by SLCF and HFC changes </w:t>
      </w:r>
      <w:r>
        <w:rPr>
          <w:rFonts w:cs="Times New Roman"/>
          <w:color w:val="000000" w:themeColor="text1"/>
          <w:lang w:val="en-GB"/>
        </w:rPr>
        <w:t>of 0.1</w:t>
      </w:r>
      <w:r w:rsidR="008F79AE">
        <w:rPr>
          <w:rFonts w:cs="Times New Roman"/>
          <w:color w:val="000000" w:themeColor="text1"/>
          <w:lang w:val="en-GB"/>
        </w:rPr>
        <w:t>2</w:t>
      </w:r>
      <w:r w:rsidR="00A171A2" w:rsidRPr="007D361D">
        <w:rPr>
          <w:rFonts w:cs="Times New Roman"/>
          <w:color w:val="000000" w:themeColor="text1"/>
          <w:lang w:val="en-GB"/>
        </w:rPr>
        <w:t>°</w:t>
      </w:r>
      <w:r w:rsidR="00A171A2">
        <w:rPr>
          <w:rFonts w:cs="Times New Roman"/>
          <w:color w:val="000000" w:themeColor="text1"/>
          <w:lang w:val="en-GB"/>
        </w:rPr>
        <w:t>C</w:t>
      </w:r>
      <w:r>
        <w:rPr>
          <w:rFonts w:cs="Times New Roman"/>
          <w:color w:val="000000" w:themeColor="text1"/>
          <w:lang w:val="en-GB"/>
        </w:rPr>
        <w:t xml:space="preserve"> and 0.1</w:t>
      </w:r>
      <w:r w:rsidR="008F79AE">
        <w:rPr>
          <w:rFonts w:cs="Times New Roman"/>
          <w:color w:val="000000" w:themeColor="text1"/>
          <w:lang w:val="en-GB"/>
        </w:rPr>
        <w:t>4</w:t>
      </w:r>
      <w:r w:rsidRPr="007D361D">
        <w:rPr>
          <w:rFonts w:cs="Times New Roman"/>
          <w:color w:val="000000" w:themeColor="text1"/>
          <w:lang w:val="en-GB"/>
        </w:rPr>
        <w:t>°</w:t>
      </w:r>
      <w:r>
        <w:rPr>
          <w:rFonts w:cs="Times New Roman"/>
          <w:color w:val="000000" w:themeColor="text1"/>
          <w:lang w:val="en-GB"/>
        </w:rPr>
        <w:t>C</w:t>
      </w:r>
      <w:r w:rsidRPr="007D361D" w:rsidDel="00031CCD">
        <w:rPr>
          <w:rFonts w:cs="Times New Roman"/>
          <w:color w:val="000000" w:themeColor="text1"/>
          <w:lang w:val="en-GB"/>
        </w:rPr>
        <w:t xml:space="preserve"> </w:t>
      </w:r>
      <w:r>
        <w:rPr>
          <w:rFonts w:cs="Times New Roman"/>
          <w:color w:val="000000" w:themeColor="text1"/>
          <w:lang w:val="en-GB"/>
        </w:rPr>
        <w:t xml:space="preserve">respectively, in 2100, with a </w:t>
      </w:r>
      <w:r w:rsidRPr="00031CCD">
        <w:rPr>
          <w:rFonts w:cs="Times New Roman"/>
          <w:i/>
          <w:color w:val="000000" w:themeColor="text1"/>
          <w:lang w:val="en-GB"/>
        </w:rPr>
        <w:t>very likely</w:t>
      </w:r>
      <w:r>
        <w:rPr>
          <w:rFonts w:cs="Times New Roman"/>
          <w:color w:val="000000" w:themeColor="text1"/>
          <w:lang w:val="en-GB"/>
        </w:rPr>
        <w:t xml:space="preserve"> range of </w:t>
      </w:r>
      <w:ins w:id="5948" w:author="Lucy Cowie" w:date="2021-07-28T20:43:00Z">
        <w:r w:rsidR="00F82110">
          <w:rPr>
            <w:rFonts w:cs="Times New Roman"/>
            <w:color w:val="000000" w:themeColor="text1"/>
            <w:lang w:val="en-GB"/>
          </w:rPr>
          <w:t>–</w:t>
        </w:r>
      </w:ins>
      <w:del w:id="5949" w:author="Lucy Cowie" w:date="2021-07-28T20:43:00Z">
        <w:r w:rsidDel="00F82110">
          <w:rPr>
            <w:rFonts w:cs="Times New Roman"/>
            <w:color w:val="000000" w:themeColor="text1"/>
            <w:lang w:val="en-GB"/>
          </w:rPr>
          <w:delText>-</w:delText>
        </w:r>
      </w:del>
      <w:r>
        <w:rPr>
          <w:rFonts w:cs="Times New Roman"/>
          <w:color w:val="000000" w:themeColor="text1"/>
          <w:lang w:val="en-GB"/>
        </w:rPr>
        <w:t>0.07</w:t>
      </w:r>
      <w:r w:rsidR="00A171A2" w:rsidRPr="007D361D">
        <w:rPr>
          <w:rFonts w:cs="Times New Roman"/>
          <w:color w:val="000000" w:themeColor="text1"/>
          <w:lang w:val="en-GB"/>
        </w:rPr>
        <w:t>°</w:t>
      </w:r>
      <w:r w:rsidR="00A171A2">
        <w:rPr>
          <w:rFonts w:cs="Times New Roman"/>
          <w:color w:val="000000" w:themeColor="text1"/>
          <w:lang w:val="en-GB"/>
        </w:rPr>
        <w:t>C</w:t>
      </w:r>
      <w:r>
        <w:rPr>
          <w:rFonts w:cs="Times New Roman"/>
          <w:color w:val="000000" w:themeColor="text1"/>
          <w:lang w:val="en-GB"/>
        </w:rPr>
        <w:t xml:space="preserve"> </w:t>
      </w:r>
      <w:r w:rsidR="00F666F7">
        <w:rPr>
          <w:rFonts w:cs="Times New Roman"/>
          <w:color w:val="000000" w:themeColor="text1"/>
          <w:lang w:val="en-GB"/>
        </w:rPr>
        <w:t>to +</w:t>
      </w:r>
      <w:del w:id="5950" w:author="Lucy Cowie" w:date="2021-07-28T20:43:00Z">
        <w:r w:rsidR="00F666F7" w:rsidDel="00F82110">
          <w:rPr>
            <w:rFonts w:cs="Times New Roman"/>
            <w:color w:val="000000" w:themeColor="text1"/>
            <w:lang w:val="en-GB"/>
          </w:rPr>
          <w:delText xml:space="preserve"> </w:delText>
        </w:r>
      </w:del>
      <w:r>
        <w:rPr>
          <w:rFonts w:cs="Times New Roman"/>
          <w:color w:val="000000" w:themeColor="text1"/>
          <w:lang w:val="en-GB"/>
        </w:rPr>
        <w:t>0.45</w:t>
      </w:r>
      <w:bookmarkStart w:id="5951" w:name="_Hlk66238740"/>
      <w:r w:rsidRPr="007D361D">
        <w:rPr>
          <w:rFonts w:cs="Times New Roman"/>
          <w:color w:val="000000" w:themeColor="text1"/>
          <w:lang w:val="en-GB"/>
        </w:rPr>
        <w:t>°</w:t>
      </w:r>
      <w:bookmarkEnd w:id="5951"/>
      <w:r>
        <w:rPr>
          <w:rFonts w:cs="Times New Roman"/>
          <w:color w:val="000000" w:themeColor="text1"/>
          <w:lang w:val="en-GB"/>
        </w:rPr>
        <w:t>C</w:t>
      </w:r>
      <w:r w:rsidR="008F79AE">
        <w:rPr>
          <w:rFonts w:cs="Times New Roman"/>
          <w:color w:val="000000" w:themeColor="text1"/>
          <w:lang w:val="en-GB"/>
        </w:rPr>
        <w:t xml:space="preserve"> (Figure 6.22)</w:t>
      </w:r>
      <w:r>
        <w:rPr>
          <w:rFonts w:cs="Times New Roman"/>
          <w:color w:val="000000" w:themeColor="text1"/>
          <w:lang w:val="en-GB"/>
        </w:rPr>
        <w:t>.</w:t>
      </w:r>
      <w:r w:rsidRPr="007D361D">
        <w:rPr>
          <w:rFonts w:cs="Times New Roman"/>
          <w:color w:val="000000" w:themeColor="text1"/>
          <w:lang w:val="en-GB"/>
        </w:rPr>
        <w:t xml:space="preserve"> However, in the longer term towards the end of the century there are very significant differences between the scenarios. </w:t>
      </w:r>
      <w:r w:rsidR="00C82926">
        <w:rPr>
          <w:lang w:val="en-US"/>
        </w:rPr>
        <w:t xml:space="preserve">In SSP3-7.0 there is a </w:t>
      </w:r>
      <w:r w:rsidR="00C82926" w:rsidRPr="0083616B">
        <w:rPr>
          <w:lang w:val="en-US"/>
        </w:rPr>
        <w:t>near</w:t>
      </w:r>
      <w:ins w:id="5952" w:author="Lucy Cowie" w:date="2021-07-28T20:43:00Z">
        <w:r w:rsidR="00471049">
          <w:rPr>
            <w:lang w:val="en-US"/>
          </w:rPr>
          <w:t>-</w:t>
        </w:r>
      </w:ins>
      <w:del w:id="5953" w:author="Lucy Cowie" w:date="2021-07-28T20:43:00Z">
        <w:r w:rsidR="00C82926" w:rsidRPr="0083616B" w:rsidDel="00471049">
          <w:rPr>
            <w:lang w:val="en-US"/>
          </w:rPr>
          <w:delText xml:space="preserve"> </w:delText>
        </w:r>
      </w:del>
      <w:r w:rsidR="00C82926" w:rsidRPr="0083616B">
        <w:rPr>
          <w:lang w:val="en-US"/>
        </w:rPr>
        <w:t xml:space="preserve">linear warming </w:t>
      </w:r>
      <w:r w:rsidR="00C82926">
        <w:rPr>
          <w:lang w:val="en-US"/>
        </w:rPr>
        <w:t>due to</w:t>
      </w:r>
      <w:r w:rsidR="00C82926" w:rsidRPr="0083616B">
        <w:rPr>
          <w:lang w:val="en-US"/>
        </w:rPr>
        <w:t xml:space="preserve"> SLCFs of 0.08°C </w:t>
      </w:r>
      <w:r w:rsidR="00C82926">
        <w:rPr>
          <w:lang w:val="en-US"/>
        </w:rPr>
        <w:t xml:space="preserve">per decade, while for SSP5-8.5 there is a </w:t>
      </w:r>
      <w:r w:rsidR="00C82926" w:rsidRPr="00462351">
        <w:rPr>
          <w:lang w:val="en-US"/>
        </w:rPr>
        <w:t>more rapid early warming</w:t>
      </w:r>
      <w:r w:rsidR="00C82926">
        <w:rPr>
          <w:lang w:val="en-US"/>
        </w:rPr>
        <w:t xml:space="preserve">. </w:t>
      </w:r>
      <w:r w:rsidRPr="007D361D">
        <w:rPr>
          <w:rFonts w:cs="Times New Roman"/>
          <w:color w:val="000000" w:themeColor="text1"/>
          <w:lang w:val="en-GB"/>
        </w:rPr>
        <w:t xml:space="preserve">In SSP3-7.0, the limited reductions in aerosols, but a steady increase in methane, HFCs and ozone lead to a nearly linear contribution to GSAT reaching </w:t>
      </w:r>
      <w:r w:rsidR="00BB12BA">
        <w:rPr>
          <w:rFonts w:cs="Times New Roman"/>
          <w:color w:val="000000" w:themeColor="text1"/>
          <w:lang w:val="en-GB"/>
        </w:rPr>
        <w:t xml:space="preserve">a best estimate of </w:t>
      </w:r>
      <w:r w:rsidRPr="00C050CF">
        <w:rPr>
          <w:rFonts w:cs="Times New Roman"/>
          <w:color w:val="000000" w:themeColor="text1"/>
          <w:lang w:val="en-GB"/>
        </w:rPr>
        <w:t>0.</w:t>
      </w:r>
      <w:r w:rsidR="00BB12BA">
        <w:rPr>
          <w:rFonts w:cs="Times New Roman"/>
          <w:color w:val="000000" w:themeColor="text1"/>
          <w:lang w:val="en-GB"/>
        </w:rPr>
        <w:t>5</w:t>
      </w:r>
      <w:r w:rsidRPr="00C050CF">
        <w:rPr>
          <w:rFonts w:cs="Times New Roman"/>
          <w:color w:val="000000" w:themeColor="text1"/>
          <w:lang w:val="en-GB"/>
        </w:rPr>
        <w:t>°C</w:t>
      </w:r>
      <w:r w:rsidRPr="007D361D">
        <w:rPr>
          <w:rFonts w:cs="Times New Roman"/>
          <w:color w:val="000000" w:themeColor="text1"/>
          <w:lang w:val="en-GB"/>
        </w:rPr>
        <w:t xml:space="preserve"> in 2100. </w:t>
      </w:r>
      <w:r>
        <w:rPr>
          <w:rFonts w:cs="Times New Roman"/>
          <w:color w:val="000000" w:themeColor="text1"/>
          <w:lang w:val="en-GB"/>
        </w:rPr>
        <w:t xml:space="preserve">Contributions from methane and ozone decrease towards 2100 in SSP5-8.5, however the warming from HFCs still increase and the SSP5-8.5 has the largest SLCF </w:t>
      </w:r>
      <w:r w:rsidR="00BB12BA">
        <w:rPr>
          <w:rFonts w:cs="Times New Roman"/>
          <w:color w:val="000000" w:themeColor="text1"/>
          <w:lang w:val="en-GB"/>
        </w:rPr>
        <w:t xml:space="preserve">and HFC </w:t>
      </w:r>
      <w:r>
        <w:rPr>
          <w:rFonts w:cs="Times New Roman"/>
          <w:color w:val="000000" w:themeColor="text1"/>
          <w:lang w:val="en-GB"/>
        </w:rPr>
        <w:t>warming in 2100</w:t>
      </w:r>
      <w:r w:rsidR="00BB12BA">
        <w:rPr>
          <w:rFonts w:cs="Times New Roman"/>
          <w:color w:val="000000" w:themeColor="text1"/>
          <w:lang w:val="en-GB"/>
        </w:rPr>
        <w:t xml:space="preserve"> with a best estimate of</w:t>
      </w:r>
      <w:r>
        <w:rPr>
          <w:rFonts w:cs="Times New Roman"/>
          <w:color w:val="000000" w:themeColor="text1"/>
          <w:lang w:val="en-GB"/>
        </w:rPr>
        <w:t xml:space="preserve"> </w:t>
      </w:r>
      <w:del w:id="5954" w:author="Lucy Cowie" w:date="2021-07-28T20:44:00Z">
        <w:r w:rsidDel="00ED6D4C">
          <w:rPr>
            <w:rFonts w:cs="Times New Roman"/>
            <w:color w:val="000000" w:themeColor="text1"/>
            <w:lang w:val="en-GB"/>
          </w:rPr>
          <w:delText xml:space="preserve">of </w:delText>
        </w:r>
      </w:del>
      <w:r>
        <w:rPr>
          <w:rFonts w:cs="Times New Roman"/>
          <w:color w:val="000000" w:themeColor="text1"/>
          <w:lang w:val="en-GB"/>
        </w:rPr>
        <w:t>0.</w:t>
      </w:r>
      <w:r w:rsidR="00BB12BA">
        <w:rPr>
          <w:rFonts w:cs="Times New Roman"/>
          <w:color w:val="000000" w:themeColor="text1"/>
          <w:lang w:val="en-GB"/>
        </w:rPr>
        <w:t>6</w:t>
      </w:r>
      <w:r w:rsidRPr="00FE0548">
        <w:rPr>
          <w:rFonts w:cs="Times New Roman"/>
          <w:color w:val="000000" w:themeColor="text1"/>
          <w:lang w:val="en-GB"/>
        </w:rPr>
        <w:t>°C</w:t>
      </w:r>
      <w:r>
        <w:rPr>
          <w:rFonts w:cs="Times New Roman"/>
          <w:color w:val="000000" w:themeColor="text1"/>
          <w:lang w:val="en-GB"/>
        </w:rPr>
        <w:t xml:space="preserve">. In the </w:t>
      </w:r>
      <w:r w:rsidRPr="007D361D">
        <w:rPr>
          <w:rFonts w:cs="Times New Roman"/>
          <w:color w:val="000000" w:themeColor="text1"/>
          <w:lang w:val="en-GB"/>
        </w:rPr>
        <w:t xml:space="preserve">SSP2-4.5 </w:t>
      </w:r>
      <w:r>
        <w:rPr>
          <w:rFonts w:cs="Times New Roman"/>
          <w:color w:val="000000" w:themeColor="text1"/>
          <w:lang w:val="en-GB"/>
        </w:rPr>
        <w:t>scenario</w:t>
      </w:r>
      <w:r w:rsidR="00BB12BA">
        <w:rPr>
          <w:rFonts w:cs="Times New Roman"/>
          <w:color w:val="000000" w:themeColor="text1"/>
          <w:lang w:val="en-GB"/>
        </w:rPr>
        <w:t>,</w:t>
      </w:r>
      <w:r>
        <w:rPr>
          <w:rFonts w:cs="Times New Roman"/>
          <w:color w:val="000000" w:themeColor="text1"/>
          <w:lang w:val="en-GB"/>
        </w:rPr>
        <w:t xml:space="preserve"> </w:t>
      </w:r>
      <w:r w:rsidRPr="007D361D">
        <w:rPr>
          <w:rFonts w:cs="Times New Roman"/>
          <w:color w:val="000000" w:themeColor="text1"/>
          <w:lang w:val="en-GB"/>
        </w:rPr>
        <w:t>a reduction in aerosols contribut</w:t>
      </w:r>
      <w:r>
        <w:rPr>
          <w:rFonts w:cs="Times New Roman"/>
          <w:color w:val="000000" w:themeColor="text1"/>
          <w:lang w:val="en-GB"/>
        </w:rPr>
        <w:t>es</w:t>
      </w:r>
      <w:r w:rsidRPr="007D361D">
        <w:rPr>
          <w:rFonts w:cs="Times New Roman"/>
          <w:color w:val="000000" w:themeColor="text1"/>
          <w:lang w:val="en-GB"/>
        </w:rPr>
        <w:t xml:space="preserve"> to about </w:t>
      </w:r>
      <w:r w:rsidRPr="00C050CF">
        <w:rPr>
          <w:rFonts w:cs="Times New Roman"/>
          <w:color w:val="000000" w:themeColor="text1"/>
          <w:lang w:val="en-GB"/>
        </w:rPr>
        <w:t>0.3°C</w:t>
      </w:r>
      <w:r w:rsidRPr="007D361D">
        <w:rPr>
          <w:rFonts w:cs="Times New Roman"/>
          <w:color w:val="000000" w:themeColor="text1"/>
          <w:lang w:val="en-GB"/>
        </w:rPr>
        <w:t xml:space="preserve"> warming in 2100, </w:t>
      </w:r>
      <w:r>
        <w:rPr>
          <w:rFonts w:cs="Times New Roman"/>
          <w:color w:val="000000" w:themeColor="text1"/>
          <w:lang w:val="en-GB"/>
        </w:rPr>
        <w:t xml:space="preserve">while </w:t>
      </w:r>
      <w:r w:rsidRPr="007D361D">
        <w:rPr>
          <w:rFonts w:cs="Times New Roman"/>
          <w:color w:val="000000" w:themeColor="text1"/>
          <w:lang w:val="en-GB"/>
        </w:rPr>
        <w:t>contribution</w:t>
      </w:r>
      <w:r>
        <w:rPr>
          <w:rFonts w:cs="Times New Roman"/>
          <w:color w:val="000000" w:themeColor="text1"/>
          <w:lang w:val="en-GB"/>
        </w:rPr>
        <w:t>s</w:t>
      </w:r>
      <w:r w:rsidRPr="007D361D">
        <w:rPr>
          <w:rFonts w:cs="Times New Roman"/>
          <w:color w:val="000000" w:themeColor="text1"/>
          <w:lang w:val="en-GB"/>
        </w:rPr>
        <w:t xml:space="preserve"> from ozone and methane in this scenario </w:t>
      </w:r>
      <w:r>
        <w:rPr>
          <w:rFonts w:cs="Times New Roman"/>
          <w:color w:val="000000" w:themeColor="text1"/>
          <w:lang w:val="en-GB"/>
        </w:rPr>
        <w:t>are</w:t>
      </w:r>
      <w:r w:rsidRPr="007D361D">
        <w:rPr>
          <w:rFonts w:cs="Times New Roman"/>
          <w:color w:val="000000" w:themeColor="text1"/>
          <w:lang w:val="en-GB"/>
        </w:rPr>
        <w:t xml:space="preserve"> small.</w:t>
      </w:r>
    </w:p>
    <w:p w14:paraId="2520137B" w14:textId="77777777" w:rsidR="0035542F" w:rsidRPr="007D361D" w:rsidRDefault="0035542F" w:rsidP="00D5630D">
      <w:pPr>
        <w:pStyle w:val="AR6BodyText"/>
        <w:rPr>
          <w:rFonts w:cs="Times New Roman"/>
          <w:color w:val="000000" w:themeColor="text1"/>
          <w:lang w:val="en-GB"/>
        </w:rPr>
      </w:pPr>
      <w:r w:rsidRPr="007D361D">
        <w:rPr>
          <w:rFonts w:cs="Times New Roman"/>
          <w:color w:val="000000" w:themeColor="text1"/>
          <w:lang w:val="en-GB"/>
        </w:rPr>
        <w:t xml:space="preserve"> </w:t>
      </w:r>
    </w:p>
    <w:p w14:paraId="34AE9872" w14:textId="01067B20" w:rsidR="002B2FDD" w:rsidRDefault="0035542F" w:rsidP="00D5630D">
      <w:pPr>
        <w:pStyle w:val="AR6BodyText"/>
        <w:rPr>
          <w:rFonts w:cs="Times New Roman"/>
          <w:color w:val="000000" w:themeColor="text1"/>
          <w:lang w:val="en-GB"/>
        </w:rPr>
      </w:pPr>
      <w:r w:rsidRPr="007D484A">
        <w:rPr>
          <w:rFonts w:cs="Times New Roman"/>
          <w:color w:val="000000" w:themeColor="text1"/>
          <w:lang w:val="en-GB"/>
        </w:rPr>
        <w:t xml:space="preserve">The simplified approach used to estimate the contributions to GSAT in Figure 6.22 have been supplemented with ESM simulations driven by </w:t>
      </w:r>
      <w:r>
        <w:rPr>
          <w:rFonts w:cs="Times New Roman"/>
          <w:color w:val="000000" w:themeColor="text1"/>
          <w:lang w:val="en-GB"/>
        </w:rPr>
        <w:t xml:space="preserve">the </w:t>
      </w:r>
      <w:r w:rsidRPr="007D484A">
        <w:rPr>
          <w:rFonts w:cs="Times New Roman"/>
          <w:color w:val="000000" w:themeColor="text1"/>
          <w:lang w:val="en-GB"/>
        </w:rPr>
        <w:t>two versions of the SSP3-7.0-lowSLCF scenario</w:t>
      </w:r>
      <w:r>
        <w:rPr>
          <w:rFonts w:cs="Times New Roman"/>
          <w:color w:val="000000" w:themeColor="text1"/>
          <w:lang w:val="en-GB"/>
        </w:rPr>
        <w:t xml:space="preserve"> (Section 6.7.1.1)</w:t>
      </w:r>
      <w:r w:rsidRPr="007D484A">
        <w:rPr>
          <w:rFonts w:cs="Times New Roman"/>
          <w:color w:val="000000" w:themeColor="text1"/>
          <w:lang w:val="en-GB"/>
        </w:rPr>
        <w:t xml:space="preserve">. Results from five CMIP6 ESMs with </w:t>
      </w:r>
      <w:r>
        <w:rPr>
          <w:rFonts w:cs="Times New Roman"/>
          <w:color w:val="000000" w:themeColor="text1"/>
          <w:lang w:val="en-GB"/>
        </w:rPr>
        <w:t xml:space="preserve">fully interactive atmospheric chemistry and aerosols </w:t>
      </w:r>
      <w:r w:rsidRPr="007D484A">
        <w:rPr>
          <w:rFonts w:cs="Times New Roman"/>
          <w:color w:val="000000" w:themeColor="text1"/>
          <w:lang w:val="en-GB"/>
        </w:rPr>
        <w:t xml:space="preserve">for the high-methane scenario show </w:t>
      </w:r>
      <w:r w:rsidRPr="007D484A">
        <w:rPr>
          <w:rFonts w:cs="Times New Roman"/>
          <w:color w:val="000000" w:themeColor="text1"/>
          <w:lang w:val="en-GB"/>
        </w:rPr>
        <w:fldChar w:fldCharType="begin" w:fldLock="1"/>
      </w:r>
      <w:r w:rsidR="00D477C7">
        <w:rPr>
          <w:rFonts w:cs="Times New Roman"/>
          <w:color w:val="000000" w:themeColor="text1"/>
          <w:lang w:val="en-GB"/>
        </w:rPr>
        <w:instrText>ADDIN CSL_CITATION { "citationItems" : [ { "id" : "ITEM-1", "itemData" : { "DOI" : "10.5194/acp-20-9641-2020", "ISSN" : "1680-7324", "abstract" : "&lt;p&gt;Abstract. It is important to understand how future environmental policies will impact both climate change and air pollution. Although targeting near-term climate forcers (NTCFs), defined here as aerosols, tropospheric ozone, and precursor gases, should improve air quality, NTCF reductions will also impact climate. Prior assessments of the impact of NTCF mitigation on air quality and climate have been limited. This is related to the idealized nature of some prior studies, simplified treatment of aerosols and chemically reactive gases, as well as a lack of a sufficiently large number of models to quantify model diversity and robust responses. Here, we quantify the 2015\u20132055 climate and air quality effects of non-methane NTCFs using nine state-of-the-art chemistry\u2013climate model simulations conducted for the Aerosol and Chemistry Model Intercomparison Project (AerChemMIP). Simulations are driven by two future scenarios featuring similar increases in greenhouse gases (GHGs) but with \u201cweak\u201d (SSP3-7.0) versus \u201cstrong\u201d (SSP3-7.0-lowNTCF) levels of air quality control measures. As SSP3-7.0 lacks climate policy and has the highest levels of NTCFs, our results (e.g.,\u00a0surface warming) represent an upper bound. Unsurprisingly, we find significant improvements in air quality under NTCF mitigation (strong versus weak air quality controls). Surface fine particulate matter (PM2.5) and ozone (O3) decrease by -2.2\u00b10.32\u2009\u00b5g\u2009m\u22123 and -4.6\u00b10.88\u2009ppb, respectively (changes quoted here are for the entire 2015\u20132055 time period; uncertainty represents the 95\u2009% confidence interval), over global land surfaces, with larger reductions in some regions including south and southeast Asia. Non-methane NTCF mitigation, however, leads to additional climate change due to the removal of aerosol which causes a net warming effect, including global mean surface temperature and precipitation increases of 0.25\u00b10.12\u2009K and 0.03\u00b10.012\u2009mm\u2009d\u22121, respectively. Similarly, increases in extreme weather indices, including the hottest and wettest days, also occur. Regionally, the largest warming and wetting occurs over Asia, including central and north Asia (0.66\u00b10.20\u2009K and 0.03\u00b10.02\u2009mm\u2009d\u22121), south Asia (0.47\u00b10.16\u2009K and 0.17\u00b10.09\u2009mm\u2009d\u22121), and east Asia (0.46\u00b10.20\u2009K and 0.15\u00b10.06\u2009mm\u2009d\u22121). Relatively large warming and wetting of the Arctic also occur at 0.59\u00b10.36\u2009K and 0.04\u00b10.02\u2009mm\u2009d\u22121, respectively. Similar surface warming occurs in model simulations with aerosol-only mitigation, implying weak cooling due to\u2026", "author" : [ { "dropping-particle" : "", "family" : "Allen", "given" : "Robert J.", "non-dropping-particle" : "", "parse-names" : false, "suffix" : "" }, { "dropping-particle" : "", "family" : "Turnock", "given" : "Steven", "non-dropping-particle" : "", "parse-names" : false, "suffix" : "" }, { "dropping-particle" : "", "family" : "Nabat", "given" : "Pierre", "non-dropping-particle" : "", "parse-names" : false, "suffix" : "" }, { "dropping-particle" : "", "family" : "Neubauer", "given" : "David", "non-dropping-particle" : "", "parse-names" : false, "suffix" : "" }, { "dropping-particle" : "", "family" : "Lohmann", "given" : "Ulrike", "non-dropping-particle" : "", "parse-names" : false, "suffix" : "" }, { "dropping-particle" : "", "family" : "Olivi\u00e9", "given" : "Dirk", "non-dropping-particle" : "", "parse-names" : false, "suffix" : "" }, { "dropping-particle" : "", "family" : "Oshima", "given" : "Naga", "non-dropping-particle" : "", "parse-names" : false, "suffix" : "" }, { "dropping-particle" : "", "family" : "Michou", "given" : "Martine", "non-dropping-particle" : "", "parse-names" : false, "suffix" : "" }, { "dropping-particle" : "", "family" : "Wu", "given" : "Tongwen", "non-dropping-particle" : "", "parse-names" : false, "suffix" : "" }, { "dropping-particle" : "", "family" : "Zhang", "given" : "Jie", "non-dropping-particle" : "", "parse-names" : false, "suffix" : "" }, { "dropping-particle" : "", "family" : "Takemura", "given" : "Toshihiko", "non-dropping-particle" : "", "parse-names" : false, "suffix" : "" }, { "dropping-particle" : "", "family" : "Schulz", "given" : "Michael", "non-dropping-particle" : "", "parse-names" : false, "suffix" : "" }, { "dropping-particle" : "", "family" : "Tsigaridis", "given" : "Kostas", "non-dropping-particle" : "", "parse-names" : false, "suffix" : "" }, { "dropping-particle" : "", "family" : "Bauer", "given" : "Susanne E.", "non-dropping-particle" : "", "parse-names" : false, "suffix" : "" }, { "dropping-particle" : "", "family" : "Emmons", "given" : "Louisa", "non-dropping-particle" : "", "parse-names" : false, "suffix" : "" }, { "dropping-particle" : "", "family" : "Horowitz", "given" : "Larry", "non-dropping-particle" : "", "parse-names" : false, "suffix" : "" }, { "dropping-particle" : "", "family" : "Naik", "given" : "Vaishali", "non-dropping-particle" : "", "parse-names" : false, "suffix" : "" }, { "dropping-particle" : "", "family" : "Noije", "given" : "Twan", "non-dropping-particle" : "van", "parse-names" : false, "suffix" : "" }, { "dropping-particle" : "", "family" : "Bergman", "given" : "Tommi", "non-dropping-particle" : "", "parse-names" : false, "suffix" : "" }, { "dropping-particle" : "", "family" : "Lamarque", "given" : "Jean-Francois", "non-dropping-particle" : "", "parse-names" : false, "suffix" : "" }, { "dropping-particle" : "", "family" : "Zanis", "given" : "Prodromos", "non-dropping-particle" : "", "parse-names" : false, "suffix" : "" }, { "dropping-particle" : "", "family" : "Tegen", "given" : "Ina", "non-dropping-particle" : "", "parse-names" : false, "suffix" : "" }, { "dropping-particle" : "", "family" : "Westervelt", "given" : "Daniel M.", "non-dropping-particle" : "", "parse-names" : false, "suffix" : "" }, { "dropping-particle" : "", "family" : "Sager", "given" : "Philippe", "non-dropping-particle" : "Le", "parse-names" : false, "suffix" : "" }, { "dropping-particle" : "", "family" : "Good", "given" : "Peter", "non-dropping-particle" : "", "parse-names" : false, "suffix" : "" }, { "dropping-particle" : "", "family" : "Shim", "given" : "Sungbo", "non-dropping-particle" : "", "parse-names" : false, "suffix" : "" }, { "dropping-particle" : "", "family" : "O'Connor", "given" : "Fiona", "non-dropping-particle" : "", "parse-names" : false, "suffix" : "" }, { "dropping-particle" : "", "family" : "Akritidis", "given" : "Dimitris", "non-dropping-particle" : "", "parse-names" : false, "suffix" : "" }, { "dropping-particle" : "", "family" : "Georgoulias", "given" : "Aristeidis K.", "non-dropping-particle" : "", "parse-names" : false, "suffix" : "" }, { "dropping-particle" : "", "family" : "Deushi", "given" : "Makoto", "non-dropping-particle" : "", "parse-names" : false, "suffix" : "" }, { "dropping-particle" : "", "family" : "Sentman", "given" : "Lori T.", "non-dropping-particle" : "", "parse-names" : false, "suffix" : "" }, { "dropping-particle" : "", "family" : "John", "given" : "Jasmin G.", "non-dropping-particle" : "", "parse-names" : false, "suffix" : "" }, { "dropping-particle" : "", "family" : "Fujimori", "given" : "Shinichiro", "non-dropping-particle" : "", "parse-names" : false, "suffix" : "" }, { "dropping-particle" : "", "family" : "Collins", "given" : "William J.", "non-dropping-particle" : "", "parse-names" : false, "suffix" : "" } ], "container-title" : "Atmospheric Chemistry and Physics", "id" : "ITEM-1", "issue" : "16", "issued" : { "date-parts" : [ [ "2020", "8", "17" ] ] }, "page" : "9641-9663", "title" : "Climate and air quality impacts due to mitigation of non-methane near-term climate forcers", "translator" : [ { "dropping-particle" : "", "family" : "G4653", "given" : "", "non-dropping-particle" : "", "parse-names" : false, "suffix" : "" } ], "type" : "article-journal", "volume" : "20" }, "uris" : [ "http://www.mendeley.com/documents/?uuid=073f5909-9ae9-3bc3-8e42-b304a60453d4" ] }, { "id" : "ITEM-2", "itemData" : { "DOI" : "10.1088/1748-9326/abe06b", "abstract" : "Near-term climate forcers (NTCFs), including aerosols and chemically reactive gases such as tropospheric ozone and methane, offer a potential way to mitigate climate change and improve air quality\u2212so called \u201cwin-win\u201d mitigation policies. Prior studies support improved air quality under NTCF mitigation, but with conflicting climate impacts that range from a significant reduction in the rate of global warming to only a modest impact. Here, we use state-of-the-art chemistry-climate model simulations conducted as part of the Aerosol and Chemistry Model Intercomparison Project (AerChemMIP) to quantify the 21st-century impact of NTCF reductions, using a realistic future emission scenario with a consistent air quality policy. Non-methane NTCF (NMNTCF; aerosols and ozone precursors) mitigation improves air quality, but leads to significant increases in global mean precipitation of 1.3% by mid-century and 1.4% by end-of-the-century, and corresponding surface warming of 0.23 and 0.21 K. NTCF (all-NTCF; including methane) mitigation further improves air quality, with larger reductions of up to 45% for ozone pollution, while offsetting half of the wetting by mid-century (0.7% increase) and all the wetting by end-of-the-century (non-significant 0.1% increase) and leading to surface cooling of \u22120.15 K by mid-century and \u22120.50 K by end-of-the-century. This suggests that methane mitigation offsets warming induced from reductions in NMNTCFs, while also leading to net improvements in air quality.", "author" : [ { "dropping-particle" : "", "family" : "Allen", "given" : "Robert J.", "non-dropping-particle" : "", "parse-names" : false, "suffix" : "" }, { "dropping-particle" : "", "family" : "Horowitz", "given" : "Larry W.", "non-dropping-particle" : "", "parse-names" : false, "suffix" : "" }, { "dropping-particle" : "", "family" : "Naik", "given" : "Vaishali", "non-dropping-particle" : "", "parse-names" : false, "suffix" : "" }, { "dropping-particle" : "", "family" : "Oshima", "given" : "Naga", "non-dropping-particle" : "", "parse-names" : false, "suffix" : "" }, { "dropping-particle" : "", "family" : "O'Connor", "given" : "Fiona M.", "non-dropping-particle" : "", "parse-names" : false, "suffix" : "" }, { "dropping-particle" : "", "family" : "Turnock", "given" : "Steven", "non-dropping-particle" : "", "parse-names" : false, "suffix" : "" }, { "dropping-particle" : "", "family" : "Shim", "given" : "Sungbo", "non-dropping-particle" : "", "parse-names" : false, "suffix" : "" }, { "dropping-particle" : "", "family" : "Sager", "given" : "Philippe", "non-dropping-particle" : "Le", "parse-names" : false, "suffix" : "" }, { "dropping-particle" : "", "family" : "Noije", "given" : "Twan", "non-dropping-particle" : "van", "parse-names" : false, "suffix" : "" }, { "dropping-particle" : "", "family" : "Tsigaridis", "given" : "Kostas", "non-dropping-particle" : "", "parse-names" : false, "suffix" : "" }, { "dropping-particle" : "", "family" : "Bauer", "given" : "Susanne E", "non-dropping-particle" : "", "parse-names" : false, "suffix" : "" }, { "dropping-particle" : "", "family" : "Sentman", "given" : "Lori T.", "non-dropping-particle" : "", "parse-names" : false, "suffix" : "" }, { "dropping-particle" : "", "family" : "John", "given" : "Jasmin G.", "non-dropping-particle" : "", "parse-names" : false, "suffix" : "" }, { "dropping-particle" : "", "family" : "Broderick", "given" : "Conor", "non-dropping-particle" : "", "parse-names" : false, "suffix" : "" }, { "dropping-particle" : "", "family" : "Deushi", "given" : "Makoto", "non-dropping-particle" : "", "parse-names" : false, "suffix" : "" }, { "dropping-particle" : "", "family" : "Folberth", "given" : "Gerd A.", "non-dropping-particle" : "", "parse-names" : false, "suffix" : "" }, { "dropping-particle" : "", "family" : "Fujimori", "given" : "Shinichiro", "non-dropping-particle" : "", "parse-names" : false, "suffix" : "" }, { "dropping-particle" : "", "family" : "Collins", "given" : "William J.", "non-dropping-particle" : "", "parse-names" : false, "suffix" : "" } ], "container-title" : "Environmental Research Letters", "id" : "ITEM-2", "issue" : "3", "issued" : { "date-parts" : [ [ "2021" ] ] }, "title" : "Significant climate benefits from near-term climate forcer mitigation in spite of aerosol reductions", "translator" : [ { "dropping-particle" : "", "family" : "G5125", "given" : "", "non-dropping-particle" : "", "parse-names" : false, "suffix" : "" } ], "type" : "article-journal", "volume" : "16" }, "uris" : [ "http://www.mendeley.com/documents/?uuid=1747b67a-4aae-48fd-98ec-c691b0379fcb" ] } ], "mendeley" : { "formattedCitation" : "(Allen et al., 2020, 2021)", "plainTextFormattedCitation" : "(Allen et al., 2020, 2021)", "previouslyFormattedCitation" : "(Allen et al., 2020, 2021)" }, "properties" : { "noteIndex" : 0 }, "schema" : "https://github.com/citation-style-language/schema/raw/master/csl-citation.json" }</w:instrText>
      </w:r>
      <w:r w:rsidRPr="007D484A">
        <w:rPr>
          <w:rFonts w:cs="Times New Roman"/>
          <w:color w:val="000000" w:themeColor="text1"/>
          <w:lang w:val="en-GB"/>
        </w:rPr>
        <w:fldChar w:fldCharType="separate"/>
      </w:r>
      <w:r w:rsidR="00CB33A1">
        <w:rPr>
          <w:rFonts w:cs="Times New Roman"/>
          <w:noProof/>
          <w:color w:val="000000" w:themeColor="text1"/>
          <w:lang w:val="en-GB"/>
        </w:rPr>
        <w:t>(Allen et al., 2020, 2021)</w:t>
      </w:r>
      <w:r w:rsidRPr="007D484A">
        <w:rPr>
          <w:rFonts w:cs="Times New Roman"/>
          <w:color w:val="000000" w:themeColor="text1"/>
          <w:lang w:val="en-GB"/>
        </w:rPr>
        <w:fldChar w:fldCharType="end"/>
      </w:r>
      <w:r w:rsidR="0024671C">
        <w:rPr>
          <w:rFonts w:cs="Times New Roman"/>
          <w:color w:val="000000" w:themeColor="text1"/>
          <w:lang w:val="en-GB"/>
        </w:rPr>
        <w:t xml:space="preserve"> </w:t>
      </w:r>
      <w:r w:rsidRPr="007D484A">
        <w:rPr>
          <w:rFonts w:cs="Times New Roman"/>
          <w:color w:val="000000" w:themeColor="text1"/>
          <w:lang w:val="en-GB"/>
        </w:rPr>
        <w:t>that these reductions in emissions of air pollutants would lead to</w:t>
      </w:r>
      <w:ins w:id="5955" w:author="Lucy Cowie" w:date="2021-07-28T20:45:00Z">
        <w:r w:rsidR="00D90FC0">
          <w:rPr>
            <w:rFonts w:cs="Times New Roman"/>
            <w:color w:val="000000" w:themeColor="text1"/>
            <w:lang w:val="en-GB"/>
          </w:rPr>
          <w:t xml:space="preserve"> an</w:t>
        </w:r>
      </w:ins>
      <w:r w:rsidRPr="007D484A">
        <w:rPr>
          <w:rFonts w:cs="Times New Roman"/>
          <w:color w:val="000000" w:themeColor="text1"/>
          <w:lang w:val="en-GB"/>
        </w:rPr>
        <w:t xml:space="preserve"> additional </w:t>
      </w:r>
      <w:r w:rsidRPr="00792020">
        <w:rPr>
          <w:rFonts w:cs="Times New Roman"/>
          <w:color w:val="000000" w:themeColor="text1"/>
          <w:lang w:val="en-GB"/>
        </w:rPr>
        <w:t xml:space="preserve">increase in GSAT by 2055 </w:t>
      </w:r>
      <w:r w:rsidR="00B0066B" w:rsidRPr="00792020">
        <w:rPr>
          <w:rFonts w:cs="Times New Roman"/>
          <w:color w:val="000000" w:themeColor="text1"/>
          <w:lang w:val="en-GB"/>
        </w:rPr>
        <w:t>relative</w:t>
      </w:r>
      <w:r w:rsidR="00B0066B" w:rsidRPr="007D484A">
        <w:rPr>
          <w:rFonts w:cs="Times New Roman"/>
          <w:color w:val="000000" w:themeColor="text1"/>
          <w:lang w:val="en-GB"/>
        </w:rPr>
        <w:t xml:space="preserve"> to 2015</w:t>
      </w:r>
      <w:r w:rsidR="00B0066B">
        <w:rPr>
          <w:rFonts w:cs="Times New Roman"/>
          <w:color w:val="000000" w:themeColor="text1"/>
          <w:lang w:val="en-GB"/>
        </w:rPr>
        <w:t xml:space="preserve"> </w:t>
      </w:r>
      <w:r w:rsidRPr="00792020">
        <w:rPr>
          <w:rFonts w:cs="Times New Roman"/>
          <w:color w:val="000000" w:themeColor="text1"/>
          <w:lang w:val="en-GB"/>
        </w:rPr>
        <w:t xml:space="preserve">compared to the standard SSP3-7.0 scenario, </w:t>
      </w:r>
      <w:r w:rsidR="00792020" w:rsidRPr="00792020">
        <w:rPr>
          <w:rFonts w:cs="Times New Roman"/>
          <w:color w:val="000000" w:themeColor="text1"/>
          <w:lang w:val="en-GB"/>
        </w:rPr>
        <w:t xml:space="preserve">with a best estimate </w:t>
      </w:r>
      <w:r w:rsidRPr="00792020">
        <w:rPr>
          <w:rFonts w:cs="Times New Roman"/>
          <w:color w:val="000000" w:themeColor="text1"/>
          <w:lang w:val="en-GB"/>
        </w:rPr>
        <w:t>of 0.</w:t>
      </w:r>
      <w:r w:rsidR="0024671C" w:rsidRPr="00792020">
        <w:rPr>
          <w:rFonts w:cs="Times New Roman"/>
          <w:color w:val="000000" w:themeColor="text1"/>
          <w:lang w:val="en-GB"/>
        </w:rPr>
        <w:t>2</w:t>
      </w:r>
      <w:r w:rsidR="0024671C">
        <w:rPr>
          <w:rFonts w:cs="Times New Roman"/>
          <w:color w:val="000000" w:themeColor="text1"/>
          <w:lang w:val="en-GB"/>
        </w:rPr>
        <w:t>3</w:t>
      </w:r>
      <w:ins w:id="5956" w:author="Lucy Cowie" w:date="2021-07-28T20:45:00Z">
        <w:r w:rsidR="00AF1462" w:rsidRPr="00792020">
          <w:rPr>
            <w:rFonts w:cs="Times New Roman"/>
            <w:color w:val="000000" w:themeColor="text1"/>
            <w:lang w:val="en-GB"/>
          </w:rPr>
          <w:t>°C</w:t>
        </w:r>
      </w:ins>
      <w:r w:rsidR="0024671C">
        <w:rPr>
          <w:rFonts w:cs="Times New Roman"/>
          <w:color w:val="000000" w:themeColor="text1"/>
          <w:lang w:val="en-GB"/>
        </w:rPr>
        <w:t xml:space="preserve"> ± 0.05</w:t>
      </w:r>
      <w:r w:rsidR="00792020" w:rsidRPr="00792020">
        <w:rPr>
          <w:rFonts w:cs="Times New Roman"/>
          <w:color w:val="000000" w:themeColor="text1"/>
          <w:lang w:val="en-GB"/>
        </w:rPr>
        <w:t>°</w:t>
      </w:r>
      <w:r w:rsidRPr="00792020">
        <w:rPr>
          <w:rFonts w:cs="Times New Roman"/>
          <w:color w:val="000000" w:themeColor="text1"/>
          <w:lang w:val="en-GB"/>
        </w:rPr>
        <w:t>C</w:t>
      </w:r>
      <w:r w:rsidRPr="007D484A">
        <w:rPr>
          <w:rFonts w:cs="Times New Roman"/>
          <w:color w:val="000000" w:themeColor="text1"/>
          <w:lang w:val="en-GB"/>
        </w:rPr>
        <w:t xml:space="preserve">, and a corresponding increase in </w:t>
      </w:r>
      <w:r w:rsidRPr="00F553B9">
        <w:rPr>
          <w:rFonts w:cs="Times New Roman"/>
          <w:color w:val="000000" w:themeColor="text1"/>
          <w:lang w:val="en-GB"/>
        </w:rPr>
        <w:t xml:space="preserve">global mean precipitation of </w:t>
      </w:r>
      <w:commentRangeStart w:id="5957"/>
      <w:r w:rsidRPr="00F553B9">
        <w:rPr>
          <w:rFonts w:cs="Times New Roman"/>
          <w:color w:val="000000" w:themeColor="text1"/>
          <w:lang w:val="en-GB"/>
        </w:rPr>
        <w:t>1.3</w:t>
      </w:r>
      <w:r w:rsidR="009614BA">
        <w:rPr>
          <w:rFonts w:cs="Times New Roman"/>
          <w:color w:val="000000" w:themeColor="text1"/>
          <w:lang w:val="en-GB"/>
        </w:rPr>
        <w:t xml:space="preserve"> </w:t>
      </w:r>
      <w:commentRangeEnd w:id="5957"/>
      <w:r w:rsidR="00AF1462">
        <w:rPr>
          <w:rStyle w:val="Marquedecommentaire"/>
          <w:rFonts w:cs="Times New Roman"/>
          <w:lang w:val="en-GB" w:eastAsia="en-GB"/>
        </w:rPr>
        <w:commentReference w:id="5957"/>
      </w:r>
      <w:r w:rsidR="009614BA">
        <w:rPr>
          <w:rFonts w:cs="Times New Roman"/>
          <w:color w:val="000000" w:themeColor="text1"/>
          <w:lang w:val="en-GB"/>
        </w:rPr>
        <w:t>± 0.17</w:t>
      </w:r>
      <w:r w:rsidRPr="00F553B9">
        <w:rPr>
          <w:rFonts w:cs="Times New Roman"/>
          <w:color w:val="000000" w:themeColor="text1"/>
          <w:lang w:val="en-GB"/>
        </w:rPr>
        <w:t>%</w:t>
      </w:r>
      <w:r w:rsidR="009614BA">
        <w:rPr>
          <w:rFonts w:cs="Times New Roman"/>
          <w:color w:val="000000" w:themeColor="text1"/>
          <w:lang w:val="en-GB"/>
        </w:rPr>
        <w:t xml:space="preserve"> (note that uncertainties </w:t>
      </w:r>
      <w:r w:rsidR="00410E8F">
        <w:rPr>
          <w:rFonts w:cs="Times New Roman"/>
          <w:color w:val="000000" w:themeColor="text1"/>
          <w:lang w:val="en-GB"/>
        </w:rPr>
        <w:t>from the work of Allen et al</w:t>
      </w:r>
      <w:ins w:id="5958" w:author="Lucy Cowie" w:date="2021-07-28T20:46:00Z">
        <w:r w:rsidR="009B00C4">
          <w:rPr>
            <w:rFonts w:cs="Times New Roman"/>
            <w:color w:val="000000" w:themeColor="text1"/>
            <w:lang w:val="en-GB"/>
          </w:rPr>
          <w:t>.</w:t>
        </w:r>
      </w:ins>
      <w:r w:rsidR="00410E8F">
        <w:rPr>
          <w:rFonts w:cs="Times New Roman"/>
          <w:color w:val="000000" w:themeColor="text1"/>
          <w:lang w:val="en-GB"/>
        </w:rPr>
        <w:t xml:space="preserve"> </w:t>
      </w:r>
      <w:r w:rsidR="00C1550E">
        <w:rPr>
          <w:rFonts w:cs="Times New Roman"/>
          <w:color w:val="000000" w:themeColor="text1"/>
          <w:lang w:val="en-GB"/>
        </w:rPr>
        <w:t xml:space="preserve">here and elsewhere </w:t>
      </w:r>
      <w:r w:rsidR="009614BA">
        <w:rPr>
          <w:rFonts w:cs="Times New Roman"/>
          <w:color w:val="000000" w:themeColor="text1"/>
          <w:lang w:val="en-GB"/>
        </w:rPr>
        <w:t>are reported as twice standard deviation)</w:t>
      </w:r>
      <w:r w:rsidR="00F553B9">
        <w:rPr>
          <w:rFonts w:cs="Times New Roman"/>
          <w:color w:val="000000" w:themeColor="text1"/>
          <w:lang w:val="en-GB"/>
        </w:rPr>
        <w:t>.</w:t>
      </w:r>
      <w:r w:rsidR="0041321F">
        <w:rPr>
          <w:rFonts w:cs="Times New Roman"/>
          <w:color w:val="000000" w:themeColor="text1"/>
          <w:lang w:val="en-GB"/>
        </w:rPr>
        <w:t xml:space="preserve"> Including </w:t>
      </w:r>
      <w:r w:rsidR="0041321F" w:rsidRPr="00C11A23">
        <w:rPr>
          <w:rFonts w:cs="Times New Roman"/>
          <w:noProof/>
          <w:color w:val="000000" w:themeColor="text1"/>
          <w:lang w:val="en-GB"/>
        </w:rPr>
        <w:t>methane mitigation</w:t>
      </w:r>
      <w:r w:rsidR="0041321F">
        <w:rPr>
          <w:rFonts w:cs="Times New Roman"/>
          <w:noProof/>
          <w:color w:val="000000" w:themeColor="text1"/>
          <w:lang w:val="en-GB"/>
        </w:rPr>
        <w:t xml:space="preserve"> </w:t>
      </w:r>
      <w:r w:rsidR="0041321F" w:rsidRPr="00007345">
        <w:rPr>
          <w:rFonts w:cs="Times New Roman"/>
          <w:noProof/>
          <w:color w:val="000000" w:themeColor="text1"/>
          <w:lang w:val="en-GB"/>
        </w:rPr>
        <w:t>(</w:t>
      </w:r>
      <w:r w:rsidR="0041321F" w:rsidRPr="009727EE">
        <w:rPr>
          <w:rFonts w:cs="Times New Roman"/>
          <w:color w:val="000000" w:themeColor="text1"/>
          <w:lang w:val="en-GB"/>
        </w:rPr>
        <w:t>SSP3-7.0-lowSLCF-lowCH</w:t>
      </w:r>
      <w:r w:rsidR="0041321F" w:rsidRPr="009727EE">
        <w:rPr>
          <w:rFonts w:cs="Times New Roman"/>
          <w:color w:val="000000" w:themeColor="text1"/>
          <w:vertAlign w:val="subscript"/>
          <w:lang w:val="en-GB"/>
        </w:rPr>
        <w:t>4</w:t>
      </w:r>
      <w:r w:rsidR="0041321F" w:rsidRPr="009727EE">
        <w:rPr>
          <w:rFonts w:cs="Times New Roman"/>
          <w:color w:val="000000" w:themeColor="text1"/>
          <w:lang w:val="en-GB"/>
        </w:rPr>
        <w:t>)</w:t>
      </w:r>
      <w:r w:rsidR="0041321F">
        <w:rPr>
          <w:rFonts w:cs="Times New Roman"/>
          <w:noProof/>
          <w:color w:val="000000" w:themeColor="text1"/>
          <w:lang w:val="en-GB"/>
        </w:rPr>
        <w:t xml:space="preserve"> would lead to a small increase in</w:t>
      </w:r>
      <w:r w:rsidR="0041321F" w:rsidRPr="00C11A23">
        <w:rPr>
          <w:rFonts w:cs="Times New Roman"/>
          <w:noProof/>
          <w:color w:val="000000" w:themeColor="text1"/>
          <w:lang w:val="en-GB"/>
        </w:rPr>
        <w:t xml:space="preserve"> global precipitation </w:t>
      </w:r>
      <w:r w:rsidR="0041321F">
        <w:rPr>
          <w:rFonts w:cs="Times New Roman"/>
          <w:noProof/>
          <w:color w:val="000000" w:themeColor="text1"/>
          <w:lang w:val="en-GB"/>
        </w:rPr>
        <w:t>(</w:t>
      </w:r>
      <w:commentRangeStart w:id="5959"/>
      <w:r w:rsidR="0041321F" w:rsidRPr="00C11A23">
        <w:rPr>
          <w:rFonts w:cs="Times New Roman"/>
          <w:noProof/>
          <w:color w:val="000000" w:themeColor="text1"/>
          <w:lang w:val="en-GB"/>
        </w:rPr>
        <w:t>0.7</w:t>
      </w:r>
      <w:r w:rsidR="0041321F">
        <w:rPr>
          <w:rFonts w:cs="Times New Roman"/>
          <w:noProof/>
          <w:color w:val="000000" w:themeColor="text1"/>
          <w:lang w:val="en-GB"/>
        </w:rPr>
        <w:t xml:space="preserve"> </w:t>
      </w:r>
      <w:commentRangeEnd w:id="5959"/>
      <w:r w:rsidR="008F467F">
        <w:rPr>
          <w:rStyle w:val="Marquedecommentaire"/>
          <w:rFonts w:cs="Times New Roman"/>
          <w:lang w:val="en-GB" w:eastAsia="en-GB"/>
        </w:rPr>
        <w:commentReference w:id="5959"/>
      </w:r>
      <w:r w:rsidR="0041321F">
        <w:rPr>
          <w:rFonts w:cs="Times New Roman"/>
          <w:color w:val="000000" w:themeColor="text1"/>
          <w:lang w:val="en-GB"/>
        </w:rPr>
        <w:t>± 0.1</w:t>
      </w:r>
      <w:del w:id="5960" w:author="Lucy Cowie" w:date="2021-07-28T20:47:00Z">
        <w:r w:rsidR="0041321F" w:rsidDel="008F467F">
          <w:rPr>
            <w:rFonts w:cs="Times New Roman"/>
            <w:color w:val="000000" w:themeColor="text1"/>
            <w:lang w:val="en-GB"/>
          </w:rPr>
          <w:delText xml:space="preserve"> </w:delText>
        </w:r>
      </w:del>
      <w:r w:rsidR="0041321F" w:rsidRPr="00C11A23">
        <w:rPr>
          <w:rFonts w:cs="Times New Roman"/>
          <w:noProof/>
          <w:color w:val="000000" w:themeColor="text1"/>
          <w:lang w:val="en-GB"/>
        </w:rPr>
        <w:t>%</w:t>
      </w:r>
      <w:r w:rsidR="0041321F">
        <w:rPr>
          <w:rFonts w:cs="Times New Roman"/>
          <w:noProof/>
          <w:color w:val="000000" w:themeColor="text1"/>
          <w:lang w:val="en-GB"/>
        </w:rPr>
        <w:t>)</w:t>
      </w:r>
      <w:r w:rsidR="0041321F" w:rsidRPr="00C11A23">
        <w:rPr>
          <w:rFonts w:cs="Times New Roman"/>
          <w:noProof/>
          <w:color w:val="000000" w:themeColor="text1"/>
          <w:lang w:val="en-GB"/>
        </w:rPr>
        <w:t xml:space="preserve"> by mid-century</w:t>
      </w:r>
      <w:r w:rsidR="0041321F">
        <w:rPr>
          <w:rFonts w:cs="Times New Roman"/>
          <w:noProof/>
          <w:color w:val="000000" w:themeColor="text1"/>
          <w:lang w:val="en-GB"/>
        </w:rPr>
        <w:t xml:space="preserve"> despite</w:t>
      </w:r>
      <w:r w:rsidR="0041321F" w:rsidRPr="00C11A23">
        <w:rPr>
          <w:rFonts w:cs="Times New Roman"/>
          <w:noProof/>
          <w:color w:val="000000" w:themeColor="text1"/>
          <w:lang w:val="en-GB"/>
        </w:rPr>
        <w:t xml:space="preserve"> </w:t>
      </w:r>
      <w:r w:rsidR="0041321F">
        <w:rPr>
          <w:rFonts w:cs="Times New Roman"/>
          <w:noProof/>
          <w:color w:val="000000" w:themeColor="text1"/>
          <w:lang w:val="en-GB"/>
        </w:rPr>
        <w:t xml:space="preserve">a decrease in </w:t>
      </w:r>
      <w:r w:rsidR="0041321F" w:rsidRPr="00C11A23">
        <w:rPr>
          <w:rFonts w:cs="Times New Roman"/>
          <w:noProof/>
          <w:color w:val="000000" w:themeColor="text1"/>
          <w:lang w:val="en-GB"/>
        </w:rPr>
        <w:t>GSAT</w:t>
      </w:r>
      <w:r w:rsidR="0041321F">
        <w:rPr>
          <w:rFonts w:cs="Times New Roman"/>
          <w:noProof/>
          <w:color w:val="000000" w:themeColor="text1"/>
          <w:lang w:val="en-GB"/>
        </w:rPr>
        <w:t xml:space="preserve"> (</w:t>
      </w:r>
      <w:del w:id="5961" w:author="Lucy Cowie" w:date="2021-07-28T20:48:00Z">
        <w:r w:rsidR="0041321F" w:rsidDel="00CE59C5">
          <w:rPr>
            <w:rFonts w:cs="Times New Roman"/>
            <w:noProof/>
            <w:color w:val="000000" w:themeColor="text1"/>
            <w:lang w:val="en-GB"/>
          </w:rPr>
          <w:delText xml:space="preserve">see </w:delText>
        </w:r>
      </w:del>
      <w:ins w:id="5962" w:author="Lucy Cowie" w:date="2021-07-28T20:48:00Z">
        <w:r w:rsidR="00CE59C5">
          <w:rPr>
            <w:rFonts w:cs="Times New Roman"/>
            <w:noProof/>
            <w:color w:val="000000" w:themeColor="text1"/>
            <w:lang w:val="en-GB"/>
          </w:rPr>
          <w:t xml:space="preserve">Section </w:t>
        </w:r>
      </w:ins>
      <w:r w:rsidR="0041321F">
        <w:rPr>
          <w:rFonts w:cs="Times New Roman"/>
          <w:noProof/>
          <w:color w:val="000000" w:themeColor="text1"/>
          <w:lang w:val="en-GB"/>
        </w:rPr>
        <w:t>6.7.3), which is related to the higher sensitivity of precipitation to sulphate aerosols than greenhouse gases</w:t>
      </w:r>
      <w:r w:rsidR="00E03A7F">
        <w:rPr>
          <w:rFonts w:cs="Times New Roman"/>
          <w:noProof/>
          <w:color w:val="000000" w:themeColor="text1"/>
          <w:lang w:val="en-GB"/>
        </w:rPr>
        <w:t xml:space="preserve"> </w:t>
      </w:r>
      <w:r w:rsidR="00E03A7F">
        <w:rPr>
          <w:rFonts w:cs="Times New Roman"/>
          <w:noProof/>
          <w:color w:val="000000" w:themeColor="text1"/>
          <w:lang w:val="en-GB"/>
        </w:rPr>
        <w:fldChar w:fldCharType="begin" w:fldLock="1"/>
      </w:r>
      <w:r w:rsidR="00D477C7">
        <w:rPr>
          <w:rFonts w:cs="Times New Roman"/>
          <w:noProof/>
          <w:color w:val="000000" w:themeColor="text1"/>
          <w:lang w:val="en-GB"/>
        </w:rPr>
        <w:instrText>ADDIN CSL_CITATION { "citationItems" : [ { "id" : "ITEM-1", "itemData" : { "DOI" : "10.1088/1748-9326/abe06b", "abstract" : "Near-term climate forcers (NTCFs), including aerosols and chemically reactive gases such as tropospheric ozone and methane, offer a potential way to mitigate climate change and improve air quality\u2212so called \u201cwin-win\u201d mitigation policies. Prior studies support improved air quality under NTCF mitigation, but with conflicting climate impacts that range from a significant reduction in the rate of global warming to only a modest impact. Here, we use state-of-the-art chemistry-climate model simulations conducted as part of the Aerosol and Chemistry Model Intercomparison Project (AerChemMIP) to quantify the 21st-century impact of NTCF reductions, using a realistic future emission scenario with a consistent air quality policy. Non-methane NTCF (NMNTCF; aerosols and ozone precursors) mitigation improves air quality, but leads to significant increases in global mean precipitation of 1.3% by mid-century and 1.4% by end-of-the-century, and corresponding surface warming of 0.23 and 0.21 K. NTCF (all-NTCF; including methane) mitigation further improves air quality, with larger reductions of up to 45% for ozone pollution, while offsetting half of the wetting by mid-century (0.7% increase) and all the wetting by end-of-the-century (non-significant 0.1% increase) and leading to surface cooling of \u22120.15 K by mid-century and \u22120.50 K by end-of-the-century. This suggests that methane mitigation offsets warming induced from reductions in NMNTCFs, while also leading to net improvements in air quality.", "author" : [ { "dropping-particle" : "", "family" : "Allen", "given" : "Robert J.", "non-dropping-particle" : "", "parse-names" : false, "suffix" : "" }, { "dropping-particle" : "", "family" : "Horowitz", "given" : "Larry W.", "non-dropping-particle" : "", "parse-names" : false, "suffix" : "" }, { "dropping-particle" : "", "family" : "Naik", "given" : "Vaishali", "non-dropping-particle" : "", "parse-names" : false, "suffix" : "" }, { "dropping-particle" : "", "family" : "Oshima", "given" : "Naga", "non-dropping-particle" : "", "parse-names" : false, "suffix" : "" }, { "dropping-particle" : "", "family" : "O'Connor", "given" : "Fiona M.", "non-dropping-particle" : "", "parse-names" : false, "suffix" : "" }, { "dropping-particle" : "", "family" : "Turnock", "given" : "Steven", "non-dropping-particle" : "", "parse-names" : false, "suffix" : "" }, { "dropping-particle" : "", "family" : "Shim", "given" : "Sungbo", "non-dropping-particle" : "", "parse-names" : false, "suffix" : "" }, { "dropping-particle" : "", "family" : "Sager", "given" : "Philippe", "non-dropping-particle" : "Le", "parse-names" : false, "suffix" : "" }, { "dropping-particle" : "", "family" : "Noije", "given" : "Twan", "non-dropping-particle" : "van", "parse-names" : false, "suffix" : "" }, { "dropping-particle" : "", "family" : "Tsigaridis", "given" : "Kostas", "non-dropping-particle" : "", "parse-names" : false, "suffix" : "" }, { "dropping-particle" : "", "family" : "Bauer", "given" : "Susanne E", "non-dropping-particle" : "", "parse-names" : false, "suffix" : "" }, { "dropping-particle" : "", "family" : "Sentman", "given" : "Lori T.", "non-dropping-particle" : "", "parse-names" : false, "suffix" : "" }, { "dropping-particle" : "", "family" : "John", "given" : "Jasmin G.", "non-dropping-particle" : "", "parse-names" : false, "suffix" : "" }, { "dropping-particle" : "", "family" : "Broderick", "given" : "Conor", "non-dropping-particle" : "", "parse-names" : false, "suffix" : "" }, { "dropping-particle" : "", "family" : "Deushi", "given" : "Makoto", "non-dropping-particle" : "", "parse-names" : false, "suffix" : "" }, { "dropping-particle" : "", "family" : "Folberth", "given" : "Gerd A.", "non-dropping-particle" : "", "parse-names" : false, "suffix" : "" }, { "dropping-particle" : "", "family" : "Fujimori", "given" : "Shinichiro", "non-dropping-particle" : "", "parse-names" : false, "suffix" : "" }, { "dropping-particle" : "", "family" : "Collins", "given" : "William J.", "non-dropping-particle" : "", "parse-names" : false, "suffix" : "" } ], "container-title" : "Environmental Research Letters", "id" : "ITEM-1", "issue" : "3", "issued" : { "date-parts" : [ [ "2021" ] ] }, "title" : "Significant climate benefits from near-term climate forcer mitigation in spite of aerosol reductions", "translator" : [ { "dropping-particle" : "", "family" : "G5125", "given" : "", "non-dropping-particle" : "", "parse-names" : false, "suffix" : "" } ], "type" : "article-journal", "volume" : "16" }, "uris" : [ "http://www.mendeley.com/documents/?uuid=1747b67a-4aae-48fd-98ec-c691b0379fcb" ] } ], "mendeley" : { "formattedCitation" : "(Allen et al., 2021)", "plainTextFormattedCitation" : "(Allen et al., 2021)", "previouslyFormattedCitation" : "(Allen et al., 2021)" }, "properties" : { "noteIndex" : 0 }, "schema" : "https://github.com/citation-style-language/schema/raw/master/csl-citation.json" }</w:instrText>
      </w:r>
      <w:r w:rsidR="00E03A7F">
        <w:rPr>
          <w:rFonts w:cs="Times New Roman"/>
          <w:noProof/>
          <w:color w:val="000000" w:themeColor="text1"/>
          <w:lang w:val="en-GB"/>
        </w:rPr>
        <w:fldChar w:fldCharType="separate"/>
      </w:r>
      <w:r w:rsidR="00CB33A1">
        <w:rPr>
          <w:rFonts w:cs="Times New Roman"/>
          <w:noProof/>
          <w:color w:val="000000" w:themeColor="text1"/>
          <w:lang w:val="en-GB"/>
        </w:rPr>
        <w:t>(</w:t>
      </w:r>
      <w:ins w:id="5963" w:author="Lucy Cowie" w:date="2021-07-28T20:48:00Z">
        <w:r w:rsidR="000E1935">
          <w:rPr>
            <w:rFonts w:cs="Times New Roman"/>
            <w:noProof/>
            <w:color w:val="000000" w:themeColor="text1"/>
            <w:lang w:val="en-GB"/>
          </w:rPr>
          <w:t xml:space="preserve">Section 8.2.1; </w:t>
        </w:r>
      </w:ins>
      <w:r w:rsidR="00CB33A1">
        <w:rPr>
          <w:rFonts w:cs="Times New Roman"/>
          <w:noProof/>
          <w:color w:val="000000" w:themeColor="text1"/>
          <w:lang w:val="en-GB"/>
        </w:rPr>
        <w:t>Allen et al., 2021)</w:t>
      </w:r>
      <w:r w:rsidR="00E03A7F">
        <w:rPr>
          <w:rFonts w:cs="Times New Roman"/>
          <w:noProof/>
          <w:color w:val="000000" w:themeColor="text1"/>
          <w:lang w:val="en-GB"/>
        </w:rPr>
        <w:fldChar w:fldCharType="end"/>
      </w:r>
      <w:del w:id="5964" w:author="Lucy Cowie" w:date="2021-07-28T20:48:00Z">
        <w:r w:rsidR="0041321F" w:rsidDel="000E1935">
          <w:rPr>
            <w:rFonts w:cs="Times New Roman"/>
            <w:noProof/>
            <w:color w:val="000000" w:themeColor="text1"/>
            <w:lang w:val="en-GB"/>
          </w:rPr>
          <w:delText xml:space="preserve"> </w:delText>
        </w:r>
        <w:r w:rsidR="00E03A7F" w:rsidDel="000E1935">
          <w:rPr>
            <w:rFonts w:cs="Times New Roman"/>
            <w:color w:val="000000" w:themeColor="text1"/>
            <w:lang w:val="en-GB"/>
          </w:rPr>
          <w:delText>(</w:delText>
        </w:r>
        <w:r w:rsidR="00C1550E" w:rsidDel="000E1935">
          <w:rPr>
            <w:rFonts w:cs="Times New Roman"/>
            <w:noProof/>
            <w:color w:val="000000" w:themeColor="text1"/>
            <w:lang w:val="en-GB"/>
          </w:rPr>
          <w:delText xml:space="preserve">also see </w:delText>
        </w:r>
        <w:r w:rsidR="0041321F" w:rsidDel="000E1935">
          <w:rPr>
            <w:rFonts w:cs="Times New Roman"/>
            <w:noProof/>
            <w:color w:val="000000" w:themeColor="text1"/>
            <w:lang w:val="en-GB"/>
          </w:rPr>
          <w:delText>Section 8.2.1)</w:delText>
        </w:r>
      </w:del>
      <w:r w:rsidR="0041321F" w:rsidRPr="00C11A23">
        <w:rPr>
          <w:rFonts w:cs="Times New Roman"/>
          <w:noProof/>
          <w:color w:val="000000" w:themeColor="text1"/>
          <w:lang w:val="en-GB"/>
        </w:rPr>
        <w:t xml:space="preserve">. </w:t>
      </w:r>
    </w:p>
    <w:p w14:paraId="1A16885B" w14:textId="77777777" w:rsidR="0035542F" w:rsidRPr="0048526C" w:rsidRDefault="0035542F" w:rsidP="00D5630D">
      <w:pPr>
        <w:pStyle w:val="AR6BodyText"/>
        <w:rPr>
          <w:rFonts w:cs="Times New Roman"/>
          <w:color w:val="000000" w:themeColor="text1"/>
          <w:lang w:val="en-GB"/>
        </w:rPr>
      </w:pPr>
    </w:p>
    <w:p w14:paraId="7C82E093" w14:textId="410055B8" w:rsidR="00410E8F" w:rsidRDefault="0035542F" w:rsidP="00D5630D">
      <w:pPr>
        <w:pStyle w:val="AR6BodyText"/>
        <w:rPr>
          <w:rFonts w:cs="Times New Roman"/>
          <w:color w:val="000000" w:themeColor="text1"/>
          <w:lang w:val="en-GB"/>
        </w:rPr>
      </w:pPr>
      <w:r w:rsidRPr="0048526C">
        <w:rPr>
          <w:rFonts w:cs="Times New Roman"/>
          <w:color w:val="000000" w:themeColor="text1"/>
          <w:lang w:val="en-GB"/>
        </w:rPr>
        <w:t>Regionally inhomogeneous ERFs can lead to regionally dependent responses (</w:t>
      </w:r>
      <w:del w:id="5965" w:author="Lucy Cowie" w:date="2021-07-28T20:48:00Z">
        <w:r w:rsidRPr="0048526C" w:rsidDel="00555BC0">
          <w:rPr>
            <w:rFonts w:cs="Times New Roman"/>
            <w:color w:val="000000" w:themeColor="text1"/>
            <w:lang w:val="en-GB"/>
          </w:rPr>
          <w:delText>see s</w:delText>
        </w:r>
      </w:del>
      <w:ins w:id="5966" w:author="Lucy Cowie" w:date="2021-07-28T20:48:00Z">
        <w:r w:rsidR="00555BC0">
          <w:rPr>
            <w:rFonts w:cs="Times New Roman"/>
            <w:color w:val="000000" w:themeColor="text1"/>
            <w:lang w:val="en-GB"/>
          </w:rPr>
          <w:t>S</w:t>
        </w:r>
      </w:ins>
      <w:r w:rsidRPr="0048526C">
        <w:rPr>
          <w:rFonts w:cs="Times New Roman"/>
          <w:color w:val="000000" w:themeColor="text1"/>
          <w:lang w:val="en-GB"/>
        </w:rPr>
        <w:t>ection 6.4.3). Mitigation of non-methane SLCFs over the period 2015</w:t>
      </w:r>
      <w:ins w:id="5967" w:author="Lucy Cowie" w:date="2021-07-28T20:49:00Z">
        <w:r w:rsidR="00555BC0">
          <w:rPr>
            <w:rFonts w:cs="Times New Roman"/>
            <w:color w:val="000000" w:themeColor="text1"/>
            <w:lang w:val="en-GB"/>
          </w:rPr>
          <w:t>–</w:t>
        </w:r>
      </w:ins>
      <w:del w:id="5968" w:author="Lucy Cowie" w:date="2021-07-28T20:49:00Z">
        <w:r w:rsidRPr="0048526C" w:rsidDel="00555BC0">
          <w:rPr>
            <w:rFonts w:cs="Times New Roman"/>
            <w:color w:val="000000" w:themeColor="text1"/>
            <w:lang w:val="en-GB"/>
          </w:rPr>
          <w:delText xml:space="preserve"> to </w:delText>
        </w:r>
      </w:del>
      <w:r w:rsidRPr="0048526C">
        <w:rPr>
          <w:rFonts w:cs="Times New Roman"/>
          <w:color w:val="000000" w:themeColor="text1"/>
          <w:lang w:val="en-GB"/>
        </w:rPr>
        <w:t>2055 (SSP3-7.0-lowSLCF-highCH</w:t>
      </w:r>
      <w:r w:rsidRPr="0048526C">
        <w:rPr>
          <w:rFonts w:cs="Times New Roman"/>
          <w:color w:val="000000" w:themeColor="text1"/>
          <w:vertAlign w:val="subscript"/>
          <w:lang w:val="en-GB"/>
        </w:rPr>
        <w:t>4</w:t>
      </w:r>
      <w:r w:rsidRPr="0048526C">
        <w:rPr>
          <w:rFonts w:cs="Times New Roman"/>
          <w:color w:val="000000" w:themeColor="text1"/>
          <w:lang w:val="en-GB"/>
        </w:rPr>
        <w:t xml:space="preserve"> versus SSP3-7.0) will lead to positive ERF over land regions</w:t>
      </w:r>
      <w:r>
        <w:rPr>
          <w:rFonts w:cs="Times New Roman"/>
          <w:color w:val="000000" w:themeColor="text1"/>
          <w:lang w:val="en-GB"/>
        </w:rPr>
        <w:t xml:space="preserve"> </w:t>
      </w:r>
      <w:r w:rsidRPr="0048526C">
        <w:rPr>
          <w:rFonts w:cs="Times New Roman"/>
          <w:color w:val="000000" w:themeColor="text1"/>
          <w:lang w:val="en-GB"/>
        </w:rPr>
        <w:t>(</w:t>
      </w:r>
      <w:commentRangeStart w:id="5969"/>
      <w:r w:rsidRPr="0048526C">
        <w:rPr>
          <w:rFonts w:cs="Times New Roman"/>
          <w:color w:val="000000" w:themeColor="text1"/>
          <w:lang w:val="en-GB"/>
        </w:rPr>
        <w:t>Allen et al., 2020</w:t>
      </w:r>
      <w:commentRangeEnd w:id="5969"/>
      <w:r w:rsidR="004D31F1">
        <w:rPr>
          <w:rStyle w:val="Marquedecommentaire"/>
        </w:rPr>
        <w:commentReference w:id="5969"/>
      </w:r>
      <w:r w:rsidRPr="0048526C">
        <w:rPr>
          <w:rFonts w:cs="Times New Roman"/>
          <w:color w:val="000000" w:themeColor="text1"/>
          <w:lang w:val="en-GB"/>
        </w:rPr>
        <w:t>). There are large regional differences in the ERF from no significant trend over North</w:t>
      </w:r>
      <w:del w:id="5970" w:author="Lucy Cowie" w:date="2021-07-28T20:49:00Z">
        <w:r w:rsidRPr="0048526C" w:rsidDel="00E576A0">
          <w:rPr>
            <w:rFonts w:cs="Times New Roman"/>
            <w:color w:val="000000" w:themeColor="text1"/>
            <w:lang w:val="en-GB"/>
          </w:rPr>
          <w:delText>ern</w:delText>
        </w:r>
      </w:del>
      <w:r w:rsidRPr="0048526C">
        <w:rPr>
          <w:rFonts w:cs="Times New Roman"/>
          <w:color w:val="000000" w:themeColor="text1"/>
          <w:lang w:val="en-GB"/>
        </w:rPr>
        <w:t xml:space="preserve"> Africa to about 0.5 W</w:t>
      </w:r>
      <w:r w:rsidR="009B3FA4">
        <w:rPr>
          <w:rFonts w:cs="Times New Roman"/>
          <w:color w:val="000000" w:themeColor="text1"/>
          <w:lang w:val="en-GB"/>
        </w:rPr>
        <w:t xml:space="preserve"> </w:t>
      </w:r>
      <w:r w:rsidRPr="0048526C">
        <w:rPr>
          <w:rFonts w:cs="Times New Roman"/>
          <w:color w:val="000000" w:themeColor="text1"/>
          <w:lang w:val="en-GB"/>
        </w:rPr>
        <w:t>m</w:t>
      </w:r>
      <w:ins w:id="5971" w:author="Lucy Cowie" w:date="2021-07-28T20:49:00Z">
        <w:r w:rsidR="00FE5DB0">
          <w:rPr>
            <w:rFonts w:cs="Times New Roman"/>
            <w:color w:val="000000" w:themeColor="text1"/>
            <w:vertAlign w:val="superscript"/>
            <w:lang w:val="en-GB"/>
          </w:rPr>
          <w:t>–</w:t>
        </w:r>
      </w:ins>
      <w:del w:id="5972" w:author="Lucy Cowie" w:date="2021-07-28T20:49:00Z">
        <w:r w:rsidRPr="0048526C" w:rsidDel="00FE5DB0">
          <w:rPr>
            <w:rFonts w:cs="Times New Roman"/>
            <w:color w:val="000000" w:themeColor="text1"/>
            <w:vertAlign w:val="superscript"/>
            <w:lang w:val="en-GB"/>
          </w:rPr>
          <w:delText>-</w:delText>
        </w:r>
      </w:del>
      <w:r w:rsidRPr="0048526C">
        <w:rPr>
          <w:rFonts w:cs="Times New Roman"/>
          <w:color w:val="000000" w:themeColor="text1"/>
          <w:vertAlign w:val="superscript"/>
          <w:lang w:val="en-GB"/>
        </w:rPr>
        <w:t>2</w:t>
      </w:r>
      <w:r w:rsidRPr="0048526C">
        <w:rPr>
          <w:rFonts w:cs="Times New Roman"/>
          <w:color w:val="000000" w:themeColor="text1"/>
          <w:lang w:val="en-GB"/>
        </w:rPr>
        <w:t xml:space="preserve"> decade</w:t>
      </w:r>
      <w:ins w:id="5973" w:author="Lucy Cowie" w:date="2021-07-28T20:49:00Z">
        <w:r w:rsidR="00FE5DB0">
          <w:rPr>
            <w:rFonts w:cs="Times New Roman"/>
            <w:color w:val="000000" w:themeColor="text1"/>
            <w:vertAlign w:val="superscript"/>
            <w:lang w:val="en-GB"/>
          </w:rPr>
          <w:t>–</w:t>
        </w:r>
      </w:ins>
      <w:del w:id="5974" w:author="Lucy Cowie" w:date="2021-07-28T20:49:00Z">
        <w:r w:rsidRPr="0048526C" w:rsidDel="00FE5DB0">
          <w:rPr>
            <w:rFonts w:cs="Times New Roman"/>
            <w:color w:val="000000" w:themeColor="text1"/>
            <w:vertAlign w:val="superscript"/>
            <w:lang w:val="en-GB"/>
          </w:rPr>
          <w:delText>-</w:delText>
        </w:r>
      </w:del>
      <w:r w:rsidRPr="0048526C">
        <w:rPr>
          <w:rFonts w:cs="Times New Roman"/>
          <w:color w:val="000000" w:themeColor="text1"/>
          <w:vertAlign w:val="superscript"/>
          <w:lang w:val="en-GB"/>
        </w:rPr>
        <w:t>1</w:t>
      </w:r>
      <w:r w:rsidRPr="0048526C">
        <w:rPr>
          <w:rFonts w:cs="Times New Roman"/>
          <w:color w:val="000000" w:themeColor="text1"/>
          <w:lang w:val="en-GB"/>
        </w:rPr>
        <w:t xml:space="preserve"> for South Asia. The differences are mainly driven by differences in the reductions of sulphate aerosols. There is not a strong correspondence between regional warming and the ERF trends. As expected, the sensitivity (temperature change per unit ERF) increases towards higher latitudes due to climate feedbacks and teleconnections. Regionally, the warming rates are higher over continental regions, with </w:t>
      </w:r>
      <w:ins w:id="5975" w:author="Lucy Cowie" w:date="2021-07-28T20:49:00Z">
        <w:r w:rsidR="0071507B">
          <w:rPr>
            <w:rFonts w:cs="Times New Roman"/>
            <w:color w:val="000000" w:themeColor="text1"/>
            <w:lang w:val="en-GB"/>
          </w:rPr>
          <w:t xml:space="preserve">the </w:t>
        </w:r>
      </w:ins>
      <w:r w:rsidRPr="0048526C">
        <w:rPr>
          <w:rFonts w:cs="Times New Roman"/>
          <w:color w:val="000000" w:themeColor="text1"/>
          <w:lang w:val="en-GB"/>
        </w:rPr>
        <w:t xml:space="preserve">highest increase in temperatures for Central and </w:t>
      </w:r>
      <w:del w:id="5976" w:author="Lucy Cowie" w:date="2021-07-28T20:50:00Z">
        <w:r w:rsidRPr="0048526C" w:rsidDel="00A17115">
          <w:rPr>
            <w:rFonts w:cs="Times New Roman"/>
            <w:color w:val="000000" w:themeColor="text1"/>
            <w:lang w:val="en-GB"/>
          </w:rPr>
          <w:delText xml:space="preserve">Northern </w:delText>
        </w:r>
      </w:del>
      <w:ins w:id="5977" w:author="Lucy Cowie" w:date="2021-07-28T20:50:00Z">
        <w:r w:rsidR="00A17115">
          <w:rPr>
            <w:rFonts w:cs="Times New Roman"/>
            <w:color w:val="000000" w:themeColor="text1"/>
            <w:lang w:val="en-GB"/>
          </w:rPr>
          <w:t>n</w:t>
        </w:r>
        <w:r w:rsidR="00A17115" w:rsidRPr="0048526C">
          <w:rPr>
            <w:rFonts w:cs="Times New Roman"/>
            <w:color w:val="000000" w:themeColor="text1"/>
            <w:lang w:val="en-GB"/>
          </w:rPr>
          <w:t xml:space="preserve">orthern </w:t>
        </w:r>
      </w:ins>
      <w:r w:rsidRPr="0048526C">
        <w:rPr>
          <w:rFonts w:cs="Times New Roman"/>
          <w:color w:val="000000" w:themeColor="text1"/>
          <w:lang w:val="en-GB"/>
        </w:rPr>
        <w:t xml:space="preserve">Asia and the Arctic in 2055 relative to 2015. </w:t>
      </w:r>
      <w:r>
        <w:rPr>
          <w:rFonts w:cs="Times New Roman"/>
          <w:color w:val="000000" w:themeColor="text1"/>
          <w:lang w:val="en-GB"/>
        </w:rPr>
        <w:t>The models agree on</w:t>
      </w:r>
      <w:ins w:id="5978" w:author="Lucy Cowie" w:date="2021-07-28T20:51:00Z">
        <w:r w:rsidR="00B966A1">
          <w:rPr>
            <w:rFonts w:cs="Times New Roman"/>
            <w:color w:val="000000" w:themeColor="text1"/>
            <w:lang w:val="en-GB"/>
          </w:rPr>
          <w:t xml:space="preserve"> an</w:t>
        </w:r>
      </w:ins>
      <w:r>
        <w:rPr>
          <w:rFonts w:cs="Times New Roman"/>
          <w:color w:val="000000" w:themeColor="text1"/>
          <w:lang w:val="en-GB"/>
        </w:rPr>
        <w:t xml:space="preserve"> increasing </w:t>
      </w:r>
      <w:r w:rsidRPr="00C11A23">
        <w:rPr>
          <w:rFonts w:cs="Times New Roman"/>
          <w:color w:val="000000" w:themeColor="text1"/>
          <w:lang w:val="en-GB"/>
        </w:rPr>
        <w:t xml:space="preserve">global mean trend in precipitation due to SLCFs, however precipitation trends over land are more uncertain </w:t>
      </w:r>
      <w:r w:rsidRPr="00C11A23">
        <w:rPr>
          <w:rFonts w:cs="Times New Roman"/>
          <w:color w:val="000000" w:themeColor="text1"/>
          <w:lang w:val="en-GB"/>
        </w:rPr>
        <w:fldChar w:fldCharType="begin" w:fldLock="1"/>
      </w:r>
      <w:r w:rsidR="00D477C7">
        <w:rPr>
          <w:rFonts w:cs="Times New Roman"/>
          <w:color w:val="000000" w:themeColor="text1"/>
          <w:lang w:val="en-GB"/>
        </w:rPr>
        <w:instrText>ADDIN CSL_CITATION { "citationItems" : [ { "id" : "ITEM-1", "itemData" : { "DOI" : "10.5194/acp-20-9641-2020", "ISSN" : "1680-7324", "abstract" : "&lt;p&gt;Abstract. It is important to understand how future environmental policies will impact both climate change and air pollution. Although targeting near-term climate forcers (NTCFs), defined here as aerosols, tropospheric ozone, and precursor gases, should improve air quality, NTCF reductions will also impact climate. Prior assessments of the impact of NTCF mitigation on air quality and climate have been limited. This is related to the idealized nature of some prior studies, simplified treatment of aerosols and chemically reactive gases, as well as a lack of a sufficiently large number of models to quantify model diversity and robust responses. Here, we quantify the 2015\u20132055 climate and air quality effects of non-methane NTCFs using nine state-of-the-art chemistry\u2013climate model simulations conducted for the Aerosol and Chemistry Model Intercomparison Project (AerChemMIP). Simulations are driven by two future scenarios featuring similar increases in greenhouse gases (GHGs) but with \u201cweak\u201d (SSP3-7.0) versus \u201cstrong\u201d (SSP3-7.0-lowNTCF) levels of air quality control measures. As SSP3-7.0 lacks climate policy and has the highest levels of NTCFs, our results (e.g.,\u00a0surface warming) represent an upper bound. Unsurprisingly, we find significant improvements in air quality under NTCF mitigation (strong versus weak air quality controls). Surface fine particulate matter (PM2.5) and ozone (O3) decrease by -2.2\u00b10.32\u2009\u00b5g\u2009m\u22123 and -4.6\u00b10.88\u2009ppb, respectively (changes quoted here are for the entire 2015\u20132055 time period; uncertainty represents the 95\u2009% confidence interval), over global land surfaces, with larger reductions in some regions including south and southeast Asia. Non-methane NTCF mitigation, however, leads to additional climate change due to the removal of aerosol which causes a net warming effect, including global mean surface temperature and precipitation increases of 0.25\u00b10.12\u2009K and 0.03\u00b10.012\u2009mm\u2009d\u22121, respectively. Similarly, increases in extreme weather indices, including the hottest and wettest days, also occur. Regionally, the largest warming and wetting occurs over Asia, including central and north Asia (0.66\u00b10.20\u2009K and 0.03\u00b10.02\u2009mm\u2009d\u22121), south Asia (0.47\u00b10.16\u2009K and 0.17\u00b10.09\u2009mm\u2009d\u22121), and east Asia (0.46\u00b10.20\u2009K and 0.15\u00b10.06\u2009mm\u2009d\u22121). Relatively large warming and wetting of the Arctic also occur at 0.59\u00b10.36\u2009K and 0.04\u00b10.02\u2009mm\u2009d\u22121, respectively. Similar surface warming occurs in model simulations with aerosol-only mitigation, implying weak cooling due to\u2026", "author" : [ { "dropping-particle" : "", "family" : "Allen", "given" : "Robert J.", "non-dropping-particle" : "", "parse-names" : false, "suffix" : "" }, { "dropping-particle" : "", "family" : "Turnock", "given" : "Steven", "non-dropping-particle" : "", "parse-names" : false, "suffix" : "" }, { "dropping-particle" : "", "family" : "Nabat", "given" : "Pierre", "non-dropping-particle" : "", "parse-names" : false, "suffix" : "" }, { "dropping-particle" : "", "family" : "Neubauer", "given" : "David", "non-dropping-particle" : "", "parse-names" : false, "suffix" : "" }, { "dropping-particle" : "", "family" : "Lohmann", "given" : "Ulrike", "non-dropping-particle" : "", "parse-names" : false, "suffix" : "" }, { "dropping-particle" : "", "family" : "Olivi\u00e9", "given" : "Dirk", "non-dropping-particle" : "", "parse-names" : false, "suffix" : "" }, { "dropping-particle" : "", "family" : "Oshima", "given" : "Naga", "non-dropping-particle" : "", "parse-names" : false, "suffix" : "" }, { "dropping-particle" : "", "family" : "Michou", "given" : "Martine", "non-dropping-particle" : "", "parse-names" : false, "suffix" : "" }, { "dropping-particle" : "", "family" : "Wu", "given" : "Tongwen", "non-dropping-particle" : "", "parse-names" : false, "suffix" : "" }, { "dropping-particle" : "", "family" : "Zhang", "given" : "Jie", "non-dropping-particle" : "", "parse-names" : false, "suffix" : "" }, { "dropping-particle" : "", "family" : "Takemura", "given" : "Toshihiko", "non-dropping-particle" : "", "parse-names" : false, "suffix" : "" }, { "dropping-particle" : "", "family" : "Schulz", "given" : "Michael", "non-dropping-particle" : "", "parse-names" : false, "suffix" : "" }, { "dropping-particle" : "", "family" : "Tsigaridis", "given" : "Kostas", "non-dropping-particle" : "", "parse-names" : false, "suffix" : "" }, { "dropping-particle" : "", "family" : "Bauer", "given" : "Susanne E.", "non-dropping-particle" : "", "parse-names" : false, "suffix" : "" }, { "dropping-particle" : "", "family" : "Emmons", "given" : "Louisa", "non-dropping-particle" : "", "parse-names" : false, "suffix" : "" }, { "dropping-particle" : "", "family" : "Horowitz", "given" : "Larry", "non-dropping-particle" : "", "parse-names" : false, "suffix" : "" }, { "dropping-particle" : "", "family" : "Naik", "given" : "Vaishali", "non-dropping-particle" : "", "parse-names" : false, "suffix" : "" }, { "dropping-particle" : "", "family" : "Noije", "given" : "Twan", "non-dropping-particle" : "van", "parse-names" : false, "suffix" : "" }, { "dropping-particle" : "", "family" : "Bergman", "given" : "Tommi", "non-dropping-particle" : "", "parse-names" : false, "suffix" : "" }, { "dropping-particle" : "", "family" : "Lamarque", "given" : "Jean-Francois", "non-dropping-particle" : "", "parse-names" : false, "suffix" : "" }, { "dropping-particle" : "", "family" : "Zanis", "given" : "Prodromos", "non-dropping-particle" : "", "parse-names" : false, "suffix" : "" }, { "dropping-particle" : "", "family" : "Tegen", "given" : "Ina", "non-dropping-particle" : "", "parse-names" : false, "suffix" : "" }, { "dropping-particle" : "", "family" : "Westervelt", "given" : "Daniel M.", "non-dropping-particle" : "", "parse-names" : false, "suffix" : "" }, { "dropping-particle" : "", "family" : "Sager", "given" : "Philippe", "non-dropping-particle" : "Le", "parse-names" : false, "suffix" : "" }, { "dropping-particle" : "", "family" : "Good", "given" : "Peter", "non-dropping-particle" : "", "parse-names" : false, "suffix" : "" }, { "dropping-particle" : "", "family" : "Shim", "given" : "Sungbo", "non-dropping-particle" : "", "parse-names" : false, "suffix" : "" }, { "dropping-particle" : "", "family" : "O'Connor", "given" : "Fiona", "non-dropping-particle" : "", "parse-names" : false, "suffix" : "" }, { "dropping-particle" : "", "family" : "Akritidis", "given" : "Dimitris", "non-dropping-particle" : "", "parse-names" : false, "suffix" : "" }, { "dropping-particle" : "", "family" : "Georgoulias", "given" : "Aristeidis K.", "non-dropping-particle" : "", "parse-names" : false, "suffix" : "" }, { "dropping-particle" : "", "family" : "Deushi", "given" : "Makoto", "non-dropping-particle" : "", "parse-names" : false, "suffix" : "" }, { "dropping-particle" : "", "family" : "Sentman", "given" : "Lori T.", "non-dropping-particle" : "", "parse-names" : false, "suffix" : "" }, { "dropping-particle" : "", "family" : "John", "given" : "Jasmin G.", "non-dropping-particle" : "", "parse-names" : false, "suffix" : "" }, { "dropping-particle" : "", "family" : "Fujimori", "given" : "Shinichiro", "non-dropping-particle" : "", "parse-names" : false, "suffix" : "" }, { "dropping-particle" : "", "family" : "Collins", "given" : "William J.", "non-dropping-particle" : "", "parse-names" : false, "suffix" : "" } ], "container-title" : "Atmospheric Chemistry and Physics", "id" : "ITEM-1", "issue" : "16", "issued" : { "date-parts" : [ [ "2020", "8", "17" ] ] }, "page" : "9641-9663", "title" : "Climate and air quality impacts due to mitigation of non-methane near-term climate forcers", "translator" : [ { "dropping-particle" : "", "family" : "G4653", "given" : "", "non-dropping-particle" : "", "parse-names" : false, "suffix" : "" } ], "type" : "article-journal", "volume" : "20" }, "uris" : [ "http://www.mendeley.com/documents/?uuid=073f5909-9ae9-3bc3-8e42-b304a60453d4" ] } ], "mendeley" : { "formattedCitation" : "(Allen et al., 2020)", "plainTextFormattedCitation" : "(Allen et al., 2020)", "previouslyFormattedCitation" : "(Allen et al., 2020)" }, "properties" : { "noteIndex" : 0 }, "schema" : "https://github.com/citation-style-language/schema/raw/master/csl-citation.json" }</w:instrText>
      </w:r>
      <w:r w:rsidRPr="00C11A23">
        <w:rPr>
          <w:rFonts w:cs="Times New Roman"/>
          <w:color w:val="000000" w:themeColor="text1"/>
          <w:lang w:val="en-GB"/>
        </w:rPr>
        <w:fldChar w:fldCharType="separate"/>
      </w:r>
      <w:r w:rsidR="00CB33A1">
        <w:rPr>
          <w:rFonts w:cs="Times New Roman"/>
          <w:noProof/>
          <w:color w:val="000000" w:themeColor="text1"/>
          <w:lang w:val="en-GB"/>
        </w:rPr>
        <w:t>(Allen et al., 2020)</w:t>
      </w:r>
      <w:r w:rsidRPr="00C11A23">
        <w:rPr>
          <w:rFonts w:cs="Times New Roman"/>
          <w:color w:val="000000" w:themeColor="text1"/>
          <w:lang w:val="en-GB"/>
        </w:rPr>
        <w:fldChar w:fldCharType="end"/>
      </w:r>
      <w:r w:rsidRPr="00C11A23">
        <w:rPr>
          <w:rFonts w:cs="Times New Roman"/>
          <w:color w:val="000000" w:themeColor="text1"/>
          <w:lang w:val="en-GB"/>
        </w:rPr>
        <w:t>, in agreement with the relationship between aerosol and precipitation trends assessed in Chapter 8.</w:t>
      </w:r>
    </w:p>
    <w:p w14:paraId="03E40AFE" w14:textId="1EF6C8D2" w:rsidR="0035542F" w:rsidRDefault="00007345" w:rsidP="00D5630D">
      <w:pPr>
        <w:pStyle w:val="AR6BodyText"/>
        <w:rPr>
          <w:rFonts w:cs="Times New Roman"/>
          <w:noProof/>
          <w:color w:val="000000" w:themeColor="text1"/>
          <w:lang w:val="en-GB"/>
        </w:rPr>
      </w:pPr>
      <w:r>
        <w:rPr>
          <w:rFonts w:cs="Times New Roman"/>
          <w:strike/>
          <w:noProof/>
          <w:color w:val="000000" w:themeColor="text1"/>
          <w:lang w:val="en-GB"/>
        </w:rPr>
        <w:t xml:space="preserve"> </w:t>
      </w:r>
    </w:p>
    <w:p w14:paraId="5E865A49" w14:textId="5C0BBB44" w:rsidR="0035542F" w:rsidRDefault="008831A4" w:rsidP="00D5630D">
      <w:pPr>
        <w:pStyle w:val="AR6BodyText"/>
        <w:rPr>
          <w:rFonts w:cs="Times New Roman"/>
          <w:noProof/>
          <w:color w:val="000000" w:themeColor="text1"/>
          <w:lang w:val="en-GB"/>
        </w:rPr>
      </w:pPr>
      <w:r>
        <w:rPr>
          <w:rFonts w:cs="Times New Roman"/>
          <w:noProof/>
          <w:color w:val="000000" w:themeColor="text1"/>
          <w:lang w:val="en-GB"/>
        </w:rPr>
        <w:t>ESM</w:t>
      </w:r>
      <w:r w:rsidRPr="007D361D">
        <w:rPr>
          <w:rFonts w:cs="Times New Roman"/>
          <w:noProof/>
          <w:color w:val="000000" w:themeColor="text1"/>
          <w:lang w:val="en-GB"/>
        </w:rPr>
        <w:t xml:space="preserve"> </w:t>
      </w:r>
      <w:r w:rsidR="0035542F" w:rsidRPr="007D361D">
        <w:rPr>
          <w:rFonts w:cs="Times New Roman"/>
          <w:noProof/>
          <w:color w:val="000000" w:themeColor="text1"/>
          <w:lang w:val="en-GB"/>
        </w:rPr>
        <w:t xml:space="preserve">estimates of future concentrations of various SLCFs </w:t>
      </w:r>
      <w:r w:rsidR="0035542F">
        <w:rPr>
          <w:rFonts w:cs="Times New Roman"/>
          <w:noProof/>
          <w:color w:val="000000" w:themeColor="text1"/>
          <w:lang w:val="en-GB"/>
        </w:rPr>
        <w:t>vary</w:t>
      </w:r>
      <w:r w:rsidR="0035542F" w:rsidRPr="007D361D">
        <w:rPr>
          <w:rFonts w:cs="Times New Roman"/>
          <w:noProof/>
          <w:color w:val="000000" w:themeColor="text1"/>
          <w:lang w:val="en-GB"/>
        </w:rPr>
        <w:t xml:space="preserve"> considerably even when using the same future emission scenarios</w:t>
      </w:r>
      <w:ins w:id="5979" w:author="Lucy Cowie" w:date="2021-07-28T20:51:00Z">
        <w:r w:rsidR="005526A3">
          <w:rPr>
            <w:rFonts w:cs="Times New Roman"/>
            <w:noProof/>
            <w:color w:val="000000" w:themeColor="text1"/>
            <w:lang w:val="en-GB"/>
          </w:rPr>
          <w:t>,</w:t>
        </w:r>
      </w:ins>
      <w:r w:rsidR="0035542F" w:rsidRPr="007D361D">
        <w:rPr>
          <w:rFonts w:cs="Times New Roman"/>
          <w:noProof/>
          <w:color w:val="000000" w:themeColor="text1"/>
          <w:lang w:val="en-GB"/>
        </w:rPr>
        <w:t xml:space="preserve"> which is related to sources of model structural uncertainty in the several physical, chemical and natural emission model paramet</w:t>
      </w:r>
      <w:del w:id="5980" w:author="Lucy Cowie" w:date="2021-07-27T17:18:00Z">
        <w:r w:rsidR="0035542F" w:rsidRPr="007D361D" w:rsidDel="00690055">
          <w:rPr>
            <w:rFonts w:cs="Times New Roman"/>
            <w:noProof/>
            <w:color w:val="000000" w:themeColor="text1"/>
            <w:lang w:val="en-GB"/>
          </w:rPr>
          <w:delText>e</w:delText>
        </w:r>
      </w:del>
      <w:r w:rsidR="0035542F" w:rsidRPr="007D361D">
        <w:rPr>
          <w:rFonts w:cs="Times New Roman"/>
          <w:noProof/>
          <w:color w:val="000000" w:themeColor="text1"/>
          <w:lang w:val="en-GB"/>
        </w:rPr>
        <w:t>ri</w:t>
      </w:r>
      <w:ins w:id="5981" w:author="Lucy Cowie" w:date="2021-07-27T17:18:00Z">
        <w:r w:rsidR="00690055">
          <w:rPr>
            <w:rFonts w:cs="Times New Roman"/>
            <w:noProof/>
            <w:color w:val="000000" w:themeColor="text1"/>
            <w:lang w:val="en-GB"/>
          </w:rPr>
          <w:t>z</w:t>
        </w:r>
      </w:ins>
      <w:del w:id="5982" w:author="Lucy Cowie" w:date="2021-07-27T17:18:00Z">
        <w:r w:rsidR="0035542F" w:rsidRPr="007D361D" w:rsidDel="00690055">
          <w:rPr>
            <w:rFonts w:cs="Times New Roman"/>
            <w:noProof/>
            <w:color w:val="000000" w:themeColor="text1"/>
            <w:lang w:val="en-GB"/>
          </w:rPr>
          <w:delText>s</w:delText>
        </w:r>
      </w:del>
      <w:r w:rsidR="0035542F" w:rsidRPr="007D361D">
        <w:rPr>
          <w:rFonts w:cs="Times New Roman"/>
          <w:noProof/>
          <w:color w:val="000000" w:themeColor="text1"/>
          <w:lang w:val="en-GB"/>
        </w:rPr>
        <w:t>ations. The general uncertainties in understanding and representing chemical and physical processes governing the life cycle of SLCFs (</w:t>
      </w:r>
      <w:del w:id="5983" w:author="Lucy Cowie" w:date="2021-07-28T20:51:00Z">
        <w:r w:rsidR="0035542F" w:rsidRPr="007D361D" w:rsidDel="000D05DA">
          <w:rPr>
            <w:rFonts w:cs="Times New Roman"/>
            <w:noProof/>
            <w:color w:val="000000" w:themeColor="text1"/>
            <w:lang w:val="en-GB"/>
          </w:rPr>
          <w:delText xml:space="preserve">see </w:delText>
        </w:r>
      </w:del>
      <w:r w:rsidR="0035542F" w:rsidRPr="007D361D">
        <w:rPr>
          <w:rFonts w:cs="Times New Roman"/>
          <w:noProof/>
          <w:color w:val="000000" w:themeColor="text1"/>
          <w:lang w:val="en-GB"/>
        </w:rPr>
        <w:t>Box 6.</w:t>
      </w:r>
      <w:r w:rsidR="0035542F">
        <w:rPr>
          <w:rFonts w:cs="Times New Roman"/>
          <w:noProof/>
          <w:color w:val="000000" w:themeColor="text1"/>
          <w:lang w:val="en-GB"/>
        </w:rPr>
        <w:t>1</w:t>
      </w:r>
      <w:r w:rsidR="0035542F" w:rsidRPr="007D361D">
        <w:rPr>
          <w:rFonts w:cs="Times New Roman"/>
          <w:noProof/>
          <w:color w:val="000000" w:themeColor="text1"/>
          <w:lang w:val="en-GB"/>
        </w:rPr>
        <w:t xml:space="preserve">) necessarily also applies to simulations of future concentrations and </w:t>
      </w:r>
      <w:r w:rsidR="0035542F">
        <w:rPr>
          <w:rFonts w:cs="Times New Roman"/>
          <w:noProof/>
          <w:color w:val="000000" w:themeColor="text1"/>
          <w:lang w:val="en-GB"/>
        </w:rPr>
        <w:t>E</w:t>
      </w:r>
      <w:r w:rsidR="0035542F" w:rsidRPr="007D361D">
        <w:rPr>
          <w:rFonts w:cs="Times New Roman"/>
          <w:noProof/>
          <w:color w:val="000000" w:themeColor="text1"/>
          <w:lang w:val="en-GB"/>
        </w:rPr>
        <w:t xml:space="preserve">RF. In addition, how the models are able to </w:t>
      </w:r>
      <w:r w:rsidR="0035542F" w:rsidRPr="007D361D">
        <w:rPr>
          <w:rFonts w:cs="Times New Roman"/>
          <w:noProof/>
          <w:color w:val="000000" w:themeColor="text1"/>
          <w:lang w:val="en-GB"/>
        </w:rPr>
        <w:lastRenderedPageBreak/>
        <w:t>simulate climate changes (i.e., circulation and precipitation) that affect</w:t>
      </w:r>
      <w:del w:id="5984" w:author="Lucy Cowie" w:date="2021-07-28T20:52:00Z">
        <w:r w:rsidR="0035542F" w:rsidRPr="007D361D" w:rsidDel="007A51B3">
          <w:rPr>
            <w:rFonts w:cs="Times New Roman"/>
            <w:noProof/>
            <w:color w:val="000000" w:themeColor="text1"/>
            <w:lang w:val="en-GB"/>
          </w:rPr>
          <w:delText>s</w:delText>
        </w:r>
      </w:del>
      <w:r w:rsidR="0035542F" w:rsidRPr="007D361D">
        <w:rPr>
          <w:rFonts w:cs="Times New Roman"/>
          <w:noProof/>
          <w:color w:val="000000" w:themeColor="text1"/>
          <w:lang w:val="en-GB"/>
        </w:rPr>
        <w:t xml:space="preserve"> the dispersion and removal of SLCFs constitu</w:t>
      </w:r>
      <w:r>
        <w:rPr>
          <w:rFonts w:cs="Times New Roman"/>
          <w:noProof/>
          <w:color w:val="000000" w:themeColor="text1"/>
          <w:lang w:val="en-GB"/>
        </w:rPr>
        <w:t>t</w:t>
      </w:r>
      <w:r w:rsidR="0035542F" w:rsidRPr="007D361D">
        <w:rPr>
          <w:rFonts w:cs="Times New Roman"/>
          <w:noProof/>
          <w:color w:val="000000" w:themeColor="text1"/>
          <w:lang w:val="en-GB"/>
        </w:rPr>
        <w:t xml:space="preserve">e a structural uncertainty in the models. Also </w:t>
      </w:r>
      <w:r w:rsidR="0035542F">
        <w:rPr>
          <w:rFonts w:cs="Times New Roman"/>
          <w:noProof/>
          <w:color w:val="000000" w:themeColor="text1"/>
          <w:lang w:val="en-GB"/>
        </w:rPr>
        <w:t>SLCF</w:t>
      </w:r>
      <w:ins w:id="5985" w:author="Lucy Cowie" w:date="2021-07-28T20:52:00Z">
        <w:r w:rsidR="00E64C3C">
          <w:rPr>
            <w:rFonts w:cs="Times New Roman"/>
            <w:noProof/>
            <w:color w:val="000000" w:themeColor="text1"/>
            <w:lang w:val="en-GB"/>
          </w:rPr>
          <w:t>-</w:t>
        </w:r>
      </w:ins>
      <w:del w:id="5986" w:author="Lucy Cowie" w:date="2021-07-28T20:52:00Z">
        <w:r w:rsidR="0035542F" w:rsidDel="00E64C3C">
          <w:rPr>
            <w:rFonts w:cs="Times New Roman"/>
            <w:noProof/>
            <w:color w:val="000000" w:themeColor="text1"/>
            <w:lang w:val="en-GB"/>
          </w:rPr>
          <w:delText xml:space="preserve"> </w:delText>
        </w:r>
      </w:del>
      <w:r w:rsidR="0035542F">
        <w:rPr>
          <w:rFonts w:cs="Times New Roman"/>
          <w:noProof/>
          <w:color w:val="000000" w:themeColor="text1"/>
          <w:lang w:val="en-GB"/>
        </w:rPr>
        <w:t xml:space="preserve">related </w:t>
      </w:r>
      <w:r w:rsidR="0035542F" w:rsidRPr="007D361D">
        <w:rPr>
          <w:rFonts w:cs="Times New Roman"/>
          <w:noProof/>
          <w:color w:val="000000" w:themeColor="text1"/>
          <w:lang w:val="en-GB"/>
        </w:rPr>
        <w:t>climate feedbacks (e.g., NO</w:t>
      </w:r>
      <w:r w:rsidR="0035542F" w:rsidRPr="00B109D3">
        <w:rPr>
          <w:rFonts w:cs="Times New Roman"/>
          <w:iCs/>
          <w:noProof/>
          <w:color w:val="000000" w:themeColor="text1"/>
          <w:vertAlign w:val="subscript"/>
          <w:lang w:val="en-GB"/>
          <w:rPrChange w:id="5987" w:author="Lucy Cowie" w:date="2021-07-28T20:52:00Z">
            <w:rPr>
              <w:rFonts w:cs="Times New Roman"/>
              <w:i/>
              <w:noProof/>
              <w:color w:val="000000" w:themeColor="text1"/>
              <w:vertAlign w:val="subscript"/>
              <w:lang w:val="en-GB"/>
            </w:rPr>
          </w:rPrChange>
        </w:rPr>
        <w:t>x</w:t>
      </w:r>
      <w:r w:rsidR="0035542F" w:rsidRPr="007D361D">
        <w:rPr>
          <w:rFonts w:cs="Times New Roman"/>
          <w:noProof/>
          <w:color w:val="000000" w:themeColor="text1"/>
          <w:lang w:val="en-GB"/>
        </w:rPr>
        <w:t xml:space="preserve"> from lightning or BVOCs from vegetation</w:t>
      </w:r>
      <w:ins w:id="5988" w:author="Lucy Cowie" w:date="2021-07-28T20:53:00Z">
        <w:r w:rsidR="00B109D3">
          <w:rPr>
            <w:rFonts w:cs="Times New Roman"/>
            <w:noProof/>
            <w:color w:val="000000" w:themeColor="text1"/>
            <w:lang w:val="en-GB"/>
          </w:rPr>
          <w:t xml:space="preserve">; </w:t>
        </w:r>
      </w:ins>
      <w:del w:id="5989" w:author="Lucy Cowie" w:date="2021-07-28T20:53:00Z">
        <w:r w:rsidR="0035542F" w:rsidRPr="007D361D" w:rsidDel="00B109D3">
          <w:rPr>
            <w:rFonts w:cs="Times New Roman"/>
            <w:noProof/>
            <w:color w:val="000000" w:themeColor="text1"/>
            <w:lang w:val="en-GB"/>
          </w:rPr>
          <w:delText>)</w:delText>
        </w:r>
        <w:r w:rsidR="0035542F" w:rsidDel="00B109D3">
          <w:rPr>
            <w:rFonts w:cs="Times New Roman"/>
            <w:noProof/>
            <w:color w:val="000000" w:themeColor="text1"/>
            <w:lang w:val="en-GB"/>
          </w:rPr>
          <w:delText xml:space="preserve"> (</w:delText>
        </w:r>
      </w:del>
      <w:r w:rsidR="0035542F">
        <w:rPr>
          <w:rFonts w:cs="Times New Roman"/>
          <w:noProof/>
          <w:color w:val="000000" w:themeColor="text1"/>
          <w:lang w:val="en-GB"/>
        </w:rPr>
        <w:t>Section 6.4.5)</w:t>
      </w:r>
      <w:r w:rsidR="0035542F" w:rsidRPr="007D361D">
        <w:rPr>
          <w:rFonts w:cs="Times New Roman"/>
          <w:noProof/>
          <w:color w:val="000000" w:themeColor="text1"/>
          <w:lang w:val="en-GB"/>
        </w:rPr>
        <w:t xml:space="preserve"> add to the uncertainty.  </w:t>
      </w:r>
    </w:p>
    <w:p w14:paraId="63427C35" w14:textId="77777777" w:rsidR="0035542F" w:rsidRPr="007D361D" w:rsidRDefault="0035542F" w:rsidP="00D5630D">
      <w:pPr>
        <w:pStyle w:val="AR6BodyText"/>
        <w:rPr>
          <w:rFonts w:cs="Times New Roman"/>
          <w:color w:val="000000" w:themeColor="text1"/>
          <w:lang w:val="en-GB"/>
        </w:rPr>
      </w:pPr>
    </w:p>
    <w:p w14:paraId="08A3E75B" w14:textId="27E306FD" w:rsidR="0035542F" w:rsidRPr="007D361D" w:rsidRDefault="0035542F" w:rsidP="00D5630D">
      <w:pPr>
        <w:pStyle w:val="AR6BodyText"/>
        <w:rPr>
          <w:rFonts w:cs="Times New Roman"/>
          <w:noProof/>
          <w:color w:val="000000" w:themeColor="text1"/>
          <w:lang w:val="en-GB"/>
        </w:rPr>
      </w:pPr>
      <w:r w:rsidRPr="007D361D">
        <w:rPr>
          <w:rFonts w:cs="Times New Roman"/>
          <w:color w:val="000000" w:themeColor="text1"/>
          <w:lang w:val="en-US"/>
        </w:rPr>
        <w:t>In the near term (2035</w:t>
      </w:r>
      <w:ins w:id="5990" w:author="Lucy Cowie" w:date="2021-07-28T20:53:00Z">
        <w:r w:rsidR="00020A2B">
          <w:rPr>
            <w:rFonts w:cs="Times New Roman"/>
            <w:color w:val="000000" w:themeColor="text1"/>
            <w:lang w:val="en-US"/>
          </w:rPr>
          <w:t>–</w:t>
        </w:r>
      </w:ins>
      <w:del w:id="5991" w:author="Lucy Cowie" w:date="2021-07-28T20:53:00Z">
        <w:r w:rsidRPr="007D361D" w:rsidDel="00020A2B">
          <w:rPr>
            <w:rFonts w:cs="Times New Roman"/>
            <w:color w:val="000000" w:themeColor="text1"/>
            <w:lang w:val="en-US"/>
          </w:rPr>
          <w:delText>-</w:delText>
        </w:r>
      </w:del>
      <w:r w:rsidRPr="007D361D">
        <w:rPr>
          <w:rFonts w:cs="Times New Roman"/>
          <w:color w:val="000000" w:themeColor="text1"/>
          <w:lang w:val="en-US"/>
        </w:rPr>
        <w:t>2040)</w:t>
      </w:r>
      <w:r>
        <w:rPr>
          <w:rFonts w:cs="Times New Roman"/>
          <w:color w:val="000000" w:themeColor="text1"/>
          <w:lang w:val="en-US"/>
        </w:rPr>
        <w:t>,</w:t>
      </w:r>
      <w:r w:rsidRPr="007D361D">
        <w:rPr>
          <w:rFonts w:cs="Times New Roman"/>
          <w:color w:val="000000" w:themeColor="text1"/>
          <w:lang w:val="en-US"/>
        </w:rPr>
        <w:t xml:space="preserve"> </w:t>
      </w:r>
      <w:r>
        <w:rPr>
          <w:rFonts w:cs="Times New Roman"/>
          <w:color w:val="000000" w:themeColor="text1"/>
          <w:lang w:val="en-US"/>
        </w:rPr>
        <w:t xml:space="preserve">it is </w:t>
      </w:r>
      <w:r w:rsidRPr="00BE26EE">
        <w:rPr>
          <w:rFonts w:cs="Times New Roman"/>
          <w:i/>
          <w:color w:val="000000" w:themeColor="text1"/>
          <w:lang w:val="en-US"/>
        </w:rPr>
        <w:t>unlikely</w:t>
      </w:r>
      <w:r>
        <w:rPr>
          <w:rFonts w:cs="Times New Roman"/>
          <w:color w:val="000000" w:themeColor="text1"/>
          <w:lang w:val="en-US"/>
        </w:rPr>
        <w:t xml:space="preserve"> </w:t>
      </w:r>
      <w:r w:rsidRPr="007D361D">
        <w:rPr>
          <w:rFonts w:cs="Times New Roman"/>
          <w:color w:val="000000" w:themeColor="text1"/>
          <w:lang w:val="en-US"/>
        </w:rPr>
        <w:t xml:space="preserve">that </w:t>
      </w:r>
      <w:r>
        <w:rPr>
          <w:rFonts w:cs="Times New Roman"/>
          <w:color w:val="000000" w:themeColor="text1"/>
          <w:lang w:val="en-US"/>
        </w:rPr>
        <w:t xml:space="preserve">differences in the socio-economic developments </w:t>
      </w:r>
      <w:r w:rsidRPr="007D361D">
        <w:rPr>
          <w:rFonts w:cs="Times New Roman"/>
          <w:color w:val="000000" w:themeColor="text1"/>
          <w:lang w:val="en-US"/>
        </w:rPr>
        <w:t xml:space="preserve">(as embedded in the SSPs) </w:t>
      </w:r>
      <w:r>
        <w:rPr>
          <w:rFonts w:cs="Times New Roman"/>
          <w:color w:val="000000" w:themeColor="text1"/>
          <w:lang w:val="en-US"/>
        </w:rPr>
        <w:t>can</w:t>
      </w:r>
      <w:r w:rsidRPr="007D361D">
        <w:rPr>
          <w:rFonts w:cs="Times New Roman"/>
          <w:color w:val="000000" w:themeColor="text1"/>
          <w:lang w:val="en-US"/>
        </w:rPr>
        <w:t xml:space="preserve"> lead to a discern</w:t>
      </w:r>
      <w:r w:rsidR="009614BA">
        <w:rPr>
          <w:rFonts w:cs="Times New Roman"/>
          <w:color w:val="000000" w:themeColor="text1"/>
          <w:lang w:val="en-US"/>
        </w:rPr>
        <w:t>i</w:t>
      </w:r>
      <w:r w:rsidRPr="007D361D">
        <w:rPr>
          <w:rFonts w:cs="Times New Roman"/>
          <w:color w:val="000000" w:themeColor="text1"/>
          <w:lang w:val="en-US"/>
        </w:rPr>
        <w:t xml:space="preserve">ble difference in the net </w:t>
      </w:r>
      <w:r>
        <w:rPr>
          <w:rFonts w:cs="Times New Roman"/>
          <w:color w:val="000000" w:themeColor="text1"/>
          <w:lang w:val="en-US"/>
        </w:rPr>
        <w:t>effe</w:t>
      </w:r>
      <w:r w:rsidRPr="007D361D">
        <w:rPr>
          <w:rFonts w:cs="Times New Roman"/>
          <w:color w:val="000000" w:themeColor="text1"/>
          <w:lang w:val="en-US"/>
        </w:rPr>
        <w:t xml:space="preserve">ct of </w:t>
      </w:r>
      <w:r>
        <w:rPr>
          <w:rFonts w:cs="Times New Roman"/>
          <w:color w:val="000000" w:themeColor="text1"/>
          <w:lang w:val="en-US"/>
        </w:rPr>
        <w:t xml:space="preserve">changes of </w:t>
      </w:r>
      <w:r w:rsidRPr="007D361D">
        <w:rPr>
          <w:rFonts w:cs="Times New Roman"/>
          <w:color w:val="000000" w:themeColor="text1"/>
          <w:lang w:val="en-US"/>
        </w:rPr>
        <w:t>SLCFs on GSAT. This is because the inter</w:t>
      </w:r>
      <w:ins w:id="5992" w:author="Lucy Cowie" w:date="2021-07-28T20:53:00Z">
        <w:r w:rsidR="00725847">
          <w:rPr>
            <w:rFonts w:cs="Times New Roman"/>
            <w:color w:val="000000" w:themeColor="text1"/>
            <w:lang w:val="en-US"/>
          </w:rPr>
          <w:t>-</w:t>
        </w:r>
      </w:ins>
      <w:r w:rsidRPr="007D361D">
        <w:rPr>
          <w:rFonts w:cs="Times New Roman"/>
          <w:color w:val="000000" w:themeColor="text1"/>
          <w:lang w:val="en-US"/>
        </w:rPr>
        <w:t xml:space="preserve">model spread in the estimated net </w:t>
      </w:r>
      <w:r>
        <w:rPr>
          <w:rFonts w:cs="Times New Roman"/>
          <w:color w:val="000000" w:themeColor="text1"/>
          <w:lang w:val="en-US"/>
        </w:rPr>
        <w:t>effe</w:t>
      </w:r>
      <w:r w:rsidRPr="007D361D">
        <w:rPr>
          <w:rFonts w:cs="Times New Roman"/>
          <w:color w:val="000000" w:themeColor="text1"/>
          <w:lang w:val="en-US"/>
        </w:rPr>
        <w:t xml:space="preserve">ct of SLCFs on GSAT is as large as </w:t>
      </w:r>
      <w:ins w:id="5993" w:author="Lucy Cowie" w:date="2021-07-28T20:54:00Z">
        <w:r w:rsidR="000B5A74">
          <w:rPr>
            <w:rFonts w:cs="Times New Roman"/>
            <w:color w:val="000000" w:themeColor="text1"/>
            <w:lang w:val="en-US"/>
          </w:rPr>
          <w:t xml:space="preserve">the </w:t>
        </w:r>
      </w:ins>
      <w:r w:rsidRPr="007D361D">
        <w:rPr>
          <w:rFonts w:cs="Times New Roman"/>
          <w:color w:val="000000" w:themeColor="text1"/>
          <w:lang w:val="en-US"/>
        </w:rPr>
        <w:t>difference between the scenarios due to</w:t>
      </w:r>
      <w:ins w:id="5994" w:author="Lucy Cowie" w:date="2021-07-28T20:54:00Z">
        <w:r w:rsidR="00417AA8">
          <w:rPr>
            <w:rFonts w:cs="Times New Roman"/>
            <w:color w:val="000000" w:themeColor="text1"/>
            <w:lang w:val="en-US"/>
          </w:rPr>
          <w:t xml:space="preserve"> the</w:t>
        </w:r>
      </w:ins>
      <w:r w:rsidRPr="007D361D">
        <w:rPr>
          <w:rFonts w:cs="Times New Roman"/>
          <w:color w:val="000000" w:themeColor="text1"/>
          <w:lang w:val="en-US"/>
        </w:rPr>
        <w:t xml:space="preserve"> compensating effects of change in emissions leading to cooling and warming. However, in the longer term there is </w:t>
      </w:r>
      <w:r w:rsidRPr="00BE26EE">
        <w:rPr>
          <w:rFonts w:cs="Times New Roman"/>
          <w:i/>
          <w:color w:val="000000" w:themeColor="text1"/>
          <w:lang w:val="en-US"/>
        </w:rPr>
        <w:t>high confidence</w:t>
      </w:r>
      <w:r w:rsidRPr="007D361D">
        <w:rPr>
          <w:rFonts w:cs="Times New Roman"/>
          <w:color w:val="000000" w:themeColor="text1"/>
          <w:lang w:val="en-US"/>
        </w:rPr>
        <w:t xml:space="preserve"> that the net warming of the SLCFs will be lower in the mitigation scenarios (</w:t>
      </w:r>
      <w:r>
        <w:rPr>
          <w:rFonts w:cs="Times New Roman"/>
          <w:color w:val="000000" w:themeColor="text1"/>
          <w:lang w:val="en-US"/>
        </w:rPr>
        <w:t>SSP1-1.9 and SSP1-2.6 that include reductions in methane emissions</w:t>
      </w:r>
      <w:r w:rsidRPr="007D361D">
        <w:rPr>
          <w:rFonts w:cs="Times New Roman"/>
          <w:color w:val="000000" w:themeColor="text1"/>
          <w:lang w:val="en-US"/>
        </w:rPr>
        <w:t>) than in the high</w:t>
      </w:r>
      <w:r>
        <w:rPr>
          <w:rFonts w:cs="Times New Roman"/>
          <w:color w:val="000000" w:themeColor="text1"/>
          <w:lang w:val="en-US"/>
        </w:rPr>
        <w:t>-</w:t>
      </w:r>
      <w:r w:rsidRPr="007D361D">
        <w:rPr>
          <w:rFonts w:cs="Times New Roman"/>
          <w:color w:val="000000" w:themeColor="text1"/>
          <w:lang w:val="en-US"/>
        </w:rPr>
        <w:t>emission scenarios (SSP3-7.0 and SSP5-8.5).</w:t>
      </w:r>
      <w:r w:rsidRPr="007D361D">
        <w:rPr>
          <w:rFonts w:cs="Times New Roman"/>
          <w:noProof/>
          <w:color w:val="000000" w:themeColor="text1"/>
          <w:lang w:val="en-GB"/>
        </w:rPr>
        <w:t xml:space="preserve"> </w:t>
      </w:r>
    </w:p>
    <w:p w14:paraId="12EF4954" w14:textId="77777777" w:rsidR="0035542F" w:rsidRPr="007D361D" w:rsidRDefault="0035542F" w:rsidP="00D5630D">
      <w:pPr>
        <w:pStyle w:val="AR6BodyText"/>
        <w:rPr>
          <w:rFonts w:cs="Times New Roman"/>
          <w:noProof/>
          <w:color w:val="000000" w:themeColor="text1"/>
          <w:lang w:val="en-GB"/>
        </w:rPr>
      </w:pPr>
    </w:p>
    <w:p w14:paraId="00DCE8FF" w14:textId="77777777" w:rsidR="0035542F" w:rsidRPr="007D361D" w:rsidRDefault="0035542F" w:rsidP="00D5630D">
      <w:pPr>
        <w:pStyle w:val="AR6BodyText"/>
        <w:rPr>
          <w:rFonts w:cs="Times New Roman"/>
          <w:noProof/>
          <w:color w:val="000000" w:themeColor="text1"/>
          <w:lang w:val="en-GB"/>
        </w:rPr>
      </w:pPr>
    </w:p>
    <w:p w14:paraId="35E32B12" w14:textId="6D145F0B" w:rsidR="0035542F" w:rsidRPr="00930489" w:rsidRDefault="0035542F" w:rsidP="00930489">
      <w:pPr>
        <w:pStyle w:val="AR6Chap6Level36111"/>
      </w:pPr>
      <w:bookmarkStart w:id="5995" w:name="_Toc30501052"/>
      <w:bookmarkStart w:id="5996" w:name="_Toc70498222"/>
      <w:r w:rsidRPr="00930489">
        <w:t xml:space="preserve">Effect of </w:t>
      </w:r>
      <w:ins w:id="5997" w:author="Lucy Cowie" w:date="2021-07-28T20:54:00Z">
        <w:r w:rsidR="00FB018D">
          <w:t>R</w:t>
        </w:r>
      </w:ins>
      <w:del w:id="5998" w:author="Lucy Cowie" w:date="2021-07-28T20:54:00Z">
        <w:r w:rsidRPr="00930489" w:rsidDel="00FB018D">
          <w:delText>r</w:delText>
        </w:r>
      </w:del>
      <w:r w:rsidRPr="00930489">
        <w:t xml:space="preserve">egional </w:t>
      </w:r>
      <w:ins w:id="5999" w:author="Lucy Cowie" w:date="2021-07-28T20:54:00Z">
        <w:r w:rsidR="00FB018D">
          <w:t>E</w:t>
        </w:r>
      </w:ins>
      <w:del w:id="6000" w:author="Lucy Cowie" w:date="2021-07-28T20:54:00Z">
        <w:r w:rsidRPr="00930489" w:rsidDel="00FB018D">
          <w:delText>e</w:delText>
        </w:r>
      </w:del>
      <w:r w:rsidRPr="00930489">
        <w:t>missions of SLCFs</w:t>
      </w:r>
      <w:bookmarkEnd w:id="5995"/>
      <w:r w:rsidRPr="00930489">
        <w:t xml:space="preserve"> on GSAT</w:t>
      </w:r>
      <w:bookmarkEnd w:id="5996"/>
    </w:p>
    <w:p w14:paraId="66F8205D" w14:textId="77777777" w:rsidR="0035542F" w:rsidRPr="007D361D" w:rsidRDefault="0035542F" w:rsidP="00D5630D">
      <w:pPr>
        <w:pStyle w:val="AR6BodyText"/>
        <w:rPr>
          <w:color w:val="000000" w:themeColor="text1"/>
          <w:lang w:val="en-GB"/>
        </w:rPr>
      </w:pPr>
    </w:p>
    <w:p w14:paraId="57FE7862" w14:textId="79E215C4" w:rsidR="0035542F" w:rsidRPr="00A37BD4" w:rsidRDefault="0035542F" w:rsidP="00D5630D">
      <w:pPr>
        <w:pStyle w:val="AR6BodyText"/>
        <w:rPr>
          <w:rFonts w:cs="Times New Roman"/>
          <w:color w:val="000000" w:themeColor="text1"/>
          <w:lang w:val="en-GB"/>
        </w:rPr>
      </w:pPr>
      <w:r w:rsidRPr="007D361D">
        <w:rPr>
          <w:rFonts w:cs="Times New Roman"/>
          <w:color w:val="000000" w:themeColor="text1"/>
          <w:lang w:val="en-GB"/>
        </w:rPr>
        <w:t>For SLCFs with lifetimes shorter than typical mixing times in the atmosphere (days to weeks), the</w:t>
      </w:r>
      <w:r>
        <w:rPr>
          <w:rFonts w:cs="Times New Roman"/>
          <w:color w:val="000000" w:themeColor="text1"/>
          <w:lang w:val="en-GB"/>
        </w:rPr>
        <w:t xml:space="preserve"> effe</w:t>
      </w:r>
      <w:r w:rsidRPr="007D361D">
        <w:rPr>
          <w:rFonts w:cs="Times New Roman"/>
          <w:color w:val="000000" w:themeColor="text1"/>
          <w:lang w:val="en-GB"/>
        </w:rPr>
        <w:t>cts on secondary forcing agents (e.g.</w:t>
      </w:r>
      <w:ins w:id="6001" w:author="Lucy Cowie" w:date="2021-07-28T20:54:00Z">
        <w:r w:rsidR="00672648">
          <w:rPr>
            <w:rFonts w:cs="Times New Roman"/>
            <w:color w:val="000000" w:themeColor="text1"/>
            <w:lang w:val="en-GB"/>
          </w:rPr>
          <w:t>,</w:t>
        </w:r>
      </w:ins>
      <w:r w:rsidRPr="007D361D">
        <w:rPr>
          <w:rFonts w:cs="Times New Roman"/>
          <w:color w:val="000000" w:themeColor="text1"/>
          <w:lang w:val="en-GB"/>
        </w:rPr>
        <w:t xml:space="preserve"> tropospheric ozone, sulphate and nitrate aerosols) depend on where and when the emissions occur due to non-linear chemical and physical processes. Also, the effective radiative </w:t>
      </w:r>
      <w:r w:rsidRPr="00D6286E">
        <w:rPr>
          <w:rFonts w:cs="Times New Roman"/>
          <w:color w:val="000000" w:themeColor="text1"/>
          <w:lang w:val="en-GB"/>
        </w:rPr>
        <w:t xml:space="preserve">forcing </w:t>
      </w:r>
      <w:ins w:id="6002" w:author="Lucy Cowie" w:date="2021-07-28T20:55:00Z">
        <w:r w:rsidR="00E31633">
          <w:rPr>
            <w:rFonts w:cs="Times New Roman"/>
            <w:color w:val="000000" w:themeColor="text1"/>
            <w:lang w:val="en-GB"/>
          </w:rPr>
          <w:t xml:space="preserve">(ERF) </w:t>
        </w:r>
      </w:ins>
      <w:r w:rsidRPr="00D6286E">
        <w:rPr>
          <w:rFonts w:cs="Times New Roman"/>
          <w:color w:val="000000" w:themeColor="text1"/>
          <w:lang w:val="en-GB"/>
        </w:rPr>
        <w:t>following a change in concentrations depends on the local conditions (</w:t>
      </w:r>
      <w:del w:id="6003" w:author="Lucy Cowie" w:date="2021-07-28T20:55:00Z">
        <w:r w:rsidDel="00116DFB">
          <w:rPr>
            <w:rFonts w:cs="Times New Roman"/>
            <w:color w:val="000000" w:themeColor="text1"/>
            <w:lang w:val="en-GB"/>
          </w:rPr>
          <w:delText>see</w:delText>
        </w:r>
        <w:r w:rsidRPr="00D6286E" w:rsidDel="00116DFB">
          <w:rPr>
            <w:rFonts w:cs="Times New Roman"/>
            <w:color w:val="000000" w:themeColor="text1"/>
            <w:lang w:val="en-GB"/>
          </w:rPr>
          <w:delText xml:space="preserve"> </w:delText>
        </w:r>
      </w:del>
      <w:r w:rsidRPr="00D6286E">
        <w:rPr>
          <w:rFonts w:cs="Times New Roman"/>
          <w:color w:val="000000" w:themeColor="text1"/>
          <w:lang w:val="en-GB"/>
        </w:rPr>
        <w:t>Sections 6.2, 6.3</w:t>
      </w:r>
      <w:r w:rsidRPr="00BE7A84">
        <w:rPr>
          <w:rFonts w:cs="Times New Roman"/>
          <w:color w:val="000000" w:themeColor="text1"/>
          <w:lang w:val="en-GB"/>
        </w:rPr>
        <w:t xml:space="preserve"> and 6.</w:t>
      </w:r>
      <w:r w:rsidRPr="006A5334">
        <w:rPr>
          <w:rFonts w:cs="Times New Roman"/>
          <w:color w:val="000000" w:themeColor="text1"/>
          <w:lang w:val="en-GB"/>
        </w:rPr>
        <w:t>4</w:t>
      </w:r>
      <w:r w:rsidRPr="00A37BD4">
        <w:rPr>
          <w:rFonts w:cs="Times New Roman"/>
          <w:color w:val="000000" w:themeColor="text1"/>
          <w:lang w:val="en-GB"/>
        </w:rPr>
        <w:t xml:space="preserve">). </w:t>
      </w:r>
    </w:p>
    <w:p w14:paraId="585D3752" w14:textId="03A97F5B" w:rsidR="0035542F" w:rsidRPr="007D361D" w:rsidRDefault="0035542F" w:rsidP="00D5630D">
      <w:pPr>
        <w:pStyle w:val="AR6BodyText"/>
        <w:rPr>
          <w:rFonts w:cs="Times New Roman"/>
          <w:color w:val="000000" w:themeColor="text1"/>
          <w:lang w:val="en-GB"/>
        </w:rPr>
      </w:pPr>
      <w:r w:rsidRPr="00D6286E">
        <w:rPr>
          <w:rFonts w:cs="Times New Roman"/>
          <w:color w:val="000000" w:themeColor="text1"/>
          <w:lang w:val="en-GB"/>
        </w:rPr>
        <w:t xml:space="preserve">While the emulators used for GSAT projections shown in </w:t>
      </w:r>
      <w:ins w:id="6004" w:author="Lucy Cowie" w:date="2021-07-28T20:55:00Z">
        <w:r w:rsidR="00A241B0">
          <w:rPr>
            <w:rFonts w:cs="Times New Roman"/>
            <w:color w:val="000000" w:themeColor="text1"/>
            <w:lang w:val="en-GB"/>
          </w:rPr>
          <w:t>F</w:t>
        </w:r>
      </w:ins>
      <w:del w:id="6005" w:author="Lucy Cowie" w:date="2021-07-28T20:55:00Z">
        <w:r w:rsidRPr="00D6286E" w:rsidDel="00A241B0">
          <w:rPr>
            <w:rFonts w:cs="Times New Roman"/>
            <w:color w:val="000000" w:themeColor="text1"/>
            <w:lang w:val="en-GB"/>
          </w:rPr>
          <w:delText>f</w:delText>
        </w:r>
      </w:del>
      <w:r w:rsidRPr="00D6286E">
        <w:rPr>
          <w:rFonts w:cs="Times New Roman"/>
          <w:color w:val="000000" w:themeColor="text1"/>
          <w:lang w:val="en-GB"/>
        </w:rPr>
        <w:t>igure 6.22 do not take the regional perspective into account, the set of</w:t>
      </w:r>
      <w:r w:rsidRPr="007D361D">
        <w:rPr>
          <w:rFonts w:cs="Times New Roman"/>
          <w:color w:val="000000" w:themeColor="text1"/>
          <w:lang w:val="en-GB"/>
        </w:rPr>
        <w:t xml:space="preserve"> simulations performed within the Hemispheric Transport of Air Pollutants </w:t>
      </w:r>
      <w:commentRangeStart w:id="6006"/>
      <w:ins w:id="6007" w:author="Lucy Cowie" w:date="2021-07-28T20:56:00Z">
        <w:r w:rsidR="00641BEA">
          <w:rPr>
            <w:rFonts w:cs="Times New Roman"/>
            <w:color w:val="000000" w:themeColor="text1"/>
            <w:lang w:val="en-GB"/>
          </w:rPr>
          <w:t>P</w:t>
        </w:r>
      </w:ins>
      <w:del w:id="6008" w:author="Lucy Cowie" w:date="2021-07-28T20:56:00Z">
        <w:r w:rsidRPr="007D361D" w:rsidDel="00641BEA">
          <w:rPr>
            <w:rFonts w:cs="Times New Roman"/>
            <w:color w:val="000000" w:themeColor="text1"/>
            <w:lang w:val="en-GB"/>
          </w:rPr>
          <w:delText>p</w:delText>
        </w:r>
      </w:del>
      <w:r w:rsidRPr="007D361D">
        <w:rPr>
          <w:rFonts w:cs="Times New Roman"/>
          <w:color w:val="000000" w:themeColor="text1"/>
          <w:lang w:val="en-GB"/>
        </w:rPr>
        <w:t xml:space="preserve">hase </w:t>
      </w:r>
      <w:del w:id="6009" w:author="Lucy Cowie" w:date="2021-07-28T20:56:00Z">
        <w:r w:rsidRPr="007D361D" w:rsidDel="00641BEA">
          <w:rPr>
            <w:rFonts w:cs="Times New Roman"/>
            <w:color w:val="000000" w:themeColor="text1"/>
            <w:lang w:val="en-GB"/>
          </w:rPr>
          <w:delText xml:space="preserve">two </w:delText>
        </w:r>
      </w:del>
      <w:ins w:id="6010" w:author="Lucy Cowie" w:date="2021-07-28T20:56:00Z">
        <w:r w:rsidR="00641BEA">
          <w:rPr>
            <w:rFonts w:cs="Times New Roman"/>
            <w:color w:val="000000" w:themeColor="text1"/>
            <w:lang w:val="en-GB"/>
          </w:rPr>
          <w:t>2</w:t>
        </w:r>
        <w:r w:rsidR="00641BEA" w:rsidRPr="007D361D">
          <w:rPr>
            <w:rFonts w:cs="Times New Roman"/>
            <w:color w:val="000000" w:themeColor="text1"/>
            <w:lang w:val="en-GB"/>
          </w:rPr>
          <w:t xml:space="preserve"> </w:t>
        </w:r>
        <w:commentRangeEnd w:id="6006"/>
        <w:r w:rsidR="00641BEA">
          <w:rPr>
            <w:rStyle w:val="Marquedecommentaire"/>
            <w:rFonts w:cs="Times New Roman"/>
            <w:lang w:val="en-GB" w:eastAsia="en-GB"/>
          </w:rPr>
          <w:commentReference w:id="6006"/>
        </w:r>
      </w:ins>
      <w:r w:rsidRPr="007D361D">
        <w:rPr>
          <w:rFonts w:cs="Times New Roman"/>
          <w:color w:val="000000" w:themeColor="text1"/>
          <w:lang w:val="en-GB"/>
        </w:rPr>
        <w:t xml:space="preserve">(HTAP2) project </w:t>
      </w:r>
      <w:r w:rsidRPr="007D361D">
        <w:rPr>
          <w:rFonts w:cs="Times New Roman"/>
          <w:color w:val="000000" w:themeColor="text1"/>
          <w:lang w:val="en-GB"/>
        </w:rPr>
        <w:fldChar w:fldCharType="begin" w:fldLock="1"/>
      </w:r>
      <w:r w:rsidR="00D477C7">
        <w:rPr>
          <w:rFonts w:cs="Times New Roman"/>
          <w:color w:val="000000" w:themeColor="text1"/>
          <w:lang w:val="en-GB"/>
        </w:rPr>
        <w:instrText>ADDIN CSL_CITATION { "citationItems" : [ { "id" : "ITEM-1", "itemData" : { "DOI" : "10.5194/acp-17-1543-2017", "ISSN" : "16807324", "abstract" : "We present an overview of the coordinated global numerical modelling experiments performed during 2012-2016 by the Task Force on Hemispheric Transport of Air Pollution (TF HTAP), the regional experiments by the Air Quality Model Evaluation International Initiative (AQMEII) over Europe and North America, and the Model Intercomparison Study for Asia (MICS-Asia). To improve model estimates of the impacts of intercontinental transport of air pollution on climate, ecosystems, and human health and to answer a set of policy-relevant questions, these three initiatives performed emission perturbation modelling experiments consistent across the global, hemispheric, and continental/ regional scales. In all three initiatives, model results are extensively compared against monitoring data for a range of variables (meteorological, trace gas concentrations, and aerosol mass and composition) from different measurement platforms (ground measurements, vertical profiles, airborne measurements) collected from a number of sources. Approximately 10 to 25 modelling groups have contributed to each initiative, and model results have been managed centrally through three data hubs maintained by each initiative. Given the organizational complexity of bringing together these three initiatives to address a common set of policyrelevant questions, this publication provides the motivation for the modelling activity, the rationale for specific choices made in the model experiments, and an overview of the organizational structures for both the modelling and the measurements used and analysed in a number of modelling studies in this special issue.", "author" : [ { "dropping-particle" : "", "family" : "Galmarini", "given" : "Stefano", "non-dropping-particle" : "", "parse-names" : false, "suffix" : "" }, { "dropping-particle" : "", "family" : "Koffi", "given" : "Brigitte", "non-dropping-particle" : "", "parse-names" : false, "suffix" : "" }, { "dropping-particle" : "", "family" : "Solazzo", "given" : "Efisio", "non-dropping-particle" : "", "parse-names" : false, "suffix" : "" }, { "dropping-particle" : "", "family" : "Keating", "given" : "Terry", "non-dropping-particle" : "", "parse-names" : false, "suffix" : "" }, { "dropping-particle" : "", "family" : "Hogrefe", "given" : "Christian", "non-dropping-particle" : "", "parse-names" : false, "suffix" : "" }, { "dropping-particle" : "", "family" : "Schulz", "given" : "Michael", "non-dropping-particle" : "", "parse-names" : false, "suffix" : "" }, { "dropping-particle" : "", "family" : "Benedictow", "given" : "Anna", "non-dropping-particle" : "", "parse-names" : false, "suffix" : "" }, { "dropping-particle" : "", "family" : "Jurgen Griesfeller", "given" : "Jan", "non-dropping-particle" : "", "parse-names" : false, "suffix" : "" }, { "dropping-particle" : "", "family" : "Janssens-Maenhout", "given" : "Greet", "non-dropping-particle" : "", "parse-names" : false, "suffix" : "" }, { "dropping-particle" : "", "family" : "Carmichael", "given" : "Greg", "non-dropping-particle" : "", "parse-names" : false, "suffix" : "" }, { "dropping-particle" : "", "family" : "Fu", "given" : "Joshua", "non-dropping-particle" : "", "parse-names" : false, "suffix" : "" }, { "dropping-particle" : "", "family" : "Dentener", "given" : "Frank", "non-dropping-particle" : "", "parse-names" : false, "suffix" : "" } ], "container-title" : "Atmospheric Chemistry and Physics", "id" : "ITEM-1", "issue" : "2", "issued" : { "date-parts" : [ [ "2017" ] ] }, "page" : "1543-1555", "title" : "Technical note: Coordination and harmonization of the multi-scale, multi-model activities HTAP2, AQMEII3, and MICS-Asia3: Simulations, emission inventories, boundary conditions, and model output formats", "translator" : [ { "dropping-particle" : "", "family" : "G4408", "given" : "", "non-dropping-particle" : "", "parse-names" : false, "suffix" : "" } ], "type" : "article-journal", "volume" : "17" }, "uris" : [ "http://www.mendeley.com/documents/?uuid=2607b5b8-c1b0-4f4b-ae9d-153149bf0610", "http://www.mendeley.com/documents/?uuid=11a56597-3f5a-4ea1-ae3b-34dbbd88c648", "http://www.mendeley.com/documents/?uuid=e97d08f6-8a21-4a58-96af-a368f25676ce" ] } ], "mendeley" : { "formattedCitation" : "(Galmarini et al., 2017)", "plainTextFormattedCitation" : "(Galmarini et al., 2017)", "previouslyFormattedCitation" : "(Galmarini et al., 2017)" }, "properties" : { "noteIndex" : 0 }, "schema" : "https://github.com/citation-style-language/schema/raw/master/csl-citation.json" }</w:instrText>
      </w:r>
      <w:r w:rsidRPr="007D361D">
        <w:rPr>
          <w:rFonts w:cs="Times New Roman"/>
          <w:color w:val="000000" w:themeColor="text1"/>
          <w:lang w:val="en-GB"/>
        </w:rPr>
        <w:fldChar w:fldCharType="separate"/>
      </w:r>
      <w:r w:rsidR="00CB33A1">
        <w:rPr>
          <w:rFonts w:cs="Times New Roman"/>
          <w:noProof/>
          <w:color w:val="000000" w:themeColor="text1"/>
          <w:lang w:val="en-GB"/>
        </w:rPr>
        <w:t>(Galmarini et al., 2017)</w:t>
      </w:r>
      <w:r w:rsidRPr="007D361D">
        <w:rPr>
          <w:rFonts w:cs="Times New Roman"/>
          <w:color w:val="000000" w:themeColor="text1"/>
          <w:lang w:val="en-GB"/>
        </w:rPr>
        <w:fldChar w:fldCharType="end"/>
      </w:r>
      <w:r w:rsidRPr="007D361D">
        <w:rPr>
          <w:rFonts w:cs="Times New Roman"/>
          <w:color w:val="000000" w:themeColor="text1"/>
          <w:lang w:val="en-GB"/>
        </w:rPr>
        <w:t xml:space="preserve"> allows for this perspective. The results from the chemistry-transport model OsloCTM3 taking part in in HTAP</w:t>
      </w:r>
      <w:del w:id="6011" w:author="Lucy Cowie" w:date="2021-07-28T20:57:00Z">
        <w:r w:rsidRPr="007D361D" w:rsidDel="00035FD4">
          <w:rPr>
            <w:rFonts w:cs="Times New Roman"/>
            <w:color w:val="000000" w:themeColor="text1"/>
            <w:lang w:val="en-GB"/>
          </w:rPr>
          <w:delText>-</w:delText>
        </w:r>
      </w:del>
      <w:r w:rsidRPr="007D361D">
        <w:rPr>
          <w:rFonts w:cs="Times New Roman"/>
          <w:color w:val="000000" w:themeColor="text1"/>
          <w:lang w:val="en-GB"/>
        </w:rPr>
        <w:t>2 have been used by</w:t>
      </w:r>
      <w:r>
        <w:rPr>
          <w:rFonts w:cs="Times New Roman"/>
          <w:color w:val="000000" w:themeColor="text1"/>
          <w:lang w:val="en-GB"/>
        </w:rPr>
        <w:t xml:space="preserve"> </w:t>
      </w:r>
      <w:r>
        <w:rPr>
          <w:rFonts w:cs="Times New Roman"/>
          <w:color w:val="000000" w:themeColor="text1"/>
          <w:lang w:val="en-GB"/>
        </w:rPr>
        <w:fldChar w:fldCharType="begin" w:fldLock="1"/>
      </w:r>
      <w:r w:rsidR="00D477C7">
        <w:rPr>
          <w:rFonts w:cs="Times New Roman"/>
          <w:color w:val="000000" w:themeColor="text1"/>
          <w:lang w:val="en-GB"/>
        </w:rPr>
        <w:instrText>ADDIN CSL_CITATION { "citationItems" : [ { "id" : "ITEM-1", "itemData" : { "DOI" : "10.5194/esd-11-977-2020", "ISSN" : "2190-4987", "abstract" : "Mitigation of non-CO2 emissions plays a key role in meeting the Paris Agreement ambitions and sustainable development goals. Implementation of respective policies addressing these targets mainly occur at sectoral and regional levels, and designing efficient mitigation strategies therefore relies on detailed knowledge about the mix of emissions from individual sources and their subsequent climate impact. Here we present a comprehensive dataset of near- and long-term global temperature responses to emissions of CO2 and individual short-lived climate forcers (SLCFs) from 7 sectors and 13 regions \u2013 for both present-day emissions and their continued evolution as projected under the Shared Socioeconomic Pathways (SSPs). We demonstrate the key role of CO2 in driving both near- and long-term warming and highlight the importance of mitigating methane emissions from agriculture, waste management, and energy production as the primary strategy to further limit near-term warming. Due to high current emissions of cooling SLCFs, policies targeting end-of-pipe energy sector emissions may result in net added warming unless accompanied by simultaneous methane and/or CO2 reductions. We find that SLCFs are projected to play a continued role in many regions, particularly those including low- to medium-income countries, under most of the SSPs considered here. East Asia, North America, and Europe will remain the largest contributors to total net warming until 2100, regardless of scenario, while South Asia and Africa south of the Sahara overtake Europe by the end of the century in SSP3-7.0 and SSP5-8.5. Our dataset is made available in an accessible format, aimed also at decision makers, to support further assessment of the implications of policy implementation at the sectoral and regional scales.", "author" : [ { "dropping-particle" : "", "family" : "Lund", "given" : "Marianne T.", "non-dropping-particle" : "", "parse-names" : false, "suffix" : "" }, { "dropping-particle" : "", "family" : "Aamaas", "given" : "Borgar", "non-dropping-particle" : "", "parse-names" : false, "suffix" : "" }, { "dropping-particle" : "", "family" : "Stjern", "given" : "Camilla W.", "non-dropping-particle" : "", "parse-names" : false, "suffix" : "" }, { "dropping-particle" : "", "family" : "Klimont", "given" : "Zbigniew", "non-dropping-particle" : "", "parse-names" : false, "suffix" : "" }, { "dropping-particle" : "", "family" : "Berntsen", "given" : "Terje K.", "non-dropping-particle" : "", "parse-names" : false, "suffix" : "" }, { "dropping-particle" : "", "family" : "Samset", "given" : "Bj\u00f8rn H.", "non-dropping-particle" : "", "parse-names" : false, "suffix" : "" } ], "container-title" : "Earth System Dynamics", "id" : "ITEM-1", "issue" : "4", "issued" : { "date-parts" : [ [ "2020", "11", "9" ] ] }, "page" : "977-993", "title" : "A continued role of short-lived climate forcers under the Shared Socioeconomic Pathways", "translator" : [ { "dropping-particle" : "", "family" : "G5371", "given" : "", "non-dropping-particle" : "", "parse-names" : false, "suffix" : "" } ], "type" : "article-journal", "volume" : "11" }, "uris" : [ "http://www.mendeley.com/documents/?uuid=3587d307-4414-4320-9735-6f133016a055" ] } ], "mendeley" : { "formattedCitation" : "(Lund et al., 2020)", "manualFormatting" : "Lund et al. (2020)", "plainTextFormattedCitation" : "(Lund et al., 2020)", "previouslyFormattedCitation" : "(Lund et al., 2020)" }, "properties" : { "noteIndex" : 0 }, "schema" : "https://github.com/citation-style-language/schema/raw/master/csl-citation.json" }</w:instrText>
      </w:r>
      <w:r>
        <w:rPr>
          <w:rFonts w:cs="Times New Roman"/>
          <w:color w:val="000000" w:themeColor="text1"/>
          <w:lang w:val="en-GB"/>
        </w:rPr>
        <w:fldChar w:fldCharType="separate"/>
      </w:r>
      <w:r w:rsidR="00CB33A1">
        <w:rPr>
          <w:rFonts w:cs="Times New Roman"/>
          <w:noProof/>
          <w:color w:val="000000" w:themeColor="text1"/>
          <w:lang w:val="en-GB"/>
        </w:rPr>
        <w:t>Lund et al. (2020)</w:t>
      </w:r>
      <w:r>
        <w:rPr>
          <w:rFonts w:cs="Times New Roman"/>
          <w:color w:val="000000" w:themeColor="text1"/>
          <w:lang w:val="en-GB"/>
        </w:rPr>
        <w:fldChar w:fldCharType="end"/>
      </w:r>
      <w:r w:rsidRPr="007D361D">
        <w:rPr>
          <w:rFonts w:cs="Times New Roman"/>
          <w:color w:val="000000" w:themeColor="text1"/>
          <w:lang w:val="en-GB"/>
        </w:rPr>
        <w:t xml:space="preserve"> to derive regional</w:t>
      </w:r>
      <w:ins w:id="6012" w:author="Lucy Cowie" w:date="2021-07-28T20:57:00Z">
        <w:r w:rsidR="00F60D35">
          <w:rPr>
            <w:rFonts w:cs="Times New Roman"/>
            <w:color w:val="000000" w:themeColor="text1"/>
            <w:lang w:val="en-GB"/>
          </w:rPr>
          <w:t>-</w:t>
        </w:r>
      </w:ins>
      <w:del w:id="6013" w:author="Lucy Cowie" w:date="2021-07-28T20:57:00Z">
        <w:r w:rsidRPr="007D361D" w:rsidDel="00F60D35">
          <w:rPr>
            <w:rFonts w:cs="Times New Roman"/>
            <w:color w:val="000000" w:themeColor="text1"/>
            <w:lang w:val="en-GB"/>
          </w:rPr>
          <w:delText xml:space="preserve"> </w:delText>
        </w:r>
      </w:del>
      <w:r w:rsidRPr="007D361D">
        <w:rPr>
          <w:rFonts w:cs="Times New Roman"/>
          <w:color w:val="000000" w:themeColor="text1"/>
          <w:lang w:val="en-GB"/>
        </w:rPr>
        <w:t xml:space="preserve">specific absolute </w:t>
      </w:r>
      <w:r>
        <w:rPr>
          <w:rFonts w:cs="Times New Roman"/>
          <w:color w:val="000000" w:themeColor="text1"/>
          <w:lang w:val="en-GB"/>
        </w:rPr>
        <w:t>g</w:t>
      </w:r>
      <w:r w:rsidRPr="007D361D">
        <w:rPr>
          <w:rFonts w:cs="Times New Roman"/>
          <w:color w:val="000000" w:themeColor="text1"/>
          <w:lang w:val="en-GB"/>
        </w:rPr>
        <w:t>lobal warming potentials (AGTPs</w:t>
      </w:r>
      <w:ins w:id="6014" w:author="Lucy Cowie" w:date="2021-07-28T20:58:00Z">
        <w:r w:rsidR="00A94F11">
          <w:rPr>
            <w:rFonts w:cs="Times New Roman"/>
            <w:color w:val="000000" w:themeColor="text1"/>
            <w:lang w:val="en-GB"/>
          </w:rPr>
          <w:t>;</w:t>
        </w:r>
      </w:ins>
      <w:del w:id="6015" w:author="Lucy Cowie" w:date="2021-07-28T20:58:00Z">
        <w:r w:rsidRPr="007D361D" w:rsidDel="00A94F11">
          <w:rPr>
            <w:rFonts w:cs="Times New Roman"/>
            <w:color w:val="000000" w:themeColor="text1"/>
            <w:lang w:val="en-GB"/>
          </w:rPr>
          <w:delText>,</w:delText>
        </w:r>
      </w:del>
      <w:r w:rsidRPr="007D361D">
        <w:rPr>
          <w:rFonts w:cs="Times New Roman"/>
          <w:color w:val="000000" w:themeColor="text1"/>
          <w:lang w:val="en-GB"/>
        </w:rPr>
        <w:t xml:space="preserve"> cf. </w:t>
      </w:r>
      <w:r w:rsidRPr="007D361D">
        <w:rPr>
          <w:rFonts w:cs="Times New Roman"/>
          <w:color w:val="000000" w:themeColor="text1"/>
          <w:lang w:val="en-GB"/>
        </w:rPr>
        <w:fldChar w:fldCharType="begin" w:fldLock="1"/>
      </w:r>
      <w:ins w:id="6016" w:author="Robin Matthews" w:date="2021-07-08T18:38:00Z">
        <w:r w:rsidR="00860932">
          <w:rPr>
            <w:rFonts w:cs="Times New Roman"/>
            <w:color w:val="000000" w:themeColor="text1"/>
            <w:lang w:val="en-GB"/>
          </w:rPr>
          <w:instrText>ADDIN CSL_CITATION { "citationItems" : [ { "id" : "ITEM-1", "itemData" : { "DOI" : "10.5194/acp-16-7451-2016", "ISBN" : "1680-7316", "ISSN" : "16807324", "abstract" : "&lt;p&gt;For short-lived climate forcers (SLCFs), the impact of emissions depends on where and when the emissions take place. Comprehensive new calculations of various emission metrics for SLCFs are presented based on radiative forcing (RF) values calculated in four different (chemical-transport or coupled chemistry\u2013climate) models. We distinguish between emissions during summer (May\u2013October) and winter (November\u2013April) for emissions in Europe and East Asia, as well as from the global shipping sector and global emissions. The species included in this study are aerosols and aerosol precursors (BC, OC, SO&lt;sub&gt;2&lt;/sub&gt;, NH&lt;sub&gt;3&lt;/sub&gt;), as well as ozone precursors (NO&lt;sub&gt;&lt;i&gt;x&lt;/i&gt;&lt;/sub&gt;, CO, VOCs), which also influence aerosols to a lesser degree. Emission metrics for global climate responses of these emissions, as well as for CH&lt;sub&gt;4&lt;/sub&gt;, have been calculated using global warming potential (GWP) and global temperature change potential (GTP), based on dedicated RF simulations by four global models. The emission metrics include indirect cloud effects of aerosols and the semi-direct forcing for BC. In addition to the standard emission metrics for pulse and sustained emissions, we have also calculated a new emission metric designed for an emission profile consisting of a ramping period of 15 years followed by sustained emissions, which is more appropriate for a gradual implementation of mitigation policies.&lt;br&gt;&lt;br&gt;For the aerosols, the emission metric values are larger in magnitude for emissions in Europe than East Asia and for summer than winter. A variation is also observed for the ozone precursors, with largest values for emissions in East Asia and winter for CO and in Europe and summer for VOCs. In general, the variations between the emission metrics derived from different models are larger than the variations between regions and seasons, but the regional and seasonal variations for the best estimate also hold for most of the models individually. Further, the estimated climate impact of an illustrative mitigation policy package is robust even when accounting for the fact that the magnitude of emission metrics for different species in a given model is correlated. For the ramping emission metrics, the values are generally larger than for pulse or sustained emissions, which holds for all SLCFs. For SLCFs mitigation policies, the dependency of metric values on the region and season of emission should be considered.&lt;/p&gt;", "author" : [ { "dropping-particle" : "", "family" : "Aamaas", "given" : "Borgar", "non-dropping-particle" : "", "parse-names" : false, "suffix" : "" }, { "dropping-particle" : "", "family" : "Berntsen", "given" : "Terje K.", "non-dropping-particle" : "", "parse-names" : false, "suffix" : "" }, { "dropping-particle" : "", "family" : "Fuglestvedt", "given" : "Jan S.", "non-dropping-particle" : "", "parse-names" : false, "suffix" : "" }, { "dropping-particle" : "", "family" : "Shine", "given" : "Keith P.", "non-dropping-particle" : "", "parse-names" : false, "suffix" : "" }, { "dropping-particle" : "", "family" : "Bellouin", "given" : "Nicolas", "non-dropping-particle" : "", "parse-names" : false, "suffix" : "" } ], "container-title" : "Atmospheric Chemistry and Physics", "id" : "ITEM-1", "issue" : "11", "issued" : { "date-parts" : [ [ "2016", "6", "15" ] ] }, "note" : "From Duplicate 1 (Regional emission metrics for short-lived climate forcers from multiple models - Aamaas, Borgar; Berntsen, Terje K.; Fuglestvedt, Jan S.; Shine, Keith P.; Bellouin, Nicolas)\n\nTimes Cited: 8\nShine, Keith/D-9093-2012\nShine, Keith/0000-0003-2672-9978\n0\n8\n1680-7324", "page" : "7451-7468", "title" : "Regional emission metrics for short-lived climate forcers from multiple models", "translator" : [ { "dropping-particle" : "", "family" : "G2824", "given" : "", "non-dropping-particle" : "", "parse-names" : false, "suffix" : "" } ], "type" : "article-journal", "volume" : "16" }, "uris" : [ "http://www.mendeley.com/documents/?uuid=ef84cadc-a29c-4019-9369-a8c77d66f361" ] } ], "mendeley" : { "formattedCitation" : "(Aamaas et al., 2016)", "manualFormatting" : "Aamaas et al., 2016)", "plainTextFormattedCitation" : "(Aamaas et al., 2016)", "previouslyFormattedCitation" : "(Aamaas et al., 2016)" }, "properties" : { "noteIndex" : 0 }, "schema" : "https://github.com/citation-style-language/schema/raw/master/csl-citation.json" }</w:instrText>
        </w:r>
      </w:ins>
      <w:del w:id="6017" w:author="Robin Matthews" w:date="2021-07-08T18:38:00Z">
        <w:r w:rsidR="00D477C7" w:rsidDel="00860932">
          <w:rPr>
            <w:rFonts w:cs="Times New Roman"/>
            <w:color w:val="000000" w:themeColor="text1"/>
            <w:lang w:val="en-GB"/>
          </w:rPr>
          <w:delInstrText>ADDIN CSL_CITATION { "citationItems" : [ { "id" : "ITEM-1", "itemData" : { "DOI" : "10.5194/acp-16-7451-2016", "ISBN" : "1680-7316", "ISSN" : "16807324", "abstract" : "&lt;p&gt;For short-lived climate forcers (SLCFs), the impact of emissions depends on where and when the emissions take place. Comprehensive new calculations of various emission metrics for SLCFs are presented based on radiative forcing (RF) values calculated in four different (chemical-transport or coupled chemistry\u2013climate) models. We distinguish between emissions during summer (May\u2013October) and winter (November\u2013April) for emissions in Europe and East Asia, as well as from the global shipping sector and global emissions. The species included in this study are aerosols and aerosol precursors (BC, OC, SO&lt;sub&gt;2&lt;/sub&gt;, NH&lt;sub&gt;3&lt;/sub&gt;), as well as ozone precursors (NO&lt;sub&gt;&lt;i&gt;x&lt;/i&gt;&lt;/sub&gt;, CO, VOCs), which also influence aerosols to a lesser degree. Emission metrics for global climate responses of these emissions, as well as for CH&lt;sub&gt;4&lt;/sub&gt;, have been calculated using global warming potential (GWP) and global temperature change potential (GTP), based on dedicated RF simulations by four global models. The emission metrics include indirect cloud effects of aerosols and the semi-direct forcing for BC. In addition to the standard emission metrics for pulse and sustained emissions, we have also calculated a new emission metric designed for an emission profile consisting of a ramping period of 15 years followed by sustained emissions, which is more appropriate for a gradual implementation of mitigation policies.&lt;br&gt;&lt;br&gt;For the aerosols, the emission metric values are larger in magnitude for emissions in Europe than East Asia and for summer than winter. A variation is also observed for the ozone precursors, with largest values for emissions in East Asia and winter for CO and in Europe and summer for VOCs. In general, the variations between the emission metrics derived from different models are larger than the variations between regions and seasons, but the regional and seasonal variations for the best estimate also hold for most of the models individually. Further, the estimated climate impact of an illustrative mitigation policy package is robust even when accounting for the fact that the magnitude of emission metrics for different species in a given model is correlated. For the ramping emission metrics, the values are generally larger than for pulse or sustained emissions, which holds for all SLCFs. For SLCFs mitigation policies, the dependency of metric values on the region and season of emission should be considered.&lt;/p&gt;", "author" : [ { "dropping-particle" : "", "family" : "Aamaas", "given" : "Borgar", "non-dropping-particle" : "", "parse-names" : false, "suffix" : "" }, { "dropping-particle" : "", "family" : "Berntsen", "given" : "Terje K.", "non-dropping-particle" : "", "parse-names" : false, "suffix" : "" }, { "dropping-particle" : "", "family" : "Fuglestvedt", "given" : "Jan S.", "non-dropping-particle" : "", "parse-names" : false, "suffix" : "" }, { "dropping-particle" : "", "family" : "Shine", "given" : "Keith P.", "non-dropping-particle" : "", "parse-names" : false, "suffix" : "" }, { "dropping-particle" : "", "family" : "Bellouin", "given" : "Nicolas", "non-dropping-particle" : "", "parse-names" : false, "suffix" : "" } ], "container-title" : "Atmospheric Chemistry and Physics", "id" : "ITEM-1", "issue" : "11", "issued" : { "date-parts" : [ [ "2016", "6", "15" ] ] }, "note" : "From Duplicate 1 (Regional emission metrics for short-lived climate forcers from multiple models - Aamaas, Borgar; Berntsen, Terje K.; Fuglestvedt, Jan S.; Shine, Keith P.; Bellouin, Nicolas)\n\nTimes Cited: 8\nShine, Keith/D-9093-2012\nShine, Keith/0000-0003-2672-9978\n0\n8\n1680-7324", "page" : "7451-7468", "title" : "Regional emission metrics for short-lived climate forcers from multiple models", "translator" : [ { "dropping-particle" : "", "family" : "G2824", "given" : "", "non-dropping-particle" : "", "parse-names" : false, "suffix" : "" } ], "type" : "article-journal", "volume" : "16" }, "uris" : [ "http://www.mendeley.com/documents/?uuid=ef84cadc-a29c-4019-9369-a8c77d66f361" ] } ], "mendeley" : { "formattedCitation" : "(Aamaas et al., 2016)", "plainTextFormattedCitation" : "(Aamaas et al., 2016)", "previouslyFormattedCitation" : "(Aamaas et al., 2016)" }, "properties" : { "noteIndex" : 0 }, "schema" : "https://github.com/citation-style-language/schema/raw/master/csl-citation.json" }</w:delInstrText>
        </w:r>
      </w:del>
      <w:r w:rsidRPr="007D361D">
        <w:rPr>
          <w:rFonts w:cs="Times New Roman"/>
          <w:color w:val="000000" w:themeColor="text1"/>
          <w:lang w:val="en-GB"/>
        </w:rPr>
        <w:fldChar w:fldCharType="separate"/>
      </w:r>
      <w:del w:id="6018" w:author="Robin Matthews" w:date="2021-07-08T18:38:00Z">
        <w:r w:rsidR="00CB33A1" w:rsidDel="00860932">
          <w:rPr>
            <w:rFonts w:cs="Times New Roman"/>
            <w:noProof/>
            <w:color w:val="000000" w:themeColor="text1"/>
            <w:lang w:val="en-GB"/>
          </w:rPr>
          <w:delText>(</w:delText>
        </w:r>
      </w:del>
      <w:r w:rsidR="00CB33A1">
        <w:rPr>
          <w:rFonts w:cs="Times New Roman"/>
          <w:noProof/>
          <w:color w:val="000000" w:themeColor="text1"/>
          <w:lang w:val="en-GB"/>
        </w:rPr>
        <w:t>Aamaas et al., 2016)</w:t>
      </w:r>
      <w:r w:rsidRPr="007D361D">
        <w:rPr>
          <w:rFonts w:cs="Times New Roman"/>
          <w:color w:val="000000" w:themeColor="text1"/>
          <w:lang w:val="en-GB"/>
        </w:rPr>
        <w:fldChar w:fldCharType="end"/>
      </w:r>
      <w:del w:id="6019" w:author="Robin Matthews" w:date="2021-07-08T18:38:00Z">
        <w:r w:rsidRPr="007D361D" w:rsidDel="00860932">
          <w:rPr>
            <w:rFonts w:cs="Times New Roman"/>
            <w:color w:val="000000" w:themeColor="text1"/>
            <w:lang w:val="en-GB"/>
          </w:rPr>
          <w:delText>)</w:delText>
        </w:r>
      </w:del>
      <w:r w:rsidRPr="007D361D">
        <w:rPr>
          <w:rFonts w:cs="Times New Roman"/>
          <w:color w:val="000000" w:themeColor="text1"/>
          <w:lang w:val="en-GB"/>
        </w:rPr>
        <w:t xml:space="preserve"> for each emitted SLCF and each HTAP</w:t>
      </w:r>
      <w:del w:id="6020" w:author="Lucy Cowie" w:date="2021-07-28T20:58:00Z">
        <w:r w:rsidRPr="007D361D" w:rsidDel="00757FD7">
          <w:rPr>
            <w:rFonts w:cs="Times New Roman"/>
            <w:color w:val="000000" w:themeColor="text1"/>
            <w:lang w:val="en-GB"/>
          </w:rPr>
          <w:delText>-</w:delText>
        </w:r>
      </w:del>
      <w:r w:rsidRPr="007D361D">
        <w:rPr>
          <w:rFonts w:cs="Times New Roman"/>
          <w:color w:val="000000" w:themeColor="text1"/>
          <w:lang w:val="en-GB"/>
        </w:rPr>
        <w:t>2 region. With this set of AGTPs</w:t>
      </w:r>
      <w:ins w:id="6021" w:author="Lucy Cowie" w:date="2021-07-28T20:58:00Z">
        <w:r w:rsidR="008D58FB">
          <w:rPr>
            <w:rFonts w:cs="Times New Roman"/>
            <w:color w:val="000000" w:themeColor="text1"/>
            <w:lang w:val="en-GB"/>
          </w:rPr>
          <w:t>,</w:t>
        </w:r>
      </w:ins>
      <w:r w:rsidRPr="007D361D">
        <w:rPr>
          <w:rFonts w:cs="Times New Roman"/>
          <w:color w:val="000000" w:themeColor="text1"/>
          <w:lang w:val="en-GB"/>
        </w:rPr>
        <w:t xml:space="preserve"> </w:t>
      </w:r>
      <w:r>
        <w:rPr>
          <w:rFonts w:cs="Times New Roman"/>
          <w:color w:val="000000" w:themeColor="text1"/>
          <w:lang w:val="en-GB"/>
        </w:rPr>
        <w:fldChar w:fldCharType="begin" w:fldLock="1"/>
      </w:r>
      <w:r w:rsidR="00D477C7">
        <w:rPr>
          <w:rFonts w:cs="Times New Roman"/>
          <w:color w:val="000000" w:themeColor="text1"/>
          <w:lang w:val="en-GB"/>
        </w:rPr>
        <w:instrText>ADDIN CSL_CITATION { "citationItems" : [ { "id" : "ITEM-1", "itemData" : { "DOI" : "10.5194/esd-11-977-2020", "ISSN" : "2190-4987", "abstract" : "Mitigation of non-CO2 emissions plays a key role in meeting the Paris Agreement ambitions and sustainable development goals. Implementation of respective policies addressing these targets mainly occur at sectoral and regional levels, and designing efficient mitigation strategies therefore relies on detailed knowledge about the mix of emissions from individual sources and their subsequent climate impact. Here we present a comprehensive dataset of near- and long-term global temperature responses to emissions of CO2 and individual short-lived climate forcers (SLCFs) from 7 sectors and 13 regions \u2013 for both present-day emissions and their continued evolution as projected under the Shared Socioeconomic Pathways (SSPs). We demonstrate the key role of CO2 in driving both near- and long-term warming and highlight the importance of mitigating methane emissions from agriculture, waste management, and energy production as the primary strategy to further limit near-term warming. Due to high current emissions of cooling SLCFs, policies targeting end-of-pipe energy sector emissions may result in net added warming unless accompanied by simultaneous methane and/or CO2 reductions. We find that SLCFs are projected to play a continued role in many regions, particularly those including low- to medium-income countries, under most of the SSPs considered here. East Asia, North America, and Europe will remain the largest contributors to total net warming until 2100, regardless of scenario, while South Asia and Africa south of the Sahara overtake Europe by the end of the century in SSP3-7.0 and SSP5-8.5. Our dataset is made available in an accessible format, aimed also at decision makers, to support further assessment of the implications of policy implementation at the sectoral and regional scales.", "author" : [ { "dropping-particle" : "", "family" : "Lund", "given" : "Marianne T.", "non-dropping-particle" : "", "parse-names" : false, "suffix" : "" }, { "dropping-particle" : "", "family" : "Aamaas", "given" : "Borgar", "non-dropping-particle" : "", "parse-names" : false, "suffix" : "" }, { "dropping-particle" : "", "family" : "Stjern", "given" : "Camilla W.", "non-dropping-particle" : "", "parse-names" : false, "suffix" : "" }, { "dropping-particle" : "", "family" : "Klimont", "given" : "Zbigniew", "non-dropping-particle" : "", "parse-names" : false, "suffix" : "" }, { "dropping-particle" : "", "family" : "Berntsen", "given" : "Terje K.", "non-dropping-particle" : "", "parse-names" : false, "suffix" : "" }, { "dropping-particle" : "", "family" : "Samset", "given" : "Bj\u00f8rn H.", "non-dropping-particle" : "", "parse-names" : false, "suffix" : "" } ], "container-title" : "Earth System Dynamics", "id" : "ITEM-1", "issue" : "4", "issued" : { "date-parts" : [ [ "2020", "11", "9" ] ] }, "page" : "977-993", "title" : "A continued role of short-lived climate forcers under the Shared Socioeconomic Pathways", "translator" : [ { "dropping-particle" : "", "family" : "G5371", "given" : "", "non-dropping-particle" : "", "parse-names" : false, "suffix" : "" } ], "type" : "article-journal", "volume" : "11" }, "uris" : [ "http://www.mendeley.com/documents/?uuid=3587d307-4414-4320-9735-6f133016a055" ] } ], "mendeley" : { "formattedCitation" : "(Lund et al., 2020)", "manualFormatting" : "Lund et al. (2020)", "plainTextFormattedCitation" : "(Lund et al., 2020)", "previouslyFormattedCitation" : "(Lund et al., 2020)" }, "properties" : { "noteIndex" : 0 }, "schema" : "https://github.com/citation-style-language/schema/raw/master/csl-citation.json" }</w:instrText>
      </w:r>
      <w:r>
        <w:rPr>
          <w:rFonts w:cs="Times New Roman"/>
          <w:color w:val="000000" w:themeColor="text1"/>
          <w:lang w:val="en-GB"/>
        </w:rPr>
        <w:fldChar w:fldCharType="separate"/>
      </w:r>
      <w:r w:rsidR="00CB33A1">
        <w:rPr>
          <w:rFonts w:cs="Times New Roman"/>
          <w:noProof/>
          <w:color w:val="000000" w:themeColor="text1"/>
          <w:lang w:val="en-GB"/>
        </w:rPr>
        <w:t>Lund et al. (2020)</w:t>
      </w:r>
      <w:r>
        <w:rPr>
          <w:rFonts w:cs="Times New Roman"/>
          <w:color w:val="000000" w:themeColor="text1"/>
          <w:lang w:val="en-GB"/>
        </w:rPr>
        <w:fldChar w:fldCharType="end"/>
      </w:r>
      <w:r w:rsidRPr="007D361D">
        <w:rPr>
          <w:rFonts w:cs="Times New Roman"/>
          <w:color w:val="000000" w:themeColor="text1"/>
          <w:lang w:val="en-GB"/>
        </w:rPr>
        <w:t xml:space="preserve"> estimate the transient response in GSAT to the regional anthropogenic emissions. </w:t>
      </w:r>
      <w:r>
        <w:rPr>
          <w:rFonts w:cs="Times New Roman"/>
          <w:color w:val="000000" w:themeColor="text1"/>
          <w:lang w:val="en-GB"/>
        </w:rPr>
        <w:t>T</w:t>
      </w:r>
      <w:r w:rsidRPr="007D361D">
        <w:rPr>
          <w:rFonts w:cs="Times New Roman"/>
          <w:color w:val="000000" w:themeColor="text1"/>
          <w:lang w:val="en-GB"/>
        </w:rPr>
        <w:t xml:space="preserve">here are important differences </w:t>
      </w:r>
      <w:r w:rsidR="009B3CEB">
        <w:rPr>
          <w:rFonts w:cs="Times New Roman"/>
          <w:color w:val="000000" w:themeColor="text1"/>
          <w:lang w:val="en-GB"/>
        </w:rPr>
        <w:t xml:space="preserve">in the </w:t>
      </w:r>
      <w:r w:rsidR="009B3CEB" w:rsidRPr="007D361D">
        <w:rPr>
          <w:rFonts w:cs="Times New Roman"/>
          <w:color w:val="000000" w:themeColor="text1"/>
          <w:lang w:val="en-GB"/>
        </w:rPr>
        <w:t>contribution</w:t>
      </w:r>
      <w:r w:rsidR="009B3CEB">
        <w:rPr>
          <w:rFonts w:cs="Times New Roman"/>
          <w:color w:val="000000" w:themeColor="text1"/>
          <w:lang w:val="en-GB"/>
        </w:rPr>
        <w:t>s</w:t>
      </w:r>
      <w:r w:rsidR="009B3CEB" w:rsidRPr="007D361D">
        <w:rPr>
          <w:rFonts w:cs="Times New Roman"/>
          <w:color w:val="000000" w:themeColor="text1"/>
          <w:lang w:val="en-GB"/>
        </w:rPr>
        <w:t xml:space="preserve"> to GSAT in 2040 and 2100 (relative to 20</w:t>
      </w:r>
      <w:r w:rsidR="009B3CEB">
        <w:rPr>
          <w:rFonts w:cs="Times New Roman"/>
          <w:color w:val="000000" w:themeColor="text1"/>
          <w:lang w:val="en-GB"/>
        </w:rPr>
        <w:t>20</w:t>
      </w:r>
      <w:r w:rsidR="009B3CEB" w:rsidRPr="007D361D">
        <w:rPr>
          <w:rFonts w:cs="Times New Roman"/>
          <w:color w:val="000000" w:themeColor="text1"/>
          <w:lang w:val="en-GB"/>
        </w:rPr>
        <w:t>)</w:t>
      </w:r>
      <w:r w:rsidR="009B3CEB">
        <w:rPr>
          <w:rFonts w:cs="Times New Roman"/>
          <w:color w:val="000000" w:themeColor="text1"/>
          <w:lang w:val="en-GB"/>
        </w:rPr>
        <w:t xml:space="preserve"> </w:t>
      </w:r>
      <w:r w:rsidRPr="007D361D">
        <w:rPr>
          <w:rFonts w:cs="Times New Roman"/>
          <w:color w:val="000000" w:themeColor="text1"/>
          <w:lang w:val="en-GB"/>
        </w:rPr>
        <w:t>between the regions and scenarios</w:t>
      </w:r>
      <w:ins w:id="6022" w:author="Lucy Cowie" w:date="2021-07-28T20:58:00Z">
        <w:r w:rsidR="008D58FB">
          <w:rPr>
            <w:rFonts w:cs="Times New Roman"/>
            <w:color w:val="000000" w:themeColor="text1"/>
            <w:lang w:val="en-GB"/>
          </w:rPr>
          <w:t>,</w:t>
        </w:r>
      </w:ins>
      <w:r>
        <w:rPr>
          <w:rFonts w:cs="Times New Roman"/>
          <w:color w:val="000000" w:themeColor="text1"/>
          <w:lang w:val="en-GB"/>
        </w:rPr>
        <w:t xml:space="preserve"> mainly due to the differences in mixture of emitted SLCFs</w:t>
      </w:r>
      <w:r w:rsidR="009B3CEB">
        <w:rPr>
          <w:rFonts w:cs="Times New Roman"/>
          <w:color w:val="000000" w:themeColor="text1"/>
          <w:lang w:val="en-GB"/>
        </w:rPr>
        <w:t xml:space="preserve"> (Figure 6.23)</w:t>
      </w:r>
      <w:r>
        <w:rPr>
          <w:rFonts w:cs="Times New Roman"/>
          <w:color w:val="000000" w:themeColor="text1"/>
          <w:lang w:val="en-GB"/>
        </w:rPr>
        <w:t xml:space="preserve">. </w:t>
      </w:r>
      <w:del w:id="6023" w:author="Lucy Cowie" w:date="2021-07-28T20:58:00Z">
        <w:r w:rsidRPr="007D361D" w:rsidDel="00170AA6">
          <w:rPr>
            <w:rFonts w:cs="Times New Roman"/>
            <w:color w:val="000000" w:themeColor="text1"/>
            <w:lang w:val="en-GB"/>
          </w:rPr>
          <w:delText xml:space="preserve"> </w:delText>
        </w:r>
      </w:del>
      <w:r w:rsidRPr="007D361D">
        <w:rPr>
          <w:rFonts w:cs="Times New Roman"/>
          <w:color w:val="000000" w:themeColor="text1"/>
          <w:lang w:val="en-GB"/>
        </w:rPr>
        <w:t>The</w:t>
      </w:r>
      <w:r>
        <w:rPr>
          <w:rFonts w:cs="Times New Roman"/>
          <w:color w:val="000000" w:themeColor="text1"/>
          <w:lang w:val="en-GB"/>
        </w:rPr>
        <w:t xml:space="preserve">re is overall </w:t>
      </w:r>
      <w:r w:rsidRPr="007D361D">
        <w:rPr>
          <w:rFonts w:cs="Times New Roman"/>
          <w:color w:val="000000" w:themeColor="text1"/>
          <w:lang w:val="en-GB"/>
        </w:rPr>
        <w:t xml:space="preserve">good agreement </w:t>
      </w:r>
      <w:r>
        <w:rPr>
          <w:rFonts w:cs="Times New Roman"/>
          <w:color w:val="000000" w:themeColor="text1"/>
          <w:lang w:val="en-GB"/>
        </w:rPr>
        <w:t xml:space="preserve">between the total </w:t>
      </w:r>
      <w:r w:rsidRPr="007D361D">
        <w:rPr>
          <w:rFonts w:cs="Times New Roman"/>
          <w:color w:val="000000" w:themeColor="text1"/>
          <w:lang w:val="en-GB"/>
        </w:rPr>
        <w:t xml:space="preserve">net contribution from all regions to GSAT </w:t>
      </w:r>
      <w:r>
        <w:rPr>
          <w:rFonts w:cs="Times New Roman"/>
          <w:color w:val="000000" w:themeColor="text1"/>
          <w:lang w:val="en-GB"/>
        </w:rPr>
        <w:t xml:space="preserve">and </w:t>
      </w:r>
      <w:r w:rsidRPr="007D361D">
        <w:rPr>
          <w:rFonts w:cs="Times New Roman"/>
          <w:color w:val="000000" w:themeColor="text1"/>
          <w:lang w:val="en-GB"/>
        </w:rPr>
        <w:t xml:space="preserve">the </w:t>
      </w:r>
      <w:r>
        <w:rPr>
          <w:rFonts w:cs="Times New Roman"/>
          <w:color w:val="000000" w:themeColor="text1"/>
          <w:lang w:val="en-GB"/>
        </w:rPr>
        <w:t xml:space="preserve">estimate based on global ERF and the </w:t>
      </w:r>
      <w:r w:rsidRPr="00373DE2">
        <w:rPr>
          <w:rFonts w:cs="Times New Roman"/>
          <w:lang w:val="en-US"/>
        </w:rPr>
        <w:t xml:space="preserve">two-layer emulator </w:t>
      </w:r>
      <w:r w:rsidRPr="007D361D">
        <w:rPr>
          <w:rFonts w:cs="Times New Roman"/>
          <w:color w:val="000000" w:themeColor="text1"/>
          <w:lang w:val="en-GB"/>
        </w:rPr>
        <w:t>(Figure 6.</w:t>
      </w:r>
      <w:r>
        <w:rPr>
          <w:rFonts w:cs="Times New Roman"/>
          <w:color w:val="000000" w:themeColor="text1"/>
          <w:lang w:val="en-GB"/>
        </w:rPr>
        <w:t>22</w:t>
      </w:r>
      <w:r w:rsidRPr="007D361D">
        <w:rPr>
          <w:rFonts w:cs="Times New Roman"/>
          <w:color w:val="000000" w:themeColor="text1"/>
          <w:lang w:val="en-GB"/>
        </w:rPr>
        <w:t xml:space="preserve">). </w:t>
      </w:r>
    </w:p>
    <w:p w14:paraId="0B2017F7" w14:textId="77777777" w:rsidR="0035542F" w:rsidRPr="007D361D" w:rsidRDefault="0035542F" w:rsidP="00D5630D">
      <w:pPr>
        <w:pStyle w:val="AR6BodyText"/>
        <w:rPr>
          <w:rFonts w:cs="Times New Roman"/>
          <w:color w:val="000000" w:themeColor="text1"/>
          <w:lang w:val="en-GB"/>
        </w:rPr>
      </w:pPr>
    </w:p>
    <w:p w14:paraId="694403AB" w14:textId="25EC4E4D" w:rsidR="0035542F" w:rsidRPr="007D361D" w:rsidRDefault="0035542F" w:rsidP="00D5630D">
      <w:pPr>
        <w:pStyle w:val="AR6BodyText"/>
        <w:rPr>
          <w:rFonts w:cs="Times New Roman"/>
          <w:color w:val="000000" w:themeColor="text1"/>
          <w:lang w:val="en-GB"/>
        </w:rPr>
      </w:pPr>
      <w:r w:rsidRPr="007D361D">
        <w:rPr>
          <w:rFonts w:cs="Times New Roman"/>
          <w:color w:val="000000" w:themeColor="text1"/>
          <w:lang w:val="en-GB"/>
        </w:rPr>
        <w:t>In the low</w:t>
      </w:r>
      <w:ins w:id="6024" w:author="Lucy Cowie" w:date="2021-07-28T20:59:00Z">
        <w:r w:rsidR="00170AA6">
          <w:rPr>
            <w:rFonts w:cs="Times New Roman"/>
            <w:color w:val="000000" w:themeColor="text1"/>
            <w:lang w:val="en-GB"/>
          </w:rPr>
          <w:t>-</w:t>
        </w:r>
      </w:ins>
      <w:r w:rsidRPr="007D361D">
        <w:rPr>
          <w:rFonts w:cs="Times New Roman"/>
          <w:color w:val="000000" w:themeColor="text1"/>
          <w:lang w:val="en-GB"/>
        </w:rPr>
        <w:t xml:space="preserve"> and medium</w:t>
      </w:r>
      <w:ins w:id="6025" w:author="Lucy Cowie" w:date="2021-07-28T20:59:00Z">
        <w:r w:rsidR="00170AA6">
          <w:rPr>
            <w:rFonts w:cs="Times New Roman"/>
            <w:color w:val="000000" w:themeColor="text1"/>
            <w:lang w:val="en-GB"/>
          </w:rPr>
          <w:t>-</w:t>
        </w:r>
      </w:ins>
      <w:del w:id="6026" w:author="Lucy Cowie" w:date="2021-07-28T20:59:00Z">
        <w:r w:rsidRPr="007D361D" w:rsidDel="00170AA6">
          <w:rPr>
            <w:rFonts w:cs="Times New Roman"/>
            <w:color w:val="000000" w:themeColor="text1"/>
            <w:lang w:val="en-GB"/>
          </w:rPr>
          <w:delText xml:space="preserve"> </w:delText>
        </w:r>
      </w:del>
      <w:r w:rsidRPr="007D361D">
        <w:rPr>
          <w:rFonts w:cs="Times New Roman"/>
          <w:color w:val="000000" w:themeColor="text1"/>
          <w:lang w:val="en-GB"/>
        </w:rPr>
        <w:t>emission scenarios (SSP1-</w:t>
      </w:r>
      <w:r>
        <w:rPr>
          <w:rFonts w:cs="Times New Roman"/>
          <w:color w:val="000000" w:themeColor="text1"/>
          <w:lang w:val="en-GB"/>
        </w:rPr>
        <w:t>2.6</w:t>
      </w:r>
      <w:r w:rsidRPr="007D361D">
        <w:rPr>
          <w:rFonts w:cs="Times New Roman"/>
          <w:color w:val="000000" w:themeColor="text1"/>
          <w:lang w:val="en-GB"/>
        </w:rPr>
        <w:t xml:space="preserve"> and SSP2-4.5), the </w:t>
      </w:r>
      <w:r>
        <w:rPr>
          <w:rFonts w:cs="Times New Roman"/>
          <w:color w:val="000000" w:themeColor="text1"/>
          <w:lang w:val="en-GB"/>
        </w:rPr>
        <w:t>warming effe</w:t>
      </w:r>
      <w:r w:rsidRPr="007D361D">
        <w:rPr>
          <w:rFonts w:cs="Times New Roman"/>
          <w:color w:val="000000" w:themeColor="text1"/>
          <w:lang w:val="en-GB"/>
        </w:rPr>
        <w:t xml:space="preserve">cts of </w:t>
      </w:r>
      <w:del w:id="6027" w:author="Lucy Cowie" w:date="2021-07-28T20:59:00Z">
        <w:r w:rsidRPr="007D361D" w:rsidDel="000618ED">
          <w:rPr>
            <w:rFonts w:cs="Times New Roman"/>
            <w:color w:val="000000" w:themeColor="text1"/>
            <w:lang w:val="en-GB"/>
          </w:rPr>
          <w:delText xml:space="preserve">the </w:delText>
        </w:r>
      </w:del>
      <w:r w:rsidRPr="007D361D">
        <w:rPr>
          <w:rFonts w:cs="Times New Roman"/>
          <w:color w:val="000000" w:themeColor="text1"/>
          <w:lang w:val="en-GB"/>
        </w:rPr>
        <w:t xml:space="preserve">SLCFs on GSAT are dominated </w:t>
      </w:r>
      <w:r>
        <w:rPr>
          <w:rFonts w:cs="Times New Roman"/>
          <w:color w:val="000000" w:themeColor="text1"/>
          <w:lang w:val="en-GB"/>
        </w:rPr>
        <w:t xml:space="preserve">by </w:t>
      </w:r>
      <w:r w:rsidRPr="007D361D">
        <w:rPr>
          <w:rFonts w:cs="Times New Roman"/>
          <w:color w:val="000000" w:themeColor="text1"/>
          <w:lang w:val="en-GB"/>
        </w:rPr>
        <w:t>emissions in North America, Europe</w:t>
      </w:r>
      <w:del w:id="6028" w:author="Lucy Cowie" w:date="2021-07-28T20:59:00Z">
        <w:r w:rsidRPr="007D361D" w:rsidDel="000618ED">
          <w:rPr>
            <w:rFonts w:cs="Times New Roman"/>
            <w:color w:val="000000" w:themeColor="text1"/>
            <w:lang w:val="en-GB"/>
          </w:rPr>
          <w:delText>,</w:delText>
        </w:r>
      </w:del>
      <w:r w:rsidRPr="007D361D">
        <w:rPr>
          <w:rFonts w:cs="Times New Roman"/>
          <w:color w:val="000000" w:themeColor="text1"/>
          <w:lang w:val="en-GB"/>
        </w:rPr>
        <w:t xml:space="preserve"> and East Asia</w:t>
      </w:r>
      <w:r>
        <w:rPr>
          <w:rFonts w:cs="Times New Roman"/>
          <w:color w:val="000000" w:themeColor="text1"/>
          <w:lang w:val="en-GB"/>
        </w:rPr>
        <w:t xml:space="preserve"> (Figure 6.23)</w:t>
      </w:r>
      <w:r w:rsidRPr="007D361D">
        <w:rPr>
          <w:rFonts w:cs="Times New Roman"/>
          <w:color w:val="000000" w:themeColor="text1"/>
          <w:lang w:val="en-GB"/>
        </w:rPr>
        <w:t>. In SSP1-</w:t>
      </w:r>
      <w:r>
        <w:rPr>
          <w:rFonts w:cs="Times New Roman"/>
          <w:color w:val="000000" w:themeColor="text1"/>
          <w:lang w:val="en-GB"/>
        </w:rPr>
        <w:t>2.6</w:t>
      </w:r>
      <w:r w:rsidRPr="007D361D">
        <w:rPr>
          <w:rFonts w:cs="Times New Roman"/>
          <w:color w:val="000000" w:themeColor="text1"/>
          <w:lang w:val="en-GB"/>
        </w:rPr>
        <w:t xml:space="preserve"> the emissions of all SLCFs in all regions decrease and the net effect of the </w:t>
      </w:r>
      <w:r>
        <w:rPr>
          <w:rFonts w:cs="Times New Roman"/>
          <w:color w:val="000000" w:themeColor="text1"/>
          <w:lang w:val="en-GB"/>
        </w:rPr>
        <w:t xml:space="preserve">changes in </w:t>
      </w:r>
      <w:r w:rsidRPr="007D361D">
        <w:rPr>
          <w:rFonts w:cs="Times New Roman"/>
          <w:color w:val="000000" w:themeColor="text1"/>
          <w:lang w:val="en-GB"/>
        </w:rPr>
        <w:t xml:space="preserve">SLCFs from all of these </w:t>
      </w:r>
      <w:r>
        <w:rPr>
          <w:rFonts w:cs="Times New Roman"/>
          <w:color w:val="000000" w:themeColor="text1"/>
          <w:lang w:val="en-GB"/>
        </w:rPr>
        <w:t>three</w:t>
      </w:r>
      <w:r w:rsidRPr="007D361D">
        <w:rPr>
          <w:rFonts w:cs="Times New Roman"/>
          <w:color w:val="000000" w:themeColor="text1"/>
          <w:lang w:val="en-GB"/>
        </w:rPr>
        <w:t xml:space="preserve"> regions is an increase in GSAT of about 0.02°C (per region) in 2040 and about 0.04°C in 2100. For SSP2-4.5</w:t>
      </w:r>
      <w:ins w:id="6029" w:author="Lucy Cowie" w:date="2021-07-28T21:00:00Z">
        <w:r w:rsidR="004C06C5">
          <w:rPr>
            <w:rFonts w:cs="Times New Roman"/>
            <w:color w:val="000000" w:themeColor="text1"/>
            <w:lang w:val="en-GB"/>
          </w:rPr>
          <w:t>,</w:t>
        </w:r>
      </w:ins>
      <w:r w:rsidRPr="007D361D">
        <w:rPr>
          <w:rFonts w:cs="Times New Roman"/>
          <w:color w:val="000000" w:themeColor="text1"/>
          <w:lang w:val="en-GB"/>
        </w:rPr>
        <w:t xml:space="preserve"> emissions of most SLCFs continue to increase in South Asia (</w:t>
      </w:r>
      <w:del w:id="6030" w:author="Lucy Cowie" w:date="2021-07-28T21:00:00Z">
        <w:r w:rsidRPr="007D361D" w:rsidDel="004C06C5">
          <w:rPr>
            <w:rFonts w:cs="Times New Roman"/>
            <w:color w:val="000000" w:themeColor="text1"/>
            <w:lang w:val="en-GB"/>
          </w:rPr>
          <w:delText xml:space="preserve">see </w:delText>
        </w:r>
      </w:del>
      <w:r w:rsidRPr="007D361D">
        <w:rPr>
          <w:rFonts w:cs="Times New Roman"/>
          <w:color w:val="000000" w:themeColor="text1"/>
          <w:lang w:val="en-GB"/>
        </w:rPr>
        <w:t>Figure</w:t>
      </w:r>
      <w:r>
        <w:rPr>
          <w:rFonts w:cs="Times New Roman"/>
          <w:color w:val="000000" w:themeColor="text1"/>
          <w:lang w:val="en-GB"/>
        </w:rPr>
        <w:t xml:space="preserve"> </w:t>
      </w:r>
      <w:r w:rsidRPr="007D361D">
        <w:rPr>
          <w:rFonts w:cs="Times New Roman"/>
          <w:color w:val="000000" w:themeColor="text1"/>
          <w:lang w:val="en-GB"/>
        </w:rPr>
        <w:t>6.</w:t>
      </w:r>
      <w:r>
        <w:rPr>
          <w:rFonts w:cs="Times New Roman"/>
          <w:color w:val="000000" w:themeColor="text1"/>
          <w:lang w:val="en-GB"/>
        </w:rPr>
        <w:t>19</w:t>
      </w:r>
      <w:r w:rsidRPr="007D361D">
        <w:rPr>
          <w:rFonts w:cs="Times New Roman"/>
          <w:color w:val="000000" w:themeColor="text1"/>
          <w:lang w:val="en-GB"/>
        </w:rPr>
        <w:t>), leading to a net cooling in the near term (</w:t>
      </w:r>
      <w:ins w:id="6031" w:author="Lucy Cowie" w:date="2021-07-28T21:00:00Z">
        <w:r w:rsidR="004C06C5">
          <w:rPr>
            <w:rFonts w:cs="Times New Roman"/>
            <w:color w:val="000000" w:themeColor="text1"/>
            <w:lang w:val="en-GB"/>
          </w:rPr>
          <w:t>–</w:t>
        </w:r>
      </w:ins>
      <w:del w:id="6032" w:author="Lucy Cowie" w:date="2021-07-28T21:00:00Z">
        <w:r w:rsidRPr="007D361D" w:rsidDel="004C06C5">
          <w:rPr>
            <w:rFonts w:cs="Times New Roman"/>
            <w:color w:val="000000" w:themeColor="text1"/>
            <w:lang w:val="en-GB"/>
          </w:rPr>
          <w:delText>-</w:delText>
        </w:r>
      </w:del>
      <w:r w:rsidRPr="007D361D">
        <w:rPr>
          <w:rFonts w:cs="Times New Roman"/>
          <w:color w:val="000000" w:themeColor="text1"/>
          <w:lang w:val="en-GB"/>
        </w:rPr>
        <w:t>0.03°C in 2040), while in 2100</w:t>
      </w:r>
      <w:r>
        <w:rPr>
          <w:rFonts w:cs="Times New Roman"/>
          <w:color w:val="000000" w:themeColor="text1"/>
          <w:lang w:val="en-GB"/>
        </w:rPr>
        <w:t>,</w:t>
      </w:r>
      <w:r w:rsidRPr="007D361D">
        <w:rPr>
          <w:rFonts w:cs="Times New Roman"/>
          <w:color w:val="000000" w:themeColor="text1"/>
          <w:lang w:val="en-GB"/>
        </w:rPr>
        <w:t xml:space="preserve"> </w:t>
      </w:r>
      <w:r>
        <w:rPr>
          <w:rFonts w:cs="Times New Roman"/>
          <w:color w:val="000000" w:themeColor="text1"/>
          <w:lang w:val="en-GB"/>
        </w:rPr>
        <w:t>North America, Europe, East and South Asia</w:t>
      </w:r>
      <w:r w:rsidRPr="007D361D">
        <w:rPr>
          <w:rFonts w:cs="Times New Roman"/>
          <w:color w:val="000000" w:themeColor="text1"/>
          <w:lang w:val="en-GB"/>
        </w:rPr>
        <w:t xml:space="preserve"> all contribute to a warming, most pronounced f</w:t>
      </w:r>
      <w:r>
        <w:rPr>
          <w:rFonts w:cs="Times New Roman"/>
          <w:color w:val="000000" w:themeColor="text1"/>
          <w:lang w:val="en-GB"/>
        </w:rPr>
        <w:t>rom</w:t>
      </w:r>
      <w:r w:rsidRPr="007D361D">
        <w:rPr>
          <w:rFonts w:cs="Times New Roman"/>
          <w:color w:val="000000" w:themeColor="text1"/>
          <w:lang w:val="en-GB"/>
        </w:rPr>
        <w:t xml:space="preserve"> East Asia (0.05°C). In the SSP3-7.0 scenario the net effect of SLCFs in all regions is an enhanced warming towards the end of the century. Methane </w:t>
      </w:r>
      <w:r>
        <w:rPr>
          <w:rFonts w:cs="Times New Roman"/>
          <w:color w:val="000000" w:themeColor="text1"/>
          <w:lang w:val="en-GB"/>
        </w:rPr>
        <w:t xml:space="preserve">then </w:t>
      </w:r>
      <w:r w:rsidRPr="007D361D">
        <w:rPr>
          <w:rFonts w:cs="Times New Roman"/>
          <w:color w:val="000000" w:themeColor="text1"/>
          <w:lang w:val="en-GB"/>
        </w:rPr>
        <w:t xml:space="preserve">becomes the dominant SLCF, and Africa </w:t>
      </w:r>
      <w:r>
        <w:rPr>
          <w:rFonts w:cs="Times New Roman"/>
          <w:color w:val="000000" w:themeColor="text1"/>
          <w:lang w:val="en-GB"/>
        </w:rPr>
        <w:t>is</w:t>
      </w:r>
      <w:r w:rsidRPr="007D361D">
        <w:rPr>
          <w:rFonts w:cs="Times New Roman"/>
          <w:color w:val="000000" w:themeColor="text1"/>
          <w:lang w:val="en-GB"/>
        </w:rPr>
        <w:t xml:space="preserve"> the region </w:t>
      </w:r>
      <w:r>
        <w:rPr>
          <w:rFonts w:cs="Times New Roman"/>
          <w:color w:val="000000" w:themeColor="text1"/>
          <w:lang w:val="en-GB"/>
        </w:rPr>
        <w:t>contributing the most to</w:t>
      </w:r>
      <w:r w:rsidRPr="007D361D">
        <w:rPr>
          <w:rFonts w:cs="Times New Roman"/>
          <w:color w:val="000000" w:themeColor="text1"/>
          <w:lang w:val="en-GB"/>
        </w:rPr>
        <w:t xml:space="preserve"> predicted </w:t>
      </w:r>
      <w:r>
        <w:rPr>
          <w:rFonts w:cs="Times New Roman"/>
          <w:color w:val="000000" w:themeColor="text1"/>
          <w:lang w:val="en-GB"/>
        </w:rPr>
        <w:t xml:space="preserve">global </w:t>
      </w:r>
      <w:r w:rsidRPr="007D361D">
        <w:rPr>
          <w:rFonts w:cs="Times New Roman"/>
          <w:color w:val="000000" w:themeColor="text1"/>
          <w:lang w:val="en-GB"/>
        </w:rPr>
        <w:t>warming in 2100 (0.</w:t>
      </w:r>
      <w:r>
        <w:rPr>
          <w:rFonts w:cs="Times New Roman"/>
          <w:color w:val="000000" w:themeColor="text1"/>
          <w:lang w:val="en-GB"/>
        </w:rPr>
        <w:t>24</w:t>
      </w:r>
      <w:r w:rsidRPr="007D361D">
        <w:rPr>
          <w:rFonts w:cs="Times New Roman"/>
          <w:color w:val="000000" w:themeColor="text1"/>
          <w:lang w:val="en-GB"/>
        </w:rPr>
        <w:t>°C). In SSP5-8.5</w:t>
      </w:r>
      <w:r>
        <w:rPr>
          <w:rFonts w:cs="Times New Roman"/>
          <w:color w:val="000000" w:themeColor="text1"/>
          <w:lang w:val="en-GB"/>
        </w:rPr>
        <w:t>,</w:t>
      </w:r>
      <w:r w:rsidRPr="007D361D">
        <w:rPr>
          <w:rFonts w:cs="Times New Roman"/>
          <w:color w:val="000000" w:themeColor="text1"/>
          <w:lang w:val="en-GB"/>
        </w:rPr>
        <w:t xml:space="preserve"> methane emissions increase in North America, Europe and Africa, while there is a decrease in the Asian regions. For North America and Europ</w:t>
      </w:r>
      <w:r>
        <w:rPr>
          <w:rFonts w:cs="Times New Roman"/>
          <w:color w:val="000000" w:themeColor="text1"/>
          <w:lang w:val="en-GB"/>
        </w:rPr>
        <w:t>e,</w:t>
      </w:r>
      <w:r w:rsidRPr="007D361D">
        <w:rPr>
          <w:rFonts w:cs="Times New Roman"/>
          <w:color w:val="000000" w:themeColor="text1"/>
          <w:lang w:val="en-GB"/>
        </w:rPr>
        <w:t xml:space="preserve"> the methane increase combined with a reduction in aerosol leads to highest net contribution to GSAT in this scenario (0.06</w:t>
      </w:r>
      <w:ins w:id="6033" w:author="Lucy Cowie" w:date="2021-07-28T21:01:00Z">
        <w:r w:rsidR="0086099C" w:rsidRPr="007D361D">
          <w:rPr>
            <w:rFonts w:cs="Times New Roman"/>
            <w:color w:val="000000" w:themeColor="text1"/>
            <w:lang w:val="en-GB"/>
          </w:rPr>
          <w:t>°C</w:t>
        </w:r>
      </w:ins>
      <w:r w:rsidRPr="007D361D">
        <w:rPr>
          <w:rFonts w:cs="Times New Roman"/>
          <w:color w:val="000000" w:themeColor="text1"/>
          <w:lang w:val="en-GB"/>
        </w:rPr>
        <w:t xml:space="preserve"> and 0.04°C in 2100, respectively). The high growth in methane makes Africa the region with the largest contribution to future warming by SLCFs (0.18°C in 2100</w:t>
      </w:r>
      <w:r>
        <w:rPr>
          <w:rFonts w:cs="Times New Roman"/>
          <w:color w:val="000000" w:themeColor="text1"/>
          <w:lang w:val="en-GB"/>
        </w:rPr>
        <w:t xml:space="preserve"> v</w:t>
      </w:r>
      <w:del w:id="6034" w:author="Lucy Cowie" w:date="2021-07-28T21:01:00Z">
        <w:r w:rsidDel="0086099C">
          <w:rPr>
            <w:rFonts w:cs="Times New Roman"/>
            <w:color w:val="000000" w:themeColor="text1"/>
            <w:lang w:val="en-GB"/>
          </w:rPr>
          <w:delText>ersu</w:delText>
        </w:r>
      </w:del>
      <w:r>
        <w:rPr>
          <w:rFonts w:cs="Times New Roman"/>
          <w:color w:val="000000" w:themeColor="text1"/>
          <w:lang w:val="en-GB"/>
        </w:rPr>
        <w:t>s 2020</w:t>
      </w:r>
      <w:r w:rsidRPr="007D361D">
        <w:rPr>
          <w:rFonts w:cs="Times New Roman"/>
          <w:color w:val="000000" w:themeColor="text1"/>
          <w:lang w:val="en-GB"/>
        </w:rPr>
        <w:t xml:space="preserve">) in this scenario. </w:t>
      </w:r>
    </w:p>
    <w:p w14:paraId="4AE6BAB3" w14:textId="60C8E0F8" w:rsidR="0035542F" w:rsidRDefault="0035542F" w:rsidP="00D5630D">
      <w:pPr>
        <w:pStyle w:val="AR6BodyText"/>
        <w:rPr>
          <w:rFonts w:cs="Times New Roman"/>
          <w:color w:val="000000" w:themeColor="text1"/>
          <w:lang w:val="en-GB"/>
        </w:rPr>
      </w:pPr>
      <w:r w:rsidRPr="007D361D">
        <w:rPr>
          <w:rFonts w:cs="Times New Roman"/>
          <w:color w:val="000000" w:themeColor="text1"/>
          <w:lang w:val="en-GB"/>
        </w:rPr>
        <w:t xml:space="preserve"> </w:t>
      </w:r>
    </w:p>
    <w:p w14:paraId="156B7AA4" w14:textId="77777777" w:rsidR="002A65DE" w:rsidRPr="007D361D" w:rsidRDefault="002A65DE" w:rsidP="00D5630D">
      <w:pPr>
        <w:pStyle w:val="AR6BodyText"/>
        <w:rPr>
          <w:rFonts w:cs="Times New Roman"/>
          <w:color w:val="000000" w:themeColor="text1"/>
          <w:lang w:val="en-GB"/>
        </w:rPr>
      </w:pPr>
    </w:p>
    <w:p w14:paraId="10953760" w14:textId="6A682CDA" w:rsidR="0035542F" w:rsidRDefault="0035542F" w:rsidP="00D5630D">
      <w:pPr>
        <w:rPr>
          <w:b/>
          <w:color w:val="000000" w:themeColor="text1"/>
        </w:rPr>
      </w:pPr>
      <w:commentRangeStart w:id="6035"/>
      <w:r w:rsidRPr="008655CC">
        <w:rPr>
          <w:b/>
          <w:color w:val="000000" w:themeColor="text1"/>
        </w:rPr>
        <w:t>[START FIGURE 6.23 HERE]</w:t>
      </w:r>
      <w:commentRangeEnd w:id="6035"/>
      <w:r w:rsidR="00420FA4">
        <w:rPr>
          <w:rStyle w:val="Marquedecommentaire"/>
        </w:rPr>
        <w:commentReference w:id="6035"/>
      </w:r>
    </w:p>
    <w:p w14:paraId="398D97D0" w14:textId="77777777" w:rsidR="00A4496F" w:rsidRPr="008655CC" w:rsidRDefault="00A4496F" w:rsidP="00D5630D">
      <w:pPr>
        <w:rPr>
          <w:b/>
          <w:color w:val="000000" w:themeColor="text1"/>
        </w:rPr>
      </w:pPr>
    </w:p>
    <w:p w14:paraId="3490B4C3" w14:textId="55589647" w:rsidR="00A47C99" w:rsidRPr="00FA3CE1" w:rsidRDefault="00E97205" w:rsidP="00FA3CE1">
      <w:pPr>
        <w:pStyle w:val="AR6Chap6Figure"/>
      </w:pPr>
      <w:bookmarkStart w:id="6036" w:name="_Hlk66139391"/>
      <w:r w:rsidRPr="00A30315">
        <w:rPr>
          <w:b/>
        </w:rPr>
        <w:t>Contribution from regional emissions of short-lived climate forcers (SLCFs) to changes in global surface air temperature (GSAT) in 2040 (upper row) and 2100 (lower row), relative to 2020 for four Shared Socio-economic Pathways (SSP).</w:t>
      </w:r>
      <w:r w:rsidRPr="00FA3CE1">
        <w:t xml:space="preserve"> Adapted from </w:t>
      </w:r>
      <w:r w:rsidRPr="00FA3CE1">
        <w:fldChar w:fldCharType="begin" w:fldLock="1"/>
      </w:r>
      <w:ins w:id="6037" w:author="Robin Matthews" w:date="2021-07-08T18:38:00Z">
        <w:r w:rsidR="00860932">
          <w:instrText>ADDIN CSL_CITATION { "citationItems" : [ { "id" : "ITEM-1", "itemData" : { "DOI" : "10.5194/esd-11-977-2020", "ISSN" : "2190-4987", "abstract" : "Mitigation of non-CO2 emissions plays a key role in meeting the Paris Agreement ambitions and sustainable development goals. Implementation of respective policies addressing these targets mainly occur at sectoral and regional levels, and designing efficient mitigation strategies therefore relies on detailed knowledge about the mix of emissions from individual sources and their subsequent climate impact. Here we present a comprehensive dataset of near- and long-term global temperature responses to emissions of CO2 and individual short-lived climate forcers (SLCFs) from 7 sectors and 13 regions \u2013 for both present-day emissions and their continued evolution as projected under the Shared Socioeconomic Pathways (SSPs). We demonstrate the key role of CO2 in driving both near- and long-term warming and highlight the importance of mitigating methane emissions from agriculture, waste management, and energy production as the primary strategy to further limit near-term warming. Due to high current emissions of cooling SLCFs, policies targeting end-of-pipe energy sector emissions may result in net added warming unless accompanied by simultaneous methane and/or CO2 reductions. We find that SLCFs are projected to play a continued role in many regions, particularly those including low- to medium-income countries, under most of the SSPs considered here. East Asia, North America, and Europe will remain the largest contributors to total net warming until 2100, regardless of scenario, while South Asia and Africa south of the Sahara overtake Europe by the end of the century in SSP3-7.0 and SSP5-8.5. Our dataset is made available in an accessible format, aimed also at decision makers, to support further assessment of the implications of policy implementation at the sectoral and regional scales.", "author" : [ { "dropping-particle" : "", "family" : "Lund", "given" : "Marianne T.", "non-dropping-particle" : "", "parse-names" : false, "suffix" : "" }, { "dropping-particle" : "", "family" : "Aamaas", "given" : "Borgar", "non-dropping-particle" : "", "parse-names" : false, "suffix" : "" }, { "dropping-particle" : "", "family" : "Stjern", "given" : "Camilla W.", "non-dropping-particle" : "", "parse-names" : false, "suffix" : "" }, { "dropping-particle" : "", "family" : "Klimont", "given" : "Zbigniew", "non-dropping-particle" : "", "parse-names" : false, "suffix" : "" }, { "dropping-particle" : "", "family" : "Berntsen", "given" : "Terje K.", "non-dropping-particle" : "", "parse-names" : false, "suffix" : "" }, { "dropping-particle" : "", "family" : "Samset", "given" : "Bj\u00f8rn H.", "non-dropping-particle" : "", "parse-names" : false, "suffix" : "" } ], "container-title" : "Earth System Dynamics", "id" : "ITEM-1", "issue" : "4", "issued" : { "date-parts" : [ [ "2020", "11", "9" ] ] }, "page" : "977-993", "title" : "A continued role of short-lived climate forcers under the Shared Socioeconomic Pathways", "translator" : [ { "dropping-particle" : "", "family" : "G5371", "given" : "", "non-dropping-particle" : "", "parse-names" : false, "suffix" : "" } ], "type" : "article-journal", "volume" : "11" }, "uris" : [ "http://www.mendeley.com/documents/?uuid=3587d307-4414-4320-9735-6f133016a055" ] } ], "mendeley" : { "formattedCitation" : "(Lund et al., 2020)", "manualFormatting" : "Lund et al., (2020)", "plainTextFormattedCitation" : "(Lund et al., 2020)", "previouslyFormattedCitation" : "(Lund et al., 2020)" }, "properties" : { "noteIndex" : 0 }, "schema" : "https://github.com/citation-style-language/schema/raw/master/csl-citation.json" }</w:instrText>
        </w:r>
      </w:ins>
      <w:del w:id="6038" w:author="Robin Matthews" w:date="2021-07-08T18:38:00Z">
        <w:r w:rsidR="00D477C7" w:rsidDel="00860932">
          <w:delInstrText>ADDIN CSL_CITATION { "citationItems" : [ { "id" : "ITEM-1", "itemData" : { "DOI" : "10.5194/esd-11-977-2020", "ISSN" : "2190-4987", "abstract" : "Mitigation of non-CO2 emissions plays a key role in meeting the Paris Agreement ambitions and sustainable development goals. Implementation of respective policies addressing these targets mainly occur at sectoral and regional levels, and designing efficient mitigation strategies therefore relies on detailed knowledge about the mix of emissions from individual sources and their subsequent climate impact. Here we present a comprehensive dataset of near- and long-term global temperature responses to emissions of CO2 and individual short-lived climate forcers (SLCFs) from 7 sectors and 13 regions \u2013 for both present-day emissions and their continued evolution as projected under the Shared Socioeconomic Pathways (SSPs). We demonstrate the key role of CO2 in driving both near- and long-term warming and highlight the importance of mitigating methane emissions from agriculture, waste management, and energy production as the primary strategy to further limit near-term warming. Due to high current emissions of cooling SLCFs, policies targeting end-of-pipe energy sector emissions may result in net added warming unless accompanied by simultaneous methane and/or CO2 reductions. We find that SLCFs are projected to play a continued role in many regions, particularly those including low- to medium-income countries, under most of the SSPs considered here. East Asia, North America, and Europe will remain the largest contributors to total net warming until 2100, regardless of scenario, while South Asia and Africa south of the Sahara overtake Europe by the end of the century in SSP3-7.0 and SSP5-8.5. Our dataset is made available in an accessible format, aimed also at decision makers, to support further assessment of the implications of policy implementation at the sectoral and regional scales.", "author" : [ { "dropping-particle" : "", "family" : "Lund", "given" : "Marianne T.", "non-dropping-particle" : "", "parse-names" : false, "suffix" : "" }, { "dropping-particle" : "", "family" : "Aamaas", "given" : "Borgar", "non-dropping-particle" : "", "parse-names" : false, "suffix" : "" }, { "dropping-particle" : "", "family" : "Stjern", "given" : "Camilla W.", "non-dropping-particle" : "", "parse-names" : false, "suffix" : "" }, { "dropping-particle" : "", "family" : "Klimont", "given" : "Zbigniew", "non-dropping-particle" : "", "parse-names" : false, "suffix" : "" }, { "dropping-particle" : "", "family" : "Berntsen", "given" : "Terje K.", "non-dropping-particle" : "", "parse-names" : false, "suffix" : "" }, { "dropping-particle" : "", "family" : "Samset", "given" : "Bj\u00f8rn H.", "non-dropping-particle" : "", "parse-names" : false, "suffix" : "" } ], "container-title" : "Earth System Dynamics", "id" : "ITEM-1", "issue" : "4", "issued" : { "date-parts" : [ [ "2020", "11", "9" ] ] }, "page" : "977-993", "title" : "A continued role of short-lived climate forcers under the Shared Socioeconomic Pathways", "translator" : [ { "dropping-particle" : "", "family" : "G5371", "given" : "", "non-dropping-particle" : "", "parse-names" : false, "suffix" : "" } ], "type" : "article-journal", "volume" : "11" }, "uris" : [ "http://www.mendeley.com/documents/?uuid=3587d307-4414-4320-9735-6f133016a055" ] } ], "mendeley" : { "formattedCitation" : "(Lund et al., 2020)", "plainTextFormattedCitation" : "(Lund et al., 2020)", "previouslyFormattedCitation" : "(Lund et al., 2020)" }, "properties" : { "noteIndex" : 0 }, "schema" : "https://github.com/citation-style-language/schema/raw/master/csl-citation.json" }</w:delInstrText>
        </w:r>
      </w:del>
      <w:r w:rsidRPr="00FA3CE1">
        <w:fldChar w:fldCharType="separate"/>
      </w:r>
      <w:del w:id="6039" w:author="Robin Matthews" w:date="2021-07-08T18:38:00Z">
        <w:r w:rsidR="00CB33A1" w:rsidDel="00860932">
          <w:rPr>
            <w:noProof/>
          </w:rPr>
          <w:delText>(</w:delText>
        </w:r>
      </w:del>
      <w:r w:rsidR="00CB33A1">
        <w:rPr>
          <w:noProof/>
        </w:rPr>
        <w:t>Lund et al.</w:t>
      </w:r>
      <w:del w:id="6040" w:author="Robin Matthews" w:date="2021-07-08T18:38:00Z">
        <w:r w:rsidR="00CB33A1" w:rsidDel="00860932">
          <w:rPr>
            <w:noProof/>
          </w:rPr>
          <w:delText>,</w:delText>
        </w:r>
      </w:del>
      <w:r w:rsidR="00CB33A1">
        <w:rPr>
          <w:noProof/>
        </w:rPr>
        <w:t xml:space="preserve"> </w:t>
      </w:r>
      <w:ins w:id="6041" w:author="Robin Matthews" w:date="2021-07-08T18:38:00Z">
        <w:r w:rsidR="00860932">
          <w:rPr>
            <w:noProof/>
          </w:rPr>
          <w:t>(</w:t>
        </w:r>
      </w:ins>
      <w:r w:rsidR="00CB33A1">
        <w:rPr>
          <w:noProof/>
        </w:rPr>
        <w:t>2020)</w:t>
      </w:r>
      <w:r w:rsidRPr="00FA3CE1">
        <w:fldChar w:fldCharType="end"/>
      </w:r>
      <w:r w:rsidRPr="00FA3CE1">
        <w:t>. NOx, CO, and VOC account for the impact through changes in ozone and methane, NOx additionally includes the impact through formation of nitrate aerosols. BC, SO</w:t>
      </w:r>
      <w:r w:rsidRPr="00DD519D">
        <w:rPr>
          <w:vertAlign w:val="subscript"/>
        </w:rPr>
        <w:t>2</w:t>
      </w:r>
      <w:r w:rsidRPr="00FA3CE1">
        <w:t xml:space="preserve"> and OC accounts for the direct aerosol effect (aerosol-radiation interactions), as well as an estimate of the semi-direct effect for BC due to rapid adjustments </w:t>
      </w:r>
      <w:r w:rsidRPr="00FA3CE1">
        <w:lastRenderedPageBreak/>
        <w:t>and indirect effect (aerosol-cloud interactions) of sulfate aerosols. Regions are the same as shown in the map in Figure 6.7</w:t>
      </w:r>
      <w:r w:rsidR="00A47C99" w:rsidRPr="00FA3CE1">
        <w:t xml:space="preserve">. </w:t>
      </w:r>
      <w:r w:rsidR="00C05263" w:rsidRPr="004369BC">
        <w:rPr>
          <w:rFonts w:cs="Times New Roman"/>
          <w:szCs w:val="20"/>
        </w:rPr>
        <w:t xml:space="preserve">Further details on data sources and processing are available in the chapter data table (Table </w:t>
      </w:r>
      <w:r w:rsidR="00C05263">
        <w:rPr>
          <w:rFonts w:cs="Times New Roman"/>
          <w:szCs w:val="20"/>
        </w:rPr>
        <w:t>6.SM.1</w:t>
      </w:r>
      <w:r w:rsidR="00C05263" w:rsidRPr="004369BC">
        <w:rPr>
          <w:rFonts w:cs="Times New Roman"/>
          <w:szCs w:val="20"/>
        </w:rPr>
        <w:t>).</w:t>
      </w:r>
    </w:p>
    <w:bookmarkEnd w:id="6036"/>
    <w:p w14:paraId="348D721D" w14:textId="77777777" w:rsidR="0035542F" w:rsidRPr="007D361D" w:rsidRDefault="0035542F" w:rsidP="00D5630D">
      <w:pPr>
        <w:pStyle w:val="AR6BodyText"/>
        <w:rPr>
          <w:rFonts w:cs="Times New Roman"/>
          <w:color w:val="000000" w:themeColor="text1"/>
          <w:lang w:val="en-GB"/>
        </w:rPr>
      </w:pPr>
    </w:p>
    <w:p w14:paraId="315F91A9" w14:textId="77777777" w:rsidR="0035542F" w:rsidRPr="007D361D" w:rsidRDefault="0035542F" w:rsidP="00D5630D">
      <w:pPr>
        <w:pStyle w:val="AR6BodyText"/>
        <w:rPr>
          <w:rFonts w:cs="Times New Roman"/>
          <w:b/>
          <w:color w:val="000000" w:themeColor="text1"/>
          <w:lang w:val="en-GB"/>
        </w:rPr>
      </w:pPr>
      <w:r w:rsidRPr="007D361D">
        <w:rPr>
          <w:rFonts w:cs="Times New Roman"/>
          <w:b/>
          <w:color w:val="000000" w:themeColor="text1"/>
          <w:lang w:val="en-GB"/>
        </w:rPr>
        <w:t>[END FIGURE 6.2</w:t>
      </w:r>
      <w:r>
        <w:rPr>
          <w:rFonts w:cs="Times New Roman"/>
          <w:b/>
          <w:color w:val="000000" w:themeColor="text1"/>
          <w:lang w:val="en-GB"/>
        </w:rPr>
        <w:t>3</w:t>
      </w:r>
      <w:r w:rsidRPr="007D361D">
        <w:rPr>
          <w:rFonts w:cs="Times New Roman"/>
          <w:b/>
          <w:color w:val="000000" w:themeColor="text1"/>
          <w:lang w:val="en-GB"/>
        </w:rPr>
        <w:t xml:space="preserve"> HERE]</w:t>
      </w:r>
    </w:p>
    <w:p w14:paraId="3A63D30B" w14:textId="52F79FB4" w:rsidR="0035542F" w:rsidRDefault="0035542F" w:rsidP="00D5630D">
      <w:pPr>
        <w:pStyle w:val="AR6BodyText"/>
        <w:rPr>
          <w:rFonts w:cs="Times New Roman"/>
          <w:color w:val="000000" w:themeColor="text1"/>
          <w:lang w:val="en-GB"/>
        </w:rPr>
      </w:pPr>
    </w:p>
    <w:p w14:paraId="00B6945C" w14:textId="77777777" w:rsidR="00A4496F" w:rsidRPr="007D361D" w:rsidRDefault="00A4496F" w:rsidP="00D5630D">
      <w:pPr>
        <w:pStyle w:val="AR6BodyText"/>
        <w:rPr>
          <w:rFonts w:cs="Times New Roman"/>
          <w:color w:val="000000" w:themeColor="text1"/>
          <w:lang w:val="en-GB"/>
        </w:rPr>
      </w:pPr>
    </w:p>
    <w:p w14:paraId="22A40DE3" w14:textId="669388F1" w:rsidR="0035542F" w:rsidRPr="00930489" w:rsidRDefault="0035542F" w:rsidP="00930489">
      <w:pPr>
        <w:pStyle w:val="AR6Chap6Level2611"/>
      </w:pPr>
      <w:bookmarkStart w:id="6042" w:name="_Toc70498223"/>
      <w:r w:rsidRPr="00930489">
        <w:t>Effect of SLCF</w:t>
      </w:r>
      <w:del w:id="6043" w:author="Lucy Cowie" w:date="2021-07-28T21:01:00Z">
        <w:r w:rsidRPr="00930489" w:rsidDel="009D41E9">
          <w:delText>s</w:delText>
        </w:r>
      </w:del>
      <w:r w:rsidRPr="00930489">
        <w:t xml:space="preserve"> </w:t>
      </w:r>
      <w:ins w:id="6044" w:author="Lucy Cowie" w:date="2021-07-28T21:02:00Z">
        <w:r w:rsidR="009D41E9">
          <w:t>M</w:t>
        </w:r>
      </w:ins>
      <w:del w:id="6045" w:author="Lucy Cowie" w:date="2021-07-28T21:02:00Z">
        <w:r w:rsidRPr="00930489" w:rsidDel="009D41E9">
          <w:delText>m</w:delText>
        </w:r>
      </w:del>
      <w:r w:rsidRPr="00930489">
        <w:t xml:space="preserve">itigation in SSP </w:t>
      </w:r>
      <w:ins w:id="6046" w:author="Lucy Cowie" w:date="2021-07-28T21:02:00Z">
        <w:r w:rsidR="009D41E9">
          <w:t>S</w:t>
        </w:r>
      </w:ins>
      <w:del w:id="6047" w:author="Lucy Cowie" w:date="2021-07-28T21:02:00Z">
        <w:r w:rsidRPr="00930489" w:rsidDel="009D41E9">
          <w:delText>s</w:delText>
        </w:r>
      </w:del>
      <w:r w:rsidRPr="00930489">
        <w:t>cenarios</w:t>
      </w:r>
      <w:bookmarkEnd w:id="6042"/>
    </w:p>
    <w:p w14:paraId="0AB57C7C" w14:textId="77777777" w:rsidR="0035542F" w:rsidRPr="007D361D" w:rsidRDefault="0035542F" w:rsidP="00D5630D">
      <w:pPr>
        <w:pStyle w:val="AR6BodyText"/>
        <w:rPr>
          <w:rFonts w:eastAsiaTheme="minorHAnsi" w:cs="Times New Roman"/>
          <w:color w:val="000000" w:themeColor="text1"/>
          <w:lang w:val="en-GB"/>
        </w:rPr>
      </w:pPr>
    </w:p>
    <w:p w14:paraId="01D6DA43" w14:textId="308C5FC0" w:rsidR="0035542F" w:rsidRPr="00AF1954" w:rsidRDefault="0035542F" w:rsidP="00D5630D">
      <w:pPr>
        <w:pStyle w:val="AR6BodyText"/>
        <w:rPr>
          <w:rFonts w:cs="Times New Roman"/>
          <w:noProof/>
          <w:color w:val="000000" w:themeColor="text1"/>
          <w:lang w:val="en-GB"/>
        </w:rPr>
      </w:pPr>
      <w:r w:rsidRPr="00AF1954">
        <w:rPr>
          <w:rFonts w:cs="Times New Roman"/>
          <w:color w:val="000000" w:themeColor="text1"/>
          <w:lang w:val="en-GB"/>
        </w:rPr>
        <w:t>Air</w:t>
      </w:r>
      <w:ins w:id="6048" w:author="Lucy Cowie" w:date="2021-07-28T21:02:00Z">
        <w:r w:rsidR="00AC1622">
          <w:rPr>
            <w:rFonts w:cs="Times New Roman"/>
            <w:color w:val="000000" w:themeColor="text1"/>
            <w:lang w:val="en-GB"/>
          </w:rPr>
          <w:t>-</w:t>
        </w:r>
      </w:ins>
      <w:del w:id="6049" w:author="Lucy Cowie" w:date="2021-07-28T21:02:00Z">
        <w:r w:rsidRPr="00AF1954" w:rsidDel="00AC1622">
          <w:rPr>
            <w:rFonts w:cs="Times New Roman"/>
            <w:color w:val="000000" w:themeColor="text1"/>
            <w:lang w:val="en-GB"/>
          </w:rPr>
          <w:delText xml:space="preserve"> </w:delText>
        </w:r>
      </w:del>
      <w:r w:rsidRPr="00AF1954">
        <w:rPr>
          <w:rFonts w:cs="Times New Roman"/>
          <w:color w:val="000000" w:themeColor="text1"/>
          <w:lang w:val="en-GB"/>
        </w:rPr>
        <w:t>quality policies lead to a decrease in emissions of both warming and cooling SLCFs. Here we assess the contribution of SLCFs to the total warming (</w:t>
      </w:r>
      <w:ins w:id="6050" w:author="Lucy Cowie" w:date="2021-07-28T21:02:00Z">
        <w:r w:rsidR="005A7F02">
          <w:rPr>
            <w:rFonts w:cs="Times New Roman"/>
            <w:color w:val="000000" w:themeColor="text1"/>
            <w:lang w:val="en-GB"/>
          </w:rPr>
          <w:t xml:space="preserve">also </w:t>
        </w:r>
      </w:ins>
      <w:r w:rsidRPr="00AF1954">
        <w:rPr>
          <w:rFonts w:cs="Times New Roman"/>
          <w:color w:val="000000" w:themeColor="text1"/>
          <w:lang w:val="en-GB"/>
        </w:rPr>
        <w:t xml:space="preserve">including </w:t>
      </w:r>
      <w:del w:id="6051" w:author="Lucy Cowie" w:date="2021-07-28T21:02:00Z">
        <w:r w:rsidRPr="00AF1954" w:rsidDel="005A7F02">
          <w:rPr>
            <w:rFonts w:cs="Times New Roman"/>
            <w:color w:val="000000" w:themeColor="text1"/>
            <w:lang w:val="en-GB"/>
          </w:rPr>
          <w:delText xml:space="preserve">also </w:delText>
        </w:r>
      </w:del>
      <w:r w:rsidRPr="00AF1954">
        <w:rPr>
          <w:rFonts w:cs="Times New Roman"/>
          <w:color w:val="000000" w:themeColor="text1"/>
          <w:lang w:val="en-GB"/>
        </w:rPr>
        <w:t>the long-lived climate forcers) in the case of stringent SLCF mitigation to improve air quality in scenarios with continued high use of fossil fuels (e.g., SSP3-7.0-lowSLCF and SSP5-8.5). C</w:t>
      </w:r>
      <w:r w:rsidRPr="006C5BE1">
        <w:rPr>
          <w:rFonts w:cs="Times New Roman"/>
          <w:color w:val="000000" w:themeColor="text1"/>
          <w:lang w:val="en-GB"/>
        </w:rPr>
        <w:t>onversely, we also assess the effect on air quality of strategies aiming to mitigate air pollution or climate change under the SSP3-7.0 framework (using the SSP3-7.0-lowSLCF-lowCH</w:t>
      </w:r>
      <w:r w:rsidRPr="006C5BE1">
        <w:rPr>
          <w:rFonts w:cs="Times New Roman"/>
          <w:color w:val="000000" w:themeColor="text1"/>
          <w:vertAlign w:val="subscript"/>
          <w:lang w:val="en-GB"/>
        </w:rPr>
        <w:t>4</w:t>
      </w:r>
      <w:r w:rsidRPr="006C5BE1">
        <w:rPr>
          <w:rFonts w:cs="Times New Roman"/>
          <w:color w:val="000000" w:themeColor="text1"/>
          <w:lang w:val="en-GB"/>
        </w:rPr>
        <w:t>, SSP3-7.0-lowSLCF-highCH</w:t>
      </w:r>
      <w:r w:rsidRPr="006C5BE1">
        <w:rPr>
          <w:rFonts w:cs="Times New Roman"/>
          <w:color w:val="000000" w:themeColor="text1"/>
          <w:vertAlign w:val="subscript"/>
          <w:lang w:val="en-GB"/>
        </w:rPr>
        <w:t xml:space="preserve">4 </w:t>
      </w:r>
      <w:r w:rsidRPr="006C5BE1">
        <w:rPr>
          <w:rFonts w:cs="Times New Roman"/>
          <w:color w:val="000000" w:themeColor="text1"/>
          <w:lang w:val="en-GB"/>
        </w:rPr>
        <w:t xml:space="preserve">and SSP3-3.4 scenarios). </w:t>
      </w:r>
    </w:p>
    <w:p w14:paraId="2A7FF79C" w14:textId="77777777" w:rsidR="0035542F" w:rsidRPr="00AF1954" w:rsidRDefault="0035542F" w:rsidP="00D5630D">
      <w:pPr>
        <w:pStyle w:val="AR6BodyText"/>
        <w:rPr>
          <w:noProof/>
          <w:color w:val="000000" w:themeColor="text1"/>
          <w:lang w:val="en-GB"/>
        </w:rPr>
      </w:pPr>
    </w:p>
    <w:p w14:paraId="0A4AE927" w14:textId="283A1D03" w:rsidR="0035542F" w:rsidRDefault="0035542F" w:rsidP="00D5630D">
      <w:pPr>
        <w:pStyle w:val="AR6BodyText"/>
        <w:rPr>
          <w:rStyle w:val="AR6BodyTextCar"/>
          <w:rFonts w:eastAsiaTheme="majorEastAsia"/>
          <w:color w:val="000000" w:themeColor="text1"/>
          <w:lang w:val="en-GB"/>
        </w:rPr>
      </w:pPr>
      <w:r w:rsidRPr="00AF1954">
        <w:rPr>
          <w:rStyle w:val="AR6BodyTextCar"/>
          <w:rFonts w:eastAsiaTheme="majorEastAsia"/>
          <w:color w:val="000000" w:themeColor="text1"/>
          <w:lang w:val="en-GB"/>
        </w:rPr>
        <w:t xml:space="preserve">As illustrated in Figure 6.24 (Section 6.7.2.2) and in Figure 2.2 of </w:t>
      </w:r>
      <w:r w:rsidR="00525A19">
        <w:rPr>
          <w:rStyle w:val="AR6BodyTextCar"/>
          <w:rFonts w:eastAsiaTheme="majorEastAsia"/>
          <w:color w:val="000000" w:themeColor="text1"/>
          <w:lang w:val="en-GB"/>
        </w:rPr>
        <w:t>SR</w:t>
      </w:r>
      <w:r w:rsidRPr="00AF1954">
        <w:rPr>
          <w:rStyle w:val="AR6BodyTextCar"/>
          <w:rFonts w:eastAsiaTheme="majorEastAsia"/>
          <w:color w:val="000000" w:themeColor="text1"/>
          <w:lang w:val="en-GB"/>
        </w:rPr>
        <w:t xml:space="preserve">1.5 </w:t>
      </w:r>
      <w:r w:rsidRPr="00E851E1">
        <w:rPr>
          <w:rStyle w:val="AR6BodyTextCar"/>
          <w:rFonts w:eastAsiaTheme="majorEastAsia"/>
          <w:color w:val="000000" w:themeColor="text1"/>
        </w:rPr>
        <w:fldChar w:fldCharType="begin" w:fldLock="1"/>
      </w:r>
      <w:r w:rsidR="00D477C7">
        <w:rPr>
          <w:rStyle w:val="AR6BodyTextCar"/>
          <w:rFonts w:eastAsiaTheme="majorEastAsia"/>
          <w:color w:val="000000" w:themeColor="text1"/>
          <w:lang w:val="en-GB"/>
        </w:rPr>
        <w:instrText>ADDIN CSL_CITATION { "citationItems" : [ { "id" : "ITEM-1", "itemData" : { "DOI" : "10.1038/s41558-018-0091-3", "ISSN" : "1758-6798", "abstract" : "The 2015 Paris Agreement calls for countries to pursue efforts to limit global-mean temperature rise to 1.5 \u00b0C. The transition pathways that can meet such a target have not, however, been extensively explored. Here we describe scenarios that limit end-of-century radiative forcing to 1.9 W m\u22122, and consequently restrict median warming in the year 2100 to below 1.5 \u00b0C. We use six integrated assessment models and a simple climate model, under different socio-economic, technological and resource assumptions from five Shared Socio-economic Pathways (SSPs). Some, but not all, SSPs are amenable to pathways to 1.5 \u00b0C. Successful 1.9 W m\u22122 scenarios are characterized by a rapid shift away from traditional fossil-fuel use towards large-scale low-carbon energy supplies, reduced energy use, and carbon-dioxide removal. However, 1.9 W m\u22122 scenarios could not be achieved in several models under SSPs with strong inequalities, high baseline fossil-fuel use, or scattered short-term climate policy. Further research can help policy-makers to understand the real-world implications of these scenarios.", "author" : [ { "dropping-particle" : "", "family" : "Rogelj", "given" : "Joeri", "non-dropping-particle" : "", "parse-names" : false, "suffix" : "" }, { "dropping-particle" : "", "family" : "Popp", "given" : "Alexander", "non-dropping-particle" : "", "parse-names" : false, "suffix" : "" }, { "dropping-particle" : "V", "family" : "Calvin", "given" : "Katherine", "non-dropping-particle" : "", "parse-names" : false, "suffix" : "" }, { "dropping-particle" : "", "family" : "Luderer", "given" : "Gunnar", "non-dropping-particle" : "", "parse-names" : false, "suffix" : "" }, { "dropping-particle" : "", "family" : "Emmerling", "given" : "Johannes", "non-dropping-particle" : "", "parse-names" : false, "suffix" : "" }, { "dropping-particle" : "", "family" : "Gernaat", "given" : "David", "non-dropping-particle" : "", "parse-names" : false, "suffix" : "" }, { "dropping-particle" : "", "family" : "Fujimori", "given" : "Shinichiro", "non-dropping-particle" : "", "parse-names" : false, "suffix" : "" }, { "dropping-particle" : "", "family" : "Strefler", "given" : "Jessica", "non-dropping-particle" : "", "parse-names" : false, "suffix" : "" }, { "dropping-particle" : "", "family" : "Hasegawa", "given" : "Tomoko", "non-dropping-particle" : "", "parse-names" : false, "suffix" : "" }, { "dropping-particle" : "", "family" : "Marangoni", "given" : "Giacomo", "non-dropping-particle" : "", "parse-names" : false, "suffix" : "" }, { "dropping-particle" : "", "family" : "Krey", "given" : "Volker", "non-dropping-particle" : "", "parse-names" : false, "suffix" : "" }, { "dropping-particle" : "", "family" : "Kriegler", "given" : "Elmar", "non-dropping-particle" : "", "parse-names" : false, "suffix" : "" }, { "dropping-particle" : "", "family" : "Riahi", "given" : "Keywan", "non-dropping-particle" : "", "parse-names" : false, "suffix" : "" }, { "dropping-particle" : "", "family" : "Vuuren", "given" : "Detlef P", "non-dropping-particle" : "van", "parse-names" : false, "suffix" : "" }, { "dropping-particle" : "", "family" : "Doelman", "given" : "Jonathan", "non-dropping-particle" : "", "parse-names" : false, "suffix" : "" }, { "dropping-particle" : "", "family" : "Drouet", "given" : "Laurent", "non-dropping-particle" : "", "parse-names" : false, "suffix" : "" }, { "dropping-particle" : "", "family" : "Edmonds", "given" : "Jae", "non-dropping-particle" : "", "parse-names" : false, "suffix" : "" }, { "dropping-particle" : "", "family" : "Fricko", "given" : "Oliver", "non-dropping-particle" : "", "parse-names" : false, "suffix" : "" }, { "dropping-particle" : "", "family" : "Harmsen", "given" : "Mathijs", "non-dropping-particle" : "", "parse-names" : false, "suffix" : "" }, { "dropping-particle" : "", "family" : "Havl\u00edk", "given" : "Petr", "non-dropping-particle" : "", "parse-names" : false, "suffix" : "" }, { "dropping-particle" : "", "family" : "Humpen\u00f6der", "given" : "Florian", "non-dropping-particle" : "", "parse-names" : false, "suffix" : "" }, { "dropping-particle" : "", "family" : "Stehfest", "given" : "Elke", "non-dropping-particle" : "", "parse-names" : false, "suffix" : "" }, { "dropping-particle" : "", "family" : "Tavoni", "given" : "Massimo", "non-dropping-particle" : "", "parse-names" : false, "suffix" : "" } ], "container-title" : "Nature Climate Change", "id" : "ITEM-1", "issue" : "4", "issued" : { "date-parts" : [ [ "2018" ] ] }, "page" : "325-332", "title" : "Scenarios towards limiting global mean temperature increase below 1.5 \u00b0C", "translator" : [ { "dropping-particle" : "", "family" : "G3726", "given" : "", "non-dropping-particle" : "", "parse-names" : false, "suffix" : "" } ], "type" : "article-journal", "volume" : "8" }, "uris" : [ "http://www.mendeley.com/documents/?uuid=1e552fa7-b3f7-4fdd-a2a7-bc1e05e0d1d6" ] } ], "mendeley" : { "formattedCitation" : "(Rogelj et al., 2018a)", "plainTextFormattedCitation" : "(Rogelj et al., 2018a)", "previouslyFormattedCitation" : "(Rogelj et al., 2018a)" }, "properties" : { "noteIndex" : 0 }, "schema" : "https://github.com/citation-style-language/schema/raw/master/csl-citation.json" }</w:instrText>
      </w:r>
      <w:r w:rsidRPr="00E851E1">
        <w:rPr>
          <w:rStyle w:val="AR6BodyTextCar"/>
          <w:rFonts w:eastAsiaTheme="majorEastAsia"/>
          <w:color w:val="000000" w:themeColor="text1"/>
        </w:rPr>
        <w:fldChar w:fldCharType="separate"/>
      </w:r>
      <w:r w:rsidR="00CB33A1">
        <w:rPr>
          <w:rStyle w:val="AR6BodyTextCar"/>
          <w:rFonts w:eastAsiaTheme="majorEastAsia"/>
          <w:noProof/>
          <w:color w:val="000000" w:themeColor="text1"/>
          <w:lang w:val="en-GB"/>
        </w:rPr>
        <w:t>(Rogelj et al., 2018a)</w:t>
      </w:r>
      <w:r w:rsidRPr="00E851E1">
        <w:rPr>
          <w:rStyle w:val="AR6BodyTextCar"/>
          <w:rFonts w:eastAsiaTheme="majorEastAsia"/>
          <w:color w:val="000000" w:themeColor="text1"/>
        </w:rPr>
        <w:fldChar w:fldCharType="end"/>
      </w:r>
      <w:r w:rsidRPr="00AF1954">
        <w:rPr>
          <w:rStyle w:val="AR6BodyTextCar"/>
          <w:rFonts w:eastAsiaTheme="majorEastAsia"/>
          <w:color w:val="000000" w:themeColor="text1"/>
          <w:lang w:val="en-GB"/>
        </w:rPr>
        <w:t>, the total aerosol ERF change in stringent mitigation pathways is expected to be dominated by the effects from the phase-out of</w:t>
      </w:r>
      <w:r w:rsidRPr="00AF1954">
        <w:rPr>
          <w:rFonts w:cs="Times New Roman"/>
          <w:color w:val="000000" w:themeColor="text1"/>
          <w:lang w:val="en-GB"/>
        </w:rPr>
        <w:t xml:space="preserve"> SO</w:t>
      </w:r>
      <w:r w:rsidRPr="00AF1954">
        <w:rPr>
          <w:rFonts w:cs="Times New Roman"/>
          <w:color w:val="000000" w:themeColor="text1"/>
          <w:vertAlign w:val="subscript"/>
          <w:lang w:val="en-GB"/>
        </w:rPr>
        <w:t>2</w:t>
      </w:r>
      <w:r w:rsidRPr="00AF1954">
        <w:rPr>
          <w:rFonts w:cs="Times New Roman"/>
          <w:color w:val="000000" w:themeColor="text1"/>
          <w:lang w:val="en-GB"/>
        </w:rPr>
        <w:t xml:space="preserve"> contributing to a warming. </w:t>
      </w:r>
      <w:r w:rsidRPr="00D44988">
        <w:rPr>
          <w:rFonts w:cs="Times New Roman"/>
          <w:color w:val="000000" w:themeColor="text1"/>
          <w:lang w:val="en-GB"/>
        </w:rPr>
        <w:t>Recent emission inventories and observations of trends in AOD (</w:t>
      </w:r>
      <w:del w:id="6052" w:author="Lucy Cowie" w:date="2021-07-28T21:03:00Z">
        <w:r w:rsidRPr="00D44988" w:rsidDel="00A46769">
          <w:rPr>
            <w:rStyle w:val="AR6BodyTextCar"/>
            <w:rFonts w:eastAsiaTheme="majorEastAsia"/>
            <w:color w:val="000000" w:themeColor="text1"/>
            <w:lang w:val="en-GB"/>
          </w:rPr>
          <w:delText xml:space="preserve">see </w:delText>
        </w:r>
      </w:del>
      <w:r w:rsidRPr="00D44988">
        <w:rPr>
          <w:rStyle w:val="AR6BodyTextCar"/>
          <w:rFonts w:eastAsiaTheme="majorEastAsia"/>
          <w:color w:val="000000" w:themeColor="text1"/>
          <w:lang w:val="en-GB"/>
        </w:rPr>
        <w:t>Section</w:t>
      </w:r>
      <w:ins w:id="6053" w:author="Lucy Cowie" w:date="2021-07-28T21:03:00Z">
        <w:r w:rsidR="00A46769">
          <w:rPr>
            <w:rStyle w:val="AR6BodyTextCar"/>
            <w:rFonts w:eastAsiaTheme="majorEastAsia"/>
            <w:color w:val="000000" w:themeColor="text1"/>
            <w:lang w:val="en-GB"/>
          </w:rPr>
          <w:t>s</w:t>
        </w:r>
      </w:ins>
      <w:r w:rsidRPr="00D44988">
        <w:rPr>
          <w:rStyle w:val="AR6BodyTextCar"/>
          <w:rFonts w:eastAsiaTheme="majorEastAsia"/>
          <w:color w:val="000000" w:themeColor="text1"/>
          <w:lang w:val="en-GB"/>
        </w:rPr>
        <w:t xml:space="preserve"> 2.2.6 and 6.2.1) </w:t>
      </w:r>
      <w:r w:rsidRPr="00D44988">
        <w:rPr>
          <w:rFonts w:cs="Times New Roman"/>
          <w:color w:val="000000" w:themeColor="text1"/>
          <w:lang w:val="en-GB"/>
        </w:rPr>
        <w:t xml:space="preserve">show that it is </w:t>
      </w:r>
      <w:r w:rsidRPr="00D44988">
        <w:rPr>
          <w:rFonts w:cs="Times New Roman"/>
          <w:i/>
          <w:color w:val="000000" w:themeColor="text1"/>
          <w:lang w:val="en-GB"/>
        </w:rPr>
        <w:t>very likely</w:t>
      </w:r>
      <w:r w:rsidRPr="00D44988">
        <w:rPr>
          <w:rFonts w:cs="Times New Roman"/>
          <w:color w:val="000000" w:themeColor="text1"/>
          <w:lang w:val="en-GB"/>
        </w:rPr>
        <w:t xml:space="preserve"> </w:t>
      </w:r>
      <w:r w:rsidRPr="00D44988">
        <w:rPr>
          <w:rStyle w:val="AR6BodyTextCar"/>
          <w:rFonts w:eastAsiaTheme="majorEastAsia"/>
          <w:color w:val="000000" w:themeColor="text1"/>
          <w:lang w:val="en-GB"/>
        </w:rPr>
        <w:t>that there have been reductions in global SO</w:t>
      </w:r>
      <w:r w:rsidRPr="00D44988">
        <w:rPr>
          <w:rStyle w:val="AR6BodyTextCar"/>
          <w:rFonts w:eastAsiaTheme="majorEastAsia"/>
          <w:color w:val="000000" w:themeColor="text1"/>
          <w:vertAlign w:val="subscript"/>
          <w:lang w:val="en-GB"/>
        </w:rPr>
        <w:t>2</w:t>
      </w:r>
      <w:r w:rsidRPr="00D44988">
        <w:rPr>
          <w:rStyle w:val="AR6BodyTextCar"/>
          <w:rFonts w:eastAsiaTheme="majorEastAsia"/>
          <w:color w:val="000000" w:themeColor="text1"/>
          <w:lang w:val="en-GB"/>
        </w:rPr>
        <w:t xml:space="preserve"> emissions and in aerosol burdens over the last decade. </w:t>
      </w:r>
      <w:r w:rsidRPr="00AF1954">
        <w:rPr>
          <w:rStyle w:val="AR6BodyTextCar"/>
          <w:rFonts w:eastAsiaTheme="majorEastAsia"/>
          <w:color w:val="000000" w:themeColor="text1"/>
          <w:lang w:val="en-GB"/>
        </w:rPr>
        <w:t>Here</w:t>
      </w:r>
      <w:r>
        <w:rPr>
          <w:rStyle w:val="AR6BodyTextCar"/>
          <w:rFonts w:eastAsiaTheme="majorEastAsia"/>
          <w:color w:val="000000" w:themeColor="text1"/>
          <w:lang w:val="en-GB"/>
        </w:rPr>
        <w:t>,</w:t>
      </w:r>
      <w:r w:rsidRPr="00AF1954">
        <w:rPr>
          <w:rStyle w:val="AR6BodyTextCar"/>
          <w:rFonts w:eastAsiaTheme="majorEastAsia"/>
          <w:color w:val="000000" w:themeColor="text1"/>
          <w:lang w:val="en-GB"/>
        </w:rPr>
        <w:t xml:space="preserve"> we use 2019 as the reference year rather than the </w:t>
      </w:r>
      <w:r w:rsidRPr="00AF1954">
        <w:rPr>
          <w:rFonts w:cs="Times New Roman"/>
          <w:color w:val="000000" w:themeColor="text1"/>
          <w:lang w:val="en-GB"/>
        </w:rPr>
        <w:t>‘</w:t>
      </w:r>
      <w:r w:rsidRPr="00D44988">
        <w:rPr>
          <w:rFonts w:cs="Times New Roman"/>
          <w:color w:val="000000" w:themeColor="text1"/>
          <w:lang w:val="en-GB"/>
        </w:rPr>
        <w:t>Recent Past’ defined as the average over 1995</w:t>
      </w:r>
      <w:r w:rsidR="00554C1F" w:rsidRPr="00693F5B">
        <w:rPr>
          <w:bCs/>
          <w:color w:val="000000"/>
          <w:lang w:val="en-US"/>
        </w:rPr>
        <w:t>–</w:t>
      </w:r>
      <w:r w:rsidRPr="00D44988">
        <w:rPr>
          <w:rFonts w:cs="Times New Roman"/>
          <w:color w:val="000000" w:themeColor="text1"/>
          <w:lang w:val="en-GB"/>
        </w:rPr>
        <w:t>2014 (</w:t>
      </w:r>
      <w:r w:rsidRPr="00AF1954">
        <w:rPr>
          <w:rFonts w:cs="Times New Roman"/>
          <w:color w:val="000000" w:themeColor="text1"/>
          <w:lang w:val="en-GB"/>
        </w:rPr>
        <w:t>Section</w:t>
      </w:r>
      <w:r>
        <w:rPr>
          <w:rFonts w:cs="Times New Roman"/>
          <w:color w:val="000000" w:themeColor="text1"/>
          <w:lang w:val="en-GB"/>
        </w:rPr>
        <w:t xml:space="preserve"> 4.1</w:t>
      </w:r>
      <w:r>
        <w:rPr>
          <w:rFonts w:cs="Times New Roman"/>
          <w:color w:val="000000" w:themeColor="text1"/>
          <w:lang w:val="en-US"/>
        </w:rPr>
        <w:t>)</w:t>
      </w:r>
      <w:r w:rsidR="00A30315">
        <w:rPr>
          <w:rFonts w:cs="Times New Roman"/>
          <w:color w:val="000000" w:themeColor="text1"/>
          <w:lang w:val="en-US"/>
        </w:rPr>
        <w:t xml:space="preserve"> in order</w:t>
      </w:r>
      <w:r>
        <w:rPr>
          <w:rFonts w:cs="Times New Roman"/>
          <w:color w:val="000000" w:themeColor="text1"/>
          <w:lang w:val="en-US"/>
        </w:rPr>
        <w:t xml:space="preserve"> to </w:t>
      </w:r>
      <w:r w:rsidR="00A30315">
        <w:rPr>
          <w:rFonts w:cs="Times New Roman"/>
          <w:color w:val="000000" w:themeColor="text1"/>
          <w:lang w:val="en-US"/>
        </w:rPr>
        <w:t>ex</w:t>
      </w:r>
      <w:r>
        <w:rPr>
          <w:rFonts w:cs="Times New Roman"/>
          <w:color w:val="000000" w:themeColor="text1"/>
          <w:lang w:val="en-US"/>
        </w:rPr>
        <w:t xml:space="preserve">clude </w:t>
      </w:r>
      <w:r w:rsidR="00A30315">
        <w:rPr>
          <w:rFonts w:cs="Times New Roman"/>
          <w:color w:val="000000" w:themeColor="text1"/>
          <w:lang w:val="en-US"/>
        </w:rPr>
        <w:t xml:space="preserve">the recent </w:t>
      </w:r>
      <w:r>
        <w:rPr>
          <w:rFonts w:cs="Times New Roman"/>
          <w:color w:val="000000" w:themeColor="text1"/>
          <w:lang w:val="en-US"/>
        </w:rPr>
        <w:t xml:space="preserve">emission reductions </w:t>
      </w:r>
      <w:r w:rsidR="00A30315">
        <w:rPr>
          <w:rFonts w:cs="Times New Roman"/>
          <w:color w:val="000000" w:themeColor="text1"/>
          <w:lang w:val="en-US"/>
        </w:rPr>
        <w:t>when discussing the</w:t>
      </w:r>
      <w:r>
        <w:rPr>
          <w:rFonts w:cs="Times New Roman"/>
          <w:color w:val="000000" w:themeColor="text1"/>
          <w:lang w:val="en-US"/>
        </w:rPr>
        <w:t xml:space="preserve"> different possible futures</w:t>
      </w:r>
      <w:r>
        <w:rPr>
          <w:rStyle w:val="AR6BodyTextCar"/>
          <w:rFonts w:eastAsiaTheme="majorEastAsia"/>
          <w:color w:val="000000" w:themeColor="text1"/>
          <w:lang w:val="en-GB"/>
        </w:rPr>
        <w:t xml:space="preserve">. </w:t>
      </w:r>
    </w:p>
    <w:p w14:paraId="76DF409A" w14:textId="77777777" w:rsidR="0035542F" w:rsidRPr="007D361D" w:rsidRDefault="0035542F" w:rsidP="00D5630D">
      <w:pPr>
        <w:pStyle w:val="AR6BodyText"/>
        <w:rPr>
          <w:color w:val="000000" w:themeColor="text1"/>
          <w:lang w:val="en-US"/>
        </w:rPr>
      </w:pPr>
    </w:p>
    <w:p w14:paraId="6DBE4010" w14:textId="2B0B8F1D" w:rsidR="0035542F" w:rsidRDefault="0035542F" w:rsidP="00D5630D">
      <w:pPr>
        <w:pStyle w:val="AR6BodyText"/>
        <w:rPr>
          <w:color w:val="000000" w:themeColor="text1"/>
          <w:lang w:val="en-US"/>
        </w:rPr>
      </w:pPr>
      <w:r>
        <w:rPr>
          <w:color w:val="000000" w:themeColor="text1"/>
          <w:lang w:val="en-US"/>
        </w:rPr>
        <w:t xml:space="preserve">The role of the different SLCFs, and also the net of all the SLCFs relative to the total warming in the scenarios, is quite different </w:t>
      </w:r>
      <w:r w:rsidR="00EB26D9">
        <w:rPr>
          <w:color w:val="000000" w:themeColor="text1"/>
          <w:lang w:val="en-US"/>
        </w:rPr>
        <w:t>across the</w:t>
      </w:r>
      <w:r w:rsidR="00EB26D9" w:rsidRPr="007D361D">
        <w:rPr>
          <w:color w:val="000000" w:themeColor="text1"/>
          <w:lang w:val="en-US"/>
        </w:rPr>
        <w:t xml:space="preserve"> </w:t>
      </w:r>
      <w:r w:rsidRPr="007D361D">
        <w:rPr>
          <w:color w:val="000000" w:themeColor="text1"/>
          <w:lang w:val="en-US"/>
        </w:rPr>
        <w:t>SSP</w:t>
      </w:r>
      <w:r>
        <w:rPr>
          <w:color w:val="000000" w:themeColor="text1"/>
          <w:lang w:val="en-US"/>
        </w:rPr>
        <w:t xml:space="preserve"> scenarios </w:t>
      </w:r>
      <w:r w:rsidR="00DE24D5">
        <w:rPr>
          <w:color w:val="000000" w:themeColor="text1"/>
          <w:lang w:val="en-US"/>
        </w:rPr>
        <w:t xml:space="preserve">varying with the summed levels of climate change mitigation and air pollution control </w:t>
      </w:r>
      <w:r>
        <w:rPr>
          <w:color w:val="000000" w:themeColor="text1"/>
          <w:lang w:val="en-US"/>
        </w:rPr>
        <w:t>(</w:t>
      </w:r>
      <w:r w:rsidRPr="007D361D">
        <w:rPr>
          <w:color w:val="000000" w:themeColor="text1"/>
          <w:lang w:val="en-US"/>
        </w:rPr>
        <w:t>Figure 6.2</w:t>
      </w:r>
      <w:r>
        <w:rPr>
          <w:color w:val="000000" w:themeColor="text1"/>
          <w:lang w:val="en-US"/>
        </w:rPr>
        <w:t>4). In the scenario</w:t>
      </w:r>
      <w:r w:rsidRPr="007D361D">
        <w:rPr>
          <w:color w:val="000000" w:themeColor="text1"/>
          <w:lang w:val="en-US"/>
        </w:rPr>
        <w:t xml:space="preserve"> </w:t>
      </w:r>
      <w:r>
        <w:rPr>
          <w:color w:val="000000" w:themeColor="text1"/>
          <w:lang w:val="en-US"/>
        </w:rPr>
        <w:t xml:space="preserve">without climate </w:t>
      </w:r>
      <w:r w:rsidR="00DE24D5">
        <w:rPr>
          <w:color w:val="000000" w:themeColor="text1"/>
          <w:lang w:val="en-US"/>
        </w:rPr>
        <w:t xml:space="preserve">change </w:t>
      </w:r>
      <w:r>
        <w:rPr>
          <w:color w:val="000000" w:themeColor="text1"/>
          <w:lang w:val="en-US"/>
        </w:rPr>
        <w:t>mitigation but with strong air pollution control (</w:t>
      </w:r>
      <w:r w:rsidRPr="007D361D">
        <w:rPr>
          <w:color w:val="000000" w:themeColor="text1"/>
          <w:lang w:val="en-US"/>
        </w:rPr>
        <w:t>SSP5-8.5</w:t>
      </w:r>
      <w:r>
        <w:rPr>
          <w:color w:val="000000" w:themeColor="text1"/>
          <w:lang w:val="en-US"/>
        </w:rPr>
        <w:t xml:space="preserve">) </w:t>
      </w:r>
      <w:r w:rsidRPr="007D361D">
        <w:rPr>
          <w:color w:val="000000" w:themeColor="text1"/>
          <w:lang w:val="en-US"/>
        </w:rPr>
        <w:t>all the SLCFs (CH</w:t>
      </w:r>
      <w:r w:rsidRPr="007D361D">
        <w:rPr>
          <w:color w:val="000000" w:themeColor="text1"/>
          <w:vertAlign w:val="subscript"/>
          <w:lang w:val="en-US"/>
        </w:rPr>
        <w:t>4</w:t>
      </w:r>
      <w:r w:rsidRPr="007D361D">
        <w:rPr>
          <w:color w:val="000000" w:themeColor="text1"/>
          <w:lang w:val="en-US"/>
        </w:rPr>
        <w:t>, aerosols</w:t>
      </w:r>
      <w:ins w:id="6054" w:author="Lucy Cowie" w:date="2021-07-28T21:04:00Z">
        <w:r w:rsidR="00F756FE">
          <w:rPr>
            <w:color w:val="000000" w:themeColor="text1"/>
            <w:lang w:val="en-US"/>
          </w:rPr>
          <w:t xml:space="preserve"> and</w:t>
        </w:r>
      </w:ins>
      <w:del w:id="6055" w:author="Lucy Cowie" w:date="2021-07-28T21:04:00Z">
        <w:r w:rsidRPr="007D361D" w:rsidDel="00F756FE">
          <w:rPr>
            <w:color w:val="000000" w:themeColor="text1"/>
            <w:lang w:val="en-US"/>
          </w:rPr>
          <w:delText>,</w:delText>
        </w:r>
      </w:del>
      <w:r w:rsidRPr="007D361D">
        <w:rPr>
          <w:color w:val="000000" w:themeColor="text1"/>
          <w:lang w:val="en-US"/>
        </w:rPr>
        <w:t xml:space="preserve"> tropospheric O</w:t>
      </w:r>
      <w:r w:rsidRPr="007D361D">
        <w:rPr>
          <w:color w:val="000000" w:themeColor="text1"/>
          <w:vertAlign w:val="subscript"/>
          <w:lang w:val="en-US"/>
        </w:rPr>
        <w:t>3</w:t>
      </w:r>
      <w:r w:rsidRPr="007D361D">
        <w:rPr>
          <w:color w:val="000000" w:themeColor="text1"/>
          <w:lang w:val="en-US"/>
        </w:rPr>
        <w:t>)</w:t>
      </w:r>
      <w:r>
        <w:rPr>
          <w:color w:val="000000" w:themeColor="text1"/>
          <w:lang w:val="en-US"/>
        </w:rPr>
        <w:t xml:space="preserve"> and the HFCs (with lifetimes </w:t>
      </w:r>
      <w:r w:rsidR="00DE24D5">
        <w:rPr>
          <w:color w:val="000000" w:themeColor="text1"/>
          <w:lang w:val="en-US"/>
        </w:rPr>
        <w:t xml:space="preserve">less than </w:t>
      </w:r>
      <w:r>
        <w:rPr>
          <w:color w:val="000000" w:themeColor="text1"/>
          <w:lang w:val="en-US"/>
        </w:rPr>
        <w:t xml:space="preserve">50 years) </w:t>
      </w:r>
      <w:r w:rsidRPr="007D361D">
        <w:rPr>
          <w:color w:val="000000" w:themeColor="text1"/>
          <w:lang w:val="en-US"/>
        </w:rPr>
        <w:t xml:space="preserve">add to the warming, while in the </w:t>
      </w:r>
      <w:r>
        <w:rPr>
          <w:color w:val="000000" w:themeColor="text1"/>
          <w:lang w:val="en-US"/>
        </w:rPr>
        <w:t xml:space="preserve">strong climate </w:t>
      </w:r>
      <w:r w:rsidR="00DE24D5">
        <w:rPr>
          <w:color w:val="000000" w:themeColor="text1"/>
          <w:lang w:val="en-US"/>
        </w:rPr>
        <w:t xml:space="preserve">change </w:t>
      </w:r>
      <w:r>
        <w:rPr>
          <w:color w:val="000000" w:themeColor="text1"/>
          <w:lang w:val="en-US"/>
        </w:rPr>
        <w:t>and air pollution mitigation</w:t>
      </w:r>
      <w:r w:rsidRPr="007D361D">
        <w:rPr>
          <w:color w:val="000000" w:themeColor="text1"/>
          <w:lang w:val="en-US"/>
        </w:rPr>
        <w:t xml:space="preserve"> scenario</w:t>
      </w:r>
      <w:r>
        <w:rPr>
          <w:color w:val="000000" w:themeColor="text1"/>
          <w:lang w:val="en-US"/>
        </w:rPr>
        <w:t>s</w:t>
      </w:r>
      <w:r w:rsidRPr="007D361D">
        <w:rPr>
          <w:color w:val="000000" w:themeColor="text1"/>
          <w:lang w:val="en-US"/>
        </w:rPr>
        <w:t xml:space="preserve"> (SSP1-</w:t>
      </w:r>
      <w:r>
        <w:rPr>
          <w:color w:val="000000" w:themeColor="text1"/>
          <w:lang w:val="en-US"/>
        </w:rPr>
        <w:t>1.9 and SSP1-</w:t>
      </w:r>
      <w:r w:rsidRPr="007D361D">
        <w:rPr>
          <w:color w:val="000000" w:themeColor="text1"/>
          <w:lang w:val="en-US"/>
        </w:rPr>
        <w:t>2.6), the emission control</w:t>
      </w:r>
      <w:r w:rsidR="00DE24D5">
        <w:rPr>
          <w:color w:val="000000" w:themeColor="text1"/>
          <w:lang w:val="en-US"/>
        </w:rPr>
        <w:t>s</w:t>
      </w:r>
      <w:r w:rsidRPr="007D361D">
        <w:rPr>
          <w:color w:val="000000" w:themeColor="text1"/>
          <w:lang w:val="en-US"/>
        </w:rPr>
        <w:t xml:space="preserve"> act to reduce methane, ozone and BC, and these </w:t>
      </w:r>
      <w:r>
        <w:rPr>
          <w:color w:val="000000" w:themeColor="text1"/>
          <w:lang w:val="en-US"/>
        </w:rPr>
        <w:t xml:space="preserve">reductions </w:t>
      </w:r>
      <w:r w:rsidRPr="007D361D">
        <w:rPr>
          <w:color w:val="000000" w:themeColor="text1"/>
          <w:lang w:val="en-US"/>
        </w:rPr>
        <w:t>thus contribut</w:t>
      </w:r>
      <w:r w:rsidR="00D07394">
        <w:rPr>
          <w:color w:val="000000" w:themeColor="text1"/>
          <w:lang w:val="en-US"/>
        </w:rPr>
        <w:t>e</w:t>
      </w:r>
      <w:r w:rsidRPr="007D361D">
        <w:rPr>
          <w:color w:val="000000" w:themeColor="text1"/>
          <w:lang w:val="en-US"/>
        </w:rPr>
        <w:t xml:space="preserve"> to cooling. </w:t>
      </w:r>
      <w:del w:id="6056" w:author="Lucy Cowie" w:date="2021-07-28T21:04:00Z">
        <w:r w:rsidRPr="007D361D" w:rsidDel="00935E35">
          <w:rPr>
            <w:color w:val="000000" w:themeColor="text1"/>
            <w:lang w:val="en-US"/>
          </w:rPr>
          <w:delText xml:space="preserve"> </w:delText>
        </w:r>
      </w:del>
      <w:r>
        <w:rPr>
          <w:color w:val="000000" w:themeColor="text1"/>
          <w:lang w:val="en-US"/>
        </w:rPr>
        <w:t xml:space="preserve">In all </w:t>
      </w:r>
      <w:r w:rsidRPr="007D361D">
        <w:rPr>
          <w:color w:val="000000" w:themeColor="text1"/>
          <w:lang w:val="en-US"/>
        </w:rPr>
        <w:t>scenarios</w:t>
      </w:r>
      <w:r>
        <w:rPr>
          <w:color w:val="000000" w:themeColor="text1"/>
          <w:lang w:val="en-US"/>
        </w:rPr>
        <w:t xml:space="preserve">, except SSP3-7.0, </w:t>
      </w:r>
      <w:r w:rsidRPr="007D361D">
        <w:rPr>
          <w:color w:val="000000" w:themeColor="text1"/>
          <w:lang w:val="en-US"/>
        </w:rPr>
        <w:t xml:space="preserve">emission controls </w:t>
      </w:r>
      <w:r>
        <w:rPr>
          <w:color w:val="000000" w:themeColor="text1"/>
          <w:lang w:val="en-US"/>
        </w:rPr>
        <w:t xml:space="preserve">lead </w:t>
      </w:r>
      <w:r w:rsidRPr="007D361D">
        <w:rPr>
          <w:color w:val="000000" w:themeColor="text1"/>
          <w:lang w:val="en-US"/>
        </w:rPr>
        <w:t xml:space="preserve">to </w:t>
      </w:r>
      <w:r>
        <w:rPr>
          <w:color w:val="000000" w:themeColor="text1"/>
          <w:lang w:val="en-US"/>
        </w:rPr>
        <w:t xml:space="preserve">a </w:t>
      </w:r>
      <w:r w:rsidRPr="007D361D">
        <w:rPr>
          <w:color w:val="000000" w:themeColor="text1"/>
          <w:lang w:val="en-US"/>
        </w:rPr>
        <w:t>reduc</w:t>
      </w:r>
      <w:r>
        <w:rPr>
          <w:color w:val="000000" w:themeColor="text1"/>
          <w:lang w:val="en-US"/>
        </w:rPr>
        <w:t>tion of the</w:t>
      </w:r>
      <w:r w:rsidRPr="007D361D">
        <w:rPr>
          <w:color w:val="000000" w:themeColor="text1"/>
          <w:lang w:val="en-US"/>
        </w:rPr>
        <w:t xml:space="preserve"> aerosols relative to 20</w:t>
      </w:r>
      <w:r>
        <w:rPr>
          <w:color w:val="000000" w:themeColor="text1"/>
          <w:lang w:val="en-US"/>
        </w:rPr>
        <w:t>19,</w:t>
      </w:r>
      <w:r w:rsidRPr="007D361D">
        <w:rPr>
          <w:color w:val="000000" w:themeColor="text1"/>
          <w:lang w:val="en-US"/>
        </w:rPr>
        <w:t xml:space="preserve"> caus</w:t>
      </w:r>
      <w:r>
        <w:rPr>
          <w:color w:val="000000" w:themeColor="text1"/>
          <w:lang w:val="en-US"/>
        </w:rPr>
        <w:t>ing</w:t>
      </w:r>
      <w:r w:rsidRPr="007D361D">
        <w:rPr>
          <w:color w:val="000000" w:themeColor="text1"/>
          <w:lang w:val="en-US"/>
        </w:rPr>
        <w:t xml:space="preserve"> a warming. However, the warming from aerosol reduction</w:t>
      </w:r>
      <w:r w:rsidR="00EB26D9">
        <w:rPr>
          <w:color w:val="000000" w:themeColor="text1"/>
          <w:lang w:val="en-US"/>
        </w:rPr>
        <w:t>s</w:t>
      </w:r>
      <w:r w:rsidRPr="007D361D">
        <w:rPr>
          <w:color w:val="000000" w:themeColor="text1"/>
          <w:lang w:val="en-US"/>
        </w:rPr>
        <w:t xml:space="preserve"> is stronger in </w:t>
      </w:r>
      <w:r>
        <w:rPr>
          <w:color w:val="000000" w:themeColor="text1"/>
          <w:lang w:val="en-US"/>
        </w:rPr>
        <w:t xml:space="preserve">the </w:t>
      </w:r>
      <w:r w:rsidRPr="007D361D">
        <w:rPr>
          <w:color w:val="000000" w:themeColor="text1"/>
          <w:lang w:val="en-US"/>
        </w:rPr>
        <w:t>SSP1</w:t>
      </w:r>
      <w:r>
        <w:rPr>
          <w:color w:val="000000" w:themeColor="text1"/>
          <w:lang w:val="en-US"/>
        </w:rPr>
        <w:t xml:space="preserve"> scenarios</w:t>
      </w:r>
      <w:r w:rsidRPr="007D361D">
        <w:rPr>
          <w:color w:val="000000" w:themeColor="text1"/>
          <w:lang w:val="en-US"/>
        </w:rPr>
        <w:t xml:space="preserve"> (</w:t>
      </w:r>
      <w:r w:rsidR="00307727">
        <w:rPr>
          <w:color w:val="000000" w:themeColor="text1"/>
          <w:lang w:val="en-US"/>
        </w:rPr>
        <w:t xml:space="preserve">with best estimates of </w:t>
      </w:r>
      <w:r w:rsidRPr="007D361D">
        <w:rPr>
          <w:color w:val="000000" w:themeColor="text1"/>
          <w:lang w:val="en-US"/>
        </w:rPr>
        <w:t>0.</w:t>
      </w:r>
      <w:r>
        <w:rPr>
          <w:color w:val="000000" w:themeColor="text1"/>
          <w:lang w:val="en-US"/>
        </w:rPr>
        <w:t>2</w:t>
      </w:r>
      <w:r w:rsidR="00DE24D5">
        <w:rPr>
          <w:color w:val="000000" w:themeColor="text1"/>
          <w:lang w:val="en-US"/>
        </w:rPr>
        <w:t>1</w:t>
      </w:r>
      <w:r w:rsidRPr="007D361D">
        <w:rPr>
          <w:color w:val="000000" w:themeColor="text1"/>
          <w:lang w:val="en-US"/>
        </w:rPr>
        <w:t>°C in 2040 and 0.</w:t>
      </w:r>
      <w:r>
        <w:rPr>
          <w:color w:val="000000" w:themeColor="text1"/>
          <w:lang w:val="en-US"/>
        </w:rPr>
        <w:t>4</w:t>
      </w:r>
      <w:r w:rsidRPr="007D361D">
        <w:rPr>
          <w:color w:val="000000" w:themeColor="text1"/>
          <w:lang w:val="en-US"/>
        </w:rPr>
        <w:t>°C in 2100</w:t>
      </w:r>
      <w:r>
        <w:rPr>
          <w:color w:val="000000" w:themeColor="text1"/>
          <w:lang w:val="en-US"/>
        </w:rPr>
        <w:t xml:space="preserve"> in SSP1-2.6</w:t>
      </w:r>
      <w:r w:rsidRPr="007D361D">
        <w:rPr>
          <w:color w:val="000000" w:themeColor="text1"/>
          <w:lang w:val="en-US"/>
        </w:rPr>
        <w:t xml:space="preserve">) because of </w:t>
      </w:r>
      <w:r>
        <w:rPr>
          <w:color w:val="000000" w:themeColor="text1"/>
          <w:lang w:val="en-US"/>
        </w:rPr>
        <w:t>high</w:t>
      </w:r>
      <w:r w:rsidRPr="007D361D">
        <w:rPr>
          <w:color w:val="000000" w:themeColor="text1"/>
          <w:lang w:val="en-US"/>
        </w:rPr>
        <w:t>er emission</w:t>
      </w:r>
      <w:r>
        <w:rPr>
          <w:color w:val="000000" w:themeColor="text1"/>
          <w:lang w:val="en-US"/>
        </w:rPr>
        <w:t xml:space="preserve"> reduction</w:t>
      </w:r>
      <w:r w:rsidR="00EB26D9">
        <w:rPr>
          <w:color w:val="000000" w:themeColor="text1"/>
          <w:lang w:val="en-US"/>
        </w:rPr>
        <w:t>s</w:t>
      </w:r>
      <w:r>
        <w:rPr>
          <w:color w:val="000000" w:themeColor="text1"/>
          <w:lang w:val="en-US"/>
        </w:rPr>
        <w:t xml:space="preserve"> </w:t>
      </w:r>
      <w:r w:rsidR="00EB26D9">
        <w:rPr>
          <w:color w:val="000000" w:themeColor="text1"/>
          <w:lang w:val="en-US"/>
        </w:rPr>
        <w:t>from</w:t>
      </w:r>
      <w:r>
        <w:rPr>
          <w:color w:val="000000" w:themeColor="text1"/>
          <w:lang w:val="en-US"/>
        </w:rPr>
        <w:t xml:space="preserve"> stronger decrease of fossil</w:t>
      </w:r>
      <w:ins w:id="6057" w:author="Lucy Cowie" w:date="2021-07-28T21:05:00Z">
        <w:r w:rsidR="0080288B">
          <w:rPr>
            <w:color w:val="000000" w:themeColor="text1"/>
            <w:lang w:val="en-US"/>
          </w:rPr>
          <w:t xml:space="preserve"> </w:t>
        </w:r>
      </w:ins>
      <w:del w:id="6058" w:author="Lucy Cowie" w:date="2021-07-28T21:05:00Z">
        <w:r w:rsidDel="0080288B">
          <w:rPr>
            <w:color w:val="000000" w:themeColor="text1"/>
            <w:lang w:val="en-US"/>
          </w:rPr>
          <w:delText>-</w:delText>
        </w:r>
      </w:del>
      <w:r>
        <w:rPr>
          <w:color w:val="000000" w:themeColor="text1"/>
          <w:lang w:val="en-US"/>
        </w:rPr>
        <w:t>fuel use</w:t>
      </w:r>
      <w:r w:rsidRPr="007D361D">
        <w:rPr>
          <w:color w:val="000000" w:themeColor="text1"/>
          <w:lang w:val="en-US"/>
        </w:rPr>
        <w:t xml:space="preserve"> in </w:t>
      </w:r>
      <w:r w:rsidR="00EB26D9" w:rsidRPr="007D361D">
        <w:rPr>
          <w:color w:val="000000" w:themeColor="text1"/>
          <w:lang w:val="en-US"/>
        </w:rPr>
        <w:t>th</w:t>
      </w:r>
      <w:r w:rsidR="00EB26D9">
        <w:rPr>
          <w:color w:val="000000" w:themeColor="text1"/>
          <w:lang w:val="en-US"/>
        </w:rPr>
        <w:t>ese</w:t>
      </w:r>
      <w:r w:rsidR="00EB26D9" w:rsidRPr="007D361D">
        <w:rPr>
          <w:color w:val="000000" w:themeColor="text1"/>
          <w:lang w:val="en-US"/>
        </w:rPr>
        <w:t xml:space="preserve"> </w:t>
      </w:r>
      <w:r w:rsidRPr="007D361D">
        <w:rPr>
          <w:color w:val="000000" w:themeColor="text1"/>
          <w:lang w:val="en-US"/>
        </w:rPr>
        <w:t>scenario</w:t>
      </w:r>
      <w:ins w:id="6059" w:author="Lucy Cowie" w:date="2021-07-28T21:05:00Z">
        <w:r w:rsidR="0080288B">
          <w:rPr>
            <w:color w:val="000000" w:themeColor="text1"/>
            <w:lang w:val="en-US"/>
          </w:rPr>
          <w:t>s</w:t>
        </w:r>
      </w:ins>
      <w:r w:rsidRPr="007D361D">
        <w:rPr>
          <w:color w:val="000000" w:themeColor="text1"/>
          <w:lang w:val="en-US"/>
        </w:rPr>
        <w:t xml:space="preserve"> than in SSP5-8.5 (0.</w:t>
      </w:r>
      <w:r>
        <w:rPr>
          <w:color w:val="000000" w:themeColor="text1"/>
          <w:lang w:val="en-US"/>
        </w:rPr>
        <w:t>1</w:t>
      </w:r>
      <w:r w:rsidR="00DE24D5">
        <w:rPr>
          <w:color w:val="000000" w:themeColor="text1"/>
          <w:lang w:val="en-US"/>
        </w:rPr>
        <w:t>3</w:t>
      </w:r>
      <w:r w:rsidRPr="007D361D">
        <w:rPr>
          <w:color w:val="000000" w:themeColor="text1"/>
          <w:lang w:val="en-US"/>
        </w:rPr>
        <w:t>°C in 2040 and 0.</w:t>
      </w:r>
      <w:r>
        <w:rPr>
          <w:color w:val="000000" w:themeColor="text1"/>
          <w:lang w:val="en-US"/>
        </w:rPr>
        <w:t>2</w:t>
      </w:r>
      <w:r w:rsidR="00DE24D5">
        <w:rPr>
          <w:color w:val="000000" w:themeColor="text1"/>
          <w:lang w:val="en-US"/>
        </w:rPr>
        <w:t>2</w:t>
      </w:r>
      <w:r w:rsidRPr="007D361D">
        <w:rPr>
          <w:color w:val="000000" w:themeColor="text1"/>
          <w:lang w:val="en-US"/>
        </w:rPr>
        <w:t xml:space="preserve">°C in 2100). </w:t>
      </w:r>
      <w:r>
        <w:rPr>
          <w:color w:val="000000" w:themeColor="text1"/>
          <w:lang w:val="en-US"/>
        </w:rPr>
        <w:t>The change</w:t>
      </w:r>
      <w:r w:rsidR="00C43718">
        <w:rPr>
          <w:color w:val="000000" w:themeColor="text1"/>
          <w:lang w:val="en-US"/>
        </w:rPr>
        <w:t>s</w:t>
      </w:r>
      <w:r>
        <w:rPr>
          <w:color w:val="000000" w:themeColor="text1"/>
          <w:lang w:val="en-US"/>
        </w:rPr>
        <w:t xml:space="preserve"> in </w:t>
      </w:r>
      <w:r w:rsidR="00C43718">
        <w:rPr>
          <w:color w:val="000000" w:themeColor="text1"/>
          <w:lang w:val="en-US"/>
        </w:rPr>
        <w:t xml:space="preserve">methane </w:t>
      </w:r>
      <w:r>
        <w:rPr>
          <w:color w:val="000000" w:themeColor="text1"/>
          <w:lang w:val="en-US"/>
        </w:rPr>
        <w:t>abundance contribute</w:t>
      </w:r>
      <w:r w:rsidRPr="007D361D">
        <w:rPr>
          <w:color w:val="000000" w:themeColor="text1"/>
          <w:lang w:val="en-US"/>
        </w:rPr>
        <w:t xml:space="preserve"> a warming of 0.1</w:t>
      </w:r>
      <w:r w:rsidR="00307727">
        <w:rPr>
          <w:color w:val="000000" w:themeColor="text1"/>
          <w:lang w:val="en-US"/>
        </w:rPr>
        <w:t>4</w:t>
      </w:r>
      <w:r w:rsidRPr="007D361D">
        <w:rPr>
          <w:color w:val="000000" w:themeColor="text1"/>
          <w:lang w:val="en-US"/>
        </w:rPr>
        <w:t xml:space="preserve">°C </w:t>
      </w:r>
      <w:r w:rsidR="00C43718">
        <w:rPr>
          <w:color w:val="000000" w:themeColor="text1"/>
          <w:lang w:val="en-US"/>
        </w:rPr>
        <w:t xml:space="preserve">in </w:t>
      </w:r>
      <w:r w:rsidR="00C43718" w:rsidRPr="007D361D">
        <w:rPr>
          <w:color w:val="000000" w:themeColor="text1"/>
          <w:lang w:val="en-US"/>
        </w:rPr>
        <w:t>SSP5-8.5</w:t>
      </w:r>
      <w:r>
        <w:rPr>
          <w:color w:val="000000" w:themeColor="text1"/>
          <w:lang w:val="en-US"/>
        </w:rPr>
        <w:t>,</w:t>
      </w:r>
      <w:r w:rsidRPr="007D361D">
        <w:rPr>
          <w:color w:val="000000" w:themeColor="text1"/>
          <w:lang w:val="en-US"/>
        </w:rPr>
        <w:t xml:space="preserve"> </w:t>
      </w:r>
      <w:r w:rsidR="00C43718">
        <w:rPr>
          <w:color w:val="000000" w:themeColor="text1"/>
          <w:lang w:val="en-US"/>
        </w:rPr>
        <w:t xml:space="preserve">but </w:t>
      </w:r>
      <w:r w:rsidRPr="007D361D">
        <w:rPr>
          <w:color w:val="000000" w:themeColor="text1"/>
          <w:lang w:val="en-US"/>
        </w:rPr>
        <w:t>a cooling of 0.</w:t>
      </w:r>
      <w:r>
        <w:rPr>
          <w:color w:val="000000" w:themeColor="text1"/>
          <w:lang w:val="en-US"/>
        </w:rPr>
        <w:t>1</w:t>
      </w:r>
      <w:r w:rsidR="00307727">
        <w:rPr>
          <w:color w:val="000000" w:themeColor="text1"/>
          <w:lang w:val="en-US"/>
        </w:rPr>
        <w:t>4</w:t>
      </w:r>
      <w:r w:rsidRPr="007D361D">
        <w:rPr>
          <w:color w:val="000000" w:themeColor="text1"/>
          <w:lang w:val="en-US"/>
        </w:rPr>
        <w:t>°C</w:t>
      </w:r>
      <w:r w:rsidR="00C43718">
        <w:rPr>
          <w:color w:val="000000" w:themeColor="text1"/>
          <w:lang w:val="en-US"/>
        </w:rPr>
        <w:t xml:space="preserve"> in SSP1-2.6</w:t>
      </w:r>
      <w:r w:rsidR="00C43718" w:rsidRPr="00C43718">
        <w:rPr>
          <w:color w:val="000000" w:themeColor="text1"/>
          <w:lang w:val="en-US"/>
        </w:rPr>
        <w:t xml:space="preserve"> </w:t>
      </w:r>
      <w:r w:rsidR="00C43718" w:rsidRPr="007D361D">
        <w:rPr>
          <w:color w:val="000000" w:themeColor="text1"/>
          <w:lang w:val="en-US"/>
        </w:rPr>
        <w:t xml:space="preserve">by the end of </w:t>
      </w:r>
      <w:r w:rsidR="00C43718">
        <w:rPr>
          <w:color w:val="000000" w:themeColor="text1"/>
          <w:lang w:val="en-US"/>
        </w:rPr>
        <w:t xml:space="preserve">the </w:t>
      </w:r>
      <w:r w:rsidR="00C43718" w:rsidRPr="007D361D">
        <w:rPr>
          <w:color w:val="000000" w:themeColor="text1"/>
          <w:lang w:val="en-US"/>
        </w:rPr>
        <w:t>21</w:t>
      </w:r>
      <w:r w:rsidR="00C43718" w:rsidRPr="00DD2FD4">
        <w:rPr>
          <w:color w:val="000000" w:themeColor="text1"/>
          <w:lang w:val="en-US"/>
          <w:rPrChange w:id="6060" w:author="Lucy Cowie" w:date="2021-07-28T21:05:00Z">
            <w:rPr>
              <w:color w:val="000000" w:themeColor="text1"/>
              <w:vertAlign w:val="superscript"/>
              <w:lang w:val="en-US"/>
            </w:rPr>
          </w:rPrChange>
        </w:rPr>
        <w:t>st</w:t>
      </w:r>
      <w:r w:rsidR="00C43718" w:rsidRPr="00DD2FD4">
        <w:rPr>
          <w:color w:val="000000" w:themeColor="text1"/>
          <w:lang w:val="en-US"/>
        </w:rPr>
        <w:t xml:space="preserve"> </w:t>
      </w:r>
      <w:r w:rsidR="00C43718" w:rsidRPr="007D361D">
        <w:rPr>
          <w:color w:val="000000" w:themeColor="text1"/>
          <w:lang w:val="en-US"/>
        </w:rPr>
        <w:t>century relative to 20</w:t>
      </w:r>
      <w:r w:rsidR="00C43718">
        <w:rPr>
          <w:color w:val="000000" w:themeColor="text1"/>
          <w:lang w:val="en-US"/>
        </w:rPr>
        <w:t>19</w:t>
      </w:r>
      <w:r w:rsidRPr="007D361D">
        <w:rPr>
          <w:color w:val="000000" w:themeColor="text1"/>
          <w:lang w:val="en-US"/>
        </w:rPr>
        <w:t xml:space="preserve">. </w:t>
      </w:r>
      <w:r w:rsidR="009F2255" w:rsidRPr="009F2255">
        <w:rPr>
          <w:color w:val="000000" w:themeColor="text1"/>
          <w:lang w:val="en-US"/>
        </w:rPr>
        <w:t>Furthermore, under SSP5-8.5, HFCs induce a warming of 0.0</w:t>
      </w:r>
      <w:r w:rsidR="00B6526F">
        <w:rPr>
          <w:color w:val="000000" w:themeColor="text1"/>
          <w:lang w:val="en-US"/>
        </w:rPr>
        <w:t>6</w:t>
      </w:r>
      <w:ins w:id="6061" w:author="Lucy Cowie" w:date="2021-07-28T21:07:00Z">
        <w:r w:rsidR="00DD2FD4" w:rsidRPr="00633A94">
          <w:rPr>
            <w:color w:val="000000" w:themeColor="text1"/>
            <w:lang w:val="en-US"/>
          </w:rPr>
          <w:t>°C</w:t>
        </w:r>
        <w:r w:rsidR="00DD2FD4" w:rsidRPr="009F2255">
          <w:rPr>
            <w:color w:val="000000" w:themeColor="text1"/>
            <w:lang w:val="en-US"/>
          </w:rPr>
          <w:t xml:space="preserve"> </w:t>
        </w:r>
      </w:ins>
      <w:del w:id="6062" w:author="Lucy Cowie" w:date="2021-07-28T21:06:00Z">
        <w:r w:rsidR="009F2255" w:rsidRPr="009F2255" w:rsidDel="00DD2FD4">
          <w:rPr>
            <w:color w:val="000000" w:themeColor="text1"/>
            <w:lang w:val="en-US"/>
          </w:rPr>
          <w:delText>°C</w:delText>
        </w:r>
      </w:del>
      <w:del w:id="6063" w:author="Lucy Cowie" w:date="2021-07-28T21:07:00Z">
        <w:r w:rsidR="009F2255" w:rsidRPr="009F2255" w:rsidDel="00DD2FD4">
          <w:rPr>
            <w:color w:val="000000" w:themeColor="text1"/>
            <w:lang w:val="en-US"/>
          </w:rPr>
          <w:delText xml:space="preserve"> </w:delText>
        </w:r>
      </w:del>
      <w:r w:rsidR="00B0066B">
        <w:rPr>
          <w:color w:val="000000" w:themeColor="text1"/>
          <w:lang w:val="en-US"/>
        </w:rPr>
        <w:t xml:space="preserve">with a </w:t>
      </w:r>
      <w:r w:rsidR="00342283" w:rsidRPr="00326917">
        <w:rPr>
          <w:i/>
          <w:color w:val="000000" w:themeColor="text1"/>
          <w:lang w:val="en-US"/>
        </w:rPr>
        <w:t>very</w:t>
      </w:r>
      <w:r w:rsidR="00342283">
        <w:rPr>
          <w:color w:val="000000" w:themeColor="text1"/>
          <w:lang w:val="en-US"/>
        </w:rPr>
        <w:t xml:space="preserve"> </w:t>
      </w:r>
      <w:r w:rsidR="00B0066B" w:rsidRPr="00C43718">
        <w:rPr>
          <w:i/>
          <w:color w:val="000000" w:themeColor="text1"/>
          <w:lang w:val="en-US"/>
        </w:rPr>
        <w:t>likely</w:t>
      </w:r>
      <w:r w:rsidR="00B0066B">
        <w:rPr>
          <w:color w:val="000000" w:themeColor="text1"/>
          <w:lang w:val="en-US"/>
        </w:rPr>
        <w:t xml:space="preserve"> range of </w:t>
      </w:r>
      <w:r w:rsidR="009F2255" w:rsidRPr="00633A94">
        <w:rPr>
          <w:color w:val="000000" w:themeColor="text1"/>
          <w:lang w:val="en-US"/>
        </w:rPr>
        <w:t>[0.0</w:t>
      </w:r>
      <w:r w:rsidR="00633A94" w:rsidRPr="00633A94">
        <w:rPr>
          <w:color w:val="000000" w:themeColor="text1"/>
          <w:lang w:val="en-US"/>
        </w:rPr>
        <w:t>4</w:t>
      </w:r>
      <w:r w:rsidR="00B0066B" w:rsidRPr="00633A94">
        <w:rPr>
          <w:color w:val="000000" w:themeColor="text1"/>
          <w:lang w:val="en-US"/>
        </w:rPr>
        <w:t xml:space="preserve"> to </w:t>
      </w:r>
      <w:r w:rsidR="009F2255" w:rsidRPr="00633A94">
        <w:rPr>
          <w:color w:val="000000" w:themeColor="text1"/>
          <w:lang w:val="en-US"/>
        </w:rPr>
        <w:t>0.0</w:t>
      </w:r>
      <w:r w:rsidR="00633A94" w:rsidRPr="00633A94">
        <w:rPr>
          <w:color w:val="000000" w:themeColor="text1"/>
          <w:lang w:val="en-US"/>
        </w:rPr>
        <w:t>8</w:t>
      </w:r>
      <w:ins w:id="6064" w:author="Lucy Cowie" w:date="2021-07-28T21:06:00Z">
        <w:r w:rsidR="00DD2FD4">
          <w:rPr>
            <w:color w:val="000000" w:themeColor="text1"/>
            <w:lang w:val="en-US"/>
          </w:rPr>
          <w:t xml:space="preserve">] </w:t>
        </w:r>
      </w:ins>
      <w:r w:rsidR="009F2255" w:rsidRPr="00633A94">
        <w:rPr>
          <w:color w:val="000000" w:themeColor="text1"/>
          <w:lang w:val="en-US"/>
        </w:rPr>
        <w:t>°C</w:t>
      </w:r>
      <w:del w:id="6065" w:author="Lucy Cowie" w:date="2021-07-28T21:07:00Z">
        <w:r w:rsidR="00C43718" w:rsidDel="00DD2FD4">
          <w:rPr>
            <w:color w:val="000000" w:themeColor="text1"/>
            <w:lang w:val="en-US"/>
          </w:rPr>
          <w:delText>]</w:delText>
        </w:r>
      </w:del>
      <w:r w:rsidR="009F2255" w:rsidRPr="009F2255">
        <w:rPr>
          <w:color w:val="000000" w:themeColor="text1"/>
          <w:lang w:val="en-US"/>
        </w:rPr>
        <w:t xml:space="preserve"> in 2050 and 0.2 [</w:t>
      </w:r>
      <w:r w:rsidR="009F2255" w:rsidRPr="00633A94">
        <w:rPr>
          <w:color w:val="000000" w:themeColor="text1"/>
          <w:lang w:val="en-US"/>
        </w:rPr>
        <w:t>0.</w:t>
      </w:r>
      <w:r w:rsidR="00633A94" w:rsidRPr="00633A94">
        <w:rPr>
          <w:color w:val="000000" w:themeColor="text1"/>
          <w:lang w:val="en-US"/>
        </w:rPr>
        <w:t>1</w:t>
      </w:r>
      <w:r w:rsidR="00B42555" w:rsidRPr="00633A94">
        <w:rPr>
          <w:color w:val="000000" w:themeColor="text1"/>
          <w:lang w:val="en-US"/>
        </w:rPr>
        <w:t xml:space="preserve"> to </w:t>
      </w:r>
      <w:r w:rsidR="009F2255" w:rsidRPr="00633A94">
        <w:rPr>
          <w:color w:val="000000" w:themeColor="text1"/>
          <w:lang w:val="en-US"/>
        </w:rPr>
        <w:t>0.3</w:t>
      </w:r>
      <w:r w:rsidR="009F2255" w:rsidRPr="009F2255">
        <w:rPr>
          <w:color w:val="000000" w:themeColor="text1"/>
          <w:lang w:val="en-US"/>
        </w:rPr>
        <w:t>]</w:t>
      </w:r>
      <w:ins w:id="6066" w:author="Lucy Cowie" w:date="2021-07-28T21:06:00Z">
        <w:r w:rsidR="00DD2FD4">
          <w:rPr>
            <w:color w:val="000000" w:themeColor="text1"/>
            <w:lang w:val="en-US"/>
          </w:rPr>
          <w:t xml:space="preserve"> </w:t>
        </w:r>
      </w:ins>
      <w:r w:rsidR="009F2255" w:rsidRPr="009F2255">
        <w:rPr>
          <w:color w:val="000000" w:themeColor="text1"/>
          <w:lang w:val="en-US"/>
        </w:rPr>
        <w:t>°C by the end of the 21st century, relative to 2019, while under SSP1-2.6</w:t>
      </w:r>
      <w:r w:rsidR="00D07394">
        <w:rPr>
          <w:color w:val="000000" w:themeColor="text1"/>
          <w:lang w:val="en-US"/>
        </w:rPr>
        <w:t>,</w:t>
      </w:r>
      <w:r w:rsidR="009F2255" w:rsidRPr="009F2255">
        <w:rPr>
          <w:color w:val="000000" w:themeColor="text1"/>
          <w:lang w:val="en-US"/>
        </w:rPr>
        <w:t xml:space="preserve"> warming due to HFCs is negligible (below 0.02°C) (</w:t>
      </w:r>
      <w:r w:rsidR="009F2255" w:rsidRPr="00C43718">
        <w:rPr>
          <w:i/>
          <w:color w:val="000000" w:themeColor="text1"/>
          <w:lang w:val="en-US"/>
        </w:rPr>
        <w:t>high confidence</w:t>
      </w:r>
      <w:r w:rsidR="009F2255" w:rsidRPr="009F2255">
        <w:rPr>
          <w:color w:val="000000" w:themeColor="text1"/>
          <w:lang w:val="en-US"/>
        </w:rPr>
        <w:t xml:space="preserve">). This assessment relies on these estimates, which are based on updated ERFs and HFC lifetimes. It is in accordance with previous estimates (Section 6.6.3.2) of the efficiency of </w:t>
      </w:r>
      <w:ins w:id="6067" w:author="Lucy Cowie" w:date="2021-07-28T21:08:00Z">
        <w:r w:rsidR="003D5037">
          <w:rPr>
            <w:color w:val="000000" w:themeColor="text1"/>
            <w:lang w:val="en-US"/>
          </w:rPr>
          <w:t xml:space="preserve">the </w:t>
        </w:r>
      </w:ins>
      <w:r w:rsidR="009F2255" w:rsidRPr="009F2255">
        <w:rPr>
          <w:color w:val="000000" w:themeColor="text1"/>
          <w:lang w:val="en-US"/>
        </w:rPr>
        <w:t>implementation of the Kigali Amendment and national regulations.</w:t>
      </w:r>
      <w:r w:rsidR="009F2255">
        <w:rPr>
          <w:color w:val="000000" w:themeColor="text1"/>
          <w:lang w:val="en-US"/>
        </w:rPr>
        <w:t xml:space="preserve"> </w:t>
      </w:r>
      <w:r w:rsidRPr="007D361D">
        <w:rPr>
          <w:color w:val="000000" w:themeColor="text1"/>
          <w:lang w:val="en-US"/>
        </w:rPr>
        <w:t xml:space="preserve">It is </w:t>
      </w:r>
      <w:r w:rsidRPr="007D361D">
        <w:rPr>
          <w:i/>
          <w:color w:val="000000" w:themeColor="text1"/>
          <w:lang w:val="en-US"/>
        </w:rPr>
        <w:t xml:space="preserve">very </w:t>
      </w:r>
      <w:r w:rsidRPr="007D361D">
        <w:rPr>
          <w:i/>
          <w:iCs/>
          <w:color w:val="000000" w:themeColor="text1"/>
          <w:lang w:val="en-US"/>
        </w:rPr>
        <w:t>likely</w:t>
      </w:r>
      <w:r w:rsidRPr="007D361D">
        <w:rPr>
          <w:color w:val="000000" w:themeColor="text1"/>
          <w:lang w:val="en-US"/>
        </w:rPr>
        <w:t xml:space="preserve"> that</w:t>
      </w:r>
      <w:r>
        <w:rPr>
          <w:color w:val="000000" w:themeColor="text1"/>
          <w:lang w:val="en-US"/>
        </w:rPr>
        <w:t xml:space="preserve"> </w:t>
      </w:r>
      <w:r w:rsidRPr="007D361D">
        <w:rPr>
          <w:color w:val="000000" w:themeColor="text1"/>
          <w:lang w:val="en-US"/>
        </w:rPr>
        <w:t xml:space="preserve">under a stringent </w:t>
      </w:r>
      <w:r>
        <w:rPr>
          <w:color w:val="000000" w:themeColor="text1"/>
          <w:lang w:val="en-US"/>
        </w:rPr>
        <w:t xml:space="preserve">climate and air pollution </w:t>
      </w:r>
      <w:r w:rsidRPr="007D361D">
        <w:rPr>
          <w:color w:val="000000" w:themeColor="text1"/>
          <w:lang w:val="en-US"/>
        </w:rPr>
        <w:t>mitigation scenario (SSP1-2.6)</w:t>
      </w:r>
      <w:r w:rsidRPr="00D44988">
        <w:rPr>
          <w:color w:val="000000" w:themeColor="text1"/>
          <w:lang w:val="en-US"/>
        </w:rPr>
        <w:t>,</w:t>
      </w:r>
      <w:r w:rsidRPr="007D361D">
        <w:rPr>
          <w:color w:val="000000" w:themeColor="text1"/>
          <w:lang w:val="en-US"/>
        </w:rPr>
        <w:t xml:space="preserve"> </w:t>
      </w:r>
      <w:r>
        <w:rPr>
          <w:color w:val="000000" w:themeColor="text1"/>
          <w:lang w:val="en-US"/>
        </w:rPr>
        <w:t xml:space="preserve">the warming induced by </w:t>
      </w:r>
      <w:r w:rsidR="00342283">
        <w:rPr>
          <w:color w:val="000000" w:themeColor="text1"/>
          <w:lang w:val="en-US"/>
        </w:rPr>
        <w:t xml:space="preserve">changes in </w:t>
      </w:r>
      <w:r w:rsidRPr="007D361D">
        <w:rPr>
          <w:color w:val="000000" w:themeColor="text1"/>
          <w:lang w:val="en-US"/>
        </w:rPr>
        <w:t xml:space="preserve">methane, ozone, </w:t>
      </w:r>
      <w:r>
        <w:rPr>
          <w:color w:val="000000" w:themeColor="text1"/>
          <w:lang w:val="en-US"/>
        </w:rPr>
        <w:t>aerosols</w:t>
      </w:r>
      <w:del w:id="6068" w:author="Lucy Cowie" w:date="2021-07-28T21:08:00Z">
        <w:r w:rsidR="00342283" w:rsidDel="003D5037">
          <w:rPr>
            <w:color w:val="000000" w:themeColor="text1"/>
            <w:lang w:val="en-US"/>
          </w:rPr>
          <w:delText>,</w:delText>
        </w:r>
      </w:del>
      <w:r w:rsidR="00342283">
        <w:rPr>
          <w:color w:val="000000" w:themeColor="text1"/>
          <w:lang w:val="en-US"/>
        </w:rPr>
        <w:t xml:space="preserve"> </w:t>
      </w:r>
      <w:r w:rsidR="00342283" w:rsidRPr="007D361D">
        <w:rPr>
          <w:color w:val="000000" w:themeColor="text1"/>
          <w:lang w:val="en-US"/>
        </w:rPr>
        <w:t>and</w:t>
      </w:r>
      <w:r w:rsidR="00342283" w:rsidRPr="00D44988">
        <w:rPr>
          <w:color w:val="000000" w:themeColor="text1"/>
          <w:lang w:val="en-US"/>
        </w:rPr>
        <w:t xml:space="preserve"> </w:t>
      </w:r>
      <w:r w:rsidR="00342283" w:rsidRPr="007D361D">
        <w:rPr>
          <w:color w:val="000000" w:themeColor="text1"/>
          <w:lang w:val="en-US"/>
        </w:rPr>
        <w:t xml:space="preserve">HFCs </w:t>
      </w:r>
      <w:r w:rsidRPr="007D361D">
        <w:rPr>
          <w:color w:val="000000" w:themeColor="text1"/>
          <w:lang w:val="en-US"/>
        </w:rPr>
        <w:t>towards the end of</w:t>
      </w:r>
      <w:ins w:id="6069" w:author="Lucy Cowie" w:date="2021-07-28T21:08:00Z">
        <w:r w:rsidR="004C3373">
          <w:rPr>
            <w:color w:val="000000" w:themeColor="text1"/>
            <w:lang w:val="en-US"/>
          </w:rPr>
          <w:t xml:space="preserve"> the</w:t>
        </w:r>
      </w:ins>
      <w:r w:rsidRPr="007D361D">
        <w:rPr>
          <w:color w:val="000000" w:themeColor="text1"/>
          <w:lang w:val="en-US"/>
        </w:rPr>
        <w:t xml:space="preserve"> 21</w:t>
      </w:r>
      <w:r w:rsidRPr="004C3373">
        <w:rPr>
          <w:color w:val="000000" w:themeColor="text1"/>
          <w:lang w:val="en-US"/>
          <w:rPrChange w:id="6070" w:author="Lucy Cowie" w:date="2021-07-28T21:08:00Z">
            <w:rPr>
              <w:color w:val="000000" w:themeColor="text1"/>
              <w:vertAlign w:val="superscript"/>
              <w:lang w:val="en-US"/>
            </w:rPr>
          </w:rPrChange>
        </w:rPr>
        <w:t xml:space="preserve">st </w:t>
      </w:r>
      <w:r w:rsidRPr="007D361D">
        <w:rPr>
          <w:color w:val="000000" w:themeColor="text1"/>
          <w:lang w:val="en-US"/>
        </w:rPr>
        <w:t>century</w:t>
      </w:r>
      <w:r w:rsidRPr="00D44988">
        <w:rPr>
          <w:color w:val="000000" w:themeColor="text1"/>
          <w:lang w:val="en-US"/>
        </w:rPr>
        <w:t>,</w:t>
      </w:r>
      <w:r>
        <w:rPr>
          <w:color w:val="000000" w:themeColor="text1"/>
          <w:lang w:val="en-US"/>
        </w:rPr>
        <w:t xml:space="preserve"> will be very low compared with the </w:t>
      </w:r>
      <w:r w:rsidRPr="007D361D">
        <w:rPr>
          <w:color w:val="000000" w:themeColor="text1"/>
          <w:lang w:val="en-US"/>
        </w:rPr>
        <w:t xml:space="preserve">warming </w:t>
      </w:r>
      <w:r>
        <w:rPr>
          <w:color w:val="000000" w:themeColor="text1"/>
          <w:lang w:val="en-US"/>
        </w:rPr>
        <w:t xml:space="preserve">they would </w:t>
      </w:r>
      <w:r w:rsidRPr="00D44988">
        <w:rPr>
          <w:color w:val="000000" w:themeColor="text1"/>
          <w:lang w:val="en-US"/>
        </w:rPr>
        <w:t>cause</w:t>
      </w:r>
      <w:r>
        <w:rPr>
          <w:color w:val="000000" w:themeColor="text1"/>
          <w:lang w:val="en-US"/>
        </w:rPr>
        <w:t xml:space="preserve"> under</w:t>
      </w:r>
      <w:ins w:id="6071" w:author="Lucy Cowie" w:date="2021-07-28T21:08:00Z">
        <w:r w:rsidR="00A264B6">
          <w:rPr>
            <w:color w:val="000000" w:themeColor="text1"/>
            <w:lang w:val="en-US"/>
          </w:rPr>
          <w:t xml:space="preserve"> the</w:t>
        </w:r>
      </w:ins>
      <w:r>
        <w:rPr>
          <w:color w:val="000000" w:themeColor="text1"/>
          <w:lang w:val="en-US"/>
        </w:rPr>
        <w:t xml:space="preserve"> </w:t>
      </w:r>
      <w:r w:rsidRPr="007D361D">
        <w:rPr>
          <w:color w:val="000000" w:themeColor="text1"/>
          <w:lang w:val="en-US"/>
        </w:rPr>
        <w:t>SSP5-8.5</w:t>
      </w:r>
      <w:r>
        <w:rPr>
          <w:color w:val="000000" w:themeColor="text1"/>
          <w:lang w:val="en-US"/>
        </w:rPr>
        <w:t xml:space="preserve"> scenario (</w:t>
      </w:r>
      <w:r w:rsidRPr="00177F9D">
        <w:rPr>
          <w:lang w:val="en-US"/>
        </w:rPr>
        <w:t>0.1</w:t>
      </w:r>
      <w:r w:rsidR="00342283">
        <w:rPr>
          <w:lang w:val="en-US"/>
        </w:rPr>
        <w:t>4</w:t>
      </w:r>
      <w:del w:id="6072" w:author="Lucy Cowie" w:date="2021-07-28T21:08:00Z">
        <w:r w:rsidRPr="00177F9D" w:rsidDel="008337E8">
          <w:rPr>
            <w:lang w:val="en-US"/>
          </w:rPr>
          <w:delText xml:space="preserve"> </w:delText>
        </w:r>
      </w:del>
      <w:r w:rsidRPr="007D361D">
        <w:rPr>
          <w:color w:val="000000" w:themeColor="text1"/>
          <w:lang w:val="en-US"/>
        </w:rPr>
        <w:t>°C</w:t>
      </w:r>
      <w:r w:rsidRPr="00177F9D">
        <w:rPr>
          <w:lang w:val="en-US"/>
        </w:rPr>
        <w:t xml:space="preserve"> in SSP1-2.6 v</w:t>
      </w:r>
      <w:del w:id="6073" w:author="Lucy Cowie" w:date="2021-07-28T21:13:00Z">
        <w:r w:rsidRPr="00177F9D" w:rsidDel="00FC0A56">
          <w:rPr>
            <w:lang w:val="en-US"/>
          </w:rPr>
          <w:delText>ersu</w:delText>
        </w:r>
      </w:del>
      <w:r w:rsidRPr="00177F9D">
        <w:rPr>
          <w:lang w:val="en-US"/>
        </w:rPr>
        <w:t>s 0.6</w:t>
      </w:r>
      <w:r w:rsidR="00342283">
        <w:rPr>
          <w:lang w:val="en-US"/>
        </w:rPr>
        <w:t>2</w:t>
      </w:r>
      <w:del w:id="6074" w:author="Lucy Cowie" w:date="2021-07-28T21:08:00Z">
        <w:r w:rsidRPr="00177F9D" w:rsidDel="008337E8">
          <w:rPr>
            <w:lang w:val="en-US"/>
          </w:rPr>
          <w:delText xml:space="preserve"> </w:delText>
        </w:r>
      </w:del>
      <w:r w:rsidRPr="007D361D">
        <w:rPr>
          <w:color w:val="000000" w:themeColor="text1"/>
          <w:lang w:val="en-US"/>
        </w:rPr>
        <w:t>°C</w:t>
      </w:r>
      <w:r w:rsidRPr="00177F9D">
        <w:rPr>
          <w:lang w:val="en-US"/>
        </w:rPr>
        <w:t xml:space="preserve"> in SSP5-8.5)</w:t>
      </w:r>
      <w:r w:rsidRPr="007D361D">
        <w:rPr>
          <w:color w:val="000000" w:themeColor="text1"/>
          <w:lang w:val="en-US"/>
        </w:rPr>
        <w:t xml:space="preserve">. </w:t>
      </w:r>
    </w:p>
    <w:p w14:paraId="36ACAA36" w14:textId="77777777" w:rsidR="0035542F" w:rsidRDefault="0035542F" w:rsidP="00D5630D">
      <w:pPr>
        <w:pStyle w:val="AR6BodyText"/>
        <w:rPr>
          <w:color w:val="000000" w:themeColor="text1"/>
          <w:lang w:val="en-US"/>
        </w:rPr>
      </w:pPr>
    </w:p>
    <w:p w14:paraId="190AB1F6" w14:textId="4AE2F3B2" w:rsidR="0035542F" w:rsidRDefault="0035542F" w:rsidP="00D5630D">
      <w:pPr>
        <w:pStyle w:val="AR6BodyText"/>
        <w:rPr>
          <w:color w:val="000000" w:themeColor="text1"/>
          <w:lang w:val="en-US"/>
        </w:rPr>
      </w:pPr>
      <w:r>
        <w:rPr>
          <w:color w:val="000000" w:themeColor="text1"/>
          <w:lang w:val="en-US"/>
        </w:rPr>
        <w:t>For the SSP3-7.0</w:t>
      </w:r>
      <w:r>
        <w:rPr>
          <w:rFonts w:cs="Times New Roman"/>
          <w:color w:val="000000" w:themeColor="text1"/>
          <w:lang w:val="en-GB"/>
        </w:rPr>
        <w:t>-lowSLCF-highCH</w:t>
      </w:r>
      <w:r w:rsidRPr="00EB5A8A">
        <w:rPr>
          <w:rFonts w:cs="Times New Roman"/>
          <w:color w:val="000000" w:themeColor="text1"/>
          <w:vertAlign w:val="subscript"/>
          <w:lang w:val="en-GB"/>
        </w:rPr>
        <w:t>4</w:t>
      </w:r>
      <w:r>
        <w:rPr>
          <w:color w:val="000000" w:themeColor="text1"/>
          <w:lang w:val="en-US"/>
        </w:rPr>
        <w:t xml:space="preserve"> and SSP3-7.0</w:t>
      </w:r>
      <w:r>
        <w:rPr>
          <w:rFonts w:cs="Times New Roman"/>
          <w:color w:val="000000" w:themeColor="text1"/>
          <w:lang w:val="en-GB"/>
        </w:rPr>
        <w:t>-lowSLCF-lowCH</w:t>
      </w:r>
      <w:r w:rsidRPr="00EB5A8A">
        <w:rPr>
          <w:rFonts w:cs="Times New Roman"/>
          <w:color w:val="000000" w:themeColor="text1"/>
          <w:vertAlign w:val="subscript"/>
          <w:lang w:val="en-GB"/>
        </w:rPr>
        <w:t>4</w:t>
      </w:r>
      <w:r>
        <w:rPr>
          <w:color w:val="000000" w:themeColor="text1"/>
          <w:lang w:val="en-US"/>
        </w:rPr>
        <w:t xml:space="preserve"> scenarios, a five</w:t>
      </w:r>
      <w:ins w:id="6075" w:author="Lucy Cowie" w:date="2021-07-28T21:09:00Z">
        <w:r w:rsidR="008B3DB4">
          <w:rPr>
            <w:color w:val="000000" w:themeColor="text1"/>
            <w:lang w:val="en-US"/>
          </w:rPr>
          <w:t>-</w:t>
        </w:r>
      </w:ins>
      <w:del w:id="6076" w:author="Lucy Cowie" w:date="2021-07-28T21:09:00Z">
        <w:r w:rsidDel="008B3DB4">
          <w:rPr>
            <w:color w:val="000000" w:themeColor="text1"/>
            <w:lang w:val="en-US"/>
          </w:rPr>
          <w:delText xml:space="preserve"> </w:delText>
        </w:r>
      </w:del>
      <w:r>
        <w:rPr>
          <w:color w:val="000000" w:themeColor="text1"/>
          <w:lang w:val="en-US"/>
        </w:rPr>
        <w:t xml:space="preserve">ESM ensemble has been </w:t>
      </w:r>
      <w:commentRangeStart w:id="6077"/>
      <w:r>
        <w:rPr>
          <w:color w:val="000000" w:themeColor="text1"/>
          <w:lang w:val="en-US"/>
        </w:rPr>
        <w:t>analy</w:t>
      </w:r>
      <w:ins w:id="6078" w:author="Lucy Cowie" w:date="2021-07-26T22:34:00Z">
        <w:r w:rsidR="007038D0">
          <w:rPr>
            <w:color w:val="000000" w:themeColor="text1"/>
            <w:lang w:val="en-US"/>
          </w:rPr>
          <w:t>s</w:t>
        </w:r>
      </w:ins>
      <w:del w:id="6079" w:author="Lucy Cowie" w:date="2021-07-26T22:34:00Z">
        <w:r w:rsidDel="007038D0">
          <w:rPr>
            <w:color w:val="000000" w:themeColor="text1"/>
            <w:lang w:val="en-US"/>
          </w:rPr>
          <w:delText>z</w:delText>
        </w:r>
      </w:del>
      <w:r>
        <w:rPr>
          <w:color w:val="000000" w:themeColor="text1"/>
          <w:lang w:val="en-US"/>
        </w:rPr>
        <w:t>ed</w:t>
      </w:r>
      <w:commentRangeEnd w:id="6077"/>
      <w:r w:rsidR="0033312B">
        <w:rPr>
          <w:rStyle w:val="Marquedecommentaire"/>
          <w:lang w:val="en-GB"/>
        </w:rPr>
        <w:commentReference w:id="6077"/>
      </w:r>
      <w:r>
        <w:rPr>
          <w:color w:val="000000" w:themeColor="text1"/>
          <w:lang w:val="en-US"/>
        </w:rPr>
        <w:t xml:space="preserve"> relative to the standard SSP3-7.0 scenario </w:t>
      </w:r>
      <w:r>
        <w:rPr>
          <w:color w:val="000000" w:themeColor="text1"/>
          <w:lang w:val="en-US"/>
        </w:rPr>
        <w:fldChar w:fldCharType="begin" w:fldLock="1"/>
      </w:r>
      <w:r w:rsidR="00D477C7">
        <w:rPr>
          <w:color w:val="000000" w:themeColor="text1"/>
          <w:lang w:val="en-US"/>
        </w:rPr>
        <w:instrText>ADDIN CSL_CITATION { "citationItems" : [ { "id" : "ITEM-1", "itemData" : { "DOI" : "10.5194/acp-20-9641-2020", "ISSN" : "1680-7324", "abstract" : "&lt;p&gt;Abstract. It is important to understand how future environmental policies will impact both climate change and air pollution. Although targeting near-term climate forcers (NTCFs), defined here as aerosols, tropospheric ozone, and precursor gases, should improve air quality, NTCF reductions will also impact climate. Prior assessments of the impact of NTCF mitigation on air quality and climate have been limited. This is related to the idealized nature of some prior studies, simplified treatment of aerosols and chemically reactive gases, as well as a lack of a sufficiently large number of models to quantify model diversity and robust responses. Here, we quantify the 2015\u20132055 climate and air quality effects of non-methane NTCFs using nine state-of-the-art chemistry\u2013climate model simulations conducted for the Aerosol and Chemistry Model Intercomparison Project (AerChemMIP). Simulations are driven by two future scenarios featuring similar increases in greenhouse gases (GHGs) but with \u201cweak\u201d (SSP3-7.0) versus \u201cstrong\u201d (SSP3-7.0-lowNTCF) levels of air quality control measures. As SSP3-7.0 lacks climate policy and has the highest levels of NTCFs, our results (e.g.,\u00a0surface warming) represent an upper bound. Unsurprisingly, we find significant improvements in air quality under NTCF mitigation (strong versus weak air quality controls). Surface fine particulate matter (PM2.5) and ozone (O3) decrease by -2.2\u00b10.32\u2009\u00b5g\u2009m\u22123 and -4.6\u00b10.88\u2009ppb, respectively (changes quoted here are for the entire 2015\u20132055 time period; uncertainty represents the 95\u2009% confidence interval), over global land surfaces, with larger reductions in some regions including south and southeast Asia. Non-methane NTCF mitigation, however, leads to additional climate change due to the removal of aerosol which causes a net warming effect, including global mean surface temperature and precipitation increases of 0.25\u00b10.12\u2009K and 0.03\u00b10.012\u2009mm\u2009d\u22121, respectively. Similarly, increases in extreme weather indices, including the hottest and wettest days, also occur. Regionally, the largest warming and wetting occurs over Asia, including central and north Asia (0.66\u00b10.20\u2009K and 0.03\u00b10.02\u2009mm\u2009d\u22121), south Asia (0.47\u00b10.16\u2009K and 0.17\u00b10.09\u2009mm\u2009d\u22121), and east Asia (0.46\u00b10.20\u2009K and 0.15\u00b10.06\u2009mm\u2009d\u22121). Relatively large warming and wetting of the Arctic also occur at 0.59\u00b10.36\u2009K and 0.04\u00b10.02\u2009mm\u2009d\u22121, respectively. Similar surface warming occurs in model simulations with aerosol-only mitigation, implying weak cooling due to\u2026", "author" : [ { "dropping-particle" : "", "family" : "Allen", "given" : "Robert J.", "non-dropping-particle" : "", "parse-names" : false, "suffix" : "" }, { "dropping-particle" : "", "family" : "Turnock", "given" : "Steven", "non-dropping-particle" : "", "parse-names" : false, "suffix" : "" }, { "dropping-particle" : "", "family" : "Nabat", "given" : "Pierre", "non-dropping-particle" : "", "parse-names" : false, "suffix" : "" }, { "dropping-particle" : "", "family" : "Neubauer", "given" : "David", "non-dropping-particle" : "", "parse-names" : false, "suffix" : "" }, { "dropping-particle" : "", "family" : "Lohmann", "given" : "Ulrike", "non-dropping-particle" : "", "parse-names" : false, "suffix" : "" }, { "dropping-particle" : "", "family" : "Olivi\u00e9", "given" : "Dirk", "non-dropping-particle" : "", "parse-names" : false, "suffix" : "" }, { "dropping-particle" : "", "family" : "Oshima", "given" : "Naga", "non-dropping-particle" : "", "parse-names" : false, "suffix" : "" }, { "dropping-particle" : "", "family" : "Michou", "given" : "Martine", "non-dropping-particle" : "", "parse-names" : false, "suffix" : "" }, { "dropping-particle" : "", "family" : "Wu", "given" : "Tongwen", "non-dropping-particle" : "", "parse-names" : false, "suffix" : "" }, { "dropping-particle" : "", "family" : "Zhang", "given" : "Jie", "non-dropping-particle" : "", "parse-names" : false, "suffix" : "" }, { "dropping-particle" : "", "family" : "Takemura", "given" : "Toshihiko", "non-dropping-particle" : "", "parse-names" : false, "suffix" : "" }, { "dropping-particle" : "", "family" : "Schulz", "given" : "Michael", "non-dropping-particle" : "", "parse-names" : false, "suffix" : "" }, { "dropping-particle" : "", "family" : "Tsigaridis", "given" : "Kostas", "non-dropping-particle" : "", "parse-names" : false, "suffix" : "" }, { "dropping-particle" : "", "family" : "Bauer", "given" : "Susanne E.", "non-dropping-particle" : "", "parse-names" : false, "suffix" : "" }, { "dropping-particle" : "", "family" : "Emmons", "given" : "Louisa", "non-dropping-particle" : "", "parse-names" : false, "suffix" : "" }, { "dropping-particle" : "", "family" : "Horowitz", "given" : "Larry", "non-dropping-particle" : "", "parse-names" : false, "suffix" : "" }, { "dropping-particle" : "", "family" : "Naik", "given" : "Vaishali", "non-dropping-particle" : "", "parse-names" : false, "suffix" : "" }, { "dropping-particle" : "", "family" : "Noije", "given" : "Twan", "non-dropping-particle" : "van", "parse-names" : false, "suffix" : "" }, { "dropping-particle" : "", "family" : "Bergman", "given" : "Tommi", "non-dropping-particle" : "", "parse-names" : false, "suffix" : "" }, { "dropping-particle" : "", "family" : "Lamarque", "given" : "Jean-Francois", "non-dropping-particle" : "", "parse-names" : false, "suffix" : "" }, { "dropping-particle" : "", "family" : "Zanis", "given" : "Prodromos", "non-dropping-particle" : "", "parse-names" : false, "suffix" : "" }, { "dropping-particle" : "", "family" : "Tegen", "given" : "Ina", "non-dropping-particle" : "", "parse-names" : false, "suffix" : "" }, { "dropping-particle" : "", "family" : "Westervelt", "given" : "Daniel M.", "non-dropping-particle" : "", "parse-names" : false, "suffix" : "" }, { "dropping-particle" : "", "family" : "Sager", "given" : "Philippe", "non-dropping-particle" : "Le", "parse-names" : false, "suffix" : "" }, { "dropping-particle" : "", "family" : "Good", "given" : "Peter", "non-dropping-particle" : "", "parse-names" : false, "suffix" : "" }, { "dropping-particle" : "", "family" : "Shim", "given" : "Sungbo", "non-dropping-particle" : "", "parse-names" : false, "suffix" : "" }, { "dropping-particle" : "", "family" : "O'Connor", "given" : "Fiona", "non-dropping-particle" : "", "parse-names" : false, "suffix" : "" }, { "dropping-particle" : "", "family" : "Akritidis", "given" : "Dimitris", "non-dropping-particle" : "", "parse-names" : false, "suffix" : "" }, { "dropping-particle" : "", "family" : "Georgoulias", "given" : "Aristeidis K.", "non-dropping-particle" : "", "parse-names" : false, "suffix" : "" }, { "dropping-particle" : "", "family" : "Deushi", "given" : "Makoto", "non-dropping-particle" : "", "parse-names" : false, "suffix" : "" }, { "dropping-particle" : "", "family" : "Sentman", "given" : "Lori T.", "non-dropping-particle" : "", "parse-names" : false, "suffix" : "" }, { "dropping-particle" : "", "family" : "John", "given" : "Jasmin G.", "non-dropping-particle" : "", "parse-names" : false, "suffix" : "" }, { "dropping-particle" : "", "family" : "Fujimori", "given" : "Shinichiro", "non-dropping-particle" : "", "parse-names" : false, "suffix" : "" }, { "dropping-particle" : "", "family" : "Collins", "given" : "William J.", "non-dropping-particle" : "", "parse-names" : false, "suffix" : "" } ], "container-title" : "Atmospheric Chemistry and Physics", "id" : "ITEM-1", "issue" : "16", "issued" : { "date-parts" : [ [ "2020", "8", "17" ] ] }, "page" : "9641-9663", "title" : "Climate and air quality impacts due to mitigation of non-methane near-term climate forcers", "translator" : [ { "dropping-particle" : "", "family" : "G4653", "given" : "", "non-dropping-particle" : "", "parse-names" : false, "suffix" : "" } ], "type" : "article-journal", "volume" : "20" }, "uris" : [ "http://www.mendeley.com/documents/?uuid=073f5909-9ae9-3bc3-8e42-b304a60453d4" ] }, { "id" : "ITEM-2", "itemData" : { "DOI" : "10.1088/1748-9326/abe06b", "abstract" : "Near-term climate forcers (NTCFs), including aerosols and chemically reactive gases such as tropospheric ozone and methane, offer a potential way to mitigate climate change and improve air quality\u2212so called \u201cwin-win\u201d mitigation policies. Prior studies support improved air quality under NTCF mitigation, but with conflicting climate impacts that range from a significant reduction in the rate of global warming to only a modest impact. Here, we use state-of-the-art chemistry-climate model simulations conducted as part of the Aerosol and Chemistry Model Intercomparison Project (AerChemMIP) to quantify the 21st-century impact of NTCF reductions, using a realistic future emission scenario with a consistent air quality policy. Non-methane NTCF (NMNTCF; aerosols and ozone precursors) mitigation improves air quality, but leads to significant increases in global mean precipitation of 1.3% by mid-century and 1.4% by end-of-the-century, and corresponding surface warming of 0.23 and 0.21 K. NTCF (all-NTCF; including methane) mitigation further improves air quality, with larger reductions of up to 45% for ozone pollution, while offsetting half of the wetting by mid-century (0.7% increase) and all the wetting by end-of-the-century (non-significant 0.1% increase) and leading to surface cooling of \u22120.15 K by mid-century and \u22120.50 K by end-of-the-century. This suggests that methane mitigation offsets warming induced from reductions in NMNTCFs, while also leading to net improvements in air quality.", "author" : [ { "dropping-particle" : "", "family" : "Allen", "given" : "Robert J.", "non-dropping-particle" : "", "parse-names" : false, "suffix" : "" }, { "dropping-particle" : "", "family" : "Horowitz", "given" : "Larry W.", "non-dropping-particle" : "", "parse-names" : false, "suffix" : "" }, { "dropping-particle" : "", "family" : "Naik", "given" : "Vaishali", "non-dropping-particle" : "", "parse-names" : false, "suffix" : "" }, { "dropping-particle" : "", "family" : "Oshima", "given" : "Naga", "non-dropping-particle" : "", "parse-names" : false, "suffix" : "" }, { "dropping-particle" : "", "family" : "O'Connor", "given" : "Fiona M.", "non-dropping-particle" : "", "parse-names" : false, "suffix" : "" }, { "dropping-particle" : "", "family" : "Turnock", "given" : "Steven", "non-dropping-particle" : "", "parse-names" : false, "suffix" : "" }, { "dropping-particle" : "", "family" : "Shim", "given" : "Sungbo", "non-dropping-particle" : "", "parse-names" : false, "suffix" : "" }, { "dropping-particle" : "", "family" : "Sager", "given" : "Philippe", "non-dropping-particle" : "Le", "parse-names" : false, "suffix" : "" }, { "dropping-particle" : "", "family" : "Noije", "given" : "Twan", "non-dropping-particle" : "van", "parse-names" : false, "suffix" : "" }, { "dropping-particle" : "", "family" : "Tsigaridis", "given" : "Kostas", "non-dropping-particle" : "", "parse-names" : false, "suffix" : "" }, { "dropping-particle" : "", "family" : "Bauer", "given" : "Susanne E", "non-dropping-particle" : "", "parse-names" : false, "suffix" : "" }, { "dropping-particle" : "", "family" : "Sentman", "given" : "Lori T.", "non-dropping-particle" : "", "parse-names" : false, "suffix" : "" }, { "dropping-particle" : "", "family" : "John", "given" : "Jasmin G.", "non-dropping-particle" : "", "parse-names" : false, "suffix" : "" }, { "dropping-particle" : "", "family" : "Broderick", "given" : "Conor", "non-dropping-particle" : "", "parse-names" : false, "suffix" : "" }, { "dropping-particle" : "", "family" : "Deushi", "given" : "Makoto", "non-dropping-particle" : "", "parse-names" : false, "suffix" : "" }, { "dropping-particle" : "", "family" : "Folberth", "given" : "Gerd A.", "non-dropping-particle" : "", "parse-names" : false, "suffix" : "" }, { "dropping-particle" : "", "family" : "Fujimori", "given" : "Shinichiro", "non-dropping-particle" : "", "parse-names" : false, "suffix" : "" }, { "dropping-particle" : "", "family" : "Collins", "given" : "William J.", "non-dropping-particle" : "", "parse-names" : false, "suffix" : "" } ], "container-title" : "Environmental Research Letters", "id" : "ITEM-2", "issue" : "3", "issued" : { "date-parts" : [ [ "2021" ] ] }, "title" : "Significant climate benefits from near-term climate forcer mitigation in spite of aerosol reductions", "translator" : [ { "dropping-particle" : "", "family" : "G5125", "given" : "", "non-dropping-particle" : "", "parse-names" : false, "suffix" : "" } ], "type" : "article-journal", "volume" : "16" }, "uris" : [ "http://www.mendeley.com/documents/?uuid=1747b67a-4aae-48fd-98ec-c691b0379fcb" ] } ], "mendeley" : { "formattedCitation" : "(Allen et al., 2020, 2021)", "plainTextFormattedCitation" : "(Allen et al., 2020, 2021)", "previouslyFormattedCitation" : "(Allen et al., 2020, 2021)" }, "properties" : { "noteIndex" : 0 }, "schema" : "https://github.com/citation-style-language/schema/raw/master/csl-citation.json" }</w:instrText>
      </w:r>
      <w:r>
        <w:rPr>
          <w:color w:val="000000" w:themeColor="text1"/>
          <w:lang w:val="en-US"/>
        </w:rPr>
        <w:fldChar w:fldCharType="separate"/>
      </w:r>
      <w:r w:rsidR="00CB33A1">
        <w:rPr>
          <w:noProof/>
          <w:color w:val="000000" w:themeColor="text1"/>
          <w:lang w:val="en-US"/>
        </w:rPr>
        <w:t>(Allen et al., 2020, 2021)</w:t>
      </w:r>
      <w:r>
        <w:rPr>
          <w:color w:val="000000" w:themeColor="text1"/>
          <w:lang w:val="en-US"/>
        </w:rPr>
        <w:fldChar w:fldCharType="end"/>
      </w:r>
      <w:r>
        <w:rPr>
          <w:color w:val="000000" w:themeColor="text1"/>
          <w:lang w:val="en-US"/>
        </w:rPr>
        <w:t>. For SSP3-7.0</w:t>
      </w:r>
      <w:r>
        <w:rPr>
          <w:rFonts w:cs="Times New Roman"/>
          <w:color w:val="000000" w:themeColor="text1"/>
          <w:lang w:val="en-GB"/>
        </w:rPr>
        <w:t>-lowSLCF-highCH</w:t>
      </w:r>
      <w:r w:rsidRPr="00EB5A8A">
        <w:rPr>
          <w:rFonts w:cs="Times New Roman"/>
          <w:color w:val="000000" w:themeColor="text1"/>
          <w:vertAlign w:val="subscript"/>
          <w:lang w:val="en-GB"/>
        </w:rPr>
        <w:t>4</w:t>
      </w:r>
      <w:r>
        <w:rPr>
          <w:color w:val="000000" w:themeColor="text1"/>
          <w:lang w:val="en-US"/>
        </w:rPr>
        <w:t>, in which the methane emissions are as in the standard SSP3-7.0 scenario,</w:t>
      </w:r>
      <w:r w:rsidR="00817746">
        <w:rPr>
          <w:color w:val="000000" w:themeColor="text1"/>
          <w:lang w:val="en-US"/>
        </w:rPr>
        <w:t xml:space="preserve"> </w:t>
      </w:r>
      <w:r w:rsidR="00817746">
        <w:rPr>
          <w:color w:val="000000" w:themeColor="text1"/>
          <w:lang w:val="en-US"/>
        </w:rPr>
        <w:fldChar w:fldCharType="begin" w:fldLock="1"/>
      </w:r>
      <w:ins w:id="6080" w:author="Robin Matthews" w:date="2021-07-08T18:39:00Z">
        <w:r w:rsidR="00860932">
          <w:rPr>
            <w:color w:val="000000" w:themeColor="text1"/>
            <w:lang w:val="en-US"/>
          </w:rPr>
          <w:instrText>ADDIN CSL_CITATION { "citationItems" : [ { "id" : "ITEM-1", "itemData" : { "DOI" : "10.1088/1748-9326/abe06b", "abstract" : "Near-term climate forcers (NTCFs), including aerosols and chemically reactive gases such as tropospheric ozone and methane, offer a potential way to mitigate climate change and improve air quality\u2212so called \u201cwin-win\u201d mitigation policies. Prior studies support improved air quality under NTCF mitigation, but with conflicting climate impacts that range from a significant reduction in the rate of global warming to only a modest impact. Here, we use state-of-the-art chemistry-climate model simulations conducted as part of the Aerosol and Chemistry Model Intercomparison Project (AerChemMIP) to quantify the 21st-century impact of NTCF reductions, using a realistic future emission scenario with a consistent air quality policy. Non-methane NTCF (NMNTCF; aerosols and ozone precursors) mitigation improves air quality, but leads to significant increases in global mean precipitation of 1.3% by mid-century and 1.4% by end-of-the-century, and corresponding surface warming of 0.23 and 0.21 K. NTCF (all-NTCF; including methane) mitigation further improves air quality, with larger reductions of up to 45% for ozone pollution, while offsetting half of the wetting by mid-century (0.7% increase) and all the wetting by end-of-the-century (non-significant 0.1% increase) and leading to surface cooling of \u22120.15 K by mid-century and \u22120.50 K by end-of-the-century. This suggests that methane mitigation offsets warming induced from reductions in NMNTCFs, while also leading to net improvements in air quality.", "author" : [ { "dropping-particle" : "", "family" : "Allen", "given" : "Robert J.", "non-dropping-particle" : "", "parse-names" : false, "suffix" : "" }, { "dropping-particle" : "", "family" : "Horowitz", "given" : "Larry W.", "non-dropping-particle" : "", "parse-names" : false, "suffix" : "" }, { "dropping-particle" : "", "family" : "Naik", "given" : "Vaishali", "non-dropping-particle" : "", "parse-names" : false, "suffix" : "" }, { "dropping-particle" : "", "family" : "Oshima", "given" : "Naga", "non-dropping-particle" : "", "parse-names" : false, "suffix" : "" }, { "dropping-particle" : "", "family" : "O'Connor", "given" : "Fiona M.", "non-dropping-particle" : "", "parse-names" : false, "suffix" : "" }, { "dropping-particle" : "", "family" : "Turnock", "given" : "Steven", "non-dropping-particle" : "", "parse-names" : false, "suffix" : "" }, { "dropping-particle" : "", "family" : "Shim", "given" : "Sungbo", "non-dropping-particle" : "", "parse-names" : false, "suffix" : "" }, { "dropping-particle" : "", "family" : "Sager", "given" : "Philippe", "non-dropping-particle" : "Le", "parse-names" : false, "suffix" : "" }, { "dropping-particle" : "", "family" : "Noije", "given" : "Twan", "non-dropping-particle" : "van", "parse-names" : false, "suffix" : "" }, { "dropping-particle" : "", "family" : "Tsigaridis", "given" : "Kostas", "non-dropping-particle" : "", "parse-names" : false, "suffix" : "" }, { "dropping-particle" : "", "family" : "Bauer", "given" : "Susanne E", "non-dropping-particle" : "", "parse-names" : false, "suffix" : "" }, { "dropping-particle" : "", "family" : "Sentman", "given" : "Lori T.", "non-dropping-particle" : "", "parse-names" : false, "suffix" : "" }, { "dropping-particle" : "", "family" : "John", "given" : "Jasmin G.", "non-dropping-particle" : "", "parse-names" : false, "suffix" : "" }, { "dropping-particle" : "", "family" : "Broderick", "given" : "Conor", "non-dropping-particle" : "", "parse-names" : false, "suffix" : "" }, { "dropping-particle" : "", "family" : "Deushi", "given" : "Makoto", "non-dropping-particle" : "", "parse-names" : false, "suffix" : "" }, { "dropping-particle" : "", "family" : "Folberth", "given" : "Gerd A.", "non-dropping-particle" : "", "parse-names" : false, "suffix" : "" }, { "dropping-particle" : "", "family" : "Fujimori", "given" : "Shinichiro", "non-dropping-particle" : "", "parse-names" : false, "suffix" : "" }, { "dropping-particle" : "", "family" : "Collins", "given" : "William J.", "non-dropping-particle" : "", "parse-names" : false, "suffix" : "" } ], "container-title" : "Environmental Research Letters", "id" : "ITEM-1", "issue" : "3", "issued" : { "date-parts" : [ [ "2021" ] ] }, "title" : "Significant climate benefits from near-term climate forcer mitigation in spite of aerosol reductions", "translator" : [ { "dropping-particle" : "", "family" : "G5125", "given" : "", "non-dropping-particle" : "", "parse-names" : false, "suffix" : "" } ], "type" : "article-journal", "volume" : "16" }, "uris" : [ "http://www.mendeley.com/documents/?uuid=1747b67a-4aae-48fd-98ec-c691b0379fcb" ] } ], "mendeley" : { "formattedCitation" : "(Allen et al., 2021)", "manualFormatting" : "Allen et al., (2021)", "plainTextFormattedCitation" : "(Allen et al., 2021)", "previouslyFormattedCitation" : "(Allen et al., 2021)" }, "properties" : { "noteIndex" : 0 }, "schema" : "https://github.com/citation-style-language/schema/raw/master/csl-citation.json" }</w:instrText>
        </w:r>
      </w:ins>
      <w:del w:id="6081" w:author="Robin Matthews" w:date="2021-07-08T18:39:00Z">
        <w:r w:rsidR="00D477C7" w:rsidDel="00860932">
          <w:rPr>
            <w:color w:val="000000" w:themeColor="text1"/>
            <w:lang w:val="en-US"/>
          </w:rPr>
          <w:delInstrText>ADDIN CSL_CITATION { "citationItems" : [ { "id" : "ITEM-1", "itemData" : { "DOI" : "10.1088/1748-9326/abe06b", "abstract" : "Near-term climate forcers (NTCFs), including aerosols and chemically reactive gases such as tropospheric ozone and methane, offer a potential way to mitigate climate change and improve air quality\u2212so called \u201cwin-win\u201d mitigation policies. Prior studies support improved air quality under NTCF mitigation, but with conflicting climate impacts that range from a significant reduction in the rate of global warming to only a modest impact. Here, we use state-of-the-art chemistry-climate model simulations conducted as part of the Aerosol and Chemistry Model Intercomparison Project (AerChemMIP) to quantify the 21st-century impact of NTCF reductions, using a realistic future emission scenario with a consistent air quality policy. Non-methane NTCF (NMNTCF; aerosols and ozone precursors) mitigation improves air quality, but leads to significant increases in global mean precipitation of 1.3% by mid-century and 1.4% by end-of-the-century, and corresponding surface warming of 0.23 and 0.21 K. NTCF (all-NTCF; including methane) mitigation further improves air quality, with larger reductions of up to 45% for ozone pollution, while offsetting half of the wetting by mid-century (0.7% increase) and all the wetting by end-of-the-century (non-significant 0.1% increase) and leading to surface cooling of \u22120.15 K by mid-century and \u22120.50 K by end-of-the-century. This suggests that methane mitigation offsets warming induced from reductions in NMNTCFs, while also leading to net improvements in air quality.", "author" : [ { "dropping-particle" : "", "family" : "Allen", "given" : "Robert J.", "non-dropping-particle" : "", "parse-names" : false, "suffix" : "" }, { "dropping-particle" : "", "family" : "Horowitz", "given" : "Larry W.", "non-dropping-particle" : "", "parse-names" : false, "suffix" : "" }, { "dropping-particle" : "", "family" : "Naik", "given" : "Vaishali", "non-dropping-particle" : "", "parse-names" : false, "suffix" : "" }, { "dropping-particle" : "", "family" : "Oshima", "given" : "Naga", "non-dropping-particle" : "", "parse-names" : false, "suffix" : "" }, { "dropping-particle" : "", "family" : "O'Connor", "given" : "Fiona M.", "non-dropping-particle" : "", "parse-names" : false, "suffix" : "" }, { "dropping-particle" : "", "family" : "Turnock", "given" : "Steven", "non-dropping-particle" : "", "parse-names" : false, "suffix" : "" }, { "dropping-particle" : "", "family" : "Shim", "given" : "Sungbo", "non-dropping-particle" : "", "parse-names" : false, "suffix" : "" }, { "dropping-particle" : "", "family" : "Sager", "given" : "Philippe", "non-dropping-particle" : "Le", "parse-names" : false, "suffix" : "" }, { "dropping-particle" : "", "family" : "Noije", "given" : "Twan", "non-dropping-particle" : "van", "parse-names" : false, "suffix" : "" }, { "dropping-particle" : "", "family" : "Tsigaridis", "given" : "Kostas", "non-dropping-particle" : "", "parse-names" : false, "suffix" : "" }, { "dropping-particle" : "", "family" : "Bauer", "given" : "Susanne E", "non-dropping-particle" : "", "parse-names" : false, "suffix" : "" }, { "dropping-particle" : "", "family" : "Sentman", "given" : "Lori T.", "non-dropping-particle" : "", "parse-names" : false, "suffix" : "" }, { "dropping-particle" : "", "family" : "John", "given" : "Jasmin G.", "non-dropping-particle" : "", "parse-names" : false, "suffix" : "" }, { "dropping-particle" : "", "family" : "Broderick", "given" : "Conor", "non-dropping-particle" : "", "parse-names" : false, "suffix" : "" }, { "dropping-particle" : "", "family" : "Deushi", "given" : "Makoto", "non-dropping-particle" : "", "parse-names" : false, "suffix" : "" }, { "dropping-particle" : "", "family" : "Folberth", "given" : "Gerd A.", "non-dropping-particle" : "", "parse-names" : false, "suffix" : "" }, { "dropping-particle" : "", "family" : "Fujimori", "given" : "Shinichiro", "non-dropping-particle" : "", "parse-names" : false, "suffix" : "" }, { "dropping-particle" : "", "family" : "Collins", "given" : "William J.", "non-dropping-particle" : "", "parse-names" : false, "suffix" : "" } ], "container-title" : "Environmental Research Letters", "id" : "ITEM-1", "issue" : "3", "issued" : { "date-parts" : [ [ "2021" ] ] }, "title" : "Significant climate benefits from near-term climate forcer mitigation in spite of aerosol reductions", "translator" : [ { "dropping-particle" : "", "family" : "G5125", "given" : "", "non-dropping-particle" : "", "parse-names" : false, "suffix" : "" } ], "type" : "article-journal", "volume" : "16" }, "uris" : [ "http://www.mendeley.com/documents/?uuid=1747b67a-4aae-48fd-98ec-c691b0379fcb" ] } ], "mendeley" : { "formattedCitation" : "(Allen et al., 2021)", "plainTextFormattedCitation" : "(Allen et al., 2021)", "previouslyFormattedCitation" : "(Allen et al., 2021)" }, "properties" : { "noteIndex" : 0 }, "schema" : "https://github.com/citation-style-language/schema/raw/master/csl-citation.json" }</w:delInstrText>
        </w:r>
      </w:del>
      <w:r w:rsidR="00817746">
        <w:rPr>
          <w:color w:val="000000" w:themeColor="text1"/>
          <w:lang w:val="en-US"/>
        </w:rPr>
        <w:fldChar w:fldCharType="separate"/>
      </w:r>
      <w:del w:id="6082" w:author="Robin Matthews" w:date="2021-07-08T18:39:00Z">
        <w:r w:rsidR="00CB33A1" w:rsidDel="00860932">
          <w:rPr>
            <w:noProof/>
            <w:color w:val="000000" w:themeColor="text1"/>
            <w:lang w:val="en-US"/>
          </w:rPr>
          <w:delText>(</w:delText>
        </w:r>
      </w:del>
      <w:r w:rsidR="00CB33A1">
        <w:rPr>
          <w:noProof/>
          <w:color w:val="000000" w:themeColor="text1"/>
          <w:lang w:val="en-US"/>
        </w:rPr>
        <w:t>Allen et al.</w:t>
      </w:r>
      <w:del w:id="6083" w:author="Robin Matthews" w:date="2021-07-08T18:39:00Z">
        <w:r w:rsidR="00CB33A1" w:rsidDel="00860932">
          <w:rPr>
            <w:noProof/>
            <w:color w:val="000000" w:themeColor="text1"/>
            <w:lang w:val="en-US"/>
          </w:rPr>
          <w:delText>,</w:delText>
        </w:r>
      </w:del>
      <w:r w:rsidR="00CB33A1">
        <w:rPr>
          <w:noProof/>
          <w:color w:val="000000" w:themeColor="text1"/>
          <w:lang w:val="en-US"/>
        </w:rPr>
        <w:t xml:space="preserve"> </w:t>
      </w:r>
      <w:ins w:id="6084" w:author="Robin Matthews" w:date="2021-07-08T18:39:00Z">
        <w:r w:rsidR="00860932">
          <w:rPr>
            <w:noProof/>
            <w:color w:val="000000" w:themeColor="text1"/>
            <w:lang w:val="en-US"/>
          </w:rPr>
          <w:t>(</w:t>
        </w:r>
      </w:ins>
      <w:r w:rsidR="00CB33A1">
        <w:rPr>
          <w:noProof/>
          <w:color w:val="000000" w:themeColor="text1"/>
          <w:lang w:val="en-US"/>
        </w:rPr>
        <w:t>2021)</w:t>
      </w:r>
      <w:r w:rsidR="00817746">
        <w:rPr>
          <w:color w:val="000000" w:themeColor="text1"/>
          <w:lang w:val="en-US"/>
        </w:rPr>
        <w:fldChar w:fldCharType="end"/>
      </w:r>
      <w:r w:rsidR="007004BF">
        <w:rPr>
          <w:color w:val="000000" w:themeColor="text1"/>
          <w:lang w:val="en-US"/>
        </w:rPr>
        <w:t xml:space="preserve"> </w:t>
      </w:r>
      <w:r>
        <w:rPr>
          <w:color w:val="000000" w:themeColor="text1"/>
          <w:lang w:val="en-US"/>
        </w:rPr>
        <w:t>found an enhanced</w:t>
      </w:r>
      <w:r w:rsidRPr="00C44FF1">
        <w:rPr>
          <w:color w:val="000000" w:themeColor="text1"/>
          <w:lang w:val="en-US"/>
        </w:rPr>
        <w:t xml:space="preserve"> global mean </w:t>
      </w:r>
      <w:r>
        <w:rPr>
          <w:color w:val="000000" w:themeColor="text1"/>
          <w:lang w:val="en-US"/>
        </w:rPr>
        <w:t>surface warming of 0.</w:t>
      </w:r>
      <w:r w:rsidR="00662F2A">
        <w:rPr>
          <w:color w:val="000000" w:themeColor="text1"/>
          <w:lang w:val="en-US"/>
        </w:rPr>
        <w:t>23</w:t>
      </w:r>
      <w:ins w:id="6085" w:author="Lucy Cowie" w:date="2021-07-28T21:09:00Z">
        <w:r w:rsidR="008231B7">
          <w:rPr>
            <w:color w:val="000000" w:themeColor="text1"/>
            <w:lang w:val="en-US"/>
          </w:rPr>
          <w:t xml:space="preserve">°C </w:t>
        </w:r>
      </w:ins>
      <w:r>
        <w:rPr>
          <w:rFonts w:cs="Times New Roman"/>
          <w:color w:val="000000" w:themeColor="text1"/>
          <w:lang w:val="en-US"/>
        </w:rPr>
        <w:t>±</w:t>
      </w:r>
      <w:ins w:id="6086" w:author="Lucy Cowie" w:date="2021-07-28T21:09:00Z">
        <w:r w:rsidR="008231B7">
          <w:rPr>
            <w:rFonts w:cs="Times New Roman"/>
            <w:color w:val="000000" w:themeColor="text1"/>
            <w:lang w:val="en-US"/>
          </w:rPr>
          <w:t xml:space="preserve"> </w:t>
        </w:r>
      </w:ins>
      <w:r w:rsidRPr="00C44FF1">
        <w:rPr>
          <w:color w:val="000000" w:themeColor="text1"/>
          <w:lang w:val="en-US"/>
        </w:rPr>
        <w:t>0.</w:t>
      </w:r>
      <w:r w:rsidR="00662F2A" w:rsidRPr="00C44FF1">
        <w:rPr>
          <w:color w:val="000000" w:themeColor="text1"/>
          <w:lang w:val="en-US"/>
        </w:rPr>
        <w:t>0</w:t>
      </w:r>
      <w:r w:rsidR="00662F2A">
        <w:rPr>
          <w:color w:val="000000" w:themeColor="text1"/>
          <w:lang w:val="en-US"/>
        </w:rPr>
        <w:t>5</w:t>
      </w:r>
      <w:del w:id="6087" w:author="Lucy Cowie" w:date="2021-07-28T21:09:00Z">
        <w:r w:rsidR="00662F2A" w:rsidRPr="00C44FF1" w:rsidDel="008231B7">
          <w:rPr>
            <w:color w:val="000000" w:themeColor="text1"/>
            <w:lang w:val="en-US"/>
          </w:rPr>
          <w:delText xml:space="preserve"> </w:delText>
        </w:r>
      </w:del>
      <w:r>
        <w:rPr>
          <w:color w:val="000000" w:themeColor="text1"/>
          <w:lang w:val="en-US"/>
        </w:rPr>
        <w:t xml:space="preserve">°C </w:t>
      </w:r>
      <w:r w:rsidRPr="00C44FF1">
        <w:rPr>
          <w:color w:val="000000" w:themeColor="text1"/>
          <w:lang w:val="en-US"/>
        </w:rPr>
        <w:t>by mid-century and 0.</w:t>
      </w:r>
      <w:r w:rsidR="00662F2A" w:rsidRPr="00C44FF1">
        <w:rPr>
          <w:color w:val="000000" w:themeColor="text1"/>
          <w:lang w:val="en-US"/>
        </w:rPr>
        <w:t>2</w:t>
      </w:r>
      <w:r w:rsidR="00662F2A">
        <w:rPr>
          <w:color w:val="000000" w:themeColor="text1"/>
          <w:lang w:val="en-US"/>
        </w:rPr>
        <w:t>1</w:t>
      </w:r>
      <w:ins w:id="6088" w:author="Lucy Cowie" w:date="2021-07-28T21:09:00Z">
        <w:r w:rsidR="008231B7">
          <w:rPr>
            <w:color w:val="000000" w:themeColor="text1"/>
            <w:lang w:val="en-US"/>
          </w:rPr>
          <w:t xml:space="preserve">°C </w:t>
        </w:r>
      </w:ins>
      <w:r>
        <w:rPr>
          <w:rFonts w:cs="Times New Roman"/>
          <w:color w:val="000000" w:themeColor="text1"/>
          <w:lang w:val="en-US"/>
        </w:rPr>
        <w:t>±</w:t>
      </w:r>
      <w:ins w:id="6089" w:author="Lucy Cowie" w:date="2021-07-28T21:09:00Z">
        <w:r w:rsidR="008231B7">
          <w:rPr>
            <w:rFonts w:cs="Times New Roman"/>
            <w:color w:val="000000" w:themeColor="text1"/>
            <w:lang w:val="en-US"/>
          </w:rPr>
          <w:t xml:space="preserve"> </w:t>
        </w:r>
      </w:ins>
      <w:r w:rsidRPr="00C44FF1">
        <w:rPr>
          <w:color w:val="000000" w:themeColor="text1"/>
          <w:lang w:val="en-US"/>
        </w:rPr>
        <w:t>0.</w:t>
      </w:r>
      <w:r w:rsidR="00662F2A" w:rsidRPr="00C44FF1">
        <w:rPr>
          <w:color w:val="000000" w:themeColor="text1"/>
          <w:lang w:val="en-US"/>
        </w:rPr>
        <w:t>0</w:t>
      </w:r>
      <w:r w:rsidR="00662F2A">
        <w:rPr>
          <w:color w:val="000000" w:themeColor="text1"/>
          <w:lang w:val="en-US"/>
        </w:rPr>
        <w:t>3</w:t>
      </w:r>
      <w:del w:id="6090" w:author="Lucy Cowie" w:date="2021-07-28T21:09:00Z">
        <w:r w:rsidR="00662F2A" w:rsidRPr="00C44FF1" w:rsidDel="008231B7">
          <w:rPr>
            <w:color w:val="000000" w:themeColor="text1"/>
            <w:lang w:val="en-US"/>
          </w:rPr>
          <w:delText xml:space="preserve"> </w:delText>
        </w:r>
      </w:del>
      <w:r>
        <w:rPr>
          <w:color w:val="000000" w:themeColor="text1"/>
          <w:lang w:val="en-US"/>
        </w:rPr>
        <w:t>°C</w:t>
      </w:r>
      <w:r w:rsidRPr="00C44FF1">
        <w:rPr>
          <w:color w:val="000000" w:themeColor="text1"/>
          <w:lang w:val="en-US"/>
        </w:rPr>
        <w:t xml:space="preserve"> by </w:t>
      </w:r>
      <w:r>
        <w:rPr>
          <w:color w:val="000000" w:themeColor="text1"/>
          <w:lang w:val="en-US"/>
        </w:rPr>
        <w:t xml:space="preserve">2100 relative to the warming in the standard SSP3-7.0 scenario. </w:t>
      </w:r>
      <w:ins w:id="6091" w:author="Lucy Cowie" w:date="2021-07-28T21:10:00Z">
        <w:r w:rsidR="002117A9">
          <w:rPr>
            <w:color w:val="000000" w:themeColor="text1"/>
            <w:lang w:val="en-US"/>
          </w:rPr>
          <w:t>Also i</w:t>
        </w:r>
      </w:ins>
      <w:del w:id="6092" w:author="Lucy Cowie" w:date="2021-07-28T21:10:00Z">
        <w:r w:rsidDel="002117A9">
          <w:rPr>
            <w:color w:val="000000" w:themeColor="text1"/>
            <w:lang w:val="en-US"/>
          </w:rPr>
          <w:delText>I</w:delText>
        </w:r>
      </w:del>
      <w:r>
        <w:rPr>
          <w:color w:val="000000" w:themeColor="text1"/>
          <w:lang w:val="en-US"/>
        </w:rPr>
        <w:t xml:space="preserve">ncluding </w:t>
      </w:r>
      <w:del w:id="6093" w:author="Lucy Cowie" w:date="2021-07-28T21:10:00Z">
        <w:r w:rsidDel="002117A9">
          <w:rPr>
            <w:color w:val="000000" w:themeColor="text1"/>
            <w:lang w:val="en-US"/>
          </w:rPr>
          <w:delText xml:space="preserve">also </w:delText>
        </w:r>
      </w:del>
      <w:r>
        <w:rPr>
          <w:color w:val="000000" w:themeColor="text1"/>
          <w:lang w:val="en-US"/>
        </w:rPr>
        <w:t xml:space="preserve">strong mitigation of methane emissions, the same models </w:t>
      </w:r>
      <w:r>
        <w:rPr>
          <w:color w:val="000000" w:themeColor="text1"/>
          <w:lang w:val="en-US"/>
        </w:rPr>
        <w:fldChar w:fldCharType="begin" w:fldLock="1"/>
      </w:r>
      <w:r w:rsidR="00D477C7">
        <w:rPr>
          <w:color w:val="000000" w:themeColor="text1"/>
          <w:lang w:val="en-US"/>
        </w:rPr>
        <w:instrText>ADDIN CSL_CITATION { "citationItems" : [ { "id" : "ITEM-1", "itemData" : { "DOI" : "10.1088/1748-9326/abe06b", "abstract" : "Near-term climate forcers (NTCFs), including aerosols and chemically reactive gases such as tropospheric ozone and methane, offer a potential way to mitigate climate change and improve air quality\u2212so called \u201cwin-win\u201d mitigation policies. Prior studies support improved air quality under NTCF mitigation, but with conflicting climate impacts that range from a significant reduction in the rate of global warming to only a modest impact. Here, we use state-of-the-art chemistry-climate model simulations conducted as part of the Aerosol and Chemistry Model Intercomparison Project (AerChemMIP) to quantify the 21st-century impact of NTCF reductions, using a realistic future emission scenario with a consistent air quality policy. Non-methane NTCF (NMNTCF; aerosols and ozone precursors) mitigation improves air quality, but leads to significant increases in global mean precipitation of 1.3% by mid-century and 1.4% by end-of-the-century, and corresponding surface warming of 0.23 and 0.21 K. NTCF (all-NTCF; including methane) mitigation further improves air quality, with larger reductions of up to 45% for ozone pollution, while offsetting half of the wetting by mid-century (0.7% increase) and all the wetting by end-of-the-century (non-significant 0.1% increase) and leading to surface cooling of \u22120.15 K by mid-century and \u22120.50 K by end-of-the-century. This suggests that methane mitigation offsets warming induced from reductions in NMNTCFs, while also leading to net improvements in air quality.", "author" : [ { "dropping-particle" : "", "family" : "Allen", "given" : "Robert J.", "non-dropping-particle" : "", "parse-names" : false, "suffix" : "" }, { "dropping-particle" : "", "family" : "Horowitz", "given" : "Larry W.", "non-dropping-particle" : "", "parse-names" : false, "suffix" : "" }, { "dropping-particle" : "", "family" : "Naik", "given" : "Vaishali", "non-dropping-particle" : "", "parse-names" : false, "suffix" : "" }, { "dropping-particle" : "", "family" : "Oshima", "given" : "Naga", "non-dropping-particle" : "", "parse-names" : false, "suffix" : "" }, { "dropping-particle" : "", "family" : "O'Connor", "given" : "Fiona M.", "non-dropping-particle" : "", "parse-names" : false, "suffix" : "" }, { "dropping-particle" : "", "family" : "Turnock", "given" : "Steven", "non-dropping-particle" : "", "parse-names" : false, "suffix" : "" }, { "dropping-particle" : "", "family" : "Shim", "given" : "Sungbo", "non-dropping-particle" : "", "parse-names" : false, "suffix" : "" }, { "dropping-particle" : "", "family" : "Sager", "given" : "Philippe", "non-dropping-particle" : "Le", "parse-names" : false, "suffix" : "" }, { "dropping-particle" : "", "family" : "Noije", "given" : "Twan", "non-dropping-particle" : "van", "parse-names" : false, "suffix" : "" }, { "dropping-particle" : "", "family" : "Tsigaridis", "given" : "Kostas", "non-dropping-particle" : "", "parse-names" : false, "suffix" : "" }, { "dropping-particle" : "", "family" : "Bauer", "given" : "Susanne E", "non-dropping-particle" : "", "parse-names" : false, "suffix" : "" }, { "dropping-particle" : "", "family" : "Sentman", "given" : "Lori T.", "non-dropping-particle" : "", "parse-names" : false, "suffix" : "" }, { "dropping-particle" : "", "family" : "John", "given" : "Jasmin G.", "non-dropping-particle" : "", "parse-names" : false, "suffix" : "" }, { "dropping-particle" : "", "family" : "Broderick", "given" : "Conor", "non-dropping-particle" : "", "parse-names" : false, "suffix" : "" }, { "dropping-particle" : "", "family" : "Deushi", "given" : "Makoto", "non-dropping-particle" : "", "parse-names" : false, "suffix" : "" }, { "dropping-particle" : "", "family" : "Folberth", "given" : "Gerd A.", "non-dropping-particle" : "", "parse-names" : false, "suffix" : "" }, { "dropping-particle" : "", "family" : "Fujimori", "given" : "Shinichiro", "non-dropping-particle" : "", "parse-names" : false, "suffix" : "" }, { "dropping-particle" : "", "family" : "Collins", "given" : "William J.", "non-dropping-particle" : "", "parse-names" : false, "suffix" : "" } ], "container-title" : "Environmental Research Letters", "id" : "ITEM-1", "issue" : "3", "issued" : { "date-parts" : [ [ "2021" ] ] }, "title" : "Significant climate benefits from near-term climate forcer mitigation in spite of aerosol reductions", "translator" : [ { "dropping-particle" : "", "family" : "G5125", "given" : "", "non-dropping-particle" : "", "parse-names" : false, "suffix" : "" } ], "type" : "article-journal", "volume" : "16" }, "uris" : [ "http://www.mendeley.com/documents/?uuid=1747b67a-4aae-48fd-98ec-c691b0379fcb" ] } ], "mendeley" : { "formattedCitation" : "(Allen et al., 2021)", "plainTextFormattedCitation" : "(Allen et al., 2021)", "previouslyFormattedCitation" : "(Allen et al., 2021)" }, "properties" : { "noteIndex" : 0 }, "schema" : "https://github.com/citation-style-language/schema/raw/master/csl-citation.json" }</w:instrText>
      </w:r>
      <w:r>
        <w:rPr>
          <w:color w:val="000000" w:themeColor="text1"/>
          <w:lang w:val="en-US"/>
        </w:rPr>
        <w:fldChar w:fldCharType="separate"/>
      </w:r>
      <w:r w:rsidR="00CB33A1">
        <w:rPr>
          <w:noProof/>
          <w:color w:val="000000" w:themeColor="text1"/>
          <w:lang w:val="en-US"/>
        </w:rPr>
        <w:t>(Allen et al., 2021)</w:t>
      </w:r>
      <w:r>
        <w:rPr>
          <w:color w:val="000000" w:themeColor="text1"/>
          <w:lang w:val="en-US"/>
        </w:rPr>
        <w:fldChar w:fldCharType="end"/>
      </w:r>
      <w:r>
        <w:rPr>
          <w:color w:val="000000" w:themeColor="text1"/>
          <w:lang w:val="en-US"/>
        </w:rPr>
        <w:t xml:space="preserve"> </w:t>
      </w:r>
      <w:r w:rsidR="00662F2A">
        <w:rPr>
          <w:color w:val="000000" w:themeColor="text1"/>
          <w:lang w:val="en-US"/>
        </w:rPr>
        <w:t xml:space="preserve">find </w:t>
      </w:r>
      <w:r>
        <w:rPr>
          <w:color w:val="000000" w:themeColor="text1"/>
          <w:lang w:val="en-US"/>
        </w:rPr>
        <w:t>that the warming is off</w:t>
      </w:r>
      <w:del w:id="6094" w:author="Lucy Cowie" w:date="2021-07-28T21:12:00Z">
        <w:r w:rsidDel="004478E2">
          <w:rPr>
            <w:color w:val="000000" w:themeColor="text1"/>
            <w:lang w:val="en-US"/>
          </w:rPr>
          <w:delText>-</w:delText>
        </w:r>
      </w:del>
      <w:r>
        <w:rPr>
          <w:color w:val="000000" w:themeColor="text1"/>
          <w:lang w:val="en-US"/>
        </w:rPr>
        <w:t xml:space="preserve">set </w:t>
      </w:r>
      <w:r w:rsidR="00662F2A">
        <w:rPr>
          <w:color w:val="000000" w:themeColor="text1"/>
          <w:lang w:val="en-US"/>
        </w:rPr>
        <w:t>resulting in</w:t>
      </w:r>
      <w:r>
        <w:rPr>
          <w:color w:val="000000" w:themeColor="text1"/>
          <w:lang w:val="en-US"/>
        </w:rPr>
        <w:t xml:space="preserve"> a net </w:t>
      </w:r>
      <w:r w:rsidRPr="006F6423">
        <w:rPr>
          <w:rFonts w:cs="Times New Roman"/>
          <w:color w:val="000000" w:themeColor="text1"/>
          <w:lang w:val="en-US"/>
        </w:rPr>
        <w:t xml:space="preserve">cooling of </w:t>
      </w:r>
      <w:r w:rsidRPr="001436DA">
        <w:rPr>
          <w:rFonts w:eastAsiaTheme="minorEastAsia" w:cs="Times New Roman"/>
          <w:lang w:val="en-US"/>
        </w:rPr>
        <w:t>0.1</w:t>
      </w:r>
      <w:r w:rsidR="00662F2A">
        <w:rPr>
          <w:rFonts w:eastAsiaTheme="minorEastAsia" w:cs="Times New Roman"/>
          <w:lang w:val="en-US"/>
        </w:rPr>
        <w:t>5</w:t>
      </w:r>
      <w:ins w:id="6095" w:author="Lucy Cowie" w:date="2021-07-28T21:10:00Z">
        <w:r w:rsidR="002117A9">
          <w:rPr>
            <w:color w:val="000000" w:themeColor="text1"/>
            <w:lang w:val="en-US"/>
          </w:rPr>
          <w:t xml:space="preserve">°C </w:t>
        </w:r>
      </w:ins>
      <w:r w:rsidRPr="001436DA">
        <w:rPr>
          <w:rFonts w:eastAsiaTheme="minorEastAsia" w:cs="Times New Roman"/>
          <w:lang w:val="en-US"/>
        </w:rPr>
        <w:t>±</w:t>
      </w:r>
      <w:ins w:id="6096" w:author="Lucy Cowie" w:date="2021-07-28T21:10:00Z">
        <w:r w:rsidR="002117A9">
          <w:rPr>
            <w:rFonts w:eastAsiaTheme="minorEastAsia" w:cs="Times New Roman"/>
            <w:lang w:val="en-US"/>
          </w:rPr>
          <w:t xml:space="preserve"> </w:t>
        </w:r>
      </w:ins>
      <w:r w:rsidRPr="001436DA">
        <w:rPr>
          <w:rFonts w:eastAsiaTheme="minorEastAsia" w:cs="Times New Roman"/>
          <w:lang w:val="en-US"/>
        </w:rPr>
        <w:t>0.0</w:t>
      </w:r>
      <w:r w:rsidR="00662F2A">
        <w:rPr>
          <w:rFonts w:eastAsiaTheme="minorEastAsia" w:cs="Times New Roman"/>
          <w:lang w:val="en-US"/>
        </w:rPr>
        <w:t>5</w:t>
      </w:r>
      <w:del w:id="6097" w:author="Lucy Cowie" w:date="2021-07-28T21:10:00Z">
        <w:r w:rsidRPr="001436DA" w:rsidDel="002117A9">
          <w:rPr>
            <w:rFonts w:eastAsiaTheme="minorEastAsia" w:cs="Times New Roman"/>
            <w:lang w:val="en-US"/>
          </w:rPr>
          <w:delText xml:space="preserve"> </w:delText>
        </w:r>
      </w:del>
      <w:r>
        <w:rPr>
          <w:rFonts w:eastAsiaTheme="minorEastAsia" w:cs="Times New Roman"/>
          <w:lang w:val="en-US"/>
        </w:rPr>
        <w:t>°C</w:t>
      </w:r>
      <w:r w:rsidRPr="001436DA">
        <w:rPr>
          <w:rFonts w:eastAsiaTheme="minorEastAsia" w:cs="Times New Roman"/>
          <w:lang w:val="en-US"/>
        </w:rPr>
        <w:t xml:space="preserve"> </w:t>
      </w:r>
      <w:r>
        <w:rPr>
          <w:rFonts w:eastAsiaTheme="minorEastAsia" w:cs="Times New Roman"/>
          <w:lang w:val="en-US"/>
        </w:rPr>
        <w:t>at</w:t>
      </w:r>
      <w:r w:rsidRPr="001436DA">
        <w:rPr>
          <w:rFonts w:eastAsiaTheme="minorEastAsia" w:cs="Times New Roman"/>
          <w:lang w:val="en-US"/>
        </w:rPr>
        <w:t xml:space="preserve"> mid-century </w:t>
      </w:r>
      <w:r>
        <w:rPr>
          <w:rFonts w:eastAsiaTheme="minorEastAsia" w:cs="Times New Roman"/>
          <w:lang w:val="en-US"/>
        </w:rPr>
        <w:t>(2050</w:t>
      </w:r>
      <w:ins w:id="6098" w:author="Lucy Cowie" w:date="2021-07-28T21:10:00Z">
        <w:r w:rsidR="002117A9">
          <w:rPr>
            <w:rFonts w:eastAsiaTheme="minorEastAsia" w:cs="Times New Roman"/>
            <w:lang w:val="en-US"/>
          </w:rPr>
          <w:t>–</w:t>
        </w:r>
      </w:ins>
      <w:del w:id="6099" w:author="Lucy Cowie" w:date="2021-07-28T21:10:00Z">
        <w:r w:rsidDel="002117A9">
          <w:rPr>
            <w:rFonts w:eastAsiaTheme="minorEastAsia" w:cs="Times New Roman"/>
            <w:lang w:val="en-US"/>
          </w:rPr>
          <w:delText>-</w:delText>
        </w:r>
      </w:del>
      <w:r>
        <w:rPr>
          <w:rFonts w:eastAsiaTheme="minorEastAsia" w:cs="Times New Roman"/>
          <w:lang w:val="en-US"/>
        </w:rPr>
        <w:t xml:space="preserve">2059) </w:t>
      </w:r>
      <w:r w:rsidRPr="001436DA">
        <w:rPr>
          <w:rFonts w:eastAsiaTheme="minorEastAsia" w:cs="Times New Roman"/>
          <w:lang w:val="en-US"/>
        </w:rPr>
        <w:t>and 0.5</w:t>
      </w:r>
      <w:r w:rsidR="00662F2A">
        <w:rPr>
          <w:rFonts w:eastAsiaTheme="minorEastAsia" w:cs="Times New Roman"/>
          <w:lang w:val="en-US"/>
        </w:rPr>
        <w:t>0</w:t>
      </w:r>
      <w:ins w:id="6100" w:author="Lucy Cowie" w:date="2021-07-28T21:10:00Z">
        <w:r w:rsidR="00605BEB">
          <w:rPr>
            <w:color w:val="000000" w:themeColor="text1"/>
            <w:lang w:val="en-US"/>
          </w:rPr>
          <w:t xml:space="preserve">°C </w:t>
        </w:r>
      </w:ins>
      <w:r w:rsidRPr="001436DA">
        <w:rPr>
          <w:rFonts w:eastAsiaTheme="minorEastAsia" w:cs="Times New Roman"/>
          <w:lang w:val="en-US"/>
        </w:rPr>
        <w:t>±</w:t>
      </w:r>
      <w:ins w:id="6101" w:author="Lucy Cowie" w:date="2021-07-28T21:10:00Z">
        <w:r w:rsidR="00605BEB">
          <w:rPr>
            <w:rFonts w:eastAsiaTheme="minorEastAsia" w:cs="Times New Roman"/>
            <w:lang w:val="en-US"/>
          </w:rPr>
          <w:t xml:space="preserve"> </w:t>
        </w:r>
      </w:ins>
      <w:r w:rsidRPr="001436DA">
        <w:rPr>
          <w:rFonts w:eastAsiaTheme="minorEastAsia" w:cs="Times New Roman"/>
          <w:lang w:val="en-US"/>
        </w:rPr>
        <w:t>0.0</w:t>
      </w:r>
      <w:r w:rsidR="00662F2A">
        <w:rPr>
          <w:rFonts w:eastAsiaTheme="minorEastAsia" w:cs="Times New Roman"/>
          <w:lang w:val="en-US"/>
        </w:rPr>
        <w:t>2</w:t>
      </w:r>
      <w:del w:id="6102" w:author="Lucy Cowie" w:date="2021-07-28T21:10:00Z">
        <w:r w:rsidRPr="001436DA" w:rsidDel="00605BEB">
          <w:rPr>
            <w:rFonts w:eastAsiaTheme="minorEastAsia" w:cs="Times New Roman"/>
            <w:lang w:val="en-US"/>
          </w:rPr>
          <w:delText xml:space="preserve"> </w:delText>
        </w:r>
      </w:del>
      <w:r>
        <w:rPr>
          <w:rFonts w:eastAsiaTheme="minorEastAsia" w:cs="Times New Roman"/>
          <w:lang w:val="en-US"/>
        </w:rPr>
        <w:t>°C</w:t>
      </w:r>
      <w:r w:rsidRPr="001436DA">
        <w:rPr>
          <w:rFonts w:eastAsiaTheme="minorEastAsia" w:cs="Times New Roman"/>
          <w:lang w:val="en-US"/>
        </w:rPr>
        <w:t xml:space="preserve"> </w:t>
      </w:r>
      <w:r>
        <w:rPr>
          <w:rFonts w:eastAsiaTheme="minorEastAsia" w:cs="Times New Roman"/>
          <w:lang w:val="en-US"/>
        </w:rPr>
        <w:t>at the end of the century (2090</w:t>
      </w:r>
      <w:ins w:id="6103" w:author="Lucy Cowie" w:date="2021-07-28T21:10:00Z">
        <w:r w:rsidR="00605BEB">
          <w:rPr>
            <w:rFonts w:eastAsiaTheme="minorEastAsia" w:cs="Times New Roman"/>
            <w:lang w:val="en-US"/>
          </w:rPr>
          <w:t>–</w:t>
        </w:r>
      </w:ins>
      <w:del w:id="6104" w:author="Lucy Cowie" w:date="2021-07-28T21:10:00Z">
        <w:r w:rsidDel="00605BEB">
          <w:rPr>
            <w:rFonts w:eastAsiaTheme="minorEastAsia" w:cs="Times New Roman"/>
            <w:lang w:val="en-US"/>
          </w:rPr>
          <w:delText>-</w:delText>
        </w:r>
      </w:del>
      <w:r>
        <w:rPr>
          <w:rFonts w:eastAsiaTheme="minorEastAsia" w:cs="Times New Roman"/>
          <w:lang w:val="en-US"/>
        </w:rPr>
        <w:t>2099)</w:t>
      </w:r>
      <w:r w:rsidRPr="001436DA">
        <w:rPr>
          <w:rFonts w:eastAsiaTheme="minorEastAsia" w:cs="Times New Roman"/>
          <w:lang w:val="en-US"/>
        </w:rPr>
        <w:t xml:space="preserve"> relative to </w:t>
      </w:r>
      <w:r w:rsidRPr="006F6423">
        <w:rPr>
          <w:rFonts w:cs="Times New Roman"/>
          <w:color w:val="000000" w:themeColor="text1"/>
          <w:lang w:val="en-US"/>
        </w:rPr>
        <w:t>SSP3-7.0.</w:t>
      </w:r>
    </w:p>
    <w:p w14:paraId="4A59E3C3" w14:textId="77777777" w:rsidR="0035542F" w:rsidRDefault="0035542F" w:rsidP="00D5630D">
      <w:pPr>
        <w:pStyle w:val="AR6BodyText"/>
        <w:rPr>
          <w:color w:val="000000" w:themeColor="text1"/>
          <w:lang w:val="en-US"/>
        </w:rPr>
      </w:pPr>
    </w:p>
    <w:p w14:paraId="75838EEC" w14:textId="5CC17D9A" w:rsidR="0035542F" w:rsidRDefault="0035542F" w:rsidP="00D5630D">
      <w:pPr>
        <w:pStyle w:val="AR6BodyText"/>
        <w:rPr>
          <w:rFonts w:cs="Times New Roman"/>
          <w:color w:val="000000" w:themeColor="text1"/>
          <w:shd w:val="clear" w:color="auto" w:fill="FFFFFF"/>
          <w:lang w:val="en-US"/>
        </w:rPr>
      </w:pPr>
      <w:r w:rsidRPr="007D361D">
        <w:rPr>
          <w:rFonts w:cs="Times New Roman"/>
          <w:color w:val="000000" w:themeColor="text1"/>
          <w:shd w:val="clear" w:color="auto" w:fill="FFFFFF"/>
          <w:lang w:val="en-US"/>
        </w:rPr>
        <w:lastRenderedPageBreak/>
        <w:t xml:space="preserve">There is </w:t>
      </w:r>
      <w:r w:rsidRPr="007D361D">
        <w:rPr>
          <w:rFonts w:cs="Times New Roman"/>
          <w:i/>
          <w:iCs/>
          <w:color w:val="000000" w:themeColor="text1"/>
          <w:shd w:val="clear" w:color="auto" w:fill="FFFFFF"/>
          <w:lang w:val="en-US"/>
        </w:rPr>
        <w:t>robust evidence</w:t>
      </w:r>
      <w:r w:rsidRPr="007D361D">
        <w:rPr>
          <w:rFonts w:cs="Times New Roman"/>
          <w:iCs/>
          <w:color w:val="000000" w:themeColor="text1"/>
          <w:shd w:val="clear" w:color="auto" w:fill="FFFFFF"/>
          <w:lang w:val="en-US"/>
        </w:rPr>
        <w:t xml:space="preserve"> and</w:t>
      </w:r>
      <w:r w:rsidRPr="007D361D">
        <w:rPr>
          <w:rFonts w:cs="Times New Roman"/>
          <w:i/>
          <w:iCs/>
          <w:color w:val="000000" w:themeColor="text1"/>
          <w:shd w:val="clear" w:color="auto" w:fill="FFFFFF"/>
          <w:lang w:val="en-US"/>
        </w:rPr>
        <w:t xml:space="preserve"> high agreement </w:t>
      </w:r>
      <w:r w:rsidRPr="007D361D">
        <w:rPr>
          <w:rFonts w:cs="Times New Roman"/>
          <w:color w:val="000000" w:themeColor="text1"/>
          <w:shd w:val="clear" w:color="auto" w:fill="FFFFFF"/>
          <w:lang w:val="en-US"/>
        </w:rPr>
        <w:t>that non-methane SLCF</w:t>
      </w:r>
      <w:del w:id="6105" w:author="Lucy Cowie" w:date="2021-07-28T21:11:00Z">
        <w:r w:rsidRPr="007D361D" w:rsidDel="00C75982">
          <w:rPr>
            <w:rFonts w:cs="Times New Roman"/>
            <w:color w:val="000000" w:themeColor="text1"/>
            <w:shd w:val="clear" w:color="auto" w:fill="FFFFFF"/>
            <w:lang w:val="en-US"/>
          </w:rPr>
          <w:delText>s</w:delText>
        </w:r>
      </w:del>
      <w:r w:rsidRPr="007D361D">
        <w:rPr>
          <w:rFonts w:cs="Times New Roman"/>
          <w:color w:val="000000" w:themeColor="text1"/>
          <w:shd w:val="clear" w:color="auto" w:fill="FFFFFF"/>
          <w:lang w:val="en-US"/>
        </w:rPr>
        <w:t xml:space="preserve"> mitigation measures</w:t>
      </w:r>
      <w:r>
        <w:rPr>
          <w:rFonts w:cs="Times New Roman"/>
          <w:color w:val="000000" w:themeColor="text1"/>
          <w:shd w:val="clear" w:color="auto" w:fill="FFFFFF"/>
          <w:lang w:val="en-US"/>
        </w:rPr>
        <w:t>,</w:t>
      </w:r>
      <w:r w:rsidRPr="007D361D">
        <w:rPr>
          <w:rFonts w:cs="Times New Roman"/>
          <w:color w:val="000000" w:themeColor="text1"/>
          <w:shd w:val="clear" w:color="auto" w:fill="FFFFFF"/>
          <w:lang w:val="en-US"/>
        </w:rPr>
        <w:t xml:space="preserve"> through reductions in aerosols and non-methane ozone precursors to improve air quality (SSP3-7.0</w:t>
      </w:r>
      <w:r>
        <w:rPr>
          <w:rFonts w:cs="Times New Roman"/>
          <w:color w:val="000000" w:themeColor="text1"/>
          <w:shd w:val="clear" w:color="auto" w:fill="FFFFFF"/>
          <w:lang w:val="en-US"/>
        </w:rPr>
        <w:t>-</w:t>
      </w:r>
      <w:r w:rsidRPr="007D361D">
        <w:rPr>
          <w:rFonts w:cs="Times New Roman"/>
          <w:color w:val="000000" w:themeColor="text1"/>
          <w:shd w:val="clear" w:color="auto" w:fill="FFFFFF"/>
          <w:lang w:val="en-US"/>
        </w:rPr>
        <w:t>lo</w:t>
      </w:r>
      <w:r>
        <w:rPr>
          <w:rFonts w:cs="Times New Roman"/>
          <w:color w:val="000000" w:themeColor="text1"/>
          <w:shd w:val="clear" w:color="auto" w:fill="FFFFFF"/>
          <w:lang w:val="en-US"/>
        </w:rPr>
        <w:t>wSLCF-highCH</w:t>
      </w:r>
      <w:r w:rsidRPr="00FF3581">
        <w:rPr>
          <w:rFonts w:cs="Times New Roman"/>
          <w:color w:val="000000" w:themeColor="text1"/>
          <w:shd w:val="clear" w:color="auto" w:fill="FFFFFF"/>
          <w:vertAlign w:val="subscript"/>
          <w:lang w:val="en-US"/>
        </w:rPr>
        <w:t>4</w:t>
      </w:r>
      <w:r w:rsidRPr="007D361D">
        <w:rPr>
          <w:rFonts w:cs="Times New Roman"/>
          <w:color w:val="000000" w:themeColor="text1"/>
          <w:shd w:val="clear" w:color="auto" w:fill="FFFFFF"/>
          <w:lang w:val="en-US"/>
        </w:rPr>
        <w:t xml:space="preserve"> v</w:t>
      </w:r>
      <w:del w:id="6106" w:author="Lucy Cowie" w:date="2021-07-28T21:11:00Z">
        <w:r w:rsidRPr="007D361D" w:rsidDel="0029778D">
          <w:rPr>
            <w:rFonts w:cs="Times New Roman"/>
            <w:color w:val="000000" w:themeColor="text1"/>
            <w:shd w:val="clear" w:color="auto" w:fill="FFFFFF"/>
            <w:lang w:val="en-US"/>
          </w:rPr>
          <w:delText>ersu</w:delText>
        </w:r>
      </w:del>
      <w:r w:rsidRPr="007D361D">
        <w:rPr>
          <w:rFonts w:cs="Times New Roman"/>
          <w:color w:val="000000" w:themeColor="text1"/>
          <w:shd w:val="clear" w:color="auto" w:fill="FFFFFF"/>
          <w:lang w:val="en-US"/>
        </w:rPr>
        <w:t>s SSP3-7.0)</w:t>
      </w:r>
      <w:r>
        <w:rPr>
          <w:rFonts w:cs="Times New Roman"/>
          <w:color w:val="000000" w:themeColor="text1"/>
          <w:shd w:val="clear" w:color="auto" w:fill="FFFFFF"/>
          <w:lang w:val="en-US"/>
        </w:rPr>
        <w:t>,</w:t>
      </w:r>
      <w:r w:rsidRPr="007D361D">
        <w:rPr>
          <w:rFonts w:cs="Times New Roman"/>
          <w:color w:val="000000" w:themeColor="text1"/>
          <w:shd w:val="clear" w:color="auto" w:fill="FFFFFF"/>
          <w:lang w:val="en-US"/>
        </w:rPr>
        <w:t xml:space="preserve"> would lead to additional near-term warming with a </w:t>
      </w:r>
      <w:r>
        <w:rPr>
          <w:rFonts w:cs="Times New Roman"/>
          <w:color w:val="000000" w:themeColor="text1"/>
          <w:shd w:val="clear" w:color="auto" w:fill="FFFFFF"/>
          <w:lang w:val="en-US"/>
        </w:rPr>
        <w:t>range of 0.1</w:t>
      </w:r>
      <w:r w:rsidR="00EB26D9">
        <w:rPr>
          <w:rFonts w:cs="Times New Roman"/>
          <w:color w:val="000000" w:themeColor="text1"/>
          <w:shd w:val="clear" w:color="auto" w:fill="FFFFFF"/>
          <w:lang w:val="en-US"/>
        </w:rPr>
        <w:t>°C</w:t>
      </w:r>
      <w:ins w:id="6107" w:author="Lucy Cowie" w:date="2021-07-28T21:11:00Z">
        <w:r w:rsidR="00B27A9E">
          <w:rPr>
            <w:rFonts w:cs="Times New Roman"/>
            <w:color w:val="000000" w:themeColor="text1"/>
            <w:shd w:val="clear" w:color="auto" w:fill="FFFFFF"/>
            <w:lang w:val="en-US"/>
          </w:rPr>
          <w:t>–</w:t>
        </w:r>
      </w:ins>
      <w:del w:id="6108" w:author="Lucy Cowie" w:date="2021-07-28T21:11:00Z">
        <w:r w:rsidR="00EB26D9" w:rsidDel="00B27A9E">
          <w:rPr>
            <w:rFonts w:cs="Times New Roman"/>
            <w:color w:val="000000" w:themeColor="text1"/>
            <w:shd w:val="clear" w:color="auto" w:fill="FFFFFF"/>
            <w:lang w:val="en-US"/>
          </w:rPr>
          <w:delText xml:space="preserve"> </w:delText>
        </w:r>
        <w:r w:rsidDel="00B27A9E">
          <w:rPr>
            <w:rFonts w:cs="Times New Roman"/>
            <w:color w:val="000000" w:themeColor="text1"/>
            <w:shd w:val="clear" w:color="auto" w:fill="FFFFFF"/>
            <w:lang w:val="en-US"/>
          </w:rPr>
          <w:delText>-</w:delText>
        </w:r>
      </w:del>
      <w:r>
        <w:rPr>
          <w:rFonts w:cs="Times New Roman"/>
          <w:color w:val="000000" w:themeColor="text1"/>
          <w:shd w:val="clear" w:color="auto" w:fill="FFFFFF"/>
          <w:lang w:val="en-US"/>
        </w:rPr>
        <w:t xml:space="preserve">0.3°C. </w:t>
      </w:r>
      <w:r w:rsidRPr="007D361D">
        <w:rPr>
          <w:rFonts w:cs="Times New Roman"/>
          <w:color w:val="000000" w:themeColor="text1"/>
          <w:shd w:val="clear" w:color="auto" w:fill="FFFFFF"/>
          <w:lang w:val="en-US"/>
        </w:rPr>
        <w:t xml:space="preserve">Methane mitigation </w:t>
      </w:r>
      <w:del w:id="6109" w:author="Lucy Cowie" w:date="2021-07-28T21:11:00Z">
        <w:r w:rsidDel="00B27A9E">
          <w:rPr>
            <w:rFonts w:cs="Times New Roman"/>
            <w:color w:val="000000" w:themeColor="text1"/>
            <w:shd w:val="clear" w:color="auto" w:fill="FFFFFF"/>
            <w:lang w:val="en-US"/>
          </w:rPr>
          <w:delText xml:space="preserve">which </w:delText>
        </w:r>
      </w:del>
      <w:ins w:id="6110" w:author="Lucy Cowie" w:date="2021-07-28T21:11:00Z">
        <w:r w:rsidR="00B27A9E">
          <w:rPr>
            <w:rFonts w:cs="Times New Roman"/>
            <w:color w:val="000000" w:themeColor="text1"/>
            <w:shd w:val="clear" w:color="auto" w:fill="FFFFFF"/>
            <w:lang w:val="en-US"/>
          </w:rPr>
          <w:t xml:space="preserve">that </w:t>
        </w:r>
      </w:ins>
      <w:r>
        <w:rPr>
          <w:rFonts w:cs="Times New Roman"/>
          <w:color w:val="000000" w:themeColor="text1"/>
          <w:shd w:val="clear" w:color="auto" w:fill="FFFFFF"/>
          <w:lang w:val="en-US"/>
        </w:rPr>
        <w:t xml:space="preserve">also reduces tropospheric ozone, </w:t>
      </w:r>
      <w:r w:rsidRPr="007D361D">
        <w:rPr>
          <w:rFonts w:cs="Times New Roman"/>
          <w:color w:val="000000" w:themeColor="text1"/>
          <w:shd w:val="clear" w:color="auto" w:fill="FFFFFF"/>
          <w:lang w:val="en-US"/>
        </w:rPr>
        <w:t>stands out as an option that combines near</w:t>
      </w:r>
      <w:ins w:id="6111" w:author="Lucy Cowie" w:date="2021-07-28T21:11:00Z">
        <w:r w:rsidR="00C126DD">
          <w:rPr>
            <w:rFonts w:cs="Times New Roman"/>
            <w:color w:val="000000" w:themeColor="text1"/>
            <w:shd w:val="clear" w:color="auto" w:fill="FFFFFF"/>
            <w:lang w:val="en-US"/>
          </w:rPr>
          <w:t>-</w:t>
        </w:r>
      </w:ins>
      <w:r w:rsidRPr="007D361D">
        <w:rPr>
          <w:rFonts w:cs="Times New Roman"/>
          <w:color w:val="000000" w:themeColor="text1"/>
          <w:shd w:val="clear" w:color="auto" w:fill="FFFFFF"/>
          <w:lang w:val="en-US"/>
        </w:rPr>
        <w:t xml:space="preserve"> and long</w:t>
      </w:r>
      <w:ins w:id="6112" w:author="Lucy Cowie" w:date="2021-07-28T21:11:00Z">
        <w:r w:rsidR="00D11C0E">
          <w:rPr>
            <w:rFonts w:cs="Times New Roman"/>
            <w:color w:val="000000" w:themeColor="text1"/>
            <w:shd w:val="clear" w:color="auto" w:fill="FFFFFF"/>
            <w:lang w:val="en-US"/>
          </w:rPr>
          <w:t>-</w:t>
        </w:r>
      </w:ins>
      <w:del w:id="6113" w:author="Lucy Cowie" w:date="2021-07-28T21:11:00Z">
        <w:r w:rsidRPr="007D361D" w:rsidDel="00D11C0E">
          <w:rPr>
            <w:rFonts w:cs="Times New Roman"/>
            <w:color w:val="000000" w:themeColor="text1"/>
            <w:shd w:val="clear" w:color="auto" w:fill="FFFFFF"/>
            <w:lang w:val="en-US"/>
          </w:rPr>
          <w:delText xml:space="preserve"> </w:delText>
        </w:r>
      </w:del>
      <w:r w:rsidRPr="007D361D">
        <w:rPr>
          <w:rFonts w:cs="Times New Roman"/>
          <w:color w:val="000000" w:themeColor="text1"/>
          <w:shd w:val="clear" w:color="auto" w:fill="FFFFFF"/>
          <w:lang w:val="en-US"/>
        </w:rPr>
        <w:t>term gains on surface temperature (</w:t>
      </w:r>
      <w:r w:rsidRPr="007D361D">
        <w:rPr>
          <w:rFonts w:cs="Times New Roman"/>
          <w:i/>
          <w:color w:val="000000" w:themeColor="text1"/>
          <w:shd w:val="clear" w:color="auto" w:fill="FFFFFF"/>
          <w:lang w:val="en-US"/>
        </w:rPr>
        <w:t>high confidence)</w:t>
      </w:r>
      <w:r w:rsidRPr="007D361D">
        <w:rPr>
          <w:rFonts w:cs="Times New Roman"/>
          <w:color w:val="000000" w:themeColor="text1"/>
          <w:shd w:val="clear" w:color="auto" w:fill="FFFFFF"/>
          <w:lang w:val="en-US"/>
        </w:rPr>
        <w:t xml:space="preserve">. </w:t>
      </w:r>
      <w:r w:rsidRPr="009729B5">
        <w:rPr>
          <w:rFonts w:cs="Times New Roman"/>
          <w:color w:val="000000" w:themeColor="text1"/>
          <w:shd w:val="clear" w:color="auto" w:fill="FFFFFF"/>
          <w:lang w:val="en-US"/>
        </w:rPr>
        <w:t>With stringent but realistic methane mitigation (SSP3-7.0-lowSLCF-lowCH</w:t>
      </w:r>
      <w:r w:rsidRPr="008242AC">
        <w:rPr>
          <w:rFonts w:cs="Times New Roman"/>
          <w:color w:val="000000" w:themeColor="text1"/>
          <w:shd w:val="clear" w:color="auto" w:fill="FFFFFF"/>
          <w:vertAlign w:val="subscript"/>
          <w:lang w:val="en-US"/>
        </w:rPr>
        <w:t>4</w:t>
      </w:r>
      <w:r w:rsidRPr="008242AC">
        <w:rPr>
          <w:rFonts w:cs="Times New Roman"/>
          <w:color w:val="000000" w:themeColor="text1"/>
          <w:shd w:val="clear" w:color="auto" w:fill="FFFFFF"/>
          <w:lang w:val="en-US"/>
        </w:rPr>
        <w:t>)</w:t>
      </w:r>
      <w:r w:rsidRPr="009729B5">
        <w:rPr>
          <w:rFonts w:cs="Times New Roman"/>
          <w:color w:val="000000" w:themeColor="text1"/>
          <w:shd w:val="clear" w:color="auto" w:fill="FFFFFF"/>
          <w:lang w:val="en-US"/>
        </w:rPr>
        <w:t>, it is</w:t>
      </w:r>
      <w:r w:rsidRPr="009729B5">
        <w:rPr>
          <w:rFonts w:cs="Times New Roman"/>
          <w:i/>
          <w:color w:val="000000" w:themeColor="text1"/>
          <w:shd w:val="clear" w:color="auto" w:fill="FFFFFF"/>
          <w:lang w:val="en-US"/>
        </w:rPr>
        <w:t xml:space="preserve"> very likely</w:t>
      </w:r>
      <w:r w:rsidRPr="009729B5">
        <w:rPr>
          <w:rFonts w:cs="Times New Roman"/>
          <w:color w:val="000000" w:themeColor="text1"/>
          <w:shd w:val="clear" w:color="auto" w:fill="FFFFFF"/>
          <w:lang w:val="en-US"/>
        </w:rPr>
        <w:t xml:space="preserve"> that warming (relative to SSP3-7.0) from non-methane SLCFs can be off</w:t>
      </w:r>
      <w:del w:id="6114" w:author="Lucy Cowie" w:date="2021-07-28T21:13:00Z">
        <w:r w:rsidRPr="009729B5" w:rsidDel="00FA0B71">
          <w:rPr>
            <w:rFonts w:cs="Times New Roman"/>
            <w:color w:val="000000" w:themeColor="text1"/>
            <w:shd w:val="clear" w:color="auto" w:fill="FFFFFF"/>
            <w:lang w:val="en-US"/>
          </w:rPr>
          <w:delText>-</w:delText>
        </w:r>
      </w:del>
      <w:r w:rsidRPr="009729B5">
        <w:rPr>
          <w:rFonts w:cs="Times New Roman"/>
          <w:color w:val="000000" w:themeColor="text1"/>
          <w:shd w:val="clear" w:color="auto" w:fill="FFFFFF"/>
          <w:lang w:val="en-US"/>
        </w:rPr>
        <w:t>set</w:t>
      </w:r>
      <w:r>
        <w:rPr>
          <w:rFonts w:cs="Times New Roman"/>
          <w:color w:val="000000" w:themeColor="text1"/>
          <w:shd w:val="clear" w:color="auto" w:fill="FFFFFF"/>
          <w:lang w:val="en-US"/>
        </w:rPr>
        <w:t xml:space="preserve"> (Figure 6.24</w:t>
      </w:r>
      <w:del w:id="6115" w:author="Lucy Cowie" w:date="2021-07-28T21:12:00Z">
        <w:r w:rsidDel="007C2C41">
          <w:rPr>
            <w:rFonts w:cs="Times New Roman"/>
            <w:color w:val="000000" w:themeColor="text1"/>
            <w:shd w:val="clear" w:color="auto" w:fill="FFFFFF"/>
            <w:lang w:val="en-US"/>
          </w:rPr>
          <w:delText xml:space="preserve"> and</w:delText>
        </w:r>
        <w:r w:rsidRPr="00FC1CA1" w:rsidDel="007C2C41">
          <w:rPr>
            <w:color w:val="000000" w:themeColor="text1"/>
            <w:lang w:val="en-US"/>
          </w:rPr>
          <w:delText xml:space="preserve"> </w:delText>
        </w:r>
      </w:del>
      <w:ins w:id="6116" w:author="Lucy Cowie" w:date="2021-07-28T21:12:00Z">
        <w:r w:rsidR="007C2C41">
          <w:rPr>
            <w:rFonts w:cs="Times New Roman"/>
            <w:color w:val="000000" w:themeColor="text1"/>
            <w:shd w:val="clear" w:color="auto" w:fill="FFFFFF"/>
            <w:lang w:val="en-US"/>
          </w:rPr>
          <w:t xml:space="preserve">; </w:t>
        </w:r>
      </w:ins>
      <w:commentRangeStart w:id="6117"/>
      <w:r>
        <w:rPr>
          <w:color w:val="000000" w:themeColor="text1"/>
          <w:lang w:val="en-US"/>
        </w:rPr>
        <w:fldChar w:fldCharType="begin" w:fldLock="1"/>
      </w:r>
      <w:r w:rsidR="00D477C7">
        <w:rPr>
          <w:color w:val="000000" w:themeColor="text1"/>
          <w:lang w:val="en-US"/>
        </w:rPr>
        <w:instrText>ADDIN CSL_CITATION { "citationItems" : [ { "id" : "ITEM-1", "itemData" : { "DOI" : "10.1088/1748-9326/abe06b", "abstract" : "Near-term climate forcers (NTCFs), including aerosols and chemically reactive gases such as tropospheric ozone and methane, offer a potential way to mitigate climate change and improve air quality\u2212so called \u201cwin-win\u201d mitigation policies. Prior studies support improved air quality under NTCF mitigation, but with conflicting climate impacts that range from a significant reduction in the rate of global warming to only a modest impact. Here, we use state-of-the-art chemistry-climate model simulations conducted as part of the Aerosol and Chemistry Model Intercomparison Project (AerChemMIP) to quantify the 21st-century impact of NTCF reductions, using a realistic future emission scenario with a consistent air quality policy. Non-methane NTCF (NMNTCF; aerosols and ozone precursors) mitigation improves air quality, but leads to significant increases in global mean precipitation of 1.3% by mid-century and 1.4% by end-of-the-century, and corresponding surface warming of 0.23 and 0.21 K. NTCF (all-NTCF; including methane) mitigation further improves air quality, with larger reductions of up to 45% for ozone pollution, while offsetting half of the wetting by mid-century (0.7% increase) and all the wetting by end-of-the-century (non-significant 0.1% increase) and leading to surface cooling of \u22120.15 K by mid-century and \u22120.50 K by end-of-the-century. This suggests that methane mitigation offsets warming induced from reductions in NMNTCFs, while also leading to net improvements in air quality.", "author" : [ { "dropping-particle" : "", "family" : "Allen", "given" : "Robert J.", "non-dropping-particle" : "", "parse-names" : false, "suffix" : "" }, { "dropping-particle" : "", "family" : "Horowitz", "given" : "Larry W.", "non-dropping-particle" : "", "parse-names" : false, "suffix" : "" }, { "dropping-particle" : "", "family" : "Naik", "given" : "Vaishali", "non-dropping-particle" : "", "parse-names" : false, "suffix" : "" }, { "dropping-particle" : "", "family" : "Oshima", "given" : "Naga", "non-dropping-particle" : "", "parse-names" : false, "suffix" : "" }, { "dropping-particle" : "", "family" : "O'Connor", "given" : "Fiona M.", "non-dropping-particle" : "", "parse-names" : false, "suffix" : "" }, { "dropping-particle" : "", "family" : "Turnock", "given" : "Steven", "non-dropping-particle" : "", "parse-names" : false, "suffix" : "" }, { "dropping-particle" : "", "family" : "Shim", "given" : "Sungbo", "non-dropping-particle" : "", "parse-names" : false, "suffix" : "" }, { "dropping-particle" : "", "family" : "Sager", "given" : "Philippe", "non-dropping-particle" : "Le", "parse-names" : false, "suffix" : "" }, { "dropping-particle" : "", "family" : "Noije", "given" : "Twan", "non-dropping-particle" : "van", "parse-names" : false, "suffix" : "" }, { "dropping-particle" : "", "family" : "Tsigaridis", "given" : "Kostas", "non-dropping-particle" : "", "parse-names" : false, "suffix" : "" }, { "dropping-particle" : "", "family" : "Bauer", "given" : "Susanne E", "non-dropping-particle" : "", "parse-names" : false, "suffix" : "" }, { "dropping-particle" : "", "family" : "Sentman", "given" : "Lori T.", "non-dropping-particle" : "", "parse-names" : false, "suffix" : "" }, { "dropping-particle" : "", "family" : "John", "given" : "Jasmin G.", "non-dropping-particle" : "", "parse-names" : false, "suffix" : "" }, { "dropping-particle" : "", "family" : "Broderick", "given" : "Conor", "non-dropping-particle" : "", "parse-names" : false, "suffix" : "" }, { "dropping-particle" : "", "family" : "Deushi", "given" : "Makoto", "non-dropping-particle" : "", "parse-names" : false, "suffix" : "" }, { "dropping-particle" : "", "family" : "Folberth", "given" : "Gerd A.", "non-dropping-particle" : "", "parse-names" : false, "suffix" : "" }, { "dropping-particle" : "", "family" : "Fujimori", "given" : "Shinichiro", "non-dropping-particle" : "", "parse-names" : false, "suffix" : "" }, { "dropping-particle" : "", "family" : "Collins", "given" : "William J.", "non-dropping-particle" : "", "parse-names" : false, "suffix" : "" } ], "container-title" : "Environmental Research Letters", "id" : "ITEM-1", "issue" : "3", "issued" : { "date-parts" : [ [ "2021" ] ] }, "title" : "Significant climate benefits from near-term climate forcer mitigation in spite of aerosol reductions", "translator" : [ { "dropping-particle" : "", "family" : "G5125", "given" : "", "non-dropping-particle" : "", "parse-names" : false, "suffix" : "" } ], "type" : "article-journal", "volume" : "16" }, "uris" : [ "http://www.mendeley.com/documents/?uuid=1747b67a-4aae-48fd-98ec-c691b0379fcb" ] } ], "mendeley" : { "formattedCitation" : "(Allen et al., 2021)", "manualFormatting" : "Allen et al., 2021)", "plainTextFormattedCitation" : "(Allen et al., 2021)", "previouslyFormattedCitation" : "(Allen et al., 2021)" }, "properties" : { "noteIndex" : 0 }, "schema" : "https://github.com/citation-style-language/schema/raw/master/csl-citation.json" }</w:instrText>
      </w:r>
      <w:r>
        <w:rPr>
          <w:color w:val="000000" w:themeColor="text1"/>
          <w:lang w:val="en-US"/>
        </w:rPr>
        <w:fldChar w:fldCharType="separate"/>
      </w:r>
      <w:r w:rsidR="00CB33A1">
        <w:rPr>
          <w:noProof/>
          <w:color w:val="000000" w:themeColor="text1"/>
          <w:lang w:val="en-US"/>
        </w:rPr>
        <w:t>Allen et al., 2021)</w:t>
      </w:r>
      <w:r>
        <w:rPr>
          <w:color w:val="000000" w:themeColor="text1"/>
          <w:lang w:val="en-US"/>
        </w:rPr>
        <w:fldChar w:fldCharType="end"/>
      </w:r>
      <w:commentRangeEnd w:id="6117"/>
      <w:r w:rsidR="00CB33A1">
        <w:rPr>
          <w:rStyle w:val="Marquedecommentaire"/>
        </w:rPr>
        <w:commentReference w:id="6117"/>
      </w:r>
      <w:r>
        <w:rPr>
          <w:rFonts w:cs="Times New Roman"/>
          <w:color w:val="000000" w:themeColor="text1"/>
          <w:shd w:val="clear" w:color="auto" w:fill="FFFFFF"/>
          <w:lang w:val="en-US"/>
        </w:rPr>
        <w:t xml:space="preserve">. Due to the slower response to the methane mitigation, this offset becomes more robust over time and it is </w:t>
      </w:r>
      <w:r w:rsidRPr="00EE3571">
        <w:rPr>
          <w:rFonts w:cs="Times New Roman"/>
          <w:i/>
          <w:color w:val="000000" w:themeColor="text1"/>
          <w:shd w:val="clear" w:color="auto" w:fill="FFFFFF"/>
          <w:lang w:val="en-US"/>
        </w:rPr>
        <w:t>very likely</w:t>
      </w:r>
      <w:r>
        <w:rPr>
          <w:rFonts w:cs="Times New Roman"/>
          <w:color w:val="000000" w:themeColor="text1"/>
          <w:shd w:val="clear" w:color="auto" w:fill="FFFFFF"/>
          <w:lang w:val="en-US"/>
        </w:rPr>
        <w:t xml:space="preserve"> to be an offset after 2050. </w:t>
      </w:r>
      <w:r w:rsidRPr="007D361D">
        <w:rPr>
          <w:rFonts w:cs="Times New Roman"/>
          <w:color w:val="000000" w:themeColor="text1"/>
          <w:shd w:val="clear" w:color="auto" w:fill="FFFFFF"/>
          <w:lang w:val="en-US"/>
        </w:rPr>
        <w:t xml:space="preserve">However, </w:t>
      </w:r>
      <w:r>
        <w:rPr>
          <w:rFonts w:cs="Times New Roman"/>
          <w:color w:val="000000" w:themeColor="text1"/>
          <w:shd w:val="clear" w:color="auto" w:fill="FFFFFF"/>
          <w:lang w:val="en-US"/>
        </w:rPr>
        <w:t xml:space="preserve">when comparing to </w:t>
      </w:r>
      <w:ins w:id="6118" w:author="Lucy Cowie" w:date="2021-07-28T21:13:00Z">
        <w:r w:rsidR="00F90F46">
          <w:rPr>
            <w:rFonts w:cs="Times New Roman"/>
            <w:color w:val="000000" w:themeColor="text1"/>
            <w:shd w:val="clear" w:color="auto" w:fill="FFFFFF"/>
            <w:lang w:val="en-US"/>
          </w:rPr>
          <w:t xml:space="preserve">the </w:t>
        </w:r>
      </w:ins>
      <w:r>
        <w:rPr>
          <w:rFonts w:cs="Times New Roman"/>
          <w:color w:val="000000" w:themeColor="text1"/>
          <w:shd w:val="clear" w:color="auto" w:fill="FFFFFF"/>
          <w:lang w:val="en-US"/>
        </w:rPr>
        <w:t xml:space="preserve">present day, </w:t>
      </w:r>
      <w:r w:rsidRPr="007D361D">
        <w:rPr>
          <w:rFonts w:cs="Times New Roman"/>
          <w:color w:val="000000" w:themeColor="text1"/>
          <w:shd w:val="clear" w:color="auto" w:fill="FFFFFF"/>
          <w:lang w:val="en-US"/>
        </w:rPr>
        <w:t xml:space="preserve">it is </w:t>
      </w:r>
      <w:r w:rsidRPr="007D361D">
        <w:rPr>
          <w:rFonts w:cs="Times New Roman"/>
          <w:i/>
          <w:color w:val="000000" w:themeColor="text1"/>
          <w:shd w:val="clear" w:color="auto" w:fill="FFFFFF"/>
          <w:lang w:val="en-US"/>
        </w:rPr>
        <w:t>unlikely</w:t>
      </w:r>
      <w:r w:rsidRPr="007D361D">
        <w:rPr>
          <w:rFonts w:cs="Times New Roman"/>
          <w:color w:val="000000" w:themeColor="text1"/>
          <w:shd w:val="clear" w:color="auto" w:fill="FFFFFF"/>
          <w:lang w:val="en-US"/>
        </w:rPr>
        <w:t xml:space="preserve"> </w:t>
      </w:r>
      <w:r>
        <w:rPr>
          <w:rFonts w:cs="Times New Roman"/>
          <w:color w:val="000000" w:themeColor="text1"/>
          <w:shd w:val="clear" w:color="auto" w:fill="FFFFFF"/>
          <w:lang w:val="en-US"/>
        </w:rPr>
        <w:t xml:space="preserve">that </w:t>
      </w:r>
      <w:r w:rsidRPr="007D361D">
        <w:rPr>
          <w:rFonts w:cs="Times New Roman"/>
          <w:color w:val="000000" w:themeColor="text1"/>
          <w:shd w:val="clear" w:color="auto" w:fill="FFFFFF"/>
          <w:lang w:val="en-US"/>
        </w:rPr>
        <w:t xml:space="preserve">that methane mitigation can fully cancel out the warming </w:t>
      </w:r>
      <w:r>
        <w:rPr>
          <w:rFonts w:cs="Times New Roman"/>
          <w:color w:val="000000" w:themeColor="text1"/>
          <w:shd w:val="clear" w:color="auto" w:fill="FFFFFF"/>
          <w:lang w:val="en-US"/>
        </w:rPr>
        <w:t>over the 21</w:t>
      </w:r>
      <w:r w:rsidRPr="00BC28D2">
        <w:rPr>
          <w:rFonts w:cs="Times New Roman"/>
          <w:color w:val="000000" w:themeColor="text1"/>
          <w:shd w:val="clear" w:color="auto" w:fill="FFFFFF"/>
          <w:lang w:val="en-US"/>
          <w:rPrChange w:id="6119" w:author="Lucy Cowie" w:date="2021-07-28T21:14:00Z">
            <w:rPr>
              <w:rFonts w:cs="Times New Roman"/>
              <w:color w:val="000000" w:themeColor="text1"/>
              <w:shd w:val="clear" w:color="auto" w:fill="FFFFFF"/>
              <w:vertAlign w:val="superscript"/>
              <w:lang w:val="en-US"/>
            </w:rPr>
          </w:rPrChange>
        </w:rPr>
        <w:t>st</w:t>
      </w:r>
      <w:r>
        <w:rPr>
          <w:rFonts w:cs="Times New Roman"/>
          <w:color w:val="000000" w:themeColor="text1"/>
          <w:shd w:val="clear" w:color="auto" w:fill="FFFFFF"/>
          <w:lang w:val="en-US"/>
        </w:rPr>
        <w:t xml:space="preserve"> century </w:t>
      </w:r>
      <w:r w:rsidRPr="007D361D">
        <w:rPr>
          <w:rFonts w:cs="Times New Roman"/>
          <w:color w:val="000000" w:themeColor="text1"/>
          <w:shd w:val="clear" w:color="auto" w:fill="FFFFFF"/>
          <w:lang w:val="en-US"/>
        </w:rPr>
        <w:t>from reduction of non-methane cooling SLCFs.</w:t>
      </w:r>
    </w:p>
    <w:p w14:paraId="530EE0D4" w14:textId="77777777" w:rsidR="0035542F" w:rsidRDefault="0035542F" w:rsidP="00D5630D">
      <w:pPr>
        <w:pStyle w:val="AR6BodyText"/>
        <w:rPr>
          <w:lang w:val="en-GB"/>
        </w:rPr>
      </w:pPr>
    </w:p>
    <w:p w14:paraId="7CD410D6" w14:textId="3F1C2605" w:rsidR="0035542F" w:rsidRDefault="0035542F" w:rsidP="00D5630D">
      <w:pPr>
        <w:pStyle w:val="AR6BodyText"/>
        <w:rPr>
          <w:lang w:val="en-GB"/>
        </w:rPr>
      </w:pPr>
      <w:r>
        <w:rPr>
          <w:lang w:val="en-GB"/>
        </w:rPr>
        <w:t xml:space="preserve">The </w:t>
      </w:r>
      <w:r w:rsidRPr="006F3FA9">
        <w:rPr>
          <w:lang w:val="en-GB"/>
        </w:rPr>
        <w:t xml:space="preserve">SSP3 storyline assumes </w:t>
      </w:r>
      <w:r>
        <w:rPr>
          <w:lang w:val="en-GB"/>
        </w:rPr>
        <w:t>‘regional rivalry’ (</w:t>
      </w:r>
      <w:del w:id="6120" w:author="Lucy Cowie" w:date="2021-07-28T21:14:00Z">
        <w:r w:rsidDel="00D256F1">
          <w:rPr>
            <w:lang w:val="en-GB"/>
          </w:rPr>
          <w:delText xml:space="preserve">see </w:delText>
        </w:r>
      </w:del>
      <w:ins w:id="6121" w:author="Lucy Cowie" w:date="2021-07-28T21:14:00Z">
        <w:r w:rsidR="00D256F1">
          <w:rPr>
            <w:lang w:val="en-GB"/>
          </w:rPr>
          <w:t xml:space="preserve">Section </w:t>
        </w:r>
      </w:ins>
      <w:r>
        <w:rPr>
          <w:lang w:val="en-GB"/>
        </w:rPr>
        <w:t xml:space="preserve">1.6.1.1) with </w:t>
      </w:r>
      <w:r w:rsidRPr="006F3FA9">
        <w:rPr>
          <w:lang w:val="en-GB"/>
        </w:rPr>
        <w:t>weak air pollution legislation</w:t>
      </w:r>
      <w:r>
        <w:rPr>
          <w:lang w:val="en-GB"/>
        </w:rPr>
        <w:t xml:space="preserve"> and no climate mitigation</w:t>
      </w:r>
      <w:ins w:id="6122" w:author="Lucy Cowie" w:date="2021-07-28T21:14:00Z">
        <w:r w:rsidR="00144359">
          <w:rPr>
            <w:lang w:val="en-GB"/>
          </w:rPr>
          <w:t>,</w:t>
        </w:r>
      </w:ins>
      <w:r>
        <w:rPr>
          <w:lang w:val="en-GB"/>
        </w:rPr>
        <w:t xml:space="preserve"> and is compared here against SSP3-</w:t>
      </w:r>
      <w:r w:rsidR="000511C4">
        <w:rPr>
          <w:lang w:val="en-GB"/>
        </w:rPr>
        <w:t>7.0-</w:t>
      </w:r>
      <w:r>
        <w:rPr>
          <w:lang w:val="en-GB"/>
        </w:rPr>
        <w:t>l</w:t>
      </w:r>
      <w:r w:rsidRPr="006F3FA9">
        <w:rPr>
          <w:lang w:val="en-GB"/>
        </w:rPr>
        <w:t>owSLCF</w:t>
      </w:r>
      <w:r>
        <w:rPr>
          <w:lang w:val="en-GB"/>
        </w:rPr>
        <w:t>-lowCH</w:t>
      </w:r>
      <w:r w:rsidRPr="00BC1A9C">
        <w:rPr>
          <w:vertAlign w:val="subscript"/>
          <w:lang w:val="en-GB"/>
        </w:rPr>
        <w:t>4</w:t>
      </w:r>
      <w:r w:rsidRPr="006F3FA9">
        <w:rPr>
          <w:lang w:val="en-GB"/>
        </w:rPr>
        <w:t xml:space="preserve"> (strong air pollution control) and SSP3-3.4 (the most ambitious climate policy feasible under</w:t>
      </w:r>
      <w:ins w:id="6123" w:author="Lucy Cowie" w:date="2021-07-28T21:14:00Z">
        <w:r w:rsidR="00636BDD">
          <w:rPr>
            <w:lang w:val="en-GB"/>
          </w:rPr>
          <w:t xml:space="preserve"> the</w:t>
        </w:r>
      </w:ins>
      <w:r w:rsidRPr="006F3FA9">
        <w:rPr>
          <w:lang w:val="en-GB"/>
        </w:rPr>
        <w:t xml:space="preserve"> SSP3 narrative). </w:t>
      </w:r>
      <w:r>
        <w:rPr>
          <w:lang w:val="en-GB"/>
        </w:rPr>
        <w:t xml:space="preserve">In the SSP3-3.4 scenario, all emissions follow the SSP3-7.0 scenario until about 2030 and then deep and rapid cuts in fossil fuel use are imposed </w:t>
      </w:r>
      <w:r>
        <w:rPr>
          <w:lang w:val="en-GB"/>
        </w:rPr>
        <w:fldChar w:fldCharType="begin" w:fldLock="1"/>
      </w:r>
      <w:r w:rsidR="00D477C7">
        <w:rPr>
          <w:lang w:val="en-GB"/>
        </w:rPr>
        <w:instrText>ADDIN CSL_CITATION { "citationItems" : [ { "id" : "ITEM-1", "itemData" : { "DOI" : "https://doi.org/10.1016/j.gloenvcha.2016.06.009", "ISSN" : "0959-3780", "abstract" : "This study quantifies the Shared Socioeconomic Pathways (SSPs) using AIM/CGE (Asia-Pacific Integrated Assessment/Computable General Equilibrium). SSP3 (regional rivalry) forms the main focus of the study, which is supposed to face high challenges both in mitigation and adaptation. The AIM model has been selected as the model to quantify the SSP3 marker scenario, a representative case illustrating a particular narrative. Multiple parameter assumptions in AIM/CGE were differentiated across the SSPs for quantification. We confirm that SSP3 quantitative scenarios outcomes are consistent with its narrative. Moreover, four key features of SSP3 are observed. First, as SSP3 was originally designed to contain a high level of challenges to mitigation, mitigation costs in SSP3 were relatively high. This results from the combination of high greenhouse gas emissions in the baseline (no climate mitigation policy) scenario and low mitigative capacity. Second, the climate forcing level in 2100 for the baseline scenarios of SSP3 was similar to that of SSP2, whereas CO2 emissions in SSP3 are higher than those in SSP2. This is mainly due to high aerosol emissions in SSP3. A third feature was the high air pollutant emissions associated with weak implementation of air quality legislation and a high level of coal dependency. Fourth, forest area steadily decreases with a large expansion of cropland and pasture land. These characteristics indicate at least four potential uses for SSP3. First, SSP3 is useful for both IAM and impact, adaptation, vulnerability (IAV) analyses to present the worst-case scenario. Second, by comparing SSP2 and SSP3, IAV analyses can clarify the influences of socioeconomic elements under similar climatic conditions. Third, the high air pollutant emissions would be of interest to atmospheric chemistry climate modelers. Finally, in addition to climate change studies, many other environmental studies could benefit from the meaningful insights available from the large-scale land use change resulting in SSP3.", "author" : [ { "dropping-particle" : "", "family" : "Fujimori", "given" : "Shinichiro", "non-dropping-particle" : "", "parse-names" : false, "suffix" : "" }, { "dropping-particle" : "", "family" : "Hasegawa", "given" : "Tomoko", "non-dropping-particle" : "", "parse-names" : false, "suffix" : "" }, { "dropping-particle" : "", "family" : "Masui", "given" : "Toshihiko", "non-dropping-particle" : "", "parse-names" : false, "suffix" : "" }, { "dropping-particle" : "", "family" : "Takahashi", "given" : "Kiyoshi", "non-dropping-particle" : "", "parse-names" : false, "suffix" : "" }, { "dropping-particle" : "", "family" : "Herran", "given" : "Diego Silva", "non-dropping-particle" : "", "parse-names" : false, "suffix" : "" }, { "dropping-particle" : "", "family" : "Dai", "given" : "Hancheng", "non-dropping-particle" : "", "parse-names" : false, "suffix" : "" }, { "dropping-particle" : "", "family" : "Hijioka", "given" : "Yasuaki", "non-dropping-particle" : "", "parse-names" : false, "suffix" : "" }, { "dropping-particle" : "", "family" : "Kainuma", "given" : "Mikiko", "non-dropping-particle" : "", "parse-names" : false, "suffix" : "" } ], "container-title" : "Global Environmental Change", "id" : "ITEM-1", "issued" : { "date-parts" : [ [ "2017" ] ] }, "page" : "268-283", "title" : "SSP3: AIM implementation of Shared Socioeconomic Pathways", "translator" : [ { "dropping-particle" : "", "family" : "G5261", "given" : "", "non-dropping-particle" : "", "parse-names" : false, "suffix" : "" } ], "type" : "article-journal", "volume" : "42" }, "uris" : [ "http://www.mendeley.com/documents/?uuid=ae0c05c4-5ae7-4bef-9293-76e067d4927a" ] } ], "mendeley" : { "formattedCitation" : "(Fujimori et al., 2017)", "plainTextFormattedCitation" : "(Fujimori et al., 2017)", "previouslyFormattedCitation" : "(Fujimori et al., 2017)" }, "properties" : { "noteIndex" : 0 }, "schema" : "https://github.com/citation-style-language/schema/raw/master/csl-citation.json" }</w:instrText>
      </w:r>
      <w:r>
        <w:rPr>
          <w:lang w:val="en-GB"/>
        </w:rPr>
        <w:fldChar w:fldCharType="separate"/>
      </w:r>
      <w:r w:rsidR="00CB33A1">
        <w:rPr>
          <w:noProof/>
          <w:lang w:val="en-GB"/>
        </w:rPr>
        <w:t>(Fujimori et al., 2017)</w:t>
      </w:r>
      <w:r>
        <w:rPr>
          <w:lang w:val="en-GB"/>
        </w:rPr>
        <w:fldChar w:fldCharType="end"/>
      </w:r>
      <w:r>
        <w:rPr>
          <w:lang w:val="en-GB"/>
        </w:rPr>
        <w:t xml:space="preserve">. </w:t>
      </w:r>
      <w:r w:rsidRPr="00EE3571">
        <w:rPr>
          <w:lang w:val="en-GB"/>
        </w:rPr>
        <w:t>In the case of climate mitigation</w:t>
      </w:r>
      <w:r w:rsidR="00187938">
        <w:rPr>
          <w:lang w:val="en-GB"/>
        </w:rPr>
        <w:t>,</w:t>
      </w:r>
      <w:r w:rsidRPr="00EE3571">
        <w:rPr>
          <w:lang w:val="en-GB"/>
        </w:rPr>
        <w:t xml:space="preserve"> such as in the SSP3-3.4 scenario, the decrease of SLCF</w:t>
      </w:r>
      <w:del w:id="6124" w:author="Lucy Cowie" w:date="2021-07-28T21:15:00Z">
        <w:r w:rsidRPr="00EE3571" w:rsidDel="00BD5A10">
          <w:rPr>
            <w:lang w:val="en-GB"/>
          </w:rPr>
          <w:delText>s</w:delText>
        </w:r>
      </w:del>
      <w:r w:rsidRPr="00EE3571">
        <w:rPr>
          <w:lang w:val="en-GB"/>
        </w:rPr>
        <w:t xml:space="preserve"> emissions is a co-benefit from the targeted decrease of CO</w:t>
      </w:r>
      <w:r w:rsidRPr="006F3FA9">
        <w:rPr>
          <w:vertAlign w:val="subscript"/>
          <w:lang w:val="en-GB"/>
        </w:rPr>
        <w:t>2</w:t>
      </w:r>
      <w:r w:rsidRPr="00EE3571">
        <w:rPr>
          <w:lang w:val="en-GB"/>
        </w:rPr>
        <w:t xml:space="preserve"> (when SLCF</w:t>
      </w:r>
      <w:r>
        <w:rPr>
          <w:lang w:val="en-GB"/>
        </w:rPr>
        <w:t>s</w:t>
      </w:r>
      <w:r w:rsidRPr="00EE3571">
        <w:rPr>
          <w:lang w:val="en-GB"/>
        </w:rPr>
        <w:t xml:space="preserve"> are co-emitted), but also directly targeted as in the case of </w:t>
      </w:r>
      <w:r w:rsidRPr="00D56AED">
        <w:rPr>
          <w:lang w:val="en-GB"/>
        </w:rPr>
        <w:t>methane</w:t>
      </w:r>
      <w:r w:rsidRPr="00C30B01">
        <w:rPr>
          <w:lang w:val="en-GB"/>
        </w:rPr>
        <w:t>.</w:t>
      </w:r>
      <w:r w:rsidRPr="00D56AED">
        <w:rPr>
          <w:lang w:val="en-GB"/>
        </w:rPr>
        <w:t xml:space="preserve"> For</w:t>
      </w:r>
      <w:r>
        <w:rPr>
          <w:lang w:val="en-GB"/>
        </w:rPr>
        <w:t xml:space="preserve"> SLCFs, this means that emissions of aerosols and methane increase until 2030 and are reduced </w:t>
      </w:r>
      <w:del w:id="6125" w:author="Lucy Cowie" w:date="2021-07-28T21:15:00Z">
        <w:r w:rsidDel="001959B3">
          <w:rPr>
            <w:lang w:val="en-GB"/>
          </w:rPr>
          <w:delText xml:space="preserve">fast </w:delText>
        </w:r>
      </w:del>
      <w:ins w:id="6126" w:author="Lucy Cowie" w:date="2021-07-28T21:15:00Z">
        <w:r w:rsidR="001959B3">
          <w:rPr>
            <w:lang w:val="en-GB"/>
          </w:rPr>
          <w:t xml:space="preserve">quickly </w:t>
        </w:r>
      </w:ins>
      <w:r>
        <w:rPr>
          <w:lang w:val="en-GB"/>
        </w:rPr>
        <w:t xml:space="preserve">thereafter </w:t>
      </w:r>
      <w:r>
        <w:rPr>
          <w:lang w:val="en-GB"/>
        </w:rPr>
        <w:fldChar w:fldCharType="begin" w:fldLock="1"/>
      </w:r>
      <w:r w:rsidR="00D477C7">
        <w:rPr>
          <w:lang w:val="en-GB"/>
        </w:rPr>
        <w:instrText>ADDIN CSL_CITATION { "citationItems" : [ { "id" : "ITEM-1", "itemData" : { "DOI" : "https://doi.org/10.1016/j.gloenvcha.2016.06.009", "ISSN" : "0959-3780", "abstract" : "This study quantifies the Shared Socioeconomic Pathways (SSPs) using AIM/CGE (Asia-Pacific Integrated Assessment/Computable General Equilibrium). SSP3 (regional rivalry) forms the main focus of the study, which is supposed to face high challenges both in mitigation and adaptation. The AIM model has been selected as the model to quantify the SSP3 marker scenario, a representative case illustrating a particular narrative. Multiple parameter assumptions in AIM/CGE were differentiated across the SSPs for quantification. We confirm that SSP3 quantitative scenarios outcomes are consistent with its narrative. Moreover, four key features of SSP3 are observed. First, as SSP3 was originally designed to contain a high level of challenges to mitigation, mitigation costs in SSP3 were relatively high. This results from the combination of high greenhouse gas emissions in the baseline (no climate mitigation policy) scenario and low mitigative capacity. Second, the climate forcing level in 2100 for the baseline scenarios of SSP3 was similar to that of SSP2, whereas CO2 emissions in SSP3 are higher than those in SSP2. This is mainly due to high aerosol emissions in SSP3. A third feature was the high air pollutant emissions associated with weak implementation of air quality legislation and a high level of coal dependency. Fourth, forest area steadily decreases with a large expansion of cropland and pasture land. These characteristics indicate at least four potential uses for SSP3. First, SSP3 is useful for both IAM and impact, adaptation, vulnerability (IAV) analyses to present the worst-case scenario. Second, by comparing SSP2 and SSP3, IAV analyses can clarify the influences of socioeconomic elements under similar climatic conditions. Third, the high air pollutant emissions would be of interest to atmospheric chemistry climate modelers. Finally, in addition to climate change studies, many other environmental studies could benefit from the meaningful insights available from the large-scale land use change resulting in SSP3.", "author" : [ { "dropping-particle" : "", "family" : "Fujimori", "given" : "Shinichiro", "non-dropping-particle" : "", "parse-names" : false, "suffix" : "" }, { "dropping-particle" : "", "family" : "Hasegawa", "given" : "Tomoko", "non-dropping-particle" : "", "parse-names" : false, "suffix" : "" }, { "dropping-particle" : "", "family" : "Masui", "given" : "Toshihiko", "non-dropping-particle" : "", "parse-names" : false, "suffix" : "" }, { "dropping-particle" : "", "family" : "Takahashi", "given" : "Kiyoshi", "non-dropping-particle" : "", "parse-names" : false, "suffix" : "" }, { "dropping-particle" : "", "family" : "Herran", "given" : "Diego Silva", "non-dropping-particle" : "", "parse-names" : false, "suffix" : "" }, { "dropping-particle" : "", "family" : "Dai", "given" : "Hancheng", "non-dropping-particle" : "", "parse-names" : false, "suffix" : "" }, { "dropping-particle" : "", "family" : "Hijioka", "given" : "Yasuaki", "non-dropping-particle" : "", "parse-names" : false, "suffix" : "" }, { "dropping-particle" : "", "family" : "Kainuma", "given" : "Mikiko", "non-dropping-particle" : "", "parse-names" : false, "suffix" : "" } ], "container-title" : "Global Environmental Change", "id" : "ITEM-1", "issued" : { "date-parts" : [ [ "2017" ] ] }, "page" : "268-283", "title" : "SSP3: AIM implementation of Shared Socioeconomic Pathways", "translator" : [ { "dropping-particle" : "", "family" : "G5261", "given" : "", "non-dropping-particle" : "", "parse-names" : false, "suffix" : "" } ], "type" : "article-journal", "volume" : "42" }, "uris" : [ "http://www.mendeley.com/documents/?uuid=ae0c05c4-5ae7-4bef-9293-76e067d4927a" ] } ], "mendeley" : { "formattedCitation" : "(Fujimori et al., 2017)", "plainTextFormattedCitation" : "(Fujimori et al., 2017)", "previouslyFormattedCitation" : "(Fujimori et al., 2017)" }, "properties" : { "noteIndex" : 0 }, "schema" : "https://github.com/citation-style-language/schema/raw/master/csl-citation.json" }</w:instrText>
      </w:r>
      <w:r>
        <w:rPr>
          <w:lang w:val="en-GB"/>
        </w:rPr>
        <w:fldChar w:fldCharType="separate"/>
      </w:r>
      <w:r w:rsidR="00CB33A1">
        <w:rPr>
          <w:noProof/>
          <w:lang w:val="en-GB"/>
        </w:rPr>
        <w:t>(Fujimori et al., 2017)</w:t>
      </w:r>
      <w:r>
        <w:rPr>
          <w:lang w:val="en-GB"/>
        </w:rPr>
        <w:fldChar w:fldCharType="end"/>
      </w:r>
      <w:r>
        <w:rPr>
          <w:lang w:val="en-GB"/>
        </w:rPr>
        <w:t>. The effect on GSAT (relative to 2019) is shown in Figure</w:t>
      </w:r>
      <w:ins w:id="6127" w:author="Lucy Cowie" w:date="2021-07-28T21:15:00Z">
        <w:r w:rsidR="00AD41B4">
          <w:rPr>
            <w:lang w:val="en-GB"/>
          </w:rPr>
          <w:t>s</w:t>
        </w:r>
      </w:ins>
      <w:r>
        <w:rPr>
          <w:lang w:val="en-GB"/>
        </w:rPr>
        <w:t xml:space="preserve"> 6.22 and 6.24. The net GSAT response to the SLCFs is dominated by the aerosols, with an initial cooling until 2030, then a fast rebound for 15 years </w:t>
      </w:r>
      <w:r w:rsidR="00586B72">
        <w:rPr>
          <w:lang w:val="en-GB"/>
        </w:rPr>
        <w:t>followed by</w:t>
      </w:r>
      <w:r>
        <w:rPr>
          <w:lang w:val="en-GB"/>
        </w:rPr>
        <w:t xml:space="preserve"> a very moderate warming reaching 0.</w:t>
      </w:r>
      <w:r w:rsidR="009D6AE6">
        <w:rPr>
          <w:lang w:val="en-GB"/>
        </w:rPr>
        <w:t>21</w:t>
      </w:r>
      <w:r>
        <w:rPr>
          <w:rFonts w:cs="Times New Roman"/>
          <w:lang w:val="en-GB"/>
        </w:rPr>
        <w:t>°</w:t>
      </w:r>
      <w:r>
        <w:rPr>
          <w:lang w:val="en-GB"/>
        </w:rPr>
        <w:t>C in 2100. The ozone change causes a slight cooling (up to 0.0</w:t>
      </w:r>
      <w:r w:rsidR="009D6AE6">
        <w:rPr>
          <w:lang w:val="en-GB"/>
        </w:rPr>
        <w:t>6</w:t>
      </w:r>
      <w:r>
        <w:rPr>
          <w:rFonts w:cs="Times New Roman"/>
          <w:lang w:val="en-GB"/>
        </w:rPr>
        <w:t>°</w:t>
      </w:r>
      <w:r>
        <w:rPr>
          <w:lang w:val="en-GB"/>
        </w:rPr>
        <w:t>C), in contrast to the warming in the SSP3-7.0-lowSLCF-highCH</w:t>
      </w:r>
      <w:r w:rsidRPr="008E1B77">
        <w:rPr>
          <w:vertAlign w:val="subscript"/>
          <w:lang w:val="en-GB"/>
        </w:rPr>
        <w:t>4</w:t>
      </w:r>
      <w:r>
        <w:rPr>
          <w:lang w:val="en-GB"/>
        </w:rPr>
        <w:t xml:space="preserve"> scenario in which the methane emissions increase until 2100.</w:t>
      </w:r>
    </w:p>
    <w:p w14:paraId="6E96CA31" w14:textId="77777777" w:rsidR="0035542F" w:rsidRPr="00EE3571" w:rsidRDefault="0035542F" w:rsidP="00D5630D">
      <w:pPr>
        <w:pStyle w:val="AR6BodyText"/>
        <w:rPr>
          <w:highlight w:val="cyan"/>
          <w:lang w:val="en-GB"/>
        </w:rPr>
      </w:pPr>
    </w:p>
    <w:p w14:paraId="29D79BBC" w14:textId="77777777" w:rsidR="0035542F" w:rsidRPr="007D361D" w:rsidRDefault="0035542F" w:rsidP="00D5630D">
      <w:pPr>
        <w:pStyle w:val="AR6BodyText"/>
        <w:rPr>
          <w:rFonts w:cs="Times New Roman"/>
          <w:b/>
          <w:noProof/>
          <w:color w:val="000000" w:themeColor="text1"/>
          <w:lang w:val="en-GB"/>
        </w:rPr>
      </w:pPr>
    </w:p>
    <w:p w14:paraId="4F7E3E5B" w14:textId="59843D42" w:rsidR="0035542F" w:rsidRDefault="0035542F" w:rsidP="00D5630D">
      <w:pPr>
        <w:pStyle w:val="AR6BodyText"/>
        <w:rPr>
          <w:rFonts w:cs="Times New Roman"/>
          <w:b/>
          <w:noProof/>
          <w:color w:val="000000" w:themeColor="text1"/>
          <w:lang w:val="en-GB"/>
        </w:rPr>
      </w:pPr>
      <w:r w:rsidRPr="007D361D">
        <w:rPr>
          <w:rFonts w:cs="Times New Roman"/>
          <w:b/>
          <w:noProof/>
          <w:color w:val="000000" w:themeColor="text1"/>
          <w:lang w:val="en-GB"/>
        </w:rPr>
        <w:t>[</w:t>
      </w:r>
      <w:commentRangeStart w:id="6128"/>
      <w:r w:rsidRPr="007D361D">
        <w:rPr>
          <w:rFonts w:cs="Times New Roman"/>
          <w:b/>
          <w:noProof/>
          <w:color w:val="000000" w:themeColor="text1"/>
          <w:lang w:val="en-GB"/>
        </w:rPr>
        <w:t>START FIGURE 6.2</w:t>
      </w:r>
      <w:r>
        <w:rPr>
          <w:rFonts w:cs="Times New Roman"/>
          <w:b/>
          <w:noProof/>
          <w:color w:val="000000" w:themeColor="text1"/>
          <w:lang w:val="en-GB"/>
        </w:rPr>
        <w:t>4</w:t>
      </w:r>
      <w:r w:rsidRPr="007D361D">
        <w:rPr>
          <w:rFonts w:cs="Times New Roman"/>
          <w:b/>
          <w:noProof/>
          <w:color w:val="000000" w:themeColor="text1"/>
          <w:lang w:val="en-GB"/>
        </w:rPr>
        <w:t xml:space="preserve"> HERE]</w:t>
      </w:r>
      <w:r>
        <w:rPr>
          <w:rFonts w:cs="Times New Roman"/>
          <w:b/>
          <w:noProof/>
          <w:color w:val="000000" w:themeColor="text1"/>
          <w:lang w:val="en-GB"/>
        </w:rPr>
        <w:t xml:space="preserve"> </w:t>
      </w:r>
      <w:commentRangeEnd w:id="6128"/>
      <w:r w:rsidR="002F5CDD">
        <w:rPr>
          <w:rStyle w:val="Marquedecommentaire"/>
          <w:rFonts w:cs="Times New Roman"/>
          <w:lang w:val="en-GB" w:eastAsia="en-GB"/>
        </w:rPr>
        <w:commentReference w:id="6128"/>
      </w:r>
    </w:p>
    <w:p w14:paraId="489507BF" w14:textId="77777777" w:rsidR="00AC5B17" w:rsidRPr="007D361D" w:rsidRDefault="00AC5B17" w:rsidP="00D5630D">
      <w:pPr>
        <w:pStyle w:val="AR6BodyText"/>
        <w:rPr>
          <w:rFonts w:cs="Times New Roman"/>
          <w:b/>
          <w:noProof/>
          <w:color w:val="000000" w:themeColor="text1"/>
          <w:lang w:val="en-GB"/>
        </w:rPr>
      </w:pPr>
    </w:p>
    <w:p w14:paraId="34434AEF" w14:textId="3B803714" w:rsidR="00A47C99" w:rsidRDefault="004D2509" w:rsidP="00FA3CE1">
      <w:pPr>
        <w:pStyle w:val="AR6Chap6Figure"/>
      </w:pPr>
      <w:r w:rsidRPr="00966CC8">
        <w:rPr>
          <w:b/>
          <w:color w:val="000000" w:themeColor="text1"/>
        </w:rPr>
        <w:t>Effects of short-lived climate forcers (SLCFs)</w:t>
      </w:r>
      <w:r>
        <w:rPr>
          <w:b/>
          <w:color w:val="000000" w:themeColor="text1"/>
        </w:rPr>
        <w:t xml:space="preserve"> and </w:t>
      </w:r>
      <w:r>
        <w:rPr>
          <w:b/>
        </w:rPr>
        <w:t>h</w:t>
      </w:r>
      <w:r w:rsidRPr="00D01D5F">
        <w:rPr>
          <w:b/>
        </w:rPr>
        <w:t>ydrofluorocarbons (HFCs)</w:t>
      </w:r>
      <w:r w:rsidRPr="00966CC8">
        <w:rPr>
          <w:b/>
          <w:color w:val="000000" w:themeColor="text1"/>
        </w:rPr>
        <w:t xml:space="preserve"> on </w:t>
      </w:r>
      <w:r>
        <w:rPr>
          <w:b/>
          <w:color w:val="000000" w:themeColor="text1"/>
        </w:rPr>
        <w:t>global surface air temperature (</w:t>
      </w:r>
      <w:r w:rsidRPr="00966CC8">
        <w:rPr>
          <w:b/>
          <w:color w:val="000000" w:themeColor="text1"/>
        </w:rPr>
        <w:t>GSAT</w:t>
      </w:r>
      <w:r>
        <w:rPr>
          <w:b/>
          <w:color w:val="000000" w:themeColor="text1"/>
        </w:rPr>
        <w:t>)</w:t>
      </w:r>
      <w:r w:rsidRPr="00966CC8">
        <w:rPr>
          <w:b/>
          <w:color w:val="000000" w:themeColor="text1"/>
        </w:rPr>
        <w:t xml:space="preserve"> across the </w:t>
      </w:r>
      <w:r>
        <w:rPr>
          <w:b/>
          <w:color w:val="000000" w:themeColor="text1"/>
        </w:rPr>
        <w:t xml:space="preserve">WGI </w:t>
      </w:r>
      <w:r w:rsidRPr="00966CC8">
        <w:rPr>
          <w:b/>
          <w:color w:val="000000" w:themeColor="text1"/>
        </w:rPr>
        <w:t xml:space="preserve">core </w:t>
      </w:r>
      <w:r>
        <w:rPr>
          <w:b/>
          <w:color w:val="000000" w:themeColor="text1"/>
        </w:rPr>
        <w:t xml:space="preserve">set of </w:t>
      </w:r>
      <w:r w:rsidRPr="00966CC8">
        <w:rPr>
          <w:b/>
          <w:color w:val="000000" w:themeColor="text1"/>
        </w:rPr>
        <w:t xml:space="preserve">Shared Socio-Economic </w:t>
      </w:r>
      <w:r w:rsidRPr="004C4AF4">
        <w:rPr>
          <w:b/>
        </w:rPr>
        <w:t>Pathways (SSPs)</w:t>
      </w:r>
      <w:r w:rsidRPr="004208C3">
        <w:t xml:space="preserve">. Effects of net aerosols, </w:t>
      </w:r>
      <w:r>
        <w:t xml:space="preserve">methane, </w:t>
      </w:r>
      <w:r w:rsidRPr="004208C3">
        <w:t xml:space="preserve">tropospheric ozone, and </w:t>
      </w:r>
      <w:r>
        <w:t xml:space="preserve">hydrofluorocarbons (HFCs; </w:t>
      </w:r>
      <w:r w:rsidRPr="00E14095">
        <w:t xml:space="preserve">with lifetimes </w:t>
      </w:r>
      <w:r w:rsidRPr="00E14095">
        <w:rPr>
          <w:rFonts w:cs="Times New Roman"/>
        </w:rPr>
        <w:t>&lt;</w:t>
      </w:r>
      <w:r>
        <w:rPr>
          <w:rFonts w:cs="Times New Roman"/>
        </w:rPr>
        <w:t xml:space="preserve"> </w:t>
      </w:r>
      <w:r w:rsidRPr="00E14095">
        <w:t>50</w:t>
      </w:r>
      <w:r>
        <w:t xml:space="preserve"> </w:t>
      </w:r>
      <w:r w:rsidRPr="00E14095">
        <w:t>years)</w:t>
      </w:r>
      <w:r w:rsidRPr="004208C3">
        <w:t>, are compared with those of total anthropogenic forcing for 2040 and 2100 relative to year 20</w:t>
      </w:r>
      <w:r>
        <w:t>19</w:t>
      </w:r>
      <w:r w:rsidRPr="004208C3">
        <w:t xml:space="preserve">. The GSAT changes are based on </w:t>
      </w:r>
      <w:r>
        <w:t xml:space="preserve">the assessed </w:t>
      </w:r>
      <w:r w:rsidRPr="004208C3">
        <w:t>historic and future evolution of Effective Radiative Forcing (</w:t>
      </w:r>
      <w:r>
        <w:t>Section 7.3.5)</w:t>
      </w:r>
      <w:r w:rsidRPr="004208C3">
        <w:t xml:space="preserve">. </w:t>
      </w:r>
      <w:r w:rsidRPr="004C4AF4">
        <w:rPr>
          <w:color w:val="000000" w:themeColor="text1"/>
        </w:rPr>
        <w:t>The temperature responses to the ERFs are calculated with an impulse response function with an equilibrium climate sensitivity of 3.0</w:t>
      </w:r>
      <w:r w:rsidRPr="004C4AF4">
        <w:rPr>
          <w:rFonts w:cs="Times New Roman"/>
          <w:color w:val="000000" w:themeColor="text1"/>
        </w:rPr>
        <w:t>°</w:t>
      </w:r>
      <w:r w:rsidRPr="004C4AF4">
        <w:rPr>
          <w:color w:val="000000" w:themeColor="text1"/>
        </w:rPr>
        <w:t>C for a doubling of atmospheric CO</w:t>
      </w:r>
      <w:r w:rsidRPr="004C4AF4">
        <w:rPr>
          <w:color w:val="000000" w:themeColor="text1"/>
          <w:vertAlign w:val="subscript"/>
        </w:rPr>
        <w:t>2</w:t>
      </w:r>
      <w:r w:rsidRPr="004C4AF4">
        <w:rPr>
          <w:color w:val="000000" w:themeColor="text1"/>
        </w:rPr>
        <w:t xml:space="preserve"> (feedback parameter of -1.31 W m</w:t>
      </w:r>
      <w:r w:rsidRPr="004C4AF4">
        <w:rPr>
          <w:color w:val="000000" w:themeColor="text1"/>
          <w:vertAlign w:val="superscript"/>
        </w:rPr>
        <w:t>-2</w:t>
      </w:r>
      <w:r w:rsidRPr="004C4AF4">
        <w:rPr>
          <w:color w:val="000000" w:themeColor="text1"/>
        </w:rPr>
        <w:t xml:space="preserve"> </w:t>
      </w:r>
      <w:r w:rsidRPr="007D361D">
        <w:rPr>
          <w:color w:val="000000" w:themeColor="text1"/>
        </w:rPr>
        <w:sym w:font="Symbol" w:char="F0B0"/>
      </w:r>
      <w:r w:rsidRPr="004C4AF4">
        <w:rPr>
          <w:color w:val="000000" w:themeColor="text1"/>
        </w:rPr>
        <w:t>C</w:t>
      </w:r>
      <w:r w:rsidRPr="004C4AF4">
        <w:rPr>
          <w:color w:val="000000" w:themeColor="text1"/>
          <w:vertAlign w:val="superscript"/>
        </w:rPr>
        <w:t>-1</w:t>
      </w:r>
      <w:r w:rsidRPr="004C4AF4">
        <w:rPr>
          <w:color w:val="000000" w:themeColor="text1"/>
        </w:rPr>
        <w:t>, see C</w:t>
      </w:r>
      <w:r>
        <w:rPr>
          <w:color w:val="000000" w:themeColor="text1"/>
        </w:rPr>
        <w:t>ross-</w:t>
      </w:r>
      <w:r w:rsidRPr="004C4AF4">
        <w:rPr>
          <w:color w:val="000000" w:themeColor="text1"/>
        </w:rPr>
        <w:t>C</w:t>
      </w:r>
      <w:r>
        <w:rPr>
          <w:color w:val="000000" w:themeColor="text1"/>
        </w:rPr>
        <w:t xml:space="preserve">hapter </w:t>
      </w:r>
      <w:r w:rsidRPr="004C4AF4">
        <w:rPr>
          <w:color w:val="000000" w:themeColor="text1"/>
        </w:rPr>
        <w:t xml:space="preserve">Box 7.1). Uncertainties are 5-95% ranges. </w:t>
      </w:r>
      <w:r w:rsidRPr="004208C3">
        <w:t>The scenario total (grey bar) includes all anthropogenic forcings (long- and short-lived climate forcers, and land use changes)</w:t>
      </w:r>
      <w:r>
        <w:t xml:space="preserve"> whereas the white points and bars show the net effects of SLCFs and HFCs and their uncertainties</w:t>
      </w:r>
      <w:r w:rsidRPr="004208C3">
        <w:t xml:space="preserve">. </w:t>
      </w:r>
      <w:r w:rsidRPr="004369BC">
        <w:rPr>
          <w:rFonts w:cs="Times New Roman"/>
          <w:szCs w:val="20"/>
        </w:rPr>
        <w:t xml:space="preserve">Further details on data sources and processing are available in the chapter data table (Table </w:t>
      </w:r>
      <w:r>
        <w:rPr>
          <w:rFonts w:cs="Times New Roman"/>
          <w:szCs w:val="20"/>
        </w:rPr>
        <w:t>6.SM.1</w:t>
      </w:r>
      <w:r w:rsidRPr="004369BC">
        <w:rPr>
          <w:rFonts w:cs="Times New Roman"/>
          <w:szCs w:val="20"/>
        </w:rPr>
        <w:t>).</w:t>
      </w:r>
    </w:p>
    <w:p w14:paraId="70EB3714" w14:textId="77777777" w:rsidR="00A47C99" w:rsidRDefault="00A47C99" w:rsidP="00FA3CE1">
      <w:pPr>
        <w:pStyle w:val="AR6BodyText"/>
        <w:rPr>
          <w:noProof/>
          <w:lang w:val="en-GB"/>
        </w:rPr>
      </w:pPr>
      <w:r w:rsidRPr="007D361D">
        <w:rPr>
          <w:noProof/>
          <w:lang w:val="en-GB"/>
        </w:rPr>
        <w:t xml:space="preserve"> </w:t>
      </w:r>
    </w:p>
    <w:p w14:paraId="455F7D98" w14:textId="0AACDBE7" w:rsidR="0035542F" w:rsidRPr="007D361D" w:rsidRDefault="0035542F" w:rsidP="00A47C99">
      <w:pPr>
        <w:pStyle w:val="AR6BodyText"/>
        <w:rPr>
          <w:rFonts w:cs="Times New Roman"/>
          <w:b/>
          <w:noProof/>
          <w:color w:val="000000" w:themeColor="text1"/>
          <w:lang w:val="en-GB"/>
        </w:rPr>
      </w:pPr>
      <w:r w:rsidRPr="007D361D">
        <w:rPr>
          <w:rFonts w:cs="Times New Roman"/>
          <w:b/>
          <w:noProof/>
          <w:color w:val="000000" w:themeColor="text1"/>
          <w:lang w:val="en-GB"/>
        </w:rPr>
        <w:t>[END FIGURE 6.2</w:t>
      </w:r>
      <w:r>
        <w:rPr>
          <w:rFonts w:cs="Times New Roman"/>
          <w:b/>
          <w:noProof/>
          <w:color w:val="000000" w:themeColor="text1"/>
          <w:lang w:val="en-GB"/>
        </w:rPr>
        <w:t>4</w:t>
      </w:r>
      <w:r w:rsidRPr="007D361D">
        <w:rPr>
          <w:rFonts w:cs="Times New Roman"/>
          <w:b/>
          <w:noProof/>
          <w:color w:val="000000" w:themeColor="text1"/>
          <w:lang w:val="en-GB"/>
        </w:rPr>
        <w:t xml:space="preserve"> HERE]</w:t>
      </w:r>
      <w:r>
        <w:rPr>
          <w:rFonts w:cs="Times New Roman"/>
          <w:b/>
          <w:noProof/>
          <w:color w:val="000000" w:themeColor="text1"/>
          <w:lang w:val="en-GB"/>
        </w:rPr>
        <w:t xml:space="preserve"> </w:t>
      </w:r>
    </w:p>
    <w:p w14:paraId="7B61FFA4" w14:textId="77777777" w:rsidR="0035542F" w:rsidRDefault="0035542F" w:rsidP="00D5630D">
      <w:pPr>
        <w:pStyle w:val="AR6BodyText"/>
        <w:rPr>
          <w:rFonts w:eastAsiaTheme="minorHAnsi" w:cs="Times New Roman"/>
          <w:color w:val="000000" w:themeColor="text1"/>
          <w:lang w:val="en-GB"/>
        </w:rPr>
      </w:pPr>
    </w:p>
    <w:p w14:paraId="79992518" w14:textId="77777777" w:rsidR="0035542F" w:rsidRDefault="0035542F" w:rsidP="00D5630D">
      <w:pPr>
        <w:pStyle w:val="AR6BodyText"/>
        <w:rPr>
          <w:lang w:val="en-GB"/>
        </w:rPr>
      </w:pPr>
    </w:p>
    <w:p w14:paraId="033106EE" w14:textId="0BA565D5" w:rsidR="0035542F" w:rsidRPr="006F3FA9" w:rsidRDefault="0035542F" w:rsidP="00D5630D">
      <w:pPr>
        <w:pStyle w:val="AR6BodyText"/>
        <w:rPr>
          <w:lang w:val="en-GB"/>
        </w:rPr>
      </w:pPr>
      <w:bookmarkStart w:id="6129" w:name="_Hlk66027259"/>
      <w:r w:rsidRPr="006F3FA9">
        <w:rPr>
          <w:lang w:val="en-GB"/>
        </w:rPr>
        <w:t xml:space="preserve">To assess the </w:t>
      </w:r>
      <w:r>
        <w:rPr>
          <w:lang w:val="en-GB"/>
        </w:rPr>
        <w:t>effe</w:t>
      </w:r>
      <w:r w:rsidRPr="006F3FA9">
        <w:rPr>
          <w:lang w:val="en-GB"/>
        </w:rPr>
        <w:t>ct of dedicated air</w:t>
      </w:r>
      <w:ins w:id="6130" w:author="Lucy Cowie" w:date="2021-07-28T21:17:00Z">
        <w:r w:rsidR="00357FD0">
          <w:rPr>
            <w:lang w:val="en-GB"/>
          </w:rPr>
          <w:t>-</w:t>
        </w:r>
      </w:ins>
      <w:del w:id="6131" w:author="Lucy Cowie" w:date="2021-07-28T21:17:00Z">
        <w:r w:rsidRPr="006F3FA9" w:rsidDel="00357FD0">
          <w:rPr>
            <w:lang w:val="en-GB"/>
          </w:rPr>
          <w:delText xml:space="preserve"> </w:delText>
        </w:r>
      </w:del>
      <w:r w:rsidRPr="006F3FA9">
        <w:rPr>
          <w:lang w:val="en-GB"/>
        </w:rPr>
        <w:t>quality v</w:t>
      </w:r>
      <w:del w:id="6132" w:author="Lucy Cowie" w:date="2021-07-28T21:16:00Z">
        <w:r w:rsidDel="00357FD0">
          <w:rPr>
            <w:lang w:val="en-GB"/>
          </w:rPr>
          <w:delText>ersu</w:delText>
        </w:r>
      </w:del>
      <w:r w:rsidRPr="006F3FA9">
        <w:rPr>
          <w:lang w:val="en-GB"/>
        </w:rPr>
        <w:t>s climate policy on air quality</w:t>
      </w:r>
      <w:r>
        <w:rPr>
          <w:lang w:val="en-GB"/>
        </w:rPr>
        <w:t>,</w:t>
      </w:r>
      <w:r w:rsidRPr="006F3FA9">
        <w:rPr>
          <w:lang w:val="en-GB"/>
        </w:rPr>
        <w:t xml:space="preserve"> PM</w:t>
      </w:r>
      <w:r w:rsidRPr="0035764D">
        <w:rPr>
          <w:vertAlign w:val="subscript"/>
          <w:lang w:val="en-GB"/>
        </w:rPr>
        <w:t>2.5</w:t>
      </w:r>
      <w:r w:rsidRPr="006F3FA9">
        <w:rPr>
          <w:lang w:val="en-GB"/>
        </w:rPr>
        <w:t xml:space="preserve"> and ozone indicators were estimated for </w:t>
      </w:r>
      <w:r>
        <w:rPr>
          <w:lang w:val="en-GB"/>
        </w:rPr>
        <w:t>three</w:t>
      </w:r>
      <w:r w:rsidRPr="006F3FA9">
        <w:rPr>
          <w:lang w:val="en-GB"/>
        </w:rPr>
        <w:t xml:space="preserve"> SSP3 scenarios</w:t>
      </w:r>
      <w:r>
        <w:rPr>
          <w:lang w:val="en-GB"/>
        </w:rPr>
        <w:t xml:space="preserve"> by applying</w:t>
      </w:r>
      <w:r w:rsidRPr="006F3FA9">
        <w:rPr>
          <w:lang w:val="en-GB"/>
        </w:rPr>
        <w:t xml:space="preserve"> a widely used approach for </w:t>
      </w:r>
      <w:r>
        <w:rPr>
          <w:lang w:val="en-GB"/>
        </w:rPr>
        <w:t xml:space="preserve">the </w:t>
      </w:r>
      <w:r w:rsidRPr="006F3FA9">
        <w:rPr>
          <w:lang w:val="en-GB"/>
        </w:rPr>
        <w:t>analysis of air</w:t>
      </w:r>
      <w:ins w:id="6133" w:author="Lucy Cowie" w:date="2021-07-28T21:17:00Z">
        <w:r w:rsidR="00357FD0">
          <w:rPr>
            <w:lang w:val="en-GB"/>
          </w:rPr>
          <w:t>-</w:t>
        </w:r>
      </w:ins>
      <w:del w:id="6134" w:author="Lucy Cowie" w:date="2021-07-28T21:17:00Z">
        <w:r w:rsidRPr="006F3FA9" w:rsidDel="00357FD0">
          <w:rPr>
            <w:lang w:val="en-GB"/>
          </w:rPr>
          <w:delText xml:space="preserve"> </w:delText>
        </w:r>
      </w:del>
      <w:r w:rsidRPr="006F3FA9">
        <w:rPr>
          <w:lang w:val="en-GB"/>
        </w:rPr>
        <w:t xml:space="preserve">quality implications for given emission scenarios </w:t>
      </w:r>
      <w:r w:rsidRPr="00E851E1">
        <w:rPr>
          <w:lang w:val="en-GB"/>
        </w:rPr>
        <w:fldChar w:fldCharType="begin" w:fldLock="1"/>
      </w:r>
      <w:r w:rsidR="00D477C7">
        <w:rPr>
          <w:lang w:val="en-GB"/>
        </w:rPr>
        <w:instrText>ADDIN CSL_CITATION { "citationItems" : [ { "id" : "ITEM-1", "itemData" : { "DOI" : "10.5194/acp-18-16173-2018", "abstract" : "This paper describes, documents, and validates the TM5-FAst Scenario Screening Tool (TM5-FASST), a global reduced-form air quality source\u2013receptor model that has been designed to compute ambient pollutant concentrations as well as a broad range of pollutant-related impacts on human health, agricultural crop production, and short-lived pollutant climate metrics, taking as input annual pollutant emission data aggregated at the national or regional level. The TM5-FASST tool, providing a trade-off between accuracy and applicability, is based on linearized emission-concentration sensitivities derived with the full chemistry-transport model TM5. The tool has been extensively applied in various recent critical studies. Although informal and fragmented validation has already been performed in various publications, this paper provides a comprehensive documentation of all components of the model and a validation against the full TM5 model. We find that the simplifications introduced in order to generate immediate results from emission scenarios do not compromise the validity of the output and as such TM5-FASST is proven to be a useful tool in science-policy analysis. Furthermore, it constitutes a suitable architecture for implementing the ensemble of source\u2013receptor relations obtained in the frame of the HTAP modelling exercises, thus creating a link between the scientific community and policy-oriented users.", "author" : [ { "dropping-particle" : "", "family" : "Dingenen", "given" : "R", "non-dropping-particle" : "Van", "parse-names" : false, "suffix" : "" }, { "dropping-particle" : "", "family" : "Dentener", "given" : "F", "non-dropping-particle" : "", "parse-names" : false, "suffix" : "" }, { "dropping-particle" : "", "family" : "Crippa", "given" : "M", "non-dropping-particle" : "", "parse-names" : false, "suffix" : "" }, { "dropping-particle" : "", "family" : "Leitao", "given" : "J", "non-dropping-particle" : "", "parse-names" : false, "suffix" : "" }, { "dropping-particle" : "", "family" : "Marmer", "given" : "E", "non-dropping-particle" : "", "parse-names" : false, "suffix" : "" }, { "dropping-particle" : "", "family" : "Rao", "given" : "S", "non-dropping-particle" : "", "parse-names" : false, "suffix" : "" }, { "dropping-particle" : "", "family" : "Solazzo", "given" : "E", "non-dropping-particle" : "", "parse-names" : false, "suffix" : "" }, { "dropping-particle" : "", "family" : "Valentini", "given" : "L", "non-dropping-particle" : "", "parse-names" : false, "suffix" : "" } ], "container-title" : "Atmospheric Chemistry and Physics", "id" : "ITEM-1", "issue" : "21", "issued" : { "date-parts" : [ [ "2018" ] ] }, "page" : "16173-16211", "title" : "TM5-FASST: a global atmospheric source-receptor model for rapid impact analysis of emission changes on air quality and short-lived climate pollutants", "translator" : [ { "dropping-particle" : "", "family" : "G3817", "given" : "", "non-dropping-particle" : "", "parse-names" : false, "suffix" : "" } ], "type" : "article-journal", "volume" : "18" }, "uris" : [ "http://www.mendeley.com/documents/?uuid=d95e683e-8935-4c17-9e97-98276b7c2aab" ] }, { "id" : "ITEM-2", "itemData" : { "DOI" : "10.1016/j.gloenvcha.2016.05.012", "ISBN" : "0959-3780", "ISSN" : "09593780", "abstract" : "Emissions of air pollutants such as sulfur and nitrogen oxides and particulates have significant health impacts as well as effects on natural and anthropogenic ecosystems. These same emissions also can change atmospheric chemistry and the planetary energy balance, thereby impacting global and regional climate. Long-term scenarios for air pollutant emissions are needed as inputs to global climate and chemistry models, and for analysis linking air pollutant impacts across sectors. In this paper we present methodology and results for air pollutant emissions in Shared Socioeconomic Pathways (SSP) scenarios. We first present a set of three air pollution narratives that describe high, central, and low pollution control ambitions over the 21st century. These narratives are then translated into quantitative guidance for use in integrated assessment models. The resulting pollutant emission trajectories under the SSP scenarios cover a wider range than the scenarios used in previous international climate model comparisons. In the SSP3 and SSP4 scenarios, where economic, institutional and technological limitations slow air quality improvements, global pollutant emissions over the 21stcentury can be comparable to current levels. Pollutant emissions in the SSP1 scenarios fall to low levels due to the assumption of technological advances and successful global action to control emissions.", "author" : [ { "dropping-particle" : "", "family" : "Rao", "given" : "Shilpa", "non-dropping-particle" : "", "parse-names" : false, "suffix" : "" }, { "dropping-particle" : "", "family" : "Klimont", "given" : "Zbigniew", "non-dropping-particle" : "", "parse-names" : false, "suffix" : "" }, { "dropping-particle" : "", "family" : "Smith", "given" : "Steven J.", "non-dropping-particle" : "", "parse-names" : false, "suffix" : "" }, { "dropping-particle" : "", "family" : "Dingenen", "given" : "Rita", "non-dropping-particle" : "Van", "parse-names" : false, "suffix" : "" }, { "dropping-particle" : "", "family" : "Dentener", "given" : "Frank", "non-dropping-particle" : "", "parse-names" : false, "suffix" : "" }, { "dropping-particle" : "", "family" : "Bouwman", "given" : "Lex", "non-dropping-particle" : "", "parse-names" : false, "suffix" : "" }, { "dropping-particle" : "", "family" : "Riahi", "given" : "Keywan", "non-dropping-particle" : "", "parse-names" : false, "suffix" : "" }, { "dropping-particle" : "", "family" : "Amann", "given" : "Markus", "non-dropping-particle" : "", "parse-names" : false, "suffix" : "" }, { "dropping-particle" : "", "family" : "Bodirsky", "given" : "Benjamin Leon", "non-dropping-particle" : "", "parse-names" : false, "suffix" : "" }, { "dropping-particle" : "", "family" : "Vuuren", "given" : "Detlef P.", "non-dropping-particle" : "van", "parse-names" : false, "suffix" : "" }, { "dropping-particle" : "", "family" : "Aleluia Reis", "given" : "Lara", "non-dropping-particle" : "", "parse-names" : false, "suffix" : "" }, { "dropping-particle" : "", "family" : "Calvin", "given" : "Katherine", "non-dropping-particle" : "", "parse-names" : false, "suffix" : "" }, { "dropping-particle" : "", "family" : "Drouet", "given" : "Laurent", "non-dropping-particle" : "", "parse-names" : false, "suffix" : "" }, { "dropping-particle" : "", "family" : "Fricko", "given" : "Oliver", "non-dropping-particle" : "", "parse-names" : false, "suffix" : "" }, { "dropping-particle" : "", "family" : "Fujimori", "given" : "Shinichiro", "non-dropping-particle" : "", "parse-names" : false, "suffix" : "" }, { "dropping-particle" : "", "family" : "Gernaat", "given" : "David", "non-dropping-particle" : "", "parse-names" : false, "suffix" : "" }, { "dropping-particle" : "", "family" : "Havlik", "given" : "Petr", "non-dropping-particle" : "", "parse-names" : false, "suffix" : "" }, { "dropping-particle" : "", "family" : "Harmsen", "given" : "Mathijs", "non-dropping-particle" : "", "parse-names" : false, "suffix" : "" }, { "dropping-particle" : "", "family" : "Hasegawa", "given" : "Tomoko", "non-dropping-particle" : "", "parse-names" : false, "suffix" : "" }, { "dropping-particle" : "", "family" : "Heyes", "given" : "Chris", "non-dropping-particle" : "", "parse-names" : false, "suffix" : "" }, { "dropping-particle" : "", "family" : "Hilaire", "given" : "J\u00e9r\u00f4me", "non-dropping-particle" : "", "parse-names" : false, "suffix" : "" }, { "dropping-particle" : "", "family" : "Luderer", "given" : "Gunnar", "non-dropping-particle" : "", "parse-names" : false, "suffix" : "" }, { "dropping-particle" : "", "family" : "Masui", "given" : "Toshihiko", "non-dropping-particle" : "", "parse-names" : false, "suffix" : "" }, { "dropping-particle" : "", "family" : "Stehfest", "given" : "Elke", "non-dropping-particle" : "", "parse-names" : false, "suffix" : "" }, { "dropping-particle" : "", "family" : "Strefler", "given" : "Jessica", "non-dropping-particle" : "", "parse-names" : false, "suffix" : "" }, { "dropping-particle" : "", "family" : "Sluis", "given" : "Sietske", "non-dropping-particle" : "van der", "parse-names" : false, "suffix" : "" }, { "dropping-particle" : "", "family" : "Tavoni", "given" : "Massimo", "non-dropping-particle" : "", "parse-names" : false, "suffix" : "" } ], "container-title" : "Global Environmental Change", "id" : "ITEM-2", "issued" : { "date-parts" : [ [ "2017" ] ] }, "page" : "346-358", "title" : "Future air pollution in the Shared Socio-economic Pathways", "translator" : [ { "dropping-particle" : "", "family" : "G2787", "given" : "", "non-dropping-particle" : "", "parse-names" : false, "suffix" : "" } ], "type" : "article-journal", "volume" : "42" }, "uris" : [ "http://www.mendeley.com/documents/?uuid=58a9055f-914a-4507-bd38-224f957f74e5" ] }, { "id" : "ITEM-3", "itemData" : { "DOI" : "10.1038/s41467-018-06885-9", "ISSN" : "2041-1723", "abstract" : "Local air quality co-benefits can provide complementary support for ambitious climate action and can enable progress on related Sustainable Development Goals. Here we show that the transformation of the energy system implied by the emission reduction pledges brought forward in the context of the Paris Agreement on climate change (Nationally Determined Contributions or NDCs) substantially reduces local air pollution across the globe. The NDCs could avoid between 71 and 99 thousand premature deaths annually in 2030 compared to a reference case, depending on the stringency of direct air pollution controls. A more ambitious 2\u2009\u00b0C-compatible pathway raises the number of avoided premature deaths from air pollution to 178\u2013346 thousand annually in 2030, and up to 0.7\u20131.5 million in the year 2050. Air quality co-benefits on morbidity, mortality, and agriculture could globally offset the costs of climate policy. An integrated policy perspective is needed to maximise benefits for climate and health.", "author" : [ { "dropping-particle" : "", "family" : "Vandyck", "given" : "Toon", "non-dropping-particle" : "", "parse-names" : false, "suffix" : "" }, { "dropping-particle" : "", "family" : "Keramidas", "given" : "Kimon", "non-dropping-particle" : "", "parse-names" : false, "suffix" : "" }, { "dropping-particle" : "", "family" : "Kitous", "given" : "Alban", "non-dropping-particle" : "", "parse-names" : false, "suffix" : "" }, { "dropping-particle" : "V", "family" : "Spadaro", "given" : "Joseph", "non-dropping-particle" : "", "parse-names" : false, "suffix" : "" }, { "dropping-particle" : "", "family" : "Dingenen", "given" : "Rita", "non-dropping-particle" : "Van", "parse-names" : false, "suffix" : "" }, { "dropping-particle" : "", "family" : "Holland", "given" : "Mike", "non-dropping-particle" : "", "parse-names" : false, "suffix" : "" }, { "dropping-particle" : "", "family" : "Saveyn", "given" : "Bert", "non-dropping-particle" : "", "parse-names" : false, "suffix" : "" } ], "container-title" : "Nature Communications", "id" : "ITEM-3", "issue" : "1", "issued" : { "date-parts" : [ [ "2018" ] ] }, "page" : "4939", "title" : "Air quality co-benefits for human health and agriculture counterbalance costs to meet Paris Agreement pledges", "translator" : [ { "dropping-particle" : "", "family" : "G3779", "given" : "", "non-dropping-particle" : "", "parse-names" : false, "suffix" : "" } ], "type" : "article-journal", "volume" : "9" }, "uris" : [ "http://www.mendeley.com/documents/?uuid=03e0dc01-4c68-4e37-bb89-113ca92f3811" ] } ], "mendeley" : { "formattedCitation" : "(Rao et al., 2017; Van Dingenen et al., 2018; Vandyck et al., 2018)", "plainTextFormattedCitation" : "(Rao et al., 2017; Van Dingenen et al., 2018; Vandyck et al., 2018)", "previouslyFormattedCitation" : "(Rao et al., 2017; Van Dingenen et al., 2018; Vandyck et al., 2018)" }, "properties" : { "noteIndex" : 0 }, "schema" : "https://github.com/citation-style-language/schema/raw/master/csl-citation.json" }</w:instrText>
      </w:r>
      <w:r w:rsidRPr="00E851E1">
        <w:rPr>
          <w:lang w:val="en-GB"/>
        </w:rPr>
        <w:fldChar w:fldCharType="separate"/>
      </w:r>
      <w:r w:rsidR="00CB33A1">
        <w:rPr>
          <w:noProof/>
          <w:lang w:val="en-GB"/>
        </w:rPr>
        <w:t>(Rao et al., 2017; Van Dingenen et al., 2018; Vandyck et al., 2018)</w:t>
      </w:r>
      <w:r w:rsidRPr="00E851E1">
        <w:rPr>
          <w:lang w:val="en-GB"/>
        </w:rPr>
        <w:fldChar w:fldCharType="end"/>
      </w:r>
      <w:r w:rsidRPr="00CB438D">
        <w:rPr>
          <w:lang w:val="en-GB"/>
        </w:rPr>
        <w:t xml:space="preserve"> and whose sensitivity of surface concentrations to emission changes is comparable to ESMs ensemble (</w:t>
      </w:r>
      <w:del w:id="6135" w:author="Lucy Cowie" w:date="2021-07-28T21:17:00Z">
        <w:r w:rsidRPr="00CB438D" w:rsidDel="00577F62">
          <w:rPr>
            <w:lang w:val="en-GB"/>
          </w:rPr>
          <w:delText xml:space="preserve">see </w:delText>
        </w:r>
      </w:del>
      <w:r w:rsidRPr="00CB438D">
        <w:rPr>
          <w:lang w:val="en-GB"/>
        </w:rPr>
        <w:t>Supplementary Material</w:t>
      </w:r>
      <w:r w:rsidR="005B71AC">
        <w:rPr>
          <w:lang w:val="en-GB"/>
        </w:rPr>
        <w:t xml:space="preserve"> 6.SM.5</w:t>
      </w:r>
      <w:r w:rsidRPr="00CB438D">
        <w:rPr>
          <w:lang w:val="en-GB"/>
        </w:rPr>
        <w:t>).</w:t>
      </w:r>
      <w:r w:rsidRPr="006F3FA9">
        <w:rPr>
          <w:lang w:val="en-GB"/>
        </w:rPr>
        <w:t xml:space="preserve"> The assessment shows that both strong air pollution control and strong climate mitigation, implemented independently, lead to </w:t>
      </w:r>
      <w:ins w:id="6136" w:author="Lucy Cowie" w:date="2021-07-28T21:17:00Z">
        <w:r w:rsidR="00577F62">
          <w:rPr>
            <w:lang w:val="en-GB"/>
          </w:rPr>
          <w:t xml:space="preserve">a </w:t>
        </w:r>
      </w:ins>
      <w:r w:rsidRPr="006F3FA9">
        <w:rPr>
          <w:lang w:val="en-GB"/>
        </w:rPr>
        <w:t>large reduction of exposure to PM</w:t>
      </w:r>
      <w:r w:rsidRPr="0035764D">
        <w:rPr>
          <w:vertAlign w:val="subscript"/>
          <w:lang w:val="en-GB"/>
        </w:rPr>
        <w:t>2.5</w:t>
      </w:r>
      <w:r w:rsidRPr="006F3FA9">
        <w:rPr>
          <w:lang w:val="en-GB"/>
        </w:rPr>
        <w:t xml:space="preserve"> and ozone by the end of the century</w:t>
      </w:r>
      <w:ins w:id="6137" w:author="Lucy Cowie" w:date="2021-07-28T21:18:00Z">
        <w:r w:rsidR="00577F62">
          <w:rPr>
            <w:lang w:val="en-GB"/>
          </w:rPr>
          <w:t xml:space="preserve"> (</w:t>
        </w:r>
        <w:r w:rsidR="00577F62" w:rsidRPr="00E80F75">
          <w:rPr>
            <w:i/>
            <w:lang w:val="en-GB"/>
          </w:rPr>
          <w:t>high confidence</w:t>
        </w:r>
        <w:r w:rsidR="00577F62">
          <w:rPr>
            <w:lang w:val="en-GB"/>
          </w:rPr>
          <w:t>)</w:t>
        </w:r>
      </w:ins>
      <w:r w:rsidRPr="006F3FA9">
        <w:rPr>
          <w:lang w:val="en-GB"/>
        </w:rPr>
        <w:t xml:space="preserve"> (Figures 6.25</w:t>
      </w:r>
      <w:ins w:id="6138" w:author="Lucy Cowie" w:date="2021-07-28T21:17:00Z">
        <w:r w:rsidR="00577F62">
          <w:rPr>
            <w:lang w:val="en-GB"/>
          </w:rPr>
          <w:t xml:space="preserve"> and</w:t>
        </w:r>
      </w:ins>
      <w:del w:id="6139" w:author="Lucy Cowie" w:date="2021-07-28T21:17:00Z">
        <w:r w:rsidRPr="006F3FA9" w:rsidDel="00577F62">
          <w:rPr>
            <w:lang w:val="en-GB"/>
          </w:rPr>
          <w:delText>,</w:delText>
        </w:r>
      </w:del>
      <w:r w:rsidRPr="006F3FA9">
        <w:rPr>
          <w:lang w:val="en-GB"/>
        </w:rPr>
        <w:t xml:space="preserve"> 6.26)</w:t>
      </w:r>
      <w:del w:id="6140" w:author="Lucy Cowie" w:date="2021-07-28T21:18:00Z">
        <w:r w:rsidDel="00577F62">
          <w:rPr>
            <w:lang w:val="en-GB"/>
          </w:rPr>
          <w:delText xml:space="preserve"> (</w:delText>
        </w:r>
        <w:r w:rsidRPr="00E80F75" w:rsidDel="00577F62">
          <w:rPr>
            <w:i/>
            <w:lang w:val="en-GB"/>
          </w:rPr>
          <w:delText>high confidence</w:delText>
        </w:r>
        <w:r w:rsidDel="00577F62">
          <w:rPr>
            <w:lang w:val="en-GB"/>
          </w:rPr>
          <w:delText>)</w:delText>
        </w:r>
      </w:del>
      <w:r w:rsidRPr="006F3FA9">
        <w:rPr>
          <w:lang w:val="en-GB"/>
        </w:rPr>
        <w:t>. However, implementation of air pollution control, relying on the deployment of existing technologies, leads to benefits more rapidly than climate mitigation</w:t>
      </w:r>
      <w:r>
        <w:rPr>
          <w:lang w:val="en-GB"/>
        </w:rPr>
        <w:t xml:space="preserve"> (</w:t>
      </w:r>
      <w:r w:rsidRPr="00E80F75">
        <w:rPr>
          <w:i/>
          <w:lang w:val="en-GB"/>
        </w:rPr>
        <w:t>high confidence</w:t>
      </w:r>
      <w:r>
        <w:rPr>
          <w:lang w:val="en-GB"/>
        </w:rPr>
        <w:t>),</w:t>
      </w:r>
      <w:r w:rsidRPr="006F3FA9">
        <w:rPr>
          <w:lang w:val="en-GB"/>
        </w:rPr>
        <w:t xml:space="preserve"> which requires systemic changes</w:t>
      </w:r>
      <w:r>
        <w:rPr>
          <w:lang w:val="en-GB"/>
        </w:rPr>
        <w:t xml:space="preserve"> and is thus implemented later in this scenario</w:t>
      </w:r>
      <w:r w:rsidRPr="006F3FA9">
        <w:rPr>
          <w:lang w:val="en-GB"/>
        </w:rPr>
        <w:t xml:space="preserve">. </w:t>
      </w:r>
      <w:r>
        <w:rPr>
          <w:lang w:val="en-GB"/>
        </w:rPr>
        <w:t>Notably</w:t>
      </w:r>
      <w:r w:rsidRPr="006F3FA9">
        <w:rPr>
          <w:lang w:val="en-GB"/>
        </w:rPr>
        <w:t xml:space="preserve">, </w:t>
      </w:r>
      <w:r>
        <w:rPr>
          <w:lang w:val="en-GB"/>
        </w:rPr>
        <w:t xml:space="preserve">under the underlying SSP3 context, </w:t>
      </w:r>
      <w:r w:rsidRPr="006F3FA9">
        <w:rPr>
          <w:lang w:val="en-GB"/>
        </w:rPr>
        <w:t xml:space="preserve">significant parts of the population remain exposed to air </w:t>
      </w:r>
      <w:r>
        <w:rPr>
          <w:lang w:val="en-GB"/>
        </w:rPr>
        <w:t>quality</w:t>
      </w:r>
      <w:r w:rsidRPr="006F3FA9">
        <w:rPr>
          <w:lang w:val="en-GB"/>
        </w:rPr>
        <w:t xml:space="preserve"> exceeding the WHO guidelines</w:t>
      </w:r>
      <w:r>
        <w:rPr>
          <w:lang w:val="en-GB"/>
        </w:rPr>
        <w:t xml:space="preserve"> for PM</w:t>
      </w:r>
      <w:r>
        <w:rPr>
          <w:vertAlign w:val="subscript"/>
          <w:lang w:val="en-GB"/>
        </w:rPr>
        <w:t>2.5</w:t>
      </w:r>
      <w:r>
        <w:rPr>
          <w:lang w:val="en-GB"/>
        </w:rPr>
        <w:t xml:space="preserve"> over the whole century (</w:t>
      </w:r>
      <w:r w:rsidRPr="00E80F75">
        <w:rPr>
          <w:i/>
          <w:lang w:val="en-GB"/>
        </w:rPr>
        <w:t>high confidence</w:t>
      </w:r>
      <w:r>
        <w:rPr>
          <w:lang w:val="en-GB"/>
        </w:rPr>
        <w:t>), in particular in Africa, East</w:t>
      </w:r>
      <w:del w:id="6141" w:author="Lucy Cowie" w:date="2021-07-28T21:18:00Z">
        <w:r w:rsidDel="00577F62">
          <w:rPr>
            <w:lang w:val="en-GB"/>
          </w:rPr>
          <w:delText>ern</w:delText>
        </w:r>
      </w:del>
      <w:r>
        <w:rPr>
          <w:lang w:val="en-GB"/>
        </w:rPr>
        <w:t xml:space="preserve"> and South</w:t>
      </w:r>
      <w:del w:id="6142" w:author="Lucy Cowie" w:date="2021-07-28T21:18:00Z">
        <w:r w:rsidDel="00577F62">
          <w:rPr>
            <w:lang w:val="en-GB"/>
          </w:rPr>
          <w:delText>ern</w:delText>
        </w:r>
      </w:del>
      <w:r>
        <w:rPr>
          <w:lang w:val="en-GB"/>
        </w:rPr>
        <w:t xml:space="preserve"> Asia</w:t>
      </w:r>
      <w:ins w:id="6143" w:author="Lucy Cowie" w:date="2021-07-28T21:18:00Z">
        <w:r w:rsidR="00577F62">
          <w:rPr>
            <w:lang w:val="en-GB"/>
          </w:rPr>
          <w:t xml:space="preserve"> and the</w:t>
        </w:r>
      </w:ins>
      <w:del w:id="6144" w:author="Lucy Cowie" w:date="2021-07-28T21:18:00Z">
        <w:r w:rsidDel="00577F62">
          <w:rPr>
            <w:lang w:val="en-GB"/>
          </w:rPr>
          <w:delText>,</w:delText>
        </w:r>
      </w:del>
      <w:r>
        <w:rPr>
          <w:lang w:val="en-GB"/>
        </w:rPr>
        <w:t xml:space="preserve"> Middle East</w:t>
      </w:r>
      <w:ins w:id="6145" w:author="Lucy Cowie" w:date="2021-07-28T21:18:00Z">
        <w:r w:rsidR="00577F62">
          <w:rPr>
            <w:lang w:val="en-GB"/>
          </w:rPr>
          <w:t>,</w:t>
        </w:r>
      </w:ins>
      <w:r>
        <w:rPr>
          <w:lang w:val="en-GB"/>
        </w:rPr>
        <w:t xml:space="preserve"> </w:t>
      </w:r>
      <w:r w:rsidRPr="003F02CC">
        <w:rPr>
          <w:lang w:val="en-GB"/>
        </w:rPr>
        <w:t>and for ozone only</w:t>
      </w:r>
      <w:ins w:id="6146" w:author="Lucy Cowie" w:date="2021-07-28T21:18:00Z">
        <w:r w:rsidR="00E01B53">
          <w:rPr>
            <w:lang w:val="en-GB"/>
          </w:rPr>
          <w:t xml:space="preserve"> a</w:t>
        </w:r>
      </w:ins>
      <w:r w:rsidRPr="003F02CC">
        <w:rPr>
          <w:lang w:val="en-GB"/>
        </w:rPr>
        <w:t xml:space="preserve"> small improvement in population exposure is expected in Africa and Asia</w:t>
      </w:r>
      <w:r w:rsidRPr="002B0A28">
        <w:rPr>
          <w:lang w:val="en-GB"/>
        </w:rPr>
        <w:t xml:space="preserve">. Confidence levels here </w:t>
      </w:r>
      <w:r w:rsidRPr="002B0A28">
        <w:rPr>
          <w:lang w:val="en-GB"/>
        </w:rPr>
        <w:lastRenderedPageBreak/>
        <w:t>result from expert judgement on the whole chain of evidence.</w:t>
      </w:r>
    </w:p>
    <w:bookmarkEnd w:id="6129"/>
    <w:p w14:paraId="0AE379A8" w14:textId="77777777" w:rsidR="0035542F" w:rsidRPr="006E7416" w:rsidRDefault="0035542F" w:rsidP="00D5630D">
      <w:pPr>
        <w:pStyle w:val="AR6BodyText"/>
        <w:rPr>
          <w:lang w:val="en-US"/>
        </w:rPr>
      </w:pPr>
    </w:p>
    <w:p w14:paraId="53BEE76B" w14:textId="77777777" w:rsidR="0035542F" w:rsidRPr="006F3FA9" w:rsidRDefault="0035542F" w:rsidP="00D5630D">
      <w:pPr>
        <w:pStyle w:val="AR6BodyText"/>
        <w:rPr>
          <w:lang w:val="en-US"/>
        </w:rPr>
      </w:pPr>
    </w:p>
    <w:p w14:paraId="5DC0C5FB" w14:textId="77777777" w:rsidR="0035542F" w:rsidRPr="006E7416" w:rsidRDefault="0035542F" w:rsidP="00D5630D">
      <w:pPr>
        <w:pStyle w:val="AR6BodyText"/>
        <w:rPr>
          <w:rFonts w:cs="Times New Roman"/>
          <w:b/>
          <w:noProof/>
          <w:color w:val="000000" w:themeColor="text1"/>
          <w:lang w:val="en-GB"/>
        </w:rPr>
      </w:pPr>
      <w:commentRangeStart w:id="6147"/>
      <w:r w:rsidRPr="006E7416">
        <w:rPr>
          <w:rFonts w:cs="Times New Roman"/>
          <w:b/>
          <w:noProof/>
          <w:color w:val="000000" w:themeColor="text1"/>
          <w:lang w:val="en-GB"/>
        </w:rPr>
        <w:t>[START FIGURE 6.25 HERE]</w:t>
      </w:r>
      <w:commentRangeEnd w:id="6147"/>
      <w:r w:rsidR="008E2C43">
        <w:rPr>
          <w:rStyle w:val="Marquedecommentaire"/>
          <w:rFonts w:cs="Times New Roman"/>
          <w:lang w:val="en-GB" w:eastAsia="en-GB"/>
        </w:rPr>
        <w:commentReference w:id="6147"/>
      </w:r>
    </w:p>
    <w:p w14:paraId="47782219" w14:textId="77777777" w:rsidR="0035542F" w:rsidRPr="006F3FA9" w:rsidRDefault="0035542F" w:rsidP="00D5630D">
      <w:pPr>
        <w:pStyle w:val="AR6BodyText"/>
        <w:rPr>
          <w:noProof/>
          <w:lang w:val="en-GB"/>
        </w:rPr>
      </w:pPr>
    </w:p>
    <w:p w14:paraId="35BF6C98" w14:textId="36BADAF9" w:rsidR="002143AB" w:rsidRPr="00BF4C1E" w:rsidRDefault="002143AB" w:rsidP="002143AB">
      <w:pPr>
        <w:pStyle w:val="AR6Chap6Figure"/>
        <w:rPr>
          <w:rFonts w:cs="Times New Roman"/>
        </w:rPr>
      </w:pPr>
      <w:r w:rsidRPr="005B71AC">
        <w:rPr>
          <w:rFonts w:cs="Times New Roman"/>
          <w:b/>
          <w:bCs/>
        </w:rPr>
        <w:t>Effect of dedicated air pollution or climate policy on population-weighted PM</w:t>
      </w:r>
      <w:r w:rsidRPr="005B71AC">
        <w:rPr>
          <w:rFonts w:cs="Times New Roman"/>
          <w:b/>
          <w:bCs/>
          <w:vertAlign w:val="subscript"/>
        </w:rPr>
        <w:t>2.5</w:t>
      </w:r>
      <w:r w:rsidRPr="005B71AC">
        <w:rPr>
          <w:rFonts w:cs="Times New Roman"/>
          <w:b/>
          <w:bCs/>
        </w:rPr>
        <w:t xml:space="preserve"> concentrations</w:t>
      </w:r>
      <w:r w:rsidRPr="005B71AC">
        <w:rPr>
          <w:rFonts w:cs="Times New Roman"/>
          <w:b/>
        </w:rPr>
        <w:t xml:space="preserve"> (µg m</w:t>
      </w:r>
      <w:r w:rsidRPr="005B71AC">
        <w:rPr>
          <w:rFonts w:cs="Times New Roman"/>
          <w:b/>
          <w:vertAlign w:val="superscript"/>
        </w:rPr>
        <w:t>-3</w:t>
      </w:r>
      <w:r w:rsidRPr="005B71AC">
        <w:rPr>
          <w:rFonts w:cs="Times New Roman"/>
          <w:b/>
        </w:rPr>
        <w:t>) and share of population (%) exposed to different PM</w:t>
      </w:r>
      <w:r w:rsidRPr="005B71AC">
        <w:rPr>
          <w:rFonts w:cs="Times New Roman"/>
          <w:b/>
          <w:vertAlign w:val="subscript"/>
        </w:rPr>
        <w:t>2.5</w:t>
      </w:r>
      <w:r w:rsidRPr="005B71AC">
        <w:rPr>
          <w:rFonts w:cs="Times New Roman"/>
          <w:b/>
        </w:rPr>
        <w:t xml:space="preserve"> levels across selected world regions.</w:t>
      </w:r>
      <w:r w:rsidRPr="003E652C">
        <w:rPr>
          <w:rFonts w:cs="Times New Roman"/>
        </w:rPr>
        <w:t xml:space="preserve"> </w:t>
      </w:r>
      <w:r>
        <w:rPr>
          <w:rFonts w:cs="Times New Roman"/>
        </w:rPr>
        <w:t>T</w:t>
      </w:r>
      <w:r w:rsidRPr="003E652C">
        <w:rPr>
          <w:rFonts w:cs="Times New Roman"/>
        </w:rPr>
        <w:t>hresholds of 10 µg m</w:t>
      </w:r>
      <w:r w:rsidRPr="003E652C">
        <w:rPr>
          <w:rFonts w:cs="Times New Roman"/>
          <w:vertAlign w:val="superscript"/>
        </w:rPr>
        <w:t>-3</w:t>
      </w:r>
      <w:r w:rsidRPr="003E652C">
        <w:rPr>
          <w:rFonts w:cs="Times New Roman"/>
        </w:rPr>
        <w:t xml:space="preserve"> and 35 µg m</w:t>
      </w:r>
      <w:r w:rsidRPr="003E652C">
        <w:rPr>
          <w:rFonts w:cs="Times New Roman"/>
          <w:vertAlign w:val="superscript"/>
        </w:rPr>
        <w:t>-3</w:t>
      </w:r>
      <w:r w:rsidRPr="003E652C">
        <w:rPr>
          <w:rFonts w:cs="Times New Roman"/>
        </w:rPr>
        <w:t xml:space="preserve"> represent the WHO air quality guideline and the WHO interim target 1, respectively; WHO </w:t>
      </w:r>
      <w:commentRangeStart w:id="6148"/>
      <w:r w:rsidRPr="00762181">
        <w:rPr>
          <w:rFonts w:cs="Times New Roman"/>
        </w:rPr>
        <w:fldChar w:fldCharType="begin" w:fldLock="1"/>
      </w:r>
      <w:r w:rsidR="00D477C7">
        <w:rPr>
          <w:rFonts w:cs="Times New Roman"/>
        </w:rPr>
        <w:instrText>ADDIN CSL_CITATION { "citationItems" : [ { "id" : "ITEM-1", "itemData" : { "ISBN" : "9789289052306", "author" : [ { "dropping-particle" : "", "family" : "WHO", "given" : "", "non-dropping-particle" : "", "parse-names" : false, "suffix" : "" } ], "id" : "ITEM-1", "issued" : { "date-parts" : [ [ "2017" ] ] }, "number-of-pages" : "32", "publisher" : "World Health Organization (WHO) Regional Office for Europe", "publisher-place" : "Copenhagen, Denmark", "title" : "Evolution of WHO air quality guidelines: past, present and future", "translator" : [ { "dropping-particle" : "", "family" : "G4830", "given" : "Rt7", "non-dropping-particle" : "", "parse-names" : false, "suffix" : "" } ], "type" : "report" }, "suppress-author" : 1, "uris" : [ "http://www.mendeley.com/documents/?uuid=225974e5-1ae0-43e1-b3ae-345e2c4ff488" ] } ], "mendeley" : { "formattedCitation" : "(2017)", "plainTextFormattedCitation" : "(2017)", "previouslyFormattedCitation" : "(2017)" }, "properties" : { "noteIndex" : 0 }, "schema" : "https://github.com/citation-style-language/schema/raw/master/csl-citation.json" }</w:instrText>
      </w:r>
      <w:r w:rsidRPr="00762181">
        <w:rPr>
          <w:rFonts w:cs="Times New Roman"/>
        </w:rPr>
        <w:fldChar w:fldCharType="separate"/>
      </w:r>
      <w:r w:rsidR="00CB33A1">
        <w:rPr>
          <w:rFonts w:cs="Times New Roman"/>
          <w:noProof/>
        </w:rPr>
        <w:t>(2017)</w:t>
      </w:r>
      <w:r w:rsidRPr="00762181">
        <w:rPr>
          <w:rFonts w:cs="Times New Roman"/>
        </w:rPr>
        <w:fldChar w:fldCharType="end"/>
      </w:r>
      <w:commentRangeEnd w:id="6148"/>
      <w:r w:rsidR="00CB33A1">
        <w:rPr>
          <w:rStyle w:val="Marquedecommentaire"/>
          <w:lang w:val="fr-FR"/>
        </w:rPr>
        <w:commentReference w:id="6148"/>
      </w:r>
      <w:r>
        <w:rPr>
          <w:rFonts w:cs="Times New Roman"/>
        </w:rPr>
        <w:t>.</w:t>
      </w:r>
      <w:r w:rsidRPr="003E652C">
        <w:rPr>
          <w:rFonts w:cs="Times New Roman"/>
        </w:rPr>
        <w:t xml:space="preserve"> Results are compared for SSP3-7.0 (no major improvement of current legislation is assumed), SSP3-Low</w:t>
      </w:r>
      <w:r>
        <w:rPr>
          <w:rFonts w:cs="Times New Roman"/>
        </w:rPr>
        <w:t>SLCF</w:t>
      </w:r>
      <w:r w:rsidRPr="003E652C">
        <w:rPr>
          <w:rFonts w:cs="Times New Roman"/>
        </w:rPr>
        <w:t xml:space="preserve"> (strong air pollution controls are assumed), and a climate mitigation scenario SSP3-3.4; details of </w:t>
      </w:r>
      <w:r w:rsidRPr="003E652C">
        <w:rPr>
          <w:rFonts w:cs="Times New Roman"/>
          <w:lang w:val="en-GB"/>
        </w:rPr>
        <w:t xml:space="preserve">scenario assumptions are discussed in Riahi et al. </w:t>
      </w:r>
      <w:commentRangeStart w:id="6149"/>
      <w:r w:rsidRPr="00483597">
        <w:rPr>
          <w:rFonts w:cs="Times New Roman"/>
          <w:lang w:val="en-GB"/>
        </w:rPr>
        <w:fldChar w:fldCharType="begin" w:fldLock="1"/>
      </w:r>
      <w:r w:rsidR="00D477C7">
        <w:rPr>
          <w:rFonts w:cs="Times New Roman"/>
          <w:lang w:val="en-GB"/>
        </w:rPr>
        <w:instrText>ADDIN CSL_CITATION { "citationItems" : [ { "id" : "ITEM-1", "itemData" : { "DOI" : "10.1016/j.gloenvcha.2016.05.009", "ISSN" : "09593780", "abstract" : "\u00a9 2017 The Authors This paper presents the overview of the Shared Socioeconomic Pathways (SSPs) and their energy, land use, and emissions implications. The SSPs are part of a new scenario framework, established by the climate change research community in order to facilitate the integrated analysis of future climate impacts, vulnerabilities, adaptation, and mitigation. The pathways were developed over the last years as a joint community effort and describe plausible major global developments that together would lead in the future to different challenges for mitigation and adaptation to climate change. The SSPs are based on five narratives describing alternative socio-economic developments, including sustainable development, regional rivalry, inequality, fossil-fueled development, and middle-of-the-road development. The long-term demographic and economic projections of the SSPs depict a wide uncertainty range consistent with the scenario literature. A multi-model approach was used for the elaboration of the energy, land-use and the emissions trajectories of SSP-based scenarios. The baseline scenarios lead to global energy consumption of 400\u20131200 EJ in 2100, and feature vastly different land-use dynamics, ranging from a possible reduction in cropland area up to a massive expansion by more than 700 million hectares by 2100. The associated annual CO2emissions of the baseline scenarios range from about 25 GtCO2to more than 120 GtCO2per year by 2100. With respect to mitigation, we find that associated costs strongly depend on three factors: (1) the policy assumptions, (2) the socio-economic narrative, and (3) the stringency of the target. The carbon price for reaching the target of 2.6 W/m2that is consistent with a temperature change limit of 2 \u00b0C, differs in our analysis thus by about a factor of three across the SSP marker scenarios. Moreover, many models could not reach this target from the SSPs with high mitigation challenges. While the SSPs were designed to represent different mitigation and adaptation challenges, the resulting narratives and quantifications span a wide range of different futures broadly representative of the current literature. This allows their subsequent use and development in new assessments and research projects. Critical next steps for the community scenario process will, among others, involve regional and sectoral extensions, further elaboration of the adaptation and impacts dimension, as well as employing the SSP scenarios with th\u2026", "author" : [ { "dropping-particle" : "", "family" : "Riahi", "given" : "K.", "non-dropping-particle" : "", "parse-names" : false, "suffix" : "" }, { "dropping-particle" : "", "family" : "Vuuren", "given" : "D.P.", "non-dropping-particle" : "van", "parse-names" : false, "suffix" : "" }, { "dropping-particle" : "", "family" : "Kriegler", "given" : "E.", "non-dropping-particle" : "", "parse-names" : false, "suffix" : "" }, { "dropping-particle" : "", "family" : "Edmonds", "given" : "J.", "non-dropping-particle" : "", "parse-names" : false, "suffix" : "" }, { "dropping-particle" : "", "family" : "O'Neill", "given" : "B.C.", "non-dropping-particle" : "", "parse-names" : false, "suffix" : "" }, { "dropping-particle" : "", "family" : "Fujimori", "given" : "S.", "non-dropping-particle" : "", "parse-names" : false, "suffix" : "" }, { "dropping-particle" : "", "family" : "Bauer", "given" : "N.", "non-dropping-particle" : "", "parse-names" : false, "suffix" : "" }, { "dropping-particle" : "", "family" : "Calvin", "given" : "K.", "non-dropping-particle" : "", "parse-names" : false, "suffix" : "" }, { "dropping-particle" : "", "family" : "Dellink", "given" : "R.", "non-dropping-particle" : "", "parse-names" : false, "suffix" : "" }, { "dropping-particle" : "", "family" : "Fricko", "given" : "O.", "non-dropping-particle" : "", "parse-names" : false, "suffix" : "" }, { "dropping-particle" : "", "family" : "Lutz", "given" : "W.", "non-dropping-particle" : "", "parse-names" : false, "suffix" : "" }, { "dropping-particle" : "", "family" : "Popp", "given" : "A.", "non-dropping-particle" : "", "parse-names" : false, "suffix" : "" }, { "dropping-particle" : "", "family" : "Cuaresma", "given" : "J.C.", "non-dropping-particle" : "", "parse-names" : false, "suffix" : "" }, { "dropping-particle" : "", "family" : "KC", "given" : "S.", "non-dropping-particle" : "", "parse-names" : false, "suffix" : "" }, { "dropping-particle" : "", "family" : "Leimbach", "given" : "M.", "non-dropping-particle" : "", "parse-names" : false, "suffix" : "" }, { "dropping-particle" : "", "family" : "Jiang", "given" : "L.", "non-dropping-particle" : "", "parse-names" : false, "suffix" : "" }, { "dropping-particle" : "", "family" : "Kram", "given" : "T.", "non-dropping-particle" : "", "parse-names" : false, "suffix" : "" }, { "dropping-particle" : "", "family" : "Rao", "given" : "S.", "non-dropping-particle" : "", "parse-names" : false, "suffix" : "" }, { "dropping-particle" : "", "family" : "Emmerling", "given" : "J.", "non-dropping-particle" : "", "parse-names" : false, "suffix" : "" }, { "dropping-particle" : "", "family" : "Ebi", "given" : "K.", "non-dropping-particle" : "", "parse-names" : false, "suffix" : "" }, { "dropping-particle" : "", "family" : "Hasegawa", "given" : "T.", "non-dropping-particle" : "", "parse-names" : false, "suffix" : "" }, { "dropping-particle" : "", "family" : "Havlik", "given" : "P.", "non-dropping-particle" : "", "parse-names" : false, "suffix" : "" }, { "dropping-particle" : "", "family" : "Humpen\u00f6der", "given" : "F.", "non-dropping-particle" : "", "parse-names" : false, "suffix" : "" }, { "dropping-particle" : "", "family" : "Silva", "given" : "L.A.", "non-dropping-particle" : "Da", "parse-names" : false, "suffix" : "" }, { "dropping-particle" : "", "family" : "Smith", "given" : "S.", "non-dropping-particle" : "", "parse-names" : false, "suffix" : "" }, { "dropping-particle" : "", "family" : "Stehfest", "given" : "E.", "non-dropping-particle" : "", "parse-names" : false, "suffix" : "" }, { "dropping-particle" : "", "family" : "Bosetti", "given" : "V.", "non-dropping-particle" : "", "parse-names" : false, "suffix" : "" }, { "dropping-particle" : "", "family" : "Eom", "given" : "J.", "non-dropping-particle" : "", "parse-names" : false, "suffix" : "" }, { "dropping-particle" : "", "family" : "Gernaat", "given" : "D.", "non-dropping-particle" : "", "parse-names" : false, "suffix" : "" }, { "dropping-particle" : "", "family" : "Masui", "given" : "T.", "non-dropping-particle" : "", "parse-names" : false, "suffix" : "" }, { "dropping-particle" : "", "family" : "Rogelj", "given" : "J.", "non-dropping-particle" : "", "parse-names" : false, "suffix" : "" }, { "dropping-particle" : "", "family" : "Strefler", "given" : "J.", "non-dropping-particle" : "", "parse-names" : false, "suffix" : "" }, { "dropping-particle" : "", "family" : "Drouet", "given" : "L.", "non-dropping-particle" : "", "parse-names" : false, "suffix" : "" }, { "dropping-particle" : "", "family" : "Krey", "given" : "V.", "non-dropping-particle" : "", "parse-names" : false, "suffix" : "" }, { "dropping-particle" : "", "family" : "Luderer", "given" : "G.", "non-dropping-particle" : "", "parse-names" : false, "suffix" : "" }, { "dropping-particle" : "", "family" : "Harmsen", "given" : "M.", "non-dropping-particle" : "", "parse-names" : false, "suffix" : "" }, { "dropping-particle" : "", "family" : "Takahashi", "given" : "K.", "non-dropping-particle" : "", "parse-names" : false, "suffix" : "" }, { "dropping-particle" : "", "family" : "Baumstark", "given" : "L.", "non-dropping-particle" : "", "parse-names" : false, "suffix" : "" }, { "dropping-particle" : "", "family" : "Doelman", "given" : "J.C.", "non-dropping-particle" : "", "parse-names" : false, "suffix" : "" }, { "dropping-particle" : "", "family" : "Kainuma", "given" : "M.", "non-dropping-particle" : "", "parse-names" : false, "suffix" : "" }, { "dropping-particle" : "", "family" : "Klimont", "given" : "Z.", "non-dropping-particle" : "", "parse-names" : false, "suffix" : "" }, { "dropping-particle" : "", "family" : "Marangoni", "given" : "G.", "non-dropping-particle" : "", "parse-names" : false, "suffix" : "" }, { "dropping-particle" : "", "family" : "Lotze-Campen", "given" : "H.", "non-dropping-particle" : "", "parse-names" : false, "suffix" : "" }, { "dropping-particle" : "", "family" : "Obersteiner", "given" : "M.", "non-dropping-particle" : "", "parse-names" : false, "suffix" : "" }, { "dropping-particle" : "", "family" : "Tabeau", "given" : "A.", "non-dropping-particle" : "", "parse-names" : false, "suffix" : "" }, { "dropping-particle" : "", "family" : "Tavoni", "given" : "M.", "non-dropping-particle" : "", "parse-names" : false, "suffix" : "" } ], "container-title" : "Global Environmental Change", "id" : "ITEM-1", "issued" : { "date-parts" : [ [ "2017" ] ] }, "page" : "153-168", "title" : "The Shared Socioeconomic Pathways and their energy, land use, and greenhouse gas emissions implications: An overview", "translator" : [ { "dropping-particle" : "", "family" : "G3342", "given" : "", "non-dropping-particle" : "", "parse-names" : false, "suffix" : "" } ], "type" : "article-journal", "volume" : "42" }, "suppress-author" : 1, "uris" : [ "http://www.mendeley.com/documents/?uuid=174a1d7d-40bf-4052-bf59-e8a04f72805e" ] } ], "mendeley" : { "formattedCitation" : "(2017)", "plainTextFormattedCitation" : "(2017)", "previouslyFormattedCitation" : "(2017)" }, "properties" : { "noteIndex" : 0 }, "schema" : "https://github.com/citation-style-language/schema/raw/master/csl-citation.json" }</w:instrText>
      </w:r>
      <w:r w:rsidRPr="00483597">
        <w:rPr>
          <w:rFonts w:cs="Times New Roman"/>
          <w:lang w:val="en-GB"/>
        </w:rPr>
        <w:fldChar w:fldCharType="separate"/>
      </w:r>
      <w:r w:rsidR="00CB33A1">
        <w:rPr>
          <w:rFonts w:cs="Times New Roman"/>
          <w:noProof/>
          <w:lang w:val="en-GB"/>
        </w:rPr>
        <w:t>(2017)</w:t>
      </w:r>
      <w:r w:rsidRPr="00483597">
        <w:rPr>
          <w:rFonts w:cs="Times New Roman"/>
          <w:lang w:val="en-GB"/>
        </w:rPr>
        <w:fldChar w:fldCharType="end"/>
      </w:r>
      <w:commentRangeEnd w:id="6149"/>
      <w:r w:rsidR="00CB33A1">
        <w:rPr>
          <w:rStyle w:val="Marquedecommentaire"/>
          <w:lang w:val="fr-FR"/>
        </w:rPr>
        <w:commentReference w:id="6149"/>
      </w:r>
      <w:r w:rsidRPr="003E652C">
        <w:rPr>
          <w:rFonts w:cs="Times New Roman"/>
          <w:lang w:val="en-GB"/>
        </w:rPr>
        <w:t xml:space="preserve"> and Rao et al. </w:t>
      </w:r>
      <w:commentRangeStart w:id="6150"/>
      <w:r w:rsidRPr="00483597">
        <w:rPr>
          <w:rFonts w:cs="Times New Roman"/>
          <w:lang w:val="en-GB"/>
        </w:rPr>
        <w:fldChar w:fldCharType="begin" w:fldLock="1"/>
      </w:r>
      <w:r w:rsidR="00D477C7">
        <w:rPr>
          <w:rFonts w:cs="Times New Roman"/>
          <w:lang w:val="en-GB"/>
        </w:rPr>
        <w:instrText>ADDIN CSL_CITATION { "citationItems" : [ { "id" : "ITEM-1", "itemData" : { "DOI" : "10.1016/j.gloenvcha.2016.05.012", "ISBN" : "0959-3780", "ISSN" : "09593780", "abstract" : "Emissions of air pollutants such as sulfur and nitrogen oxides and particulates have significant health impacts as well as effects on natural and anthropogenic ecosystems. These same emissions also can change atmospheric chemistry and the planetary energy balance, thereby impacting global and regional climate. Long-term scenarios for air pollutant emissions are needed as inputs to global climate and chemistry models, and for analysis linking air pollutant impacts across sectors. In this paper we present methodology and results for air pollutant emissions in Shared Socioeconomic Pathways (SSP) scenarios. We first present a set of three air pollution narratives that describe high, central, and low pollution control ambitions over the 21st century. These narratives are then translated into quantitative guidance for use in integrated assessment models. The resulting pollutant emission trajectories under the SSP scenarios cover a wider range than the scenarios used in previous international climate model comparisons. In the SSP3 and SSP4 scenarios, where economic, institutional and technological limitations slow air quality improvements, global pollutant emissions over the 21stcentury can be comparable to current levels. Pollutant emissions in the SSP1 scenarios fall to low levels due to the assumption of technological advances and successful global action to control emissions.", "author" : [ { "dropping-particle" : "", "family" : "Rao", "given" : "Shilpa", "non-dropping-particle" : "", "parse-names" : false, "suffix" : "" }, { "dropping-particle" : "", "family" : "Klimont", "given" : "Zbigniew", "non-dropping-particle" : "", "parse-names" : false, "suffix" : "" }, { "dropping-particle" : "", "family" : "Smith", "given" : "Steven J.", "non-dropping-particle" : "", "parse-names" : false, "suffix" : "" }, { "dropping-particle" : "", "family" : "Dingenen", "given" : "Rita", "non-dropping-particle" : "Van", "parse-names" : false, "suffix" : "" }, { "dropping-particle" : "", "family" : "Dentener", "given" : "Frank", "non-dropping-particle" : "", "parse-names" : false, "suffix" : "" }, { "dropping-particle" : "", "family" : "Bouwman", "given" : "Lex", "non-dropping-particle" : "", "parse-names" : false, "suffix" : "" }, { "dropping-particle" : "", "family" : "Riahi", "given" : "Keywan", "non-dropping-particle" : "", "parse-names" : false, "suffix" : "" }, { "dropping-particle" : "", "family" : "Amann", "given" : "Markus", "non-dropping-particle" : "", "parse-names" : false, "suffix" : "" }, { "dropping-particle" : "", "family" : "Bodirsky", "given" : "Benjamin Leon", "non-dropping-particle" : "", "parse-names" : false, "suffix" : "" }, { "dropping-particle" : "", "family" : "Vuuren", "given" : "Detlef P.", "non-dropping-particle" : "van", "parse-names" : false, "suffix" : "" }, { "dropping-particle" : "", "family" : "Aleluia Reis", "given" : "Lara", "non-dropping-particle" : "", "parse-names" : false, "suffix" : "" }, { "dropping-particle" : "", "family" : "Calvin", "given" : "Katherine", "non-dropping-particle" : "", "parse-names" : false, "suffix" : "" }, { "dropping-particle" : "", "family" : "Drouet", "given" : "Laurent", "non-dropping-particle" : "", "parse-names" : false, "suffix" : "" }, { "dropping-particle" : "", "family" : "Fricko", "given" : "Oliver", "non-dropping-particle" : "", "parse-names" : false, "suffix" : "" }, { "dropping-particle" : "", "family" : "Fujimori", "given" : "Shinichiro", "non-dropping-particle" : "", "parse-names" : false, "suffix" : "" }, { "dropping-particle" : "", "family" : "Gernaat", "given" : "David", "non-dropping-particle" : "", "parse-names" : false, "suffix" : "" }, { "dropping-particle" : "", "family" : "Havlik", "given" : "Petr", "non-dropping-particle" : "", "parse-names" : false, "suffix" : "" }, { "dropping-particle" : "", "family" : "Harmsen", "given" : "Mathijs", "non-dropping-particle" : "", "parse-names" : false, "suffix" : "" }, { "dropping-particle" : "", "family" : "Hasegawa", "given" : "Tomoko", "non-dropping-particle" : "", "parse-names" : false, "suffix" : "" }, { "dropping-particle" : "", "family" : "Heyes", "given" : "Chris", "non-dropping-particle" : "", "parse-names" : false, "suffix" : "" }, { "dropping-particle" : "", "family" : "Hilaire", "given" : "J\u00e9r\u00f4me", "non-dropping-particle" : "", "parse-names" : false, "suffix" : "" }, { "dropping-particle" : "", "family" : "Luderer", "given" : "Gunnar", "non-dropping-particle" : "", "parse-names" : false, "suffix" : "" }, { "dropping-particle" : "", "family" : "Masui", "given" : "Toshihiko", "non-dropping-particle" : "", "parse-names" : false, "suffix" : "" }, { "dropping-particle" : "", "family" : "Stehfest", "given" : "Elke", "non-dropping-particle" : "", "parse-names" : false, "suffix" : "" }, { "dropping-particle" : "", "family" : "Strefler", "given" : "Jessica", "non-dropping-particle" : "", "parse-names" : false, "suffix" : "" }, { "dropping-particle" : "", "family" : "Sluis", "given" : "Sietske", "non-dropping-particle" : "van der", "parse-names" : false, "suffix" : "" }, { "dropping-particle" : "", "family" : "Tavoni", "given" : "Massimo", "non-dropping-particle" : "", "parse-names" : false, "suffix" : "" } ], "container-title" : "Global Environmental Change", "id" : "ITEM-1", "issued" : { "date-parts" : [ [ "2017" ] ] }, "page" : "346-358", "title" : "Future air pollution in the Shared Socio-economic Pathways", "translator" : [ { "dropping-particle" : "", "family" : "G2787", "given" : "", "non-dropping-particle" : "", "parse-names" : false, "suffix" : "" } ], "type" : "article-journal", "volume" : "42" }, "suppress-author" : 1, "uris" : [ "http://www.mendeley.com/documents/?uuid=58a9055f-914a-4507-bd38-224f957f74e5" ] } ], "mendeley" : { "formattedCitation" : "(2017)", "plainTextFormattedCitation" : "(2017)", "previouslyFormattedCitation" : "(2017)" }, "properties" : { "noteIndex" : 0 }, "schema" : "https://github.com/citation-style-language/schema/raw/master/csl-citation.json" }</w:instrText>
      </w:r>
      <w:r w:rsidRPr="00483597">
        <w:rPr>
          <w:rFonts w:cs="Times New Roman"/>
          <w:lang w:val="en-GB"/>
        </w:rPr>
        <w:fldChar w:fldCharType="separate"/>
      </w:r>
      <w:r w:rsidR="00CB33A1">
        <w:rPr>
          <w:rFonts w:cs="Times New Roman"/>
          <w:noProof/>
          <w:lang w:val="en-GB"/>
        </w:rPr>
        <w:t>(2017)</w:t>
      </w:r>
      <w:r w:rsidRPr="00483597">
        <w:rPr>
          <w:rFonts w:cs="Times New Roman"/>
          <w:lang w:val="en-GB"/>
        </w:rPr>
        <w:fldChar w:fldCharType="end"/>
      </w:r>
      <w:commentRangeEnd w:id="6150"/>
      <w:r w:rsidR="00CB33A1">
        <w:rPr>
          <w:rStyle w:val="Marquedecommentaire"/>
          <w:lang w:val="fr-FR"/>
        </w:rPr>
        <w:commentReference w:id="6150"/>
      </w:r>
      <w:r w:rsidRPr="003E652C">
        <w:rPr>
          <w:rFonts w:cs="Times New Roman"/>
          <w:lang w:val="en-GB"/>
        </w:rPr>
        <w:t xml:space="preserve">. Analysis performed with the TM5-FASST model </w:t>
      </w:r>
      <w:r w:rsidRPr="00483597">
        <w:rPr>
          <w:rFonts w:cs="Times New Roman"/>
          <w:lang w:val="en-GB"/>
        </w:rPr>
        <w:fldChar w:fldCharType="begin" w:fldLock="1"/>
      </w:r>
      <w:r w:rsidR="00D477C7">
        <w:rPr>
          <w:rFonts w:cs="Times New Roman"/>
          <w:lang w:val="en-GB"/>
        </w:rPr>
        <w:instrText>ADDIN CSL_CITATION { "citationItems" : [ { "id" : "ITEM-1", "itemData" : { "DOI" : "10.5194/acp-18-16173-2018", "abstract" : "This paper describes, documents, and validates the TM5-FAst Scenario Screening Tool (TM5-FASST), a global reduced-form air quality source\u2013receptor model that has been designed to compute ambient pollutant concentrations as well as a broad range of pollutant-related impacts on human health, agricultural crop production, and short-lived pollutant climate metrics, taking as input annual pollutant emission data aggregated at the national or regional level. The TM5-FASST tool, providing a trade-off between accuracy and applicability, is based on linearized emission-concentration sensitivities derived with the full chemistry-transport model TM5. The tool has been extensively applied in various recent critical studies. Although informal and fragmented validation has already been performed in various publications, this paper provides a comprehensive documentation of all components of the model and a validation against the full TM5 model. We find that the simplifications introduced in order to generate immediate results from emission scenarios do not compromise the validity of the output and as such TM5-FASST is proven to be a useful tool in science-policy analysis. Furthermore, it constitutes a suitable architecture for implementing the ensemble of source\u2013receptor relations obtained in the frame of the HTAP modelling exercises, thus creating a link between the scientific community and policy-oriented users.", "author" : [ { "dropping-particle" : "", "family" : "Dingenen", "given" : "R", "non-dropping-particle" : "Van", "parse-names" : false, "suffix" : "" }, { "dropping-particle" : "", "family" : "Dentener", "given" : "F", "non-dropping-particle" : "", "parse-names" : false, "suffix" : "" }, { "dropping-particle" : "", "family" : "Crippa", "given" : "M", "non-dropping-particle" : "", "parse-names" : false, "suffix" : "" }, { "dropping-particle" : "", "family" : "Leitao", "given" : "J", "non-dropping-particle" : "", "parse-names" : false, "suffix" : "" }, { "dropping-particle" : "", "family" : "Marmer", "given" : "E", "non-dropping-particle" : "", "parse-names" : false, "suffix" : "" }, { "dropping-particle" : "", "family" : "Rao", "given" : "S", "non-dropping-particle" : "", "parse-names" : false, "suffix" : "" }, { "dropping-particle" : "", "family" : "Solazzo", "given" : "E", "non-dropping-particle" : "", "parse-names" : false, "suffix" : "" }, { "dropping-particle" : "", "family" : "Valentini", "given" : "L", "non-dropping-particle" : "", "parse-names" : false, "suffix" : "" } ], "container-title" : "Atmospheric Chemistry and Physics", "id" : "ITEM-1", "issue" : "21", "issued" : { "date-parts" : [ [ "2018" ] ] }, "page" : "16173-16211", "title" : "TM5-FASST: a global atmospheric source-receptor model for rapid impact analysis of emission changes on air quality and short-lived climate pollutants", "translator" : [ { "dropping-particle" : "", "family" : "G3817", "given" : "", "non-dropping-particle" : "", "parse-names" : false, "suffix" : "" } ], "type" : "article-journal", "volume" : "18" }, "uris" : [ "http://www.mendeley.com/documents/?uuid=d95e683e-8935-4c17-9e97-98276b7c2aab" ] } ], "mendeley" : { "formattedCitation" : "(Van Dingenen et al., 2018)", "plainTextFormattedCitation" : "(Van Dingenen et al., 2018)", "previouslyFormattedCitation" : "(Van Dingenen et al., 2018)" }, "properties" : { "noteIndex" : 0 }, "schema" : "https://github.com/citation-style-language/schema/raw/master/csl-citation.json" }</w:instrText>
      </w:r>
      <w:r w:rsidRPr="00483597">
        <w:rPr>
          <w:rFonts w:cs="Times New Roman"/>
          <w:lang w:val="en-GB"/>
        </w:rPr>
        <w:fldChar w:fldCharType="separate"/>
      </w:r>
      <w:r w:rsidR="00CB33A1">
        <w:rPr>
          <w:rFonts w:cs="Times New Roman"/>
          <w:noProof/>
          <w:lang w:val="en-GB"/>
        </w:rPr>
        <w:t>(Van Dingenen et al., 2018)</w:t>
      </w:r>
      <w:r w:rsidRPr="00483597">
        <w:rPr>
          <w:rFonts w:cs="Times New Roman"/>
          <w:lang w:val="en-GB"/>
        </w:rPr>
        <w:fldChar w:fldCharType="end"/>
      </w:r>
      <w:r w:rsidRPr="003E652C">
        <w:rPr>
          <w:rFonts w:cs="Times New Roman"/>
          <w:lang w:val="en-GB"/>
        </w:rPr>
        <w:t xml:space="preserve"> using emission projections from the Shared Socio-E</w:t>
      </w:r>
      <w:r>
        <w:rPr>
          <w:rFonts w:cs="Times New Roman"/>
          <w:lang w:val="en-GB"/>
        </w:rPr>
        <w:t xml:space="preserve">conomic Pathway (SSP) database </w:t>
      </w:r>
      <w:r w:rsidRPr="003E652C">
        <w:rPr>
          <w:rFonts w:cs="Times New Roman"/>
          <w:lang w:val="en-GB"/>
        </w:rPr>
        <w:t xml:space="preserve"> </w:t>
      </w:r>
      <w:r w:rsidRPr="00483597">
        <w:rPr>
          <w:rFonts w:cs="Times New Roman"/>
          <w:lang w:val="en-GB"/>
        </w:rPr>
        <w:fldChar w:fldCharType="begin" w:fldLock="1"/>
      </w:r>
      <w:r w:rsidR="00D477C7">
        <w:rPr>
          <w:rFonts w:cs="Times New Roman"/>
          <w:lang w:val="en-GB"/>
        </w:rPr>
        <w:instrText>ADDIN CSL_CITATION { "citationItems" : [ { "id" : "ITEM-1", "itemData" : { "DOI" : "10.1016/j.gloenvcha.2016.05.009", "ISSN" : "09593780", "abstract" : "\u00a9 2017 The Authors This paper presents the overview of the Shared Socioeconomic Pathways (SSPs) and their energy, land use, and emissions implications. The SSPs are part of a new scenario framework, established by the climate change research community in order to facilitate the integrated analysis of future climate impacts, vulnerabilities, adaptation, and mitigation. The pathways were developed over the last years as a joint community effort and describe plausible major global developments that together would lead in the future to different challenges for mitigation and adaptation to climate change. The SSPs are based on five narratives describing alternative socio-economic developments, including sustainable development, regional rivalry, inequality, fossil-fueled development, and middle-of-the-road development. The long-term demographic and economic projections of the SSPs depict a wide uncertainty range consistent with the scenario literature. A multi-model approach was used for the elaboration of the energy, land-use and the emissions trajectories of SSP-based scenarios. The baseline scenarios lead to global energy consumption of 400\u20131200 EJ in 2100, and feature vastly different land-use dynamics, ranging from a possible reduction in cropland area up to a massive expansion by more than 700 million hectares by 2100. The associated annual CO2emissions of the baseline scenarios range from about 25 GtCO2to more than 120 GtCO2per year by 2100. With respect to mitigation, we find that associated costs strongly depend on three factors: (1) the policy assumptions, (2) the socio-economic narrative, and (3) the stringency of the target. The carbon price for reaching the target of 2.6 W/m2that is consistent with a temperature change limit of 2 \u00b0C, differs in our analysis thus by about a factor of three across the SSP marker scenarios. Moreover, many models could not reach this target from the SSPs with high mitigation challenges. While the SSPs were designed to represent different mitigation and adaptation challenges, the resulting narratives and quantifications span a wide range of different futures broadly representative of the current literature. This allows their subsequent use and development in new assessments and research projects. Critical next steps for the community scenario process will, among others, involve regional and sectoral extensions, further elaboration of the adaptation and impacts dimension, as well as employing the SSP scenarios with th\u2026", "author" : [ { "dropping-particle" : "", "family" : "Riahi", "given" : "K.", "non-dropping-particle" : "", "parse-names" : false, "suffix" : "" }, { "dropping-particle" : "", "family" : "Vuuren", "given" : "D.P.", "non-dropping-particle" : "van", "parse-names" : false, "suffix" : "" }, { "dropping-particle" : "", "family" : "Kriegler", "given" : "E.", "non-dropping-particle" : "", "parse-names" : false, "suffix" : "" }, { "dropping-particle" : "", "family" : "Edmonds", "given" : "J.", "non-dropping-particle" : "", "parse-names" : false, "suffix" : "" }, { "dropping-particle" : "", "family" : "O'Neill", "given" : "B.C.", "non-dropping-particle" : "", "parse-names" : false, "suffix" : "" }, { "dropping-particle" : "", "family" : "Fujimori", "given" : "S.", "non-dropping-particle" : "", "parse-names" : false, "suffix" : "" }, { "dropping-particle" : "", "family" : "Bauer", "given" : "N.", "non-dropping-particle" : "", "parse-names" : false, "suffix" : "" }, { "dropping-particle" : "", "family" : "Calvin", "given" : "K.", "non-dropping-particle" : "", "parse-names" : false, "suffix" : "" }, { "dropping-particle" : "", "family" : "Dellink", "given" : "R.", "non-dropping-particle" : "", "parse-names" : false, "suffix" : "" }, { "dropping-particle" : "", "family" : "Fricko", "given" : "O.", "non-dropping-particle" : "", "parse-names" : false, "suffix" : "" }, { "dropping-particle" : "", "family" : "Lutz", "given" : "W.", "non-dropping-particle" : "", "parse-names" : false, "suffix" : "" }, { "dropping-particle" : "", "family" : "Popp", "given" : "A.", "non-dropping-particle" : "", "parse-names" : false, "suffix" : "" }, { "dropping-particle" : "", "family" : "Cuaresma", "given" : "J.C.", "non-dropping-particle" : "", "parse-names" : false, "suffix" : "" }, { "dropping-particle" : "", "family" : "KC", "given" : "S.", "non-dropping-particle" : "", "parse-names" : false, "suffix" : "" }, { "dropping-particle" : "", "family" : "Leimbach", "given" : "M.", "non-dropping-particle" : "", "parse-names" : false, "suffix" : "" }, { "dropping-particle" : "", "family" : "Jiang", "given" : "L.", "non-dropping-particle" : "", "parse-names" : false, "suffix" : "" }, { "dropping-particle" : "", "family" : "Kram", "given" : "T.", "non-dropping-particle" : "", "parse-names" : false, "suffix" : "" }, { "dropping-particle" : "", "family" : "Rao", "given" : "S.", "non-dropping-particle" : "", "parse-names" : false, "suffix" : "" }, { "dropping-particle" : "", "family" : "Emmerling", "given" : "J.", "non-dropping-particle" : "", "parse-names" : false, "suffix" : "" }, { "dropping-particle" : "", "family" : "Ebi", "given" : "K.", "non-dropping-particle" : "", "parse-names" : false, "suffix" : "" }, { "dropping-particle" : "", "family" : "Hasegawa", "given" : "T.", "non-dropping-particle" : "", "parse-names" : false, "suffix" : "" }, { "dropping-particle" : "", "family" : "Havlik", "given" : "P.", "non-dropping-particle" : "", "parse-names" : false, "suffix" : "" }, { "dropping-particle" : "", "family" : "Humpen\u00f6der", "given" : "F.", "non-dropping-particle" : "", "parse-names" : false, "suffix" : "" }, { "dropping-particle" : "", "family" : "Silva", "given" : "L.A.", "non-dropping-particle" : "Da", "parse-names" : false, "suffix" : "" }, { "dropping-particle" : "", "family" : "Smith", "given" : "S.", "non-dropping-particle" : "", "parse-names" : false, "suffix" : "" }, { "dropping-particle" : "", "family" : "Stehfest", "given" : "E.", "non-dropping-particle" : "", "parse-names" : false, "suffix" : "" }, { "dropping-particle" : "", "family" : "Bosetti", "given" : "V.", "non-dropping-particle" : "", "parse-names" : false, "suffix" : "" }, { "dropping-particle" : "", "family" : "Eom", "given" : "J.", "non-dropping-particle" : "", "parse-names" : false, "suffix" : "" }, { "dropping-particle" : "", "family" : "Gernaat", "given" : "D.", "non-dropping-particle" : "", "parse-names" : false, "suffix" : "" }, { "dropping-particle" : "", "family" : "Masui", "given" : "T.", "non-dropping-particle" : "", "parse-names" : false, "suffix" : "" }, { "dropping-particle" : "", "family" : "Rogelj", "given" : "J.", "non-dropping-particle" : "", "parse-names" : false, "suffix" : "" }, { "dropping-particle" : "", "family" : "Strefler", "given" : "J.", "non-dropping-particle" : "", "parse-names" : false, "suffix" : "" }, { "dropping-particle" : "", "family" : "Drouet", "given" : "L.", "non-dropping-particle" : "", "parse-names" : false, "suffix" : "" }, { "dropping-particle" : "", "family" : "Krey", "given" : "V.", "non-dropping-particle" : "", "parse-names" : false, "suffix" : "" }, { "dropping-particle" : "", "family" : "Luderer", "given" : "G.", "non-dropping-particle" : "", "parse-names" : false, "suffix" : "" }, { "dropping-particle" : "", "family" : "Harmsen", "given" : "M.", "non-dropping-particle" : "", "parse-names" : false, "suffix" : "" }, { "dropping-particle" : "", "family" : "Takahashi", "given" : "K.", "non-dropping-particle" : "", "parse-names" : false, "suffix" : "" }, { "dropping-particle" : "", "family" : "Baumstark", "given" : "L.", "non-dropping-particle" : "", "parse-names" : false, "suffix" : "" }, { "dropping-particle" : "", "family" : "Doelman", "given" : "J.C.", "non-dropping-particle" : "", "parse-names" : false, "suffix" : "" }, { "dropping-particle" : "", "family" : "Kainuma", "given" : "M.", "non-dropping-particle" : "", "parse-names" : false, "suffix" : "" }, { "dropping-particle" : "", "family" : "Klimont", "given" : "Z.", "non-dropping-particle" : "", "parse-names" : false, "suffix" : "" }, { "dropping-particle" : "", "family" : "Marangoni", "given" : "G.", "non-dropping-particle" : "", "parse-names" : false, "suffix" : "" }, { "dropping-particle" : "", "family" : "Lotze-Campen", "given" : "H.", "non-dropping-particle" : "", "parse-names" : false, "suffix" : "" }, { "dropping-particle" : "", "family" : "Obersteiner", "given" : "M.", "non-dropping-particle" : "", "parse-names" : false, "suffix" : "" }, { "dropping-particle" : "", "family" : "Tabeau", "given" : "A.", "non-dropping-particle" : "", "parse-names" : false, "suffix" : "" }, { "dropping-particle" : "", "family" : "Tavoni", "given" : "M.", "non-dropping-particle" : "", "parse-names" : false, "suffix" : "" } ], "container-title" : "Global Environmental Change", "id" : "ITEM-1", "issued" : { "date-parts" : [ [ "2017" ] ] }, "page" : "153-168", "title" : "The Shared Socioeconomic Pathways and their energy, land use, and greenhouse gas emissions implications: An overview", "translator" : [ { "dropping-particle" : "", "family" : "G3342", "given" : "", "non-dropping-particle" : "", "parse-names" : false, "suffix" : "" } ], "type" : "article-journal", "volume" : "42" }, "uris" : [ "http://www.mendeley.com/documents/?uuid=174a1d7d-40bf-4052-bf59-e8a04f72805e" ] }, { "id" : "ITEM-2", "itemData" : { "DOI" : "10.5194/gmd-12-1443-2019", "ISSN" : "19919603", "abstract" : "Abstract. We present a suite of nine scenarios of future emissions trajectories of anthropogenic sources, a key deliverable of the ScenarioMIP experiment within CMIP6. Integrated Assessment Model results for 14 different emissions species and 13 emissions sectors are provided for each scenario with consistent transitions from the historical data used in CMIP6 to future trajectories using automated harmonization before being downscaled to provide higher emission source spatial detail. We find that the scenarios span a wide range of end-of-century radiative forcing values, thus making this set of scenarios ideal for exploring a variety of warming pathways. The set of scenarios are bounded on the low end by a 1.9&amp;thinsp;W&amp;thinsp;m-2 scenario, ideal for analyzing a world with end-of-century temperatures well below 2&amp;thinsp;&amp;deg;C, and on the high-end by a 8.5&amp;thinsp;W&amp;thinsp;m-2 scenario, resulting in an increase in warming of nearly 5&amp;thinsp;&amp;deg;C over pre-industrial levels. Between these two extremes, scenarios are provided such that differences between forcing outcomes provide statistically significant regional temperature outcomes to maximize their usefulness for downstream experiments within CMIP6. A wide range of scenario data products are provided for the CMIP6 scientific community including global, regional, and gridded emissions datasets.", "author" : [ { "dropping-particle" : "", "family" : "Gidden", "given" : "Matthew J.", "non-dropping-particle" : "", "parse-names" : false, "suffix" : "" }, { "dropping-particle" : "", "family" : "Riahi", "given" : "Keywan", "non-dropping-particle" : "", "parse-names" : false, "suffix" : "" }, { "dropping-particle" : "", "family" : "Smith", "given" : "Steven J.", "non-dropping-particle" : "", "parse-names" : false, "suffix" : "" }, { "dropping-particle" : "", "family" : "Fujimori", "given" : "Shinichiro", "non-dropping-particle" : "", "parse-names" : false, "suffix" : "" }, { "dropping-particle" : "", "family" : "Luderer", "given" : "Gunnar", "non-dropping-particle" : "", "parse-names" : false, "suffix" : "" }, { "dropping-particle" : "", "family" : "Kriegler", "given" : "Elmar", "non-dropping-particle" : "", "parse-names" : false, "suffix" : "" }, { "dropping-particle" : "", "family" : "Vuuren", "given" : "Detlef P.", "non-dropping-particle" : "Van", "parse-names" : false, "suffix" : "" }, { "dropping-particle" : "", "family" : "Berg", "given" : "Maarten", "non-dropping-particle" : "Van Den", "parse-names" : false, "suffix" : "" }, { "dropping-particle" : "", "family" : "Feng", "given" : "Leyang", "non-dropping-particle" : "", "parse-names" : false, "suffix" : "" }, { "dropping-particle" : "", "family" : "Klein", "given" : "David", "non-dropping-particle" : "", "parse-names" : false, "suffix" : "" }, { "dropping-particle" : "", "family" : "Calvin", "given" : "Katherine", "non-dropping-particle" : "", "parse-names" : false, "suffix" : "" }, { "dropping-particle" : "", "family" : "Doelman", "given" : "Jonathan C.", "non-dropping-particle" : "", "parse-names" : false, "suffix" : "" }, { "dropping-particle" : "", "family" : "Frank", "given" : "Stefan", "non-dropping-particle" : "", "parse-names" : false, "suffix" : "" }, { "dropping-particle" : "", "family" : "Fricko", "given" : "Oliver", "non-dropping-particle" : "", "parse-names" : false, "suffix" : "" }, { "dropping-particle" : "", "family" : "Harmsen", "given" : "Mathijs", "non-dropping-particle" : "", "parse-names" : false, "suffix" : "" }, { "dropping-particle" : "", "family" : "Hasegawa", "given" : "Tomoko", "non-dropping-particle" : "", "parse-names" : false, "suffix" : "" }, { "dropping-particle" : "", "family" : "Havlik", "given" : "Petr", "non-dropping-particle" : "", "parse-names" : false, "suffix" : "" }, { "dropping-particle" : "", "family" : "Hilaire", "given" : "J\u00e9r\u00f4me", "non-dropping-particle" : "", "parse-names" : false, "suffix" : "" }, { "dropping-particle" : "", "family" : "Hoesly", "given" : "Rachel", "non-dropping-particle" : "", "parse-names" : false, "suffix" : "" }, { "dropping-particle" : "", "family" : "Horing", "given" : "Jill", "non-dropping-particle" : "", "parse-names" : false, "suffix" : "" }, { "dropping-particle" : "", "family" : "Popp", "given" : "Alexander", "non-dropping-particle" : "", "parse-names" : false, "suffix" : "" }, { "dropping-particle" : "", "family" : "Stehfest", "given" : "Elke", "non-dropping-particle" : "", "parse-names" : false, "suffix" : "" }, { "dropping-particle" : "", "family" : "Takahashi", "given" : "Kiyoshi", "non-dropping-particle" : "", "parse-names" : false, "suffix" : "" } ], "container-title" : "Geoscientific Model Development", "id" : "ITEM-2", "issue" : "4", "issued" : { "date-parts" : [ [ "2019" ] ] }, "page" : "1443-1475", "title" : "Global emissions pathways under different socioeconomic scenarios for use in CMIP6: A dataset of harmonized emissions trajectories through the end of the century", "translator" : [ { "dropping-particle" : "", "family" : "G3727", "given" : "", "non-dropping-particle" : "", "parse-names" : false, "suffix" : "" } ], "type" : "article-journal", "volume" : "12" }, "uris" : [ "http://www.mendeley.com/documents/?uuid=709c84af-7607-4748-86c2-a2b80ecdb9d5" ] }, { "id" : "ITEM-3", "itemData" : { "DOI" : "10.1038/s41558-018-0091-3", "ISSN" : "1758-6798", "abstract" : "The 2015 Paris Agreement calls for countries to pursue efforts to limit global-mean temperature rise to 1.5 \u00b0C. The transition pathways that can meet such a target have not, however, been extensively explored. Here we describe scenarios that limit end-of-century radiative forcing to 1.9 W m\u22122, and consequently restrict median warming in the year 2100 to below 1.5 \u00b0C. We use six integrated assessment models and a simple climate model, under different socio-economic, technological and resource assumptions from five Shared Socio-economic Pathways (SSPs). Some, but not all, SSPs are amenable to pathways to 1.5 \u00b0C. Successful 1.9 W m\u22122 scenarios are characterized by a rapid shift away from traditional fossil-fuel use towards large-scale low-carbon energy supplies, reduced energy use, and carbon-dioxide removal. However, 1.9 W m\u22122 scenarios could not be achieved in several models under SSPs with strong inequalities, high baseline fossil-fuel use, or scattered short-term climate policy. Further research can help policy-makers to understand the real-world implications of these scenarios.", "author" : [ { "dropping-particle" : "", "family" : "Rogelj", "given" : "Joeri", "non-dropping-particle" : "", "parse-names" : false, "suffix" : "" }, { "dropping-particle" : "", "family" : "Popp", "given" : "Alexander", "non-dropping-particle" : "", "parse-names" : false, "suffix" : "" }, { "dropping-particle" : "V", "family" : "Calvin", "given" : "Katherine", "non-dropping-particle" : "", "parse-names" : false, "suffix" : "" }, { "dropping-particle" : "", "family" : "Luderer", "given" : "Gunnar", "non-dropping-particle" : "", "parse-names" : false, "suffix" : "" }, { "dropping-particle" : "", "family" : "Emmerling", "given" : "Johannes", "non-dropping-particle" : "", "parse-names" : false, "suffix" : "" }, { "dropping-particle" : "", "family" : "Gernaat", "given" : "David", "non-dropping-particle" : "", "parse-names" : false, "suffix" : "" }, { "dropping-particle" : "", "family" : "Fujimori", "given" : "Shinichiro", "non-dropping-particle" : "", "parse-names" : false, "suffix" : "" }, { "dropping-particle" : "", "family" : "Strefler", "given" : "Jessica", "non-dropping-particle" : "", "parse-names" : false, "suffix" : "" }, { "dropping-particle" : "", "family" : "Hasegawa", "given" : "Tomoko", "non-dropping-particle" : "", "parse-names" : false, "suffix" : "" }, { "dropping-particle" : "", "family" : "Marangoni", "given" : "Giacomo", "non-dropping-particle" : "", "parse-names" : false, "suffix" : "" }, { "dropping-particle" : "", "family" : "Krey", "given" : "Volker", "non-dropping-particle" : "", "parse-names" : false, "suffix" : "" }, { "dropping-particle" : "", "family" : "Kriegler", "given" : "Elmar", "non-dropping-particle" : "", "parse-names" : false, "suffix" : "" }, { "dropping-particle" : "", "family" : "Riahi", "given" : "Keywan", "non-dropping-particle" : "", "parse-names" : false, "suffix" : "" }, { "dropping-particle" : "", "family" : "Vuuren", "given" : "Detlef P", "non-dropping-particle" : "van", "parse-names" : false, "suffix" : "" }, { "dropping-particle" : "", "family" : "Doelman", "given" : "Jonathan", "non-dropping-particle" : "", "parse-names" : false, "suffix" : "" }, { "dropping-particle" : "", "family" : "Drouet", "given" : "Laurent", "non-dropping-particle" : "", "parse-names" : false, "suffix" : "" }, { "dropping-particle" : "", "family" : "Edmonds", "given" : "Jae", "non-dropping-particle" : "", "parse-names" : false, "suffix" : "" }, { "dropping-particle" : "", "family" : "Fricko", "given" : "Oliver", "non-dropping-particle" : "", "parse-names" : false, "suffix" : "" }, { "dropping-particle" : "", "family" : "Harmsen", "given" : "Mathijs", "non-dropping-particle" : "", "parse-names" : false, "suffix" : "" }, { "dropping-particle" : "", "family" : "Havl\u00edk", "given" : "Petr", "non-dropping-particle" : "", "parse-names" : false, "suffix" : "" }, { "dropping-particle" : "", "family" : "Humpen\u00f6der", "given" : "Florian", "non-dropping-particle" : "", "parse-names" : false, "suffix" : "" }, { "dropping-particle" : "", "family" : "Stehfest", "given" : "Elke", "non-dropping-particle" : "", "parse-names" : false, "suffix" : "" }, { "dropping-particle" : "", "family" : "Tavoni", "given" : "Massimo", "non-dropping-particle" : "", "parse-names" : false, "suffix" : "" } ], "container-title" : "Nature Climate Change", "id" : "ITEM-3", "issue" : "4", "issued" : { "date-parts" : [ [ "2018" ] ] }, "page" : "325-332", "title" : "Scenarios towards limiting global mean temperature increase below 1.5 \u00b0C", "translator" : [ { "dropping-particle" : "", "family" : "G3726", "given" : "", "non-dropping-particle" : "", "parse-names" : false, "suffix" : "" } ], "type" : "article-journal", "volume" : "8" }, "uris" : [ "http://www.mendeley.com/documents/?uuid=1e552fa7-b3f7-4fdd-a2a7-bc1e05e0d1d6" ] } ], "mendeley" : { "formattedCitation" : "(Riahi et al., 2017; Rogelj et al., 2018a; Gidden et al., 2019)", "plainTextFormattedCitation" : "(Riahi et al., 2017; Rogelj et al., 2018a; Gidden et al., 2019)", "previouslyFormattedCitation" : "(Riahi et al., 2017; Rogelj et al., 2018a; Gidden et al., 2019)" }, "properties" : { "noteIndex" : 0 }, "schema" : "https://github.com/citation-style-language/schema/raw/master/csl-citation.json" }</w:instrText>
      </w:r>
      <w:r w:rsidRPr="00483597">
        <w:rPr>
          <w:rFonts w:cs="Times New Roman"/>
          <w:lang w:val="en-GB"/>
        </w:rPr>
        <w:fldChar w:fldCharType="separate"/>
      </w:r>
      <w:r w:rsidR="00CB33A1">
        <w:rPr>
          <w:rFonts w:cs="Times New Roman"/>
          <w:noProof/>
          <w:lang w:val="fr-FR"/>
        </w:rPr>
        <w:t>(Riahi et al., 2017; Rogelj et al., 2018a; Gidden et al., 2019)</w:t>
      </w:r>
      <w:r w:rsidRPr="00483597">
        <w:rPr>
          <w:rFonts w:cs="Times New Roman"/>
          <w:lang w:val="en-GB"/>
        </w:rPr>
        <w:fldChar w:fldCharType="end"/>
      </w:r>
      <w:r w:rsidRPr="00890F9E">
        <w:rPr>
          <w:rFonts w:cs="Times New Roman"/>
          <w:lang w:val="fr-FR"/>
        </w:rPr>
        <w:t>.</w:t>
      </w:r>
      <w:r w:rsidR="00C05263" w:rsidRPr="00890F9E">
        <w:rPr>
          <w:rFonts w:cs="Times New Roman"/>
          <w:lang w:val="fr-FR"/>
        </w:rPr>
        <w:t xml:space="preserve"> </w:t>
      </w:r>
      <w:r w:rsidR="00C05263" w:rsidRPr="004369BC">
        <w:rPr>
          <w:rFonts w:cs="Times New Roman"/>
          <w:szCs w:val="20"/>
        </w:rPr>
        <w:t xml:space="preserve">Further details on data sources and processing are available in the chapter data table (Table </w:t>
      </w:r>
      <w:r w:rsidR="00C05263">
        <w:rPr>
          <w:rFonts w:cs="Times New Roman"/>
          <w:szCs w:val="20"/>
        </w:rPr>
        <w:t>6.SM.1</w:t>
      </w:r>
      <w:r w:rsidR="00C05263" w:rsidRPr="004369BC">
        <w:rPr>
          <w:rFonts w:cs="Times New Roman"/>
          <w:szCs w:val="20"/>
        </w:rPr>
        <w:t>).</w:t>
      </w:r>
    </w:p>
    <w:p w14:paraId="0BB5C5D5" w14:textId="77777777" w:rsidR="002143AB" w:rsidRPr="00326917" w:rsidRDefault="002143AB">
      <w:pPr>
        <w:rPr>
          <w:lang w:val="en-US"/>
        </w:rPr>
      </w:pPr>
    </w:p>
    <w:p w14:paraId="1331398A" w14:textId="77777777" w:rsidR="0035542F" w:rsidRPr="00F65507" w:rsidRDefault="0035542F" w:rsidP="00A4496F">
      <w:pPr>
        <w:pStyle w:val="AR6BodyText"/>
      </w:pPr>
    </w:p>
    <w:p w14:paraId="62791A47" w14:textId="77777777" w:rsidR="0035542F" w:rsidRPr="006F3FA9" w:rsidRDefault="0035542F" w:rsidP="00D5630D">
      <w:pPr>
        <w:pStyle w:val="AR6BodyText"/>
        <w:rPr>
          <w:rFonts w:cs="Times New Roman"/>
          <w:b/>
          <w:noProof/>
          <w:color w:val="000000" w:themeColor="text1"/>
          <w:lang w:val="en-GB"/>
        </w:rPr>
      </w:pPr>
      <w:r w:rsidRPr="006E7416">
        <w:rPr>
          <w:rFonts w:cs="Times New Roman"/>
          <w:b/>
          <w:noProof/>
          <w:color w:val="000000" w:themeColor="text1"/>
          <w:lang w:val="en-GB"/>
        </w:rPr>
        <w:t>[END FIGURE 6.25 HERE]</w:t>
      </w:r>
    </w:p>
    <w:p w14:paraId="5AF20A01" w14:textId="574C924F" w:rsidR="0035542F" w:rsidRDefault="0035542F" w:rsidP="00D5630D">
      <w:pPr>
        <w:pStyle w:val="AR6BodyText"/>
        <w:rPr>
          <w:lang w:val="en-GB" w:eastAsia="en-US"/>
        </w:rPr>
      </w:pPr>
    </w:p>
    <w:p w14:paraId="2F95CB66" w14:textId="77777777" w:rsidR="002A65DE" w:rsidRPr="007A21EB" w:rsidRDefault="002A65DE" w:rsidP="00D5630D">
      <w:pPr>
        <w:pStyle w:val="AR6BodyText"/>
        <w:rPr>
          <w:lang w:val="en-GB" w:eastAsia="en-US"/>
        </w:rPr>
      </w:pPr>
    </w:p>
    <w:p w14:paraId="1276BE01" w14:textId="77777777" w:rsidR="0035542F" w:rsidRPr="006E7416" w:rsidRDefault="0035542F" w:rsidP="00D5630D">
      <w:pPr>
        <w:pStyle w:val="AR6BodyText"/>
        <w:rPr>
          <w:rFonts w:cs="Times New Roman"/>
          <w:b/>
          <w:noProof/>
          <w:color w:val="000000" w:themeColor="text1"/>
          <w:lang w:val="en-GB"/>
        </w:rPr>
      </w:pPr>
      <w:commentRangeStart w:id="6151"/>
      <w:r w:rsidRPr="006E7416">
        <w:rPr>
          <w:rFonts w:cs="Times New Roman"/>
          <w:b/>
          <w:noProof/>
          <w:color w:val="000000" w:themeColor="text1"/>
          <w:lang w:val="en-GB"/>
        </w:rPr>
        <w:t>[START FIGURE 6.26 HERE]</w:t>
      </w:r>
      <w:commentRangeEnd w:id="6151"/>
      <w:r w:rsidR="008E2C43">
        <w:rPr>
          <w:rStyle w:val="Marquedecommentaire"/>
          <w:rFonts w:cs="Times New Roman"/>
          <w:lang w:val="en-GB" w:eastAsia="en-GB"/>
        </w:rPr>
        <w:commentReference w:id="6151"/>
      </w:r>
    </w:p>
    <w:p w14:paraId="7063E694" w14:textId="77777777" w:rsidR="0035542F" w:rsidRPr="006F3FA9" w:rsidRDefault="0035542F" w:rsidP="00A4496F">
      <w:pPr>
        <w:pStyle w:val="AR6BodyText"/>
      </w:pPr>
    </w:p>
    <w:p w14:paraId="2071FE53" w14:textId="5639B2E0" w:rsidR="007C74F4" w:rsidRPr="00F65507" w:rsidRDefault="007C74F4" w:rsidP="007C74F4">
      <w:pPr>
        <w:pStyle w:val="AR6Chap6Figure"/>
      </w:pPr>
      <w:r w:rsidRPr="002143AB">
        <w:rPr>
          <w:b/>
          <w:bCs/>
        </w:rPr>
        <w:t>Effect of dedicated air pollution or climate policy on population-weighted ozone concentrations</w:t>
      </w:r>
      <w:r w:rsidRPr="002143AB">
        <w:rPr>
          <w:b/>
        </w:rPr>
        <w:t xml:space="preserve"> (SOMO0; ppb) and share of population (%) exposed to chosen ozone levels across ten world regions.</w:t>
      </w:r>
      <w:r w:rsidRPr="003E652C">
        <w:t xml:space="preserve"> Results are compared for SSP3-7.0 (no major improvement of current legislation is assumed), SSP3-Low NTCF (strong air pollution controls are assumed), and a climate mitigation scenario (SSP3-3.4); details of scenario assumptions are discussed in Riahi et al. </w:t>
      </w:r>
      <w:commentRangeStart w:id="6152"/>
      <w:r w:rsidRPr="003E652C">
        <w:rPr>
          <w:rFonts w:cs="Times New Roman"/>
          <w:lang w:val="en-GB"/>
        </w:rPr>
        <w:fldChar w:fldCharType="begin" w:fldLock="1"/>
      </w:r>
      <w:r w:rsidR="00D477C7">
        <w:rPr>
          <w:rFonts w:cs="Times New Roman"/>
          <w:lang w:val="en-GB"/>
        </w:rPr>
        <w:instrText>ADDIN CSL_CITATION { "citationItems" : [ { "id" : "ITEM-1", "itemData" : { "DOI" : "10.1016/j.gloenvcha.2016.05.009", "ISSN" : "09593780", "abstract" : "\u00a9 2017 The Authors This paper presents the overview of the Shared Socioeconomic Pathways (SSPs) and their energy, land use, and emissions implications. The SSPs are part of a new scenario framework, established by the climate change research community in order to facilitate the integrated analysis of future climate impacts, vulnerabilities, adaptation, and mitigation. The pathways were developed over the last years as a joint community effort and describe plausible major global developments that together would lead in the future to different challenges for mitigation and adaptation to climate change. The SSPs are based on five narratives describing alternative socio-economic developments, including sustainable development, regional rivalry, inequality, fossil-fueled development, and middle-of-the-road development. The long-term demographic and economic projections of the SSPs depict a wide uncertainty range consistent with the scenario literature. A multi-model approach was used for the elaboration of the energy, land-use and the emissions trajectories of SSP-based scenarios. The baseline scenarios lead to global energy consumption of 400\u20131200 EJ in 2100, and feature vastly different land-use dynamics, ranging from a possible reduction in cropland area up to a massive expansion by more than 700 million hectares by 2100. The associated annual CO2emissions of the baseline scenarios range from about 25 GtCO2to more than 120 GtCO2per year by 2100. With respect to mitigation, we find that associated costs strongly depend on three factors: (1) the policy assumptions, (2) the socio-economic narrative, and (3) the stringency of the target. The carbon price for reaching the target of 2.6 W/m2that is consistent with a temperature change limit of 2 \u00b0C, differs in our analysis thus by about a factor of three across the SSP marker scenarios. Moreover, many models could not reach this target from the SSPs with high mitigation challenges. While the SSPs were designed to represent different mitigation and adaptation challenges, the resulting narratives and quantifications span a wide range of different futures broadly representative of the current literature. This allows their subsequent use and development in new assessments and research projects. Critical next steps for the community scenario process will, among others, involve regional and sectoral extensions, further elaboration of the adaptation and impacts dimension, as well as employing the SSP scenarios with th\u2026", "author" : [ { "dropping-particle" : "", "family" : "Riahi", "given" : "K.", "non-dropping-particle" : "", "parse-names" : false, "suffix" : "" }, { "dropping-particle" : "", "family" : "Vuuren", "given" : "D.P.", "non-dropping-particle" : "van", "parse-names" : false, "suffix" : "" }, { "dropping-particle" : "", "family" : "Kriegler", "given" : "E.", "non-dropping-particle" : "", "parse-names" : false, "suffix" : "" }, { "dropping-particle" : "", "family" : "Edmonds", "given" : "J.", "non-dropping-particle" : "", "parse-names" : false, "suffix" : "" }, { "dropping-particle" : "", "family" : "O'Neill", "given" : "B.C.", "non-dropping-particle" : "", "parse-names" : false, "suffix" : "" }, { "dropping-particle" : "", "family" : "Fujimori", "given" : "S.", "non-dropping-particle" : "", "parse-names" : false, "suffix" : "" }, { "dropping-particle" : "", "family" : "Bauer", "given" : "N.", "non-dropping-particle" : "", "parse-names" : false, "suffix" : "" }, { "dropping-particle" : "", "family" : "Calvin", "given" : "K.", "non-dropping-particle" : "", "parse-names" : false, "suffix" : "" }, { "dropping-particle" : "", "family" : "Dellink", "given" : "R.", "non-dropping-particle" : "", "parse-names" : false, "suffix" : "" }, { "dropping-particle" : "", "family" : "Fricko", "given" : "O.", "non-dropping-particle" : "", "parse-names" : false, "suffix" : "" }, { "dropping-particle" : "", "family" : "Lutz", "given" : "W.", "non-dropping-particle" : "", "parse-names" : false, "suffix" : "" }, { "dropping-particle" : "", "family" : "Popp", "given" : "A.", "non-dropping-particle" : "", "parse-names" : false, "suffix" : "" }, { "dropping-particle" : "", "family" : "Cuaresma", "given" : "J.C.", "non-dropping-particle" : "", "parse-names" : false, "suffix" : "" }, { "dropping-particle" : "", "family" : "KC", "given" : "S.", "non-dropping-particle" : "", "parse-names" : false, "suffix" : "" }, { "dropping-particle" : "", "family" : "Leimbach", "given" : "M.", "non-dropping-particle" : "", "parse-names" : false, "suffix" : "" }, { "dropping-particle" : "", "family" : "Jiang", "given" : "L.", "non-dropping-particle" : "", "parse-names" : false, "suffix" : "" }, { "dropping-particle" : "", "family" : "Kram", "given" : "T.", "non-dropping-particle" : "", "parse-names" : false, "suffix" : "" }, { "dropping-particle" : "", "family" : "Rao", "given" : "S.", "non-dropping-particle" : "", "parse-names" : false, "suffix" : "" }, { "dropping-particle" : "", "family" : "Emmerling", "given" : "J.", "non-dropping-particle" : "", "parse-names" : false, "suffix" : "" }, { "dropping-particle" : "", "family" : "Ebi", "given" : "K.", "non-dropping-particle" : "", "parse-names" : false, "suffix" : "" }, { "dropping-particle" : "", "family" : "Hasegawa", "given" : "T.", "non-dropping-particle" : "", "parse-names" : false, "suffix" : "" }, { "dropping-particle" : "", "family" : "Havlik", "given" : "P.", "non-dropping-particle" : "", "parse-names" : false, "suffix" : "" }, { "dropping-particle" : "", "family" : "Humpen\u00f6der", "given" : "F.", "non-dropping-particle" : "", "parse-names" : false, "suffix" : "" }, { "dropping-particle" : "", "family" : "Silva", "given" : "L.A.", "non-dropping-particle" : "Da", "parse-names" : false, "suffix" : "" }, { "dropping-particle" : "", "family" : "Smith", "given" : "S.", "non-dropping-particle" : "", "parse-names" : false, "suffix" : "" }, { "dropping-particle" : "", "family" : "Stehfest", "given" : "E.", "non-dropping-particle" : "", "parse-names" : false, "suffix" : "" }, { "dropping-particle" : "", "family" : "Bosetti", "given" : "V.", "non-dropping-particle" : "", "parse-names" : false, "suffix" : "" }, { "dropping-particle" : "", "family" : "Eom", "given" : "J.", "non-dropping-particle" : "", "parse-names" : false, "suffix" : "" }, { "dropping-particle" : "", "family" : "Gernaat", "given" : "D.", "non-dropping-particle" : "", "parse-names" : false, "suffix" : "" }, { "dropping-particle" : "", "family" : "Masui", "given" : "T.", "non-dropping-particle" : "", "parse-names" : false, "suffix" : "" }, { "dropping-particle" : "", "family" : "Rogelj", "given" : "J.", "non-dropping-particle" : "", "parse-names" : false, "suffix" : "" }, { "dropping-particle" : "", "family" : "Strefler", "given" : "J.", "non-dropping-particle" : "", "parse-names" : false, "suffix" : "" }, { "dropping-particle" : "", "family" : "Drouet", "given" : "L.", "non-dropping-particle" : "", "parse-names" : false, "suffix" : "" }, { "dropping-particle" : "", "family" : "Krey", "given" : "V.", "non-dropping-particle" : "", "parse-names" : false, "suffix" : "" }, { "dropping-particle" : "", "family" : "Luderer", "given" : "G.", "non-dropping-particle" : "", "parse-names" : false, "suffix" : "" }, { "dropping-particle" : "", "family" : "Harmsen", "given" : "M.", "non-dropping-particle" : "", "parse-names" : false, "suffix" : "" }, { "dropping-particle" : "", "family" : "Takahashi", "given" : "K.", "non-dropping-particle" : "", "parse-names" : false, "suffix" : "" }, { "dropping-particle" : "", "family" : "Baumstark", "given" : "L.", "non-dropping-particle" : "", "parse-names" : false, "suffix" : "" }, { "dropping-particle" : "", "family" : "Doelman", "given" : "J.C.", "non-dropping-particle" : "", "parse-names" : false, "suffix" : "" }, { "dropping-particle" : "", "family" : "Kainuma", "given" : "M.", "non-dropping-particle" : "", "parse-names" : false, "suffix" : "" }, { "dropping-particle" : "", "family" : "Klimont", "given" : "Z.", "non-dropping-particle" : "", "parse-names" : false, "suffix" : "" }, { "dropping-particle" : "", "family" : "Marangoni", "given" : "G.", "non-dropping-particle" : "", "parse-names" : false, "suffix" : "" }, { "dropping-particle" : "", "family" : "Lotze-Campen", "given" : "H.", "non-dropping-particle" : "", "parse-names" : false, "suffix" : "" }, { "dropping-particle" : "", "family" : "Obersteiner", "given" : "M.", "non-dropping-particle" : "", "parse-names" : false, "suffix" : "" }, { "dropping-particle" : "", "family" : "Tabeau", "given" : "A.", "non-dropping-particle" : "", "parse-names" : false, "suffix" : "" }, { "dropping-particle" : "", "family" : "Tavoni", "given" : "M.", "non-dropping-particle" : "", "parse-names" : false, "suffix" : "" } ], "container-title" : "Global Environmental Change", "id" : "ITEM-1", "issued" : { "date-parts" : [ [ "2017" ] ] }, "page" : "153-168", "title" : "The Shared Socioeconomic Pathways and their energy, land use, and greenhouse gas emissions implications: An overview", "translator" : [ { "dropping-particle" : "", "family" : "G3342", "given" : "", "non-dropping-particle" : "", "parse-names" : false, "suffix" : "" } ], "type" : "article-journal", "volume" : "42" }, "suppress-author" : 1, "uris" : [ "http://www.mendeley.com/documents/?uuid=174a1d7d-40bf-4052-bf59-e8a04f72805e" ] } ], "mendeley" : { "formattedCitation" : "(2017)", "plainTextFormattedCitation" : "(2017)", "previouslyFormattedCitation" : "(2017)" }, "properties" : { "noteIndex" : 0 }, "schema" : "https://github.com/citation-style-language/schema/raw/master/csl-citation.json" }</w:instrText>
      </w:r>
      <w:r w:rsidRPr="003E652C">
        <w:rPr>
          <w:rFonts w:cs="Times New Roman"/>
          <w:lang w:val="en-GB"/>
        </w:rPr>
        <w:fldChar w:fldCharType="separate"/>
      </w:r>
      <w:r w:rsidR="00CB33A1">
        <w:rPr>
          <w:rFonts w:cs="Times New Roman"/>
          <w:noProof/>
          <w:lang w:val="en-GB"/>
        </w:rPr>
        <w:t>(2017)</w:t>
      </w:r>
      <w:r w:rsidRPr="003E652C">
        <w:rPr>
          <w:rFonts w:cs="Times New Roman"/>
          <w:lang w:val="en-GB"/>
        </w:rPr>
        <w:fldChar w:fldCharType="end"/>
      </w:r>
      <w:commentRangeEnd w:id="6152"/>
      <w:r w:rsidR="00CB33A1">
        <w:rPr>
          <w:rStyle w:val="Marquedecommentaire"/>
          <w:lang w:val="fr-FR"/>
        </w:rPr>
        <w:commentReference w:id="6152"/>
      </w:r>
      <w:r w:rsidRPr="003E652C">
        <w:rPr>
          <w:rFonts w:cs="Times New Roman"/>
          <w:lang w:val="en-GB"/>
        </w:rPr>
        <w:t xml:space="preserve"> and Rao et al. </w:t>
      </w:r>
      <w:commentRangeStart w:id="6153"/>
      <w:r w:rsidRPr="003E652C">
        <w:rPr>
          <w:rFonts w:cs="Times New Roman"/>
          <w:lang w:val="en-GB"/>
        </w:rPr>
        <w:fldChar w:fldCharType="begin" w:fldLock="1"/>
      </w:r>
      <w:r w:rsidR="00D477C7">
        <w:rPr>
          <w:rFonts w:cs="Times New Roman"/>
          <w:lang w:val="en-GB"/>
        </w:rPr>
        <w:instrText>ADDIN CSL_CITATION { "citationItems" : [ { "id" : "ITEM-1", "itemData" : { "DOI" : "10.1016/j.gloenvcha.2016.05.012", "ISBN" : "0959-3780", "ISSN" : "09593780", "abstract" : "Emissions of air pollutants such as sulfur and nitrogen oxides and particulates have significant health impacts as well as effects on natural and anthropogenic ecosystems. These same emissions also can change atmospheric chemistry and the planetary energy balance, thereby impacting global and regional climate. Long-term scenarios for air pollutant emissions are needed as inputs to global climate and chemistry models, and for analysis linking air pollutant impacts across sectors. In this paper we present methodology and results for air pollutant emissions in Shared Socioeconomic Pathways (SSP) scenarios. We first present a set of three air pollution narratives that describe high, central, and low pollution control ambitions over the 21st century. These narratives are then translated into quantitative guidance for use in integrated assessment models. The resulting pollutant emission trajectories under the SSP scenarios cover a wider range than the scenarios used in previous international climate model comparisons. In the SSP3 and SSP4 scenarios, where economic, institutional and technological limitations slow air quality improvements, global pollutant emissions over the 21stcentury can be comparable to current levels. Pollutant emissions in the SSP1 scenarios fall to low levels due to the assumption of technological advances and successful global action to control emissions.", "author" : [ { "dropping-particle" : "", "family" : "Rao", "given" : "Shilpa", "non-dropping-particle" : "", "parse-names" : false, "suffix" : "" }, { "dropping-particle" : "", "family" : "Klimont", "given" : "Zbigniew", "non-dropping-particle" : "", "parse-names" : false, "suffix" : "" }, { "dropping-particle" : "", "family" : "Smith", "given" : "Steven J.", "non-dropping-particle" : "", "parse-names" : false, "suffix" : "" }, { "dropping-particle" : "", "family" : "Dingenen", "given" : "Rita", "non-dropping-particle" : "Van", "parse-names" : false, "suffix" : "" }, { "dropping-particle" : "", "family" : "Dentener", "given" : "Frank", "non-dropping-particle" : "", "parse-names" : false, "suffix" : "" }, { "dropping-particle" : "", "family" : "Bouwman", "given" : "Lex", "non-dropping-particle" : "", "parse-names" : false, "suffix" : "" }, { "dropping-particle" : "", "family" : "Riahi", "given" : "Keywan", "non-dropping-particle" : "", "parse-names" : false, "suffix" : "" }, { "dropping-particle" : "", "family" : "Amann", "given" : "Markus", "non-dropping-particle" : "", "parse-names" : false, "suffix" : "" }, { "dropping-particle" : "", "family" : "Bodirsky", "given" : "Benjamin Leon", "non-dropping-particle" : "", "parse-names" : false, "suffix" : "" }, { "dropping-particle" : "", "family" : "Vuuren", "given" : "Detlef P.", "non-dropping-particle" : "van", "parse-names" : false, "suffix" : "" }, { "dropping-particle" : "", "family" : "Aleluia Reis", "given" : "Lara", "non-dropping-particle" : "", "parse-names" : false, "suffix" : "" }, { "dropping-particle" : "", "family" : "Calvin", "given" : "Katherine", "non-dropping-particle" : "", "parse-names" : false, "suffix" : "" }, { "dropping-particle" : "", "family" : "Drouet", "given" : "Laurent", "non-dropping-particle" : "", "parse-names" : false, "suffix" : "" }, { "dropping-particle" : "", "family" : "Fricko", "given" : "Oliver", "non-dropping-particle" : "", "parse-names" : false, "suffix" : "" }, { "dropping-particle" : "", "family" : "Fujimori", "given" : "Shinichiro", "non-dropping-particle" : "", "parse-names" : false, "suffix" : "" }, { "dropping-particle" : "", "family" : "Gernaat", "given" : "David", "non-dropping-particle" : "", "parse-names" : false, "suffix" : "" }, { "dropping-particle" : "", "family" : "Havlik", "given" : "Petr", "non-dropping-particle" : "", "parse-names" : false, "suffix" : "" }, { "dropping-particle" : "", "family" : "Harmsen", "given" : "Mathijs", "non-dropping-particle" : "", "parse-names" : false, "suffix" : "" }, { "dropping-particle" : "", "family" : "Hasegawa", "given" : "Tomoko", "non-dropping-particle" : "", "parse-names" : false, "suffix" : "" }, { "dropping-particle" : "", "family" : "Heyes", "given" : "Chris", "non-dropping-particle" : "", "parse-names" : false, "suffix" : "" }, { "dropping-particle" : "", "family" : "Hilaire", "given" : "J\u00e9r\u00f4me", "non-dropping-particle" : "", "parse-names" : false, "suffix" : "" }, { "dropping-particle" : "", "family" : "Luderer", "given" : "Gunnar", "non-dropping-particle" : "", "parse-names" : false, "suffix" : "" }, { "dropping-particle" : "", "family" : "Masui", "given" : "Toshihiko", "non-dropping-particle" : "", "parse-names" : false, "suffix" : "" }, { "dropping-particle" : "", "family" : "Stehfest", "given" : "Elke", "non-dropping-particle" : "", "parse-names" : false, "suffix" : "" }, { "dropping-particle" : "", "family" : "Strefler", "given" : "Jessica", "non-dropping-particle" : "", "parse-names" : false, "suffix" : "" }, { "dropping-particle" : "", "family" : "Sluis", "given" : "Sietske", "non-dropping-particle" : "van der", "parse-names" : false, "suffix" : "" }, { "dropping-particle" : "", "family" : "Tavoni", "given" : "Massimo", "non-dropping-particle" : "", "parse-names" : false, "suffix" : "" } ], "container-title" : "Global Environmental Change", "id" : "ITEM-1", "issued" : { "date-parts" : [ [ "2017" ] ] }, "page" : "346-358", "title" : "Future air pollution in the Shared Socio-economic Pathways", "translator" : [ { "dropping-particle" : "", "family" : "G2787", "given" : "", "non-dropping-particle" : "", "parse-names" : false, "suffix" : "" } ], "type" : "article-journal", "volume" : "42" }, "suppress-author" : 1, "uris" : [ "http://www.mendeley.com/documents/?uuid=58a9055f-914a-4507-bd38-224f957f74e5" ] } ], "mendeley" : { "formattedCitation" : "(2017)", "plainTextFormattedCitation" : "(2017)", "previouslyFormattedCitation" : "(2017)" }, "properties" : { "noteIndex" : 0 }, "schema" : "https://github.com/citation-style-language/schema/raw/master/csl-citation.json" }</w:instrText>
      </w:r>
      <w:r w:rsidRPr="003E652C">
        <w:rPr>
          <w:rFonts w:cs="Times New Roman"/>
          <w:lang w:val="en-GB"/>
        </w:rPr>
        <w:fldChar w:fldCharType="separate"/>
      </w:r>
      <w:r w:rsidR="00CB33A1">
        <w:rPr>
          <w:rFonts w:cs="Times New Roman"/>
          <w:noProof/>
          <w:lang w:val="en-GB"/>
        </w:rPr>
        <w:t>(2017)</w:t>
      </w:r>
      <w:r w:rsidRPr="003E652C">
        <w:rPr>
          <w:rFonts w:cs="Times New Roman"/>
          <w:lang w:val="en-GB"/>
        </w:rPr>
        <w:fldChar w:fldCharType="end"/>
      </w:r>
      <w:commentRangeEnd w:id="6153"/>
      <w:r w:rsidR="00CB33A1">
        <w:rPr>
          <w:rStyle w:val="Marquedecommentaire"/>
          <w:lang w:val="fr-FR"/>
        </w:rPr>
        <w:commentReference w:id="6153"/>
      </w:r>
      <w:r w:rsidRPr="003E652C">
        <w:t xml:space="preserve">. Analysis performed with the TM5-FASST model </w:t>
      </w:r>
      <w:r w:rsidRPr="003E652C">
        <w:fldChar w:fldCharType="begin" w:fldLock="1"/>
      </w:r>
      <w:r w:rsidR="00D477C7">
        <w:instrText>ADDIN CSL_CITATION { "citationItems" : [ { "id" : "ITEM-1", "itemData" : { "DOI" : "10.5194/acp-18-16173-2018", "abstract" : "This paper describes, documents, and validates the TM5-FAst Scenario Screening Tool (TM5-FASST), a global reduced-form air quality source\u2013receptor model that has been designed to compute ambient pollutant concentrations as well as a broad range of pollutant-related impacts on human health, agricultural crop production, and short-lived pollutant climate metrics, taking as input annual pollutant emission data aggregated at the national or regional level. The TM5-FASST tool, providing a trade-off between accuracy and applicability, is based on linearized emission-concentration sensitivities derived with the full chemistry-transport model TM5. The tool has been extensively applied in various recent critical studies. Although informal and fragmented validation has already been performed in various publications, this paper provides a comprehensive documentation of all components of the model and a validation against the full TM5 model. We find that the simplifications introduced in order to generate immediate results from emission scenarios do not compromise the validity of the output and as such TM5-FASST is proven to be a useful tool in science-policy analysis. Furthermore, it constitutes a suitable architecture for implementing the ensemble of source\u2013receptor relations obtained in the frame of the HTAP modelling exercises, thus creating a link between the scientific community and policy-oriented users.", "author" : [ { "dropping-particle" : "", "family" : "Dingenen", "given" : "R", "non-dropping-particle" : "Van", "parse-names" : false, "suffix" : "" }, { "dropping-particle" : "", "family" : "Dentener", "given" : "F", "non-dropping-particle" : "", "parse-names" : false, "suffix" : "" }, { "dropping-particle" : "", "family" : "Crippa", "given" : "M", "non-dropping-particle" : "", "parse-names" : false, "suffix" : "" }, { "dropping-particle" : "", "family" : "Leitao", "given" : "J", "non-dropping-particle" : "", "parse-names" : false, "suffix" : "" }, { "dropping-particle" : "", "family" : "Marmer", "given" : "E", "non-dropping-particle" : "", "parse-names" : false, "suffix" : "" }, { "dropping-particle" : "", "family" : "Rao", "given" : "S", "non-dropping-particle" : "", "parse-names" : false, "suffix" : "" }, { "dropping-particle" : "", "family" : "Solazzo", "given" : "E", "non-dropping-particle" : "", "parse-names" : false, "suffix" : "" }, { "dropping-particle" : "", "family" : "Valentini", "given" : "L", "non-dropping-particle" : "", "parse-names" : false, "suffix" : "" } ], "container-title" : "Atmospheric Chemistry and Physics", "id" : "ITEM-1", "issue" : "21", "issued" : { "date-parts" : [ [ "2018" ] ] }, "page" : "16173-16211", "title" : "TM5-FASST: a global atmospheric source-receptor model for rapid impact analysis of emission changes on air quality and short-lived climate pollutants", "translator" : [ { "dropping-particle" : "", "family" : "G3817", "given" : "", "non-dropping-particle" : "", "parse-names" : false, "suffix" : "" } ], "type" : "article-journal", "volume" : "18" }, "uris" : [ "http://www.mendeley.com/documents/?uuid=d95e683e-8935-4c17-9e97-98276b7c2aab" ] } ], "mendeley" : { "formattedCitation" : "(Van Dingenen et al., 2018)", "plainTextFormattedCitation" : "(Van Dingenen et al., 2018)", "previouslyFormattedCitation" : "(Van Dingenen et al., 2018)" }, "properties" : { "noteIndex" : 0 }, "schema" : "https://github.com/citation-style-language/schema/raw/master/csl-citation.json" }</w:instrText>
      </w:r>
      <w:r w:rsidRPr="003E652C">
        <w:fldChar w:fldCharType="separate"/>
      </w:r>
      <w:r w:rsidR="00CB33A1">
        <w:rPr>
          <w:noProof/>
        </w:rPr>
        <w:t>(Van Dingenen et al., 2018)</w:t>
      </w:r>
      <w:r w:rsidRPr="003E652C">
        <w:fldChar w:fldCharType="end"/>
      </w:r>
      <w:r w:rsidRPr="003E652C">
        <w:t xml:space="preserve"> using emission projections from the Shared Socio-Economic Pathway (SSP) database </w:t>
      </w:r>
      <w:r w:rsidRPr="003E652C">
        <w:fldChar w:fldCharType="begin" w:fldLock="1"/>
      </w:r>
      <w:r w:rsidR="00D477C7">
        <w:instrText>ADDIN CSL_CITATION { "citationItems" : [ { "id" : "ITEM-1", "itemData" : { "DOI" : "10.1016/j.gloenvcha.2016.05.009", "ISSN" : "09593780", "abstract" : "\u00a9 2017 The Authors This paper presents the overview of the Shared Socioeconomic Pathways (SSPs) and their energy, land use, and emissions implications. The SSPs are part of a new scenario framework, established by the climate change research community in order to facilitate the integrated analysis of future climate impacts, vulnerabilities, adaptation, and mitigation. The pathways were developed over the last years as a joint community effort and describe plausible major global developments that together would lead in the future to different challenges for mitigation and adaptation to climate change. The SSPs are based on five narratives describing alternative socio-economic developments, including sustainable development, regional rivalry, inequality, fossil-fueled development, and middle-of-the-road development. The long-term demographic and economic projections of the SSPs depict a wide uncertainty range consistent with the scenario literature. A multi-model approach was used for the elaboration of the energy, land-use and the emissions trajectories of SSP-based scenarios. The baseline scenarios lead to global energy consumption of 400\u20131200 EJ in 2100, and feature vastly different land-use dynamics, ranging from a possible reduction in cropland area up to a massive expansion by more than 700 million hectares by 2100. The associated annual CO2emissions of the baseline scenarios range from about 25 GtCO2to more than 120 GtCO2per year by 2100. With respect to mitigation, we find that associated costs strongly depend on three factors: (1) the policy assumptions, (2) the socio-economic narrative, and (3) the stringency of the target. The carbon price for reaching the target of 2.6 W/m2that is consistent with a temperature change limit of 2 \u00b0C, differs in our analysis thus by about a factor of three across the SSP marker scenarios. Moreover, many models could not reach this target from the SSPs with high mitigation challenges. While the SSPs were designed to represent different mitigation and adaptation challenges, the resulting narratives and quantifications span a wide range of different futures broadly representative of the current literature. This allows their subsequent use and development in new assessments and research projects. Critical next steps for the community scenario process will, among others, involve regional and sectoral extensions, further elaboration of the adaptation and impacts dimension, as well as employing the SSP scenarios with th\u2026", "author" : [ { "dropping-particle" : "", "family" : "Riahi", "given" : "K.", "non-dropping-particle" : "", "parse-names" : false, "suffix" : "" }, { "dropping-particle" : "", "family" : "Vuuren", "given" : "D.P.", "non-dropping-particle" : "van", "parse-names" : false, "suffix" : "" }, { "dropping-particle" : "", "family" : "Kriegler", "given" : "E.", "non-dropping-particle" : "", "parse-names" : false, "suffix" : "" }, { "dropping-particle" : "", "family" : "Edmonds", "given" : "J.", "non-dropping-particle" : "", "parse-names" : false, "suffix" : "" }, { "dropping-particle" : "", "family" : "O'Neill", "given" : "B.C.", "non-dropping-particle" : "", "parse-names" : false, "suffix" : "" }, { "dropping-particle" : "", "family" : "Fujimori", "given" : "S.", "non-dropping-particle" : "", "parse-names" : false, "suffix" : "" }, { "dropping-particle" : "", "family" : "Bauer", "given" : "N.", "non-dropping-particle" : "", "parse-names" : false, "suffix" : "" }, { "dropping-particle" : "", "family" : "Calvin", "given" : "K.", "non-dropping-particle" : "", "parse-names" : false, "suffix" : "" }, { "dropping-particle" : "", "family" : "Dellink", "given" : "R.", "non-dropping-particle" : "", "parse-names" : false, "suffix" : "" }, { "dropping-particle" : "", "family" : "Fricko", "given" : "O.", "non-dropping-particle" : "", "parse-names" : false, "suffix" : "" }, { "dropping-particle" : "", "family" : "Lutz", "given" : "W.", "non-dropping-particle" : "", "parse-names" : false, "suffix" : "" }, { "dropping-particle" : "", "family" : "Popp", "given" : "A.", "non-dropping-particle" : "", "parse-names" : false, "suffix" : "" }, { "dropping-particle" : "", "family" : "Cuaresma", "given" : "J.C.", "non-dropping-particle" : "", "parse-names" : false, "suffix" : "" }, { "dropping-particle" : "", "family" : "KC", "given" : "S.", "non-dropping-particle" : "", "parse-names" : false, "suffix" : "" }, { "dropping-particle" : "", "family" : "Leimbach", "given" : "M.", "non-dropping-particle" : "", "parse-names" : false, "suffix" : "" }, { "dropping-particle" : "", "family" : "Jiang", "given" : "L.", "non-dropping-particle" : "", "parse-names" : false, "suffix" : "" }, { "dropping-particle" : "", "family" : "Kram", "given" : "T.", "non-dropping-particle" : "", "parse-names" : false, "suffix" : "" }, { "dropping-particle" : "", "family" : "Rao", "given" : "S.", "non-dropping-particle" : "", "parse-names" : false, "suffix" : "" }, { "dropping-particle" : "", "family" : "Emmerling", "given" : "J.", "non-dropping-particle" : "", "parse-names" : false, "suffix" : "" }, { "dropping-particle" : "", "family" : "Ebi", "given" : "K.", "non-dropping-particle" : "", "parse-names" : false, "suffix" : "" }, { "dropping-particle" : "", "family" : "Hasegawa", "given" : "T.", "non-dropping-particle" : "", "parse-names" : false, "suffix" : "" }, { "dropping-particle" : "", "family" : "Havlik", "given" : "P.", "non-dropping-particle" : "", "parse-names" : false, "suffix" : "" }, { "dropping-particle" : "", "family" : "Humpen\u00f6der", "given" : "F.", "non-dropping-particle" : "", "parse-names" : false, "suffix" : "" }, { "dropping-particle" : "", "family" : "Silva", "given" : "L.A.", "non-dropping-particle" : "Da", "parse-names" : false, "suffix" : "" }, { "dropping-particle" : "", "family" : "Smith", "given" : "S.", "non-dropping-particle" : "", "parse-names" : false, "suffix" : "" }, { "dropping-particle" : "", "family" : "Stehfest", "given" : "E.", "non-dropping-particle" : "", "parse-names" : false, "suffix" : "" }, { "dropping-particle" : "", "family" : "Bosetti", "given" : "V.", "non-dropping-particle" : "", "parse-names" : false, "suffix" : "" }, { "dropping-particle" : "", "family" : "Eom", "given" : "J.", "non-dropping-particle" : "", "parse-names" : false, "suffix" : "" }, { "dropping-particle" : "", "family" : "Gernaat", "given" : "D.", "non-dropping-particle" : "", "parse-names" : false, "suffix" : "" }, { "dropping-particle" : "", "family" : "Masui", "given" : "T.", "non-dropping-particle" : "", "parse-names" : false, "suffix" : "" }, { "dropping-particle" : "", "family" : "Rogelj", "given" : "J.", "non-dropping-particle" : "", "parse-names" : false, "suffix" : "" }, { "dropping-particle" : "", "family" : "Strefler", "given" : "J.", "non-dropping-particle" : "", "parse-names" : false, "suffix" : "" }, { "dropping-particle" : "", "family" : "Drouet", "given" : "L.", "non-dropping-particle" : "", "parse-names" : false, "suffix" : "" }, { "dropping-particle" : "", "family" : "Krey", "given" : "V.", "non-dropping-particle" : "", "parse-names" : false, "suffix" : "" }, { "dropping-particle" : "", "family" : "Luderer", "given" : "G.", "non-dropping-particle" : "", "parse-names" : false, "suffix" : "" }, { "dropping-particle" : "", "family" : "Harmsen", "given" : "M.", "non-dropping-particle" : "", "parse-names" : false, "suffix" : "" }, { "dropping-particle" : "", "family" : "Takahashi", "given" : "K.", "non-dropping-particle" : "", "parse-names" : false, "suffix" : "" }, { "dropping-particle" : "", "family" : "Baumstark", "given" : "L.", "non-dropping-particle" : "", "parse-names" : false, "suffix" : "" }, { "dropping-particle" : "", "family" : "Doelman", "given" : "J.C.", "non-dropping-particle" : "", "parse-names" : false, "suffix" : "" }, { "dropping-particle" : "", "family" : "Kainuma", "given" : "M.", "non-dropping-particle" : "", "parse-names" : false, "suffix" : "" }, { "dropping-particle" : "", "family" : "Klimont", "given" : "Z.", "non-dropping-particle" : "", "parse-names" : false, "suffix" : "" }, { "dropping-particle" : "", "family" : "Marangoni", "given" : "G.", "non-dropping-particle" : "", "parse-names" : false, "suffix" : "" }, { "dropping-particle" : "", "family" : "Lotze-Campen", "given" : "H.", "non-dropping-particle" : "", "parse-names" : false, "suffix" : "" }, { "dropping-particle" : "", "family" : "Obersteiner", "given" : "M.", "non-dropping-particle" : "", "parse-names" : false, "suffix" : "" }, { "dropping-particle" : "", "family" : "Tabeau", "given" : "A.", "non-dropping-particle" : "", "parse-names" : false, "suffix" : "" }, { "dropping-particle" : "", "family" : "Tavoni", "given" : "M.", "non-dropping-particle" : "", "parse-names" : false, "suffix" : "" } ], "container-title" : "Global Environmental Change", "id" : "ITEM-1", "issued" : { "date-parts" : [ [ "2017" ] ] }, "page" : "153-168", "title" : "The Shared Socioeconomic Pathways and their energy, land use, and greenhouse gas emissions implications: An overview", "translator" : [ { "dropping-particle" : "", "family" : "G3342", "given" : "", "non-dropping-particle" : "", "parse-names" : false, "suffix" : "" } ], "type" : "article-journal", "volume" : "42" }, "uris" : [ "http://www.mendeley.com/documents/?uuid=174a1d7d-40bf-4052-bf59-e8a04f72805e" ] }, { "id" : "ITEM-2", "itemData" : { "DOI" : "10.5194/gmd-12-1443-2019", "ISSN" : "19919603", "abstract" : "Abstract. We present a suite of nine scenarios of future emissions trajectories of anthropogenic sources, a key deliverable of the ScenarioMIP experiment within CMIP6. Integrated Assessment Model results for 14 different emissions species and 13 emissions sectors are provided for each scenario with consistent transitions from the historical data used in CMIP6 to future trajectories using automated harmonization before being downscaled to provide higher emission source spatial detail. We find that the scenarios span a wide range of end-of-century radiative forcing values, thus making this set of scenarios ideal for exploring a variety of warming pathways. The set of scenarios are bounded on the low end by a 1.9&amp;thinsp;W&amp;thinsp;m-2 scenario, ideal for analyzing a world with end-of-century temperatures well below 2&amp;thinsp;&amp;deg;C, and on the high-end by a 8.5&amp;thinsp;W&amp;thinsp;m-2 scenario, resulting in an increase in warming of nearly 5&amp;thinsp;&amp;deg;C over pre-industrial levels. Between these two extremes, scenarios are provided such that differences between forcing outcomes provide statistically significant regional temperature outcomes to maximize their usefulness for downstream experiments within CMIP6. A wide range of scenario data products are provided for the CMIP6 scientific community including global, regional, and gridded emissions datasets.", "author" : [ { "dropping-particle" : "", "family" : "Gidden", "given" : "Matthew J.", "non-dropping-particle" : "", "parse-names" : false, "suffix" : "" }, { "dropping-particle" : "", "family" : "Riahi", "given" : "Keywan", "non-dropping-particle" : "", "parse-names" : false, "suffix" : "" }, { "dropping-particle" : "", "family" : "Smith", "given" : "Steven J.", "non-dropping-particle" : "", "parse-names" : false, "suffix" : "" }, { "dropping-particle" : "", "family" : "Fujimori", "given" : "Shinichiro", "non-dropping-particle" : "", "parse-names" : false, "suffix" : "" }, { "dropping-particle" : "", "family" : "Luderer", "given" : "Gunnar", "non-dropping-particle" : "", "parse-names" : false, "suffix" : "" }, { "dropping-particle" : "", "family" : "Kriegler", "given" : "Elmar", "non-dropping-particle" : "", "parse-names" : false, "suffix" : "" }, { "dropping-particle" : "", "family" : "Vuuren", "given" : "Detlef P.", "non-dropping-particle" : "Van", "parse-names" : false, "suffix" : "" }, { "dropping-particle" : "", "family" : "Berg", "given" : "Maarten", "non-dropping-particle" : "Van Den", "parse-names" : false, "suffix" : "" }, { "dropping-particle" : "", "family" : "Feng", "given" : "Leyang", "non-dropping-particle" : "", "parse-names" : false, "suffix" : "" }, { "dropping-particle" : "", "family" : "Klein", "given" : "David", "non-dropping-particle" : "", "parse-names" : false, "suffix" : "" }, { "dropping-particle" : "", "family" : "Calvin", "given" : "Katherine", "non-dropping-particle" : "", "parse-names" : false, "suffix" : "" }, { "dropping-particle" : "", "family" : "Doelman", "given" : "Jonathan C.", "non-dropping-particle" : "", "parse-names" : false, "suffix" : "" }, { "dropping-particle" : "", "family" : "Frank", "given" : "Stefan", "non-dropping-particle" : "", "parse-names" : false, "suffix" : "" }, { "dropping-particle" : "", "family" : "Fricko", "given" : "Oliver", "non-dropping-particle" : "", "parse-names" : false, "suffix" : "" }, { "dropping-particle" : "", "family" : "Harmsen", "given" : "Mathijs", "non-dropping-particle" : "", "parse-names" : false, "suffix" : "" }, { "dropping-particle" : "", "family" : "Hasegawa", "given" : "Tomoko", "non-dropping-particle" : "", "parse-names" : false, "suffix" : "" }, { "dropping-particle" : "", "family" : "Havlik", "given" : "Petr", "non-dropping-particle" : "", "parse-names" : false, "suffix" : "" }, { "dropping-particle" : "", "family" : "Hilaire", "given" : "J\u00e9r\u00f4me", "non-dropping-particle" : "", "parse-names" : false, "suffix" : "" }, { "dropping-particle" : "", "family" : "Hoesly", "given" : "Rachel", "non-dropping-particle" : "", "parse-names" : false, "suffix" : "" }, { "dropping-particle" : "", "family" : "Horing", "given" : "Jill", "non-dropping-particle" : "", "parse-names" : false, "suffix" : "" }, { "dropping-particle" : "", "family" : "Popp", "given" : "Alexander", "non-dropping-particle" : "", "parse-names" : false, "suffix" : "" }, { "dropping-particle" : "", "family" : "Stehfest", "given" : "Elke", "non-dropping-particle" : "", "parse-names" : false, "suffix" : "" }, { "dropping-particle" : "", "family" : "Takahashi", "given" : "Kiyoshi", "non-dropping-particle" : "", "parse-names" : false, "suffix" : "" } ], "container-title" : "Geoscientific Model Development", "id" : "ITEM-2", "issue" : "4", "issued" : { "date-parts" : [ [ "2019" ] ] }, "page" : "1443-1475", "title" : "Global emissions pathways under different socioeconomic scenarios for use in CMIP6: A dataset of harmonized emissions trajectories through the end of the century", "translator" : [ { "dropping-particle" : "", "family" : "G3727", "given" : "", "non-dropping-particle" : "", "parse-names" : false, "suffix" : "" } ], "type" : "article-journal", "volume" : "12" }, "uris" : [ "http://www.mendeley.com/documents/?uuid=709c84af-7607-4748-86c2-a2b80ecdb9d5" ] }, { "id" : "ITEM-3", "itemData" : { "DOI" : "10.1038/s41558-018-0091-3", "ISSN" : "1758-6798", "abstract" : "The 2015 Paris Agreement calls for countries to pursue efforts to limit global-mean temperature rise to 1.5 \u00b0C. The transition pathways that can meet such a target have not, however, been extensively explored. Here we describe scenarios that limit end-of-century radiative forcing to 1.9 W m\u22122, and consequently restrict median warming in the year 2100 to below 1.5 \u00b0C. We use six integrated assessment models and a simple climate model, under different socio-economic, technological and resource assumptions from five Shared Socio-economic Pathways (SSPs). Some, but not all, SSPs are amenable to pathways to 1.5 \u00b0C. Successful 1.9 W m\u22122 scenarios are characterized by a rapid shift away from traditional fossil-fuel use towards large-scale low-carbon energy supplies, reduced energy use, and carbon-dioxide removal. However, 1.9 W m\u22122 scenarios could not be achieved in several models under SSPs with strong inequalities, high baseline fossil-fuel use, or scattered short-term climate policy. Further research can help policy-makers to understand the real-world implications of these scenarios.", "author" : [ { "dropping-particle" : "", "family" : "Rogelj", "given" : "Joeri", "non-dropping-particle" : "", "parse-names" : false, "suffix" : "" }, { "dropping-particle" : "", "family" : "Popp", "given" : "Alexander", "non-dropping-particle" : "", "parse-names" : false, "suffix" : "" }, { "dropping-particle" : "V", "family" : "Calvin", "given" : "Katherine", "non-dropping-particle" : "", "parse-names" : false, "suffix" : "" }, { "dropping-particle" : "", "family" : "Luderer", "given" : "Gunnar", "non-dropping-particle" : "", "parse-names" : false, "suffix" : "" }, { "dropping-particle" : "", "family" : "Emmerling", "given" : "Johannes", "non-dropping-particle" : "", "parse-names" : false, "suffix" : "" }, { "dropping-particle" : "", "family" : "Gernaat", "given" : "David", "non-dropping-particle" : "", "parse-names" : false, "suffix" : "" }, { "dropping-particle" : "", "family" : "Fujimori", "given" : "Shinichiro", "non-dropping-particle" : "", "parse-names" : false, "suffix" : "" }, { "dropping-particle" : "", "family" : "Strefler", "given" : "Jessica", "non-dropping-particle" : "", "parse-names" : false, "suffix" : "" }, { "dropping-particle" : "", "family" : "Hasegawa", "given" : "Tomoko", "non-dropping-particle" : "", "parse-names" : false, "suffix" : "" }, { "dropping-particle" : "", "family" : "Marangoni", "given" : "Giacomo", "non-dropping-particle" : "", "parse-names" : false, "suffix" : "" }, { "dropping-particle" : "", "family" : "Krey", "given" : "Volker", "non-dropping-particle" : "", "parse-names" : false, "suffix" : "" }, { "dropping-particle" : "", "family" : "Kriegler", "given" : "Elmar", "non-dropping-particle" : "", "parse-names" : false, "suffix" : "" }, { "dropping-particle" : "", "family" : "Riahi", "given" : "Keywan", "non-dropping-particle" : "", "parse-names" : false, "suffix" : "" }, { "dropping-particle" : "", "family" : "Vuuren", "given" : "Detlef P", "non-dropping-particle" : "van", "parse-names" : false, "suffix" : "" }, { "dropping-particle" : "", "family" : "Doelman", "given" : "Jonathan", "non-dropping-particle" : "", "parse-names" : false, "suffix" : "" }, { "dropping-particle" : "", "family" : "Drouet", "given" : "Laurent", "non-dropping-particle" : "", "parse-names" : false, "suffix" : "" }, { "dropping-particle" : "", "family" : "Edmonds", "given" : "Jae", "non-dropping-particle" : "", "parse-names" : false, "suffix" : "" }, { "dropping-particle" : "", "family" : "Fricko", "given" : "Oliver", "non-dropping-particle" : "", "parse-names" : false, "suffix" : "" }, { "dropping-particle" : "", "family" : "Harmsen", "given" : "Mathijs", "non-dropping-particle" : "", "parse-names" : false, "suffix" : "" }, { "dropping-particle" : "", "family" : "Havl\u00edk", "given" : "Petr", "non-dropping-particle" : "", "parse-names" : false, "suffix" : "" }, { "dropping-particle" : "", "family" : "Humpen\u00f6der", "given" : "Florian", "non-dropping-particle" : "", "parse-names" : false, "suffix" : "" }, { "dropping-particle" : "", "family" : "Stehfest", "given" : "Elke", "non-dropping-particle" : "", "parse-names" : false, "suffix" : "" }, { "dropping-particle" : "", "family" : "Tavoni", "given" : "Massimo", "non-dropping-particle" : "", "parse-names" : false, "suffix" : "" } ], "container-title" : "Nature Climate Change", "id" : "ITEM-3", "issue" : "4", "issued" : { "date-parts" : [ [ "2018" ] ] }, "page" : "325-332", "title" : "Scenarios towards limiting global mean temperature increase below 1.5 \u00b0C", "translator" : [ { "dropping-particle" : "", "family" : "G3726", "given" : "", "non-dropping-particle" : "", "parse-names" : false, "suffix" : "" } ], "type" : "article-journal", "volume" : "8" }, "uris" : [ "http://www.mendeley.com/documents/?uuid=1e552fa7-b3f7-4fdd-a2a7-bc1e05e0d1d6" ] } ], "mendeley" : { "formattedCitation" : "(Riahi et al., 2017; Rogelj et al., 2018a; Gidden et al., 2019)", "plainTextFormattedCitation" : "(Riahi et al., 2017; Rogelj et al., 2018a; Gidden et al., 2019)", "previouslyFormattedCitation" : "(Riahi et al., 2017; Rogelj et al., 2018a; Gidden et al., 2019)" }, "properties" : { "noteIndex" : 0 }, "schema" : "https://github.com/citation-style-language/schema/raw/master/csl-citation.json" }</w:instrText>
      </w:r>
      <w:r w:rsidRPr="003E652C">
        <w:fldChar w:fldCharType="separate"/>
      </w:r>
      <w:r w:rsidR="00CB33A1">
        <w:rPr>
          <w:noProof/>
          <w:lang w:val="fr-FR"/>
        </w:rPr>
        <w:t>(Riahi et al., 2017; Rogelj et al., 2018a; Gidden et al., 2019)</w:t>
      </w:r>
      <w:r w:rsidRPr="003E652C">
        <w:fldChar w:fldCharType="end"/>
      </w:r>
      <w:r w:rsidRPr="00C827FE">
        <w:rPr>
          <w:lang w:val="fr-FR"/>
        </w:rPr>
        <w:t>.</w:t>
      </w:r>
      <w:r w:rsidR="00C05263">
        <w:rPr>
          <w:lang w:val="fr-FR"/>
        </w:rPr>
        <w:t xml:space="preserve"> </w:t>
      </w:r>
      <w:r w:rsidR="00C05263" w:rsidRPr="004369BC">
        <w:rPr>
          <w:rFonts w:cs="Times New Roman"/>
          <w:szCs w:val="20"/>
        </w:rPr>
        <w:t xml:space="preserve">Further details on data sources and processing are available in the chapter data table (Table </w:t>
      </w:r>
      <w:r w:rsidR="00C05263">
        <w:rPr>
          <w:rFonts w:cs="Times New Roman"/>
          <w:szCs w:val="20"/>
        </w:rPr>
        <w:t>6.SM.1</w:t>
      </w:r>
      <w:r w:rsidR="00C05263" w:rsidRPr="004369BC">
        <w:rPr>
          <w:rFonts w:cs="Times New Roman"/>
          <w:szCs w:val="20"/>
        </w:rPr>
        <w:t>).</w:t>
      </w:r>
    </w:p>
    <w:p w14:paraId="49AB41D8" w14:textId="77777777" w:rsidR="0035542F" w:rsidRPr="00F65507" w:rsidRDefault="0035542F" w:rsidP="00D5630D">
      <w:pPr>
        <w:pStyle w:val="AR6BodyText"/>
        <w:rPr>
          <w:lang w:val="en-US"/>
        </w:rPr>
      </w:pPr>
    </w:p>
    <w:p w14:paraId="4A09C50C" w14:textId="77777777" w:rsidR="0035542F" w:rsidRPr="00A4496F" w:rsidRDefault="0035542F" w:rsidP="00A4496F">
      <w:pPr>
        <w:pStyle w:val="AR6BodyText"/>
        <w:rPr>
          <w:b/>
          <w:bCs/>
        </w:rPr>
      </w:pPr>
      <w:r w:rsidRPr="00A4496F">
        <w:rPr>
          <w:b/>
          <w:bCs/>
          <w:noProof/>
        </w:rPr>
        <w:t>[END FIGURE 6.26 HERE]</w:t>
      </w:r>
    </w:p>
    <w:p w14:paraId="73D9456F" w14:textId="7A504F89" w:rsidR="0035542F" w:rsidRDefault="0035542F" w:rsidP="00D5630D">
      <w:pPr>
        <w:rPr>
          <w:color w:val="D0CECE" w:themeColor="background2" w:themeShade="E6"/>
          <w:lang w:val="en-US"/>
        </w:rPr>
      </w:pPr>
    </w:p>
    <w:p w14:paraId="76082218" w14:textId="77777777" w:rsidR="00A4496F" w:rsidRPr="00326917" w:rsidRDefault="00A4496F" w:rsidP="00D5630D">
      <w:pPr>
        <w:rPr>
          <w:color w:val="D0CECE" w:themeColor="background2" w:themeShade="E6"/>
          <w:lang w:val="en-US"/>
        </w:rPr>
      </w:pPr>
    </w:p>
    <w:p w14:paraId="714998A0" w14:textId="0D276D82" w:rsidR="0035542F" w:rsidRPr="00BC1A9C" w:rsidRDefault="0035542F" w:rsidP="00D5630D">
      <w:pPr>
        <w:pStyle w:val="AR6BodyText"/>
        <w:rPr>
          <w:color w:val="212121"/>
          <w:shd w:val="clear" w:color="auto" w:fill="FFFFFF"/>
          <w:lang w:val="en-US"/>
        </w:rPr>
      </w:pPr>
      <w:r>
        <w:rPr>
          <w:lang w:val="en-GB"/>
        </w:rPr>
        <w:t>In summary, the</w:t>
      </w:r>
      <w:r w:rsidRPr="00CC350D">
        <w:rPr>
          <w:lang w:val="en-GB"/>
        </w:rPr>
        <w:t xml:space="preserve"> </w:t>
      </w:r>
      <w:r w:rsidRPr="00BC1A9C">
        <w:rPr>
          <w:lang w:val="en-GB"/>
        </w:rPr>
        <w:t xml:space="preserve">warming </w:t>
      </w:r>
      <w:r>
        <w:rPr>
          <w:lang w:val="en-GB"/>
        </w:rPr>
        <w:t>induced by SLCF change</w:t>
      </w:r>
      <w:r w:rsidR="00BC1E01">
        <w:rPr>
          <w:lang w:val="en-GB"/>
        </w:rPr>
        <w:t>s</w:t>
      </w:r>
      <w:r>
        <w:rPr>
          <w:lang w:val="en-GB"/>
        </w:rPr>
        <w:t xml:space="preserve"> </w:t>
      </w:r>
      <w:r w:rsidRPr="00BC1A9C">
        <w:rPr>
          <w:lang w:val="en-GB"/>
        </w:rPr>
        <w:t xml:space="preserve">is stable after 2040 in </w:t>
      </w:r>
      <w:r w:rsidR="00BC1E01">
        <w:rPr>
          <w:lang w:val="en-GB"/>
        </w:rPr>
        <w:t xml:space="preserve">the </w:t>
      </w:r>
      <w:del w:id="6154" w:author="Lucy Cowie" w:date="2021-07-28T21:20:00Z">
        <w:r w:rsidR="00BC1E01" w:rsidDel="008E2C43">
          <w:rPr>
            <w:lang w:val="en-GB"/>
          </w:rPr>
          <w:delText xml:space="preserve">WG1 </w:delText>
        </w:r>
      </w:del>
      <w:ins w:id="6155" w:author="Lucy Cowie" w:date="2021-07-28T21:20:00Z">
        <w:r w:rsidR="008E2C43">
          <w:rPr>
            <w:lang w:val="en-GB"/>
          </w:rPr>
          <w:t xml:space="preserve">WGI </w:t>
        </w:r>
      </w:ins>
      <w:r w:rsidR="00BC1E01">
        <w:rPr>
          <w:lang w:val="en-GB"/>
        </w:rPr>
        <w:t xml:space="preserve">core set of SSP </w:t>
      </w:r>
      <w:r w:rsidRPr="00BC1A9C">
        <w:rPr>
          <w:lang w:val="en-GB"/>
        </w:rPr>
        <w:t xml:space="preserve">scenarios </w:t>
      </w:r>
      <w:r w:rsidR="00BC1E01">
        <w:rPr>
          <w:lang w:val="en-GB"/>
        </w:rPr>
        <w:t>associated with</w:t>
      </w:r>
      <w:r w:rsidRPr="00BC1A9C">
        <w:rPr>
          <w:lang w:val="en-GB"/>
        </w:rPr>
        <w:t xml:space="preserve"> lower global air pollution as long as methane emissions are also mitigated</w:t>
      </w:r>
      <w:r>
        <w:rPr>
          <w:lang w:val="en-GB"/>
        </w:rPr>
        <w:t>,</w:t>
      </w:r>
      <w:r w:rsidRPr="00BC1A9C">
        <w:rPr>
          <w:lang w:val="en-GB"/>
        </w:rPr>
        <w:t xml:space="preserve"> but </w:t>
      </w:r>
      <w:r>
        <w:rPr>
          <w:lang w:val="en-GB"/>
        </w:rPr>
        <w:t xml:space="preserve">the overall </w:t>
      </w:r>
      <w:r w:rsidR="00187938">
        <w:rPr>
          <w:lang w:val="en-GB"/>
        </w:rPr>
        <w:t xml:space="preserve">warming induced by </w:t>
      </w:r>
      <w:r>
        <w:rPr>
          <w:lang w:val="en-GB"/>
        </w:rPr>
        <w:t>SLCF change</w:t>
      </w:r>
      <w:r w:rsidR="00187938">
        <w:rPr>
          <w:lang w:val="en-GB"/>
        </w:rPr>
        <w:t>s</w:t>
      </w:r>
      <w:r w:rsidRPr="00BC1A9C">
        <w:rPr>
          <w:lang w:val="en-GB"/>
        </w:rPr>
        <w:t xml:space="preserve"> is higher in scenarios in which air quality continues to deteriorate (</w:t>
      </w:r>
      <w:r>
        <w:rPr>
          <w:lang w:val="en-GB"/>
        </w:rPr>
        <w:t>caused</w:t>
      </w:r>
      <w:r w:rsidRPr="00BC1A9C">
        <w:rPr>
          <w:lang w:val="en-GB"/>
        </w:rPr>
        <w:t xml:space="preserve"> by growing fossil fuel use and limited air pollution control)</w:t>
      </w:r>
      <w:r>
        <w:rPr>
          <w:lang w:val="en-GB"/>
        </w:rPr>
        <w:t xml:space="preserve"> (</w:t>
      </w:r>
      <w:r w:rsidRPr="00BC1A9C">
        <w:rPr>
          <w:i/>
          <w:lang w:val="en-GB"/>
        </w:rPr>
        <w:t>high confidence</w:t>
      </w:r>
      <w:r>
        <w:rPr>
          <w:lang w:val="en-GB"/>
        </w:rPr>
        <w:t>)</w:t>
      </w:r>
      <w:r w:rsidRPr="00BC1A9C">
        <w:rPr>
          <w:lang w:val="en-GB"/>
        </w:rPr>
        <w:t xml:space="preserve">. </w:t>
      </w:r>
      <w:r w:rsidRPr="007C6550">
        <w:rPr>
          <w:color w:val="212121"/>
          <w:shd w:val="clear" w:color="auto" w:fill="FFFFFF"/>
          <w:lang w:val="en-US"/>
        </w:rPr>
        <w:t xml:space="preserve">In the SSP3-7.0 context, applying an additional strong air pollution control </w:t>
      </w:r>
      <w:r w:rsidR="00BC1E01">
        <w:rPr>
          <w:color w:val="212121"/>
          <w:shd w:val="clear" w:color="auto" w:fill="FFFFFF"/>
          <w:lang w:val="en-US"/>
        </w:rPr>
        <w:t xml:space="preserve">resulting in </w:t>
      </w:r>
      <w:r w:rsidRPr="007C6550">
        <w:rPr>
          <w:color w:val="212121"/>
          <w:shd w:val="clear" w:color="auto" w:fill="FFFFFF"/>
          <w:lang w:val="en-US"/>
        </w:rPr>
        <w:t xml:space="preserve">reductions in anthropogenic aerosols and non-methane ozone precursors would lead to </w:t>
      </w:r>
      <w:r w:rsidR="009E0D63" w:rsidRPr="00326917">
        <w:rPr>
          <w:color w:val="212121"/>
          <w:shd w:val="clear" w:color="auto" w:fill="FFFFFF"/>
          <w:lang w:val="en-US"/>
        </w:rPr>
        <w:t>an</w:t>
      </w:r>
      <w:r w:rsidRPr="009E0D63">
        <w:rPr>
          <w:color w:val="212121"/>
          <w:shd w:val="clear" w:color="auto" w:fill="FFFFFF"/>
          <w:lang w:val="en-US"/>
        </w:rPr>
        <w:t xml:space="preserve"> </w:t>
      </w:r>
      <w:r w:rsidRPr="007C6550">
        <w:rPr>
          <w:color w:val="212121"/>
          <w:shd w:val="clear" w:color="auto" w:fill="FFFFFF"/>
          <w:lang w:val="en-US"/>
        </w:rPr>
        <w:t>additional near-term global warming of 0.1</w:t>
      </w:r>
      <w:r w:rsidRPr="007C6550">
        <w:rPr>
          <w:color w:val="000000" w:themeColor="text1"/>
          <w:shd w:val="clear" w:color="auto" w:fill="FFFFFF"/>
          <w:lang w:val="en-US"/>
        </w:rPr>
        <w:t>°C</w:t>
      </w:r>
      <w:r w:rsidR="009E0D63">
        <w:rPr>
          <w:color w:val="000000" w:themeColor="text1"/>
          <w:shd w:val="clear" w:color="auto" w:fill="FFFFFF"/>
          <w:lang w:val="en-US"/>
        </w:rPr>
        <w:t xml:space="preserve"> with a </w:t>
      </w:r>
      <w:r w:rsidR="009E0D63" w:rsidRPr="00326917">
        <w:rPr>
          <w:i/>
          <w:color w:val="000000" w:themeColor="text1"/>
          <w:shd w:val="clear" w:color="auto" w:fill="FFFFFF"/>
          <w:lang w:val="en-US"/>
        </w:rPr>
        <w:t>very likely</w:t>
      </w:r>
      <w:r w:rsidR="009E0D63">
        <w:rPr>
          <w:color w:val="000000" w:themeColor="text1"/>
          <w:shd w:val="clear" w:color="auto" w:fill="FFFFFF"/>
          <w:lang w:val="en-US"/>
        </w:rPr>
        <w:t xml:space="preserve"> range of</w:t>
      </w:r>
      <w:r w:rsidRPr="007C6550">
        <w:rPr>
          <w:color w:val="000000" w:themeColor="text1"/>
          <w:shd w:val="clear" w:color="auto" w:fill="FFFFFF"/>
          <w:lang w:val="en-US"/>
        </w:rPr>
        <w:t xml:space="preserve"> </w:t>
      </w:r>
      <w:r w:rsidR="003A64E8">
        <w:rPr>
          <w:color w:val="212121"/>
          <w:shd w:val="clear" w:color="auto" w:fill="FFFFFF"/>
          <w:lang w:val="en-US"/>
        </w:rPr>
        <w:t>[</w:t>
      </w:r>
      <w:ins w:id="6156" w:author="Lucy Cowie" w:date="2021-07-28T21:21:00Z">
        <w:r w:rsidR="00E943A0">
          <w:rPr>
            <w:color w:val="212121"/>
            <w:shd w:val="clear" w:color="auto" w:fill="FFFFFF"/>
            <w:lang w:val="en-US"/>
          </w:rPr>
          <w:t>–</w:t>
        </w:r>
      </w:ins>
      <w:del w:id="6157" w:author="Lucy Cowie" w:date="2021-07-28T21:21:00Z">
        <w:r w:rsidR="002F4E33" w:rsidDel="00E943A0">
          <w:rPr>
            <w:color w:val="212121"/>
            <w:shd w:val="clear" w:color="auto" w:fill="FFFFFF"/>
            <w:lang w:val="en-US"/>
          </w:rPr>
          <w:delText>-</w:delText>
        </w:r>
      </w:del>
      <w:r w:rsidR="003A64E8">
        <w:rPr>
          <w:color w:val="212121"/>
          <w:shd w:val="clear" w:color="auto" w:fill="FFFFFF"/>
          <w:lang w:val="en-US"/>
        </w:rPr>
        <w:t>0.0</w:t>
      </w:r>
      <w:r w:rsidR="00852D99">
        <w:rPr>
          <w:color w:val="212121"/>
          <w:shd w:val="clear" w:color="auto" w:fill="FFFFFF"/>
          <w:lang w:val="en-US"/>
        </w:rPr>
        <w:t>5</w:t>
      </w:r>
      <w:r w:rsidR="002F4E33">
        <w:rPr>
          <w:rFonts w:cs="Times New Roman"/>
          <w:color w:val="212121"/>
          <w:shd w:val="clear" w:color="auto" w:fill="FFFFFF"/>
          <w:lang w:val="en-US"/>
        </w:rPr>
        <w:t xml:space="preserve"> to </w:t>
      </w:r>
      <w:r w:rsidR="003A64E8">
        <w:rPr>
          <w:color w:val="212121"/>
          <w:shd w:val="clear" w:color="auto" w:fill="FFFFFF"/>
          <w:lang w:val="en-US"/>
        </w:rPr>
        <w:t>0.2</w:t>
      </w:r>
      <w:r w:rsidR="002F4E33">
        <w:rPr>
          <w:color w:val="212121"/>
          <w:shd w:val="clear" w:color="auto" w:fill="FFFFFF"/>
          <w:lang w:val="en-US"/>
        </w:rPr>
        <w:t>5</w:t>
      </w:r>
      <w:r w:rsidR="003A64E8">
        <w:rPr>
          <w:color w:val="212121"/>
          <w:shd w:val="clear" w:color="auto" w:fill="FFFFFF"/>
          <w:lang w:val="en-US"/>
        </w:rPr>
        <w:t>]</w:t>
      </w:r>
      <w:ins w:id="6158" w:author="Lucy Cowie" w:date="2021-07-28T21:21:00Z">
        <w:r w:rsidR="00E943A0">
          <w:rPr>
            <w:color w:val="212121"/>
            <w:shd w:val="clear" w:color="auto" w:fill="FFFFFF"/>
            <w:lang w:val="en-US"/>
          </w:rPr>
          <w:t xml:space="preserve"> </w:t>
        </w:r>
      </w:ins>
      <w:r w:rsidR="003A64E8" w:rsidRPr="007118E5">
        <w:rPr>
          <w:color w:val="212121"/>
          <w:shd w:val="clear" w:color="auto" w:fill="FFFFFF"/>
          <w:lang w:val="en-US"/>
        </w:rPr>
        <w:t>°</w:t>
      </w:r>
      <w:r w:rsidR="003A64E8">
        <w:rPr>
          <w:color w:val="212121"/>
          <w:shd w:val="clear" w:color="auto" w:fill="FFFFFF"/>
          <w:lang w:val="en-US"/>
        </w:rPr>
        <w:t>C</w:t>
      </w:r>
      <w:r w:rsidR="003A64E8" w:rsidRPr="007118E5" w:rsidDel="003A27EB">
        <w:rPr>
          <w:color w:val="212121"/>
          <w:shd w:val="clear" w:color="auto" w:fill="FFFFFF"/>
          <w:lang w:val="en-US"/>
        </w:rPr>
        <w:t xml:space="preserve"> </w:t>
      </w:r>
      <w:r w:rsidRPr="007C6550">
        <w:rPr>
          <w:color w:val="000000" w:themeColor="text1"/>
          <w:shd w:val="clear" w:color="auto" w:fill="FFFFFF"/>
          <w:lang w:val="en-US"/>
        </w:rPr>
        <w:t xml:space="preserve">(compared with </w:t>
      </w:r>
      <w:r w:rsidRPr="007C6550">
        <w:rPr>
          <w:color w:val="212121"/>
          <w:shd w:val="clear" w:color="auto" w:fill="FFFFFF"/>
          <w:lang w:val="en-US"/>
        </w:rPr>
        <w:t xml:space="preserve">SSP3-7.0 </w:t>
      </w:r>
      <w:r>
        <w:rPr>
          <w:color w:val="212121"/>
          <w:shd w:val="clear" w:color="auto" w:fill="FFFFFF"/>
          <w:lang w:val="en-US"/>
        </w:rPr>
        <w:t>for</w:t>
      </w:r>
      <w:r w:rsidRPr="007C6550">
        <w:rPr>
          <w:color w:val="212121"/>
          <w:shd w:val="clear" w:color="auto" w:fill="FFFFFF"/>
          <w:lang w:val="en-US"/>
        </w:rPr>
        <w:t xml:space="preserve"> the same period)</w:t>
      </w:r>
      <w:r w:rsidR="00125462">
        <w:rPr>
          <w:color w:val="212121"/>
          <w:shd w:val="clear" w:color="auto" w:fill="FFFFFF"/>
          <w:lang w:val="en-US"/>
        </w:rPr>
        <w:t>.</w:t>
      </w:r>
      <w:r w:rsidRPr="007C6550">
        <w:rPr>
          <w:color w:val="212121"/>
          <w:shd w:val="clear" w:color="auto" w:fill="FFFFFF"/>
          <w:lang w:val="en-US"/>
        </w:rPr>
        <w:t xml:space="preserve"> </w:t>
      </w:r>
      <w:r w:rsidR="00125462">
        <w:rPr>
          <w:color w:val="000000" w:themeColor="text1"/>
          <w:shd w:val="clear" w:color="auto" w:fill="FFFFFF"/>
          <w:lang w:val="en-US"/>
        </w:rPr>
        <w:t xml:space="preserve">A </w:t>
      </w:r>
      <w:r w:rsidRPr="002B0A28">
        <w:rPr>
          <w:color w:val="000000" w:themeColor="text1"/>
          <w:shd w:val="clear" w:color="auto" w:fill="FFFFFF"/>
          <w:lang w:val="en-US"/>
        </w:rPr>
        <w:t>simultaneous methane mitigation</w:t>
      </w:r>
      <w:r w:rsidR="00125462">
        <w:rPr>
          <w:color w:val="000000" w:themeColor="text1"/>
          <w:shd w:val="clear" w:color="auto" w:fill="FFFFFF"/>
          <w:lang w:val="en-US"/>
        </w:rPr>
        <w:t xml:space="preserve"> </w:t>
      </w:r>
      <w:r w:rsidR="00125462" w:rsidRPr="007C6550">
        <w:rPr>
          <w:color w:val="000000" w:themeColor="text1"/>
          <w:shd w:val="clear" w:color="auto" w:fill="FFFFFF"/>
          <w:lang w:val="en-US"/>
        </w:rPr>
        <w:t>consistent with</w:t>
      </w:r>
      <w:r w:rsidR="00125462" w:rsidRPr="00C50095">
        <w:rPr>
          <w:lang w:val="en-US"/>
        </w:rPr>
        <w:t xml:space="preserve"> </w:t>
      </w:r>
      <w:r w:rsidR="00125462" w:rsidRPr="007C6550">
        <w:rPr>
          <w:color w:val="000000" w:themeColor="text1"/>
          <w:shd w:val="clear" w:color="auto" w:fill="FFFFFF"/>
          <w:lang w:val="en-US"/>
        </w:rPr>
        <w:t>SSP1’s stringent climate mitigation policy implemented in the SSP3 world</w:t>
      </w:r>
      <w:r w:rsidR="00125462">
        <w:rPr>
          <w:color w:val="000000" w:themeColor="text1"/>
          <w:shd w:val="clear" w:color="auto" w:fill="FFFFFF"/>
          <w:lang w:val="en-US"/>
        </w:rPr>
        <w:t>, c</w:t>
      </w:r>
      <w:r w:rsidR="00125462" w:rsidRPr="002B0A28">
        <w:rPr>
          <w:color w:val="000000" w:themeColor="text1"/>
          <w:shd w:val="clear" w:color="auto" w:fill="FFFFFF"/>
          <w:lang w:val="en-US"/>
        </w:rPr>
        <w:t xml:space="preserve">ould </w:t>
      </w:r>
      <w:r w:rsidR="00125462">
        <w:rPr>
          <w:color w:val="000000" w:themeColor="text1"/>
          <w:shd w:val="clear" w:color="auto" w:fill="FFFFFF"/>
          <w:lang w:val="en-US"/>
        </w:rPr>
        <w:t>entirely alleviate</w:t>
      </w:r>
      <w:r w:rsidR="00125462" w:rsidRPr="002B0A28">
        <w:rPr>
          <w:color w:val="000000" w:themeColor="text1"/>
          <w:shd w:val="clear" w:color="auto" w:fill="FFFFFF"/>
          <w:lang w:val="en-US"/>
        </w:rPr>
        <w:t xml:space="preserve"> </w:t>
      </w:r>
      <w:r w:rsidR="00125462">
        <w:rPr>
          <w:color w:val="000000" w:themeColor="text1"/>
          <w:shd w:val="clear" w:color="auto" w:fill="FFFFFF"/>
          <w:lang w:val="en-US"/>
        </w:rPr>
        <w:t>this warming and even lead to a cooling</w:t>
      </w:r>
      <w:r w:rsidR="003A64E8">
        <w:rPr>
          <w:color w:val="000000" w:themeColor="text1"/>
          <w:shd w:val="clear" w:color="auto" w:fill="FFFFFF"/>
          <w:lang w:val="en-US"/>
        </w:rPr>
        <w:t xml:space="preserve"> of 0.1°C </w:t>
      </w:r>
      <w:r w:rsidR="009E0D63">
        <w:rPr>
          <w:color w:val="000000" w:themeColor="text1"/>
          <w:shd w:val="clear" w:color="auto" w:fill="FFFFFF"/>
          <w:lang w:val="en-US"/>
        </w:rPr>
        <w:t xml:space="preserve">with a </w:t>
      </w:r>
      <w:r w:rsidR="009E0D63" w:rsidRPr="00326917">
        <w:rPr>
          <w:i/>
          <w:color w:val="000000" w:themeColor="text1"/>
          <w:shd w:val="clear" w:color="auto" w:fill="FFFFFF"/>
          <w:lang w:val="en-US"/>
        </w:rPr>
        <w:t>very likely</w:t>
      </w:r>
      <w:r w:rsidR="009E0D63">
        <w:rPr>
          <w:color w:val="000000" w:themeColor="text1"/>
          <w:shd w:val="clear" w:color="auto" w:fill="FFFFFF"/>
          <w:lang w:val="en-US"/>
        </w:rPr>
        <w:t xml:space="preserve"> range of </w:t>
      </w:r>
      <w:r w:rsidR="003A64E8">
        <w:rPr>
          <w:color w:val="212121"/>
          <w:shd w:val="clear" w:color="auto" w:fill="FFFFFF"/>
          <w:lang w:val="en-US"/>
        </w:rPr>
        <w:t>[</w:t>
      </w:r>
      <w:ins w:id="6159" w:author="Lucy Cowie" w:date="2021-07-28T21:21:00Z">
        <w:r w:rsidR="00E943A0">
          <w:rPr>
            <w:color w:val="212121"/>
            <w:shd w:val="clear" w:color="auto" w:fill="FFFFFF"/>
            <w:lang w:val="en-US"/>
          </w:rPr>
          <w:t>–</w:t>
        </w:r>
      </w:ins>
      <w:del w:id="6160" w:author="Lucy Cowie" w:date="2021-07-28T21:21:00Z">
        <w:r w:rsidR="002F4E33" w:rsidDel="00E943A0">
          <w:rPr>
            <w:color w:val="212121"/>
            <w:shd w:val="clear" w:color="auto" w:fill="FFFFFF"/>
            <w:lang w:val="en-US"/>
          </w:rPr>
          <w:delText>-</w:delText>
        </w:r>
      </w:del>
      <w:r w:rsidR="003A64E8">
        <w:rPr>
          <w:color w:val="212121"/>
          <w:shd w:val="clear" w:color="auto" w:fill="FFFFFF"/>
          <w:lang w:val="en-US"/>
        </w:rPr>
        <w:t>0.</w:t>
      </w:r>
      <w:r w:rsidR="002F4E33">
        <w:rPr>
          <w:color w:val="212121"/>
          <w:shd w:val="clear" w:color="auto" w:fill="FFFFFF"/>
          <w:lang w:val="en-US"/>
        </w:rPr>
        <w:t>1</w:t>
      </w:r>
      <w:r w:rsidR="002F4E33">
        <w:rPr>
          <w:rFonts w:cs="Times New Roman"/>
          <w:color w:val="212121"/>
          <w:shd w:val="clear" w:color="auto" w:fill="FFFFFF"/>
          <w:lang w:val="en-US"/>
        </w:rPr>
        <w:t xml:space="preserve"> to </w:t>
      </w:r>
      <w:ins w:id="6161" w:author="Ian Blenkinsop" w:date="2021-07-29T12:04:00Z">
        <w:r w:rsidR="000D4BA7">
          <w:rPr>
            <w:rFonts w:cs="Times New Roman"/>
            <w:color w:val="212121"/>
            <w:shd w:val="clear" w:color="auto" w:fill="FFFFFF"/>
            <w:lang w:val="en-US"/>
          </w:rPr>
          <w:t>+</w:t>
        </w:r>
      </w:ins>
      <w:r w:rsidR="003A64E8">
        <w:rPr>
          <w:color w:val="212121"/>
          <w:shd w:val="clear" w:color="auto" w:fill="FFFFFF"/>
          <w:lang w:val="en-US"/>
        </w:rPr>
        <w:t>0.20]</w:t>
      </w:r>
      <w:ins w:id="6162" w:author="Lucy Cowie" w:date="2021-07-28T21:21:00Z">
        <w:r w:rsidR="00E943A0">
          <w:rPr>
            <w:color w:val="212121"/>
            <w:shd w:val="clear" w:color="auto" w:fill="FFFFFF"/>
            <w:lang w:val="en-US"/>
          </w:rPr>
          <w:t xml:space="preserve"> </w:t>
        </w:r>
      </w:ins>
      <w:r w:rsidR="003A64E8" w:rsidRPr="007118E5">
        <w:rPr>
          <w:color w:val="212121"/>
          <w:shd w:val="clear" w:color="auto" w:fill="FFFFFF"/>
          <w:lang w:val="en-US"/>
        </w:rPr>
        <w:t>°</w:t>
      </w:r>
      <w:r w:rsidR="003A64E8">
        <w:rPr>
          <w:color w:val="212121"/>
          <w:shd w:val="clear" w:color="auto" w:fill="FFFFFF"/>
          <w:lang w:val="en-US"/>
        </w:rPr>
        <w:t>C</w:t>
      </w:r>
      <w:r w:rsidR="00125462">
        <w:rPr>
          <w:color w:val="000000" w:themeColor="text1"/>
          <w:shd w:val="clear" w:color="auto" w:fill="FFFFFF"/>
          <w:lang w:val="en-US"/>
        </w:rPr>
        <w:t xml:space="preserve"> </w:t>
      </w:r>
      <w:r w:rsidR="00125462" w:rsidRPr="007C6550">
        <w:rPr>
          <w:color w:val="000000" w:themeColor="text1"/>
          <w:shd w:val="clear" w:color="auto" w:fill="FFFFFF"/>
          <w:lang w:val="en-US"/>
        </w:rPr>
        <w:t xml:space="preserve">(compared with </w:t>
      </w:r>
      <w:r w:rsidR="00125462" w:rsidRPr="007C6550">
        <w:rPr>
          <w:color w:val="212121"/>
          <w:shd w:val="clear" w:color="auto" w:fill="FFFFFF"/>
          <w:lang w:val="en-US"/>
        </w:rPr>
        <w:t xml:space="preserve">SSP3-7.0 </w:t>
      </w:r>
      <w:r w:rsidR="00125462">
        <w:rPr>
          <w:color w:val="212121"/>
          <w:shd w:val="clear" w:color="auto" w:fill="FFFFFF"/>
          <w:lang w:val="en-US"/>
        </w:rPr>
        <w:t>for</w:t>
      </w:r>
      <w:r w:rsidR="00125462" w:rsidRPr="007C6550">
        <w:rPr>
          <w:color w:val="212121"/>
          <w:shd w:val="clear" w:color="auto" w:fill="FFFFFF"/>
          <w:lang w:val="en-US"/>
        </w:rPr>
        <w:t xml:space="preserve"> the same period)</w:t>
      </w:r>
      <w:r w:rsidRPr="00AC2A96">
        <w:rPr>
          <w:color w:val="000000" w:themeColor="text1"/>
          <w:shd w:val="clear" w:color="auto" w:fill="FFFFFF"/>
          <w:lang w:val="en-US"/>
        </w:rPr>
        <w:t>.</w:t>
      </w:r>
      <w:r>
        <w:rPr>
          <w:color w:val="000000" w:themeColor="text1"/>
          <w:shd w:val="clear" w:color="auto" w:fill="FFFFFF"/>
          <w:lang w:val="en-US"/>
        </w:rPr>
        <w:t xml:space="preserve"> Across the SSPs, </w:t>
      </w:r>
      <w:r>
        <w:rPr>
          <w:color w:val="212121"/>
          <w:shd w:val="clear" w:color="auto" w:fill="FFFFFF"/>
          <w:lang w:val="en-US"/>
        </w:rPr>
        <w:t>t</w:t>
      </w:r>
      <w:r w:rsidRPr="00CC350D">
        <w:rPr>
          <w:color w:val="212121"/>
          <w:shd w:val="clear" w:color="auto" w:fill="FFFFFF"/>
          <w:lang w:val="en-US"/>
        </w:rPr>
        <w:t xml:space="preserve">he </w:t>
      </w:r>
      <w:r w:rsidRPr="00BC1A9C">
        <w:rPr>
          <w:color w:val="212121"/>
          <w:shd w:val="clear" w:color="auto" w:fill="FFFFFF"/>
          <w:lang w:val="en-US"/>
        </w:rPr>
        <w:t>reduction of CH</w:t>
      </w:r>
      <w:r w:rsidRPr="00BC1A9C">
        <w:rPr>
          <w:color w:val="212121"/>
          <w:shd w:val="clear" w:color="auto" w:fill="FFFFFF"/>
          <w:vertAlign w:val="subscript"/>
          <w:lang w:val="en-US"/>
        </w:rPr>
        <w:t>4</w:t>
      </w:r>
      <w:r w:rsidRPr="00BC1A9C">
        <w:rPr>
          <w:color w:val="212121"/>
          <w:shd w:val="clear" w:color="auto" w:fill="FFFFFF"/>
          <w:lang w:val="en-US"/>
        </w:rPr>
        <w:t xml:space="preserve">, ozone precursors and </w:t>
      </w:r>
      <w:r>
        <w:rPr>
          <w:color w:val="212121"/>
          <w:shd w:val="clear" w:color="auto" w:fill="FFFFFF"/>
          <w:lang w:val="en-US"/>
        </w:rPr>
        <w:t>HFCs</w:t>
      </w:r>
      <w:r w:rsidRPr="00BC1A9C">
        <w:rPr>
          <w:color w:val="212121"/>
          <w:shd w:val="clear" w:color="auto" w:fill="FFFFFF"/>
          <w:lang w:val="en-US"/>
        </w:rPr>
        <w:t xml:space="preserve"> can make a 0.</w:t>
      </w:r>
      <w:r w:rsidR="00EE7D9B">
        <w:rPr>
          <w:color w:val="212121"/>
          <w:shd w:val="clear" w:color="auto" w:fill="FFFFFF"/>
          <w:lang w:val="en-US"/>
        </w:rPr>
        <w:t>2</w:t>
      </w:r>
      <w:del w:id="6163" w:author="Lucy Cowie" w:date="2021-07-28T21:22:00Z">
        <w:r w:rsidRPr="00BC1A9C" w:rsidDel="00E943A0">
          <w:rPr>
            <w:color w:val="212121"/>
            <w:shd w:val="clear" w:color="auto" w:fill="FFFFFF"/>
            <w:lang w:val="en-US"/>
          </w:rPr>
          <w:delText>°</w:delText>
        </w:r>
        <w:r w:rsidR="003A64E8" w:rsidDel="00E943A0">
          <w:rPr>
            <w:color w:val="212121"/>
            <w:shd w:val="clear" w:color="auto" w:fill="FFFFFF"/>
            <w:lang w:val="en-US"/>
          </w:rPr>
          <w:delText>C</w:delText>
        </w:r>
      </w:del>
      <w:r w:rsidRPr="00BC1A9C" w:rsidDel="003A27EB">
        <w:rPr>
          <w:color w:val="212121"/>
          <w:shd w:val="clear" w:color="auto" w:fill="FFFFFF"/>
          <w:lang w:val="en-US"/>
        </w:rPr>
        <w:t xml:space="preserve"> </w:t>
      </w:r>
      <w:r w:rsidR="003A64E8">
        <w:rPr>
          <w:color w:val="212121"/>
          <w:shd w:val="clear" w:color="auto" w:fill="FFFFFF"/>
          <w:lang w:val="en-US"/>
        </w:rPr>
        <w:t>[</w:t>
      </w:r>
      <w:r w:rsidR="003A64E8" w:rsidRPr="00E8413F">
        <w:rPr>
          <w:color w:val="212121"/>
          <w:shd w:val="clear" w:color="auto" w:fill="FFFFFF"/>
          <w:lang w:val="en-US"/>
        </w:rPr>
        <w:t>0.</w:t>
      </w:r>
      <w:r w:rsidR="00E8413F" w:rsidRPr="00E8413F">
        <w:rPr>
          <w:color w:val="212121"/>
          <w:shd w:val="clear" w:color="auto" w:fill="FFFFFF"/>
          <w:lang w:val="en-US"/>
        </w:rPr>
        <w:t>1</w:t>
      </w:r>
      <w:r w:rsidR="003A64E8" w:rsidRPr="00E8413F">
        <w:rPr>
          <w:rFonts w:cs="Times New Roman"/>
          <w:color w:val="212121"/>
          <w:shd w:val="clear" w:color="auto" w:fill="FFFFFF"/>
          <w:lang w:val="en-US"/>
        </w:rPr>
        <w:t>–</w:t>
      </w:r>
      <w:r w:rsidR="003A64E8" w:rsidRPr="00E8413F">
        <w:rPr>
          <w:color w:val="212121"/>
          <w:shd w:val="clear" w:color="auto" w:fill="FFFFFF"/>
          <w:lang w:val="en-US"/>
        </w:rPr>
        <w:t>0.4]</w:t>
      </w:r>
      <w:ins w:id="6164" w:author="Lucy Cowie" w:date="2021-07-28T21:22:00Z">
        <w:r w:rsidR="00E943A0">
          <w:rPr>
            <w:color w:val="212121"/>
            <w:shd w:val="clear" w:color="auto" w:fill="FFFFFF"/>
            <w:lang w:val="en-US"/>
          </w:rPr>
          <w:t xml:space="preserve"> </w:t>
        </w:r>
      </w:ins>
      <w:r w:rsidR="003A64E8" w:rsidRPr="00E8413F">
        <w:rPr>
          <w:color w:val="212121"/>
          <w:shd w:val="clear" w:color="auto" w:fill="FFFFFF"/>
          <w:lang w:val="en-US"/>
        </w:rPr>
        <w:t>°</w:t>
      </w:r>
      <w:r w:rsidR="003A64E8">
        <w:rPr>
          <w:color w:val="212121"/>
          <w:shd w:val="clear" w:color="auto" w:fill="FFFFFF"/>
          <w:lang w:val="en-US"/>
        </w:rPr>
        <w:t>C</w:t>
      </w:r>
      <w:r w:rsidR="003A64E8" w:rsidRPr="007118E5" w:rsidDel="003A27EB">
        <w:rPr>
          <w:color w:val="212121"/>
          <w:shd w:val="clear" w:color="auto" w:fill="FFFFFF"/>
          <w:lang w:val="en-US"/>
        </w:rPr>
        <w:t xml:space="preserve"> </w:t>
      </w:r>
      <w:r w:rsidRPr="00BC1A9C">
        <w:rPr>
          <w:color w:val="212121"/>
          <w:shd w:val="clear" w:color="auto" w:fill="FFFFFF"/>
          <w:lang w:val="en-US"/>
        </w:rPr>
        <w:t xml:space="preserve">difference on GSAT in 2040 and </w:t>
      </w:r>
      <w:r w:rsidRPr="002D24BD">
        <w:rPr>
          <w:color w:val="212121"/>
          <w:shd w:val="clear" w:color="auto" w:fill="FFFFFF"/>
          <w:lang w:val="en-US"/>
        </w:rPr>
        <w:t>a 0</w:t>
      </w:r>
      <w:r w:rsidR="006870AC">
        <w:rPr>
          <w:color w:val="212121"/>
          <w:shd w:val="clear" w:color="auto" w:fill="FFFFFF"/>
          <w:lang w:val="en-US"/>
        </w:rPr>
        <w:t>.</w:t>
      </w:r>
      <w:r w:rsidR="00EE7D9B">
        <w:rPr>
          <w:color w:val="212121"/>
          <w:shd w:val="clear" w:color="auto" w:fill="FFFFFF"/>
          <w:lang w:val="en-US"/>
        </w:rPr>
        <w:t>8</w:t>
      </w:r>
      <w:del w:id="6165" w:author="Lucy Cowie" w:date="2021-07-28T21:22:00Z">
        <w:r w:rsidRPr="002D24BD" w:rsidDel="00AC31F3">
          <w:rPr>
            <w:color w:val="212121"/>
            <w:shd w:val="clear" w:color="auto" w:fill="FFFFFF"/>
            <w:lang w:val="en-US"/>
          </w:rPr>
          <w:delText>°</w:delText>
        </w:r>
        <w:r w:rsidRPr="00BC1A9C" w:rsidDel="00AC31F3">
          <w:rPr>
            <w:color w:val="212121"/>
            <w:shd w:val="clear" w:color="auto" w:fill="FFFFFF"/>
            <w:lang w:val="en-US"/>
          </w:rPr>
          <w:delText>C</w:delText>
        </w:r>
      </w:del>
      <w:r w:rsidRPr="00BC1A9C">
        <w:rPr>
          <w:color w:val="212121"/>
          <w:shd w:val="clear" w:color="auto" w:fill="FFFFFF"/>
          <w:lang w:val="en-US"/>
        </w:rPr>
        <w:t xml:space="preserve"> </w:t>
      </w:r>
      <w:r w:rsidR="003A64E8">
        <w:rPr>
          <w:color w:val="212121"/>
          <w:shd w:val="clear" w:color="auto" w:fill="FFFFFF"/>
          <w:lang w:val="en-US"/>
        </w:rPr>
        <w:t>[</w:t>
      </w:r>
      <w:r w:rsidR="003A64E8" w:rsidRPr="00E8413F">
        <w:rPr>
          <w:color w:val="212121"/>
          <w:shd w:val="clear" w:color="auto" w:fill="FFFFFF"/>
          <w:lang w:val="en-US"/>
        </w:rPr>
        <w:t>0.</w:t>
      </w:r>
      <w:r w:rsidR="00E8413F" w:rsidRPr="00E8413F">
        <w:rPr>
          <w:color w:val="212121"/>
          <w:shd w:val="clear" w:color="auto" w:fill="FFFFFF"/>
          <w:lang w:val="en-US"/>
        </w:rPr>
        <w:t>5</w:t>
      </w:r>
      <w:r w:rsidR="003A64E8" w:rsidRPr="00E8413F">
        <w:rPr>
          <w:rFonts w:cs="Times New Roman"/>
          <w:color w:val="212121"/>
          <w:shd w:val="clear" w:color="auto" w:fill="FFFFFF"/>
          <w:lang w:val="en-US"/>
        </w:rPr>
        <w:t>–</w:t>
      </w:r>
      <w:r w:rsidR="003A64E8" w:rsidRPr="00E8413F">
        <w:rPr>
          <w:color w:val="212121"/>
          <w:shd w:val="clear" w:color="auto" w:fill="FFFFFF"/>
          <w:lang w:val="en-US"/>
        </w:rPr>
        <w:t>1.</w:t>
      </w:r>
      <w:r w:rsidR="00E8413F" w:rsidRPr="00E8413F">
        <w:rPr>
          <w:color w:val="212121"/>
          <w:shd w:val="clear" w:color="auto" w:fill="FFFFFF"/>
          <w:lang w:val="en-US"/>
        </w:rPr>
        <w:t>3</w:t>
      </w:r>
      <w:r w:rsidR="003A64E8" w:rsidRPr="00E8413F">
        <w:rPr>
          <w:color w:val="212121"/>
          <w:shd w:val="clear" w:color="auto" w:fill="FFFFFF"/>
          <w:lang w:val="en-US"/>
        </w:rPr>
        <w:t>]</w:t>
      </w:r>
      <w:ins w:id="6166" w:author="Lucy Cowie" w:date="2021-07-28T21:22:00Z">
        <w:r w:rsidR="00AC31F3">
          <w:rPr>
            <w:color w:val="212121"/>
            <w:shd w:val="clear" w:color="auto" w:fill="FFFFFF"/>
            <w:lang w:val="en-US"/>
          </w:rPr>
          <w:t xml:space="preserve"> </w:t>
        </w:r>
      </w:ins>
      <w:r w:rsidR="003A64E8" w:rsidRPr="00E8413F">
        <w:rPr>
          <w:color w:val="212121"/>
          <w:shd w:val="clear" w:color="auto" w:fill="FFFFFF"/>
          <w:lang w:val="en-US"/>
        </w:rPr>
        <w:t>°</w:t>
      </w:r>
      <w:r w:rsidR="003A64E8">
        <w:rPr>
          <w:color w:val="212121"/>
          <w:shd w:val="clear" w:color="auto" w:fill="FFFFFF"/>
          <w:lang w:val="en-US"/>
        </w:rPr>
        <w:t>C</w:t>
      </w:r>
      <w:r w:rsidR="003A64E8" w:rsidRPr="007118E5" w:rsidDel="003A27EB">
        <w:rPr>
          <w:color w:val="212121"/>
          <w:shd w:val="clear" w:color="auto" w:fill="FFFFFF"/>
          <w:lang w:val="en-US"/>
        </w:rPr>
        <w:t xml:space="preserve"> </w:t>
      </w:r>
      <w:r w:rsidRPr="00BC1A9C">
        <w:rPr>
          <w:color w:val="212121"/>
          <w:shd w:val="clear" w:color="auto" w:fill="FFFFFF"/>
          <w:lang w:val="en-US"/>
        </w:rPr>
        <w:t>difference at the end of the 21</w:t>
      </w:r>
      <w:r w:rsidRPr="00AC31F3">
        <w:rPr>
          <w:color w:val="212121"/>
          <w:shd w:val="clear" w:color="auto" w:fill="FFFFFF"/>
          <w:lang w:val="en-US"/>
          <w:rPrChange w:id="6167" w:author="Lucy Cowie" w:date="2021-07-28T21:22:00Z">
            <w:rPr>
              <w:color w:val="212121"/>
              <w:shd w:val="clear" w:color="auto" w:fill="FFFFFF"/>
              <w:vertAlign w:val="superscript"/>
              <w:lang w:val="en-US"/>
            </w:rPr>
          </w:rPrChange>
        </w:rPr>
        <w:t>st</w:t>
      </w:r>
      <w:r>
        <w:rPr>
          <w:color w:val="212121"/>
          <w:shd w:val="clear" w:color="auto" w:fill="FFFFFF"/>
          <w:lang w:val="en-US"/>
        </w:rPr>
        <w:t xml:space="preserve"> c</w:t>
      </w:r>
      <w:r w:rsidRPr="00BC1A9C">
        <w:rPr>
          <w:color w:val="212121"/>
          <w:shd w:val="clear" w:color="auto" w:fill="FFFFFF"/>
          <w:lang w:val="en-US"/>
        </w:rPr>
        <w:t>entury</w:t>
      </w:r>
      <w:r w:rsidR="00A56B9F">
        <w:rPr>
          <w:color w:val="212121"/>
          <w:shd w:val="clear" w:color="auto" w:fill="FFFFFF"/>
          <w:lang w:val="en-US"/>
        </w:rPr>
        <w:t xml:space="preserve"> (Figure 6.24)</w:t>
      </w:r>
      <w:r w:rsidRPr="00BC1A9C">
        <w:rPr>
          <w:color w:val="212121"/>
          <w:shd w:val="clear" w:color="auto" w:fill="FFFFFF"/>
          <w:lang w:val="en-US"/>
        </w:rPr>
        <w:t>, which is substantial in the context of the 2015 Paris Agreement. Sustained me</w:t>
      </w:r>
      <w:r w:rsidRPr="00013013">
        <w:rPr>
          <w:color w:val="212121"/>
          <w:shd w:val="clear" w:color="auto" w:fill="FFFFFF"/>
          <w:lang w:val="en-US"/>
        </w:rPr>
        <w:t xml:space="preserve">thane mitigation, </w:t>
      </w:r>
      <w:r w:rsidRPr="00013013">
        <w:rPr>
          <w:lang w:val="en-US"/>
        </w:rPr>
        <w:t>wherever it occurs,</w:t>
      </w:r>
      <w:r w:rsidRPr="00013013">
        <w:rPr>
          <w:color w:val="212121"/>
          <w:shd w:val="clear" w:color="auto" w:fill="FFFFFF"/>
          <w:lang w:val="en-US"/>
        </w:rPr>
        <w:t xml:space="preserve"> stands out as an option that combines near</w:t>
      </w:r>
      <w:ins w:id="6168" w:author="Lucy Cowie" w:date="2021-07-28T21:22:00Z">
        <w:r w:rsidR="000351D3">
          <w:rPr>
            <w:color w:val="212121"/>
            <w:shd w:val="clear" w:color="auto" w:fill="FFFFFF"/>
            <w:lang w:val="en-US"/>
          </w:rPr>
          <w:t>-</w:t>
        </w:r>
      </w:ins>
      <w:r w:rsidRPr="00013013">
        <w:rPr>
          <w:color w:val="212121"/>
          <w:shd w:val="clear" w:color="auto" w:fill="FFFFFF"/>
          <w:lang w:val="en-US"/>
        </w:rPr>
        <w:t xml:space="preserve"> and long</w:t>
      </w:r>
      <w:ins w:id="6169" w:author="Lucy Cowie" w:date="2021-07-28T21:22:00Z">
        <w:r w:rsidR="000351D3">
          <w:rPr>
            <w:color w:val="212121"/>
            <w:shd w:val="clear" w:color="auto" w:fill="FFFFFF"/>
            <w:lang w:val="en-US"/>
          </w:rPr>
          <w:t>-</w:t>
        </w:r>
      </w:ins>
      <w:del w:id="6170" w:author="Lucy Cowie" w:date="2021-07-28T21:22:00Z">
        <w:r w:rsidDel="000351D3">
          <w:rPr>
            <w:color w:val="212121"/>
            <w:shd w:val="clear" w:color="auto" w:fill="FFFFFF"/>
            <w:lang w:val="en-US"/>
          </w:rPr>
          <w:delText xml:space="preserve"> </w:delText>
        </w:r>
      </w:del>
      <w:r w:rsidRPr="00013013">
        <w:rPr>
          <w:color w:val="212121"/>
          <w:shd w:val="clear" w:color="auto" w:fill="FFFFFF"/>
          <w:lang w:val="en-US"/>
        </w:rPr>
        <w:t>term gains on surface temperature (</w:t>
      </w:r>
      <w:r w:rsidRPr="00013013">
        <w:rPr>
          <w:i/>
          <w:color w:val="212121"/>
          <w:shd w:val="clear" w:color="auto" w:fill="FFFFFF"/>
          <w:lang w:val="en-US"/>
        </w:rPr>
        <w:t xml:space="preserve">high confidence) </w:t>
      </w:r>
      <w:r w:rsidRPr="00013013">
        <w:rPr>
          <w:color w:val="212121"/>
          <w:shd w:val="clear" w:color="auto" w:fill="FFFFFF"/>
          <w:lang w:val="en-US"/>
        </w:rPr>
        <w:t>and leads to air pollution benefit</w:t>
      </w:r>
      <w:ins w:id="6171" w:author="Lucy Cowie" w:date="2021-07-28T21:22:00Z">
        <w:r w:rsidR="000351D3">
          <w:rPr>
            <w:color w:val="212121"/>
            <w:shd w:val="clear" w:color="auto" w:fill="FFFFFF"/>
            <w:lang w:val="en-US"/>
          </w:rPr>
          <w:t>s</w:t>
        </w:r>
      </w:ins>
      <w:r w:rsidRPr="00013013">
        <w:rPr>
          <w:color w:val="212121"/>
          <w:shd w:val="clear" w:color="auto" w:fill="FFFFFF"/>
          <w:lang w:val="en-US"/>
        </w:rPr>
        <w:t xml:space="preserve"> by reducing globally the surface ozone level (</w:t>
      </w:r>
      <w:r w:rsidRPr="00013013">
        <w:rPr>
          <w:i/>
          <w:color w:val="212121"/>
          <w:shd w:val="clear" w:color="auto" w:fill="FFFFFF"/>
          <w:lang w:val="en-US"/>
        </w:rPr>
        <w:t>high confidence</w:t>
      </w:r>
      <w:r w:rsidRPr="00F03630">
        <w:rPr>
          <w:iCs/>
          <w:color w:val="212121"/>
          <w:shd w:val="clear" w:color="auto" w:fill="FFFFFF"/>
          <w:lang w:val="en-US"/>
          <w:rPrChange w:id="6172" w:author="Lucy Cowie" w:date="2021-07-28T21:23:00Z">
            <w:rPr>
              <w:i/>
              <w:color w:val="212121"/>
              <w:shd w:val="clear" w:color="auto" w:fill="FFFFFF"/>
              <w:lang w:val="en-US"/>
            </w:rPr>
          </w:rPrChange>
        </w:rPr>
        <w:t>)</w:t>
      </w:r>
      <w:r w:rsidRPr="00F03630">
        <w:rPr>
          <w:iCs/>
          <w:color w:val="212121"/>
          <w:shd w:val="clear" w:color="auto" w:fill="FFFFFF"/>
          <w:lang w:val="en-US"/>
        </w:rPr>
        <w:t>.</w:t>
      </w:r>
      <w:r w:rsidRPr="00BC1A9C">
        <w:rPr>
          <w:color w:val="212121"/>
          <w:shd w:val="clear" w:color="auto" w:fill="FFFFFF"/>
          <w:lang w:val="en-US"/>
        </w:rPr>
        <w:t xml:space="preserve"> </w:t>
      </w:r>
    </w:p>
    <w:p w14:paraId="2F712225" w14:textId="77777777" w:rsidR="0035542F" w:rsidRPr="00A74DF9" w:rsidRDefault="0035542F" w:rsidP="00D5630D">
      <w:pPr>
        <w:pStyle w:val="AR6BodyText"/>
        <w:rPr>
          <w:lang w:val="en-US"/>
        </w:rPr>
      </w:pPr>
    </w:p>
    <w:p w14:paraId="2237AE33" w14:textId="7CC8FC2A" w:rsidR="0035542F" w:rsidRPr="00C50095" w:rsidRDefault="0035542F" w:rsidP="00D5630D">
      <w:pPr>
        <w:pStyle w:val="AR6BodyText"/>
        <w:rPr>
          <w:lang w:val="en-US"/>
        </w:rPr>
      </w:pPr>
      <w:r w:rsidRPr="00BC1A9C">
        <w:rPr>
          <w:lang w:val="en-GB"/>
        </w:rPr>
        <w:t>Strong air pollution control as well as strong climate change mitigation, implemented independently, lead to large reduction of the exposure to air pollution by the end of the century (</w:t>
      </w:r>
      <w:r w:rsidRPr="00BC1A9C">
        <w:rPr>
          <w:i/>
          <w:lang w:val="en-GB"/>
        </w:rPr>
        <w:t>high confidence</w:t>
      </w:r>
      <w:r w:rsidRPr="00BC1A9C">
        <w:rPr>
          <w:lang w:val="en-GB"/>
        </w:rPr>
        <w:t>). Implementation of air pollution control, relying on the deployment of existing technologies, leads more rapidly to air</w:t>
      </w:r>
      <w:ins w:id="6173" w:author="Lucy Cowie" w:date="2021-07-28T21:23:00Z">
        <w:r w:rsidR="00F03630">
          <w:rPr>
            <w:lang w:val="en-GB"/>
          </w:rPr>
          <w:t>-</w:t>
        </w:r>
      </w:ins>
      <w:del w:id="6174" w:author="Lucy Cowie" w:date="2021-07-28T21:23:00Z">
        <w:r w:rsidRPr="00BC1A9C" w:rsidDel="00F03630">
          <w:rPr>
            <w:lang w:val="en-GB"/>
          </w:rPr>
          <w:delText xml:space="preserve"> </w:delText>
        </w:r>
      </w:del>
      <w:r w:rsidRPr="00BC1A9C">
        <w:rPr>
          <w:lang w:val="en-GB"/>
        </w:rPr>
        <w:t>quality benefits than climate change mitigation which requires systemic changes but, in both cases, significant parts of the population remain exposed to air pollution exceeding the WHO guidelines</w:t>
      </w:r>
      <w:r>
        <w:rPr>
          <w:lang w:val="en-GB"/>
        </w:rPr>
        <w:t>.</w:t>
      </w:r>
    </w:p>
    <w:p w14:paraId="33341FA9" w14:textId="77777777" w:rsidR="00E578B9" w:rsidRPr="00D81664" w:rsidRDefault="00E578B9" w:rsidP="00D5630D">
      <w:pPr>
        <w:pStyle w:val="AR6BodyText"/>
        <w:rPr>
          <w:rFonts w:cs="Times New Roman"/>
          <w:lang w:val="en-US"/>
        </w:rPr>
      </w:pPr>
    </w:p>
    <w:p w14:paraId="527DA12C" w14:textId="77777777" w:rsidR="009D5F97" w:rsidRDefault="009D5F97" w:rsidP="00D5630D">
      <w:pPr>
        <w:pStyle w:val="AR6BodyText"/>
        <w:rPr>
          <w:lang w:val="en-US" w:eastAsia="en-US"/>
        </w:rPr>
      </w:pPr>
    </w:p>
    <w:p w14:paraId="389CE755" w14:textId="002B0CFC" w:rsidR="009D5F97" w:rsidRPr="00930489" w:rsidRDefault="009D5F97" w:rsidP="00930489">
      <w:pPr>
        <w:pStyle w:val="AR6Chap6Level161"/>
      </w:pPr>
      <w:bookmarkStart w:id="6175" w:name="_Toc70498224"/>
      <w:r w:rsidRPr="00930489">
        <w:t>Perspectives</w:t>
      </w:r>
      <w:bookmarkEnd w:id="6175"/>
    </w:p>
    <w:p w14:paraId="7198ECEE" w14:textId="428484B5" w:rsidR="009D5F97" w:rsidRPr="00D60155" w:rsidRDefault="009D5F97" w:rsidP="000821DF"/>
    <w:p w14:paraId="55870CA5" w14:textId="54A55F7E" w:rsidR="009D5F97" w:rsidRPr="007762BF" w:rsidRDefault="009D5F97" w:rsidP="00D5630D">
      <w:pPr>
        <w:pStyle w:val="AR6BodyText"/>
        <w:rPr>
          <w:rFonts w:cs="Times New Roman"/>
          <w:lang w:val="en-GB"/>
        </w:rPr>
      </w:pPr>
      <w:r w:rsidRPr="007762BF">
        <w:rPr>
          <w:lang w:val="en-GB"/>
        </w:rPr>
        <w:t xml:space="preserve">Ice-core </w:t>
      </w:r>
      <w:r w:rsidRPr="00B823A6">
        <w:rPr>
          <w:lang w:val="en-GB"/>
        </w:rPr>
        <w:t xml:space="preserve">analyses </w:t>
      </w:r>
      <w:r>
        <w:rPr>
          <w:lang w:val="en-GB"/>
        </w:rPr>
        <w:t xml:space="preserve">can </w:t>
      </w:r>
      <w:r w:rsidRPr="00B823A6">
        <w:rPr>
          <w:lang w:val="en-GB"/>
        </w:rPr>
        <w:t xml:space="preserve">now </w:t>
      </w:r>
      <w:r w:rsidRPr="007762BF">
        <w:rPr>
          <w:lang w:val="en-GB"/>
        </w:rPr>
        <w:t>inform trends for more SLCFs over the last millennium (such as light NMVOCs or CO) and more proxies are available to inform about past emissions. However, pre</w:t>
      </w:r>
      <w:ins w:id="6176" w:author="Lucy Cowie" w:date="2021-07-28T21:23:00Z">
        <w:r w:rsidR="00FA06C0">
          <w:rPr>
            <w:lang w:val="en-GB"/>
          </w:rPr>
          <w:t>-</w:t>
        </w:r>
      </w:ins>
      <w:r w:rsidRPr="007762BF">
        <w:rPr>
          <w:lang w:val="en-GB"/>
        </w:rPr>
        <w:t xml:space="preserve">industrial levels of SLCFs are still </w:t>
      </w:r>
      <w:r>
        <w:rPr>
          <w:lang w:val="en-GB"/>
        </w:rPr>
        <w:t xml:space="preserve">relatively </w:t>
      </w:r>
      <w:r w:rsidRPr="007762BF">
        <w:rPr>
          <w:lang w:val="en-GB"/>
        </w:rPr>
        <w:t xml:space="preserve">poorly constrained. In addition, recent trends in abundances of the various types of aerosols and of NMVOCs </w:t>
      </w:r>
      <w:r w:rsidRPr="007762BF">
        <w:rPr>
          <w:rFonts w:cs="Times New Roman"/>
          <w:lang w:val="en-GB"/>
        </w:rPr>
        <w:t xml:space="preserve">suffer </w:t>
      </w:r>
      <w:r>
        <w:rPr>
          <w:rFonts w:cs="Times New Roman"/>
          <w:lang w:val="en-GB"/>
        </w:rPr>
        <w:t>from</w:t>
      </w:r>
      <w:r w:rsidRPr="007762BF">
        <w:rPr>
          <w:rFonts w:cs="Times New Roman"/>
          <w:lang w:val="en-GB"/>
        </w:rPr>
        <w:t xml:space="preserve"> the scarcity of observation networks</w:t>
      </w:r>
      <w:r>
        <w:rPr>
          <w:rFonts w:cs="Times New Roman"/>
          <w:lang w:val="en-GB"/>
        </w:rPr>
        <w:t xml:space="preserve"> in various parts of the world,</w:t>
      </w:r>
      <w:r w:rsidRPr="007762BF">
        <w:rPr>
          <w:rFonts w:cs="Times New Roman"/>
          <w:lang w:val="en-GB"/>
        </w:rPr>
        <w:t xml:space="preserve"> in particular in the </w:t>
      </w:r>
      <w:r w:rsidR="009A66F0">
        <w:rPr>
          <w:rFonts w:cs="Times New Roman"/>
          <w:lang w:val="en-GB"/>
        </w:rPr>
        <w:t>S</w:t>
      </w:r>
      <w:r w:rsidR="009A66F0" w:rsidRPr="007762BF">
        <w:rPr>
          <w:rFonts w:cs="Times New Roman"/>
          <w:lang w:val="en-GB"/>
        </w:rPr>
        <w:t xml:space="preserve">outhern </w:t>
      </w:r>
      <w:r w:rsidR="009A66F0">
        <w:rPr>
          <w:rFonts w:cs="Times New Roman"/>
          <w:lang w:val="en-GB"/>
        </w:rPr>
        <w:t>H</w:t>
      </w:r>
      <w:r w:rsidR="009A66F0" w:rsidRPr="007762BF">
        <w:rPr>
          <w:rFonts w:cs="Times New Roman"/>
          <w:lang w:val="en-GB"/>
        </w:rPr>
        <w:t>emisphere</w:t>
      </w:r>
      <w:r w:rsidRPr="007762BF">
        <w:rPr>
          <w:rFonts w:cs="Times New Roman"/>
          <w:lang w:val="en-GB"/>
        </w:rPr>
        <w:t xml:space="preserve">. Such network development is necessary to record and understand the evolution of atmospheric composition. </w:t>
      </w:r>
    </w:p>
    <w:p w14:paraId="38FCE823" w14:textId="77777777" w:rsidR="009D5F97" w:rsidRPr="007762BF" w:rsidRDefault="009D5F97" w:rsidP="00D5630D">
      <w:pPr>
        <w:pStyle w:val="AR6BodyText"/>
        <w:rPr>
          <w:rFonts w:cs="Times New Roman"/>
          <w:lang w:val="en-GB"/>
        </w:rPr>
      </w:pPr>
    </w:p>
    <w:p w14:paraId="59626A85" w14:textId="57AC207D" w:rsidR="009D5F97" w:rsidRPr="007762BF" w:rsidRDefault="009D5F97" w:rsidP="00D5630D">
      <w:pPr>
        <w:pStyle w:val="AR6BodyText"/>
        <w:rPr>
          <w:rFonts w:cs="Times New Roman"/>
          <w:lang w:val="en-GB"/>
        </w:rPr>
      </w:pPr>
      <w:r w:rsidRPr="007762BF">
        <w:rPr>
          <w:rFonts w:cs="Times New Roman"/>
          <w:lang w:val="en-GB"/>
        </w:rPr>
        <w:t xml:space="preserve">Assessment of </w:t>
      </w:r>
      <w:del w:id="6177" w:author="Lucy Cowie" w:date="2021-07-28T21:24:00Z">
        <w:r w:rsidRPr="007762BF" w:rsidDel="008D4ADC">
          <w:rPr>
            <w:rFonts w:cs="Times New Roman"/>
            <w:lang w:val="en-GB"/>
          </w:rPr>
          <w:delText xml:space="preserve">the </w:delText>
        </w:r>
      </w:del>
      <w:r w:rsidRPr="007762BF">
        <w:rPr>
          <w:rFonts w:cs="Times New Roman"/>
          <w:lang w:val="en-GB"/>
        </w:rPr>
        <w:t xml:space="preserve">future </w:t>
      </w:r>
      <w:r>
        <w:rPr>
          <w:rFonts w:cs="Times New Roman"/>
          <w:lang w:val="en-GB"/>
        </w:rPr>
        <w:t xml:space="preserve">air pollution </w:t>
      </w:r>
      <w:r w:rsidRPr="007762BF">
        <w:rPr>
          <w:rFonts w:cs="Times New Roman"/>
          <w:lang w:val="en-GB"/>
        </w:rPr>
        <w:t>changes at the urban level require</w:t>
      </w:r>
      <w:ins w:id="6178" w:author="Lucy Cowie" w:date="2021-07-28T21:24:00Z">
        <w:r w:rsidR="008D4ADC">
          <w:rPr>
            <w:rFonts w:cs="Times New Roman"/>
            <w:lang w:val="en-GB"/>
          </w:rPr>
          <w:t>s</w:t>
        </w:r>
      </w:ins>
      <w:r w:rsidRPr="007762BF">
        <w:rPr>
          <w:rFonts w:cs="Times New Roman"/>
          <w:lang w:val="en-GB"/>
        </w:rPr>
        <w:t xml:space="preserve"> the use of </w:t>
      </w:r>
      <w:ins w:id="6179" w:author="Lucy Cowie" w:date="2021-07-28T21:24:00Z">
        <w:r w:rsidR="008D4ADC">
          <w:rPr>
            <w:rFonts w:cs="Times New Roman"/>
            <w:lang w:val="en-GB"/>
          </w:rPr>
          <w:t xml:space="preserve">a </w:t>
        </w:r>
      </w:ins>
      <w:r w:rsidRPr="007762BF">
        <w:rPr>
          <w:rFonts w:cs="Times New Roman"/>
          <w:lang w:val="en-GB"/>
        </w:rPr>
        <w:t>high</w:t>
      </w:r>
      <w:ins w:id="6180" w:author="Lucy Cowie" w:date="2021-07-28T21:24:00Z">
        <w:r w:rsidR="008D4ADC">
          <w:rPr>
            <w:rFonts w:cs="Times New Roman"/>
            <w:lang w:val="en-GB"/>
          </w:rPr>
          <w:t>-</w:t>
        </w:r>
      </w:ins>
      <w:del w:id="6181" w:author="Lucy Cowie" w:date="2021-07-28T21:24:00Z">
        <w:r w:rsidRPr="007762BF" w:rsidDel="008D4ADC">
          <w:rPr>
            <w:rFonts w:cs="Times New Roman"/>
            <w:lang w:val="en-GB"/>
          </w:rPr>
          <w:delText xml:space="preserve"> </w:delText>
        </w:r>
      </w:del>
      <w:r w:rsidRPr="007762BF">
        <w:rPr>
          <w:rFonts w:cs="Times New Roman"/>
          <w:lang w:val="en-GB"/>
        </w:rPr>
        <w:t>resolution model to properly account for non-linearities in chemistry, specific urban structures</w:t>
      </w:r>
      <w:ins w:id="6182" w:author="Lucy Cowie" w:date="2021-07-28T21:24:00Z">
        <w:r w:rsidR="003753F8">
          <w:rPr>
            <w:rFonts w:cs="Times New Roman"/>
            <w:lang w:val="en-GB"/>
          </w:rPr>
          <w:t xml:space="preserve"> and</w:t>
        </w:r>
      </w:ins>
      <w:del w:id="6183" w:author="Lucy Cowie" w:date="2021-07-28T21:24:00Z">
        <w:r w:rsidRPr="007762BF" w:rsidDel="003753F8">
          <w:rPr>
            <w:rFonts w:cs="Times New Roman"/>
            <w:lang w:val="en-GB"/>
          </w:rPr>
          <w:delText>,</w:delText>
        </w:r>
      </w:del>
      <w:r w:rsidRPr="007762BF">
        <w:rPr>
          <w:rFonts w:cs="Times New Roman"/>
          <w:lang w:val="en-GB"/>
        </w:rPr>
        <w:t xml:space="preserve"> local meteorology as well as temporal and spatial variations in emissions and population exposure. </w:t>
      </w:r>
      <w:r w:rsidRPr="007762BF">
        <w:rPr>
          <w:rStyle w:val="Accentuation"/>
          <w:i w:val="0"/>
          <w:lang w:val="en-GB"/>
        </w:rPr>
        <w:t>To assess the relevance of air pollution reduction policies, regional air</w:t>
      </w:r>
      <w:ins w:id="6184" w:author="Lucy Cowie" w:date="2021-07-28T21:25:00Z">
        <w:r w:rsidR="00246BD5">
          <w:rPr>
            <w:rStyle w:val="Accentuation"/>
            <w:i w:val="0"/>
            <w:lang w:val="en-GB"/>
          </w:rPr>
          <w:t>-</w:t>
        </w:r>
      </w:ins>
      <w:del w:id="6185" w:author="Lucy Cowie" w:date="2021-07-28T21:25:00Z">
        <w:r w:rsidRPr="007762BF" w:rsidDel="00246BD5">
          <w:rPr>
            <w:rStyle w:val="Accentuation"/>
            <w:i w:val="0"/>
            <w:lang w:val="en-GB"/>
          </w:rPr>
          <w:delText xml:space="preserve"> </w:delText>
        </w:r>
      </w:del>
      <w:r w:rsidRPr="007762BF">
        <w:rPr>
          <w:rStyle w:val="Accentuation"/>
          <w:i w:val="0"/>
          <w:lang w:val="en-GB"/>
        </w:rPr>
        <w:t>quality models are necessary and are still not implemented in many developing countries. To properly apply such models, the quality of spatialized emission inventories is essential, but the production of accurate emission inventories remain a challenge for lots of rapidly growing urban areas</w:t>
      </w:r>
      <w:r w:rsidRPr="007762BF">
        <w:rPr>
          <w:rStyle w:val="Accentuation"/>
          <w:lang w:val="en-GB"/>
        </w:rPr>
        <w:t xml:space="preserve">. </w:t>
      </w:r>
      <w:r w:rsidRPr="007762BF">
        <w:rPr>
          <w:rStyle w:val="Accentuation"/>
          <w:i w:val="0"/>
          <w:lang w:val="en-GB"/>
        </w:rPr>
        <w:t xml:space="preserve">The </w:t>
      </w:r>
      <w:r w:rsidRPr="007762BF">
        <w:rPr>
          <w:rFonts w:cs="Times New Roman"/>
          <w:lang w:val="en-GB"/>
        </w:rPr>
        <w:t xml:space="preserve">emission reporting now planned in the official mandate of </w:t>
      </w:r>
      <w:r w:rsidR="005A5A2C">
        <w:rPr>
          <w:rFonts w:cs="Times New Roman"/>
          <w:lang w:val="en-GB"/>
        </w:rPr>
        <w:t>t</w:t>
      </w:r>
      <w:r w:rsidR="005A5A2C" w:rsidRPr="007762BF">
        <w:rPr>
          <w:rFonts w:cs="Times New Roman"/>
          <w:lang w:val="en-GB"/>
        </w:rPr>
        <w:t xml:space="preserve">he </w:t>
      </w:r>
      <w:r w:rsidRPr="007762BF">
        <w:rPr>
          <w:rFonts w:cs="Times New Roman"/>
          <w:lang w:val="en-GB"/>
        </w:rPr>
        <w:t>Task Force on National Greenhouse Gas Inventories (TFI) can be a step in this direction if accompanied by efforts on emission</w:t>
      </w:r>
      <w:ins w:id="6186" w:author="Lucy Cowie" w:date="2021-07-28T21:25:00Z">
        <w:r w:rsidR="00B71C38">
          <w:rPr>
            <w:rFonts w:cs="Times New Roman"/>
            <w:lang w:val="en-GB"/>
          </w:rPr>
          <w:t>-</w:t>
        </w:r>
      </w:ins>
      <w:del w:id="6187" w:author="Lucy Cowie" w:date="2021-07-28T21:25:00Z">
        <w:r w:rsidRPr="007762BF" w:rsidDel="00B71C38">
          <w:rPr>
            <w:rFonts w:cs="Times New Roman"/>
            <w:lang w:val="en-GB"/>
          </w:rPr>
          <w:delText xml:space="preserve"> </w:delText>
        </w:r>
      </w:del>
      <w:r>
        <w:rPr>
          <w:rFonts w:cs="Times New Roman"/>
          <w:lang w:val="en-GB"/>
        </w:rPr>
        <w:t>spatial distribution</w:t>
      </w:r>
      <w:r w:rsidRPr="007762BF">
        <w:rPr>
          <w:rFonts w:cs="Times New Roman"/>
          <w:lang w:val="en-GB"/>
        </w:rPr>
        <w:t xml:space="preserve">. An integrated modelling framework associating global and high-resolution chemistry-transport models with shared protocols is missing to allow a systematic assessment of future changes on air quality at this scale. </w:t>
      </w:r>
    </w:p>
    <w:p w14:paraId="2F9D480F" w14:textId="77777777" w:rsidR="009D5F97" w:rsidRPr="007762BF" w:rsidRDefault="009D5F97" w:rsidP="00D5630D">
      <w:pPr>
        <w:pStyle w:val="AR6BodyText"/>
        <w:rPr>
          <w:rFonts w:cs="Times New Roman"/>
          <w:lang w:val="en-GB"/>
        </w:rPr>
      </w:pPr>
    </w:p>
    <w:p w14:paraId="3FE235D3" w14:textId="4C6BDC5B" w:rsidR="009D5F97" w:rsidRPr="007762BF" w:rsidRDefault="009D5F97" w:rsidP="00D5630D">
      <w:pPr>
        <w:pStyle w:val="AR6BodyText"/>
        <w:rPr>
          <w:rFonts w:cs="Times New Roman"/>
          <w:lang w:val="en-GB"/>
        </w:rPr>
      </w:pPr>
      <w:r w:rsidRPr="007762BF">
        <w:rPr>
          <w:lang w:val="en-US"/>
        </w:rPr>
        <w:t>In parallel, opportunities of progress may emerge from big</w:t>
      </w:r>
      <w:ins w:id="6188" w:author="Lucy Cowie" w:date="2021-07-28T21:25:00Z">
        <w:r w:rsidR="000B59FC">
          <w:rPr>
            <w:lang w:val="en-US"/>
          </w:rPr>
          <w:t>-</w:t>
        </w:r>
      </w:ins>
      <w:del w:id="6189" w:author="Lucy Cowie" w:date="2021-07-28T21:25:00Z">
        <w:r w:rsidRPr="007762BF" w:rsidDel="000B59FC">
          <w:rPr>
            <w:lang w:val="en-US"/>
          </w:rPr>
          <w:delText xml:space="preserve"> </w:delText>
        </w:r>
      </w:del>
      <w:r w:rsidRPr="007762BF">
        <w:rPr>
          <w:lang w:val="en-US"/>
        </w:rPr>
        <w:t xml:space="preserve">data acquisition. Big data </w:t>
      </w:r>
      <w:r w:rsidRPr="00C40A2E">
        <w:rPr>
          <w:lang w:val="en-US"/>
        </w:rPr>
        <w:t>and their</w:t>
      </w:r>
      <w:r w:rsidRPr="007762BF">
        <w:rPr>
          <w:lang w:val="en-US"/>
        </w:rPr>
        <w:t xml:space="preserve"> mining can inform practices related to emissions or can document </w:t>
      </w:r>
      <w:r>
        <w:rPr>
          <w:lang w:val="en-US"/>
        </w:rPr>
        <w:t>pollution levels</w:t>
      </w:r>
      <w:r w:rsidRPr="007762BF">
        <w:rPr>
          <w:lang w:val="en-US"/>
        </w:rPr>
        <w:t xml:space="preserve"> if associated with massive deployment of low</w:t>
      </w:r>
      <w:ins w:id="6190" w:author="Lucy Cowie" w:date="2021-07-28T21:26:00Z">
        <w:r w:rsidR="00455720">
          <w:rPr>
            <w:lang w:val="en-US"/>
          </w:rPr>
          <w:t>-</w:t>
        </w:r>
      </w:ins>
      <w:del w:id="6191" w:author="Lucy Cowie" w:date="2021-07-28T21:26:00Z">
        <w:r w:rsidRPr="007762BF" w:rsidDel="00455720">
          <w:rPr>
            <w:lang w:val="en-US"/>
          </w:rPr>
          <w:delText xml:space="preserve"> </w:delText>
        </w:r>
      </w:del>
      <w:r w:rsidRPr="007762BF">
        <w:rPr>
          <w:lang w:val="en-US"/>
        </w:rPr>
        <w:t xml:space="preserve">cost sensors through citizen science. </w:t>
      </w:r>
      <w:r w:rsidRPr="00F331EF">
        <w:rPr>
          <w:lang w:val="en-US"/>
        </w:rPr>
        <w:t xml:space="preserve">New generation satellite data will </w:t>
      </w:r>
      <w:del w:id="6192" w:author="Lucy Cowie" w:date="2021-07-28T21:26:00Z">
        <w:r w:rsidRPr="00F331EF" w:rsidDel="004428BB">
          <w:rPr>
            <w:lang w:val="en-US"/>
          </w:rPr>
          <w:delText>as well</w:delText>
        </w:r>
      </w:del>
      <w:ins w:id="6193" w:author="Lucy Cowie" w:date="2021-07-28T21:26:00Z">
        <w:r w:rsidR="004428BB">
          <w:rPr>
            <w:lang w:val="en-US"/>
          </w:rPr>
          <w:t>also</w:t>
        </w:r>
      </w:ins>
      <w:r w:rsidRPr="00C40A2E">
        <w:rPr>
          <w:lang w:val="en-US"/>
        </w:rPr>
        <w:t xml:space="preserve"> give access to sub-k</w:t>
      </w:r>
      <w:ins w:id="6194" w:author="Lucy Cowie" w:date="2021-07-28T21:26:00Z">
        <w:r w:rsidR="004428BB">
          <w:rPr>
            <w:lang w:val="en-US"/>
          </w:rPr>
          <w:t>ilo</w:t>
        </w:r>
      </w:ins>
      <w:r w:rsidRPr="00C40A2E">
        <w:rPr>
          <w:lang w:val="en-US"/>
        </w:rPr>
        <w:t>m</w:t>
      </w:r>
      <w:ins w:id="6195" w:author="Lucy Cowie" w:date="2021-07-28T21:26:00Z">
        <w:r w:rsidR="004428BB">
          <w:rPr>
            <w:lang w:val="en-US"/>
          </w:rPr>
          <w:t>etre-</w:t>
        </w:r>
      </w:ins>
      <w:del w:id="6196" w:author="Lucy Cowie" w:date="2021-07-28T21:26:00Z">
        <w:r w:rsidRPr="00C40A2E" w:rsidDel="004428BB">
          <w:rPr>
            <w:lang w:val="en-US"/>
          </w:rPr>
          <w:delText xml:space="preserve"> </w:delText>
        </w:r>
      </w:del>
      <w:r w:rsidRPr="00C40A2E">
        <w:rPr>
          <w:lang w:val="en-US"/>
        </w:rPr>
        <w:t>scale air pollution observations.</w:t>
      </w:r>
    </w:p>
    <w:p w14:paraId="6437B957" w14:textId="77777777" w:rsidR="009D5F97" w:rsidRPr="007762BF" w:rsidRDefault="009D5F97" w:rsidP="00D5630D">
      <w:pPr>
        <w:pStyle w:val="AR6BodyText"/>
        <w:rPr>
          <w:rStyle w:val="Accentuation"/>
          <w:i w:val="0"/>
          <w:lang w:val="en-GB"/>
        </w:rPr>
      </w:pPr>
    </w:p>
    <w:p w14:paraId="48CE28B4" w14:textId="3ECA341D" w:rsidR="009D5F97" w:rsidRPr="007762BF" w:rsidRDefault="009D5F97" w:rsidP="00D5630D">
      <w:pPr>
        <w:pStyle w:val="AR6BodyText"/>
        <w:rPr>
          <w:rFonts w:cs="Times New Roman"/>
          <w:lang w:val="en-GB"/>
        </w:rPr>
      </w:pPr>
      <w:r w:rsidRPr="007762BF">
        <w:rPr>
          <w:rFonts w:cs="Times New Roman"/>
          <w:color w:val="000000"/>
          <w:shd w:val="clear" w:color="auto" w:fill="FFFFFF"/>
          <w:lang w:val="en-US"/>
        </w:rPr>
        <w:t xml:space="preserve">A systematic emission </w:t>
      </w:r>
      <w:r w:rsidRPr="00B823A6">
        <w:rPr>
          <w:rFonts w:cs="Times New Roman"/>
          <w:color w:val="000000"/>
          <w:shd w:val="clear" w:color="auto" w:fill="FFFFFF"/>
          <w:lang w:val="en-US"/>
        </w:rPr>
        <w:t>modeling</w:t>
      </w:r>
      <w:r w:rsidRPr="007762BF">
        <w:rPr>
          <w:rFonts w:cs="Times New Roman"/>
          <w:color w:val="000000"/>
          <w:shd w:val="clear" w:color="auto" w:fill="FFFFFF"/>
          <w:lang w:val="en-US"/>
        </w:rPr>
        <w:t xml:space="preserve"> framework is needed </w:t>
      </w:r>
      <w:r w:rsidRPr="007762BF">
        <w:rPr>
          <w:rFonts w:cs="Times New Roman"/>
          <w:lang w:val="en-GB"/>
        </w:rPr>
        <w:t>to assess the LLGHG emission changes associated with SLCF</w:t>
      </w:r>
      <w:del w:id="6197" w:author="Lucy Cowie" w:date="2021-07-28T21:27:00Z">
        <w:r w:rsidRPr="007762BF" w:rsidDel="002B3204">
          <w:rPr>
            <w:rFonts w:cs="Times New Roman"/>
            <w:lang w:val="en-GB"/>
          </w:rPr>
          <w:delText>s</w:delText>
        </w:r>
      </w:del>
      <w:r w:rsidRPr="007762BF">
        <w:rPr>
          <w:rFonts w:cs="Times New Roman"/>
          <w:lang w:val="en-GB"/>
        </w:rPr>
        <w:t xml:space="preserve"> reductions induced by air pollution control in the SSP framework. The SLCF</w:t>
      </w:r>
      <w:ins w:id="6198" w:author="Lucy Cowie" w:date="2021-07-28T21:27:00Z">
        <w:r w:rsidR="001E1B28">
          <w:rPr>
            <w:rFonts w:cs="Times New Roman"/>
            <w:lang w:val="en-GB"/>
          </w:rPr>
          <w:t>-</w:t>
        </w:r>
      </w:ins>
      <w:del w:id="6199" w:author="Lucy Cowie" w:date="2021-07-28T21:27:00Z">
        <w:r w:rsidRPr="007762BF" w:rsidDel="001E1B28">
          <w:rPr>
            <w:rFonts w:cs="Times New Roman"/>
            <w:lang w:val="en-GB"/>
          </w:rPr>
          <w:delText xml:space="preserve"> </w:delText>
        </w:r>
      </w:del>
      <w:r w:rsidRPr="007762BF">
        <w:rPr>
          <w:rFonts w:cs="Times New Roman"/>
          <w:lang w:val="en-GB"/>
        </w:rPr>
        <w:t>mediated effects of large-scale technology deployment to allow climate mitigation</w:t>
      </w:r>
      <w:r>
        <w:rPr>
          <w:rFonts w:cs="Times New Roman"/>
          <w:lang w:val="en-GB"/>
        </w:rPr>
        <w:t>,</w:t>
      </w:r>
      <w:r w:rsidRPr="007762BF">
        <w:rPr>
          <w:rFonts w:cs="Times New Roman"/>
          <w:lang w:val="en-GB"/>
        </w:rPr>
        <w:t xml:space="preserve"> such as hydrogen energy production, carbon capture and storage though amine filters</w:t>
      </w:r>
      <w:ins w:id="6200" w:author="Lucy Cowie" w:date="2021-07-28T21:27:00Z">
        <w:r w:rsidR="00292BFA">
          <w:rPr>
            <w:rFonts w:cs="Times New Roman"/>
            <w:lang w:val="en-GB"/>
          </w:rPr>
          <w:t>,</w:t>
        </w:r>
      </w:ins>
      <w:r w:rsidRPr="007762BF">
        <w:rPr>
          <w:rFonts w:cs="Times New Roman"/>
          <w:lang w:val="en-GB"/>
        </w:rPr>
        <w:t xml:space="preserve"> or changes in agricultural practices to limit GHG emissions and/or produce bioenergy are also not considered in the </w:t>
      </w:r>
      <w:r>
        <w:rPr>
          <w:rFonts w:cs="Times New Roman"/>
          <w:lang w:val="en-GB"/>
        </w:rPr>
        <w:t>emission scenarios</w:t>
      </w:r>
      <w:r w:rsidRPr="007762BF">
        <w:rPr>
          <w:rFonts w:cs="Times New Roman"/>
          <w:lang w:val="en-GB"/>
        </w:rPr>
        <w:t xml:space="preserve">. </w:t>
      </w:r>
      <w:r>
        <w:rPr>
          <w:rFonts w:cs="Times New Roman"/>
          <w:lang w:val="en-GB"/>
        </w:rPr>
        <w:t xml:space="preserve"> </w:t>
      </w:r>
    </w:p>
    <w:p w14:paraId="27FC6306" w14:textId="77777777" w:rsidR="009D5F97" w:rsidRPr="007762BF" w:rsidDel="00292BFA" w:rsidRDefault="009D5F97" w:rsidP="00D5630D">
      <w:pPr>
        <w:pStyle w:val="AR6BodyText"/>
        <w:rPr>
          <w:del w:id="6201" w:author="Lucy Cowie" w:date="2021-07-28T21:27:00Z"/>
          <w:rFonts w:cs="Times New Roman"/>
          <w:lang w:val="en-GB"/>
        </w:rPr>
      </w:pPr>
    </w:p>
    <w:p w14:paraId="186FAAA9" w14:textId="77777777" w:rsidR="009D5F97" w:rsidRPr="007762BF" w:rsidRDefault="009D5F97" w:rsidP="00D5630D">
      <w:pPr>
        <w:pStyle w:val="AR6BodyText"/>
        <w:rPr>
          <w:lang w:val="en-GB"/>
        </w:rPr>
      </w:pPr>
    </w:p>
    <w:p w14:paraId="0EF2C1D5" w14:textId="79D576B5" w:rsidR="009D5F97" w:rsidRPr="00026DB4" w:rsidRDefault="009D5F97" w:rsidP="00D5630D">
      <w:pPr>
        <w:pStyle w:val="AR6BodyText"/>
        <w:rPr>
          <w:lang w:val="en-US"/>
        </w:rPr>
      </w:pPr>
      <w:r w:rsidRPr="007762BF">
        <w:rPr>
          <w:lang w:val="en-US"/>
        </w:rPr>
        <w:t>Since AR5, the complexity of ESMs has increased to include many chemical and biogeochemical processes</w:t>
      </w:r>
      <w:r>
        <w:rPr>
          <w:lang w:val="en-US"/>
        </w:rPr>
        <w:t xml:space="preserve">. These </w:t>
      </w:r>
      <w:commentRangeStart w:id="6202"/>
      <w:r>
        <w:rPr>
          <w:lang w:val="en-US"/>
        </w:rPr>
        <w:t>lasts</w:t>
      </w:r>
      <w:commentRangeEnd w:id="6202"/>
      <w:r w:rsidR="00253D62">
        <w:rPr>
          <w:rStyle w:val="Marquedecommentaire"/>
          <w:rFonts w:cs="Times New Roman"/>
          <w:lang w:val="en-GB" w:eastAsia="en-GB"/>
        </w:rPr>
        <w:commentReference w:id="6202"/>
      </w:r>
      <w:r>
        <w:rPr>
          <w:lang w:val="en-US"/>
        </w:rPr>
        <w:t xml:space="preserve"> are</w:t>
      </w:r>
      <w:r w:rsidRPr="007762BF">
        <w:rPr>
          <w:lang w:val="en-US"/>
        </w:rPr>
        <w:t xml:space="preserve"> necessary to quantify non-CO</w:t>
      </w:r>
      <w:r w:rsidRPr="00326917">
        <w:rPr>
          <w:vertAlign w:val="subscript"/>
          <w:lang w:val="en-US"/>
        </w:rPr>
        <w:t>2</w:t>
      </w:r>
      <w:r w:rsidRPr="007762BF">
        <w:rPr>
          <w:lang w:val="en-US"/>
        </w:rPr>
        <w:t xml:space="preserve"> biogeochemical feedbacks on the Earth </w:t>
      </w:r>
      <w:ins w:id="6203" w:author="Lucy Cowie" w:date="2021-07-28T21:28:00Z">
        <w:r w:rsidR="00603576">
          <w:rPr>
            <w:lang w:val="en-US"/>
          </w:rPr>
          <w:t>s</w:t>
        </w:r>
      </w:ins>
      <w:del w:id="6204" w:author="Lucy Cowie" w:date="2021-07-28T21:28:00Z">
        <w:r w:rsidRPr="007762BF" w:rsidDel="00603576">
          <w:rPr>
            <w:lang w:val="en-US"/>
          </w:rPr>
          <w:delText>S</w:delText>
        </w:r>
      </w:del>
      <w:r w:rsidRPr="007762BF">
        <w:rPr>
          <w:lang w:val="en-US"/>
        </w:rPr>
        <w:t>ystem resulting from climate</w:t>
      </w:r>
      <w:ins w:id="6205" w:author="Lucy Cowie" w:date="2021-07-28T21:28:00Z">
        <w:r w:rsidR="00603576">
          <w:rPr>
            <w:lang w:val="en-US"/>
          </w:rPr>
          <w:t>-</w:t>
        </w:r>
      </w:ins>
      <w:del w:id="6206" w:author="Lucy Cowie" w:date="2021-07-28T21:28:00Z">
        <w:r w:rsidRPr="007762BF" w:rsidDel="00603576">
          <w:rPr>
            <w:lang w:val="en-US"/>
          </w:rPr>
          <w:delText xml:space="preserve"> </w:delText>
        </w:r>
      </w:del>
      <w:r w:rsidRPr="007762BF">
        <w:rPr>
          <w:lang w:val="en-US"/>
        </w:rPr>
        <w:t xml:space="preserve">driven changes in atmospheric chemistry and SLCF emissions from natural systems and, in turn, </w:t>
      </w:r>
      <w:ins w:id="6207" w:author="Lucy Cowie" w:date="2021-07-28T21:28:00Z">
        <w:r w:rsidR="000E5CDA">
          <w:rPr>
            <w:lang w:val="en-US"/>
          </w:rPr>
          <w:t xml:space="preserve">the </w:t>
        </w:r>
      </w:ins>
      <w:r w:rsidRPr="007762BF">
        <w:rPr>
          <w:lang w:val="en-US"/>
        </w:rPr>
        <w:t>impact</w:t>
      </w:r>
      <w:del w:id="6208" w:author="Lucy Cowie" w:date="2021-07-28T21:29:00Z">
        <w:r w:rsidRPr="007762BF" w:rsidDel="000E5CDA">
          <w:rPr>
            <w:lang w:val="en-US"/>
          </w:rPr>
          <w:delText>s</w:delText>
        </w:r>
      </w:del>
      <w:r w:rsidRPr="007762BF">
        <w:rPr>
          <w:lang w:val="en-US"/>
        </w:rPr>
        <w:t xml:space="preserve"> of SLCFs on biogeochemical cycles. Enhanced understanding of the biological, chemical and physical processes based on experimental and observational work has facilitated advances in the ESMs. However, assessment of non-CO</w:t>
      </w:r>
      <w:r w:rsidRPr="007762BF">
        <w:rPr>
          <w:vertAlign w:val="subscript"/>
          <w:lang w:val="en-US"/>
        </w:rPr>
        <w:t>2</w:t>
      </w:r>
      <w:r w:rsidRPr="007762BF">
        <w:rPr>
          <w:lang w:val="en-US"/>
        </w:rPr>
        <w:t xml:space="preserve"> biogeochemical feedbacks and SLCF effects on land and aquatic ecosystem productivity still remains challenging due to the multiple complex processes involved and limitations in observational constraints to evaluate the skill of ESMs in realistically simulating the processes. Advances will come from better understanding of the processes and mechanisms, in particular at the component interfaces. The development of high</w:t>
      </w:r>
      <w:ins w:id="6209" w:author="Lucy Cowie" w:date="2021-07-28T21:29:00Z">
        <w:r w:rsidR="000E5CDA">
          <w:rPr>
            <w:lang w:val="en-US"/>
          </w:rPr>
          <w:t>-</w:t>
        </w:r>
      </w:ins>
      <w:del w:id="6210" w:author="Lucy Cowie" w:date="2021-07-28T21:29:00Z">
        <w:r w:rsidRPr="007762BF" w:rsidDel="000E5CDA">
          <w:rPr>
            <w:lang w:val="en-US"/>
          </w:rPr>
          <w:delText xml:space="preserve"> </w:delText>
        </w:r>
      </w:del>
      <w:r w:rsidRPr="007762BF">
        <w:rPr>
          <w:lang w:val="en-US"/>
        </w:rPr>
        <w:t>resolution ESMs will facilitate their evaluation against high</w:t>
      </w:r>
      <w:ins w:id="6211" w:author="Lucy Cowie" w:date="2021-07-28T21:29:00Z">
        <w:r w:rsidR="003060DB">
          <w:rPr>
            <w:lang w:val="en-US"/>
          </w:rPr>
          <w:t xml:space="preserve">- </w:t>
        </w:r>
      </w:ins>
      <w:del w:id="6212" w:author="Lucy Cowie" w:date="2021-07-28T21:29:00Z">
        <w:r w:rsidRPr="007762BF" w:rsidDel="003060DB">
          <w:rPr>
            <w:lang w:val="en-US"/>
          </w:rPr>
          <w:delText xml:space="preserve"> </w:delText>
        </w:r>
      </w:del>
      <w:r w:rsidRPr="007762BF">
        <w:rPr>
          <w:lang w:val="en-US"/>
        </w:rPr>
        <w:t>resolution observation</w:t>
      </w:r>
      <w:r>
        <w:rPr>
          <w:lang w:val="en-US"/>
        </w:rPr>
        <w:t>s.</w:t>
      </w:r>
      <w:r w:rsidRPr="007762BF">
        <w:rPr>
          <w:lang w:val="en-US"/>
        </w:rPr>
        <w:t xml:space="preserve">  </w:t>
      </w:r>
    </w:p>
    <w:p w14:paraId="3E974DA1" w14:textId="4ED14781" w:rsidR="003060DB" w:rsidRDefault="003060DB" w:rsidP="00FA3CE1">
      <w:pPr>
        <w:pStyle w:val="AR6BodyTextBold"/>
        <w:rPr>
          <w:ins w:id="6213" w:author="Lucy Cowie" w:date="2021-07-28T21:31:00Z"/>
        </w:rPr>
      </w:pPr>
      <w:bookmarkStart w:id="6214" w:name="_Toc70498225"/>
    </w:p>
    <w:p w14:paraId="352FA82E" w14:textId="77777777" w:rsidR="003060DB" w:rsidRPr="00E55D9F" w:rsidRDefault="003060DB">
      <w:pPr>
        <w:pStyle w:val="AR6BodyText"/>
        <w:rPr>
          <w:ins w:id="6215" w:author="Lucy Cowie" w:date="2021-07-28T21:30:00Z"/>
        </w:rPr>
        <w:pPrChange w:id="6216" w:author="Lucy Cowie" w:date="2021-07-28T21:31:00Z">
          <w:pPr>
            <w:pStyle w:val="AR6BodyTextBold"/>
          </w:pPr>
        </w:pPrChange>
      </w:pPr>
    </w:p>
    <w:p w14:paraId="39076318" w14:textId="7AEBEF20" w:rsidR="009D5F97" w:rsidRDefault="00FA3CE1" w:rsidP="00FA3CE1">
      <w:pPr>
        <w:pStyle w:val="AR6BodyTextBold"/>
        <w:rPr>
          <w:ins w:id="6217" w:author="Lucy Cowie" w:date="2021-07-28T21:33:00Z"/>
        </w:rPr>
      </w:pPr>
      <w:r>
        <w:t>Frequently Asked Questions</w:t>
      </w:r>
      <w:bookmarkEnd w:id="6214"/>
    </w:p>
    <w:p w14:paraId="484188A6" w14:textId="47243B38" w:rsidR="003060DB" w:rsidRDefault="003060DB" w:rsidP="003060DB">
      <w:pPr>
        <w:pStyle w:val="AR6BodyText"/>
        <w:rPr>
          <w:ins w:id="6218" w:author="Lucy Cowie" w:date="2021-07-28T21:33:00Z"/>
          <w:lang w:val="en-US"/>
        </w:rPr>
      </w:pPr>
    </w:p>
    <w:p w14:paraId="54009BB9" w14:textId="541A3B81" w:rsidR="003060DB" w:rsidRPr="00E55D9F" w:rsidRDefault="003060DB">
      <w:pPr>
        <w:pStyle w:val="AR6BodyText"/>
        <w:rPr>
          <w:bCs/>
        </w:rPr>
        <w:pPrChange w:id="6219" w:author="Lucy Cowie" w:date="2021-07-28T21:33:00Z">
          <w:pPr>
            <w:pStyle w:val="AR6BodyTextBold"/>
          </w:pPr>
        </w:pPrChange>
      </w:pPr>
      <w:ins w:id="6220" w:author="Lucy Cowie" w:date="2021-07-28T21:33:00Z">
        <w:r w:rsidRPr="00804BE3">
          <w:rPr>
            <w:b/>
            <w:bCs/>
            <w:lang w:val="en-US"/>
          </w:rPr>
          <w:t>[START FAQ 6.1 HERE</w:t>
        </w:r>
        <w:r w:rsidR="00980C50">
          <w:rPr>
            <w:b/>
            <w:bCs/>
            <w:lang w:val="en-US"/>
          </w:rPr>
          <w:t>]</w:t>
        </w:r>
      </w:ins>
    </w:p>
    <w:p w14:paraId="2643F033" w14:textId="77777777" w:rsidR="00FA3CE1" w:rsidRPr="00C06902" w:rsidRDefault="00FA3CE1">
      <w:pPr>
        <w:pStyle w:val="AR6BodyText"/>
        <w:rPr>
          <w:lang w:val="en-US"/>
        </w:rPr>
      </w:pPr>
    </w:p>
    <w:p w14:paraId="61FC6C69" w14:textId="79CC2B5E" w:rsidR="0062042F" w:rsidRPr="00DE3637" w:rsidRDefault="0062042F" w:rsidP="00D5630D">
      <w:pPr>
        <w:pStyle w:val="AR6Chap6FAQ"/>
      </w:pPr>
      <w:bookmarkStart w:id="6221" w:name="_Toc70498226"/>
      <w:r w:rsidRPr="00DE3637">
        <w:t xml:space="preserve">What are </w:t>
      </w:r>
      <w:ins w:id="6222" w:author="Lucy Cowie" w:date="2021-07-28T21:33:00Z">
        <w:r w:rsidR="00A114FD">
          <w:t>S</w:t>
        </w:r>
      </w:ins>
      <w:del w:id="6223" w:author="Lucy Cowie" w:date="2021-07-28T21:33:00Z">
        <w:r w:rsidRPr="00DE3637" w:rsidDel="00A114FD">
          <w:delText>s</w:delText>
        </w:r>
      </w:del>
      <w:r w:rsidRPr="00DE3637">
        <w:t xml:space="preserve">hort-lived </w:t>
      </w:r>
      <w:ins w:id="6224" w:author="Lucy Cowie" w:date="2021-07-28T21:33:00Z">
        <w:r w:rsidR="00A114FD">
          <w:t>C</w:t>
        </w:r>
      </w:ins>
      <w:del w:id="6225" w:author="Lucy Cowie" w:date="2021-07-28T21:33:00Z">
        <w:r w:rsidRPr="00DE3637" w:rsidDel="00A114FD">
          <w:delText>c</w:delText>
        </w:r>
      </w:del>
      <w:r w:rsidRPr="00DE3637">
        <w:t xml:space="preserve">limate </w:t>
      </w:r>
      <w:ins w:id="6226" w:author="Lucy Cowie" w:date="2021-07-28T21:33:00Z">
        <w:r w:rsidR="00A114FD">
          <w:t>F</w:t>
        </w:r>
      </w:ins>
      <w:del w:id="6227" w:author="Lucy Cowie" w:date="2021-07-28T21:33:00Z">
        <w:r w:rsidRPr="00DE3637" w:rsidDel="00A114FD">
          <w:delText>f</w:delText>
        </w:r>
      </w:del>
      <w:r w:rsidRPr="00DE3637">
        <w:t xml:space="preserve">orcers and </w:t>
      </w:r>
      <w:ins w:id="6228" w:author="Lucy Cowie" w:date="2021-07-28T21:33:00Z">
        <w:r w:rsidR="00A114FD">
          <w:t>H</w:t>
        </w:r>
      </w:ins>
      <w:del w:id="6229" w:author="Lucy Cowie" w:date="2021-07-28T21:33:00Z">
        <w:r w:rsidRPr="000E7B7A" w:rsidDel="00A114FD">
          <w:delText>h</w:delText>
        </w:r>
      </w:del>
      <w:r w:rsidRPr="000E7B7A">
        <w:t xml:space="preserve">ow </w:t>
      </w:r>
      <w:ins w:id="6230" w:author="Lucy Cowie" w:date="2021-07-28T21:33:00Z">
        <w:r w:rsidR="00A114FD">
          <w:t>D</w:t>
        </w:r>
      </w:ins>
      <w:del w:id="6231" w:author="Lucy Cowie" w:date="2021-07-28T21:33:00Z">
        <w:r w:rsidRPr="000E7B7A" w:rsidDel="00A114FD">
          <w:delText>d</w:delText>
        </w:r>
      </w:del>
      <w:r w:rsidRPr="000E7B7A">
        <w:t xml:space="preserve">o </w:t>
      </w:r>
      <w:ins w:id="6232" w:author="Lucy Cowie" w:date="2021-07-28T21:33:00Z">
        <w:r w:rsidR="00A114FD">
          <w:t>T</w:t>
        </w:r>
      </w:ins>
      <w:del w:id="6233" w:author="Lucy Cowie" w:date="2021-07-28T21:33:00Z">
        <w:r w:rsidRPr="000E7B7A" w:rsidDel="00A114FD">
          <w:delText>t</w:delText>
        </w:r>
      </w:del>
      <w:r w:rsidRPr="000E7B7A">
        <w:t xml:space="preserve">hey </w:t>
      </w:r>
      <w:ins w:id="6234" w:author="Lucy Cowie" w:date="2021-07-28T21:33:00Z">
        <w:r w:rsidR="00A114FD">
          <w:t>A</w:t>
        </w:r>
      </w:ins>
      <w:del w:id="6235" w:author="Lucy Cowie" w:date="2021-07-28T21:33:00Z">
        <w:r w:rsidRPr="000E7B7A" w:rsidDel="00A114FD">
          <w:delText>a</w:delText>
        </w:r>
      </w:del>
      <w:r w:rsidRPr="000E7B7A">
        <w:t xml:space="preserve">ffect the </w:t>
      </w:r>
      <w:ins w:id="6236" w:author="Lucy Cowie" w:date="2021-07-28T21:33:00Z">
        <w:r w:rsidR="00A114FD">
          <w:t>C</w:t>
        </w:r>
      </w:ins>
      <w:del w:id="6237" w:author="Lucy Cowie" w:date="2021-07-28T21:33:00Z">
        <w:r w:rsidRPr="000E7B7A" w:rsidDel="00A114FD">
          <w:delText>c</w:delText>
        </w:r>
      </w:del>
      <w:r w:rsidRPr="000E7B7A">
        <w:t>limate</w:t>
      </w:r>
      <w:r w:rsidRPr="00DE3637">
        <w:t>?</w:t>
      </w:r>
      <w:bookmarkEnd w:id="6221"/>
    </w:p>
    <w:p w14:paraId="2BD7EF6F" w14:textId="77777777" w:rsidR="0062042F" w:rsidRPr="008F5B58" w:rsidRDefault="0062042F" w:rsidP="00D5630D">
      <w:pPr>
        <w:pStyle w:val="AR6BodyText"/>
        <w:rPr>
          <w:lang w:val="en-GB"/>
        </w:rPr>
      </w:pPr>
    </w:p>
    <w:p w14:paraId="796C06C3" w14:textId="63C7CE2F" w:rsidR="0062042F" w:rsidRPr="00615DED" w:rsidRDefault="0062042F" w:rsidP="00D5630D">
      <w:pPr>
        <w:pStyle w:val="AR6BodyText"/>
        <w:rPr>
          <w:rFonts w:cs="Times New Roman"/>
          <w:i/>
          <w:lang w:val="en-GB"/>
        </w:rPr>
      </w:pPr>
      <w:r w:rsidRPr="000E7B7A">
        <w:rPr>
          <w:rFonts w:cs="Times New Roman"/>
          <w:i/>
          <w:lang w:val="en-US"/>
        </w:rPr>
        <w:t xml:space="preserve">Short-lived climate forcers (SLCFs) are compounds such as methane and sulphate aerosols that warm or </w:t>
      </w:r>
      <w:r w:rsidRPr="000E7B7A">
        <w:rPr>
          <w:rFonts w:cs="Times New Roman"/>
          <w:i/>
          <w:lang w:val="en-US"/>
        </w:rPr>
        <w:lastRenderedPageBreak/>
        <w:t>cool the Earth’s climate over shorter time scales</w:t>
      </w:r>
      <w:r>
        <w:rPr>
          <w:rFonts w:cs="Times New Roman"/>
          <w:i/>
          <w:lang w:val="en-US"/>
        </w:rPr>
        <w:t xml:space="preserve"> – </w:t>
      </w:r>
      <w:r w:rsidRPr="000E7B7A">
        <w:rPr>
          <w:rFonts w:cs="Times New Roman"/>
          <w:i/>
          <w:lang w:val="en-US"/>
        </w:rPr>
        <w:t>from days to years</w:t>
      </w:r>
      <w:r>
        <w:rPr>
          <w:rFonts w:cs="Times New Roman"/>
          <w:i/>
          <w:lang w:val="en-US"/>
        </w:rPr>
        <w:t xml:space="preserve"> – </w:t>
      </w:r>
      <w:r w:rsidRPr="000E7B7A">
        <w:rPr>
          <w:rFonts w:cs="Times New Roman"/>
          <w:i/>
          <w:lang w:val="en-US"/>
        </w:rPr>
        <w:t>than greenhouse gases like carbon dioxide, whose climatic effect lasts for decades</w:t>
      </w:r>
      <w:r w:rsidR="00615DED">
        <w:rPr>
          <w:rFonts w:cs="Times New Roman"/>
          <w:i/>
          <w:lang w:val="en-US"/>
        </w:rPr>
        <w:t>, centuries</w:t>
      </w:r>
      <w:r w:rsidRPr="000E7B7A">
        <w:rPr>
          <w:rFonts w:cs="Times New Roman"/>
          <w:i/>
          <w:lang w:val="en-US"/>
        </w:rPr>
        <w:t xml:space="preserve"> or more.</w:t>
      </w:r>
      <w:r>
        <w:rPr>
          <w:rFonts w:cs="Times New Roman"/>
          <w:i/>
          <w:lang w:val="en-US"/>
        </w:rPr>
        <w:t xml:space="preserve"> </w:t>
      </w:r>
      <w:r w:rsidRPr="008F3490">
        <w:rPr>
          <w:rFonts w:cs="Times New Roman"/>
          <w:i/>
          <w:lang w:val="en-US"/>
        </w:rPr>
        <w:t>Because SLCFs do not remain in the atmosphere for very long, their effects o</w:t>
      </w:r>
      <w:r>
        <w:rPr>
          <w:rFonts w:cs="Times New Roman"/>
          <w:i/>
          <w:lang w:val="en-US"/>
        </w:rPr>
        <w:t xml:space="preserve">n the </w:t>
      </w:r>
      <w:r w:rsidRPr="008F3490">
        <w:rPr>
          <w:rFonts w:cs="Times New Roman"/>
          <w:i/>
          <w:lang w:val="en-US"/>
        </w:rPr>
        <w:t xml:space="preserve">climate </w:t>
      </w:r>
      <w:r>
        <w:rPr>
          <w:rFonts w:cs="Times New Roman"/>
          <w:i/>
          <w:lang w:val="en-US"/>
        </w:rPr>
        <w:t>are different from one region to another</w:t>
      </w:r>
      <w:r w:rsidRPr="008F3490">
        <w:rPr>
          <w:rFonts w:cs="Times New Roman"/>
          <w:i/>
          <w:lang w:val="en-US"/>
        </w:rPr>
        <w:t xml:space="preserve"> and can change rapidly in response to changes in SLCF emissions</w:t>
      </w:r>
      <w:r w:rsidRPr="000E7B7A">
        <w:rPr>
          <w:rFonts w:cs="Times New Roman"/>
          <w:i/>
          <w:lang w:val="en-US"/>
        </w:rPr>
        <w:t>. As</w:t>
      </w:r>
      <w:r w:rsidR="00615DED">
        <w:rPr>
          <w:rFonts w:cs="Times New Roman"/>
          <w:i/>
          <w:lang w:val="en-US"/>
        </w:rPr>
        <w:t xml:space="preserve"> some</w:t>
      </w:r>
      <w:r w:rsidRPr="000E7B7A">
        <w:rPr>
          <w:rFonts w:cs="Times New Roman"/>
          <w:i/>
          <w:lang w:val="en-US"/>
        </w:rPr>
        <w:t xml:space="preserve"> SLCFs also negatively affect air quality</w:t>
      </w:r>
      <w:r>
        <w:rPr>
          <w:rFonts w:cs="Times New Roman"/>
          <w:i/>
          <w:lang w:val="en-GB"/>
        </w:rPr>
        <w:t>,</w:t>
      </w:r>
      <w:r w:rsidRPr="000E7B7A">
        <w:rPr>
          <w:rFonts w:cs="Times New Roman"/>
          <w:i/>
          <w:lang w:val="en-US"/>
        </w:rPr>
        <w:t xml:space="preserve"> measures</w:t>
      </w:r>
      <w:r w:rsidRPr="00894D1F">
        <w:rPr>
          <w:rFonts w:cs="Times New Roman"/>
          <w:i/>
          <w:lang w:val="en-GB"/>
        </w:rPr>
        <w:t xml:space="preserve"> to improve air </w:t>
      </w:r>
      <w:r w:rsidRPr="00656193">
        <w:rPr>
          <w:rFonts w:cs="Times New Roman"/>
          <w:i/>
          <w:lang w:val="en-US"/>
        </w:rPr>
        <w:t xml:space="preserve">quality have resulted in sharp reductions in emissions and concentrations of </w:t>
      </w:r>
      <w:r w:rsidR="00615DED">
        <w:rPr>
          <w:rFonts w:cs="Times New Roman"/>
          <w:i/>
          <w:lang w:val="en-US"/>
        </w:rPr>
        <w:t>those</w:t>
      </w:r>
      <w:r w:rsidRPr="00656193">
        <w:rPr>
          <w:rFonts w:cs="Times New Roman"/>
          <w:i/>
          <w:lang w:val="en-US"/>
        </w:rPr>
        <w:t xml:space="preserve"> SLCFs in many regions over the</w:t>
      </w:r>
      <w:r>
        <w:rPr>
          <w:rFonts w:cs="Times New Roman"/>
          <w:i/>
          <w:lang w:val="en-US"/>
        </w:rPr>
        <w:t xml:space="preserve"> few</w:t>
      </w:r>
      <w:r w:rsidRPr="00656193">
        <w:rPr>
          <w:rFonts w:cs="Times New Roman"/>
          <w:i/>
          <w:lang w:val="en-US"/>
        </w:rPr>
        <w:t xml:space="preserve"> last </w:t>
      </w:r>
      <w:r w:rsidRPr="00D91815">
        <w:rPr>
          <w:rFonts w:cs="Times New Roman"/>
          <w:i/>
          <w:lang w:val="en-US"/>
        </w:rPr>
        <w:t>decades</w:t>
      </w:r>
      <w:r w:rsidRPr="00BC12BA">
        <w:rPr>
          <w:rFonts w:cs="Times New Roman"/>
          <w:i/>
          <w:lang w:val="en-GB"/>
        </w:rPr>
        <w:t>.</w:t>
      </w:r>
    </w:p>
    <w:p w14:paraId="404C5536" w14:textId="77777777" w:rsidR="0062042F" w:rsidRDefault="0062042F" w:rsidP="00D5630D">
      <w:pPr>
        <w:pStyle w:val="AR6BodyText"/>
        <w:rPr>
          <w:rFonts w:cs="Times New Roman"/>
          <w:lang w:val="en-GB"/>
        </w:rPr>
      </w:pPr>
    </w:p>
    <w:p w14:paraId="4B6DC186" w14:textId="77777777" w:rsidR="0062042F" w:rsidRDefault="0062042F" w:rsidP="00D5630D">
      <w:pPr>
        <w:pStyle w:val="AR6BodyText"/>
        <w:rPr>
          <w:rFonts w:cs="Times New Roman"/>
          <w:lang w:val="en-GB"/>
        </w:rPr>
      </w:pPr>
      <w:r w:rsidRPr="001302E4">
        <w:rPr>
          <w:rFonts w:cs="Times New Roman"/>
          <w:lang w:val="en-GB"/>
        </w:rPr>
        <w:t xml:space="preserve">The SLCFs include gases as well as tiny particles called </w:t>
      </w:r>
      <w:r w:rsidRPr="001302E4">
        <w:rPr>
          <w:rFonts w:cs="Times New Roman"/>
          <w:i/>
          <w:lang w:val="en-GB"/>
        </w:rPr>
        <w:t>aerosols</w:t>
      </w:r>
      <w:r w:rsidRPr="001302E4">
        <w:rPr>
          <w:rFonts w:cs="Times New Roman"/>
          <w:iCs/>
          <w:lang w:val="en-GB"/>
        </w:rPr>
        <w:t>,</w:t>
      </w:r>
      <w:r w:rsidRPr="001302E4">
        <w:rPr>
          <w:rFonts w:cs="Times New Roman"/>
          <w:i/>
          <w:lang w:val="en-GB"/>
        </w:rPr>
        <w:t xml:space="preserve"> </w:t>
      </w:r>
      <w:r w:rsidRPr="001302E4">
        <w:rPr>
          <w:rFonts w:cs="Times New Roman"/>
          <w:lang w:val="en-GB"/>
        </w:rPr>
        <w:t>and they can have a warming or cooling effect on the climate (FAQ 6.1, Figure 1). Warming SLCFs are either greenhouse gases (e.g., ozone or methane) or particles like black carbon (also known as soot)</w:t>
      </w:r>
      <w:r>
        <w:rPr>
          <w:rFonts w:cs="Times New Roman"/>
          <w:lang w:val="en-GB"/>
        </w:rPr>
        <w:t xml:space="preserve">, which </w:t>
      </w:r>
      <w:r w:rsidRPr="001302E4">
        <w:rPr>
          <w:rFonts w:cs="Times New Roman"/>
          <w:lang w:val="en-GB"/>
        </w:rPr>
        <w:t xml:space="preserve">warm the climate by absorbing energy and are sometimes referred to as </w:t>
      </w:r>
      <w:r w:rsidRPr="001302E4">
        <w:rPr>
          <w:rFonts w:cs="Times New Roman"/>
          <w:i/>
          <w:lang w:val="en-GB"/>
        </w:rPr>
        <w:t>short-lived climate pollutants.</w:t>
      </w:r>
      <w:r w:rsidRPr="001302E4">
        <w:rPr>
          <w:rFonts w:cs="Times New Roman"/>
          <w:lang w:val="en-GB"/>
        </w:rPr>
        <w:t xml:space="preserve"> Cooling SLCFs, on the other hand, are mostly made of aerosol particles (e.g., sulphates, nitrates and organic aerosols) that cool down the climate by reflecting away more incoming sunlight. </w:t>
      </w:r>
    </w:p>
    <w:p w14:paraId="4CA60167" w14:textId="77777777" w:rsidR="0062042F" w:rsidRDefault="0062042F" w:rsidP="00D5630D">
      <w:pPr>
        <w:pStyle w:val="AR6BodyText"/>
        <w:rPr>
          <w:rFonts w:cs="Times New Roman"/>
          <w:lang w:val="en-GB"/>
        </w:rPr>
      </w:pPr>
    </w:p>
    <w:p w14:paraId="1790B073" w14:textId="77777777" w:rsidR="0062042F" w:rsidRDefault="0062042F" w:rsidP="00D5630D">
      <w:pPr>
        <w:pStyle w:val="AR6BodyText"/>
        <w:rPr>
          <w:rFonts w:cs="Times New Roman"/>
          <w:lang w:val="en-GB"/>
        </w:rPr>
      </w:pPr>
      <w:r w:rsidRPr="00487852">
        <w:rPr>
          <w:lang w:val="en-US"/>
        </w:rPr>
        <w:t>Some SLCFs do not directly affect the climate but produce climate-active compounds and are referred to as precursors.</w:t>
      </w:r>
      <w:r>
        <w:rPr>
          <w:rFonts w:cs="Times New Roman"/>
          <w:lang w:val="en-GB"/>
        </w:rPr>
        <w:t xml:space="preserve"> </w:t>
      </w:r>
      <w:r w:rsidRPr="00894D1F">
        <w:rPr>
          <w:rFonts w:cs="Times New Roman"/>
          <w:lang w:val="en-GB"/>
        </w:rPr>
        <w:t>SLCFs</w:t>
      </w:r>
      <w:r>
        <w:rPr>
          <w:rFonts w:cs="Times New Roman"/>
          <w:lang w:val="en-GB"/>
        </w:rPr>
        <w:t xml:space="preserve"> are e</w:t>
      </w:r>
      <w:r w:rsidRPr="00894D1F">
        <w:rPr>
          <w:rFonts w:cs="Times New Roman"/>
          <w:lang w:val="en-GB"/>
        </w:rPr>
        <w:t xml:space="preserve">mitted </w:t>
      </w:r>
      <w:r>
        <w:rPr>
          <w:rFonts w:cs="Times New Roman"/>
          <w:lang w:val="en-GB"/>
        </w:rPr>
        <w:t xml:space="preserve">both </w:t>
      </w:r>
      <w:r w:rsidRPr="00894D1F">
        <w:rPr>
          <w:rFonts w:cs="Times New Roman"/>
          <w:lang w:val="en-GB"/>
        </w:rPr>
        <w:t>natural</w:t>
      </w:r>
      <w:r>
        <w:rPr>
          <w:rFonts w:cs="Times New Roman"/>
          <w:lang w:val="en-GB"/>
        </w:rPr>
        <w:t>ly and as a result of human activities, such as agriculture or extraction of fossil fuels. Many of the human</w:t>
      </w:r>
      <w:r w:rsidRPr="00894D1F">
        <w:rPr>
          <w:rFonts w:cs="Times New Roman"/>
          <w:lang w:val="en-GB"/>
        </w:rPr>
        <w:t xml:space="preserve"> sources</w:t>
      </w:r>
      <w:r>
        <w:rPr>
          <w:rFonts w:cs="Times New Roman"/>
          <w:lang w:val="en-GB"/>
        </w:rPr>
        <w:t>, particularly those based on combustion, produce SLCFs at the same time as carbon dioxide and other long-lived greenhouse gases. E</w:t>
      </w:r>
      <w:r w:rsidRPr="00894D1F">
        <w:rPr>
          <w:rFonts w:cs="Times New Roman"/>
          <w:lang w:val="en-GB"/>
        </w:rPr>
        <w:t xml:space="preserve">missions </w:t>
      </w:r>
      <w:r>
        <w:rPr>
          <w:rFonts w:cs="Times New Roman"/>
          <w:lang w:val="en-GB"/>
        </w:rPr>
        <w:t xml:space="preserve">have </w:t>
      </w:r>
      <w:r w:rsidRPr="00894D1F">
        <w:rPr>
          <w:rFonts w:cs="Times New Roman"/>
          <w:lang w:val="en-GB"/>
        </w:rPr>
        <w:t>increased since the start of industrialization</w:t>
      </w:r>
      <w:r>
        <w:rPr>
          <w:rFonts w:cs="Times New Roman"/>
          <w:lang w:val="en-GB"/>
        </w:rPr>
        <w:t>,</w:t>
      </w:r>
      <w:r w:rsidRPr="00894D1F">
        <w:rPr>
          <w:rFonts w:cs="Times New Roman"/>
          <w:lang w:val="en-GB"/>
        </w:rPr>
        <w:t xml:space="preserve"> </w:t>
      </w:r>
      <w:r>
        <w:rPr>
          <w:rFonts w:cs="Times New Roman"/>
          <w:lang w:val="en-GB"/>
        </w:rPr>
        <w:t xml:space="preserve">and humans are now the dominant source for </w:t>
      </w:r>
      <w:r w:rsidRPr="00894D1F">
        <w:rPr>
          <w:rFonts w:cs="Times New Roman"/>
          <w:lang w:val="en-GB"/>
        </w:rPr>
        <w:t xml:space="preserve">several </w:t>
      </w:r>
      <w:r>
        <w:rPr>
          <w:rFonts w:cs="Times New Roman"/>
          <w:lang w:val="en-GB"/>
        </w:rPr>
        <w:t>SLCFs and SLCF precursors</w:t>
      </w:r>
      <w:r w:rsidRPr="00894D1F">
        <w:rPr>
          <w:rFonts w:cs="Times New Roman"/>
          <w:lang w:val="en-GB"/>
        </w:rPr>
        <w:t xml:space="preserve">, </w:t>
      </w:r>
      <w:r>
        <w:rPr>
          <w:rFonts w:cs="Times New Roman"/>
          <w:lang w:val="en-GB"/>
        </w:rPr>
        <w:t>such as sulph</w:t>
      </w:r>
      <w:r w:rsidRPr="00894D1F">
        <w:rPr>
          <w:rFonts w:cs="Times New Roman"/>
          <w:lang w:val="en-GB"/>
        </w:rPr>
        <w:t>ur dioxide</w:t>
      </w:r>
      <w:r>
        <w:rPr>
          <w:rFonts w:cs="Times New Roman"/>
          <w:lang w:val="en-GB"/>
        </w:rPr>
        <w:t xml:space="preserve"> (which produces sulphates) and nitrogen oxides (which produce nitrates and ozone), despite strong reductions over the last few decades in some regions from efforts to improve air quality. </w:t>
      </w:r>
    </w:p>
    <w:p w14:paraId="24CDF210" w14:textId="77777777" w:rsidR="0062042F" w:rsidRDefault="0062042F" w:rsidP="00D5630D">
      <w:pPr>
        <w:pStyle w:val="AR6BodyText"/>
        <w:rPr>
          <w:rFonts w:cs="Times New Roman"/>
          <w:lang w:val="en-GB"/>
        </w:rPr>
      </w:pPr>
    </w:p>
    <w:p w14:paraId="0BCC11D4" w14:textId="76937D59" w:rsidR="0062042F" w:rsidRPr="001302E4" w:rsidRDefault="0062042F" w:rsidP="00D5630D">
      <w:pPr>
        <w:pStyle w:val="AR6BodyText"/>
        <w:rPr>
          <w:rFonts w:cs="Times New Roman"/>
          <w:lang w:val="en-GB"/>
        </w:rPr>
      </w:pPr>
      <w:del w:id="6238" w:author="Lucy Cowie" w:date="2021-07-28T21:35:00Z">
        <w:r w:rsidRPr="001302E4" w:rsidDel="00E855CA">
          <w:rPr>
            <w:rFonts w:cs="Times New Roman"/>
            <w:lang w:val="en-GB"/>
          </w:rPr>
          <w:delText xml:space="preserve"> </w:delText>
        </w:r>
      </w:del>
      <w:r w:rsidRPr="001302E4">
        <w:rPr>
          <w:rFonts w:cs="Times New Roman"/>
          <w:lang w:val="en-GB"/>
        </w:rPr>
        <w:t>The climatic effect of a chemical compound in the atmosphere depends on two things: (</w:t>
      </w:r>
      <w:del w:id="6239" w:author="Ian Blenkinsop" w:date="2021-07-29T12:04:00Z">
        <w:r w:rsidRPr="001302E4" w:rsidDel="000D4BA7">
          <w:rPr>
            <w:rFonts w:cs="Times New Roman"/>
            <w:lang w:val="en-GB"/>
          </w:rPr>
          <w:delText>1</w:delText>
        </w:r>
      </w:del>
      <w:ins w:id="6240" w:author="Ian Blenkinsop" w:date="2021-07-29T12:04:00Z">
        <w:r w:rsidR="000D4BA7">
          <w:rPr>
            <w:rFonts w:cs="Times New Roman"/>
            <w:lang w:val="en-GB"/>
          </w:rPr>
          <w:t>i</w:t>
        </w:r>
      </w:ins>
      <w:r w:rsidRPr="001302E4">
        <w:rPr>
          <w:rFonts w:cs="Times New Roman"/>
          <w:lang w:val="en-GB"/>
        </w:rPr>
        <w:t xml:space="preserve">) how effective it is at cooling or warming the climate (its </w:t>
      </w:r>
      <w:r w:rsidRPr="001302E4">
        <w:rPr>
          <w:rFonts w:cs="Times New Roman"/>
          <w:i/>
          <w:lang w:val="en-GB"/>
        </w:rPr>
        <w:t>radiative efficiency</w:t>
      </w:r>
      <w:r w:rsidRPr="001302E4">
        <w:rPr>
          <w:rFonts w:cs="Times New Roman"/>
          <w:iCs/>
          <w:lang w:val="en-GB"/>
        </w:rPr>
        <w:t>)</w:t>
      </w:r>
      <w:r w:rsidRPr="001302E4">
        <w:rPr>
          <w:rFonts w:cs="Times New Roman"/>
          <w:lang w:val="en-GB"/>
        </w:rPr>
        <w:t xml:space="preserve"> and (</w:t>
      </w:r>
      <w:del w:id="6241" w:author="Ian Blenkinsop" w:date="2021-07-29T12:04:00Z">
        <w:r w:rsidRPr="001302E4" w:rsidDel="000D4BA7">
          <w:rPr>
            <w:rFonts w:cs="Times New Roman"/>
            <w:lang w:val="en-GB"/>
          </w:rPr>
          <w:delText>2</w:delText>
        </w:r>
      </w:del>
      <w:ins w:id="6242" w:author="Ian Blenkinsop" w:date="2021-07-29T12:04:00Z">
        <w:r w:rsidR="000D4BA7">
          <w:rPr>
            <w:rFonts w:cs="Times New Roman"/>
            <w:lang w:val="en-GB"/>
          </w:rPr>
          <w:t>ii</w:t>
        </w:r>
      </w:ins>
      <w:r w:rsidRPr="001302E4">
        <w:rPr>
          <w:rFonts w:cs="Times New Roman"/>
          <w:lang w:val="en-GB"/>
        </w:rPr>
        <w:t xml:space="preserve">) how long it remains in the atmosphere (its </w:t>
      </w:r>
      <w:r w:rsidRPr="001302E4">
        <w:rPr>
          <w:rFonts w:cs="Times New Roman"/>
          <w:i/>
          <w:lang w:val="en-GB"/>
        </w:rPr>
        <w:t>lifetime</w:t>
      </w:r>
      <w:r w:rsidRPr="001302E4">
        <w:rPr>
          <w:rFonts w:cs="Times New Roman"/>
          <w:iCs/>
          <w:lang w:val="en-GB"/>
        </w:rPr>
        <w:t>)</w:t>
      </w:r>
      <w:r w:rsidRPr="001302E4">
        <w:rPr>
          <w:rFonts w:cs="Times New Roman"/>
          <w:i/>
          <w:lang w:val="en-GB"/>
        </w:rPr>
        <w:t>.</w:t>
      </w:r>
      <w:r w:rsidRPr="001302E4">
        <w:rPr>
          <w:rFonts w:cs="Times New Roman"/>
          <w:lang w:val="en-GB"/>
        </w:rPr>
        <w:t xml:space="preserve"> Because they have high radiative efficiencies, SLCFs can have a strong effect on the climate even though they have relatively short lifetimes of up to about two decades after emission</w:t>
      </w:r>
      <w:r>
        <w:rPr>
          <w:rFonts w:cs="Times New Roman"/>
          <w:lang w:val="en-GB"/>
        </w:rPr>
        <w:t>. Today, there is a balance between warming and cooling from SLCFs, but this can change in the future.</w:t>
      </w:r>
    </w:p>
    <w:p w14:paraId="2ED4A678" w14:textId="77777777" w:rsidR="0062042F" w:rsidRPr="0032258A" w:rsidRDefault="0062042F" w:rsidP="00D5630D">
      <w:pPr>
        <w:pStyle w:val="AR6BodyText"/>
        <w:rPr>
          <w:rFonts w:cs="Times New Roman"/>
          <w:lang w:val="en-US"/>
        </w:rPr>
      </w:pPr>
    </w:p>
    <w:p w14:paraId="2F0302C4" w14:textId="77777777" w:rsidR="0062042F" w:rsidDel="008915B6" w:rsidRDefault="0062042F" w:rsidP="00D5630D">
      <w:pPr>
        <w:pStyle w:val="AR6BodyText"/>
        <w:rPr>
          <w:del w:id="6243" w:author="Lucy Cowie" w:date="2021-07-28T21:36:00Z"/>
          <w:rFonts w:cs="Times New Roman"/>
          <w:lang w:val="en-GB"/>
        </w:rPr>
      </w:pPr>
      <w:r w:rsidRPr="00CC262A">
        <w:rPr>
          <w:rFonts w:cs="Times New Roman"/>
          <w:lang w:val="en-US"/>
        </w:rPr>
        <w:t>The short lifetime of SLCFs constrains their effects in both space and time. First, of all the SLCFs, methane and the sh</w:t>
      </w:r>
      <w:r w:rsidRPr="00E10F9A">
        <w:rPr>
          <w:rFonts w:cs="Times New Roman"/>
          <w:lang w:val="en-GB"/>
        </w:rPr>
        <w:t xml:space="preserve">ort-lived </w:t>
      </w:r>
      <w:r w:rsidRPr="00C05E42">
        <w:rPr>
          <w:rFonts w:cs="Times New Roman"/>
          <w:lang w:val="en-GB"/>
        </w:rPr>
        <w:t>halocarbon</w:t>
      </w:r>
      <w:r w:rsidRPr="00E10F9A">
        <w:rPr>
          <w:rFonts w:cs="Times New Roman"/>
          <w:lang w:val="en-GB"/>
        </w:rPr>
        <w:t>s</w:t>
      </w:r>
      <w:r w:rsidRPr="00894D1F">
        <w:rPr>
          <w:rFonts w:cs="Times New Roman"/>
          <w:lang w:val="en-GB"/>
        </w:rPr>
        <w:t xml:space="preserve"> persist the longest in the atmosphere</w:t>
      </w:r>
      <w:r>
        <w:rPr>
          <w:rFonts w:cs="Times New Roman"/>
          <w:lang w:val="en-GB"/>
        </w:rPr>
        <w:t>: up to two decades</w:t>
      </w:r>
      <w:r w:rsidRPr="00894D1F">
        <w:rPr>
          <w:rFonts w:cs="Times New Roman"/>
          <w:lang w:val="en-GB"/>
        </w:rPr>
        <w:t xml:space="preserve"> </w:t>
      </w:r>
      <w:r>
        <w:rPr>
          <w:rFonts w:cs="Times New Roman"/>
          <w:lang w:val="en-GB"/>
        </w:rPr>
        <w:t xml:space="preserve">(FAQ 6.1, Figure 1). This is long enough to mix in the atmosphere and to spread globally. Most other SLCFs </w:t>
      </w:r>
      <w:r w:rsidRPr="00894D1F">
        <w:rPr>
          <w:rFonts w:cs="Times New Roman"/>
          <w:lang w:val="en-GB"/>
        </w:rPr>
        <w:t xml:space="preserve">only remain </w:t>
      </w:r>
      <w:r>
        <w:rPr>
          <w:rFonts w:cs="Times New Roman"/>
          <w:lang w:val="en-GB"/>
        </w:rPr>
        <w:t xml:space="preserve">in the atmosphere </w:t>
      </w:r>
      <w:r w:rsidRPr="00894D1F">
        <w:rPr>
          <w:rFonts w:cs="Times New Roman"/>
          <w:lang w:val="en-GB"/>
        </w:rPr>
        <w:t>for a few days to weeks</w:t>
      </w:r>
      <w:r>
        <w:rPr>
          <w:rFonts w:cs="Times New Roman"/>
          <w:lang w:val="en-GB"/>
        </w:rPr>
        <w:t xml:space="preserve">, which is generally too short </w:t>
      </w:r>
      <w:r w:rsidRPr="00894D1F">
        <w:rPr>
          <w:rFonts w:cs="Times New Roman"/>
          <w:lang w:val="en-GB"/>
        </w:rPr>
        <w:t xml:space="preserve">for mixing </w:t>
      </w:r>
      <w:r>
        <w:rPr>
          <w:rFonts w:cs="Times New Roman"/>
          <w:lang w:val="en-GB"/>
        </w:rPr>
        <w:t>in</w:t>
      </w:r>
      <w:r w:rsidRPr="00894D1F">
        <w:rPr>
          <w:rFonts w:cs="Times New Roman"/>
          <w:lang w:val="en-GB"/>
        </w:rPr>
        <w:t xml:space="preserve"> the atmosphere</w:t>
      </w:r>
      <w:r>
        <w:rPr>
          <w:rFonts w:cs="Times New Roman"/>
          <w:lang w:val="en-GB"/>
        </w:rPr>
        <w:t>,</w:t>
      </w:r>
      <w:r w:rsidRPr="00894D1F">
        <w:rPr>
          <w:rFonts w:cs="Times New Roman"/>
          <w:lang w:val="en-GB"/>
        </w:rPr>
        <w:t xml:space="preserve"> </w:t>
      </w:r>
      <w:r>
        <w:rPr>
          <w:rFonts w:cs="Times New Roman"/>
          <w:lang w:val="en-GB"/>
        </w:rPr>
        <w:t xml:space="preserve">sometimes </w:t>
      </w:r>
      <w:r w:rsidRPr="00894D1F">
        <w:rPr>
          <w:rFonts w:cs="Times New Roman"/>
          <w:lang w:val="en-GB"/>
        </w:rPr>
        <w:t>even regional</w:t>
      </w:r>
      <w:r>
        <w:rPr>
          <w:rFonts w:cs="Times New Roman"/>
          <w:lang w:val="en-GB"/>
        </w:rPr>
        <w:t>ly</w:t>
      </w:r>
      <w:r w:rsidRPr="00894D1F">
        <w:rPr>
          <w:rFonts w:cs="Times New Roman"/>
          <w:lang w:val="en-GB"/>
        </w:rPr>
        <w:t>.</w:t>
      </w:r>
      <w:r>
        <w:rPr>
          <w:rFonts w:cs="Times New Roman"/>
          <w:lang w:val="en-GB"/>
        </w:rPr>
        <w:t xml:space="preserve"> As a result, the SLCFs are unevenly distributed and their effects on the climate are more regional than those of longer-lived gases. Second, rapid (but sustained) changes in emissions of SLCFs can result in rapid climatic effects.  </w:t>
      </w:r>
    </w:p>
    <w:p w14:paraId="218DE362" w14:textId="77777777" w:rsidR="0062042F" w:rsidRDefault="0062042F" w:rsidP="00D5630D">
      <w:pPr>
        <w:pStyle w:val="AR6BodyText"/>
        <w:rPr>
          <w:rFonts w:cs="Times New Roman"/>
          <w:lang w:val="en-GB"/>
        </w:rPr>
      </w:pPr>
    </w:p>
    <w:p w14:paraId="5B58F9B2" w14:textId="77777777" w:rsidR="0062042F" w:rsidRDefault="0062042F" w:rsidP="00D5630D">
      <w:pPr>
        <w:pStyle w:val="AR6BodyText"/>
        <w:rPr>
          <w:rFonts w:cs="Times New Roman"/>
          <w:lang w:val="en-GB"/>
        </w:rPr>
      </w:pPr>
    </w:p>
    <w:p w14:paraId="7F700C5C" w14:textId="12E29EC5" w:rsidR="0062042F" w:rsidRPr="00894D1F" w:rsidRDefault="0062042F" w:rsidP="00D5630D">
      <w:pPr>
        <w:pStyle w:val="AR6BodyText"/>
        <w:rPr>
          <w:rFonts w:cs="Times New Roman"/>
          <w:lang w:val="en-GB"/>
        </w:rPr>
      </w:pPr>
      <w:r w:rsidRPr="00D91815">
        <w:rPr>
          <w:lang w:val="en-US"/>
        </w:rPr>
        <w:t>In addition to the direct warming and cooling effects, SLCFs have many other consequences for the climate system and for air quality (see FAQ 6.</w:t>
      </w:r>
      <w:r w:rsidRPr="00A1023C">
        <w:rPr>
          <w:lang w:val="en-US"/>
        </w:rPr>
        <w:t xml:space="preserve">2). </w:t>
      </w:r>
      <w:r w:rsidRPr="00A1023C">
        <w:rPr>
          <w:rFonts w:cs="Times New Roman"/>
          <w:lang w:val="en-GB"/>
        </w:rPr>
        <w:t>For instance, deposition of black carbon on snow darkens its surface, which subsequently absorbs more solar energy, leading to more melting and more warming</w:t>
      </w:r>
      <w:r>
        <w:rPr>
          <w:rFonts w:cs="Times New Roman"/>
          <w:lang w:val="en-GB"/>
        </w:rPr>
        <w:t xml:space="preserve">. </w:t>
      </w:r>
      <w:r w:rsidRPr="000E7B7A">
        <w:rPr>
          <w:rFonts w:cs="Times New Roman"/>
          <w:lang w:val="en-GB"/>
        </w:rPr>
        <w:t>Aerosols also modify the properties of clouds</w:t>
      </w:r>
      <w:r>
        <w:rPr>
          <w:rFonts w:cs="Times New Roman"/>
          <w:lang w:val="en-GB"/>
        </w:rPr>
        <w:t>,</w:t>
      </w:r>
      <w:r w:rsidRPr="000E7B7A">
        <w:rPr>
          <w:rFonts w:cs="Times New Roman"/>
          <w:lang w:val="en-GB"/>
        </w:rPr>
        <w:t xml:space="preserve"> </w:t>
      </w:r>
      <w:r>
        <w:rPr>
          <w:rFonts w:cs="Times New Roman"/>
          <w:lang w:val="en-GB"/>
        </w:rPr>
        <w:t>which has</w:t>
      </w:r>
      <w:r w:rsidRPr="000E7B7A">
        <w:rPr>
          <w:rFonts w:cs="Times New Roman"/>
          <w:lang w:val="en-GB"/>
        </w:rPr>
        <w:t xml:space="preserve"> indirect cooling effects on the climate and </w:t>
      </w:r>
      <w:r>
        <w:rPr>
          <w:rFonts w:cs="Times New Roman"/>
          <w:lang w:val="en-GB"/>
        </w:rPr>
        <w:t xml:space="preserve">causes </w:t>
      </w:r>
      <w:r w:rsidRPr="000E7B7A">
        <w:rPr>
          <w:rFonts w:cs="Times New Roman"/>
          <w:lang w:val="en-GB"/>
        </w:rPr>
        <w:t xml:space="preserve">changes </w:t>
      </w:r>
      <w:r>
        <w:rPr>
          <w:rFonts w:cs="Times New Roman"/>
          <w:lang w:val="en-GB"/>
        </w:rPr>
        <w:t>i</w:t>
      </w:r>
      <w:r w:rsidRPr="000E7B7A">
        <w:rPr>
          <w:rFonts w:cs="Times New Roman"/>
          <w:lang w:val="en-GB"/>
        </w:rPr>
        <w:t>n local rainfall (see FAQ</w:t>
      </w:r>
      <w:r>
        <w:rPr>
          <w:rFonts w:cs="Times New Roman"/>
          <w:lang w:val="en-GB"/>
        </w:rPr>
        <w:t xml:space="preserve"> </w:t>
      </w:r>
      <w:r w:rsidRPr="000E7B7A">
        <w:rPr>
          <w:rFonts w:cs="Times New Roman"/>
          <w:lang w:val="en-GB"/>
        </w:rPr>
        <w:t>7.</w:t>
      </w:r>
      <w:r w:rsidR="009959D0">
        <w:rPr>
          <w:rFonts w:cs="Times New Roman"/>
          <w:lang w:val="en-GB"/>
        </w:rPr>
        <w:t>2</w:t>
      </w:r>
      <w:r w:rsidRPr="000E7B7A">
        <w:rPr>
          <w:rFonts w:cs="Times New Roman"/>
          <w:lang w:val="en-GB"/>
        </w:rPr>
        <w:t>).</w:t>
      </w:r>
      <w:r w:rsidRPr="000E7B7A" w:rsidDel="00C17C87">
        <w:rPr>
          <w:rFonts w:cs="Times New Roman"/>
          <w:lang w:val="en-GB"/>
        </w:rPr>
        <w:t xml:space="preserve"> </w:t>
      </w:r>
      <w:r w:rsidRPr="000E7B7A">
        <w:rPr>
          <w:rFonts w:cs="Times New Roman"/>
          <w:lang w:val="en-GB"/>
        </w:rPr>
        <w:t>Climate models indicate that SLCFs have altered atmospheric circulation on local and even hemispheric scales (e.g.</w:t>
      </w:r>
      <w:r>
        <w:rPr>
          <w:rFonts w:cs="Times New Roman"/>
          <w:lang w:val="en-GB"/>
        </w:rPr>
        <w:t>,</w:t>
      </w:r>
      <w:r w:rsidRPr="000E7B7A">
        <w:rPr>
          <w:rFonts w:cs="Times New Roman"/>
          <w:lang w:val="en-GB"/>
        </w:rPr>
        <w:t xml:space="preserve"> monsoons) as well as regional precipitation.</w:t>
      </w:r>
      <w:r w:rsidRPr="00517C5C">
        <w:rPr>
          <w:rFonts w:cs="Times New Roman"/>
          <w:lang w:val="en-GB"/>
        </w:rPr>
        <w:t xml:space="preserve"> </w:t>
      </w:r>
      <w:r w:rsidRPr="000E7B7A">
        <w:rPr>
          <w:rFonts w:cs="Times New Roman"/>
          <w:lang w:val="en-GB"/>
        </w:rPr>
        <w:t xml:space="preserve">For instance, recent observations show </w:t>
      </w:r>
      <w:r>
        <w:rPr>
          <w:rFonts w:cs="Times New Roman"/>
          <w:lang w:val="en-GB"/>
        </w:rPr>
        <w:t xml:space="preserve">that </w:t>
      </w:r>
      <w:r w:rsidRPr="000E7B7A">
        <w:rPr>
          <w:rFonts w:cs="Times New Roman"/>
          <w:lang w:val="en-GB"/>
        </w:rPr>
        <w:t>regional weather is influenced by strong regional contrasts in the evolution of aerosol concentrations, particularly over South and East Asia</w:t>
      </w:r>
      <w:r w:rsidRPr="00517C5C">
        <w:rPr>
          <w:rFonts w:cs="Times New Roman"/>
          <w:lang w:val="en-GB"/>
        </w:rPr>
        <w:t>.</w:t>
      </w:r>
      <w:r>
        <w:rPr>
          <w:rFonts w:cs="Times New Roman"/>
          <w:lang w:val="en-GB"/>
        </w:rPr>
        <w:t xml:space="preserve"> </w:t>
      </w:r>
    </w:p>
    <w:p w14:paraId="08971871" w14:textId="77777777" w:rsidR="0062042F" w:rsidRPr="00CC262A" w:rsidRDefault="0062042F" w:rsidP="00D5630D">
      <w:pPr>
        <w:pStyle w:val="AR6BodyText"/>
        <w:rPr>
          <w:lang w:val="en-GB"/>
        </w:rPr>
      </w:pPr>
    </w:p>
    <w:p w14:paraId="279153A3" w14:textId="77777777" w:rsidR="0062042F" w:rsidRPr="000E7B7A" w:rsidRDefault="0062042F" w:rsidP="00D5630D">
      <w:pPr>
        <w:pStyle w:val="AR6BodyText"/>
        <w:rPr>
          <w:rFonts w:cs="Times New Roman"/>
          <w:strike/>
          <w:lang w:val="en-GB"/>
        </w:rPr>
      </w:pPr>
      <w:r w:rsidRPr="00CC262A">
        <w:rPr>
          <w:lang w:val="en-GB"/>
        </w:rPr>
        <w:t xml:space="preserve">Although policies to limit climate change and discussions of the so-called </w:t>
      </w:r>
      <w:r w:rsidRPr="00CC262A">
        <w:rPr>
          <w:i/>
          <w:lang w:val="en-GB"/>
        </w:rPr>
        <w:t>remaining carbon budgets</w:t>
      </w:r>
      <w:r w:rsidRPr="00CC262A">
        <w:rPr>
          <w:lang w:val="en-GB"/>
        </w:rPr>
        <w:t xml:space="preserve"> primarily focus on carbon dioxide (see FAQ 5.4), SLCFs can significantly affect temperature changes. It is therefore important to understand how SLCFs work and to quantify their effects. </w:t>
      </w:r>
      <w:r w:rsidRPr="00CC262A">
        <w:rPr>
          <w:rFonts w:cs="Times New Roman"/>
          <w:lang w:val="en-GB"/>
        </w:rPr>
        <w:t>Because reducing some of the SLCF emissions, such as methane, can simultaneously reduce warming effects and adverse effects on air quality as well as help attaining Sustainable Development Goals, mitigation of SLCFs is often viewed as a favourable ‘win-win’ policy option.</w:t>
      </w:r>
    </w:p>
    <w:p w14:paraId="43353DEE" w14:textId="77777777" w:rsidR="0062042F" w:rsidRDefault="0062042F" w:rsidP="00D5630D">
      <w:pPr>
        <w:pStyle w:val="AR6BodyText"/>
        <w:rPr>
          <w:lang w:val="en-US"/>
        </w:rPr>
      </w:pPr>
    </w:p>
    <w:p w14:paraId="6C95A594" w14:textId="77777777" w:rsidR="0062042F" w:rsidRPr="001C22E8" w:rsidRDefault="0062042F" w:rsidP="00D5630D">
      <w:pPr>
        <w:pStyle w:val="AR6BodyText"/>
        <w:rPr>
          <w:rFonts w:cs="Times New Roman"/>
          <w:lang w:val="en-US"/>
        </w:rPr>
      </w:pPr>
    </w:p>
    <w:p w14:paraId="43FE21F7" w14:textId="561DA83C" w:rsidR="0062042F" w:rsidRPr="00326917" w:rsidRDefault="0062042F" w:rsidP="00FA3CE1">
      <w:pPr>
        <w:rPr>
          <w:b/>
          <w:bCs/>
          <w:lang w:val="en-US"/>
        </w:rPr>
      </w:pPr>
      <w:bookmarkStart w:id="6244" w:name="_Hlk29903276"/>
      <w:commentRangeStart w:id="6245"/>
      <w:r w:rsidRPr="00326917">
        <w:rPr>
          <w:b/>
          <w:bCs/>
          <w:lang w:val="en-US"/>
        </w:rPr>
        <w:lastRenderedPageBreak/>
        <w:t>[START FAQ 6.1, FIGURE 1 HERE]</w:t>
      </w:r>
      <w:commentRangeEnd w:id="6245"/>
      <w:r w:rsidR="008915B6">
        <w:rPr>
          <w:rStyle w:val="Marquedecommentaire"/>
        </w:rPr>
        <w:commentReference w:id="6245"/>
      </w:r>
    </w:p>
    <w:p w14:paraId="4ACBE45B" w14:textId="77777777" w:rsidR="00FA3CE1" w:rsidRPr="00326917" w:rsidRDefault="00FA3CE1" w:rsidP="00FA3CE1">
      <w:pPr>
        <w:rPr>
          <w:b/>
          <w:bCs/>
          <w:lang w:val="en-US"/>
        </w:rPr>
      </w:pPr>
    </w:p>
    <w:p w14:paraId="51AC182D" w14:textId="17C112BE" w:rsidR="00461267" w:rsidRPr="00326917" w:rsidRDefault="0062042F" w:rsidP="00461267">
      <w:pPr>
        <w:ind w:left="1701" w:hanging="1701"/>
        <w:rPr>
          <w:sz w:val="20"/>
          <w:szCs w:val="20"/>
          <w:lang w:val="en-US"/>
        </w:rPr>
      </w:pPr>
      <w:bookmarkStart w:id="6246" w:name="_Hlk29907317"/>
      <w:bookmarkEnd w:id="6244"/>
      <w:r w:rsidRPr="00326917">
        <w:rPr>
          <w:b/>
          <w:bCs/>
          <w:sz w:val="20"/>
          <w:szCs w:val="20"/>
          <w:lang w:val="en-US"/>
        </w:rPr>
        <w:t>FAQ 6.1, Figure 1:</w:t>
      </w:r>
      <w:r w:rsidR="00615DED" w:rsidRPr="00326917">
        <w:rPr>
          <w:b/>
          <w:bCs/>
          <w:sz w:val="20"/>
          <w:szCs w:val="20"/>
          <w:lang w:val="en-US"/>
        </w:rPr>
        <w:t xml:space="preserve"> </w:t>
      </w:r>
      <w:r w:rsidRPr="00326917">
        <w:rPr>
          <w:b/>
          <w:bCs/>
          <w:sz w:val="20"/>
          <w:szCs w:val="20"/>
          <w:lang w:val="en-US"/>
        </w:rPr>
        <w:t xml:space="preserve"> </w:t>
      </w:r>
      <w:bookmarkEnd w:id="6246"/>
      <w:r w:rsidR="00615DED" w:rsidRPr="00326917">
        <w:rPr>
          <w:b/>
          <w:bCs/>
          <w:sz w:val="20"/>
          <w:szCs w:val="20"/>
          <w:lang w:val="en-US"/>
        </w:rPr>
        <w:t xml:space="preserve">Main short-lived climate forcers, their sources, how long they exist in the atmosphere, and their relative contribution to global surface temperature changes between 1750 and 2019 </w:t>
      </w:r>
      <w:r w:rsidR="00615DED" w:rsidRPr="00326917">
        <w:rPr>
          <w:bCs/>
          <w:sz w:val="20"/>
          <w:szCs w:val="20"/>
          <w:lang w:val="en-US"/>
        </w:rPr>
        <w:t>(area of the globe).</w:t>
      </w:r>
      <w:r w:rsidR="00615DED" w:rsidRPr="00326917">
        <w:rPr>
          <w:b/>
          <w:bCs/>
          <w:sz w:val="20"/>
          <w:szCs w:val="20"/>
          <w:lang w:val="en-US"/>
        </w:rPr>
        <w:t xml:space="preserve"> </w:t>
      </w:r>
      <w:r w:rsidR="00615DED" w:rsidRPr="00326917">
        <w:rPr>
          <w:bCs/>
          <w:sz w:val="20"/>
          <w:szCs w:val="20"/>
          <w:lang w:val="en-US"/>
        </w:rPr>
        <w:t>By definition, this contribution depends on the lifetime, the warming/cooling potential (radiative efficiency), and the emissions of each compound in the atmosphere. Blue indicates cooling and orange warming. Note that, between 1750 and 2019, the cooling contribution from aerosols (blue diamonds and globe) was approximately half the warming contribution from carbon dioxide.</w:t>
      </w:r>
    </w:p>
    <w:p w14:paraId="478C36FD" w14:textId="77777777" w:rsidR="00FA3CE1" w:rsidRPr="00326917" w:rsidRDefault="00FA3CE1" w:rsidP="00FA3CE1">
      <w:pPr>
        <w:rPr>
          <w:b/>
          <w:bCs/>
          <w:lang w:val="en-US"/>
        </w:rPr>
      </w:pPr>
    </w:p>
    <w:p w14:paraId="08AF5623" w14:textId="3F7D3B02" w:rsidR="0062042F" w:rsidRDefault="0062042F" w:rsidP="00D5630D">
      <w:pPr>
        <w:rPr>
          <w:ins w:id="6247" w:author="Lucy Cowie" w:date="2021-07-28T21:32:00Z"/>
          <w:b/>
          <w:bCs/>
        </w:rPr>
      </w:pPr>
      <w:r w:rsidRPr="00122844">
        <w:rPr>
          <w:b/>
          <w:bCs/>
        </w:rPr>
        <w:t>[END FAQ 6.1, FIGURE 1 HERE]</w:t>
      </w:r>
    </w:p>
    <w:p w14:paraId="424D9F4E" w14:textId="297B575C" w:rsidR="003060DB" w:rsidRDefault="003060DB" w:rsidP="00D5630D">
      <w:pPr>
        <w:rPr>
          <w:ins w:id="6248" w:author="Lucy Cowie" w:date="2021-07-28T21:32:00Z"/>
          <w:b/>
          <w:bCs/>
        </w:rPr>
      </w:pPr>
    </w:p>
    <w:p w14:paraId="7BD33A49" w14:textId="37E9C0A2" w:rsidR="003060DB" w:rsidRPr="00122844" w:rsidRDefault="003060DB" w:rsidP="00D5630D">
      <w:pPr>
        <w:rPr>
          <w:b/>
          <w:bCs/>
        </w:rPr>
      </w:pPr>
      <w:ins w:id="6249" w:author="Lucy Cowie" w:date="2021-07-28T21:32:00Z">
        <w:r>
          <w:rPr>
            <w:b/>
            <w:bCs/>
            <w:lang w:val="en-US"/>
          </w:rPr>
          <w:t xml:space="preserve">[END </w:t>
        </w:r>
        <w:r w:rsidRPr="00804BE3">
          <w:rPr>
            <w:b/>
            <w:bCs/>
            <w:lang w:val="en-US"/>
          </w:rPr>
          <w:t>FAQ 6.1 HERE]</w:t>
        </w:r>
      </w:ins>
    </w:p>
    <w:p w14:paraId="4988233A" w14:textId="77777777" w:rsidR="0062042F" w:rsidRPr="001C034B" w:rsidRDefault="0062042F" w:rsidP="00D5630D">
      <w:pPr>
        <w:pStyle w:val="AR6BodyText"/>
        <w:rPr>
          <w:rFonts w:eastAsiaTheme="minorHAnsi" w:cs="Times New Roman"/>
          <w:lang w:val="en-GB"/>
        </w:rPr>
      </w:pPr>
    </w:p>
    <w:p w14:paraId="7FCE11EE" w14:textId="3A41EFC8" w:rsidR="003060DB" w:rsidRPr="00122844" w:rsidRDefault="003060DB" w:rsidP="003060DB">
      <w:pPr>
        <w:rPr>
          <w:ins w:id="6250" w:author="Lucy Cowie" w:date="2021-07-28T21:32:00Z"/>
          <w:b/>
          <w:bCs/>
        </w:rPr>
      </w:pPr>
      <w:ins w:id="6251" w:author="Lucy Cowie" w:date="2021-07-28T21:32:00Z">
        <w:r>
          <w:rPr>
            <w:b/>
            <w:bCs/>
            <w:lang w:val="en-US"/>
          </w:rPr>
          <w:t xml:space="preserve">[START </w:t>
        </w:r>
        <w:r w:rsidRPr="00804BE3">
          <w:rPr>
            <w:b/>
            <w:bCs/>
            <w:lang w:val="en-US"/>
          </w:rPr>
          <w:t>FAQ 6.</w:t>
        </w:r>
        <w:r>
          <w:rPr>
            <w:b/>
            <w:bCs/>
            <w:lang w:val="en-US"/>
          </w:rPr>
          <w:t>2</w:t>
        </w:r>
        <w:r w:rsidRPr="00804BE3">
          <w:rPr>
            <w:b/>
            <w:bCs/>
            <w:lang w:val="en-US"/>
          </w:rPr>
          <w:t xml:space="preserve"> HERE]</w:t>
        </w:r>
      </w:ins>
    </w:p>
    <w:p w14:paraId="06BC4FDA" w14:textId="77777777" w:rsidR="0062042F" w:rsidRDefault="0062042F" w:rsidP="00D5630D"/>
    <w:p w14:paraId="01500144" w14:textId="3938F4D7" w:rsidR="00A03326" w:rsidRPr="00FA3CE1" w:rsidRDefault="00A03326"/>
    <w:p w14:paraId="39E80AD3" w14:textId="2B51BC2E" w:rsidR="00A03326" w:rsidRPr="00930489" w:rsidRDefault="00A03326" w:rsidP="00930489">
      <w:pPr>
        <w:pStyle w:val="AR6Chap6FAQ"/>
        <w:numPr>
          <w:ilvl w:val="0"/>
          <w:numId w:val="27"/>
        </w:numPr>
        <w:ind w:left="1134" w:hanging="1134"/>
      </w:pPr>
      <w:bookmarkStart w:id="6252" w:name="_Toc70498227"/>
      <w:bookmarkStart w:id="6253" w:name="_Toc6596810"/>
      <w:bookmarkStart w:id="6254" w:name="_Toc5715253"/>
      <w:bookmarkStart w:id="6255" w:name="_Toc30501056"/>
      <w:r w:rsidRPr="00930489">
        <w:t xml:space="preserve">What </w:t>
      </w:r>
      <w:ins w:id="6256" w:author="Lucy Cowie" w:date="2021-07-28T21:37:00Z">
        <w:r w:rsidR="008915B6">
          <w:t>A</w:t>
        </w:r>
      </w:ins>
      <w:del w:id="6257" w:author="Lucy Cowie" w:date="2021-07-28T21:37:00Z">
        <w:r w:rsidRPr="00930489" w:rsidDel="008915B6">
          <w:delText>a</w:delText>
        </w:r>
      </w:del>
      <w:r w:rsidRPr="00930489">
        <w:t xml:space="preserve">re the </w:t>
      </w:r>
      <w:ins w:id="6258" w:author="Lucy Cowie" w:date="2021-07-28T21:37:00Z">
        <w:r w:rsidR="008915B6">
          <w:t>L</w:t>
        </w:r>
      </w:ins>
      <w:del w:id="6259" w:author="Lucy Cowie" w:date="2021-07-28T21:37:00Z">
        <w:r w:rsidRPr="00930489" w:rsidDel="008915B6">
          <w:delText>l</w:delText>
        </w:r>
      </w:del>
      <w:r w:rsidRPr="00930489">
        <w:t xml:space="preserve">inks </w:t>
      </w:r>
      <w:ins w:id="6260" w:author="Lucy Cowie" w:date="2021-07-28T21:37:00Z">
        <w:r w:rsidR="008915B6">
          <w:t>B</w:t>
        </w:r>
      </w:ins>
      <w:del w:id="6261" w:author="Lucy Cowie" w:date="2021-07-28T21:37:00Z">
        <w:r w:rsidRPr="00930489" w:rsidDel="008915B6">
          <w:delText>b</w:delText>
        </w:r>
      </w:del>
      <w:r w:rsidRPr="00930489">
        <w:t xml:space="preserve">etween </w:t>
      </w:r>
      <w:ins w:id="6262" w:author="Lucy Cowie" w:date="2021-07-28T21:37:00Z">
        <w:r w:rsidR="008915B6">
          <w:t>L</w:t>
        </w:r>
      </w:ins>
      <w:del w:id="6263" w:author="Lucy Cowie" w:date="2021-07-28T21:37:00Z">
        <w:r w:rsidR="00615DED" w:rsidDel="008915B6">
          <w:delText>l</w:delText>
        </w:r>
      </w:del>
      <w:r w:rsidR="00615DED">
        <w:t>imiting</w:t>
      </w:r>
      <w:r w:rsidRPr="00930489">
        <w:t xml:space="preserve"> </w:t>
      </w:r>
      <w:ins w:id="6264" w:author="Lucy Cowie" w:date="2021-07-28T21:37:00Z">
        <w:r w:rsidR="008915B6">
          <w:t>C</w:t>
        </w:r>
      </w:ins>
      <w:del w:id="6265" w:author="Lucy Cowie" w:date="2021-07-28T21:37:00Z">
        <w:r w:rsidRPr="00930489" w:rsidDel="008915B6">
          <w:delText>c</w:delText>
        </w:r>
      </w:del>
      <w:r w:rsidRPr="00930489">
        <w:t xml:space="preserve">limate </w:t>
      </w:r>
      <w:ins w:id="6266" w:author="Lucy Cowie" w:date="2021-07-28T21:37:00Z">
        <w:r w:rsidR="008915B6">
          <w:t>C</w:t>
        </w:r>
      </w:ins>
      <w:del w:id="6267" w:author="Lucy Cowie" w:date="2021-07-28T21:37:00Z">
        <w:r w:rsidRPr="00930489" w:rsidDel="008915B6">
          <w:delText>c</w:delText>
        </w:r>
      </w:del>
      <w:r w:rsidRPr="00930489">
        <w:t xml:space="preserve">hange and </w:t>
      </w:r>
      <w:ins w:id="6268" w:author="Lucy Cowie" w:date="2021-07-28T21:38:00Z">
        <w:r w:rsidR="008915B6">
          <w:t>I</w:t>
        </w:r>
      </w:ins>
      <w:del w:id="6269" w:author="Lucy Cowie" w:date="2021-07-28T21:38:00Z">
        <w:r w:rsidRPr="00930489" w:rsidDel="008915B6">
          <w:delText>i</w:delText>
        </w:r>
      </w:del>
      <w:r w:rsidRPr="00930489">
        <w:t xml:space="preserve">mproving </w:t>
      </w:r>
      <w:ins w:id="6270" w:author="Lucy Cowie" w:date="2021-07-28T21:38:00Z">
        <w:r w:rsidR="008915B6">
          <w:t>A</w:t>
        </w:r>
      </w:ins>
      <w:del w:id="6271" w:author="Lucy Cowie" w:date="2021-07-28T21:38:00Z">
        <w:r w:rsidRPr="00930489" w:rsidDel="008915B6">
          <w:delText>a</w:delText>
        </w:r>
      </w:del>
      <w:r w:rsidRPr="00930489">
        <w:t xml:space="preserve">ir </w:t>
      </w:r>
      <w:ins w:id="6272" w:author="Lucy Cowie" w:date="2021-07-28T21:38:00Z">
        <w:r w:rsidR="008915B6">
          <w:t>Q</w:t>
        </w:r>
      </w:ins>
      <w:del w:id="6273" w:author="Lucy Cowie" w:date="2021-07-28T21:38:00Z">
        <w:r w:rsidRPr="00930489" w:rsidDel="008915B6">
          <w:delText>q</w:delText>
        </w:r>
      </w:del>
      <w:r w:rsidRPr="00930489">
        <w:t>uality?</w:t>
      </w:r>
      <w:bookmarkEnd w:id="6252"/>
      <w:r w:rsidRPr="00930489">
        <w:t xml:space="preserve"> </w:t>
      </w:r>
      <w:bookmarkEnd w:id="6253"/>
      <w:bookmarkEnd w:id="6254"/>
      <w:bookmarkEnd w:id="6255"/>
    </w:p>
    <w:p w14:paraId="51D9D7BC" w14:textId="77777777" w:rsidR="00A03326" w:rsidRPr="00894D1F" w:rsidRDefault="00A03326" w:rsidP="00D5630D">
      <w:pPr>
        <w:pStyle w:val="AR6BodyText"/>
        <w:rPr>
          <w:rFonts w:cs="Times New Roman"/>
          <w:lang w:val="en-GB"/>
        </w:rPr>
      </w:pPr>
    </w:p>
    <w:p w14:paraId="2D363837" w14:textId="41E05584" w:rsidR="00A03326" w:rsidRPr="00894D1F" w:rsidRDefault="00A03326" w:rsidP="00D5630D">
      <w:pPr>
        <w:pStyle w:val="AR6BodyText"/>
        <w:rPr>
          <w:rFonts w:cs="Times New Roman"/>
          <w:i/>
          <w:lang w:val="en-GB"/>
        </w:rPr>
      </w:pPr>
      <w:r w:rsidRPr="00894D1F">
        <w:rPr>
          <w:rFonts w:cs="Times New Roman"/>
          <w:i/>
          <w:lang w:val="en-GB"/>
        </w:rPr>
        <w:t>Climate change and air quality are intimately linked</w:t>
      </w:r>
      <w:r>
        <w:rPr>
          <w:rFonts w:cs="Times New Roman"/>
          <w:i/>
          <w:lang w:val="en-GB"/>
        </w:rPr>
        <w:t xml:space="preserve">. Many of the human activities that produce long-lived greenhouse gases </w:t>
      </w:r>
      <w:r w:rsidRPr="00894D1F">
        <w:rPr>
          <w:rFonts w:cs="Times New Roman"/>
          <w:i/>
          <w:lang w:val="en-GB"/>
        </w:rPr>
        <w:t xml:space="preserve">also </w:t>
      </w:r>
      <w:r>
        <w:rPr>
          <w:rFonts w:cs="Times New Roman"/>
          <w:i/>
          <w:lang w:val="en-GB"/>
        </w:rPr>
        <w:t xml:space="preserve">emit </w:t>
      </w:r>
      <w:r w:rsidRPr="00894D1F">
        <w:rPr>
          <w:rFonts w:cs="Times New Roman"/>
          <w:i/>
          <w:lang w:val="en-GB"/>
        </w:rPr>
        <w:t>air pollutants</w:t>
      </w:r>
      <w:r>
        <w:rPr>
          <w:rFonts w:cs="Times New Roman"/>
          <w:i/>
          <w:lang w:val="en-GB"/>
        </w:rPr>
        <w:t>, and many of these air pollutants are also ‘short-lived climate forcers’ that affect the climate</w:t>
      </w:r>
      <w:r w:rsidRPr="00894D1F">
        <w:rPr>
          <w:rFonts w:cs="Times New Roman"/>
          <w:i/>
          <w:lang w:val="en-GB"/>
        </w:rPr>
        <w:t xml:space="preserve">. </w:t>
      </w:r>
      <w:r>
        <w:rPr>
          <w:rFonts w:cs="Times New Roman"/>
          <w:i/>
          <w:lang w:val="en-GB"/>
        </w:rPr>
        <w:t>Therefore</w:t>
      </w:r>
      <w:r w:rsidRPr="00894D1F">
        <w:rPr>
          <w:rFonts w:cs="Times New Roman"/>
          <w:i/>
          <w:lang w:val="en-GB"/>
        </w:rPr>
        <w:t xml:space="preserve">, many options </w:t>
      </w:r>
      <w:r>
        <w:rPr>
          <w:rFonts w:cs="Times New Roman"/>
          <w:i/>
          <w:lang w:val="en-GB"/>
        </w:rPr>
        <w:t xml:space="preserve">for improving </w:t>
      </w:r>
      <w:r w:rsidRPr="00894D1F">
        <w:rPr>
          <w:rFonts w:cs="Times New Roman"/>
          <w:i/>
          <w:lang w:val="en-GB"/>
        </w:rPr>
        <w:t xml:space="preserve">air quality </w:t>
      </w:r>
      <w:r>
        <w:rPr>
          <w:rFonts w:cs="Times New Roman"/>
          <w:i/>
          <w:lang w:val="en-GB"/>
        </w:rPr>
        <w:t xml:space="preserve">may also serve to </w:t>
      </w:r>
      <w:r w:rsidR="00615DED">
        <w:rPr>
          <w:rFonts w:cs="Times New Roman"/>
          <w:i/>
          <w:lang w:val="en-GB"/>
        </w:rPr>
        <w:t>limit</w:t>
      </w:r>
      <w:r w:rsidRPr="00894D1F">
        <w:rPr>
          <w:rFonts w:cs="Times New Roman"/>
          <w:i/>
          <w:lang w:val="en-GB"/>
        </w:rPr>
        <w:t xml:space="preserve"> climate change</w:t>
      </w:r>
      <w:r>
        <w:rPr>
          <w:rFonts w:cs="Times New Roman"/>
          <w:i/>
          <w:lang w:val="en-GB"/>
        </w:rPr>
        <w:t xml:space="preserve"> and vice versa. However, some </w:t>
      </w:r>
      <w:r w:rsidRPr="00894D1F">
        <w:rPr>
          <w:rFonts w:cs="Times New Roman"/>
          <w:i/>
          <w:lang w:val="en-GB"/>
        </w:rPr>
        <w:t xml:space="preserve">options </w:t>
      </w:r>
      <w:r>
        <w:rPr>
          <w:rFonts w:cs="Times New Roman"/>
          <w:i/>
          <w:lang w:val="en-GB"/>
        </w:rPr>
        <w:t xml:space="preserve">for improving air quality cause additional climate warming, and some actions that address climate change can worsen air quality. </w:t>
      </w:r>
    </w:p>
    <w:p w14:paraId="1417658F" w14:textId="77777777" w:rsidR="00A03326" w:rsidRPr="00894D1F" w:rsidRDefault="00A03326" w:rsidP="00D5630D">
      <w:pPr>
        <w:pStyle w:val="AR6BodyText"/>
        <w:rPr>
          <w:rFonts w:cs="Times New Roman"/>
          <w:i/>
          <w:lang w:val="en-GB"/>
        </w:rPr>
      </w:pPr>
    </w:p>
    <w:p w14:paraId="609FCEAD" w14:textId="77777777" w:rsidR="00A03326" w:rsidRPr="00894D1F" w:rsidRDefault="00A03326" w:rsidP="00D5630D">
      <w:pPr>
        <w:pStyle w:val="AR6BodyText"/>
        <w:rPr>
          <w:rFonts w:cs="Times New Roman"/>
          <w:lang w:val="en-GB"/>
        </w:rPr>
      </w:pPr>
      <w:r>
        <w:rPr>
          <w:rFonts w:cs="Times New Roman"/>
          <w:lang w:val="en-GB"/>
        </w:rPr>
        <w:t>C</w:t>
      </w:r>
      <w:r w:rsidRPr="00894D1F">
        <w:rPr>
          <w:rFonts w:cs="Times New Roman"/>
          <w:lang w:val="en-GB"/>
        </w:rPr>
        <w:t xml:space="preserve">limate change and air pollution are </w:t>
      </w:r>
      <w:r>
        <w:rPr>
          <w:rFonts w:cs="Times New Roman"/>
          <w:lang w:val="en-GB"/>
        </w:rPr>
        <w:t>both c</w:t>
      </w:r>
      <w:r w:rsidRPr="00894D1F">
        <w:rPr>
          <w:rFonts w:cs="Times New Roman"/>
          <w:lang w:val="en-GB"/>
        </w:rPr>
        <w:t>ritical environmental issues</w:t>
      </w:r>
      <w:r>
        <w:rPr>
          <w:rFonts w:cs="Times New Roman"/>
          <w:lang w:val="en-GB"/>
        </w:rPr>
        <w:t xml:space="preserve"> that are</w:t>
      </w:r>
      <w:r w:rsidRPr="00894D1F">
        <w:rPr>
          <w:rFonts w:cs="Times New Roman"/>
          <w:lang w:val="en-GB"/>
        </w:rPr>
        <w:t xml:space="preserve"> </w:t>
      </w:r>
      <w:r w:rsidRPr="00A07B3A">
        <w:rPr>
          <w:rFonts w:cs="Times New Roman"/>
          <w:lang w:val="en-GB"/>
        </w:rPr>
        <w:t>already</w:t>
      </w:r>
      <w:r w:rsidRPr="00894D1F">
        <w:rPr>
          <w:rFonts w:cs="Times New Roman"/>
          <w:lang w:val="en-GB"/>
        </w:rPr>
        <w:t xml:space="preserve"> </w:t>
      </w:r>
      <w:r>
        <w:rPr>
          <w:rFonts w:cs="Times New Roman"/>
          <w:lang w:val="en-GB"/>
        </w:rPr>
        <w:t>affecting</w:t>
      </w:r>
      <w:r w:rsidRPr="00894D1F">
        <w:rPr>
          <w:rFonts w:cs="Times New Roman"/>
          <w:lang w:val="en-GB"/>
        </w:rPr>
        <w:t xml:space="preserve"> humanity. </w:t>
      </w:r>
      <w:r>
        <w:rPr>
          <w:rFonts w:cs="Times New Roman"/>
          <w:lang w:val="en-GB"/>
        </w:rPr>
        <w:t>In 2016, t</w:t>
      </w:r>
      <w:r w:rsidRPr="00894D1F">
        <w:rPr>
          <w:rFonts w:cs="Times New Roman"/>
          <w:lang w:val="en-GB"/>
        </w:rPr>
        <w:t>he World Health Organi</w:t>
      </w:r>
      <w:r>
        <w:rPr>
          <w:rFonts w:cs="Times New Roman"/>
          <w:lang w:val="en-GB"/>
        </w:rPr>
        <w:t>z</w:t>
      </w:r>
      <w:r w:rsidRPr="00894D1F">
        <w:rPr>
          <w:rFonts w:cs="Times New Roman"/>
          <w:lang w:val="en-GB"/>
        </w:rPr>
        <w:t>ation attribute</w:t>
      </w:r>
      <w:r>
        <w:rPr>
          <w:rFonts w:cs="Times New Roman"/>
          <w:lang w:val="en-GB"/>
        </w:rPr>
        <w:t>d</w:t>
      </w:r>
      <w:r w:rsidRPr="00894D1F">
        <w:rPr>
          <w:rFonts w:cs="Times New Roman"/>
          <w:lang w:val="en-GB"/>
        </w:rPr>
        <w:t xml:space="preserve"> </w:t>
      </w:r>
      <w:r w:rsidRPr="00894D1F">
        <w:rPr>
          <w:rFonts w:cs="Times New Roman"/>
          <w:bCs/>
          <w:lang w:val="en-GB"/>
        </w:rPr>
        <w:t xml:space="preserve">4.2 million </w:t>
      </w:r>
      <w:r w:rsidRPr="00894D1F">
        <w:rPr>
          <w:rFonts w:cs="Times New Roman"/>
          <w:lang w:val="en-GB"/>
        </w:rPr>
        <w:t>deaths worldwide every year to ambient (outdoor) air pollution</w:t>
      </w:r>
      <w:r>
        <w:rPr>
          <w:rFonts w:cs="Times New Roman"/>
          <w:lang w:val="en-GB"/>
        </w:rPr>
        <w:t xml:space="preserve">. Meanwhile, </w:t>
      </w:r>
      <w:r w:rsidRPr="00894D1F">
        <w:rPr>
          <w:rFonts w:cs="Times New Roman"/>
          <w:lang w:val="en-GB"/>
        </w:rPr>
        <w:t xml:space="preserve">climate change impacts water resources, food production, human health, extreme events, coastal erosion, wildfires, and many other phenomena. </w:t>
      </w:r>
    </w:p>
    <w:p w14:paraId="6DC8B7BC" w14:textId="77777777" w:rsidR="00A03326" w:rsidRPr="00894D1F" w:rsidRDefault="00A03326" w:rsidP="00D5630D">
      <w:pPr>
        <w:pStyle w:val="AR6BodyText"/>
        <w:rPr>
          <w:rFonts w:cs="Times New Roman"/>
          <w:lang w:val="en-GB"/>
        </w:rPr>
      </w:pPr>
    </w:p>
    <w:p w14:paraId="483D8EEC" w14:textId="77777777" w:rsidR="00A03326" w:rsidRDefault="00A03326" w:rsidP="00D5630D">
      <w:pPr>
        <w:pStyle w:val="AR6BodyText"/>
        <w:rPr>
          <w:rFonts w:cs="Times New Roman"/>
          <w:lang w:val="en-GB"/>
        </w:rPr>
      </w:pPr>
      <w:r>
        <w:rPr>
          <w:rFonts w:cs="Times New Roman"/>
          <w:lang w:val="en-GB"/>
        </w:rPr>
        <w:t>Most</w:t>
      </w:r>
      <w:r w:rsidRPr="00894D1F">
        <w:rPr>
          <w:rFonts w:cs="Times New Roman"/>
          <w:lang w:val="en-GB"/>
        </w:rPr>
        <w:t xml:space="preserve"> </w:t>
      </w:r>
      <w:r>
        <w:rPr>
          <w:rFonts w:cs="Times New Roman"/>
          <w:lang w:val="en-GB"/>
        </w:rPr>
        <w:t>human</w:t>
      </w:r>
      <w:r w:rsidRPr="00894D1F">
        <w:rPr>
          <w:rFonts w:cs="Times New Roman"/>
          <w:lang w:val="en-GB"/>
        </w:rPr>
        <w:t xml:space="preserve"> activities</w:t>
      </w:r>
      <w:r>
        <w:rPr>
          <w:rFonts w:cs="Times New Roman"/>
          <w:lang w:val="en-GB"/>
        </w:rPr>
        <w:t xml:space="preserve">, including </w:t>
      </w:r>
      <w:r w:rsidRPr="00894D1F">
        <w:rPr>
          <w:rFonts w:cs="Times New Roman"/>
          <w:lang w:val="en-GB"/>
        </w:rPr>
        <w:t xml:space="preserve">energy production, agriculture, transportation, industrial processes, waste management </w:t>
      </w:r>
      <w:r>
        <w:rPr>
          <w:rFonts w:cs="Times New Roman"/>
          <w:lang w:val="en-GB"/>
        </w:rPr>
        <w:t xml:space="preserve">and </w:t>
      </w:r>
      <w:r w:rsidRPr="00894D1F">
        <w:rPr>
          <w:rFonts w:cs="Times New Roman"/>
          <w:lang w:val="en-GB"/>
        </w:rPr>
        <w:t>residential heating</w:t>
      </w:r>
      <w:r>
        <w:rPr>
          <w:rFonts w:cs="Times New Roman"/>
          <w:lang w:val="en-GB"/>
        </w:rPr>
        <w:t xml:space="preserve"> and cooling</w:t>
      </w:r>
      <w:r w:rsidRPr="00894D1F">
        <w:rPr>
          <w:rFonts w:cs="Times New Roman"/>
          <w:lang w:val="en-GB"/>
        </w:rPr>
        <w:t xml:space="preserve">, </w:t>
      </w:r>
      <w:r>
        <w:rPr>
          <w:rFonts w:cs="Times New Roman"/>
          <w:lang w:val="en-GB"/>
        </w:rPr>
        <w:t>result in</w:t>
      </w:r>
      <w:r w:rsidRPr="00894D1F">
        <w:rPr>
          <w:rFonts w:cs="Times New Roman"/>
          <w:lang w:val="en-GB"/>
        </w:rPr>
        <w:t xml:space="preserve"> emission</w:t>
      </w:r>
      <w:r>
        <w:rPr>
          <w:rFonts w:cs="Times New Roman"/>
          <w:lang w:val="en-GB"/>
        </w:rPr>
        <w:t>s</w:t>
      </w:r>
      <w:r w:rsidRPr="00894D1F">
        <w:rPr>
          <w:rFonts w:cs="Times New Roman"/>
          <w:lang w:val="en-GB"/>
        </w:rPr>
        <w:t xml:space="preserve"> of gaseous and particulate pollutants that modify </w:t>
      </w:r>
      <w:r>
        <w:rPr>
          <w:rFonts w:cs="Times New Roman"/>
          <w:lang w:val="en-GB"/>
        </w:rPr>
        <w:t xml:space="preserve">the composition of the </w:t>
      </w:r>
      <w:r w:rsidRPr="00894D1F">
        <w:rPr>
          <w:rFonts w:cs="Times New Roman"/>
          <w:lang w:val="en-GB"/>
        </w:rPr>
        <w:t>atmospher</w:t>
      </w:r>
      <w:r>
        <w:rPr>
          <w:rFonts w:cs="Times New Roman"/>
          <w:lang w:val="en-GB"/>
        </w:rPr>
        <w:t>e</w:t>
      </w:r>
      <w:r w:rsidRPr="00894D1F">
        <w:rPr>
          <w:rFonts w:cs="Times New Roman"/>
          <w:lang w:val="en-GB"/>
        </w:rPr>
        <w:t xml:space="preserve">, leading to degradation of air quality as well as </w:t>
      </w:r>
      <w:r>
        <w:rPr>
          <w:rFonts w:cs="Times New Roman"/>
          <w:lang w:val="en-GB"/>
        </w:rPr>
        <w:t xml:space="preserve">to </w:t>
      </w:r>
      <w:r w:rsidRPr="00894D1F">
        <w:rPr>
          <w:rFonts w:cs="Times New Roman"/>
          <w:lang w:val="en-GB"/>
        </w:rPr>
        <w:t>climate change.</w:t>
      </w:r>
      <w:r>
        <w:rPr>
          <w:rFonts w:cs="Times New Roman"/>
          <w:lang w:val="en-GB"/>
        </w:rPr>
        <w:t xml:space="preserve"> These air pollutants are also </w:t>
      </w:r>
      <w:r w:rsidRPr="004F2D34">
        <w:rPr>
          <w:rFonts w:cs="Times New Roman"/>
          <w:i/>
          <w:lang w:val="en-GB"/>
        </w:rPr>
        <w:t>short-lived climate forcers</w:t>
      </w:r>
      <w:r>
        <w:rPr>
          <w:rFonts w:cs="Times New Roman"/>
          <w:lang w:val="en-GB"/>
        </w:rPr>
        <w:t xml:space="preserve"> – substances that affect the climate but remain in the atmosphere for shorter periods (days to decades) than long-lived greenhouse gases like carbon dioxide (see FAQ 6.1). </w:t>
      </w:r>
      <w:r w:rsidRPr="00894D1F">
        <w:rPr>
          <w:rFonts w:cs="Times New Roman"/>
          <w:lang w:val="en-GB"/>
        </w:rPr>
        <w:t xml:space="preserve">While this </w:t>
      </w:r>
      <w:r>
        <w:rPr>
          <w:rFonts w:cs="Times New Roman"/>
          <w:lang w:val="en-GB"/>
        </w:rPr>
        <w:t xml:space="preserve">means that the issues of </w:t>
      </w:r>
      <w:r w:rsidRPr="00894D1F">
        <w:rPr>
          <w:rFonts w:cs="Times New Roman"/>
          <w:lang w:val="en-GB"/>
        </w:rPr>
        <w:t xml:space="preserve">air pollution and climate change </w:t>
      </w:r>
      <w:r>
        <w:rPr>
          <w:rFonts w:cs="Times New Roman"/>
          <w:lang w:val="en-GB"/>
        </w:rPr>
        <w:t xml:space="preserve">are </w:t>
      </w:r>
      <w:r w:rsidRPr="00894D1F">
        <w:rPr>
          <w:rFonts w:cs="Times New Roman"/>
          <w:lang w:val="en-GB"/>
        </w:rPr>
        <w:t xml:space="preserve">intimately connected, air pollutants and </w:t>
      </w:r>
      <w:r>
        <w:rPr>
          <w:rFonts w:cs="Times New Roman"/>
          <w:lang w:val="en-GB"/>
        </w:rPr>
        <w:t>greenhouse gases</w:t>
      </w:r>
      <w:r w:rsidRPr="00894D1F">
        <w:rPr>
          <w:rFonts w:cs="Times New Roman"/>
          <w:lang w:val="en-GB"/>
        </w:rPr>
        <w:t xml:space="preserve"> are often defined, investigated and regulated independently of one another </w:t>
      </w:r>
      <w:r>
        <w:rPr>
          <w:rFonts w:cs="Times New Roman"/>
          <w:lang w:val="en-GB"/>
        </w:rPr>
        <w:t xml:space="preserve">in both </w:t>
      </w:r>
      <w:r w:rsidRPr="00894D1F">
        <w:rPr>
          <w:rFonts w:cs="Times New Roman"/>
          <w:lang w:val="en-GB"/>
        </w:rPr>
        <w:t>the scientific and policy arena</w:t>
      </w:r>
      <w:r>
        <w:rPr>
          <w:rFonts w:cs="Times New Roman"/>
          <w:lang w:val="en-GB"/>
        </w:rPr>
        <w:t>s</w:t>
      </w:r>
      <w:r w:rsidRPr="00894D1F">
        <w:rPr>
          <w:rFonts w:cs="Times New Roman"/>
          <w:lang w:val="en-GB"/>
        </w:rPr>
        <w:t xml:space="preserve">. </w:t>
      </w:r>
    </w:p>
    <w:p w14:paraId="7CA0D5AA" w14:textId="77777777" w:rsidR="00A03326" w:rsidRDefault="00A03326" w:rsidP="00D5630D">
      <w:pPr>
        <w:pStyle w:val="AR6BodyText"/>
        <w:rPr>
          <w:rFonts w:cs="Times New Roman"/>
          <w:lang w:val="en-GB"/>
        </w:rPr>
      </w:pPr>
    </w:p>
    <w:p w14:paraId="4131C41B" w14:textId="5BD761AF" w:rsidR="00A03326" w:rsidRPr="00894D1F" w:rsidRDefault="00A03326" w:rsidP="00D5630D">
      <w:pPr>
        <w:pStyle w:val="AR6BodyText"/>
        <w:rPr>
          <w:rFonts w:cs="Times New Roman"/>
          <w:lang w:val="en-GB"/>
        </w:rPr>
      </w:pPr>
      <w:r>
        <w:rPr>
          <w:rFonts w:cs="Times New Roman"/>
          <w:lang w:val="en-GB"/>
        </w:rPr>
        <w:t>M</w:t>
      </w:r>
      <w:r w:rsidRPr="00894D1F">
        <w:rPr>
          <w:rFonts w:cs="Times New Roman"/>
          <w:lang w:val="en-GB"/>
        </w:rPr>
        <w:t xml:space="preserve">any sources </w:t>
      </w:r>
      <w:r>
        <w:rPr>
          <w:rFonts w:cs="Times New Roman"/>
          <w:lang w:val="en-GB"/>
        </w:rPr>
        <w:t xml:space="preserve">simultaneously </w:t>
      </w:r>
      <w:r w:rsidRPr="00894D1F">
        <w:rPr>
          <w:rFonts w:cs="Times New Roman"/>
          <w:lang w:val="en-GB"/>
        </w:rPr>
        <w:t xml:space="preserve">emit </w:t>
      </w:r>
      <w:r>
        <w:rPr>
          <w:rFonts w:cs="Times New Roman"/>
          <w:lang w:val="en-GB"/>
        </w:rPr>
        <w:t>carbon dioxide and air pollutants.</w:t>
      </w:r>
      <w:r w:rsidRPr="00894D1F">
        <w:rPr>
          <w:rFonts w:cs="Times New Roman"/>
          <w:lang w:val="en-GB"/>
        </w:rPr>
        <w:t xml:space="preserve"> When we drive our </w:t>
      </w:r>
      <w:r>
        <w:rPr>
          <w:rFonts w:cs="Times New Roman"/>
          <w:lang w:val="en-GB"/>
        </w:rPr>
        <w:t xml:space="preserve">fossil fuel vehicles </w:t>
      </w:r>
      <w:r w:rsidRPr="00894D1F">
        <w:rPr>
          <w:rFonts w:cs="Times New Roman"/>
          <w:lang w:val="en-GB"/>
        </w:rPr>
        <w:t xml:space="preserve">or light a fire in the fireplace, it is not just </w:t>
      </w:r>
      <w:r>
        <w:rPr>
          <w:rFonts w:cs="Times New Roman"/>
          <w:lang w:val="en-GB"/>
        </w:rPr>
        <w:t>carbon dioxide</w:t>
      </w:r>
      <w:r w:rsidRPr="00894D1F">
        <w:rPr>
          <w:rFonts w:cs="Times New Roman"/>
          <w:lang w:val="en-GB"/>
        </w:rPr>
        <w:t xml:space="preserve"> or air pollutants that are emitted, but always both. It is therefore not possible to separate emissions in</w:t>
      </w:r>
      <w:r>
        <w:rPr>
          <w:rFonts w:cs="Times New Roman"/>
          <w:lang w:val="en-GB"/>
        </w:rPr>
        <w:t>to</w:t>
      </w:r>
      <w:r w:rsidRPr="00894D1F">
        <w:rPr>
          <w:rFonts w:cs="Times New Roman"/>
          <w:lang w:val="en-GB"/>
        </w:rPr>
        <w:t xml:space="preserve"> two </w:t>
      </w:r>
      <w:r>
        <w:rPr>
          <w:rFonts w:cs="Times New Roman"/>
          <w:lang w:val="en-GB"/>
        </w:rPr>
        <w:t xml:space="preserve">clearly </w:t>
      </w:r>
      <w:r w:rsidRPr="00894D1F">
        <w:rPr>
          <w:rFonts w:cs="Times New Roman"/>
          <w:lang w:val="en-GB"/>
        </w:rPr>
        <w:t>distinct groups</w:t>
      </w:r>
      <w:r>
        <w:rPr>
          <w:rFonts w:cs="Times New Roman"/>
          <w:lang w:val="en-GB"/>
        </w:rPr>
        <w:t>. As a result</w:t>
      </w:r>
      <w:r w:rsidRPr="00894D1F">
        <w:rPr>
          <w:rFonts w:cs="Times New Roman"/>
          <w:lang w:val="en-GB"/>
        </w:rPr>
        <w:t>, polic</w:t>
      </w:r>
      <w:r>
        <w:rPr>
          <w:rFonts w:cs="Times New Roman"/>
          <w:lang w:val="en-GB"/>
        </w:rPr>
        <w:t>ies</w:t>
      </w:r>
      <w:r w:rsidRPr="00894D1F">
        <w:rPr>
          <w:rFonts w:cs="Times New Roman"/>
          <w:lang w:val="en-GB"/>
        </w:rPr>
        <w:t xml:space="preserve"> aiming at addressing</w:t>
      </w:r>
      <w:r>
        <w:rPr>
          <w:rFonts w:cs="Times New Roman"/>
          <w:lang w:val="en-GB"/>
        </w:rPr>
        <w:t xml:space="preserve"> </w:t>
      </w:r>
      <w:r w:rsidRPr="00894D1F">
        <w:rPr>
          <w:rFonts w:cs="Times New Roman"/>
          <w:lang w:val="en-GB"/>
        </w:rPr>
        <w:t xml:space="preserve">climate change may have benefits or </w:t>
      </w:r>
      <w:r>
        <w:rPr>
          <w:rFonts w:cs="Times New Roman"/>
          <w:lang w:val="en-GB"/>
        </w:rPr>
        <w:t>side</w:t>
      </w:r>
      <w:ins w:id="6274" w:author="Lucy Cowie" w:date="2021-07-28T21:39:00Z">
        <w:r w:rsidR="00CC18FD">
          <w:rPr>
            <w:rFonts w:cs="Times New Roman"/>
            <w:lang w:val="en-GB"/>
          </w:rPr>
          <w:t xml:space="preserve"> </w:t>
        </w:r>
      </w:ins>
      <w:del w:id="6275" w:author="Lucy Cowie" w:date="2021-07-28T21:39:00Z">
        <w:r w:rsidDel="00CC18FD">
          <w:rPr>
            <w:rFonts w:cs="Times New Roman"/>
            <w:lang w:val="en-GB"/>
          </w:rPr>
          <w:delText>-</w:delText>
        </w:r>
      </w:del>
      <w:r>
        <w:rPr>
          <w:rFonts w:cs="Times New Roman"/>
          <w:lang w:val="en-GB"/>
        </w:rPr>
        <w:t>effects</w:t>
      </w:r>
      <w:r w:rsidRPr="00894D1F">
        <w:rPr>
          <w:rFonts w:cs="Times New Roman"/>
          <w:lang w:val="en-GB"/>
        </w:rPr>
        <w:t xml:space="preserve"> for air quality</w:t>
      </w:r>
      <w:r>
        <w:rPr>
          <w:rFonts w:cs="Times New Roman"/>
          <w:lang w:val="en-GB"/>
        </w:rPr>
        <w:t>,</w:t>
      </w:r>
      <w:r w:rsidRPr="00894D1F">
        <w:rPr>
          <w:rFonts w:cs="Times New Roman"/>
          <w:lang w:val="en-GB"/>
        </w:rPr>
        <w:t xml:space="preserve"> and </w:t>
      </w:r>
      <w:r w:rsidRPr="002719D4">
        <w:rPr>
          <w:rFonts w:cs="Times New Roman"/>
          <w:iCs/>
          <w:lang w:val="en-GB"/>
        </w:rPr>
        <w:t>vice versa</w:t>
      </w:r>
      <w:r w:rsidRPr="00894D1F">
        <w:rPr>
          <w:rFonts w:cs="Times New Roman"/>
          <w:lang w:val="en-GB"/>
        </w:rPr>
        <w:t xml:space="preserve">. </w:t>
      </w:r>
    </w:p>
    <w:p w14:paraId="2D3D28A2" w14:textId="77777777" w:rsidR="00A03326" w:rsidRPr="00894D1F" w:rsidRDefault="00A03326" w:rsidP="00D5630D">
      <w:pPr>
        <w:pStyle w:val="AR6BodyText"/>
        <w:rPr>
          <w:rFonts w:cs="Times New Roman"/>
          <w:lang w:val="en-GB"/>
        </w:rPr>
      </w:pPr>
    </w:p>
    <w:p w14:paraId="1E4CAD1D" w14:textId="70E629B4" w:rsidR="00A03326" w:rsidRPr="00FE4C18" w:rsidRDefault="00A03326" w:rsidP="00D5630D">
      <w:pPr>
        <w:pStyle w:val="AR6BodyText"/>
        <w:rPr>
          <w:rFonts w:cs="Times New Roman"/>
          <w:lang w:val="en-GB"/>
        </w:rPr>
      </w:pPr>
      <w:r>
        <w:rPr>
          <w:rFonts w:cs="Times New Roman"/>
          <w:lang w:val="en-GB"/>
        </w:rPr>
        <w:t>For example, some short-term ‘w</w:t>
      </w:r>
      <w:r w:rsidRPr="00894D1F">
        <w:rPr>
          <w:rFonts w:cs="Times New Roman"/>
          <w:lang w:val="en-GB"/>
        </w:rPr>
        <w:t>in-win</w:t>
      </w:r>
      <w:r>
        <w:rPr>
          <w:rFonts w:cs="Times New Roman"/>
          <w:lang w:val="en-GB"/>
        </w:rPr>
        <w:t>’</w:t>
      </w:r>
      <w:r w:rsidRPr="00894D1F">
        <w:rPr>
          <w:rFonts w:cs="Times New Roman"/>
          <w:lang w:val="en-GB"/>
        </w:rPr>
        <w:t xml:space="preserve"> policies that </w:t>
      </w:r>
      <w:r>
        <w:rPr>
          <w:rFonts w:cs="Times New Roman"/>
          <w:lang w:val="en-GB"/>
        </w:rPr>
        <w:t xml:space="preserve">simultaneously improve </w:t>
      </w:r>
      <w:r w:rsidRPr="00894D1F">
        <w:rPr>
          <w:rFonts w:cs="Times New Roman"/>
          <w:lang w:val="en-GB"/>
        </w:rPr>
        <w:t xml:space="preserve">air quality </w:t>
      </w:r>
      <w:r>
        <w:rPr>
          <w:rFonts w:cs="Times New Roman"/>
          <w:lang w:val="en-GB"/>
        </w:rPr>
        <w:t>and limit</w:t>
      </w:r>
      <w:r w:rsidRPr="00894D1F">
        <w:rPr>
          <w:rFonts w:cs="Times New Roman"/>
          <w:lang w:val="en-GB"/>
        </w:rPr>
        <w:t xml:space="preserve"> climate change </w:t>
      </w:r>
      <w:r>
        <w:rPr>
          <w:rFonts w:cs="Times New Roman"/>
          <w:lang w:val="en-GB"/>
        </w:rPr>
        <w:t xml:space="preserve">include the implementation of </w:t>
      </w:r>
      <w:r w:rsidRPr="00894D1F">
        <w:rPr>
          <w:rFonts w:cs="Times New Roman"/>
          <w:lang w:val="en-GB"/>
        </w:rPr>
        <w:t>energy efficiency measures</w:t>
      </w:r>
      <w:r>
        <w:rPr>
          <w:rFonts w:cs="Times New Roman"/>
          <w:lang w:val="en-GB"/>
        </w:rPr>
        <w:t xml:space="preserve">, methane </w:t>
      </w:r>
      <w:r w:rsidRPr="00894D1F">
        <w:rPr>
          <w:rFonts w:cs="Times New Roman"/>
          <w:lang w:val="en-GB"/>
        </w:rPr>
        <w:t>captu</w:t>
      </w:r>
      <w:r>
        <w:rPr>
          <w:rFonts w:cs="Times New Roman"/>
          <w:lang w:val="en-GB"/>
        </w:rPr>
        <w:t>re</w:t>
      </w:r>
      <w:r w:rsidRPr="00894D1F">
        <w:rPr>
          <w:rFonts w:cs="Times New Roman"/>
          <w:lang w:val="en-GB"/>
        </w:rPr>
        <w:t xml:space="preserve"> and recover</w:t>
      </w:r>
      <w:r>
        <w:rPr>
          <w:rFonts w:cs="Times New Roman"/>
          <w:lang w:val="en-GB"/>
        </w:rPr>
        <w:t xml:space="preserve">y </w:t>
      </w:r>
      <w:r w:rsidRPr="00894D1F">
        <w:rPr>
          <w:rFonts w:cs="Times New Roman"/>
          <w:lang w:val="en-GB"/>
        </w:rPr>
        <w:t>from solid</w:t>
      </w:r>
      <w:ins w:id="6276" w:author="Lucy Cowie" w:date="2021-07-28T21:39:00Z">
        <w:r w:rsidR="00D32690">
          <w:rPr>
            <w:rFonts w:cs="Times New Roman"/>
            <w:lang w:val="en-GB"/>
          </w:rPr>
          <w:t>-</w:t>
        </w:r>
      </w:ins>
      <w:del w:id="6277" w:author="Lucy Cowie" w:date="2021-07-28T21:39:00Z">
        <w:r w:rsidRPr="00894D1F" w:rsidDel="00D32690">
          <w:rPr>
            <w:rFonts w:cs="Times New Roman"/>
            <w:lang w:val="en-GB"/>
          </w:rPr>
          <w:delText xml:space="preserve"> </w:delText>
        </w:r>
      </w:del>
      <w:r w:rsidRPr="00894D1F">
        <w:rPr>
          <w:rFonts w:cs="Times New Roman"/>
          <w:lang w:val="en-GB"/>
        </w:rPr>
        <w:t xml:space="preserve">waste management and </w:t>
      </w:r>
      <w:ins w:id="6278" w:author="Lucy Cowie" w:date="2021-07-28T21:39:00Z">
        <w:r w:rsidR="00D32690">
          <w:rPr>
            <w:rFonts w:cs="Times New Roman"/>
            <w:lang w:val="en-GB"/>
          </w:rPr>
          <w:t xml:space="preserve">the </w:t>
        </w:r>
      </w:ins>
      <w:r w:rsidRPr="00894D1F">
        <w:rPr>
          <w:rFonts w:cs="Times New Roman"/>
          <w:lang w:val="en-GB"/>
        </w:rPr>
        <w:t>oil and gas industry</w:t>
      </w:r>
      <w:r>
        <w:rPr>
          <w:rFonts w:cs="Times New Roman"/>
          <w:lang w:val="en-GB"/>
        </w:rPr>
        <w:t xml:space="preserve">, </w:t>
      </w:r>
      <w:r w:rsidRPr="00894D1F">
        <w:rPr>
          <w:rFonts w:cs="Times New Roman"/>
          <w:lang w:val="en-GB"/>
        </w:rPr>
        <w:t>zero-emission vehicles</w:t>
      </w:r>
      <w:r>
        <w:rPr>
          <w:rFonts w:cs="Times New Roman"/>
          <w:lang w:val="en-GB"/>
        </w:rPr>
        <w:t xml:space="preserve">, </w:t>
      </w:r>
      <w:r w:rsidRPr="00BC2D7D">
        <w:rPr>
          <w:rFonts w:cs="Times New Roman"/>
          <w:lang w:val="en-GB"/>
        </w:rPr>
        <w:t>efficient and clean stoves</w:t>
      </w:r>
      <w:r>
        <w:rPr>
          <w:rFonts w:cs="Times New Roman"/>
          <w:lang w:val="en-GB"/>
        </w:rPr>
        <w:t xml:space="preserve"> for </w:t>
      </w:r>
      <w:r w:rsidRPr="002D261C">
        <w:rPr>
          <w:rFonts w:cs="Times New Roman"/>
          <w:lang w:val="en-GB"/>
        </w:rPr>
        <w:t>heating and cookin</w:t>
      </w:r>
      <w:r>
        <w:rPr>
          <w:rFonts w:cs="Times New Roman"/>
          <w:lang w:val="en-GB"/>
        </w:rPr>
        <w:t xml:space="preserve">g, filtering of </w:t>
      </w:r>
      <w:r w:rsidRPr="00894D1F">
        <w:rPr>
          <w:rFonts w:cs="Times New Roman"/>
          <w:lang w:val="en-GB"/>
        </w:rPr>
        <w:t>soot (particulate</w:t>
      </w:r>
      <w:r>
        <w:rPr>
          <w:rFonts w:cs="Times New Roman"/>
          <w:lang w:val="en-GB"/>
        </w:rPr>
        <w:t xml:space="preserve"> matter)</w:t>
      </w:r>
      <w:r w:rsidRPr="00894D1F">
        <w:rPr>
          <w:rFonts w:cs="Times New Roman"/>
          <w:lang w:val="en-GB"/>
        </w:rPr>
        <w:t xml:space="preserve"> f</w:t>
      </w:r>
      <w:r>
        <w:rPr>
          <w:rFonts w:cs="Times New Roman"/>
          <w:lang w:val="en-GB"/>
        </w:rPr>
        <w:t>or</w:t>
      </w:r>
      <w:r w:rsidRPr="00894D1F">
        <w:rPr>
          <w:rFonts w:cs="Times New Roman"/>
          <w:lang w:val="en-GB"/>
        </w:rPr>
        <w:t xml:space="preserve"> diesel vehicles</w:t>
      </w:r>
      <w:r>
        <w:rPr>
          <w:rFonts w:cs="Times New Roman"/>
          <w:lang w:val="en-GB"/>
        </w:rPr>
        <w:t xml:space="preserve">, cleaner </w:t>
      </w:r>
      <w:r w:rsidRPr="002D261C">
        <w:rPr>
          <w:rFonts w:cs="Times New Roman"/>
          <w:lang w:val="en-GB"/>
        </w:rPr>
        <w:t>brick</w:t>
      </w:r>
      <w:ins w:id="6279" w:author="Lucy Cowie" w:date="2021-07-28T21:40:00Z">
        <w:r w:rsidR="00815F46">
          <w:rPr>
            <w:rFonts w:cs="Times New Roman"/>
            <w:lang w:val="en-GB"/>
          </w:rPr>
          <w:t>-</w:t>
        </w:r>
      </w:ins>
      <w:del w:id="6280" w:author="Lucy Cowie" w:date="2021-07-28T21:40:00Z">
        <w:r w:rsidRPr="002D261C" w:rsidDel="00815F46">
          <w:rPr>
            <w:rFonts w:cs="Times New Roman"/>
            <w:lang w:val="en-GB"/>
          </w:rPr>
          <w:delText xml:space="preserve"> </w:delText>
        </w:r>
      </w:del>
      <w:r w:rsidRPr="002D261C">
        <w:rPr>
          <w:rFonts w:cs="Times New Roman"/>
          <w:lang w:val="en-GB"/>
        </w:rPr>
        <w:t>kiln technology</w:t>
      </w:r>
      <w:r>
        <w:rPr>
          <w:rFonts w:cs="Times New Roman"/>
          <w:lang w:val="en-GB"/>
        </w:rPr>
        <w:t xml:space="preserve">, practices that </w:t>
      </w:r>
      <w:r w:rsidRPr="002D261C">
        <w:rPr>
          <w:rFonts w:cs="Times New Roman"/>
          <w:lang w:val="en-GB"/>
        </w:rPr>
        <w:t>reduc</w:t>
      </w:r>
      <w:r>
        <w:rPr>
          <w:rFonts w:cs="Times New Roman"/>
          <w:lang w:val="en-GB"/>
        </w:rPr>
        <w:t>e</w:t>
      </w:r>
      <w:r w:rsidRPr="002D261C">
        <w:rPr>
          <w:rFonts w:cs="Times New Roman"/>
          <w:lang w:val="en-GB"/>
        </w:rPr>
        <w:t xml:space="preserve"> burning of agricultural waste</w:t>
      </w:r>
      <w:r>
        <w:rPr>
          <w:rFonts w:cs="Times New Roman"/>
          <w:lang w:val="en-GB"/>
        </w:rPr>
        <w:t xml:space="preserve">, and </w:t>
      </w:r>
      <w:r>
        <w:rPr>
          <w:lang w:val="en-US"/>
        </w:rPr>
        <w:t xml:space="preserve">the </w:t>
      </w:r>
      <w:r w:rsidRPr="002D261C">
        <w:rPr>
          <w:rFonts w:cs="Times New Roman"/>
          <w:lang w:val="en-GB"/>
        </w:rPr>
        <w:t>eradicat</w:t>
      </w:r>
      <w:r>
        <w:rPr>
          <w:rFonts w:cs="Times New Roman"/>
          <w:lang w:val="en-GB"/>
        </w:rPr>
        <w:t>ion</w:t>
      </w:r>
      <w:r w:rsidRPr="002D261C">
        <w:rPr>
          <w:rFonts w:cs="Times New Roman"/>
          <w:lang w:val="en-GB"/>
        </w:rPr>
        <w:t xml:space="preserve"> </w:t>
      </w:r>
      <w:r>
        <w:rPr>
          <w:rFonts w:cs="Times New Roman"/>
          <w:lang w:val="en-GB"/>
        </w:rPr>
        <w:t>of</w:t>
      </w:r>
      <w:r w:rsidRPr="002D261C">
        <w:rPr>
          <w:rFonts w:cs="Times New Roman"/>
          <w:lang w:val="en-GB"/>
        </w:rPr>
        <w:t xml:space="preserve"> burning </w:t>
      </w:r>
      <w:r>
        <w:rPr>
          <w:rFonts w:cs="Times New Roman"/>
          <w:lang w:val="en-GB"/>
        </w:rPr>
        <w:t xml:space="preserve">of </w:t>
      </w:r>
      <w:r w:rsidRPr="002D261C">
        <w:rPr>
          <w:rFonts w:cs="Times New Roman"/>
          <w:lang w:val="en-GB"/>
        </w:rPr>
        <w:t>kerosene for lighting</w:t>
      </w:r>
      <w:r>
        <w:rPr>
          <w:rFonts w:cs="Times New Roman"/>
          <w:lang w:val="en-GB"/>
        </w:rPr>
        <w:t>.</w:t>
      </w:r>
    </w:p>
    <w:p w14:paraId="7E99F857" w14:textId="77777777" w:rsidR="00A03326" w:rsidRPr="00894D1F" w:rsidRDefault="00A03326" w:rsidP="00D5630D">
      <w:pPr>
        <w:pStyle w:val="AR6BodyText"/>
        <w:rPr>
          <w:rFonts w:cs="Times New Roman"/>
          <w:lang w:val="en-GB"/>
        </w:rPr>
      </w:pPr>
    </w:p>
    <w:p w14:paraId="73D91465" w14:textId="16D5E7B5" w:rsidR="00A03326" w:rsidRPr="00894D1F" w:rsidRDefault="00A03326" w:rsidP="00D5630D">
      <w:pPr>
        <w:pStyle w:val="AR6BodyText"/>
        <w:rPr>
          <w:rFonts w:cs="Times New Roman"/>
          <w:lang w:val="en-GB"/>
        </w:rPr>
      </w:pPr>
      <w:r w:rsidRPr="00894D1F">
        <w:rPr>
          <w:rFonts w:cs="Times New Roman"/>
          <w:lang w:val="en-GB"/>
        </w:rPr>
        <w:t xml:space="preserve">There are, however, also </w:t>
      </w:r>
      <w:r>
        <w:rPr>
          <w:rFonts w:cs="Times New Roman"/>
          <w:lang w:val="en-GB"/>
        </w:rPr>
        <w:t>‘</w:t>
      </w:r>
      <w:r w:rsidRPr="00894D1F">
        <w:rPr>
          <w:rFonts w:cs="Times New Roman"/>
          <w:lang w:val="en-GB"/>
        </w:rPr>
        <w:t>win-lose</w:t>
      </w:r>
      <w:r>
        <w:rPr>
          <w:rFonts w:cs="Times New Roman"/>
          <w:lang w:val="en-GB"/>
        </w:rPr>
        <w:t>’</w:t>
      </w:r>
      <w:r w:rsidRPr="00894D1F">
        <w:rPr>
          <w:rFonts w:cs="Times New Roman"/>
          <w:lang w:val="en-GB"/>
        </w:rPr>
        <w:t xml:space="preserve"> </w:t>
      </w:r>
      <w:r>
        <w:rPr>
          <w:rFonts w:cs="Times New Roman"/>
          <w:lang w:val="en-GB"/>
        </w:rPr>
        <w:t>actions</w:t>
      </w:r>
      <w:r w:rsidRPr="00894D1F">
        <w:rPr>
          <w:rFonts w:cs="Times New Roman"/>
          <w:lang w:val="en-GB"/>
        </w:rPr>
        <w:t xml:space="preserve">. For example, wood burning is defined as carbon neutral because </w:t>
      </w:r>
      <w:r>
        <w:rPr>
          <w:rFonts w:cs="Times New Roman"/>
          <w:lang w:val="en-GB"/>
        </w:rPr>
        <w:t xml:space="preserve">a </w:t>
      </w:r>
      <w:r w:rsidRPr="00894D1F">
        <w:rPr>
          <w:rFonts w:cs="Times New Roman"/>
          <w:lang w:val="en-GB"/>
        </w:rPr>
        <w:t>tree accumulate</w:t>
      </w:r>
      <w:r>
        <w:rPr>
          <w:rFonts w:cs="Times New Roman"/>
          <w:lang w:val="en-GB"/>
        </w:rPr>
        <w:t>s</w:t>
      </w:r>
      <w:r w:rsidRPr="00894D1F">
        <w:rPr>
          <w:rFonts w:cs="Times New Roman"/>
          <w:lang w:val="en-GB"/>
        </w:rPr>
        <w:t xml:space="preserve"> the same amount of </w:t>
      </w:r>
      <w:r>
        <w:rPr>
          <w:rFonts w:cs="Times New Roman"/>
          <w:lang w:val="en-GB"/>
        </w:rPr>
        <w:t>carbon dioxide</w:t>
      </w:r>
      <w:r w:rsidRPr="00894D1F">
        <w:rPr>
          <w:rFonts w:cs="Times New Roman"/>
          <w:lang w:val="en-GB"/>
        </w:rPr>
        <w:t xml:space="preserve"> throughout </w:t>
      </w:r>
      <w:r>
        <w:rPr>
          <w:rFonts w:cs="Times New Roman"/>
          <w:lang w:val="en-GB"/>
        </w:rPr>
        <w:t>its</w:t>
      </w:r>
      <w:r w:rsidRPr="00894D1F">
        <w:rPr>
          <w:rFonts w:cs="Times New Roman"/>
          <w:lang w:val="en-GB"/>
        </w:rPr>
        <w:t xml:space="preserve"> lifetime as </w:t>
      </w:r>
      <w:r>
        <w:rPr>
          <w:rFonts w:cs="Times New Roman"/>
          <w:lang w:val="en-GB"/>
        </w:rPr>
        <w:t>is</w:t>
      </w:r>
      <w:r w:rsidRPr="00894D1F">
        <w:rPr>
          <w:rFonts w:cs="Times New Roman"/>
          <w:lang w:val="en-GB"/>
        </w:rPr>
        <w:t xml:space="preserve"> released when wood </w:t>
      </w:r>
      <w:r>
        <w:rPr>
          <w:rFonts w:cs="Times New Roman"/>
          <w:lang w:val="en-GB"/>
        </w:rPr>
        <w:t xml:space="preserve">from that tree </w:t>
      </w:r>
      <w:r w:rsidRPr="00894D1F">
        <w:rPr>
          <w:rFonts w:cs="Times New Roman"/>
          <w:lang w:val="en-GB"/>
        </w:rPr>
        <w:t>is burned. However, burning wood can also result in significant emissions of air pollutants</w:t>
      </w:r>
      <w:r>
        <w:rPr>
          <w:rFonts w:cs="Times New Roman"/>
          <w:lang w:val="en-GB"/>
        </w:rPr>
        <w:t xml:space="preserve">, including </w:t>
      </w:r>
      <w:r w:rsidRPr="00894D1F">
        <w:rPr>
          <w:rFonts w:cs="Times New Roman"/>
          <w:lang w:val="en-GB"/>
        </w:rPr>
        <w:t xml:space="preserve">carbon monoxide, nitrogen oxides, volatile organic compounds, </w:t>
      </w:r>
      <w:r>
        <w:rPr>
          <w:rFonts w:cs="Times New Roman"/>
          <w:lang w:val="en-GB"/>
        </w:rPr>
        <w:t xml:space="preserve">and </w:t>
      </w:r>
      <w:r w:rsidRPr="00894D1F">
        <w:rPr>
          <w:rFonts w:cs="Times New Roman"/>
          <w:lang w:val="en-GB"/>
        </w:rPr>
        <w:t>particulate matter</w:t>
      </w:r>
      <w:r>
        <w:rPr>
          <w:rFonts w:cs="Times New Roman"/>
          <w:lang w:val="en-GB"/>
        </w:rPr>
        <w:t xml:space="preserve">, </w:t>
      </w:r>
      <w:r w:rsidRPr="00894D1F">
        <w:rPr>
          <w:rFonts w:cs="Times New Roman"/>
          <w:lang w:val="en-GB"/>
        </w:rPr>
        <w:t>that local</w:t>
      </w:r>
      <w:r>
        <w:rPr>
          <w:rFonts w:cs="Times New Roman"/>
          <w:lang w:val="en-GB"/>
        </w:rPr>
        <w:t xml:space="preserve">ly </w:t>
      </w:r>
      <w:r>
        <w:rPr>
          <w:rFonts w:cs="Times New Roman"/>
          <w:lang w:val="en-GB"/>
        </w:rPr>
        <w:lastRenderedPageBreak/>
        <w:t xml:space="preserve">or </w:t>
      </w:r>
      <w:r w:rsidRPr="00894D1F">
        <w:rPr>
          <w:rFonts w:cs="Times New Roman"/>
          <w:lang w:val="en-GB"/>
        </w:rPr>
        <w:t>regional</w:t>
      </w:r>
      <w:r>
        <w:rPr>
          <w:rFonts w:cs="Times New Roman"/>
          <w:lang w:val="en-GB"/>
        </w:rPr>
        <w:t>ly</w:t>
      </w:r>
      <w:r w:rsidRPr="00894D1F">
        <w:rPr>
          <w:rFonts w:cs="Times New Roman"/>
          <w:lang w:val="en-GB"/>
        </w:rPr>
        <w:t xml:space="preserve"> </w:t>
      </w:r>
      <w:r>
        <w:rPr>
          <w:rFonts w:cs="Times New Roman"/>
          <w:lang w:val="en-GB"/>
        </w:rPr>
        <w:t>affect</w:t>
      </w:r>
      <w:r w:rsidRPr="00894D1F">
        <w:rPr>
          <w:rFonts w:cs="Times New Roman"/>
          <w:lang w:val="en-GB"/>
        </w:rPr>
        <w:t xml:space="preserve"> </w:t>
      </w:r>
      <w:r>
        <w:rPr>
          <w:rFonts w:cs="Times New Roman"/>
          <w:lang w:val="en-GB"/>
        </w:rPr>
        <w:t>the</w:t>
      </w:r>
      <w:r w:rsidRPr="00894D1F">
        <w:rPr>
          <w:rFonts w:cs="Times New Roman"/>
          <w:lang w:val="en-GB"/>
        </w:rPr>
        <w:t xml:space="preserve"> climate, human health and ecosystems</w:t>
      </w:r>
      <w:r>
        <w:rPr>
          <w:rFonts w:cs="Times New Roman"/>
          <w:lang w:val="en-GB"/>
        </w:rPr>
        <w:t xml:space="preserve"> (FAQ 6.2, Figure 1)</w:t>
      </w:r>
      <w:r w:rsidRPr="00894D1F">
        <w:rPr>
          <w:rFonts w:cs="Times New Roman"/>
          <w:lang w:val="en-GB"/>
        </w:rPr>
        <w:t xml:space="preserve">. </w:t>
      </w:r>
      <w:r>
        <w:rPr>
          <w:rFonts w:cs="Times New Roman"/>
          <w:lang w:val="en-GB"/>
        </w:rPr>
        <w:t>Alternatively</w:t>
      </w:r>
      <w:r w:rsidRPr="00894D1F">
        <w:rPr>
          <w:rFonts w:cs="Times New Roman"/>
          <w:lang w:val="en-GB"/>
        </w:rPr>
        <w:t xml:space="preserve">, </w:t>
      </w:r>
      <w:r>
        <w:rPr>
          <w:rFonts w:cs="Times New Roman"/>
          <w:lang w:val="en-GB"/>
        </w:rPr>
        <w:t xml:space="preserve">decreasing the amount of sulphate aerosols produced by </w:t>
      </w:r>
      <w:r w:rsidRPr="00894D1F">
        <w:rPr>
          <w:rFonts w:cs="Times New Roman"/>
          <w:lang w:val="en-GB"/>
        </w:rPr>
        <w:t>power and industrial plants</w:t>
      </w:r>
      <w:ins w:id="6281" w:author="Lucy Cowie" w:date="2021-07-28T21:41:00Z">
        <w:r w:rsidR="00042502">
          <w:rPr>
            <w:rFonts w:cs="Times New Roman"/>
            <w:lang w:val="en-GB"/>
          </w:rPr>
          <w:t>,</w:t>
        </w:r>
      </w:ins>
      <w:r>
        <w:rPr>
          <w:rFonts w:cs="Times New Roman"/>
          <w:lang w:val="en-GB"/>
        </w:rPr>
        <w:t xml:space="preserve"> and from maritime transport</w:t>
      </w:r>
      <w:ins w:id="6282" w:author="Lucy Cowie" w:date="2021-07-28T21:41:00Z">
        <w:r w:rsidR="00042502">
          <w:rPr>
            <w:rFonts w:cs="Times New Roman"/>
            <w:lang w:val="en-GB"/>
          </w:rPr>
          <w:t>,</w:t>
        </w:r>
      </w:ins>
      <w:r>
        <w:rPr>
          <w:rFonts w:cs="Times New Roman"/>
          <w:lang w:val="en-GB"/>
        </w:rPr>
        <w:t xml:space="preserve"> improves air quality but results in a warming influence on the climate, because those </w:t>
      </w:r>
      <w:r w:rsidRPr="00894D1F">
        <w:rPr>
          <w:rFonts w:cs="Times New Roman"/>
          <w:lang w:val="en-GB"/>
        </w:rPr>
        <w:t>sulphate aerosols contribute to cooling the atmosphere</w:t>
      </w:r>
      <w:r>
        <w:rPr>
          <w:rFonts w:cs="Times New Roman"/>
          <w:lang w:val="en-GB"/>
        </w:rPr>
        <w:t xml:space="preserve"> by blocking incoming sunlight</w:t>
      </w:r>
      <w:r w:rsidRPr="00894D1F">
        <w:rPr>
          <w:rFonts w:cs="Times New Roman"/>
          <w:lang w:val="en-GB"/>
        </w:rPr>
        <w:t xml:space="preserve">. </w:t>
      </w:r>
    </w:p>
    <w:p w14:paraId="69F04B05" w14:textId="77777777" w:rsidR="00A03326" w:rsidRPr="00894D1F" w:rsidRDefault="00A03326" w:rsidP="00D5630D">
      <w:pPr>
        <w:pStyle w:val="AR6BodyText"/>
        <w:rPr>
          <w:rFonts w:cs="Times New Roman"/>
          <w:lang w:val="en-GB"/>
        </w:rPr>
      </w:pPr>
    </w:p>
    <w:p w14:paraId="427AE10C" w14:textId="77777777" w:rsidR="00A03326" w:rsidRPr="00894D1F" w:rsidRDefault="00A03326" w:rsidP="00D5630D">
      <w:pPr>
        <w:pStyle w:val="AR6BodyText"/>
        <w:rPr>
          <w:rFonts w:cs="Times New Roman"/>
          <w:lang w:val="en-GB"/>
        </w:rPr>
      </w:pPr>
      <w:r>
        <w:rPr>
          <w:rFonts w:cs="Times New Roman"/>
          <w:lang w:val="en-GB"/>
        </w:rPr>
        <w:t>A</w:t>
      </w:r>
      <w:r w:rsidRPr="00894D1F">
        <w:rPr>
          <w:rFonts w:cs="Times New Roman"/>
          <w:lang w:val="en-GB"/>
        </w:rPr>
        <w:t xml:space="preserve">ir quality and climate change </w:t>
      </w:r>
      <w:r>
        <w:rPr>
          <w:rFonts w:cs="Times New Roman"/>
          <w:lang w:val="en-GB"/>
        </w:rPr>
        <w:t>represent t</w:t>
      </w:r>
      <w:r w:rsidRPr="00894D1F">
        <w:rPr>
          <w:rFonts w:cs="Times New Roman"/>
          <w:lang w:val="en-GB"/>
        </w:rPr>
        <w:t>wo sides of the same coin</w:t>
      </w:r>
      <w:r>
        <w:rPr>
          <w:rFonts w:cs="Times New Roman"/>
          <w:lang w:val="en-GB"/>
        </w:rPr>
        <w:t>, and</w:t>
      </w:r>
      <w:r w:rsidRPr="00894D1F">
        <w:rPr>
          <w:rFonts w:cs="Times New Roman"/>
          <w:lang w:val="en-GB"/>
        </w:rPr>
        <w:t xml:space="preserve"> addressing </w:t>
      </w:r>
      <w:r>
        <w:rPr>
          <w:rFonts w:cs="Times New Roman"/>
          <w:lang w:val="en-GB"/>
        </w:rPr>
        <w:t xml:space="preserve">both issues </w:t>
      </w:r>
      <w:r w:rsidRPr="00894D1F">
        <w:rPr>
          <w:rFonts w:cs="Times New Roman"/>
          <w:lang w:val="en-GB"/>
        </w:rPr>
        <w:t>together could lead to significant synergies and economic benefits</w:t>
      </w:r>
      <w:r>
        <w:rPr>
          <w:rFonts w:cs="Times New Roman"/>
          <w:lang w:val="en-GB"/>
        </w:rPr>
        <w:t xml:space="preserve"> while</w:t>
      </w:r>
      <w:r w:rsidRPr="00894D1F">
        <w:rPr>
          <w:rFonts w:cs="Times New Roman"/>
          <w:lang w:val="en-GB"/>
        </w:rPr>
        <w:t xml:space="preserve"> avoiding policy actions </w:t>
      </w:r>
      <w:r>
        <w:rPr>
          <w:rFonts w:cs="Times New Roman"/>
          <w:lang w:val="en-GB"/>
        </w:rPr>
        <w:t xml:space="preserve">that </w:t>
      </w:r>
      <w:r w:rsidRPr="00894D1F">
        <w:rPr>
          <w:rFonts w:cs="Times New Roman"/>
          <w:lang w:val="en-GB"/>
        </w:rPr>
        <w:t xml:space="preserve">mitigate one of the two issues </w:t>
      </w:r>
      <w:r>
        <w:rPr>
          <w:rFonts w:cs="Times New Roman"/>
          <w:lang w:val="en-GB"/>
        </w:rPr>
        <w:t xml:space="preserve">but </w:t>
      </w:r>
      <w:r w:rsidRPr="00894D1F">
        <w:rPr>
          <w:rFonts w:cs="Times New Roman"/>
          <w:lang w:val="en-GB"/>
        </w:rPr>
        <w:t>worsen the other.</w:t>
      </w:r>
    </w:p>
    <w:p w14:paraId="66630488" w14:textId="299DB59B" w:rsidR="00A03326" w:rsidRDefault="00A03326" w:rsidP="00D5630D">
      <w:pPr>
        <w:rPr>
          <w:lang w:val="en-US"/>
        </w:rPr>
      </w:pPr>
    </w:p>
    <w:p w14:paraId="224CD48D" w14:textId="77777777" w:rsidR="00A4496F" w:rsidRPr="00326917" w:rsidRDefault="00A4496F" w:rsidP="00D5630D">
      <w:pPr>
        <w:rPr>
          <w:lang w:val="en-US"/>
        </w:rPr>
      </w:pPr>
    </w:p>
    <w:p w14:paraId="632BE10D" w14:textId="3BA4FF8D" w:rsidR="00A03326" w:rsidRPr="00A03326" w:rsidRDefault="00A03326" w:rsidP="00D5630D">
      <w:pPr>
        <w:pStyle w:val="AR6BodyText"/>
        <w:rPr>
          <w:rFonts w:cs="Times New Roman"/>
          <w:b/>
          <w:lang w:val="en-GB" w:eastAsia="en-US"/>
        </w:rPr>
      </w:pPr>
      <w:commentRangeStart w:id="6283"/>
      <w:r w:rsidRPr="00894D1F">
        <w:rPr>
          <w:rFonts w:cs="Times New Roman"/>
          <w:b/>
          <w:lang w:val="en-GB" w:eastAsia="en-US"/>
        </w:rPr>
        <w:t xml:space="preserve">[START FAQ 6.2, FIGURE 1 HERE] </w:t>
      </w:r>
      <w:bookmarkStart w:id="6284" w:name="_Hlk29907369"/>
      <w:commentRangeEnd w:id="6283"/>
      <w:r w:rsidR="00201B71">
        <w:rPr>
          <w:rStyle w:val="Marquedecommentaire"/>
          <w:rFonts w:cs="Times New Roman"/>
          <w:lang w:val="en-GB" w:eastAsia="en-GB"/>
        </w:rPr>
        <w:commentReference w:id="6283"/>
      </w:r>
    </w:p>
    <w:p w14:paraId="256597F3" w14:textId="77777777" w:rsidR="00A03326" w:rsidRDefault="00A03326" w:rsidP="00D5630D">
      <w:pPr>
        <w:pStyle w:val="AR6BodyText"/>
        <w:ind w:left="1701" w:hanging="1701"/>
        <w:rPr>
          <w:rFonts w:cs="Times New Roman"/>
          <w:b/>
          <w:sz w:val="20"/>
          <w:szCs w:val="20"/>
          <w:lang w:val="en-GB"/>
        </w:rPr>
      </w:pPr>
    </w:p>
    <w:p w14:paraId="505C49F1" w14:textId="225FBD48" w:rsidR="00A03326" w:rsidRPr="002F0F9C" w:rsidRDefault="00A03326" w:rsidP="002F0F9C">
      <w:pPr>
        <w:pStyle w:val="AR6BodyText"/>
        <w:ind w:left="1701" w:hanging="1701"/>
        <w:rPr>
          <w:rFonts w:cs="Times New Roman"/>
          <w:sz w:val="20"/>
          <w:szCs w:val="20"/>
          <w:lang w:val="en-GB"/>
        </w:rPr>
      </w:pPr>
      <w:r w:rsidRPr="004E19D3">
        <w:rPr>
          <w:rFonts w:cs="Times New Roman"/>
          <w:b/>
          <w:sz w:val="20"/>
          <w:szCs w:val="20"/>
          <w:lang w:val="en-GB"/>
        </w:rPr>
        <w:t>FAQ 6.2, Figure 1:</w:t>
      </w:r>
      <w:r w:rsidRPr="004E19D3">
        <w:rPr>
          <w:rFonts w:cs="Times New Roman"/>
          <w:sz w:val="20"/>
          <w:szCs w:val="20"/>
          <w:lang w:val="en-GB"/>
        </w:rPr>
        <w:t xml:space="preserve"> </w:t>
      </w:r>
      <w:bookmarkEnd w:id="6284"/>
      <w:r w:rsidR="00615DED" w:rsidRPr="00B94311">
        <w:rPr>
          <w:rFonts w:cs="Times New Roman"/>
          <w:b/>
          <w:sz w:val="20"/>
          <w:szCs w:val="20"/>
          <w:lang w:val="en-GB"/>
        </w:rPr>
        <w:t>Links between actions aiming to limit climate change and actions to improve air quality.</w:t>
      </w:r>
      <w:r w:rsidR="00615DED" w:rsidRPr="00B96EB5">
        <w:rPr>
          <w:rFonts w:cs="Times New Roman"/>
          <w:sz w:val="20"/>
          <w:szCs w:val="20"/>
          <w:lang w:val="en-GB"/>
        </w:rPr>
        <w:t xml:space="preserve">  Greenhouse gases and aerosols (orange and blue) can affect directly climate. Air pollutants (bottom) can affect the human health, ecosystems and climate. All these compounds have common sources and sometimes interact with each other in the atmosphere which makes impossible to consider them separately (dotted grey arrows)</w:t>
      </w:r>
      <w:r w:rsidR="00615DED">
        <w:rPr>
          <w:rFonts w:cs="Times New Roman"/>
          <w:sz w:val="20"/>
          <w:szCs w:val="20"/>
          <w:lang w:val="en-GB"/>
        </w:rPr>
        <w:t>.</w:t>
      </w:r>
    </w:p>
    <w:p w14:paraId="1E56092F" w14:textId="77777777" w:rsidR="00A4496F" w:rsidRDefault="00A4496F" w:rsidP="008F30A6">
      <w:pPr>
        <w:pStyle w:val="AR6BodyText"/>
        <w:rPr>
          <w:rFonts w:cs="Times New Roman"/>
          <w:b/>
          <w:lang w:val="en-GB" w:eastAsia="en-US"/>
        </w:rPr>
      </w:pPr>
    </w:p>
    <w:p w14:paraId="44CEC43B" w14:textId="73C4A12E" w:rsidR="00F12C46" w:rsidRDefault="00A03326" w:rsidP="008F30A6">
      <w:pPr>
        <w:pStyle w:val="AR6BodyText"/>
        <w:rPr>
          <w:ins w:id="6285" w:author="Lucy Cowie" w:date="2021-07-28T21:32:00Z"/>
          <w:rFonts w:cs="Times New Roman"/>
          <w:b/>
          <w:lang w:val="en-GB" w:eastAsia="en-US"/>
        </w:rPr>
      </w:pPr>
      <w:r w:rsidRPr="008F5B58">
        <w:rPr>
          <w:rFonts w:cs="Times New Roman"/>
          <w:b/>
          <w:lang w:val="en-GB" w:eastAsia="en-US"/>
        </w:rPr>
        <w:t>[END FAQ 6.2, FIGURE 1 HERE]</w:t>
      </w:r>
    </w:p>
    <w:p w14:paraId="59685925" w14:textId="2E7D8F30" w:rsidR="003060DB" w:rsidRDefault="003060DB" w:rsidP="008F30A6">
      <w:pPr>
        <w:pStyle w:val="AR6BodyText"/>
        <w:rPr>
          <w:ins w:id="6286" w:author="Lucy Cowie" w:date="2021-07-28T21:32:00Z"/>
          <w:rFonts w:cs="Times New Roman"/>
          <w:b/>
          <w:lang w:val="en-GB" w:eastAsia="en-US"/>
        </w:rPr>
      </w:pPr>
    </w:p>
    <w:p w14:paraId="211AC0F5" w14:textId="1087790F" w:rsidR="003060DB" w:rsidRPr="00122844" w:rsidRDefault="003060DB" w:rsidP="003060DB">
      <w:pPr>
        <w:rPr>
          <w:ins w:id="6287" w:author="Lucy Cowie" w:date="2021-07-28T21:32:00Z"/>
          <w:b/>
          <w:bCs/>
        </w:rPr>
      </w:pPr>
      <w:ins w:id="6288" w:author="Lucy Cowie" w:date="2021-07-28T21:32:00Z">
        <w:r>
          <w:rPr>
            <w:b/>
            <w:bCs/>
            <w:lang w:val="en-US"/>
          </w:rPr>
          <w:t xml:space="preserve">[END </w:t>
        </w:r>
        <w:r w:rsidRPr="00804BE3">
          <w:rPr>
            <w:b/>
            <w:bCs/>
            <w:lang w:val="en-US"/>
          </w:rPr>
          <w:t>FAQ 6.</w:t>
        </w:r>
        <w:r>
          <w:rPr>
            <w:b/>
            <w:bCs/>
            <w:lang w:val="en-US"/>
          </w:rPr>
          <w:t>2</w:t>
        </w:r>
        <w:r w:rsidRPr="00804BE3">
          <w:rPr>
            <w:b/>
            <w:bCs/>
            <w:lang w:val="en-US"/>
          </w:rPr>
          <w:t xml:space="preserve"> HERE]</w:t>
        </w:r>
      </w:ins>
    </w:p>
    <w:p w14:paraId="21EAE028" w14:textId="77777777" w:rsidR="003060DB" w:rsidRDefault="003060DB" w:rsidP="008F30A6">
      <w:pPr>
        <w:pStyle w:val="AR6BodyText"/>
        <w:rPr>
          <w:rStyle w:val="Accentuation"/>
          <w:rFonts w:cs="Times New Roman"/>
          <w:b/>
          <w:i w:val="0"/>
          <w:iCs w:val="0"/>
          <w:lang w:val="en-GB" w:eastAsia="en-US"/>
        </w:rPr>
      </w:pPr>
    </w:p>
    <w:p w14:paraId="7A686F05" w14:textId="77777777" w:rsidR="001A26AB" w:rsidRPr="00326917" w:rsidRDefault="001A26AB" w:rsidP="001A26AB">
      <w:pPr>
        <w:autoSpaceDE w:val="0"/>
        <w:autoSpaceDN w:val="0"/>
        <w:adjustRightInd w:val="0"/>
        <w:ind w:left="480" w:hanging="480"/>
        <w:rPr>
          <w:rStyle w:val="Accentuation"/>
          <w:b/>
          <w:i w:val="0"/>
          <w:iCs w:val="0"/>
          <w:lang w:val="en-US"/>
        </w:rPr>
      </w:pPr>
    </w:p>
    <w:p w14:paraId="13781365" w14:textId="0E14E670" w:rsidR="001A26AB" w:rsidRPr="00A4496F" w:rsidRDefault="00F12C46" w:rsidP="00A4496F">
      <w:pPr>
        <w:pStyle w:val="AR6BodyTextBold"/>
        <w:rPr>
          <w:rStyle w:val="Accentuation"/>
          <w:i w:val="0"/>
          <w:iCs w:val="0"/>
        </w:rPr>
      </w:pPr>
      <w:r>
        <w:rPr>
          <w:rStyle w:val="Accentuation"/>
          <w:b w:val="0"/>
          <w:i w:val="0"/>
          <w:iCs w:val="0"/>
          <w:lang w:val="en-GB"/>
        </w:rPr>
        <w:br w:type="page"/>
      </w:r>
      <w:bookmarkStart w:id="6289" w:name="_Toc70498228"/>
      <w:r w:rsidR="00FA3CE1" w:rsidRPr="00A4496F">
        <w:rPr>
          <w:rStyle w:val="Accentuation"/>
          <w:i w:val="0"/>
          <w:iCs w:val="0"/>
        </w:rPr>
        <w:lastRenderedPageBreak/>
        <w:t>References</w:t>
      </w:r>
      <w:bookmarkEnd w:id="6289"/>
    </w:p>
    <w:p w14:paraId="0D7108C8" w14:textId="155D7B4A" w:rsidR="008F30A6" w:rsidRPr="00326917" w:rsidRDefault="008F30A6" w:rsidP="00BA5BCE">
      <w:pPr>
        <w:autoSpaceDE w:val="0"/>
        <w:autoSpaceDN w:val="0"/>
        <w:adjustRightInd w:val="0"/>
        <w:ind w:left="720" w:hanging="720"/>
        <w:rPr>
          <w:b/>
          <w:lang w:val="en-US"/>
        </w:rPr>
      </w:pPr>
    </w:p>
    <w:p w14:paraId="3E4F8D97" w14:textId="4335F90B"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Aakre, S., S. Kallbekken, R. Van Dingenen, and D.G. Victor, 2018: Incentives for small clubs of Arctic countries to limit black carbon and methane emissions. </w:t>
      </w:r>
      <w:r w:rsidRPr="00A4496F">
        <w:rPr>
          <w:i/>
          <w:sz w:val="20"/>
          <w:szCs w:val="20"/>
          <w:lang w:val="en-US"/>
        </w:rPr>
        <w:t>Nature Climate Change</w:t>
      </w:r>
      <w:r w:rsidRPr="00A4496F">
        <w:rPr>
          <w:sz w:val="20"/>
          <w:szCs w:val="20"/>
          <w:lang w:val="en-US"/>
        </w:rPr>
        <w:t>, doi:</w:t>
      </w:r>
      <w:hyperlink r:id="rId14" w:history="1">
        <w:r w:rsidRPr="00A4496F">
          <w:rPr>
            <w:rStyle w:val="Lienhypertexte"/>
            <w:sz w:val="20"/>
            <w:szCs w:val="20"/>
            <w:lang w:val="en-US"/>
          </w:rPr>
          <w:t>10.1038/s41558-017-0030-8</w:t>
        </w:r>
      </w:hyperlink>
      <w:r w:rsidRPr="00A4496F">
        <w:rPr>
          <w:sz w:val="20"/>
          <w:szCs w:val="20"/>
          <w:lang w:val="en-US"/>
        </w:rPr>
        <w:t>.</w:t>
      </w:r>
    </w:p>
    <w:p w14:paraId="089FF0F1" w14:textId="674CBFA9"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Aamaas, B., T.K. Berntsen, J.S. Fuglestvedt, K.P. Shine, and N. Bellouin, 2016: Regional emission metrics for short-lived climate forcers from multiple models.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16(11)</w:t>
      </w:r>
      <w:r w:rsidRPr="00A4496F">
        <w:rPr>
          <w:sz w:val="20"/>
          <w:szCs w:val="20"/>
          <w:lang w:val="en-US"/>
        </w:rPr>
        <w:t>, 7451–7468, doi:</w:t>
      </w:r>
      <w:hyperlink r:id="rId15" w:history="1">
        <w:r w:rsidRPr="00A4496F">
          <w:rPr>
            <w:rStyle w:val="Lienhypertexte"/>
            <w:sz w:val="20"/>
            <w:szCs w:val="20"/>
            <w:lang w:val="en-US"/>
          </w:rPr>
          <w:t>10.5194/acp-16-7451-2016</w:t>
        </w:r>
      </w:hyperlink>
      <w:r w:rsidRPr="00A4496F">
        <w:rPr>
          <w:sz w:val="20"/>
          <w:szCs w:val="20"/>
          <w:lang w:val="en-US"/>
        </w:rPr>
        <w:t>.</w:t>
      </w:r>
    </w:p>
    <w:p w14:paraId="06619FBF" w14:textId="285FBCEF"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Aamaas, B., T.K. Berntsen, J.S. Fuglestvedt, K.P. Shine, and W.J. Collins, 2017: Regional temperature change potentials for short-lived climate forcers based on radiative forcing from multiple models.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17(17)</w:t>
      </w:r>
      <w:r w:rsidRPr="00A4496F">
        <w:rPr>
          <w:sz w:val="20"/>
          <w:szCs w:val="20"/>
          <w:lang w:val="en-US"/>
        </w:rPr>
        <w:t>, 10795–10809, doi:</w:t>
      </w:r>
      <w:hyperlink r:id="rId16" w:history="1">
        <w:r w:rsidRPr="00A4496F">
          <w:rPr>
            <w:rStyle w:val="Lienhypertexte"/>
            <w:sz w:val="20"/>
            <w:szCs w:val="20"/>
            <w:lang w:val="en-US"/>
          </w:rPr>
          <w:t>10.5194/acp-17-10795-2017</w:t>
        </w:r>
      </w:hyperlink>
      <w:r w:rsidRPr="00A4496F">
        <w:rPr>
          <w:sz w:val="20"/>
          <w:szCs w:val="20"/>
          <w:lang w:val="en-US"/>
        </w:rPr>
        <w:t>.</w:t>
      </w:r>
    </w:p>
    <w:p w14:paraId="7BDFE055" w14:textId="21B17C1B"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Aas, W. et al., 2019: Global and regional trends of atmospheric sulfur. </w:t>
      </w:r>
      <w:r w:rsidRPr="00A4496F">
        <w:rPr>
          <w:i/>
          <w:sz w:val="20"/>
          <w:szCs w:val="20"/>
          <w:lang w:val="en-US"/>
        </w:rPr>
        <w:t>Scientific Reports</w:t>
      </w:r>
      <w:r w:rsidRPr="00A4496F">
        <w:rPr>
          <w:sz w:val="20"/>
          <w:szCs w:val="20"/>
          <w:lang w:val="en-US"/>
        </w:rPr>
        <w:t xml:space="preserve">, </w:t>
      </w:r>
      <w:r w:rsidRPr="00A4496F">
        <w:rPr>
          <w:b/>
          <w:sz w:val="20"/>
          <w:szCs w:val="20"/>
          <w:lang w:val="en-US"/>
        </w:rPr>
        <w:t>9(1)</w:t>
      </w:r>
      <w:r w:rsidRPr="00A4496F">
        <w:rPr>
          <w:sz w:val="20"/>
          <w:szCs w:val="20"/>
          <w:lang w:val="en-US"/>
        </w:rPr>
        <w:t>, 953, doi:</w:t>
      </w:r>
      <w:hyperlink r:id="rId17" w:history="1">
        <w:r w:rsidRPr="00A4496F">
          <w:rPr>
            <w:rStyle w:val="Lienhypertexte"/>
            <w:sz w:val="20"/>
            <w:szCs w:val="20"/>
            <w:lang w:val="en-US"/>
          </w:rPr>
          <w:t>10.1038/s41598-018-37304-0</w:t>
        </w:r>
      </w:hyperlink>
      <w:r w:rsidRPr="00A4496F">
        <w:rPr>
          <w:sz w:val="20"/>
          <w:szCs w:val="20"/>
          <w:lang w:val="en-US"/>
        </w:rPr>
        <w:t>.</w:t>
      </w:r>
    </w:p>
    <w:p w14:paraId="30F2E104" w14:textId="43F4F145"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Achakulwisut, P. et al., 2015: Uncertainties in isoprene photochemistry and emissions: Implications for the oxidative capacity of past and present atmospheres and for climate forcing agents.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15(14)</w:t>
      </w:r>
      <w:r w:rsidRPr="00A4496F">
        <w:rPr>
          <w:sz w:val="20"/>
          <w:szCs w:val="20"/>
          <w:lang w:val="en-US"/>
        </w:rPr>
        <w:t>, 7977–7998, doi:</w:t>
      </w:r>
      <w:hyperlink r:id="rId18" w:history="1">
        <w:r w:rsidRPr="00A4496F">
          <w:rPr>
            <w:rStyle w:val="Lienhypertexte"/>
            <w:sz w:val="20"/>
            <w:szCs w:val="20"/>
            <w:lang w:val="en-US"/>
          </w:rPr>
          <w:t>10.5194/acp-15-7977-2015</w:t>
        </w:r>
      </w:hyperlink>
      <w:r w:rsidRPr="00A4496F">
        <w:rPr>
          <w:sz w:val="20"/>
          <w:szCs w:val="20"/>
          <w:lang w:val="en-US"/>
        </w:rPr>
        <w:t>.</w:t>
      </w:r>
    </w:p>
    <w:p w14:paraId="26D8C720" w14:textId="53AB954E"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Acosta Navarro, J.C. et al., 2014: Global emissions of terpenoid VOCs from terrestrial vegetation in the last millennium. </w:t>
      </w:r>
      <w:r w:rsidRPr="00A4496F">
        <w:rPr>
          <w:i/>
          <w:sz w:val="20"/>
          <w:szCs w:val="20"/>
          <w:lang w:val="en-US"/>
        </w:rPr>
        <w:t>Journal of Geophysical Research: Atmospheres</w:t>
      </w:r>
      <w:r w:rsidRPr="00A4496F">
        <w:rPr>
          <w:sz w:val="20"/>
          <w:szCs w:val="20"/>
          <w:lang w:val="en-US"/>
        </w:rPr>
        <w:t xml:space="preserve">, </w:t>
      </w:r>
      <w:r w:rsidRPr="00A4496F">
        <w:rPr>
          <w:b/>
          <w:sz w:val="20"/>
          <w:szCs w:val="20"/>
          <w:lang w:val="en-US"/>
        </w:rPr>
        <w:t>119(11)</w:t>
      </w:r>
      <w:r w:rsidRPr="00A4496F">
        <w:rPr>
          <w:sz w:val="20"/>
          <w:szCs w:val="20"/>
          <w:lang w:val="en-US"/>
        </w:rPr>
        <w:t>, 6867–6885, doi:</w:t>
      </w:r>
      <w:hyperlink r:id="rId19" w:history="1">
        <w:r w:rsidRPr="00A4496F">
          <w:rPr>
            <w:rStyle w:val="Lienhypertexte"/>
            <w:sz w:val="20"/>
            <w:szCs w:val="20"/>
            <w:lang w:val="en-US"/>
          </w:rPr>
          <w:t>10.1002/2013jd021238</w:t>
        </w:r>
      </w:hyperlink>
      <w:r w:rsidRPr="00A4496F">
        <w:rPr>
          <w:sz w:val="20"/>
          <w:szCs w:val="20"/>
          <w:lang w:val="en-US"/>
        </w:rPr>
        <w:t>.</w:t>
      </w:r>
    </w:p>
    <w:p w14:paraId="788BB523" w14:textId="2168BA15"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Adebiyi, A.A. and J.F. Kok, 2020: Climate models miss most of the coarse dust in the atmosphere. </w:t>
      </w:r>
      <w:r w:rsidRPr="00A4496F">
        <w:rPr>
          <w:i/>
          <w:sz w:val="20"/>
          <w:szCs w:val="20"/>
          <w:lang w:val="en-US"/>
        </w:rPr>
        <w:t>Science Advances</w:t>
      </w:r>
      <w:r w:rsidRPr="00A4496F">
        <w:rPr>
          <w:sz w:val="20"/>
          <w:szCs w:val="20"/>
          <w:lang w:val="en-US"/>
        </w:rPr>
        <w:t xml:space="preserve">, </w:t>
      </w:r>
      <w:r w:rsidRPr="00A4496F">
        <w:rPr>
          <w:b/>
          <w:sz w:val="20"/>
          <w:szCs w:val="20"/>
          <w:lang w:val="en-US"/>
        </w:rPr>
        <w:t>6(15)</w:t>
      </w:r>
      <w:r w:rsidRPr="00A4496F">
        <w:rPr>
          <w:sz w:val="20"/>
          <w:szCs w:val="20"/>
          <w:lang w:val="en-US"/>
        </w:rPr>
        <w:t>, eaaz9507, doi:</w:t>
      </w:r>
      <w:hyperlink r:id="rId20" w:history="1">
        <w:r w:rsidRPr="00A4496F">
          <w:rPr>
            <w:rStyle w:val="Lienhypertexte"/>
            <w:sz w:val="20"/>
            <w:szCs w:val="20"/>
            <w:lang w:val="en-US"/>
          </w:rPr>
          <w:t>10.1126/sciadv.aaz9507</w:t>
        </w:r>
      </w:hyperlink>
      <w:r w:rsidRPr="00A4496F">
        <w:rPr>
          <w:sz w:val="20"/>
          <w:szCs w:val="20"/>
          <w:lang w:val="en-US"/>
        </w:rPr>
        <w:t>.</w:t>
      </w:r>
    </w:p>
    <w:p w14:paraId="49B78B06" w14:textId="4C01637A"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Aggarwal, S.G. and K. Kawamura, 2009: Carbonaceous and inorganic composition in long-range transported aerosols over northern Japan: Implication for aging of water-soluble organic fraction. </w:t>
      </w:r>
      <w:r w:rsidRPr="00A4496F">
        <w:rPr>
          <w:i/>
          <w:sz w:val="20"/>
          <w:szCs w:val="20"/>
          <w:lang w:val="en-US"/>
        </w:rPr>
        <w:t>Atmospheric Environment</w:t>
      </w:r>
      <w:r w:rsidRPr="00A4496F">
        <w:rPr>
          <w:sz w:val="20"/>
          <w:szCs w:val="20"/>
          <w:lang w:val="en-US"/>
        </w:rPr>
        <w:t xml:space="preserve">, </w:t>
      </w:r>
      <w:r w:rsidRPr="00A4496F">
        <w:rPr>
          <w:b/>
          <w:sz w:val="20"/>
          <w:szCs w:val="20"/>
          <w:lang w:val="en-US"/>
        </w:rPr>
        <w:t>43(16)</w:t>
      </w:r>
      <w:r w:rsidRPr="00A4496F">
        <w:rPr>
          <w:sz w:val="20"/>
          <w:szCs w:val="20"/>
          <w:lang w:val="en-US"/>
        </w:rPr>
        <w:t>, 2532–2540, doi:</w:t>
      </w:r>
      <w:hyperlink r:id="rId21" w:history="1">
        <w:r w:rsidRPr="00A4496F">
          <w:rPr>
            <w:rStyle w:val="Lienhypertexte"/>
            <w:sz w:val="20"/>
            <w:szCs w:val="20"/>
            <w:lang w:val="en-US"/>
          </w:rPr>
          <w:t>10.1016/j.atmosenv.2009.02.032</w:t>
        </w:r>
      </w:hyperlink>
      <w:r w:rsidRPr="00A4496F">
        <w:rPr>
          <w:sz w:val="20"/>
          <w:szCs w:val="20"/>
          <w:lang w:val="en-US"/>
        </w:rPr>
        <w:t>.</w:t>
      </w:r>
    </w:p>
    <w:p w14:paraId="6C521E07" w14:textId="4CB27BF9"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Ahlm, L. et al., 2017: Marine cloud brightening - As effective without clouds. </w:t>
      </w:r>
      <w:r w:rsidRPr="00A4496F">
        <w:rPr>
          <w:i/>
          <w:sz w:val="20"/>
          <w:szCs w:val="20"/>
          <w:lang w:val="en-US"/>
        </w:rPr>
        <w:t>Atmospheric Chemistry and Physics</w:t>
      </w:r>
      <w:r w:rsidRPr="00A4496F">
        <w:rPr>
          <w:sz w:val="20"/>
          <w:szCs w:val="20"/>
          <w:lang w:val="en-US"/>
        </w:rPr>
        <w:t>, doi:</w:t>
      </w:r>
      <w:hyperlink r:id="rId22" w:history="1">
        <w:r w:rsidRPr="00A4496F">
          <w:rPr>
            <w:rStyle w:val="Lienhypertexte"/>
            <w:sz w:val="20"/>
            <w:szCs w:val="20"/>
            <w:lang w:val="en-US"/>
          </w:rPr>
          <w:t>10.5194/acp-17-13071-2017</w:t>
        </w:r>
      </w:hyperlink>
      <w:r w:rsidRPr="00A4496F">
        <w:rPr>
          <w:sz w:val="20"/>
          <w:szCs w:val="20"/>
          <w:lang w:val="en-US"/>
        </w:rPr>
        <w:t>.</w:t>
      </w:r>
    </w:p>
    <w:p w14:paraId="764ADA7E" w14:textId="43BAA46A"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Ainsworth, E.A., C.R. Yendrek, S. Sitch, W.J. Collins, and L.D. Emberson, 2012: The Effects of Tropospheric Ozone on Net Primary Productivity and Implications for Climate Change. </w:t>
      </w:r>
      <w:r w:rsidRPr="00A4496F">
        <w:rPr>
          <w:i/>
          <w:sz w:val="20"/>
          <w:szCs w:val="20"/>
          <w:lang w:val="en-US"/>
        </w:rPr>
        <w:t>Annual Review of Plant Biology</w:t>
      </w:r>
      <w:r w:rsidRPr="00A4496F">
        <w:rPr>
          <w:sz w:val="20"/>
          <w:szCs w:val="20"/>
          <w:lang w:val="en-US"/>
        </w:rPr>
        <w:t xml:space="preserve">, </w:t>
      </w:r>
      <w:r w:rsidRPr="00A4496F">
        <w:rPr>
          <w:b/>
          <w:sz w:val="20"/>
          <w:szCs w:val="20"/>
          <w:lang w:val="en-US"/>
        </w:rPr>
        <w:t>63(1)</w:t>
      </w:r>
      <w:r w:rsidRPr="00A4496F">
        <w:rPr>
          <w:sz w:val="20"/>
          <w:szCs w:val="20"/>
          <w:lang w:val="en-US"/>
        </w:rPr>
        <w:t>, 637–661, doi:</w:t>
      </w:r>
      <w:hyperlink r:id="rId23" w:history="1">
        <w:r w:rsidRPr="00A4496F">
          <w:rPr>
            <w:rStyle w:val="Lienhypertexte"/>
            <w:sz w:val="20"/>
            <w:szCs w:val="20"/>
            <w:lang w:val="en-US"/>
          </w:rPr>
          <w:t>10.1146/annurev-arplant-042110-103829</w:t>
        </w:r>
      </w:hyperlink>
      <w:r w:rsidRPr="00A4496F">
        <w:rPr>
          <w:sz w:val="20"/>
          <w:szCs w:val="20"/>
          <w:lang w:val="en-US"/>
        </w:rPr>
        <w:t>.</w:t>
      </w:r>
    </w:p>
    <w:p w14:paraId="6A423EF6" w14:textId="7C2B0CD5"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Akagi, S.K. et al., 2011: Emission factors for open and domestic biomass burning for use in atmospheric models.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11(9)</w:t>
      </w:r>
      <w:r w:rsidRPr="00A4496F">
        <w:rPr>
          <w:sz w:val="20"/>
          <w:szCs w:val="20"/>
          <w:lang w:val="en-US"/>
        </w:rPr>
        <w:t>, 4039–4072, doi:</w:t>
      </w:r>
      <w:hyperlink r:id="rId24" w:history="1">
        <w:r w:rsidRPr="00A4496F">
          <w:rPr>
            <w:rStyle w:val="Lienhypertexte"/>
            <w:sz w:val="20"/>
            <w:szCs w:val="20"/>
            <w:lang w:val="en-US"/>
          </w:rPr>
          <w:t>10.5194/acp-11-4039-2011</w:t>
        </w:r>
      </w:hyperlink>
      <w:r w:rsidRPr="00A4496F">
        <w:rPr>
          <w:sz w:val="20"/>
          <w:szCs w:val="20"/>
          <w:lang w:val="en-US"/>
        </w:rPr>
        <w:t>.</w:t>
      </w:r>
    </w:p>
    <w:p w14:paraId="1A983680" w14:textId="636BF0C8"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Akimoto, H. et al., 2015: SLCP co-control approach in East Asia: Tropospheric ozone reduction strategy by simultaneous reduction of NOx/NMVOC and methane. </w:t>
      </w:r>
      <w:r w:rsidRPr="00A4496F">
        <w:rPr>
          <w:i/>
          <w:sz w:val="20"/>
          <w:szCs w:val="20"/>
          <w:lang w:val="en-US"/>
        </w:rPr>
        <w:t>Atmospheric Environment</w:t>
      </w:r>
      <w:r w:rsidRPr="00A4496F">
        <w:rPr>
          <w:sz w:val="20"/>
          <w:szCs w:val="20"/>
          <w:lang w:val="en-US"/>
        </w:rPr>
        <w:t xml:space="preserve">, </w:t>
      </w:r>
      <w:r w:rsidRPr="00A4496F">
        <w:rPr>
          <w:b/>
          <w:sz w:val="20"/>
          <w:szCs w:val="20"/>
          <w:lang w:val="en-US"/>
        </w:rPr>
        <w:t>122</w:t>
      </w:r>
      <w:r w:rsidRPr="00A4496F">
        <w:rPr>
          <w:sz w:val="20"/>
          <w:szCs w:val="20"/>
          <w:lang w:val="en-US"/>
        </w:rPr>
        <w:t>, 588–595, doi:</w:t>
      </w:r>
      <w:hyperlink r:id="rId25" w:history="1">
        <w:r w:rsidRPr="00A4496F">
          <w:rPr>
            <w:rStyle w:val="Lienhypertexte"/>
            <w:sz w:val="20"/>
            <w:szCs w:val="20"/>
            <w:lang w:val="en-US"/>
          </w:rPr>
          <w:t>10.1016/j.atmosenv.2015.10.003</w:t>
        </w:r>
      </w:hyperlink>
      <w:r w:rsidRPr="00A4496F">
        <w:rPr>
          <w:sz w:val="20"/>
          <w:szCs w:val="20"/>
          <w:lang w:val="en-US"/>
        </w:rPr>
        <w:t>.</w:t>
      </w:r>
    </w:p>
    <w:p w14:paraId="3F011993" w14:textId="7D71D2EB"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Akritidis, D., A. Pozzer, and P. Zanis, 2019: On the impact of future climate change on tropopause folds and tropospheric ozone. </w:t>
      </w:r>
      <w:r w:rsidRPr="00A4496F">
        <w:rPr>
          <w:i/>
          <w:sz w:val="20"/>
          <w:szCs w:val="20"/>
          <w:lang w:val="en-US"/>
        </w:rPr>
        <w:t>Atmospheric Chemistry and Physics Discussions</w:t>
      </w:r>
      <w:r w:rsidRPr="00A4496F">
        <w:rPr>
          <w:sz w:val="20"/>
          <w:szCs w:val="20"/>
          <w:lang w:val="en-US"/>
        </w:rPr>
        <w:t xml:space="preserve">, </w:t>
      </w:r>
      <w:r w:rsidRPr="00A4496F">
        <w:rPr>
          <w:b/>
          <w:sz w:val="20"/>
          <w:szCs w:val="20"/>
          <w:lang w:val="en-US"/>
        </w:rPr>
        <w:t>2019(22)</w:t>
      </w:r>
      <w:r w:rsidRPr="00A4496F">
        <w:rPr>
          <w:sz w:val="20"/>
          <w:szCs w:val="20"/>
          <w:lang w:val="en-US"/>
        </w:rPr>
        <w:t>, 1–22, doi:</w:t>
      </w:r>
      <w:hyperlink r:id="rId26" w:history="1">
        <w:r w:rsidRPr="00A4496F">
          <w:rPr>
            <w:rStyle w:val="Lienhypertexte"/>
            <w:sz w:val="20"/>
            <w:szCs w:val="20"/>
            <w:lang w:val="en-US"/>
          </w:rPr>
          <w:t>10.5194/acp-2019-508</w:t>
        </w:r>
      </w:hyperlink>
      <w:r w:rsidRPr="00A4496F">
        <w:rPr>
          <w:sz w:val="20"/>
          <w:szCs w:val="20"/>
          <w:lang w:val="en-US"/>
        </w:rPr>
        <w:t>.</w:t>
      </w:r>
    </w:p>
    <w:p w14:paraId="12B58399" w14:textId="123B8BA9"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Alexander, B. and L.J. Mickley, 2015: Paleo-Perspectives on Potential Future Changes in the Oxidative Capacity of the Atmosphere Due to Climate Change and Anthropogenic Emissions. </w:t>
      </w:r>
      <w:r w:rsidRPr="00A4496F">
        <w:rPr>
          <w:i/>
          <w:sz w:val="20"/>
          <w:szCs w:val="20"/>
          <w:lang w:val="en-US"/>
        </w:rPr>
        <w:t>Current Pollution Reports</w:t>
      </w:r>
      <w:r w:rsidRPr="00A4496F">
        <w:rPr>
          <w:sz w:val="20"/>
          <w:szCs w:val="20"/>
          <w:lang w:val="en-US"/>
        </w:rPr>
        <w:t xml:space="preserve">, </w:t>
      </w:r>
      <w:r w:rsidRPr="00A4496F">
        <w:rPr>
          <w:b/>
          <w:sz w:val="20"/>
          <w:szCs w:val="20"/>
          <w:lang w:val="en-US"/>
        </w:rPr>
        <w:t>1(2)</w:t>
      </w:r>
      <w:r w:rsidRPr="00A4496F">
        <w:rPr>
          <w:sz w:val="20"/>
          <w:szCs w:val="20"/>
          <w:lang w:val="en-US"/>
        </w:rPr>
        <w:t>, 57–69, doi:</w:t>
      </w:r>
      <w:hyperlink r:id="rId27" w:history="1">
        <w:r w:rsidRPr="00A4496F">
          <w:rPr>
            <w:rStyle w:val="Lienhypertexte"/>
            <w:sz w:val="20"/>
            <w:szCs w:val="20"/>
            <w:lang w:val="en-US"/>
          </w:rPr>
          <w:t>10.1007/s40726-015-0006-0</w:t>
        </w:r>
      </w:hyperlink>
      <w:r w:rsidRPr="00A4496F">
        <w:rPr>
          <w:sz w:val="20"/>
          <w:szCs w:val="20"/>
          <w:lang w:val="en-US"/>
        </w:rPr>
        <w:t>.</w:t>
      </w:r>
    </w:p>
    <w:p w14:paraId="116995D5" w14:textId="4A2CB7BE"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Allen, D.J. and K.E. Pickering, 2002: Evaluation of lighning flash rate parametrisations for use in a global chemical transport model. </w:t>
      </w:r>
      <w:r w:rsidRPr="00A4496F">
        <w:rPr>
          <w:i/>
          <w:sz w:val="20"/>
          <w:szCs w:val="20"/>
          <w:lang w:val="en-US"/>
        </w:rPr>
        <w:t>Journal of Geophysical Research</w:t>
      </w:r>
      <w:r w:rsidRPr="00A4496F">
        <w:rPr>
          <w:sz w:val="20"/>
          <w:szCs w:val="20"/>
          <w:lang w:val="en-US"/>
        </w:rPr>
        <w:t xml:space="preserve">, </w:t>
      </w:r>
      <w:r w:rsidRPr="00A4496F">
        <w:rPr>
          <w:b/>
          <w:sz w:val="20"/>
          <w:szCs w:val="20"/>
          <w:lang w:val="en-US"/>
        </w:rPr>
        <w:t>107(D23)(4711)</w:t>
      </w:r>
      <w:r w:rsidRPr="00A4496F">
        <w:rPr>
          <w:sz w:val="20"/>
          <w:szCs w:val="20"/>
          <w:lang w:val="en-US"/>
        </w:rPr>
        <w:t>, doi:101029/2002JD002066, doi:</w:t>
      </w:r>
      <w:hyperlink r:id="rId28" w:history="1">
        <w:r w:rsidRPr="00A4496F">
          <w:rPr>
            <w:rStyle w:val="Lienhypertexte"/>
            <w:sz w:val="20"/>
            <w:szCs w:val="20"/>
            <w:lang w:val="en-US"/>
          </w:rPr>
          <w:t>10.1029/2002jd002066</w:t>
        </w:r>
      </w:hyperlink>
      <w:r w:rsidRPr="00A4496F">
        <w:rPr>
          <w:sz w:val="20"/>
          <w:szCs w:val="20"/>
          <w:lang w:val="en-US"/>
        </w:rPr>
        <w:t>.</w:t>
      </w:r>
    </w:p>
    <w:p w14:paraId="3091C027" w14:textId="1B2B5BCE"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Allen, D.J., K.E. Pickering, E. Bucsela, N. Krotkov, and R. Holzworth, 2019: Lightning NOx Production in the Tropics as Determined Using OMI NO2 Retrievals and WWLLN Stroke Data. </w:t>
      </w:r>
      <w:r w:rsidRPr="00A4496F">
        <w:rPr>
          <w:i/>
          <w:sz w:val="20"/>
          <w:szCs w:val="20"/>
          <w:lang w:val="en-US"/>
        </w:rPr>
        <w:t>Journal of Geophysical Research: Atmospheres</w:t>
      </w:r>
      <w:r w:rsidRPr="00A4496F">
        <w:rPr>
          <w:sz w:val="20"/>
          <w:szCs w:val="20"/>
          <w:lang w:val="en-US"/>
        </w:rPr>
        <w:t xml:space="preserve">, </w:t>
      </w:r>
      <w:r w:rsidRPr="00A4496F">
        <w:rPr>
          <w:b/>
          <w:sz w:val="20"/>
          <w:szCs w:val="20"/>
          <w:lang w:val="en-US"/>
        </w:rPr>
        <w:t>124(23)</w:t>
      </w:r>
      <w:r w:rsidRPr="00A4496F">
        <w:rPr>
          <w:sz w:val="20"/>
          <w:szCs w:val="20"/>
          <w:lang w:val="en-US"/>
        </w:rPr>
        <w:t>, 13498–13518, doi:</w:t>
      </w:r>
      <w:hyperlink r:id="rId29" w:history="1">
        <w:r w:rsidRPr="00A4496F">
          <w:rPr>
            <w:rStyle w:val="Lienhypertexte"/>
            <w:sz w:val="20"/>
            <w:szCs w:val="20"/>
            <w:lang w:val="en-US"/>
          </w:rPr>
          <w:t>10.1029/2018jd029824</w:t>
        </w:r>
      </w:hyperlink>
      <w:r w:rsidRPr="00A4496F">
        <w:rPr>
          <w:sz w:val="20"/>
          <w:szCs w:val="20"/>
          <w:lang w:val="en-US"/>
        </w:rPr>
        <w:t>.</w:t>
      </w:r>
    </w:p>
    <w:p w14:paraId="696DA355" w14:textId="5BF25453"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Allen, M.R. et al., 2016: New use of global warming potentials to compare cumulative and short-lived climate pollutants. </w:t>
      </w:r>
      <w:r w:rsidRPr="00A4496F">
        <w:rPr>
          <w:i/>
          <w:sz w:val="20"/>
          <w:szCs w:val="20"/>
          <w:lang w:val="en-US"/>
        </w:rPr>
        <w:t>Nature Climate Change</w:t>
      </w:r>
      <w:r w:rsidRPr="00A4496F">
        <w:rPr>
          <w:sz w:val="20"/>
          <w:szCs w:val="20"/>
          <w:lang w:val="en-US"/>
        </w:rPr>
        <w:t xml:space="preserve">, </w:t>
      </w:r>
      <w:r w:rsidRPr="00A4496F">
        <w:rPr>
          <w:b/>
          <w:sz w:val="20"/>
          <w:szCs w:val="20"/>
          <w:lang w:val="en-US"/>
        </w:rPr>
        <w:t>6(8)</w:t>
      </w:r>
      <w:r w:rsidRPr="00A4496F">
        <w:rPr>
          <w:sz w:val="20"/>
          <w:szCs w:val="20"/>
          <w:lang w:val="en-US"/>
        </w:rPr>
        <w:t>, 773–776, doi:</w:t>
      </w:r>
      <w:hyperlink r:id="rId30" w:history="1">
        <w:r w:rsidRPr="00A4496F">
          <w:rPr>
            <w:rStyle w:val="Lienhypertexte"/>
            <w:sz w:val="20"/>
            <w:szCs w:val="20"/>
            <w:lang w:val="en-US"/>
          </w:rPr>
          <w:t>10.1038/nclimate2998</w:t>
        </w:r>
      </w:hyperlink>
      <w:r w:rsidRPr="00A4496F">
        <w:rPr>
          <w:sz w:val="20"/>
          <w:szCs w:val="20"/>
          <w:lang w:val="en-US"/>
        </w:rPr>
        <w:t>.</w:t>
      </w:r>
    </w:p>
    <w:p w14:paraId="7A99D628" w14:textId="324D7628"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Allen, M.R. et al., 2018a: Framing and Context. In: </w:t>
      </w:r>
      <w:r w:rsidRPr="00A4496F">
        <w:rPr>
          <w:i/>
          <w:sz w:val="20"/>
          <w:szCs w:val="20"/>
          <w:lang w:val="en-US"/>
        </w:rPr>
        <w:t>Global Warming of 1.5°C. An IPCC Special Report on the impacts of global warming of 1.5°C above pre-industrial levels and related global greenhouse gas emission pathways, in the context of strengthening the global response to the threat of climate change,</w:t>
      </w:r>
      <w:r w:rsidRPr="00A4496F">
        <w:rPr>
          <w:sz w:val="20"/>
          <w:szCs w:val="20"/>
          <w:lang w:val="en-US"/>
        </w:rPr>
        <w:t xml:space="preserve"> [Masson-Delmotte, V., P. Zhai, H.-O. Pörtner, D. Roberts, J. Skea, P.R. Shukla, A. Pirani, W. Moufouma-Okia, C. Péan, R. Pidcock, S. Connors, J.B.R. Matthews, Y. Chen, X. Zhou, M.I. Gomis, E. Lonnoy, T. Maycock, M. Tignor, and T. Waterfield (eds.)]. In Press, pp. 49–91.</w:t>
      </w:r>
    </w:p>
    <w:p w14:paraId="60BAAE47" w14:textId="042D9342"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Allen, M.R. et al., 2018b: A solution to the misrepresentations of CO&lt;sub&gt;2&lt;/sub&gt;-equivalent emissions of short-lived climate pollutants under ambitious mitigation. </w:t>
      </w:r>
      <w:r w:rsidRPr="00A4496F">
        <w:rPr>
          <w:i/>
          <w:sz w:val="20"/>
          <w:szCs w:val="20"/>
          <w:lang w:val="en-US"/>
        </w:rPr>
        <w:t>npj Climate and Atmospheric Science</w:t>
      </w:r>
      <w:r w:rsidRPr="00A4496F">
        <w:rPr>
          <w:sz w:val="20"/>
          <w:szCs w:val="20"/>
          <w:lang w:val="en-US"/>
        </w:rPr>
        <w:t xml:space="preserve">, </w:t>
      </w:r>
      <w:r w:rsidRPr="00A4496F">
        <w:rPr>
          <w:b/>
          <w:sz w:val="20"/>
          <w:szCs w:val="20"/>
          <w:lang w:val="en-US"/>
        </w:rPr>
        <w:t>1(1)</w:t>
      </w:r>
      <w:r w:rsidRPr="00A4496F">
        <w:rPr>
          <w:sz w:val="20"/>
          <w:szCs w:val="20"/>
          <w:lang w:val="en-US"/>
        </w:rPr>
        <w:t>, 16, doi:</w:t>
      </w:r>
      <w:hyperlink r:id="rId31" w:history="1">
        <w:r w:rsidRPr="00A4496F">
          <w:rPr>
            <w:rStyle w:val="Lienhypertexte"/>
            <w:sz w:val="20"/>
            <w:szCs w:val="20"/>
            <w:lang w:val="en-US"/>
          </w:rPr>
          <w:t>10.1038/s41612-018-0026-8</w:t>
        </w:r>
      </w:hyperlink>
      <w:r w:rsidRPr="00A4496F">
        <w:rPr>
          <w:sz w:val="20"/>
          <w:szCs w:val="20"/>
          <w:lang w:val="en-US"/>
        </w:rPr>
        <w:t>.</w:t>
      </w:r>
    </w:p>
    <w:p w14:paraId="6376FADB" w14:textId="1993EE45"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Allen, R.J., W. Landuyt, and S.T. Rumbold, 2016: An increase in aerosol burden and radiative effects in a warmer world. </w:t>
      </w:r>
      <w:r w:rsidRPr="00A4496F">
        <w:rPr>
          <w:i/>
          <w:sz w:val="20"/>
          <w:szCs w:val="20"/>
          <w:lang w:val="en-US"/>
        </w:rPr>
        <w:t>Nature Climate Change</w:t>
      </w:r>
      <w:r w:rsidRPr="00A4496F">
        <w:rPr>
          <w:sz w:val="20"/>
          <w:szCs w:val="20"/>
          <w:lang w:val="en-US"/>
        </w:rPr>
        <w:t xml:space="preserve">, </w:t>
      </w:r>
      <w:r w:rsidRPr="00A4496F">
        <w:rPr>
          <w:b/>
          <w:sz w:val="20"/>
          <w:szCs w:val="20"/>
          <w:lang w:val="en-US"/>
        </w:rPr>
        <w:t>6(3)</w:t>
      </w:r>
      <w:r w:rsidRPr="00A4496F">
        <w:rPr>
          <w:sz w:val="20"/>
          <w:szCs w:val="20"/>
          <w:lang w:val="en-US"/>
        </w:rPr>
        <w:t>, 269–274, doi:</w:t>
      </w:r>
      <w:hyperlink r:id="rId32" w:history="1">
        <w:r w:rsidRPr="00A4496F">
          <w:rPr>
            <w:rStyle w:val="Lienhypertexte"/>
            <w:sz w:val="20"/>
            <w:szCs w:val="20"/>
            <w:lang w:val="en-US"/>
          </w:rPr>
          <w:t>10.1038/nclimate2827</w:t>
        </w:r>
      </w:hyperlink>
      <w:r w:rsidRPr="00A4496F">
        <w:rPr>
          <w:sz w:val="20"/>
          <w:szCs w:val="20"/>
          <w:lang w:val="en-US"/>
        </w:rPr>
        <w:t>.</w:t>
      </w:r>
    </w:p>
    <w:p w14:paraId="5B289A3E" w14:textId="0221F06E"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Allen, R.J., T. Hassan, C.A. Randles, and H. Su, 2019: Enhanced land–sea warming contrast elevates aerosol pollution in a warmer world. </w:t>
      </w:r>
      <w:r w:rsidRPr="00A4496F">
        <w:rPr>
          <w:i/>
          <w:sz w:val="20"/>
          <w:szCs w:val="20"/>
          <w:lang w:val="en-US"/>
        </w:rPr>
        <w:t>Nature Climate Change</w:t>
      </w:r>
      <w:r w:rsidRPr="00A4496F">
        <w:rPr>
          <w:sz w:val="20"/>
          <w:szCs w:val="20"/>
          <w:lang w:val="en-US"/>
        </w:rPr>
        <w:t>, doi:</w:t>
      </w:r>
      <w:hyperlink r:id="rId33" w:history="1">
        <w:r w:rsidRPr="00A4496F">
          <w:rPr>
            <w:rStyle w:val="Lienhypertexte"/>
            <w:sz w:val="20"/>
            <w:szCs w:val="20"/>
            <w:lang w:val="en-US"/>
          </w:rPr>
          <w:t>10.1038/s41558-019-0401-4</w:t>
        </w:r>
      </w:hyperlink>
      <w:r w:rsidRPr="00A4496F">
        <w:rPr>
          <w:sz w:val="20"/>
          <w:szCs w:val="20"/>
          <w:lang w:val="en-US"/>
        </w:rPr>
        <w:t>.</w:t>
      </w:r>
    </w:p>
    <w:p w14:paraId="6B115C23" w14:textId="430EC3E1"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lastRenderedPageBreak/>
        <w:t xml:space="preserve">Allen, R.J. et al., 2020: Climate and air quality impacts due to mitigation of non-methane near-term climate forcers.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20(16)</w:t>
      </w:r>
      <w:r w:rsidRPr="00A4496F">
        <w:rPr>
          <w:sz w:val="20"/>
          <w:szCs w:val="20"/>
          <w:lang w:val="en-US"/>
        </w:rPr>
        <w:t>, 9641–9663, doi:</w:t>
      </w:r>
      <w:hyperlink r:id="rId34" w:history="1">
        <w:r w:rsidRPr="00A4496F">
          <w:rPr>
            <w:rStyle w:val="Lienhypertexte"/>
            <w:sz w:val="20"/>
            <w:szCs w:val="20"/>
            <w:lang w:val="en-US"/>
          </w:rPr>
          <w:t>10.5194/acp-20-9641-2020</w:t>
        </w:r>
      </w:hyperlink>
      <w:r w:rsidRPr="00A4496F">
        <w:rPr>
          <w:sz w:val="20"/>
          <w:szCs w:val="20"/>
          <w:lang w:val="en-US"/>
        </w:rPr>
        <w:t>.</w:t>
      </w:r>
    </w:p>
    <w:p w14:paraId="287D56AC" w14:textId="6DEBE79A"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Allen, R.J. et al., 2021: Significant climate benefits from near-term climate forcer mitigation in spite of aerosol reductions. </w:t>
      </w:r>
      <w:r w:rsidRPr="00A4496F">
        <w:rPr>
          <w:i/>
          <w:sz w:val="20"/>
          <w:szCs w:val="20"/>
          <w:lang w:val="en-US"/>
        </w:rPr>
        <w:t>Environmental Research Letters</w:t>
      </w:r>
      <w:r w:rsidRPr="00A4496F">
        <w:rPr>
          <w:sz w:val="20"/>
          <w:szCs w:val="20"/>
          <w:lang w:val="en-US"/>
        </w:rPr>
        <w:t xml:space="preserve">, </w:t>
      </w:r>
      <w:r w:rsidRPr="00A4496F">
        <w:rPr>
          <w:b/>
          <w:sz w:val="20"/>
          <w:szCs w:val="20"/>
          <w:lang w:val="en-US"/>
        </w:rPr>
        <w:t>16(3)</w:t>
      </w:r>
      <w:r w:rsidRPr="00A4496F">
        <w:rPr>
          <w:sz w:val="20"/>
          <w:szCs w:val="20"/>
          <w:lang w:val="en-US"/>
        </w:rPr>
        <w:t>, doi:</w:t>
      </w:r>
      <w:hyperlink r:id="rId35" w:history="1">
        <w:r w:rsidRPr="00A4496F">
          <w:rPr>
            <w:rStyle w:val="Lienhypertexte"/>
            <w:sz w:val="20"/>
            <w:szCs w:val="20"/>
            <w:lang w:val="en-US"/>
          </w:rPr>
          <w:t>10.1088/1748-9326/abe06b</w:t>
        </w:r>
      </w:hyperlink>
      <w:r w:rsidRPr="00A4496F">
        <w:rPr>
          <w:sz w:val="20"/>
          <w:szCs w:val="20"/>
          <w:lang w:val="en-US"/>
        </w:rPr>
        <w:t>.</w:t>
      </w:r>
    </w:p>
    <w:p w14:paraId="0E20FC61" w14:textId="3EEE2FB9"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Alterskjær, K. and J.E. Kristjánsson, 2013: The sign of the radiative forcing from marine cloud brightening depends on both particle size and injection amount. </w:t>
      </w:r>
      <w:r w:rsidRPr="00A4496F">
        <w:rPr>
          <w:i/>
          <w:sz w:val="20"/>
          <w:szCs w:val="20"/>
          <w:lang w:val="en-US"/>
        </w:rPr>
        <w:t>Geophysical Research Letters</w:t>
      </w:r>
      <w:r w:rsidRPr="00A4496F">
        <w:rPr>
          <w:sz w:val="20"/>
          <w:szCs w:val="20"/>
          <w:lang w:val="en-US"/>
        </w:rPr>
        <w:t>, doi:</w:t>
      </w:r>
      <w:hyperlink r:id="rId36" w:history="1">
        <w:r w:rsidRPr="00A4496F">
          <w:rPr>
            <w:rStyle w:val="Lienhypertexte"/>
            <w:sz w:val="20"/>
            <w:szCs w:val="20"/>
            <w:lang w:val="en-US"/>
          </w:rPr>
          <w:t>10.1029/2012gl054286</w:t>
        </w:r>
      </w:hyperlink>
      <w:r w:rsidRPr="00A4496F">
        <w:rPr>
          <w:sz w:val="20"/>
          <w:szCs w:val="20"/>
          <w:lang w:val="en-US"/>
        </w:rPr>
        <w:t>.</w:t>
      </w:r>
    </w:p>
    <w:p w14:paraId="52A9AC0A" w14:textId="5D542F96"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Alvarez, R.A. et al., 2018: Assessment of methane emissions from the U.S. oil and gas supply chain. </w:t>
      </w:r>
      <w:r w:rsidRPr="00A4496F">
        <w:rPr>
          <w:i/>
          <w:sz w:val="20"/>
          <w:szCs w:val="20"/>
          <w:lang w:val="en-US"/>
        </w:rPr>
        <w:t>Science</w:t>
      </w:r>
      <w:r w:rsidRPr="00A4496F">
        <w:rPr>
          <w:sz w:val="20"/>
          <w:szCs w:val="20"/>
          <w:lang w:val="en-US"/>
        </w:rPr>
        <w:t xml:space="preserve">, </w:t>
      </w:r>
      <w:r w:rsidRPr="00A4496F">
        <w:rPr>
          <w:b/>
          <w:sz w:val="20"/>
          <w:szCs w:val="20"/>
          <w:lang w:val="en-US"/>
        </w:rPr>
        <w:t>361(6398)</w:t>
      </w:r>
      <w:r w:rsidRPr="00A4496F">
        <w:rPr>
          <w:sz w:val="20"/>
          <w:szCs w:val="20"/>
          <w:lang w:val="en-US"/>
        </w:rPr>
        <w:t>, 186 LP  – 188, doi:</w:t>
      </w:r>
      <w:hyperlink r:id="rId37" w:history="1">
        <w:r w:rsidRPr="00A4496F">
          <w:rPr>
            <w:rStyle w:val="Lienhypertexte"/>
            <w:sz w:val="20"/>
            <w:szCs w:val="20"/>
            <w:lang w:val="en-US"/>
          </w:rPr>
          <w:t>10.1126/science.aar7204</w:t>
        </w:r>
      </w:hyperlink>
      <w:r w:rsidRPr="00A4496F">
        <w:rPr>
          <w:sz w:val="20"/>
          <w:szCs w:val="20"/>
          <w:lang w:val="en-US"/>
        </w:rPr>
        <w:t>.</w:t>
      </w:r>
    </w:p>
    <w:p w14:paraId="01B27499" w14:textId="27DF72B3"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Amador-Jiménez, M., N. Millner, C. Palmer, R.T. Pennington, and L. Sileci, 2020: The Unintended Impact of Colombia’s Covid-19 Lockdown on Forest Fires. </w:t>
      </w:r>
      <w:r w:rsidRPr="00A4496F">
        <w:rPr>
          <w:i/>
          <w:sz w:val="20"/>
          <w:szCs w:val="20"/>
          <w:lang w:val="en-US"/>
        </w:rPr>
        <w:t>Environmental and Resource Economics</w:t>
      </w:r>
      <w:r w:rsidRPr="00A4496F">
        <w:rPr>
          <w:sz w:val="20"/>
          <w:szCs w:val="20"/>
          <w:lang w:val="en-US"/>
        </w:rPr>
        <w:t>, doi:</w:t>
      </w:r>
      <w:hyperlink r:id="rId38" w:history="1">
        <w:r w:rsidRPr="00A4496F">
          <w:rPr>
            <w:rStyle w:val="Lienhypertexte"/>
            <w:sz w:val="20"/>
            <w:szCs w:val="20"/>
            <w:lang w:val="en-US"/>
          </w:rPr>
          <w:t>10.1007/s10640-020-00501-5</w:t>
        </w:r>
      </w:hyperlink>
      <w:r w:rsidRPr="00A4496F">
        <w:rPr>
          <w:sz w:val="20"/>
          <w:szCs w:val="20"/>
          <w:lang w:val="en-US"/>
        </w:rPr>
        <w:t>.</w:t>
      </w:r>
    </w:p>
    <w:p w14:paraId="4240027C" w14:textId="48BBB828"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Amann, M., Z. Klimont, and F. Wagner, 2013: Regional and Global Emissions of Air Pollutants: Recent Trends and Future Scenarios. </w:t>
      </w:r>
      <w:r w:rsidRPr="00A4496F">
        <w:rPr>
          <w:i/>
          <w:sz w:val="20"/>
          <w:szCs w:val="20"/>
          <w:lang w:val="en-US"/>
        </w:rPr>
        <w:t>Annual Review of Environment and Resources</w:t>
      </w:r>
      <w:r w:rsidRPr="00A4496F">
        <w:rPr>
          <w:sz w:val="20"/>
          <w:szCs w:val="20"/>
          <w:lang w:val="en-US"/>
        </w:rPr>
        <w:t xml:space="preserve">, </w:t>
      </w:r>
      <w:r w:rsidRPr="00A4496F">
        <w:rPr>
          <w:b/>
          <w:sz w:val="20"/>
          <w:szCs w:val="20"/>
          <w:lang w:val="en-US"/>
        </w:rPr>
        <w:t>38(1)</w:t>
      </w:r>
      <w:r w:rsidRPr="00A4496F">
        <w:rPr>
          <w:sz w:val="20"/>
          <w:szCs w:val="20"/>
          <w:lang w:val="en-US"/>
        </w:rPr>
        <w:t>, 31-55, doi:</w:t>
      </w:r>
      <w:hyperlink r:id="rId39" w:history="1">
        <w:r w:rsidRPr="00A4496F">
          <w:rPr>
            <w:rStyle w:val="Lienhypertexte"/>
            <w:sz w:val="20"/>
            <w:szCs w:val="20"/>
            <w:lang w:val="en-US"/>
          </w:rPr>
          <w:t>10.1146/annurev-environ-052912-173303</w:t>
        </w:r>
      </w:hyperlink>
      <w:r w:rsidRPr="00A4496F">
        <w:rPr>
          <w:sz w:val="20"/>
          <w:szCs w:val="20"/>
          <w:lang w:val="en-US"/>
        </w:rPr>
        <w:t>.</w:t>
      </w:r>
    </w:p>
    <w:p w14:paraId="6494AE45" w14:textId="3130D978"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Amann, M. et al., 2011: Cost-effective control of air quality and greenhouse gases in Europe: Modeling and policy applications. </w:t>
      </w:r>
      <w:r w:rsidRPr="00A4496F">
        <w:rPr>
          <w:i/>
          <w:sz w:val="20"/>
          <w:szCs w:val="20"/>
          <w:lang w:val="en-US"/>
        </w:rPr>
        <w:t>Environmental Modelling and Software</w:t>
      </w:r>
      <w:r w:rsidRPr="00A4496F">
        <w:rPr>
          <w:sz w:val="20"/>
          <w:szCs w:val="20"/>
          <w:lang w:val="en-US"/>
        </w:rPr>
        <w:t xml:space="preserve">, </w:t>
      </w:r>
      <w:r w:rsidRPr="00A4496F">
        <w:rPr>
          <w:b/>
          <w:sz w:val="20"/>
          <w:szCs w:val="20"/>
          <w:lang w:val="en-US"/>
        </w:rPr>
        <w:t>26(12)</w:t>
      </w:r>
      <w:r w:rsidRPr="00A4496F">
        <w:rPr>
          <w:sz w:val="20"/>
          <w:szCs w:val="20"/>
          <w:lang w:val="en-US"/>
        </w:rPr>
        <w:t>, doi:</w:t>
      </w:r>
      <w:hyperlink r:id="rId40" w:history="1">
        <w:r w:rsidRPr="00A4496F">
          <w:rPr>
            <w:rStyle w:val="Lienhypertexte"/>
            <w:sz w:val="20"/>
            <w:szCs w:val="20"/>
            <w:lang w:val="en-US"/>
          </w:rPr>
          <w:t>10.1016/j.envsoft.2011.07.012</w:t>
        </w:r>
      </w:hyperlink>
      <w:r w:rsidRPr="00A4496F">
        <w:rPr>
          <w:sz w:val="20"/>
          <w:szCs w:val="20"/>
          <w:lang w:val="en-US"/>
        </w:rPr>
        <w:t>.</w:t>
      </w:r>
    </w:p>
    <w:p w14:paraId="3A13A03E" w14:textId="783B0D83"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Amann, M. et al., 2017: Managing future air quality in megacities: A case study for Delhi. </w:t>
      </w:r>
      <w:r w:rsidRPr="00A4496F">
        <w:rPr>
          <w:i/>
          <w:sz w:val="20"/>
          <w:szCs w:val="20"/>
          <w:lang w:val="en-US"/>
        </w:rPr>
        <w:t>Atmospheric Environment</w:t>
      </w:r>
      <w:r w:rsidRPr="00A4496F">
        <w:rPr>
          <w:sz w:val="20"/>
          <w:szCs w:val="20"/>
          <w:lang w:val="en-US"/>
        </w:rPr>
        <w:t xml:space="preserve">, </w:t>
      </w:r>
      <w:r w:rsidRPr="00A4496F">
        <w:rPr>
          <w:b/>
          <w:sz w:val="20"/>
          <w:szCs w:val="20"/>
          <w:lang w:val="en-US"/>
        </w:rPr>
        <w:t>161</w:t>
      </w:r>
      <w:r w:rsidRPr="00A4496F">
        <w:rPr>
          <w:sz w:val="20"/>
          <w:szCs w:val="20"/>
          <w:lang w:val="en-US"/>
        </w:rPr>
        <w:t>, 99–111, doi:</w:t>
      </w:r>
      <w:hyperlink r:id="rId41" w:history="1">
        <w:r w:rsidRPr="00A4496F">
          <w:rPr>
            <w:rStyle w:val="Lienhypertexte"/>
            <w:sz w:val="20"/>
            <w:szCs w:val="20"/>
            <w:lang w:val="en-US"/>
          </w:rPr>
          <w:t>10.1016/j.atmosenv.2017.04.041</w:t>
        </w:r>
      </w:hyperlink>
      <w:r w:rsidRPr="00A4496F">
        <w:rPr>
          <w:sz w:val="20"/>
          <w:szCs w:val="20"/>
          <w:lang w:val="en-US"/>
        </w:rPr>
        <w:t>.</w:t>
      </w:r>
    </w:p>
    <w:p w14:paraId="0C8249A3" w14:textId="19711958"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Amann, M. et al., 2020: Reducing global air pollution: the scope for further policy interventions. </w:t>
      </w:r>
      <w:r w:rsidRPr="00A4496F">
        <w:rPr>
          <w:i/>
          <w:sz w:val="20"/>
          <w:szCs w:val="20"/>
          <w:lang w:val="en-US"/>
        </w:rPr>
        <w:t>Philosophical Transactions of the Royal Society A: Mathematical, Physical and Engineering Sciences</w:t>
      </w:r>
      <w:r w:rsidRPr="00A4496F">
        <w:rPr>
          <w:sz w:val="20"/>
          <w:szCs w:val="20"/>
          <w:lang w:val="en-US"/>
        </w:rPr>
        <w:t xml:space="preserve">, </w:t>
      </w:r>
      <w:r w:rsidRPr="00A4496F">
        <w:rPr>
          <w:b/>
          <w:sz w:val="20"/>
          <w:szCs w:val="20"/>
          <w:lang w:val="en-US"/>
        </w:rPr>
        <w:t>378(2183)</w:t>
      </w:r>
      <w:r w:rsidRPr="00A4496F">
        <w:rPr>
          <w:sz w:val="20"/>
          <w:szCs w:val="20"/>
          <w:lang w:val="en-US"/>
        </w:rPr>
        <w:t>, 20190331, doi:</w:t>
      </w:r>
      <w:hyperlink r:id="rId42" w:history="1">
        <w:r w:rsidRPr="00A4496F">
          <w:rPr>
            <w:rStyle w:val="Lienhypertexte"/>
            <w:sz w:val="20"/>
            <w:szCs w:val="20"/>
            <w:lang w:val="en-US"/>
          </w:rPr>
          <w:t>10.1098/rsta.2019.0331</w:t>
        </w:r>
      </w:hyperlink>
      <w:r w:rsidRPr="00A4496F">
        <w:rPr>
          <w:sz w:val="20"/>
          <w:szCs w:val="20"/>
          <w:lang w:val="en-US"/>
        </w:rPr>
        <w:t>.</w:t>
      </w:r>
    </w:p>
    <w:p w14:paraId="22E5FFF0" w14:textId="70C64B06"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AMAP, 2015a: </w:t>
      </w:r>
      <w:r w:rsidRPr="00A4496F">
        <w:rPr>
          <w:i/>
          <w:sz w:val="20"/>
          <w:szCs w:val="20"/>
          <w:lang w:val="en-US"/>
        </w:rPr>
        <w:t>AMAP Assessment 2015: Black carbon and ozone as Arctic climate forcers</w:t>
      </w:r>
      <w:r w:rsidRPr="00A4496F">
        <w:rPr>
          <w:sz w:val="20"/>
          <w:szCs w:val="20"/>
          <w:lang w:val="en-US"/>
        </w:rPr>
        <w:t>. Arctic Monitoring and Assessment Programme (AMAP), Oslo, Norway, 116 pp.</w:t>
      </w:r>
    </w:p>
    <w:p w14:paraId="02392071" w14:textId="57424CC8"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AMAP, 2015b: </w:t>
      </w:r>
      <w:r w:rsidRPr="00A4496F">
        <w:rPr>
          <w:i/>
          <w:sz w:val="20"/>
          <w:szCs w:val="20"/>
          <w:lang w:val="en-US"/>
        </w:rPr>
        <w:t>AMAP Assessment 2015: Methane as an Arctic climate forcer</w:t>
      </w:r>
      <w:r w:rsidRPr="00A4496F">
        <w:rPr>
          <w:sz w:val="20"/>
          <w:szCs w:val="20"/>
          <w:lang w:val="en-US"/>
        </w:rPr>
        <w:t>. Arctic Monitoring and Assessment Programme (AMAP), Oslo, Norway, 139 pp.</w:t>
      </w:r>
    </w:p>
    <w:p w14:paraId="25886641" w14:textId="23FA3182"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Andrade, M.F. et al., 2017: Air quality in the megacity of São Paulo: Evolution over the last 30 years and future perspectives. </w:t>
      </w:r>
      <w:r w:rsidRPr="00A4496F">
        <w:rPr>
          <w:i/>
          <w:sz w:val="20"/>
          <w:szCs w:val="20"/>
          <w:lang w:val="en-US"/>
        </w:rPr>
        <w:t>Atmospheric Environment</w:t>
      </w:r>
      <w:r w:rsidRPr="00A4496F">
        <w:rPr>
          <w:sz w:val="20"/>
          <w:szCs w:val="20"/>
          <w:lang w:val="en-US"/>
        </w:rPr>
        <w:t xml:space="preserve">, </w:t>
      </w:r>
      <w:r w:rsidRPr="00A4496F">
        <w:rPr>
          <w:b/>
          <w:sz w:val="20"/>
          <w:szCs w:val="20"/>
          <w:lang w:val="en-US"/>
        </w:rPr>
        <w:t>159</w:t>
      </w:r>
      <w:r w:rsidRPr="00A4496F">
        <w:rPr>
          <w:sz w:val="20"/>
          <w:szCs w:val="20"/>
          <w:lang w:val="en-US"/>
        </w:rPr>
        <w:t>, 66–82, doi:</w:t>
      </w:r>
      <w:hyperlink r:id="rId43" w:history="1">
        <w:r w:rsidRPr="00A4496F">
          <w:rPr>
            <w:rStyle w:val="Lienhypertexte"/>
            <w:sz w:val="20"/>
            <w:szCs w:val="20"/>
            <w:lang w:val="en-US"/>
          </w:rPr>
          <w:t>10.1016/j.atmosenv.2017.03.051</w:t>
        </w:r>
      </w:hyperlink>
      <w:r w:rsidRPr="00A4496F">
        <w:rPr>
          <w:sz w:val="20"/>
          <w:szCs w:val="20"/>
          <w:lang w:val="en-US"/>
        </w:rPr>
        <w:t>.</w:t>
      </w:r>
    </w:p>
    <w:p w14:paraId="504A1ADF" w14:textId="6D45E17A"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Andreae, M.O., 2019: Emission of trace gases and aerosols from biomass burning – An updated assessment.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19(13)</w:t>
      </w:r>
      <w:r w:rsidRPr="00A4496F">
        <w:rPr>
          <w:sz w:val="20"/>
          <w:szCs w:val="20"/>
          <w:lang w:val="en-US"/>
        </w:rPr>
        <w:t>, 8523–8546, doi:</w:t>
      </w:r>
      <w:hyperlink r:id="rId44" w:history="1">
        <w:r w:rsidRPr="00A4496F">
          <w:rPr>
            <w:rStyle w:val="Lienhypertexte"/>
            <w:sz w:val="20"/>
            <w:szCs w:val="20"/>
            <w:lang w:val="en-US"/>
          </w:rPr>
          <w:t>10.5194/acp-19-8523-2019</w:t>
        </w:r>
      </w:hyperlink>
      <w:r w:rsidRPr="00A4496F">
        <w:rPr>
          <w:sz w:val="20"/>
          <w:szCs w:val="20"/>
          <w:lang w:val="en-US"/>
        </w:rPr>
        <w:t>.</w:t>
      </w:r>
    </w:p>
    <w:p w14:paraId="2CE7F304" w14:textId="047D96F3"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Andreae, M.O. et al., 2015: The Amazon Tall Tower Observatory (ATTO): overview of pilot measurements on ecosystem ecology, meteorology, trace gases, and aerosols.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15(18)</w:t>
      </w:r>
      <w:r w:rsidRPr="00A4496F">
        <w:rPr>
          <w:sz w:val="20"/>
          <w:szCs w:val="20"/>
          <w:lang w:val="en-US"/>
        </w:rPr>
        <w:t>, 10723–10776, doi:</w:t>
      </w:r>
      <w:hyperlink r:id="rId45" w:history="1">
        <w:r w:rsidRPr="00A4496F">
          <w:rPr>
            <w:rStyle w:val="Lienhypertexte"/>
            <w:sz w:val="20"/>
            <w:szCs w:val="20"/>
            <w:lang w:val="en-US"/>
          </w:rPr>
          <w:t>10.5194/acp-15-10723-2015</w:t>
        </w:r>
      </w:hyperlink>
      <w:r w:rsidRPr="00A4496F">
        <w:rPr>
          <w:sz w:val="20"/>
          <w:szCs w:val="20"/>
          <w:lang w:val="en-US"/>
        </w:rPr>
        <w:t>.</w:t>
      </w:r>
    </w:p>
    <w:p w14:paraId="611488CB" w14:textId="0959266E"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Andrews, A.E. et al., 2014: CO&lt;sub&gt;2&lt;/sub&gt;, CO, and CH&lt;sub&gt;4&lt;/sub&gt; measurements from tall towers in the NOAA earth system research laboratory’s global greenhouse gas reference network: Instrumentation, uncertainty analysis, and recommendations for future high-accuracy greenhouse gas. </w:t>
      </w:r>
      <w:r w:rsidRPr="00A4496F">
        <w:rPr>
          <w:i/>
          <w:sz w:val="20"/>
          <w:szCs w:val="20"/>
          <w:lang w:val="en-US"/>
        </w:rPr>
        <w:t>Atmospheric Measurement Techniques</w:t>
      </w:r>
      <w:r w:rsidRPr="00A4496F">
        <w:rPr>
          <w:sz w:val="20"/>
          <w:szCs w:val="20"/>
          <w:lang w:val="en-US"/>
        </w:rPr>
        <w:t>, doi:</w:t>
      </w:r>
      <w:hyperlink r:id="rId46" w:history="1">
        <w:r w:rsidRPr="00A4496F">
          <w:rPr>
            <w:rStyle w:val="Lienhypertexte"/>
            <w:sz w:val="20"/>
            <w:szCs w:val="20"/>
            <w:lang w:val="en-US"/>
          </w:rPr>
          <w:t>10.5194/amt-7-647-2014</w:t>
        </w:r>
      </w:hyperlink>
      <w:r w:rsidRPr="00A4496F">
        <w:rPr>
          <w:sz w:val="20"/>
          <w:szCs w:val="20"/>
          <w:lang w:val="en-US"/>
        </w:rPr>
        <w:t>.</w:t>
      </w:r>
    </w:p>
    <w:p w14:paraId="3C23ECF4" w14:textId="6E9F8612"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Anenberg, S., J. Miller, D. Henze, and R. Minjares, 2019: </w:t>
      </w:r>
      <w:r w:rsidRPr="00A4496F">
        <w:rPr>
          <w:i/>
          <w:sz w:val="20"/>
          <w:szCs w:val="20"/>
          <w:lang w:val="en-US"/>
        </w:rPr>
        <w:t>A global snapshot of the air pollution-related health impacts of transportation sector emissions in 2010 and 2015</w:t>
      </w:r>
      <w:r w:rsidRPr="00A4496F">
        <w:rPr>
          <w:sz w:val="20"/>
          <w:szCs w:val="20"/>
          <w:lang w:val="en-US"/>
        </w:rPr>
        <w:t>. International Council on Clean Transportation (ICCT), Washington, DC, USA, 55 pp.</w:t>
      </w:r>
    </w:p>
    <w:p w14:paraId="78E7568C" w14:textId="52A507F3"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Anenberg, S.C. et al., 2012: Global air quality and health co-benefits of mitigating near-term climate change through methane and black carbon emission controls. </w:t>
      </w:r>
      <w:r w:rsidRPr="00A4496F">
        <w:rPr>
          <w:i/>
          <w:sz w:val="20"/>
          <w:szCs w:val="20"/>
          <w:lang w:val="en-US"/>
        </w:rPr>
        <w:t>Environmental Health Perspectives</w:t>
      </w:r>
      <w:r w:rsidRPr="00A4496F">
        <w:rPr>
          <w:sz w:val="20"/>
          <w:szCs w:val="20"/>
          <w:lang w:val="en-US"/>
        </w:rPr>
        <w:t xml:space="preserve">, </w:t>
      </w:r>
      <w:r w:rsidRPr="00A4496F">
        <w:rPr>
          <w:b/>
          <w:sz w:val="20"/>
          <w:szCs w:val="20"/>
          <w:lang w:val="en-US"/>
        </w:rPr>
        <w:t>120(6)</w:t>
      </w:r>
      <w:r w:rsidRPr="00A4496F">
        <w:rPr>
          <w:sz w:val="20"/>
          <w:szCs w:val="20"/>
          <w:lang w:val="en-US"/>
        </w:rPr>
        <w:t>, 831–839, doi:</w:t>
      </w:r>
      <w:hyperlink r:id="rId47" w:history="1">
        <w:r w:rsidRPr="00A4496F">
          <w:rPr>
            <w:rStyle w:val="Lienhypertexte"/>
            <w:sz w:val="20"/>
            <w:szCs w:val="20"/>
            <w:lang w:val="en-US"/>
          </w:rPr>
          <w:t>10.1289/ehp.1104301</w:t>
        </w:r>
      </w:hyperlink>
      <w:r w:rsidRPr="00A4496F">
        <w:rPr>
          <w:sz w:val="20"/>
          <w:szCs w:val="20"/>
          <w:lang w:val="en-US"/>
        </w:rPr>
        <w:t>.</w:t>
      </w:r>
    </w:p>
    <w:p w14:paraId="202ED749" w14:textId="600DBE75"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Anenberg, S.C. et al., 2017: Impacts and mitigation of excess diesel-related NOx emissions in 11 major vehicle markets. </w:t>
      </w:r>
      <w:r w:rsidRPr="00A4496F">
        <w:rPr>
          <w:i/>
          <w:sz w:val="20"/>
          <w:szCs w:val="20"/>
          <w:lang w:val="en-US"/>
        </w:rPr>
        <w:t>Nature</w:t>
      </w:r>
      <w:r w:rsidRPr="00A4496F">
        <w:rPr>
          <w:sz w:val="20"/>
          <w:szCs w:val="20"/>
          <w:lang w:val="en-US"/>
        </w:rPr>
        <w:t xml:space="preserve">, </w:t>
      </w:r>
      <w:r w:rsidRPr="00A4496F">
        <w:rPr>
          <w:b/>
          <w:sz w:val="20"/>
          <w:szCs w:val="20"/>
          <w:lang w:val="en-US"/>
        </w:rPr>
        <w:t>545(7655)</w:t>
      </w:r>
      <w:r w:rsidRPr="00A4496F">
        <w:rPr>
          <w:sz w:val="20"/>
          <w:szCs w:val="20"/>
          <w:lang w:val="en-US"/>
        </w:rPr>
        <w:t>, 467–471, doi:</w:t>
      </w:r>
      <w:hyperlink r:id="rId48" w:history="1">
        <w:r w:rsidRPr="00A4496F">
          <w:rPr>
            <w:rStyle w:val="Lienhypertexte"/>
            <w:sz w:val="20"/>
            <w:szCs w:val="20"/>
            <w:lang w:val="en-US"/>
          </w:rPr>
          <w:t>10.1038/nature22086</w:t>
        </w:r>
      </w:hyperlink>
      <w:r w:rsidRPr="00A4496F">
        <w:rPr>
          <w:sz w:val="20"/>
          <w:szCs w:val="20"/>
          <w:lang w:val="en-US"/>
        </w:rPr>
        <w:t>.</w:t>
      </w:r>
    </w:p>
    <w:p w14:paraId="0A50766F" w14:textId="7C4DD161"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Angelbratt, J. et al., 2011: Carbon monoxide (CO) and ethane (C2H6) trends from ground-based solar FTIR measurements at six European stations, comparison and sensitivity analysis with the EMEP model.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11(17)</w:t>
      </w:r>
      <w:r w:rsidRPr="00A4496F">
        <w:rPr>
          <w:sz w:val="20"/>
          <w:szCs w:val="20"/>
          <w:lang w:val="en-US"/>
        </w:rPr>
        <w:t>, 9253–9269, doi:</w:t>
      </w:r>
      <w:hyperlink r:id="rId49" w:history="1">
        <w:r w:rsidRPr="00A4496F">
          <w:rPr>
            <w:rStyle w:val="Lienhypertexte"/>
            <w:sz w:val="20"/>
            <w:szCs w:val="20"/>
            <w:lang w:val="en-US"/>
          </w:rPr>
          <w:t>10.5194/acp-11-9253-2011</w:t>
        </w:r>
      </w:hyperlink>
      <w:r w:rsidRPr="00A4496F">
        <w:rPr>
          <w:sz w:val="20"/>
          <w:szCs w:val="20"/>
          <w:lang w:val="en-US"/>
        </w:rPr>
        <w:t>.</w:t>
      </w:r>
    </w:p>
    <w:p w14:paraId="50667012" w14:textId="6C5CB964"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Archibald, A.T. et al., 2020: Tropospheric Ozone Assessment Report: A critical review of changes in the tropospheric ozone burden and budget from 1850-2100.. </w:t>
      </w:r>
      <w:r w:rsidRPr="00A4496F">
        <w:rPr>
          <w:i/>
          <w:sz w:val="20"/>
          <w:szCs w:val="20"/>
          <w:lang w:val="en-US"/>
        </w:rPr>
        <w:t>Elem Sci Anth</w:t>
      </w:r>
      <w:r w:rsidRPr="00A4496F">
        <w:rPr>
          <w:sz w:val="20"/>
          <w:szCs w:val="20"/>
          <w:lang w:val="en-US"/>
        </w:rPr>
        <w:t>.</w:t>
      </w:r>
    </w:p>
    <w:p w14:paraId="3C41106A" w14:textId="5FD85D58"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Arneth, A., R.K. Monson, G. Schurgers, Niinemets, and P.I. Palmer, 2008: Why are estimates of global terrestrial isoprene emissions so similar (and why is this not so for monoterpenes)?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8(16)</w:t>
      </w:r>
      <w:r w:rsidRPr="00A4496F">
        <w:rPr>
          <w:sz w:val="20"/>
          <w:szCs w:val="20"/>
          <w:lang w:val="en-US"/>
        </w:rPr>
        <w:t>, 4605–4620, doi:</w:t>
      </w:r>
      <w:hyperlink r:id="rId50" w:history="1">
        <w:r w:rsidRPr="00A4496F">
          <w:rPr>
            <w:rStyle w:val="Lienhypertexte"/>
            <w:sz w:val="20"/>
            <w:szCs w:val="20"/>
            <w:lang w:val="en-US"/>
          </w:rPr>
          <w:t>10.5194/acp-8-4605-2008</w:t>
        </w:r>
      </w:hyperlink>
      <w:r w:rsidRPr="00A4496F">
        <w:rPr>
          <w:sz w:val="20"/>
          <w:szCs w:val="20"/>
          <w:lang w:val="en-US"/>
        </w:rPr>
        <w:t>.</w:t>
      </w:r>
    </w:p>
    <w:p w14:paraId="0A81F32E" w14:textId="1579F06F"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Arneth, A. et al., 2010a: Terrestrial biogeochemical feedbacks in the climate system. </w:t>
      </w:r>
      <w:r w:rsidRPr="00A4496F">
        <w:rPr>
          <w:i/>
          <w:sz w:val="20"/>
          <w:szCs w:val="20"/>
          <w:lang w:val="en-US"/>
        </w:rPr>
        <w:t>Nature Geoscience</w:t>
      </w:r>
      <w:r w:rsidRPr="00A4496F">
        <w:rPr>
          <w:sz w:val="20"/>
          <w:szCs w:val="20"/>
          <w:lang w:val="en-US"/>
        </w:rPr>
        <w:t xml:space="preserve">, </w:t>
      </w:r>
      <w:r w:rsidRPr="00A4496F">
        <w:rPr>
          <w:b/>
          <w:sz w:val="20"/>
          <w:szCs w:val="20"/>
          <w:lang w:val="en-US"/>
        </w:rPr>
        <w:t>3(8)</w:t>
      </w:r>
      <w:r w:rsidRPr="00A4496F">
        <w:rPr>
          <w:sz w:val="20"/>
          <w:szCs w:val="20"/>
          <w:lang w:val="en-US"/>
        </w:rPr>
        <w:t>, 525–532, doi:</w:t>
      </w:r>
      <w:hyperlink r:id="rId51" w:history="1">
        <w:r w:rsidRPr="00A4496F">
          <w:rPr>
            <w:rStyle w:val="Lienhypertexte"/>
            <w:sz w:val="20"/>
            <w:szCs w:val="20"/>
            <w:lang w:val="en-US"/>
          </w:rPr>
          <w:t>10.1038/ngeo905</w:t>
        </w:r>
      </w:hyperlink>
      <w:r w:rsidRPr="00A4496F">
        <w:rPr>
          <w:sz w:val="20"/>
          <w:szCs w:val="20"/>
          <w:lang w:val="en-US"/>
        </w:rPr>
        <w:t>.</w:t>
      </w:r>
    </w:p>
    <w:p w14:paraId="02099B15" w14:textId="3145F339"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Arneth, A. et al., 2010b: From biota to chemistry and climate: towards a comprehensive description of trace gas exchange between the biosphere and atmosphere. </w:t>
      </w:r>
      <w:r w:rsidRPr="00A4496F">
        <w:rPr>
          <w:i/>
          <w:sz w:val="20"/>
          <w:szCs w:val="20"/>
          <w:lang w:val="en-US"/>
        </w:rPr>
        <w:t>Biogeosciences</w:t>
      </w:r>
      <w:r w:rsidRPr="00A4496F">
        <w:rPr>
          <w:sz w:val="20"/>
          <w:szCs w:val="20"/>
          <w:lang w:val="en-US"/>
        </w:rPr>
        <w:t xml:space="preserve">, </w:t>
      </w:r>
      <w:r w:rsidRPr="00A4496F">
        <w:rPr>
          <w:b/>
          <w:sz w:val="20"/>
          <w:szCs w:val="20"/>
          <w:lang w:val="en-US"/>
        </w:rPr>
        <w:t>7(1)</w:t>
      </w:r>
      <w:r w:rsidRPr="00A4496F">
        <w:rPr>
          <w:sz w:val="20"/>
          <w:szCs w:val="20"/>
          <w:lang w:val="en-US"/>
        </w:rPr>
        <w:t>, 121–149, doi:</w:t>
      </w:r>
      <w:hyperlink r:id="rId52" w:history="1">
        <w:r w:rsidRPr="00A4496F">
          <w:rPr>
            <w:rStyle w:val="Lienhypertexte"/>
            <w:sz w:val="20"/>
            <w:szCs w:val="20"/>
            <w:lang w:val="en-US"/>
          </w:rPr>
          <w:t>10.5194/bg-7-121-2010</w:t>
        </w:r>
      </w:hyperlink>
      <w:r w:rsidRPr="00A4496F">
        <w:rPr>
          <w:sz w:val="20"/>
          <w:szCs w:val="20"/>
          <w:lang w:val="en-US"/>
        </w:rPr>
        <w:t>.</w:t>
      </w:r>
    </w:p>
    <w:p w14:paraId="6390A939" w14:textId="5395568E"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Arnold, S.R. et al., 2018: Simulated Global Climate Response to Tropospheric Ozone-Induced Changes in Plant Transpiration. </w:t>
      </w:r>
      <w:r w:rsidRPr="00A4496F">
        <w:rPr>
          <w:i/>
          <w:sz w:val="20"/>
          <w:szCs w:val="20"/>
          <w:lang w:val="en-US"/>
        </w:rPr>
        <w:t>Geophysical Research Letters</w:t>
      </w:r>
      <w:r w:rsidRPr="00A4496F">
        <w:rPr>
          <w:sz w:val="20"/>
          <w:szCs w:val="20"/>
          <w:lang w:val="en-US"/>
        </w:rPr>
        <w:t xml:space="preserve">, </w:t>
      </w:r>
      <w:r w:rsidRPr="00A4496F">
        <w:rPr>
          <w:b/>
          <w:sz w:val="20"/>
          <w:szCs w:val="20"/>
          <w:lang w:val="en-US"/>
        </w:rPr>
        <w:t>45(23)</w:t>
      </w:r>
      <w:r w:rsidRPr="00A4496F">
        <w:rPr>
          <w:sz w:val="20"/>
          <w:szCs w:val="20"/>
          <w:lang w:val="en-US"/>
        </w:rPr>
        <w:t>, 13,13–70,79, doi:</w:t>
      </w:r>
      <w:hyperlink r:id="rId53" w:history="1">
        <w:r w:rsidRPr="00A4496F">
          <w:rPr>
            <w:rStyle w:val="Lienhypertexte"/>
            <w:sz w:val="20"/>
            <w:szCs w:val="20"/>
            <w:lang w:val="en-US"/>
          </w:rPr>
          <w:t>10.1029/2018gl079938</w:t>
        </w:r>
      </w:hyperlink>
      <w:r w:rsidRPr="00A4496F">
        <w:rPr>
          <w:sz w:val="20"/>
          <w:szCs w:val="20"/>
          <w:lang w:val="en-US"/>
        </w:rPr>
        <w:t>.</w:t>
      </w:r>
    </w:p>
    <w:p w14:paraId="23266413" w14:textId="19266810"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Aschmann, J. et al., 2014: On the hiatus in the acceleration of tropical upwelling since the beginning of the 21st century.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14(23)</w:t>
      </w:r>
      <w:r w:rsidRPr="00A4496F">
        <w:rPr>
          <w:sz w:val="20"/>
          <w:szCs w:val="20"/>
          <w:lang w:val="en-US"/>
        </w:rPr>
        <w:t>, 12803–12814, doi:</w:t>
      </w:r>
      <w:hyperlink r:id="rId54" w:history="1">
        <w:r w:rsidRPr="00A4496F">
          <w:rPr>
            <w:rStyle w:val="Lienhypertexte"/>
            <w:sz w:val="20"/>
            <w:szCs w:val="20"/>
            <w:lang w:val="en-US"/>
          </w:rPr>
          <w:t>10.5194/acp-14-12803-2014</w:t>
        </w:r>
      </w:hyperlink>
      <w:r w:rsidRPr="00A4496F">
        <w:rPr>
          <w:sz w:val="20"/>
          <w:szCs w:val="20"/>
          <w:lang w:val="en-US"/>
        </w:rPr>
        <w:t>.</w:t>
      </w:r>
    </w:p>
    <w:p w14:paraId="7172DE4A" w14:textId="487EEE72"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lastRenderedPageBreak/>
        <w:t xml:space="preserve">Athanasopoulou, E. et al., 2017: Changes in domestic heating fuel use in Greece: Effects on atmospheric chemistry and radiation. </w:t>
      </w:r>
      <w:r w:rsidRPr="00A4496F">
        <w:rPr>
          <w:i/>
          <w:sz w:val="20"/>
          <w:szCs w:val="20"/>
          <w:lang w:val="en-US"/>
        </w:rPr>
        <w:t>Atmospheric Chemistry and Physics</w:t>
      </w:r>
      <w:r w:rsidRPr="00A4496F">
        <w:rPr>
          <w:sz w:val="20"/>
          <w:szCs w:val="20"/>
          <w:lang w:val="en-US"/>
        </w:rPr>
        <w:t>, doi:</w:t>
      </w:r>
      <w:hyperlink r:id="rId55" w:history="1">
        <w:r w:rsidRPr="00A4496F">
          <w:rPr>
            <w:rStyle w:val="Lienhypertexte"/>
            <w:sz w:val="20"/>
            <w:szCs w:val="20"/>
            <w:lang w:val="en-US"/>
          </w:rPr>
          <w:t>10.5194/acp-17-10597-2017</w:t>
        </w:r>
      </w:hyperlink>
      <w:r w:rsidRPr="00A4496F">
        <w:rPr>
          <w:sz w:val="20"/>
          <w:szCs w:val="20"/>
          <w:lang w:val="en-US"/>
        </w:rPr>
        <w:t>.</w:t>
      </w:r>
    </w:p>
    <w:p w14:paraId="488E596A" w14:textId="113F70E3"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Baker, L.H. et al., 2015: Climate responses to anthropogenic emissions of short-lived climate pollutants.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15(14)</w:t>
      </w:r>
      <w:r w:rsidRPr="00A4496F">
        <w:rPr>
          <w:sz w:val="20"/>
          <w:szCs w:val="20"/>
          <w:lang w:val="en-US"/>
        </w:rPr>
        <w:t>, 8201–8216, doi:</w:t>
      </w:r>
      <w:hyperlink r:id="rId56" w:history="1">
        <w:r w:rsidRPr="00A4496F">
          <w:rPr>
            <w:rStyle w:val="Lienhypertexte"/>
            <w:sz w:val="20"/>
            <w:szCs w:val="20"/>
            <w:lang w:val="en-US"/>
          </w:rPr>
          <w:t>10.5194/acp-15-8201-2015</w:t>
        </w:r>
      </w:hyperlink>
      <w:r w:rsidRPr="00A4496F">
        <w:rPr>
          <w:sz w:val="20"/>
          <w:szCs w:val="20"/>
          <w:lang w:val="en-US"/>
        </w:rPr>
        <w:t>.</w:t>
      </w:r>
    </w:p>
    <w:p w14:paraId="49DA70A2" w14:textId="6742C0E5"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Balkanski, Y. et al., 2010: Direct radiative effect of aerosols emitted by transport: from road, shipping and aviation.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10(10)</w:t>
      </w:r>
      <w:r w:rsidRPr="00A4496F">
        <w:rPr>
          <w:sz w:val="20"/>
          <w:szCs w:val="20"/>
          <w:lang w:val="en-US"/>
        </w:rPr>
        <w:t>, 4477–4489, doi:</w:t>
      </w:r>
      <w:hyperlink r:id="rId57" w:history="1">
        <w:r w:rsidRPr="00A4496F">
          <w:rPr>
            <w:rStyle w:val="Lienhypertexte"/>
            <w:sz w:val="20"/>
            <w:szCs w:val="20"/>
            <w:lang w:val="en-US"/>
          </w:rPr>
          <w:t>10.5194/acp-10-4477-2010</w:t>
        </w:r>
      </w:hyperlink>
      <w:r w:rsidRPr="00A4496F">
        <w:rPr>
          <w:sz w:val="20"/>
          <w:szCs w:val="20"/>
          <w:lang w:val="en-US"/>
        </w:rPr>
        <w:t>.</w:t>
      </w:r>
    </w:p>
    <w:p w14:paraId="06EEFFA4" w14:textId="49A698C0"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Banerjee, A. et al., 2015: Drivers of changes in stratospheric and tropospheric ozone between year 2000 and 2100. </w:t>
      </w:r>
      <w:r w:rsidRPr="00A4496F">
        <w:rPr>
          <w:i/>
          <w:sz w:val="20"/>
          <w:szCs w:val="20"/>
          <w:lang w:val="en-US"/>
        </w:rPr>
        <w:t>Atmospheric Chemistry and Physics Discussions</w:t>
      </w:r>
      <w:r w:rsidRPr="00A4496F">
        <w:rPr>
          <w:sz w:val="20"/>
          <w:szCs w:val="20"/>
          <w:lang w:val="en-US"/>
        </w:rPr>
        <w:t xml:space="preserve">, </w:t>
      </w:r>
      <w:r w:rsidRPr="00A4496F">
        <w:rPr>
          <w:b/>
          <w:sz w:val="20"/>
          <w:szCs w:val="20"/>
          <w:lang w:val="en-US"/>
        </w:rPr>
        <w:t>15(21)</w:t>
      </w:r>
      <w:r w:rsidRPr="00A4496F">
        <w:rPr>
          <w:sz w:val="20"/>
          <w:szCs w:val="20"/>
          <w:lang w:val="en-US"/>
        </w:rPr>
        <w:t>, 30645–30691, doi:</w:t>
      </w:r>
      <w:hyperlink r:id="rId58" w:history="1">
        <w:r w:rsidRPr="00A4496F">
          <w:rPr>
            <w:rStyle w:val="Lienhypertexte"/>
            <w:sz w:val="20"/>
            <w:szCs w:val="20"/>
            <w:lang w:val="en-US"/>
          </w:rPr>
          <w:t>10.5194/acpd-15-30645-2015</w:t>
        </w:r>
      </w:hyperlink>
      <w:r w:rsidRPr="00A4496F">
        <w:rPr>
          <w:sz w:val="20"/>
          <w:szCs w:val="20"/>
          <w:lang w:val="en-US"/>
        </w:rPr>
        <w:t>.</w:t>
      </w:r>
    </w:p>
    <w:p w14:paraId="173EE65A" w14:textId="0DB062EE"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Banzhaf, S. et al., 2015: Dynamic model evaluation for secondary inorganic aerosol and its precursors over Europe between 1990 and 2009. </w:t>
      </w:r>
      <w:r w:rsidRPr="00A4496F">
        <w:rPr>
          <w:i/>
          <w:sz w:val="20"/>
          <w:szCs w:val="20"/>
          <w:lang w:val="en-US"/>
        </w:rPr>
        <w:t>Geoscientific Model Development</w:t>
      </w:r>
      <w:r w:rsidRPr="00A4496F">
        <w:rPr>
          <w:sz w:val="20"/>
          <w:szCs w:val="20"/>
          <w:lang w:val="en-US"/>
        </w:rPr>
        <w:t xml:space="preserve">, </w:t>
      </w:r>
      <w:r w:rsidRPr="00A4496F">
        <w:rPr>
          <w:b/>
          <w:sz w:val="20"/>
          <w:szCs w:val="20"/>
          <w:lang w:val="en-US"/>
        </w:rPr>
        <w:t>8(4)</w:t>
      </w:r>
      <w:r w:rsidRPr="00A4496F">
        <w:rPr>
          <w:sz w:val="20"/>
          <w:szCs w:val="20"/>
          <w:lang w:val="en-US"/>
        </w:rPr>
        <w:t>, 1047–1070, doi:</w:t>
      </w:r>
      <w:hyperlink r:id="rId59" w:history="1">
        <w:r w:rsidRPr="00A4496F">
          <w:rPr>
            <w:rStyle w:val="Lienhypertexte"/>
            <w:sz w:val="20"/>
            <w:szCs w:val="20"/>
            <w:lang w:val="en-US"/>
          </w:rPr>
          <w:t>10.5194/gmd-8-1047-2015</w:t>
        </w:r>
      </w:hyperlink>
      <w:r w:rsidRPr="00A4496F">
        <w:rPr>
          <w:sz w:val="20"/>
          <w:szCs w:val="20"/>
          <w:lang w:val="en-US"/>
        </w:rPr>
        <w:t>.</w:t>
      </w:r>
    </w:p>
    <w:p w14:paraId="42CFFE28" w14:textId="048B95E2"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Barkley, M.P. et al., 2013: Top-down isoprene emissions over tropical South America inferred from SCIAMACHY and OMI formaldehyde columns. </w:t>
      </w:r>
      <w:r w:rsidRPr="00A4496F">
        <w:rPr>
          <w:i/>
          <w:sz w:val="20"/>
          <w:szCs w:val="20"/>
          <w:lang w:val="en-US"/>
        </w:rPr>
        <w:t>Journal of Geophysical Research: Atmospheres</w:t>
      </w:r>
      <w:r w:rsidRPr="00A4496F">
        <w:rPr>
          <w:sz w:val="20"/>
          <w:szCs w:val="20"/>
          <w:lang w:val="en-US"/>
        </w:rPr>
        <w:t xml:space="preserve">, </w:t>
      </w:r>
      <w:r w:rsidRPr="00A4496F">
        <w:rPr>
          <w:b/>
          <w:sz w:val="20"/>
          <w:szCs w:val="20"/>
          <w:lang w:val="en-US"/>
        </w:rPr>
        <w:t>118(12)</w:t>
      </w:r>
      <w:r w:rsidRPr="00A4496F">
        <w:rPr>
          <w:sz w:val="20"/>
          <w:szCs w:val="20"/>
          <w:lang w:val="en-US"/>
        </w:rPr>
        <w:t>, 6849–6868, doi:</w:t>
      </w:r>
      <w:hyperlink r:id="rId60" w:history="1">
        <w:r w:rsidRPr="00A4496F">
          <w:rPr>
            <w:rStyle w:val="Lienhypertexte"/>
            <w:sz w:val="20"/>
            <w:szCs w:val="20"/>
            <w:lang w:val="en-US"/>
          </w:rPr>
          <w:t>10.1002/jgrd.50552</w:t>
        </w:r>
      </w:hyperlink>
      <w:r w:rsidRPr="00A4496F">
        <w:rPr>
          <w:sz w:val="20"/>
          <w:szCs w:val="20"/>
          <w:lang w:val="en-US"/>
        </w:rPr>
        <w:t>.</w:t>
      </w:r>
    </w:p>
    <w:p w14:paraId="7A01B007" w14:textId="54F46604"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Barnes, E.A., A.M. Fiore, and L.W. Horowitz, 2016: Detection of trends in surface ozone in the presence of climate variability. </w:t>
      </w:r>
      <w:r w:rsidRPr="00A4496F">
        <w:rPr>
          <w:i/>
          <w:sz w:val="20"/>
          <w:szCs w:val="20"/>
          <w:lang w:val="en-US"/>
        </w:rPr>
        <w:t>Journal of Geophysical Research: Atmospheres</w:t>
      </w:r>
      <w:r w:rsidRPr="00A4496F">
        <w:rPr>
          <w:sz w:val="20"/>
          <w:szCs w:val="20"/>
          <w:lang w:val="en-US"/>
        </w:rPr>
        <w:t xml:space="preserve">, </w:t>
      </w:r>
      <w:r w:rsidRPr="00A4496F">
        <w:rPr>
          <w:b/>
          <w:sz w:val="20"/>
          <w:szCs w:val="20"/>
          <w:lang w:val="en-US"/>
        </w:rPr>
        <w:t>121(10)</w:t>
      </w:r>
      <w:r w:rsidRPr="00A4496F">
        <w:rPr>
          <w:sz w:val="20"/>
          <w:szCs w:val="20"/>
          <w:lang w:val="en-US"/>
        </w:rPr>
        <w:t>, 6112–6129, doi:</w:t>
      </w:r>
      <w:hyperlink r:id="rId61" w:history="1">
        <w:r w:rsidRPr="00A4496F">
          <w:rPr>
            <w:rStyle w:val="Lienhypertexte"/>
            <w:sz w:val="20"/>
            <w:szCs w:val="20"/>
            <w:lang w:val="en-US"/>
          </w:rPr>
          <w:t>10.1002/2015jd024397</w:t>
        </w:r>
      </w:hyperlink>
      <w:r w:rsidRPr="00A4496F">
        <w:rPr>
          <w:sz w:val="20"/>
          <w:szCs w:val="20"/>
          <w:lang w:val="en-US"/>
        </w:rPr>
        <w:t>.</w:t>
      </w:r>
    </w:p>
    <w:p w14:paraId="3EFA8C3B" w14:textId="1413426F"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Barthel, S., I. Tegen, and R. Wolke, 2019: Do new sea spray aerosol source functions improve the results of a regional aerosol model? </w:t>
      </w:r>
      <w:r w:rsidRPr="00A4496F">
        <w:rPr>
          <w:i/>
          <w:sz w:val="20"/>
          <w:szCs w:val="20"/>
          <w:lang w:val="en-US"/>
        </w:rPr>
        <w:t>Atmospheric Environment</w:t>
      </w:r>
      <w:r w:rsidRPr="00A4496F">
        <w:rPr>
          <w:sz w:val="20"/>
          <w:szCs w:val="20"/>
          <w:lang w:val="en-US"/>
        </w:rPr>
        <w:t xml:space="preserve">, </w:t>
      </w:r>
      <w:r w:rsidRPr="00A4496F">
        <w:rPr>
          <w:b/>
          <w:sz w:val="20"/>
          <w:szCs w:val="20"/>
          <w:lang w:val="en-US"/>
        </w:rPr>
        <w:t>198</w:t>
      </w:r>
      <w:r w:rsidRPr="00A4496F">
        <w:rPr>
          <w:sz w:val="20"/>
          <w:szCs w:val="20"/>
          <w:lang w:val="en-US"/>
        </w:rPr>
        <w:t>, 265–278, doi:</w:t>
      </w:r>
      <w:hyperlink r:id="rId62" w:history="1">
        <w:r w:rsidRPr="00A4496F">
          <w:rPr>
            <w:rStyle w:val="Lienhypertexte"/>
            <w:sz w:val="20"/>
            <w:szCs w:val="20"/>
            <w:lang w:val="en-US"/>
          </w:rPr>
          <w:t>10.1016/j.atmosenv.2018.10.016</w:t>
        </w:r>
      </w:hyperlink>
      <w:r w:rsidRPr="00A4496F">
        <w:rPr>
          <w:sz w:val="20"/>
          <w:szCs w:val="20"/>
          <w:lang w:val="en-US"/>
        </w:rPr>
        <w:t>.</w:t>
      </w:r>
    </w:p>
    <w:p w14:paraId="41E84636" w14:textId="223E9CBB"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Bates, K.H. and D.J. Jacob, 2019: A new model mechanism for atmospheric oxidation of isoprene: Global effects on oxidants, nitrogen oxides, organic products, and secondary organic aerosol.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19(14)</w:t>
      </w:r>
      <w:r w:rsidRPr="00A4496F">
        <w:rPr>
          <w:sz w:val="20"/>
          <w:szCs w:val="20"/>
          <w:lang w:val="en-US"/>
        </w:rPr>
        <w:t>, 9613–9640, doi:</w:t>
      </w:r>
      <w:hyperlink r:id="rId63" w:history="1">
        <w:r w:rsidRPr="00A4496F">
          <w:rPr>
            <w:rStyle w:val="Lienhypertexte"/>
            <w:sz w:val="20"/>
            <w:szCs w:val="20"/>
            <w:lang w:val="en-US"/>
          </w:rPr>
          <w:t>10.5194/acp-19-9613-2019</w:t>
        </w:r>
      </w:hyperlink>
      <w:r w:rsidRPr="00A4496F">
        <w:rPr>
          <w:sz w:val="20"/>
          <w:szCs w:val="20"/>
          <w:lang w:val="en-US"/>
        </w:rPr>
        <w:t>.</w:t>
      </w:r>
    </w:p>
    <w:p w14:paraId="570F6DF3" w14:textId="0DE1E62E"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Batmunkh, T. et al., 2011: Time-Resolved Measurements of PM2.5 Carbonaceous Aerosols at Gosan, Korea. </w:t>
      </w:r>
      <w:r w:rsidRPr="00A4496F">
        <w:rPr>
          <w:i/>
          <w:sz w:val="20"/>
          <w:szCs w:val="20"/>
          <w:lang w:val="en-US"/>
        </w:rPr>
        <w:t>Journal of the Air &amp; Waste Management Association</w:t>
      </w:r>
      <w:r w:rsidRPr="00A4496F">
        <w:rPr>
          <w:sz w:val="20"/>
          <w:szCs w:val="20"/>
          <w:lang w:val="en-US"/>
        </w:rPr>
        <w:t xml:space="preserve">, </w:t>
      </w:r>
      <w:r w:rsidRPr="00A4496F">
        <w:rPr>
          <w:b/>
          <w:sz w:val="20"/>
          <w:szCs w:val="20"/>
          <w:lang w:val="en-US"/>
        </w:rPr>
        <w:t>61(11)</w:t>
      </w:r>
      <w:r w:rsidRPr="00A4496F">
        <w:rPr>
          <w:sz w:val="20"/>
          <w:szCs w:val="20"/>
          <w:lang w:val="en-US"/>
        </w:rPr>
        <w:t>, 1174–1182, doi:</w:t>
      </w:r>
      <w:hyperlink r:id="rId64" w:history="1">
        <w:r w:rsidRPr="00A4496F">
          <w:rPr>
            <w:rStyle w:val="Lienhypertexte"/>
            <w:sz w:val="20"/>
            <w:szCs w:val="20"/>
            <w:lang w:val="en-US"/>
          </w:rPr>
          <w:t>10.1080/10473289.2011.609761</w:t>
        </w:r>
      </w:hyperlink>
      <w:r w:rsidRPr="00A4496F">
        <w:rPr>
          <w:sz w:val="20"/>
          <w:szCs w:val="20"/>
          <w:lang w:val="en-US"/>
        </w:rPr>
        <w:t>.</w:t>
      </w:r>
    </w:p>
    <w:p w14:paraId="2E483147" w14:textId="729F545B"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Bauer, S.E., K. Tsigaridis, and R. Miller, 2016: Significant atmospheric aerosol pollution caused by world food cultivation. </w:t>
      </w:r>
      <w:r w:rsidRPr="00A4496F">
        <w:rPr>
          <w:i/>
          <w:sz w:val="20"/>
          <w:szCs w:val="20"/>
          <w:lang w:val="en-US"/>
        </w:rPr>
        <w:t>Geophysical Research Letters</w:t>
      </w:r>
      <w:r w:rsidRPr="00A4496F">
        <w:rPr>
          <w:sz w:val="20"/>
          <w:szCs w:val="20"/>
          <w:lang w:val="en-US"/>
        </w:rPr>
        <w:t xml:space="preserve">, </w:t>
      </w:r>
      <w:r w:rsidRPr="00A4496F">
        <w:rPr>
          <w:b/>
          <w:sz w:val="20"/>
          <w:szCs w:val="20"/>
          <w:lang w:val="en-US"/>
        </w:rPr>
        <w:t>43(10)</w:t>
      </w:r>
      <w:r w:rsidRPr="00A4496F">
        <w:rPr>
          <w:sz w:val="20"/>
          <w:szCs w:val="20"/>
          <w:lang w:val="en-US"/>
        </w:rPr>
        <w:t>, 5394–5400, doi:</w:t>
      </w:r>
      <w:hyperlink r:id="rId65" w:history="1">
        <w:r w:rsidRPr="00A4496F">
          <w:rPr>
            <w:rStyle w:val="Lienhypertexte"/>
            <w:sz w:val="20"/>
            <w:szCs w:val="20"/>
            <w:lang w:val="en-US"/>
          </w:rPr>
          <w:t>10.1002/2016gl068354</w:t>
        </w:r>
      </w:hyperlink>
      <w:r w:rsidRPr="00A4496F">
        <w:rPr>
          <w:sz w:val="20"/>
          <w:szCs w:val="20"/>
          <w:lang w:val="en-US"/>
        </w:rPr>
        <w:t>.</w:t>
      </w:r>
    </w:p>
    <w:p w14:paraId="65740DEF" w14:textId="214ACB10"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Bauer, S.E. et al., 2020: Historical (1850–2014) Aerosol Evolution and Role on Climate Forcing Using the GISS ModelE2.1 Contribution to CMIP6. </w:t>
      </w:r>
      <w:r w:rsidRPr="00A4496F">
        <w:rPr>
          <w:i/>
          <w:sz w:val="20"/>
          <w:szCs w:val="20"/>
          <w:lang w:val="en-US"/>
        </w:rPr>
        <w:t>Journal of Advances in Modeling Earth Systems</w:t>
      </w:r>
      <w:r w:rsidRPr="00A4496F">
        <w:rPr>
          <w:sz w:val="20"/>
          <w:szCs w:val="20"/>
          <w:lang w:val="en-US"/>
        </w:rPr>
        <w:t xml:space="preserve">, </w:t>
      </w:r>
      <w:r w:rsidRPr="00A4496F">
        <w:rPr>
          <w:b/>
          <w:sz w:val="20"/>
          <w:szCs w:val="20"/>
          <w:lang w:val="en-US"/>
        </w:rPr>
        <w:t>12(8)</w:t>
      </w:r>
      <w:r w:rsidRPr="00A4496F">
        <w:rPr>
          <w:sz w:val="20"/>
          <w:szCs w:val="20"/>
          <w:lang w:val="en-US"/>
        </w:rPr>
        <w:t>, e2019MS001978, doi:</w:t>
      </w:r>
      <w:hyperlink r:id="rId66" w:history="1">
        <w:r w:rsidRPr="00A4496F">
          <w:rPr>
            <w:rStyle w:val="Lienhypertexte"/>
            <w:sz w:val="20"/>
            <w:szCs w:val="20"/>
            <w:lang w:val="en-US"/>
          </w:rPr>
          <w:t>10.1029/2019ms001978</w:t>
        </w:r>
      </w:hyperlink>
      <w:r w:rsidRPr="00A4496F">
        <w:rPr>
          <w:sz w:val="20"/>
          <w:szCs w:val="20"/>
          <w:lang w:val="en-US"/>
        </w:rPr>
        <w:t>.</w:t>
      </w:r>
    </w:p>
    <w:p w14:paraId="4D5CE540" w14:textId="32B7A52D"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Bauwens, M. et al., 2020: Impact of Coronavirus Outbreak on NO2 Pollution Assessed Using TROPOMI and OMI Observations. </w:t>
      </w:r>
      <w:r w:rsidRPr="00A4496F">
        <w:rPr>
          <w:i/>
          <w:sz w:val="20"/>
          <w:szCs w:val="20"/>
          <w:lang w:val="en-US"/>
        </w:rPr>
        <w:t>Geophysical Research Letters</w:t>
      </w:r>
      <w:r w:rsidRPr="00A4496F">
        <w:rPr>
          <w:sz w:val="20"/>
          <w:szCs w:val="20"/>
          <w:lang w:val="en-US"/>
        </w:rPr>
        <w:t xml:space="preserve">, </w:t>
      </w:r>
      <w:r w:rsidRPr="00A4496F">
        <w:rPr>
          <w:b/>
          <w:sz w:val="20"/>
          <w:szCs w:val="20"/>
          <w:lang w:val="en-US"/>
        </w:rPr>
        <w:t>47(11)</w:t>
      </w:r>
      <w:r w:rsidRPr="00A4496F">
        <w:rPr>
          <w:sz w:val="20"/>
          <w:szCs w:val="20"/>
          <w:lang w:val="en-US"/>
        </w:rPr>
        <w:t>, doi:</w:t>
      </w:r>
      <w:hyperlink r:id="rId67" w:history="1">
        <w:r w:rsidRPr="00A4496F">
          <w:rPr>
            <w:rStyle w:val="Lienhypertexte"/>
            <w:sz w:val="20"/>
            <w:szCs w:val="20"/>
            <w:lang w:val="en-US"/>
          </w:rPr>
          <w:t>10.1029/2020gl087978</w:t>
        </w:r>
      </w:hyperlink>
      <w:r w:rsidRPr="00A4496F">
        <w:rPr>
          <w:sz w:val="20"/>
          <w:szCs w:val="20"/>
          <w:lang w:val="en-US"/>
        </w:rPr>
        <w:t>.</w:t>
      </w:r>
    </w:p>
    <w:p w14:paraId="4A48793A" w14:textId="43FDB146"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Beekmann, M. et al., 2015: In situ, satellite measurement and model evidence on the dominant regional contribution to fine particulate matter levels in the Paris megacity.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15</w:t>
      </w:r>
      <w:r w:rsidRPr="00A4496F">
        <w:rPr>
          <w:sz w:val="20"/>
          <w:szCs w:val="20"/>
          <w:lang w:val="en-US"/>
        </w:rPr>
        <w:t>, 9577–9591, doi:</w:t>
      </w:r>
      <w:hyperlink r:id="rId68" w:history="1">
        <w:r w:rsidRPr="00A4496F">
          <w:rPr>
            <w:rStyle w:val="Lienhypertexte"/>
            <w:sz w:val="20"/>
            <w:szCs w:val="20"/>
            <w:lang w:val="en-US"/>
          </w:rPr>
          <w:t>10.5194/acp-15-9577-2015</w:t>
        </w:r>
      </w:hyperlink>
      <w:r w:rsidRPr="00A4496F">
        <w:rPr>
          <w:sz w:val="20"/>
          <w:szCs w:val="20"/>
          <w:lang w:val="en-US"/>
        </w:rPr>
        <w:t>.</w:t>
      </w:r>
    </w:p>
    <w:p w14:paraId="7686B340" w14:textId="66F00D99"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Bekki, S. and F. Lefevre, 2009: Stratospheric ozone: History and concepts and interactions with climate. 113–136 pp., doi:</w:t>
      </w:r>
      <w:hyperlink r:id="rId69" w:history="1">
        <w:r w:rsidRPr="00A4496F">
          <w:rPr>
            <w:rStyle w:val="Lienhypertexte"/>
            <w:sz w:val="20"/>
            <w:szCs w:val="20"/>
            <w:lang w:val="en-US"/>
          </w:rPr>
          <w:t>10.1140/epjconf/e2009-00914-y</w:t>
        </w:r>
      </w:hyperlink>
      <w:r w:rsidRPr="00A4496F">
        <w:rPr>
          <w:sz w:val="20"/>
          <w:szCs w:val="20"/>
          <w:lang w:val="en-US"/>
        </w:rPr>
        <w:t>.</w:t>
      </w:r>
    </w:p>
    <w:p w14:paraId="224684D8" w14:textId="25F20C6D"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Bekki, S. et al., 2013: Climate impact of stratospheric ozone recovery. </w:t>
      </w:r>
      <w:r w:rsidRPr="00A4496F">
        <w:rPr>
          <w:i/>
          <w:sz w:val="20"/>
          <w:szCs w:val="20"/>
          <w:lang w:val="en-US"/>
        </w:rPr>
        <w:t>Geophysical Research Letters</w:t>
      </w:r>
      <w:r w:rsidRPr="00A4496F">
        <w:rPr>
          <w:sz w:val="20"/>
          <w:szCs w:val="20"/>
          <w:lang w:val="en-US"/>
        </w:rPr>
        <w:t xml:space="preserve">, </w:t>
      </w:r>
      <w:r w:rsidRPr="00A4496F">
        <w:rPr>
          <w:b/>
          <w:sz w:val="20"/>
          <w:szCs w:val="20"/>
          <w:lang w:val="en-US"/>
        </w:rPr>
        <w:t>40(11)</w:t>
      </w:r>
      <w:r w:rsidRPr="00A4496F">
        <w:rPr>
          <w:sz w:val="20"/>
          <w:szCs w:val="20"/>
          <w:lang w:val="en-US"/>
        </w:rPr>
        <w:t>, 2796–2800, doi:</w:t>
      </w:r>
      <w:hyperlink r:id="rId70" w:history="1">
        <w:r w:rsidRPr="00A4496F">
          <w:rPr>
            <w:rStyle w:val="Lienhypertexte"/>
            <w:sz w:val="20"/>
            <w:szCs w:val="20"/>
            <w:lang w:val="en-US"/>
          </w:rPr>
          <w:t>10.1002/grl.50358</w:t>
        </w:r>
      </w:hyperlink>
      <w:r w:rsidRPr="00A4496F">
        <w:rPr>
          <w:sz w:val="20"/>
          <w:szCs w:val="20"/>
          <w:lang w:val="en-US"/>
        </w:rPr>
        <w:t>.</w:t>
      </w:r>
    </w:p>
    <w:p w14:paraId="51D38524" w14:textId="4E586ECA"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Bellouin, N. et al., 2013: Impact of the modal aerosol scheme GLOMAP-mode on aerosol   forcing in the Hadley Centre Global Environmental Model. </w:t>
      </w:r>
      <w:r w:rsidRPr="00A4496F">
        <w:rPr>
          <w:i/>
          <w:sz w:val="20"/>
          <w:szCs w:val="20"/>
          <w:lang w:val="en-US"/>
        </w:rPr>
        <w:t>Atmos. Chem. Phys.</w:t>
      </w:r>
      <w:r w:rsidRPr="00A4496F">
        <w:rPr>
          <w:sz w:val="20"/>
          <w:szCs w:val="20"/>
          <w:lang w:val="en-US"/>
        </w:rPr>
        <w:t xml:space="preserve">, </w:t>
      </w:r>
      <w:r w:rsidRPr="00A4496F">
        <w:rPr>
          <w:b/>
          <w:sz w:val="20"/>
          <w:szCs w:val="20"/>
          <w:lang w:val="en-US"/>
        </w:rPr>
        <w:t>13(6)</w:t>
      </w:r>
      <w:r w:rsidRPr="00A4496F">
        <w:rPr>
          <w:sz w:val="20"/>
          <w:szCs w:val="20"/>
          <w:lang w:val="en-US"/>
        </w:rPr>
        <w:t>, 3027–3044, doi:</w:t>
      </w:r>
      <w:hyperlink r:id="rId71" w:history="1">
        <w:r w:rsidRPr="00A4496F">
          <w:rPr>
            <w:rStyle w:val="Lienhypertexte"/>
            <w:sz w:val="20"/>
            <w:szCs w:val="20"/>
            <w:lang w:val="en-US"/>
          </w:rPr>
          <w:t>10.5194/acp-13-3027-2013</w:t>
        </w:r>
      </w:hyperlink>
      <w:r w:rsidRPr="00A4496F">
        <w:rPr>
          <w:sz w:val="20"/>
          <w:szCs w:val="20"/>
          <w:lang w:val="en-US"/>
        </w:rPr>
        <w:t>.</w:t>
      </w:r>
    </w:p>
    <w:p w14:paraId="319F0CAE" w14:textId="723C6658"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Bellouin, N. et al., 2020: Bounding Global Aerosol Radiative Forcing of Climate Change. </w:t>
      </w:r>
      <w:r w:rsidRPr="00A4496F">
        <w:rPr>
          <w:i/>
          <w:sz w:val="20"/>
          <w:szCs w:val="20"/>
          <w:lang w:val="en-US"/>
        </w:rPr>
        <w:t>Reviews of Geophysics</w:t>
      </w:r>
      <w:r w:rsidRPr="00A4496F">
        <w:rPr>
          <w:sz w:val="20"/>
          <w:szCs w:val="20"/>
          <w:lang w:val="en-US"/>
        </w:rPr>
        <w:t xml:space="preserve">, </w:t>
      </w:r>
      <w:r w:rsidRPr="00A4496F">
        <w:rPr>
          <w:b/>
          <w:sz w:val="20"/>
          <w:szCs w:val="20"/>
          <w:lang w:val="en-US"/>
        </w:rPr>
        <w:t>58(1)</w:t>
      </w:r>
      <w:r w:rsidRPr="00A4496F">
        <w:rPr>
          <w:sz w:val="20"/>
          <w:szCs w:val="20"/>
          <w:lang w:val="en-US"/>
        </w:rPr>
        <w:t>, e2019RG000660, doi:</w:t>
      </w:r>
      <w:hyperlink r:id="rId72" w:history="1">
        <w:r w:rsidRPr="00A4496F">
          <w:rPr>
            <w:rStyle w:val="Lienhypertexte"/>
            <w:sz w:val="20"/>
            <w:szCs w:val="20"/>
            <w:lang w:val="en-US"/>
          </w:rPr>
          <w:t>10.1029/2019rg000660</w:t>
        </w:r>
      </w:hyperlink>
      <w:r w:rsidRPr="00A4496F">
        <w:rPr>
          <w:sz w:val="20"/>
          <w:szCs w:val="20"/>
          <w:lang w:val="en-US"/>
        </w:rPr>
        <w:t>.</w:t>
      </w:r>
    </w:p>
    <w:p w14:paraId="122F206D" w14:textId="68661E5C"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Berntsen, T. and J. Fuglestvedt, 2008: Global temperature responses to current emissions from the transport sectors. </w:t>
      </w:r>
      <w:r w:rsidRPr="00A4496F">
        <w:rPr>
          <w:i/>
          <w:sz w:val="20"/>
          <w:szCs w:val="20"/>
          <w:lang w:val="en-US"/>
        </w:rPr>
        <w:t>Proceedings of the National Academy of Sciences</w:t>
      </w:r>
      <w:r w:rsidRPr="00A4496F">
        <w:rPr>
          <w:sz w:val="20"/>
          <w:szCs w:val="20"/>
          <w:lang w:val="en-US"/>
        </w:rPr>
        <w:t xml:space="preserve">, </w:t>
      </w:r>
      <w:r w:rsidRPr="00A4496F">
        <w:rPr>
          <w:b/>
          <w:sz w:val="20"/>
          <w:szCs w:val="20"/>
          <w:lang w:val="en-US"/>
        </w:rPr>
        <w:t>105(49)</w:t>
      </w:r>
      <w:r w:rsidRPr="00A4496F">
        <w:rPr>
          <w:sz w:val="20"/>
          <w:szCs w:val="20"/>
          <w:lang w:val="en-US"/>
        </w:rPr>
        <w:t>, 19154–19159, doi:</w:t>
      </w:r>
      <w:hyperlink r:id="rId73" w:history="1">
        <w:r w:rsidRPr="00A4496F">
          <w:rPr>
            <w:rStyle w:val="Lienhypertexte"/>
            <w:sz w:val="20"/>
            <w:szCs w:val="20"/>
            <w:lang w:val="en-US"/>
          </w:rPr>
          <w:t>10.1073/pnas.0804844105</w:t>
        </w:r>
      </w:hyperlink>
      <w:r w:rsidRPr="00A4496F">
        <w:rPr>
          <w:sz w:val="20"/>
          <w:szCs w:val="20"/>
          <w:lang w:val="en-US"/>
        </w:rPr>
        <w:t>.</w:t>
      </w:r>
    </w:p>
    <w:p w14:paraId="30A79CBE" w14:textId="0F9FFA25"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Bhaskar, V.V. and P.S.P. Rao, 2017: Annual and decadal variation in chemical composition of rain water at all the ten GAW stations in India. </w:t>
      </w:r>
      <w:r w:rsidRPr="00A4496F">
        <w:rPr>
          <w:i/>
          <w:sz w:val="20"/>
          <w:szCs w:val="20"/>
          <w:lang w:val="en-US"/>
        </w:rPr>
        <w:t>Journal of Atmospheric Chemistry</w:t>
      </w:r>
      <w:r w:rsidRPr="00A4496F">
        <w:rPr>
          <w:sz w:val="20"/>
          <w:szCs w:val="20"/>
          <w:lang w:val="en-US"/>
        </w:rPr>
        <w:t xml:space="preserve">, </w:t>
      </w:r>
      <w:r w:rsidRPr="00A4496F">
        <w:rPr>
          <w:b/>
          <w:sz w:val="20"/>
          <w:szCs w:val="20"/>
          <w:lang w:val="en-US"/>
        </w:rPr>
        <w:t>74(1)</w:t>
      </w:r>
      <w:r w:rsidRPr="00A4496F">
        <w:rPr>
          <w:sz w:val="20"/>
          <w:szCs w:val="20"/>
          <w:lang w:val="en-US"/>
        </w:rPr>
        <w:t>, 23–53, doi:</w:t>
      </w:r>
      <w:hyperlink r:id="rId74" w:history="1">
        <w:r w:rsidRPr="00A4496F">
          <w:rPr>
            <w:rStyle w:val="Lienhypertexte"/>
            <w:sz w:val="20"/>
            <w:szCs w:val="20"/>
            <w:lang w:val="en-US"/>
          </w:rPr>
          <w:t>10.1007/s10874-016-9339-3</w:t>
        </w:r>
      </w:hyperlink>
      <w:r w:rsidRPr="00A4496F">
        <w:rPr>
          <w:sz w:val="20"/>
          <w:szCs w:val="20"/>
          <w:lang w:val="en-US"/>
        </w:rPr>
        <w:t>.</w:t>
      </w:r>
    </w:p>
    <w:p w14:paraId="074C04EF" w14:textId="312CE100"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Bian, H. et al., 2017: Investigation of global particulate nitrate from the AeroCom phase III experiment.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17(21)</w:t>
      </w:r>
      <w:r w:rsidRPr="00A4496F">
        <w:rPr>
          <w:sz w:val="20"/>
          <w:szCs w:val="20"/>
          <w:lang w:val="en-US"/>
        </w:rPr>
        <w:t>, 12911–12940, doi:</w:t>
      </w:r>
      <w:hyperlink r:id="rId75" w:history="1">
        <w:r w:rsidRPr="00A4496F">
          <w:rPr>
            <w:rStyle w:val="Lienhypertexte"/>
            <w:sz w:val="20"/>
            <w:szCs w:val="20"/>
            <w:lang w:val="en-US"/>
          </w:rPr>
          <w:t>10.5194/acp-17-12911-2017</w:t>
        </w:r>
      </w:hyperlink>
      <w:r w:rsidRPr="00A4496F">
        <w:rPr>
          <w:sz w:val="20"/>
          <w:szCs w:val="20"/>
          <w:lang w:val="en-US"/>
        </w:rPr>
        <w:t>.</w:t>
      </w:r>
    </w:p>
    <w:p w14:paraId="21C08648" w14:textId="75FE57C6"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Bickel, M., M. Ponater, L. Bock, U. Burkhardt, and S. Reineke, 2020: Estimating the Effective Radiative Forcing of Contrail Cirrus. </w:t>
      </w:r>
      <w:r w:rsidRPr="00A4496F">
        <w:rPr>
          <w:i/>
          <w:sz w:val="20"/>
          <w:szCs w:val="20"/>
          <w:lang w:val="en-US"/>
        </w:rPr>
        <w:t>Journal of Climate</w:t>
      </w:r>
      <w:r w:rsidRPr="00A4496F">
        <w:rPr>
          <w:sz w:val="20"/>
          <w:szCs w:val="20"/>
          <w:lang w:val="en-US"/>
        </w:rPr>
        <w:t xml:space="preserve">, </w:t>
      </w:r>
      <w:r w:rsidRPr="00A4496F">
        <w:rPr>
          <w:b/>
          <w:sz w:val="20"/>
          <w:szCs w:val="20"/>
          <w:lang w:val="en-US"/>
        </w:rPr>
        <w:t>33(5)</w:t>
      </w:r>
      <w:r w:rsidRPr="00A4496F">
        <w:rPr>
          <w:sz w:val="20"/>
          <w:szCs w:val="20"/>
          <w:lang w:val="en-US"/>
        </w:rPr>
        <w:t>, 1991–2005, doi:</w:t>
      </w:r>
      <w:hyperlink r:id="rId76" w:history="1">
        <w:r w:rsidRPr="00A4496F">
          <w:rPr>
            <w:rStyle w:val="Lienhypertexte"/>
            <w:sz w:val="20"/>
            <w:szCs w:val="20"/>
            <w:lang w:val="en-US"/>
          </w:rPr>
          <w:t>10.1175/jcli-d-19-0467.1</w:t>
        </w:r>
      </w:hyperlink>
      <w:r w:rsidRPr="00A4496F">
        <w:rPr>
          <w:sz w:val="20"/>
          <w:szCs w:val="20"/>
          <w:lang w:val="en-US"/>
        </w:rPr>
        <w:t>.</w:t>
      </w:r>
    </w:p>
    <w:p w14:paraId="397A4E1A" w14:textId="33B90B41"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Bishop, G.A. and M.J. Haugen, 2018: The Story of Ever Diminishing Vehicle Tailpipe Emissions as Observed in the Chicago, Illinois Area. </w:t>
      </w:r>
      <w:r w:rsidRPr="00A4496F">
        <w:rPr>
          <w:i/>
          <w:sz w:val="20"/>
          <w:szCs w:val="20"/>
          <w:lang w:val="en-US"/>
        </w:rPr>
        <w:t>Environmental Science and Technology</w:t>
      </w:r>
      <w:r w:rsidRPr="00A4496F">
        <w:rPr>
          <w:sz w:val="20"/>
          <w:szCs w:val="20"/>
          <w:lang w:val="en-US"/>
        </w:rPr>
        <w:t xml:space="preserve">, </w:t>
      </w:r>
      <w:r w:rsidRPr="00A4496F">
        <w:rPr>
          <w:b/>
          <w:sz w:val="20"/>
          <w:szCs w:val="20"/>
          <w:lang w:val="en-US"/>
        </w:rPr>
        <w:t>52(13)</w:t>
      </w:r>
      <w:r w:rsidRPr="00A4496F">
        <w:rPr>
          <w:sz w:val="20"/>
          <w:szCs w:val="20"/>
          <w:lang w:val="en-US"/>
        </w:rPr>
        <w:t>, 7587–7593, doi:</w:t>
      </w:r>
      <w:hyperlink r:id="rId77" w:history="1">
        <w:r w:rsidRPr="00A4496F">
          <w:rPr>
            <w:rStyle w:val="Lienhypertexte"/>
            <w:sz w:val="20"/>
            <w:szCs w:val="20"/>
            <w:lang w:val="en-US"/>
          </w:rPr>
          <w:t>10.1021/acs.est.8b00926</w:t>
        </w:r>
      </w:hyperlink>
      <w:r w:rsidRPr="00A4496F">
        <w:rPr>
          <w:sz w:val="20"/>
          <w:szCs w:val="20"/>
          <w:lang w:val="en-US"/>
        </w:rPr>
        <w:t>.</w:t>
      </w:r>
    </w:p>
    <w:p w14:paraId="5CF18345" w14:textId="0576EB5A"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Bocquet, M. et al., 2015: Data assimilation in atmospheric chemistry models: Current status and future prospects for coupled chemistry meteorology models.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15(10)</w:t>
      </w:r>
      <w:r w:rsidRPr="00A4496F">
        <w:rPr>
          <w:sz w:val="20"/>
          <w:szCs w:val="20"/>
          <w:lang w:val="en-US"/>
        </w:rPr>
        <w:t>, 5325–5358, doi:</w:t>
      </w:r>
      <w:hyperlink r:id="rId78" w:history="1">
        <w:r w:rsidRPr="00A4496F">
          <w:rPr>
            <w:rStyle w:val="Lienhypertexte"/>
            <w:sz w:val="20"/>
            <w:szCs w:val="20"/>
            <w:lang w:val="en-US"/>
          </w:rPr>
          <w:t>10.5194/acp-15-5325-2015</w:t>
        </w:r>
      </w:hyperlink>
      <w:r w:rsidRPr="00A4496F">
        <w:rPr>
          <w:sz w:val="20"/>
          <w:szCs w:val="20"/>
          <w:lang w:val="en-US"/>
        </w:rPr>
        <w:t>.</w:t>
      </w:r>
    </w:p>
    <w:p w14:paraId="3E2F8A9A" w14:textId="583DE68E"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Bond, T.C. et al., 2013: Bounding the role of black carbon in the climate system: A scientific assessment. </w:t>
      </w:r>
      <w:r w:rsidRPr="00A4496F">
        <w:rPr>
          <w:i/>
          <w:sz w:val="20"/>
          <w:szCs w:val="20"/>
          <w:lang w:val="en-US"/>
        </w:rPr>
        <w:t>Journal of Geophysical Research Atmospheres</w:t>
      </w:r>
      <w:r w:rsidRPr="00A4496F">
        <w:rPr>
          <w:sz w:val="20"/>
          <w:szCs w:val="20"/>
          <w:lang w:val="en-US"/>
        </w:rPr>
        <w:t xml:space="preserve">, </w:t>
      </w:r>
      <w:r w:rsidRPr="00A4496F">
        <w:rPr>
          <w:b/>
          <w:sz w:val="20"/>
          <w:szCs w:val="20"/>
          <w:lang w:val="en-US"/>
        </w:rPr>
        <w:t>118(11)</w:t>
      </w:r>
      <w:r w:rsidRPr="00A4496F">
        <w:rPr>
          <w:sz w:val="20"/>
          <w:szCs w:val="20"/>
          <w:lang w:val="en-US"/>
        </w:rPr>
        <w:t>, 5380–5552, doi:</w:t>
      </w:r>
      <w:hyperlink r:id="rId79" w:history="1">
        <w:r w:rsidRPr="00A4496F">
          <w:rPr>
            <w:rStyle w:val="Lienhypertexte"/>
            <w:sz w:val="20"/>
            <w:szCs w:val="20"/>
            <w:lang w:val="en-US"/>
          </w:rPr>
          <w:t>10.1002/jgrd.50171</w:t>
        </w:r>
      </w:hyperlink>
      <w:r w:rsidRPr="00A4496F">
        <w:rPr>
          <w:sz w:val="20"/>
          <w:szCs w:val="20"/>
          <w:lang w:val="en-US"/>
        </w:rPr>
        <w:t>.</w:t>
      </w:r>
    </w:p>
    <w:p w14:paraId="59C2AA54" w14:textId="09470BE7"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Bondur, V.G., I.I. Mokhov, O.S. Voronova, and S.A. Sitnov, 2020: Satellite Monitoring of Siberian Wildfires and Their Effects: Features of 2019 Anomalies and Trends of 20-Year Changes. </w:t>
      </w:r>
      <w:r w:rsidRPr="00A4496F">
        <w:rPr>
          <w:i/>
          <w:sz w:val="20"/>
          <w:szCs w:val="20"/>
          <w:lang w:val="en-US"/>
        </w:rPr>
        <w:t>Doklady Earth Sciences</w:t>
      </w:r>
      <w:r w:rsidRPr="00A4496F">
        <w:rPr>
          <w:sz w:val="20"/>
          <w:szCs w:val="20"/>
          <w:lang w:val="en-US"/>
        </w:rPr>
        <w:t xml:space="preserve">, </w:t>
      </w:r>
      <w:r w:rsidRPr="00A4496F">
        <w:rPr>
          <w:b/>
          <w:sz w:val="20"/>
          <w:szCs w:val="20"/>
          <w:lang w:val="en-US"/>
        </w:rPr>
        <w:t>492(1)</w:t>
      </w:r>
      <w:r w:rsidRPr="00A4496F">
        <w:rPr>
          <w:sz w:val="20"/>
          <w:szCs w:val="20"/>
          <w:lang w:val="en-US"/>
        </w:rPr>
        <w:t>, 370–375, doi:</w:t>
      </w:r>
      <w:hyperlink r:id="rId80" w:history="1">
        <w:r w:rsidRPr="00A4496F">
          <w:rPr>
            <w:rStyle w:val="Lienhypertexte"/>
            <w:sz w:val="20"/>
            <w:szCs w:val="20"/>
            <w:lang w:val="en-US"/>
          </w:rPr>
          <w:t>10.1134/s1028334x20050049</w:t>
        </w:r>
      </w:hyperlink>
      <w:r w:rsidRPr="00A4496F">
        <w:rPr>
          <w:sz w:val="20"/>
          <w:szCs w:val="20"/>
          <w:lang w:val="en-US"/>
        </w:rPr>
        <w:t>.</w:t>
      </w:r>
    </w:p>
    <w:p w14:paraId="05A05A4A" w14:textId="08E6F5B8"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Bonjour, S. et al., 2013: Solid fuel use for household cooking: Country and regional estimates for 1980-2010. </w:t>
      </w:r>
      <w:r w:rsidRPr="00A4496F">
        <w:rPr>
          <w:i/>
          <w:sz w:val="20"/>
          <w:szCs w:val="20"/>
          <w:lang w:val="en-US"/>
        </w:rPr>
        <w:t>Environmental Health Perspectives</w:t>
      </w:r>
      <w:r w:rsidRPr="00A4496F">
        <w:rPr>
          <w:sz w:val="20"/>
          <w:szCs w:val="20"/>
          <w:lang w:val="en-US"/>
        </w:rPr>
        <w:t xml:space="preserve">, </w:t>
      </w:r>
      <w:r w:rsidRPr="00A4496F">
        <w:rPr>
          <w:b/>
          <w:sz w:val="20"/>
          <w:szCs w:val="20"/>
          <w:lang w:val="en-US"/>
        </w:rPr>
        <w:t>121(7)</w:t>
      </w:r>
      <w:r w:rsidRPr="00A4496F">
        <w:rPr>
          <w:sz w:val="20"/>
          <w:szCs w:val="20"/>
          <w:lang w:val="en-US"/>
        </w:rPr>
        <w:t>, 784–790, doi:</w:t>
      </w:r>
      <w:hyperlink r:id="rId81" w:history="1">
        <w:r w:rsidRPr="00A4496F">
          <w:rPr>
            <w:rStyle w:val="Lienhypertexte"/>
            <w:sz w:val="20"/>
            <w:szCs w:val="20"/>
            <w:lang w:val="en-US"/>
          </w:rPr>
          <w:t>10.1289/ehp.1205987</w:t>
        </w:r>
      </w:hyperlink>
      <w:r w:rsidRPr="00A4496F">
        <w:rPr>
          <w:sz w:val="20"/>
          <w:szCs w:val="20"/>
          <w:lang w:val="en-US"/>
        </w:rPr>
        <w:t>.</w:t>
      </w:r>
    </w:p>
    <w:p w14:paraId="1F6D54BC" w14:textId="20FCB30F"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lastRenderedPageBreak/>
        <w:t xml:space="preserve">Bopp, L. et al., 2004: Will marine dimethylsulfide emissions amplify or alleviate global warming? A model study. </w:t>
      </w:r>
      <w:r w:rsidRPr="00A4496F">
        <w:rPr>
          <w:i/>
          <w:sz w:val="20"/>
          <w:szCs w:val="20"/>
          <w:lang w:val="en-US"/>
        </w:rPr>
        <w:t>Canadian Journal of Fisheries and Aquatic Sciences</w:t>
      </w:r>
      <w:r w:rsidRPr="00A4496F">
        <w:rPr>
          <w:sz w:val="20"/>
          <w:szCs w:val="20"/>
          <w:lang w:val="en-US"/>
        </w:rPr>
        <w:t xml:space="preserve">, </w:t>
      </w:r>
      <w:r w:rsidRPr="00A4496F">
        <w:rPr>
          <w:b/>
          <w:sz w:val="20"/>
          <w:szCs w:val="20"/>
          <w:lang w:val="en-US"/>
        </w:rPr>
        <w:t>61(5)</w:t>
      </w:r>
      <w:r w:rsidRPr="00A4496F">
        <w:rPr>
          <w:sz w:val="20"/>
          <w:szCs w:val="20"/>
          <w:lang w:val="en-US"/>
        </w:rPr>
        <w:t>, 826–835, doi:</w:t>
      </w:r>
      <w:hyperlink r:id="rId82" w:history="1">
        <w:r w:rsidRPr="00A4496F">
          <w:rPr>
            <w:rStyle w:val="Lienhypertexte"/>
            <w:sz w:val="20"/>
            <w:szCs w:val="20"/>
            <w:lang w:val="en-US"/>
          </w:rPr>
          <w:t>10.1139/f04-045</w:t>
        </w:r>
      </w:hyperlink>
      <w:r w:rsidRPr="00A4496F">
        <w:rPr>
          <w:sz w:val="20"/>
          <w:szCs w:val="20"/>
          <w:lang w:val="en-US"/>
        </w:rPr>
        <w:t>.</w:t>
      </w:r>
    </w:p>
    <w:p w14:paraId="196E065E" w14:textId="1DDDC60B" w:rsidR="00BA5BCE" w:rsidRPr="00A4496F" w:rsidRDefault="00BA5BCE" w:rsidP="00BA5BCE">
      <w:pPr>
        <w:autoSpaceDE w:val="0"/>
        <w:autoSpaceDN w:val="0"/>
        <w:adjustRightInd w:val="0"/>
        <w:ind w:left="720" w:hanging="720"/>
        <w:rPr>
          <w:sz w:val="20"/>
          <w:szCs w:val="20"/>
          <w:lang w:val="en-US"/>
        </w:rPr>
      </w:pPr>
      <w:r w:rsidRPr="00A4496F">
        <w:rPr>
          <w:sz w:val="20"/>
          <w:szCs w:val="20"/>
        </w:rPr>
        <w:t xml:space="preserve">Boucher, O. et al., 2013: Clouds and Aerosols. </w:t>
      </w:r>
      <w:r w:rsidRPr="00A4496F">
        <w:rPr>
          <w:sz w:val="20"/>
          <w:szCs w:val="20"/>
          <w:lang w:val="en-US"/>
        </w:rPr>
        <w:t xml:space="preserve">In: </w:t>
      </w:r>
      <w:r w:rsidRPr="00A4496F">
        <w:rPr>
          <w:i/>
          <w:sz w:val="20"/>
          <w:szCs w:val="20"/>
          <w:lang w:val="en-US"/>
        </w:rPr>
        <w:t>Climate Change 2013 the Physical Science Basis: Working Group I Contribution to the Fifth Assessment Report of the Intergovernmental Panel on Climate Change</w:t>
      </w:r>
      <w:r w:rsidRPr="00A4496F">
        <w:rPr>
          <w:sz w:val="20"/>
          <w:szCs w:val="20"/>
          <w:lang w:val="en-US"/>
        </w:rPr>
        <w:t xml:space="preserve"> [Stocker, T.F., D. Qin, G.-K. Plattner, M. Tignor, S.K. Allen, J. Boschung, A. Nauels, Y. Xia, V. Bex, and P.M. Midgley (eds.)]. Cambridge University Press, Cambridge, pp. 571–658, doi:</w:t>
      </w:r>
      <w:hyperlink r:id="rId83" w:history="1">
        <w:r w:rsidRPr="00A4496F">
          <w:rPr>
            <w:rStyle w:val="Lienhypertexte"/>
            <w:sz w:val="20"/>
            <w:szCs w:val="20"/>
            <w:lang w:val="en-US"/>
          </w:rPr>
          <w:t>10.1017/cbo9781107415324.016</w:t>
        </w:r>
      </w:hyperlink>
      <w:r w:rsidRPr="00A4496F">
        <w:rPr>
          <w:sz w:val="20"/>
          <w:szCs w:val="20"/>
          <w:lang w:val="en-US"/>
        </w:rPr>
        <w:t>.</w:t>
      </w:r>
    </w:p>
    <w:p w14:paraId="60034838" w14:textId="68BCCDFB"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Bourotte, C. et al., 2007: Association between ionic composition of fine and coarse aerosol soluble fraction and peak expiratory flow of asthmatic patients in São Paulo city (Brazil). </w:t>
      </w:r>
      <w:r w:rsidRPr="00A4496F">
        <w:rPr>
          <w:i/>
          <w:sz w:val="20"/>
          <w:szCs w:val="20"/>
          <w:lang w:val="en-US"/>
        </w:rPr>
        <w:t>Atmospheric Environment</w:t>
      </w:r>
      <w:r w:rsidRPr="00A4496F">
        <w:rPr>
          <w:sz w:val="20"/>
          <w:szCs w:val="20"/>
          <w:lang w:val="en-US"/>
        </w:rPr>
        <w:t xml:space="preserve">, </w:t>
      </w:r>
      <w:r w:rsidRPr="00A4496F">
        <w:rPr>
          <w:b/>
          <w:sz w:val="20"/>
          <w:szCs w:val="20"/>
          <w:lang w:val="en-US"/>
        </w:rPr>
        <w:t>41(10)</w:t>
      </w:r>
      <w:r w:rsidRPr="00A4496F">
        <w:rPr>
          <w:sz w:val="20"/>
          <w:szCs w:val="20"/>
          <w:lang w:val="en-US"/>
        </w:rPr>
        <w:t>, 2036–2048, doi:</w:t>
      </w:r>
      <w:hyperlink r:id="rId84" w:history="1">
        <w:r w:rsidRPr="00A4496F">
          <w:rPr>
            <w:rStyle w:val="Lienhypertexte"/>
            <w:sz w:val="20"/>
            <w:szCs w:val="20"/>
            <w:lang w:val="en-US"/>
          </w:rPr>
          <w:t>10.1016/j.atmosenv.2006.11.004</w:t>
        </w:r>
      </w:hyperlink>
      <w:r w:rsidRPr="00A4496F">
        <w:rPr>
          <w:sz w:val="20"/>
          <w:szCs w:val="20"/>
          <w:lang w:val="en-US"/>
        </w:rPr>
        <w:t>.</w:t>
      </w:r>
    </w:p>
    <w:p w14:paraId="2E37102B" w14:textId="35AC428A"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Bowman, D.M.J.S. et al., 2009: Fire in the earth system. </w:t>
      </w:r>
      <w:r w:rsidRPr="00A4496F">
        <w:rPr>
          <w:i/>
          <w:sz w:val="20"/>
          <w:szCs w:val="20"/>
          <w:lang w:val="en-US"/>
        </w:rPr>
        <w:t>Science</w:t>
      </w:r>
      <w:r w:rsidRPr="00A4496F">
        <w:rPr>
          <w:sz w:val="20"/>
          <w:szCs w:val="20"/>
          <w:lang w:val="en-US"/>
        </w:rPr>
        <w:t xml:space="preserve">, </w:t>
      </w:r>
      <w:r w:rsidRPr="00A4496F">
        <w:rPr>
          <w:b/>
          <w:sz w:val="20"/>
          <w:szCs w:val="20"/>
          <w:lang w:val="en-US"/>
        </w:rPr>
        <w:t>324(5926)</w:t>
      </w:r>
      <w:r w:rsidRPr="00A4496F">
        <w:rPr>
          <w:sz w:val="20"/>
          <w:szCs w:val="20"/>
          <w:lang w:val="en-US"/>
        </w:rPr>
        <w:t>, 481–484, doi:</w:t>
      </w:r>
      <w:hyperlink r:id="rId85" w:history="1">
        <w:r w:rsidRPr="00A4496F">
          <w:rPr>
            <w:rStyle w:val="Lienhypertexte"/>
            <w:sz w:val="20"/>
            <w:szCs w:val="20"/>
            <w:lang w:val="en-US"/>
          </w:rPr>
          <w:t>10.1126/science.1163886</w:t>
        </w:r>
      </w:hyperlink>
      <w:r w:rsidRPr="00A4496F">
        <w:rPr>
          <w:sz w:val="20"/>
          <w:szCs w:val="20"/>
          <w:lang w:val="en-US"/>
        </w:rPr>
        <w:t>.</w:t>
      </w:r>
    </w:p>
    <w:p w14:paraId="2C8167AC" w14:textId="31F4564C"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Braspenning Radu, O. et al., 2016: Exploring synergies between climate and air quality policies using long-term global and regional emission scenarios. </w:t>
      </w:r>
      <w:r w:rsidRPr="00A4496F">
        <w:rPr>
          <w:i/>
          <w:sz w:val="20"/>
          <w:szCs w:val="20"/>
          <w:lang w:val="en-US"/>
        </w:rPr>
        <w:t>Atmospheric Environment</w:t>
      </w:r>
      <w:r w:rsidRPr="00A4496F">
        <w:rPr>
          <w:sz w:val="20"/>
          <w:szCs w:val="20"/>
          <w:lang w:val="en-US"/>
        </w:rPr>
        <w:t xml:space="preserve">, </w:t>
      </w:r>
      <w:r w:rsidRPr="00A4496F">
        <w:rPr>
          <w:b/>
          <w:sz w:val="20"/>
          <w:szCs w:val="20"/>
          <w:lang w:val="en-US"/>
        </w:rPr>
        <w:t>140</w:t>
      </w:r>
      <w:r w:rsidRPr="00A4496F">
        <w:rPr>
          <w:sz w:val="20"/>
          <w:szCs w:val="20"/>
          <w:lang w:val="en-US"/>
        </w:rPr>
        <w:t>, 577–591, doi:</w:t>
      </w:r>
      <w:hyperlink r:id="rId86" w:history="1">
        <w:r w:rsidRPr="00A4496F">
          <w:rPr>
            <w:rStyle w:val="Lienhypertexte"/>
            <w:sz w:val="20"/>
            <w:szCs w:val="20"/>
            <w:lang w:val="en-US"/>
          </w:rPr>
          <w:t>10.1016/j.atmosenv.2016.05.021</w:t>
        </w:r>
      </w:hyperlink>
      <w:r w:rsidRPr="00A4496F">
        <w:rPr>
          <w:sz w:val="20"/>
          <w:szCs w:val="20"/>
          <w:lang w:val="en-US"/>
        </w:rPr>
        <w:t>.</w:t>
      </w:r>
    </w:p>
    <w:p w14:paraId="059F7D2D" w14:textId="6738D401"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Brasseur, G.P. and D.J. Jacob, 2017: Modeling of atmospheric chemistry. </w:t>
      </w:r>
      <w:r w:rsidRPr="00A4496F">
        <w:rPr>
          <w:i/>
          <w:sz w:val="20"/>
          <w:szCs w:val="20"/>
          <w:lang w:val="en-US"/>
        </w:rPr>
        <w:t>Modeling of Atmospheric Chemistry</w:t>
      </w:r>
      <w:r w:rsidRPr="00A4496F">
        <w:rPr>
          <w:sz w:val="20"/>
          <w:szCs w:val="20"/>
          <w:lang w:val="en-US"/>
        </w:rPr>
        <w:t>, 1-606, doi:</w:t>
      </w:r>
      <w:hyperlink r:id="rId87" w:history="1">
        <w:r w:rsidRPr="00A4496F">
          <w:rPr>
            <w:rStyle w:val="Lienhypertexte"/>
            <w:sz w:val="20"/>
            <w:szCs w:val="20"/>
            <w:lang w:val="en-US"/>
          </w:rPr>
          <w:t>10.1017/9781316544754</w:t>
        </w:r>
      </w:hyperlink>
      <w:r w:rsidRPr="00A4496F">
        <w:rPr>
          <w:sz w:val="20"/>
          <w:szCs w:val="20"/>
          <w:lang w:val="en-US"/>
        </w:rPr>
        <w:t>.</w:t>
      </w:r>
    </w:p>
    <w:p w14:paraId="0A2A178A" w14:textId="4DB7EB71"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Breider, T.J. et al., 2017: Multidecadal trends in aerosol radiative forcing over the Arctic: Contribution of changes in anthropogenic aerosol to Arctic warming since 1980. </w:t>
      </w:r>
      <w:r w:rsidRPr="00A4496F">
        <w:rPr>
          <w:i/>
          <w:sz w:val="20"/>
          <w:szCs w:val="20"/>
          <w:lang w:val="en-US"/>
        </w:rPr>
        <w:t>Journal of Geophysical Research</w:t>
      </w:r>
      <w:r w:rsidRPr="00A4496F">
        <w:rPr>
          <w:sz w:val="20"/>
          <w:szCs w:val="20"/>
          <w:lang w:val="en-US"/>
        </w:rPr>
        <w:t xml:space="preserve">, </w:t>
      </w:r>
      <w:r w:rsidRPr="00A4496F">
        <w:rPr>
          <w:b/>
          <w:sz w:val="20"/>
          <w:szCs w:val="20"/>
          <w:lang w:val="en-US"/>
        </w:rPr>
        <w:t>122(6)</w:t>
      </w:r>
      <w:r w:rsidRPr="00A4496F">
        <w:rPr>
          <w:sz w:val="20"/>
          <w:szCs w:val="20"/>
          <w:lang w:val="en-US"/>
        </w:rPr>
        <w:t>, 3573–3594, doi:</w:t>
      </w:r>
      <w:hyperlink r:id="rId88" w:history="1">
        <w:r w:rsidRPr="00A4496F">
          <w:rPr>
            <w:rStyle w:val="Lienhypertexte"/>
            <w:sz w:val="20"/>
            <w:szCs w:val="20"/>
            <w:lang w:val="en-US"/>
          </w:rPr>
          <w:t>10.1002/2016jd025321</w:t>
        </w:r>
      </w:hyperlink>
      <w:r w:rsidRPr="00A4496F">
        <w:rPr>
          <w:sz w:val="20"/>
          <w:szCs w:val="20"/>
          <w:lang w:val="en-US"/>
        </w:rPr>
        <w:t>.</w:t>
      </w:r>
    </w:p>
    <w:p w14:paraId="23D020A0" w14:textId="32771EFA"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Brown-Steiner, B. et al., 2018: Evaluating simplified chemical mechanisms within present-day  simulations of the Community Earth System Model version 1.2 with CAM4 (CESM1.2 CAM-chem): MOZART-4 vs. Reduced Hydrocarbon vs. Super-Fast chemistry. </w:t>
      </w:r>
      <w:r w:rsidRPr="00A4496F">
        <w:rPr>
          <w:i/>
          <w:sz w:val="20"/>
          <w:szCs w:val="20"/>
          <w:lang w:val="en-US"/>
        </w:rPr>
        <w:t>Geosci. Model Dev.</w:t>
      </w:r>
      <w:r w:rsidRPr="00A4496F">
        <w:rPr>
          <w:sz w:val="20"/>
          <w:szCs w:val="20"/>
          <w:lang w:val="en-US"/>
        </w:rPr>
        <w:t xml:space="preserve">, </w:t>
      </w:r>
      <w:r w:rsidRPr="00A4496F">
        <w:rPr>
          <w:b/>
          <w:sz w:val="20"/>
          <w:szCs w:val="20"/>
          <w:lang w:val="en-US"/>
        </w:rPr>
        <w:t>11(10)</w:t>
      </w:r>
      <w:r w:rsidRPr="00A4496F">
        <w:rPr>
          <w:sz w:val="20"/>
          <w:szCs w:val="20"/>
          <w:lang w:val="en-US"/>
        </w:rPr>
        <w:t>, 4155–4174, doi:</w:t>
      </w:r>
      <w:hyperlink r:id="rId89" w:history="1">
        <w:r w:rsidRPr="00A4496F">
          <w:rPr>
            <w:rStyle w:val="Lienhypertexte"/>
            <w:sz w:val="20"/>
            <w:szCs w:val="20"/>
            <w:lang w:val="en-US"/>
          </w:rPr>
          <w:t>10.5194/gmd-11-4155-2018</w:t>
        </w:r>
      </w:hyperlink>
      <w:r w:rsidRPr="00A4496F">
        <w:rPr>
          <w:sz w:val="20"/>
          <w:szCs w:val="20"/>
          <w:lang w:val="en-US"/>
        </w:rPr>
        <w:t>.</w:t>
      </w:r>
    </w:p>
    <w:p w14:paraId="1EEC1B76" w14:textId="709329A7"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Buchholz, R.R. et al., 2021: Air pollution trends measured from Terra: CO and AOD over industrial, fire-prone, and background regions. </w:t>
      </w:r>
      <w:r w:rsidRPr="00A4496F">
        <w:rPr>
          <w:i/>
          <w:sz w:val="20"/>
          <w:szCs w:val="20"/>
          <w:lang w:val="en-US"/>
        </w:rPr>
        <w:t>Remote Sensing of Environment</w:t>
      </w:r>
      <w:r w:rsidRPr="00A4496F">
        <w:rPr>
          <w:sz w:val="20"/>
          <w:szCs w:val="20"/>
          <w:lang w:val="en-US"/>
        </w:rPr>
        <w:t xml:space="preserve">, </w:t>
      </w:r>
      <w:r w:rsidRPr="00A4496F">
        <w:rPr>
          <w:b/>
          <w:sz w:val="20"/>
          <w:szCs w:val="20"/>
          <w:lang w:val="en-US"/>
        </w:rPr>
        <w:t>256</w:t>
      </w:r>
      <w:r w:rsidRPr="00A4496F">
        <w:rPr>
          <w:sz w:val="20"/>
          <w:szCs w:val="20"/>
          <w:lang w:val="en-US"/>
        </w:rPr>
        <w:t>, 112275, doi:</w:t>
      </w:r>
      <w:hyperlink r:id="rId90" w:history="1">
        <w:r w:rsidRPr="00A4496F">
          <w:rPr>
            <w:rStyle w:val="Lienhypertexte"/>
            <w:sz w:val="20"/>
            <w:szCs w:val="20"/>
            <w:lang w:val="en-US"/>
          </w:rPr>
          <w:t>10.1016/j.rse.2020.112275</w:t>
        </w:r>
      </w:hyperlink>
      <w:r w:rsidRPr="00A4496F">
        <w:rPr>
          <w:sz w:val="20"/>
          <w:szCs w:val="20"/>
          <w:lang w:val="en-US"/>
        </w:rPr>
        <w:t>.</w:t>
      </w:r>
    </w:p>
    <w:p w14:paraId="58B1D9F6" w14:textId="68F8AB26"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Bucsela, E.J., K.E. Pickering, D.J. Allen, R.H. Holzworth, and N.A. Krotkov, 2019: Midlatitude Lightning NOx Production Efficiency Inferred From OMI and WWLLN Data. </w:t>
      </w:r>
      <w:r w:rsidRPr="00A4496F">
        <w:rPr>
          <w:i/>
          <w:sz w:val="20"/>
          <w:szCs w:val="20"/>
          <w:lang w:val="en-US"/>
        </w:rPr>
        <w:t>Journal of Geophysical Research: Atmospheres</w:t>
      </w:r>
      <w:r w:rsidRPr="00A4496F">
        <w:rPr>
          <w:sz w:val="20"/>
          <w:szCs w:val="20"/>
          <w:lang w:val="en-US"/>
        </w:rPr>
        <w:t xml:space="preserve">, </w:t>
      </w:r>
      <w:r w:rsidRPr="00A4496F">
        <w:rPr>
          <w:b/>
          <w:sz w:val="20"/>
          <w:szCs w:val="20"/>
          <w:lang w:val="en-US"/>
        </w:rPr>
        <w:t>124(23)</w:t>
      </w:r>
      <w:r w:rsidRPr="00A4496F">
        <w:rPr>
          <w:sz w:val="20"/>
          <w:szCs w:val="20"/>
          <w:lang w:val="en-US"/>
        </w:rPr>
        <w:t>, 13475–13497, doi:</w:t>
      </w:r>
      <w:hyperlink r:id="rId91" w:history="1">
        <w:r w:rsidRPr="00A4496F">
          <w:rPr>
            <w:rStyle w:val="Lienhypertexte"/>
            <w:sz w:val="20"/>
            <w:szCs w:val="20"/>
            <w:lang w:val="en-US"/>
          </w:rPr>
          <w:t>10.1029/2019jd030561</w:t>
        </w:r>
      </w:hyperlink>
      <w:r w:rsidRPr="00A4496F">
        <w:rPr>
          <w:sz w:val="20"/>
          <w:szCs w:val="20"/>
          <w:lang w:val="en-US"/>
        </w:rPr>
        <w:t>.</w:t>
      </w:r>
    </w:p>
    <w:p w14:paraId="26CAD1FC" w14:textId="2149CE4F"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Bunzel, F. and H. Schmidt, 2013: The brewer-dobson circulation in a changing climate: Impact of the model configuration. </w:t>
      </w:r>
      <w:r w:rsidRPr="00A4496F">
        <w:rPr>
          <w:i/>
          <w:sz w:val="20"/>
          <w:szCs w:val="20"/>
          <w:lang w:val="en-US"/>
        </w:rPr>
        <w:t>Journal of the Atmospheric Sciences</w:t>
      </w:r>
      <w:r w:rsidRPr="00A4496F">
        <w:rPr>
          <w:sz w:val="20"/>
          <w:szCs w:val="20"/>
          <w:lang w:val="en-US"/>
        </w:rPr>
        <w:t xml:space="preserve">, </w:t>
      </w:r>
      <w:r w:rsidRPr="00A4496F">
        <w:rPr>
          <w:b/>
          <w:sz w:val="20"/>
          <w:szCs w:val="20"/>
          <w:lang w:val="en-US"/>
        </w:rPr>
        <w:t>70(5)</w:t>
      </w:r>
      <w:r w:rsidRPr="00A4496F">
        <w:rPr>
          <w:sz w:val="20"/>
          <w:szCs w:val="20"/>
          <w:lang w:val="en-US"/>
        </w:rPr>
        <w:t>, 1437–1455, doi:</w:t>
      </w:r>
      <w:hyperlink r:id="rId92" w:history="1">
        <w:r w:rsidRPr="00A4496F">
          <w:rPr>
            <w:rStyle w:val="Lienhypertexte"/>
            <w:sz w:val="20"/>
            <w:szCs w:val="20"/>
            <w:lang w:val="en-US"/>
          </w:rPr>
          <w:t>10.1175/jas-d-12-0215.1</w:t>
        </w:r>
      </w:hyperlink>
      <w:r w:rsidRPr="00A4496F">
        <w:rPr>
          <w:sz w:val="20"/>
          <w:szCs w:val="20"/>
          <w:lang w:val="en-US"/>
        </w:rPr>
        <w:t>.</w:t>
      </w:r>
    </w:p>
    <w:p w14:paraId="277C7A40" w14:textId="468F8C9B"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Burrows, S.M. et al., 2018: OCEANFILMS sea-spray organic aerosol emissions -- Part 1: implementation and impacts on clouds. 1–27 pp., doi:</w:t>
      </w:r>
      <w:hyperlink r:id="rId93" w:history="1">
        <w:r w:rsidRPr="00A4496F">
          <w:rPr>
            <w:rStyle w:val="Lienhypertexte"/>
            <w:sz w:val="20"/>
            <w:szCs w:val="20"/>
            <w:lang w:val="en-US"/>
          </w:rPr>
          <w:t>10.5194/acp-2018-70</w:t>
        </w:r>
      </w:hyperlink>
      <w:r w:rsidRPr="00A4496F">
        <w:rPr>
          <w:sz w:val="20"/>
          <w:szCs w:val="20"/>
          <w:lang w:val="en-US"/>
        </w:rPr>
        <w:t>.</w:t>
      </w:r>
    </w:p>
    <w:p w14:paraId="0C11EE81" w14:textId="65505F0C"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Butler, T., F. Vermeylen, C.M. Lehmann, G.E. Likens, and M. Puchalski, 2016: Increasing ammonia concentration trends in large regions of the USA derived from the NADP/AMoN network. </w:t>
      </w:r>
      <w:r w:rsidRPr="00A4496F">
        <w:rPr>
          <w:i/>
          <w:sz w:val="20"/>
          <w:szCs w:val="20"/>
          <w:lang w:val="en-US"/>
        </w:rPr>
        <w:t>Atmospheric Environment</w:t>
      </w:r>
      <w:r w:rsidRPr="00A4496F">
        <w:rPr>
          <w:sz w:val="20"/>
          <w:szCs w:val="20"/>
          <w:lang w:val="en-US"/>
        </w:rPr>
        <w:t xml:space="preserve">, </w:t>
      </w:r>
      <w:r w:rsidRPr="00A4496F">
        <w:rPr>
          <w:b/>
          <w:sz w:val="20"/>
          <w:szCs w:val="20"/>
          <w:lang w:val="en-US"/>
        </w:rPr>
        <w:t>146</w:t>
      </w:r>
      <w:r w:rsidRPr="00A4496F">
        <w:rPr>
          <w:sz w:val="20"/>
          <w:szCs w:val="20"/>
          <w:lang w:val="en-US"/>
        </w:rPr>
        <w:t>, 132–140, doi:</w:t>
      </w:r>
      <w:hyperlink r:id="rId94" w:history="1">
        <w:r w:rsidRPr="00A4496F">
          <w:rPr>
            <w:rStyle w:val="Lienhypertexte"/>
            <w:sz w:val="20"/>
            <w:szCs w:val="20"/>
            <w:lang w:val="en-US"/>
          </w:rPr>
          <w:t>10.1016/j.atmosenv.2016.06.033</w:t>
        </w:r>
      </w:hyperlink>
      <w:r w:rsidRPr="00A4496F">
        <w:rPr>
          <w:sz w:val="20"/>
          <w:szCs w:val="20"/>
          <w:lang w:val="en-US"/>
        </w:rPr>
        <w:t>.</w:t>
      </w:r>
    </w:p>
    <w:p w14:paraId="575B45E5" w14:textId="5191B871"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Butt, E.W. et al., 2016: The impact of residential combustion emissions on atmospheric aerosol, human health, and climate.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16(2)</w:t>
      </w:r>
      <w:r w:rsidRPr="00A4496F">
        <w:rPr>
          <w:sz w:val="20"/>
          <w:szCs w:val="20"/>
          <w:lang w:val="en-US"/>
        </w:rPr>
        <w:t>, doi:</w:t>
      </w:r>
      <w:hyperlink r:id="rId95" w:history="1">
        <w:r w:rsidRPr="00A4496F">
          <w:rPr>
            <w:rStyle w:val="Lienhypertexte"/>
            <w:sz w:val="20"/>
            <w:szCs w:val="20"/>
            <w:lang w:val="en-US"/>
          </w:rPr>
          <w:t>10.5194/acp-16-873-2016</w:t>
        </w:r>
      </w:hyperlink>
      <w:r w:rsidRPr="00A4496F">
        <w:rPr>
          <w:sz w:val="20"/>
          <w:szCs w:val="20"/>
          <w:lang w:val="en-US"/>
        </w:rPr>
        <w:t>.</w:t>
      </w:r>
    </w:p>
    <w:p w14:paraId="5E5DA994" w14:textId="430F4128"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Cai, W., K. Li, H. Liao, H. Wang, and L. Wu, 2017: Weather conditions conducive to Beijing severe haze more frequent under climate change. </w:t>
      </w:r>
      <w:r w:rsidRPr="00A4496F">
        <w:rPr>
          <w:i/>
          <w:sz w:val="20"/>
          <w:szCs w:val="20"/>
          <w:lang w:val="en-US"/>
        </w:rPr>
        <w:t>Nature Climate Change</w:t>
      </w:r>
      <w:r w:rsidRPr="00A4496F">
        <w:rPr>
          <w:sz w:val="20"/>
          <w:szCs w:val="20"/>
          <w:lang w:val="en-US"/>
        </w:rPr>
        <w:t xml:space="preserve">, </w:t>
      </w:r>
      <w:r w:rsidRPr="00A4496F">
        <w:rPr>
          <w:b/>
          <w:sz w:val="20"/>
          <w:szCs w:val="20"/>
          <w:lang w:val="en-US"/>
        </w:rPr>
        <w:t>7(4)</w:t>
      </w:r>
      <w:r w:rsidRPr="00A4496F">
        <w:rPr>
          <w:sz w:val="20"/>
          <w:szCs w:val="20"/>
          <w:lang w:val="en-US"/>
        </w:rPr>
        <w:t>, 257–262, doi:</w:t>
      </w:r>
      <w:hyperlink r:id="rId96" w:history="1">
        <w:r w:rsidRPr="00A4496F">
          <w:rPr>
            <w:rStyle w:val="Lienhypertexte"/>
            <w:sz w:val="20"/>
            <w:szCs w:val="20"/>
            <w:lang w:val="en-US"/>
          </w:rPr>
          <w:t>10.1038/nclimate3249</w:t>
        </w:r>
      </w:hyperlink>
      <w:r w:rsidRPr="00A4496F">
        <w:rPr>
          <w:sz w:val="20"/>
          <w:szCs w:val="20"/>
          <w:lang w:val="en-US"/>
        </w:rPr>
        <w:t>.</w:t>
      </w:r>
    </w:p>
    <w:p w14:paraId="3B43627D" w14:textId="6636D6BB"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Caldeira, K., G. Bala, and L. Cao, 2013: The Science of Geoengineering. </w:t>
      </w:r>
      <w:r w:rsidRPr="00A4496F">
        <w:rPr>
          <w:i/>
          <w:sz w:val="20"/>
          <w:szCs w:val="20"/>
          <w:lang w:val="en-US"/>
        </w:rPr>
        <w:t>Annual Review of Earth and Planetary Sciences</w:t>
      </w:r>
      <w:r w:rsidRPr="00A4496F">
        <w:rPr>
          <w:sz w:val="20"/>
          <w:szCs w:val="20"/>
          <w:lang w:val="en-US"/>
        </w:rPr>
        <w:t xml:space="preserve">, </w:t>
      </w:r>
      <w:r w:rsidRPr="00A4496F">
        <w:rPr>
          <w:b/>
          <w:sz w:val="20"/>
          <w:szCs w:val="20"/>
          <w:lang w:val="en-US"/>
        </w:rPr>
        <w:t>41(1)</w:t>
      </w:r>
      <w:r w:rsidRPr="00A4496F">
        <w:rPr>
          <w:sz w:val="20"/>
          <w:szCs w:val="20"/>
          <w:lang w:val="en-US"/>
        </w:rPr>
        <w:t>, 231–256, doi:</w:t>
      </w:r>
      <w:hyperlink r:id="rId97" w:history="1">
        <w:r w:rsidRPr="00A4496F">
          <w:rPr>
            <w:rStyle w:val="Lienhypertexte"/>
            <w:sz w:val="20"/>
            <w:szCs w:val="20"/>
            <w:lang w:val="en-US"/>
          </w:rPr>
          <w:t>10.1146/annurev-earth-042711-105548</w:t>
        </w:r>
      </w:hyperlink>
      <w:r w:rsidRPr="00A4496F">
        <w:rPr>
          <w:sz w:val="20"/>
          <w:szCs w:val="20"/>
          <w:lang w:val="en-US"/>
        </w:rPr>
        <w:t>.</w:t>
      </w:r>
    </w:p>
    <w:p w14:paraId="60D8C197" w14:textId="2BC14EEB"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Callaghan, A.H., M.D. Stokes, and G.B. Deane, 2014: The effect of water temperature on air entrainment, bubble plumes, and surface foam in a laboratory breaking-wave analog. </w:t>
      </w:r>
      <w:r w:rsidRPr="00A4496F">
        <w:rPr>
          <w:i/>
          <w:sz w:val="20"/>
          <w:szCs w:val="20"/>
          <w:lang w:val="en-US"/>
        </w:rPr>
        <w:t>Journal of Geophysical Research: Oceans</w:t>
      </w:r>
      <w:r w:rsidRPr="00A4496F">
        <w:rPr>
          <w:sz w:val="20"/>
          <w:szCs w:val="20"/>
          <w:lang w:val="en-US"/>
        </w:rPr>
        <w:t xml:space="preserve">, </w:t>
      </w:r>
      <w:r w:rsidRPr="00A4496F">
        <w:rPr>
          <w:b/>
          <w:sz w:val="20"/>
          <w:szCs w:val="20"/>
          <w:lang w:val="en-US"/>
        </w:rPr>
        <w:t>119(11)</w:t>
      </w:r>
      <w:r w:rsidRPr="00A4496F">
        <w:rPr>
          <w:sz w:val="20"/>
          <w:szCs w:val="20"/>
          <w:lang w:val="en-US"/>
        </w:rPr>
        <w:t>, 7463–7482, doi:</w:t>
      </w:r>
      <w:hyperlink r:id="rId98" w:history="1">
        <w:r w:rsidRPr="00A4496F">
          <w:rPr>
            <w:rStyle w:val="Lienhypertexte"/>
            <w:sz w:val="20"/>
            <w:szCs w:val="20"/>
            <w:lang w:val="en-US"/>
          </w:rPr>
          <w:t>10.1002/2014jc010351</w:t>
        </w:r>
      </w:hyperlink>
      <w:r w:rsidRPr="00A4496F">
        <w:rPr>
          <w:sz w:val="20"/>
          <w:szCs w:val="20"/>
          <w:lang w:val="en-US"/>
        </w:rPr>
        <w:t>.</w:t>
      </w:r>
    </w:p>
    <w:p w14:paraId="31FD5A8C" w14:textId="62C9E01A"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Carpenter, L.J. et al., 2014: Update on Ozone-Depleting Substances (ODSs) and Other Gases of Interest to the Montreal Protocol, Chapter 1. In: </w:t>
      </w:r>
      <w:r w:rsidRPr="00A4496F">
        <w:rPr>
          <w:i/>
          <w:sz w:val="20"/>
          <w:szCs w:val="20"/>
          <w:lang w:val="en-US"/>
        </w:rPr>
        <w:t>Scientific Assessment of Ozone Depletion: 2014</w:t>
      </w:r>
      <w:r w:rsidRPr="00A4496F">
        <w:rPr>
          <w:sz w:val="20"/>
          <w:szCs w:val="20"/>
          <w:lang w:val="en-US"/>
        </w:rPr>
        <w:t>. Global Ozone Research and Monitoring Project – Report No. 55, World Meteorological Organization (WMO), Geneva, Switzerland, pp. 1.1–1.101.</w:t>
      </w:r>
    </w:p>
    <w:p w14:paraId="75A71E75" w14:textId="016581FC"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Carslaw, K.S. et al., 2010: A review of natural aerosol interactions and feedbacks within the Earth system.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10(4)</w:t>
      </w:r>
      <w:r w:rsidRPr="00A4496F">
        <w:rPr>
          <w:sz w:val="20"/>
          <w:szCs w:val="20"/>
          <w:lang w:val="en-US"/>
        </w:rPr>
        <w:t>, 1701–1737, doi:</w:t>
      </w:r>
      <w:hyperlink r:id="rId99" w:history="1">
        <w:r w:rsidRPr="00A4496F">
          <w:rPr>
            <w:rStyle w:val="Lienhypertexte"/>
            <w:sz w:val="20"/>
            <w:szCs w:val="20"/>
            <w:lang w:val="en-US"/>
          </w:rPr>
          <w:t>10.5194/acp-10-1701-2010</w:t>
        </w:r>
      </w:hyperlink>
      <w:r w:rsidRPr="00A4496F">
        <w:rPr>
          <w:sz w:val="20"/>
          <w:szCs w:val="20"/>
          <w:lang w:val="en-US"/>
        </w:rPr>
        <w:t>.</w:t>
      </w:r>
    </w:p>
    <w:p w14:paraId="2E383F6B" w14:textId="2AF5E78F"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Cecil, D.J., D.E. Buechler, and R.J. Blakeslee, 2014: Gridded lightning climatology from TRMM-LIS and OTD: Dataset description. </w:t>
      </w:r>
      <w:r w:rsidRPr="00A4496F">
        <w:rPr>
          <w:i/>
          <w:sz w:val="20"/>
          <w:szCs w:val="20"/>
          <w:lang w:val="en-US"/>
        </w:rPr>
        <w:t>Atmospheric Research</w:t>
      </w:r>
      <w:r w:rsidRPr="00A4496F">
        <w:rPr>
          <w:sz w:val="20"/>
          <w:szCs w:val="20"/>
          <w:lang w:val="en-US"/>
        </w:rPr>
        <w:t xml:space="preserve">, </w:t>
      </w:r>
      <w:r w:rsidRPr="00A4496F">
        <w:rPr>
          <w:b/>
          <w:sz w:val="20"/>
          <w:szCs w:val="20"/>
          <w:lang w:val="en-US"/>
        </w:rPr>
        <w:t>135–136</w:t>
      </w:r>
      <w:r w:rsidRPr="00A4496F">
        <w:rPr>
          <w:sz w:val="20"/>
          <w:szCs w:val="20"/>
          <w:lang w:val="en-US"/>
        </w:rPr>
        <w:t>, 404–414, doi:</w:t>
      </w:r>
      <w:hyperlink r:id="rId100" w:history="1">
        <w:r w:rsidRPr="00A4496F">
          <w:rPr>
            <w:rStyle w:val="Lienhypertexte"/>
            <w:sz w:val="20"/>
            <w:szCs w:val="20"/>
            <w:lang w:val="en-US"/>
          </w:rPr>
          <w:t>10.1016/j.atmosres.2012.06.028</w:t>
        </w:r>
      </w:hyperlink>
      <w:r w:rsidRPr="00A4496F">
        <w:rPr>
          <w:sz w:val="20"/>
          <w:szCs w:val="20"/>
          <w:lang w:val="en-US"/>
        </w:rPr>
        <w:t>.</w:t>
      </w:r>
    </w:p>
    <w:p w14:paraId="36C124ED" w14:textId="2DEFD7B4"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Celis, J.E., J.R. Morales, C.A. Zaror, and J.C. Inzunza, 2004: A study of the particulate matter PM&lt;sub&gt;10&lt;/sub&gt; composition in the atmosphere of Chillán, Chile. </w:t>
      </w:r>
      <w:r w:rsidRPr="00A4496F">
        <w:rPr>
          <w:i/>
          <w:sz w:val="20"/>
          <w:szCs w:val="20"/>
          <w:lang w:val="en-US"/>
        </w:rPr>
        <w:t>Chemosphere</w:t>
      </w:r>
      <w:r w:rsidRPr="00A4496F">
        <w:rPr>
          <w:sz w:val="20"/>
          <w:szCs w:val="20"/>
          <w:lang w:val="en-US"/>
        </w:rPr>
        <w:t xml:space="preserve">, </w:t>
      </w:r>
      <w:r w:rsidRPr="00A4496F">
        <w:rPr>
          <w:b/>
          <w:sz w:val="20"/>
          <w:szCs w:val="20"/>
          <w:lang w:val="en-US"/>
        </w:rPr>
        <w:t>54(4)</w:t>
      </w:r>
      <w:r w:rsidRPr="00A4496F">
        <w:rPr>
          <w:sz w:val="20"/>
          <w:szCs w:val="20"/>
          <w:lang w:val="en-US"/>
        </w:rPr>
        <w:t>, 541–550, doi:</w:t>
      </w:r>
      <w:hyperlink r:id="rId101" w:history="1">
        <w:r w:rsidRPr="00A4496F">
          <w:rPr>
            <w:rStyle w:val="Lienhypertexte"/>
            <w:sz w:val="20"/>
            <w:szCs w:val="20"/>
            <w:lang w:val="en-US"/>
          </w:rPr>
          <w:t>10.1016/s0045-6535(03)00711-2</w:t>
        </w:r>
      </w:hyperlink>
      <w:r w:rsidRPr="00A4496F">
        <w:rPr>
          <w:sz w:val="20"/>
          <w:szCs w:val="20"/>
          <w:lang w:val="en-US"/>
        </w:rPr>
        <w:t>.</w:t>
      </w:r>
    </w:p>
    <w:p w14:paraId="6532EE87" w14:textId="1C213BA3"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Chambliss, S.E., R. Silva, J.J. West, M. Zeinali, and R. Minjares, 2014: Estimating source-attributable health impacts of ambient fine particulate matter exposure: Global premature mortality from surface transportation emissions in 2005. </w:t>
      </w:r>
      <w:r w:rsidRPr="00A4496F">
        <w:rPr>
          <w:i/>
          <w:sz w:val="20"/>
          <w:szCs w:val="20"/>
          <w:lang w:val="en-US"/>
        </w:rPr>
        <w:t>Environmental Research Letters</w:t>
      </w:r>
      <w:r w:rsidRPr="00A4496F">
        <w:rPr>
          <w:sz w:val="20"/>
          <w:szCs w:val="20"/>
          <w:lang w:val="en-US"/>
        </w:rPr>
        <w:t xml:space="preserve">, </w:t>
      </w:r>
      <w:r w:rsidRPr="00A4496F">
        <w:rPr>
          <w:b/>
          <w:sz w:val="20"/>
          <w:szCs w:val="20"/>
          <w:lang w:val="en-US"/>
        </w:rPr>
        <w:t>9(10)</w:t>
      </w:r>
      <w:r w:rsidRPr="00A4496F">
        <w:rPr>
          <w:sz w:val="20"/>
          <w:szCs w:val="20"/>
          <w:lang w:val="en-US"/>
        </w:rPr>
        <w:t>, 104009, doi:</w:t>
      </w:r>
      <w:hyperlink r:id="rId102" w:history="1">
        <w:r w:rsidRPr="00A4496F">
          <w:rPr>
            <w:rStyle w:val="Lienhypertexte"/>
            <w:sz w:val="20"/>
            <w:szCs w:val="20"/>
            <w:lang w:val="en-US"/>
          </w:rPr>
          <w:t>10.1088/1748-9326/9/10/104009</w:t>
        </w:r>
      </w:hyperlink>
      <w:r w:rsidRPr="00A4496F">
        <w:rPr>
          <w:sz w:val="20"/>
          <w:szCs w:val="20"/>
          <w:lang w:val="en-US"/>
        </w:rPr>
        <w:t>.</w:t>
      </w:r>
    </w:p>
    <w:p w14:paraId="41F990E4" w14:textId="44809BA4"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Chang, K.M. et al., 2017: Ancillary health effects of climate mitigation scenarios as drivers of policy uptake: A review of air quality, transportation and diet co-benefits modeling studies. </w:t>
      </w:r>
      <w:r w:rsidRPr="00A4496F">
        <w:rPr>
          <w:i/>
          <w:sz w:val="20"/>
          <w:szCs w:val="20"/>
          <w:lang w:val="en-US"/>
        </w:rPr>
        <w:t>Environmental Research Letters</w:t>
      </w:r>
      <w:r w:rsidRPr="00A4496F">
        <w:rPr>
          <w:sz w:val="20"/>
          <w:szCs w:val="20"/>
          <w:lang w:val="en-US"/>
        </w:rPr>
        <w:t xml:space="preserve">, </w:t>
      </w:r>
      <w:r w:rsidRPr="00A4496F">
        <w:rPr>
          <w:b/>
          <w:sz w:val="20"/>
          <w:szCs w:val="20"/>
          <w:lang w:val="en-US"/>
        </w:rPr>
        <w:t>12(11)</w:t>
      </w:r>
      <w:r w:rsidRPr="00A4496F">
        <w:rPr>
          <w:sz w:val="20"/>
          <w:szCs w:val="20"/>
          <w:lang w:val="en-US"/>
        </w:rPr>
        <w:t>, doi:</w:t>
      </w:r>
      <w:hyperlink r:id="rId103" w:history="1">
        <w:r w:rsidRPr="00A4496F">
          <w:rPr>
            <w:rStyle w:val="Lienhypertexte"/>
            <w:sz w:val="20"/>
            <w:szCs w:val="20"/>
            <w:lang w:val="en-US"/>
          </w:rPr>
          <w:t>10.1088/1748-9326/aa8f7b</w:t>
        </w:r>
      </w:hyperlink>
      <w:r w:rsidRPr="00A4496F">
        <w:rPr>
          <w:sz w:val="20"/>
          <w:szCs w:val="20"/>
          <w:lang w:val="en-US"/>
        </w:rPr>
        <w:t>.</w:t>
      </w:r>
    </w:p>
    <w:p w14:paraId="14DFBC45" w14:textId="5CE35190"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lastRenderedPageBreak/>
        <w:t xml:space="preserve">Chen, D., Z. Liu, J. Fast, and J. Ban, 2016: Simulations of sulfate-nitrate-ammonium (SNA) aerosols during the extreme haze events over northern China in October 2014.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16(16)</w:t>
      </w:r>
      <w:r w:rsidRPr="00A4496F">
        <w:rPr>
          <w:sz w:val="20"/>
          <w:szCs w:val="20"/>
          <w:lang w:val="en-US"/>
        </w:rPr>
        <w:t>, 10707–10724, doi:</w:t>
      </w:r>
      <w:hyperlink r:id="rId104" w:history="1">
        <w:r w:rsidRPr="00A4496F">
          <w:rPr>
            <w:rStyle w:val="Lienhypertexte"/>
            <w:sz w:val="20"/>
            <w:szCs w:val="20"/>
            <w:lang w:val="en-US"/>
          </w:rPr>
          <w:t>10.5194/acp-16-10707-2016</w:t>
        </w:r>
      </w:hyperlink>
      <w:r w:rsidRPr="00A4496F">
        <w:rPr>
          <w:sz w:val="20"/>
          <w:szCs w:val="20"/>
          <w:lang w:val="en-US"/>
        </w:rPr>
        <w:t>.</w:t>
      </w:r>
    </w:p>
    <w:p w14:paraId="17BCEF4F" w14:textId="14D459E5"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Chen, K. et al., 2018: Future ozone-related acute excess mortality under climate and population change scenarios in China: A modeling study. </w:t>
      </w:r>
      <w:r w:rsidRPr="00A4496F">
        <w:rPr>
          <w:i/>
          <w:sz w:val="20"/>
          <w:szCs w:val="20"/>
          <w:lang w:val="en-US"/>
        </w:rPr>
        <w:t>PLOS Medicine</w:t>
      </w:r>
      <w:r w:rsidRPr="00A4496F">
        <w:rPr>
          <w:sz w:val="20"/>
          <w:szCs w:val="20"/>
          <w:lang w:val="en-US"/>
        </w:rPr>
        <w:t xml:space="preserve">, </w:t>
      </w:r>
      <w:r w:rsidRPr="00A4496F">
        <w:rPr>
          <w:b/>
          <w:sz w:val="20"/>
          <w:szCs w:val="20"/>
          <w:lang w:val="en-US"/>
        </w:rPr>
        <w:t>15(7)</w:t>
      </w:r>
      <w:r w:rsidRPr="00A4496F">
        <w:rPr>
          <w:sz w:val="20"/>
          <w:szCs w:val="20"/>
          <w:lang w:val="en-US"/>
        </w:rPr>
        <w:t>, e1002598.</w:t>
      </w:r>
    </w:p>
    <w:p w14:paraId="31895612" w14:textId="47A36DF4"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Chen, S. et al., 2017: Direct observations of organic aerosols in common wintertime hazes in North China: Insights into direct emissions from Chinese residential stoves.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17(2)</w:t>
      </w:r>
      <w:r w:rsidRPr="00A4496F">
        <w:rPr>
          <w:sz w:val="20"/>
          <w:szCs w:val="20"/>
          <w:lang w:val="en-US"/>
        </w:rPr>
        <w:t>, 1259–1270, doi:</w:t>
      </w:r>
      <w:hyperlink r:id="rId105" w:history="1">
        <w:r w:rsidRPr="00A4496F">
          <w:rPr>
            <w:rStyle w:val="Lienhypertexte"/>
            <w:sz w:val="20"/>
            <w:szCs w:val="20"/>
            <w:lang w:val="en-US"/>
          </w:rPr>
          <w:t>10.5194/acp-17-1259-2017</w:t>
        </w:r>
      </w:hyperlink>
      <w:r w:rsidRPr="00A4496F">
        <w:rPr>
          <w:sz w:val="20"/>
          <w:szCs w:val="20"/>
          <w:lang w:val="en-US"/>
        </w:rPr>
        <w:t>.</w:t>
      </w:r>
    </w:p>
    <w:p w14:paraId="63BDF89D" w14:textId="4EC3266B"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Cheng, Y. et al., 2016: Reactive nitrogen chemistry in aerosol water as a source of sulfate during haze events in China. </w:t>
      </w:r>
      <w:r w:rsidRPr="00A4496F">
        <w:rPr>
          <w:i/>
          <w:sz w:val="20"/>
          <w:szCs w:val="20"/>
          <w:lang w:val="en-US"/>
        </w:rPr>
        <w:t>Sci. Adv.</w:t>
      </w:r>
      <w:r w:rsidRPr="00A4496F">
        <w:rPr>
          <w:sz w:val="20"/>
          <w:szCs w:val="20"/>
          <w:lang w:val="en-US"/>
        </w:rPr>
        <w:t xml:space="preserve">, </w:t>
      </w:r>
      <w:r w:rsidRPr="00A4496F">
        <w:rPr>
          <w:b/>
          <w:sz w:val="20"/>
          <w:szCs w:val="20"/>
          <w:lang w:val="en-US"/>
        </w:rPr>
        <w:t>2(12)</w:t>
      </w:r>
      <w:r w:rsidRPr="00A4496F">
        <w:rPr>
          <w:sz w:val="20"/>
          <w:szCs w:val="20"/>
          <w:lang w:val="en-US"/>
        </w:rPr>
        <w:t>, e1601530––e1601530, doi:</w:t>
      </w:r>
      <w:hyperlink r:id="rId106" w:history="1">
        <w:r w:rsidRPr="00A4496F">
          <w:rPr>
            <w:rStyle w:val="Lienhypertexte"/>
            <w:sz w:val="20"/>
            <w:szCs w:val="20"/>
            <w:lang w:val="en-US"/>
          </w:rPr>
          <w:t>10.1126/sciadv.1601530</w:t>
        </w:r>
      </w:hyperlink>
      <w:r w:rsidRPr="00A4496F">
        <w:rPr>
          <w:sz w:val="20"/>
          <w:szCs w:val="20"/>
          <w:lang w:val="en-US"/>
        </w:rPr>
        <w:t>.</w:t>
      </w:r>
    </w:p>
    <w:p w14:paraId="2FA5B07D" w14:textId="69D637E1"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Cherian, R. and J. Quaas, 2020a: Trends in AOD, Clouds, and Cloud Radiative Effects in Satellite Data and CMIP5 and CMIP6 Model Simulations Over Aerosol Source Regions. </w:t>
      </w:r>
      <w:r w:rsidRPr="00A4496F">
        <w:rPr>
          <w:i/>
          <w:sz w:val="20"/>
          <w:szCs w:val="20"/>
          <w:lang w:val="en-US"/>
        </w:rPr>
        <w:t>Geophysical Research Letters</w:t>
      </w:r>
      <w:r w:rsidRPr="00A4496F">
        <w:rPr>
          <w:sz w:val="20"/>
          <w:szCs w:val="20"/>
          <w:lang w:val="en-US"/>
        </w:rPr>
        <w:t xml:space="preserve">, </w:t>
      </w:r>
      <w:r w:rsidRPr="00A4496F">
        <w:rPr>
          <w:b/>
          <w:sz w:val="20"/>
          <w:szCs w:val="20"/>
          <w:lang w:val="en-US"/>
        </w:rPr>
        <w:t>47(9)</w:t>
      </w:r>
      <w:r w:rsidRPr="00A4496F">
        <w:rPr>
          <w:sz w:val="20"/>
          <w:szCs w:val="20"/>
          <w:lang w:val="en-US"/>
        </w:rPr>
        <w:t>, e2020GL087132, doi:</w:t>
      </w:r>
      <w:hyperlink r:id="rId107" w:history="1">
        <w:r w:rsidRPr="00A4496F">
          <w:rPr>
            <w:rStyle w:val="Lienhypertexte"/>
            <w:sz w:val="20"/>
            <w:szCs w:val="20"/>
            <w:lang w:val="en-US"/>
          </w:rPr>
          <w:t>10.1029/2020gl087132</w:t>
        </w:r>
      </w:hyperlink>
      <w:r w:rsidRPr="00A4496F">
        <w:rPr>
          <w:sz w:val="20"/>
          <w:szCs w:val="20"/>
          <w:lang w:val="en-US"/>
        </w:rPr>
        <w:t>.</w:t>
      </w:r>
    </w:p>
    <w:p w14:paraId="5A2A9E8F" w14:textId="7CBDFA38"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Cherian, R. and J. Quaas, 2020b: Trends in AOD, Clouds, and Cloud Radiative Effects in Satellite Data and CMIP5 and CMIP6 Model Simulations Over Aerosol Source Regions. </w:t>
      </w:r>
      <w:r w:rsidRPr="00A4496F">
        <w:rPr>
          <w:i/>
          <w:sz w:val="20"/>
          <w:szCs w:val="20"/>
          <w:lang w:val="en-US"/>
        </w:rPr>
        <w:t>Geophysical Research Letters</w:t>
      </w:r>
      <w:r w:rsidRPr="00A4496F">
        <w:rPr>
          <w:sz w:val="20"/>
          <w:szCs w:val="20"/>
          <w:lang w:val="en-US"/>
        </w:rPr>
        <w:t xml:space="preserve">, </w:t>
      </w:r>
      <w:r w:rsidRPr="00A4496F">
        <w:rPr>
          <w:b/>
          <w:sz w:val="20"/>
          <w:szCs w:val="20"/>
          <w:lang w:val="en-US"/>
        </w:rPr>
        <w:t>47(9)</w:t>
      </w:r>
      <w:r w:rsidRPr="00A4496F">
        <w:rPr>
          <w:sz w:val="20"/>
          <w:szCs w:val="20"/>
          <w:lang w:val="en-US"/>
        </w:rPr>
        <w:t>, e2020GL087132, doi:</w:t>
      </w:r>
      <w:hyperlink r:id="rId108" w:history="1">
        <w:r w:rsidRPr="00A4496F">
          <w:rPr>
            <w:rStyle w:val="Lienhypertexte"/>
            <w:sz w:val="20"/>
            <w:szCs w:val="20"/>
            <w:lang w:val="en-US"/>
          </w:rPr>
          <w:t>10.1029/2020gl087132</w:t>
        </w:r>
      </w:hyperlink>
      <w:r w:rsidRPr="00A4496F">
        <w:rPr>
          <w:sz w:val="20"/>
          <w:szCs w:val="20"/>
          <w:lang w:val="en-US"/>
        </w:rPr>
        <w:t>.</w:t>
      </w:r>
    </w:p>
    <w:p w14:paraId="1F35241E" w14:textId="111CD382"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Chevallier, F. et al., 2020: Local Anomalies in the Column-Averaged Dry Air Mole Fractions of Carbon Dioxide Across the Globe During the First Months of the Coronavirus Recession. </w:t>
      </w:r>
      <w:r w:rsidRPr="00A4496F">
        <w:rPr>
          <w:i/>
          <w:sz w:val="20"/>
          <w:szCs w:val="20"/>
          <w:lang w:val="en-US"/>
        </w:rPr>
        <w:t>Geophysical Research Letters</w:t>
      </w:r>
      <w:r w:rsidRPr="00A4496F">
        <w:rPr>
          <w:sz w:val="20"/>
          <w:szCs w:val="20"/>
          <w:lang w:val="en-US"/>
        </w:rPr>
        <w:t xml:space="preserve">, </w:t>
      </w:r>
      <w:r w:rsidRPr="00A4496F">
        <w:rPr>
          <w:b/>
          <w:sz w:val="20"/>
          <w:szCs w:val="20"/>
          <w:lang w:val="en-US"/>
        </w:rPr>
        <w:t>47(22)</w:t>
      </w:r>
      <w:r w:rsidRPr="00A4496F">
        <w:rPr>
          <w:sz w:val="20"/>
          <w:szCs w:val="20"/>
          <w:lang w:val="en-US"/>
        </w:rPr>
        <w:t>, doi:</w:t>
      </w:r>
      <w:hyperlink r:id="rId109" w:history="1">
        <w:r w:rsidRPr="00A4496F">
          <w:rPr>
            <w:rStyle w:val="Lienhypertexte"/>
            <w:sz w:val="20"/>
            <w:szCs w:val="20"/>
            <w:lang w:val="en-US"/>
          </w:rPr>
          <w:t>10.1029/2020gl090244</w:t>
        </w:r>
      </w:hyperlink>
      <w:r w:rsidRPr="00A4496F">
        <w:rPr>
          <w:sz w:val="20"/>
          <w:szCs w:val="20"/>
          <w:lang w:val="en-US"/>
        </w:rPr>
        <w:t>.</w:t>
      </w:r>
    </w:p>
    <w:p w14:paraId="19EAD747" w14:textId="390DFE93"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Cho, S.Y. and S.S. Park, 2013: Resolving sources of water-soluble organic carbon in fine particulate matter measured at an urban site during winter. </w:t>
      </w:r>
      <w:r w:rsidRPr="00A4496F">
        <w:rPr>
          <w:i/>
          <w:sz w:val="20"/>
          <w:szCs w:val="20"/>
          <w:lang w:val="en-US"/>
        </w:rPr>
        <w:t>Environmental Science: Processes &amp; Impacts</w:t>
      </w:r>
      <w:r w:rsidRPr="00A4496F">
        <w:rPr>
          <w:sz w:val="20"/>
          <w:szCs w:val="20"/>
          <w:lang w:val="en-US"/>
        </w:rPr>
        <w:t xml:space="preserve">, </w:t>
      </w:r>
      <w:r w:rsidRPr="00A4496F">
        <w:rPr>
          <w:b/>
          <w:sz w:val="20"/>
          <w:szCs w:val="20"/>
          <w:lang w:val="en-US"/>
        </w:rPr>
        <w:t>15</w:t>
      </w:r>
      <w:r w:rsidRPr="00A4496F">
        <w:rPr>
          <w:sz w:val="20"/>
          <w:szCs w:val="20"/>
          <w:lang w:val="en-US"/>
        </w:rPr>
        <w:t>, 524–534, doi:</w:t>
      </w:r>
      <w:hyperlink r:id="rId110" w:history="1">
        <w:r w:rsidRPr="00A4496F">
          <w:rPr>
            <w:rStyle w:val="Lienhypertexte"/>
            <w:sz w:val="20"/>
            <w:szCs w:val="20"/>
            <w:lang w:val="en-US"/>
          </w:rPr>
          <w:t>10.1039/c2em30730h</w:t>
        </w:r>
      </w:hyperlink>
      <w:r w:rsidRPr="00A4496F">
        <w:rPr>
          <w:sz w:val="20"/>
          <w:szCs w:val="20"/>
          <w:lang w:val="en-US"/>
        </w:rPr>
        <w:t>.</w:t>
      </w:r>
    </w:p>
    <w:p w14:paraId="68EC2704" w14:textId="03EEE509"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Cholakian, A., A. Colette, I. Coll, G. Ciarelli, and M. Beekmann, 2019: Future climatic drivers and their effect on PM10 components in Europe and the Mediterranean Sea.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19(7)</w:t>
      </w:r>
      <w:r w:rsidRPr="00A4496F">
        <w:rPr>
          <w:sz w:val="20"/>
          <w:szCs w:val="20"/>
          <w:lang w:val="en-US"/>
        </w:rPr>
        <w:t>, 4459–4484, doi:</w:t>
      </w:r>
      <w:hyperlink r:id="rId111" w:history="1">
        <w:r w:rsidRPr="00A4496F">
          <w:rPr>
            <w:rStyle w:val="Lienhypertexte"/>
            <w:sz w:val="20"/>
            <w:szCs w:val="20"/>
            <w:lang w:val="en-US"/>
          </w:rPr>
          <w:t>10.5194/acp-19-4459-2019</w:t>
        </w:r>
      </w:hyperlink>
      <w:r w:rsidRPr="00A4496F">
        <w:rPr>
          <w:sz w:val="20"/>
          <w:szCs w:val="20"/>
          <w:lang w:val="en-US"/>
        </w:rPr>
        <w:t>.</w:t>
      </w:r>
    </w:p>
    <w:p w14:paraId="7ED52CE2" w14:textId="210688EA"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Chossière, G.P. et al., 2018: Country- and manufacturer-level attribution of air quality impacts due to excess NOx emissions from diesel passenger vehicles in Europe. </w:t>
      </w:r>
      <w:r w:rsidRPr="00A4496F">
        <w:rPr>
          <w:i/>
          <w:sz w:val="20"/>
          <w:szCs w:val="20"/>
          <w:lang w:val="en-US"/>
        </w:rPr>
        <w:t>Atmospheric Environment</w:t>
      </w:r>
      <w:r w:rsidRPr="00A4496F">
        <w:rPr>
          <w:sz w:val="20"/>
          <w:szCs w:val="20"/>
          <w:lang w:val="en-US"/>
        </w:rPr>
        <w:t xml:space="preserve">, </w:t>
      </w:r>
      <w:r w:rsidRPr="00A4496F">
        <w:rPr>
          <w:b/>
          <w:sz w:val="20"/>
          <w:szCs w:val="20"/>
          <w:lang w:val="en-US"/>
        </w:rPr>
        <w:t>189</w:t>
      </w:r>
      <w:r w:rsidRPr="00A4496F">
        <w:rPr>
          <w:sz w:val="20"/>
          <w:szCs w:val="20"/>
          <w:lang w:val="en-US"/>
        </w:rPr>
        <w:t>, 89–97, doi:</w:t>
      </w:r>
      <w:hyperlink r:id="rId112" w:history="1">
        <w:r w:rsidRPr="00A4496F">
          <w:rPr>
            <w:rStyle w:val="Lienhypertexte"/>
            <w:sz w:val="20"/>
            <w:szCs w:val="20"/>
            <w:lang w:val="en-US"/>
          </w:rPr>
          <w:t>10.1016/j.atmosenv.2018.06.047</w:t>
        </w:r>
      </w:hyperlink>
      <w:r w:rsidRPr="00A4496F">
        <w:rPr>
          <w:sz w:val="20"/>
          <w:szCs w:val="20"/>
          <w:lang w:val="en-US"/>
        </w:rPr>
        <w:t>.</w:t>
      </w:r>
    </w:p>
    <w:p w14:paraId="12BF412B" w14:textId="1B46DD36"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Christensen, T.R., V.K. Arora, M. Gauss, L. Höglund-Isaksson, and F.J.W. Parmentier, 2019: Tracing the climate signal: mitigation of anthropogenic methane emissions can outweigh a large Arctic natural emission increase. </w:t>
      </w:r>
      <w:r w:rsidRPr="00A4496F">
        <w:rPr>
          <w:i/>
          <w:sz w:val="20"/>
          <w:szCs w:val="20"/>
          <w:lang w:val="en-US"/>
        </w:rPr>
        <w:t>Scientific Reports</w:t>
      </w:r>
      <w:r w:rsidRPr="00A4496F">
        <w:rPr>
          <w:sz w:val="20"/>
          <w:szCs w:val="20"/>
          <w:lang w:val="en-US"/>
        </w:rPr>
        <w:t xml:space="preserve">, </w:t>
      </w:r>
      <w:r w:rsidRPr="00A4496F">
        <w:rPr>
          <w:b/>
          <w:sz w:val="20"/>
          <w:szCs w:val="20"/>
          <w:lang w:val="en-US"/>
        </w:rPr>
        <w:t>9(1)</w:t>
      </w:r>
      <w:r w:rsidRPr="00A4496F">
        <w:rPr>
          <w:sz w:val="20"/>
          <w:szCs w:val="20"/>
          <w:lang w:val="en-US"/>
        </w:rPr>
        <w:t>, 1146, doi:</w:t>
      </w:r>
      <w:hyperlink r:id="rId113" w:history="1">
        <w:r w:rsidRPr="00A4496F">
          <w:rPr>
            <w:rStyle w:val="Lienhypertexte"/>
            <w:sz w:val="20"/>
            <w:szCs w:val="20"/>
            <w:lang w:val="en-US"/>
          </w:rPr>
          <w:t>10.1038/s41598-018-37719-9</w:t>
        </w:r>
      </w:hyperlink>
      <w:r w:rsidRPr="00A4496F">
        <w:rPr>
          <w:sz w:val="20"/>
          <w:szCs w:val="20"/>
          <w:lang w:val="en-US"/>
        </w:rPr>
        <w:t>.</w:t>
      </w:r>
    </w:p>
    <w:p w14:paraId="08A10E7A" w14:textId="1C074595"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Chrysanthou, A. et al., 2019: The effect of atmospheric nudging on the stratospheric residual circulation in chemistry–climate models. </w:t>
      </w:r>
      <w:r w:rsidRPr="00A4496F">
        <w:rPr>
          <w:i/>
          <w:sz w:val="20"/>
          <w:szCs w:val="20"/>
          <w:lang w:val="en-US"/>
        </w:rPr>
        <w:t>Atmos. Chem. Phys.</w:t>
      </w:r>
      <w:r w:rsidRPr="00A4496F">
        <w:rPr>
          <w:sz w:val="20"/>
          <w:szCs w:val="20"/>
          <w:lang w:val="en-US"/>
        </w:rPr>
        <w:t xml:space="preserve">, </w:t>
      </w:r>
      <w:r w:rsidRPr="00A4496F">
        <w:rPr>
          <w:b/>
          <w:sz w:val="20"/>
          <w:szCs w:val="20"/>
          <w:lang w:val="en-US"/>
        </w:rPr>
        <w:t>19(17)</w:t>
      </w:r>
      <w:r w:rsidRPr="00A4496F">
        <w:rPr>
          <w:sz w:val="20"/>
          <w:szCs w:val="20"/>
          <w:lang w:val="en-US"/>
        </w:rPr>
        <w:t>, 11559–11586, doi:</w:t>
      </w:r>
      <w:hyperlink r:id="rId114" w:history="1">
        <w:r w:rsidRPr="00A4496F">
          <w:rPr>
            <w:rStyle w:val="Lienhypertexte"/>
            <w:sz w:val="20"/>
            <w:szCs w:val="20"/>
            <w:lang w:val="en-US"/>
          </w:rPr>
          <w:t>10.5194/acp-19-11559-2019</w:t>
        </w:r>
      </w:hyperlink>
      <w:r w:rsidRPr="00A4496F">
        <w:rPr>
          <w:sz w:val="20"/>
          <w:szCs w:val="20"/>
          <w:lang w:val="en-US"/>
        </w:rPr>
        <w:t>.</w:t>
      </w:r>
    </w:p>
    <w:p w14:paraId="5E053813" w14:textId="2DA2D352"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Chuvieco, E. et al., 2016: A new global burned area product for climate assessment of fire impacts. </w:t>
      </w:r>
      <w:r w:rsidRPr="00A4496F">
        <w:rPr>
          <w:i/>
          <w:sz w:val="20"/>
          <w:szCs w:val="20"/>
          <w:lang w:val="en-US"/>
        </w:rPr>
        <w:t>Global Ecology and Biogeography</w:t>
      </w:r>
      <w:r w:rsidRPr="00A4496F">
        <w:rPr>
          <w:sz w:val="20"/>
          <w:szCs w:val="20"/>
          <w:lang w:val="en-US"/>
        </w:rPr>
        <w:t xml:space="preserve">, </w:t>
      </w:r>
      <w:r w:rsidRPr="00A4496F">
        <w:rPr>
          <w:b/>
          <w:sz w:val="20"/>
          <w:szCs w:val="20"/>
          <w:lang w:val="en-US"/>
        </w:rPr>
        <w:t>25(5)</w:t>
      </w:r>
      <w:r w:rsidRPr="00A4496F">
        <w:rPr>
          <w:sz w:val="20"/>
          <w:szCs w:val="20"/>
          <w:lang w:val="en-US"/>
        </w:rPr>
        <w:t>, 619–629, doi:</w:t>
      </w:r>
      <w:hyperlink r:id="rId115" w:history="1">
        <w:r w:rsidRPr="00A4496F">
          <w:rPr>
            <w:rStyle w:val="Lienhypertexte"/>
            <w:sz w:val="20"/>
            <w:szCs w:val="20"/>
            <w:lang w:val="en-US"/>
          </w:rPr>
          <w:t>10.1111/geb.12440</w:t>
        </w:r>
      </w:hyperlink>
      <w:r w:rsidRPr="00A4496F">
        <w:rPr>
          <w:sz w:val="20"/>
          <w:szCs w:val="20"/>
          <w:lang w:val="en-US"/>
        </w:rPr>
        <w:t>.</w:t>
      </w:r>
    </w:p>
    <w:p w14:paraId="5A91AEC1" w14:textId="5929ABE3"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Chuvieco, E. et al., 2019: Historical background and current developments for mapping burned area from satellite Earth observation. </w:t>
      </w:r>
      <w:r w:rsidRPr="00A4496F">
        <w:rPr>
          <w:i/>
          <w:sz w:val="20"/>
          <w:szCs w:val="20"/>
          <w:lang w:val="en-US"/>
        </w:rPr>
        <w:t>Remote Sensing of Environment</w:t>
      </w:r>
      <w:r w:rsidRPr="00A4496F">
        <w:rPr>
          <w:sz w:val="20"/>
          <w:szCs w:val="20"/>
          <w:lang w:val="en-US"/>
        </w:rPr>
        <w:t xml:space="preserve">, </w:t>
      </w:r>
      <w:r w:rsidRPr="00A4496F">
        <w:rPr>
          <w:b/>
          <w:sz w:val="20"/>
          <w:szCs w:val="20"/>
          <w:lang w:val="en-US"/>
        </w:rPr>
        <w:t>225</w:t>
      </w:r>
      <w:r w:rsidRPr="00A4496F">
        <w:rPr>
          <w:sz w:val="20"/>
          <w:szCs w:val="20"/>
          <w:lang w:val="en-US"/>
        </w:rPr>
        <w:t>, 45–64, doi:</w:t>
      </w:r>
      <w:hyperlink r:id="rId116" w:history="1">
        <w:r w:rsidRPr="00A4496F">
          <w:rPr>
            <w:rStyle w:val="Lienhypertexte"/>
            <w:sz w:val="20"/>
            <w:szCs w:val="20"/>
            <w:lang w:val="en-US"/>
          </w:rPr>
          <w:t>10.1016/j.rse.2019.02.013</w:t>
        </w:r>
      </w:hyperlink>
      <w:r w:rsidRPr="00A4496F">
        <w:rPr>
          <w:sz w:val="20"/>
          <w:szCs w:val="20"/>
          <w:lang w:val="en-US"/>
        </w:rPr>
        <w:t>.</w:t>
      </w:r>
    </w:p>
    <w:p w14:paraId="2EB3FFA1" w14:textId="3AC05E9F"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Chuwah, C. et al., 2013: Implications of alternative assumptions regarding future air pollution control in scenarios similar to the Representative Concentration Pathways. </w:t>
      </w:r>
      <w:r w:rsidRPr="00A4496F">
        <w:rPr>
          <w:i/>
          <w:sz w:val="20"/>
          <w:szCs w:val="20"/>
          <w:lang w:val="en-US"/>
        </w:rPr>
        <w:t>Atmospheric Environment</w:t>
      </w:r>
      <w:r w:rsidRPr="00A4496F">
        <w:rPr>
          <w:sz w:val="20"/>
          <w:szCs w:val="20"/>
          <w:lang w:val="en-US"/>
        </w:rPr>
        <w:t xml:space="preserve">, </w:t>
      </w:r>
      <w:r w:rsidRPr="00A4496F">
        <w:rPr>
          <w:b/>
          <w:sz w:val="20"/>
          <w:szCs w:val="20"/>
          <w:lang w:val="en-US"/>
        </w:rPr>
        <w:t>79</w:t>
      </w:r>
      <w:r w:rsidRPr="00A4496F">
        <w:rPr>
          <w:sz w:val="20"/>
          <w:szCs w:val="20"/>
          <w:lang w:val="en-US"/>
        </w:rPr>
        <w:t>, 787–801, doi:</w:t>
      </w:r>
      <w:hyperlink r:id="rId117" w:history="1">
        <w:r w:rsidRPr="00A4496F">
          <w:rPr>
            <w:rStyle w:val="Lienhypertexte"/>
            <w:sz w:val="20"/>
            <w:szCs w:val="20"/>
            <w:lang w:val="en-US"/>
          </w:rPr>
          <w:t>10.1016/j.atmosenv.2013.07.008</w:t>
        </w:r>
      </w:hyperlink>
      <w:r w:rsidRPr="00A4496F">
        <w:rPr>
          <w:sz w:val="20"/>
          <w:szCs w:val="20"/>
          <w:lang w:val="en-US"/>
        </w:rPr>
        <w:t>.</w:t>
      </w:r>
    </w:p>
    <w:p w14:paraId="00FAC36C" w14:textId="17777626"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Ciais, P. et al., 2013: Carbon and other biogeochemical cycles. 465–570 pp., doi:</w:t>
      </w:r>
      <w:hyperlink r:id="rId118" w:history="1">
        <w:r w:rsidRPr="00A4496F">
          <w:rPr>
            <w:rStyle w:val="Lienhypertexte"/>
            <w:sz w:val="20"/>
            <w:szCs w:val="20"/>
            <w:lang w:val="en-US"/>
          </w:rPr>
          <w:t>10.1017/cbo9781107415324.015</w:t>
        </w:r>
      </w:hyperlink>
      <w:r w:rsidRPr="00A4496F">
        <w:rPr>
          <w:sz w:val="20"/>
          <w:szCs w:val="20"/>
          <w:lang w:val="en-US"/>
        </w:rPr>
        <w:t>.</w:t>
      </w:r>
    </w:p>
    <w:p w14:paraId="5CFC4407" w14:textId="40E81045"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Cirino, G.G., R.A.F. Souza, D.K. Adams, and P. Artaxo, 2014: The effect of atmospheric aerosol particles and clouds on net ecosystem exchange in the Amazon.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14(13)</w:t>
      </w:r>
      <w:r w:rsidRPr="00A4496F">
        <w:rPr>
          <w:sz w:val="20"/>
          <w:szCs w:val="20"/>
          <w:lang w:val="en-US"/>
        </w:rPr>
        <w:t>, 6523–6543, doi:</w:t>
      </w:r>
      <w:hyperlink r:id="rId119" w:history="1">
        <w:r w:rsidRPr="00A4496F">
          <w:rPr>
            <w:rStyle w:val="Lienhypertexte"/>
            <w:sz w:val="20"/>
            <w:szCs w:val="20"/>
            <w:lang w:val="en-US"/>
          </w:rPr>
          <w:t>10.5194/acp-14-6523-2014</w:t>
        </w:r>
      </w:hyperlink>
      <w:r w:rsidRPr="00A4496F">
        <w:rPr>
          <w:sz w:val="20"/>
          <w:szCs w:val="20"/>
          <w:lang w:val="en-US"/>
        </w:rPr>
        <w:t>.</w:t>
      </w:r>
    </w:p>
    <w:p w14:paraId="21C4F059" w14:textId="686B4F1A"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Civerolo, K. et al., 2010: Evaluation of an 18-year CMAQ simulation: Seasonal variations and long-term temporal changes in sulfate and nitrate. </w:t>
      </w:r>
      <w:r w:rsidRPr="00A4496F">
        <w:rPr>
          <w:i/>
          <w:sz w:val="20"/>
          <w:szCs w:val="20"/>
          <w:lang w:val="en-US"/>
        </w:rPr>
        <w:t>Atmospheric Environment</w:t>
      </w:r>
      <w:r w:rsidRPr="00A4496F">
        <w:rPr>
          <w:sz w:val="20"/>
          <w:szCs w:val="20"/>
          <w:lang w:val="en-US"/>
        </w:rPr>
        <w:t xml:space="preserve">, </w:t>
      </w:r>
      <w:r w:rsidRPr="00A4496F">
        <w:rPr>
          <w:b/>
          <w:sz w:val="20"/>
          <w:szCs w:val="20"/>
          <w:lang w:val="en-US"/>
        </w:rPr>
        <w:t>44(31)</w:t>
      </w:r>
      <w:r w:rsidRPr="00A4496F">
        <w:rPr>
          <w:sz w:val="20"/>
          <w:szCs w:val="20"/>
          <w:lang w:val="en-US"/>
        </w:rPr>
        <w:t>, 3745–3752, doi:</w:t>
      </w:r>
      <w:hyperlink r:id="rId120" w:history="1">
        <w:r w:rsidRPr="00A4496F">
          <w:rPr>
            <w:rStyle w:val="Lienhypertexte"/>
            <w:sz w:val="20"/>
            <w:szCs w:val="20"/>
            <w:lang w:val="en-US"/>
          </w:rPr>
          <w:t>10.1016/j.atmosenv.2010.06.056</w:t>
        </w:r>
      </w:hyperlink>
      <w:r w:rsidRPr="00A4496F">
        <w:rPr>
          <w:sz w:val="20"/>
          <w:szCs w:val="20"/>
          <w:lang w:val="en-US"/>
        </w:rPr>
        <w:t>.</w:t>
      </w:r>
    </w:p>
    <w:p w14:paraId="77C684B7" w14:textId="0D1F124A"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Clarisse, L., C. Clerbaux, F. Dentener, D. Hurtmans, and P.F. Coheur, 2009: Global ammonia distribution derived from infrared satellite observations. 479–483 pp., doi:</w:t>
      </w:r>
      <w:hyperlink r:id="rId121" w:history="1">
        <w:r w:rsidRPr="00A4496F">
          <w:rPr>
            <w:rStyle w:val="Lienhypertexte"/>
            <w:sz w:val="20"/>
            <w:szCs w:val="20"/>
            <w:lang w:val="en-US"/>
          </w:rPr>
          <w:t>10.1038/ngeo551</w:t>
        </w:r>
      </w:hyperlink>
      <w:r w:rsidRPr="00A4496F">
        <w:rPr>
          <w:sz w:val="20"/>
          <w:szCs w:val="20"/>
          <w:lang w:val="en-US"/>
        </w:rPr>
        <w:t>.</w:t>
      </w:r>
    </w:p>
    <w:p w14:paraId="7C0D6AAF" w14:textId="2FF36ED2"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Clark, S.K., D.S. Ward, and N.M. Mahowald, 2017: Parameterization-based uncertainty in future lightning flash density. </w:t>
      </w:r>
      <w:r w:rsidRPr="00A4496F">
        <w:rPr>
          <w:i/>
          <w:sz w:val="20"/>
          <w:szCs w:val="20"/>
          <w:lang w:val="en-US"/>
        </w:rPr>
        <w:t>Geophysical Research Letters</w:t>
      </w:r>
      <w:r w:rsidRPr="00A4496F">
        <w:rPr>
          <w:sz w:val="20"/>
          <w:szCs w:val="20"/>
          <w:lang w:val="en-US"/>
        </w:rPr>
        <w:t xml:space="preserve">, </w:t>
      </w:r>
      <w:r w:rsidRPr="00A4496F">
        <w:rPr>
          <w:b/>
          <w:sz w:val="20"/>
          <w:szCs w:val="20"/>
          <w:lang w:val="en-US"/>
        </w:rPr>
        <w:t>44(6)</w:t>
      </w:r>
      <w:r w:rsidRPr="00A4496F">
        <w:rPr>
          <w:sz w:val="20"/>
          <w:szCs w:val="20"/>
          <w:lang w:val="en-US"/>
        </w:rPr>
        <w:t>, 2893–2901, doi:</w:t>
      </w:r>
      <w:hyperlink r:id="rId122" w:history="1">
        <w:r w:rsidRPr="00A4496F">
          <w:rPr>
            <w:rStyle w:val="Lienhypertexte"/>
            <w:sz w:val="20"/>
            <w:szCs w:val="20"/>
            <w:lang w:val="en-US"/>
          </w:rPr>
          <w:t>10.1002/2017gl073017</w:t>
        </w:r>
      </w:hyperlink>
      <w:r w:rsidRPr="00A4496F">
        <w:rPr>
          <w:sz w:val="20"/>
          <w:szCs w:val="20"/>
          <w:lang w:val="en-US"/>
        </w:rPr>
        <w:t>.</w:t>
      </w:r>
    </w:p>
    <w:p w14:paraId="28EF3865" w14:textId="1865727F"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Cohen, Y. et al., 2018: Climatology and long-term evolution of ozone and carbon monoxide in the upper troposphere-lower stratosphere (UTLS) at northern midlatitudes, as seen by IAGOS from 1995 to 2013.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18(8)</w:t>
      </w:r>
      <w:r w:rsidRPr="00A4496F">
        <w:rPr>
          <w:sz w:val="20"/>
          <w:szCs w:val="20"/>
          <w:lang w:val="en-US"/>
        </w:rPr>
        <w:t>, 5415–5453, doi:</w:t>
      </w:r>
      <w:hyperlink r:id="rId123" w:history="1">
        <w:r w:rsidRPr="00A4496F">
          <w:rPr>
            <w:rStyle w:val="Lienhypertexte"/>
            <w:sz w:val="20"/>
            <w:szCs w:val="20"/>
            <w:lang w:val="en-US"/>
          </w:rPr>
          <w:t>10.5194/acp-18-5415-2018</w:t>
        </w:r>
      </w:hyperlink>
      <w:r w:rsidRPr="00A4496F">
        <w:rPr>
          <w:sz w:val="20"/>
          <w:szCs w:val="20"/>
          <w:lang w:val="en-US"/>
        </w:rPr>
        <w:t>.</w:t>
      </w:r>
    </w:p>
    <w:p w14:paraId="06E63713" w14:textId="0F6F172F"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Colette, A. et al., 2015: Is the ozone climate penalty robust in Europe? </w:t>
      </w:r>
      <w:r w:rsidRPr="00A4496F">
        <w:rPr>
          <w:i/>
          <w:sz w:val="20"/>
          <w:szCs w:val="20"/>
          <w:lang w:val="en-US"/>
        </w:rPr>
        <w:t>Environmental Research Letters</w:t>
      </w:r>
      <w:r w:rsidRPr="00A4496F">
        <w:rPr>
          <w:sz w:val="20"/>
          <w:szCs w:val="20"/>
          <w:lang w:val="en-US"/>
        </w:rPr>
        <w:t xml:space="preserve">, </w:t>
      </w:r>
      <w:r w:rsidRPr="00A4496F">
        <w:rPr>
          <w:b/>
          <w:sz w:val="20"/>
          <w:szCs w:val="20"/>
          <w:lang w:val="en-US"/>
        </w:rPr>
        <w:t>10(8)</w:t>
      </w:r>
      <w:r w:rsidRPr="00A4496F">
        <w:rPr>
          <w:sz w:val="20"/>
          <w:szCs w:val="20"/>
          <w:lang w:val="en-US"/>
        </w:rPr>
        <w:t>, 084015, doi:</w:t>
      </w:r>
      <w:hyperlink r:id="rId124" w:history="1">
        <w:r w:rsidRPr="00A4496F">
          <w:rPr>
            <w:rStyle w:val="Lienhypertexte"/>
            <w:sz w:val="20"/>
            <w:szCs w:val="20"/>
            <w:lang w:val="en-US"/>
          </w:rPr>
          <w:t>10.1088/1748-9326/10/8/084015</w:t>
        </w:r>
      </w:hyperlink>
      <w:r w:rsidRPr="00A4496F">
        <w:rPr>
          <w:sz w:val="20"/>
          <w:szCs w:val="20"/>
          <w:lang w:val="en-US"/>
        </w:rPr>
        <w:t>.</w:t>
      </w:r>
    </w:p>
    <w:p w14:paraId="33D91DE6" w14:textId="60D22087"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Collins, W.J. et al., 2013: Global and regional temperature-change potentials for near-term climate forcers.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13(5)</w:t>
      </w:r>
      <w:r w:rsidRPr="00A4496F">
        <w:rPr>
          <w:sz w:val="20"/>
          <w:szCs w:val="20"/>
          <w:lang w:val="en-US"/>
        </w:rPr>
        <w:t>, 2471–2485, doi:</w:t>
      </w:r>
      <w:hyperlink r:id="rId125" w:history="1">
        <w:r w:rsidRPr="00A4496F">
          <w:rPr>
            <w:rStyle w:val="Lienhypertexte"/>
            <w:sz w:val="20"/>
            <w:szCs w:val="20"/>
            <w:lang w:val="en-US"/>
          </w:rPr>
          <w:t>10.5194/acp-13-2471-2013</w:t>
        </w:r>
      </w:hyperlink>
      <w:r w:rsidRPr="00A4496F">
        <w:rPr>
          <w:sz w:val="20"/>
          <w:szCs w:val="20"/>
          <w:lang w:val="en-US"/>
        </w:rPr>
        <w:t>.</w:t>
      </w:r>
    </w:p>
    <w:p w14:paraId="7836CE81" w14:textId="715B3EE7"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Collins, W.J. et al., 2017: AerChemMIP: Quantifying the effects of chemistry and aerosols in CMIP6. </w:t>
      </w:r>
      <w:r w:rsidRPr="00A4496F">
        <w:rPr>
          <w:i/>
          <w:sz w:val="20"/>
          <w:szCs w:val="20"/>
          <w:lang w:val="en-US"/>
        </w:rPr>
        <w:t>Geoscientific Model Development</w:t>
      </w:r>
      <w:r w:rsidRPr="00A4496F">
        <w:rPr>
          <w:sz w:val="20"/>
          <w:szCs w:val="20"/>
          <w:lang w:val="en-US"/>
        </w:rPr>
        <w:t xml:space="preserve">, </w:t>
      </w:r>
      <w:r w:rsidRPr="00A4496F">
        <w:rPr>
          <w:b/>
          <w:sz w:val="20"/>
          <w:szCs w:val="20"/>
          <w:lang w:val="en-US"/>
        </w:rPr>
        <w:t>10(2)</w:t>
      </w:r>
      <w:r w:rsidRPr="00A4496F">
        <w:rPr>
          <w:sz w:val="20"/>
          <w:szCs w:val="20"/>
          <w:lang w:val="en-US"/>
        </w:rPr>
        <w:t>, 585–607, doi:</w:t>
      </w:r>
      <w:hyperlink r:id="rId126" w:history="1">
        <w:r w:rsidRPr="00A4496F">
          <w:rPr>
            <w:rStyle w:val="Lienhypertexte"/>
            <w:sz w:val="20"/>
            <w:szCs w:val="20"/>
            <w:lang w:val="en-US"/>
          </w:rPr>
          <w:t>10.5194/gmd-10-585-2017</w:t>
        </w:r>
      </w:hyperlink>
      <w:r w:rsidRPr="00A4496F">
        <w:rPr>
          <w:sz w:val="20"/>
          <w:szCs w:val="20"/>
          <w:lang w:val="en-US"/>
        </w:rPr>
        <w:t>.</w:t>
      </w:r>
    </w:p>
    <w:p w14:paraId="548928EA" w14:textId="0923D9A7"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lastRenderedPageBreak/>
        <w:t xml:space="preserve">Collins, W.J. et al., 2018: Increased importance of methane reduction for a 1.5 degree target. </w:t>
      </w:r>
      <w:r w:rsidRPr="00A4496F">
        <w:rPr>
          <w:i/>
          <w:sz w:val="20"/>
          <w:szCs w:val="20"/>
          <w:lang w:val="en-US"/>
        </w:rPr>
        <w:t>Environmental Research Letters</w:t>
      </w:r>
      <w:r w:rsidRPr="00A4496F">
        <w:rPr>
          <w:sz w:val="20"/>
          <w:szCs w:val="20"/>
          <w:lang w:val="en-US"/>
        </w:rPr>
        <w:t xml:space="preserve">, </w:t>
      </w:r>
      <w:r w:rsidRPr="00A4496F">
        <w:rPr>
          <w:b/>
          <w:sz w:val="20"/>
          <w:szCs w:val="20"/>
          <w:lang w:val="en-US"/>
        </w:rPr>
        <w:t>13(5)</w:t>
      </w:r>
      <w:r w:rsidRPr="00A4496F">
        <w:rPr>
          <w:sz w:val="20"/>
          <w:szCs w:val="20"/>
          <w:lang w:val="en-US"/>
        </w:rPr>
        <w:t>, 54003, doi:</w:t>
      </w:r>
      <w:hyperlink r:id="rId127" w:history="1">
        <w:r w:rsidRPr="00A4496F">
          <w:rPr>
            <w:rStyle w:val="Lienhypertexte"/>
            <w:sz w:val="20"/>
            <w:szCs w:val="20"/>
            <w:lang w:val="en-US"/>
          </w:rPr>
          <w:t>10.1088/1748-9326/aab89c</w:t>
        </w:r>
      </w:hyperlink>
      <w:r w:rsidRPr="00A4496F">
        <w:rPr>
          <w:sz w:val="20"/>
          <w:szCs w:val="20"/>
          <w:lang w:val="en-US"/>
        </w:rPr>
        <w:t>.</w:t>
      </w:r>
    </w:p>
    <w:p w14:paraId="3F618794" w14:textId="76DDD9C2"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Coninck, H. et al., 2018: Strengthening and Implementing the Global Response. In: </w:t>
      </w:r>
      <w:r w:rsidRPr="00A4496F">
        <w:rPr>
          <w:i/>
          <w:sz w:val="20"/>
          <w:szCs w:val="20"/>
          <w:lang w:val="en-US"/>
        </w:rPr>
        <w:t>Global warming of 1.5°C. An IPCC Special Report on the impacts of global warming of 1.5°C above pre-industrial levels and related global greenhouse gas emission pathways, in the context of strengthening the global response to the threat of climate change,</w:t>
      </w:r>
      <w:r w:rsidRPr="00A4496F">
        <w:rPr>
          <w:sz w:val="20"/>
          <w:szCs w:val="20"/>
          <w:lang w:val="en-US"/>
        </w:rPr>
        <w:t xml:space="preserve"> [Masson-Delmotte, V., P. Zhai, H.O. Pörtner, D. Roberts, J. Skea, P.R. Shukla, A. Pirani, W. Moufouma-Okia, C. Péan, R. Pidcock, S. Connors, J.B.R. Matthews, Y. Chen, X. Zhou, M.I. Gomis, E. Lonnoy, T. Maycock, M. Tignor, and T. Waterfield (eds.)]. In Press, pp. 313–443.</w:t>
      </w:r>
    </w:p>
    <w:p w14:paraId="37F7E090" w14:textId="016EAB1E"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Conrad, B.M. and M.R. Johnson, 2017: Field Measurements of Black Carbon Yields from Gas Flaring. </w:t>
      </w:r>
      <w:r w:rsidRPr="00A4496F">
        <w:rPr>
          <w:i/>
          <w:sz w:val="20"/>
          <w:szCs w:val="20"/>
          <w:lang w:val="en-US"/>
        </w:rPr>
        <w:t>Environmental Science &amp; Technology</w:t>
      </w:r>
      <w:r w:rsidRPr="00A4496F">
        <w:rPr>
          <w:sz w:val="20"/>
          <w:szCs w:val="20"/>
          <w:lang w:val="en-US"/>
        </w:rPr>
        <w:t xml:space="preserve">, </w:t>
      </w:r>
      <w:r w:rsidRPr="00A4496F">
        <w:rPr>
          <w:b/>
          <w:sz w:val="20"/>
          <w:szCs w:val="20"/>
          <w:lang w:val="en-US"/>
        </w:rPr>
        <w:t>51(3)</w:t>
      </w:r>
      <w:r w:rsidRPr="00A4496F">
        <w:rPr>
          <w:sz w:val="20"/>
          <w:szCs w:val="20"/>
          <w:lang w:val="en-US"/>
        </w:rPr>
        <w:t>, 1893–1900, doi:</w:t>
      </w:r>
      <w:hyperlink r:id="rId128" w:history="1">
        <w:r w:rsidRPr="00A4496F">
          <w:rPr>
            <w:rStyle w:val="Lienhypertexte"/>
            <w:sz w:val="20"/>
            <w:szCs w:val="20"/>
            <w:lang w:val="en-US"/>
          </w:rPr>
          <w:t>10.1021/acs.est.6b03690</w:t>
        </w:r>
      </w:hyperlink>
      <w:r w:rsidRPr="00A4496F">
        <w:rPr>
          <w:sz w:val="20"/>
          <w:szCs w:val="20"/>
          <w:lang w:val="en-US"/>
        </w:rPr>
        <w:t>.</w:t>
      </w:r>
    </w:p>
    <w:p w14:paraId="0DA75D5E" w14:textId="43F72B5C"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Cooper, O.R. et al., 2020: Multi-decadal surface ozone trends at globally distributed remote locations. </w:t>
      </w:r>
      <w:r w:rsidRPr="00A4496F">
        <w:rPr>
          <w:i/>
          <w:sz w:val="20"/>
          <w:szCs w:val="20"/>
          <w:lang w:val="en-US"/>
        </w:rPr>
        <w:t>Elem Sci Anth</w:t>
      </w:r>
      <w:r w:rsidRPr="00A4496F">
        <w:rPr>
          <w:sz w:val="20"/>
          <w:szCs w:val="20"/>
          <w:lang w:val="en-US"/>
        </w:rPr>
        <w:t xml:space="preserve">, </w:t>
      </w:r>
      <w:r w:rsidRPr="00A4496F">
        <w:rPr>
          <w:b/>
          <w:sz w:val="20"/>
          <w:szCs w:val="20"/>
          <w:lang w:val="en-US"/>
        </w:rPr>
        <w:t>8(1)</w:t>
      </w:r>
      <w:r w:rsidRPr="00A4496F">
        <w:rPr>
          <w:sz w:val="20"/>
          <w:szCs w:val="20"/>
          <w:lang w:val="en-US"/>
        </w:rPr>
        <w:t>, 23, doi:</w:t>
      </w:r>
      <w:hyperlink r:id="rId129" w:history="1">
        <w:r w:rsidRPr="00A4496F">
          <w:rPr>
            <w:rStyle w:val="Lienhypertexte"/>
            <w:sz w:val="20"/>
            <w:szCs w:val="20"/>
            <w:lang w:val="en-US"/>
          </w:rPr>
          <w:t>10.1525/elementa.420</w:t>
        </w:r>
      </w:hyperlink>
      <w:r w:rsidRPr="00A4496F">
        <w:rPr>
          <w:sz w:val="20"/>
          <w:szCs w:val="20"/>
          <w:lang w:val="en-US"/>
        </w:rPr>
        <w:t>.</w:t>
      </w:r>
    </w:p>
    <w:p w14:paraId="7C4733B9" w14:textId="32B089D9"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Corbett, J.J. et al., 2007: Mortality from Ship Emissions: A Global Assessment. </w:t>
      </w:r>
      <w:r w:rsidRPr="00A4496F">
        <w:rPr>
          <w:i/>
          <w:sz w:val="20"/>
          <w:szCs w:val="20"/>
          <w:lang w:val="en-US"/>
        </w:rPr>
        <w:t>Environmental Science &amp; Technology</w:t>
      </w:r>
      <w:r w:rsidRPr="00A4496F">
        <w:rPr>
          <w:sz w:val="20"/>
          <w:szCs w:val="20"/>
          <w:lang w:val="en-US"/>
        </w:rPr>
        <w:t xml:space="preserve">, </w:t>
      </w:r>
      <w:r w:rsidRPr="00A4496F">
        <w:rPr>
          <w:b/>
          <w:sz w:val="20"/>
          <w:szCs w:val="20"/>
          <w:lang w:val="en-US"/>
        </w:rPr>
        <w:t>41(24)</w:t>
      </w:r>
      <w:r w:rsidRPr="00A4496F">
        <w:rPr>
          <w:sz w:val="20"/>
          <w:szCs w:val="20"/>
          <w:lang w:val="en-US"/>
        </w:rPr>
        <w:t>, 8512–8518, doi:</w:t>
      </w:r>
      <w:hyperlink r:id="rId130" w:history="1">
        <w:r w:rsidRPr="00A4496F">
          <w:rPr>
            <w:rStyle w:val="Lienhypertexte"/>
            <w:sz w:val="20"/>
            <w:szCs w:val="20"/>
            <w:lang w:val="en-US"/>
          </w:rPr>
          <w:t>10.1021/es071686z</w:t>
        </w:r>
      </w:hyperlink>
      <w:r w:rsidRPr="00A4496F">
        <w:rPr>
          <w:sz w:val="20"/>
          <w:szCs w:val="20"/>
          <w:lang w:val="en-US"/>
        </w:rPr>
        <w:t>.</w:t>
      </w:r>
    </w:p>
    <w:p w14:paraId="39A52ADD" w14:textId="637B81C1"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Cox, P.M. et al., 2008: Increasing risk of Amazonian drought due to decreasing aerosol pollution. </w:t>
      </w:r>
      <w:r w:rsidRPr="00A4496F">
        <w:rPr>
          <w:i/>
          <w:sz w:val="20"/>
          <w:szCs w:val="20"/>
          <w:lang w:val="en-US"/>
        </w:rPr>
        <w:t>Nature</w:t>
      </w:r>
      <w:r w:rsidRPr="00A4496F">
        <w:rPr>
          <w:sz w:val="20"/>
          <w:szCs w:val="20"/>
          <w:lang w:val="en-US"/>
        </w:rPr>
        <w:t xml:space="preserve">, </w:t>
      </w:r>
      <w:r w:rsidRPr="00A4496F">
        <w:rPr>
          <w:b/>
          <w:sz w:val="20"/>
          <w:szCs w:val="20"/>
          <w:lang w:val="en-US"/>
        </w:rPr>
        <w:t>453(7192)</w:t>
      </w:r>
      <w:r w:rsidRPr="00A4496F">
        <w:rPr>
          <w:sz w:val="20"/>
          <w:szCs w:val="20"/>
          <w:lang w:val="en-US"/>
        </w:rPr>
        <w:t>, 212–215, doi:</w:t>
      </w:r>
      <w:hyperlink r:id="rId131" w:history="1">
        <w:r w:rsidRPr="00A4496F">
          <w:rPr>
            <w:rStyle w:val="Lienhypertexte"/>
            <w:sz w:val="20"/>
            <w:szCs w:val="20"/>
            <w:lang w:val="en-US"/>
          </w:rPr>
          <w:t>10.1038/nature06960</w:t>
        </w:r>
      </w:hyperlink>
      <w:r w:rsidRPr="00A4496F">
        <w:rPr>
          <w:sz w:val="20"/>
          <w:szCs w:val="20"/>
          <w:lang w:val="en-US"/>
        </w:rPr>
        <w:t>.</w:t>
      </w:r>
    </w:p>
    <w:p w14:paraId="142DB7EF" w14:textId="2FBD6E6F"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Cravigan, L.T. et al., 2020: Sea spray aerosol organic enrichment, water uptake and surface tension effects. </w:t>
      </w:r>
      <w:r w:rsidRPr="00A4496F">
        <w:rPr>
          <w:i/>
          <w:sz w:val="20"/>
          <w:szCs w:val="20"/>
          <w:lang w:val="en-US"/>
        </w:rPr>
        <w:t>Atmos. Chem. Phys.</w:t>
      </w:r>
      <w:r w:rsidRPr="00A4496F">
        <w:rPr>
          <w:sz w:val="20"/>
          <w:szCs w:val="20"/>
          <w:lang w:val="en-US"/>
        </w:rPr>
        <w:t xml:space="preserve">, </w:t>
      </w:r>
      <w:r w:rsidRPr="00A4496F">
        <w:rPr>
          <w:b/>
          <w:sz w:val="20"/>
          <w:szCs w:val="20"/>
          <w:lang w:val="en-US"/>
        </w:rPr>
        <w:t>20(13)</w:t>
      </w:r>
      <w:r w:rsidRPr="00A4496F">
        <w:rPr>
          <w:sz w:val="20"/>
          <w:szCs w:val="20"/>
          <w:lang w:val="en-US"/>
        </w:rPr>
        <w:t>, 7955–7977, doi:</w:t>
      </w:r>
      <w:hyperlink r:id="rId132" w:history="1">
        <w:r w:rsidRPr="00A4496F">
          <w:rPr>
            <w:rStyle w:val="Lienhypertexte"/>
            <w:sz w:val="20"/>
            <w:szCs w:val="20"/>
            <w:lang w:val="en-US"/>
          </w:rPr>
          <w:t>10.5194/acp-20-7955-2020</w:t>
        </w:r>
      </w:hyperlink>
      <w:r w:rsidRPr="00A4496F">
        <w:rPr>
          <w:sz w:val="20"/>
          <w:szCs w:val="20"/>
          <w:lang w:val="en-US"/>
        </w:rPr>
        <w:t>.</w:t>
      </w:r>
    </w:p>
    <w:p w14:paraId="11426A60" w14:textId="74F33CBA"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Crippa, M. et al., 2016: Forty years of improvements in European air quality: regional policy-industry interactions with global impacts.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16(6)</w:t>
      </w:r>
      <w:r w:rsidRPr="00A4496F">
        <w:rPr>
          <w:sz w:val="20"/>
          <w:szCs w:val="20"/>
          <w:lang w:val="en-US"/>
        </w:rPr>
        <w:t>, 3825–3841, doi:</w:t>
      </w:r>
      <w:hyperlink r:id="rId133" w:history="1">
        <w:r w:rsidRPr="00A4496F">
          <w:rPr>
            <w:rStyle w:val="Lienhypertexte"/>
            <w:sz w:val="20"/>
            <w:szCs w:val="20"/>
            <w:lang w:val="en-US"/>
          </w:rPr>
          <w:t>10.5194/acp-16-3825-2016</w:t>
        </w:r>
      </w:hyperlink>
      <w:r w:rsidRPr="00A4496F">
        <w:rPr>
          <w:sz w:val="20"/>
          <w:szCs w:val="20"/>
          <w:lang w:val="en-US"/>
        </w:rPr>
        <w:t>.</w:t>
      </w:r>
    </w:p>
    <w:p w14:paraId="326DB0A5" w14:textId="616A21A0"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Crippa, M. et al., 2018: Gridded emissions of air pollutants for the period 1970--2012 within EDGAR v4.3.2. </w:t>
      </w:r>
      <w:r w:rsidRPr="00A4496F">
        <w:rPr>
          <w:i/>
          <w:sz w:val="20"/>
          <w:szCs w:val="20"/>
          <w:lang w:val="en-US"/>
        </w:rPr>
        <w:t>Earth System Science Data</w:t>
      </w:r>
      <w:r w:rsidRPr="00A4496F">
        <w:rPr>
          <w:sz w:val="20"/>
          <w:szCs w:val="20"/>
          <w:lang w:val="en-US"/>
        </w:rPr>
        <w:t xml:space="preserve">, </w:t>
      </w:r>
      <w:r w:rsidRPr="00A4496F">
        <w:rPr>
          <w:b/>
          <w:sz w:val="20"/>
          <w:szCs w:val="20"/>
          <w:lang w:val="en-US"/>
        </w:rPr>
        <w:t>10(4)</w:t>
      </w:r>
      <w:r w:rsidRPr="00A4496F">
        <w:rPr>
          <w:sz w:val="20"/>
          <w:szCs w:val="20"/>
          <w:lang w:val="en-US"/>
        </w:rPr>
        <w:t>, 1987–2013, doi:</w:t>
      </w:r>
      <w:hyperlink r:id="rId134" w:history="1">
        <w:r w:rsidRPr="00A4496F">
          <w:rPr>
            <w:rStyle w:val="Lienhypertexte"/>
            <w:sz w:val="20"/>
            <w:szCs w:val="20"/>
            <w:lang w:val="en-US"/>
          </w:rPr>
          <w:t>10.5194/essd-10-1987-2018</w:t>
        </w:r>
      </w:hyperlink>
      <w:r w:rsidRPr="00A4496F">
        <w:rPr>
          <w:sz w:val="20"/>
          <w:szCs w:val="20"/>
          <w:lang w:val="en-US"/>
        </w:rPr>
        <w:t>.</w:t>
      </w:r>
    </w:p>
    <w:p w14:paraId="3F98E771" w14:textId="0FA2B015"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Crippa, M. et al., 2019: </w:t>
      </w:r>
      <w:r w:rsidRPr="00A4496F">
        <w:rPr>
          <w:i/>
          <w:sz w:val="20"/>
          <w:szCs w:val="20"/>
          <w:lang w:val="en-US"/>
        </w:rPr>
        <w:t>Fossil CO2 and GHG emissions of all world countries – 2019 Report</w:t>
      </w:r>
      <w:r w:rsidRPr="00A4496F">
        <w:rPr>
          <w:sz w:val="20"/>
          <w:szCs w:val="20"/>
          <w:lang w:val="en-US"/>
        </w:rPr>
        <w:t>. JRC117610, Publications Office of the European Union, Luxembourg, 251 pp., doi:</w:t>
      </w:r>
      <w:hyperlink r:id="rId135" w:history="1">
        <w:r w:rsidRPr="00A4496F">
          <w:rPr>
            <w:rStyle w:val="Lienhypertexte"/>
            <w:sz w:val="20"/>
            <w:szCs w:val="20"/>
            <w:lang w:val="en-US"/>
          </w:rPr>
          <w:t>10.2760/687800</w:t>
        </w:r>
      </w:hyperlink>
      <w:r w:rsidRPr="00A4496F">
        <w:rPr>
          <w:sz w:val="20"/>
          <w:szCs w:val="20"/>
          <w:lang w:val="en-US"/>
        </w:rPr>
        <w:t>.</w:t>
      </w:r>
    </w:p>
    <w:p w14:paraId="6F49C1AF" w14:textId="72E7CC30"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Crippa, M. et al., 2020: </w:t>
      </w:r>
      <w:r w:rsidRPr="00A4496F">
        <w:rPr>
          <w:i/>
          <w:sz w:val="20"/>
          <w:szCs w:val="20"/>
          <w:lang w:val="en-US"/>
        </w:rPr>
        <w:t>Fossil CO2 emissions of all world countries – 2020 Report</w:t>
      </w:r>
      <w:r w:rsidRPr="00A4496F">
        <w:rPr>
          <w:sz w:val="20"/>
          <w:szCs w:val="20"/>
          <w:lang w:val="en-US"/>
        </w:rPr>
        <w:t>. JRC121460, Publications Office of the European Union, Luxembourg, 244 pp., doi:</w:t>
      </w:r>
      <w:hyperlink r:id="rId136" w:history="1">
        <w:r w:rsidRPr="00A4496F">
          <w:rPr>
            <w:rStyle w:val="Lienhypertexte"/>
            <w:sz w:val="20"/>
            <w:szCs w:val="20"/>
            <w:lang w:val="en-US"/>
          </w:rPr>
          <w:t>10.2760/143674</w:t>
        </w:r>
      </w:hyperlink>
      <w:r w:rsidRPr="00A4496F">
        <w:rPr>
          <w:sz w:val="20"/>
          <w:szCs w:val="20"/>
          <w:lang w:val="en-US"/>
        </w:rPr>
        <w:t>.</w:t>
      </w:r>
    </w:p>
    <w:p w14:paraId="419153EF" w14:textId="149C9934"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Dai, Z., D.K. Weisenstein, and D.W. Keith, 2018: Tailoring Meridional and Seasonal Radiative Forcing by Sulfate Aerosol Solar Geoengineering. </w:t>
      </w:r>
      <w:r w:rsidRPr="00A4496F">
        <w:rPr>
          <w:i/>
          <w:sz w:val="20"/>
          <w:szCs w:val="20"/>
          <w:lang w:val="en-US"/>
        </w:rPr>
        <w:t>Geophysical Research Letters</w:t>
      </w:r>
      <w:r w:rsidRPr="00A4496F">
        <w:rPr>
          <w:sz w:val="20"/>
          <w:szCs w:val="20"/>
          <w:lang w:val="en-US"/>
        </w:rPr>
        <w:t>, doi:</w:t>
      </w:r>
      <w:hyperlink r:id="rId137" w:history="1">
        <w:r w:rsidRPr="00A4496F">
          <w:rPr>
            <w:rStyle w:val="Lienhypertexte"/>
            <w:sz w:val="20"/>
            <w:szCs w:val="20"/>
            <w:lang w:val="en-US"/>
          </w:rPr>
          <w:t>10.1002/2017gl076472</w:t>
        </w:r>
      </w:hyperlink>
      <w:r w:rsidRPr="00A4496F">
        <w:rPr>
          <w:sz w:val="20"/>
          <w:szCs w:val="20"/>
          <w:lang w:val="en-US"/>
        </w:rPr>
        <w:t>.</w:t>
      </w:r>
    </w:p>
    <w:p w14:paraId="56AE1AC9" w14:textId="1D472254"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Dalsøren, S.B. et al., 2016: Atmospheric methane evolution the last 40 years.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16(5)</w:t>
      </w:r>
      <w:r w:rsidRPr="00A4496F">
        <w:rPr>
          <w:sz w:val="20"/>
          <w:szCs w:val="20"/>
          <w:lang w:val="en-US"/>
        </w:rPr>
        <w:t>, 3099–3126, doi:</w:t>
      </w:r>
      <w:hyperlink r:id="rId138" w:history="1">
        <w:r w:rsidRPr="00A4496F">
          <w:rPr>
            <w:rStyle w:val="Lienhypertexte"/>
            <w:sz w:val="20"/>
            <w:szCs w:val="20"/>
            <w:lang w:val="en-US"/>
          </w:rPr>
          <w:t>10.5194/acp-16-3099-2016</w:t>
        </w:r>
      </w:hyperlink>
      <w:r w:rsidRPr="00A4496F">
        <w:rPr>
          <w:sz w:val="20"/>
          <w:szCs w:val="20"/>
          <w:lang w:val="en-US"/>
        </w:rPr>
        <w:t>.</w:t>
      </w:r>
    </w:p>
    <w:p w14:paraId="4CFCBBAB" w14:textId="186C3A9B"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Dalsøren, S.B. et al., 2018: Discrepancy between simulated and observed ethane and propane levels explained by underestimated fossil emissions. </w:t>
      </w:r>
      <w:r w:rsidRPr="00A4496F">
        <w:rPr>
          <w:i/>
          <w:sz w:val="20"/>
          <w:szCs w:val="20"/>
          <w:lang w:val="en-US"/>
        </w:rPr>
        <w:t>Nature Geoscience</w:t>
      </w:r>
      <w:r w:rsidRPr="00A4496F">
        <w:rPr>
          <w:sz w:val="20"/>
          <w:szCs w:val="20"/>
          <w:lang w:val="en-US"/>
        </w:rPr>
        <w:t xml:space="preserve">, </w:t>
      </w:r>
      <w:r w:rsidRPr="00A4496F">
        <w:rPr>
          <w:b/>
          <w:sz w:val="20"/>
          <w:szCs w:val="20"/>
          <w:lang w:val="en-US"/>
        </w:rPr>
        <w:t>11(3)</w:t>
      </w:r>
      <w:r w:rsidRPr="00A4496F">
        <w:rPr>
          <w:sz w:val="20"/>
          <w:szCs w:val="20"/>
          <w:lang w:val="en-US"/>
        </w:rPr>
        <w:t>, 178–184, doi:</w:t>
      </w:r>
      <w:hyperlink r:id="rId139" w:history="1">
        <w:r w:rsidRPr="00A4496F">
          <w:rPr>
            <w:rStyle w:val="Lienhypertexte"/>
            <w:sz w:val="20"/>
            <w:szCs w:val="20"/>
            <w:lang w:val="en-US"/>
          </w:rPr>
          <w:t>10.1038/s41561-018-0073-0</w:t>
        </w:r>
      </w:hyperlink>
      <w:r w:rsidRPr="00A4496F">
        <w:rPr>
          <w:sz w:val="20"/>
          <w:szCs w:val="20"/>
          <w:lang w:val="en-US"/>
        </w:rPr>
        <w:t>.</w:t>
      </w:r>
    </w:p>
    <w:p w14:paraId="0B10F8E5" w14:textId="2DCDFCA0"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Dameris, M. and P. Jöckel, 2013: Numerical modeling of climate-chemistry connections: Recent developments and future challenges. </w:t>
      </w:r>
      <w:r w:rsidRPr="00A4496F">
        <w:rPr>
          <w:i/>
          <w:sz w:val="20"/>
          <w:szCs w:val="20"/>
          <w:lang w:val="en-US"/>
        </w:rPr>
        <w:t>Atmosphere</w:t>
      </w:r>
      <w:r w:rsidRPr="00A4496F">
        <w:rPr>
          <w:sz w:val="20"/>
          <w:szCs w:val="20"/>
          <w:lang w:val="en-US"/>
        </w:rPr>
        <w:t xml:space="preserve">, </w:t>
      </w:r>
      <w:r w:rsidRPr="00A4496F">
        <w:rPr>
          <w:b/>
          <w:sz w:val="20"/>
          <w:szCs w:val="20"/>
          <w:lang w:val="en-US"/>
        </w:rPr>
        <w:t>4(2)</w:t>
      </w:r>
      <w:r w:rsidRPr="00A4496F">
        <w:rPr>
          <w:sz w:val="20"/>
          <w:szCs w:val="20"/>
          <w:lang w:val="en-US"/>
        </w:rPr>
        <w:t>, 132–156, doi:</w:t>
      </w:r>
      <w:hyperlink r:id="rId140" w:history="1">
        <w:r w:rsidRPr="00A4496F">
          <w:rPr>
            <w:rStyle w:val="Lienhypertexte"/>
            <w:sz w:val="20"/>
            <w:szCs w:val="20"/>
            <w:lang w:val="en-US"/>
          </w:rPr>
          <w:t>10.3390/atmos4020132</w:t>
        </w:r>
      </w:hyperlink>
      <w:r w:rsidRPr="00A4496F">
        <w:rPr>
          <w:sz w:val="20"/>
          <w:szCs w:val="20"/>
          <w:lang w:val="en-US"/>
        </w:rPr>
        <w:t>.</w:t>
      </w:r>
    </w:p>
    <w:p w14:paraId="5261425E" w14:textId="7352F4EE"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Dang, R. and H. Liao, 2019: Radiative Forcing and Health Impact of Aerosols and Ozone in China as the Consequence of Clean Air Actions over 2012–2017. </w:t>
      </w:r>
      <w:r w:rsidRPr="00A4496F">
        <w:rPr>
          <w:i/>
          <w:sz w:val="20"/>
          <w:szCs w:val="20"/>
          <w:lang w:val="en-US"/>
        </w:rPr>
        <w:t>Geophysical Research Letters</w:t>
      </w:r>
      <w:r w:rsidRPr="00A4496F">
        <w:rPr>
          <w:sz w:val="20"/>
          <w:szCs w:val="20"/>
          <w:lang w:val="en-US"/>
        </w:rPr>
        <w:t xml:space="preserve">, </w:t>
      </w:r>
      <w:r w:rsidRPr="00A4496F">
        <w:rPr>
          <w:b/>
          <w:sz w:val="20"/>
          <w:szCs w:val="20"/>
          <w:lang w:val="en-US"/>
        </w:rPr>
        <w:t>46(21)</w:t>
      </w:r>
      <w:r w:rsidRPr="00A4496F">
        <w:rPr>
          <w:sz w:val="20"/>
          <w:szCs w:val="20"/>
          <w:lang w:val="en-US"/>
        </w:rPr>
        <w:t>, 12511–12519, doi:</w:t>
      </w:r>
      <w:hyperlink r:id="rId141" w:history="1">
        <w:r w:rsidRPr="00A4496F">
          <w:rPr>
            <w:rStyle w:val="Lienhypertexte"/>
            <w:sz w:val="20"/>
            <w:szCs w:val="20"/>
            <w:lang w:val="en-US"/>
          </w:rPr>
          <w:t>10.1029/2019gl084605</w:t>
        </w:r>
      </w:hyperlink>
      <w:r w:rsidRPr="00A4496F">
        <w:rPr>
          <w:sz w:val="20"/>
          <w:szCs w:val="20"/>
          <w:lang w:val="en-US"/>
        </w:rPr>
        <w:t>.</w:t>
      </w:r>
    </w:p>
    <w:p w14:paraId="508B48AB" w14:textId="35581B3A"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de Foy, B., Z. Lu, and D.G. Streets, 2016: Satellite NO&lt;sub&gt;2&lt;/sub&gt; retrievals suggest China has exceeded its NO&lt;sub&gt;x&lt;/sub&gt; reduction goals from the twelfth Five-Year Plan. </w:t>
      </w:r>
      <w:r w:rsidRPr="00A4496F">
        <w:rPr>
          <w:i/>
          <w:sz w:val="20"/>
          <w:szCs w:val="20"/>
          <w:lang w:val="en-US"/>
        </w:rPr>
        <w:t>Scientific Reports</w:t>
      </w:r>
      <w:r w:rsidRPr="00A4496F">
        <w:rPr>
          <w:sz w:val="20"/>
          <w:szCs w:val="20"/>
          <w:lang w:val="en-US"/>
        </w:rPr>
        <w:t xml:space="preserve">, </w:t>
      </w:r>
      <w:r w:rsidRPr="00A4496F">
        <w:rPr>
          <w:b/>
          <w:sz w:val="20"/>
          <w:szCs w:val="20"/>
          <w:lang w:val="en-US"/>
        </w:rPr>
        <w:t>6</w:t>
      </w:r>
      <w:r w:rsidRPr="00A4496F">
        <w:rPr>
          <w:sz w:val="20"/>
          <w:szCs w:val="20"/>
          <w:lang w:val="en-US"/>
        </w:rPr>
        <w:t>, doi:</w:t>
      </w:r>
      <w:hyperlink r:id="rId142" w:history="1">
        <w:r w:rsidRPr="00A4496F">
          <w:rPr>
            <w:rStyle w:val="Lienhypertexte"/>
            <w:sz w:val="20"/>
            <w:szCs w:val="20"/>
            <w:lang w:val="en-US"/>
          </w:rPr>
          <w:t>10.1038/srep35912</w:t>
        </w:r>
      </w:hyperlink>
      <w:r w:rsidRPr="00A4496F">
        <w:rPr>
          <w:sz w:val="20"/>
          <w:szCs w:val="20"/>
          <w:lang w:val="en-US"/>
        </w:rPr>
        <w:t>.</w:t>
      </w:r>
    </w:p>
    <w:p w14:paraId="101955CB" w14:textId="6B3D3BB9"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De Smedt, I. et al., 2015: Diurnal, seasonal and long-term variations of global formaldehyde columns inferred from combined OMI and GOME-2 observations.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15(21)</w:t>
      </w:r>
      <w:r w:rsidRPr="00A4496F">
        <w:rPr>
          <w:sz w:val="20"/>
          <w:szCs w:val="20"/>
          <w:lang w:val="en-US"/>
        </w:rPr>
        <w:t>, 12519–12545, doi:</w:t>
      </w:r>
      <w:hyperlink r:id="rId143" w:history="1">
        <w:r w:rsidRPr="00A4496F">
          <w:rPr>
            <w:rStyle w:val="Lienhypertexte"/>
            <w:sz w:val="20"/>
            <w:szCs w:val="20"/>
            <w:lang w:val="en-US"/>
          </w:rPr>
          <w:t>10.5194/acp-15-12519-2015</w:t>
        </w:r>
      </w:hyperlink>
      <w:r w:rsidRPr="00A4496F">
        <w:rPr>
          <w:sz w:val="20"/>
          <w:szCs w:val="20"/>
          <w:lang w:val="en-US"/>
        </w:rPr>
        <w:t>.</w:t>
      </w:r>
    </w:p>
    <w:p w14:paraId="272915E7" w14:textId="4ECD023B"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de Souza, P.A., W.Z. Mello, R.L. Mariani, and S.M. Sella, 2010: Caracterização do material particulado fino e grosso e composição da fração inorgânica solúvel em água em São José dos Campos (SP). </w:t>
      </w:r>
      <w:r w:rsidRPr="00A4496F">
        <w:rPr>
          <w:i/>
          <w:sz w:val="20"/>
          <w:szCs w:val="20"/>
          <w:lang w:val="en-US"/>
        </w:rPr>
        <w:t>Quimica Nova</w:t>
      </w:r>
      <w:r w:rsidRPr="00A4496F">
        <w:rPr>
          <w:sz w:val="20"/>
          <w:szCs w:val="20"/>
          <w:lang w:val="en-US"/>
        </w:rPr>
        <w:t xml:space="preserve">, </w:t>
      </w:r>
      <w:r w:rsidRPr="00A4496F">
        <w:rPr>
          <w:b/>
          <w:sz w:val="20"/>
          <w:szCs w:val="20"/>
          <w:lang w:val="en-US"/>
        </w:rPr>
        <w:t>33(6)</w:t>
      </w:r>
      <w:r w:rsidRPr="00A4496F">
        <w:rPr>
          <w:sz w:val="20"/>
          <w:szCs w:val="20"/>
          <w:lang w:val="en-US"/>
        </w:rPr>
        <w:t>, 1247–1253.</w:t>
      </w:r>
    </w:p>
    <w:p w14:paraId="29DB7BC2" w14:textId="187A62CA"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de Vries, W., M. Posch, D. Simpson, and G.J. Reinds, 2017: Modelling long-term impacts of changes in climate, nitrogen deposition and ozone exposure on carbon sequestration of European forest ecosystems. </w:t>
      </w:r>
      <w:r w:rsidRPr="00A4496F">
        <w:rPr>
          <w:i/>
          <w:sz w:val="20"/>
          <w:szCs w:val="20"/>
          <w:lang w:val="en-US"/>
        </w:rPr>
        <w:t>Science of The Total Environment</w:t>
      </w:r>
      <w:r w:rsidRPr="00A4496F">
        <w:rPr>
          <w:sz w:val="20"/>
          <w:szCs w:val="20"/>
          <w:lang w:val="en-US"/>
        </w:rPr>
        <w:t xml:space="preserve">, </w:t>
      </w:r>
      <w:r w:rsidRPr="00A4496F">
        <w:rPr>
          <w:b/>
          <w:sz w:val="20"/>
          <w:szCs w:val="20"/>
          <w:lang w:val="en-US"/>
        </w:rPr>
        <w:t>605–606</w:t>
      </w:r>
      <w:r w:rsidRPr="00A4496F">
        <w:rPr>
          <w:sz w:val="20"/>
          <w:szCs w:val="20"/>
          <w:lang w:val="en-US"/>
        </w:rPr>
        <w:t>, 1097–1116, doi:</w:t>
      </w:r>
      <w:hyperlink r:id="rId144" w:history="1">
        <w:r w:rsidRPr="00A4496F">
          <w:rPr>
            <w:rStyle w:val="Lienhypertexte"/>
            <w:sz w:val="20"/>
            <w:szCs w:val="20"/>
            <w:lang w:val="en-US"/>
          </w:rPr>
          <w:t>10.1016/j.scitotenv.2017.06.132</w:t>
        </w:r>
      </w:hyperlink>
      <w:r w:rsidRPr="00A4496F">
        <w:rPr>
          <w:sz w:val="20"/>
          <w:szCs w:val="20"/>
          <w:lang w:val="en-US"/>
        </w:rPr>
        <w:t>.</w:t>
      </w:r>
    </w:p>
    <w:p w14:paraId="2A2C9FE6" w14:textId="73C61972"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Deeter, M.N. et al., 2017: A climate-scale satellite record for carbon monoxide: The MOPITT Version 7 product. </w:t>
      </w:r>
      <w:r w:rsidRPr="00A4496F">
        <w:rPr>
          <w:i/>
          <w:sz w:val="20"/>
          <w:szCs w:val="20"/>
          <w:lang w:val="en-US"/>
        </w:rPr>
        <w:t>Atmospheric Measurement Techniques</w:t>
      </w:r>
      <w:r w:rsidRPr="00A4496F">
        <w:rPr>
          <w:sz w:val="20"/>
          <w:szCs w:val="20"/>
          <w:lang w:val="en-US"/>
        </w:rPr>
        <w:t xml:space="preserve">, </w:t>
      </w:r>
      <w:r w:rsidRPr="00A4496F">
        <w:rPr>
          <w:b/>
          <w:sz w:val="20"/>
          <w:szCs w:val="20"/>
          <w:lang w:val="en-US"/>
        </w:rPr>
        <w:t>10(7)</w:t>
      </w:r>
      <w:r w:rsidRPr="00A4496F">
        <w:rPr>
          <w:sz w:val="20"/>
          <w:szCs w:val="20"/>
          <w:lang w:val="en-US"/>
        </w:rPr>
        <w:t>, 2533–2555, doi:</w:t>
      </w:r>
      <w:hyperlink r:id="rId145" w:history="1">
        <w:r w:rsidRPr="00A4496F">
          <w:rPr>
            <w:rStyle w:val="Lienhypertexte"/>
            <w:sz w:val="20"/>
            <w:szCs w:val="20"/>
            <w:lang w:val="en-US"/>
          </w:rPr>
          <w:t>10.5194/amt-10-2533-2017</w:t>
        </w:r>
      </w:hyperlink>
      <w:r w:rsidRPr="00A4496F">
        <w:rPr>
          <w:sz w:val="20"/>
          <w:szCs w:val="20"/>
          <w:lang w:val="en-US"/>
        </w:rPr>
        <w:t>.</w:t>
      </w:r>
    </w:p>
    <w:p w14:paraId="11CB0DEC" w14:textId="2FC25F44"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DeMott, P.J. et al., 2016: Sea spray aerosol as a unique source of ice nucleating particles. </w:t>
      </w:r>
      <w:r w:rsidRPr="00A4496F">
        <w:rPr>
          <w:i/>
          <w:sz w:val="20"/>
          <w:szCs w:val="20"/>
          <w:lang w:val="en-US"/>
        </w:rPr>
        <w:t>Proceedings of the National Academy of Sciences</w:t>
      </w:r>
      <w:r w:rsidRPr="00A4496F">
        <w:rPr>
          <w:sz w:val="20"/>
          <w:szCs w:val="20"/>
          <w:lang w:val="en-US"/>
        </w:rPr>
        <w:t xml:space="preserve">, </w:t>
      </w:r>
      <w:r w:rsidRPr="00A4496F">
        <w:rPr>
          <w:b/>
          <w:sz w:val="20"/>
          <w:szCs w:val="20"/>
          <w:lang w:val="en-US"/>
        </w:rPr>
        <w:t>113(21)</w:t>
      </w:r>
      <w:r w:rsidRPr="00A4496F">
        <w:rPr>
          <w:sz w:val="20"/>
          <w:szCs w:val="20"/>
          <w:lang w:val="en-US"/>
        </w:rPr>
        <w:t>, 5797–5803, doi:</w:t>
      </w:r>
      <w:hyperlink r:id="rId146" w:history="1">
        <w:r w:rsidRPr="00A4496F">
          <w:rPr>
            <w:rStyle w:val="Lienhypertexte"/>
            <w:sz w:val="20"/>
            <w:szCs w:val="20"/>
            <w:lang w:val="en-US"/>
          </w:rPr>
          <w:t>10.1073/pnas.1514034112</w:t>
        </w:r>
      </w:hyperlink>
      <w:r w:rsidRPr="00A4496F">
        <w:rPr>
          <w:sz w:val="20"/>
          <w:szCs w:val="20"/>
          <w:lang w:val="en-US"/>
        </w:rPr>
        <w:t>.</w:t>
      </w:r>
    </w:p>
    <w:p w14:paraId="4ECD8A65" w14:textId="07E5272C"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Dhaka, S.K. et al., 2020: PM2.5 diminution and haze events over Delhi during the COVID-19 lockdown period: an interplay between the baseline pollution and meteorology. </w:t>
      </w:r>
      <w:r w:rsidRPr="00A4496F">
        <w:rPr>
          <w:i/>
          <w:sz w:val="20"/>
          <w:szCs w:val="20"/>
          <w:lang w:val="en-US"/>
        </w:rPr>
        <w:t>Scientific Reports</w:t>
      </w:r>
      <w:r w:rsidRPr="00A4496F">
        <w:rPr>
          <w:sz w:val="20"/>
          <w:szCs w:val="20"/>
          <w:lang w:val="en-US"/>
        </w:rPr>
        <w:t xml:space="preserve">, </w:t>
      </w:r>
      <w:r w:rsidRPr="00A4496F">
        <w:rPr>
          <w:b/>
          <w:sz w:val="20"/>
          <w:szCs w:val="20"/>
          <w:lang w:val="en-US"/>
        </w:rPr>
        <w:t>10(1)</w:t>
      </w:r>
      <w:r w:rsidRPr="00A4496F">
        <w:rPr>
          <w:sz w:val="20"/>
          <w:szCs w:val="20"/>
          <w:lang w:val="en-US"/>
        </w:rPr>
        <w:t>, 13442, doi:</w:t>
      </w:r>
      <w:hyperlink r:id="rId147" w:history="1">
        <w:r w:rsidRPr="00A4496F">
          <w:rPr>
            <w:rStyle w:val="Lienhypertexte"/>
            <w:sz w:val="20"/>
            <w:szCs w:val="20"/>
            <w:lang w:val="en-US"/>
          </w:rPr>
          <w:t>10.1038/s41598-020-70179-8</w:t>
        </w:r>
      </w:hyperlink>
      <w:r w:rsidRPr="00A4496F">
        <w:rPr>
          <w:sz w:val="20"/>
          <w:szCs w:val="20"/>
          <w:lang w:val="en-US"/>
        </w:rPr>
        <w:t>.</w:t>
      </w:r>
    </w:p>
    <w:p w14:paraId="7D1C67B3" w14:textId="0E46C400"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Dietmüller, S., M. Ponater, and R. Sausen, 2014: Interactive ozone induces a negative feedback in CO&lt;sub&gt;2&lt;/sub&gt; -driven climate change simulations. </w:t>
      </w:r>
      <w:r w:rsidRPr="00A4496F">
        <w:rPr>
          <w:i/>
          <w:sz w:val="20"/>
          <w:szCs w:val="20"/>
          <w:lang w:val="en-US"/>
        </w:rPr>
        <w:t>Journal of Geophysical Research</w:t>
      </w:r>
      <w:r w:rsidRPr="00A4496F">
        <w:rPr>
          <w:sz w:val="20"/>
          <w:szCs w:val="20"/>
          <w:lang w:val="en-US"/>
        </w:rPr>
        <w:t xml:space="preserve">, </w:t>
      </w:r>
      <w:r w:rsidRPr="00A4496F">
        <w:rPr>
          <w:b/>
          <w:sz w:val="20"/>
          <w:szCs w:val="20"/>
          <w:lang w:val="en-US"/>
        </w:rPr>
        <w:t>119(4)</w:t>
      </w:r>
      <w:r w:rsidRPr="00A4496F">
        <w:rPr>
          <w:sz w:val="20"/>
          <w:szCs w:val="20"/>
          <w:lang w:val="en-US"/>
        </w:rPr>
        <w:t>, 1796–1805, doi:</w:t>
      </w:r>
      <w:hyperlink r:id="rId148" w:history="1">
        <w:r w:rsidRPr="00A4496F">
          <w:rPr>
            <w:rStyle w:val="Lienhypertexte"/>
            <w:sz w:val="20"/>
            <w:szCs w:val="20"/>
            <w:lang w:val="en-US"/>
          </w:rPr>
          <w:t>10.1002/2013jd020575</w:t>
        </w:r>
      </w:hyperlink>
      <w:r w:rsidRPr="00A4496F">
        <w:rPr>
          <w:sz w:val="20"/>
          <w:szCs w:val="20"/>
          <w:lang w:val="en-US"/>
        </w:rPr>
        <w:t>.</w:t>
      </w:r>
    </w:p>
    <w:p w14:paraId="4BD9FEC7" w14:textId="2A9DDBD9"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Ding, S. et al., 2019: Observed Interactions Between Black Carbon and Hydrometeor During Wet Scavenging in Mixed-Phase Clouds. </w:t>
      </w:r>
      <w:r w:rsidRPr="00A4496F">
        <w:rPr>
          <w:i/>
          <w:sz w:val="20"/>
          <w:szCs w:val="20"/>
          <w:lang w:val="en-US"/>
        </w:rPr>
        <w:t>Geophysical Research Letters</w:t>
      </w:r>
      <w:r w:rsidRPr="00A4496F">
        <w:rPr>
          <w:sz w:val="20"/>
          <w:szCs w:val="20"/>
          <w:lang w:val="en-US"/>
        </w:rPr>
        <w:t>, doi:</w:t>
      </w:r>
      <w:hyperlink r:id="rId149" w:history="1">
        <w:r w:rsidRPr="00A4496F">
          <w:rPr>
            <w:rStyle w:val="Lienhypertexte"/>
            <w:sz w:val="20"/>
            <w:szCs w:val="20"/>
            <w:lang w:val="en-US"/>
          </w:rPr>
          <w:t>10.1029/2019gl083171</w:t>
        </w:r>
      </w:hyperlink>
      <w:r w:rsidRPr="00A4496F">
        <w:rPr>
          <w:sz w:val="20"/>
          <w:szCs w:val="20"/>
          <w:lang w:val="en-US"/>
        </w:rPr>
        <w:t>.</w:t>
      </w:r>
    </w:p>
    <w:p w14:paraId="0507D087" w14:textId="3D6A3A83"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lastRenderedPageBreak/>
        <w:t xml:space="preserve">Dlugokencky, E. and P. Tans, 2021: Trends in Atmospheric Carbon Dioxide, Methane and Nitrous Oxide. Global Monitoring Laboratory, National Oceanic &amp; Atmospheric Administration Earth System Research Laboratories (NOAA/ESRL). Retrieved from: </w:t>
      </w:r>
      <w:hyperlink r:id="rId150" w:history="1">
        <w:r w:rsidRPr="00A4496F">
          <w:rPr>
            <w:rStyle w:val="Lienhypertexte"/>
            <w:sz w:val="20"/>
            <w:szCs w:val="20"/>
            <w:lang w:val="en-US"/>
          </w:rPr>
          <w:t>www.esrl.noaa.gov/gmd/ccgg/trends</w:t>
        </w:r>
      </w:hyperlink>
      <w:r w:rsidRPr="00A4496F">
        <w:rPr>
          <w:sz w:val="20"/>
          <w:szCs w:val="20"/>
          <w:lang w:val="en-US"/>
        </w:rPr>
        <w:t>.</w:t>
      </w:r>
    </w:p>
    <w:p w14:paraId="2F539825" w14:textId="6DED0A69"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Duncan, B.N. et al., 2013: The observed response of Ozone Monitoring Instrument (OMI) NO&lt;sub&gt;2&lt;/sub&gt; columns to NO&lt;sub&gt;x&lt;/sub&gt; emission controls on power plants in the United States: 2005–2011. </w:t>
      </w:r>
      <w:r w:rsidRPr="00A4496F">
        <w:rPr>
          <w:i/>
          <w:sz w:val="20"/>
          <w:szCs w:val="20"/>
          <w:lang w:val="en-US"/>
        </w:rPr>
        <w:t>Atmospheric Environment</w:t>
      </w:r>
      <w:r w:rsidRPr="00A4496F">
        <w:rPr>
          <w:sz w:val="20"/>
          <w:szCs w:val="20"/>
          <w:lang w:val="en-US"/>
        </w:rPr>
        <w:t xml:space="preserve">, </w:t>
      </w:r>
      <w:r w:rsidRPr="00A4496F">
        <w:rPr>
          <w:b/>
          <w:sz w:val="20"/>
          <w:szCs w:val="20"/>
          <w:lang w:val="en-US"/>
        </w:rPr>
        <w:t>81</w:t>
      </w:r>
      <w:r w:rsidRPr="00A4496F">
        <w:rPr>
          <w:sz w:val="20"/>
          <w:szCs w:val="20"/>
          <w:lang w:val="en-US"/>
        </w:rPr>
        <w:t>, 102–111, doi:</w:t>
      </w:r>
      <w:hyperlink r:id="rId151" w:history="1">
        <w:r w:rsidRPr="00A4496F">
          <w:rPr>
            <w:rStyle w:val="Lienhypertexte"/>
            <w:sz w:val="20"/>
            <w:szCs w:val="20"/>
            <w:lang w:val="en-US"/>
          </w:rPr>
          <w:t>10.1016/j.atmosenv.2013.08.068</w:t>
        </w:r>
      </w:hyperlink>
      <w:r w:rsidRPr="00A4496F">
        <w:rPr>
          <w:sz w:val="20"/>
          <w:szCs w:val="20"/>
          <w:lang w:val="en-US"/>
        </w:rPr>
        <w:t>.</w:t>
      </w:r>
    </w:p>
    <w:p w14:paraId="39B54DFA" w14:textId="38C82AE3"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Duncan, B.N. et al., 2014: Satellite data of atmospheric pollution for U.S. air quality applications: Examples of applications, summary of data end-user resources, answers to FAQs, and common mistakes to avoid. </w:t>
      </w:r>
      <w:r w:rsidRPr="00A4496F">
        <w:rPr>
          <w:i/>
          <w:sz w:val="20"/>
          <w:szCs w:val="20"/>
          <w:lang w:val="en-US"/>
        </w:rPr>
        <w:t>Atmospheric Environment</w:t>
      </w:r>
      <w:r w:rsidRPr="00A4496F">
        <w:rPr>
          <w:sz w:val="20"/>
          <w:szCs w:val="20"/>
          <w:lang w:val="en-US"/>
        </w:rPr>
        <w:t xml:space="preserve">, </w:t>
      </w:r>
      <w:r w:rsidRPr="00A4496F">
        <w:rPr>
          <w:b/>
          <w:sz w:val="20"/>
          <w:szCs w:val="20"/>
          <w:lang w:val="en-US"/>
        </w:rPr>
        <w:t>94</w:t>
      </w:r>
      <w:r w:rsidRPr="00A4496F">
        <w:rPr>
          <w:sz w:val="20"/>
          <w:szCs w:val="20"/>
          <w:lang w:val="en-US"/>
        </w:rPr>
        <w:t>, 647–662, doi:</w:t>
      </w:r>
      <w:hyperlink r:id="rId152" w:history="1">
        <w:r w:rsidRPr="00A4496F">
          <w:rPr>
            <w:rStyle w:val="Lienhypertexte"/>
            <w:sz w:val="20"/>
            <w:szCs w:val="20"/>
            <w:lang w:val="en-US"/>
          </w:rPr>
          <w:t>10.1016/j.atmosenv.2014.05.061</w:t>
        </w:r>
      </w:hyperlink>
      <w:r w:rsidRPr="00A4496F">
        <w:rPr>
          <w:sz w:val="20"/>
          <w:szCs w:val="20"/>
          <w:lang w:val="en-US"/>
        </w:rPr>
        <w:t>.</w:t>
      </w:r>
    </w:p>
    <w:p w14:paraId="72220C4C" w14:textId="466EE501"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Duncan, B.N. et al., 2016: A space-based, high-resolution view of notable changes in urban NOx pollution around the world (2005–2014). </w:t>
      </w:r>
      <w:r w:rsidRPr="00A4496F">
        <w:rPr>
          <w:i/>
          <w:sz w:val="20"/>
          <w:szCs w:val="20"/>
          <w:lang w:val="en-US"/>
        </w:rPr>
        <w:t>Journal of Geophysical Research</w:t>
      </w:r>
      <w:r w:rsidRPr="00A4496F">
        <w:rPr>
          <w:sz w:val="20"/>
          <w:szCs w:val="20"/>
          <w:lang w:val="en-US"/>
        </w:rPr>
        <w:t xml:space="preserve">, </w:t>
      </w:r>
      <w:r w:rsidRPr="00A4496F">
        <w:rPr>
          <w:b/>
          <w:sz w:val="20"/>
          <w:szCs w:val="20"/>
          <w:lang w:val="en-US"/>
        </w:rPr>
        <w:t>121(2)</w:t>
      </w:r>
      <w:r w:rsidRPr="00A4496F">
        <w:rPr>
          <w:sz w:val="20"/>
          <w:szCs w:val="20"/>
          <w:lang w:val="en-US"/>
        </w:rPr>
        <w:t>, 976–996, doi:</w:t>
      </w:r>
      <w:hyperlink r:id="rId153" w:history="1">
        <w:r w:rsidRPr="00A4496F">
          <w:rPr>
            <w:rStyle w:val="Lienhypertexte"/>
            <w:sz w:val="20"/>
            <w:szCs w:val="20"/>
            <w:lang w:val="en-US"/>
          </w:rPr>
          <w:t>10.1002/2015jd024121</w:t>
        </w:r>
      </w:hyperlink>
      <w:r w:rsidRPr="00A4496F">
        <w:rPr>
          <w:sz w:val="20"/>
          <w:szCs w:val="20"/>
          <w:lang w:val="en-US"/>
        </w:rPr>
        <w:t>.</w:t>
      </w:r>
    </w:p>
    <w:p w14:paraId="275439BF" w14:textId="044F9743"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DuplicateMüller, N.C.J.F., T. Stavrakou, and J. Peeters, 2019: Chemistry and deposition in the model of atmospheric composition at global and regional scales using inversion techniques for trace gas emissions (magritte v1.1)-part 1: Chemical mechanism. </w:t>
      </w:r>
      <w:r w:rsidRPr="00A4496F">
        <w:rPr>
          <w:i/>
          <w:sz w:val="20"/>
          <w:szCs w:val="20"/>
          <w:lang w:val="en-US"/>
        </w:rPr>
        <w:t>Geoscientific Model Development</w:t>
      </w:r>
      <w:r w:rsidRPr="00A4496F">
        <w:rPr>
          <w:sz w:val="20"/>
          <w:szCs w:val="20"/>
          <w:lang w:val="en-US"/>
        </w:rPr>
        <w:t xml:space="preserve">, </w:t>
      </w:r>
      <w:r w:rsidRPr="00A4496F">
        <w:rPr>
          <w:b/>
          <w:sz w:val="20"/>
          <w:szCs w:val="20"/>
          <w:lang w:val="en-US"/>
        </w:rPr>
        <w:t>12(6)</w:t>
      </w:r>
      <w:r w:rsidRPr="00A4496F">
        <w:rPr>
          <w:sz w:val="20"/>
          <w:szCs w:val="20"/>
          <w:lang w:val="en-US"/>
        </w:rPr>
        <w:t>, 2307–2356, doi:</w:t>
      </w:r>
      <w:hyperlink r:id="rId154" w:history="1">
        <w:r w:rsidRPr="00A4496F">
          <w:rPr>
            <w:rStyle w:val="Lienhypertexte"/>
            <w:sz w:val="20"/>
            <w:szCs w:val="20"/>
            <w:lang w:val="en-US"/>
          </w:rPr>
          <w:t>10.5194/gmd-12-2307-2019</w:t>
        </w:r>
      </w:hyperlink>
      <w:r w:rsidRPr="00A4496F">
        <w:rPr>
          <w:sz w:val="20"/>
          <w:szCs w:val="20"/>
          <w:lang w:val="en-US"/>
        </w:rPr>
        <w:t>.</w:t>
      </w:r>
    </w:p>
    <w:p w14:paraId="7C6AA015" w14:textId="5D413195"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DuplicateThornhill, N.O.C. et al., 2021: Effective Radiative forcing from emissions of reactive gases and aerosols -- a multimodel comparison.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21(2)</w:t>
      </w:r>
      <w:r w:rsidRPr="00A4496F">
        <w:rPr>
          <w:sz w:val="20"/>
          <w:szCs w:val="20"/>
          <w:lang w:val="en-US"/>
        </w:rPr>
        <w:t>, 853–874, doi:</w:t>
      </w:r>
      <w:hyperlink r:id="rId155" w:history="1">
        <w:r w:rsidRPr="00A4496F">
          <w:rPr>
            <w:rStyle w:val="Lienhypertexte"/>
            <w:sz w:val="20"/>
            <w:szCs w:val="20"/>
            <w:lang w:val="en-US"/>
          </w:rPr>
          <w:t>10.5194/acp-21-853-2021</w:t>
        </w:r>
      </w:hyperlink>
      <w:r w:rsidRPr="00A4496F">
        <w:rPr>
          <w:sz w:val="20"/>
          <w:szCs w:val="20"/>
          <w:lang w:val="en-US"/>
        </w:rPr>
        <w:t>.</w:t>
      </w:r>
    </w:p>
    <w:p w14:paraId="2917F965" w14:textId="0BD444B0"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Duplicatevan Marle, N.C. et al., 2017: Historic global biomass burning emissions for CMIP6 (BB4CMIP) based on merging satellite observations with proxies and fire models (1750--2015). </w:t>
      </w:r>
      <w:r w:rsidRPr="00A4496F">
        <w:rPr>
          <w:i/>
          <w:sz w:val="20"/>
          <w:szCs w:val="20"/>
          <w:lang w:val="en-US"/>
        </w:rPr>
        <w:t>Geoscientific Model Development</w:t>
      </w:r>
      <w:r w:rsidRPr="00A4496F">
        <w:rPr>
          <w:sz w:val="20"/>
          <w:szCs w:val="20"/>
          <w:lang w:val="en-US"/>
        </w:rPr>
        <w:t xml:space="preserve">, </w:t>
      </w:r>
      <w:r w:rsidRPr="00A4496F">
        <w:rPr>
          <w:b/>
          <w:sz w:val="20"/>
          <w:szCs w:val="20"/>
          <w:lang w:val="en-US"/>
        </w:rPr>
        <w:t>10(9)</w:t>
      </w:r>
      <w:r w:rsidRPr="00A4496F">
        <w:rPr>
          <w:sz w:val="20"/>
          <w:szCs w:val="20"/>
          <w:lang w:val="en-US"/>
        </w:rPr>
        <w:t>, 3329–3357, doi:</w:t>
      </w:r>
      <w:hyperlink r:id="rId156" w:history="1">
        <w:r w:rsidRPr="00A4496F">
          <w:rPr>
            <w:rStyle w:val="Lienhypertexte"/>
            <w:sz w:val="20"/>
            <w:szCs w:val="20"/>
            <w:lang w:val="en-US"/>
          </w:rPr>
          <w:t>10.5194/gmd-10-3329-2017</w:t>
        </w:r>
      </w:hyperlink>
      <w:r w:rsidRPr="00A4496F">
        <w:rPr>
          <w:sz w:val="20"/>
          <w:szCs w:val="20"/>
          <w:lang w:val="en-US"/>
        </w:rPr>
        <w:t>.</w:t>
      </w:r>
    </w:p>
    <w:p w14:paraId="695BCD41" w14:textId="546C4523"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DuplicateVirts, N.C., 2013: A New Ground-Based, Hourly Global Lightning Climatology ( A53J-0286 ). 2004 pp.</w:t>
      </w:r>
    </w:p>
    <w:p w14:paraId="58A52A14" w14:textId="06A099CD"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Dutkiewicz, V.A. et al., 2014: Forty-seven years of weekly atmospheric black carbon measurements in the Finnish Arctic: Decrease in black carbon with declining emissions. </w:t>
      </w:r>
      <w:r w:rsidRPr="00A4496F">
        <w:rPr>
          <w:i/>
          <w:sz w:val="20"/>
          <w:szCs w:val="20"/>
          <w:lang w:val="en-US"/>
        </w:rPr>
        <w:t>Journal of Geophysical Research</w:t>
      </w:r>
      <w:r w:rsidRPr="00A4496F">
        <w:rPr>
          <w:sz w:val="20"/>
          <w:szCs w:val="20"/>
          <w:lang w:val="en-US"/>
        </w:rPr>
        <w:t xml:space="preserve">, </w:t>
      </w:r>
      <w:r w:rsidRPr="00A4496F">
        <w:rPr>
          <w:b/>
          <w:sz w:val="20"/>
          <w:szCs w:val="20"/>
          <w:lang w:val="en-US"/>
        </w:rPr>
        <w:t>119(12)</w:t>
      </w:r>
      <w:r w:rsidRPr="00A4496F">
        <w:rPr>
          <w:sz w:val="20"/>
          <w:szCs w:val="20"/>
          <w:lang w:val="en-US"/>
        </w:rPr>
        <w:t>, 7667–7683, doi:</w:t>
      </w:r>
      <w:hyperlink r:id="rId157" w:history="1">
        <w:r w:rsidRPr="00A4496F">
          <w:rPr>
            <w:rStyle w:val="Lienhypertexte"/>
            <w:sz w:val="20"/>
            <w:szCs w:val="20"/>
            <w:lang w:val="en-US"/>
          </w:rPr>
          <w:t>10.1002/2014jd021790</w:t>
        </w:r>
      </w:hyperlink>
      <w:r w:rsidRPr="00A4496F">
        <w:rPr>
          <w:sz w:val="20"/>
          <w:szCs w:val="20"/>
          <w:lang w:val="en-US"/>
        </w:rPr>
        <w:t>.</w:t>
      </w:r>
    </w:p>
    <w:p w14:paraId="5A390B4A" w14:textId="04BE876C"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Dykema, J.A., D.W. Keith, and F.N. Keutsch, 2016: Improved aerosol radiative properties as a foundation for solar geoengineering risk assessment. </w:t>
      </w:r>
      <w:r w:rsidRPr="00A4496F">
        <w:rPr>
          <w:i/>
          <w:sz w:val="20"/>
          <w:szCs w:val="20"/>
          <w:lang w:val="en-US"/>
        </w:rPr>
        <w:t>Geophysical Research Letters</w:t>
      </w:r>
      <w:r w:rsidRPr="00A4496F">
        <w:rPr>
          <w:sz w:val="20"/>
          <w:szCs w:val="20"/>
          <w:lang w:val="en-US"/>
        </w:rPr>
        <w:t>, doi:</w:t>
      </w:r>
      <w:hyperlink r:id="rId158" w:history="1">
        <w:r w:rsidRPr="00A4496F">
          <w:rPr>
            <w:rStyle w:val="Lienhypertexte"/>
            <w:sz w:val="20"/>
            <w:szCs w:val="20"/>
            <w:lang w:val="en-US"/>
          </w:rPr>
          <w:t>10.1002/2016gl069258</w:t>
        </w:r>
      </w:hyperlink>
      <w:r w:rsidRPr="00A4496F">
        <w:rPr>
          <w:sz w:val="20"/>
          <w:szCs w:val="20"/>
          <w:lang w:val="en-US"/>
        </w:rPr>
        <w:t>.</w:t>
      </w:r>
    </w:p>
    <w:p w14:paraId="1C5DFBCD" w14:textId="44FE8490"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EC-JRC / PBL, 2020: EDGAR v5.0 Global Air Pollutant Emissions. European Commission, Joint Research Centre (EC-JRC) / Netherlands Environmental Assessment Agency (PBL). Retrieved from: </w:t>
      </w:r>
      <w:hyperlink r:id="rId159" w:history="1">
        <w:r w:rsidRPr="00A4496F">
          <w:rPr>
            <w:rStyle w:val="Lienhypertexte"/>
            <w:sz w:val="20"/>
            <w:szCs w:val="20"/>
            <w:lang w:val="en-US"/>
          </w:rPr>
          <w:t>https://edgar.jrc.ec.europa.eu/overview.php?v=50_ap</w:t>
        </w:r>
      </w:hyperlink>
      <w:r w:rsidRPr="00A4496F">
        <w:rPr>
          <w:sz w:val="20"/>
          <w:szCs w:val="20"/>
          <w:lang w:val="en-US"/>
        </w:rPr>
        <w:t>.</w:t>
      </w:r>
    </w:p>
    <w:p w14:paraId="73307302" w14:textId="7D614A04"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Ekman, A.M.L., 2014: Do sophisticated parameterizations of aerosol-cloud interactions in CMIP5 models improve the representation of recent observed temperature trends? </w:t>
      </w:r>
      <w:r w:rsidRPr="00A4496F">
        <w:rPr>
          <w:i/>
          <w:sz w:val="20"/>
          <w:szCs w:val="20"/>
          <w:lang w:val="en-US"/>
        </w:rPr>
        <w:t>Journal of Geophysical Research: Atmospheres</w:t>
      </w:r>
      <w:r w:rsidRPr="00A4496F">
        <w:rPr>
          <w:sz w:val="20"/>
          <w:szCs w:val="20"/>
          <w:lang w:val="en-US"/>
        </w:rPr>
        <w:t xml:space="preserve">, </w:t>
      </w:r>
      <w:r w:rsidRPr="00A4496F">
        <w:rPr>
          <w:b/>
          <w:sz w:val="20"/>
          <w:szCs w:val="20"/>
          <w:lang w:val="en-US"/>
        </w:rPr>
        <w:t>119(2)</w:t>
      </w:r>
      <w:r w:rsidRPr="00A4496F">
        <w:rPr>
          <w:sz w:val="20"/>
          <w:szCs w:val="20"/>
          <w:lang w:val="en-US"/>
        </w:rPr>
        <w:t>, 817–832, doi:</w:t>
      </w:r>
      <w:hyperlink r:id="rId160" w:history="1">
        <w:r w:rsidRPr="00A4496F">
          <w:rPr>
            <w:rStyle w:val="Lienhypertexte"/>
            <w:sz w:val="20"/>
            <w:szCs w:val="20"/>
            <w:lang w:val="en-US"/>
          </w:rPr>
          <w:t>10.1002/2013jd020511</w:t>
        </w:r>
      </w:hyperlink>
      <w:r w:rsidRPr="00A4496F">
        <w:rPr>
          <w:sz w:val="20"/>
          <w:szCs w:val="20"/>
          <w:lang w:val="en-US"/>
        </w:rPr>
        <w:t>.</w:t>
      </w:r>
    </w:p>
    <w:p w14:paraId="18618147" w14:textId="3FC58F31"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Elguindi, N. et al., 2020: Intercomparison of Magnitudes and Trends in Anthropogenic Surface Emissions From Bottom-Up Inventories, Top-Down Estimates, and Emission Scenarios. </w:t>
      </w:r>
      <w:r w:rsidRPr="00A4496F">
        <w:rPr>
          <w:i/>
          <w:sz w:val="20"/>
          <w:szCs w:val="20"/>
          <w:lang w:val="en-US"/>
        </w:rPr>
        <w:t>Earth’s Future</w:t>
      </w:r>
      <w:r w:rsidRPr="00A4496F">
        <w:rPr>
          <w:sz w:val="20"/>
          <w:szCs w:val="20"/>
          <w:lang w:val="en-US"/>
        </w:rPr>
        <w:t xml:space="preserve">, </w:t>
      </w:r>
      <w:r w:rsidRPr="00A4496F">
        <w:rPr>
          <w:b/>
          <w:sz w:val="20"/>
          <w:szCs w:val="20"/>
          <w:lang w:val="en-US"/>
        </w:rPr>
        <w:t>8(8)</w:t>
      </w:r>
      <w:r w:rsidRPr="00A4496F">
        <w:rPr>
          <w:sz w:val="20"/>
          <w:szCs w:val="20"/>
          <w:lang w:val="en-US"/>
        </w:rPr>
        <w:t>, e2020EF001520, doi:</w:t>
      </w:r>
      <w:hyperlink r:id="rId161" w:history="1">
        <w:r w:rsidRPr="00A4496F">
          <w:rPr>
            <w:rStyle w:val="Lienhypertexte"/>
            <w:sz w:val="20"/>
            <w:szCs w:val="20"/>
            <w:lang w:val="en-US"/>
          </w:rPr>
          <w:t>10.1029/2020ef001520</w:t>
        </w:r>
      </w:hyperlink>
      <w:r w:rsidRPr="00A4496F">
        <w:rPr>
          <w:sz w:val="20"/>
          <w:szCs w:val="20"/>
          <w:lang w:val="en-US"/>
        </w:rPr>
        <w:t>.</w:t>
      </w:r>
    </w:p>
    <w:p w14:paraId="191329BD" w14:textId="11CAB7DD"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Emberson, L.D. et al., 2018: Ozone effects on crops and consideration in crop models. </w:t>
      </w:r>
      <w:r w:rsidRPr="00A4496F">
        <w:rPr>
          <w:i/>
          <w:sz w:val="20"/>
          <w:szCs w:val="20"/>
          <w:lang w:val="en-US"/>
        </w:rPr>
        <w:t>European Journal of Agronomy</w:t>
      </w:r>
      <w:r w:rsidRPr="00A4496F">
        <w:rPr>
          <w:sz w:val="20"/>
          <w:szCs w:val="20"/>
          <w:lang w:val="en-US"/>
        </w:rPr>
        <w:t>, doi:</w:t>
      </w:r>
      <w:hyperlink r:id="rId162" w:history="1">
        <w:r w:rsidRPr="00A4496F">
          <w:rPr>
            <w:rStyle w:val="Lienhypertexte"/>
            <w:sz w:val="20"/>
            <w:szCs w:val="20"/>
            <w:lang w:val="en-US"/>
          </w:rPr>
          <w:t>10.1016/j.eja.2018.06.002</w:t>
        </w:r>
      </w:hyperlink>
      <w:r w:rsidRPr="00A4496F">
        <w:rPr>
          <w:sz w:val="20"/>
          <w:szCs w:val="20"/>
          <w:lang w:val="en-US"/>
        </w:rPr>
        <w:t>.</w:t>
      </w:r>
    </w:p>
    <w:p w14:paraId="28FC4FE9" w14:textId="2F82F6A9"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Emmerson, K.M. and M.J. Evans, 2009: Comparison of tropospheric gas-phase chemistry schemes for use within global models.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9(5)</w:t>
      </w:r>
      <w:r w:rsidRPr="00A4496F">
        <w:rPr>
          <w:sz w:val="20"/>
          <w:szCs w:val="20"/>
          <w:lang w:val="en-US"/>
        </w:rPr>
        <w:t>, 1831–1845, doi:</w:t>
      </w:r>
      <w:hyperlink r:id="rId163" w:history="1">
        <w:r w:rsidRPr="00A4496F">
          <w:rPr>
            <w:rStyle w:val="Lienhypertexte"/>
            <w:sz w:val="20"/>
            <w:szCs w:val="20"/>
            <w:lang w:val="en-US"/>
          </w:rPr>
          <w:t>10.5194/acp-9-1831-2009</w:t>
        </w:r>
      </w:hyperlink>
      <w:r w:rsidRPr="00A4496F">
        <w:rPr>
          <w:sz w:val="20"/>
          <w:szCs w:val="20"/>
          <w:lang w:val="en-US"/>
        </w:rPr>
        <w:t>.</w:t>
      </w:r>
    </w:p>
    <w:p w14:paraId="4E3D7368" w14:textId="4AA6B6E0"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Emmons, L.K. et al., 2020: The Chemistry Mechanism in the Community Earth System Model Version 2 (CESM2). </w:t>
      </w:r>
      <w:r w:rsidRPr="00A4496F">
        <w:rPr>
          <w:i/>
          <w:sz w:val="20"/>
          <w:szCs w:val="20"/>
          <w:lang w:val="en-US"/>
        </w:rPr>
        <w:t>Journal of Advances in Modeling Earth Systems</w:t>
      </w:r>
      <w:r w:rsidRPr="00A4496F">
        <w:rPr>
          <w:sz w:val="20"/>
          <w:szCs w:val="20"/>
          <w:lang w:val="en-US"/>
        </w:rPr>
        <w:t xml:space="preserve">, </w:t>
      </w:r>
      <w:r w:rsidRPr="00A4496F">
        <w:rPr>
          <w:b/>
          <w:sz w:val="20"/>
          <w:szCs w:val="20"/>
          <w:lang w:val="en-US"/>
        </w:rPr>
        <w:t>12(4)</w:t>
      </w:r>
      <w:r w:rsidRPr="00A4496F">
        <w:rPr>
          <w:sz w:val="20"/>
          <w:szCs w:val="20"/>
          <w:lang w:val="en-US"/>
        </w:rPr>
        <w:t>, e2019MS001882, doi:</w:t>
      </w:r>
      <w:hyperlink r:id="rId164" w:history="1">
        <w:r w:rsidRPr="00A4496F">
          <w:rPr>
            <w:rStyle w:val="Lienhypertexte"/>
            <w:sz w:val="20"/>
            <w:szCs w:val="20"/>
            <w:lang w:val="en-US"/>
          </w:rPr>
          <w:t>10.1029/2019ms001882</w:t>
        </w:r>
      </w:hyperlink>
      <w:r w:rsidRPr="00A4496F">
        <w:rPr>
          <w:sz w:val="20"/>
          <w:szCs w:val="20"/>
          <w:lang w:val="en-US"/>
        </w:rPr>
        <w:t>.</w:t>
      </w:r>
    </w:p>
    <w:p w14:paraId="78C289E3" w14:textId="2BA34DCB"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Engardt, M., D. Simpson, M. Schwikowski, and L. Granat, 2017: Deposition of sulphur and nitrogen in Europe 1900–2050. Model calculations and comparison to historical observations. </w:t>
      </w:r>
      <w:r w:rsidRPr="00A4496F">
        <w:rPr>
          <w:i/>
          <w:sz w:val="20"/>
          <w:szCs w:val="20"/>
          <w:lang w:val="en-US"/>
        </w:rPr>
        <w:t>Tellus, Series B: Chemical and Physical Meteorology</w:t>
      </w:r>
      <w:r w:rsidRPr="00A4496F">
        <w:rPr>
          <w:sz w:val="20"/>
          <w:szCs w:val="20"/>
          <w:lang w:val="en-US"/>
        </w:rPr>
        <w:t xml:space="preserve">, </w:t>
      </w:r>
      <w:r w:rsidRPr="00A4496F">
        <w:rPr>
          <w:b/>
          <w:sz w:val="20"/>
          <w:szCs w:val="20"/>
          <w:lang w:val="en-US"/>
        </w:rPr>
        <w:t>69(1)</w:t>
      </w:r>
      <w:r w:rsidRPr="00A4496F">
        <w:rPr>
          <w:sz w:val="20"/>
          <w:szCs w:val="20"/>
          <w:lang w:val="en-US"/>
        </w:rPr>
        <w:t>, 1328945, doi:</w:t>
      </w:r>
      <w:hyperlink r:id="rId165" w:history="1">
        <w:r w:rsidRPr="00A4496F">
          <w:rPr>
            <w:rStyle w:val="Lienhypertexte"/>
            <w:sz w:val="20"/>
            <w:szCs w:val="20"/>
            <w:lang w:val="en-US"/>
          </w:rPr>
          <w:t>10.1080/16000889.2017.1328945</w:t>
        </w:r>
      </w:hyperlink>
      <w:r w:rsidRPr="00A4496F">
        <w:rPr>
          <w:sz w:val="20"/>
          <w:szCs w:val="20"/>
          <w:lang w:val="en-US"/>
        </w:rPr>
        <w:t>.</w:t>
      </w:r>
    </w:p>
    <w:p w14:paraId="32EC324C" w14:textId="451C535A"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Engel, A. et al., 2018: Update on Ozone-Depleting Substances (ODSs) and Other Gases of Interest to the Montreal Protocol, Chapter 1. In: </w:t>
      </w:r>
      <w:r w:rsidRPr="00A4496F">
        <w:rPr>
          <w:i/>
          <w:sz w:val="20"/>
          <w:szCs w:val="20"/>
          <w:lang w:val="en-US"/>
        </w:rPr>
        <w:t>Scientific Assessment of Ozone Depletion: 2018</w:t>
      </w:r>
      <w:r w:rsidRPr="00A4496F">
        <w:rPr>
          <w:sz w:val="20"/>
          <w:szCs w:val="20"/>
          <w:lang w:val="en-US"/>
        </w:rPr>
        <w:t>. Global Ozone Research and Monitoring Project – Report No. 58, World Meteorological Organization (WMO), Geneva, Switzerland, pp. 1.1–1.87.</w:t>
      </w:r>
    </w:p>
    <w:p w14:paraId="6AB688FF" w14:textId="0AC8A87E"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EPA, 2019: </w:t>
      </w:r>
      <w:r w:rsidRPr="00A4496F">
        <w:rPr>
          <w:i/>
          <w:sz w:val="20"/>
          <w:szCs w:val="20"/>
          <w:lang w:val="en-US"/>
        </w:rPr>
        <w:t>Global Non-CO2 Greenhouse Gas Emission Projections &amp; Mitigation: 2015–2020</w:t>
      </w:r>
      <w:r w:rsidRPr="00A4496F">
        <w:rPr>
          <w:sz w:val="20"/>
          <w:szCs w:val="20"/>
          <w:lang w:val="en-US"/>
        </w:rPr>
        <w:t>. EPA-430-R-19-010, United States Environmental Protection Agency (EPA), Office of Atmospheric Programs (6207A), Washington, DC, USA, 84 pp.</w:t>
      </w:r>
    </w:p>
    <w:p w14:paraId="4EF4965B" w14:textId="15DE16D3"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Erisman, J.W., M.A. Sutton, J. Galloway, Z. Klimont, and W. Winiwarter, 2008: How a century of ammonia synthesis changed the world. </w:t>
      </w:r>
      <w:r w:rsidRPr="00A4496F">
        <w:rPr>
          <w:i/>
          <w:sz w:val="20"/>
          <w:szCs w:val="20"/>
          <w:lang w:val="en-US"/>
        </w:rPr>
        <w:t>Nature Geoscience</w:t>
      </w:r>
      <w:r w:rsidRPr="00A4496F">
        <w:rPr>
          <w:sz w:val="20"/>
          <w:szCs w:val="20"/>
          <w:lang w:val="en-US"/>
        </w:rPr>
        <w:t xml:space="preserve">, </w:t>
      </w:r>
      <w:r w:rsidRPr="00A4496F">
        <w:rPr>
          <w:b/>
          <w:sz w:val="20"/>
          <w:szCs w:val="20"/>
          <w:lang w:val="en-US"/>
        </w:rPr>
        <w:t>1(10)</w:t>
      </w:r>
      <w:r w:rsidRPr="00A4496F">
        <w:rPr>
          <w:sz w:val="20"/>
          <w:szCs w:val="20"/>
          <w:lang w:val="en-US"/>
        </w:rPr>
        <w:t>, doi:</w:t>
      </w:r>
      <w:hyperlink r:id="rId166" w:history="1">
        <w:r w:rsidRPr="00A4496F">
          <w:rPr>
            <w:rStyle w:val="Lienhypertexte"/>
            <w:sz w:val="20"/>
            <w:szCs w:val="20"/>
            <w:lang w:val="en-US"/>
          </w:rPr>
          <w:t>10.1038/ngeo325</w:t>
        </w:r>
      </w:hyperlink>
      <w:r w:rsidRPr="00A4496F">
        <w:rPr>
          <w:sz w:val="20"/>
          <w:szCs w:val="20"/>
          <w:lang w:val="en-US"/>
        </w:rPr>
        <w:t>.</w:t>
      </w:r>
    </w:p>
    <w:p w14:paraId="041E58AD" w14:textId="2F5A9B71"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Etiope, G. and P. Ciccioli, 2009: Earth’s degassing: A missing ethane and propane source. </w:t>
      </w:r>
      <w:r w:rsidRPr="00A4496F">
        <w:rPr>
          <w:i/>
          <w:sz w:val="20"/>
          <w:szCs w:val="20"/>
          <w:lang w:val="en-US"/>
        </w:rPr>
        <w:t>Science</w:t>
      </w:r>
      <w:r w:rsidRPr="00A4496F">
        <w:rPr>
          <w:sz w:val="20"/>
          <w:szCs w:val="20"/>
          <w:lang w:val="en-US"/>
        </w:rPr>
        <w:t xml:space="preserve">, </w:t>
      </w:r>
      <w:r w:rsidRPr="00A4496F">
        <w:rPr>
          <w:b/>
          <w:sz w:val="20"/>
          <w:szCs w:val="20"/>
          <w:lang w:val="en-US"/>
        </w:rPr>
        <w:t>323(5913)</w:t>
      </w:r>
      <w:r w:rsidRPr="00A4496F">
        <w:rPr>
          <w:sz w:val="20"/>
          <w:szCs w:val="20"/>
          <w:lang w:val="en-US"/>
        </w:rPr>
        <w:t>, 478, doi:</w:t>
      </w:r>
      <w:hyperlink r:id="rId167" w:history="1">
        <w:r w:rsidRPr="00A4496F">
          <w:rPr>
            <w:rStyle w:val="Lienhypertexte"/>
            <w:sz w:val="20"/>
            <w:szCs w:val="20"/>
            <w:lang w:val="en-US"/>
          </w:rPr>
          <w:t>10.1126/science.1165904</w:t>
        </w:r>
      </w:hyperlink>
      <w:r w:rsidRPr="00A4496F">
        <w:rPr>
          <w:sz w:val="20"/>
          <w:szCs w:val="20"/>
          <w:lang w:val="en-US"/>
        </w:rPr>
        <w:t>.</w:t>
      </w:r>
    </w:p>
    <w:p w14:paraId="420A139E" w14:textId="487B9845"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Evan, A.T., C. Flamant, S. Fiedler, and O. Doherty, 2014: An analysis of aeolian dust in climate models. </w:t>
      </w:r>
      <w:r w:rsidRPr="00A4496F">
        <w:rPr>
          <w:i/>
          <w:sz w:val="20"/>
          <w:szCs w:val="20"/>
          <w:lang w:val="en-US"/>
        </w:rPr>
        <w:t>Geophysical Research Letters</w:t>
      </w:r>
      <w:r w:rsidRPr="00A4496F">
        <w:rPr>
          <w:sz w:val="20"/>
          <w:szCs w:val="20"/>
          <w:lang w:val="en-US"/>
        </w:rPr>
        <w:t xml:space="preserve">, </w:t>
      </w:r>
      <w:r w:rsidRPr="00A4496F">
        <w:rPr>
          <w:b/>
          <w:sz w:val="20"/>
          <w:szCs w:val="20"/>
          <w:lang w:val="en-US"/>
        </w:rPr>
        <w:t>41(16)</w:t>
      </w:r>
      <w:r w:rsidRPr="00A4496F">
        <w:rPr>
          <w:sz w:val="20"/>
          <w:szCs w:val="20"/>
          <w:lang w:val="en-US"/>
        </w:rPr>
        <w:t>, 5996–6001, doi:</w:t>
      </w:r>
      <w:hyperlink r:id="rId168" w:history="1">
        <w:r w:rsidRPr="00A4496F">
          <w:rPr>
            <w:rStyle w:val="Lienhypertexte"/>
            <w:sz w:val="20"/>
            <w:szCs w:val="20"/>
            <w:lang w:val="en-US"/>
          </w:rPr>
          <w:t>10.1002/2014gl060545</w:t>
        </w:r>
      </w:hyperlink>
      <w:r w:rsidRPr="00A4496F">
        <w:rPr>
          <w:sz w:val="20"/>
          <w:szCs w:val="20"/>
          <w:lang w:val="en-US"/>
        </w:rPr>
        <w:t>.</w:t>
      </w:r>
    </w:p>
    <w:p w14:paraId="488D77D1" w14:textId="3CF2EE40"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Evans, M. et al., 2017: Black carbon emissions in Russia: A critical review. </w:t>
      </w:r>
      <w:r w:rsidRPr="00A4496F">
        <w:rPr>
          <w:i/>
          <w:sz w:val="20"/>
          <w:szCs w:val="20"/>
          <w:lang w:val="en-US"/>
        </w:rPr>
        <w:t>Atmospheric Environment</w:t>
      </w:r>
      <w:r w:rsidRPr="00A4496F">
        <w:rPr>
          <w:sz w:val="20"/>
          <w:szCs w:val="20"/>
          <w:lang w:val="en-US"/>
        </w:rPr>
        <w:t xml:space="preserve">, </w:t>
      </w:r>
      <w:r w:rsidRPr="00A4496F">
        <w:rPr>
          <w:b/>
          <w:sz w:val="20"/>
          <w:szCs w:val="20"/>
          <w:lang w:val="en-US"/>
        </w:rPr>
        <w:t>163</w:t>
      </w:r>
      <w:r w:rsidRPr="00A4496F">
        <w:rPr>
          <w:sz w:val="20"/>
          <w:szCs w:val="20"/>
          <w:lang w:val="en-US"/>
        </w:rPr>
        <w:t>, 9–21, doi:</w:t>
      </w:r>
      <w:hyperlink r:id="rId169" w:history="1">
        <w:r w:rsidRPr="00A4496F">
          <w:rPr>
            <w:rStyle w:val="Lienhypertexte"/>
            <w:sz w:val="20"/>
            <w:szCs w:val="20"/>
            <w:lang w:val="en-US"/>
          </w:rPr>
          <w:t>10.1016/j.atmosenv.2017.05.026</w:t>
        </w:r>
      </w:hyperlink>
      <w:r w:rsidRPr="00A4496F">
        <w:rPr>
          <w:sz w:val="20"/>
          <w:szCs w:val="20"/>
          <w:lang w:val="en-US"/>
        </w:rPr>
        <w:t>.</w:t>
      </w:r>
    </w:p>
    <w:p w14:paraId="4EAAF0FB" w14:textId="40F8678A"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Evans, S., P. Ginoux, S. Malyshev, and E. Shevliakova, 2016: Climate-vegetation interaction and amplification of Australian dust variability. </w:t>
      </w:r>
      <w:r w:rsidRPr="00A4496F">
        <w:rPr>
          <w:i/>
          <w:sz w:val="20"/>
          <w:szCs w:val="20"/>
          <w:lang w:val="en-US"/>
        </w:rPr>
        <w:t>Geophysical Research Letters</w:t>
      </w:r>
      <w:r w:rsidRPr="00A4496F">
        <w:rPr>
          <w:sz w:val="20"/>
          <w:szCs w:val="20"/>
          <w:lang w:val="en-US"/>
        </w:rPr>
        <w:t xml:space="preserve">, </w:t>
      </w:r>
      <w:r w:rsidRPr="00A4496F">
        <w:rPr>
          <w:b/>
          <w:sz w:val="20"/>
          <w:szCs w:val="20"/>
          <w:lang w:val="en-US"/>
        </w:rPr>
        <w:t>43(22)</w:t>
      </w:r>
      <w:r w:rsidRPr="00A4496F">
        <w:rPr>
          <w:sz w:val="20"/>
          <w:szCs w:val="20"/>
          <w:lang w:val="en-US"/>
        </w:rPr>
        <w:t>, 11,823–11,830, doi:</w:t>
      </w:r>
      <w:hyperlink r:id="rId170" w:history="1">
        <w:r w:rsidRPr="00A4496F">
          <w:rPr>
            <w:rStyle w:val="Lienhypertexte"/>
            <w:sz w:val="20"/>
            <w:szCs w:val="20"/>
            <w:lang w:val="en-US"/>
          </w:rPr>
          <w:t>10.1002/2016gl071016</w:t>
        </w:r>
      </w:hyperlink>
      <w:r w:rsidRPr="00A4496F">
        <w:rPr>
          <w:sz w:val="20"/>
          <w:szCs w:val="20"/>
          <w:lang w:val="en-US"/>
        </w:rPr>
        <w:t>.</w:t>
      </w:r>
    </w:p>
    <w:p w14:paraId="14A8FE37" w14:textId="2D3B30F5"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lastRenderedPageBreak/>
        <w:t xml:space="preserve">Eyring, V. et al., 2010: Transport impacts on atmosphere and climate: Shipping. </w:t>
      </w:r>
      <w:r w:rsidRPr="00A4496F">
        <w:rPr>
          <w:i/>
          <w:sz w:val="20"/>
          <w:szCs w:val="20"/>
          <w:lang w:val="en-US"/>
        </w:rPr>
        <w:t>Atmospheric Environment</w:t>
      </w:r>
      <w:r w:rsidRPr="00A4496F">
        <w:rPr>
          <w:sz w:val="20"/>
          <w:szCs w:val="20"/>
          <w:lang w:val="en-US"/>
        </w:rPr>
        <w:t xml:space="preserve">, </w:t>
      </w:r>
      <w:r w:rsidRPr="00A4496F">
        <w:rPr>
          <w:b/>
          <w:sz w:val="20"/>
          <w:szCs w:val="20"/>
          <w:lang w:val="en-US"/>
        </w:rPr>
        <w:t>44(37)</w:t>
      </w:r>
      <w:r w:rsidRPr="00A4496F">
        <w:rPr>
          <w:sz w:val="20"/>
          <w:szCs w:val="20"/>
          <w:lang w:val="en-US"/>
        </w:rPr>
        <w:t>, 4735–4771, doi:</w:t>
      </w:r>
      <w:hyperlink r:id="rId171" w:history="1">
        <w:r w:rsidRPr="00A4496F">
          <w:rPr>
            <w:rStyle w:val="Lienhypertexte"/>
            <w:sz w:val="20"/>
            <w:szCs w:val="20"/>
            <w:lang w:val="en-US"/>
          </w:rPr>
          <w:t>10.1016/j.atmosenv.2009.04.059</w:t>
        </w:r>
      </w:hyperlink>
      <w:r w:rsidRPr="00A4496F">
        <w:rPr>
          <w:sz w:val="20"/>
          <w:szCs w:val="20"/>
          <w:lang w:val="en-US"/>
        </w:rPr>
        <w:t>.</w:t>
      </w:r>
    </w:p>
    <w:p w14:paraId="52D1FB99" w14:textId="377C8F2C"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Fanourgakis, G.S. et al., 2019: Evaluation of global simulations of aerosol particle and cloud condensation nuclei number, with implications for cloud droplet formation.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19(13)</w:t>
      </w:r>
      <w:r w:rsidRPr="00A4496F">
        <w:rPr>
          <w:sz w:val="20"/>
          <w:szCs w:val="20"/>
          <w:lang w:val="en-US"/>
        </w:rPr>
        <w:t>, 8591–8617, doi:</w:t>
      </w:r>
      <w:hyperlink r:id="rId172" w:history="1">
        <w:r w:rsidRPr="00A4496F">
          <w:rPr>
            <w:rStyle w:val="Lienhypertexte"/>
            <w:sz w:val="20"/>
            <w:szCs w:val="20"/>
            <w:lang w:val="en-US"/>
          </w:rPr>
          <w:t>10.5194/acp-19-8591-2019</w:t>
        </w:r>
      </w:hyperlink>
      <w:r w:rsidRPr="00A4496F">
        <w:rPr>
          <w:sz w:val="20"/>
          <w:szCs w:val="20"/>
          <w:lang w:val="en-US"/>
        </w:rPr>
        <w:t>.</w:t>
      </w:r>
    </w:p>
    <w:p w14:paraId="408D4B7F" w14:textId="48E9FDE3"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Favez, O. et al., 2008: Seasonality of major aerosol species and their transformations in Cairo megacity. </w:t>
      </w:r>
      <w:r w:rsidRPr="00A4496F">
        <w:rPr>
          <w:i/>
          <w:sz w:val="20"/>
          <w:szCs w:val="20"/>
          <w:lang w:val="en-US"/>
        </w:rPr>
        <w:t>Atmospheric Environment</w:t>
      </w:r>
      <w:r w:rsidRPr="00A4496F">
        <w:rPr>
          <w:sz w:val="20"/>
          <w:szCs w:val="20"/>
          <w:lang w:val="en-US"/>
        </w:rPr>
        <w:t xml:space="preserve">, </w:t>
      </w:r>
      <w:r w:rsidRPr="00A4496F">
        <w:rPr>
          <w:b/>
          <w:sz w:val="20"/>
          <w:szCs w:val="20"/>
          <w:lang w:val="en-US"/>
        </w:rPr>
        <w:t>42(7)</w:t>
      </w:r>
      <w:r w:rsidRPr="00A4496F">
        <w:rPr>
          <w:sz w:val="20"/>
          <w:szCs w:val="20"/>
          <w:lang w:val="en-US"/>
        </w:rPr>
        <w:t>, 1503–1516, doi:</w:t>
      </w:r>
      <w:hyperlink r:id="rId173" w:history="1">
        <w:r w:rsidRPr="00A4496F">
          <w:rPr>
            <w:rStyle w:val="Lienhypertexte"/>
            <w:sz w:val="20"/>
            <w:szCs w:val="20"/>
            <w:lang w:val="en-US"/>
          </w:rPr>
          <w:t>10.1016/j.atmosenv.2007.10.081</w:t>
        </w:r>
      </w:hyperlink>
      <w:r w:rsidRPr="00A4496F">
        <w:rPr>
          <w:sz w:val="20"/>
          <w:szCs w:val="20"/>
          <w:lang w:val="en-US"/>
        </w:rPr>
        <w:t>.</w:t>
      </w:r>
    </w:p>
    <w:p w14:paraId="53BDC368" w14:textId="315D97C3"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Fay, M. et al., 2018: Energy investment needs for fulfilling the Paris Agreement and achieving the Sustainable Development Goals. </w:t>
      </w:r>
      <w:r w:rsidRPr="00A4496F">
        <w:rPr>
          <w:i/>
          <w:sz w:val="20"/>
          <w:szCs w:val="20"/>
          <w:lang w:val="en-US"/>
        </w:rPr>
        <w:t>Nature Energy</w:t>
      </w:r>
      <w:r w:rsidRPr="00A4496F">
        <w:rPr>
          <w:sz w:val="20"/>
          <w:szCs w:val="20"/>
          <w:lang w:val="en-US"/>
        </w:rPr>
        <w:t xml:space="preserve">, </w:t>
      </w:r>
      <w:r w:rsidRPr="00A4496F">
        <w:rPr>
          <w:b/>
          <w:sz w:val="20"/>
          <w:szCs w:val="20"/>
          <w:lang w:val="en-US"/>
        </w:rPr>
        <w:t>3(7)</w:t>
      </w:r>
      <w:r w:rsidRPr="00A4496F">
        <w:rPr>
          <w:sz w:val="20"/>
          <w:szCs w:val="20"/>
          <w:lang w:val="en-US"/>
        </w:rPr>
        <w:t>, 589–599, doi:</w:t>
      </w:r>
      <w:hyperlink r:id="rId174" w:history="1">
        <w:r w:rsidRPr="00A4496F">
          <w:rPr>
            <w:rStyle w:val="Lienhypertexte"/>
            <w:sz w:val="20"/>
            <w:szCs w:val="20"/>
            <w:lang w:val="en-US"/>
          </w:rPr>
          <w:t>10.1038/s41560-018-0179-z</w:t>
        </w:r>
      </w:hyperlink>
      <w:r w:rsidRPr="00A4496F">
        <w:rPr>
          <w:sz w:val="20"/>
          <w:szCs w:val="20"/>
          <w:lang w:val="en-US"/>
        </w:rPr>
        <w:t>.</w:t>
      </w:r>
    </w:p>
    <w:p w14:paraId="6E93EA01" w14:textId="158CCF1B"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Felzer, B.S., T. Cronin, J.M. Reilly, J.M. Melillo, and X. Wang, 2007: Impacts of ozone on trees and crops. </w:t>
      </w:r>
      <w:r w:rsidRPr="00A4496F">
        <w:rPr>
          <w:i/>
          <w:sz w:val="20"/>
          <w:szCs w:val="20"/>
          <w:lang w:val="en-US"/>
        </w:rPr>
        <w:t>Comptes Rendus Geoscience</w:t>
      </w:r>
      <w:r w:rsidRPr="00A4496F">
        <w:rPr>
          <w:sz w:val="20"/>
          <w:szCs w:val="20"/>
          <w:lang w:val="en-US"/>
        </w:rPr>
        <w:t xml:space="preserve">, </w:t>
      </w:r>
      <w:r w:rsidRPr="00A4496F">
        <w:rPr>
          <w:b/>
          <w:sz w:val="20"/>
          <w:szCs w:val="20"/>
          <w:lang w:val="en-US"/>
        </w:rPr>
        <w:t>339(11–12)</w:t>
      </w:r>
      <w:r w:rsidRPr="00A4496F">
        <w:rPr>
          <w:sz w:val="20"/>
          <w:szCs w:val="20"/>
          <w:lang w:val="en-US"/>
        </w:rPr>
        <w:t>, 784–798, doi:</w:t>
      </w:r>
      <w:hyperlink r:id="rId175" w:history="1">
        <w:r w:rsidRPr="00A4496F">
          <w:rPr>
            <w:rStyle w:val="Lienhypertexte"/>
            <w:sz w:val="20"/>
            <w:szCs w:val="20"/>
            <w:lang w:val="en-US"/>
          </w:rPr>
          <w:t>10.1016/j.crte.2007.08.008</w:t>
        </w:r>
      </w:hyperlink>
      <w:r w:rsidRPr="00A4496F">
        <w:rPr>
          <w:sz w:val="20"/>
          <w:szCs w:val="20"/>
          <w:lang w:val="en-US"/>
        </w:rPr>
        <w:t>.</w:t>
      </w:r>
    </w:p>
    <w:p w14:paraId="55F1F3C8" w14:textId="38D82246"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Feng, J. et al., 2006: A comparative study of the organic matter in PM2.5 from three Chinese megacities in three different climatic zones. </w:t>
      </w:r>
      <w:r w:rsidRPr="00A4496F">
        <w:rPr>
          <w:i/>
          <w:sz w:val="20"/>
          <w:szCs w:val="20"/>
          <w:lang w:val="en-US"/>
        </w:rPr>
        <w:t>Atmospheric Environment</w:t>
      </w:r>
      <w:r w:rsidRPr="00A4496F">
        <w:rPr>
          <w:sz w:val="20"/>
          <w:szCs w:val="20"/>
          <w:lang w:val="en-US"/>
        </w:rPr>
        <w:t xml:space="preserve">, </w:t>
      </w:r>
      <w:r w:rsidRPr="00A4496F">
        <w:rPr>
          <w:b/>
          <w:sz w:val="20"/>
          <w:szCs w:val="20"/>
          <w:lang w:val="en-US"/>
        </w:rPr>
        <w:t>40(21)</w:t>
      </w:r>
      <w:r w:rsidRPr="00A4496F">
        <w:rPr>
          <w:sz w:val="20"/>
          <w:szCs w:val="20"/>
          <w:lang w:val="en-US"/>
        </w:rPr>
        <w:t>, 3983–3994, doi:</w:t>
      </w:r>
      <w:hyperlink r:id="rId176" w:history="1">
        <w:r w:rsidRPr="00A4496F">
          <w:rPr>
            <w:rStyle w:val="Lienhypertexte"/>
            <w:sz w:val="20"/>
            <w:szCs w:val="20"/>
            <w:lang w:val="en-US"/>
          </w:rPr>
          <w:t>10.1016/j.atmosenv.2006.02.017</w:t>
        </w:r>
      </w:hyperlink>
      <w:r w:rsidRPr="00A4496F">
        <w:rPr>
          <w:sz w:val="20"/>
          <w:szCs w:val="20"/>
          <w:lang w:val="en-US"/>
        </w:rPr>
        <w:t>.</w:t>
      </w:r>
    </w:p>
    <w:p w14:paraId="56A7B264" w14:textId="1F5B429B"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Feng, L. et al., 2020: Gridded Emissions for CMIP6. </w:t>
      </w:r>
      <w:r w:rsidRPr="00A4496F">
        <w:rPr>
          <w:i/>
          <w:sz w:val="20"/>
          <w:szCs w:val="20"/>
          <w:lang w:val="en-US"/>
        </w:rPr>
        <w:t>Geoscientific Model Development</w:t>
      </w:r>
      <w:r w:rsidRPr="00A4496F">
        <w:rPr>
          <w:sz w:val="20"/>
          <w:szCs w:val="20"/>
          <w:lang w:val="en-US"/>
        </w:rPr>
        <w:t xml:space="preserve">, </w:t>
      </w:r>
      <w:r w:rsidRPr="00A4496F">
        <w:rPr>
          <w:b/>
          <w:sz w:val="20"/>
          <w:szCs w:val="20"/>
          <w:lang w:val="en-US"/>
        </w:rPr>
        <w:t>13(2)</w:t>
      </w:r>
      <w:r w:rsidRPr="00A4496F">
        <w:rPr>
          <w:sz w:val="20"/>
          <w:szCs w:val="20"/>
          <w:lang w:val="en-US"/>
        </w:rPr>
        <w:t>, 461–482, doi:</w:t>
      </w:r>
      <w:hyperlink r:id="rId177" w:history="1">
        <w:r w:rsidRPr="00A4496F">
          <w:rPr>
            <w:rStyle w:val="Lienhypertexte"/>
            <w:sz w:val="20"/>
            <w:szCs w:val="20"/>
            <w:lang w:val="en-US"/>
          </w:rPr>
          <w:t>10.5194/gmd-13-461-2020</w:t>
        </w:r>
      </w:hyperlink>
      <w:r w:rsidRPr="00A4496F">
        <w:rPr>
          <w:sz w:val="20"/>
          <w:szCs w:val="20"/>
          <w:lang w:val="en-US"/>
        </w:rPr>
        <w:t>.</w:t>
      </w:r>
    </w:p>
    <w:p w14:paraId="0B16ED8F" w14:textId="2FE64975"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Feng, Z. and K. Kobayashi, 2009: Assessing the impacts of current and future concentrations of surface ozone on crop yield with meta-analysis. </w:t>
      </w:r>
      <w:r w:rsidRPr="00A4496F">
        <w:rPr>
          <w:i/>
          <w:sz w:val="20"/>
          <w:szCs w:val="20"/>
          <w:lang w:val="en-US"/>
        </w:rPr>
        <w:t>Atmospheric Environment</w:t>
      </w:r>
      <w:r w:rsidRPr="00A4496F">
        <w:rPr>
          <w:sz w:val="20"/>
          <w:szCs w:val="20"/>
          <w:lang w:val="en-US"/>
        </w:rPr>
        <w:t xml:space="preserve">, </w:t>
      </w:r>
      <w:r w:rsidRPr="00A4496F">
        <w:rPr>
          <w:b/>
          <w:sz w:val="20"/>
          <w:szCs w:val="20"/>
          <w:lang w:val="en-US"/>
        </w:rPr>
        <w:t>43(8)</w:t>
      </w:r>
      <w:r w:rsidRPr="00A4496F">
        <w:rPr>
          <w:sz w:val="20"/>
          <w:szCs w:val="20"/>
          <w:lang w:val="en-US"/>
        </w:rPr>
        <w:t>, 1510–1519, doi:</w:t>
      </w:r>
      <w:hyperlink r:id="rId178" w:history="1">
        <w:r w:rsidRPr="00A4496F">
          <w:rPr>
            <w:rStyle w:val="Lienhypertexte"/>
            <w:sz w:val="20"/>
            <w:szCs w:val="20"/>
            <w:lang w:val="en-US"/>
          </w:rPr>
          <w:t>10.1016/j.atmosenv.2008.11.033</w:t>
        </w:r>
      </w:hyperlink>
      <w:r w:rsidRPr="00A4496F">
        <w:rPr>
          <w:sz w:val="20"/>
          <w:szCs w:val="20"/>
          <w:lang w:val="en-US"/>
        </w:rPr>
        <w:t>.</w:t>
      </w:r>
    </w:p>
    <w:p w14:paraId="309CE133" w14:textId="624D7680"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Ferek, R.J. et al., 2000: Drizzle suppression in ship tracks. </w:t>
      </w:r>
      <w:r w:rsidRPr="00A4496F">
        <w:rPr>
          <w:i/>
          <w:sz w:val="20"/>
          <w:szCs w:val="20"/>
          <w:lang w:val="en-US"/>
        </w:rPr>
        <w:t>Journal of the Atmospheric Sciences</w:t>
      </w:r>
      <w:r w:rsidRPr="00A4496F">
        <w:rPr>
          <w:sz w:val="20"/>
          <w:szCs w:val="20"/>
          <w:lang w:val="en-US"/>
        </w:rPr>
        <w:t>, doi:</w:t>
      </w:r>
      <w:hyperlink r:id="rId179" w:history="1">
        <w:r w:rsidRPr="00A4496F">
          <w:rPr>
            <w:rStyle w:val="Lienhypertexte"/>
            <w:sz w:val="20"/>
            <w:szCs w:val="20"/>
            <w:lang w:val="en-US"/>
          </w:rPr>
          <w:t>10.1175/1520-0469(2000)057&lt;2707:dsist&gt;2.0.co;2</w:t>
        </w:r>
      </w:hyperlink>
      <w:r w:rsidRPr="00A4496F">
        <w:rPr>
          <w:sz w:val="20"/>
          <w:szCs w:val="20"/>
          <w:lang w:val="en-US"/>
        </w:rPr>
        <w:t>.</w:t>
      </w:r>
    </w:p>
    <w:p w14:paraId="50C7F087" w14:textId="12A83440"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Ferraro, A.J., E.J. Highwood, and A.J. Charlton-Perez, 2011: Stratospheric heating by potential geoengineering aerosols. </w:t>
      </w:r>
      <w:r w:rsidRPr="00A4496F">
        <w:rPr>
          <w:i/>
          <w:sz w:val="20"/>
          <w:szCs w:val="20"/>
          <w:lang w:val="en-US"/>
        </w:rPr>
        <w:t>Geophysical Research Letters</w:t>
      </w:r>
      <w:r w:rsidRPr="00A4496F">
        <w:rPr>
          <w:sz w:val="20"/>
          <w:szCs w:val="20"/>
          <w:lang w:val="en-US"/>
        </w:rPr>
        <w:t>, doi:</w:t>
      </w:r>
      <w:hyperlink r:id="rId180" w:history="1">
        <w:r w:rsidRPr="00A4496F">
          <w:rPr>
            <w:rStyle w:val="Lienhypertexte"/>
            <w:sz w:val="20"/>
            <w:szCs w:val="20"/>
            <w:lang w:val="en-US"/>
          </w:rPr>
          <w:t>10.1029/2011gl049761</w:t>
        </w:r>
      </w:hyperlink>
      <w:r w:rsidRPr="00A4496F">
        <w:rPr>
          <w:sz w:val="20"/>
          <w:szCs w:val="20"/>
          <w:lang w:val="en-US"/>
        </w:rPr>
        <w:t>.</w:t>
      </w:r>
    </w:p>
    <w:p w14:paraId="59E93BC3" w14:textId="69E482E7"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Fiebig, M., A. Wiartalla, B. Holderbaum, and S. Kiesow, 2014: Particulate emissions from diesel engines: correlation between engine technology and emissions. </w:t>
      </w:r>
      <w:r w:rsidRPr="00A4496F">
        <w:rPr>
          <w:i/>
          <w:sz w:val="20"/>
          <w:szCs w:val="20"/>
          <w:lang w:val="en-US"/>
        </w:rPr>
        <w:t>Journal of Occupational Medicine and Toxicology</w:t>
      </w:r>
      <w:r w:rsidRPr="00A4496F">
        <w:rPr>
          <w:sz w:val="20"/>
          <w:szCs w:val="20"/>
          <w:lang w:val="en-US"/>
        </w:rPr>
        <w:t xml:space="preserve">, </w:t>
      </w:r>
      <w:r w:rsidRPr="00A4496F">
        <w:rPr>
          <w:b/>
          <w:sz w:val="20"/>
          <w:szCs w:val="20"/>
          <w:lang w:val="en-US"/>
        </w:rPr>
        <w:t>9(1)</w:t>
      </w:r>
      <w:r w:rsidRPr="00A4496F">
        <w:rPr>
          <w:sz w:val="20"/>
          <w:szCs w:val="20"/>
          <w:lang w:val="en-US"/>
        </w:rPr>
        <w:t>, 6, doi:</w:t>
      </w:r>
      <w:hyperlink r:id="rId181" w:history="1">
        <w:r w:rsidRPr="00A4496F">
          <w:rPr>
            <w:rStyle w:val="Lienhypertexte"/>
            <w:sz w:val="20"/>
            <w:szCs w:val="20"/>
            <w:lang w:val="en-US"/>
          </w:rPr>
          <w:t>10.1186/1745-6673-9-6</w:t>
        </w:r>
      </w:hyperlink>
      <w:r w:rsidRPr="00A4496F">
        <w:rPr>
          <w:sz w:val="20"/>
          <w:szCs w:val="20"/>
          <w:lang w:val="en-US"/>
        </w:rPr>
        <w:t>.</w:t>
      </w:r>
    </w:p>
    <w:p w14:paraId="7E7EC04A" w14:textId="2FEBFF69"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Finney, D.L., R.M. Doherty, O. Wild, and N.L. Abraham, 2016a: The impact of lightning on tropospheric ozone chemistry using a new global lightning parametrisation.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16(12)</w:t>
      </w:r>
      <w:r w:rsidRPr="00A4496F">
        <w:rPr>
          <w:sz w:val="20"/>
          <w:szCs w:val="20"/>
          <w:lang w:val="en-US"/>
        </w:rPr>
        <w:t>, 7507–7522, doi:</w:t>
      </w:r>
      <w:hyperlink r:id="rId182" w:history="1">
        <w:r w:rsidRPr="00A4496F">
          <w:rPr>
            <w:rStyle w:val="Lienhypertexte"/>
            <w:sz w:val="20"/>
            <w:szCs w:val="20"/>
            <w:lang w:val="en-US"/>
          </w:rPr>
          <w:t>10.5194/acp-16-7507-2016</w:t>
        </w:r>
      </w:hyperlink>
      <w:r w:rsidRPr="00A4496F">
        <w:rPr>
          <w:sz w:val="20"/>
          <w:szCs w:val="20"/>
          <w:lang w:val="en-US"/>
        </w:rPr>
        <w:t>.</w:t>
      </w:r>
    </w:p>
    <w:p w14:paraId="0BB21B9D" w14:textId="2FD00721"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Finney, D.L., R.M. Doherty, O. Wild, P.J. Young, and A. Butler, 2016b: Response of lightning NO &lt;sub&gt; &lt;i&gt;x&lt;/i&gt; &lt;/sub&gt; emissions and ozone production to climate change: Insights from the Atmospheric Chemistry and Climate Model Intercomparison Project. </w:t>
      </w:r>
      <w:r w:rsidRPr="00A4496F">
        <w:rPr>
          <w:i/>
          <w:sz w:val="20"/>
          <w:szCs w:val="20"/>
          <w:lang w:val="en-US"/>
        </w:rPr>
        <w:t>Geophysical Research Letters</w:t>
      </w:r>
      <w:r w:rsidRPr="00A4496F">
        <w:rPr>
          <w:sz w:val="20"/>
          <w:szCs w:val="20"/>
          <w:lang w:val="en-US"/>
        </w:rPr>
        <w:t xml:space="preserve">, </w:t>
      </w:r>
      <w:r w:rsidRPr="00A4496F">
        <w:rPr>
          <w:b/>
          <w:sz w:val="20"/>
          <w:szCs w:val="20"/>
          <w:lang w:val="en-US"/>
        </w:rPr>
        <w:t>43(10)</w:t>
      </w:r>
      <w:r w:rsidRPr="00A4496F">
        <w:rPr>
          <w:sz w:val="20"/>
          <w:szCs w:val="20"/>
          <w:lang w:val="en-US"/>
        </w:rPr>
        <w:t>, 5492–5500, doi:</w:t>
      </w:r>
      <w:hyperlink r:id="rId183" w:history="1">
        <w:r w:rsidRPr="00A4496F">
          <w:rPr>
            <w:rStyle w:val="Lienhypertexte"/>
            <w:sz w:val="20"/>
            <w:szCs w:val="20"/>
            <w:lang w:val="en-US"/>
          </w:rPr>
          <w:t>10.1002/2016gl068825</w:t>
        </w:r>
      </w:hyperlink>
      <w:r w:rsidRPr="00A4496F">
        <w:rPr>
          <w:sz w:val="20"/>
          <w:szCs w:val="20"/>
          <w:lang w:val="en-US"/>
        </w:rPr>
        <w:t>.</w:t>
      </w:r>
    </w:p>
    <w:p w14:paraId="5AAE5421" w14:textId="3143776D"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Finney, D.L. et al., 2018: A projected decrease in lightning under climate change. </w:t>
      </w:r>
      <w:r w:rsidRPr="00A4496F">
        <w:rPr>
          <w:i/>
          <w:sz w:val="20"/>
          <w:szCs w:val="20"/>
          <w:lang w:val="en-US"/>
        </w:rPr>
        <w:t>Nature Climate Change</w:t>
      </w:r>
      <w:r w:rsidRPr="00A4496F">
        <w:rPr>
          <w:sz w:val="20"/>
          <w:szCs w:val="20"/>
          <w:lang w:val="en-US"/>
        </w:rPr>
        <w:t xml:space="preserve">, </w:t>
      </w:r>
      <w:r w:rsidRPr="00A4496F">
        <w:rPr>
          <w:b/>
          <w:sz w:val="20"/>
          <w:szCs w:val="20"/>
          <w:lang w:val="en-US"/>
        </w:rPr>
        <w:t>8(3)</w:t>
      </w:r>
      <w:r w:rsidRPr="00A4496F">
        <w:rPr>
          <w:sz w:val="20"/>
          <w:szCs w:val="20"/>
          <w:lang w:val="en-US"/>
        </w:rPr>
        <w:t>, 210–213, doi:</w:t>
      </w:r>
      <w:hyperlink r:id="rId184" w:history="1">
        <w:r w:rsidRPr="00A4496F">
          <w:rPr>
            <w:rStyle w:val="Lienhypertexte"/>
            <w:sz w:val="20"/>
            <w:szCs w:val="20"/>
            <w:lang w:val="en-US"/>
          </w:rPr>
          <w:t>10.1038/s41558-018-0072-6</w:t>
        </w:r>
      </w:hyperlink>
      <w:r w:rsidRPr="00A4496F">
        <w:rPr>
          <w:sz w:val="20"/>
          <w:szCs w:val="20"/>
          <w:lang w:val="en-US"/>
        </w:rPr>
        <w:t>.</w:t>
      </w:r>
    </w:p>
    <w:p w14:paraId="0449523D" w14:textId="7BD1DD36"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Fioletov, V.E. et al., 2016: A global catalogue of large SO&lt;sub&gt;2&lt;/sub&gt; sources and emissions derived from the Ozone Monitoring Instrument.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16(18)</w:t>
      </w:r>
      <w:r w:rsidRPr="00A4496F">
        <w:rPr>
          <w:sz w:val="20"/>
          <w:szCs w:val="20"/>
          <w:lang w:val="en-US"/>
        </w:rPr>
        <w:t>, 11497–11519, doi:</w:t>
      </w:r>
      <w:hyperlink r:id="rId185" w:history="1">
        <w:r w:rsidRPr="00A4496F">
          <w:rPr>
            <w:rStyle w:val="Lienhypertexte"/>
            <w:sz w:val="20"/>
            <w:szCs w:val="20"/>
            <w:lang w:val="en-US"/>
          </w:rPr>
          <w:t>10.5194/acp-16-11497-2016</w:t>
        </w:r>
      </w:hyperlink>
      <w:r w:rsidRPr="00A4496F">
        <w:rPr>
          <w:sz w:val="20"/>
          <w:szCs w:val="20"/>
          <w:lang w:val="en-US"/>
        </w:rPr>
        <w:t>.</w:t>
      </w:r>
    </w:p>
    <w:p w14:paraId="3D2048FE" w14:textId="6E91AB8E"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Fiore, A.M., V. Naik, and E.M. Leibensperger, 2015: Air Quality and Climate Connections. </w:t>
      </w:r>
      <w:r w:rsidRPr="00A4496F">
        <w:rPr>
          <w:i/>
          <w:sz w:val="20"/>
          <w:szCs w:val="20"/>
          <w:lang w:val="en-US"/>
        </w:rPr>
        <w:t>Journal of the Air &amp; Waste Management Association</w:t>
      </w:r>
      <w:r w:rsidRPr="00A4496F">
        <w:rPr>
          <w:sz w:val="20"/>
          <w:szCs w:val="20"/>
          <w:lang w:val="en-US"/>
        </w:rPr>
        <w:t xml:space="preserve">, </w:t>
      </w:r>
      <w:r w:rsidRPr="00A4496F">
        <w:rPr>
          <w:b/>
          <w:sz w:val="20"/>
          <w:szCs w:val="20"/>
          <w:lang w:val="en-US"/>
        </w:rPr>
        <w:t>65(6)</w:t>
      </w:r>
      <w:r w:rsidRPr="00A4496F">
        <w:rPr>
          <w:sz w:val="20"/>
          <w:szCs w:val="20"/>
          <w:lang w:val="en-US"/>
        </w:rPr>
        <w:t>, 645–685, doi:</w:t>
      </w:r>
      <w:hyperlink r:id="rId186" w:history="1">
        <w:r w:rsidRPr="00A4496F">
          <w:rPr>
            <w:rStyle w:val="Lienhypertexte"/>
            <w:sz w:val="20"/>
            <w:szCs w:val="20"/>
            <w:lang w:val="en-US"/>
          </w:rPr>
          <w:t>10.1080/10962247.2015.1040526</w:t>
        </w:r>
      </w:hyperlink>
      <w:r w:rsidRPr="00A4496F">
        <w:rPr>
          <w:sz w:val="20"/>
          <w:szCs w:val="20"/>
          <w:lang w:val="en-US"/>
        </w:rPr>
        <w:t>.</w:t>
      </w:r>
    </w:p>
    <w:p w14:paraId="656F5CBF" w14:textId="57C53F6A"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Fiore, A.M. et al., 2012: Global air quality and climate. </w:t>
      </w:r>
      <w:r w:rsidRPr="00A4496F">
        <w:rPr>
          <w:i/>
          <w:sz w:val="20"/>
          <w:szCs w:val="20"/>
          <w:lang w:val="en-US"/>
        </w:rPr>
        <w:t>Chemical Society Reviews</w:t>
      </w:r>
      <w:r w:rsidRPr="00A4496F">
        <w:rPr>
          <w:sz w:val="20"/>
          <w:szCs w:val="20"/>
          <w:lang w:val="en-US"/>
        </w:rPr>
        <w:t xml:space="preserve">, </w:t>
      </w:r>
      <w:r w:rsidRPr="00A4496F">
        <w:rPr>
          <w:b/>
          <w:sz w:val="20"/>
          <w:szCs w:val="20"/>
          <w:lang w:val="en-US"/>
        </w:rPr>
        <w:t>41(19)</w:t>
      </w:r>
      <w:r w:rsidRPr="00A4496F">
        <w:rPr>
          <w:sz w:val="20"/>
          <w:szCs w:val="20"/>
          <w:lang w:val="en-US"/>
        </w:rPr>
        <w:t>, 6663–6683, doi:</w:t>
      </w:r>
      <w:hyperlink r:id="rId187" w:history="1">
        <w:r w:rsidRPr="00A4496F">
          <w:rPr>
            <w:rStyle w:val="Lienhypertexte"/>
            <w:sz w:val="20"/>
            <w:szCs w:val="20"/>
            <w:lang w:val="en-US"/>
          </w:rPr>
          <w:t>10.1039/c2cs35095e</w:t>
        </w:r>
      </w:hyperlink>
      <w:r w:rsidRPr="00A4496F">
        <w:rPr>
          <w:sz w:val="20"/>
          <w:szCs w:val="20"/>
          <w:lang w:val="en-US"/>
        </w:rPr>
        <w:t>.</w:t>
      </w:r>
    </w:p>
    <w:p w14:paraId="451EAD49" w14:textId="785CF458"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Flechard, C.R. et al., 2020: Carbon–nitrogen interactions in European forests and semi-natural vegetation – Part 1: Fluxes and budgets of carbon, nitrogen and greenhouse gases from ecosystem monitoring and modelling. </w:t>
      </w:r>
      <w:r w:rsidRPr="00A4496F">
        <w:rPr>
          <w:i/>
          <w:sz w:val="20"/>
          <w:szCs w:val="20"/>
          <w:lang w:val="en-US"/>
        </w:rPr>
        <w:t>Biogeosciences</w:t>
      </w:r>
      <w:r w:rsidRPr="00A4496F">
        <w:rPr>
          <w:sz w:val="20"/>
          <w:szCs w:val="20"/>
          <w:lang w:val="en-US"/>
        </w:rPr>
        <w:t xml:space="preserve">, </w:t>
      </w:r>
      <w:r w:rsidRPr="00A4496F">
        <w:rPr>
          <w:b/>
          <w:sz w:val="20"/>
          <w:szCs w:val="20"/>
          <w:lang w:val="en-US"/>
        </w:rPr>
        <w:t>17(6)</w:t>
      </w:r>
      <w:r w:rsidRPr="00A4496F">
        <w:rPr>
          <w:sz w:val="20"/>
          <w:szCs w:val="20"/>
          <w:lang w:val="en-US"/>
        </w:rPr>
        <w:t>, 1583–1620, doi:</w:t>
      </w:r>
      <w:hyperlink r:id="rId188" w:history="1">
        <w:r w:rsidRPr="00A4496F">
          <w:rPr>
            <w:rStyle w:val="Lienhypertexte"/>
            <w:sz w:val="20"/>
            <w:szCs w:val="20"/>
            <w:lang w:val="en-US"/>
          </w:rPr>
          <w:t>10.5194/bg-17-1583-2020</w:t>
        </w:r>
      </w:hyperlink>
      <w:r w:rsidRPr="00A4496F">
        <w:rPr>
          <w:sz w:val="20"/>
          <w:szCs w:val="20"/>
          <w:lang w:val="en-US"/>
        </w:rPr>
        <w:t>.</w:t>
      </w:r>
    </w:p>
    <w:p w14:paraId="2116BE5E" w14:textId="45C5945B"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Flemming, J. et al., 2017: The CAMS interim Reanalysis of Carbon Monoxide, Ozone and Aerosol for 2003-2015.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17(3)</w:t>
      </w:r>
      <w:r w:rsidRPr="00A4496F">
        <w:rPr>
          <w:sz w:val="20"/>
          <w:szCs w:val="20"/>
          <w:lang w:val="en-US"/>
        </w:rPr>
        <w:t>, 1945–1983, doi:</w:t>
      </w:r>
      <w:hyperlink r:id="rId189" w:history="1">
        <w:r w:rsidRPr="00A4496F">
          <w:rPr>
            <w:rStyle w:val="Lienhypertexte"/>
            <w:sz w:val="20"/>
            <w:szCs w:val="20"/>
            <w:lang w:val="en-US"/>
          </w:rPr>
          <w:t>10.5194/acp-17-1945-2017</w:t>
        </w:r>
      </w:hyperlink>
      <w:r w:rsidRPr="00A4496F">
        <w:rPr>
          <w:sz w:val="20"/>
          <w:szCs w:val="20"/>
          <w:lang w:val="en-US"/>
        </w:rPr>
        <w:t>.</w:t>
      </w:r>
    </w:p>
    <w:p w14:paraId="47D935E2" w14:textId="4CFE28F0"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Forestieri, S.D. et al., 2018: Temperature and Composition Dependence of Sea Spray Aerosol Production. </w:t>
      </w:r>
      <w:r w:rsidRPr="00A4496F">
        <w:rPr>
          <w:i/>
          <w:sz w:val="20"/>
          <w:szCs w:val="20"/>
          <w:lang w:val="en-US"/>
        </w:rPr>
        <w:t>Geophysical Research Letters</w:t>
      </w:r>
      <w:r w:rsidRPr="00A4496F">
        <w:rPr>
          <w:sz w:val="20"/>
          <w:szCs w:val="20"/>
          <w:lang w:val="en-US"/>
        </w:rPr>
        <w:t>, doi:</w:t>
      </w:r>
      <w:hyperlink r:id="rId190" w:history="1">
        <w:r w:rsidRPr="00A4496F">
          <w:rPr>
            <w:rStyle w:val="Lienhypertexte"/>
            <w:sz w:val="20"/>
            <w:szCs w:val="20"/>
            <w:lang w:val="en-US"/>
          </w:rPr>
          <w:t>10.1029/2018gl078193</w:t>
        </w:r>
      </w:hyperlink>
      <w:r w:rsidRPr="00A4496F">
        <w:rPr>
          <w:sz w:val="20"/>
          <w:szCs w:val="20"/>
          <w:lang w:val="en-US"/>
        </w:rPr>
        <w:t>.</w:t>
      </w:r>
    </w:p>
    <w:p w14:paraId="4D75538E" w14:textId="59166AF1"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Forster, P.M. et al., 2016: Recommendations for diagnosing effective radiative forcing from climate models for CMIP6. </w:t>
      </w:r>
      <w:r w:rsidRPr="00A4496F">
        <w:rPr>
          <w:i/>
          <w:sz w:val="20"/>
          <w:szCs w:val="20"/>
          <w:lang w:val="en-US"/>
        </w:rPr>
        <w:t>Journal of Geophysical Research</w:t>
      </w:r>
      <w:r w:rsidRPr="00A4496F">
        <w:rPr>
          <w:sz w:val="20"/>
          <w:szCs w:val="20"/>
          <w:lang w:val="en-US"/>
        </w:rPr>
        <w:t xml:space="preserve">, </w:t>
      </w:r>
      <w:r w:rsidRPr="00A4496F">
        <w:rPr>
          <w:b/>
          <w:sz w:val="20"/>
          <w:szCs w:val="20"/>
          <w:lang w:val="en-US"/>
        </w:rPr>
        <w:t>121(20)</w:t>
      </w:r>
      <w:r w:rsidRPr="00A4496F">
        <w:rPr>
          <w:sz w:val="20"/>
          <w:szCs w:val="20"/>
          <w:lang w:val="en-US"/>
        </w:rPr>
        <w:t>, 12,460–12,475, doi:</w:t>
      </w:r>
      <w:hyperlink r:id="rId191" w:history="1">
        <w:r w:rsidRPr="00A4496F">
          <w:rPr>
            <w:rStyle w:val="Lienhypertexte"/>
            <w:sz w:val="20"/>
            <w:szCs w:val="20"/>
            <w:lang w:val="en-US"/>
          </w:rPr>
          <w:t>10.1002/2016jd025320</w:t>
        </w:r>
      </w:hyperlink>
      <w:r w:rsidRPr="00A4496F">
        <w:rPr>
          <w:sz w:val="20"/>
          <w:szCs w:val="20"/>
          <w:lang w:val="en-US"/>
        </w:rPr>
        <w:t>.</w:t>
      </w:r>
    </w:p>
    <w:p w14:paraId="4C118CCC" w14:textId="558E1484"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Forster, P.M. et al., 2020: Current and future global climate impacts resulting from COVID-19. </w:t>
      </w:r>
      <w:r w:rsidRPr="00A4496F">
        <w:rPr>
          <w:i/>
          <w:sz w:val="20"/>
          <w:szCs w:val="20"/>
          <w:lang w:val="en-US"/>
        </w:rPr>
        <w:t>Nature Climate Change</w:t>
      </w:r>
      <w:r w:rsidRPr="00A4496F">
        <w:rPr>
          <w:sz w:val="20"/>
          <w:szCs w:val="20"/>
          <w:lang w:val="en-US"/>
        </w:rPr>
        <w:t>, doi:</w:t>
      </w:r>
      <w:hyperlink r:id="rId192" w:history="1">
        <w:r w:rsidRPr="00A4496F">
          <w:rPr>
            <w:rStyle w:val="Lienhypertexte"/>
            <w:sz w:val="20"/>
            <w:szCs w:val="20"/>
            <w:lang w:val="en-US"/>
          </w:rPr>
          <w:t>10.1038/s41558-020-0883-0</w:t>
        </w:r>
      </w:hyperlink>
      <w:r w:rsidRPr="00A4496F">
        <w:rPr>
          <w:sz w:val="20"/>
          <w:szCs w:val="20"/>
          <w:lang w:val="en-US"/>
        </w:rPr>
        <w:t>.</w:t>
      </w:r>
    </w:p>
    <w:p w14:paraId="46B5FC92" w14:textId="32D9D2CD"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Fortems-Cheiney, A. et al., 2017: A 3 °c global RCP8.5 emission trajectory cancels benefits of European emission reductions on air quality. </w:t>
      </w:r>
      <w:r w:rsidRPr="00A4496F">
        <w:rPr>
          <w:i/>
          <w:sz w:val="20"/>
          <w:szCs w:val="20"/>
          <w:lang w:val="en-US"/>
        </w:rPr>
        <w:t>Nature Communications</w:t>
      </w:r>
      <w:r w:rsidRPr="00A4496F">
        <w:rPr>
          <w:sz w:val="20"/>
          <w:szCs w:val="20"/>
          <w:lang w:val="en-US"/>
        </w:rPr>
        <w:t xml:space="preserve">, </w:t>
      </w:r>
      <w:r w:rsidRPr="00A4496F">
        <w:rPr>
          <w:b/>
          <w:sz w:val="20"/>
          <w:szCs w:val="20"/>
          <w:lang w:val="en-US"/>
        </w:rPr>
        <w:t>8(1)</w:t>
      </w:r>
      <w:r w:rsidRPr="00A4496F">
        <w:rPr>
          <w:sz w:val="20"/>
          <w:szCs w:val="20"/>
          <w:lang w:val="en-US"/>
        </w:rPr>
        <w:t>, doi:</w:t>
      </w:r>
      <w:hyperlink r:id="rId193" w:history="1">
        <w:r w:rsidRPr="00A4496F">
          <w:rPr>
            <w:rStyle w:val="Lienhypertexte"/>
            <w:sz w:val="20"/>
            <w:szCs w:val="20"/>
            <w:lang w:val="en-US"/>
          </w:rPr>
          <w:t>10.1038/s41467-017-00075-9</w:t>
        </w:r>
      </w:hyperlink>
      <w:r w:rsidRPr="00A4496F">
        <w:rPr>
          <w:sz w:val="20"/>
          <w:szCs w:val="20"/>
          <w:lang w:val="en-US"/>
        </w:rPr>
        <w:t>.</w:t>
      </w:r>
    </w:p>
    <w:p w14:paraId="6978D890" w14:textId="513703A1"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Fowler, D. et al., 2015: Effects of global change during the 21st century on the nitrogen cycle.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15(24)</w:t>
      </w:r>
      <w:r w:rsidRPr="00A4496F">
        <w:rPr>
          <w:sz w:val="20"/>
          <w:szCs w:val="20"/>
          <w:lang w:val="en-US"/>
        </w:rPr>
        <w:t>, 13849–13893, doi:</w:t>
      </w:r>
      <w:hyperlink r:id="rId194" w:history="1">
        <w:r w:rsidRPr="00A4496F">
          <w:rPr>
            <w:rStyle w:val="Lienhypertexte"/>
            <w:sz w:val="20"/>
            <w:szCs w:val="20"/>
            <w:lang w:val="en-US"/>
          </w:rPr>
          <w:t>10.5194/acp-15-13849-2015</w:t>
        </w:r>
      </w:hyperlink>
      <w:r w:rsidRPr="00A4496F">
        <w:rPr>
          <w:sz w:val="20"/>
          <w:szCs w:val="20"/>
          <w:lang w:val="en-US"/>
        </w:rPr>
        <w:t>.</w:t>
      </w:r>
    </w:p>
    <w:p w14:paraId="46932063" w14:textId="7DB837D6"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Fowler, D. et al., 2020: A chronology of global air quality. </w:t>
      </w:r>
      <w:r w:rsidRPr="00A4496F">
        <w:rPr>
          <w:i/>
          <w:sz w:val="20"/>
          <w:szCs w:val="20"/>
          <w:lang w:val="en-US"/>
        </w:rPr>
        <w:t>Philosophical Transactions of the Royal Society A: Mathematical, Physical and Engineering Sciences</w:t>
      </w:r>
      <w:r w:rsidRPr="00A4496F">
        <w:rPr>
          <w:sz w:val="20"/>
          <w:szCs w:val="20"/>
          <w:lang w:val="en-US"/>
        </w:rPr>
        <w:t xml:space="preserve">, </w:t>
      </w:r>
      <w:r w:rsidRPr="00A4496F">
        <w:rPr>
          <w:b/>
          <w:sz w:val="20"/>
          <w:szCs w:val="20"/>
          <w:lang w:val="en-US"/>
        </w:rPr>
        <w:t>378(2183)</w:t>
      </w:r>
      <w:r w:rsidRPr="00A4496F">
        <w:rPr>
          <w:sz w:val="20"/>
          <w:szCs w:val="20"/>
          <w:lang w:val="en-US"/>
        </w:rPr>
        <w:t>, 20190314, doi:</w:t>
      </w:r>
      <w:hyperlink r:id="rId195" w:history="1">
        <w:r w:rsidRPr="00A4496F">
          <w:rPr>
            <w:rStyle w:val="Lienhypertexte"/>
            <w:sz w:val="20"/>
            <w:szCs w:val="20"/>
            <w:lang w:val="en-US"/>
          </w:rPr>
          <w:t>10.1098/rsta.2019.0314</w:t>
        </w:r>
      </w:hyperlink>
      <w:r w:rsidRPr="00A4496F">
        <w:rPr>
          <w:sz w:val="20"/>
          <w:szCs w:val="20"/>
          <w:lang w:val="en-US"/>
        </w:rPr>
        <w:t>.</w:t>
      </w:r>
    </w:p>
    <w:p w14:paraId="1F4317A9" w14:textId="1F8FFF31"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Franchin, A. et al., 2018: Airborne and ground-based observations of ammonium-nitrate-dominated aerosols in a shallow boundary layer during intense winter pollution episodes in northern Utah.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18(23)</w:t>
      </w:r>
      <w:r w:rsidRPr="00A4496F">
        <w:rPr>
          <w:sz w:val="20"/>
          <w:szCs w:val="20"/>
          <w:lang w:val="en-US"/>
        </w:rPr>
        <w:t>, 17259–17276, doi:</w:t>
      </w:r>
      <w:hyperlink r:id="rId196" w:history="1">
        <w:r w:rsidRPr="00A4496F">
          <w:rPr>
            <w:rStyle w:val="Lienhypertexte"/>
            <w:sz w:val="20"/>
            <w:szCs w:val="20"/>
            <w:lang w:val="en-US"/>
          </w:rPr>
          <w:t>10.5194/acp-18-17259-2018</w:t>
        </w:r>
      </w:hyperlink>
      <w:r w:rsidRPr="00A4496F">
        <w:rPr>
          <w:sz w:val="20"/>
          <w:szCs w:val="20"/>
          <w:lang w:val="en-US"/>
        </w:rPr>
        <w:t>.</w:t>
      </w:r>
    </w:p>
    <w:p w14:paraId="723DBE75" w14:textId="7DA5D44B"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lastRenderedPageBreak/>
        <w:t xml:space="preserve">Franco, B. et al., 2016: Evaluating ethane and methane emissions associated with the development of oil and natural gas extraction in North America. </w:t>
      </w:r>
      <w:r w:rsidRPr="00A4496F">
        <w:rPr>
          <w:i/>
          <w:sz w:val="20"/>
          <w:szCs w:val="20"/>
          <w:lang w:val="en-US"/>
        </w:rPr>
        <w:t>Environmental Research Letters</w:t>
      </w:r>
      <w:r w:rsidRPr="00A4496F">
        <w:rPr>
          <w:sz w:val="20"/>
          <w:szCs w:val="20"/>
          <w:lang w:val="en-US"/>
        </w:rPr>
        <w:t xml:space="preserve">, </w:t>
      </w:r>
      <w:r w:rsidRPr="00A4496F">
        <w:rPr>
          <w:b/>
          <w:sz w:val="20"/>
          <w:szCs w:val="20"/>
          <w:lang w:val="en-US"/>
        </w:rPr>
        <w:t>11(4)</w:t>
      </w:r>
      <w:r w:rsidRPr="00A4496F">
        <w:rPr>
          <w:sz w:val="20"/>
          <w:szCs w:val="20"/>
          <w:lang w:val="en-US"/>
        </w:rPr>
        <w:t>, doi:</w:t>
      </w:r>
      <w:hyperlink r:id="rId197" w:history="1">
        <w:r w:rsidRPr="00A4496F">
          <w:rPr>
            <w:rStyle w:val="Lienhypertexte"/>
            <w:sz w:val="20"/>
            <w:szCs w:val="20"/>
            <w:lang w:val="en-US"/>
          </w:rPr>
          <w:t>10.1088/1748-9326/11/4/044010</w:t>
        </w:r>
      </w:hyperlink>
      <w:r w:rsidRPr="00A4496F">
        <w:rPr>
          <w:sz w:val="20"/>
          <w:szCs w:val="20"/>
          <w:lang w:val="en-US"/>
        </w:rPr>
        <w:t>.</w:t>
      </w:r>
    </w:p>
    <w:p w14:paraId="5DCE40C6" w14:textId="02E7C9AD"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Freedman, M.A., E.J.E. Ott, and K.E. Marak, 2019: Role of pH in Aerosol Processes and Measurement Challenges. </w:t>
      </w:r>
      <w:r w:rsidRPr="00A4496F">
        <w:rPr>
          <w:i/>
          <w:sz w:val="20"/>
          <w:szCs w:val="20"/>
          <w:lang w:val="en-US"/>
        </w:rPr>
        <w:t>Journal of Physical Chemistry A</w:t>
      </w:r>
      <w:r w:rsidRPr="00A4496F">
        <w:rPr>
          <w:sz w:val="20"/>
          <w:szCs w:val="20"/>
          <w:lang w:val="en-US"/>
        </w:rPr>
        <w:t xml:space="preserve">, </w:t>
      </w:r>
      <w:r w:rsidRPr="00A4496F">
        <w:rPr>
          <w:b/>
          <w:sz w:val="20"/>
          <w:szCs w:val="20"/>
          <w:lang w:val="en-US"/>
        </w:rPr>
        <w:t>123(7)</w:t>
      </w:r>
      <w:r w:rsidRPr="00A4496F">
        <w:rPr>
          <w:sz w:val="20"/>
          <w:szCs w:val="20"/>
          <w:lang w:val="en-US"/>
        </w:rPr>
        <w:t>, 1275–1284, doi:</w:t>
      </w:r>
      <w:hyperlink r:id="rId198" w:history="1">
        <w:r w:rsidRPr="00A4496F">
          <w:rPr>
            <w:rStyle w:val="Lienhypertexte"/>
            <w:sz w:val="20"/>
            <w:szCs w:val="20"/>
            <w:lang w:val="en-US"/>
          </w:rPr>
          <w:t>10.1021/acs.jpca.8b10676</w:t>
        </w:r>
      </w:hyperlink>
      <w:r w:rsidRPr="00A4496F">
        <w:rPr>
          <w:sz w:val="20"/>
          <w:szCs w:val="20"/>
          <w:lang w:val="en-US"/>
        </w:rPr>
        <w:t>.</w:t>
      </w:r>
    </w:p>
    <w:p w14:paraId="1130AF24" w14:textId="4A0A89D2"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Freney, E. et al., 2018: Aerosol composition and the contribution of SOA formation over Mediterranean forests. </w:t>
      </w:r>
      <w:r w:rsidRPr="00A4496F">
        <w:rPr>
          <w:i/>
          <w:sz w:val="20"/>
          <w:szCs w:val="20"/>
          <w:lang w:val="en-US"/>
        </w:rPr>
        <w:t>Atmospheric Chemistry and Physics</w:t>
      </w:r>
      <w:r w:rsidRPr="00A4496F">
        <w:rPr>
          <w:sz w:val="20"/>
          <w:szCs w:val="20"/>
          <w:lang w:val="en-US"/>
        </w:rPr>
        <w:t>, doi:</w:t>
      </w:r>
      <w:hyperlink r:id="rId199" w:history="1">
        <w:r w:rsidRPr="00A4496F">
          <w:rPr>
            <w:rStyle w:val="Lienhypertexte"/>
            <w:sz w:val="20"/>
            <w:szCs w:val="20"/>
            <w:lang w:val="en-US"/>
          </w:rPr>
          <w:t>10.5194/acp-18-7041-2018</w:t>
        </w:r>
      </w:hyperlink>
      <w:r w:rsidRPr="00A4496F">
        <w:rPr>
          <w:sz w:val="20"/>
          <w:szCs w:val="20"/>
          <w:lang w:val="en-US"/>
        </w:rPr>
        <w:t>.</w:t>
      </w:r>
    </w:p>
    <w:p w14:paraId="11561898" w14:textId="0B727215"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Friedlingstein, P. et al., 2020: Global Carbon Budget 2020. </w:t>
      </w:r>
      <w:r w:rsidRPr="00A4496F">
        <w:rPr>
          <w:i/>
          <w:sz w:val="20"/>
          <w:szCs w:val="20"/>
          <w:lang w:val="en-US"/>
        </w:rPr>
        <w:t>Earth System Science Data</w:t>
      </w:r>
      <w:r w:rsidRPr="00A4496F">
        <w:rPr>
          <w:sz w:val="20"/>
          <w:szCs w:val="20"/>
          <w:lang w:val="en-US"/>
        </w:rPr>
        <w:t xml:space="preserve">, </w:t>
      </w:r>
      <w:r w:rsidRPr="00A4496F">
        <w:rPr>
          <w:b/>
          <w:sz w:val="20"/>
          <w:szCs w:val="20"/>
          <w:lang w:val="en-US"/>
        </w:rPr>
        <w:t>12(4)</w:t>
      </w:r>
      <w:r w:rsidRPr="00A4496F">
        <w:rPr>
          <w:sz w:val="20"/>
          <w:szCs w:val="20"/>
          <w:lang w:val="en-US"/>
        </w:rPr>
        <w:t>, 3269–3340, doi:</w:t>
      </w:r>
      <w:hyperlink r:id="rId200" w:history="1">
        <w:r w:rsidRPr="00A4496F">
          <w:rPr>
            <w:rStyle w:val="Lienhypertexte"/>
            <w:sz w:val="20"/>
            <w:szCs w:val="20"/>
            <w:lang w:val="en-US"/>
          </w:rPr>
          <w:t>10.5194/essd-12-3269-2020</w:t>
        </w:r>
      </w:hyperlink>
      <w:r w:rsidRPr="00A4496F">
        <w:rPr>
          <w:sz w:val="20"/>
          <w:szCs w:val="20"/>
          <w:lang w:val="en-US"/>
        </w:rPr>
        <w:t>.</w:t>
      </w:r>
    </w:p>
    <w:p w14:paraId="408F3A6A" w14:textId="65087E2A"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Froyd, K.D. et al., 2009: Aerosol composition of the tropical upper troposphere.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9(13)</w:t>
      </w:r>
      <w:r w:rsidRPr="00A4496F">
        <w:rPr>
          <w:sz w:val="20"/>
          <w:szCs w:val="20"/>
          <w:lang w:val="en-US"/>
        </w:rPr>
        <w:t>, 4363–4385, doi:</w:t>
      </w:r>
      <w:hyperlink r:id="rId201" w:history="1">
        <w:r w:rsidRPr="00A4496F">
          <w:rPr>
            <w:rStyle w:val="Lienhypertexte"/>
            <w:sz w:val="20"/>
            <w:szCs w:val="20"/>
            <w:lang w:val="en-US"/>
          </w:rPr>
          <w:t>10.5194/acp-9-4363-2009</w:t>
        </w:r>
      </w:hyperlink>
      <w:r w:rsidRPr="00A4496F">
        <w:rPr>
          <w:sz w:val="20"/>
          <w:szCs w:val="20"/>
          <w:lang w:val="en-US"/>
        </w:rPr>
        <w:t>.</w:t>
      </w:r>
    </w:p>
    <w:p w14:paraId="11DCEC73" w14:textId="72BA96EE"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Fu, D. et al., 2019: Direct retrieval of isoprene from satellite-based infrared measurements. </w:t>
      </w:r>
      <w:r w:rsidRPr="00A4496F">
        <w:rPr>
          <w:i/>
          <w:sz w:val="20"/>
          <w:szCs w:val="20"/>
          <w:lang w:val="en-US"/>
        </w:rPr>
        <w:t>Nature Communications</w:t>
      </w:r>
      <w:r w:rsidRPr="00A4496F">
        <w:rPr>
          <w:sz w:val="20"/>
          <w:szCs w:val="20"/>
          <w:lang w:val="en-US"/>
        </w:rPr>
        <w:t xml:space="preserve">, </w:t>
      </w:r>
      <w:r w:rsidRPr="00A4496F">
        <w:rPr>
          <w:b/>
          <w:sz w:val="20"/>
          <w:szCs w:val="20"/>
          <w:lang w:val="en-US"/>
        </w:rPr>
        <w:t>10(1)</w:t>
      </w:r>
      <w:r w:rsidRPr="00A4496F">
        <w:rPr>
          <w:sz w:val="20"/>
          <w:szCs w:val="20"/>
          <w:lang w:val="en-US"/>
        </w:rPr>
        <w:t>, 3811, doi:</w:t>
      </w:r>
      <w:hyperlink r:id="rId202" w:history="1">
        <w:r w:rsidRPr="00A4496F">
          <w:rPr>
            <w:rStyle w:val="Lienhypertexte"/>
            <w:sz w:val="20"/>
            <w:szCs w:val="20"/>
            <w:lang w:val="en-US"/>
          </w:rPr>
          <w:t>10.1038/s41467-019-11835-0</w:t>
        </w:r>
      </w:hyperlink>
      <w:r w:rsidRPr="00A4496F">
        <w:rPr>
          <w:sz w:val="20"/>
          <w:szCs w:val="20"/>
          <w:lang w:val="en-US"/>
        </w:rPr>
        <w:t>.</w:t>
      </w:r>
    </w:p>
    <w:p w14:paraId="7B3D1E8B" w14:textId="5FEDCA63"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Fu, T.M. and H. Tian, 2019: Climate Change Penalty to Ozone Air Quality: Review of Current Understandings and Knowledge Gaps. </w:t>
      </w:r>
      <w:r w:rsidRPr="00A4496F">
        <w:rPr>
          <w:i/>
          <w:sz w:val="20"/>
          <w:szCs w:val="20"/>
          <w:lang w:val="en-US"/>
        </w:rPr>
        <w:t>Current Pollution Reports</w:t>
      </w:r>
      <w:r w:rsidRPr="00A4496F">
        <w:rPr>
          <w:sz w:val="20"/>
          <w:szCs w:val="20"/>
          <w:lang w:val="en-US"/>
        </w:rPr>
        <w:t xml:space="preserve">, </w:t>
      </w:r>
      <w:r w:rsidRPr="00A4496F">
        <w:rPr>
          <w:b/>
          <w:sz w:val="20"/>
          <w:szCs w:val="20"/>
          <w:lang w:val="en-US"/>
        </w:rPr>
        <w:t>5(3)</w:t>
      </w:r>
      <w:r w:rsidRPr="00A4496F">
        <w:rPr>
          <w:sz w:val="20"/>
          <w:szCs w:val="20"/>
          <w:lang w:val="en-US"/>
        </w:rPr>
        <w:t>, 159–171, doi:</w:t>
      </w:r>
      <w:hyperlink r:id="rId203" w:history="1">
        <w:r w:rsidRPr="00A4496F">
          <w:rPr>
            <w:rStyle w:val="Lienhypertexte"/>
            <w:sz w:val="20"/>
            <w:szCs w:val="20"/>
            <w:lang w:val="en-US"/>
          </w:rPr>
          <w:t>10.1007/s40726-019-00115-6</w:t>
        </w:r>
      </w:hyperlink>
      <w:r w:rsidRPr="00A4496F">
        <w:rPr>
          <w:sz w:val="20"/>
          <w:szCs w:val="20"/>
          <w:lang w:val="en-US"/>
        </w:rPr>
        <w:t>.</w:t>
      </w:r>
    </w:p>
    <w:p w14:paraId="407A25A9" w14:textId="0458AEDA"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Fuchs, H. et al., 2013: Experimental evidence for efficient hydroxyl radical regeneration in isoprene oxidation. </w:t>
      </w:r>
      <w:r w:rsidRPr="00A4496F">
        <w:rPr>
          <w:i/>
          <w:sz w:val="20"/>
          <w:szCs w:val="20"/>
          <w:lang w:val="en-US"/>
        </w:rPr>
        <w:t>Nature Geoscience</w:t>
      </w:r>
      <w:r w:rsidRPr="00A4496F">
        <w:rPr>
          <w:sz w:val="20"/>
          <w:szCs w:val="20"/>
          <w:lang w:val="en-US"/>
        </w:rPr>
        <w:t xml:space="preserve">, </w:t>
      </w:r>
      <w:r w:rsidRPr="00A4496F">
        <w:rPr>
          <w:b/>
          <w:sz w:val="20"/>
          <w:szCs w:val="20"/>
          <w:lang w:val="en-US"/>
        </w:rPr>
        <w:t>6</w:t>
      </w:r>
      <w:r w:rsidRPr="00A4496F">
        <w:rPr>
          <w:sz w:val="20"/>
          <w:szCs w:val="20"/>
          <w:lang w:val="en-US"/>
        </w:rPr>
        <w:t>, 1023.</w:t>
      </w:r>
    </w:p>
    <w:p w14:paraId="59388D67" w14:textId="711D7406"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Fuglestvedt, J., T. Berntsen, G. Myhre, K. Rypdal, and R.B. Skeie, 2008: Climate forcing from the transport sectors. </w:t>
      </w:r>
      <w:r w:rsidRPr="00A4496F">
        <w:rPr>
          <w:i/>
          <w:sz w:val="20"/>
          <w:szCs w:val="20"/>
          <w:lang w:val="en-US"/>
        </w:rPr>
        <w:t>Proceedings of the National Academy of Sciences of the United States of America</w:t>
      </w:r>
      <w:r w:rsidRPr="00A4496F">
        <w:rPr>
          <w:sz w:val="20"/>
          <w:szCs w:val="20"/>
          <w:lang w:val="en-US"/>
        </w:rPr>
        <w:t xml:space="preserve">, </w:t>
      </w:r>
      <w:r w:rsidRPr="00A4496F">
        <w:rPr>
          <w:b/>
          <w:sz w:val="20"/>
          <w:szCs w:val="20"/>
          <w:lang w:val="en-US"/>
        </w:rPr>
        <w:t>105(2)</w:t>
      </w:r>
      <w:r w:rsidRPr="00A4496F">
        <w:rPr>
          <w:sz w:val="20"/>
          <w:szCs w:val="20"/>
          <w:lang w:val="en-US"/>
        </w:rPr>
        <w:t>, 454–458, doi:</w:t>
      </w:r>
      <w:hyperlink r:id="rId204" w:history="1">
        <w:r w:rsidRPr="00A4496F">
          <w:rPr>
            <w:rStyle w:val="Lienhypertexte"/>
            <w:sz w:val="20"/>
            <w:szCs w:val="20"/>
            <w:lang w:val="en-US"/>
          </w:rPr>
          <w:t>10.1073/pnas.0702958104</w:t>
        </w:r>
      </w:hyperlink>
      <w:r w:rsidRPr="00A4496F">
        <w:rPr>
          <w:sz w:val="20"/>
          <w:szCs w:val="20"/>
          <w:lang w:val="en-US"/>
        </w:rPr>
        <w:t>.</w:t>
      </w:r>
    </w:p>
    <w:p w14:paraId="11F8EE10" w14:textId="1AA2BA13"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Fuglestvedt, J.S., I.S.A. Isaksen, and W.C. Wang, 1996: Estimates of indirect global warming potentials for CH&lt;sub&gt;4&lt;/sub&gt;, CO and NO&lt;sub&gt;x&lt;/sub&gt;. </w:t>
      </w:r>
      <w:r w:rsidRPr="00A4496F">
        <w:rPr>
          <w:i/>
          <w:sz w:val="20"/>
          <w:szCs w:val="20"/>
          <w:lang w:val="en-US"/>
        </w:rPr>
        <w:t>Climatic Change</w:t>
      </w:r>
      <w:r w:rsidRPr="00A4496F">
        <w:rPr>
          <w:sz w:val="20"/>
          <w:szCs w:val="20"/>
          <w:lang w:val="en-US"/>
        </w:rPr>
        <w:t xml:space="preserve">, </w:t>
      </w:r>
      <w:r w:rsidRPr="00A4496F">
        <w:rPr>
          <w:b/>
          <w:sz w:val="20"/>
          <w:szCs w:val="20"/>
          <w:lang w:val="en-US"/>
        </w:rPr>
        <w:t>34(3–4)</w:t>
      </w:r>
      <w:r w:rsidRPr="00A4496F">
        <w:rPr>
          <w:sz w:val="20"/>
          <w:szCs w:val="20"/>
          <w:lang w:val="en-US"/>
        </w:rPr>
        <w:t>, 405–437, doi:</w:t>
      </w:r>
      <w:hyperlink r:id="rId205" w:history="1">
        <w:r w:rsidRPr="00A4496F">
          <w:rPr>
            <w:rStyle w:val="Lienhypertexte"/>
            <w:sz w:val="20"/>
            <w:szCs w:val="20"/>
            <w:lang w:val="en-US"/>
          </w:rPr>
          <w:t>10.1007/bf00139300</w:t>
        </w:r>
      </w:hyperlink>
      <w:r w:rsidRPr="00A4496F">
        <w:rPr>
          <w:sz w:val="20"/>
          <w:szCs w:val="20"/>
          <w:lang w:val="en-US"/>
        </w:rPr>
        <w:t>.</w:t>
      </w:r>
    </w:p>
    <w:p w14:paraId="6FC91D7A" w14:textId="6987476D"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Fujimori, S. et al., 2017: SSP3: AIM implementation of Shared Socioeconomic Pathways. </w:t>
      </w:r>
      <w:r w:rsidRPr="00A4496F">
        <w:rPr>
          <w:i/>
          <w:sz w:val="20"/>
          <w:szCs w:val="20"/>
          <w:lang w:val="en-US"/>
        </w:rPr>
        <w:t>Global Environmental Change</w:t>
      </w:r>
      <w:r w:rsidRPr="00A4496F">
        <w:rPr>
          <w:sz w:val="20"/>
          <w:szCs w:val="20"/>
          <w:lang w:val="en-US"/>
        </w:rPr>
        <w:t xml:space="preserve">, </w:t>
      </w:r>
      <w:r w:rsidRPr="00A4496F">
        <w:rPr>
          <w:b/>
          <w:sz w:val="20"/>
          <w:szCs w:val="20"/>
          <w:lang w:val="en-US"/>
        </w:rPr>
        <w:t>42</w:t>
      </w:r>
      <w:r w:rsidRPr="00A4496F">
        <w:rPr>
          <w:sz w:val="20"/>
          <w:szCs w:val="20"/>
          <w:lang w:val="en-US"/>
        </w:rPr>
        <w:t>, 268–283, doi:</w:t>
      </w:r>
      <w:hyperlink r:id="rId206" w:history="1">
        <w:r w:rsidRPr="00A4496F">
          <w:rPr>
            <w:rStyle w:val="Lienhypertexte"/>
            <w:sz w:val="20"/>
            <w:szCs w:val="20"/>
            <w:lang w:val="en-US"/>
          </w:rPr>
          <w:t>10.1016/j.gloenvcha.2016.06.009</w:t>
        </w:r>
      </w:hyperlink>
      <w:r w:rsidRPr="00A4496F">
        <w:rPr>
          <w:sz w:val="20"/>
          <w:szCs w:val="20"/>
          <w:lang w:val="en-US"/>
        </w:rPr>
        <w:t>.</w:t>
      </w:r>
    </w:p>
    <w:p w14:paraId="05CC17D0" w14:textId="60DC8AAA"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Fuzzi, S. et al., 2007: Overview of the inorganic and organic composition of size-segregated aerosol in Rondônia, Brazil, from the biomass-burning period to the onset of the wet season. </w:t>
      </w:r>
      <w:r w:rsidRPr="00A4496F">
        <w:rPr>
          <w:i/>
          <w:sz w:val="20"/>
          <w:szCs w:val="20"/>
          <w:lang w:val="en-US"/>
        </w:rPr>
        <w:t>Journal of Geophysical Research: Atmospheres</w:t>
      </w:r>
      <w:r w:rsidRPr="00A4496F">
        <w:rPr>
          <w:sz w:val="20"/>
          <w:szCs w:val="20"/>
          <w:lang w:val="en-US"/>
        </w:rPr>
        <w:t xml:space="preserve">, </w:t>
      </w:r>
      <w:r w:rsidRPr="00A4496F">
        <w:rPr>
          <w:b/>
          <w:sz w:val="20"/>
          <w:szCs w:val="20"/>
          <w:lang w:val="en-US"/>
        </w:rPr>
        <w:t>112(D1)</w:t>
      </w:r>
      <w:r w:rsidRPr="00A4496F">
        <w:rPr>
          <w:sz w:val="20"/>
          <w:szCs w:val="20"/>
          <w:lang w:val="en-US"/>
        </w:rPr>
        <w:t>, doi:</w:t>
      </w:r>
      <w:hyperlink r:id="rId207" w:history="1">
        <w:r w:rsidRPr="00A4496F">
          <w:rPr>
            <w:rStyle w:val="Lienhypertexte"/>
            <w:sz w:val="20"/>
            <w:szCs w:val="20"/>
            <w:lang w:val="en-US"/>
          </w:rPr>
          <w:t>10.1029/2005jd006741</w:t>
        </w:r>
      </w:hyperlink>
      <w:r w:rsidRPr="00A4496F">
        <w:rPr>
          <w:sz w:val="20"/>
          <w:szCs w:val="20"/>
          <w:lang w:val="en-US"/>
        </w:rPr>
        <w:t>.</w:t>
      </w:r>
    </w:p>
    <w:p w14:paraId="07C07C6B" w14:textId="7EB3E70A"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Fyfe, J.C. et al., 2021: Quantifying the influence of short-term emission reductions on climate. </w:t>
      </w:r>
      <w:r w:rsidRPr="00A4496F">
        <w:rPr>
          <w:i/>
          <w:sz w:val="20"/>
          <w:szCs w:val="20"/>
          <w:lang w:val="en-US"/>
        </w:rPr>
        <w:t>Science Advances</w:t>
      </w:r>
      <w:r w:rsidRPr="00A4496F">
        <w:rPr>
          <w:sz w:val="20"/>
          <w:szCs w:val="20"/>
          <w:lang w:val="en-US"/>
        </w:rPr>
        <w:t xml:space="preserve">, </w:t>
      </w:r>
      <w:r w:rsidRPr="00A4496F">
        <w:rPr>
          <w:b/>
          <w:sz w:val="20"/>
          <w:szCs w:val="20"/>
          <w:lang w:val="en-US"/>
        </w:rPr>
        <w:t>7(10)</w:t>
      </w:r>
      <w:r w:rsidRPr="00A4496F">
        <w:rPr>
          <w:sz w:val="20"/>
          <w:szCs w:val="20"/>
          <w:lang w:val="en-US"/>
        </w:rPr>
        <w:t>, doi:</w:t>
      </w:r>
      <w:hyperlink r:id="rId208" w:history="1">
        <w:r w:rsidRPr="00A4496F">
          <w:rPr>
            <w:rStyle w:val="Lienhypertexte"/>
            <w:sz w:val="20"/>
            <w:szCs w:val="20"/>
            <w:lang w:val="en-US"/>
          </w:rPr>
          <w:t>10.1126/sciadv.abf7133</w:t>
        </w:r>
      </w:hyperlink>
      <w:r w:rsidRPr="00A4496F">
        <w:rPr>
          <w:sz w:val="20"/>
          <w:szCs w:val="20"/>
          <w:lang w:val="en-US"/>
        </w:rPr>
        <w:t>.</w:t>
      </w:r>
    </w:p>
    <w:p w14:paraId="56B36524" w14:textId="23337DDE"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Gabric, A.J., B. Qu, L. Rotstayn, and J.M. Shephard, 2013: Global simulations of the impact on contemporary climate of a perturbation to the sea-to-air flux of dimethylsulfide. </w:t>
      </w:r>
      <w:r w:rsidRPr="00A4496F">
        <w:rPr>
          <w:i/>
          <w:sz w:val="20"/>
          <w:szCs w:val="20"/>
          <w:lang w:val="en-US"/>
        </w:rPr>
        <w:t>Australian Meteorological and Oceanographic Journal</w:t>
      </w:r>
      <w:r w:rsidRPr="00A4496F">
        <w:rPr>
          <w:sz w:val="20"/>
          <w:szCs w:val="20"/>
          <w:lang w:val="en-US"/>
        </w:rPr>
        <w:t xml:space="preserve">, </w:t>
      </w:r>
      <w:r w:rsidRPr="00A4496F">
        <w:rPr>
          <w:b/>
          <w:sz w:val="20"/>
          <w:szCs w:val="20"/>
          <w:lang w:val="en-US"/>
        </w:rPr>
        <w:t>63(3)</w:t>
      </w:r>
      <w:r w:rsidRPr="00A4496F">
        <w:rPr>
          <w:sz w:val="20"/>
          <w:szCs w:val="20"/>
          <w:lang w:val="en-US"/>
        </w:rPr>
        <w:t>, 365–376, doi:</w:t>
      </w:r>
      <w:hyperlink r:id="rId209" w:history="1">
        <w:r w:rsidRPr="00A4496F">
          <w:rPr>
            <w:rStyle w:val="Lienhypertexte"/>
            <w:sz w:val="20"/>
            <w:szCs w:val="20"/>
            <w:lang w:val="en-US"/>
          </w:rPr>
          <w:t>10.22499/2.6303.002</w:t>
        </w:r>
      </w:hyperlink>
      <w:r w:rsidRPr="00A4496F">
        <w:rPr>
          <w:sz w:val="20"/>
          <w:szCs w:val="20"/>
          <w:lang w:val="en-US"/>
        </w:rPr>
        <w:t>.</w:t>
      </w:r>
    </w:p>
    <w:p w14:paraId="09706639" w14:textId="4ABDB637"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Gallardo, L. et al., 2018: Evolution of air quality in Santiago: The role of mobility and lessons from the science-policy interface. </w:t>
      </w:r>
      <w:r w:rsidRPr="00A4496F">
        <w:rPr>
          <w:i/>
          <w:sz w:val="20"/>
          <w:szCs w:val="20"/>
          <w:lang w:val="en-US"/>
        </w:rPr>
        <w:t>Elementa</w:t>
      </w:r>
      <w:r w:rsidRPr="00A4496F">
        <w:rPr>
          <w:sz w:val="20"/>
          <w:szCs w:val="20"/>
          <w:lang w:val="en-US"/>
        </w:rPr>
        <w:t xml:space="preserve">, </w:t>
      </w:r>
      <w:r w:rsidRPr="00A4496F">
        <w:rPr>
          <w:b/>
          <w:sz w:val="20"/>
          <w:szCs w:val="20"/>
          <w:lang w:val="en-US"/>
        </w:rPr>
        <w:t>6(1)</w:t>
      </w:r>
      <w:r w:rsidRPr="00A4496F">
        <w:rPr>
          <w:sz w:val="20"/>
          <w:szCs w:val="20"/>
          <w:lang w:val="en-US"/>
        </w:rPr>
        <w:t>, 38, doi:</w:t>
      </w:r>
      <w:hyperlink r:id="rId210" w:history="1">
        <w:r w:rsidRPr="00A4496F">
          <w:rPr>
            <w:rStyle w:val="Lienhypertexte"/>
            <w:sz w:val="20"/>
            <w:szCs w:val="20"/>
            <w:lang w:val="en-US"/>
          </w:rPr>
          <w:t>10.1525/elementa.293</w:t>
        </w:r>
      </w:hyperlink>
      <w:r w:rsidRPr="00A4496F">
        <w:rPr>
          <w:sz w:val="20"/>
          <w:szCs w:val="20"/>
          <w:lang w:val="en-US"/>
        </w:rPr>
        <w:t>.</w:t>
      </w:r>
    </w:p>
    <w:p w14:paraId="6B043A3D" w14:textId="15537C1E"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Galmarini, S. et al., 2017: Technical note: Coordination and harmonization of the multi-scale, multi-model activities HTAP2, AQMEII3, and MICS-Asia3: Simulations, emission inventories, boundary conditions, and model output formats.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17(2)</w:t>
      </w:r>
      <w:r w:rsidRPr="00A4496F">
        <w:rPr>
          <w:sz w:val="20"/>
          <w:szCs w:val="20"/>
          <w:lang w:val="en-US"/>
        </w:rPr>
        <w:t>, 1543–1555, doi:</w:t>
      </w:r>
      <w:hyperlink r:id="rId211" w:history="1">
        <w:r w:rsidRPr="00A4496F">
          <w:rPr>
            <w:rStyle w:val="Lienhypertexte"/>
            <w:sz w:val="20"/>
            <w:szCs w:val="20"/>
            <w:lang w:val="en-US"/>
          </w:rPr>
          <w:t>10.5194/acp-17-1543-2017</w:t>
        </w:r>
      </w:hyperlink>
      <w:r w:rsidRPr="00A4496F">
        <w:rPr>
          <w:sz w:val="20"/>
          <w:szCs w:val="20"/>
          <w:lang w:val="en-US"/>
        </w:rPr>
        <w:t>.</w:t>
      </w:r>
    </w:p>
    <w:p w14:paraId="3ECD4C3C" w14:textId="451C5585"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Gao, M. et al., 2018: Air quality and climate change, Topic 3 of the Model Inter-Comparison Study for Asia Phase III (MICS-Asia III) - Part 1: Overview and model evaluation.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18(7)</w:t>
      </w:r>
      <w:r w:rsidRPr="00A4496F">
        <w:rPr>
          <w:sz w:val="20"/>
          <w:szCs w:val="20"/>
          <w:lang w:val="en-US"/>
        </w:rPr>
        <w:t>, 4859–4884, doi:</w:t>
      </w:r>
      <w:hyperlink r:id="rId212" w:history="1">
        <w:r w:rsidRPr="00A4496F">
          <w:rPr>
            <w:rStyle w:val="Lienhypertexte"/>
            <w:sz w:val="20"/>
            <w:szCs w:val="20"/>
            <w:lang w:val="en-US"/>
          </w:rPr>
          <w:t>10.5194/acp-18-4859-2018</w:t>
        </w:r>
      </w:hyperlink>
      <w:r w:rsidRPr="00A4496F">
        <w:rPr>
          <w:sz w:val="20"/>
          <w:szCs w:val="20"/>
          <w:lang w:val="en-US"/>
        </w:rPr>
        <w:t>.</w:t>
      </w:r>
    </w:p>
    <w:p w14:paraId="6B09BBF6" w14:textId="76B3B9EE"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Garcia-Menendez, F., E. Monier, and N.E. Selin, 2017: The role of natural variability in projections of climate change impacts on U.S. ozone pollution. </w:t>
      </w:r>
      <w:r w:rsidRPr="00A4496F">
        <w:rPr>
          <w:i/>
          <w:sz w:val="20"/>
          <w:szCs w:val="20"/>
          <w:lang w:val="en-US"/>
        </w:rPr>
        <w:t>Geophysical Research Letters</w:t>
      </w:r>
      <w:r w:rsidRPr="00A4496F">
        <w:rPr>
          <w:sz w:val="20"/>
          <w:szCs w:val="20"/>
          <w:lang w:val="en-US"/>
        </w:rPr>
        <w:t xml:space="preserve">, </w:t>
      </w:r>
      <w:r w:rsidRPr="00A4496F">
        <w:rPr>
          <w:b/>
          <w:sz w:val="20"/>
          <w:szCs w:val="20"/>
          <w:lang w:val="en-US"/>
        </w:rPr>
        <w:t>44(6)</w:t>
      </w:r>
      <w:r w:rsidRPr="00A4496F">
        <w:rPr>
          <w:sz w:val="20"/>
          <w:szCs w:val="20"/>
          <w:lang w:val="en-US"/>
        </w:rPr>
        <w:t>, 2911–2921, doi:</w:t>
      </w:r>
      <w:hyperlink r:id="rId213" w:history="1">
        <w:r w:rsidRPr="00A4496F">
          <w:rPr>
            <w:rStyle w:val="Lienhypertexte"/>
            <w:sz w:val="20"/>
            <w:szCs w:val="20"/>
            <w:lang w:val="en-US"/>
          </w:rPr>
          <w:t>10.1002/2016gl071565</w:t>
        </w:r>
      </w:hyperlink>
      <w:r w:rsidRPr="00A4496F">
        <w:rPr>
          <w:sz w:val="20"/>
          <w:szCs w:val="20"/>
          <w:lang w:val="en-US"/>
        </w:rPr>
        <w:t>.</w:t>
      </w:r>
    </w:p>
    <w:p w14:paraId="67F0E652" w14:textId="7A6F49FB"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Garrido-Perez, J.M., C. Ordóñez, R. García-Herrera, and J.L. Schnell, 2019: The differing impact of air stagnation on summer ozone across Europe. </w:t>
      </w:r>
      <w:r w:rsidRPr="00A4496F">
        <w:rPr>
          <w:i/>
          <w:sz w:val="20"/>
          <w:szCs w:val="20"/>
          <w:lang w:val="en-US"/>
        </w:rPr>
        <w:t>Atmospheric Environment</w:t>
      </w:r>
      <w:r w:rsidRPr="00A4496F">
        <w:rPr>
          <w:sz w:val="20"/>
          <w:szCs w:val="20"/>
          <w:lang w:val="en-US"/>
        </w:rPr>
        <w:t xml:space="preserve">, </w:t>
      </w:r>
      <w:r w:rsidRPr="00A4496F">
        <w:rPr>
          <w:b/>
          <w:sz w:val="20"/>
          <w:szCs w:val="20"/>
          <w:lang w:val="en-US"/>
        </w:rPr>
        <w:t>219</w:t>
      </w:r>
      <w:r w:rsidRPr="00A4496F">
        <w:rPr>
          <w:sz w:val="20"/>
          <w:szCs w:val="20"/>
          <w:lang w:val="en-US"/>
        </w:rPr>
        <w:t>, doi:</w:t>
      </w:r>
      <w:hyperlink r:id="rId214" w:history="1">
        <w:r w:rsidRPr="00A4496F">
          <w:rPr>
            <w:rStyle w:val="Lienhypertexte"/>
            <w:sz w:val="20"/>
            <w:szCs w:val="20"/>
            <w:lang w:val="en-US"/>
          </w:rPr>
          <w:t>10.1016/j.atmosenv.2019.117062</w:t>
        </w:r>
      </w:hyperlink>
      <w:r w:rsidRPr="00A4496F">
        <w:rPr>
          <w:sz w:val="20"/>
          <w:szCs w:val="20"/>
          <w:lang w:val="en-US"/>
        </w:rPr>
        <w:t>.</w:t>
      </w:r>
    </w:p>
    <w:p w14:paraId="1A7616ED" w14:textId="371F501F"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Gasparini, B. and U. Lohmann, 2016: Why cirrus cloud seeding cannot substantially cool the planet. </w:t>
      </w:r>
      <w:r w:rsidRPr="00A4496F">
        <w:rPr>
          <w:i/>
          <w:sz w:val="20"/>
          <w:szCs w:val="20"/>
          <w:lang w:val="en-US"/>
        </w:rPr>
        <w:t>Journal of Geophysical Research</w:t>
      </w:r>
      <w:r w:rsidRPr="00A4496F">
        <w:rPr>
          <w:sz w:val="20"/>
          <w:szCs w:val="20"/>
          <w:lang w:val="en-US"/>
        </w:rPr>
        <w:t>, doi:</w:t>
      </w:r>
      <w:hyperlink r:id="rId215" w:history="1">
        <w:r w:rsidRPr="00A4496F">
          <w:rPr>
            <w:rStyle w:val="Lienhypertexte"/>
            <w:sz w:val="20"/>
            <w:szCs w:val="20"/>
            <w:lang w:val="en-US"/>
          </w:rPr>
          <w:t>10.1002/2015jd024666</w:t>
        </w:r>
      </w:hyperlink>
      <w:r w:rsidRPr="00A4496F">
        <w:rPr>
          <w:sz w:val="20"/>
          <w:szCs w:val="20"/>
          <w:lang w:val="en-US"/>
        </w:rPr>
        <w:t>.</w:t>
      </w:r>
    </w:p>
    <w:p w14:paraId="47518E34" w14:textId="23EFA44C"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Gasparini, B., Z. McGraw, T. Storelvmo, and U. Lohmann, 2020: To what extent can cirrus cloud seeding counteract global warming? </w:t>
      </w:r>
      <w:r w:rsidRPr="00A4496F">
        <w:rPr>
          <w:i/>
          <w:sz w:val="20"/>
          <w:szCs w:val="20"/>
          <w:lang w:val="en-US"/>
        </w:rPr>
        <w:t>Environmental Research Letters</w:t>
      </w:r>
      <w:r w:rsidRPr="00A4496F">
        <w:rPr>
          <w:sz w:val="20"/>
          <w:szCs w:val="20"/>
          <w:lang w:val="en-US"/>
        </w:rPr>
        <w:t xml:space="preserve">, </w:t>
      </w:r>
      <w:r w:rsidRPr="00A4496F">
        <w:rPr>
          <w:b/>
          <w:sz w:val="20"/>
          <w:szCs w:val="20"/>
          <w:lang w:val="en-US"/>
        </w:rPr>
        <w:t>15(5)</w:t>
      </w:r>
      <w:r w:rsidRPr="00A4496F">
        <w:rPr>
          <w:sz w:val="20"/>
          <w:szCs w:val="20"/>
          <w:lang w:val="en-US"/>
        </w:rPr>
        <w:t>, 054002, doi:</w:t>
      </w:r>
      <w:hyperlink r:id="rId216" w:history="1">
        <w:r w:rsidRPr="00A4496F">
          <w:rPr>
            <w:rStyle w:val="Lienhypertexte"/>
            <w:sz w:val="20"/>
            <w:szCs w:val="20"/>
            <w:lang w:val="en-US"/>
          </w:rPr>
          <w:t>10.1088/1748-9326/ab71a3</w:t>
        </w:r>
      </w:hyperlink>
      <w:r w:rsidRPr="00A4496F">
        <w:rPr>
          <w:sz w:val="20"/>
          <w:szCs w:val="20"/>
          <w:lang w:val="en-US"/>
        </w:rPr>
        <w:t>.</w:t>
      </w:r>
    </w:p>
    <w:p w14:paraId="3B7EBEA4" w14:textId="77EAD150"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Gaubert, B. et al., 2017: Chemical Feedback From Decreasing Carbon Monoxide Emissions. </w:t>
      </w:r>
      <w:r w:rsidRPr="00A4496F">
        <w:rPr>
          <w:i/>
          <w:sz w:val="20"/>
          <w:szCs w:val="20"/>
          <w:lang w:val="en-US"/>
        </w:rPr>
        <w:t>Geophysical Research Letters</w:t>
      </w:r>
      <w:r w:rsidRPr="00A4496F">
        <w:rPr>
          <w:sz w:val="20"/>
          <w:szCs w:val="20"/>
          <w:lang w:val="en-US"/>
        </w:rPr>
        <w:t xml:space="preserve">, </w:t>
      </w:r>
      <w:r w:rsidRPr="00A4496F">
        <w:rPr>
          <w:b/>
          <w:sz w:val="20"/>
          <w:szCs w:val="20"/>
          <w:lang w:val="en-US"/>
        </w:rPr>
        <w:t>44(19)</w:t>
      </w:r>
      <w:r w:rsidRPr="00A4496F">
        <w:rPr>
          <w:sz w:val="20"/>
          <w:szCs w:val="20"/>
          <w:lang w:val="en-US"/>
        </w:rPr>
        <w:t>, 9985–9995, doi:</w:t>
      </w:r>
      <w:hyperlink r:id="rId217" w:history="1">
        <w:r w:rsidRPr="00A4496F">
          <w:rPr>
            <w:rStyle w:val="Lienhypertexte"/>
            <w:sz w:val="20"/>
            <w:szCs w:val="20"/>
            <w:lang w:val="en-US"/>
          </w:rPr>
          <w:t>10.1002/2017gl074987</w:t>
        </w:r>
      </w:hyperlink>
      <w:r w:rsidRPr="00A4496F">
        <w:rPr>
          <w:sz w:val="20"/>
          <w:szCs w:val="20"/>
          <w:lang w:val="en-US"/>
        </w:rPr>
        <w:t>.</w:t>
      </w:r>
    </w:p>
    <w:p w14:paraId="066CD67D" w14:textId="4BF9B182"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Gaudel, A. et al., 2018: Tropospheric Ozone Assessment Report: Present-day distribution and trends of tropospheric ozone relevant to climate and global atmospheric chemistry model evaluation. </w:t>
      </w:r>
      <w:r w:rsidRPr="00A4496F">
        <w:rPr>
          <w:i/>
          <w:sz w:val="20"/>
          <w:szCs w:val="20"/>
          <w:lang w:val="en-US"/>
        </w:rPr>
        <w:t>Elem Sci Anth</w:t>
      </w:r>
      <w:r w:rsidRPr="00A4496F">
        <w:rPr>
          <w:sz w:val="20"/>
          <w:szCs w:val="20"/>
          <w:lang w:val="en-US"/>
        </w:rPr>
        <w:t xml:space="preserve">, </w:t>
      </w:r>
      <w:r w:rsidRPr="00A4496F">
        <w:rPr>
          <w:b/>
          <w:sz w:val="20"/>
          <w:szCs w:val="20"/>
          <w:lang w:val="en-US"/>
        </w:rPr>
        <w:t>6(1)</w:t>
      </w:r>
      <w:r w:rsidRPr="00A4496F">
        <w:rPr>
          <w:sz w:val="20"/>
          <w:szCs w:val="20"/>
          <w:lang w:val="en-US"/>
        </w:rPr>
        <w:t>, 39, doi:</w:t>
      </w:r>
      <w:hyperlink r:id="rId218" w:history="1">
        <w:r w:rsidRPr="00A4496F">
          <w:rPr>
            <w:rStyle w:val="Lienhypertexte"/>
            <w:sz w:val="20"/>
            <w:szCs w:val="20"/>
            <w:lang w:val="en-US"/>
          </w:rPr>
          <w:t>10.1525/elementa.291</w:t>
        </w:r>
      </w:hyperlink>
      <w:r w:rsidRPr="00A4496F">
        <w:rPr>
          <w:sz w:val="20"/>
          <w:szCs w:val="20"/>
          <w:lang w:val="en-US"/>
        </w:rPr>
        <w:t>.</w:t>
      </w:r>
    </w:p>
    <w:p w14:paraId="451B99E6" w14:textId="1AA0A770"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Gaudel, A. et al., 2020: Aircraft observations since the 1990s reveal increases of tropospheric ozone at multiple locations across the Northern Hemisphere. </w:t>
      </w:r>
      <w:r w:rsidRPr="00A4496F">
        <w:rPr>
          <w:i/>
          <w:sz w:val="20"/>
          <w:szCs w:val="20"/>
          <w:lang w:val="en-US"/>
        </w:rPr>
        <w:t>Science Advances</w:t>
      </w:r>
      <w:r w:rsidRPr="00A4496F">
        <w:rPr>
          <w:sz w:val="20"/>
          <w:szCs w:val="20"/>
          <w:lang w:val="en-US"/>
        </w:rPr>
        <w:t xml:space="preserve">, </w:t>
      </w:r>
      <w:r w:rsidRPr="00A4496F">
        <w:rPr>
          <w:b/>
          <w:sz w:val="20"/>
          <w:szCs w:val="20"/>
          <w:lang w:val="en-US"/>
        </w:rPr>
        <w:t>6(34)</w:t>
      </w:r>
      <w:r w:rsidRPr="00A4496F">
        <w:rPr>
          <w:sz w:val="20"/>
          <w:szCs w:val="20"/>
          <w:lang w:val="en-US"/>
        </w:rPr>
        <w:t>, doi:</w:t>
      </w:r>
      <w:hyperlink r:id="rId219" w:history="1">
        <w:r w:rsidRPr="00A4496F">
          <w:rPr>
            <w:rStyle w:val="Lienhypertexte"/>
            <w:sz w:val="20"/>
            <w:szCs w:val="20"/>
            <w:lang w:val="en-US"/>
          </w:rPr>
          <w:t>10.1126/sciadv.aba8272</w:t>
        </w:r>
      </w:hyperlink>
      <w:r w:rsidRPr="00A4496F">
        <w:rPr>
          <w:sz w:val="20"/>
          <w:szCs w:val="20"/>
          <w:lang w:val="en-US"/>
        </w:rPr>
        <w:t>.</w:t>
      </w:r>
    </w:p>
    <w:p w14:paraId="20442A50" w14:textId="026F57DE"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Geddes, J.A., R. Martin, B.L. Boys, and A. van Donkelaar, 2016: Long-Term Trends Worldwide in Ambient NO(2) Concentrations Inferred from Satellite Observations. </w:t>
      </w:r>
      <w:r w:rsidRPr="00A4496F">
        <w:rPr>
          <w:i/>
          <w:sz w:val="20"/>
          <w:szCs w:val="20"/>
          <w:lang w:val="en-US"/>
        </w:rPr>
        <w:t>Environmental Health Perspectives</w:t>
      </w:r>
      <w:r w:rsidRPr="00A4496F">
        <w:rPr>
          <w:sz w:val="20"/>
          <w:szCs w:val="20"/>
          <w:lang w:val="en-US"/>
        </w:rPr>
        <w:t xml:space="preserve">, </w:t>
      </w:r>
      <w:r w:rsidRPr="00A4496F">
        <w:rPr>
          <w:b/>
          <w:sz w:val="20"/>
          <w:szCs w:val="20"/>
          <w:lang w:val="en-US"/>
        </w:rPr>
        <w:t>124(3)</w:t>
      </w:r>
      <w:r w:rsidRPr="00A4496F">
        <w:rPr>
          <w:sz w:val="20"/>
          <w:szCs w:val="20"/>
          <w:lang w:val="en-US"/>
        </w:rPr>
        <w:t>, 281–289, doi:</w:t>
      </w:r>
      <w:hyperlink r:id="rId220" w:history="1">
        <w:r w:rsidRPr="00A4496F">
          <w:rPr>
            <w:rStyle w:val="Lienhypertexte"/>
            <w:sz w:val="20"/>
            <w:szCs w:val="20"/>
            <w:lang w:val="en-US"/>
          </w:rPr>
          <w:t>10.1289/ehp.1409567</w:t>
        </w:r>
      </w:hyperlink>
      <w:r w:rsidRPr="00A4496F">
        <w:rPr>
          <w:sz w:val="20"/>
          <w:szCs w:val="20"/>
          <w:lang w:val="en-US"/>
        </w:rPr>
        <w:t>.</w:t>
      </w:r>
    </w:p>
    <w:p w14:paraId="048A8438" w14:textId="6331EC8C"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Genard-Zielinski, A.-C. et al., 2018: Seasonal variations of &amp;amp;lt;i&amp;amp;gt;Quercus pubescens&amp;amp;lt;/i&amp;amp;gt; isoprene emissions from an &amp;amp;lt;i&amp;amp;gt;in natura&amp;amp;lt;/i&amp;amp;gt; forest under drought stress and sensitivity to future climate change in the Mediterranean area. 4711–4730 pp., doi:</w:t>
      </w:r>
      <w:hyperlink r:id="rId221" w:history="1">
        <w:r w:rsidRPr="00A4496F">
          <w:rPr>
            <w:rStyle w:val="Lienhypertexte"/>
            <w:sz w:val="20"/>
            <w:szCs w:val="20"/>
            <w:lang w:val="en-US"/>
          </w:rPr>
          <w:t>10.5194/bg-15-4711-2018</w:t>
        </w:r>
      </w:hyperlink>
      <w:r w:rsidRPr="00A4496F">
        <w:rPr>
          <w:sz w:val="20"/>
          <w:szCs w:val="20"/>
          <w:lang w:val="en-US"/>
        </w:rPr>
        <w:t>.</w:t>
      </w:r>
    </w:p>
    <w:p w14:paraId="0D4CA4DC" w14:textId="5BE2C4FC"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lastRenderedPageBreak/>
        <w:t xml:space="preserve">Geng, L. et al., 2014: Nitrogen isotopes in ice core nitrate linked to anthropogenic atmospheric acidity change. </w:t>
      </w:r>
      <w:r w:rsidRPr="00A4496F">
        <w:rPr>
          <w:i/>
          <w:sz w:val="20"/>
          <w:szCs w:val="20"/>
          <w:lang w:val="en-US"/>
        </w:rPr>
        <w:t>Proceedings of the National Academy of Sciences of the United States of America</w:t>
      </w:r>
      <w:r w:rsidRPr="00A4496F">
        <w:rPr>
          <w:sz w:val="20"/>
          <w:szCs w:val="20"/>
          <w:lang w:val="en-US"/>
        </w:rPr>
        <w:t xml:space="preserve">, </w:t>
      </w:r>
      <w:r w:rsidRPr="00A4496F">
        <w:rPr>
          <w:b/>
          <w:sz w:val="20"/>
          <w:szCs w:val="20"/>
          <w:lang w:val="en-US"/>
        </w:rPr>
        <w:t>111(16)</w:t>
      </w:r>
      <w:r w:rsidRPr="00A4496F">
        <w:rPr>
          <w:sz w:val="20"/>
          <w:szCs w:val="20"/>
          <w:lang w:val="en-US"/>
        </w:rPr>
        <w:t>, 5808–5812, doi:</w:t>
      </w:r>
      <w:hyperlink r:id="rId222" w:history="1">
        <w:r w:rsidRPr="00A4496F">
          <w:rPr>
            <w:rStyle w:val="Lienhypertexte"/>
            <w:sz w:val="20"/>
            <w:szCs w:val="20"/>
            <w:lang w:val="en-US"/>
          </w:rPr>
          <w:t>10.1073/pnas.1319441111</w:t>
        </w:r>
      </w:hyperlink>
      <w:r w:rsidRPr="00A4496F">
        <w:rPr>
          <w:sz w:val="20"/>
          <w:szCs w:val="20"/>
          <w:lang w:val="en-US"/>
        </w:rPr>
        <w:t>.</w:t>
      </w:r>
    </w:p>
    <w:p w14:paraId="25ABE6E4" w14:textId="0E21C1D7"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Geng, L. et al., 2017: Isotopic evidence of multiple controls on atmospheric oxidants over climate transitions. </w:t>
      </w:r>
      <w:r w:rsidRPr="00A4496F">
        <w:rPr>
          <w:i/>
          <w:sz w:val="20"/>
          <w:szCs w:val="20"/>
          <w:lang w:val="en-US"/>
        </w:rPr>
        <w:t>Nature</w:t>
      </w:r>
      <w:r w:rsidRPr="00A4496F">
        <w:rPr>
          <w:sz w:val="20"/>
          <w:szCs w:val="20"/>
          <w:lang w:val="en-US"/>
        </w:rPr>
        <w:t xml:space="preserve">, </w:t>
      </w:r>
      <w:r w:rsidRPr="00A4496F">
        <w:rPr>
          <w:b/>
          <w:sz w:val="20"/>
          <w:szCs w:val="20"/>
          <w:lang w:val="en-US"/>
        </w:rPr>
        <w:t>546(7656)</w:t>
      </w:r>
      <w:r w:rsidRPr="00A4496F">
        <w:rPr>
          <w:sz w:val="20"/>
          <w:szCs w:val="20"/>
          <w:lang w:val="en-US"/>
        </w:rPr>
        <w:t>, 133–136, doi:</w:t>
      </w:r>
      <w:hyperlink r:id="rId223" w:history="1">
        <w:r w:rsidRPr="00A4496F">
          <w:rPr>
            <w:rStyle w:val="Lienhypertexte"/>
            <w:sz w:val="20"/>
            <w:szCs w:val="20"/>
            <w:lang w:val="en-US"/>
          </w:rPr>
          <w:t>10.1038/nature22340</w:t>
        </w:r>
      </w:hyperlink>
      <w:r w:rsidRPr="00A4496F">
        <w:rPr>
          <w:sz w:val="20"/>
          <w:szCs w:val="20"/>
          <w:lang w:val="en-US"/>
        </w:rPr>
        <w:t>.</w:t>
      </w:r>
    </w:p>
    <w:p w14:paraId="40161B50" w14:textId="52D12189"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Georgoulias, A.K., R.A.J. Van Der, P. Stammes, K. Folkert Boersma, and H.J. Eskes, 2019: Trends and trend reversal detection in 2 decades of tropospheric NO&lt;sub&gt;2&lt;/sub&gt; satellite observations.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19(9)</w:t>
      </w:r>
      <w:r w:rsidRPr="00A4496F">
        <w:rPr>
          <w:sz w:val="20"/>
          <w:szCs w:val="20"/>
          <w:lang w:val="en-US"/>
        </w:rPr>
        <w:t>, 6269–6294, doi:</w:t>
      </w:r>
      <w:hyperlink r:id="rId224" w:history="1">
        <w:r w:rsidRPr="00A4496F">
          <w:rPr>
            <w:rStyle w:val="Lienhypertexte"/>
            <w:sz w:val="20"/>
            <w:szCs w:val="20"/>
            <w:lang w:val="en-US"/>
          </w:rPr>
          <w:t>10.5194/acp-19-6269-2019</w:t>
        </w:r>
      </w:hyperlink>
      <w:r w:rsidRPr="00A4496F">
        <w:rPr>
          <w:sz w:val="20"/>
          <w:szCs w:val="20"/>
          <w:lang w:val="en-US"/>
        </w:rPr>
        <w:t>.</w:t>
      </w:r>
    </w:p>
    <w:p w14:paraId="3C006C19" w14:textId="5E19578D"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Gettelman, A., R. Lamboll, C.G. Bardeen, P.M. Forster, and D. Watson-Parris, 2021: Climate Impacts of COVID-19 Induced Emission Changes. </w:t>
      </w:r>
      <w:r w:rsidRPr="00A4496F">
        <w:rPr>
          <w:i/>
          <w:sz w:val="20"/>
          <w:szCs w:val="20"/>
          <w:lang w:val="en-US"/>
        </w:rPr>
        <w:t>Geophysical Research Letters</w:t>
      </w:r>
      <w:r w:rsidRPr="00A4496F">
        <w:rPr>
          <w:sz w:val="20"/>
          <w:szCs w:val="20"/>
          <w:lang w:val="en-US"/>
        </w:rPr>
        <w:t xml:space="preserve">, </w:t>
      </w:r>
      <w:r w:rsidRPr="00A4496F">
        <w:rPr>
          <w:b/>
          <w:sz w:val="20"/>
          <w:szCs w:val="20"/>
          <w:lang w:val="en-US"/>
        </w:rPr>
        <w:t>48(3)</w:t>
      </w:r>
      <w:r w:rsidRPr="00A4496F">
        <w:rPr>
          <w:sz w:val="20"/>
          <w:szCs w:val="20"/>
          <w:lang w:val="en-US"/>
        </w:rPr>
        <w:t>, e2020GL091805, doi:</w:t>
      </w:r>
      <w:hyperlink r:id="rId225" w:history="1">
        <w:r w:rsidRPr="00A4496F">
          <w:rPr>
            <w:rStyle w:val="Lienhypertexte"/>
            <w:sz w:val="20"/>
            <w:szCs w:val="20"/>
            <w:lang w:val="en-US"/>
          </w:rPr>
          <w:t>10.1029/2020gl091805</w:t>
        </w:r>
      </w:hyperlink>
      <w:r w:rsidRPr="00A4496F">
        <w:rPr>
          <w:sz w:val="20"/>
          <w:szCs w:val="20"/>
          <w:lang w:val="en-US"/>
        </w:rPr>
        <w:t>.</w:t>
      </w:r>
    </w:p>
    <w:p w14:paraId="0D409757" w14:textId="40CC5D1D"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Ghan, S.J., 2013: Technical Note: Estimating aerosol effects on cloud radiative forcing.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13(19)</w:t>
      </w:r>
      <w:r w:rsidRPr="00A4496F">
        <w:rPr>
          <w:sz w:val="20"/>
          <w:szCs w:val="20"/>
          <w:lang w:val="en-US"/>
        </w:rPr>
        <w:t>, 9971–9974, doi:</w:t>
      </w:r>
      <w:hyperlink r:id="rId226" w:history="1">
        <w:r w:rsidRPr="00A4496F">
          <w:rPr>
            <w:rStyle w:val="Lienhypertexte"/>
            <w:sz w:val="20"/>
            <w:szCs w:val="20"/>
            <w:lang w:val="en-US"/>
          </w:rPr>
          <w:t>10.5194/acp-13-9971-2013</w:t>
        </w:r>
      </w:hyperlink>
      <w:r w:rsidRPr="00A4496F">
        <w:rPr>
          <w:sz w:val="20"/>
          <w:szCs w:val="20"/>
          <w:lang w:val="en-US"/>
        </w:rPr>
        <w:t>.</w:t>
      </w:r>
    </w:p>
    <w:p w14:paraId="7B1CF90C" w14:textId="17BCE709"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Gidden, M.J. et al., 2019: Global emissions pathways under different socioeconomic scenarios for use in CMIP6: A dataset of harmonized emissions trajectories through the end of the century. </w:t>
      </w:r>
      <w:r w:rsidRPr="00A4496F">
        <w:rPr>
          <w:i/>
          <w:sz w:val="20"/>
          <w:szCs w:val="20"/>
          <w:lang w:val="en-US"/>
        </w:rPr>
        <w:t>Geoscientific Model Development</w:t>
      </w:r>
      <w:r w:rsidRPr="00A4496F">
        <w:rPr>
          <w:sz w:val="20"/>
          <w:szCs w:val="20"/>
          <w:lang w:val="en-US"/>
        </w:rPr>
        <w:t xml:space="preserve">, </w:t>
      </w:r>
      <w:r w:rsidRPr="00A4496F">
        <w:rPr>
          <w:b/>
          <w:sz w:val="20"/>
          <w:szCs w:val="20"/>
          <w:lang w:val="en-US"/>
        </w:rPr>
        <w:t>12(4)</w:t>
      </w:r>
      <w:r w:rsidRPr="00A4496F">
        <w:rPr>
          <w:sz w:val="20"/>
          <w:szCs w:val="20"/>
          <w:lang w:val="en-US"/>
        </w:rPr>
        <w:t>, 1443–1475, doi:</w:t>
      </w:r>
      <w:hyperlink r:id="rId227" w:history="1">
        <w:r w:rsidRPr="00A4496F">
          <w:rPr>
            <w:rStyle w:val="Lienhypertexte"/>
            <w:sz w:val="20"/>
            <w:szCs w:val="20"/>
            <w:lang w:val="en-US"/>
          </w:rPr>
          <w:t>10.5194/gmd-12-1443-2019</w:t>
        </w:r>
      </w:hyperlink>
      <w:r w:rsidRPr="00A4496F">
        <w:rPr>
          <w:sz w:val="20"/>
          <w:szCs w:val="20"/>
          <w:lang w:val="en-US"/>
        </w:rPr>
        <w:t>.</w:t>
      </w:r>
    </w:p>
    <w:p w14:paraId="44F7F2CD" w14:textId="3BEE1A2D"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Ginoux, P., J.M. Prospero, T.E. Gill, N.C. Hsu, and M. Zhao, 2012: Global-scale attribution of anthropogenic and natural dust sources and their emission rates based on MODIS Deep Blue aerosol products. </w:t>
      </w:r>
      <w:r w:rsidRPr="00A4496F">
        <w:rPr>
          <w:i/>
          <w:sz w:val="20"/>
          <w:szCs w:val="20"/>
          <w:lang w:val="en-US"/>
        </w:rPr>
        <w:t>Reviews of Geophysics</w:t>
      </w:r>
      <w:r w:rsidRPr="00A4496F">
        <w:rPr>
          <w:sz w:val="20"/>
          <w:szCs w:val="20"/>
          <w:lang w:val="en-US"/>
        </w:rPr>
        <w:t xml:space="preserve">, </w:t>
      </w:r>
      <w:r w:rsidRPr="00A4496F">
        <w:rPr>
          <w:b/>
          <w:sz w:val="20"/>
          <w:szCs w:val="20"/>
          <w:lang w:val="en-US"/>
        </w:rPr>
        <w:t>50(3)</w:t>
      </w:r>
      <w:r w:rsidRPr="00A4496F">
        <w:rPr>
          <w:sz w:val="20"/>
          <w:szCs w:val="20"/>
          <w:lang w:val="en-US"/>
        </w:rPr>
        <w:t>, doi:</w:t>
      </w:r>
      <w:hyperlink r:id="rId228" w:history="1">
        <w:r w:rsidRPr="00A4496F">
          <w:rPr>
            <w:rStyle w:val="Lienhypertexte"/>
            <w:sz w:val="20"/>
            <w:szCs w:val="20"/>
            <w:lang w:val="en-US"/>
          </w:rPr>
          <w:t>10.1029/2012rg000388</w:t>
        </w:r>
      </w:hyperlink>
      <w:r w:rsidRPr="00A4496F">
        <w:rPr>
          <w:sz w:val="20"/>
          <w:szCs w:val="20"/>
          <w:lang w:val="en-US"/>
        </w:rPr>
        <w:t>.</w:t>
      </w:r>
    </w:p>
    <w:p w14:paraId="386F0757" w14:textId="5C18264B"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Gioda, A., B.S. Amaral, I.L.G. Monteiro, and T.D. Saint’Pierre, 2011: Chemical composition, sources, solubility, and transport of aerosol trace elements in a tropical region. </w:t>
      </w:r>
      <w:r w:rsidRPr="00A4496F">
        <w:rPr>
          <w:i/>
          <w:sz w:val="20"/>
          <w:szCs w:val="20"/>
          <w:lang w:val="en-US"/>
        </w:rPr>
        <w:t>J. Environ. Monit.</w:t>
      </w:r>
      <w:r w:rsidRPr="00A4496F">
        <w:rPr>
          <w:sz w:val="20"/>
          <w:szCs w:val="20"/>
          <w:lang w:val="en-US"/>
        </w:rPr>
        <w:t xml:space="preserve">, </w:t>
      </w:r>
      <w:r w:rsidRPr="00A4496F">
        <w:rPr>
          <w:b/>
          <w:sz w:val="20"/>
          <w:szCs w:val="20"/>
          <w:lang w:val="en-US"/>
        </w:rPr>
        <w:t>13(8)</w:t>
      </w:r>
      <w:r w:rsidRPr="00A4496F">
        <w:rPr>
          <w:sz w:val="20"/>
          <w:szCs w:val="20"/>
          <w:lang w:val="en-US"/>
        </w:rPr>
        <w:t>, 2134–2142, doi:</w:t>
      </w:r>
      <w:hyperlink r:id="rId229" w:history="1">
        <w:r w:rsidRPr="00A4496F">
          <w:rPr>
            <w:rStyle w:val="Lienhypertexte"/>
            <w:sz w:val="20"/>
            <w:szCs w:val="20"/>
            <w:lang w:val="en-US"/>
          </w:rPr>
          <w:t>10.1039/c1em10240k</w:t>
        </w:r>
      </w:hyperlink>
      <w:r w:rsidRPr="00A4496F">
        <w:rPr>
          <w:sz w:val="20"/>
          <w:szCs w:val="20"/>
          <w:lang w:val="en-US"/>
        </w:rPr>
        <w:t>.</w:t>
      </w:r>
    </w:p>
    <w:p w14:paraId="2581F4AC" w14:textId="2BC19387"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Gkatzelis, G.I. et al., 2021: The global impacts of COVID-19 lockdowns on urban air quality: a critical review and recommendations. </w:t>
      </w:r>
      <w:r w:rsidRPr="00A4496F">
        <w:rPr>
          <w:i/>
          <w:sz w:val="20"/>
          <w:szCs w:val="20"/>
          <w:lang w:val="en-US"/>
        </w:rPr>
        <w:t>Elementa: Science of the Anthropocene</w:t>
      </w:r>
      <w:r w:rsidRPr="00A4496F">
        <w:rPr>
          <w:sz w:val="20"/>
          <w:szCs w:val="20"/>
          <w:lang w:val="en-US"/>
        </w:rPr>
        <w:t xml:space="preserve">, </w:t>
      </w:r>
      <w:r w:rsidRPr="00A4496F">
        <w:rPr>
          <w:b/>
          <w:sz w:val="20"/>
          <w:szCs w:val="20"/>
          <w:lang w:val="en-US"/>
        </w:rPr>
        <w:t>9(1)</w:t>
      </w:r>
      <w:r w:rsidRPr="00A4496F">
        <w:rPr>
          <w:sz w:val="20"/>
          <w:szCs w:val="20"/>
          <w:lang w:val="en-US"/>
        </w:rPr>
        <w:t>, doi:</w:t>
      </w:r>
      <w:hyperlink r:id="rId230" w:history="1">
        <w:r w:rsidRPr="00A4496F">
          <w:rPr>
            <w:rStyle w:val="Lienhypertexte"/>
            <w:sz w:val="20"/>
            <w:szCs w:val="20"/>
            <w:lang w:val="en-US"/>
          </w:rPr>
          <w:t>10.1525/elementa.2021.00176</w:t>
        </w:r>
      </w:hyperlink>
      <w:r w:rsidRPr="00A4496F">
        <w:rPr>
          <w:sz w:val="20"/>
          <w:szCs w:val="20"/>
          <w:lang w:val="en-US"/>
        </w:rPr>
        <w:t>.</w:t>
      </w:r>
    </w:p>
    <w:p w14:paraId="3C456794" w14:textId="2379F12A"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Gliß, J. et al., 2020: Multi-model evaluation of aerosol optical properties in the AeroCom phase III Control experiment, using ground and space based columnar observations from AERONET, MODIS, AATSR and a merged satellite product as well as surface in-situ observations from GAW. </w:t>
      </w:r>
      <w:r w:rsidRPr="00A4496F">
        <w:rPr>
          <w:i/>
          <w:sz w:val="20"/>
          <w:szCs w:val="20"/>
          <w:lang w:val="en-US"/>
        </w:rPr>
        <w:t>Atmos. Chem. Phys. Discuss.</w:t>
      </w:r>
      <w:r w:rsidRPr="00A4496F">
        <w:rPr>
          <w:sz w:val="20"/>
          <w:szCs w:val="20"/>
          <w:lang w:val="en-US"/>
        </w:rPr>
        <w:t xml:space="preserve">, </w:t>
      </w:r>
      <w:r w:rsidRPr="00A4496F">
        <w:rPr>
          <w:b/>
          <w:sz w:val="20"/>
          <w:szCs w:val="20"/>
          <w:lang w:val="en-US"/>
        </w:rPr>
        <w:t>2020</w:t>
      </w:r>
      <w:r w:rsidRPr="00A4496F">
        <w:rPr>
          <w:sz w:val="20"/>
          <w:szCs w:val="20"/>
          <w:lang w:val="en-US"/>
        </w:rPr>
        <w:t>, 1–62, doi:</w:t>
      </w:r>
      <w:hyperlink r:id="rId231" w:history="1">
        <w:r w:rsidRPr="00A4496F">
          <w:rPr>
            <w:rStyle w:val="Lienhypertexte"/>
            <w:sz w:val="20"/>
            <w:szCs w:val="20"/>
            <w:lang w:val="en-US"/>
          </w:rPr>
          <w:t>10.5194/acp-2019-1214</w:t>
        </w:r>
      </w:hyperlink>
      <w:r w:rsidRPr="00A4496F">
        <w:rPr>
          <w:sz w:val="20"/>
          <w:szCs w:val="20"/>
          <w:lang w:val="en-US"/>
        </w:rPr>
        <w:t>.</w:t>
      </w:r>
    </w:p>
    <w:p w14:paraId="182593FA" w14:textId="6253295C"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Gliß, J. et al., 2021: AeroCom phase III multi-model evaluation of the aerosol life cycle and optical properties using ground- and space-based remote sensing as well as surface in situ observations.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21(1)</w:t>
      </w:r>
      <w:r w:rsidRPr="00A4496F">
        <w:rPr>
          <w:sz w:val="20"/>
          <w:szCs w:val="20"/>
          <w:lang w:val="en-US"/>
        </w:rPr>
        <w:t>, 87–128, doi:</w:t>
      </w:r>
      <w:hyperlink r:id="rId232" w:history="1">
        <w:r w:rsidRPr="00A4496F">
          <w:rPr>
            <w:rStyle w:val="Lienhypertexte"/>
            <w:sz w:val="20"/>
            <w:szCs w:val="20"/>
            <w:lang w:val="en-US"/>
          </w:rPr>
          <w:t>10.5194/acp-21-87-2021</w:t>
        </w:r>
      </w:hyperlink>
      <w:r w:rsidRPr="00A4496F">
        <w:rPr>
          <w:sz w:val="20"/>
          <w:szCs w:val="20"/>
          <w:lang w:val="en-US"/>
        </w:rPr>
        <w:t>.</w:t>
      </w:r>
    </w:p>
    <w:p w14:paraId="2B6698F9" w14:textId="2201B32E"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Gómez-Sanabria, A., L. Höglund-Isaksson, P. Rafaj, and W. Schöpp, 2018: Carbon in global waste and wastewater flows – its potential as energy source under alternative future waste management regimes. </w:t>
      </w:r>
      <w:r w:rsidRPr="00A4496F">
        <w:rPr>
          <w:i/>
          <w:sz w:val="20"/>
          <w:szCs w:val="20"/>
          <w:lang w:val="en-US"/>
        </w:rPr>
        <w:t>Advances in Geosciences</w:t>
      </w:r>
      <w:r w:rsidRPr="00A4496F">
        <w:rPr>
          <w:sz w:val="20"/>
          <w:szCs w:val="20"/>
          <w:lang w:val="en-US"/>
        </w:rPr>
        <w:t xml:space="preserve">, </w:t>
      </w:r>
      <w:r w:rsidRPr="00A4496F">
        <w:rPr>
          <w:b/>
          <w:sz w:val="20"/>
          <w:szCs w:val="20"/>
          <w:lang w:val="en-US"/>
        </w:rPr>
        <w:t>45</w:t>
      </w:r>
      <w:r w:rsidRPr="00A4496F">
        <w:rPr>
          <w:sz w:val="20"/>
          <w:szCs w:val="20"/>
          <w:lang w:val="en-US"/>
        </w:rPr>
        <w:t>, 105–113, doi:</w:t>
      </w:r>
      <w:hyperlink r:id="rId233" w:history="1">
        <w:r w:rsidRPr="00A4496F">
          <w:rPr>
            <w:rStyle w:val="Lienhypertexte"/>
            <w:sz w:val="20"/>
            <w:szCs w:val="20"/>
            <w:lang w:val="en-US"/>
          </w:rPr>
          <w:t>10.5194/adgeo-45-105-2018</w:t>
        </w:r>
      </w:hyperlink>
      <w:r w:rsidRPr="00A4496F">
        <w:rPr>
          <w:sz w:val="20"/>
          <w:szCs w:val="20"/>
          <w:lang w:val="en-US"/>
        </w:rPr>
        <w:t>.</w:t>
      </w:r>
    </w:p>
    <w:p w14:paraId="3643C28E" w14:textId="38FD1B4B"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Gonzalez-Abraham, R. et al., 2015: The effects of global change upon United States air quality.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15(21)</w:t>
      </w:r>
      <w:r w:rsidRPr="00A4496F">
        <w:rPr>
          <w:sz w:val="20"/>
          <w:szCs w:val="20"/>
          <w:lang w:val="en-US"/>
        </w:rPr>
        <w:t>, 12645–12665, doi:</w:t>
      </w:r>
      <w:hyperlink r:id="rId234" w:history="1">
        <w:r w:rsidRPr="00A4496F">
          <w:rPr>
            <w:rStyle w:val="Lienhypertexte"/>
            <w:sz w:val="20"/>
            <w:szCs w:val="20"/>
            <w:lang w:val="en-US"/>
          </w:rPr>
          <w:t>10.5194/acp-15-12645-2015</w:t>
        </w:r>
      </w:hyperlink>
      <w:r w:rsidRPr="00A4496F">
        <w:rPr>
          <w:sz w:val="20"/>
          <w:szCs w:val="20"/>
          <w:lang w:val="en-US"/>
        </w:rPr>
        <w:t>.</w:t>
      </w:r>
    </w:p>
    <w:p w14:paraId="610CEAF4" w14:textId="148E29B7"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Gratz, L.E., D.A. Jaffe, and J.R. Hee, 2015: Causes of increasing ozone and decreasing carbon monoxide in springtime at the Mt. Bachelor Observatory from 2004 to 2013. </w:t>
      </w:r>
      <w:r w:rsidRPr="00A4496F">
        <w:rPr>
          <w:i/>
          <w:sz w:val="20"/>
          <w:szCs w:val="20"/>
          <w:lang w:val="en-US"/>
        </w:rPr>
        <w:t>Atmospheric Environment</w:t>
      </w:r>
      <w:r w:rsidRPr="00A4496F">
        <w:rPr>
          <w:sz w:val="20"/>
          <w:szCs w:val="20"/>
          <w:lang w:val="en-US"/>
        </w:rPr>
        <w:t xml:space="preserve">, </w:t>
      </w:r>
      <w:r w:rsidRPr="00A4496F">
        <w:rPr>
          <w:b/>
          <w:sz w:val="20"/>
          <w:szCs w:val="20"/>
          <w:lang w:val="en-US"/>
        </w:rPr>
        <w:t>109</w:t>
      </w:r>
      <w:r w:rsidRPr="00A4496F">
        <w:rPr>
          <w:sz w:val="20"/>
          <w:szCs w:val="20"/>
          <w:lang w:val="en-US"/>
        </w:rPr>
        <w:t>, 323–330, doi:</w:t>
      </w:r>
      <w:hyperlink r:id="rId235" w:history="1">
        <w:r w:rsidRPr="00A4496F">
          <w:rPr>
            <w:rStyle w:val="Lienhypertexte"/>
            <w:sz w:val="20"/>
            <w:szCs w:val="20"/>
            <w:lang w:val="en-US"/>
          </w:rPr>
          <w:t>10.1016/j.atmosenv.2014.05.076</w:t>
        </w:r>
      </w:hyperlink>
      <w:r w:rsidRPr="00A4496F">
        <w:rPr>
          <w:sz w:val="20"/>
          <w:szCs w:val="20"/>
          <w:lang w:val="en-US"/>
        </w:rPr>
        <w:t>.</w:t>
      </w:r>
    </w:p>
    <w:p w14:paraId="2CE31F8F" w14:textId="79C85ED7"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Grewe, V., S. Matthes, and K. Dahlmann, 2019: The contribution of aviation NOx emissions to climate change: are we ignoring methodological flaws? </w:t>
      </w:r>
      <w:r w:rsidRPr="00A4496F">
        <w:rPr>
          <w:i/>
          <w:sz w:val="20"/>
          <w:szCs w:val="20"/>
          <w:lang w:val="en-US"/>
        </w:rPr>
        <w:t>Environmental Research Letters</w:t>
      </w:r>
      <w:r w:rsidRPr="00A4496F">
        <w:rPr>
          <w:sz w:val="20"/>
          <w:szCs w:val="20"/>
          <w:lang w:val="en-US"/>
        </w:rPr>
        <w:t xml:space="preserve">, </w:t>
      </w:r>
      <w:r w:rsidRPr="00A4496F">
        <w:rPr>
          <w:b/>
          <w:sz w:val="20"/>
          <w:szCs w:val="20"/>
          <w:lang w:val="en-US"/>
        </w:rPr>
        <w:t>14(12)</w:t>
      </w:r>
      <w:r w:rsidRPr="00A4496F">
        <w:rPr>
          <w:sz w:val="20"/>
          <w:szCs w:val="20"/>
          <w:lang w:val="en-US"/>
        </w:rPr>
        <w:t>, 121003, doi:</w:t>
      </w:r>
      <w:hyperlink r:id="rId236" w:history="1">
        <w:r w:rsidRPr="00A4496F">
          <w:rPr>
            <w:rStyle w:val="Lienhypertexte"/>
            <w:sz w:val="20"/>
            <w:szCs w:val="20"/>
            <w:lang w:val="en-US"/>
          </w:rPr>
          <w:t>10.1088/1748-9326/ab5dd7</w:t>
        </w:r>
      </w:hyperlink>
      <w:r w:rsidRPr="00A4496F">
        <w:rPr>
          <w:sz w:val="20"/>
          <w:szCs w:val="20"/>
          <w:lang w:val="en-US"/>
        </w:rPr>
        <w:t>.</w:t>
      </w:r>
    </w:p>
    <w:p w14:paraId="16EB5146" w14:textId="791B4E26"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Grewe, V. et al., 2001: Origin and variability of upper tropospheric nitrogen oxides and ozone at northern mid-latitudes. </w:t>
      </w:r>
      <w:r w:rsidRPr="00A4496F">
        <w:rPr>
          <w:i/>
          <w:sz w:val="20"/>
          <w:szCs w:val="20"/>
          <w:lang w:val="en-US"/>
        </w:rPr>
        <w:t>Atmospheric Environment</w:t>
      </w:r>
      <w:r w:rsidRPr="00A4496F">
        <w:rPr>
          <w:sz w:val="20"/>
          <w:szCs w:val="20"/>
          <w:lang w:val="en-US"/>
        </w:rPr>
        <w:t xml:space="preserve">, </w:t>
      </w:r>
      <w:r w:rsidRPr="00A4496F">
        <w:rPr>
          <w:b/>
          <w:sz w:val="20"/>
          <w:szCs w:val="20"/>
          <w:lang w:val="en-US"/>
        </w:rPr>
        <w:t>35(20)</w:t>
      </w:r>
      <w:r w:rsidRPr="00A4496F">
        <w:rPr>
          <w:sz w:val="20"/>
          <w:szCs w:val="20"/>
          <w:lang w:val="en-US"/>
        </w:rPr>
        <w:t>, 3421–3433, doi:</w:t>
      </w:r>
      <w:hyperlink r:id="rId237" w:history="1">
        <w:r w:rsidRPr="00A4496F">
          <w:rPr>
            <w:rStyle w:val="Lienhypertexte"/>
            <w:sz w:val="20"/>
            <w:szCs w:val="20"/>
            <w:lang w:val="en-US"/>
          </w:rPr>
          <w:t>10.1016/s1352-2310(01)00134-0</w:t>
        </w:r>
      </w:hyperlink>
      <w:r w:rsidRPr="00A4496F">
        <w:rPr>
          <w:sz w:val="20"/>
          <w:szCs w:val="20"/>
          <w:lang w:val="en-US"/>
        </w:rPr>
        <w:t>.</w:t>
      </w:r>
    </w:p>
    <w:p w14:paraId="2791FD1B" w14:textId="1F9BAF33"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Griffiths, P.T. et al., 2020: Tropospheric ozone in CMIP6 Simulations.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2020</w:t>
      </w:r>
      <w:r w:rsidRPr="00A4496F">
        <w:rPr>
          <w:sz w:val="20"/>
          <w:szCs w:val="20"/>
          <w:lang w:val="en-US"/>
        </w:rPr>
        <w:t>, 1–50, doi:</w:t>
      </w:r>
      <w:hyperlink r:id="rId238" w:history="1">
        <w:r w:rsidRPr="00A4496F">
          <w:rPr>
            <w:rStyle w:val="Lienhypertexte"/>
            <w:sz w:val="20"/>
            <w:szCs w:val="20"/>
            <w:lang w:val="en-US"/>
          </w:rPr>
          <w:t>10.5194/acp-2019-1216</w:t>
        </w:r>
      </w:hyperlink>
      <w:r w:rsidRPr="00A4496F">
        <w:rPr>
          <w:sz w:val="20"/>
          <w:szCs w:val="20"/>
          <w:lang w:val="en-US"/>
        </w:rPr>
        <w:t>.</w:t>
      </w:r>
    </w:p>
    <w:p w14:paraId="329CEC0E" w14:textId="10BF6493"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Grythe, H., J. Ström, R. Krejci, P. Quinn, and A. Stohl, 2014: A review of sea-spray aerosol source functions using a large global set of sea salt aerosol concentration measurements.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14(3)</w:t>
      </w:r>
      <w:r w:rsidRPr="00A4496F">
        <w:rPr>
          <w:sz w:val="20"/>
          <w:szCs w:val="20"/>
          <w:lang w:val="en-US"/>
        </w:rPr>
        <w:t>, 1277–1297, doi:</w:t>
      </w:r>
      <w:hyperlink r:id="rId239" w:history="1">
        <w:r w:rsidRPr="00A4496F">
          <w:rPr>
            <w:rStyle w:val="Lienhypertexte"/>
            <w:sz w:val="20"/>
            <w:szCs w:val="20"/>
            <w:lang w:val="en-US"/>
          </w:rPr>
          <w:t>10.5194/acp-14-1277-2014</w:t>
        </w:r>
      </w:hyperlink>
      <w:r w:rsidRPr="00A4496F">
        <w:rPr>
          <w:sz w:val="20"/>
          <w:szCs w:val="20"/>
          <w:lang w:val="en-US"/>
        </w:rPr>
        <w:t>.</w:t>
      </w:r>
    </w:p>
    <w:p w14:paraId="19820CA2" w14:textId="67CC41DF"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Gschrey, B., W. Schwarz, C. Elsner, and R. Engelhardt, 2011: High increase of global F-gas emissions until 2050. </w:t>
      </w:r>
      <w:r w:rsidRPr="00A4496F">
        <w:rPr>
          <w:i/>
          <w:sz w:val="20"/>
          <w:szCs w:val="20"/>
          <w:lang w:val="en-US"/>
        </w:rPr>
        <w:t>Greenhouse Gas Measurement and Management</w:t>
      </w:r>
      <w:r w:rsidRPr="00A4496F">
        <w:rPr>
          <w:sz w:val="20"/>
          <w:szCs w:val="20"/>
          <w:lang w:val="en-US"/>
        </w:rPr>
        <w:t xml:space="preserve">, </w:t>
      </w:r>
      <w:r w:rsidRPr="00A4496F">
        <w:rPr>
          <w:b/>
          <w:sz w:val="20"/>
          <w:szCs w:val="20"/>
          <w:lang w:val="en-US"/>
        </w:rPr>
        <w:t>1(2)</w:t>
      </w:r>
      <w:r w:rsidRPr="00A4496F">
        <w:rPr>
          <w:sz w:val="20"/>
          <w:szCs w:val="20"/>
          <w:lang w:val="en-US"/>
        </w:rPr>
        <w:t>, 85–92, doi:</w:t>
      </w:r>
      <w:hyperlink r:id="rId240" w:history="1">
        <w:r w:rsidRPr="00A4496F">
          <w:rPr>
            <w:rStyle w:val="Lienhypertexte"/>
            <w:sz w:val="20"/>
            <w:szCs w:val="20"/>
            <w:lang w:val="en-US"/>
          </w:rPr>
          <w:t>10.1080/20430779.2011.579352</w:t>
        </w:r>
      </w:hyperlink>
      <w:r w:rsidRPr="00A4496F">
        <w:rPr>
          <w:sz w:val="20"/>
          <w:szCs w:val="20"/>
          <w:lang w:val="en-US"/>
        </w:rPr>
        <w:t>.</w:t>
      </w:r>
    </w:p>
    <w:p w14:paraId="2207ED3E" w14:textId="0B2401E4"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Guenther, A.B. et al., 2012: The model of emissions of gases and aerosols from nature version 2.1 (MEGAN2.1): An extended and updated framework for modeling biogenic emissions. </w:t>
      </w:r>
      <w:r w:rsidRPr="00A4496F">
        <w:rPr>
          <w:i/>
          <w:sz w:val="20"/>
          <w:szCs w:val="20"/>
          <w:lang w:val="en-US"/>
        </w:rPr>
        <w:t>Geoscientific Model Development</w:t>
      </w:r>
      <w:r w:rsidRPr="00A4496F">
        <w:rPr>
          <w:sz w:val="20"/>
          <w:szCs w:val="20"/>
          <w:lang w:val="en-US"/>
        </w:rPr>
        <w:t xml:space="preserve">, </w:t>
      </w:r>
      <w:r w:rsidRPr="00A4496F">
        <w:rPr>
          <w:b/>
          <w:sz w:val="20"/>
          <w:szCs w:val="20"/>
          <w:lang w:val="en-US"/>
        </w:rPr>
        <w:t>5(6)</w:t>
      </w:r>
      <w:r w:rsidRPr="00A4496F">
        <w:rPr>
          <w:sz w:val="20"/>
          <w:szCs w:val="20"/>
          <w:lang w:val="en-US"/>
        </w:rPr>
        <w:t>, 1471–1492, doi:</w:t>
      </w:r>
      <w:hyperlink r:id="rId241" w:history="1">
        <w:r w:rsidRPr="00A4496F">
          <w:rPr>
            <w:rStyle w:val="Lienhypertexte"/>
            <w:sz w:val="20"/>
            <w:szCs w:val="20"/>
            <w:lang w:val="en-US"/>
          </w:rPr>
          <w:t>10.5194/gmd-5-1471-2012</w:t>
        </w:r>
      </w:hyperlink>
      <w:r w:rsidRPr="00A4496F">
        <w:rPr>
          <w:sz w:val="20"/>
          <w:szCs w:val="20"/>
          <w:lang w:val="en-US"/>
        </w:rPr>
        <w:t>.</w:t>
      </w:r>
    </w:p>
    <w:p w14:paraId="7F692BCA" w14:textId="68CD2A73"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Guo, H. et al., 2016: Fine particle pH and the partitioning of nitric acid during winter in the northeastern United States. </w:t>
      </w:r>
      <w:r w:rsidRPr="00A4496F">
        <w:rPr>
          <w:i/>
          <w:sz w:val="20"/>
          <w:szCs w:val="20"/>
          <w:lang w:val="en-US"/>
        </w:rPr>
        <w:t>Journal of Geophysical Research</w:t>
      </w:r>
      <w:r w:rsidRPr="00A4496F">
        <w:rPr>
          <w:sz w:val="20"/>
          <w:szCs w:val="20"/>
          <w:lang w:val="en-US"/>
        </w:rPr>
        <w:t xml:space="preserve">, </w:t>
      </w:r>
      <w:r w:rsidRPr="00A4496F">
        <w:rPr>
          <w:b/>
          <w:sz w:val="20"/>
          <w:szCs w:val="20"/>
          <w:lang w:val="en-US"/>
        </w:rPr>
        <w:t>121(17)</w:t>
      </w:r>
      <w:r w:rsidRPr="00A4496F">
        <w:rPr>
          <w:sz w:val="20"/>
          <w:szCs w:val="20"/>
          <w:lang w:val="en-US"/>
        </w:rPr>
        <w:t>, 10355–10376, doi:</w:t>
      </w:r>
      <w:hyperlink r:id="rId242" w:history="1">
        <w:r w:rsidRPr="00A4496F">
          <w:rPr>
            <w:rStyle w:val="Lienhypertexte"/>
            <w:sz w:val="20"/>
            <w:szCs w:val="20"/>
            <w:lang w:val="en-US"/>
          </w:rPr>
          <w:t>10.1002/2016jd025311</w:t>
        </w:r>
      </w:hyperlink>
      <w:r w:rsidRPr="00A4496F">
        <w:rPr>
          <w:sz w:val="20"/>
          <w:szCs w:val="20"/>
          <w:lang w:val="en-US"/>
        </w:rPr>
        <w:t>.</w:t>
      </w:r>
    </w:p>
    <w:p w14:paraId="21E25AC4" w14:textId="4B7DF300"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Guo, H. et al., 2018: Effectiveness of ammonia reduction on control of fine particle nitrate.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18(16)</w:t>
      </w:r>
      <w:r w:rsidRPr="00A4496F">
        <w:rPr>
          <w:sz w:val="20"/>
          <w:szCs w:val="20"/>
          <w:lang w:val="en-US"/>
        </w:rPr>
        <w:t>, 12241–12256, doi:</w:t>
      </w:r>
      <w:hyperlink r:id="rId243" w:history="1">
        <w:r w:rsidRPr="00A4496F">
          <w:rPr>
            <w:rStyle w:val="Lienhypertexte"/>
            <w:sz w:val="20"/>
            <w:szCs w:val="20"/>
            <w:lang w:val="en-US"/>
          </w:rPr>
          <w:t>10.5194/acp-18-12241-2018</w:t>
        </w:r>
      </w:hyperlink>
      <w:r w:rsidRPr="00A4496F">
        <w:rPr>
          <w:sz w:val="20"/>
          <w:szCs w:val="20"/>
          <w:lang w:val="en-US"/>
        </w:rPr>
        <w:t>.</w:t>
      </w:r>
    </w:p>
    <w:p w14:paraId="39E016E0" w14:textId="2A33943F"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Guo, S. et al., 2014: Elucidating severe urban haze formation in China. </w:t>
      </w:r>
      <w:r w:rsidRPr="00A4496F">
        <w:rPr>
          <w:i/>
          <w:sz w:val="20"/>
          <w:szCs w:val="20"/>
          <w:lang w:val="en-US"/>
        </w:rPr>
        <w:t>Proceedings of the National Academy of Sciences</w:t>
      </w:r>
      <w:r w:rsidRPr="00A4496F">
        <w:rPr>
          <w:sz w:val="20"/>
          <w:szCs w:val="20"/>
          <w:lang w:val="en-US"/>
        </w:rPr>
        <w:t xml:space="preserve">, </w:t>
      </w:r>
      <w:r w:rsidRPr="00A4496F">
        <w:rPr>
          <w:b/>
          <w:sz w:val="20"/>
          <w:szCs w:val="20"/>
          <w:lang w:val="en-US"/>
        </w:rPr>
        <w:t>111(49)</w:t>
      </w:r>
      <w:r w:rsidRPr="00A4496F">
        <w:rPr>
          <w:sz w:val="20"/>
          <w:szCs w:val="20"/>
          <w:lang w:val="en-US"/>
        </w:rPr>
        <w:t>, 17373–17378, doi:</w:t>
      </w:r>
      <w:hyperlink r:id="rId244" w:history="1">
        <w:r w:rsidRPr="00A4496F">
          <w:rPr>
            <w:rStyle w:val="Lienhypertexte"/>
            <w:sz w:val="20"/>
            <w:szCs w:val="20"/>
            <w:lang w:val="en-US"/>
          </w:rPr>
          <w:t>10.1073/pnas.1419604111</w:t>
        </w:r>
      </w:hyperlink>
      <w:r w:rsidRPr="00A4496F">
        <w:rPr>
          <w:sz w:val="20"/>
          <w:szCs w:val="20"/>
          <w:lang w:val="en-US"/>
        </w:rPr>
        <w:t>.</w:t>
      </w:r>
    </w:p>
    <w:p w14:paraId="17CB0909" w14:textId="6E7F646B"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lastRenderedPageBreak/>
        <w:t xml:space="preserve">Guttikunda, S.K., R. Goel, and P. Pant, 2014: Nature of air pollution, emission sources, and management in the Indian cities. </w:t>
      </w:r>
      <w:r w:rsidRPr="00A4496F">
        <w:rPr>
          <w:i/>
          <w:sz w:val="20"/>
          <w:szCs w:val="20"/>
          <w:lang w:val="en-US"/>
        </w:rPr>
        <w:t>Atmospheric Environment</w:t>
      </w:r>
      <w:r w:rsidRPr="00A4496F">
        <w:rPr>
          <w:sz w:val="20"/>
          <w:szCs w:val="20"/>
          <w:lang w:val="en-US"/>
        </w:rPr>
        <w:t xml:space="preserve">, </w:t>
      </w:r>
      <w:r w:rsidRPr="00A4496F">
        <w:rPr>
          <w:b/>
          <w:sz w:val="20"/>
          <w:szCs w:val="20"/>
          <w:lang w:val="en-US"/>
        </w:rPr>
        <w:t>95</w:t>
      </w:r>
      <w:r w:rsidRPr="00A4496F">
        <w:rPr>
          <w:sz w:val="20"/>
          <w:szCs w:val="20"/>
          <w:lang w:val="en-US"/>
        </w:rPr>
        <w:t>, 501–510, doi:</w:t>
      </w:r>
      <w:hyperlink r:id="rId245" w:history="1">
        <w:r w:rsidRPr="00A4496F">
          <w:rPr>
            <w:rStyle w:val="Lienhypertexte"/>
            <w:sz w:val="20"/>
            <w:szCs w:val="20"/>
            <w:lang w:val="en-US"/>
          </w:rPr>
          <w:t>10.1016/j.atmosenv.2014.07.006</w:t>
        </w:r>
      </w:hyperlink>
      <w:r w:rsidRPr="00A4496F">
        <w:rPr>
          <w:sz w:val="20"/>
          <w:szCs w:val="20"/>
          <w:lang w:val="en-US"/>
        </w:rPr>
        <w:t>.</w:t>
      </w:r>
    </w:p>
    <w:p w14:paraId="283C452D" w14:textId="788E7995"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Haines, A. et al., 2017a: Short-lived climate pollutant mitigation and the Sustainable Development Goals. </w:t>
      </w:r>
      <w:r w:rsidRPr="00A4496F">
        <w:rPr>
          <w:i/>
          <w:sz w:val="20"/>
          <w:szCs w:val="20"/>
          <w:lang w:val="en-US"/>
        </w:rPr>
        <w:t>Nature Climate Change</w:t>
      </w:r>
      <w:r w:rsidRPr="00A4496F">
        <w:rPr>
          <w:sz w:val="20"/>
          <w:szCs w:val="20"/>
          <w:lang w:val="en-US"/>
        </w:rPr>
        <w:t xml:space="preserve">, </w:t>
      </w:r>
      <w:r w:rsidRPr="00A4496F">
        <w:rPr>
          <w:b/>
          <w:sz w:val="20"/>
          <w:szCs w:val="20"/>
          <w:lang w:val="en-US"/>
        </w:rPr>
        <w:t>7(12)</w:t>
      </w:r>
      <w:r w:rsidRPr="00A4496F">
        <w:rPr>
          <w:sz w:val="20"/>
          <w:szCs w:val="20"/>
          <w:lang w:val="en-US"/>
        </w:rPr>
        <w:t>, 863–869, doi:</w:t>
      </w:r>
      <w:hyperlink r:id="rId246" w:history="1">
        <w:r w:rsidRPr="00A4496F">
          <w:rPr>
            <w:rStyle w:val="Lienhypertexte"/>
            <w:sz w:val="20"/>
            <w:szCs w:val="20"/>
            <w:lang w:val="en-US"/>
          </w:rPr>
          <w:t>10.1038/s41558-017-0012-x</w:t>
        </w:r>
      </w:hyperlink>
      <w:r w:rsidRPr="00A4496F">
        <w:rPr>
          <w:sz w:val="20"/>
          <w:szCs w:val="20"/>
          <w:lang w:val="en-US"/>
        </w:rPr>
        <w:t>.</w:t>
      </w:r>
    </w:p>
    <w:p w14:paraId="0CDB3867" w14:textId="34385D39"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Haines, A. et al., 2017b: Short-lived climate pollutant mitigation and the Sustainable Development Goals. </w:t>
      </w:r>
      <w:r w:rsidRPr="00A4496F">
        <w:rPr>
          <w:i/>
          <w:sz w:val="20"/>
          <w:szCs w:val="20"/>
          <w:lang w:val="en-US"/>
        </w:rPr>
        <w:t>Nature Climate Change</w:t>
      </w:r>
      <w:r w:rsidRPr="00A4496F">
        <w:rPr>
          <w:sz w:val="20"/>
          <w:szCs w:val="20"/>
          <w:lang w:val="en-US"/>
        </w:rPr>
        <w:t xml:space="preserve">, </w:t>
      </w:r>
      <w:r w:rsidRPr="00A4496F">
        <w:rPr>
          <w:b/>
          <w:sz w:val="20"/>
          <w:szCs w:val="20"/>
          <w:lang w:val="en-US"/>
        </w:rPr>
        <w:t>7(12)</w:t>
      </w:r>
      <w:r w:rsidRPr="00A4496F">
        <w:rPr>
          <w:sz w:val="20"/>
          <w:szCs w:val="20"/>
          <w:lang w:val="en-US"/>
        </w:rPr>
        <w:t>, 863–869, doi:</w:t>
      </w:r>
      <w:hyperlink r:id="rId247" w:history="1">
        <w:r w:rsidRPr="00A4496F">
          <w:rPr>
            <w:rStyle w:val="Lienhypertexte"/>
            <w:sz w:val="20"/>
            <w:szCs w:val="20"/>
            <w:lang w:val="en-US"/>
          </w:rPr>
          <w:t>10.1038/s41558-017-0012-x</w:t>
        </w:r>
      </w:hyperlink>
      <w:r w:rsidRPr="00A4496F">
        <w:rPr>
          <w:sz w:val="20"/>
          <w:szCs w:val="20"/>
          <w:lang w:val="en-US"/>
        </w:rPr>
        <w:t>.</w:t>
      </w:r>
    </w:p>
    <w:p w14:paraId="715D1E1C" w14:textId="6F77C335"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Hammer, M.S. et al., 2018: Insight into global trends in aerosol composition from 2005 to 2015 inferred from the OMI Ultraviolet Aerosol Index.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18(11)</w:t>
      </w:r>
      <w:r w:rsidRPr="00A4496F">
        <w:rPr>
          <w:sz w:val="20"/>
          <w:szCs w:val="20"/>
          <w:lang w:val="en-US"/>
        </w:rPr>
        <w:t>, 8097–8112, doi:</w:t>
      </w:r>
      <w:hyperlink r:id="rId248" w:history="1">
        <w:r w:rsidRPr="00A4496F">
          <w:rPr>
            <w:rStyle w:val="Lienhypertexte"/>
            <w:sz w:val="20"/>
            <w:szCs w:val="20"/>
            <w:lang w:val="en-US"/>
          </w:rPr>
          <w:t>10.5194/acp-18-8097-2018</w:t>
        </w:r>
      </w:hyperlink>
      <w:r w:rsidRPr="00A4496F">
        <w:rPr>
          <w:sz w:val="20"/>
          <w:szCs w:val="20"/>
          <w:lang w:val="en-US"/>
        </w:rPr>
        <w:t>.</w:t>
      </w:r>
    </w:p>
    <w:p w14:paraId="6088C60F" w14:textId="6403A3AA"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Hand, J.L., K.A. Gebhart, B.A. Schichtel, and W.C. Malm, 2012a: Increasing trends in wintertime particulate sulfate and nitrate ion concentrations in the Great Plains of the United States (2000–2010). </w:t>
      </w:r>
      <w:r w:rsidRPr="00A4496F">
        <w:rPr>
          <w:i/>
          <w:sz w:val="20"/>
          <w:szCs w:val="20"/>
          <w:lang w:val="en-US"/>
        </w:rPr>
        <w:t>Atmospheric Environment</w:t>
      </w:r>
      <w:r w:rsidRPr="00A4496F">
        <w:rPr>
          <w:sz w:val="20"/>
          <w:szCs w:val="20"/>
          <w:lang w:val="en-US"/>
        </w:rPr>
        <w:t xml:space="preserve">, </w:t>
      </w:r>
      <w:r w:rsidRPr="00A4496F">
        <w:rPr>
          <w:b/>
          <w:sz w:val="20"/>
          <w:szCs w:val="20"/>
          <w:lang w:val="en-US"/>
        </w:rPr>
        <w:t>55</w:t>
      </w:r>
      <w:r w:rsidRPr="00A4496F">
        <w:rPr>
          <w:sz w:val="20"/>
          <w:szCs w:val="20"/>
          <w:lang w:val="en-US"/>
        </w:rPr>
        <w:t>, 107–110, doi:</w:t>
      </w:r>
      <w:hyperlink r:id="rId249" w:history="1">
        <w:r w:rsidRPr="00A4496F">
          <w:rPr>
            <w:rStyle w:val="Lienhypertexte"/>
            <w:sz w:val="20"/>
            <w:szCs w:val="20"/>
            <w:lang w:val="en-US"/>
          </w:rPr>
          <w:t>10.1016/j.atmosenv.2012.03.050</w:t>
        </w:r>
      </w:hyperlink>
      <w:r w:rsidRPr="00A4496F">
        <w:rPr>
          <w:sz w:val="20"/>
          <w:szCs w:val="20"/>
          <w:lang w:val="en-US"/>
        </w:rPr>
        <w:t>.</w:t>
      </w:r>
    </w:p>
    <w:p w14:paraId="7AAAA8B7" w14:textId="51F7A6F3"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Hand, J.L., B.A. Schichtel, W.C. Malm, and M.L. Pitchford, 2012b: Particulate sulfate ion concentration and SO2 emission trends in the United States from the early 1990s through 2010.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12(21)</w:t>
      </w:r>
      <w:r w:rsidRPr="00A4496F">
        <w:rPr>
          <w:sz w:val="20"/>
          <w:szCs w:val="20"/>
          <w:lang w:val="en-US"/>
        </w:rPr>
        <w:t>, 10353–10365, doi:</w:t>
      </w:r>
      <w:hyperlink r:id="rId250" w:history="1">
        <w:r w:rsidRPr="00A4496F">
          <w:rPr>
            <w:rStyle w:val="Lienhypertexte"/>
            <w:sz w:val="20"/>
            <w:szCs w:val="20"/>
            <w:lang w:val="en-US"/>
          </w:rPr>
          <w:t>10.5194/acp-12-10353-2012</w:t>
        </w:r>
      </w:hyperlink>
      <w:r w:rsidRPr="00A4496F">
        <w:rPr>
          <w:sz w:val="20"/>
          <w:szCs w:val="20"/>
          <w:lang w:val="en-US"/>
        </w:rPr>
        <w:t>.</w:t>
      </w:r>
    </w:p>
    <w:p w14:paraId="24CC9F61" w14:textId="4E907063"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Hand, J.L., B.A. Schichtel, W.C. Malm, and N.H. Frank, 2013: Spatial and temporal trends in PM&lt;sub&gt;2.5&lt;/sub&gt; organic and elemental carbon across the United States. </w:t>
      </w:r>
      <w:r w:rsidRPr="00A4496F">
        <w:rPr>
          <w:i/>
          <w:sz w:val="20"/>
          <w:szCs w:val="20"/>
          <w:lang w:val="en-US"/>
        </w:rPr>
        <w:t>Advances in Meteorology</w:t>
      </w:r>
      <w:r w:rsidRPr="00A4496F">
        <w:rPr>
          <w:sz w:val="20"/>
          <w:szCs w:val="20"/>
          <w:lang w:val="en-US"/>
        </w:rPr>
        <w:t xml:space="preserve">, </w:t>
      </w:r>
      <w:r w:rsidRPr="00A4496F">
        <w:rPr>
          <w:b/>
          <w:sz w:val="20"/>
          <w:szCs w:val="20"/>
          <w:lang w:val="en-US"/>
        </w:rPr>
        <w:t>2013</w:t>
      </w:r>
      <w:r w:rsidRPr="00A4496F">
        <w:rPr>
          <w:sz w:val="20"/>
          <w:szCs w:val="20"/>
          <w:lang w:val="en-US"/>
        </w:rPr>
        <w:t>, doi:</w:t>
      </w:r>
      <w:hyperlink r:id="rId251" w:history="1">
        <w:r w:rsidRPr="00A4496F">
          <w:rPr>
            <w:rStyle w:val="Lienhypertexte"/>
            <w:sz w:val="20"/>
            <w:szCs w:val="20"/>
            <w:lang w:val="en-US"/>
          </w:rPr>
          <w:t>10.1155/2013/367674</w:t>
        </w:r>
      </w:hyperlink>
      <w:r w:rsidRPr="00A4496F">
        <w:rPr>
          <w:sz w:val="20"/>
          <w:szCs w:val="20"/>
          <w:lang w:val="en-US"/>
        </w:rPr>
        <w:t>.</w:t>
      </w:r>
    </w:p>
    <w:p w14:paraId="1634686C" w14:textId="6167D1B6"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Hantson, S., W. Knorr, G. Schurgers, T.A.M. Pugh, and A. Arneth, 2017: Global isoprene and monoterpene emissions under changing climate, vegetation, CO2 and land use. </w:t>
      </w:r>
      <w:r w:rsidRPr="00A4496F">
        <w:rPr>
          <w:i/>
          <w:sz w:val="20"/>
          <w:szCs w:val="20"/>
          <w:lang w:val="en-US"/>
        </w:rPr>
        <w:t>Atmospheric Environment</w:t>
      </w:r>
      <w:r w:rsidRPr="00A4496F">
        <w:rPr>
          <w:sz w:val="20"/>
          <w:szCs w:val="20"/>
          <w:lang w:val="en-US"/>
        </w:rPr>
        <w:t xml:space="preserve">, </w:t>
      </w:r>
      <w:r w:rsidRPr="00A4496F">
        <w:rPr>
          <w:b/>
          <w:sz w:val="20"/>
          <w:szCs w:val="20"/>
          <w:lang w:val="en-US"/>
        </w:rPr>
        <w:t>155</w:t>
      </w:r>
      <w:r w:rsidRPr="00A4496F">
        <w:rPr>
          <w:sz w:val="20"/>
          <w:szCs w:val="20"/>
          <w:lang w:val="en-US"/>
        </w:rPr>
        <w:t>, 35–45, doi:</w:t>
      </w:r>
      <w:hyperlink r:id="rId252" w:history="1">
        <w:r w:rsidRPr="00A4496F">
          <w:rPr>
            <w:rStyle w:val="Lienhypertexte"/>
            <w:sz w:val="20"/>
            <w:szCs w:val="20"/>
            <w:lang w:val="en-US"/>
          </w:rPr>
          <w:t>10.1016/j.atmosenv.2017.02.010</w:t>
        </w:r>
      </w:hyperlink>
      <w:r w:rsidRPr="00A4496F">
        <w:rPr>
          <w:sz w:val="20"/>
          <w:szCs w:val="20"/>
          <w:lang w:val="en-US"/>
        </w:rPr>
        <w:t>.</w:t>
      </w:r>
    </w:p>
    <w:p w14:paraId="66E51E30" w14:textId="0EBE7051"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Harmsen, M. et al., 2019: Taking some heat off the NDCs? The limited potential of additional short-lived climate forcers’ mitigation. </w:t>
      </w:r>
      <w:r w:rsidRPr="00A4496F">
        <w:rPr>
          <w:i/>
          <w:sz w:val="20"/>
          <w:szCs w:val="20"/>
          <w:lang w:val="en-US"/>
        </w:rPr>
        <w:t>Climatic Change</w:t>
      </w:r>
      <w:r w:rsidRPr="00A4496F">
        <w:rPr>
          <w:sz w:val="20"/>
          <w:szCs w:val="20"/>
          <w:lang w:val="en-US"/>
        </w:rPr>
        <w:t>, doi:</w:t>
      </w:r>
      <w:hyperlink r:id="rId253" w:history="1">
        <w:r w:rsidRPr="00A4496F">
          <w:rPr>
            <w:rStyle w:val="Lienhypertexte"/>
            <w:sz w:val="20"/>
            <w:szCs w:val="20"/>
            <w:lang w:val="en-US"/>
          </w:rPr>
          <w:t>10.1007/s10584-019-02436-3</w:t>
        </w:r>
      </w:hyperlink>
      <w:r w:rsidRPr="00A4496F">
        <w:rPr>
          <w:sz w:val="20"/>
          <w:szCs w:val="20"/>
          <w:lang w:val="en-US"/>
        </w:rPr>
        <w:t>.</w:t>
      </w:r>
    </w:p>
    <w:p w14:paraId="3AE788ED" w14:textId="6E2B1C4D"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Harmsen, M.J.H.M. et al., 2015: How well do integrated assessment models represent non-CO&lt;sub&gt;2&lt;/sub&gt; radiative forcing? </w:t>
      </w:r>
      <w:r w:rsidRPr="00A4496F">
        <w:rPr>
          <w:i/>
          <w:sz w:val="20"/>
          <w:szCs w:val="20"/>
          <w:lang w:val="en-US"/>
        </w:rPr>
        <w:t>Climatic Change</w:t>
      </w:r>
      <w:r w:rsidRPr="00A4496F">
        <w:rPr>
          <w:sz w:val="20"/>
          <w:szCs w:val="20"/>
          <w:lang w:val="en-US"/>
        </w:rPr>
        <w:t xml:space="preserve">, </w:t>
      </w:r>
      <w:r w:rsidRPr="00A4496F">
        <w:rPr>
          <w:b/>
          <w:sz w:val="20"/>
          <w:szCs w:val="20"/>
          <w:lang w:val="en-US"/>
        </w:rPr>
        <w:t>133(4)</w:t>
      </w:r>
      <w:r w:rsidRPr="00A4496F">
        <w:rPr>
          <w:sz w:val="20"/>
          <w:szCs w:val="20"/>
          <w:lang w:val="en-US"/>
        </w:rPr>
        <w:t>, 565–582, doi:</w:t>
      </w:r>
      <w:hyperlink r:id="rId254" w:history="1">
        <w:r w:rsidRPr="00A4496F">
          <w:rPr>
            <w:rStyle w:val="Lienhypertexte"/>
            <w:sz w:val="20"/>
            <w:szCs w:val="20"/>
            <w:lang w:val="en-US"/>
          </w:rPr>
          <w:t>10.1007/s10584-015-1485-0</w:t>
        </w:r>
      </w:hyperlink>
      <w:r w:rsidRPr="00A4496F">
        <w:rPr>
          <w:sz w:val="20"/>
          <w:szCs w:val="20"/>
          <w:lang w:val="en-US"/>
        </w:rPr>
        <w:t>.</w:t>
      </w:r>
    </w:p>
    <w:p w14:paraId="06E9A16C" w14:textId="55D3E26D"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Harmsen, M.J.H.M. et al., 2020: Co-benefits of black carbon mitigation for climate and air quality. </w:t>
      </w:r>
      <w:r w:rsidRPr="00A4496F">
        <w:rPr>
          <w:i/>
          <w:sz w:val="20"/>
          <w:szCs w:val="20"/>
          <w:lang w:val="en-US"/>
        </w:rPr>
        <w:t>Climatic Change</w:t>
      </w:r>
      <w:r w:rsidRPr="00A4496F">
        <w:rPr>
          <w:sz w:val="20"/>
          <w:szCs w:val="20"/>
          <w:lang w:val="en-US"/>
        </w:rPr>
        <w:t>, doi:</w:t>
      </w:r>
      <w:hyperlink r:id="rId255" w:history="1">
        <w:r w:rsidRPr="00A4496F">
          <w:rPr>
            <w:rStyle w:val="Lienhypertexte"/>
            <w:sz w:val="20"/>
            <w:szCs w:val="20"/>
            <w:lang w:val="en-US"/>
          </w:rPr>
          <w:t>10.1007/s10584-020-02800-8</w:t>
        </w:r>
      </w:hyperlink>
      <w:r w:rsidRPr="00A4496F">
        <w:rPr>
          <w:sz w:val="20"/>
          <w:szCs w:val="20"/>
          <w:lang w:val="en-US"/>
        </w:rPr>
        <w:t>.</w:t>
      </w:r>
    </w:p>
    <w:p w14:paraId="3CA26456" w14:textId="25A35C10"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Hartmann, D.L. et al., 2013: Observations: Atmosphere and Surface. In: </w:t>
      </w:r>
      <w:r w:rsidRPr="00A4496F">
        <w:rPr>
          <w:i/>
          <w:sz w:val="20"/>
          <w:szCs w:val="20"/>
          <w:lang w:val="en-US"/>
        </w:rPr>
        <w:t>Climate Change 2013 the Physical Science Basis: Working Group I Contribution to the Fifth Assessment Report of the Intergovernmental Panel on Climate Change</w:t>
      </w:r>
      <w:r w:rsidRPr="00A4496F">
        <w:rPr>
          <w:sz w:val="20"/>
          <w:szCs w:val="20"/>
          <w:lang w:val="en-US"/>
        </w:rPr>
        <w:t xml:space="preserve"> [Stocker, T.F., D. Qin, G.-K. Plattner, M. Tignor, S.K. Allen, J. Boschung, A. Nauels, Y. Xia, V. Bex, and P.M. Midgley (eds.)]. Cambridge University Press, Cambridge, United Kingdom and New York, NY, USA, pp. 159–254, doi:</w:t>
      </w:r>
      <w:hyperlink r:id="rId256" w:history="1">
        <w:r w:rsidRPr="00A4496F">
          <w:rPr>
            <w:rStyle w:val="Lienhypertexte"/>
            <w:sz w:val="20"/>
            <w:szCs w:val="20"/>
            <w:lang w:val="en-US"/>
          </w:rPr>
          <w:t>10.1017/cbo9781107415324.008</w:t>
        </w:r>
      </w:hyperlink>
      <w:r w:rsidRPr="00A4496F">
        <w:rPr>
          <w:sz w:val="20"/>
          <w:szCs w:val="20"/>
          <w:lang w:val="en-US"/>
        </w:rPr>
        <w:t>.</w:t>
      </w:r>
    </w:p>
    <w:p w14:paraId="070FA390" w14:textId="75EEC58A"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Hastings, M.G., J.C. Jarvis, and E.J. Steig, 2009: Anthropogenic Impacts on Nitrogen Isotopes of Ice-Core Nitrate. </w:t>
      </w:r>
      <w:r w:rsidRPr="00A4496F">
        <w:rPr>
          <w:i/>
          <w:sz w:val="20"/>
          <w:szCs w:val="20"/>
          <w:lang w:val="en-US"/>
        </w:rPr>
        <w:t>Science</w:t>
      </w:r>
      <w:r w:rsidRPr="00A4496F">
        <w:rPr>
          <w:sz w:val="20"/>
          <w:szCs w:val="20"/>
          <w:lang w:val="en-US"/>
        </w:rPr>
        <w:t xml:space="preserve">, </w:t>
      </w:r>
      <w:r w:rsidRPr="00A4496F">
        <w:rPr>
          <w:b/>
          <w:sz w:val="20"/>
          <w:szCs w:val="20"/>
          <w:lang w:val="en-US"/>
        </w:rPr>
        <w:t>324(5932)</w:t>
      </w:r>
      <w:r w:rsidRPr="00A4496F">
        <w:rPr>
          <w:sz w:val="20"/>
          <w:szCs w:val="20"/>
          <w:lang w:val="en-US"/>
        </w:rPr>
        <w:t>, 1288, doi:</w:t>
      </w:r>
      <w:hyperlink r:id="rId257" w:history="1">
        <w:r w:rsidRPr="00A4496F">
          <w:rPr>
            <w:rStyle w:val="Lienhypertexte"/>
            <w:sz w:val="20"/>
            <w:szCs w:val="20"/>
            <w:lang w:val="en-US"/>
          </w:rPr>
          <w:t>10.1126/science.1170510</w:t>
        </w:r>
      </w:hyperlink>
      <w:r w:rsidRPr="00A4496F">
        <w:rPr>
          <w:sz w:val="20"/>
          <w:szCs w:val="20"/>
          <w:lang w:val="en-US"/>
        </w:rPr>
        <w:t>.</w:t>
      </w:r>
    </w:p>
    <w:p w14:paraId="641D2B2D" w14:textId="4536B114"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Hauglustaine, D.A., Y. Balkanski, and M. Schulz, 2014: A global model simulation of present and future nitrate aerosols and their direct radiative forcing of climate.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14(20)</w:t>
      </w:r>
      <w:r w:rsidRPr="00A4496F">
        <w:rPr>
          <w:sz w:val="20"/>
          <w:szCs w:val="20"/>
          <w:lang w:val="en-US"/>
        </w:rPr>
        <w:t>, 11031–11063, doi:</w:t>
      </w:r>
      <w:hyperlink r:id="rId258" w:history="1">
        <w:r w:rsidRPr="00A4496F">
          <w:rPr>
            <w:rStyle w:val="Lienhypertexte"/>
            <w:sz w:val="20"/>
            <w:szCs w:val="20"/>
            <w:lang w:val="en-US"/>
          </w:rPr>
          <w:t>10.5194/acp-14-11031-2014</w:t>
        </w:r>
      </w:hyperlink>
      <w:r w:rsidRPr="00A4496F">
        <w:rPr>
          <w:sz w:val="20"/>
          <w:szCs w:val="20"/>
          <w:lang w:val="en-US"/>
        </w:rPr>
        <w:t>.</w:t>
      </w:r>
    </w:p>
    <w:p w14:paraId="5E34317E" w14:textId="6930A3CF"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He, H., X.Z. Liang, and D.J. Wuebbles, 2018: Effects of emissions change, climate change and long-range transport on regional modeling of future U.S. particulate matter pollution and speciation. </w:t>
      </w:r>
      <w:r w:rsidRPr="00A4496F">
        <w:rPr>
          <w:i/>
          <w:sz w:val="20"/>
          <w:szCs w:val="20"/>
          <w:lang w:val="en-US"/>
        </w:rPr>
        <w:t>Atmospheric Environment</w:t>
      </w:r>
      <w:r w:rsidRPr="00A4496F">
        <w:rPr>
          <w:sz w:val="20"/>
          <w:szCs w:val="20"/>
          <w:lang w:val="en-US"/>
        </w:rPr>
        <w:t xml:space="preserve">, </w:t>
      </w:r>
      <w:r w:rsidRPr="00A4496F">
        <w:rPr>
          <w:b/>
          <w:sz w:val="20"/>
          <w:szCs w:val="20"/>
          <w:lang w:val="en-US"/>
        </w:rPr>
        <w:t>179</w:t>
      </w:r>
      <w:r w:rsidRPr="00A4496F">
        <w:rPr>
          <w:sz w:val="20"/>
          <w:szCs w:val="20"/>
          <w:lang w:val="en-US"/>
        </w:rPr>
        <w:t>, 166–176, doi:</w:t>
      </w:r>
      <w:hyperlink r:id="rId259" w:history="1">
        <w:r w:rsidRPr="00A4496F">
          <w:rPr>
            <w:rStyle w:val="Lienhypertexte"/>
            <w:sz w:val="20"/>
            <w:szCs w:val="20"/>
            <w:lang w:val="en-US"/>
          </w:rPr>
          <w:t>10.1016/j.atmosenv.2018.02.020</w:t>
        </w:r>
      </w:hyperlink>
      <w:r w:rsidRPr="00A4496F">
        <w:rPr>
          <w:sz w:val="20"/>
          <w:szCs w:val="20"/>
          <w:lang w:val="en-US"/>
        </w:rPr>
        <w:t>.</w:t>
      </w:r>
    </w:p>
    <w:p w14:paraId="0A09240E" w14:textId="7E0CF673"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Heald, C.L. and D. Spracklen, 2015: Land Use Change Impacts on Air Quality and Climate. </w:t>
      </w:r>
      <w:r w:rsidRPr="00A4496F">
        <w:rPr>
          <w:i/>
          <w:sz w:val="20"/>
          <w:szCs w:val="20"/>
          <w:lang w:val="en-US"/>
        </w:rPr>
        <w:t>Chemical Reviews</w:t>
      </w:r>
      <w:r w:rsidRPr="00A4496F">
        <w:rPr>
          <w:sz w:val="20"/>
          <w:szCs w:val="20"/>
          <w:lang w:val="en-US"/>
        </w:rPr>
        <w:t xml:space="preserve">, </w:t>
      </w:r>
      <w:r w:rsidRPr="00A4496F">
        <w:rPr>
          <w:b/>
          <w:sz w:val="20"/>
          <w:szCs w:val="20"/>
          <w:lang w:val="en-US"/>
        </w:rPr>
        <w:t>115(10)</w:t>
      </w:r>
      <w:r w:rsidRPr="00A4496F">
        <w:rPr>
          <w:sz w:val="20"/>
          <w:szCs w:val="20"/>
          <w:lang w:val="en-US"/>
        </w:rPr>
        <w:t>, 4476–4496, doi:</w:t>
      </w:r>
      <w:hyperlink r:id="rId260" w:history="1">
        <w:r w:rsidRPr="00A4496F">
          <w:rPr>
            <w:rStyle w:val="Lienhypertexte"/>
            <w:sz w:val="20"/>
            <w:szCs w:val="20"/>
            <w:lang w:val="en-US"/>
          </w:rPr>
          <w:t>10.1021/cr500446g</w:t>
        </w:r>
      </w:hyperlink>
      <w:r w:rsidRPr="00A4496F">
        <w:rPr>
          <w:sz w:val="20"/>
          <w:szCs w:val="20"/>
          <w:lang w:val="en-US"/>
        </w:rPr>
        <w:t>.</w:t>
      </w:r>
    </w:p>
    <w:p w14:paraId="5257A4FE" w14:textId="75BF11E2"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Heald, C.L. and J.A. Geddes, 2016a: The impact of historical land use change from 1850 to 2000 on secondary particulate matter and ozone.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16(23)</w:t>
      </w:r>
      <w:r w:rsidRPr="00A4496F">
        <w:rPr>
          <w:sz w:val="20"/>
          <w:szCs w:val="20"/>
          <w:lang w:val="en-US"/>
        </w:rPr>
        <w:t>, 14997–15010, doi:</w:t>
      </w:r>
      <w:hyperlink r:id="rId261" w:history="1">
        <w:r w:rsidRPr="00A4496F">
          <w:rPr>
            <w:rStyle w:val="Lienhypertexte"/>
            <w:sz w:val="20"/>
            <w:szCs w:val="20"/>
            <w:lang w:val="en-US"/>
          </w:rPr>
          <w:t>10.5194/acp-16-14997-2016</w:t>
        </w:r>
      </w:hyperlink>
      <w:r w:rsidRPr="00A4496F">
        <w:rPr>
          <w:sz w:val="20"/>
          <w:szCs w:val="20"/>
          <w:lang w:val="en-US"/>
        </w:rPr>
        <w:t>.</w:t>
      </w:r>
    </w:p>
    <w:p w14:paraId="3E1DF281" w14:textId="34CEB2B1"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Heald, C.L. and J.A. Geddes, 2016b: The impact of historical land use change from 1850 to 2000 on secondary particulate matter and ozone.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16(23)</w:t>
      </w:r>
      <w:r w:rsidRPr="00A4496F">
        <w:rPr>
          <w:sz w:val="20"/>
          <w:szCs w:val="20"/>
          <w:lang w:val="en-US"/>
        </w:rPr>
        <w:t>, 14997–15010, doi:</w:t>
      </w:r>
      <w:hyperlink r:id="rId262" w:history="1">
        <w:r w:rsidRPr="00A4496F">
          <w:rPr>
            <w:rStyle w:val="Lienhypertexte"/>
            <w:sz w:val="20"/>
            <w:szCs w:val="20"/>
            <w:lang w:val="en-US"/>
          </w:rPr>
          <w:t>10.5194/acp-16-14997-2016</w:t>
        </w:r>
      </w:hyperlink>
      <w:r w:rsidRPr="00A4496F">
        <w:rPr>
          <w:sz w:val="20"/>
          <w:szCs w:val="20"/>
          <w:lang w:val="en-US"/>
        </w:rPr>
        <w:t>.</w:t>
      </w:r>
    </w:p>
    <w:p w14:paraId="78A9EFE9" w14:textId="1C2EE67C"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Heald, C.L. et al., 2014: Contrasting the direct radiative effect and direct radiative forcing of aerosols.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14(11)</w:t>
      </w:r>
      <w:r w:rsidRPr="00A4496F">
        <w:rPr>
          <w:sz w:val="20"/>
          <w:szCs w:val="20"/>
          <w:lang w:val="en-US"/>
        </w:rPr>
        <w:t>, 5513–5527, doi:</w:t>
      </w:r>
      <w:hyperlink r:id="rId263" w:history="1">
        <w:r w:rsidRPr="00A4496F">
          <w:rPr>
            <w:rStyle w:val="Lienhypertexte"/>
            <w:sz w:val="20"/>
            <w:szCs w:val="20"/>
            <w:lang w:val="en-US"/>
          </w:rPr>
          <w:t>10.5194/acp-14-5513-2014</w:t>
        </w:r>
      </w:hyperlink>
      <w:r w:rsidRPr="00A4496F">
        <w:rPr>
          <w:sz w:val="20"/>
          <w:szCs w:val="20"/>
          <w:lang w:val="en-US"/>
        </w:rPr>
        <w:t>.</w:t>
      </w:r>
    </w:p>
    <w:p w14:paraId="4E4CECED" w14:textId="13F4CE92"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Heinze, C. et al., 2019: ESD Reviews: Climate feedbacks in the Earth system and prospects for their evaluation. </w:t>
      </w:r>
      <w:r w:rsidRPr="00A4496F">
        <w:rPr>
          <w:i/>
          <w:sz w:val="20"/>
          <w:szCs w:val="20"/>
          <w:lang w:val="en-US"/>
        </w:rPr>
        <w:t>Earth System Dynamics</w:t>
      </w:r>
      <w:r w:rsidRPr="00A4496F">
        <w:rPr>
          <w:sz w:val="20"/>
          <w:szCs w:val="20"/>
          <w:lang w:val="en-US"/>
        </w:rPr>
        <w:t xml:space="preserve">, </w:t>
      </w:r>
      <w:r w:rsidRPr="00A4496F">
        <w:rPr>
          <w:b/>
          <w:sz w:val="20"/>
          <w:szCs w:val="20"/>
          <w:lang w:val="en-US"/>
        </w:rPr>
        <w:t>10(3)</w:t>
      </w:r>
      <w:r w:rsidRPr="00A4496F">
        <w:rPr>
          <w:sz w:val="20"/>
          <w:szCs w:val="20"/>
          <w:lang w:val="en-US"/>
        </w:rPr>
        <w:t>, 379–452, doi:</w:t>
      </w:r>
      <w:hyperlink r:id="rId264" w:history="1">
        <w:r w:rsidRPr="00A4496F">
          <w:rPr>
            <w:rStyle w:val="Lienhypertexte"/>
            <w:sz w:val="20"/>
            <w:szCs w:val="20"/>
            <w:lang w:val="en-US"/>
          </w:rPr>
          <w:t>10.5194/esd-10-379-2019</w:t>
        </w:r>
      </w:hyperlink>
      <w:r w:rsidRPr="00A4496F">
        <w:rPr>
          <w:sz w:val="20"/>
          <w:szCs w:val="20"/>
          <w:lang w:val="en-US"/>
        </w:rPr>
        <w:t>.</w:t>
      </w:r>
    </w:p>
    <w:p w14:paraId="31A579F4" w14:textId="1707C3B0"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Hess, P., D. Kinnison, and Q. Tang, 2015: Ensemble simulations of the role of the stratosphere in the attribution of northern extratropical tropospheric ozone variability.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15(5)</w:t>
      </w:r>
      <w:r w:rsidRPr="00A4496F">
        <w:rPr>
          <w:sz w:val="20"/>
          <w:szCs w:val="20"/>
          <w:lang w:val="en-US"/>
        </w:rPr>
        <w:t>, 2341–2365, doi:</w:t>
      </w:r>
      <w:hyperlink r:id="rId265" w:history="1">
        <w:r w:rsidRPr="00A4496F">
          <w:rPr>
            <w:rStyle w:val="Lienhypertexte"/>
            <w:sz w:val="20"/>
            <w:szCs w:val="20"/>
            <w:lang w:val="en-US"/>
          </w:rPr>
          <w:t>10.5194/acp-15-2341-2015</w:t>
        </w:r>
      </w:hyperlink>
      <w:r w:rsidRPr="00A4496F">
        <w:rPr>
          <w:sz w:val="20"/>
          <w:szCs w:val="20"/>
          <w:lang w:val="en-US"/>
        </w:rPr>
        <w:t>.</w:t>
      </w:r>
    </w:p>
    <w:p w14:paraId="1FEAF189" w14:textId="717E2443"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Hock, R. et al., 2019: High Mountain Areas. In: </w:t>
      </w:r>
      <w:r w:rsidRPr="00A4496F">
        <w:rPr>
          <w:i/>
          <w:sz w:val="20"/>
          <w:szCs w:val="20"/>
          <w:lang w:val="en-US"/>
        </w:rPr>
        <w:t>IPCC Special Report on the Ocean and Cryosphere in a Changing Climate</w:t>
      </w:r>
      <w:r w:rsidRPr="00A4496F">
        <w:rPr>
          <w:sz w:val="20"/>
          <w:szCs w:val="20"/>
          <w:lang w:val="en-US"/>
        </w:rPr>
        <w:t xml:space="preserve"> [Pörtner, H.-O., D.C. Roberts, V. Masson-Delmotte, P. Zhai, M. Tignor, E. Poloczanska, K. Mintenbeck, A. Alegría, M. Nicolai, A. Okem, J. Petzold, B. Rama, and N.M. Weyer (eds.)]. In Press, pp. 131–202.</w:t>
      </w:r>
    </w:p>
    <w:p w14:paraId="0F420F04" w14:textId="39BEF43B"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Hodgson, A.K. et al., 2018: Near-field emission profiling of tropical forest and Cerrado fires in Brazil during SAMBBA 2012. </w:t>
      </w:r>
      <w:r w:rsidRPr="00A4496F">
        <w:rPr>
          <w:i/>
          <w:sz w:val="20"/>
          <w:szCs w:val="20"/>
          <w:lang w:val="en-US"/>
        </w:rPr>
        <w:t>Atmospheric Chemistry and Physics</w:t>
      </w:r>
      <w:r w:rsidRPr="00A4496F">
        <w:rPr>
          <w:sz w:val="20"/>
          <w:szCs w:val="20"/>
          <w:lang w:val="en-US"/>
        </w:rPr>
        <w:t>, doi:</w:t>
      </w:r>
      <w:hyperlink r:id="rId266" w:history="1">
        <w:r w:rsidRPr="00A4496F">
          <w:rPr>
            <w:rStyle w:val="Lienhypertexte"/>
            <w:sz w:val="20"/>
            <w:szCs w:val="20"/>
            <w:lang w:val="en-US"/>
          </w:rPr>
          <w:t>10.5194/acp-18-5619-2018</w:t>
        </w:r>
      </w:hyperlink>
      <w:r w:rsidRPr="00A4496F">
        <w:rPr>
          <w:sz w:val="20"/>
          <w:szCs w:val="20"/>
          <w:lang w:val="en-US"/>
        </w:rPr>
        <w:t>.</w:t>
      </w:r>
    </w:p>
    <w:p w14:paraId="6DAC59D7" w14:textId="3FF05AC8"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lastRenderedPageBreak/>
        <w:t xml:space="preserve">Hodzic, A. et al., 2016: Rethinking the global secondary organic aerosol (SOA) budget: stronger production, faster removal, shorter lifetime. </w:t>
      </w:r>
      <w:r w:rsidRPr="00A4496F">
        <w:rPr>
          <w:i/>
          <w:sz w:val="20"/>
          <w:szCs w:val="20"/>
          <w:lang w:val="en-US"/>
        </w:rPr>
        <w:t>Atmos. Chem. Phys.</w:t>
      </w:r>
      <w:r w:rsidRPr="00A4496F">
        <w:rPr>
          <w:sz w:val="20"/>
          <w:szCs w:val="20"/>
          <w:lang w:val="en-US"/>
        </w:rPr>
        <w:t xml:space="preserve">, </w:t>
      </w:r>
      <w:r w:rsidRPr="00A4496F">
        <w:rPr>
          <w:b/>
          <w:sz w:val="20"/>
          <w:szCs w:val="20"/>
          <w:lang w:val="en-US"/>
        </w:rPr>
        <w:t>16(12)</w:t>
      </w:r>
      <w:r w:rsidRPr="00A4496F">
        <w:rPr>
          <w:sz w:val="20"/>
          <w:szCs w:val="20"/>
          <w:lang w:val="en-US"/>
        </w:rPr>
        <w:t>, 7917–7941, doi:</w:t>
      </w:r>
      <w:hyperlink r:id="rId267" w:history="1">
        <w:r w:rsidRPr="00A4496F">
          <w:rPr>
            <w:rStyle w:val="Lienhypertexte"/>
            <w:sz w:val="20"/>
            <w:szCs w:val="20"/>
            <w:lang w:val="en-US"/>
          </w:rPr>
          <w:t>10.5194/acp-16-7917-2016</w:t>
        </w:r>
      </w:hyperlink>
      <w:r w:rsidRPr="00A4496F">
        <w:rPr>
          <w:sz w:val="20"/>
          <w:szCs w:val="20"/>
          <w:lang w:val="en-US"/>
        </w:rPr>
        <w:t>.</w:t>
      </w:r>
    </w:p>
    <w:p w14:paraId="02D79057" w14:textId="391D31EB"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Hodzic, A. et al., 2020: Characterization of organic aerosol across the global remote troposphere: a comparison of ATom measurements and global chemistry models. </w:t>
      </w:r>
      <w:r w:rsidRPr="00A4496F">
        <w:rPr>
          <w:i/>
          <w:sz w:val="20"/>
          <w:szCs w:val="20"/>
          <w:lang w:val="en-US"/>
        </w:rPr>
        <w:t>Atmos. Chem. Phys.</w:t>
      </w:r>
      <w:r w:rsidRPr="00A4496F">
        <w:rPr>
          <w:sz w:val="20"/>
          <w:szCs w:val="20"/>
          <w:lang w:val="en-US"/>
        </w:rPr>
        <w:t xml:space="preserve">, </w:t>
      </w:r>
      <w:r w:rsidRPr="00A4496F">
        <w:rPr>
          <w:b/>
          <w:sz w:val="20"/>
          <w:szCs w:val="20"/>
          <w:lang w:val="en-US"/>
        </w:rPr>
        <w:t>20(8)</w:t>
      </w:r>
      <w:r w:rsidRPr="00A4496F">
        <w:rPr>
          <w:sz w:val="20"/>
          <w:szCs w:val="20"/>
          <w:lang w:val="en-US"/>
        </w:rPr>
        <w:t>, 4607–4635, doi:</w:t>
      </w:r>
      <w:hyperlink r:id="rId268" w:history="1">
        <w:r w:rsidRPr="00A4496F">
          <w:rPr>
            <w:rStyle w:val="Lienhypertexte"/>
            <w:sz w:val="20"/>
            <w:szCs w:val="20"/>
            <w:lang w:val="en-US"/>
          </w:rPr>
          <w:t>10.5194/acp-20-4607-2020</w:t>
        </w:r>
      </w:hyperlink>
      <w:r w:rsidRPr="00A4496F">
        <w:rPr>
          <w:sz w:val="20"/>
          <w:szCs w:val="20"/>
          <w:lang w:val="en-US"/>
        </w:rPr>
        <w:t>.</w:t>
      </w:r>
    </w:p>
    <w:p w14:paraId="3010C52F" w14:textId="7A9CFA6A"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Hoesly, R. et al., 2019: Community Emissions Data System (Version Dec-23-2019). Retrieved from: </w:t>
      </w:r>
      <w:hyperlink r:id="rId269" w:history="1">
        <w:r w:rsidRPr="00A4496F">
          <w:rPr>
            <w:rStyle w:val="Lienhypertexte"/>
            <w:sz w:val="20"/>
            <w:szCs w:val="20"/>
            <w:lang w:val="en-US"/>
          </w:rPr>
          <w:t>www.globalchange.umd.edu/ceds</w:t>
        </w:r>
      </w:hyperlink>
      <w:r w:rsidRPr="00A4496F">
        <w:rPr>
          <w:sz w:val="20"/>
          <w:szCs w:val="20"/>
          <w:lang w:val="en-US"/>
        </w:rPr>
        <w:t>.</w:t>
      </w:r>
    </w:p>
    <w:p w14:paraId="733FB84E" w14:textId="39EF2777"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Hoesly, R.M. et al., 2018: Historical (1750-2014) anthropogenic emissions of reactive gases and aerosols from the Community Emissions Data System (CEDS). </w:t>
      </w:r>
      <w:r w:rsidRPr="00A4496F">
        <w:rPr>
          <w:i/>
          <w:sz w:val="20"/>
          <w:szCs w:val="20"/>
          <w:lang w:val="en-US"/>
        </w:rPr>
        <w:t>Geoscientific Model Development</w:t>
      </w:r>
      <w:r w:rsidRPr="00A4496F">
        <w:rPr>
          <w:sz w:val="20"/>
          <w:szCs w:val="20"/>
          <w:lang w:val="en-US"/>
        </w:rPr>
        <w:t xml:space="preserve">, </w:t>
      </w:r>
      <w:r w:rsidRPr="00A4496F">
        <w:rPr>
          <w:b/>
          <w:sz w:val="20"/>
          <w:szCs w:val="20"/>
          <w:lang w:val="en-US"/>
        </w:rPr>
        <w:t>11(1)</w:t>
      </w:r>
      <w:r w:rsidRPr="00A4496F">
        <w:rPr>
          <w:sz w:val="20"/>
          <w:szCs w:val="20"/>
          <w:lang w:val="en-US"/>
        </w:rPr>
        <w:t>, 369–408, doi:</w:t>
      </w:r>
      <w:hyperlink r:id="rId270" w:history="1">
        <w:r w:rsidRPr="00A4496F">
          <w:rPr>
            <w:rStyle w:val="Lienhypertexte"/>
            <w:sz w:val="20"/>
            <w:szCs w:val="20"/>
            <w:lang w:val="en-US"/>
          </w:rPr>
          <w:t>10.5194/gmd-11-369-2018</w:t>
        </w:r>
      </w:hyperlink>
      <w:r w:rsidRPr="00A4496F">
        <w:rPr>
          <w:sz w:val="20"/>
          <w:szCs w:val="20"/>
          <w:lang w:val="en-US"/>
        </w:rPr>
        <w:t>.</w:t>
      </w:r>
    </w:p>
    <w:p w14:paraId="26C9D08E" w14:textId="08E8968F"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Hofzumahaus, A. et al., 2009: Amplified trace gas removal in the troposphere.. </w:t>
      </w:r>
      <w:r w:rsidRPr="00A4496F">
        <w:rPr>
          <w:i/>
          <w:sz w:val="20"/>
          <w:szCs w:val="20"/>
          <w:lang w:val="en-US"/>
        </w:rPr>
        <w:t>Science (New York, N.Y.)</w:t>
      </w:r>
      <w:r w:rsidRPr="00A4496F">
        <w:rPr>
          <w:sz w:val="20"/>
          <w:szCs w:val="20"/>
          <w:lang w:val="en-US"/>
        </w:rPr>
        <w:t xml:space="preserve">, </w:t>
      </w:r>
      <w:r w:rsidRPr="00A4496F">
        <w:rPr>
          <w:b/>
          <w:sz w:val="20"/>
          <w:szCs w:val="20"/>
          <w:lang w:val="en-US"/>
        </w:rPr>
        <w:t>324(5935)</w:t>
      </w:r>
      <w:r w:rsidRPr="00A4496F">
        <w:rPr>
          <w:sz w:val="20"/>
          <w:szCs w:val="20"/>
          <w:lang w:val="en-US"/>
        </w:rPr>
        <w:t>, 1702–4, doi:</w:t>
      </w:r>
      <w:hyperlink r:id="rId271" w:history="1">
        <w:r w:rsidRPr="00A4496F">
          <w:rPr>
            <w:rStyle w:val="Lienhypertexte"/>
            <w:sz w:val="20"/>
            <w:szCs w:val="20"/>
            <w:lang w:val="en-US"/>
          </w:rPr>
          <w:t>10.1126/science.1164566</w:t>
        </w:r>
      </w:hyperlink>
      <w:r w:rsidRPr="00A4496F">
        <w:rPr>
          <w:sz w:val="20"/>
          <w:szCs w:val="20"/>
          <w:lang w:val="en-US"/>
        </w:rPr>
        <w:t>.</w:t>
      </w:r>
    </w:p>
    <w:p w14:paraId="5DE4B24E" w14:textId="0F6511C1"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Höglund-Isaksson, L., 2012: Global anthropogenic methane emissions 2005&amp;ndash;2030: technical mitigation potentials and costs.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12(19)</w:t>
      </w:r>
      <w:r w:rsidRPr="00A4496F">
        <w:rPr>
          <w:sz w:val="20"/>
          <w:szCs w:val="20"/>
          <w:lang w:val="en-US"/>
        </w:rPr>
        <w:t>, 9079–9096, doi:</w:t>
      </w:r>
      <w:hyperlink r:id="rId272" w:history="1">
        <w:r w:rsidRPr="00A4496F">
          <w:rPr>
            <w:rStyle w:val="Lienhypertexte"/>
            <w:sz w:val="20"/>
            <w:szCs w:val="20"/>
            <w:lang w:val="en-US"/>
          </w:rPr>
          <w:t>10.5194/acp-12-9079-2012</w:t>
        </w:r>
      </w:hyperlink>
      <w:r w:rsidRPr="00A4496F">
        <w:rPr>
          <w:sz w:val="20"/>
          <w:szCs w:val="20"/>
          <w:lang w:val="en-US"/>
        </w:rPr>
        <w:t>.</w:t>
      </w:r>
    </w:p>
    <w:p w14:paraId="3366C2B3" w14:textId="31A3EBF3"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Höglund-Isaksson, L., A. Gomez-Sanabria, Z. Klimont, P. Rafaj, and W. Schöpp, 2020: Technical potentials and costs for reducing global anthropogenic methane emissions in the 2050 timeframe - results from the GAINS model. </w:t>
      </w:r>
      <w:r w:rsidRPr="00A4496F">
        <w:rPr>
          <w:i/>
          <w:sz w:val="20"/>
          <w:szCs w:val="20"/>
          <w:lang w:val="en-US"/>
        </w:rPr>
        <w:t>Environmental Reaserch Communication</w:t>
      </w:r>
      <w:r w:rsidRPr="00A4496F">
        <w:rPr>
          <w:sz w:val="20"/>
          <w:szCs w:val="20"/>
          <w:lang w:val="en-US"/>
        </w:rPr>
        <w:t xml:space="preserve">, </w:t>
      </w:r>
      <w:r w:rsidRPr="00A4496F">
        <w:rPr>
          <w:b/>
          <w:sz w:val="20"/>
          <w:szCs w:val="20"/>
          <w:lang w:val="en-US"/>
        </w:rPr>
        <w:t>2</w:t>
      </w:r>
      <w:r w:rsidRPr="00A4496F">
        <w:rPr>
          <w:sz w:val="20"/>
          <w:szCs w:val="20"/>
          <w:lang w:val="en-US"/>
        </w:rPr>
        <w:t>.</w:t>
      </w:r>
    </w:p>
    <w:p w14:paraId="789FA164" w14:textId="1CAF7492"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Höglund-Isaksson, L. et al., 2017: Cost estimates of the Kigali Amendment to phase-down hydrofluorocarbons. </w:t>
      </w:r>
      <w:r w:rsidRPr="00A4496F">
        <w:rPr>
          <w:i/>
          <w:sz w:val="20"/>
          <w:szCs w:val="20"/>
          <w:lang w:val="en-US"/>
        </w:rPr>
        <w:t>Environmental Science and Policy</w:t>
      </w:r>
      <w:r w:rsidRPr="00A4496F">
        <w:rPr>
          <w:sz w:val="20"/>
          <w:szCs w:val="20"/>
          <w:lang w:val="en-US"/>
        </w:rPr>
        <w:t xml:space="preserve">, </w:t>
      </w:r>
      <w:r w:rsidRPr="00A4496F">
        <w:rPr>
          <w:b/>
          <w:sz w:val="20"/>
          <w:szCs w:val="20"/>
          <w:lang w:val="en-US"/>
        </w:rPr>
        <w:t>75</w:t>
      </w:r>
      <w:r w:rsidRPr="00A4496F">
        <w:rPr>
          <w:sz w:val="20"/>
          <w:szCs w:val="20"/>
          <w:lang w:val="en-US"/>
        </w:rPr>
        <w:t>, 138–147, doi:</w:t>
      </w:r>
      <w:hyperlink r:id="rId273" w:history="1">
        <w:r w:rsidRPr="00A4496F">
          <w:rPr>
            <w:rStyle w:val="Lienhypertexte"/>
            <w:sz w:val="20"/>
            <w:szCs w:val="20"/>
            <w:lang w:val="en-US"/>
          </w:rPr>
          <w:t>10.1016/j.envsci.2017.05.006</w:t>
        </w:r>
      </w:hyperlink>
      <w:r w:rsidRPr="00A4496F">
        <w:rPr>
          <w:sz w:val="20"/>
          <w:szCs w:val="20"/>
          <w:lang w:val="en-US"/>
        </w:rPr>
        <w:t>.</w:t>
      </w:r>
    </w:p>
    <w:p w14:paraId="1217BBD1" w14:textId="57A89F37"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Hollaway, M.J., S.R. Arnold, W.J. Collins, G. Folberth, and A. Rap, 2017: Sensitivity of midnineteenth century tropospheric ozone to atmospheric chemistry-vegetation interactions. </w:t>
      </w:r>
      <w:r w:rsidRPr="00A4496F">
        <w:rPr>
          <w:i/>
          <w:sz w:val="20"/>
          <w:szCs w:val="20"/>
          <w:lang w:val="en-US"/>
        </w:rPr>
        <w:t>Journal of Geophysical Research: Atmospheres</w:t>
      </w:r>
      <w:r w:rsidRPr="00A4496F">
        <w:rPr>
          <w:sz w:val="20"/>
          <w:szCs w:val="20"/>
          <w:lang w:val="en-US"/>
        </w:rPr>
        <w:t xml:space="preserve">, </w:t>
      </w:r>
      <w:r w:rsidRPr="00A4496F">
        <w:rPr>
          <w:b/>
          <w:sz w:val="20"/>
          <w:szCs w:val="20"/>
          <w:lang w:val="en-US"/>
        </w:rPr>
        <w:t>122(4)</w:t>
      </w:r>
      <w:r w:rsidRPr="00A4496F">
        <w:rPr>
          <w:sz w:val="20"/>
          <w:szCs w:val="20"/>
          <w:lang w:val="en-US"/>
        </w:rPr>
        <w:t>, 2452–2473, doi:</w:t>
      </w:r>
      <w:hyperlink r:id="rId274" w:history="1">
        <w:r w:rsidRPr="00A4496F">
          <w:rPr>
            <w:rStyle w:val="Lienhypertexte"/>
            <w:sz w:val="20"/>
            <w:szCs w:val="20"/>
            <w:lang w:val="en-US"/>
          </w:rPr>
          <w:t>10.1002/2016jd025462</w:t>
        </w:r>
      </w:hyperlink>
      <w:r w:rsidRPr="00A4496F">
        <w:rPr>
          <w:sz w:val="20"/>
          <w:szCs w:val="20"/>
          <w:lang w:val="en-US"/>
        </w:rPr>
        <w:t>.</w:t>
      </w:r>
    </w:p>
    <w:p w14:paraId="7AF0D5F2" w14:textId="004812FB"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Holmes, C.D., 2018: Methane Feedback on Atmospheric Chemistry: Methods, Models, and Mechanisms. </w:t>
      </w:r>
      <w:r w:rsidRPr="00A4496F">
        <w:rPr>
          <w:i/>
          <w:sz w:val="20"/>
          <w:szCs w:val="20"/>
          <w:lang w:val="en-US"/>
        </w:rPr>
        <w:t>Journal of Advances in Modeling Earth Systems</w:t>
      </w:r>
      <w:r w:rsidRPr="00A4496F">
        <w:rPr>
          <w:sz w:val="20"/>
          <w:szCs w:val="20"/>
          <w:lang w:val="en-US"/>
        </w:rPr>
        <w:t xml:space="preserve">, </w:t>
      </w:r>
      <w:r w:rsidRPr="00A4496F">
        <w:rPr>
          <w:b/>
          <w:sz w:val="20"/>
          <w:szCs w:val="20"/>
          <w:lang w:val="en-US"/>
        </w:rPr>
        <w:t>10(4)</w:t>
      </w:r>
      <w:r w:rsidRPr="00A4496F">
        <w:rPr>
          <w:sz w:val="20"/>
          <w:szCs w:val="20"/>
          <w:lang w:val="en-US"/>
        </w:rPr>
        <w:t>, 1087–1099, doi:</w:t>
      </w:r>
      <w:hyperlink r:id="rId275" w:history="1">
        <w:r w:rsidRPr="00A4496F">
          <w:rPr>
            <w:rStyle w:val="Lienhypertexte"/>
            <w:sz w:val="20"/>
            <w:szCs w:val="20"/>
            <w:lang w:val="en-US"/>
          </w:rPr>
          <w:t>10.1002/2017ms001196</w:t>
        </w:r>
      </w:hyperlink>
      <w:r w:rsidRPr="00A4496F">
        <w:rPr>
          <w:sz w:val="20"/>
          <w:szCs w:val="20"/>
          <w:lang w:val="en-US"/>
        </w:rPr>
        <w:t>.</w:t>
      </w:r>
    </w:p>
    <w:p w14:paraId="680CCB12" w14:textId="4E889DB5"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Holmes, C.D., M.J. Prather, O.A. Søvde, and G. Myhre, 2013: Future methane, hydroxyl, and their uncertainties: Key climate and emission parameters for future predictions.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13(1)</w:t>
      </w:r>
      <w:r w:rsidRPr="00A4496F">
        <w:rPr>
          <w:sz w:val="20"/>
          <w:szCs w:val="20"/>
          <w:lang w:val="en-US"/>
        </w:rPr>
        <w:t>, 285–302, doi:</w:t>
      </w:r>
      <w:hyperlink r:id="rId276" w:history="1">
        <w:r w:rsidRPr="00A4496F">
          <w:rPr>
            <w:rStyle w:val="Lienhypertexte"/>
            <w:sz w:val="20"/>
            <w:szCs w:val="20"/>
            <w:lang w:val="en-US"/>
          </w:rPr>
          <w:t>10.5194/acp-13-285-2013</w:t>
        </w:r>
      </w:hyperlink>
      <w:r w:rsidRPr="00A4496F">
        <w:rPr>
          <w:sz w:val="20"/>
          <w:szCs w:val="20"/>
          <w:lang w:val="en-US"/>
        </w:rPr>
        <w:t>.</w:t>
      </w:r>
    </w:p>
    <w:p w14:paraId="6A16FC5F" w14:textId="049DF4C1"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Hong, C. et al., 2019: Impacts of climate change on future air quality and human health in China. </w:t>
      </w:r>
      <w:r w:rsidRPr="00A4496F">
        <w:rPr>
          <w:i/>
          <w:sz w:val="20"/>
          <w:szCs w:val="20"/>
          <w:lang w:val="en-US"/>
        </w:rPr>
        <w:t>Proceedings of the National Academy of Sciences of the United States of America</w:t>
      </w:r>
      <w:r w:rsidRPr="00A4496F">
        <w:rPr>
          <w:sz w:val="20"/>
          <w:szCs w:val="20"/>
          <w:lang w:val="en-US"/>
        </w:rPr>
        <w:t xml:space="preserve">, </w:t>
      </w:r>
      <w:r w:rsidRPr="00A4496F">
        <w:rPr>
          <w:b/>
          <w:sz w:val="20"/>
          <w:szCs w:val="20"/>
          <w:lang w:val="en-US"/>
        </w:rPr>
        <w:t>116(35)</w:t>
      </w:r>
      <w:r w:rsidRPr="00A4496F">
        <w:rPr>
          <w:sz w:val="20"/>
          <w:szCs w:val="20"/>
          <w:lang w:val="en-US"/>
        </w:rPr>
        <w:t>, 17193–17200, doi:</w:t>
      </w:r>
      <w:hyperlink r:id="rId277" w:history="1">
        <w:r w:rsidRPr="00A4496F">
          <w:rPr>
            <w:rStyle w:val="Lienhypertexte"/>
            <w:sz w:val="20"/>
            <w:szCs w:val="20"/>
            <w:lang w:val="en-US"/>
          </w:rPr>
          <w:t>10.1073/pnas.1812881116</w:t>
        </w:r>
      </w:hyperlink>
      <w:r w:rsidRPr="00A4496F">
        <w:rPr>
          <w:sz w:val="20"/>
          <w:szCs w:val="20"/>
          <w:lang w:val="en-US"/>
        </w:rPr>
        <w:t>.</w:t>
      </w:r>
    </w:p>
    <w:p w14:paraId="3AC351D3" w14:textId="619D19F2"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Hopcroft, P.O., P.J. Valdes, F.M. O’Connor, J.O. Kaplan, and D.J. Beerling, 2017: Understanding the glacial methane cycle. </w:t>
      </w:r>
      <w:r w:rsidRPr="00A4496F">
        <w:rPr>
          <w:i/>
          <w:sz w:val="20"/>
          <w:szCs w:val="20"/>
          <w:lang w:val="en-US"/>
        </w:rPr>
        <w:t>Nature Communications</w:t>
      </w:r>
      <w:r w:rsidRPr="00A4496F">
        <w:rPr>
          <w:sz w:val="20"/>
          <w:szCs w:val="20"/>
          <w:lang w:val="en-US"/>
        </w:rPr>
        <w:t xml:space="preserve">, </w:t>
      </w:r>
      <w:r w:rsidRPr="00A4496F">
        <w:rPr>
          <w:b/>
          <w:sz w:val="20"/>
          <w:szCs w:val="20"/>
          <w:lang w:val="en-US"/>
        </w:rPr>
        <w:t>8</w:t>
      </w:r>
      <w:r w:rsidRPr="00A4496F">
        <w:rPr>
          <w:sz w:val="20"/>
          <w:szCs w:val="20"/>
          <w:lang w:val="en-US"/>
        </w:rPr>
        <w:t>, 14383, doi:</w:t>
      </w:r>
      <w:hyperlink r:id="rId278" w:history="1">
        <w:r w:rsidRPr="00A4496F">
          <w:rPr>
            <w:rStyle w:val="Lienhypertexte"/>
            <w:sz w:val="20"/>
            <w:szCs w:val="20"/>
            <w:lang w:val="en-US"/>
          </w:rPr>
          <w:t>10.1038/ncomms14383</w:t>
        </w:r>
      </w:hyperlink>
      <w:r w:rsidRPr="00A4496F">
        <w:rPr>
          <w:sz w:val="20"/>
          <w:szCs w:val="20"/>
          <w:lang w:val="en-US"/>
        </w:rPr>
        <w:t>.</w:t>
      </w:r>
    </w:p>
    <w:p w14:paraId="62F93885" w14:textId="65150F98"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Höpfner, M. et al., 2016: First detection of ammonia (NH&lt;sub&gt;3&lt;/sub&gt;) in the Asian summer monsoon upper troposphere.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16(22)</w:t>
      </w:r>
      <w:r w:rsidRPr="00A4496F">
        <w:rPr>
          <w:sz w:val="20"/>
          <w:szCs w:val="20"/>
          <w:lang w:val="en-US"/>
        </w:rPr>
        <w:t>, 14357–14369, doi:</w:t>
      </w:r>
      <w:hyperlink r:id="rId279" w:history="1">
        <w:r w:rsidRPr="00A4496F">
          <w:rPr>
            <w:rStyle w:val="Lienhypertexte"/>
            <w:sz w:val="20"/>
            <w:szCs w:val="20"/>
            <w:lang w:val="en-US"/>
          </w:rPr>
          <w:t>10.5194/acp-16-14357-2016</w:t>
        </w:r>
      </w:hyperlink>
      <w:r w:rsidRPr="00A4496F">
        <w:rPr>
          <w:sz w:val="20"/>
          <w:szCs w:val="20"/>
          <w:lang w:val="en-US"/>
        </w:rPr>
        <w:t>.</w:t>
      </w:r>
    </w:p>
    <w:p w14:paraId="74042DC1" w14:textId="292147B6"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Höpfner, M. et al., 2019: Ammonium nitrate particles formed in upper troposphere from ground ammonia sources during Asian monsoons. </w:t>
      </w:r>
      <w:r w:rsidRPr="00A4496F">
        <w:rPr>
          <w:i/>
          <w:sz w:val="20"/>
          <w:szCs w:val="20"/>
          <w:lang w:val="en-US"/>
        </w:rPr>
        <w:t>Nature Geoscience</w:t>
      </w:r>
      <w:r w:rsidRPr="00A4496F">
        <w:rPr>
          <w:sz w:val="20"/>
          <w:szCs w:val="20"/>
          <w:lang w:val="en-US"/>
        </w:rPr>
        <w:t xml:space="preserve">, </w:t>
      </w:r>
      <w:r w:rsidRPr="00A4496F">
        <w:rPr>
          <w:b/>
          <w:sz w:val="20"/>
          <w:szCs w:val="20"/>
          <w:lang w:val="en-US"/>
        </w:rPr>
        <w:t>12(8)</w:t>
      </w:r>
      <w:r w:rsidRPr="00A4496F">
        <w:rPr>
          <w:sz w:val="20"/>
          <w:szCs w:val="20"/>
          <w:lang w:val="en-US"/>
        </w:rPr>
        <w:t>, 608–612, doi:</w:t>
      </w:r>
      <w:hyperlink r:id="rId280" w:history="1">
        <w:r w:rsidRPr="00A4496F">
          <w:rPr>
            <w:rStyle w:val="Lienhypertexte"/>
            <w:sz w:val="20"/>
            <w:szCs w:val="20"/>
            <w:lang w:val="en-US"/>
          </w:rPr>
          <w:t>10.1038/s41561-019-0385-8</w:t>
        </w:r>
      </w:hyperlink>
      <w:r w:rsidRPr="00A4496F">
        <w:rPr>
          <w:sz w:val="20"/>
          <w:szCs w:val="20"/>
          <w:lang w:val="en-US"/>
        </w:rPr>
        <w:t>.</w:t>
      </w:r>
    </w:p>
    <w:p w14:paraId="7CC8DAEB" w14:textId="74CF10F7"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Horowitz, L.W. et al., 2020: The GFDL Global Atmospheric Chemistry-Climate Model AM4.1: Model Description and Simulation Characteristics. </w:t>
      </w:r>
      <w:r w:rsidRPr="00A4496F">
        <w:rPr>
          <w:i/>
          <w:sz w:val="20"/>
          <w:szCs w:val="20"/>
          <w:lang w:val="en-US"/>
        </w:rPr>
        <w:t>Journal of Advances in Modeling Earth Systems</w:t>
      </w:r>
      <w:r w:rsidRPr="00A4496F">
        <w:rPr>
          <w:sz w:val="20"/>
          <w:szCs w:val="20"/>
          <w:lang w:val="en-US"/>
        </w:rPr>
        <w:t xml:space="preserve">, </w:t>
      </w:r>
      <w:r w:rsidRPr="00A4496F">
        <w:rPr>
          <w:b/>
          <w:sz w:val="20"/>
          <w:szCs w:val="20"/>
          <w:lang w:val="en-US"/>
        </w:rPr>
        <w:t>12(10)</w:t>
      </w:r>
      <w:r w:rsidRPr="00A4496F">
        <w:rPr>
          <w:sz w:val="20"/>
          <w:szCs w:val="20"/>
          <w:lang w:val="en-US"/>
        </w:rPr>
        <w:t>, e2019MS002032, doi:</w:t>
      </w:r>
      <w:hyperlink r:id="rId281" w:history="1">
        <w:r w:rsidRPr="00A4496F">
          <w:rPr>
            <w:rStyle w:val="Lienhypertexte"/>
            <w:sz w:val="20"/>
            <w:szCs w:val="20"/>
            <w:lang w:val="en-US"/>
          </w:rPr>
          <w:t>10.1029/2019ms002032</w:t>
        </w:r>
      </w:hyperlink>
      <w:r w:rsidRPr="00A4496F">
        <w:rPr>
          <w:sz w:val="20"/>
          <w:szCs w:val="20"/>
          <w:lang w:val="en-US"/>
        </w:rPr>
        <w:t>.</w:t>
      </w:r>
    </w:p>
    <w:p w14:paraId="46CAB79C" w14:textId="548F8B22"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Hoshika, Y. et al., 2015: Ozone-induced stomatal sluggishness changes carbon and water balance of temperate deciduous forests. </w:t>
      </w:r>
      <w:r w:rsidRPr="00A4496F">
        <w:rPr>
          <w:i/>
          <w:sz w:val="20"/>
          <w:szCs w:val="20"/>
          <w:lang w:val="en-US"/>
        </w:rPr>
        <w:t>Scientific Reports</w:t>
      </w:r>
      <w:r w:rsidRPr="00A4496F">
        <w:rPr>
          <w:sz w:val="20"/>
          <w:szCs w:val="20"/>
          <w:lang w:val="en-US"/>
        </w:rPr>
        <w:t xml:space="preserve">, </w:t>
      </w:r>
      <w:r w:rsidRPr="00A4496F">
        <w:rPr>
          <w:b/>
          <w:sz w:val="20"/>
          <w:szCs w:val="20"/>
          <w:lang w:val="en-US"/>
        </w:rPr>
        <w:t>5(1)</w:t>
      </w:r>
      <w:r w:rsidRPr="00A4496F">
        <w:rPr>
          <w:sz w:val="20"/>
          <w:szCs w:val="20"/>
          <w:lang w:val="en-US"/>
        </w:rPr>
        <w:t>, 9871, doi:</w:t>
      </w:r>
      <w:hyperlink r:id="rId282" w:history="1">
        <w:r w:rsidRPr="00A4496F">
          <w:rPr>
            <w:rStyle w:val="Lienhypertexte"/>
            <w:sz w:val="20"/>
            <w:szCs w:val="20"/>
            <w:lang w:val="en-US"/>
          </w:rPr>
          <w:t>10.1038/srep09871</w:t>
        </w:r>
      </w:hyperlink>
      <w:r w:rsidRPr="00A4496F">
        <w:rPr>
          <w:sz w:val="20"/>
          <w:szCs w:val="20"/>
          <w:lang w:val="en-US"/>
        </w:rPr>
        <w:t>.</w:t>
      </w:r>
    </w:p>
    <w:p w14:paraId="21D9771D" w14:textId="3BF75F19"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Hossaini, R. et al., 2015: Efficiency of short-lived halogens at influencing climate through depletion of stratospheric ozone. </w:t>
      </w:r>
      <w:r w:rsidRPr="00A4496F">
        <w:rPr>
          <w:i/>
          <w:sz w:val="20"/>
          <w:szCs w:val="20"/>
          <w:lang w:val="en-US"/>
        </w:rPr>
        <w:t>NATURE GEOSCIENCE</w:t>
      </w:r>
      <w:r w:rsidRPr="00A4496F">
        <w:rPr>
          <w:sz w:val="20"/>
          <w:szCs w:val="20"/>
          <w:lang w:val="en-US"/>
        </w:rPr>
        <w:t xml:space="preserve">, </w:t>
      </w:r>
      <w:r w:rsidRPr="00A4496F">
        <w:rPr>
          <w:b/>
          <w:sz w:val="20"/>
          <w:szCs w:val="20"/>
          <w:lang w:val="en-US"/>
        </w:rPr>
        <w:t>8(3)</w:t>
      </w:r>
      <w:r w:rsidRPr="00A4496F">
        <w:rPr>
          <w:sz w:val="20"/>
          <w:szCs w:val="20"/>
          <w:lang w:val="en-US"/>
        </w:rPr>
        <w:t>, 186–190, doi:</w:t>
      </w:r>
      <w:hyperlink r:id="rId283" w:history="1">
        <w:r w:rsidRPr="00A4496F">
          <w:rPr>
            <w:rStyle w:val="Lienhypertexte"/>
            <w:sz w:val="20"/>
            <w:szCs w:val="20"/>
            <w:lang w:val="en-US"/>
          </w:rPr>
          <w:t>10.1038/ngeo2363</w:t>
        </w:r>
      </w:hyperlink>
      <w:r w:rsidRPr="00A4496F">
        <w:rPr>
          <w:sz w:val="20"/>
          <w:szCs w:val="20"/>
          <w:lang w:val="en-US"/>
        </w:rPr>
        <w:t>.</w:t>
      </w:r>
    </w:p>
    <w:p w14:paraId="1C081D0D" w14:textId="6E459C57"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Hossaini, R. et al., 2017: The increasing threat to stratospheric ozone from dichloromethane. </w:t>
      </w:r>
      <w:r w:rsidRPr="00A4496F">
        <w:rPr>
          <w:i/>
          <w:sz w:val="20"/>
          <w:szCs w:val="20"/>
          <w:lang w:val="en-US"/>
        </w:rPr>
        <w:t>Nature Communications</w:t>
      </w:r>
      <w:r w:rsidRPr="00A4496F">
        <w:rPr>
          <w:sz w:val="20"/>
          <w:szCs w:val="20"/>
          <w:lang w:val="en-US"/>
        </w:rPr>
        <w:t xml:space="preserve">, </w:t>
      </w:r>
      <w:r w:rsidRPr="00A4496F">
        <w:rPr>
          <w:b/>
          <w:sz w:val="20"/>
          <w:szCs w:val="20"/>
          <w:lang w:val="en-US"/>
        </w:rPr>
        <w:t>8</w:t>
      </w:r>
      <w:r w:rsidRPr="00A4496F">
        <w:rPr>
          <w:sz w:val="20"/>
          <w:szCs w:val="20"/>
          <w:lang w:val="en-US"/>
        </w:rPr>
        <w:t>, 15962.</w:t>
      </w:r>
    </w:p>
    <w:p w14:paraId="7F8B9AAE" w14:textId="393A60BB"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Hou, P. and S. Wu, 2016: Long-term Changes in Extreme Air Pollution Meteorology and the Implications for Air Quality. </w:t>
      </w:r>
      <w:r w:rsidRPr="00A4496F">
        <w:rPr>
          <w:i/>
          <w:sz w:val="20"/>
          <w:szCs w:val="20"/>
          <w:lang w:val="en-US"/>
        </w:rPr>
        <w:t>Scientific Reports</w:t>
      </w:r>
      <w:r w:rsidRPr="00A4496F">
        <w:rPr>
          <w:sz w:val="20"/>
          <w:szCs w:val="20"/>
          <w:lang w:val="en-US"/>
        </w:rPr>
        <w:t xml:space="preserve">, </w:t>
      </w:r>
      <w:r w:rsidRPr="00A4496F">
        <w:rPr>
          <w:b/>
          <w:sz w:val="20"/>
          <w:szCs w:val="20"/>
          <w:lang w:val="en-US"/>
        </w:rPr>
        <w:t>6</w:t>
      </w:r>
      <w:r w:rsidRPr="00A4496F">
        <w:rPr>
          <w:sz w:val="20"/>
          <w:szCs w:val="20"/>
          <w:lang w:val="en-US"/>
        </w:rPr>
        <w:t>, doi:</w:t>
      </w:r>
      <w:hyperlink r:id="rId284" w:history="1">
        <w:r w:rsidRPr="00A4496F">
          <w:rPr>
            <w:rStyle w:val="Lienhypertexte"/>
            <w:sz w:val="20"/>
            <w:szCs w:val="20"/>
            <w:lang w:val="en-US"/>
          </w:rPr>
          <w:t>10.1038/srep23792</w:t>
        </w:r>
      </w:hyperlink>
      <w:r w:rsidRPr="00A4496F">
        <w:rPr>
          <w:sz w:val="20"/>
          <w:szCs w:val="20"/>
          <w:lang w:val="en-US"/>
        </w:rPr>
        <w:t>.</w:t>
      </w:r>
    </w:p>
    <w:p w14:paraId="0F9DB463" w14:textId="03F992CB"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Hou, P., S. Wu, J.L. McCarty, and Y. Gao, 2018: Sensitivity of atmospheric aerosol scavenging to precipitation intensity and frequency in the context of global climate change.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18(11)</w:t>
      </w:r>
      <w:r w:rsidRPr="00A4496F">
        <w:rPr>
          <w:sz w:val="20"/>
          <w:szCs w:val="20"/>
          <w:lang w:val="en-US"/>
        </w:rPr>
        <w:t>, 8173–8182, doi:</w:t>
      </w:r>
      <w:hyperlink r:id="rId285" w:history="1">
        <w:r w:rsidRPr="00A4496F">
          <w:rPr>
            <w:rStyle w:val="Lienhypertexte"/>
            <w:sz w:val="20"/>
            <w:szCs w:val="20"/>
            <w:lang w:val="en-US"/>
          </w:rPr>
          <w:t>10.5194/acp-18-8173-2018</w:t>
        </w:r>
      </w:hyperlink>
      <w:r w:rsidRPr="00A4496F">
        <w:rPr>
          <w:sz w:val="20"/>
          <w:szCs w:val="20"/>
          <w:lang w:val="en-US"/>
        </w:rPr>
        <w:t>.</w:t>
      </w:r>
    </w:p>
    <w:p w14:paraId="18812A0C" w14:textId="7DE5E5BE"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Huang, K. and J.S. Fu, 2016: A global gas flaring black carbon emission rate dataset from 1994 to 2012. </w:t>
      </w:r>
      <w:r w:rsidRPr="00A4496F">
        <w:rPr>
          <w:i/>
          <w:sz w:val="20"/>
          <w:szCs w:val="20"/>
          <w:lang w:val="en-US"/>
        </w:rPr>
        <w:t>Scientific Data</w:t>
      </w:r>
      <w:r w:rsidRPr="00A4496F">
        <w:rPr>
          <w:sz w:val="20"/>
          <w:szCs w:val="20"/>
          <w:lang w:val="en-US"/>
        </w:rPr>
        <w:t xml:space="preserve">, </w:t>
      </w:r>
      <w:r w:rsidRPr="00A4496F">
        <w:rPr>
          <w:b/>
          <w:sz w:val="20"/>
          <w:szCs w:val="20"/>
          <w:lang w:val="en-US"/>
        </w:rPr>
        <w:t>3</w:t>
      </w:r>
      <w:r w:rsidRPr="00A4496F">
        <w:rPr>
          <w:sz w:val="20"/>
          <w:szCs w:val="20"/>
          <w:lang w:val="en-US"/>
        </w:rPr>
        <w:t>, 160104.</w:t>
      </w:r>
    </w:p>
    <w:p w14:paraId="77AB958B" w14:textId="37DD2EA9"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Huang, K. et al., 2015: Russian anthropogenic black carbon: Emission reconstruction and Arctic black carbon simulation. </w:t>
      </w:r>
      <w:r w:rsidRPr="00A4496F">
        <w:rPr>
          <w:i/>
          <w:sz w:val="20"/>
          <w:szCs w:val="20"/>
          <w:lang w:val="en-US"/>
        </w:rPr>
        <w:t>Journal of Geophysical Research: Atmospheres</w:t>
      </w:r>
      <w:r w:rsidRPr="00A4496F">
        <w:rPr>
          <w:sz w:val="20"/>
          <w:szCs w:val="20"/>
          <w:lang w:val="en-US"/>
        </w:rPr>
        <w:t xml:space="preserve">, </w:t>
      </w:r>
      <w:r w:rsidRPr="00A4496F">
        <w:rPr>
          <w:b/>
          <w:sz w:val="20"/>
          <w:szCs w:val="20"/>
          <w:lang w:val="en-US"/>
        </w:rPr>
        <w:t>120(21)</w:t>
      </w:r>
      <w:r w:rsidRPr="00A4496F">
        <w:rPr>
          <w:sz w:val="20"/>
          <w:szCs w:val="20"/>
          <w:lang w:val="en-US"/>
        </w:rPr>
        <w:t>, 11,306–311,333, doi:</w:t>
      </w:r>
      <w:hyperlink r:id="rId286" w:history="1">
        <w:r w:rsidRPr="00A4496F">
          <w:rPr>
            <w:rStyle w:val="Lienhypertexte"/>
            <w:sz w:val="20"/>
            <w:szCs w:val="20"/>
            <w:lang w:val="en-US"/>
          </w:rPr>
          <w:t>10.1002/2015jd023358</w:t>
        </w:r>
      </w:hyperlink>
      <w:r w:rsidRPr="00A4496F">
        <w:rPr>
          <w:sz w:val="20"/>
          <w:szCs w:val="20"/>
          <w:lang w:val="en-US"/>
        </w:rPr>
        <w:t>.</w:t>
      </w:r>
    </w:p>
    <w:p w14:paraId="3B53D7B2" w14:textId="32788C30"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Huang, R.-J. et al., 2014: High secondary aerosol contribution to particulate pollution during haze events in China. </w:t>
      </w:r>
      <w:r w:rsidRPr="00A4496F">
        <w:rPr>
          <w:i/>
          <w:sz w:val="20"/>
          <w:szCs w:val="20"/>
          <w:lang w:val="en-US"/>
        </w:rPr>
        <w:t>Nature</w:t>
      </w:r>
      <w:r w:rsidRPr="00A4496F">
        <w:rPr>
          <w:sz w:val="20"/>
          <w:szCs w:val="20"/>
          <w:lang w:val="en-US"/>
        </w:rPr>
        <w:t xml:space="preserve">, </w:t>
      </w:r>
      <w:r w:rsidRPr="00A4496F">
        <w:rPr>
          <w:b/>
          <w:sz w:val="20"/>
          <w:szCs w:val="20"/>
          <w:lang w:val="en-US"/>
        </w:rPr>
        <w:t>514(7521)</w:t>
      </w:r>
      <w:r w:rsidRPr="00A4496F">
        <w:rPr>
          <w:sz w:val="20"/>
          <w:szCs w:val="20"/>
          <w:lang w:val="en-US"/>
        </w:rPr>
        <w:t>, 218–222, doi:</w:t>
      </w:r>
      <w:hyperlink r:id="rId287" w:history="1">
        <w:r w:rsidRPr="00A4496F">
          <w:rPr>
            <w:rStyle w:val="Lienhypertexte"/>
            <w:sz w:val="20"/>
            <w:szCs w:val="20"/>
            <w:lang w:val="en-US"/>
          </w:rPr>
          <w:t>10.1038/nature13774</w:t>
        </w:r>
      </w:hyperlink>
      <w:r w:rsidRPr="00A4496F">
        <w:rPr>
          <w:sz w:val="20"/>
          <w:szCs w:val="20"/>
          <w:lang w:val="en-US"/>
        </w:rPr>
        <w:t>.</w:t>
      </w:r>
    </w:p>
    <w:p w14:paraId="55A6D90A" w14:textId="087532A9"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Huang, X. et al., 2020: Enhanced secondary pollution offset reduction of primary emissions during COVID-19 lockdown in China. </w:t>
      </w:r>
      <w:r w:rsidRPr="00A4496F">
        <w:rPr>
          <w:i/>
          <w:sz w:val="20"/>
          <w:szCs w:val="20"/>
          <w:lang w:val="en-US"/>
        </w:rPr>
        <w:t>National Science Review</w:t>
      </w:r>
      <w:r w:rsidRPr="00A4496F">
        <w:rPr>
          <w:sz w:val="20"/>
          <w:szCs w:val="20"/>
          <w:lang w:val="en-US"/>
        </w:rPr>
        <w:t>, doi:</w:t>
      </w:r>
      <w:hyperlink r:id="rId288" w:history="1">
        <w:r w:rsidRPr="00A4496F">
          <w:rPr>
            <w:rStyle w:val="Lienhypertexte"/>
            <w:sz w:val="20"/>
            <w:szCs w:val="20"/>
            <w:lang w:val="en-US"/>
          </w:rPr>
          <w:t>10.1093/nsr/nwaa137</w:t>
        </w:r>
      </w:hyperlink>
      <w:r w:rsidRPr="00A4496F">
        <w:rPr>
          <w:sz w:val="20"/>
          <w:szCs w:val="20"/>
          <w:lang w:val="en-US"/>
        </w:rPr>
        <w:t>.</w:t>
      </w:r>
    </w:p>
    <w:p w14:paraId="132538E4" w14:textId="7999ACCA"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Huang, Y., S. Wu, M.K. Dubey, and N.H.F. French, 2013: Impact of aging mechanism on model simulated carbonaceous aerosols. </w:t>
      </w:r>
      <w:r w:rsidRPr="00A4496F">
        <w:rPr>
          <w:i/>
          <w:sz w:val="20"/>
          <w:szCs w:val="20"/>
          <w:lang w:val="en-US"/>
        </w:rPr>
        <w:t>Atmospheric Chemistry and Physics</w:t>
      </w:r>
      <w:r w:rsidRPr="00A4496F">
        <w:rPr>
          <w:sz w:val="20"/>
          <w:szCs w:val="20"/>
          <w:lang w:val="en-US"/>
        </w:rPr>
        <w:t>, doi:</w:t>
      </w:r>
      <w:hyperlink r:id="rId289" w:history="1">
        <w:r w:rsidRPr="00A4496F">
          <w:rPr>
            <w:rStyle w:val="Lienhypertexte"/>
            <w:sz w:val="20"/>
            <w:szCs w:val="20"/>
            <w:lang w:val="en-US"/>
          </w:rPr>
          <w:t>10.5194/acp-13-6329-2013</w:t>
        </w:r>
      </w:hyperlink>
      <w:r w:rsidRPr="00A4496F">
        <w:rPr>
          <w:sz w:val="20"/>
          <w:szCs w:val="20"/>
          <w:lang w:val="en-US"/>
        </w:rPr>
        <w:t>.</w:t>
      </w:r>
    </w:p>
    <w:p w14:paraId="1786BA05" w14:textId="24E343C3"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lastRenderedPageBreak/>
        <w:t xml:space="preserve">Huang, Y., N. Unger, K. Harper, and C. Heyes, 2020: Global Climate and Human Health Effects of the Gasoline and Diesel Vehicle Fleets. </w:t>
      </w:r>
      <w:r w:rsidRPr="00A4496F">
        <w:rPr>
          <w:i/>
          <w:sz w:val="20"/>
          <w:szCs w:val="20"/>
          <w:lang w:val="en-US"/>
        </w:rPr>
        <w:t>GeoHealth</w:t>
      </w:r>
      <w:r w:rsidRPr="00A4496F">
        <w:rPr>
          <w:sz w:val="20"/>
          <w:szCs w:val="20"/>
          <w:lang w:val="en-US"/>
        </w:rPr>
        <w:t xml:space="preserve">, </w:t>
      </w:r>
      <w:r w:rsidRPr="00A4496F">
        <w:rPr>
          <w:b/>
          <w:sz w:val="20"/>
          <w:szCs w:val="20"/>
          <w:lang w:val="en-US"/>
        </w:rPr>
        <w:t>4(3)</w:t>
      </w:r>
      <w:r w:rsidRPr="00A4496F">
        <w:rPr>
          <w:sz w:val="20"/>
          <w:szCs w:val="20"/>
          <w:lang w:val="en-US"/>
        </w:rPr>
        <w:t>, doi:</w:t>
      </w:r>
      <w:hyperlink r:id="rId290" w:history="1">
        <w:r w:rsidRPr="00A4496F">
          <w:rPr>
            <w:rStyle w:val="Lienhypertexte"/>
            <w:sz w:val="20"/>
            <w:szCs w:val="20"/>
            <w:lang w:val="en-US"/>
          </w:rPr>
          <w:t>10.1029/2019gh000240</w:t>
        </w:r>
      </w:hyperlink>
      <w:r w:rsidRPr="00A4496F">
        <w:rPr>
          <w:sz w:val="20"/>
          <w:szCs w:val="20"/>
          <w:lang w:val="en-US"/>
        </w:rPr>
        <w:t>.</w:t>
      </w:r>
    </w:p>
    <w:p w14:paraId="3DAB5201" w14:textId="151A42CE"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Huang, Y. et al., 2018: Global radiative effects of solid fuel cookstove aerosol emissions.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18(8)</w:t>
      </w:r>
      <w:r w:rsidRPr="00A4496F">
        <w:rPr>
          <w:sz w:val="20"/>
          <w:szCs w:val="20"/>
          <w:lang w:val="en-US"/>
        </w:rPr>
        <w:t>, 5219–5233, doi:</w:t>
      </w:r>
      <w:hyperlink r:id="rId291" w:history="1">
        <w:r w:rsidRPr="00A4496F">
          <w:rPr>
            <w:rStyle w:val="Lienhypertexte"/>
            <w:sz w:val="20"/>
            <w:szCs w:val="20"/>
            <w:lang w:val="en-US"/>
          </w:rPr>
          <w:t>10.5194/acp-18-5219-2018</w:t>
        </w:r>
      </w:hyperlink>
      <w:r w:rsidRPr="00A4496F">
        <w:rPr>
          <w:sz w:val="20"/>
          <w:szCs w:val="20"/>
          <w:lang w:val="en-US"/>
        </w:rPr>
        <w:t>.</w:t>
      </w:r>
    </w:p>
    <w:p w14:paraId="2B818293" w14:textId="6CDB87FE"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Hudman, R.C. et al., 2012: Steps towards a mechanistic model of global soil nitric oxide emissions: implementation and space based-constraints.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12(16)</w:t>
      </w:r>
      <w:r w:rsidRPr="00A4496F">
        <w:rPr>
          <w:sz w:val="20"/>
          <w:szCs w:val="20"/>
          <w:lang w:val="en-US"/>
        </w:rPr>
        <w:t>, 7779–7795, doi:</w:t>
      </w:r>
      <w:hyperlink r:id="rId292" w:history="1">
        <w:r w:rsidRPr="00A4496F">
          <w:rPr>
            <w:rStyle w:val="Lienhypertexte"/>
            <w:sz w:val="20"/>
            <w:szCs w:val="20"/>
            <w:lang w:val="en-US"/>
          </w:rPr>
          <w:t>10.5194/acp-12-7779-2012</w:t>
        </w:r>
      </w:hyperlink>
      <w:r w:rsidRPr="00A4496F">
        <w:rPr>
          <w:sz w:val="20"/>
          <w:szCs w:val="20"/>
          <w:lang w:val="en-US"/>
        </w:rPr>
        <w:t>.</w:t>
      </w:r>
    </w:p>
    <w:p w14:paraId="3CFCFC4E" w14:textId="0999B1D8"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Iizuka, Y. et al., 2018: A 60 Year Record of Atmospheric Aerosol Depositions Preserved in a High-Accumulation Dome Ice Core, Southeast Greenland. </w:t>
      </w:r>
      <w:r w:rsidRPr="00A4496F">
        <w:rPr>
          <w:i/>
          <w:sz w:val="20"/>
          <w:szCs w:val="20"/>
          <w:lang w:val="en-US"/>
        </w:rPr>
        <w:t>Journal of Geophysical Research: Atmospheres</w:t>
      </w:r>
      <w:r w:rsidRPr="00A4496F">
        <w:rPr>
          <w:sz w:val="20"/>
          <w:szCs w:val="20"/>
          <w:lang w:val="en-US"/>
        </w:rPr>
        <w:t xml:space="preserve">, </w:t>
      </w:r>
      <w:r w:rsidRPr="00A4496F">
        <w:rPr>
          <w:b/>
          <w:sz w:val="20"/>
          <w:szCs w:val="20"/>
          <w:lang w:val="en-US"/>
        </w:rPr>
        <w:t>123(1)</w:t>
      </w:r>
      <w:r w:rsidRPr="00A4496F">
        <w:rPr>
          <w:sz w:val="20"/>
          <w:szCs w:val="20"/>
          <w:lang w:val="en-US"/>
        </w:rPr>
        <w:t>, 574–589, doi:</w:t>
      </w:r>
      <w:hyperlink r:id="rId293" w:history="1">
        <w:r w:rsidRPr="00A4496F">
          <w:rPr>
            <w:rStyle w:val="Lienhypertexte"/>
            <w:sz w:val="20"/>
            <w:szCs w:val="20"/>
            <w:lang w:val="en-US"/>
          </w:rPr>
          <w:t>10.1002/2017jd026733</w:t>
        </w:r>
      </w:hyperlink>
      <w:r w:rsidRPr="00A4496F">
        <w:rPr>
          <w:sz w:val="20"/>
          <w:szCs w:val="20"/>
          <w:lang w:val="en-US"/>
        </w:rPr>
        <w:t>.</w:t>
      </w:r>
    </w:p>
    <w:p w14:paraId="68486D7A" w14:textId="4F78B4D1"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Im, U. et al., 2012: Summertime aerosol chemical composition in the Eastern Mediterranean and its sensitivity to temperature. </w:t>
      </w:r>
      <w:r w:rsidRPr="00A4496F">
        <w:rPr>
          <w:i/>
          <w:sz w:val="20"/>
          <w:szCs w:val="20"/>
          <w:lang w:val="en-US"/>
        </w:rPr>
        <w:t>Atmospheric Environment</w:t>
      </w:r>
      <w:r w:rsidRPr="00A4496F">
        <w:rPr>
          <w:sz w:val="20"/>
          <w:szCs w:val="20"/>
          <w:lang w:val="en-US"/>
        </w:rPr>
        <w:t xml:space="preserve">, </w:t>
      </w:r>
      <w:r w:rsidRPr="00A4496F">
        <w:rPr>
          <w:b/>
          <w:sz w:val="20"/>
          <w:szCs w:val="20"/>
          <w:lang w:val="en-US"/>
        </w:rPr>
        <w:t>50</w:t>
      </w:r>
      <w:r w:rsidRPr="00A4496F">
        <w:rPr>
          <w:sz w:val="20"/>
          <w:szCs w:val="20"/>
          <w:lang w:val="en-US"/>
        </w:rPr>
        <w:t>, 164–173, doi:</w:t>
      </w:r>
      <w:hyperlink r:id="rId294" w:history="1">
        <w:r w:rsidRPr="00A4496F">
          <w:rPr>
            <w:rStyle w:val="Lienhypertexte"/>
            <w:sz w:val="20"/>
            <w:szCs w:val="20"/>
            <w:lang w:val="en-US"/>
          </w:rPr>
          <w:t>10.1016/j.atmosenv.2011.12.044</w:t>
        </w:r>
      </w:hyperlink>
      <w:r w:rsidRPr="00A4496F">
        <w:rPr>
          <w:sz w:val="20"/>
          <w:szCs w:val="20"/>
          <w:lang w:val="en-US"/>
        </w:rPr>
        <w:t>.</w:t>
      </w:r>
    </w:p>
    <w:p w14:paraId="64BD9C80" w14:textId="3B43496A"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IMO, 2016: </w:t>
      </w:r>
      <w:r w:rsidRPr="00A4496F">
        <w:rPr>
          <w:i/>
          <w:sz w:val="20"/>
          <w:szCs w:val="20"/>
          <w:lang w:val="en-US"/>
        </w:rPr>
        <w:t>Effective date of implementation of the fuel oil standard in regulation 14.1.3 of MARPOL Annex VI. Resolution MEPC 280(70) – Adopted on 28 October 2016</w:t>
      </w:r>
      <w:r w:rsidRPr="00A4496F">
        <w:rPr>
          <w:sz w:val="20"/>
          <w:szCs w:val="20"/>
          <w:lang w:val="en-US"/>
        </w:rPr>
        <w:t>. MEPC 70/18/Add.1, International Maritime Organization (IMO), London, UK.</w:t>
      </w:r>
    </w:p>
    <w:p w14:paraId="1F642853" w14:textId="6CE19D71"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Inness, A. et al., 2019: The CAMS reanalysis of atmospheric composition.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19(6)</w:t>
      </w:r>
      <w:r w:rsidRPr="00A4496F">
        <w:rPr>
          <w:sz w:val="20"/>
          <w:szCs w:val="20"/>
          <w:lang w:val="en-US"/>
        </w:rPr>
        <w:t>, 3515–3556, doi:</w:t>
      </w:r>
      <w:hyperlink r:id="rId295" w:history="1">
        <w:r w:rsidRPr="00A4496F">
          <w:rPr>
            <w:rStyle w:val="Lienhypertexte"/>
            <w:sz w:val="20"/>
            <w:szCs w:val="20"/>
            <w:lang w:val="en-US"/>
          </w:rPr>
          <w:t>10.5194/acp-19-3515-2019</w:t>
        </w:r>
      </w:hyperlink>
      <w:r w:rsidRPr="00A4496F">
        <w:rPr>
          <w:sz w:val="20"/>
          <w:szCs w:val="20"/>
          <w:lang w:val="en-US"/>
        </w:rPr>
        <w:t>.</w:t>
      </w:r>
    </w:p>
    <w:p w14:paraId="2661F7CE" w14:textId="0FE07155"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IPCC, 2019a: Climate Change and Land: an IPCC special report on climate change, desertification, land degradation, sustainable land management, food security, and greenhouse gas fluxes in terrestrial ecosystems. [Shukla, P.R., J. Skea, E.C. Buendia, V. Masson-Delmotte, H.-O. Pörtner, D.C. Roberts, P. Zhai, R. Slade, S. Connors, R. Diemen, M. Ferrat, E. Haughey, S. Luz, S. Neogi, M. Pathak, J. Petzold, J.P. Pereira, P. Vyas, E. Huntley, K. Kissick, M. Belkacemi, and J. Malley (eds.)]. In Press, 896 pp.</w:t>
      </w:r>
    </w:p>
    <w:p w14:paraId="30688FA3" w14:textId="69ECA512"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IPCC, 2019b: IPCC Special Report on the Ocean and Cryosphere in a Changing Climate. [Pörtner, H.-O., D.C. Roberts, V. Masson-Delmotte, P. Zhai, M. Tignor, E. Poloczanska, K. Mintenbeck, A. Alegría, M. Nicolai, A. Okem, J. Petzold, B. Rama, and N.M. Weyer (eds.)]. In Press, 755 pp., doi:</w:t>
      </w:r>
      <w:hyperlink r:id="rId296" w:history="1">
        <w:r w:rsidRPr="00A4496F">
          <w:rPr>
            <w:rStyle w:val="Lienhypertexte"/>
            <w:sz w:val="20"/>
            <w:szCs w:val="20"/>
            <w:lang w:val="en-US"/>
          </w:rPr>
          <w:t>www.ipcc.ch/report/srocc/</w:t>
        </w:r>
      </w:hyperlink>
      <w:r w:rsidRPr="00A4496F">
        <w:rPr>
          <w:sz w:val="20"/>
          <w:szCs w:val="20"/>
          <w:lang w:val="en-US"/>
        </w:rPr>
        <w:t>.</w:t>
      </w:r>
    </w:p>
    <w:p w14:paraId="368595A8" w14:textId="09181083"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Irie, H., T. Muto, S. Itahashi, J.- Kurokawa, and I. Uno, 2016: Turnaround of Tropospheric Nitrogen Dioxide Pollution Trends in China, Japan, and South Korea. </w:t>
      </w:r>
      <w:r w:rsidRPr="00A4496F">
        <w:rPr>
          <w:i/>
          <w:sz w:val="20"/>
          <w:szCs w:val="20"/>
          <w:lang w:val="en-US"/>
        </w:rPr>
        <w:t>SOLA</w:t>
      </w:r>
      <w:r w:rsidRPr="00A4496F">
        <w:rPr>
          <w:sz w:val="20"/>
          <w:szCs w:val="20"/>
          <w:lang w:val="en-US"/>
        </w:rPr>
        <w:t xml:space="preserve">, </w:t>
      </w:r>
      <w:r w:rsidRPr="00A4496F">
        <w:rPr>
          <w:b/>
          <w:sz w:val="20"/>
          <w:szCs w:val="20"/>
          <w:lang w:val="en-US"/>
        </w:rPr>
        <w:t>12</w:t>
      </w:r>
      <w:r w:rsidRPr="00A4496F">
        <w:rPr>
          <w:sz w:val="20"/>
          <w:szCs w:val="20"/>
          <w:lang w:val="en-US"/>
        </w:rPr>
        <w:t>, 170–174, doi:</w:t>
      </w:r>
      <w:hyperlink r:id="rId297" w:history="1">
        <w:r w:rsidRPr="00A4496F">
          <w:rPr>
            <w:rStyle w:val="Lienhypertexte"/>
            <w:sz w:val="20"/>
            <w:szCs w:val="20"/>
            <w:lang w:val="en-US"/>
          </w:rPr>
          <w:t>10.2151/sola.2016-035</w:t>
        </w:r>
      </w:hyperlink>
      <w:r w:rsidRPr="00A4496F">
        <w:rPr>
          <w:sz w:val="20"/>
          <w:szCs w:val="20"/>
          <w:lang w:val="en-US"/>
        </w:rPr>
        <w:t>.</w:t>
      </w:r>
    </w:p>
    <w:p w14:paraId="7B3E200B" w14:textId="3E7880A8"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Jackson, L.S., J.A. Crook, and P.M. Forster, 2016: An intensified hydrological cycle in the simulation of geoengineering by cirrus cloud thinning using ice crystal fall speed changes. </w:t>
      </w:r>
      <w:r w:rsidRPr="00A4496F">
        <w:rPr>
          <w:i/>
          <w:sz w:val="20"/>
          <w:szCs w:val="20"/>
          <w:lang w:val="en-US"/>
        </w:rPr>
        <w:t>Journal of Geophysical Research</w:t>
      </w:r>
      <w:r w:rsidRPr="00A4496F">
        <w:rPr>
          <w:sz w:val="20"/>
          <w:szCs w:val="20"/>
          <w:lang w:val="en-US"/>
        </w:rPr>
        <w:t>, doi:</w:t>
      </w:r>
      <w:hyperlink r:id="rId298" w:history="1">
        <w:r w:rsidRPr="00A4496F">
          <w:rPr>
            <w:rStyle w:val="Lienhypertexte"/>
            <w:sz w:val="20"/>
            <w:szCs w:val="20"/>
            <w:lang w:val="en-US"/>
          </w:rPr>
          <w:t>10.1002/2015jd024304</w:t>
        </w:r>
      </w:hyperlink>
      <w:r w:rsidRPr="00A4496F">
        <w:rPr>
          <w:sz w:val="20"/>
          <w:szCs w:val="20"/>
          <w:lang w:val="en-US"/>
        </w:rPr>
        <w:t>.</w:t>
      </w:r>
    </w:p>
    <w:p w14:paraId="2FEC7F14" w14:textId="0B5D4641"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Jakob, M. and J.C. Steckel, 2016: Implications of climate change mitigation for sustainable development. </w:t>
      </w:r>
      <w:r w:rsidRPr="00A4496F">
        <w:rPr>
          <w:i/>
          <w:sz w:val="20"/>
          <w:szCs w:val="20"/>
          <w:lang w:val="en-US"/>
        </w:rPr>
        <w:t>Environmental Research Letters</w:t>
      </w:r>
      <w:r w:rsidRPr="00A4496F">
        <w:rPr>
          <w:sz w:val="20"/>
          <w:szCs w:val="20"/>
          <w:lang w:val="en-US"/>
        </w:rPr>
        <w:t xml:space="preserve">, </w:t>
      </w:r>
      <w:r w:rsidRPr="00A4496F">
        <w:rPr>
          <w:b/>
          <w:sz w:val="20"/>
          <w:szCs w:val="20"/>
          <w:lang w:val="en-US"/>
        </w:rPr>
        <w:t>11(10)</w:t>
      </w:r>
      <w:r w:rsidRPr="00A4496F">
        <w:rPr>
          <w:sz w:val="20"/>
          <w:szCs w:val="20"/>
          <w:lang w:val="en-US"/>
        </w:rPr>
        <w:t>, 104010, doi:</w:t>
      </w:r>
      <w:hyperlink r:id="rId299" w:history="1">
        <w:r w:rsidRPr="00A4496F">
          <w:rPr>
            <w:rStyle w:val="Lienhypertexte"/>
            <w:sz w:val="20"/>
            <w:szCs w:val="20"/>
            <w:lang w:val="en-US"/>
          </w:rPr>
          <w:t>10.1088/1748-9326/11/10/104010</w:t>
        </w:r>
      </w:hyperlink>
      <w:r w:rsidRPr="00A4496F">
        <w:rPr>
          <w:sz w:val="20"/>
          <w:szCs w:val="20"/>
          <w:lang w:val="en-US"/>
        </w:rPr>
        <w:t>.</w:t>
      </w:r>
    </w:p>
    <w:p w14:paraId="145CEE61" w14:textId="08113A3F"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Janssens-Maenhout, G. et al., 2019: EDGAR v4.3.2 Global Atlas of the three major Greenhouse Gas Emissions for the period 1970--2012. </w:t>
      </w:r>
      <w:r w:rsidRPr="00A4496F">
        <w:rPr>
          <w:i/>
          <w:sz w:val="20"/>
          <w:szCs w:val="20"/>
          <w:lang w:val="en-US"/>
        </w:rPr>
        <w:t>Earth System Science Data Discussions</w:t>
      </w:r>
      <w:r w:rsidRPr="00A4496F">
        <w:rPr>
          <w:sz w:val="20"/>
          <w:szCs w:val="20"/>
          <w:lang w:val="en-US"/>
        </w:rPr>
        <w:t xml:space="preserve">, </w:t>
      </w:r>
      <w:r w:rsidRPr="00A4496F">
        <w:rPr>
          <w:b/>
          <w:sz w:val="20"/>
          <w:szCs w:val="20"/>
          <w:lang w:val="en-US"/>
        </w:rPr>
        <w:t>2019</w:t>
      </w:r>
      <w:r w:rsidRPr="00A4496F">
        <w:rPr>
          <w:sz w:val="20"/>
          <w:szCs w:val="20"/>
          <w:lang w:val="en-US"/>
        </w:rPr>
        <w:t>, 1–52, doi:</w:t>
      </w:r>
      <w:hyperlink r:id="rId300" w:history="1">
        <w:r w:rsidRPr="00A4496F">
          <w:rPr>
            <w:rStyle w:val="Lienhypertexte"/>
            <w:sz w:val="20"/>
            <w:szCs w:val="20"/>
            <w:lang w:val="en-US"/>
          </w:rPr>
          <w:t>10.5194/essd-2018-164</w:t>
        </w:r>
      </w:hyperlink>
      <w:r w:rsidRPr="00A4496F">
        <w:rPr>
          <w:sz w:val="20"/>
          <w:szCs w:val="20"/>
          <w:lang w:val="en-US"/>
        </w:rPr>
        <w:t>.</w:t>
      </w:r>
    </w:p>
    <w:p w14:paraId="17F448A6" w14:textId="184D18DE"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Jardine, K.J. et al., 2016: Monoterpene ‘thermometer’ of tropical forest-atmosphere response to climate warming. </w:t>
      </w:r>
      <w:r w:rsidRPr="00A4496F">
        <w:rPr>
          <w:i/>
          <w:sz w:val="20"/>
          <w:szCs w:val="20"/>
          <w:lang w:val="en-US"/>
        </w:rPr>
        <w:t>Plant, Cell &amp; Environment</w:t>
      </w:r>
      <w:r w:rsidRPr="00A4496F">
        <w:rPr>
          <w:sz w:val="20"/>
          <w:szCs w:val="20"/>
          <w:lang w:val="en-US"/>
        </w:rPr>
        <w:t xml:space="preserve">, </w:t>
      </w:r>
      <w:r w:rsidRPr="00A4496F">
        <w:rPr>
          <w:b/>
          <w:sz w:val="20"/>
          <w:szCs w:val="20"/>
          <w:lang w:val="en-US"/>
        </w:rPr>
        <w:t>40(3)</w:t>
      </w:r>
      <w:r w:rsidRPr="00A4496F">
        <w:rPr>
          <w:sz w:val="20"/>
          <w:szCs w:val="20"/>
          <w:lang w:val="en-US"/>
        </w:rPr>
        <w:t>, 441–452, doi:</w:t>
      </w:r>
      <w:hyperlink r:id="rId301" w:history="1">
        <w:r w:rsidRPr="00A4496F">
          <w:rPr>
            <w:rStyle w:val="Lienhypertexte"/>
            <w:sz w:val="20"/>
            <w:szCs w:val="20"/>
            <w:lang w:val="en-US"/>
          </w:rPr>
          <w:t>10.1111/pce.12879</w:t>
        </w:r>
      </w:hyperlink>
      <w:r w:rsidRPr="00A4496F">
        <w:rPr>
          <w:sz w:val="20"/>
          <w:szCs w:val="20"/>
          <w:lang w:val="en-US"/>
        </w:rPr>
        <w:t>.</w:t>
      </w:r>
    </w:p>
    <w:p w14:paraId="60BFB48B" w14:textId="6DA05A7E"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Jia, G. et al., 2019: Land–climate interactions. </w:t>
      </w:r>
      <w:r w:rsidRPr="00A4496F">
        <w:rPr>
          <w:i/>
          <w:sz w:val="20"/>
          <w:szCs w:val="20"/>
          <w:lang w:val="en-US"/>
        </w:rPr>
        <w:t>Special report on climate change, desertification, land degradation, sustainable land management, food security, and greenhouse gas fluxes in terrestrial ecosystems</w:t>
      </w:r>
      <w:r w:rsidRPr="00A4496F">
        <w:rPr>
          <w:sz w:val="20"/>
          <w:szCs w:val="20"/>
          <w:lang w:val="en-US"/>
        </w:rPr>
        <w:t>.</w:t>
      </w:r>
    </w:p>
    <w:p w14:paraId="3BBC7E9F" w14:textId="5A60FCEB"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Jiang, H. et al., 2013: Projected effect of 2000–2050 changes in climate and emissions on aerosol levels in China and associated transboundary transport.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13(16)</w:t>
      </w:r>
      <w:r w:rsidRPr="00A4496F">
        <w:rPr>
          <w:sz w:val="20"/>
          <w:szCs w:val="20"/>
          <w:lang w:val="en-US"/>
        </w:rPr>
        <w:t>, 7937–7960, doi:</w:t>
      </w:r>
      <w:hyperlink r:id="rId302" w:history="1">
        <w:r w:rsidRPr="00A4496F">
          <w:rPr>
            <w:rStyle w:val="Lienhypertexte"/>
            <w:sz w:val="20"/>
            <w:szCs w:val="20"/>
            <w:lang w:val="en-US"/>
          </w:rPr>
          <w:t>10.5194/acp-13-7937-2013</w:t>
        </w:r>
      </w:hyperlink>
      <w:r w:rsidRPr="00A4496F">
        <w:rPr>
          <w:sz w:val="20"/>
          <w:szCs w:val="20"/>
          <w:lang w:val="en-US"/>
        </w:rPr>
        <w:t>.</w:t>
      </w:r>
    </w:p>
    <w:p w14:paraId="55D3ADEB" w14:textId="3ADC1935"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Jiang, L. and B.C. O’Neill, 2017: Global urbanization projections for the Shared Socioeconomic Pathways. </w:t>
      </w:r>
      <w:r w:rsidRPr="00A4496F">
        <w:rPr>
          <w:i/>
          <w:sz w:val="20"/>
          <w:szCs w:val="20"/>
          <w:lang w:val="en-US"/>
        </w:rPr>
        <w:t>Global Environmental Change</w:t>
      </w:r>
      <w:r w:rsidRPr="00A4496F">
        <w:rPr>
          <w:sz w:val="20"/>
          <w:szCs w:val="20"/>
          <w:lang w:val="en-US"/>
        </w:rPr>
        <w:t xml:space="preserve">, </w:t>
      </w:r>
      <w:r w:rsidRPr="00A4496F">
        <w:rPr>
          <w:b/>
          <w:sz w:val="20"/>
          <w:szCs w:val="20"/>
          <w:lang w:val="en-US"/>
        </w:rPr>
        <w:t>42</w:t>
      </w:r>
      <w:r w:rsidRPr="00A4496F">
        <w:rPr>
          <w:sz w:val="20"/>
          <w:szCs w:val="20"/>
          <w:lang w:val="en-US"/>
        </w:rPr>
        <w:t>, 193–199, doi:</w:t>
      </w:r>
      <w:hyperlink r:id="rId303" w:history="1">
        <w:r w:rsidRPr="00A4496F">
          <w:rPr>
            <w:rStyle w:val="Lienhypertexte"/>
            <w:sz w:val="20"/>
            <w:szCs w:val="20"/>
            <w:lang w:val="en-US"/>
          </w:rPr>
          <w:t>10.1016/j.gloenvcha.2015.03.008</w:t>
        </w:r>
      </w:hyperlink>
      <w:r w:rsidRPr="00A4496F">
        <w:rPr>
          <w:sz w:val="20"/>
          <w:szCs w:val="20"/>
          <w:lang w:val="en-US"/>
        </w:rPr>
        <w:t>.</w:t>
      </w:r>
    </w:p>
    <w:p w14:paraId="28BFD096" w14:textId="780F92BF"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Jiang, Z. et al., 2017: A 15-year record of CO emissions constrained by MOPITT CO observations.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17(7)</w:t>
      </w:r>
      <w:r w:rsidRPr="00A4496F">
        <w:rPr>
          <w:sz w:val="20"/>
          <w:szCs w:val="20"/>
          <w:lang w:val="en-US"/>
        </w:rPr>
        <w:t>, 4565–4583, doi:</w:t>
      </w:r>
      <w:hyperlink r:id="rId304" w:history="1">
        <w:r w:rsidRPr="00A4496F">
          <w:rPr>
            <w:rStyle w:val="Lienhypertexte"/>
            <w:sz w:val="20"/>
            <w:szCs w:val="20"/>
            <w:lang w:val="en-US"/>
          </w:rPr>
          <w:t>10.5194/acp-17-4565-2017</w:t>
        </w:r>
      </w:hyperlink>
      <w:r w:rsidRPr="00A4496F">
        <w:rPr>
          <w:sz w:val="20"/>
          <w:szCs w:val="20"/>
          <w:lang w:val="en-US"/>
        </w:rPr>
        <w:t>.</w:t>
      </w:r>
    </w:p>
    <w:p w14:paraId="087D961D" w14:textId="21853B90"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Jiang, Z. et al., 2018a: Unexpected slowdown of US pollutant emission reduction in the past decade. </w:t>
      </w:r>
      <w:r w:rsidRPr="00A4496F">
        <w:rPr>
          <w:i/>
          <w:sz w:val="20"/>
          <w:szCs w:val="20"/>
          <w:lang w:val="en-US"/>
        </w:rPr>
        <w:t>Proceedings of the National Academy of Sciences of the United States of America</w:t>
      </w:r>
      <w:r w:rsidRPr="00A4496F">
        <w:rPr>
          <w:sz w:val="20"/>
          <w:szCs w:val="20"/>
          <w:lang w:val="en-US"/>
        </w:rPr>
        <w:t xml:space="preserve">, </w:t>
      </w:r>
      <w:r w:rsidRPr="00A4496F">
        <w:rPr>
          <w:b/>
          <w:sz w:val="20"/>
          <w:szCs w:val="20"/>
          <w:lang w:val="en-US"/>
        </w:rPr>
        <w:t>115(20)</w:t>
      </w:r>
      <w:r w:rsidRPr="00A4496F">
        <w:rPr>
          <w:sz w:val="20"/>
          <w:szCs w:val="20"/>
          <w:lang w:val="en-US"/>
        </w:rPr>
        <w:t>, 5099–5104, doi:</w:t>
      </w:r>
      <w:hyperlink r:id="rId305" w:history="1">
        <w:r w:rsidRPr="00A4496F">
          <w:rPr>
            <w:rStyle w:val="Lienhypertexte"/>
            <w:sz w:val="20"/>
            <w:szCs w:val="20"/>
            <w:lang w:val="en-US"/>
          </w:rPr>
          <w:t>10.1073/pnas.1801191115</w:t>
        </w:r>
      </w:hyperlink>
      <w:r w:rsidRPr="00A4496F">
        <w:rPr>
          <w:sz w:val="20"/>
          <w:szCs w:val="20"/>
          <w:lang w:val="en-US"/>
        </w:rPr>
        <w:t>.</w:t>
      </w:r>
    </w:p>
    <w:p w14:paraId="0F4AC866" w14:textId="722792DC"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Jiang, Z. et al., 2018b: Unexpected slowdown of US pollutant emission reduction in the past decade. </w:t>
      </w:r>
      <w:r w:rsidRPr="00A4496F">
        <w:rPr>
          <w:i/>
          <w:sz w:val="20"/>
          <w:szCs w:val="20"/>
          <w:lang w:val="en-US"/>
        </w:rPr>
        <w:t>Proceedings of the National Academy of Sciences of the United States of America</w:t>
      </w:r>
      <w:r w:rsidRPr="00A4496F">
        <w:rPr>
          <w:sz w:val="20"/>
          <w:szCs w:val="20"/>
          <w:lang w:val="en-US"/>
        </w:rPr>
        <w:t xml:space="preserve">, </w:t>
      </w:r>
      <w:r w:rsidRPr="00A4496F">
        <w:rPr>
          <w:b/>
          <w:sz w:val="20"/>
          <w:szCs w:val="20"/>
          <w:lang w:val="en-US"/>
        </w:rPr>
        <w:t>115(20)</w:t>
      </w:r>
      <w:r w:rsidRPr="00A4496F">
        <w:rPr>
          <w:sz w:val="20"/>
          <w:szCs w:val="20"/>
          <w:lang w:val="en-US"/>
        </w:rPr>
        <w:t>, 5099–5104, doi:</w:t>
      </w:r>
      <w:hyperlink r:id="rId306" w:history="1">
        <w:r w:rsidRPr="00A4496F">
          <w:rPr>
            <w:rStyle w:val="Lienhypertexte"/>
            <w:sz w:val="20"/>
            <w:szCs w:val="20"/>
            <w:lang w:val="en-US"/>
          </w:rPr>
          <w:t>10.1073/pnas.1801191115</w:t>
        </w:r>
      </w:hyperlink>
      <w:r w:rsidRPr="00A4496F">
        <w:rPr>
          <w:sz w:val="20"/>
          <w:szCs w:val="20"/>
          <w:lang w:val="en-US"/>
        </w:rPr>
        <w:t>.</w:t>
      </w:r>
    </w:p>
    <w:p w14:paraId="733A075E" w14:textId="08508F4D"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Jiao, C. et al., 2014: An aerocom assessment of black carbon in Arctic snow and sea ice.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14(5)</w:t>
      </w:r>
      <w:r w:rsidRPr="00A4496F">
        <w:rPr>
          <w:sz w:val="20"/>
          <w:szCs w:val="20"/>
          <w:lang w:val="en-US"/>
        </w:rPr>
        <w:t>, 2399–2417, doi:</w:t>
      </w:r>
      <w:hyperlink r:id="rId307" w:history="1">
        <w:r w:rsidRPr="00A4496F">
          <w:rPr>
            <w:rStyle w:val="Lienhypertexte"/>
            <w:sz w:val="20"/>
            <w:szCs w:val="20"/>
            <w:lang w:val="en-US"/>
          </w:rPr>
          <w:t>10.5194/acp-14-2399-2014</w:t>
        </w:r>
      </w:hyperlink>
      <w:r w:rsidRPr="00A4496F">
        <w:rPr>
          <w:sz w:val="20"/>
          <w:szCs w:val="20"/>
          <w:lang w:val="en-US"/>
        </w:rPr>
        <w:t>.</w:t>
      </w:r>
    </w:p>
    <w:p w14:paraId="15964043" w14:textId="343714F0"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Jo, D.S., R.J. Park, S. Lee, S.W. Kim, and X. Zhang, 2016: A global simulation of brown carbon: Implications for photochemistry and direct radiative effect.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16(5)</w:t>
      </w:r>
      <w:r w:rsidRPr="00A4496F">
        <w:rPr>
          <w:sz w:val="20"/>
          <w:szCs w:val="20"/>
          <w:lang w:val="en-US"/>
        </w:rPr>
        <w:t>, 3413–3432, doi:</w:t>
      </w:r>
      <w:hyperlink r:id="rId308" w:history="1">
        <w:r w:rsidRPr="00A4496F">
          <w:rPr>
            <w:rStyle w:val="Lienhypertexte"/>
            <w:sz w:val="20"/>
            <w:szCs w:val="20"/>
            <w:lang w:val="en-US"/>
          </w:rPr>
          <w:t>10.5194/acp-16-3413-2016</w:t>
        </w:r>
      </w:hyperlink>
      <w:r w:rsidRPr="00A4496F">
        <w:rPr>
          <w:sz w:val="20"/>
          <w:szCs w:val="20"/>
          <w:lang w:val="en-US"/>
        </w:rPr>
        <w:t>.</w:t>
      </w:r>
    </w:p>
    <w:p w14:paraId="402B0C8F" w14:textId="42F7527A"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John, J.G., A.M. Fiore, V. Naik, L.W. Horowitz, and J.P. Dunne, 2012: Climate versus emission drivers of methane lifetime against loss by tropospheric OH from 1860-2100.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12(24)</w:t>
      </w:r>
      <w:r w:rsidRPr="00A4496F">
        <w:rPr>
          <w:sz w:val="20"/>
          <w:szCs w:val="20"/>
          <w:lang w:val="en-US"/>
        </w:rPr>
        <w:t>, 12021–12036, doi:</w:t>
      </w:r>
      <w:hyperlink r:id="rId309" w:history="1">
        <w:r w:rsidRPr="00A4496F">
          <w:rPr>
            <w:rStyle w:val="Lienhypertexte"/>
            <w:sz w:val="20"/>
            <w:szCs w:val="20"/>
            <w:lang w:val="en-US"/>
          </w:rPr>
          <w:t>10.5194/acp-12-12021-2012</w:t>
        </w:r>
      </w:hyperlink>
      <w:r w:rsidRPr="00A4496F">
        <w:rPr>
          <w:sz w:val="20"/>
          <w:szCs w:val="20"/>
          <w:lang w:val="en-US"/>
        </w:rPr>
        <w:t>.</w:t>
      </w:r>
    </w:p>
    <w:p w14:paraId="2523EC63" w14:textId="4D25AC4E"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Jones, A. and J.M. Haywood, 2012: Sea-spray geoengineering in the HadGEM2-ES earth-system model: Radiative impact and climate response. </w:t>
      </w:r>
      <w:r w:rsidRPr="00A4496F">
        <w:rPr>
          <w:i/>
          <w:sz w:val="20"/>
          <w:szCs w:val="20"/>
          <w:lang w:val="en-US"/>
        </w:rPr>
        <w:t>Atmospheric Chemistry and Physics</w:t>
      </w:r>
      <w:r w:rsidRPr="00A4496F">
        <w:rPr>
          <w:sz w:val="20"/>
          <w:szCs w:val="20"/>
          <w:lang w:val="en-US"/>
        </w:rPr>
        <w:t>, doi:</w:t>
      </w:r>
      <w:hyperlink r:id="rId310" w:history="1">
        <w:r w:rsidRPr="00A4496F">
          <w:rPr>
            <w:rStyle w:val="Lienhypertexte"/>
            <w:sz w:val="20"/>
            <w:szCs w:val="20"/>
            <w:lang w:val="en-US"/>
          </w:rPr>
          <w:t>10.5194/acp-12-10887-2012</w:t>
        </w:r>
      </w:hyperlink>
      <w:r w:rsidRPr="00A4496F">
        <w:rPr>
          <w:sz w:val="20"/>
          <w:szCs w:val="20"/>
          <w:lang w:val="en-US"/>
        </w:rPr>
        <w:t>.</w:t>
      </w:r>
    </w:p>
    <w:p w14:paraId="395012FD" w14:textId="5D5E37A0"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lastRenderedPageBreak/>
        <w:t xml:space="preserve">Jones, A., J. Haywood, and O. Boucher, 2011: A comparison of the climate impacts of geoengineering by stratospheric SO&lt;sub&gt;2&lt;/sub&gt; injection and by brightening of marine stratocumulus cloud. </w:t>
      </w:r>
      <w:r w:rsidRPr="00A4496F">
        <w:rPr>
          <w:i/>
          <w:sz w:val="20"/>
          <w:szCs w:val="20"/>
          <w:lang w:val="en-US"/>
        </w:rPr>
        <w:t>Atmospheric Science Letters</w:t>
      </w:r>
      <w:r w:rsidRPr="00A4496F">
        <w:rPr>
          <w:sz w:val="20"/>
          <w:szCs w:val="20"/>
          <w:lang w:val="en-US"/>
        </w:rPr>
        <w:t>, doi:</w:t>
      </w:r>
      <w:hyperlink r:id="rId311" w:history="1">
        <w:r w:rsidRPr="00A4496F">
          <w:rPr>
            <w:rStyle w:val="Lienhypertexte"/>
            <w:sz w:val="20"/>
            <w:szCs w:val="20"/>
            <w:lang w:val="en-US"/>
          </w:rPr>
          <w:t>10.1002/asl.291</w:t>
        </w:r>
      </w:hyperlink>
      <w:r w:rsidRPr="00A4496F">
        <w:rPr>
          <w:sz w:val="20"/>
          <w:szCs w:val="20"/>
          <w:lang w:val="en-US"/>
        </w:rPr>
        <w:t>.</w:t>
      </w:r>
    </w:p>
    <w:p w14:paraId="0288E6B8" w14:textId="4A432124"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Jones, A.C., J.M. Haywood, and A. Jones, 2016: Climatic impacts of stratospheric geoengineering with sulfate, black carbon and titania injection. </w:t>
      </w:r>
      <w:r w:rsidRPr="00A4496F">
        <w:rPr>
          <w:i/>
          <w:sz w:val="20"/>
          <w:szCs w:val="20"/>
          <w:lang w:val="en-US"/>
        </w:rPr>
        <w:t>Atmospheric Chemistry and Physics</w:t>
      </w:r>
      <w:r w:rsidRPr="00A4496F">
        <w:rPr>
          <w:sz w:val="20"/>
          <w:szCs w:val="20"/>
          <w:lang w:val="en-US"/>
        </w:rPr>
        <w:t>, doi:</w:t>
      </w:r>
      <w:hyperlink r:id="rId312" w:history="1">
        <w:r w:rsidRPr="00A4496F">
          <w:rPr>
            <w:rStyle w:val="Lienhypertexte"/>
            <w:sz w:val="20"/>
            <w:szCs w:val="20"/>
            <w:lang w:val="en-US"/>
          </w:rPr>
          <w:t>10.5194/acp-16-2843-2016</w:t>
        </w:r>
      </w:hyperlink>
      <w:r w:rsidRPr="00A4496F">
        <w:rPr>
          <w:sz w:val="20"/>
          <w:szCs w:val="20"/>
          <w:lang w:val="en-US"/>
        </w:rPr>
        <w:t>.</w:t>
      </w:r>
    </w:p>
    <w:p w14:paraId="0C5B3554" w14:textId="598EE451"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Jones, C.D., 2003: Strong carbon cycle feedbacks in a climate model with interactive CO 2 and sulphate aerosols. </w:t>
      </w:r>
      <w:r w:rsidRPr="00A4496F">
        <w:rPr>
          <w:i/>
          <w:sz w:val="20"/>
          <w:szCs w:val="20"/>
          <w:lang w:val="en-US"/>
        </w:rPr>
        <w:t>Geophysical Research Letters</w:t>
      </w:r>
      <w:r w:rsidRPr="00A4496F">
        <w:rPr>
          <w:sz w:val="20"/>
          <w:szCs w:val="20"/>
          <w:lang w:val="en-US"/>
        </w:rPr>
        <w:t xml:space="preserve">, </w:t>
      </w:r>
      <w:r w:rsidRPr="00A4496F">
        <w:rPr>
          <w:b/>
          <w:sz w:val="20"/>
          <w:szCs w:val="20"/>
          <w:lang w:val="en-US"/>
        </w:rPr>
        <w:t>30(9)</w:t>
      </w:r>
      <w:r w:rsidRPr="00A4496F">
        <w:rPr>
          <w:sz w:val="20"/>
          <w:szCs w:val="20"/>
          <w:lang w:val="en-US"/>
        </w:rPr>
        <w:t>, 1479, doi:</w:t>
      </w:r>
      <w:hyperlink r:id="rId313" w:history="1">
        <w:r w:rsidRPr="00A4496F">
          <w:rPr>
            <w:rStyle w:val="Lienhypertexte"/>
            <w:sz w:val="20"/>
            <w:szCs w:val="20"/>
            <w:lang w:val="en-US"/>
          </w:rPr>
          <w:t>10.1029/2003gl016867</w:t>
        </w:r>
      </w:hyperlink>
      <w:r w:rsidRPr="00A4496F">
        <w:rPr>
          <w:sz w:val="20"/>
          <w:szCs w:val="20"/>
          <w:lang w:val="en-US"/>
        </w:rPr>
        <w:t>.</w:t>
      </w:r>
    </w:p>
    <w:p w14:paraId="59D9EA11" w14:textId="60B62ACC"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Jonson, J.E., M. Gauss, M. Schulz, J.-P. Jalkanen, and H. Fagerli, 2020: Effects of global ship emissions on European air pollution levels.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20(19)</w:t>
      </w:r>
      <w:r w:rsidRPr="00A4496F">
        <w:rPr>
          <w:sz w:val="20"/>
          <w:szCs w:val="20"/>
          <w:lang w:val="en-US"/>
        </w:rPr>
        <w:t>, 11399–11422, doi:</w:t>
      </w:r>
      <w:hyperlink r:id="rId314" w:history="1">
        <w:r w:rsidRPr="00A4496F">
          <w:rPr>
            <w:rStyle w:val="Lienhypertexte"/>
            <w:sz w:val="20"/>
            <w:szCs w:val="20"/>
            <w:lang w:val="en-US"/>
          </w:rPr>
          <w:t>10.5194/acp-20-11399-2020</w:t>
        </w:r>
      </w:hyperlink>
      <w:r w:rsidRPr="00A4496F">
        <w:rPr>
          <w:sz w:val="20"/>
          <w:szCs w:val="20"/>
          <w:lang w:val="en-US"/>
        </w:rPr>
        <w:t>.</w:t>
      </w:r>
    </w:p>
    <w:p w14:paraId="4794B631" w14:textId="5B8866D0"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Jonson, J.E. et al., 2017: Impact of excess NO&lt;sub&gt;x&lt;/sub&gt; emissions from diesel cars on air quality, public health and eutrophication in Europe. </w:t>
      </w:r>
      <w:r w:rsidRPr="00A4496F">
        <w:rPr>
          <w:i/>
          <w:sz w:val="20"/>
          <w:szCs w:val="20"/>
          <w:lang w:val="en-US"/>
        </w:rPr>
        <w:t>Environmental Research Letters</w:t>
      </w:r>
      <w:r w:rsidRPr="00A4496F">
        <w:rPr>
          <w:sz w:val="20"/>
          <w:szCs w:val="20"/>
          <w:lang w:val="en-US"/>
        </w:rPr>
        <w:t xml:space="preserve">, </w:t>
      </w:r>
      <w:r w:rsidRPr="00A4496F">
        <w:rPr>
          <w:b/>
          <w:sz w:val="20"/>
          <w:szCs w:val="20"/>
          <w:lang w:val="en-US"/>
        </w:rPr>
        <w:t>12(9)</w:t>
      </w:r>
      <w:r w:rsidRPr="00A4496F">
        <w:rPr>
          <w:sz w:val="20"/>
          <w:szCs w:val="20"/>
          <w:lang w:val="en-US"/>
        </w:rPr>
        <w:t>, 94017, doi:</w:t>
      </w:r>
      <w:hyperlink r:id="rId315" w:history="1">
        <w:r w:rsidRPr="00A4496F">
          <w:rPr>
            <w:rStyle w:val="Lienhypertexte"/>
            <w:sz w:val="20"/>
            <w:szCs w:val="20"/>
            <w:lang w:val="en-US"/>
          </w:rPr>
          <w:t>10.1088/1748-9326/aa8850</w:t>
        </w:r>
      </w:hyperlink>
      <w:r w:rsidRPr="00A4496F">
        <w:rPr>
          <w:sz w:val="20"/>
          <w:szCs w:val="20"/>
          <w:lang w:val="en-US"/>
        </w:rPr>
        <w:t>.</w:t>
      </w:r>
    </w:p>
    <w:p w14:paraId="1ADD18E0" w14:textId="55806A71"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Kaltsonoudis, C., E. Kostenidou, K. Florou, M. Psichoudaki, and S.N. Pandis, 2016: Temporal variability and sources of VOCs in urban areas of the eastern Mediterranean. </w:t>
      </w:r>
      <w:r w:rsidRPr="00A4496F">
        <w:rPr>
          <w:i/>
          <w:sz w:val="20"/>
          <w:szCs w:val="20"/>
          <w:lang w:val="en-US"/>
        </w:rPr>
        <w:t>Atmospheric Chemistry and Physics</w:t>
      </w:r>
      <w:r w:rsidRPr="00A4496F">
        <w:rPr>
          <w:sz w:val="20"/>
          <w:szCs w:val="20"/>
          <w:lang w:val="en-US"/>
        </w:rPr>
        <w:t>, doi:</w:t>
      </w:r>
      <w:hyperlink r:id="rId316" w:history="1">
        <w:r w:rsidRPr="00A4496F">
          <w:rPr>
            <w:rStyle w:val="Lienhypertexte"/>
            <w:sz w:val="20"/>
            <w:szCs w:val="20"/>
            <w:lang w:val="en-US"/>
          </w:rPr>
          <w:t>10.5194/acp-16-14825-2016</w:t>
        </w:r>
      </w:hyperlink>
      <w:r w:rsidRPr="00A4496F">
        <w:rPr>
          <w:sz w:val="20"/>
          <w:szCs w:val="20"/>
          <w:lang w:val="en-US"/>
        </w:rPr>
        <w:t>.</w:t>
      </w:r>
    </w:p>
    <w:p w14:paraId="3A8062B8" w14:textId="452A881F"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Kanakidou, M., S. Myriokefalitakis, and K. Tsigaridis, 2018: Aerosols in atmospheric chemistry and biogeochemical cycles of nutrients. </w:t>
      </w:r>
      <w:r w:rsidRPr="00A4496F">
        <w:rPr>
          <w:i/>
          <w:sz w:val="20"/>
          <w:szCs w:val="20"/>
          <w:lang w:val="en-US"/>
        </w:rPr>
        <w:t>Environmental Research Letters</w:t>
      </w:r>
      <w:r w:rsidRPr="00A4496F">
        <w:rPr>
          <w:sz w:val="20"/>
          <w:szCs w:val="20"/>
          <w:lang w:val="en-US"/>
        </w:rPr>
        <w:t xml:space="preserve">, </w:t>
      </w:r>
      <w:r w:rsidRPr="00A4496F">
        <w:rPr>
          <w:b/>
          <w:sz w:val="20"/>
          <w:szCs w:val="20"/>
          <w:lang w:val="en-US"/>
        </w:rPr>
        <w:t>13(6)</w:t>
      </w:r>
      <w:r w:rsidRPr="00A4496F">
        <w:rPr>
          <w:sz w:val="20"/>
          <w:szCs w:val="20"/>
          <w:lang w:val="en-US"/>
        </w:rPr>
        <w:t>, 063004, doi:</w:t>
      </w:r>
      <w:hyperlink r:id="rId317" w:history="1">
        <w:r w:rsidRPr="00A4496F">
          <w:rPr>
            <w:rStyle w:val="Lienhypertexte"/>
            <w:sz w:val="20"/>
            <w:szCs w:val="20"/>
            <w:lang w:val="en-US"/>
          </w:rPr>
          <w:t>10.1088/1748-9326/aabcdb</w:t>
        </w:r>
      </w:hyperlink>
      <w:r w:rsidRPr="00A4496F">
        <w:rPr>
          <w:sz w:val="20"/>
          <w:szCs w:val="20"/>
          <w:lang w:val="en-US"/>
        </w:rPr>
        <w:t>.</w:t>
      </w:r>
    </w:p>
    <w:p w14:paraId="0BB4E3A8" w14:textId="2242ACA3"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Kanaya, Y. et al., 2020: Rapid reduction in black carbon emissions from China: evidence from 2009–2019 observations on Fukue Island, Japan.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20(11)</w:t>
      </w:r>
      <w:r w:rsidRPr="00A4496F">
        <w:rPr>
          <w:sz w:val="20"/>
          <w:szCs w:val="20"/>
          <w:lang w:val="en-US"/>
        </w:rPr>
        <w:t>, 6339–6356, doi:</w:t>
      </w:r>
      <w:hyperlink r:id="rId318" w:history="1">
        <w:r w:rsidRPr="00A4496F">
          <w:rPr>
            <w:rStyle w:val="Lienhypertexte"/>
            <w:sz w:val="20"/>
            <w:szCs w:val="20"/>
            <w:lang w:val="en-US"/>
          </w:rPr>
          <w:t>10.5194/acp-20-6339-2020</w:t>
        </w:r>
      </w:hyperlink>
      <w:r w:rsidRPr="00A4496F">
        <w:rPr>
          <w:sz w:val="20"/>
          <w:szCs w:val="20"/>
          <w:lang w:val="en-US"/>
        </w:rPr>
        <w:t>.</w:t>
      </w:r>
    </w:p>
    <w:p w14:paraId="72E5B3C4" w14:textId="6D0DBBEC"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Kang, S. et al., 2002: Twentieth century increase of atmospheric ammonia recorded in Mount Everest ice core. </w:t>
      </w:r>
      <w:r w:rsidRPr="00A4496F">
        <w:rPr>
          <w:i/>
          <w:sz w:val="20"/>
          <w:szCs w:val="20"/>
          <w:lang w:val="en-US"/>
        </w:rPr>
        <w:t>Journal of Geophysical Research Atmospheres</w:t>
      </w:r>
      <w:r w:rsidRPr="00A4496F">
        <w:rPr>
          <w:sz w:val="20"/>
          <w:szCs w:val="20"/>
          <w:lang w:val="en-US"/>
        </w:rPr>
        <w:t xml:space="preserve">, </w:t>
      </w:r>
      <w:r w:rsidRPr="00A4496F">
        <w:rPr>
          <w:b/>
          <w:sz w:val="20"/>
          <w:szCs w:val="20"/>
          <w:lang w:val="en-US"/>
        </w:rPr>
        <w:t>107(21)</w:t>
      </w:r>
      <w:r w:rsidRPr="00A4496F">
        <w:rPr>
          <w:sz w:val="20"/>
          <w:szCs w:val="20"/>
          <w:lang w:val="en-US"/>
        </w:rPr>
        <w:t>, ACL 13–1–ACL 13–9, doi:</w:t>
      </w:r>
      <w:hyperlink r:id="rId319" w:history="1">
        <w:r w:rsidRPr="00A4496F">
          <w:rPr>
            <w:rStyle w:val="Lienhypertexte"/>
            <w:sz w:val="20"/>
            <w:szCs w:val="20"/>
            <w:lang w:val="en-US"/>
          </w:rPr>
          <w:t>10.1029/2001jd001413</w:t>
        </w:r>
      </w:hyperlink>
      <w:r w:rsidRPr="00A4496F">
        <w:rPr>
          <w:sz w:val="20"/>
          <w:szCs w:val="20"/>
          <w:lang w:val="en-US"/>
        </w:rPr>
        <w:t>.</w:t>
      </w:r>
    </w:p>
    <w:p w14:paraId="42EF3E53" w14:textId="4F78C7E5"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Karset, I.H.H. et al., 2018: Strong impacts on aerosol indirect effects  from historical oxidant changes. </w:t>
      </w:r>
      <w:r w:rsidRPr="00A4496F">
        <w:rPr>
          <w:i/>
          <w:sz w:val="20"/>
          <w:szCs w:val="20"/>
          <w:lang w:val="en-US"/>
        </w:rPr>
        <w:t>Atmos. Chem. Phys.</w:t>
      </w:r>
      <w:r w:rsidRPr="00A4496F">
        <w:rPr>
          <w:sz w:val="20"/>
          <w:szCs w:val="20"/>
          <w:lang w:val="en-US"/>
        </w:rPr>
        <w:t xml:space="preserve">, </w:t>
      </w:r>
      <w:r w:rsidRPr="00A4496F">
        <w:rPr>
          <w:b/>
          <w:sz w:val="20"/>
          <w:szCs w:val="20"/>
          <w:lang w:val="en-US"/>
        </w:rPr>
        <w:t>18(10)</w:t>
      </w:r>
      <w:r w:rsidRPr="00A4496F">
        <w:rPr>
          <w:sz w:val="20"/>
          <w:szCs w:val="20"/>
          <w:lang w:val="en-US"/>
        </w:rPr>
        <w:t>, 7669–7690, doi:</w:t>
      </w:r>
      <w:hyperlink r:id="rId320" w:history="1">
        <w:r w:rsidRPr="00A4496F">
          <w:rPr>
            <w:rStyle w:val="Lienhypertexte"/>
            <w:sz w:val="20"/>
            <w:szCs w:val="20"/>
            <w:lang w:val="en-US"/>
          </w:rPr>
          <w:t>10.5194/acp-18-7669-2018</w:t>
        </w:r>
      </w:hyperlink>
      <w:r w:rsidRPr="00A4496F">
        <w:rPr>
          <w:sz w:val="20"/>
          <w:szCs w:val="20"/>
          <w:lang w:val="en-US"/>
        </w:rPr>
        <w:t>.</w:t>
      </w:r>
    </w:p>
    <w:p w14:paraId="67997714" w14:textId="23980314"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Kasoar, M., D. Shawki, and A. Voulgarakis, 2018: Similar spatial patterns of global climate response to aerosols from different regions. </w:t>
      </w:r>
      <w:r w:rsidRPr="00A4496F">
        <w:rPr>
          <w:i/>
          <w:sz w:val="20"/>
          <w:szCs w:val="20"/>
          <w:lang w:val="en-US"/>
        </w:rPr>
        <w:t>npj Climate and Atmospheric Science</w:t>
      </w:r>
      <w:r w:rsidRPr="00A4496F">
        <w:rPr>
          <w:sz w:val="20"/>
          <w:szCs w:val="20"/>
          <w:lang w:val="en-US"/>
        </w:rPr>
        <w:t>, doi:</w:t>
      </w:r>
      <w:hyperlink r:id="rId321" w:history="1">
        <w:r w:rsidRPr="00A4496F">
          <w:rPr>
            <w:rStyle w:val="Lienhypertexte"/>
            <w:sz w:val="20"/>
            <w:szCs w:val="20"/>
            <w:lang w:val="en-US"/>
          </w:rPr>
          <w:t>10.1038/s41612-018-0022-z</w:t>
        </w:r>
      </w:hyperlink>
      <w:r w:rsidRPr="00A4496F">
        <w:rPr>
          <w:sz w:val="20"/>
          <w:szCs w:val="20"/>
          <w:lang w:val="en-US"/>
        </w:rPr>
        <w:t>.</w:t>
      </w:r>
    </w:p>
    <w:p w14:paraId="19BACBD8" w14:textId="1B72019A"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Kasoar, M. et al., 2016: Regional and global temperature response to anthropogenic SO&lt;sub&gt;2&lt;/sub&gt; emissions from China in three climate models.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16(15)</w:t>
      </w:r>
      <w:r w:rsidRPr="00A4496F">
        <w:rPr>
          <w:sz w:val="20"/>
          <w:szCs w:val="20"/>
          <w:lang w:val="en-US"/>
        </w:rPr>
        <w:t>, 9785–9804, doi:</w:t>
      </w:r>
      <w:hyperlink r:id="rId322" w:history="1">
        <w:r w:rsidRPr="00A4496F">
          <w:rPr>
            <w:rStyle w:val="Lienhypertexte"/>
            <w:sz w:val="20"/>
            <w:szCs w:val="20"/>
            <w:lang w:val="en-US"/>
          </w:rPr>
          <w:t>10.5194/acp-16-9785-2016</w:t>
        </w:r>
      </w:hyperlink>
      <w:r w:rsidRPr="00A4496F">
        <w:rPr>
          <w:sz w:val="20"/>
          <w:szCs w:val="20"/>
          <w:lang w:val="en-US"/>
        </w:rPr>
        <w:t>.</w:t>
      </w:r>
    </w:p>
    <w:p w14:paraId="7FB43D85" w14:textId="14E981C7" w:rsidR="00BA5BCE" w:rsidRPr="00A4496F" w:rsidRDefault="00BA5BCE" w:rsidP="00BA5BCE">
      <w:pPr>
        <w:autoSpaceDE w:val="0"/>
        <w:autoSpaceDN w:val="0"/>
        <w:adjustRightInd w:val="0"/>
        <w:ind w:left="720" w:hanging="720"/>
        <w:rPr>
          <w:i/>
          <w:sz w:val="20"/>
          <w:szCs w:val="20"/>
          <w:lang w:val="en-US"/>
        </w:rPr>
      </w:pPr>
      <w:r w:rsidRPr="00A4496F">
        <w:rPr>
          <w:sz w:val="20"/>
          <w:szCs w:val="20"/>
          <w:lang w:val="en-US"/>
        </w:rPr>
        <w:t xml:space="preserve">Keeble, J., B. Hassler, A. Banerjee, and et al., 2021: Evaluating stratospheric ozone and water vapour changes in CMIP6 models from 1850-2100. </w:t>
      </w:r>
      <w:r w:rsidRPr="00A4496F">
        <w:rPr>
          <w:i/>
          <w:sz w:val="20"/>
          <w:szCs w:val="20"/>
          <w:lang w:val="en-US"/>
        </w:rPr>
        <w:t>Atmos. Chem. Phys.</w:t>
      </w:r>
    </w:p>
    <w:p w14:paraId="5D24744D" w14:textId="665EC77D"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Kekonen, T. et al., 2005: The 800 year long ion record from the Lomonosovfonna (Svalbard) ice core. </w:t>
      </w:r>
      <w:r w:rsidRPr="00A4496F">
        <w:rPr>
          <w:i/>
          <w:sz w:val="20"/>
          <w:szCs w:val="20"/>
          <w:lang w:val="en-US"/>
        </w:rPr>
        <w:t>Journal of Geophysical Research Atmospheres</w:t>
      </w:r>
      <w:r w:rsidRPr="00A4496F">
        <w:rPr>
          <w:sz w:val="20"/>
          <w:szCs w:val="20"/>
          <w:lang w:val="en-US"/>
        </w:rPr>
        <w:t xml:space="preserve">, </w:t>
      </w:r>
      <w:r w:rsidRPr="00A4496F">
        <w:rPr>
          <w:b/>
          <w:sz w:val="20"/>
          <w:szCs w:val="20"/>
          <w:lang w:val="en-US"/>
        </w:rPr>
        <w:t>110(7)</w:t>
      </w:r>
      <w:r w:rsidRPr="00A4496F">
        <w:rPr>
          <w:sz w:val="20"/>
          <w:szCs w:val="20"/>
          <w:lang w:val="en-US"/>
        </w:rPr>
        <w:t>, 1–11, doi:</w:t>
      </w:r>
      <w:hyperlink r:id="rId323" w:history="1">
        <w:r w:rsidRPr="00A4496F">
          <w:rPr>
            <w:rStyle w:val="Lienhypertexte"/>
            <w:sz w:val="20"/>
            <w:szCs w:val="20"/>
            <w:lang w:val="en-US"/>
          </w:rPr>
          <w:t>10.1029/2004jd005223</w:t>
        </w:r>
      </w:hyperlink>
      <w:r w:rsidRPr="00A4496F">
        <w:rPr>
          <w:sz w:val="20"/>
          <w:szCs w:val="20"/>
          <w:lang w:val="en-US"/>
        </w:rPr>
        <w:t>.</w:t>
      </w:r>
    </w:p>
    <w:p w14:paraId="5D17FE4B" w14:textId="0B82DF1E"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Kerr, G.H. and D.W. Waugh, 2018: Connections between summer air pollution and stagnation. </w:t>
      </w:r>
      <w:r w:rsidRPr="00A4496F">
        <w:rPr>
          <w:i/>
          <w:sz w:val="20"/>
          <w:szCs w:val="20"/>
          <w:lang w:val="en-US"/>
        </w:rPr>
        <w:t>Environmental Research Letters</w:t>
      </w:r>
      <w:r w:rsidRPr="00A4496F">
        <w:rPr>
          <w:sz w:val="20"/>
          <w:szCs w:val="20"/>
          <w:lang w:val="en-US"/>
        </w:rPr>
        <w:t xml:space="preserve">, </w:t>
      </w:r>
      <w:r w:rsidRPr="00A4496F">
        <w:rPr>
          <w:b/>
          <w:sz w:val="20"/>
          <w:szCs w:val="20"/>
          <w:lang w:val="en-US"/>
        </w:rPr>
        <w:t>13(8)</w:t>
      </w:r>
      <w:r w:rsidRPr="00A4496F">
        <w:rPr>
          <w:sz w:val="20"/>
          <w:szCs w:val="20"/>
          <w:lang w:val="en-US"/>
        </w:rPr>
        <w:t>, 084001, doi:</w:t>
      </w:r>
      <w:hyperlink r:id="rId324" w:history="1">
        <w:r w:rsidRPr="00A4496F">
          <w:rPr>
            <w:rStyle w:val="Lienhypertexte"/>
            <w:sz w:val="20"/>
            <w:szCs w:val="20"/>
            <w:lang w:val="en-US"/>
          </w:rPr>
          <w:t>10.1088/1748-9326/aad2e2</w:t>
        </w:r>
      </w:hyperlink>
      <w:r w:rsidRPr="00A4496F">
        <w:rPr>
          <w:sz w:val="20"/>
          <w:szCs w:val="20"/>
          <w:lang w:val="en-US"/>
        </w:rPr>
        <w:t>.</w:t>
      </w:r>
    </w:p>
    <w:p w14:paraId="36B635C0" w14:textId="3F8DD0D0"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Kholod, N., M. Evans, and T. Kuklinski, 2016: Russia’s black carbon emissions: Focus on diesel sources.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16(17)</w:t>
      </w:r>
      <w:r w:rsidRPr="00A4496F">
        <w:rPr>
          <w:sz w:val="20"/>
          <w:szCs w:val="20"/>
          <w:lang w:val="en-US"/>
        </w:rPr>
        <w:t>, 11267–11281, doi:</w:t>
      </w:r>
      <w:hyperlink r:id="rId325" w:history="1">
        <w:r w:rsidRPr="00A4496F">
          <w:rPr>
            <w:rStyle w:val="Lienhypertexte"/>
            <w:sz w:val="20"/>
            <w:szCs w:val="20"/>
            <w:lang w:val="en-US"/>
          </w:rPr>
          <w:t>10.5194/acp-16-11267-2016</w:t>
        </w:r>
      </w:hyperlink>
      <w:r w:rsidRPr="00A4496F">
        <w:rPr>
          <w:sz w:val="20"/>
          <w:szCs w:val="20"/>
          <w:lang w:val="en-US"/>
        </w:rPr>
        <w:t>.</w:t>
      </w:r>
    </w:p>
    <w:p w14:paraId="3E90A1D7" w14:textId="421D8472"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Kirkby, J. et al., 2011: Role of sulphuric acid, ammonia and galactic cosmic rays in atmospheric aerosol nucleation. </w:t>
      </w:r>
      <w:r w:rsidRPr="00A4496F">
        <w:rPr>
          <w:i/>
          <w:sz w:val="20"/>
          <w:szCs w:val="20"/>
          <w:lang w:val="en-US"/>
        </w:rPr>
        <w:t>Nature</w:t>
      </w:r>
      <w:r w:rsidRPr="00A4496F">
        <w:rPr>
          <w:sz w:val="20"/>
          <w:szCs w:val="20"/>
          <w:lang w:val="en-US"/>
        </w:rPr>
        <w:t xml:space="preserve">, </w:t>
      </w:r>
      <w:r w:rsidRPr="00A4496F">
        <w:rPr>
          <w:b/>
          <w:sz w:val="20"/>
          <w:szCs w:val="20"/>
          <w:lang w:val="en-US"/>
        </w:rPr>
        <w:t>476(7361)</w:t>
      </w:r>
      <w:r w:rsidRPr="00A4496F">
        <w:rPr>
          <w:sz w:val="20"/>
          <w:szCs w:val="20"/>
          <w:lang w:val="en-US"/>
        </w:rPr>
        <w:t>, 429–433, doi:</w:t>
      </w:r>
      <w:hyperlink r:id="rId326" w:history="1">
        <w:r w:rsidRPr="00A4496F">
          <w:rPr>
            <w:rStyle w:val="Lienhypertexte"/>
            <w:sz w:val="20"/>
            <w:szCs w:val="20"/>
            <w:lang w:val="en-US"/>
          </w:rPr>
          <w:t>10.1038/nature10343</w:t>
        </w:r>
      </w:hyperlink>
      <w:r w:rsidRPr="00A4496F">
        <w:rPr>
          <w:sz w:val="20"/>
          <w:szCs w:val="20"/>
          <w:lang w:val="en-US"/>
        </w:rPr>
        <w:t>.</w:t>
      </w:r>
    </w:p>
    <w:p w14:paraId="016ED41F" w14:textId="6180E58A"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Kirkevåg, A. et al., 2018: A production-tagged aerosol module for Earth system models, OsloAero5.3 – extensions and updates for CAM5.3-Oslo. </w:t>
      </w:r>
      <w:r w:rsidRPr="00A4496F">
        <w:rPr>
          <w:i/>
          <w:sz w:val="20"/>
          <w:szCs w:val="20"/>
          <w:lang w:val="en-US"/>
        </w:rPr>
        <w:t>Geosci. Model Dev.</w:t>
      </w:r>
      <w:r w:rsidRPr="00A4496F">
        <w:rPr>
          <w:sz w:val="20"/>
          <w:szCs w:val="20"/>
          <w:lang w:val="en-US"/>
        </w:rPr>
        <w:t xml:space="preserve">, </w:t>
      </w:r>
      <w:r w:rsidRPr="00A4496F">
        <w:rPr>
          <w:b/>
          <w:sz w:val="20"/>
          <w:szCs w:val="20"/>
          <w:lang w:val="en-US"/>
        </w:rPr>
        <w:t>11(10)</w:t>
      </w:r>
      <w:r w:rsidRPr="00A4496F">
        <w:rPr>
          <w:sz w:val="20"/>
          <w:szCs w:val="20"/>
          <w:lang w:val="en-US"/>
        </w:rPr>
        <w:t>, 3945–3982, doi:</w:t>
      </w:r>
      <w:hyperlink r:id="rId327" w:history="1">
        <w:r w:rsidRPr="00A4496F">
          <w:rPr>
            <w:rStyle w:val="Lienhypertexte"/>
            <w:sz w:val="20"/>
            <w:szCs w:val="20"/>
            <w:lang w:val="en-US"/>
          </w:rPr>
          <w:t>10.5194/gmd-11-3945-2018</w:t>
        </w:r>
      </w:hyperlink>
      <w:r w:rsidRPr="00A4496F">
        <w:rPr>
          <w:sz w:val="20"/>
          <w:szCs w:val="20"/>
          <w:lang w:val="en-US"/>
        </w:rPr>
        <w:t>.</w:t>
      </w:r>
    </w:p>
    <w:p w14:paraId="28F2C3FD" w14:textId="38FA289D"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Kirtman, B. et al., 2013: Near-term Climate Change: Projections and Predictability. In: </w:t>
      </w:r>
      <w:r w:rsidRPr="00A4496F">
        <w:rPr>
          <w:i/>
          <w:sz w:val="20"/>
          <w:szCs w:val="20"/>
          <w:lang w:val="en-US"/>
        </w:rPr>
        <w:t>Climate Change 2013: The Physical Science Basis. Contribution of Working Group I to the Fifth Assessment Report of the Intergovernmental Panel on Climate Change</w:t>
      </w:r>
      <w:r w:rsidRPr="00A4496F">
        <w:rPr>
          <w:sz w:val="20"/>
          <w:szCs w:val="20"/>
          <w:lang w:val="en-US"/>
        </w:rPr>
        <w:t xml:space="preserve"> [Stocker, T.F., D. Qin, G.-K. Plattner, M. Tignor, S.K. Allen, J. Boschung, A. Nauels, Y. Xia, V. Bex, and P.M. Midgley (eds.)]. Cambridge University Press, Cambridge, United Kingdom and New York, USA, pp. 953–1028, doi:</w:t>
      </w:r>
      <w:hyperlink r:id="rId328" w:history="1">
        <w:r w:rsidRPr="00A4496F">
          <w:rPr>
            <w:rStyle w:val="Lienhypertexte"/>
            <w:sz w:val="20"/>
            <w:szCs w:val="20"/>
            <w:lang w:val="en-US"/>
          </w:rPr>
          <w:t>10.1017/cbo9781107415324.023</w:t>
        </w:r>
      </w:hyperlink>
      <w:r w:rsidRPr="00A4496F">
        <w:rPr>
          <w:sz w:val="20"/>
          <w:szCs w:val="20"/>
          <w:lang w:val="en-US"/>
        </w:rPr>
        <w:t>.</w:t>
      </w:r>
    </w:p>
    <w:p w14:paraId="6FF4E4E6" w14:textId="7CB95FE1"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Kleinschmitt, C., O. Boucher, and U. Platt, 2018: Sensitivity of the radiative forcing by stratospheric sulfur geoengineering to the amount and strategy of the SO&lt;sub&gt;2&lt;/sub&gt; injection studied with the LMDZ-S3A model. </w:t>
      </w:r>
      <w:r w:rsidRPr="00A4496F">
        <w:rPr>
          <w:i/>
          <w:sz w:val="20"/>
          <w:szCs w:val="20"/>
          <w:lang w:val="en-US"/>
        </w:rPr>
        <w:t>Atmospheric Chemistry and Physics</w:t>
      </w:r>
      <w:r w:rsidRPr="00A4496F">
        <w:rPr>
          <w:sz w:val="20"/>
          <w:szCs w:val="20"/>
          <w:lang w:val="en-US"/>
        </w:rPr>
        <w:t>, doi:</w:t>
      </w:r>
      <w:hyperlink r:id="rId329" w:history="1">
        <w:r w:rsidRPr="00A4496F">
          <w:rPr>
            <w:rStyle w:val="Lienhypertexte"/>
            <w:sz w:val="20"/>
            <w:szCs w:val="20"/>
            <w:lang w:val="en-US"/>
          </w:rPr>
          <w:t>10.5194/acp-18-2769-2018</w:t>
        </w:r>
      </w:hyperlink>
      <w:r w:rsidRPr="00A4496F">
        <w:rPr>
          <w:sz w:val="20"/>
          <w:szCs w:val="20"/>
          <w:lang w:val="en-US"/>
        </w:rPr>
        <w:t>.</w:t>
      </w:r>
    </w:p>
    <w:p w14:paraId="6EA04098" w14:textId="47BDD6CE"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Klimont, Z. and W. Winiwarter, 2015: Estimating Costs and Potential for Reduction of Ammonia Emissions from Agriculture in the GAINS Model. In: </w:t>
      </w:r>
      <w:r w:rsidRPr="00A4496F">
        <w:rPr>
          <w:i/>
          <w:sz w:val="20"/>
          <w:szCs w:val="20"/>
          <w:lang w:val="en-US"/>
        </w:rPr>
        <w:t>Costs of Ammonia Abatement and the Climate Co-Benefits (1 edition)</w:t>
      </w:r>
      <w:r w:rsidRPr="00A4496F">
        <w:rPr>
          <w:sz w:val="20"/>
          <w:szCs w:val="20"/>
          <w:lang w:val="en-US"/>
        </w:rPr>
        <w:t xml:space="preserve"> [Reis, S., C. Howard, and M.A. Sutton (eds.)]. Springer, Dordrecht, The Netherlands, pp. 233–261, doi:</w:t>
      </w:r>
      <w:hyperlink r:id="rId330" w:history="1">
        <w:r w:rsidRPr="00A4496F">
          <w:rPr>
            <w:rStyle w:val="Lienhypertexte"/>
            <w:sz w:val="20"/>
            <w:szCs w:val="20"/>
            <w:lang w:val="en-US"/>
          </w:rPr>
          <w:t>10.1007/978-94-017-9722-1_9</w:t>
        </w:r>
      </w:hyperlink>
      <w:r w:rsidRPr="00A4496F">
        <w:rPr>
          <w:sz w:val="20"/>
          <w:szCs w:val="20"/>
          <w:lang w:val="en-US"/>
        </w:rPr>
        <w:t>.</w:t>
      </w:r>
    </w:p>
    <w:p w14:paraId="58E67673" w14:textId="4547AD9E"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Klimont, Z. et al., 2017a: Global anthropogenic emissions of particulate matter including black carbon.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17(14)</w:t>
      </w:r>
      <w:r w:rsidRPr="00A4496F">
        <w:rPr>
          <w:sz w:val="20"/>
          <w:szCs w:val="20"/>
          <w:lang w:val="en-US"/>
        </w:rPr>
        <w:t>, 8681–8723, doi:</w:t>
      </w:r>
      <w:hyperlink r:id="rId331" w:history="1">
        <w:r w:rsidRPr="00A4496F">
          <w:rPr>
            <w:rStyle w:val="Lienhypertexte"/>
            <w:sz w:val="20"/>
            <w:szCs w:val="20"/>
            <w:lang w:val="en-US"/>
          </w:rPr>
          <w:t>10.5194/acp-17-8681-2017</w:t>
        </w:r>
      </w:hyperlink>
      <w:r w:rsidRPr="00A4496F">
        <w:rPr>
          <w:sz w:val="20"/>
          <w:szCs w:val="20"/>
          <w:lang w:val="en-US"/>
        </w:rPr>
        <w:t>.</w:t>
      </w:r>
    </w:p>
    <w:p w14:paraId="69DC718B" w14:textId="510FF229"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Klimont, Z. et al., 2017b: Global anthropogenic emissions of particulate matter including black carbon.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17(14)</w:t>
      </w:r>
      <w:r w:rsidRPr="00A4496F">
        <w:rPr>
          <w:sz w:val="20"/>
          <w:szCs w:val="20"/>
          <w:lang w:val="en-US"/>
        </w:rPr>
        <w:t>, 8681–8723, doi:</w:t>
      </w:r>
      <w:hyperlink r:id="rId332" w:history="1">
        <w:r w:rsidRPr="00A4496F">
          <w:rPr>
            <w:rStyle w:val="Lienhypertexte"/>
            <w:sz w:val="20"/>
            <w:szCs w:val="20"/>
            <w:lang w:val="en-US"/>
          </w:rPr>
          <w:t>10.5194/acp-17-8681-2017</w:t>
        </w:r>
      </w:hyperlink>
      <w:r w:rsidRPr="00A4496F">
        <w:rPr>
          <w:sz w:val="20"/>
          <w:szCs w:val="20"/>
          <w:lang w:val="en-US"/>
        </w:rPr>
        <w:t>.</w:t>
      </w:r>
    </w:p>
    <w:p w14:paraId="6BCA0069" w14:textId="65850C87"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Klimont, Z. et al., 2017c: Bridging the gap – The role of short-lived climate pollutants. In: </w:t>
      </w:r>
      <w:r w:rsidRPr="00A4496F">
        <w:rPr>
          <w:i/>
          <w:sz w:val="20"/>
          <w:szCs w:val="20"/>
          <w:lang w:val="en-US"/>
        </w:rPr>
        <w:t>The Emissions Gap Report 2017</w:t>
      </w:r>
      <w:r w:rsidRPr="00A4496F">
        <w:rPr>
          <w:sz w:val="20"/>
          <w:szCs w:val="20"/>
          <w:lang w:val="en-US"/>
        </w:rPr>
        <w:t>. United Nations Environment Programme (UNEP), Nairobi, Kenya, pp. 48–57.</w:t>
      </w:r>
    </w:p>
    <w:p w14:paraId="3C3E8364" w14:textId="72E59316"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Kloster, S. et al., 2007: Response of dimethylsulfide (DMS) in the ocean and atmosphere to global warming. </w:t>
      </w:r>
      <w:r w:rsidRPr="00A4496F">
        <w:rPr>
          <w:i/>
          <w:sz w:val="20"/>
          <w:szCs w:val="20"/>
          <w:lang w:val="en-US"/>
        </w:rPr>
        <w:t>Journal of Geophysical Research: Biogeosciences</w:t>
      </w:r>
      <w:r w:rsidRPr="00A4496F">
        <w:rPr>
          <w:sz w:val="20"/>
          <w:szCs w:val="20"/>
          <w:lang w:val="en-US"/>
        </w:rPr>
        <w:t xml:space="preserve">, </w:t>
      </w:r>
      <w:r w:rsidRPr="00A4496F">
        <w:rPr>
          <w:b/>
          <w:sz w:val="20"/>
          <w:szCs w:val="20"/>
          <w:lang w:val="en-US"/>
        </w:rPr>
        <w:t>112(G3)</w:t>
      </w:r>
      <w:r w:rsidRPr="00A4496F">
        <w:rPr>
          <w:sz w:val="20"/>
          <w:szCs w:val="20"/>
          <w:lang w:val="en-US"/>
        </w:rPr>
        <w:t>, doi:</w:t>
      </w:r>
      <w:hyperlink r:id="rId333" w:history="1">
        <w:r w:rsidRPr="00A4496F">
          <w:rPr>
            <w:rStyle w:val="Lienhypertexte"/>
            <w:sz w:val="20"/>
            <w:szCs w:val="20"/>
            <w:lang w:val="en-US"/>
          </w:rPr>
          <w:t>10.1029/2006jg000224</w:t>
        </w:r>
      </w:hyperlink>
      <w:r w:rsidRPr="00A4496F">
        <w:rPr>
          <w:sz w:val="20"/>
          <w:szCs w:val="20"/>
          <w:lang w:val="en-US"/>
        </w:rPr>
        <w:t>.</w:t>
      </w:r>
    </w:p>
    <w:p w14:paraId="6C489871" w14:textId="30421D39"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lastRenderedPageBreak/>
        <w:t xml:space="preserve">Knorr, W., A. Arneth, and L. Jiang, 2016: Demographic controls of future global fire risk. </w:t>
      </w:r>
      <w:r w:rsidRPr="00A4496F">
        <w:rPr>
          <w:i/>
          <w:sz w:val="20"/>
          <w:szCs w:val="20"/>
          <w:lang w:val="en-US"/>
        </w:rPr>
        <w:t>Nature Climate Change</w:t>
      </w:r>
      <w:r w:rsidRPr="00A4496F">
        <w:rPr>
          <w:sz w:val="20"/>
          <w:szCs w:val="20"/>
          <w:lang w:val="en-US"/>
        </w:rPr>
        <w:t xml:space="preserve">, </w:t>
      </w:r>
      <w:r w:rsidRPr="00A4496F">
        <w:rPr>
          <w:b/>
          <w:sz w:val="20"/>
          <w:szCs w:val="20"/>
          <w:lang w:val="en-US"/>
        </w:rPr>
        <w:t>6(8)</w:t>
      </w:r>
      <w:r w:rsidRPr="00A4496F">
        <w:rPr>
          <w:sz w:val="20"/>
          <w:szCs w:val="20"/>
          <w:lang w:val="en-US"/>
        </w:rPr>
        <w:t>, 781–785, doi:</w:t>
      </w:r>
      <w:hyperlink r:id="rId334" w:history="1">
        <w:r w:rsidRPr="00A4496F">
          <w:rPr>
            <w:rStyle w:val="Lienhypertexte"/>
            <w:sz w:val="20"/>
            <w:szCs w:val="20"/>
            <w:lang w:val="en-US"/>
          </w:rPr>
          <w:t>10.1038/nclimate2999</w:t>
        </w:r>
      </w:hyperlink>
      <w:r w:rsidRPr="00A4496F">
        <w:rPr>
          <w:sz w:val="20"/>
          <w:szCs w:val="20"/>
          <w:lang w:val="en-US"/>
        </w:rPr>
        <w:t>.</w:t>
      </w:r>
    </w:p>
    <w:p w14:paraId="7367E78D" w14:textId="0402EE51"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Kodros, J.K. et al., 2015: Uncertainties in global aerosols and climate effects due to biofuel emissions.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15(15)</w:t>
      </w:r>
      <w:r w:rsidRPr="00A4496F">
        <w:rPr>
          <w:sz w:val="20"/>
          <w:szCs w:val="20"/>
          <w:lang w:val="en-US"/>
        </w:rPr>
        <w:t>, 8577–8596, doi:</w:t>
      </w:r>
      <w:hyperlink r:id="rId335" w:history="1">
        <w:r w:rsidRPr="00A4496F">
          <w:rPr>
            <w:rStyle w:val="Lienhypertexte"/>
            <w:sz w:val="20"/>
            <w:szCs w:val="20"/>
            <w:lang w:val="en-US"/>
          </w:rPr>
          <w:t>10.5194/acp-15-8577-2015</w:t>
        </w:r>
      </w:hyperlink>
      <w:r w:rsidRPr="00A4496F">
        <w:rPr>
          <w:sz w:val="20"/>
          <w:szCs w:val="20"/>
          <w:lang w:val="en-US"/>
        </w:rPr>
        <w:t>.</w:t>
      </w:r>
    </w:p>
    <w:p w14:paraId="7F7D5644" w14:textId="3322233E"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Kok, J.F., E.J.R. Parteli, T.I. Michaels, and D.B. Karam, 2012: The physics of wind-blown sand and dust. </w:t>
      </w:r>
      <w:r w:rsidRPr="00A4496F">
        <w:rPr>
          <w:i/>
          <w:sz w:val="20"/>
          <w:szCs w:val="20"/>
          <w:lang w:val="en-US"/>
        </w:rPr>
        <w:t>Reports on Progress in Physics</w:t>
      </w:r>
      <w:r w:rsidRPr="00A4496F">
        <w:rPr>
          <w:sz w:val="20"/>
          <w:szCs w:val="20"/>
          <w:lang w:val="en-US"/>
        </w:rPr>
        <w:t xml:space="preserve">, </w:t>
      </w:r>
      <w:r w:rsidRPr="00A4496F">
        <w:rPr>
          <w:b/>
          <w:sz w:val="20"/>
          <w:szCs w:val="20"/>
          <w:lang w:val="en-US"/>
        </w:rPr>
        <w:t>75(10)</w:t>
      </w:r>
      <w:r w:rsidRPr="00A4496F">
        <w:rPr>
          <w:sz w:val="20"/>
          <w:szCs w:val="20"/>
          <w:lang w:val="en-US"/>
        </w:rPr>
        <w:t>, doi:</w:t>
      </w:r>
      <w:hyperlink r:id="rId336" w:history="1">
        <w:r w:rsidRPr="00A4496F">
          <w:rPr>
            <w:rStyle w:val="Lienhypertexte"/>
            <w:sz w:val="20"/>
            <w:szCs w:val="20"/>
            <w:lang w:val="en-US"/>
          </w:rPr>
          <w:t>10.1088/0034-4885/75/10/106901</w:t>
        </w:r>
      </w:hyperlink>
      <w:r w:rsidRPr="00A4496F">
        <w:rPr>
          <w:sz w:val="20"/>
          <w:szCs w:val="20"/>
          <w:lang w:val="en-US"/>
        </w:rPr>
        <w:t>.</w:t>
      </w:r>
    </w:p>
    <w:p w14:paraId="3FAED9DD" w14:textId="00A610AB"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Kok, J.F., D.S. Ward, N.M. Mahowald, and A.T. Evan, 2018: Global and regional importance of the direct dust-climate feedback. </w:t>
      </w:r>
      <w:r w:rsidRPr="00A4496F">
        <w:rPr>
          <w:i/>
          <w:sz w:val="20"/>
          <w:szCs w:val="20"/>
          <w:lang w:val="en-US"/>
        </w:rPr>
        <w:t>Nature Communications</w:t>
      </w:r>
      <w:r w:rsidRPr="00A4496F">
        <w:rPr>
          <w:sz w:val="20"/>
          <w:szCs w:val="20"/>
          <w:lang w:val="en-US"/>
        </w:rPr>
        <w:t xml:space="preserve">, </w:t>
      </w:r>
      <w:r w:rsidRPr="00A4496F">
        <w:rPr>
          <w:b/>
          <w:sz w:val="20"/>
          <w:szCs w:val="20"/>
          <w:lang w:val="en-US"/>
        </w:rPr>
        <w:t>9(1)</w:t>
      </w:r>
      <w:r w:rsidRPr="00A4496F">
        <w:rPr>
          <w:sz w:val="20"/>
          <w:szCs w:val="20"/>
          <w:lang w:val="en-US"/>
        </w:rPr>
        <w:t>, 241, doi:</w:t>
      </w:r>
      <w:hyperlink r:id="rId337" w:history="1">
        <w:r w:rsidRPr="00A4496F">
          <w:rPr>
            <w:rStyle w:val="Lienhypertexte"/>
            <w:sz w:val="20"/>
            <w:szCs w:val="20"/>
            <w:lang w:val="en-US"/>
          </w:rPr>
          <w:t>10.1038/s41467-017-02620-y</w:t>
        </w:r>
      </w:hyperlink>
      <w:r w:rsidRPr="00A4496F">
        <w:rPr>
          <w:sz w:val="20"/>
          <w:szCs w:val="20"/>
          <w:lang w:val="en-US"/>
        </w:rPr>
        <w:t>.</w:t>
      </w:r>
    </w:p>
    <w:p w14:paraId="7DDA2C49" w14:textId="1CD648F8"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Kok, J.F. et al., 2014: An improved dust emission model - Part 1: Model description and comparison against measurements.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14(23)</w:t>
      </w:r>
      <w:r w:rsidRPr="00A4496F">
        <w:rPr>
          <w:sz w:val="20"/>
          <w:szCs w:val="20"/>
          <w:lang w:val="en-US"/>
        </w:rPr>
        <w:t>, 13023–13041, doi:</w:t>
      </w:r>
      <w:hyperlink r:id="rId338" w:history="1">
        <w:r w:rsidRPr="00A4496F">
          <w:rPr>
            <w:rStyle w:val="Lienhypertexte"/>
            <w:sz w:val="20"/>
            <w:szCs w:val="20"/>
            <w:lang w:val="en-US"/>
          </w:rPr>
          <w:t>10.5194/acp-14-13023-2014</w:t>
        </w:r>
      </w:hyperlink>
      <w:r w:rsidRPr="00A4496F">
        <w:rPr>
          <w:sz w:val="20"/>
          <w:szCs w:val="20"/>
          <w:lang w:val="en-US"/>
        </w:rPr>
        <w:t>.</w:t>
      </w:r>
    </w:p>
    <w:p w14:paraId="63BA0C29" w14:textId="7B74220A"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Kok, J.F. et al., 2017: Smaller desert dust cooling effect estimated from analysis of dust size and abundance. </w:t>
      </w:r>
      <w:r w:rsidRPr="00A4496F">
        <w:rPr>
          <w:i/>
          <w:sz w:val="20"/>
          <w:szCs w:val="20"/>
          <w:lang w:val="en-US"/>
        </w:rPr>
        <w:t>Nature Geoscience</w:t>
      </w:r>
      <w:r w:rsidRPr="00A4496F">
        <w:rPr>
          <w:sz w:val="20"/>
          <w:szCs w:val="20"/>
          <w:lang w:val="en-US"/>
        </w:rPr>
        <w:t xml:space="preserve">, </w:t>
      </w:r>
      <w:r w:rsidRPr="00A4496F">
        <w:rPr>
          <w:b/>
          <w:sz w:val="20"/>
          <w:szCs w:val="20"/>
          <w:lang w:val="en-US"/>
        </w:rPr>
        <w:t>10(4)</w:t>
      </w:r>
      <w:r w:rsidRPr="00A4496F">
        <w:rPr>
          <w:sz w:val="20"/>
          <w:szCs w:val="20"/>
          <w:lang w:val="en-US"/>
        </w:rPr>
        <w:t>, 274–278, doi:</w:t>
      </w:r>
      <w:hyperlink r:id="rId339" w:history="1">
        <w:r w:rsidRPr="00A4496F">
          <w:rPr>
            <w:rStyle w:val="Lienhypertexte"/>
            <w:sz w:val="20"/>
            <w:szCs w:val="20"/>
            <w:lang w:val="en-US"/>
          </w:rPr>
          <w:t>10.1038/ngeo2912</w:t>
        </w:r>
      </w:hyperlink>
      <w:r w:rsidRPr="00A4496F">
        <w:rPr>
          <w:sz w:val="20"/>
          <w:szCs w:val="20"/>
          <w:lang w:val="en-US"/>
        </w:rPr>
        <w:t>.</w:t>
      </w:r>
    </w:p>
    <w:p w14:paraId="314ADE2F" w14:textId="4873E004"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Koshak, W., H. Peterson, A. Biazar, M. Khan, and L. Wang, 2014: The NASA Lightning Nitrogen Oxides Model (LNOM): Application to air quality modeling. </w:t>
      </w:r>
      <w:r w:rsidRPr="00A4496F">
        <w:rPr>
          <w:i/>
          <w:sz w:val="20"/>
          <w:szCs w:val="20"/>
          <w:lang w:val="en-US"/>
        </w:rPr>
        <w:t>Atmospheric Research</w:t>
      </w:r>
      <w:r w:rsidRPr="00A4496F">
        <w:rPr>
          <w:sz w:val="20"/>
          <w:szCs w:val="20"/>
          <w:lang w:val="en-US"/>
        </w:rPr>
        <w:t xml:space="preserve">, </w:t>
      </w:r>
      <w:r w:rsidRPr="00A4496F">
        <w:rPr>
          <w:b/>
          <w:sz w:val="20"/>
          <w:szCs w:val="20"/>
          <w:lang w:val="en-US"/>
        </w:rPr>
        <w:t>135–136</w:t>
      </w:r>
      <w:r w:rsidRPr="00A4496F">
        <w:rPr>
          <w:sz w:val="20"/>
          <w:szCs w:val="20"/>
          <w:lang w:val="en-US"/>
        </w:rPr>
        <w:t>, 363–369, doi:</w:t>
      </w:r>
      <w:hyperlink r:id="rId340" w:history="1">
        <w:r w:rsidRPr="00A4496F">
          <w:rPr>
            <w:rStyle w:val="Lienhypertexte"/>
            <w:sz w:val="20"/>
            <w:szCs w:val="20"/>
            <w:lang w:val="en-US"/>
          </w:rPr>
          <w:t>10.1016/j.atmosres.2012.12.015</w:t>
        </w:r>
      </w:hyperlink>
      <w:r w:rsidRPr="00A4496F">
        <w:rPr>
          <w:sz w:val="20"/>
          <w:szCs w:val="20"/>
          <w:lang w:val="en-US"/>
        </w:rPr>
        <w:t>.</w:t>
      </w:r>
    </w:p>
    <w:p w14:paraId="2065DB29" w14:textId="58628211"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Kremser, S. et al., 2016: Stratospheric aerosol – Observations, processes, and impact on climate. </w:t>
      </w:r>
      <w:r w:rsidRPr="00A4496F">
        <w:rPr>
          <w:i/>
          <w:sz w:val="20"/>
          <w:szCs w:val="20"/>
          <w:lang w:val="en-US"/>
        </w:rPr>
        <w:t>Reviews of Geophysics</w:t>
      </w:r>
      <w:r w:rsidRPr="00A4496F">
        <w:rPr>
          <w:sz w:val="20"/>
          <w:szCs w:val="20"/>
          <w:lang w:val="en-US"/>
        </w:rPr>
        <w:t xml:space="preserve">, </w:t>
      </w:r>
      <w:r w:rsidRPr="00A4496F">
        <w:rPr>
          <w:b/>
          <w:sz w:val="20"/>
          <w:szCs w:val="20"/>
          <w:lang w:val="en-US"/>
        </w:rPr>
        <w:t>54(2)</w:t>
      </w:r>
      <w:r w:rsidRPr="00A4496F">
        <w:rPr>
          <w:sz w:val="20"/>
          <w:szCs w:val="20"/>
          <w:lang w:val="en-US"/>
        </w:rPr>
        <w:t>, 278–335, doi:</w:t>
      </w:r>
      <w:hyperlink r:id="rId341" w:history="1">
        <w:r w:rsidRPr="00A4496F">
          <w:rPr>
            <w:rStyle w:val="Lienhypertexte"/>
            <w:sz w:val="20"/>
            <w:szCs w:val="20"/>
            <w:lang w:val="en-US"/>
          </w:rPr>
          <w:t>10.1002/2015rg000511</w:t>
        </w:r>
      </w:hyperlink>
      <w:r w:rsidRPr="00A4496F">
        <w:rPr>
          <w:sz w:val="20"/>
          <w:szCs w:val="20"/>
          <w:lang w:val="en-US"/>
        </w:rPr>
        <w:t>.</w:t>
      </w:r>
    </w:p>
    <w:p w14:paraId="5624BBBD" w14:textId="1B93CC89"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Kristiansen, N.I. et al., 2016: Evaluation of observed and modelled aerosol lifetimes using radioactive tracers of opportunity and an ensemble of 19 global models.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16(5)</w:t>
      </w:r>
      <w:r w:rsidRPr="00A4496F">
        <w:rPr>
          <w:sz w:val="20"/>
          <w:szCs w:val="20"/>
          <w:lang w:val="en-US"/>
        </w:rPr>
        <w:t>, 3525–3561, doi:</w:t>
      </w:r>
      <w:hyperlink r:id="rId342" w:history="1">
        <w:r w:rsidRPr="00A4496F">
          <w:rPr>
            <w:rStyle w:val="Lienhypertexte"/>
            <w:sz w:val="20"/>
            <w:szCs w:val="20"/>
            <w:lang w:val="en-US"/>
          </w:rPr>
          <w:t>10.5194/acp-16-3525-2016</w:t>
        </w:r>
      </w:hyperlink>
      <w:r w:rsidRPr="00A4496F">
        <w:rPr>
          <w:sz w:val="20"/>
          <w:szCs w:val="20"/>
          <w:lang w:val="en-US"/>
        </w:rPr>
        <w:t>.</w:t>
      </w:r>
    </w:p>
    <w:p w14:paraId="101A70A6" w14:textId="5797D0FE"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Kristjánsson, J.E., H. Muri, and H. Schmidt, 2015: The hydrological cycle response to cirrus cloud thinning. </w:t>
      </w:r>
      <w:r w:rsidRPr="00A4496F">
        <w:rPr>
          <w:i/>
          <w:sz w:val="20"/>
          <w:szCs w:val="20"/>
          <w:lang w:val="en-US"/>
        </w:rPr>
        <w:t>Geophysical Research Letters</w:t>
      </w:r>
      <w:r w:rsidRPr="00A4496F">
        <w:rPr>
          <w:sz w:val="20"/>
          <w:szCs w:val="20"/>
          <w:lang w:val="en-US"/>
        </w:rPr>
        <w:t>, doi:</w:t>
      </w:r>
      <w:hyperlink r:id="rId343" w:history="1">
        <w:r w:rsidRPr="00A4496F">
          <w:rPr>
            <w:rStyle w:val="Lienhypertexte"/>
            <w:sz w:val="20"/>
            <w:szCs w:val="20"/>
            <w:lang w:val="en-US"/>
          </w:rPr>
          <w:t>10.1002/2015gl066795</w:t>
        </w:r>
      </w:hyperlink>
      <w:r w:rsidRPr="00A4496F">
        <w:rPr>
          <w:sz w:val="20"/>
          <w:szCs w:val="20"/>
          <w:lang w:val="en-US"/>
        </w:rPr>
        <w:t>.</w:t>
      </w:r>
    </w:p>
    <w:p w14:paraId="76398F8A" w14:textId="2DB86C04"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Kroll, J.H. et al., 2020: The complex chemical effects of COVID-19 shutdowns on air quality. </w:t>
      </w:r>
      <w:r w:rsidRPr="00A4496F">
        <w:rPr>
          <w:i/>
          <w:sz w:val="20"/>
          <w:szCs w:val="20"/>
          <w:lang w:val="en-US"/>
        </w:rPr>
        <w:t>Nature Chemistry</w:t>
      </w:r>
      <w:r w:rsidRPr="00A4496F">
        <w:rPr>
          <w:sz w:val="20"/>
          <w:szCs w:val="20"/>
          <w:lang w:val="en-US"/>
        </w:rPr>
        <w:t xml:space="preserve">, </w:t>
      </w:r>
      <w:r w:rsidRPr="00A4496F">
        <w:rPr>
          <w:b/>
          <w:sz w:val="20"/>
          <w:szCs w:val="20"/>
          <w:lang w:val="en-US"/>
        </w:rPr>
        <w:t>12(9)</w:t>
      </w:r>
      <w:r w:rsidRPr="00A4496F">
        <w:rPr>
          <w:sz w:val="20"/>
          <w:szCs w:val="20"/>
          <w:lang w:val="en-US"/>
        </w:rPr>
        <w:t>, 777–779, doi:</w:t>
      </w:r>
      <w:hyperlink r:id="rId344" w:history="1">
        <w:r w:rsidRPr="00A4496F">
          <w:rPr>
            <w:rStyle w:val="Lienhypertexte"/>
            <w:sz w:val="20"/>
            <w:szCs w:val="20"/>
            <w:lang w:val="en-US"/>
          </w:rPr>
          <w:t>10.1038/s41557-020-0535-z</w:t>
        </w:r>
      </w:hyperlink>
      <w:r w:rsidRPr="00A4496F">
        <w:rPr>
          <w:sz w:val="20"/>
          <w:szCs w:val="20"/>
          <w:lang w:val="en-US"/>
        </w:rPr>
        <w:t>.</w:t>
      </w:r>
    </w:p>
    <w:p w14:paraId="17149E36" w14:textId="78D390B1"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Krotkov, N.A. et al., 2016: Aura OMI observations of regional SO&lt;sub&gt;2&lt;/sub&gt; and NO&lt;sub&gt;2&lt;/sub&gt; pollution changes from 2005 to 2015.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16(7)</w:t>
      </w:r>
      <w:r w:rsidRPr="00A4496F">
        <w:rPr>
          <w:sz w:val="20"/>
          <w:szCs w:val="20"/>
          <w:lang w:val="en-US"/>
        </w:rPr>
        <w:t>, 4605–4629, doi:</w:t>
      </w:r>
      <w:hyperlink r:id="rId345" w:history="1">
        <w:r w:rsidRPr="00A4496F">
          <w:rPr>
            <w:rStyle w:val="Lienhypertexte"/>
            <w:sz w:val="20"/>
            <w:szCs w:val="20"/>
            <w:lang w:val="en-US"/>
          </w:rPr>
          <w:t>10.5194/acp-16-4605-2016</w:t>
        </w:r>
      </w:hyperlink>
      <w:r w:rsidRPr="00A4496F">
        <w:rPr>
          <w:sz w:val="20"/>
          <w:szCs w:val="20"/>
          <w:lang w:val="en-US"/>
        </w:rPr>
        <w:t>.</w:t>
      </w:r>
    </w:p>
    <w:p w14:paraId="6762DEBE" w14:textId="2AB32664"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Krzyzanowski, M. and A. Cohen, 2008: Update of WHO air quality guidelines. </w:t>
      </w:r>
      <w:r w:rsidRPr="00A4496F">
        <w:rPr>
          <w:i/>
          <w:sz w:val="20"/>
          <w:szCs w:val="20"/>
          <w:lang w:val="en-US"/>
        </w:rPr>
        <w:t>Air Quality, Atmosphere &amp; Health</w:t>
      </w:r>
      <w:r w:rsidRPr="00A4496F">
        <w:rPr>
          <w:sz w:val="20"/>
          <w:szCs w:val="20"/>
          <w:lang w:val="en-US"/>
        </w:rPr>
        <w:t xml:space="preserve">, </w:t>
      </w:r>
      <w:r w:rsidRPr="00A4496F">
        <w:rPr>
          <w:b/>
          <w:sz w:val="20"/>
          <w:szCs w:val="20"/>
          <w:lang w:val="en-US"/>
        </w:rPr>
        <w:t>1(1)</w:t>
      </w:r>
      <w:r w:rsidRPr="00A4496F">
        <w:rPr>
          <w:sz w:val="20"/>
          <w:szCs w:val="20"/>
          <w:lang w:val="en-US"/>
        </w:rPr>
        <w:t>, 7–13, doi:</w:t>
      </w:r>
      <w:hyperlink r:id="rId346" w:history="1">
        <w:r w:rsidRPr="00A4496F">
          <w:rPr>
            <w:rStyle w:val="Lienhypertexte"/>
            <w:sz w:val="20"/>
            <w:szCs w:val="20"/>
            <w:lang w:val="en-US"/>
          </w:rPr>
          <w:t>10.1007/s11869-008-0008-9</w:t>
        </w:r>
      </w:hyperlink>
      <w:r w:rsidRPr="00A4496F">
        <w:rPr>
          <w:sz w:val="20"/>
          <w:szCs w:val="20"/>
          <w:lang w:val="en-US"/>
        </w:rPr>
        <w:t>.</w:t>
      </w:r>
    </w:p>
    <w:p w14:paraId="35D496D5" w14:textId="52854D6E"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Kulmala, M. et al., 2004: A new feedback mechanism linking forests, aerosols, and climate.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4(2)</w:t>
      </w:r>
      <w:r w:rsidRPr="00A4496F">
        <w:rPr>
          <w:sz w:val="20"/>
          <w:szCs w:val="20"/>
          <w:lang w:val="en-US"/>
        </w:rPr>
        <w:t>, 557–562, doi:</w:t>
      </w:r>
      <w:hyperlink r:id="rId347" w:history="1">
        <w:r w:rsidRPr="00A4496F">
          <w:rPr>
            <w:rStyle w:val="Lienhypertexte"/>
            <w:sz w:val="20"/>
            <w:szCs w:val="20"/>
            <w:lang w:val="en-US"/>
          </w:rPr>
          <w:t>10.5194/acp-4-557-2004</w:t>
        </w:r>
      </w:hyperlink>
      <w:r w:rsidRPr="00A4496F">
        <w:rPr>
          <w:sz w:val="20"/>
          <w:szCs w:val="20"/>
          <w:lang w:val="en-US"/>
        </w:rPr>
        <w:t>.</w:t>
      </w:r>
    </w:p>
    <w:p w14:paraId="5EF852C5" w14:textId="54D7D6D1"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Kumar, A. et al., 2013: Free-troposphere ozone and carbon monoxide over the North Atlantic for 2001-2011. </w:t>
      </w:r>
      <w:r w:rsidRPr="00A4496F">
        <w:rPr>
          <w:i/>
          <w:sz w:val="20"/>
          <w:szCs w:val="20"/>
          <w:lang w:val="en-US"/>
        </w:rPr>
        <w:t>Atmospheric Chemistry and Physics</w:t>
      </w:r>
      <w:r w:rsidRPr="00A4496F">
        <w:rPr>
          <w:sz w:val="20"/>
          <w:szCs w:val="20"/>
          <w:lang w:val="en-US"/>
        </w:rPr>
        <w:t>, doi:</w:t>
      </w:r>
      <w:hyperlink r:id="rId348" w:history="1">
        <w:r w:rsidRPr="00A4496F">
          <w:rPr>
            <w:rStyle w:val="Lienhypertexte"/>
            <w:sz w:val="20"/>
            <w:szCs w:val="20"/>
            <w:lang w:val="en-US"/>
          </w:rPr>
          <w:t>10.5194/acp-13-12537-2013</w:t>
        </w:r>
      </w:hyperlink>
      <w:r w:rsidRPr="00A4496F">
        <w:rPr>
          <w:sz w:val="20"/>
          <w:szCs w:val="20"/>
          <w:lang w:val="en-US"/>
        </w:rPr>
        <w:t>.</w:t>
      </w:r>
    </w:p>
    <w:p w14:paraId="7758FD8B" w14:textId="1F300843"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Kuprov, R. et al., 2014: Composition and secondary formation of fine particulate matter in the Salt Lake Valley: Winter 2009. </w:t>
      </w:r>
      <w:r w:rsidRPr="00A4496F">
        <w:rPr>
          <w:i/>
          <w:sz w:val="20"/>
          <w:szCs w:val="20"/>
          <w:lang w:val="en-US"/>
        </w:rPr>
        <w:t>Journal of the Air &amp; Waste Management Association</w:t>
      </w:r>
      <w:r w:rsidRPr="00A4496F">
        <w:rPr>
          <w:sz w:val="20"/>
          <w:szCs w:val="20"/>
          <w:lang w:val="en-US"/>
        </w:rPr>
        <w:t xml:space="preserve">, </w:t>
      </w:r>
      <w:r w:rsidRPr="00A4496F">
        <w:rPr>
          <w:b/>
          <w:sz w:val="20"/>
          <w:szCs w:val="20"/>
          <w:lang w:val="en-US"/>
        </w:rPr>
        <w:t>64(8)</w:t>
      </w:r>
      <w:r w:rsidRPr="00A4496F">
        <w:rPr>
          <w:sz w:val="20"/>
          <w:szCs w:val="20"/>
          <w:lang w:val="en-US"/>
        </w:rPr>
        <w:t>, 957–969, doi:</w:t>
      </w:r>
      <w:hyperlink r:id="rId349" w:history="1">
        <w:r w:rsidRPr="00A4496F">
          <w:rPr>
            <w:rStyle w:val="Lienhypertexte"/>
            <w:sz w:val="20"/>
            <w:szCs w:val="20"/>
            <w:lang w:val="en-US"/>
          </w:rPr>
          <w:t>10.1080/10962247.2014.903878</w:t>
        </w:r>
      </w:hyperlink>
      <w:r w:rsidRPr="00A4496F">
        <w:rPr>
          <w:sz w:val="20"/>
          <w:szCs w:val="20"/>
          <w:lang w:val="en-US"/>
        </w:rPr>
        <w:t>.</w:t>
      </w:r>
    </w:p>
    <w:p w14:paraId="10B9B0C2" w14:textId="1773DB67"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Kutzner, R.D. et al., 2018: Long-term monitoring of black carbon across Germany. </w:t>
      </w:r>
      <w:r w:rsidRPr="00A4496F">
        <w:rPr>
          <w:i/>
          <w:sz w:val="20"/>
          <w:szCs w:val="20"/>
          <w:lang w:val="en-US"/>
        </w:rPr>
        <w:t>Atmospheric Environment</w:t>
      </w:r>
      <w:r w:rsidRPr="00A4496F">
        <w:rPr>
          <w:sz w:val="20"/>
          <w:szCs w:val="20"/>
          <w:lang w:val="en-US"/>
        </w:rPr>
        <w:t xml:space="preserve">, </w:t>
      </w:r>
      <w:r w:rsidRPr="00A4496F">
        <w:rPr>
          <w:b/>
          <w:sz w:val="20"/>
          <w:szCs w:val="20"/>
          <w:lang w:val="en-US"/>
        </w:rPr>
        <w:t>185</w:t>
      </w:r>
      <w:r w:rsidRPr="00A4496F">
        <w:rPr>
          <w:sz w:val="20"/>
          <w:szCs w:val="20"/>
          <w:lang w:val="en-US"/>
        </w:rPr>
        <w:t>, 41–52, doi:</w:t>
      </w:r>
      <w:hyperlink r:id="rId350" w:history="1">
        <w:r w:rsidRPr="00A4496F">
          <w:rPr>
            <w:rStyle w:val="Lienhypertexte"/>
            <w:sz w:val="20"/>
            <w:szCs w:val="20"/>
            <w:lang w:val="en-US"/>
          </w:rPr>
          <w:t>10.1016/j.atmosenv.2018.04.039</w:t>
        </w:r>
      </w:hyperlink>
      <w:r w:rsidRPr="00A4496F">
        <w:rPr>
          <w:sz w:val="20"/>
          <w:szCs w:val="20"/>
          <w:lang w:val="en-US"/>
        </w:rPr>
        <w:t>.</w:t>
      </w:r>
    </w:p>
    <w:p w14:paraId="52B4ADFF" w14:textId="6B9D9A2C"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Kuzu, S.L. et al., 2020: Black carbon and size-segregated elemental carbon, organic carbon compositions in a megacity: a case study for Istanbul. </w:t>
      </w:r>
      <w:r w:rsidRPr="00A4496F">
        <w:rPr>
          <w:i/>
          <w:sz w:val="20"/>
          <w:szCs w:val="20"/>
          <w:lang w:val="en-US"/>
        </w:rPr>
        <w:t>Air Quality, Atmosphere &amp; Health</w:t>
      </w:r>
      <w:r w:rsidRPr="00A4496F">
        <w:rPr>
          <w:sz w:val="20"/>
          <w:szCs w:val="20"/>
          <w:lang w:val="en-US"/>
        </w:rPr>
        <w:t xml:space="preserve">, </w:t>
      </w:r>
      <w:r w:rsidRPr="00A4496F">
        <w:rPr>
          <w:b/>
          <w:sz w:val="20"/>
          <w:szCs w:val="20"/>
          <w:lang w:val="en-US"/>
        </w:rPr>
        <w:t>13(7)</w:t>
      </w:r>
      <w:r w:rsidRPr="00A4496F">
        <w:rPr>
          <w:sz w:val="20"/>
          <w:szCs w:val="20"/>
          <w:lang w:val="en-US"/>
        </w:rPr>
        <w:t>, 827–837, doi:</w:t>
      </w:r>
      <w:hyperlink r:id="rId351" w:history="1">
        <w:r w:rsidRPr="00A4496F">
          <w:rPr>
            <w:rStyle w:val="Lienhypertexte"/>
            <w:sz w:val="20"/>
            <w:szCs w:val="20"/>
            <w:lang w:val="en-US"/>
          </w:rPr>
          <w:t>10.1007/s11869-020-00839-1</w:t>
        </w:r>
      </w:hyperlink>
      <w:r w:rsidRPr="00A4496F">
        <w:rPr>
          <w:sz w:val="20"/>
          <w:szCs w:val="20"/>
          <w:lang w:val="en-US"/>
        </w:rPr>
        <w:t>.</w:t>
      </w:r>
    </w:p>
    <w:p w14:paraId="18308552" w14:textId="6F9F0A8F"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Laakso, A., H. Korhonen, S. Romakkaniemi, and H. Kokkola, 2017: Radiative and climate effects of stratospheric sulfur geoengineering using seasonally varying injection areas. </w:t>
      </w:r>
      <w:r w:rsidRPr="00A4496F">
        <w:rPr>
          <w:i/>
          <w:sz w:val="20"/>
          <w:szCs w:val="20"/>
          <w:lang w:val="en-US"/>
        </w:rPr>
        <w:t>Atmospheric Chemistry and Physics</w:t>
      </w:r>
      <w:r w:rsidRPr="00A4496F">
        <w:rPr>
          <w:sz w:val="20"/>
          <w:szCs w:val="20"/>
          <w:lang w:val="en-US"/>
        </w:rPr>
        <w:t>, doi:</w:t>
      </w:r>
      <w:hyperlink r:id="rId352" w:history="1">
        <w:r w:rsidRPr="00A4496F">
          <w:rPr>
            <w:rStyle w:val="Lienhypertexte"/>
            <w:sz w:val="20"/>
            <w:szCs w:val="20"/>
            <w:lang w:val="en-US"/>
          </w:rPr>
          <w:t>10.5194/acp-17-6957-2017</w:t>
        </w:r>
      </w:hyperlink>
      <w:r w:rsidRPr="00A4496F">
        <w:rPr>
          <w:sz w:val="20"/>
          <w:szCs w:val="20"/>
          <w:lang w:val="en-US"/>
        </w:rPr>
        <w:t>.</w:t>
      </w:r>
    </w:p>
    <w:p w14:paraId="43650A28" w14:textId="2B570A97"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Lacressonnière, G. et al., 2016: Impacts of regional climate change on air quality projections and associated uncertainties. </w:t>
      </w:r>
      <w:r w:rsidRPr="00A4496F">
        <w:rPr>
          <w:i/>
          <w:sz w:val="20"/>
          <w:szCs w:val="20"/>
          <w:lang w:val="en-US"/>
        </w:rPr>
        <w:t>Climatic Change</w:t>
      </w:r>
      <w:r w:rsidRPr="00A4496F">
        <w:rPr>
          <w:sz w:val="20"/>
          <w:szCs w:val="20"/>
          <w:lang w:val="en-US"/>
        </w:rPr>
        <w:t xml:space="preserve">, </w:t>
      </w:r>
      <w:r w:rsidRPr="00A4496F">
        <w:rPr>
          <w:b/>
          <w:sz w:val="20"/>
          <w:szCs w:val="20"/>
          <w:lang w:val="en-US"/>
        </w:rPr>
        <w:t>136(2)</w:t>
      </w:r>
      <w:r w:rsidRPr="00A4496F">
        <w:rPr>
          <w:sz w:val="20"/>
          <w:szCs w:val="20"/>
          <w:lang w:val="en-US"/>
        </w:rPr>
        <w:t>, 309–324, doi:</w:t>
      </w:r>
      <w:hyperlink r:id="rId353" w:history="1">
        <w:r w:rsidRPr="00A4496F">
          <w:rPr>
            <w:rStyle w:val="Lienhypertexte"/>
            <w:sz w:val="20"/>
            <w:szCs w:val="20"/>
            <w:lang w:val="en-US"/>
          </w:rPr>
          <w:t>10.1007/s10584-016-1619-z</w:t>
        </w:r>
      </w:hyperlink>
      <w:r w:rsidRPr="00A4496F">
        <w:rPr>
          <w:sz w:val="20"/>
          <w:szCs w:val="20"/>
          <w:lang w:val="en-US"/>
        </w:rPr>
        <w:t>.</w:t>
      </w:r>
    </w:p>
    <w:p w14:paraId="453E0834" w14:textId="2076E5B1"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Lacressonnière, G. et al., 2017: Particulate matter air pollution in Europe in a +2°C warming world. </w:t>
      </w:r>
      <w:r w:rsidRPr="00A4496F">
        <w:rPr>
          <w:i/>
          <w:sz w:val="20"/>
          <w:szCs w:val="20"/>
          <w:lang w:val="en-US"/>
        </w:rPr>
        <w:t>Atmospheric Environment</w:t>
      </w:r>
      <w:r w:rsidRPr="00A4496F">
        <w:rPr>
          <w:sz w:val="20"/>
          <w:szCs w:val="20"/>
          <w:lang w:val="en-US"/>
        </w:rPr>
        <w:t xml:space="preserve">, </w:t>
      </w:r>
      <w:r w:rsidRPr="00A4496F">
        <w:rPr>
          <w:b/>
          <w:sz w:val="20"/>
          <w:szCs w:val="20"/>
          <w:lang w:val="en-US"/>
        </w:rPr>
        <w:t>154</w:t>
      </w:r>
      <w:r w:rsidRPr="00A4496F">
        <w:rPr>
          <w:sz w:val="20"/>
          <w:szCs w:val="20"/>
          <w:lang w:val="en-US"/>
        </w:rPr>
        <w:t>, 129–140, doi:</w:t>
      </w:r>
      <w:hyperlink r:id="rId354" w:history="1">
        <w:r w:rsidRPr="00A4496F">
          <w:rPr>
            <w:rStyle w:val="Lienhypertexte"/>
            <w:sz w:val="20"/>
            <w:szCs w:val="20"/>
            <w:lang w:val="en-US"/>
          </w:rPr>
          <w:t>10.1016/j.atmosenv.2017.01.037</w:t>
        </w:r>
      </w:hyperlink>
      <w:r w:rsidRPr="00A4496F">
        <w:rPr>
          <w:sz w:val="20"/>
          <w:szCs w:val="20"/>
          <w:lang w:val="en-US"/>
        </w:rPr>
        <w:t>.</w:t>
      </w:r>
    </w:p>
    <w:p w14:paraId="0C567F9C" w14:textId="161D7763"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Laj, P. et al., 2020: A global analysis of climate-relevant aerosol properties retrieved from the network of Global Atmosphere Watch (GAW) near-surface observatories. </w:t>
      </w:r>
      <w:r w:rsidRPr="00A4496F">
        <w:rPr>
          <w:i/>
          <w:sz w:val="20"/>
          <w:szCs w:val="20"/>
          <w:lang w:val="en-US"/>
        </w:rPr>
        <w:t>Atmospheric Measurement Techniques</w:t>
      </w:r>
      <w:r w:rsidRPr="00A4496F">
        <w:rPr>
          <w:sz w:val="20"/>
          <w:szCs w:val="20"/>
          <w:lang w:val="en-US"/>
        </w:rPr>
        <w:t xml:space="preserve">, </w:t>
      </w:r>
      <w:r w:rsidRPr="00A4496F">
        <w:rPr>
          <w:b/>
          <w:sz w:val="20"/>
          <w:szCs w:val="20"/>
          <w:lang w:val="en-US"/>
        </w:rPr>
        <w:t>13(8)</w:t>
      </w:r>
      <w:r w:rsidRPr="00A4496F">
        <w:rPr>
          <w:sz w:val="20"/>
          <w:szCs w:val="20"/>
          <w:lang w:val="en-US"/>
        </w:rPr>
        <w:t>, 4353–4392, doi:</w:t>
      </w:r>
      <w:hyperlink r:id="rId355" w:history="1">
        <w:r w:rsidRPr="00A4496F">
          <w:rPr>
            <w:rStyle w:val="Lienhypertexte"/>
            <w:sz w:val="20"/>
            <w:szCs w:val="20"/>
            <w:lang w:val="en-US"/>
          </w:rPr>
          <w:t>10.5194/amt-13-4353-2020</w:t>
        </w:r>
      </w:hyperlink>
      <w:r w:rsidRPr="00A4496F">
        <w:rPr>
          <w:sz w:val="20"/>
          <w:szCs w:val="20"/>
          <w:lang w:val="en-US"/>
        </w:rPr>
        <w:t>.</w:t>
      </w:r>
    </w:p>
    <w:p w14:paraId="0379D9CD" w14:textId="139D6381"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Lamarque, J.F. et al., 2010: Historical (1850-2000) gridded anthropogenic and biomass burning emissions of reactive gases and aerosols: Methodology and application.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10(15)</w:t>
      </w:r>
      <w:r w:rsidRPr="00A4496F">
        <w:rPr>
          <w:sz w:val="20"/>
          <w:szCs w:val="20"/>
          <w:lang w:val="en-US"/>
        </w:rPr>
        <w:t>, 7017–7039, doi:</w:t>
      </w:r>
      <w:hyperlink r:id="rId356" w:history="1">
        <w:r w:rsidRPr="00A4496F">
          <w:rPr>
            <w:rStyle w:val="Lienhypertexte"/>
            <w:sz w:val="20"/>
            <w:szCs w:val="20"/>
            <w:lang w:val="en-US"/>
          </w:rPr>
          <w:t>10.5194/acp-10-7017-2010</w:t>
        </w:r>
      </w:hyperlink>
      <w:r w:rsidRPr="00A4496F">
        <w:rPr>
          <w:sz w:val="20"/>
          <w:szCs w:val="20"/>
          <w:lang w:val="en-US"/>
        </w:rPr>
        <w:t>.</w:t>
      </w:r>
    </w:p>
    <w:p w14:paraId="17FEF680" w14:textId="32638E25" w:rsidR="00BA5BCE" w:rsidRPr="00A4496F" w:rsidRDefault="00BA5BCE" w:rsidP="00BA5BCE">
      <w:pPr>
        <w:autoSpaceDE w:val="0"/>
        <w:autoSpaceDN w:val="0"/>
        <w:adjustRightInd w:val="0"/>
        <w:ind w:left="720" w:hanging="720"/>
        <w:rPr>
          <w:sz w:val="20"/>
          <w:szCs w:val="20"/>
          <w:lang w:val="en-US"/>
        </w:rPr>
      </w:pPr>
      <w:bookmarkStart w:id="6290" w:name="_Hlk76650026"/>
      <w:r w:rsidRPr="00A4496F">
        <w:rPr>
          <w:sz w:val="20"/>
          <w:szCs w:val="20"/>
          <w:lang w:val="en-US"/>
        </w:rPr>
        <w:t xml:space="preserve">Lamarque, J.F. et al., 2013a: Multi-model mean nitrogen and sulfur deposition from the atmospheric chemistry and climate model intercomparison project (ACCMIP): Evaluation of historical and projected future changes.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13(16)</w:t>
      </w:r>
      <w:r w:rsidRPr="00A4496F">
        <w:rPr>
          <w:sz w:val="20"/>
          <w:szCs w:val="20"/>
          <w:lang w:val="en-US"/>
        </w:rPr>
        <w:t>, 7997–8018, doi:</w:t>
      </w:r>
      <w:hyperlink r:id="rId357" w:history="1">
        <w:r w:rsidRPr="00A4496F">
          <w:rPr>
            <w:rStyle w:val="Lienhypertexte"/>
            <w:sz w:val="20"/>
            <w:szCs w:val="20"/>
            <w:lang w:val="en-US"/>
          </w:rPr>
          <w:t>10.5194/acp-13-7997-2013</w:t>
        </w:r>
      </w:hyperlink>
      <w:r w:rsidRPr="00A4496F">
        <w:rPr>
          <w:sz w:val="20"/>
          <w:szCs w:val="20"/>
          <w:lang w:val="en-US"/>
        </w:rPr>
        <w:t>.</w:t>
      </w:r>
    </w:p>
    <w:p w14:paraId="3050EE3F" w14:textId="20F980FD"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Lamarque, J.F. et al., 2013b: Multi-model mean nitrogen and sulfur deposition from the atmospheric chemistry and climate model intercomparison project (ACCMIP): Evaluation of historical and projected future changes.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13(16)</w:t>
      </w:r>
      <w:r w:rsidRPr="00A4496F">
        <w:rPr>
          <w:sz w:val="20"/>
          <w:szCs w:val="20"/>
          <w:lang w:val="en-US"/>
        </w:rPr>
        <w:t>, 7997–8018, doi:</w:t>
      </w:r>
      <w:hyperlink r:id="rId358" w:history="1">
        <w:r w:rsidRPr="00A4496F">
          <w:rPr>
            <w:rStyle w:val="Lienhypertexte"/>
            <w:sz w:val="20"/>
            <w:szCs w:val="20"/>
            <w:lang w:val="en-US"/>
          </w:rPr>
          <w:t>10.5194/acp-13-7997-2013</w:t>
        </w:r>
      </w:hyperlink>
      <w:r w:rsidRPr="00A4496F">
        <w:rPr>
          <w:sz w:val="20"/>
          <w:szCs w:val="20"/>
          <w:lang w:val="en-US"/>
        </w:rPr>
        <w:t>.</w:t>
      </w:r>
    </w:p>
    <w:p w14:paraId="1ED639DC" w14:textId="5BB0A943"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lastRenderedPageBreak/>
        <w:t xml:space="preserve">Lamarque, J.F. et al., 2013c: The atmospheric chemistry and climate model intercomparison Project (ACCMIP): Overview and description of models, simulations and climate diagnostics. </w:t>
      </w:r>
      <w:r w:rsidRPr="00A4496F">
        <w:rPr>
          <w:i/>
          <w:sz w:val="20"/>
          <w:szCs w:val="20"/>
          <w:lang w:val="en-US"/>
        </w:rPr>
        <w:t>Geoscientific Model Development</w:t>
      </w:r>
      <w:r w:rsidRPr="00A4496F">
        <w:rPr>
          <w:sz w:val="20"/>
          <w:szCs w:val="20"/>
          <w:lang w:val="en-US"/>
        </w:rPr>
        <w:t xml:space="preserve">, </w:t>
      </w:r>
      <w:r w:rsidRPr="00A4496F">
        <w:rPr>
          <w:b/>
          <w:sz w:val="20"/>
          <w:szCs w:val="20"/>
          <w:lang w:val="en-US"/>
        </w:rPr>
        <w:t>6(1)</w:t>
      </w:r>
      <w:r w:rsidRPr="00A4496F">
        <w:rPr>
          <w:sz w:val="20"/>
          <w:szCs w:val="20"/>
          <w:lang w:val="en-US"/>
        </w:rPr>
        <w:t>, 179–206, doi:</w:t>
      </w:r>
      <w:hyperlink r:id="rId359" w:history="1">
        <w:r w:rsidRPr="00A4496F">
          <w:rPr>
            <w:rStyle w:val="Lienhypertexte"/>
            <w:sz w:val="20"/>
            <w:szCs w:val="20"/>
            <w:lang w:val="en-US"/>
          </w:rPr>
          <w:t>10.5194/gmd-6-179-2013</w:t>
        </w:r>
      </w:hyperlink>
      <w:r w:rsidRPr="00A4496F">
        <w:rPr>
          <w:sz w:val="20"/>
          <w:szCs w:val="20"/>
          <w:lang w:val="en-US"/>
        </w:rPr>
        <w:t>.</w:t>
      </w:r>
    </w:p>
    <w:bookmarkEnd w:id="6290"/>
    <w:p w14:paraId="235A64AE" w14:textId="60D88713"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Lamsal, L.N. et al., 2015: U.S. NO&lt;sub&gt;2&lt;/sub&gt; trends (2005–2013): EPA Air Quality System (AQS) data versus improved observations from the Ozone Monitoring Instrument (OMI). </w:t>
      </w:r>
      <w:r w:rsidRPr="00A4496F">
        <w:rPr>
          <w:i/>
          <w:sz w:val="20"/>
          <w:szCs w:val="20"/>
          <w:lang w:val="en-US"/>
        </w:rPr>
        <w:t>Atmospheric Environment</w:t>
      </w:r>
      <w:r w:rsidRPr="00A4496F">
        <w:rPr>
          <w:sz w:val="20"/>
          <w:szCs w:val="20"/>
          <w:lang w:val="en-US"/>
        </w:rPr>
        <w:t xml:space="preserve">, </w:t>
      </w:r>
      <w:r w:rsidRPr="00A4496F">
        <w:rPr>
          <w:b/>
          <w:sz w:val="20"/>
          <w:szCs w:val="20"/>
          <w:lang w:val="en-US"/>
        </w:rPr>
        <w:t>110</w:t>
      </w:r>
      <w:r w:rsidRPr="00A4496F">
        <w:rPr>
          <w:sz w:val="20"/>
          <w:szCs w:val="20"/>
          <w:lang w:val="en-US"/>
        </w:rPr>
        <w:t>, 130–143, doi:</w:t>
      </w:r>
      <w:hyperlink r:id="rId360" w:history="1">
        <w:r w:rsidRPr="00A4496F">
          <w:rPr>
            <w:rStyle w:val="Lienhypertexte"/>
            <w:sz w:val="20"/>
            <w:szCs w:val="20"/>
            <w:lang w:val="en-US"/>
          </w:rPr>
          <w:t>10.1016/j.atmosenv.2015.03.055</w:t>
        </w:r>
      </w:hyperlink>
      <w:r w:rsidRPr="00A4496F">
        <w:rPr>
          <w:sz w:val="20"/>
          <w:szCs w:val="20"/>
          <w:lang w:val="en-US"/>
        </w:rPr>
        <w:t>.</w:t>
      </w:r>
    </w:p>
    <w:p w14:paraId="6DC2C023" w14:textId="4A4DBC00"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Lana, A. et al., 2011: An updated climatology of surface dimethlysulfide concentrations and emission fluxes in the global ocean. </w:t>
      </w:r>
      <w:r w:rsidRPr="00A4496F">
        <w:rPr>
          <w:i/>
          <w:sz w:val="20"/>
          <w:szCs w:val="20"/>
          <w:lang w:val="en-US"/>
        </w:rPr>
        <w:t>Global Biogeochemical Cycles</w:t>
      </w:r>
      <w:r w:rsidRPr="00A4496F">
        <w:rPr>
          <w:sz w:val="20"/>
          <w:szCs w:val="20"/>
          <w:lang w:val="en-US"/>
        </w:rPr>
        <w:t xml:space="preserve">, </w:t>
      </w:r>
      <w:r w:rsidRPr="00A4496F">
        <w:rPr>
          <w:b/>
          <w:sz w:val="20"/>
          <w:szCs w:val="20"/>
          <w:lang w:val="en-US"/>
        </w:rPr>
        <w:t>25(1)</w:t>
      </w:r>
      <w:r w:rsidRPr="00A4496F">
        <w:rPr>
          <w:sz w:val="20"/>
          <w:szCs w:val="20"/>
          <w:lang w:val="en-US"/>
        </w:rPr>
        <w:t>, doi:</w:t>
      </w:r>
      <w:hyperlink r:id="rId361" w:history="1">
        <w:r w:rsidRPr="00A4496F">
          <w:rPr>
            <w:rStyle w:val="Lienhypertexte"/>
            <w:sz w:val="20"/>
            <w:szCs w:val="20"/>
            <w:lang w:val="en-US"/>
          </w:rPr>
          <w:t>10.1029/2010gb003850</w:t>
        </w:r>
      </w:hyperlink>
      <w:r w:rsidRPr="00A4496F">
        <w:rPr>
          <w:sz w:val="20"/>
          <w:szCs w:val="20"/>
          <w:lang w:val="en-US"/>
        </w:rPr>
        <w:t>.</w:t>
      </w:r>
    </w:p>
    <w:p w14:paraId="23322F6F" w14:textId="315112C6"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Landry, J.-S., H.D. Matthews, and N. Ramankutty, 2015: A global assessment of the carbon cycle and temperature responses to major changes in future fire regime. </w:t>
      </w:r>
      <w:r w:rsidRPr="00A4496F">
        <w:rPr>
          <w:i/>
          <w:sz w:val="20"/>
          <w:szCs w:val="20"/>
          <w:lang w:val="en-US"/>
        </w:rPr>
        <w:t>Climatic Change</w:t>
      </w:r>
      <w:r w:rsidRPr="00A4496F">
        <w:rPr>
          <w:sz w:val="20"/>
          <w:szCs w:val="20"/>
          <w:lang w:val="en-US"/>
        </w:rPr>
        <w:t xml:space="preserve">, </w:t>
      </w:r>
      <w:r w:rsidRPr="00A4496F">
        <w:rPr>
          <w:b/>
          <w:sz w:val="20"/>
          <w:szCs w:val="20"/>
          <w:lang w:val="en-US"/>
        </w:rPr>
        <w:t>133(2)</w:t>
      </w:r>
      <w:r w:rsidRPr="00A4496F">
        <w:rPr>
          <w:sz w:val="20"/>
          <w:szCs w:val="20"/>
          <w:lang w:val="en-US"/>
        </w:rPr>
        <w:t>, 179–192, doi:</w:t>
      </w:r>
      <w:hyperlink r:id="rId362" w:history="1">
        <w:r w:rsidRPr="00A4496F">
          <w:rPr>
            <w:rStyle w:val="Lienhypertexte"/>
            <w:sz w:val="20"/>
            <w:szCs w:val="20"/>
            <w:lang w:val="en-US"/>
          </w:rPr>
          <w:t>10.1007/s10584-015-1461-8</w:t>
        </w:r>
      </w:hyperlink>
      <w:r w:rsidRPr="00A4496F">
        <w:rPr>
          <w:sz w:val="20"/>
          <w:szCs w:val="20"/>
          <w:lang w:val="en-US"/>
        </w:rPr>
        <w:t>.</w:t>
      </w:r>
    </w:p>
    <w:p w14:paraId="0E4A092E" w14:textId="3F7EBFBD"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Languille, B. et al., 2020: Wood burning: A major source of Volatile Organic Compounds during wintertime in the Paris region. </w:t>
      </w:r>
      <w:r w:rsidRPr="00A4496F">
        <w:rPr>
          <w:i/>
          <w:sz w:val="20"/>
          <w:szCs w:val="20"/>
          <w:lang w:val="en-US"/>
        </w:rPr>
        <w:t>Science of the Total Environment</w:t>
      </w:r>
      <w:r w:rsidRPr="00A4496F">
        <w:rPr>
          <w:sz w:val="20"/>
          <w:szCs w:val="20"/>
          <w:lang w:val="en-US"/>
        </w:rPr>
        <w:t>, doi:</w:t>
      </w:r>
      <w:hyperlink r:id="rId363" w:history="1">
        <w:r w:rsidRPr="00A4496F">
          <w:rPr>
            <w:rStyle w:val="Lienhypertexte"/>
            <w:sz w:val="20"/>
            <w:szCs w:val="20"/>
            <w:lang w:val="en-US"/>
          </w:rPr>
          <w:t>10.1016/j.scitotenv.2019.135055</w:t>
        </w:r>
      </w:hyperlink>
      <w:r w:rsidRPr="00A4496F">
        <w:rPr>
          <w:sz w:val="20"/>
          <w:szCs w:val="20"/>
          <w:lang w:val="en-US"/>
        </w:rPr>
        <w:t>.</w:t>
      </w:r>
    </w:p>
    <w:p w14:paraId="7C8E90C5" w14:textId="66D12AB0"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Latham, J. et al., 2008: Global temperature stabilization via controlled albedo enhancement of low-level maritime clouds. </w:t>
      </w:r>
      <w:r w:rsidRPr="00A4496F">
        <w:rPr>
          <w:i/>
          <w:sz w:val="20"/>
          <w:szCs w:val="20"/>
          <w:lang w:val="en-US"/>
        </w:rPr>
        <w:t>Philosophical Transactions of the Royal Society A: Mathematical, Physical and Engineering Sciences</w:t>
      </w:r>
      <w:r w:rsidRPr="00A4496F">
        <w:rPr>
          <w:sz w:val="20"/>
          <w:szCs w:val="20"/>
          <w:lang w:val="en-US"/>
        </w:rPr>
        <w:t>, doi:</w:t>
      </w:r>
      <w:hyperlink r:id="rId364" w:history="1">
        <w:r w:rsidRPr="00A4496F">
          <w:rPr>
            <w:rStyle w:val="Lienhypertexte"/>
            <w:sz w:val="20"/>
            <w:szCs w:val="20"/>
            <w:lang w:val="en-US"/>
          </w:rPr>
          <w:t>10.1098/rsta.2008.0137</w:t>
        </w:r>
      </w:hyperlink>
      <w:r w:rsidRPr="00A4496F">
        <w:rPr>
          <w:sz w:val="20"/>
          <w:szCs w:val="20"/>
          <w:lang w:val="en-US"/>
        </w:rPr>
        <w:t>.</w:t>
      </w:r>
    </w:p>
    <w:p w14:paraId="015F9E53" w14:textId="1B7F5B71"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Lathière, J., C.N. Hewitt, and D.J. Beerling, 2010: Sensitivity of isoprene emissions from the terrestrial biosphere to 20th century changes in atmospheric CO&lt;sub&gt;2&lt;/sub&gt; concentration, climate, and land use. </w:t>
      </w:r>
      <w:r w:rsidRPr="00A4496F">
        <w:rPr>
          <w:i/>
          <w:sz w:val="20"/>
          <w:szCs w:val="20"/>
          <w:lang w:val="en-US"/>
        </w:rPr>
        <w:t>Global Biogeochemical Cycles</w:t>
      </w:r>
      <w:r w:rsidRPr="00A4496F">
        <w:rPr>
          <w:sz w:val="20"/>
          <w:szCs w:val="20"/>
          <w:lang w:val="en-US"/>
        </w:rPr>
        <w:t xml:space="preserve">, </w:t>
      </w:r>
      <w:r w:rsidRPr="00A4496F">
        <w:rPr>
          <w:b/>
          <w:sz w:val="20"/>
          <w:szCs w:val="20"/>
          <w:lang w:val="en-US"/>
        </w:rPr>
        <w:t>24(1)</w:t>
      </w:r>
      <w:r w:rsidRPr="00A4496F">
        <w:rPr>
          <w:sz w:val="20"/>
          <w:szCs w:val="20"/>
          <w:lang w:val="en-US"/>
        </w:rPr>
        <w:t>, doi:</w:t>
      </w:r>
      <w:hyperlink r:id="rId365" w:history="1">
        <w:r w:rsidRPr="00A4496F">
          <w:rPr>
            <w:rStyle w:val="Lienhypertexte"/>
            <w:sz w:val="20"/>
            <w:szCs w:val="20"/>
            <w:lang w:val="en-US"/>
          </w:rPr>
          <w:t>10.1029/2009gb003548</w:t>
        </w:r>
      </w:hyperlink>
      <w:r w:rsidRPr="00A4496F">
        <w:rPr>
          <w:sz w:val="20"/>
          <w:szCs w:val="20"/>
          <w:lang w:val="en-US"/>
        </w:rPr>
        <w:t>.</w:t>
      </w:r>
    </w:p>
    <w:p w14:paraId="7FE3CD8C" w14:textId="599E1F3D"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Lauer, A., V. Eyring, J. Hendricks, P. Jöckel, and U. Lohmann, 2007: Global model simulations of the impact of ocean-going ships on aerosols, clouds, and the radiation budget.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7(19)</w:t>
      </w:r>
      <w:r w:rsidRPr="00A4496F">
        <w:rPr>
          <w:sz w:val="20"/>
          <w:szCs w:val="20"/>
          <w:lang w:val="en-US"/>
        </w:rPr>
        <w:t>, 5061–5079, doi:</w:t>
      </w:r>
      <w:hyperlink r:id="rId366" w:history="1">
        <w:r w:rsidRPr="00A4496F">
          <w:rPr>
            <w:rStyle w:val="Lienhypertexte"/>
            <w:sz w:val="20"/>
            <w:szCs w:val="20"/>
            <w:lang w:val="en-US"/>
          </w:rPr>
          <w:t>10.5194/acp-7-5061-2007</w:t>
        </w:r>
      </w:hyperlink>
      <w:r w:rsidRPr="00A4496F">
        <w:rPr>
          <w:sz w:val="20"/>
          <w:szCs w:val="20"/>
          <w:lang w:val="en-US"/>
        </w:rPr>
        <w:t>.</w:t>
      </w:r>
    </w:p>
    <w:p w14:paraId="22213B88" w14:textId="354A8F46"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Lauwaet, D. et al., 2014: The effect of climate change and emission scenarios on ozone concentrations over Belgium: a high-resolution model study for policy support.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14(12)</w:t>
      </w:r>
      <w:r w:rsidRPr="00A4496F">
        <w:rPr>
          <w:sz w:val="20"/>
          <w:szCs w:val="20"/>
          <w:lang w:val="en-US"/>
        </w:rPr>
        <w:t>, 5893–5904, doi:</w:t>
      </w:r>
      <w:hyperlink r:id="rId367" w:history="1">
        <w:r w:rsidRPr="00A4496F">
          <w:rPr>
            <w:rStyle w:val="Lienhypertexte"/>
            <w:sz w:val="20"/>
            <w:szCs w:val="20"/>
            <w:lang w:val="en-US"/>
          </w:rPr>
          <w:t>10.5194/acp-14-5893-2014</w:t>
        </w:r>
      </w:hyperlink>
      <w:r w:rsidRPr="00A4496F">
        <w:rPr>
          <w:sz w:val="20"/>
          <w:szCs w:val="20"/>
          <w:lang w:val="en-US"/>
        </w:rPr>
        <w:t>.</w:t>
      </w:r>
    </w:p>
    <w:p w14:paraId="086733F2" w14:textId="3BF94960"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Lawrence, M.G. et al., 2018: Evaluating climate geoengineering proposals in the context of the Paris Agreement temperature goals. </w:t>
      </w:r>
      <w:r w:rsidRPr="00A4496F">
        <w:rPr>
          <w:i/>
          <w:sz w:val="20"/>
          <w:szCs w:val="20"/>
          <w:lang w:val="en-US"/>
        </w:rPr>
        <w:t>Nature Communications</w:t>
      </w:r>
      <w:r w:rsidRPr="00A4496F">
        <w:rPr>
          <w:sz w:val="20"/>
          <w:szCs w:val="20"/>
          <w:lang w:val="en-US"/>
        </w:rPr>
        <w:t>, doi:</w:t>
      </w:r>
      <w:hyperlink r:id="rId368" w:history="1">
        <w:r w:rsidRPr="00A4496F">
          <w:rPr>
            <w:rStyle w:val="Lienhypertexte"/>
            <w:sz w:val="20"/>
            <w:szCs w:val="20"/>
            <w:lang w:val="en-US"/>
          </w:rPr>
          <w:t>10.1038/s41467-018-05938-3</w:t>
        </w:r>
      </w:hyperlink>
      <w:r w:rsidRPr="00A4496F">
        <w:rPr>
          <w:sz w:val="20"/>
          <w:szCs w:val="20"/>
          <w:lang w:val="en-US"/>
        </w:rPr>
        <w:t>.</w:t>
      </w:r>
    </w:p>
    <w:p w14:paraId="6580BC04" w14:textId="2E11A45E"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Le, T. et al., 2020: Unexpected air pollution with marked emission reductions during the COVID-19 outbreak in China. </w:t>
      </w:r>
      <w:r w:rsidRPr="00A4496F">
        <w:rPr>
          <w:i/>
          <w:sz w:val="20"/>
          <w:szCs w:val="20"/>
          <w:lang w:val="en-US"/>
        </w:rPr>
        <w:t>Science</w:t>
      </w:r>
      <w:r w:rsidRPr="00A4496F">
        <w:rPr>
          <w:sz w:val="20"/>
          <w:szCs w:val="20"/>
          <w:lang w:val="en-US"/>
        </w:rPr>
        <w:t xml:space="preserve">, </w:t>
      </w:r>
      <w:r w:rsidRPr="00A4496F">
        <w:rPr>
          <w:b/>
          <w:sz w:val="20"/>
          <w:szCs w:val="20"/>
          <w:lang w:val="en-US"/>
        </w:rPr>
        <w:t>369(6504)</w:t>
      </w:r>
      <w:r w:rsidRPr="00A4496F">
        <w:rPr>
          <w:sz w:val="20"/>
          <w:szCs w:val="20"/>
          <w:lang w:val="en-US"/>
        </w:rPr>
        <w:t>, 702–706, doi:</w:t>
      </w:r>
      <w:hyperlink r:id="rId369" w:history="1">
        <w:r w:rsidRPr="00A4496F">
          <w:rPr>
            <w:rStyle w:val="Lienhypertexte"/>
            <w:sz w:val="20"/>
            <w:szCs w:val="20"/>
            <w:lang w:val="en-US"/>
          </w:rPr>
          <w:t>10.1126/science.abb7431</w:t>
        </w:r>
      </w:hyperlink>
      <w:r w:rsidRPr="00A4496F">
        <w:rPr>
          <w:sz w:val="20"/>
          <w:szCs w:val="20"/>
          <w:lang w:val="en-US"/>
        </w:rPr>
        <w:t>.</w:t>
      </w:r>
    </w:p>
    <w:p w14:paraId="75DB6544" w14:textId="3B3298DC"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Le Quéré, C. et al., 2020: Temporary reduction in daily global CO2 emissions during the COVID-19 forced confinement. </w:t>
      </w:r>
      <w:r w:rsidRPr="00A4496F">
        <w:rPr>
          <w:i/>
          <w:sz w:val="20"/>
          <w:szCs w:val="20"/>
          <w:lang w:val="en-US"/>
        </w:rPr>
        <w:t>Nature Climate Change</w:t>
      </w:r>
      <w:r w:rsidRPr="00A4496F">
        <w:rPr>
          <w:sz w:val="20"/>
          <w:szCs w:val="20"/>
          <w:lang w:val="en-US"/>
        </w:rPr>
        <w:t xml:space="preserve">, </w:t>
      </w:r>
      <w:r w:rsidRPr="00A4496F">
        <w:rPr>
          <w:b/>
          <w:sz w:val="20"/>
          <w:szCs w:val="20"/>
          <w:lang w:val="en-US"/>
        </w:rPr>
        <w:t>10(7)</w:t>
      </w:r>
      <w:r w:rsidRPr="00A4496F">
        <w:rPr>
          <w:sz w:val="20"/>
          <w:szCs w:val="20"/>
          <w:lang w:val="en-US"/>
        </w:rPr>
        <w:t>, 647–653, doi:</w:t>
      </w:r>
      <w:hyperlink r:id="rId370" w:history="1">
        <w:r w:rsidRPr="00A4496F">
          <w:rPr>
            <w:rStyle w:val="Lienhypertexte"/>
            <w:sz w:val="20"/>
            <w:szCs w:val="20"/>
            <w:lang w:val="en-US"/>
          </w:rPr>
          <w:t>10.1038/s41558-020-0797-x</w:t>
        </w:r>
      </w:hyperlink>
      <w:r w:rsidRPr="00A4496F">
        <w:rPr>
          <w:sz w:val="20"/>
          <w:szCs w:val="20"/>
          <w:lang w:val="en-US"/>
        </w:rPr>
        <w:t>.</w:t>
      </w:r>
    </w:p>
    <w:p w14:paraId="1F1EF9CE" w14:textId="388751A5"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Lee, D.S. et al., 2020a: The contribution of global aviation to anthropogenic climate forcing for 2000 to 2018. </w:t>
      </w:r>
      <w:r w:rsidRPr="00A4496F">
        <w:rPr>
          <w:i/>
          <w:sz w:val="20"/>
          <w:szCs w:val="20"/>
          <w:lang w:val="en-US"/>
        </w:rPr>
        <w:t>Atmospheric Environment</w:t>
      </w:r>
      <w:r w:rsidRPr="00A4496F">
        <w:rPr>
          <w:sz w:val="20"/>
          <w:szCs w:val="20"/>
          <w:lang w:val="en-US"/>
        </w:rPr>
        <w:t>, 117834, doi:</w:t>
      </w:r>
      <w:hyperlink r:id="rId371" w:history="1">
        <w:r w:rsidRPr="00A4496F">
          <w:rPr>
            <w:rStyle w:val="Lienhypertexte"/>
            <w:sz w:val="20"/>
            <w:szCs w:val="20"/>
            <w:lang w:val="en-US"/>
          </w:rPr>
          <w:t>10.1016/j.atmosenv.2020.117834</w:t>
        </w:r>
      </w:hyperlink>
      <w:r w:rsidRPr="00A4496F">
        <w:rPr>
          <w:sz w:val="20"/>
          <w:szCs w:val="20"/>
          <w:lang w:val="en-US"/>
        </w:rPr>
        <w:t>.</w:t>
      </w:r>
    </w:p>
    <w:p w14:paraId="3A540B32" w14:textId="2A60AF5F"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Lee, D.S. et al., 2020b: The contribution of global aviation to anthropogenic climate forcing for 2000 to 2018. </w:t>
      </w:r>
      <w:r w:rsidRPr="00A4496F">
        <w:rPr>
          <w:i/>
          <w:sz w:val="20"/>
          <w:szCs w:val="20"/>
          <w:lang w:val="en-US"/>
        </w:rPr>
        <w:t>Atmospheric Environment</w:t>
      </w:r>
      <w:r w:rsidRPr="00A4496F">
        <w:rPr>
          <w:sz w:val="20"/>
          <w:szCs w:val="20"/>
          <w:lang w:val="en-US"/>
        </w:rPr>
        <w:t>, 117834, doi:</w:t>
      </w:r>
      <w:hyperlink r:id="rId372" w:history="1">
        <w:r w:rsidRPr="00A4496F">
          <w:rPr>
            <w:rStyle w:val="Lienhypertexte"/>
            <w:sz w:val="20"/>
            <w:szCs w:val="20"/>
            <w:lang w:val="en-US"/>
          </w:rPr>
          <w:t>10.1016/j.atmosenv.2020.117834</w:t>
        </w:r>
      </w:hyperlink>
      <w:r w:rsidRPr="00A4496F">
        <w:rPr>
          <w:sz w:val="20"/>
          <w:szCs w:val="20"/>
          <w:lang w:val="en-US"/>
        </w:rPr>
        <w:t>.</w:t>
      </w:r>
    </w:p>
    <w:p w14:paraId="5A34A9CD" w14:textId="4783A9A4"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Lee, D.S. et al., 2021: The contribution of global aviation to anthropogenic climate forcing for 2000 to 2018. </w:t>
      </w:r>
      <w:r w:rsidRPr="00A4496F">
        <w:rPr>
          <w:i/>
          <w:sz w:val="20"/>
          <w:szCs w:val="20"/>
          <w:lang w:val="en-US"/>
        </w:rPr>
        <w:t>Atmospheric Environment</w:t>
      </w:r>
      <w:r w:rsidRPr="00A4496F">
        <w:rPr>
          <w:sz w:val="20"/>
          <w:szCs w:val="20"/>
          <w:lang w:val="en-US"/>
        </w:rPr>
        <w:t xml:space="preserve">, </w:t>
      </w:r>
      <w:r w:rsidRPr="00A4496F">
        <w:rPr>
          <w:b/>
          <w:sz w:val="20"/>
          <w:szCs w:val="20"/>
          <w:lang w:val="en-US"/>
        </w:rPr>
        <w:t>244</w:t>
      </w:r>
      <w:r w:rsidRPr="00A4496F">
        <w:rPr>
          <w:sz w:val="20"/>
          <w:szCs w:val="20"/>
          <w:lang w:val="en-US"/>
        </w:rPr>
        <w:t>, 117834, doi:</w:t>
      </w:r>
      <w:hyperlink r:id="rId373" w:history="1">
        <w:r w:rsidRPr="00A4496F">
          <w:rPr>
            <w:rStyle w:val="Lienhypertexte"/>
            <w:sz w:val="20"/>
            <w:szCs w:val="20"/>
            <w:lang w:val="en-US"/>
          </w:rPr>
          <w:t>10.1016/j.atmosenv.2020.117834</w:t>
        </w:r>
      </w:hyperlink>
      <w:r w:rsidRPr="00A4496F">
        <w:rPr>
          <w:sz w:val="20"/>
          <w:szCs w:val="20"/>
          <w:lang w:val="en-US"/>
        </w:rPr>
        <w:t>.</w:t>
      </w:r>
    </w:p>
    <w:p w14:paraId="210FD2CB" w14:textId="50DFD935"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Lee, Y., D.T. Shindell, G. Faluvegi, and R.W. Pinder, 2016: Potential impact of a US climate policy and air quality regulations on future air quality and climate change.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16(8)</w:t>
      </w:r>
      <w:r w:rsidRPr="00A4496F">
        <w:rPr>
          <w:sz w:val="20"/>
          <w:szCs w:val="20"/>
          <w:lang w:val="en-US"/>
        </w:rPr>
        <w:t>, 5323–5342, doi:</w:t>
      </w:r>
      <w:hyperlink r:id="rId374" w:history="1">
        <w:r w:rsidRPr="00A4496F">
          <w:rPr>
            <w:rStyle w:val="Lienhypertexte"/>
            <w:sz w:val="20"/>
            <w:szCs w:val="20"/>
            <w:lang w:val="en-US"/>
          </w:rPr>
          <w:t>10.5194/acp-16-5323-2016</w:t>
        </w:r>
      </w:hyperlink>
      <w:r w:rsidRPr="00A4496F">
        <w:rPr>
          <w:sz w:val="20"/>
          <w:szCs w:val="20"/>
          <w:lang w:val="en-US"/>
        </w:rPr>
        <w:t>.</w:t>
      </w:r>
    </w:p>
    <w:p w14:paraId="369CA7E3" w14:textId="470EC03D"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Lee, Y.H. et al., 2013a: Evaluation of preindustrial to present-day black carbon and its albedo forcing from Atmospheric Chemistry and Climate Model Intercomparison Project (ACCMIP).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13(5)</w:t>
      </w:r>
      <w:r w:rsidRPr="00A4496F">
        <w:rPr>
          <w:sz w:val="20"/>
          <w:szCs w:val="20"/>
          <w:lang w:val="en-US"/>
        </w:rPr>
        <w:t>, 2607–2634, doi:</w:t>
      </w:r>
      <w:hyperlink r:id="rId375" w:history="1">
        <w:r w:rsidRPr="00A4496F">
          <w:rPr>
            <w:rStyle w:val="Lienhypertexte"/>
            <w:sz w:val="20"/>
            <w:szCs w:val="20"/>
            <w:lang w:val="en-US"/>
          </w:rPr>
          <w:t>10.5194/acp-13-2607-2013</w:t>
        </w:r>
      </w:hyperlink>
      <w:r w:rsidRPr="00A4496F">
        <w:rPr>
          <w:sz w:val="20"/>
          <w:szCs w:val="20"/>
          <w:lang w:val="en-US"/>
        </w:rPr>
        <w:t>.</w:t>
      </w:r>
    </w:p>
    <w:p w14:paraId="1BF1BB28" w14:textId="42836F63"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Lee, Y.H. et al., 2013b: Evaluation of preindustrial to present-day black carbon and its albedo forcing from Atmospheric Chemistry and Climate Model Intercomparison Project (ACCMIP).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13(5)</w:t>
      </w:r>
      <w:r w:rsidRPr="00A4496F">
        <w:rPr>
          <w:sz w:val="20"/>
          <w:szCs w:val="20"/>
          <w:lang w:val="en-US"/>
        </w:rPr>
        <w:t>, 2607–2634, doi:</w:t>
      </w:r>
      <w:hyperlink r:id="rId376" w:history="1">
        <w:r w:rsidRPr="00A4496F">
          <w:rPr>
            <w:rStyle w:val="Lienhypertexte"/>
            <w:sz w:val="20"/>
            <w:szCs w:val="20"/>
            <w:lang w:val="en-US"/>
          </w:rPr>
          <w:t>10.5194/acp-13-2607-2013</w:t>
        </w:r>
      </w:hyperlink>
      <w:r w:rsidRPr="00A4496F">
        <w:rPr>
          <w:sz w:val="20"/>
          <w:szCs w:val="20"/>
          <w:lang w:val="en-US"/>
        </w:rPr>
        <w:t>.</w:t>
      </w:r>
    </w:p>
    <w:p w14:paraId="4754F132" w14:textId="0F0B0667"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Leedham Elvidge, E.C., S.-M. Phang, W.T. Sturges, and G. Malin, 2015a: The effect of desiccation on the emission of volatile bromocarbons from two common temperate macroalgae. </w:t>
      </w:r>
      <w:r w:rsidRPr="00A4496F">
        <w:rPr>
          <w:i/>
          <w:sz w:val="20"/>
          <w:szCs w:val="20"/>
          <w:lang w:val="en-US"/>
        </w:rPr>
        <w:t>Biogeosciences</w:t>
      </w:r>
      <w:r w:rsidRPr="00A4496F">
        <w:rPr>
          <w:sz w:val="20"/>
          <w:szCs w:val="20"/>
          <w:lang w:val="en-US"/>
        </w:rPr>
        <w:t xml:space="preserve">, </w:t>
      </w:r>
      <w:r w:rsidRPr="00A4496F">
        <w:rPr>
          <w:b/>
          <w:sz w:val="20"/>
          <w:szCs w:val="20"/>
          <w:lang w:val="en-US"/>
        </w:rPr>
        <w:t>12(2)</w:t>
      </w:r>
      <w:r w:rsidRPr="00A4496F">
        <w:rPr>
          <w:sz w:val="20"/>
          <w:szCs w:val="20"/>
          <w:lang w:val="en-US"/>
        </w:rPr>
        <w:t>, 387–398, doi:</w:t>
      </w:r>
      <w:hyperlink r:id="rId377" w:history="1">
        <w:r w:rsidRPr="00A4496F">
          <w:rPr>
            <w:rStyle w:val="Lienhypertexte"/>
            <w:sz w:val="20"/>
            <w:szCs w:val="20"/>
            <w:lang w:val="en-US"/>
          </w:rPr>
          <w:t>10.5194/bg-12-387-2015</w:t>
        </w:r>
      </w:hyperlink>
      <w:r w:rsidRPr="00A4496F">
        <w:rPr>
          <w:sz w:val="20"/>
          <w:szCs w:val="20"/>
          <w:lang w:val="en-US"/>
        </w:rPr>
        <w:t>.</w:t>
      </w:r>
    </w:p>
    <w:p w14:paraId="35015DDB" w14:textId="5780CF00"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Leedham Elvidge, E.C. et al., 2015b: Increasing concentrations of dichloromethane, CH2Cl2, inferred from CARIBIC air samples collected 1998–2012.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15(4)</w:t>
      </w:r>
      <w:r w:rsidRPr="00A4496F">
        <w:rPr>
          <w:sz w:val="20"/>
          <w:szCs w:val="20"/>
          <w:lang w:val="en-US"/>
        </w:rPr>
        <w:t>, 1939–1958, doi:</w:t>
      </w:r>
      <w:hyperlink r:id="rId378" w:history="1">
        <w:r w:rsidRPr="00A4496F">
          <w:rPr>
            <w:rStyle w:val="Lienhypertexte"/>
            <w:sz w:val="20"/>
            <w:szCs w:val="20"/>
            <w:lang w:val="en-US"/>
          </w:rPr>
          <w:t>10.5194/acp-15-1939-2015</w:t>
        </w:r>
      </w:hyperlink>
      <w:r w:rsidRPr="00A4496F">
        <w:rPr>
          <w:sz w:val="20"/>
          <w:szCs w:val="20"/>
          <w:lang w:val="en-US"/>
        </w:rPr>
        <w:t>.</w:t>
      </w:r>
    </w:p>
    <w:p w14:paraId="03922592" w14:textId="0B14E01C"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Lehtipalo, K. et al., 2018: Multicomponent new particle formation from sulfuric acid, ammonia, and biogenic vapors. </w:t>
      </w:r>
      <w:r w:rsidRPr="00A4496F">
        <w:rPr>
          <w:i/>
          <w:sz w:val="20"/>
          <w:szCs w:val="20"/>
          <w:lang w:val="en-US"/>
        </w:rPr>
        <w:t>Science Advances</w:t>
      </w:r>
      <w:r w:rsidRPr="00A4496F">
        <w:rPr>
          <w:sz w:val="20"/>
          <w:szCs w:val="20"/>
          <w:lang w:val="en-US"/>
        </w:rPr>
        <w:t xml:space="preserve">, </w:t>
      </w:r>
      <w:r w:rsidRPr="00A4496F">
        <w:rPr>
          <w:b/>
          <w:sz w:val="20"/>
          <w:szCs w:val="20"/>
          <w:lang w:val="en-US"/>
        </w:rPr>
        <w:t>4(12)</w:t>
      </w:r>
      <w:r w:rsidRPr="00A4496F">
        <w:rPr>
          <w:sz w:val="20"/>
          <w:szCs w:val="20"/>
          <w:lang w:val="en-US"/>
        </w:rPr>
        <w:t>, eaau5363, doi:</w:t>
      </w:r>
      <w:hyperlink r:id="rId379" w:history="1">
        <w:r w:rsidRPr="00A4496F">
          <w:rPr>
            <w:rStyle w:val="Lienhypertexte"/>
            <w:sz w:val="20"/>
            <w:szCs w:val="20"/>
            <w:lang w:val="en-US"/>
          </w:rPr>
          <w:t>10.1126/sciadv.aau5363</w:t>
        </w:r>
      </w:hyperlink>
      <w:r w:rsidRPr="00A4496F">
        <w:rPr>
          <w:sz w:val="20"/>
          <w:szCs w:val="20"/>
          <w:lang w:val="en-US"/>
        </w:rPr>
        <w:t>.</w:t>
      </w:r>
    </w:p>
    <w:p w14:paraId="3AE640C7" w14:textId="787ACFF5"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Lelieveld, J., 2017: Clean air in the Anthropocene. </w:t>
      </w:r>
      <w:r w:rsidRPr="00A4496F">
        <w:rPr>
          <w:i/>
          <w:sz w:val="20"/>
          <w:szCs w:val="20"/>
          <w:lang w:val="en-US"/>
        </w:rPr>
        <w:t>Faraday Discussions</w:t>
      </w:r>
      <w:r w:rsidRPr="00A4496F">
        <w:rPr>
          <w:sz w:val="20"/>
          <w:szCs w:val="20"/>
          <w:lang w:val="en-US"/>
        </w:rPr>
        <w:t xml:space="preserve">, </w:t>
      </w:r>
      <w:r w:rsidRPr="00A4496F">
        <w:rPr>
          <w:b/>
          <w:sz w:val="20"/>
          <w:szCs w:val="20"/>
          <w:lang w:val="en-US"/>
        </w:rPr>
        <w:t>200</w:t>
      </w:r>
      <w:r w:rsidRPr="00A4496F">
        <w:rPr>
          <w:sz w:val="20"/>
          <w:szCs w:val="20"/>
          <w:lang w:val="en-US"/>
        </w:rPr>
        <w:t>, 693–703, doi:</w:t>
      </w:r>
      <w:hyperlink r:id="rId380" w:history="1">
        <w:r w:rsidRPr="00A4496F">
          <w:rPr>
            <w:rStyle w:val="Lienhypertexte"/>
            <w:sz w:val="20"/>
            <w:szCs w:val="20"/>
            <w:lang w:val="en-US"/>
          </w:rPr>
          <w:t>10.1039/c7fd90032e</w:t>
        </w:r>
      </w:hyperlink>
      <w:r w:rsidRPr="00A4496F">
        <w:rPr>
          <w:sz w:val="20"/>
          <w:szCs w:val="20"/>
          <w:lang w:val="en-US"/>
        </w:rPr>
        <w:t>.</w:t>
      </w:r>
    </w:p>
    <w:p w14:paraId="1A88D621" w14:textId="3BEEC025"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Lelieveld, J., S. Gromov, A. Pozzer, and D. Taraborrelli, 2016: Global tropospheric hydroxyl distribution, budget and reactivity.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16(19)</w:t>
      </w:r>
      <w:r w:rsidRPr="00A4496F">
        <w:rPr>
          <w:sz w:val="20"/>
          <w:szCs w:val="20"/>
          <w:lang w:val="en-US"/>
        </w:rPr>
        <w:t>, 12477–12493, doi:</w:t>
      </w:r>
      <w:hyperlink r:id="rId381" w:history="1">
        <w:r w:rsidRPr="00A4496F">
          <w:rPr>
            <w:rStyle w:val="Lienhypertexte"/>
            <w:sz w:val="20"/>
            <w:szCs w:val="20"/>
            <w:lang w:val="en-US"/>
          </w:rPr>
          <w:t>10.5194/acp-16-12477-2016</w:t>
        </w:r>
      </w:hyperlink>
      <w:r w:rsidRPr="00A4496F">
        <w:rPr>
          <w:sz w:val="20"/>
          <w:szCs w:val="20"/>
          <w:lang w:val="en-US"/>
        </w:rPr>
        <w:t>.</w:t>
      </w:r>
    </w:p>
    <w:p w14:paraId="514E255B" w14:textId="5FE9E916"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Lelieveld, J., S. Beirle, C. Hörmann, G. Stenchikov, and T. Wagner, 2015a: Abrupt recent trend changes in atmospheric nitrogen dioxide over the Middle East. </w:t>
      </w:r>
      <w:r w:rsidRPr="00A4496F">
        <w:rPr>
          <w:i/>
          <w:sz w:val="20"/>
          <w:szCs w:val="20"/>
          <w:lang w:val="en-US"/>
        </w:rPr>
        <w:t>Science Advances</w:t>
      </w:r>
      <w:r w:rsidRPr="00A4496F">
        <w:rPr>
          <w:sz w:val="20"/>
          <w:szCs w:val="20"/>
          <w:lang w:val="en-US"/>
        </w:rPr>
        <w:t xml:space="preserve">, </w:t>
      </w:r>
      <w:r w:rsidRPr="00A4496F">
        <w:rPr>
          <w:b/>
          <w:sz w:val="20"/>
          <w:szCs w:val="20"/>
          <w:lang w:val="en-US"/>
        </w:rPr>
        <w:t>1(7)</w:t>
      </w:r>
      <w:r w:rsidRPr="00A4496F">
        <w:rPr>
          <w:sz w:val="20"/>
          <w:szCs w:val="20"/>
          <w:lang w:val="en-US"/>
        </w:rPr>
        <w:t>.</w:t>
      </w:r>
    </w:p>
    <w:p w14:paraId="2B9FE6C8" w14:textId="08CC5962"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Lelieveld, J., J.S. Evans, M. Fnais, D. Giannadaki, and A. Pozzer, 2015b: The contribution of outdoor air pollution sources to premature mortality on a global scale. </w:t>
      </w:r>
      <w:r w:rsidRPr="00A4496F">
        <w:rPr>
          <w:i/>
          <w:sz w:val="20"/>
          <w:szCs w:val="20"/>
          <w:lang w:val="en-US"/>
        </w:rPr>
        <w:t>Nature</w:t>
      </w:r>
      <w:r w:rsidRPr="00A4496F">
        <w:rPr>
          <w:sz w:val="20"/>
          <w:szCs w:val="20"/>
          <w:lang w:val="en-US"/>
        </w:rPr>
        <w:t xml:space="preserve">, </w:t>
      </w:r>
      <w:r w:rsidRPr="00A4496F">
        <w:rPr>
          <w:b/>
          <w:sz w:val="20"/>
          <w:szCs w:val="20"/>
          <w:lang w:val="en-US"/>
        </w:rPr>
        <w:t>525(7569)</w:t>
      </w:r>
      <w:r w:rsidRPr="00A4496F">
        <w:rPr>
          <w:sz w:val="20"/>
          <w:szCs w:val="20"/>
          <w:lang w:val="en-US"/>
        </w:rPr>
        <w:t>, 367–371, doi:</w:t>
      </w:r>
      <w:hyperlink r:id="rId382" w:history="1">
        <w:r w:rsidRPr="00A4496F">
          <w:rPr>
            <w:rStyle w:val="Lienhypertexte"/>
            <w:sz w:val="20"/>
            <w:szCs w:val="20"/>
            <w:lang w:val="en-US"/>
          </w:rPr>
          <w:t>10.1038/nature15371</w:t>
        </w:r>
      </w:hyperlink>
      <w:r w:rsidRPr="00A4496F">
        <w:rPr>
          <w:sz w:val="20"/>
          <w:szCs w:val="20"/>
          <w:lang w:val="en-US"/>
        </w:rPr>
        <w:t>.</w:t>
      </w:r>
    </w:p>
    <w:p w14:paraId="228DAF9D" w14:textId="40C5BC1B"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lastRenderedPageBreak/>
        <w:t xml:space="preserve">Lelieveld, J. et al., 2014: Model projected heat extremes and air pollution in the eastern Mediterranean and Middle East in the twenty-first century. </w:t>
      </w:r>
      <w:r w:rsidRPr="00A4496F">
        <w:rPr>
          <w:i/>
          <w:sz w:val="20"/>
          <w:szCs w:val="20"/>
          <w:lang w:val="en-US"/>
        </w:rPr>
        <w:t>Regional Environmental Change</w:t>
      </w:r>
      <w:r w:rsidRPr="00A4496F">
        <w:rPr>
          <w:sz w:val="20"/>
          <w:szCs w:val="20"/>
          <w:lang w:val="en-US"/>
        </w:rPr>
        <w:t xml:space="preserve">, </w:t>
      </w:r>
      <w:r w:rsidRPr="00A4496F">
        <w:rPr>
          <w:b/>
          <w:sz w:val="20"/>
          <w:szCs w:val="20"/>
          <w:lang w:val="en-US"/>
        </w:rPr>
        <w:t>14(5)</w:t>
      </w:r>
      <w:r w:rsidRPr="00A4496F">
        <w:rPr>
          <w:sz w:val="20"/>
          <w:szCs w:val="20"/>
          <w:lang w:val="en-US"/>
        </w:rPr>
        <w:t>, 1937–1949, doi:</w:t>
      </w:r>
      <w:hyperlink r:id="rId383" w:history="1">
        <w:r w:rsidRPr="00A4496F">
          <w:rPr>
            <w:rStyle w:val="Lienhypertexte"/>
            <w:sz w:val="20"/>
            <w:szCs w:val="20"/>
            <w:lang w:val="en-US"/>
          </w:rPr>
          <w:t>10.1007/s10113-013-0444-4</w:t>
        </w:r>
      </w:hyperlink>
      <w:r w:rsidRPr="00A4496F">
        <w:rPr>
          <w:sz w:val="20"/>
          <w:szCs w:val="20"/>
          <w:lang w:val="en-US"/>
        </w:rPr>
        <w:t>.</w:t>
      </w:r>
    </w:p>
    <w:p w14:paraId="7CCE1D44" w14:textId="4246BA76"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Lelieveld, J. et al., 2019: Effects of fossil fuel and total anthropogenic emission removal on public health and climate. </w:t>
      </w:r>
      <w:r w:rsidRPr="00A4496F">
        <w:rPr>
          <w:i/>
          <w:sz w:val="20"/>
          <w:szCs w:val="20"/>
          <w:lang w:val="en-US"/>
        </w:rPr>
        <w:t>Proceedings of the National Academy of Sciences</w:t>
      </w:r>
      <w:r w:rsidRPr="00A4496F">
        <w:rPr>
          <w:sz w:val="20"/>
          <w:szCs w:val="20"/>
          <w:lang w:val="en-US"/>
        </w:rPr>
        <w:t>, 201819989, doi:</w:t>
      </w:r>
      <w:hyperlink r:id="rId384" w:history="1">
        <w:r w:rsidRPr="00A4496F">
          <w:rPr>
            <w:rStyle w:val="Lienhypertexte"/>
            <w:sz w:val="20"/>
            <w:szCs w:val="20"/>
            <w:lang w:val="en-US"/>
          </w:rPr>
          <w:t>10.1073/pnas.1819989116</w:t>
        </w:r>
      </w:hyperlink>
      <w:r w:rsidRPr="00A4496F">
        <w:rPr>
          <w:sz w:val="20"/>
          <w:szCs w:val="20"/>
          <w:lang w:val="en-US"/>
        </w:rPr>
        <w:t>.</w:t>
      </w:r>
    </w:p>
    <w:p w14:paraId="2E6C1829" w14:textId="3BDF7263"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Lemaire, V.E.P., A. Colette, and L. Menut, 2016: Using statistical models to explore ensemble uncertainty in climate impact studies: The example of air pollution in Europe.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16(4)</w:t>
      </w:r>
      <w:r w:rsidRPr="00A4496F">
        <w:rPr>
          <w:sz w:val="20"/>
          <w:szCs w:val="20"/>
          <w:lang w:val="en-US"/>
        </w:rPr>
        <w:t>, 2559–2574, doi:</w:t>
      </w:r>
      <w:hyperlink r:id="rId385" w:history="1">
        <w:r w:rsidRPr="00A4496F">
          <w:rPr>
            <w:rStyle w:val="Lienhypertexte"/>
            <w:sz w:val="20"/>
            <w:szCs w:val="20"/>
            <w:lang w:val="en-US"/>
          </w:rPr>
          <w:t>10.5194/acp-16-2559-2016</w:t>
        </w:r>
      </w:hyperlink>
      <w:r w:rsidRPr="00A4496F">
        <w:rPr>
          <w:sz w:val="20"/>
          <w:szCs w:val="20"/>
          <w:lang w:val="en-US"/>
        </w:rPr>
        <w:t>.</w:t>
      </w:r>
    </w:p>
    <w:p w14:paraId="06341F47" w14:textId="74F4742B"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Lewinschal, A. et al., 2019: Local and remote temperature response of regional SO&lt;sub&gt;2&lt;/sub&gt; emissions.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19(4)</w:t>
      </w:r>
      <w:r w:rsidRPr="00A4496F">
        <w:rPr>
          <w:sz w:val="20"/>
          <w:szCs w:val="20"/>
          <w:lang w:val="en-US"/>
        </w:rPr>
        <w:t>, 2385–2403, doi:</w:t>
      </w:r>
      <w:hyperlink r:id="rId386" w:history="1">
        <w:r w:rsidRPr="00A4496F">
          <w:rPr>
            <w:rStyle w:val="Lienhypertexte"/>
            <w:sz w:val="20"/>
            <w:szCs w:val="20"/>
            <w:lang w:val="en-US"/>
          </w:rPr>
          <w:t>10.5194/acp-19-2385-2019</w:t>
        </w:r>
      </w:hyperlink>
      <w:r w:rsidRPr="00A4496F">
        <w:rPr>
          <w:sz w:val="20"/>
          <w:szCs w:val="20"/>
          <w:lang w:val="en-US"/>
        </w:rPr>
        <w:t>.</w:t>
      </w:r>
    </w:p>
    <w:p w14:paraId="611989AF" w14:textId="684C23B1"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Li, H. et al., 2016: Size-Dependent Characterization of Atmospheric Particles during Winter in Beijing. </w:t>
      </w:r>
      <w:r w:rsidRPr="00A4496F">
        <w:rPr>
          <w:i/>
          <w:sz w:val="20"/>
          <w:szCs w:val="20"/>
          <w:lang w:val="en-US"/>
        </w:rPr>
        <w:t>Atmosphere</w:t>
      </w:r>
      <w:r w:rsidRPr="00A4496F">
        <w:rPr>
          <w:sz w:val="20"/>
          <w:szCs w:val="20"/>
          <w:lang w:val="en-US"/>
        </w:rPr>
        <w:t xml:space="preserve">, </w:t>
      </w:r>
      <w:r w:rsidRPr="00A4496F">
        <w:rPr>
          <w:b/>
          <w:sz w:val="20"/>
          <w:szCs w:val="20"/>
          <w:lang w:val="en-US"/>
        </w:rPr>
        <w:t>7(3)</w:t>
      </w:r>
      <w:r w:rsidRPr="00A4496F">
        <w:rPr>
          <w:sz w:val="20"/>
          <w:szCs w:val="20"/>
          <w:lang w:val="en-US"/>
        </w:rPr>
        <w:t>, doi:</w:t>
      </w:r>
      <w:hyperlink r:id="rId387" w:history="1">
        <w:r w:rsidRPr="00A4496F">
          <w:rPr>
            <w:rStyle w:val="Lienhypertexte"/>
            <w:sz w:val="20"/>
            <w:szCs w:val="20"/>
            <w:lang w:val="en-US"/>
          </w:rPr>
          <w:t>10.3390/atmos7030036</w:t>
        </w:r>
      </w:hyperlink>
      <w:r w:rsidRPr="00A4496F">
        <w:rPr>
          <w:sz w:val="20"/>
          <w:szCs w:val="20"/>
          <w:lang w:val="en-US"/>
        </w:rPr>
        <w:t>.</w:t>
      </w:r>
    </w:p>
    <w:p w14:paraId="4C023902" w14:textId="097FB51B"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Li, K. et al., 2019: Anthropogenic drivers of 2013–2017 trends in summer surface ozone in China. </w:t>
      </w:r>
      <w:r w:rsidRPr="00A4496F">
        <w:rPr>
          <w:i/>
          <w:sz w:val="20"/>
          <w:szCs w:val="20"/>
          <w:lang w:val="en-US"/>
        </w:rPr>
        <w:t>Proceedings of the National Academy of Sciences of the United States of America</w:t>
      </w:r>
      <w:r w:rsidRPr="00A4496F">
        <w:rPr>
          <w:sz w:val="20"/>
          <w:szCs w:val="20"/>
          <w:lang w:val="en-US"/>
        </w:rPr>
        <w:t>, doi:</w:t>
      </w:r>
      <w:hyperlink r:id="rId388" w:history="1">
        <w:r w:rsidRPr="00A4496F">
          <w:rPr>
            <w:rStyle w:val="Lienhypertexte"/>
            <w:sz w:val="20"/>
            <w:szCs w:val="20"/>
            <w:lang w:val="en-US"/>
          </w:rPr>
          <w:t>10.1073/pnas.1812168116</w:t>
        </w:r>
      </w:hyperlink>
      <w:r w:rsidRPr="00A4496F">
        <w:rPr>
          <w:sz w:val="20"/>
          <w:szCs w:val="20"/>
          <w:lang w:val="en-US"/>
        </w:rPr>
        <w:t>.</w:t>
      </w:r>
    </w:p>
    <w:p w14:paraId="03537E44" w14:textId="1EC23135"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Li, K. et al., 2020: Increases in surface ozone pollution in China from 2013 to 2019: anthropogenic and meteorological influences.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20(19)</w:t>
      </w:r>
      <w:r w:rsidRPr="00A4496F">
        <w:rPr>
          <w:sz w:val="20"/>
          <w:szCs w:val="20"/>
          <w:lang w:val="en-US"/>
        </w:rPr>
        <w:t>, 11423–11433, doi:</w:t>
      </w:r>
      <w:hyperlink r:id="rId389" w:history="1">
        <w:r w:rsidRPr="00A4496F">
          <w:rPr>
            <w:rStyle w:val="Lienhypertexte"/>
            <w:sz w:val="20"/>
            <w:szCs w:val="20"/>
            <w:lang w:val="en-US"/>
          </w:rPr>
          <w:t>10.5194/acp-20-11423-2020</w:t>
        </w:r>
      </w:hyperlink>
      <w:r w:rsidRPr="00A4496F">
        <w:rPr>
          <w:sz w:val="20"/>
          <w:szCs w:val="20"/>
          <w:lang w:val="en-US"/>
        </w:rPr>
        <w:t>.</w:t>
      </w:r>
    </w:p>
    <w:p w14:paraId="1AE68464" w14:textId="5B7837AB"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Li, L. et al., 2010: Composition, source, mass closure of PM2.5 aerosols for four forests in eastern China. </w:t>
      </w:r>
      <w:r w:rsidRPr="00A4496F">
        <w:rPr>
          <w:i/>
          <w:sz w:val="20"/>
          <w:szCs w:val="20"/>
          <w:lang w:val="en-US"/>
        </w:rPr>
        <w:t>Journal of Environmental Sciences</w:t>
      </w:r>
      <w:r w:rsidRPr="00A4496F">
        <w:rPr>
          <w:sz w:val="20"/>
          <w:szCs w:val="20"/>
          <w:lang w:val="en-US"/>
        </w:rPr>
        <w:t xml:space="preserve">, </w:t>
      </w:r>
      <w:r w:rsidRPr="00A4496F">
        <w:rPr>
          <w:b/>
          <w:sz w:val="20"/>
          <w:szCs w:val="20"/>
          <w:lang w:val="en-US"/>
        </w:rPr>
        <w:t>22(3)</w:t>
      </w:r>
      <w:r w:rsidRPr="00A4496F">
        <w:rPr>
          <w:sz w:val="20"/>
          <w:szCs w:val="20"/>
          <w:lang w:val="en-US"/>
        </w:rPr>
        <w:t>, 405–412, doi:</w:t>
      </w:r>
      <w:hyperlink r:id="rId390" w:history="1">
        <w:r w:rsidRPr="00A4496F">
          <w:rPr>
            <w:rStyle w:val="Lienhypertexte"/>
            <w:sz w:val="20"/>
            <w:szCs w:val="20"/>
            <w:lang w:val="en-US"/>
          </w:rPr>
          <w:t>10.1016/s1001-0742(09)60122-4</w:t>
        </w:r>
      </w:hyperlink>
      <w:r w:rsidRPr="00A4496F">
        <w:rPr>
          <w:sz w:val="20"/>
          <w:szCs w:val="20"/>
          <w:lang w:val="en-US"/>
        </w:rPr>
        <w:t>.</w:t>
      </w:r>
    </w:p>
    <w:p w14:paraId="2DFC7077" w14:textId="0629DFDF"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Li, L. et al., 2020: Air quality changes during the COVID-19 lockdown over the Yangtze River Delta Region: An insight into the impact of human activity pattern changes on air pollution variation. </w:t>
      </w:r>
      <w:r w:rsidRPr="00A4496F">
        <w:rPr>
          <w:i/>
          <w:sz w:val="20"/>
          <w:szCs w:val="20"/>
          <w:lang w:val="en-US"/>
        </w:rPr>
        <w:t>Science of the Total Environment</w:t>
      </w:r>
      <w:r w:rsidRPr="00A4496F">
        <w:rPr>
          <w:sz w:val="20"/>
          <w:szCs w:val="20"/>
          <w:lang w:val="en-US"/>
        </w:rPr>
        <w:t xml:space="preserve">, </w:t>
      </w:r>
      <w:r w:rsidRPr="00A4496F">
        <w:rPr>
          <w:b/>
          <w:sz w:val="20"/>
          <w:szCs w:val="20"/>
          <w:lang w:val="en-US"/>
        </w:rPr>
        <w:t>732</w:t>
      </w:r>
      <w:r w:rsidRPr="00A4496F">
        <w:rPr>
          <w:sz w:val="20"/>
          <w:szCs w:val="20"/>
          <w:lang w:val="en-US"/>
        </w:rPr>
        <w:t>, doi:</w:t>
      </w:r>
      <w:hyperlink r:id="rId391" w:history="1">
        <w:r w:rsidRPr="00A4496F">
          <w:rPr>
            <w:rStyle w:val="Lienhypertexte"/>
            <w:sz w:val="20"/>
            <w:szCs w:val="20"/>
            <w:lang w:val="en-US"/>
          </w:rPr>
          <w:t>10.1016/j.scitotenv.2020.139282</w:t>
        </w:r>
      </w:hyperlink>
      <w:r w:rsidRPr="00A4496F">
        <w:rPr>
          <w:sz w:val="20"/>
          <w:szCs w:val="20"/>
          <w:lang w:val="en-US"/>
        </w:rPr>
        <w:t>.</w:t>
      </w:r>
    </w:p>
    <w:p w14:paraId="0F7E3160" w14:textId="549DBC0D"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Li, M. et al., 2018a: Air quality co-benefits of carbon pricing in China. </w:t>
      </w:r>
      <w:r w:rsidRPr="00A4496F">
        <w:rPr>
          <w:i/>
          <w:sz w:val="20"/>
          <w:szCs w:val="20"/>
          <w:lang w:val="en-US"/>
        </w:rPr>
        <w:t>Nature Climate Change</w:t>
      </w:r>
      <w:r w:rsidRPr="00A4496F">
        <w:rPr>
          <w:sz w:val="20"/>
          <w:szCs w:val="20"/>
          <w:lang w:val="en-US"/>
        </w:rPr>
        <w:t xml:space="preserve">, </w:t>
      </w:r>
      <w:r w:rsidRPr="00A4496F">
        <w:rPr>
          <w:b/>
          <w:sz w:val="20"/>
          <w:szCs w:val="20"/>
          <w:lang w:val="en-US"/>
        </w:rPr>
        <w:t>8(5)</w:t>
      </w:r>
      <w:r w:rsidRPr="00A4496F">
        <w:rPr>
          <w:sz w:val="20"/>
          <w:szCs w:val="20"/>
          <w:lang w:val="en-US"/>
        </w:rPr>
        <w:t>, 398–403, doi:</w:t>
      </w:r>
      <w:hyperlink r:id="rId392" w:history="1">
        <w:r w:rsidRPr="00A4496F">
          <w:rPr>
            <w:rStyle w:val="Lienhypertexte"/>
            <w:sz w:val="20"/>
            <w:szCs w:val="20"/>
            <w:lang w:val="en-US"/>
          </w:rPr>
          <w:t>10.1038/s41558-018-0139-4</w:t>
        </w:r>
      </w:hyperlink>
      <w:r w:rsidRPr="00A4496F">
        <w:rPr>
          <w:sz w:val="20"/>
          <w:szCs w:val="20"/>
          <w:lang w:val="en-US"/>
        </w:rPr>
        <w:t>.</w:t>
      </w:r>
    </w:p>
    <w:p w14:paraId="42441B2F" w14:textId="73909D7D"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Li, M. et al., 2018b: Air quality co-benefits of carbon pricing in China. </w:t>
      </w:r>
      <w:r w:rsidRPr="00A4496F">
        <w:rPr>
          <w:i/>
          <w:sz w:val="20"/>
          <w:szCs w:val="20"/>
          <w:lang w:val="en-US"/>
        </w:rPr>
        <w:t>Nature Climate Change</w:t>
      </w:r>
      <w:r w:rsidRPr="00A4496F">
        <w:rPr>
          <w:sz w:val="20"/>
          <w:szCs w:val="20"/>
          <w:lang w:val="en-US"/>
        </w:rPr>
        <w:t xml:space="preserve">, </w:t>
      </w:r>
      <w:r w:rsidRPr="00A4496F">
        <w:rPr>
          <w:b/>
          <w:sz w:val="20"/>
          <w:szCs w:val="20"/>
          <w:lang w:val="en-US"/>
        </w:rPr>
        <w:t>8(5)</w:t>
      </w:r>
      <w:r w:rsidRPr="00A4496F">
        <w:rPr>
          <w:sz w:val="20"/>
          <w:szCs w:val="20"/>
          <w:lang w:val="en-US"/>
        </w:rPr>
        <w:t>, 398–403, doi:</w:t>
      </w:r>
      <w:hyperlink r:id="rId393" w:history="1">
        <w:r w:rsidRPr="00A4496F">
          <w:rPr>
            <w:rStyle w:val="Lienhypertexte"/>
            <w:sz w:val="20"/>
            <w:szCs w:val="20"/>
            <w:lang w:val="en-US"/>
          </w:rPr>
          <w:t>10.1038/s41558-018-0139-4</w:t>
        </w:r>
      </w:hyperlink>
      <w:r w:rsidRPr="00A4496F">
        <w:rPr>
          <w:sz w:val="20"/>
          <w:szCs w:val="20"/>
          <w:lang w:val="en-US"/>
        </w:rPr>
        <w:t>.</w:t>
      </w:r>
    </w:p>
    <w:p w14:paraId="0DF6A84B" w14:textId="3F83A553"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Li, M. et al., 2019: Persistent growth of anthropogenic non-methane volatile organic compound (NMVOC) emissions in China during 1990-2017: Drivers, speciation and ozone formation potential.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19(13)</w:t>
      </w:r>
      <w:r w:rsidRPr="00A4496F">
        <w:rPr>
          <w:sz w:val="20"/>
          <w:szCs w:val="20"/>
          <w:lang w:val="en-US"/>
        </w:rPr>
        <w:t>, 8897–8913, doi:</w:t>
      </w:r>
      <w:hyperlink r:id="rId394" w:history="1">
        <w:r w:rsidRPr="00A4496F">
          <w:rPr>
            <w:rStyle w:val="Lienhypertexte"/>
            <w:sz w:val="20"/>
            <w:szCs w:val="20"/>
            <w:lang w:val="en-US"/>
          </w:rPr>
          <w:t>10.5194/acp-19-8897-2019</w:t>
        </w:r>
      </w:hyperlink>
      <w:r w:rsidRPr="00A4496F">
        <w:rPr>
          <w:sz w:val="20"/>
          <w:szCs w:val="20"/>
          <w:lang w:val="en-US"/>
        </w:rPr>
        <w:t>.</w:t>
      </w:r>
    </w:p>
    <w:p w14:paraId="386A35F9" w14:textId="7E163BBC"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Lin, J.T. et al., 2015: Influence of aerosols and surface reflectance on satellite NO&lt;sub&gt;2&lt;/sub&gt; retrieval: Seasonal and spatial characteristics and implications for NO&lt;sub&gt;x&lt;/sub&gt; emission constraints.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15(19)</w:t>
      </w:r>
      <w:r w:rsidRPr="00A4496F">
        <w:rPr>
          <w:sz w:val="20"/>
          <w:szCs w:val="20"/>
          <w:lang w:val="en-US"/>
        </w:rPr>
        <w:t>, 11217–11241, doi:</w:t>
      </w:r>
      <w:hyperlink r:id="rId395" w:history="1">
        <w:r w:rsidRPr="00A4496F">
          <w:rPr>
            <w:rStyle w:val="Lienhypertexte"/>
            <w:sz w:val="20"/>
            <w:szCs w:val="20"/>
            <w:lang w:val="en-US"/>
          </w:rPr>
          <w:t>10.5194/acp-15-11217-2015</w:t>
        </w:r>
      </w:hyperlink>
      <w:r w:rsidRPr="00A4496F">
        <w:rPr>
          <w:sz w:val="20"/>
          <w:szCs w:val="20"/>
          <w:lang w:val="en-US"/>
        </w:rPr>
        <w:t>.</w:t>
      </w:r>
    </w:p>
    <w:p w14:paraId="35FE8BC4" w14:textId="419A79E7"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Liu, F. et al., 2016: Recent reduction in NO&lt;sub&gt;x&lt;/sub&gt; emissions over China: synthesis of satellite observations and emission inventories. </w:t>
      </w:r>
      <w:r w:rsidRPr="00A4496F">
        <w:rPr>
          <w:i/>
          <w:sz w:val="20"/>
          <w:szCs w:val="20"/>
          <w:lang w:val="en-US"/>
        </w:rPr>
        <w:t>Environmental Research Letters</w:t>
      </w:r>
      <w:r w:rsidRPr="00A4496F">
        <w:rPr>
          <w:sz w:val="20"/>
          <w:szCs w:val="20"/>
          <w:lang w:val="en-US"/>
        </w:rPr>
        <w:t xml:space="preserve">, </w:t>
      </w:r>
      <w:r w:rsidRPr="00A4496F">
        <w:rPr>
          <w:b/>
          <w:sz w:val="20"/>
          <w:szCs w:val="20"/>
          <w:lang w:val="en-US"/>
        </w:rPr>
        <w:t>11(11)</w:t>
      </w:r>
      <w:r w:rsidRPr="00A4496F">
        <w:rPr>
          <w:sz w:val="20"/>
          <w:szCs w:val="20"/>
          <w:lang w:val="en-US"/>
        </w:rPr>
        <w:t>, doi:</w:t>
      </w:r>
      <w:hyperlink r:id="rId396" w:history="1">
        <w:r w:rsidRPr="00A4496F">
          <w:rPr>
            <w:rStyle w:val="Lienhypertexte"/>
            <w:sz w:val="20"/>
            <w:szCs w:val="20"/>
            <w:lang w:val="en-US"/>
          </w:rPr>
          <w:t>10.1088/1748-9326/11/11/114002</w:t>
        </w:r>
      </w:hyperlink>
      <w:r w:rsidRPr="00A4496F">
        <w:rPr>
          <w:sz w:val="20"/>
          <w:szCs w:val="20"/>
          <w:lang w:val="en-US"/>
        </w:rPr>
        <w:t>.</w:t>
      </w:r>
    </w:p>
    <w:p w14:paraId="5E436BB5" w14:textId="5AAC4056"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Liu, H. et al., 2016: Health and climate impacts of ocean-going vessels in East Asia. </w:t>
      </w:r>
      <w:r w:rsidRPr="00A4496F">
        <w:rPr>
          <w:i/>
          <w:sz w:val="20"/>
          <w:szCs w:val="20"/>
          <w:lang w:val="en-US"/>
        </w:rPr>
        <w:t>Nature Climate Change</w:t>
      </w:r>
      <w:r w:rsidRPr="00A4496F">
        <w:rPr>
          <w:sz w:val="20"/>
          <w:szCs w:val="20"/>
          <w:lang w:val="en-US"/>
        </w:rPr>
        <w:t xml:space="preserve">, </w:t>
      </w:r>
      <w:r w:rsidRPr="00A4496F">
        <w:rPr>
          <w:b/>
          <w:sz w:val="20"/>
          <w:szCs w:val="20"/>
          <w:lang w:val="en-US"/>
        </w:rPr>
        <w:t>6(11)</w:t>
      </w:r>
      <w:r w:rsidRPr="00A4496F">
        <w:rPr>
          <w:sz w:val="20"/>
          <w:szCs w:val="20"/>
          <w:lang w:val="en-US"/>
        </w:rPr>
        <w:t>, 1037–1041, doi:</w:t>
      </w:r>
      <w:hyperlink r:id="rId397" w:history="1">
        <w:r w:rsidRPr="00A4496F">
          <w:rPr>
            <w:rStyle w:val="Lienhypertexte"/>
            <w:sz w:val="20"/>
            <w:szCs w:val="20"/>
            <w:lang w:val="en-US"/>
          </w:rPr>
          <w:t>10.1038/nclimate3083</w:t>
        </w:r>
      </w:hyperlink>
      <w:r w:rsidRPr="00A4496F">
        <w:rPr>
          <w:sz w:val="20"/>
          <w:szCs w:val="20"/>
          <w:lang w:val="en-US"/>
        </w:rPr>
        <w:t>.</w:t>
      </w:r>
    </w:p>
    <w:p w14:paraId="1D2D0E9E" w14:textId="25CAD2B3"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Liu, L. et al., 2018: A PDRMIP Multimodel Study on the Impacts of Regional Aerosol Forcings on Global and Regional Precipitation. </w:t>
      </w:r>
      <w:r w:rsidRPr="00A4496F">
        <w:rPr>
          <w:i/>
          <w:sz w:val="20"/>
          <w:szCs w:val="20"/>
          <w:lang w:val="en-US"/>
        </w:rPr>
        <w:t>Journal of Climate</w:t>
      </w:r>
      <w:r w:rsidRPr="00A4496F">
        <w:rPr>
          <w:sz w:val="20"/>
          <w:szCs w:val="20"/>
          <w:lang w:val="en-US"/>
        </w:rPr>
        <w:t xml:space="preserve">, </w:t>
      </w:r>
      <w:r w:rsidRPr="00A4496F">
        <w:rPr>
          <w:b/>
          <w:sz w:val="20"/>
          <w:szCs w:val="20"/>
          <w:lang w:val="en-US"/>
        </w:rPr>
        <w:t>31(11)</w:t>
      </w:r>
      <w:r w:rsidRPr="00A4496F">
        <w:rPr>
          <w:sz w:val="20"/>
          <w:szCs w:val="20"/>
          <w:lang w:val="en-US"/>
        </w:rPr>
        <w:t>, 4429–4447, doi:</w:t>
      </w:r>
      <w:hyperlink r:id="rId398" w:history="1">
        <w:r w:rsidRPr="00A4496F">
          <w:rPr>
            <w:rStyle w:val="Lienhypertexte"/>
            <w:sz w:val="20"/>
            <w:szCs w:val="20"/>
            <w:lang w:val="en-US"/>
          </w:rPr>
          <w:t>10.1175/jcli-d-17-0439.1</w:t>
        </w:r>
      </w:hyperlink>
      <w:r w:rsidRPr="00A4496F">
        <w:rPr>
          <w:sz w:val="20"/>
          <w:szCs w:val="20"/>
          <w:lang w:val="en-US"/>
        </w:rPr>
        <w:t>.</w:t>
      </w:r>
    </w:p>
    <w:p w14:paraId="7101E448" w14:textId="7476D8C2"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Liu, L. et al., 2019: Estimating global surface ammonia concentrations inferred from satellite retrievals.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19(18)</w:t>
      </w:r>
      <w:r w:rsidRPr="00A4496F">
        <w:rPr>
          <w:sz w:val="20"/>
          <w:szCs w:val="20"/>
          <w:lang w:val="en-US"/>
        </w:rPr>
        <w:t>, 12051–12066, doi:</w:t>
      </w:r>
      <w:hyperlink r:id="rId399" w:history="1">
        <w:r w:rsidRPr="00A4496F">
          <w:rPr>
            <w:rStyle w:val="Lienhypertexte"/>
            <w:sz w:val="20"/>
            <w:szCs w:val="20"/>
            <w:lang w:val="en-US"/>
          </w:rPr>
          <w:t>10.5194/acp-19-12051-2019</w:t>
        </w:r>
      </w:hyperlink>
      <w:r w:rsidRPr="00A4496F">
        <w:rPr>
          <w:sz w:val="20"/>
          <w:szCs w:val="20"/>
          <w:lang w:val="en-US"/>
        </w:rPr>
        <w:t>.</w:t>
      </w:r>
    </w:p>
    <w:p w14:paraId="0E669360" w14:textId="3FF81046"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Liu, Z. et al., 2020: Near-real-time monitoring of global CO2 emissions reveals the effects of the COVID-19 pandemic. </w:t>
      </w:r>
      <w:r w:rsidRPr="00A4496F">
        <w:rPr>
          <w:i/>
          <w:sz w:val="20"/>
          <w:szCs w:val="20"/>
          <w:lang w:val="en-US"/>
        </w:rPr>
        <w:t>Nature Communications</w:t>
      </w:r>
      <w:r w:rsidRPr="00A4496F">
        <w:rPr>
          <w:sz w:val="20"/>
          <w:szCs w:val="20"/>
          <w:lang w:val="en-US"/>
        </w:rPr>
        <w:t xml:space="preserve">, </w:t>
      </w:r>
      <w:r w:rsidRPr="00A4496F">
        <w:rPr>
          <w:b/>
          <w:sz w:val="20"/>
          <w:szCs w:val="20"/>
          <w:lang w:val="en-US"/>
        </w:rPr>
        <w:t>11(1)</w:t>
      </w:r>
      <w:r w:rsidRPr="00A4496F">
        <w:rPr>
          <w:sz w:val="20"/>
          <w:szCs w:val="20"/>
          <w:lang w:val="en-US"/>
        </w:rPr>
        <w:t>, 5172, doi:</w:t>
      </w:r>
      <w:hyperlink r:id="rId400" w:history="1">
        <w:r w:rsidRPr="00A4496F">
          <w:rPr>
            <w:rStyle w:val="Lienhypertexte"/>
            <w:sz w:val="20"/>
            <w:szCs w:val="20"/>
            <w:lang w:val="en-US"/>
          </w:rPr>
          <w:t>10.1038/s41467-020-18922-7</w:t>
        </w:r>
      </w:hyperlink>
      <w:r w:rsidRPr="00A4496F">
        <w:rPr>
          <w:sz w:val="20"/>
          <w:szCs w:val="20"/>
          <w:lang w:val="en-US"/>
        </w:rPr>
        <w:t>.</w:t>
      </w:r>
    </w:p>
    <w:p w14:paraId="2A951BBB" w14:textId="729CED17"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Llorens, L., J. Llusià, E.H. Murchie, J. Peñuelas, and D.J. Beerling, 2009: Monoterpene emissions and photoinhibition of “living fossil” trees grown under CO2 enrichment in a simulated Cretaceous polar environment. </w:t>
      </w:r>
      <w:r w:rsidRPr="00A4496F">
        <w:rPr>
          <w:i/>
          <w:sz w:val="20"/>
          <w:szCs w:val="20"/>
          <w:lang w:val="en-US"/>
        </w:rPr>
        <w:t>Journal of Geophysical Research</w:t>
      </w:r>
      <w:r w:rsidRPr="00A4496F">
        <w:rPr>
          <w:sz w:val="20"/>
          <w:szCs w:val="20"/>
          <w:lang w:val="en-US"/>
        </w:rPr>
        <w:t xml:space="preserve">, </w:t>
      </w:r>
      <w:r w:rsidRPr="00A4496F">
        <w:rPr>
          <w:b/>
          <w:sz w:val="20"/>
          <w:szCs w:val="20"/>
          <w:lang w:val="en-US"/>
        </w:rPr>
        <w:t>114(G1)</w:t>
      </w:r>
      <w:r w:rsidRPr="00A4496F">
        <w:rPr>
          <w:sz w:val="20"/>
          <w:szCs w:val="20"/>
          <w:lang w:val="en-US"/>
        </w:rPr>
        <w:t>, G01005, doi:</w:t>
      </w:r>
      <w:hyperlink r:id="rId401" w:history="1">
        <w:r w:rsidRPr="00A4496F">
          <w:rPr>
            <w:rStyle w:val="Lienhypertexte"/>
            <w:sz w:val="20"/>
            <w:szCs w:val="20"/>
            <w:lang w:val="en-US"/>
          </w:rPr>
          <w:t>10.1029/2008jg000802</w:t>
        </w:r>
      </w:hyperlink>
      <w:r w:rsidRPr="00A4496F">
        <w:rPr>
          <w:sz w:val="20"/>
          <w:szCs w:val="20"/>
          <w:lang w:val="en-US"/>
        </w:rPr>
        <w:t>.</w:t>
      </w:r>
    </w:p>
    <w:p w14:paraId="0940892A" w14:textId="32F010F7"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Lombardozzi, D., J.P. Sparks, and G. Bonan, 2013: Integrating O$_{3}$ influences on terrestrial processes: photosynthetic and stomatal response data available for regional and global modeling. </w:t>
      </w:r>
      <w:r w:rsidRPr="00A4496F">
        <w:rPr>
          <w:i/>
          <w:sz w:val="20"/>
          <w:szCs w:val="20"/>
          <w:lang w:val="en-US"/>
        </w:rPr>
        <w:t>Biogeosciences</w:t>
      </w:r>
      <w:r w:rsidRPr="00A4496F">
        <w:rPr>
          <w:sz w:val="20"/>
          <w:szCs w:val="20"/>
          <w:lang w:val="en-US"/>
        </w:rPr>
        <w:t xml:space="preserve">, </w:t>
      </w:r>
      <w:r w:rsidRPr="00A4496F">
        <w:rPr>
          <w:b/>
          <w:sz w:val="20"/>
          <w:szCs w:val="20"/>
          <w:lang w:val="en-US"/>
        </w:rPr>
        <w:t>10(11)</w:t>
      </w:r>
      <w:r w:rsidRPr="00A4496F">
        <w:rPr>
          <w:sz w:val="20"/>
          <w:szCs w:val="20"/>
          <w:lang w:val="en-US"/>
        </w:rPr>
        <w:t>, 6815–6831, doi:</w:t>
      </w:r>
      <w:hyperlink r:id="rId402" w:history="1">
        <w:r w:rsidRPr="00A4496F">
          <w:rPr>
            <w:rStyle w:val="Lienhypertexte"/>
            <w:sz w:val="20"/>
            <w:szCs w:val="20"/>
            <w:lang w:val="en-US"/>
          </w:rPr>
          <w:t>10.5194/bg-10-6815-2013</w:t>
        </w:r>
      </w:hyperlink>
      <w:r w:rsidRPr="00A4496F">
        <w:rPr>
          <w:sz w:val="20"/>
          <w:szCs w:val="20"/>
          <w:lang w:val="en-US"/>
        </w:rPr>
        <w:t>.</w:t>
      </w:r>
    </w:p>
    <w:p w14:paraId="3EC7B06B" w14:textId="7AD75872"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Lombardozzi, D., S. Levis, G. Bonan, P.G. Hess, and J.P. Sparks, 2015: The Influence of Chronic Ozone Exposure on Global Carbon and Water Cycles. </w:t>
      </w:r>
      <w:r w:rsidRPr="00A4496F">
        <w:rPr>
          <w:i/>
          <w:sz w:val="20"/>
          <w:szCs w:val="20"/>
          <w:lang w:val="en-US"/>
        </w:rPr>
        <w:t>Journal of Climate</w:t>
      </w:r>
      <w:r w:rsidRPr="00A4496F">
        <w:rPr>
          <w:sz w:val="20"/>
          <w:szCs w:val="20"/>
          <w:lang w:val="en-US"/>
        </w:rPr>
        <w:t xml:space="preserve">, </w:t>
      </w:r>
      <w:r w:rsidRPr="00A4496F">
        <w:rPr>
          <w:b/>
          <w:sz w:val="20"/>
          <w:szCs w:val="20"/>
          <w:lang w:val="en-US"/>
        </w:rPr>
        <w:t>28(1)</w:t>
      </w:r>
      <w:r w:rsidRPr="00A4496F">
        <w:rPr>
          <w:sz w:val="20"/>
          <w:szCs w:val="20"/>
          <w:lang w:val="en-US"/>
        </w:rPr>
        <w:t>, 292–305, doi:</w:t>
      </w:r>
      <w:hyperlink r:id="rId403" w:history="1">
        <w:r w:rsidRPr="00A4496F">
          <w:rPr>
            <w:rStyle w:val="Lienhypertexte"/>
            <w:sz w:val="20"/>
            <w:szCs w:val="20"/>
            <w:lang w:val="en-US"/>
          </w:rPr>
          <w:t>10.1175/jcli-d-14-00223.1</w:t>
        </w:r>
      </w:hyperlink>
      <w:r w:rsidRPr="00A4496F">
        <w:rPr>
          <w:sz w:val="20"/>
          <w:szCs w:val="20"/>
          <w:lang w:val="en-US"/>
        </w:rPr>
        <w:t>.</w:t>
      </w:r>
    </w:p>
    <w:p w14:paraId="32690766" w14:textId="186AA35B"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Lorente, A. et al., 2017: Structural uncertainty in air mass factor calculation for NO&lt;sub&gt;2&lt;/sub&gt; and HCHO satellite retrievals. </w:t>
      </w:r>
      <w:r w:rsidRPr="00A4496F">
        <w:rPr>
          <w:i/>
          <w:sz w:val="20"/>
          <w:szCs w:val="20"/>
          <w:lang w:val="en-US"/>
        </w:rPr>
        <w:t>Atmospheric Measurement Techniques</w:t>
      </w:r>
      <w:r w:rsidRPr="00A4496F">
        <w:rPr>
          <w:sz w:val="20"/>
          <w:szCs w:val="20"/>
          <w:lang w:val="en-US"/>
        </w:rPr>
        <w:t xml:space="preserve">, </w:t>
      </w:r>
      <w:r w:rsidRPr="00A4496F">
        <w:rPr>
          <w:b/>
          <w:sz w:val="20"/>
          <w:szCs w:val="20"/>
          <w:lang w:val="en-US"/>
        </w:rPr>
        <w:t>10(3)</w:t>
      </w:r>
      <w:r w:rsidRPr="00A4496F">
        <w:rPr>
          <w:sz w:val="20"/>
          <w:szCs w:val="20"/>
          <w:lang w:val="en-US"/>
        </w:rPr>
        <w:t>, 759–782, doi:</w:t>
      </w:r>
      <w:hyperlink r:id="rId404" w:history="1">
        <w:r w:rsidRPr="00A4496F">
          <w:rPr>
            <w:rStyle w:val="Lienhypertexte"/>
            <w:sz w:val="20"/>
            <w:szCs w:val="20"/>
            <w:lang w:val="en-US"/>
          </w:rPr>
          <w:t>10.5194/amt-10-759-2017</w:t>
        </w:r>
      </w:hyperlink>
      <w:r w:rsidRPr="00A4496F">
        <w:rPr>
          <w:sz w:val="20"/>
          <w:szCs w:val="20"/>
          <w:lang w:val="en-US"/>
        </w:rPr>
        <w:t>.</w:t>
      </w:r>
    </w:p>
    <w:p w14:paraId="4E098D89" w14:textId="74013B99"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Loreto, F., M. Dicke, J.-P. Schnitzler, and T.C.J. Turlings, 2014: Plant volatiles and the environment. </w:t>
      </w:r>
      <w:r w:rsidRPr="00A4496F">
        <w:rPr>
          <w:i/>
          <w:sz w:val="20"/>
          <w:szCs w:val="20"/>
          <w:lang w:val="en-US"/>
        </w:rPr>
        <w:t>Plant, Cell &amp; Environment</w:t>
      </w:r>
      <w:r w:rsidRPr="00A4496F">
        <w:rPr>
          <w:sz w:val="20"/>
          <w:szCs w:val="20"/>
          <w:lang w:val="en-US"/>
        </w:rPr>
        <w:t xml:space="preserve">, </w:t>
      </w:r>
      <w:r w:rsidRPr="00A4496F">
        <w:rPr>
          <w:b/>
          <w:sz w:val="20"/>
          <w:szCs w:val="20"/>
          <w:lang w:val="en-US"/>
        </w:rPr>
        <w:t>37(8)</w:t>
      </w:r>
      <w:r w:rsidRPr="00A4496F">
        <w:rPr>
          <w:sz w:val="20"/>
          <w:szCs w:val="20"/>
          <w:lang w:val="en-US"/>
        </w:rPr>
        <w:t>, 1905–1908, doi:</w:t>
      </w:r>
      <w:hyperlink r:id="rId405" w:history="1">
        <w:r w:rsidRPr="00A4496F">
          <w:rPr>
            <w:rStyle w:val="Lienhypertexte"/>
            <w:sz w:val="20"/>
            <w:szCs w:val="20"/>
            <w:lang w:val="en-US"/>
          </w:rPr>
          <w:t>10.1111/pce.12369</w:t>
        </w:r>
      </w:hyperlink>
      <w:r w:rsidRPr="00A4496F">
        <w:rPr>
          <w:sz w:val="20"/>
          <w:szCs w:val="20"/>
          <w:lang w:val="en-US"/>
        </w:rPr>
        <w:t>.</w:t>
      </w:r>
    </w:p>
    <w:p w14:paraId="6E5848A0" w14:textId="356758CE"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Loreto, F. et al., 2001: Monoterpene emission and monoterpene synthase activities in the Mediterranean evergreen oak Quercus ilex L. grown at elevated CO 2 concentrations. </w:t>
      </w:r>
      <w:r w:rsidRPr="00A4496F">
        <w:rPr>
          <w:i/>
          <w:sz w:val="20"/>
          <w:szCs w:val="20"/>
          <w:lang w:val="en-US"/>
        </w:rPr>
        <w:t>Global Change Biology</w:t>
      </w:r>
      <w:r w:rsidRPr="00A4496F">
        <w:rPr>
          <w:sz w:val="20"/>
          <w:szCs w:val="20"/>
          <w:lang w:val="en-US"/>
        </w:rPr>
        <w:t xml:space="preserve">, </w:t>
      </w:r>
      <w:r w:rsidRPr="00A4496F">
        <w:rPr>
          <w:b/>
          <w:sz w:val="20"/>
          <w:szCs w:val="20"/>
          <w:lang w:val="en-US"/>
        </w:rPr>
        <w:t>7(6)</w:t>
      </w:r>
      <w:r w:rsidRPr="00A4496F">
        <w:rPr>
          <w:sz w:val="20"/>
          <w:szCs w:val="20"/>
          <w:lang w:val="en-US"/>
        </w:rPr>
        <w:t>, 709–717, doi:</w:t>
      </w:r>
      <w:hyperlink r:id="rId406" w:history="1">
        <w:r w:rsidRPr="00A4496F">
          <w:rPr>
            <w:rStyle w:val="Lienhypertexte"/>
            <w:sz w:val="20"/>
            <w:szCs w:val="20"/>
            <w:lang w:val="en-US"/>
          </w:rPr>
          <w:t>10.1046/j.1354-1013.2001.00442.x</w:t>
        </w:r>
      </w:hyperlink>
      <w:r w:rsidRPr="00A4496F">
        <w:rPr>
          <w:sz w:val="20"/>
          <w:szCs w:val="20"/>
          <w:lang w:val="en-US"/>
        </w:rPr>
        <w:t>.</w:t>
      </w:r>
    </w:p>
    <w:p w14:paraId="58C6B82B" w14:textId="78910175"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Lowe, J.A. and D. Bernie, 2018: The impact of Earth system feedbacks on carbon budgets and climate response. </w:t>
      </w:r>
      <w:r w:rsidRPr="00A4496F">
        <w:rPr>
          <w:i/>
          <w:sz w:val="20"/>
          <w:szCs w:val="20"/>
          <w:lang w:val="en-US"/>
        </w:rPr>
        <w:t>Philosophical Transactions of the Royal Society A: Mathematical, Physical and Engineering Sciences</w:t>
      </w:r>
      <w:r w:rsidRPr="00A4496F">
        <w:rPr>
          <w:sz w:val="20"/>
          <w:szCs w:val="20"/>
          <w:lang w:val="en-US"/>
        </w:rPr>
        <w:t xml:space="preserve">, </w:t>
      </w:r>
      <w:r w:rsidRPr="00A4496F">
        <w:rPr>
          <w:b/>
          <w:sz w:val="20"/>
          <w:szCs w:val="20"/>
          <w:lang w:val="en-US"/>
        </w:rPr>
        <w:t>376(2119)</w:t>
      </w:r>
      <w:r w:rsidRPr="00A4496F">
        <w:rPr>
          <w:sz w:val="20"/>
          <w:szCs w:val="20"/>
          <w:lang w:val="en-US"/>
        </w:rPr>
        <w:t>, 20170263, doi:</w:t>
      </w:r>
      <w:hyperlink r:id="rId407" w:history="1">
        <w:r w:rsidRPr="00A4496F">
          <w:rPr>
            <w:rStyle w:val="Lienhypertexte"/>
            <w:sz w:val="20"/>
            <w:szCs w:val="20"/>
            <w:lang w:val="en-US"/>
          </w:rPr>
          <w:t>10.1098/rsta.2017.0263</w:t>
        </w:r>
      </w:hyperlink>
      <w:r w:rsidRPr="00A4496F">
        <w:rPr>
          <w:sz w:val="20"/>
          <w:szCs w:val="20"/>
          <w:lang w:val="en-US"/>
        </w:rPr>
        <w:t>.</w:t>
      </w:r>
    </w:p>
    <w:p w14:paraId="6DF1D6F1" w14:textId="3F33A8E5"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lastRenderedPageBreak/>
        <w:t xml:space="preserve">Lu, X., M. Chen, Y. Liu, D.G. Miralles, and F. Wang, 2017: Enhanced water use efficiency in global terrestrial ecosystems under increasing aerosol loadings. </w:t>
      </w:r>
      <w:r w:rsidRPr="00A4496F">
        <w:rPr>
          <w:i/>
          <w:sz w:val="20"/>
          <w:szCs w:val="20"/>
          <w:lang w:val="en-US"/>
        </w:rPr>
        <w:t>Agricultural and Forest Meteorology</w:t>
      </w:r>
      <w:r w:rsidRPr="00A4496F">
        <w:rPr>
          <w:sz w:val="20"/>
          <w:szCs w:val="20"/>
          <w:lang w:val="en-US"/>
        </w:rPr>
        <w:t xml:space="preserve">, </w:t>
      </w:r>
      <w:r w:rsidRPr="00A4496F">
        <w:rPr>
          <w:b/>
          <w:sz w:val="20"/>
          <w:szCs w:val="20"/>
          <w:lang w:val="en-US"/>
        </w:rPr>
        <w:t>237–238</w:t>
      </w:r>
      <w:r w:rsidRPr="00A4496F">
        <w:rPr>
          <w:sz w:val="20"/>
          <w:szCs w:val="20"/>
          <w:lang w:val="en-US"/>
        </w:rPr>
        <w:t>, 39–49, doi:</w:t>
      </w:r>
      <w:hyperlink r:id="rId408" w:history="1">
        <w:r w:rsidRPr="00A4496F">
          <w:rPr>
            <w:rStyle w:val="Lienhypertexte"/>
            <w:sz w:val="20"/>
            <w:szCs w:val="20"/>
            <w:lang w:val="en-US"/>
          </w:rPr>
          <w:t>10.1016/j.agrformet.2017.02.002</w:t>
        </w:r>
      </w:hyperlink>
      <w:r w:rsidRPr="00A4496F">
        <w:rPr>
          <w:sz w:val="20"/>
          <w:szCs w:val="20"/>
          <w:lang w:val="en-US"/>
        </w:rPr>
        <w:t>.</w:t>
      </w:r>
    </w:p>
    <w:p w14:paraId="3BE337FA" w14:textId="3CE434C8"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Lucas, P.L., D.P. van Vuuren, J.G.J. Olivier, and M.G.J. den Elzen, 2007: Long-term reduction potential of non-CO2 greenhouse gases. </w:t>
      </w:r>
      <w:r w:rsidRPr="00A4496F">
        <w:rPr>
          <w:i/>
          <w:sz w:val="20"/>
          <w:szCs w:val="20"/>
          <w:lang w:val="en-US"/>
        </w:rPr>
        <w:t>Environmental Science and Policy</w:t>
      </w:r>
      <w:r w:rsidRPr="00A4496F">
        <w:rPr>
          <w:sz w:val="20"/>
          <w:szCs w:val="20"/>
          <w:lang w:val="en-US"/>
        </w:rPr>
        <w:t xml:space="preserve">, </w:t>
      </w:r>
      <w:r w:rsidRPr="00A4496F">
        <w:rPr>
          <w:b/>
          <w:sz w:val="20"/>
          <w:szCs w:val="20"/>
          <w:lang w:val="en-US"/>
        </w:rPr>
        <w:t>10(2)</w:t>
      </w:r>
      <w:r w:rsidRPr="00A4496F">
        <w:rPr>
          <w:sz w:val="20"/>
          <w:szCs w:val="20"/>
          <w:lang w:val="en-US"/>
        </w:rPr>
        <w:t>, 85–103, doi:</w:t>
      </w:r>
      <w:hyperlink r:id="rId409" w:history="1">
        <w:r w:rsidRPr="00A4496F">
          <w:rPr>
            <w:rStyle w:val="Lienhypertexte"/>
            <w:sz w:val="20"/>
            <w:szCs w:val="20"/>
            <w:lang w:val="en-US"/>
          </w:rPr>
          <w:t>10.1016/j.envsci.2006.10.007</w:t>
        </w:r>
      </w:hyperlink>
      <w:r w:rsidRPr="00A4496F">
        <w:rPr>
          <w:sz w:val="20"/>
          <w:szCs w:val="20"/>
          <w:lang w:val="en-US"/>
        </w:rPr>
        <w:t>.</w:t>
      </w:r>
    </w:p>
    <w:p w14:paraId="19C9BEE4" w14:textId="6F1BCBDB"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Lund, M.T., T.K. Berntsen, C. Heyes, Z. Klimont, and B.H. Samset, 2014a: Global and regional climate impacts of black carbon and co-emitted species from the on-road diesel sector. </w:t>
      </w:r>
      <w:r w:rsidRPr="00A4496F">
        <w:rPr>
          <w:i/>
          <w:sz w:val="20"/>
          <w:szCs w:val="20"/>
          <w:lang w:val="en-US"/>
        </w:rPr>
        <w:t>Atmospheric Environment</w:t>
      </w:r>
      <w:r w:rsidRPr="00A4496F">
        <w:rPr>
          <w:sz w:val="20"/>
          <w:szCs w:val="20"/>
          <w:lang w:val="en-US"/>
        </w:rPr>
        <w:t xml:space="preserve">, </w:t>
      </w:r>
      <w:r w:rsidRPr="00A4496F">
        <w:rPr>
          <w:b/>
          <w:sz w:val="20"/>
          <w:szCs w:val="20"/>
          <w:lang w:val="en-US"/>
        </w:rPr>
        <w:t>98</w:t>
      </w:r>
      <w:r w:rsidRPr="00A4496F">
        <w:rPr>
          <w:sz w:val="20"/>
          <w:szCs w:val="20"/>
          <w:lang w:val="en-US"/>
        </w:rPr>
        <w:t>, 50–58, doi:</w:t>
      </w:r>
      <w:hyperlink r:id="rId410" w:history="1">
        <w:r w:rsidRPr="00A4496F">
          <w:rPr>
            <w:rStyle w:val="Lienhypertexte"/>
            <w:sz w:val="20"/>
            <w:szCs w:val="20"/>
            <w:lang w:val="en-US"/>
          </w:rPr>
          <w:t>10.1016/j.atmosenv.2014.08.033</w:t>
        </w:r>
      </w:hyperlink>
      <w:r w:rsidRPr="00A4496F">
        <w:rPr>
          <w:sz w:val="20"/>
          <w:szCs w:val="20"/>
          <w:lang w:val="en-US"/>
        </w:rPr>
        <w:t>.</w:t>
      </w:r>
    </w:p>
    <w:p w14:paraId="186878B6" w14:textId="2BDC6598"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Lund, M.T., T.K. Berntsen, C. Heyes, Z. Klimont, and B.H. Samset, 2014b: Global and regional climate impacts of black carbon and co-emitted species from the on-road diesel sector. </w:t>
      </w:r>
      <w:r w:rsidRPr="00A4496F">
        <w:rPr>
          <w:i/>
          <w:sz w:val="20"/>
          <w:szCs w:val="20"/>
          <w:lang w:val="en-US"/>
        </w:rPr>
        <w:t>Atmospheric Environment</w:t>
      </w:r>
      <w:r w:rsidRPr="00A4496F">
        <w:rPr>
          <w:sz w:val="20"/>
          <w:szCs w:val="20"/>
          <w:lang w:val="en-US"/>
        </w:rPr>
        <w:t xml:space="preserve">, </w:t>
      </w:r>
      <w:r w:rsidRPr="00A4496F">
        <w:rPr>
          <w:b/>
          <w:sz w:val="20"/>
          <w:szCs w:val="20"/>
          <w:lang w:val="en-US"/>
        </w:rPr>
        <w:t>98</w:t>
      </w:r>
      <w:r w:rsidRPr="00A4496F">
        <w:rPr>
          <w:sz w:val="20"/>
          <w:szCs w:val="20"/>
          <w:lang w:val="en-US"/>
        </w:rPr>
        <w:t>, 50–58, doi:</w:t>
      </w:r>
      <w:hyperlink r:id="rId411" w:history="1">
        <w:r w:rsidRPr="00A4496F">
          <w:rPr>
            <w:rStyle w:val="Lienhypertexte"/>
            <w:sz w:val="20"/>
            <w:szCs w:val="20"/>
            <w:lang w:val="en-US"/>
          </w:rPr>
          <w:t>10.1016/j.atmosenv.2014.08.033</w:t>
        </w:r>
      </w:hyperlink>
      <w:r w:rsidRPr="00A4496F">
        <w:rPr>
          <w:sz w:val="20"/>
          <w:szCs w:val="20"/>
          <w:lang w:val="en-US"/>
        </w:rPr>
        <w:t>.</w:t>
      </w:r>
    </w:p>
    <w:p w14:paraId="41323031" w14:textId="3BC5B323"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Lund, M.T. et al., 2017: Emission metrics for quantifying regional climate impacts of aviation. </w:t>
      </w:r>
      <w:r w:rsidRPr="00A4496F">
        <w:rPr>
          <w:i/>
          <w:sz w:val="20"/>
          <w:szCs w:val="20"/>
          <w:lang w:val="en-US"/>
        </w:rPr>
        <w:t>Earth System Dynamics</w:t>
      </w:r>
      <w:r w:rsidRPr="00A4496F">
        <w:rPr>
          <w:sz w:val="20"/>
          <w:szCs w:val="20"/>
          <w:lang w:val="en-US"/>
        </w:rPr>
        <w:t xml:space="preserve">, </w:t>
      </w:r>
      <w:r w:rsidRPr="00A4496F">
        <w:rPr>
          <w:b/>
          <w:sz w:val="20"/>
          <w:szCs w:val="20"/>
          <w:lang w:val="en-US"/>
        </w:rPr>
        <w:t>8(3)</w:t>
      </w:r>
      <w:r w:rsidRPr="00A4496F">
        <w:rPr>
          <w:sz w:val="20"/>
          <w:szCs w:val="20"/>
          <w:lang w:val="en-US"/>
        </w:rPr>
        <w:t>, 547–563, doi:</w:t>
      </w:r>
      <w:hyperlink r:id="rId412" w:history="1">
        <w:r w:rsidRPr="00A4496F">
          <w:rPr>
            <w:rStyle w:val="Lienhypertexte"/>
            <w:sz w:val="20"/>
            <w:szCs w:val="20"/>
            <w:lang w:val="en-US"/>
          </w:rPr>
          <w:t>10.5194/esd-8-547-2017</w:t>
        </w:r>
      </w:hyperlink>
      <w:r w:rsidRPr="00A4496F">
        <w:rPr>
          <w:sz w:val="20"/>
          <w:szCs w:val="20"/>
          <w:lang w:val="en-US"/>
        </w:rPr>
        <w:t>.</w:t>
      </w:r>
    </w:p>
    <w:p w14:paraId="2A761040" w14:textId="28E95B4F"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Lund, M.T. et al., 2018a: Concentrations and radiative forcing of anthropogenic aerosols from 1750 to 2014 simulated with the Oslo CTM3 and CEDS emission inventory. </w:t>
      </w:r>
      <w:r w:rsidRPr="00A4496F">
        <w:rPr>
          <w:i/>
          <w:sz w:val="20"/>
          <w:szCs w:val="20"/>
          <w:lang w:val="en-US"/>
        </w:rPr>
        <w:t>Geoscientific Model Development</w:t>
      </w:r>
      <w:r w:rsidRPr="00A4496F">
        <w:rPr>
          <w:sz w:val="20"/>
          <w:szCs w:val="20"/>
          <w:lang w:val="en-US"/>
        </w:rPr>
        <w:t xml:space="preserve">, </w:t>
      </w:r>
      <w:r w:rsidRPr="00A4496F">
        <w:rPr>
          <w:b/>
          <w:sz w:val="20"/>
          <w:szCs w:val="20"/>
          <w:lang w:val="en-US"/>
        </w:rPr>
        <w:t>11(12)</w:t>
      </w:r>
      <w:r w:rsidRPr="00A4496F">
        <w:rPr>
          <w:sz w:val="20"/>
          <w:szCs w:val="20"/>
          <w:lang w:val="en-US"/>
        </w:rPr>
        <w:t>, 4909–4931, doi:</w:t>
      </w:r>
      <w:hyperlink r:id="rId413" w:history="1">
        <w:r w:rsidRPr="00A4496F">
          <w:rPr>
            <w:rStyle w:val="Lienhypertexte"/>
            <w:sz w:val="20"/>
            <w:szCs w:val="20"/>
            <w:lang w:val="en-US"/>
          </w:rPr>
          <w:t>10.5194/gmd-11-4909-2018</w:t>
        </w:r>
      </w:hyperlink>
      <w:r w:rsidRPr="00A4496F">
        <w:rPr>
          <w:sz w:val="20"/>
          <w:szCs w:val="20"/>
          <w:lang w:val="en-US"/>
        </w:rPr>
        <w:t>.</w:t>
      </w:r>
    </w:p>
    <w:p w14:paraId="1B609E33" w14:textId="5CF1934E"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Lund, M.T. et al., 2018b: Short Black Carbon lifetime inferred from a global set of aircraft observations. </w:t>
      </w:r>
      <w:r w:rsidRPr="00A4496F">
        <w:rPr>
          <w:i/>
          <w:sz w:val="20"/>
          <w:szCs w:val="20"/>
          <w:lang w:val="en-US"/>
        </w:rPr>
        <w:t>npj Climate and Atmospheric Science</w:t>
      </w:r>
      <w:r w:rsidRPr="00A4496F">
        <w:rPr>
          <w:sz w:val="20"/>
          <w:szCs w:val="20"/>
          <w:lang w:val="en-US"/>
        </w:rPr>
        <w:t xml:space="preserve">, </w:t>
      </w:r>
      <w:r w:rsidRPr="00A4496F">
        <w:rPr>
          <w:b/>
          <w:sz w:val="20"/>
          <w:szCs w:val="20"/>
          <w:lang w:val="en-US"/>
        </w:rPr>
        <w:t>1(1)</w:t>
      </w:r>
      <w:r w:rsidRPr="00A4496F">
        <w:rPr>
          <w:sz w:val="20"/>
          <w:szCs w:val="20"/>
          <w:lang w:val="en-US"/>
        </w:rPr>
        <w:t>, 31, doi:</w:t>
      </w:r>
      <w:hyperlink r:id="rId414" w:history="1">
        <w:r w:rsidRPr="00A4496F">
          <w:rPr>
            <w:rStyle w:val="Lienhypertexte"/>
            <w:sz w:val="20"/>
            <w:szCs w:val="20"/>
            <w:lang w:val="en-US"/>
          </w:rPr>
          <w:t>10.1038/s41612-018-0040-x</w:t>
        </w:r>
      </w:hyperlink>
      <w:r w:rsidRPr="00A4496F">
        <w:rPr>
          <w:sz w:val="20"/>
          <w:szCs w:val="20"/>
          <w:lang w:val="en-US"/>
        </w:rPr>
        <w:t>.</w:t>
      </w:r>
    </w:p>
    <w:p w14:paraId="3AACED21" w14:textId="558B1D60"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Lund, M.T. et al., 2020: A continued role of short-lived climate forcers under the Shared Socioeconomic Pathways. </w:t>
      </w:r>
      <w:r w:rsidRPr="00A4496F">
        <w:rPr>
          <w:i/>
          <w:sz w:val="20"/>
          <w:szCs w:val="20"/>
          <w:lang w:val="en-US"/>
        </w:rPr>
        <w:t>Earth System Dynamics</w:t>
      </w:r>
      <w:r w:rsidRPr="00A4496F">
        <w:rPr>
          <w:sz w:val="20"/>
          <w:szCs w:val="20"/>
          <w:lang w:val="en-US"/>
        </w:rPr>
        <w:t xml:space="preserve">, </w:t>
      </w:r>
      <w:r w:rsidRPr="00A4496F">
        <w:rPr>
          <w:b/>
          <w:sz w:val="20"/>
          <w:szCs w:val="20"/>
          <w:lang w:val="en-US"/>
        </w:rPr>
        <w:t>11(4)</w:t>
      </w:r>
      <w:r w:rsidRPr="00A4496F">
        <w:rPr>
          <w:sz w:val="20"/>
          <w:szCs w:val="20"/>
          <w:lang w:val="en-US"/>
        </w:rPr>
        <w:t>, 977–993, doi:</w:t>
      </w:r>
      <w:hyperlink r:id="rId415" w:history="1">
        <w:r w:rsidRPr="00A4496F">
          <w:rPr>
            <w:rStyle w:val="Lienhypertexte"/>
            <w:sz w:val="20"/>
            <w:szCs w:val="20"/>
            <w:lang w:val="en-US"/>
          </w:rPr>
          <w:t>10.5194/esd-11-977-2020</w:t>
        </w:r>
      </w:hyperlink>
      <w:r w:rsidRPr="00A4496F">
        <w:rPr>
          <w:sz w:val="20"/>
          <w:szCs w:val="20"/>
          <w:lang w:val="en-US"/>
        </w:rPr>
        <w:t>.</w:t>
      </w:r>
    </w:p>
    <w:p w14:paraId="54F2BFCB" w14:textId="4D4B1358"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Luo, M. et al., 2015: Satellite observations of tropospheric ammonia and carbon monoxide: Global distributions, regional correlations and comparisons to model simulations. </w:t>
      </w:r>
      <w:r w:rsidRPr="00A4496F">
        <w:rPr>
          <w:i/>
          <w:sz w:val="20"/>
          <w:szCs w:val="20"/>
          <w:lang w:val="en-US"/>
        </w:rPr>
        <w:t>Atmospheric Environment</w:t>
      </w:r>
      <w:r w:rsidRPr="00A4496F">
        <w:rPr>
          <w:sz w:val="20"/>
          <w:szCs w:val="20"/>
          <w:lang w:val="en-US"/>
        </w:rPr>
        <w:t>, doi:</w:t>
      </w:r>
      <w:hyperlink r:id="rId416" w:history="1">
        <w:r w:rsidRPr="00A4496F">
          <w:rPr>
            <w:rStyle w:val="Lienhypertexte"/>
            <w:sz w:val="20"/>
            <w:szCs w:val="20"/>
            <w:lang w:val="en-US"/>
          </w:rPr>
          <w:t>10.1016/j.atmosenv.2015.02.007</w:t>
        </w:r>
      </w:hyperlink>
      <w:r w:rsidRPr="00A4496F">
        <w:rPr>
          <w:sz w:val="20"/>
          <w:szCs w:val="20"/>
          <w:lang w:val="en-US"/>
        </w:rPr>
        <w:t>.</w:t>
      </w:r>
    </w:p>
    <w:p w14:paraId="5431ED23" w14:textId="13EE3623"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Macmartin, D.G. et al., 2017: The climate response to stratospheric aerosol geoengineering can be tailored using multiple injection locations. </w:t>
      </w:r>
      <w:r w:rsidRPr="00A4496F">
        <w:rPr>
          <w:i/>
          <w:sz w:val="20"/>
          <w:szCs w:val="20"/>
          <w:lang w:val="en-US"/>
        </w:rPr>
        <w:t>Journal of Geophysical Research: Atmospheres</w:t>
      </w:r>
      <w:r w:rsidRPr="00A4496F">
        <w:rPr>
          <w:sz w:val="20"/>
          <w:szCs w:val="20"/>
          <w:lang w:val="en-US"/>
        </w:rPr>
        <w:t>, doi:</w:t>
      </w:r>
      <w:hyperlink r:id="rId417" w:history="1">
        <w:r w:rsidRPr="00A4496F">
          <w:rPr>
            <w:rStyle w:val="Lienhypertexte"/>
            <w:sz w:val="20"/>
            <w:szCs w:val="20"/>
            <w:lang w:val="en-US"/>
          </w:rPr>
          <w:t>10.1002/2017jd026868</w:t>
        </w:r>
      </w:hyperlink>
      <w:r w:rsidRPr="00A4496F">
        <w:rPr>
          <w:sz w:val="20"/>
          <w:szCs w:val="20"/>
          <w:lang w:val="en-US"/>
        </w:rPr>
        <w:t>.</w:t>
      </w:r>
    </w:p>
    <w:p w14:paraId="349FA76B" w14:textId="4E190C8A"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Mahmood, R. et al., 2016: Seasonality of global and arctic black carbon processes in the arctic monitoring and assessment programme models. </w:t>
      </w:r>
      <w:r w:rsidRPr="00A4496F">
        <w:rPr>
          <w:i/>
          <w:sz w:val="20"/>
          <w:szCs w:val="20"/>
          <w:lang w:val="en-US"/>
        </w:rPr>
        <w:t>Journal of Geophysical Research</w:t>
      </w:r>
      <w:r w:rsidRPr="00A4496F">
        <w:rPr>
          <w:sz w:val="20"/>
          <w:szCs w:val="20"/>
          <w:lang w:val="en-US"/>
        </w:rPr>
        <w:t xml:space="preserve">, </w:t>
      </w:r>
      <w:r w:rsidRPr="00A4496F">
        <w:rPr>
          <w:b/>
          <w:sz w:val="20"/>
          <w:szCs w:val="20"/>
          <w:lang w:val="en-US"/>
        </w:rPr>
        <w:t>121(12)</w:t>
      </w:r>
      <w:r w:rsidRPr="00A4496F">
        <w:rPr>
          <w:sz w:val="20"/>
          <w:szCs w:val="20"/>
          <w:lang w:val="en-US"/>
        </w:rPr>
        <w:t>, 7100–7116, doi:</w:t>
      </w:r>
      <w:hyperlink r:id="rId418" w:history="1">
        <w:r w:rsidRPr="00A4496F">
          <w:rPr>
            <w:rStyle w:val="Lienhypertexte"/>
            <w:sz w:val="20"/>
            <w:szCs w:val="20"/>
            <w:lang w:val="en-US"/>
          </w:rPr>
          <w:t>10.1002/2016jd024849</w:t>
        </w:r>
      </w:hyperlink>
      <w:r w:rsidRPr="00A4496F">
        <w:rPr>
          <w:sz w:val="20"/>
          <w:szCs w:val="20"/>
          <w:lang w:val="en-US"/>
        </w:rPr>
        <w:t>.</w:t>
      </w:r>
    </w:p>
    <w:p w14:paraId="3202EE2A" w14:textId="263E59A2"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Mahowald, N., 2011: Aerosol Indirect Effect on Biogeochemical Cycles and Climate. </w:t>
      </w:r>
      <w:r w:rsidRPr="00A4496F">
        <w:rPr>
          <w:i/>
          <w:sz w:val="20"/>
          <w:szCs w:val="20"/>
          <w:lang w:val="en-US"/>
        </w:rPr>
        <w:t>Science</w:t>
      </w:r>
      <w:r w:rsidRPr="00A4496F">
        <w:rPr>
          <w:sz w:val="20"/>
          <w:szCs w:val="20"/>
          <w:lang w:val="en-US"/>
        </w:rPr>
        <w:t xml:space="preserve">, </w:t>
      </w:r>
      <w:r w:rsidRPr="00A4496F">
        <w:rPr>
          <w:b/>
          <w:sz w:val="20"/>
          <w:szCs w:val="20"/>
          <w:lang w:val="en-US"/>
        </w:rPr>
        <w:t>334(6057)</w:t>
      </w:r>
      <w:r w:rsidRPr="00A4496F">
        <w:rPr>
          <w:sz w:val="20"/>
          <w:szCs w:val="20"/>
          <w:lang w:val="en-US"/>
        </w:rPr>
        <w:t>, 794–796, doi:</w:t>
      </w:r>
      <w:hyperlink r:id="rId419" w:history="1">
        <w:r w:rsidRPr="00A4496F">
          <w:rPr>
            <w:rStyle w:val="Lienhypertexte"/>
            <w:sz w:val="20"/>
            <w:szCs w:val="20"/>
            <w:lang w:val="en-US"/>
          </w:rPr>
          <w:t>10.1126/science.1207374</w:t>
        </w:r>
      </w:hyperlink>
      <w:r w:rsidRPr="00A4496F">
        <w:rPr>
          <w:sz w:val="20"/>
          <w:szCs w:val="20"/>
          <w:lang w:val="en-US"/>
        </w:rPr>
        <w:t>.</w:t>
      </w:r>
    </w:p>
    <w:p w14:paraId="41016F2C" w14:textId="48CFBAEB"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Mahowald, N.M. and C. Luo, 2003: A less dusty future? </w:t>
      </w:r>
      <w:r w:rsidRPr="00A4496F">
        <w:rPr>
          <w:i/>
          <w:sz w:val="20"/>
          <w:szCs w:val="20"/>
          <w:lang w:val="en-US"/>
        </w:rPr>
        <w:t>Geophysical Research Letters</w:t>
      </w:r>
      <w:r w:rsidRPr="00A4496F">
        <w:rPr>
          <w:sz w:val="20"/>
          <w:szCs w:val="20"/>
          <w:lang w:val="en-US"/>
        </w:rPr>
        <w:t xml:space="preserve">, </w:t>
      </w:r>
      <w:r w:rsidRPr="00A4496F">
        <w:rPr>
          <w:b/>
          <w:sz w:val="20"/>
          <w:szCs w:val="20"/>
          <w:lang w:val="en-US"/>
        </w:rPr>
        <w:t>30(17)</w:t>
      </w:r>
      <w:r w:rsidRPr="00A4496F">
        <w:rPr>
          <w:sz w:val="20"/>
          <w:szCs w:val="20"/>
          <w:lang w:val="en-US"/>
        </w:rPr>
        <w:t>, doi:</w:t>
      </w:r>
      <w:hyperlink r:id="rId420" w:history="1">
        <w:r w:rsidRPr="00A4496F">
          <w:rPr>
            <w:rStyle w:val="Lienhypertexte"/>
            <w:sz w:val="20"/>
            <w:szCs w:val="20"/>
            <w:lang w:val="en-US"/>
          </w:rPr>
          <w:t>10.1029/2003gl017880</w:t>
        </w:r>
      </w:hyperlink>
      <w:r w:rsidRPr="00A4496F">
        <w:rPr>
          <w:sz w:val="20"/>
          <w:szCs w:val="20"/>
          <w:lang w:val="en-US"/>
        </w:rPr>
        <w:t>.</w:t>
      </w:r>
    </w:p>
    <w:p w14:paraId="6442ABE6" w14:textId="017BE265"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Mahowald, N.M. et al., 2010: Observed 20th century desert dust variability: Impact on climateand biogeochemistry.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10(22)</w:t>
      </w:r>
      <w:r w:rsidRPr="00A4496F">
        <w:rPr>
          <w:sz w:val="20"/>
          <w:szCs w:val="20"/>
          <w:lang w:val="en-US"/>
        </w:rPr>
        <w:t>, 10875–10893, doi:</w:t>
      </w:r>
      <w:hyperlink r:id="rId421" w:history="1">
        <w:r w:rsidRPr="00A4496F">
          <w:rPr>
            <w:rStyle w:val="Lienhypertexte"/>
            <w:sz w:val="20"/>
            <w:szCs w:val="20"/>
            <w:lang w:val="en-US"/>
          </w:rPr>
          <w:t>10.5194/acp-10-10875-2010</w:t>
        </w:r>
      </w:hyperlink>
      <w:r w:rsidRPr="00A4496F">
        <w:rPr>
          <w:sz w:val="20"/>
          <w:szCs w:val="20"/>
          <w:lang w:val="en-US"/>
        </w:rPr>
        <w:t>.</w:t>
      </w:r>
    </w:p>
    <w:p w14:paraId="08A8EC0D" w14:textId="4DDC3436"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Mahowald, N.M. et al., 2017: Aerosol Deposition Impacts on Land and Ocean Carbon Cycles. </w:t>
      </w:r>
      <w:r w:rsidRPr="00A4496F">
        <w:rPr>
          <w:i/>
          <w:sz w:val="20"/>
          <w:szCs w:val="20"/>
          <w:lang w:val="en-US"/>
        </w:rPr>
        <w:t>Current Climate Change Reports</w:t>
      </w:r>
      <w:r w:rsidRPr="00A4496F">
        <w:rPr>
          <w:sz w:val="20"/>
          <w:szCs w:val="20"/>
          <w:lang w:val="en-US"/>
        </w:rPr>
        <w:t xml:space="preserve">, </w:t>
      </w:r>
      <w:r w:rsidRPr="00A4496F">
        <w:rPr>
          <w:b/>
          <w:sz w:val="20"/>
          <w:szCs w:val="20"/>
          <w:lang w:val="en-US"/>
        </w:rPr>
        <w:t>3(1)</w:t>
      </w:r>
      <w:r w:rsidRPr="00A4496F">
        <w:rPr>
          <w:sz w:val="20"/>
          <w:szCs w:val="20"/>
          <w:lang w:val="en-US"/>
        </w:rPr>
        <w:t>, 16–31, doi:</w:t>
      </w:r>
      <w:hyperlink r:id="rId422" w:history="1">
        <w:r w:rsidRPr="00A4496F">
          <w:rPr>
            <w:rStyle w:val="Lienhypertexte"/>
            <w:sz w:val="20"/>
            <w:szCs w:val="20"/>
            <w:lang w:val="en-US"/>
          </w:rPr>
          <w:t>10.1007/s40641-017-0056-z</w:t>
        </w:r>
      </w:hyperlink>
      <w:r w:rsidRPr="00A4496F">
        <w:rPr>
          <w:sz w:val="20"/>
          <w:szCs w:val="20"/>
          <w:lang w:val="en-US"/>
        </w:rPr>
        <w:t>.</w:t>
      </w:r>
    </w:p>
    <w:p w14:paraId="13CBDADB" w14:textId="4F5BEED9"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Maione, M. et al., 2016: Air quality and climate change: Designing new win-win policies for Europe. </w:t>
      </w:r>
      <w:r w:rsidRPr="00A4496F">
        <w:rPr>
          <w:i/>
          <w:sz w:val="20"/>
          <w:szCs w:val="20"/>
          <w:lang w:val="en-US"/>
        </w:rPr>
        <w:t>Environmental Science and Policy</w:t>
      </w:r>
      <w:r w:rsidRPr="00A4496F">
        <w:rPr>
          <w:sz w:val="20"/>
          <w:szCs w:val="20"/>
          <w:lang w:val="en-US"/>
        </w:rPr>
        <w:t xml:space="preserve">, </w:t>
      </w:r>
      <w:r w:rsidRPr="00A4496F">
        <w:rPr>
          <w:b/>
          <w:sz w:val="20"/>
          <w:szCs w:val="20"/>
          <w:lang w:val="en-US"/>
        </w:rPr>
        <w:t>65</w:t>
      </w:r>
      <w:r w:rsidRPr="00A4496F">
        <w:rPr>
          <w:sz w:val="20"/>
          <w:szCs w:val="20"/>
          <w:lang w:val="en-US"/>
        </w:rPr>
        <w:t>, 48–57, doi:</w:t>
      </w:r>
      <w:hyperlink r:id="rId423" w:history="1">
        <w:r w:rsidRPr="00A4496F">
          <w:rPr>
            <w:rStyle w:val="Lienhypertexte"/>
            <w:sz w:val="20"/>
            <w:szCs w:val="20"/>
            <w:lang w:val="en-US"/>
          </w:rPr>
          <w:t>10.1016/j.envsci.2016.03.011</w:t>
        </w:r>
      </w:hyperlink>
      <w:r w:rsidRPr="00A4496F">
        <w:rPr>
          <w:sz w:val="20"/>
          <w:szCs w:val="20"/>
          <w:lang w:val="en-US"/>
        </w:rPr>
        <w:t>.</w:t>
      </w:r>
    </w:p>
    <w:p w14:paraId="14E6EB01" w14:textId="6051598C"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Malavelle, F.F. et al., 2017: Strong constraints on aerosol-cloud interactions from volcanic eruptions. </w:t>
      </w:r>
      <w:r w:rsidRPr="00A4496F">
        <w:rPr>
          <w:i/>
          <w:sz w:val="20"/>
          <w:szCs w:val="20"/>
          <w:lang w:val="en-US"/>
        </w:rPr>
        <w:t>Nature</w:t>
      </w:r>
      <w:r w:rsidRPr="00A4496F">
        <w:rPr>
          <w:sz w:val="20"/>
          <w:szCs w:val="20"/>
          <w:lang w:val="en-US"/>
        </w:rPr>
        <w:t>, doi:</w:t>
      </w:r>
      <w:hyperlink r:id="rId424" w:history="1">
        <w:r w:rsidRPr="00A4496F">
          <w:rPr>
            <w:rStyle w:val="Lienhypertexte"/>
            <w:sz w:val="20"/>
            <w:szCs w:val="20"/>
            <w:lang w:val="en-US"/>
          </w:rPr>
          <w:t>10.1038/nature22974</w:t>
        </w:r>
      </w:hyperlink>
      <w:r w:rsidRPr="00A4496F">
        <w:rPr>
          <w:sz w:val="20"/>
          <w:szCs w:val="20"/>
          <w:lang w:val="en-US"/>
        </w:rPr>
        <w:t>.</w:t>
      </w:r>
    </w:p>
    <w:p w14:paraId="2BE53936" w14:textId="6FD33D33"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Malm, W.C., B.A. Schichtel, J.L. Hand, and J.L. Collett, 2017: Concurrent Temporal and Spatial Trends in Sulfate and Organic Mass Concentrations Measured in the IMPROVE Monitoring Program. </w:t>
      </w:r>
      <w:r w:rsidRPr="00A4496F">
        <w:rPr>
          <w:i/>
          <w:sz w:val="20"/>
          <w:szCs w:val="20"/>
          <w:lang w:val="en-US"/>
        </w:rPr>
        <w:t>Journal of Geophysical Research: Atmospheres</w:t>
      </w:r>
      <w:r w:rsidRPr="00A4496F">
        <w:rPr>
          <w:sz w:val="20"/>
          <w:szCs w:val="20"/>
          <w:lang w:val="en-US"/>
        </w:rPr>
        <w:t>, doi:</w:t>
      </w:r>
      <w:hyperlink r:id="rId425" w:history="1">
        <w:r w:rsidRPr="00A4496F">
          <w:rPr>
            <w:rStyle w:val="Lienhypertexte"/>
            <w:sz w:val="20"/>
            <w:szCs w:val="20"/>
            <w:lang w:val="en-US"/>
          </w:rPr>
          <w:t>10.1002/2017jd026865</w:t>
        </w:r>
      </w:hyperlink>
      <w:r w:rsidRPr="00A4496F">
        <w:rPr>
          <w:sz w:val="20"/>
          <w:szCs w:val="20"/>
          <w:lang w:val="en-US"/>
        </w:rPr>
        <w:t>.</w:t>
      </w:r>
    </w:p>
    <w:p w14:paraId="15DFB994" w14:textId="0F5A7719"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Mangeon, S., R. Field, M. Fromm, C. McHugh, and A. Voulgarakis, 2015: Satellite versus ground-based estimates of burned area: A comparison between MODIS based burned area and fire agency reports over North America in 2007. </w:t>
      </w:r>
      <w:r w:rsidRPr="00A4496F">
        <w:rPr>
          <w:i/>
          <w:sz w:val="20"/>
          <w:szCs w:val="20"/>
          <w:lang w:val="en-US"/>
        </w:rPr>
        <w:t>The Anthropocene Review</w:t>
      </w:r>
      <w:r w:rsidRPr="00A4496F">
        <w:rPr>
          <w:sz w:val="20"/>
          <w:szCs w:val="20"/>
          <w:lang w:val="en-US"/>
        </w:rPr>
        <w:t xml:space="preserve">, </w:t>
      </w:r>
      <w:r w:rsidRPr="00A4496F">
        <w:rPr>
          <w:b/>
          <w:sz w:val="20"/>
          <w:szCs w:val="20"/>
          <w:lang w:val="en-US"/>
        </w:rPr>
        <w:t>3(2)</w:t>
      </w:r>
      <w:r w:rsidRPr="00A4496F">
        <w:rPr>
          <w:sz w:val="20"/>
          <w:szCs w:val="20"/>
          <w:lang w:val="en-US"/>
        </w:rPr>
        <w:t>, 76–92, doi:</w:t>
      </w:r>
      <w:hyperlink r:id="rId426" w:history="1">
        <w:r w:rsidRPr="00A4496F">
          <w:rPr>
            <w:rStyle w:val="Lienhypertexte"/>
            <w:sz w:val="20"/>
            <w:szCs w:val="20"/>
            <w:lang w:val="en-US"/>
          </w:rPr>
          <w:t>10.1177/2053019615588790</w:t>
        </w:r>
      </w:hyperlink>
      <w:r w:rsidRPr="00A4496F">
        <w:rPr>
          <w:sz w:val="20"/>
          <w:szCs w:val="20"/>
          <w:lang w:val="en-US"/>
        </w:rPr>
        <w:t>.</w:t>
      </w:r>
    </w:p>
    <w:p w14:paraId="1C97BF2B" w14:textId="5C8EFAAB"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Mann, G.W. et al., 2014: Intercomparison and evaluation of global aerosol microphysical properties among AeroCom models of a range of complexity.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14(9)</w:t>
      </w:r>
      <w:r w:rsidRPr="00A4496F">
        <w:rPr>
          <w:sz w:val="20"/>
          <w:szCs w:val="20"/>
          <w:lang w:val="en-US"/>
        </w:rPr>
        <w:t>, 4679–4713, doi:</w:t>
      </w:r>
      <w:hyperlink r:id="rId427" w:history="1">
        <w:r w:rsidRPr="00A4496F">
          <w:rPr>
            <w:rStyle w:val="Lienhypertexte"/>
            <w:sz w:val="20"/>
            <w:szCs w:val="20"/>
            <w:lang w:val="en-US"/>
          </w:rPr>
          <w:t>10.5194/acp-14-4679-2014</w:t>
        </w:r>
      </w:hyperlink>
      <w:r w:rsidRPr="00A4496F">
        <w:rPr>
          <w:sz w:val="20"/>
          <w:szCs w:val="20"/>
          <w:lang w:val="en-US"/>
        </w:rPr>
        <w:t>.</w:t>
      </w:r>
    </w:p>
    <w:p w14:paraId="74335972" w14:textId="49C329ED"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Marais, E.A. et al., 2018: Nitrogen oxides in the global upper troposphere: Interpreting cloud-sliced NO2 observations from the OMI satellite instrument.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18(23)</w:t>
      </w:r>
      <w:r w:rsidRPr="00A4496F">
        <w:rPr>
          <w:sz w:val="20"/>
          <w:szCs w:val="20"/>
          <w:lang w:val="en-US"/>
        </w:rPr>
        <w:t>, 17017–17027, doi:</w:t>
      </w:r>
      <w:hyperlink r:id="rId428" w:history="1">
        <w:r w:rsidRPr="00A4496F">
          <w:rPr>
            <w:rStyle w:val="Lienhypertexte"/>
            <w:sz w:val="20"/>
            <w:szCs w:val="20"/>
            <w:lang w:val="en-US"/>
          </w:rPr>
          <w:t>10.5194/acp-18-17017-2018</w:t>
        </w:r>
      </w:hyperlink>
      <w:r w:rsidRPr="00A4496F">
        <w:rPr>
          <w:sz w:val="20"/>
          <w:szCs w:val="20"/>
          <w:lang w:val="en-US"/>
        </w:rPr>
        <w:t>.</w:t>
      </w:r>
    </w:p>
    <w:p w14:paraId="5F2C3479" w14:textId="775B1A80"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Mariani, R.L. and W.Z. de Mello, 2007: PM2.5-10, PM2.5 and associated water-soluble inorganic species at a coastal urban site in the metropolitan region of Rio de Janeiro. </w:t>
      </w:r>
      <w:r w:rsidRPr="00A4496F">
        <w:rPr>
          <w:i/>
          <w:sz w:val="20"/>
          <w:szCs w:val="20"/>
          <w:lang w:val="en-US"/>
        </w:rPr>
        <w:t>Atmospheric Environment</w:t>
      </w:r>
      <w:r w:rsidRPr="00A4496F">
        <w:rPr>
          <w:sz w:val="20"/>
          <w:szCs w:val="20"/>
          <w:lang w:val="en-US"/>
        </w:rPr>
        <w:t xml:space="preserve">, </w:t>
      </w:r>
      <w:r w:rsidRPr="00A4496F">
        <w:rPr>
          <w:b/>
          <w:sz w:val="20"/>
          <w:szCs w:val="20"/>
          <w:lang w:val="en-US"/>
        </w:rPr>
        <w:t>41(13)</w:t>
      </w:r>
      <w:r w:rsidRPr="00A4496F">
        <w:rPr>
          <w:sz w:val="20"/>
          <w:szCs w:val="20"/>
          <w:lang w:val="en-US"/>
        </w:rPr>
        <w:t>, 2887–2892, doi:</w:t>
      </w:r>
      <w:hyperlink r:id="rId429" w:history="1">
        <w:r w:rsidRPr="00A4496F">
          <w:rPr>
            <w:rStyle w:val="Lienhypertexte"/>
            <w:sz w:val="20"/>
            <w:szCs w:val="20"/>
            <w:lang w:val="en-US"/>
          </w:rPr>
          <w:t>10.1016/j.atmosenv.2006.12.009</w:t>
        </w:r>
      </w:hyperlink>
      <w:r w:rsidRPr="00A4496F">
        <w:rPr>
          <w:sz w:val="20"/>
          <w:szCs w:val="20"/>
          <w:lang w:val="en-US"/>
        </w:rPr>
        <w:t>.</w:t>
      </w:r>
    </w:p>
    <w:p w14:paraId="7D14A9D7" w14:textId="7941F39E"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Markakis, K. et al., 2014: Air quality in the mid-21st century for the city of Paris under two climate scenarios; From the regional to local scale.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14(14)</w:t>
      </w:r>
      <w:r w:rsidRPr="00A4496F">
        <w:rPr>
          <w:sz w:val="20"/>
          <w:szCs w:val="20"/>
          <w:lang w:val="en-US"/>
        </w:rPr>
        <w:t>, 7323–7340, doi:</w:t>
      </w:r>
      <w:hyperlink r:id="rId430" w:history="1">
        <w:r w:rsidRPr="00A4496F">
          <w:rPr>
            <w:rStyle w:val="Lienhypertexte"/>
            <w:sz w:val="20"/>
            <w:szCs w:val="20"/>
            <w:lang w:val="en-US"/>
          </w:rPr>
          <w:t>10.5194/acp-14-7323-2014</w:t>
        </w:r>
      </w:hyperlink>
      <w:r w:rsidRPr="00A4496F">
        <w:rPr>
          <w:sz w:val="20"/>
          <w:szCs w:val="20"/>
          <w:lang w:val="en-US"/>
        </w:rPr>
        <w:t>.</w:t>
      </w:r>
    </w:p>
    <w:p w14:paraId="722BF160" w14:textId="52041140"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Markakis, K. et al., 2016: Mid-21st century air quality at the urban scale under the influence of changed climate and emissions – case studies for Paris and Stockholm.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16(4)</w:t>
      </w:r>
      <w:r w:rsidRPr="00A4496F">
        <w:rPr>
          <w:sz w:val="20"/>
          <w:szCs w:val="20"/>
          <w:lang w:val="en-US"/>
        </w:rPr>
        <w:t>, 1877–1894, doi:</w:t>
      </w:r>
      <w:hyperlink r:id="rId431" w:history="1">
        <w:r w:rsidRPr="00A4496F">
          <w:rPr>
            <w:rStyle w:val="Lienhypertexte"/>
            <w:sz w:val="20"/>
            <w:szCs w:val="20"/>
            <w:lang w:val="en-US"/>
          </w:rPr>
          <w:t>10.5194/acp-16-1877-2016</w:t>
        </w:r>
      </w:hyperlink>
      <w:r w:rsidRPr="00A4496F">
        <w:rPr>
          <w:sz w:val="20"/>
          <w:szCs w:val="20"/>
          <w:lang w:val="en-US"/>
        </w:rPr>
        <w:t>.</w:t>
      </w:r>
    </w:p>
    <w:p w14:paraId="01169DA5" w14:textId="31CA542B"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lastRenderedPageBreak/>
        <w:t xml:space="preserve">Markandya, A. et al., 2018: Health co-benefits from air pollution and mitigation costs of the Paris Agreement: a modelling study. </w:t>
      </w:r>
      <w:r w:rsidRPr="00A4496F">
        <w:rPr>
          <w:i/>
          <w:sz w:val="20"/>
          <w:szCs w:val="20"/>
          <w:lang w:val="en-US"/>
        </w:rPr>
        <w:t>The Lancet Planetary Health</w:t>
      </w:r>
      <w:r w:rsidRPr="00A4496F">
        <w:rPr>
          <w:sz w:val="20"/>
          <w:szCs w:val="20"/>
          <w:lang w:val="en-US"/>
        </w:rPr>
        <w:t xml:space="preserve">, </w:t>
      </w:r>
      <w:r w:rsidRPr="00A4496F">
        <w:rPr>
          <w:b/>
          <w:sz w:val="20"/>
          <w:szCs w:val="20"/>
          <w:lang w:val="en-US"/>
        </w:rPr>
        <w:t>2(3)</w:t>
      </w:r>
      <w:r w:rsidRPr="00A4496F">
        <w:rPr>
          <w:sz w:val="20"/>
          <w:szCs w:val="20"/>
          <w:lang w:val="en-US"/>
        </w:rPr>
        <w:t>, e126–e133, doi:</w:t>
      </w:r>
      <w:hyperlink r:id="rId432" w:history="1">
        <w:r w:rsidRPr="00A4496F">
          <w:rPr>
            <w:rStyle w:val="Lienhypertexte"/>
            <w:sz w:val="20"/>
            <w:szCs w:val="20"/>
            <w:lang w:val="en-US"/>
          </w:rPr>
          <w:t>10.1016/s2542-5196(18)30029-9</w:t>
        </w:r>
      </w:hyperlink>
      <w:r w:rsidRPr="00A4496F">
        <w:rPr>
          <w:sz w:val="20"/>
          <w:szCs w:val="20"/>
          <w:lang w:val="en-US"/>
        </w:rPr>
        <w:t>.</w:t>
      </w:r>
    </w:p>
    <w:p w14:paraId="3A0BCCEA" w14:textId="602A8D6D"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Marlier, M.E., E.X. Bonilla, and L.J. Mickley, 2020: How Do Brazilian Fires Affect Air Pollution and Public Health? </w:t>
      </w:r>
      <w:r w:rsidRPr="00A4496F">
        <w:rPr>
          <w:i/>
          <w:sz w:val="20"/>
          <w:szCs w:val="20"/>
          <w:lang w:val="en-US"/>
        </w:rPr>
        <w:t>GeoHealth</w:t>
      </w:r>
      <w:r w:rsidRPr="00A4496F">
        <w:rPr>
          <w:sz w:val="20"/>
          <w:szCs w:val="20"/>
          <w:lang w:val="en-US"/>
        </w:rPr>
        <w:t xml:space="preserve">, </w:t>
      </w:r>
      <w:r w:rsidRPr="00A4496F">
        <w:rPr>
          <w:b/>
          <w:sz w:val="20"/>
          <w:szCs w:val="20"/>
          <w:lang w:val="en-US"/>
        </w:rPr>
        <w:t>4(12)</w:t>
      </w:r>
      <w:r w:rsidRPr="00A4496F">
        <w:rPr>
          <w:sz w:val="20"/>
          <w:szCs w:val="20"/>
          <w:lang w:val="en-US"/>
        </w:rPr>
        <w:t>, e2020GH000331, doi:</w:t>
      </w:r>
      <w:hyperlink r:id="rId433" w:history="1">
        <w:r w:rsidRPr="00A4496F">
          <w:rPr>
            <w:rStyle w:val="Lienhypertexte"/>
            <w:sz w:val="20"/>
            <w:szCs w:val="20"/>
            <w:lang w:val="en-US"/>
          </w:rPr>
          <w:t>10.1029/2020gh000331</w:t>
        </w:r>
      </w:hyperlink>
      <w:r w:rsidRPr="00A4496F">
        <w:rPr>
          <w:sz w:val="20"/>
          <w:szCs w:val="20"/>
          <w:lang w:val="en-US"/>
        </w:rPr>
        <w:t>.</w:t>
      </w:r>
    </w:p>
    <w:p w14:paraId="5B806FEE" w14:textId="2B990795"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Marlon, J.R. et al., 2016: Reconstructions of biomass burning from sediment-charcoal records to improve data–model comparisons. </w:t>
      </w:r>
      <w:r w:rsidRPr="00A4496F">
        <w:rPr>
          <w:i/>
          <w:sz w:val="20"/>
          <w:szCs w:val="20"/>
          <w:lang w:val="en-US"/>
        </w:rPr>
        <w:t>Biogeosciences</w:t>
      </w:r>
      <w:r w:rsidRPr="00A4496F">
        <w:rPr>
          <w:sz w:val="20"/>
          <w:szCs w:val="20"/>
          <w:lang w:val="en-US"/>
        </w:rPr>
        <w:t xml:space="preserve">, </w:t>
      </w:r>
      <w:r w:rsidRPr="00A4496F">
        <w:rPr>
          <w:b/>
          <w:sz w:val="20"/>
          <w:szCs w:val="20"/>
          <w:lang w:val="en-US"/>
        </w:rPr>
        <w:t>13(11)</w:t>
      </w:r>
      <w:r w:rsidRPr="00A4496F">
        <w:rPr>
          <w:sz w:val="20"/>
          <w:szCs w:val="20"/>
          <w:lang w:val="en-US"/>
        </w:rPr>
        <w:t>, 3225–3244, doi:</w:t>
      </w:r>
      <w:hyperlink r:id="rId434" w:history="1">
        <w:r w:rsidRPr="00A4496F">
          <w:rPr>
            <w:rStyle w:val="Lienhypertexte"/>
            <w:sz w:val="20"/>
            <w:szCs w:val="20"/>
            <w:lang w:val="en-US"/>
          </w:rPr>
          <w:t>10.5194/bg-13-3225-2016</w:t>
        </w:r>
      </w:hyperlink>
      <w:r w:rsidRPr="00A4496F">
        <w:rPr>
          <w:sz w:val="20"/>
          <w:szCs w:val="20"/>
          <w:lang w:val="en-US"/>
        </w:rPr>
        <w:t>.</w:t>
      </w:r>
    </w:p>
    <w:p w14:paraId="28C4A916" w14:textId="1ED65D44"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Marsh, D.R., J.F. Lamarque, A.J. Conley, and L.M. Polvani, 2016: Stratospheric ozone chemistry feedbacks are not critical for the determination of climate sensitivity in CESM1(WACCM). </w:t>
      </w:r>
      <w:r w:rsidRPr="00A4496F">
        <w:rPr>
          <w:i/>
          <w:sz w:val="20"/>
          <w:szCs w:val="20"/>
          <w:lang w:val="en-US"/>
        </w:rPr>
        <w:t>Geophysical Research Letters</w:t>
      </w:r>
      <w:r w:rsidRPr="00A4496F">
        <w:rPr>
          <w:sz w:val="20"/>
          <w:szCs w:val="20"/>
          <w:lang w:val="en-US"/>
        </w:rPr>
        <w:t xml:space="preserve">, </w:t>
      </w:r>
      <w:r w:rsidRPr="00A4496F">
        <w:rPr>
          <w:b/>
          <w:sz w:val="20"/>
          <w:szCs w:val="20"/>
          <w:lang w:val="en-US"/>
        </w:rPr>
        <w:t>43(8)</w:t>
      </w:r>
      <w:r w:rsidRPr="00A4496F">
        <w:rPr>
          <w:sz w:val="20"/>
          <w:szCs w:val="20"/>
          <w:lang w:val="en-US"/>
        </w:rPr>
        <w:t>, 3928–3934, doi:</w:t>
      </w:r>
      <w:hyperlink r:id="rId435" w:history="1">
        <w:r w:rsidRPr="00A4496F">
          <w:rPr>
            <w:rStyle w:val="Lienhypertexte"/>
            <w:sz w:val="20"/>
            <w:szCs w:val="20"/>
            <w:lang w:val="en-US"/>
          </w:rPr>
          <w:t>10.1002/2016gl068344</w:t>
        </w:r>
      </w:hyperlink>
      <w:r w:rsidRPr="00A4496F">
        <w:rPr>
          <w:sz w:val="20"/>
          <w:szCs w:val="20"/>
          <w:lang w:val="en-US"/>
        </w:rPr>
        <w:t>.</w:t>
      </w:r>
    </w:p>
    <w:p w14:paraId="20C4B99F" w14:textId="4C351DA6"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Martin, S.T. et al., 2010: Sources and properties of Amazonian aerosol particles. </w:t>
      </w:r>
      <w:r w:rsidRPr="00A4496F">
        <w:rPr>
          <w:i/>
          <w:sz w:val="20"/>
          <w:szCs w:val="20"/>
          <w:lang w:val="en-US"/>
        </w:rPr>
        <w:t>Reviews of Geophysics</w:t>
      </w:r>
      <w:r w:rsidRPr="00A4496F">
        <w:rPr>
          <w:sz w:val="20"/>
          <w:szCs w:val="20"/>
          <w:lang w:val="en-US"/>
        </w:rPr>
        <w:t xml:space="preserve">, </w:t>
      </w:r>
      <w:r w:rsidRPr="00A4496F">
        <w:rPr>
          <w:b/>
          <w:sz w:val="20"/>
          <w:szCs w:val="20"/>
          <w:lang w:val="en-US"/>
        </w:rPr>
        <w:t>48(2)</w:t>
      </w:r>
      <w:r w:rsidRPr="00A4496F">
        <w:rPr>
          <w:sz w:val="20"/>
          <w:szCs w:val="20"/>
          <w:lang w:val="en-US"/>
        </w:rPr>
        <w:t>, doi:</w:t>
      </w:r>
      <w:hyperlink r:id="rId436" w:history="1">
        <w:r w:rsidRPr="00A4496F">
          <w:rPr>
            <w:rStyle w:val="Lienhypertexte"/>
            <w:sz w:val="20"/>
            <w:szCs w:val="20"/>
            <w:lang w:val="en-US"/>
          </w:rPr>
          <w:t>10.1029/2008rg000280</w:t>
        </w:r>
      </w:hyperlink>
      <w:r w:rsidRPr="00A4496F">
        <w:rPr>
          <w:sz w:val="20"/>
          <w:szCs w:val="20"/>
          <w:lang w:val="en-US"/>
        </w:rPr>
        <w:t>.</w:t>
      </w:r>
    </w:p>
    <w:p w14:paraId="2CBF464B" w14:textId="0E4B0181"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Martínez-Alonso, S. et al., 2020: 1.5 years of TROPOMI CO measurements: Comparisons to MOPITT and ATom. </w:t>
      </w:r>
      <w:r w:rsidRPr="00A4496F">
        <w:rPr>
          <w:i/>
          <w:sz w:val="20"/>
          <w:szCs w:val="20"/>
          <w:lang w:val="en-US"/>
        </w:rPr>
        <w:t>Atmospheric Measurement Techniques Discussions</w:t>
      </w:r>
      <w:r w:rsidRPr="00A4496F">
        <w:rPr>
          <w:sz w:val="20"/>
          <w:szCs w:val="20"/>
          <w:lang w:val="en-US"/>
        </w:rPr>
        <w:t xml:space="preserve">, </w:t>
      </w:r>
      <w:r w:rsidRPr="00A4496F">
        <w:rPr>
          <w:b/>
          <w:sz w:val="20"/>
          <w:szCs w:val="20"/>
          <w:lang w:val="en-US"/>
        </w:rPr>
        <w:t>13(9)</w:t>
      </w:r>
      <w:r w:rsidRPr="00A4496F">
        <w:rPr>
          <w:sz w:val="20"/>
          <w:szCs w:val="20"/>
          <w:lang w:val="en-US"/>
        </w:rPr>
        <w:t>, 1–37, doi:</w:t>
      </w:r>
      <w:hyperlink r:id="rId437" w:history="1">
        <w:r w:rsidRPr="00A4496F">
          <w:rPr>
            <w:rStyle w:val="Lienhypertexte"/>
            <w:sz w:val="20"/>
            <w:szCs w:val="20"/>
            <w:lang w:val="en-US"/>
          </w:rPr>
          <w:t>10.5194/amt-2020-63</w:t>
        </w:r>
      </w:hyperlink>
      <w:r w:rsidRPr="00A4496F">
        <w:rPr>
          <w:sz w:val="20"/>
          <w:szCs w:val="20"/>
          <w:lang w:val="en-US"/>
        </w:rPr>
        <w:t>.</w:t>
      </w:r>
    </w:p>
    <w:p w14:paraId="6E856A0F" w14:textId="2C04F095"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Masiol, M. et al., 2015: Spatial, seasonal trends and transboundary transport of PM&lt;sub&gt;2.5&lt;/sub&gt; inorganic ions in the Veneto region (Northeastern Italy). </w:t>
      </w:r>
      <w:r w:rsidRPr="00A4496F">
        <w:rPr>
          <w:i/>
          <w:sz w:val="20"/>
          <w:szCs w:val="20"/>
          <w:lang w:val="en-US"/>
        </w:rPr>
        <w:t>Atmospheric Environment</w:t>
      </w:r>
      <w:r w:rsidRPr="00A4496F">
        <w:rPr>
          <w:sz w:val="20"/>
          <w:szCs w:val="20"/>
          <w:lang w:val="en-US"/>
        </w:rPr>
        <w:t xml:space="preserve">, </w:t>
      </w:r>
      <w:r w:rsidRPr="00A4496F">
        <w:rPr>
          <w:b/>
          <w:sz w:val="20"/>
          <w:szCs w:val="20"/>
          <w:lang w:val="en-US"/>
        </w:rPr>
        <w:t>117</w:t>
      </w:r>
      <w:r w:rsidRPr="00A4496F">
        <w:rPr>
          <w:sz w:val="20"/>
          <w:szCs w:val="20"/>
          <w:lang w:val="en-US"/>
        </w:rPr>
        <w:t>, 19–31, doi:</w:t>
      </w:r>
      <w:hyperlink r:id="rId438" w:history="1">
        <w:r w:rsidRPr="00A4496F">
          <w:rPr>
            <w:rStyle w:val="Lienhypertexte"/>
            <w:sz w:val="20"/>
            <w:szCs w:val="20"/>
            <w:lang w:val="en-US"/>
          </w:rPr>
          <w:t>10.1016/j.atmosenv.2015.06.044</w:t>
        </w:r>
      </w:hyperlink>
      <w:r w:rsidRPr="00A4496F">
        <w:rPr>
          <w:sz w:val="20"/>
          <w:szCs w:val="20"/>
          <w:lang w:val="en-US"/>
        </w:rPr>
        <w:t>.</w:t>
      </w:r>
    </w:p>
    <w:p w14:paraId="548E4B4F" w14:textId="311B9612"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McCollum, D. et al., 2013: Climate policies can help resolve energy security and air pollution challenges. </w:t>
      </w:r>
      <w:r w:rsidRPr="00A4496F">
        <w:rPr>
          <w:i/>
          <w:sz w:val="20"/>
          <w:szCs w:val="20"/>
          <w:lang w:val="en-US"/>
        </w:rPr>
        <w:t>Climatic Change</w:t>
      </w:r>
      <w:r w:rsidRPr="00A4496F">
        <w:rPr>
          <w:sz w:val="20"/>
          <w:szCs w:val="20"/>
          <w:lang w:val="en-US"/>
        </w:rPr>
        <w:t xml:space="preserve">, </w:t>
      </w:r>
      <w:r w:rsidRPr="00A4496F">
        <w:rPr>
          <w:b/>
          <w:sz w:val="20"/>
          <w:szCs w:val="20"/>
          <w:lang w:val="en-US"/>
        </w:rPr>
        <w:t>119</w:t>
      </w:r>
      <w:r w:rsidRPr="00A4496F">
        <w:rPr>
          <w:sz w:val="20"/>
          <w:szCs w:val="20"/>
          <w:lang w:val="en-US"/>
        </w:rPr>
        <w:t>, doi:</w:t>
      </w:r>
      <w:hyperlink r:id="rId439" w:history="1">
        <w:r w:rsidRPr="00A4496F">
          <w:rPr>
            <w:rStyle w:val="Lienhypertexte"/>
            <w:sz w:val="20"/>
            <w:szCs w:val="20"/>
            <w:lang w:val="en-US"/>
          </w:rPr>
          <w:t>10.1007/s10584-013-0710-y</w:t>
        </w:r>
      </w:hyperlink>
      <w:r w:rsidRPr="00A4496F">
        <w:rPr>
          <w:sz w:val="20"/>
          <w:szCs w:val="20"/>
          <w:lang w:val="en-US"/>
        </w:rPr>
        <w:t>.</w:t>
      </w:r>
    </w:p>
    <w:p w14:paraId="0A590BA8" w14:textId="5C481E74"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McCollum, D.L. et al., 2018: Connecting the sustainable development goals by their energy inter-linkages. </w:t>
      </w:r>
      <w:r w:rsidRPr="00A4496F">
        <w:rPr>
          <w:i/>
          <w:sz w:val="20"/>
          <w:szCs w:val="20"/>
          <w:lang w:val="en-US"/>
        </w:rPr>
        <w:t>Environmental Research Letters</w:t>
      </w:r>
      <w:r w:rsidRPr="00A4496F">
        <w:rPr>
          <w:sz w:val="20"/>
          <w:szCs w:val="20"/>
          <w:lang w:val="en-US"/>
        </w:rPr>
        <w:t xml:space="preserve">, </w:t>
      </w:r>
      <w:r w:rsidRPr="00A4496F">
        <w:rPr>
          <w:b/>
          <w:sz w:val="20"/>
          <w:szCs w:val="20"/>
          <w:lang w:val="en-US"/>
        </w:rPr>
        <w:t>13(3)</w:t>
      </w:r>
      <w:r w:rsidRPr="00A4496F">
        <w:rPr>
          <w:sz w:val="20"/>
          <w:szCs w:val="20"/>
          <w:lang w:val="en-US"/>
        </w:rPr>
        <w:t>, 33006, doi:</w:t>
      </w:r>
      <w:hyperlink r:id="rId440" w:history="1">
        <w:r w:rsidRPr="00A4496F">
          <w:rPr>
            <w:rStyle w:val="Lienhypertexte"/>
            <w:sz w:val="20"/>
            <w:szCs w:val="20"/>
            <w:lang w:val="en-US"/>
          </w:rPr>
          <w:t>10.1088/1748-9326/aaafe3</w:t>
        </w:r>
      </w:hyperlink>
      <w:r w:rsidRPr="00A4496F">
        <w:rPr>
          <w:sz w:val="20"/>
          <w:szCs w:val="20"/>
          <w:lang w:val="en-US"/>
        </w:rPr>
        <w:t>.</w:t>
      </w:r>
    </w:p>
    <w:p w14:paraId="55C52FD7" w14:textId="233024F7"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McDonald, B.C. et al., 2018: Volatile chemical products emerging as largest petrochemical source of urban organic emissions. </w:t>
      </w:r>
      <w:r w:rsidRPr="00A4496F">
        <w:rPr>
          <w:i/>
          <w:sz w:val="20"/>
          <w:szCs w:val="20"/>
          <w:lang w:val="en-US"/>
        </w:rPr>
        <w:t>Science</w:t>
      </w:r>
      <w:r w:rsidRPr="00A4496F">
        <w:rPr>
          <w:sz w:val="20"/>
          <w:szCs w:val="20"/>
          <w:lang w:val="en-US"/>
        </w:rPr>
        <w:t xml:space="preserve">, </w:t>
      </w:r>
      <w:r w:rsidRPr="00A4496F">
        <w:rPr>
          <w:b/>
          <w:sz w:val="20"/>
          <w:szCs w:val="20"/>
          <w:lang w:val="en-US"/>
        </w:rPr>
        <w:t>359(6377)</w:t>
      </w:r>
      <w:r w:rsidRPr="00A4496F">
        <w:rPr>
          <w:sz w:val="20"/>
          <w:szCs w:val="20"/>
          <w:lang w:val="en-US"/>
        </w:rPr>
        <w:t>, 760–764, doi:</w:t>
      </w:r>
      <w:hyperlink r:id="rId441" w:history="1">
        <w:r w:rsidRPr="00A4496F">
          <w:rPr>
            <w:rStyle w:val="Lienhypertexte"/>
            <w:sz w:val="20"/>
            <w:szCs w:val="20"/>
            <w:lang w:val="en-US"/>
          </w:rPr>
          <w:t>10.1126/science.aaq0524</w:t>
        </w:r>
      </w:hyperlink>
      <w:r w:rsidRPr="00A4496F">
        <w:rPr>
          <w:sz w:val="20"/>
          <w:szCs w:val="20"/>
          <w:lang w:val="en-US"/>
        </w:rPr>
        <w:t>.</w:t>
      </w:r>
    </w:p>
    <w:p w14:paraId="0906E728" w14:textId="67D71954"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McDuffie, E.E. et al., 2020: A global anthropogenic emission inventory of atmospheric pollutants from sector- and fuel-specific sources (1970–2017): an application of the Community Emissions Data System (CEDS). </w:t>
      </w:r>
      <w:r w:rsidRPr="00A4496F">
        <w:rPr>
          <w:i/>
          <w:sz w:val="20"/>
          <w:szCs w:val="20"/>
          <w:lang w:val="en-US"/>
        </w:rPr>
        <w:t>Earth System Science Data</w:t>
      </w:r>
      <w:r w:rsidRPr="00A4496F">
        <w:rPr>
          <w:sz w:val="20"/>
          <w:szCs w:val="20"/>
          <w:lang w:val="en-US"/>
        </w:rPr>
        <w:t xml:space="preserve">, </w:t>
      </w:r>
      <w:r w:rsidRPr="00A4496F">
        <w:rPr>
          <w:b/>
          <w:sz w:val="20"/>
          <w:szCs w:val="20"/>
          <w:lang w:val="en-US"/>
        </w:rPr>
        <w:t>12(4)</w:t>
      </w:r>
      <w:r w:rsidRPr="00A4496F">
        <w:rPr>
          <w:sz w:val="20"/>
          <w:szCs w:val="20"/>
          <w:lang w:val="en-US"/>
        </w:rPr>
        <w:t>, 3413–3442, doi:</w:t>
      </w:r>
      <w:hyperlink r:id="rId442" w:history="1">
        <w:r w:rsidRPr="00A4496F">
          <w:rPr>
            <w:rStyle w:val="Lienhypertexte"/>
            <w:sz w:val="20"/>
            <w:szCs w:val="20"/>
            <w:lang w:val="en-US"/>
          </w:rPr>
          <w:t>10.5194/essd-12-3413-2020</w:t>
        </w:r>
      </w:hyperlink>
      <w:r w:rsidRPr="00A4496F">
        <w:rPr>
          <w:sz w:val="20"/>
          <w:szCs w:val="20"/>
          <w:lang w:val="en-US"/>
        </w:rPr>
        <w:t>.</w:t>
      </w:r>
    </w:p>
    <w:p w14:paraId="41F38CB3" w14:textId="3B49DD75"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McFiggans, G. et al., 2019: Secondary organic aerosol reduced by mixture of atmospheric vapours. </w:t>
      </w:r>
      <w:r w:rsidRPr="00A4496F">
        <w:rPr>
          <w:i/>
          <w:sz w:val="20"/>
          <w:szCs w:val="20"/>
          <w:lang w:val="en-US"/>
        </w:rPr>
        <w:t>Nature</w:t>
      </w:r>
      <w:r w:rsidRPr="00A4496F">
        <w:rPr>
          <w:sz w:val="20"/>
          <w:szCs w:val="20"/>
          <w:lang w:val="en-US"/>
        </w:rPr>
        <w:t xml:space="preserve">, </w:t>
      </w:r>
      <w:r w:rsidRPr="00A4496F">
        <w:rPr>
          <w:b/>
          <w:sz w:val="20"/>
          <w:szCs w:val="20"/>
          <w:lang w:val="en-US"/>
        </w:rPr>
        <w:t>565(7741)</w:t>
      </w:r>
      <w:r w:rsidRPr="00A4496F">
        <w:rPr>
          <w:sz w:val="20"/>
          <w:szCs w:val="20"/>
          <w:lang w:val="en-US"/>
        </w:rPr>
        <w:t>, 587–593, doi:</w:t>
      </w:r>
      <w:hyperlink r:id="rId443" w:history="1">
        <w:r w:rsidRPr="00A4496F">
          <w:rPr>
            <w:rStyle w:val="Lienhypertexte"/>
            <w:sz w:val="20"/>
            <w:szCs w:val="20"/>
            <w:lang w:val="en-US"/>
          </w:rPr>
          <w:t>10.1038/s41586-018-0871-y</w:t>
        </w:r>
      </w:hyperlink>
      <w:r w:rsidRPr="00A4496F">
        <w:rPr>
          <w:sz w:val="20"/>
          <w:szCs w:val="20"/>
          <w:lang w:val="en-US"/>
        </w:rPr>
        <w:t>.</w:t>
      </w:r>
    </w:p>
    <w:p w14:paraId="1BC1A93F" w14:textId="2BAB09F5"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McNorton, J. et al., 2016: Role of OH variability in the stalling of the global atmospheric CH&lt;sub&gt;4&lt;/sub&gt; growth rate from 1999 to 2006.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16(12)</w:t>
      </w:r>
      <w:r w:rsidRPr="00A4496F">
        <w:rPr>
          <w:sz w:val="20"/>
          <w:szCs w:val="20"/>
          <w:lang w:val="en-US"/>
        </w:rPr>
        <w:t>, 7943–7956, doi:</w:t>
      </w:r>
      <w:hyperlink r:id="rId444" w:history="1">
        <w:r w:rsidRPr="00A4496F">
          <w:rPr>
            <w:rStyle w:val="Lienhypertexte"/>
            <w:sz w:val="20"/>
            <w:szCs w:val="20"/>
            <w:lang w:val="en-US"/>
          </w:rPr>
          <w:t>10.5194/acp-16-7943-2016</w:t>
        </w:r>
      </w:hyperlink>
      <w:r w:rsidRPr="00A4496F">
        <w:rPr>
          <w:sz w:val="20"/>
          <w:szCs w:val="20"/>
          <w:lang w:val="en-US"/>
        </w:rPr>
        <w:t>.</w:t>
      </w:r>
    </w:p>
    <w:p w14:paraId="5BA9CAE7" w14:textId="0D55C0B9"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McNorton, J. et al., 2018: Attribution of recent increases in atmospheric methane through 3-D inverse modelling.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18(24)</w:t>
      </w:r>
      <w:r w:rsidRPr="00A4496F">
        <w:rPr>
          <w:sz w:val="20"/>
          <w:szCs w:val="20"/>
          <w:lang w:val="en-US"/>
        </w:rPr>
        <w:t>, 18149–18168, doi:</w:t>
      </w:r>
      <w:hyperlink r:id="rId445" w:history="1">
        <w:r w:rsidRPr="00A4496F">
          <w:rPr>
            <w:rStyle w:val="Lienhypertexte"/>
            <w:sz w:val="20"/>
            <w:szCs w:val="20"/>
            <w:lang w:val="en-US"/>
          </w:rPr>
          <w:t>10.5194/acp-18-18149-2018</w:t>
        </w:r>
      </w:hyperlink>
      <w:r w:rsidRPr="00A4496F">
        <w:rPr>
          <w:sz w:val="20"/>
          <w:szCs w:val="20"/>
          <w:lang w:val="en-US"/>
        </w:rPr>
        <w:t>.</w:t>
      </w:r>
    </w:p>
    <w:p w14:paraId="2DCF372D" w14:textId="2C88D8CE"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Medici, G., K.L. Cummins, D.J. Cecil, W.J. Koshak, and S.D. Rudlosky, 2017: The Intracloud Lightning Fraction in the Contiguous United States. </w:t>
      </w:r>
      <w:r w:rsidRPr="00A4496F">
        <w:rPr>
          <w:i/>
          <w:sz w:val="20"/>
          <w:szCs w:val="20"/>
          <w:lang w:val="en-US"/>
        </w:rPr>
        <w:t>Monthly Weather Review</w:t>
      </w:r>
      <w:r w:rsidRPr="00A4496F">
        <w:rPr>
          <w:sz w:val="20"/>
          <w:szCs w:val="20"/>
          <w:lang w:val="en-US"/>
        </w:rPr>
        <w:t xml:space="preserve">, </w:t>
      </w:r>
      <w:r w:rsidRPr="00A4496F">
        <w:rPr>
          <w:b/>
          <w:sz w:val="20"/>
          <w:szCs w:val="20"/>
          <w:lang w:val="en-US"/>
        </w:rPr>
        <w:t>145(11)</w:t>
      </w:r>
      <w:r w:rsidRPr="00A4496F">
        <w:rPr>
          <w:sz w:val="20"/>
          <w:szCs w:val="20"/>
          <w:lang w:val="en-US"/>
        </w:rPr>
        <w:t>, 4481–4499, doi:</w:t>
      </w:r>
      <w:hyperlink r:id="rId446" w:history="1">
        <w:r w:rsidRPr="00A4496F">
          <w:rPr>
            <w:rStyle w:val="Lienhypertexte"/>
            <w:sz w:val="20"/>
            <w:szCs w:val="20"/>
            <w:lang w:val="en-US"/>
          </w:rPr>
          <w:t>10.1175/mwr-d-16-0426.1</w:t>
        </w:r>
      </w:hyperlink>
      <w:r w:rsidRPr="00A4496F">
        <w:rPr>
          <w:sz w:val="20"/>
          <w:szCs w:val="20"/>
          <w:lang w:val="en-US"/>
        </w:rPr>
        <w:t>.</w:t>
      </w:r>
    </w:p>
    <w:p w14:paraId="18F22D15" w14:textId="498BCE36"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Meehl, G.A. et al., 2020: Context for interpreting equilibrium climate sensitivity and transient climate response from the CMIP6 Earth system models. </w:t>
      </w:r>
      <w:r w:rsidRPr="00A4496F">
        <w:rPr>
          <w:i/>
          <w:sz w:val="20"/>
          <w:szCs w:val="20"/>
          <w:lang w:val="en-US"/>
        </w:rPr>
        <w:t>Science Advances</w:t>
      </w:r>
      <w:r w:rsidRPr="00A4496F">
        <w:rPr>
          <w:sz w:val="20"/>
          <w:szCs w:val="20"/>
          <w:lang w:val="en-US"/>
        </w:rPr>
        <w:t xml:space="preserve">, </w:t>
      </w:r>
      <w:r w:rsidRPr="00A4496F">
        <w:rPr>
          <w:b/>
          <w:sz w:val="20"/>
          <w:szCs w:val="20"/>
          <w:lang w:val="en-US"/>
        </w:rPr>
        <w:t>6(26)</w:t>
      </w:r>
      <w:r w:rsidRPr="00A4496F">
        <w:rPr>
          <w:sz w:val="20"/>
          <w:szCs w:val="20"/>
          <w:lang w:val="en-US"/>
        </w:rPr>
        <w:t>, eaba1981, doi:</w:t>
      </w:r>
      <w:hyperlink r:id="rId447" w:history="1">
        <w:r w:rsidRPr="00A4496F">
          <w:rPr>
            <w:rStyle w:val="Lienhypertexte"/>
            <w:sz w:val="20"/>
            <w:szCs w:val="20"/>
            <w:lang w:val="en-US"/>
          </w:rPr>
          <w:t>10.1126/sciadv.aba1981</w:t>
        </w:r>
      </w:hyperlink>
      <w:r w:rsidRPr="00A4496F">
        <w:rPr>
          <w:sz w:val="20"/>
          <w:szCs w:val="20"/>
          <w:lang w:val="en-US"/>
        </w:rPr>
        <w:t>.</w:t>
      </w:r>
    </w:p>
    <w:p w14:paraId="1372BFD1" w14:textId="6AD5430D"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Megaritis, A.G., C. Fountoukis, P.E. Charalampidis, C. Pilinis, and S.N. Pandis, 2013: Response of fine particulate matter concentrations to changes of emissions and temperature in Europe.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13(6)</w:t>
      </w:r>
      <w:r w:rsidRPr="00A4496F">
        <w:rPr>
          <w:sz w:val="20"/>
          <w:szCs w:val="20"/>
          <w:lang w:val="en-US"/>
        </w:rPr>
        <w:t>, 3423–3443, doi:</w:t>
      </w:r>
      <w:hyperlink r:id="rId448" w:history="1">
        <w:r w:rsidRPr="00A4496F">
          <w:rPr>
            <w:rStyle w:val="Lienhypertexte"/>
            <w:sz w:val="20"/>
            <w:szCs w:val="20"/>
            <w:lang w:val="en-US"/>
          </w:rPr>
          <w:t>10.5194/acp-13-3423-2013</w:t>
        </w:r>
      </w:hyperlink>
      <w:r w:rsidRPr="00A4496F">
        <w:rPr>
          <w:sz w:val="20"/>
          <w:szCs w:val="20"/>
          <w:lang w:val="en-US"/>
        </w:rPr>
        <w:t>.</w:t>
      </w:r>
    </w:p>
    <w:p w14:paraId="127A3B51" w14:textId="5EB05CB7"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Meinshausen, M. et al., 2011: The RCP greenhouse gas concentrations and their extensions from 1765 to 2300. </w:t>
      </w:r>
      <w:r w:rsidRPr="00A4496F">
        <w:rPr>
          <w:i/>
          <w:sz w:val="20"/>
          <w:szCs w:val="20"/>
          <w:lang w:val="en-US"/>
        </w:rPr>
        <w:t>Climatic Change</w:t>
      </w:r>
      <w:r w:rsidRPr="00A4496F">
        <w:rPr>
          <w:sz w:val="20"/>
          <w:szCs w:val="20"/>
          <w:lang w:val="en-US"/>
        </w:rPr>
        <w:t xml:space="preserve">, </w:t>
      </w:r>
      <w:r w:rsidRPr="00A4496F">
        <w:rPr>
          <w:b/>
          <w:sz w:val="20"/>
          <w:szCs w:val="20"/>
          <w:lang w:val="en-US"/>
        </w:rPr>
        <w:t>109(1–2)</w:t>
      </w:r>
      <w:r w:rsidRPr="00A4496F">
        <w:rPr>
          <w:sz w:val="20"/>
          <w:szCs w:val="20"/>
          <w:lang w:val="en-US"/>
        </w:rPr>
        <w:t>, 213–241, doi:</w:t>
      </w:r>
      <w:hyperlink r:id="rId449" w:history="1">
        <w:r w:rsidRPr="00A4496F">
          <w:rPr>
            <w:rStyle w:val="Lienhypertexte"/>
            <w:sz w:val="20"/>
            <w:szCs w:val="20"/>
            <w:lang w:val="en-US"/>
          </w:rPr>
          <w:t>10.1007/s10584-011-0156-z</w:t>
        </w:r>
      </w:hyperlink>
      <w:r w:rsidRPr="00A4496F">
        <w:rPr>
          <w:sz w:val="20"/>
          <w:szCs w:val="20"/>
          <w:lang w:val="en-US"/>
        </w:rPr>
        <w:t>.</w:t>
      </w:r>
    </w:p>
    <w:p w14:paraId="2EE1BC10" w14:textId="38FF326E"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Meinshausen, M. et al., 2020: The shared socio-economic pathway (SSP) greenhouse gas concentrations and their extensions to 2500. </w:t>
      </w:r>
      <w:r w:rsidRPr="00A4496F">
        <w:rPr>
          <w:i/>
          <w:sz w:val="20"/>
          <w:szCs w:val="20"/>
          <w:lang w:val="en-US"/>
        </w:rPr>
        <w:t>Geoscientific Model Development</w:t>
      </w:r>
      <w:r w:rsidRPr="00A4496F">
        <w:rPr>
          <w:sz w:val="20"/>
          <w:szCs w:val="20"/>
          <w:lang w:val="en-US"/>
        </w:rPr>
        <w:t xml:space="preserve">, </w:t>
      </w:r>
      <w:r w:rsidRPr="00A4496F">
        <w:rPr>
          <w:b/>
          <w:sz w:val="20"/>
          <w:szCs w:val="20"/>
          <w:lang w:val="en-US"/>
        </w:rPr>
        <w:t>13(8)</w:t>
      </w:r>
      <w:r w:rsidRPr="00A4496F">
        <w:rPr>
          <w:sz w:val="20"/>
          <w:szCs w:val="20"/>
          <w:lang w:val="en-US"/>
        </w:rPr>
        <w:t>, 3571–3605, doi:</w:t>
      </w:r>
      <w:hyperlink r:id="rId450" w:history="1">
        <w:r w:rsidRPr="00A4496F">
          <w:rPr>
            <w:rStyle w:val="Lienhypertexte"/>
            <w:sz w:val="20"/>
            <w:szCs w:val="20"/>
            <w:lang w:val="en-US"/>
          </w:rPr>
          <w:t>10.5194/gmd-13-3571-2020</w:t>
        </w:r>
      </w:hyperlink>
      <w:r w:rsidRPr="00A4496F">
        <w:rPr>
          <w:sz w:val="20"/>
          <w:szCs w:val="20"/>
          <w:lang w:val="en-US"/>
        </w:rPr>
        <w:t>.</w:t>
      </w:r>
    </w:p>
    <w:p w14:paraId="313E8426" w14:textId="5244E1CE"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Melamed, M.L., J. Schmale, and E. von Schneidemesser, 2016: Sustainable policy – key considerations for air quality and climate change. </w:t>
      </w:r>
      <w:r w:rsidRPr="00A4496F">
        <w:rPr>
          <w:i/>
          <w:sz w:val="20"/>
          <w:szCs w:val="20"/>
          <w:lang w:val="en-US"/>
        </w:rPr>
        <w:t>Current Opinion in Environmental Sustainability</w:t>
      </w:r>
      <w:r w:rsidRPr="00A4496F">
        <w:rPr>
          <w:sz w:val="20"/>
          <w:szCs w:val="20"/>
          <w:lang w:val="en-US"/>
        </w:rPr>
        <w:t xml:space="preserve">, </w:t>
      </w:r>
      <w:r w:rsidRPr="00A4496F">
        <w:rPr>
          <w:b/>
          <w:sz w:val="20"/>
          <w:szCs w:val="20"/>
          <w:lang w:val="en-US"/>
        </w:rPr>
        <w:t>23</w:t>
      </w:r>
      <w:r w:rsidRPr="00A4496F">
        <w:rPr>
          <w:sz w:val="20"/>
          <w:szCs w:val="20"/>
          <w:lang w:val="en-US"/>
        </w:rPr>
        <w:t>, 85–91, doi:</w:t>
      </w:r>
      <w:hyperlink r:id="rId451" w:history="1">
        <w:r w:rsidRPr="00A4496F">
          <w:rPr>
            <w:rStyle w:val="Lienhypertexte"/>
            <w:sz w:val="20"/>
            <w:szCs w:val="20"/>
            <w:lang w:val="en-US"/>
          </w:rPr>
          <w:t>10.1016/j.cosust.2016.12.003</w:t>
        </w:r>
      </w:hyperlink>
      <w:r w:rsidRPr="00A4496F">
        <w:rPr>
          <w:sz w:val="20"/>
          <w:szCs w:val="20"/>
          <w:lang w:val="en-US"/>
        </w:rPr>
        <w:t>.</w:t>
      </w:r>
    </w:p>
    <w:p w14:paraId="379782A3" w14:textId="0CF733C9"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Mercado, L.M. et al., 2009: Impact of changes in diffuse radiation on the global land carbon sink. </w:t>
      </w:r>
      <w:r w:rsidRPr="00A4496F">
        <w:rPr>
          <w:i/>
          <w:sz w:val="20"/>
          <w:szCs w:val="20"/>
          <w:lang w:val="en-US"/>
        </w:rPr>
        <w:t>Nature</w:t>
      </w:r>
      <w:r w:rsidRPr="00A4496F">
        <w:rPr>
          <w:sz w:val="20"/>
          <w:szCs w:val="20"/>
          <w:lang w:val="en-US"/>
        </w:rPr>
        <w:t xml:space="preserve">, </w:t>
      </w:r>
      <w:r w:rsidRPr="00A4496F">
        <w:rPr>
          <w:b/>
          <w:sz w:val="20"/>
          <w:szCs w:val="20"/>
          <w:lang w:val="en-US"/>
        </w:rPr>
        <w:t>458(7241)</w:t>
      </w:r>
      <w:r w:rsidRPr="00A4496F">
        <w:rPr>
          <w:sz w:val="20"/>
          <w:szCs w:val="20"/>
          <w:lang w:val="en-US"/>
        </w:rPr>
        <w:t>, 1014–1017, doi:</w:t>
      </w:r>
      <w:hyperlink r:id="rId452" w:history="1">
        <w:r w:rsidRPr="00A4496F">
          <w:rPr>
            <w:rStyle w:val="Lienhypertexte"/>
            <w:sz w:val="20"/>
            <w:szCs w:val="20"/>
            <w:lang w:val="en-US"/>
          </w:rPr>
          <w:t>10.1038/nature07949</w:t>
        </w:r>
      </w:hyperlink>
      <w:r w:rsidRPr="00A4496F">
        <w:rPr>
          <w:sz w:val="20"/>
          <w:szCs w:val="20"/>
          <w:lang w:val="en-US"/>
        </w:rPr>
        <w:t>.</w:t>
      </w:r>
    </w:p>
    <w:p w14:paraId="028A4DA9" w14:textId="7F775D7E"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Meredith, M. et al., 2019: Polar Regions. In: </w:t>
      </w:r>
      <w:r w:rsidRPr="00A4496F">
        <w:rPr>
          <w:i/>
          <w:sz w:val="20"/>
          <w:szCs w:val="20"/>
          <w:lang w:val="en-US"/>
        </w:rPr>
        <w:t>IPCC Special Report on the Ocean and Cryosphere in a Changing Climate</w:t>
      </w:r>
      <w:r w:rsidRPr="00A4496F">
        <w:rPr>
          <w:sz w:val="20"/>
          <w:szCs w:val="20"/>
          <w:lang w:val="en-US"/>
        </w:rPr>
        <w:t xml:space="preserve"> [Pörtner, H.-O., D.C. Roberts, V. Masson-Delmotte, P. Zhai, M. Tignor, E. Poloczanska, K. Mintenbeck, A. Alegría, M. Nicolai, A. Okem, J. Petzold, B. Rama, and N.M. Weyer (eds.)]. In Press, pp. 203–320.</w:t>
      </w:r>
    </w:p>
    <w:p w14:paraId="214AA608" w14:textId="5914FEFD"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Mertens, M., A. Kerkweg, V. Grewe, P. Jöckel, and R. Sausen, 2020: Attributing ozone and its precursors to land transport emissions in Europe and Germany.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20(13)</w:t>
      </w:r>
      <w:r w:rsidRPr="00A4496F">
        <w:rPr>
          <w:sz w:val="20"/>
          <w:szCs w:val="20"/>
          <w:lang w:val="en-US"/>
        </w:rPr>
        <w:t>, 7843–7873, doi:</w:t>
      </w:r>
      <w:hyperlink r:id="rId453" w:history="1">
        <w:r w:rsidRPr="00A4496F">
          <w:rPr>
            <w:rStyle w:val="Lienhypertexte"/>
            <w:sz w:val="20"/>
            <w:szCs w:val="20"/>
            <w:lang w:val="en-US"/>
          </w:rPr>
          <w:t>10.5194/acp-20-7843-2020</w:t>
        </w:r>
      </w:hyperlink>
      <w:r w:rsidRPr="00A4496F">
        <w:rPr>
          <w:sz w:val="20"/>
          <w:szCs w:val="20"/>
          <w:lang w:val="en-US"/>
        </w:rPr>
        <w:t>.</w:t>
      </w:r>
    </w:p>
    <w:p w14:paraId="15870B67" w14:textId="5763F319"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Messina, P. et al., 2016: Global biogenic volatile organic compound emissions in the ORCHIDEE and MEGAN models and sensitivity to key parameters.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16(22)</w:t>
      </w:r>
      <w:r w:rsidRPr="00A4496F">
        <w:rPr>
          <w:sz w:val="20"/>
          <w:szCs w:val="20"/>
          <w:lang w:val="en-US"/>
        </w:rPr>
        <w:t>, 14169–14202, doi:</w:t>
      </w:r>
      <w:hyperlink r:id="rId454" w:history="1">
        <w:r w:rsidRPr="00A4496F">
          <w:rPr>
            <w:rStyle w:val="Lienhypertexte"/>
            <w:sz w:val="20"/>
            <w:szCs w:val="20"/>
            <w:lang w:val="en-US"/>
          </w:rPr>
          <w:t>10.5194/acp-16-14169-2016</w:t>
        </w:r>
      </w:hyperlink>
      <w:r w:rsidRPr="00A4496F">
        <w:rPr>
          <w:sz w:val="20"/>
          <w:szCs w:val="20"/>
          <w:lang w:val="en-US"/>
        </w:rPr>
        <w:t>.</w:t>
      </w:r>
    </w:p>
    <w:p w14:paraId="3071EC23" w14:textId="076BD075"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Meul, S., U. Langematz, P. Kröger, S. Oberländer-Hayn, and P. Jöckel, 2018: Future changes in the stratosphere-to-troposphere ozone mass flux and the contribution from climate change and ozone recovery.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18(10)</w:t>
      </w:r>
      <w:r w:rsidRPr="00A4496F">
        <w:rPr>
          <w:sz w:val="20"/>
          <w:szCs w:val="20"/>
          <w:lang w:val="en-US"/>
        </w:rPr>
        <w:t>, 7721–7738, doi:</w:t>
      </w:r>
      <w:hyperlink r:id="rId455" w:history="1">
        <w:r w:rsidRPr="00A4496F">
          <w:rPr>
            <w:rStyle w:val="Lienhypertexte"/>
            <w:sz w:val="20"/>
            <w:szCs w:val="20"/>
            <w:lang w:val="en-US"/>
          </w:rPr>
          <w:t>10.5194/acp-18-7721-2018</w:t>
        </w:r>
      </w:hyperlink>
      <w:r w:rsidRPr="00A4496F">
        <w:rPr>
          <w:sz w:val="20"/>
          <w:szCs w:val="20"/>
          <w:lang w:val="en-US"/>
        </w:rPr>
        <w:t>.</w:t>
      </w:r>
    </w:p>
    <w:p w14:paraId="4E28D2CC" w14:textId="1A34B749"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Miller, S.M. et al., 2019: China’s coal mine methane regulations have not curbed growing emissions. </w:t>
      </w:r>
      <w:r w:rsidRPr="00A4496F">
        <w:rPr>
          <w:i/>
          <w:sz w:val="20"/>
          <w:szCs w:val="20"/>
          <w:lang w:val="en-US"/>
        </w:rPr>
        <w:t>Nature Communications</w:t>
      </w:r>
      <w:r w:rsidRPr="00A4496F">
        <w:rPr>
          <w:sz w:val="20"/>
          <w:szCs w:val="20"/>
          <w:lang w:val="en-US"/>
        </w:rPr>
        <w:t xml:space="preserve">, </w:t>
      </w:r>
      <w:r w:rsidRPr="00A4496F">
        <w:rPr>
          <w:b/>
          <w:sz w:val="20"/>
          <w:szCs w:val="20"/>
          <w:lang w:val="en-US"/>
        </w:rPr>
        <w:t>10(1)</w:t>
      </w:r>
      <w:r w:rsidRPr="00A4496F">
        <w:rPr>
          <w:sz w:val="20"/>
          <w:szCs w:val="20"/>
          <w:lang w:val="en-US"/>
        </w:rPr>
        <w:t>, 303, doi:</w:t>
      </w:r>
      <w:hyperlink r:id="rId456" w:history="1">
        <w:r w:rsidRPr="00A4496F">
          <w:rPr>
            <w:rStyle w:val="Lienhypertexte"/>
            <w:sz w:val="20"/>
            <w:szCs w:val="20"/>
            <w:lang w:val="en-US"/>
          </w:rPr>
          <w:t>10.1038/s41467-018-07891-7</w:t>
        </w:r>
      </w:hyperlink>
      <w:r w:rsidRPr="00A4496F">
        <w:rPr>
          <w:sz w:val="20"/>
          <w:szCs w:val="20"/>
          <w:lang w:val="en-US"/>
        </w:rPr>
        <w:t>.</w:t>
      </w:r>
    </w:p>
    <w:p w14:paraId="736823A3" w14:textId="3199418E"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lastRenderedPageBreak/>
        <w:t xml:space="preserve">Mills, G. et al., 2016: Ozone impacts on vegetation in a nitrogen enriched and changing climate. </w:t>
      </w:r>
      <w:r w:rsidRPr="00A4496F">
        <w:rPr>
          <w:i/>
          <w:sz w:val="20"/>
          <w:szCs w:val="20"/>
          <w:lang w:val="en-US"/>
        </w:rPr>
        <w:t>Environmental Pollution</w:t>
      </w:r>
      <w:r w:rsidRPr="00A4496F">
        <w:rPr>
          <w:sz w:val="20"/>
          <w:szCs w:val="20"/>
          <w:lang w:val="en-US"/>
        </w:rPr>
        <w:t xml:space="preserve">, </w:t>
      </w:r>
      <w:r w:rsidRPr="00A4496F">
        <w:rPr>
          <w:b/>
          <w:sz w:val="20"/>
          <w:szCs w:val="20"/>
          <w:lang w:val="en-US"/>
        </w:rPr>
        <w:t>208</w:t>
      </w:r>
      <w:r w:rsidRPr="00A4496F">
        <w:rPr>
          <w:sz w:val="20"/>
          <w:szCs w:val="20"/>
          <w:lang w:val="en-US"/>
        </w:rPr>
        <w:t>, 898–908, doi:</w:t>
      </w:r>
      <w:hyperlink r:id="rId457" w:history="1">
        <w:r w:rsidRPr="00A4496F">
          <w:rPr>
            <w:rStyle w:val="Lienhypertexte"/>
            <w:sz w:val="20"/>
            <w:szCs w:val="20"/>
            <w:lang w:val="en-US"/>
          </w:rPr>
          <w:t>10.1016/j.envpol.2015.09.038</w:t>
        </w:r>
      </w:hyperlink>
      <w:r w:rsidRPr="00A4496F">
        <w:rPr>
          <w:sz w:val="20"/>
          <w:szCs w:val="20"/>
          <w:lang w:val="en-US"/>
        </w:rPr>
        <w:t>.</w:t>
      </w:r>
    </w:p>
    <w:p w14:paraId="5F74B189" w14:textId="557BA560"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Ming, Y. et al., 2021: Assessing the Influence of COVID-19 on the Shortwave Radiative Fluxes Over the East Asian Marginal Seas. </w:t>
      </w:r>
      <w:r w:rsidRPr="00A4496F">
        <w:rPr>
          <w:i/>
          <w:sz w:val="20"/>
          <w:szCs w:val="20"/>
          <w:lang w:val="en-US"/>
        </w:rPr>
        <w:t>Geophysical Research Letters</w:t>
      </w:r>
      <w:r w:rsidRPr="00A4496F">
        <w:rPr>
          <w:sz w:val="20"/>
          <w:szCs w:val="20"/>
          <w:lang w:val="en-US"/>
        </w:rPr>
        <w:t xml:space="preserve">, </w:t>
      </w:r>
      <w:r w:rsidRPr="00A4496F">
        <w:rPr>
          <w:b/>
          <w:sz w:val="20"/>
          <w:szCs w:val="20"/>
          <w:lang w:val="en-US"/>
        </w:rPr>
        <w:t>48(3)</w:t>
      </w:r>
      <w:r w:rsidRPr="00A4496F">
        <w:rPr>
          <w:sz w:val="20"/>
          <w:szCs w:val="20"/>
          <w:lang w:val="en-US"/>
        </w:rPr>
        <w:t>, e2020GL091699, doi:</w:t>
      </w:r>
      <w:hyperlink r:id="rId458" w:history="1">
        <w:r w:rsidRPr="00A4496F">
          <w:rPr>
            <w:rStyle w:val="Lienhypertexte"/>
            <w:sz w:val="20"/>
            <w:szCs w:val="20"/>
            <w:lang w:val="en-US"/>
          </w:rPr>
          <w:t>10.1029/2020gl091699</w:t>
        </w:r>
      </w:hyperlink>
      <w:r w:rsidRPr="00A4496F">
        <w:rPr>
          <w:sz w:val="20"/>
          <w:szCs w:val="20"/>
          <w:lang w:val="en-US"/>
        </w:rPr>
        <w:t>.</w:t>
      </w:r>
    </w:p>
    <w:p w14:paraId="03843A62" w14:textId="7037560B"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Mitchell, D.L. and W. Finnegan, 2009: Modification of cirrus clouds to reduce global warming. </w:t>
      </w:r>
      <w:r w:rsidRPr="00A4496F">
        <w:rPr>
          <w:i/>
          <w:sz w:val="20"/>
          <w:szCs w:val="20"/>
          <w:lang w:val="en-US"/>
        </w:rPr>
        <w:t>Environmental Research Letters</w:t>
      </w:r>
      <w:r w:rsidRPr="00A4496F">
        <w:rPr>
          <w:sz w:val="20"/>
          <w:szCs w:val="20"/>
          <w:lang w:val="en-US"/>
        </w:rPr>
        <w:t>, doi:</w:t>
      </w:r>
      <w:hyperlink r:id="rId459" w:history="1">
        <w:r w:rsidRPr="00A4496F">
          <w:rPr>
            <w:rStyle w:val="Lienhypertexte"/>
            <w:sz w:val="20"/>
            <w:szCs w:val="20"/>
            <w:lang w:val="en-US"/>
          </w:rPr>
          <w:t>10.1088/1748-9326/4/4/045102</w:t>
        </w:r>
      </w:hyperlink>
      <w:r w:rsidRPr="00A4496F">
        <w:rPr>
          <w:sz w:val="20"/>
          <w:szCs w:val="20"/>
          <w:lang w:val="en-US"/>
        </w:rPr>
        <w:t>.</w:t>
      </w:r>
    </w:p>
    <w:p w14:paraId="15ECE7F3" w14:textId="2956B18D"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Miyazaki, K., H.J. Eskes, and K. Sudo, 2015: A tropospheric chemistry reanalysis for the years 2005-2012 based on an assimilation of OMI, MLS, TES, and MOPITT satellite data.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15(14)</w:t>
      </w:r>
      <w:r w:rsidRPr="00A4496F">
        <w:rPr>
          <w:sz w:val="20"/>
          <w:szCs w:val="20"/>
          <w:lang w:val="en-US"/>
        </w:rPr>
        <w:t>, 8315–8348, doi:</w:t>
      </w:r>
      <w:hyperlink r:id="rId460" w:history="1">
        <w:r w:rsidRPr="00A4496F">
          <w:rPr>
            <w:rStyle w:val="Lienhypertexte"/>
            <w:sz w:val="20"/>
            <w:szCs w:val="20"/>
            <w:lang w:val="en-US"/>
          </w:rPr>
          <w:t>10.5194/acp-15-8315-2015</w:t>
        </w:r>
      </w:hyperlink>
      <w:r w:rsidRPr="00A4496F">
        <w:rPr>
          <w:sz w:val="20"/>
          <w:szCs w:val="20"/>
          <w:lang w:val="en-US"/>
        </w:rPr>
        <w:t>.</w:t>
      </w:r>
    </w:p>
    <w:p w14:paraId="7DE6425D" w14:textId="7AF5F8CE"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Miyazaki, K., H.J. Eskes, K. Sudo, and C. Zhang, 2014: Global lightning NO&lt;sub&gt;x&lt;/sub&gt; production estimated by an assimilation of multiple satellite data sets.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14(7)</w:t>
      </w:r>
      <w:r w:rsidRPr="00A4496F">
        <w:rPr>
          <w:sz w:val="20"/>
          <w:szCs w:val="20"/>
          <w:lang w:val="en-US"/>
        </w:rPr>
        <w:t>, 3277–3305, doi:</w:t>
      </w:r>
      <w:hyperlink r:id="rId461" w:history="1">
        <w:r w:rsidRPr="00A4496F">
          <w:rPr>
            <w:rStyle w:val="Lienhypertexte"/>
            <w:sz w:val="20"/>
            <w:szCs w:val="20"/>
            <w:lang w:val="en-US"/>
          </w:rPr>
          <w:t>10.5194/acp-14-3277-2014</w:t>
        </w:r>
      </w:hyperlink>
      <w:r w:rsidRPr="00A4496F">
        <w:rPr>
          <w:sz w:val="20"/>
          <w:szCs w:val="20"/>
          <w:lang w:val="en-US"/>
        </w:rPr>
        <w:t>.</w:t>
      </w:r>
    </w:p>
    <w:p w14:paraId="4957038D" w14:textId="60372432"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Miyazaki, K. et al., 2017: Decadal changes in global surface NOx emissions from multi-constituent satellite data assimilation.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17(2)</w:t>
      </w:r>
      <w:r w:rsidRPr="00A4496F">
        <w:rPr>
          <w:sz w:val="20"/>
          <w:szCs w:val="20"/>
          <w:lang w:val="en-US"/>
        </w:rPr>
        <w:t>, 807–837, doi:</w:t>
      </w:r>
      <w:hyperlink r:id="rId462" w:history="1">
        <w:r w:rsidRPr="00A4496F">
          <w:rPr>
            <w:rStyle w:val="Lienhypertexte"/>
            <w:sz w:val="20"/>
            <w:szCs w:val="20"/>
            <w:lang w:val="en-US"/>
          </w:rPr>
          <w:t>10.5194/acp-17-807-2017</w:t>
        </w:r>
      </w:hyperlink>
      <w:r w:rsidRPr="00A4496F">
        <w:rPr>
          <w:sz w:val="20"/>
          <w:szCs w:val="20"/>
          <w:lang w:val="en-US"/>
        </w:rPr>
        <w:t>.</w:t>
      </w:r>
    </w:p>
    <w:p w14:paraId="3E747020" w14:textId="4F5168AE"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Mkoma, S., 2008: Physico-Chemical Characterisation of Atmospheric Aerosols in Tanzania, with Emphasis on the Carbonaceous Aerosol Components and on Chemical Mass Closure., Ghent University, Faculty of Sciences, Ghent, Belgium, 182 pp., doi:</w:t>
      </w:r>
      <w:hyperlink r:id="rId463" w:history="1">
        <w:r w:rsidRPr="00A4496F">
          <w:rPr>
            <w:rStyle w:val="Lienhypertexte"/>
            <w:sz w:val="20"/>
            <w:szCs w:val="20"/>
            <w:lang w:val="en-US"/>
          </w:rPr>
          <w:t>1854/9881</w:t>
        </w:r>
      </w:hyperlink>
      <w:r w:rsidRPr="00A4496F">
        <w:rPr>
          <w:sz w:val="20"/>
          <w:szCs w:val="20"/>
          <w:lang w:val="en-US"/>
        </w:rPr>
        <w:t>.</w:t>
      </w:r>
    </w:p>
    <w:p w14:paraId="0129CC22" w14:textId="3366D4D3"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Mkoma, S.L., W. Maenhaut, X. Chi, W. Wang, and N. Raes, 2009: Characterisation of PM&lt;sub&gt;10&lt;/sub&gt; atmospheric aerosols for the wet season 2005 at two sites in East Africa. </w:t>
      </w:r>
      <w:r w:rsidRPr="00A4496F">
        <w:rPr>
          <w:i/>
          <w:sz w:val="20"/>
          <w:szCs w:val="20"/>
          <w:lang w:val="en-US"/>
        </w:rPr>
        <w:t>Atmospheric Environment</w:t>
      </w:r>
      <w:r w:rsidRPr="00A4496F">
        <w:rPr>
          <w:sz w:val="20"/>
          <w:szCs w:val="20"/>
          <w:lang w:val="en-US"/>
        </w:rPr>
        <w:t xml:space="preserve">, </w:t>
      </w:r>
      <w:r w:rsidRPr="00A4496F">
        <w:rPr>
          <w:b/>
          <w:sz w:val="20"/>
          <w:szCs w:val="20"/>
          <w:lang w:val="en-US"/>
        </w:rPr>
        <w:t>43(3)</w:t>
      </w:r>
      <w:r w:rsidRPr="00A4496F">
        <w:rPr>
          <w:sz w:val="20"/>
          <w:szCs w:val="20"/>
          <w:lang w:val="en-US"/>
        </w:rPr>
        <w:t>, 631–639, doi:</w:t>
      </w:r>
      <w:hyperlink r:id="rId464" w:history="1">
        <w:r w:rsidRPr="00A4496F">
          <w:rPr>
            <w:rStyle w:val="Lienhypertexte"/>
            <w:sz w:val="20"/>
            <w:szCs w:val="20"/>
            <w:lang w:val="en-US"/>
          </w:rPr>
          <w:t>10.1016/j.atmosenv.2008.10.008</w:t>
        </w:r>
      </w:hyperlink>
      <w:r w:rsidRPr="00A4496F">
        <w:rPr>
          <w:sz w:val="20"/>
          <w:szCs w:val="20"/>
          <w:lang w:val="en-US"/>
        </w:rPr>
        <w:t>.</w:t>
      </w:r>
    </w:p>
    <w:p w14:paraId="0AFF6C29" w14:textId="52BBB366"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Mohankumar Sajeev, E.P., W. Winiwarter, and B. Amon, 2018: Greenhouse Gas and Ammonia Emissions from Different Stages of Liquid Manure Management Chains: Abatement Options and Emission Interactions. </w:t>
      </w:r>
      <w:r w:rsidRPr="00A4496F">
        <w:rPr>
          <w:i/>
          <w:sz w:val="20"/>
          <w:szCs w:val="20"/>
          <w:lang w:val="en-US"/>
        </w:rPr>
        <w:t>Journal of Environmental Quality</w:t>
      </w:r>
      <w:r w:rsidRPr="00A4496F">
        <w:rPr>
          <w:sz w:val="20"/>
          <w:szCs w:val="20"/>
          <w:lang w:val="en-US"/>
        </w:rPr>
        <w:t xml:space="preserve">, </w:t>
      </w:r>
      <w:r w:rsidRPr="00A4496F">
        <w:rPr>
          <w:b/>
          <w:sz w:val="20"/>
          <w:szCs w:val="20"/>
          <w:lang w:val="en-US"/>
        </w:rPr>
        <w:t>47(1)</w:t>
      </w:r>
      <w:r w:rsidRPr="00A4496F">
        <w:rPr>
          <w:sz w:val="20"/>
          <w:szCs w:val="20"/>
          <w:lang w:val="en-US"/>
        </w:rPr>
        <w:t>, 30–41, doi:</w:t>
      </w:r>
      <w:hyperlink r:id="rId465" w:history="1">
        <w:r w:rsidRPr="00A4496F">
          <w:rPr>
            <w:rStyle w:val="Lienhypertexte"/>
            <w:sz w:val="20"/>
            <w:szCs w:val="20"/>
            <w:lang w:val="en-US"/>
          </w:rPr>
          <w:t>10.2134/jeq2017.05.0199</w:t>
        </w:r>
      </w:hyperlink>
      <w:r w:rsidRPr="00A4496F">
        <w:rPr>
          <w:sz w:val="20"/>
          <w:szCs w:val="20"/>
          <w:lang w:val="en-US"/>
        </w:rPr>
        <w:t>.</w:t>
      </w:r>
    </w:p>
    <w:p w14:paraId="05DE39B5" w14:textId="5B7EC649"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Molina, L.T. et al., 2007: Air quality in North America’s most populous city – overview of the MCMA-2003 campaign.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7(10)</w:t>
      </w:r>
      <w:r w:rsidRPr="00A4496F">
        <w:rPr>
          <w:sz w:val="20"/>
          <w:szCs w:val="20"/>
          <w:lang w:val="en-US"/>
        </w:rPr>
        <w:t>, 2447–2473, doi:</w:t>
      </w:r>
      <w:hyperlink r:id="rId466" w:history="1">
        <w:r w:rsidRPr="00A4496F">
          <w:rPr>
            <w:rStyle w:val="Lienhypertexte"/>
            <w:sz w:val="20"/>
            <w:szCs w:val="20"/>
            <w:lang w:val="en-US"/>
          </w:rPr>
          <w:t>10.5194/acp-7-2447-2007</w:t>
        </w:r>
      </w:hyperlink>
      <w:r w:rsidRPr="00A4496F">
        <w:rPr>
          <w:sz w:val="20"/>
          <w:szCs w:val="20"/>
          <w:lang w:val="en-US"/>
        </w:rPr>
        <w:t>.</w:t>
      </w:r>
    </w:p>
    <w:p w14:paraId="2989BE81" w14:textId="01885530"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Molina, L.T. et al., 2010: An overview of the MILAGRO 2006 Campaign: Mexico City emissions and their transport and transformation.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10(18)</w:t>
      </w:r>
      <w:r w:rsidRPr="00A4496F">
        <w:rPr>
          <w:sz w:val="20"/>
          <w:szCs w:val="20"/>
          <w:lang w:val="en-US"/>
        </w:rPr>
        <w:t>, 8697–8760, doi:</w:t>
      </w:r>
      <w:hyperlink r:id="rId467" w:history="1">
        <w:r w:rsidRPr="00A4496F">
          <w:rPr>
            <w:rStyle w:val="Lienhypertexte"/>
            <w:sz w:val="20"/>
            <w:szCs w:val="20"/>
            <w:lang w:val="en-US"/>
          </w:rPr>
          <w:t>10.5194/acp-10-8697-2010</w:t>
        </w:r>
      </w:hyperlink>
      <w:r w:rsidRPr="00A4496F">
        <w:rPr>
          <w:sz w:val="20"/>
          <w:szCs w:val="20"/>
          <w:lang w:val="en-US"/>
        </w:rPr>
        <w:t>.</w:t>
      </w:r>
    </w:p>
    <w:p w14:paraId="6638D486" w14:textId="22C0C203"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Monks, S.A. et al., 2015: Multi-model study of chemical and physical controls on transport of anthropogenic and biomass burning pollution to the Arctic.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15(6)</w:t>
      </w:r>
      <w:r w:rsidRPr="00A4496F">
        <w:rPr>
          <w:sz w:val="20"/>
          <w:szCs w:val="20"/>
          <w:lang w:val="en-US"/>
        </w:rPr>
        <w:t>, 3575–3603, doi:</w:t>
      </w:r>
      <w:hyperlink r:id="rId468" w:history="1">
        <w:r w:rsidRPr="00A4496F">
          <w:rPr>
            <w:rStyle w:val="Lienhypertexte"/>
            <w:sz w:val="20"/>
            <w:szCs w:val="20"/>
            <w:lang w:val="en-US"/>
          </w:rPr>
          <w:t>10.5194/acp-15-3575-2015</w:t>
        </w:r>
      </w:hyperlink>
      <w:r w:rsidRPr="00A4496F">
        <w:rPr>
          <w:sz w:val="20"/>
          <w:szCs w:val="20"/>
          <w:lang w:val="en-US"/>
        </w:rPr>
        <w:t>.</w:t>
      </w:r>
    </w:p>
    <w:p w14:paraId="57DFB28C" w14:textId="2C2276C2"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Monteiro dos Santos, D.A., J.F. Brito, J.M. Godoy, and P. Artaxo, 2016: Ambient concentrations and insights on organic and elemental carbon dynamics in São Paulo, Brazil. </w:t>
      </w:r>
      <w:r w:rsidRPr="00A4496F">
        <w:rPr>
          <w:i/>
          <w:sz w:val="20"/>
          <w:szCs w:val="20"/>
          <w:lang w:val="en-US"/>
        </w:rPr>
        <w:t>Atmospheric Environment</w:t>
      </w:r>
      <w:r w:rsidRPr="00A4496F">
        <w:rPr>
          <w:sz w:val="20"/>
          <w:szCs w:val="20"/>
          <w:lang w:val="en-US"/>
        </w:rPr>
        <w:t xml:space="preserve">, </w:t>
      </w:r>
      <w:r w:rsidRPr="00A4496F">
        <w:rPr>
          <w:b/>
          <w:sz w:val="20"/>
          <w:szCs w:val="20"/>
          <w:lang w:val="en-US"/>
        </w:rPr>
        <w:t>144</w:t>
      </w:r>
      <w:r w:rsidRPr="00A4496F">
        <w:rPr>
          <w:sz w:val="20"/>
          <w:szCs w:val="20"/>
          <w:lang w:val="en-US"/>
        </w:rPr>
        <w:t>, 226–233, doi:</w:t>
      </w:r>
      <w:hyperlink r:id="rId469" w:history="1">
        <w:r w:rsidRPr="00A4496F">
          <w:rPr>
            <w:rStyle w:val="Lienhypertexte"/>
            <w:sz w:val="20"/>
            <w:szCs w:val="20"/>
            <w:lang w:val="en-US"/>
          </w:rPr>
          <w:t>10.1016/j.atmosenv.2016.08.081</w:t>
        </w:r>
      </w:hyperlink>
      <w:r w:rsidRPr="00A4496F">
        <w:rPr>
          <w:sz w:val="20"/>
          <w:szCs w:val="20"/>
          <w:lang w:val="en-US"/>
        </w:rPr>
        <w:t>.</w:t>
      </w:r>
    </w:p>
    <w:p w14:paraId="4132C931" w14:textId="4DB68304"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Montzka, S.A. et al., 2011: Small Interannual Variability of Global Atmospheric Hydroxyl. </w:t>
      </w:r>
      <w:r w:rsidRPr="00A4496F">
        <w:rPr>
          <w:i/>
          <w:sz w:val="20"/>
          <w:szCs w:val="20"/>
          <w:lang w:val="en-US"/>
        </w:rPr>
        <w:t>Science</w:t>
      </w:r>
      <w:r w:rsidRPr="00A4496F">
        <w:rPr>
          <w:sz w:val="20"/>
          <w:szCs w:val="20"/>
          <w:lang w:val="en-US"/>
        </w:rPr>
        <w:t xml:space="preserve">, </w:t>
      </w:r>
      <w:r w:rsidRPr="00A4496F">
        <w:rPr>
          <w:b/>
          <w:sz w:val="20"/>
          <w:szCs w:val="20"/>
          <w:lang w:val="en-US"/>
        </w:rPr>
        <w:t>331(6013)</w:t>
      </w:r>
      <w:r w:rsidRPr="00A4496F">
        <w:rPr>
          <w:sz w:val="20"/>
          <w:szCs w:val="20"/>
          <w:lang w:val="en-US"/>
        </w:rPr>
        <w:t>, 67–69, doi:</w:t>
      </w:r>
      <w:hyperlink r:id="rId470" w:history="1">
        <w:r w:rsidRPr="00A4496F">
          <w:rPr>
            <w:rStyle w:val="Lienhypertexte"/>
            <w:sz w:val="20"/>
            <w:szCs w:val="20"/>
            <w:lang w:val="en-US"/>
          </w:rPr>
          <w:t>10.1126/science.1197640</w:t>
        </w:r>
      </w:hyperlink>
      <w:r w:rsidRPr="00A4496F">
        <w:rPr>
          <w:sz w:val="20"/>
          <w:szCs w:val="20"/>
          <w:lang w:val="en-US"/>
        </w:rPr>
        <w:t>.</w:t>
      </w:r>
    </w:p>
    <w:p w14:paraId="6DCD0964" w14:textId="662E2030"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Montzka, S.A. et al., 2015: Recent Trends in Global Emissions of Hydrochlorofluorocarbons and Hydrofluorocarbons: Reflecting on the 2007 Adjustments to the Montreal Protocol. </w:t>
      </w:r>
      <w:r w:rsidRPr="00A4496F">
        <w:rPr>
          <w:i/>
          <w:sz w:val="20"/>
          <w:szCs w:val="20"/>
          <w:lang w:val="en-US"/>
        </w:rPr>
        <w:t>The Journal of Physical Chemistry A</w:t>
      </w:r>
      <w:r w:rsidRPr="00A4496F">
        <w:rPr>
          <w:sz w:val="20"/>
          <w:szCs w:val="20"/>
          <w:lang w:val="en-US"/>
        </w:rPr>
        <w:t xml:space="preserve">, </w:t>
      </w:r>
      <w:r w:rsidRPr="00A4496F">
        <w:rPr>
          <w:b/>
          <w:sz w:val="20"/>
          <w:szCs w:val="20"/>
          <w:lang w:val="en-US"/>
        </w:rPr>
        <w:t>119(19)</w:t>
      </w:r>
      <w:r w:rsidRPr="00A4496F">
        <w:rPr>
          <w:sz w:val="20"/>
          <w:szCs w:val="20"/>
          <w:lang w:val="en-US"/>
        </w:rPr>
        <w:t>, 4439–4449, doi:</w:t>
      </w:r>
      <w:hyperlink r:id="rId471" w:history="1">
        <w:r w:rsidRPr="00A4496F">
          <w:rPr>
            <w:rStyle w:val="Lienhypertexte"/>
            <w:sz w:val="20"/>
            <w:szCs w:val="20"/>
            <w:lang w:val="en-US"/>
          </w:rPr>
          <w:t>10.1021/jp5097376</w:t>
        </w:r>
      </w:hyperlink>
      <w:r w:rsidRPr="00A4496F">
        <w:rPr>
          <w:sz w:val="20"/>
          <w:szCs w:val="20"/>
          <w:lang w:val="en-US"/>
        </w:rPr>
        <w:t>.</w:t>
      </w:r>
    </w:p>
    <w:p w14:paraId="1295AECD" w14:textId="4CE2397C"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Morgan, W.T. et al., 2019: Transformation and aging of biomass burning carbonaceous aerosol over tropical South America from aircraft in-situ measurements during SAMBBA. </w:t>
      </w:r>
      <w:r w:rsidRPr="00A4496F">
        <w:rPr>
          <w:i/>
          <w:sz w:val="20"/>
          <w:szCs w:val="20"/>
          <w:lang w:val="en-US"/>
        </w:rPr>
        <w:t>Atmospheric Chemistry and Physics Discussions</w:t>
      </w:r>
      <w:r w:rsidRPr="00A4496F">
        <w:rPr>
          <w:sz w:val="20"/>
          <w:szCs w:val="20"/>
          <w:lang w:val="en-US"/>
        </w:rPr>
        <w:t>, doi:</w:t>
      </w:r>
      <w:hyperlink r:id="rId472" w:history="1">
        <w:r w:rsidRPr="00A4496F">
          <w:rPr>
            <w:rStyle w:val="Lienhypertexte"/>
            <w:sz w:val="20"/>
            <w:szCs w:val="20"/>
            <w:lang w:val="en-US"/>
          </w:rPr>
          <w:t>10.5194/acp-2019-157</w:t>
        </w:r>
      </w:hyperlink>
      <w:r w:rsidRPr="00A4496F">
        <w:rPr>
          <w:sz w:val="20"/>
          <w:szCs w:val="20"/>
          <w:lang w:val="en-US"/>
        </w:rPr>
        <w:t>.</w:t>
      </w:r>
    </w:p>
    <w:p w14:paraId="1DC41A26" w14:textId="191078A9"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Morgenstern, O. et al., 2017: Review of the global models used within phase 1 of the Chemistry–Climate Model Initiative (CCMI). </w:t>
      </w:r>
      <w:r w:rsidRPr="00A4496F">
        <w:rPr>
          <w:i/>
          <w:sz w:val="20"/>
          <w:szCs w:val="20"/>
          <w:lang w:val="en-US"/>
        </w:rPr>
        <w:t>Geosci. Model Dev.</w:t>
      </w:r>
      <w:r w:rsidRPr="00A4496F">
        <w:rPr>
          <w:sz w:val="20"/>
          <w:szCs w:val="20"/>
          <w:lang w:val="en-US"/>
        </w:rPr>
        <w:t xml:space="preserve">, </w:t>
      </w:r>
      <w:r w:rsidRPr="00A4496F">
        <w:rPr>
          <w:b/>
          <w:sz w:val="20"/>
          <w:szCs w:val="20"/>
          <w:lang w:val="en-US"/>
        </w:rPr>
        <w:t>10(2)</w:t>
      </w:r>
      <w:r w:rsidRPr="00A4496F">
        <w:rPr>
          <w:sz w:val="20"/>
          <w:szCs w:val="20"/>
          <w:lang w:val="en-US"/>
        </w:rPr>
        <w:t>, 639–671, doi:</w:t>
      </w:r>
      <w:hyperlink r:id="rId473" w:history="1">
        <w:r w:rsidRPr="00A4496F">
          <w:rPr>
            <w:rStyle w:val="Lienhypertexte"/>
            <w:sz w:val="20"/>
            <w:szCs w:val="20"/>
            <w:lang w:val="en-US"/>
          </w:rPr>
          <w:t>10.5194/gmd-10-639-2017</w:t>
        </w:r>
      </w:hyperlink>
      <w:r w:rsidRPr="00A4496F">
        <w:rPr>
          <w:sz w:val="20"/>
          <w:szCs w:val="20"/>
          <w:lang w:val="en-US"/>
        </w:rPr>
        <w:t>.</w:t>
      </w:r>
    </w:p>
    <w:p w14:paraId="27F1A7A4" w14:textId="13012746"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Morgenstern, O. et al., 2018: Ozone sensitivity to varying greenhouse gases and ozone-depleting substances in CCMI-1 simulations.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18(2)</w:t>
      </w:r>
      <w:r w:rsidRPr="00A4496F">
        <w:rPr>
          <w:sz w:val="20"/>
          <w:szCs w:val="20"/>
          <w:lang w:val="en-US"/>
        </w:rPr>
        <w:t>, 1091–1114, doi:</w:t>
      </w:r>
      <w:hyperlink r:id="rId474" w:history="1">
        <w:r w:rsidRPr="00A4496F">
          <w:rPr>
            <w:rStyle w:val="Lienhypertexte"/>
            <w:sz w:val="20"/>
            <w:szCs w:val="20"/>
            <w:lang w:val="en-US"/>
          </w:rPr>
          <w:t>10.5194/acp-18-1091-2018</w:t>
        </w:r>
      </w:hyperlink>
      <w:r w:rsidRPr="00A4496F">
        <w:rPr>
          <w:sz w:val="20"/>
          <w:szCs w:val="20"/>
          <w:lang w:val="en-US"/>
        </w:rPr>
        <w:t>.</w:t>
      </w:r>
    </w:p>
    <w:p w14:paraId="2E4C529E" w14:textId="08DC7596"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Morgenstern, O. et al., 2020: Reappraisal of the climate impacts of ozone-depleting substances. </w:t>
      </w:r>
      <w:r w:rsidRPr="00A4496F">
        <w:rPr>
          <w:i/>
          <w:sz w:val="20"/>
          <w:szCs w:val="20"/>
          <w:lang w:val="en-US"/>
        </w:rPr>
        <w:t>Geophysical Research Letters</w:t>
      </w:r>
      <w:r w:rsidRPr="00A4496F">
        <w:rPr>
          <w:sz w:val="20"/>
          <w:szCs w:val="20"/>
          <w:lang w:val="en-US"/>
        </w:rPr>
        <w:t xml:space="preserve">, </w:t>
      </w:r>
      <w:r w:rsidRPr="00A4496F">
        <w:rPr>
          <w:b/>
          <w:sz w:val="20"/>
          <w:szCs w:val="20"/>
          <w:lang w:val="en-US"/>
        </w:rPr>
        <w:t>47(e2020GL088295)</w:t>
      </w:r>
      <w:r w:rsidRPr="00A4496F">
        <w:rPr>
          <w:sz w:val="20"/>
          <w:szCs w:val="20"/>
          <w:lang w:val="en-US"/>
        </w:rPr>
        <w:t>, 13, doi:</w:t>
      </w:r>
      <w:hyperlink r:id="rId475" w:history="1">
        <w:r w:rsidRPr="00A4496F">
          <w:rPr>
            <w:rStyle w:val="Lienhypertexte"/>
            <w:sz w:val="20"/>
            <w:szCs w:val="20"/>
            <w:lang w:val="en-US"/>
          </w:rPr>
          <w:t>10.1002/essoar.10502742.1</w:t>
        </w:r>
      </w:hyperlink>
      <w:r w:rsidRPr="00A4496F">
        <w:rPr>
          <w:sz w:val="20"/>
          <w:szCs w:val="20"/>
          <w:lang w:val="en-US"/>
        </w:rPr>
        <w:t>.</w:t>
      </w:r>
    </w:p>
    <w:p w14:paraId="0C97A36F" w14:textId="49285430"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Mortier, A. et al., 2020: Evaluation of climate model aerosol trends with ground-based observations over the last 2 decades – an AeroCom and CMIP6 analysis.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20(21)</w:t>
      </w:r>
      <w:r w:rsidRPr="00A4496F">
        <w:rPr>
          <w:sz w:val="20"/>
          <w:szCs w:val="20"/>
          <w:lang w:val="en-US"/>
        </w:rPr>
        <w:t>, 13355–13378, doi:</w:t>
      </w:r>
      <w:hyperlink r:id="rId476" w:history="1">
        <w:r w:rsidRPr="00A4496F">
          <w:rPr>
            <w:rStyle w:val="Lienhypertexte"/>
            <w:sz w:val="20"/>
            <w:szCs w:val="20"/>
            <w:lang w:val="en-US"/>
          </w:rPr>
          <w:t>10.5194/acp-20-13355-2020</w:t>
        </w:r>
      </w:hyperlink>
      <w:r w:rsidRPr="00A4496F">
        <w:rPr>
          <w:sz w:val="20"/>
          <w:szCs w:val="20"/>
          <w:lang w:val="en-US"/>
        </w:rPr>
        <w:t>.</w:t>
      </w:r>
    </w:p>
    <w:p w14:paraId="2B328B75" w14:textId="3DEA4DBF"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Moteki, N., T. Mori, H. Matsui, and S. Ohata, 2019: Observational constraint of in-cloud supersaturation for simulations of aerosol rainout in atmospheric models. </w:t>
      </w:r>
      <w:r w:rsidRPr="00A4496F">
        <w:rPr>
          <w:i/>
          <w:sz w:val="20"/>
          <w:szCs w:val="20"/>
          <w:lang w:val="en-US"/>
        </w:rPr>
        <w:t>npj Climate and Atmospheric Science</w:t>
      </w:r>
      <w:r w:rsidRPr="00A4496F">
        <w:rPr>
          <w:sz w:val="20"/>
          <w:szCs w:val="20"/>
          <w:lang w:val="en-US"/>
        </w:rPr>
        <w:t>, doi:</w:t>
      </w:r>
      <w:hyperlink r:id="rId477" w:history="1">
        <w:r w:rsidRPr="00A4496F">
          <w:rPr>
            <w:rStyle w:val="Lienhypertexte"/>
            <w:sz w:val="20"/>
            <w:szCs w:val="20"/>
            <w:lang w:val="en-US"/>
          </w:rPr>
          <w:t>10.1038/s41612-019-0063-y</w:t>
        </w:r>
      </w:hyperlink>
      <w:r w:rsidRPr="00A4496F">
        <w:rPr>
          <w:sz w:val="20"/>
          <w:szCs w:val="20"/>
          <w:lang w:val="en-US"/>
        </w:rPr>
        <w:t>.</w:t>
      </w:r>
    </w:p>
    <w:p w14:paraId="60B5681C" w14:textId="128DD97F"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Motos, G. et al., 2019: Cloud droplet activation properties and scavenged fraction of black carbon in liquid-phase clouds at the high-alpine research station Jungfraujoch (3580ma.s.l.). </w:t>
      </w:r>
      <w:r w:rsidRPr="00A4496F">
        <w:rPr>
          <w:i/>
          <w:sz w:val="20"/>
          <w:szCs w:val="20"/>
          <w:lang w:val="en-US"/>
        </w:rPr>
        <w:t>Atmospheric Chemistry and Physics</w:t>
      </w:r>
      <w:r w:rsidRPr="00A4496F">
        <w:rPr>
          <w:sz w:val="20"/>
          <w:szCs w:val="20"/>
          <w:lang w:val="en-US"/>
        </w:rPr>
        <w:t>, doi:</w:t>
      </w:r>
      <w:hyperlink r:id="rId478" w:history="1">
        <w:r w:rsidRPr="00A4496F">
          <w:rPr>
            <w:rStyle w:val="Lienhypertexte"/>
            <w:sz w:val="20"/>
            <w:szCs w:val="20"/>
            <w:lang w:val="en-US"/>
          </w:rPr>
          <w:t>10.5194/acp-19-3833-2019</w:t>
        </w:r>
      </w:hyperlink>
      <w:r w:rsidRPr="00A4496F">
        <w:rPr>
          <w:sz w:val="20"/>
          <w:szCs w:val="20"/>
          <w:lang w:val="en-US"/>
        </w:rPr>
        <w:t>.</w:t>
      </w:r>
    </w:p>
    <w:p w14:paraId="66DD9927" w14:textId="787EE868"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Mülmenstädt, J. and G. Feingold, 2018: The Radiative Forcing of Aerosol – Cloud Interactions in Liquid Clouds : State of the Field. , 23–40.</w:t>
      </w:r>
    </w:p>
    <w:p w14:paraId="37A6D452" w14:textId="241F7D12"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Muri, H. et al., 2018: Climate response to aerosol geoengineering: A multimethod comparison. </w:t>
      </w:r>
      <w:r w:rsidRPr="00A4496F">
        <w:rPr>
          <w:i/>
          <w:sz w:val="20"/>
          <w:szCs w:val="20"/>
          <w:lang w:val="en-US"/>
        </w:rPr>
        <w:t>Journal of Climate</w:t>
      </w:r>
      <w:r w:rsidRPr="00A4496F">
        <w:rPr>
          <w:sz w:val="20"/>
          <w:szCs w:val="20"/>
          <w:lang w:val="en-US"/>
        </w:rPr>
        <w:t>, doi:</w:t>
      </w:r>
      <w:hyperlink r:id="rId479" w:history="1">
        <w:r w:rsidRPr="00A4496F">
          <w:rPr>
            <w:rStyle w:val="Lienhypertexte"/>
            <w:sz w:val="20"/>
            <w:szCs w:val="20"/>
            <w:lang w:val="en-US"/>
          </w:rPr>
          <w:t>10.1175/jcli-d-17-0620.1</w:t>
        </w:r>
      </w:hyperlink>
      <w:r w:rsidRPr="00A4496F">
        <w:rPr>
          <w:sz w:val="20"/>
          <w:szCs w:val="20"/>
          <w:lang w:val="en-US"/>
        </w:rPr>
        <w:t>.</w:t>
      </w:r>
    </w:p>
    <w:p w14:paraId="670DF36E" w14:textId="5238F8AD"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lastRenderedPageBreak/>
        <w:t xml:space="preserve">Murray, L., A.M. Fiore, D.T. Shindell, V. Naik, and L.W. Horowitz, 9999: Large uncertainties in global hydroxyl projections tied to fate of reactive nitrogen and carbon. </w:t>
      </w:r>
      <w:r w:rsidRPr="00A4496F">
        <w:rPr>
          <w:i/>
          <w:sz w:val="20"/>
          <w:szCs w:val="20"/>
          <w:lang w:val="en-US"/>
        </w:rPr>
        <w:t>PNAS</w:t>
      </w:r>
      <w:r w:rsidRPr="00A4496F">
        <w:rPr>
          <w:sz w:val="20"/>
          <w:szCs w:val="20"/>
          <w:lang w:val="en-US"/>
        </w:rPr>
        <w:t xml:space="preserve">, </w:t>
      </w:r>
      <w:r w:rsidRPr="00A4496F">
        <w:rPr>
          <w:b/>
          <w:sz w:val="20"/>
          <w:szCs w:val="20"/>
          <w:lang w:val="en-US"/>
        </w:rPr>
        <w:t>(submitted</w:t>
      </w:r>
      <w:r w:rsidRPr="00A4496F">
        <w:rPr>
          <w:sz w:val="20"/>
          <w:szCs w:val="20"/>
          <w:lang w:val="en-US"/>
        </w:rPr>
        <w:t>.</w:t>
      </w:r>
    </w:p>
    <w:p w14:paraId="6EA8F876" w14:textId="6E74E745"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Murray, L.T., 2016: Lightning NO x and Impacts on Air Quality. </w:t>
      </w:r>
      <w:r w:rsidRPr="00A4496F">
        <w:rPr>
          <w:i/>
          <w:sz w:val="20"/>
          <w:szCs w:val="20"/>
          <w:lang w:val="en-US"/>
        </w:rPr>
        <w:t>Current Pollution Reports</w:t>
      </w:r>
      <w:r w:rsidRPr="00A4496F">
        <w:rPr>
          <w:sz w:val="20"/>
          <w:szCs w:val="20"/>
          <w:lang w:val="en-US"/>
        </w:rPr>
        <w:t xml:space="preserve">, </w:t>
      </w:r>
      <w:r w:rsidRPr="00A4496F">
        <w:rPr>
          <w:b/>
          <w:sz w:val="20"/>
          <w:szCs w:val="20"/>
          <w:lang w:val="en-US"/>
        </w:rPr>
        <w:t>2(2)</w:t>
      </w:r>
      <w:r w:rsidRPr="00A4496F">
        <w:rPr>
          <w:sz w:val="20"/>
          <w:szCs w:val="20"/>
          <w:lang w:val="en-US"/>
        </w:rPr>
        <w:t>, 115–133, doi:</w:t>
      </w:r>
      <w:hyperlink r:id="rId480" w:history="1">
        <w:r w:rsidRPr="00A4496F">
          <w:rPr>
            <w:rStyle w:val="Lienhypertexte"/>
            <w:sz w:val="20"/>
            <w:szCs w:val="20"/>
            <w:lang w:val="en-US"/>
          </w:rPr>
          <w:t>10.1007/s40726-016-0031-7</w:t>
        </w:r>
      </w:hyperlink>
      <w:r w:rsidRPr="00A4496F">
        <w:rPr>
          <w:sz w:val="20"/>
          <w:szCs w:val="20"/>
          <w:lang w:val="en-US"/>
        </w:rPr>
        <w:t>.</w:t>
      </w:r>
    </w:p>
    <w:p w14:paraId="15D93370" w14:textId="4DD878D7"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Murray, L.T., J.A. Logan, and D.J. Jacob, 2013: Interannual variability in tropical tropospheric ozone and OH: The role of lightning. </w:t>
      </w:r>
      <w:r w:rsidRPr="00A4496F">
        <w:rPr>
          <w:i/>
          <w:sz w:val="20"/>
          <w:szCs w:val="20"/>
          <w:lang w:val="en-US"/>
        </w:rPr>
        <w:t>Journal of Geophysical Research: Atmospheres</w:t>
      </w:r>
      <w:r w:rsidRPr="00A4496F">
        <w:rPr>
          <w:sz w:val="20"/>
          <w:szCs w:val="20"/>
          <w:lang w:val="en-US"/>
        </w:rPr>
        <w:t xml:space="preserve">, </w:t>
      </w:r>
      <w:r w:rsidRPr="00A4496F">
        <w:rPr>
          <w:b/>
          <w:sz w:val="20"/>
          <w:szCs w:val="20"/>
          <w:lang w:val="en-US"/>
        </w:rPr>
        <w:t>118(19)</w:t>
      </w:r>
      <w:r w:rsidRPr="00A4496F">
        <w:rPr>
          <w:sz w:val="20"/>
          <w:szCs w:val="20"/>
          <w:lang w:val="en-US"/>
        </w:rPr>
        <w:t>, 11,411–468,480, doi:</w:t>
      </w:r>
      <w:hyperlink r:id="rId481" w:history="1">
        <w:r w:rsidRPr="00A4496F">
          <w:rPr>
            <w:rStyle w:val="Lienhypertexte"/>
            <w:sz w:val="20"/>
            <w:szCs w:val="20"/>
            <w:lang w:val="en-US"/>
          </w:rPr>
          <w:t>10.1002/jgrd.50857</w:t>
        </w:r>
      </w:hyperlink>
      <w:r w:rsidRPr="00A4496F">
        <w:rPr>
          <w:sz w:val="20"/>
          <w:szCs w:val="20"/>
          <w:lang w:val="en-US"/>
        </w:rPr>
        <w:t>.</w:t>
      </w:r>
    </w:p>
    <w:p w14:paraId="04A0BFD4" w14:textId="3980461A"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Murray, L.T. et al., 2014: Factors controlling variability in the oxidative capacity of the troposphere since the Last Glacial Maximum.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14(7)</w:t>
      </w:r>
      <w:r w:rsidRPr="00A4496F">
        <w:rPr>
          <w:sz w:val="20"/>
          <w:szCs w:val="20"/>
          <w:lang w:val="en-US"/>
        </w:rPr>
        <w:t>, 3589–3622, doi:</w:t>
      </w:r>
      <w:hyperlink r:id="rId482" w:history="1">
        <w:r w:rsidRPr="00A4496F">
          <w:rPr>
            <w:rStyle w:val="Lienhypertexte"/>
            <w:sz w:val="20"/>
            <w:szCs w:val="20"/>
            <w:lang w:val="en-US"/>
          </w:rPr>
          <w:t>10.5194/acp-14-3589-2014</w:t>
        </w:r>
      </w:hyperlink>
      <w:r w:rsidRPr="00A4496F">
        <w:rPr>
          <w:sz w:val="20"/>
          <w:szCs w:val="20"/>
          <w:lang w:val="en-US"/>
        </w:rPr>
        <w:t>.</w:t>
      </w:r>
    </w:p>
    <w:p w14:paraId="090E1C81" w14:textId="694F27F5"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Muthers, S. et al., 2014: The coupled atmosphere-chemistry-ocean model SOCOL-MPIOM. </w:t>
      </w:r>
      <w:r w:rsidRPr="00A4496F">
        <w:rPr>
          <w:i/>
          <w:sz w:val="20"/>
          <w:szCs w:val="20"/>
          <w:lang w:val="en-US"/>
        </w:rPr>
        <w:t>Geosci. Model Dev.</w:t>
      </w:r>
      <w:r w:rsidRPr="00A4496F">
        <w:rPr>
          <w:sz w:val="20"/>
          <w:szCs w:val="20"/>
          <w:lang w:val="en-US"/>
        </w:rPr>
        <w:t xml:space="preserve">, </w:t>
      </w:r>
      <w:r w:rsidRPr="00A4496F">
        <w:rPr>
          <w:b/>
          <w:sz w:val="20"/>
          <w:szCs w:val="20"/>
          <w:lang w:val="en-US"/>
        </w:rPr>
        <w:t>7(5)</w:t>
      </w:r>
      <w:r w:rsidRPr="00A4496F">
        <w:rPr>
          <w:sz w:val="20"/>
          <w:szCs w:val="20"/>
          <w:lang w:val="en-US"/>
        </w:rPr>
        <w:t>, 2157–2179, doi:</w:t>
      </w:r>
      <w:hyperlink r:id="rId483" w:history="1">
        <w:r w:rsidRPr="00A4496F">
          <w:rPr>
            <w:rStyle w:val="Lienhypertexte"/>
            <w:sz w:val="20"/>
            <w:szCs w:val="20"/>
            <w:lang w:val="en-US"/>
          </w:rPr>
          <w:t>10.5194/gmd-7-2157-2014</w:t>
        </w:r>
      </w:hyperlink>
      <w:r w:rsidRPr="00A4496F">
        <w:rPr>
          <w:sz w:val="20"/>
          <w:szCs w:val="20"/>
          <w:lang w:val="en-US"/>
        </w:rPr>
        <w:t>.</w:t>
      </w:r>
    </w:p>
    <w:p w14:paraId="1CBCD851" w14:textId="42713BB6"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Myhre, G., T.F. Berglen, C.E.L. Myhre, and I.S.A. Isaksen, 2004: The radiative effect of the anthropogenic influence on the stratospheric sulfate aerosol layer. </w:t>
      </w:r>
      <w:r w:rsidRPr="00A4496F">
        <w:rPr>
          <w:i/>
          <w:sz w:val="20"/>
          <w:szCs w:val="20"/>
          <w:lang w:val="en-US"/>
        </w:rPr>
        <w:t>Tellus B: Chemical and Physical Meteorology</w:t>
      </w:r>
      <w:r w:rsidRPr="00A4496F">
        <w:rPr>
          <w:sz w:val="20"/>
          <w:szCs w:val="20"/>
          <w:lang w:val="en-US"/>
        </w:rPr>
        <w:t xml:space="preserve">, </w:t>
      </w:r>
      <w:r w:rsidRPr="00A4496F">
        <w:rPr>
          <w:b/>
          <w:sz w:val="20"/>
          <w:szCs w:val="20"/>
          <w:lang w:val="en-US"/>
        </w:rPr>
        <w:t>56(3)</w:t>
      </w:r>
      <w:r w:rsidRPr="00A4496F">
        <w:rPr>
          <w:sz w:val="20"/>
          <w:szCs w:val="20"/>
          <w:lang w:val="en-US"/>
        </w:rPr>
        <w:t>, 294–299, doi:</w:t>
      </w:r>
      <w:hyperlink r:id="rId484" w:history="1">
        <w:r w:rsidRPr="00A4496F">
          <w:rPr>
            <w:rStyle w:val="Lienhypertexte"/>
            <w:sz w:val="20"/>
            <w:szCs w:val="20"/>
            <w:lang w:val="en-US"/>
          </w:rPr>
          <w:t>10.3402/tellusb.v56i3.16431</w:t>
        </w:r>
      </w:hyperlink>
      <w:r w:rsidRPr="00A4496F">
        <w:rPr>
          <w:sz w:val="20"/>
          <w:szCs w:val="20"/>
          <w:lang w:val="en-US"/>
        </w:rPr>
        <w:t>.</w:t>
      </w:r>
    </w:p>
    <w:p w14:paraId="0D0C8B37" w14:textId="7EED1A04"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Myhre, G. et al., 2013a: Anthropogenic and Natural Radiative Forcing. In: </w:t>
      </w:r>
      <w:r w:rsidRPr="00A4496F">
        <w:rPr>
          <w:i/>
          <w:sz w:val="20"/>
          <w:szCs w:val="20"/>
          <w:lang w:val="en-US"/>
        </w:rPr>
        <w:t>Climate Change 2013: The Physical Science Basis. Contribution of Working Group I to the Fifth Assessment Report of the Intergovernmental Panel on Climate Change</w:t>
      </w:r>
      <w:r w:rsidRPr="00A4496F">
        <w:rPr>
          <w:sz w:val="20"/>
          <w:szCs w:val="20"/>
          <w:lang w:val="en-US"/>
        </w:rPr>
        <w:t xml:space="preserve"> [Stocker, T.F., D. Qin, G.-K. Plattner, M. Tignor, S.K. Allen, J. Boschung, A. Nauels, Y. Xia, V. Bex, and P.M. Midgley (eds.)]. Cambridge University Press, Cambridge, United Kingdom and New York, NY, USA, pp. 659–740.</w:t>
      </w:r>
    </w:p>
    <w:p w14:paraId="690BF9E5" w14:textId="39A11C08"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Myhre, G. et al., 2013b: Anthropogenic and Natural Radiative Forcing. In: </w:t>
      </w:r>
      <w:r w:rsidRPr="00A4496F">
        <w:rPr>
          <w:i/>
          <w:sz w:val="20"/>
          <w:szCs w:val="20"/>
          <w:lang w:val="en-US"/>
        </w:rPr>
        <w:t>Climate Change 2013: The Physical Science Basis. Contribution of Working Group I to the Fifth Assessment Report of the Intergovernmental Panel on Climate Change</w:t>
      </w:r>
      <w:r w:rsidRPr="00A4496F">
        <w:rPr>
          <w:sz w:val="20"/>
          <w:szCs w:val="20"/>
          <w:lang w:val="en-US"/>
        </w:rPr>
        <w:t xml:space="preserve"> [Stocker, T.F., D. Qin, G.-K. Plattner, M. Tignor, S.K. Allen, J. Boschung, A. Nauels, Y. Xia, V. Bex, and P.M. Midgley (eds.)]. Cambridge University Press, Cambridge, United Kingdom and New York, NY, USA, pp. 659–740, doi:</w:t>
      </w:r>
      <w:hyperlink r:id="rId485" w:history="1">
        <w:r w:rsidRPr="00A4496F">
          <w:rPr>
            <w:rStyle w:val="Lienhypertexte"/>
            <w:sz w:val="20"/>
            <w:szCs w:val="20"/>
            <w:lang w:val="en-US"/>
          </w:rPr>
          <w:t>10.1017/cbo9781107415324.018</w:t>
        </w:r>
      </w:hyperlink>
      <w:r w:rsidRPr="00A4496F">
        <w:rPr>
          <w:sz w:val="20"/>
          <w:szCs w:val="20"/>
          <w:lang w:val="en-US"/>
        </w:rPr>
        <w:t>.</w:t>
      </w:r>
    </w:p>
    <w:p w14:paraId="74BD2436" w14:textId="69AB029F"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Myhre, G. et al., 2017: Multi-model simulations of aerosol and ozone radiative forcing due to anthropogenic emission changes during the period 1990-2015.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17(4)</w:t>
      </w:r>
      <w:r w:rsidRPr="00A4496F">
        <w:rPr>
          <w:sz w:val="20"/>
          <w:szCs w:val="20"/>
          <w:lang w:val="en-US"/>
        </w:rPr>
        <w:t>, 2709–2720, doi:</w:t>
      </w:r>
      <w:hyperlink r:id="rId486" w:history="1">
        <w:r w:rsidRPr="00A4496F">
          <w:rPr>
            <w:rStyle w:val="Lienhypertexte"/>
            <w:sz w:val="20"/>
            <w:szCs w:val="20"/>
            <w:lang w:val="en-US"/>
          </w:rPr>
          <w:t>10.5194/acp-17-2709-2017</w:t>
        </w:r>
      </w:hyperlink>
      <w:r w:rsidRPr="00A4496F">
        <w:rPr>
          <w:sz w:val="20"/>
          <w:szCs w:val="20"/>
          <w:lang w:val="en-US"/>
        </w:rPr>
        <w:t>.</w:t>
      </w:r>
    </w:p>
    <w:p w14:paraId="6090856C" w14:textId="566771FC"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Myriokefalitakis, S. et al., 2016: Ozone and carbon monoxide budgets over the Eastern Mediterranean. </w:t>
      </w:r>
      <w:r w:rsidRPr="00A4496F">
        <w:rPr>
          <w:i/>
          <w:sz w:val="20"/>
          <w:szCs w:val="20"/>
          <w:lang w:val="en-US"/>
        </w:rPr>
        <w:t>Science of the Total Environment</w:t>
      </w:r>
      <w:r w:rsidRPr="00A4496F">
        <w:rPr>
          <w:sz w:val="20"/>
          <w:szCs w:val="20"/>
          <w:lang w:val="en-US"/>
        </w:rPr>
        <w:t xml:space="preserve">, </w:t>
      </w:r>
      <w:r w:rsidRPr="00A4496F">
        <w:rPr>
          <w:b/>
          <w:sz w:val="20"/>
          <w:szCs w:val="20"/>
          <w:lang w:val="en-US"/>
        </w:rPr>
        <w:t>563–564</w:t>
      </w:r>
      <w:r w:rsidRPr="00A4496F">
        <w:rPr>
          <w:sz w:val="20"/>
          <w:szCs w:val="20"/>
          <w:lang w:val="en-US"/>
        </w:rPr>
        <w:t>, 40–52, doi:</w:t>
      </w:r>
      <w:hyperlink r:id="rId487" w:history="1">
        <w:r w:rsidRPr="00A4496F">
          <w:rPr>
            <w:rStyle w:val="Lienhypertexte"/>
            <w:sz w:val="20"/>
            <w:szCs w:val="20"/>
            <w:lang w:val="en-US"/>
          </w:rPr>
          <w:t>10.1016/j.scitotenv.2016.04.061</w:t>
        </w:r>
      </w:hyperlink>
      <w:r w:rsidRPr="00A4496F">
        <w:rPr>
          <w:sz w:val="20"/>
          <w:szCs w:val="20"/>
          <w:lang w:val="en-US"/>
        </w:rPr>
        <w:t>.</w:t>
      </w:r>
    </w:p>
    <w:p w14:paraId="598CB061" w14:textId="342933D1"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Naik, V. et al., 2013: Preindustrial to present-day changes in tropospheric hydroxyl radical and methane lifetime from the Atmospheric Chemistry and Climate Model Intercomparison Project (ACCMIP).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13(10)</w:t>
      </w:r>
      <w:r w:rsidRPr="00A4496F">
        <w:rPr>
          <w:sz w:val="20"/>
          <w:szCs w:val="20"/>
          <w:lang w:val="en-US"/>
        </w:rPr>
        <w:t>, 5277–5298, doi:</w:t>
      </w:r>
      <w:hyperlink r:id="rId488" w:history="1">
        <w:r w:rsidRPr="00A4496F">
          <w:rPr>
            <w:rStyle w:val="Lienhypertexte"/>
            <w:sz w:val="20"/>
            <w:szCs w:val="20"/>
            <w:lang w:val="en-US"/>
          </w:rPr>
          <w:t>10.5194/acp-13-5277-2013</w:t>
        </w:r>
      </w:hyperlink>
      <w:r w:rsidRPr="00A4496F">
        <w:rPr>
          <w:sz w:val="20"/>
          <w:szCs w:val="20"/>
          <w:lang w:val="en-US"/>
        </w:rPr>
        <w:t>.</w:t>
      </w:r>
    </w:p>
    <w:p w14:paraId="2BB5B4A4" w14:textId="3F5364BF"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Nault, B.A. et al., 2017: Lightning NO&lt;sub&gt;x&lt;/sub&gt; Emissions: Reconciling Measured and Modeled Estimates With Updated NO&lt;sub&gt;x&lt;/sub&gt; Chemistry. </w:t>
      </w:r>
      <w:r w:rsidRPr="00A4496F">
        <w:rPr>
          <w:i/>
          <w:sz w:val="20"/>
          <w:szCs w:val="20"/>
          <w:lang w:val="en-US"/>
        </w:rPr>
        <w:t>Geophysical Research Letters</w:t>
      </w:r>
      <w:r w:rsidRPr="00A4496F">
        <w:rPr>
          <w:sz w:val="20"/>
          <w:szCs w:val="20"/>
          <w:lang w:val="en-US"/>
        </w:rPr>
        <w:t xml:space="preserve">, </w:t>
      </w:r>
      <w:r w:rsidRPr="00A4496F">
        <w:rPr>
          <w:b/>
          <w:sz w:val="20"/>
          <w:szCs w:val="20"/>
          <w:lang w:val="en-US"/>
        </w:rPr>
        <w:t>44(18)</w:t>
      </w:r>
      <w:r w:rsidRPr="00A4496F">
        <w:rPr>
          <w:sz w:val="20"/>
          <w:szCs w:val="20"/>
          <w:lang w:val="en-US"/>
        </w:rPr>
        <w:t>, 9479–9488, doi:</w:t>
      </w:r>
      <w:hyperlink r:id="rId489" w:history="1">
        <w:r w:rsidRPr="00A4496F">
          <w:rPr>
            <w:rStyle w:val="Lienhypertexte"/>
            <w:sz w:val="20"/>
            <w:szCs w:val="20"/>
            <w:lang w:val="en-US"/>
          </w:rPr>
          <w:t>10.1002/2017gl074436</w:t>
        </w:r>
      </w:hyperlink>
      <w:r w:rsidRPr="00A4496F">
        <w:rPr>
          <w:sz w:val="20"/>
          <w:szCs w:val="20"/>
          <w:lang w:val="en-US"/>
        </w:rPr>
        <w:t>.</w:t>
      </w:r>
    </w:p>
    <w:p w14:paraId="7D4CC488" w14:textId="35CDADCF"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Naus, S. et al., 2019: Constraints and biases in a tropospheric two-box model of OH.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19(1)</w:t>
      </w:r>
      <w:r w:rsidRPr="00A4496F">
        <w:rPr>
          <w:sz w:val="20"/>
          <w:szCs w:val="20"/>
          <w:lang w:val="en-US"/>
        </w:rPr>
        <w:t>, 407–424, doi:</w:t>
      </w:r>
      <w:hyperlink r:id="rId490" w:history="1">
        <w:r w:rsidRPr="00A4496F">
          <w:rPr>
            <w:rStyle w:val="Lienhypertexte"/>
            <w:sz w:val="20"/>
            <w:szCs w:val="20"/>
            <w:lang w:val="en-US"/>
          </w:rPr>
          <w:t>10.5194/acp-19-407-2019</w:t>
        </w:r>
      </w:hyperlink>
      <w:r w:rsidRPr="00A4496F">
        <w:rPr>
          <w:sz w:val="20"/>
          <w:szCs w:val="20"/>
          <w:lang w:val="en-US"/>
        </w:rPr>
        <w:t>.</w:t>
      </w:r>
    </w:p>
    <w:p w14:paraId="2E91BE42" w14:textId="756B5907"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Navarro, J.C.A. et al., 2016: Amplification of Arctic warming by past air pollution reductions in Europe. </w:t>
      </w:r>
      <w:r w:rsidRPr="00A4496F">
        <w:rPr>
          <w:i/>
          <w:sz w:val="20"/>
          <w:szCs w:val="20"/>
          <w:lang w:val="en-US"/>
        </w:rPr>
        <w:t>Nature Geoscience</w:t>
      </w:r>
      <w:r w:rsidRPr="00A4496F">
        <w:rPr>
          <w:sz w:val="20"/>
          <w:szCs w:val="20"/>
          <w:lang w:val="en-US"/>
        </w:rPr>
        <w:t xml:space="preserve">, </w:t>
      </w:r>
      <w:r w:rsidRPr="00A4496F">
        <w:rPr>
          <w:b/>
          <w:sz w:val="20"/>
          <w:szCs w:val="20"/>
          <w:lang w:val="en-US"/>
        </w:rPr>
        <w:t>9(4)</w:t>
      </w:r>
      <w:r w:rsidRPr="00A4496F">
        <w:rPr>
          <w:sz w:val="20"/>
          <w:szCs w:val="20"/>
          <w:lang w:val="en-US"/>
        </w:rPr>
        <w:t>, 277–281, doi:</w:t>
      </w:r>
      <w:hyperlink r:id="rId491" w:history="1">
        <w:r w:rsidRPr="00A4496F">
          <w:rPr>
            <w:rStyle w:val="Lienhypertexte"/>
            <w:sz w:val="20"/>
            <w:szCs w:val="20"/>
            <w:lang w:val="en-US"/>
          </w:rPr>
          <w:t>10.1038/ngeo2673</w:t>
        </w:r>
      </w:hyperlink>
      <w:r w:rsidRPr="00A4496F">
        <w:rPr>
          <w:sz w:val="20"/>
          <w:szCs w:val="20"/>
          <w:lang w:val="en-US"/>
        </w:rPr>
        <w:t>.</w:t>
      </w:r>
    </w:p>
    <w:p w14:paraId="32434CEB" w14:textId="14775286"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Nazarenko, L. et al., 2017: Interactive nature of climate change and aerosol forcing. </w:t>
      </w:r>
      <w:r w:rsidRPr="00A4496F">
        <w:rPr>
          <w:i/>
          <w:sz w:val="20"/>
          <w:szCs w:val="20"/>
          <w:lang w:val="en-US"/>
        </w:rPr>
        <w:t>Journal of Geophysical Research: Atmospheres</w:t>
      </w:r>
      <w:r w:rsidRPr="00A4496F">
        <w:rPr>
          <w:sz w:val="20"/>
          <w:szCs w:val="20"/>
          <w:lang w:val="en-US"/>
        </w:rPr>
        <w:t xml:space="preserve">, </w:t>
      </w:r>
      <w:r w:rsidRPr="00A4496F">
        <w:rPr>
          <w:b/>
          <w:sz w:val="20"/>
          <w:szCs w:val="20"/>
          <w:lang w:val="en-US"/>
        </w:rPr>
        <w:t>122(6)</w:t>
      </w:r>
      <w:r w:rsidRPr="00A4496F">
        <w:rPr>
          <w:sz w:val="20"/>
          <w:szCs w:val="20"/>
          <w:lang w:val="en-US"/>
        </w:rPr>
        <w:t>, 3457–3480, doi:</w:t>
      </w:r>
      <w:hyperlink r:id="rId492" w:history="1">
        <w:r w:rsidRPr="00A4496F">
          <w:rPr>
            <w:rStyle w:val="Lienhypertexte"/>
            <w:sz w:val="20"/>
            <w:szCs w:val="20"/>
            <w:lang w:val="en-US"/>
          </w:rPr>
          <w:t>10.1002/2016jd025809</w:t>
        </w:r>
      </w:hyperlink>
      <w:r w:rsidRPr="00A4496F">
        <w:rPr>
          <w:sz w:val="20"/>
          <w:szCs w:val="20"/>
          <w:lang w:val="en-US"/>
        </w:rPr>
        <w:t>.</w:t>
      </w:r>
    </w:p>
    <w:p w14:paraId="40A59B72" w14:textId="4AD903F3"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Nenes, A., S.N. Pandis, R.J. Weber, and A. Russell, 2020: Aerosol pH and liquid water content determine when particulate matter is sensitive to ammonia and nitrate availability. </w:t>
      </w:r>
      <w:r w:rsidRPr="00A4496F">
        <w:rPr>
          <w:i/>
          <w:sz w:val="20"/>
          <w:szCs w:val="20"/>
          <w:lang w:val="en-US"/>
        </w:rPr>
        <w:t>Atmos. Chem. Phys.</w:t>
      </w:r>
      <w:r w:rsidRPr="00A4496F">
        <w:rPr>
          <w:sz w:val="20"/>
          <w:szCs w:val="20"/>
          <w:lang w:val="en-US"/>
        </w:rPr>
        <w:t xml:space="preserve">, </w:t>
      </w:r>
      <w:r w:rsidRPr="00A4496F">
        <w:rPr>
          <w:b/>
          <w:sz w:val="20"/>
          <w:szCs w:val="20"/>
          <w:lang w:val="en-US"/>
        </w:rPr>
        <w:t>20(5)</w:t>
      </w:r>
      <w:r w:rsidRPr="00A4496F">
        <w:rPr>
          <w:sz w:val="20"/>
          <w:szCs w:val="20"/>
          <w:lang w:val="en-US"/>
        </w:rPr>
        <w:t>, 3249–3258, doi:</w:t>
      </w:r>
      <w:hyperlink r:id="rId493" w:history="1">
        <w:r w:rsidRPr="00A4496F">
          <w:rPr>
            <w:rStyle w:val="Lienhypertexte"/>
            <w:sz w:val="20"/>
            <w:szCs w:val="20"/>
            <w:lang w:val="en-US"/>
          </w:rPr>
          <w:t>10.5194/acp-20-3249-2020</w:t>
        </w:r>
      </w:hyperlink>
      <w:r w:rsidRPr="00A4496F">
        <w:rPr>
          <w:sz w:val="20"/>
          <w:szCs w:val="20"/>
          <w:lang w:val="en-US"/>
        </w:rPr>
        <w:t>.</w:t>
      </w:r>
    </w:p>
    <w:p w14:paraId="027968C2" w14:textId="252A02FD"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Nguyen, G.T.H., H. Shimadera, K. Uranishi, T. Matsuo, and A. Kondo, 2019: Numerical assessment of PM&lt;sub&gt;2.5&lt;/sub&gt; and O&lt;sub&gt;3&lt;/sub&gt; air quality in Continental Southeast Asia: Impacts of potential future climate change. </w:t>
      </w:r>
      <w:r w:rsidRPr="00A4496F">
        <w:rPr>
          <w:i/>
          <w:sz w:val="20"/>
          <w:szCs w:val="20"/>
          <w:lang w:val="en-US"/>
        </w:rPr>
        <w:t>Atmospheric Environment</w:t>
      </w:r>
      <w:r w:rsidRPr="00A4496F">
        <w:rPr>
          <w:sz w:val="20"/>
          <w:szCs w:val="20"/>
          <w:lang w:val="en-US"/>
        </w:rPr>
        <w:t xml:space="preserve">, </w:t>
      </w:r>
      <w:r w:rsidRPr="00A4496F">
        <w:rPr>
          <w:b/>
          <w:sz w:val="20"/>
          <w:szCs w:val="20"/>
          <w:lang w:val="en-US"/>
        </w:rPr>
        <w:t>215</w:t>
      </w:r>
      <w:r w:rsidRPr="00A4496F">
        <w:rPr>
          <w:sz w:val="20"/>
          <w:szCs w:val="20"/>
          <w:lang w:val="en-US"/>
        </w:rPr>
        <w:t>, doi:</w:t>
      </w:r>
      <w:hyperlink r:id="rId494" w:history="1">
        <w:r w:rsidRPr="00A4496F">
          <w:rPr>
            <w:rStyle w:val="Lienhypertexte"/>
            <w:sz w:val="20"/>
            <w:szCs w:val="20"/>
            <w:lang w:val="en-US"/>
          </w:rPr>
          <w:t>10.1016/j.atmosenv.2019.116901</w:t>
        </w:r>
      </w:hyperlink>
      <w:r w:rsidRPr="00A4496F">
        <w:rPr>
          <w:sz w:val="20"/>
          <w:szCs w:val="20"/>
          <w:lang w:val="en-US"/>
        </w:rPr>
        <w:t>.</w:t>
      </w:r>
    </w:p>
    <w:p w14:paraId="57C16A44" w14:textId="333BC545"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Nguyen, T.L., L. Vereecken, and J. Peeters, 2010: HOx Regeneration in the Oxidation of Isoprene III: Theoretical Study of the key Isomerisation of the Z-</w:t>
      </w:r>
      <w:r w:rsidRPr="00A4496F">
        <w:rPr>
          <w:sz w:val="20"/>
          <w:szCs w:val="20"/>
        </w:rPr>
        <w:t>δ</w:t>
      </w:r>
      <w:r w:rsidRPr="00A4496F">
        <w:rPr>
          <w:sz w:val="20"/>
          <w:szCs w:val="20"/>
          <w:lang w:val="en-US"/>
        </w:rPr>
        <w:t xml:space="preserve">-hydroxy-peroxy Isoprene Radicals. </w:t>
      </w:r>
      <w:r w:rsidRPr="00A4496F">
        <w:rPr>
          <w:i/>
          <w:sz w:val="20"/>
          <w:szCs w:val="20"/>
          <w:lang w:val="en-US"/>
        </w:rPr>
        <w:t>ChemPhysChem</w:t>
      </w:r>
      <w:r w:rsidRPr="00A4496F">
        <w:rPr>
          <w:sz w:val="20"/>
          <w:szCs w:val="20"/>
          <w:lang w:val="en-US"/>
        </w:rPr>
        <w:t xml:space="preserve">, </w:t>
      </w:r>
      <w:r w:rsidRPr="00A4496F">
        <w:rPr>
          <w:b/>
          <w:sz w:val="20"/>
          <w:szCs w:val="20"/>
          <w:lang w:val="en-US"/>
        </w:rPr>
        <w:t>11(18)</w:t>
      </w:r>
      <w:r w:rsidRPr="00A4496F">
        <w:rPr>
          <w:sz w:val="20"/>
          <w:szCs w:val="20"/>
          <w:lang w:val="en-US"/>
        </w:rPr>
        <w:t>, 3996–4001, doi:</w:t>
      </w:r>
      <w:hyperlink r:id="rId495" w:history="1">
        <w:r w:rsidRPr="00A4496F">
          <w:rPr>
            <w:rStyle w:val="Lienhypertexte"/>
            <w:sz w:val="20"/>
            <w:szCs w:val="20"/>
            <w:lang w:val="en-US"/>
          </w:rPr>
          <w:t>10.1002/cphc.201000480</w:t>
        </w:r>
      </w:hyperlink>
      <w:r w:rsidRPr="00A4496F">
        <w:rPr>
          <w:sz w:val="20"/>
          <w:szCs w:val="20"/>
          <w:lang w:val="en-US"/>
        </w:rPr>
        <w:t>.</w:t>
      </w:r>
    </w:p>
    <w:p w14:paraId="170BB386" w14:textId="1DBD8A17"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Nicely, J.M. et al., 2017: Quantifying the causes of differences in tropospheric OH within global models. </w:t>
      </w:r>
      <w:r w:rsidRPr="00A4496F">
        <w:rPr>
          <w:i/>
          <w:sz w:val="20"/>
          <w:szCs w:val="20"/>
          <w:lang w:val="en-US"/>
        </w:rPr>
        <w:t>Journal of Geophysical Research-Atmospheres</w:t>
      </w:r>
      <w:r w:rsidRPr="00A4496F">
        <w:rPr>
          <w:sz w:val="20"/>
          <w:szCs w:val="20"/>
          <w:lang w:val="en-US"/>
        </w:rPr>
        <w:t xml:space="preserve">, </w:t>
      </w:r>
      <w:r w:rsidRPr="00A4496F">
        <w:rPr>
          <w:b/>
          <w:sz w:val="20"/>
          <w:szCs w:val="20"/>
          <w:lang w:val="en-US"/>
        </w:rPr>
        <w:t>122(3)</w:t>
      </w:r>
      <w:r w:rsidRPr="00A4496F">
        <w:rPr>
          <w:sz w:val="20"/>
          <w:szCs w:val="20"/>
          <w:lang w:val="en-US"/>
        </w:rPr>
        <w:t>, 1983–2007, doi:</w:t>
      </w:r>
      <w:hyperlink r:id="rId496" w:history="1">
        <w:r w:rsidRPr="00A4496F">
          <w:rPr>
            <w:rStyle w:val="Lienhypertexte"/>
            <w:sz w:val="20"/>
            <w:szCs w:val="20"/>
            <w:lang w:val="en-US"/>
          </w:rPr>
          <w:t>10.1002/2016jd026239</w:t>
        </w:r>
      </w:hyperlink>
      <w:r w:rsidRPr="00A4496F">
        <w:rPr>
          <w:sz w:val="20"/>
          <w:szCs w:val="20"/>
          <w:lang w:val="en-US"/>
        </w:rPr>
        <w:t>.</w:t>
      </w:r>
    </w:p>
    <w:p w14:paraId="0B67558C" w14:textId="5C7D89C1"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Nicely, J.M. et al., 2018: Changes in Global Tropospheric OH Expected as a Result of Climate Change Over the Last Several Decades. </w:t>
      </w:r>
      <w:r w:rsidRPr="00A4496F">
        <w:rPr>
          <w:i/>
          <w:sz w:val="20"/>
          <w:szCs w:val="20"/>
          <w:lang w:val="en-US"/>
        </w:rPr>
        <w:t>Journal of Geophysical Research: Atmospheres</w:t>
      </w:r>
      <w:r w:rsidRPr="00A4496F">
        <w:rPr>
          <w:sz w:val="20"/>
          <w:szCs w:val="20"/>
          <w:lang w:val="en-US"/>
        </w:rPr>
        <w:t xml:space="preserve">, </w:t>
      </w:r>
      <w:r w:rsidRPr="00A4496F">
        <w:rPr>
          <w:b/>
          <w:sz w:val="20"/>
          <w:szCs w:val="20"/>
          <w:lang w:val="en-US"/>
        </w:rPr>
        <w:t>123(18)</w:t>
      </w:r>
      <w:r w:rsidRPr="00A4496F">
        <w:rPr>
          <w:sz w:val="20"/>
          <w:szCs w:val="20"/>
          <w:lang w:val="en-US"/>
        </w:rPr>
        <w:t>, 10,710–774,795, doi:</w:t>
      </w:r>
      <w:hyperlink r:id="rId497" w:history="1">
        <w:r w:rsidRPr="00A4496F">
          <w:rPr>
            <w:rStyle w:val="Lienhypertexte"/>
            <w:sz w:val="20"/>
            <w:szCs w:val="20"/>
            <w:lang w:val="en-US"/>
          </w:rPr>
          <w:t>10.1029/2018jd028388</w:t>
        </w:r>
      </w:hyperlink>
      <w:r w:rsidRPr="00A4496F">
        <w:rPr>
          <w:sz w:val="20"/>
          <w:szCs w:val="20"/>
          <w:lang w:val="en-US"/>
        </w:rPr>
        <w:t>.</w:t>
      </w:r>
    </w:p>
    <w:p w14:paraId="571A919F" w14:textId="69349635"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Nicewonger, M.R., K.R. Verhulst, M. Aydin, and E.S. Saltzman, 2016: Preindustrial atmospheric ethane levels inferred from polar ice cores: A constraint on the geologic sources of atmospheric ethane and methane. </w:t>
      </w:r>
      <w:r w:rsidRPr="00A4496F">
        <w:rPr>
          <w:i/>
          <w:sz w:val="20"/>
          <w:szCs w:val="20"/>
          <w:lang w:val="en-US"/>
        </w:rPr>
        <w:t>Geophysical Research Letters</w:t>
      </w:r>
      <w:r w:rsidRPr="00A4496F">
        <w:rPr>
          <w:sz w:val="20"/>
          <w:szCs w:val="20"/>
          <w:lang w:val="en-US"/>
        </w:rPr>
        <w:t xml:space="preserve">, </w:t>
      </w:r>
      <w:r w:rsidRPr="00A4496F">
        <w:rPr>
          <w:b/>
          <w:sz w:val="20"/>
          <w:szCs w:val="20"/>
          <w:lang w:val="en-US"/>
        </w:rPr>
        <w:t>43(1)</w:t>
      </w:r>
      <w:r w:rsidRPr="00A4496F">
        <w:rPr>
          <w:sz w:val="20"/>
          <w:szCs w:val="20"/>
          <w:lang w:val="en-US"/>
        </w:rPr>
        <w:t>, 214–221, doi:</w:t>
      </w:r>
      <w:hyperlink r:id="rId498" w:history="1">
        <w:r w:rsidRPr="00A4496F">
          <w:rPr>
            <w:rStyle w:val="Lienhypertexte"/>
            <w:sz w:val="20"/>
            <w:szCs w:val="20"/>
            <w:lang w:val="en-US"/>
          </w:rPr>
          <w:t>10.1002/2015gl066854</w:t>
        </w:r>
      </w:hyperlink>
      <w:r w:rsidRPr="00A4496F">
        <w:rPr>
          <w:sz w:val="20"/>
          <w:szCs w:val="20"/>
          <w:lang w:val="en-US"/>
        </w:rPr>
        <w:t>.</w:t>
      </w:r>
    </w:p>
    <w:p w14:paraId="217367AA" w14:textId="5DCE1C99"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Nicewonger, M.R., M. Aydin, M.J. Prather, and E.S. Saltzman, 2018: Large changes in biomass burning over the last millennium inferred from paleoatmospheric ethane in polar ice cores. </w:t>
      </w:r>
      <w:r w:rsidRPr="00A4496F">
        <w:rPr>
          <w:i/>
          <w:sz w:val="20"/>
          <w:szCs w:val="20"/>
          <w:lang w:val="en-US"/>
        </w:rPr>
        <w:t>Proceedings of the National Academy of Sciences of the United States of America</w:t>
      </w:r>
      <w:r w:rsidRPr="00A4496F">
        <w:rPr>
          <w:sz w:val="20"/>
          <w:szCs w:val="20"/>
          <w:lang w:val="en-US"/>
        </w:rPr>
        <w:t xml:space="preserve">, </w:t>
      </w:r>
      <w:r w:rsidRPr="00A4496F">
        <w:rPr>
          <w:b/>
          <w:sz w:val="20"/>
          <w:szCs w:val="20"/>
          <w:lang w:val="en-US"/>
        </w:rPr>
        <w:t>115(49)</w:t>
      </w:r>
      <w:r w:rsidRPr="00A4496F">
        <w:rPr>
          <w:sz w:val="20"/>
          <w:szCs w:val="20"/>
          <w:lang w:val="en-US"/>
        </w:rPr>
        <w:t>, 12413–12418, doi:</w:t>
      </w:r>
      <w:hyperlink r:id="rId499" w:history="1">
        <w:r w:rsidRPr="00A4496F">
          <w:rPr>
            <w:rStyle w:val="Lienhypertexte"/>
            <w:sz w:val="20"/>
            <w:szCs w:val="20"/>
            <w:lang w:val="en-US"/>
          </w:rPr>
          <w:t>10.1073/pnas.1807172115</w:t>
        </w:r>
      </w:hyperlink>
      <w:r w:rsidRPr="00A4496F">
        <w:rPr>
          <w:sz w:val="20"/>
          <w:szCs w:val="20"/>
          <w:lang w:val="en-US"/>
        </w:rPr>
        <w:t>.</w:t>
      </w:r>
    </w:p>
    <w:p w14:paraId="472C0F25" w14:textId="2E409DB3"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lastRenderedPageBreak/>
        <w:t xml:space="preserve">Niemeier, U. and C. Timmreck, 2015: What is the limit of climate engineering by stratospheric injection of SO&lt;sub&gt;2&lt;/sub&gt;? </w:t>
      </w:r>
      <w:r w:rsidRPr="00A4496F">
        <w:rPr>
          <w:i/>
          <w:sz w:val="20"/>
          <w:szCs w:val="20"/>
          <w:lang w:val="en-US"/>
        </w:rPr>
        <w:t>Atmospheric Chemistry and Physics</w:t>
      </w:r>
      <w:r w:rsidRPr="00A4496F">
        <w:rPr>
          <w:sz w:val="20"/>
          <w:szCs w:val="20"/>
          <w:lang w:val="en-US"/>
        </w:rPr>
        <w:t>, doi:</w:t>
      </w:r>
      <w:hyperlink r:id="rId500" w:history="1">
        <w:r w:rsidRPr="00A4496F">
          <w:rPr>
            <w:rStyle w:val="Lienhypertexte"/>
            <w:sz w:val="20"/>
            <w:szCs w:val="20"/>
            <w:lang w:val="en-US"/>
          </w:rPr>
          <w:t>10.5194/acp-15-9129-2015</w:t>
        </w:r>
      </w:hyperlink>
      <w:r w:rsidRPr="00A4496F">
        <w:rPr>
          <w:sz w:val="20"/>
          <w:szCs w:val="20"/>
          <w:lang w:val="en-US"/>
        </w:rPr>
        <w:t>.</w:t>
      </w:r>
    </w:p>
    <w:p w14:paraId="7FEEB8C9" w14:textId="02988C40"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Niemeier, U. and H. Schmidt, 2017: Changing transport processes in the stratosphere by radiative heating of sulfate aerosols. </w:t>
      </w:r>
      <w:r w:rsidRPr="00A4496F">
        <w:rPr>
          <w:i/>
          <w:sz w:val="20"/>
          <w:szCs w:val="20"/>
          <w:lang w:val="en-US"/>
        </w:rPr>
        <w:t>Atmospheric Chemistry and Physics</w:t>
      </w:r>
      <w:r w:rsidRPr="00A4496F">
        <w:rPr>
          <w:sz w:val="20"/>
          <w:szCs w:val="20"/>
          <w:lang w:val="en-US"/>
        </w:rPr>
        <w:t>, doi:</w:t>
      </w:r>
      <w:hyperlink r:id="rId501" w:history="1">
        <w:r w:rsidRPr="00A4496F">
          <w:rPr>
            <w:rStyle w:val="Lienhypertexte"/>
            <w:sz w:val="20"/>
            <w:szCs w:val="20"/>
            <w:lang w:val="en-US"/>
          </w:rPr>
          <w:t>10.5194/acp-17-14871-2017</w:t>
        </w:r>
      </w:hyperlink>
      <w:r w:rsidRPr="00A4496F">
        <w:rPr>
          <w:sz w:val="20"/>
          <w:szCs w:val="20"/>
          <w:lang w:val="en-US"/>
        </w:rPr>
        <w:t>.</w:t>
      </w:r>
    </w:p>
    <w:p w14:paraId="314916EB" w14:textId="5290ED66"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Niinemets, S. Fares, P. Hardley, and K.J. Jardine, 2014: Bidirectional exchange of biogenic volatiles with vegetation: emission sources, reactions, breakdown and deposition. </w:t>
      </w:r>
      <w:r w:rsidRPr="00A4496F">
        <w:rPr>
          <w:i/>
          <w:sz w:val="20"/>
          <w:szCs w:val="20"/>
          <w:lang w:val="en-US"/>
        </w:rPr>
        <w:t>Plant, Cell &amp; Environment</w:t>
      </w:r>
      <w:r w:rsidRPr="00A4496F">
        <w:rPr>
          <w:sz w:val="20"/>
          <w:szCs w:val="20"/>
          <w:lang w:val="en-US"/>
        </w:rPr>
        <w:t xml:space="preserve">, </w:t>
      </w:r>
      <w:r w:rsidRPr="00A4496F">
        <w:rPr>
          <w:b/>
          <w:sz w:val="20"/>
          <w:szCs w:val="20"/>
          <w:lang w:val="en-US"/>
        </w:rPr>
        <w:t>37(8)</w:t>
      </w:r>
      <w:r w:rsidRPr="00A4496F">
        <w:rPr>
          <w:sz w:val="20"/>
          <w:szCs w:val="20"/>
          <w:lang w:val="en-US"/>
        </w:rPr>
        <w:t>, 1790–1809, doi:</w:t>
      </w:r>
      <w:hyperlink r:id="rId502" w:history="1">
        <w:r w:rsidRPr="00A4496F">
          <w:rPr>
            <w:rStyle w:val="Lienhypertexte"/>
            <w:sz w:val="20"/>
            <w:szCs w:val="20"/>
            <w:lang w:val="en-US"/>
          </w:rPr>
          <w:t>10.1111/pce.12322</w:t>
        </w:r>
      </w:hyperlink>
      <w:r w:rsidRPr="00A4496F">
        <w:rPr>
          <w:sz w:val="20"/>
          <w:szCs w:val="20"/>
          <w:lang w:val="en-US"/>
        </w:rPr>
        <w:t>.</w:t>
      </w:r>
    </w:p>
    <w:p w14:paraId="1CF04C3B" w14:textId="23E070A0"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Nolte, C.G., T.L. Spero, J.H. Bowden, M.S. Mallard, and P.D. Dolwick, 2018: The potential effects of climate change on air quality across the conterminous US at 2030 under three Representative Concentration Pathways.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18(20)</w:t>
      </w:r>
      <w:r w:rsidRPr="00A4496F">
        <w:rPr>
          <w:sz w:val="20"/>
          <w:szCs w:val="20"/>
          <w:lang w:val="en-US"/>
        </w:rPr>
        <w:t>, 15471–15489, doi:</w:t>
      </w:r>
      <w:hyperlink r:id="rId503" w:history="1">
        <w:r w:rsidRPr="00A4496F">
          <w:rPr>
            <w:rStyle w:val="Lienhypertexte"/>
            <w:sz w:val="20"/>
            <w:szCs w:val="20"/>
            <w:lang w:val="en-US"/>
          </w:rPr>
          <w:t>10.5194/acp-18-15471-2018</w:t>
        </w:r>
      </w:hyperlink>
      <w:r w:rsidRPr="00A4496F">
        <w:rPr>
          <w:sz w:val="20"/>
          <w:szCs w:val="20"/>
          <w:lang w:val="en-US"/>
        </w:rPr>
        <w:t>.</w:t>
      </w:r>
    </w:p>
    <w:p w14:paraId="744D66F7" w14:textId="550BD006"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Nowack, P.J. et al., 2015: A large ozone-circulation feedback and its implications for global warming assessments. </w:t>
      </w:r>
      <w:r w:rsidRPr="00A4496F">
        <w:rPr>
          <w:i/>
          <w:sz w:val="20"/>
          <w:szCs w:val="20"/>
          <w:lang w:val="en-US"/>
        </w:rPr>
        <w:t>Nature Climate Change</w:t>
      </w:r>
      <w:r w:rsidRPr="00A4496F">
        <w:rPr>
          <w:sz w:val="20"/>
          <w:szCs w:val="20"/>
          <w:lang w:val="en-US"/>
        </w:rPr>
        <w:t xml:space="preserve">, </w:t>
      </w:r>
      <w:r w:rsidRPr="00A4496F">
        <w:rPr>
          <w:b/>
          <w:sz w:val="20"/>
          <w:szCs w:val="20"/>
          <w:lang w:val="en-US"/>
        </w:rPr>
        <w:t>5(1)</w:t>
      </w:r>
      <w:r w:rsidRPr="00A4496F">
        <w:rPr>
          <w:sz w:val="20"/>
          <w:szCs w:val="20"/>
          <w:lang w:val="en-US"/>
        </w:rPr>
        <w:t>, 41–45, doi:</w:t>
      </w:r>
      <w:hyperlink r:id="rId504" w:history="1">
        <w:r w:rsidRPr="00A4496F">
          <w:rPr>
            <w:rStyle w:val="Lienhypertexte"/>
            <w:sz w:val="20"/>
            <w:szCs w:val="20"/>
            <w:lang w:val="en-US"/>
          </w:rPr>
          <w:t>10.1038/nclimate2451</w:t>
        </w:r>
      </w:hyperlink>
      <w:r w:rsidRPr="00A4496F">
        <w:rPr>
          <w:sz w:val="20"/>
          <w:szCs w:val="20"/>
          <w:lang w:val="en-US"/>
        </w:rPr>
        <w:t>.</w:t>
      </w:r>
    </w:p>
    <w:p w14:paraId="41384D9F" w14:textId="6C149ECB"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NRC, 2015: </w:t>
      </w:r>
      <w:r w:rsidRPr="00A4496F">
        <w:rPr>
          <w:i/>
          <w:sz w:val="20"/>
          <w:szCs w:val="20"/>
          <w:lang w:val="en-US"/>
        </w:rPr>
        <w:t>Climate Intervention: Reflecting Sunlight to Cool Earth</w:t>
      </w:r>
      <w:r w:rsidRPr="00A4496F">
        <w:rPr>
          <w:sz w:val="20"/>
          <w:szCs w:val="20"/>
          <w:lang w:val="en-US"/>
        </w:rPr>
        <w:t>. National Research Council (NRC). The National Academies Press, Washington, DC, USA, 260 pp., doi:</w:t>
      </w:r>
      <w:hyperlink r:id="rId505" w:history="1">
        <w:r w:rsidRPr="00A4496F">
          <w:rPr>
            <w:rStyle w:val="Lienhypertexte"/>
            <w:sz w:val="20"/>
            <w:szCs w:val="20"/>
            <w:lang w:val="en-US"/>
          </w:rPr>
          <w:t>10.17226/18988</w:t>
        </w:r>
      </w:hyperlink>
      <w:r w:rsidRPr="00A4496F">
        <w:rPr>
          <w:sz w:val="20"/>
          <w:szCs w:val="20"/>
          <w:lang w:val="en-US"/>
        </w:rPr>
        <w:t>.</w:t>
      </w:r>
    </w:p>
    <w:p w14:paraId="6E1CCAC1" w14:textId="2803A8F3"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O’Connor, F.M. et al., 2021: Assessment of pre-industrial to present-day anthropogenic effective radiative forcing in UKESM1.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21</w:t>
      </w:r>
      <w:r w:rsidRPr="00A4496F">
        <w:rPr>
          <w:sz w:val="20"/>
          <w:szCs w:val="20"/>
          <w:lang w:val="en-US"/>
        </w:rPr>
        <w:t>, 1211–1243, doi:</w:t>
      </w:r>
      <w:hyperlink r:id="rId506" w:history="1">
        <w:r w:rsidRPr="00A4496F">
          <w:rPr>
            <w:rStyle w:val="Lienhypertexte"/>
            <w:sz w:val="20"/>
            <w:szCs w:val="20"/>
            <w:lang w:val="en-US"/>
          </w:rPr>
          <w:t>10.5194/acp-21-1211-2021</w:t>
        </w:r>
      </w:hyperlink>
      <w:r w:rsidRPr="00A4496F">
        <w:rPr>
          <w:sz w:val="20"/>
          <w:szCs w:val="20"/>
          <w:lang w:val="en-US"/>
        </w:rPr>
        <w:t>.</w:t>
      </w:r>
    </w:p>
    <w:p w14:paraId="2F752947" w14:textId="6510AE68"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O’Neill, B.C. et al., 2016: The Scenario Model Intercomparison Project (ScenarioMIP) for CMIP6. </w:t>
      </w:r>
      <w:r w:rsidRPr="00A4496F">
        <w:rPr>
          <w:i/>
          <w:sz w:val="20"/>
          <w:szCs w:val="20"/>
          <w:lang w:val="en-US"/>
        </w:rPr>
        <w:t>Geosci. Model Dev.</w:t>
      </w:r>
      <w:r w:rsidRPr="00A4496F">
        <w:rPr>
          <w:sz w:val="20"/>
          <w:szCs w:val="20"/>
          <w:lang w:val="en-US"/>
        </w:rPr>
        <w:t xml:space="preserve">, </w:t>
      </w:r>
      <w:r w:rsidRPr="00A4496F">
        <w:rPr>
          <w:b/>
          <w:sz w:val="20"/>
          <w:szCs w:val="20"/>
          <w:lang w:val="en-US"/>
        </w:rPr>
        <w:t>9(9)</w:t>
      </w:r>
      <w:r w:rsidRPr="00A4496F">
        <w:rPr>
          <w:sz w:val="20"/>
          <w:szCs w:val="20"/>
          <w:lang w:val="en-US"/>
        </w:rPr>
        <w:t>, 3461–3482, doi:</w:t>
      </w:r>
      <w:hyperlink r:id="rId507" w:history="1">
        <w:r w:rsidRPr="00A4496F">
          <w:rPr>
            <w:rStyle w:val="Lienhypertexte"/>
            <w:sz w:val="20"/>
            <w:szCs w:val="20"/>
            <w:lang w:val="en-US"/>
          </w:rPr>
          <w:t>10.5194/gmd-9-3461-2016</w:t>
        </w:r>
      </w:hyperlink>
      <w:r w:rsidRPr="00A4496F">
        <w:rPr>
          <w:sz w:val="20"/>
          <w:szCs w:val="20"/>
          <w:lang w:val="en-US"/>
        </w:rPr>
        <w:t>.</w:t>
      </w:r>
    </w:p>
    <w:p w14:paraId="4BFFBC79" w14:textId="7560B6E8"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Oberländer-Hayn, S., S. Meul, U. Langematz, J. Abalichin, and F. Haenel, 2015: A chemistry-climate model study of past changes in the Brewer-Dobson circulation. </w:t>
      </w:r>
      <w:r w:rsidRPr="00A4496F">
        <w:rPr>
          <w:i/>
          <w:sz w:val="20"/>
          <w:szCs w:val="20"/>
          <w:lang w:val="en-US"/>
        </w:rPr>
        <w:t>Journal of Geophysical Research</w:t>
      </w:r>
      <w:r w:rsidRPr="00A4496F">
        <w:rPr>
          <w:sz w:val="20"/>
          <w:szCs w:val="20"/>
          <w:lang w:val="en-US"/>
        </w:rPr>
        <w:t xml:space="preserve">, </w:t>
      </w:r>
      <w:r w:rsidRPr="00A4496F">
        <w:rPr>
          <w:b/>
          <w:sz w:val="20"/>
          <w:szCs w:val="20"/>
          <w:lang w:val="en-US"/>
        </w:rPr>
        <w:t>120(14)</w:t>
      </w:r>
      <w:r w:rsidRPr="00A4496F">
        <w:rPr>
          <w:sz w:val="20"/>
          <w:szCs w:val="20"/>
          <w:lang w:val="en-US"/>
        </w:rPr>
        <w:t>, 6742–6757, doi:</w:t>
      </w:r>
      <w:hyperlink r:id="rId508" w:history="1">
        <w:r w:rsidRPr="00A4496F">
          <w:rPr>
            <w:rStyle w:val="Lienhypertexte"/>
            <w:sz w:val="20"/>
            <w:szCs w:val="20"/>
            <w:lang w:val="en-US"/>
          </w:rPr>
          <w:t>10.1002/2014jd022843</w:t>
        </w:r>
      </w:hyperlink>
      <w:r w:rsidRPr="00A4496F">
        <w:rPr>
          <w:sz w:val="20"/>
          <w:szCs w:val="20"/>
          <w:lang w:val="en-US"/>
        </w:rPr>
        <w:t>.</w:t>
      </w:r>
    </w:p>
    <w:p w14:paraId="1A55DEBD" w14:textId="385ADE49"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Ohata, S., N. Moteki, T. Mori, M. Koike, and Y. Kondo, 2016: A key process controlling the wet removal of aerosols: New observational evidence. </w:t>
      </w:r>
      <w:r w:rsidRPr="00A4496F">
        <w:rPr>
          <w:i/>
          <w:sz w:val="20"/>
          <w:szCs w:val="20"/>
          <w:lang w:val="en-US"/>
        </w:rPr>
        <w:t>Scientific Reports</w:t>
      </w:r>
      <w:r w:rsidRPr="00A4496F">
        <w:rPr>
          <w:sz w:val="20"/>
          <w:szCs w:val="20"/>
          <w:lang w:val="en-US"/>
        </w:rPr>
        <w:t xml:space="preserve">, </w:t>
      </w:r>
      <w:r w:rsidRPr="00A4496F">
        <w:rPr>
          <w:b/>
          <w:sz w:val="20"/>
          <w:szCs w:val="20"/>
          <w:lang w:val="en-US"/>
        </w:rPr>
        <w:t>6(1)</w:t>
      </w:r>
      <w:r w:rsidRPr="00A4496F">
        <w:rPr>
          <w:sz w:val="20"/>
          <w:szCs w:val="20"/>
          <w:lang w:val="en-US"/>
        </w:rPr>
        <w:t>, 1–9, doi:</w:t>
      </w:r>
      <w:hyperlink r:id="rId509" w:history="1">
        <w:r w:rsidRPr="00A4496F">
          <w:rPr>
            <w:rStyle w:val="Lienhypertexte"/>
            <w:sz w:val="20"/>
            <w:szCs w:val="20"/>
            <w:lang w:val="en-US"/>
          </w:rPr>
          <w:t>10.1038/srep34113</w:t>
        </w:r>
      </w:hyperlink>
      <w:r w:rsidRPr="00A4496F">
        <w:rPr>
          <w:sz w:val="20"/>
          <w:szCs w:val="20"/>
          <w:lang w:val="en-US"/>
        </w:rPr>
        <w:t>.</w:t>
      </w:r>
    </w:p>
    <w:p w14:paraId="110E6B1E" w14:textId="7FA354FF"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Oliveira, P.H.F. et al., 2007: The effects of biomass burning aerosols and clouds on the CO2 flux in Amazonia. </w:t>
      </w:r>
      <w:r w:rsidRPr="00A4496F">
        <w:rPr>
          <w:i/>
          <w:sz w:val="20"/>
          <w:szCs w:val="20"/>
          <w:lang w:val="en-US"/>
        </w:rPr>
        <w:t>Tellus B: Chemical and Physical Meteorology</w:t>
      </w:r>
      <w:r w:rsidRPr="00A4496F">
        <w:rPr>
          <w:sz w:val="20"/>
          <w:szCs w:val="20"/>
          <w:lang w:val="en-US"/>
        </w:rPr>
        <w:t xml:space="preserve">, </w:t>
      </w:r>
      <w:r w:rsidRPr="00A4496F">
        <w:rPr>
          <w:b/>
          <w:sz w:val="20"/>
          <w:szCs w:val="20"/>
          <w:lang w:val="en-US"/>
        </w:rPr>
        <w:t>59(3)</w:t>
      </w:r>
      <w:r w:rsidRPr="00A4496F">
        <w:rPr>
          <w:sz w:val="20"/>
          <w:szCs w:val="20"/>
          <w:lang w:val="en-US"/>
        </w:rPr>
        <w:t>, 338–349, doi:</w:t>
      </w:r>
      <w:hyperlink r:id="rId510" w:history="1">
        <w:r w:rsidRPr="00A4496F">
          <w:rPr>
            <w:rStyle w:val="Lienhypertexte"/>
            <w:sz w:val="20"/>
            <w:szCs w:val="20"/>
            <w:lang w:val="en-US"/>
          </w:rPr>
          <w:t>10.1111/j.1600-0889.2007.00270.x</w:t>
        </w:r>
      </w:hyperlink>
      <w:r w:rsidRPr="00A4496F">
        <w:rPr>
          <w:sz w:val="20"/>
          <w:szCs w:val="20"/>
          <w:lang w:val="en-US"/>
        </w:rPr>
        <w:t>.</w:t>
      </w:r>
    </w:p>
    <w:p w14:paraId="3800C807" w14:textId="29028D97"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Oliver, R.J. et al., 2018: Large but decreasing effect of ozone on the European carbon sink. </w:t>
      </w:r>
      <w:r w:rsidRPr="00A4496F">
        <w:rPr>
          <w:i/>
          <w:sz w:val="20"/>
          <w:szCs w:val="20"/>
          <w:lang w:val="en-US"/>
        </w:rPr>
        <w:t>Biogeosciences</w:t>
      </w:r>
      <w:r w:rsidRPr="00A4496F">
        <w:rPr>
          <w:sz w:val="20"/>
          <w:szCs w:val="20"/>
          <w:lang w:val="en-US"/>
        </w:rPr>
        <w:t xml:space="preserve">, </w:t>
      </w:r>
      <w:r w:rsidRPr="00A4496F">
        <w:rPr>
          <w:b/>
          <w:sz w:val="20"/>
          <w:szCs w:val="20"/>
          <w:lang w:val="en-US"/>
        </w:rPr>
        <w:t>15(13)</w:t>
      </w:r>
      <w:r w:rsidRPr="00A4496F">
        <w:rPr>
          <w:sz w:val="20"/>
          <w:szCs w:val="20"/>
          <w:lang w:val="en-US"/>
        </w:rPr>
        <w:t>, 4245–4269, doi:</w:t>
      </w:r>
      <w:hyperlink r:id="rId511" w:history="1">
        <w:r w:rsidRPr="00A4496F">
          <w:rPr>
            <w:rStyle w:val="Lienhypertexte"/>
            <w:sz w:val="20"/>
            <w:szCs w:val="20"/>
            <w:lang w:val="en-US"/>
          </w:rPr>
          <w:t>10.5194/bg-15-4245-2018</w:t>
        </w:r>
      </w:hyperlink>
      <w:r w:rsidRPr="00A4496F">
        <w:rPr>
          <w:sz w:val="20"/>
          <w:szCs w:val="20"/>
          <w:lang w:val="en-US"/>
        </w:rPr>
        <w:t>.</w:t>
      </w:r>
    </w:p>
    <w:p w14:paraId="61FEA6A8" w14:textId="1D989B72"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Olivié, D.J.L. and G.P. Peters, 2013: Variation in emission metrics due to variation in CO2 and temperature impulse response functions. </w:t>
      </w:r>
      <w:r w:rsidRPr="00A4496F">
        <w:rPr>
          <w:i/>
          <w:sz w:val="20"/>
          <w:szCs w:val="20"/>
          <w:lang w:val="en-US"/>
        </w:rPr>
        <w:t>Earth System Dynamics</w:t>
      </w:r>
      <w:r w:rsidRPr="00A4496F">
        <w:rPr>
          <w:sz w:val="20"/>
          <w:szCs w:val="20"/>
          <w:lang w:val="en-US"/>
        </w:rPr>
        <w:t xml:space="preserve">, </w:t>
      </w:r>
      <w:r w:rsidRPr="00A4496F">
        <w:rPr>
          <w:b/>
          <w:sz w:val="20"/>
          <w:szCs w:val="20"/>
          <w:lang w:val="en-US"/>
        </w:rPr>
        <w:t>4(2)</w:t>
      </w:r>
      <w:r w:rsidRPr="00A4496F">
        <w:rPr>
          <w:sz w:val="20"/>
          <w:szCs w:val="20"/>
          <w:lang w:val="en-US"/>
        </w:rPr>
        <w:t>, 267–286, doi:</w:t>
      </w:r>
      <w:hyperlink r:id="rId512" w:history="1">
        <w:r w:rsidRPr="00A4496F">
          <w:rPr>
            <w:rStyle w:val="Lienhypertexte"/>
            <w:sz w:val="20"/>
            <w:szCs w:val="20"/>
            <w:lang w:val="en-US"/>
          </w:rPr>
          <w:t>10.5194/esd-4-267-2013</w:t>
        </w:r>
      </w:hyperlink>
      <w:r w:rsidRPr="00A4496F">
        <w:rPr>
          <w:sz w:val="20"/>
          <w:szCs w:val="20"/>
          <w:lang w:val="en-US"/>
        </w:rPr>
        <w:t>.</w:t>
      </w:r>
    </w:p>
    <w:p w14:paraId="02901FC3" w14:textId="1A60AAD8"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Oram, D.E. et al., 2017: A growing threat to the ozone layer from short-lived anthropogenic chlorocarbons.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17(19)</w:t>
      </w:r>
      <w:r w:rsidRPr="00A4496F">
        <w:rPr>
          <w:sz w:val="20"/>
          <w:szCs w:val="20"/>
          <w:lang w:val="en-US"/>
        </w:rPr>
        <w:t>, 11929–11941, doi:</w:t>
      </w:r>
      <w:hyperlink r:id="rId513" w:history="1">
        <w:r w:rsidRPr="00A4496F">
          <w:rPr>
            <w:rStyle w:val="Lienhypertexte"/>
            <w:sz w:val="20"/>
            <w:szCs w:val="20"/>
            <w:lang w:val="en-US"/>
          </w:rPr>
          <w:t>10.5194/acp-17-11929-2017</w:t>
        </w:r>
      </w:hyperlink>
      <w:r w:rsidRPr="00A4496F">
        <w:rPr>
          <w:sz w:val="20"/>
          <w:szCs w:val="20"/>
          <w:lang w:val="en-US"/>
        </w:rPr>
        <w:t>.</w:t>
      </w:r>
    </w:p>
    <w:p w14:paraId="0986E5DB" w14:textId="3B7D30C1"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Orbe, C. et al., 2018: Large-scale tropospheric transport in the Chemistry–Climate Model Initiative (CCMI) simulations.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18(10)</w:t>
      </w:r>
      <w:r w:rsidRPr="00A4496F">
        <w:rPr>
          <w:sz w:val="20"/>
          <w:szCs w:val="20"/>
          <w:lang w:val="en-US"/>
        </w:rPr>
        <w:t>, 7217–7235, doi:</w:t>
      </w:r>
      <w:hyperlink r:id="rId514" w:history="1">
        <w:r w:rsidRPr="00A4496F">
          <w:rPr>
            <w:rStyle w:val="Lienhypertexte"/>
            <w:sz w:val="20"/>
            <w:szCs w:val="20"/>
            <w:lang w:val="en-US"/>
          </w:rPr>
          <w:t>10.5194/acp-18-7217-2018</w:t>
        </w:r>
      </w:hyperlink>
      <w:r w:rsidRPr="00A4496F">
        <w:rPr>
          <w:sz w:val="20"/>
          <w:szCs w:val="20"/>
          <w:lang w:val="en-US"/>
        </w:rPr>
        <w:t>.</w:t>
      </w:r>
    </w:p>
    <w:p w14:paraId="4CC441A4" w14:textId="294896B3"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Oswald, E.M., L.A. Dupigny-Giroux, E.M. Leibensperger, R. Poirot, and J. Merrell, 2015: Climate controls on air quality in the Northeastern U.S.: An examination of summertime ozone statistics during 1993-2012. </w:t>
      </w:r>
      <w:r w:rsidRPr="00A4496F">
        <w:rPr>
          <w:i/>
          <w:sz w:val="20"/>
          <w:szCs w:val="20"/>
          <w:lang w:val="en-US"/>
        </w:rPr>
        <w:t>Atmospheric Environment</w:t>
      </w:r>
      <w:r w:rsidRPr="00A4496F">
        <w:rPr>
          <w:sz w:val="20"/>
          <w:szCs w:val="20"/>
          <w:lang w:val="en-US"/>
        </w:rPr>
        <w:t xml:space="preserve">, </w:t>
      </w:r>
      <w:r w:rsidRPr="00A4496F">
        <w:rPr>
          <w:b/>
          <w:sz w:val="20"/>
          <w:szCs w:val="20"/>
          <w:lang w:val="en-US"/>
        </w:rPr>
        <w:t>112</w:t>
      </w:r>
      <w:r w:rsidRPr="00A4496F">
        <w:rPr>
          <w:sz w:val="20"/>
          <w:szCs w:val="20"/>
          <w:lang w:val="en-US"/>
        </w:rPr>
        <w:t>, 278–288, doi:</w:t>
      </w:r>
      <w:hyperlink r:id="rId515" w:history="1">
        <w:r w:rsidRPr="00A4496F">
          <w:rPr>
            <w:rStyle w:val="Lienhypertexte"/>
            <w:sz w:val="20"/>
            <w:szCs w:val="20"/>
            <w:lang w:val="en-US"/>
          </w:rPr>
          <w:t>10.1016/j.atmosenv.2015.04.019</w:t>
        </w:r>
      </w:hyperlink>
      <w:r w:rsidRPr="00A4496F">
        <w:rPr>
          <w:sz w:val="20"/>
          <w:szCs w:val="20"/>
          <w:lang w:val="en-US"/>
        </w:rPr>
        <w:t>.</w:t>
      </w:r>
    </w:p>
    <w:p w14:paraId="60CA0853" w14:textId="7C5B5F7F"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Ovadnevaite, J. et al., 2014: A sea spray aerosol flux parameterization encapsulating wave state.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14(4)</w:t>
      </w:r>
      <w:r w:rsidRPr="00A4496F">
        <w:rPr>
          <w:sz w:val="20"/>
          <w:szCs w:val="20"/>
          <w:lang w:val="en-US"/>
        </w:rPr>
        <w:t>, 1837–1852, doi:</w:t>
      </w:r>
      <w:hyperlink r:id="rId516" w:history="1">
        <w:r w:rsidRPr="00A4496F">
          <w:rPr>
            <w:rStyle w:val="Lienhypertexte"/>
            <w:sz w:val="20"/>
            <w:szCs w:val="20"/>
            <w:lang w:val="en-US"/>
          </w:rPr>
          <w:t>10.5194/acp-14-1837-2014</w:t>
        </w:r>
      </w:hyperlink>
      <w:r w:rsidRPr="00A4496F">
        <w:rPr>
          <w:sz w:val="20"/>
          <w:szCs w:val="20"/>
          <w:lang w:val="en-US"/>
        </w:rPr>
        <w:t>.</w:t>
      </w:r>
    </w:p>
    <w:p w14:paraId="586B8F62" w14:textId="56F690FF"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Paasonen, P. et al., 2013: Warming-induced increase in aerosol number concentration likely to moderate climate change. </w:t>
      </w:r>
      <w:r w:rsidRPr="00A4496F">
        <w:rPr>
          <w:i/>
          <w:sz w:val="20"/>
          <w:szCs w:val="20"/>
          <w:lang w:val="en-US"/>
        </w:rPr>
        <w:t>Nature Geoscience</w:t>
      </w:r>
      <w:r w:rsidRPr="00A4496F">
        <w:rPr>
          <w:sz w:val="20"/>
          <w:szCs w:val="20"/>
          <w:lang w:val="en-US"/>
        </w:rPr>
        <w:t xml:space="preserve">, </w:t>
      </w:r>
      <w:r w:rsidRPr="00A4496F">
        <w:rPr>
          <w:b/>
          <w:sz w:val="20"/>
          <w:szCs w:val="20"/>
          <w:lang w:val="en-US"/>
        </w:rPr>
        <w:t>6(6)</w:t>
      </w:r>
      <w:r w:rsidRPr="00A4496F">
        <w:rPr>
          <w:sz w:val="20"/>
          <w:szCs w:val="20"/>
          <w:lang w:val="en-US"/>
        </w:rPr>
        <w:t>, 438–442, doi:</w:t>
      </w:r>
      <w:hyperlink r:id="rId517" w:history="1">
        <w:r w:rsidRPr="00A4496F">
          <w:rPr>
            <w:rStyle w:val="Lienhypertexte"/>
            <w:sz w:val="20"/>
            <w:szCs w:val="20"/>
            <w:lang w:val="en-US"/>
          </w:rPr>
          <w:t>10.1038/ngeo1800</w:t>
        </w:r>
      </w:hyperlink>
      <w:r w:rsidRPr="00A4496F">
        <w:rPr>
          <w:sz w:val="20"/>
          <w:szCs w:val="20"/>
          <w:lang w:val="en-US"/>
        </w:rPr>
        <w:t>.</w:t>
      </w:r>
    </w:p>
    <w:p w14:paraId="4C25735B" w14:textId="0CE176D0"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Pacifico, F., G.A. Folberth, C.D. Jones, S.P. Harrison, and W.J. Collins, 2012: Sensitivity of biogenic isoprene emissions to past, present, and future environmental conditions and implications for atmospheric chemistry. </w:t>
      </w:r>
      <w:r w:rsidRPr="00A4496F">
        <w:rPr>
          <w:i/>
          <w:sz w:val="20"/>
          <w:szCs w:val="20"/>
          <w:lang w:val="en-US"/>
        </w:rPr>
        <w:t>JOURNAL OF GEOPHYSICAL RESEARCH-ATMOSPHERES</w:t>
      </w:r>
      <w:r w:rsidRPr="00A4496F">
        <w:rPr>
          <w:sz w:val="20"/>
          <w:szCs w:val="20"/>
          <w:lang w:val="en-US"/>
        </w:rPr>
        <w:t xml:space="preserve">, </w:t>
      </w:r>
      <w:r w:rsidRPr="00A4496F">
        <w:rPr>
          <w:b/>
          <w:sz w:val="20"/>
          <w:szCs w:val="20"/>
          <w:lang w:val="en-US"/>
        </w:rPr>
        <w:t>117</w:t>
      </w:r>
      <w:r w:rsidRPr="00A4496F">
        <w:rPr>
          <w:sz w:val="20"/>
          <w:szCs w:val="20"/>
          <w:lang w:val="en-US"/>
        </w:rPr>
        <w:t>, doi:</w:t>
      </w:r>
      <w:hyperlink r:id="rId518" w:history="1">
        <w:r w:rsidRPr="00A4496F">
          <w:rPr>
            <w:rStyle w:val="Lienhypertexte"/>
            <w:sz w:val="20"/>
            <w:szCs w:val="20"/>
            <w:lang w:val="en-US"/>
          </w:rPr>
          <w:t>10.1029/2012jd018276</w:t>
        </w:r>
      </w:hyperlink>
      <w:r w:rsidRPr="00A4496F">
        <w:rPr>
          <w:sz w:val="20"/>
          <w:szCs w:val="20"/>
          <w:lang w:val="en-US"/>
        </w:rPr>
        <w:t>.</w:t>
      </w:r>
    </w:p>
    <w:p w14:paraId="4097BD6A" w14:textId="3B0E5D5C"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Palmer, P.I. et al., 2006: Quantifying the seasonal and interannual variability of North American isoprene emissions using satellite observations of the formaldehyde column. </w:t>
      </w:r>
      <w:r w:rsidRPr="00A4496F">
        <w:rPr>
          <w:i/>
          <w:sz w:val="20"/>
          <w:szCs w:val="20"/>
          <w:lang w:val="en-US"/>
        </w:rPr>
        <w:t>Journal of Geophysical Research Atmospheres</w:t>
      </w:r>
      <w:r w:rsidRPr="00A4496F">
        <w:rPr>
          <w:sz w:val="20"/>
          <w:szCs w:val="20"/>
          <w:lang w:val="en-US"/>
        </w:rPr>
        <w:t xml:space="preserve">, </w:t>
      </w:r>
      <w:r w:rsidRPr="00A4496F">
        <w:rPr>
          <w:b/>
          <w:sz w:val="20"/>
          <w:szCs w:val="20"/>
          <w:lang w:val="en-US"/>
        </w:rPr>
        <w:t>111(12)</w:t>
      </w:r>
      <w:r w:rsidRPr="00A4496F">
        <w:rPr>
          <w:sz w:val="20"/>
          <w:szCs w:val="20"/>
          <w:lang w:val="en-US"/>
        </w:rPr>
        <w:t>, –, doi:</w:t>
      </w:r>
      <w:hyperlink r:id="rId519" w:history="1">
        <w:r w:rsidRPr="00A4496F">
          <w:rPr>
            <w:rStyle w:val="Lienhypertexte"/>
            <w:sz w:val="20"/>
            <w:szCs w:val="20"/>
            <w:lang w:val="en-US"/>
          </w:rPr>
          <w:t>10.1029/2005jd006689</w:t>
        </w:r>
      </w:hyperlink>
      <w:r w:rsidRPr="00A4496F">
        <w:rPr>
          <w:sz w:val="20"/>
          <w:szCs w:val="20"/>
          <w:lang w:val="en-US"/>
        </w:rPr>
        <w:t>.</w:t>
      </w:r>
    </w:p>
    <w:p w14:paraId="31206D9C" w14:textId="033D24EB"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Pant, P. et al., 2015: Characterization of ambient PM2.5 at a pollution hotspot in New Delhi, India and inference of sources. </w:t>
      </w:r>
      <w:r w:rsidRPr="00A4496F">
        <w:rPr>
          <w:i/>
          <w:sz w:val="20"/>
          <w:szCs w:val="20"/>
          <w:lang w:val="en-US"/>
        </w:rPr>
        <w:t>Atmospheric Environment</w:t>
      </w:r>
      <w:r w:rsidRPr="00A4496F">
        <w:rPr>
          <w:sz w:val="20"/>
          <w:szCs w:val="20"/>
          <w:lang w:val="en-US"/>
        </w:rPr>
        <w:t xml:space="preserve">, </w:t>
      </w:r>
      <w:r w:rsidRPr="00A4496F">
        <w:rPr>
          <w:b/>
          <w:sz w:val="20"/>
          <w:szCs w:val="20"/>
          <w:lang w:val="en-US"/>
        </w:rPr>
        <w:t>109</w:t>
      </w:r>
      <w:r w:rsidRPr="00A4496F">
        <w:rPr>
          <w:sz w:val="20"/>
          <w:szCs w:val="20"/>
          <w:lang w:val="en-US"/>
        </w:rPr>
        <w:t>, 178–189, doi:</w:t>
      </w:r>
      <w:hyperlink r:id="rId520" w:history="1">
        <w:r w:rsidRPr="00A4496F">
          <w:rPr>
            <w:rStyle w:val="Lienhypertexte"/>
            <w:sz w:val="20"/>
            <w:szCs w:val="20"/>
            <w:lang w:val="en-US"/>
          </w:rPr>
          <w:t>10.1016/j.atmosenv.2015.02.074</w:t>
        </w:r>
      </w:hyperlink>
      <w:r w:rsidRPr="00A4496F">
        <w:rPr>
          <w:sz w:val="20"/>
          <w:szCs w:val="20"/>
          <w:lang w:val="en-US"/>
        </w:rPr>
        <w:t>.</w:t>
      </w:r>
    </w:p>
    <w:p w14:paraId="5BBDFFF8" w14:textId="2B8C60C3"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Papanastasiou, D.K., A. Beltrone, P. Marshall, and J.B. Burkholder, 2018: Global warming potential estimates for the C1-C3 hydrochlorofluorocarbons (HCFCs) included in the Kigali Amendment to the Montreal Protocol.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18(9)</w:t>
      </w:r>
      <w:r w:rsidRPr="00A4496F">
        <w:rPr>
          <w:sz w:val="20"/>
          <w:szCs w:val="20"/>
          <w:lang w:val="en-US"/>
        </w:rPr>
        <w:t>, 6317–6330, doi:</w:t>
      </w:r>
      <w:hyperlink r:id="rId521" w:history="1">
        <w:r w:rsidRPr="00A4496F">
          <w:rPr>
            <w:rStyle w:val="Lienhypertexte"/>
            <w:sz w:val="20"/>
            <w:szCs w:val="20"/>
            <w:lang w:val="en-US"/>
          </w:rPr>
          <w:t>10.5194/acp-18-6317-2018</w:t>
        </w:r>
      </w:hyperlink>
      <w:r w:rsidRPr="00A4496F">
        <w:rPr>
          <w:sz w:val="20"/>
          <w:szCs w:val="20"/>
          <w:lang w:val="en-US"/>
        </w:rPr>
        <w:t>.</w:t>
      </w:r>
    </w:p>
    <w:p w14:paraId="4368F41A" w14:textId="311E0F60"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Parrish, D.D., H.B. Singh, L. Molina, and S. Madronich, 2011: Air quality progress in North American megacities: A review. </w:t>
      </w:r>
      <w:r w:rsidRPr="00A4496F">
        <w:rPr>
          <w:i/>
          <w:sz w:val="20"/>
          <w:szCs w:val="20"/>
          <w:lang w:val="en-US"/>
        </w:rPr>
        <w:t>Atmospheric Environment</w:t>
      </w:r>
      <w:r w:rsidRPr="00A4496F">
        <w:rPr>
          <w:sz w:val="20"/>
          <w:szCs w:val="20"/>
          <w:lang w:val="en-US"/>
        </w:rPr>
        <w:t xml:space="preserve">, </w:t>
      </w:r>
      <w:r w:rsidRPr="00A4496F">
        <w:rPr>
          <w:b/>
          <w:sz w:val="20"/>
          <w:szCs w:val="20"/>
          <w:lang w:val="en-US"/>
        </w:rPr>
        <w:t>45(39)</w:t>
      </w:r>
      <w:r w:rsidRPr="00A4496F">
        <w:rPr>
          <w:sz w:val="20"/>
          <w:szCs w:val="20"/>
          <w:lang w:val="en-US"/>
        </w:rPr>
        <w:t>, 7015–7025, doi:</w:t>
      </w:r>
      <w:hyperlink r:id="rId522" w:history="1">
        <w:r w:rsidRPr="00A4496F">
          <w:rPr>
            <w:rStyle w:val="Lienhypertexte"/>
            <w:sz w:val="20"/>
            <w:szCs w:val="20"/>
            <w:lang w:val="en-US"/>
          </w:rPr>
          <w:t>10.1016/j.atmosenv.2011.09.039</w:t>
        </w:r>
      </w:hyperlink>
      <w:r w:rsidRPr="00A4496F">
        <w:rPr>
          <w:sz w:val="20"/>
          <w:szCs w:val="20"/>
          <w:lang w:val="en-US"/>
        </w:rPr>
        <w:t>.</w:t>
      </w:r>
    </w:p>
    <w:p w14:paraId="69409929" w14:textId="31818256"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Partanen, A.I. et al., 2012: Direct and indirect effects of sea spray geoengineering and the role of injected particle size. </w:t>
      </w:r>
      <w:r w:rsidRPr="00A4496F">
        <w:rPr>
          <w:i/>
          <w:sz w:val="20"/>
          <w:szCs w:val="20"/>
          <w:lang w:val="en-US"/>
        </w:rPr>
        <w:t>Journal of Geophysical Research Atmospheres</w:t>
      </w:r>
      <w:r w:rsidRPr="00A4496F">
        <w:rPr>
          <w:sz w:val="20"/>
          <w:szCs w:val="20"/>
          <w:lang w:val="en-US"/>
        </w:rPr>
        <w:t>, doi:</w:t>
      </w:r>
      <w:hyperlink r:id="rId523" w:history="1">
        <w:r w:rsidRPr="00A4496F">
          <w:rPr>
            <w:rStyle w:val="Lienhypertexte"/>
            <w:sz w:val="20"/>
            <w:szCs w:val="20"/>
            <w:lang w:val="en-US"/>
          </w:rPr>
          <w:t>10.1029/2011jd016428</w:t>
        </w:r>
      </w:hyperlink>
      <w:r w:rsidRPr="00A4496F">
        <w:rPr>
          <w:sz w:val="20"/>
          <w:szCs w:val="20"/>
          <w:lang w:val="en-US"/>
        </w:rPr>
        <w:t>.</w:t>
      </w:r>
    </w:p>
    <w:p w14:paraId="5071FBF3" w14:textId="35D4D6DB"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Partanen, A.I. et al., 2013: Climate and air quality trade-offs in altering ship fuel sulfur content.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13(23)</w:t>
      </w:r>
      <w:r w:rsidRPr="00A4496F">
        <w:rPr>
          <w:sz w:val="20"/>
          <w:szCs w:val="20"/>
          <w:lang w:val="en-US"/>
        </w:rPr>
        <w:t>, 12059–12071, doi:</w:t>
      </w:r>
      <w:hyperlink r:id="rId524" w:history="1">
        <w:r w:rsidRPr="00A4496F">
          <w:rPr>
            <w:rStyle w:val="Lienhypertexte"/>
            <w:sz w:val="20"/>
            <w:szCs w:val="20"/>
            <w:lang w:val="en-US"/>
          </w:rPr>
          <w:t>10.5194/acp-13-12059-2013</w:t>
        </w:r>
      </w:hyperlink>
      <w:r w:rsidRPr="00A4496F">
        <w:rPr>
          <w:sz w:val="20"/>
          <w:szCs w:val="20"/>
          <w:lang w:val="en-US"/>
        </w:rPr>
        <w:t>.</w:t>
      </w:r>
    </w:p>
    <w:p w14:paraId="41437277" w14:textId="48D77439"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Pathak, R.K., T. Wang, K.F. Ho, and S.C. Lee, 2011: Characteristics of summertime PM2.5 organic and elemental carbon in four major Chinese cities: Implications of high acidity for water-soluble organic carbon (WSOC). </w:t>
      </w:r>
      <w:r w:rsidRPr="00A4496F">
        <w:rPr>
          <w:i/>
          <w:sz w:val="20"/>
          <w:szCs w:val="20"/>
          <w:lang w:val="en-US"/>
        </w:rPr>
        <w:t>Atmospheric Environment</w:t>
      </w:r>
      <w:r w:rsidRPr="00A4496F">
        <w:rPr>
          <w:sz w:val="20"/>
          <w:szCs w:val="20"/>
          <w:lang w:val="en-US"/>
        </w:rPr>
        <w:t xml:space="preserve">, </w:t>
      </w:r>
      <w:r w:rsidRPr="00A4496F">
        <w:rPr>
          <w:b/>
          <w:sz w:val="20"/>
          <w:szCs w:val="20"/>
          <w:lang w:val="en-US"/>
        </w:rPr>
        <w:t>45(2)</w:t>
      </w:r>
      <w:r w:rsidRPr="00A4496F">
        <w:rPr>
          <w:sz w:val="20"/>
          <w:szCs w:val="20"/>
          <w:lang w:val="en-US"/>
        </w:rPr>
        <w:t>, 318–325, doi:</w:t>
      </w:r>
      <w:hyperlink r:id="rId525" w:history="1">
        <w:r w:rsidRPr="00A4496F">
          <w:rPr>
            <w:rStyle w:val="Lienhypertexte"/>
            <w:sz w:val="20"/>
            <w:szCs w:val="20"/>
            <w:lang w:val="en-US"/>
          </w:rPr>
          <w:t>10.1016/j.atmosenv.2010.10.021</w:t>
        </w:r>
      </w:hyperlink>
      <w:r w:rsidRPr="00A4496F">
        <w:rPr>
          <w:sz w:val="20"/>
          <w:szCs w:val="20"/>
          <w:lang w:val="en-US"/>
        </w:rPr>
        <w:t>.</w:t>
      </w:r>
    </w:p>
    <w:p w14:paraId="0C928EEB" w14:textId="09C54628"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lastRenderedPageBreak/>
        <w:t xml:space="preserve">Patra, P.K. et al., 2021: Methyl Chloroform Continues to Constrain the Hydroxyl (OH) Variability in the Troposphere. </w:t>
      </w:r>
      <w:r w:rsidRPr="00A4496F">
        <w:rPr>
          <w:i/>
          <w:sz w:val="20"/>
          <w:szCs w:val="20"/>
          <w:lang w:val="en-US"/>
        </w:rPr>
        <w:t>Journal of Geophysical Research: Atmospheres</w:t>
      </w:r>
      <w:r w:rsidRPr="00A4496F">
        <w:rPr>
          <w:sz w:val="20"/>
          <w:szCs w:val="20"/>
          <w:lang w:val="en-US"/>
        </w:rPr>
        <w:t xml:space="preserve">, </w:t>
      </w:r>
      <w:r w:rsidRPr="00A4496F">
        <w:rPr>
          <w:b/>
          <w:sz w:val="20"/>
          <w:szCs w:val="20"/>
          <w:lang w:val="en-US"/>
        </w:rPr>
        <w:t>126(4)</w:t>
      </w:r>
      <w:r w:rsidRPr="00A4496F">
        <w:rPr>
          <w:sz w:val="20"/>
          <w:szCs w:val="20"/>
          <w:lang w:val="en-US"/>
        </w:rPr>
        <w:t>, e2020JD033862, doi:</w:t>
      </w:r>
      <w:hyperlink r:id="rId526" w:history="1">
        <w:r w:rsidRPr="00A4496F">
          <w:rPr>
            <w:rStyle w:val="Lienhypertexte"/>
            <w:sz w:val="20"/>
            <w:szCs w:val="20"/>
            <w:lang w:val="en-US"/>
          </w:rPr>
          <w:t>10.1029/2020jd033862</w:t>
        </w:r>
      </w:hyperlink>
      <w:r w:rsidRPr="00A4496F">
        <w:rPr>
          <w:sz w:val="20"/>
          <w:szCs w:val="20"/>
          <w:lang w:val="en-US"/>
        </w:rPr>
        <w:t>.</w:t>
      </w:r>
    </w:p>
    <w:p w14:paraId="702118F6" w14:textId="0DD75951"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Patris, N. et al., 2002: First sulfur isotope measurements in central Greenland ice cores along the preindustrial and industrial periods. </w:t>
      </w:r>
      <w:r w:rsidRPr="00A4496F">
        <w:rPr>
          <w:i/>
          <w:sz w:val="20"/>
          <w:szCs w:val="20"/>
          <w:lang w:val="en-US"/>
        </w:rPr>
        <w:t>Journal of Geophysical Research D: Atmospheres</w:t>
      </w:r>
      <w:r w:rsidRPr="00A4496F">
        <w:rPr>
          <w:sz w:val="20"/>
          <w:szCs w:val="20"/>
          <w:lang w:val="en-US"/>
        </w:rPr>
        <w:t xml:space="preserve">, </w:t>
      </w:r>
      <w:r w:rsidRPr="00A4496F">
        <w:rPr>
          <w:b/>
          <w:sz w:val="20"/>
          <w:szCs w:val="20"/>
          <w:lang w:val="en-US"/>
        </w:rPr>
        <w:t>107(11)</w:t>
      </w:r>
      <w:r w:rsidRPr="00A4496F">
        <w:rPr>
          <w:sz w:val="20"/>
          <w:szCs w:val="20"/>
          <w:lang w:val="en-US"/>
        </w:rPr>
        <w:t>, ACH 6–1–ACH 6–11, doi:</w:t>
      </w:r>
      <w:hyperlink r:id="rId527" w:history="1">
        <w:r w:rsidRPr="00A4496F">
          <w:rPr>
            <w:rStyle w:val="Lienhypertexte"/>
            <w:sz w:val="20"/>
            <w:szCs w:val="20"/>
            <w:lang w:val="en-US"/>
          </w:rPr>
          <w:t>10.1029/2001jd000672</w:t>
        </w:r>
      </w:hyperlink>
      <w:r w:rsidRPr="00A4496F">
        <w:rPr>
          <w:sz w:val="20"/>
          <w:szCs w:val="20"/>
          <w:lang w:val="en-US"/>
        </w:rPr>
        <w:t>.</w:t>
      </w:r>
    </w:p>
    <w:p w14:paraId="198A3220" w14:textId="0658C5F2"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Paulot, F., S. Fan, and L.W. Horowitz, 2017: Contrasting seasonal responses of sulfate aerosols to declining SO&lt;sub&gt;2&lt;/sub&gt; emissions in the Eastern U.S.: Implications for the efficacy of SO&lt;sub&gt;2&lt;/sub&gt; emission controls. </w:t>
      </w:r>
      <w:r w:rsidRPr="00A4496F">
        <w:rPr>
          <w:i/>
          <w:sz w:val="20"/>
          <w:szCs w:val="20"/>
          <w:lang w:val="en-US"/>
        </w:rPr>
        <w:t>Geophysical Research Letters</w:t>
      </w:r>
      <w:r w:rsidRPr="00A4496F">
        <w:rPr>
          <w:sz w:val="20"/>
          <w:szCs w:val="20"/>
          <w:lang w:val="en-US"/>
        </w:rPr>
        <w:t xml:space="preserve">, </w:t>
      </w:r>
      <w:r w:rsidRPr="00A4496F">
        <w:rPr>
          <w:b/>
          <w:sz w:val="20"/>
          <w:szCs w:val="20"/>
          <w:lang w:val="en-US"/>
        </w:rPr>
        <w:t>44(1)</w:t>
      </w:r>
      <w:r w:rsidRPr="00A4496F">
        <w:rPr>
          <w:sz w:val="20"/>
          <w:szCs w:val="20"/>
          <w:lang w:val="en-US"/>
        </w:rPr>
        <w:t>, 455–464, doi:</w:t>
      </w:r>
      <w:hyperlink r:id="rId528" w:history="1">
        <w:r w:rsidRPr="00A4496F">
          <w:rPr>
            <w:rStyle w:val="Lienhypertexte"/>
            <w:sz w:val="20"/>
            <w:szCs w:val="20"/>
            <w:lang w:val="en-US"/>
          </w:rPr>
          <w:t>10.1002/2016gl070695</w:t>
        </w:r>
      </w:hyperlink>
      <w:r w:rsidRPr="00A4496F">
        <w:rPr>
          <w:sz w:val="20"/>
          <w:szCs w:val="20"/>
          <w:lang w:val="en-US"/>
        </w:rPr>
        <w:t>.</w:t>
      </w:r>
    </w:p>
    <w:p w14:paraId="16AE816D" w14:textId="443486F0"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Paulot, F. et al., 2009: Unexpected epoxide formation in the gas-phase photooxidation of isoprene. </w:t>
      </w:r>
      <w:r w:rsidRPr="00A4496F">
        <w:rPr>
          <w:i/>
          <w:sz w:val="20"/>
          <w:szCs w:val="20"/>
          <w:lang w:val="en-US"/>
        </w:rPr>
        <w:t>Science</w:t>
      </w:r>
      <w:r w:rsidRPr="00A4496F">
        <w:rPr>
          <w:sz w:val="20"/>
          <w:szCs w:val="20"/>
          <w:lang w:val="en-US"/>
        </w:rPr>
        <w:t xml:space="preserve">, </w:t>
      </w:r>
      <w:r w:rsidRPr="00A4496F">
        <w:rPr>
          <w:b/>
          <w:sz w:val="20"/>
          <w:szCs w:val="20"/>
          <w:lang w:val="en-US"/>
        </w:rPr>
        <w:t>325(5941)</w:t>
      </w:r>
      <w:r w:rsidRPr="00A4496F">
        <w:rPr>
          <w:sz w:val="20"/>
          <w:szCs w:val="20"/>
          <w:lang w:val="en-US"/>
        </w:rPr>
        <w:t>, 730–733, doi:</w:t>
      </w:r>
      <w:hyperlink r:id="rId529" w:history="1">
        <w:r w:rsidRPr="00A4496F">
          <w:rPr>
            <w:rStyle w:val="Lienhypertexte"/>
            <w:sz w:val="20"/>
            <w:szCs w:val="20"/>
            <w:lang w:val="en-US"/>
          </w:rPr>
          <w:t>10.1126/science.1172910</w:t>
        </w:r>
      </w:hyperlink>
      <w:r w:rsidRPr="00A4496F">
        <w:rPr>
          <w:sz w:val="20"/>
          <w:szCs w:val="20"/>
          <w:lang w:val="en-US"/>
        </w:rPr>
        <w:t>.</w:t>
      </w:r>
    </w:p>
    <w:p w14:paraId="2E298D30" w14:textId="6D2D1002"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Paulot, F. et al., 2014: Ammonia emissions in the United States, European Union, and China derived by high-resolution inversion of ammonium wet deposition data: Interpretation with a new agricultural emissions inventory (MASAGE_NH3). </w:t>
      </w:r>
      <w:r w:rsidRPr="00A4496F">
        <w:rPr>
          <w:i/>
          <w:sz w:val="20"/>
          <w:szCs w:val="20"/>
          <w:lang w:val="en-US"/>
        </w:rPr>
        <w:t>Journal of Geophysical Research: Atmospheres</w:t>
      </w:r>
      <w:r w:rsidRPr="00A4496F">
        <w:rPr>
          <w:sz w:val="20"/>
          <w:szCs w:val="20"/>
          <w:lang w:val="en-US"/>
        </w:rPr>
        <w:t xml:space="preserve">, </w:t>
      </w:r>
      <w:r w:rsidRPr="00A4496F">
        <w:rPr>
          <w:b/>
          <w:sz w:val="20"/>
          <w:szCs w:val="20"/>
          <w:lang w:val="en-US"/>
        </w:rPr>
        <w:t>119(7)</w:t>
      </w:r>
      <w:r w:rsidRPr="00A4496F">
        <w:rPr>
          <w:sz w:val="20"/>
          <w:szCs w:val="20"/>
          <w:lang w:val="en-US"/>
        </w:rPr>
        <w:t>, 4343–4364, doi:</w:t>
      </w:r>
      <w:hyperlink r:id="rId530" w:history="1">
        <w:r w:rsidRPr="00A4496F">
          <w:rPr>
            <w:rStyle w:val="Lienhypertexte"/>
            <w:sz w:val="20"/>
            <w:szCs w:val="20"/>
            <w:lang w:val="en-US"/>
          </w:rPr>
          <w:t>10.1002/2013jd021130</w:t>
        </w:r>
      </w:hyperlink>
      <w:r w:rsidRPr="00A4496F">
        <w:rPr>
          <w:sz w:val="20"/>
          <w:szCs w:val="20"/>
          <w:lang w:val="en-US"/>
        </w:rPr>
        <w:t>.</w:t>
      </w:r>
    </w:p>
    <w:p w14:paraId="74CC0BC4" w14:textId="35426D4E"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Paulot, F. et al., 2016: Sensitivity of nitrate aerosols to ammonia emissions and to nitrate chemistry: Implications for present and future nitrate optical depth.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16(3)</w:t>
      </w:r>
      <w:r w:rsidRPr="00A4496F">
        <w:rPr>
          <w:sz w:val="20"/>
          <w:szCs w:val="20"/>
          <w:lang w:val="en-US"/>
        </w:rPr>
        <w:t>, 1459–1477, doi:</w:t>
      </w:r>
      <w:hyperlink r:id="rId531" w:history="1">
        <w:r w:rsidRPr="00A4496F">
          <w:rPr>
            <w:rStyle w:val="Lienhypertexte"/>
            <w:sz w:val="20"/>
            <w:szCs w:val="20"/>
            <w:lang w:val="en-US"/>
          </w:rPr>
          <w:t>10.5194/acp-16-1459-2016</w:t>
        </w:r>
      </w:hyperlink>
      <w:r w:rsidRPr="00A4496F">
        <w:rPr>
          <w:sz w:val="20"/>
          <w:szCs w:val="20"/>
          <w:lang w:val="en-US"/>
        </w:rPr>
        <w:t>.</w:t>
      </w:r>
    </w:p>
    <w:p w14:paraId="50682C8A" w14:textId="50A13637"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Paulot, F. et al., 2018: Representing sub-grid scale variations in nitrogen deposition associated with land use in a global Earth system model: Implications for present and future nitrogen deposition fluxes over North America.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18(24)</w:t>
      </w:r>
      <w:r w:rsidRPr="00A4496F">
        <w:rPr>
          <w:sz w:val="20"/>
          <w:szCs w:val="20"/>
          <w:lang w:val="en-US"/>
        </w:rPr>
        <w:t>, 17963–17978, doi:</w:t>
      </w:r>
      <w:hyperlink r:id="rId532" w:history="1">
        <w:r w:rsidRPr="00A4496F">
          <w:rPr>
            <w:rStyle w:val="Lienhypertexte"/>
            <w:sz w:val="20"/>
            <w:szCs w:val="20"/>
            <w:lang w:val="en-US"/>
          </w:rPr>
          <w:t>10.5194/acp-18-17963-2018</w:t>
        </w:r>
      </w:hyperlink>
      <w:r w:rsidRPr="00A4496F">
        <w:rPr>
          <w:sz w:val="20"/>
          <w:szCs w:val="20"/>
          <w:lang w:val="en-US"/>
        </w:rPr>
        <w:t>.</w:t>
      </w:r>
    </w:p>
    <w:p w14:paraId="53A9BC0A" w14:textId="76AAAB7D"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Paulot, F. et al., 2020: Revisiting the Impact of Sea Salt on Climate Sensitivity. </w:t>
      </w:r>
      <w:r w:rsidRPr="00A4496F">
        <w:rPr>
          <w:i/>
          <w:sz w:val="20"/>
          <w:szCs w:val="20"/>
          <w:lang w:val="en-US"/>
        </w:rPr>
        <w:t>Geophysical Research Letters</w:t>
      </w:r>
      <w:r w:rsidRPr="00A4496F">
        <w:rPr>
          <w:sz w:val="20"/>
          <w:szCs w:val="20"/>
          <w:lang w:val="en-US"/>
        </w:rPr>
        <w:t xml:space="preserve">, </w:t>
      </w:r>
      <w:r w:rsidRPr="00A4496F">
        <w:rPr>
          <w:b/>
          <w:sz w:val="20"/>
          <w:szCs w:val="20"/>
          <w:lang w:val="en-US"/>
        </w:rPr>
        <w:t>47(3)</w:t>
      </w:r>
      <w:r w:rsidRPr="00A4496F">
        <w:rPr>
          <w:sz w:val="20"/>
          <w:szCs w:val="20"/>
          <w:lang w:val="en-US"/>
        </w:rPr>
        <w:t>, e2019GL085601, doi:</w:t>
      </w:r>
      <w:hyperlink r:id="rId533" w:history="1">
        <w:r w:rsidRPr="00A4496F">
          <w:rPr>
            <w:rStyle w:val="Lienhypertexte"/>
            <w:sz w:val="20"/>
            <w:szCs w:val="20"/>
            <w:lang w:val="en-US"/>
          </w:rPr>
          <w:t>10.1029/2019gl085601</w:t>
        </w:r>
      </w:hyperlink>
      <w:r w:rsidRPr="00A4496F">
        <w:rPr>
          <w:sz w:val="20"/>
          <w:szCs w:val="20"/>
          <w:lang w:val="en-US"/>
        </w:rPr>
        <w:t>.</w:t>
      </w:r>
    </w:p>
    <w:p w14:paraId="0C81CE7A" w14:textId="2E9549CD"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Peeters, J., T.L. Nguyen, and L. Vereecken, 2009: HOx radical regeneration in the oxidation of isoprene. </w:t>
      </w:r>
      <w:r w:rsidRPr="00A4496F">
        <w:rPr>
          <w:i/>
          <w:sz w:val="20"/>
          <w:szCs w:val="20"/>
          <w:lang w:val="en-US"/>
        </w:rPr>
        <w:t>Physical Chemistry Chemical Physics</w:t>
      </w:r>
      <w:r w:rsidRPr="00A4496F">
        <w:rPr>
          <w:sz w:val="20"/>
          <w:szCs w:val="20"/>
          <w:lang w:val="en-US"/>
        </w:rPr>
        <w:t xml:space="preserve">, </w:t>
      </w:r>
      <w:r w:rsidRPr="00A4496F">
        <w:rPr>
          <w:b/>
          <w:sz w:val="20"/>
          <w:szCs w:val="20"/>
          <w:lang w:val="en-US"/>
        </w:rPr>
        <w:t>11(28)</w:t>
      </w:r>
      <w:r w:rsidRPr="00A4496F">
        <w:rPr>
          <w:sz w:val="20"/>
          <w:szCs w:val="20"/>
          <w:lang w:val="en-US"/>
        </w:rPr>
        <w:t>, 5935–5939, doi:</w:t>
      </w:r>
      <w:hyperlink r:id="rId534" w:history="1">
        <w:r w:rsidRPr="00A4496F">
          <w:rPr>
            <w:rStyle w:val="Lienhypertexte"/>
            <w:sz w:val="20"/>
            <w:szCs w:val="20"/>
            <w:lang w:val="en-US"/>
          </w:rPr>
          <w:t>10.1039/b908511d</w:t>
        </w:r>
      </w:hyperlink>
      <w:r w:rsidRPr="00A4496F">
        <w:rPr>
          <w:sz w:val="20"/>
          <w:szCs w:val="20"/>
          <w:lang w:val="en-US"/>
        </w:rPr>
        <w:t>.</w:t>
      </w:r>
    </w:p>
    <w:p w14:paraId="303D0E9F" w14:textId="41CD605A"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Peeters, J., J.F. Müller, T. Stavrakou, and V.S. Nguyen, 2014: Hydroxyl radical recycling in isoprene oxidation driven by hydrogen bonding and hydrogen tunneling: The upgraded LIM1 mechanism. </w:t>
      </w:r>
      <w:r w:rsidRPr="00A4496F">
        <w:rPr>
          <w:i/>
          <w:sz w:val="20"/>
          <w:szCs w:val="20"/>
          <w:lang w:val="en-US"/>
        </w:rPr>
        <w:t>Journal of Physical Chemistry A</w:t>
      </w:r>
      <w:r w:rsidRPr="00A4496F">
        <w:rPr>
          <w:sz w:val="20"/>
          <w:szCs w:val="20"/>
          <w:lang w:val="en-US"/>
        </w:rPr>
        <w:t xml:space="preserve">, </w:t>
      </w:r>
      <w:r w:rsidRPr="00A4496F">
        <w:rPr>
          <w:b/>
          <w:sz w:val="20"/>
          <w:szCs w:val="20"/>
          <w:lang w:val="en-US"/>
        </w:rPr>
        <w:t>118(38)</w:t>
      </w:r>
      <w:r w:rsidRPr="00A4496F">
        <w:rPr>
          <w:sz w:val="20"/>
          <w:szCs w:val="20"/>
          <w:lang w:val="en-US"/>
        </w:rPr>
        <w:t>, 8625–8643, doi:</w:t>
      </w:r>
      <w:hyperlink r:id="rId535" w:history="1">
        <w:r w:rsidRPr="00A4496F">
          <w:rPr>
            <w:rStyle w:val="Lienhypertexte"/>
            <w:sz w:val="20"/>
            <w:szCs w:val="20"/>
            <w:lang w:val="en-US"/>
          </w:rPr>
          <w:t>10.1021/jp5033146</w:t>
        </w:r>
      </w:hyperlink>
      <w:r w:rsidRPr="00A4496F">
        <w:rPr>
          <w:sz w:val="20"/>
          <w:szCs w:val="20"/>
          <w:lang w:val="en-US"/>
        </w:rPr>
        <w:t>.</w:t>
      </w:r>
    </w:p>
    <w:p w14:paraId="7EF63089" w14:textId="560B54F9"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Peng, S. et al., 2016: Inventory of anthropogenic methane emissions in mainland China from 1980 to 2010.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16(22)</w:t>
      </w:r>
      <w:r w:rsidRPr="00A4496F">
        <w:rPr>
          <w:sz w:val="20"/>
          <w:szCs w:val="20"/>
          <w:lang w:val="en-US"/>
        </w:rPr>
        <w:t>, 14545–14562, doi:</w:t>
      </w:r>
      <w:hyperlink r:id="rId536" w:history="1">
        <w:r w:rsidRPr="00A4496F">
          <w:rPr>
            <w:rStyle w:val="Lienhypertexte"/>
            <w:sz w:val="20"/>
            <w:szCs w:val="20"/>
            <w:lang w:val="en-US"/>
          </w:rPr>
          <w:t>10.5194/acp-16-14545-2016</w:t>
        </w:r>
      </w:hyperlink>
      <w:r w:rsidRPr="00A4496F">
        <w:rPr>
          <w:sz w:val="20"/>
          <w:szCs w:val="20"/>
          <w:lang w:val="en-US"/>
        </w:rPr>
        <w:t>.</w:t>
      </w:r>
    </w:p>
    <w:p w14:paraId="0BC7AB9A" w14:textId="5CA1D0B6"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Peng, W., J. Yang, F. Wagner, and D.L. Mauzerall, 2017: Substantial air quality and climate co-benefits achievable now with sectoral mitigation strategies in China. </w:t>
      </w:r>
      <w:r w:rsidRPr="00A4496F">
        <w:rPr>
          <w:i/>
          <w:sz w:val="20"/>
          <w:szCs w:val="20"/>
          <w:lang w:val="en-US"/>
        </w:rPr>
        <w:t>Science of the Total Environment</w:t>
      </w:r>
      <w:r w:rsidRPr="00A4496F">
        <w:rPr>
          <w:sz w:val="20"/>
          <w:szCs w:val="20"/>
          <w:lang w:val="en-US"/>
        </w:rPr>
        <w:t xml:space="preserve">, </w:t>
      </w:r>
      <w:r w:rsidRPr="00A4496F">
        <w:rPr>
          <w:b/>
          <w:sz w:val="20"/>
          <w:szCs w:val="20"/>
          <w:lang w:val="en-US"/>
        </w:rPr>
        <w:t>598</w:t>
      </w:r>
      <w:r w:rsidRPr="00A4496F">
        <w:rPr>
          <w:sz w:val="20"/>
          <w:szCs w:val="20"/>
          <w:lang w:val="en-US"/>
        </w:rPr>
        <w:t>, 1076–1084, doi:</w:t>
      </w:r>
      <w:hyperlink r:id="rId537" w:history="1">
        <w:r w:rsidRPr="00A4496F">
          <w:rPr>
            <w:rStyle w:val="Lienhypertexte"/>
            <w:sz w:val="20"/>
            <w:szCs w:val="20"/>
            <w:lang w:val="en-US"/>
          </w:rPr>
          <w:t>10.1016/j.scitotenv.2017.03.287</w:t>
        </w:r>
      </w:hyperlink>
      <w:r w:rsidRPr="00A4496F">
        <w:rPr>
          <w:sz w:val="20"/>
          <w:szCs w:val="20"/>
          <w:lang w:val="en-US"/>
        </w:rPr>
        <w:t>.</w:t>
      </w:r>
    </w:p>
    <w:p w14:paraId="46D0AB63" w14:textId="493F0136"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Penner, J.E., C. Zhou, and X. Liu, 2015: Can cirrus cloud seeding be used for geoengineering? </w:t>
      </w:r>
      <w:r w:rsidRPr="00A4496F">
        <w:rPr>
          <w:i/>
          <w:sz w:val="20"/>
          <w:szCs w:val="20"/>
          <w:lang w:val="en-US"/>
        </w:rPr>
        <w:t>Geophysical Research Letters</w:t>
      </w:r>
      <w:r w:rsidRPr="00A4496F">
        <w:rPr>
          <w:sz w:val="20"/>
          <w:szCs w:val="20"/>
          <w:lang w:val="en-US"/>
        </w:rPr>
        <w:t>, doi:</w:t>
      </w:r>
      <w:hyperlink r:id="rId538" w:history="1">
        <w:r w:rsidRPr="00A4496F">
          <w:rPr>
            <w:rStyle w:val="Lienhypertexte"/>
            <w:sz w:val="20"/>
            <w:szCs w:val="20"/>
            <w:lang w:val="en-US"/>
          </w:rPr>
          <w:t>10.1002/2015gl065992</w:t>
        </w:r>
      </w:hyperlink>
      <w:r w:rsidRPr="00A4496F">
        <w:rPr>
          <w:sz w:val="20"/>
          <w:szCs w:val="20"/>
          <w:lang w:val="en-US"/>
        </w:rPr>
        <w:t>.</w:t>
      </w:r>
    </w:p>
    <w:p w14:paraId="111E5727" w14:textId="269F5FDA"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Penrod, A., Y. Zhang, K. Wang, S.Y. Wu, and L.R. Leung, 2014: Impacts of future climate and emission changes on U.S. air quality. </w:t>
      </w:r>
      <w:r w:rsidRPr="00A4496F">
        <w:rPr>
          <w:i/>
          <w:sz w:val="20"/>
          <w:szCs w:val="20"/>
          <w:lang w:val="en-US"/>
        </w:rPr>
        <w:t>Atmospheric Environment</w:t>
      </w:r>
      <w:r w:rsidRPr="00A4496F">
        <w:rPr>
          <w:sz w:val="20"/>
          <w:szCs w:val="20"/>
          <w:lang w:val="en-US"/>
        </w:rPr>
        <w:t xml:space="preserve">, </w:t>
      </w:r>
      <w:r w:rsidRPr="00A4496F">
        <w:rPr>
          <w:b/>
          <w:sz w:val="20"/>
          <w:szCs w:val="20"/>
          <w:lang w:val="en-US"/>
        </w:rPr>
        <w:t>89</w:t>
      </w:r>
      <w:r w:rsidRPr="00A4496F">
        <w:rPr>
          <w:sz w:val="20"/>
          <w:szCs w:val="20"/>
          <w:lang w:val="en-US"/>
        </w:rPr>
        <w:t>, 533–547, doi:</w:t>
      </w:r>
      <w:hyperlink r:id="rId539" w:history="1">
        <w:r w:rsidRPr="00A4496F">
          <w:rPr>
            <w:rStyle w:val="Lienhypertexte"/>
            <w:sz w:val="20"/>
            <w:szCs w:val="20"/>
            <w:lang w:val="en-US"/>
          </w:rPr>
          <w:t>10.1016/j.atmosenv.2014.01.001</w:t>
        </w:r>
      </w:hyperlink>
      <w:r w:rsidRPr="00A4496F">
        <w:rPr>
          <w:sz w:val="20"/>
          <w:szCs w:val="20"/>
          <w:lang w:val="en-US"/>
        </w:rPr>
        <w:t>.</w:t>
      </w:r>
    </w:p>
    <w:p w14:paraId="4B2CF680" w14:textId="5D9E462A"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Peñuelas, J. and M. Staudt, 2010: BVOCs and global change. </w:t>
      </w:r>
      <w:r w:rsidRPr="00A4496F">
        <w:rPr>
          <w:i/>
          <w:sz w:val="20"/>
          <w:szCs w:val="20"/>
          <w:lang w:val="en-US"/>
        </w:rPr>
        <w:t>Trends in Plant Science</w:t>
      </w:r>
      <w:r w:rsidRPr="00A4496F">
        <w:rPr>
          <w:sz w:val="20"/>
          <w:szCs w:val="20"/>
          <w:lang w:val="en-US"/>
        </w:rPr>
        <w:t xml:space="preserve">, </w:t>
      </w:r>
      <w:r w:rsidRPr="00A4496F">
        <w:rPr>
          <w:b/>
          <w:sz w:val="20"/>
          <w:szCs w:val="20"/>
          <w:lang w:val="en-US"/>
        </w:rPr>
        <w:t>15(3)</w:t>
      </w:r>
      <w:r w:rsidRPr="00A4496F">
        <w:rPr>
          <w:sz w:val="20"/>
          <w:szCs w:val="20"/>
          <w:lang w:val="en-US"/>
        </w:rPr>
        <w:t>, 133–144, doi:</w:t>
      </w:r>
      <w:hyperlink r:id="rId540" w:history="1">
        <w:r w:rsidRPr="00A4496F">
          <w:rPr>
            <w:rStyle w:val="Lienhypertexte"/>
            <w:sz w:val="20"/>
            <w:szCs w:val="20"/>
            <w:lang w:val="en-US"/>
          </w:rPr>
          <w:t>10.1016/j.tplants.2009.12.005</w:t>
        </w:r>
      </w:hyperlink>
      <w:r w:rsidRPr="00A4496F">
        <w:rPr>
          <w:sz w:val="20"/>
          <w:szCs w:val="20"/>
          <w:lang w:val="en-US"/>
        </w:rPr>
        <w:t>.</w:t>
      </w:r>
    </w:p>
    <w:p w14:paraId="1BF6B1E5" w14:textId="571A4AE0"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Persad, G.G. and K. Caldeira, 2018: Divergent global-scale temperature effects from identical aerosols emitted in different regions. </w:t>
      </w:r>
      <w:r w:rsidRPr="00A4496F">
        <w:rPr>
          <w:i/>
          <w:sz w:val="20"/>
          <w:szCs w:val="20"/>
          <w:lang w:val="en-US"/>
        </w:rPr>
        <w:t>Nature Communications</w:t>
      </w:r>
      <w:r w:rsidRPr="00A4496F">
        <w:rPr>
          <w:sz w:val="20"/>
          <w:szCs w:val="20"/>
          <w:lang w:val="en-US"/>
        </w:rPr>
        <w:t xml:space="preserve">, </w:t>
      </w:r>
      <w:r w:rsidRPr="00A4496F">
        <w:rPr>
          <w:b/>
          <w:sz w:val="20"/>
          <w:szCs w:val="20"/>
          <w:lang w:val="en-US"/>
        </w:rPr>
        <w:t>9(1)</w:t>
      </w:r>
      <w:r w:rsidRPr="00A4496F">
        <w:rPr>
          <w:sz w:val="20"/>
          <w:szCs w:val="20"/>
          <w:lang w:val="en-US"/>
        </w:rPr>
        <w:t>, 3289, doi:</w:t>
      </w:r>
      <w:hyperlink r:id="rId541" w:history="1">
        <w:r w:rsidRPr="00A4496F">
          <w:rPr>
            <w:rStyle w:val="Lienhypertexte"/>
            <w:sz w:val="20"/>
            <w:szCs w:val="20"/>
            <w:lang w:val="en-US"/>
          </w:rPr>
          <w:t>10.1038/s41467-018-05838-6</w:t>
        </w:r>
      </w:hyperlink>
      <w:r w:rsidRPr="00A4496F">
        <w:rPr>
          <w:sz w:val="20"/>
          <w:szCs w:val="20"/>
          <w:lang w:val="en-US"/>
        </w:rPr>
        <w:t>.</w:t>
      </w:r>
    </w:p>
    <w:p w14:paraId="26B74858" w14:textId="51E7B1F0"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Petetin, H. et al., 2018: Representativeness of the IAGOS airborne measurements in the lower troposphere. </w:t>
      </w:r>
      <w:r w:rsidRPr="00A4496F">
        <w:rPr>
          <w:i/>
          <w:sz w:val="20"/>
          <w:szCs w:val="20"/>
          <w:lang w:val="en-US"/>
        </w:rPr>
        <w:t>Elem Sci Anth</w:t>
      </w:r>
      <w:r w:rsidRPr="00A4496F">
        <w:rPr>
          <w:sz w:val="20"/>
          <w:szCs w:val="20"/>
          <w:lang w:val="en-US"/>
        </w:rPr>
        <w:t>, doi:</w:t>
      </w:r>
      <w:hyperlink r:id="rId542" w:history="1">
        <w:r w:rsidRPr="00A4496F">
          <w:rPr>
            <w:rStyle w:val="Lienhypertexte"/>
            <w:sz w:val="20"/>
            <w:szCs w:val="20"/>
            <w:lang w:val="en-US"/>
          </w:rPr>
          <w:t>10.1525/elementa.280</w:t>
        </w:r>
      </w:hyperlink>
      <w:r w:rsidRPr="00A4496F">
        <w:rPr>
          <w:sz w:val="20"/>
          <w:szCs w:val="20"/>
          <w:lang w:val="en-US"/>
        </w:rPr>
        <w:t>.</w:t>
      </w:r>
    </w:p>
    <w:p w14:paraId="40A22645" w14:textId="32FEB7E0"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Petit, J.-E. et al., 2015: Two years of near real-time chemical composition of submicron aerosols in the region of Paris using an Aerosol Chemical Speciation Monitor (ACSM) and a multi-wavelength Aethalometer.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15(6)</w:t>
      </w:r>
      <w:r w:rsidRPr="00A4496F">
        <w:rPr>
          <w:sz w:val="20"/>
          <w:szCs w:val="20"/>
          <w:lang w:val="en-US"/>
        </w:rPr>
        <w:t>, 2985–3005, doi:</w:t>
      </w:r>
      <w:hyperlink r:id="rId543" w:history="1">
        <w:r w:rsidRPr="00A4496F">
          <w:rPr>
            <w:rStyle w:val="Lienhypertexte"/>
            <w:sz w:val="20"/>
            <w:szCs w:val="20"/>
            <w:lang w:val="en-US"/>
          </w:rPr>
          <w:t>10.5194/acp-15-2985-2015</w:t>
        </w:r>
      </w:hyperlink>
      <w:r w:rsidRPr="00A4496F">
        <w:rPr>
          <w:sz w:val="20"/>
          <w:szCs w:val="20"/>
          <w:lang w:val="en-US"/>
        </w:rPr>
        <w:t>.</w:t>
      </w:r>
    </w:p>
    <w:p w14:paraId="70E0ECF4" w14:textId="64C90751"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Petrenko, V. et al., 2013: A 60 yr record of atmospheric carbon monoxide reconstructed from Greenland firn air.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13(15)</w:t>
      </w:r>
      <w:r w:rsidRPr="00A4496F">
        <w:rPr>
          <w:sz w:val="20"/>
          <w:szCs w:val="20"/>
          <w:lang w:val="en-US"/>
        </w:rPr>
        <w:t>, 7567–7585, doi:</w:t>
      </w:r>
      <w:hyperlink r:id="rId544" w:history="1">
        <w:r w:rsidRPr="00A4496F">
          <w:rPr>
            <w:rStyle w:val="Lienhypertexte"/>
            <w:sz w:val="20"/>
            <w:szCs w:val="20"/>
            <w:lang w:val="en-US"/>
          </w:rPr>
          <w:t>10.5194/acp-13-7567-2013</w:t>
        </w:r>
      </w:hyperlink>
      <w:r w:rsidRPr="00A4496F">
        <w:rPr>
          <w:sz w:val="20"/>
          <w:szCs w:val="20"/>
          <w:lang w:val="en-US"/>
        </w:rPr>
        <w:t>.</w:t>
      </w:r>
    </w:p>
    <w:p w14:paraId="0F2A9827" w14:textId="2B612321"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Petron, G., A.M. Crotwell, E. Dlugokencky, and J.W. Mund, 2019: Atmospheric carbon monoxide dry air mole fractions from the NOAA ESRL carbon cycle cooperative global air sampling network, 1988–2017, Version: 2019-08. Retrieved from: </w:t>
      </w:r>
      <w:hyperlink r:id="rId545" w:history="1">
        <w:r w:rsidRPr="00A4496F">
          <w:rPr>
            <w:rStyle w:val="Lienhypertexte"/>
            <w:sz w:val="20"/>
            <w:szCs w:val="20"/>
            <w:lang w:val="en-US"/>
          </w:rPr>
          <w:t>ftp://aftp.cmdl.noaa.gov/data/trace_gases/co/flask/surface</w:t>
        </w:r>
      </w:hyperlink>
      <w:r w:rsidRPr="00A4496F">
        <w:rPr>
          <w:sz w:val="20"/>
          <w:szCs w:val="20"/>
          <w:lang w:val="en-US"/>
        </w:rPr>
        <w:t>.</w:t>
      </w:r>
    </w:p>
    <w:p w14:paraId="488D6861" w14:textId="2649D7C1"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Pétron, G. et al., 2014: A new look at methane and nonmethane hydrocarbon emissions from oil and natural gas operations in the Colorado Denver-Julesburg Basin. </w:t>
      </w:r>
      <w:r w:rsidRPr="00A4496F">
        <w:rPr>
          <w:i/>
          <w:sz w:val="20"/>
          <w:szCs w:val="20"/>
          <w:lang w:val="en-US"/>
        </w:rPr>
        <w:t>Journal of Geophysical Research</w:t>
      </w:r>
      <w:r w:rsidRPr="00A4496F">
        <w:rPr>
          <w:sz w:val="20"/>
          <w:szCs w:val="20"/>
          <w:lang w:val="en-US"/>
        </w:rPr>
        <w:t xml:space="preserve">, </w:t>
      </w:r>
      <w:r w:rsidRPr="00A4496F">
        <w:rPr>
          <w:b/>
          <w:sz w:val="20"/>
          <w:szCs w:val="20"/>
          <w:lang w:val="en-US"/>
        </w:rPr>
        <w:t>119(11)</w:t>
      </w:r>
      <w:r w:rsidRPr="00A4496F">
        <w:rPr>
          <w:sz w:val="20"/>
          <w:szCs w:val="20"/>
          <w:lang w:val="en-US"/>
        </w:rPr>
        <w:t>, 6836–6852, doi:</w:t>
      </w:r>
      <w:hyperlink r:id="rId546" w:history="1">
        <w:r w:rsidRPr="00A4496F">
          <w:rPr>
            <w:rStyle w:val="Lienhypertexte"/>
            <w:sz w:val="20"/>
            <w:szCs w:val="20"/>
            <w:lang w:val="en-US"/>
          </w:rPr>
          <w:t>10.1002/2013jd021272</w:t>
        </w:r>
      </w:hyperlink>
      <w:r w:rsidRPr="00A4496F">
        <w:rPr>
          <w:sz w:val="20"/>
          <w:szCs w:val="20"/>
          <w:lang w:val="en-US"/>
        </w:rPr>
        <w:t>.</w:t>
      </w:r>
    </w:p>
    <w:p w14:paraId="79E6D5B6" w14:textId="7BE24BFE"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Petzold, A. et al., 2013: Recommendations for reporting black carbon measurements.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13(16)</w:t>
      </w:r>
      <w:r w:rsidRPr="00A4496F">
        <w:rPr>
          <w:sz w:val="20"/>
          <w:szCs w:val="20"/>
          <w:lang w:val="en-US"/>
        </w:rPr>
        <w:t>, 8365–8379, doi:</w:t>
      </w:r>
      <w:hyperlink r:id="rId547" w:history="1">
        <w:r w:rsidRPr="00A4496F">
          <w:rPr>
            <w:rStyle w:val="Lienhypertexte"/>
            <w:sz w:val="20"/>
            <w:szCs w:val="20"/>
            <w:lang w:val="en-US"/>
          </w:rPr>
          <w:t>10.5194/acp-13-8365-2013</w:t>
        </w:r>
      </w:hyperlink>
      <w:r w:rsidRPr="00A4496F">
        <w:rPr>
          <w:sz w:val="20"/>
          <w:szCs w:val="20"/>
          <w:lang w:val="en-US"/>
        </w:rPr>
        <w:t>.</w:t>
      </w:r>
    </w:p>
    <w:p w14:paraId="338A57F2" w14:textId="25D915FF"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Pierce, J.R., D.K. Weisenstein, P. Heckendorn, T. Peter, and D.W. Keith, 2010: Efficient formation of stratospheric aerosol for climate engineering by emission of condensible vapor from aircraft. </w:t>
      </w:r>
      <w:r w:rsidRPr="00A4496F">
        <w:rPr>
          <w:i/>
          <w:sz w:val="20"/>
          <w:szCs w:val="20"/>
          <w:lang w:val="en-US"/>
        </w:rPr>
        <w:t>Geophysical Research Letters</w:t>
      </w:r>
      <w:r w:rsidRPr="00A4496F">
        <w:rPr>
          <w:sz w:val="20"/>
          <w:szCs w:val="20"/>
          <w:lang w:val="en-US"/>
        </w:rPr>
        <w:t>, doi:</w:t>
      </w:r>
      <w:hyperlink r:id="rId548" w:history="1">
        <w:r w:rsidRPr="00A4496F">
          <w:rPr>
            <w:rStyle w:val="Lienhypertexte"/>
            <w:sz w:val="20"/>
            <w:szCs w:val="20"/>
            <w:lang w:val="en-US"/>
          </w:rPr>
          <w:t>10.1029/2010gl043975</w:t>
        </w:r>
      </w:hyperlink>
      <w:r w:rsidRPr="00A4496F">
        <w:rPr>
          <w:sz w:val="20"/>
          <w:szCs w:val="20"/>
          <w:lang w:val="en-US"/>
        </w:rPr>
        <w:t>.</w:t>
      </w:r>
    </w:p>
    <w:p w14:paraId="142DACFC" w14:textId="27E34A6D"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Pierrehumbert, R.T., 2014: Short-Lived Climate Pollution. </w:t>
      </w:r>
      <w:r w:rsidRPr="00A4496F">
        <w:rPr>
          <w:i/>
          <w:sz w:val="20"/>
          <w:szCs w:val="20"/>
          <w:lang w:val="en-US"/>
        </w:rPr>
        <w:t>Annual Review of Earth and Planetary Sciences</w:t>
      </w:r>
      <w:r w:rsidRPr="00A4496F">
        <w:rPr>
          <w:sz w:val="20"/>
          <w:szCs w:val="20"/>
          <w:lang w:val="en-US"/>
        </w:rPr>
        <w:t xml:space="preserve">, </w:t>
      </w:r>
      <w:r w:rsidRPr="00A4496F">
        <w:rPr>
          <w:b/>
          <w:sz w:val="20"/>
          <w:szCs w:val="20"/>
          <w:lang w:val="en-US"/>
        </w:rPr>
        <w:t>42(1)</w:t>
      </w:r>
      <w:r w:rsidRPr="00A4496F">
        <w:rPr>
          <w:sz w:val="20"/>
          <w:szCs w:val="20"/>
          <w:lang w:val="en-US"/>
        </w:rPr>
        <w:t>, 341–379, doi:</w:t>
      </w:r>
      <w:hyperlink r:id="rId549" w:history="1">
        <w:r w:rsidRPr="00A4496F">
          <w:rPr>
            <w:rStyle w:val="Lienhypertexte"/>
            <w:sz w:val="20"/>
            <w:szCs w:val="20"/>
            <w:lang w:val="en-US"/>
          </w:rPr>
          <w:t>10.1146/annurev-earth-060313-054843</w:t>
        </w:r>
      </w:hyperlink>
      <w:r w:rsidRPr="00A4496F">
        <w:rPr>
          <w:sz w:val="20"/>
          <w:szCs w:val="20"/>
          <w:lang w:val="en-US"/>
        </w:rPr>
        <w:t>.</w:t>
      </w:r>
    </w:p>
    <w:p w14:paraId="55AB0260" w14:textId="5846DB66"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lastRenderedPageBreak/>
        <w:t xml:space="preserve">Pinder, R.W., P.J. Adams, and S.N. Pandis, 2006: Ammonia Emission Controls as a Cost-Effective Strategy for Reducing Atmospheric Particulate Matter in the Eastern United States. </w:t>
      </w:r>
      <w:r w:rsidRPr="00A4496F">
        <w:rPr>
          <w:i/>
          <w:sz w:val="20"/>
          <w:szCs w:val="20"/>
          <w:lang w:val="en-US"/>
        </w:rPr>
        <w:t>Environ. Sci. Technol.</w:t>
      </w:r>
      <w:r w:rsidRPr="00A4496F">
        <w:rPr>
          <w:sz w:val="20"/>
          <w:szCs w:val="20"/>
          <w:lang w:val="en-US"/>
        </w:rPr>
        <w:t xml:space="preserve">, </w:t>
      </w:r>
      <w:r w:rsidRPr="00A4496F">
        <w:rPr>
          <w:b/>
          <w:sz w:val="20"/>
          <w:szCs w:val="20"/>
          <w:lang w:val="en-US"/>
        </w:rPr>
        <w:t>41(2)</w:t>
      </w:r>
      <w:r w:rsidRPr="00A4496F">
        <w:rPr>
          <w:sz w:val="20"/>
          <w:szCs w:val="20"/>
          <w:lang w:val="en-US"/>
        </w:rPr>
        <w:t>, 380–386, doi:</w:t>
      </w:r>
      <w:hyperlink r:id="rId550" w:history="1">
        <w:r w:rsidRPr="00A4496F">
          <w:rPr>
            <w:rStyle w:val="Lienhypertexte"/>
            <w:sz w:val="20"/>
            <w:szCs w:val="20"/>
            <w:lang w:val="en-US"/>
          </w:rPr>
          <w:t>10.1021/es060379a</w:t>
        </w:r>
      </w:hyperlink>
      <w:r w:rsidRPr="00A4496F">
        <w:rPr>
          <w:sz w:val="20"/>
          <w:szCs w:val="20"/>
          <w:lang w:val="en-US"/>
        </w:rPr>
        <w:t>.</w:t>
      </w:r>
    </w:p>
    <w:p w14:paraId="315BAA1A" w14:textId="54367D8F"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Pommier, M. et al., 2018: Impact of regional climate change and future emission scenarios on surface O&amp;amp;lt;sub&amp;amp;gt;3&amp;amp;lt;/sub&amp;amp;gt; and PM&amp;amp;lt;sub&amp;amp;gt;2.5&amp;amp;lt;/sub&amp;amp;gt; over India.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18(1)</w:t>
      </w:r>
      <w:r w:rsidRPr="00A4496F">
        <w:rPr>
          <w:sz w:val="20"/>
          <w:szCs w:val="20"/>
          <w:lang w:val="en-US"/>
        </w:rPr>
        <w:t>, 103–127, doi:</w:t>
      </w:r>
      <w:hyperlink r:id="rId551" w:history="1">
        <w:r w:rsidRPr="00A4496F">
          <w:rPr>
            <w:rStyle w:val="Lienhypertexte"/>
            <w:sz w:val="20"/>
            <w:szCs w:val="20"/>
            <w:lang w:val="en-US"/>
          </w:rPr>
          <w:t>10.5194/acp-18-103-2018</w:t>
        </w:r>
      </w:hyperlink>
      <w:r w:rsidRPr="00A4496F">
        <w:rPr>
          <w:sz w:val="20"/>
          <w:szCs w:val="20"/>
          <w:lang w:val="en-US"/>
        </w:rPr>
        <w:t>.</w:t>
      </w:r>
    </w:p>
    <w:p w14:paraId="497BB18A" w14:textId="2229C156"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Ponater, M., S. Marquart, R. Sausen, and U. Schumann, 2005: On contrail climate sensitivity. </w:t>
      </w:r>
      <w:r w:rsidRPr="00A4496F">
        <w:rPr>
          <w:i/>
          <w:sz w:val="20"/>
          <w:szCs w:val="20"/>
          <w:lang w:val="en-US"/>
        </w:rPr>
        <w:t>Geophysical Research Letters</w:t>
      </w:r>
      <w:r w:rsidRPr="00A4496F">
        <w:rPr>
          <w:sz w:val="20"/>
          <w:szCs w:val="20"/>
          <w:lang w:val="en-US"/>
        </w:rPr>
        <w:t xml:space="preserve">, </w:t>
      </w:r>
      <w:r w:rsidRPr="00A4496F">
        <w:rPr>
          <w:b/>
          <w:sz w:val="20"/>
          <w:szCs w:val="20"/>
          <w:lang w:val="en-US"/>
        </w:rPr>
        <w:t>32(10)</w:t>
      </w:r>
      <w:r w:rsidRPr="00A4496F">
        <w:rPr>
          <w:sz w:val="20"/>
          <w:szCs w:val="20"/>
          <w:lang w:val="en-US"/>
        </w:rPr>
        <w:t>, doi:</w:t>
      </w:r>
      <w:hyperlink r:id="rId552" w:history="1">
        <w:r w:rsidRPr="00A4496F">
          <w:rPr>
            <w:rStyle w:val="Lienhypertexte"/>
            <w:sz w:val="20"/>
            <w:szCs w:val="20"/>
            <w:lang w:val="en-US"/>
          </w:rPr>
          <w:t>10.1029/2005gl022580</w:t>
        </w:r>
      </w:hyperlink>
      <w:r w:rsidRPr="00A4496F">
        <w:rPr>
          <w:sz w:val="20"/>
          <w:szCs w:val="20"/>
          <w:lang w:val="en-US"/>
        </w:rPr>
        <w:t>.</w:t>
      </w:r>
    </w:p>
    <w:p w14:paraId="36EAD3F0" w14:textId="3C0B48A9"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Porter, W.C., C.L. Heald, D. Cooley, and B. Russell, 2015: Investigating the observed sensitivities of air-quality extremes to meteorological drivers via quantile regression.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15(18)</w:t>
      </w:r>
      <w:r w:rsidRPr="00A4496F">
        <w:rPr>
          <w:sz w:val="20"/>
          <w:szCs w:val="20"/>
          <w:lang w:val="en-US"/>
        </w:rPr>
        <w:t>, 10349–10366, doi:</w:t>
      </w:r>
      <w:hyperlink r:id="rId553" w:history="1">
        <w:r w:rsidRPr="00A4496F">
          <w:rPr>
            <w:rStyle w:val="Lienhypertexte"/>
            <w:sz w:val="20"/>
            <w:szCs w:val="20"/>
            <w:lang w:val="en-US"/>
          </w:rPr>
          <w:t>10.5194/acp-15-10349-2015</w:t>
        </w:r>
      </w:hyperlink>
      <w:r w:rsidRPr="00A4496F">
        <w:rPr>
          <w:sz w:val="20"/>
          <w:szCs w:val="20"/>
          <w:lang w:val="en-US"/>
        </w:rPr>
        <w:t>.</w:t>
      </w:r>
    </w:p>
    <w:p w14:paraId="17EF57C9" w14:textId="342AFBD0"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Possell, M., C. Nicholas Hewitt, and D.J. Beerling, 2005: The effects of glacial atmospheric CO2 concentrations and climate on isoprene emissions by vascular plants. </w:t>
      </w:r>
      <w:r w:rsidRPr="00A4496F">
        <w:rPr>
          <w:i/>
          <w:sz w:val="20"/>
          <w:szCs w:val="20"/>
          <w:lang w:val="en-US"/>
        </w:rPr>
        <w:t>Global Change Biology</w:t>
      </w:r>
      <w:r w:rsidRPr="00A4496F">
        <w:rPr>
          <w:sz w:val="20"/>
          <w:szCs w:val="20"/>
          <w:lang w:val="en-US"/>
        </w:rPr>
        <w:t xml:space="preserve">, </w:t>
      </w:r>
      <w:r w:rsidRPr="00A4496F">
        <w:rPr>
          <w:b/>
          <w:sz w:val="20"/>
          <w:szCs w:val="20"/>
          <w:lang w:val="en-US"/>
        </w:rPr>
        <w:t>11(1)</w:t>
      </w:r>
      <w:r w:rsidRPr="00A4496F">
        <w:rPr>
          <w:sz w:val="20"/>
          <w:szCs w:val="20"/>
          <w:lang w:val="en-US"/>
        </w:rPr>
        <w:t>, 60–69, doi:</w:t>
      </w:r>
      <w:hyperlink r:id="rId554" w:history="1">
        <w:r w:rsidRPr="00A4496F">
          <w:rPr>
            <w:rStyle w:val="Lienhypertexte"/>
            <w:sz w:val="20"/>
            <w:szCs w:val="20"/>
            <w:lang w:val="en-US"/>
          </w:rPr>
          <w:t>10.1111/j.1365-2486.2004.00889.x</w:t>
        </w:r>
      </w:hyperlink>
      <w:r w:rsidRPr="00A4496F">
        <w:rPr>
          <w:sz w:val="20"/>
          <w:szCs w:val="20"/>
          <w:lang w:val="en-US"/>
        </w:rPr>
        <w:t>.</w:t>
      </w:r>
    </w:p>
    <w:p w14:paraId="700B1DD8" w14:textId="20C11229"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Potosnak, M.J. et al., 2014: Observed and modeled ecosystem isoprene fluxes from an oak-dominated temperate forest and the influence of drought stress. </w:t>
      </w:r>
      <w:r w:rsidRPr="00A4496F">
        <w:rPr>
          <w:i/>
          <w:sz w:val="20"/>
          <w:szCs w:val="20"/>
          <w:lang w:val="en-US"/>
        </w:rPr>
        <w:t>Atmospheric Environment</w:t>
      </w:r>
      <w:r w:rsidRPr="00A4496F">
        <w:rPr>
          <w:sz w:val="20"/>
          <w:szCs w:val="20"/>
          <w:lang w:val="en-US"/>
        </w:rPr>
        <w:t xml:space="preserve">, </w:t>
      </w:r>
      <w:r w:rsidRPr="00A4496F">
        <w:rPr>
          <w:b/>
          <w:sz w:val="20"/>
          <w:szCs w:val="20"/>
          <w:lang w:val="en-US"/>
        </w:rPr>
        <w:t>84</w:t>
      </w:r>
      <w:r w:rsidRPr="00A4496F">
        <w:rPr>
          <w:sz w:val="20"/>
          <w:szCs w:val="20"/>
          <w:lang w:val="en-US"/>
        </w:rPr>
        <w:t>, 314–322, doi:</w:t>
      </w:r>
      <w:hyperlink r:id="rId555" w:history="1">
        <w:r w:rsidRPr="00A4496F">
          <w:rPr>
            <w:rStyle w:val="Lienhypertexte"/>
            <w:sz w:val="20"/>
            <w:szCs w:val="20"/>
            <w:lang w:val="en-US"/>
          </w:rPr>
          <w:t>10.1016/j.atmosenv.2013.11.055</w:t>
        </w:r>
      </w:hyperlink>
      <w:r w:rsidRPr="00A4496F">
        <w:rPr>
          <w:sz w:val="20"/>
          <w:szCs w:val="20"/>
          <w:lang w:val="en-US"/>
        </w:rPr>
        <w:t>.</w:t>
      </w:r>
    </w:p>
    <w:p w14:paraId="29E262D2" w14:textId="16606292"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Prather, M.J., 1994: Lifetimes and eigenstates in atmospheric chemistry. </w:t>
      </w:r>
      <w:r w:rsidRPr="00A4496F">
        <w:rPr>
          <w:i/>
          <w:sz w:val="20"/>
          <w:szCs w:val="20"/>
          <w:lang w:val="en-US"/>
        </w:rPr>
        <w:t>Geophysical Research Letters</w:t>
      </w:r>
      <w:r w:rsidRPr="00A4496F">
        <w:rPr>
          <w:sz w:val="20"/>
          <w:szCs w:val="20"/>
          <w:lang w:val="en-US"/>
        </w:rPr>
        <w:t xml:space="preserve">, </w:t>
      </w:r>
      <w:r w:rsidRPr="00A4496F">
        <w:rPr>
          <w:b/>
          <w:sz w:val="20"/>
          <w:szCs w:val="20"/>
          <w:lang w:val="en-US"/>
        </w:rPr>
        <w:t>21(9)</w:t>
      </w:r>
      <w:r w:rsidRPr="00A4496F">
        <w:rPr>
          <w:sz w:val="20"/>
          <w:szCs w:val="20"/>
          <w:lang w:val="en-US"/>
        </w:rPr>
        <w:t>, 801–804, doi:</w:t>
      </w:r>
      <w:hyperlink r:id="rId556" w:history="1">
        <w:r w:rsidRPr="00A4496F">
          <w:rPr>
            <w:rStyle w:val="Lienhypertexte"/>
            <w:sz w:val="20"/>
            <w:szCs w:val="20"/>
            <w:lang w:val="en-US"/>
          </w:rPr>
          <w:t>10.1029/94gl00840</w:t>
        </w:r>
      </w:hyperlink>
      <w:r w:rsidRPr="00A4496F">
        <w:rPr>
          <w:sz w:val="20"/>
          <w:szCs w:val="20"/>
          <w:lang w:val="en-US"/>
        </w:rPr>
        <w:t>.</w:t>
      </w:r>
    </w:p>
    <w:p w14:paraId="0AB22DD8" w14:textId="2BA0178E"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Prather, M.J. and C.D. Holmes, 2017: Overexplaining or underexplaining methane’s role in climate change. </w:t>
      </w:r>
      <w:r w:rsidRPr="00A4496F">
        <w:rPr>
          <w:i/>
          <w:sz w:val="20"/>
          <w:szCs w:val="20"/>
          <w:lang w:val="en-US"/>
        </w:rPr>
        <w:t>Proceedings of the National Academy of Sciences</w:t>
      </w:r>
      <w:r w:rsidRPr="00A4496F">
        <w:rPr>
          <w:sz w:val="20"/>
          <w:szCs w:val="20"/>
          <w:lang w:val="en-US"/>
        </w:rPr>
        <w:t xml:space="preserve">, </w:t>
      </w:r>
      <w:r w:rsidRPr="00A4496F">
        <w:rPr>
          <w:b/>
          <w:sz w:val="20"/>
          <w:szCs w:val="20"/>
          <w:lang w:val="en-US"/>
        </w:rPr>
        <w:t>114(21)</w:t>
      </w:r>
      <w:r w:rsidRPr="00A4496F">
        <w:rPr>
          <w:sz w:val="20"/>
          <w:szCs w:val="20"/>
          <w:lang w:val="en-US"/>
        </w:rPr>
        <w:t>, 5324 LP  – 5326, doi:</w:t>
      </w:r>
      <w:hyperlink r:id="rId557" w:history="1">
        <w:r w:rsidRPr="00A4496F">
          <w:rPr>
            <w:rStyle w:val="Lienhypertexte"/>
            <w:sz w:val="20"/>
            <w:szCs w:val="20"/>
            <w:lang w:val="en-US"/>
          </w:rPr>
          <w:t>10.1073/pnas.1704884114</w:t>
        </w:r>
      </w:hyperlink>
      <w:r w:rsidRPr="00A4496F">
        <w:rPr>
          <w:sz w:val="20"/>
          <w:szCs w:val="20"/>
          <w:lang w:val="en-US"/>
        </w:rPr>
        <w:t>.</w:t>
      </w:r>
    </w:p>
    <w:p w14:paraId="37B46187" w14:textId="5A7BF956"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Prather, M.J., C.D. Holmes, and J. Hsu, 2012: Reactive greenhouse gas scenarios: Systematic exploration of uncertainties and the role of atmospheric chemistry. </w:t>
      </w:r>
      <w:r w:rsidRPr="00A4496F">
        <w:rPr>
          <w:i/>
          <w:sz w:val="20"/>
          <w:szCs w:val="20"/>
          <w:lang w:val="en-US"/>
        </w:rPr>
        <w:t>Geophys. Res. Lett.</w:t>
      </w:r>
      <w:r w:rsidRPr="00A4496F">
        <w:rPr>
          <w:sz w:val="20"/>
          <w:szCs w:val="20"/>
          <w:lang w:val="en-US"/>
        </w:rPr>
        <w:t xml:space="preserve">, </w:t>
      </w:r>
      <w:r w:rsidRPr="00A4496F">
        <w:rPr>
          <w:b/>
          <w:sz w:val="20"/>
          <w:szCs w:val="20"/>
          <w:lang w:val="en-US"/>
        </w:rPr>
        <w:t>39(9)</w:t>
      </w:r>
      <w:r w:rsidRPr="00A4496F">
        <w:rPr>
          <w:sz w:val="20"/>
          <w:szCs w:val="20"/>
          <w:lang w:val="en-US"/>
        </w:rPr>
        <w:t>, L09803.</w:t>
      </w:r>
    </w:p>
    <w:p w14:paraId="61194D34" w14:textId="754E06FF"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Prather, M.J. et al., 2001: Atmospheric Chemistry and Greenhouse Gases. In: </w:t>
      </w:r>
      <w:r w:rsidRPr="00A4496F">
        <w:rPr>
          <w:i/>
          <w:sz w:val="20"/>
          <w:szCs w:val="20"/>
          <w:lang w:val="en-US"/>
        </w:rPr>
        <w:t>Climate Change 2001: The Physical Science Basis. Contribution of Working Group I to the Third Assessment Report of the Intergovernmental Panel on Climate Change</w:t>
      </w:r>
      <w:r w:rsidRPr="00A4496F">
        <w:rPr>
          <w:sz w:val="20"/>
          <w:szCs w:val="20"/>
          <w:lang w:val="en-US"/>
        </w:rPr>
        <w:t xml:space="preserve"> [Y. Ding, D.J. Griggs, M. Noguer, P.J. van der Linden, X. Dai, K. Maskell, and C.A. Johnson (eds.)]. Cambridge University Press, Cambridge, United Kingdom and New York, NY, USA, pp. 239–287.</w:t>
      </w:r>
    </w:p>
    <w:p w14:paraId="4D6F4AB0" w14:textId="7907DA79"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Price, C. and D. Rind, 1992: A simple lightning parameterization for calculating global lightning distributions. </w:t>
      </w:r>
      <w:r w:rsidRPr="00A4496F">
        <w:rPr>
          <w:i/>
          <w:sz w:val="20"/>
          <w:szCs w:val="20"/>
          <w:lang w:val="en-US"/>
        </w:rPr>
        <w:t>Journal of Geophysical Research</w:t>
      </w:r>
      <w:r w:rsidRPr="00A4496F">
        <w:rPr>
          <w:sz w:val="20"/>
          <w:szCs w:val="20"/>
          <w:lang w:val="en-US"/>
        </w:rPr>
        <w:t xml:space="preserve">, </w:t>
      </w:r>
      <w:r w:rsidRPr="00A4496F">
        <w:rPr>
          <w:b/>
          <w:sz w:val="20"/>
          <w:szCs w:val="20"/>
          <w:lang w:val="en-US"/>
        </w:rPr>
        <w:t>97(D9)</w:t>
      </w:r>
      <w:r w:rsidRPr="00A4496F">
        <w:rPr>
          <w:sz w:val="20"/>
          <w:szCs w:val="20"/>
          <w:lang w:val="en-US"/>
        </w:rPr>
        <w:t>, 9919–9933, doi:</w:t>
      </w:r>
      <w:hyperlink r:id="rId558" w:history="1">
        <w:r w:rsidRPr="00A4496F">
          <w:rPr>
            <w:rStyle w:val="Lienhypertexte"/>
            <w:sz w:val="20"/>
            <w:szCs w:val="20"/>
            <w:lang w:val="en-US"/>
          </w:rPr>
          <w:t>10.1029/92jd00719</w:t>
        </w:r>
      </w:hyperlink>
      <w:r w:rsidRPr="00A4496F">
        <w:rPr>
          <w:sz w:val="20"/>
          <w:szCs w:val="20"/>
          <w:lang w:val="en-US"/>
        </w:rPr>
        <w:t>.</w:t>
      </w:r>
    </w:p>
    <w:p w14:paraId="3D5545C6" w14:textId="1ED484B5"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Pringle, K.J. et al., 2012: A multi-model assessment of the impact of sea spray geoengineering on cloud droplet number. </w:t>
      </w:r>
      <w:r w:rsidRPr="00A4496F">
        <w:rPr>
          <w:i/>
          <w:sz w:val="20"/>
          <w:szCs w:val="20"/>
          <w:lang w:val="en-US"/>
        </w:rPr>
        <w:t>Atmospheric Chemistry and Physics</w:t>
      </w:r>
      <w:r w:rsidRPr="00A4496F">
        <w:rPr>
          <w:sz w:val="20"/>
          <w:szCs w:val="20"/>
          <w:lang w:val="en-US"/>
        </w:rPr>
        <w:t>, doi:</w:t>
      </w:r>
      <w:hyperlink r:id="rId559" w:history="1">
        <w:r w:rsidRPr="00A4496F">
          <w:rPr>
            <w:rStyle w:val="Lienhypertexte"/>
            <w:sz w:val="20"/>
            <w:szCs w:val="20"/>
            <w:lang w:val="en-US"/>
          </w:rPr>
          <w:t>10.5194/acp-12-11647-2012</w:t>
        </w:r>
      </w:hyperlink>
      <w:r w:rsidRPr="00A4496F">
        <w:rPr>
          <w:sz w:val="20"/>
          <w:szCs w:val="20"/>
          <w:lang w:val="en-US"/>
        </w:rPr>
        <w:t>.</w:t>
      </w:r>
    </w:p>
    <w:p w14:paraId="59F3C7AE" w14:textId="543BA17F"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Prinn, R.G. et al., 2018: History of chemically and radiatively important atmospheric gases from the Advanced Global Atmospheric Gases Experiment (AGAGE). </w:t>
      </w:r>
      <w:r w:rsidRPr="00A4496F">
        <w:rPr>
          <w:i/>
          <w:sz w:val="20"/>
          <w:szCs w:val="20"/>
          <w:lang w:val="en-US"/>
        </w:rPr>
        <w:t>Earth System Science Data</w:t>
      </w:r>
      <w:r w:rsidRPr="00A4496F">
        <w:rPr>
          <w:sz w:val="20"/>
          <w:szCs w:val="20"/>
          <w:lang w:val="en-US"/>
        </w:rPr>
        <w:t xml:space="preserve">, </w:t>
      </w:r>
      <w:r w:rsidRPr="00A4496F">
        <w:rPr>
          <w:b/>
          <w:sz w:val="20"/>
          <w:szCs w:val="20"/>
          <w:lang w:val="en-US"/>
        </w:rPr>
        <w:t>10(2)</w:t>
      </w:r>
      <w:r w:rsidRPr="00A4496F">
        <w:rPr>
          <w:sz w:val="20"/>
          <w:szCs w:val="20"/>
          <w:lang w:val="en-US"/>
        </w:rPr>
        <w:t>, 985–1018, doi:</w:t>
      </w:r>
      <w:hyperlink r:id="rId560" w:history="1">
        <w:r w:rsidRPr="00A4496F">
          <w:rPr>
            <w:rStyle w:val="Lienhypertexte"/>
            <w:sz w:val="20"/>
            <w:szCs w:val="20"/>
            <w:lang w:val="en-US"/>
          </w:rPr>
          <w:t>10.5194/essd-10-985-2018</w:t>
        </w:r>
      </w:hyperlink>
      <w:r w:rsidRPr="00A4496F">
        <w:rPr>
          <w:sz w:val="20"/>
          <w:szCs w:val="20"/>
          <w:lang w:val="en-US"/>
        </w:rPr>
        <w:t>.</w:t>
      </w:r>
    </w:p>
    <w:p w14:paraId="0EAF704A" w14:textId="410584F2"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Purohit, P. and L. Höglund-Isaksson, 2017: Global emissions of fluorinated greenhouse gases 2005-2050 with abatement potentials and costs.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17(4)</w:t>
      </w:r>
      <w:r w:rsidRPr="00A4496F">
        <w:rPr>
          <w:sz w:val="20"/>
          <w:szCs w:val="20"/>
          <w:lang w:val="en-US"/>
        </w:rPr>
        <w:t>, 2795–2816, doi:</w:t>
      </w:r>
      <w:hyperlink r:id="rId561" w:history="1">
        <w:r w:rsidRPr="00A4496F">
          <w:rPr>
            <w:rStyle w:val="Lienhypertexte"/>
            <w:sz w:val="20"/>
            <w:szCs w:val="20"/>
            <w:lang w:val="en-US"/>
          </w:rPr>
          <w:t>10.5194/acp-17-2795-2017</w:t>
        </w:r>
      </w:hyperlink>
      <w:r w:rsidRPr="00A4496F">
        <w:rPr>
          <w:sz w:val="20"/>
          <w:szCs w:val="20"/>
          <w:lang w:val="en-US"/>
        </w:rPr>
        <w:t>.</w:t>
      </w:r>
    </w:p>
    <w:p w14:paraId="0BCA0279" w14:textId="6278F09A"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Purohit, P. et al., 2020: Electricity savings and greenhouse gas emission reductions from global phase-down of hydrofluorocarbons.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20(19)</w:t>
      </w:r>
      <w:r w:rsidRPr="00A4496F">
        <w:rPr>
          <w:sz w:val="20"/>
          <w:szCs w:val="20"/>
          <w:lang w:val="en-US"/>
        </w:rPr>
        <w:t>, 11305–11327, doi:</w:t>
      </w:r>
      <w:hyperlink r:id="rId562" w:history="1">
        <w:r w:rsidRPr="00A4496F">
          <w:rPr>
            <w:rStyle w:val="Lienhypertexte"/>
            <w:sz w:val="20"/>
            <w:szCs w:val="20"/>
            <w:lang w:val="en-US"/>
          </w:rPr>
          <w:t>10.5194/acp-20-11305-2020</w:t>
        </w:r>
      </w:hyperlink>
      <w:r w:rsidRPr="00A4496F">
        <w:rPr>
          <w:sz w:val="20"/>
          <w:szCs w:val="20"/>
          <w:lang w:val="en-US"/>
        </w:rPr>
        <w:t>.</w:t>
      </w:r>
    </w:p>
    <w:p w14:paraId="54B3360F" w14:textId="275181F5"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Pusede, S.E. et al., 2016: On the effectiveness of nitrogen oxide reductions as a control over ammonium nitrate aerosol.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16(4)</w:t>
      </w:r>
      <w:r w:rsidRPr="00A4496F">
        <w:rPr>
          <w:sz w:val="20"/>
          <w:szCs w:val="20"/>
          <w:lang w:val="en-US"/>
        </w:rPr>
        <w:t>, 2575–2596, doi:</w:t>
      </w:r>
      <w:hyperlink r:id="rId563" w:history="1">
        <w:r w:rsidRPr="00A4496F">
          <w:rPr>
            <w:rStyle w:val="Lienhypertexte"/>
            <w:sz w:val="20"/>
            <w:szCs w:val="20"/>
            <w:lang w:val="en-US"/>
          </w:rPr>
          <w:t>10.5194/acp-16-2575-2016</w:t>
        </w:r>
      </w:hyperlink>
      <w:r w:rsidRPr="00A4496F">
        <w:rPr>
          <w:sz w:val="20"/>
          <w:szCs w:val="20"/>
          <w:lang w:val="en-US"/>
        </w:rPr>
        <w:t>.</w:t>
      </w:r>
    </w:p>
    <w:p w14:paraId="7CF35929" w14:textId="54DE6E66"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Putaud, J.-P. et al., 2010: A European aerosol phenomenology – 3: Physical and chemical characteristics of particulate matter from 60 rural, urban, and kerbside sites across Europe. </w:t>
      </w:r>
      <w:r w:rsidRPr="00A4496F">
        <w:rPr>
          <w:i/>
          <w:sz w:val="20"/>
          <w:szCs w:val="20"/>
          <w:lang w:val="en-US"/>
        </w:rPr>
        <w:t>Atmospheric Environment</w:t>
      </w:r>
      <w:r w:rsidRPr="00A4496F">
        <w:rPr>
          <w:sz w:val="20"/>
          <w:szCs w:val="20"/>
          <w:lang w:val="en-US"/>
        </w:rPr>
        <w:t xml:space="preserve">, </w:t>
      </w:r>
      <w:r w:rsidRPr="00A4496F">
        <w:rPr>
          <w:b/>
          <w:sz w:val="20"/>
          <w:szCs w:val="20"/>
          <w:lang w:val="en-US"/>
        </w:rPr>
        <w:t>44(10)</w:t>
      </w:r>
      <w:r w:rsidRPr="00A4496F">
        <w:rPr>
          <w:sz w:val="20"/>
          <w:szCs w:val="20"/>
          <w:lang w:val="en-US"/>
        </w:rPr>
        <w:t>, 1308–1320, doi:</w:t>
      </w:r>
      <w:hyperlink r:id="rId564" w:history="1">
        <w:r w:rsidRPr="00A4496F">
          <w:rPr>
            <w:rStyle w:val="Lienhypertexte"/>
            <w:sz w:val="20"/>
            <w:szCs w:val="20"/>
            <w:lang w:val="en-US"/>
          </w:rPr>
          <w:t>10.1016/j.atmosenv.2009.12.011</w:t>
        </w:r>
      </w:hyperlink>
      <w:r w:rsidRPr="00A4496F">
        <w:rPr>
          <w:sz w:val="20"/>
          <w:szCs w:val="20"/>
          <w:lang w:val="en-US"/>
        </w:rPr>
        <w:t>.</w:t>
      </w:r>
    </w:p>
    <w:p w14:paraId="743E1897" w14:textId="7357E5C8"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Qiao, X. et al., 2018: Source apportionment of PM2.5 for 25 Chinese provincial capitals and municipalities using a source-oriented Community Multiscale Air Quality model. </w:t>
      </w:r>
      <w:r w:rsidRPr="00A4496F">
        <w:rPr>
          <w:i/>
          <w:sz w:val="20"/>
          <w:szCs w:val="20"/>
          <w:lang w:val="en-US"/>
        </w:rPr>
        <w:t>Science of The Total Environment</w:t>
      </w:r>
      <w:r w:rsidRPr="00A4496F">
        <w:rPr>
          <w:sz w:val="20"/>
          <w:szCs w:val="20"/>
          <w:lang w:val="en-US"/>
        </w:rPr>
        <w:t xml:space="preserve">, </w:t>
      </w:r>
      <w:r w:rsidRPr="00A4496F">
        <w:rPr>
          <w:b/>
          <w:sz w:val="20"/>
          <w:szCs w:val="20"/>
          <w:lang w:val="en-US"/>
        </w:rPr>
        <w:t>612</w:t>
      </w:r>
      <w:r w:rsidRPr="00A4496F">
        <w:rPr>
          <w:sz w:val="20"/>
          <w:szCs w:val="20"/>
          <w:lang w:val="en-US"/>
        </w:rPr>
        <w:t>, 462–471, doi:</w:t>
      </w:r>
      <w:hyperlink r:id="rId565" w:history="1">
        <w:r w:rsidRPr="00A4496F">
          <w:rPr>
            <w:rStyle w:val="Lienhypertexte"/>
            <w:sz w:val="20"/>
            <w:szCs w:val="20"/>
            <w:lang w:val="en-US"/>
          </w:rPr>
          <w:t>10.1016/j.scitotenv.2017.08.272</w:t>
        </w:r>
      </w:hyperlink>
      <w:r w:rsidRPr="00A4496F">
        <w:rPr>
          <w:sz w:val="20"/>
          <w:szCs w:val="20"/>
          <w:lang w:val="en-US"/>
        </w:rPr>
        <w:t>.</w:t>
      </w:r>
    </w:p>
    <w:p w14:paraId="0E170E83" w14:textId="002ACEB6"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Querol, X. et al., 2013: Variability of carbonaceous aerosols in remote, rural, urban and industrial environments in Spain: Implications for air quality policy.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13(13)</w:t>
      </w:r>
      <w:r w:rsidRPr="00A4496F">
        <w:rPr>
          <w:sz w:val="20"/>
          <w:szCs w:val="20"/>
          <w:lang w:val="en-US"/>
        </w:rPr>
        <w:t>, 6185–6206, doi:</w:t>
      </w:r>
      <w:hyperlink r:id="rId566" w:history="1">
        <w:r w:rsidRPr="00A4496F">
          <w:rPr>
            <w:rStyle w:val="Lienhypertexte"/>
            <w:sz w:val="20"/>
            <w:szCs w:val="20"/>
            <w:lang w:val="en-US"/>
          </w:rPr>
          <w:t>10.5194/acp-13-6185-2013</w:t>
        </w:r>
      </w:hyperlink>
      <w:r w:rsidRPr="00A4496F">
        <w:rPr>
          <w:sz w:val="20"/>
          <w:szCs w:val="20"/>
          <w:lang w:val="en-US"/>
        </w:rPr>
        <w:t>.</w:t>
      </w:r>
    </w:p>
    <w:p w14:paraId="0548C3E8" w14:textId="75A52EB1"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Radhi, M. et al., 2010: Optical, physical and chemical characteristics of Australian continental aerosols: results from a field experiment.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10(13)</w:t>
      </w:r>
      <w:r w:rsidRPr="00A4496F">
        <w:rPr>
          <w:sz w:val="20"/>
          <w:szCs w:val="20"/>
          <w:lang w:val="en-US"/>
        </w:rPr>
        <w:t>, 5925–5942, doi:</w:t>
      </w:r>
      <w:hyperlink r:id="rId567" w:history="1">
        <w:r w:rsidRPr="00A4496F">
          <w:rPr>
            <w:rStyle w:val="Lienhypertexte"/>
            <w:sz w:val="20"/>
            <w:szCs w:val="20"/>
            <w:lang w:val="en-US"/>
          </w:rPr>
          <w:t>10.5194/acp-10-5925-2010</w:t>
        </w:r>
      </w:hyperlink>
      <w:r w:rsidRPr="00A4496F">
        <w:rPr>
          <w:sz w:val="20"/>
          <w:szCs w:val="20"/>
          <w:lang w:val="en-US"/>
        </w:rPr>
        <w:t>.</w:t>
      </w:r>
    </w:p>
    <w:p w14:paraId="5CFD38C1" w14:textId="7895C719"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Rafaj, P. and M. Amann, 2018: Decomposing air pollutant emissions in Asia: Determinants and projections. </w:t>
      </w:r>
      <w:r w:rsidRPr="00A4496F">
        <w:rPr>
          <w:i/>
          <w:sz w:val="20"/>
          <w:szCs w:val="20"/>
          <w:lang w:val="en-US"/>
        </w:rPr>
        <w:t>Energies</w:t>
      </w:r>
      <w:r w:rsidRPr="00A4496F">
        <w:rPr>
          <w:sz w:val="20"/>
          <w:szCs w:val="20"/>
          <w:lang w:val="en-US"/>
        </w:rPr>
        <w:t xml:space="preserve">, </w:t>
      </w:r>
      <w:r w:rsidRPr="00A4496F">
        <w:rPr>
          <w:b/>
          <w:sz w:val="20"/>
          <w:szCs w:val="20"/>
          <w:lang w:val="en-US"/>
        </w:rPr>
        <w:t>11(5)</w:t>
      </w:r>
      <w:r w:rsidRPr="00A4496F">
        <w:rPr>
          <w:sz w:val="20"/>
          <w:szCs w:val="20"/>
          <w:lang w:val="en-US"/>
        </w:rPr>
        <w:t>, 1299, doi:</w:t>
      </w:r>
      <w:hyperlink r:id="rId568" w:history="1">
        <w:r w:rsidRPr="00A4496F">
          <w:rPr>
            <w:rStyle w:val="Lienhypertexte"/>
            <w:sz w:val="20"/>
            <w:szCs w:val="20"/>
            <w:lang w:val="en-US"/>
          </w:rPr>
          <w:t>10.3390/en11051299</w:t>
        </w:r>
      </w:hyperlink>
      <w:r w:rsidRPr="00A4496F">
        <w:rPr>
          <w:sz w:val="20"/>
          <w:szCs w:val="20"/>
          <w:lang w:val="en-US"/>
        </w:rPr>
        <w:t>.</w:t>
      </w:r>
    </w:p>
    <w:p w14:paraId="2503F156" w14:textId="5D3FCF2B"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Rafaj, P., M. Amann, J. Siri, and H. Wuester, 2014: Changes in European greenhouse gas and air pollutant emissions 1960–2010: decomposition of determining factors. </w:t>
      </w:r>
      <w:r w:rsidRPr="00A4496F">
        <w:rPr>
          <w:i/>
          <w:sz w:val="20"/>
          <w:szCs w:val="20"/>
          <w:lang w:val="en-US"/>
        </w:rPr>
        <w:t>Climatic Change</w:t>
      </w:r>
      <w:r w:rsidRPr="00A4496F">
        <w:rPr>
          <w:sz w:val="20"/>
          <w:szCs w:val="20"/>
          <w:lang w:val="en-US"/>
        </w:rPr>
        <w:t xml:space="preserve">, </w:t>
      </w:r>
      <w:r w:rsidRPr="00A4496F">
        <w:rPr>
          <w:b/>
          <w:sz w:val="20"/>
          <w:szCs w:val="20"/>
          <w:lang w:val="en-US"/>
        </w:rPr>
        <w:t>124(3)</w:t>
      </w:r>
      <w:r w:rsidRPr="00A4496F">
        <w:rPr>
          <w:sz w:val="20"/>
          <w:szCs w:val="20"/>
          <w:lang w:val="en-US"/>
        </w:rPr>
        <w:t>, 477–504, doi:</w:t>
      </w:r>
      <w:hyperlink r:id="rId569" w:history="1">
        <w:r w:rsidRPr="00A4496F">
          <w:rPr>
            <w:rStyle w:val="Lienhypertexte"/>
            <w:sz w:val="20"/>
            <w:szCs w:val="20"/>
            <w:lang w:val="en-US"/>
          </w:rPr>
          <w:t>10.1007/s10584-013-0826-0</w:t>
        </w:r>
      </w:hyperlink>
      <w:r w:rsidRPr="00A4496F">
        <w:rPr>
          <w:sz w:val="20"/>
          <w:szCs w:val="20"/>
          <w:lang w:val="en-US"/>
        </w:rPr>
        <w:t>.</w:t>
      </w:r>
    </w:p>
    <w:p w14:paraId="73FB8B92" w14:textId="0A8AA87D"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Rafaj, P. et al., 2018: Outlook for clean air in the context of sustainable development goals. </w:t>
      </w:r>
      <w:r w:rsidRPr="00A4496F">
        <w:rPr>
          <w:i/>
          <w:sz w:val="20"/>
          <w:szCs w:val="20"/>
          <w:lang w:val="en-US"/>
        </w:rPr>
        <w:t>Global Environmental Change</w:t>
      </w:r>
      <w:r w:rsidRPr="00A4496F">
        <w:rPr>
          <w:sz w:val="20"/>
          <w:szCs w:val="20"/>
          <w:lang w:val="en-US"/>
        </w:rPr>
        <w:t xml:space="preserve">, </w:t>
      </w:r>
      <w:r w:rsidRPr="00A4496F">
        <w:rPr>
          <w:b/>
          <w:sz w:val="20"/>
          <w:szCs w:val="20"/>
          <w:lang w:val="en-US"/>
        </w:rPr>
        <w:t>53</w:t>
      </w:r>
      <w:r w:rsidRPr="00A4496F">
        <w:rPr>
          <w:sz w:val="20"/>
          <w:szCs w:val="20"/>
          <w:lang w:val="en-US"/>
        </w:rPr>
        <w:t>, 1–11, doi:</w:t>
      </w:r>
      <w:hyperlink r:id="rId570" w:history="1">
        <w:r w:rsidRPr="00A4496F">
          <w:rPr>
            <w:rStyle w:val="Lienhypertexte"/>
            <w:sz w:val="20"/>
            <w:szCs w:val="20"/>
            <w:lang w:val="en-US"/>
          </w:rPr>
          <w:t>10.1016/j.gloenvcha.2018.08.008</w:t>
        </w:r>
      </w:hyperlink>
      <w:r w:rsidRPr="00A4496F">
        <w:rPr>
          <w:sz w:val="20"/>
          <w:szCs w:val="20"/>
          <w:lang w:val="en-US"/>
        </w:rPr>
        <w:t>.</w:t>
      </w:r>
    </w:p>
    <w:p w14:paraId="046E7B50" w14:textId="4ED43F3F"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lastRenderedPageBreak/>
        <w:t xml:space="preserve">Randerson, J.T., Y. Chen, G.R. van der Werf, B.M. Rogers, and D.C. Morton, 2012: Global burned area and biomass burning emissions from small fires. </w:t>
      </w:r>
      <w:r w:rsidRPr="00A4496F">
        <w:rPr>
          <w:i/>
          <w:sz w:val="20"/>
          <w:szCs w:val="20"/>
          <w:lang w:val="en-US"/>
        </w:rPr>
        <w:t>Journal of Geophysical Research: Biogeosciences</w:t>
      </w:r>
      <w:r w:rsidRPr="00A4496F">
        <w:rPr>
          <w:sz w:val="20"/>
          <w:szCs w:val="20"/>
          <w:lang w:val="en-US"/>
        </w:rPr>
        <w:t xml:space="preserve">, </w:t>
      </w:r>
      <w:r w:rsidRPr="00A4496F">
        <w:rPr>
          <w:b/>
          <w:sz w:val="20"/>
          <w:szCs w:val="20"/>
          <w:lang w:val="en-US"/>
        </w:rPr>
        <w:t>117(G4)</w:t>
      </w:r>
      <w:r w:rsidRPr="00A4496F">
        <w:rPr>
          <w:sz w:val="20"/>
          <w:szCs w:val="20"/>
          <w:lang w:val="en-US"/>
        </w:rPr>
        <w:t>, n/a–n/a, doi:</w:t>
      </w:r>
      <w:hyperlink r:id="rId571" w:history="1">
        <w:r w:rsidRPr="00A4496F">
          <w:rPr>
            <w:rStyle w:val="Lienhypertexte"/>
            <w:sz w:val="20"/>
            <w:szCs w:val="20"/>
            <w:lang w:val="en-US"/>
          </w:rPr>
          <w:t>10.1029/2012jg002128</w:t>
        </w:r>
      </w:hyperlink>
      <w:r w:rsidRPr="00A4496F">
        <w:rPr>
          <w:sz w:val="20"/>
          <w:szCs w:val="20"/>
          <w:lang w:val="en-US"/>
        </w:rPr>
        <w:t>.</w:t>
      </w:r>
    </w:p>
    <w:p w14:paraId="3F8B3B23" w14:textId="50BF717D"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Randles, C.A. et al., 2017: The MERRA-2 aerosol reanalysis, 1980 onward. Part I: System description and data assimilation evaluation. </w:t>
      </w:r>
      <w:r w:rsidRPr="00A4496F">
        <w:rPr>
          <w:i/>
          <w:sz w:val="20"/>
          <w:szCs w:val="20"/>
          <w:lang w:val="en-US"/>
        </w:rPr>
        <w:t>Journal of Climate</w:t>
      </w:r>
      <w:r w:rsidRPr="00A4496F">
        <w:rPr>
          <w:sz w:val="20"/>
          <w:szCs w:val="20"/>
          <w:lang w:val="en-US"/>
        </w:rPr>
        <w:t xml:space="preserve">, </w:t>
      </w:r>
      <w:r w:rsidRPr="00A4496F">
        <w:rPr>
          <w:b/>
          <w:sz w:val="20"/>
          <w:szCs w:val="20"/>
          <w:lang w:val="en-US"/>
        </w:rPr>
        <w:t>30(17)</w:t>
      </w:r>
      <w:r w:rsidRPr="00A4496F">
        <w:rPr>
          <w:sz w:val="20"/>
          <w:szCs w:val="20"/>
          <w:lang w:val="en-US"/>
        </w:rPr>
        <w:t>, 6823–6850, doi:</w:t>
      </w:r>
      <w:hyperlink r:id="rId572" w:history="1">
        <w:r w:rsidRPr="00A4496F">
          <w:rPr>
            <w:rStyle w:val="Lienhypertexte"/>
            <w:sz w:val="20"/>
            <w:szCs w:val="20"/>
            <w:lang w:val="en-US"/>
          </w:rPr>
          <w:t>10.1175/jcli-d-16-0609.1</w:t>
        </w:r>
      </w:hyperlink>
      <w:r w:rsidRPr="00A4496F">
        <w:rPr>
          <w:sz w:val="20"/>
          <w:szCs w:val="20"/>
          <w:lang w:val="en-US"/>
        </w:rPr>
        <w:t>.</w:t>
      </w:r>
    </w:p>
    <w:p w14:paraId="5B71998E" w14:textId="03EB9727"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Rao, S. et al., 2013: Better air for better health: Forging synergies in policies for energy access, climate change and air pollution. </w:t>
      </w:r>
      <w:r w:rsidRPr="00A4496F">
        <w:rPr>
          <w:i/>
          <w:sz w:val="20"/>
          <w:szCs w:val="20"/>
          <w:lang w:val="en-US"/>
        </w:rPr>
        <w:t>Global Environmental Change</w:t>
      </w:r>
      <w:r w:rsidRPr="00A4496F">
        <w:rPr>
          <w:sz w:val="20"/>
          <w:szCs w:val="20"/>
          <w:lang w:val="en-US"/>
        </w:rPr>
        <w:t xml:space="preserve">, </w:t>
      </w:r>
      <w:r w:rsidRPr="00A4496F">
        <w:rPr>
          <w:b/>
          <w:sz w:val="20"/>
          <w:szCs w:val="20"/>
          <w:lang w:val="en-US"/>
        </w:rPr>
        <w:t>23(5)</w:t>
      </w:r>
      <w:r w:rsidRPr="00A4496F">
        <w:rPr>
          <w:sz w:val="20"/>
          <w:szCs w:val="20"/>
          <w:lang w:val="en-US"/>
        </w:rPr>
        <w:t>, 1122–1130, doi:</w:t>
      </w:r>
      <w:hyperlink r:id="rId573" w:history="1">
        <w:r w:rsidRPr="00A4496F">
          <w:rPr>
            <w:rStyle w:val="Lienhypertexte"/>
            <w:sz w:val="20"/>
            <w:szCs w:val="20"/>
            <w:lang w:val="en-US"/>
          </w:rPr>
          <w:t>10.1016/j.gloenvcha.2013.05.003</w:t>
        </w:r>
      </w:hyperlink>
      <w:r w:rsidRPr="00A4496F">
        <w:rPr>
          <w:sz w:val="20"/>
          <w:szCs w:val="20"/>
          <w:lang w:val="en-US"/>
        </w:rPr>
        <w:t>.</w:t>
      </w:r>
    </w:p>
    <w:p w14:paraId="00125E42" w14:textId="53D0D6C2"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Rao, S. et al., 2016: A multi-model assessment of the co-bene fi ts of climate mitigation for global air quality. </w:t>
      </w:r>
      <w:r w:rsidRPr="00A4496F">
        <w:rPr>
          <w:i/>
          <w:sz w:val="20"/>
          <w:szCs w:val="20"/>
          <w:lang w:val="en-US"/>
        </w:rPr>
        <w:t>Environmental Research Letters</w:t>
      </w:r>
      <w:r w:rsidRPr="00A4496F">
        <w:rPr>
          <w:sz w:val="20"/>
          <w:szCs w:val="20"/>
          <w:lang w:val="en-US"/>
        </w:rPr>
        <w:t xml:space="preserve">, </w:t>
      </w:r>
      <w:r w:rsidRPr="00A4496F">
        <w:rPr>
          <w:b/>
          <w:sz w:val="20"/>
          <w:szCs w:val="20"/>
          <w:lang w:val="en-US"/>
        </w:rPr>
        <w:t>11(12)</w:t>
      </w:r>
      <w:r w:rsidRPr="00A4496F">
        <w:rPr>
          <w:sz w:val="20"/>
          <w:szCs w:val="20"/>
          <w:lang w:val="en-US"/>
        </w:rPr>
        <w:t>, 124013.</w:t>
      </w:r>
    </w:p>
    <w:p w14:paraId="0DCBC405" w14:textId="1000540A"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Rao, S. et al., 2017: Future air pollution in the Shared Socio-economic Pathways. </w:t>
      </w:r>
      <w:r w:rsidRPr="00A4496F">
        <w:rPr>
          <w:i/>
          <w:sz w:val="20"/>
          <w:szCs w:val="20"/>
          <w:lang w:val="en-US"/>
        </w:rPr>
        <w:t>Global Environmental Change</w:t>
      </w:r>
      <w:r w:rsidRPr="00A4496F">
        <w:rPr>
          <w:sz w:val="20"/>
          <w:szCs w:val="20"/>
          <w:lang w:val="en-US"/>
        </w:rPr>
        <w:t xml:space="preserve">, </w:t>
      </w:r>
      <w:r w:rsidRPr="00A4496F">
        <w:rPr>
          <w:b/>
          <w:sz w:val="20"/>
          <w:szCs w:val="20"/>
          <w:lang w:val="en-US"/>
        </w:rPr>
        <w:t>42</w:t>
      </w:r>
      <w:r w:rsidRPr="00A4496F">
        <w:rPr>
          <w:sz w:val="20"/>
          <w:szCs w:val="20"/>
          <w:lang w:val="en-US"/>
        </w:rPr>
        <w:t>, 346–358, doi:</w:t>
      </w:r>
      <w:hyperlink r:id="rId574" w:history="1">
        <w:r w:rsidRPr="00A4496F">
          <w:rPr>
            <w:rStyle w:val="Lienhypertexte"/>
            <w:sz w:val="20"/>
            <w:szCs w:val="20"/>
            <w:lang w:val="en-US"/>
          </w:rPr>
          <w:t>10.1016/j.gloenvcha.2016.05.012</w:t>
        </w:r>
      </w:hyperlink>
      <w:r w:rsidRPr="00A4496F">
        <w:rPr>
          <w:sz w:val="20"/>
          <w:szCs w:val="20"/>
          <w:lang w:val="en-US"/>
        </w:rPr>
        <w:t>.</w:t>
      </w:r>
    </w:p>
    <w:p w14:paraId="77A4B3E2" w14:textId="01D5B263"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Rap, A., P.M. Forster, J.M. Haywood, A. Jones, and O. Boucher, 2010: Estimating the climate impact of linear contrails using the UK Met Office climate model. </w:t>
      </w:r>
      <w:r w:rsidRPr="00A4496F">
        <w:rPr>
          <w:i/>
          <w:sz w:val="20"/>
          <w:szCs w:val="20"/>
          <w:lang w:val="en-US"/>
        </w:rPr>
        <w:t>Geophysical Research Letters</w:t>
      </w:r>
      <w:r w:rsidRPr="00A4496F">
        <w:rPr>
          <w:sz w:val="20"/>
          <w:szCs w:val="20"/>
          <w:lang w:val="en-US"/>
        </w:rPr>
        <w:t xml:space="preserve">, </w:t>
      </w:r>
      <w:r w:rsidRPr="00A4496F">
        <w:rPr>
          <w:b/>
          <w:sz w:val="20"/>
          <w:szCs w:val="20"/>
          <w:lang w:val="en-US"/>
        </w:rPr>
        <w:t>37(20)</w:t>
      </w:r>
      <w:r w:rsidRPr="00A4496F">
        <w:rPr>
          <w:sz w:val="20"/>
          <w:szCs w:val="20"/>
          <w:lang w:val="en-US"/>
        </w:rPr>
        <w:t>, doi:</w:t>
      </w:r>
      <w:hyperlink r:id="rId575" w:history="1">
        <w:r w:rsidRPr="00A4496F">
          <w:rPr>
            <w:rStyle w:val="Lienhypertexte"/>
            <w:sz w:val="20"/>
            <w:szCs w:val="20"/>
            <w:lang w:val="en-US"/>
          </w:rPr>
          <w:t>10.1029/2010gl045161</w:t>
        </w:r>
      </w:hyperlink>
      <w:r w:rsidRPr="00A4496F">
        <w:rPr>
          <w:sz w:val="20"/>
          <w:szCs w:val="20"/>
          <w:lang w:val="en-US"/>
        </w:rPr>
        <w:t>.</w:t>
      </w:r>
    </w:p>
    <w:p w14:paraId="7E2920B4" w14:textId="0E5E1F53"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Rap, A. et al., 2015: Fires increase Amazon forest productivity through increases in diffuse radiation. </w:t>
      </w:r>
      <w:r w:rsidRPr="00A4496F">
        <w:rPr>
          <w:i/>
          <w:sz w:val="20"/>
          <w:szCs w:val="20"/>
          <w:lang w:val="en-US"/>
        </w:rPr>
        <w:t>Geophysical Research Letters</w:t>
      </w:r>
      <w:r w:rsidRPr="00A4496F">
        <w:rPr>
          <w:sz w:val="20"/>
          <w:szCs w:val="20"/>
          <w:lang w:val="en-US"/>
        </w:rPr>
        <w:t xml:space="preserve">, </w:t>
      </w:r>
      <w:r w:rsidRPr="00A4496F">
        <w:rPr>
          <w:b/>
          <w:sz w:val="20"/>
          <w:szCs w:val="20"/>
          <w:lang w:val="en-US"/>
        </w:rPr>
        <w:t>42(11)</w:t>
      </w:r>
      <w:r w:rsidRPr="00A4496F">
        <w:rPr>
          <w:sz w:val="20"/>
          <w:szCs w:val="20"/>
          <w:lang w:val="en-US"/>
        </w:rPr>
        <w:t>, 4654–4662, doi:</w:t>
      </w:r>
      <w:hyperlink r:id="rId576" w:history="1">
        <w:r w:rsidRPr="00A4496F">
          <w:rPr>
            <w:rStyle w:val="Lienhypertexte"/>
            <w:sz w:val="20"/>
            <w:szCs w:val="20"/>
            <w:lang w:val="en-US"/>
          </w:rPr>
          <w:t>10.1002/2015gl063719</w:t>
        </w:r>
      </w:hyperlink>
      <w:r w:rsidRPr="00A4496F">
        <w:rPr>
          <w:sz w:val="20"/>
          <w:szCs w:val="20"/>
          <w:lang w:val="en-US"/>
        </w:rPr>
        <w:t>.</w:t>
      </w:r>
    </w:p>
    <w:p w14:paraId="4BE46906" w14:textId="0F142F3F"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Rasch, P.J., P.J. Crutzen, and D.B. Coleman, 2008: Exploring the geoengineering of climate using stratospheric sulfate aerosols: The role of particle size. </w:t>
      </w:r>
      <w:r w:rsidRPr="00A4496F">
        <w:rPr>
          <w:i/>
          <w:sz w:val="20"/>
          <w:szCs w:val="20"/>
          <w:lang w:val="en-US"/>
        </w:rPr>
        <w:t>Geophysical Research Letters</w:t>
      </w:r>
      <w:r w:rsidRPr="00A4496F">
        <w:rPr>
          <w:sz w:val="20"/>
          <w:szCs w:val="20"/>
          <w:lang w:val="en-US"/>
        </w:rPr>
        <w:t>, doi:</w:t>
      </w:r>
      <w:hyperlink r:id="rId577" w:history="1">
        <w:r w:rsidRPr="00A4496F">
          <w:rPr>
            <w:rStyle w:val="Lienhypertexte"/>
            <w:sz w:val="20"/>
            <w:szCs w:val="20"/>
            <w:lang w:val="en-US"/>
          </w:rPr>
          <w:t>10.1029/2007gl032179</w:t>
        </w:r>
      </w:hyperlink>
      <w:r w:rsidRPr="00A4496F">
        <w:rPr>
          <w:sz w:val="20"/>
          <w:szCs w:val="20"/>
          <w:lang w:val="en-US"/>
        </w:rPr>
        <w:t>.</w:t>
      </w:r>
    </w:p>
    <w:p w14:paraId="1465465A" w14:textId="02ECD5FB"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Rasch, P.J., J. Latham, and C.C. Chen, 2009: Geoengineering by cloud seeding: Influence on sea ice and climate system. </w:t>
      </w:r>
      <w:r w:rsidRPr="00A4496F">
        <w:rPr>
          <w:i/>
          <w:sz w:val="20"/>
          <w:szCs w:val="20"/>
          <w:lang w:val="en-US"/>
        </w:rPr>
        <w:t>Environmental Research Letters</w:t>
      </w:r>
      <w:r w:rsidRPr="00A4496F">
        <w:rPr>
          <w:sz w:val="20"/>
          <w:szCs w:val="20"/>
          <w:lang w:val="en-US"/>
        </w:rPr>
        <w:t>, doi:</w:t>
      </w:r>
      <w:hyperlink r:id="rId578" w:history="1">
        <w:r w:rsidRPr="00A4496F">
          <w:rPr>
            <w:rStyle w:val="Lienhypertexte"/>
            <w:sz w:val="20"/>
            <w:szCs w:val="20"/>
            <w:lang w:val="en-US"/>
          </w:rPr>
          <w:t>10.1088/1748-9326/4/4/045112</w:t>
        </w:r>
      </w:hyperlink>
      <w:r w:rsidRPr="00A4496F">
        <w:rPr>
          <w:sz w:val="20"/>
          <w:szCs w:val="20"/>
          <w:lang w:val="en-US"/>
        </w:rPr>
        <w:t>.</w:t>
      </w:r>
    </w:p>
    <w:p w14:paraId="52D99E1A" w14:textId="5776A05C"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Reddington, C.L. et al., 2017: The global aerosol synthesis and science project (GASSP): Measurements and modeling to reduce uncertainty. </w:t>
      </w:r>
      <w:r w:rsidRPr="00A4496F">
        <w:rPr>
          <w:i/>
          <w:sz w:val="20"/>
          <w:szCs w:val="20"/>
          <w:lang w:val="en-US"/>
        </w:rPr>
        <w:t>Bulletin of the American Meteorological Society</w:t>
      </w:r>
      <w:r w:rsidRPr="00A4496F">
        <w:rPr>
          <w:sz w:val="20"/>
          <w:szCs w:val="20"/>
          <w:lang w:val="en-US"/>
        </w:rPr>
        <w:t xml:space="preserve">, </w:t>
      </w:r>
      <w:r w:rsidRPr="00A4496F">
        <w:rPr>
          <w:b/>
          <w:sz w:val="20"/>
          <w:szCs w:val="20"/>
          <w:lang w:val="en-US"/>
        </w:rPr>
        <w:t>98(9)</w:t>
      </w:r>
      <w:r w:rsidRPr="00A4496F">
        <w:rPr>
          <w:sz w:val="20"/>
          <w:szCs w:val="20"/>
          <w:lang w:val="en-US"/>
        </w:rPr>
        <w:t>, 1857–1877, doi:</w:t>
      </w:r>
      <w:hyperlink r:id="rId579" w:history="1">
        <w:r w:rsidRPr="00A4496F">
          <w:rPr>
            <w:rStyle w:val="Lienhypertexte"/>
            <w:sz w:val="20"/>
            <w:szCs w:val="20"/>
            <w:lang w:val="en-US"/>
          </w:rPr>
          <w:t>10.1175/bams-d-15-00317.1</w:t>
        </w:r>
      </w:hyperlink>
      <w:r w:rsidRPr="00A4496F">
        <w:rPr>
          <w:sz w:val="20"/>
          <w:szCs w:val="20"/>
          <w:lang w:val="en-US"/>
        </w:rPr>
        <w:t>.</w:t>
      </w:r>
    </w:p>
    <w:p w14:paraId="7CF2DB76" w14:textId="7CD888A5"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Reddington, C.L. et al., 2019: Exploring the impacts of anthropogenic emission sectors on PM&amp;amp;lt;sub&amp;amp;gt;2.5&amp;amp;lt;/sub&amp;amp;gt; and human health in South and East Asia.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19(18)</w:t>
      </w:r>
      <w:r w:rsidRPr="00A4496F">
        <w:rPr>
          <w:sz w:val="20"/>
          <w:szCs w:val="20"/>
          <w:lang w:val="en-US"/>
        </w:rPr>
        <w:t>, 11887–11910, doi:</w:t>
      </w:r>
      <w:hyperlink r:id="rId580" w:history="1">
        <w:r w:rsidRPr="00A4496F">
          <w:rPr>
            <w:rStyle w:val="Lienhypertexte"/>
            <w:sz w:val="20"/>
            <w:szCs w:val="20"/>
            <w:lang w:val="en-US"/>
          </w:rPr>
          <w:t>10.5194/acp-19-11887-2019</w:t>
        </w:r>
      </w:hyperlink>
      <w:r w:rsidRPr="00A4496F">
        <w:rPr>
          <w:sz w:val="20"/>
          <w:szCs w:val="20"/>
          <w:lang w:val="en-US"/>
        </w:rPr>
        <w:t>.</w:t>
      </w:r>
    </w:p>
    <w:p w14:paraId="19FF2EBC" w14:textId="2EFD7795"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Reis, S. et al., 2012: From acid rain to climate change. </w:t>
      </w:r>
      <w:r w:rsidRPr="00A4496F">
        <w:rPr>
          <w:i/>
          <w:sz w:val="20"/>
          <w:szCs w:val="20"/>
          <w:lang w:val="en-US"/>
        </w:rPr>
        <w:t>Science</w:t>
      </w:r>
      <w:r w:rsidRPr="00A4496F">
        <w:rPr>
          <w:sz w:val="20"/>
          <w:szCs w:val="20"/>
          <w:lang w:val="en-US"/>
        </w:rPr>
        <w:t xml:space="preserve">, </w:t>
      </w:r>
      <w:r w:rsidRPr="00A4496F">
        <w:rPr>
          <w:b/>
          <w:sz w:val="20"/>
          <w:szCs w:val="20"/>
          <w:lang w:val="en-US"/>
        </w:rPr>
        <w:t>338(6111)</w:t>
      </w:r>
      <w:r w:rsidRPr="00A4496F">
        <w:rPr>
          <w:sz w:val="20"/>
          <w:szCs w:val="20"/>
          <w:lang w:val="en-US"/>
        </w:rPr>
        <w:t>, 1153–1154, doi:</w:t>
      </w:r>
      <w:hyperlink r:id="rId581" w:history="1">
        <w:r w:rsidRPr="00A4496F">
          <w:rPr>
            <w:rStyle w:val="Lienhypertexte"/>
            <w:sz w:val="20"/>
            <w:szCs w:val="20"/>
            <w:lang w:val="en-US"/>
          </w:rPr>
          <w:t>10.1126/science.1226514</w:t>
        </w:r>
      </w:hyperlink>
      <w:r w:rsidRPr="00A4496F">
        <w:rPr>
          <w:sz w:val="20"/>
          <w:szCs w:val="20"/>
          <w:lang w:val="en-US"/>
        </w:rPr>
        <w:t>.</w:t>
      </w:r>
    </w:p>
    <w:p w14:paraId="4CE160A7" w14:textId="2F07802E"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Ren, L. et al., 2020a: Source attribution of Arctic black carbon and sulfate aerosols and associated Arctic surface warming during 1980–2018. </w:t>
      </w:r>
      <w:r w:rsidRPr="00A4496F">
        <w:rPr>
          <w:i/>
          <w:sz w:val="20"/>
          <w:szCs w:val="20"/>
          <w:lang w:val="en-US"/>
        </w:rPr>
        <w:t>Atmos. Chem. Phys.</w:t>
      </w:r>
      <w:r w:rsidRPr="00A4496F">
        <w:rPr>
          <w:sz w:val="20"/>
          <w:szCs w:val="20"/>
          <w:lang w:val="en-US"/>
        </w:rPr>
        <w:t xml:space="preserve">, </w:t>
      </w:r>
      <w:r w:rsidRPr="00A4496F">
        <w:rPr>
          <w:b/>
          <w:sz w:val="20"/>
          <w:szCs w:val="20"/>
          <w:lang w:val="en-US"/>
        </w:rPr>
        <w:t>20(14)</w:t>
      </w:r>
      <w:r w:rsidRPr="00A4496F">
        <w:rPr>
          <w:sz w:val="20"/>
          <w:szCs w:val="20"/>
          <w:lang w:val="en-US"/>
        </w:rPr>
        <w:t>, 9067–9085, doi:</w:t>
      </w:r>
      <w:hyperlink r:id="rId582" w:history="1">
        <w:r w:rsidRPr="00A4496F">
          <w:rPr>
            <w:rStyle w:val="Lienhypertexte"/>
            <w:sz w:val="20"/>
            <w:szCs w:val="20"/>
            <w:lang w:val="en-US"/>
          </w:rPr>
          <w:t>10.5194/acp-20-9067-2020</w:t>
        </w:r>
      </w:hyperlink>
      <w:r w:rsidRPr="00A4496F">
        <w:rPr>
          <w:sz w:val="20"/>
          <w:szCs w:val="20"/>
          <w:lang w:val="en-US"/>
        </w:rPr>
        <w:t>.</w:t>
      </w:r>
    </w:p>
    <w:p w14:paraId="4DCD22AD" w14:textId="67184A00"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Ren, L. et al., 2020b: Source attribution of Arctic black carbon and sulfate aerosols and associated Arctic surface warming during 1980–2018. </w:t>
      </w:r>
      <w:r w:rsidRPr="00A4496F">
        <w:rPr>
          <w:i/>
          <w:sz w:val="20"/>
          <w:szCs w:val="20"/>
          <w:lang w:val="en-US"/>
        </w:rPr>
        <w:t>Atmos. Chem. Phys.</w:t>
      </w:r>
      <w:r w:rsidRPr="00A4496F">
        <w:rPr>
          <w:sz w:val="20"/>
          <w:szCs w:val="20"/>
          <w:lang w:val="en-US"/>
        </w:rPr>
        <w:t xml:space="preserve">, </w:t>
      </w:r>
      <w:r w:rsidRPr="00A4496F">
        <w:rPr>
          <w:b/>
          <w:sz w:val="20"/>
          <w:szCs w:val="20"/>
          <w:lang w:val="en-US"/>
        </w:rPr>
        <w:t>20(14)</w:t>
      </w:r>
      <w:r w:rsidRPr="00A4496F">
        <w:rPr>
          <w:sz w:val="20"/>
          <w:szCs w:val="20"/>
          <w:lang w:val="en-US"/>
        </w:rPr>
        <w:t>, 9067–9085, doi:</w:t>
      </w:r>
      <w:hyperlink r:id="rId583" w:history="1">
        <w:r w:rsidRPr="00A4496F">
          <w:rPr>
            <w:rStyle w:val="Lienhypertexte"/>
            <w:sz w:val="20"/>
            <w:szCs w:val="20"/>
            <w:lang w:val="en-US"/>
          </w:rPr>
          <w:t>10.5194/acp-20-9067-2020</w:t>
        </w:r>
      </w:hyperlink>
      <w:r w:rsidRPr="00A4496F">
        <w:rPr>
          <w:sz w:val="20"/>
          <w:szCs w:val="20"/>
          <w:lang w:val="en-US"/>
        </w:rPr>
        <w:t>.</w:t>
      </w:r>
    </w:p>
    <w:p w14:paraId="29DBCC06" w14:textId="31546F9E"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Riahi, K. et al., 2017: The Shared Socioeconomic Pathways and their energy, land use, and greenhouse gas emissions implications: An overview. </w:t>
      </w:r>
      <w:r w:rsidRPr="00A4496F">
        <w:rPr>
          <w:i/>
          <w:sz w:val="20"/>
          <w:szCs w:val="20"/>
          <w:lang w:val="en-US"/>
        </w:rPr>
        <w:t>Global Environmental Change</w:t>
      </w:r>
      <w:r w:rsidRPr="00A4496F">
        <w:rPr>
          <w:sz w:val="20"/>
          <w:szCs w:val="20"/>
          <w:lang w:val="en-US"/>
        </w:rPr>
        <w:t xml:space="preserve">, </w:t>
      </w:r>
      <w:r w:rsidRPr="00A4496F">
        <w:rPr>
          <w:b/>
          <w:sz w:val="20"/>
          <w:szCs w:val="20"/>
          <w:lang w:val="en-US"/>
        </w:rPr>
        <w:t>42</w:t>
      </w:r>
      <w:r w:rsidRPr="00A4496F">
        <w:rPr>
          <w:sz w:val="20"/>
          <w:szCs w:val="20"/>
          <w:lang w:val="en-US"/>
        </w:rPr>
        <w:t>, 153–168, doi:</w:t>
      </w:r>
      <w:hyperlink r:id="rId584" w:history="1">
        <w:r w:rsidRPr="00A4496F">
          <w:rPr>
            <w:rStyle w:val="Lienhypertexte"/>
            <w:sz w:val="20"/>
            <w:szCs w:val="20"/>
            <w:lang w:val="en-US"/>
          </w:rPr>
          <w:t>10.1016/j.gloenvcha.2016.05.009</w:t>
        </w:r>
      </w:hyperlink>
      <w:r w:rsidRPr="00A4496F">
        <w:rPr>
          <w:sz w:val="20"/>
          <w:szCs w:val="20"/>
          <w:lang w:val="en-US"/>
        </w:rPr>
        <w:t>.</w:t>
      </w:r>
    </w:p>
    <w:p w14:paraId="0F4ADF09" w14:textId="7BF2A78A"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Ricciardelli, I. et al., 2017: A three-year investigation of daily PM&lt;sub&gt;2.5&lt;/sub&gt; main chemical components in four sites: the routine measurement program of the Supersito Project (Po Valley, Italy). </w:t>
      </w:r>
      <w:r w:rsidRPr="00A4496F">
        <w:rPr>
          <w:i/>
          <w:sz w:val="20"/>
          <w:szCs w:val="20"/>
          <w:lang w:val="en-US"/>
        </w:rPr>
        <w:t>Atmospheric Environment</w:t>
      </w:r>
      <w:r w:rsidRPr="00A4496F">
        <w:rPr>
          <w:sz w:val="20"/>
          <w:szCs w:val="20"/>
          <w:lang w:val="en-US"/>
        </w:rPr>
        <w:t xml:space="preserve">, </w:t>
      </w:r>
      <w:r w:rsidRPr="00A4496F">
        <w:rPr>
          <w:b/>
          <w:sz w:val="20"/>
          <w:szCs w:val="20"/>
          <w:lang w:val="en-US"/>
        </w:rPr>
        <w:t>152</w:t>
      </w:r>
      <w:r w:rsidRPr="00A4496F">
        <w:rPr>
          <w:sz w:val="20"/>
          <w:szCs w:val="20"/>
          <w:lang w:val="en-US"/>
        </w:rPr>
        <w:t>, 418–430, doi:</w:t>
      </w:r>
      <w:hyperlink r:id="rId585" w:history="1">
        <w:r w:rsidRPr="00A4496F">
          <w:rPr>
            <w:rStyle w:val="Lienhypertexte"/>
            <w:sz w:val="20"/>
            <w:szCs w:val="20"/>
            <w:lang w:val="en-US"/>
          </w:rPr>
          <w:t>10.1016/j.atmosenv.2016.12.052</w:t>
        </w:r>
      </w:hyperlink>
      <w:r w:rsidRPr="00A4496F">
        <w:rPr>
          <w:sz w:val="20"/>
          <w:szCs w:val="20"/>
          <w:lang w:val="en-US"/>
        </w:rPr>
        <w:t>.</w:t>
      </w:r>
    </w:p>
    <w:p w14:paraId="271245A1" w14:textId="0D902FC9"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Riddick, S. et al., 2016: Estimate of changes in agricultural terrestrial nitrogen pathways and ammonia emissions from 1850 to present in the\\hack{\\newline} Community Earth System Model. </w:t>
      </w:r>
      <w:r w:rsidRPr="00A4496F">
        <w:rPr>
          <w:i/>
          <w:sz w:val="20"/>
          <w:szCs w:val="20"/>
          <w:lang w:val="en-US"/>
        </w:rPr>
        <w:t>Biogeosciences</w:t>
      </w:r>
      <w:r w:rsidRPr="00A4496F">
        <w:rPr>
          <w:sz w:val="20"/>
          <w:szCs w:val="20"/>
          <w:lang w:val="en-US"/>
        </w:rPr>
        <w:t xml:space="preserve">, </w:t>
      </w:r>
      <w:r w:rsidRPr="00A4496F">
        <w:rPr>
          <w:b/>
          <w:sz w:val="20"/>
          <w:szCs w:val="20"/>
          <w:lang w:val="en-US"/>
        </w:rPr>
        <w:t>13(11)</w:t>
      </w:r>
      <w:r w:rsidRPr="00A4496F">
        <w:rPr>
          <w:sz w:val="20"/>
          <w:szCs w:val="20"/>
          <w:lang w:val="en-US"/>
        </w:rPr>
        <w:t>, 3397–3426, doi:</w:t>
      </w:r>
      <w:hyperlink r:id="rId586" w:history="1">
        <w:r w:rsidRPr="00A4496F">
          <w:rPr>
            <w:rStyle w:val="Lienhypertexte"/>
            <w:sz w:val="20"/>
            <w:szCs w:val="20"/>
            <w:lang w:val="en-US"/>
          </w:rPr>
          <w:t>10.5194/bg-13-3397-2016</w:t>
        </w:r>
      </w:hyperlink>
      <w:r w:rsidRPr="00A4496F">
        <w:rPr>
          <w:sz w:val="20"/>
          <w:szCs w:val="20"/>
          <w:lang w:val="en-US"/>
        </w:rPr>
        <w:t>.</w:t>
      </w:r>
    </w:p>
    <w:p w14:paraId="6F85F454" w14:textId="3598AE01"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Rieder, H.E. et al., 2018: Combining model projections with site-level observations to estimate changes in distributions and seasonality of ozone in surface air over the U.S.A.. </w:t>
      </w:r>
      <w:r w:rsidRPr="00A4496F">
        <w:rPr>
          <w:i/>
          <w:sz w:val="20"/>
          <w:szCs w:val="20"/>
          <w:lang w:val="en-US"/>
        </w:rPr>
        <w:t>Atmospheric Environment</w:t>
      </w:r>
      <w:r w:rsidRPr="00A4496F">
        <w:rPr>
          <w:sz w:val="20"/>
          <w:szCs w:val="20"/>
          <w:lang w:val="en-US"/>
        </w:rPr>
        <w:t xml:space="preserve">, </w:t>
      </w:r>
      <w:r w:rsidRPr="00A4496F">
        <w:rPr>
          <w:b/>
          <w:sz w:val="20"/>
          <w:szCs w:val="20"/>
          <w:lang w:val="en-US"/>
        </w:rPr>
        <w:t>193</w:t>
      </w:r>
      <w:r w:rsidRPr="00A4496F">
        <w:rPr>
          <w:sz w:val="20"/>
          <w:szCs w:val="20"/>
          <w:lang w:val="en-US"/>
        </w:rPr>
        <w:t>, 302–315, doi:</w:t>
      </w:r>
      <w:hyperlink r:id="rId587" w:history="1">
        <w:r w:rsidRPr="00A4496F">
          <w:rPr>
            <w:rStyle w:val="Lienhypertexte"/>
            <w:sz w:val="20"/>
            <w:szCs w:val="20"/>
            <w:lang w:val="en-US"/>
          </w:rPr>
          <w:t>10.1016/j.atmosenv.2018.07.042</w:t>
        </w:r>
      </w:hyperlink>
      <w:r w:rsidRPr="00A4496F">
        <w:rPr>
          <w:sz w:val="20"/>
          <w:szCs w:val="20"/>
          <w:lang w:val="en-US"/>
        </w:rPr>
        <w:t>.</w:t>
      </w:r>
    </w:p>
    <w:p w14:paraId="3D58293D" w14:textId="4F51AFD8"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Rigby, M. et al., 2017: Role of atmospheric oxidation in recent methane growth. </w:t>
      </w:r>
      <w:r w:rsidRPr="00A4496F">
        <w:rPr>
          <w:i/>
          <w:sz w:val="20"/>
          <w:szCs w:val="20"/>
          <w:lang w:val="en-US"/>
        </w:rPr>
        <w:t>Proceedings of the National Academy of Sciences</w:t>
      </w:r>
      <w:r w:rsidRPr="00A4496F">
        <w:rPr>
          <w:sz w:val="20"/>
          <w:szCs w:val="20"/>
          <w:lang w:val="en-US"/>
        </w:rPr>
        <w:t>.</w:t>
      </w:r>
    </w:p>
    <w:p w14:paraId="0BD3D9FF" w14:textId="377C7D5F"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Robinson, M.A., M.R. Olson, Z.G. Liu, and J.J. Schauer, 2015: The effects of emission control strategies on light-absorbing carbon emissions from a modern heavy-duty diesel engine. </w:t>
      </w:r>
      <w:r w:rsidRPr="00A4496F">
        <w:rPr>
          <w:i/>
          <w:sz w:val="20"/>
          <w:szCs w:val="20"/>
          <w:lang w:val="en-US"/>
        </w:rPr>
        <w:t>Journal of the Air &amp; Waste Management Association</w:t>
      </w:r>
      <w:r w:rsidRPr="00A4496F">
        <w:rPr>
          <w:sz w:val="20"/>
          <w:szCs w:val="20"/>
          <w:lang w:val="en-US"/>
        </w:rPr>
        <w:t xml:space="preserve">, </w:t>
      </w:r>
      <w:r w:rsidRPr="00A4496F">
        <w:rPr>
          <w:b/>
          <w:sz w:val="20"/>
          <w:szCs w:val="20"/>
          <w:lang w:val="en-US"/>
        </w:rPr>
        <w:t>65(6)</w:t>
      </w:r>
      <w:r w:rsidRPr="00A4496F">
        <w:rPr>
          <w:sz w:val="20"/>
          <w:szCs w:val="20"/>
          <w:lang w:val="en-US"/>
        </w:rPr>
        <w:t>, 759–766, doi:</w:t>
      </w:r>
      <w:hyperlink r:id="rId588" w:history="1">
        <w:r w:rsidRPr="00A4496F">
          <w:rPr>
            <w:rStyle w:val="Lienhypertexte"/>
            <w:sz w:val="20"/>
            <w:szCs w:val="20"/>
            <w:lang w:val="en-US"/>
          </w:rPr>
          <w:t>10.1080/10962247.2015.1005850</w:t>
        </w:r>
      </w:hyperlink>
      <w:r w:rsidRPr="00A4496F">
        <w:rPr>
          <w:sz w:val="20"/>
          <w:szCs w:val="20"/>
          <w:lang w:val="en-US"/>
        </w:rPr>
        <w:t>.</w:t>
      </w:r>
    </w:p>
    <w:p w14:paraId="3DE280ED" w14:textId="720C8389"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Robock, A., L. Oman, and G.L. Stenchikov, 2008: Regional climate responses to geoengineering with tropical and Arctic SO2 injections. </w:t>
      </w:r>
      <w:r w:rsidRPr="00A4496F">
        <w:rPr>
          <w:i/>
          <w:sz w:val="20"/>
          <w:szCs w:val="20"/>
          <w:lang w:val="en-US"/>
        </w:rPr>
        <w:t>Journal of Geophysical Research Atmospheres</w:t>
      </w:r>
      <w:r w:rsidRPr="00A4496F">
        <w:rPr>
          <w:sz w:val="20"/>
          <w:szCs w:val="20"/>
          <w:lang w:val="en-US"/>
        </w:rPr>
        <w:t xml:space="preserve">, </w:t>
      </w:r>
      <w:r w:rsidRPr="00A4496F">
        <w:rPr>
          <w:b/>
          <w:sz w:val="20"/>
          <w:szCs w:val="20"/>
          <w:lang w:val="en-US"/>
        </w:rPr>
        <w:t>113(16)</w:t>
      </w:r>
      <w:r w:rsidRPr="00A4496F">
        <w:rPr>
          <w:sz w:val="20"/>
          <w:szCs w:val="20"/>
          <w:lang w:val="en-US"/>
        </w:rPr>
        <w:t>, 1–15, doi:</w:t>
      </w:r>
      <w:hyperlink r:id="rId589" w:history="1">
        <w:r w:rsidRPr="00A4496F">
          <w:rPr>
            <w:rStyle w:val="Lienhypertexte"/>
            <w:sz w:val="20"/>
            <w:szCs w:val="20"/>
            <w:lang w:val="en-US"/>
          </w:rPr>
          <w:t>10.1029/2008jd010050</w:t>
        </w:r>
      </w:hyperlink>
      <w:r w:rsidRPr="00A4496F">
        <w:rPr>
          <w:sz w:val="20"/>
          <w:szCs w:val="20"/>
          <w:lang w:val="en-US"/>
        </w:rPr>
        <w:t>.</w:t>
      </w:r>
    </w:p>
    <w:p w14:paraId="651F112F" w14:textId="777B6E58"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Rogelj, J. et al., 2014a: Air-pollution emission ranges consistent with the representative concentration pathways. </w:t>
      </w:r>
      <w:r w:rsidRPr="00A4496F">
        <w:rPr>
          <w:i/>
          <w:sz w:val="20"/>
          <w:szCs w:val="20"/>
          <w:lang w:val="en-US"/>
        </w:rPr>
        <w:t>Nature Climate Change</w:t>
      </w:r>
      <w:r w:rsidRPr="00A4496F">
        <w:rPr>
          <w:sz w:val="20"/>
          <w:szCs w:val="20"/>
          <w:lang w:val="en-US"/>
        </w:rPr>
        <w:t xml:space="preserve">, </w:t>
      </w:r>
      <w:r w:rsidRPr="00A4496F">
        <w:rPr>
          <w:b/>
          <w:sz w:val="20"/>
          <w:szCs w:val="20"/>
          <w:lang w:val="en-US"/>
        </w:rPr>
        <w:t>4(6)</w:t>
      </w:r>
      <w:r w:rsidRPr="00A4496F">
        <w:rPr>
          <w:sz w:val="20"/>
          <w:szCs w:val="20"/>
          <w:lang w:val="en-US"/>
        </w:rPr>
        <w:t>, 446–450, doi:</w:t>
      </w:r>
      <w:hyperlink r:id="rId590" w:history="1">
        <w:r w:rsidRPr="00A4496F">
          <w:rPr>
            <w:rStyle w:val="Lienhypertexte"/>
            <w:sz w:val="20"/>
            <w:szCs w:val="20"/>
            <w:lang w:val="en-US"/>
          </w:rPr>
          <w:t>10.1038/nclimate2178</w:t>
        </w:r>
      </w:hyperlink>
      <w:r w:rsidRPr="00A4496F">
        <w:rPr>
          <w:sz w:val="20"/>
          <w:szCs w:val="20"/>
          <w:lang w:val="en-US"/>
        </w:rPr>
        <w:t>.</w:t>
      </w:r>
    </w:p>
    <w:p w14:paraId="554520C6" w14:textId="037C036A"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Rogelj, J. et al., 2014b: Disentangling the effects of CO &lt;sub&gt;2&lt;/sub&gt; and short-lived climate forcer mitigation. </w:t>
      </w:r>
      <w:r w:rsidRPr="00A4496F">
        <w:rPr>
          <w:i/>
          <w:sz w:val="20"/>
          <w:szCs w:val="20"/>
          <w:lang w:val="en-US"/>
        </w:rPr>
        <w:t>Proceedings of the National Academy of Sciences</w:t>
      </w:r>
      <w:r w:rsidRPr="00A4496F">
        <w:rPr>
          <w:sz w:val="20"/>
          <w:szCs w:val="20"/>
          <w:lang w:val="en-US"/>
        </w:rPr>
        <w:t xml:space="preserve">, </w:t>
      </w:r>
      <w:r w:rsidRPr="00A4496F">
        <w:rPr>
          <w:b/>
          <w:sz w:val="20"/>
          <w:szCs w:val="20"/>
          <w:lang w:val="en-US"/>
        </w:rPr>
        <w:t>111(46)</w:t>
      </w:r>
      <w:r w:rsidRPr="00A4496F">
        <w:rPr>
          <w:sz w:val="20"/>
          <w:szCs w:val="20"/>
          <w:lang w:val="en-US"/>
        </w:rPr>
        <w:t>, 16325–16330, doi:</w:t>
      </w:r>
      <w:hyperlink r:id="rId591" w:history="1">
        <w:r w:rsidRPr="00A4496F">
          <w:rPr>
            <w:rStyle w:val="Lienhypertexte"/>
            <w:sz w:val="20"/>
            <w:szCs w:val="20"/>
            <w:lang w:val="en-US"/>
          </w:rPr>
          <w:t>10.1073/pnas.1415631111</w:t>
        </w:r>
      </w:hyperlink>
      <w:r w:rsidRPr="00A4496F">
        <w:rPr>
          <w:sz w:val="20"/>
          <w:szCs w:val="20"/>
          <w:lang w:val="en-US"/>
        </w:rPr>
        <w:t>.</w:t>
      </w:r>
    </w:p>
    <w:p w14:paraId="479BAF4E" w14:textId="6BB9C56B"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Rogelj, J. et al., 2017: Understanding the origin of Paris Agreement emission uncertainties. </w:t>
      </w:r>
      <w:r w:rsidRPr="00A4496F">
        <w:rPr>
          <w:i/>
          <w:sz w:val="20"/>
          <w:szCs w:val="20"/>
          <w:lang w:val="en-US"/>
        </w:rPr>
        <w:t>Nature Communications</w:t>
      </w:r>
      <w:r w:rsidRPr="00A4496F">
        <w:rPr>
          <w:sz w:val="20"/>
          <w:szCs w:val="20"/>
          <w:lang w:val="en-US"/>
        </w:rPr>
        <w:t xml:space="preserve">, </w:t>
      </w:r>
      <w:r w:rsidRPr="00A4496F">
        <w:rPr>
          <w:b/>
          <w:sz w:val="20"/>
          <w:szCs w:val="20"/>
          <w:lang w:val="en-US"/>
        </w:rPr>
        <w:t>8(1)</w:t>
      </w:r>
      <w:r w:rsidRPr="00A4496F">
        <w:rPr>
          <w:sz w:val="20"/>
          <w:szCs w:val="20"/>
          <w:lang w:val="en-US"/>
        </w:rPr>
        <w:t>, 1–12, doi:</w:t>
      </w:r>
      <w:hyperlink r:id="rId592" w:history="1">
        <w:r w:rsidRPr="00A4496F">
          <w:rPr>
            <w:rStyle w:val="Lienhypertexte"/>
            <w:sz w:val="20"/>
            <w:szCs w:val="20"/>
            <w:lang w:val="en-US"/>
          </w:rPr>
          <w:t>10.1038/ncomms15748</w:t>
        </w:r>
      </w:hyperlink>
      <w:r w:rsidRPr="00A4496F">
        <w:rPr>
          <w:sz w:val="20"/>
          <w:szCs w:val="20"/>
          <w:lang w:val="en-US"/>
        </w:rPr>
        <w:t>.</w:t>
      </w:r>
    </w:p>
    <w:p w14:paraId="50D77FC6" w14:textId="004D3E9D"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Rogelj, J. et al., 2018a: Scenarios towards limiting global mean temperature increase below 1.5°C. </w:t>
      </w:r>
      <w:r w:rsidRPr="00A4496F">
        <w:rPr>
          <w:i/>
          <w:sz w:val="20"/>
          <w:szCs w:val="20"/>
          <w:lang w:val="en-US"/>
        </w:rPr>
        <w:t>Nature Climate Change</w:t>
      </w:r>
      <w:r w:rsidRPr="00A4496F">
        <w:rPr>
          <w:sz w:val="20"/>
          <w:szCs w:val="20"/>
          <w:lang w:val="en-US"/>
        </w:rPr>
        <w:t xml:space="preserve">, </w:t>
      </w:r>
      <w:r w:rsidRPr="00A4496F">
        <w:rPr>
          <w:b/>
          <w:sz w:val="20"/>
          <w:szCs w:val="20"/>
          <w:lang w:val="en-US"/>
        </w:rPr>
        <w:t>8(4)</w:t>
      </w:r>
      <w:r w:rsidRPr="00A4496F">
        <w:rPr>
          <w:sz w:val="20"/>
          <w:szCs w:val="20"/>
          <w:lang w:val="en-US"/>
        </w:rPr>
        <w:t>, 325–332, doi:</w:t>
      </w:r>
      <w:hyperlink r:id="rId593" w:history="1">
        <w:r w:rsidRPr="00A4496F">
          <w:rPr>
            <w:rStyle w:val="Lienhypertexte"/>
            <w:sz w:val="20"/>
            <w:szCs w:val="20"/>
            <w:lang w:val="en-US"/>
          </w:rPr>
          <w:t>10.1038/s41558-018-0091-3</w:t>
        </w:r>
      </w:hyperlink>
      <w:r w:rsidRPr="00A4496F">
        <w:rPr>
          <w:sz w:val="20"/>
          <w:szCs w:val="20"/>
          <w:lang w:val="en-US"/>
        </w:rPr>
        <w:t>.</w:t>
      </w:r>
    </w:p>
    <w:p w14:paraId="2E67B3D9" w14:textId="4948B686"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Rogelj, J. et al., 2018b: Mitigation Pathways Compatible With 1.5°C in the Context of Sustainable Development. In: </w:t>
      </w:r>
      <w:r w:rsidRPr="00A4496F">
        <w:rPr>
          <w:i/>
          <w:sz w:val="20"/>
          <w:szCs w:val="20"/>
          <w:lang w:val="en-US"/>
        </w:rPr>
        <w:t xml:space="preserve">Global Warming of 1.5°C. An IPCC Special Report on the impacts of global warming of 1.5°C above pre-industrial levels and related global greenhouse gas emission pathways, in the context of strengthening the </w:t>
      </w:r>
      <w:r w:rsidRPr="00A4496F">
        <w:rPr>
          <w:i/>
          <w:sz w:val="20"/>
          <w:szCs w:val="20"/>
          <w:lang w:val="en-US"/>
        </w:rPr>
        <w:lastRenderedPageBreak/>
        <w:t>global response to the threat of climate change</w:t>
      </w:r>
      <w:r w:rsidRPr="00A4496F">
        <w:rPr>
          <w:sz w:val="20"/>
          <w:szCs w:val="20"/>
          <w:lang w:val="en-US"/>
        </w:rPr>
        <w:t xml:space="preserve"> [Masson-Delmotte, V., P. Zhai, H.O. Pörtner, D. Roberts, J. Skea, P.R. Shukla, A. Pirani, W. Moufouma-Okia, C. Péan, R. Pidcock, S. Connors, J.B.R. Matthews, Y. Chen, X. Zhou, M.I. Gomis, E. Lonnoy, T. Maycock, M. Tignor, and T. Waterfield (eds.)]. In Press, pp. 93–174.</w:t>
      </w:r>
    </w:p>
    <w:p w14:paraId="058F1C68" w14:textId="2C587A95"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Romer, P.S. et al., 2018: Effects of temperature-dependent NO&lt;sub&gt;x&lt;/sub&gt; emissions on continental ozone production.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18(4)</w:t>
      </w:r>
      <w:r w:rsidRPr="00A4496F">
        <w:rPr>
          <w:sz w:val="20"/>
          <w:szCs w:val="20"/>
          <w:lang w:val="en-US"/>
        </w:rPr>
        <w:t>, 2601–2614, doi:</w:t>
      </w:r>
      <w:hyperlink r:id="rId594" w:history="1">
        <w:r w:rsidRPr="00A4496F">
          <w:rPr>
            <w:rStyle w:val="Lienhypertexte"/>
            <w:sz w:val="20"/>
            <w:szCs w:val="20"/>
            <w:lang w:val="en-US"/>
          </w:rPr>
          <w:t>10.5194/acp-18-2601-2018</w:t>
        </w:r>
      </w:hyperlink>
      <w:r w:rsidRPr="00A4496F">
        <w:rPr>
          <w:sz w:val="20"/>
          <w:szCs w:val="20"/>
          <w:lang w:val="en-US"/>
        </w:rPr>
        <w:t>.</w:t>
      </w:r>
    </w:p>
    <w:p w14:paraId="59637195" w14:textId="34A6C5AC"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Rooney, B. et al., 2020: Air quality impact of the Northern California Camp Fire of November 2018.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20(23)</w:t>
      </w:r>
      <w:r w:rsidRPr="00A4496F">
        <w:rPr>
          <w:sz w:val="20"/>
          <w:szCs w:val="20"/>
          <w:lang w:val="en-US"/>
        </w:rPr>
        <w:t>, 14597–14616, doi:</w:t>
      </w:r>
      <w:hyperlink r:id="rId595" w:history="1">
        <w:r w:rsidRPr="00A4496F">
          <w:rPr>
            <w:rStyle w:val="Lienhypertexte"/>
            <w:sz w:val="20"/>
            <w:szCs w:val="20"/>
            <w:lang w:val="en-US"/>
          </w:rPr>
          <w:t>10.5194/acp-20-14597-2020</w:t>
        </w:r>
      </w:hyperlink>
      <w:r w:rsidRPr="00A4496F">
        <w:rPr>
          <w:sz w:val="20"/>
          <w:szCs w:val="20"/>
          <w:lang w:val="en-US"/>
        </w:rPr>
        <w:t>.</w:t>
      </w:r>
    </w:p>
    <w:p w14:paraId="7CFA240F" w14:textId="4BB40D60"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Rosenstiel, T.N., M.J. Potosnak, K.L. Griffin, R. Fall, and R.K. Monson, 2003: Increased CO2 uncouples growth from isoprene emission in an agriforest ecosystem. </w:t>
      </w:r>
      <w:r w:rsidRPr="00A4496F">
        <w:rPr>
          <w:i/>
          <w:sz w:val="20"/>
          <w:szCs w:val="20"/>
          <w:lang w:val="en-US"/>
        </w:rPr>
        <w:t>Nature</w:t>
      </w:r>
      <w:r w:rsidRPr="00A4496F">
        <w:rPr>
          <w:sz w:val="20"/>
          <w:szCs w:val="20"/>
          <w:lang w:val="en-US"/>
        </w:rPr>
        <w:t xml:space="preserve">, </w:t>
      </w:r>
      <w:r w:rsidRPr="00A4496F">
        <w:rPr>
          <w:b/>
          <w:sz w:val="20"/>
          <w:szCs w:val="20"/>
          <w:lang w:val="en-US"/>
        </w:rPr>
        <w:t>421(6920)</w:t>
      </w:r>
      <w:r w:rsidRPr="00A4496F">
        <w:rPr>
          <w:sz w:val="20"/>
          <w:szCs w:val="20"/>
          <w:lang w:val="en-US"/>
        </w:rPr>
        <w:t>, 256–259, doi:</w:t>
      </w:r>
      <w:hyperlink r:id="rId596" w:history="1">
        <w:r w:rsidRPr="00A4496F">
          <w:rPr>
            <w:rStyle w:val="Lienhypertexte"/>
            <w:sz w:val="20"/>
            <w:szCs w:val="20"/>
            <w:lang w:val="en-US"/>
          </w:rPr>
          <w:t>10.1038/nature01312</w:t>
        </w:r>
      </w:hyperlink>
      <w:r w:rsidRPr="00A4496F">
        <w:rPr>
          <w:sz w:val="20"/>
          <w:szCs w:val="20"/>
          <w:lang w:val="en-US"/>
        </w:rPr>
        <w:t>.</w:t>
      </w:r>
    </w:p>
    <w:p w14:paraId="55720A35" w14:textId="0C859BC0"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Rossabi, S. and D. Helmig, 2018: Changes in Atmospheric Butanes and Pentanes and Their Isomeric Ratios in the Continental United States. </w:t>
      </w:r>
      <w:r w:rsidRPr="00A4496F">
        <w:rPr>
          <w:i/>
          <w:sz w:val="20"/>
          <w:szCs w:val="20"/>
          <w:lang w:val="en-US"/>
        </w:rPr>
        <w:t>Journal of Geophysical Research: Atmospheres</w:t>
      </w:r>
      <w:r w:rsidRPr="00A4496F">
        <w:rPr>
          <w:sz w:val="20"/>
          <w:szCs w:val="20"/>
          <w:lang w:val="en-US"/>
        </w:rPr>
        <w:t xml:space="preserve">, </w:t>
      </w:r>
      <w:r w:rsidRPr="00A4496F">
        <w:rPr>
          <w:b/>
          <w:sz w:val="20"/>
          <w:szCs w:val="20"/>
          <w:lang w:val="en-US"/>
        </w:rPr>
        <w:t>123(7)</w:t>
      </w:r>
      <w:r w:rsidRPr="00A4496F">
        <w:rPr>
          <w:sz w:val="20"/>
          <w:szCs w:val="20"/>
          <w:lang w:val="en-US"/>
        </w:rPr>
        <w:t>, 3772–3790, doi:</w:t>
      </w:r>
      <w:hyperlink r:id="rId597" w:history="1">
        <w:r w:rsidRPr="00A4496F">
          <w:rPr>
            <w:rStyle w:val="Lienhypertexte"/>
            <w:sz w:val="20"/>
            <w:szCs w:val="20"/>
            <w:lang w:val="en-US"/>
          </w:rPr>
          <w:t>10.1002/2017jd027709</w:t>
        </w:r>
      </w:hyperlink>
      <w:r w:rsidRPr="00A4496F">
        <w:rPr>
          <w:sz w:val="20"/>
          <w:szCs w:val="20"/>
          <w:lang w:val="en-US"/>
        </w:rPr>
        <w:t>.</w:t>
      </w:r>
    </w:p>
    <w:p w14:paraId="7CB4C886" w14:textId="73A63CC6"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Rowlinson, M.J. et al., 2019: Impact of El Niño-Southern Oscillation on the interannual variability of methane and tropospheric ozone.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19(13)</w:t>
      </w:r>
      <w:r w:rsidRPr="00A4496F">
        <w:rPr>
          <w:sz w:val="20"/>
          <w:szCs w:val="20"/>
          <w:lang w:val="en-US"/>
        </w:rPr>
        <w:t>, 8669–8686, doi:</w:t>
      </w:r>
      <w:hyperlink r:id="rId598" w:history="1">
        <w:r w:rsidRPr="00A4496F">
          <w:rPr>
            <w:rStyle w:val="Lienhypertexte"/>
            <w:sz w:val="20"/>
            <w:szCs w:val="20"/>
            <w:lang w:val="en-US"/>
          </w:rPr>
          <w:t>10.5194/acp-19-8669-2019</w:t>
        </w:r>
      </w:hyperlink>
      <w:r w:rsidRPr="00A4496F">
        <w:rPr>
          <w:sz w:val="20"/>
          <w:szCs w:val="20"/>
          <w:lang w:val="en-US"/>
        </w:rPr>
        <w:t>.</w:t>
      </w:r>
    </w:p>
    <w:p w14:paraId="4B76743C" w14:textId="17AA768B"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Ru, M., D.T. Shindell, K.M. Seltzer, S. Tao, and Q. Zhong, 2018: The long-term relationship between emissions and economic growth for SO 2 , CO 2 , and BC. </w:t>
      </w:r>
      <w:r w:rsidRPr="00A4496F">
        <w:rPr>
          <w:i/>
          <w:sz w:val="20"/>
          <w:szCs w:val="20"/>
          <w:lang w:val="en-US"/>
        </w:rPr>
        <w:t>Environmental Research Letters</w:t>
      </w:r>
      <w:r w:rsidRPr="00A4496F">
        <w:rPr>
          <w:sz w:val="20"/>
          <w:szCs w:val="20"/>
          <w:lang w:val="en-US"/>
        </w:rPr>
        <w:t xml:space="preserve">, </w:t>
      </w:r>
      <w:r w:rsidRPr="00A4496F">
        <w:rPr>
          <w:b/>
          <w:sz w:val="20"/>
          <w:szCs w:val="20"/>
          <w:lang w:val="en-US"/>
        </w:rPr>
        <w:t>13(12)</w:t>
      </w:r>
      <w:r w:rsidRPr="00A4496F">
        <w:rPr>
          <w:sz w:val="20"/>
          <w:szCs w:val="20"/>
          <w:lang w:val="en-US"/>
        </w:rPr>
        <w:t>, 124021, doi:</w:t>
      </w:r>
      <w:hyperlink r:id="rId599" w:history="1">
        <w:r w:rsidRPr="00A4496F">
          <w:rPr>
            <w:rStyle w:val="Lienhypertexte"/>
            <w:sz w:val="20"/>
            <w:szCs w:val="20"/>
            <w:lang w:val="en-US"/>
          </w:rPr>
          <w:t>10.1088/1748-9326/aaece2</w:t>
        </w:r>
      </w:hyperlink>
      <w:r w:rsidRPr="00A4496F">
        <w:rPr>
          <w:sz w:val="20"/>
          <w:szCs w:val="20"/>
          <w:lang w:val="en-US"/>
        </w:rPr>
        <w:t>.</w:t>
      </w:r>
    </w:p>
    <w:p w14:paraId="0192769C" w14:textId="62BD62FB"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Ryder, C.L. et al., 2018: Coarse-mode mineral dust size distributions, composition and optical properties from AER-D aircraft measurements over the tropical eastern Atlantic. </w:t>
      </w:r>
      <w:r w:rsidRPr="00A4496F">
        <w:rPr>
          <w:i/>
          <w:sz w:val="20"/>
          <w:szCs w:val="20"/>
          <w:lang w:val="en-US"/>
        </w:rPr>
        <w:t>Atmos. Chem. Phys.</w:t>
      </w:r>
      <w:r w:rsidRPr="00A4496F">
        <w:rPr>
          <w:sz w:val="20"/>
          <w:szCs w:val="20"/>
          <w:lang w:val="en-US"/>
        </w:rPr>
        <w:t xml:space="preserve">, </w:t>
      </w:r>
      <w:r w:rsidRPr="00A4496F">
        <w:rPr>
          <w:b/>
          <w:sz w:val="20"/>
          <w:szCs w:val="20"/>
          <w:lang w:val="en-US"/>
        </w:rPr>
        <w:t>18(23)</w:t>
      </w:r>
      <w:r w:rsidRPr="00A4496F">
        <w:rPr>
          <w:sz w:val="20"/>
          <w:szCs w:val="20"/>
          <w:lang w:val="en-US"/>
        </w:rPr>
        <w:t>, 17225–17257, doi:</w:t>
      </w:r>
      <w:hyperlink r:id="rId600" w:history="1">
        <w:r w:rsidRPr="00A4496F">
          <w:rPr>
            <w:rStyle w:val="Lienhypertexte"/>
            <w:sz w:val="20"/>
            <w:szCs w:val="20"/>
            <w:lang w:val="en-US"/>
          </w:rPr>
          <w:t>10.5194/acp-18-17225-2018</w:t>
        </w:r>
      </w:hyperlink>
      <w:r w:rsidRPr="00A4496F">
        <w:rPr>
          <w:sz w:val="20"/>
          <w:szCs w:val="20"/>
          <w:lang w:val="en-US"/>
        </w:rPr>
        <w:t>.</w:t>
      </w:r>
    </w:p>
    <w:p w14:paraId="168B24BB" w14:textId="2C3BF5E1"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Saari, R.K., N.E. Selin, S. Rausch, and T.M. Thompson, 2015: A self-consistent method to assess air quality co-benefits from U.S. climate policies. </w:t>
      </w:r>
      <w:r w:rsidRPr="00A4496F">
        <w:rPr>
          <w:i/>
          <w:sz w:val="20"/>
          <w:szCs w:val="20"/>
          <w:lang w:val="en-US"/>
        </w:rPr>
        <w:t>Journal of the Air &amp; Waste Management Association</w:t>
      </w:r>
      <w:r w:rsidRPr="00A4496F">
        <w:rPr>
          <w:sz w:val="20"/>
          <w:szCs w:val="20"/>
          <w:lang w:val="en-US"/>
        </w:rPr>
        <w:t xml:space="preserve">, </w:t>
      </w:r>
      <w:r w:rsidRPr="00A4496F">
        <w:rPr>
          <w:b/>
          <w:sz w:val="20"/>
          <w:szCs w:val="20"/>
          <w:lang w:val="en-US"/>
        </w:rPr>
        <w:t>65(1)</w:t>
      </w:r>
      <w:r w:rsidRPr="00A4496F">
        <w:rPr>
          <w:sz w:val="20"/>
          <w:szCs w:val="20"/>
          <w:lang w:val="en-US"/>
        </w:rPr>
        <w:t>, 74–89, doi:</w:t>
      </w:r>
      <w:hyperlink r:id="rId601" w:history="1">
        <w:r w:rsidRPr="00A4496F">
          <w:rPr>
            <w:rStyle w:val="Lienhypertexte"/>
            <w:sz w:val="20"/>
            <w:szCs w:val="20"/>
            <w:lang w:val="en-US"/>
          </w:rPr>
          <w:t>10.1080/10962247.2014.959139</w:t>
        </w:r>
      </w:hyperlink>
      <w:r w:rsidRPr="00A4496F">
        <w:rPr>
          <w:sz w:val="20"/>
          <w:szCs w:val="20"/>
          <w:lang w:val="en-US"/>
        </w:rPr>
        <w:t>.</w:t>
      </w:r>
    </w:p>
    <w:p w14:paraId="13547DC0" w14:textId="74C1E089"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Sadiq, M., A.P.K. Tai, D. Lombardozzi, and M. Val Martin, 2017: Effects of ozone–vegetation coupling on surface ozone air quality via biogeochemical and meteorological feedbacks.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17(4)</w:t>
      </w:r>
      <w:r w:rsidRPr="00A4496F">
        <w:rPr>
          <w:sz w:val="20"/>
          <w:szCs w:val="20"/>
          <w:lang w:val="en-US"/>
        </w:rPr>
        <w:t>, 3055–3066, doi:</w:t>
      </w:r>
      <w:hyperlink r:id="rId602" w:history="1">
        <w:r w:rsidRPr="00A4496F">
          <w:rPr>
            <w:rStyle w:val="Lienhypertexte"/>
            <w:sz w:val="20"/>
            <w:szCs w:val="20"/>
            <w:lang w:val="en-US"/>
          </w:rPr>
          <w:t>10.5194/acp-17-3055-2017</w:t>
        </w:r>
      </w:hyperlink>
      <w:r w:rsidRPr="00A4496F">
        <w:rPr>
          <w:sz w:val="20"/>
          <w:szCs w:val="20"/>
          <w:lang w:val="en-US"/>
        </w:rPr>
        <w:t>.</w:t>
      </w:r>
    </w:p>
    <w:p w14:paraId="4CCFE50D" w14:textId="524B9C4B"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Saiz-Lopez, A. et al., 2012: Estimating the climate significance of halogen-driven ozone loss in the tropical marine troposphere.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12(9)</w:t>
      </w:r>
      <w:r w:rsidRPr="00A4496F">
        <w:rPr>
          <w:sz w:val="20"/>
          <w:szCs w:val="20"/>
          <w:lang w:val="en-US"/>
        </w:rPr>
        <w:t>, 3939–3949, doi:</w:t>
      </w:r>
      <w:hyperlink r:id="rId603" w:history="1">
        <w:r w:rsidRPr="00A4496F">
          <w:rPr>
            <w:rStyle w:val="Lienhypertexte"/>
            <w:sz w:val="20"/>
            <w:szCs w:val="20"/>
            <w:lang w:val="en-US"/>
          </w:rPr>
          <w:t>10.5194/acp-12-3939-2012</w:t>
        </w:r>
      </w:hyperlink>
      <w:r w:rsidRPr="00A4496F">
        <w:rPr>
          <w:sz w:val="20"/>
          <w:szCs w:val="20"/>
          <w:lang w:val="en-US"/>
        </w:rPr>
        <w:t>.</w:t>
      </w:r>
    </w:p>
    <w:p w14:paraId="39B7D166" w14:textId="0345CF83"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Sajeev, E.P.M., B. Amon, C. Ammon, W. Zollitsch, and W. Winiwarter, 2018: Evaluating the potential of dietary crude protein manipulation in reducing ammonia emissions from cattle and pig manure: A meta-analysis. </w:t>
      </w:r>
      <w:r w:rsidRPr="00A4496F">
        <w:rPr>
          <w:i/>
          <w:sz w:val="20"/>
          <w:szCs w:val="20"/>
          <w:lang w:val="en-US"/>
        </w:rPr>
        <w:t>Nutrient Cycling in Agroecosystems</w:t>
      </w:r>
      <w:r w:rsidRPr="00A4496F">
        <w:rPr>
          <w:sz w:val="20"/>
          <w:szCs w:val="20"/>
          <w:lang w:val="en-US"/>
        </w:rPr>
        <w:t xml:space="preserve">, </w:t>
      </w:r>
      <w:r w:rsidRPr="00A4496F">
        <w:rPr>
          <w:b/>
          <w:sz w:val="20"/>
          <w:szCs w:val="20"/>
          <w:lang w:val="en-US"/>
        </w:rPr>
        <w:t>110(1)</w:t>
      </w:r>
      <w:r w:rsidRPr="00A4496F">
        <w:rPr>
          <w:sz w:val="20"/>
          <w:szCs w:val="20"/>
          <w:lang w:val="en-US"/>
        </w:rPr>
        <w:t>, 161–175, doi:</w:t>
      </w:r>
      <w:hyperlink r:id="rId604" w:history="1">
        <w:r w:rsidRPr="00A4496F">
          <w:rPr>
            <w:rStyle w:val="Lienhypertexte"/>
            <w:sz w:val="20"/>
            <w:szCs w:val="20"/>
            <w:lang w:val="en-US"/>
          </w:rPr>
          <w:t>10.1007/s10705-017-9893-3</w:t>
        </w:r>
      </w:hyperlink>
      <w:r w:rsidRPr="00A4496F">
        <w:rPr>
          <w:sz w:val="20"/>
          <w:szCs w:val="20"/>
          <w:lang w:val="en-US"/>
        </w:rPr>
        <w:t>.</w:t>
      </w:r>
    </w:p>
    <w:p w14:paraId="283698C7" w14:textId="26978DD2"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Saliba, G. et al., 2019: Factors driving the seasonal and hourly variability of sea-spray aerosol number in the North Atlantic. </w:t>
      </w:r>
      <w:r w:rsidRPr="00A4496F">
        <w:rPr>
          <w:i/>
          <w:sz w:val="20"/>
          <w:szCs w:val="20"/>
          <w:lang w:val="en-US"/>
        </w:rPr>
        <w:t>Proceedings of the National Academy of Sciences of the United States of America</w:t>
      </w:r>
      <w:r w:rsidRPr="00A4496F">
        <w:rPr>
          <w:sz w:val="20"/>
          <w:szCs w:val="20"/>
          <w:lang w:val="en-US"/>
        </w:rPr>
        <w:t xml:space="preserve">, </w:t>
      </w:r>
      <w:r w:rsidRPr="00A4496F">
        <w:rPr>
          <w:b/>
          <w:sz w:val="20"/>
          <w:szCs w:val="20"/>
          <w:lang w:val="en-US"/>
        </w:rPr>
        <w:t>116(41)</w:t>
      </w:r>
      <w:r w:rsidRPr="00A4496F">
        <w:rPr>
          <w:sz w:val="20"/>
          <w:szCs w:val="20"/>
          <w:lang w:val="en-US"/>
        </w:rPr>
        <w:t>, 20309–20314, doi:</w:t>
      </w:r>
      <w:hyperlink r:id="rId605" w:history="1">
        <w:r w:rsidRPr="00A4496F">
          <w:rPr>
            <w:rStyle w:val="Lienhypertexte"/>
            <w:sz w:val="20"/>
            <w:szCs w:val="20"/>
            <w:lang w:val="en-US"/>
          </w:rPr>
          <w:t>10.1073/pnas.1907574116</w:t>
        </w:r>
      </w:hyperlink>
      <w:r w:rsidRPr="00A4496F">
        <w:rPr>
          <w:sz w:val="20"/>
          <w:szCs w:val="20"/>
          <w:lang w:val="en-US"/>
        </w:rPr>
        <w:t>.</w:t>
      </w:r>
    </w:p>
    <w:p w14:paraId="1F287481" w14:textId="0BD67B53"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Salter, M.E., E.D. Nilsson, A. Butcher, and M. Bilde, 2014: On the seawater temperature dependence of the sea spray aerosol generated by a continuous plunging jet. </w:t>
      </w:r>
      <w:r w:rsidRPr="00A4496F">
        <w:rPr>
          <w:i/>
          <w:sz w:val="20"/>
          <w:szCs w:val="20"/>
          <w:lang w:val="en-US"/>
        </w:rPr>
        <w:t>Journal of Geophysical Research</w:t>
      </w:r>
      <w:r w:rsidRPr="00A4496F">
        <w:rPr>
          <w:sz w:val="20"/>
          <w:szCs w:val="20"/>
          <w:lang w:val="en-US"/>
        </w:rPr>
        <w:t xml:space="preserve">, </w:t>
      </w:r>
      <w:r w:rsidRPr="00A4496F">
        <w:rPr>
          <w:b/>
          <w:sz w:val="20"/>
          <w:szCs w:val="20"/>
          <w:lang w:val="en-US"/>
        </w:rPr>
        <w:t>119(14)</w:t>
      </w:r>
      <w:r w:rsidRPr="00A4496F">
        <w:rPr>
          <w:sz w:val="20"/>
          <w:szCs w:val="20"/>
          <w:lang w:val="en-US"/>
        </w:rPr>
        <w:t>, 9052–9072, doi:</w:t>
      </w:r>
      <w:hyperlink r:id="rId606" w:history="1">
        <w:r w:rsidRPr="00A4496F">
          <w:rPr>
            <w:rStyle w:val="Lienhypertexte"/>
            <w:sz w:val="20"/>
            <w:szCs w:val="20"/>
            <w:lang w:val="en-US"/>
          </w:rPr>
          <w:t>10.1002/2013jd021376</w:t>
        </w:r>
      </w:hyperlink>
      <w:r w:rsidRPr="00A4496F">
        <w:rPr>
          <w:sz w:val="20"/>
          <w:szCs w:val="20"/>
          <w:lang w:val="en-US"/>
        </w:rPr>
        <w:t>.</w:t>
      </w:r>
    </w:p>
    <w:p w14:paraId="3E45DD0B" w14:textId="3371285E"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Samset, B.H., J.S. Fuglestvedt, and M.T. Lund, 2020: Delayed emergence of a global temperature response after emission mitigation. </w:t>
      </w:r>
      <w:r w:rsidRPr="00A4496F">
        <w:rPr>
          <w:i/>
          <w:sz w:val="20"/>
          <w:szCs w:val="20"/>
          <w:lang w:val="en-US"/>
        </w:rPr>
        <w:t>Nature Communications</w:t>
      </w:r>
      <w:r w:rsidRPr="00A4496F">
        <w:rPr>
          <w:sz w:val="20"/>
          <w:szCs w:val="20"/>
          <w:lang w:val="en-US"/>
        </w:rPr>
        <w:t xml:space="preserve">, </w:t>
      </w:r>
      <w:r w:rsidRPr="00A4496F">
        <w:rPr>
          <w:b/>
          <w:sz w:val="20"/>
          <w:szCs w:val="20"/>
          <w:lang w:val="en-US"/>
        </w:rPr>
        <w:t>11(1)</w:t>
      </w:r>
      <w:r w:rsidRPr="00A4496F">
        <w:rPr>
          <w:sz w:val="20"/>
          <w:szCs w:val="20"/>
          <w:lang w:val="en-US"/>
        </w:rPr>
        <w:t>, doi:</w:t>
      </w:r>
      <w:hyperlink r:id="rId607" w:history="1">
        <w:r w:rsidRPr="00A4496F">
          <w:rPr>
            <w:rStyle w:val="Lienhypertexte"/>
            <w:sz w:val="20"/>
            <w:szCs w:val="20"/>
            <w:lang w:val="en-US"/>
          </w:rPr>
          <w:t>10.1038/s41467-020-17001-1</w:t>
        </w:r>
      </w:hyperlink>
      <w:r w:rsidRPr="00A4496F">
        <w:rPr>
          <w:sz w:val="20"/>
          <w:szCs w:val="20"/>
          <w:lang w:val="en-US"/>
        </w:rPr>
        <w:t>.</w:t>
      </w:r>
    </w:p>
    <w:p w14:paraId="17265AFE" w14:textId="6FC112F6"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Samset, B.H. et al., 2013: Black carbon vertical profiles strongly affect its radiative forcing uncertainty.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13(5)</w:t>
      </w:r>
      <w:r w:rsidRPr="00A4496F">
        <w:rPr>
          <w:sz w:val="20"/>
          <w:szCs w:val="20"/>
          <w:lang w:val="en-US"/>
        </w:rPr>
        <w:t>, 2423–2434, doi:</w:t>
      </w:r>
      <w:hyperlink r:id="rId608" w:history="1">
        <w:r w:rsidRPr="00A4496F">
          <w:rPr>
            <w:rStyle w:val="Lienhypertexte"/>
            <w:sz w:val="20"/>
            <w:szCs w:val="20"/>
            <w:lang w:val="en-US"/>
          </w:rPr>
          <w:t>10.5194/acp-13-2423-2013</w:t>
        </w:r>
      </w:hyperlink>
      <w:r w:rsidRPr="00A4496F">
        <w:rPr>
          <w:sz w:val="20"/>
          <w:szCs w:val="20"/>
          <w:lang w:val="en-US"/>
        </w:rPr>
        <w:t>.</w:t>
      </w:r>
    </w:p>
    <w:p w14:paraId="5D01561C" w14:textId="7BA22B1B"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Samset, B.H. et al., 2016: Fast and slow precipitation responses to individual climate forcers: A PDRMIP multimodel study. </w:t>
      </w:r>
      <w:r w:rsidRPr="00A4496F">
        <w:rPr>
          <w:i/>
          <w:sz w:val="20"/>
          <w:szCs w:val="20"/>
          <w:lang w:val="en-US"/>
        </w:rPr>
        <w:t>Geophysical Research Letters</w:t>
      </w:r>
      <w:r w:rsidRPr="00A4496F">
        <w:rPr>
          <w:sz w:val="20"/>
          <w:szCs w:val="20"/>
          <w:lang w:val="en-US"/>
        </w:rPr>
        <w:t xml:space="preserve">, </w:t>
      </w:r>
      <w:r w:rsidRPr="00A4496F">
        <w:rPr>
          <w:b/>
          <w:sz w:val="20"/>
          <w:szCs w:val="20"/>
          <w:lang w:val="en-US"/>
        </w:rPr>
        <w:t>43(6)</w:t>
      </w:r>
      <w:r w:rsidRPr="00A4496F">
        <w:rPr>
          <w:sz w:val="20"/>
          <w:szCs w:val="20"/>
          <w:lang w:val="en-US"/>
        </w:rPr>
        <w:t>, 2782–2791, doi:</w:t>
      </w:r>
      <w:hyperlink r:id="rId609" w:history="1">
        <w:r w:rsidRPr="00A4496F">
          <w:rPr>
            <w:rStyle w:val="Lienhypertexte"/>
            <w:sz w:val="20"/>
            <w:szCs w:val="20"/>
            <w:lang w:val="en-US"/>
          </w:rPr>
          <w:t>10.1002/2016gl068064</w:t>
        </w:r>
      </w:hyperlink>
      <w:r w:rsidRPr="00A4496F">
        <w:rPr>
          <w:sz w:val="20"/>
          <w:szCs w:val="20"/>
          <w:lang w:val="en-US"/>
        </w:rPr>
        <w:t>.</w:t>
      </w:r>
    </w:p>
    <w:p w14:paraId="175C91FD" w14:textId="405FC67C"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Samset, B.H. et al., 2018: Climate Impacts From a Removal of Anthropogenic Aerosol Emissions. </w:t>
      </w:r>
      <w:r w:rsidRPr="00A4496F">
        <w:rPr>
          <w:i/>
          <w:sz w:val="20"/>
          <w:szCs w:val="20"/>
          <w:lang w:val="en-US"/>
        </w:rPr>
        <w:t>Geophysical Research Letters</w:t>
      </w:r>
      <w:r w:rsidRPr="00A4496F">
        <w:rPr>
          <w:sz w:val="20"/>
          <w:szCs w:val="20"/>
          <w:lang w:val="en-US"/>
        </w:rPr>
        <w:t xml:space="preserve">, </w:t>
      </w:r>
      <w:r w:rsidRPr="00A4496F">
        <w:rPr>
          <w:b/>
          <w:sz w:val="20"/>
          <w:szCs w:val="20"/>
          <w:lang w:val="en-US"/>
        </w:rPr>
        <w:t>45(2)</w:t>
      </w:r>
      <w:r w:rsidRPr="00A4496F">
        <w:rPr>
          <w:sz w:val="20"/>
          <w:szCs w:val="20"/>
          <w:lang w:val="en-US"/>
        </w:rPr>
        <w:t>, 1020–1029, doi:</w:t>
      </w:r>
      <w:hyperlink r:id="rId610" w:history="1">
        <w:r w:rsidRPr="00A4496F">
          <w:rPr>
            <w:rStyle w:val="Lienhypertexte"/>
            <w:sz w:val="20"/>
            <w:szCs w:val="20"/>
            <w:lang w:val="en-US"/>
          </w:rPr>
          <w:t>10.1002/2017gl076079</w:t>
        </w:r>
      </w:hyperlink>
      <w:r w:rsidRPr="00A4496F">
        <w:rPr>
          <w:sz w:val="20"/>
          <w:szCs w:val="20"/>
          <w:lang w:val="en-US"/>
        </w:rPr>
        <w:t>.</w:t>
      </w:r>
    </w:p>
    <w:p w14:paraId="354E5E76" w14:textId="2F9CDDBD"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Samyn, D., C. Vega, H. Motoyama, and V. Pohjola, 2012: Nitrate and sulfate anthropogenic trends in the 20th century from five svalbard ice cores. </w:t>
      </w:r>
      <w:r w:rsidRPr="00A4496F">
        <w:rPr>
          <w:i/>
          <w:sz w:val="20"/>
          <w:szCs w:val="20"/>
          <w:lang w:val="en-US"/>
        </w:rPr>
        <w:t>Arctic, Antarctic, and Alpine Research</w:t>
      </w:r>
      <w:r w:rsidRPr="00A4496F">
        <w:rPr>
          <w:sz w:val="20"/>
          <w:szCs w:val="20"/>
          <w:lang w:val="en-US"/>
        </w:rPr>
        <w:t xml:space="preserve">, </w:t>
      </w:r>
      <w:r w:rsidRPr="00A4496F">
        <w:rPr>
          <w:b/>
          <w:sz w:val="20"/>
          <w:szCs w:val="20"/>
          <w:lang w:val="en-US"/>
        </w:rPr>
        <w:t>44(4)</w:t>
      </w:r>
      <w:r w:rsidRPr="00A4496F">
        <w:rPr>
          <w:sz w:val="20"/>
          <w:szCs w:val="20"/>
          <w:lang w:val="en-US"/>
        </w:rPr>
        <w:t>, 490–499, doi:</w:t>
      </w:r>
      <w:hyperlink r:id="rId611" w:history="1">
        <w:r w:rsidRPr="00A4496F">
          <w:rPr>
            <w:rStyle w:val="Lienhypertexte"/>
            <w:sz w:val="20"/>
            <w:szCs w:val="20"/>
            <w:lang w:val="en-US"/>
          </w:rPr>
          <w:t>10.1657/1938-4246-44.4.490</w:t>
        </w:r>
      </w:hyperlink>
      <w:r w:rsidRPr="00A4496F">
        <w:rPr>
          <w:sz w:val="20"/>
          <w:szCs w:val="20"/>
          <w:lang w:val="en-US"/>
        </w:rPr>
        <w:t>.</w:t>
      </w:r>
    </w:p>
    <w:p w14:paraId="2FF375CD" w14:textId="63CD512F"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Sand, M., T.K. Berntsen, Seland, and J.E. Kristjánsson, 2013a: Arctic surface temperature change to emissions of black carbon within Arctic or midlatitudes. </w:t>
      </w:r>
      <w:r w:rsidRPr="00A4496F">
        <w:rPr>
          <w:i/>
          <w:sz w:val="20"/>
          <w:szCs w:val="20"/>
          <w:lang w:val="en-US"/>
        </w:rPr>
        <w:t>Journal of Geophysical Research: Atmospheres</w:t>
      </w:r>
      <w:r w:rsidRPr="00A4496F">
        <w:rPr>
          <w:sz w:val="20"/>
          <w:szCs w:val="20"/>
          <w:lang w:val="en-US"/>
        </w:rPr>
        <w:t xml:space="preserve">, </w:t>
      </w:r>
      <w:r w:rsidRPr="00A4496F">
        <w:rPr>
          <w:b/>
          <w:sz w:val="20"/>
          <w:szCs w:val="20"/>
          <w:lang w:val="en-US"/>
        </w:rPr>
        <w:t>118(14)</w:t>
      </w:r>
      <w:r w:rsidRPr="00A4496F">
        <w:rPr>
          <w:sz w:val="20"/>
          <w:szCs w:val="20"/>
          <w:lang w:val="en-US"/>
        </w:rPr>
        <w:t>, 7788–7798, doi:</w:t>
      </w:r>
      <w:hyperlink r:id="rId612" w:history="1">
        <w:r w:rsidRPr="00A4496F">
          <w:rPr>
            <w:rStyle w:val="Lienhypertexte"/>
            <w:sz w:val="20"/>
            <w:szCs w:val="20"/>
            <w:lang w:val="en-US"/>
          </w:rPr>
          <w:t>10.1002/jgrd.50613</w:t>
        </w:r>
      </w:hyperlink>
      <w:r w:rsidRPr="00A4496F">
        <w:rPr>
          <w:sz w:val="20"/>
          <w:szCs w:val="20"/>
          <w:lang w:val="en-US"/>
        </w:rPr>
        <w:t>.</w:t>
      </w:r>
    </w:p>
    <w:p w14:paraId="56B053EF" w14:textId="0380550C"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Sand, M., T.K. Berntsen, A.M.L. Ekman, H.-C. Hansson, and A. Lewinschal, 2020: Surface temperature response to regional black carbon emissions: do location and magnitude matter? </w:t>
      </w:r>
      <w:r w:rsidRPr="00A4496F">
        <w:rPr>
          <w:i/>
          <w:sz w:val="20"/>
          <w:szCs w:val="20"/>
          <w:lang w:val="en-US"/>
        </w:rPr>
        <w:t>Atmos. Chem. Phys.</w:t>
      </w:r>
      <w:r w:rsidRPr="00A4496F">
        <w:rPr>
          <w:sz w:val="20"/>
          <w:szCs w:val="20"/>
          <w:lang w:val="en-US"/>
        </w:rPr>
        <w:t xml:space="preserve">, </w:t>
      </w:r>
      <w:r w:rsidRPr="00A4496F">
        <w:rPr>
          <w:b/>
          <w:sz w:val="20"/>
          <w:szCs w:val="20"/>
          <w:lang w:val="en-US"/>
        </w:rPr>
        <w:t>20(5)</w:t>
      </w:r>
      <w:r w:rsidRPr="00A4496F">
        <w:rPr>
          <w:sz w:val="20"/>
          <w:szCs w:val="20"/>
          <w:lang w:val="en-US"/>
        </w:rPr>
        <w:t>, 3079–3089, doi:</w:t>
      </w:r>
      <w:hyperlink r:id="rId613" w:history="1">
        <w:r w:rsidRPr="00A4496F">
          <w:rPr>
            <w:rStyle w:val="Lienhypertexte"/>
            <w:sz w:val="20"/>
            <w:szCs w:val="20"/>
            <w:lang w:val="en-US"/>
          </w:rPr>
          <w:t>10.5194/acp-20-3079-2020</w:t>
        </w:r>
      </w:hyperlink>
      <w:r w:rsidRPr="00A4496F">
        <w:rPr>
          <w:sz w:val="20"/>
          <w:szCs w:val="20"/>
          <w:lang w:val="en-US"/>
        </w:rPr>
        <w:t>.</w:t>
      </w:r>
    </w:p>
    <w:p w14:paraId="6D4B7091" w14:textId="528B3259"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Sand, M. et al., 2013b: The arctic response to remote and local forcing of black carbon.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13(1)</w:t>
      </w:r>
      <w:r w:rsidRPr="00A4496F">
        <w:rPr>
          <w:sz w:val="20"/>
          <w:szCs w:val="20"/>
          <w:lang w:val="en-US"/>
        </w:rPr>
        <w:t>, 211–224, doi:</w:t>
      </w:r>
      <w:hyperlink r:id="rId614" w:history="1">
        <w:r w:rsidRPr="00A4496F">
          <w:rPr>
            <w:rStyle w:val="Lienhypertexte"/>
            <w:sz w:val="20"/>
            <w:szCs w:val="20"/>
            <w:lang w:val="en-US"/>
          </w:rPr>
          <w:t>10.5194/acp-13-211-2013</w:t>
        </w:r>
      </w:hyperlink>
      <w:r w:rsidRPr="00A4496F">
        <w:rPr>
          <w:sz w:val="20"/>
          <w:szCs w:val="20"/>
          <w:lang w:val="en-US"/>
        </w:rPr>
        <w:t>.</w:t>
      </w:r>
    </w:p>
    <w:p w14:paraId="41176ACE" w14:textId="2F2A5BC5"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Sand, M. et al., 2016: Response of Arctic temperature to changes in emissions of short-lived climate forcers. </w:t>
      </w:r>
      <w:r w:rsidRPr="00A4496F">
        <w:rPr>
          <w:i/>
          <w:sz w:val="20"/>
          <w:szCs w:val="20"/>
          <w:lang w:val="en-US"/>
        </w:rPr>
        <w:t>Nature Climate Change</w:t>
      </w:r>
      <w:r w:rsidRPr="00A4496F">
        <w:rPr>
          <w:sz w:val="20"/>
          <w:szCs w:val="20"/>
          <w:lang w:val="en-US"/>
        </w:rPr>
        <w:t xml:space="preserve">, </w:t>
      </w:r>
      <w:r w:rsidRPr="00A4496F">
        <w:rPr>
          <w:b/>
          <w:sz w:val="20"/>
          <w:szCs w:val="20"/>
          <w:lang w:val="en-US"/>
        </w:rPr>
        <w:t>6(3)</w:t>
      </w:r>
      <w:r w:rsidRPr="00A4496F">
        <w:rPr>
          <w:sz w:val="20"/>
          <w:szCs w:val="20"/>
          <w:lang w:val="en-US"/>
        </w:rPr>
        <w:t>, 286–289, doi:</w:t>
      </w:r>
      <w:hyperlink r:id="rId615" w:history="1">
        <w:r w:rsidRPr="00A4496F">
          <w:rPr>
            <w:rStyle w:val="Lienhypertexte"/>
            <w:sz w:val="20"/>
            <w:szCs w:val="20"/>
            <w:lang w:val="en-US"/>
          </w:rPr>
          <w:t>10.1038/nclimate2880</w:t>
        </w:r>
      </w:hyperlink>
      <w:r w:rsidRPr="00A4496F">
        <w:rPr>
          <w:sz w:val="20"/>
          <w:szCs w:val="20"/>
          <w:lang w:val="en-US"/>
        </w:rPr>
        <w:t>.</w:t>
      </w:r>
    </w:p>
    <w:p w14:paraId="070F687D" w14:textId="471B30B2"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lastRenderedPageBreak/>
        <w:t xml:space="preserve">Sandrini, S. et al., 2016: Size-resolved aerosol composition at an urban and a rural site in the Po Valley in summertime: implications for secondary aerosol formation.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16(17)</w:t>
      </w:r>
      <w:r w:rsidRPr="00A4496F">
        <w:rPr>
          <w:sz w:val="20"/>
          <w:szCs w:val="20"/>
          <w:lang w:val="en-US"/>
        </w:rPr>
        <w:t>, 10879–10897, doi:</w:t>
      </w:r>
      <w:hyperlink r:id="rId616" w:history="1">
        <w:r w:rsidRPr="00A4496F">
          <w:rPr>
            <w:rStyle w:val="Lienhypertexte"/>
            <w:sz w:val="20"/>
            <w:szCs w:val="20"/>
            <w:lang w:val="en-US"/>
          </w:rPr>
          <w:t>10.5194/acp-16-10879-2016</w:t>
        </w:r>
      </w:hyperlink>
      <w:r w:rsidRPr="00A4496F">
        <w:rPr>
          <w:sz w:val="20"/>
          <w:szCs w:val="20"/>
          <w:lang w:val="en-US"/>
        </w:rPr>
        <w:t>.</w:t>
      </w:r>
    </w:p>
    <w:p w14:paraId="7927F42D" w14:textId="4B5EB981"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Sarkar, C., A. Roy, A. Chatterjee, S.K. Ghosh, and S. Raha, 2019: Factors controlling the long-term (2009–2015) trend of PM 2.5 and black carbon aerosols at eastern Himalaya, India. </w:t>
      </w:r>
      <w:r w:rsidRPr="00A4496F">
        <w:rPr>
          <w:i/>
          <w:sz w:val="20"/>
          <w:szCs w:val="20"/>
          <w:lang w:val="en-US"/>
        </w:rPr>
        <w:t>Science of the Total Environment</w:t>
      </w:r>
      <w:r w:rsidRPr="00A4496F">
        <w:rPr>
          <w:sz w:val="20"/>
          <w:szCs w:val="20"/>
          <w:lang w:val="en-US"/>
        </w:rPr>
        <w:t xml:space="preserve">, </w:t>
      </w:r>
      <w:r w:rsidRPr="00A4496F">
        <w:rPr>
          <w:b/>
          <w:sz w:val="20"/>
          <w:szCs w:val="20"/>
          <w:lang w:val="en-US"/>
        </w:rPr>
        <w:t>656</w:t>
      </w:r>
      <w:r w:rsidRPr="00A4496F">
        <w:rPr>
          <w:sz w:val="20"/>
          <w:szCs w:val="20"/>
          <w:lang w:val="en-US"/>
        </w:rPr>
        <w:t>, 280–296, doi:</w:t>
      </w:r>
      <w:hyperlink r:id="rId617" w:history="1">
        <w:r w:rsidRPr="00A4496F">
          <w:rPr>
            <w:rStyle w:val="Lienhypertexte"/>
            <w:sz w:val="20"/>
            <w:szCs w:val="20"/>
            <w:lang w:val="en-US"/>
          </w:rPr>
          <w:t>10.1016/j.scitotenv.2018.11.367</w:t>
        </w:r>
      </w:hyperlink>
      <w:r w:rsidRPr="00A4496F">
        <w:rPr>
          <w:sz w:val="20"/>
          <w:szCs w:val="20"/>
          <w:lang w:val="en-US"/>
        </w:rPr>
        <w:t>.</w:t>
      </w:r>
    </w:p>
    <w:p w14:paraId="0BFF5D69" w14:textId="0E613CA9"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Sarwar, G. et al., 2015: Impact of Enhanced Ozone Deposition and Halogen Chemistry on Tropospheric Ozone over the Northern Hemisphere. </w:t>
      </w:r>
      <w:r w:rsidRPr="00A4496F">
        <w:rPr>
          <w:i/>
          <w:sz w:val="20"/>
          <w:szCs w:val="20"/>
          <w:lang w:val="en-US"/>
        </w:rPr>
        <w:t>Environmental Science &amp; Technology</w:t>
      </w:r>
      <w:r w:rsidRPr="00A4496F">
        <w:rPr>
          <w:sz w:val="20"/>
          <w:szCs w:val="20"/>
          <w:lang w:val="en-US"/>
        </w:rPr>
        <w:t xml:space="preserve">, </w:t>
      </w:r>
      <w:r w:rsidRPr="00A4496F">
        <w:rPr>
          <w:b/>
          <w:sz w:val="20"/>
          <w:szCs w:val="20"/>
          <w:lang w:val="en-US"/>
        </w:rPr>
        <w:t>49(15)</w:t>
      </w:r>
      <w:r w:rsidRPr="00A4496F">
        <w:rPr>
          <w:sz w:val="20"/>
          <w:szCs w:val="20"/>
          <w:lang w:val="en-US"/>
        </w:rPr>
        <w:t>, 9203–9211, doi:</w:t>
      </w:r>
      <w:hyperlink r:id="rId618" w:history="1">
        <w:r w:rsidRPr="00A4496F">
          <w:rPr>
            <w:rStyle w:val="Lienhypertexte"/>
            <w:sz w:val="20"/>
            <w:szCs w:val="20"/>
            <w:lang w:val="en-US"/>
          </w:rPr>
          <w:t>10.1021/acs.est.5b01657</w:t>
        </w:r>
      </w:hyperlink>
      <w:r w:rsidRPr="00A4496F">
        <w:rPr>
          <w:sz w:val="20"/>
          <w:szCs w:val="20"/>
          <w:lang w:val="en-US"/>
        </w:rPr>
        <w:t>.</w:t>
      </w:r>
    </w:p>
    <w:p w14:paraId="4360D1D2" w14:textId="709A4B47"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Saunois, M. et al., 2016: The global methane budget 2000-2012. </w:t>
      </w:r>
      <w:r w:rsidRPr="00A4496F">
        <w:rPr>
          <w:i/>
          <w:sz w:val="20"/>
          <w:szCs w:val="20"/>
          <w:lang w:val="en-US"/>
        </w:rPr>
        <w:t>Earth System Science Data</w:t>
      </w:r>
      <w:r w:rsidRPr="00A4496F">
        <w:rPr>
          <w:sz w:val="20"/>
          <w:szCs w:val="20"/>
          <w:lang w:val="en-US"/>
        </w:rPr>
        <w:t xml:space="preserve">, </w:t>
      </w:r>
      <w:r w:rsidRPr="00A4496F">
        <w:rPr>
          <w:b/>
          <w:sz w:val="20"/>
          <w:szCs w:val="20"/>
          <w:lang w:val="en-US"/>
        </w:rPr>
        <w:t>8(2)</w:t>
      </w:r>
      <w:r w:rsidRPr="00A4496F">
        <w:rPr>
          <w:sz w:val="20"/>
          <w:szCs w:val="20"/>
          <w:lang w:val="en-US"/>
        </w:rPr>
        <w:t>, 697–751, doi:</w:t>
      </w:r>
      <w:hyperlink r:id="rId619" w:history="1">
        <w:r w:rsidRPr="00A4496F">
          <w:rPr>
            <w:rStyle w:val="Lienhypertexte"/>
            <w:sz w:val="20"/>
            <w:szCs w:val="20"/>
            <w:lang w:val="en-US"/>
          </w:rPr>
          <w:t>10.5194/essd-8-697-2016</w:t>
        </w:r>
      </w:hyperlink>
      <w:r w:rsidRPr="00A4496F">
        <w:rPr>
          <w:sz w:val="20"/>
          <w:szCs w:val="20"/>
          <w:lang w:val="en-US"/>
        </w:rPr>
        <w:t>.</w:t>
      </w:r>
    </w:p>
    <w:p w14:paraId="6A46D954" w14:textId="3C58931F"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Saunois, M. et al., 2020: The Global Methane Budget 2000–2017. </w:t>
      </w:r>
      <w:r w:rsidRPr="00A4496F">
        <w:rPr>
          <w:i/>
          <w:sz w:val="20"/>
          <w:szCs w:val="20"/>
          <w:lang w:val="en-US"/>
        </w:rPr>
        <w:t>Earth Syst. Sci. Data</w:t>
      </w:r>
      <w:r w:rsidRPr="00A4496F">
        <w:rPr>
          <w:sz w:val="20"/>
          <w:szCs w:val="20"/>
          <w:lang w:val="en-US"/>
        </w:rPr>
        <w:t xml:space="preserve">, </w:t>
      </w:r>
      <w:r w:rsidRPr="00A4496F">
        <w:rPr>
          <w:b/>
          <w:sz w:val="20"/>
          <w:szCs w:val="20"/>
          <w:lang w:val="en-US"/>
        </w:rPr>
        <w:t>12(3)</w:t>
      </w:r>
      <w:r w:rsidRPr="00A4496F">
        <w:rPr>
          <w:sz w:val="20"/>
          <w:szCs w:val="20"/>
          <w:lang w:val="en-US"/>
        </w:rPr>
        <w:t>, 1561–1623, doi:</w:t>
      </w:r>
      <w:hyperlink r:id="rId620" w:history="1">
        <w:r w:rsidRPr="00A4496F">
          <w:rPr>
            <w:rStyle w:val="Lienhypertexte"/>
            <w:sz w:val="20"/>
            <w:szCs w:val="20"/>
            <w:lang w:val="en-US"/>
          </w:rPr>
          <w:t>10.5194/essd-12-1561-2020</w:t>
        </w:r>
      </w:hyperlink>
      <w:r w:rsidRPr="00A4496F">
        <w:rPr>
          <w:sz w:val="20"/>
          <w:szCs w:val="20"/>
          <w:lang w:val="en-US"/>
        </w:rPr>
        <w:t>.</w:t>
      </w:r>
    </w:p>
    <w:p w14:paraId="2D10EDBF" w14:textId="51694CC1"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Schiferl, L.D. et al., 2016: Interannual variability of ammonia concentrations over the United States: Sources and implications.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16(18)</w:t>
      </w:r>
      <w:r w:rsidRPr="00A4496F">
        <w:rPr>
          <w:sz w:val="20"/>
          <w:szCs w:val="20"/>
          <w:lang w:val="en-US"/>
        </w:rPr>
        <w:t>, 12305–12328, doi:</w:t>
      </w:r>
      <w:hyperlink r:id="rId621" w:history="1">
        <w:r w:rsidRPr="00A4496F">
          <w:rPr>
            <w:rStyle w:val="Lienhypertexte"/>
            <w:sz w:val="20"/>
            <w:szCs w:val="20"/>
            <w:lang w:val="en-US"/>
          </w:rPr>
          <w:t>10.5194/acp-16-12305-2016</w:t>
        </w:r>
      </w:hyperlink>
      <w:r w:rsidRPr="00A4496F">
        <w:rPr>
          <w:sz w:val="20"/>
          <w:szCs w:val="20"/>
          <w:lang w:val="en-US"/>
        </w:rPr>
        <w:t>.</w:t>
      </w:r>
    </w:p>
    <w:p w14:paraId="4FB27402" w14:textId="3A7535CB"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Schmale, J., J. van Aardenne, and E. Von Schneidemesser, 2014a: New Directions: Support for integrated decision-making in air and climate policies – Development of a metrics-based information portal. </w:t>
      </w:r>
      <w:r w:rsidRPr="00A4496F">
        <w:rPr>
          <w:i/>
          <w:sz w:val="20"/>
          <w:szCs w:val="20"/>
          <w:lang w:val="en-US"/>
        </w:rPr>
        <w:t>Atmospheric Environment</w:t>
      </w:r>
      <w:r w:rsidRPr="00A4496F">
        <w:rPr>
          <w:sz w:val="20"/>
          <w:szCs w:val="20"/>
          <w:lang w:val="en-US"/>
        </w:rPr>
        <w:t xml:space="preserve">, </w:t>
      </w:r>
      <w:r w:rsidRPr="00A4496F">
        <w:rPr>
          <w:b/>
          <w:sz w:val="20"/>
          <w:szCs w:val="20"/>
          <w:lang w:val="en-US"/>
        </w:rPr>
        <w:t>90</w:t>
      </w:r>
      <w:r w:rsidRPr="00A4496F">
        <w:rPr>
          <w:sz w:val="20"/>
          <w:szCs w:val="20"/>
          <w:lang w:val="en-US"/>
        </w:rPr>
        <w:t>, 146–148, doi:</w:t>
      </w:r>
      <w:hyperlink r:id="rId622" w:history="1">
        <w:r w:rsidRPr="00A4496F">
          <w:rPr>
            <w:rStyle w:val="Lienhypertexte"/>
            <w:sz w:val="20"/>
            <w:szCs w:val="20"/>
            <w:lang w:val="en-US"/>
          </w:rPr>
          <w:t>10.1016/j.atmosenv.2014.03.016</w:t>
        </w:r>
      </w:hyperlink>
      <w:r w:rsidRPr="00A4496F">
        <w:rPr>
          <w:sz w:val="20"/>
          <w:szCs w:val="20"/>
          <w:lang w:val="en-US"/>
        </w:rPr>
        <w:t>.</w:t>
      </w:r>
    </w:p>
    <w:p w14:paraId="3D9D913A" w14:textId="05E567C5"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Schmale, J., D. Shindell, E. Von Schneidemesser, I. Chabay, and M. Lawrence, 2014b: Air pollution: Clean up our skies. </w:t>
      </w:r>
      <w:r w:rsidRPr="00A4496F">
        <w:rPr>
          <w:i/>
          <w:sz w:val="20"/>
          <w:szCs w:val="20"/>
          <w:lang w:val="en-US"/>
        </w:rPr>
        <w:t>Nature</w:t>
      </w:r>
      <w:r w:rsidRPr="00A4496F">
        <w:rPr>
          <w:sz w:val="20"/>
          <w:szCs w:val="20"/>
          <w:lang w:val="en-US"/>
        </w:rPr>
        <w:t xml:space="preserve">, </w:t>
      </w:r>
      <w:r w:rsidRPr="00A4496F">
        <w:rPr>
          <w:b/>
          <w:sz w:val="20"/>
          <w:szCs w:val="20"/>
          <w:lang w:val="en-US"/>
        </w:rPr>
        <w:t>515(7527)</w:t>
      </w:r>
      <w:r w:rsidRPr="00A4496F">
        <w:rPr>
          <w:sz w:val="20"/>
          <w:szCs w:val="20"/>
          <w:lang w:val="en-US"/>
        </w:rPr>
        <w:t>, 335–337, doi:</w:t>
      </w:r>
      <w:hyperlink r:id="rId623" w:history="1">
        <w:r w:rsidRPr="00A4496F">
          <w:rPr>
            <w:rStyle w:val="Lienhypertexte"/>
            <w:sz w:val="20"/>
            <w:szCs w:val="20"/>
            <w:lang w:val="en-US"/>
          </w:rPr>
          <w:t>10.1038/515335a</w:t>
        </w:r>
      </w:hyperlink>
      <w:r w:rsidRPr="00A4496F">
        <w:rPr>
          <w:sz w:val="20"/>
          <w:szCs w:val="20"/>
          <w:lang w:val="en-US"/>
        </w:rPr>
        <w:t>.</w:t>
      </w:r>
    </w:p>
    <w:p w14:paraId="4CCA973B" w14:textId="0AB91B28"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Schneider, P., W.A. Lahoz, and R. Van Der A, 2015: Recent satellite-based trends of tropospheric nitrogen dioxide over large urban agglomerations worldwide.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15(3)</w:t>
      </w:r>
      <w:r w:rsidRPr="00A4496F">
        <w:rPr>
          <w:sz w:val="20"/>
          <w:szCs w:val="20"/>
          <w:lang w:val="en-US"/>
        </w:rPr>
        <w:t>, 1205–1220, doi:</w:t>
      </w:r>
      <w:hyperlink r:id="rId624" w:history="1">
        <w:r w:rsidRPr="00A4496F">
          <w:rPr>
            <w:rStyle w:val="Lienhypertexte"/>
            <w:sz w:val="20"/>
            <w:szCs w:val="20"/>
            <w:lang w:val="en-US"/>
          </w:rPr>
          <w:t>10.5194/acp-15-1205-2015</w:t>
        </w:r>
      </w:hyperlink>
      <w:r w:rsidRPr="00A4496F">
        <w:rPr>
          <w:sz w:val="20"/>
          <w:szCs w:val="20"/>
          <w:lang w:val="en-US"/>
        </w:rPr>
        <w:t>.</w:t>
      </w:r>
    </w:p>
    <w:p w14:paraId="7A5389FF" w14:textId="726D1BD9"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Schnell, J.L. and M.J. Prather, 2017: Co-occurrence of extremes in surface ozone, particulate matter, and temperature over eastern North America. </w:t>
      </w:r>
      <w:r w:rsidRPr="00A4496F">
        <w:rPr>
          <w:i/>
          <w:sz w:val="20"/>
          <w:szCs w:val="20"/>
          <w:lang w:val="en-US"/>
        </w:rPr>
        <w:t>Proceedings of the National Academy of Sciences</w:t>
      </w:r>
      <w:r w:rsidRPr="00A4496F">
        <w:rPr>
          <w:sz w:val="20"/>
          <w:szCs w:val="20"/>
          <w:lang w:val="en-US"/>
        </w:rPr>
        <w:t xml:space="preserve">, </w:t>
      </w:r>
      <w:r w:rsidRPr="00A4496F">
        <w:rPr>
          <w:b/>
          <w:sz w:val="20"/>
          <w:szCs w:val="20"/>
          <w:lang w:val="en-US"/>
        </w:rPr>
        <w:t>114(11)</w:t>
      </w:r>
      <w:r w:rsidRPr="00A4496F">
        <w:rPr>
          <w:sz w:val="20"/>
          <w:szCs w:val="20"/>
          <w:lang w:val="en-US"/>
        </w:rPr>
        <w:t>, 2854–2859, doi:</w:t>
      </w:r>
      <w:hyperlink r:id="rId625" w:history="1">
        <w:r w:rsidRPr="00A4496F">
          <w:rPr>
            <w:rStyle w:val="Lienhypertexte"/>
            <w:sz w:val="20"/>
            <w:szCs w:val="20"/>
            <w:lang w:val="en-US"/>
          </w:rPr>
          <w:t>10.1073/pnas.1614453114</w:t>
        </w:r>
      </w:hyperlink>
      <w:r w:rsidRPr="00A4496F">
        <w:rPr>
          <w:sz w:val="20"/>
          <w:szCs w:val="20"/>
          <w:lang w:val="en-US"/>
        </w:rPr>
        <w:t>.</w:t>
      </w:r>
    </w:p>
    <w:p w14:paraId="5ED23576" w14:textId="5D5B12C5"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Schnell, J.L. et al., 2016: Effect of climate change on surface ozone over North America, Europe, and East Asia. </w:t>
      </w:r>
      <w:r w:rsidRPr="00A4496F">
        <w:rPr>
          <w:i/>
          <w:sz w:val="20"/>
          <w:szCs w:val="20"/>
          <w:lang w:val="en-US"/>
        </w:rPr>
        <w:t>Geophysical Research Letters</w:t>
      </w:r>
      <w:r w:rsidRPr="00A4496F">
        <w:rPr>
          <w:sz w:val="20"/>
          <w:szCs w:val="20"/>
          <w:lang w:val="en-US"/>
        </w:rPr>
        <w:t xml:space="preserve">, </w:t>
      </w:r>
      <w:r w:rsidRPr="00A4496F">
        <w:rPr>
          <w:b/>
          <w:sz w:val="20"/>
          <w:szCs w:val="20"/>
          <w:lang w:val="en-US"/>
        </w:rPr>
        <w:t>43(7)</w:t>
      </w:r>
      <w:r w:rsidRPr="00A4496F">
        <w:rPr>
          <w:sz w:val="20"/>
          <w:szCs w:val="20"/>
          <w:lang w:val="en-US"/>
        </w:rPr>
        <w:t>, 3509–3518, doi:</w:t>
      </w:r>
      <w:hyperlink r:id="rId626" w:history="1">
        <w:r w:rsidRPr="00A4496F">
          <w:rPr>
            <w:rStyle w:val="Lienhypertexte"/>
            <w:sz w:val="20"/>
            <w:szCs w:val="20"/>
            <w:lang w:val="en-US"/>
          </w:rPr>
          <w:t>10.1002/2016gl068060</w:t>
        </w:r>
      </w:hyperlink>
      <w:r w:rsidRPr="00A4496F">
        <w:rPr>
          <w:sz w:val="20"/>
          <w:szCs w:val="20"/>
          <w:lang w:val="en-US"/>
        </w:rPr>
        <w:t>.</w:t>
      </w:r>
    </w:p>
    <w:p w14:paraId="09EC085B" w14:textId="20705AB2"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Schnell, J.L. et al., 2018: Exploring the relationship between surface PM2.5 and meteorology in Northern India.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18(14)</w:t>
      </w:r>
      <w:r w:rsidRPr="00A4496F">
        <w:rPr>
          <w:sz w:val="20"/>
          <w:szCs w:val="20"/>
          <w:lang w:val="en-US"/>
        </w:rPr>
        <w:t>, 10157–10175, doi:</w:t>
      </w:r>
      <w:hyperlink r:id="rId627" w:history="1">
        <w:r w:rsidRPr="00A4496F">
          <w:rPr>
            <w:rStyle w:val="Lienhypertexte"/>
            <w:sz w:val="20"/>
            <w:szCs w:val="20"/>
            <w:lang w:val="en-US"/>
          </w:rPr>
          <w:t>10.5194/acp-18-10157-2018</w:t>
        </w:r>
      </w:hyperlink>
      <w:r w:rsidRPr="00A4496F">
        <w:rPr>
          <w:sz w:val="20"/>
          <w:szCs w:val="20"/>
          <w:lang w:val="en-US"/>
        </w:rPr>
        <w:t>.</w:t>
      </w:r>
    </w:p>
    <w:p w14:paraId="11540F98" w14:textId="7F1F4604"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Schroder, J.C. et al., 2015: Size-resolved observations of refractory black carbon particles in cloud droplets at a marine boundary layer site. </w:t>
      </w:r>
      <w:r w:rsidRPr="00A4496F">
        <w:rPr>
          <w:i/>
          <w:sz w:val="20"/>
          <w:szCs w:val="20"/>
          <w:lang w:val="en-US"/>
        </w:rPr>
        <w:t>Atmospheric Chemistry and Physics</w:t>
      </w:r>
      <w:r w:rsidRPr="00A4496F">
        <w:rPr>
          <w:sz w:val="20"/>
          <w:szCs w:val="20"/>
          <w:lang w:val="en-US"/>
        </w:rPr>
        <w:t>, doi:</w:t>
      </w:r>
      <w:hyperlink r:id="rId628" w:history="1">
        <w:r w:rsidRPr="00A4496F">
          <w:rPr>
            <w:rStyle w:val="Lienhypertexte"/>
            <w:sz w:val="20"/>
            <w:szCs w:val="20"/>
            <w:lang w:val="en-US"/>
          </w:rPr>
          <w:t>10.5194/acp-15-1367-2015</w:t>
        </w:r>
      </w:hyperlink>
      <w:r w:rsidRPr="00A4496F">
        <w:rPr>
          <w:sz w:val="20"/>
          <w:szCs w:val="20"/>
          <w:lang w:val="en-US"/>
        </w:rPr>
        <w:t>.</w:t>
      </w:r>
    </w:p>
    <w:p w14:paraId="6DCDF392" w14:textId="39A3704F"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Schultz, M.G. et al., 2015: The Global Atmosphere Watch reactive gases measurement network. </w:t>
      </w:r>
      <w:r w:rsidRPr="00A4496F">
        <w:rPr>
          <w:i/>
          <w:sz w:val="20"/>
          <w:szCs w:val="20"/>
          <w:lang w:val="en-US"/>
        </w:rPr>
        <w:t>Elem Sci Anth</w:t>
      </w:r>
      <w:r w:rsidRPr="00A4496F">
        <w:rPr>
          <w:sz w:val="20"/>
          <w:szCs w:val="20"/>
          <w:lang w:val="en-US"/>
        </w:rPr>
        <w:t xml:space="preserve">, </w:t>
      </w:r>
      <w:r w:rsidRPr="00A4496F">
        <w:rPr>
          <w:b/>
          <w:sz w:val="20"/>
          <w:szCs w:val="20"/>
          <w:lang w:val="en-US"/>
        </w:rPr>
        <w:t>3(0)</w:t>
      </w:r>
      <w:r w:rsidRPr="00A4496F">
        <w:rPr>
          <w:sz w:val="20"/>
          <w:szCs w:val="20"/>
          <w:lang w:val="en-US"/>
        </w:rPr>
        <w:t>, doi:</w:t>
      </w:r>
      <w:hyperlink r:id="rId629" w:history="1">
        <w:r w:rsidRPr="00A4496F">
          <w:rPr>
            <w:rStyle w:val="Lienhypertexte"/>
            <w:sz w:val="20"/>
            <w:szCs w:val="20"/>
            <w:lang w:val="en-US"/>
          </w:rPr>
          <w:t>10.12952/journal.elementa.000067</w:t>
        </w:r>
      </w:hyperlink>
      <w:r w:rsidRPr="00A4496F">
        <w:rPr>
          <w:sz w:val="20"/>
          <w:szCs w:val="20"/>
          <w:lang w:val="en-US"/>
        </w:rPr>
        <w:t>.</w:t>
      </w:r>
    </w:p>
    <w:p w14:paraId="4E186017" w14:textId="1CC423C3"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Schulz, H. et al., 2019: High Arctic aircraft measurements characterising black carbon vertical variability in spring and summer.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19(4)</w:t>
      </w:r>
      <w:r w:rsidRPr="00A4496F">
        <w:rPr>
          <w:sz w:val="20"/>
          <w:szCs w:val="20"/>
          <w:lang w:val="en-US"/>
        </w:rPr>
        <w:t>, 2361–2384, doi:</w:t>
      </w:r>
      <w:hyperlink r:id="rId630" w:history="1">
        <w:r w:rsidRPr="00A4496F">
          <w:rPr>
            <w:rStyle w:val="Lienhypertexte"/>
            <w:sz w:val="20"/>
            <w:szCs w:val="20"/>
            <w:lang w:val="en-US"/>
          </w:rPr>
          <w:t>10.5194/acp-19-2361-2019</w:t>
        </w:r>
      </w:hyperlink>
      <w:r w:rsidRPr="00A4496F">
        <w:rPr>
          <w:sz w:val="20"/>
          <w:szCs w:val="20"/>
          <w:lang w:val="en-US"/>
        </w:rPr>
        <w:t>.</w:t>
      </w:r>
    </w:p>
    <w:p w14:paraId="2B9CACAF" w14:textId="67C501DD"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Schwarber, A.K., S.J. Smith, C.A. Hartin, B.A. Vega-Westhoff, and R. Sriver, 2019: Evaluating climate emulation: fundamental impulse testing of simple climate models. </w:t>
      </w:r>
      <w:r w:rsidRPr="00A4496F">
        <w:rPr>
          <w:i/>
          <w:sz w:val="20"/>
          <w:szCs w:val="20"/>
          <w:lang w:val="en-US"/>
        </w:rPr>
        <w:t>Earth System Dynamics</w:t>
      </w:r>
      <w:r w:rsidRPr="00A4496F">
        <w:rPr>
          <w:sz w:val="20"/>
          <w:szCs w:val="20"/>
          <w:lang w:val="en-US"/>
        </w:rPr>
        <w:t xml:space="preserve">, </w:t>
      </w:r>
      <w:r w:rsidRPr="00A4496F">
        <w:rPr>
          <w:b/>
          <w:sz w:val="20"/>
          <w:szCs w:val="20"/>
          <w:lang w:val="en-US"/>
        </w:rPr>
        <w:t>10(4)</w:t>
      </w:r>
      <w:r w:rsidRPr="00A4496F">
        <w:rPr>
          <w:sz w:val="20"/>
          <w:szCs w:val="20"/>
          <w:lang w:val="en-US"/>
        </w:rPr>
        <w:t>, 729–739, doi:</w:t>
      </w:r>
      <w:hyperlink r:id="rId631" w:history="1">
        <w:r w:rsidRPr="00A4496F">
          <w:rPr>
            <w:rStyle w:val="Lienhypertexte"/>
            <w:sz w:val="20"/>
            <w:szCs w:val="20"/>
            <w:lang w:val="en-US"/>
          </w:rPr>
          <w:t>10.5194/esd-10-729-2019</w:t>
        </w:r>
      </w:hyperlink>
      <w:r w:rsidRPr="00A4496F">
        <w:rPr>
          <w:sz w:val="20"/>
          <w:szCs w:val="20"/>
          <w:lang w:val="en-US"/>
        </w:rPr>
        <w:t>.</w:t>
      </w:r>
    </w:p>
    <w:p w14:paraId="0BE56E87" w14:textId="06AC1CC4"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Schwarz, J.P. et al., 2013: Global-scale seasonally resolved black carbon vertical profiles over the Pacific. </w:t>
      </w:r>
      <w:r w:rsidRPr="00A4496F">
        <w:rPr>
          <w:i/>
          <w:sz w:val="20"/>
          <w:szCs w:val="20"/>
          <w:lang w:val="en-US"/>
        </w:rPr>
        <w:t>Geophysical Research Letters</w:t>
      </w:r>
      <w:r w:rsidRPr="00A4496F">
        <w:rPr>
          <w:sz w:val="20"/>
          <w:szCs w:val="20"/>
          <w:lang w:val="en-US"/>
        </w:rPr>
        <w:t xml:space="preserve">, </w:t>
      </w:r>
      <w:r w:rsidRPr="00A4496F">
        <w:rPr>
          <w:b/>
          <w:sz w:val="20"/>
          <w:szCs w:val="20"/>
          <w:lang w:val="en-US"/>
        </w:rPr>
        <w:t>40(20)</w:t>
      </w:r>
      <w:r w:rsidRPr="00A4496F">
        <w:rPr>
          <w:sz w:val="20"/>
          <w:szCs w:val="20"/>
          <w:lang w:val="en-US"/>
        </w:rPr>
        <w:t>, 5542–5547, doi:</w:t>
      </w:r>
      <w:hyperlink r:id="rId632" w:history="1">
        <w:r w:rsidRPr="00A4496F">
          <w:rPr>
            <w:rStyle w:val="Lienhypertexte"/>
            <w:sz w:val="20"/>
            <w:szCs w:val="20"/>
            <w:lang w:val="en-US"/>
          </w:rPr>
          <w:t>10.1002/2013gl057775</w:t>
        </w:r>
      </w:hyperlink>
      <w:r w:rsidRPr="00A4496F">
        <w:rPr>
          <w:sz w:val="20"/>
          <w:szCs w:val="20"/>
          <w:lang w:val="en-US"/>
        </w:rPr>
        <w:t>.</w:t>
      </w:r>
    </w:p>
    <w:p w14:paraId="13D83F22" w14:textId="421835A3"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Schwinger, J. et al., 2017: Amplification of global warming through pH dependence of DMS production simulated with a fully coupled Earth system model. </w:t>
      </w:r>
      <w:r w:rsidRPr="00A4496F">
        <w:rPr>
          <w:i/>
          <w:sz w:val="20"/>
          <w:szCs w:val="20"/>
          <w:lang w:val="en-US"/>
        </w:rPr>
        <w:t>Biogeosciences</w:t>
      </w:r>
      <w:r w:rsidRPr="00A4496F">
        <w:rPr>
          <w:sz w:val="20"/>
          <w:szCs w:val="20"/>
          <w:lang w:val="en-US"/>
        </w:rPr>
        <w:t xml:space="preserve">, </w:t>
      </w:r>
      <w:r w:rsidRPr="00A4496F">
        <w:rPr>
          <w:b/>
          <w:sz w:val="20"/>
          <w:szCs w:val="20"/>
          <w:lang w:val="en-US"/>
        </w:rPr>
        <w:t>14(15)</w:t>
      </w:r>
      <w:r w:rsidRPr="00A4496F">
        <w:rPr>
          <w:sz w:val="20"/>
          <w:szCs w:val="20"/>
          <w:lang w:val="en-US"/>
        </w:rPr>
        <w:t>, 3633–3648, doi:</w:t>
      </w:r>
      <w:hyperlink r:id="rId633" w:history="1">
        <w:r w:rsidRPr="00A4496F">
          <w:rPr>
            <w:rStyle w:val="Lienhypertexte"/>
            <w:sz w:val="20"/>
            <w:szCs w:val="20"/>
            <w:lang w:val="en-US"/>
          </w:rPr>
          <w:t>10.5194/bg-14-3633-2017</w:t>
        </w:r>
      </w:hyperlink>
      <w:r w:rsidRPr="00A4496F">
        <w:rPr>
          <w:sz w:val="20"/>
          <w:szCs w:val="20"/>
          <w:lang w:val="en-US"/>
        </w:rPr>
        <w:t>.</w:t>
      </w:r>
    </w:p>
    <w:p w14:paraId="35CE8AFA" w14:textId="0467FC0C"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Scott, C.E. et al., 2017: Impact on short-lived climate forcers (SLCFs) from a realistic land-use change scenario: Via changes in biogenic emissions. </w:t>
      </w:r>
      <w:r w:rsidRPr="00A4496F">
        <w:rPr>
          <w:i/>
          <w:sz w:val="20"/>
          <w:szCs w:val="20"/>
          <w:lang w:val="en-US"/>
        </w:rPr>
        <w:t>Faraday Discussions</w:t>
      </w:r>
      <w:r w:rsidRPr="00A4496F">
        <w:rPr>
          <w:sz w:val="20"/>
          <w:szCs w:val="20"/>
          <w:lang w:val="en-US"/>
        </w:rPr>
        <w:t xml:space="preserve">, </w:t>
      </w:r>
      <w:r w:rsidRPr="00A4496F">
        <w:rPr>
          <w:b/>
          <w:sz w:val="20"/>
          <w:szCs w:val="20"/>
          <w:lang w:val="en-US"/>
        </w:rPr>
        <w:t>200</w:t>
      </w:r>
      <w:r w:rsidRPr="00A4496F">
        <w:rPr>
          <w:sz w:val="20"/>
          <w:szCs w:val="20"/>
          <w:lang w:val="en-US"/>
        </w:rPr>
        <w:t>, 101–120, doi:</w:t>
      </w:r>
      <w:hyperlink r:id="rId634" w:history="1">
        <w:r w:rsidRPr="00A4496F">
          <w:rPr>
            <w:rStyle w:val="Lienhypertexte"/>
            <w:sz w:val="20"/>
            <w:szCs w:val="20"/>
            <w:lang w:val="en-US"/>
          </w:rPr>
          <w:t>10.1039/c7fd00028f</w:t>
        </w:r>
      </w:hyperlink>
      <w:r w:rsidRPr="00A4496F">
        <w:rPr>
          <w:sz w:val="20"/>
          <w:szCs w:val="20"/>
          <w:lang w:val="en-US"/>
        </w:rPr>
        <w:t>.</w:t>
      </w:r>
    </w:p>
    <w:p w14:paraId="243D08D7" w14:textId="57C67DC9"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Scott, C.E. et al., 2018: Substantial large-scale feedbacks between natural aerosols and climate. </w:t>
      </w:r>
      <w:r w:rsidRPr="00A4496F">
        <w:rPr>
          <w:i/>
          <w:sz w:val="20"/>
          <w:szCs w:val="20"/>
          <w:lang w:val="en-US"/>
        </w:rPr>
        <w:t>Nature Geoscience</w:t>
      </w:r>
      <w:r w:rsidRPr="00A4496F">
        <w:rPr>
          <w:sz w:val="20"/>
          <w:szCs w:val="20"/>
          <w:lang w:val="en-US"/>
        </w:rPr>
        <w:t xml:space="preserve">, </w:t>
      </w:r>
      <w:r w:rsidRPr="00A4496F">
        <w:rPr>
          <w:b/>
          <w:sz w:val="20"/>
          <w:szCs w:val="20"/>
          <w:lang w:val="en-US"/>
        </w:rPr>
        <w:t>11(1)</w:t>
      </w:r>
      <w:r w:rsidRPr="00A4496F">
        <w:rPr>
          <w:sz w:val="20"/>
          <w:szCs w:val="20"/>
          <w:lang w:val="en-US"/>
        </w:rPr>
        <w:t>, 44–48, doi:</w:t>
      </w:r>
      <w:hyperlink r:id="rId635" w:history="1">
        <w:r w:rsidRPr="00A4496F">
          <w:rPr>
            <w:rStyle w:val="Lienhypertexte"/>
            <w:sz w:val="20"/>
            <w:szCs w:val="20"/>
            <w:lang w:val="en-US"/>
          </w:rPr>
          <w:t>10.1038/s41561-017-0020-5</w:t>
        </w:r>
      </w:hyperlink>
      <w:r w:rsidRPr="00A4496F">
        <w:rPr>
          <w:sz w:val="20"/>
          <w:szCs w:val="20"/>
          <w:lang w:val="en-US"/>
        </w:rPr>
        <w:t>.</w:t>
      </w:r>
    </w:p>
    <w:p w14:paraId="74D47304" w14:textId="599482B0"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Sekiya, T. and K. Sudo, 2014: Roles of transport and chemistry processes in global ozone change on interannual and multidecadal time scales. </w:t>
      </w:r>
      <w:r w:rsidRPr="00A4496F">
        <w:rPr>
          <w:i/>
          <w:sz w:val="20"/>
          <w:szCs w:val="20"/>
          <w:lang w:val="en-US"/>
        </w:rPr>
        <w:t>Journal of Geophysical Research</w:t>
      </w:r>
      <w:r w:rsidRPr="00A4496F">
        <w:rPr>
          <w:sz w:val="20"/>
          <w:szCs w:val="20"/>
          <w:lang w:val="en-US"/>
        </w:rPr>
        <w:t xml:space="preserve">, </w:t>
      </w:r>
      <w:r w:rsidRPr="00A4496F">
        <w:rPr>
          <w:b/>
          <w:sz w:val="20"/>
          <w:szCs w:val="20"/>
          <w:lang w:val="en-US"/>
        </w:rPr>
        <w:t>119(8)</w:t>
      </w:r>
      <w:r w:rsidRPr="00A4496F">
        <w:rPr>
          <w:sz w:val="20"/>
          <w:szCs w:val="20"/>
          <w:lang w:val="en-US"/>
        </w:rPr>
        <w:t>, 4903–4921, doi:</w:t>
      </w:r>
      <w:hyperlink r:id="rId636" w:history="1">
        <w:r w:rsidRPr="00A4496F">
          <w:rPr>
            <w:rStyle w:val="Lienhypertexte"/>
            <w:sz w:val="20"/>
            <w:szCs w:val="20"/>
            <w:lang w:val="en-US"/>
          </w:rPr>
          <w:t>10.1002/2013jd020838</w:t>
        </w:r>
      </w:hyperlink>
      <w:r w:rsidRPr="00A4496F">
        <w:rPr>
          <w:sz w:val="20"/>
          <w:szCs w:val="20"/>
          <w:lang w:val="en-US"/>
        </w:rPr>
        <w:t>.</w:t>
      </w:r>
    </w:p>
    <w:p w14:paraId="31668AC8" w14:textId="1FCE4C4C"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Serrano, H.C. et al., 2019: Measuring and mapping the effectiveness of the European Air Quality Directive in reducing N and S deposition at the ecosystem level. </w:t>
      </w:r>
      <w:r w:rsidRPr="00A4496F">
        <w:rPr>
          <w:i/>
          <w:sz w:val="20"/>
          <w:szCs w:val="20"/>
          <w:lang w:val="en-US"/>
        </w:rPr>
        <w:t>Science of the Total Environment</w:t>
      </w:r>
      <w:r w:rsidRPr="00A4496F">
        <w:rPr>
          <w:sz w:val="20"/>
          <w:szCs w:val="20"/>
          <w:lang w:val="en-US"/>
        </w:rPr>
        <w:t xml:space="preserve">, </w:t>
      </w:r>
      <w:r w:rsidRPr="00A4496F">
        <w:rPr>
          <w:b/>
          <w:sz w:val="20"/>
          <w:szCs w:val="20"/>
          <w:lang w:val="en-US"/>
        </w:rPr>
        <w:t>647</w:t>
      </w:r>
      <w:r w:rsidRPr="00A4496F">
        <w:rPr>
          <w:sz w:val="20"/>
          <w:szCs w:val="20"/>
          <w:lang w:val="en-US"/>
        </w:rPr>
        <w:t>, 1531–1538, doi:</w:t>
      </w:r>
      <w:hyperlink r:id="rId637" w:history="1">
        <w:r w:rsidRPr="00A4496F">
          <w:rPr>
            <w:rStyle w:val="Lienhypertexte"/>
            <w:sz w:val="20"/>
            <w:szCs w:val="20"/>
            <w:lang w:val="en-US"/>
          </w:rPr>
          <w:t>10.1016/j.scitotenv.2018.08.059</w:t>
        </w:r>
      </w:hyperlink>
      <w:r w:rsidRPr="00A4496F">
        <w:rPr>
          <w:sz w:val="20"/>
          <w:szCs w:val="20"/>
          <w:lang w:val="en-US"/>
        </w:rPr>
        <w:t>.</w:t>
      </w:r>
    </w:p>
    <w:p w14:paraId="4851B0D6" w14:textId="29813400"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Serrano-Cinca, C., Y. Fuertes-Callén, and C. Mar-Molinero, 2005: Measuring DEA efficiency in Internet companies. </w:t>
      </w:r>
      <w:r w:rsidRPr="00A4496F">
        <w:rPr>
          <w:i/>
          <w:sz w:val="20"/>
          <w:szCs w:val="20"/>
          <w:lang w:val="en-US"/>
        </w:rPr>
        <w:t>Decision Support Systems</w:t>
      </w:r>
      <w:r w:rsidRPr="00A4496F">
        <w:rPr>
          <w:sz w:val="20"/>
          <w:szCs w:val="20"/>
          <w:lang w:val="en-US"/>
        </w:rPr>
        <w:t xml:space="preserve">, </w:t>
      </w:r>
      <w:r w:rsidRPr="00A4496F">
        <w:rPr>
          <w:b/>
          <w:sz w:val="20"/>
          <w:szCs w:val="20"/>
          <w:lang w:val="en-US"/>
        </w:rPr>
        <w:t>38(4)</w:t>
      </w:r>
      <w:r w:rsidRPr="00A4496F">
        <w:rPr>
          <w:sz w:val="20"/>
          <w:szCs w:val="20"/>
          <w:lang w:val="en-US"/>
        </w:rPr>
        <w:t>, 557–573, doi:</w:t>
      </w:r>
      <w:hyperlink r:id="rId638" w:history="1">
        <w:r w:rsidRPr="00A4496F">
          <w:rPr>
            <w:rStyle w:val="Lienhypertexte"/>
            <w:sz w:val="20"/>
            <w:szCs w:val="20"/>
            <w:lang w:val="en-US"/>
          </w:rPr>
          <w:t>10.1016/j.dss.2003.08.004</w:t>
        </w:r>
      </w:hyperlink>
      <w:r w:rsidRPr="00A4496F">
        <w:rPr>
          <w:sz w:val="20"/>
          <w:szCs w:val="20"/>
          <w:lang w:val="en-US"/>
        </w:rPr>
        <w:t>.</w:t>
      </w:r>
    </w:p>
    <w:p w14:paraId="5CB4A0C4" w14:textId="70680CBA"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Sharma, S. et al., 2013a: 16-year simulation of arctic black carbon: Transport, source contribution, and sensitivity analysis on deposition. </w:t>
      </w:r>
      <w:r w:rsidRPr="00A4496F">
        <w:rPr>
          <w:i/>
          <w:sz w:val="20"/>
          <w:szCs w:val="20"/>
          <w:lang w:val="en-US"/>
        </w:rPr>
        <w:t>Journal of Geophysical Research Atmospheres</w:t>
      </w:r>
      <w:r w:rsidRPr="00A4496F">
        <w:rPr>
          <w:sz w:val="20"/>
          <w:szCs w:val="20"/>
          <w:lang w:val="en-US"/>
        </w:rPr>
        <w:t>, doi:</w:t>
      </w:r>
      <w:hyperlink r:id="rId639" w:history="1">
        <w:r w:rsidRPr="00A4496F">
          <w:rPr>
            <w:rStyle w:val="Lienhypertexte"/>
            <w:sz w:val="20"/>
            <w:szCs w:val="20"/>
            <w:lang w:val="en-US"/>
          </w:rPr>
          <w:t>10.1029/2012jd017774</w:t>
        </w:r>
      </w:hyperlink>
      <w:r w:rsidRPr="00A4496F">
        <w:rPr>
          <w:sz w:val="20"/>
          <w:szCs w:val="20"/>
          <w:lang w:val="en-US"/>
        </w:rPr>
        <w:t>.</w:t>
      </w:r>
    </w:p>
    <w:p w14:paraId="62BD3A6C" w14:textId="388F1946"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Sharma, S. et al., 2013b: 16-year simulation of arctic black carbon: Transport, source contribution, and sensitivity analysis on deposition. </w:t>
      </w:r>
      <w:r w:rsidRPr="00A4496F">
        <w:rPr>
          <w:i/>
          <w:sz w:val="20"/>
          <w:szCs w:val="20"/>
          <w:lang w:val="en-US"/>
        </w:rPr>
        <w:t>Journal of Geophysical Research Atmospheres</w:t>
      </w:r>
      <w:r w:rsidRPr="00A4496F">
        <w:rPr>
          <w:sz w:val="20"/>
          <w:szCs w:val="20"/>
          <w:lang w:val="en-US"/>
        </w:rPr>
        <w:t>, doi:</w:t>
      </w:r>
      <w:hyperlink r:id="rId640" w:history="1">
        <w:r w:rsidRPr="00A4496F">
          <w:rPr>
            <w:rStyle w:val="Lienhypertexte"/>
            <w:sz w:val="20"/>
            <w:szCs w:val="20"/>
            <w:lang w:val="en-US"/>
          </w:rPr>
          <w:t>10.1029/2012jd017774</w:t>
        </w:r>
      </w:hyperlink>
      <w:r w:rsidRPr="00A4496F">
        <w:rPr>
          <w:sz w:val="20"/>
          <w:szCs w:val="20"/>
          <w:lang w:val="en-US"/>
        </w:rPr>
        <w:t>.</w:t>
      </w:r>
    </w:p>
    <w:p w14:paraId="64C96B25" w14:textId="425A1A66"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Sharma, S. et al., 2017: An evaluation of three methods for measuring black carbon in Alert, Canada.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17(24)</w:t>
      </w:r>
      <w:r w:rsidRPr="00A4496F">
        <w:rPr>
          <w:sz w:val="20"/>
          <w:szCs w:val="20"/>
          <w:lang w:val="en-US"/>
        </w:rPr>
        <w:t>, 15225–15243, doi:</w:t>
      </w:r>
      <w:hyperlink r:id="rId641" w:history="1">
        <w:r w:rsidRPr="00A4496F">
          <w:rPr>
            <w:rStyle w:val="Lienhypertexte"/>
            <w:sz w:val="20"/>
            <w:szCs w:val="20"/>
            <w:lang w:val="en-US"/>
          </w:rPr>
          <w:t>10.5194/acp-17-15225-2017</w:t>
        </w:r>
      </w:hyperlink>
      <w:r w:rsidRPr="00A4496F">
        <w:rPr>
          <w:sz w:val="20"/>
          <w:szCs w:val="20"/>
          <w:lang w:val="en-US"/>
        </w:rPr>
        <w:t>.</w:t>
      </w:r>
    </w:p>
    <w:p w14:paraId="15B3805E" w14:textId="4B432506"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lastRenderedPageBreak/>
        <w:t xml:space="preserve">Shen, L., L.J. Mickley, and L.T. Murray, 2017: Influence of 2000-2050 climate change on particulate matter in the United States: Results from a new statistical model.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17(6)</w:t>
      </w:r>
      <w:r w:rsidRPr="00A4496F">
        <w:rPr>
          <w:sz w:val="20"/>
          <w:szCs w:val="20"/>
          <w:lang w:val="en-US"/>
        </w:rPr>
        <w:t>, 4355–4367, doi:</w:t>
      </w:r>
      <w:hyperlink r:id="rId642" w:history="1">
        <w:r w:rsidRPr="00A4496F">
          <w:rPr>
            <w:rStyle w:val="Lienhypertexte"/>
            <w:sz w:val="20"/>
            <w:szCs w:val="20"/>
            <w:lang w:val="en-US"/>
          </w:rPr>
          <w:t>10.5194/acp-17-4355-2017</w:t>
        </w:r>
      </w:hyperlink>
      <w:r w:rsidRPr="00A4496F">
        <w:rPr>
          <w:sz w:val="20"/>
          <w:szCs w:val="20"/>
          <w:lang w:val="en-US"/>
        </w:rPr>
        <w:t>.</w:t>
      </w:r>
    </w:p>
    <w:p w14:paraId="69F03AD5" w14:textId="1C2BAA9F"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Shen, L. et al., 2019: The 2005–2016 Trends of Formaldehyde Columns Over China Observed by Satellites: Increasing Anthropogenic Emissions of Volatile Organic Compounds and Decreasing Agricultural Fire Emissions. </w:t>
      </w:r>
      <w:r w:rsidRPr="00A4496F">
        <w:rPr>
          <w:i/>
          <w:sz w:val="20"/>
          <w:szCs w:val="20"/>
          <w:lang w:val="en-US"/>
        </w:rPr>
        <w:t>Geophysical Research Letters</w:t>
      </w:r>
      <w:r w:rsidRPr="00A4496F">
        <w:rPr>
          <w:sz w:val="20"/>
          <w:szCs w:val="20"/>
          <w:lang w:val="en-US"/>
        </w:rPr>
        <w:t xml:space="preserve">, </w:t>
      </w:r>
      <w:r w:rsidRPr="00A4496F">
        <w:rPr>
          <w:b/>
          <w:sz w:val="20"/>
          <w:szCs w:val="20"/>
          <w:lang w:val="en-US"/>
        </w:rPr>
        <w:t>46(8)</w:t>
      </w:r>
      <w:r w:rsidRPr="00A4496F">
        <w:rPr>
          <w:sz w:val="20"/>
          <w:szCs w:val="20"/>
          <w:lang w:val="en-US"/>
        </w:rPr>
        <w:t>, 4468–4475, doi:</w:t>
      </w:r>
      <w:hyperlink r:id="rId643" w:history="1">
        <w:r w:rsidRPr="00A4496F">
          <w:rPr>
            <w:rStyle w:val="Lienhypertexte"/>
            <w:sz w:val="20"/>
            <w:szCs w:val="20"/>
            <w:lang w:val="en-US"/>
          </w:rPr>
          <w:t>10.1029/2019gl082172</w:t>
        </w:r>
      </w:hyperlink>
      <w:r w:rsidRPr="00A4496F">
        <w:rPr>
          <w:sz w:val="20"/>
          <w:szCs w:val="20"/>
          <w:lang w:val="en-US"/>
        </w:rPr>
        <w:t>.</w:t>
      </w:r>
    </w:p>
    <w:p w14:paraId="523D676F" w14:textId="082EBCFF"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Shephard, M.W. and K.E. Cady-Pereira, 2015: Cross-track Infrared Sounder (CrIS) satellite observations of tropospheric ammonia. </w:t>
      </w:r>
      <w:r w:rsidRPr="00A4496F">
        <w:rPr>
          <w:i/>
          <w:sz w:val="20"/>
          <w:szCs w:val="20"/>
          <w:lang w:val="en-US"/>
        </w:rPr>
        <w:t>Atmospheric Measurement Techniques</w:t>
      </w:r>
      <w:r w:rsidRPr="00A4496F">
        <w:rPr>
          <w:sz w:val="20"/>
          <w:szCs w:val="20"/>
          <w:lang w:val="en-US"/>
        </w:rPr>
        <w:t xml:space="preserve">, </w:t>
      </w:r>
      <w:r w:rsidRPr="00A4496F">
        <w:rPr>
          <w:b/>
          <w:sz w:val="20"/>
          <w:szCs w:val="20"/>
          <w:lang w:val="en-US"/>
        </w:rPr>
        <w:t>8(3)</w:t>
      </w:r>
      <w:r w:rsidRPr="00A4496F">
        <w:rPr>
          <w:sz w:val="20"/>
          <w:szCs w:val="20"/>
          <w:lang w:val="en-US"/>
        </w:rPr>
        <w:t>, 1323–1336, doi:</w:t>
      </w:r>
      <w:hyperlink r:id="rId644" w:history="1">
        <w:r w:rsidRPr="00A4496F">
          <w:rPr>
            <w:rStyle w:val="Lienhypertexte"/>
            <w:sz w:val="20"/>
            <w:szCs w:val="20"/>
            <w:lang w:val="en-US"/>
          </w:rPr>
          <w:t>10.5194/amt-8-1323-2015</w:t>
        </w:r>
      </w:hyperlink>
      <w:r w:rsidRPr="00A4496F">
        <w:rPr>
          <w:sz w:val="20"/>
          <w:szCs w:val="20"/>
          <w:lang w:val="en-US"/>
        </w:rPr>
        <w:t>.</w:t>
      </w:r>
    </w:p>
    <w:p w14:paraId="041538AA" w14:textId="225526F8"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Shephard, M.W. et al., 2011: TES ammonia retrieval strategy and global observations of the spatial and seasonal variability of ammonia.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11(20)</w:t>
      </w:r>
      <w:r w:rsidRPr="00A4496F">
        <w:rPr>
          <w:sz w:val="20"/>
          <w:szCs w:val="20"/>
          <w:lang w:val="en-US"/>
        </w:rPr>
        <w:t>, 10743–10763, doi:</w:t>
      </w:r>
      <w:hyperlink r:id="rId645" w:history="1">
        <w:r w:rsidRPr="00A4496F">
          <w:rPr>
            <w:rStyle w:val="Lienhypertexte"/>
            <w:sz w:val="20"/>
            <w:szCs w:val="20"/>
            <w:lang w:val="en-US"/>
          </w:rPr>
          <w:t>10.5194/acp-11-10743-2011</w:t>
        </w:r>
      </w:hyperlink>
      <w:r w:rsidRPr="00A4496F">
        <w:rPr>
          <w:sz w:val="20"/>
          <w:szCs w:val="20"/>
          <w:lang w:val="en-US"/>
        </w:rPr>
        <w:t>.</w:t>
      </w:r>
    </w:p>
    <w:p w14:paraId="37C4C139" w14:textId="3CCA7B68"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Sheppard, L.J. et al., 2011: Dry deposition of ammonia gas drives species change faster than wet deposition of ammonium ions: evidence from a long-term field manipulation. </w:t>
      </w:r>
      <w:r w:rsidRPr="00A4496F">
        <w:rPr>
          <w:i/>
          <w:sz w:val="20"/>
          <w:szCs w:val="20"/>
          <w:lang w:val="en-US"/>
        </w:rPr>
        <w:t>Glob. Chang. Biol.</w:t>
      </w:r>
      <w:r w:rsidRPr="00A4496F">
        <w:rPr>
          <w:sz w:val="20"/>
          <w:szCs w:val="20"/>
          <w:lang w:val="en-US"/>
        </w:rPr>
        <w:t xml:space="preserve">, </w:t>
      </w:r>
      <w:r w:rsidRPr="00A4496F">
        <w:rPr>
          <w:b/>
          <w:sz w:val="20"/>
          <w:szCs w:val="20"/>
          <w:lang w:val="en-US"/>
        </w:rPr>
        <w:t>17(12)</w:t>
      </w:r>
      <w:r w:rsidRPr="00A4496F">
        <w:rPr>
          <w:sz w:val="20"/>
          <w:szCs w:val="20"/>
          <w:lang w:val="en-US"/>
        </w:rPr>
        <w:t>, 3589–3607, doi:</w:t>
      </w:r>
      <w:hyperlink r:id="rId646" w:history="1">
        <w:r w:rsidRPr="00A4496F">
          <w:rPr>
            <w:rStyle w:val="Lienhypertexte"/>
            <w:sz w:val="20"/>
            <w:szCs w:val="20"/>
            <w:lang w:val="en-US"/>
          </w:rPr>
          <w:t>10.1111/j.1365-2486.2011.02478.x</w:t>
        </w:r>
      </w:hyperlink>
      <w:r w:rsidRPr="00A4496F">
        <w:rPr>
          <w:sz w:val="20"/>
          <w:szCs w:val="20"/>
          <w:lang w:val="en-US"/>
        </w:rPr>
        <w:t>.</w:t>
      </w:r>
    </w:p>
    <w:p w14:paraId="3EED19E6" w14:textId="50122C64"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Sherwen, T. et al., 2016: Global impacts of tropospheric halogens (Cl, Br, I) on oxidants and composition in GEOS-Chem.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16(18)</w:t>
      </w:r>
      <w:r w:rsidRPr="00A4496F">
        <w:rPr>
          <w:sz w:val="20"/>
          <w:szCs w:val="20"/>
          <w:lang w:val="en-US"/>
        </w:rPr>
        <w:t>, 12239–12271, doi:</w:t>
      </w:r>
      <w:hyperlink r:id="rId647" w:history="1">
        <w:r w:rsidRPr="00A4496F">
          <w:rPr>
            <w:rStyle w:val="Lienhypertexte"/>
            <w:sz w:val="20"/>
            <w:szCs w:val="20"/>
            <w:lang w:val="en-US"/>
          </w:rPr>
          <w:t>10.5194/acp-16-12239-2016</w:t>
        </w:r>
      </w:hyperlink>
      <w:r w:rsidRPr="00A4496F">
        <w:rPr>
          <w:sz w:val="20"/>
          <w:szCs w:val="20"/>
          <w:lang w:val="en-US"/>
        </w:rPr>
        <w:t>.</w:t>
      </w:r>
    </w:p>
    <w:p w14:paraId="643DC79A" w14:textId="170B68AC"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Sherwood, S.C. et al., 2020: An Assessment of Earth’s Climate Sensitivity Using Multiple Lines of Evidence. </w:t>
      </w:r>
      <w:r w:rsidRPr="00A4496F">
        <w:rPr>
          <w:i/>
          <w:sz w:val="20"/>
          <w:szCs w:val="20"/>
          <w:lang w:val="en-US"/>
        </w:rPr>
        <w:t>Reviews of Geophysics</w:t>
      </w:r>
      <w:r w:rsidRPr="00A4496F">
        <w:rPr>
          <w:sz w:val="20"/>
          <w:szCs w:val="20"/>
          <w:lang w:val="en-US"/>
        </w:rPr>
        <w:t xml:space="preserve">, </w:t>
      </w:r>
      <w:r w:rsidRPr="00A4496F">
        <w:rPr>
          <w:b/>
          <w:sz w:val="20"/>
          <w:szCs w:val="20"/>
          <w:lang w:val="en-US"/>
        </w:rPr>
        <w:t>58(4)</w:t>
      </w:r>
      <w:r w:rsidRPr="00A4496F">
        <w:rPr>
          <w:sz w:val="20"/>
          <w:szCs w:val="20"/>
          <w:lang w:val="en-US"/>
        </w:rPr>
        <w:t>, e2019RG000678, doi:</w:t>
      </w:r>
      <w:hyperlink r:id="rId648" w:history="1">
        <w:r w:rsidRPr="00A4496F">
          <w:rPr>
            <w:rStyle w:val="Lienhypertexte"/>
            <w:sz w:val="20"/>
            <w:szCs w:val="20"/>
            <w:lang w:val="en-US"/>
          </w:rPr>
          <w:t>10.1029/2019rg000678</w:t>
        </w:r>
      </w:hyperlink>
      <w:r w:rsidRPr="00A4496F">
        <w:rPr>
          <w:sz w:val="20"/>
          <w:szCs w:val="20"/>
          <w:lang w:val="en-US"/>
        </w:rPr>
        <w:t>.</w:t>
      </w:r>
    </w:p>
    <w:p w14:paraId="2BBB507F" w14:textId="13563103"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Shi, G. et al., 2017: PH of Aerosols in a Polluted Atmosphere: Source Contributions to Highly Acidic Aerosol. </w:t>
      </w:r>
      <w:r w:rsidRPr="00A4496F">
        <w:rPr>
          <w:i/>
          <w:sz w:val="20"/>
          <w:szCs w:val="20"/>
          <w:lang w:val="en-US"/>
        </w:rPr>
        <w:t>Environmental Science and Technology</w:t>
      </w:r>
      <w:r w:rsidRPr="00A4496F">
        <w:rPr>
          <w:sz w:val="20"/>
          <w:szCs w:val="20"/>
          <w:lang w:val="en-US"/>
        </w:rPr>
        <w:t xml:space="preserve">, </w:t>
      </w:r>
      <w:r w:rsidRPr="00A4496F">
        <w:rPr>
          <w:b/>
          <w:sz w:val="20"/>
          <w:szCs w:val="20"/>
          <w:lang w:val="en-US"/>
        </w:rPr>
        <w:t>51(8)</w:t>
      </w:r>
      <w:r w:rsidRPr="00A4496F">
        <w:rPr>
          <w:sz w:val="20"/>
          <w:szCs w:val="20"/>
          <w:lang w:val="en-US"/>
        </w:rPr>
        <w:t>, 4289–4296, doi:</w:t>
      </w:r>
      <w:hyperlink r:id="rId649" w:history="1">
        <w:r w:rsidRPr="00A4496F">
          <w:rPr>
            <w:rStyle w:val="Lienhypertexte"/>
            <w:sz w:val="20"/>
            <w:szCs w:val="20"/>
            <w:lang w:val="en-US"/>
          </w:rPr>
          <w:t>10.1021/acs.est.6b05736</w:t>
        </w:r>
      </w:hyperlink>
      <w:r w:rsidRPr="00A4496F">
        <w:rPr>
          <w:sz w:val="20"/>
          <w:szCs w:val="20"/>
          <w:lang w:val="en-US"/>
        </w:rPr>
        <w:t>.</w:t>
      </w:r>
    </w:p>
    <w:p w14:paraId="6CA30399" w14:textId="69962C5A"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Shi, Z. et al., 2021: Abrupt but smaller than expected changes in surface air quality attributable to COVID-19 lockdowns. </w:t>
      </w:r>
      <w:r w:rsidRPr="00A4496F">
        <w:rPr>
          <w:i/>
          <w:sz w:val="20"/>
          <w:szCs w:val="20"/>
          <w:lang w:val="en-US"/>
        </w:rPr>
        <w:t>Science Advances</w:t>
      </w:r>
      <w:r w:rsidRPr="00A4496F">
        <w:rPr>
          <w:sz w:val="20"/>
          <w:szCs w:val="20"/>
          <w:lang w:val="en-US"/>
        </w:rPr>
        <w:t>, doi:</w:t>
      </w:r>
      <w:hyperlink r:id="rId650" w:history="1">
        <w:r w:rsidRPr="00A4496F">
          <w:rPr>
            <w:rStyle w:val="Lienhypertexte"/>
            <w:sz w:val="20"/>
            <w:szCs w:val="20"/>
            <w:lang w:val="en-US"/>
          </w:rPr>
          <w:t>10.1126/sciadv.abd6696</w:t>
        </w:r>
      </w:hyperlink>
      <w:r w:rsidRPr="00A4496F">
        <w:rPr>
          <w:sz w:val="20"/>
          <w:szCs w:val="20"/>
          <w:lang w:val="en-US"/>
        </w:rPr>
        <w:t>.</w:t>
      </w:r>
    </w:p>
    <w:p w14:paraId="41307680" w14:textId="238F3497"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Shindell, D. and G. Faluvegi, 2009: Climate response to regional radiative forcing during the twentieth century. </w:t>
      </w:r>
      <w:r w:rsidRPr="00A4496F">
        <w:rPr>
          <w:i/>
          <w:sz w:val="20"/>
          <w:szCs w:val="20"/>
          <w:lang w:val="en-US"/>
        </w:rPr>
        <w:t>Nature Geoscience</w:t>
      </w:r>
      <w:r w:rsidRPr="00A4496F">
        <w:rPr>
          <w:sz w:val="20"/>
          <w:szCs w:val="20"/>
          <w:lang w:val="en-US"/>
        </w:rPr>
        <w:t xml:space="preserve">, </w:t>
      </w:r>
      <w:r w:rsidRPr="00A4496F">
        <w:rPr>
          <w:b/>
          <w:sz w:val="20"/>
          <w:szCs w:val="20"/>
          <w:lang w:val="en-US"/>
        </w:rPr>
        <w:t>2(4)</w:t>
      </w:r>
      <w:r w:rsidRPr="00A4496F">
        <w:rPr>
          <w:sz w:val="20"/>
          <w:szCs w:val="20"/>
          <w:lang w:val="en-US"/>
        </w:rPr>
        <w:t>, 294–300, doi:</w:t>
      </w:r>
      <w:hyperlink r:id="rId651" w:history="1">
        <w:r w:rsidRPr="00A4496F">
          <w:rPr>
            <w:rStyle w:val="Lienhypertexte"/>
            <w:sz w:val="20"/>
            <w:szCs w:val="20"/>
            <w:lang w:val="en-US"/>
          </w:rPr>
          <w:t>10.1038/ngeo473</w:t>
        </w:r>
      </w:hyperlink>
      <w:r w:rsidRPr="00A4496F">
        <w:rPr>
          <w:sz w:val="20"/>
          <w:szCs w:val="20"/>
          <w:lang w:val="en-US"/>
        </w:rPr>
        <w:t>.</w:t>
      </w:r>
    </w:p>
    <w:p w14:paraId="47E14C1D" w14:textId="0BEEDEA5"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Shindell, D. and C.J. Smith, 2019: Climate and air-quality benefits of a realistic phase-out of fossil fuels. </w:t>
      </w:r>
      <w:r w:rsidRPr="00A4496F">
        <w:rPr>
          <w:i/>
          <w:sz w:val="20"/>
          <w:szCs w:val="20"/>
          <w:lang w:val="en-US"/>
        </w:rPr>
        <w:t>Nature</w:t>
      </w:r>
      <w:r w:rsidRPr="00A4496F">
        <w:rPr>
          <w:sz w:val="20"/>
          <w:szCs w:val="20"/>
          <w:lang w:val="en-US"/>
        </w:rPr>
        <w:t xml:space="preserve">, </w:t>
      </w:r>
      <w:r w:rsidRPr="00A4496F">
        <w:rPr>
          <w:b/>
          <w:sz w:val="20"/>
          <w:szCs w:val="20"/>
          <w:lang w:val="en-US"/>
        </w:rPr>
        <w:t>573(7774)</w:t>
      </w:r>
      <w:r w:rsidRPr="00A4496F">
        <w:rPr>
          <w:sz w:val="20"/>
          <w:szCs w:val="20"/>
          <w:lang w:val="en-US"/>
        </w:rPr>
        <w:t>, 408–411, doi:</w:t>
      </w:r>
      <w:hyperlink r:id="rId652" w:history="1">
        <w:r w:rsidRPr="00A4496F">
          <w:rPr>
            <w:rStyle w:val="Lienhypertexte"/>
            <w:sz w:val="20"/>
            <w:szCs w:val="20"/>
            <w:lang w:val="en-US"/>
          </w:rPr>
          <w:t>10.1038/s41586-019-1554-z</w:t>
        </w:r>
      </w:hyperlink>
      <w:r w:rsidRPr="00A4496F">
        <w:rPr>
          <w:sz w:val="20"/>
          <w:szCs w:val="20"/>
          <w:lang w:val="en-US"/>
        </w:rPr>
        <w:t>.</w:t>
      </w:r>
    </w:p>
    <w:p w14:paraId="65E01B35" w14:textId="554B7118"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Shindell, D., G. Faluvegi, K. Seltzer, and C. Shindell, 2018: Quantified, localized health benefits of accelerated carbon dioxide emissions reductions. </w:t>
      </w:r>
      <w:r w:rsidRPr="00A4496F">
        <w:rPr>
          <w:i/>
          <w:sz w:val="20"/>
          <w:szCs w:val="20"/>
          <w:lang w:val="en-US"/>
        </w:rPr>
        <w:t>Nature Climate Change</w:t>
      </w:r>
      <w:r w:rsidRPr="00A4496F">
        <w:rPr>
          <w:sz w:val="20"/>
          <w:szCs w:val="20"/>
          <w:lang w:val="en-US"/>
        </w:rPr>
        <w:t xml:space="preserve">, </w:t>
      </w:r>
      <w:r w:rsidRPr="00A4496F">
        <w:rPr>
          <w:b/>
          <w:sz w:val="20"/>
          <w:szCs w:val="20"/>
          <w:lang w:val="en-US"/>
        </w:rPr>
        <w:t>8(4)</w:t>
      </w:r>
      <w:r w:rsidRPr="00A4496F">
        <w:rPr>
          <w:sz w:val="20"/>
          <w:szCs w:val="20"/>
          <w:lang w:val="en-US"/>
        </w:rPr>
        <w:t>, 1–5, doi:</w:t>
      </w:r>
      <w:hyperlink r:id="rId653" w:history="1">
        <w:r w:rsidRPr="00A4496F">
          <w:rPr>
            <w:rStyle w:val="Lienhypertexte"/>
            <w:sz w:val="20"/>
            <w:szCs w:val="20"/>
            <w:lang w:val="en-US"/>
          </w:rPr>
          <w:t>10.1038/s41558-018-0108-y</w:t>
        </w:r>
      </w:hyperlink>
      <w:r w:rsidRPr="00A4496F">
        <w:rPr>
          <w:sz w:val="20"/>
          <w:szCs w:val="20"/>
          <w:lang w:val="en-US"/>
        </w:rPr>
        <w:t>.</w:t>
      </w:r>
    </w:p>
    <w:p w14:paraId="4A3E7CB6" w14:textId="7E4DFF8B"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Shindell, D. et al., 2012a: Simultaneously mitigating near-term climate change and improving human health and food security. </w:t>
      </w:r>
      <w:r w:rsidRPr="00A4496F">
        <w:rPr>
          <w:i/>
          <w:sz w:val="20"/>
          <w:szCs w:val="20"/>
          <w:lang w:val="en-US"/>
        </w:rPr>
        <w:t>Science</w:t>
      </w:r>
      <w:r w:rsidRPr="00A4496F">
        <w:rPr>
          <w:sz w:val="20"/>
          <w:szCs w:val="20"/>
          <w:lang w:val="en-US"/>
        </w:rPr>
        <w:t xml:space="preserve">, </w:t>
      </w:r>
      <w:r w:rsidRPr="00A4496F">
        <w:rPr>
          <w:b/>
          <w:sz w:val="20"/>
          <w:szCs w:val="20"/>
          <w:lang w:val="en-US"/>
        </w:rPr>
        <w:t>335(6065)</w:t>
      </w:r>
      <w:r w:rsidRPr="00A4496F">
        <w:rPr>
          <w:sz w:val="20"/>
          <w:szCs w:val="20"/>
          <w:lang w:val="en-US"/>
        </w:rPr>
        <w:t>, 183–189, doi:</w:t>
      </w:r>
      <w:hyperlink r:id="rId654" w:history="1">
        <w:r w:rsidRPr="00A4496F">
          <w:rPr>
            <w:rStyle w:val="Lienhypertexte"/>
            <w:sz w:val="20"/>
            <w:szCs w:val="20"/>
            <w:lang w:val="en-US"/>
          </w:rPr>
          <w:t>10.1126/science.1210026</w:t>
        </w:r>
      </w:hyperlink>
      <w:r w:rsidRPr="00A4496F">
        <w:rPr>
          <w:sz w:val="20"/>
          <w:szCs w:val="20"/>
          <w:lang w:val="en-US"/>
        </w:rPr>
        <w:t>.</w:t>
      </w:r>
    </w:p>
    <w:p w14:paraId="11517A53" w14:textId="557DC658"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Shindell, D. et al., 2012b: Simultaneously mitigating near-term climate change and improving human health and food security. </w:t>
      </w:r>
      <w:r w:rsidRPr="00A4496F">
        <w:rPr>
          <w:i/>
          <w:sz w:val="20"/>
          <w:szCs w:val="20"/>
          <w:lang w:val="en-US"/>
        </w:rPr>
        <w:t>Science</w:t>
      </w:r>
      <w:r w:rsidRPr="00A4496F">
        <w:rPr>
          <w:sz w:val="20"/>
          <w:szCs w:val="20"/>
          <w:lang w:val="en-US"/>
        </w:rPr>
        <w:t xml:space="preserve">, </w:t>
      </w:r>
      <w:r w:rsidRPr="00A4496F">
        <w:rPr>
          <w:b/>
          <w:sz w:val="20"/>
          <w:szCs w:val="20"/>
          <w:lang w:val="en-US"/>
        </w:rPr>
        <w:t>335(6065)</w:t>
      </w:r>
      <w:r w:rsidRPr="00A4496F">
        <w:rPr>
          <w:sz w:val="20"/>
          <w:szCs w:val="20"/>
          <w:lang w:val="en-US"/>
        </w:rPr>
        <w:t>, 183–189, doi:</w:t>
      </w:r>
      <w:hyperlink r:id="rId655" w:history="1">
        <w:r w:rsidRPr="00A4496F">
          <w:rPr>
            <w:rStyle w:val="Lienhypertexte"/>
            <w:sz w:val="20"/>
            <w:szCs w:val="20"/>
            <w:lang w:val="en-US"/>
          </w:rPr>
          <w:t>10.1126/science.1210026</w:t>
        </w:r>
      </w:hyperlink>
      <w:r w:rsidRPr="00A4496F">
        <w:rPr>
          <w:sz w:val="20"/>
          <w:szCs w:val="20"/>
          <w:lang w:val="en-US"/>
        </w:rPr>
        <w:t>.</w:t>
      </w:r>
    </w:p>
    <w:p w14:paraId="552F0DE9" w14:textId="5E2BDDDA"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Shindell, D. et al., 2017: A climate policy pathway for near- and long-term benefits. </w:t>
      </w:r>
      <w:r w:rsidRPr="00A4496F">
        <w:rPr>
          <w:i/>
          <w:sz w:val="20"/>
          <w:szCs w:val="20"/>
          <w:lang w:val="en-US"/>
        </w:rPr>
        <w:t>Science</w:t>
      </w:r>
      <w:r w:rsidRPr="00A4496F">
        <w:rPr>
          <w:sz w:val="20"/>
          <w:szCs w:val="20"/>
          <w:lang w:val="en-US"/>
        </w:rPr>
        <w:t xml:space="preserve">, </w:t>
      </w:r>
      <w:r w:rsidRPr="00A4496F">
        <w:rPr>
          <w:b/>
          <w:sz w:val="20"/>
          <w:szCs w:val="20"/>
          <w:lang w:val="en-US"/>
        </w:rPr>
        <w:t>356(6337)</w:t>
      </w:r>
      <w:r w:rsidRPr="00A4496F">
        <w:rPr>
          <w:sz w:val="20"/>
          <w:szCs w:val="20"/>
          <w:lang w:val="en-US"/>
        </w:rPr>
        <w:t>, 493–494, doi:</w:t>
      </w:r>
      <w:hyperlink r:id="rId656" w:history="1">
        <w:r w:rsidRPr="00A4496F">
          <w:rPr>
            <w:rStyle w:val="Lienhypertexte"/>
            <w:sz w:val="20"/>
            <w:szCs w:val="20"/>
            <w:lang w:val="en-US"/>
          </w:rPr>
          <w:t>10.1126/science.aak9521</w:t>
        </w:r>
      </w:hyperlink>
      <w:r w:rsidRPr="00A4496F">
        <w:rPr>
          <w:sz w:val="20"/>
          <w:szCs w:val="20"/>
          <w:lang w:val="en-US"/>
        </w:rPr>
        <w:t>.</w:t>
      </w:r>
    </w:p>
    <w:p w14:paraId="53EAE64F" w14:textId="55E8AA71"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Shindell, D.T., Y. Lee, and G. Faluvegi, 2016: Climate and health impacts of US emissions reductions consistent with 2 °C. </w:t>
      </w:r>
      <w:r w:rsidRPr="00A4496F">
        <w:rPr>
          <w:i/>
          <w:sz w:val="20"/>
          <w:szCs w:val="20"/>
          <w:lang w:val="en-US"/>
        </w:rPr>
        <w:t>Nature Climate Change</w:t>
      </w:r>
      <w:r w:rsidRPr="00A4496F">
        <w:rPr>
          <w:sz w:val="20"/>
          <w:szCs w:val="20"/>
          <w:lang w:val="en-US"/>
        </w:rPr>
        <w:t xml:space="preserve">, </w:t>
      </w:r>
      <w:r w:rsidRPr="00A4496F">
        <w:rPr>
          <w:b/>
          <w:sz w:val="20"/>
          <w:szCs w:val="20"/>
          <w:lang w:val="en-US"/>
        </w:rPr>
        <w:t>6</w:t>
      </w:r>
      <w:r w:rsidRPr="00A4496F">
        <w:rPr>
          <w:sz w:val="20"/>
          <w:szCs w:val="20"/>
          <w:lang w:val="en-US"/>
        </w:rPr>
        <w:t>, 503.</w:t>
      </w:r>
    </w:p>
    <w:p w14:paraId="59DF863E" w14:textId="56FBA4F8"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Shindell, D.T., J.S. Fuglestvedt, and W.J. Collins, 2017: The social cost of methane: theory and applications. </w:t>
      </w:r>
      <w:r w:rsidRPr="00A4496F">
        <w:rPr>
          <w:i/>
          <w:sz w:val="20"/>
          <w:szCs w:val="20"/>
          <w:lang w:val="en-US"/>
        </w:rPr>
        <w:t>Faraday Discussions</w:t>
      </w:r>
      <w:r w:rsidRPr="00A4496F">
        <w:rPr>
          <w:sz w:val="20"/>
          <w:szCs w:val="20"/>
          <w:lang w:val="en-US"/>
        </w:rPr>
        <w:t xml:space="preserve">, </w:t>
      </w:r>
      <w:r w:rsidRPr="00A4496F">
        <w:rPr>
          <w:b/>
          <w:sz w:val="20"/>
          <w:szCs w:val="20"/>
          <w:lang w:val="en-US"/>
        </w:rPr>
        <w:t>200(0)</w:t>
      </w:r>
      <w:r w:rsidRPr="00A4496F">
        <w:rPr>
          <w:sz w:val="20"/>
          <w:szCs w:val="20"/>
          <w:lang w:val="en-US"/>
        </w:rPr>
        <w:t>, 429–451, doi:</w:t>
      </w:r>
      <w:hyperlink r:id="rId657" w:history="1">
        <w:r w:rsidRPr="00A4496F">
          <w:rPr>
            <w:rStyle w:val="Lienhypertexte"/>
            <w:sz w:val="20"/>
            <w:szCs w:val="20"/>
            <w:lang w:val="en-US"/>
          </w:rPr>
          <w:t>10.1039/c7fd00009j</w:t>
        </w:r>
      </w:hyperlink>
      <w:r w:rsidRPr="00A4496F">
        <w:rPr>
          <w:sz w:val="20"/>
          <w:szCs w:val="20"/>
          <w:lang w:val="en-US"/>
        </w:rPr>
        <w:t>.</w:t>
      </w:r>
    </w:p>
    <w:p w14:paraId="0EF4983C" w14:textId="12121E18"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Shindell, D.T., G. Faluvegi, L. Rotstayn, and G. Milly, 2015: Spatial patterns of radiative forcing and surface temperature response. </w:t>
      </w:r>
      <w:r w:rsidRPr="00A4496F">
        <w:rPr>
          <w:i/>
          <w:sz w:val="20"/>
          <w:szCs w:val="20"/>
          <w:lang w:val="en-US"/>
        </w:rPr>
        <w:t>Journal of Geophysical Research: Atmospheres</w:t>
      </w:r>
      <w:r w:rsidRPr="00A4496F">
        <w:rPr>
          <w:sz w:val="20"/>
          <w:szCs w:val="20"/>
          <w:lang w:val="en-US"/>
        </w:rPr>
        <w:t xml:space="preserve">, </w:t>
      </w:r>
      <w:r w:rsidRPr="00A4496F">
        <w:rPr>
          <w:b/>
          <w:sz w:val="20"/>
          <w:szCs w:val="20"/>
          <w:lang w:val="en-US"/>
        </w:rPr>
        <w:t>120(11)</w:t>
      </w:r>
      <w:r w:rsidRPr="00A4496F">
        <w:rPr>
          <w:sz w:val="20"/>
          <w:szCs w:val="20"/>
          <w:lang w:val="en-US"/>
        </w:rPr>
        <w:t>, 5385–5403, doi:</w:t>
      </w:r>
      <w:hyperlink r:id="rId658" w:history="1">
        <w:r w:rsidRPr="00A4496F">
          <w:rPr>
            <w:rStyle w:val="Lienhypertexte"/>
            <w:sz w:val="20"/>
            <w:szCs w:val="20"/>
            <w:lang w:val="en-US"/>
          </w:rPr>
          <w:t>10.1002/2014jd022752</w:t>
        </w:r>
      </w:hyperlink>
      <w:r w:rsidRPr="00A4496F">
        <w:rPr>
          <w:sz w:val="20"/>
          <w:szCs w:val="20"/>
          <w:lang w:val="en-US"/>
        </w:rPr>
        <w:t>.</w:t>
      </w:r>
    </w:p>
    <w:p w14:paraId="5C19369D" w14:textId="6A7C410B"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Shindell, D.T. et al., 2006: Multimodel simulations of carbon monoxide: Comparison with observations and projected near-future changes. </w:t>
      </w:r>
      <w:r w:rsidRPr="00A4496F">
        <w:rPr>
          <w:i/>
          <w:sz w:val="20"/>
          <w:szCs w:val="20"/>
          <w:lang w:val="en-US"/>
        </w:rPr>
        <w:t>Journal of Geophysical Research Atmospheres</w:t>
      </w:r>
      <w:r w:rsidRPr="00A4496F">
        <w:rPr>
          <w:sz w:val="20"/>
          <w:szCs w:val="20"/>
          <w:lang w:val="en-US"/>
        </w:rPr>
        <w:t>, doi:</w:t>
      </w:r>
      <w:hyperlink r:id="rId659" w:history="1">
        <w:r w:rsidRPr="00A4496F">
          <w:rPr>
            <w:rStyle w:val="Lienhypertexte"/>
            <w:sz w:val="20"/>
            <w:szCs w:val="20"/>
            <w:lang w:val="en-US"/>
          </w:rPr>
          <w:t>10.1029/2006jd007100</w:t>
        </w:r>
      </w:hyperlink>
      <w:r w:rsidRPr="00A4496F">
        <w:rPr>
          <w:sz w:val="20"/>
          <w:szCs w:val="20"/>
          <w:lang w:val="en-US"/>
        </w:rPr>
        <w:t>.</w:t>
      </w:r>
    </w:p>
    <w:p w14:paraId="3BD84586" w14:textId="61E36F3D"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Shindell, D.T. et al., 2009: Improved Attribution of Climate Forcing to Emissions. </w:t>
      </w:r>
      <w:r w:rsidRPr="00A4496F">
        <w:rPr>
          <w:i/>
          <w:sz w:val="20"/>
          <w:szCs w:val="20"/>
          <w:lang w:val="en-US"/>
        </w:rPr>
        <w:t>SCIENCE</w:t>
      </w:r>
      <w:r w:rsidRPr="00A4496F">
        <w:rPr>
          <w:sz w:val="20"/>
          <w:szCs w:val="20"/>
          <w:lang w:val="en-US"/>
        </w:rPr>
        <w:t xml:space="preserve">, </w:t>
      </w:r>
      <w:r w:rsidRPr="00A4496F">
        <w:rPr>
          <w:b/>
          <w:sz w:val="20"/>
          <w:szCs w:val="20"/>
          <w:lang w:val="en-US"/>
        </w:rPr>
        <w:t>326(5953)</w:t>
      </w:r>
      <w:r w:rsidRPr="00A4496F">
        <w:rPr>
          <w:sz w:val="20"/>
          <w:szCs w:val="20"/>
          <w:lang w:val="en-US"/>
        </w:rPr>
        <w:t>, 716–718, doi:</w:t>
      </w:r>
      <w:hyperlink r:id="rId660" w:history="1">
        <w:r w:rsidRPr="00A4496F">
          <w:rPr>
            <w:rStyle w:val="Lienhypertexte"/>
            <w:sz w:val="20"/>
            <w:szCs w:val="20"/>
            <w:lang w:val="en-US"/>
          </w:rPr>
          <w:t>10.1126/science.1174760</w:t>
        </w:r>
      </w:hyperlink>
      <w:r w:rsidRPr="00A4496F">
        <w:rPr>
          <w:sz w:val="20"/>
          <w:szCs w:val="20"/>
          <w:lang w:val="en-US"/>
        </w:rPr>
        <w:t>.</w:t>
      </w:r>
    </w:p>
    <w:p w14:paraId="6D2F65AD" w14:textId="211AFE57"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Shindell, D.T. et al., 2013: Radiative forcing in the ACCMIP historical and future climate simulations.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13(6)</w:t>
      </w:r>
      <w:r w:rsidRPr="00A4496F">
        <w:rPr>
          <w:sz w:val="20"/>
          <w:szCs w:val="20"/>
          <w:lang w:val="en-US"/>
        </w:rPr>
        <w:t>, 2939–2974, doi:</w:t>
      </w:r>
      <w:hyperlink r:id="rId661" w:history="1">
        <w:r w:rsidRPr="00A4496F">
          <w:rPr>
            <w:rStyle w:val="Lienhypertexte"/>
            <w:sz w:val="20"/>
            <w:szCs w:val="20"/>
            <w:lang w:val="en-US"/>
          </w:rPr>
          <w:t>10.5194/acp-13-2939-2013</w:t>
        </w:r>
      </w:hyperlink>
      <w:r w:rsidRPr="00A4496F">
        <w:rPr>
          <w:sz w:val="20"/>
          <w:szCs w:val="20"/>
          <w:lang w:val="en-US"/>
        </w:rPr>
        <w:t>.</w:t>
      </w:r>
    </w:p>
    <w:p w14:paraId="239C0615" w14:textId="7BA06C23"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Shoemaker, J.K., D.P. Schrag, M.J. Molina, and V. Ramanathan, 2013: What role for short-lived climate pollutants in mitigation policy? </w:t>
      </w:r>
      <w:r w:rsidRPr="00A4496F">
        <w:rPr>
          <w:i/>
          <w:sz w:val="20"/>
          <w:szCs w:val="20"/>
          <w:lang w:val="en-US"/>
        </w:rPr>
        <w:t>Science</w:t>
      </w:r>
      <w:r w:rsidRPr="00A4496F">
        <w:rPr>
          <w:sz w:val="20"/>
          <w:szCs w:val="20"/>
          <w:lang w:val="en-US"/>
        </w:rPr>
        <w:t xml:space="preserve">, </w:t>
      </w:r>
      <w:r w:rsidRPr="00A4496F">
        <w:rPr>
          <w:b/>
          <w:sz w:val="20"/>
          <w:szCs w:val="20"/>
          <w:lang w:val="en-US"/>
        </w:rPr>
        <w:t>342(6164)</w:t>
      </w:r>
      <w:r w:rsidRPr="00A4496F">
        <w:rPr>
          <w:sz w:val="20"/>
          <w:szCs w:val="20"/>
          <w:lang w:val="en-US"/>
        </w:rPr>
        <w:t>, 1323–1324, doi:</w:t>
      </w:r>
      <w:hyperlink r:id="rId662" w:history="1">
        <w:r w:rsidRPr="00A4496F">
          <w:rPr>
            <w:rStyle w:val="Lienhypertexte"/>
            <w:sz w:val="20"/>
            <w:szCs w:val="20"/>
            <w:lang w:val="en-US"/>
          </w:rPr>
          <w:t>10.1126/science.1240162</w:t>
        </w:r>
      </w:hyperlink>
      <w:r w:rsidRPr="00A4496F">
        <w:rPr>
          <w:sz w:val="20"/>
          <w:szCs w:val="20"/>
          <w:lang w:val="en-US"/>
        </w:rPr>
        <w:t>.</w:t>
      </w:r>
    </w:p>
    <w:p w14:paraId="5461676F" w14:textId="47D12E4A"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Shrivastava, M. et al., 2017: Recent advances in understanding secondary organic aerosol: Implications for global climate forcing. </w:t>
      </w:r>
      <w:r w:rsidRPr="00A4496F">
        <w:rPr>
          <w:i/>
          <w:sz w:val="20"/>
          <w:szCs w:val="20"/>
          <w:lang w:val="en-US"/>
        </w:rPr>
        <w:t>Reviews of Geophysics</w:t>
      </w:r>
      <w:r w:rsidRPr="00A4496F">
        <w:rPr>
          <w:sz w:val="20"/>
          <w:szCs w:val="20"/>
          <w:lang w:val="en-US"/>
        </w:rPr>
        <w:t xml:space="preserve">, </w:t>
      </w:r>
      <w:r w:rsidRPr="00A4496F">
        <w:rPr>
          <w:b/>
          <w:sz w:val="20"/>
          <w:szCs w:val="20"/>
          <w:lang w:val="en-US"/>
        </w:rPr>
        <w:t>55(2)</w:t>
      </w:r>
      <w:r w:rsidRPr="00A4496F">
        <w:rPr>
          <w:sz w:val="20"/>
          <w:szCs w:val="20"/>
          <w:lang w:val="en-US"/>
        </w:rPr>
        <w:t>, 509–559, doi:</w:t>
      </w:r>
      <w:hyperlink r:id="rId663" w:history="1">
        <w:r w:rsidRPr="00A4496F">
          <w:rPr>
            <w:rStyle w:val="Lienhypertexte"/>
            <w:sz w:val="20"/>
            <w:szCs w:val="20"/>
            <w:lang w:val="en-US"/>
          </w:rPr>
          <w:t>10.1002/2016rg000540</w:t>
        </w:r>
      </w:hyperlink>
      <w:r w:rsidRPr="00A4496F">
        <w:rPr>
          <w:sz w:val="20"/>
          <w:szCs w:val="20"/>
          <w:lang w:val="en-US"/>
        </w:rPr>
        <w:t>.</w:t>
      </w:r>
    </w:p>
    <w:p w14:paraId="3EE99D82" w14:textId="662E85BB"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Sicard, P. et al., 2020: Amplified ozone pollution in cities during the COVID-19 lockdown. </w:t>
      </w:r>
      <w:r w:rsidRPr="00A4496F">
        <w:rPr>
          <w:i/>
          <w:sz w:val="20"/>
          <w:szCs w:val="20"/>
          <w:lang w:val="en-US"/>
        </w:rPr>
        <w:t>Science of the Total Environment</w:t>
      </w:r>
      <w:r w:rsidRPr="00A4496F">
        <w:rPr>
          <w:sz w:val="20"/>
          <w:szCs w:val="20"/>
          <w:lang w:val="en-US"/>
        </w:rPr>
        <w:t xml:space="preserve">, </w:t>
      </w:r>
      <w:r w:rsidRPr="00A4496F">
        <w:rPr>
          <w:b/>
          <w:sz w:val="20"/>
          <w:szCs w:val="20"/>
          <w:lang w:val="en-US"/>
        </w:rPr>
        <w:t>735</w:t>
      </w:r>
      <w:r w:rsidRPr="00A4496F">
        <w:rPr>
          <w:sz w:val="20"/>
          <w:szCs w:val="20"/>
          <w:lang w:val="en-US"/>
        </w:rPr>
        <w:t>, doi:</w:t>
      </w:r>
      <w:hyperlink r:id="rId664" w:history="1">
        <w:r w:rsidRPr="00A4496F">
          <w:rPr>
            <w:rStyle w:val="Lienhypertexte"/>
            <w:sz w:val="20"/>
            <w:szCs w:val="20"/>
            <w:lang w:val="en-US"/>
          </w:rPr>
          <w:t>10.1016/j.scitotenv.2020.139542</w:t>
        </w:r>
      </w:hyperlink>
      <w:r w:rsidRPr="00A4496F">
        <w:rPr>
          <w:sz w:val="20"/>
          <w:szCs w:val="20"/>
          <w:lang w:val="en-US"/>
        </w:rPr>
        <w:t>.</w:t>
      </w:r>
    </w:p>
    <w:p w14:paraId="21CD3F76" w14:textId="525384AE"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Sickles, J.E. and D.S. Shadwick, 2015: Air quality and atmospheric deposition in the eastern US: 20 years of change.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15(1)</w:t>
      </w:r>
      <w:r w:rsidRPr="00A4496F">
        <w:rPr>
          <w:sz w:val="20"/>
          <w:szCs w:val="20"/>
          <w:lang w:val="en-US"/>
        </w:rPr>
        <w:t>, 173–197, doi:</w:t>
      </w:r>
      <w:hyperlink r:id="rId665" w:history="1">
        <w:r w:rsidRPr="00A4496F">
          <w:rPr>
            <w:rStyle w:val="Lienhypertexte"/>
            <w:sz w:val="20"/>
            <w:szCs w:val="20"/>
            <w:lang w:val="en-US"/>
          </w:rPr>
          <w:t>10.5194/acp-15-173-2015</w:t>
        </w:r>
      </w:hyperlink>
      <w:r w:rsidRPr="00A4496F">
        <w:rPr>
          <w:sz w:val="20"/>
          <w:szCs w:val="20"/>
          <w:lang w:val="en-US"/>
        </w:rPr>
        <w:t>.</w:t>
      </w:r>
    </w:p>
    <w:p w14:paraId="6915EF6F" w14:textId="1512CFD6"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Silva, R.A., Z. Adelman, M.M. Fry, and J.J. West, 2016a: The impact of individual anthropogenic emissions sectors on the global burden of human mortality due to ambient air pollution. </w:t>
      </w:r>
      <w:r w:rsidRPr="00A4496F">
        <w:rPr>
          <w:i/>
          <w:sz w:val="20"/>
          <w:szCs w:val="20"/>
          <w:lang w:val="en-US"/>
        </w:rPr>
        <w:t>Environmental Health Perspectives</w:t>
      </w:r>
      <w:r w:rsidRPr="00A4496F">
        <w:rPr>
          <w:sz w:val="20"/>
          <w:szCs w:val="20"/>
          <w:lang w:val="en-US"/>
        </w:rPr>
        <w:t xml:space="preserve">, </w:t>
      </w:r>
      <w:r w:rsidRPr="00A4496F">
        <w:rPr>
          <w:b/>
          <w:sz w:val="20"/>
          <w:szCs w:val="20"/>
          <w:lang w:val="en-US"/>
        </w:rPr>
        <w:t>124(11)</w:t>
      </w:r>
      <w:r w:rsidRPr="00A4496F">
        <w:rPr>
          <w:sz w:val="20"/>
          <w:szCs w:val="20"/>
          <w:lang w:val="en-US"/>
        </w:rPr>
        <w:t>, 1776–1784, doi:</w:t>
      </w:r>
      <w:hyperlink r:id="rId666" w:history="1">
        <w:r w:rsidRPr="00A4496F">
          <w:rPr>
            <w:rStyle w:val="Lienhypertexte"/>
            <w:sz w:val="20"/>
            <w:szCs w:val="20"/>
            <w:lang w:val="en-US"/>
          </w:rPr>
          <w:t>10.1289/ehp177</w:t>
        </w:r>
      </w:hyperlink>
      <w:r w:rsidRPr="00A4496F">
        <w:rPr>
          <w:sz w:val="20"/>
          <w:szCs w:val="20"/>
          <w:lang w:val="en-US"/>
        </w:rPr>
        <w:t>.</w:t>
      </w:r>
    </w:p>
    <w:p w14:paraId="0DBC10DF" w14:textId="768C2C22"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lastRenderedPageBreak/>
        <w:t xml:space="preserve">Silva, R.A., Z. Adelman, M.M. Fry, and J.J. West, 2016b: The Impact of Individual Anthropogenic Emissions Sectors on the Global Burden of Human Mortality due to Ambient Air Pollution. </w:t>
      </w:r>
      <w:r w:rsidRPr="00A4496F">
        <w:rPr>
          <w:i/>
          <w:sz w:val="20"/>
          <w:szCs w:val="20"/>
          <w:lang w:val="en-US"/>
        </w:rPr>
        <w:t>Environmental Health Perspectives</w:t>
      </w:r>
      <w:r w:rsidRPr="00A4496F">
        <w:rPr>
          <w:sz w:val="20"/>
          <w:szCs w:val="20"/>
          <w:lang w:val="en-US"/>
        </w:rPr>
        <w:t xml:space="preserve">, </w:t>
      </w:r>
      <w:r w:rsidRPr="00A4496F">
        <w:rPr>
          <w:b/>
          <w:sz w:val="20"/>
          <w:szCs w:val="20"/>
          <w:lang w:val="en-US"/>
        </w:rPr>
        <w:t>124(11)</w:t>
      </w:r>
      <w:r w:rsidRPr="00A4496F">
        <w:rPr>
          <w:sz w:val="20"/>
          <w:szCs w:val="20"/>
          <w:lang w:val="en-US"/>
        </w:rPr>
        <w:t>, 1776–1784, doi:</w:t>
      </w:r>
      <w:hyperlink r:id="rId667" w:history="1">
        <w:r w:rsidRPr="00A4496F">
          <w:rPr>
            <w:rStyle w:val="Lienhypertexte"/>
            <w:sz w:val="20"/>
            <w:szCs w:val="20"/>
            <w:lang w:val="en-US"/>
          </w:rPr>
          <w:t>10.1289/ehp177</w:t>
        </w:r>
      </w:hyperlink>
      <w:r w:rsidRPr="00A4496F">
        <w:rPr>
          <w:sz w:val="20"/>
          <w:szCs w:val="20"/>
          <w:lang w:val="en-US"/>
        </w:rPr>
        <w:t>.</w:t>
      </w:r>
    </w:p>
    <w:p w14:paraId="7A86033E" w14:textId="40334EFB"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Silver, B., C.L. Reddington, S.R. Arnold, and D. Spracklen, 2018: Substantial changes in air pollution across China during 2015–2017. </w:t>
      </w:r>
      <w:r w:rsidRPr="00A4496F">
        <w:rPr>
          <w:i/>
          <w:sz w:val="20"/>
          <w:szCs w:val="20"/>
          <w:lang w:val="en-US"/>
        </w:rPr>
        <w:t>Environmental Research Letters</w:t>
      </w:r>
      <w:r w:rsidRPr="00A4496F">
        <w:rPr>
          <w:sz w:val="20"/>
          <w:szCs w:val="20"/>
          <w:lang w:val="en-US"/>
        </w:rPr>
        <w:t xml:space="preserve">, </w:t>
      </w:r>
      <w:r w:rsidRPr="00A4496F">
        <w:rPr>
          <w:b/>
          <w:sz w:val="20"/>
          <w:szCs w:val="20"/>
          <w:lang w:val="en-US"/>
        </w:rPr>
        <w:t>13(11)</w:t>
      </w:r>
      <w:r w:rsidRPr="00A4496F">
        <w:rPr>
          <w:sz w:val="20"/>
          <w:szCs w:val="20"/>
          <w:lang w:val="en-US"/>
        </w:rPr>
        <w:t>, 114012, doi:</w:t>
      </w:r>
      <w:hyperlink r:id="rId668" w:history="1">
        <w:r w:rsidRPr="00A4496F">
          <w:rPr>
            <w:rStyle w:val="Lienhypertexte"/>
            <w:sz w:val="20"/>
            <w:szCs w:val="20"/>
            <w:lang w:val="en-US"/>
          </w:rPr>
          <w:t>10.1088/1748-9326/aae718</w:t>
        </w:r>
      </w:hyperlink>
      <w:r w:rsidRPr="00A4496F">
        <w:rPr>
          <w:sz w:val="20"/>
          <w:szCs w:val="20"/>
          <w:lang w:val="en-US"/>
        </w:rPr>
        <w:t>.</w:t>
      </w:r>
    </w:p>
    <w:p w14:paraId="0B69C1B6" w14:textId="3BA63C73"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Silvern, R.F. et al., 2018: Observed NO/NO&lt;sub&gt;2&lt;/sub&gt; Ratios in the Upper Troposphere Imply Errors in NO-NO&lt;sub&gt;2&lt;/sub&gt;-O&lt;sub&gt;3&lt;/sub&gt; Cycling Kinetics or an Unaccounted NO&lt;sub&gt;x&lt;/sub&gt; Reservoir. </w:t>
      </w:r>
      <w:r w:rsidRPr="00A4496F">
        <w:rPr>
          <w:i/>
          <w:sz w:val="20"/>
          <w:szCs w:val="20"/>
          <w:lang w:val="en-US"/>
        </w:rPr>
        <w:t>Geophysical Research Letters</w:t>
      </w:r>
      <w:r w:rsidRPr="00A4496F">
        <w:rPr>
          <w:sz w:val="20"/>
          <w:szCs w:val="20"/>
          <w:lang w:val="en-US"/>
        </w:rPr>
        <w:t xml:space="preserve">, </w:t>
      </w:r>
      <w:r w:rsidRPr="00A4496F">
        <w:rPr>
          <w:b/>
          <w:sz w:val="20"/>
          <w:szCs w:val="20"/>
          <w:lang w:val="en-US"/>
        </w:rPr>
        <w:t>45(9)</w:t>
      </w:r>
      <w:r w:rsidRPr="00A4496F">
        <w:rPr>
          <w:sz w:val="20"/>
          <w:szCs w:val="20"/>
          <w:lang w:val="en-US"/>
        </w:rPr>
        <w:t>, 4466–4474, doi:</w:t>
      </w:r>
      <w:hyperlink r:id="rId669" w:history="1">
        <w:r w:rsidRPr="00A4496F">
          <w:rPr>
            <w:rStyle w:val="Lienhypertexte"/>
            <w:sz w:val="20"/>
            <w:szCs w:val="20"/>
            <w:lang w:val="en-US"/>
          </w:rPr>
          <w:t>10.1029/2018gl077728</w:t>
        </w:r>
      </w:hyperlink>
      <w:r w:rsidRPr="00A4496F">
        <w:rPr>
          <w:sz w:val="20"/>
          <w:szCs w:val="20"/>
          <w:lang w:val="en-US"/>
        </w:rPr>
        <w:t>.</w:t>
      </w:r>
    </w:p>
    <w:p w14:paraId="7369CA9C" w14:textId="3D0F61D5"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Simpson, I.J. et al., 2012: Long-term decline of global atmospheric ethane concentrations and implications for methane. </w:t>
      </w:r>
      <w:r w:rsidRPr="00A4496F">
        <w:rPr>
          <w:i/>
          <w:sz w:val="20"/>
          <w:szCs w:val="20"/>
          <w:lang w:val="en-US"/>
        </w:rPr>
        <w:t>Nature</w:t>
      </w:r>
      <w:r w:rsidRPr="00A4496F">
        <w:rPr>
          <w:sz w:val="20"/>
          <w:szCs w:val="20"/>
          <w:lang w:val="en-US"/>
        </w:rPr>
        <w:t xml:space="preserve">, </w:t>
      </w:r>
      <w:r w:rsidRPr="00A4496F">
        <w:rPr>
          <w:b/>
          <w:sz w:val="20"/>
          <w:szCs w:val="20"/>
          <w:lang w:val="en-US"/>
        </w:rPr>
        <w:t>488(7412)</w:t>
      </w:r>
      <w:r w:rsidRPr="00A4496F">
        <w:rPr>
          <w:sz w:val="20"/>
          <w:szCs w:val="20"/>
          <w:lang w:val="en-US"/>
        </w:rPr>
        <w:t>, 490–494, doi:</w:t>
      </w:r>
      <w:hyperlink r:id="rId670" w:history="1">
        <w:r w:rsidRPr="00A4496F">
          <w:rPr>
            <w:rStyle w:val="Lienhypertexte"/>
            <w:sz w:val="20"/>
            <w:szCs w:val="20"/>
            <w:lang w:val="en-US"/>
          </w:rPr>
          <w:t>10.1038/nature11342</w:t>
        </w:r>
      </w:hyperlink>
      <w:r w:rsidRPr="00A4496F">
        <w:rPr>
          <w:sz w:val="20"/>
          <w:szCs w:val="20"/>
          <w:lang w:val="en-US"/>
        </w:rPr>
        <w:t>.</w:t>
      </w:r>
    </w:p>
    <w:p w14:paraId="1228FDF3" w14:textId="270C284B"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Singh, V., K. Ravindra, L. Sahu, and R. Sokhi, 2018: Trends of atmospheric black carbon concentration over United Kingdom. </w:t>
      </w:r>
      <w:r w:rsidRPr="00A4496F">
        <w:rPr>
          <w:i/>
          <w:sz w:val="20"/>
          <w:szCs w:val="20"/>
          <w:lang w:val="en-US"/>
        </w:rPr>
        <w:t>Atmospheric Environment</w:t>
      </w:r>
      <w:r w:rsidRPr="00A4496F">
        <w:rPr>
          <w:sz w:val="20"/>
          <w:szCs w:val="20"/>
          <w:lang w:val="en-US"/>
        </w:rPr>
        <w:t xml:space="preserve">, </w:t>
      </w:r>
      <w:r w:rsidRPr="00A4496F">
        <w:rPr>
          <w:b/>
          <w:sz w:val="20"/>
          <w:szCs w:val="20"/>
          <w:lang w:val="en-US"/>
        </w:rPr>
        <w:t>178</w:t>
      </w:r>
      <w:r w:rsidRPr="00A4496F">
        <w:rPr>
          <w:sz w:val="20"/>
          <w:szCs w:val="20"/>
          <w:lang w:val="en-US"/>
        </w:rPr>
        <w:t>, 148–157, doi:</w:t>
      </w:r>
      <w:hyperlink r:id="rId671" w:history="1">
        <w:r w:rsidRPr="00A4496F">
          <w:rPr>
            <w:rStyle w:val="Lienhypertexte"/>
            <w:sz w:val="20"/>
            <w:szCs w:val="20"/>
            <w:lang w:val="en-US"/>
          </w:rPr>
          <w:t>10.1016/j.atmosenv.2018.01.030</w:t>
        </w:r>
      </w:hyperlink>
      <w:r w:rsidRPr="00A4496F">
        <w:rPr>
          <w:sz w:val="20"/>
          <w:szCs w:val="20"/>
          <w:lang w:val="en-US"/>
        </w:rPr>
        <w:t>.</w:t>
      </w:r>
    </w:p>
    <w:p w14:paraId="18729A98" w14:textId="56D33B9C"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Six, K.D. et al., 2013: Global warming amplified by reduced sulphur fluxes as a result of ocean acidification. </w:t>
      </w:r>
      <w:r w:rsidRPr="00A4496F">
        <w:rPr>
          <w:i/>
          <w:sz w:val="20"/>
          <w:szCs w:val="20"/>
          <w:lang w:val="en-US"/>
        </w:rPr>
        <w:t>Nature Climate Change</w:t>
      </w:r>
      <w:r w:rsidRPr="00A4496F">
        <w:rPr>
          <w:sz w:val="20"/>
          <w:szCs w:val="20"/>
          <w:lang w:val="en-US"/>
        </w:rPr>
        <w:t xml:space="preserve">, </w:t>
      </w:r>
      <w:r w:rsidRPr="00A4496F">
        <w:rPr>
          <w:b/>
          <w:sz w:val="20"/>
          <w:szCs w:val="20"/>
          <w:lang w:val="en-US"/>
        </w:rPr>
        <w:t>3(11)</w:t>
      </w:r>
      <w:r w:rsidRPr="00A4496F">
        <w:rPr>
          <w:sz w:val="20"/>
          <w:szCs w:val="20"/>
          <w:lang w:val="en-US"/>
        </w:rPr>
        <w:t>, 975–978, doi:</w:t>
      </w:r>
      <w:hyperlink r:id="rId672" w:history="1">
        <w:r w:rsidRPr="00A4496F">
          <w:rPr>
            <w:rStyle w:val="Lienhypertexte"/>
            <w:sz w:val="20"/>
            <w:szCs w:val="20"/>
            <w:lang w:val="en-US"/>
          </w:rPr>
          <w:t>10.1038/nclimate1981</w:t>
        </w:r>
      </w:hyperlink>
      <w:r w:rsidRPr="00A4496F">
        <w:rPr>
          <w:sz w:val="20"/>
          <w:szCs w:val="20"/>
          <w:lang w:val="en-US"/>
        </w:rPr>
        <w:t>.</w:t>
      </w:r>
    </w:p>
    <w:p w14:paraId="00A2B341" w14:textId="5F45851A"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Skowron, A., D.S. Lee, R.R. De León, L.L. Lim, and B. Owen, 2021: Greater fuel efficiency is potentially preferable to reducing NOx emissions for aviation’s climate impacts. </w:t>
      </w:r>
      <w:r w:rsidRPr="00A4496F">
        <w:rPr>
          <w:i/>
          <w:sz w:val="20"/>
          <w:szCs w:val="20"/>
          <w:lang w:val="en-US"/>
        </w:rPr>
        <w:t>Nature Communications</w:t>
      </w:r>
      <w:r w:rsidRPr="00A4496F">
        <w:rPr>
          <w:sz w:val="20"/>
          <w:szCs w:val="20"/>
          <w:lang w:val="en-US"/>
        </w:rPr>
        <w:t xml:space="preserve">, </w:t>
      </w:r>
      <w:r w:rsidRPr="00A4496F">
        <w:rPr>
          <w:b/>
          <w:sz w:val="20"/>
          <w:szCs w:val="20"/>
          <w:lang w:val="en-US"/>
        </w:rPr>
        <w:t>12(1)</w:t>
      </w:r>
      <w:r w:rsidRPr="00A4496F">
        <w:rPr>
          <w:sz w:val="20"/>
          <w:szCs w:val="20"/>
          <w:lang w:val="en-US"/>
        </w:rPr>
        <w:t>, 564, doi:</w:t>
      </w:r>
      <w:hyperlink r:id="rId673" w:history="1">
        <w:r w:rsidRPr="00A4496F">
          <w:rPr>
            <w:rStyle w:val="Lienhypertexte"/>
            <w:sz w:val="20"/>
            <w:szCs w:val="20"/>
            <w:lang w:val="en-US"/>
          </w:rPr>
          <w:t>10.1038/s41467-020-20771-3</w:t>
        </w:r>
      </w:hyperlink>
      <w:r w:rsidRPr="00A4496F">
        <w:rPr>
          <w:sz w:val="20"/>
          <w:szCs w:val="20"/>
          <w:lang w:val="en-US"/>
        </w:rPr>
        <w:t>.</w:t>
      </w:r>
    </w:p>
    <w:p w14:paraId="09102B7D" w14:textId="1EF67346"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Smith, C.J. et al., 2018: FAIR v1.3: a simple emissions-based impulse response and carbon cycle model. </w:t>
      </w:r>
      <w:r w:rsidRPr="00A4496F">
        <w:rPr>
          <w:i/>
          <w:sz w:val="20"/>
          <w:szCs w:val="20"/>
          <w:lang w:val="en-US"/>
        </w:rPr>
        <w:t>Geoscientific Model Development</w:t>
      </w:r>
      <w:r w:rsidRPr="00A4496F">
        <w:rPr>
          <w:sz w:val="20"/>
          <w:szCs w:val="20"/>
          <w:lang w:val="en-US"/>
        </w:rPr>
        <w:t xml:space="preserve">, </w:t>
      </w:r>
      <w:r w:rsidRPr="00A4496F">
        <w:rPr>
          <w:b/>
          <w:sz w:val="20"/>
          <w:szCs w:val="20"/>
          <w:lang w:val="en-US"/>
        </w:rPr>
        <w:t>11(6)</w:t>
      </w:r>
      <w:r w:rsidRPr="00A4496F">
        <w:rPr>
          <w:sz w:val="20"/>
          <w:szCs w:val="20"/>
          <w:lang w:val="en-US"/>
        </w:rPr>
        <w:t>, 2273–2297, doi:</w:t>
      </w:r>
      <w:hyperlink r:id="rId674" w:history="1">
        <w:r w:rsidRPr="00A4496F">
          <w:rPr>
            <w:rStyle w:val="Lienhypertexte"/>
            <w:sz w:val="20"/>
            <w:szCs w:val="20"/>
            <w:lang w:val="en-US"/>
          </w:rPr>
          <w:t>10.5194/gmd-11-2273-2018</w:t>
        </w:r>
      </w:hyperlink>
      <w:r w:rsidRPr="00A4496F">
        <w:rPr>
          <w:sz w:val="20"/>
          <w:szCs w:val="20"/>
          <w:lang w:val="en-US"/>
        </w:rPr>
        <w:t>.</w:t>
      </w:r>
    </w:p>
    <w:p w14:paraId="6FB10C49" w14:textId="38811649"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Smith, C.J. et al., 2019: Current fossil fuel infrastructure does not yet commit us to 1.5°C warming. </w:t>
      </w:r>
      <w:r w:rsidRPr="00A4496F">
        <w:rPr>
          <w:i/>
          <w:sz w:val="20"/>
          <w:szCs w:val="20"/>
          <w:lang w:val="en-US"/>
        </w:rPr>
        <w:t>Nature Communications</w:t>
      </w:r>
      <w:r w:rsidRPr="00A4496F">
        <w:rPr>
          <w:sz w:val="20"/>
          <w:szCs w:val="20"/>
          <w:lang w:val="en-US"/>
        </w:rPr>
        <w:t xml:space="preserve">, </w:t>
      </w:r>
      <w:r w:rsidRPr="00A4496F">
        <w:rPr>
          <w:b/>
          <w:sz w:val="20"/>
          <w:szCs w:val="20"/>
          <w:lang w:val="en-US"/>
        </w:rPr>
        <w:t>10(1)</w:t>
      </w:r>
      <w:r w:rsidRPr="00A4496F">
        <w:rPr>
          <w:sz w:val="20"/>
          <w:szCs w:val="20"/>
          <w:lang w:val="en-US"/>
        </w:rPr>
        <w:t>, 101, doi:</w:t>
      </w:r>
      <w:hyperlink r:id="rId675" w:history="1">
        <w:r w:rsidRPr="00A4496F">
          <w:rPr>
            <w:rStyle w:val="Lienhypertexte"/>
            <w:sz w:val="20"/>
            <w:szCs w:val="20"/>
            <w:lang w:val="en-US"/>
          </w:rPr>
          <w:t>10.1038/s41467-018-07999-w</w:t>
        </w:r>
      </w:hyperlink>
      <w:r w:rsidRPr="00A4496F">
        <w:rPr>
          <w:sz w:val="20"/>
          <w:szCs w:val="20"/>
          <w:lang w:val="en-US"/>
        </w:rPr>
        <w:t>.</w:t>
      </w:r>
    </w:p>
    <w:p w14:paraId="4B40CFC7" w14:textId="418380A2"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Smith, S.J. and A. Mizrahi, 2013: Near-term climate mitigation by short-lived forcers. </w:t>
      </w:r>
      <w:r w:rsidRPr="00A4496F">
        <w:rPr>
          <w:i/>
          <w:sz w:val="20"/>
          <w:szCs w:val="20"/>
          <w:lang w:val="en-US"/>
        </w:rPr>
        <w:t>Proceedings of the National Academy of Sciences</w:t>
      </w:r>
      <w:r w:rsidRPr="00A4496F">
        <w:rPr>
          <w:sz w:val="20"/>
          <w:szCs w:val="20"/>
          <w:lang w:val="en-US"/>
        </w:rPr>
        <w:t xml:space="preserve">, </w:t>
      </w:r>
      <w:r w:rsidRPr="00A4496F">
        <w:rPr>
          <w:b/>
          <w:sz w:val="20"/>
          <w:szCs w:val="20"/>
          <w:lang w:val="en-US"/>
        </w:rPr>
        <w:t>110(35)</w:t>
      </w:r>
      <w:r w:rsidRPr="00A4496F">
        <w:rPr>
          <w:sz w:val="20"/>
          <w:szCs w:val="20"/>
          <w:lang w:val="en-US"/>
        </w:rPr>
        <w:t>, 14202–14206, doi:</w:t>
      </w:r>
      <w:hyperlink r:id="rId676" w:history="1">
        <w:r w:rsidRPr="00A4496F">
          <w:rPr>
            <w:rStyle w:val="Lienhypertexte"/>
            <w:sz w:val="20"/>
            <w:szCs w:val="20"/>
            <w:lang w:val="en-US"/>
          </w:rPr>
          <w:t>10.1073/pnas.1308470110</w:t>
        </w:r>
      </w:hyperlink>
      <w:r w:rsidRPr="00A4496F">
        <w:rPr>
          <w:sz w:val="20"/>
          <w:szCs w:val="20"/>
          <w:lang w:val="en-US"/>
        </w:rPr>
        <w:t>.</w:t>
      </w:r>
    </w:p>
    <w:p w14:paraId="6CEAA183" w14:textId="445BCB5A"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Smith, S.J. et al., 2020: Impact of methane and black carbon mitigation on forcing and temperature: a multi-model scenario analysis. </w:t>
      </w:r>
      <w:r w:rsidRPr="00A4496F">
        <w:rPr>
          <w:i/>
          <w:sz w:val="20"/>
          <w:szCs w:val="20"/>
          <w:lang w:val="en-US"/>
        </w:rPr>
        <w:t>Climatic Change</w:t>
      </w:r>
      <w:r w:rsidRPr="00A4496F">
        <w:rPr>
          <w:sz w:val="20"/>
          <w:szCs w:val="20"/>
          <w:lang w:val="en-US"/>
        </w:rPr>
        <w:t>, doi:</w:t>
      </w:r>
      <w:hyperlink r:id="rId677" w:history="1">
        <w:r w:rsidRPr="00A4496F">
          <w:rPr>
            <w:rStyle w:val="Lienhypertexte"/>
            <w:sz w:val="20"/>
            <w:szCs w:val="20"/>
            <w:lang w:val="en-US"/>
          </w:rPr>
          <w:t>10.1007/s10584-020-02794-3</w:t>
        </w:r>
      </w:hyperlink>
      <w:r w:rsidRPr="00A4496F">
        <w:rPr>
          <w:sz w:val="20"/>
          <w:szCs w:val="20"/>
          <w:lang w:val="en-US"/>
        </w:rPr>
        <w:t>.</w:t>
      </w:r>
    </w:p>
    <w:p w14:paraId="10951C22" w14:textId="2A7E3B4B"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Snider, G. et al., 2015: SPARTAN: a global network to evaluate and enhance satellite-based estimates of ground-level particulate matter for global health applications. </w:t>
      </w:r>
      <w:r w:rsidRPr="00A4496F">
        <w:rPr>
          <w:i/>
          <w:sz w:val="20"/>
          <w:szCs w:val="20"/>
          <w:lang w:val="en-US"/>
        </w:rPr>
        <w:t>Atmospheric Measurement Techniques</w:t>
      </w:r>
      <w:r w:rsidRPr="00A4496F">
        <w:rPr>
          <w:sz w:val="20"/>
          <w:szCs w:val="20"/>
          <w:lang w:val="en-US"/>
        </w:rPr>
        <w:t xml:space="preserve">, </w:t>
      </w:r>
      <w:r w:rsidRPr="00A4496F">
        <w:rPr>
          <w:b/>
          <w:sz w:val="20"/>
          <w:szCs w:val="20"/>
          <w:lang w:val="en-US"/>
        </w:rPr>
        <w:t>8(1)</w:t>
      </w:r>
      <w:r w:rsidRPr="00A4496F">
        <w:rPr>
          <w:sz w:val="20"/>
          <w:szCs w:val="20"/>
          <w:lang w:val="en-US"/>
        </w:rPr>
        <w:t>, 505–521, doi:</w:t>
      </w:r>
      <w:hyperlink r:id="rId678" w:history="1">
        <w:r w:rsidRPr="00A4496F">
          <w:rPr>
            <w:rStyle w:val="Lienhypertexte"/>
            <w:sz w:val="20"/>
            <w:szCs w:val="20"/>
            <w:lang w:val="en-US"/>
          </w:rPr>
          <w:t>10.5194/amt-8-505-2015</w:t>
        </w:r>
      </w:hyperlink>
      <w:r w:rsidRPr="00A4496F">
        <w:rPr>
          <w:sz w:val="20"/>
          <w:szCs w:val="20"/>
          <w:lang w:val="en-US"/>
        </w:rPr>
        <w:t>.</w:t>
      </w:r>
    </w:p>
    <w:p w14:paraId="47B57D05" w14:textId="6076AA33"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Snider, G. et al., 2016: Variation in global chemical composition of PM2.5: emerging results from SPARTAN.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16(15)</w:t>
      </w:r>
      <w:r w:rsidRPr="00A4496F">
        <w:rPr>
          <w:sz w:val="20"/>
          <w:szCs w:val="20"/>
          <w:lang w:val="en-US"/>
        </w:rPr>
        <w:t>, 9629–9653, doi:</w:t>
      </w:r>
      <w:hyperlink r:id="rId679" w:history="1">
        <w:r w:rsidRPr="00A4496F">
          <w:rPr>
            <w:rStyle w:val="Lienhypertexte"/>
            <w:sz w:val="20"/>
            <w:szCs w:val="20"/>
            <w:lang w:val="en-US"/>
          </w:rPr>
          <w:t>10.5194/acp-16-9629-2016</w:t>
        </w:r>
      </w:hyperlink>
      <w:r w:rsidRPr="00A4496F">
        <w:rPr>
          <w:sz w:val="20"/>
          <w:szCs w:val="20"/>
          <w:lang w:val="en-US"/>
        </w:rPr>
        <w:t>.</w:t>
      </w:r>
    </w:p>
    <w:p w14:paraId="436C5A4B" w14:textId="631D5289"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Soares, J. et al., 2016: Impact of Climate Change on the Production and Transport of Sea Salt Aerosol on European Seas. In: </w:t>
      </w:r>
      <w:r w:rsidRPr="00A4496F">
        <w:rPr>
          <w:i/>
          <w:sz w:val="20"/>
          <w:szCs w:val="20"/>
          <w:lang w:val="en-US"/>
        </w:rPr>
        <w:t>Air Pollution Modeling and its Application XXIV</w:t>
      </w:r>
      <w:r w:rsidRPr="00A4496F">
        <w:rPr>
          <w:sz w:val="20"/>
          <w:szCs w:val="20"/>
          <w:lang w:val="en-US"/>
        </w:rPr>
        <w:t xml:space="preserve"> [Steyn, D. and N. Chaumerliac (eds.)]. Springer Proceedings in Complexity, Springer, Cham, Switzerland, pp. 207–212, doi:</w:t>
      </w:r>
      <w:hyperlink r:id="rId680" w:history="1">
        <w:r w:rsidRPr="00A4496F">
          <w:rPr>
            <w:rStyle w:val="Lienhypertexte"/>
            <w:sz w:val="20"/>
            <w:szCs w:val="20"/>
            <w:lang w:val="en-US"/>
          </w:rPr>
          <w:t>10.1007/978-3-319-24478-5_34</w:t>
        </w:r>
      </w:hyperlink>
      <w:r w:rsidRPr="00A4496F">
        <w:rPr>
          <w:sz w:val="20"/>
          <w:szCs w:val="20"/>
          <w:lang w:val="en-US"/>
        </w:rPr>
        <w:t>.</w:t>
      </w:r>
    </w:p>
    <w:p w14:paraId="76F437AB" w14:textId="4D1D461C"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Sofiev, M. et al., 2018: Cleaner fuels for ships provide public health benefits with climate tradeoffs. </w:t>
      </w:r>
      <w:r w:rsidRPr="00A4496F">
        <w:rPr>
          <w:i/>
          <w:sz w:val="20"/>
          <w:szCs w:val="20"/>
          <w:lang w:val="en-US"/>
        </w:rPr>
        <w:t>Nature Communications</w:t>
      </w:r>
      <w:r w:rsidRPr="00A4496F">
        <w:rPr>
          <w:sz w:val="20"/>
          <w:szCs w:val="20"/>
          <w:lang w:val="en-US"/>
        </w:rPr>
        <w:t xml:space="preserve">, </w:t>
      </w:r>
      <w:r w:rsidRPr="00A4496F">
        <w:rPr>
          <w:b/>
          <w:sz w:val="20"/>
          <w:szCs w:val="20"/>
          <w:lang w:val="en-US"/>
        </w:rPr>
        <w:t>9(1)</w:t>
      </w:r>
      <w:r w:rsidRPr="00A4496F">
        <w:rPr>
          <w:sz w:val="20"/>
          <w:szCs w:val="20"/>
          <w:lang w:val="en-US"/>
        </w:rPr>
        <w:t>, doi:</w:t>
      </w:r>
      <w:hyperlink r:id="rId681" w:history="1">
        <w:r w:rsidRPr="00A4496F">
          <w:rPr>
            <w:rStyle w:val="Lienhypertexte"/>
            <w:sz w:val="20"/>
            <w:szCs w:val="20"/>
            <w:lang w:val="en-US"/>
          </w:rPr>
          <w:t>10.1038/s41467-017-02774-9</w:t>
        </w:r>
      </w:hyperlink>
      <w:r w:rsidRPr="00A4496F">
        <w:rPr>
          <w:sz w:val="20"/>
          <w:szCs w:val="20"/>
          <w:lang w:val="en-US"/>
        </w:rPr>
        <w:t>.</w:t>
      </w:r>
    </w:p>
    <w:p w14:paraId="77178CD1" w14:textId="0CC3D2A4"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Solomon, P.A. et al., 2014: U.S. National PM2.5 Chemical Speciation Monitoring Networks – CSN and IMPROVE: Description of networks. </w:t>
      </w:r>
      <w:r w:rsidRPr="00A4496F">
        <w:rPr>
          <w:i/>
          <w:sz w:val="20"/>
          <w:szCs w:val="20"/>
          <w:lang w:val="en-US"/>
        </w:rPr>
        <w:t>Journal of the Air &amp; Waste Management Association</w:t>
      </w:r>
      <w:r w:rsidRPr="00A4496F">
        <w:rPr>
          <w:sz w:val="20"/>
          <w:szCs w:val="20"/>
          <w:lang w:val="en-US"/>
        </w:rPr>
        <w:t xml:space="preserve">, </w:t>
      </w:r>
      <w:r w:rsidRPr="00A4496F">
        <w:rPr>
          <w:b/>
          <w:sz w:val="20"/>
          <w:szCs w:val="20"/>
          <w:lang w:val="en-US"/>
        </w:rPr>
        <w:t>64(12)</w:t>
      </w:r>
      <w:r w:rsidRPr="00A4496F">
        <w:rPr>
          <w:sz w:val="20"/>
          <w:szCs w:val="20"/>
          <w:lang w:val="en-US"/>
        </w:rPr>
        <w:t>, 1410–1438, doi:</w:t>
      </w:r>
      <w:hyperlink r:id="rId682" w:history="1">
        <w:r w:rsidRPr="00A4496F">
          <w:rPr>
            <w:rStyle w:val="Lienhypertexte"/>
            <w:sz w:val="20"/>
            <w:szCs w:val="20"/>
            <w:lang w:val="en-US"/>
          </w:rPr>
          <w:t>10.1080/10962247.2014.956904</w:t>
        </w:r>
      </w:hyperlink>
      <w:r w:rsidRPr="00A4496F">
        <w:rPr>
          <w:sz w:val="20"/>
          <w:szCs w:val="20"/>
          <w:lang w:val="en-US"/>
        </w:rPr>
        <w:t>.</w:t>
      </w:r>
    </w:p>
    <w:p w14:paraId="4F749A0B" w14:textId="4B54D240"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Spracklen, D., S.R. Arnold, L. Conibear, E.W. Butt, and C. Knote, 2018: Residential energy use emissions dominate health impacts from exposure to ambient particulate matter in India. </w:t>
      </w:r>
      <w:r w:rsidRPr="00A4496F">
        <w:rPr>
          <w:i/>
          <w:sz w:val="20"/>
          <w:szCs w:val="20"/>
          <w:lang w:val="en-US"/>
        </w:rPr>
        <w:t>Nature Communications</w:t>
      </w:r>
      <w:r w:rsidRPr="00A4496F">
        <w:rPr>
          <w:sz w:val="20"/>
          <w:szCs w:val="20"/>
          <w:lang w:val="en-US"/>
        </w:rPr>
        <w:t xml:space="preserve">, </w:t>
      </w:r>
      <w:r w:rsidRPr="00A4496F">
        <w:rPr>
          <w:b/>
          <w:sz w:val="20"/>
          <w:szCs w:val="20"/>
          <w:lang w:val="en-US"/>
        </w:rPr>
        <w:t>9(1)</w:t>
      </w:r>
      <w:r w:rsidRPr="00A4496F">
        <w:rPr>
          <w:sz w:val="20"/>
          <w:szCs w:val="20"/>
          <w:lang w:val="en-US"/>
        </w:rPr>
        <w:t>, doi:</w:t>
      </w:r>
      <w:hyperlink r:id="rId683" w:history="1">
        <w:r w:rsidRPr="00A4496F">
          <w:rPr>
            <w:rStyle w:val="Lienhypertexte"/>
            <w:sz w:val="20"/>
            <w:szCs w:val="20"/>
            <w:lang w:val="en-US"/>
          </w:rPr>
          <w:t>10.1038/s41467-018-02986-7</w:t>
        </w:r>
      </w:hyperlink>
      <w:r w:rsidRPr="00A4496F">
        <w:rPr>
          <w:sz w:val="20"/>
          <w:szCs w:val="20"/>
          <w:lang w:val="en-US"/>
        </w:rPr>
        <w:t>.</w:t>
      </w:r>
    </w:p>
    <w:p w14:paraId="1012C7AE" w14:textId="4344C9AD"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Squire, O.J. et al., 2015: Influence of isoprene chemical mechanism on modelled changes in tropospheric ozone due to climate and land use over the 21st century.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15(9)</w:t>
      </w:r>
      <w:r w:rsidRPr="00A4496F">
        <w:rPr>
          <w:sz w:val="20"/>
          <w:szCs w:val="20"/>
          <w:lang w:val="en-US"/>
        </w:rPr>
        <w:t>, 5123–5143, doi:</w:t>
      </w:r>
      <w:hyperlink r:id="rId684" w:history="1">
        <w:r w:rsidRPr="00A4496F">
          <w:rPr>
            <w:rStyle w:val="Lienhypertexte"/>
            <w:sz w:val="20"/>
            <w:szCs w:val="20"/>
            <w:lang w:val="en-US"/>
          </w:rPr>
          <w:t>10.5194/acp-15-5123-2015</w:t>
        </w:r>
      </w:hyperlink>
      <w:r w:rsidRPr="00A4496F">
        <w:rPr>
          <w:sz w:val="20"/>
          <w:szCs w:val="20"/>
          <w:lang w:val="en-US"/>
        </w:rPr>
        <w:t>.</w:t>
      </w:r>
    </w:p>
    <w:p w14:paraId="40F9CF35" w14:textId="1C6C29F2"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Stanelle, T., I. Bey, T. Raddatz, C. Reick, and I. Tegen, 2014: Anthropogenically induced changes in twentieth century mineral dust burden and the associated impact on radiative forcing. </w:t>
      </w:r>
      <w:r w:rsidRPr="00A4496F">
        <w:rPr>
          <w:i/>
          <w:sz w:val="20"/>
          <w:szCs w:val="20"/>
          <w:lang w:val="en-US"/>
        </w:rPr>
        <w:t>JOURNAL OF GEOPHYSICAL RESEARCH-ATMOSPHERES</w:t>
      </w:r>
      <w:r w:rsidRPr="00A4496F">
        <w:rPr>
          <w:sz w:val="20"/>
          <w:szCs w:val="20"/>
          <w:lang w:val="en-US"/>
        </w:rPr>
        <w:t xml:space="preserve">, </w:t>
      </w:r>
      <w:r w:rsidRPr="00A4496F">
        <w:rPr>
          <w:b/>
          <w:sz w:val="20"/>
          <w:szCs w:val="20"/>
          <w:lang w:val="en-US"/>
        </w:rPr>
        <w:t>119(23)</w:t>
      </w:r>
      <w:r w:rsidRPr="00A4496F">
        <w:rPr>
          <w:sz w:val="20"/>
          <w:szCs w:val="20"/>
          <w:lang w:val="en-US"/>
        </w:rPr>
        <w:t>, 13526–13546, doi:</w:t>
      </w:r>
      <w:hyperlink r:id="rId685" w:history="1">
        <w:r w:rsidRPr="00A4496F">
          <w:rPr>
            <w:rStyle w:val="Lienhypertexte"/>
            <w:sz w:val="20"/>
            <w:szCs w:val="20"/>
            <w:lang w:val="en-US"/>
          </w:rPr>
          <w:t>10.1002/2014jd022062</w:t>
        </w:r>
      </w:hyperlink>
      <w:r w:rsidRPr="00A4496F">
        <w:rPr>
          <w:sz w:val="20"/>
          <w:szCs w:val="20"/>
          <w:lang w:val="en-US"/>
        </w:rPr>
        <w:t>.</w:t>
      </w:r>
    </w:p>
    <w:p w14:paraId="7C91E694" w14:textId="13709A4F"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Stavrakou, T. et al., 2014: Isoprene emissions over Asia 1979–2012: impact of climate and land-use changes.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14(9)</w:t>
      </w:r>
      <w:r w:rsidRPr="00A4496F">
        <w:rPr>
          <w:sz w:val="20"/>
          <w:szCs w:val="20"/>
          <w:lang w:val="en-US"/>
        </w:rPr>
        <w:t>, 4587–4605, doi:</w:t>
      </w:r>
      <w:hyperlink r:id="rId686" w:history="1">
        <w:r w:rsidRPr="00A4496F">
          <w:rPr>
            <w:rStyle w:val="Lienhypertexte"/>
            <w:sz w:val="20"/>
            <w:szCs w:val="20"/>
            <w:lang w:val="en-US"/>
          </w:rPr>
          <w:t>10.5194/acp-14-4587-2014</w:t>
        </w:r>
      </w:hyperlink>
      <w:r w:rsidRPr="00A4496F">
        <w:rPr>
          <w:sz w:val="20"/>
          <w:szCs w:val="20"/>
          <w:lang w:val="en-US"/>
        </w:rPr>
        <w:t>.</w:t>
      </w:r>
    </w:p>
    <w:p w14:paraId="61DC7461" w14:textId="59AA484E"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Stechow, C. et al., 2016: 2°C and SDGs: United they stand, divided they fall? </w:t>
      </w:r>
      <w:r w:rsidRPr="00A4496F">
        <w:rPr>
          <w:i/>
          <w:sz w:val="20"/>
          <w:szCs w:val="20"/>
          <w:lang w:val="en-US"/>
        </w:rPr>
        <w:t>Environmental Research Letters</w:t>
      </w:r>
      <w:r w:rsidRPr="00A4496F">
        <w:rPr>
          <w:sz w:val="20"/>
          <w:szCs w:val="20"/>
          <w:lang w:val="en-US"/>
        </w:rPr>
        <w:t xml:space="preserve">, </w:t>
      </w:r>
      <w:r w:rsidRPr="00A4496F">
        <w:rPr>
          <w:b/>
          <w:sz w:val="20"/>
          <w:szCs w:val="20"/>
          <w:lang w:val="en-US"/>
        </w:rPr>
        <w:t>11</w:t>
      </w:r>
      <w:r w:rsidRPr="00A4496F">
        <w:rPr>
          <w:sz w:val="20"/>
          <w:szCs w:val="20"/>
          <w:lang w:val="en-US"/>
        </w:rPr>
        <w:t>, 34022, doi:</w:t>
      </w:r>
      <w:hyperlink r:id="rId687" w:history="1">
        <w:r w:rsidRPr="00A4496F">
          <w:rPr>
            <w:rStyle w:val="Lienhypertexte"/>
            <w:sz w:val="20"/>
            <w:szCs w:val="20"/>
            <w:lang w:val="en-US"/>
          </w:rPr>
          <w:t>10.1088/1748-9326/11/3/034022</w:t>
        </w:r>
      </w:hyperlink>
      <w:r w:rsidRPr="00A4496F">
        <w:rPr>
          <w:sz w:val="20"/>
          <w:szCs w:val="20"/>
          <w:lang w:val="en-US"/>
        </w:rPr>
        <w:t>.</w:t>
      </w:r>
    </w:p>
    <w:p w14:paraId="74A4CC2C" w14:textId="59B927AA"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Stein, O. et al., 2014: On the wintertime low bias of Northern Hemisphere carbon monoxide found in global model simulations. </w:t>
      </w:r>
      <w:r w:rsidRPr="00A4496F">
        <w:rPr>
          <w:i/>
          <w:sz w:val="20"/>
          <w:szCs w:val="20"/>
          <w:lang w:val="en-US"/>
        </w:rPr>
        <w:t>Atmospheric Chemistry and Physics</w:t>
      </w:r>
      <w:r w:rsidRPr="00A4496F">
        <w:rPr>
          <w:sz w:val="20"/>
          <w:szCs w:val="20"/>
          <w:lang w:val="en-US"/>
        </w:rPr>
        <w:t>, doi:</w:t>
      </w:r>
      <w:hyperlink r:id="rId688" w:history="1">
        <w:r w:rsidRPr="00A4496F">
          <w:rPr>
            <w:rStyle w:val="Lienhypertexte"/>
            <w:sz w:val="20"/>
            <w:szCs w:val="20"/>
            <w:lang w:val="en-US"/>
          </w:rPr>
          <w:t>10.5194/acp-14-9295-2014</w:t>
        </w:r>
      </w:hyperlink>
      <w:r w:rsidRPr="00A4496F">
        <w:rPr>
          <w:sz w:val="20"/>
          <w:szCs w:val="20"/>
          <w:lang w:val="en-US"/>
        </w:rPr>
        <w:t>.</w:t>
      </w:r>
    </w:p>
    <w:p w14:paraId="2F337D40" w14:textId="526C6564"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Stevens, B. et al., 2017: {MACv}2-{SP}: a parameterization of anthropogenic aerosol optical properties and an associated {Twomey} effect for use in {CMIP}6. </w:t>
      </w:r>
      <w:r w:rsidRPr="00A4496F">
        <w:rPr>
          <w:i/>
          <w:sz w:val="20"/>
          <w:szCs w:val="20"/>
          <w:lang w:val="en-US"/>
        </w:rPr>
        <w:t>Geosci. Model Dev.</w:t>
      </w:r>
      <w:r w:rsidRPr="00A4496F">
        <w:rPr>
          <w:sz w:val="20"/>
          <w:szCs w:val="20"/>
          <w:lang w:val="en-US"/>
        </w:rPr>
        <w:t xml:space="preserve">, </w:t>
      </w:r>
      <w:r w:rsidRPr="00A4496F">
        <w:rPr>
          <w:b/>
          <w:sz w:val="20"/>
          <w:szCs w:val="20"/>
          <w:lang w:val="en-US"/>
        </w:rPr>
        <w:t>10(1)</w:t>
      </w:r>
      <w:r w:rsidRPr="00A4496F">
        <w:rPr>
          <w:sz w:val="20"/>
          <w:szCs w:val="20"/>
          <w:lang w:val="en-US"/>
        </w:rPr>
        <w:t>, 433–452, doi:</w:t>
      </w:r>
      <w:hyperlink r:id="rId689" w:history="1">
        <w:r w:rsidRPr="00A4496F">
          <w:rPr>
            <w:rStyle w:val="Lienhypertexte"/>
            <w:sz w:val="20"/>
            <w:szCs w:val="20"/>
            <w:lang w:val="en-US"/>
          </w:rPr>
          <w:t>10.5194/gmd-10-433-2017</w:t>
        </w:r>
      </w:hyperlink>
      <w:r w:rsidRPr="00A4496F">
        <w:rPr>
          <w:sz w:val="20"/>
          <w:szCs w:val="20"/>
          <w:lang w:val="en-US"/>
        </w:rPr>
        <w:t>.</w:t>
      </w:r>
    </w:p>
    <w:p w14:paraId="237AA045" w14:textId="3461F67A"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Stevenson, D.S. et al., 2006: Multimodel ensemble simulations of present-day and near-future tropospheric ozone. </w:t>
      </w:r>
      <w:r w:rsidRPr="00A4496F">
        <w:rPr>
          <w:i/>
          <w:sz w:val="20"/>
          <w:szCs w:val="20"/>
          <w:lang w:val="en-US"/>
        </w:rPr>
        <w:t>Journal of Geophysical Research: Atmospheres</w:t>
      </w:r>
      <w:r w:rsidRPr="00A4496F">
        <w:rPr>
          <w:sz w:val="20"/>
          <w:szCs w:val="20"/>
          <w:lang w:val="en-US"/>
        </w:rPr>
        <w:t xml:space="preserve">, </w:t>
      </w:r>
      <w:r w:rsidRPr="00A4496F">
        <w:rPr>
          <w:b/>
          <w:sz w:val="20"/>
          <w:szCs w:val="20"/>
          <w:lang w:val="en-US"/>
        </w:rPr>
        <w:t>111(D8)</w:t>
      </w:r>
      <w:r w:rsidRPr="00A4496F">
        <w:rPr>
          <w:sz w:val="20"/>
          <w:szCs w:val="20"/>
          <w:lang w:val="en-US"/>
        </w:rPr>
        <w:t>, doi:</w:t>
      </w:r>
      <w:hyperlink r:id="rId690" w:history="1">
        <w:r w:rsidRPr="00A4496F">
          <w:rPr>
            <w:rStyle w:val="Lienhypertexte"/>
            <w:sz w:val="20"/>
            <w:szCs w:val="20"/>
            <w:lang w:val="en-US"/>
          </w:rPr>
          <w:t>10.1029/2005jd006338</w:t>
        </w:r>
      </w:hyperlink>
      <w:r w:rsidRPr="00A4496F">
        <w:rPr>
          <w:sz w:val="20"/>
          <w:szCs w:val="20"/>
          <w:lang w:val="en-US"/>
        </w:rPr>
        <w:t>.</w:t>
      </w:r>
    </w:p>
    <w:p w14:paraId="2D3983AF" w14:textId="06E77BAA"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Stevenson, D.S. et al., 2013: Tropospheric ozone changes, radiative forcing and attribution to emissions in the Atmospheric Chemistry and Climate Model Intercomparison Project (ACCMIP).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13(6)</w:t>
      </w:r>
      <w:r w:rsidRPr="00A4496F">
        <w:rPr>
          <w:sz w:val="20"/>
          <w:szCs w:val="20"/>
          <w:lang w:val="en-US"/>
        </w:rPr>
        <w:t>, 3063–3085, doi:</w:t>
      </w:r>
      <w:hyperlink r:id="rId691" w:history="1">
        <w:r w:rsidRPr="00A4496F">
          <w:rPr>
            <w:rStyle w:val="Lienhypertexte"/>
            <w:sz w:val="20"/>
            <w:szCs w:val="20"/>
            <w:lang w:val="en-US"/>
          </w:rPr>
          <w:t>10.5194/acp-13-3063-2013</w:t>
        </w:r>
      </w:hyperlink>
      <w:r w:rsidRPr="00A4496F">
        <w:rPr>
          <w:sz w:val="20"/>
          <w:szCs w:val="20"/>
          <w:lang w:val="en-US"/>
        </w:rPr>
        <w:t>.</w:t>
      </w:r>
    </w:p>
    <w:p w14:paraId="797FDE07" w14:textId="358B7007"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lastRenderedPageBreak/>
        <w:t xml:space="preserve">Stevenson, D.S. et al., 2020: Trends in global tropospheric hydroxyl radical and methane lifetime since 1850 from AerChemMIP.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20(21)</w:t>
      </w:r>
      <w:r w:rsidRPr="00A4496F">
        <w:rPr>
          <w:sz w:val="20"/>
          <w:szCs w:val="20"/>
          <w:lang w:val="en-US"/>
        </w:rPr>
        <w:t>, 12905–12920, doi:</w:t>
      </w:r>
      <w:hyperlink r:id="rId692" w:history="1">
        <w:r w:rsidRPr="00A4496F">
          <w:rPr>
            <w:rStyle w:val="Lienhypertexte"/>
            <w:sz w:val="20"/>
            <w:szCs w:val="20"/>
            <w:lang w:val="en-US"/>
          </w:rPr>
          <w:t>10.5194/acp-20-12905-2020</w:t>
        </w:r>
      </w:hyperlink>
      <w:r w:rsidRPr="00A4496F">
        <w:rPr>
          <w:sz w:val="20"/>
          <w:szCs w:val="20"/>
          <w:lang w:val="en-US"/>
        </w:rPr>
        <w:t>.</w:t>
      </w:r>
    </w:p>
    <w:p w14:paraId="41559F99" w14:textId="17FD7B8D"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Stjern, C.W. et al., 2017: Rapid Adjustments Cause Weak Surface Temperature Response to Increased Black Carbon Concentrations. </w:t>
      </w:r>
      <w:r w:rsidRPr="00A4496F">
        <w:rPr>
          <w:i/>
          <w:sz w:val="20"/>
          <w:szCs w:val="20"/>
          <w:lang w:val="en-US"/>
        </w:rPr>
        <w:t>Journal of Geophysical Research: Atmospheres</w:t>
      </w:r>
      <w:r w:rsidRPr="00A4496F">
        <w:rPr>
          <w:sz w:val="20"/>
          <w:szCs w:val="20"/>
          <w:lang w:val="en-US"/>
        </w:rPr>
        <w:t xml:space="preserve">, </w:t>
      </w:r>
      <w:r w:rsidRPr="00A4496F">
        <w:rPr>
          <w:b/>
          <w:sz w:val="20"/>
          <w:szCs w:val="20"/>
          <w:lang w:val="en-US"/>
        </w:rPr>
        <w:t>122(21)</w:t>
      </w:r>
      <w:r w:rsidRPr="00A4496F">
        <w:rPr>
          <w:sz w:val="20"/>
          <w:szCs w:val="20"/>
          <w:lang w:val="en-US"/>
        </w:rPr>
        <w:t>, 11,462–11,481, doi:</w:t>
      </w:r>
      <w:hyperlink r:id="rId693" w:history="1">
        <w:r w:rsidRPr="00A4496F">
          <w:rPr>
            <w:rStyle w:val="Lienhypertexte"/>
            <w:sz w:val="20"/>
            <w:szCs w:val="20"/>
            <w:lang w:val="en-US"/>
          </w:rPr>
          <w:t>10.1002/2017jd027326</w:t>
        </w:r>
      </w:hyperlink>
      <w:r w:rsidRPr="00A4496F">
        <w:rPr>
          <w:sz w:val="20"/>
          <w:szCs w:val="20"/>
          <w:lang w:val="en-US"/>
        </w:rPr>
        <w:t>.</w:t>
      </w:r>
    </w:p>
    <w:p w14:paraId="72798558" w14:textId="5DF475A9"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Stockwell, W.R., E. Saunders, W.S. Goliff, and R.M. Fitzgerald, 2020: A perspective on the development of gas-phase chemical mechanisms for Eulerian air quality models. </w:t>
      </w:r>
      <w:r w:rsidRPr="00A4496F">
        <w:rPr>
          <w:i/>
          <w:sz w:val="20"/>
          <w:szCs w:val="20"/>
          <w:lang w:val="en-US"/>
        </w:rPr>
        <w:t>Journal of the Air &amp; Waste Management Association</w:t>
      </w:r>
      <w:r w:rsidRPr="00A4496F">
        <w:rPr>
          <w:sz w:val="20"/>
          <w:szCs w:val="20"/>
          <w:lang w:val="en-US"/>
        </w:rPr>
        <w:t xml:space="preserve">, </w:t>
      </w:r>
      <w:r w:rsidRPr="00A4496F">
        <w:rPr>
          <w:b/>
          <w:sz w:val="20"/>
          <w:szCs w:val="20"/>
          <w:lang w:val="en-US"/>
        </w:rPr>
        <w:t>70(1)</w:t>
      </w:r>
      <w:r w:rsidRPr="00A4496F">
        <w:rPr>
          <w:sz w:val="20"/>
          <w:szCs w:val="20"/>
          <w:lang w:val="en-US"/>
        </w:rPr>
        <w:t>, 44–70, doi:</w:t>
      </w:r>
      <w:hyperlink r:id="rId694" w:history="1">
        <w:r w:rsidRPr="00A4496F">
          <w:rPr>
            <w:rStyle w:val="Lienhypertexte"/>
            <w:sz w:val="20"/>
            <w:szCs w:val="20"/>
            <w:lang w:val="en-US"/>
          </w:rPr>
          <w:t>10.1080/10962247.2019.1694605</w:t>
        </w:r>
      </w:hyperlink>
      <w:r w:rsidRPr="00A4496F">
        <w:rPr>
          <w:sz w:val="20"/>
          <w:szCs w:val="20"/>
          <w:lang w:val="en-US"/>
        </w:rPr>
        <w:t>.</w:t>
      </w:r>
    </w:p>
    <w:p w14:paraId="0652B55B" w14:textId="76F1B3D7"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Stohl, A. et al., 2013: Black carbon in the Arctic: The underestimated role of gas flaring and residential combustion emissions.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13(17)</w:t>
      </w:r>
      <w:r w:rsidRPr="00A4496F">
        <w:rPr>
          <w:sz w:val="20"/>
          <w:szCs w:val="20"/>
          <w:lang w:val="en-US"/>
        </w:rPr>
        <w:t>, doi:</w:t>
      </w:r>
      <w:hyperlink r:id="rId695" w:history="1">
        <w:r w:rsidRPr="00A4496F">
          <w:rPr>
            <w:rStyle w:val="Lienhypertexte"/>
            <w:sz w:val="20"/>
            <w:szCs w:val="20"/>
            <w:lang w:val="en-US"/>
          </w:rPr>
          <w:t>10.5194/acp-13-8833-2013</w:t>
        </w:r>
      </w:hyperlink>
      <w:r w:rsidRPr="00A4496F">
        <w:rPr>
          <w:sz w:val="20"/>
          <w:szCs w:val="20"/>
          <w:lang w:val="en-US"/>
        </w:rPr>
        <w:t>.</w:t>
      </w:r>
    </w:p>
    <w:p w14:paraId="318D4767" w14:textId="0BE59861"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Stohl, A. et al., 2015: Evaluating the climate and air quality impacts of short-lived pollutants.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15(18)</w:t>
      </w:r>
      <w:r w:rsidRPr="00A4496F">
        <w:rPr>
          <w:sz w:val="20"/>
          <w:szCs w:val="20"/>
          <w:lang w:val="en-US"/>
        </w:rPr>
        <w:t>, 10529–10566, doi:</w:t>
      </w:r>
      <w:hyperlink r:id="rId696" w:history="1">
        <w:r w:rsidRPr="00A4496F">
          <w:rPr>
            <w:rStyle w:val="Lienhypertexte"/>
            <w:sz w:val="20"/>
            <w:szCs w:val="20"/>
            <w:lang w:val="en-US"/>
          </w:rPr>
          <w:t>10.5194/acp-15-10529-2015</w:t>
        </w:r>
      </w:hyperlink>
      <w:r w:rsidRPr="00A4496F">
        <w:rPr>
          <w:sz w:val="20"/>
          <w:szCs w:val="20"/>
          <w:lang w:val="en-US"/>
        </w:rPr>
        <w:t>.</w:t>
      </w:r>
    </w:p>
    <w:p w14:paraId="02138940" w14:textId="06622B8B"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Storelvmo, T. et al., 2013: Cirrus cloud seeding has potential to cool climate. </w:t>
      </w:r>
      <w:r w:rsidRPr="00A4496F">
        <w:rPr>
          <w:i/>
          <w:sz w:val="20"/>
          <w:szCs w:val="20"/>
          <w:lang w:val="en-US"/>
        </w:rPr>
        <w:t>Geophysical Research Letters</w:t>
      </w:r>
      <w:r w:rsidRPr="00A4496F">
        <w:rPr>
          <w:sz w:val="20"/>
          <w:szCs w:val="20"/>
          <w:lang w:val="en-US"/>
        </w:rPr>
        <w:t>, doi:</w:t>
      </w:r>
      <w:hyperlink r:id="rId697" w:history="1">
        <w:r w:rsidRPr="00A4496F">
          <w:rPr>
            <w:rStyle w:val="Lienhypertexte"/>
            <w:sz w:val="20"/>
            <w:szCs w:val="20"/>
            <w:lang w:val="en-US"/>
          </w:rPr>
          <w:t>10.1029/2012gl054201</w:t>
        </w:r>
      </w:hyperlink>
      <w:r w:rsidRPr="00A4496F">
        <w:rPr>
          <w:sz w:val="20"/>
          <w:szCs w:val="20"/>
          <w:lang w:val="en-US"/>
        </w:rPr>
        <w:t>.</w:t>
      </w:r>
    </w:p>
    <w:p w14:paraId="7F2D1656" w14:textId="2FDD3E11"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Strada, S. and N. Unger, 2016: Potential sensitivity of photosynthesis and isoprene emission to direct radiative effects of atmospheric aerosol pollution.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16(7)</w:t>
      </w:r>
      <w:r w:rsidRPr="00A4496F">
        <w:rPr>
          <w:sz w:val="20"/>
          <w:szCs w:val="20"/>
          <w:lang w:val="en-US"/>
        </w:rPr>
        <w:t>, 4213–4234, doi:</w:t>
      </w:r>
      <w:hyperlink r:id="rId698" w:history="1">
        <w:r w:rsidRPr="00A4496F">
          <w:rPr>
            <w:rStyle w:val="Lienhypertexte"/>
            <w:sz w:val="20"/>
            <w:szCs w:val="20"/>
            <w:lang w:val="en-US"/>
          </w:rPr>
          <w:t>10.5194/acp-16-4213-2016</w:t>
        </w:r>
      </w:hyperlink>
      <w:r w:rsidRPr="00A4496F">
        <w:rPr>
          <w:sz w:val="20"/>
          <w:szCs w:val="20"/>
          <w:lang w:val="en-US"/>
        </w:rPr>
        <w:t>.</w:t>
      </w:r>
    </w:p>
    <w:p w14:paraId="55A2ED10" w14:textId="2644D150"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Strefler, J., G. Luderer, E. Kriegler, and M. Meinshausen, 2014: Can air pollutant controls change global warming? </w:t>
      </w:r>
      <w:r w:rsidRPr="00A4496F">
        <w:rPr>
          <w:i/>
          <w:sz w:val="20"/>
          <w:szCs w:val="20"/>
          <w:lang w:val="en-US"/>
        </w:rPr>
        <w:t>Environmental Science and Policy</w:t>
      </w:r>
      <w:r w:rsidRPr="00A4496F">
        <w:rPr>
          <w:sz w:val="20"/>
          <w:szCs w:val="20"/>
          <w:lang w:val="en-US"/>
        </w:rPr>
        <w:t xml:space="preserve">, </w:t>
      </w:r>
      <w:r w:rsidRPr="00A4496F">
        <w:rPr>
          <w:b/>
          <w:sz w:val="20"/>
          <w:szCs w:val="20"/>
          <w:lang w:val="en-US"/>
        </w:rPr>
        <w:t>41</w:t>
      </w:r>
      <w:r w:rsidRPr="00A4496F">
        <w:rPr>
          <w:sz w:val="20"/>
          <w:szCs w:val="20"/>
          <w:lang w:val="en-US"/>
        </w:rPr>
        <w:t>, 33–43, doi:</w:t>
      </w:r>
      <w:hyperlink r:id="rId699" w:history="1">
        <w:r w:rsidRPr="00A4496F">
          <w:rPr>
            <w:rStyle w:val="Lienhypertexte"/>
            <w:sz w:val="20"/>
            <w:szCs w:val="20"/>
            <w:lang w:val="en-US"/>
          </w:rPr>
          <w:t>10.1016/j.envsci.2014.04.009</w:t>
        </w:r>
      </w:hyperlink>
      <w:r w:rsidRPr="00A4496F">
        <w:rPr>
          <w:sz w:val="20"/>
          <w:szCs w:val="20"/>
          <w:lang w:val="en-US"/>
        </w:rPr>
        <w:t>.</w:t>
      </w:r>
    </w:p>
    <w:p w14:paraId="391EABC6" w14:textId="40B5BF0C"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Strode, S.A. et al., 2015: Implications of carbon monoxide bias for methane lifetime and atmospheric composition in chemistry climate models. </w:t>
      </w:r>
      <w:r w:rsidRPr="00A4496F">
        <w:rPr>
          <w:i/>
          <w:sz w:val="20"/>
          <w:szCs w:val="20"/>
          <w:lang w:val="en-US"/>
        </w:rPr>
        <w:t>Atmospheric Chemistry and Physics</w:t>
      </w:r>
      <w:r w:rsidRPr="00A4496F">
        <w:rPr>
          <w:sz w:val="20"/>
          <w:szCs w:val="20"/>
          <w:lang w:val="en-US"/>
        </w:rPr>
        <w:t>, doi:</w:t>
      </w:r>
      <w:hyperlink r:id="rId700" w:history="1">
        <w:r w:rsidRPr="00A4496F">
          <w:rPr>
            <w:rStyle w:val="Lienhypertexte"/>
            <w:sz w:val="20"/>
            <w:szCs w:val="20"/>
            <w:lang w:val="en-US"/>
          </w:rPr>
          <w:t>10.5194/acp-15-11789-2015</w:t>
        </w:r>
      </w:hyperlink>
      <w:r w:rsidRPr="00A4496F">
        <w:rPr>
          <w:sz w:val="20"/>
          <w:szCs w:val="20"/>
          <w:lang w:val="en-US"/>
        </w:rPr>
        <w:t>.</w:t>
      </w:r>
    </w:p>
    <w:p w14:paraId="176F132B" w14:textId="0AC8E749"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Strode, S.A. et al., 2016: Interpreting space-based trends in carbon monoxide with multiple models.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16(11)</w:t>
      </w:r>
      <w:r w:rsidRPr="00A4496F">
        <w:rPr>
          <w:sz w:val="20"/>
          <w:szCs w:val="20"/>
          <w:lang w:val="en-US"/>
        </w:rPr>
        <w:t>, 7285–7294, doi:</w:t>
      </w:r>
      <w:hyperlink r:id="rId701" w:history="1">
        <w:r w:rsidRPr="00A4496F">
          <w:rPr>
            <w:rStyle w:val="Lienhypertexte"/>
            <w:sz w:val="20"/>
            <w:szCs w:val="20"/>
            <w:lang w:val="en-US"/>
          </w:rPr>
          <w:t>10.5194/acp-16-7285-2016</w:t>
        </w:r>
      </w:hyperlink>
      <w:r w:rsidRPr="00A4496F">
        <w:rPr>
          <w:sz w:val="20"/>
          <w:szCs w:val="20"/>
          <w:lang w:val="en-US"/>
        </w:rPr>
        <w:t>.</w:t>
      </w:r>
    </w:p>
    <w:p w14:paraId="585D9F7A" w14:textId="557447FB"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Struthers, H. et al., 2013: Climate-induced changes in sea salt aerosol number emissions: 1870 to 2100. </w:t>
      </w:r>
      <w:r w:rsidRPr="00A4496F">
        <w:rPr>
          <w:i/>
          <w:sz w:val="20"/>
          <w:szCs w:val="20"/>
          <w:lang w:val="en-US"/>
        </w:rPr>
        <w:t>Journal of Geophysical Research: Atmospheres</w:t>
      </w:r>
      <w:r w:rsidRPr="00A4496F">
        <w:rPr>
          <w:sz w:val="20"/>
          <w:szCs w:val="20"/>
          <w:lang w:val="en-US"/>
        </w:rPr>
        <w:t xml:space="preserve">, </w:t>
      </w:r>
      <w:r w:rsidRPr="00A4496F">
        <w:rPr>
          <w:b/>
          <w:sz w:val="20"/>
          <w:szCs w:val="20"/>
          <w:lang w:val="en-US"/>
        </w:rPr>
        <w:t>118(2)</w:t>
      </w:r>
      <w:r w:rsidRPr="00A4496F">
        <w:rPr>
          <w:sz w:val="20"/>
          <w:szCs w:val="20"/>
          <w:lang w:val="en-US"/>
        </w:rPr>
        <w:t>, 670–682, doi:</w:t>
      </w:r>
      <w:hyperlink r:id="rId702" w:history="1">
        <w:r w:rsidRPr="00A4496F">
          <w:rPr>
            <w:rStyle w:val="Lienhypertexte"/>
            <w:sz w:val="20"/>
            <w:szCs w:val="20"/>
            <w:lang w:val="en-US"/>
          </w:rPr>
          <w:t>10.1002/jgrd.50129</w:t>
        </w:r>
      </w:hyperlink>
      <w:r w:rsidRPr="00A4496F">
        <w:rPr>
          <w:sz w:val="20"/>
          <w:szCs w:val="20"/>
          <w:lang w:val="en-US"/>
        </w:rPr>
        <w:t>.</w:t>
      </w:r>
    </w:p>
    <w:p w14:paraId="68FA5AA2" w14:textId="5610CF2F"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Stuber, N., M. Ponater, and R. Sausen, 2001: Is the climate sensitivity to ozone perturbations enhanced by stratospheric water vapor feedback? </w:t>
      </w:r>
      <w:r w:rsidRPr="00A4496F">
        <w:rPr>
          <w:i/>
          <w:sz w:val="20"/>
          <w:szCs w:val="20"/>
          <w:lang w:val="en-US"/>
        </w:rPr>
        <w:t>Geophysical Research Letters</w:t>
      </w:r>
      <w:r w:rsidRPr="00A4496F">
        <w:rPr>
          <w:sz w:val="20"/>
          <w:szCs w:val="20"/>
          <w:lang w:val="en-US"/>
        </w:rPr>
        <w:t xml:space="preserve">, </w:t>
      </w:r>
      <w:r w:rsidRPr="00A4496F">
        <w:rPr>
          <w:b/>
          <w:sz w:val="20"/>
          <w:szCs w:val="20"/>
          <w:lang w:val="en-US"/>
        </w:rPr>
        <w:t>28(15)</w:t>
      </w:r>
      <w:r w:rsidRPr="00A4496F">
        <w:rPr>
          <w:sz w:val="20"/>
          <w:szCs w:val="20"/>
          <w:lang w:val="en-US"/>
        </w:rPr>
        <w:t>, 2887–2890, doi:</w:t>
      </w:r>
      <w:hyperlink r:id="rId703" w:history="1">
        <w:r w:rsidRPr="00A4496F">
          <w:rPr>
            <w:rStyle w:val="Lienhypertexte"/>
            <w:sz w:val="20"/>
            <w:szCs w:val="20"/>
            <w:lang w:val="en-US"/>
          </w:rPr>
          <w:t>10.1029/2001gl013000</w:t>
        </w:r>
      </w:hyperlink>
      <w:r w:rsidRPr="00A4496F">
        <w:rPr>
          <w:sz w:val="20"/>
          <w:szCs w:val="20"/>
          <w:lang w:val="en-US"/>
        </w:rPr>
        <w:t>.</w:t>
      </w:r>
    </w:p>
    <w:p w14:paraId="5DE91F08" w14:textId="3C20CD86"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Sun, G.E. et al., 2012: Interactive influences of ozone and climate on streamflow of forested watersheds. </w:t>
      </w:r>
      <w:r w:rsidRPr="00A4496F">
        <w:rPr>
          <w:i/>
          <w:sz w:val="20"/>
          <w:szCs w:val="20"/>
          <w:lang w:val="en-US"/>
        </w:rPr>
        <w:t>Global Change Biology</w:t>
      </w:r>
      <w:r w:rsidRPr="00A4496F">
        <w:rPr>
          <w:sz w:val="20"/>
          <w:szCs w:val="20"/>
          <w:lang w:val="en-US"/>
        </w:rPr>
        <w:t xml:space="preserve">, </w:t>
      </w:r>
      <w:r w:rsidRPr="00A4496F">
        <w:rPr>
          <w:b/>
          <w:sz w:val="20"/>
          <w:szCs w:val="20"/>
          <w:lang w:val="en-US"/>
        </w:rPr>
        <w:t>18(11)</w:t>
      </w:r>
      <w:r w:rsidRPr="00A4496F">
        <w:rPr>
          <w:sz w:val="20"/>
          <w:szCs w:val="20"/>
          <w:lang w:val="en-US"/>
        </w:rPr>
        <w:t>, 3395–3409, doi:</w:t>
      </w:r>
      <w:hyperlink r:id="rId704" w:history="1">
        <w:r w:rsidRPr="00A4496F">
          <w:rPr>
            <w:rStyle w:val="Lienhypertexte"/>
            <w:sz w:val="20"/>
            <w:szCs w:val="20"/>
            <w:lang w:val="en-US"/>
          </w:rPr>
          <w:t>10.1111/j.1365-2486.2012.02787.x</w:t>
        </w:r>
      </w:hyperlink>
      <w:r w:rsidRPr="00A4496F">
        <w:rPr>
          <w:sz w:val="20"/>
          <w:szCs w:val="20"/>
          <w:lang w:val="en-US"/>
        </w:rPr>
        <w:t>.</w:t>
      </w:r>
    </w:p>
    <w:p w14:paraId="51796EDC" w14:textId="640190F9"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Sun, W., P. Hess, and C. Liu, 2017: The impact of meteorological persistence on the distribution and extremes of ozone. </w:t>
      </w:r>
      <w:r w:rsidRPr="00A4496F">
        <w:rPr>
          <w:i/>
          <w:sz w:val="20"/>
          <w:szCs w:val="20"/>
          <w:lang w:val="en-US"/>
        </w:rPr>
        <w:t>Geophysical Research Letters</w:t>
      </w:r>
      <w:r w:rsidRPr="00A4496F">
        <w:rPr>
          <w:sz w:val="20"/>
          <w:szCs w:val="20"/>
          <w:lang w:val="en-US"/>
        </w:rPr>
        <w:t xml:space="preserve">, </w:t>
      </w:r>
      <w:r w:rsidRPr="00A4496F">
        <w:rPr>
          <w:b/>
          <w:sz w:val="20"/>
          <w:szCs w:val="20"/>
          <w:lang w:val="en-US"/>
        </w:rPr>
        <w:t>44(3)</w:t>
      </w:r>
      <w:r w:rsidRPr="00A4496F">
        <w:rPr>
          <w:sz w:val="20"/>
          <w:szCs w:val="20"/>
          <w:lang w:val="en-US"/>
        </w:rPr>
        <w:t>, 1545–1553, doi:</w:t>
      </w:r>
      <w:hyperlink r:id="rId705" w:history="1">
        <w:r w:rsidRPr="00A4496F">
          <w:rPr>
            <w:rStyle w:val="Lienhypertexte"/>
            <w:sz w:val="20"/>
            <w:szCs w:val="20"/>
            <w:lang w:val="en-US"/>
          </w:rPr>
          <w:t>10.1002/2016gl071731</w:t>
        </w:r>
      </w:hyperlink>
      <w:r w:rsidRPr="00A4496F">
        <w:rPr>
          <w:sz w:val="20"/>
          <w:szCs w:val="20"/>
          <w:lang w:val="en-US"/>
        </w:rPr>
        <w:t>.</w:t>
      </w:r>
    </w:p>
    <w:p w14:paraId="2B239220" w14:textId="69252C44"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Sun, W. et al., 2018: Long-Term Trends of Anthropogenic SO&lt;sub&gt;2&lt;/sub&gt;, NO&lt;sub&gt;x&lt;/sub&gt;, CO, and NMVOCs Emissions in China. </w:t>
      </w:r>
      <w:r w:rsidRPr="00A4496F">
        <w:rPr>
          <w:i/>
          <w:sz w:val="20"/>
          <w:szCs w:val="20"/>
          <w:lang w:val="en-US"/>
        </w:rPr>
        <w:t>Earth’s Future</w:t>
      </w:r>
      <w:r w:rsidRPr="00A4496F">
        <w:rPr>
          <w:sz w:val="20"/>
          <w:szCs w:val="20"/>
          <w:lang w:val="en-US"/>
        </w:rPr>
        <w:t xml:space="preserve">, </w:t>
      </w:r>
      <w:r w:rsidRPr="00A4496F">
        <w:rPr>
          <w:b/>
          <w:sz w:val="20"/>
          <w:szCs w:val="20"/>
          <w:lang w:val="en-US"/>
        </w:rPr>
        <w:t>6(8)</w:t>
      </w:r>
      <w:r w:rsidRPr="00A4496F">
        <w:rPr>
          <w:sz w:val="20"/>
          <w:szCs w:val="20"/>
          <w:lang w:val="en-US"/>
        </w:rPr>
        <w:t>, 1112–1133, doi:</w:t>
      </w:r>
      <w:hyperlink r:id="rId706" w:history="1">
        <w:r w:rsidRPr="00A4496F">
          <w:rPr>
            <w:rStyle w:val="Lienhypertexte"/>
            <w:sz w:val="20"/>
            <w:szCs w:val="20"/>
            <w:lang w:val="en-US"/>
          </w:rPr>
          <w:t>10.1029/2018ef000822</w:t>
        </w:r>
      </w:hyperlink>
      <w:r w:rsidRPr="00A4496F">
        <w:rPr>
          <w:sz w:val="20"/>
          <w:szCs w:val="20"/>
          <w:lang w:val="en-US"/>
        </w:rPr>
        <w:t>.</w:t>
      </w:r>
    </w:p>
    <w:p w14:paraId="52201C0C" w14:textId="22474AFE"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Sutton, M.A. et al., 2013: Towards a climate-dependent paradigm of ammonia emission and deposition. </w:t>
      </w:r>
      <w:r w:rsidRPr="00A4496F">
        <w:rPr>
          <w:i/>
          <w:sz w:val="20"/>
          <w:szCs w:val="20"/>
          <w:lang w:val="en-US"/>
        </w:rPr>
        <w:t>Philos. Trans. R. Soc. London, Ser. B</w:t>
      </w:r>
      <w:r w:rsidRPr="00A4496F">
        <w:rPr>
          <w:sz w:val="20"/>
          <w:szCs w:val="20"/>
          <w:lang w:val="en-US"/>
        </w:rPr>
        <w:t xml:space="preserve">, </w:t>
      </w:r>
      <w:r w:rsidRPr="00A4496F">
        <w:rPr>
          <w:b/>
          <w:sz w:val="20"/>
          <w:szCs w:val="20"/>
          <w:lang w:val="en-US"/>
        </w:rPr>
        <w:t>368(1621)</w:t>
      </w:r>
      <w:r w:rsidRPr="00A4496F">
        <w:rPr>
          <w:sz w:val="20"/>
          <w:szCs w:val="20"/>
          <w:lang w:val="en-US"/>
        </w:rPr>
        <w:t>.</w:t>
      </w:r>
    </w:p>
    <w:p w14:paraId="2414B39D" w14:textId="53C87BA1"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Szogs, S. et al., 2017: Impact of LULCC on the emission of BVOCs during the 21st century. </w:t>
      </w:r>
      <w:r w:rsidRPr="00A4496F">
        <w:rPr>
          <w:i/>
          <w:sz w:val="20"/>
          <w:szCs w:val="20"/>
          <w:lang w:val="en-US"/>
        </w:rPr>
        <w:t>Atmospheric Environment</w:t>
      </w:r>
      <w:r w:rsidRPr="00A4496F">
        <w:rPr>
          <w:sz w:val="20"/>
          <w:szCs w:val="20"/>
          <w:lang w:val="en-US"/>
        </w:rPr>
        <w:t xml:space="preserve">, </w:t>
      </w:r>
      <w:r w:rsidRPr="00A4496F">
        <w:rPr>
          <w:b/>
          <w:sz w:val="20"/>
          <w:szCs w:val="20"/>
          <w:lang w:val="en-US"/>
        </w:rPr>
        <w:t>165</w:t>
      </w:r>
      <w:r w:rsidRPr="00A4496F">
        <w:rPr>
          <w:sz w:val="20"/>
          <w:szCs w:val="20"/>
          <w:lang w:val="en-US"/>
        </w:rPr>
        <w:t>, 73–87, doi:</w:t>
      </w:r>
      <w:hyperlink r:id="rId707" w:history="1">
        <w:r w:rsidRPr="00A4496F">
          <w:rPr>
            <w:rStyle w:val="Lienhypertexte"/>
            <w:sz w:val="20"/>
            <w:szCs w:val="20"/>
            <w:lang w:val="en-US"/>
          </w:rPr>
          <w:t>10.1016/j.atmosenv.2017.06.025</w:t>
        </w:r>
      </w:hyperlink>
      <w:r w:rsidRPr="00A4496F">
        <w:rPr>
          <w:sz w:val="20"/>
          <w:szCs w:val="20"/>
          <w:lang w:val="en-US"/>
        </w:rPr>
        <w:t>.</w:t>
      </w:r>
    </w:p>
    <w:p w14:paraId="4D3BAA27" w14:textId="4680230D"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Tan, J. et al., 2018: Multi-model study of HTAP II on sulfur and nitrogen deposition.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18(9)</w:t>
      </w:r>
      <w:r w:rsidRPr="00A4496F">
        <w:rPr>
          <w:sz w:val="20"/>
          <w:szCs w:val="20"/>
          <w:lang w:val="en-US"/>
        </w:rPr>
        <w:t>, 6847–6866, doi:</w:t>
      </w:r>
      <w:hyperlink r:id="rId708" w:history="1">
        <w:r w:rsidRPr="00A4496F">
          <w:rPr>
            <w:rStyle w:val="Lienhypertexte"/>
            <w:sz w:val="20"/>
            <w:szCs w:val="20"/>
            <w:lang w:val="en-US"/>
          </w:rPr>
          <w:t>10.5194/acp-18-6847-2018</w:t>
        </w:r>
      </w:hyperlink>
      <w:r w:rsidRPr="00A4496F">
        <w:rPr>
          <w:sz w:val="20"/>
          <w:szCs w:val="20"/>
          <w:lang w:val="en-US"/>
        </w:rPr>
        <w:t>.</w:t>
      </w:r>
    </w:p>
    <w:p w14:paraId="3CCD8F40" w14:textId="1B9C84AE"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Tanaka, K., M.T. Lund, B. Aamaas, and T. Berntsen, 2018: Climate effects of non-compliant Volkswagen diesel cars. </w:t>
      </w:r>
      <w:r w:rsidRPr="00A4496F">
        <w:rPr>
          <w:i/>
          <w:sz w:val="20"/>
          <w:szCs w:val="20"/>
          <w:lang w:val="en-US"/>
        </w:rPr>
        <w:t>Environmental Research Letters</w:t>
      </w:r>
      <w:r w:rsidRPr="00A4496F">
        <w:rPr>
          <w:sz w:val="20"/>
          <w:szCs w:val="20"/>
          <w:lang w:val="en-US"/>
        </w:rPr>
        <w:t xml:space="preserve">, </w:t>
      </w:r>
      <w:r w:rsidRPr="00A4496F">
        <w:rPr>
          <w:b/>
          <w:sz w:val="20"/>
          <w:szCs w:val="20"/>
          <w:lang w:val="en-US"/>
        </w:rPr>
        <w:t>13(4)</w:t>
      </w:r>
      <w:r w:rsidRPr="00A4496F">
        <w:rPr>
          <w:sz w:val="20"/>
          <w:szCs w:val="20"/>
          <w:lang w:val="en-US"/>
        </w:rPr>
        <w:t>, 44020, doi:</w:t>
      </w:r>
      <w:hyperlink r:id="rId709" w:history="1">
        <w:r w:rsidRPr="00A4496F">
          <w:rPr>
            <w:rStyle w:val="Lienhypertexte"/>
            <w:sz w:val="20"/>
            <w:szCs w:val="20"/>
            <w:lang w:val="en-US"/>
          </w:rPr>
          <w:t>10.1088/1748-9326/aab18c</w:t>
        </w:r>
      </w:hyperlink>
      <w:r w:rsidRPr="00A4496F">
        <w:rPr>
          <w:sz w:val="20"/>
          <w:szCs w:val="20"/>
          <w:lang w:val="en-US"/>
        </w:rPr>
        <w:t>.</w:t>
      </w:r>
    </w:p>
    <w:p w14:paraId="5E9AD163" w14:textId="3E4A9E74"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Tang, Y.S. et al., 2018: Drivers for spatial, temporal and long-term trends in atmospheric ammonia and ammonium in the UK.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18(2)</w:t>
      </w:r>
      <w:r w:rsidRPr="00A4496F">
        <w:rPr>
          <w:sz w:val="20"/>
          <w:szCs w:val="20"/>
          <w:lang w:val="en-US"/>
        </w:rPr>
        <w:t>, 705–733, doi:</w:t>
      </w:r>
      <w:hyperlink r:id="rId710" w:history="1">
        <w:r w:rsidRPr="00A4496F">
          <w:rPr>
            <w:rStyle w:val="Lienhypertexte"/>
            <w:sz w:val="20"/>
            <w:szCs w:val="20"/>
            <w:lang w:val="en-US"/>
          </w:rPr>
          <w:t>10.5194/acp-18-705-2018</w:t>
        </w:r>
      </w:hyperlink>
      <w:r w:rsidRPr="00A4496F">
        <w:rPr>
          <w:sz w:val="20"/>
          <w:szCs w:val="20"/>
          <w:lang w:val="en-US"/>
        </w:rPr>
        <w:t>.</w:t>
      </w:r>
    </w:p>
    <w:p w14:paraId="4FAD916B" w14:textId="23FBB58A"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Tanimoto, H., K. Ikeda, K.F. Boersma, R.J. A, and S. Garivait, 2015: Interannual variability of nitrogen oxides emissions from boreal fires in Siberia and Alaska during 1996–2011 as observed from space. </w:t>
      </w:r>
      <w:r w:rsidRPr="00A4496F">
        <w:rPr>
          <w:i/>
          <w:sz w:val="20"/>
          <w:szCs w:val="20"/>
          <w:lang w:val="en-US"/>
        </w:rPr>
        <w:t>Environmental Research Letters</w:t>
      </w:r>
      <w:r w:rsidRPr="00A4496F">
        <w:rPr>
          <w:sz w:val="20"/>
          <w:szCs w:val="20"/>
          <w:lang w:val="en-US"/>
        </w:rPr>
        <w:t xml:space="preserve">, </w:t>
      </w:r>
      <w:r w:rsidRPr="00A4496F">
        <w:rPr>
          <w:b/>
          <w:sz w:val="20"/>
          <w:szCs w:val="20"/>
          <w:lang w:val="en-US"/>
        </w:rPr>
        <w:t>10(6)</w:t>
      </w:r>
      <w:r w:rsidRPr="00A4496F">
        <w:rPr>
          <w:sz w:val="20"/>
          <w:szCs w:val="20"/>
          <w:lang w:val="en-US"/>
        </w:rPr>
        <w:t>, 65004.</w:t>
      </w:r>
    </w:p>
    <w:p w14:paraId="0A7039D7" w14:textId="09AF09CC"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Taylor, J.W. et al., 2014: Size-dependent wet removal of black carbon in Canadian biomass burning plumes. </w:t>
      </w:r>
      <w:r w:rsidRPr="00A4496F">
        <w:rPr>
          <w:i/>
          <w:sz w:val="20"/>
          <w:szCs w:val="20"/>
          <w:lang w:val="en-US"/>
        </w:rPr>
        <w:t>Atmospheric Chemistry and Physics</w:t>
      </w:r>
      <w:r w:rsidRPr="00A4496F">
        <w:rPr>
          <w:sz w:val="20"/>
          <w:szCs w:val="20"/>
          <w:lang w:val="en-US"/>
        </w:rPr>
        <w:t>, doi:</w:t>
      </w:r>
      <w:hyperlink r:id="rId711" w:history="1">
        <w:r w:rsidRPr="00A4496F">
          <w:rPr>
            <w:rStyle w:val="Lienhypertexte"/>
            <w:sz w:val="20"/>
            <w:szCs w:val="20"/>
            <w:lang w:val="en-US"/>
          </w:rPr>
          <w:t>10.5194/acp-14-13755-2014</w:t>
        </w:r>
      </w:hyperlink>
      <w:r w:rsidRPr="00A4496F">
        <w:rPr>
          <w:sz w:val="20"/>
          <w:szCs w:val="20"/>
          <w:lang w:val="en-US"/>
        </w:rPr>
        <w:t>.</w:t>
      </w:r>
    </w:p>
    <w:p w14:paraId="1B179813" w14:textId="1B5E6AE8"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Té, Y. et al., 2016: Seasonal variability of surface and column carbon monoxide over the megacity Paris, high-altitude Jungfraujoch and Southern Hemispheric Wollongong stations.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16(17)</w:t>
      </w:r>
      <w:r w:rsidRPr="00A4496F">
        <w:rPr>
          <w:sz w:val="20"/>
          <w:szCs w:val="20"/>
          <w:lang w:val="en-US"/>
        </w:rPr>
        <w:t>, 10911–10925, doi:</w:t>
      </w:r>
      <w:hyperlink r:id="rId712" w:history="1">
        <w:r w:rsidRPr="00A4496F">
          <w:rPr>
            <w:rStyle w:val="Lienhypertexte"/>
            <w:sz w:val="20"/>
            <w:szCs w:val="20"/>
            <w:lang w:val="en-US"/>
          </w:rPr>
          <w:t>10.5194/acp-16-10911-2016</w:t>
        </w:r>
      </w:hyperlink>
      <w:r w:rsidRPr="00A4496F">
        <w:rPr>
          <w:sz w:val="20"/>
          <w:szCs w:val="20"/>
          <w:lang w:val="en-US"/>
        </w:rPr>
        <w:t>.</w:t>
      </w:r>
    </w:p>
    <w:p w14:paraId="103800CE" w14:textId="51E8E77C"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Theobald, M.R. et al., 2019: An evaluation of European nitrogen and sulfur wet deposition and their trends estimated by six chemistry transport models for the period 1990-2010.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19(1)</w:t>
      </w:r>
      <w:r w:rsidRPr="00A4496F">
        <w:rPr>
          <w:sz w:val="20"/>
          <w:szCs w:val="20"/>
          <w:lang w:val="en-US"/>
        </w:rPr>
        <w:t>, 379–405, doi:</w:t>
      </w:r>
      <w:hyperlink r:id="rId713" w:history="1">
        <w:r w:rsidRPr="00A4496F">
          <w:rPr>
            <w:rStyle w:val="Lienhypertexte"/>
            <w:sz w:val="20"/>
            <w:szCs w:val="20"/>
            <w:lang w:val="en-US"/>
          </w:rPr>
          <w:t>10.5194/acp-19-379-2019</w:t>
        </w:r>
      </w:hyperlink>
      <w:r w:rsidRPr="00A4496F">
        <w:rPr>
          <w:sz w:val="20"/>
          <w:szCs w:val="20"/>
          <w:lang w:val="en-US"/>
        </w:rPr>
        <w:t>.</w:t>
      </w:r>
    </w:p>
    <w:p w14:paraId="6F05704A" w14:textId="59489271"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Thompson, T.M., S. Rausch, R.K. Saari, and N.E. Selin, 2016: Air quality co-benefits of subnational carbon policies. </w:t>
      </w:r>
      <w:r w:rsidRPr="00A4496F">
        <w:rPr>
          <w:i/>
          <w:sz w:val="20"/>
          <w:szCs w:val="20"/>
          <w:lang w:val="en-US"/>
        </w:rPr>
        <w:t>Journal of the Air &amp; Waste Management Association</w:t>
      </w:r>
      <w:r w:rsidRPr="00A4496F">
        <w:rPr>
          <w:sz w:val="20"/>
          <w:szCs w:val="20"/>
          <w:lang w:val="en-US"/>
        </w:rPr>
        <w:t xml:space="preserve">, </w:t>
      </w:r>
      <w:r w:rsidRPr="00A4496F">
        <w:rPr>
          <w:b/>
          <w:sz w:val="20"/>
          <w:szCs w:val="20"/>
          <w:lang w:val="en-US"/>
        </w:rPr>
        <w:t>66(10)</w:t>
      </w:r>
      <w:r w:rsidRPr="00A4496F">
        <w:rPr>
          <w:sz w:val="20"/>
          <w:szCs w:val="20"/>
          <w:lang w:val="en-US"/>
        </w:rPr>
        <w:t>, 988–1002, doi:</w:t>
      </w:r>
      <w:hyperlink r:id="rId714" w:history="1">
        <w:r w:rsidRPr="00A4496F">
          <w:rPr>
            <w:rStyle w:val="Lienhypertexte"/>
            <w:sz w:val="20"/>
            <w:szCs w:val="20"/>
            <w:lang w:val="en-US"/>
          </w:rPr>
          <w:t>10.1080/10962247.2016.1192071</w:t>
        </w:r>
      </w:hyperlink>
      <w:r w:rsidRPr="00A4496F">
        <w:rPr>
          <w:sz w:val="20"/>
          <w:szCs w:val="20"/>
          <w:lang w:val="en-US"/>
        </w:rPr>
        <w:t>.</w:t>
      </w:r>
    </w:p>
    <w:p w14:paraId="5026E83E" w14:textId="10A6106C"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Thornhill, G. et al., 2021: Climate-driven chemistry and aerosol feedbacks in CMIP6 Earth system models.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21(2)</w:t>
      </w:r>
      <w:r w:rsidRPr="00A4496F">
        <w:rPr>
          <w:sz w:val="20"/>
          <w:szCs w:val="20"/>
          <w:lang w:val="en-US"/>
        </w:rPr>
        <w:t>, 1105–1126, doi:</w:t>
      </w:r>
      <w:hyperlink r:id="rId715" w:history="1">
        <w:r w:rsidRPr="00A4496F">
          <w:rPr>
            <w:rStyle w:val="Lienhypertexte"/>
            <w:sz w:val="20"/>
            <w:szCs w:val="20"/>
            <w:lang w:val="en-US"/>
          </w:rPr>
          <w:t>10.5194/acp-21-1105-2021</w:t>
        </w:r>
      </w:hyperlink>
      <w:r w:rsidRPr="00A4496F">
        <w:rPr>
          <w:sz w:val="20"/>
          <w:szCs w:val="20"/>
          <w:lang w:val="en-US"/>
        </w:rPr>
        <w:t>.</w:t>
      </w:r>
    </w:p>
    <w:p w14:paraId="4DD0B15C" w14:textId="16CE5F27"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Thornhill, G.D. et al., 2021: Effective radiative forcing from emissions of reactive gases and aerosols – a multi-model comparison. </w:t>
      </w:r>
      <w:r w:rsidRPr="00A4496F">
        <w:rPr>
          <w:i/>
          <w:sz w:val="20"/>
          <w:szCs w:val="20"/>
          <w:lang w:val="en-US"/>
        </w:rPr>
        <w:t>Atmos. Chem. Phys.</w:t>
      </w:r>
      <w:r w:rsidRPr="00A4496F">
        <w:rPr>
          <w:sz w:val="20"/>
          <w:szCs w:val="20"/>
          <w:lang w:val="en-US"/>
        </w:rPr>
        <w:t xml:space="preserve">, </w:t>
      </w:r>
      <w:r w:rsidRPr="00A4496F">
        <w:rPr>
          <w:b/>
          <w:sz w:val="20"/>
          <w:szCs w:val="20"/>
          <w:lang w:val="en-US"/>
        </w:rPr>
        <w:t>21(2)</w:t>
      </w:r>
      <w:r w:rsidRPr="00A4496F">
        <w:rPr>
          <w:sz w:val="20"/>
          <w:szCs w:val="20"/>
          <w:lang w:val="en-US"/>
        </w:rPr>
        <w:t>, 853–874, doi:</w:t>
      </w:r>
      <w:hyperlink r:id="rId716" w:history="1">
        <w:r w:rsidRPr="00A4496F">
          <w:rPr>
            <w:rStyle w:val="Lienhypertexte"/>
            <w:sz w:val="20"/>
            <w:szCs w:val="20"/>
            <w:lang w:val="en-US"/>
          </w:rPr>
          <w:t>10.5194/acp-21-853-2021</w:t>
        </w:r>
      </w:hyperlink>
      <w:r w:rsidRPr="00A4496F">
        <w:rPr>
          <w:sz w:val="20"/>
          <w:szCs w:val="20"/>
          <w:lang w:val="en-US"/>
        </w:rPr>
        <w:t>.</w:t>
      </w:r>
    </w:p>
    <w:p w14:paraId="062529D9" w14:textId="0BE1CB46"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lastRenderedPageBreak/>
        <w:t xml:space="preserve">Tilmes, S. et al., 2019: Climate Forcing and Trends of Organic Aerosols in the Community Earth System Model (CESM2). </w:t>
      </w:r>
      <w:r w:rsidRPr="00A4496F">
        <w:rPr>
          <w:i/>
          <w:sz w:val="20"/>
          <w:szCs w:val="20"/>
          <w:lang w:val="en-US"/>
        </w:rPr>
        <w:t>Journal of Advances in Modeling Earth Systems</w:t>
      </w:r>
      <w:r w:rsidRPr="00A4496F">
        <w:rPr>
          <w:sz w:val="20"/>
          <w:szCs w:val="20"/>
          <w:lang w:val="en-US"/>
        </w:rPr>
        <w:t xml:space="preserve">, </w:t>
      </w:r>
      <w:r w:rsidRPr="00A4496F">
        <w:rPr>
          <w:b/>
          <w:sz w:val="20"/>
          <w:szCs w:val="20"/>
          <w:lang w:val="en-US"/>
        </w:rPr>
        <w:t>11(12)</w:t>
      </w:r>
      <w:r w:rsidRPr="00A4496F">
        <w:rPr>
          <w:sz w:val="20"/>
          <w:szCs w:val="20"/>
          <w:lang w:val="en-US"/>
        </w:rPr>
        <w:t>, 4323–4351, doi:</w:t>
      </w:r>
      <w:hyperlink r:id="rId717" w:history="1">
        <w:r w:rsidRPr="00A4496F">
          <w:rPr>
            <w:rStyle w:val="Lienhypertexte"/>
            <w:sz w:val="20"/>
            <w:szCs w:val="20"/>
            <w:lang w:val="en-US"/>
          </w:rPr>
          <w:t>10.1029/2019ms001827</w:t>
        </w:r>
      </w:hyperlink>
      <w:r w:rsidRPr="00A4496F">
        <w:rPr>
          <w:sz w:val="20"/>
          <w:szCs w:val="20"/>
          <w:lang w:val="en-US"/>
        </w:rPr>
        <w:t>.</w:t>
      </w:r>
    </w:p>
    <w:p w14:paraId="703FEAF5" w14:textId="4247B695"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Tohjima, Y. et al., 2020: Detection of fossil-fuel CO2 plummet in China due to COVID-19 by observation at Hateruma. </w:t>
      </w:r>
      <w:r w:rsidRPr="00A4496F">
        <w:rPr>
          <w:i/>
          <w:sz w:val="20"/>
          <w:szCs w:val="20"/>
          <w:lang w:val="en-US"/>
        </w:rPr>
        <w:t>Scientific Reports</w:t>
      </w:r>
      <w:r w:rsidRPr="00A4496F">
        <w:rPr>
          <w:sz w:val="20"/>
          <w:szCs w:val="20"/>
          <w:lang w:val="en-US"/>
        </w:rPr>
        <w:t xml:space="preserve">, </w:t>
      </w:r>
      <w:r w:rsidRPr="00A4496F">
        <w:rPr>
          <w:b/>
          <w:sz w:val="20"/>
          <w:szCs w:val="20"/>
          <w:lang w:val="en-US"/>
        </w:rPr>
        <w:t>10(1)</w:t>
      </w:r>
      <w:r w:rsidRPr="00A4496F">
        <w:rPr>
          <w:sz w:val="20"/>
          <w:szCs w:val="20"/>
          <w:lang w:val="en-US"/>
        </w:rPr>
        <w:t>, 18688, doi:</w:t>
      </w:r>
      <w:hyperlink r:id="rId718" w:history="1">
        <w:r w:rsidRPr="00A4496F">
          <w:rPr>
            <w:rStyle w:val="Lienhypertexte"/>
            <w:sz w:val="20"/>
            <w:szCs w:val="20"/>
            <w:lang w:val="en-US"/>
          </w:rPr>
          <w:t>10.1038/s41598-020-75763-6</w:t>
        </w:r>
      </w:hyperlink>
      <w:r w:rsidRPr="00A4496F">
        <w:rPr>
          <w:sz w:val="20"/>
          <w:szCs w:val="20"/>
          <w:lang w:val="en-US"/>
        </w:rPr>
        <w:t>.</w:t>
      </w:r>
    </w:p>
    <w:p w14:paraId="54343F3B" w14:textId="3E0EE98A"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Tong, D. et al., 2020: Dynamic projection of anthropogenic emissions in China: methodology and 2015--2050 emission pathways under a range of socioeconomic, climate policy, and pollution control scenarios.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20(9)</w:t>
      </w:r>
      <w:r w:rsidRPr="00A4496F">
        <w:rPr>
          <w:sz w:val="20"/>
          <w:szCs w:val="20"/>
          <w:lang w:val="en-US"/>
        </w:rPr>
        <w:t>, 5729–5757, doi:</w:t>
      </w:r>
      <w:hyperlink r:id="rId719" w:history="1">
        <w:r w:rsidRPr="00A4496F">
          <w:rPr>
            <w:rStyle w:val="Lienhypertexte"/>
            <w:sz w:val="20"/>
            <w:szCs w:val="20"/>
            <w:lang w:val="en-US"/>
          </w:rPr>
          <w:t>10.5194/acp-20-5729-2020</w:t>
        </w:r>
      </w:hyperlink>
      <w:r w:rsidRPr="00A4496F">
        <w:rPr>
          <w:sz w:val="20"/>
          <w:szCs w:val="20"/>
          <w:lang w:val="en-US"/>
        </w:rPr>
        <w:t>.</w:t>
      </w:r>
    </w:p>
    <w:p w14:paraId="5D221FDC" w14:textId="2381A7DC"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Tørseth, K. et al., 2012: Introduction to the European Monitoring and Evaluation Programme (EMEP) and observed atmospheric composition change during 1972-2009.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12(12)</w:t>
      </w:r>
      <w:r w:rsidRPr="00A4496F">
        <w:rPr>
          <w:sz w:val="20"/>
          <w:szCs w:val="20"/>
          <w:lang w:val="en-US"/>
        </w:rPr>
        <w:t>, 5447–5481, doi:</w:t>
      </w:r>
      <w:hyperlink r:id="rId720" w:history="1">
        <w:r w:rsidRPr="00A4496F">
          <w:rPr>
            <w:rStyle w:val="Lienhypertexte"/>
            <w:sz w:val="20"/>
            <w:szCs w:val="20"/>
            <w:lang w:val="en-US"/>
          </w:rPr>
          <w:t>10.5194/acp-12-5447-2012</w:t>
        </w:r>
      </w:hyperlink>
      <w:r w:rsidRPr="00A4496F">
        <w:rPr>
          <w:sz w:val="20"/>
          <w:szCs w:val="20"/>
          <w:lang w:val="en-US"/>
        </w:rPr>
        <w:t>.</w:t>
      </w:r>
    </w:p>
    <w:p w14:paraId="401178B7" w14:textId="1BF14333"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Tronstad Lund, M. et al., 2012: Global-mean temperature change from shipping toward 2050: Improved representation of the indirect aerosol effect in simple climate models. </w:t>
      </w:r>
      <w:r w:rsidRPr="00A4496F">
        <w:rPr>
          <w:i/>
          <w:sz w:val="20"/>
          <w:szCs w:val="20"/>
          <w:lang w:val="en-US"/>
        </w:rPr>
        <w:t>Environmental Science and Technology</w:t>
      </w:r>
      <w:r w:rsidRPr="00A4496F">
        <w:rPr>
          <w:sz w:val="20"/>
          <w:szCs w:val="20"/>
          <w:lang w:val="en-US"/>
        </w:rPr>
        <w:t>, doi:</w:t>
      </w:r>
      <w:hyperlink r:id="rId721" w:history="1">
        <w:r w:rsidRPr="00A4496F">
          <w:rPr>
            <w:rStyle w:val="Lienhypertexte"/>
            <w:sz w:val="20"/>
            <w:szCs w:val="20"/>
            <w:lang w:val="en-US"/>
          </w:rPr>
          <w:t>10.1021/es301166e</w:t>
        </w:r>
      </w:hyperlink>
      <w:r w:rsidRPr="00A4496F">
        <w:rPr>
          <w:sz w:val="20"/>
          <w:szCs w:val="20"/>
          <w:lang w:val="en-US"/>
        </w:rPr>
        <w:t>.</w:t>
      </w:r>
    </w:p>
    <w:p w14:paraId="11ABAC3C" w14:textId="7F3E6AF7"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Tsigaridis, K. et al., 2014: The AeroCom evaluation and intercomparison of organic aerosol in global models.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14(19)</w:t>
      </w:r>
      <w:r w:rsidRPr="00A4496F">
        <w:rPr>
          <w:sz w:val="20"/>
          <w:szCs w:val="20"/>
          <w:lang w:val="en-US"/>
        </w:rPr>
        <w:t>, 10845–10895, doi:</w:t>
      </w:r>
      <w:hyperlink r:id="rId722" w:history="1">
        <w:r w:rsidRPr="00A4496F">
          <w:rPr>
            <w:rStyle w:val="Lienhypertexte"/>
            <w:sz w:val="20"/>
            <w:szCs w:val="20"/>
            <w:lang w:val="en-US"/>
          </w:rPr>
          <w:t>10.5194/acp-14-10845-2014</w:t>
        </w:r>
      </w:hyperlink>
      <w:r w:rsidRPr="00A4496F">
        <w:rPr>
          <w:sz w:val="20"/>
          <w:szCs w:val="20"/>
          <w:lang w:val="en-US"/>
        </w:rPr>
        <w:t>.</w:t>
      </w:r>
    </w:p>
    <w:p w14:paraId="189A72AE" w14:textId="752080D1"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Turner, A.J., C. Frankenberg, P.O. Wennberg, and D.J. Jacob, 2017: Ambiguity in the causes for decadal trends in atmospheric methane and hydroxyl. </w:t>
      </w:r>
      <w:r w:rsidRPr="00A4496F">
        <w:rPr>
          <w:i/>
          <w:sz w:val="20"/>
          <w:szCs w:val="20"/>
          <w:lang w:val="en-US"/>
        </w:rPr>
        <w:t>Proceedings of the National Academy of Sciences</w:t>
      </w:r>
      <w:r w:rsidRPr="00A4496F">
        <w:rPr>
          <w:sz w:val="20"/>
          <w:szCs w:val="20"/>
          <w:lang w:val="en-US"/>
        </w:rPr>
        <w:t>.</w:t>
      </w:r>
    </w:p>
    <w:p w14:paraId="029D7C41" w14:textId="49E28AC2"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Turnock, S.T. et al., 2016: The impact of European legislative and technology measures to reduce air pollutants on air quality, human health and climate. </w:t>
      </w:r>
      <w:r w:rsidRPr="00A4496F">
        <w:rPr>
          <w:i/>
          <w:sz w:val="20"/>
          <w:szCs w:val="20"/>
          <w:lang w:val="en-US"/>
        </w:rPr>
        <w:t>Environmental Research Letters</w:t>
      </w:r>
      <w:r w:rsidRPr="00A4496F">
        <w:rPr>
          <w:sz w:val="20"/>
          <w:szCs w:val="20"/>
          <w:lang w:val="en-US"/>
        </w:rPr>
        <w:t xml:space="preserve">, </w:t>
      </w:r>
      <w:r w:rsidRPr="00A4496F">
        <w:rPr>
          <w:b/>
          <w:sz w:val="20"/>
          <w:szCs w:val="20"/>
          <w:lang w:val="en-US"/>
        </w:rPr>
        <w:t>11(2)</w:t>
      </w:r>
      <w:r w:rsidRPr="00A4496F">
        <w:rPr>
          <w:sz w:val="20"/>
          <w:szCs w:val="20"/>
          <w:lang w:val="en-US"/>
        </w:rPr>
        <w:t>, doi:</w:t>
      </w:r>
      <w:hyperlink r:id="rId723" w:history="1">
        <w:r w:rsidRPr="00A4496F">
          <w:rPr>
            <w:rStyle w:val="Lienhypertexte"/>
            <w:sz w:val="20"/>
            <w:szCs w:val="20"/>
            <w:lang w:val="en-US"/>
          </w:rPr>
          <w:t>10.1088/1748-9326/11/2/024010</w:t>
        </w:r>
      </w:hyperlink>
      <w:r w:rsidRPr="00A4496F">
        <w:rPr>
          <w:sz w:val="20"/>
          <w:szCs w:val="20"/>
          <w:lang w:val="en-US"/>
        </w:rPr>
        <w:t>.</w:t>
      </w:r>
    </w:p>
    <w:p w14:paraId="12F2228D" w14:textId="235A6A19"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Turnock, S.T. et al., 2019: The Impact of Changes in Cloud Water pH on Aerosol Radiative Forcing. </w:t>
      </w:r>
      <w:r w:rsidRPr="00A4496F">
        <w:rPr>
          <w:i/>
          <w:sz w:val="20"/>
          <w:szCs w:val="20"/>
          <w:lang w:val="en-US"/>
        </w:rPr>
        <w:t>Geophysical Research Letters</w:t>
      </w:r>
      <w:r w:rsidRPr="00A4496F">
        <w:rPr>
          <w:sz w:val="20"/>
          <w:szCs w:val="20"/>
          <w:lang w:val="en-US"/>
        </w:rPr>
        <w:t xml:space="preserve">, </w:t>
      </w:r>
      <w:r w:rsidRPr="00A4496F">
        <w:rPr>
          <w:b/>
          <w:sz w:val="20"/>
          <w:szCs w:val="20"/>
          <w:lang w:val="en-US"/>
        </w:rPr>
        <w:t>46(7)</w:t>
      </w:r>
      <w:r w:rsidRPr="00A4496F">
        <w:rPr>
          <w:sz w:val="20"/>
          <w:szCs w:val="20"/>
          <w:lang w:val="en-US"/>
        </w:rPr>
        <w:t>, 4039–4048, doi:</w:t>
      </w:r>
      <w:hyperlink r:id="rId724" w:history="1">
        <w:r w:rsidRPr="00A4496F">
          <w:rPr>
            <w:rStyle w:val="Lienhypertexte"/>
            <w:sz w:val="20"/>
            <w:szCs w:val="20"/>
            <w:lang w:val="en-US"/>
          </w:rPr>
          <w:t>10.1029/2019gl082067</w:t>
        </w:r>
      </w:hyperlink>
      <w:r w:rsidRPr="00A4496F">
        <w:rPr>
          <w:sz w:val="20"/>
          <w:szCs w:val="20"/>
          <w:lang w:val="en-US"/>
        </w:rPr>
        <w:t>.</w:t>
      </w:r>
    </w:p>
    <w:p w14:paraId="5EA50F3B" w14:textId="2D078B4A"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Turnock, S.T. et al., 2020: Historical and future changes in air pollutants from CMIP6 models.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20</w:t>
      </w:r>
      <w:r w:rsidRPr="00A4496F">
        <w:rPr>
          <w:sz w:val="20"/>
          <w:szCs w:val="20"/>
          <w:lang w:val="en-US"/>
        </w:rPr>
        <w:t>, 14547–14579, doi:</w:t>
      </w:r>
      <w:hyperlink r:id="rId725" w:history="1">
        <w:r w:rsidRPr="00A4496F">
          <w:rPr>
            <w:rStyle w:val="Lienhypertexte"/>
            <w:sz w:val="20"/>
            <w:szCs w:val="20"/>
            <w:lang w:val="en-US"/>
          </w:rPr>
          <w:t>10.5194/acp-20-14547-2020</w:t>
        </w:r>
      </w:hyperlink>
      <w:r w:rsidRPr="00A4496F">
        <w:rPr>
          <w:sz w:val="20"/>
          <w:szCs w:val="20"/>
          <w:lang w:val="en-US"/>
        </w:rPr>
        <w:t>.</w:t>
      </w:r>
    </w:p>
    <w:p w14:paraId="15776C0E" w14:textId="7F045E4C"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Twomey, S., 1977: The Influence of Pollution on the Shortwave Albedo of Clouds. </w:t>
      </w:r>
      <w:r w:rsidRPr="00A4496F">
        <w:rPr>
          <w:i/>
          <w:sz w:val="20"/>
          <w:szCs w:val="20"/>
          <w:lang w:val="en-US"/>
        </w:rPr>
        <w:t>Journal of the Atmospheric Sciences</w:t>
      </w:r>
      <w:r w:rsidRPr="00A4496F">
        <w:rPr>
          <w:sz w:val="20"/>
          <w:szCs w:val="20"/>
          <w:lang w:val="en-US"/>
        </w:rPr>
        <w:t>, doi:</w:t>
      </w:r>
      <w:hyperlink r:id="rId726" w:history="1">
        <w:r w:rsidRPr="00A4496F">
          <w:rPr>
            <w:rStyle w:val="Lienhypertexte"/>
            <w:sz w:val="20"/>
            <w:szCs w:val="20"/>
            <w:lang w:val="en-US"/>
          </w:rPr>
          <w:t>10.1175/1520-0469(1977)034&lt;1149:tiopot&gt;2.0.co;2</w:t>
        </w:r>
      </w:hyperlink>
      <w:r w:rsidRPr="00A4496F">
        <w:rPr>
          <w:sz w:val="20"/>
          <w:szCs w:val="20"/>
          <w:lang w:val="en-US"/>
        </w:rPr>
        <w:t>.</w:t>
      </w:r>
    </w:p>
    <w:p w14:paraId="65A28816" w14:textId="7FF7539F"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Tzompa-Sosa, Z.A. et al., 2019: Atmospheric Implications of Large C 2 -C 5 Alkane Emissions From the U.S. Oil and Gas Industry. </w:t>
      </w:r>
      <w:r w:rsidRPr="00A4496F">
        <w:rPr>
          <w:i/>
          <w:sz w:val="20"/>
          <w:szCs w:val="20"/>
          <w:lang w:val="en-US"/>
        </w:rPr>
        <w:t>Journal of Geophysical Research: Atmospheres</w:t>
      </w:r>
      <w:r w:rsidRPr="00A4496F">
        <w:rPr>
          <w:sz w:val="20"/>
          <w:szCs w:val="20"/>
          <w:lang w:val="en-US"/>
        </w:rPr>
        <w:t xml:space="preserve">, </w:t>
      </w:r>
      <w:r w:rsidRPr="00A4496F">
        <w:rPr>
          <w:b/>
          <w:sz w:val="20"/>
          <w:szCs w:val="20"/>
          <w:lang w:val="en-US"/>
        </w:rPr>
        <w:t>124(2)</w:t>
      </w:r>
      <w:r w:rsidRPr="00A4496F">
        <w:rPr>
          <w:sz w:val="20"/>
          <w:szCs w:val="20"/>
          <w:lang w:val="en-US"/>
        </w:rPr>
        <w:t>, 1148–1169, doi:</w:t>
      </w:r>
      <w:hyperlink r:id="rId727" w:history="1">
        <w:r w:rsidRPr="00A4496F">
          <w:rPr>
            <w:rStyle w:val="Lienhypertexte"/>
            <w:sz w:val="20"/>
            <w:szCs w:val="20"/>
            <w:lang w:val="en-US"/>
          </w:rPr>
          <w:t>10.1029/2018jd028955</w:t>
        </w:r>
      </w:hyperlink>
      <w:r w:rsidRPr="00A4496F">
        <w:rPr>
          <w:sz w:val="20"/>
          <w:szCs w:val="20"/>
          <w:lang w:val="en-US"/>
        </w:rPr>
        <w:t>.</w:t>
      </w:r>
    </w:p>
    <w:p w14:paraId="4E4FFE2F" w14:textId="0C3FFEC9"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Uherek, E. et al., 2010: Transport impacts on atmosphere and climate: Land transport. </w:t>
      </w:r>
      <w:r w:rsidRPr="00A4496F">
        <w:rPr>
          <w:i/>
          <w:sz w:val="20"/>
          <w:szCs w:val="20"/>
          <w:lang w:val="en-US"/>
        </w:rPr>
        <w:t>Atmospheric Environment</w:t>
      </w:r>
      <w:r w:rsidRPr="00A4496F">
        <w:rPr>
          <w:sz w:val="20"/>
          <w:szCs w:val="20"/>
          <w:lang w:val="en-US"/>
        </w:rPr>
        <w:t xml:space="preserve">, </w:t>
      </w:r>
      <w:r w:rsidRPr="00A4496F">
        <w:rPr>
          <w:b/>
          <w:sz w:val="20"/>
          <w:szCs w:val="20"/>
          <w:lang w:val="en-US"/>
        </w:rPr>
        <w:t>44(37)</w:t>
      </w:r>
      <w:r w:rsidRPr="00A4496F">
        <w:rPr>
          <w:sz w:val="20"/>
          <w:szCs w:val="20"/>
          <w:lang w:val="en-US"/>
        </w:rPr>
        <w:t>, 4772–4816, doi:</w:t>
      </w:r>
      <w:hyperlink r:id="rId728" w:history="1">
        <w:r w:rsidRPr="00A4496F">
          <w:rPr>
            <w:rStyle w:val="Lienhypertexte"/>
            <w:sz w:val="20"/>
            <w:szCs w:val="20"/>
            <w:lang w:val="en-US"/>
          </w:rPr>
          <w:t>10.1016/j.atmosenv.2010.01.002</w:t>
        </w:r>
      </w:hyperlink>
      <w:r w:rsidRPr="00A4496F">
        <w:rPr>
          <w:sz w:val="20"/>
          <w:szCs w:val="20"/>
          <w:lang w:val="en-US"/>
        </w:rPr>
        <w:t>.</w:t>
      </w:r>
    </w:p>
    <w:p w14:paraId="0E1E2ADB" w14:textId="2A0A9914"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UN, 1987: Montreal Protocol on Substances that Deplete the Ozone Layer. In: Final Act of the Conference on Plenipotentiaries on the Protocol on Chlorofluorocarbons to the Vienna Convention for the Protection of the Ozone Layer. , 99-115.</w:t>
      </w:r>
    </w:p>
    <w:p w14:paraId="739F6855" w14:textId="1E338A31"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Dentener, F.J., T.J. Keating, and H. Akimoto (eds.), 2010: </w:t>
      </w:r>
      <w:r w:rsidRPr="00A4496F">
        <w:rPr>
          <w:i/>
          <w:sz w:val="20"/>
          <w:szCs w:val="20"/>
          <w:lang w:val="en-US"/>
        </w:rPr>
        <w:t>Hemispheric Transport of Air Pollution; Part A: Ozone and Particulate Matter</w:t>
      </w:r>
      <w:r w:rsidRPr="00A4496F">
        <w:rPr>
          <w:sz w:val="20"/>
          <w:szCs w:val="20"/>
          <w:lang w:val="en-US"/>
        </w:rPr>
        <w:t>. Air Pollution Studies No. 17, United Nations Economic Commission for Europe (UNECE). United Nations (UN), New York, NY, USA and Geneva, Switzerland, 278 pp.</w:t>
      </w:r>
    </w:p>
    <w:p w14:paraId="3A4940E9" w14:textId="0B74C729"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UNEP, 2016: Amendment to the Montreal Protocol on Substances that Deplete the Ozone Layer. In: Report of the Twenty-Eighth Meeting of the Parties to the Montreal Protocol on Substances that Deplete the Ozone Layer. UNEP/OzL.Pro.28/12. , 46-53.</w:t>
      </w:r>
    </w:p>
    <w:p w14:paraId="1A0934FB" w14:textId="22227AB7"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UNEP, 2019: </w:t>
      </w:r>
      <w:r w:rsidRPr="00A4496F">
        <w:rPr>
          <w:i/>
          <w:sz w:val="20"/>
          <w:szCs w:val="20"/>
          <w:lang w:val="en-US"/>
        </w:rPr>
        <w:t>Air Pollution in Asia and the Pacific: Science-Based Solutions</w:t>
      </w:r>
      <w:r w:rsidRPr="00A4496F">
        <w:rPr>
          <w:sz w:val="20"/>
          <w:szCs w:val="20"/>
          <w:lang w:val="en-US"/>
        </w:rPr>
        <w:t>. United Nations Environment Program (UNEP), Nairobi, Kenya, 232 pp.</w:t>
      </w:r>
    </w:p>
    <w:p w14:paraId="1FCA7255" w14:textId="1D84821F"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UNEP and WMO, 2011: </w:t>
      </w:r>
      <w:r w:rsidRPr="00A4496F">
        <w:rPr>
          <w:i/>
          <w:sz w:val="20"/>
          <w:szCs w:val="20"/>
          <w:lang w:val="en-US"/>
        </w:rPr>
        <w:t>Integrated Assessment of Black Carbon and Tropospheric Ozone. Summary for Decision Makers</w:t>
      </w:r>
      <w:r w:rsidRPr="00A4496F">
        <w:rPr>
          <w:sz w:val="20"/>
          <w:szCs w:val="20"/>
          <w:lang w:val="en-US"/>
        </w:rPr>
        <w:t>. UNEP/GC/26/INF/20, United Nations Environment Programme (UNEP) and World Meteorological Organization (WMO). UNEP, Nairobi, Kenya, 30 pp.</w:t>
      </w:r>
    </w:p>
    <w:p w14:paraId="7F80A47E" w14:textId="67A2A8AD"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UNEP and CCAC, 2018: </w:t>
      </w:r>
      <w:r w:rsidRPr="00A4496F">
        <w:rPr>
          <w:i/>
          <w:sz w:val="20"/>
          <w:szCs w:val="20"/>
          <w:lang w:val="en-US"/>
        </w:rPr>
        <w:t>Integrated Assessment of Short-lived Climate Pollutants in Latin America and the Caribbean: improving air quality while mitigating climate change</w:t>
      </w:r>
      <w:r w:rsidRPr="00A4496F">
        <w:rPr>
          <w:sz w:val="20"/>
          <w:szCs w:val="20"/>
          <w:lang w:val="en-US"/>
        </w:rPr>
        <w:t>. United Nations Environment Programme (UNEP) and Climate and Clean Air Coalition (CCAC). UNEP, Nairobi, Kenya, 101 pp.</w:t>
      </w:r>
    </w:p>
    <w:p w14:paraId="662DE397" w14:textId="021421BE"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Unger, N., 2013: Isoprene emission variability through the twentieth century. </w:t>
      </w:r>
      <w:r w:rsidRPr="00A4496F">
        <w:rPr>
          <w:i/>
          <w:sz w:val="20"/>
          <w:szCs w:val="20"/>
          <w:lang w:val="en-US"/>
        </w:rPr>
        <w:t>Journal of Geophysical Research Atmospheres</w:t>
      </w:r>
      <w:r w:rsidRPr="00A4496F">
        <w:rPr>
          <w:sz w:val="20"/>
          <w:szCs w:val="20"/>
          <w:lang w:val="en-US"/>
        </w:rPr>
        <w:t xml:space="preserve">, </w:t>
      </w:r>
      <w:r w:rsidRPr="00A4496F">
        <w:rPr>
          <w:b/>
          <w:sz w:val="20"/>
          <w:szCs w:val="20"/>
          <w:lang w:val="en-US"/>
        </w:rPr>
        <w:t>118(24)</w:t>
      </w:r>
      <w:r w:rsidRPr="00A4496F">
        <w:rPr>
          <w:sz w:val="20"/>
          <w:szCs w:val="20"/>
          <w:lang w:val="en-US"/>
        </w:rPr>
        <w:t>, 13606–13613.</w:t>
      </w:r>
    </w:p>
    <w:p w14:paraId="595F224E" w14:textId="1A776C0E"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Unger, N., 2014: Human land-use-driven reduction of forest volatiles cools global climate. </w:t>
      </w:r>
      <w:r w:rsidRPr="00A4496F">
        <w:rPr>
          <w:i/>
          <w:sz w:val="20"/>
          <w:szCs w:val="20"/>
          <w:lang w:val="en-US"/>
        </w:rPr>
        <w:t>Nature Climate Change</w:t>
      </w:r>
      <w:r w:rsidRPr="00A4496F">
        <w:rPr>
          <w:sz w:val="20"/>
          <w:szCs w:val="20"/>
          <w:lang w:val="en-US"/>
        </w:rPr>
        <w:t xml:space="preserve">, </w:t>
      </w:r>
      <w:r w:rsidRPr="00A4496F">
        <w:rPr>
          <w:b/>
          <w:sz w:val="20"/>
          <w:szCs w:val="20"/>
          <w:lang w:val="en-US"/>
        </w:rPr>
        <w:t>4(8)</w:t>
      </w:r>
      <w:r w:rsidRPr="00A4496F">
        <w:rPr>
          <w:sz w:val="20"/>
          <w:szCs w:val="20"/>
          <w:lang w:val="en-US"/>
        </w:rPr>
        <w:t>, 907–910.</w:t>
      </w:r>
    </w:p>
    <w:p w14:paraId="72792196" w14:textId="014C82BD"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Unger, N., X. Yue, and K.L. Harper, 2017: Aerosol climate change effects on land ecosystem services. </w:t>
      </w:r>
      <w:r w:rsidRPr="00A4496F">
        <w:rPr>
          <w:i/>
          <w:sz w:val="20"/>
          <w:szCs w:val="20"/>
          <w:lang w:val="en-US"/>
        </w:rPr>
        <w:t>Faraday Discussions</w:t>
      </w:r>
      <w:r w:rsidRPr="00A4496F">
        <w:rPr>
          <w:sz w:val="20"/>
          <w:szCs w:val="20"/>
          <w:lang w:val="en-US"/>
        </w:rPr>
        <w:t xml:space="preserve">, </w:t>
      </w:r>
      <w:r w:rsidRPr="00A4496F">
        <w:rPr>
          <w:b/>
          <w:sz w:val="20"/>
          <w:szCs w:val="20"/>
          <w:lang w:val="en-US"/>
        </w:rPr>
        <w:t>200</w:t>
      </w:r>
      <w:r w:rsidRPr="00A4496F">
        <w:rPr>
          <w:sz w:val="20"/>
          <w:szCs w:val="20"/>
          <w:lang w:val="en-US"/>
        </w:rPr>
        <w:t>, doi:</w:t>
      </w:r>
      <w:hyperlink r:id="rId729" w:history="1">
        <w:r w:rsidRPr="00A4496F">
          <w:rPr>
            <w:rStyle w:val="Lienhypertexte"/>
            <w:sz w:val="20"/>
            <w:szCs w:val="20"/>
            <w:lang w:val="en-US"/>
          </w:rPr>
          <w:t>10.1039/c7fd00033b</w:t>
        </w:r>
      </w:hyperlink>
      <w:r w:rsidRPr="00A4496F">
        <w:rPr>
          <w:sz w:val="20"/>
          <w:szCs w:val="20"/>
          <w:lang w:val="en-US"/>
        </w:rPr>
        <w:t>.</w:t>
      </w:r>
    </w:p>
    <w:p w14:paraId="6F402F0D" w14:textId="1C7E0B2C"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Unger, N., Y. Zheng, X. Yue, and K.L. Harper, 2020: Mitigation of ozone damage to the world’s land ecosystems by source sector. </w:t>
      </w:r>
      <w:r w:rsidRPr="00A4496F">
        <w:rPr>
          <w:i/>
          <w:sz w:val="20"/>
          <w:szCs w:val="20"/>
          <w:lang w:val="en-US"/>
        </w:rPr>
        <w:t>Nature Climate Change</w:t>
      </w:r>
      <w:r w:rsidRPr="00A4496F">
        <w:rPr>
          <w:sz w:val="20"/>
          <w:szCs w:val="20"/>
          <w:lang w:val="en-US"/>
        </w:rPr>
        <w:t xml:space="preserve">, </w:t>
      </w:r>
      <w:r w:rsidRPr="00A4496F">
        <w:rPr>
          <w:b/>
          <w:sz w:val="20"/>
          <w:szCs w:val="20"/>
          <w:lang w:val="en-US"/>
        </w:rPr>
        <w:t>10(2)</w:t>
      </w:r>
      <w:r w:rsidRPr="00A4496F">
        <w:rPr>
          <w:sz w:val="20"/>
          <w:szCs w:val="20"/>
          <w:lang w:val="en-US"/>
        </w:rPr>
        <w:t>, 134–137, doi:</w:t>
      </w:r>
      <w:hyperlink r:id="rId730" w:history="1">
        <w:r w:rsidRPr="00A4496F">
          <w:rPr>
            <w:rStyle w:val="Lienhypertexte"/>
            <w:sz w:val="20"/>
            <w:szCs w:val="20"/>
            <w:lang w:val="en-US"/>
          </w:rPr>
          <w:t>10.1038/s41558-019-0678-3</w:t>
        </w:r>
      </w:hyperlink>
      <w:r w:rsidRPr="00A4496F">
        <w:rPr>
          <w:sz w:val="20"/>
          <w:szCs w:val="20"/>
          <w:lang w:val="en-US"/>
        </w:rPr>
        <w:t>.</w:t>
      </w:r>
    </w:p>
    <w:p w14:paraId="2A7F5D92" w14:textId="3D2D90DF"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Unger, N. et al., 2010: Attribution of climate forcing to economic sectors. </w:t>
      </w:r>
      <w:r w:rsidRPr="00A4496F">
        <w:rPr>
          <w:i/>
          <w:sz w:val="20"/>
          <w:szCs w:val="20"/>
          <w:lang w:val="en-US"/>
        </w:rPr>
        <w:t>Proceedings of the National Academy of Sciences of the United States of America</w:t>
      </w:r>
      <w:r w:rsidRPr="00A4496F">
        <w:rPr>
          <w:sz w:val="20"/>
          <w:szCs w:val="20"/>
          <w:lang w:val="en-US"/>
        </w:rPr>
        <w:t xml:space="preserve">, </w:t>
      </w:r>
      <w:r w:rsidRPr="00A4496F">
        <w:rPr>
          <w:b/>
          <w:sz w:val="20"/>
          <w:szCs w:val="20"/>
          <w:lang w:val="en-US"/>
        </w:rPr>
        <w:t>107(8)</w:t>
      </w:r>
      <w:r w:rsidRPr="00A4496F">
        <w:rPr>
          <w:sz w:val="20"/>
          <w:szCs w:val="20"/>
          <w:lang w:val="en-US"/>
        </w:rPr>
        <w:t>, 3382–3387, doi:</w:t>
      </w:r>
      <w:hyperlink r:id="rId731" w:history="1">
        <w:r w:rsidRPr="00A4496F">
          <w:rPr>
            <w:rStyle w:val="Lienhypertexte"/>
            <w:sz w:val="20"/>
            <w:szCs w:val="20"/>
            <w:lang w:val="en-US"/>
          </w:rPr>
          <w:t>10.1073/pnas.0906548107</w:t>
        </w:r>
      </w:hyperlink>
      <w:r w:rsidRPr="00A4496F">
        <w:rPr>
          <w:sz w:val="20"/>
          <w:szCs w:val="20"/>
          <w:lang w:val="en-US"/>
        </w:rPr>
        <w:t>.</w:t>
      </w:r>
    </w:p>
    <w:p w14:paraId="181B8B0A" w14:textId="5B2201FE"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Unger, N. et al., 2013: Photosynthesis-dependent isoprene emission from leaf to planet in a global carbon-chemistry-climate model.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13(20)</w:t>
      </w:r>
      <w:r w:rsidRPr="00A4496F">
        <w:rPr>
          <w:sz w:val="20"/>
          <w:szCs w:val="20"/>
          <w:lang w:val="en-US"/>
        </w:rPr>
        <w:t>, 10243–10269, doi:</w:t>
      </w:r>
      <w:hyperlink r:id="rId732" w:history="1">
        <w:r w:rsidRPr="00A4496F">
          <w:rPr>
            <w:rStyle w:val="Lienhypertexte"/>
            <w:sz w:val="20"/>
            <w:szCs w:val="20"/>
            <w:lang w:val="en-US"/>
          </w:rPr>
          <w:t>10.5194/acp-13-10243-2013</w:t>
        </w:r>
      </w:hyperlink>
      <w:r w:rsidRPr="00A4496F">
        <w:rPr>
          <w:sz w:val="20"/>
          <w:szCs w:val="20"/>
          <w:lang w:val="en-US"/>
        </w:rPr>
        <w:t>.</w:t>
      </w:r>
    </w:p>
    <w:p w14:paraId="42B3581F" w14:textId="645C97EA"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lastRenderedPageBreak/>
        <w:t xml:space="preserve">Val Martin, M. et al., 2015: How emissions, climate, and land use change will impact mid-century air quality over the United States: a focus on effects at national parks.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15(5)</w:t>
      </w:r>
      <w:r w:rsidRPr="00A4496F">
        <w:rPr>
          <w:sz w:val="20"/>
          <w:szCs w:val="20"/>
          <w:lang w:val="en-US"/>
        </w:rPr>
        <w:t>, 2805–2823, doi:</w:t>
      </w:r>
      <w:hyperlink r:id="rId733" w:history="1">
        <w:r w:rsidRPr="00A4496F">
          <w:rPr>
            <w:rStyle w:val="Lienhypertexte"/>
            <w:sz w:val="20"/>
            <w:szCs w:val="20"/>
            <w:lang w:val="en-US"/>
          </w:rPr>
          <w:t>10.5194/acp-15-2805-2015</w:t>
        </w:r>
      </w:hyperlink>
      <w:r w:rsidRPr="00A4496F">
        <w:rPr>
          <w:sz w:val="20"/>
          <w:szCs w:val="20"/>
          <w:lang w:val="en-US"/>
        </w:rPr>
        <w:t>.</w:t>
      </w:r>
    </w:p>
    <w:p w14:paraId="4F3CE0E5" w14:textId="3898F1C5"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Van Damme, M. et al., 2015: Worldwide spatiotemporal atmospheric ammonia (NH&lt;sub&gt;3&lt;/sub&gt;) columns variability revealed by satellite. </w:t>
      </w:r>
      <w:r w:rsidRPr="00A4496F">
        <w:rPr>
          <w:i/>
          <w:sz w:val="20"/>
          <w:szCs w:val="20"/>
          <w:lang w:val="en-US"/>
        </w:rPr>
        <w:t>Geophysical Research Letters</w:t>
      </w:r>
      <w:r w:rsidRPr="00A4496F">
        <w:rPr>
          <w:sz w:val="20"/>
          <w:szCs w:val="20"/>
          <w:lang w:val="en-US"/>
        </w:rPr>
        <w:t xml:space="preserve">, </w:t>
      </w:r>
      <w:r w:rsidRPr="00A4496F">
        <w:rPr>
          <w:b/>
          <w:sz w:val="20"/>
          <w:szCs w:val="20"/>
          <w:lang w:val="en-US"/>
        </w:rPr>
        <w:t>42(20)</w:t>
      </w:r>
      <w:r w:rsidRPr="00A4496F">
        <w:rPr>
          <w:sz w:val="20"/>
          <w:szCs w:val="20"/>
          <w:lang w:val="en-US"/>
        </w:rPr>
        <w:t>, 8660–8668, doi:</w:t>
      </w:r>
      <w:hyperlink r:id="rId734" w:history="1">
        <w:r w:rsidRPr="00A4496F">
          <w:rPr>
            <w:rStyle w:val="Lienhypertexte"/>
            <w:sz w:val="20"/>
            <w:szCs w:val="20"/>
            <w:lang w:val="en-US"/>
          </w:rPr>
          <w:t>10.1002/2015gl065496</w:t>
        </w:r>
      </w:hyperlink>
      <w:r w:rsidRPr="00A4496F">
        <w:rPr>
          <w:sz w:val="20"/>
          <w:szCs w:val="20"/>
          <w:lang w:val="en-US"/>
        </w:rPr>
        <w:t>.</w:t>
      </w:r>
    </w:p>
    <w:p w14:paraId="5E7FE297" w14:textId="7ACCB176"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Van Dingenen, R. et al., 2009: The global impact of ozone on agricultural crop yields under current and future air quality legislation. </w:t>
      </w:r>
      <w:r w:rsidRPr="00A4496F">
        <w:rPr>
          <w:i/>
          <w:sz w:val="20"/>
          <w:szCs w:val="20"/>
          <w:lang w:val="en-US"/>
        </w:rPr>
        <w:t>Atmospheric Environment</w:t>
      </w:r>
      <w:r w:rsidRPr="00A4496F">
        <w:rPr>
          <w:sz w:val="20"/>
          <w:szCs w:val="20"/>
          <w:lang w:val="en-US"/>
        </w:rPr>
        <w:t xml:space="preserve">, </w:t>
      </w:r>
      <w:r w:rsidRPr="00A4496F">
        <w:rPr>
          <w:b/>
          <w:sz w:val="20"/>
          <w:szCs w:val="20"/>
          <w:lang w:val="en-US"/>
        </w:rPr>
        <w:t>43(3)</w:t>
      </w:r>
      <w:r w:rsidRPr="00A4496F">
        <w:rPr>
          <w:sz w:val="20"/>
          <w:szCs w:val="20"/>
          <w:lang w:val="en-US"/>
        </w:rPr>
        <w:t>, 604–618, doi:</w:t>
      </w:r>
      <w:hyperlink r:id="rId735" w:history="1">
        <w:r w:rsidRPr="00A4496F">
          <w:rPr>
            <w:rStyle w:val="Lienhypertexte"/>
            <w:sz w:val="20"/>
            <w:szCs w:val="20"/>
            <w:lang w:val="en-US"/>
          </w:rPr>
          <w:t>10.1016/j.atmosenv.2008.10.033</w:t>
        </w:r>
      </w:hyperlink>
      <w:r w:rsidRPr="00A4496F">
        <w:rPr>
          <w:sz w:val="20"/>
          <w:szCs w:val="20"/>
          <w:lang w:val="en-US"/>
        </w:rPr>
        <w:t>.</w:t>
      </w:r>
    </w:p>
    <w:p w14:paraId="19C10224" w14:textId="7641A8A6"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Van Dingenen, R. et al., 2018: TM5-FASST: a global atmospheric source-receptor model for rapid impact analysis of emission changes on air quality and short-lived climate pollutants.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18(21)</w:t>
      </w:r>
      <w:r w:rsidRPr="00A4496F">
        <w:rPr>
          <w:sz w:val="20"/>
          <w:szCs w:val="20"/>
          <w:lang w:val="en-US"/>
        </w:rPr>
        <w:t>, 16173–16211, doi:</w:t>
      </w:r>
      <w:hyperlink r:id="rId736" w:history="1">
        <w:r w:rsidRPr="00A4496F">
          <w:rPr>
            <w:rStyle w:val="Lienhypertexte"/>
            <w:sz w:val="20"/>
            <w:szCs w:val="20"/>
            <w:lang w:val="en-US"/>
          </w:rPr>
          <w:t>10.5194/acp-18-16173-2018</w:t>
        </w:r>
      </w:hyperlink>
      <w:r w:rsidRPr="00A4496F">
        <w:rPr>
          <w:sz w:val="20"/>
          <w:szCs w:val="20"/>
          <w:lang w:val="en-US"/>
        </w:rPr>
        <w:t>.</w:t>
      </w:r>
    </w:p>
    <w:p w14:paraId="4FEFDCD1" w14:textId="2D392EBA"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van Heerwaarden, C.C. et al., 2021: Record high solar irradiance in Western Europe during first COVID-19 lockdown largely due to unusual weather. </w:t>
      </w:r>
      <w:r w:rsidRPr="00A4496F">
        <w:rPr>
          <w:i/>
          <w:sz w:val="20"/>
          <w:szCs w:val="20"/>
          <w:lang w:val="en-US"/>
        </w:rPr>
        <w:t>Communications Earth &amp; Environment</w:t>
      </w:r>
      <w:r w:rsidRPr="00A4496F">
        <w:rPr>
          <w:sz w:val="20"/>
          <w:szCs w:val="20"/>
          <w:lang w:val="en-US"/>
        </w:rPr>
        <w:t xml:space="preserve">, </w:t>
      </w:r>
      <w:r w:rsidRPr="00A4496F">
        <w:rPr>
          <w:b/>
          <w:sz w:val="20"/>
          <w:szCs w:val="20"/>
          <w:lang w:val="en-US"/>
        </w:rPr>
        <w:t>2(1)</w:t>
      </w:r>
      <w:r w:rsidRPr="00A4496F">
        <w:rPr>
          <w:sz w:val="20"/>
          <w:szCs w:val="20"/>
          <w:lang w:val="en-US"/>
        </w:rPr>
        <w:t>, 37, doi:</w:t>
      </w:r>
      <w:hyperlink r:id="rId737" w:history="1">
        <w:r w:rsidRPr="00A4496F">
          <w:rPr>
            <w:rStyle w:val="Lienhypertexte"/>
            <w:sz w:val="20"/>
            <w:szCs w:val="20"/>
            <w:lang w:val="en-US"/>
          </w:rPr>
          <w:t>10.1038/s43247-021-00110-0</w:t>
        </w:r>
      </w:hyperlink>
      <w:r w:rsidRPr="00A4496F">
        <w:rPr>
          <w:sz w:val="20"/>
          <w:szCs w:val="20"/>
          <w:lang w:val="en-US"/>
        </w:rPr>
        <w:t>.</w:t>
      </w:r>
    </w:p>
    <w:p w14:paraId="05C25A5C" w14:textId="697ADBA6"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van Marle, M.J.E. et al., 2017: Historic global biomass burning emissions for CMIP6 (BB4CMIP) based on merging satellite observations with proxies and fire models (1750–2015). </w:t>
      </w:r>
      <w:r w:rsidRPr="00A4496F">
        <w:rPr>
          <w:i/>
          <w:sz w:val="20"/>
          <w:szCs w:val="20"/>
          <w:lang w:val="en-US"/>
        </w:rPr>
        <w:t>Geoscientific Model Development</w:t>
      </w:r>
      <w:r w:rsidRPr="00A4496F">
        <w:rPr>
          <w:sz w:val="20"/>
          <w:szCs w:val="20"/>
          <w:lang w:val="en-US"/>
        </w:rPr>
        <w:t xml:space="preserve">, </w:t>
      </w:r>
      <w:r w:rsidRPr="00A4496F">
        <w:rPr>
          <w:b/>
          <w:sz w:val="20"/>
          <w:szCs w:val="20"/>
          <w:lang w:val="en-US"/>
        </w:rPr>
        <w:t>10(9)</w:t>
      </w:r>
      <w:r w:rsidRPr="00A4496F">
        <w:rPr>
          <w:sz w:val="20"/>
          <w:szCs w:val="20"/>
          <w:lang w:val="en-US"/>
        </w:rPr>
        <w:t>, 3329–3357, doi:</w:t>
      </w:r>
      <w:hyperlink r:id="rId738" w:history="1">
        <w:r w:rsidRPr="00A4496F">
          <w:rPr>
            <w:rStyle w:val="Lienhypertexte"/>
            <w:sz w:val="20"/>
            <w:szCs w:val="20"/>
            <w:lang w:val="en-US"/>
          </w:rPr>
          <w:t>10.5194/gmd-10-3329-2017</w:t>
        </w:r>
      </w:hyperlink>
      <w:r w:rsidRPr="00A4496F">
        <w:rPr>
          <w:sz w:val="20"/>
          <w:szCs w:val="20"/>
          <w:lang w:val="en-US"/>
        </w:rPr>
        <w:t>.</w:t>
      </w:r>
    </w:p>
    <w:p w14:paraId="29495F79" w14:textId="6C84D8C6"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van Vuuren, D.P. et al., 2011: The representative concentration pathways: an overview. </w:t>
      </w:r>
      <w:r w:rsidRPr="00A4496F">
        <w:rPr>
          <w:i/>
          <w:sz w:val="20"/>
          <w:szCs w:val="20"/>
          <w:lang w:val="en-US"/>
        </w:rPr>
        <w:t>Climatic Change</w:t>
      </w:r>
      <w:r w:rsidRPr="00A4496F">
        <w:rPr>
          <w:sz w:val="20"/>
          <w:szCs w:val="20"/>
          <w:lang w:val="en-US"/>
        </w:rPr>
        <w:t xml:space="preserve">, </w:t>
      </w:r>
      <w:r w:rsidRPr="00A4496F">
        <w:rPr>
          <w:b/>
          <w:sz w:val="20"/>
          <w:szCs w:val="20"/>
          <w:lang w:val="en-US"/>
        </w:rPr>
        <w:t>109(1)</w:t>
      </w:r>
      <w:r w:rsidRPr="00A4496F">
        <w:rPr>
          <w:sz w:val="20"/>
          <w:szCs w:val="20"/>
          <w:lang w:val="en-US"/>
        </w:rPr>
        <w:t>, 5, doi:</w:t>
      </w:r>
      <w:hyperlink r:id="rId739" w:history="1">
        <w:r w:rsidRPr="00A4496F">
          <w:rPr>
            <w:rStyle w:val="Lienhypertexte"/>
            <w:sz w:val="20"/>
            <w:szCs w:val="20"/>
            <w:lang w:val="en-US"/>
          </w:rPr>
          <w:t>10.1007/s10584-011-0148-z</w:t>
        </w:r>
      </w:hyperlink>
      <w:r w:rsidRPr="00A4496F">
        <w:rPr>
          <w:sz w:val="20"/>
          <w:szCs w:val="20"/>
          <w:lang w:val="en-US"/>
        </w:rPr>
        <w:t>.</w:t>
      </w:r>
    </w:p>
    <w:p w14:paraId="3F7D0CD4" w14:textId="105E72D0"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van Zanten, M.C., R.J. Wichink Kruit, R. Hoogerbrugge, E. Van der Swaluw, and W.A.J. van Pul, 2017: Trends in ammonia measurements in the Netherlands over the period 1993–2014. </w:t>
      </w:r>
      <w:r w:rsidRPr="00A4496F">
        <w:rPr>
          <w:i/>
          <w:sz w:val="20"/>
          <w:szCs w:val="20"/>
          <w:lang w:val="en-US"/>
        </w:rPr>
        <w:t>Atmospheric Environment</w:t>
      </w:r>
      <w:r w:rsidRPr="00A4496F">
        <w:rPr>
          <w:sz w:val="20"/>
          <w:szCs w:val="20"/>
          <w:lang w:val="en-US"/>
        </w:rPr>
        <w:t xml:space="preserve">, </w:t>
      </w:r>
      <w:r w:rsidRPr="00A4496F">
        <w:rPr>
          <w:b/>
          <w:sz w:val="20"/>
          <w:szCs w:val="20"/>
          <w:lang w:val="en-US"/>
        </w:rPr>
        <w:t>148</w:t>
      </w:r>
      <w:r w:rsidRPr="00A4496F">
        <w:rPr>
          <w:sz w:val="20"/>
          <w:szCs w:val="20"/>
          <w:lang w:val="en-US"/>
        </w:rPr>
        <w:t>, 352–360, doi:</w:t>
      </w:r>
      <w:hyperlink r:id="rId740" w:history="1">
        <w:r w:rsidRPr="00A4496F">
          <w:rPr>
            <w:rStyle w:val="Lienhypertexte"/>
            <w:sz w:val="20"/>
            <w:szCs w:val="20"/>
            <w:lang w:val="en-US"/>
          </w:rPr>
          <w:t>10.1016/j.atmosenv.2016.11.007</w:t>
        </w:r>
      </w:hyperlink>
      <w:r w:rsidRPr="00A4496F">
        <w:rPr>
          <w:sz w:val="20"/>
          <w:szCs w:val="20"/>
          <w:lang w:val="en-US"/>
        </w:rPr>
        <w:t>.</w:t>
      </w:r>
    </w:p>
    <w:p w14:paraId="12674B10" w14:textId="67F01FBB"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Vandyck, T. et al., 2018: Air quality co-benefits for human health and agriculture counterbalance costs to meet Paris Agreement pledges. </w:t>
      </w:r>
      <w:r w:rsidRPr="00A4496F">
        <w:rPr>
          <w:i/>
          <w:sz w:val="20"/>
          <w:szCs w:val="20"/>
          <w:lang w:val="en-US"/>
        </w:rPr>
        <w:t>Nature Communications</w:t>
      </w:r>
      <w:r w:rsidRPr="00A4496F">
        <w:rPr>
          <w:sz w:val="20"/>
          <w:szCs w:val="20"/>
          <w:lang w:val="en-US"/>
        </w:rPr>
        <w:t xml:space="preserve">, </w:t>
      </w:r>
      <w:r w:rsidRPr="00A4496F">
        <w:rPr>
          <w:b/>
          <w:sz w:val="20"/>
          <w:szCs w:val="20"/>
          <w:lang w:val="en-US"/>
        </w:rPr>
        <w:t>9(1)</w:t>
      </w:r>
      <w:r w:rsidRPr="00A4496F">
        <w:rPr>
          <w:sz w:val="20"/>
          <w:szCs w:val="20"/>
          <w:lang w:val="en-US"/>
        </w:rPr>
        <w:t>, 4939, doi:</w:t>
      </w:r>
      <w:hyperlink r:id="rId741" w:history="1">
        <w:r w:rsidRPr="00A4496F">
          <w:rPr>
            <w:rStyle w:val="Lienhypertexte"/>
            <w:sz w:val="20"/>
            <w:szCs w:val="20"/>
            <w:lang w:val="en-US"/>
          </w:rPr>
          <w:t>10.1038/s41467-018-06885-9</w:t>
        </w:r>
      </w:hyperlink>
      <w:r w:rsidRPr="00A4496F">
        <w:rPr>
          <w:sz w:val="20"/>
          <w:szCs w:val="20"/>
          <w:lang w:val="en-US"/>
        </w:rPr>
        <w:t>.</w:t>
      </w:r>
    </w:p>
    <w:p w14:paraId="01FE2B52" w14:textId="0B0583E1"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VanLoocke, A., A.M. Betzelberger, E.A. Ainsworth, and C.J. Bernacchi, 2012: Rising ozone concentrations decrease soybean evapotranspiration and water use efficiency whilst increasing canopy temperature. </w:t>
      </w:r>
      <w:r w:rsidRPr="00A4496F">
        <w:rPr>
          <w:i/>
          <w:sz w:val="20"/>
          <w:szCs w:val="20"/>
          <w:lang w:val="en-US"/>
        </w:rPr>
        <w:t>New Phytologist</w:t>
      </w:r>
      <w:r w:rsidRPr="00A4496F">
        <w:rPr>
          <w:sz w:val="20"/>
          <w:szCs w:val="20"/>
          <w:lang w:val="en-US"/>
        </w:rPr>
        <w:t xml:space="preserve">, </w:t>
      </w:r>
      <w:r w:rsidRPr="00A4496F">
        <w:rPr>
          <w:b/>
          <w:sz w:val="20"/>
          <w:szCs w:val="20"/>
          <w:lang w:val="en-US"/>
        </w:rPr>
        <w:t>195(1)</w:t>
      </w:r>
      <w:r w:rsidRPr="00A4496F">
        <w:rPr>
          <w:sz w:val="20"/>
          <w:szCs w:val="20"/>
          <w:lang w:val="en-US"/>
        </w:rPr>
        <w:t>, 164–171, doi:</w:t>
      </w:r>
      <w:hyperlink r:id="rId742" w:history="1">
        <w:r w:rsidRPr="00A4496F">
          <w:rPr>
            <w:rStyle w:val="Lienhypertexte"/>
            <w:sz w:val="20"/>
            <w:szCs w:val="20"/>
            <w:lang w:val="en-US"/>
          </w:rPr>
          <w:t>10.1111/j.1469-8137.2012.04152.x</w:t>
        </w:r>
      </w:hyperlink>
      <w:r w:rsidRPr="00A4496F">
        <w:rPr>
          <w:sz w:val="20"/>
          <w:szCs w:val="20"/>
          <w:lang w:val="en-US"/>
        </w:rPr>
        <w:t>.</w:t>
      </w:r>
    </w:p>
    <w:p w14:paraId="6DA1176B" w14:textId="1F8672E3"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Vattioni, S. et al., 2019: Exploring accumulation-mode H2SO4 versus SO2 stratospheric sulfate geoengineering in a sectional aerosol-chemistry-climate model.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19(7)</w:t>
      </w:r>
      <w:r w:rsidRPr="00A4496F">
        <w:rPr>
          <w:sz w:val="20"/>
          <w:szCs w:val="20"/>
          <w:lang w:val="en-US"/>
        </w:rPr>
        <w:t>, 4877–4897, doi:</w:t>
      </w:r>
      <w:hyperlink r:id="rId743" w:history="1">
        <w:r w:rsidRPr="00A4496F">
          <w:rPr>
            <w:rStyle w:val="Lienhypertexte"/>
            <w:sz w:val="20"/>
            <w:szCs w:val="20"/>
            <w:lang w:val="en-US"/>
          </w:rPr>
          <w:t>10.5194/acp-19-4877-2019</w:t>
        </w:r>
      </w:hyperlink>
      <w:r w:rsidRPr="00A4496F">
        <w:rPr>
          <w:sz w:val="20"/>
          <w:szCs w:val="20"/>
          <w:lang w:val="en-US"/>
        </w:rPr>
        <w:t>.</w:t>
      </w:r>
    </w:p>
    <w:p w14:paraId="03F237C0" w14:textId="71C9CF9D"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Veira, A., G. Lasslop, and S. Kloster, 2016: Wildfires in a warmer climate: Emission fluxes, emission heights, and black carbon concentrations in 2090–2099. </w:t>
      </w:r>
      <w:r w:rsidRPr="00A4496F">
        <w:rPr>
          <w:i/>
          <w:sz w:val="20"/>
          <w:szCs w:val="20"/>
          <w:lang w:val="en-US"/>
        </w:rPr>
        <w:t>Journal of Geophysical Research: Atmospheres</w:t>
      </w:r>
      <w:r w:rsidRPr="00A4496F">
        <w:rPr>
          <w:sz w:val="20"/>
          <w:szCs w:val="20"/>
          <w:lang w:val="en-US"/>
        </w:rPr>
        <w:t xml:space="preserve">, </w:t>
      </w:r>
      <w:r w:rsidRPr="00A4496F">
        <w:rPr>
          <w:b/>
          <w:sz w:val="20"/>
          <w:szCs w:val="20"/>
          <w:lang w:val="en-US"/>
        </w:rPr>
        <w:t>121(7)</w:t>
      </w:r>
      <w:r w:rsidRPr="00A4496F">
        <w:rPr>
          <w:sz w:val="20"/>
          <w:szCs w:val="20"/>
          <w:lang w:val="en-US"/>
        </w:rPr>
        <w:t>, 3195–3223, doi:</w:t>
      </w:r>
      <w:hyperlink r:id="rId744" w:history="1">
        <w:r w:rsidRPr="00A4496F">
          <w:rPr>
            <w:rStyle w:val="Lienhypertexte"/>
            <w:sz w:val="20"/>
            <w:szCs w:val="20"/>
            <w:lang w:val="en-US"/>
          </w:rPr>
          <w:t>10.1002/2015jd024142</w:t>
        </w:r>
      </w:hyperlink>
      <w:r w:rsidRPr="00A4496F">
        <w:rPr>
          <w:sz w:val="20"/>
          <w:szCs w:val="20"/>
          <w:lang w:val="en-US"/>
        </w:rPr>
        <w:t>.</w:t>
      </w:r>
    </w:p>
    <w:p w14:paraId="662EADCC" w14:textId="1BB2F408"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Velders, G.J.M., D.W. Fahey, J.S. Daniel, M. McFarland, and S.O. Andersen, 2009: The large contribution of projected HFC emissions to future climate forcing. </w:t>
      </w:r>
      <w:r w:rsidRPr="00A4496F">
        <w:rPr>
          <w:i/>
          <w:sz w:val="20"/>
          <w:szCs w:val="20"/>
          <w:lang w:val="en-US"/>
        </w:rPr>
        <w:t>Proceedings of the National Academy of Sciences of the United States of America</w:t>
      </w:r>
      <w:r w:rsidRPr="00A4496F">
        <w:rPr>
          <w:sz w:val="20"/>
          <w:szCs w:val="20"/>
          <w:lang w:val="en-US"/>
        </w:rPr>
        <w:t xml:space="preserve">, </w:t>
      </w:r>
      <w:r w:rsidRPr="00A4496F">
        <w:rPr>
          <w:b/>
          <w:sz w:val="20"/>
          <w:szCs w:val="20"/>
          <w:lang w:val="en-US"/>
        </w:rPr>
        <w:t>106(27)</w:t>
      </w:r>
      <w:r w:rsidRPr="00A4496F">
        <w:rPr>
          <w:sz w:val="20"/>
          <w:szCs w:val="20"/>
          <w:lang w:val="en-US"/>
        </w:rPr>
        <w:t>, 10949–10954, doi:</w:t>
      </w:r>
      <w:hyperlink r:id="rId745" w:history="1">
        <w:r w:rsidRPr="00A4496F">
          <w:rPr>
            <w:rStyle w:val="Lienhypertexte"/>
            <w:sz w:val="20"/>
            <w:szCs w:val="20"/>
            <w:lang w:val="en-US"/>
          </w:rPr>
          <w:t>10.1073/pnas.0902817106</w:t>
        </w:r>
      </w:hyperlink>
      <w:r w:rsidRPr="00A4496F">
        <w:rPr>
          <w:sz w:val="20"/>
          <w:szCs w:val="20"/>
          <w:lang w:val="en-US"/>
        </w:rPr>
        <w:t>.</w:t>
      </w:r>
    </w:p>
    <w:p w14:paraId="3B48A2F6" w14:textId="41C95C96"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Velders, G.J.M., D.W. Fahey, J.S. Daniel, S.O. Andersen, and M. McFarland, 2015: Future atmospheric abundances and climate forcings from scenarios of global and regional hydrofluorocarbon (HFC) emissions. </w:t>
      </w:r>
      <w:r w:rsidRPr="00A4496F">
        <w:rPr>
          <w:i/>
          <w:sz w:val="20"/>
          <w:szCs w:val="20"/>
          <w:lang w:val="en-US"/>
        </w:rPr>
        <w:t>Atmospheric Environment</w:t>
      </w:r>
      <w:r w:rsidRPr="00A4496F">
        <w:rPr>
          <w:sz w:val="20"/>
          <w:szCs w:val="20"/>
          <w:lang w:val="en-US"/>
        </w:rPr>
        <w:t xml:space="preserve">, </w:t>
      </w:r>
      <w:r w:rsidRPr="00A4496F">
        <w:rPr>
          <w:b/>
          <w:sz w:val="20"/>
          <w:szCs w:val="20"/>
          <w:lang w:val="en-US"/>
        </w:rPr>
        <w:t>123</w:t>
      </w:r>
      <w:r w:rsidRPr="00A4496F">
        <w:rPr>
          <w:sz w:val="20"/>
          <w:szCs w:val="20"/>
          <w:lang w:val="en-US"/>
        </w:rPr>
        <w:t>, 200–209, doi:</w:t>
      </w:r>
      <w:hyperlink r:id="rId746" w:history="1">
        <w:r w:rsidRPr="00A4496F">
          <w:rPr>
            <w:rStyle w:val="Lienhypertexte"/>
            <w:sz w:val="20"/>
            <w:szCs w:val="20"/>
            <w:lang w:val="en-US"/>
          </w:rPr>
          <w:t>10.1016/j.atmosenv.2015.10.071</w:t>
        </w:r>
      </w:hyperlink>
      <w:r w:rsidRPr="00A4496F">
        <w:rPr>
          <w:sz w:val="20"/>
          <w:szCs w:val="20"/>
          <w:lang w:val="en-US"/>
        </w:rPr>
        <w:t>.</w:t>
      </w:r>
    </w:p>
    <w:p w14:paraId="64F1AFD8" w14:textId="25D2F032"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Venkataraman, C. et al., 2018: Source influence on emission pathways and ambient PM&lt;inf&gt;2.5&lt;/inf&gt;pollution over India (2015-2050).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18(11)</w:t>
      </w:r>
      <w:r w:rsidRPr="00A4496F">
        <w:rPr>
          <w:sz w:val="20"/>
          <w:szCs w:val="20"/>
          <w:lang w:val="en-US"/>
        </w:rPr>
        <w:t>, doi:</w:t>
      </w:r>
      <w:hyperlink r:id="rId747" w:history="1">
        <w:r w:rsidRPr="00A4496F">
          <w:rPr>
            <w:rStyle w:val="Lienhypertexte"/>
            <w:sz w:val="20"/>
            <w:szCs w:val="20"/>
            <w:lang w:val="en-US"/>
          </w:rPr>
          <w:t>10.5194/acp-18-8017-2018</w:t>
        </w:r>
      </w:hyperlink>
      <w:r w:rsidRPr="00A4496F">
        <w:rPr>
          <w:sz w:val="20"/>
          <w:szCs w:val="20"/>
          <w:lang w:val="en-US"/>
        </w:rPr>
        <w:t>.</w:t>
      </w:r>
    </w:p>
    <w:p w14:paraId="285581F0" w14:textId="32E287D9"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Venter, Z.S., K. Aunan, S. Chowdhury, and J. Lelieveld, 2020: COVID-19 lockdowns cause global air pollution declines. </w:t>
      </w:r>
      <w:r w:rsidRPr="00A4496F">
        <w:rPr>
          <w:i/>
          <w:sz w:val="20"/>
          <w:szCs w:val="20"/>
          <w:lang w:val="en-US"/>
        </w:rPr>
        <w:t>Proceedings of the National Academy of Sciences</w:t>
      </w:r>
      <w:r w:rsidRPr="00A4496F">
        <w:rPr>
          <w:sz w:val="20"/>
          <w:szCs w:val="20"/>
          <w:lang w:val="en-US"/>
        </w:rPr>
        <w:t xml:space="preserve">, </w:t>
      </w:r>
      <w:r w:rsidRPr="00A4496F">
        <w:rPr>
          <w:b/>
          <w:sz w:val="20"/>
          <w:szCs w:val="20"/>
          <w:lang w:val="en-US"/>
        </w:rPr>
        <w:t>117(32)</w:t>
      </w:r>
      <w:r w:rsidRPr="00A4496F">
        <w:rPr>
          <w:sz w:val="20"/>
          <w:szCs w:val="20"/>
          <w:lang w:val="en-US"/>
        </w:rPr>
        <w:t>, 18984–18990, doi:</w:t>
      </w:r>
      <w:hyperlink r:id="rId748" w:history="1">
        <w:r w:rsidRPr="00A4496F">
          <w:rPr>
            <w:rStyle w:val="Lienhypertexte"/>
            <w:sz w:val="20"/>
            <w:szCs w:val="20"/>
            <w:lang w:val="en-US"/>
          </w:rPr>
          <w:t>10.1073/pnas.2006853117</w:t>
        </w:r>
      </w:hyperlink>
      <w:r w:rsidRPr="00A4496F">
        <w:rPr>
          <w:sz w:val="20"/>
          <w:szCs w:val="20"/>
          <w:lang w:val="en-US"/>
        </w:rPr>
        <w:t>.</w:t>
      </w:r>
    </w:p>
    <w:p w14:paraId="3782693A" w14:textId="5B71A6C0"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Vernier, J.-P. et al., 2018: BATAL: The Balloon Measurement Campaigns of the Asian Tropopause Aerosol Layer. </w:t>
      </w:r>
      <w:r w:rsidRPr="00A4496F">
        <w:rPr>
          <w:i/>
          <w:sz w:val="20"/>
          <w:szCs w:val="20"/>
          <w:lang w:val="en-US"/>
        </w:rPr>
        <w:t>Bulletin of the American Meteorological Society</w:t>
      </w:r>
      <w:r w:rsidRPr="00A4496F">
        <w:rPr>
          <w:sz w:val="20"/>
          <w:szCs w:val="20"/>
          <w:lang w:val="en-US"/>
        </w:rPr>
        <w:t xml:space="preserve">, </w:t>
      </w:r>
      <w:r w:rsidRPr="00A4496F">
        <w:rPr>
          <w:b/>
          <w:sz w:val="20"/>
          <w:szCs w:val="20"/>
          <w:lang w:val="en-US"/>
        </w:rPr>
        <w:t>99(5)</w:t>
      </w:r>
      <w:r w:rsidRPr="00A4496F">
        <w:rPr>
          <w:sz w:val="20"/>
          <w:szCs w:val="20"/>
          <w:lang w:val="en-US"/>
        </w:rPr>
        <w:t>, 955–973, doi:</w:t>
      </w:r>
      <w:hyperlink r:id="rId749" w:history="1">
        <w:r w:rsidRPr="00A4496F">
          <w:rPr>
            <w:rStyle w:val="Lienhypertexte"/>
            <w:sz w:val="20"/>
            <w:szCs w:val="20"/>
            <w:lang w:val="en-US"/>
          </w:rPr>
          <w:t>10.1175/bams-d-17-0014.1</w:t>
        </w:r>
      </w:hyperlink>
      <w:r w:rsidRPr="00A4496F">
        <w:rPr>
          <w:sz w:val="20"/>
          <w:szCs w:val="20"/>
          <w:lang w:val="en-US"/>
        </w:rPr>
        <w:t>.</w:t>
      </w:r>
    </w:p>
    <w:p w14:paraId="321709FD" w14:textId="047FA0F0"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Vet, R. et al., 2014: A global assessment of precipitation chemistry and deposition of sulfur, nitrogen, sea salt, base cations, organic acids, acidity and pH, and phosphorus. </w:t>
      </w:r>
      <w:r w:rsidRPr="00A4496F">
        <w:rPr>
          <w:i/>
          <w:sz w:val="20"/>
          <w:szCs w:val="20"/>
          <w:lang w:val="en-US"/>
        </w:rPr>
        <w:t>Atmospheric Environment</w:t>
      </w:r>
      <w:r w:rsidRPr="00A4496F">
        <w:rPr>
          <w:sz w:val="20"/>
          <w:szCs w:val="20"/>
          <w:lang w:val="en-US"/>
        </w:rPr>
        <w:t xml:space="preserve">, </w:t>
      </w:r>
      <w:r w:rsidRPr="00A4496F">
        <w:rPr>
          <w:b/>
          <w:sz w:val="20"/>
          <w:szCs w:val="20"/>
          <w:lang w:val="en-US"/>
        </w:rPr>
        <w:t>93</w:t>
      </w:r>
      <w:r w:rsidRPr="00A4496F">
        <w:rPr>
          <w:sz w:val="20"/>
          <w:szCs w:val="20"/>
          <w:lang w:val="en-US"/>
        </w:rPr>
        <w:t>, 3–100, doi:</w:t>
      </w:r>
      <w:hyperlink r:id="rId750" w:history="1">
        <w:r w:rsidRPr="00A4496F">
          <w:rPr>
            <w:rStyle w:val="Lienhypertexte"/>
            <w:sz w:val="20"/>
            <w:szCs w:val="20"/>
            <w:lang w:val="en-US"/>
          </w:rPr>
          <w:t>10.1016/j.atmosenv.2013.10.060</w:t>
        </w:r>
      </w:hyperlink>
      <w:r w:rsidRPr="00A4496F">
        <w:rPr>
          <w:sz w:val="20"/>
          <w:szCs w:val="20"/>
          <w:lang w:val="en-US"/>
        </w:rPr>
        <w:t>.</w:t>
      </w:r>
    </w:p>
    <w:p w14:paraId="2F4DC3D9" w14:textId="44024AEC"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Victor, D.G., D. Zaelke, and V. Ramanathan, 2015: Soot and short-lived pollutants provide political opportunity. </w:t>
      </w:r>
      <w:r w:rsidRPr="00A4496F">
        <w:rPr>
          <w:i/>
          <w:sz w:val="20"/>
          <w:szCs w:val="20"/>
          <w:lang w:val="en-US"/>
        </w:rPr>
        <w:t>Nature Climate Change</w:t>
      </w:r>
      <w:r w:rsidRPr="00A4496F">
        <w:rPr>
          <w:sz w:val="20"/>
          <w:szCs w:val="20"/>
          <w:lang w:val="en-US"/>
        </w:rPr>
        <w:t xml:space="preserve">, </w:t>
      </w:r>
      <w:r w:rsidRPr="00A4496F">
        <w:rPr>
          <w:b/>
          <w:sz w:val="20"/>
          <w:szCs w:val="20"/>
          <w:lang w:val="en-US"/>
        </w:rPr>
        <w:t>5(9)</w:t>
      </w:r>
      <w:r w:rsidRPr="00A4496F">
        <w:rPr>
          <w:sz w:val="20"/>
          <w:szCs w:val="20"/>
          <w:lang w:val="en-US"/>
        </w:rPr>
        <w:t>, 796–798, doi:</w:t>
      </w:r>
      <w:hyperlink r:id="rId751" w:history="1">
        <w:r w:rsidRPr="00A4496F">
          <w:rPr>
            <w:rStyle w:val="Lienhypertexte"/>
            <w:sz w:val="20"/>
            <w:szCs w:val="20"/>
            <w:lang w:val="en-US"/>
          </w:rPr>
          <w:t>10.1038/nclimate2703</w:t>
        </w:r>
      </w:hyperlink>
      <w:r w:rsidRPr="00A4496F">
        <w:rPr>
          <w:sz w:val="20"/>
          <w:szCs w:val="20"/>
          <w:lang w:val="en-US"/>
        </w:rPr>
        <w:t>.</w:t>
      </w:r>
    </w:p>
    <w:p w14:paraId="2701232B" w14:textId="7FC6F38F"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Vignesh, P.P. et al., 2020: Assessment of CMIP6 Cloud Fraction and Comparison with Satellite Observations. </w:t>
      </w:r>
      <w:r w:rsidRPr="00A4496F">
        <w:rPr>
          <w:i/>
          <w:sz w:val="20"/>
          <w:szCs w:val="20"/>
          <w:lang w:val="en-US"/>
        </w:rPr>
        <w:t>Earth and Space Science</w:t>
      </w:r>
      <w:r w:rsidRPr="00A4496F">
        <w:rPr>
          <w:sz w:val="20"/>
          <w:szCs w:val="20"/>
          <w:lang w:val="en-US"/>
        </w:rPr>
        <w:t xml:space="preserve">, </w:t>
      </w:r>
      <w:r w:rsidRPr="00A4496F">
        <w:rPr>
          <w:b/>
          <w:sz w:val="20"/>
          <w:szCs w:val="20"/>
          <w:lang w:val="en-US"/>
        </w:rPr>
        <w:t>7(2)</w:t>
      </w:r>
      <w:r w:rsidRPr="00A4496F">
        <w:rPr>
          <w:sz w:val="20"/>
          <w:szCs w:val="20"/>
          <w:lang w:val="en-US"/>
        </w:rPr>
        <w:t>, e2019EA000975, doi:</w:t>
      </w:r>
      <w:hyperlink r:id="rId752" w:history="1">
        <w:r w:rsidRPr="00A4496F">
          <w:rPr>
            <w:rStyle w:val="Lienhypertexte"/>
            <w:sz w:val="20"/>
            <w:szCs w:val="20"/>
            <w:lang w:val="en-US"/>
          </w:rPr>
          <w:t>10.1029/2019ea000975</w:t>
        </w:r>
      </w:hyperlink>
      <w:r w:rsidRPr="00A4496F">
        <w:rPr>
          <w:sz w:val="20"/>
          <w:szCs w:val="20"/>
          <w:lang w:val="en-US"/>
        </w:rPr>
        <w:t>.</w:t>
      </w:r>
    </w:p>
    <w:p w14:paraId="0E7AAB90" w14:textId="5306998F"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Vira, J., P. Hess, J. Melkonian, and W.R. Wieder, 2020: An improved mechanistic model for ammonia volatilization in Earth system models: Flow of Agricultural Nitrogen version 2 (FANv2). </w:t>
      </w:r>
      <w:r w:rsidRPr="00A4496F">
        <w:rPr>
          <w:i/>
          <w:sz w:val="20"/>
          <w:szCs w:val="20"/>
          <w:lang w:val="en-US"/>
        </w:rPr>
        <w:t>Geoscientific Model Development</w:t>
      </w:r>
      <w:r w:rsidRPr="00A4496F">
        <w:rPr>
          <w:sz w:val="20"/>
          <w:szCs w:val="20"/>
          <w:lang w:val="en-US"/>
        </w:rPr>
        <w:t xml:space="preserve">, </w:t>
      </w:r>
      <w:r w:rsidRPr="00A4496F">
        <w:rPr>
          <w:b/>
          <w:sz w:val="20"/>
          <w:szCs w:val="20"/>
          <w:lang w:val="en-US"/>
        </w:rPr>
        <w:t>13(9)</w:t>
      </w:r>
      <w:r w:rsidRPr="00A4496F">
        <w:rPr>
          <w:sz w:val="20"/>
          <w:szCs w:val="20"/>
          <w:lang w:val="en-US"/>
        </w:rPr>
        <w:t>, 4459–4490, doi:</w:t>
      </w:r>
      <w:hyperlink r:id="rId753" w:history="1">
        <w:r w:rsidRPr="00A4496F">
          <w:rPr>
            <w:rStyle w:val="Lienhypertexte"/>
            <w:sz w:val="20"/>
            <w:szCs w:val="20"/>
            <w:lang w:val="en-US"/>
          </w:rPr>
          <w:t>10.5194/gmd-13-4459-2020</w:t>
        </w:r>
      </w:hyperlink>
      <w:r w:rsidRPr="00A4496F">
        <w:rPr>
          <w:sz w:val="20"/>
          <w:szCs w:val="20"/>
          <w:lang w:val="en-US"/>
        </w:rPr>
        <w:t>.</w:t>
      </w:r>
    </w:p>
    <w:p w14:paraId="3F3DEB1A" w14:textId="14E1AC55"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Visioni, D. et al., 2019: Seasonal Injection Strategies for Stratospheric Aerosol Geoengineering. </w:t>
      </w:r>
      <w:r w:rsidRPr="00A4496F">
        <w:rPr>
          <w:i/>
          <w:sz w:val="20"/>
          <w:szCs w:val="20"/>
          <w:lang w:val="en-US"/>
        </w:rPr>
        <w:t>Geophysical Research Letters</w:t>
      </w:r>
      <w:r w:rsidRPr="00A4496F">
        <w:rPr>
          <w:sz w:val="20"/>
          <w:szCs w:val="20"/>
          <w:lang w:val="en-US"/>
        </w:rPr>
        <w:t>, doi:</w:t>
      </w:r>
      <w:hyperlink r:id="rId754" w:history="1">
        <w:r w:rsidRPr="00A4496F">
          <w:rPr>
            <w:rStyle w:val="Lienhypertexte"/>
            <w:sz w:val="20"/>
            <w:szCs w:val="20"/>
            <w:lang w:val="en-US"/>
          </w:rPr>
          <w:t>10.1029/2019gl083680</w:t>
        </w:r>
      </w:hyperlink>
      <w:r w:rsidRPr="00A4496F">
        <w:rPr>
          <w:sz w:val="20"/>
          <w:szCs w:val="20"/>
          <w:lang w:val="en-US"/>
        </w:rPr>
        <w:t>.</w:t>
      </w:r>
    </w:p>
    <w:p w14:paraId="309CFAAB" w14:textId="0206EA05"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Von Schneidemesser, E. et al., 2015: Chemistry and the Linkages between Air Quality and Climate Change. </w:t>
      </w:r>
      <w:r w:rsidRPr="00A4496F">
        <w:rPr>
          <w:i/>
          <w:sz w:val="20"/>
          <w:szCs w:val="20"/>
          <w:lang w:val="en-US"/>
        </w:rPr>
        <w:t>Chemical Reviews</w:t>
      </w:r>
      <w:r w:rsidRPr="00A4496F">
        <w:rPr>
          <w:sz w:val="20"/>
          <w:szCs w:val="20"/>
          <w:lang w:val="en-US"/>
        </w:rPr>
        <w:t xml:space="preserve">, </w:t>
      </w:r>
      <w:r w:rsidRPr="00A4496F">
        <w:rPr>
          <w:b/>
          <w:sz w:val="20"/>
          <w:szCs w:val="20"/>
          <w:lang w:val="en-US"/>
        </w:rPr>
        <w:t>115(10)</w:t>
      </w:r>
      <w:r w:rsidRPr="00A4496F">
        <w:rPr>
          <w:sz w:val="20"/>
          <w:szCs w:val="20"/>
          <w:lang w:val="en-US"/>
        </w:rPr>
        <w:t>, 3856–3897, doi:</w:t>
      </w:r>
      <w:hyperlink r:id="rId755" w:history="1">
        <w:r w:rsidRPr="00A4496F">
          <w:rPr>
            <w:rStyle w:val="Lienhypertexte"/>
            <w:sz w:val="20"/>
            <w:szCs w:val="20"/>
            <w:lang w:val="en-US"/>
          </w:rPr>
          <w:t>10.1021/acs.chemrev.5b00089</w:t>
        </w:r>
      </w:hyperlink>
      <w:r w:rsidRPr="00A4496F">
        <w:rPr>
          <w:sz w:val="20"/>
          <w:szCs w:val="20"/>
          <w:lang w:val="en-US"/>
        </w:rPr>
        <w:t>.</w:t>
      </w:r>
    </w:p>
    <w:p w14:paraId="5E4C6615" w14:textId="6F2BA42C"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Voulgarakis, A. et al., 2013: Analysis of present day and future OH and methane lifetime in the ACCMIP simulations.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13(5)</w:t>
      </w:r>
      <w:r w:rsidRPr="00A4496F">
        <w:rPr>
          <w:sz w:val="20"/>
          <w:szCs w:val="20"/>
          <w:lang w:val="en-US"/>
        </w:rPr>
        <w:t>, 2563–2587, doi:</w:t>
      </w:r>
      <w:hyperlink r:id="rId756" w:history="1">
        <w:r w:rsidRPr="00A4496F">
          <w:rPr>
            <w:rStyle w:val="Lienhypertexte"/>
            <w:sz w:val="20"/>
            <w:szCs w:val="20"/>
            <w:lang w:val="en-US"/>
          </w:rPr>
          <w:t>10.5194/acp-13-2563-2013</w:t>
        </w:r>
      </w:hyperlink>
      <w:r w:rsidRPr="00A4496F">
        <w:rPr>
          <w:sz w:val="20"/>
          <w:szCs w:val="20"/>
          <w:lang w:val="en-US"/>
        </w:rPr>
        <w:t>.</w:t>
      </w:r>
    </w:p>
    <w:p w14:paraId="784626B7" w14:textId="6B29B241"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lastRenderedPageBreak/>
        <w:t xml:space="preserve">Wang, B., J. Shuman, H.H. Shugart, and M.T. Lerdau, 2018: Biodiversity matters in feedbacks between climate change and air quality: a study using an individual-based model. </w:t>
      </w:r>
      <w:r w:rsidRPr="00A4496F">
        <w:rPr>
          <w:i/>
          <w:sz w:val="20"/>
          <w:szCs w:val="20"/>
          <w:lang w:val="en-US"/>
        </w:rPr>
        <w:t>Ecological Applications</w:t>
      </w:r>
      <w:r w:rsidRPr="00A4496F">
        <w:rPr>
          <w:sz w:val="20"/>
          <w:szCs w:val="20"/>
          <w:lang w:val="en-US"/>
        </w:rPr>
        <w:t xml:space="preserve">, </w:t>
      </w:r>
      <w:r w:rsidRPr="00A4496F">
        <w:rPr>
          <w:b/>
          <w:sz w:val="20"/>
          <w:szCs w:val="20"/>
          <w:lang w:val="en-US"/>
        </w:rPr>
        <w:t>28(5)</w:t>
      </w:r>
      <w:r w:rsidRPr="00A4496F">
        <w:rPr>
          <w:sz w:val="20"/>
          <w:szCs w:val="20"/>
          <w:lang w:val="en-US"/>
        </w:rPr>
        <w:t>, 1223–1231, doi:</w:t>
      </w:r>
      <w:hyperlink r:id="rId757" w:history="1">
        <w:r w:rsidRPr="00A4496F">
          <w:rPr>
            <w:rStyle w:val="Lienhypertexte"/>
            <w:sz w:val="20"/>
            <w:szCs w:val="20"/>
            <w:lang w:val="en-US"/>
          </w:rPr>
          <w:t>10.1002/eap.1721</w:t>
        </w:r>
      </w:hyperlink>
      <w:r w:rsidRPr="00A4496F">
        <w:rPr>
          <w:sz w:val="20"/>
          <w:szCs w:val="20"/>
          <w:lang w:val="en-US"/>
        </w:rPr>
        <w:t>.</w:t>
      </w:r>
    </w:p>
    <w:p w14:paraId="39A84F17" w14:textId="3B1B7BCF"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Wang, H., P.J. Rasch, and G. Feingold, 2011: Manipulating marine stratocumulus cloud amount and albedo: A process-modelling study of aerosol-cloud-precipitation interactions in response to injection of cloud condensation nuclei. </w:t>
      </w:r>
      <w:r w:rsidRPr="00A4496F">
        <w:rPr>
          <w:i/>
          <w:sz w:val="20"/>
          <w:szCs w:val="20"/>
          <w:lang w:val="en-US"/>
        </w:rPr>
        <w:t>Atmospheric Chemistry and Physics</w:t>
      </w:r>
      <w:r w:rsidRPr="00A4496F">
        <w:rPr>
          <w:sz w:val="20"/>
          <w:szCs w:val="20"/>
          <w:lang w:val="en-US"/>
        </w:rPr>
        <w:t>, doi:</w:t>
      </w:r>
      <w:hyperlink r:id="rId758" w:history="1">
        <w:r w:rsidRPr="00A4496F">
          <w:rPr>
            <w:rStyle w:val="Lienhypertexte"/>
            <w:sz w:val="20"/>
            <w:szCs w:val="20"/>
            <w:lang w:val="en-US"/>
          </w:rPr>
          <w:t>10.5194/acp-11-4237-2011</w:t>
        </w:r>
      </w:hyperlink>
      <w:r w:rsidRPr="00A4496F">
        <w:rPr>
          <w:sz w:val="20"/>
          <w:szCs w:val="20"/>
          <w:lang w:val="en-US"/>
        </w:rPr>
        <w:t>.</w:t>
      </w:r>
    </w:p>
    <w:p w14:paraId="28697E61" w14:textId="027C2FA8"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Wang, M. et al., 2015: Trends of non-methane hydrocarbons (NMHC) emissions in Beijing during 2002-2013.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15(3)</w:t>
      </w:r>
      <w:r w:rsidRPr="00A4496F">
        <w:rPr>
          <w:sz w:val="20"/>
          <w:szCs w:val="20"/>
          <w:lang w:val="en-US"/>
        </w:rPr>
        <w:t>, 1489–1502, doi:</w:t>
      </w:r>
      <w:hyperlink r:id="rId759" w:history="1">
        <w:r w:rsidRPr="00A4496F">
          <w:rPr>
            <w:rStyle w:val="Lienhypertexte"/>
            <w:sz w:val="20"/>
            <w:szCs w:val="20"/>
            <w:lang w:val="en-US"/>
          </w:rPr>
          <w:t>10.5194/acp-15-1489-2015</w:t>
        </w:r>
      </w:hyperlink>
      <w:r w:rsidRPr="00A4496F">
        <w:rPr>
          <w:sz w:val="20"/>
          <w:szCs w:val="20"/>
          <w:lang w:val="en-US"/>
        </w:rPr>
        <w:t>.</w:t>
      </w:r>
    </w:p>
    <w:p w14:paraId="713CE45E" w14:textId="25A401E0"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Wang, P., K. Chen, S. Zhu, P. Wang, and H. Zhang, 2020: Severe air pollution events not avoided by reduced anthropogenic activities during COVID-19 outbreak. </w:t>
      </w:r>
      <w:r w:rsidRPr="00A4496F">
        <w:rPr>
          <w:i/>
          <w:sz w:val="20"/>
          <w:szCs w:val="20"/>
          <w:lang w:val="en-US"/>
        </w:rPr>
        <w:t>Resources, Conservation and Recycling</w:t>
      </w:r>
      <w:r w:rsidRPr="00A4496F">
        <w:rPr>
          <w:sz w:val="20"/>
          <w:szCs w:val="20"/>
          <w:lang w:val="en-US"/>
        </w:rPr>
        <w:t xml:space="preserve">, </w:t>
      </w:r>
      <w:r w:rsidRPr="00A4496F">
        <w:rPr>
          <w:b/>
          <w:sz w:val="20"/>
          <w:szCs w:val="20"/>
          <w:lang w:val="en-US"/>
        </w:rPr>
        <w:t>158</w:t>
      </w:r>
      <w:r w:rsidRPr="00A4496F">
        <w:rPr>
          <w:sz w:val="20"/>
          <w:szCs w:val="20"/>
          <w:lang w:val="en-US"/>
        </w:rPr>
        <w:t>, doi:</w:t>
      </w:r>
      <w:hyperlink r:id="rId760" w:history="1">
        <w:r w:rsidRPr="00A4496F">
          <w:rPr>
            <w:rStyle w:val="Lienhypertexte"/>
            <w:sz w:val="20"/>
            <w:szCs w:val="20"/>
            <w:lang w:val="en-US"/>
          </w:rPr>
          <w:t>10.1016/j.resconrec.2020.104814</w:t>
        </w:r>
      </w:hyperlink>
      <w:r w:rsidRPr="00A4496F">
        <w:rPr>
          <w:sz w:val="20"/>
          <w:szCs w:val="20"/>
          <w:lang w:val="en-US"/>
        </w:rPr>
        <w:t>.</w:t>
      </w:r>
    </w:p>
    <w:p w14:paraId="1FE8A753" w14:textId="5A4CAF2B"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Wang, Q. et al., 2014: Global budget and radiative forcing of black carbon aerosol: Constraints from pole-to-pole (HIPPO) observations across the Pacific. </w:t>
      </w:r>
      <w:r w:rsidRPr="00A4496F">
        <w:rPr>
          <w:i/>
          <w:sz w:val="20"/>
          <w:szCs w:val="20"/>
          <w:lang w:val="en-US"/>
        </w:rPr>
        <w:t>Journal of Geophysical Research</w:t>
      </w:r>
      <w:r w:rsidRPr="00A4496F">
        <w:rPr>
          <w:sz w:val="20"/>
          <w:szCs w:val="20"/>
          <w:lang w:val="en-US"/>
        </w:rPr>
        <w:t xml:space="preserve">, </w:t>
      </w:r>
      <w:r w:rsidRPr="00A4496F">
        <w:rPr>
          <w:b/>
          <w:sz w:val="20"/>
          <w:szCs w:val="20"/>
          <w:lang w:val="en-US"/>
        </w:rPr>
        <w:t>119(1)</w:t>
      </w:r>
      <w:r w:rsidRPr="00A4496F">
        <w:rPr>
          <w:sz w:val="20"/>
          <w:szCs w:val="20"/>
          <w:lang w:val="en-US"/>
        </w:rPr>
        <w:t>, 195–206, doi:</w:t>
      </w:r>
      <w:hyperlink r:id="rId761" w:history="1">
        <w:r w:rsidRPr="00A4496F">
          <w:rPr>
            <w:rStyle w:val="Lienhypertexte"/>
            <w:sz w:val="20"/>
            <w:szCs w:val="20"/>
            <w:lang w:val="en-US"/>
          </w:rPr>
          <w:t>10.1002/2013jd020824</w:t>
        </w:r>
      </w:hyperlink>
      <w:r w:rsidRPr="00A4496F">
        <w:rPr>
          <w:sz w:val="20"/>
          <w:szCs w:val="20"/>
          <w:lang w:val="en-US"/>
        </w:rPr>
        <w:t>.</w:t>
      </w:r>
    </w:p>
    <w:p w14:paraId="4AE8F58A" w14:textId="2D7FB483"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Wang, R. et al., 2014: Trend in global black carbon emissions from 1960 to 2007. </w:t>
      </w:r>
      <w:r w:rsidRPr="00A4496F">
        <w:rPr>
          <w:i/>
          <w:sz w:val="20"/>
          <w:szCs w:val="20"/>
          <w:lang w:val="en-US"/>
        </w:rPr>
        <w:t>Environmental Science and Technology</w:t>
      </w:r>
      <w:r w:rsidRPr="00A4496F">
        <w:rPr>
          <w:sz w:val="20"/>
          <w:szCs w:val="20"/>
          <w:lang w:val="en-US"/>
        </w:rPr>
        <w:t xml:space="preserve">, </w:t>
      </w:r>
      <w:r w:rsidRPr="00A4496F">
        <w:rPr>
          <w:b/>
          <w:sz w:val="20"/>
          <w:szCs w:val="20"/>
          <w:lang w:val="en-US"/>
        </w:rPr>
        <w:t>48(12)</w:t>
      </w:r>
      <w:r w:rsidRPr="00A4496F">
        <w:rPr>
          <w:sz w:val="20"/>
          <w:szCs w:val="20"/>
          <w:lang w:val="en-US"/>
        </w:rPr>
        <w:t>, 6780–6787, doi:</w:t>
      </w:r>
      <w:hyperlink r:id="rId762" w:history="1">
        <w:r w:rsidRPr="00A4496F">
          <w:rPr>
            <w:rStyle w:val="Lienhypertexte"/>
            <w:sz w:val="20"/>
            <w:szCs w:val="20"/>
            <w:lang w:val="en-US"/>
          </w:rPr>
          <w:t>10.1021/es5021422</w:t>
        </w:r>
      </w:hyperlink>
      <w:r w:rsidRPr="00A4496F">
        <w:rPr>
          <w:sz w:val="20"/>
          <w:szCs w:val="20"/>
          <w:lang w:val="en-US"/>
        </w:rPr>
        <w:t>.</w:t>
      </w:r>
    </w:p>
    <w:p w14:paraId="173CDF5B" w14:textId="6A786E46"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Wang, S., M.E. Maltrud, S.M. Burrows, S.M. Elliott, and P. Cameron-Smith, 2018: Impacts of Shifts in Phytoplankton Community on Clouds and Climate via the Sulfur Cycle. </w:t>
      </w:r>
      <w:r w:rsidRPr="00A4496F">
        <w:rPr>
          <w:i/>
          <w:sz w:val="20"/>
          <w:szCs w:val="20"/>
          <w:lang w:val="en-US"/>
        </w:rPr>
        <w:t>Global Biogeochemical Cycles</w:t>
      </w:r>
      <w:r w:rsidRPr="00A4496F">
        <w:rPr>
          <w:sz w:val="20"/>
          <w:szCs w:val="20"/>
          <w:lang w:val="en-US"/>
        </w:rPr>
        <w:t xml:space="preserve">, </w:t>
      </w:r>
      <w:r w:rsidRPr="00A4496F">
        <w:rPr>
          <w:b/>
          <w:sz w:val="20"/>
          <w:szCs w:val="20"/>
          <w:lang w:val="en-US"/>
        </w:rPr>
        <w:t>32(6)</w:t>
      </w:r>
      <w:r w:rsidRPr="00A4496F">
        <w:rPr>
          <w:sz w:val="20"/>
          <w:szCs w:val="20"/>
          <w:lang w:val="en-US"/>
        </w:rPr>
        <w:t>, 1005–1026, doi:</w:t>
      </w:r>
      <w:hyperlink r:id="rId763" w:history="1">
        <w:r w:rsidRPr="00A4496F">
          <w:rPr>
            <w:rStyle w:val="Lienhypertexte"/>
            <w:sz w:val="20"/>
            <w:szCs w:val="20"/>
            <w:lang w:val="en-US"/>
          </w:rPr>
          <w:t>10.1029/2017gb005862</w:t>
        </w:r>
      </w:hyperlink>
      <w:r w:rsidRPr="00A4496F">
        <w:rPr>
          <w:sz w:val="20"/>
          <w:szCs w:val="20"/>
          <w:lang w:val="en-US"/>
        </w:rPr>
        <w:t>.</w:t>
      </w:r>
    </w:p>
    <w:p w14:paraId="292B6A0B" w14:textId="286D333C"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Wang, S.X. et al., 2014: Emission trends and mitigation options for air pollutants in East Asia.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14(13)</w:t>
      </w:r>
      <w:r w:rsidRPr="00A4496F">
        <w:rPr>
          <w:sz w:val="20"/>
          <w:szCs w:val="20"/>
          <w:lang w:val="en-US"/>
        </w:rPr>
        <w:t>, 6571–6603, doi:</w:t>
      </w:r>
      <w:hyperlink r:id="rId764" w:history="1">
        <w:r w:rsidRPr="00A4496F">
          <w:rPr>
            <w:rStyle w:val="Lienhypertexte"/>
            <w:sz w:val="20"/>
            <w:szCs w:val="20"/>
            <w:lang w:val="en-US"/>
          </w:rPr>
          <w:t>10.5194/acp-14-6571-2014</w:t>
        </w:r>
      </w:hyperlink>
      <w:r w:rsidRPr="00A4496F">
        <w:rPr>
          <w:sz w:val="20"/>
          <w:szCs w:val="20"/>
          <w:lang w:val="en-US"/>
        </w:rPr>
        <w:t>.</w:t>
      </w:r>
    </w:p>
    <w:p w14:paraId="00534E02" w14:textId="0A2D0DC4"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Wang, X. et al., 2018: Field evidences for the positive effects of aerosols on tree growth. </w:t>
      </w:r>
      <w:r w:rsidRPr="00A4496F">
        <w:rPr>
          <w:i/>
          <w:sz w:val="20"/>
          <w:szCs w:val="20"/>
          <w:lang w:val="en-US"/>
        </w:rPr>
        <w:t>Global Change Biology</w:t>
      </w:r>
      <w:r w:rsidRPr="00A4496F">
        <w:rPr>
          <w:sz w:val="20"/>
          <w:szCs w:val="20"/>
          <w:lang w:val="en-US"/>
        </w:rPr>
        <w:t xml:space="preserve">, </w:t>
      </w:r>
      <w:r w:rsidRPr="00A4496F">
        <w:rPr>
          <w:b/>
          <w:sz w:val="20"/>
          <w:szCs w:val="20"/>
          <w:lang w:val="en-US"/>
        </w:rPr>
        <w:t>24(10)</w:t>
      </w:r>
      <w:r w:rsidRPr="00A4496F">
        <w:rPr>
          <w:sz w:val="20"/>
          <w:szCs w:val="20"/>
          <w:lang w:val="en-US"/>
        </w:rPr>
        <w:t>, 4983–4992, doi:</w:t>
      </w:r>
      <w:hyperlink r:id="rId765" w:history="1">
        <w:r w:rsidRPr="00A4496F">
          <w:rPr>
            <w:rStyle w:val="Lienhypertexte"/>
            <w:sz w:val="20"/>
            <w:szCs w:val="20"/>
            <w:lang w:val="en-US"/>
          </w:rPr>
          <w:t>10.1111/gcb.14339</w:t>
        </w:r>
      </w:hyperlink>
      <w:r w:rsidRPr="00A4496F">
        <w:rPr>
          <w:sz w:val="20"/>
          <w:szCs w:val="20"/>
          <w:lang w:val="en-US"/>
        </w:rPr>
        <w:t>.</w:t>
      </w:r>
    </w:p>
    <w:p w14:paraId="7D75BD24" w14:textId="2189E6FE"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Wang, Y. et al., 2019: Trends in particulate matter and its chemical compositions in China from 2013--2017. </w:t>
      </w:r>
      <w:r w:rsidRPr="00A4496F">
        <w:rPr>
          <w:i/>
          <w:sz w:val="20"/>
          <w:szCs w:val="20"/>
          <w:lang w:val="en-US"/>
        </w:rPr>
        <w:t>Science China Earth Sciences</w:t>
      </w:r>
      <w:r w:rsidRPr="00A4496F">
        <w:rPr>
          <w:sz w:val="20"/>
          <w:szCs w:val="20"/>
          <w:lang w:val="en-US"/>
        </w:rPr>
        <w:t xml:space="preserve">, </w:t>
      </w:r>
      <w:r w:rsidRPr="00A4496F">
        <w:rPr>
          <w:b/>
          <w:sz w:val="20"/>
          <w:szCs w:val="20"/>
          <w:lang w:val="en-US"/>
        </w:rPr>
        <w:t>62(12)</w:t>
      </w:r>
      <w:r w:rsidRPr="00A4496F">
        <w:rPr>
          <w:sz w:val="20"/>
          <w:szCs w:val="20"/>
          <w:lang w:val="en-US"/>
        </w:rPr>
        <w:t>, 1857–1871, doi:</w:t>
      </w:r>
      <w:hyperlink r:id="rId766" w:history="1">
        <w:r w:rsidRPr="00A4496F">
          <w:rPr>
            <w:rStyle w:val="Lienhypertexte"/>
            <w:sz w:val="20"/>
            <w:szCs w:val="20"/>
            <w:lang w:val="en-US"/>
          </w:rPr>
          <w:t>10.1007/s11430-018-9373-1</w:t>
        </w:r>
      </w:hyperlink>
      <w:r w:rsidRPr="00A4496F">
        <w:rPr>
          <w:sz w:val="20"/>
          <w:szCs w:val="20"/>
          <w:lang w:val="en-US"/>
        </w:rPr>
        <w:t>.</w:t>
      </w:r>
    </w:p>
    <w:p w14:paraId="426F74F7" w14:textId="4E67648E"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Wang, Z. et al., 2021: Incorrect Asian aerosols affecting the attribution and projection of regional climate change in CMIP6 models. </w:t>
      </w:r>
      <w:r w:rsidRPr="00A4496F">
        <w:rPr>
          <w:i/>
          <w:sz w:val="20"/>
          <w:szCs w:val="20"/>
          <w:lang w:val="en-US"/>
        </w:rPr>
        <w:t>npj Climate and Atmospheric Science</w:t>
      </w:r>
      <w:r w:rsidRPr="00A4496F">
        <w:rPr>
          <w:sz w:val="20"/>
          <w:szCs w:val="20"/>
          <w:lang w:val="en-US"/>
        </w:rPr>
        <w:t xml:space="preserve">, </w:t>
      </w:r>
      <w:r w:rsidRPr="00A4496F">
        <w:rPr>
          <w:b/>
          <w:sz w:val="20"/>
          <w:szCs w:val="20"/>
          <w:lang w:val="en-US"/>
        </w:rPr>
        <w:t>4(1)</w:t>
      </w:r>
      <w:r w:rsidRPr="00A4496F">
        <w:rPr>
          <w:sz w:val="20"/>
          <w:szCs w:val="20"/>
          <w:lang w:val="en-US"/>
        </w:rPr>
        <w:t>, 2, doi:</w:t>
      </w:r>
      <w:hyperlink r:id="rId767" w:history="1">
        <w:r w:rsidRPr="00A4496F">
          <w:rPr>
            <w:rStyle w:val="Lienhypertexte"/>
            <w:sz w:val="20"/>
            <w:szCs w:val="20"/>
            <w:lang w:val="en-US"/>
          </w:rPr>
          <w:t>10.1038/s41612-020-00159-2</w:t>
        </w:r>
      </w:hyperlink>
      <w:r w:rsidRPr="00A4496F">
        <w:rPr>
          <w:sz w:val="20"/>
          <w:szCs w:val="20"/>
          <w:lang w:val="en-US"/>
        </w:rPr>
        <w:t>.</w:t>
      </w:r>
    </w:p>
    <w:p w14:paraId="6F896D8E" w14:textId="2C5C77A8"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Warner, J.X., Z. Wei, L.L. Strow, R.R. Dickerson, and J.B. Nowak, 2016: The global tropospheric ammonia distribution as seen in the 13-year {AIRS} measurement record.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16(8)</w:t>
      </w:r>
      <w:r w:rsidRPr="00A4496F">
        <w:rPr>
          <w:sz w:val="20"/>
          <w:szCs w:val="20"/>
          <w:lang w:val="en-US"/>
        </w:rPr>
        <w:t>, 5467–5479, doi:</w:t>
      </w:r>
      <w:hyperlink r:id="rId768" w:history="1">
        <w:r w:rsidRPr="00A4496F">
          <w:rPr>
            <w:rStyle w:val="Lienhypertexte"/>
            <w:sz w:val="20"/>
            <w:szCs w:val="20"/>
            <w:lang w:val="en-US"/>
          </w:rPr>
          <w:t>10.5194/acp-16-5467-2016</w:t>
        </w:r>
      </w:hyperlink>
      <w:r w:rsidRPr="00A4496F">
        <w:rPr>
          <w:sz w:val="20"/>
          <w:szCs w:val="20"/>
          <w:lang w:val="en-US"/>
        </w:rPr>
        <w:t>.</w:t>
      </w:r>
    </w:p>
    <w:p w14:paraId="72673FFF" w14:textId="29EC2355"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Warner, J.X. et al., 2014: Global carbon monoxide products from combined AIRS, TES and MLS measurements on A-train satellites.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14(1)</w:t>
      </w:r>
      <w:r w:rsidRPr="00A4496F">
        <w:rPr>
          <w:sz w:val="20"/>
          <w:szCs w:val="20"/>
          <w:lang w:val="en-US"/>
        </w:rPr>
        <w:t>, 103–114, doi:</w:t>
      </w:r>
      <w:hyperlink r:id="rId769" w:history="1">
        <w:r w:rsidRPr="00A4496F">
          <w:rPr>
            <w:rStyle w:val="Lienhypertexte"/>
            <w:sz w:val="20"/>
            <w:szCs w:val="20"/>
            <w:lang w:val="en-US"/>
          </w:rPr>
          <w:t>10.5194/acp-14-103-2014</w:t>
        </w:r>
      </w:hyperlink>
      <w:r w:rsidRPr="00A4496F">
        <w:rPr>
          <w:sz w:val="20"/>
          <w:szCs w:val="20"/>
          <w:lang w:val="en-US"/>
        </w:rPr>
        <w:t>.</w:t>
      </w:r>
    </w:p>
    <w:p w14:paraId="63143823" w14:textId="06229BAC"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Warner, J.X. et al., 2017: Increased atmospheric ammonia over the world’s major agricultural areas detected from space. </w:t>
      </w:r>
      <w:r w:rsidRPr="00A4496F">
        <w:rPr>
          <w:i/>
          <w:sz w:val="20"/>
          <w:szCs w:val="20"/>
          <w:lang w:val="en-US"/>
        </w:rPr>
        <w:t>Geophysical Research Letters</w:t>
      </w:r>
      <w:r w:rsidRPr="00A4496F">
        <w:rPr>
          <w:sz w:val="20"/>
          <w:szCs w:val="20"/>
          <w:lang w:val="en-US"/>
        </w:rPr>
        <w:t xml:space="preserve">, </w:t>
      </w:r>
      <w:r w:rsidRPr="00A4496F">
        <w:rPr>
          <w:b/>
          <w:sz w:val="20"/>
          <w:szCs w:val="20"/>
          <w:lang w:val="en-US"/>
        </w:rPr>
        <w:t>44(6)</w:t>
      </w:r>
      <w:r w:rsidRPr="00A4496F">
        <w:rPr>
          <w:sz w:val="20"/>
          <w:szCs w:val="20"/>
          <w:lang w:val="en-US"/>
        </w:rPr>
        <w:t>, 2875–2884, doi:</w:t>
      </w:r>
      <w:hyperlink r:id="rId770" w:history="1">
        <w:r w:rsidRPr="00A4496F">
          <w:rPr>
            <w:rStyle w:val="Lienhypertexte"/>
            <w:sz w:val="20"/>
            <w:szCs w:val="20"/>
            <w:lang w:val="en-US"/>
          </w:rPr>
          <w:t>10.1002/2016gl072305</w:t>
        </w:r>
      </w:hyperlink>
      <w:r w:rsidRPr="00A4496F">
        <w:rPr>
          <w:sz w:val="20"/>
          <w:szCs w:val="20"/>
          <w:lang w:val="en-US"/>
        </w:rPr>
        <w:t>.</w:t>
      </w:r>
    </w:p>
    <w:p w14:paraId="78BAD22C" w14:textId="6FEFF009"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Weber, J. et al., 2020: Minimal Climate Impacts From Short-Lived Climate Forcers Following Emission Reductions Related to the COVID-19 Pandemic. </w:t>
      </w:r>
      <w:r w:rsidRPr="00A4496F">
        <w:rPr>
          <w:i/>
          <w:sz w:val="20"/>
          <w:szCs w:val="20"/>
          <w:lang w:val="en-US"/>
        </w:rPr>
        <w:t>Geophysical Research Letters</w:t>
      </w:r>
      <w:r w:rsidRPr="00A4496F">
        <w:rPr>
          <w:sz w:val="20"/>
          <w:szCs w:val="20"/>
          <w:lang w:val="en-US"/>
        </w:rPr>
        <w:t xml:space="preserve">, </w:t>
      </w:r>
      <w:r w:rsidRPr="00A4496F">
        <w:rPr>
          <w:b/>
          <w:sz w:val="20"/>
          <w:szCs w:val="20"/>
          <w:lang w:val="en-US"/>
        </w:rPr>
        <w:t>47(20)</w:t>
      </w:r>
      <w:r w:rsidRPr="00A4496F">
        <w:rPr>
          <w:sz w:val="20"/>
          <w:szCs w:val="20"/>
          <w:lang w:val="en-US"/>
        </w:rPr>
        <w:t>, doi:</w:t>
      </w:r>
      <w:hyperlink r:id="rId771" w:history="1">
        <w:r w:rsidRPr="00A4496F">
          <w:rPr>
            <w:rStyle w:val="Lienhypertexte"/>
            <w:sz w:val="20"/>
            <w:szCs w:val="20"/>
            <w:lang w:val="en-US"/>
          </w:rPr>
          <w:t>10.1029/2020gl090326</w:t>
        </w:r>
      </w:hyperlink>
      <w:r w:rsidRPr="00A4496F">
        <w:rPr>
          <w:sz w:val="20"/>
          <w:szCs w:val="20"/>
          <w:lang w:val="en-US"/>
        </w:rPr>
        <w:t>.</w:t>
      </w:r>
    </w:p>
    <w:p w14:paraId="62D8722B" w14:textId="7557EEA3"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Weber, R.J., H. Guo, A.G. Russell, and A. Nenes, 2016: High aerosol acidity despite declining atmospheric sulfate concentrations over the past 15 years. </w:t>
      </w:r>
      <w:r w:rsidRPr="00A4496F">
        <w:rPr>
          <w:i/>
          <w:sz w:val="20"/>
          <w:szCs w:val="20"/>
          <w:lang w:val="en-US"/>
        </w:rPr>
        <w:t>Nature Geoscience</w:t>
      </w:r>
      <w:r w:rsidRPr="00A4496F">
        <w:rPr>
          <w:sz w:val="20"/>
          <w:szCs w:val="20"/>
          <w:lang w:val="en-US"/>
        </w:rPr>
        <w:t xml:space="preserve">, </w:t>
      </w:r>
      <w:r w:rsidRPr="00A4496F">
        <w:rPr>
          <w:b/>
          <w:sz w:val="20"/>
          <w:szCs w:val="20"/>
          <w:lang w:val="en-US"/>
        </w:rPr>
        <w:t>9(4)</w:t>
      </w:r>
      <w:r w:rsidRPr="00A4496F">
        <w:rPr>
          <w:sz w:val="20"/>
          <w:szCs w:val="20"/>
          <w:lang w:val="en-US"/>
        </w:rPr>
        <w:t>, 282–285, doi:</w:t>
      </w:r>
      <w:hyperlink r:id="rId772" w:history="1">
        <w:r w:rsidRPr="00A4496F">
          <w:rPr>
            <w:rStyle w:val="Lienhypertexte"/>
            <w:sz w:val="20"/>
            <w:szCs w:val="20"/>
            <w:lang w:val="en-US"/>
          </w:rPr>
          <w:t>10.1038/ngeo2665</w:t>
        </w:r>
      </w:hyperlink>
      <w:r w:rsidRPr="00A4496F">
        <w:rPr>
          <w:sz w:val="20"/>
          <w:szCs w:val="20"/>
          <w:lang w:val="en-US"/>
        </w:rPr>
        <w:t>.</w:t>
      </w:r>
    </w:p>
    <w:p w14:paraId="496AE777" w14:textId="64ADEAE1"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Weinstein, J.P., S.R. Hedges, and S. Kimbrough, 2010: Characterization and aerosol mass balance of PM&lt;sub&gt;2.5&lt;/sub&gt; and PM&lt;sub&gt;10&lt;/sub&gt; collected in Conakry, Guinea during the 2004 Harmattan period. </w:t>
      </w:r>
      <w:r w:rsidRPr="00A4496F">
        <w:rPr>
          <w:i/>
          <w:sz w:val="20"/>
          <w:szCs w:val="20"/>
          <w:lang w:val="en-US"/>
        </w:rPr>
        <w:t>Chemosphere</w:t>
      </w:r>
      <w:r w:rsidRPr="00A4496F">
        <w:rPr>
          <w:sz w:val="20"/>
          <w:szCs w:val="20"/>
          <w:lang w:val="en-US"/>
        </w:rPr>
        <w:t xml:space="preserve">, </w:t>
      </w:r>
      <w:r w:rsidRPr="00A4496F">
        <w:rPr>
          <w:b/>
          <w:sz w:val="20"/>
          <w:szCs w:val="20"/>
          <w:lang w:val="en-US"/>
        </w:rPr>
        <w:t>78(8)</w:t>
      </w:r>
      <w:r w:rsidRPr="00A4496F">
        <w:rPr>
          <w:sz w:val="20"/>
          <w:szCs w:val="20"/>
          <w:lang w:val="en-US"/>
        </w:rPr>
        <w:t>, 980–988, doi:</w:t>
      </w:r>
      <w:hyperlink r:id="rId773" w:history="1">
        <w:r w:rsidRPr="00A4496F">
          <w:rPr>
            <w:rStyle w:val="Lienhypertexte"/>
            <w:sz w:val="20"/>
            <w:szCs w:val="20"/>
            <w:lang w:val="en-US"/>
          </w:rPr>
          <w:t>10.1016/j.chemosphere.2009.12.022</w:t>
        </w:r>
      </w:hyperlink>
      <w:r w:rsidRPr="00A4496F">
        <w:rPr>
          <w:sz w:val="20"/>
          <w:szCs w:val="20"/>
          <w:lang w:val="en-US"/>
        </w:rPr>
        <w:t>.</w:t>
      </w:r>
    </w:p>
    <w:p w14:paraId="7F18B1EB" w14:textId="65860B59"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Weisenstein, D.K., D.W. Keith, and J.A. Dykema, 2015: Solar geoengineering using solid aerosol in the stratosphere. </w:t>
      </w:r>
      <w:r w:rsidRPr="00A4496F">
        <w:rPr>
          <w:i/>
          <w:sz w:val="20"/>
          <w:szCs w:val="20"/>
          <w:lang w:val="en-US"/>
        </w:rPr>
        <w:t>Atmospheric Chemistry and Physics</w:t>
      </w:r>
      <w:r w:rsidRPr="00A4496F">
        <w:rPr>
          <w:sz w:val="20"/>
          <w:szCs w:val="20"/>
          <w:lang w:val="en-US"/>
        </w:rPr>
        <w:t>, doi:</w:t>
      </w:r>
      <w:hyperlink r:id="rId774" w:history="1">
        <w:r w:rsidRPr="00A4496F">
          <w:rPr>
            <w:rStyle w:val="Lienhypertexte"/>
            <w:sz w:val="20"/>
            <w:szCs w:val="20"/>
            <w:lang w:val="en-US"/>
          </w:rPr>
          <w:t>10.5194/acp-15-11835-2015</w:t>
        </w:r>
      </w:hyperlink>
      <w:r w:rsidRPr="00A4496F">
        <w:rPr>
          <w:sz w:val="20"/>
          <w:szCs w:val="20"/>
          <w:lang w:val="en-US"/>
        </w:rPr>
        <w:t>.</w:t>
      </w:r>
    </w:p>
    <w:p w14:paraId="626E4D5E" w14:textId="76848DCB"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Wells, K.C. et al., 2020: Satellite isoprene retrievals constrain emissions and atmospheric oxidation. </w:t>
      </w:r>
      <w:r w:rsidRPr="00A4496F">
        <w:rPr>
          <w:i/>
          <w:sz w:val="20"/>
          <w:szCs w:val="20"/>
          <w:lang w:val="en-US"/>
        </w:rPr>
        <w:t>Nature</w:t>
      </w:r>
      <w:r w:rsidRPr="00A4496F">
        <w:rPr>
          <w:sz w:val="20"/>
          <w:szCs w:val="20"/>
          <w:lang w:val="en-US"/>
        </w:rPr>
        <w:t xml:space="preserve">, </w:t>
      </w:r>
      <w:r w:rsidRPr="00A4496F">
        <w:rPr>
          <w:b/>
          <w:sz w:val="20"/>
          <w:szCs w:val="20"/>
          <w:lang w:val="en-US"/>
        </w:rPr>
        <w:t>585(7824)</w:t>
      </w:r>
      <w:r w:rsidRPr="00A4496F">
        <w:rPr>
          <w:sz w:val="20"/>
          <w:szCs w:val="20"/>
          <w:lang w:val="en-US"/>
        </w:rPr>
        <w:t>, 225–233, doi:</w:t>
      </w:r>
      <w:hyperlink r:id="rId775" w:history="1">
        <w:r w:rsidRPr="00A4496F">
          <w:rPr>
            <w:rStyle w:val="Lienhypertexte"/>
            <w:sz w:val="20"/>
            <w:szCs w:val="20"/>
            <w:lang w:val="en-US"/>
          </w:rPr>
          <w:t>10.1038/s41586-020-2664-3</w:t>
        </w:r>
      </w:hyperlink>
      <w:r w:rsidRPr="00A4496F">
        <w:rPr>
          <w:sz w:val="20"/>
          <w:szCs w:val="20"/>
          <w:lang w:val="en-US"/>
        </w:rPr>
        <w:t>.</w:t>
      </w:r>
    </w:p>
    <w:p w14:paraId="5640AD44" w14:textId="6380EF06"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Wen, L. et al., 2018: Summertime fine particulate nitrate pollution in the North China Plain: increasing trends, formation mechanisms and implications for control policy.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18(15)</w:t>
      </w:r>
      <w:r w:rsidRPr="00A4496F">
        <w:rPr>
          <w:sz w:val="20"/>
          <w:szCs w:val="20"/>
          <w:lang w:val="en-US"/>
        </w:rPr>
        <w:t>, 11261–11275, doi:</w:t>
      </w:r>
      <w:hyperlink r:id="rId776" w:history="1">
        <w:r w:rsidRPr="00A4496F">
          <w:rPr>
            <w:rStyle w:val="Lienhypertexte"/>
            <w:sz w:val="20"/>
            <w:szCs w:val="20"/>
            <w:lang w:val="en-US"/>
          </w:rPr>
          <w:t>10.5194/acp-18-11261-2018</w:t>
        </w:r>
      </w:hyperlink>
      <w:r w:rsidRPr="00A4496F">
        <w:rPr>
          <w:sz w:val="20"/>
          <w:szCs w:val="20"/>
          <w:lang w:val="en-US"/>
        </w:rPr>
        <w:t>.</w:t>
      </w:r>
    </w:p>
    <w:p w14:paraId="645E962A" w14:textId="0C21B408"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Wennberg, P.O. et al., 2018: Gas-Phase Reactions of Isoprene and Its Major Oxidation Products. </w:t>
      </w:r>
      <w:r w:rsidRPr="00A4496F">
        <w:rPr>
          <w:i/>
          <w:sz w:val="20"/>
          <w:szCs w:val="20"/>
          <w:lang w:val="en-US"/>
        </w:rPr>
        <w:t>Chemical Reviews</w:t>
      </w:r>
      <w:r w:rsidRPr="00A4496F">
        <w:rPr>
          <w:sz w:val="20"/>
          <w:szCs w:val="20"/>
          <w:lang w:val="en-US"/>
        </w:rPr>
        <w:t xml:space="preserve">, </w:t>
      </w:r>
      <w:r w:rsidRPr="00A4496F">
        <w:rPr>
          <w:b/>
          <w:sz w:val="20"/>
          <w:szCs w:val="20"/>
          <w:lang w:val="en-US"/>
        </w:rPr>
        <w:t>118(7)</w:t>
      </w:r>
      <w:r w:rsidRPr="00A4496F">
        <w:rPr>
          <w:sz w:val="20"/>
          <w:szCs w:val="20"/>
          <w:lang w:val="en-US"/>
        </w:rPr>
        <w:t>, 3337–3390, doi:</w:t>
      </w:r>
      <w:hyperlink r:id="rId777" w:history="1">
        <w:r w:rsidRPr="00A4496F">
          <w:rPr>
            <w:rStyle w:val="Lienhypertexte"/>
            <w:sz w:val="20"/>
            <w:szCs w:val="20"/>
            <w:lang w:val="en-US"/>
          </w:rPr>
          <w:t>10.1021/acs.chemrev.7b00439</w:t>
        </w:r>
      </w:hyperlink>
      <w:r w:rsidRPr="00A4496F">
        <w:rPr>
          <w:sz w:val="20"/>
          <w:szCs w:val="20"/>
          <w:lang w:val="en-US"/>
        </w:rPr>
        <w:t>.</w:t>
      </w:r>
    </w:p>
    <w:p w14:paraId="04044CA2" w14:textId="5B5EC186"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West, J.J. et al., 2013: Co-benefits of mitigating global greenhouse gas emissions for future air quality and human health. </w:t>
      </w:r>
      <w:r w:rsidRPr="00A4496F">
        <w:rPr>
          <w:i/>
          <w:sz w:val="20"/>
          <w:szCs w:val="20"/>
          <w:lang w:val="en-US"/>
        </w:rPr>
        <w:t>Nature Climate Change</w:t>
      </w:r>
      <w:r w:rsidRPr="00A4496F">
        <w:rPr>
          <w:sz w:val="20"/>
          <w:szCs w:val="20"/>
          <w:lang w:val="en-US"/>
        </w:rPr>
        <w:t xml:space="preserve">, </w:t>
      </w:r>
      <w:r w:rsidRPr="00A4496F">
        <w:rPr>
          <w:b/>
          <w:sz w:val="20"/>
          <w:szCs w:val="20"/>
          <w:lang w:val="en-US"/>
        </w:rPr>
        <w:t>3</w:t>
      </w:r>
      <w:r w:rsidRPr="00A4496F">
        <w:rPr>
          <w:sz w:val="20"/>
          <w:szCs w:val="20"/>
          <w:lang w:val="en-US"/>
        </w:rPr>
        <w:t>, 885.</w:t>
      </w:r>
    </w:p>
    <w:p w14:paraId="5D331AE1" w14:textId="1187BB27"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Westervelt, D.M. et al., 2016: Quantifying PM2.5-meteorology sensitivities in a global climate model. </w:t>
      </w:r>
      <w:r w:rsidRPr="00A4496F">
        <w:rPr>
          <w:i/>
          <w:sz w:val="20"/>
          <w:szCs w:val="20"/>
          <w:lang w:val="en-US"/>
        </w:rPr>
        <w:t>Atmospheric Environment</w:t>
      </w:r>
      <w:r w:rsidRPr="00A4496F">
        <w:rPr>
          <w:sz w:val="20"/>
          <w:szCs w:val="20"/>
          <w:lang w:val="en-US"/>
        </w:rPr>
        <w:t xml:space="preserve">, </w:t>
      </w:r>
      <w:r w:rsidRPr="00A4496F">
        <w:rPr>
          <w:b/>
          <w:sz w:val="20"/>
          <w:szCs w:val="20"/>
          <w:lang w:val="en-US"/>
        </w:rPr>
        <w:t>142</w:t>
      </w:r>
      <w:r w:rsidRPr="00A4496F">
        <w:rPr>
          <w:sz w:val="20"/>
          <w:szCs w:val="20"/>
          <w:lang w:val="en-US"/>
        </w:rPr>
        <w:t>, 43–56, doi:</w:t>
      </w:r>
      <w:hyperlink r:id="rId778" w:history="1">
        <w:r w:rsidRPr="00A4496F">
          <w:rPr>
            <w:rStyle w:val="Lienhypertexte"/>
            <w:sz w:val="20"/>
            <w:szCs w:val="20"/>
            <w:lang w:val="en-US"/>
          </w:rPr>
          <w:t>10.1016/j.atmosenv.2016.07.040</w:t>
        </w:r>
      </w:hyperlink>
      <w:r w:rsidRPr="00A4496F">
        <w:rPr>
          <w:sz w:val="20"/>
          <w:szCs w:val="20"/>
          <w:lang w:val="en-US"/>
        </w:rPr>
        <w:t>.</w:t>
      </w:r>
    </w:p>
    <w:p w14:paraId="1F2389EE" w14:textId="29EC6CD0"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Westervelt, D.M. et al., 2018: Connecting regional aerosol emissions reductions to local and remote precipitation responses.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18(16)</w:t>
      </w:r>
      <w:r w:rsidRPr="00A4496F">
        <w:rPr>
          <w:sz w:val="20"/>
          <w:szCs w:val="20"/>
          <w:lang w:val="en-US"/>
        </w:rPr>
        <w:t>, 12461–12475, doi:</w:t>
      </w:r>
      <w:hyperlink r:id="rId779" w:history="1">
        <w:r w:rsidRPr="00A4496F">
          <w:rPr>
            <w:rStyle w:val="Lienhypertexte"/>
            <w:sz w:val="20"/>
            <w:szCs w:val="20"/>
            <w:lang w:val="en-US"/>
          </w:rPr>
          <w:t>10.5194/acp-18-12461-2018</w:t>
        </w:r>
      </w:hyperlink>
      <w:r w:rsidRPr="00A4496F">
        <w:rPr>
          <w:sz w:val="20"/>
          <w:szCs w:val="20"/>
          <w:lang w:val="en-US"/>
        </w:rPr>
        <w:t>.</w:t>
      </w:r>
    </w:p>
    <w:p w14:paraId="6E172A79" w14:textId="1D811FC5"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WHO, 2017: </w:t>
      </w:r>
      <w:r w:rsidRPr="00A4496F">
        <w:rPr>
          <w:i/>
          <w:sz w:val="20"/>
          <w:szCs w:val="20"/>
          <w:lang w:val="en-US"/>
        </w:rPr>
        <w:t>Evolution of WHO air quality guidelines: past, present and future</w:t>
      </w:r>
      <w:r w:rsidRPr="00A4496F">
        <w:rPr>
          <w:sz w:val="20"/>
          <w:szCs w:val="20"/>
          <w:lang w:val="en-US"/>
        </w:rPr>
        <w:t>. World Health Organization (WHO) Regional Office for Europe, Copenhagen, Denmark, 32 pp.</w:t>
      </w:r>
    </w:p>
    <w:p w14:paraId="7DAC8BA0" w14:textId="51CEA831"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Wilcox, L.J. et al., 2019: Mechanisms for a remote response to Asian anthropogenic aerosol in boreal winter. </w:t>
      </w:r>
      <w:r w:rsidRPr="00A4496F">
        <w:rPr>
          <w:i/>
          <w:sz w:val="20"/>
          <w:szCs w:val="20"/>
          <w:lang w:val="en-US"/>
        </w:rPr>
        <w:t>Atmos. Chem. Phys.</w:t>
      </w:r>
      <w:r w:rsidRPr="00A4496F">
        <w:rPr>
          <w:sz w:val="20"/>
          <w:szCs w:val="20"/>
          <w:lang w:val="en-US"/>
        </w:rPr>
        <w:t xml:space="preserve">, </w:t>
      </w:r>
      <w:r w:rsidRPr="00A4496F">
        <w:rPr>
          <w:b/>
          <w:sz w:val="20"/>
          <w:szCs w:val="20"/>
          <w:lang w:val="en-US"/>
        </w:rPr>
        <w:t>19(14)</w:t>
      </w:r>
      <w:r w:rsidRPr="00A4496F">
        <w:rPr>
          <w:sz w:val="20"/>
          <w:szCs w:val="20"/>
          <w:lang w:val="en-US"/>
        </w:rPr>
        <w:t>, 9081–9095, doi:</w:t>
      </w:r>
      <w:hyperlink r:id="rId780" w:history="1">
        <w:r w:rsidRPr="00A4496F">
          <w:rPr>
            <w:rStyle w:val="Lienhypertexte"/>
            <w:sz w:val="20"/>
            <w:szCs w:val="20"/>
            <w:lang w:val="en-US"/>
          </w:rPr>
          <w:t>10.5194/acp-19-9081-2019</w:t>
        </w:r>
      </w:hyperlink>
      <w:r w:rsidRPr="00A4496F">
        <w:rPr>
          <w:sz w:val="20"/>
          <w:szCs w:val="20"/>
          <w:lang w:val="en-US"/>
        </w:rPr>
        <w:t>.</w:t>
      </w:r>
    </w:p>
    <w:p w14:paraId="00174196" w14:textId="053742C4"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lastRenderedPageBreak/>
        <w:t xml:space="preserve">Wilcox, L.J. et al., 2020: Accelerated increases in global and Asian summer monsoon precipitation from future aerosol reductions.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20(20)</w:t>
      </w:r>
      <w:r w:rsidRPr="00A4496F">
        <w:rPr>
          <w:sz w:val="20"/>
          <w:szCs w:val="20"/>
          <w:lang w:val="en-US"/>
        </w:rPr>
        <w:t>, 11955–11977, doi:</w:t>
      </w:r>
      <w:hyperlink r:id="rId781" w:history="1">
        <w:r w:rsidRPr="00A4496F">
          <w:rPr>
            <w:rStyle w:val="Lienhypertexte"/>
            <w:sz w:val="20"/>
            <w:szCs w:val="20"/>
            <w:lang w:val="en-US"/>
          </w:rPr>
          <w:t>10.5194/acp-20-11955-2020</w:t>
        </w:r>
      </w:hyperlink>
      <w:r w:rsidRPr="00A4496F">
        <w:rPr>
          <w:sz w:val="20"/>
          <w:szCs w:val="20"/>
          <w:lang w:val="en-US"/>
        </w:rPr>
        <w:t>.</w:t>
      </w:r>
    </w:p>
    <w:p w14:paraId="34091DC3" w14:textId="2D05D57F"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Wild, O. et al., 2020: Global sensitivity analysis of chemistry–climate model budgets of tropospheric ozone and OH: exploring model diversity. </w:t>
      </w:r>
      <w:r w:rsidRPr="00A4496F">
        <w:rPr>
          <w:i/>
          <w:sz w:val="20"/>
          <w:szCs w:val="20"/>
          <w:lang w:val="en-US"/>
        </w:rPr>
        <w:t>Atmos. Chem. Phys.</w:t>
      </w:r>
      <w:r w:rsidRPr="00A4496F">
        <w:rPr>
          <w:sz w:val="20"/>
          <w:szCs w:val="20"/>
          <w:lang w:val="en-US"/>
        </w:rPr>
        <w:t xml:space="preserve">, </w:t>
      </w:r>
      <w:r w:rsidRPr="00A4496F">
        <w:rPr>
          <w:b/>
          <w:sz w:val="20"/>
          <w:szCs w:val="20"/>
          <w:lang w:val="en-US"/>
        </w:rPr>
        <w:t>20(7)</w:t>
      </w:r>
      <w:r w:rsidRPr="00A4496F">
        <w:rPr>
          <w:sz w:val="20"/>
          <w:szCs w:val="20"/>
          <w:lang w:val="en-US"/>
        </w:rPr>
        <w:t>, 4047–4058, doi:</w:t>
      </w:r>
      <w:hyperlink r:id="rId782" w:history="1">
        <w:r w:rsidRPr="00A4496F">
          <w:rPr>
            <w:rStyle w:val="Lienhypertexte"/>
            <w:sz w:val="20"/>
            <w:szCs w:val="20"/>
            <w:lang w:val="en-US"/>
          </w:rPr>
          <w:t>10.5194/acp-20-4047-2020</w:t>
        </w:r>
      </w:hyperlink>
      <w:r w:rsidRPr="00A4496F">
        <w:rPr>
          <w:sz w:val="20"/>
          <w:szCs w:val="20"/>
          <w:lang w:val="en-US"/>
        </w:rPr>
        <w:t>.</w:t>
      </w:r>
    </w:p>
    <w:p w14:paraId="53DC2920" w14:textId="0507F1F9"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Wilkinson, M.J. et al., 2009: Leaf isoprene emission rate as a function of atmospheric CO&lt;sub&gt;2&lt;/sub&gt; concentration. </w:t>
      </w:r>
      <w:r w:rsidRPr="00A4496F">
        <w:rPr>
          <w:i/>
          <w:sz w:val="20"/>
          <w:szCs w:val="20"/>
          <w:lang w:val="en-US"/>
        </w:rPr>
        <w:t>Global Change Biology</w:t>
      </w:r>
      <w:r w:rsidRPr="00A4496F">
        <w:rPr>
          <w:sz w:val="20"/>
          <w:szCs w:val="20"/>
          <w:lang w:val="en-US"/>
        </w:rPr>
        <w:t xml:space="preserve">, </w:t>
      </w:r>
      <w:r w:rsidRPr="00A4496F">
        <w:rPr>
          <w:b/>
          <w:sz w:val="20"/>
          <w:szCs w:val="20"/>
          <w:lang w:val="en-US"/>
        </w:rPr>
        <w:t>15(5)</w:t>
      </w:r>
      <w:r w:rsidRPr="00A4496F">
        <w:rPr>
          <w:sz w:val="20"/>
          <w:szCs w:val="20"/>
          <w:lang w:val="en-US"/>
        </w:rPr>
        <w:t>, 1189–1200, doi:</w:t>
      </w:r>
      <w:hyperlink r:id="rId783" w:history="1">
        <w:r w:rsidRPr="00A4496F">
          <w:rPr>
            <w:rStyle w:val="Lienhypertexte"/>
            <w:sz w:val="20"/>
            <w:szCs w:val="20"/>
            <w:lang w:val="en-US"/>
          </w:rPr>
          <w:t>10.1111/j.1365-2486.2008.01803.x</w:t>
        </w:r>
      </w:hyperlink>
      <w:r w:rsidRPr="00A4496F">
        <w:rPr>
          <w:sz w:val="20"/>
          <w:szCs w:val="20"/>
          <w:lang w:val="en-US"/>
        </w:rPr>
        <w:t>.</w:t>
      </w:r>
    </w:p>
    <w:p w14:paraId="1CDA907C" w14:textId="6B3CC8D6"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Williams, M.L. et al., 2018: The Lancet Countdown on health benefits from the UK Climate Change Act: a modelling study for Great Britain. </w:t>
      </w:r>
      <w:r w:rsidRPr="00A4496F">
        <w:rPr>
          <w:i/>
          <w:sz w:val="20"/>
          <w:szCs w:val="20"/>
          <w:lang w:val="en-US"/>
        </w:rPr>
        <w:t>The Lancet Planetary Health</w:t>
      </w:r>
      <w:r w:rsidRPr="00A4496F">
        <w:rPr>
          <w:sz w:val="20"/>
          <w:szCs w:val="20"/>
          <w:lang w:val="en-US"/>
        </w:rPr>
        <w:t xml:space="preserve">, </w:t>
      </w:r>
      <w:r w:rsidRPr="00A4496F">
        <w:rPr>
          <w:b/>
          <w:sz w:val="20"/>
          <w:szCs w:val="20"/>
          <w:lang w:val="en-US"/>
        </w:rPr>
        <w:t>2(5)</w:t>
      </w:r>
      <w:r w:rsidRPr="00A4496F">
        <w:rPr>
          <w:sz w:val="20"/>
          <w:szCs w:val="20"/>
          <w:lang w:val="en-US"/>
        </w:rPr>
        <w:t>, e202 – e213, doi:</w:t>
      </w:r>
      <w:hyperlink r:id="rId784" w:history="1">
        <w:r w:rsidRPr="00A4496F">
          <w:rPr>
            <w:rStyle w:val="Lienhypertexte"/>
            <w:sz w:val="20"/>
            <w:szCs w:val="20"/>
            <w:lang w:val="en-US"/>
          </w:rPr>
          <w:t>10.1016/s2542-5196(18)30067-6</w:t>
        </w:r>
      </w:hyperlink>
      <w:r w:rsidRPr="00A4496F">
        <w:rPr>
          <w:sz w:val="20"/>
          <w:szCs w:val="20"/>
          <w:lang w:val="en-US"/>
        </w:rPr>
        <w:t>.</w:t>
      </w:r>
    </w:p>
    <w:p w14:paraId="15F1A45E" w14:textId="1C852A6E"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Wittig, V.E., E.A. Ainsworth, and S.P. Long, 2007: To what extent do current and projected increases in surface ozone affect photosynthesis and stomatal conductance of trees? A meta-analytic review of the last 3 decades of experiments. </w:t>
      </w:r>
      <w:r w:rsidRPr="00A4496F">
        <w:rPr>
          <w:i/>
          <w:sz w:val="20"/>
          <w:szCs w:val="20"/>
          <w:lang w:val="en-US"/>
        </w:rPr>
        <w:t>Plant, Cell and Environment</w:t>
      </w:r>
      <w:r w:rsidRPr="00A4496F">
        <w:rPr>
          <w:sz w:val="20"/>
          <w:szCs w:val="20"/>
          <w:lang w:val="en-US"/>
        </w:rPr>
        <w:t xml:space="preserve">, </w:t>
      </w:r>
      <w:r w:rsidRPr="00A4496F">
        <w:rPr>
          <w:b/>
          <w:sz w:val="20"/>
          <w:szCs w:val="20"/>
          <w:lang w:val="en-US"/>
        </w:rPr>
        <w:t>30(9)</w:t>
      </w:r>
      <w:r w:rsidRPr="00A4496F">
        <w:rPr>
          <w:sz w:val="20"/>
          <w:szCs w:val="20"/>
          <w:lang w:val="en-US"/>
        </w:rPr>
        <w:t>, 1150–1162, doi:</w:t>
      </w:r>
      <w:hyperlink r:id="rId785" w:history="1">
        <w:r w:rsidRPr="00A4496F">
          <w:rPr>
            <w:rStyle w:val="Lienhypertexte"/>
            <w:sz w:val="20"/>
            <w:szCs w:val="20"/>
            <w:lang w:val="en-US"/>
          </w:rPr>
          <w:t>10.1111/j.1365-3040.2007.01717.x</w:t>
        </w:r>
      </w:hyperlink>
      <w:r w:rsidRPr="00A4496F">
        <w:rPr>
          <w:sz w:val="20"/>
          <w:szCs w:val="20"/>
          <w:lang w:val="en-US"/>
        </w:rPr>
        <w:t>.</w:t>
      </w:r>
    </w:p>
    <w:p w14:paraId="3BB98332" w14:textId="1FAB225F"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WMO, 2018: </w:t>
      </w:r>
      <w:r w:rsidRPr="00A4496F">
        <w:rPr>
          <w:i/>
          <w:sz w:val="20"/>
          <w:szCs w:val="20"/>
          <w:lang w:val="en-US"/>
        </w:rPr>
        <w:t>Scientific Assessment of Ozone Depletion: 2018</w:t>
      </w:r>
      <w:r w:rsidRPr="00A4496F">
        <w:rPr>
          <w:sz w:val="20"/>
          <w:szCs w:val="20"/>
          <w:lang w:val="en-US"/>
        </w:rPr>
        <w:t>. Global Ozone Research and Monitoring Project – Report No. 58, World Meteorological Organization (WMO), Geneva, Switzerland, 588 pp.</w:t>
      </w:r>
    </w:p>
    <w:p w14:paraId="035259F4" w14:textId="272ECF39"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Woodward, S., D.L. Roberts, and R.A. Betts, 2005: A simulation of the effect of climate change–induced desertification on mineral dust aerosol. </w:t>
      </w:r>
      <w:r w:rsidRPr="00A4496F">
        <w:rPr>
          <w:i/>
          <w:sz w:val="20"/>
          <w:szCs w:val="20"/>
          <w:lang w:val="en-US"/>
        </w:rPr>
        <w:t>Geophysical Research Letters</w:t>
      </w:r>
      <w:r w:rsidRPr="00A4496F">
        <w:rPr>
          <w:sz w:val="20"/>
          <w:szCs w:val="20"/>
          <w:lang w:val="en-US"/>
        </w:rPr>
        <w:t xml:space="preserve">, </w:t>
      </w:r>
      <w:r w:rsidRPr="00A4496F">
        <w:rPr>
          <w:b/>
          <w:sz w:val="20"/>
          <w:szCs w:val="20"/>
          <w:lang w:val="en-US"/>
        </w:rPr>
        <w:t>32(18)</w:t>
      </w:r>
      <w:r w:rsidRPr="00A4496F">
        <w:rPr>
          <w:sz w:val="20"/>
          <w:szCs w:val="20"/>
          <w:lang w:val="en-US"/>
        </w:rPr>
        <w:t>, doi:</w:t>
      </w:r>
      <w:hyperlink r:id="rId786" w:history="1">
        <w:r w:rsidRPr="00A4496F">
          <w:rPr>
            <w:rStyle w:val="Lienhypertexte"/>
            <w:sz w:val="20"/>
            <w:szCs w:val="20"/>
            <w:lang w:val="en-US"/>
          </w:rPr>
          <w:t>10.1029/2005gl023482</w:t>
        </w:r>
      </w:hyperlink>
      <w:r w:rsidRPr="00A4496F">
        <w:rPr>
          <w:sz w:val="20"/>
          <w:szCs w:val="20"/>
          <w:lang w:val="en-US"/>
        </w:rPr>
        <w:t>.</w:t>
      </w:r>
    </w:p>
    <w:p w14:paraId="49D08770" w14:textId="46ACED5E"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Worden, H.M. et al., 2013: Decadal record of satellite carbon monoxide observations. </w:t>
      </w:r>
      <w:r w:rsidRPr="00A4496F">
        <w:rPr>
          <w:i/>
          <w:sz w:val="20"/>
          <w:szCs w:val="20"/>
          <w:lang w:val="en-US"/>
        </w:rPr>
        <w:t>Atmospheric Chemistry and Physics</w:t>
      </w:r>
      <w:r w:rsidRPr="00A4496F">
        <w:rPr>
          <w:sz w:val="20"/>
          <w:szCs w:val="20"/>
          <w:lang w:val="en-US"/>
        </w:rPr>
        <w:t>, doi:</w:t>
      </w:r>
      <w:hyperlink r:id="rId787" w:history="1">
        <w:r w:rsidRPr="00A4496F">
          <w:rPr>
            <w:rStyle w:val="Lienhypertexte"/>
            <w:sz w:val="20"/>
            <w:szCs w:val="20"/>
            <w:lang w:val="en-US"/>
          </w:rPr>
          <w:t>10.5194/acp-13-837-2013</w:t>
        </w:r>
      </w:hyperlink>
      <w:r w:rsidRPr="00A4496F">
        <w:rPr>
          <w:sz w:val="20"/>
          <w:szCs w:val="20"/>
          <w:lang w:val="en-US"/>
        </w:rPr>
        <w:t>.</w:t>
      </w:r>
    </w:p>
    <w:p w14:paraId="731B1C77" w14:textId="3D74D4FC"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Wu, S., L.J. Mickley, D.J. Jacob, D. Rind, and D.G. Streets, 2008: Effects of 2000–2050 changes in climate and emissions on global tropospheric ozone and the policy-relevant background surface ozone in the United States. </w:t>
      </w:r>
      <w:r w:rsidRPr="00A4496F">
        <w:rPr>
          <w:i/>
          <w:sz w:val="20"/>
          <w:szCs w:val="20"/>
          <w:lang w:val="en-US"/>
        </w:rPr>
        <w:t>Journal of Geophysical Research: Atmospheres</w:t>
      </w:r>
      <w:r w:rsidRPr="00A4496F">
        <w:rPr>
          <w:sz w:val="20"/>
          <w:szCs w:val="20"/>
          <w:lang w:val="en-US"/>
        </w:rPr>
        <w:t xml:space="preserve">, </w:t>
      </w:r>
      <w:r w:rsidRPr="00A4496F">
        <w:rPr>
          <w:b/>
          <w:sz w:val="20"/>
          <w:szCs w:val="20"/>
          <w:lang w:val="en-US"/>
        </w:rPr>
        <w:t>113(D18)</w:t>
      </w:r>
      <w:r w:rsidRPr="00A4496F">
        <w:rPr>
          <w:sz w:val="20"/>
          <w:szCs w:val="20"/>
          <w:lang w:val="en-US"/>
        </w:rPr>
        <w:t>, doi:</w:t>
      </w:r>
      <w:hyperlink r:id="rId788" w:history="1">
        <w:r w:rsidRPr="00A4496F">
          <w:rPr>
            <w:rStyle w:val="Lienhypertexte"/>
            <w:sz w:val="20"/>
            <w:szCs w:val="20"/>
            <w:lang w:val="en-US"/>
          </w:rPr>
          <w:t>10.1029/2007jd009639</w:t>
        </w:r>
      </w:hyperlink>
      <w:r w:rsidRPr="00A4496F">
        <w:rPr>
          <w:sz w:val="20"/>
          <w:szCs w:val="20"/>
          <w:lang w:val="en-US"/>
        </w:rPr>
        <w:t>.</w:t>
      </w:r>
    </w:p>
    <w:p w14:paraId="461B8D74" w14:textId="20E92CE0"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Wu, X. et al., 2018: Characterization and source apportionment of carbonaceous PM2.5 particles in China - A review. </w:t>
      </w:r>
      <w:r w:rsidRPr="00A4496F">
        <w:rPr>
          <w:i/>
          <w:sz w:val="20"/>
          <w:szCs w:val="20"/>
          <w:lang w:val="en-US"/>
        </w:rPr>
        <w:t>Atmospheric Environment</w:t>
      </w:r>
      <w:r w:rsidRPr="00A4496F">
        <w:rPr>
          <w:sz w:val="20"/>
          <w:szCs w:val="20"/>
          <w:lang w:val="en-US"/>
        </w:rPr>
        <w:t xml:space="preserve">, </w:t>
      </w:r>
      <w:r w:rsidRPr="00A4496F">
        <w:rPr>
          <w:b/>
          <w:sz w:val="20"/>
          <w:szCs w:val="20"/>
          <w:lang w:val="en-US"/>
        </w:rPr>
        <w:t>189</w:t>
      </w:r>
      <w:r w:rsidRPr="00A4496F">
        <w:rPr>
          <w:sz w:val="20"/>
          <w:szCs w:val="20"/>
          <w:lang w:val="en-US"/>
        </w:rPr>
        <w:t>, 187–212, doi:</w:t>
      </w:r>
      <w:hyperlink r:id="rId789" w:history="1">
        <w:r w:rsidRPr="00A4496F">
          <w:rPr>
            <w:rStyle w:val="Lienhypertexte"/>
            <w:sz w:val="20"/>
            <w:szCs w:val="20"/>
            <w:lang w:val="en-US"/>
          </w:rPr>
          <w:t>10.1016/j.atmosenv.2018.06.025</w:t>
        </w:r>
      </w:hyperlink>
      <w:r w:rsidRPr="00A4496F">
        <w:rPr>
          <w:sz w:val="20"/>
          <w:szCs w:val="20"/>
          <w:lang w:val="en-US"/>
        </w:rPr>
        <w:t>.</w:t>
      </w:r>
    </w:p>
    <w:p w14:paraId="2C6B3E3B" w14:textId="36D67EE1"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Xi, X. and I.N. Sokolik, 2016: Quantifying the anthropogenic dust emission from agricultural land use and desiccation of the aral sea in central Asia. </w:t>
      </w:r>
      <w:r w:rsidRPr="00A4496F">
        <w:rPr>
          <w:i/>
          <w:sz w:val="20"/>
          <w:szCs w:val="20"/>
          <w:lang w:val="en-US"/>
        </w:rPr>
        <w:t>Journal of Geophysical Research</w:t>
      </w:r>
      <w:r w:rsidRPr="00A4496F">
        <w:rPr>
          <w:sz w:val="20"/>
          <w:szCs w:val="20"/>
          <w:lang w:val="en-US"/>
        </w:rPr>
        <w:t xml:space="preserve">, </w:t>
      </w:r>
      <w:r w:rsidRPr="00A4496F">
        <w:rPr>
          <w:b/>
          <w:sz w:val="20"/>
          <w:szCs w:val="20"/>
          <w:lang w:val="en-US"/>
        </w:rPr>
        <w:t>121(20)</w:t>
      </w:r>
      <w:r w:rsidRPr="00A4496F">
        <w:rPr>
          <w:sz w:val="20"/>
          <w:szCs w:val="20"/>
          <w:lang w:val="en-US"/>
        </w:rPr>
        <w:t>, 12,270–12,281, doi:</w:t>
      </w:r>
      <w:hyperlink r:id="rId790" w:history="1">
        <w:r w:rsidRPr="00A4496F">
          <w:rPr>
            <w:rStyle w:val="Lienhypertexte"/>
            <w:sz w:val="20"/>
            <w:szCs w:val="20"/>
            <w:lang w:val="en-US"/>
          </w:rPr>
          <w:t>10.1002/2016jd025556</w:t>
        </w:r>
      </w:hyperlink>
      <w:r w:rsidRPr="00A4496F">
        <w:rPr>
          <w:sz w:val="20"/>
          <w:szCs w:val="20"/>
          <w:lang w:val="en-US"/>
        </w:rPr>
        <w:t>.</w:t>
      </w:r>
    </w:p>
    <w:p w14:paraId="5DCE4BAA" w14:textId="2810461A"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Xia, A.G., D. Michelangeli, and P.A. Makar, 2009: Mechanism reduction for the formation of secondary organic aerosol for integration into a 3-dimensional regional air quality model: </w:t>
      </w:r>
      <w:r w:rsidRPr="00A4496F">
        <w:rPr>
          <w:sz w:val="20"/>
          <w:szCs w:val="20"/>
        </w:rPr>
        <w:t>α</w:t>
      </w:r>
      <w:r w:rsidRPr="00A4496F">
        <w:rPr>
          <w:sz w:val="20"/>
          <w:szCs w:val="20"/>
          <w:lang w:val="en-US"/>
        </w:rPr>
        <w:t xml:space="preserve">-Pinene oxidation system.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9(13)</w:t>
      </w:r>
      <w:r w:rsidRPr="00A4496F">
        <w:rPr>
          <w:sz w:val="20"/>
          <w:szCs w:val="20"/>
          <w:lang w:val="en-US"/>
        </w:rPr>
        <w:t>, 4341–4362, doi:</w:t>
      </w:r>
      <w:hyperlink r:id="rId791" w:history="1">
        <w:r w:rsidRPr="00A4496F">
          <w:rPr>
            <w:rStyle w:val="Lienhypertexte"/>
            <w:sz w:val="20"/>
            <w:szCs w:val="20"/>
            <w:lang w:val="en-US"/>
          </w:rPr>
          <w:t>10.5194/acp-9-4341-2009</w:t>
        </w:r>
      </w:hyperlink>
      <w:r w:rsidRPr="00A4496F">
        <w:rPr>
          <w:sz w:val="20"/>
          <w:szCs w:val="20"/>
          <w:lang w:val="en-US"/>
        </w:rPr>
        <w:t>.</w:t>
      </w:r>
    </w:p>
    <w:p w14:paraId="135E2831" w14:textId="3D45D72A"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Xie, Y., M. Lin, and L.W. Horowitz, 2020: Summer PM2.5 Pollution Extremes Caused by Wildfires Over the Western United States During 2017–2018. </w:t>
      </w:r>
      <w:r w:rsidRPr="00A4496F">
        <w:rPr>
          <w:i/>
          <w:sz w:val="20"/>
          <w:szCs w:val="20"/>
          <w:lang w:val="en-US"/>
        </w:rPr>
        <w:t>Geophysical Research Letters</w:t>
      </w:r>
      <w:r w:rsidRPr="00A4496F">
        <w:rPr>
          <w:sz w:val="20"/>
          <w:szCs w:val="20"/>
          <w:lang w:val="en-US"/>
        </w:rPr>
        <w:t xml:space="preserve">, </w:t>
      </w:r>
      <w:r w:rsidRPr="00A4496F">
        <w:rPr>
          <w:b/>
          <w:sz w:val="20"/>
          <w:szCs w:val="20"/>
          <w:lang w:val="en-US"/>
        </w:rPr>
        <w:t>47(16)</w:t>
      </w:r>
      <w:r w:rsidRPr="00A4496F">
        <w:rPr>
          <w:sz w:val="20"/>
          <w:szCs w:val="20"/>
          <w:lang w:val="en-US"/>
        </w:rPr>
        <w:t>, e2020GL089429, doi:</w:t>
      </w:r>
      <w:hyperlink r:id="rId792" w:history="1">
        <w:r w:rsidRPr="00A4496F">
          <w:rPr>
            <w:rStyle w:val="Lienhypertexte"/>
            <w:sz w:val="20"/>
            <w:szCs w:val="20"/>
            <w:lang w:val="en-US"/>
          </w:rPr>
          <w:t>10.1029/2020gl089429</w:t>
        </w:r>
      </w:hyperlink>
      <w:r w:rsidRPr="00A4496F">
        <w:rPr>
          <w:sz w:val="20"/>
          <w:szCs w:val="20"/>
          <w:lang w:val="en-US"/>
        </w:rPr>
        <w:t>.</w:t>
      </w:r>
    </w:p>
    <w:p w14:paraId="3B5C293F" w14:textId="5290E6A8"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Xie, Y. et al., 2018: Co-benefits of climate mitigation on air quality and human health in Asian countries. </w:t>
      </w:r>
      <w:r w:rsidRPr="00A4496F">
        <w:rPr>
          <w:i/>
          <w:sz w:val="20"/>
          <w:szCs w:val="20"/>
          <w:lang w:val="en-US"/>
        </w:rPr>
        <w:t>Environment International</w:t>
      </w:r>
      <w:r w:rsidRPr="00A4496F">
        <w:rPr>
          <w:sz w:val="20"/>
          <w:szCs w:val="20"/>
          <w:lang w:val="en-US"/>
        </w:rPr>
        <w:t xml:space="preserve">, </w:t>
      </w:r>
      <w:r w:rsidRPr="00A4496F">
        <w:rPr>
          <w:b/>
          <w:sz w:val="20"/>
          <w:szCs w:val="20"/>
          <w:lang w:val="en-US"/>
        </w:rPr>
        <w:t>119</w:t>
      </w:r>
      <w:r w:rsidRPr="00A4496F">
        <w:rPr>
          <w:sz w:val="20"/>
          <w:szCs w:val="20"/>
          <w:lang w:val="en-US"/>
        </w:rPr>
        <w:t>, 309–318, doi:</w:t>
      </w:r>
      <w:hyperlink r:id="rId793" w:history="1">
        <w:r w:rsidRPr="00A4496F">
          <w:rPr>
            <w:rStyle w:val="Lienhypertexte"/>
            <w:sz w:val="20"/>
            <w:szCs w:val="20"/>
            <w:lang w:val="en-US"/>
          </w:rPr>
          <w:t>10.1016/j.envint.2018.07.008</w:t>
        </w:r>
      </w:hyperlink>
      <w:r w:rsidRPr="00A4496F">
        <w:rPr>
          <w:sz w:val="20"/>
          <w:szCs w:val="20"/>
          <w:lang w:val="en-US"/>
        </w:rPr>
        <w:t>.</w:t>
      </w:r>
    </w:p>
    <w:p w14:paraId="1BEDAE33" w14:textId="18FFC766"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Xu, L. and J.E. Penner, 2012: Global simulations of nitrate and ammonium aerosols and their radiative effects.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12(20)</w:t>
      </w:r>
      <w:r w:rsidRPr="00A4496F">
        <w:rPr>
          <w:sz w:val="20"/>
          <w:szCs w:val="20"/>
          <w:lang w:val="en-US"/>
        </w:rPr>
        <w:t>, 9479–9504, doi:</w:t>
      </w:r>
      <w:hyperlink r:id="rId794" w:history="1">
        <w:r w:rsidRPr="00A4496F">
          <w:rPr>
            <w:rStyle w:val="Lienhypertexte"/>
            <w:sz w:val="20"/>
            <w:szCs w:val="20"/>
            <w:lang w:val="en-US"/>
          </w:rPr>
          <w:t>10.5194/acp-12-9479-2012</w:t>
        </w:r>
      </w:hyperlink>
      <w:r w:rsidRPr="00A4496F">
        <w:rPr>
          <w:sz w:val="20"/>
          <w:szCs w:val="20"/>
          <w:lang w:val="en-US"/>
        </w:rPr>
        <w:t>.</w:t>
      </w:r>
    </w:p>
    <w:p w14:paraId="279143B6" w14:textId="4BD17457"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Xu, Y. and J.F. Lamarque, 2018: Isolating the Meteorological Impact of 21st Century GHG Warming on the Removal and Atmospheric Loading of Anthropogenic Fine Particulate Matter Pollution at Global Scale. </w:t>
      </w:r>
      <w:r w:rsidRPr="00A4496F">
        <w:rPr>
          <w:i/>
          <w:sz w:val="20"/>
          <w:szCs w:val="20"/>
          <w:lang w:val="en-US"/>
        </w:rPr>
        <w:t>Earth’s Future</w:t>
      </w:r>
      <w:r w:rsidRPr="00A4496F">
        <w:rPr>
          <w:sz w:val="20"/>
          <w:szCs w:val="20"/>
          <w:lang w:val="en-US"/>
        </w:rPr>
        <w:t xml:space="preserve">, </w:t>
      </w:r>
      <w:r w:rsidRPr="00A4496F">
        <w:rPr>
          <w:b/>
          <w:sz w:val="20"/>
          <w:szCs w:val="20"/>
          <w:lang w:val="en-US"/>
        </w:rPr>
        <w:t>6(3)</w:t>
      </w:r>
      <w:r w:rsidRPr="00A4496F">
        <w:rPr>
          <w:sz w:val="20"/>
          <w:szCs w:val="20"/>
          <w:lang w:val="en-US"/>
        </w:rPr>
        <w:t>, 428–440, doi:</w:t>
      </w:r>
      <w:hyperlink r:id="rId795" w:history="1">
        <w:r w:rsidRPr="00A4496F">
          <w:rPr>
            <w:rStyle w:val="Lienhypertexte"/>
            <w:sz w:val="20"/>
            <w:szCs w:val="20"/>
            <w:lang w:val="en-US"/>
          </w:rPr>
          <w:t>10.1002/2017ef000684</w:t>
        </w:r>
      </w:hyperlink>
      <w:r w:rsidRPr="00A4496F">
        <w:rPr>
          <w:sz w:val="20"/>
          <w:szCs w:val="20"/>
          <w:lang w:val="en-US"/>
        </w:rPr>
        <w:t>.</w:t>
      </w:r>
    </w:p>
    <w:p w14:paraId="3D6918C1" w14:textId="0AB23B7C"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Xu, Y., D. Zaelke, G.J.M. Velders, and V. Ramanathan, 2013: The role of HFCs in mitigating 21st century climate change.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13(12)</w:t>
      </w:r>
      <w:r w:rsidRPr="00A4496F">
        <w:rPr>
          <w:sz w:val="20"/>
          <w:szCs w:val="20"/>
          <w:lang w:val="en-US"/>
        </w:rPr>
        <w:t>, 6083–6089, doi:</w:t>
      </w:r>
      <w:hyperlink r:id="rId796" w:history="1">
        <w:r w:rsidRPr="00A4496F">
          <w:rPr>
            <w:rStyle w:val="Lienhypertexte"/>
            <w:sz w:val="20"/>
            <w:szCs w:val="20"/>
            <w:lang w:val="en-US"/>
          </w:rPr>
          <w:t>10.5194/acp-13-6083-2013</w:t>
        </w:r>
      </w:hyperlink>
      <w:r w:rsidRPr="00A4496F">
        <w:rPr>
          <w:sz w:val="20"/>
          <w:szCs w:val="20"/>
          <w:lang w:val="en-US"/>
        </w:rPr>
        <w:t>.</w:t>
      </w:r>
    </w:p>
    <w:p w14:paraId="72A0BDAA" w14:textId="307A610B"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Yang, Y., S.J. Smith, H. Wang, S. Lou, and P.J. Rasch, 2019a: Impact of Anthropogenic Emission Injection Height Uncertainty on Global Sulfur Dioxide and Aerosol Distribution. </w:t>
      </w:r>
      <w:r w:rsidRPr="00A4496F">
        <w:rPr>
          <w:i/>
          <w:sz w:val="20"/>
          <w:szCs w:val="20"/>
          <w:lang w:val="en-US"/>
        </w:rPr>
        <w:t>Journal of Geophysical Research: Atmospheres</w:t>
      </w:r>
      <w:r w:rsidRPr="00A4496F">
        <w:rPr>
          <w:sz w:val="20"/>
          <w:szCs w:val="20"/>
          <w:lang w:val="en-US"/>
        </w:rPr>
        <w:t xml:space="preserve">, </w:t>
      </w:r>
      <w:r w:rsidRPr="00A4496F">
        <w:rPr>
          <w:b/>
          <w:sz w:val="20"/>
          <w:szCs w:val="20"/>
          <w:lang w:val="en-US"/>
        </w:rPr>
        <w:t>124(8)</w:t>
      </w:r>
      <w:r w:rsidRPr="00A4496F">
        <w:rPr>
          <w:sz w:val="20"/>
          <w:szCs w:val="20"/>
          <w:lang w:val="en-US"/>
        </w:rPr>
        <w:t>, 4812–4826, doi:</w:t>
      </w:r>
      <w:hyperlink r:id="rId797" w:history="1">
        <w:r w:rsidRPr="00A4496F">
          <w:rPr>
            <w:rStyle w:val="Lienhypertexte"/>
            <w:sz w:val="20"/>
            <w:szCs w:val="20"/>
            <w:lang w:val="en-US"/>
          </w:rPr>
          <w:t>10.1029/2018jd030001</w:t>
        </w:r>
      </w:hyperlink>
      <w:r w:rsidRPr="00A4496F">
        <w:rPr>
          <w:sz w:val="20"/>
          <w:szCs w:val="20"/>
          <w:lang w:val="en-US"/>
        </w:rPr>
        <w:t>.</w:t>
      </w:r>
    </w:p>
    <w:p w14:paraId="61E9A861" w14:textId="7141BA75"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Yang, Y., S.J. Smith, H. Wang, C.M. Mills, and P.J. Rasch, 2019b: Variability, timescales, and nonlinearity in climate responses to black carbon emissions.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19(4)</w:t>
      </w:r>
      <w:r w:rsidRPr="00A4496F">
        <w:rPr>
          <w:sz w:val="20"/>
          <w:szCs w:val="20"/>
          <w:lang w:val="en-US"/>
        </w:rPr>
        <w:t>, 2405–2420, doi:</w:t>
      </w:r>
      <w:hyperlink r:id="rId798" w:history="1">
        <w:r w:rsidRPr="00A4496F">
          <w:rPr>
            <w:rStyle w:val="Lienhypertexte"/>
            <w:sz w:val="20"/>
            <w:szCs w:val="20"/>
            <w:lang w:val="en-US"/>
          </w:rPr>
          <w:t>10.5194/acp-19-2405-2019</w:t>
        </w:r>
      </w:hyperlink>
      <w:r w:rsidRPr="00A4496F">
        <w:rPr>
          <w:sz w:val="20"/>
          <w:szCs w:val="20"/>
          <w:lang w:val="en-US"/>
        </w:rPr>
        <w:t>.</w:t>
      </w:r>
    </w:p>
    <w:p w14:paraId="019B1DEF" w14:textId="7034024F"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Yang, Y. et al., 2016: Towards a quantitative understanding of total OH reactivity: A review. </w:t>
      </w:r>
      <w:r w:rsidRPr="00A4496F">
        <w:rPr>
          <w:i/>
          <w:sz w:val="20"/>
          <w:szCs w:val="20"/>
          <w:lang w:val="en-US"/>
        </w:rPr>
        <w:t>Atmospheric Environment</w:t>
      </w:r>
      <w:r w:rsidRPr="00A4496F">
        <w:rPr>
          <w:sz w:val="20"/>
          <w:szCs w:val="20"/>
          <w:lang w:val="en-US"/>
        </w:rPr>
        <w:t xml:space="preserve">, </w:t>
      </w:r>
      <w:r w:rsidRPr="00A4496F">
        <w:rPr>
          <w:b/>
          <w:sz w:val="20"/>
          <w:szCs w:val="20"/>
          <w:lang w:val="en-US"/>
        </w:rPr>
        <w:t>134</w:t>
      </w:r>
      <w:r w:rsidRPr="00A4496F">
        <w:rPr>
          <w:sz w:val="20"/>
          <w:szCs w:val="20"/>
          <w:lang w:val="en-US"/>
        </w:rPr>
        <w:t>, 147–161, doi:</w:t>
      </w:r>
      <w:hyperlink r:id="rId799" w:history="1">
        <w:r w:rsidRPr="00A4496F">
          <w:rPr>
            <w:rStyle w:val="Lienhypertexte"/>
            <w:sz w:val="20"/>
            <w:szCs w:val="20"/>
            <w:lang w:val="en-US"/>
          </w:rPr>
          <w:t>10.1016/j.atmosenv.2016.03.010</w:t>
        </w:r>
      </w:hyperlink>
      <w:r w:rsidRPr="00A4496F">
        <w:rPr>
          <w:sz w:val="20"/>
          <w:szCs w:val="20"/>
          <w:lang w:val="en-US"/>
        </w:rPr>
        <w:t>.</w:t>
      </w:r>
    </w:p>
    <w:p w14:paraId="16497867" w14:textId="6180AE8B"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Yang, Y. et al., 2020: Fast Climate Responses to Aerosol Emission Reductions During the COVID-19 Pandemic. </w:t>
      </w:r>
      <w:r w:rsidRPr="00A4496F">
        <w:rPr>
          <w:i/>
          <w:sz w:val="20"/>
          <w:szCs w:val="20"/>
          <w:lang w:val="en-US"/>
        </w:rPr>
        <w:t>Geophysical Research Letters</w:t>
      </w:r>
      <w:r w:rsidRPr="00A4496F">
        <w:rPr>
          <w:sz w:val="20"/>
          <w:szCs w:val="20"/>
          <w:lang w:val="en-US"/>
        </w:rPr>
        <w:t xml:space="preserve">, </w:t>
      </w:r>
      <w:r w:rsidRPr="00A4496F">
        <w:rPr>
          <w:b/>
          <w:sz w:val="20"/>
          <w:szCs w:val="20"/>
          <w:lang w:val="en-US"/>
        </w:rPr>
        <w:t>47(19)</w:t>
      </w:r>
      <w:r w:rsidRPr="00A4496F">
        <w:rPr>
          <w:sz w:val="20"/>
          <w:szCs w:val="20"/>
          <w:lang w:val="en-US"/>
        </w:rPr>
        <w:t>, doi:</w:t>
      </w:r>
      <w:hyperlink r:id="rId800" w:history="1">
        <w:r w:rsidRPr="00A4496F">
          <w:rPr>
            <w:rStyle w:val="Lienhypertexte"/>
            <w:sz w:val="20"/>
            <w:szCs w:val="20"/>
            <w:lang w:val="en-US"/>
          </w:rPr>
          <w:t>10.1029/2020gl089788</w:t>
        </w:r>
      </w:hyperlink>
      <w:r w:rsidRPr="00A4496F">
        <w:rPr>
          <w:sz w:val="20"/>
          <w:szCs w:val="20"/>
          <w:lang w:val="en-US"/>
        </w:rPr>
        <w:t>.</w:t>
      </w:r>
    </w:p>
    <w:p w14:paraId="20B4F246" w14:textId="69478451"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Yao, X. and L. Zhang, 2019: Causes of Large Increases in Atmospheric Ammonia in the Last Decade across North America. </w:t>
      </w:r>
      <w:r w:rsidRPr="00A4496F">
        <w:rPr>
          <w:i/>
          <w:sz w:val="20"/>
          <w:szCs w:val="20"/>
          <w:lang w:val="en-US"/>
        </w:rPr>
        <w:t>ACS Omega</w:t>
      </w:r>
      <w:r w:rsidRPr="00A4496F">
        <w:rPr>
          <w:sz w:val="20"/>
          <w:szCs w:val="20"/>
          <w:lang w:val="en-US"/>
        </w:rPr>
        <w:t xml:space="preserve">, </w:t>
      </w:r>
      <w:r w:rsidRPr="00A4496F">
        <w:rPr>
          <w:b/>
          <w:sz w:val="20"/>
          <w:szCs w:val="20"/>
          <w:lang w:val="en-US"/>
        </w:rPr>
        <w:t>4(26)</w:t>
      </w:r>
      <w:r w:rsidRPr="00A4496F">
        <w:rPr>
          <w:sz w:val="20"/>
          <w:szCs w:val="20"/>
          <w:lang w:val="en-US"/>
        </w:rPr>
        <w:t>, 22133–22142, doi:</w:t>
      </w:r>
      <w:hyperlink r:id="rId801" w:history="1">
        <w:r w:rsidRPr="00A4496F">
          <w:rPr>
            <w:rStyle w:val="Lienhypertexte"/>
            <w:sz w:val="20"/>
            <w:szCs w:val="20"/>
            <w:lang w:val="en-US"/>
          </w:rPr>
          <w:t>10.1021/acsomega.9b03284</w:t>
        </w:r>
      </w:hyperlink>
      <w:r w:rsidRPr="00A4496F">
        <w:rPr>
          <w:sz w:val="20"/>
          <w:szCs w:val="20"/>
          <w:lang w:val="en-US"/>
        </w:rPr>
        <w:t>.</w:t>
      </w:r>
    </w:p>
    <w:p w14:paraId="77ABFE60" w14:textId="1D8F6EE2"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Yarragunta, Y., S. Srivastava, and D. Mitra, 2017: Validation of lower tropospheric carbon monoxide inferred from MOZART model simulation over India. </w:t>
      </w:r>
      <w:r w:rsidRPr="00A4496F">
        <w:rPr>
          <w:i/>
          <w:sz w:val="20"/>
          <w:szCs w:val="20"/>
          <w:lang w:val="en-US"/>
        </w:rPr>
        <w:t>Atmospheric Research</w:t>
      </w:r>
      <w:r w:rsidRPr="00A4496F">
        <w:rPr>
          <w:sz w:val="20"/>
          <w:szCs w:val="20"/>
          <w:lang w:val="en-US"/>
        </w:rPr>
        <w:t>, doi:</w:t>
      </w:r>
      <w:hyperlink r:id="rId802" w:history="1">
        <w:r w:rsidRPr="00A4496F">
          <w:rPr>
            <w:rStyle w:val="Lienhypertexte"/>
            <w:sz w:val="20"/>
            <w:szCs w:val="20"/>
            <w:lang w:val="en-US"/>
          </w:rPr>
          <w:t>10.1016/j.atmosres.2016.09.010</w:t>
        </w:r>
      </w:hyperlink>
      <w:r w:rsidRPr="00A4496F">
        <w:rPr>
          <w:sz w:val="20"/>
          <w:szCs w:val="20"/>
          <w:lang w:val="en-US"/>
        </w:rPr>
        <w:t>.</w:t>
      </w:r>
    </w:p>
    <w:p w14:paraId="229D9764" w14:textId="19874D26"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Yienger, J.J. and H. Levy, 1995: Empirical model of global soil-biogenic NOx emissions. </w:t>
      </w:r>
      <w:r w:rsidRPr="00A4496F">
        <w:rPr>
          <w:i/>
          <w:sz w:val="20"/>
          <w:szCs w:val="20"/>
          <w:lang w:val="en-US"/>
        </w:rPr>
        <w:t>Journal of Geophysical Research</w:t>
      </w:r>
      <w:r w:rsidRPr="00A4496F">
        <w:rPr>
          <w:sz w:val="20"/>
          <w:szCs w:val="20"/>
          <w:lang w:val="en-US"/>
        </w:rPr>
        <w:t xml:space="preserve">, </w:t>
      </w:r>
      <w:r w:rsidRPr="00A4496F">
        <w:rPr>
          <w:b/>
          <w:sz w:val="20"/>
          <w:szCs w:val="20"/>
          <w:lang w:val="en-US"/>
        </w:rPr>
        <w:t>100(D6)</w:t>
      </w:r>
      <w:r w:rsidRPr="00A4496F">
        <w:rPr>
          <w:sz w:val="20"/>
          <w:szCs w:val="20"/>
          <w:lang w:val="en-US"/>
        </w:rPr>
        <w:t>, 11447, doi:</w:t>
      </w:r>
      <w:hyperlink r:id="rId803" w:history="1">
        <w:r w:rsidRPr="00A4496F">
          <w:rPr>
            <w:rStyle w:val="Lienhypertexte"/>
            <w:sz w:val="20"/>
            <w:szCs w:val="20"/>
            <w:lang w:val="en-US"/>
          </w:rPr>
          <w:t>10.1029/95jd00370</w:t>
        </w:r>
      </w:hyperlink>
      <w:r w:rsidRPr="00A4496F">
        <w:rPr>
          <w:sz w:val="20"/>
          <w:szCs w:val="20"/>
          <w:lang w:val="en-US"/>
        </w:rPr>
        <w:t>.</w:t>
      </w:r>
    </w:p>
    <w:p w14:paraId="76A774C2" w14:textId="41AD7BBC"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Young, P.J. et al., 2013: Pre-industrial to end 21st century projections of tropospheric ozone from the Atmospheric Chemistry and Climate Model Intercomparison Project (ACCMIP).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13(4)</w:t>
      </w:r>
      <w:r w:rsidRPr="00A4496F">
        <w:rPr>
          <w:sz w:val="20"/>
          <w:szCs w:val="20"/>
          <w:lang w:val="en-US"/>
        </w:rPr>
        <w:t>, 2063–2090, doi:</w:t>
      </w:r>
      <w:hyperlink r:id="rId804" w:history="1">
        <w:r w:rsidRPr="00A4496F">
          <w:rPr>
            <w:rStyle w:val="Lienhypertexte"/>
            <w:sz w:val="20"/>
            <w:szCs w:val="20"/>
            <w:lang w:val="en-US"/>
          </w:rPr>
          <w:t>10.5194/acp-13-2063-2013</w:t>
        </w:r>
      </w:hyperlink>
      <w:r w:rsidRPr="00A4496F">
        <w:rPr>
          <w:sz w:val="20"/>
          <w:szCs w:val="20"/>
          <w:lang w:val="en-US"/>
        </w:rPr>
        <w:t>.</w:t>
      </w:r>
    </w:p>
    <w:p w14:paraId="3770A660" w14:textId="04856A90"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lastRenderedPageBreak/>
        <w:t xml:space="preserve">Young, P.J. et al., 2018: Tropospheric Ozone Assessment Report: Assessment of global-scale model performance for global and regional ozone distributions, variability, and trends. </w:t>
      </w:r>
      <w:r w:rsidRPr="00A4496F">
        <w:rPr>
          <w:i/>
          <w:sz w:val="20"/>
          <w:szCs w:val="20"/>
          <w:lang w:val="en-US"/>
        </w:rPr>
        <w:t>Elem Sci Anth</w:t>
      </w:r>
      <w:r w:rsidRPr="00A4496F">
        <w:rPr>
          <w:sz w:val="20"/>
          <w:szCs w:val="20"/>
          <w:lang w:val="en-US"/>
        </w:rPr>
        <w:t xml:space="preserve">, </w:t>
      </w:r>
      <w:r w:rsidRPr="00A4496F">
        <w:rPr>
          <w:b/>
          <w:sz w:val="20"/>
          <w:szCs w:val="20"/>
          <w:lang w:val="en-US"/>
        </w:rPr>
        <w:t>6(1)</w:t>
      </w:r>
      <w:r w:rsidRPr="00A4496F">
        <w:rPr>
          <w:sz w:val="20"/>
          <w:szCs w:val="20"/>
          <w:lang w:val="en-US"/>
        </w:rPr>
        <w:t>, 10, doi:</w:t>
      </w:r>
      <w:hyperlink r:id="rId805" w:history="1">
        <w:r w:rsidRPr="00A4496F">
          <w:rPr>
            <w:rStyle w:val="Lienhypertexte"/>
            <w:sz w:val="20"/>
            <w:szCs w:val="20"/>
            <w:lang w:val="en-US"/>
          </w:rPr>
          <w:t>10.1525/elementa.265</w:t>
        </w:r>
      </w:hyperlink>
      <w:r w:rsidRPr="00A4496F">
        <w:rPr>
          <w:sz w:val="20"/>
          <w:szCs w:val="20"/>
          <w:lang w:val="en-US"/>
        </w:rPr>
        <w:t>.</w:t>
      </w:r>
    </w:p>
    <w:p w14:paraId="0D55C3CC" w14:textId="4C521375"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Yu, F., A.A. Nair, and G. Luo, 2018: Long-Term Trend of Gaseous Ammonia Over the United States: Modeling and Comparison With Observations. </w:t>
      </w:r>
      <w:r w:rsidRPr="00A4496F">
        <w:rPr>
          <w:i/>
          <w:sz w:val="20"/>
          <w:szCs w:val="20"/>
          <w:lang w:val="en-US"/>
        </w:rPr>
        <w:t>Journal of Geophysical Research: Atmospheres</w:t>
      </w:r>
      <w:r w:rsidRPr="00A4496F">
        <w:rPr>
          <w:sz w:val="20"/>
          <w:szCs w:val="20"/>
          <w:lang w:val="en-US"/>
        </w:rPr>
        <w:t xml:space="preserve">, </w:t>
      </w:r>
      <w:r w:rsidRPr="00A4496F">
        <w:rPr>
          <w:b/>
          <w:sz w:val="20"/>
          <w:szCs w:val="20"/>
          <w:lang w:val="en-US"/>
        </w:rPr>
        <w:t>123(15)</w:t>
      </w:r>
      <w:r w:rsidRPr="00A4496F">
        <w:rPr>
          <w:sz w:val="20"/>
          <w:szCs w:val="20"/>
          <w:lang w:val="en-US"/>
        </w:rPr>
        <w:t>, 8315–8325, doi:</w:t>
      </w:r>
      <w:hyperlink r:id="rId806" w:history="1">
        <w:r w:rsidRPr="00A4496F">
          <w:rPr>
            <w:rStyle w:val="Lienhypertexte"/>
            <w:sz w:val="20"/>
            <w:szCs w:val="20"/>
            <w:lang w:val="en-US"/>
          </w:rPr>
          <w:t>10.1029/2018jd028412</w:t>
        </w:r>
      </w:hyperlink>
      <w:r w:rsidRPr="00A4496F">
        <w:rPr>
          <w:sz w:val="20"/>
          <w:szCs w:val="20"/>
          <w:lang w:val="en-US"/>
        </w:rPr>
        <w:t>.</w:t>
      </w:r>
    </w:p>
    <w:p w14:paraId="03C15C14" w14:textId="27937631"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Yu, M. et al., 2019: Effects of air pollution control measures on air quality improvement in Guangzhou, China. </w:t>
      </w:r>
      <w:r w:rsidRPr="00A4496F">
        <w:rPr>
          <w:i/>
          <w:sz w:val="20"/>
          <w:szCs w:val="20"/>
          <w:lang w:val="en-US"/>
        </w:rPr>
        <w:t>Journal of Environmental Management</w:t>
      </w:r>
      <w:r w:rsidRPr="00A4496F">
        <w:rPr>
          <w:sz w:val="20"/>
          <w:szCs w:val="20"/>
          <w:lang w:val="en-US"/>
        </w:rPr>
        <w:t>, doi:</w:t>
      </w:r>
      <w:hyperlink r:id="rId807" w:history="1">
        <w:r w:rsidRPr="00A4496F">
          <w:rPr>
            <w:rStyle w:val="Lienhypertexte"/>
            <w:sz w:val="20"/>
            <w:szCs w:val="20"/>
            <w:lang w:val="en-US"/>
          </w:rPr>
          <w:t>10.1016/j.jenvman.2019.05.046</w:t>
        </w:r>
      </w:hyperlink>
      <w:r w:rsidRPr="00A4496F">
        <w:rPr>
          <w:sz w:val="20"/>
          <w:szCs w:val="20"/>
          <w:lang w:val="en-US"/>
        </w:rPr>
        <w:t>.</w:t>
      </w:r>
    </w:p>
    <w:p w14:paraId="5F29F8A3" w14:textId="75837411"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Yu, P., R. Xu, M.J. Abramson, S. Li, and Y. Guo, 2020: Bushfires in Australia: a serious health emergency under climate change. </w:t>
      </w:r>
      <w:r w:rsidRPr="00A4496F">
        <w:rPr>
          <w:i/>
          <w:sz w:val="20"/>
          <w:szCs w:val="20"/>
          <w:lang w:val="en-US"/>
        </w:rPr>
        <w:t>The Lancet Planetary Health</w:t>
      </w:r>
      <w:r w:rsidRPr="00A4496F">
        <w:rPr>
          <w:sz w:val="20"/>
          <w:szCs w:val="20"/>
          <w:lang w:val="en-US"/>
        </w:rPr>
        <w:t xml:space="preserve">, </w:t>
      </w:r>
      <w:r w:rsidRPr="00A4496F">
        <w:rPr>
          <w:b/>
          <w:sz w:val="20"/>
          <w:szCs w:val="20"/>
          <w:lang w:val="en-US"/>
        </w:rPr>
        <w:t>4(1)</w:t>
      </w:r>
      <w:r w:rsidRPr="00A4496F">
        <w:rPr>
          <w:sz w:val="20"/>
          <w:szCs w:val="20"/>
          <w:lang w:val="en-US"/>
        </w:rPr>
        <w:t>, e7–e8, doi:</w:t>
      </w:r>
      <w:hyperlink r:id="rId808" w:history="1">
        <w:r w:rsidRPr="00A4496F">
          <w:rPr>
            <w:rStyle w:val="Lienhypertexte"/>
            <w:sz w:val="20"/>
            <w:szCs w:val="20"/>
            <w:lang w:val="en-US"/>
          </w:rPr>
          <w:t>10.1016/s2542-5196(19)30267-0</w:t>
        </w:r>
      </w:hyperlink>
      <w:r w:rsidRPr="00A4496F">
        <w:rPr>
          <w:sz w:val="20"/>
          <w:szCs w:val="20"/>
          <w:lang w:val="en-US"/>
        </w:rPr>
        <w:t>.</w:t>
      </w:r>
    </w:p>
    <w:p w14:paraId="4F0898A0" w14:textId="1C7B64E8"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Yu, P. et al., 2016: Radiative forcing from anthropogenic sulfur and organic emissions reaching the stratosphere. </w:t>
      </w:r>
      <w:r w:rsidRPr="00A4496F">
        <w:rPr>
          <w:i/>
          <w:sz w:val="20"/>
          <w:szCs w:val="20"/>
          <w:lang w:val="en-US"/>
        </w:rPr>
        <w:t>Geophysical Research Letters</w:t>
      </w:r>
      <w:r w:rsidRPr="00A4496F">
        <w:rPr>
          <w:sz w:val="20"/>
          <w:szCs w:val="20"/>
          <w:lang w:val="en-US"/>
        </w:rPr>
        <w:t xml:space="preserve">, </w:t>
      </w:r>
      <w:r w:rsidRPr="00A4496F">
        <w:rPr>
          <w:b/>
          <w:sz w:val="20"/>
          <w:szCs w:val="20"/>
          <w:lang w:val="en-US"/>
        </w:rPr>
        <w:t>43(17)</w:t>
      </w:r>
      <w:r w:rsidRPr="00A4496F">
        <w:rPr>
          <w:sz w:val="20"/>
          <w:szCs w:val="20"/>
          <w:lang w:val="en-US"/>
        </w:rPr>
        <w:t>, 9361–9367, doi:</w:t>
      </w:r>
      <w:hyperlink r:id="rId809" w:history="1">
        <w:r w:rsidRPr="00A4496F">
          <w:rPr>
            <w:rStyle w:val="Lienhypertexte"/>
            <w:sz w:val="20"/>
            <w:szCs w:val="20"/>
            <w:lang w:val="en-US"/>
          </w:rPr>
          <w:t>10.1002/2016gl070153</w:t>
        </w:r>
      </w:hyperlink>
      <w:r w:rsidRPr="00A4496F">
        <w:rPr>
          <w:sz w:val="20"/>
          <w:szCs w:val="20"/>
          <w:lang w:val="en-US"/>
        </w:rPr>
        <w:t>.</w:t>
      </w:r>
    </w:p>
    <w:p w14:paraId="44DAE47C" w14:textId="465F5AF9"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Yue, X. and N. Unger, 2014: Ozone vegetation damage effects on gross primary productivity in the United States.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14(17)</w:t>
      </w:r>
      <w:r w:rsidRPr="00A4496F">
        <w:rPr>
          <w:sz w:val="20"/>
          <w:szCs w:val="20"/>
          <w:lang w:val="en-US"/>
        </w:rPr>
        <w:t>, 9137–9153, doi:</w:t>
      </w:r>
      <w:hyperlink r:id="rId810" w:history="1">
        <w:r w:rsidRPr="00A4496F">
          <w:rPr>
            <w:rStyle w:val="Lienhypertexte"/>
            <w:sz w:val="20"/>
            <w:szCs w:val="20"/>
            <w:lang w:val="en-US"/>
          </w:rPr>
          <w:t>10.5194/acp-14-9137-2014</w:t>
        </w:r>
      </w:hyperlink>
      <w:r w:rsidRPr="00A4496F">
        <w:rPr>
          <w:sz w:val="20"/>
          <w:szCs w:val="20"/>
          <w:lang w:val="en-US"/>
        </w:rPr>
        <w:t>.</w:t>
      </w:r>
    </w:p>
    <w:p w14:paraId="5331E5A9" w14:textId="4F6348C5"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Yue, X. et al., 2017: Ozone and haze pollution weakens net primary productivity in China.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17(9)</w:t>
      </w:r>
      <w:r w:rsidRPr="00A4496F">
        <w:rPr>
          <w:sz w:val="20"/>
          <w:szCs w:val="20"/>
          <w:lang w:val="en-US"/>
        </w:rPr>
        <w:t>, 6073–6089, doi:</w:t>
      </w:r>
      <w:hyperlink r:id="rId811" w:history="1">
        <w:r w:rsidRPr="00A4496F">
          <w:rPr>
            <w:rStyle w:val="Lienhypertexte"/>
            <w:sz w:val="20"/>
            <w:szCs w:val="20"/>
            <w:lang w:val="en-US"/>
          </w:rPr>
          <w:t>10.5194/acp-17-6073-2017</w:t>
        </w:r>
      </w:hyperlink>
      <w:r w:rsidRPr="00A4496F">
        <w:rPr>
          <w:sz w:val="20"/>
          <w:szCs w:val="20"/>
          <w:lang w:val="en-US"/>
        </w:rPr>
        <w:t>.</w:t>
      </w:r>
    </w:p>
    <w:p w14:paraId="2EEB9917" w14:textId="79D02DAD"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Zakoura, M. and S.N. Pandis, 2018: Overprediction of aerosol nitrate by chemical transport models: The role of grid resolution. </w:t>
      </w:r>
      <w:r w:rsidRPr="00A4496F">
        <w:rPr>
          <w:i/>
          <w:sz w:val="20"/>
          <w:szCs w:val="20"/>
          <w:lang w:val="en-US"/>
        </w:rPr>
        <w:t>Atmospheric Environment</w:t>
      </w:r>
      <w:r w:rsidRPr="00A4496F">
        <w:rPr>
          <w:sz w:val="20"/>
          <w:szCs w:val="20"/>
          <w:lang w:val="en-US"/>
        </w:rPr>
        <w:t xml:space="preserve">, </w:t>
      </w:r>
      <w:r w:rsidRPr="00A4496F">
        <w:rPr>
          <w:b/>
          <w:sz w:val="20"/>
          <w:szCs w:val="20"/>
          <w:lang w:val="en-US"/>
        </w:rPr>
        <w:t>187</w:t>
      </w:r>
      <w:r w:rsidRPr="00A4496F">
        <w:rPr>
          <w:sz w:val="20"/>
          <w:szCs w:val="20"/>
          <w:lang w:val="en-US"/>
        </w:rPr>
        <w:t>, 390–400, doi:</w:t>
      </w:r>
      <w:hyperlink r:id="rId812" w:history="1">
        <w:r w:rsidRPr="00A4496F">
          <w:rPr>
            <w:rStyle w:val="Lienhypertexte"/>
            <w:sz w:val="20"/>
            <w:szCs w:val="20"/>
            <w:lang w:val="en-US"/>
          </w:rPr>
          <w:t>10.1016/j.atmosenv.2018.05.066</w:t>
        </w:r>
      </w:hyperlink>
      <w:r w:rsidRPr="00A4496F">
        <w:rPr>
          <w:sz w:val="20"/>
          <w:szCs w:val="20"/>
          <w:lang w:val="en-US"/>
        </w:rPr>
        <w:t>.</w:t>
      </w:r>
    </w:p>
    <w:p w14:paraId="42755170" w14:textId="50F23B9E"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Zanatta, M. et al., 2017: Source attribution of Arctic black carbon constrained by aircraft and surface measurements.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17(19)</w:t>
      </w:r>
      <w:r w:rsidRPr="00A4496F">
        <w:rPr>
          <w:sz w:val="20"/>
          <w:szCs w:val="20"/>
          <w:lang w:val="en-US"/>
        </w:rPr>
        <w:t>, 11971–11989, doi:</w:t>
      </w:r>
      <w:hyperlink r:id="rId813" w:history="1">
        <w:r w:rsidRPr="00A4496F">
          <w:rPr>
            <w:rStyle w:val="Lienhypertexte"/>
            <w:sz w:val="20"/>
            <w:szCs w:val="20"/>
            <w:lang w:val="en-US"/>
          </w:rPr>
          <w:t>10.5194/acp-17-11971-2017</w:t>
        </w:r>
      </w:hyperlink>
      <w:r w:rsidRPr="00A4496F">
        <w:rPr>
          <w:sz w:val="20"/>
          <w:szCs w:val="20"/>
          <w:lang w:val="en-US"/>
        </w:rPr>
        <w:t>.</w:t>
      </w:r>
    </w:p>
    <w:p w14:paraId="77E5FCE7" w14:textId="7EDC2FD6"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Zanis, P. et al., 2020: Fast responses on pre-industrial climate from present-day aerosols in a CMIP6 multi-model study.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20(14)</w:t>
      </w:r>
      <w:r w:rsidRPr="00A4496F">
        <w:rPr>
          <w:sz w:val="20"/>
          <w:szCs w:val="20"/>
          <w:lang w:val="en-US"/>
        </w:rPr>
        <w:t>, 8381–8404, doi:</w:t>
      </w:r>
      <w:hyperlink r:id="rId814" w:history="1">
        <w:r w:rsidRPr="00A4496F">
          <w:rPr>
            <w:rStyle w:val="Lienhypertexte"/>
            <w:sz w:val="20"/>
            <w:szCs w:val="20"/>
            <w:lang w:val="en-US"/>
          </w:rPr>
          <w:t>10.5194/acp-20-8381-2020</w:t>
        </w:r>
      </w:hyperlink>
      <w:r w:rsidRPr="00A4496F">
        <w:rPr>
          <w:sz w:val="20"/>
          <w:szCs w:val="20"/>
          <w:lang w:val="en-US"/>
        </w:rPr>
        <w:t>.</w:t>
      </w:r>
    </w:p>
    <w:p w14:paraId="60242AF0" w14:textId="0ABD022F"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Zare, A. et al., 2014: Quantifying the contributions of natural emissions to ozone and total fine PM concentrations in the Northern Hemisphere.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14(6)</w:t>
      </w:r>
      <w:r w:rsidRPr="00A4496F">
        <w:rPr>
          <w:sz w:val="20"/>
          <w:szCs w:val="20"/>
          <w:lang w:val="en-US"/>
        </w:rPr>
        <w:t>, 2735–2756, doi:</w:t>
      </w:r>
      <w:hyperlink r:id="rId815" w:history="1">
        <w:r w:rsidRPr="00A4496F">
          <w:rPr>
            <w:rStyle w:val="Lienhypertexte"/>
            <w:sz w:val="20"/>
            <w:szCs w:val="20"/>
            <w:lang w:val="en-US"/>
          </w:rPr>
          <w:t>10.5194/acp-14-2735-2014</w:t>
        </w:r>
      </w:hyperlink>
      <w:r w:rsidRPr="00A4496F">
        <w:rPr>
          <w:sz w:val="20"/>
          <w:szCs w:val="20"/>
          <w:lang w:val="en-US"/>
        </w:rPr>
        <w:t>.</w:t>
      </w:r>
    </w:p>
    <w:p w14:paraId="10097076" w14:textId="3137D803"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Zeng, G. et al., 2012: Trends and variations in CO, C2H6, and HCN in the Southern Hemisphere point to the declining anthropogenic emissions of CO and C2H6. </w:t>
      </w:r>
      <w:r w:rsidRPr="00A4496F">
        <w:rPr>
          <w:i/>
          <w:sz w:val="20"/>
          <w:szCs w:val="20"/>
          <w:lang w:val="en-US"/>
        </w:rPr>
        <w:t>Atmospheric Chemistry and Physics</w:t>
      </w:r>
      <w:r w:rsidRPr="00A4496F">
        <w:rPr>
          <w:sz w:val="20"/>
          <w:szCs w:val="20"/>
          <w:lang w:val="en-US"/>
        </w:rPr>
        <w:t>, doi:</w:t>
      </w:r>
      <w:hyperlink r:id="rId816" w:history="1">
        <w:r w:rsidRPr="00A4496F">
          <w:rPr>
            <w:rStyle w:val="Lienhypertexte"/>
            <w:sz w:val="20"/>
            <w:szCs w:val="20"/>
            <w:lang w:val="en-US"/>
          </w:rPr>
          <w:t>10.5194/acp-12-7543-2012</w:t>
        </w:r>
      </w:hyperlink>
      <w:r w:rsidRPr="00A4496F">
        <w:rPr>
          <w:sz w:val="20"/>
          <w:szCs w:val="20"/>
          <w:lang w:val="en-US"/>
        </w:rPr>
        <w:t>.</w:t>
      </w:r>
    </w:p>
    <w:p w14:paraId="4666C3BB" w14:textId="6BD85EE5"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Zeng, G. et al., 2015: Multi-model simulation of CO and HCHO in the Southern Hemisphere: comparison with observations and impact of biogenic emissions.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15(13)</w:t>
      </w:r>
      <w:r w:rsidRPr="00A4496F">
        <w:rPr>
          <w:sz w:val="20"/>
          <w:szCs w:val="20"/>
          <w:lang w:val="en-US"/>
        </w:rPr>
        <w:t>, 7217–7245, doi:</w:t>
      </w:r>
      <w:hyperlink r:id="rId817" w:history="1">
        <w:r w:rsidRPr="00A4496F">
          <w:rPr>
            <w:rStyle w:val="Lienhypertexte"/>
            <w:sz w:val="20"/>
            <w:szCs w:val="20"/>
            <w:lang w:val="en-US"/>
          </w:rPr>
          <w:t>10.5194/acp-15-7217-2015</w:t>
        </w:r>
      </w:hyperlink>
      <w:r w:rsidRPr="00A4496F">
        <w:rPr>
          <w:sz w:val="20"/>
          <w:szCs w:val="20"/>
          <w:lang w:val="en-US"/>
        </w:rPr>
        <w:t>.</w:t>
      </w:r>
    </w:p>
    <w:p w14:paraId="66BD579F" w14:textId="74081C54"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Zhang, A. et al., 2020: Modeling the global radiative effect of brown carbon: A potentially larger heating source in the tropical free troposphere than black carbon.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20</w:t>
      </w:r>
      <w:r w:rsidRPr="00A4496F">
        <w:rPr>
          <w:sz w:val="20"/>
          <w:szCs w:val="20"/>
          <w:lang w:val="en-US"/>
        </w:rPr>
        <w:t>, 1901–1920, doi:</w:t>
      </w:r>
      <w:hyperlink r:id="rId818" w:history="1">
        <w:r w:rsidRPr="00A4496F">
          <w:rPr>
            <w:rStyle w:val="Lienhypertexte"/>
            <w:sz w:val="20"/>
            <w:szCs w:val="20"/>
            <w:lang w:val="en-US"/>
          </w:rPr>
          <w:t>10.5194/acp-20-1901-2020</w:t>
        </w:r>
      </w:hyperlink>
      <w:r w:rsidRPr="00A4496F">
        <w:rPr>
          <w:sz w:val="20"/>
          <w:szCs w:val="20"/>
          <w:lang w:val="en-US"/>
        </w:rPr>
        <w:t>.</w:t>
      </w:r>
    </w:p>
    <w:p w14:paraId="7633C4AA" w14:textId="6CA183FF"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Zhang, F. et al., 2012: Chemical compositions and extinction coefficients of PM2.5 in peri-urban of Xiamen, China, during June 2009–May 2010. </w:t>
      </w:r>
      <w:r w:rsidRPr="00A4496F">
        <w:rPr>
          <w:i/>
          <w:sz w:val="20"/>
          <w:szCs w:val="20"/>
          <w:lang w:val="en-US"/>
        </w:rPr>
        <w:t>Atmospheric Research</w:t>
      </w:r>
      <w:r w:rsidRPr="00A4496F">
        <w:rPr>
          <w:sz w:val="20"/>
          <w:szCs w:val="20"/>
          <w:lang w:val="en-US"/>
        </w:rPr>
        <w:t xml:space="preserve">, </w:t>
      </w:r>
      <w:r w:rsidRPr="00A4496F">
        <w:rPr>
          <w:b/>
          <w:sz w:val="20"/>
          <w:szCs w:val="20"/>
          <w:lang w:val="en-US"/>
        </w:rPr>
        <w:t>106</w:t>
      </w:r>
      <w:r w:rsidRPr="00A4496F">
        <w:rPr>
          <w:sz w:val="20"/>
          <w:szCs w:val="20"/>
          <w:lang w:val="en-US"/>
        </w:rPr>
        <w:t>, 150–158, doi:</w:t>
      </w:r>
      <w:hyperlink r:id="rId819" w:history="1">
        <w:r w:rsidRPr="00A4496F">
          <w:rPr>
            <w:rStyle w:val="Lienhypertexte"/>
            <w:sz w:val="20"/>
            <w:szCs w:val="20"/>
            <w:lang w:val="en-US"/>
          </w:rPr>
          <w:t>10.1016/j.atmosres.2011.12.005</w:t>
        </w:r>
      </w:hyperlink>
      <w:r w:rsidRPr="00A4496F">
        <w:rPr>
          <w:sz w:val="20"/>
          <w:szCs w:val="20"/>
          <w:lang w:val="en-US"/>
        </w:rPr>
        <w:t>.</w:t>
      </w:r>
    </w:p>
    <w:p w14:paraId="0B51C2AE" w14:textId="45944C50"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Zhang, G. et al., 2017: The single-particle mixing state and cloud scavenging of black carbon: A case study at a high-altitude mountain site in southern China. </w:t>
      </w:r>
      <w:r w:rsidRPr="00A4496F">
        <w:rPr>
          <w:i/>
          <w:sz w:val="20"/>
          <w:szCs w:val="20"/>
          <w:lang w:val="en-US"/>
        </w:rPr>
        <w:t>Atmospheric Chemistry and Physics</w:t>
      </w:r>
      <w:r w:rsidRPr="00A4496F">
        <w:rPr>
          <w:sz w:val="20"/>
          <w:szCs w:val="20"/>
          <w:lang w:val="en-US"/>
        </w:rPr>
        <w:t>, doi:</w:t>
      </w:r>
      <w:hyperlink r:id="rId820" w:history="1">
        <w:r w:rsidRPr="00A4496F">
          <w:rPr>
            <w:rStyle w:val="Lienhypertexte"/>
            <w:sz w:val="20"/>
            <w:szCs w:val="20"/>
            <w:lang w:val="en-US"/>
          </w:rPr>
          <w:t>10.5194/acp-17-14975-2017</w:t>
        </w:r>
      </w:hyperlink>
      <w:r w:rsidRPr="00A4496F">
        <w:rPr>
          <w:sz w:val="20"/>
          <w:szCs w:val="20"/>
          <w:lang w:val="en-US"/>
        </w:rPr>
        <w:t>.</w:t>
      </w:r>
    </w:p>
    <w:p w14:paraId="65407632" w14:textId="7713904E"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Zhang, H., Y. Wang, T.-W. Park, and Y. Deng, 2017: Quantifying the relationship between extreme air pollution events and extreme weather events. </w:t>
      </w:r>
      <w:r w:rsidRPr="00A4496F">
        <w:rPr>
          <w:i/>
          <w:sz w:val="20"/>
          <w:szCs w:val="20"/>
          <w:lang w:val="en-US"/>
        </w:rPr>
        <w:t>Atmospheric Research</w:t>
      </w:r>
      <w:r w:rsidRPr="00A4496F">
        <w:rPr>
          <w:sz w:val="20"/>
          <w:szCs w:val="20"/>
          <w:lang w:val="en-US"/>
        </w:rPr>
        <w:t xml:space="preserve">, </w:t>
      </w:r>
      <w:r w:rsidRPr="00A4496F">
        <w:rPr>
          <w:b/>
          <w:sz w:val="20"/>
          <w:szCs w:val="20"/>
          <w:lang w:val="en-US"/>
        </w:rPr>
        <w:t>188</w:t>
      </w:r>
      <w:r w:rsidRPr="00A4496F">
        <w:rPr>
          <w:sz w:val="20"/>
          <w:szCs w:val="20"/>
          <w:lang w:val="en-US"/>
        </w:rPr>
        <w:t>, 64–79, doi:</w:t>
      </w:r>
      <w:hyperlink r:id="rId821" w:history="1">
        <w:r w:rsidRPr="00A4496F">
          <w:rPr>
            <w:rStyle w:val="Lienhypertexte"/>
            <w:sz w:val="20"/>
            <w:szCs w:val="20"/>
            <w:lang w:val="en-US"/>
          </w:rPr>
          <w:t>10.1016/j.atmosres.2016.11.010</w:t>
        </w:r>
      </w:hyperlink>
      <w:r w:rsidRPr="00A4496F">
        <w:rPr>
          <w:sz w:val="20"/>
          <w:szCs w:val="20"/>
          <w:lang w:val="en-US"/>
        </w:rPr>
        <w:t>.</w:t>
      </w:r>
    </w:p>
    <w:p w14:paraId="4494082E" w14:textId="3C05C199"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Zhang, H. et al., 2012: Source apportionment of PM2.5 nitrate and sulfate in China using a source-oriented chemical transport model. </w:t>
      </w:r>
      <w:r w:rsidRPr="00A4496F">
        <w:rPr>
          <w:i/>
          <w:sz w:val="20"/>
          <w:szCs w:val="20"/>
          <w:lang w:val="en-US"/>
        </w:rPr>
        <w:t>Atmospheric Environment</w:t>
      </w:r>
      <w:r w:rsidRPr="00A4496F">
        <w:rPr>
          <w:sz w:val="20"/>
          <w:szCs w:val="20"/>
          <w:lang w:val="en-US"/>
        </w:rPr>
        <w:t xml:space="preserve">, </w:t>
      </w:r>
      <w:r w:rsidRPr="00A4496F">
        <w:rPr>
          <w:b/>
          <w:sz w:val="20"/>
          <w:szCs w:val="20"/>
          <w:lang w:val="en-US"/>
        </w:rPr>
        <w:t>62</w:t>
      </w:r>
      <w:r w:rsidRPr="00A4496F">
        <w:rPr>
          <w:sz w:val="20"/>
          <w:szCs w:val="20"/>
          <w:lang w:val="en-US"/>
        </w:rPr>
        <w:t>, 228–242, doi:</w:t>
      </w:r>
      <w:hyperlink r:id="rId822" w:history="1">
        <w:r w:rsidRPr="00A4496F">
          <w:rPr>
            <w:rStyle w:val="Lienhypertexte"/>
            <w:sz w:val="20"/>
            <w:szCs w:val="20"/>
            <w:lang w:val="en-US"/>
          </w:rPr>
          <w:t>10.1016/j.atmosenv.2012.08.014</w:t>
        </w:r>
      </w:hyperlink>
      <w:r w:rsidRPr="00A4496F">
        <w:rPr>
          <w:sz w:val="20"/>
          <w:szCs w:val="20"/>
          <w:lang w:val="en-US"/>
        </w:rPr>
        <w:t>.</w:t>
      </w:r>
    </w:p>
    <w:p w14:paraId="43E0D044" w14:textId="3F0C755F"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Zhang, Q. et al., 2007: Ubiquity and dominance of oxygenated species in organic aerosols in anthropogenically-influenced Northern Hemisphere midlatitudes. </w:t>
      </w:r>
      <w:r w:rsidRPr="00A4496F">
        <w:rPr>
          <w:i/>
          <w:sz w:val="20"/>
          <w:szCs w:val="20"/>
          <w:lang w:val="en-US"/>
        </w:rPr>
        <w:t>Geophysical Research Letters</w:t>
      </w:r>
      <w:r w:rsidRPr="00A4496F">
        <w:rPr>
          <w:sz w:val="20"/>
          <w:szCs w:val="20"/>
          <w:lang w:val="en-US"/>
        </w:rPr>
        <w:t>, doi:</w:t>
      </w:r>
      <w:hyperlink r:id="rId823" w:history="1">
        <w:r w:rsidRPr="00A4496F">
          <w:rPr>
            <w:rStyle w:val="Lienhypertexte"/>
            <w:sz w:val="20"/>
            <w:szCs w:val="20"/>
            <w:lang w:val="en-US"/>
          </w:rPr>
          <w:t>10.1029/2007gl029979</w:t>
        </w:r>
      </w:hyperlink>
      <w:r w:rsidRPr="00A4496F">
        <w:rPr>
          <w:sz w:val="20"/>
          <w:szCs w:val="20"/>
          <w:lang w:val="en-US"/>
        </w:rPr>
        <w:t>.</w:t>
      </w:r>
    </w:p>
    <w:p w14:paraId="5BFFA0B7" w14:textId="68C07209"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Zhang, Y. et al., 2016: Co-benefits of global and regional greenhouse gas mitigation for US air quality in 2050.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16(15)</w:t>
      </w:r>
      <w:r w:rsidRPr="00A4496F">
        <w:rPr>
          <w:sz w:val="20"/>
          <w:szCs w:val="20"/>
          <w:lang w:val="en-US"/>
        </w:rPr>
        <w:t>, 9533–9548, doi:</w:t>
      </w:r>
      <w:hyperlink r:id="rId824" w:history="1">
        <w:r w:rsidRPr="00A4496F">
          <w:rPr>
            <w:rStyle w:val="Lienhypertexte"/>
            <w:sz w:val="20"/>
            <w:szCs w:val="20"/>
            <w:lang w:val="en-US"/>
          </w:rPr>
          <w:t>10.5194/acp-16-9533-2016</w:t>
        </w:r>
      </w:hyperlink>
      <w:r w:rsidRPr="00A4496F">
        <w:rPr>
          <w:sz w:val="20"/>
          <w:szCs w:val="20"/>
          <w:lang w:val="en-US"/>
        </w:rPr>
        <w:t>.</w:t>
      </w:r>
    </w:p>
    <w:p w14:paraId="39E3BB4E" w14:textId="52A4A2E5"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Zhang, Y. et al., 2019: Six-year source apportionment of submicron organic aerosols from near-continuous highly time-resolved measurements at SIRTA (Paris area, France).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19(23)</w:t>
      </w:r>
      <w:r w:rsidRPr="00A4496F">
        <w:rPr>
          <w:sz w:val="20"/>
          <w:szCs w:val="20"/>
          <w:lang w:val="en-US"/>
        </w:rPr>
        <w:t>, 14755–14776, doi:</w:t>
      </w:r>
      <w:hyperlink r:id="rId825" w:history="1">
        <w:r w:rsidRPr="00A4496F">
          <w:rPr>
            <w:rStyle w:val="Lienhypertexte"/>
            <w:sz w:val="20"/>
            <w:szCs w:val="20"/>
            <w:lang w:val="en-US"/>
          </w:rPr>
          <w:t>10.5194/acp-19-14755-2019</w:t>
        </w:r>
      </w:hyperlink>
      <w:r w:rsidRPr="00A4496F">
        <w:rPr>
          <w:sz w:val="20"/>
          <w:szCs w:val="20"/>
          <w:lang w:val="en-US"/>
        </w:rPr>
        <w:t>.</w:t>
      </w:r>
    </w:p>
    <w:p w14:paraId="1109FC44" w14:textId="2D08EA45"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Zhao, D. et al., 2019: Vertical characteristics of black carbon physical properties over Beijing region in warm and cold seasons. </w:t>
      </w:r>
      <w:r w:rsidRPr="00A4496F">
        <w:rPr>
          <w:i/>
          <w:sz w:val="20"/>
          <w:szCs w:val="20"/>
          <w:lang w:val="en-US"/>
        </w:rPr>
        <w:t>Atmospheric Environment</w:t>
      </w:r>
      <w:r w:rsidRPr="00A4496F">
        <w:rPr>
          <w:sz w:val="20"/>
          <w:szCs w:val="20"/>
          <w:lang w:val="en-US"/>
        </w:rPr>
        <w:t>, doi:</w:t>
      </w:r>
      <w:hyperlink r:id="rId826" w:history="1">
        <w:r w:rsidRPr="00A4496F">
          <w:rPr>
            <w:rStyle w:val="Lienhypertexte"/>
            <w:sz w:val="20"/>
            <w:szCs w:val="20"/>
            <w:lang w:val="en-US"/>
          </w:rPr>
          <w:t>10.1016/j.atmosenv.2019.06.007</w:t>
        </w:r>
      </w:hyperlink>
      <w:r w:rsidRPr="00A4496F">
        <w:rPr>
          <w:sz w:val="20"/>
          <w:szCs w:val="20"/>
          <w:lang w:val="en-US"/>
        </w:rPr>
        <w:t>.</w:t>
      </w:r>
    </w:p>
    <w:p w14:paraId="4A101502" w14:textId="19286241"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Zhao, P.S. et al., 2013: Characteristics of concentrations and chemical compositions for PM2.5 in the region of Beijing, Tianjin, and Hebei, China.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13(9)</w:t>
      </w:r>
      <w:r w:rsidRPr="00A4496F">
        <w:rPr>
          <w:sz w:val="20"/>
          <w:szCs w:val="20"/>
          <w:lang w:val="en-US"/>
        </w:rPr>
        <w:t>, 4631–4644, doi:</w:t>
      </w:r>
      <w:hyperlink r:id="rId827" w:history="1">
        <w:r w:rsidRPr="00A4496F">
          <w:rPr>
            <w:rStyle w:val="Lienhypertexte"/>
            <w:sz w:val="20"/>
            <w:szCs w:val="20"/>
            <w:lang w:val="en-US"/>
          </w:rPr>
          <w:t>10.5194/acp-13-4631-2013</w:t>
        </w:r>
      </w:hyperlink>
      <w:r w:rsidRPr="00A4496F">
        <w:rPr>
          <w:sz w:val="20"/>
          <w:szCs w:val="20"/>
          <w:lang w:val="en-US"/>
        </w:rPr>
        <w:t>.</w:t>
      </w:r>
    </w:p>
    <w:p w14:paraId="3D4E179A" w14:textId="0541F4E8"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Zhao, Y. et al., 2019: Inter-model comparison of global hydroxyl radical (OH) distributions and their impact on atmospheric methane over the 2000&amp;amp;ndash;2016 period. </w:t>
      </w:r>
      <w:r w:rsidRPr="00A4496F">
        <w:rPr>
          <w:i/>
          <w:sz w:val="20"/>
          <w:szCs w:val="20"/>
          <w:lang w:val="en-US"/>
        </w:rPr>
        <w:t>Atmos. Chem. Phys</w:t>
      </w:r>
      <w:r w:rsidRPr="00A4496F">
        <w:rPr>
          <w:sz w:val="20"/>
          <w:szCs w:val="20"/>
          <w:lang w:val="en-US"/>
        </w:rPr>
        <w:t xml:space="preserve">, </w:t>
      </w:r>
      <w:r w:rsidRPr="00A4496F">
        <w:rPr>
          <w:b/>
          <w:sz w:val="20"/>
          <w:szCs w:val="20"/>
          <w:lang w:val="en-US"/>
        </w:rPr>
        <w:t>19</w:t>
      </w:r>
      <w:r w:rsidRPr="00A4496F">
        <w:rPr>
          <w:sz w:val="20"/>
          <w:szCs w:val="20"/>
          <w:lang w:val="en-US"/>
        </w:rPr>
        <w:t>, 13701–13723, doi:</w:t>
      </w:r>
      <w:hyperlink r:id="rId828" w:history="1">
        <w:r w:rsidRPr="00A4496F">
          <w:rPr>
            <w:rStyle w:val="Lienhypertexte"/>
            <w:sz w:val="20"/>
            <w:szCs w:val="20"/>
            <w:lang w:val="en-US"/>
          </w:rPr>
          <w:t>10.5194/acp-2019-281</w:t>
        </w:r>
      </w:hyperlink>
      <w:r w:rsidRPr="00A4496F">
        <w:rPr>
          <w:sz w:val="20"/>
          <w:szCs w:val="20"/>
          <w:lang w:val="en-US"/>
        </w:rPr>
        <w:t>.</w:t>
      </w:r>
    </w:p>
    <w:p w14:paraId="4E5D2559" w14:textId="49633A43"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Zhao, Y. et al., 2020a: Influences of hydroxyl radicals (OH) on top-down estimates of the global and regional methane budgets. </w:t>
      </w:r>
      <w:r w:rsidRPr="00A4496F">
        <w:rPr>
          <w:i/>
          <w:sz w:val="20"/>
          <w:szCs w:val="20"/>
          <w:lang w:val="en-US"/>
        </w:rPr>
        <w:t>Atmos. Chem. Phys.</w:t>
      </w:r>
      <w:r w:rsidRPr="00A4496F">
        <w:rPr>
          <w:sz w:val="20"/>
          <w:szCs w:val="20"/>
          <w:lang w:val="en-US"/>
        </w:rPr>
        <w:t xml:space="preserve">, </w:t>
      </w:r>
      <w:r w:rsidRPr="00A4496F">
        <w:rPr>
          <w:b/>
          <w:sz w:val="20"/>
          <w:szCs w:val="20"/>
          <w:lang w:val="en-US"/>
        </w:rPr>
        <w:t>20(15)</w:t>
      </w:r>
      <w:r w:rsidRPr="00A4496F">
        <w:rPr>
          <w:sz w:val="20"/>
          <w:szCs w:val="20"/>
          <w:lang w:val="en-US"/>
        </w:rPr>
        <w:t>, 9525–9546, doi:</w:t>
      </w:r>
      <w:hyperlink r:id="rId829" w:history="1">
        <w:r w:rsidRPr="00A4496F">
          <w:rPr>
            <w:rStyle w:val="Lienhypertexte"/>
            <w:sz w:val="20"/>
            <w:szCs w:val="20"/>
            <w:lang w:val="en-US"/>
          </w:rPr>
          <w:t>10.5194/acp-20-9525-2020</w:t>
        </w:r>
      </w:hyperlink>
      <w:r w:rsidRPr="00A4496F">
        <w:rPr>
          <w:sz w:val="20"/>
          <w:szCs w:val="20"/>
          <w:lang w:val="en-US"/>
        </w:rPr>
        <w:t>.</w:t>
      </w:r>
    </w:p>
    <w:p w14:paraId="7EBEEB50" w14:textId="39CB2ABC"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lastRenderedPageBreak/>
        <w:t xml:space="preserve">Zhao, Y. et al., 2020b: Substantial Changes in Nitrogen Dioxide and Ozone after Excluding Meteorological Impacts during the COVID-19 Outbreak in Mainland China. </w:t>
      </w:r>
      <w:r w:rsidRPr="00A4496F">
        <w:rPr>
          <w:i/>
          <w:sz w:val="20"/>
          <w:szCs w:val="20"/>
          <w:lang w:val="en-US"/>
        </w:rPr>
        <w:t>Environmental Science and Technology Letters</w:t>
      </w:r>
      <w:r w:rsidRPr="00A4496F">
        <w:rPr>
          <w:sz w:val="20"/>
          <w:szCs w:val="20"/>
          <w:lang w:val="en-US"/>
        </w:rPr>
        <w:t xml:space="preserve">, </w:t>
      </w:r>
      <w:r w:rsidRPr="00A4496F">
        <w:rPr>
          <w:b/>
          <w:sz w:val="20"/>
          <w:szCs w:val="20"/>
          <w:lang w:val="en-US"/>
        </w:rPr>
        <w:t>7(6)</w:t>
      </w:r>
      <w:r w:rsidRPr="00A4496F">
        <w:rPr>
          <w:sz w:val="20"/>
          <w:szCs w:val="20"/>
          <w:lang w:val="en-US"/>
        </w:rPr>
        <w:t>, 402–408, doi:</w:t>
      </w:r>
      <w:hyperlink r:id="rId830" w:history="1">
        <w:r w:rsidRPr="00A4496F">
          <w:rPr>
            <w:rStyle w:val="Lienhypertexte"/>
            <w:sz w:val="20"/>
            <w:szCs w:val="20"/>
            <w:lang w:val="en-US"/>
          </w:rPr>
          <w:t>10.1021/acs.estlett.0c00304</w:t>
        </w:r>
      </w:hyperlink>
      <w:r w:rsidRPr="00A4496F">
        <w:rPr>
          <w:sz w:val="20"/>
          <w:szCs w:val="20"/>
          <w:lang w:val="en-US"/>
        </w:rPr>
        <w:t>.</w:t>
      </w:r>
    </w:p>
    <w:p w14:paraId="42333448" w14:textId="733144F8"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Zhao, Z. et al., 2019: Drought Impacts on Secondary Organic Aerosol: A Case Study in the Southeast United States. </w:t>
      </w:r>
      <w:r w:rsidRPr="00A4496F">
        <w:rPr>
          <w:i/>
          <w:sz w:val="20"/>
          <w:szCs w:val="20"/>
          <w:lang w:val="en-US"/>
        </w:rPr>
        <w:t>Environmental Science &amp; Technology</w:t>
      </w:r>
      <w:r w:rsidRPr="00A4496F">
        <w:rPr>
          <w:sz w:val="20"/>
          <w:szCs w:val="20"/>
          <w:lang w:val="en-US"/>
        </w:rPr>
        <w:t xml:space="preserve">, </w:t>
      </w:r>
      <w:r w:rsidRPr="00A4496F">
        <w:rPr>
          <w:b/>
          <w:sz w:val="20"/>
          <w:szCs w:val="20"/>
          <w:lang w:val="en-US"/>
        </w:rPr>
        <w:t>53(1)</w:t>
      </w:r>
      <w:r w:rsidRPr="00A4496F">
        <w:rPr>
          <w:sz w:val="20"/>
          <w:szCs w:val="20"/>
          <w:lang w:val="en-US"/>
        </w:rPr>
        <w:t>, 242–250, doi:</w:t>
      </w:r>
      <w:hyperlink r:id="rId831" w:history="1">
        <w:r w:rsidRPr="00A4496F">
          <w:rPr>
            <w:rStyle w:val="Lienhypertexte"/>
            <w:sz w:val="20"/>
            <w:szCs w:val="20"/>
            <w:lang w:val="en-US"/>
          </w:rPr>
          <w:t>10.1021/acs.est.8b04842</w:t>
        </w:r>
      </w:hyperlink>
      <w:r w:rsidRPr="00A4496F">
        <w:rPr>
          <w:sz w:val="20"/>
          <w:szCs w:val="20"/>
          <w:lang w:val="en-US"/>
        </w:rPr>
        <w:t>.</w:t>
      </w:r>
    </w:p>
    <w:p w14:paraId="442FD275" w14:textId="7EABE84E"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Zheng, B. et al., 2018a: Rapid decline in carbon monoxide emissions and export from East Asia between years 2005 and 2016. </w:t>
      </w:r>
      <w:r w:rsidRPr="00A4496F">
        <w:rPr>
          <w:i/>
          <w:sz w:val="20"/>
          <w:szCs w:val="20"/>
          <w:lang w:val="en-US"/>
        </w:rPr>
        <w:t>Environmental Research Letters</w:t>
      </w:r>
      <w:r w:rsidRPr="00A4496F">
        <w:rPr>
          <w:sz w:val="20"/>
          <w:szCs w:val="20"/>
          <w:lang w:val="en-US"/>
        </w:rPr>
        <w:t xml:space="preserve">, </w:t>
      </w:r>
      <w:r w:rsidRPr="00A4496F">
        <w:rPr>
          <w:b/>
          <w:sz w:val="20"/>
          <w:szCs w:val="20"/>
          <w:lang w:val="en-US"/>
        </w:rPr>
        <w:t>13(4)</w:t>
      </w:r>
      <w:r w:rsidRPr="00A4496F">
        <w:rPr>
          <w:sz w:val="20"/>
          <w:szCs w:val="20"/>
          <w:lang w:val="en-US"/>
        </w:rPr>
        <w:t>, 44007, doi:</w:t>
      </w:r>
      <w:hyperlink r:id="rId832" w:history="1">
        <w:r w:rsidRPr="00A4496F">
          <w:rPr>
            <w:rStyle w:val="Lienhypertexte"/>
            <w:sz w:val="20"/>
            <w:szCs w:val="20"/>
            <w:lang w:val="en-US"/>
          </w:rPr>
          <w:t>10.1088/1748-9326/aab2b3</w:t>
        </w:r>
      </w:hyperlink>
      <w:r w:rsidRPr="00A4496F">
        <w:rPr>
          <w:sz w:val="20"/>
          <w:szCs w:val="20"/>
          <w:lang w:val="en-US"/>
        </w:rPr>
        <w:t>.</w:t>
      </w:r>
    </w:p>
    <w:p w14:paraId="23FBE163" w14:textId="63EDF93E"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Zheng, B. et al., 2018b: Trends in China’s anthropogenic emissions since 2010 as the consequence of clean air actions.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18</w:t>
      </w:r>
      <w:r w:rsidRPr="00A4496F">
        <w:rPr>
          <w:sz w:val="20"/>
          <w:szCs w:val="20"/>
          <w:lang w:val="en-US"/>
        </w:rPr>
        <w:t>, 14095–14111, doi:</w:t>
      </w:r>
      <w:hyperlink r:id="rId833" w:history="1">
        <w:r w:rsidRPr="00A4496F">
          <w:rPr>
            <w:rStyle w:val="Lienhypertexte"/>
            <w:sz w:val="20"/>
            <w:szCs w:val="20"/>
            <w:lang w:val="en-US"/>
          </w:rPr>
          <w:t>10.5194/acp-2018-374</w:t>
        </w:r>
      </w:hyperlink>
      <w:r w:rsidRPr="00A4496F">
        <w:rPr>
          <w:sz w:val="20"/>
          <w:szCs w:val="20"/>
          <w:lang w:val="en-US"/>
        </w:rPr>
        <w:t>.</w:t>
      </w:r>
    </w:p>
    <w:p w14:paraId="3B7FA4FA" w14:textId="77153904"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Zheng, B. et al., 2019: Global atmospheric carbon monoxide budget 2000-2017 inferred from multi-species atmospheric inversions. </w:t>
      </w:r>
      <w:r w:rsidRPr="00A4496F">
        <w:rPr>
          <w:i/>
          <w:sz w:val="20"/>
          <w:szCs w:val="20"/>
          <w:lang w:val="en-US"/>
        </w:rPr>
        <w:t>Earth System Science Data</w:t>
      </w:r>
      <w:r w:rsidRPr="00A4496F">
        <w:rPr>
          <w:sz w:val="20"/>
          <w:szCs w:val="20"/>
          <w:lang w:val="en-US"/>
        </w:rPr>
        <w:t xml:space="preserve">, </w:t>
      </w:r>
      <w:r w:rsidRPr="00A4496F">
        <w:rPr>
          <w:b/>
          <w:sz w:val="20"/>
          <w:szCs w:val="20"/>
          <w:lang w:val="en-US"/>
        </w:rPr>
        <w:t>11(3)</w:t>
      </w:r>
      <w:r w:rsidRPr="00A4496F">
        <w:rPr>
          <w:sz w:val="20"/>
          <w:szCs w:val="20"/>
          <w:lang w:val="en-US"/>
        </w:rPr>
        <w:t>, 1411–1436, doi:</w:t>
      </w:r>
      <w:hyperlink r:id="rId834" w:history="1">
        <w:r w:rsidRPr="00A4496F">
          <w:rPr>
            <w:rStyle w:val="Lienhypertexte"/>
            <w:sz w:val="20"/>
            <w:szCs w:val="20"/>
            <w:lang w:val="en-US"/>
          </w:rPr>
          <w:t>10.5194/essd-11-1411-2019</w:t>
        </w:r>
      </w:hyperlink>
      <w:r w:rsidRPr="00A4496F">
        <w:rPr>
          <w:sz w:val="20"/>
          <w:szCs w:val="20"/>
          <w:lang w:val="en-US"/>
        </w:rPr>
        <w:t>.</w:t>
      </w:r>
    </w:p>
    <w:p w14:paraId="0439552E" w14:textId="085E460C"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Zhou, Y., H. Mao, K. Demerjian, C. Hogrefe, and J. Liu, 2017: Regional and hemispheric influences on temporal variability in baseline carbon monoxide and ozone over the Northeast US. </w:t>
      </w:r>
      <w:r w:rsidRPr="00A4496F">
        <w:rPr>
          <w:i/>
          <w:sz w:val="20"/>
          <w:szCs w:val="20"/>
          <w:lang w:val="en-US"/>
        </w:rPr>
        <w:t>Atmospheric Environment</w:t>
      </w:r>
      <w:r w:rsidRPr="00A4496F">
        <w:rPr>
          <w:sz w:val="20"/>
          <w:szCs w:val="20"/>
          <w:lang w:val="en-US"/>
        </w:rPr>
        <w:t>, doi:</w:t>
      </w:r>
      <w:hyperlink r:id="rId835" w:history="1">
        <w:r w:rsidRPr="00A4496F">
          <w:rPr>
            <w:rStyle w:val="Lienhypertexte"/>
            <w:sz w:val="20"/>
            <w:szCs w:val="20"/>
            <w:lang w:val="en-US"/>
          </w:rPr>
          <w:t>10.1016/j.atmosenv.2017.06.017</w:t>
        </w:r>
      </w:hyperlink>
      <w:r w:rsidRPr="00A4496F">
        <w:rPr>
          <w:sz w:val="20"/>
          <w:szCs w:val="20"/>
          <w:lang w:val="en-US"/>
        </w:rPr>
        <w:t>.</w:t>
      </w:r>
    </w:p>
    <w:p w14:paraId="23B1F0FC" w14:textId="0242A5FB"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Zhu, L. et al., 2015: Global evaluation of ammonia bidirectional exchange and livestock diurnal variation schemes. </w:t>
      </w:r>
      <w:r w:rsidRPr="00A4496F">
        <w:rPr>
          <w:i/>
          <w:sz w:val="20"/>
          <w:szCs w:val="20"/>
          <w:lang w:val="en-US"/>
        </w:rPr>
        <w:t>Atmospheric Chemistry and Physics</w:t>
      </w:r>
      <w:r w:rsidRPr="00A4496F">
        <w:rPr>
          <w:sz w:val="20"/>
          <w:szCs w:val="20"/>
          <w:lang w:val="en-US"/>
        </w:rPr>
        <w:t xml:space="preserve">, </w:t>
      </w:r>
      <w:r w:rsidRPr="00A4496F">
        <w:rPr>
          <w:b/>
          <w:sz w:val="20"/>
          <w:szCs w:val="20"/>
          <w:lang w:val="en-US"/>
        </w:rPr>
        <w:t>15(22)</w:t>
      </w:r>
      <w:r w:rsidRPr="00A4496F">
        <w:rPr>
          <w:sz w:val="20"/>
          <w:szCs w:val="20"/>
          <w:lang w:val="en-US"/>
        </w:rPr>
        <w:t>, 12823–12843, doi:</w:t>
      </w:r>
      <w:hyperlink r:id="rId836" w:history="1">
        <w:r w:rsidRPr="00A4496F">
          <w:rPr>
            <w:rStyle w:val="Lienhypertexte"/>
            <w:sz w:val="20"/>
            <w:szCs w:val="20"/>
            <w:lang w:val="en-US"/>
          </w:rPr>
          <w:t>10.5194/acp-15-12823-2015</w:t>
        </w:r>
      </w:hyperlink>
      <w:r w:rsidRPr="00A4496F">
        <w:rPr>
          <w:sz w:val="20"/>
          <w:szCs w:val="20"/>
          <w:lang w:val="en-US"/>
        </w:rPr>
        <w:t>.</w:t>
      </w:r>
    </w:p>
    <w:p w14:paraId="51E63884" w14:textId="0A188EB3"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Zhu, L. et al., 2017: Long-term (2005–2014) trends in formaldehyde (HCHO) columns across North America as seen by the OMI satellite instrument: Evidence of changing emissions of volatile organic compounds. </w:t>
      </w:r>
      <w:r w:rsidRPr="00A4496F">
        <w:rPr>
          <w:i/>
          <w:sz w:val="20"/>
          <w:szCs w:val="20"/>
          <w:lang w:val="en-US"/>
        </w:rPr>
        <w:t>Geophysical Research Letters</w:t>
      </w:r>
      <w:r w:rsidRPr="00A4496F">
        <w:rPr>
          <w:sz w:val="20"/>
          <w:szCs w:val="20"/>
          <w:lang w:val="en-US"/>
        </w:rPr>
        <w:t xml:space="preserve">, </w:t>
      </w:r>
      <w:r w:rsidRPr="00A4496F">
        <w:rPr>
          <w:b/>
          <w:sz w:val="20"/>
          <w:szCs w:val="20"/>
          <w:lang w:val="en-US"/>
        </w:rPr>
        <w:t>44(13)</w:t>
      </w:r>
      <w:r w:rsidRPr="00A4496F">
        <w:rPr>
          <w:sz w:val="20"/>
          <w:szCs w:val="20"/>
          <w:lang w:val="en-US"/>
        </w:rPr>
        <w:t>, 7079–7086, doi:</w:t>
      </w:r>
      <w:hyperlink r:id="rId837" w:history="1">
        <w:r w:rsidRPr="00A4496F">
          <w:rPr>
            <w:rStyle w:val="Lienhypertexte"/>
            <w:sz w:val="20"/>
            <w:szCs w:val="20"/>
            <w:lang w:val="en-US"/>
          </w:rPr>
          <w:t>10.1002/2017gl073859</w:t>
        </w:r>
      </w:hyperlink>
      <w:r w:rsidRPr="00A4496F">
        <w:rPr>
          <w:sz w:val="20"/>
          <w:szCs w:val="20"/>
          <w:lang w:val="en-US"/>
        </w:rPr>
        <w:t>.</w:t>
      </w:r>
    </w:p>
    <w:p w14:paraId="6B270DE4" w14:textId="361D1B91" w:rsidR="00BA5BCE" w:rsidRPr="00A4496F" w:rsidRDefault="00BA5BCE" w:rsidP="00BA5BCE">
      <w:pPr>
        <w:autoSpaceDE w:val="0"/>
        <w:autoSpaceDN w:val="0"/>
        <w:adjustRightInd w:val="0"/>
        <w:ind w:left="720" w:hanging="720"/>
        <w:rPr>
          <w:sz w:val="20"/>
          <w:szCs w:val="20"/>
          <w:lang w:val="en-US"/>
        </w:rPr>
      </w:pPr>
      <w:r w:rsidRPr="00A4496F">
        <w:rPr>
          <w:sz w:val="20"/>
          <w:szCs w:val="20"/>
          <w:lang w:val="en-US"/>
        </w:rPr>
        <w:t xml:space="preserve">Zou, Y., Y. Wang, Y. Zhang, and J.H. Koo, 2017: Arctic sea ice, Eurasia snow, and extreme winter haze in China. </w:t>
      </w:r>
      <w:r w:rsidRPr="00A4496F">
        <w:rPr>
          <w:i/>
          <w:sz w:val="20"/>
          <w:szCs w:val="20"/>
          <w:lang w:val="en-US"/>
        </w:rPr>
        <w:t>Science Advances</w:t>
      </w:r>
      <w:r w:rsidRPr="00A4496F">
        <w:rPr>
          <w:sz w:val="20"/>
          <w:szCs w:val="20"/>
          <w:lang w:val="en-US"/>
        </w:rPr>
        <w:t xml:space="preserve">, </w:t>
      </w:r>
      <w:r w:rsidRPr="00A4496F">
        <w:rPr>
          <w:b/>
          <w:sz w:val="20"/>
          <w:szCs w:val="20"/>
          <w:lang w:val="en-US"/>
        </w:rPr>
        <w:t>3(3)</w:t>
      </w:r>
      <w:r w:rsidRPr="00A4496F">
        <w:rPr>
          <w:sz w:val="20"/>
          <w:szCs w:val="20"/>
          <w:lang w:val="en-US"/>
        </w:rPr>
        <w:t>, doi:</w:t>
      </w:r>
      <w:hyperlink r:id="rId838" w:history="1">
        <w:r w:rsidRPr="00A4496F">
          <w:rPr>
            <w:rStyle w:val="Lienhypertexte"/>
            <w:sz w:val="20"/>
            <w:szCs w:val="20"/>
            <w:lang w:val="en-US"/>
          </w:rPr>
          <w:t>10.1126/sciadv.1602751</w:t>
        </w:r>
      </w:hyperlink>
      <w:r w:rsidRPr="00A4496F">
        <w:rPr>
          <w:sz w:val="20"/>
          <w:szCs w:val="20"/>
          <w:lang w:val="en-US"/>
        </w:rPr>
        <w:t>.</w:t>
      </w:r>
    </w:p>
    <w:p w14:paraId="15B76D69" w14:textId="1C16D284" w:rsidR="00BA5BCE" w:rsidRPr="00A4496F" w:rsidRDefault="00BA5BCE" w:rsidP="00BA5BCE">
      <w:pPr>
        <w:autoSpaceDE w:val="0"/>
        <w:autoSpaceDN w:val="0"/>
        <w:adjustRightInd w:val="0"/>
        <w:ind w:left="720" w:hanging="720"/>
        <w:rPr>
          <w:sz w:val="20"/>
          <w:szCs w:val="20"/>
        </w:rPr>
      </w:pPr>
      <w:r w:rsidRPr="00A4496F">
        <w:rPr>
          <w:sz w:val="20"/>
          <w:szCs w:val="20"/>
          <w:lang w:val="en-US"/>
        </w:rPr>
        <w:t xml:space="preserve">Zusman, E. et al., 2013: Co-benefits: Taking a multidisciplinary approach. </w:t>
      </w:r>
      <w:r w:rsidRPr="00A4496F">
        <w:rPr>
          <w:i/>
          <w:sz w:val="20"/>
          <w:szCs w:val="20"/>
        </w:rPr>
        <w:t>Carbon Management</w:t>
      </w:r>
      <w:r w:rsidRPr="00A4496F">
        <w:rPr>
          <w:sz w:val="20"/>
          <w:szCs w:val="20"/>
        </w:rPr>
        <w:t xml:space="preserve">, </w:t>
      </w:r>
      <w:r w:rsidRPr="00A4496F">
        <w:rPr>
          <w:b/>
          <w:sz w:val="20"/>
          <w:szCs w:val="20"/>
        </w:rPr>
        <w:t>4(2)</w:t>
      </w:r>
      <w:r w:rsidRPr="00A4496F">
        <w:rPr>
          <w:sz w:val="20"/>
          <w:szCs w:val="20"/>
        </w:rPr>
        <w:t>, 135–137, doi:</w:t>
      </w:r>
      <w:hyperlink r:id="rId839" w:history="1">
        <w:r w:rsidRPr="00A4496F">
          <w:rPr>
            <w:rStyle w:val="Lienhypertexte"/>
            <w:sz w:val="20"/>
            <w:szCs w:val="20"/>
          </w:rPr>
          <w:t>10.4155/cmt.13.12</w:t>
        </w:r>
      </w:hyperlink>
      <w:r w:rsidRPr="00A4496F">
        <w:rPr>
          <w:sz w:val="20"/>
          <w:szCs w:val="20"/>
        </w:rPr>
        <w:t>.</w:t>
      </w:r>
    </w:p>
    <w:p w14:paraId="3296D577" w14:textId="57778971" w:rsidR="00BA5BCE" w:rsidRDefault="00BA5BCE" w:rsidP="00CB33A1">
      <w:pPr>
        <w:autoSpaceDE w:val="0"/>
        <w:autoSpaceDN w:val="0"/>
        <w:adjustRightInd w:val="0"/>
        <w:ind w:left="720" w:hanging="720"/>
      </w:pPr>
    </w:p>
    <w:p w14:paraId="1FE085BA" w14:textId="77777777" w:rsidR="00CB33A1" w:rsidRPr="00BA5BCE" w:rsidRDefault="00CB33A1" w:rsidP="00817746">
      <w:pPr>
        <w:autoSpaceDE w:val="0"/>
        <w:autoSpaceDN w:val="0"/>
        <w:adjustRightInd w:val="0"/>
        <w:ind w:left="480" w:hanging="480"/>
      </w:pPr>
      <w:bookmarkStart w:id="6291" w:name="endrefs"/>
      <w:bookmarkEnd w:id="6291"/>
    </w:p>
    <w:sectPr w:rsidR="00CB33A1" w:rsidRPr="00BA5BCE" w:rsidSect="00D84A28">
      <w:headerReference w:type="even" r:id="rId840"/>
      <w:headerReference w:type="default" r:id="rId841"/>
      <w:footerReference w:type="even" r:id="rId842"/>
      <w:footerReference w:type="default" r:id="rId843"/>
      <w:headerReference w:type="first" r:id="rId844"/>
      <w:footerReference w:type="first" r:id="rId845"/>
      <w:pgSz w:w="11899" w:h="16838"/>
      <w:pgMar w:top="1134" w:right="1134" w:bottom="1134" w:left="1134" w:header="0" w:footer="720" w:gutter="0"/>
      <w:lnNumType w:countBy="1"/>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6" w:author="Tom Maycock" w:date="2021-07-13T11:57:00Z" w:initials="TM">
    <w:p w14:paraId="2DA6F7F5" w14:textId="193FE4E3" w:rsidR="00A32A79" w:rsidRDefault="00A32A79">
      <w:pPr>
        <w:pStyle w:val="Commentaire"/>
      </w:pPr>
      <w:r>
        <w:rPr>
          <w:rStyle w:val="Marquedecommentaire"/>
        </w:rPr>
        <w:annotationRef/>
      </w:r>
      <w:r w:rsidR="002260E5">
        <w:t xml:space="preserve">TYPESETTING NOTE: </w:t>
      </w:r>
      <w:r>
        <w:t>Authors noted that CCB 6.1 is missing from the TOC. Make sure it is included in production version</w:t>
      </w:r>
    </w:p>
  </w:comment>
  <w:comment w:id="27" w:author="Ian Blenkinsop" w:date="2021-07-15T11:38:00Z" w:initials="IB">
    <w:p w14:paraId="6D2B15D4" w14:textId="47DE9833" w:rsidR="002260E5" w:rsidRDefault="002260E5">
      <w:pPr>
        <w:pStyle w:val="Commentaire"/>
      </w:pPr>
      <w:r>
        <w:rPr>
          <w:rStyle w:val="Marquedecommentaire"/>
        </w:rPr>
        <w:annotationRef/>
      </w:r>
      <w:r>
        <w:t>Thanks for flagging this.</w:t>
      </w:r>
      <w:r>
        <w:br/>
        <w:t>NB we aren’t checking the Table of contents as part of the edit – it will be recreated at typesetting stage.</w:t>
      </w:r>
    </w:p>
  </w:comment>
  <w:comment w:id="29" w:author="Lucy Cowie" w:date="2021-07-20T13:02:00Z" w:initials="LC">
    <w:p w14:paraId="2A647B6E" w14:textId="10C571A4" w:rsidR="009C0232" w:rsidRDefault="009C0232">
      <w:pPr>
        <w:pStyle w:val="Commentaire"/>
      </w:pPr>
      <w:r>
        <w:rPr>
          <w:rStyle w:val="Marquedecommentaire"/>
        </w:rPr>
        <w:annotationRef/>
      </w:r>
      <w:r>
        <w:t>Some of the language in this sentence may be challenging for readers without a scientific background to follow.</w:t>
      </w:r>
    </w:p>
  </w:comment>
  <w:comment w:id="33" w:author="Ian Blenkinsop" w:date="2021-07-29T09:16:00Z" w:initials="IB">
    <w:p w14:paraId="2633DB98" w14:textId="31EC9428" w:rsidR="00FD711B" w:rsidRDefault="00FD711B">
      <w:pPr>
        <w:pStyle w:val="Commentaire"/>
      </w:pPr>
      <w:r>
        <w:rPr>
          <w:rStyle w:val="Marquedecommentaire"/>
        </w:rPr>
        <w:annotationRef/>
      </w:r>
      <w:r>
        <w:t>Open query with TSU on whether all (or most) instances of emission should be ‘emissions’ plural. Please check and change throughout if necessary – we won’t continue to mark up.</w:t>
      </w:r>
    </w:p>
  </w:comment>
  <w:comment w:id="38" w:author="Lucy Cowie" w:date="2021-07-20T13:34:00Z" w:initials="LC">
    <w:p w14:paraId="74188F89" w14:textId="42F1D22A" w:rsidR="007324EC" w:rsidRDefault="007324EC">
      <w:pPr>
        <w:pStyle w:val="Commentaire"/>
      </w:pPr>
      <w:r>
        <w:rPr>
          <w:rStyle w:val="Marquedecommentaire"/>
        </w:rPr>
        <w:annotationRef/>
      </w:r>
      <w:r w:rsidR="00E01FEC">
        <w:t>Correct to have 2</w:t>
      </w:r>
      <w:r w:rsidR="00E01FEC" w:rsidRPr="00E01FEC">
        <w:rPr>
          <w:vertAlign w:val="superscript"/>
        </w:rPr>
        <w:t>nd</w:t>
      </w:r>
      <w:r w:rsidR="00E01FEC">
        <w:t xml:space="preserve"> sentence in bold as well here?</w:t>
      </w:r>
    </w:p>
  </w:comment>
  <w:comment w:id="42" w:author="Lucy Cowie" w:date="2021-07-26T15:22:00Z" w:initials="LC">
    <w:p w14:paraId="4E7F06BD" w14:textId="4F197DA5" w:rsidR="005D73B6" w:rsidRDefault="005D73B6">
      <w:pPr>
        <w:pStyle w:val="Commentaire"/>
      </w:pPr>
      <w:r>
        <w:rPr>
          <w:rStyle w:val="Marquedecommentaire"/>
        </w:rPr>
        <w:annotationRef/>
      </w:r>
      <w:r>
        <w:t>These are also referred to as ‘chemistry climate models’ in the chapter; check for consistent usage/accuracy.</w:t>
      </w:r>
    </w:p>
  </w:comment>
  <w:comment w:id="41" w:author="Lucy Cowie" w:date="2021-07-21T12:51:00Z" w:initials="LC">
    <w:p w14:paraId="7FBD36D0" w14:textId="7C0F5C07" w:rsidR="00226D21" w:rsidRDefault="00226D21">
      <w:pPr>
        <w:pStyle w:val="Commentaire"/>
      </w:pPr>
      <w:r>
        <w:rPr>
          <w:rStyle w:val="Marquedecommentaire"/>
        </w:rPr>
        <w:annotationRef/>
      </w:r>
      <w:r>
        <w:t>This may be difficult for non-scientists to decipher, could it be written in more accessible language?</w:t>
      </w:r>
    </w:p>
  </w:comment>
  <w:comment w:id="43" w:author="Lucy Cowie" w:date="2021-07-21T11:09:00Z" w:initials="LC">
    <w:p w14:paraId="5428277A" w14:textId="56B838DB" w:rsidR="00315E07" w:rsidRDefault="00315E07">
      <w:pPr>
        <w:pStyle w:val="Commentaire"/>
      </w:pPr>
      <w:r>
        <w:rPr>
          <w:rStyle w:val="Marquedecommentaire"/>
        </w:rPr>
        <w:annotationRef/>
      </w:r>
      <w:r>
        <w:t>Change to ‘between’ or ‘from’?</w:t>
      </w:r>
    </w:p>
  </w:comment>
  <w:comment w:id="45" w:author="Ian Blenkinsop" w:date="2021-07-15T11:40:00Z" w:initials="IB">
    <w:p w14:paraId="7FAEADC8" w14:textId="6DAFF463" w:rsidR="00211CB9" w:rsidRDefault="00211CB9">
      <w:pPr>
        <w:pStyle w:val="Commentaire"/>
      </w:pPr>
      <w:r>
        <w:rPr>
          <w:rStyle w:val="Marquedecommentaire"/>
        </w:rPr>
        <w:annotationRef/>
      </w:r>
      <w:r>
        <w:t>Style guide doesn’t have this italicized.</w:t>
      </w:r>
      <w:r>
        <w:br/>
      </w:r>
    </w:p>
  </w:comment>
  <w:comment w:id="70" w:author="Lucy Cowie" w:date="2021-07-21T12:59:00Z" w:initials="LC">
    <w:p w14:paraId="6215C649" w14:textId="1BE97FA0" w:rsidR="005A0952" w:rsidRPr="005A0952" w:rsidRDefault="005A0952">
      <w:pPr>
        <w:pStyle w:val="Commentaire"/>
      </w:pPr>
      <w:r>
        <w:rPr>
          <w:rStyle w:val="Marquedecommentaire"/>
        </w:rPr>
        <w:annotationRef/>
      </w:r>
      <w:r w:rsidRPr="005A0952">
        <w:rPr>
          <w:lang w:val="en-US"/>
        </w:rPr>
        <w:t>Suggest rewriting as</w:t>
      </w:r>
      <w:r>
        <w:rPr>
          <w:b/>
          <w:bCs/>
          <w:lang w:val="en-US"/>
        </w:rPr>
        <w:t xml:space="preserve"> ‘methane (</w:t>
      </w:r>
      <w:r w:rsidRPr="00FE02FC">
        <w:rPr>
          <w:b/>
          <w:bCs/>
          <w:lang w:val="en-US"/>
        </w:rPr>
        <w:t>CH</w:t>
      </w:r>
      <w:r w:rsidRPr="00FE02FC">
        <w:rPr>
          <w:b/>
          <w:bCs/>
          <w:vertAlign w:val="subscript"/>
          <w:lang w:val="en-US"/>
        </w:rPr>
        <w:t>4</w:t>
      </w:r>
      <w:r>
        <w:rPr>
          <w:b/>
          <w:bCs/>
          <w:lang w:val="en-US"/>
        </w:rPr>
        <w:t>),</w:t>
      </w:r>
      <w:r w:rsidRPr="00FE02FC">
        <w:rPr>
          <w:b/>
          <w:bCs/>
          <w:lang w:val="en-US"/>
        </w:rPr>
        <w:t xml:space="preserve"> </w:t>
      </w:r>
      <w:r>
        <w:rPr>
          <w:b/>
          <w:bCs/>
          <w:lang w:val="en-US"/>
        </w:rPr>
        <w:t>nitrogen oxide (</w:t>
      </w:r>
      <w:r w:rsidRPr="00FE02FC">
        <w:rPr>
          <w:b/>
          <w:bCs/>
          <w:lang w:val="en-US"/>
        </w:rPr>
        <w:t>NO</w:t>
      </w:r>
      <w:r w:rsidRPr="00695F38">
        <w:rPr>
          <w:bCs/>
          <w:iCs/>
          <w:vertAlign w:val="subscript"/>
          <w:lang w:val="en-US"/>
        </w:rPr>
        <w:t>x</w:t>
      </w:r>
      <w:r>
        <w:rPr>
          <w:b/>
          <w:bCs/>
          <w:lang w:val="en-US"/>
        </w:rPr>
        <w:t xml:space="preserve">) </w:t>
      </w:r>
      <w:r w:rsidRPr="00FE02FC">
        <w:rPr>
          <w:b/>
          <w:bCs/>
          <w:lang w:val="en-US"/>
        </w:rPr>
        <w:t xml:space="preserve">and </w:t>
      </w:r>
      <w:r>
        <w:rPr>
          <w:b/>
          <w:bCs/>
          <w:lang w:val="en-US"/>
        </w:rPr>
        <w:t>sulphur dioxide (</w:t>
      </w:r>
      <w:r w:rsidRPr="00FE02FC">
        <w:rPr>
          <w:b/>
          <w:bCs/>
          <w:lang w:val="en-US"/>
        </w:rPr>
        <w:t>SO</w:t>
      </w:r>
      <w:r w:rsidRPr="00FE02FC">
        <w:rPr>
          <w:b/>
          <w:bCs/>
          <w:vertAlign w:val="subscript"/>
          <w:lang w:val="en-US"/>
        </w:rPr>
        <w:t>2</w:t>
      </w:r>
      <w:r>
        <w:rPr>
          <w:b/>
          <w:bCs/>
          <w:lang w:val="en-US"/>
        </w:rPr>
        <w:t xml:space="preserve">)’ </w:t>
      </w:r>
      <w:r w:rsidRPr="005A0952">
        <w:rPr>
          <w:lang w:val="en-US"/>
        </w:rPr>
        <w:t xml:space="preserve">for the benefit of </w:t>
      </w:r>
      <w:r w:rsidR="00EC1DDE">
        <w:rPr>
          <w:lang w:val="en-US"/>
        </w:rPr>
        <w:t xml:space="preserve">non-expert </w:t>
      </w:r>
      <w:r w:rsidRPr="005A0952">
        <w:rPr>
          <w:lang w:val="en-US"/>
        </w:rPr>
        <w:t>readers.</w:t>
      </w:r>
    </w:p>
  </w:comment>
  <w:comment w:id="75" w:author="Lucy Cowie" w:date="2021-07-21T12:57:00Z" w:initials="LC">
    <w:p w14:paraId="40B12F03" w14:textId="6DAC2B72" w:rsidR="005B33F7" w:rsidRDefault="005B33F7">
      <w:pPr>
        <w:pStyle w:val="Commentaire"/>
      </w:pPr>
      <w:r>
        <w:rPr>
          <w:rStyle w:val="Marquedecommentaire"/>
        </w:rPr>
        <w:annotationRef/>
      </w:r>
      <w:r>
        <w:t xml:space="preserve">Changed </w:t>
      </w:r>
      <w:r w:rsidR="00907342">
        <w:t xml:space="preserve">here </w:t>
      </w:r>
      <w:r>
        <w:t>in line with the use of ‘emissions’ in other hyphenated examples.</w:t>
      </w:r>
      <w:r w:rsidR="00907342">
        <w:t xml:space="preserve"> </w:t>
      </w:r>
      <w:r w:rsidR="00E55D9F">
        <w:t>As noted above– we’ll leave this for authors/TSU to adjust throughout the chapter, if necessary</w:t>
      </w:r>
    </w:p>
  </w:comment>
  <w:comment w:id="77" w:author="Lucy Cowie" w:date="2021-07-21T12:57:00Z" w:initials="LC">
    <w:p w14:paraId="530C9487" w14:textId="2DA36F1B" w:rsidR="005B33F7" w:rsidRDefault="005B33F7">
      <w:pPr>
        <w:pStyle w:val="Commentaire"/>
      </w:pPr>
      <w:r>
        <w:rPr>
          <w:rStyle w:val="Marquedecommentaire"/>
        </w:rPr>
        <w:annotationRef/>
      </w:r>
      <w:r>
        <w:t>Change to ‘abundances-based’?</w:t>
      </w:r>
    </w:p>
  </w:comment>
  <w:comment w:id="78" w:author="Lucy Cowie" w:date="2021-07-21T12:25:00Z" w:initials="LC">
    <w:p w14:paraId="6C3F72E3" w14:textId="1255A7B1" w:rsidR="002C7B38" w:rsidRDefault="002C7B38">
      <w:pPr>
        <w:pStyle w:val="Commentaire"/>
      </w:pPr>
      <w:r>
        <w:rPr>
          <w:rStyle w:val="Marquedecommentaire"/>
        </w:rPr>
        <w:annotationRef/>
      </w:r>
      <w:r w:rsidR="00E55D9F">
        <w:t xml:space="preserve">e.g. here – </w:t>
      </w:r>
      <w:r>
        <w:t>‘emissions’?</w:t>
      </w:r>
    </w:p>
  </w:comment>
  <w:comment w:id="82" w:author="Lucy Cowie" w:date="2021-07-21T13:10:00Z" w:initials="LC">
    <w:p w14:paraId="382BF82E" w14:textId="36A3C901" w:rsidR="00CA2E08" w:rsidRDefault="00CA2E08">
      <w:pPr>
        <w:pStyle w:val="Commentaire"/>
      </w:pPr>
      <w:r>
        <w:rPr>
          <w:rStyle w:val="Marquedecommentaire"/>
        </w:rPr>
        <w:annotationRef/>
      </w:r>
      <w:r>
        <w:t>Added as the full term hadn’t been used previously in this chapter.</w:t>
      </w:r>
    </w:p>
  </w:comment>
  <w:comment w:id="87" w:author="Lucy Cowie" w:date="2021-07-21T12:44:00Z" w:initials="LC">
    <w:p w14:paraId="3C59E983" w14:textId="131F32AA" w:rsidR="002376A4" w:rsidRDefault="002376A4">
      <w:pPr>
        <w:pStyle w:val="Commentaire"/>
      </w:pPr>
      <w:r>
        <w:rPr>
          <w:rStyle w:val="Marquedecommentaire"/>
        </w:rPr>
        <w:annotationRef/>
      </w:r>
      <w:r>
        <w:t>Cut?</w:t>
      </w:r>
    </w:p>
  </w:comment>
  <w:comment w:id="96" w:author="Lucy Cowie" w:date="2021-07-21T14:38:00Z" w:initials="LC">
    <w:p w14:paraId="3145BBC3" w14:textId="55C49BFA" w:rsidR="00C0594B" w:rsidRDefault="00C0594B">
      <w:pPr>
        <w:pStyle w:val="Commentaire"/>
      </w:pPr>
      <w:r>
        <w:rPr>
          <w:rStyle w:val="Marquedecommentaire"/>
        </w:rPr>
        <w:annotationRef/>
      </w:r>
      <w:r>
        <w:t>‘most of the…’?</w:t>
      </w:r>
    </w:p>
  </w:comment>
  <w:comment w:id="97" w:author="Lucy Cowie" w:date="2021-07-21T14:43:00Z" w:initials="LC">
    <w:p w14:paraId="2ED2508F" w14:textId="150DEADB" w:rsidR="00872611" w:rsidRDefault="00872611">
      <w:pPr>
        <w:pStyle w:val="Commentaire"/>
      </w:pPr>
      <w:r>
        <w:rPr>
          <w:rStyle w:val="Marquedecommentaire"/>
        </w:rPr>
        <w:annotationRef/>
      </w:r>
      <w:r>
        <w:t>Amend to ‘surface ozone (</w:t>
      </w:r>
      <w:r w:rsidRPr="00FE02FC">
        <w:rPr>
          <w:lang w:val="en-US"/>
        </w:rPr>
        <w:t>O</w:t>
      </w:r>
      <w:r w:rsidRPr="00FE02FC">
        <w:rPr>
          <w:vertAlign w:val="subscript"/>
          <w:lang w:val="en-US"/>
        </w:rPr>
        <w:t>3</w:t>
      </w:r>
      <w:r>
        <w:t xml:space="preserve">)’ for greater </w:t>
      </w:r>
      <w:r w:rsidR="00E55D9F">
        <w:t>clarity</w:t>
      </w:r>
      <w:r>
        <w:t>?</w:t>
      </w:r>
    </w:p>
  </w:comment>
  <w:comment w:id="105" w:author="Lucy Cowie" w:date="2021-07-21T15:22:00Z" w:initials="LC">
    <w:p w14:paraId="2289F573" w14:textId="50731539" w:rsidR="00C10C05" w:rsidRDefault="00C10C05">
      <w:pPr>
        <w:pStyle w:val="Commentaire"/>
      </w:pPr>
      <w:r>
        <w:rPr>
          <w:rStyle w:val="Marquedecommentaire"/>
        </w:rPr>
        <w:annotationRef/>
      </w:r>
      <w:r>
        <w:t>‘ambitions’?</w:t>
      </w:r>
    </w:p>
  </w:comment>
  <w:comment w:id="106" w:author="Lucy Cowie" w:date="2021-07-21T15:28:00Z" w:initials="LC">
    <w:p w14:paraId="61BBAED9" w14:textId="2ACAF97B" w:rsidR="00E21C52" w:rsidRDefault="00E21C52">
      <w:pPr>
        <w:pStyle w:val="Commentaire"/>
      </w:pPr>
      <w:r>
        <w:rPr>
          <w:rStyle w:val="Marquedecommentaire"/>
        </w:rPr>
        <w:annotationRef/>
      </w:r>
      <w:r>
        <w:t>Would ‘efficacy’ work better in this context?</w:t>
      </w:r>
    </w:p>
  </w:comment>
  <w:comment w:id="107" w:author="Lucy Cowie" w:date="2021-07-21T15:42:00Z" w:initials="LC">
    <w:p w14:paraId="07FA4FBB" w14:textId="2A7B996A" w:rsidR="009F1097" w:rsidRDefault="009F1097">
      <w:pPr>
        <w:pStyle w:val="Commentaire"/>
      </w:pPr>
      <w:r>
        <w:rPr>
          <w:rStyle w:val="Marquedecommentaire"/>
        </w:rPr>
        <w:annotationRef/>
      </w:r>
      <w:r>
        <w:t>This use of ‘through’ is more typical of US English, OK here?</w:t>
      </w:r>
      <w:r w:rsidR="00E55D9F">
        <w:t xml:space="preserve"> E.g.</w:t>
      </w:r>
      <w:r w:rsidR="00E55D9F">
        <w:br/>
        <w:t>…‘until 2100’</w:t>
      </w:r>
    </w:p>
  </w:comment>
  <w:comment w:id="108" w:author="Lucy Cowie" w:date="2021-07-21T15:44:00Z" w:initials="LC">
    <w:p w14:paraId="2C5ADEC8" w14:textId="4F6A5D8F" w:rsidR="00DC3486" w:rsidRDefault="00DC3486">
      <w:pPr>
        <w:pStyle w:val="Commentaire"/>
      </w:pPr>
      <w:r>
        <w:rPr>
          <w:rStyle w:val="Marquedecommentaire"/>
        </w:rPr>
        <w:annotationRef/>
      </w:r>
      <w:r>
        <w:t>See previous note about the use of ‘through’</w:t>
      </w:r>
      <w:r w:rsidR="00E55D9F">
        <w:br/>
        <w:t>Again, we haven’t continued to mark up throughout.</w:t>
      </w:r>
    </w:p>
  </w:comment>
  <w:comment w:id="109" w:author="Lucy Cowie" w:date="2021-07-21T15:47:00Z" w:initials="LC">
    <w:p w14:paraId="4002DEF5" w14:textId="5E90E4F8" w:rsidR="0036423E" w:rsidRDefault="0036423E">
      <w:pPr>
        <w:pStyle w:val="Commentaire"/>
      </w:pPr>
      <w:r>
        <w:rPr>
          <w:rStyle w:val="Marquedecommentaire"/>
        </w:rPr>
        <w:annotationRef/>
      </w:r>
      <w:r>
        <w:t>Acronyms spelled out in line with the style guide as this is a heading</w:t>
      </w:r>
    </w:p>
  </w:comment>
  <w:comment w:id="117" w:author="Lucy Cowie" w:date="2021-07-21T15:51:00Z" w:initials="LC">
    <w:p w14:paraId="4B5E9F5A" w14:textId="6E906C0A" w:rsidR="00DF7463" w:rsidRDefault="00DF7463">
      <w:pPr>
        <w:pStyle w:val="Commentaire"/>
      </w:pPr>
      <w:r>
        <w:rPr>
          <w:rStyle w:val="Marquedecommentaire"/>
        </w:rPr>
        <w:annotationRef/>
      </w:r>
      <w:r w:rsidR="00E55D9F">
        <w:rPr>
          <w:rStyle w:val="Marquedecommentaire"/>
        </w:rPr>
        <w:t>OK to have all 3 sentences bold here?</w:t>
      </w:r>
    </w:p>
  </w:comment>
  <w:comment w:id="125" w:author="Lucy Cowie" w:date="2021-07-21T15:58:00Z" w:initials="LC">
    <w:p w14:paraId="64091F24" w14:textId="2FA2E889" w:rsidR="00F67725" w:rsidRDefault="00F67725">
      <w:pPr>
        <w:pStyle w:val="Commentaire"/>
      </w:pPr>
      <w:r>
        <w:rPr>
          <w:rStyle w:val="Marquedecommentaire"/>
        </w:rPr>
        <w:annotationRef/>
      </w:r>
      <w:r>
        <w:t>Cut, is ‘the’ needed here?</w:t>
      </w:r>
    </w:p>
  </w:comment>
  <w:comment w:id="130" w:author="Lucy Cowie" w:date="2021-07-22T13:32:00Z" w:initials="LC">
    <w:p w14:paraId="2DA1D8C6" w14:textId="0A5D393F" w:rsidR="00CD4E9D" w:rsidRDefault="00CD4E9D">
      <w:pPr>
        <w:pStyle w:val="Commentaire"/>
      </w:pPr>
      <w:r>
        <w:rPr>
          <w:rStyle w:val="Marquedecommentaire"/>
        </w:rPr>
        <w:annotationRef/>
      </w:r>
      <w:r>
        <w:t>Cut? ‘the’ isn’t generally used before SLCFs elsewhere in the chapter.</w:t>
      </w:r>
    </w:p>
  </w:comment>
  <w:comment w:id="132" w:author="Lucy Cowie" w:date="2021-07-22T14:53:00Z" w:initials="LC">
    <w:p w14:paraId="016F2721" w14:textId="292D2186" w:rsidR="00CE00A9" w:rsidRDefault="00CE00A9">
      <w:pPr>
        <w:pStyle w:val="Commentaire"/>
      </w:pPr>
      <w:r>
        <w:rPr>
          <w:rStyle w:val="Marquedecommentaire"/>
        </w:rPr>
        <w:annotationRef/>
      </w:r>
      <w:r>
        <w:t>See previous queries about the use of ‘the’ before SLCFs.</w:t>
      </w:r>
    </w:p>
  </w:comment>
  <w:comment w:id="133" w:author="Ian Blenkinsop" w:date="2021-07-15T11:52:00Z" w:initials="IB">
    <w:p w14:paraId="3A421998" w14:textId="5FD4E2B4" w:rsidR="00B9089B" w:rsidRDefault="00B9089B">
      <w:pPr>
        <w:pStyle w:val="Commentaire"/>
      </w:pPr>
      <w:r>
        <w:rPr>
          <w:rStyle w:val="Marquedecommentaire"/>
        </w:rPr>
        <w:annotationRef/>
      </w:r>
      <w:r w:rsidR="00E55D9F">
        <w:t xml:space="preserve">In both the short and </w:t>
      </w:r>
      <w:r>
        <w:t>long</w:t>
      </w:r>
      <w:r w:rsidR="00E55D9F">
        <w:t xml:space="preserve"> </w:t>
      </w:r>
      <w:r>
        <w:t>term</w:t>
      </w:r>
      <w:r>
        <w:br/>
        <w:t>[?]</w:t>
      </w:r>
      <w:r w:rsidR="00E55D9F">
        <w:br/>
        <w:t xml:space="preserve">or </w:t>
      </w:r>
      <w:r w:rsidR="00E55D9F">
        <w:br/>
      </w:r>
      <w:r w:rsidR="00E55D9F" w:rsidRPr="00E55D9F">
        <w:rPr>
          <w:b/>
          <w:bCs/>
        </w:rPr>
        <w:t>short and long time scales</w:t>
      </w:r>
    </w:p>
  </w:comment>
  <w:comment w:id="135" w:author="Lucy Cowie" w:date="2021-07-22T15:08:00Z" w:initials="LC">
    <w:p w14:paraId="230F6B8F" w14:textId="4B483473" w:rsidR="00B10671" w:rsidRDefault="00B10671">
      <w:pPr>
        <w:pStyle w:val="Commentaire"/>
      </w:pPr>
      <w:r>
        <w:rPr>
          <w:rStyle w:val="Marquedecommentaire"/>
        </w:rPr>
        <w:annotationRef/>
      </w:r>
      <w:r>
        <w:t>Insert ‘to’</w:t>
      </w:r>
      <w:r w:rsidR="00905B1D">
        <w:t xml:space="preserve"> after ‘plans’</w:t>
      </w:r>
      <w:r>
        <w:t>?</w:t>
      </w:r>
    </w:p>
  </w:comment>
  <w:comment w:id="140" w:author="Ian Blenkinsop" w:date="2021-07-15T11:53:00Z" w:initials="IB">
    <w:p w14:paraId="4A9EC5CE" w14:textId="7D594183" w:rsidR="00721C54" w:rsidRDefault="00721C54">
      <w:pPr>
        <w:pStyle w:val="Commentaire"/>
      </w:pPr>
      <w:r>
        <w:rPr>
          <w:rStyle w:val="Marquedecommentaire"/>
        </w:rPr>
        <w:annotationRef/>
      </w:r>
      <w:r>
        <w:t>clearer as ‘to’ [?]</w:t>
      </w:r>
    </w:p>
  </w:comment>
  <w:comment w:id="147" w:author="Lucy Cowie" w:date="2021-07-22T15:17:00Z" w:initials="LC">
    <w:p w14:paraId="49EF0AA3" w14:textId="6226390E" w:rsidR="00A55958" w:rsidRDefault="00A55958">
      <w:pPr>
        <w:pStyle w:val="Commentaire"/>
      </w:pPr>
      <w:r>
        <w:rPr>
          <w:rStyle w:val="Marquedecommentaire"/>
        </w:rPr>
        <w:annotationRef/>
      </w:r>
      <w:r>
        <w:t>Is ‘an’ needed in this context?</w:t>
      </w:r>
    </w:p>
  </w:comment>
  <w:comment w:id="190" w:author="Lucy Cowie" w:date="2021-07-22T15:51:00Z" w:initials="LC">
    <w:p w14:paraId="54BE037B" w14:textId="7C0D38DF" w:rsidR="00C1219A" w:rsidRDefault="00C1219A">
      <w:pPr>
        <w:pStyle w:val="Commentaire"/>
      </w:pPr>
      <w:r>
        <w:rPr>
          <w:rStyle w:val="Marquedecommentaire"/>
        </w:rPr>
        <w:annotationRef/>
      </w:r>
      <w:r>
        <w:t>‘development’?</w:t>
      </w:r>
    </w:p>
  </w:comment>
  <w:comment w:id="211" w:author="Ian Blenkinsop" w:date="2021-07-15T11:55:00Z" w:initials="IB">
    <w:p w14:paraId="1156B523" w14:textId="445463B4" w:rsidR="00CC30E4" w:rsidRDefault="00CC30E4">
      <w:pPr>
        <w:pStyle w:val="Commentaire"/>
      </w:pPr>
      <w:r>
        <w:rPr>
          <w:rStyle w:val="Marquedecommentaire"/>
        </w:rPr>
        <w:annotationRef/>
      </w:r>
      <w:r>
        <w:t xml:space="preserve">TYPESETTING NOTE: 3x </w:t>
      </w:r>
      <w:r w:rsidR="00E55D9F">
        <w:t>‘</w:t>
      </w:r>
      <w:r>
        <w:t>equations</w:t>
      </w:r>
      <w:r w:rsidR="00E55D9F">
        <w:t>’</w:t>
      </w:r>
      <w:r>
        <w:t xml:space="preserve"> in this line (they are in Word Content Control boxes) – please make sure these pull through correctly to design.</w:t>
      </w:r>
    </w:p>
  </w:comment>
  <w:comment w:id="222" w:author="Lucy Cowie" w:date="2021-07-23T12:16:00Z" w:initials="LC">
    <w:p w14:paraId="3FE485E6" w14:textId="26ED4CA6" w:rsidR="00925FE1" w:rsidRDefault="00925FE1">
      <w:pPr>
        <w:pStyle w:val="Commentaire"/>
      </w:pPr>
      <w:r>
        <w:rPr>
          <w:rStyle w:val="Marquedecommentaire"/>
        </w:rPr>
        <w:annotationRef/>
      </w:r>
      <w:r>
        <w:t>Is ‘the’ needed here?</w:t>
      </w:r>
    </w:p>
  </w:comment>
  <w:comment w:id="224" w:author="Lucy Cowie" w:date="2021-07-23T12:18:00Z" w:initials="LC">
    <w:p w14:paraId="3FD01229" w14:textId="7B2401A9" w:rsidR="001E0DFE" w:rsidRDefault="001E0DFE">
      <w:pPr>
        <w:pStyle w:val="Commentaire"/>
      </w:pPr>
      <w:r>
        <w:rPr>
          <w:rStyle w:val="Marquedecommentaire"/>
        </w:rPr>
        <w:annotationRef/>
      </w:r>
      <w:r>
        <w:t>Added brackets in line with use of ‘i.e.,’ suggested in the style guide.</w:t>
      </w:r>
    </w:p>
  </w:comment>
  <w:comment w:id="227" w:author="Lucy Cowie" w:date="2021-07-25T17:48:00Z" w:initials="LC">
    <w:p w14:paraId="054793C1" w14:textId="755BF666" w:rsidR="00C01481" w:rsidRDefault="00C01481">
      <w:pPr>
        <w:pStyle w:val="Commentaire"/>
      </w:pPr>
      <w:r>
        <w:rPr>
          <w:rStyle w:val="Marquedecommentaire"/>
        </w:rPr>
        <w:annotationRef/>
      </w:r>
      <w:r w:rsidR="00E55D9F">
        <w:t>All Figure titles and captions are e</w:t>
      </w:r>
      <w:r>
        <w:t>dited in the separate Figures document.</w:t>
      </w:r>
    </w:p>
  </w:comment>
  <w:comment w:id="302" w:author="Lucy Cowie" w:date="2021-07-23T13:19:00Z" w:initials="LC">
    <w:p w14:paraId="77A92FBA" w14:textId="6D15C8BE" w:rsidR="007C48CA" w:rsidRDefault="007C48CA">
      <w:pPr>
        <w:pStyle w:val="Commentaire"/>
      </w:pPr>
      <w:r>
        <w:rPr>
          <w:rStyle w:val="Marquedecommentaire"/>
        </w:rPr>
        <w:annotationRef/>
      </w:r>
      <w:r>
        <w:t>Change to ‘Less than 6 months’ for clarity</w:t>
      </w:r>
      <w:r w:rsidR="000A150D">
        <w:rPr>
          <w:noProof/>
        </w:rPr>
        <w:t>?</w:t>
      </w:r>
    </w:p>
  </w:comment>
  <w:comment w:id="319" w:author="Lucy Cowie" w:date="2021-07-23T13:20:00Z" w:initials="LC">
    <w:p w14:paraId="70D0C730" w14:textId="1A918FEC" w:rsidR="006A134C" w:rsidRDefault="006A134C">
      <w:pPr>
        <w:pStyle w:val="Commentaire"/>
      </w:pPr>
      <w:r>
        <w:rPr>
          <w:rStyle w:val="Marquedecommentaire"/>
        </w:rPr>
        <w:annotationRef/>
      </w:r>
      <w:r>
        <w:t>Singular form correct here or better as ‘Days to weeks’?</w:t>
      </w:r>
    </w:p>
  </w:comment>
  <w:comment w:id="332" w:author="Lucy Cowie" w:date="2021-07-23T13:55:00Z" w:initials="LC">
    <w:p w14:paraId="22803693" w14:textId="1172D0F1" w:rsidR="00BE224D" w:rsidRDefault="00BE224D">
      <w:pPr>
        <w:pStyle w:val="Commentaire"/>
      </w:pPr>
      <w:r>
        <w:rPr>
          <w:rStyle w:val="Marquedecommentaire"/>
        </w:rPr>
        <w:annotationRef/>
      </w:r>
      <w:r>
        <w:t>Change to ‘Kyoto/Montreal protocols’?</w:t>
      </w:r>
    </w:p>
  </w:comment>
  <w:comment w:id="361" w:author="Lucy Cowie" w:date="2021-07-23T14:20:00Z" w:initials="LC">
    <w:p w14:paraId="0F495EE7" w14:textId="3A9AF47E" w:rsidR="00E13E07" w:rsidRDefault="00E13E07">
      <w:pPr>
        <w:pStyle w:val="Commentaire"/>
      </w:pPr>
      <w:r>
        <w:rPr>
          <w:rStyle w:val="Marquedecommentaire"/>
        </w:rPr>
        <w:annotationRef/>
      </w:r>
      <w:r w:rsidR="00D35B90">
        <w:t>Can this be made any clearer?</w:t>
      </w:r>
    </w:p>
  </w:comment>
  <w:comment w:id="375" w:author="Robin Matthews" w:date="2021-07-08T13:27:00Z" w:initials="RM">
    <w:p w14:paraId="62653A4B" w14:textId="77777777" w:rsidR="00CB33A1" w:rsidRDefault="00CB33A1">
      <w:pPr>
        <w:pStyle w:val="Commentaire"/>
      </w:pPr>
      <w:r>
        <w:rPr>
          <w:rStyle w:val="Marquedecommentaire"/>
        </w:rPr>
        <w:annotationRef/>
      </w:r>
      <w:r>
        <w:t>Not found:</w:t>
      </w:r>
    </w:p>
    <w:p w14:paraId="4A9256A3" w14:textId="77777777" w:rsidR="00CB33A1" w:rsidRDefault="00CB33A1">
      <w:pPr>
        <w:pStyle w:val="Commentaire"/>
      </w:pPr>
      <w:r>
        <w:t>Serrano-Cinca et al., 2005</w:t>
      </w:r>
    </w:p>
    <w:p w14:paraId="40845BE3" w14:textId="77777777" w:rsidR="00CB33A1" w:rsidRDefault="00CB33A1">
      <w:pPr>
        <w:pStyle w:val="Commentaire"/>
      </w:pPr>
    </w:p>
    <w:p w14:paraId="34BD548B" w14:textId="77777777" w:rsidR="00CB33A1" w:rsidRDefault="00CB33A1">
      <w:pPr>
        <w:pStyle w:val="Commentaire"/>
      </w:pPr>
      <w:r>
        <w:t>Extra stuff:</w:t>
      </w:r>
    </w:p>
    <w:p w14:paraId="4FA17843" w14:textId="77777777" w:rsidR="00CB33A1" w:rsidRDefault="00CB33A1">
      <w:pPr>
        <w:pStyle w:val="Commentaire"/>
      </w:pPr>
      <w:r>
        <w:t>()</w:t>
      </w:r>
    </w:p>
    <w:p w14:paraId="1BDAFF8A" w14:textId="77777777" w:rsidR="00CB33A1" w:rsidRDefault="00CB33A1">
      <w:pPr>
        <w:pStyle w:val="Commentaire"/>
      </w:pPr>
    </w:p>
    <w:p w14:paraId="3C778876" w14:textId="77777777" w:rsidR="00CB33A1" w:rsidRDefault="00CB33A1">
      <w:pPr>
        <w:pStyle w:val="Commentaire"/>
      </w:pPr>
      <w:r>
        <w:t>Correct:</w:t>
      </w:r>
    </w:p>
    <w:p w14:paraId="29299040" w14:textId="50BAF07B" w:rsidR="00CB33A1" w:rsidRDefault="00CB33A1">
      <w:pPr>
        <w:pStyle w:val="Commentaire"/>
      </w:pPr>
      <w:r>
        <w:t>(Serrano-Cinca et al., 2005; Myhre et al., 2013)</w:t>
      </w:r>
    </w:p>
  </w:comment>
  <w:comment w:id="376" w:author="Robin Matthews" w:date="2021-07-08T15:03:00Z" w:initials="RM">
    <w:p w14:paraId="6ABCF2EF" w14:textId="76D132B2" w:rsidR="00BE4C5D" w:rsidRDefault="00BE4C5D">
      <w:pPr>
        <w:pStyle w:val="Commentaire"/>
      </w:pPr>
      <w:r>
        <w:rPr>
          <w:rStyle w:val="Marquedecommentaire"/>
        </w:rPr>
        <w:annotationRef/>
      </w:r>
      <w:r>
        <w:t>Mendeley link also contains ‘Serrano-Cinca et al., 2005’. Want to remove it?</w:t>
      </w:r>
    </w:p>
  </w:comment>
  <w:comment w:id="378" w:author="Robin Matthews" w:date="2021-07-08T13:27:00Z" w:initials="RM">
    <w:p w14:paraId="109CEF99" w14:textId="77777777" w:rsidR="00CB33A1" w:rsidRDefault="00CB33A1">
      <w:pPr>
        <w:pStyle w:val="Commentaire"/>
      </w:pPr>
      <w:r>
        <w:rPr>
          <w:rStyle w:val="Marquedecommentaire"/>
        </w:rPr>
        <w:annotationRef/>
      </w:r>
      <w:r>
        <w:t>Not found:</w:t>
      </w:r>
    </w:p>
    <w:p w14:paraId="78802167" w14:textId="77777777" w:rsidR="00CB33A1" w:rsidRDefault="00CB33A1">
      <w:pPr>
        <w:pStyle w:val="Commentaire"/>
      </w:pPr>
      <w:r>
        <w:t>Serrano-Cinca et al., 2005</w:t>
      </w:r>
    </w:p>
    <w:p w14:paraId="02095494" w14:textId="77777777" w:rsidR="00CB33A1" w:rsidRDefault="00CB33A1">
      <w:pPr>
        <w:pStyle w:val="Commentaire"/>
      </w:pPr>
    </w:p>
    <w:p w14:paraId="4EF450E0" w14:textId="77777777" w:rsidR="00CB33A1" w:rsidRDefault="00CB33A1">
      <w:pPr>
        <w:pStyle w:val="Commentaire"/>
      </w:pPr>
      <w:r>
        <w:t>Extra stuff:</w:t>
      </w:r>
    </w:p>
    <w:p w14:paraId="6C12BA83" w14:textId="77777777" w:rsidR="00CB33A1" w:rsidRDefault="00CB33A1">
      <w:pPr>
        <w:pStyle w:val="Commentaire"/>
      </w:pPr>
      <w:r>
        <w:t>(; )</w:t>
      </w:r>
    </w:p>
    <w:p w14:paraId="3F5CA23D" w14:textId="77777777" w:rsidR="00CB33A1" w:rsidRDefault="00CB33A1">
      <w:pPr>
        <w:pStyle w:val="Commentaire"/>
      </w:pPr>
    </w:p>
    <w:p w14:paraId="365E31D2" w14:textId="77777777" w:rsidR="00CB33A1" w:rsidRDefault="00CB33A1">
      <w:pPr>
        <w:pStyle w:val="Commentaire"/>
      </w:pPr>
      <w:r>
        <w:t>Correct:</w:t>
      </w:r>
    </w:p>
    <w:p w14:paraId="0C418CA6" w14:textId="56AA15C3" w:rsidR="00CB33A1" w:rsidRDefault="00CB33A1">
      <w:pPr>
        <w:pStyle w:val="Commentaire"/>
      </w:pPr>
      <w:r>
        <w:t>(Serrano-Cinca et al., 2005; Kirtman et al., 2013; Myhre et al., 2013)</w:t>
      </w:r>
    </w:p>
  </w:comment>
  <w:comment w:id="379" w:author="Robin Matthews" w:date="2021-07-08T15:04:00Z" w:initials="RM">
    <w:p w14:paraId="4713BF39" w14:textId="4215783C" w:rsidR="00BE4C5D" w:rsidRDefault="00BE4C5D">
      <w:pPr>
        <w:pStyle w:val="Commentaire"/>
      </w:pPr>
      <w:r>
        <w:rPr>
          <w:rStyle w:val="Marquedecommentaire"/>
        </w:rPr>
        <w:annotationRef/>
      </w:r>
      <w:r>
        <w:t>Mendeley link also contains ‘Serrano-Cinca et al., 2005’. Want to remove it?</w:t>
      </w:r>
    </w:p>
  </w:comment>
  <w:comment w:id="381" w:author="Lucy Cowie" w:date="2021-07-23T14:53:00Z" w:initials="LC">
    <w:p w14:paraId="75EC4E20" w14:textId="4AAF6201" w:rsidR="00023D54" w:rsidRDefault="00023D54">
      <w:pPr>
        <w:pStyle w:val="Commentaire"/>
      </w:pPr>
      <w:r>
        <w:rPr>
          <w:rStyle w:val="Marquedecommentaire"/>
        </w:rPr>
        <w:annotationRef/>
      </w:r>
      <w:r>
        <w:t>Does it make sense to write ‘effective radiat</w:t>
      </w:r>
      <w:r w:rsidR="000A150D">
        <w:rPr>
          <w:noProof/>
        </w:rPr>
        <w:t>ive forcings' here to align with the 'ERFaci' acronoym used later in the sentence?</w:t>
      </w:r>
    </w:p>
  </w:comment>
  <w:comment w:id="384" w:author="Ian Blenkinsop" w:date="2021-07-29T10:40:00Z" w:initials="IB">
    <w:p w14:paraId="493FD0B8" w14:textId="64E52F80" w:rsidR="003F1C19" w:rsidRDefault="003F1C19">
      <w:pPr>
        <w:pStyle w:val="Commentaire"/>
      </w:pPr>
      <w:r>
        <w:rPr>
          <w:rStyle w:val="Marquedecommentaire"/>
        </w:rPr>
        <w:annotationRef/>
      </w:r>
      <w:r>
        <w:t>This is formatted as subscrip</w:t>
      </w:r>
      <w:r w:rsidR="00920361">
        <w:rPr>
          <w:noProof/>
        </w:rPr>
        <w:t>t</w:t>
      </w:r>
      <w:r>
        <w:t xml:space="preserve"> </w:t>
      </w:r>
      <w:r w:rsidR="00920361">
        <w:rPr>
          <w:noProof/>
        </w:rPr>
        <w:t>ERF</w:t>
      </w:r>
      <w:r w:rsidRPr="003F1C19">
        <w:rPr>
          <w:vertAlign w:val="subscript"/>
        </w:rPr>
        <w:t>aci</w:t>
      </w:r>
      <w:r w:rsidRPr="003F1C19">
        <w:t xml:space="preserve"> </w:t>
      </w:r>
      <w:r>
        <w:t>later in t</w:t>
      </w:r>
      <w:r w:rsidR="00920361">
        <w:rPr>
          <w:noProof/>
        </w:rPr>
        <w:t>he chapter. please check for consistency.</w:t>
      </w:r>
    </w:p>
  </w:comment>
  <w:comment w:id="385" w:author="Lucy Cowie" w:date="2021-07-23T14:56:00Z" w:initials="LC">
    <w:p w14:paraId="60FE4CB5" w14:textId="45CDDA6B" w:rsidR="00666750" w:rsidRDefault="00666750">
      <w:pPr>
        <w:pStyle w:val="Commentaire"/>
      </w:pPr>
      <w:r>
        <w:rPr>
          <w:rStyle w:val="Marquedecommentaire"/>
        </w:rPr>
        <w:annotationRef/>
      </w:r>
      <w:r>
        <w:t>‘confidence levels’?</w:t>
      </w:r>
    </w:p>
  </w:comment>
  <w:comment w:id="386" w:author="Ian Blenkinsop" w:date="2021-07-15T12:08:00Z" w:initials="IB">
    <w:p w14:paraId="2789B861" w14:textId="128AA64D" w:rsidR="00FF13C4" w:rsidRDefault="00FF13C4">
      <w:pPr>
        <w:pStyle w:val="Commentaire"/>
      </w:pPr>
      <w:r>
        <w:rPr>
          <w:rStyle w:val="Marquedecommentaire"/>
        </w:rPr>
        <w:annotationRef/>
      </w:r>
      <w:r>
        <w:t>Suggest en-dash for ‘connected’, rather than a compound term</w:t>
      </w:r>
    </w:p>
  </w:comment>
  <w:comment w:id="393" w:author="Robin Matthews" w:date="2021-07-08T13:27:00Z" w:initials="RM">
    <w:p w14:paraId="550AF296" w14:textId="77777777" w:rsidR="00CB33A1" w:rsidRDefault="00CB33A1">
      <w:pPr>
        <w:pStyle w:val="Commentaire"/>
      </w:pPr>
      <w:r>
        <w:rPr>
          <w:rStyle w:val="Marquedecommentaire"/>
        </w:rPr>
        <w:annotationRef/>
      </w:r>
      <w:r>
        <w:t>Not found:</w:t>
      </w:r>
    </w:p>
    <w:p w14:paraId="20B131A3" w14:textId="77777777" w:rsidR="00CB33A1" w:rsidRDefault="00CB33A1">
      <w:pPr>
        <w:pStyle w:val="Commentaire"/>
      </w:pPr>
      <w:r>
        <w:t>Serrano-Cinca et al., 2005</w:t>
      </w:r>
    </w:p>
    <w:p w14:paraId="05997203" w14:textId="77777777" w:rsidR="00CB33A1" w:rsidRDefault="00CB33A1">
      <w:pPr>
        <w:pStyle w:val="Commentaire"/>
      </w:pPr>
    </w:p>
    <w:p w14:paraId="1E51A670" w14:textId="77777777" w:rsidR="00CB33A1" w:rsidRDefault="00CB33A1">
      <w:pPr>
        <w:pStyle w:val="Commentaire"/>
      </w:pPr>
      <w:r>
        <w:t>Extra stuff:</w:t>
      </w:r>
    </w:p>
    <w:p w14:paraId="46F6E69E" w14:textId="77777777" w:rsidR="00CB33A1" w:rsidRDefault="00CB33A1">
      <w:pPr>
        <w:pStyle w:val="Commentaire"/>
      </w:pPr>
      <w:r>
        <w:t>()</w:t>
      </w:r>
    </w:p>
    <w:p w14:paraId="7BDCE48A" w14:textId="77777777" w:rsidR="00CB33A1" w:rsidRDefault="00CB33A1">
      <w:pPr>
        <w:pStyle w:val="Commentaire"/>
      </w:pPr>
    </w:p>
    <w:p w14:paraId="6355185F" w14:textId="77777777" w:rsidR="00CB33A1" w:rsidRDefault="00CB33A1">
      <w:pPr>
        <w:pStyle w:val="Commentaire"/>
      </w:pPr>
      <w:r>
        <w:t>Correct:</w:t>
      </w:r>
    </w:p>
    <w:p w14:paraId="29A74CD8" w14:textId="5294E341" w:rsidR="00CB33A1" w:rsidRDefault="00CB33A1">
      <w:pPr>
        <w:pStyle w:val="Commentaire"/>
      </w:pPr>
      <w:r>
        <w:t>(Serrano-Cinca et al., 2005; Myhre et al., 2013)</w:t>
      </w:r>
    </w:p>
  </w:comment>
  <w:comment w:id="394" w:author="Robin Matthews" w:date="2021-07-08T15:05:00Z" w:initials="RM">
    <w:p w14:paraId="33DBE4C3" w14:textId="746054BB" w:rsidR="00BE4C5D" w:rsidRDefault="00BE4C5D">
      <w:pPr>
        <w:pStyle w:val="Commentaire"/>
      </w:pPr>
      <w:r>
        <w:rPr>
          <w:rStyle w:val="Marquedecommentaire"/>
        </w:rPr>
        <w:annotationRef/>
      </w:r>
      <w:r>
        <w:t>Mendeley link also contains ‘Serrano-Cinca et al., 2005’. Want to remove it?</w:t>
      </w:r>
    </w:p>
  </w:comment>
  <w:comment w:id="403" w:author="Robin Matthews" w:date="2021-07-08T13:27:00Z" w:initials="RM">
    <w:p w14:paraId="499F85F7" w14:textId="77777777" w:rsidR="00CB33A1" w:rsidRDefault="00CB33A1">
      <w:pPr>
        <w:pStyle w:val="Commentaire"/>
      </w:pPr>
      <w:r>
        <w:rPr>
          <w:rStyle w:val="Marquedecommentaire"/>
        </w:rPr>
        <w:annotationRef/>
      </w:r>
      <w:r>
        <w:t>Extra stuff:</w:t>
      </w:r>
    </w:p>
    <w:p w14:paraId="330836FF" w14:textId="77777777" w:rsidR="00CB33A1" w:rsidRDefault="00CB33A1">
      <w:pPr>
        <w:pStyle w:val="Commentaire"/>
      </w:pPr>
      <w:r>
        <w:t>, ()</w:t>
      </w:r>
    </w:p>
    <w:p w14:paraId="782C203A" w14:textId="77777777" w:rsidR="00CB33A1" w:rsidRDefault="00CB33A1">
      <w:pPr>
        <w:pStyle w:val="Commentaire"/>
      </w:pPr>
    </w:p>
    <w:p w14:paraId="78D71859" w14:textId="77777777" w:rsidR="00CB33A1" w:rsidRDefault="00CB33A1">
      <w:pPr>
        <w:pStyle w:val="Commentaire"/>
      </w:pPr>
      <w:r>
        <w:t>Correct:</w:t>
      </w:r>
    </w:p>
    <w:p w14:paraId="715597FF" w14:textId="77777777" w:rsidR="00CB33A1" w:rsidRDefault="00CB33A1">
      <w:pPr>
        <w:pStyle w:val="Commentaire"/>
      </w:pPr>
      <w:r>
        <w:t>Rogelj et al. (2018a)</w:t>
      </w:r>
    </w:p>
    <w:p w14:paraId="20617FE5" w14:textId="7BB4F85C" w:rsidR="00CB33A1" w:rsidRDefault="00CB33A1">
      <w:pPr>
        <w:pStyle w:val="Commentaire"/>
      </w:pPr>
      <w:r>
        <w:t>(Rogelj et al., 2018a)</w:t>
      </w:r>
    </w:p>
  </w:comment>
  <w:comment w:id="416" w:author="Lucy Cowie" w:date="2021-07-23T17:39:00Z" w:initials="LC">
    <w:p w14:paraId="6316CAD2" w14:textId="32096176" w:rsidR="00EE7A51" w:rsidRDefault="00EE7A51">
      <w:pPr>
        <w:pStyle w:val="Commentaire"/>
      </w:pPr>
      <w:r>
        <w:rPr>
          <w:rStyle w:val="Marquedecommentaire"/>
        </w:rPr>
        <w:annotationRef/>
      </w:r>
      <w:r>
        <w:t>Added full term for the first use in this chapter.</w:t>
      </w:r>
      <w:r w:rsidR="00DD5BB2">
        <w:t xml:space="preserve"> Is the singular or plural form correct here</w:t>
      </w:r>
      <w:r w:rsidR="007C60FC">
        <w:t xml:space="preserve"> – ‘aerosol’/‘aerosols’?</w:t>
      </w:r>
    </w:p>
  </w:comment>
  <w:comment w:id="457" w:author="Lucy Cowie" w:date="2021-07-23T18:13:00Z" w:initials="LC">
    <w:p w14:paraId="4311FE43" w14:textId="03145652" w:rsidR="004D30FE" w:rsidRDefault="004D30FE">
      <w:pPr>
        <w:pStyle w:val="Commentaire"/>
      </w:pPr>
      <w:r>
        <w:rPr>
          <w:rStyle w:val="Marquedecommentaire"/>
        </w:rPr>
        <w:annotationRef/>
      </w:r>
      <w:r>
        <w:t>En dash used in line with style for ‘aerosol–cloud interactions</w:t>
      </w:r>
      <w:r w:rsidR="00C81F6E">
        <w:t>’</w:t>
      </w:r>
      <w:r>
        <w:t>.</w:t>
      </w:r>
    </w:p>
  </w:comment>
  <w:comment w:id="470" w:author="Lucy Cowie" w:date="2021-07-25T11:35:00Z" w:initials="LC">
    <w:p w14:paraId="043A7FED" w14:textId="2197681C" w:rsidR="00BC03D0" w:rsidRDefault="00BC03D0">
      <w:pPr>
        <w:pStyle w:val="Commentaire"/>
      </w:pPr>
      <w:r>
        <w:rPr>
          <w:rStyle w:val="Marquedecommentaire"/>
        </w:rPr>
        <w:annotationRef/>
      </w:r>
      <w:r>
        <w:t>Change to ‘effects’?</w:t>
      </w:r>
    </w:p>
  </w:comment>
  <w:comment w:id="473" w:author="Lucy Cowie" w:date="2021-07-26T15:24:00Z" w:initials="LC">
    <w:p w14:paraId="671D87BF" w14:textId="13B0149D" w:rsidR="00C60A72" w:rsidRDefault="00C60A72">
      <w:pPr>
        <w:pStyle w:val="Commentaire"/>
      </w:pPr>
      <w:r>
        <w:rPr>
          <w:rStyle w:val="Marquedecommentaire"/>
        </w:rPr>
        <w:annotationRef/>
      </w:r>
      <w:r>
        <w:t>On p.5, the term ‘climate chemistry model’ is used instead. Do the authors have a preferred version for consistent use?</w:t>
      </w:r>
    </w:p>
  </w:comment>
  <w:comment w:id="476" w:author="Lucy Cowie" w:date="2021-07-25T11:36:00Z" w:initials="LC">
    <w:p w14:paraId="0372C392" w14:textId="0448CE1E" w:rsidR="00B7729E" w:rsidRDefault="00B7729E">
      <w:pPr>
        <w:pStyle w:val="Commentaire"/>
      </w:pPr>
      <w:r>
        <w:rPr>
          <w:rStyle w:val="Marquedecommentaire"/>
        </w:rPr>
        <w:annotationRef/>
      </w:r>
      <w:r>
        <w:t>Amend highlighted text for greater clarity</w:t>
      </w:r>
      <w:r w:rsidR="00FA6FFC">
        <w:t>? H</w:t>
      </w:r>
      <w:r>
        <w:t>ow about ‘enable the quantification of changes in background concentrations…’</w:t>
      </w:r>
    </w:p>
  </w:comment>
  <w:comment w:id="484" w:author="Lucy Cowie" w:date="2021-07-25T11:50:00Z" w:initials="LC">
    <w:p w14:paraId="2B4587A1" w14:textId="0F153CCB" w:rsidR="00F10851" w:rsidRDefault="00F10851">
      <w:pPr>
        <w:pStyle w:val="Commentaire"/>
      </w:pPr>
      <w:r>
        <w:rPr>
          <w:rStyle w:val="Marquedecommentaire"/>
        </w:rPr>
        <w:annotationRef/>
      </w:r>
      <w:r>
        <w:t>Amend to ‘that reproduces’?</w:t>
      </w:r>
    </w:p>
  </w:comment>
  <w:comment w:id="504" w:author="Lucy Cowie" w:date="2021-07-25T12:05:00Z" w:initials="LC">
    <w:p w14:paraId="7C0DC2EC" w14:textId="41C554B4" w:rsidR="00B80B73" w:rsidRDefault="00B80B73">
      <w:pPr>
        <w:pStyle w:val="Commentaire"/>
      </w:pPr>
      <w:r>
        <w:rPr>
          <w:rStyle w:val="Marquedecommentaire"/>
        </w:rPr>
        <w:annotationRef/>
      </w:r>
      <w:r>
        <w:t>Is the singular form ‘feedback’ correct here? In the parenthetical text that follows ‘feedbacks’ is used. Check for consistency.</w:t>
      </w:r>
    </w:p>
  </w:comment>
  <w:comment w:id="507" w:author="Lucy Cowie" w:date="2021-07-25T12:08:00Z" w:initials="LC">
    <w:p w14:paraId="3915AB77" w14:textId="31E71405" w:rsidR="00456BE7" w:rsidRDefault="00456BE7">
      <w:pPr>
        <w:pStyle w:val="Commentaire"/>
      </w:pPr>
      <w:r>
        <w:rPr>
          <w:rStyle w:val="Marquedecommentaire"/>
        </w:rPr>
        <w:annotationRef/>
      </w:r>
      <w:r>
        <w:t xml:space="preserve">It’s unclear exactly </w:t>
      </w:r>
      <w:r w:rsidR="002521EB">
        <w:t xml:space="preserve">what </w:t>
      </w:r>
      <w:r>
        <w:t xml:space="preserve">‘evaluation’ relates to here. </w:t>
      </w:r>
      <w:r w:rsidR="002521EB">
        <w:t>Would rewriting the sentence as ‘A detailed discussion and evaluation of…’ make sense?</w:t>
      </w:r>
    </w:p>
  </w:comment>
  <w:comment w:id="520" w:author="Robin Matthews" w:date="2021-07-08T13:27:00Z" w:initials="RM">
    <w:p w14:paraId="1F07B0D2" w14:textId="77777777" w:rsidR="00CB33A1" w:rsidRDefault="00CB33A1">
      <w:pPr>
        <w:pStyle w:val="Commentaire"/>
      </w:pPr>
      <w:r>
        <w:rPr>
          <w:rStyle w:val="Marquedecommentaire"/>
        </w:rPr>
        <w:annotationRef/>
      </w:r>
      <w:r>
        <w:t>Not found:</w:t>
      </w:r>
    </w:p>
    <w:p w14:paraId="646E2A68" w14:textId="77777777" w:rsidR="00CB33A1" w:rsidRDefault="00CB33A1">
      <w:pPr>
        <w:pStyle w:val="Commentaire"/>
      </w:pPr>
      <w:r>
        <w:t>R. Wang et al., 2014</w:t>
      </w:r>
    </w:p>
    <w:p w14:paraId="3359E817" w14:textId="77777777" w:rsidR="00CB33A1" w:rsidRDefault="00CB33A1">
      <w:pPr>
        <w:pStyle w:val="Commentaire"/>
      </w:pPr>
      <w:r>
        <w:t>S.X. Wang et al., 2014</w:t>
      </w:r>
    </w:p>
    <w:p w14:paraId="21B1BBAC" w14:textId="77777777" w:rsidR="00CB33A1" w:rsidRDefault="00CB33A1">
      <w:pPr>
        <w:pStyle w:val="Commentaire"/>
      </w:pPr>
    </w:p>
    <w:p w14:paraId="5F29B220" w14:textId="77777777" w:rsidR="00CB33A1" w:rsidRDefault="00CB33A1">
      <w:pPr>
        <w:pStyle w:val="Commentaire"/>
      </w:pPr>
      <w:r>
        <w:t>Extra stuff:</w:t>
      </w:r>
    </w:p>
    <w:p w14:paraId="5CA2601C" w14:textId="77777777" w:rsidR="00CB33A1" w:rsidRDefault="00CB33A1">
      <w:pPr>
        <w:pStyle w:val="Commentaire"/>
      </w:pPr>
      <w:r>
        <w:t>(Wang et al., 2014c, 2014b; ; ; ; ; ; )</w:t>
      </w:r>
    </w:p>
    <w:p w14:paraId="3538B731" w14:textId="77777777" w:rsidR="00CB33A1" w:rsidRDefault="00CB33A1">
      <w:pPr>
        <w:pStyle w:val="Commentaire"/>
      </w:pPr>
    </w:p>
    <w:p w14:paraId="229D5EAA" w14:textId="77777777" w:rsidR="00CB33A1" w:rsidRDefault="00CB33A1">
      <w:pPr>
        <w:pStyle w:val="Commentaire"/>
      </w:pPr>
      <w:r>
        <w:t>Correct:</w:t>
      </w:r>
    </w:p>
    <w:p w14:paraId="4500513A" w14:textId="256AFEDC" w:rsidR="00CB33A1" w:rsidRDefault="00CB33A1">
      <w:pPr>
        <w:pStyle w:val="Commentaire"/>
      </w:pPr>
      <w:r>
        <w:t>(R. Wang et al., 2014; S.X. Wang et al., 2014; Montzka et al., 2015; Crippa et al., 2016; Turnock et al., 2016; Klimont et al., 2017a; Zanatta et al., 2017; Prinn et al., 2018)</w:t>
      </w:r>
    </w:p>
  </w:comment>
  <w:comment w:id="528" w:author="Robin Matthews" w:date="2021-07-08T13:27:00Z" w:initials="RM">
    <w:p w14:paraId="229CB4D7" w14:textId="77777777" w:rsidR="00CB33A1" w:rsidRDefault="00CB33A1">
      <w:pPr>
        <w:pStyle w:val="Commentaire"/>
      </w:pPr>
      <w:r>
        <w:rPr>
          <w:rStyle w:val="Marquedecommentaire"/>
        </w:rPr>
        <w:annotationRef/>
      </w:r>
      <w:r>
        <w:t>Not found:</w:t>
      </w:r>
    </w:p>
    <w:p w14:paraId="5306CD7A" w14:textId="77777777" w:rsidR="00CB33A1" w:rsidRDefault="00CB33A1">
      <w:pPr>
        <w:pStyle w:val="Commentaire"/>
      </w:pPr>
      <w:r>
        <w:t>Hoesly et al.</w:t>
      </w:r>
    </w:p>
    <w:p w14:paraId="3D24054F" w14:textId="77777777" w:rsidR="00CB33A1" w:rsidRDefault="00CB33A1">
      <w:pPr>
        <w:pStyle w:val="Commentaire"/>
      </w:pPr>
    </w:p>
    <w:p w14:paraId="6FE4EBCE" w14:textId="77777777" w:rsidR="00CB33A1" w:rsidRDefault="00CB33A1">
      <w:pPr>
        <w:pStyle w:val="Commentaire"/>
      </w:pPr>
      <w:r>
        <w:t>Extra stuff:</w:t>
      </w:r>
    </w:p>
    <w:p w14:paraId="2B293BDA" w14:textId="77777777" w:rsidR="00CB33A1" w:rsidRDefault="00CB33A1">
      <w:pPr>
        <w:pStyle w:val="Commentaire"/>
      </w:pPr>
      <w:r>
        <w:t>()</w:t>
      </w:r>
    </w:p>
    <w:p w14:paraId="122D5282" w14:textId="77777777" w:rsidR="00CB33A1" w:rsidRDefault="00CB33A1">
      <w:pPr>
        <w:pStyle w:val="Commentaire"/>
      </w:pPr>
    </w:p>
    <w:p w14:paraId="28D6E004" w14:textId="77777777" w:rsidR="00CB33A1" w:rsidRDefault="00CB33A1">
      <w:pPr>
        <w:pStyle w:val="Commentaire"/>
      </w:pPr>
      <w:r>
        <w:t>Correct:</w:t>
      </w:r>
    </w:p>
    <w:p w14:paraId="41707DF0" w14:textId="77777777" w:rsidR="00CB33A1" w:rsidRDefault="00CB33A1">
      <w:pPr>
        <w:pStyle w:val="Commentaire"/>
      </w:pPr>
      <w:r>
        <w:t>Hoesly et al. (2018)</w:t>
      </w:r>
    </w:p>
    <w:p w14:paraId="2BCF3394" w14:textId="139C2C8B" w:rsidR="00CB33A1" w:rsidRDefault="00CB33A1">
      <w:pPr>
        <w:pStyle w:val="Commentaire"/>
      </w:pPr>
      <w:r>
        <w:t>(Hoesly et al., 2018)</w:t>
      </w:r>
    </w:p>
  </w:comment>
  <w:comment w:id="529" w:author="Lucy Cowie" w:date="2021-07-25T12:16:00Z" w:initials="LC">
    <w:p w14:paraId="301307A9" w14:textId="75E625ED" w:rsidR="00D35B90" w:rsidRPr="00D35B90" w:rsidRDefault="006637A1">
      <w:pPr>
        <w:pStyle w:val="Commentaire"/>
        <w:rPr>
          <w:sz w:val="16"/>
          <w:szCs w:val="16"/>
        </w:rPr>
      </w:pPr>
      <w:r>
        <w:rPr>
          <w:rStyle w:val="Marquedecommentaire"/>
        </w:rPr>
        <w:annotationRef/>
      </w:r>
      <w:r w:rsidR="00D35B90">
        <w:rPr>
          <w:rStyle w:val="Marquedecommentaire"/>
        </w:rPr>
        <w:t>emissions</w:t>
      </w:r>
      <w:r w:rsidR="00D35B90">
        <w:rPr>
          <w:rStyle w:val="Marquedecommentaire"/>
        </w:rPr>
        <w:br/>
        <w:t>[?]</w:t>
      </w:r>
    </w:p>
  </w:comment>
  <w:comment w:id="530" w:author="Lucy Cowie" w:date="2021-07-25T12:17:00Z" w:initials="LC">
    <w:p w14:paraId="718C38CD" w14:textId="65E86273" w:rsidR="00C25605" w:rsidRDefault="00C25605">
      <w:pPr>
        <w:pStyle w:val="Commentaire"/>
      </w:pPr>
      <w:r>
        <w:rPr>
          <w:rStyle w:val="Marquedecommentaire"/>
        </w:rPr>
        <w:annotationRef/>
      </w:r>
      <w:r>
        <w:t>Change to ‘models’ if this relates to EDGAR and GAINS?</w:t>
      </w:r>
    </w:p>
  </w:comment>
  <w:comment w:id="532" w:author="Lucy Cowie" w:date="2021-07-25T13:06:00Z" w:initials="LC">
    <w:p w14:paraId="237D2655" w14:textId="19893199" w:rsidR="00D67EB8" w:rsidRDefault="00D67EB8">
      <w:pPr>
        <w:pStyle w:val="Commentaire"/>
      </w:pPr>
      <w:r>
        <w:rPr>
          <w:rStyle w:val="Marquedecommentaire"/>
        </w:rPr>
        <w:annotationRef/>
      </w:r>
      <w:r>
        <w:t>Change to ‘contrasts with’?</w:t>
      </w:r>
    </w:p>
  </w:comment>
  <w:comment w:id="543" w:author="Lucy Cowie" w:date="2021-07-25T13:28:00Z" w:initials="LC">
    <w:p w14:paraId="47DB9FF5" w14:textId="6A82273E" w:rsidR="00E206A6" w:rsidRDefault="00E206A6">
      <w:pPr>
        <w:pStyle w:val="Commentaire"/>
      </w:pPr>
      <w:r>
        <w:rPr>
          <w:rStyle w:val="Marquedecommentaire"/>
        </w:rPr>
        <w:annotationRef/>
      </w:r>
      <w:r w:rsidR="00D35B90">
        <w:rPr>
          <w:rStyle w:val="Marquedecommentaire"/>
        </w:rPr>
        <w:t>emissions [?]</w:t>
      </w:r>
    </w:p>
  </w:comment>
  <w:comment w:id="548" w:author="Lucy Cowie" w:date="2021-07-25T14:20:00Z" w:initials="LC">
    <w:p w14:paraId="459D068C" w14:textId="1898FCDF" w:rsidR="00040B82" w:rsidRDefault="00040B82">
      <w:pPr>
        <w:pStyle w:val="Commentaire"/>
      </w:pPr>
      <w:r>
        <w:rPr>
          <w:rStyle w:val="Marquedecommentaire"/>
        </w:rPr>
        <w:annotationRef/>
      </w:r>
      <w:r>
        <w:t>Singular form (‘method’) correct here?</w:t>
      </w:r>
    </w:p>
  </w:comment>
  <w:comment w:id="549" w:author="Robin Matthews" w:date="2021-07-08T13:27:00Z" w:initials="RM">
    <w:p w14:paraId="4A501801" w14:textId="77777777" w:rsidR="00CB33A1" w:rsidRDefault="00CB33A1">
      <w:pPr>
        <w:pStyle w:val="Commentaire"/>
      </w:pPr>
      <w:r>
        <w:rPr>
          <w:rStyle w:val="Marquedecommentaire"/>
        </w:rPr>
        <w:annotationRef/>
      </w:r>
      <w:r>
        <w:t>Not found:</w:t>
      </w:r>
    </w:p>
    <w:p w14:paraId="40F80296" w14:textId="77777777" w:rsidR="00CB33A1" w:rsidRDefault="00CB33A1">
      <w:pPr>
        <w:pStyle w:val="Commentaire"/>
      </w:pPr>
      <w:r>
        <w:t>Hoesly et al.</w:t>
      </w:r>
    </w:p>
    <w:p w14:paraId="4FF0E0AC" w14:textId="77777777" w:rsidR="00CB33A1" w:rsidRDefault="00CB33A1">
      <w:pPr>
        <w:pStyle w:val="Commentaire"/>
      </w:pPr>
    </w:p>
    <w:p w14:paraId="6C085157" w14:textId="77777777" w:rsidR="00CB33A1" w:rsidRDefault="00CB33A1">
      <w:pPr>
        <w:pStyle w:val="Commentaire"/>
      </w:pPr>
      <w:r>
        <w:t>Extra stuff:</w:t>
      </w:r>
    </w:p>
    <w:p w14:paraId="35997CF7" w14:textId="77777777" w:rsidR="00CB33A1" w:rsidRDefault="00CB33A1">
      <w:pPr>
        <w:pStyle w:val="Commentaire"/>
      </w:pPr>
      <w:r>
        <w:t>(, CEDS)</w:t>
      </w:r>
    </w:p>
    <w:p w14:paraId="4C2242F6" w14:textId="77777777" w:rsidR="00CB33A1" w:rsidRDefault="00CB33A1">
      <w:pPr>
        <w:pStyle w:val="Commentaire"/>
      </w:pPr>
    </w:p>
    <w:p w14:paraId="2ED999D0" w14:textId="77777777" w:rsidR="00CB33A1" w:rsidRDefault="00CB33A1">
      <w:pPr>
        <w:pStyle w:val="Commentaire"/>
      </w:pPr>
      <w:r>
        <w:t>Correct:</w:t>
      </w:r>
    </w:p>
    <w:p w14:paraId="1675AC50" w14:textId="77777777" w:rsidR="00CB33A1" w:rsidRDefault="00CB33A1">
      <w:pPr>
        <w:pStyle w:val="Commentaire"/>
      </w:pPr>
      <w:r>
        <w:t>Hoesly et al. (2018)</w:t>
      </w:r>
    </w:p>
    <w:p w14:paraId="05FC5BAD" w14:textId="3B602A24" w:rsidR="00CB33A1" w:rsidRDefault="00CB33A1">
      <w:pPr>
        <w:pStyle w:val="Commentaire"/>
      </w:pPr>
      <w:r>
        <w:t>(Hoesly et al., 2018)</w:t>
      </w:r>
    </w:p>
  </w:comment>
  <w:comment w:id="558" w:author="Lucy Cowie" w:date="2021-07-25T13:35:00Z" w:initials="LC">
    <w:p w14:paraId="571C7731" w14:textId="46733EF4" w:rsidR="005555D9" w:rsidRDefault="005555D9">
      <w:pPr>
        <w:pStyle w:val="Commentaire"/>
      </w:pPr>
      <w:r>
        <w:rPr>
          <w:rStyle w:val="Marquedecommentaire"/>
        </w:rPr>
        <w:annotationRef/>
      </w:r>
      <w:r>
        <w:t>Suggest restructuring slightly for clarity: ‘</w:t>
      </w:r>
      <w:r w:rsidRPr="00577614">
        <w:rPr>
          <w:color w:val="000000"/>
        </w:rPr>
        <w:t xml:space="preserve">and </w:t>
      </w:r>
      <w:r>
        <w:rPr>
          <w:color w:val="000000"/>
        </w:rPr>
        <w:t xml:space="preserve">for </w:t>
      </w:r>
      <w:r w:rsidRPr="00577614">
        <w:rPr>
          <w:color w:val="000000"/>
        </w:rPr>
        <w:t>NO</w:t>
      </w:r>
      <w:r w:rsidRPr="00695F38">
        <w:rPr>
          <w:iCs/>
          <w:color w:val="000000"/>
          <w:vertAlign w:val="subscript"/>
        </w:rPr>
        <w:t>x</w:t>
      </w:r>
      <w:r>
        <w:rPr>
          <w:iCs/>
          <w:color w:val="000000"/>
          <w:vertAlign w:val="subscript"/>
        </w:rPr>
        <w:t xml:space="preserve"> </w:t>
      </w:r>
      <w:r>
        <w:rPr>
          <w:color w:val="000000"/>
        </w:rPr>
        <w:t>(since 2011)’</w:t>
      </w:r>
      <w:r w:rsidR="003C2124">
        <w:rPr>
          <w:color w:val="000000"/>
        </w:rPr>
        <w:t>.</w:t>
      </w:r>
    </w:p>
  </w:comment>
  <w:comment w:id="566" w:author="Lucy Cowie" w:date="2021-07-25T13:37:00Z" w:initials="LC">
    <w:p w14:paraId="06687F78" w14:textId="0CA0E7FA" w:rsidR="00A16334" w:rsidRDefault="00A16334">
      <w:pPr>
        <w:pStyle w:val="Commentaire"/>
      </w:pPr>
      <w:r>
        <w:rPr>
          <w:rStyle w:val="Marquedecommentaire"/>
        </w:rPr>
        <w:annotationRef/>
      </w:r>
      <w:r>
        <w:t>How about changing to ‘effectively represent’</w:t>
      </w:r>
      <w:r w:rsidR="00A37452">
        <w:t xml:space="preserve"> or ‘fully represent’</w:t>
      </w:r>
      <w:r>
        <w:t>?</w:t>
      </w:r>
    </w:p>
  </w:comment>
  <w:comment w:id="575" w:author="Lucy Cowie" w:date="2021-07-25T14:16:00Z" w:initials="LC">
    <w:p w14:paraId="3EB469CB" w14:textId="7798ABA3" w:rsidR="00375EA7" w:rsidRDefault="00375EA7">
      <w:pPr>
        <w:pStyle w:val="Commentaire"/>
      </w:pPr>
      <w:r>
        <w:rPr>
          <w:rStyle w:val="Marquedecommentaire"/>
        </w:rPr>
        <w:annotationRef/>
      </w:r>
      <w:r>
        <w:t xml:space="preserve">Syntax is </w:t>
      </w:r>
      <w:r w:rsidR="00A12C3F">
        <w:t xml:space="preserve">slightly </w:t>
      </w:r>
      <w:r>
        <w:t xml:space="preserve">confusing. Would it make sense to rewrite as ‘Also, </w:t>
      </w:r>
      <w:r w:rsidR="000D7EAA">
        <w:t>from</w:t>
      </w:r>
      <w:r>
        <w:t xml:space="preserve"> about 2006</w:t>
      </w:r>
      <w:r w:rsidRPr="00243BFE">
        <w:t>–</w:t>
      </w:r>
      <w:r>
        <w:t>2017 Chinese emissions declined by nearly 70%...’?</w:t>
      </w:r>
    </w:p>
  </w:comment>
  <w:comment w:id="592" w:author="Lucy Cowie" w:date="2021-07-25T15:15:00Z" w:initials="LC">
    <w:p w14:paraId="7F406F7E" w14:textId="021A246C" w:rsidR="00980CE1" w:rsidRDefault="00980CE1">
      <w:pPr>
        <w:pStyle w:val="Commentaire"/>
      </w:pPr>
      <w:r>
        <w:rPr>
          <w:rStyle w:val="Marquedecommentaire"/>
        </w:rPr>
        <w:annotationRef/>
      </w:r>
      <w:r>
        <w:t>Change to ‘vehicle fleet size’ or fine as is?</w:t>
      </w:r>
    </w:p>
  </w:comment>
  <w:comment w:id="597" w:author="Lucy Cowie" w:date="2021-07-25T15:52:00Z" w:initials="LC">
    <w:p w14:paraId="66C23E88" w14:textId="6A50D920" w:rsidR="002F2286" w:rsidRDefault="002F2286">
      <w:pPr>
        <w:pStyle w:val="Commentaire"/>
      </w:pPr>
      <w:r>
        <w:rPr>
          <w:rStyle w:val="Marquedecommentaire"/>
        </w:rPr>
        <w:annotationRef/>
      </w:r>
      <w:r>
        <w:t>Change to ‘overcompensating for’?</w:t>
      </w:r>
    </w:p>
  </w:comment>
  <w:comment w:id="606" w:author="Robin Matthews" w:date="2021-07-08T13:27:00Z" w:initials="RM">
    <w:p w14:paraId="414D8A9B" w14:textId="77777777" w:rsidR="00CB33A1" w:rsidRDefault="00CB33A1">
      <w:pPr>
        <w:pStyle w:val="Commentaire"/>
      </w:pPr>
      <w:r>
        <w:rPr>
          <w:rStyle w:val="Marquedecommentaire"/>
        </w:rPr>
        <w:annotationRef/>
      </w:r>
      <w:r>
        <w:t>Not found:</w:t>
      </w:r>
    </w:p>
    <w:p w14:paraId="4E6D3004" w14:textId="77777777" w:rsidR="00CB33A1" w:rsidRDefault="00CB33A1">
      <w:pPr>
        <w:pStyle w:val="Commentaire"/>
      </w:pPr>
      <w:r>
        <w:t>Hoesly et al.</w:t>
      </w:r>
    </w:p>
    <w:p w14:paraId="710345B7" w14:textId="77777777" w:rsidR="00CB33A1" w:rsidRDefault="00CB33A1">
      <w:pPr>
        <w:pStyle w:val="Commentaire"/>
      </w:pPr>
    </w:p>
    <w:p w14:paraId="150246B5" w14:textId="77777777" w:rsidR="00CB33A1" w:rsidRDefault="00CB33A1">
      <w:pPr>
        <w:pStyle w:val="Commentaire"/>
      </w:pPr>
      <w:r>
        <w:t>Extra stuff:</w:t>
      </w:r>
    </w:p>
    <w:p w14:paraId="49225CEC" w14:textId="77777777" w:rsidR="00CB33A1" w:rsidRDefault="00CB33A1">
      <w:pPr>
        <w:pStyle w:val="Commentaire"/>
      </w:pPr>
      <w:r>
        <w:t>()</w:t>
      </w:r>
    </w:p>
    <w:p w14:paraId="13CAD827" w14:textId="77777777" w:rsidR="00CB33A1" w:rsidRDefault="00CB33A1">
      <w:pPr>
        <w:pStyle w:val="Commentaire"/>
      </w:pPr>
    </w:p>
    <w:p w14:paraId="25E93AFC" w14:textId="77777777" w:rsidR="00CB33A1" w:rsidRDefault="00CB33A1">
      <w:pPr>
        <w:pStyle w:val="Commentaire"/>
      </w:pPr>
      <w:r>
        <w:t>Correct:</w:t>
      </w:r>
    </w:p>
    <w:p w14:paraId="37BAB1C9" w14:textId="77777777" w:rsidR="00CB33A1" w:rsidRDefault="00CB33A1">
      <w:pPr>
        <w:pStyle w:val="Commentaire"/>
      </w:pPr>
      <w:r>
        <w:t>Hoesly et al. (2018)</w:t>
      </w:r>
    </w:p>
    <w:p w14:paraId="3BACF7FE" w14:textId="10434E41" w:rsidR="00CB33A1" w:rsidRDefault="00CB33A1">
      <w:pPr>
        <w:pStyle w:val="Commentaire"/>
      </w:pPr>
      <w:r>
        <w:t>(Hoesly et al., 2018)</w:t>
      </w:r>
    </w:p>
  </w:comment>
  <w:comment w:id="613" w:author="Robin Matthews" w:date="2021-07-08T13:27:00Z" w:initials="RM">
    <w:p w14:paraId="7095B2FF" w14:textId="77777777" w:rsidR="00CB33A1" w:rsidRDefault="00CB33A1">
      <w:pPr>
        <w:pStyle w:val="Commentaire"/>
      </w:pPr>
      <w:r>
        <w:rPr>
          <w:rStyle w:val="Marquedecommentaire"/>
        </w:rPr>
        <w:annotationRef/>
      </w:r>
      <w:r>
        <w:t>Not found:</w:t>
      </w:r>
    </w:p>
    <w:p w14:paraId="4D4E7A68" w14:textId="77777777" w:rsidR="00CB33A1" w:rsidRDefault="00CB33A1">
      <w:pPr>
        <w:pStyle w:val="Commentaire"/>
      </w:pPr>
      <w:r>
        <w:t>F. Liu et al., 2016</w:t>
      </w:r>
    </w:p>
    <w:p w14:paraId="552CE7BC" w14:textId="77777777" w:rsidR="00CB33A1" w:rsidRDefault="00CB33A1">
      <w:pPr>
        <w:pStyle w:val="Commentaire"/>
      </w:pPr>
    </w:p>
    <w:p w14:paraId="71EB6364" w14:textId="77777777" w:rsidR="00CB33A1" w:rsidRDefault="00CB33A1">
      <w:pPr>
        <w:pStyle w:val="Commentaire"/>
      </w:pPr>
      <w:r>
        <w:t>Extra stuff:</w:t>
      </w:r>
    </w:p>
    <w:p w14:paraId="2F234231" w14:textId="77777777" w:rsidR="00CB33A1" w:rsidRDefault="00CB33A1">
      <w:pPr>
        <w:pStyle w:val="Commentaire"/>
      </w:pPr>
      <w:r>
        <w:t>(Liu et al., 2016a; ; )</w:t>
      </w:r>
    </w:p>
    <w:p w14:paraId="368F2241" w14:textId="77777777" w:rsidR="00CB33A1" w:rsidRDefault="00CB33A1">
      <w:pPr>
        <w:pStyle w:val="Commentaire"/>
      </w:pPr>
    </w:p>
    <w:p w14:paraId="2CBA4681" w14:textId="77777777" w:rsidR="00CB33A1" w:rsidRDefault="00CB33A1">
      <w:pPr>
        <w:pStyle w:val="Commentaire"/>
      </w:pPr>
      <w:r>
        <w:t>Correct:</w:t>
      </w:r>
    </w:p>
    <w:p w14:paraId="7A9D78CE" w14:textId="012F91C4" w:rsidR="00CB33A1" w:rsidRDefault="00CB33A1">
      <w:pPr>
        <w:pStyle w:val="Commentaire"/>
      </w:pPr>
      <w:r>
        <w:t>(F. Liu et al., 2016; Miyazaki et al., 2017; Silver et al., 2018)</w:t>
      </w:r>
    </w:p>
  </w:comment>
  <w:comment w:id="633" w:author="Lucy Cowie" w:date="2021-07-25T15:53:00Z" w:initials="LC">
    <w:p w14:paraId="76DFD006" w14:textId="46DC4D5C" w:rsidR="0007657F" w:rsidRDefault="0007657F">
      <w:pPr>
        <w:pStyle w:val="Commentaire"/>
      </w:pPr>
      <w:r>
        <w:rPr>
          <w:rStyle w:val="Marquedecommentaire"/>
        </w:rPr>
        <w:annotationRef/>
      </w:r>
      <w:r>
        <w:t>Stating a percentage here would be more co</w:t>
      </w:r>
      <w:r w:rsidR="000A150D">
        <w:rPr>
          <w:noProof/>
        </w:rPr>
        <w:t>nsistent with the approach in the rest of the sentence,</w:t>
      </w:r>
    </w:p>
  </w:comment>
  <w:comment w:id="635" w:author="Lucy Cowie" w:date="2021-07-25T15:46:00Z" w:initials="LC">
    <w:p w14:paraId="37BC69FA" w14:textId="48C40F23" w:rsidR="000F10B8" w:rsidRDefault="000F10B8">
      <w:pPr>
        <w:pStyle w:val="Commentaire"/>
      </w:pPr>
      <w:r>
        <w:rPr>
          <w:rStyle w:val="Marquedecommentaire"/>
        </w:rPr>
        <w:annotationRef/>
      </w:r>
      <w:r>
        <w:t>Insert ‘emissions’ here?</w:t>
      </w:r>
    </w:p>
  </w:comment>
  <w:comment w:id="645" w:author="Lucy Cowie" w:date="2021-07-25T16:08:00Z" w:initials="LC">
    <w:p w14:paraId="78285363" w14:textId="2CEA9E82" w:rsidR="00D439AF" w:rsidRDefault="00D439AF">
      <w:pPr>
        <w:pStyle w:val="Commentaire"/>
      </w:pPr>
      <w:r>
        <w:rPr>
          <w:rStyle w:val="Marquedecommentaire"/>
        </w:rPr>
        <w:annotationRef/>
      </w:r>
      <w:r w:rsidR="000A150D">
        <w:rPr>
          <w:noProof/>
        </w:rPr>
        <w:t>Place in brackets as advised in the style guide.</w:t>
      </w:r>
    </w:p>
  </w:comment>
  <w:comment w:id="651" w:author="Lucy Cowie" w:date="2021-07-25T16:16:00Z" w:initials="LC">
    <w:p w14:paraId="48A0FAC0" w14:textId="67E3F81D" w:rsidR="00D771A4" w:rsidRDefault="00D771A4">
      <w:pPr>
        <w:pStyle w:val="Commentaire"/>
      </w:pPr>
      <w:r>
        <w:rPr>
          <w:rStyle w:val="Marquedecommentaire"/>
        </w:rPr>
        <w:annotationRef/>
      </w:r>
      <w:r>
        <w:t>Change to ‘decreasing’</w:t>
      </w:r>
      <w:r w:rsidR="00872094">
        <w:t xml:space="preserve"> or ‘a decrease in residential…’?</w:t>
      </w:r>
    </w:p>
  </w:comment>
  <w:comment w:id="652" w:author="Robin Matthews" w:date="2021-07-08T13:27:00Z" w:initials="RM">
    <w:p w14:paraId="1F0283D9" w14:textId="77777777" w:rsidR="00CB33A1" w:rsidRDefault="00CB33A1">
      <w:pPr>
        <w:pStyle w:val="Commentaire"/>
      </w:pPr>
      <w:r>
        <w:rPr>
          <w:rStyle w:val="Marquedecommentaire"/>
        </w:rPr>
        <w:annotationRef/>
      </w:r>
      <w:r>
        <w:t>Not found:</w:t>
      </w:r>
    </w:p>
    <w:p w14:paraId="223AF33A" w14:textId="77777777" w:rsidR="00CB33A1" w:rsidRDefault="00CB33A1">
      <w:pPr>
        <w:pStyle w:val="Commentaire"/>
      </w:pPr>
      <w:r>
        <w:t>M. Li et al., 2019</w:t>
      </w:r>
    </w:p>
    <w:p w14:paraId="52B3BCEB" w14:textId="77777777" w:rsidR="00CB33A1" w:rsidRDefault="00CB33A1">
      <w:pPr>
        <w:pStyle w:val="Commentaire"/>
      </w:pPr>
    </w:p>
    <w:p w14:paraId="021E5C40" w14:textId="77777777" w:rsidR="00CB33A1" w:rsidRDefault="00CB33A1">
      <w:pPr>
        <w:pStyle w:val="Commentaire"/>
      </w:pPr>
      <w:r>
        <w:t>Extra stuff:</w:t>
      </w:r>
    </w:p>
    <w:p w14:paraId="7A7E1E0A" w14:textId="77777777" w:rsidR="00CB33A1" w:rsidRDefault="00CB33A1">
      <w:pPr>
        <w:pStyle w:val="Commentaire"/>
      </w:pPr>
      <w:r>
        <w:t>(; Li et al., 2019b)</w:t>
      </w:r>
    </w:p>
    <w:p w14:paraId="43314093" w14:textId="77777777" w:rsidR="00CB33A1" w:rsidRDefault="00CB33A1">
      <w:pPr>
        <w:pStyle w:val="Commentaire"/>
      </w:pPr>
    </w:p>
    <w:p w14:paraId="7FEE11E5" w14:textId="77777777" w:rsidR="00CB33A1" w:rsidRDefault="00CB33A1">
      <w:pPr>
        <w:pStyle w:val="Commentaire"/>
      </w:pPr>
      <w:r>
        <w:t>Correct:</w:t>
      </w:r>
    </w:p>
    <w:p w14:paraId="1DEF022B" w14:textId="6B316B6F" w:rsidR="00CB33A1" w:rsidRDefault="00CB33A1">
      <w:pPr>
        <w:pStyle w:val="Commentaire"/>
      </w:pPr>
      <w:r>
        <w:t>(Zheng et al., 2018b; M. Li et al., 2019)</w:t>
      </w:r>
    </w:p>
  </w:comment>
  <w:comment w:id="664" w:author="Robin Matthews" w:date="2021-07-08T13:27:00Z" w:initials="RM">
    <w:p w14:paraId="2F7136F8" w14:textId="77777777" w:rsidR="00CB33A1" w:rsidRDefault="00CB33A1">
      <w:pPr>
        <w:pStyle w:val="Commentaire"/>
      </w:pPr>
      <w:r>
        <w:rPr>
          <w:rStyle w:val="Marquedecommentaire"/>
        </w:rPr>
        <w:annotationRef/>
      </w:r>
      <w:r>
        <w:t>Not found:</w:t>
      </w:r>
    </w:p>
    <w:p w14:paraId="02C69698" w14:textId="77777777" w:rsidR="00CB33A1" w:rsidRDefault="00CB33A1">
      <w:pPr>
        <w:pStyle w:val="Commentaire"/>
      </w:pPr>
      <w:r>
        <w:t>M. Li et al., 2019</w:t>
      </w:r>
    </w:p>
    <w:p w14:paraId="6E60A6E4" w14:textId="77777777" w:rsidR="00CB33A1" w:rsidRDefault="00CB33A1">
      <w:pPr>
        <w:pStyle w:val="Commentaire"/>
      </w:pPr>
    </w:p>
    <w:p w14:paraId="5634856B" w14:textId="77777777" w:rsidR="00CB33A1" w:rsidRDefault="00CB33A1">
      <w:pPr>
        <w:pStyle w:val="Commentaire"/>
      </w:pPr>
      <w:r>
        <w:t>Extra stuff:</w:t>
      </w:r>
    </w:p>
    <w:p w14:paraId="70F2A404" w14:textId="77777777" w:rsidR="00CB33A1" w:rsidRDefault="00CB33A1">
      <w:pPr>
        <w:pStyle w:val="Commentaire"/>
      </w:pPr>
      <w:r>
        <w:t>(; ; Li et al., 2019b)</w:t>
      </w:r>
    </w:p>
    <w:p w14:paraId="1FF64821" w14:textId="77777777" w:rsidR="00CB33A1" w:rsidRDefault="00CB33A1">
      <w:pPr>
        <w:pStyle w:val="Commentaire"/>
      </w:pPr>
    </w:p>
    <w:p w14:paraId="362C9622" w14:textId="77777777" w:rsidR="00CB33A1" w:rsidRDefault="00CB33A1">
      <w:pPr>
        <w:pStyle w:val="Commentaire"/>
      </w:pPr>
      <w:r>
        <w:t>Correct:</w:t>
      </w:r>
    </w:p>
    <w:p w14:paraId="0F5FAFCB" w14:textId="678854FD" w:rsidR="00CB33A1" w:rsidRDefault="00CB33A1">
      <w:pPr>
        <w:pStyle w:val="Commentaire"/>
      </w:pPr>
      <w:r>
        <w:t>(Sun et al., 2018; Zheng et al., 2018b; M. Li et al., 2019)</w:t>
      </w:r>
    </w:p>
  </w:comment>
  <w:comment w:id="672" w:author="Lucy Cowie" w:date="2021-07-25T16:30:00Z" w:initials="LC">
    <w:p w14:paraId="182F8CAE" w14:textId="6E01664F" w:rsidR="005E7C04" w:rsidRDefault="005E7C04">
      <w:pPr>
        <w:pStyle w:val="Commentaire"/>
      </w:pPr>
      <w:r>
        <w:rPr>
          <w:rStyle w:val="Marquedecommentaire"/>
        </w:rPr>
        <w:annotationRef/>
      </w:r>
      <w:r>
        <w:t>Hyphenate?</w:t>
      </w:r>
    </w:p>
  </w:comment>
  <w:comment w:id="707" w:author="Lucy Cowie" w:date="2021-07-25T16:56:00Z" w:initials="LC">
    <w:p w14:paraId="2AAD1D03" w14:textId="0EC58379" w:rsidR="004D6CF0" w:rsidRDefault="004D6CF0">
      <w:pPr>
        <w:pStyle w:val="Commentaire"/>
      </w:pPr>
      <w:r>
        <w:rPr>
          <w:rStyle w:val="Marquedecommentaire"/>
        </w:rPr>
        <w:annotationRef/>
      </w:r>
      <w:r>
        <w:t>Suggest amending slightly for clarity: ‘…for Asia and Africa, the regions that dominate global emissions.’</w:t>
      </w:r>
    </w:p>
  </w:comment>
  <w:comment w:id="732" w:author="Robin Matthews" w:date="2021-07-08T13:27:00Z" w:initials="RM">
    <w:p w14:paraId="411F1FA3" w14:textId="77777777" w:rsidR="00CB33A1" w:rsidRDefault="00CB33A1">
      <w:pPr>
        <w:pStyle w:val="Commentaire"/>
      </w:pPr>
      <w:r>
        <w:rPr>
          <w:rStyle w:val="Marquedecommentaire"/>
        </w:rPr>
        <w:annotationRef/>
      </w:r>
      <w:r>
        <w:t>Extra stuff:</w:t>
      </w:r>
    </w:p>
    <w:p w14:paraId="398D8E41" w14:textId="77777777" w:rsidR="00CB33A1" w:rsidRDefault="00CB33A1">
      <w:pPr>
        <w:pStyle w:val="Commentaire"/>
      </w:pPr>
      <w:r>
        <w:t>(; Figure 6.3, ; )</w:t>
      </w:r>
    </w:p>
    <w:p w14:paraId="6FA0B95B" w14:textId="77777777" w:rsidR="00CB33A1" w:rsidRDefault="00CB33A1">
      <w:pPr>
        <w:pStyle w:val="Commentaire"/>
      </w:pPr>
    </w:p>
    <w:p w14:paraId="39555B33" w14:textId="77777777" w:rsidR="00CB33A1" w:rsidRDefault="00CB33A1">
      <w:pPr>
        <w:pStyle w:val="Commentaire"/>
      </w:pPr>
      <w:r>
        <w:t>Correct:</w:t>
      </w:r>
    </w:p>
    <w:p w14:paraId="0B88606B" w14:textId="1A987B9C" w:rsidR="00CB33A1" w:rsidRDefault="00CB33A1">
      <w:pPr>
        <w:pStyle w:val="Commentaire"/>
      </w:pPr>
      <w:r>
        <w:t>(Hoesly et al., 2018; EC-JRC / PBL, 2020; Vira et al., 2020)</w:t>
      </w:r>
    </w:p>
  </w:comment>
  <w:comment w:id="746" w:author="Robin Matthews" w:date="2021-07-08T13:27:00Z" w:initials="RM">
    <w:p w14:paraId="51A83638" w14:textId="77777777" w:rsidR="00CB33A1" w:rsidRDefault="00CB33A1">
      <w:pPr>
        <w:pStyle w:val="Commentaire"/>
      </w:pPr>
      <w:r>
        <w:rPr>
          <w:rStyle w:val="Marquedecommentaire"/>
        </w:rPr>
        <w:annotationRef/>
      </w:r>
      <w:r>
        <w:t>Not found:</w:t>
      </w:r>
    </w:p>
    <w:p w14:paraId="32F7E5D4" w14:textId="77777777" w:rsidR="00CB33A1" w:rsidRDefault="00CB33A1">
      <w:pPr>
        <w:pStyle w:val="Commentaire"/>
      </w:pPr>
      <w:r>
        <w:t>J.-F. Lamarque et al.</w:t>
      </w:r>
    </w:p>
    <w:p w14:paraId="7D73D743" w14:textId="77777777" w:rsidR="00CB33A1" w:rsidRDefault="00CB33A1">
      <w:pPr>
        <w:pStyle w:val="Commentaire"/>
      </w:pPr>
    </w:p>
    <w:p w14:paraId="4BD0A112" w14:textId="77777777" w:rsidR="00CB33A1" w:rsidRDefault="00CB33A1">
      <w:pPr>
        <w:pStyle w:val="Commentaire"/>
      </w:pPr>
      <w:r>
        <w:t>Extra stuff:</w:t>
      </w:r>
    </w:p>
    <w:p w14:paraId="6D2029CB" w14:textId="77777777" w:rsidR="00CB33A1" w:rsidRDefault="00CB33A1">
      <w:pPr>
        <w:pStyle w:val="Commentaire"/>
      </w:pPr>
      <w:r>
        <w:t>(Lamarque et al., a)</w:t>
      </w:r>
    </w:p>
    <w:p w14:paraId="6D2DC52A" w14:textId="77777777" w:rsidR="00CB33A1" w:rsidRDefault="00CB33A1">
      <w:pPr>
        <w:pStyle w:val="Commentaire"/>
      </w:pPr>
    </w:p>
    <w:p w14:paraId="4C4490F5" w14:textId="77777777" w:rsidR="00CB33A1" w:rsidRDefault="00CB33A1">
      <w:pPr>
        <w:pStyle w:val="Commentaire"/>
      </w:pPr>
      <w:r>
        <w:t>Correct:</w:t>
      </w:r>
    </w:p>
    <w:p w14:paraId="471B36FF" w14:textId="77777777" w:rsidR="00CB33A1" w:rsidRDefault="00CB33A1">
      <w:pPr>
        <w:pStyle w:val="Commentaire"/>
      </w:pPr>
      <w:r>
        <w:t>J.-F. Lamarque et al. (2013)</w:t>
      </w:r>
    </w:p>
    <w:p w14:paraId="41925CAF" w14:textId="7A19A256" w:rsidR="00CB33A1" w:rsidRDefault="00CB33A1">
      <w:pPr>
        <w:pStyle w:val="Commentaire"/>
      </w:pPr>
      <w:r>
        <w:t>(J.-F. Lamarque et al., 2013)</w:t>
      </w:r>
    </w:p>
  </w:comment>
  <w:comment w:id="752" w:author="Lucy Cowie" w:date="2021-07-25T17:16:00Z" w:initials="LC">
    <w:p w14:paraId="1FAB4DFD" w14:textId="18475B0B" w:rsidR="0031496C" w:rsidRDefault="0031496C">
      <w:pPr>
        <w:pStyle w:val="Commentaire"/>
      </w:pPr>
      <w:r>
        <w:rPr>
          <w:rStyle w:val="Marquedecommentaire"/>
        </w:rPr>
        <w:annotationRef/>
      </w:r>
      <w:r>
        <w:t>Clarify ‘on the EDGAR v4.3 database’?</w:t>
      </w:r>
    </w:p>
  </w:comment>
  <w:comment w:id="753" w:author="Robin Matthews" w:date="2021-07-08T13:27:00Z" w:initials="RM">
    <w:p w14:paraId="12351C61" w14:textId="77777777" w:rsidR="00CB33A1" w:rsidRDefault="00CB33A1">
      <w:pPr>
        <w:pStyle w:val="Commentaire"/>
      </w:pPr>
      <w:r>
        <w:rPr>
          <w:rStyle w:val="Marquedecommentaire"/>
        </w:rPr>
        <w:annotationRef/>
      </w:r>
      <w:r>
        <w:t>Not found:</w:t>
      </w:r>
    </w:p>
    <w:p w14:paraId="6753839F" w14:textId="77777777" w:rsidR="00CB33A1" w:rsidRDefault="00CB33A1">
      <w:pPr>
        <w:pStyle w:val="Commentaire"/>
      </w:pPr>
      <w:r>
        <w:t>Paulot et al.</w:t>
      </w:r>
    </w:p>
    <w:p w14:paraId="7030E54F" w14:textId="77777777" w:rsidR="00CB33A1" w:rsidRDefault="00CB33A1">
      <w:pPr>
        <w:pStyle w:val="Commentaire"/>
      </w:pPr>
    </w:p>
    <w:p w14:paraId="2E231298" w14:textId="77777777" w:rsidR="00CB33A1" w:rsidRDefault="00CB33A1">
      <w:pPr>
        <w:pStyle w:val="Commentaire"/>
      </w:pPr>
      <w:r>
        <w:t>Extra stuff:</w:t>
      </w:r>
    </w:p>
    <w:p w14:paraId="4A556BAB" w14:textId="77777777" w:rsidR="00CB33A1" w:rsidRDefault="00CB33A1">
      <w:pPr>
        <w:pStyle w:val="Commentaire"/>
      </w:pPr>
      <w:r>
        <w:t>()</w:t>
      </w:r>
    </w:p>
    <w:p w14:paraId="6F710FB4" w14:textId="77777777" w:rsidR="00CB33A1" w:rsidRDefault="00CB33A1">
      <w:pPr>
        <w:pStyle w:val="Commentaire"/>
      </w:pPr>
    </w:p>
    <w:p w14:paraId="0BC82AF9" w14:textId="77777777" w:rsidR="00CB33A1" w:rsidRDefault="00CB33A1">
      <w:pPr>
        <w:pStyle w:val="Commentaire"/>
      </w:pPr>
      <w:r>
        <w:t>Correct:</w:t>
      </w:r>
    </w:p>
    <w:p w14:paraId="46D049CC" w14:textId="77777777" w:rsidR="00CB33A1" w:rsidRDefault="00CB33A1">
      <w:pPr>
        <w:pStyle w:val="Commentaire"/>
      </w:pPr>
      <w:r>
        <w:t>Paulot et al. (2014)</w:t>
      </w:r>
    </w:p>
    <w:p w14:paraId="26E908F2" w14:textId="3FABEE54" w:rsidR="00CB33A1" w:rsidRDefault="00CB33A1">
      <w:pPr>
        <w:pStyle w:val="Commentaire"/>
      </w:pPr>
      <w:r>
        <w:t>(Paulot et al., 2014)</w:t>
      </w:r>
    </w:p>
  </w:comment>
  <w:comment w:id="788" w:author="Lucy Cowie" w:date="2021-07-25T17:46:00Z" w:initials="LC">
    <w:p w14:paraId="3EED3368" w14:textId="48F0E9D3" w:rsidR="00845AE8" w:rsidRDefault="00845AE8">
      <w:pPr>
        <w:pStyle w:val="Commentaire"/>
      </w:pPr>
      <w:r>
        <w:rPr>
          <w:rStyle w:val="Marquedecommentaire"/>
        </w:rPr>
        <w:annotationRef/>
      </w:r>
      <w:r>
        <w:t>Edited in the Figures document.</w:t>
      </w:r>
    </w:p>
  </w:comment>
  <w:comment w:id="805" w:author="Lucy Cowie" w:date="2021-07-25T17:59:00Z" w:initials="LC">
    <w:p w14:paraId="3BF93496" w14:textId="1DEE945A" w:rsidR="00571D19" w:rsidRDefault="00571D19">
      <w:pPr>
        <w:pStyle w:val="Commentaire"/>
      </w:pPr>
      <w:r>
        <w:rPr>
          <w:rStyle w:val="Marquedecommentaire"/>
        </w:rPr>
        <w:annotationRef/>
      </w:r>
      <w:r>
        <w:t xml:space="preserve">Amended as words appeared to be missing, but please check </w:t>
      </w:r>
      <w:r w:rsidR="00AA0EC9">
        <w:t xml:space="preserve">that </w:t>
      </w:r>
      <w:r>
        <w:t>this is the intended meaning.</w:t>
      </w:r>
    </w:p>
  </w:comment>
  <w:comment w:id="820" w:author="Robin Matthews" w:date="2021-07-08T13:28:00Z" w:initials="RM">
    <w:p w14:paraId="2A1AC925" w14:textId="77777777" w:rsidR="00CB33A1" w:rsidRDefault="00CB33A1">
      <w:pPr>
        <w:pStyle w:val="Commentaire"/>
      </w:pPr>
      <w:r>
        <w:rPr>
          <w:rStyle w:val="Marquedecommentaire"/>
        </w:rPr>
        <w:annotationRef/>
      </w:r>
      <w:r>
        <w:t>Not found:</w:t>
      </w:r>
    </w:p>
    <w:p w14:paraId="75935BF5" w14:textId="77777777" w:rsidR="00CB33A1" w:rsidRDefault="00CB33A1">
      <w:pPr>
        <w:pStyle w:val="Commentaire"/>
      </w:pPr>
      <w:r>
        <w:t>D.J. Allen et al., 2019</w:t>
      </w:r>
    </w:p>
    <w:p w14:paraId="5D498FC3" w14:textId="77777777" w:rsidR="00CB33A1" w:rsidRDefault="00CB33A1">
      <w:pPr>
        <w:pStyle w:val="Commentaire"/>
      </w:pPr>
    </w:p>
    <w:p w14:paraId="768F5475" w14:textId="77777777" w:rsidR="00CB33A1" w:rsidRDefault="00CB33A1">
      <w:pPr>
        <w:pStyle w:val="Commentaire"/>
      </w:pPr>
      <w:r>
        <w:t>Extra stuff:</w:t>
      </w:r>
    </w:p>
    <w:p w14:paraId="0FDFBA3B" w14:textId="77777777" w:rsidR="00CB33A1" w:rsidRDefault="00CB33A1">
      <w:pPr>
        <w:pStyle w:val="Commentaire"/>
      </w:pPr>
      <w:r>
        <w:t>(; ; ; ; Allen et al., 2019a; )</w:t>
      </w:r>
    </w:p>
    <w:p w14:paraId="1111BEEF" w14:textId="77777777" w:rsidR="00CB33A1" w:rsidRDefault="00CB33A1">
      <w:pPr>
        <w:pStyle w:val="Commentaire"/>
      </w:pPr>
    </w:p>
    <w:p w14:paraId="750B1509" w14:textId="77777777" w:rsidR="00CB33A1" w:rsidRDefault="00CB33A1">
      <w:pPr>
        <w:pStyle w:val="Commentaire"/>
      </w:pPr>
      <w:r>
        <w:t>Correct:</w:t>
      </w:r>
    </w:p>
    <w:p w14:paraId="018278AF" w14:textId="4532DE00" w:rsidR="00CB33A1" w:rsidRDefault="00CB33A1">
      <w:pPr>
        <w:pStyle w:val="Commentaire"/>
      </w:pPr>
      <w:r>
        <w:t>(Miyazaki et al., 2014; Medici et al., 2017; Nault et al., 2017; Marais et al., 2018; D.J. Allen et al., 2019; Bucsela et al., 2019)</w:t>
      </w:r>
    </w:p>
  </w:comment>
  <w:comment w:id="834" w:author="Robin Matthews" w:date="2021-07-08T13:28:00Z" w:initials="RM">
    <w:p w14:paraId="1F11162D" w14:textId="77777777" w:rsidR="00CB33A1" w:rsidRDefault="00CB33A1">
      <w:pPr>
        <w:pStyle w:val="Commentaire"/>
      </w:pPr>
      <w:r>
        <w:rPr>
          <w:rStyle w:val="Marquedecommentaire"/>
        </w:rPr>
        <w:annotationRef/>
      </w:r>
      <w:r>
        <w:t>Not found:</w:t>
      </w:r>
    </w:p>
    <w:p w14:paraId="4492EACF" w14:textId="77777777" w:rsidR="00CB33A1" w:rsidRDefault="00CB33A1">
      <w:pPr>
        <w:pStyle w:val="Commentaire"/>
      </w:pPr>
      <w:r>
        <w:t>J.F. Lamarque et al.</w:t>
      </w:r>
    </w:p>
    <w:p w14:paraId="61790B33" w14:textId="77777777" w:rsidR="00CB33A1" w:rsidRDefault="00CB33A1">
      <w:pPr>
        <w:pStyle w:val="Commentaire"/>
      </w:pPr>
    </w:p>
    <w:p w14:paraId="18C4F5AA" w14:textId="77777777" w:rsidR="00CB33A1" w:rsidRDefault="00CB33A1">
      <w:pPr>
        <w:pStyle w:val="Commentaire"/>
      </w:pPr>
      <w:r>
        <w:t>Extra stuff:</w:t>
      </w:r>
    </w:p>
    <w:p w14:paraId="4B9FE904" w14:textId="77777777" w:rsidR="00CB33A1" w:rsidRDefault="00CB33A1">
      <w:pPr>
        <w:pStyle w:val="Commentaire"/>
      </w:pPr>
      <w:r>
        <w:t>(Lamarque et al., b)</w:t>
      </w:r>
    </w:p>
    <w:p w14:paraId="36AAEF62" w14:textId="77777777" w:rsidR="00CB33A1" w:rsidRDefault="00CB33A1">
      <w:pPr>
        <w:pStyle w:val="Commentaire"/>
      </w:pPr>
    </w:p>
    <w:p w14:paraId="76E151F7" w14:textId="77777777" w:rsidR="00CB33A1" w:rsidRDefault="00CB33A1">
      <w:pPr>
        <w:pStyle w:val="Commentaire"/>
      </w:pPr>
      <w:r>
        <w:t>Correct:</w:t>
      </w:r>
    </w:p>
    <w:p w14:paraId="0716177D" w14:textId="77777777" w:rsidR="00CB33A1" w:rsidRDefault="00CB33A1">
      <w:pPr>
        <w:pStyle w:val="Commentaire"/>
      </w:pPr>
      <w:r>
        <w:t>J.F. Lamarque et al. (2013)</w:t>
      </w:r>
    </w:p>
    <w:p w14:paraId="3B3E17A6" w14:textId="758FD38C" w:rsidR="00CB33A1" w:rsidRDefault="00CB33A1">
      <w:pPr>
        <w:pStyle w:val="Commentaire"/>
      </w:pPr>
      <w:r>
        <w:t>(J.F. Lamarque et al., 2013)</w:t>
      </w:r>
    </w:p>
  </w:comment>
  <w:comment w:id="840" w:author="Robin Matthews" w:date="2021-07-08T13:28:00Z" w:initials="RM">
    <w:p w14:paraId="5C4E80FA" w14:textId="77777777" w:rsidR="00CB33A1" w:rsidRDefault="00CB33A1">
      <w:pPr>
        <w:pStyle w:val="Commentaire"/>
      </w:pPr>
      <w:r>
        <w:rPr>
          <w:rStyle w:val="Marquedecommentaire"/>
        </w:rPr>
        <w:annotationRef/>
      </w:r>
      <w:r>
        <w:t>Extra stuff:</w:t>
      </w:r>
    </w:p>
    <w:p w14:paraId="620559DA" w14:textId="77777777" w:rsidR="00CB33A1" w:rsidRDefault="00CB33A1">
      <w:pPr>
        <w:pStyle w:val="Commentaire"/>
      </w:pPr>
      <w:r>
        <w:t>, )</w:t>
      </w:r>
    </w:p>
    <w:p w14:paraId="0C06BF67" w14:textId="77777777" w:rsidR="00CB33A1" w:rsidRDefault="00CB33A1">
      <w:pPr>
        <w:pStyle w:val="Commentaire"/>
      </w:pPr>
    </w:p>
    <w:p w14:paraId="0EEDA8EC" w14:textId="77777777" w:rsidR="00CB33A1" w:rsidRDefault="00CB33A1">
      <w:pPr>
        <w:pStyle w:val="Commentaire"/>
      </w:pPr>
      <w:r>
        <w:t>Correct:</w:t>
      </w:r>
    </w:p>
    <w:p w14:paraId="223C4F1B" w14:textId="77777777" w:rsidR="00CB33A1" w:rsidRDefault="00CB33A1">
      <w:pPr>
        <w:pStyle w:val="Commentaire"/>
      </w:pPr>
      <w:r>
        <w:t>Young et al. (2013)</w:t>
      </w:r>
    </w:p>
    <w:p w14:paraId="15D0587F" w14:textId="7EB3707C" w:rsidR="00CB33A1" w:rsidRDefault="00CB33A1">
      <w:pPr>
        <w:pStyle w:val="Commentaire"/>
      </w:pPr>
      <w:r>
        <w:t>(Young et al., 2013)</w:t>
      </w:r>
    </w:p>
  </w:comment>
  <w:comment w:id="842" w:author="Lucy Cowie" w:date="2021-07-25T18:29:00Z" w:initials="LC">
    <w:p w14:paraId="147E1ABC" w14:textId="14F91282" w:rsidR="005E2195" w:rsidRDefault="005E2195">
      <w:pPr>
        <w:pStyle w:val="Commentaire"/>
      </w:pPr>
      <w:r>
        <w:rPr>
          <w:rStyle w:val="Marquedecommentaire"/>
        </w:rPr>
        <w:annotationRef/>
      </w:r>
      <w:r>
        <w:t>Correct or ‘cloud-top height’?</w:t>
      </w:r>
    </w:p>
  </w:comment>
  <w:comment w:id="847" w:author="Lucy Cowie" w:date="2021-07-25T18:31:00Z" w:initials="LC">
    <w:p w14:paraId="7654A68D" w14:textId="7073E050" w:rsidR="00210EE6" w:rsidRDefault="00210EE6">
      <w:pPr>
        <w:pStyle w:val="Commentaire"/>
      </w:pPr>
      <w:r>
        <w:rPr>
          <w:rStyle w:val="Marquedecommentaire"/>
        </w:rPr>
        <w:annotationRef/>
      </w:r>
      <w:r>
        <w:t>Correct use of brackets here? This usage doesn’t appear in the style guide.</w:t>
      </w:r>
    </w:p>
  </w:comment>
  <w:comment w:id="848" w:author="Ian Blenkinsop" w:date="2021-07-29T09:54:00Z" w:initials="IB">
    <w:p w14:paraId="1BCB81EF" w14:textId="437DC667" w:rsidR="00D35B90" w:rsidRDefault="00D35B90">
      <w:pPr>
        <w:pStyle w:val="Commentaire"/>
      </w:pPr>
      <w:r>
        <w:rPr>
          <w:rStyle w:val="Marquedecommentaire"/>
        </w:rPr>
        <w:annotationRef/>
      </w:r>
      <w:r>
        <w:t xml:space="preserve">Format as </w:t>
      </w:r>
      <w:r>
        <w:br/>
      </w:r>
      <w:r w:rsidRPr="00D35B90">
        <w:rPr>
          <w:lang w:val="en-US"/>
        </w:rPr>
        <w:t>yr</w:t>
      </w:r>
      <w:r w:rsidRPr="00D35B90">
        <w:rPr>
          <w:vertAlign w:val="superscript"/>
          <w:lang w:val="en-US"/>
        </w:rPr>
        <w:t>−1</w:t>
      </w:r>
      <w:r w:rsidRPr="00D35B90">
        <w:rPr>
          <w:lang w:val="en-US"/>
        </w:rPr>
        <w:t xml:space="preserve"> °C</w:t>
      </w:r>
      <w:r w:rsidRPr="00D35B90">
        <w:rPr>
          <w:vertAlign w:val="superscript"/>
          <w:lang w:val="en-US"/>
        </w:rPr>
        <w:t>−1</w:t>
      </w:r>
    </w:p>
  </w:comment>
  <w:comment w:id="849" w:author="Robin Matthews" w:date="2021-07-08T13:28:00Z" w:initials="RM">
    <w:p w14:paraId="76E43C5A" w14:textId="77777777" w:rsidR="00CB33A1" w:rsidRDefault="00CB33A1">
      <w:pPr>
        <w:pStyle w:val="Commentaire"/>
      </w:pPr>
      <w:r>
        <w:rPr>
          <w:rStyle w:val="Marquedecommentaire"/>
        </w:rPr>
        <w:annotationRef/>
      </w:r>
      <w:r>
        <w:t>Not found:</w:t>
      </w:r>
    </w:p>
    <w:p w14:paraId="7C31B9DA" w14:textId="77777777" w:rsidR="00CB33A1" w:rsidRDefault="00CB33A1">
      <w:pPr>
        <w:pStyle w:val="Commentaire"/>
      </w:pPr>
      <w:r>
        <w:t>2021a</w:t>
      </w:r>
    </w:p>
    <w:p w14:paraId="018F1C90" w14:textId="77777777" w:rsidR="00CB33A1" w:rsidRDefault="00CB33A1">
      <w:pPr>
        <w:pStyle w:val="Commentaire"/>
      </w:pPr>
    </w:p>
    <w:p w14:paraId="50BF0EBD" w14:textId="77777777" w:rsidR="00CB33A1" w:rsidRDefault="00CB33A1">
      <w:pPr>
        <w:pStyle w:val="Commentaire"/>
      </w:pPr>
      <w:r>
        <w:t>Extra stuff:</w:t>
      </w:r>
    </w:p>
    <w:p w14:paraId="7BC9B099" w14:textId="77777777" w:rsidR="00CB33A1" w:rsidRDefault="00CB33A1">
      <w:pPr>
        <w:pStyle w:val="Commentaire"/>
      </w:pPr>
      <w:r>
        <w:t>(, 2021b)</w:t>
      </w:r>
    </w:p>
    <w:p w14:paraId="34EAB72E" w14:textId="77777777" w:rsidR="00CB33A1" w:rsidRDefault="00CB33A1">
      <w:pPr>
        <w:pStyle w:val="Commentaire"/>
      </w:pPr>
    </w:p>
    <w:p w14:paraId="3E064679" w14:textId="77777777" w:rsidR="00CB33A1" w:rsidRDefault="00CB33A1">
      <w:pPr>
        <w:pStyle w:val="Commentaire"/>
      </w:pPr>
      <w:r>
        <w:t>Correct:</w:t>
      </w:r>
    </w:p>
    <w:p w14:paraId="1C2CF596" w14:textId="77777777" w:rsidR="00CB33A1" w:rsidRDefault="00CB33A1">
      <w:pPr>
        <w:pStyle w:val="Commentaire"/>
      </w:pPr>
      <w:r>
        <w:t>Thornhill et al. (2021a)</w:t>
      </w:r>
    </w:p>
    <w:p w14:paraId="5EDA5000" w14:textId="03D646E0" w:rsidR="00CB33A1" w:rsidRDefault="00CB33A1">
      <w:pPr>
        <w:pStyle w:val="Commentaire"/>
      </w:pPr>
      <w:r>
        <w:t>(Thornhill et al., 2021a)</w:t>
      </w:r>
    </w:p>
  </w:comment>
  <w:comment w:id="860" w:author="Lucy Cowie" w:date="2021-07-25T18:34:00Z" w:initials="LC">
    <w:p w14:paraId="3F2E56DD" w14:textId="4DB0CF75" w:rsidR="00BB482D" w:rsidRDefault="00BB482D">
      <w:pPr>
        <w:pStyle w:val="Commentaire"/>
      </w:pPr>
      <w:r>
        <w:rPr>
          <w:rStyle w:val="Marquedecommentaire"/>
        </w:rPr>
        <w:annotationRef/>
      </w:r>
      <w:r>
        <w:t>Or ‘significance’?</w:t>
      </w:r>
    </w:p>
  </w:comment>
  <w:comment w:id="870" w:author="Robin Matthews" w:date="2021-07-08T13:28:00Z" w:initials="RM">
    <w:p w14:paraId="62D4036B" w14:textId="77777777" w:rsidR="00CB33A1" w:rsidRDefault="00CB33A1">
      <w:pPr>
        <w:pStyle w:val="Commentaire"/>
      </w:pPr>
      <w:r>
        <w:rPr>
          <w:rStyle w:val="Marquedecommentaire"/>
        </w:rPr>
        <w:annotationRef/>
      </w:r>
      <w:r>
        <w:t>Extra stuff:</w:t>
      </w:r>
    </w:p>
    <w:p w14:paraId="1E2C7B42" w14:textId="77777777" w:rsidR="00CB33A1" w:rsidRDefault="00CB33A1">
      <w:pPr>
        <w:pStyle w:val="Commentaire"/>
      </w:pPr>
      <w:r>
        <w:t>, )</w:t>
      </w:r>
    </w:p>
    <w:p w14:paraId="1E5829B0" w14:textId="77777777" w:rsidR="00CB33A1" w:rsidRDefault="00CB33A1">
      <w:pPr>
        <w:pStyle w:val="Commentaire"/>
      </w:pPr>
    </w:p>
    <w:p w14:paraId="47BA33DE" w14:textId="77777777" w:rsidR="00CB33A1" w:rsidRDefault="00CB33A1">
      <w:pPr>
        <w:pStyle w:val="Commentaire"/>
      </w:pPr>
      <w:r>
        <w:t>Correct:</w:t>
      </w:r>
    </w:p>
    <w:p w14:paraId="27FCCBCB" w14:textId="77777777" w:rsidR="00CB33A1" w:rsidRDefault="00CB33A1">
      <w:pPr>
        <w:pStyle w:val="Commentaire"/>
      </w:pPr>
      <w:r>
        <w:t>Hudman et al. (2012)</w:t>
      </w:r>
    </w:p>
    <w:p w14:paraId="0CBE5F58" w14:textId="2822EC9C" w:rsidR="00CB33A1" w:rsidRDefault="00CB33A1">
      <w:pPr>
        <w:pStyle w:val="Commentaire"/>
      </w:pPr>
      <w:r>
        <w:t>(Hudman et al., 2012)</w:t>
      </w:r>
    </w:p>
  </w:comment>
  <w:comment w:id="880" w:author="Robin Matthews" w:date="2021-07-08T13:28:00Z" w:initials="RM">
    <w:p w14:paraId="2B8E647C" w14:textId="77777777" w:rsidR="00CB33A1" w:rsidRDefault="00CB33A1">
      <w:pPr>
        <w:pStyle w:val="Commentaire"/>
      </w:pPr>
      <w:r>
        <w:rPr>
          <w:rStyle w:val="Marquedecommentaire"/>
        </w:rPr>
        <w:annotationRef/>
      </w:r>
      <w:r>
        <w:t>Extra stuff:</w:t>
      </w:r>
    </w:p>
    <w:p w14:paraId="0A699FDD" w14:textId="77777777" w:rsidR="00CB33A1" w:rsidRDefault="00CB33A1">
      <w:pPr>
        <w:pStyle w:val="Commentaire"/>
      </w:pPr>
      <w:r>
        <w:t>, )</w:t>
      </w:r>
    </w:p>
    <w:p w14:paraId="0E00C737" w14:textId="77777777" w:rsidR="00CB33A1" w:rsidRDefault="00CB33A1">
      <w:pPr>
        <w:pStyle w:val="Commentaire"/>
      </w:pPr>
    </w:p>
    <w:p w14:paraId="1AEFA4AF" w14:textId="77777777" w:rsidR="00CB33A1" w:rsidRDefault="00CB33A1">
      <w:pPr>
        <w:pStyle w:val="Commentaire"/>
      </w:pPr>
      <w:r>
        <w:t>Correct:</w:t>
      </w:r>
    </w:p>
    <w:p w14:paraId="2E90F667" w14:textId="77777777" w:rsidR="00CB33A1" w:rsidRDefault="00CB33A1">
      <w:pPr>
        <w:pStyle w:val="Commentaire"/>
      </w:pPr>
      <w:r>
        <w:t>Young et al. (2018)</w:t>
      </w:r>
    </w:p>
    <w:p w14:paraId="521F84E7" w14:textId="0A49A1DE" w:rsidR="00CB33A1" w:rsidRDefault="00CB33A1">
      <w:pPr>
        <w:pStyle w:val="Commentaire"/>
      </w:pPr>
      <w:r>
        <w:t>(Young et al., 2018)</w:t>
      </w:r>
    </w:p>
  </w:comment>
  <w:comment w:id="891" w:author="Lucy Cowie" w:date="2021-07-25T20:01:00Z" w:initials="LC">
    <w:p w14:paraId="74FF8996" w14:textId="7C0A0461" w:rsidR="00223B77" w:rsidRDefault="00223B77">
      <w:pPr>
        <w:pStyle w:val="Commentaire"/>
      </w:pPr>
      <w:r>
        <w:rPr>
          <w:rStyle w:val="Marquedecommentaire"/>
        </w:rPr>
        <w:annotationRef/>
      </w:r>
      <w:r>
        <w:t>‘Under warmer climate conditions’?</w:t>
      </w:r>
    </w:p>
  </w:comment>
  <w:comment w:id="900" w:author="Lucy Cowie" w:date="2021-07-25T20:09:00Z" w:initials="LC">
    <w:p w14:paraId="3996D9B5" w14:textId="7B834B8E" w:rsidR="00BA44AD" w:rsidRDefault="00BA44AD">
      <w:pPr>
        <w:pStyle w:val="Commentaire"/>
      </w:pPr>
      <w:r>
        <w:rPr>
          <w:rStyle w:val="Marquedecommentaire"/>
        </w:rPr>
        <w:annotationRef/>
      </w:r>
      <w:r w:rsidR="000A150D">
        <w:rPr>
          <w:noProof/>
        </w:rPr>
        <w:t xml:space="preserve">The meaning of this sentence isn't completely clear. Would this rephrasing work: '... adequate representations of </w:t>
      </w:r>
      <w:r w:rsidRPr="0065385A">
        <w:rPr>
          <w:rStyle w:val="AR6BodyTextCar"/>
        </w:rPr>
        <w:t>SNO</w:t>
      </w:r>
      <w:r w:rsidRPr="00695F38">
        <w:rPr>
          <w:rStyle w:val="AR6BodyTextCar"/>
          <w:iCs/>
          <w:vertAlign w:val="subscript"/>
        </w:rPr>
        <w:t>x</w:t>
      </w:r>
      <w:r w:rsidRPr="0065385A">
        <w:rPr>
          <w:rStyle w:val="AR6BodyTextCar"/>
        </w:rPr>
        <w:t xml:space="preserve"> </w:t>
      </w:r>
      <w:r>
        <w:rPr>
          <w:rStyle w:val="AR6BodyTextCar"/>
        </w:rPr>
        <w:t>and how it escapes from the canopy</w:t>
      </w:r>
      <w:r w:rsidR="000A150D">
        <w:rPr>
          <w:rStyle w:val="AR6BodyTextCar"/>
          <w:noProof/>
        </w:rPr>
        <w:t>, which could</w:t>
      </w:r>
      <w:r>
        <w:rPr>
          <w:rStyle w:val="AR6BodyTextCar"/>
        </w:rPr>
        <w:t xml:space="preserve"> </w:t>
      </w:r>
      <w:r w:rsidRPr="0065385A">
        <w:rPr>
          <w:rStyle w:val="AR6BodyTextCar"/>
        </w:rPr>
        <w:t>provide quantitative estimates of climate</w:t>
      </w:r>
      <w:r>
        <w:rPr>
          <w:rStyle w:val="AR6BodyTextCar"/>
        </w:rPr>
        <w:t>-</w:t>
      </w:r>
      <w:r w:rsidRPr="0065385A">
        <w:rPr>
          <w:rStyle w:val="AR6BodyTextCar"/>
        </w:rPr>
        <w:t>driven changes in SNO</w:t>
      </w:r>
      <w:r w:rsidRPr="00695F38">
        <w:rPr>
          <w:rStyle w:val="AR6BodyTextCar"/>
          <w:iCs/>
          <w:vertAlign w:val="subscript"/>
        </w:rPr>
        <w:t>x</w:t>
      </w:r>
      <w:r w:rsidR="000A150D">
        <w:rPr>
          <w:rStyle w:val="AR6BodyTextCar"/>
          <w:iCs/>
          <w:noProof/>
          <w:vertAlign w:val="subscript"/>
        </w:rPr>
        <w:t xml:space="preserve">, </w:t>
      </w:r>
      <w:r w:rsidRPr="0065385A">
        <w:rPr>
          <w:rStyle w:val="AR6BodyTextCar"/>
        </w:rPr>
        <w:t>are still missing in ESM</w:t>
      </w:r>
      <w:r w:rsidR="000A150D">
        <w:rPr>
          <w:rStyle w:val="AR6BodyTextCar"/>
          <w:noProof/>
        </w:rPr>
        <w:t>s.' ?</w:t>
      </w:r>
      <w:r w:rsidRPr="0065385A">
        <w:rPr>
          <w:rStyle w:val="AR6BodyTextCar"/>
        </w:rPr>
        <w:t xml:space="preserve"> </w:t>
      </w:r>
    </w:p>
  </w:comment>
  <w:comment w:id="930" w:author="Lucy Cowie" w:date="2021-07-25T20:21:00Z" w:initials="LC">
    <w:p w14:paraId="01E0719C" w14:textId="371E443F" w:rsidR="009D45B4" w:rsidRDefault="009D45B4">
      <w:pPr>
        <w:pStyle w:val="Commentaire"/>
      </w:pPr>
      <w:r>
        <w:rPr>
          <w:rStyle w:val="Marquedecommentaire"/>
        </w:rPr>
        <w:annotationRef/>
      </w:r>
      <w:r>
        <w:t xml:space="preserve">What does this acronym stand for? This is its first appearance in this chapter so it would be useful to write it out in full.  </w:t>
      </w:r>
    </w:p>
  </w:comment>
  <w:comment w:id="954" w:author="Lucy Cowie" w:date="2021-07-25T20:50:00Z" w:initials="LC">
    <w:p w14:paraId="102BE4F0" w14:textId="60B45C8F" w:rsidR="00093C3D" w:rsidRDefault="00093C3D">
      <w:pPr>
        <w:pStyle w:val="Commentaire"/>
      </w:pPr>
      <w:r>
        <w:rPr>
          <w:rStyle w:val="Marquedecommentaire"/>
        </w:rPr>
        <w:annotationRef/>
      </w:r>
      <w:r>
        <w:t>‘short-term time scales’ or ‘short time scales’?</w:t>
      </w:r>
    </w:p>
  </w:comment>
  <w:comment w:id="959" w:author="Lucy Cowie" w:date="2021-07-25T21:40:00Z" w:initials="LC">
    <w:p w14:paraId="7C979D88" w14:textId="2E9ED39E" w:rsidR="001B11ED" w:rsidRDefault="001B11ED">
      <w:pPr>
        <w:pStyle w:val="Commentaire"/>
      </w:pPr>
      <w:r>
        <w:rPr>
          <w:rStyle w:val="Marquedecommentaire"/>
        </w:rPr>
        <w:annotationRef/>
      </w:r>
      <w:r>
        <w:t>What does this acronym stand for? As this is its first use, it would be helpful to write the full term here.</w:t>
      </w:r>
    </w:p>
  </w:comment>
  <w:comment w:id="962" w:author="Lucy Cowie" w:date="2021-07-25T21:41:00Z" w:initials="LC">
    <w:p w14:paraId="3A58AD8C" w14:textId="2F6701C5" w:rsidR="00AF2C87" w:rsidRDefault="00AF2C87">
      <w:pPr>
        <w:pStyle w:val="Commentaire"/>
      </w:pPr>
      <w:r>
        <w:rPr>
          <w:rStyle w:val="Marquedecommentaire"/>
        </w:rPr>
        <w:annotationRef/>
      </w:r>
      <w:r>
        <w:t>Cut? It’s clear from the preceding text that the context is global.</w:t>
      </w:r>
    </w:p>
  </w:comment>
  <w:comment w:id="991" w:author="Robin Matthews" w:date="2021-07-08T13:28:00Z" w:initials="RM">
    <w:p w14:paraId="5CFB3A53" w14:textId="77777777" w:rsidR="00CB33A1" w:rsidRDefault="00CB33A1">
      <w:pPr>
        <w:pStyle w:val="Commentaire"/>
      </w:pPr>
      <w:r>
        <w:rPr>
          <w:rStyle w:val="Marquedecommentaire"/>
        </w:rPr>
        <w:annotationRef/>
      </w:r>
      <w:r>
        <w:t>Extra stuff:</w:t>
      </w:r>
    </w:p>
    <w:p w14:paraId="77C6345C" w14:textId="77777777" w:rsidR="00CB33A1" w:rsidRDefault="00CB33A1">
      <w:pPr>
        <w:pStyle w:val="Commentaire"/>
      </w:pPr>
      <w:r>
        <w:t>(e.g. , )</w:t>
      </w:r>
    </w:p>
    <w:p w14:paraId="1A25B486" w14:textId="77777777" w:rsidR="00CB33A1" w:rsidRDefault="00CB33A1">
      <w:pPr>
        <w:pStyle w:val="Commentaire"/>
      </w:pPr>
    </w:p>
    <w:p w14:paraId="013D3D43" w14:textId="77777777" w:rsidR="00CB33A1" w:rsidRDefault="00CB33A1">
      <w:pPr>
        <w:pStyle w:val="Commentaire"/>
      </w:pPr>
      <w:r>
        <w:t>Correct:</w:t>
      </w:r>
    </w:p>
    <w:p w14:paraId="049211FE" w14:textId="77777777" w:rsidR="00CB33A1" w:rsidRDefault="00CB33A1">
      <w:pPr>
        <w:pStyle w:val="Commentaire"/>
      </w:pPr>
      <w:r>
        <w:t>Ginoux et al. (2012)</w:t>
      </w:r>
    </w:p>
    <w:p w14:paraId="046627DC" w14:textId="72C8E1CC" w:rsidR="00CB33A1" w:rsidRDefault="00CB33A1">
      <w:pPr>
        <w:pStyle w:val="Commentaire"/>
      </w:pPr>
      <w:r>
        <w:t>(Ginoux et al., 2012)</w:t>
      </w:r>
    </w:p>
  </w:comment>
  <w:comment w:id="1039" w:author="Robin Matthews" w:date="2021-06-18T15:44:00Z" w:initials="RM">
    <w:p w14:paraId="3052DAEF" w14:textId="6A4E2824" w:rsidR="008A4E7E" w:rsidRDefault="008A4E7E">
      <w:pPr>
        <w:pStyle w:val="Commentaire"/>
      </w:pPr>
      <w:r>
        <w:rPr>
          <w:rStyle w:val="Marquedecommentaire"/>
        </w:rPr>
        <w:annotationRef/>
      </w:r>
      <w:r>
        <w:t>I don’t think Burrows et al. (2018) has been accepted. See </w:t>
      </w:r>
      <w:r w:rsidRPr="008A4E7E">
        <w:t>https://acp.copernicus.org/preprints/acp-2018-70/</w:t>
      </w:r>
    </w:p>
  </w:comment>
  <w:comment w:id="1078" w:author="Lucy Cowie" w:date="2021-07-26T14:26:00Z" w:initials="LC">
    <w:p w14:paraId="667C6DFE" w14:textId="32C9466B" w:rsidR="001A2336" w:rsidRDefault="001A2336">
      <w:pPr>
        <w:pStyle w:val="Commentaire"/>
      </w:pPr>
      <w:r>
        <w:rPr>
          <w:rStyle w:val="Marquedecommentaire"/>
        </w:rPr>
        <w:annotationRef/>
      </w:r>
      <w:r>
        <w:t>‘areas’ or is ‘area’ correct here?</w:t>
      </w:r>
    </w:p>
  </w:comment>
  <w:comment w:id="1083" w:author="Robin Matthews" w:date="2021-07-08T13:28:00Z" w:initials="RM">
    <w:p w14:paraId="594B2D24" w14:textId="77777777" w:rsidR="00CB33A1" w:rsidRDefault="00CB33A1">
      <w:pPr>
        <w:pStyle w:val="Commentaire"/>
      </w:pPr>
      <w:r>
        <w:rPr>
          <w:rStyle w:val="Marquedecommentaire"/>
        </w:rPr>
        <w:annotationRef/>
      </w:r>
      <w:r>
        <w:t>Not found:</w:t>
      </w:r>
    </w:p>
    <w:p w14:paraId="57BC4797" w14:textId="77777777" w:rsidR="00CB33A1" w:rsidRDefault="00CB33A1">
      <w:pPr>
        <w:pStyle w:val="Commentaire"/>
      </w:pPr>
      <w:r>
        <w:t>Akagi et al.</w:t>
      </w:r>
    </w:p>
    <w:p w14:paraId="1970B7CD" w14:textId="77777777" w:rsidR="00CB33A1" w:rsidRDefault="00CB33A1">
      <w:pPr>
        <w:pStyle w:val="Commentaire"/>
      </w:pPr>
    </w:p>
    <w:p w14:paraId="27F7ACFB" w14:textId="77777777" w:rsidR="00CB33A1" w:rsidRDefault="00CB33A1">
      <w:pPr>
        <w:pStyle w:val="Commentaire"/>
      </w:pPr>
      <w:r>
        <w:t>Extra stuff:</w:t>
      </w:r>
    </w:p>
    <w:p w14:paraId="0911C3C5" w14:textId="77777777" w:rsidR="00CB33A1" w:rsidRDefault="00CB33A1">
      <w:pPr>
        <w:pStyle w:val="Commentaire"/>
      </w:pPr>
      <w:r>
        <w:t>()</w:t>
      </w:r>
    </w:p>
    <w:p w14:paraId="772BC302" w14:textId="77777777" w:rsidR="00CB33A1" w:rsidRDefault="00CB33A1">
      <w:pPr>
        <w:pStyle w:val="Commentaire"/>
      </w:pPr>
    </w:p>
    <w:p w14:paraId="46526B30" w14:textId="77777777" w:rsidR="00CB33A1" w:rsidRDefault="00CB33A1">
      <w:pPr>
        <w:pStyle w:val="Commentaire"/>
      </w:pPr>
      <w:r>
        <w:t>Correct:</w:t>
      </w:r>
    </w:p>
    <w:p w14:paraId="52A4B5B6" w14:textId="77777777" w:rsidR="00CB33A1" w:rsidRDefault="00CB33A1">
      <w:pPr>
        <w:pStyle w:val="Commentaire"/>
      </w:pPr>
      <w:r>
        <w:t>Akagi et al. (2011)</w:t>
      </w:r>
    </w:p>
    <w:p w14:paraId="6C7049A1" w14:textId="13DBDF16" w:rsidR="00CB33A1" w:rsidRDefault="00CB33A1">
      <w:pPr>
        <w:pStyle w:val="Commentaire"/>
      </w:pPr>
      <w:r>
        <w:t>(Akagi et al., 2011)</w:t>
      </w:r>
    </w:p>
  </w:comment>
  <w:comment w:id="1100" w:author="Lucy Cowie" w:date="2021-07-27T10:41:00Z" w:initials="LC">
    <w:p w14:paraId="050B0020" w14:textId="202D13EF" w:rsidR="00774F51" w:rsidRDefault="00774F51">
      <w:pPr>
        <w:pStyle w:val="Commentaire"/>
      </w:pPr>
      <w:r>
        <w:rPr>
          <w:rStyle w:val="Marquedecommentaire"/>
        </w:rPr>
        <w:annotationRef/>
      </w:r>
      <w:r>
        <w:t>‘present-day’?</w:t>
      </w:r>
    </w:p>
  </w:comment>
  <w:comment w:id="1102" w:author="Robin Matthews" w:date="2021-07-08T13:28:00Z" w:initials="RM">
    <w:p w14:paraId="72BF5656" w14:textId="77777777" w:rsidR="00CB33A1" w:rsidRDefault="00CB33A1">
      <w:pPr>
        <w:pStyle w:val="Commentaire"/>
      </w:pPr>
      <w:r>
        <w:rPr>
          <w:rStyle w:val="Marquedecommentaire"/>
        </w:rPr>
        <w:annotationRef/>
      </w:r>
      <w:r>
        <w:t>Extra stuff:</w:t>
      </w:r>
    </w:p>
    <w:p w14:paraId="4F4C0B9B" w14:textId="77777777" w:rsidR="00CB33A1" w:rsidRDefault="00CB33A1">
      <w:pPr>
        <w:pStyle w:val="Commentaire"/>
      </w:pPr>
      <w:r>
        <w:t>(, , see also Chapter 12)</w:t>
      </w:r>
    </w:p>
    <w:p w14:paraId="70B3EB0C" w14:textId="77777777" w:rsidR="00CB33A1" w:rsidRDefault="00CB33A1">
      <w:pPr>
        <w:pStyle w:val="Commentaire"/>
      </w:pPr>
    </w:p>
    <w:p w14:paraId="47E36C9D" w14:textId="77777777" w:rsidR="00CB33A1" w:rsidRDefault="00CB33A1">
      <w:pPr>
        <w:pStyle w:val="Commentaire"/>
      </w:pPr>
      <w:r>
        <w:t>Correct:</w:t>
      </w:r>
    </w:p>
    <w:p w14:paraId="4BD11973" w14:textId="77777777" w:rsidR="00CB33A1" w:rsidRDefault="00CB33A1">
      <w:pPr>
        <w:pStyle w:val="Commentaire"/>
      </w:pPr>
      <w:r>
        <w:t>Jia et al. (2019)</w:t>
      </w:r>
    </w:p>
    <w:p w14:paraId="644FF133" w14:textId="2FCA2C91" w:rsidR="00CB33A1" w:rsidRDefault="00CB33A1">
      <w:pPr>
        <w:pStyle w:val="Commentaire"/>
      </w:pPr>
      <w:r>
        <w:t>(Jia et al., 2019)</w:t>
      </w:r>
    </w:p>
  </w:comment>
  <w:comment w:id="1112" w:author="Lucy Cowie" w:date="2021-07-26T14:39:00Z" w:initials="LC">
    <w:p w14:paraId="244A2905" w14:textId="64C4FCB5" w:rsidR="00E70EE9" w:rsidRDefault="00E70EE9">
      <w:pPr>
        <w:pStyle w:val="Commentaire"/>
      </w:pPr>
      <w:r>
        <w:rPr>
          <w:rStyle w:val="Marquedecommentaire"/>
        </w:rPr>
        <w:annotationRef/>
      </w:r>
      <w:r>
        <w:t>Removed hyphens for consistency with style elsewhere in the document.</w:t>
      </w:r>
    </w:p>
  </w:comment>
  <w:comment w:id="1140" w:author="Ian Blenkinsop" w:date="2021-07-15T12:18:00Z" w:initials="IB">
    <w:p w14:paraId="5A69129F" w14:textId="6E65683D" w:rsidR="00CF17B6" w:rsidRDefault="00CF17B6">
      <w:pPr>
        <w:pStyle w:val="Commentaire"/>
      </w:pPr>
      <w:r w:rsidRPr="00CF17B6">
        <w:rPr>
          <w:b/>
          <w:bCs/>
        </w:rPr>
        <w:t>Lucy:</w:t>
      </w:r>
      <w:r>
        <w:t xml:space="preserve"> </w:t>
      </w:r>
      <w:r>
        <w:rPr>
          <w:rStyle w:val="Marquedecommentaire"/>
        </w:rPr>
        <w:annotationRef/>
      </w:r>
      <w:r>
        <w:t>Box titles Title Case</w:t>
      </w:r>
    </w:p>
  </w:comment>
  <w:comment w:id="1155" w:author="Lucy Cowie" w:date="2021-07-26T15:21:00Z" w:initials="LC">
    <w:p w14:paraId="2222B725" w14:textId="1F6C3469" w:rsidR="003B6221" w:rsidRDefault="003B6221">
      <w:pPr>
        <w:pStyle w:val="Commentaire"/>
      </w:pPr>
      <w:r>
        <w:rPr>
          <w:rStyle w:val="Marquedecommentaire"/>
        </w:rPr>
        <w:annotationRef/>
      </w:r>
      <w:r>
        <w:t>Removed hyphenation for consistency with usage elsewhere in the document.</w:t>
      </w:r>
    </w:p>
  </w:comment>
  <w:comment w:id="1171" w:author="Robin Matthews" w:date="2021-07-08T15:27:00Z" w:initials="RM">
    <w:p w14:paraId="6FD6A20B" w14:textId="5578B506" w:rsidR="00493201" w:rsidRDefault="00493201">
      <w:pPr>
        <w:pStyle w:val="Commentaire"/>
      </w:pPr>
      <w:r>
        <w:rPr>
          <w:rStyle w:val="Marquedecommentaire"/>
        </w:rPr>
        <w:annotationRef/>
      </w:r>
      <w:r>
        <w:t>Mendeley field contains reference details for ‘Knorr et al., 2016’ rather than ‘McFiggans et al., 2019’. Provide DOI and I’ll change.</w:t>
      </w:r>
    </w:p>
  </w:comment>
  <w:comment w:id="1172" w:author="Robin Matthews" w:date="2021-07-08T13:28:00Z" w:initials="RM">
    <w:p w14:paraId="0392C43F" w14:textId="77777777" w:rsidR="00CB33A1" w:rsidRDefault="00CB33A1">
      <w:pPr>
        <w:pStyle w:val="Commentaire"/>
      </w:pPr>
      <w:r>
        <w:rPr>
          <w:rStyle w:val="Marquedecommentaire"/>
        </w:rPr>
        <w:annotationRef/>
      </w:r>
      <w:r>
        <w:t>Not found:</w:t>
      </w:r>
    </w:p>
    <w:p w14:paraId="1F37476D" w14:textId="77777777" w:rsidR="00CB33A1" w:rsidRDefault="00CB33A1">
      <w:pPr>
        <w:pStyle w:val="Commentaire"/>
      </w:pPr>
      <w:r>
        <w:t>Knorr et al.</w:t>
      </w:r>
    </w:p>
    <w:p w14:paraId="1227C785" w14:textId="77777777" w:rsidR="00CB33A1" w:rsidRDefault="00CB33A1">
      <w:pPr>
        <w:pStyle w:val="Commentaire"/>
      </w:pPr>
      <w:r>
        <w:t>2016</w:t>
      </w:r>
    </w:p>
    <w:p w14:paraId="6936D534" w14:textId="77777777" w:rsidR="00CB33A1" w:rsidRDefault="00CB33A1">
      <w:pPr>
        <w:pStyle w:val="Commentaire"/>
      </w:pPr>
    </w:p>
    <w:p w14:paraId="098A2C58" w14:textId="77777777" w:rsidR="00CB33A1" w:rsidRDefault="00CB33A1">
      <w:pPr>
        <w:pStyle w:val="Commentaire"/>
      </w:pPr>
      <w:r>
        <w:t>Extra stuff:</w:t>
      </w:r>
    </w:p>
    <w:p w14:paraId="1EC86EBE" w14:textId="77777777" w:rsidR="00CB33A1" w:rsidRDefault="00CB33A1">
      <w:pPr>
        <w:pStyle w:val="Commentaire"/>
      </w:pPr>
      <w:r>
        <w:t>McFiggans et al., 2019</w:t>
      </w:r>
    </w:p>
    <w:p w14:paraId="511C6187" w14:textId="77777777" w:rsidR="00CB33A1" w:rsidRDefault="00CB33A1">
      <w:pPr>
        <w:pStyle w:val="Commentaire"/>
      </w:pPr>
    </w:p>
    <w:p w14:paraId="60B420E9" w14:textId="77777777" w:rsidR="00CB33A1" w:rsidRDefault="00CB33A1">
      <w:pPr>
        <w:pStyle w:val="Commentaire"/>
      </w:pPr>
      <w:r>
        <w:t>Correct:</w:t>
      </w:r>
    </w:p>
    <w:p w14:paraId="5E115E86" w14:textId="77777777" w:rsidR="00CB33A1" w:rsidRDefault="00CB33A1">
      <w:pPr>
        <w:pStyle w:val="Commentaire"/>
      </w:pPr>
      <w:r>
        <w:t>Knorr et al. (2016)</w:t>
      </w:r>
    </w:p>
    <w:p w14:paraId="12FA4215" w14:textId="5B642A65" w:rsidR="00CB33A1" w:rsidRDefault="00CB33A1">
      <w:pPr>
        <w:pStyle w:val="Commentaire"/>
      </w:pPr>
      <w:r>
        <w:t>(Knorr et al., 2016)</w:t>
      </w:r>
    </w:p>
  </w:comment>
  <w:comment w:id="1178" w:author="Robin Matthews" w:date="2021-07-08T13:28:00Z" w:initials="RM">
    <w:p w14:paraId="10654881" w14:textId="77777777" w:rsidR="00CB33A1" w:rsidRDefault="00CB33A1">
      <w:pPr>
        <w:pStyle w:val="Commentaire"/>
      </w:pPr>
      <w:r>
        <w:rPr>
          <w:rStyle w:val="Marquedecommentaire"/>
        </w:rPr>
        <w:annotationRef/>
      </w:r>
      <w:r>
        <w:t>Not found:</w:t>
      </w:r>
    </w:p>
    <w:p w14:paraId="17A5483C" w14:textId="77777777" w:rsidR="00CB33A1" w:rsidRDefault="00CB33A1">
      <w:pPr>
        <w:pStyle w:val="Commentaire"/>
      </w:pPr>
      <w:r>
        <w:t>McFiggans et al.</w:t>
      </w:r>
    </w:p>
    <w:p w14:paraId="78770C3F" w14:textId="77777777" w:rsidR="00CB33A1" w:rsidRDefault="00CB33A1">
      <w:pPr>
        <w:pStyle w:val="Commentaire"/>
      </w:pPr>
      <w:r>
        <w:t>2019</w:t>
      </w:r>
    </w:p>
    <w:p w14:paraId="32EA6D58" w14:textId="77777777" w:rsidR="00CB33A1" w:rsidRDefault="00CB33A1">
      <w:pPr>
        <w:pStyle w:val="Commentaire"/>
      </w:pPr>
    </w:p>
    <w:p w14:paraId="2F3ADF7C" w14:textId="77777777" w:rsidR="00CB33A1" w:rsidRDefault="00CB33A1">
      <w:pPr>
        <w:pStyle w:val="Commentaire"/>
      </w:pPr>
      <w:r>
        <w:t>Extra stuff:</w:t>
      </w:r>
    </w:p>
    <w:p w14:paraId="0D84BABC" w14:textId="77777777" w:rsidR="00CB33A1" w:rsidRDefault="00CB33A1">
      <w:pPr>
        <w:pStyle w:val="Commentaire"/>
      </w:pPr>
      <w:r>
        <w:t>(Vereecken et al., 2015)</w:t>
      </w:r>
    </w:p>
    <w:p w14:paraId="6AAE35B6" w14:textId="77777777" w:rsidR="00CB33A1" w:rsidRDefault="00CB33A1">
      <w:pPr>
        <w:pStyle w:val="Commentaire"/>
      </w:pPr>
    </w:p>
    <w:p w14:paraId="5E4F033A" w14:textId="77777777" w:rsidR="00CB33A1" w:rsidRDefault="00CB33A1">
      <w:pPr>
        <w:pStyle w:val="Commentaire"/>
      </w:pPr>
      <w:r>
        <w:t>Correct:</w:t>
      </w:r>
    </w:p>
    <w:p w14:paraId="447CC545" w14:textId="77777777" w:rsidR="00CB33A1" w:rsidRDefault="00CB33A1">
      <w:pPr>
        <w:pStyle w:val="Commentaire"/>
      </w:pPr>
      <w:r>
        <w:t>McFiggans et al. (2019)</w:t>
      </w:r>
    </w:p>
    <w:p w14:paraId="411D621C" w14:textId="01A8CEDF" w:rsidR="00CB33A1" w:rsidRDefault="00CB33A1">
      <w:pPr>
        <w:pStyle w:val="Commentaire"/>
      </w:pPr>
      <w:r>
        <w:t>(McFiggans et al., 2019)</w:t>
      </w:r>
    </w:p>
  </w:comment>
  <w:comment w:id="1179" w:author="Robin Matthews" w:date="2021-07-08T15:28:00Z" w:initials="RM">
    <w:p w14:paraId="370F2BA6" w14:textId="280A959B" w:rsidR="00493201" w:rsidRDefault="00493201">
      <w:pPr>
        <w:pStyle w:val="Commentaire"/>
      </w:pPr>
      <w:r>
        <w:rPr>
          <w:rStyle w:val="Marquedecommentaire"/>
        </w:rPr>
        <w:annotationRef/>
      </w:r>
      <w:r>
        <w:t>Mendeley field contains reference details for ‘McFiggans et al., 2019’ rather than ‘Vereecken et al., 2015’. Provide DOI and I’ll change.</w:t>
      </w:r>
    </w:p>
  </w:comment>
  <w:comment w:id="1180" w:author="Robin Matthews" w:date="2021-07-08T15:29:00Z" w:initials="RM">
    <w:p w14:paraId="1096CED4" w14:textId="542AB999" w:rsidR="00493201" w:rsidRDefault="00493201">
      <w:pPr>
        <w:pStyle w:val="Commentaire"/>
      </w:pPr>
      <w:r>
        <w:rPr>
          <w:rStyle w:val="Marquedecommentaire"/>
        </w:rPr>
        <w:annotationRef/>
      </w:r>
      <w:r>
        <w:t>Mendeley field missing ‘Peters et al., 2014’. Provide DOI and I’ll add.</w:t>
      </w:r>
    </w:p>
  </w:comment>
  <w:comment w:id="1181" w:author="Robin Matthews" w:date="2021-07-08T13:28:00Z" w:initials="RM">
    <w:p w14:paraId="39F05169" w14:textId="77777777" w:rsidR="00CB33A1" w:rsidRDefault="00CB33A1">
      <w:pPr>
        <w:pStyle w:val="Commentaire"/>
      </w:pPr>
      <w:r>
        <w:rPr>
          <w:rStyle w:val="Marquedecommentaire"/>
        </w:rPr>
        <w:annotationRef/>
      </w:r>
      <w:r>
        <w:t>Extra stuff:</w:t>
      </w:r>
    </w:p>
    <w:p w14:paraId="09A597F1" w14:textId="77777777" w:rsidR="00CB33A1" w:rsidRDefault="00CB33A1">
      <w:pPr>
        <w:pStyle w:val="Commentaire"/>
      </w:pPr>
      <w:r>
        <w:t>(a; ; , 2014)</w:t>
      </w:r>
    </w:p>
    <w:p w14:paraId="3A003B2D" w14:textId="77777777" w:rsidR="00CB33A1" w:rsidRDefault="00CB33A1">
      <w:pPr>
        <w:pStyle w:val="Commentaire"/>
      </w:pPr>
    </w:p>
    <w:p w14:paraId="15B04067" w14:textId="77777777" w:rsidR="00CB33A1" w:rsidRDefault="00CB33A1">
      <w:pPr>
        <w:pStyle w:val="Commentaire"/>
      </w:pPr>
      <w:r>
        <w:t>Correct:</w:t>
      </w:r>
    </w:p>
    <w:p w14:paraId="2B86F267" w14:textId="25A379F9" w:rsidR="00CB33A1" w:rsidRDefault="00CB33A1">
      <w:pPr>
        <w:pStyle w:val="Commentaire"/>
      </w:pPr>
      <w:r>
        <w:t>(Peeters et al., 2009; Nguyen et al., 2010; Fuchs et al., 2013)</w:t>
      </w:r>
    </w:p>
  </w:comment>
  <w:comment w:id="1198" w:author="Robin Matthews" w:date="2021-07-08T15:30:00Z" w:initials="RM">
    <w:p w14:paraId="4926F27B" w14:textId="74ABB608" w:rsidR="00493201" w:rsidRDefault="00493201">
      <w:pPr>
        <w:pStyle w:val="Commentaire"/>
      </w:pPr>
      <w:r>
        <w:rPr>
          <w:rStyle w:val="Marquedecommentaire"/>
        </w:rPr>
        <w:annotationRef/>
      </w:r>
      <w:r>
        <w:t>Mendeley field contains ‘Bocquet et al., 2015’ and not ‘Morgenstern et al. 2017’. Provide DOI and I’ll change.</w:t>
      </w:r>
    </w:p>
  </w:comment>
  <w:comment w:id="1199" w:author="Robin Matthews" w:date="2021-07-08T13:28:00Z" w:initials="RM">
    <w:p w14:paraId="16AF26D6" w14:textId="77777777" w:rsidR="00CB33A1" w:rsidRDefault="00CB33A1">
      <w:pPr>
        <w:pStyle w:val="Commentaire"/>
      </w:pPr>
      <w:r>
        <w:rPr>
          <w:rStyle w:val="Marquedecommentaire"/>
        </w:rPr>
        <w:annotationRef/>
      </w:r>
      <w:r>
        <w:t>Not found:</w:t>
      </w:r>
    </w:p>
    <w:p w14:paraId="1AEF9D13" w14:textId="77777777" w:rsidR="00CB33A1" w:rsidRDefault="00CB33A1">
      <w:pPr>
        <w:pStyle w:val="Commentaire"/>
      </w:pPr>
      <w:r>
        <w:t>Bocquet et al.</w:t>
      </w:r>
    </w:p>
    <w:p w14:paraId="71323DC6" w14:textId="77777777" w:rsidR="00CB33A1" w:rsidRDefault="00CB33A1">
      <w:pPr>
        <w:pStyle w:val="Commentaire"/>
      </w:pPr>
      <w:r>
        <w:t>2015</w:t>
      </w:r>
    </w:p>
    <w:p w14:paraId="495BCDAF" w14:textId="77777777" w:rsidR="00CB33A1" w:rsidRDefault="00CB33A1">
      <w:pPr>
        <w:pStyle w:val="Commentaire"/>
      </w:pPr>
    </w:p>
    <w:p w14:paraId="19621B1A" w14:textId="77777777" w:rsidR="00CB33A1" w:rsidRDefault="00CB33A1">
      <w:pPr>
        <w:pStyle w:val="Commentaire"/>
      </w:pPr>
      <w:r>
        <w:t>Extra stuff:</w:t>
      </w:r>
    </w:p>
    <w:p w14:paraId="6A7DDAB8" w14:textId="77777777" w:rsidR="00CB33A1" w:rsidRDefault="00CB33A1">
      <w:pPr>
        <w:pStyle w:val="Commentaire"/>
      </w:pPr>
      <w:r>
        <w:t>Morgenstern et al. 2017)</w:t>
      </w:r>
    </w:p>
    <w:p w14:paraId="297A64E4" w14:textId="77777777" w:rsidR="00CB33A1" w:rsidRDefault="00CB33A1">
      <w:pPr>
        <w:pStyle w:val="Commentaire"/>
      </w:pPr>
    </w:p>
    <w:p w14:paraId="79D4626F" w14:textId="77777777" w:rsidR="00CB33A1" w:rsidRDefault="00CB33A1">
      <w:pPr>
        <w:pStyle w:val="Commentaire"/>
      </w:pPr>
      <w:r>
        <w:t>Correct:</w:t>
      </w:r>
    </w:p>
    <w:p w14:paraId="6D455633" w14:textId="77777777" w:rsidR="00CB33A1" w:rsidRDefault="00CB33A1">
      <w:pPr>
        <w:pStyle w:val="Commentaire"/>
      </w:pPr>
      <w:r>
        <w:t>Bocquet et al. (2015)</w:t>
      </w:r>
    </w:p>
    <w:p w14:paraId="09BF6AF4" w14:textId="1808E38E" w:rsidR="00CB33A1" w:rsidRDefault="00CB33A1">
      <w:pPr>
        <w:pStyle w:val="Commentaire"/>
      </w:pPr>
      <w:r>
        <w:t>(Bocquet et al., 2015)</w:t>
      </w:r>
    </w:p>
  </w:comment>
  <w:comment w:id="1201" w:author="Robin Matthews" w:date="2021-07-08T15:31:00Z" w:initials="RM">
    <w:p w14:paraId="70DB1FF1" w14:textId="730FC127" w:rsidR="00493201" w:rsidRDefault="00493201">
      <w:pPr>
        <w:pStyle w:val="Commentaire"/>
      </w:pPr>
      <w:r>
        <w:rPr>
          <w:rStyle w:val="Marquedecommentaire"/>
        </w:rPr>
        <w:annotationRef/>
      </w:r>
      <w:r>
        <w:t>Mendeley field contains ‘Morgenstern et al. 2017’ and not ‘Collins et al., 2017’. Provide DOI and I’ll change.</w:t>
      </w:r>
    </w:p>
  </w:comment>
  <w:comment w:id="1202" w:author="Robin Matthews" w:date="2021-07-08T13:28:00Z" w:initials="RM">
    <w:p w14:paraId="0F199F1A" w14:textId="77777777" w:rsidR="00CB33A1" w:rsidRDefault="00CB33A1">
      <w:pPr>
        <w:pStyle w:val="Commentaire"/>
      </w:pPr>
      <w:r>
        <w:rPr>
          <w:rStyle w:val="Marquedecommentaire"/>
        </w:rPr>
        <w:annotationRef/>
      </w:r>
      <w:r>
        <w:t>Not found:</w:t>
      </w:r>
    </w:p>
    <w:p w14:paraId="4E74A0E4" w14:textId="77777777" w:rsidR="00CB33A1" w:rsidRDefault="00CB33A1">
      <w:pPr>
        <w:pStyle w:val="Commentaire"/>
      </w:pPr>
      <w:r>
        <w:t>Morgenstern et al.</w:t>
      </w:r>
    </w:p>
    <w:p w14:paraId="0B089456" w14:textId="77777777" w:rsidR="00CB33A1" w:rsidRDefault="00CB33A1">
      <w:pPr>
        <w:pStyle w:val="Commentaire"/>
      </w:pPr>
    </w:p>
    <w:p w14:paraId="2D86B630" w14:textId="77777777" w:rsidR="00CB33A1" w:rsidRDefault="00CB33A1">
      <w:pPr>
        <w:pStyle w:val="Commentaire"/>
      </w:pPr>
      <w:r>
        <w:t>Extra stuff:</w:t>
      </w:r>
    </w:p>
    <w:p w14:paraId="632813E2" w14:textId="77777777" w:rsidR="00CB33A1" w:rsidRDefault="00CB33A1">
      <w:pPr>
        <w:pStyle w:val="Commentaire"/>
      </w:pPr>
      <w:r>
        <w:t>(Collins et al., )</w:t>
      </w:r>
    </w:p>
    <w:p w14:paraId="0BBF67F6" w14:textId="77777777" w:rsidR="00CB33A1" w:rsidRDefault="00CB33A1">
      <w:pPr>
        <w:pStyle w:val="Commentaire"/>
      </w:pPr>
    </w:p>
    <w:p w14:paraId="3B204547" w14:textId="77777777" w:rsidR="00CB33A1" w:rsidRDefault="00CB33A1">
      <w:pPr>
        <w:pStyle w:val="Commentaire"/>
      </w:pPr>
      <w:r>
        <w:t>Correct:</w:t>
      </w:r>
    </w:p>
    <w:p w14:paraId="26A88F60" w14:textId="77777777" w:rsidR="00CB33A1" w:rsidRDefault="00CB33A1">
      <w:pPr>
        <w:pStyle w:val="Commentaire"/>
      </w:pPr>
      <w:r>
        <w:t>Morgenstern et al. (2017)</w:t>
      </w:r>
    </w:p>
    <w:p w14:paraId="5903C3A0" w14:textId="2B9113D8" w:rsidR="00CB33A1" w:rsidRDefault="00CB33A1">
      <w:pPr>
        <w:pStyle w:val="Commentaire"/>
      </w:pPr>
      <w:r>
        <w:t>(Morgenstern et al., 2017)</w:t>
      </w:r>
    </w:p>
  </w:comment>
  <w:comment w:id="1218" w:author="Lucy Cowie" w:date="2021-07-26T15:41:00Z" w:initials="LC">
    <w:p w14:paraId="696E0D3F" w14:textId="01526E1A" w:rsidR="005D27D4" w:rsidRDefault="005D27D4">
      <w:pPr>
        <w:pStyle w:val="Commentaire"/>
      </w:pPr>
      <w:r>
        <w:rPr>
          <w:rStyle w:val="Marquedecommentaire"/>
        </w:rPr>
        <w:annotationRef/>
      </w:r>
      <w:r>
        <w:t>‘However,’ might work better at the start of this sentence.</w:t>
      </w:r>
    </w:p>
  </w:comment>
  <w:comment w:id="1219" w:author="Robin Matthews" w:date="2021-07-08T13:28:00Z" w:initials="RM">
    <w:p w14:paraId="1FE4CD34" w14:textId="77777777" w:rsidR="00CB33A1" w:rsidRDefault="00CB33A1">
      <w:pPr>
        <w:pStyle w:val="Commentaire"/>
      </w:pPr>
      <w:r>
        <w:rPr>
          <w:rStyle w:val="Marquedecommentaire"/>
        </w:rPr>
        <w:annotationRef/>
      </w:r>
      <w:r>
        <w:t>Extra stuff:</w:t>
      </w:r>
    </w:p>
    <w:p w14:paraId="68637E9B" w14:textId="77777777" w:rsidR="00CB33A1" w:rsidRDefault="00CB33A1">
      <w:pPr>
        <w:pStyle w:val="Commentaire"/>
      </w:pPr>
      <w:r>
        <w:t>(e.g.,  )</w:t>
      </w:r>
    </w:p>
    <w:p w14:paraId="43853936" w14:textId="77777777" w:rsidR="00CB33A1" w:rsidRDefault="00CB33A1">
      <w:pPr>
        <w:pStyle w:val="Commentaire"/>
      </w:pPr>
    </w:p>
    <w:p w14:paraId="72C72CD4" w14:textId="77777777" w:rsidR="00CB33A1" w:rsidRDefault="00CB33A1">
      <w:pPr>
        <w:pStyle w:val="Commentaire"/>
      </w:pPr>
      <w:r>
        <w:t>Correct:</w:t>
      </w:r>
    </w:p>
    <w:p w14:paraId="1C9F9CAA" w14:textId="77777777" w:rsidR="00CB33A1" w:rsidRDefault="00CB33A1">
      <w:pPr>
        <w:pStyle w:val="Commentaire"/>
      </w:pPr>
      <w:r>
        <w:t>Brown-Steiner et al. (2018)</w:t>
      </w:r>
    </w:p>
    <w:p w14:paraId="7C75B5C5" w14:textId="3249DDCE" w:rsidR="00CB33A1" w:rsidRDefault="00CB33A1">
      <w:pPr>
        <w:pStyle w:val="Commentaire"/>
      </w:pPr>
      <w:r>
        <w:t>(Brown-Steiner et al., 2018)</w:t>
      </w:r>
    </w:p>
  </w:comment>
  <w:comment w:id="1222" w:author="Robin Matthews" w:date="2021-07-08T13:28:00Z" w:initials="RM">
    <w:p w14:paraId="22052E8F" w14:textId="77777777" w:rsidR="00CB33A1" w:rsidRDefault="00CB33A1">
      <w:pPr>
        <w:pStyle w:val="Commentaire"/>
      </w:pPr>
      <w:r>
        <w:rPr>
          <w:rStyle w:val="Marquedecommentaire"/>
        </w:rPr>
        <w:annotationRef/>
      </w:r>
      <w:r>
        <w:t>Extra stuff:</w:t>
      </w:r>
    </w:p>
    <w:p w14:paraId="6647560A" w14:textId="77777777" w:rsidR="00CB33A1" w:rsidRDefault="00CB33A1">
      <w:pPr>
        <w:pStyle w:val="Commentaire"/>
      </w:pPr>
      <w:r>
        <w:t>(b; ; ; )</w:t>
      </w:r>
    </w:p>
    <w:p w14:paraId="347BBE14" w14:textId="77777777" w:rsidR="00CB33A1" w:rsidRDefault="00CB33A1">
      <w:pPr>
        <w:pStyle w:val="Commentaire"/>
      </w:pPr>
    </w:p>
    <w:p w14:paraId="1815D2EC" w14:textId="77777777" w:rsidR="00CB33A1" w:rsidRDefault="00CB33A1">
      <w:pPr>
        <w:pStyle w:val="Commentaire"/>
      </w:pPr>
      <w:r>
        <w:t>Correct:</w:t>
      </w:r>
    </w:p>
    <w:p w14:paraId="28E4721C" w14:textId="184956B8" w:rsidR="00CB33A1" w:rsidRDefault="00CB33A1">
      <w:pPr>
        <w:pStyle w:val="Commentaire"/>
      </w:pPr>
      <w:r>
        <w:t>(Naik et al., 2013; Shindell et al., 2013; Young et al., 2013; Turnock et al., 2020)</w:t>
      </w:r>
    </w:p>
  </w:comment>
  <w:comment w:id="1237" w:author="Lucy Cowie" w:date="2021-07-26T15:48:00Z" w:initials="LC">
    <w:p w14:paraId="0C7CF8CE" w14:textId="0EA55465" w:rsidR="005A57F6" w:rsidRDefault="005A57F6">
      <w:pPr>
        <w:pStyle w:val="Commentaire"/>
      </w:pPr>
      <w:r>
        <w:rPr>
          <w:rStyle w:val="Marquedecommentaire"/>
        </w:rPr>
        <w:annotationRef/>
      </w:r>
      <w:r>
        <w:t>‘mitigations’?</w:t>
      </w:r>
    </w:p>
  </w:comment>
  <w:comment w:id="1238" w:author="Lucy Cowie" w:date="2021-07-26T15:51:00Z" w:initials="LC">
    <w:p w14:paraId="2C18EFDC" w14:textId="5AF47744" w:rsidR="009C7BEE" w:rsidRDefault="009C7BEE">
      <w:pPr>
        <w:pStyle w:val="Commentaire"/>
      </w:pPr>
      <w:r>
        <w:rPr>
          <w:rStyle w:val="Marquedecommentaire"/>
        </w:rPr>
        <w:annotationRef/>
      </w:r>
      <w:r>
        <w:t>Edited in the separate Figures document.</w:t>
      </w:r>
    </w:p>
  </w:comment>
  <w:comment w:id="1253" w:author="Lucy Cowie" w:date="2021-07-26T15:56:00Z" w:initials="LC">
    <w:p w14:paraId="51A10CDC" w14:textId="1891534E" w:rsidR="00783515" w:rsidRDefault="00783515">
      <w:pPr>
        <w:pStyle w:val="Commentaire"/>
      </w:pPr>
      <w:r>
        <w:rPr>
          <w:rStyle w:val="Marquedecommentaire"/>
        </w:rPr>
        <w:annotationRef/>
      </w:r>
      <w:r>
        <w:t>Text missing? Clarification needed about what the AR5 assessment is based on.</w:t>
      </w:r>
      <w:r w:rsidR="00D35B90">
        <w:t xml:space="preserve"> Or remove parentheses from </w:t>
      </w:r>
      <w:r w:rsidR="00D35B90" w:rsidRPr="00D35B90">
        <w:rPr>
          <w:b/>
          <w:bCs/>
        </w:rPr>
        <w:t>Prather et al</w:t>
      </w:r>
    </w:p>
  </w:comment>
  <w:comment w:id="1262" w:author="Robin Matthews" w:date="2021-07-08T13:28:00Z" w:initials="RM">
    <w:p w14:paraId="18C61F54" w14:textId="77777777" w:rsidR="00CB33A1" w:rsidRDefault="00CB33A1">
      <w:pPr>
        <w:pStyle w:val="Commentaire"/>
      </w:pPr>
      <w:r>
        <w:rPr>
          <w:rStyle w:val="Marquedecommentaire"/>
        </w:rPr>
        <w:annotationRef/>
      </w:r>
      <w:r>
        <w:t>Not found:</w:t>
      </w:r>
    </w:p>
    <w:p w14:paraId="1027ECBD" w14:textId="77777777" w:rsidR="00CB33A1" w:rsidRDefault="00CB33A1">
      <w:pPr>
        <w:pStyle w:val="Commentaire"/>
      </w:pPr>
      <w:r>
        <w:t>Y. Zhao et al., 2019</w:t>
      </w:r>
    </w:p>
    <w:p w14:paraId="4F7277CB" w14:textId="77777777" w:rsidR="00CB33A1" w:rsidRDefault="00CB33A1">
      <w:pPr>
        <w:pStyle w:val="Commentaire"/>
      </w:pPr>
    </w:p>
    <w:p w14:paraId="1066BC97" w14:textId="77777777" w:rsidR="00CB33A1" w:rsidRDefault="00CB33A1">
      <w:pPr>
        <w:pStyle w:val="Commentaire"/>
      </w:pPr>
      <w:r>
        <w:t>Extra stuff:</w:t>
      </w:r>
    </w:p>
    <w:p w14:paraId="368004A6" w14:textId="77777777" w:rsidR="00CB33A1" w:rsidRDefault="00CB33A1">
      <w:pPr>
        <w:pStyle w:val="Commentaire"/>
      </w:pPr>
      <w:r>
        <w:t>(Zhao et al., 2019b; )</w:t>
      </w:r>
    </w:p>
    <w:p w14:paraId="5BE846F5" w14:textId="77777777" w:rsidR="00CB33A1" w:rsidRDefault="00CB33A1">
      <w:pPr>
        <w:pStyle w:val="Commentaire"/>
      </w:pPr>
    </w:p>
    <w:p w14:paraId="35FA7D62" w14:textId="77777777" w:rsidR="00CB33A1" w:rsidRDefault="00CB33A1">
      <w:pPr>
        <w:pStyle w:val="Commentaire"/>
      </w:pPr>
      <w:r>
        <w:t>Correct:</w:t>
      </w:r>
    </w:p>
    <w:p w14:paraId="6021A9BD" w14:textId="65A8F2BD" w:rsidR="00CB33A1" w:rsidRDefault="00CB33A1">
      <w:pPr>
        <w:pStyle w:val="Commentaire"/>
      </w:pPr>
      <w:r>
        <w:t>(Y. Zhao et al., 2019; Stevenson et al., 2020)</w:t>
      </w:r>
    </w:p>
  </w:comment>
  <w:comment w:id="1285" w:author="Robin Matthews" w:date="2021-07-08T13:28:00Z" w:initials="RM">
    <w:p w14:paraId="263AAAEF" w14:textId="77777777" w:rsidR="00CB33A1" w:rsidRDefault="00CB33A1">
      <w:pPr>
        <w:pStyle w:val="Commentaire"/>
      </w:pPr>
      <w:r>
        <w:rPr>
          <w:rStyle w:val="Marquedecommentaire"/>
        </w:rPr>
        <w:annotationRef/>
      </w:r>
      <w:r>
        <w:t>Not found:</w:t>
      </w:r>
    </w:p>
    <w:p w14:paraId="59B68013" w14:textId="77777777" w:rsidR="00CB33A1" w:rsidRDefault="00CB33A1">
      <w:pPr>
        <w:pStyle w:val="Commentaire"/>
      </w:pPr>
      <w:r>
        <w:t>Y. Zhao et al.</w:t>
      </w:r>
    </w:p>
    <w:p w14:paraId="714CF21B" w14:textId="77777777" w:rsidR="00CB33A1" w:rsidRDefault="00CB33A1">
      <w:pPr>
        <w:pStyle w:val="Commentaire"/>
      </w:pPr>
    </w:p>
    <w:p w14:paraId="492EED71" w14:textId="77777777" w:rsidR="00CB33A1" w:rsidRDefault="00CB33A1">
      <w:pPr>
        <w:pStyle w:val="Commentaire"/>
      </w:pPr>
      <w:r>
        <w:t>Extra stuff:</w:t>
      </w:r>
    </w:p>
    <w:p w14:paraId="4E621AEC" w14:textId="77777777" w:rsidR="00CB33A1" w:rsidRDefault="00CB33A1">
      <w:pPr>
        <w:pStyle w:val="Commentaire"/>
      </w:pPr>
      <w:r>
        <w:t>(Zhao et al., b)</w:t>
      </w:r>
    </w:p>
    <w:p w14:paraId="030352D4" w14:textId="77777777" w:rsidR="00CB33A1" w:rsidRDefault="00CB33A1">
      <w:pPr>
        <w:pStyle w:val="Commentaire"/>
      </w:pPr>
    </w:p>
    <w:p w14:paraId="112EA51E" w14:textId="77777777" w:rsidR="00CB33A1" w:rsidRDefault="00CB33A1">
      <w:pPr>
        <w:pStyle w:val="Commentaire"/>
      </w:pPr>
      <w:r>
        <w:t>Correct:</w:t>
      </w:r>
    </w:p>
    <w:p w14:paraId="07A11B41" w14:textId="77777777" w:rsidR="00CB33A1" w:rsidRDefault="00CB33A1">
      <w:pPr>
        <w:pStyle w:val="Commentaire"/>
      </w:pPr>
      <w:r>
        <w:t>Y. Zhao et al. (2019)</w:t>
      </w:r>
    </w:p>
    <w:p w14:paraId="73B43C1A" w14:textId="4A9F5179" w:rsidR="00CB33A1" w:rsidRDefault="00CB33A1">
      <w:pPr>
        <w:pStyle w:val="Commentaire"/>
      </w:pPr>
      <w:r>
        <w:t>(Y. Zhao et al., 2019)</w:t>
      </w:r>
    </w:p>
  </w:comment>
  <w:comment w:id="1290" w:author="Lucy Cowie" w:date="2021-07-26T16:55:00Z" w:initials="LC">
    <w:p w14:paraId="2088C457" w14:textId="6FA18F58" w:rsidR="0038631A" w:rsidRDefault="0038631A">
      <w:pPr>
        <w:pStyle w:val="Commentaire"/>
      </w:pPr>
      <w:r>
        <w:rPr>
          <w:rStyle w:val="Marquedecommentaire"/>
        </w:rPr>
        <w:annotationRef/>
      </w:r>
      <w:r w:rsidR="00D35B90">
        <w:rPr>
          <w:rStyle w:val="Marquedecommentaire"/>
        </w:rPr>
        <w:t>Open query as to whether we are bold-ing the Table title  (first sentence of Table caption)., as this is inconsistent between chapters We have left un-bolded for now, but can change at typesetting stage if necessary.</w:t>
      </w:r>
    </w:p>
  </w:comment>
  <w:comment w:id="1297" w:author="Robin Matthews" w:date="2021-07-08T13:28:00Z" w:initials="RM">
    <w:p w14:paraId="335BB85A" w14:textId="77777777" w:rsidR="00CB33A1" w:rsidRDefault="00CB33A1">
      <w:pPr>
        <w:pStyle w:val="Commentaire"/>
      </w:pPr>
      <w:r>
        <w:rPr>
          <w:rStyle w:val="Marquedecommentaire"/>
        </w:rPr>
        <w:annotationRef/>
      </w:r>
      <w:r>
        <w:t>Extra stuff:</w:t>
      </w:r>
    </w:p>
    <w:p w14:paraId="2A8C3AE6" w14:textId="77777777" w:rsidR="00CB33A1" w:rsidRDefault="00CB33A1">
      <w:pPr>
        <w:pStyle w:val="Commentaire"/>
      </w:pPr>
      <w:r>
        <w:t>, ()</w:t>
      </w:r>
    </w:p>
    <w:p w14:paraId="30F6E826" w14:textId="77777777" w:rsidR="00CB33A1" w:rsidRDefault="00CB33A1">
      <w:pPr>
        <w:pStyle w:val="Commentaire"/>
      </w:pPr>
    </w:p>
    <w:p w14:paraId="01A5D547" w14:textId="77777777" w:rsidR="00CB33A1" w:rsidRDefault="00CB33A1">
      <w:pPr>
        <w:pStyle w:val="Commentaire"/>
      </w:pPr>
      <w:r>
        <w:t>Correct:</w:t>
      </w:r>
    </w:p>
    <w:p w14:paraId="0CA94F7C" w14:textId="77777777" w:rsidR="00CB33A1" w:rsidRDefault="00CB33A1">
      <w:pPr>
        <w:pStyle w:val="Commentaire"/>
      </w:pPr>
      <w:r>
        <w:t>Prather et al. (2012)</w:t>
      </w:r>
    </w:p>
    <w:p w14:paraId="01525733" w14:textId="565B0FFA" w:rsidR="00CB33A1" w:rsidRDefault="00CB33A1">
      <w:pPr>
        <w:pStyle w:val="Commentaire"/>
      </w:pPr>
      <w:r>
        <w:t>(Prather et al., 2012)</w:t>
      </w:r>
    </w:p>
  </w:comment>
  <w:comment w:id="1318" w:author="Ian Blenkinsop" w:date="2021-07-29T10:02:00Z" w:initials="IB">
    <w:p w14:paraId="07BC9E6D" w14:textId="17730DB0" w:rsidR="00D35B90" w:rsidRDefault="00D35B90">
      <w:pPr>
        <w:pStyle w:val="Commentaire"/>
      </w:pPr>
      <w:r>
        <w:rPr>
          <w:rStyle w:val="Marquedecommentaire"/>
        </w:rPr>
        <w:annotationRef/>
      </w:r>
      <w:r>
        <w:t>Are values in this table uncertainty ranges? If so, format as square brackets, and  ‘to’ in place of en dash. eg</w:t>
      </w:r>
      <w:r>
        <w:br/>
      </w:r>
      <w:r w:rsidRPr="00D35B90">
        <w:rPr>
          <w:b/>
          <w:bCs/>
        </w:rPr>
        <w:t>8.3 [8.1 to 8.6]</w:t>
      </w:r>
      <w:r w:rsidRPr="00D35B90">
        <w:rPr>
          <w:b/>
          <w:bCs/>
          <w:vertAlign w:val="superscript"/>
        </w:rPr>
        <w:t>b</w:t>
      </w:r>
    </w:p>
  </w:comment>
  <w:comment w:id="1343" w:author="Lucy Cowie" w:date="2021-07-26T17:04:00Z" w:initials="LC">
    <w:p w14:paraId="1DD59443" w14:textId="326F6E0C" w:rsidR="00536B59" w:rsidRDefault="00536B59">
      <w:pPr>
        <w:pStyle w:val="Commentaire"/>
      </w:pPr>
      <w:r>
        <w:rPr>
          <w:rStyle w:val="Marquedecommentaire"/>
        </w:rPr>
        <w:annotationRef/>
      </w:r>
      <w:r>
        <w:t>Changed in line with the style guide</w:t>
      </w:r>
    </w:p>
  </w:comment>
  <w:comment w:id="1350" w:author="Ian Blenkinsop" w:date="2021-07-15T12:21:00Z" w:initials="IB">
    <w:p w14:paraId="028ED1A3" w14:textId="2E799166" w:rsidR="003067E8" w:rsidRDefault="003067E8">
      <w:pPr>
        <w:pStyle w:val="Commentaire"/>
      </w:pPr>
      <w:r>
        <w:rPr>
          <w:rStyle w:val="Marquedecommentaire"/>
        </w:rPr>
        <w:annotationRef/>
      </w:r>
      <w:r>
        <w:t>TYPESETTING NOTE: check formatting/symbols pull through</w:t>
      </w:r>
    </w:p>
  </w:comment>
  <w:comment w:id="1354" w:author="Ian Blenkinsop" w:date="2021-07-15T12:21:00Z" w:initials="IB">
    <w:p w14:paraId="5F33A622" w14:textId="7565F8D0" w:rsidR="001130CC" w:rsidRDefault="001130CC">
      <w:pPr>
        <w:pStyle w:val="Commentaire"/>
      </w:pPr>
      <w:r>
        <w:rPr>
          <w:rStyle w:val="Marquedecommentaire"/>
        </w:rPr>
        <w:annotationRef/>
      </w:r>
      <w:r>
        <w:t>TYPESETTING NOTE: this line and below – check symbols pull through</w:t>
      </w:r>
    </w:p>
  </w:comment>
  <w:comment w:id="1364" w:author="Robin Matthews" w:date="2021-07-08T13:28:00Z" w:initials="RM">
    <w:p w14:paraId="7FF4F790" w14:textId="77777777" w:rsidR="00CB33A1" w:rsidRDefault="00CB33A1">
      <w:pPr>
        <w:pStyle w:val="Commentaire"/>
      </w:pPr>
      <w:r>
        <w:rPr>
          <w:rStyle w:val="Marquedecommentaire"/>
        </w:rPr>
        <w:annotationRef/>
      </w:r>
      <w:r>
        <w:t>Not found:</w:t>
      </w:r>
    </w:p>
    <w:p w14:paraId="301D71F2" w14:textId="77777777" w:rsidR="00CB33A1" w:rsidRDefault="00CB33A1">
      <w:pPr>
        <w:pStyle w:val="Commentaire"/>
      </w:pPr>
      <w:r>
        <w:t>2021b</w:t>
      </w:r>
    </w:p>
    <w:p w14:paraId="197AF88C" w14:textId="77777777" w:rsidR="00CB33A1" w:rsidRDefault="00CB33A1">
      <w:pPr>
        <w:pStyle w:val="Commentaire"/>
      </w:pPr>
    </w:p>
    <w:p w14:paraId="48AC2477" w14:textId="77777777" w:rsidR="00CB33A1" w:rsidRDefault="00CB33A1">
      <w:pPr>
        <w:pStyle w:val="Commentaire"/>
      </w:pPr>
      <w:r>
        <w:t>Extra stuff:</w:t>
      </w:r>
    </w:p>
    <w:p w14:paraId="068388DA" w14:textId="77777777" w:rsidR="00CB33A1" w:rsidRDefault="00CB33A1">
      <w:pPr>
        <w:pStyle w:val="Commentaire"/>
      </w:pPr>
      <w:r>
        <w:t>(, 2021a)</w:t>
      </w:r>
    </w:p>
    <w:p w14:paraId="65BC97BE" w14:textId="77777777" w:rsidR="00CB33A1" w:rsidRDefault="00CB33A1">
      <w:pPr>
        <w:pStyle w:val="Commentaire"/>
      </w:pPr>
    </w:p>
    <w:p w14:paraId="645FA11F" w14:textId="77777777" w:rsidR="00CB33A1" w:rsidRDefault="00CB33A1">
      <w:pPr>
        <w:pStyle w:val="Commentaire"/>
      </w:pPr>
      <w:r>
        <w:t>Correct:</w:t>
      </w:r>
    </w:p>
    <w:p w14:paraId="1668475F" w14:textId="77777777" w:rsidR="00CB33A1" w:rsidRDefault="00CB33A1">
      <w:pPr>
        <w:pStyle w:val="Commentaire"/>
      </w:pPr>
      <w:r>
        <w:t>Thornhill et al. (2021b)</w:t>
      </w:r>
    </w:p>
    <w:p w14:paraId="2D8CC85B" w14:textId="3986C8C6" w:rsidR="00CB33A1" w:rsidRDefault="00CB33A1">
      <w:pPr>
        <w:pStyle w:val="Commentaire"/>
      </w:pPr>
      <w:r>
        <w:t>(Thornhill et al., 2021b)</w:t>
      </w:r>
    </w:p>
  </w:comment>
  <w:comment w:id="1374" w:author="Lucy Cowie" w:date="2021-07-26T17:23:00Z" w:initials="LC">
    <w:p w14:paraId="3432B533" w14:textId="60FDF66D" w:rsidR="007A3A3E" w:rsidRDefault="007A3A3E">
      <w:pPr>
        <w:pStyle w:val="Commentaire"/>
      </w:pPr>
      <w:r>
        <w:rPr>
          <w:rStyle w:val="Marquedecommentaire"/>
        </w:rPr>
        <w:annotationRef/>
      </w:r>
      <w:r w:rsidR="00D35B90">
        <w:t>Clearer as</w:t>
      </w:r>
      <w:r>
        <w:t xml:space="preserve"> ‘north to south’?</w:t>
      </w:r>
    </w:p>
  </w:comment>
  <w:comment w:id="1377" w:author="Lucy Cowie" w:date="2021-07-26T17:24:00Z" w:initials="LC">
    <w:p w14:paraId="2FD26027" w14:textId="7ED4DC73" w:rsidR="002E2412" w:rsidRDefault="002E2412">
      <w:pPr>
        <w:pStyle w:val="Commentaire"/>
      </w:pPr>
      <w:r>
        <w:rPr>
          <w:rStyle w:val="Marquedecommentaire"/>
        </w:rPr>
        <w:annotationRef/>
      </w:r>
      <w:r>
        <w:t>Change to ‘cycles’?</w:t>
      </w:r>
    </w:p>
  </w:comment>
  <w:comment w:id="1402" w:author="Lucy Cowie" w:date="2021-07-26T17:44:00Z" w:initials="LC">
    <w:p w14:paraId="39614315" w14:textId="67539AE6" w:rsidR="00217971" w:rsidRDefault="00217971">
      <w:pPr>
        <w:pStyle w:val="Commentaire"/>
      </w:pPr>
      <w:r>
        <w:rPr>
          <w:rStyle w:val="Marquedecommentaire"/>
        </w:rPr>
        <w:annotationRef/>
      </w:r>
      <w:r>
        <w:t>Symbol OK in relation to the table or better to write ‘as 1 standard deviation’?</w:t>
      </w:r>
    </w:p>
  </w:comment>
  <w:comment w:id="1401" w:author="Lucy Cowie" w:date="2021-07-26T17:35:00Z" w:initials="LC">
    <w:p w14:paraId="2B804821" w14:textId="28B1041C" w:rsidR="006C66FD" w:rsidRDefault="006C66FD">
      <w:pPr>
        <w:pStyle w:val="Commentaire"/>
      </w:pPr>
      <w:r>
        <w:rPr>
          <w:rStyle w:val="Marquedecommentaire"/>
        </w:rPr>
        <w:annotationRef/>
      </w:r>
      <w:r>
        <w:t>Is there a brief table title as well as this summary?</w:t>
      </w:r>
    </w:p>
  </w:comment>
  <w:comment w:id="1443" w:author="Lucy Cowie" w:date="2021-07-26T17:50:00Z" w:initials="LC">
    <w:p w14:paraId="1EF449EB" w14:textId="5E9F0591" w:rsidR="001D317C" w:rsidRDefault="001D317C">
      <w:pPr>
        <w:pStyle w:val="Commentaire"/>
      </w:pPr>
      <w:r>
        <w:rPr>
          <w:rStyle w:val="Marquedecommentaire"/>
        </w:rPr>
        <w:annotationRef/>
      </w:r>
      <w:r>
        <w:t>Clarify ‘the increase in tropospheric ozone’?</w:t>
      </w:r>
    </w:p>
  </w:comment>
  <w:comment w:id="1455" w:author="Lucy Cowie" w:date="2021-07-26T17:52:00Z" w:initials="LC">
    <w:p w14:paraId="5D84DB76" w14:textId="6A3EDB99" w:rsidR="00312B22" w:rsidRDefault="00312B22">
      <w:pPr>
        <w:pStyle w:val="Commentaire"/>
      </w:pPr>
      <w:r>
        <w:rPr>
          <w:rStyle w:val="Marquedecommentaire"/>
        </w:rPr>
        <w:annotationRef/>
      </w:r>
      <w:r>
        <w:t>‘values’?</w:t>
      </w:r>
    </w:p>
  </w:comment>
  <w:comment w:id="1464" w:author="Lucy Cowie" w:date="2021-07-26T18:26:00Z" w:initials="LC">
    <w:p w14:paraId="43386EBE" w14:textId="3CC1E113" w:rsidR="00DB3802" w:rsidRDefault="00DB3802">
      <w:pPr>
        <w:pStyle w:val="Commentaire"/>
      </w:pPr>
      <w:r>
        <w:rPr>
          <w:rStyle w:val="Marquedecommentaire"/>
        </w:rPr>
        <w:annotationRef/>
      </w:r>
      <w:r>
        <w:t>Or ‘on’?</w:t>
      </w:r>
    </w:p>
  </w:comment>
  <w:comment w:id="1478" w:author="Lucy Cowie" w:date="2021-07-26T18:26:00Z" w:initials="LC">
    <w:p w14:paraId="4E057C3D" w14:textId="60B7AE01" w:rsidR="009B5897" w:rsidRDefault="009B5897">
      <w:pPr>
        <w:pStyle w:val="Commentaire"/>
      </w:pPr>
      <w:r>
        <w:rPr>
          <w:rStyle w:val="Marquedecommentaire"/>
        </w:rPr>
        <w:annotationRef/>
      </w:r>
      <w:r>
        <w:t>Edited in the separate Figures document</w:t>
      </w:r>
      <w:r w:rsidR="00DD3F3A">
        <w:t>.</w:t>
      </w:r>
    </w:p>
  </w:comment>
  <w:comment w:id="1496" w:author="Lucy Cowie" w:date="2021-07-26T18:37:00Z" w:initials="LC">
    <w:p w14:paraId="4EE20F5A" w14:textId="005D6B43" w:rsidR="003E0B29" w:rsidRDefault="003E0B29">
      <w:pPr>
        <w:pStyle w:val="Commentaire"/>
      </w:pPr>
      <w:r>
        <w:rPr>
          <w:rStyle w:val="Marquedecommentaire"/>
        </w:rPr>
        <w:annotationRef/>
      </w:r>
      <w:r>
        <w:t>Is this the same as ‘total ozone column (TCO)’ referred to later in the paragraph</w:t>
      </w:r>
      <w:r w:rsidR="006D381D">
        <w:t>?</w:t>
      </w:r>
      <w:r>
        <w:t xml:space="preserve"> </w:t>
      </w:r>
      <w:r w:rsidR="00F93C5A">
        <w:t>Please c</w:t>
      </w:r>
      <w:r>
        <w:t xml:space="preserve">heck </w:t>
      </w:r>
      <w:r w:rsidR="00F93C5A">
        <w:t xml:space="preserve">for </w:t>
      </w:r>
      <w:r>
        <w:t>consistency</w:t>
      </w:r>
      <w:r w:rsidR="00F93C5A">
        <w:t xml:space="preserve"> whichever is preferred</w:t>
      </w:r>
      <w:r>
        <w:t>.</w:t>
      </w:r>
    </w:p>
  </w:comment>
  <w:comment w:id="1516" w:author="Lucy Cowie" w:date="2021-07-26T18:46:00Z" w:initials="LC">
    <w:p w14:paraId="2B3CE67F" w14:textId="5D3E1B77" w:rsidR="00F93267" w:rsidRDefault="00F93267">
      <w:pPr>
        <w:pStyle w:val="Commentaire"/>
      </w:pPr>
      <w:r>
        <w:rPr>
          <w:rStyle w:val="Marquedecommentaire"/>
        </w:rPr>
        <w:annotationRef/>
      </w:r>
      <w:r>
        <w:t>Change to the ‘pre-industrial period’?</w:t>
      </w:r>
    </w:p>
  </w:comment>
  <w:comment w:id="1532" w:author="Ian Blenkinsop" w:date="2021-07-29T10:30:00Z" w:initials="IB">
    <w:p w14:paraId="0D24FFFA" w14:textId="08D8185B" w:rsidR="001F050E" w:rsidRDefault="001F050E">
      <w:pPr>
        <w:pStyle w:val="Commentaire"/>
      </w:pPr>
      <w:r>
        <w:rPr>
          <w:rStyle w:val="Marquedecommentaire"/>
        </w:rPr>
        <w:annotationRef/>
      </w:r>
      <w:r>
        <w:t>En dash? change throughout if so.</w:t>
      </w:r>
    </w:p>
  </w:comment>
  <w:comment w:id="1536" w:author="Lucy Cowie" w:date="2021-07-26T21:33:00Z" w:initials="LC">
    <w:p w14:paraId="4001FD17" w14:textId="3AD03F55" w:rsidR="00AA5D6C" w:rsidRDefault="00AA5D6C">
      <w:pPr>
        <w:pStyle w:val="Commentaire"/>
      </w:pPr>
      <w:r>
        <w:rPr>
          <w:rStyle w:val="Marquedecommentaire"/>
        </w:rPr>
        <w:annotationRef/>
      </w:r>
      <w:r>
        <w:t>‘satellite-borne’?</w:t>
      </w:r>
    </w:p>
  </w:comment>
  <w:comment w:id="1550" w:author="Robin Matthews" w:date="2021-07-08T13:28:00Z" w:initials="RM">
    <w:p w14:paraId="2700FC8B" w14:textId="77777777" w:rsidR="00CB33A1" w:rsidRDefault="00CB33A1">
      <w:pPr>
        <w:pStyle w:val="Commentaire"/>
      </w:pPr>
      <w:r>
        <w:rPr>
          <w:rStyle w:val="Marquedecommentaire"/>
        </w:rPr>
        <w:annotationRef/>
      </w:r>
      <w:r>
        <w:t>Not found:</w:t>
      </w:r>
    </w:p>
    <w:p w14:paraId="53608DE6" w14:textId="77777777" w:rsidR="00CB33A1" w:rsidRDefault="00CB33A1">
      <w:pPr>
        <w:pStyle w:val="Commentaire"/>
      </w:pPr>
      <w:r>
        <w:t>J.-F. Lamarque et al.</w:t>
      </w:r>
    </w:p>
    <w:p w14:paraId="7203A454" w14:textId="77777777" w:rsidR="00CB33A1" w:rsidRDefault="00CB33A1">
      <w:pPr>
        <w:pStyle w:val="Commentaire"/>
      </w:pPr>
    </w:p>
    <w:p w14:paraId="4E4C01C0" w14:textId="77777777" w:rsidR="00CB33A1" w:rsidRDefault="00CB33A1">
      <w:pPr>
        <w:pStyle w:val="Commentaire"/>
      </w:pPr>
      <w:r>
        <w:t>Extra stuff:</w:t>
      </w:r>
    </w:p>
    <w:p w14:paraId="7AB67080" w14:textId="77777777" w:rsidR="00CB33A1" w:rsidRDefault="00CB33A1">
      <w:pPr>
        <w:pStyle w:val="Commentaire"/>
      </w:pPr>
      <w:r>
        <w:t>(Lamarque et al., a)</w:t>
      </w:r>
    </w:p>
    <w:p w14:paraId="56249683" w14:textId="77777777" w:rsidR="00CB33A1" w:rsidRDefault="00CB33A1">
      <w:pPr>
        <w:pStyle w:val="Commentaire"/>
      </w:pPr>
    </w:p>
    <w:p w14:paraId="5BFC3095" w14:textId="77777777" w:rsidR="00CB33A1" w:rsidRDefault="00CB33A1">
      <w:pPr>
        <w:pStyle w:val="Commentaire"/>
      </w:pPr>
      <w:r>
        <w:t>Correct:</w:t>
      </w:r>
    </w:p>
    <w:p w14:paraId="6A7D4938" w14:textId="77777777" w:rsidR="00CB33A1" w:rsidRDefault="00CB33A1">
      <w:pPr>
        <w:pStyle w:val="Commentaire"/>
      </w:pPr>
      <w:r>
        <w:t>J.-F. Lamarque et al. (2013)</w:t>
      </w:r>
    </w:p>
    <w:p w14:paraId="46CE8D26" w14:textId="636EC760" w:rsidR="00CB33A1" w:rsidRDefault="00CB33A1">
      <w:pPr>
        <w:pStyle w:val="Commentaire"/>
      </w:pPr>
      <w:r>
        <w:t>(J.-F. Lamarque et al., 2013)</w:t>
      </w:r>
    </w:p>
  </w:comment>
  <w:comment w:id="1553" w:author="Lucy Cowie" w:date="2021-07-26T21:41:00Z" w:initials="LC">
    <w:p w14:paraId="5A9B8710" w14:textId="466282E8" w:rsidR="00806AF1" w:rsidRDefault="00806AF1">
      <w:pPr>
        <w:pStyle w:val="Commentaire"/>
      </w:pPr>
      <w:r>
        <w:rPr>
          <w:rStyle w:val="Marquedecommentaire"/>
        </w:rPr>
        <w:annotationRef/>
      </w:r>
      <w:r>
        <w:t>This time reference is quite vague – it could refer to 1900 to 1909 only, or to the early 20</w:t>
      </w:r>
      <w:r w:rsidRPr="00806AF1">
        <w:rPr>
          <w:vertAlign w:val="superscript"/>
        </w:rPr>
        <w:t>th</w:t>
      </w:r>
      <w:r>
        <w:t xml:space="preserve"> century more broadly. Could a more specific range of dates be specified?</w:t>
      </w:r>
    </w:p>
  </w:comment>
  <w:comment w:id="1574" w:author="Robin Matthews" w:date="2021-07-08T13:28:00Z" w:initials="RM">
    <w:p w14:paraId="0D9CF485" w14:textId="77777777" w:rsidR="00CB33A1" w:rsidRDefault="00CB33A1">
      <w:pPr>
        <w:pStyle w:val="Commentaire"/>
      </w:pPr>
      <w:r>
        <w:rPr>
          <w:rStyle w:val="Marquedecommentaire"/>
        </w:rPr>
        <w:annotationRef/>
      </w:r>
      <w:r>
        <w:t>Not found:</w:t>
      </w:r>
    </w:p>
    <w:p w14:paraId="6B708139" w14:textId="77777777" w:rsidR="00CB33A1" w:rsidRDefault="00CB33A1">
      <w:pPr>
        <w:pStyle w:val="Commentaire"/>
      </w:pPr>
      <w:r>
        <w:t>F. Liu et al., 2016</w:t>
      </w:r>
    </w:p>
    <w:p w14:paraId="4E3F2552" w14:textId="77777777" w:rsidR="00CB33A1" w:rsidRDefault="00CB33A1">
      <w:pPr>
        <w:pStyle w:val="Commentaire"/>
      </w:pPr>
    </w:p>
    <w:p w14:paraId="59F5B849" w14:textId="77777777" w:rsidR="00CB33A1" w:rsidRDefault="00CB33A1">
      <w:pPr>
        <w:pStyle w:val="Commentaire"/>
      </w:pPr>
      <w:r>
        <w:t>Extra stuff:</w:t>
      </w:r>
    </w:p>
    <w:p w14:paraId="4E804995" w14:textId="77777777" w:rsidR="00CB33A1" w:rsidRDefault="00CB33A1">
      <w:pPr>
        <w:pStyle w:val="Commentaire"/>
      </w:pPr>
      <w:r>
        <w:t>(; ; Liu et al., 2016a)</w:t>
      </w:r>
    </w:p>
    <w:p w14:paraId="01BB2973" w14:textId="77777777" w:rsidR="00CB33A1" w:rsidRDefault="00CB33A1">
      <w:pPr>
        <w:pStyle w:val="Commentaire"/>
      </w:pPr>
    </w:p>
    <w:p w14:paraId="039216DB" w14:textId="77777777" w:rsidR="00CB33A1" w:rsidRDefault="00CB33A1">
      <w:pPr>
        <w:pStyle w:val="Commentaire"/>
      </w:pPr>
      <w:r>
        <w:t>Correct:</w:t>
      </w:r>
    </w:p>
    <w:p w14:paraId="7E0B8AEA" w14:textId="168387F9" w:rsidR="00CB33A1" w:rsidRDefault="00CB33A1">
      <w:pPr>
        <w:pStyle w:val="Commentaire"/>
      </w:pPr>
      <w:r>
        <w:t>(de Foy et al., 2016; Irie et al., 2016; F. Liu et al., 2016)</w:t>
      </w:r>
    </w:p>
  </w:comment>
  <w:comment w:id="1589" w:author="Lucy Cowie" w:date="2021-07-26T21:53:00Z" w:initials="LC">
    <w:p w14:paraId="16A34ED8" w14:textId="56FB414F" w:rsidR="00BB7934" w:rsidRDefault="00BB7934">
      <w:pPr>
        <w:pStyle w:val="Commentaire"/>
      </w:pPr>
      <w:r>
        <w:rPr>
          <w:rStyle w:val="Marquedecommentaire"/>
        </w:rPr>
        <w:annotationRef/>
      </w:r>
      <w:r>
        <w:t>Could this be classified as a range for greater specificity?</w:t>
      </w:r>
    </w:p>
  </w:comment>
  <w:comment w:id="1608" w:author="Robin Matthews" w:date="2021-07-08T13:28:00Z" w:initials="RM">
    <w:p w14:paraId="78C7A559" w14:textId="77777777" w:rsidR="00CB33A1" w:rsidRDefault="00CB33A1">
      <w:pPr>
        <w:pStyle w:val="Commentaire"/>
      </w:pPr>
      <w:r>
        <w:rPr>
          <w:rStyle w:val="Marquedecommentaire"/>
        </w:rPr>
        <w:annotationRef/>
      </w:r>
      <w:r>
        <w:t>Not found:</w:t>
      </w:r>
    </w:p>
    <w:p w14:paraId="32ABD1A3" w14:textId="77777777" w:rsidR="00CB33A1" w:rsidRDefault="00CB33A1">
      <w:pPr>
        <w:pStyle w:val="Commentaire"/>
      </w:pPr>
      <w:r>
        <w:t>Zheng et al., 2019</w:t>
      </w:r>
    </w:p>
    <w:p w14:paraId="0E63D0C6" w14:textId="77777777" w:rsidR="00CB33A1" w:rsidRDefault="00CB33A1">
      <w:pPr>
        <w:pStyle w:val="Commentaire"/>
      </w:pPr>
      <w:r>
        <w:t>Martínez-Alonso et al., 2020</w:t>
      </w:r>
    </w:p>
    <w:p w14:paraId="71EACA8B" w14:textId="77777777" w:rsidR="00CB33A1" w:rsidRDefault="00CB33A1">
      <w:pPr>
        <w:pStyle w:val="Commentaire"/>
      </w:pPr>
    </w:p>
    <w:p w14:paraId="7919B192" w14:textId="77777777" w:rsidR="00CB33A1" w:rsidRDefault="00CB33A1">
      <w:pPr>
        <w:pStyle w:val="Commentaire"/>
      </w:pPr>
      <w:r>
        <w:t>Extra stuff:</w:t>
      </w:r>
    </w:p>
    <w:p w14:paraId="3C381DEE" w14:textId="77777777" w:rsidR="00CB33A1" w:rsidRDefault="00CB33A1">
      <w:pPr>
        <w:pStyle w:val="Commentaire"/>
      </w:pPr>
      <w:r>
        <w:t>(e.g. ; ; a)</w:t>
      </w:r>
    </w:p>
    <w:p w14:paraId="0535D244" w14:textId="77777777" w:rsidR="00CB33A1" w:rsidRDefault="00CB33A1">
      <w:pPr>
        <w:pStyle w:val="Commentaire"/>
      </w:pPr>
    </w:p>
    <w:p w14:paraId="5729E7AB" w14:textId="77777777" w:rsidR="00CB33A1" w:rsidRDefault="00CB33A1">
      <w:pPr>
        <w:pStyle w:val="Commentaire"/>
      </w:pPr>
      <w:r>
        <w:t>Correct:</w:t>
      </w:r>
    </w:p>
    <w:p w14:paraId="150C9622" w14:textId="7DA97E22" w:rsidR="00CB33A1" w:rsidRDefault="00CB33A1">
      <w:pPr>
        <w:pStyle w:val="Commentaire"/>
      </w:pPr>
      <w:r>
        <w:t>(Worden et al., 2013; Warner et al., 2014; Zheng et al., 2019; Martínez-Alonso et al., 2020; Buchholz et al., 2021)</w:t>
      </w:r>
    </w:p>
  </w:comment>
  <w:comment w:id="1609" w:author="Robin Matthews" w:date="2021-07-08T15:35:00Z" w:initials="RM">
    <w:p w14:paraId="7B8B80ED" w14:textId="0069E9E8" w:rsidR="00836ADE" w:rsidRDefault="00317844" w:rsidP="00317844">
      <w:pPr>
        <w:pStyle w:val="Commentaire"/>
      </w:pPr>
      <w:r>
        <w:rPr>
          <w:rStyle w:val="Marquedecommentaire"/>
        </w:rPr>
        <w:annotationRef/>
      </w:r>
      <w:r w:rsidR="00836ADE">
        <w:t>Mendeley field also includes:</w:t>
      </w:r>
    </w:p>
    <w:p w14:paraId="0AC96AC5" w14:textId="55EDE67D" w:rsidR="00317844" w:rsidRDefault="00317844" w:rsidP="00317844">
      <w:pPr>
        <w:pStyle w:val="Commentaire"/>
      </w:pPr>
      <w:r>
        <w:t>Zheng et al., 2019</w:t>
      </w:r>
    </w:p>
    <w:p w14:paraId="47AF4803" w14:textId="77777777" w:rsidR="00317844" w:rsidRDefault="00317844">
      <w:pPr>
        <w:pStyle w:val="Commentaire"/>
      </w:pPr>
      <w:r>
        <w:t>Martínez-Alonso et al., 2020</w:t>
      </w:r>
    </w:p>
    <w:p w14:paraId="0A9909F4" w14:textId="77777777" w:rsidR="00836ADE" w:rsidRDefault="00836ADE">
      <w:pPr>
        <w:pStyle w:val="Commentaire"/>
      </w:pPr>
    </w:p>
    <w:p w14:paraId="13064075" w14:textId="0F648583" w:rsidR="00836ADE" w:rsidRDefault="00836ADE">
      <w:pPr>
        <w:pStyle w:val="Commentaire"/>
      </w:pPr>
      <w:r>
        <w:t>Want to remove them?</w:t>
      </w:r>
    </w:p>
  </w:comment>
  <w:comment w:id="1615" w:author="Robin Matthews" w:date="2021-07-08T13:28:00Z" w:initials="RM">
    <w:p w14:paraId="05B028DF" w14:textId="77777777" w:rsidR="00CB33A1" w:rsidRDefault="00CB33A1">
      <w:pPr>
        <w:pStyle w:val="Commentaire"/>
      </w:pPr>
      <w:r>
        <w:rPr>
          <w:rStyle w:val="Marquedecommentaire"/>
        </w:rPr>
        <w:annotationRef/>
      </w:r>
      <w:r>
        <w:t>Extra stuff:</w:t>
      </w:r>
    </w:p>
    <w:p w14:paraId="32C0FD57" w14:textId="77777777" w:rsidR="00CB33A1" w:rsidRDefault="00CB33A1">
      <w:pPr>
        <w:pStyle w:val="Commentaire"/>
      </w:pPr>
      <w:r>
        <w:t>(e.g. ; )</w:t>
      </w:r>
    </w:p>
    <w:p w14:paraId="5E6532AD" w14:textId="77777777" w:rsidR="00CB33A1" w:rsidRDefault="00CB33A1">
      <w:pPr>
        <w:pStyle w:val="Commentaire"/>
      </w:pPr>
    </w:p>
    <w:p w14:paraId="5DFBFF35" w14:textId="77777777" w:rsidR="00CB33A1" w:rsidRDefault="00CB33A1">
      <w:pPr>
        <w:pStyle w:val="Commentaire"/>
      </w:pPr>
      <w:r>
        <w:t>Correct:</w:t>
      </w:r>
    </w:p>
    <w:p w14:paraId="1695C120" w14:textId="277A7DFB" w:rsidR="00CB33A1" w:rsidRDefault="00CB33A1">
      <w:pPr>
        <w:pStyle w:val="Commentaire"/>
      </w:pPr>
      <w:r>
        <w:t>(Zeng et al., 2012; Té et al., 2016)</w:t>
      </w:r>
    </w:p>
  </w:comment>
  <w:comment w:id="1617" w:author="Robin Matthews" w:date="2021-07-08T13:28:00Z" w:initials="RM">
    <w:p w14:paraId="5FA8DC13" w14:textId="77777777" w:rsidR="00CB33A1" w:rsidRDefault="00CB33A1">
      <w:pPr>
        <w:pStyle w:val="Commentaire"/>
      </w:pPr>
      <w:r>
        <w:rPr>
          <w:rStyle w:val="Marquedecommentaire"/>
        </w:rPr>
        <w:annotationRef/>
      </w:r>
      <w:r>
        <w:t>Extra stuff:</w:t>
      </w:r>
    </w:p>
    <w:p w14:paraId="313DAEAF" w14:textId="77777777" w:rsidR="00CB33A1" w:rsidRDefault="00CB33A1">
      <w:pPr>
        <w:pStyle w:val="Commentaire"/>
      </w:pPr>
      <w:r>
        <w:t>(e.g. ; )</w:t>
      </w:r>
    </w:p>
    <w:p w14:paraId="48830A82" w14:textId="77777777" w:rsidR="00CB33A1" w:rsidRDefault="00CB33A1">
      <w:pPr>
        <w:pStyle w:val="Commentaire"/>
      </w:pPr>
    </w:p>
    <w:p w14:paraId="67E47F7F" w14:textId="77777777" w:rsidR="00CB33A1" w:rsidRDefault="00CB33A1">
      <w:pPr>
        <w:pStyle w:val="Commentaire"/>
      </w:pPr>
      <w:r>
        <w:t>Correct:</w:t>
      </w:r>
    </w:p>
    <w:p w14:paraId="541913BF" w14:textId="43FC28CB" w:rsidR="00CB33A1" w:rsidRDefault="00CB33A1">
      <w:pPr>
        <w:pStyle w:val="Commentaire"/>
      </w:pPr>
      <w:r>
        <w:t>(Cohen et al., 2018; Petetin et al., 2018)</w:t>
      </w:r>
    </w:p>
  </w:comment>
  <w:comment w:id="1620" w:author="Robin Matthews" w:date="2021-07-08T13:28:00Z" w:initials="RM">
    <w:p w14:paraId="69F97918" w14:textId="77777777" w:rsidR="00CB33A1" w:rsidRDefault="00CB33A1">
      <w:pPr>
        <w:pStyle w:val="Commentaire"/>
      </w:pPr>
      <w:r>
        <w:rPr>
          <w:rStyle w:val="Marquedecommentaire"/>
        </w:rPr>
        <w:annotationRef/>
      </w:r>
      <w:r>
        <w:t>Not found:</w:t>
      </w:r>
    </w:p>
    <w:p w14:paraId="0FE594F4" w14:textId="77777777" w:rsidR="00CB33A1" w:rsidRDefault="00CB33A1">
      <w:pPr>
        <w:pStyle w:val="Commentaire"/>
      </w:pPr>
      <w:r>
        <w:t>Pétron et al., 2019</w:t>
      </w:r>
    </w:p>
    <w:p w14:paraId="33ECFD8B" w14:textId="77777777" w:rsidR="00CB33A1" w:rsidRDefault="00CB33A1">
      <w:pPr>
        <w:pStyle w:val="Commentaire"/>
      </w:pPr>
    </w:p>
    <w:p w14:paraId="725F2E6F" w14:textId="77777777" w:rsidR="00CB33A1" w:rsidRDefault="00CB33A1">
      <w:pPr>
        <w:pStyle w:val="Commentaire"/>
      </w:pPr>
      <w:r>
        <w:t>Extra stuff:</w:t>
      </w:r>
    </w:p>
    <w:p w14:paraId="3AD67081" w14:textId="77777777" w:rsidR="00CB33A1" w:rsidRDefault="00CB33A1">
      <w:pPr>
        <w:pStyle w:val="Commentaire"/>
      </w:pPr>
      <w:r>
        <w:t>(e.g., ; Petron et al., 2019; ; )</w:t>
      </w:r>
    </w:p>
    <w:p w14:paraId="4CBAF398" w14:textId="77777777" w:rsidR="00CB33A1" w:rsidRDefault="00CB33A1">
      <w:pPr>
        <w:pStyle w:val="Commentaire"/>
      </w:pPr>
    </w:p>
    <w:p w14:paraId="50308EFA" w14:textId="77777777" w:rsidR="00CB33A1" w:rsidRDefault="00CB33A1">
      <w:pPr>
        <w:pStyle w:val="Commentaire"/>
      </w:pPr>
      <w:r>
        <w:t>Correct:</w:t>
      </w:r>
    </w:p>
    <w:p w14:paraId="3E872B2D" w14:textId="71E9EC20" w:rsidR="00CB33A1" w:rsidRDefault="00CB33A1">
      <w:pPr>
        <w:pStyle w:val="Commentaire"/>
      </w:pPr>
      <w:r>
        <w:t>(Andrews et al., 2014; Schultz et al., 2015; Prinn et al., 2018; Pétron et al., 2019)</w:t>
      </w:r>
    </w:p>
  </w:comment>
  <w:comment w:id="1634" w:author="Robin Matthews" w:date="2021-07-08T13:28:00Z" w:initials="RM">
    <w:p w14:paraId="4FDD2E9C" w14:textId="77777777" w:rsidR="00CB33A1" w:rsidRDefault="00CB33A1">
      <w:pPr>
        <w:pStyle w:val="Commentaire"/>
      </w:pPr>
      <w:r>
        <w:rPr>
          <w:rStyle w:val="Marquedecommentaire"/>
        </w:rPr>
        <w:annotationRef/>
      </w:r>
      <w:r>
        <w:t>Extra stuff:</w:t>
      </w:r>
    </w:p>
    <w:p w14:paraId="2CBABE47" w14:textId="77777777" w:rsidR="00CB33A1" w:rsidRDefault="00CB33A1">
      <w:pPr>
        <w:pStyle w:val="Commentaire"/>
      </w:pPr>
      <w:r>
        <w:t>; )</w:t>
      </w:r>
    </w:p>
    <w:p w14:paraId="29E7E027" w14:textId="77777777" w:rsidR="00CB33A1" w:rsidRDefault="00CB33A1">
      <w:pPr>
        <w:pStyle w:val="Commentaire"/>
      </w:pPr>
    </w:p>
    <w:p w14:paraId="6B209186" w14:textId="77777777" w:rsidR="00CB33A1" w:rsidRDefault="00CB33A1">
      <w:pPr>
        <w:pStyle w:val="Commentaire"/>
      </w:pPr>
      <w:r>
        <w:t>Correct:</w:t>
      </w:r>
    </w:p>
    <w:p w14:paraId="3E5E03CC" w14:textId="5B7BA136" w:rsidR="00CB33A1" w:rsidRDefault="00CB33A1">
      <w:pPr>
        <w:pStyle w:val="Commentaire"/>
      </w:pPr>
      <w:r>
        <w:t>(Emmons et al., 2020; Horowitz et al., 2020)</w:t>
      </w:r>
    </w:p>
  </w:comment>
  <w:comment w:id="1639" w:author="Robin Matthews" w:date="2021-07-08T13:28:00Z" w:initials="RM">
    <w:p w14:paraId="530993E1" w14:textId="77777777" w:rsidR="00CB33A1" w:rsidRDefault="00CB33A1">
      <w:pPr>
        <w:pStyle w:val="Commentaire"/>
      </w:pPr>
      <w:r>
        <w:rPr>
          <w:rStyle w:val="Marquedecommentaire"/>
        </w:rPr>
        <w:annotationRef/>
      </w:r>
      <w:r>
        <w:t>Not found:</w:t>
      </w:r>
    </w:p>
    <w:p w14:paraId="540F896A" w14:textId="77777777" w:rsidR="00CB33A1" w:rsidRDefault="00CB33A1">
      <w:pPr>
        <w:pStyle w:val="Commentaire"/>
      </w:pPr>
      <w:r>
        <w:t>Shindell et al., 2006</w:t>
      </w:r>
    </w:p>
    <w:p w14:paraId="67542A4E" w14:textId="77777777" w:rsidR="00CB33A1" w:rsidRDefault="00CB33A1">
      <w:pPr>
        <w:pStyle w:val="Commentaire"/>
      </w:pPr>
    </w:p>
    <w:p w14:paraId="33D551E6" w14:textId="77777777" w:rsidR="00CB33A1" w:rsidRDefault="00CB33A1">
      <w:pPr>
        <w:pStyle w:val="Commentaire"/>
      </w:pPr>
      <w:r>
        <w:t>Extra stuff:</w:t>
      </w:r>
    </w:p>
    <w:p w14:paraId="1B85A971" w14:textId="77777777" w:rsidR="00CB33A1" w:rsidRDefault="00CB33A1">
      <w:pPr>
        <w:pStyle w:val="Commentaire"/>
      </w:pPr>
      <w:r>
        <w:t>(b; b; ; )</w:t>
      </w:r>
    </w:p>
    <w:p w14:paraId="3C2BD1C4" w14:textId="77777777" w:rsidR="00CB33A1" w:rsidRDefault="00CB33A1">
      <w:pPr>
        <w:pStyle w:val="Commentaire"/>
      </w:pPr>
    </w:p>
    <w:p w14:paraId="44D44290" w14:textId="77777777" w:rsidR="00CB33A1" w:rsidRDefault="00CB33A1">
      <w:pPr>
        <w:pStyle w:val="Commentaire"/>
      </w:pPr>
      <w:r>
        <w:t>Correct:</w:t>
      </w:r>
    </w:p>
    <w:p w14:paraId="2040CABB" w14:textId="1E0A780A" w:rsidR="00CB33A1" w:rsidRDefault="00CB33A1">
      <w:pPr>
        <w:pStyle w:val="Commentaire"/>
      </w:pPr>
      <w:r>
        <w:t>(Shindell et al., 2006; Naik et al., 2013; Stein et al., 2014; Monks et al., 2015; Strode et al., 2015)</w:t>
      </w:r>
    </w:p>
  </w:comment>
  <w:comment w:id="1640" w:author="Robin Matthews" w:date="2021-07-08T15:37:00Z" w:initials="RM">
    <w:p w14:paraId="5887A41C" w14:textId="41C96637" w:rsidR="00462197" w:rsidRDefault="00462197">
      <w:pPr>
        <w:pStyle w:val="Commentaire"/>
      </w:pPr>
      <w:r>
        <w:rPr>
          <w:rStyle w:val="Marquedecommentaire"/>
        </w:rPr>
        <w:annotationRef/>
      </w:r>
      <w:r>
        <w:t>Mendeley field also contains Shindell et al., 2006. Want to remove it ?</w:t>
      </w:r>
    </w:p>
  </w:comment>
  <w:comment w:id="1643" w:author="Robin Matthews" w:date="2021-07-08T13:28:00Z" w:initials="RM">
    <w:p w14:paraId="401CC35D" w14:textId="77777777" w:rsidR="00CB33A1" w:rsidRDefault="00CB33A1">
      <w:pPr>
        <w:pStyle w:val="Commentaire"/>
      </w:pPr>
      <w:r>
        <w:rPr>
          <w:rStyle w:val="Marquedecommentaire"/>
        </w:rPr>
        <w:annotationRef/>
      </w:r>
      <w:r>
        <w:t>Not found:</w:t>
      </w:r>
    </w:p>
    <w:p w14:paraId="7EBD685C" w14:textId="77777777" w:rsidR="00CB33A1" w:rsidRDefault="00CB33A1">
      <w:pPr>
        <w:pStyle w:val="Commentaire"/>
      </w:pPr>
      <w:r>
        <w:t>Flemming et al., 2017</w:t>
      </w:r>
    </w:p>
    <w:p w14:paraId="5D7101AA" w14:textId="77777777" w:rsidR="00CB33A1" w:rsidRDefault="00CB33A1">
      <w:pPr>
        <w:pStyle w:val="Commentaire"/>
      </w:pPr>
      <w:r>
        <w:t>Gaubert et al., 2017</w:t>
      </w:r>
    </w:p>
    <w:p w14:paraId="35932FD4" w14:textId="77777777" w:rsidR="00CB33A1" w:rsidRDefault="00CB33A1">
      <w:pPr>
        <w:pStyle w:val="Commentaire"/>
      </w:pPr>
    </w:p>
    <w:p w14:paraId="647057DC" w14:textId="77777777" w:rsidR="00CB33A1" w:rsidRDefault="00CB33A1">
      <w:pPr>
        <w:pStyle w:val="Commentaire"/>
      </w:pPr>
      <w:r>
        <w:t>Extra stuff:</w:t>
      </w:r>
    </w:p>
    <w:p w14:paraId="7F2450E9" w14:textId="77777777" w:rsidR="00CB33A1" w:rsidRDefault="00CB33A1">
      <w:pPr>
        <w:pStyle w:val="Commentaire"/>
      </w:pPr>
      <w:r>
        <w:t>( ; b; ; )</w:t>
      </w:r>
    </w:p>
    <w:p w14:paraId="6B2C0545" w14:textId="77777777" w:rsidR="00CB33A1" w:rsidRDefault="00CB33A1">
      <w:pPr>
        <w:pStyle w:val="Commentaire"/>
      </w:pPr>
    </w:p>
    <w:p w14:paraId="45BA7F0F" w14:textId="77777777" w:rsidR="00CB33A1" w:rsidRDefault="00CB33A1">
      <w:pPr>
        <w:pStyle w:val="Commentaire"/>
      </w:pPr>
      <w:r>
        <w:t>Correct:</w:t>
      </w:r>
    </w:p>
    <w:p w14:paraId="2EED1E27" w14:textId="1EA930D4" w:rsidR="00CB33A1" w:rsidRDefault="00CB33A1">
      <w:pPr>
        <w:pStyle w:val="Commentaire"/>
      </w:pPr>
      <w:r>
        <w:t>(Naik et al., 2013; Stein et al., 2014; Zeng et al., 2015; Myriokefalitakis et al., 2016; Flemming et al., 2017; Gaubert et al., 2017)</w:t>
      </w:r>
    </w:p>
  </w:comment>
  <w:comment w:id="1644" w:author="Robin Matthews" w:date="2021-07-08T15:38:00Z" w:initials="RM">
    <w:p w14:paraId="213F6C0E" w14:textId="77777777" w:rsidR="00A21DEF" w:rsidRDefault="00A21DEF">
      <w:pPr>
        <w:pStyle w:val="Commentaire"/>
      </w:pPr>
      <w:r>
        <w:rPr>
          <w:rStyle w:val="Marquedecommentaire"/>
        </w:rPr>
        <w:annotationRef/>
      </w:r>
      <w:r>
        <w:t>Mendeley field also contains:</w:t>
      </w:r>
    </w:p>
    <w:p w14:paraId="31F8F940" w14:textId="77777777" w:rsidR="00A21DEF" w:rsidRDefault="00A21DEF" w:rsidP="00A21DEF">
      <w:pPr>
        <w:pStyle w:val="Commentaire"/>
      </w:pPr>
      <w:r>
        <w:t>Flemming et al., 2017</w:t>
      </w:r>
    </w:p>
    <w:p w14:paraId="75F8C347" w14:textId="77777777" w:rsidR="00A21DEF" w:rsidRDefault="00A21DEF" w:rsidP="00A21DEF">
      <w:pPr>
        <w:pStyle w:val="Commentaire"/>
      </w:pPr>
      <w:r>
        <w:t>Gaubert et al., 2017</w:t>
      </w:r>
    </w:p>
    <w:p w14:paraId="774C81C2" w14:textId="77777777" w:rsidR="00A21DEF" w:rsidRDefault="00A21DEF" w:rsidP="00A21DEF">
      <w:pPr>
        <w:pStyle w:val="Commentaire"/>
      </w:pPr>
    </w:p>
    <w:p w14:paraId="41936956" w14:textId="144F24E0" w:rsidR="00A21DEF" w:rsidRDefault="00A21DEF" w:rsidP="00A21DEF">
      <w:pPr>
        <w:pStyle w:val="Commentaire"/>
      </w:pPr>
      <w:r>
        <w:t>Want to remove them ?</w:t>
      </w:r>
    </w:p>
  </w:comment>
  <w:comment w:id="1657" w:author="Lucy Cowie" w:date="2021-07-26T22:15:00Z" w:initials="LC">
    <w:p w14:paraId="5FD44173" w14:textId="08CEA66D" w:rsidR="00262858" w:rsidRDefault="00262858">
      <w:pPr>
        <w:pStyle w:val="Commentaire"/>
      </w:pPr>
      <w:r>
        <w:rPr>
          <w:rStyle w:val="Marquedecommentaire"/>
        </w:rPr>
        <w:annotationRef/>
      </w:r>
      <w:r>
        <w:t>Change to ‘our knowledge of long-term global CO trends is estimated using models</w:t>
      </w:r>
      <w:r w:rsidR="00E20F7D">
        <w:t>.</w:t>
      </w:r>
      <w:r>
        <w:t>’?</w:t>
      </w:r>
    </w:p>
  </w:comment>
  <w:comment w:id="1669" w:author="Lucy Cowie" w:date="2021-07-26T22:18:00Z" w:initials="LC">
    <w:p w14:paraId="0DFCC994" w14:textId="190F5A8E" w:rsidR="006B123C" w:rsidRDefault="006B123C">
      <w:pPr>
        <w:pStyle w:val="Commentaire"/>
      </w:pPr>
      <w:r>
        <w:rPr>
          <w:rStyle w:val="Marquedecommentaire"/>
        </w:rPr>
        <w:annotationRef/>
      </w:r>
      <w:r>
        <w:t>Revise for clarity; should this be written as ‘Furthermore, Buchholz et al. (2021) report a slowdown…’?</w:t>
      </w:r>
    </w:p>
  </w:comment>
  <w:comment w:id="1678" w:author="Lucy Cowie" w:date="2021-07-26T22:22:00Z" w:initials="LC">
    <w:p w14:paraId="02B796F6" w14:textId="52FAF9EF" w:rsidR="00BC3471" w:rsidRDefault="00BC3471">
      <w:pPr>
        <w:pStyle w:val="Commentaire"/>
      </w:pPr>
      <w:r>
        <w:rPr>
          <w:rStyle w:val="Marquedecommentaire"/>
        </w:rPr>
        <w:annotationRef/>
      </w:r>
      <w:r>
        <w:t>Amend to ‘that this decline is driven’ for more explicit phrasing?</w:t>
      </w:r>
    </w:p>
  </w:comment>
  <w:comment w:id="1686" w:author="Lucy Cowie" w:date="2021-07-26T22:59:00Z" w:initials="LC">
    <w:p w14:paraId="5A16F62D" w14:textId="688289DD" w:rsidR="00E62A73" w:rsidRDefault="00E62A73">
      <w:pPr>
        <w:pStyle w:val="Commentaire"/>
      </w:pPr>
      <w:r>
        <w:rPr>
          <w:rStyle w:val="Marquedecommentaire"/>
        </w:rPr>
        <w:annotationRef/>
      </w:r>
      <w:r>
        <w:t>Several changes made to figures in</w:t>
      </w:r>
      <w:r w:rsidR="000A150D">
        <w:rPr>
          <w:noProof/>
        </w:rPr>
        <w:t xml:space="preserve"> this table</w:t>
      </w:r>
      <w:r w:rsidR="00F5656C">
        <w:rPr>
          <w:noProof/>
        </w:rPr>
        <w:t xml:space="preserve"> in</w:t>
      </w:r>
      <w:r>
        <w:t xml:space="preserve"> line wit</w:t>
      </w:r>
      <w:r w:rsidR="000A150D">
        <w:rPr>
          <w:noProof/>
        </w:rPr>
        <w:t xml:space="preserve">h the style guide. A post-changes check by TSU would be sensible to ensure accuracy. </w:t>
      </w:r>
      <w:r>
        <w:t xml:space="preserve"> </w:t>
      </w:r>
    </w:p>
  </w:comment>
  <w:comment w:id="1715" w:author="Lucy Cowie" w:date="2021-07-26T22:36:00Z" w:initials="LC">
    <w:p w14:paraId="5D75DF2D" w14:textId="09C0FA84" w:rsidR="00F17DEE" w:rsidRDefault="00F17DEE">
      <w:pPr>
        <w:pStyle w:val="Commentaire"/>
      </w:pPr>
      <w:r>
        <w:rPr>
          <w:rStyle w:val="Marquedecommentaire"/>
        </w:rPr>
        <w:annotationRef/>
      </w:r>
      <w:r>
        <w:t>Check for consistency. The equations below are separated by semi-colons rather than colons.</w:t>
      </w:r>
    </w:p>
  </w:comment>
  <w:comment w:id="1733" w:author="Lucy Cowie" w:date="2021-07-26T22:40:00Z" w:initials="LC">
    <w:p w14:paraId="7C843A11" w14:textId="6CA070F5" w:rsidR="006F54D4" w:rsidRDefault="006F54D4">
      <w:pPr>
        <w:pStyle w:val="Commentaire"/>
      </w:pPr>
      <w:r>
        <w:rPr>
          <w:rStyle w:val="Marquedecommentaire"/>
        </w:rPr>
        <w:annotationRef/>
      </w:r>
      <w:r>
        <w:t>If both figures here relate to lat/long, rewrite as ‘</w:t>
      </w:r>
      <w:r w:rsidRPr="00326917">
        <w:rPr>
          <w:lang w:val="en-US" w:bidi="ne-NP"/>
        </w:rPr>
        <w:t>0°</w:t>
      </w:r>
      <w:r>
        <w:rPr>
          <w:lang w:val="en-US" w:bidi="ne-NP"/>
        </w:rPr>
        <w:t>N–</w:t>
      </w:r>
      <w:r w:rsidRPr="00326917">
        <w:rPr>
          <w:lang w:val="en-US" w:bidi="ne-NP"/>
        </w:rPr>
        <w:t>60°N</w:t>
      </w:r>
      <w:r>
        <w:rPr>
          <w:rStyle w:val="Marquedecommentaire"/>
        </w:rPr>
        <w:annotationRef/>
      </w:r>
      <w:r>
        <w:rPr>
          <w:lang w:val="en-US" w:bidi="ne-NP"/>
        </w:rPr>
        <w:t>’</w:t>
      </w:r>
    </w:p>
  </w:comment>
  <w:comment w:id="1746" w:author="Lucy Cowie" w:date="2021-07-26T22:44:00Z" w:initials="LC">
    <w:p w14:paraId="343E107A" w14:textId="2486E7C6" w:rsidR="00F37275" w:rsidRDefault="00F37275" w:rsidP="00F37275">
      <w:pPr>
        <w:pStyle w:val="Commentaire"/>
      </w:pPr>
      <w:r>
        <w:rPr>
          <w:rStyle w:val="Marquedecommentaire"/>
        </w:rPr>
        <w:annotationRef/>
      </w:r>
      <w:r>
        <w:t>If both figures here relate to lat/long, rewrite as ‘</w:t>
      </w:r>
      <w:r w:rsidRPr="00326917">
        <w:rPr>
          <w:lang w:val="en-US" w:bidi="ne-NP"/>
        </w:rPr>
        <w:t>0°</w:t>
      </w:r>
      <w:r w:rsidR="000A150D">
        <w:rPr>
          <w:noProof/>
          <w:lang w:val="en-US" w:bidi="ne-NP"/>
        </w:rPr>
        <w:t>S</w:t>
      </w:r>
      <w:r>
        <w:rPr>
          <w:lang w:val="en-US" w:bidi="ne-NP"/>
        </w:rPr>
        <w:t>–</w:t>
      </w:r>
      <w:r w:rsidRPr="00326917">
        <w:rPr>
          <w:lang w:val="en-US" w:bidi="ne-NP"/>
        </w:rPr>
        <w:t>60°</w:t>
      </w:r>
      <w:r w:rsidR="000A150D">
        <w:rPr>
          <w:noProof/>
          <w:lang w:val="en-US" w:bidi="ne-NP"/>
        </w:rPr>
        <w:t>S</w:t>
      </w:r>
      <w:r>
        <w:rPr>
          <w:rStyle w:val="Marquedecommentaire"/>
        </w:rPr>
        <w:annotationRef/>
      </w:r>
      <w:r>
        <w:rPr>
          <w:lang w:val="en-US" w:bidi="ne-NP"/>
        </w:rPr>
        <w:t>’</w:t>
      </w:r>
    </w:p>
    <w:p w14:paraId="1FDADDA5" w14:textId="4C0AE413" w:rsidR="00F37275" w:rsidRDefault="00F37275">
      <w:pPr>
        <w:pStyle w:val="Commentaire"/>
      </w:pPr>
    </w:p>
  </w:comment>
  <w:comment w:id="1808" w:author="Lucy Cowie" w:date="2021-07-27T09:40:00Z" w:initials="LC">
    <w:p w14:paraId="4D27B879" w14:textId="7671E0E9" w:rsidR="009E33B0" w:rsidRDefault="009E33B0">
      <w:pPr>
        <w:pStyle w:val="Commentaire"/>
      </w:pPr>
      <w:r>
        <w:rPr>
          <w:rStyle w:val="Marquedecommentaire"/>
        </w:rPr>
        <w:annotationRef/>
      </w:r>
      <w:r>
        <w:rPr>
          <w:rStyle w:val="Marquedecommentaire"/>
        </w:rPr>
        <w:t>Change to ‘Tropics’?</w:t>
      </w:r>
    </w:p>
  </w:comment>
  <w:comment w:id="2104" w:author="Lucy Cowie" w:date="2021-07-27T09:53:00Z" w:initials="LC">
    <w:p w14:paraId="5FFDA5C9" w14:textId="4D07CC57" w:rsidR="00E11DDA" w:rsidRDefault="00E11DDA">
      <w:pPr>
        <w:pStyle w:val="Commentaire"/>
      </w:pPr>
      <w:r>
        <w:rPr>
          <w:rStyle w:val="Marquedecommentaire"/>
        </w:rPr>
        <w:annotationRef/>
      </w:r>
      <w:r w:rsidR="00F5656C">
        <w:rPr>
          <w:noProof/>
        </w:rPr>
        <w:t>Is there a number missing here?</w:t>
      </w:r>
    </w:p>
  </w:comment>
  <w:comment w:id="2144" w:author="Lucy Cowie" w:date="2021-07-27T10:34:00Z" w:initials="LC">
    <w:p w14:paraId="55008CC6" w14:textId="30825238" w:rsidR="007746DA" w:rsidRDefault="007746DA">
      <w:pPr>
        <w:pStyle w:val="Commentaire"/>
      </w:pPr>
      <w:r>
        <w:rPr>
          <w:rStyle w:val="Marquedecommentaire"/>
        </w:rPr>
        <w:annotationRef/>
      </w:r>
      <w:r>
        <w:t>Add ‘(HCHO)’ in parentheses here to make it explicit that this formula, which is used several times subsequently, relates to formaldehyde.</w:t>
      </w:r>
    </w:p>
  </w:comment>
  <w:comment w:id="2177" w:author="Robin Matthews" w:date="2021-07-08T15:38:00Z" w:initials="RM">
    <w:p w14:paraId="2FEC1F41" w14:textId="1149DDA0" w:rsidR="00A21DEF" w:rsidRDefault="00A21DEF">
      <w:pPr>
        <w:pStyle w:val="Commentaire"/>
      </w:pPr>
      <w:r>
        <w:rPr>
          <w:rStyle w:val="Marquedecommentaire"/>
        </w:rPr>
        <w:annotationRef/>
      </w:r>
      <w:r>
        <w:t>Mendeley field missing details for De Smedt et al., 2015. Provide DOI and I’ll add.</w:t>
      </w:r>
    </w:p>
  </w:comment>
  <w:comment w:id="2178" w:author="Robin Matthews" w:date="2021-07-08T13:28:00Z" w:initials="RM">
    <w:p w14:paraId="69483EDD" w14:textId="77777777" w:rsidR="00CB33A1" w:rsidRDefault="00CB33A1">
      <w:pPr>
        <w:pStyle w:val="Commentaire"/>
      </w:pPr>
      <w:r>
        <w:rPr>
          <w:rStyle w:val="Marquedecommentaire"/>
        </w:rPr>
        <w:annotationRef/>
      </w:r>
      <w:r>
        <w:t>Extra stuff:</w:t>
      </w:r>
    </w:p>
    <w:p w14:paraId="123DFED4" w14:textId="77777777" w:rsidR="00CB33A1" w:rsidRDefault="00CB33A1">
      <w:pPr>
        <w:pStyle w:val="Commentaire"/>
      </w:pPr>
      <w:r>
        <w:t>(De Smedt et al., 2015; , )</w:t>
      </w:r>
    </w:p>
    <w:p w14:paraId="31490B68" w14:textId="77777777" w:rsidR="00CB33A1" w:rsidRDefault="00CB33A1">
      <w:pPr>
        <w:pStyle w:val="Commentaire"/>
      </w:pPr>
    </w:p>
    <w:p w14:paraId="7FFBABFC" w14:textId="77777777" w:rsidR="00CB33A1" w:rsidRDefault="00CB33A1">
      <w:pPr>
        <w:pStyle w:val="Commentaire"/>
      </w:pPr>
      <w:r>
        <w:t>Correct:</w:t>
      </w:r>
    </w:p>
    <w:p w14:paraId="62E382D3" w14:textId="77777777" w:rsidR="00CB33A1" w:rsidRDefault="00CB33A1">
      <w:pPr>
        <w:pStyle w:val="Commentaire"/>
      </w:pPr>
      <w:r>
        <w:t>Zhu et al. (2017)</w:t>
      </w:r>
    </w:p>
    <w:p w14:paraId="1866276D" w14:textId="4D1EC838" w:rsidR="00CB33A1" w:rsidRDefault="00CB33A1">
      <w:pPr>
        <w:pStyle w:val="Commentaire"/>
      </w:pPr>
      <w:r>
        <w:t>(Zhu et al., 2017)</w:t>
      </w:r>
    </w:p>
  </w:comment>
  <w:comment w:id="2203" w:author="Robin Matthews" w:date="2021-07-08T15:39:00Z" w:initials="RM">
    <w:p w14:paraId="261BC6D2" w14:textId="5A93AC81" w:rsidR="00A21DEF" w:rsidRDefault="00A21DEF">
      <w:pPr>
        <w:pStyle w:val="Commentaire"/>
      </w:pPr>
      <w:r>
        <w:rPr>
          <w:rStyle w:val="Marquedecommentaire"/>
        </w:rPr>
        <w:annotationRef/>
      </w:r>
      <w:r>
        <w:t>Mendeley field also contains Shepherd et al., 2011. Want me to remove it?</w:t>
      </w:r>
    </w:p>
  </w:comment>
  <w:comment w:id="2204" w:author="Robin Matthews" w:date="2021-07-08T13:28:00Z" w:initials="RM">
    <w:p w14:paraId="04BBFACF" w14:textId="77777777" w:rsidR="00CB33A1" w:rsidRDefault="00CB33A1">
      <w:pPr>
        <w:pStyle w:val="Commentaire"/>
      </w:pPr>
      <w:r>
        <w:rPr>
          <w:rStyle w:val="Marquedecommentaire"/>
        </w:rPr>
        <w:annotationRef/>
      </w:r>
      <w:r>
        <w:t>Not found:</w:t>
      </w:r>
    </w:p>
    <w:p w14:paraId="7DD51141" w14:textId="77777777" w:rsidR="00CB33A1" w:rsidRDefault="00CB33A1">
      <w:pPr>
        <w:pStyle w:val="Commentaire"/>
      </w:pPr>
      <w:r>
        <w:t>Shephard et al., 2011</w:t>
      </w:r>
    </w:p>
    <w:p w14:paraId="1D2010FC" w14:textId="77777777" w:rsidR="00CB33A1" w:rsidRDefault="00CB33A1">
      <w:pPr>
        <w:pStyle w:val="Commentaire"/>
      </w:pPr>
    </w:p>
    <w:p w14:paraId="73F283E2" w14:textId="77777777" w:rsidR="00CB33A1" w:rsidRDefault="00CB33A1">
      <w:pPr>
        <w:pStyle w:val="Commentaire"/>
      </w:pPr>
      <w:r>
        <w:t>Extra stuff:</w:t>
      </w:r>
    </w:p>
    <w:p w14:paraId="40588CE9" w14:textId="77777777" w:rsidR="00CB33A1" w:rsidRDefault="00CB33A1">
      <w:pPr>
        <w:pStyle w:val="Commentaire"/>
      </w:pPr>
      <w:r>
        <w:t>(; ; )</w:t>
      </w:r>
    </w:p>
    <w:p w14:paraId="6D5F109A" w14:textId="77777777" w:rsidR="00CB33A1" w:rsidRDefault="00CB33A1">
      <w:pPr>
        <w:pStyle w:val="Commentaire"/>
      </w:pPr>
    </w:p>
    <w:p w14:paraId="4E68D0B2" w14:textId="77777777" w:rsidR="00CB33A1" w:rsidRDefault="00CB33A1">
      <w:pPr>
        <w:pStyle w:val="Commentaire"/>
      </w:pPr>
      <w:r>
        <w:t>Correct:</w:t>
      </w:r>
    </w:p>
    <w:p w14:paraId="579C1A60" w14:textId="261B141B" w:rsidR="00CB33A1" w:rsidRDefault="00CB33A1">
      <w:pPr>
        <w:pStyle w:val="Commentaire"/>
      </w:pPr>
      <w:r>
        <w:t>(Clarisse et al., 2009; Shephard et al., 2011; Shephard and Cady-Pereira, 2015; Warner et al., 2016)</w:t>
      </w:r>
    </w:p>
  </w:comment>
  <w:comment w:id="2205" w:author="Robin Matthews" w:date="2021-07-08T13:28:00Z" w:initials="RM">
    <w:p w14:paraId="1416CC7F" w14:textId="77777777" w:rsidR="00CB33A1" w:rsidRDefault="00CB33A1">
      <w:pPr>
        <w:pStyle w:val="Commentaire"/>
      </w:pPr>
      <w:r>
        <w:rPr>
          <w:rStyle w:val="Marquedecommentaire"/>
        </w:rPr>
        <w:annotationRef/>
      </w:r>
      <w:r>
        <w:t>Not found:</w:t>
      </w:r>
    </w:p>
    <w:p w14:paraId="79B5F64A" w14:textId="77777777" w:rsidR="00CB33A1" w:rsidRDefault="00CB33A1">
      <w:pPr>
        <w:pStyle w:val="Commentaire"/>
      </w:pPr>
      <w:r>
        <w:t>Clarisse et al., 2009</w:t>
      </w:r>
    </w:p>
    <w:p w14:paraId="777FD5AF" w14:textId="77777777" w:rsidR="00CB33A1" w:rsidRDefault="00CB33A1">
      <w:pPr>
        <w:pStyle w:val="Commentaire"/>
      </w:pPr>
      <w:r>
        <w:t>Shephard et al., 2011</w:t>
      </w:r>
    </w:p>
    <w:p w14:paraId="677D0D1D" w14:textId="77777777" w:rsidR="00CB33A1" w:rsidRDefault="00CB33A1">
      <w:pPr>
        <w:pStyle w:val="Commentaire"/>
      </w:pPr>
      <w:r>
        <w:t>Shephard and Cady-Pereira, 2015</w:t>
      </w:r>
    </w:p>
    <w:p w14:paraId="45D08510" w14:textId="77777777" w:rsidR="00CB33A1" w:rsidRDefault="00CB33A1">
      <w:pPr>
        <w:pStyle w:val="Commentaire"/>
      </w:pPr>
      <w:r>
        <w:t>Warner et al., 2016</w:t>
      </w:r>
    </w:p>
    <w:p w14:paraId="30B3EB30" w14:textId="77777777" w:rsidR="00CB33A1" w:rsidRDefault="00CB33A1">
      <w:pPr>
        <w:pStyle w:val="Commentaire"/>
      </w:pPr>
    </w:p>
    <w:p w14:paraId="4E09A267" w14:textId="77777777" w:rsidR="00CB33A1" w:rsidRDefault="00CB33A1">
      <w:pPr>
        <w:pStyle w:val="Commentaire"/>
      </w:pPr>
      <w:r>
        <w:t>Extra stuff:</w:t>
      </w:r>
    </w:p>
    <w:p w14:paraId="655DCF21" w14:textId="77777777" w:rsidR="00CB33A1" w:rsidRDefault="00CB33A1">
      <w:pPr>
        <w:pStyle w:val="Commentaire"/>
      </w:pPr>
      <w:r>
        <w:t>(Miller et al., 2014; Li et al., 2016; Pan et al., 2018)</w:t>
      </w:r>
    </w:p>
    <w:p w14:paraId="636D0111" w14:textId="77777777" w:rsidR="00CB33A1" w:rsidRDefault="00CB33A1">
      <w:pPr>
        <w:pStyle w:val="Commentaire"/>
      </w:pPr>
    </w:p>
    <w:p w14:paraId="04CB4338" w14:textId="77777777" w:rsidR="00CB33A1" w:rsidRDefault="00CB33A1">
      <w:pPr>
        <w:pStyle w:val="Commentaire"/>
      </w:pPr>
      <w:r>
        <w:t>Correct:</w:t>
      </w:r>
    </w:p>
    <w:p w14:paraId="45212B27" w14:textId="661D0B23" w:rsidR="00CB33A1" w:rsidRDefault="00CB33A1">
      <w:pPr>
        <w:pStyle w:val="Commentaire"/>
      </w:pPr>
      <w:r>
        <w:t>(Clarisse et al., 2009; Shephard et al., 2011; Shephard and Cady-Pereira, 2015; Warner et al., 2016)</w:t>
      </w:r>
    </w:p>
  </w:comment>
  <w:comment w:id="2206" w:author="Robin Matthews" w:date="2021-07-08T15:40:00Z" w:initials="RM">
    <w:p w14:paraId="15ABF5CE" w14:textId="0D79C31A" w:rsidR="00A21DEF" w:rsidRDefault="00A21DEF" w:rsidP="00A21DEF">
      <w:pPr>
        <w:pStyle w:val="Commentaire"/>
      </w:pPr>
      <w:r>
        <w:rPr>
          <w:rStyle w:val="Marquedecommentaire"/>
        </w:rPr>
        <w:annotationRef/>
      </w:r>
      <w:r>
        <w:t>Mendeley field also contains:</w:t>
      </w:r>
    </w:p>
    <w:p w14:paraId="0A571F8C" w14:textId="19FCE362" w:rsidR="00A21DEF" w:rsidRDefault="00A21DEF" w:rsidP="00A21DEF">
      <w:pPr>
        <w:pStyle w:val="Commentaire"/>
      </w:pPr>
      <w:r>
        <w:t>Clarisse et al., 2009</w:t>
      </w:r>
    </w:p>
    <w:p w14:paraId="4B61F90D" w14:textId="77777777" w:rsidR="00A21DEF" w:rsidRDefault="00A21DEF" w:rsidP="00A21DEF">
      <w:pPr>
        <w:pStyle w:val="Commentaire"/>
      </w:pPr>
      <w:r>
        <w:t>Shephard et al., 2011</w:t>
      </w:r>
    </w:p>
    <w:p w14:paraId="089C5499" w14:textId="77777777" w:rsidR="00A21DEF" w:rsidRDefault="00A21DEF" w:rsidP="00A21DEF">
      <w:pPr>
        <w:pStyle w:val="Commentaire"/>
      </w:pPr>
      <w:r>
        <w:t>Shephard and Cady-Pereira, 2015</w:t>
      </w:r>
    </w:p>
    <w:p w14:paraId="0646F83B" w14:textId="77777777" w:rsidR="00A21DEF" w:rsidRDefault="00A21DEF" w:rsidP="00A21DEF">
      <w:pPr>
        <w:pStyle w:val="Commentaire"/>
      </w:pPr>
      <w:r>
        <w:t>Warner et al., 2016</w:t>
      </w:r>
    </w:p>
    <w:p w14:paraId="431FB64B" w14:textId="77777777" w:rsidR="00A21DEF" w:rsidRDefault="00A21DEF" w:rsidP="00A21DEF">
      <w:pPr>
        <w:pStyle w:val="Commentaire"/>
      </w:pPr>
    </w:p>
    <w:p w14:paraId="3BFF188C" w14:textId="730CE421" w:rsidR="00A21DEF" w:rsidRDefault="00A21DEF" w:rsidP="00A21DEF">
      <w:pPr>
        <w:pStyle w:val="Commentaire"/>
      </w:pPr>
      <w:r>
        <w:t>Want me to remove them?</w:t>
      </w:r>
    </w:p>
  </w:comment>
  <w:comment w:id="2208" w:author="Robin Matthews" w:date="2021-07-08T13:28:00Z" w:initials="RM">
    <w:p w14:paraId="38E24AC2" w14:textId="77777777" w:rsidR="00CB33A1" w:rsidRDefault="00CB33A1">
      <w:pPr>
        <w:pStyle w:val="Commentaire"/>
      </w:pPr>
      <w:r>
        <w:rPr>
          <w:rStyle w:val="Marquedecommentaire"/>
        </w:rPr>
        <w:annotationRef/>
      </w:r>
      <w:r>
        <w:t>Extra stuff:</w:t>
      </w:r>
    </w:p>
    <w:p w14:paraId="22452FA0" w14:textId="77777777" w:rsidR="00CB33A1" w:rsidRDefault="00CB33A1">
      <w:pPr>
        <w:pStyle w:val="Commentaire"/>
      </w:pPr>
      <w:r>
        <w:t>, )</w:t>
      </w:r>
    </w:p>
    <w:p w14:paraId="7A769415" w14:textId="77777777" w:rsidR="00CB33A1" w:rsidRDefault="00CB33A1">
      <w:pPr>
        <w:pStyle w:val="Commentaire"/>
      </w:pPr>
    </w:p>
    <w:p w14:paraId="73034C44" w14:textId="77777777" w:rsidR="00CB33A1" w:rsidRDefault="00CB33A1">
      <w:pPr>
        <w:pStyle w:val="Commentaire"/>
      </w:pPr>
      <w:r>
        <w:t>Correct:</w:t>
      </w:r>
    </w:p>
    <w:p w14:paraId="516974E4" w14:textId="77777777" w:rsidR="00CB33A1" w:rsidRDefault="00CB33A1">
      <w:pPr>
        <w:pStyle w:val="Commentaire"/>
      </w:pPr>
      <w:r>
        <w:t>Zhu et al. (2015)</w:t>
      </w:r>
    </w:p>
    <w:p w14:paraId="27116A58" w14:textId="55B6322F" w:rsidR="00CB33A1" w:rsidRDefault="00CB33A1">
      <w:pPr>
        <w:pStyle w:val="Commentaire"/>
      </w:pPr>
      <w:r>
        <w:t>(Zhu et al., 2015)</w:t>
      </w:r>
    </w:p>
  </w:comment>
  <w:comment w:id="2214" w:author="Robin Matthews" w:date="2021-07-08T15:41:00Z" w:initials="RM">
    <w:p w14:paraId="5591ADCB" w14:textId="599C3DD4" w:rsidR="00A21DEF" w:rsidRDefault="00A21DEF">
      <w:pPr>
        <w:pStyle w:val="Commentaire"/>
      </w:pPr>
      <w:r>
        <w:rPr>
          <w:rStyle w:val="Marquedecommentaire"/>
        </w:rPr>
        <w:annotationRef/>
      </w:r>
      <w:r>
        <w:t>Mendeley field contains reference details for ‘Zhu et al. (2015)’ and not these two references. Provide DOIs for these references. Want me to remove Zhu et al.?.</w:t>
      </w:r>
    </w:p>
  </w:comment>
  <w:comment w:id="2215" w:author="Robin Matthews" w:date="2021-07-08T13:28:00Z" w:initials="RM">
    <w:p w14:paraId="37600974" w14:textId="77777777" w:rsidR="00CB33A1" w:rsidRDefault="00CB33A1">
      <w:pPr>
        <w:pStyle w:val="Commentaire"/>
      </w:pPr>
      <w:r>
        <w:rPr>
          <w:rStyle w:val="Marquedecommentaire"/>
        </w:rPr>
        <w:annotationRef/>
      </w:r>
      <w:r>
        <w:t>Not found:</w:t>
      </w:r>
    </w:p>
    <w:p w14:paraId="07DCA74D" w14:textId="77777777" w:rsidR="00CB33A1" w:rsidRDefault="00CB33A1">
      <w:pPr>
        <w:pStyle w:val="Commentaire"/>
      </w:pPr>
      <w:r>
        <w:t>Zhu et al.</w:t>
      </w:r>
    </w:p>
    <w:p w14:paraId="3A33820D" w14:textId="77777777" w:rsidR="00CB33A1" w:rsidRDefault="00CB33A1">
      <w:pPr>
        <w:pStyle w:val="Commentaire"/>
      </w:pPr>
    </w:p>
    <w:p w14:paraId="587D9C43" w14:textId="77777777" w:rsidR="00CB33A1" w:rsidRDefault="00CB33A1">
      <w:pPr>
        <w:pStyle w:val="Commentaire"/>
      </w:pPr>
      <w:r>
        <w:t>Extra stuff:</w:t>
      </w:r>
    </w:p>
    <w:p w14:paraId="723ECF6F" w14:textId="77777777" w:rsidR="00CB33A1" w:rsidRDefault="00CB33A1">
      <w:pPr>
        <w:pStyle w:val="Commentaire"/>
      </w:pPr>
      <w:r>
        <w:t>(Van Damme et al., , Van Damme et al., 2018)</w:t>
      </w:r>
    </w:p>
    <w:p w14:paraId="5B400E61" w14:textId="77777777" w:rsidR="00CB33A1" w:rsidRDefault="00CB33A1">
      <w:pPr>
        <w:pStyle w:val="Commentaire"/>
      </w:pPr>
    </w:p>
    <w:p w14:paraId="67BA35E6" w14:textId="77777777" w:rsidR="00CB33A1" w:rsidRDefault="00CB33A1">
      <w:pPr>
        <w:pStyle w:val="Commentaire"/>
      </w:pPr>
      <w:r>
        <w:t>Correct:</w:t>
      </w:r>
    </w:p>
    <w:p w14:paraId="7A7E1221" w14:textId="77777777" w:rsidR="00CB33A1" w:rsidRDefault="00CB33A1">
      <w:pPr>
        <w:pStyle w:val="Commentaire"/>
      </w:pPr>
      <w:r>
        <w:t>Zhu et al. (2015)</w:t>
      </w:r>
    </w:p>
    <w:p w14:paraId="59B59EAF" w14:textId="518A85C8" w:rsidR="00CB33A1" w:rsidRDefault="00CB33A1">
      <w:pPr>
        <w:pStyle w:val="Commentaire"/>
      </w:pPr>
      <w:r>
        <w:t>(Zhu et al., 2015)</w:t>
      </w:r>
    </w:p>
  </w:comment>
  <w:comment w:id="2217" w:author="Robin Matthews" w:date="2021-07-08T15:42:00Z" w:initials="RM">
    <w:p w14:paraId="112121BA" w14:textId="13E9EFF0" w:rsidR="00A21DEF" w:rsidRDefault="00A21DEF" w:rsidP="00A21DEF">
      <w:pPr>
        <w:pStyle w:val="Commentaire"/>
      </w:pPr>
      <w:r>
        <w:rPr>
          <w:rStyle w:val="Marquedecommentaire"/>
        </w:rPr>
        <w:annotationRef/>
      </w:r>
      <w:r>
        <w:t>Mendeley field contains ‘Clarisse et al., 2009</w:t>
      </w:r>
    </w:p>
    <w:p w14:paraId="1A18B562" w14:textId="77777777" w:rsidR="00A21DEF" w:rsidRDefault="00A21DEF" w:rsidP="00A21DEF">
      <w:pPr>
        <w:pStyle w:val="Commentaire"/>
      </w:pPr>
      <w:r>
        <w:t>Van Damme et al., 2015 and Clarisse et al., 2009’. Want me to remove them?</w:t>
      </w:r>
    </w:p>
    <w:p w14:paraId="30E1B066" w14:textId="77777777" w:rsidR="00A21DEF" w:rsidRDefault="00A21DEF" w:rsidP="00A21DEF">
      <w:pPr>
        <w:pStyle w:val="Commentaire"/>
      </w:pPr>
    </w:p>
    <w:p w14:paraId="564D9A0D" w14:textId="68B061AB" w:rsidR="00A21DEF" w:rsidRDefault="00A21DEF" w:rsidP="00A21DEF">
      <w:pPr>
        <w:pStyle w:val="Commentaire"/>
      </w:pPr>
      <w:r>
        <w:t>Provide DOI for Van Damme et al., 2018 and I’ll ad dit.</w:t>
      </w:r>
    </w:p>
  </w:comment>
  <w:comment w:id="2218" w:author="Robin Matthews" w:date="2021-07-08T13:28:00Z" w:initials="RM">
    <w:p w14:paraId="317E2BFD" w14:textId="77777777" w:rsidR="00CB33A1" w:rsidRDefault="00CB33A1">
      <w:pPr>
        <w:pStyle w:val="Commentaire"/>
      </w:pPr>
      <w:r>
        <w:rPr>
          <w:rStyle w:val="Marquedecommentaire"/>
        </w:rPr>
        <w:annotationRef/>
      </w:r>
      <w:r>
        <w:t>Not found:</w:t>
      </w:r>
    </w:p>
    <w:p w14:paraId="1D2D07FC" w14:textId="77777777" w:rsidR="00CB33A1" w:rsidRDefault="00CB33A1">
      <w:pPr>
        <w:pStyle w:val="Commentaire"/>
      </w:pPr>
      <w:r>
        <w:t>Clarisse et al., 2009</w:t>
      </w:r>
    </w:p>
    <w:p w14:paraId="5A6A0827" w14:textId="77777777" w:rsidR="00CB33A1" w:rsidRDefault="00CB33A1">
      <w:pPr>
        <w:pStyle w:val="Commentaire"/>
      </w:pPr>
      <w:r>
        <w:t>Van Damme et al., 2015</w:t>
      </w:r>
    </w:p>
    <w:p w14:paraId="740774EC" w14:textId="77777777" w:rsidR="00CB33A1" w:rsidRDefault="00CB33A1">
      <w:pPr>
        <w:pStyle w:val="Commentaire"/>
      </w:pPr>
    </w:p>
    <w:p w14:paraId="4E9BD6B1" w14:textId="77777777" w:rsidR="00CB33A1" w:rsidRDefault="00CB33A1">
      <w:pPr>
        <w:pStyle w:val="Commentaire"/>
      </w:pPr>
      <w:r>
        <w:t>Extra stuff:</w:t>
      </w:r>
    </w:p>
    <w:p w14:paraId="412CAEEA" w14:textId="77777777" w:rsidR="00CB33A1" w:rsidRDefault="00CB33A1">
      <w:pPr>
        <w:pStyle w:val="Commentaire"/>
      </w:pPr>
      <w:r>
        <w:t>(Van Damme et al., 2018)</w:t>
      </w:r>
    </w:p>
    <w:p w14:paraId="0FF37801" w14:textId="77777777" w:rsidR="00CB33A1" w:rsidRDefault="00CB33A1">
      <w:pPr>
        <w:pStyle w:val="Commentaire"/>
      </w:pPr>
    </w:p>
    <w:p w14:paraId="23B84353" w14:textId="77777777" w:rsidR="00CB33A1" w:rsidRDefault="00CB33A1">
      <w:pPr>
        <w:pStyle w:val="Commentaire"/>
      </w:pPr>
      <w:r>
        <w:t>Correct:</w:t>
      </w:r>
    </w:p>
    <w:p w14:paraId="18C6D21A" w14:textId="6EFB8A49" w:rsidR="00CB33A1" w:rsidRDefault="00CB33A1">
      <w:pPr>
        <w:pStyle w:val="Commentaire"/>
      </w:pPr>
      <w:r>
        <w:t>(Clarisse et al., 2009; Van Damme et al., 2015)</w:t>
      </w:r>
    </w:p>
  </w:comment>
  <w:comment w:id="2220" w:author="Robin Matthews" w:date="2021-07-08T13:28:00Z" w:initials="RM">
    <w:p w14:paraId="41028B87" w14:textId="77777777" w:rsidR="00CB33A1" w:rsidRDefault="00CB33A1">
      <w:pPr>
        <w:pStyle w:val="Commentaire"/>
      </w:pPr>
      <w:r>
        <w:rPr>
          <w:rStyle w:val="Marquedecommentaire"/>
        </w:rPr>
        <w:annotationRef/>
      </w:r>
      <w:r>
        <w:t>Extra stuff:</w:t>
      </w:r>
    </w:p>
    <w:p w14:paraId="7EFCFFF4" w14:textId="77777777" w:rsidR="00CB33A1" w:rsidRDefault="00CB33A1">
      <w:pPr>
        <w:pStyle w:val="Commentaire"/>
      </w:pPr>
      <w:r>
        <w:t>(; , 2019)</w:t>
      </w:r>
    </w:p>
    <w:p w14:paraId="133F70C5" w14:textId="77777777" w:rsidR="00CB33A1" w:rsidRDefault="00CB33A1">
      <w:pPr>
        <w:pStyle w:val="Commentaire"/>
      </w:pPr>
    </w:p>
    <w:p w14:paraId="434E1AA8" w14:textId="77777777" w:rsidR="00CB33A1" w:rsidRDefault="00CB33A1">
      <w:pPr>
        <w:pStyle w:val="Commentaire"/>
      </w:pPr>
      <w:r>
        <w:t>Correct:</w:t>
      </w:r>
    </w:p>
    <w:p w14:paraId="63047C41" w14:textId="26616EC2" w:rsidR="00CB33A1" w:rsidRDefault="00CB33A1">
      <w:pPr>
        <w:pStyle w:val="Commentaire"/>
      </w:pPr>
      <w:r>
        <w:t>(Froyd et al., 2009; Höpfner et al., 2016)</w:t>
      </w:r>
    </w:p>
  </w:comment>
  <w:comment w:id="2221" w:author="Robin Matthews" w:date="2021-07-08T15:44:00Z" w:initials="RM">
    <w:p w14:paraId="5E3B809E" w14:textId="718039D2" w:rsidR="00A21DEF" w:rsidRDefault="00A21DEF">
      <w:pPr>
        <w:pStyle w:val="Commentaire"/>
      </w:pPr>
      <w:r>
        <w:rPr>
          <w:rStyle w:val="Marquedecommentaire"/>
        </w:rPr>
        <w:annotationRef/>
      </w:r>
      <w:r>
        <w:t>Mendeley field missing ‘</w:t>
      </w:r>
      <w:r>
        <w:rPr>
          <w:noProof/>
        </w:rPr>
        <w:t>Höpfner et al., 2019’. Provide DOI and I’ll add.</w:t>
      </w:r>
    </w:p>
  </w:comment>
  <w:comment w:id="2222" w:author="Robin Matthews" w:date="2021-07-08T15:45:00Z" w:initials="RM">
    <w:p w14:paraId="40E4AEF7" w14:textId="77777777" w:rsidR="00A21DEF" w:rsidRDefault="00A21DEF" w:rsidP="00A21DEF">
      <w:pPr>
        <w:pStyle w:val="Commentaire"/>
      </w:pPr>
      <w:r>
        <w:rPr>
          <w:rStyle w:val="Marquedecommentaire"/>
        </w:rPr>
        <w:annotationRef/>
      </w:r>
      <w:r>
        <w:t>Mendeley field contains Froyd et al., 2009</w:t>
      </w:r>
    </w:p>
    <w:p w14:paraId="7A6C04C9" w14:textId="77777777" w:rsidR="00A21DEF" w:rsidRDefault="00A21DEF" w:rsidP="00A21DEF">
      <w:pPr>
        <w:pStyle w:val="Commentaire"/>
      </w:pPr>
      <w:r>
        <w:t>Höpfner et al., 2016. Want me to remove them ?</w:t>
      </w:r>
    </w:p>
    <w:p w14:paraId="0B89522A" w14:textId="77777777" w:rsidR="00A21DEF" w:rsidRDefault="00A21DEF" w:rsidP="00A21DEF">
      <w:pPr>
        <w:pStyle w:val="Commentaire"/>
      </w:pPr>
    </w:p>
    <w:p w14:paraId="43F56F22" w14:textId="7B4765B9" w:rsidR="00A21DEF" w:rsidRDefault="00A21DEF" w:rsidP="00A21DEF">
      <w:pPr>
        <w:pStyle w:val="Commentaire"/>
      </w:pPr>
      <w:r>
        <w:t>Provide DOI for Ge et al., 2018 so I can add that.</w:t>
      </w:r>
    </w:p>
  </w:comment>
  <w:comment w:id="2223" w:author="Robin Matthews" w:date="2021-07-08T13:29:00Z" w:initials="RM">
    <w:p w14:paraId="10685902" w14:textId="77777777" w:rsidR="00CB33A1" w:rsidRDefault="00CB33A1">
      <w:pPr>
        <w:pStyle w:val="Commentaire"/>
      </w:pPr>
      <w:r>
        <w:rPr>
          <w:rStyle w:val="Marquedecommentaire"/>
        </w:rPr>
        <w:annotationRef/>
      </w:r>
      <w:r>
        <w:t>Not found:</w:t>
      </w:r>
    </w:p>
    <w:p w14:paraId="32C0776A" w14:textId="77777777" w:rsidR="00CB33A1" w:rsidRDefault="00CB33A1">
      <w:pPr>
        <w:pStyle w:val="Commentaire"/>
      </w:pPr>
      <w:r>
        <w:t>Froyd et al., 2009</w:t>
      </w:r>
    </w:p>
    <w:p w14:paraId="6E62F16E" w14:textId="77777777" w:rsidR="00CB33A1" w:rsidRDefault="00CB33A1">
      <w:pPr>
        <w:pStyle w:val="Commentaire"/>
      </w:pPr>
      <w:r>
        <w:t>Höpfner et al., 2016</w:t>
      </w:r>
    </w:p>
    <w:p w14:paraId="593B1FB2" w14:textId="77777777" w:rsidR="00CB33A1" w:rsidRDefault="00CB33A1">
      <w:pPr>
        <w:pStyle w:val="Commentaire"/>
      </w:pPr>
    </w:p>
    <w:p w14:paraId="2C664EC5" w14:textId="77777777" w:rsidR="00CB33A1" w:rsidRDefault="00CB33A1">
      <w:pPr>
        <w:pStyle w:val="Commentaire"/>
      </w:pPr>
      <w:r>
        <w:t>Extra stuff:</w:t>
      </w:r>
    </w:p>
    <w:p w14:paraId="57A41E0D" w14:textId="77777777" w:rsidR="00CB33A1" w:rsidRDefault="00CB33A1">
      <w:pPr>
        <w:pStyle w:val="Commentaire"/>
      </w:pPr>
      <w:r>
        <w:t>(Ge et al., 2018)</w:t>
      </w:r>
    </w:p>
    <w:p w14:paraId="7D6494A3" w14:textId="77777777" w:rsidR="00CB33A1" w:rsidRDefault="00CB33A1">
      <w:pPr>
        <w:pStyle w:val="Commentaire"/>
      </w:pPr>
    </w:p>
    <w:p w14:paraId="264AF131" w14:textId="77777777" w:rsidR="00CB33A1" w:rsidRDefault="00CB33A1">
      <w:pPr>
        <w:pStyle w:val="Commentaire"/>
      </w:pPr>
      <w:r>
        <w:t>Correct:</w:t>
      </w:r>
    </w:p>
    <w:p w14:paraId="468157B6" w14:textId="24139CD9" w:rsidR="00CB33A1" w:rsidRDefault="00CB33A1">
      <w:pPr>
        <w:pStyle w:val="Commentaire"/>
      </w:pPr>
      <w:r>
        <w:t>(Froyd et al., 2009; Höpfner et al., 2016)</w:t>
      </w:r>
    </w:p>
  </w:comment>
  <w:comment w:id="2228" w:author="Robin Matthews" w:date="2021-07-08T15:47:00Z" w:initials="RM">
    <w:p w14:paraId="245B9588" w14:textId="77777777" w:rsidR="00DB2E96" w:rsidRDefault="00DB2E96">
      <w:pPr>
        <w:pStyle w:val="Commentaire"/>
      </w:pPr>
      <w:r>
        <w:rPr>
          <w:rStyle w:val="Marquedecommentaire"/>
        </w:rPr>
        <w:annotationRef/>
      </w:r>
      <w:r>
        <w:t xml:space="preserve">Mendeley field contains: </w:t>
      </w:r>
    </w:p>
    <w:p w14:paraId="58800CC1" w14:textId="77777777" w:rsidR="00DB2E96" w:rsidRDefault="00DB2E96" w:rsidP="00DB2E96">
      <w:pPr>
        <w:pStyle w:val="Commentaire"/>
      </w:pPr>
      <w:r>
        <w:t>Butler et al., 2016</w:t>
      </w:r>
    </w:p>
    <w:p w14:paraId="437634D6" w14:textId="77777777" w:rsidR="00DB2E96" w:rsidRDefault="00DB2E96" w:rsidP="00DB2E96">
      <w:pPr>
        <w:pStyle w:val="Commentaire"/>
      </w:pPr>
      <w:r>
        <w:t>Warner et al., 2016</w:t>
      </w:r>
    </w:p>
    <w:p w14:paraId="02631C08" w14:textId="0B6E22FA" w:rsidR="00DB2E96" w:rsidRDefault="00DB2E96" w:rsidP="00DB2E96">
      <w:pPr>
        <w:pStyle w:val="Commentaire"/>
      </w:pPr>
      <w:r>
        <w:t>Yu et al., 2018</w:t>
      </w:r>
    </w:p>
    <w:p w14:paraId="1B408559" w14:textId="77777777" w:rsidR="00DB2E96" w:rsidRDefault="00DB2E96" w:rsidP="00DB2E96">
      <w:pPr>
        <w:pStyle w:val="Commentaire"/>
      </w:pPr>
    </w:p>
    <w:p w14:paraId="25E4891C" w14:textId="182AF0EA" w:rsidR="00DB2E96" w:rsidRDefault="00DB2E96" w:rsidP="00DB2E96">
      <w:pPr>
        <w:pStyle w:val="Commentaire"/>
      </w:pPr>
      <w:r>
        <w:t>Want to remove them?</w:t>
      </w:r>
    </w:p>
    <w:p w14:paraId="735C6C70" w14:textId="77777777" w:rsidR="00DB2E96" w:rsidRDefault="00DB2E96" w:rsidP="00DB2E96">
      <w:pPr>
        <w:pStyle w:val="Commentaire"/>
      </w:pPr>
    </w:p>
    <w:p w14:paraId="1696DF38" w14:textId="3E72C1E5" w:rsidR="00DB2E96" w:rsidRPr="00DB2E96" w:rsidRDefault="00DB2E96" w:rsidP="00DB2E96">
      <w:pPr>
        <w:pStyle w:val="Commentaire"/>
      </w:pPr>
      <w:r>
        <w:t>Please provide DOIs for all the citations so I can add them.</w:t>
      </w:r>
    </w:p>
  </w:comment>
  <w:comment w:id="2229" w:author="Robin Matthews" w:date="2021-07-08T13:29:00Z" w:initials="RM">
    <w:p w14:paraId="65AB16D0" w14:textId="77777777" w:rsidR="00CB33A1" w:rsidRDefault="00CB33A1">
      <w:pPr>
        <w:pStyle w:val="Commentaire"/>
      </w:pPr>
      <w:r>
        <w:rPr>
          <w:rStyle w:val="Marquedecommentaire"/>
        </w:rPr>
        <w:annotationRef/>
      </w:r>
      <w:r>
        <w:t>Not found:</w:t>
      </w:r>
    </w:p>
    <w:p w14:paraId="1153021C" w14:textId="77777777" w:rsidR="00CB33A1" w:rsidRDefault="00CB33A1">
      <w:pPr>
        <w:pStyle w:val="Commentaire"/>
      </w:pPr>
      <w:r>
        <w:t>Butler et al., 2016</w:t>
      </w:r>
    </w:p>
    <w:p w14:paraId="515B0715" w14:textId="77777777" w:rsidR="00CB33A1" w:rsidRDefault="00CB33A1">
      <w:pPr>
        <w:pStyle w:val="Commentaire"/>
      </w:pPr>
      <w:r>
        <w:t>Warner et al., 2016</w:t>
      </w:r>
    </w:p>
    <w:p w14:paraId="1D942D75" w14:textId="77777777" w:rsidR="00CB33A1" w:rsidRDefault="00CB33A1">
      <w:pPr>
        <w:pStyle w:val="Commentaire"/>
      </w:pPr>
      <w:r>
        <w:t>Yu et al., 2018</w:t>
      </w:r>
    </w:p>
    <w:p w14:paraId="264912C9" w14:textId="77777777" w:rsidR="00CB33A1" w:rsidRDefault="00CB33A1">
      <w:pPr>
        <w:pStyle w:val="Commentaire"/>
      </w:pPr>
    </w:p>
    <w:p w14:paraId="4682EECA" w14:textId="77777777" w:rsidR="00CB33A1" w:rsidRDefault="00CB33A1">
      <w:pPr>
        <w:pStyle w:val="Commentaire"/>
      </w:pPr>
      <w:r>
        <w:t>Extra stuff:</w:t>
      </w:r>
    </w:p>
    <w:p w14:paraId="7819062C" w14:textId="77777777" w:rsidR="00CB33A1" w:rsidRDefault="00CB33A1">
      <w:pPr>
        <w:pStyle w:val="Commentaire"/>
      </w:pPr>
      <w:r>
        <w:t>(van Zanten et al., 2017; Warner et al., 2017, Wichink Kruit et al., 2017; Tang et al., 2018b)</w:t>
      </w:r>
    </w:p>
    <w:p w14:paraId="14C56001" w14:textId="77777777" w:rsidR="00CB33A1" w:rsidRDefault="00CB33A1">
      <w:pPr>
        <w:pStyle w:val="Commentaire"/>
      </w:pPr>
    </w:p>
    <w:p w14:paraId="7E3C7AE5" w14:textId="77777777" w:rsidR="00CB33A1" w:rsidRDefault="00CB33A1">
      <w:pPr>
        <w:pStyle w:val="Commentaire"/>
      </w:pPr>
      <w:r>
        <w:t>Correct:</w:t>
      </w:r>
    </w:p>
    <w:p w14:paraId="6F55DED8" w14:textId="71439A66" w:rsidR="00CB33A1" w:rsidRDefault="00CB33A1">
      <w:pPr>
        <w:pStyle w:val="Commentaire"/>
      </w:pPr>
      <w:r>
        <w:t>(Butler et al., 2016; Warner et al., 2016; Yu et al., 2018)</w:t>
      </w:r>
    </w:p>
  </w:comment>
  <w:comment w:id="2230" w:author="Robin Matthews" w:date="2021-07-08T15:48:00Z" w:initials="RM">
    <w:p w14:paraId="2AB15518" w14:textId="77777777" w:rsidR="00DB2E96" w:rsidRDefault="00DB2E96">
      <w:pPr>
        <w:pStyle w:val="Commentaire"/>
      </w:pPr>
      <w:r>
        <w:rPr>
          <w:rStyle w:val="Marquedecommentaire"/>
        </w:rPr>
        <w:annotationRef/>
      </w:r>
      <w:r>
        <w:t>Mendeley field contains:</w:t>
      </w:r>
    </w:p>
    <w:p w14:paraId="5A1A5340" w14:textId="77777777" w:rsidR="00DB2E96" w:rsidRDefault="00DB2E96" w:rsidP="00DB2E96">
      <w:pPr>
        <w:pStyle w:val="Commentaire"/>
      </w:pPr>
      <w:r>
        <w:t>van Zanten et al., 2017</w:t>
      </w:r>
    </w:p>
    <w:p w14:paraId="70574556" w14:textId="63786489" w:rsidR="00DB2E96" w:rsidRDefault="00DB2E96" w:rsidP="00DB2E96">
      <w:pPr>
        <w:pStyle w:val="Commentaire"/>
      </w:pPr>
      <w:r>
        <w:t>Tang et al., 2018</w:t>
      </w:r>
    </w:p>
    <w:p w14:paraId="1CB5D6A8" w14:textId="6E96BD45" w:rsidR="00DB2E96" w:rsidRDefault="00DB2E96" w:rsidP="00DB2E96">
      <w:pPr>
        <w:pStyle w:val="Commentaire"/>
      </w:pPr>
      <w:r>
        <w:t>Want to remove them?</w:t>
      </w:r>
    </w:p>
    <w:p w14:paraId="66CE510F" w14:textId="77777777" w:rsidR="00DB2E96" w:rsidRDefault="00DB2E96">
      <w:pPr>
        <w:pStyle w:val="Commentaire"/>
      </w:pPr>
    </w:p>
    <w:p w14:paraId="3F46EFA4" w14:textId="72C97F39" w:rsidR="00DB2E96" w:rsidRDefault="00DB2E96">
      <w:pPr>
        <w:pStyle w:val="Commentaire"/>
      </w:pPr>
      <w:r>
        <w:t>Provide DOI for Liu et al., 2018 so I can ad dit.</w:t>
      </w:r>
    </w:p>
  </w:comment>
  <w:comment w:id="2231" w:author="Robin Matthews" w:date="2021-07-08T13:29:00Z" w:initials="RM">
    <w:p w14:paraId="7BE99DD2" w14:textId="77777777" w:rsidR="00CB33A1" w:rsidRDefault="00CB33A1">
      <w:pPr>
        <w:pStyle w:val="Commentaire"/>
      </w:pPr>
      <w:r>
        <w:rPr>
          <w:rStyle w:val="Marquedecommentaire"/>
        </w:rPr>
        <w:annotationRef/>
      </w:r>
      <w:r>
        <w:t>Not found:</w:t>
      </w:r>
    </w:p>
    <w:p w14:paraId="79CD07A8" w14:textId="77777777" w:rsidR="00CB33A1" w:rsidRDefault="00CB33A1">
      <w:pPr>
        <w:pStyle w:val="Commentaire"/>
      </w:pPr>
      <w:r>
        <w:t>van Zanten et al., 2017</w:t>
      </w:r>
    </w:p>
    <w:p w14:paraId="5C0404C0" w14:textId="77777777" w:rsidR="00CB33A1" w:rsidRDefault="00CB33A1">
      <w:pPr>
        <w:pStyle w:val="Commentaire"/>
      </w:pPr>
      <w:r>
        <w:t>Tang et al., 2018</w:t>
      </w:r>
    </w:p>
    <w:p w14:paraId="5D2D4907" w14:textId="77777777" w:rsidR="00CB33A1" w:rsidRDefault="00CB33A1">
      <w:pPr>
        <w:pStyle w:val="Commentaire"/>
      </w:pPr>
    </w:p>
    <w:p w14:paraId="11CD1197" w14:textId="77777777" w:rsidR="00CB33A1" w:rsidRDefault="00CB33A1">
      <w:pPr>
        <w:pStyle w:val="Commentaire"/>
      </w:pPr>
      <w:r>
        <w:t>Extra stuff:</w:t>
      </w:r>
    </w:p>
    <w:p w14:paraId="4529FDB6" w14:textId="77777777" w:rsidR="00CB33A1" w:rsidRDefault="00CB33A1">
      <w:pPr>
        <w:pStyle w:val="Commentaire"/>
      </w:pPr>
      <w:r>
        <w:t>(; Liu et al., 2018)</w:t>
      </w:r>
    </w:p>
    <w:p w14:paraId="00F6C6F7" w14:textId="77777777" w:rsidR="00CB33A1" w:rsidRDefault="00CB33A1">
      <w:pPr>
        <w:pStyle w:val="Commentaire"/>
      </w:pPr>
    </w:p>
    <w:p w14:paraId="06D0CFDD" w14:textId="77777777" w:rsidR="00CB33A1" w:rsidRDefault="00CB33A1">
      <w:pPr>
        <w:pStyle w:val="Commentaire"/>
      </w:pPr>
      <w:r>
        <w:t>Correct:</w:t>
      </w:r>
    </w:p>
    <w:p w14:paraId="0071FE38" w14:textId="13C3179C" w:rsidR="00CB33A1" w:rsidRDefault="00CB33A1">
      <w:pPr>
        <w:pStyle w:val="Commentaire"/>
      </w:pPr>
      <w:r>
        <w:t>(van Zanten et al., 2017; Warner et al., 2017; Tang et al., 2018)</w:t>
      </w:r>
    </w:p>
  </w:comment>
  <w:comment w:id="2263" w:author="Lucy Cowie" w:date="2021-07-27T12:06:00Z" w:initials="LC">
    <w:p w14:paraId="4C3B6352" w14:textId="672015F4" w:rsidR="005F18C1" w:rsidRDefault="005F18C1">
      <w:pPr>
        <w:pStyle w:val="Commentaire"/>
      </w:pPr>
      <w:r>
        <w:rPr>
          <w:rStyle w:val="Marquedecommentaire"/>
        </w:rPr>
        <w:annotationRef/>
      </w:r>
      <w:r>
        <w:t>Would ‘from</w:t>
      </w:r>
      <w:r w:rsidR="00804B35">
        <w:t>…</w:t>
      </w:r>
      <w:r>
        <w:t>’ or ‘between</w:t>
      </w:r>
      <w:r w:rsidR="00804B35">
        <w:t xml:space="preserve"> 2012 and 2013</w:t>
      </w:r>
      <w:r>
        <w:t>’ work better here?</w:t>
      </w:r>
    </w:p>
  </w:comment>
  <w:comment w:id="2265" w:author="Lucy Cowie" w:date="2021-07-27T12:07:00Z" w:initials="LC">
    <w:p w14:paraId="78374287" w14:textId="4A5F1CC1" w:rsidR="00804762" w:rsidRDefault="00804762">
      <w:pPr>
        <w:pStyle w:val="Commentaire"/>
      </w:pPr>
      <w:r>
        <w:rPr>
          <w:rStyle w:val="Marquedecommentaire"/>
        </w:rPr>
        <w:annotationRef/>
      </w:r>
      <w:r>
        <w:t>‘over the period from 2005</w:t>
      </w:r>
      <w:r w:rsidR="00925ED3">
        <w:t>–</w:t>
      </w:r>
      <w:r>
        <w:t>2015’?</w:t>
      </w:r>
    </w:p>
  </w:comment>
  <w:comment w:id="2268" w:author="Lucy Cowie" w:date="2021-07-27T12:11:00Z" w:initials="LC">
    <w:p w14:paraId="5A1F625C" w14:textId="70538257" w:rsidR="000A38A9" w:rsidRDefault="000A38A9">
      <w:pPr>
        <w:pStyle w:val="Commentaire"/>
      </w:pPr>
      <w:r>
        <w:rPr>
          <w:rStyle w:val="Marquedecommentaire"/>
        </w:rPr>
        <w:annotationRef/>
      </w:r>
      <w:r>
        <w:t>‘in’?</w:t>
      </w:r>
    </w:p>
  </w:comment>
  <w:comment w:id="2269" w:author="Lucy Cowie" w:date="2021-07-27T12:10:00Z" w:initials="LC">
    <w:p w14:paraId="492FAB7B" w14:textId="318D891D" w:rsidR="00185372" w:rsidRDefault="00185372">
      <w:pPr>
        <w:pStyle w:val="Commentaire"/>
      </w:pPr>
      <w:r>
        <w:rPr>
          <w:rStyle w:val="Marquedecommentaire"/>
        </w:rPr>
        <w:annotationRef/>
      </w:r>
      <w:r>
        <w:t xml:space="preserve">Could ‘during the period from </w:t>
      </w:r>
      <w:r w:rsidRPr="000E472A">
        <w:rPr>
          <w:rFonts w:eastAsia="MS Gothic"/>
        </w:rPr>
        <w:t>2000</w:t>
      </w:r>
      <w:r>
        <w:rPr>
          <w:rFonts w:eastAsia="MS Gothic"/>
        </w:rPr>
        <w:t>–</w:t>
      </w:r>
      <w:r w:rsidRPr="000E472A">
        <w:rPr>
          <w:rFonts w:eastAsia="MS Gothic"/>
        </w:rPr>
        <w:t>2015</w:t>
      </w:r>
      <w:r>
        <w:rPr>
          <w:rFonts w:eastAsia="MS Gothic"/>
        </w:rPr>
        <w:t>’ work to avoid the repetition of ‘over’?</w:t>
      </w:r>
    </w:p>
  </w:comment>
  <w:comment w:id="2274" w:author="Ian Blenkinsop" w:date="2021-07-29T10:35:00Z" w:initials="IB">
    <w:p w14:paraId="409FD505" w14:textId="5409C3D9" w:rsidR="00A41E92" w:rsidRDefault="00A41E92" w:rsidP="00A41E92">
      <w:pPr>
        <w:pStyle w:val="Commentaire"/>
      </w:pPr>
      <w:r>
        <w:rPr>
          <w:rStyle w:val="Marquedecommentaire"/>
        </w:rPr>
        <w:annotationRef/>
      </w:r>
      <w:r>
        <w:rPr>
          <w:rStyle w:val="Marquedecommentaire"/>
        </w:rPr>
        <w:annotationRef/>
      </w:r>
      <w:r>
        <w:t xml:space="preserve">En dash for negative? change throughout if so </w:t>
      </w:r>
    </w:p>
    <w:p w14:paraId="3EB321EB" w14:textId="4EBC097E" w:rsidR="00A41E92" w:rsidRDefault="00A41E92">
      <w:pPr>
        <w:pStyle w:val="Commentaire"/>
      </w:pPr>
    </w:p>
  </w:comment>
  <w:comment w:id="2279" w:author="Ian Blenkinsop" w:date="2021-07-29T10:17:00Z" w:initials="IB">
    <w:p w14:paraId="21AA8C43" w14:textId="631CDC65" w:rsidR="00F93C5A" w:rsidRDefault="00F93C5A">
      <w:pPr>
        <w:pStyle w:val="Commentaire"/>
      </w:pPr>
      <w:r>
        <w:rPr>
          <w:rStyle w:val="Marquedecommentaire"/>
        </w:rPr>
        <w:annotationRef/>
      </w:r>
      <w:r>
        <w:t>En dash for negative, or correct as hyphen?</w:t>
      </w:r>
    </w:p>
  </w:comment>
  <w:comment w:id="2460" w:author="Robin Matthews" w:date="2021-07-08T13:29:00Z" w:initials="RM">
    <w:p w14:paraId="5E34209E" w14:textId="77777777" w:rsidR="00CB33A1" w:rsidRDefault="00CB33A1">
      <w:pPr>
        <w:pStyle w:val="Commentaire"/>
      </w:pPr>
      <w:r>
        <w:rPr>
          <w:rStyle w:val="Marquedecommentaire"/>
        </w:rPr>
        <w:annotationRef/>
      </w:r>
      <w:r>
        <w:t>Not found:</w:t>
      </w:r>
    </w:p>
    <w:p w14:paraId="383F6652" w14:textId="77777777" w:rsidR="00CB33A1" w:rsidRDefault="00CB33A1">
      <w:pPr>
        <w:pStyle w:val="Commentaire"/>
      </w:pPr>
      <w:r>
        <w:t>Leedham Elvidge et al., 2015a</w:t>
      </w:r>
    </w:p>
    <w:p w14:paraId="405CE15C" w14:textId="77777777" w:rsidR="00CB33A1" w:rsidRDefault="00CB33A1">
      <w:pPr>
        <w:pStyle w:val="Commentaire"/>
      </w:pPr>
    </w:p>
    <w:p w14:paraId="60F1882B" w14:textId="77777777" w:rsidR="00CB33A1" w:rsidRDefault="00CB33A1">
      <w:pPr>
        <w:pStyle w:val="Commentaire"/>
      </w:pPr>
      <w:r>
        <w:t>Extra stuff:</w:t>
      </w:r>
    </w:p>
    <w:p w14:paraId="35CD01DA" w14:textId="77777777" w:rsidR="00CB33A1" w:rsidRDefault="00CB33A1">
      <w:pPr>
        <w:pStyle w:val="Commentaire"/>
      </w:pPr>
      <w:r>
        <w:t>(; ; Leedham Elvidge et al., 2015b)</w:t>
      </w:r>
    </w:p>
    <w:p w14:paraId="0EC9B5D4" w14:textId="77777777" w:rsidR="00CB33A1" w:rsidRDefault="00CB33A1">
      <w:pPr>
        <w:pStyle w:val="Commentaire"/>
      </w:pPr>
    </w:p>
    <w:p w14:paraId="29814122" w14:textId="77777777" w:rsidR="00CB33A1" w:rsidRDefault="00CB33A1">
      <w:pPr>
        <w:pStyle w:val="Commentaire"/>
      </w:pPr>
      <w:r>
        <w:t>Correct:</w:t>
      </w:r>
    </w:p>
    <w:p w14:paraId="1D70EFC4" w14:textId="5EAC75B7" w:rsidR="00CB33A1" w:rsidRDefault="00CB33A1">
      <w:pPr>
        <w:pStyle w:val="Commentaire"/>
      </w:pPr>
      <w:r>
        <w:t>(Carpenter et al., 2014; Hossaini et al., 2015; Leedham Elvidge et al., 2015a)</w:t>
      </w:r>
    </w:p>
  </w:comment>
  <w:comment w:id="2473" w:author="Robin Matthews" w:date="2021-07-08T13:29:00Z" w:initials="RM">
    <w:p w14:paraId="5BB3254D" w14:textId="77777777" w:rsidR="00CB33A1" w:rsidRDefault="00CB33A1">
      <w:pPr>
        <w:pStyle w:val="Commentaire"/>
      </w:pPr>
      <w:r>
        <w:rPr>
          <w:rStyle w:val="Marquedecommentaire"/>
        </w:rPr>
        <w:annotationRef/>
      </w:r>
      <w:r>
        <w:t>Not found:</w:t>
      </w:r>
    </w:p>
    <w:p w14:paraId="71032697" w14:textId="77777777" w:rsidR="00CB33A1" w:rsidRDefault="00CB33A1">
      <w:pPr>
        <w:pStyle w:val="Commentaire"/>
      </w:pPr>
      <w:r>
        <w:t>Leedham Elvidge et al., 2015b</w:t>
      </w:r>
    </w:p>
    <w:p w14:paraId="289E8470" w14:textId="77777777" w:rsidR="00CB33A1" w:rsidRDefault="00CB33A1">
      <w:pPr>
        <w:pStyle w:val="Commentaire"/>
      </w:pPr>
    </w:p>
    <w:p w14:paraId="3FE68CBA" w14:textId="77777777" w:rsidR="00CB33A1" w:rsidRDefault="00CB33A1">
      <w:pPr>
        <w:pStyle w:val="Commentaire"/>
      </w:pPr>
      <w:r>
        <w:t>Extra stuff:</w:t>
      </w:r>
    </w:p>
    <w:p w14:paraId="5B1F3EE8" w14:textId="77777777" w:rsidR="00CB33A1" w:rsidRDefault="00CB33A1">
      <w:pPr>
        <w:pStyle w:val="Commentaire"/>
      </w:pPr>
      <w:r>
        <w:t>(Leedham Elvidge et al., 2015a; )</w:t>
      </w:r>
    </w:p>
    <w:p w14:paraId="6F94B797" w14:textId="77777777" w:rsidR="00CB33A1" w:rsidRDefault="00CB33A1">
      <w:pPr>
        <w:pStyle w:val="Commentaire"/>
      </w:pPr>
    </w:p>
    <w:p w14:paraId="2CFC88DB" w14:textId="77777777" w:rsidR="00CB33A1" w:rsidRDefault="00CB33A1">
      <w:pPr>
        <w:pStyle w:val="Commentaire"/>
      </w:pPr>
      <w:r>
        <w:t>Correct:</w:t>
      </w:r>
    </w:p>
    <w:p w14:paraId="6E1ACCC8" w14:textId="6F1B023D" w:rsidR="00CB33A1" w:rsidRDefault="00CB33A1">
      <w:pPr>
        <w:pStyle w:val="Commentaire"/>
      </w:pPr>
      <w:r>
        <w:t>(Leedham Elvidge et al., 2015b; Oram et al., 2017)</w:t>
      </w:r>
    </w:p>
  </w:comment>
  <w:comment w:id="2476" w:author="Lucy Cowie" w:date="2021-07-27T12:44:00Z" w:initials="LC">
    <w:p w14:paraId="05D63C98" w14:textId="07DA7B80" w:rsidR="00A655BB" w:rsidRDefault="00A655BB">
      <w:pPr>
        <w:pStyle w:val="Commentaire"/>
      </w:pPr>
      <w:r>
        <w:rPr>
          <w:rStyle w:val="Marquedecommentaire"/>
        </w:rPr>
        <w:annotationRef/>
      </w:r>
      <w:r>
        <w:t>Change to ‘reduced’ or ‘constrained’ to avoid the repetition of ‘limited’?</w:t>
      </w:r>
    </w:p>
  </w:comment>
  <w:comment w:id="2477" w:author="Lucy Cowie" w:date="2021-07-27T12:45:00Z" w:initials="LC">
    <w:p w14:paraId="60E6EB1C" w14:textId="026AC0DA" w:rsidR="00A655BB" w:rsidRDefault="00A655BB">
      <w:pPr>
        <w:pStyle w:val="Commentaire"/>
      </w:pPr>
      <w:r>
        <w:rPr>
          <w:rStyle w:val="Marquedecommentaire"/>
        </w:rPr>
        <w:annotationRef/>
      </w:r>
      <w:r>
        <w:t>Singular form correct here or should this be ‘changes’?</w:t>
      </w:r>
    </w:p>
  </w:comment>
  <w:comment w:id="2489" w:author="Robin Matthews" w:date="2021-07-08T13:29:00Z" w:initials="RM">
    <w:p w14:paraId="104928F1" w14:textId="77777777" w:rsidR="00CB33A1" w:rsidRDefault="00CB33A1">
      <w:pPr>
        <w:pStyle w:val="Commentaire"/>
      </w:pPr>
      <w:r>
        <w:rPr>
          <w:rStyle w:val="Marquedecommentaire"/>
        </w:rPr>
        <w:annotationRef/>
      </w:r>
      <w:r>
        <w:t>Not found:</w:t>
      </w:r>
    </w:p>
    <w:p w14:paraId="61717490" w14:textId="77777777" w:rsidR="00CB33A1" w:rsidRDefault="00CB33A1">
      <w:pPr>
        <w:pStyle w:val="Commentaire"/>
      </w:pPr>
      <w:r>
        <w:t>F. Zhang et al., 2012</w:t>
      </w:r>
    </w:p>
    <w:p w14:paraId="66ABB0CA" w14:textId="77777777" w:rsidR="00CB33A1" w:rsidRDefault="00CB33A1">
      <w:pPr>
        <w:pStyle w:val="Commentaire"/>
      </w:pPr>
    </w:p>
    <w:p w14:paraId="13217551" w14:textId="77777777" w:rsidR="00CB33A1" w:rsidRDefault="00CB33A1">
      <w:pPr>
        <w:pStyle w:val="Commentaire"/>
      </w:pPr>
      <w:r>
        <w:t>Extra stuff:</w:t>
      </w:r>
    </w:p>
    <w:p w14:paraId="2537BAC2" w14:textId="77777777" w:rsidR="00CB33A1" w:rsidRDefault="00CB33A1">
      <w:pPr>
        <w:pStyle w:val="Commentaire"/>
      </w:pPr>
      <w:r>
        <w:t>(; ; ; ; ; ; ; ; ; ; ; ; ; ; ; ; ; ; Zhang et al., 2012a; ; ; ; )</w:t>
      </w:r>
    </w:p>
    <w:p w14:paraId="521341C4" w14:textId="77777777" w:rsidR="00CB33A1" w:rsidRDefault="00CB33A1">
      <w:pPr>
        <w:pStyle w:val="Commentaire"/>
      </w:pPr>
    </w:p>
    <w:p w14:paraId="65944E8E" w14:textId="77777777" w:rsidR="00CB33A1" w:rsidRDefault="00CB33A1">
      <w:pPr>
        <w:pStyle w:val="Commentaire"/>
      </w:pPr>
      <w:r>
        <w:t>Correct:</w:t>
      </w:r>
    </w:p>
    <w:p w14:paraId="253D7DBA" w14:textId="33BDBFF9" w:rsidR="00CB33A1" w:rsidRDefault="00CB33A1">
      <w:pPr>
        <w:pStyle w:val="Commentaire"/>
      </w:pPr>
      <w:r>
        <w:t>(Celis et al., 2004; Feng et al., 2006; Bourotte et al., 2007; Fuzzi et al., 2007; Mariani and de Mello, 2007; Molina et al., 2007, 2010; Favez et al., 2008; Mkoma, 2008; Aggarwal and Kawamura, 2009; Mkoma et al., 2009; de Souza et al., 2010; Li et al., 2010; Martin et al., 2010; Radhi et al., 2010; Weinstein et al., 2010; Batmunkh et al., 2011; Gioda et al., 2011; Pathak et al., 2011; F. Zhang et al., 2012; Cho and Park, 2013; Zhao et al., 2013; Wang et al., 2019; Kuzu et al., 2020)</w:t>
      </w:r>
    </w:p>
  </w:comment>
  <w:comment w:id="2502" w:author="Robin Matthews" w:date="2021-07-08T15:52:00Z" w:initials="RM">
    <w:p w14:paraId="5633CAF1" w14:textId="6CD82428" w:rsidR="009708F3" w:rsidRDefault="009708F3">
      <w:pPr>
        <w:pStyle w:val="Commentaire"/>
      </w:pPr>
      <w:r>
        <w:rPr>
          <w:rStyle w:val="Marquedecommentaire"/>
        </w:rPr>
        <w:annotationRef/>
      </w:r>
      <w:r>
        <w:t>Mendeley link contains reference details for Gliß et al., 2021a. Want to remove it?</w:t>
      </w:r>
    </w:p>
    <w:p w14:paraId="0C867B3D" w14:textId="77777777" w:rsidR="009708F3" w:rsidRDefault="009708F3">
      <w:pPr>
        <w:pStyle w:val="Commentaire"/>
      </w:pPr>
    </w:p>
    <w:p w14:paraId="4468A30D" w14:textId="143BE6F5" w:rsidR="009708F3" w:rsidRDefault="009708F3">
      <w:pPr>
        <w:pStyle w:val="Commentaire"/>
      </w:pPr>
      <w:r>
        <w:t>Provide DOI for Gliß et al., 2020 so I can add it</w:t>
      </w:r>
    </w:p>
  </w:comment>
  <w:comment w:id="2503" w:author="Robin Matthews" w:date="2021-07-08T13:29:00Z" w:initials="RM">
    <w:p w14:paraId="7014843D" w14:textId="77777777" w:rsidR="00CB33A1" w:rsidRDefault="00CB33A1">
      <w:pPr>
        <w:pStyle w:val="Commentaire"/>
      </w:pPr>
      <w:r>
        <w:rPr>
          <w:rStyle w:val="Marquedecommentaire"/>
        </w:rPr>
        <w:annotationRef/>
      </w:r>
      <w:r>
        <w:t>Not found:</w:t>
      </w:r>
    </w:p>
    <w:p w14:paraId="5A083C65" w14:textId="77777777" w:rsidR="00CB33A1" w:rsidRDefault="00CB33A1">
      <w:pPr>
        <w:pStyle w:val="Commentaire"/>
      </w:pPr>
      <w:r>
        <w:t>2021a</w:t>
      </w:r>
    </w:p>
    <w:p w14:paraId="25E3EAA8" w14:textId="77777777" w:rsidR="00CB33A1" w:rsidRDefault="00CB33A1">
      <w:pPr>
        <w:pStyle w:val="Commentaire"/>
      </w:pPr>
    </w:p>
    <w:p w14:paraId="32D43002" w14:textId="77777777" w:rsidR="00CB33A1" w:rsidRDefault="00CB33A1">
      <w:pPr>
        <w:pStyle w:val="Commentaire"/>
      </w:pPr>
      <w:r>
        <w:t>Extra stuff:</w:t>
      </w:r>
    </w:p>
    <w:p w14:paraId="4271AC07" w14:textId="77777777" w:rsidR="00CB33A1" w:rsidRDefault="00CB33A1">
      <w:pPr>
        <w:pStyle w:val="Commentaire"/>
      </w:pPr>
      <w:r>
        <w:t xml:space="preserve"> (2020)</w:t>
      </w:r>
    </w:p>
    <w:p w14:paraId="6CBE61CB" w14:textId="77777777" w:rsidR="00CB33A1" w:rsidRDefault="00CB33A1">
      <w:pPr>
        <w:pStyle w:val="Commentaire"/>
      </w:pPr>
    </w:p>
    <w:p w14:paraId="38F06F9C" w14:textId="77777777" w:rsidR="00CB33A1" w:rsidRDefault="00CB33A1">
      <w:pPr>
        <w:pStyle w:val="Commentaire"/>
      </w:pPr>
      <w:r>
        <w:t>Correct:</w:t>
      </w:r>
    </w:p>
    <w:p w14:paraId="5F1E5214" w14:textId="77777777" w:rsidR="00CB33A1" w:rsidRDefault="00CB33A1">
      <w:pPr>
        <w:pStyle w:val="Commentaire"/>
      </w:pPr>
      <w:r>
        <w:t>Gliß et al. (2021a)</w:t>
      </w:r>
    </w:p>
    <w:p w14:paraId="5B1E53B1" w14:textId="293FC2BA" w:rsidR="00CB33A1" w:rsidRDefault="00CB33A1">
      <w:pPr>
        <w:pStyle w:val="Commentaire"/>
      </w:pPr>
      <w:r>
        <w:t>(Gliß et al., 2021a)</w:t>
      </w:r>
    </w:p>
  </w:comment>
  <w:comment w:id="2509" w:author="Lucy Cowie" w:date="2021-07-27T13:04:00Z" w:initials="LC">
    <w:p w14:paraId="06343E07" w14:textId="0D90FA27" w:rsidR="009E47AD" w:rsidRDefault="009E47AD">
      <w:pPr>
        <w:pStyle w:val="Commentaire"/>
      </w:pPr>
      <w:r>
        <w:rPr>
          <w:rStyle w:val="Marquedecommentaire"/>
        </w:rPr>
        <w:annotationRef/>
      </w:r>
      <w:r>
        <w:t>The 2000s could imply the century; is it possible to state a more specific range of dates here?</w:t>
      </w:r>
    </w:p>
  </w:comment>
  <w:comment w:id="2514" w:author="Ian Blenkinsop" w:date="2021-07-29T10:21:00Z" w:initials="IB">
    <w:p w14:paraId="5FD016BA" w14:textId="6240CC83" w:rsidR="00555ECC" w:rsidRDefault="00555ECC">
      <w:pPr>
        <w:pStyle w:val="Commentaire"/>
      </w:pPr>
      <w:r>
        <w:rPr>
          <w:rStyle w:val="Marquedecommentaire"/>
        </w:rPr>
        <w:annotationRef/>
      </w:r>
      <w:r>
        <w:t>Trends after about 2020…</w:t>
      </w:r>
      <w:r>
        <w:br/>
        <w:t>[?]</w:t>
      </w:r>
    </w:p>
  </w:comment>
  <w:comment w:id="2530" w:author="Lucy Cowie" w:date="2021-07-27T13:15:00Z" w:initials="LC">
    <w:p w14:paraId="438B6A21" w14:textId="21885A34" w:rsidR="00FE49E8" w:rsidRDefault="00FE49E8">
      <w:pPr>
        <w:pStyle w:val="Commentaire"/>
      </w:pPr>
      <w:r>
        <w:rPr>
          <w:rStyle w:val="Marquedecommentaire"/>
        </w:rPr>
        <w:annotationRef/>
      </w:r>
      <w:r>
        <w:t>Edited in separate Figures document.</w:t>
      </w:r>
    </w:p>
  </w:comment>
  <w:comment w:id="2539" w:author="Lucy Cowie" w:date="2021-07-27T13:23:00Z" w:initials="LC">
    <w:p w14:paraId="6C23F354" w14:textId="00C08E9A" w:rsidR="00DD3251" w:rsidRDefault="00DD3251">
      <w:pPr>
        <w:pStyle w:val="Commentaire"/>
      </w:pPr>
      <w:r>
        <w:rPr>
          <w:rStyle w:val="Marquedecommentaire"/>
        </w:rPr>
        <w:annotationRef/>
      </w:r>
      <w:r>
        <w:t>Is there a word missing after emissions here? ‘… emissions are transported into the stratosphere…’ It’s not completely clear at the moment.</w:t>
      </w:r>
    </w:p>
  </w:comment>
  <w:comment w:id="2541" w:author="Lucy Cowie" w:date="2021-07-27T13:42:00Z" w:initials="LC">
    <w:p w14:paraId="370B7143" w14:textId="6E9B7546" w:rsidR="00EC0E60" w:rsidRDefault="00EC0E60">
      <w:pPr>
        <w:pStyle w:val="Commentaire"/>
      </w:pPr>
      <w:r>
        <w:rPr>
          <w:rStyle w:val="Marquedecommentaire"/>
        </w:rPr>
        <w:annotationRef/>
      </w:r>
      <w:r>
        <w:t>Is this ‘s’ meant to be deleted or changed to a chemical symbol?</w:t>
      </w:r>
    </w:p>
  </w:comment>
  <w:comment w:id="2542" w:author="Robin Matthews" w:date="2021-07-08T13:29:00Z" w:initials="RM">
    <w:p w14:paraId="07E0DEAF" w14:textId="77777777" w:rsidR="00CB33A1" w:rsidRDefault="00CB33A1">
      <w:pPr>
        <w:pStyle w:val="Commentaire"/>
      </w:pPr>
      <w:r>
        <w:rPr>
          <w:rStyle w:val="Marquedecommentaire"/>
        </w:rPr>
        <w:annotationRef/>
      </w:r>
      <w:r>
        <w:t>Extra stuff:</w:t>
      </w:r>
    </w:p>
    <w:p w14:paraId="16D4D461" w14:textId="77777777" w:rsidR="00CB33A1" w:rsidRDefault="00CB33A1">
      <w:pPr>
        <w:pStyle w:val="Commentaire"/>
      </w:pPr>
      <w:r>
        <w:t>(e.g., ; )</w:t>
      </w:r>
    </w:p>
    <w:p w14:paraId="37D006F3" w14:textId="77777777" w:rsidR="00CB33A1" w:rsidRDefault="00CB33A1">
      <w:pPr>
        <w:pStyle w:val="Commentaire"/>
      </w:pPr>
    </w:p>
    <w:p w14:paraId="28C6E921" w14:textId="77777777" w:rsidR="00CB33A1" w:rsidRDefault="00CB33A1">
      <w:pPr>
        <w:pStyle w:val="Commentaire"/>
      </w:pPr>
      <w:r>
        <w:t>Correct:</w:t>
      </w:r>
    </w:p>
    <w:p w14:paraId="783BEAB2" w14:textId="71EA63C9" w:rsidR="00CB33A1" w:rsidRDefault="00CB33A1">
      <w:pPr>
        <w:pStyle w:val="Commentaire"/>
      </w:pPr>
      <w:r>
        <w:t>(Kirkevåg et al., 2018; Bauer et al., 2020)</w:t>
      </w:r>
    </w:p>
  </w:comment>
  <w:comment w:id="2547" w:author="Robin Matthews" w:date="2021-07-08T15:55:00Z" w:initials="RM">
    <w:p w14:paraId="1519974F" w14:textId="77777777" w:rsidR="00735548" w:rsidRDefault="00735548">
      <w:pPr>
        <w:pStyle w:val="Commentaire"/>
      </w:pPr>
      <w:r>
        <w:rPr>
          <w:rStyle w:val="Marquedecommentaire"/>
        </w:rPr>
        <w:annotationRef/>
      </w:r>
      <w:r>
        <w:t>Mendeley link contains:</w:t>
      </w:r>
    </w:p>
    <w:p w14:paraId="137F84A1" w14:textId="3E19DDFB" w:rsidR="00735548" w:rsidRDefault="00735548">
      <w:pPr>
        <w:pStyle w:val="Commentaire"/>
      </w:pPr>
      <w:r>
        <w:t>Kirkevåg et al., 2018; Bauer et al., 2020</w:t>
      </w:r>
    </w:p>
    <w:p w14:paraId="0165ACB2" w14:textId="0599191C" w:rsidR="00735548" w:rsidRDefault="00735548">
      <w:pPr>
        <w:pStyle w:val="Commentaire"/>
      </w:pPr>
    </w:p>
    <w:p w14:paraId="5D64F8B3" w14:textId="254A1934" w:rsidR="00735548" w:rsidRDefault="00735548">
      <w:pPr>
        <w:pStyle w:val="Commentaire"/>
      </w:pPr>
      <w:r>
        <w:t>Want to remove them?</w:t>
      </w:r>
    </w:p>
    <w:p w14:paraId="69941B4D" w14:textId="77777777" w:rsidR="00735548" w:rsidRDefault="00735548">
      <w:pPr>
        <w:pStyle w:val="Commentaire"/>
      </w:pPr>
    </w:p>
    <w:p w14:paraId="6DCC39D9" w14:textId="1F493EEF" w:rsidR="00735548" w:rsidRDefault="00735548">
      <w:pPr>
        <w:pStyle w:val="Commentaire"/>
      </w:pPr>
      <w:r>
        <w:t>Provide DOIs for Bian et al., 2017; Lund et al., 2018 so I can add them.</w:t>
      </w:r>
    </w:p>
  </w:comment>
  <w:comment w:id="2548" w:author="Robin Matthews" w:date="2021-07-08T13:29:00Z" w:initials="RM">
    <w:p w14:paraId="1FCBA107" w14:textId="77777777" w:rsidR="00CB33A1" w:rsidRDefault="00CB33A1">
      <w:pPr>
        <w:pStyle w:val="Commentaire"/>
      </w:pPr>
      <w:r>
        <w:rPr>
          <w:rStyle w:val="Marquedecommentaire"/>
        </w:rPr>
        <w:annotationRef/>
      </w:r>
      <w:r>
        <w:t>Not found:</w:t>
      </w:r>
    </w:p>
    <w:p w14:paraId="66504EB8" w14:textId="77777777" w:rsidR="00CB33A1" w:rsidRDefault="00CB33A1">
      <w:pPr>
        <w:pStyle w:val="Commentaire"/>
      </w:pPr>
      <w:r>
        <w:t>Kirkevåg et al., 2018</w:t>
      </w:r>
    </w:p>
    <w:p w14:paraId="4ABAD726" w14:textId="77777777" w:rsidR="00CB33A1" w:rsidRDefault="00CB33A1">
      <w:pPr>
        <w:pStyle w:val="Commentaire"/>
      </w:pPr>
      <w:r>
        <w:t>Bauer et al., 2020</w:t>
      </w:r>
    </w:p>
    <w:p w14:paraId="398CE71F" w14:textId="77777777" w:rsidR="00CB33A1" w:rsidRDefault="00CB33A1">
      <w:pPr>
        <w:pStyle w:val="Commentaire"/>
      </w:pPr>
    </w:p>
    <w:p w14:paraId="165011B1" w14:textId="77777777" w:rsidR="00CB33A1" w:rsidRDefault="00CB33A1">
      <w:pPr>
        <w:pStyle w:val="Commentaire"/>
      </w:pPr>
      <w:r>
        <w:t>Extra stuff:</w:t>
      </w:r>
    </w:p>
    <w:p w14:paraId="1D951796" w14:textId="77777777" w:rsidR="00CB33A1" w:rsidRDefault="00CB33A1">
      <w:pPr>
        <w:pStyle w:val="Commentaire"/>
      </w:pPr>
      <w:r>
        <w:t>(Bian et al., 2017; Lund et al., 2018)</w:t>
      </w:r>
    </w:p>
    <w:p w14:paraId="251E9EDA" w14:textId="77777777" w:rsidR="00CB33A1" w:rsidRDefault="00CB33A1">
      <w:pPr>
        <w:pStyle w:val="Commentaire"/>
      </w:pPr>
    </w:p>
    <w:p w14:paraId="5D7B9026" w14:textId="77777777" w:rsidR="00CB33A1" w:rsidRDefault="00CB33A1">
      <w:pPr>
        <w:pStyle w:val="Commentaire"/>
      </w:pPr>
      <w:r>
        <w:t>Correct:</w:t>
      </w:r>
    </w:p>
    <w:p w14:paraId="03DE4EBA" w14:textId="6855E130" w:rsidR="00CB33A1" w:rsidRDefault="00CB33A1">
      <w:pPr>
        <w:pStyle w:val="Commentaire"/>
      </w:pPr>
      <w:r>
        <w:t>(Kirkevåg et al., 2018; Bauer et al., 2020)</w:t>
      </w:r>
    </w:p>
  </w:comment>
  <w:comment w:id="2549" w:author="Lucy Cowie" w:date="2021-07-27T13:48:00Z" w:initials="LC">
    <w:p w14:paraId="69D42C83" w14:textId="5A3B2A0D" w:rsidR="00A512B9" w:rsidRDefault="00A512B9">
      <w:pPr>
        <w:pStyle w:val="Commentaire"/>
      </w:pPr>
      <w:r>
        <w:rPr>
          <w:rStyle w:val="Marquedecommentaire"/>
        </w:rPr>
        <w:annotationRef/>
      </w:r>
      <w:r>
        <w:t>Change to ‘remain’ as this seems to apply to both model representation and atmospheric transport.</w:t>
      </w:r>
    </w:p>
  </w:comment>
  <w:comment w:id="2550" w:author="Robin Matthews" w:date="2021-07-08T13:29:00Z" w:initials="RM">
    <w:p w14:paraId="69CBE72D" w14:textId="77777777" w:rsidR="00CB33A1" w:rsidRDefault="00CB33A1">
      <w:pPr>
        <w:pStyle w:val="Commentaire"/>
      </w:pPr>
      <w:r>
        <w:rPr>
          <w:rStyle w:val="Marquedecommentaire"/>
        </w:rPr>
        <w:annotationRef/>
      </w:r>
      <w:r>
        <w:t>Not found:</w:t>
      </w:r>
    </w:p>
    <w:p w14:paraId="5361B52E" w14:textId="77777777" w:rsidR="00CB33A1" w:rsidRDefault="00CB33A1">
      <w:pPr>
        <w:pStyle w:val="Commentaire"/>
      </w:pPr>
      <w:r>
        <w:t>Kristiansen et al.</w:t>
      </w:r>
    </w:p>
    <w:p w14:paraId="0350479E" w14:textId="77777777" w:rsidR="00CB33A1" w:rsidRDefault="00CB33A1">
      <w:pPr>
        <w:pStyle w:val="Commentaire"/>
      </w:pPr>
      <w:r>
        <w:t>2016</w:t>
      </w:r>
    </w:p>
    <w:p w14:paraId="3365F594" w14:textId="77777777" w:rsidR="00CB33A1" w:rsidRDefault="00CB33A1">
      <w:pPr>
        <w:pStyle w:val="Commentaire"/>
      </w:pPr>
    </w:p>
    <w:p w14:paraId="14BC40A8" w14:textId="77777777" w:rsidR="00CB33A1" w:rsidRDefault="00CB33A1">
      <w:pPr>
        <w:pStyle w:val="Commentaire"/>
      </w:pPr>
      <w:r>
        <w:t>Extra stuff:</w:t>
      </w:r>
    </w:p>
    <w:p w14:paraId="1D27CAC2" w14:textId="77777777" w:rsidR="00CB33A1" w:rsidRDefault="00CB33A1">
      <w:pPr>
        <w:pStyle w:val="Commentaire"/>
      </w:pPr>
      <w:r>
        <w:t>(Yang et al., 2019)</w:t>
      </w:r>
    </w:p>
    <w:p w14:paraId="2A9923AC" w14:textId="77777777" w:rsidR="00CB33A1" w:rsidRDefault="00CB33A1">
      <w:pPr>
        <w:pStyle w:val="Commentaire"/>
      </w:pPr>
    </w:p>
    <w:p w14:paraId="4E7F84A8" w14:textId="77777777" w:rsidR="00CB33A1" w:rsidRDefault="00CB33A1">
      <w:pPr>
        <w:pStyle w:val="Commentaire"/>
      </w:pPr>
      <w:r>
        <w:t>Correct:</w:t>
      </w:r>
    </w:p>
    <w:p w14:paraId="5FE249C4" w14:textId="77777777" w:rsidR="00CB33A1" w:rsidRDefault="00CB33A1">
      <w:pPr>
        <w:pStyle w:val="Commentaire"/>
      </w:pPr>
      <w:r>
        <w:t>Kristiansen et al. (2016)</w:t>
      </w:r>
    </w:p>
    <w:p w14:paraId="41698E5A" w14:textId="0734E0D0" w:rsidR="00CB33A1" w:rsidRDefault="00CB33A1">
      <w:pPr>
        <w:pStyle w:val="Commentaire"/>
      </w:pPr>
      <w:r>
        <w:t>(Kristiansen et al., 2016)</w:t>
      </w:r>
    </w:p>
  </w:comment>
  <w:comment w:id="2551" w:author="Robin Matthews" w:date="2021-07-08T16:08:00Z" w:initials="RM">
    <w:p w14:paraId="02E57391" w14:textId="4FAB83E9" w:rsidR="00910E82" w:rsidRDefault="00910E82" w:rsidP="00910E82">
      <w:pPr>
        <w:pStyle w:val="Commentaire"/>
      </w:pPr>
      <w:r>
        <w:rPr>
          <w:rStyle w:val="Marquedecommentaire"/>
        </w:rPr>
        <w:annotationRef/>
      </w:r>
      <w:r>
        <w:t>Mendeley field contains details for ‘Kristiansen et al., 2016’. Want to remove?</w:t>
      </w:r>
    </w:p>
    <w:p w14:paraId="378F33F4" w14:textId="77777777" w:rsidR="00910E82" w:rsidRDefault="00910E82" w:rsidP="00910E82">
      <w:pPr>
        <w:pStyle w:val="Commentaire"/>
      </w:pPr>
    </w:p>
    <w:p w14:paraId="591CF356" w14:textId="102CD850" w:rsidR="00910E82" w:rsidRDefault="00910E82" w:rsidP="00910E82">
      <w:pPr>
        <w:pStyle w:val="Commentaire"/>
      </w:pPr>
      <w:r>
        <w:t>Provide DOI for Yang et al., 2019 and I’ll add</w:t>
      </w:r>
    </w:p>
  </w:comment>
  <w:comment w:id="2558" w:author="Robin Matthews" w:date="2021-07-08T13:29:00Z" w:initials="RM">
    <w:p w14:paraId="48222C14" w14:textId="77777777" w:rsidR="00CB33A1" w:rsidRDefault="00CB33A1">
      <w:pPr>
        <w:pStyle w:val="Commentaire"/>
      </w:pPr>
      <w:r>
        <w:rPr>
          <w:rStyle w:val="Marquedecommentaire"/>
        </w:rPr>
        <w:annotationRef/>
      </w:r>
      <w:r>
        <w:t>Not found:</w:t>
      </w:r>
    </w:p>
    <w:p w14:paraId="7CC08E50" w14:textId="77777777" w:rsidR="00CB33A1" w:rsidRDefault="00CB33A1">
      <w:pPr>
        <w:pStyle w:val="Commentaire"/>
      </w:pPr>
      <w:r>
        <w:t>Vet et al., 2014</w:t>
      </w:r>
    </w:p>
    <w:p w14:paraId="3437A6A0" w14:textId="77777777" w:rsidR="00CB33A1" w:rsidRDefault="00CB33A1">
      <w:pPr>
        <w:pStyle w:val="Commentaire"/>
      </w:pPr>
      <w:r>
        <w:t>Aas et al., 2019</w:t>
      </w:r>
    </w:p>
    <w:p w14:paraId="5B63A917" w14:textId="77777777" w:rsidR="00CB33A1" w:rsidRDefault="00CB33A1">
      <w:pPr>
        <w:pStyle w:val="Commentaire"/>
      </w:pPr>
    </w:p>
    <w:p w14:paraId="47B4182E" w14:textId="77777777" w:rsidR="00CB33A1" w:rsidRDefault="00CB33A1">
      <w:pPr>
        <w:pStyle w:val="Commentaire"/>
      </w:pPr>
      <w:r>
        <w:t>Extra stuff:</w:t>
      </w:r>
    </w:p>
    <w:p w14:paraId="0A5308E1" w14:textId="77777777" w:rsidR="00CB33A1" w:rsidRDefault="00CB33A1">
      <w:pPr>
        <w:pStyle w:val="Commentaire"/>
      </w:pPr>
      <w:r>
        <w:t>(Banzhaf et al., 2015b; Theobald et al., 2019)</w:t>
      </w:r>
    </w:p>
    <w:p w14:paraId="40D020ED" w14:textId="77777777" w:rsidR="00CB33A1" w:rsidRDefault="00CB33A1">
      <w:pPr>
        <w:pStyle w:val="Commentaire"/>
      </w:pPr>
    </w:p>
    <w:p w14:paraId="144375BE" w14:textId="77777777" w:rsidR="00CB33A1" w:rsidRDefault="00CB33A1">
      <w:pPr>
        <w:pStyle w:val="Commentaire"/>
      </w:pPr>
      <w:r>
        <w:t>Correct:</w:t>
      </w:r>
    </w:p>
    <w:p w14:paraId="28622E82" w14:textId="7B08B597" w:rsidR="00CB33A1" w:rsidRDefault="00CB33A1">
      <w:pPr>
        <w:pStyle w:val="Commentaire"/>
      </w:pPr>
      <w:r>
        <w:t>(Vet et al., 2014; Aas et al., 2019)</w:t>
      </w:r>
    </w:p>
  </w:comment>
  <w:comment w:id="2559" w:author="Robin Matthews" w:date="2021-07-08T16:11:00Z" w:initials="RM">
    <w:p w14:paraId="27BFFD22" w14:textId="77777777" w:rsidR="00910E82" w:rsidRDefault="00910E82" w:rsidP="00910E82">
      <w:pPr>
        <w:pStyle w:val="Commentaire"/>
      </w:pPr>
      <w:r>
        <w:rPr>
          <w:rStyle w:val="Marquedecommentaire"/>
        </w:rPr>
        <w:annotationRef/>
      </w:r>
      <w:r>
        <w:t>Mendeley field contains:</w:t>
      </w:r>
    </w:p>
    <w:p w14:paraId="0B5ED533" w14:textId="77777777" w:rsidR="00910E82" w:rsidRDefault="00910E82" w:rsidP="00910E82">
      <w:pPr>
        <w:pStyle w:val="Commentaire"/>
      </w:pPr>
      <w:r>
        <w:t>Vet et al., 2014</w:t>
      </w:r>
    </w:p>
    <w:p w14:paraId="5025C2D1" w14:textId="77777777" w:rsidR="00910E82" w:rsidRDefault="00910E82" w:rsidP="00910E82">
      <w:pPr>
        <w:pStyle w:val="Commentaire"/>
      </w:pPr>
      <w:r>
        <w:t>Aas et al., 2019</w:t>
      </w:r>
    </w:p>
    <w:p w14:paraId="53AFBC18" w14:textId="77777777" w:rsidR="00910E82" w:rsidRDefault="00910E82" w:rsidP="00910E82">
      <w:pPr>
        <w:pStyle w:val="Commentaire"/>
      </w:pPr>
      <w:r>
        <w:t>Want to remove them ?</w:t>
      </w:r>
    </w:p>
    <w:p w14:paraId="17CFBB57" w14:textId="77777777" w:rsidR="00910E82" w:rsidRDefault="00910E82" w:rsidP="00910E82">
      <w:pPr>
        <w:pStyle w:val="Commentaire"/>
      </w:pPr>
    </w:p>
    <w:p w14:paraId="1752AB2F" w14:textId="77777777" w:rsidR="00910E82" w:rsidRDefault="00910E82" w:rsidP="00910E82">
      <w:pPr>
        <w:pStyle w:val="Commentaire"/>
      </w:pPr>
      <w:r>
        <w:t>Provide DOIs for :</w:t>
      </w:r>
    </w:p>
    <w:p w14:paraId="597DF4DA" w14:textId="77777777" w:rsidR="00910E82" w:rsidRDefault="00910E82" w:rsidP="00910E82">
      <w:pPr>
        <w:pStyle w:val="Commentaire"/>
      </w:pPr>
      <w:r>
        <w:t>Banzhaf et al., 2015b; Theobald et al., 2019</w:t>
      </w:r>
    </w:p>
    <w:p w14:paraId="58801FD3" w14:textId="502733AC" w:rsidR="00910E82" w:rsidRDefault="00910E82" w:rsidP="00910E82">
      <w:pPr>
        <w:pStyle w:val="Commentaire"/>
      </w:pPr>
      <w:r>
        <w:t>so I can add them</w:t>
      </w:r>
    </w:p>
  </w:comment>
  <w:comment w:id="2561" w:author="Robin Matthews" w:date="2021-07-08T13:29:00Z" w:initials="RM">
    <w:p w14:paraId="6A657B03" w14:textId="77777777" w:rsidR="00CB33A1" w:rsidRDefault="00CB33A1">
      <w:pPr>
        <w:pStyle w:val="Commentaire"/>
      </w:pPr>
      <w:r>
        <w:rPr>
          <w:rStyle w:val="Marquedecommentaire"/>
        </w:rPr>
        <w:annotationRef/>
      </w:r>
      <w:r>
        <w:t>Not found:</w:t>
      </w:r>
    </w:p>
    <w:p w14:paraId="261C84DB" w14:textId="77777777" w:rsidR="00CB33A1" w:rsidRDefault="00CB33A1">
      <w:pPr>
        <w:pStyle w:val="Commentaire"/>
      </w:pPr>
      <w:r>
        <w:t>Tørseth et al., 2012</w:t>
      </w:r>
    </w:p>
    <w:p w14:paraId="3346D345" w14:textId="77777777" w:rsidR="00CB33A1" w:rsidRDefault="00CB33A1">
      <w:pPr>
        <w:pStyle w:val="Commentaire"/>
      </w:pPr>
      <w:r>
        <w:t>Banzhaf et al., 2015</w:t>
      </w:r>
    </w:p>
    <w:p w14:paraId="5A0554A5" w14:textId="77777777" w:rsidR="00CB33A1" w:rsidRDefault="00CB33A1">
      <w:pPr>
        <w:pStyle w:val="Commentaire"/>
      </w:pPr>
      <w:r>
        <w:t>Theobald et al., 2019</w:t>
      </w:r>
    </w:p>
    <w:p w14:paraId="587F3B2B" w14:textId="77777777" w:rsidR="00CB33A1" w:rsidRDefault="00CB33A1">
      <w:pPr>
        <w:pStyle w:val="Commentaire"/>
      </w:pPr>
    </w:p>
    <w:p w14:paraId="3D89149C" w14:textId="77777777" w:rsidR="00CB33A1" w:rsidRDefault="00CB33A1">
      <w:pPr>
        <w:pStyle w:val="Commentaire"/>
      </w:pPr>
      <w:r>
        <w:t>Extra stuff:</w:t>
      </w:r>
    </w:p>
    <w:p w14:paraId="469B0CA9" w14:textId="77777777" w:rsidR="00CB33A1" w:rsidRDefault="00CB33A1">
      <w:pPr>
        <w:pStyle w:val="Commentaire"/>
      </w:pPr>
      <w:r>
        <w:t>Sickles II and Shadwick, 2015; Paulot et al., 2016a)</w:t>
      </w:r>
    </w:p>
    <w:p w14:paraId="7ED00DBE" w14:textId="77777777" w:rsidR="00CB33A1" w:rsidRDefault="00CB33A1">
      <w:pPr>
        <w:pStyle w:val="Commentaire"/>
      </w:pPr>
    </w:p>
    <w:p w14:paraId="7BA01463" w14:textId="77777777" w:rsidR="00CB33A1" w:rsidRDefault="00CB33A1">
      <w:pPr>
        <w:pStyle w:val="Commentaire"/>
      </w:pPr>
      <w:r>
        <w:t>Correct:</w:t>
      </w:r>
    </w:p>
    <w:p w14:paraId="2D76571F" w14:textId="473B1BBE" w:rsidR="00CB33A1" w:rsidRDefault="00CB33A1">
      <w:pPr>
        <w:pStyle w:val="Commentaire"/>
      </w:pPr>
      <w:r>
        <w:t>(Tørseth et al., 2012; Banzhaf et al., 2015; Theobald et al., 2019)</w:t>
      </w:r>
    </w:p>
  </w:comment>
  <w:comment w:id="2562" w:author="Robin Matthews" w:date="2021-07-08T16:12:00Z" w:initials="RM">
    <w:p w14:paraId="75A7FEEF" w14:textId="342A9AB3" w:rsidR="00910E82" w:rsidRDefault="00910E82" w:rsidP="00910E82">
      <w:pPr>
        <w:pStyle w:val="Commentaire"/>
      </w:pPr>
      <w:r>
        <w:rPr>
          <w:rStyle w:val="Marquedecommentaire"/>
        </w:rPr>
        <w:annotationRef/>
      </w:r>
      <w:r>
        <w:t>Mendeley field contains:</w:t>
      </w:r>
    </w:p>
    <w:p w14:paraId="48EC1B5F" w14:textId="77777777" w:rsidR="00910E82" w:rsidRDefault="00910E82" w:rsidP="00910E82">
      <w:pPr>
        <w:pStyle w:val="Commentaire"/>
      </w:pPr>
      <w:r>
        <w:t>Tørseth et al., 2012</w:t>
      </w:r>
    </w:p>
    <w:p w14:paraId="24E2F1CA" w14:textId="77777777" w:rsidR="00910E82" w:rsidRDefault="00910E82" w:rsidP="00910E82">
      <w:pPr>
        <w:pStyle w:val="Commentaire"/>
      </w:pPr>
      <w:r>
        <w:t>Banzhaf et al., 2015</w:t>
      </w:r>
    </w:p>
    <w:p w14:paraId="3162A9E6" w14:textId="4416B6F9" w:rsidR="00910E82" w:rsidRDefault="00910E82" w:rsidP="00910E82">
      <w:pPr>
        <w:pStyle w:val="Commentaire"/>
      </w:pPr>
      <w:r>
        <w:t>Theobald et al., 2019</w:t>
      </w:r>
    </w:p>
    <w:p w14:paraId="367634D1" w14:textId="7AD25A0E" w:rsidR="00910E82" w:rsidRDefault="00910E82" w:rsidP="00910E82">
      <w:pPr>
        <w:pStyle w:val="Commentaire"/>
      </w:pPr>
      <w:r>
        <w:t>Want me to remove them ?</w:t>
      </w:r>
    </w:p>
    <w:p w14:paraId="3BDF3BF3" w14:textId="77777777" w:rsidR="00910E82" w:rsidRDefault="00910E82" w:rsidP="00910E82">
      <w:pPr>
        <w:pStyle w:val="Commentaire"/>
      </w:pPr>
    </w:p>
    <w:p w14:paraId="311CBC64" w14:textId="45BCF38E" w:rsidR="00910E82" w:rsidRDefault="00910E82" w:rsidP="00910E82">
      <w:pPr>
        <w:pStyle w:val="Commentaire"/>
      </w:pPr>
      <w:r>
        <w:t>Provide DOIs for</w:t>
      </w:r>
    </w:p>
    <w:p w14:paraId="1C646A6E" w14:textId="77777777" w:rsidR="00910E82" w:rsidRDefault="00910E82" w:rsidP="00910E82">
      <w:pPr>
        <w:pStyle w:val="Commentaire"/>
      </w:pPr>
      <w:r>
        <w:t>Sickles II and Shadwick, 2015; Paulot et al., 2016a)</w:t>
      </w:r>
    </w:p>
    <w:p w14:paraId="6697033D" w14:textId="3126E071" w:rsidR="00910E82" w:rsidRDefault="00910E82" w:rsidP="00910E82">
      <w:pPr>
        <w:pStyle w:val="Commentaire"/>
      </w:pPr>
      <w:r>
        <w:t>so I can can add them</w:t>
      </w:r>
    </w:p>
  </w:comment>
  <w:comment w:id="2567" w:author="Robin Matthews" w:date="2021-07-08T16:14:00Z" w:initials="RM">
    <w:p w14:paraId="08CDAC45" w14:textId="6ADD5BFB" w:rsidR="00910E82" w:rsidRDefault="00910E82" w:rsidP="00910E82">
      <w:pPr>
        <w:pStyle w:val="Commentaire"/>
      </w:pPr>
      <w:r>
        <w:rPr>
          <w:rStyle w:val="Marquedecommentaire"/>
        </w:rPr>
        <w:annotationRef/>
      </w:r>
      <w:r>
        <w:t>Mendeley field contains:</w:t>
      </w:r>
    </w:p>
    <w:p w14:paraId="55569B99" w14:textId="77777777" w:rsidR="00910E82" w:rsidRDefault="00910E82" w:rsidP="00910E82">
      <w:pPr>
        <w:pStyle w:val="Commentaire"/>
      </w:pPr>
      <w:r>
        <w:t>Civerolo et al., 2010</w:t>
      </w:r>
    </w:p>
    <w:p w14:paraId="769C0FD3" w14:textId="77777777" w:rsidR="00910E82" w:rsidRDefault="00910E82" w:rsidP="00910E82">
      <w:pPr>
        <w:pStyle w:val="Commentaire"/>
      </w:pPr>
      <w:r>
        <w:t>Hand et al., 2012b</w:t>
      </w:r>
    </w:p>
    <w:p w14:paraId="5C180A49" w14:textId="77777777" w:rsidR="00910E82" w:rsidRDefault="00910E82" w:rsidP="00910E82">
      <w:pPr>
        <w:pStyle w:val="Commentaire"/>
      </w:pPr>
      <w:r>
        <w:t>Sickles and Shadwick, 2015</w:t>
      </w:r>
    </w:p>
    <w:p w14:paraId="214F7D72" w14:textId="77777777" w:rsidR="00910E82" w:rsidRDefault="00910E82" w:rsidP="00910E82">
      <w:pPr>
        <w:pStyle w:val="Commentaire"/>
      </w:pPr>
      <w:r>
        <w:t>Paulot et al., 2017</w:t>
      </w:r>
    </w:p>
    <w:p w14:paraId="018C399D" w14:textId="7D322B89" w:rsidR="00910E82" w:rsidRDefault="00910E82" w:rsidP="00910E82">
      <w:pPr>
        <w:pStyle w:val="Commentaire"/>
      </w:pPr>
      <w:r>
        <w:t>Want me to remove them?</w:t>
      </w:r>
    </w:p>
    <w:p w14:paraId="7ABAB88B" w14:textId="77777777" w:rsidR="00910E82" w:rsidRDefault="00910E82" w:rsidP="00910E82">
      <w:pPr>
        <w:pStyle w:val="Commentaire"/>
      </w:pPr>
    </w:p>
    <w:p w14:paraId="192DA7A2" w14:textId="2241B604" w:rsidR="00910E82" w:rsidRDefault="00910E82" w:rsidP="00910E82">
      <w:pPr>
        <w:pStyle w:val="Commentaire"/>
      </w:pPr>
      <w:r>
        <w:t>Provide DOIs for Fowler et al., 2009; Banzhaf et al., 2015)</w:t>
      </w:r>
    </w:p>
    <w:p w14:paraId="3BF611B8" w14:textId="12E62A6F" w:rsidR="00910E82" w:rsidRDefault="00910E82" w:rsidP="00910E82">
      <w:pPr>
        <w:pStyle w:val="Commentaire"/>
      </w:pPr>
      <w:r>
        <w:t>so I can add them</w:t>
      </w:r>
    </w:p>
  </w:comment>
  <w:comment w:id="2568" w:author="Robin Matthews" w:date="2021-07-08T13:29:00Z" w:initials="RM">
    <w:p w14:paraId="01267B0C" w14:textId="77777777" w:rsidR="00CB33A1" w:rsidRDefault="00CB33A1">
      <w:pPr>
        <w:pStyle w:val="Commentaire"/>
      </w:pPr>
      <w:r>
        <w:rPr>
          <w:rStyle w:val="Marquedecommentaire"/>
        </w:rPr>
        <w:annotationRef/>
      </w:r>
      <w:r>
        <w:t>Not found:</w:t>
      </w:r>
    </w:p>
    <w:p w14:paraId="283FDCB9" w14:textId="77777777" w:rsidR="00CB33A1" w:rsidRDefault="00CB33A1">
      <w:pPr>
        <w:pStyle w:val="Commentaire"/>
      </w:pPr>
      <w:r>
        <w:t>Civerolo et al., 2010</w:t>
      </w:r>
    </w:p>
    <w:p w14:paraId="5FF49AA3" w14:textId="77777777" w:rsidR="00CB33A1" w:rsidRDefault="00CB33A1">
      <w:pPr>
        <w:pStyle w:val="Commentaire"/>
      </w:pPr>
      <w:r>
        <w:t>Hand et al., 2012b</w:t>
      </w:r>
    </w:p>
    <w:p w14:paraId="545E0EB0" w14:textId="77777777" w:rsidR="00CB33A1" w:rsidRDefault="00CB33A1">
      <w:pPr>
        <w:pStyle w:val="Commentaire"/>
      </w:pPr>
      <w:r>
        <w:t>Sickles and Shadwick, 2015</w:t>
      </w:r>
    </w:p>
    <w:p w14:paraId="69F5A3A3" w14:textId="77777777" w:rsidR="00CB33A1" w:rsidRDefault="00CB33A1">
      <w:pPr>
        <w:pStyle w:val="Commentaire"/>
      </w:pPr>
      <w:r>
        <w:t>Paulot et al., 2017</w:t>
      </w:r>
    </w:p>
    <w:p w14:paraId="2B4E8E9E" w14:textId="77777777" w:rsidR="00CB33A1" w:rsidRDefault="00CB33A1">
      <w:pPr>
        <w:pStyle w:val="Commentaire"/>
      </w:pPr>
    </w:p>
    <w:p w14:paraId="52C65767" w14:textId="77777777" w:rsidR="00CB33A1" w:rsidRDefault="00CB33A1">
      <w:pPr>
        <w:pStyle w:val="Commentaire"/>
      </w:pPr>
      <w:r>
        <w:t>Extra stuff:</w:t>
      </w:r>
    </w:p>
    <w:p w14:paraId="7E72EF43" w14:textId="77777777" w:rsidR="00CB33A1" w:rsidRDefault="00CB33A1">
      <w:pPr>
        <w:pStyle w:val="Commentaire"/>
      </w:pPr>
      <w:r>
        <w:t>(Fowler et al., 2009; Banzhaf et al., 2015)</w:t>
      </w:r>
    </w:p>
    <w:p w14:paraId="521A2A54" w14:textId="77777777" w:rsidR="00CB33A1" w:rsidRDefault="00CB33A1">
      <w:pPr>
        <w:pStyle w:val="Commentaire"/>
      </w:pPr>
    </w:p>
    <w:p w14:paraId="580678E9" w14:textId="77777777" w:rsidR="00CB33A1" w:rsidRDefault="00CB33A1">
      <w:pPr>
        <w:pStyle w:val="Commentaire"/>
      </w:pPr>
      <w:r>
        <w:t>Correct:</w:t>
      </w:r>
    </w:p>
    <w:p w14:paraId="25CA6651" w14:textId="7F20E880" w:rsidR="00CB33A1" w:rsidRDefault="00CB33A1">
      <w:pPr>
        <w:pStyle w:val="Commentaire"/>
      </w:pPr>
      <w:r>
        <w:t>(Civerolo et al., 2010; Hand et al., 2012b; Sickles and Shadwick, 2015; Paulot et al., 2017)</w:t>
      </w:r>
    </w:p>
  </w:comment>
  <w:comment w:id="2581" w:author="Robin Matthews" w:date="2021-07-08T16:16:00Z" w:initials="RM">
    <w:p w14:paraId="1D047526" w14:textId="77777777" w:rsidR="00910E82" w:rsidRDefault="00910E82" w:rsidP="00910E82">
      <w:pPr>
        <w:pStyle w:val="Commentaire"/>
      </w:pPr>
      <w:r>
        <w:rPr>
          <w:rStyle w:val="Marquedecommentaire"/>
        </w:rPr>
        <w:annotationRef/>
      </w:r>
      <w:r>
        <w:t xml:space="preserve">Mendeley field contains ‘Patris et al., 2002’. Wantto remove it ? </w:t>
      </w:r>
    </w:p>
    <w:p w14:paraId="3C19A7E4" w14:textId="77777777" w:rsidR="00910E82" w:rsidRDefault="00910E82" w:rsidP="00910E82">
      <w:pPr>
        <w:pStyle w:val="Commentaire"/>
      </w:pPr>
    </w:p>
    <w:p w14:paraId="5BEE536E" w14:textId="0D84EE00" w:rsidR="00910E82" w:rsidRDefault="00910E82" w:rsidP="00910E82">
      <w:pPr>
        <w:pStyle w:val="Commentaire"/>
      </w:pPr>
      <w:r>
        <w:t>Provide DOI for ‘Hoesly et al., 2018’ and I’ll add it.</w:t>
      </w:r>
    </w:p>
  </w:comment>
  <w:comment w:id="2582" w:author="Robin Matthews" w:date="2021-07-08T13:29:00Z" w:initials="RM">
    <w:p w14:paraId="74DB5E29" w14:textId="77777777" w:rsidR="00CB33A1" w:rsidRDefault="00CB33A1">
      <w:pPr>
        <w:pStyle w:val="Commentaire"/>
      </w:pPr>
      <w:r>
        <w:rPr>
          <w:rStyle w:val="Marquedecommentaire"/>
        </w:rPr>
        <w:annotationRef/>
      </w:r>
      <w:r>
        <w:t>Not found:</w:t>
      </w:r>
    </w:p>
    <w:p w14:paraId="1D9641BC" w14:textId="77777777" w:rsidR="00CB33A1" w:rsidRDefault="00CB33A1">
      <w:pPr>
        <w:pStyle w:val="Commentaire"/>
      </w:pPr>
      <w:r>
        <w:t>Patris et al.</w:t>
      </w:r>
    </w:p>
    <w:p w14:paraId="319DAEE8" w14:textId="77777777" w:rsidR="00CB33A1" w:rsidRDefault="00CB33A1">
      <w:pPr>
        <w:pStyle w:val="Commentaire"/>
      </w:pPr>
      <w:r>
        <w:t>2002</w:t>
      </w:r>
    </w:p>
    <w:p w14:paraId="39978328" w14:textId="77777777" w:rsidR="00CB33A1" w:rsidRDefault="00CB33A1">
      <w:pPr>
        <w:pStyle w:val="Commentaire"/>
      </w:pPr>
    </w:p>
    <w:p w14:paraId="0A382926" w14:textId="77777777" w:rsidR="00CB33A1" w:rsidRDefault="00CB33A1">
      <w:pPr>
        <w:pStyle w:val="Commentaire"/>
      </w:pPr>
      <w:r>
        <w:t>Extra stuff:</w:t>
      </w:r>
    </w:p>
    <w:p w14:paraId="402CD1CD" w14:textId="77777777" w:rsidR="00CB33A1" w:rsidRDefault="00CB33A1">
      <w:pPr>
        <w:pStyle w:val="Commentaire"/>
      </w:pPr>
      <w:r>
        <w:t>(Hoesly et al., 2018; Figures 6.18; 6.19)</w:t>
      </w:r>
    </w:p>
    <w:p w14:paraId="5A1311DD" w14:textId="77777777" w:rsidR="00CB33A1" w:rsidRDefault="00CB33A1">
      <w:pPr>
        <w:pStyle w:val="Commentaire"/>
      </w:pPr>
    </w:p>
    <w:p w14:paraId="49A6E7F6" w14:textId="77777777" w:rsidR="00CB33A1" w:rsidRDefault="00CB33A1">
      <w:pPr>
        <w:pStyle w:val="Commentaire"/>
      </w:pPr>
      <w:r>
        <w:t>Correct:</w:t>
      </w:r>
    </w:p>
    <w:p w14:paraId="414F4F29" w14:textId="77777777" w:rsidR="00CB33A1" w:rsidRDefault="00CB33A1">
      <w:pPr>
        <w:pStyle w:val="Commentaire"/>
      </w:pPr>
      <w:r>
        <w:t>Patris et al. (2002)</w:t>
      </w:r>
    </w:p>
    <w:p w14:paraId="050C38A6" w14:textId="1A9CB6E8" w:rsidR="00CB33A1" w:rsidRDefault="00CB33A1">
      <w:pPr>
        <w:pStyle w:val="Commentaire"/>
      </w:pPr>
      <w:r>
        <w:t>(Patris et al., 2002)</w:t>
      </w:r>
    </w:p>
  </w:comment>
  <w:comment w:id="2587" w:author="Lucy Cowie" w:date="2021-07-27T13:56:00Z" w:initials="LC">
    <w:p w14:paraId="7ACB345D" w14:textId="0C5F567A" w:rsidR="00DB2BB2" w:rsidRDefault="00DB2BB2">
      <w:pPr>
        <w:pStyle w:val="Commentaire"/>
      </w:pPr>
      <w:r>
        <w:rPr>
          <w:rStyle w:val="Marquedecommentaire"/>
        </w:rPr>
        <w:annotationRef/>
      </w:r>
      <w:r>
        <w:t>Style guide suggests author citation should usually be last in parentheses with the cross-ref first, but this looks as though it’s been edited to follow this order, so I’ve left it.</w:t>
      </w:r>
    </w:p>
  </w:comment>
  <w:comment w:id="2591" w:author="Lucy Cowie" w:date="2021-07-27T14:03:00Z" w:initials="LC">
    <w:p w14:paraId="0A954BAC" w14:textId="03D9AD45" w:rsidR="00F03537" w:rsidRDefault="00F03537">
      <w:pPr>
        <w:pStyle w:val="Commentaire"/>
      </w:pPr>
      <w:r>
        <w:rPr>
          <w:rStyle w:val="Marquedecommentaire"/>
        </w:rPr>
        <w:annotationRef/>
      </w:r>
      <w:r>
        <w:t>‘However,’?</w:t>
      </w:r>
    </w:p>
  </w:comment>
  <w:comment w:id="2594" w:author="Robin Matthews" w:date="2021-07-08T13:29:00Z" w:initials="RM">
    <w:p w14:paraId="050D2C03" w14:textId="77777777" w:rsidR="00CB33A1" w:rsidRDefault="00CB33A1">
      <w:pPr>
        <w:pStyle w:val="Commentaire"/>
      </w:pPr>
      <w:r>
        <w:rPr>
          <w:rStyle w:val="Marquedecommentaire"/>
        </w:rPr>
        <w:annotationRef/>
      </w:r>
      <w:r>
        <w:t>Not found:</w:t>
      </w:r>
    </w:p>
    <w:p w14:paraId="677DA50D" w14:textId="77777777" w:rsidR="00CB33A1" w:rsidRDefault="00CB33A1">
      <w:pPr>
        <w:pStyle w:val="Commentaire"/>
      </w:pPr>
      <w:r>
        <w:t>Aas et al.</w:t>
      </w:r>
    </w:p>
    <w:p w14:paraId="46835276" w14:textId="77777777" w:rsidR="00CB33A1" w:rsidRDefault="00CB33A1">
      <w:pPr>
        <w:pStyle w:val="Commentaire"/>
      </w:pPr>
      <w:r>
        <w:t>2019</w:t>
      </w:r>
    </w:p>
    <w:p w14:paraId="7A710E4E" w14:textId="77777777" w:rsidR="00CB33A1" w:rsidRDefault="00CB33A1">
      <w:pPr>
        <w:pStyle w:val="Commentaire"/>
      </w:pPr>
    </w:p>
    <w:p w14:paraId="2770839C" w14:textId="77777777" w:rsidR="00CB33A1" w:rsidRDefault="00CB33A1">
      <w:pPr>
        <w:pStyle w:val="Commentaire"/>
      </w:pPr>
      <w:r>
        <w:t>Extra stuff:</w:t>
      </w:r>
    </w:p>
    <w:p w14:paraId="1872B420" w14:textId="77777777" w:rsidR="00CB33A1" w:rsidRDefault="00CB33A1">
      <w:pPr>
        <w:pStyle w:val="Commentaire"/>
      </w:pPr>
      <w:r>
        <w:t>(Paulot et al., 2018)</w:t>
      </w:r>
    </w:p>
    <w:p w14:paraId="369809DA" w14:textId="77777777" w:rsidR="00CB33A1" w:rsidRDefault="00CB33A1">
      <w:pPr>
        <w:pStyle w:val="Commentaire"/>
      </w:pPr>
    </w:p>
    <w:p w14:paraId="0C2651CD" w14:textId="77777777" w:rsidR="00CB33A1" w:rsidRDefault="00CB33A1">
      <w:pPr>
        <w:pStyle w:val="Commentaire"/>
      </w:pPr>
      <w:r>
        <w:t>Correct:</w:t>
      </w:r>
    </w:p>
    <w:p w14:paraId="323402FB" w14:textId="77777777" w:rsidR="00CB33A1" w:rsidRDefault="00CB33A1">
      <w:pPr>
        <w:pStyle w:val="Commentaire"/>
      </w:pPr>
      <w:r>
        <w:t>Aas et al. (2019)</w:t>
      </w:r>
    </w:p>
    <w:p w14:paraId="4DF89263" w14:textId="10633735" w:rsidR="00CB33A1" w:rsidRDefault="00CB33A1">
      <w:pPr>
        <w:pStyle w:val="Commentaire"/>
      </w:pPr>
      <w:r>
        <w:t>(Aas et al., 2019)</w:t>
      </w:r>
    </w:p>
  </w:comment>
  <w:comment w:id="2595" w:author="Robin Matthews" w:date="2021-07-08T16:17:00Z" w:initials="RM">
    <w:p w14:paraId="42EC610C" w14:textId="42E600F8" w:rsidR="00910E82" w:rsidRDefault="00910E82" w:rsidP="00910E82">
      <w:pPr>
        <w:pStyle w:val="Commentaire"/>
      </w:pPr>
      <w:r>
        <w:rPr>
          <w:rStyle w:val="Marquedecommentaire"/>
        </w:rPr>
        <w:annotationRef/>
      </w:r>
      <w:r>
        <w:t xml:space="preserve">Mendeley field contains ‘Aas et al., 2019’. Wantto remove it ? </w:t>
      </w:r>
    </w:p>
    <w:p w14:paraId="0153E633" w14:textId="77777777" w:rsidR="00910E82" w:rsidRDefault="00910E82" w:rsidP="00910E82">
      <w:pPr>
        <w:pStyle w:val="Commentaire"/>
      </w:pPr>
    </w:p>
    <w:p w14:paraId="64C365D0" w14:textId="5C8C78B5" w:rsidR="00910E82" w:rsidRDefault="00910E82" w:rsidP="00910E82">
      <w:pPr>
        <w:pStyle w:val="Commentaire"/>
      </w:pPr>
      <w:r>
        <w:t>Provide DOI for ‘Paulot et al., 2018’ and I’ll add it.</w:t>
      </w:r>
    </w:p>
  </w:comment>
  <w:comment w:id="2598" w:author="Lucy Cowie" w:date="2021-07-27T14:05:00Z" w:initials="LC">
    <w:p w14:paraId="42495768" w14:textId="6F7D66E4" w:rsidR="00BE73AB" w:rsidRDefault="00BE73AB">
      <w:pPr>
        <w:pStyle w:val="Commentaire"/>
      </w:pPr>
      <w:r>
        <w:rPr>
          <w:rStyle w:val="Marquedecommentaire"/>
        </w:rPr>
        <w:annotationRef/>
      </w:r>
      <w:r>
        <w:t>Change to ‘in’ to avoid the repetition of ‘over’?</w:t>
      </w:r>
    </w:p>
  </w:comment>
  <w:comment w:id="2607" w:author="Lucy Cowie" w:date="2021-07-27T14:48:00Z" w:initials="LC">
    <w:p w14:paraId="2E10BCA4" w14:textId="6B540D5F" w:rsidR="00895EE9" w:rsidRDefault="00895EE9">
      <w:pPr>
        <w:pStyle w:val="Commentaire"/>
      </w:pPr>
      <w:r>
        <w:rPr>
          <w:rStyle w:val="Marquedecommentaire"/>
        </w:rPr>
        <w:annotationRef/>
      </w:r>
      <w:r>
        <w:t>Is this comma needed?</w:t>
      </w:r>
    </w:p>
  </w:comment>
  <w:comment w:id="2608" w:author="Ian Blenkinsop" w:date="2021-07-29T10:24:00Z" w:initials="IB">
    <w:p w14:paraId="35F57A72" w14:textId="602CD58E" w:rsidR="001F050E" w:rsidRPr="001F050E" w:rsidRDefault="001F050E">
      <w:pPr>
        <w:pStyle w:val="Commentaire"/>
      </w:pPr>
      <w:r>
        <w:rPr>
          <w:rStyle w:val="Marquedecommentaire"/>
        </w:rPr>
        <w:annotationRef/>
      </w:r>
      <w:r>
        <w:t xml:space="preserve">En dash for </w:t>
      </w:r>
      <w:r w:rsidRPr="001F050E">
        <w:rPr>
          <w:vertAlign w:val="superscript"/>
        </w:rPr>
        <w:t>3–</w:t>
      </w:r>
      <w:r>
        <w:rPr>
          <w:vertAlign w:val="superscript"/>
        </w:rPr>
        <w:br/>
      </w:r>
      <w:r>
        <w:br/>
        <w:t>Please change throughout if necessary.</w:t>
      </w:r>
    </w:p>
  </w:comment>
  <w:comment w:id="2626" w:author="Robin Matthews" w:date="2021-07-08T13:29:00Z" w:initials="RM">
    <w:p w14:paraId="1E858E80" w14:textId="77777777" w:rsidR="00CB33A1" w:rsidRDefault="00CB33A1">
      <w:pPr>
        <w:pStyle w:val="Commentaire"/>
      </w:pPr>
      <w:r>
        <w:rPr>
          <w:rStyle w:val="Marquedecommentaire"/>
        </w:rPr>
        <w:annotationRef/>
      </w:r>
      <w:r>
        <w:t>Not found:</w:t>
      </w:r>
    </w:p>
    <w:p w14:paraId="36D3817B" w14:textId="77777777" w:rsidR="00CB33A1" w:rsidRDefault="00CB33A1">
      <w:pPr>
        <w:pStyle w:val="Commentaire"/>
      </w:pPr>
      <w:r>
        <w:t>J.-F. Lamarque et al., 2013</w:t>
      </w:r>
    </w:p>
    <w:p w14:paraId="09F748D0" w14:textId="77777777" w:rsidR="00CB33A1" w:rsidRDefault="00CB33A1">
      <w:pPr>
        <w:pStyle w:val="Commentaire"/>
      </w:pPr>
    </w:p>
    <w:p w14:paraId="1B3C3BB8" w14:textId="77777777" w:rsidR="00CB33A1" w:rsidRDefault="00CB33A1">
      <w:pPr>
        <w:pStyle w:val="Commentaire"/>
      </w:pPr>
      <w:r>
        <w:t>Extra stuff:</w:t>
      </w:r>
    </w:p>
    <w:p w14:paraId="5184E1A2" w14:textId="77777777" w:rsidR="00CB33A1" w:rsidRDefault="00CB33A1">
      <w:pPr>
        <w:pStyle w:val="Commentaire"/>
      </w:pPr>
      <w:r>
        <w:t>(; ; Lamarque et al., 2013a; )</w:t>
      </w:r>
    </w:p>
    <w:p w14:paraId="767F0DD4" w14:textId="77777777" w:rsidR="00CB33A1" w:rsidRDefault="00CB33A1">
      <w:pPr>
        <w:pStyle w:val="Commentaire"/>
      </w:pPr>
    </w:p>
    <w:p w14:paraId="297AF5E2" w14:textId="77777777" w:rsidR="00CB33A1" w:rsidRDefault="00CB33A1">
      <w:pPr>
        <w:pStyle w:val="Commentaire"/>
      </w:pPr>
      <w:r>
        <w:t>Correct:</w:t>
      </w:r>
    </w:p>
    <w:p w14:paraId="40DAA43B" w14:textId="6D37B977" w:rsidR="00CB33A1" w:rsidRDefault="00CB33A1">
      <w:pPr>
        <w:pStyle w:val="Commentaire"/>
      </w:pPr>
      <w:r>
        <w:t>(Kang et al., 2002; Kekonen, 2005; J.-F. Lamarque et al., 2013; Iizuka et al., 2018)</w:t>
      </w:r>
    </w:p>
  </w:comment>
  <w:comment w:id="2627" w:author="Robin Matthews" w:date="2021-07-08T13:29:00Z" w:initials="RM">
    <w:p w14:paraId="66E41CB2" w14:textId="77777777" w:rsidR="00CB33A1" w:rsidRDefault="00CB33A1">
      <w:pPr>
        <w:pStyle w:val="Commentaire"/>
      </w:pPr>
      <w:r>
        <w:rPr>
          <w:rStyle w:val="Marquedecommentaire"/>
        </w:rPr>
        <w:annotationRef/>
      </w:r>
      <w:r>
        <w:t>Not found:</w:t>
      </w:r>
    </w:p>
    <w:p w14:paraId="719511F0" w14:textId="77777777" w:rsidR="00CB33A1" w:rsidRDefault="00CB33A1">
      <w:pPr>
        <w:pStyle w:val="Commentaire"/>
      </w:pPr>
      <w:r>
        <w:t>H. Zhang et al., 2012</w:t>
      </w:r>
    </w:p>
    <w:p w14:paraId="2B212256" w14:textId="77777777" w:rsidR="00CB33A1" w:rsidRDefault="00CB33A1">
      <w:pPr>
        <w:pStyle w:val="Commentaire"/>
      </w:pPr>
    </w:p>
    <w:p w14:paraId="730EBAE8" w14:textId="77777777" w:rsidR="00CB33A1" w:rsidRDefault="00CB33A1">
      <w:pPr>
        <w:pStyle w:val="Commentaire"/>
      </w:pPr>
      <w:r>
        <w:t>Extra stuff:</w:t>
      </w:r>
    </w:p>
    <w:p w14:paraId="0CD5B76C" w14:textId="77777777" w:rsidR="00CB33A1" w:rsidRDefault="00CB33A1">
      <w:pPr>
        <w:pStyle w:val="Commentaire"/>
      </w:pPr>
      <w:r>
        <w:t>(; ; Zhang et al., 2012b)</w:t>
      </w:r>
    </w:p>
    <w:p w14:paraId="210618B7" w14:textId="77777777" w:rsidR="00CB33A1" w:rsidRDefault="00CB33A1">
      <w:pPr>
        <w:pStyle w:val="Commentaire"/>
      </w:pPr>
    </w:p>
    <w:p w14:paraId="47D62A83" w14:textId="77777777" w:rsidR="00CB33A1" w:rsidRDefault="00CB33A1">
      <w:pPr>
        <w:pStyle w:val="Commentaire"/>
      </w:pPr>
      <w:r>
        <w:t>Correct:</w:t>
      </w:r>
    </w:p>
    <w:p w14:paraId="4108D1A3" w14:textId="7E29D0E9" w:rsidR="00CB33A1" w:rsidRDefault="00CB33A1">
      <w:pPr>
        <w:pStyle w:val="Commentaire"/>
      </w:pPr>
      <w:r>
        <w:t>(Putaud et al., 2010; Hand et al., 2012a; H. Zhang et al., 2012)</w:t>
      </w:r>
    </w:p>
  </w:comment>
  <w:comment w:id="2633" w:author="Robin Matthews" w:date="2021-07-08T16:19:00Z" w:initials="RM">
    <w:p w14:paraId="224A2963" w14:textId="77777777" w:rsidR="004255B8" w:rsidRDefault="004255B8" w:rsidP="004255B8">
      <w:pPr>
        <w:pStyle w:val="Commentaire"/>
      </w:pPr>
      <w:r>
        <w:rPr>
          <w:rStyle w:val="Marquedecommentaire"/>
        </w:rPr>
        <w:annotationRef/>
      </w:r>
      <w:r>
        <w:t>Mendeley field contains:</w:t>
      </w:r>
    </w:p>
    <w:p w14:paraId="1EFFD711" w14:textId="77777777" w:rsidR="004255B8" w:rsidRDefault="004255B8" w:rsidP="004255B8">
      <w:pPr>
        <w:pStyle w:val="Commentaire"/>
      </w:pPr>
      <w:r>
        <w:t>Kang et al., 2002</w:t>
      </w:r>
    </w:p>
    <w:p w14:paraId="57EA5C4C" w14:textId="77777777" w:rsidR="004255B8" w:rsidRDefault="004255B8" w:rsidP="004255B8">
      <w:pPr>
        <w:pStyle w:val="Commentaire"/>
      </w:pPr>
      <w:r>
        <w:t>Kekonen, 2005</w:t>
      </w:r>
    </w:p>
    <w:p w14:paraId="4F71A4E0" w14:textId="67288041" w:rsidR="004255B8" w:rsidRDefault="004255B8" w:rsidP="004255B8">
      <w:pPr>
        <w:pStyle w:val="Commentaire"/>
      </w:pPr>
      <w:r>
        <w:t>Iizuka et al., 2018</w:t>
      </w:r>
    </w:p>
    <w:p w14:paraId="17CD3966" w14:textId="021147D6" w:rsidR="004255B8" w:rsidRDefault="004255B8" w:rsidP="004255B8">
      <w:pPr>
        <w:pStyle w:val="Commentaire"/>
      </w:pPr>
      <w:r>
        <w:t>Want to remove them?</w:t>
      </w:r>
    </w:p>
    <w:p w14:paraId="52BC8CF1" w14:textId="77777777" w:rsidR="004255B8" w:rsidRDefault="004255B8" w:rsidP="004255B8">
      <w:pPr>
        <w:pStyle w:val="Commentaire"/>
      </w:pPr>
    </w:p>
    <w:p w14:paraId="06B54E58" w14:textId="5241F575" w:rsidR="004255B8" w:rsidRDefault="004255B8" w:rsidP="004255B8">
      <w:pPr>
        <w:pStyle w:val="Commentaire"/>
      </w:pPr>
      <w:r>
        <w:t>Provide DOI for ‘Nenes et al., 2020’ and I’ll add it.</w:t>
      </w:r>
    </w:p>
  </w:comment>
  <w:comment w:id="2634" w:author="Robin Matthews" w:date="2021-07-08T13:29:00Z" w:initials="RM">
    <w:p w14:paraId="6576BAA6" w14:textId="77777777" w:rsidR="00CB33A1" w:rsidRDefault="00CB33A1">
      <w:pPr>
        <w:pStyle w:val="Commentaire"/>
      </w:pPr>
      <w:r>
        <w:rPr>
          <w:rStyle w:val="Marquedecommentaire"/>
        </w:rPr>
        <w:annotationRef/>
      </w:r>
      <w:r>
        <w:t>Not found:</w:t>
      </w:r>
    </w:p>
    <w:p w14:paraId="2DA162ED" w14:textId="77777777" w:rsidR="00CB33A1" w:rsidRDefault="00CB33A1">
      <w:pPr>
        <w:pStyle w:val="Commentaire"/>
      </w:pPr>
      <w:r>
        <w:t>Kang et al., 2002</w:t>
      </w:r>
    </w:p>
    <w:p w14:paraId="4080E548" w14:textId="77777777" w:rsidR="00CB33A1" w:rsidRDefault="00CB33A1">
      <w:pPr>
        <w:pStyle w:val="Commentaire"/>
      </w:pPr>
      <w:r>
        <w:t>Kekonen, 2005</w:t>
      </w:r>
    </w:p>
    <w:p w14:paraId="1F3A210F" w14:textId="77777777" w:rsidR="00CB33A1" w:rsidRDefault="00CB33A1">
      <w:pPr>
        <w:pStyle w:val="Commentaire"/>
      </w:pPr>
      <w:r>
        <w:t>Iizuka et al., 2018</w:t>
      </w:r>
    </w:p>
    <w:p w14:paraId="393CDE39" w14:textId="77777777" w:rsidR="00CB33A1" w:rsidRDefault="00CB33A1">
      <w:pPr>
        <w:pStyle w:val="Commentaire"/>
      </w:pPr>
    </w:p>
    <w:p w14:paraId="1F6725F1" w14:textId="77777777" w:rsidR="00CB33A1" w:rsidRDefault="00CB33A1">
      <w:pPr>
        <w:pStyle w:val="Commentaire"/>
      </w:pPr>
      <w:r>
        <w:t>Extra stuff:</w:t>
      </w:r>
    </w:p>
    <w:p w14:paraId="269AFB82" w14:textId="77777777" w:rsidR="00CB33A1" w:rsidRDefault="00CB33A1">
      <w:pPr>
        <w:pStyle w:val="Commentaire"/>
      </w:pPr>
      <w:r>
        <w:t>(Nenes et al., 2020)</w:t>
      </w:r>
    </w:p>
    <w:p w14:paraId="3D798AC0" w14:textId="77777777" w:rsidR="00CB33A1" w:rsidRDefault="00CB33A1">
      <w:pPr>
        <w:pStyle w:val="Commentaire"/>
      </w:pPr>
    </w:p>
    <w:p w14:paraId="1DA13EB8" w14:textId="77777777" w:rsidR="00CB33A1" w:rsidRDefault="00CB33A1">
      <w:pPr>
        <w:pStyle w:val="Commentaire"/>
      </w:pPr>
      <w:r>
        <w:t>Correct:</w:t>
      </w:r>
    </w:p>
    <w:p w14:paraId="00E8CC4E" w14:textId="4DEFCD38" w:rsidR="00CB33A1" w:rsidRDefault="00CB33A1">
      <w:pPr>
        <w:pStyle w:val="Commentaire"/>
      </w:pPr>
      <w:r>
        <w:t>(Kang et al., 2002; Kekonen, 2005; Iizuka et al., 2018)</w:t>
      </w:r>
    </w:p>
  </w:comment>
  <w:comment w:id="2692" w:author="Robin Matthews" w:date="2021-07-08T13:29:00Z" w:initials="RM">
    <w:p w14:paraId="72060171" w14:textId="77777777" w:rsidR="00CB33A1" w:rsidRDefault="00CB33A1">
      <w:pPr>
        <w:pStyle w:val="Commentaire"/>
      </w:pPr>
      <w:r>
        <w:rPr>
          <w:rStyle w:val="Marquedecommentaire"/>
        </w:rPr>
        <w:annotationRef/>
      </w:r>
      <w:r>
        <w:t>Not found:</w:t>
      </w:r>
    </w:p>
    <w:p w14:paraId="19EFD66E" w14:textId="77777777" w:rsidR="00CB33A1" w:rsidRDefault="00CB33A1">
      <w:pPr>
        <w:pStyle w:val="Commentaire"/>
      </w:pPr>
      <w:r>
        <w:t>Thornhill et al., 2021b</w:t>
      </w:r>
    </w:p>
    <w:p w14:paraId="64C79349" w14:textId="77777777" w:rsidR="00CB33A1" w:rsidRDefault="00CB33A1">
      <w:pPr>
        <w:pStyle w:val="Commentaire"/>
      </w:pPr>
    </w:p>
    <w:p w14:paraId="21F41113" w14:textId="77777777" w:rsidR="00CB33A1" w:rsidRDefault="00CB33A1">
      <w:pPr>
        <w:pStyle w:val="Commentaire"/>
      </w:pPr>
      <w:r>
        <w:t>Extra stuff:</w:t>
      </w:r>
    </w:p>
    <w:p w14:paraId="4BB3D67D" w14:textId="77777777" w:rsidR="00CB33A1" w:rsidRDefault="00CB33A1">
      <w:pPr>
        <w:pStyle w:val="Commentaire"/>
      </w:pPr>
      <w:r>
        <w:t>(; Thornhill et al., 2021a)</w:t>
      </w:r>
    </w:p>
    <w:p w14:paraId="068DBC87" w14:textId="77777777" w:rsidR="00CB33A1" w:rsidRDefault="00CB33A1">
      <w:pPr>
        <w:pStyle w:val="Commentaire"/>
      </w:pPr>
    </w:p>
    <w:p w14:paraId="65C7DA43" w14:textId="77777777" w:rsidR="00CB33A1" w:rsidRDefault="00CB33A1">
      <w:pPr>
        <w:pStyle w:val="Commentaire"/>
      </w:pPr>
      <w:r>
        <w:t>Correct:</w:t>
      </w:r>
    </w:p>
    <w:p w14:paraId="4AB7090F" w14:textId="3F0D374C" w:rsidR="00CB33A1" w:rsidRDefault="00CB33A1">
      <w:pPr>
        <w:pStyle w:val="Commentaire"/>
      </w:pPr>
      <w:r>
        <w:t>(Bond et al., 2013; Thornhill et al., 2021b)</w:t>
      </w:r>
    </w:p>
  </w:comment>
  <w:comment w:id="2785" w:author="Lucy Cowie" w:date="2021-07-27T16:57:00Z" w:initials="LC">
    <w:p w14:paraId="6EDD3A88" w14:textId="6E189EC2" w:rsidR="00435C19" w:rsidRDefault="00435C19">
      <w:pPr>
        <w:pStyle w:val="Commentaire"/>
      </w:pPr>
      <w:r>
        <w:rPr>
          <w:rStyle w:val="Marquedecommentaire"/>
        </w:rPr>
        <w:annotationRef/>
      </w:r>
      <w:r>
        <w:t>Singular form OK here with</w:t>
      </w:r>
      <w:r w:rsidR="00462D59">
        <w:rPr>
          <w:noProof/>
        </w:rPr>
        <w:t xml:space="preserve"> preceding</w:t>
      </w:r>
      <w:r>
        <w:t xml:space="preserve"> reference to ‘o</w:t>
      </w:r>
      <w:r w:rsidR="00462D59">
        <w:rPr>
          <w:noProof/>
        </w:rPr>
        <w:t>ne or two'?</w:t>
      </w:r>
    </w:p>
  </w:comment>
  <w:comment w:id="2797" w:author="Robin Matthews" w:date="2021-07-08T13:29:00Z" w:initials="RM">
    <w:p w14:paraId="3F2BFDE3" w14:textId="77777777" w:rsidR="00CB33A1" w:rsidRDefault="00CB33A1">
      <w:pPr>
        <w:pStyle w:val="Commentaire"/>
      </w:pPr>
      <w:r>
        <w:rPr>
          <w:rStyle w:val="Marquedecommentaire"/>
        </w:rPr>
        <w:annotationRef/>
      </w:r>
      <w:r>
        <w:t>Not found:</w:t>
      </w:r>
    </w:p>
    <w:p w14:paraId="44D91EDB" w14:textId="77777777" w:rsidR="00CB33A1" w:rsidRDefault="00CB33A1">
      <w:pPr>
        <w:pStyle w:val="Commentaire"/>
      </w:pPr>
      <w:r>
        <w:t>D. Zhao et al., 2019</w:t>
      </w:r>
    </w:p>
    <w:p w14:paraId="7C9FD423" w14:textId="77777777" w:rsidR="00CB33A1" w:rsidRDefault="00CB33A1">
      <w:pPr>
        <w:pStyle w:val="Commentaire"/>
      </w:pPr>
    </w:p>
    <w:p w14:paraId="2CC0AF34" w14:textId="77777777" w:rsidR="00CB33A1" w:rsidRDefault="00CB33A1">
      <w:pPr>
        <w:pStyle w:val="Commentaire"/>
      </w:pPr>
      <w:r>
        <w:t>Extra stuff:</w:t>
      </w:r>
    </w:p>
    <w:p w14:paraId="7557CB4E" w14:textId="77777777" w:rsidR="00CB33A1" w:rsidRDefault="00CB33A1">
      <w:pPr>
        <w:pStyle w:val="Commentaire"/>
      </w:pPr>
      <w:r>
        <w:t>(; ; ; ; Zhao et al., 2019a; )</w:t>
      </w:r>
    </w:p>
    <w:p w14:paraId="02327379" w14:textId="77777777" w:rsidR="00CB33A1" w:rsidRDefault="00CB33A1">
      <w:pPr>
        <w:pStyle w:val="Commentaire"/>
      </w:pPr>
    </w:p>
    <w:p w14:paraId="4FD3B017" w14:textId="77777777" w:rsidR="00CB33A1" w:rsidRDefault="00CB33A1">
      <w:pPr>
        <w:pStyle w:val="Commentaire"/>
      </w:pPr>
      <w:r>
        <w:t>Correct:</w:t>
      </w:r>
    </w:p>
    <w:p w14:paraId="49CCE4AD" w14:textId="07174A96" w:rsidR="00CB33A1" w:rsidRDefault="00CB33A1">
      <w:pPr>
        <w:pStyle w:val="Commentaire"/>
      </w:pPr>
      <w:r>
        <w:t>(Schwarz et al., 2013; Freney et al., 2018; Hodgson et al., 2018; Schulz et al., 2019; D. Zhao et al., 2019; Morgan et al., 2020)</w:t>
      </w:r>
    </w:p>
  </w:comment>
  <w:comment w:id="2807" w:author="Robin Matthews" w:date="2021-07-08T13:29:00Z" w:initials="RM">
    <w:p w14:paraId="198E6ACF" w14:textId="77777777" w:rsidR="00CB33A1" w:rsidRDefault="00CB33A1">
      <w:pPr>
        <w:pStyle w:val="Commentaire"/>
      </w:pPr>
      <w:r>
        <w:rPr>
          <w:rStyle w:val="Marquedecommentaire"/>
        </w:rPr>
        <w:annotationRef/>
      </w:r>
      <w:r>
        <w:t>Not found:</w:t>
      </w:r>
    </w:p>
    <w:p w14:paraId="4517F1BD" w14:textId="77777777" w:rsidR="00CB33A1" w:rsidRDefault="00CB33A1">
      <w:pPr>
        <w:pStyle w:val="Commentaire"/>
      </w:pPr>
      <w:r>
        <w:t>G. Zhang et al., 2017</w:t>
      </w:r>
    </w:p>
    <w:p w14:paraId="53C3193D" w14:textId="77777777" w:rsidR="00CB33A1" w:rsidRDefault="00CB33A1">
      <w:pPr>
        <w:pStyle w:val="Commentaire"/>
      </w:pPr>
    </w:p>
    <w:p w14:paraId="292586E6" w14:textId="77777777" w:rsidR="00CB33A1" w:rsidRDefault="00CB33A1">
      <w:pPr>
        <w:pStyle w:val="Commentaire"/>
      </w:pPr>
      <w:r>
        <w:t>Extra stuff:</w:t>
      </w:r>
    </w:p>
    <w:p w14:paraId="7C97244B" w14:textId="77777777" w:rsidR="00CB33A1" w:rsidRDefault="00CB33A1">
      <w:pPr>
        <w:pStyle w:val="Commentaire"/>
      </w:pPr>
      <w:r>
        <w:t>(; ; ; Zhang et al., 2017a; ; ; )</w:t>
      </w:r>
    </w:p>
    <w:p w14:paraId="4EACCC5F" w14:textId="77777777" w:rsidR="00CB33A1" w:rsidRDefault="00CB33A1">
      <w:pPr>
        <w:pStyle w:val="Commentaire"/>
      </w:pPr>
    </w:p>
    <w:p w14:paraId="0574D8C2" w14:textId="77777777" w:rsidR="00CB33A1" w:rsidRDefault="00CB33A1">
      <w:pPr>
        <w:pStyle w:val="Commentaire"/>
      </w:pPr>
      <w:r>
        <w:t>Correct:</w:t>
      </w:r>
    </w:p>
    <w:p w14:paraId="176D5563" w14:textId="6EAC49DD" w:rsidR="00CB33A1" w:rsidRDefault="00CB33A1">
      <w:pPr>
        <w:pStyle w:val="Commentaire"/>
      </w:pPr>
      <w:r>
        <w:t>(Taylor et al., 2014; Schroder et al., 2015; Ohata et al., 2016; G. Zhang et al., 2017; Ding et al., 2019; Moteki et al., 2019; Motos et al., 2019)</w:t>
      </w:r>
    </w:p>
  </w:comment>
  <w:comment w:id="2810" w:author="Robin Matthews" w:date="2021-07-08T13:29:00Z" w:initials="RM">
    <w:p w14:paraId="4C9C6A43" w14:textId="77777777" w:rsidR="00CB33A1" w:rsidRDefault="00CB33A1">
      <w:pPr>
        <w:pStyle w:val="Commentaire"/>
      </w:pPr>
      <w:r>
        <w:rPr>
          <w:rStyle w:val="Marquedecommentaire"/>
        </w:rPr>
        <w:annotationRef/>
      </w:r>
      <w:r>
        <w:t>Not found:</w:t>
      </w:r>
    </w:p>
    <w:p w14:paraId="103F3986" w14:textId="77777777" w:rsidR="00CB33A1" w:rsidRDefault="00CB33A1">
      <w:pPr>
        <w:pStyle w:val="Commentaire"/>
      </w:pPr>
      <w:r>
        <w:t>2021b</w:t>
      </w:r>
    </w:p>
    <w:p w14:paraId="49307B88" w14:textId="77777777" w:rsidR="00CB33A1" w:rsidRDefault="00CB33A1">
      <w:pPr>
        <w:pStyle w:val="Commentaire"/>
      </w:pPr>
    </w:p>
    <w:p w14:paraId="6B5749BB" w14:textId="77777777" w:rsidR="00CB33A1" w:rsidRDefault="00CB33A1">
      <w:pPr>
        <w:pStyle w:val="Commentaire"/>
      </w:pPr>
      <w:r>
        <w:t>Extra stuff:</w:t>
      </w:r>
    </w:p>
    <w:p w14:paraId="3B2E7ECC" w14:textId="77777777" w:rsidR="00CB33A1" w:rsidRDefault="00CB33A1">
      <w:pPr>
        <w:pStyle w:val="Commentaire"/>
      </w:pPr>
      <w:r>
        <w:t xml:space="preserve"> (2021)</w:t>
      </w:r>
    </w:p>
    <w:p w14:paraId="356C0AF6" w14:textId="77777777" w:rsidR="00CB33A1" w:rsidRDefault="00CB33A1">
      <w:pPr>
        <w:pStyle w:val="Commentaire"/>
      </w:pPr>
    </w:p>
    <w:p w14:paraId="09E5BF06" w14:textId="77777777" w:rsidR="00CB33A1" w:rsidRDefault="00CB33A1">
      <w:pPr>
        <w:pStyle w:val="Commentaire"/>
      </w:pPr>
      <w:r>
        <w:t>Correct:</w:t>
      </w:r>
    </w:p>
    <w:p w14:paraId="5B4BE702" w14:textId="77777777" w:rsidR="00CB33A1" w:rsidRDefault="00CB33A1">
      <w:pPr>
        <w:pStyle w:val="Commentaire"/>
      </w:pPr>
      <w:r>
        <w:t>Gliß et al. (2021b)</w:t>
      </w:r>
    </w:p>
    <w:p w14:paraId="58ADB1E1" w14:textId="09EA1E9B" w:rsidR="00CB33A1" w:rsidRDefault="00CB33A1">
      <w:pPr>
        <w:pStyle w:val="Commentaire"/>
      </w:pPr>
      <w:r>
        <w:t>(Gliß et al., 2021b)</w:t>
      </w:r>
    </w:p>
  </w:comment>
  <w:comment w:id="2814" w:author="Robin Matthews" w:date="2021-07-08T13:29:00Z" w:initials="RM">
    <w:p w14:paraId="23F9A6B4" w14:textId="77777777" w:rsidR="00CB33A1" w:rsidRDefault="00CB33A1">
      <w:pPr>
        <w:pStyle w:val="Commentaire"/>
      </w:pPr>
      <w:r>
        <w:rPr>
          <w:rStyle w:val="Marquedecommentaire"/>
        </w:rPr>
        <w:annotationRef/>
      </w:r>
      <w:r>
        <w:t>Not found:</w:t>
      </w:r>
    </w:p>
    <w:p w14:paraId="49BE6E20" w14:textId="77777777" w:rsidR="00CB33A1" w:rsidRDefault="00CB33A1">
      <w:pPr>
        <w:pStyle w:val="Commentaire"/>
      </w:pPr>
      <w:r>
        <w:t>Q. Wang et al., 2014</w:t>
      </w:r>
    </w:p>
    <w:p w14:paraId="1CBA8D2F" w14:textId="77777777" w:rsidR="00CB33A1" w:rsidRDefault="00CB33A1">
      <w:pPr>
        <w:pStyle w:val="Commentaire"/>
      </w:pPr>
    </w:p>
    <w:p w14:paraId="5CF0D86D" w14:textId="77777777" w:rsidR="00CB33A1" w:rsidRDefault="00CB33A1">
      <w:pPr>
        <w:pStyle w:val="Commentaire"/>
      </w:pPr>
      <w:r>
        <w:t>Extra stuff:</w:t>
      </w:r>
    </w:p>
    <w:p w14:paraId="3B293B04" w14:textId="77777777" w:rsidR="00CB33A1" w:rsidRDefault="00CB33A1">
      <w:pPr>
        <w:pStyle w:val="Commentaire"/>
      </w:pPr>
      <w:r>
        <w:t>(; ; ; Wang et al., 2014a; )</w:t>
      </w:r>
    </w:p>
    <w:p w14:paraId="53801102" w14:textId="77777777" w:rsidR="00CB33A1" w:rsidRDefault="00CB33A1">
      <w:pPr>
        <w:pStyle w:val="Commentaire"/>
      </w:pPr>
    </w:p>
    <w:p w14:paraId="2F512035" w14:textId="77777777" w:rsidR="00CB33A1" w:rsidRDefault="00CB33A1">
      <w:pPr>
        <w:pStyle w:val="Commentaire"/>
      </w:pPr>
      <w:r>
        <w:t>Correct:</w:t>
      </w:r>
    </w:p>
    <w:p w14:paraId="5591BA5E" w14:textId="564D6EB0" w:rsidR="00CB33A1" w:rsidRDefault="00CB33A1">
      <w:pPr>
        <w:pStyle w:val="Commentaire"/>
      </w:pPr>
      <w:r>
        <w:t>(Huang et al., 2013; Lee et al., 2013; Sharma et al., 2013b; Q. Wang et al., 2014; Tilmes et al., 2019)</w:t>
      </w:r>
    </w:p>
  </w:comment>
  <w:comment w:id="2817" w:author="Robin Matthews" w:date="2021-07-08T13:29:00Z" w:initials="RM">
    <w:p w14:paraId="239095D3" w14:textId="77777777" w:rsidR="00CB33A1" w:rsidRDefault="00CB33A1">
      <w:pPr>
        <w:pStyle w:val="Commentaire"/>
      </w:pPr>
      <w:r>
        <w:rPr>
          <w:rStyle w:val="Marquedecommentaire"/>
        </w:rPr>
        <w:annotationRef/>
      </w:r>
      <w:r>
        <w:t>Not found:</w:t>
      </w:r>
    </w:p>
    <w:p w14:paraId="66EB677B" w14:textId="77777777" w:rsidR="00CB33A1" w:rsidRDefault="00CB33A1">
      <w:pPr>
        <w:pStyle w:val="Commentaire"/>
      </w:pPr>
      <w:r>
        <w:t>2021b</w:t>
      </w:r>
    </w:p>
    <w:p w14:paraId="117F3A24" w14:textId="77777777" w:rsidR="00CB33A1" w:rsidRDefault="00CB33A1">
      <w:pPr>
        <w:pStyle w:val="Commentaire"/>
      </w:pPr>
    </w:p>
    <w:p w14:paraId="13963D42" w14:textId="77777777" w:rsidR="00CB33A1" w:rsidRDefault="00CB33A1">
      <w:pPr>
        <w:pStyle w:val="Commentaire"/>
      </w:pPr>
      <w:r>
        <w:t>Extra stuff:</w:t>
      </w:r>
    </w:p>
    <w:p w14:paraId="1C1DAF6B" w14:textId="77777777" w:rsidR="00CB33A1" w:rsidRDefault="00CB33A1">
      <w:pPr>
        <w:pStyle w:val="Commentaire"/>
      </w:pPr>
      <w:r>
        <w:t xml:space="preserve"> (2021)</w:t>
      </w:r>
    </w:p>
    <w:p w14:paraId="48E244C2" w14:textId="77777777" w:rsidR="00CB33A1" w:rsidRDefault="00CB33A1">
      <w:pPr>
        <w:pStyle w:val="Commentaire"/>
      </w:pPr>
    </w:p>
    <w:p w14:paraId="37283337" w14:textId="77777777" w:rsidR="00CB33A1" w:rsidRDefault="00CB33A1">
      <w:pPr>
        <w:pStyle w:val="Commentaire"/>
      </w:pPr>
      <w:r>
        <w:t>Correct:</w:t>
      </w:r>
    </w:p>
    <w:p w14:paraId="1B90BA4F" w14:textId="77777777" w:rsidR="00CB33A1" w:rsidRDefault="00CB33A1">
      <w:pPr>
        <w:pStyle w:val="Commentaire"/>
      </w:pPr>
      <w:r>
        <w:t>Gliß et al. (2021b)</w:t>
      </w:r>
    </w:p>
    <w:p w14:paraId="59EBEBC2" w14:textId="1A483282" w:rsidR="00CB33A1" w:rsidRDefault="00CB33A1">
      <w:pPr>
        <w:pStyle w:val="Commentaire"/>
      </w:pPr>
      <w:r>
        <w:t>(Gliß et al., 2021b)</w:t>
      </w:r>
    </w:p>
  </w:comment>
  <w:comment w:id="2869" w:author="Lucy Cowie" w:date="2021-07-27T18:58:00Z" w:initials="LC">
    <w:p w14:paraId="012C67DE" w14:textId="523DAB84" w:rsidR="00DC2C76" w:rsidRDefault="00DC2C76">
      <w:pPr>
        <w:pStyle w:val="Commentaire"/>
      </w:pPr>
      <w:r>
        <w:rPr>
          <w:rStyle w:val="Marquedecommentaire"/>
        </w:rPr>
        <w:annotationRef/>
      </w:r>
      <w:r>
        <w:t>Written in full as this is its first mention in this chapter.</w:t>
      </w:r>
    </w:p>
  </w:comment>
  <w:comment w:id="2882" w:author="Robin Matthews" w:date="2021-07-08T13:29:00Z" w:initials="RM">
    <w:p w14:paraId="2552D931" w14:textId="77777777" w:rsidR="00CB33A1" w:rsidRDefault="00CB33A1">
      <w:pPr>
        <w:pStyle w:val="Commentaire"/>
      </w:pPr>
      <w:r>
        <w:rPr>
          <w:rStyle w:val="Marquedecommentaire"/>
        </w:rPr>
        <w:annotationRef/>
      </w:r>
      <w:r>
        <w:t>Not found:</w:t>
      </w:r>
    </w:p>
    <w:p w14:paraId="4D7EB038" w14:textId="77777777" w:rsidR="00CB33A1" w:rsidRDefault="00CB33A1">
      <w:pPr>
        <w:pStyle w:val="Commentaire"/>
      </w:pPr>
      <w:r>
        <w:t>Bates and Jacob, 2019</w:t>
      </w:r>
    </w:p>
    <w:p w14:paraId="49B80F20" w14:textId="77777777" w:rsidR="00CB33A1" w:rsidRDefault="00CB33A1">
      <w:pPr>
        <w:pStyle w:val="Commentaire"/>
      </w:pPr>
      <w:r>
        <w:t>DuplicateMüller et al., 2019</w:t>
      </w:r>
    </w:p>
    <w:p w14:paraId="047FA033" w14:textId="77777777" w:rsidR="00CB33A1" w:rsidRDefault="00CB33A1">
      <w:pPr>
        <w:pStyle w:val="Commentaire"/>
      </w:pPr>
    </w:p>
    <w:p w14:paraId="18318BE6" w14:textId="77777777" w:rsidR="00CB33A1" w:rsidRDefault="00CB33A1">
      <w:pPr>
        <w:pStyle w:val="Commentaire"/>
      </w:pPr>
      <w:r>
        <w:t>Extra stuff:</w:t>
      </w:r>
    </w:p>
    <w:p w14:paraId="4642621C" w14:textId="77777777" w:rsidR="00CB33A1" w:rsidRDefault="00CB33A1">
      <w:pPr>
        <w:pStyle w:val="Commentaire"/>
      </w:pPr>
      <w:r>
        <w:t>(Turner et al., 2018)</w:t>
      </w:r>
    </w:p>
    <w:p w14:paraId="40BF26F0" w14:textId="77777777" w:rsidR="00CB33A1" w:rsidRDefault="00CB33A1">
      <w:pPr>
        <w:pStyle w:val="Commentaire"/>
      </w:pPr>
    </w:p>
    <w:p w14:paraId="0882B1C6" w14:textId="77777777" w:rsidR="00CB33A1" w:rsidRDefault="00CB33A1">
      <w:pPr>
        <w:pStyle w:val="Commentaire"/>
      </w:pPr>
      <w:r>
        <w:t>Correct:</w:t>
      </w:r>
    </w:p>
    <w:p w14:paraId="02506868" w14:textId="18EAA25F" w:rsidR="00CB33A1" w:rsidRDefault="00CB33A1">
      <w:pPr>
        <w:pStyle w:val="Commentaire"/>
      </w:pPr>
      <w:r>
        <w:t>(Bates and Jacob, 2019; DuplicateMüller et al., 2019)</w:t>
      </w:r>
    </w:p>
  </w:comment>
  <w:comment w:id="2883" w:author="Robin Matthews" w:date="2021-07-08T16:24:00Z" w:initials="RM">
    <w:p w14:paraId="4B283106" w14:textId="374F9011" w:rsidR="00361D4A" w:rsidRDefault="00361D4A" w:rsidP="00361D4A">
      <w:pPr>
        <w:pStyle w:val="Commentaire"/>
      </w:pPr>
      <w:r>
        <w:rPr>
          <w:rStyle w:val="Marquedecommentaire"/>
        </w:rPr>
        <w:annotationRef/>
      </w:r>
      <w:r>
        <w:rPr>
          <w:rStyle w:val="Marquedecommentaire"/>
        </w:rPr>
        <w:annotationRef/>
      </w:r>
      <w:r>
        <w:t>Mendeley field contains:</w:t>
      </w:r>
    </w:p>
    <w:p w14:paraId="5FED824D" w14:textId="77777777" w:rsidR="00361D4A" w:rsidRDefault="00361D4A" w:rsidP="00361D4A">
      <w:pPr>
        <w:pStyle w:val="Commentaire"/>
      </w:pPr>
      <w:r>
        <w:t>Bates and Jacob, 2019</w:t>
      </w:r>
    </w:p>
    <w:p w14:paraId="35ACBCFC" w14:textId="77777777" w:rsidR="00361D4A" w:rsidRDefault="00361D4A" w:rsidP="00361D4A">
      <w:pPr>
        <w:pStyle w:val="Commentaire"/>
      </w:pPr>
      <w:r>
        <w:t>DuplicateMüller et al., 2019</w:t>
      </w:r>
    </w:p>
    <w:p w14:paraId="3EDAD06F" w14:textId="40ED2EEA" w:rsidR="00361D4A" w:rsidRDefault="00361D4A" w:rsidP="00361D4A">
      <w:pPr>
        <w:pStyle w:val="Commentaire"/>
      </w:pPr>
      <w:r>
        <w:t>Want me to remove them?</w:t>
      </w:r>
    </w:p>
    <w:p w14:paraId="1FD34886" w14:textId="77777777" w:rsidR="00361D4A" w:rsidRDefault="00361D4A" w:rsidP="00361D4A">
      <w:pPr>
        <w:pStyle w:val="Commentaire"/>
      </w:pPr>
    </w:p>
    <w:p w14:paraId="4362B464" w14:textId="21D251AD" w:rsidR="00361D4A" w:rsidRDefault="00361D4A">
      <w:pPr>
        <w:pStyle w:val="Commentaire"/>
      </w:pPr>
      <w:r>
        <w:t>Provide DOI for Turner et al., 2018 and I’ll add it.</w:t>
      </w:r>
    </w:p>
  </w:comment>
  <w:comment w:id="2902" w:author="Lucy Cowie" w:date="2021-07-27T19:01:00Z" w:initials="LC">
    <w:p w14:paraId="5D92FDF0" w14:textId="045D595C" w:rsidR="005744D0" w:rsidRDefault="005744D0">
      <w:pPr>
        <w:pStyle w:val="Commentaire"/>
      </w:pPr>
      <w:r>
        <w:rPr>
          <w:rStyle w:val="Marquedecommentaire"/>
        </w:rPr>
        <w:annotationRef/>
      </w:r>
      <w:r>
        <w:t>Does this represent a second? Perhaps best to write ‘second’ in full as hours and days have been written out in this context.</w:t>
      </w:r>
    </w:p>
  </w:comment>
  <w:comment w:id="2903" w:author="Robin Matthews" w:date="2021-07-08T13:29:00Z" w:initials="RM">
    <w:p w14:paraId="10D41FFC" w14:textId="77777777" w:rsidR="00CB33A1" w:rsidRDefault="00CB33A1">
      <w:pPr>
        <w:pStyle w:val="Commentaire"/>
      </w:pPr>
      <w:r>
        <w:rPr>
          <w:rStyle w:val="Marquedecommentaire"/>
        </w:rPr>
        <w:annotationRef/>
      </w:r>
      <w:r>
        <w:t>Extra stuff:</w:t>
      </w:r>
    </w:p>
    <w:p w14:paraId="6D1D429B" w14:textId="77777777" w:rsidR="00CB33A1" w:rsidRDefault="00CB33A1">
      <w:pPr>
        <w:pStyle w:val="Commentaire"/>
      </w:pPr>
      <w:r>
        <w:t>(,  and references therein)</w:t>
      </w:r>
    </w:p>
    <w:p w14:paraId="5B701925" w14:textId="77777777" w:rsidR="00CB33A1" w:rsidRDefault="00CB33A1">
      <w:pPr>
        <w:pStyle w:val="Commentaire"/>
      </w:pPr>
    </w:p>
    <w:p w14:paraId="641CA135" w14:textId="77777777" w:rsidR="00CB33A1" w:rsidRDefault="00CB33A1">
      <w:pPr>
        <w:pStyle w:val="Commentaire"/>
      </w:pPr>
      <w:r>
        <w:t>Correct:</w:t>
      </w:r>
    </w:p>
    <w:p w14:paraId="696FD4D4" w14:textId="77777777" w:rsidR="00CB33A1" w:rsidRDefault="00CB33A1">
      <w:pPr>
        <w:pStyle w:val="Commentaire"/>
      </w:pPr>
      <w:r>
        <w:t>Prinn et al. (2018)</w:t>
      </w:r>
    </w:p>
    <w:p w14:paraId="1E177D77" w14:textId="0244C3AD" w:rsidR="00CB33A1" w:rsidRDefault="00CB33A1">
      <w:pPr>
        <w:pStyle w:val="Commentaire"/>
      </w:pPr>
      <w:r>
        <w:t>(Prinn et al., 2018)</w:t>
      </w:r>
    </w:p>
  </w:comment>
  <w:comment w:id="2908" w:author="Robin Matthews" w:date="2021-07-08T16:45:00Z" w:initials="RM">
    <w:p w14:paraId="45011941" w14:textId="77777777" w:rsidR="007B65B5" w:rsidRDefault="007B65B5" w:rsidP="007B65B5">
      <w:pPr>
        <w:pStyle w:val="Commentaire"/>
      </w:pPr>
      <w:r>
        <w:rPr>
          <w:rStyle w:val="Marquedecommentaire"/>
        </w:rPr>
        <w:annotationRef/>
      </w:r>
      <w:r>
        <w:t>Mendeley field contains:</w:t>
      </w:r>
    </w:p>
    <w:p w14:paraId="2A99122E" w14:textId="6C4BB791" w:rsidR="007B65B5" w:rsidRDefault="007B65B5" w:rsidP="007B65B5">
      <w:pPr>
        <w:pStyle w:val="Commentaire"/>
      </w:pPr>
      <w:r>
        <w:t>Prinn et al., 2018</w:t>
      </w:r>
    </w:p>
    <w:p w14:paraId="4D5B445A" w14:textId="77777777" w:rsidR="007B65B5" w:rsidRDefault="007B65B5" w:rsidP="007B65B5">
      <w:pPr>
        <w:pStyle w:val="Commentaire"/>
      </w:pPr>
    </w:p>
    <w:p w14:paraId="775AD856" w14:textId="6B0BC189" w:rsidR="007B65B5" w:rsidRDefault="007B65B5" w:rsidP="007B65B5">
      <w:pPr>
        <w:pStyle w:val="Commentaire"/>
      </w:pPr>
      <w:r>
        <w:t>Provide DOI for Lelieveld et al., 2016and I’ll add it.</w:t>
      </w:r>
    </w:p>
  </w:comment>
  <w:comment w:id="2909" w:author="Robin Matthews" w:date="2021-07-08T13:29:00Z" w:initials="RM">
    <w:p w14:paraId="1B277555" w14:textId="77777777" w:rsidR="00CB33A1" w:rsidRDefault="00CB33A1">
      <w:pPr>
        <w:pStyle w:val="Commentaire"/>
      </w:pPr>
      <w:r>
        <w:rPr>
          <w:rStyle w:val="Marquedecommentaire"/>
        </w:rPr>
        <w:annotationRef/>
      </w:r>
      <w:r>
        <w:t>Not found:</w:t>
      </w:r>
    </w:p>
    <w:p w14:paraId="795F6134" w14:textId="77777777" w:rsidR="00CB33A1" w:rsidRDefault="00CB33A1">
      <w:pPr>
        <w:pStyle w:val="Commentaire"/>
      </w:pPr>
      <w:r>
        <w:t>Prinn et al.</w:t>
      </w:r>
    </w:p>
    <w:p w14:paraId="19B11B8A" w14:textId="77777777" w:rsidR="00CB33A1" w:rsidRDefault="00CB33A1">
      <w:pPr>
        <w:pStyle w:val="Commentaire"/>
      </w:pPr>
      <w:r>
        <w:t>2018</w:t>
      </w:r>
    </w:p>
    <w:p w14:paraId="7EFAA792" w14:textId="77777777" w:rsidR="00CB33A1" w:rsidRDefault="00CB33A1">
      <w:pPr>
        <w:pStyle w:val="Commentaire"/>
      </w:pPr>
    </w:p>
    <w:p w14:paraId="7BD2E89E" w14:textId="77777777" w:rsidR="00CB33A1" w:rsidRDefault="00CB33A1">
      <w:pPr>
        <w:pStyle w:val="Commentaire"/>
      </w:pPr>
      <w:r>
        <w:t>Extra stuff:</w:t>
      </w:r>
    </w:p>
    <w:p w14:paraId="6CE87F01" w14:textId="77777777" w:rsidR="00CB33A1" w:rsidRDefault="00CB33A1">
      <w:pPr>
        <w:pStyle w:val="Commentaire"/>
      </w:pPr>
      <w:r>
        <w:t>(Lelieveld et al., 2016)</w:t>
      </w:r>
    </w:p>
    <w:p w14:paraId="4835DB87" w14:textId="77777777" w:rsidR="00CB33A1" w:rsidRDefault="00CB33A1">
      <w:pPr>
        <w:pStyle w:val="Commentaire"/>
      </w:pPr>
    </w:p>
    <w:p w14:paraId="3AA6F551" w14:textId="77777777" w:rsidR="00CB33A1" w:rsidRDefault="00CB33A1">
      <w:pPr>
        <w:pStyle w:val="Commentaire"/>
      </w:pPr>
      <w:r>
        <w:t>Correct:</w:t>
      </w:r>
    </w:p>
    <w:p w14:paraId="40BC4A63" w14:textId="77777777" w:rsidR="00CB33A1" w:rsidRDefault="00CB33A1">
      <w:pPr>
        <w:pStyle w:val="Commentaire"/>
      </w:pPr>
      <w:r>
        <w:t>Prinn et al. (2018)</w:t>
      </w:r>
    </w:p>
    <w:p w14:paraId="0B2EBA75" w14:textId="127E9B06" w:rsidR="00CB33A1" w:rsidRDefault="00CB33A1">
      <w:pPr>
        <w:pStyle w:val="Commentaire"/>
      </w:pPr>
      <w:r>
        <w:t>(Prinn et al., 2018)</w:t>
      </w:r>
    </w:p>
  </w:comment>
  <w:comment w:id="2911" w:author="Lucy Cowie" w:date="2021-07-27T19:04:00Z" w:initials="LC">
    <w:p w14:paraId="502AEC86" w14:textId="262176C4" w:rsidR="003C6269" w:rsidRDefault="003C6269">
      <w:pPr>
        <w:pStyle w:val="Commentaire"/>
      </w:pPr>
      <w:r>
        <w:rPr>
          <w:rStyle w:val="Marquedecommentaire"/>
        </w:rPr>
        <w:annotationRef/>
      </w:r>
      <w:r>
        <w:t>A specified range of time might be more specific here as this could suggest the 21st century more generally.</w:t>
      </w:r>
    </w:p>
  </w:comment>
  <w:comment w:id="2933" w:author="Robin Matthews" w:date="2021-07-08T13:29:00Z" w:initials="RM">
    <w:p w14:paraId="2B47D0C5" w14:textId="77777777" w:rsidR="00CB33A1" w:rsidRDefault="00CB33A1">
      <w:pPr>
        <w:pStyle w:val="Commentaire"/>
      </w:pPr>
      <w:r>
        <w:rPr>
          <w:rStyle w:val="Marquedecommentaire"/>
        </w:rPr>
        <w:annotationRef/>
      </w:r>
      <w:r>
        <w:t>Extra stuff:</w:t>
      </w:r>
    </w:p>
    <w:p w14:paraId="705CDF2E" w14:textId="77777777" w:rsidR="00CB33A1" w:rsidRDefault="00CB33A1">
      <w:pPr>
        <w:pStyle w:val="Commentaire"/>
      </w:pPr>
      <w:r>
        <w:t>(, ; see section 6.3.4)</w:t>
      </w:r>
    </w:p>
    <w:p w14:paraId="0CEFEEDE" w14:textId="77777777" w:rsidR="00CB33A1" w:rsidRDefault="00CB33A1">
      <w:pPr>
        <w:pStyle w:val="Commentaire"/>
      </w:pPr>
    </w:p>
    <w:p w14:paraId="28C6C928" w14:textId="77777777" w:rsidR="00CB33A1" w:rsidRDefault="00CB33A1">
      <w:pPr>
        <w:pStyle w:val="Commentaire"/>
      </w:pPr>
      <w:r>
        <w:t>Correct:</w:t>
      </w:r>
    </w:p>
    <w:p w14:paraId="75914FD3" w14:textId="77777777" w:rsidR="00CB33A1" w:rsidRDefault="00CB33A1">
      <w:pPr>
        <w:pStyle w:val="Commentaire"/>
      </w:pPr>
      <w:r>
        <w:t>Gaubert et al. (2017)</w:t>
      </w:r>
    </w:p>
    <w:p w14:paraId="77F31999" w14:textId="62B0535A" w:rsidR="00CB33A1" w:rsidRDefault="00CB33A1">
      <w:pPr>
        <w:pStyle w:val="Commentaire"/>
      </w:pPr>
      <w:r>
        <w:t>(Gaubert et al., 2017)</w:t>
      </w:r>
    </w:p>
  </w:comment>
  <w:comment w:id="2956" w:author="Robin Matthews" w:date="2021-07-08T16:44:00Z" w:initials="RM">
    <w:p w14:paraId="081DB955" w14:textId="7BE10D45" w:rsidR="006562FC" w:rsidRDefault="006562FC" w:rsidP="006562FC">
      <w:pPr>
        <w:pStyle w:val="Commentaire"/>
      </w:pPr>
      <w:r>
        <w:rPr>
          <w:rStyle w:val="Marquedecommentaire"/>
        </w:rPr>
        <w:annotationRef/>
      </w:r>
      <w:r>
        <w:rPr>
          <w:rStyle w:val="Marquedecommentaire"/>
        </w:rPr>
        <w:annotationRef/>
      </w:r>
      <w:r>
        <w:t>Mendeley field contains ‘Stevenson et al., 2020’</w:t>
      </w:r>
    </w:p>
    <w:p w14:paraId="775B9EFC" w14:textId="77777777" w:rsidR="006562FC" w:rsidRDefault="006562FC" w:rsidP="006562FC">
      <w:pPr>
        <w:pStyle w:val="Commentaire"/>
      </w:pPr>
    </w:p>
    <w:p w14:paraId="10EF10BA" w14:textId="77777777" w:rsidR="006562FC" w:rsidRDefault="006562FC" w:rsidP="006562FC">
      <w:pPr>
        <w:pStyle w:val="Commentaire"/>
      </w:pPr>
      <w:r>
        <w:t>Want to remove?</w:t>
      </w:r>
    </w:p>
    <w:p w14:paraId="3E6167B1" w14:textId="77777777" w:rsidR="006562FC" w:rsidRDefault="006562FC" w:rsidP="006562FC">
      <w:pPr>
        <w:pStyle w:val="Commentaire"/>
      </w:pPr>
    </w:p>
    <w:p w14:paraId="23C0EA45" w14:textId="607F9DDE" w:rsidR="006562FC" w:rsidRDefault="006562FC">
      <w:pPr>
        <w:pStyle w:val="Commentaire"/>
      </w:pPr>
      <w:r>
        <w:t>Provide DOI for Alexander and Mickley, 2015 and I’ll add</w:t>
      </w:r>
      <w:r w:rsidR="007B65B5">
        <w:t xml:space="preserve"> </w:t>
      </w:r>
      <w:r>
        <w:t>it.</w:t>
      </w:r>
    </w:p>
  </w:comment>
  <w:comment w:id="2957" w:author="Robin Matthews" w:date="2021-07-08T13:29:00Z" w:initials="RM">
    <w:p w14:paraId="5044DB86" w14:textId="77777777" w:rsidR="00CB33A1" w:rsidRDefault="00CB33A1">
      <w:pPr>
        <w:pStyle w:val="Commentaire"/>
      </w:pPr>
      <w:r>
        <w:rPr>
          <w:rStyle w:val="Marquedecommentaire"/>
        </w:rPr>
        <w:annotationRef/>
      </w:r>
      <w:r>
        <w:t>Not found:</w:t>
      </w:r>
    </w:p>
    <w:p w14:paraId="18F976B3" w14:textId="77777777" w:rsidR="00CB33A1" w:rsidRDefault="00CB33A1">
      <w:pPr>
        <w:pStyle w:val="Commentaire"/>
      </w:pPr>
      <w:r>
        <w:t>Stevenson et al.</w:t>
      </w:r>
    </w:p>
    <w:p w14:paraId="2A8361B5" w14:textId="77777777" w:rsidR="00CB33A1" w:rsidRDefault="00CB33A1">
      <w:pPr>
        <w:pStyle w:val="Commentaire"/>
      </w:pPr>
      <w:r>
        <w:t>2020</w:t>
      </w:r>
    </w:p>
    <w:p w14:paraId="22BA210E" w14:textId="77777777" w:rsidR="00CB33A1" w:rsidRDefault="00CB33A1">
      <w:pPr>
        <w:pStyle w:val="Commentaire"/>
      </w:pPr>
    </w:p>
    <w:p w14:paraId="6F56EA77" w14:textId="77777777" w:rsidR="00CB33A1" w:rsidRDefault="00CB33A1">
      <w:pPr>
        <w:pStyle w:val="Commentaire"/>
      </w:pPr>
      <w:r>
        <w:t>Extra stuff:</w:t>
      </w:r>
    </w:p>
    <w:p w14:paraId="3264EC4D" w14:textId="77777777" w:rsidR="00CB33A1" w:rsidRDefault="00CB33A1">
      <w:pPr>
        <w:pStyle w:val="Commentaire"/>
      </w:pPr>
      <w:r>
        <w:t>(Alexander and Mickley, 2015)</w:t>
      </w:r>
    </w:p>
    <w:p w14:paraId="3608A4B5" w14:textId="77777777" w:rsidR="00CB33A1" w:rsidRDefault="00CB33A1">
      <w:pPr>
        <w:pStyle w:val="Commentaire"/>
      </w:pPr>
    </w:p>
    <w:p w14:paraId="0D5A017C" w14:textId="77777777" w:rsidR="00CB33A1" w:rsidRDefault="00CB33A1">
      <w:pPr>
        <w:pStyle w:val="Commentaire"/>
      </w:pPr>
      <w:r>
        <w:t>Correct:</w:t>
      </w:r>
    </w:p>
    <w:p w14:paraId="4A9274F3" w14:textId="77777777" w:rsidR="00CB33A1" w:rsidRDefault="00CB33A1">
      <w:pPr>
        <w:pStyle w:val="Commentaire"/>
      </w:pPr>
      <w:r>
        <w:t>Stevenson et al. (2020)</w:t>
      </w:r>
    </w:p>
    <w:p w14:paraId="79645791" w14:textId="6F9D7800" w:rsidR="00CB33A1" w:rsidRDefault="00CB33A1">
      <w:pPr>
        <w:pStyle w:val="Commentaire"/>
      </w:pPr>
      <w:r>
        <w:t>(Stevenson et al., 2020)</w:t>
      </w:r>
    </w:p>
  </w:comment>
  <w:comment w:id="2958" w:author="Lucy Cowie" w:date="2021-07-27T19:17:00Z" w:initials="LC">
    <w:p w14:paraId="46D985E4" w14:textId="2C8E7E3A" w:rsidR="006076DE" w:rsidRDefault="006076DE">
      <w:pPr>
        <w:pStyle w:val="Commentaire"/>
      </w:pPr>
      <w:r>
        <w:rPr>
          <w:rStyle w:val="Marquedecommentaire"/>
        </w:rPr>
        <w:annotationRef/>
      </w:r>
      <w:r>
        <w:t>Insert ‘period’ or ‘</w:t>
      </w:r>
      <w:r w:rsidR="003F1C19">
        <w:t xml:space="preserve">… to pre-industrial </w:t>
      </w:r>
      <w:r>
        <w:t>levels’ as relevant?</w:t>
      </w:r>
    </w:p>
  </w:comment>
  <w:comment w:id="2960" w:author="Robin Matthews" w:date="2021-07-08T16:44:00Z" w:initials="RM">
    <w:p w14:paraId="204A8644" w14:textId="54D07747" w:rsidR="007B65B5" w:rsidRDefault="007B65B5" w:rsidP="007B65B5">
      <w:pPr>
        <w:pStyle w:val="Commentaire"/>
      </w:pPr>
      <w:r>
        <w:rPr>
          <w:rStyle w:val="Marquedecommentaire"/>
        </w:rPr>
        <w:annotationRef/>
      </w:r>
      <w:r>
        <w:t>Mendeley field contains :</w:t>
      </w:r>
    </w:p>
    <w:p w14:paraId="6C53EFA3" w14:textId="77777777" w:rsidR="007B65B5" w:rsidRDefault="007B65B5" w:rsidP="007B65B5">
      <w:pPr>
        <w:pStyle w:val="Commentaire"/>
      </w:pPr>
      <w:r>
        <w:t>Alexander and Mickley, 2015</w:t>
      </w:r>
    </w:p>
    <w:p w14:paraId="5C7CCF42" w14:textId="6B1D2032" w:rsidR="007B65B5" w:rsidRDefault="007B65B5" w:rsidP="007B65B5">
      <w:pPr>
        <w:pStyle w:val="Commentaire"/>
      </w:pPr>
      <w:r>
        <w:t>Geng et al., 2017</w:t>
      </w:r>
    </w:p>
    <w:p w14:paraId="24071C6A" w14:textId="77777777" w:rsidR="007B65B5" w:rsidRDefault="007B65B5" w:rsidP="007B65B5">
      <w:pPr>
        <w:pStyle w:val="Commentaire"/>
      </w:pPr>
    </w:p>
    <w:p w14:paraId="660DA7FB" w14:textId="04F77318" w:rsidR="007B65B5" w:rsidRDefault="007B65B5" w:rsidP="007B65B5">
      <w:pPr>
        <w:pStyle w:val="Commentaire"/>
      </w:pPr>
      <w:r>
        <w:t>Want to remove them?</w:t>
      </w:r>
    </w:p>
    <w:p w14:paraId="34F23AC0" w14:textId="77777777" w:rsidR="007B65B5" w:rsidRDefault="007B65B5" w:rsidP="007B65B5">
      <w:pPr>
        <w:pStyle w:val="Commentaire"/>
      </w:pPr>
    </w:p>
    <w:p w14:paraId="70E41181" w14:textId="5FD4702B" w:rsidR="007B65B5" w:rsidRDefault="007B65B5" w:rsidP="007B65B5">
      <w:pPr>
        <w:pStyle w:val="Commentaire"/>
      </w:pPr>
      <w:r>
        <w:t xml:space="preserve">Provide DOI for </w:t>
      </w:r>
      <w:r>
        <w:rPr>
          <w:noProof/>
        </w:rPr>
        <w:t>Murray et al., 2014; Quiquet et al., 2015</w:t>
      </w:r>
      <w:r>
        <w:t xml:space="preserve"> and I’ll add them.</w:t>
      </w:r>
    </w:p>
  </w:comment>
  <w:comment w:id="2961" w:author="Robin Matthews" w:date="2021-07-08T13:29:00Z" w:initials="RM">
    <w:p w14:paraId="55D4FA53" w14:textId="77777777" w:rsidR="00CB33A1" w:rsidRDefault="00CB33A1">
      <w:pPr>
        <w:pStyle w:val="Commentaire"/>
      </w:pPr>
      <w:r>
        <w:rPr>
          <w:rStyle w:val="Marquedecommentaire"/>
        </w:rPr>
        <w:annotationRef/>
      </w:r>
      <w:r>
        <w:t>Not found:</w:t>
      </w:r>
    </w:p>
    <w:p w14:paraId="5CB79D49" w14:textId="77777777" w:rsidR="00CB33A1" w:rsidRDefault="00CB33A1">
      <w:pPr>
        <w:pStyle w:val="Commentaire"/>
      </w:pPr>
      <w:r>
        <w:t>Alexander and Mickley, 2015</w:t>
      </w:r>
    </w:p>
    <w:p w14:paraId="7C99D661" w14:textId="77777777" w:rsidR="00CB33A1" w:rsidRDefault="00CB33A1">
      <w:pPr>
        <w:pStyle w:val="Commentaire"/>
      </w:pPr>
      <w:r>
        <w:t>Geng et al., 2017</w:t>
      </w:r>
    </w:p>
    <w:p w14:paraId="1A642102" w14:textId="77777777" w:rsidR="00CB33A1" w:rsidRDefault="00CB33A1">
      <w:pPr>
        <w:pStyle w:val="Commentaire"/>
      </w:pPr>
    </w:p>
    <w:p w14:paraId="254EF172" w14:textId="77777777" w:rsidR="00CB33A1" w:rsidRDefault="00CB33A1">
      <w:pPr>
        <w:pStyle w:val="Commentaire"/>
      </w:pPr>
      <w:r>
        <w:t>Extra stuff:</w:t>
      </w:r>
    </w:p>
    <w:p w14:paraId="469B0F55" w14:textId="77777777" w:rsidR="00CB33A1" w:rsidRDefault="00CB33A1">
      <w:pPr>
        <w:pStyle w:val="Commentaire"/>
      </w:pPr>
      <w:r>
        <w:t>(Murray et al., 2014; Quiquet et al., 2015)</w:t>
      </w:r>
    </w:p>
    <w:p w14:paraId="5875E171" w14:textId="77777777" w:rsidR="00CB33A1" w:rsidRDefault="00CB33A1">
      <w:pPr>
        <w:pStyle w:val="Commentaire"/>
      </w:pPr>
    </w:p>
    <w:p w14:paraId="3A8F36AF" w14:textId="77777777" w:rsidR="00CB33A1" w:rsidRDefault="00CB33A1">
      <w:pPr>
        <w:pStyle w:val="Commentaire"/>
      </w:pPr>
      <w:r>
        <w:t>Correct:</w:t>
      </w:r>
    </w:p>
    <w:p w14:paraId="73F07A9E" w14:textId="2331A2A8" w:rsidR="00CB33A1" w:rsidRDefault="00CB33A1">
      <w:pPr>
        <w:pStyle w:val="Commentaire"/>
      </w:pPr>
      <w:r>
        <w:t>(Alexander and Mickley, 2015; Geng et al., 2017)</w:t>
      </w:r>
    </w:p>
  </w:comment>
  <w:comment w:id="2970" w:author="Robin Matthews" w:date="2021-07-08T13:29:00Z" w:initials="RM">
    <w:p w14:paraId="169B6050" w14:textId="77777777" w:rsidR="00CB33A1" w:rsidRDefault="00CB33A1">
      <w:pPr>
        <w:pStyle w:val="Commentaire"/>
      </w:pPr>
      <w:r>
        <w:rPr>
          <w:rStyle w:val="Marquedecommentaire"/>
        </w:rPr>
        <w:annotationRef/>
      </w:r>
      <w:r>
        <w:t>Not found:</w:t>
      </w:r>
    </w:p>
    <w:p w14:paraId="372860FD" w14:textId="77777777" w:rsidR="00CB33A1" w:rsidRDefault="00CB33A1">
      <w:pPr>
        <w:pStyle w:val="Commentaire"/>
      </w:pPr>
      <w:r>
        <w:t>Murray et al.</w:t>
      </w:r>
    </w:p>
    <w:p w14:paraId="43B547B2" w14:textId="77777777" w:rsidR="00CB33A1" w:rsidRDefault="00CB33A1">
      <w:pPr>
        <w:pStyle w:val="Commentaire"/>
      </w:pPr>
      <w:r>
        <w:t>9999</w:t>
      </w:r>
    </w:p>
    <w:p w14:paraId="506FB8E5" w14:textId="77777777" w:rsidR="00CB33A1" w:rsidRDefault="00CB33A1">
      <w:pPr>
        <w:pStyle w:val="Commentaire"/>
      </w:pPr>
    </w:p>
    <w:p w14:paraId="655324E3" w14:textId="77777777" w:rsidR="00CB33A1" w:rsidRDefault="00CB33A1">
      <w:pPr>
        <w:pStyle w:val="Commentaire"/>
      </w:pPr>
      <w:r>
        <w:t>Extra stuff:</w:t>
      </w:r>
    </w:p>
    <w:p w14:paraId="4015FC28" w14:textId="77777777" w:rsidR="00CB33A1" w:rsidRDefault="00CB33A1">
      <w:pPr>
        <w:pStyle w:val="Commentaire"/>
      </w:pPr>
      <w:r>
        <w:t>(Stevenson et al., 2020)</w:t>
      </w:r>
    </w:p>
    <w:p w14:paraId="4EB6D226" w14:textId="77777777" w:rsidR="00CB33A1" w:rsidRDefault="00CB33A1">
      <w:pPr>
        <w:pStyle w:val="Commentaire"/>
      </w:pPr>
    </w:p>
    <w:p w14:paraId="2430429A" w14:textId="77777777" w:rsidR="00CB33A1" w:rsidRDefault="00CB33A1">
      <w:pPr>
        <w:pStyle w:val="Commentaire"/>
      </w:pPr>
      <w:r>
        <w:t>Correct:</w:t>
      </w:r>
    </w:p>
    <w:p w14:paraId="10B40D5B" w14:textId="77777777" w:rsidR="00CB33A1" w:rsidRDefault="00CB33A1">
      <w:pPr>
        <w:pStyle w:val="Commentaire"/>
      </w:pPr>
      <w:r>
        <w:t>Murray et al. (9999)</w:t>
      </w:r>
    </w:p>
    <w:p w14:paraId="59EF7E76" w14:textId="667118AC" w:rsidR="00CB33A1" w:rsidRDefault="00CB33A1">
      <w:pPr>
        <w:pStyle w:val="Commentaire"/>
      </w:pPr>
      <w:r>
        <w:t>(Murray et al., 9999)</w:t>
      </w:r>
    </w:p>
  </w:comment>
  <w:comment w:id="2971" w:author="Robin Matthews" w:date="2021-07-08T16:43:00Z" w:initials="RM">
    <w:p w14:paraId="639C4100" w14:textId="77777777" w:rsidR="006562FC" w:rsidRDefault="006562FC">
      <w:pPr>
        <w:pStyle w:val="Commentaire"/>
      </w:pPr>
      <w:r>
        <w:rPr>
          <w:rStyle w:val="Marquedecommentaire"/>
        </w:rPr>
        <w:annotationRef/>
      </w:r>
      <w:r>
        <w:t>Mendeley field contains ‘Murray et al. (9999)’</w:t>
      </w:r>
    </w:p>
    <w:p w14:paraId="0FDF89A3" w14:textId="77777777" w:rsidR="006562FC" w:rsidRDefault="006562FC">
      <w:pPr>
        <w:pStyle w:val="Commentaire"/>
      </w:pPr>
    </w:p>
    <w:p w14:paraId="1C48F445" w14:textId="77777777" w:rsidR="006562FC" w:rsidRDefault="006562FC">
      <w:pPr>
        <w:pStyle w:val="Commentaire"/>
      </w:pPr>
      <w:r>
        <w:t>Want to remove?</w:t>
      </w:r>
    </w:p>
    <w:p w14:paraId="7AE706FD" w14:textId="77777777" w:rsidR="006562FC" w:rsidRDefault="006562FC">
      <w:pPr>
        <w:pStyle w:val="Commentaire"/>
      </w:pPr>
    </w:p>
    <w:p w14:paraId="72DFA25F" w14:textId="4E6884F7" w:rsidR="006562FC" w:rsidRDefault="006562FC">
      <w:pPr>
        <w:pStyle w:val="Commentaire"/>
      </w:pPr>
      <w:r>
        <w:t>Provide DOI for Stevenson et al., 2020 and I’ll ad dit.</w:t>
      </w:r>
    </w:p>
  </w:comment>
  <w:comment w:id="3107" w:author="Robin Matthews" w:date="2021-07-08T13:29:00Z" w:initials="RM">
    <w:p w14:paraId="6DF84FC9" w14:textId="77777777" w:rsidR="00CB33A1" w:rsidRDefault="00CB33A1">
      <w:pPr>
        <w:pStyle w:val="Commentaire"/>
      </w:pPr>
      <w:r>
        <w:rPr>
          <w:rStyle w:val="Marquedecommentaire"/>
        </w:rPr>
        <w:annotationRef/>
      </w:r>
      <w:r>
        <w:t>Not found:</w:t>
      </w:r>
    </w:p>
    <w:p w14:paraId="79BFBC2D" w14:textId="77777777" w:rsidR="00CB33A1" w:rsidRDefault="00CB33A1">
      <w:pPr>
        <w:pStyle w:val="Commentaire"/>
      </w:pPr>
      <w:r>
        <w:t>Y. Zhao et al.</w:t>
      </w:r>
    </w:p>
    <w:p w14:paraId="4A17A6B0" w14:textId="77777777" w:rsidR="00CB33A1" w:rsidRDefault="00CB33A1">
      <w:pPr>
        <w:pStyle w:val="Commentaire"/>
      </w:pPr>
    </w:p>
    <w:p w14:paraId="497532A4" w14:textId="77777777" w:rsidR="00CB33A1" w:rsidRDefault="00CB33A1">
      <w:pPr>
        <w:pStyle w:val="Commentaire"/>
      </w:pPr>
      <w:r>
        <w:t>Extra stuff:</w:t>
      </w:r>
    </w:p>
    <w:p w14:paraId="097AF6E5" w14:textId="77777777" w:rsidR="00CB33A1" w:rsidRDefault="00CB33A1">
      <w:pPr>
        <w:pStyle w:val="Commentaire"/>
      </w:pPr>
      <w:r>
        <w:t>(Zhao et al., b)</w:t>
      </w:r>
    </w:p>
    <w:p w14:paraId="3C0708BF" w14:textId="77777777" w:rsidR="00CB33A1" w:rsidRDefault="00CB33A1">
      <w:pPr>
        <w:pStyle w:val="Commentaire"/>
      </w:pPr>
    </w:p>
    <w:p w14:paraId="6AD4A7E3" w14:textId="77777777" w:rsidR="00CB33A1" w:rsidRDefault="00CB33A1">
      <w:pPr>
        <w:pStyle w:val="Commentaire"/>
      </w:pPr>
      <w:r>
        <w:t>Correct:</w:t>
      </w:r>
    </w:p>
    <w:p w14:paraId="6DB094E7" w14:textId="77777777" w:rsidR="00CB33A1" w:rsidRDefault="00CB33A1">
      <w:pPr>
        <w:pStyle w:val="Commentaire"/>
      </w:pPr>
      <w:r>
        <w:t>Y. Zhao et al. (2019)</w:t>
      </w:r>
    </w:p>
    <w:p w14:paraId="3FDE7C20" w14:textId="2A4D4EA4" w:rsidR="00CB33A1" w:rsidRDefault="00CB33A1">
      <w:pPr>
        <w:pStyle w:val="Commentaire"/>
      </w:pPr>
      <w:r>
        <w:t>(Y. Zhao et al., 2019)</w:t>
      </w:r>
    </w:p>
  </w:comment>
  <w:comment w:id="3128" w:author="Lucy Cowie" w:date="2021-07-27T19:40:00Z" w:initials="LC">
    <w:p w14:paraId="168472C5" w14:textId="602DD8F0" w:rsidR="00326EB2" w:rsidRDefault="00326EB2">
      <w:pPr>
        <w:pStyle w:val="Commentaire"/>
      </w:pPr>
      <w:r>
        <w:rPr>
          <w:rStyle w:val="Marquedecommentaire"/>
        </w:rPr>
        <w:annotationRef/>
      </w:r>
      <w:r w:rsidR="003409F3">
        <w:rPr>
          <w:noProof/>
        </w:rPr>
        <w:t>Edited in separate Figures document.</w:t>
      </w:r>
    </w:p>
  </w:comment>
  <w:comment w:id="3156" w:author="Robin Matthews" w:date="2021-07-08T13:29:00Z" w:initials="RM">
    <w:p w14:paraId="7018C167" w14:textId="77777777" w:rsidR="00CB33A1" w:rsidRDefault="00CB33A1">
      <w:pPr>
        <w:pStyle w:val="Commentaire"/>
      </w:pPr>
      <w:r>
        <w:rPr>
          <w:rStyle w:val="Marquedecommentaire"/>
        </w:rPr>
        <w:annotationRef/>
      </w:r>
      <w:r>
        <w:t>Not found:</w:t>
      </w:r>
    </w:p>
    <w:p w14:paraId="73A93B0F" w14:textId="77777777" w:rsidR="00CB33A1" w:rsidRDefault="00CB33A1">
      <w:pPr>
        <w:pStyle w:val="Commentaire"/>
      </w:pPr>
      <w:r>
        <w:t>DuplicateThornhill et al., 2021</w:t>
      </w:r>
    </w:p>
    <w:p w14:paraId="75AC5A14" w14:textId="77777777" w:rsidR="00CB33A1" w:rsidRDefault="00CB33A1">
      <w:pPr>
        <w:pStyle w:val="Commentaire"/>
      </w:pPr>
      <w:r>
        <w:t>Gliß et al., 2021b</w:t>
      </w:r>
    </w:p>
    <w:p w14:paraId="16E0CDB0" w14:textId="77777777" w:rsidR="00CB33A1" w:rsidRDefault="00CB33A1">
      <w:pPr>
        <w:pStyle w:val="Commentaire"/>
      </w:pPr>
    </w:p>
    <w:p w14:paraId="280B7863" w14:textId="77777777" w:rsidR="00CB33A1" w:rsidRDefault="00CB33A1">
      <w:pPr>
        <w:pStyle w:val="Commentaire"/>
      </w:pPr>
      <w:r>
        <w:t>Extra stuff:</w:t>
      </w:r>
    </w:p>
    <w:p w14:paraId="7C556EFA" w14:textId="77777777" w:rsidR="00CB33A1" w:rsidRDefault="00CB33A1">
      <w:pPr>
        <w:pStyle w:val="Commentaire"/>
      </w:pPr>
      <w:r>
        <w:t>(Gliß et al., 2021; ; Thornhill et al., 2021b; see also Section 1.5)</w:t>
      </w:r>
    </w:p>
    <w:p w14:paraId="3BDAE200" w14:textId="77777777" w:rsidR="00CB33A1" w:rsidRDefault="00CB33A1">
      <w:pPr>
        <w:pStyle w:val="Commentaire"/>
      </w:pPr>
    </w:p>
    <w:p w14:paraId="0908FBB8" w14:textId="77777777" w:rsidR="00CB33A1" w:rsidRDefault="00CB33A1">
      <w:pPr>
        <w:pStyle w:val="Commentaire"/>
      </w:pPr>
      <w:r>
        <w:t>Correct:</w:t>
      </w:r>
    </w:p>
    <w:p w14:paraId="27FAB601" w14:textId="38AD67FC" w:rsidR="00CB33A1" w:rsidRDefault="00CB33A1">
      <w:pPr>
        <w:pStyle w:val="Commentaire"/>
      </w:pPr>
      <w:r>
        <w:t>(Meehl et al., 2020; DuplicateThornhill et al., 2021; Gliß et al., 2021b)</w:t>
      </w:r>
    </w:p>
  </w:comment>
  <w:comment w:id="3169" w:author="Robin Matthews" w:date="2021-07-08T13:29:00Z" w:initials="RM">
    <w:p w14:paraId="14EEE75C" w14:textId="77777777" w:rsidR="00CB33A1" w:rsidRDefault="00CB33A1">
      <w:pPr>
        <w:pStyle w:val="Commentaire"/>
      </w:pPr>
      <w:r>
        <w:rPr>
          <w:rStyle w:val="Marquedecommentaire"/>
        </w:rPr>
        <w:annotationRef/>
      </w:r>
      <w:r>
        <w:t>Not found:</w:t>
      </w:r>
    </w:p>
    <w:p w14:paraId="0CEA01FF" w14:textId="77777777" w:rsidR="00CB33A1" w:rsidRDefault="00CB33A1">
      <w:pPr>
        <w:pStyle w:val="Commentaire"/>
      </w:pPr>
      <w:r>
        <w:t>2021b</w:t>
      </w:r>
    </w:p>
    <w:p w14:paraId="2FDB1FAF" w14:textId="77777777" w:rsidR="00CB33A1" w:rsidRDefault="00CB33A1">
      <w:pPr>
        <w:pStyle w:val="Commentaire"/>
      </w:pPr>
    </w:p>
    <w:p w14:paraId="3D45E6BE" w14:textId="77777777" w:rsidR="00CB33A1" w:rsidRDefault="00CB33A1">
      <w:pPr>
        <w:pStyle w:val="Commentaire"/>
      </w:pPr>
      <w:r>
        <w:t>Extra stuff:</w:t>
      </w:r>
    </w:p>
    <w:p w14:paraId="6C70EB6E" w14:textId="77777777" w:rsidR="00CB33A1" w:rsidRDefault="00CB33A1">
      <w:pPr>
        <w:pStyle w:val="Commentaire"/>
      </w:pPr>
      <w:r>
        <w:t>; , 2021)</w:t>
      </w:r>
    </w:p>
    <w:p w14:paraId="27E93F04" w14:textId="77777777" w:rsidR="00CB33A1" w:rsidRDefault="00CB33A1">
      <w:pPr>
        <w:pStyle w:val="Commentaire"/>
      </w:pPr>
    </w:p>
    <w:p w14:paraId="755C9353" w14:textId="77777777" w:rsidR="00CB33A1" w:rsidRDefault="00CB33A1">
      <w:pPr>
        <w:pStyle w:val="Commentaire"/>
      </w:pPr>
      <w:r>
        <w:t>Correct:</w:t>
      </w:r>
    </w:p>
    <w:p w14:paraId="649076D7" w14:textId="77777777" w:rsidR="00CB33A1" w:rsidRDefault="00CB33A1">
      <w:pPr>
        <w:pStyle w:val="Commentaire"/>
      </w:pPr>
      <w:r>
        <w:t>Gliß et al. (2021b)</w:t>
      </w:r>
    </w:p>
    <w:p w14:paraId="3F3C030C" w14:textId="152C126A" w:rsidR="00CB33A1" w:rsidRDefault="00CB33A1">
      <w:pPr>
        <w:pStyle w:val="Commentaire"/>
      </w:pPr>
      <w:r>
        <w:t>(Gliß et al., 2021b)</w:t>
      </w:r>
    </w:p>
  </w:comment>
  <w:comment w:id="3176" w:author="Lucy Cowie" w:date="2021-07-27T20:37:00Z" w:initials="LC">
    <w:p w14:paraId="50D0760D" w14:textId="136315A0" w:rsidR="009D4FEF" w:rsidRDefault="009D4FEF">
      <w:pPr>
        <w:pStyle w:val="Commentaire"/>
      </w:pPr>
      <w:r>
        <w:rPr>
          <w:rStyle w:val="Marquedecommentaire"/>
        </w:rPr>
        <w:annotationRef/>
      </w:r>
      <w:r>
        <w:t>Change to ‘the evaluation of…’ for clarity?</w:t>
      </w:r>
    </w:p>
  </w:comment>
  <w:comment w:id="3187" w:author="Lucy Cowie" w:date="2021-07-27T20:40:00Z" w:initials="LC">
    <w:p w14:paraId="343A6409" w14:textId="72C4E592" w:rsidR="004031CE" w:rsidRDefault="004031CE">
      <w:pPr>
        <w:pStyle w:val="Commentaire"/>
      </w:pPr>
      <w:r>
        <w:rPr>
          <w:rStyle w:val="Marquedecommentaire"/>
        </w:rPr>
        <w:annotationRef/>
      </w:r>
      <w:r>
        <w:t>This phrasing is quite hard to follow. Would ‘does not enable the quantitative assessment of the progress of the models…’ work?</w:t>
      </w:r>
    </w:p>
  </w:comment>
  <w:comment w:id="3214" w:author="Robin Matthews" w:date="2021-07-08T13:29:00Z" w:initials="RM">
    <w:p w14:paraId="63551B98" w14:textId="77777777" w:rsidR="00CB33A1" w:rsidRDefault="00CB33A1">
      <w:pPr>
        <w:pStyle w:val="Commentaire"/>
      </w:pPr>
      <w:r>
        <w:rPr>
          <w:rStyle w:val="Marquedecommentaire"/>
        </w:rPr>
        <w:annotationRef/>
      </w:r>
      <w:r>
        <w:t>Not found:</w:t>
      </w:r>
    </w:p>
    <w:p w14:paraId="3D424C19" w14:textId="77777777" w:rsidR="00CB33A1" w:rsidRDefault="00CB33A1">
      <w:pPr>
        <w:pStyle w:val="Commentaire"/>
      </w:pPr>
      <w:r>
        <w:t>DuplicateThornhill et al.</w:t>
      </w:r>
    </w:p>
    <w:p w14:paraId="25A09707" w14:textId="77777777" w:rsidR="00CB33A1" w:rsidRDefault="00CB33A1">
      <w:pPr>
        <w:pStyle w:val="Commentaire"/>
      </w:pPr>
    </w:p>
    <w:p w14:paraId="42D7DE88" w14:textId="77777777" w:rsidR="00CB33A1" w:rsidRDefault="00CB33A1">
      <w:pPr>
        <w:pStyle w:val="Commentaire"/>
      </w:pPr>
      <w:r>
        <w:t>Extra stuff:</w:t>
      </w:r>
    </w:p>
    <w:p w14:paraId="6278F21B" w14:textId="77777777" w:rsidR="00CB33A1" w:rsidRDefault="00CB33A1">
      <w:pPr>
        <w:pStyle w:val="Commentaire"/>
      </w:pPr>
      <w:r>
        <w:t>Thornhill et al., b)</w:t>
      </w:r>
    </w:p>
    <w:p w14:paraId="209E2EA9" w14:textId="77777777" w:rsidR="00CB33A1" w:rsidRDefault="00CB33A1">
      <w:pPr>
        <w:pStyle w:val="Commentaire"/>
      </w:pPr>
    </w:p>
    <w:p w14:paraId="580C8F01" w14:textId="77777777" w:rsidR="00CB33A1" w:rsidRDefault="00CB33A1">
      <w:pPr>
        <w:pStyle w:val="Commentaire"/>
      </w:pPr>
      <w:r>
        <w:t>Correct:</w:t>
      </w:r>
    </w:p>
    <w:p w14:paraId="75AFDE63" w14:textId="77777777" w:rsidR="00CB33A1" w:rsidRDefault="00CB33A1">
      <w:pPr>
        <w:pStyle w:val="Commentaire"/>
      </w:pPr>
      <w:r>
        <w:t>DuplicateThornhill et al. (2021)</w:t>
      </w:r>
    </w:p>
    <w:p w14:paraId="622BA741" w14:textId="76F3707A" w:rsidR="00CB33A1" w:rsidRDefault="00CB33A1">
      <w:pPr>
        <w:pStyle w:val="Commentaire"/>
      </w:pPr>
      <w:r>
        <w:t>(DuplicateThornhill et al., 2021)</w:t>
      </w:r>
    </w:p>
  </w:comment>
  <w:comment w:id="3245" w:author="Lucy Cowie" w:date="2021-07-27T20:59:00Z" w:initials="LC">
    <w:p w14:paraId="393E3745" w14:textId="39F4BCCC" w:rsidR="00245FFE" w:rsidRDefault="00245FFE">
      <w:pPr>
        <w:pStyle w:val="Commentaire"/>
      </w:pPr>
      <w:r>
        <w:rPr>
          <w:rStyle w:val="Marquedecommentaire"/>
        </w:rPr>
        <w:annotationRef/>
      </w:r>
      <w:r>
        <w:t>Researcher/author names to be inserted here?</w:t>
      </w:r>
    </w:p>
  </w:comment>
  <w:comment w:id="3251" w:author="Robin Matthews" w:date="2021-07-08T13:29:00Z" w:initials="RM">
    <w:p w14:paraId="2E337BBE" w14:textId="77777777" w:rsidR="00CB33A1" w:rsidRDefault="00CB33A1">
      <w:pPr>
        <w:pStyle w:val="Commentaire"/>
      </w:pPr>
      <w:r>
        <w:rPr>
          <w:rStyle w:val="Marquedecommentaire"/>
        </w:rPr>
        <w:annotationRef/>
      </w:r>
      <w:r>
        <w:t>Extra stuff:</w:t>
      </w:r>
    </w:p>
    <w:p w14:paraId="2538F3C2" w14:textId="77777777" w:rsidR="00CB33A1" w:rsidRDefault="00CB33A1">
      <w:pPr>
        <w:pStyle w:val="Commentaire"/>
      </w:pPr>
      <w:r>
        <w:t>, ()</w:t>
      </w:r>
    </w:p>
    <w:p w14:paraId="3FF5F016" w14:textId="77777777" w:rsidR="00CB33A1" w:rsidRDefault="00CB33A1">
      <w:pPr>
        <w:pStyle w:val="Commentaire"/>
      </w:pPr>
    </w:p>
    <w:p w14:paraId="30CE92AC" w14:textId="77777777" w:rsidR="00CB33A1" w:rsidRDefault="00CB33A1">
      <w:pPr>
        <w:pStyle w:val="Commentaire"/>
      </w:pPr>
      <w:r>
        <w:t>Correct:</w:t>
      </w:r>
    </w:p>
    <w:p w14:paraId="732FE29A" w14:textId="77777777" w:rsidR="00CB33A1" w:rsidRDefault="00CB33A1">
      <w:pPr>
        <w:pStyle w:val="Commentaire"/>
      </w:pPr>
      <w:r>
        <w:t>Bauer et al. (2020)</w:t>
      </w:r>
    </w:p>
    <w:p w14:paraId="671289C6" w14:textId="0F151D11" w:rsidR="00CB33A1" w:rsidRDefault="00CB33A1">
      <w:pPr>
        <w:pStyle w:val="Commentaire"/>
      </w:pPr>
      <w:r>
        <w:t>(Bauer et al., 2020)</w:t>
      </w:r>
    </w:p>
  </w:comment>
  <w:comment w:id="3255" w:author="Lucy Cowie" w:date="2021-07-27T21:03:00Z" w:initials="LC">
    <w:p w14:paraId="29B8C8D6" w14:textId="088EE84B" w:rsidR="00D620B8" w:rsidRDefault="00D620B8">
      <w:pPr>
        <w:pStyle w:val="Commentaire"/>
      </w:pPr>
      <w:r>
        <w:rPr>
          <w:rStyle w:val="Marquedecommentaire"/>
        </w:rPr>
        <w:annotationRef/>
      </w:r>
      <w:r>
        <w:t>Edited in separate Figures document.</w:t>
      </w:r>
    </w:p>
  </w:comment>
  <w:comment w:id="3270" w:author="Robin Matthews" w:date="2021-07-08T13:29:00Z" w:initials="RM">
    <w:p w14:paraId="1752B6C0" w14:textId="77777777" w:rsidR="00CB33A1" w:rsidRDefault="00CB33A1">
      <w:pPr>
        <w:pStyle w:val="Commentaire"/>
      </w:pPr>
      <w:r>
        <w:rPr>
          <w:rStyle w:val="Marquedecommentaire"/>
        </w:rPr>
        <w:annotationRef/>
      </w:r>
      <w:r>
        <w:t>Extra stuff:</w:t>
      </w:r>
    </w:p>
    <w:p w14:paraId="4DF50084" w14:textId="77777777" w:rsidR="00CB33A1" w:rsidRDefault="00CB33A1">
      <w:pPr>
        <w:pStyle w:val="Commentaire"/>
      </w:pPr>
      <w:r>
        <w:t>; )</w:t>
      </w:r>
    </w:p>
    <w:p w14:paraId="629F4D8E" w14:textId="77777777" w:rsidR="00CB33A1" w:rsidRDefault="00CB33A1">
      <w:pPr>
        <w:pStyle w:val="Commentaire"/>
      </w:pPr>
    </w:p>
    <w:p w14:paraId="0A6E9E8F" w14:textId="77777777" w:rsidR="00CB33A1" w:rsidRDefault="00CB33A1">
      <w:pPr>
        <w:pStyle w:val="Commentaire"/>
      </w:pPr>
      <w:r>
        <w:t>Correct:</w:t>
      </w:r>
    </w:p>
    <w:p w14:paraId="14CA1EC3" w14:textId="50C58FD1" w:rsidR="00CB33A1" w:rsidRDefault="00CB33A1">
      <w:pPr>
        <w:pStyle w:val="Commentaire"/>
      </w:pPr>
      <w:r>
        <w:t>(Shindell et al., 2009; Stevenson et al., 2013)</w:t>
      </w:r>
    </w:p>
  </w:comment>
  <w:comment w:id="3289" w:author="Robin Matthews" w:date="2021-07-08T13:30:00Z" w:initials="RM">
    <w:p w14:paraId="2B524566" w14:textId="77777777" w:rsidR="00CB33A1" w:rsidRDefault="00CB33A1">
      <w:pPr>
        <w:pStyle w:val="Commentaire"/>
      </w:pPr>
      <w:r>
        <w:rPr>
          <w:rStyle w:val="Marquedecommentaire"/>
        </w:rPr>
        <w:annotationRef/>
      </w:r>
      <w:r>
        <w:t>Not found:</w:t>
      </w:r>
    </w:p>
    <w:p w14:paraId="58006348" w14:textId="77777777" w:rsidR="00CB33A1" w:rsidRDefault="00CB33A1">
      <w:pPr>
        <w:pStyle w:val="Commentaire"/>
      </w:pPr>
      <w:r>
        <w:t>2021b</w:t>
      </w:r>
    </w:p>
    <w:p w14:paraId="374E0D0C" w14:textId="77777777" w:rsidR="00CB33A1" w:rsidRDefault="00CB33A1">
      <w:pPr>
        <w:pStyle w:val="Commentaire"/>
      </w:pPr>
    </w:p>
    <w:p w14:paraId="576B218C" w14:textId="77777777" w:rsidR="00CB33A1" w:rsidRDefault="00CB33A1">
      <w:pPr>
        <w:pStyle w:val="Commentaire"/>
      </w:pPr>
      <w:r>
        <w:t>Extra stuff:</w:t>
      </w:r>
    </w:p>
    <w:p w14:paraId="58493055" w14:textId="77777777" w:rsidR="00CB33A1" w:rsidRDefault="00CB33A1">
      <w:pPr>
        <w:pStyle w:val="Commentaire"/>
      </w:pPr>
      <w:r>
        <w:t>(, 2021a)</w:t>
      </w:r>
    </w:p>
    <w:p w14:paraId="6B310068" w14:textId="77777777" w:rsidR="00CB33A1" w:rsidRDefault="00CB33A1">
      <w:pPr>
        <w:pStyle w:val="Commentaire"/>
      </w:pPr>
    </w:p>
    <w:p w14:paraId="08E0F9A9" w14:textId="77777777" w:rsidR="00CB33A1" w:rsidRDefault="00CB33A1">
      <w:pPr>
        <w:pStyle w:val="Commentaire"/>
      </w:pPr>
      <w:r>
        <w:t>Correct:</w:t>
      </w:r>
    </w:p>
    <w:p w14:paraId="74244E23" w14:textId="77777777" w:rsidR="00CB33A1" w:rsidRDefault="00CB33A1">
      <w:pPr>
        <w:pStyle w:val="Commentaire"/>
      </w:pPr>
      <w:r>
        <w:t>Thornhill et al. (2021b)</w:t>
      </w:r>
    </w:p>
    <w:p w14:paraId="68D425F5" w14:textId="2FD6960B" w:rsidR="00CB33A1" w:rsidRDefault="00CB33A1">
      <w:pPr>
        <w:pStyle w:val="Commentaire"/>
      </w:pPr>
      <w:r>
        <w:t>(Thornhill et al., 2021b)</w:t>
      </w:r>
    </w:p>
  </w:comment>
  <w:comment w:id="3295" w:author="Robin Matthews" w:date="2021-07-08T13:30:00Z" w:initials="RM">
    <w:p w14:paraId="72C56D2E" w14:textId="77777777" w:rsidR="00CB33A1" w:rsidRDefault="00CB33A1">
      <w:pPr>
        <w:pStyle w:val="Commentaire"/>
      </w:pPr>
      <w:r>
        <w:rPr>
          <w:rStyle w:val="Marquedecommentaire"/>
        </w:rPr>
        <w:annotationRef/>
      </w:r>
      <w:r>
        <w:t>Not found:</w:t>
      </w:r>
    </w:p>
    <w:p w14:paraId="14AF4359" w14:textId="77777777" w:rsidR="00CB33A1" w:rsidRDefault="00CB33A1">
      <w:pPr>
        <w:pStyle w:val="Commentaire"/>
      </w:pPr>
      <w:r>
        <w:t>2021b</w:t>
      </w:r>
    </w:p>
    <w:p w14:paraId="73C12C10" w14:textId="77777777" w:rsidR="00CB33A1" w:rsidRDefault="00CB33A1">
      <w:pPr>
        <w:pStyle w:val="Commentaire"/>
      </w:pPr>
    </w:p>
    <w:p w14:paraId="09AC8AC3" w14:textId="77777777" w:rsidR="00CB33A1" w:rsidRDefault="00CB33A1">
      <w:pPr>
        <w:pStyle w:val="Commentaire"/>
      </w:pPr>
      <w:r>
        <w:t>Extra stuff:</w:t>
      </w:r>
    </w:p>
    <w:p w14:paraId="24231AAD" w14:textId="77777777" w:rsidR="00CB33A1" w:rsidRDefault="00CB33A1">
      <w:pPr>
        <w:pStyle w:val="Commentaire"/>
      </w:pPr>
      <w:r>
        <w:t>(, 2021a)</w:t>
      </w:r>
    </w:p>
    <w:p w14:paraId="659F94EE" w14:textId="77777777" w:rsidR="00CB33A1" w:rsidRDefault="00CB33A1">
      <w:pPr>
        <w:pStyle w:val="Commentaire"/>
      </w:pPr>
    </w:p>
    <w:p w14:paraId="3B7CC2FB" w14:textId="77777777" w:rsidR="00CB33A1" w:rsidRDefault="00CB33A1">
      <w:pPr>
        <w:pStyle w:val="Commentaire"/>
      </w:pPr>
      <w:r>
        <w:t>Correct:</w:t>
      </w:r>
    </w:p>
    <w:p w14:paraId="09D3727E" w14:textId="77777777" w:rsidR="00CB33A1" w:rsidRDefault="00CB33A1">
      <w:pPr>
        <w:pStyle w:val="Commentaire"/>
      </w:pPr>
      <w:r>
        <w:t>Thornhill et al. (2021b)</w:t>
      </w:r>
    </w:p>
    <w:p w14:paraId="04516CBE" w14:textId="0FDBF510" w:rsidR="00CB33A1" w:rsidRDefault="00CB33A1">
      <w:pPr>
        <w:pStyle w:val="Commentaire"/>
      </w:pPr>
      <w:r>
        <w:t>(Thornhill et al., 2021b)</w:t>
      </w:r>
    </w:p>
  </w:comment>
  <w:comment w:id="3300" w:author="Robin Matthews" w:date="2021-07-08T13:30:00Z" w:initials="RM">
    <w:p w14:paraId="2F542C5A" w14:textId="77777777" w:rsidR="00CB33A1" w:rsidRDefault="00CB33A1">
      <w:pPr>
        <w:pStyle w:val="Commentaire"/>
      </w:pPr>
      <w:r>
        <w:rPr>
          <w:rStyle w:val="Marquedecommentaire"/>
        </w:rPr>
        <w:annotationRef/>
      </w:r>
      <w:r>
        <w:t>Not found:</w:t>
      </w:r>
    </w:p>
    <w:p w14:paraId="7E4E2056" w14:textId="77777777" w:rsidR="00CB33A1" w:rsidRDefault="00CB33A1">
      <w:pPr>
        <w:pStyle w:val="Commentaire"/>
      </w:pPr>
      <w:r>
        <w:t>Thornhill et al., 2021b</w:t>
      </w:r>
    </w:p>
    <w:p w14:paraId="00CA6539" w14:textId="77777777" w:rsidR="00CB33A1" w:rsidRDefault="00CB33A1">
      <w:pPr>
        <w:pStyle w:val="Commentaire"/>
      </w:pPr>
    </w:p>
    <w:p w14:paraId="7D3DA97B" w14:textId="77777777" w:rsidR="00CB33A1" w:rsidRDefault="00CB33A1">
      <w:pPr>
        <w:pStyle w:val="Commentaire"/>
      </w:pPr>
      <w:r>
        <w:t>Extra stuff:</w:t>
      </w:r>
    </w:p>
    <w:p w14:paraId="1033D333" w14:textId="77777777" w:rsidR="00CB33A1" w:rsidRDefault="00CB33A1">
      <w:pPr>
        <w:pStyle w:val="Commentaire"/>
      </w:pPr>
      <w:r>
        <w:t>(; Thornhill et al., 2021a)</w:t>
      </w:r>
    </w:p>
    <w:p w14:paraId="6173DE74" w14:textId="77777777" w:rsidR="00CB33A1" w:rsidRDefault="00CB33A1">
      <w:pPr>
        <w:pStyle w:val="Commentaire"/>
      </w:pPr>
    </w:p>
    <w:p w14:paraId="243C3B6F" w14:textId="77777777" w:rsidR="00CB33A1" w:rsidRDefault="00CB33A1">
      <w:pPr>
        <w:pStyle w:val="Commentaire"/>
      </w:pPr>
      <w:r>
        <w:t>Correct:</w:t>
      </w:r>
    </w:p>
    <w:p w14:paraId="2298C378" w14:textId="35C0D210" w:rsidR="00CB33A1" w:rsidRDefault="00CB33A1">
      <w:pPr>
        <w:pStyle w:val="Commentaire"/>
      </w:pPr>
      <w:r>
        <w:t>(Ghan, 2013; Thornhill et al., 2021b)</w:t>
      </w:r>
    </w:p>
  </w:comment>
  <w:comment w:id="3293" w:author="Lucy Cowie" w:date="2021-07-27T21:09:00Z" w:initials="LC">
    <w:p w14:paraId="20F59F24" w14:textId="16C54CC9" w:rsidR="003A3670" w:rsidRDefault="003A3670">
      <w:pPr>
        <w:pStyle w:val="Commentaire"/>
      </w:pPr>
      <w:r>
        <w:rPr>
          <w:rStyle w:val="Marquedecommentaire"/>
        </w:rPr>
        <w:annotationRef/>
      </w:r>
      <w:r>
        <w:t>Edited in separate Figures document.</w:t>
      </w:r>
    </w:p>
  </w:comment>
  <w:comment w:id="3310" w:author="Lucy Cowie" w:date="2021-07-27T21:58:00Z" w:initials="LC">
    <w:p w14:paraId="03509609" w14:textId="2837C4B3" w:rsidR="004A1F41" w:rsidRDefault="004A1F41">
      <w:pPr>
        <w:pStyle w:val="Commentaire"/>
      </w:pPr>
      <w:r>
        <w:rPr>
          <w:rStyle w:val="Marquedecommentaire"/>
        </w:rPr>
        <w:annotationRef/>
      </w:r>
      <w:r>
        <w:t>Square brackets needed if this is an uncertainty range.</w:t>
      </w:r>
      <w:r w:rsidR="005E4968">
        <w:t xml:space="preserve"> There are several ranges stated in parentheses in the next couple of paragraphs that look like uncertainty ranges but it would be best for authors to confirm for accuracy.</w:t>
      </w:r>
    </w:p>
  </w:comment>
  <w:comment w:id="3330" w:author="Robin Matthews" w:date="2021-07-08T13:30:00Z" w:initials="RM">
    <w:p w14:paraId="09D4E26A" w14:textId="77777777" w:rsidR="00CB33A1" w:rsidRDefault="00CB33A1">
      <w:pPr>
        <w:pStyle w:val="Commentaire"/>
      </w:pPr>
      <w:r>
        <w:rPr>
          <w:rStyle w:val="Marquedecommentaire"/>
        </w:rPr>
        <w:annotationRef/>
      </w:r>
      <w:r>
        <w:t>Not found:</w:t>
      </w:r>
    </w:p>
    <w:p w14:paraId="368F273E" w14:textId="77777777" w:rsidR="00CB33A1" w:rsidRDefault="00CB33A1">
      <w:pPr>
        <w:pStyle w:val="Commentaire"/>
      </w:pPr>
      <w:r>
        <w:t>Thornhill et al., 2021b</w:t>
      </w:r>
    </w:p>
    <w:p w14:paraId="585B6F3A" w14:textId="77777777" w:rsidR="00CB33A1" w:rsidRDefault="00CB33A1">
      <w:pPr>
        <w:pStyle w:val="Commentaire"/>
      </w:pPr>
    </w:p>
    <w:p w14:paraId="57869671" w14:textId="77777777" w:rsidR="00CB33A1" w:rsidRDefault="00CB33A1">
      <w:pPr>
        <w:pStyle w:val="Commentaire"/>
      </w:pPr>
      <w:r>
        <w:t>Extra stuff:</w:t>
      </w:r>
    </w:p>
    <w:p w14:paraId="63C0A078" w14:textId="77777777" w:rsidR="00CB33A1" w:rsidRDefault="00CB33A1">
      <w:pPr>
        <w:pStyle w:val="Commentaire"/>
      </w:pPr>
      <w:r>
        <w:t>(; ; Thornhill et al., 2021a)</w:t>
      </w:r>
    </w:p>
    <w:p w14:paraId="71BC8FF3" w14:textId="77777777" w:rsidR="00CB33A1" w:rsidRDefault="00CB33A1">
      <w:pPr>
        <w:pStyle w:val="Commentaire"/>
      </w:pPr>
    </w:p>
    <w:p w14:paraId="0448D6A0" w14:textId="77777777" w:rsidR="00CB33A1" w:rsidRDefault="00CB33A1">
      <w:pPr>
        <w:pStyle w:val="Commentaire"/>
      </w:pPr>
      <w:r>
        <w:t>Correct:</w:t>
      </w:r>
    </w:p>
    <w:p w14:paraId="6298F78A" w14:textId="795E7078" w:rsidR="00CB33A1" w:rsidRDefault="00CB33A1">
      <w:pPr>
        <w:pStyle w:val="Commentaire"/>
      </w:pPr>
      <w:r>
        <w:t>(Morgenstern et al., 2020; O’Connor et al., 2021; Thornhill et al., 2021b)</w:t>
      </w:r>
    </w:p>
  </w:comment>
  <w:comment w:id="3339" w:author="Lucy Cowie" w:date="2021-07-27T21:59:00Z" w:initials="LC">
    <w:p w14:paraId="0295D446" w14:textId="45362D3D" w:rsidR="00FA4F3B" w:rsidRDefault="00FA4F3B">
      <w:pPr>
        <w:pStyle w:val="Commentaire"/>
      </w:pPr>
      <w:r>
        <w:rPr>
          <w:rStyle w:val="Marquedecommentaire"/>
        </w:rPr>
        <w:annotationRef/>
      </w:r>
      <w:r>
        <w:t>Square brackets needed if this is an uncertainty range.</w:t>
      </w:r>
    </w:p>
  </w:comment>
  <w:comment w:id="3354" w:author="Lucy Cowie" w:date="2021-07-27T22:03:00Z" w:initials="LC">
    <w:p w14:paraId="5642C841" w14:textId="7F99CDF5" w:rsidR="00D169F5" w:rsidRDefault="00D169F5">
      <w:pPr>
        <w:pStyle w:val="Commentaire"/>
      </w:pPr>
      <w:r>
        <w:rPr>
          <w:rStyle w:val="Marquedecommentaire"/>
        </w:rPr>
        <w:annotationRef/>
      </w:r>
      <w:r>
        <w:t>Square brackets needed if this is an uncertainty range.</w:t>
      </w:r>
    </w:p>
  </w:comment>
  <w:comment w:id="3365" w:author="Lucy Cowie" w:date="2021-07-27T22:05:00Z" w:initials="LC">
    <w:p w14:paraId="5704A711" w14:textId="0EA24D1E" w:rsidR="00146A77" w:rsidRDefault="00146A77">
      <w:pPr>
        <w:pStyle w:val="Commentaire"/>
      </w:pPr>
      <w:r>
        <w:rPr>
          <w:rStyle w:val="Marquedecommentaire"/>
        </w:rPr>
        <w:annotationRef/>
      </w:r>
      <w:r>
        <w:t>Square brackets needed if this is an uncertainty range.</w:t>
      </w:r>
    </w:p>
  </w:comment>
  <w:comment w:id="3372" w:author="Lucy Cowie" w:date="2021-07-27T22:05:00Z" w:initials="LC">
    <w:p w14:paraId="5378C538" w14:textId="6C0F186C" w:rsidR="0092318E" w:rsidRDefault="0092318E">
      <w:pPr>
        <w:pStyle w:val="Commentaire"/>
      </w:pPr>
      <w:r>
        <w:rPr>
          <w:rStyle w:val="Marquedecommentaire"/>
        </w:rPr>
        <w:annotationRef/>
      </w:r>
      <w:r>
        <w:t>Square brackets needed if this is an uncertainty range.</w:t>
      </w:r>
    </w:p>
  </w:comment>
  <w:comment w:id="3416" w:author="Lucy Cowie" w:date="2021-07-27T22:21:00Z" w:initials="LC">
    <w:p w14:paraId="007D6586" w14:textId="243D934E" w:rsidR="005343EE" w:rsidRDefault="005343EE">
      <w:pPr>
        <w:pStyle w:val="Commentaire"/>
      </w:pPr>
      <w:r>
        <w:rPr>
          <w:rStyle w:val="Marquedecommentaire"/>
        </w:rPr>
        <w:annotationRef/>
      </w:r>
      <w:r>
        <w:t>Is this extra 0 meant to be here? It doesn’t align with the following ranges.</w:t>
      </w:r>
    </w:p>
  </w:comment>
  <w:comment w:id="3426" w:author="Robin Matthews" w:date="2021-07-08T13:30:00Z" w:initials="RM">
    <w:p w14:paraId="008AA955" w14:textId="77777777" w:rsidR="00CB33A1" w:rsidRDefault="00CB33A1">
      <w:pPr>
        <w:pStyle w:val="Commentaire"/>
      </w:pPr>
      <w:r>
        <w:rPr>
          <w:rStyle w:val="Marquedecommentaire"/>
        </w:rPr>
        <w:annotationRef/>
      </w:r>
      <w:r>
        <w:t>Not found:</w:t>
      </w:r>
    </w:p>
    <w:p w14:paraId="1A77E263" w14:textId="77777777" w:rsidR="00CB33A1" w:rsidRDefault="00CB33A1">
      <w:pPr>
        <w:pStyle w:val="Commentaire"/>
      </w:pPr>
      <w:r>
        <w:t>DuplicateThornhill et al.</w:t>
      </w:r>
    </w:p>
    <w:p w14:paraId="74ADDDDB" w14:textId="77777777" w:rsidR="00CB33A1" w:rsidRDefault="00CB33A1">
      <w:pPr>
        <w:pStyle w:val="Commentaire"/>
      </w:pPr>
    </w:p>
    <w:p w14:paraId="20A65D70" w14:textId="77777777" w:rsidR="00CB33A1" w:rsidRDefault="00CB33A1">
      <w:pPr>
        <w:pStyle w:val="Commentaire"/>
      </w:pPr>
      <w:r>
        <w:t>Extra stuff:</w:t>
      </w:r>
    </w:p>
    <w:p w14:paraId="3016EFCC" w14:textId="77777777" w:rsidR="00CB33A1" w:rsidRDefault="00CB33A1">
      <w:pPr>
        <w:pStyle w:val="Commentaire"/>
      </w:pPr>
      <w:r>
        <w:t>(Thornhill et al., b and Section 7.3.3.)</w:t>
      </w:r>
    </w:p>
    <w:p w14:paraId="6D1164AA" w14:textId="77777777" w:rsidR="00CB33A1" w:rsidRDefault="00CB33A1">
      <w:pPr>
        <w:pStyle w:val="Commentaire"/>
      </w:pPr>
    </w:p>
    <w:p w14:paraId="3F479A09" w14:textId="77777777" w:rsidR="00CB33A1" w:rsidRDefault="00CB33A1">
      <w:pPr>
        <w:pStyle w:val="Commentaire"/>
      </w:pPr>
      <w:r>
        <w:t>Correct:</w:t>
      </w:r>
    </w:p>
    <w:p w14:paraId="7A9BED06" w14:textId="77777777" w:rsidR="00CB33A1" w:rsidRDefault="00CB33A1">
      <w:pPr>
        <w:pStyle w:val="Commentaire"/>
      </w:pPr>
      <w:r>
        <w:t>DuplicateThornhill et al. (2021)</w:t>
      </w:r>
    </w:p>
    <w:p w14:paraId="0225FC85" w14:textId="4AE1024E" w:rsidR="00CB33A1" w:rsidRDefault="00CB33A1">
      <w:pPr>
        <w:pStyle w:val="Commentaire"/>
      </w:pPr>
      <w:r>
        <w:t>(DuplicateThornhill et al., 2021)</w:t>
      </w:r>
    </w:p>
  </w:comment>
  <w:comment w:id="3456" w:author="Lucy Cowie" w:date="2021-07-27T22:30:00Z" w:initials="LC">
    <w:p w14:paraId="1E8DAC21" w14:textId="77777777" w:rsidR="00F1788D" w:rsidRDefault="00D371FE" w:rsidP="00D371FE">
      <w:pPr>
        <w:rPr>
          <w:color w:val="000000"/>
          <w:sz w:val="20"/>
          <w:szCs w:val="20"/>
        </w:rPr>
      </w:pPr>
      <w:r>
        <w:rPr>
          <w:rStyle w:val="Marquedecommentaire"/>
        </w:rPr>
        <w:annotationRef/>
      </w:r>
      <w:r>
        <w:t>Is this the acronym for ‘</w:t>
      </w:r>
      <w:r>
        <w:rPr>
          <w:color w:val="000000"/>
          <w:sz w:val="20"/>
          <w:szCs w:val="20"/>
        </w:rPr>
        <w:t>equilibrium climate sensitivity’? If so, it might be helpful for non-expert readers to spell this out on its first mention in this chapter.</w:t>
      </w:r>
    </w:p>
    <w:p w14:paraId="7F990257" w14:textId="157FCB41" w:rsidR="00D371FE" w:rsidRDefault="00D371FE" w:rsidP="00D371FE"/>
    <w:p w14:paraId="63BFEA34" w14:textId="2BFBAEE8" w:rsidR="00D371FE" w:rsidRDefault="00D371FE">
      <w:pPr>
        <w:pStyle w:val="Commentaire"/>
      </w:pPr>
    </w:p>
  </w:comment>
  <w:comment w:id="3476" w:author="Robin Matthews" w:date="2021-07-08T13:30:00Z" w:initials="RM">
    <w:p w14:paraId="2BC759F6" w14:textId="77777777" w:rsidR="00CB33A1" w:rsidRDefault="00CB33A1">
      <w:pPr>
        <w:pStyle w:val="Commentaire"/>
      </w:pPr>
      <w:r>
        <w:rPr>
          <w:rStyle w:val="Marquedecommentaire"/>
        </w:rPr>
        <w:annotationRef/>
      </w:r>
      <w:r>
        <w:t>Extra stuff:</w:t>
      </w:r>
    </w:p>
    <w:p w14:paraId="4E8875F2" w14:textId="77777777" w:rsidR="00CB33A1" w:rsidRDefault="00CB33A1">
      <w:pPr>
        <w:pStyle w:val="Commentaire"/>
      </w:pPr>
      <w:r>
        <w:t xml:space="preserve">(e.g., ; </w:t>
      </w:r>
    </w:p>
    <w:p w14:paraId="79751C8A" w14:textId="77777777" w:rsidR="00CB33A1" w:rsidRDefault="00CB33A1">
      <w:pPr>
        <w:pStyle w:val="Commentaire"/>
      </w:pPr>
    </w:p>
    <w:p w14:paraId="2CA0A8CD" w14:textId="77777777" w:rsidR="00CB33A1" w:rsidRDefault="00CB33A1">
      <w:pPr>
        <w:pStyle w:val="Commentaire"/>
      </w:pPr>
      <w:r>
        <w:t>Correct:</w:t>
      </w:r>
    </w:p>
    <w:p w14:paraId="75FE26A5" w14:textId="2A788DCD" w:rsidR="00CB33A1" w:rsidRDefault="00CB33A1">
      <w:pPr>
        <w:pStyle w:val="Commentaire"/>
      </w:pPr>
      <w:r>
        <w:t>(Lewinschal et al., 2019; Sand et al., 2020)</w:t>
      </w:r>
    </w:p>
  </w:comment>
  <w:comment w:id="3477" w:author="Lucy Cowie" w:date="2021-07-27T22:38:00Z" w:initials="LC">
    <w:p w14:paraId="2FCD6CAD" w14:textId="1A916C8B" w:rsidR="00783210" w:rsidRDefault="00783210">
      <w:pPr>
        <w:pStyle w:val="Commentaire"/>
      </w:pPr>
      <w:r>
        <w:rPr>
          <w:rStyle w:val="Marquedecommentaire"/>
        </w:rPr>
        <w:annotationRef/>
      </w:r>
      <w:r>
        <w:t>Word missing here – ‘depletion’?</w:t>
      </w:r>
    </w:p>
  </w:comment>
  <w:comment w:id="3478" w:author="Lucy Cowie" w:date="2021-07-27T22:39:00Z" w:initials="LC">
    <w:p w14:paraId="1D235A2A" w14:textId="4F46A404" w:rsidR="004758EB" w:rsidRDefault="004758EB">
      <w:pPr>
        <w:pStyle w:val="Commentaire"/>
      </w:pPr>
      <w:r>
        <w:rPr>
          <w:rStyle w:val="Marquedecommentaire"/>
        </w:rPr>
        <w:annotationRef/>
      </w:r>
      <w:r>
        <w:t>‘precursor’ or is the singular form correct?</w:t>
      </w:r>
    </w:p>
  </w:comment>
  <w:comment w:id="3494" w:author="Robin Matthews" w:date="2021-07-08T18:08:00Z" w:initials="RM">
    <w:p w14:paraId="602E16C0" w14:textId="0ACBA86F" w:rsidR="002E1475" w:rsidRDefault="002E1475">
      <w:pPr>
        <w:pStyle w:val="Commentaire"/>
      </w:pPr>
      <w:r>
        <w:rPr>
          <w:rStyle w:val="Marquedecommentaire"/>
        </w:rPr>
        <w:annotationRef/>
      </w:r>
      <w:r>
        <w:t>Missing Mendeley link</w:t>
      </w:r>
    </w:p>
  </w:comment>
  <w:comment w:id="3499" w:author="Robin Matthews" w:date="2021-07-08T18:09:00Z" w:initials="RM">
    <w:p w14:paraId="5BB29A97" w14:textId="103559A6" w:rsidR="00C3019D" w:rsidRDefault="00C3019D">
      <w:pPr>
        <w:pStyle w:val="Commentaire"/>
      </w:pPr>
      <w:r>
        <w:rPr>
          <w:rStyle w:val="Marquedecommentaire"/>
        </w:rPr>
        <w:annotationRef/>
      </w:r>
      <w:r>
        <w:t>Missing Mendely link</w:t>
      </w:r>
    </w:p>
  </w:comment>
  <w:comment w:id="3503" w:author="Lucy Cowie" w:date="2021-07-28T10:12:00Z" w:initials="LC">
    <w:p w14:paraId="6D810972" w14:textId="2E75EA79" w:rsidR="001B52A0" w:rsidRDefault="001B52A0">
      <w:pPr>
        <w:pStyle w:val="Commentaire"/>
      </w:pPr>
      <w:r>
        <w:rPr>
          <w:rStyle w:val="Marquedecommentaire"/>
        </w:rPr>
        <w:annotationRef/>
      </w:r>
      <w:r>
        <w:t>This is unhyphenated in the style guide.</w:t>
      </w:r>
    </w:p>
  </w:comment>
  <w:comment w:id="3529" w:author="Robin Matthews" w:date="2021-07-08T13:30:00Z" w:initials="RM">
    <w:p w14:paraId="7582742E" w14:textId="77777777" w:rsidR="00CB33A1" w:rsidRDefault="00CB33A1">
      <w:pPr>
        <w:pStyle w:val="Commentaire"/>
      </w:pPr>
      <w:r>
        <w:rPr>
          <w:rStyle w:val="Marquedecommentaire"/>
        </w:rPr>
        <w:annotationRef/>
      </w:r>
      <w:r>
        <w:t>Not found:</w:t>
      </w:r>
    </w:p>
    <w:p w14:paraId="04D704CF" w14:textId="77777777" w:rsidR="00CB33A1" w:rsidRDefault="00CB33A1">
      <w:pPr>
        <w:pStyle w:val="Commentaire"/>
      </w:pPr>
      <w:r>
        <w:t>Sand et al., 2013a</w:t>
      </w:r>
    </w:p>
    <w:p w14:paraId="7F6F0B63" w14:textId="77777777" w:rsidR="00CB33A1" w:rsidRDefault="00CB33A1">
      <w:pPr>
        <w:pStyle w:val="Commentaire"/>
      </w:pPr>
    </w:p>
    <w:p w14:paraId="50ECEADA" w14:textId="77777777" w:rsidR="00CB33A1" w:rsidRDefault="00CB33A1">
      <w:pPr>
        <w:pStyle w:val="Commentaire"/>
      </w:pPr>
      <w:r>
        <w:t>Extra stuff:</w:t>
      </w:r>
    </w:p>
    <w:p w14:paraId="4693C500" w14:textId="77777777" w:rsidR="00CB33A1" w:rsidRDefault="00CB33A1">
      <w:pPr>
        <w:pStyle w:val="Commentaire"/>
      </w:pPr>
      <w:r>
        <w:t>(e.g., Sand et al., 2013b; )</w:t>
      </w:r>
    </w:p>
    <w:p w14:paraId="5408F156" w14:textId="77777777" w:rsidR="00CB33A1" w:rsidRDefault="00CB33A1">
      <w:pPr>
        <w:pStyle w:val="Commentaire"/>
      </w:pPr>
    </w:p>
    <w:p w14:paraId="2CE7D115" w14:textId="77777777" w:rsidR="00CB33A1" w:rsidRDefault="00CB33A1">
      <w:pPr>
        <w:pStyle w:val="Commentaire"/>
      </w:pPr>
      <w:r>
        <w:t>Correct:</w:t>
      </w:r>
    </w:p>
    <w:p w14:paraId="5E215160" w14:textId="544CDC6F" w:rsidR="00CB33A1" w:rsidRDefault="00CB33A1">
      <w:pPr>
        <w:pStyle w:val="Commentaire"/>
      </w:pPr>
      <w:r>
        <w:t>(Shindell and Faluvegi, 2009; Sand et al., 2013a)</w:t>
      </w:r>
    </w:p>
  </w:comment>
  <w:comment w:id="3535" w:author="Robin Matthews" w:date="2021-07-08T18:09:00Z" w:initials="RM">
    <w:p w14:paraId="60DDE669" w14:textId="520ED323" w:rsidR="00C3019D" w:rsidRDefault="00C3019D">
      <w:pPr>
        <w:pStyle w:val="Commentaire"/>
      </w:pPr>
      <w:r>
        <w:rPr>
          <w:rStyle w:val="Marquedecommentaire"/>
        </w:rPr>
        <w:annotationRef/>
      </w:r>
      <w:r>
        <w:t>Missing Mendeley link</w:t>
      </w:r>
    </w:p>
  </w:comment>
  <w:comment w:id="3540" w:author="Ian Blenkinsop" w:date="2021-07-29T12:09:00Z" w:initials="IB">
    <w:p w14:paraId="2C4CBE0C" w14:textId="06E025D9" w:rsidR="00636221" w:rsidRDefault="00636221">
      <w:pPr>
        <w:pStyle w:val="Commentaire"/>
      </w:pPr>
      <w:r>
        <w:rPr>
          <w:rStyle w:val="Marquedecommentaire"/>
        </w:rPr>
        <w:annotationRef/>
      </w:r>
      <w:r>
        <w:t>Section 8.3 and Box 8.1, or just Box 8.1?</w:t>
      </w:r>
    </w:p>
  </w:comment>
  <w:comment w:id="3544" w:author="Robin Matthews" w:date="2021-07-08T13:30:00Z" w:initials="RM">
    <w:p w14:paraId="1CB5CC74" w14:textId="77777777" w:rsidR="00CB33A1" w:rsidRDefault="00CB33A1">
      <w:pPr>
        <w:pStyle w:val="Commentaire"/>
      </w:pPr>
      <w:r>
        <w:rPr>
          <w:rStyle w:val="Marquedecommentaire"/>
        </w:rPr>
        <w:annotationRef/>
      </w:r>
      <w:r>
        <w:t>Extra stuff:</w:t>
      </w:r>
    </w:p>
    <w:p w14:paraId="6746557E" w14:textId="77777777" w:rsidR="00CB33A1" w:rsidRDefault="00CB33A1">
      <w:pPr>
        <w:pStyle w:val="Commentaire"/>
      </w:pPr>
      <w:r>
        <w:t>(e.g., ; ; )</w:t>
      </w:r>
    </w:p>
    <w:p w14:paraId="1D2CD942" w14:textId="77777777" w:rsidR="00CB33A1" w:rsidRDefault="00CB33A1">
      <w:pPr>
        <w:pStyle w:val="Commentaire"/>
      </w:pPr>
    </w:p>
    <w:p w14:paraId="378D36CC" w14:textId="77777777" w:rsidR="00CB33A1" w:rsidRDefault="00CB33A1">
      <w:pPr>
        <w:pStyle w:val="Commentaire"/>
      </w:pPr>
      <w:r>
        <w:t>Correct:</w:t>
      </w:r>
    </w:p>
    <w:p w14:paraId="5EC57D3D" w14:textId="3F7C01DB" w:rsidR="00CB33A1" w:rsidRDefault="00CB33A1">
      <w:pPr>
        <w:pStyle w:val="Commentaire"/>
      </w:pPr>
      <w:r>
        <w:t>(Navarro et al., 2016; Breider et al., 2017; Ren et al., 2020)</w:t>
      </w:r>
    </w:p>
  </w:comment>
  <w:comment w:id="3558" w:author="Robin Matthews" w:date="2021-07-08T13:30:00Z" w:initials="RM">
    <w:p w14:paraId="4076B5B2" w14:textId="77777777" w:rsidR="00CB33A1" w:rsidRDefault="00CB33A1">
      <w:pPr>
        <w:pStyle w:val="Commentaire"/>
      </w:pPr>
      <w:r>
        <w:rPr>
          <w:rStyle w:val="Marquedecommentaire"/>
        </w:rPr>
        <w:annotationRef/>
      </w:r>
      <w:r>
        <w:t>Not found:</w:t>
      </w:r>
    </w:p>
    <w:p w14:paraId="2374032F" w14:textId="77777777" w:rsidR="00CB33A1" w:rsidRDefault="00CB33A1">
      <w:pPr>
        <w:pStyle w:val="Commentaire"/>
      </w:pPr>
      <w:r>
        <w:t>Sand et al., 2013b</w:t>
      </w:r>
    </w:p>
    <w:p w14:paraId="192E2FA1" w14:textId="77777777" w:rsidR="00CB33A1" w:rsidRDefault="00CB33A1">
      <w:pPr>
        <w:pStyle w:val="Commentaire"/>
      </w:pPr>
    </w:p>
    <w:p w14:paraId="6066E60B" w14:textId="77777777" w:rsidR="00CB33A1" w:rsidRDefault="00CB33A1">
      <w:pPr>
        <w:pStyle w:val="Commentaire"/>
      </w:pPr>
      <w:r>
        <w:t>Extra stuff:</w:t>
      </w:r>
    </w:p>
    <w:p w14:paraId="5C5BD473" w14:textId="77777777" w:rsidR="00CB33A1" w:rsidRDefault="00CB33A1">
      <w:pPr>
        <w:pStyle w:val="Commentaire"/>
      </w:pPr>
      <w:r>
        <w:t>(Sand et al., 2013a; ; ; )</w:t>
      </w:r>
    </w:p>
    <w:p w14:paraId="6C5F7F6F" w14:textId="77777777" w:rsidR="00CB33A1" w:rsidRDefault="00CB33A1">
      <w:pPr>
        <w:pStyle w:val="Commentaire"/>
      </w:pPr>
    </w:p>
    <w:p w14:paraId="2F78AE37" w14:textId="77777777" w:rsidR="00CB33A1" w:rsidRDefault="00CB33A1">
      <w:pPr>
        <w:pStyle w:val="Commentaire"/>
      </w:pPr>
      <w:r>
        <w:t>Correct:</w:t>
      </w:r>
    </w:p>
    <w:p w14:paraId="7B26002E" w14:textId="43C031DF" w:rsidR="00CB33A1" w:rsidRDefault="00CB33A1">
      <w:pPr>
        <w:pStyle w:val="Commentaire"/>
      </w:pPr>
      <w:r>
        <w:t>(Sand et al., 2013b; Stjern et al., 2017; Liu et al., 2018; Yang et al., 2019a)</w:t>
      </w:r>
    </w:p>
  </w:comment>
  <w:comment w:id="3565" w:author="Lucy Cowie" w:date="2021-07-28T11:02:00Z" w:initials="LC">
    <w:p w14:paraId="77A3406F" w14:textId="04EEF752" w:rsidR="004E4158" w:rsidRDefault="004E4158">
      <w:pPr>
        <w:pStyle w:val="Commentaire"/>
      </w:pPr>
      <w:r>
        <w:rPr>
          <w:rStyle w:val="Marquedecommentaire"/>
        </w:rPr>
        <w:annotationRef/>
      </w:r>
      <w:r>
        <w:t>Edited in separate Figures document.</w:t>
      </w:r>
    </w:p>
  </w:comment>
  <w:comment w:id="3603" w:author="Robin Matthews" w:date="2021-07-08T13:30:00Z" w:initials="RM">
    <w:p w14:paraId="1D8F69F0" w14:textId="77777777" w:rsidR="00CB33A1" w:rsidRDefault="00CB33A1">
      <w:pPr>
        <w:pStyle w:val="Commentaire"/>
      </w:pPr>
      <w:r>
        <w:rPr>
          <w:rStyle w:val="Marquedecommentaire"/>
        </w:rPr>
        <w:annotationRef/>
      </w:r>
      <w:r>
        <w:t>Extra stuff:</w:t>
      </w:r>
    </w:p>
    <w:p w14:paraId="24F75E5C" w14:textId="77777777" w:rsidR="00CB33A1" w:rsidRDefault="00CB33A1">
      <w:pPr>
        <w:pStyle w:val="Commentaire"/>
      </w:pPr>
      <w:r>
        <w:t>(; ; ; ; ; )</w:t>
      </w:r>
    </w:p>
    <w:p w14:paraId="2CD4CC35" w14:textId="77777777" w:rsidR="00CB33A1" w:rsidRDefault="00CB33A1">
      <w:pPr>
        <w:pStyle w:val="Commentaire"/>
      </w:pPr>
    </w:p>
    <w:p w14:paraId="08ACDE30" w14:textId="77777777" w:rsidR="00CB33A1" w:rsidRDefault="00CB33A1">
      <w:pPr>
        <w:pStyle w:val="Commentaire"/>
      </w:pPr>
      <w:r>
        <w:t>Correct:</w:t>
      </w:r>
    </w:p>
    <w:p w14:paraId="204F0EC6" w14:textId="6AD4964D" w:rsidR="00CB33A1" w:rsidRDefault="00CB33A1">
      <w:pPr>
        <w:pStyle w:val="Commentaire"/>
      </w:pPr>
      <w:r>
        <w:t>(Wittig et al., 2007; Sun et al., 2012; VanLoocke et al., 2012; Lombardozzi et al., 2013; Hoshika et al., 2015; Arnold et al., 2018)</w:t>
      </w:r>
    </w:p>
  </w:comment>
  <w:comment w:id="3608" w:author="Robin Matthews" w:date="2021-07-08T18:12:00Z" w:initials="RM">
    <w:p w14:paraId="631D8396" w14:textId="0C9CFB29" w:rsidR="00301098" w:rsidRDefault="00301098">
      <w:pPr>
        <w:pStyle w:val="Commentaire"/>
      </w:pPr>
      <w:r>
        <w:rPr>
          <w:rStyle w:val="Marquedecommentaire"/>
        </w:rPr>
        <w:annotationRef/>
      </w:r>
      <w:r>
        <w:t>Missing Mendeley link</w:t>
      </w:r>
    </w:p>
  </w:comment>
  <w:comment w:id="3611" w:author="Robin Matthews" w:date="2021-07-08T18:10:00Z" w:initials="RM">
    <w:p w14:paraId="7CB7D48A" w14:textId="05F0351C" w:rsidR="00C3019D" w:rsidRDefault="00C3019D">
      <w:pPr>
        <w:pStyle w:val="Commentaire"/>
      </w:pPr>
      <w:r>
        <w:rPr>
          <w:rStyle w:val="Marquedecommentaire"/>
        </w:rPr>
        <w:annotationRef/>
      </w:r>
      <w:r>
        <w:t>Missing Mendeley link</w:t>
      </w:r>
    </w:p>
  </w:comment>
  <w:comment w:id="3612" w:author="Robin Matthews" w:date="2021-07-08T13:30:00Z" w:initials="RM">
    <w:p w14:paraId="27937E14" w14:textId="77777777" w:rsidR="00CB33A1" w:rsidRDefault="00CB33A1">
      <w:pPr>
        <w:pStyle w:val="Commentaire"/>
      </w:pPr>
      <w:r>
        <w:rPr>
          <w:rStyle w:val="Marquedecommentaire"/>
        </w:rPr>
        <w:annotationRef/>
      </w:r>
      <w:r>
        <w:t>Not found:</w:t>
      </w:r>
    </w:p>
    <w:p w14:paraId="41FC6A91" w14:textId="77777777" w:rsidR="00CB33A1" w:rsidRDefault="00CB33A1">
      <w:pPr>
        <w:pStyle w:val="Commentaire"/>
      </w:pPr>
      <w:r>
        <w:t>X. Wang et al., 2018</w:t>
      </w:r>
    </w:p>
    <w:p w14:paraId="5A35FF4F" w14:textId="77777777" w:rsidR="00CB33A1" w:rsidRDefault="00CB33A1">
      <w:pPr>
        <w:pStyle w:val="Commentaire"/>
      </w:pPr>
    </w:p>
    <w:p w14:paraId="1470B24D" w14:textId="77777777" w:rsidR="00CB33A1" w:rsidRDefault="00CB33A1">
      <w:pPr>
        <w:pStyle w:val="Commentaire"/>
      </w:pPr>
      <w:r>
        <w:t>Extra stuff:</w:t>
      </w:r>
    </w:p>
    <w:p w14:paraId="1C07DF9F" w14:textId="77777777" w:rsidR="00CB33A1" w:rsidRDefault="00CB33A1">
      <w:pPr>
        <w:pStyle w:val="Commentaire"/>
      </w:pPr>
      <w:r>
        <w:t>(; ; ; Wang et al., 2018c)</w:t>
      </w:r>
    </w:p>
    <w:p w14:paraId="184CBFC8" w14:textId="77777777" w:rsidR="00CB33A1" w:rsidRDefault="00CB33A1">
      <w:pPr>
        <w:pStyle w:val="Commentaire"/>
      </w:pPr>
    </w:p>
    <w:p w14:paraId="0D6ADC82" w14:textId="77777777" w:rsidR="00CB33A1" w:rsidRDefault="00CB33A1">
      <w:pPr>
        <w:pStyle w:val="Commentaire"/>
      </w:pPr>
      <w:r>
        <w:t>Correct:</w:t>
      </w:r>
    </w:p>
    <w:p w14:paraId="5126A417" w14:textId="579A3021" w:rsidR="00CB33A1" w:rsidRDefault="00CB33A1">
      <w:pPr>
        <w:pStyle w:val="Commentaire"/>
      </w:pPr>
      <w:r>
        <w:t>(Oliveira et al., 2007; Cirino et al., 2014; Rap et al., 2015; X. Wang et al., 2018)</w:t>
      </w:r>
    </w:p>
  </w:comment>
  <w:comment w:id="3646" w:author="Robin Matthews" w:date="2021-07-08T13:30:00Z" w:initials="RM">
    <w:p w14:paraId="7E02195E" w14:textId="77777777" w:rsidR="00CB33A1" w:rsidRDefault="00CB33A1">
      <w:pPr>
        <w:pStyle w:val="Commentaire"/>
      </w:pPr>
      <w:r>
        <w:rPr>
          <w:rStyle w:val="Marquedecommentaire"/>
        </w:rPr>
        <w:annotationRef/>
      </w:r>
      <w:r>
        <w:t>Not found:</w:t>
      </w:r>
    </w:p>
    <w:p w14:paraId="1C21EF84" w14:textId="77777777" w:rsidR="00CB33A1" w:rsidRDefault="00CB33A1">
      <w:pPr>
        <w:pStyle w:val="Commentaire"/>
      </w:pPr>
      <w:r>
        <w:t>2021a</w:t>
      </w:r>
    </w:p>
    <w:p w14:paraId="3C9FCB01" w14:textId="77777777" w:rsidR="00CB33A1" w:rsidRDefault="00CB33A1">
      <w:pPr>
        <w:pStyle w:val="Commentaire"/>
      </w:pPr>
    </w:p>
    <w:p w14:paraId="64C6D830" w14:textId="77777777" w:rsidR="00CB33A1" w:rsidRDefault="00CB33A1">
      <w:pPr>
        <w:pStyle w:val="Commentaire"/>
      </w:pPr>
      <w:r>
        <w:t>Extra stuff:</w:t>
      </w:r>
    </w:p>
    <w:p w14:paraId="0592732D" w14:textId="77777777" w:rsidR="00CB33A1" w:rsidRDefault="00CB33A1">
      <w:pPr>
        <w:pStyle w:val="Commentaire"/>
      </w:pPr>
      <w:r>
        <w:t>(, 2021b)</w:t>
      </w:r>
    </w:p>
    <w:p w14:paraId="22330DD1" w14:textId="77777777" w:rsidR="00CB33A1" w:rsidRDefault="00CB33A1">
      <w:pPr>
        <w:pStyle w:val="Commentaire"/>
      </w:pPr>
    </w:p>
    <w:p w14:paraId="4055694A" w14:textId="77777777" w:rsidR="00CB33A1" w:rsidRDefault="00CB33A1">
      <w:pPr>
        <w:pStyle w:val="Commentaire"/>
      </w:pPr>
      <w:r>
        <w:t>Correct:</w:t>
      </w:r>
    </w:p>
    <w:p w14:paraId="67FE182A" w14:textId="77777777" w:rsidR="00CB33A1" w:rsidRDefault="00CB33A1">
      <w:pPr>
        <w:pStyle w:val="Commentaire"/>
      </w:pPr>
      <w:r>
        <w:t>Thornhill et al. (2021a)</w:t>
      </w:r>
    </w:p>
    <w:p w14:paraId="7FF1D484" w14:textId="19F1E484" w:rsidR="00CB33A1" w:rsidRDefault="00CB33A1">
      <w:pPr>
        <w:pStyle w:val="Commentaire"/>
      </w:pPr>
      <w:r>
        <w:t>(Thornhill et al., 2021a)</w:t>
      </w:r>
    </w:p>
  </w:comment>
  <w:comment w:id="3669" w:author="Robin Matthews" w:date="2021-06-18T15:44:00Z" w:initials="RM">
    <w:p w14:paraId="14FEEA62" w14:textId="69EDA59C" w:rsidR="008A4E7E" w:rsidRDefault="008A4E7E">
      <w:pPr>
        <w:pStyle w:val="Commentaire"/>
      </w:pPr>
      <w:r>
        <w:rPr>
          <w:rStyle w:val="Marquedecommentaire"/>
        </w:rPr>
        <w:annotationRef/>
      </w:r>
      <w:r>
        <w:rPr>
          <w:rStyle w:val="Marquedecommentaire"/>
        </w:rPr>
        <w:annotationRef/>
      </w:r>
      <w:r>
        <w:t xml:space="preserve">Burrows et al. (2018) has </w:t>
      </w:r>
      <w:r w:rsidR="004C0806">
        <w:t xml:space="preserve">not </w:t>
      </w:r>
      <w:r>
        <w:t>been accepted. See </w:t>
      </w:r>
      <w:hyperlink r:id="rId1" w:history="1">
        <w:r w:rsidR="004C0806" w:rsidRPr="009A735D">
          <w:rPr>
            <w:rStyle w:val="Lienhypertexte"/>
          </w:rPr>
          <w:t>https://acp.copernicus.org/preprints/acp-2018-70/</w:t>
        </w:r>
      </w:hyperlink>
    </w:p>
    <w:p w14:paraId="58B5FD71" w14:textId="77777777" w:rsidR="004C0806" w:rsidRDefault="004C0806">
      <w:pPr>
        <w:pStyle w:val="Commentaire"/>
      </w:pPr>
    </w:p>
    <w:p w14:paraId="0EDD4CE5" w14:textId="6A5B3F14" w:rsidR="004C0806" w:rsidRDefault="004C0806" w:rsidP="004C0806">
      <w:pPr>
        <w:pStyle w:val="Commentaire"/>
      </w:pPr>
      <w:r>
        <w:t>Burrows et al. (2018). OCEANFILMS sea-spray organic aerosol emissions -- Part 1: implementation and impacts on clouds. Atmospheric Chemistry and Physics Discussions.</w:t>
      </w:r>
    </w:p>
    <w:p w14:paraId="3520DDCC" w14:textId="77777777" w:rsidR="004C0806" w:rsidRDefault="004C0806" w:rsidP="004C0806">
      <w:pPr>
        <w:pStyle w:val="Commentaire"/>
      </w:pPr>
    </w:p>
    <w:p w14:paraId="6213EE07" w14:textId="49ADCD91" w:rsidR="004C0806" w:rsidRDefault="004C0806" w:rsidP="004C0806">
      <w:pPr>
        <w:pStyle w:val="Commentaire"/>
      </w:pPr>
      <w:r>
        <w:t>Needs to be removed / replaced.</w:t>
      </w:r>
    </w:p>
  </w:comment>
  <w:comment w:id="3683" w:author="Robin Matthews" w:date="2021-07-08T13:30:00Z" w:initials="RM">
    <w:p w14:paraId="663FD234" w14:textId="77777777" w:rsidR="00CB33A1" w:rsidRDefault="00CB33A1">
      <w:pPr>
        <w:pStyle w:val="Commentaire"/>
      </w:pPr>
      <w:r>
        <w:rPr>
          <w:rStyle w:val="Marquedecommentaire"/>
        </w:rPr>
        <w:annotationRef/>
      </w:r>
      <w:r>
        <w:t>Not found:</w:t>
      </w:r>
    </w:p>
    <w:p w14:paraId="1A761BF2" w14:textId="77777777" w:rsidR="00CB33A1" w:rsidRDefault="00CB33A1">
      <w:pPr>
        <w:pStyle w:val="Commentaire"/>
      </w:pPr>
      <w:r>
        <w:t>S. Wang et al.</w:t>
      </w:r>
    </w:p>
    <w:p w14:paraId="62784B1D" w14:textId="77777777" w:rsidR="00CB33A1" w:rsidRDefault="00CB33A1">
      <w:pPr>
        <w:pStyle w:val="Commentaire"/>
      </w:pPr>
    </w:p>
    <w:p w14:paraId="14CBA834" w14:textId="77777777" w:rsidR="00CB33A1" w:rsidRDefault="00CB33A1">
      <w:pPr>
        <w:pStyle w:val="Commentaire"/>
      </w:pPr>
      <w:r>
        <w:t>Extra stuff:</w:t>
      </w:r>
    </w:p>
    <w:p w14:paraId="02CDDA39" w14:textId="77777777" w:rsidR="00CB33A1" w:rsidRDefault="00CB33A1">
      <w:pPr>
        <w:pStyle w:val="Commentaire"/>
      </w:pPr>
      <w:r>
        <w:t>(Wang et al., b)</w:t>
      </w:r>
    </w:p>
    <w:p w14:paraId="6A80A48B" w14:textId="77777777" w:rsidR="00CB33A1" w:rsidRDefault="00CB33A1">
      <w:pPr>
        <w:pStyle w:val="Commentaire"/>
      </w:pPr>
    </w:p>
    <w:p w14:paraId="6C46F781" w14:textId="77777777" w:rsidR="00CB33A1" w:rsidRDefault="00CB33A1">
      <w:pPr>
        <w:pStyle w:val="Commentaire"/>
      </w:pPr>
      <w:r>
        <w:t>Correct:</w:t>
      </w:r>
    </w:p>
    <w:p w14:paraId="70E16C21" w14:textId="77777777" w:rsidR="00CB33A1" w:rsidRDefault="00CB33A1">
      <w:pPr>
        <w:pStyle w:val="Commentaire"/>
      </w:pPr>
      <w:r>
        <w:t>S. Wang et al. (2018)</w:t>
      </w:r>
    </w:p>
    <w:p w14:paraId="60A6BF60" w14:textId="12FE1684" w:rsidR="00CB33A1" w:rsidRDefault="00CB33A1">
      <w:pPr>
        <w:pStyle w:val="Commentaire"/>
      </w:pPr>
      <w:r>
        <w:t>(S. Wang et al., 2018)</w:t>
      </w:r>
    </w:p>
  </w:comment>
  <w:comment w:id="3735" w:author="Robin Matthews" w:date="2021-07-08T13:30:00Z" w:initials="RM">
    <w:p w14:paraId="05C88CBB" w14:textId="77777777" w:rsidR="00CB33A1" w:rsidRDefault="00CB33A1">
      <w:pPr>
        <w:pStyle w:val="Commentaire"/>
      </w:pPr>
      <w:r>
        <w:rPr>
          <w:rStyle w:val="Marquedecommentaire"/>
        </w:rPr>
        <w:annotationRef/>
      </w:r>
      <w:r>
        <w:t>Not found:</w:t>
      </w:r>
    </w:p>
    <w:p w14:paraId="1246ADC9" w14:textId="77777777" w:rsidR="00CB33A1" w:rsidRDefault="00CB33A1">
      <w:pPr>
        <w:pStyle w:val="Commentaire"/>
      </w:pPr>
      <w:r>
        <w:t>2021a</w:t>
      </w:r>
    </w:p>
    <w:p w14:paraId="6FD47003" w14:textId="77777777" w:rsidR="00CB33A1" w:rsidRDefault="00CB33A1">
      <w:pPr>
        <w:pStyle w:val="Commentaire"/>
      </w:pPr>
    </w:p>
    <w:p w14:paraId="20B71AF2" w14:textId="77777777" w:rsidR="00CB33A1" w:rsidRDefault="00CB33A1">
      <w:pPr>
        <w:pStyle w:val="Commentaire"/>
      </w:pPr>
      <w:r>
        <w:t>Extra stuff:</w:t>
      </w:r>
    </w:p>
    <w:p w14:paraId="07CF2D1C" w14:textId="77777777" w:rsidR="00CB33A1" w:rsidRDefault="00CB33A1">
      <w:pPr>
        <w:pStyle w:val="Commentaire"/>
      </w:pPr>
      <w:r>
        <w:t>(, 2021b)</w:t>
      </w:r>
    </w:p>
    <w:p w14:paraId="1E1E35F7" w14:textId="77777777" w:rsidR="00CB33A1" w:rsidRDefault="00CB33A1">
      <w:pPr>
        <w:pStyle w:val="Commentaire"/>
      </w:pPr>
    </w:p>
    <w:p w14:paraId="5F628A2B" w14:textId="77777777" w:rsidR="00CB33A1" w:rsidRDefault="00CB33A1">
      <w:pPr>
        <w:pStyle w:val="Commentaire"/>
      </w:pPr>
      <w:r>
        <w:t>Correct:</w:t>
      </w:r>
    </w:p>
    <w:p w14:paraId="6B549913" w14:textId="77777777" w:rsidR="00CB33A1" w:rsidRDefault="00CB33A1">
      <w:pPr>
        <w:pStyle w:val="Commentaire"/>
      </w:pPr>
      <w:r>
        <w:t>Thornhill et al. (2021a)</w:t>
      </w:r>
    </w:p>
    <w:p w14:paraId="0CEDA3F7" w14:textId="27816F15" w:rsidR="00CB33A1" w:rsidRDefault="00CB33A1">
      <w:pPr>
        <w:pStyle w:val="Commentaire"/>
      </w:pPr>
      <w:r>
        <w:t>(Thornhill et al., 2021a)</w:t>
      </w:r>
    </w:p>
  </w:comment>
  <w:comment w:id="3739" w:author="Robin Matthews" w:date="2021-07-08T13:30:00Z" w:initials="RM">
    <w:p w14:paraId="5DDA5561" w14:textId="77777777" w:rsidR="00CB33A1" w:rsidRDefault="00CB33A1">
      <w:pPr>
        <w:pStyle w:val="Commentaire"/>
      </w:pPr>
      <w:r>
        <w:rPr>
          <w:rStyle w:val="Marquedecommentaire"/>
        </w:rPr>
        <w:annotationRef/>
      </w:r>
      <w:r>
        <w:t>Extra stuff:</w:t>
      </w:r>
    </w:p>
    <w:p w14:paraId="532FCA6D" w14:textId="77777777" w:rsidR="00CB33A1" w:rsidRDefault="00CB33A1">
      <w:pPr>
        <w:pStyle w:val="Commentaire"/>
      </w:pPr>
      <w:r>
        <w:t xml:space="preserve"> )</w:t>
      </w:r>
    </w:p>
    <w:p w14:paraId="18286990" w14:textId="77777777" w:rsidR="00CB33A1" w:rsidRDefault="00CB33A1">
      <w:pPr>
        <w:pStyle w:val="Commentaire"/>
      </w:pPr>
    </w:p>
    <w:p w14:paraId="305A1F36" w14:textId="77777777" w:rsidR="00CB33A1" w:rsidRDefault="00CB33A1">
      <w:pPr>
        <w:pStyle w:val="Commentaire"/>
      </w:pPr>
      <w:r>
        <w:t>Correct:</w:t>
      </w:r>
    </w:p>
    <w:p w14:paraId="2EA3B87D" w14:textId="77777777" w:rsidR="00CB33A1" w:rsidRDefault="00CB33A1">
      <w:pPr>
        <w:pStyle w:val="Commentaire"/>
      </w:pPr>
      <w:r>
        <w:t>Paasonen et al. (2013)</w:t>
      </w:r>
    </w:p>
    <w:p w14:paraId="0F717BEB" w14:textId="59E950ED" w:rsidR="00CB33A1" w:rsidRDefault="00CB33A1">
      <w:pPr>
        <w:pStyle w:val="Commentaire"/>
      </w:pPr>
      <w:r>
        <w:t>(Paasonen et al., 2013)</w:t>
      </w:r>
    </w:p>
  </w:comment>
  <w:comment w:id="3746" w:author="Robin Matthews" w:date="2021-07-08T13:30:00Z" w:initials="RM">
    <w:p w14:paraId="2B58D89A" w14:textId="77777777" w:rsidR="00CB33A1" w:rsidRDefault="00CB33A1">
      <w:pPr>
        <w:pStyle w:val="Commentaire"/>
      </w:pPr>
      <w:r>
        <w:rPr>
          <w:rStyle w:val="Marquedecommentaire"/>
        </w:rPr>
        <w:annotationRef/>
      </w:r>
      <w:r>
        <w:t>Extra stuff:</w:t>
      </w:r>
    </w:p>
    <w:p w14:paraId="14E49E97" w14:textId="77777777" w:rsidR="00CB33A1" w:rsidRDefault="00CB33A1">
      <w:pPr>
        <w:pStyle w:val="Commentaire"/>
      </w:pPr>
      <w:r>
        <w:t xml:space="preserve"> )</w:t>
      </w:r>
    </w:p>
    <w:p w14:paraId="49E8C564" w14:textId="77777777" w:rsidR="00CB33A1" w:rsidRDefault="00CB33A1">
      <w:pPr>
        <w:pStyle w:val="Commentaire"/>
      </w:pPr>
    </w:p>
    <w:p w14:paraId="74A011D7" w14:textId="77777777" w:rsidR="00CB33A1" w:rsidRDefault="00CB33A1">
      <w:pPr>
        <w:pStyle w:val="Commentaire"/>
      </w:pPr>
      <w:r>
        <w:t>Correct:</w:t>
      </w:r>
    </w:p>
    <w:p w14:paraId="1A5BDB0E" w14:textId="77777777" w:rsidR="00CB33A1" w:rsidRDefault="00CB33A1">
      <w:pPr>
        <w:pStyle w:val="Commentaire"/>
      </w:pPr>
      <w:r>
        <w:t>Scott et al. (2018)</w:t>
      </w:r>
    </w:p>
    <w:p w14:paraId="28024624" w14:textId="50EF6347" w:rsidR="00CB33A1" w:rsidRDefault="00CB33A1">
      <w:pPr>
        <w:pStyle w:val="Commentaire"/>
      </w:pPr>
      <w:r>
        <w:t>(Scott et al., 2018)</w:t>
      </w:r>
    </w:p>
  </w:comment>
  <w:comment w:id="3752" w:author="Robin Matthews" w:date="2021-07-08T13:30:00Z" w:initials="RM">
    <w:p w14:paraId="2C77A79D" w14:textId="77777777" w:rsidR="00CB33A1" w:rsidRDefault="00CB33A1">
      <w:pPr>
        <w:pStyle w:val="Commentaire"/>
      </w:pPr>
      <w:r>
        <w:rPr>
          <w:rStyle w:val="Marquedecommentaire"/>
        </w:rPr>
        <w:annotationRef/>
      </w:r>
      <w:r>
        <w:t>Not found:</w:t>
      </w:r>
    </w:p>
    <w:p w14:paraId="340E02A3" w14:textId="77777777" w:rsidR="00CB33A1" w:rsidRDefault="00CB33A1">
      <w:pPr>
        <w:pStyle w:val="Commentaire"/>
      </w:pPr>
      <w:r>
        <w:t>2021a</w:t>
      </w:r>
    </w:p>
    <w:p w14:paraId="34F383E1" w14:textId="77777777" w:rsidR="00CB33A1" w:rsidRDefault="00CB33A1">
      <w:pPr>
        <w:pStyle w:val="Commentaire"/>
      </w:pPr>
    </w:p>
    <w:p w14:paraId="7B2396F4" w14:textId="77777777" w:rsidR="00CB33A1" w:rsidRDefault="00CB33A1">
      <w:pPr>
        <w:pStyle w:val="Commentaire"/>
      </w:pPr>
      <w:r>
        <w:t>Extra stuff:</w:t>
      </w:r>
    </w:p>
    <w:p w14:paraId="3590CDFA" w14:textId="77777777" w:rsidR="00CB33A1" w:rsidRDefault="00CB33A1">
      <w:pPr>
        <w:pStyle w:val="Commentaire"/>
      </w:pPr>
      <w:r>
        <w:t>(, 2021b)</w:t>
      </w:r>
    </w:p>
    <w:p w14:paraId="5B20E38B" w14:textId="77777777" w:rsidR="00CB33A1" w:rsidRDefault="00CB33A1">
      <w:pPr>
        <w:pStyle w:val="Commentaire"/>
      </w:pPr>
    </w:p>
    <w:p w14:paraId="28707BF5" w14:textId="77777777" w:rsidR="00CB33A1" w:rsidRDefault="00CB33A1">
      <w:pPr>
        <w:pStyle w:val="Commentaire"/>
      </w:pPr>
      <w:r>
        <w:t>Correct:</w:t>
      </w:r>
    </w:p>
    <w:p w14:paraId="660D45E4" w14:textId="77777777" w:rsidR="00CB33A1" w:rsidRDefault="00CB33A1">
      <w:pPr>
        <w:pStyle w:val="Commentaire"/>
      </w:pPr>
      <w:r>
        <w:t>Thornhill et al. (2021a)</w:t>
      </w:r>
    </w:p>
    <w:p w14:paraId="198591CE" w14:textId="263F2B66" w:rsidR="00CB33A1" w:rsidRDefault="00CB33A1">
      <w:pPr>
        <w:pStyle w:val="Commentaire"/>
      </w:pPr>
      <w:r>
        <w:t>(Thornhill et al., 2021a)</w:t>
      </w:r>
    </w:p>
  </w:comment>
  <w:comment w:id="3768" w:author="Robin Matthews" w:date="2021-07-08T13:30:00Z" w:initials="RM">
    <w:p w14:paraId="6FFA4235" w14:textId="77777777" w:rsidR="00CB33A1" w:rsidRDefault="00CB33A1">
      <w:pPr>
        <w:pStyle w:val="Commentaire"/>
      </w:pPr>
      <w:r>
        <w:rPr>
          <w:rStyle w:val="Marquedecommentaire"/>
        </w:rPr>
        <w:annotationRef/>
      </w:r>
      <w:r>
        <w:t>Not found:</w:t>
      </w:r>
    </w:p>
    <w:p w14:paraId="79DA37B2" w14:textId="77777777" w:rsidR="00CB33A1" w:rsidRDefault="00CB33A1">
      <w:pPr>
        <w:pStyle w:val="Commentaire"/>
      </w:pPr>
      <w:r>
        <w:t>2021a</w:t>
      </w:r>
    </w:p>
    <w:p w14:paraId="2B634928" w14:textId="77777777" w:rsidR="00CB33A1" w:rsidRDefault="00CB33A1">
      <w:pPr>
        <w:pStyle w:val="Commentaire"/>
      </w:pPr>
    </w:p>
    <w:p w14:paraId="0FA690AA" w14:textId="77777777" w:rsidR="00CB33A1" w:rsidRDefault="00CB33A1">
      <w:pPr>
        <w:pStyle w:val="Commentaire"/>
      </w:pPr>
      <w:r>
        <w:t>Extra stuff:</w:t>
      </w:r>
    </w:p>
    <w:p w14:paraId="55968E82" w14:textId="77777777" w:rsidR="00CB33A1" w:rsidRDefault="00CB33A1">
      <w:pPr>
        <w:pStyle w:val="Commentaire"/>
      </w:pPr>
      <w:r>
        <w:t>(, 2021b)</w:t>
      </w:r>
    </w:p>
    <w:p w14:paraId="1296AD63" w14:textId="77777777" w:rsidR="00CB33A1" w:rsidRDefault="00CB33A1">
      <w:pPr>
        <w:pStyle w:val="Commentaire"/>
      </w:pPr>
    </w:p>
    <w:p w14:paraId="76BA1558" w14:textId="77777777" w:rsidR="00CB33A1" w:rsidRDefault="00CB33A1">
      <w:pPr>
        <w:pStyle w:val="Commentaire"/>
      </w:pPr>
      <w:r>
        <w:t>Correct:</w:t>
      </w:r>
    </w:p>
    <w:p w14:paraId="1AFEFA8F" w14:textId="77777777" w:rsidR="00CB33A1" w:rsidRDefault="00CB33A1">
      <w:pPr>
        <w:pStyle w:val="Commentaire"/>
      </w:pPr>
      <w:r>
        <w:t>Thornhill et al. (2021a)</w:t>
      </w:r>
    </w:p>
    <w:p w14:paraId="41E36BCC" w14:textId="42DF0555" w:rsidR="00CB33A1" w:rsidRDefault="00CB33A1">
      <w:pPr>
        <w:pStyle w:val="Commentaire"/>
      </w:pPr>
      <w:r>
        <w:t>(Thornhill et al., 2021a)</w:t>
      </w:r>
    </w:p>
  </w:comment>
  <w:comment w:id="3778" w:author="Robin Matthews" w:date="2021-07-08T18:13:00Z" w:initials="RM">
    <w:p w14:paraId="4F3EBD39" w14:textId="07272DD6" w:rsidR="00301098" w:rsidRDefault="00301098">
      <w:pPr>
        <w:pStyle w:val="Commentaire"/>
      </w:pPr>
      <w:r>
        <w:rPr>
          <w:rStyle w:val="Marquedecommentaire"/>
        </w:rPr>
        <w:annotationRef/>
      </w:r>
      <w:r>
        <w:t>Missing Mendeley link</w:t>
      </w:r>
    </w:p>
  </w:comment>
  <w:comment w:id="3784" w:author="Robin Matthews" w:date="2021-07-08T13:30:00Z" w:initials="RM">
    <w:p w14:paraId="6B80DDF5" w14:textId="77777777" w:rsidR="00CB33A1" w:rsidRDefault="00CB33A1">
      <w:pPr>
        <w:pStyle w:val="Commentaire"/>
      </w:pPr>
      <w:r>
        <w:rPr>
          <w:rStyle w:val="Marquedecommentaire"/>
        </w:rPr>
        <w:annotationRef/>
      </w:r>
      <w:r>
        <w:t>Extra stuff:</w:t>
      </w:r>
    </w:p>
    <w:p w14:paraId="49B9390A" w14:textId="77777777" w:rsidR="00CB33A1" w:rsidRDefault="00CB33A1">
      <w:pPr>
        <w:pStyle w:val="Commentaire"/>
      </w:pPr>
      <w:r>
        <w:t>, ()</w:t>
      </w:r>
    </w:p>
    <w:p w14:paraId="3B1C11F6" w14:textId="77777777" w:rsidR="00CB33A1" w:rsidRDefault="00CB33A1">
      <w:pPr>
        <w:pStyle w:val="Commentaire"/>
      </w:pPr>
    </w:p>
    <w:p w14:paraId="2FCA6112" w14:textId="77777777" w:rsidR="00CB33A1" w:rsidRDefault="00CB33A1">
      <w:pPr>
        <w:pStyle w:val="Commentaire"/>
      </w:pPr>
      <w:r>
        <w:t>Correct:</w:t>
      </w:r>
    </w:p>
    <w:p w14:paraId="0C180AE8" w14:textId="77777777" w:rsidR="00CB33A1" w:rsidRDefault="00CB33A1">
      <w:pPr>
        <w:pStyle w:val="Commentaire"/>
      </w:pPr>
      <w:r>
        <w:t>Heinze et al. (2019)</w:t>
      </w:r>
    </w:p>
    <w:p w14:paraId="4273A2B5" w14:textId="11671E55" w:rsidR="00CB33A1" w:rsidRDefault="00CB33A1">
      <w:pPr>
        <w:pStyle w:val="Commentaire"/>
      </w:pPr>
      <w:r>
        <w:t>(Heinze et al., 2019)</w:t>
      </w:r>
    </w:p>
  </w:comment>
  <w:comment w:id="3786" w:author="Robin Matthews" w:date="2021-07-08T13:30:00Z" w:initials="RM">
    <w:p w14:paraId="00596CA1" w14:textId="77777777" w:rsidR="00CB33A1" w:rsidRDefault="00CB33A1">
      <w:pPr>
        <w:pStyle w:val="Commentaire"/>
      </w:pPr>
      <w:r>
        <w:rPr>
          <w:rStyle w:val="Marquedecommentaire"/>
        </w:rPr>
        <w:annotationRef/>
      </w:r>
      <w:r>
        <w:t>Not found:</w:t>
      </w:r>
    </w:p>
    <w:p w14:paraId="4CDC33A8" w14:textId="77777777" w:rsidR="00CB33A1" w:rsidRDefault="00CB33A1">
      <w:pPr>
        <w:pStyle w:val="Commentaire"/>
      </w:pPr>
      <w:r>
        <w:t>2021a</w:t>
      </w:r>
    </w:p>
    <w:p w14:paraId="12C0AA7A" w14:textId="77777777" w:rsidR="00CB33A1" w:rsidRDefault="00CB33A1">
      <w:pPr>
        <w:pStyle w:val="Commentaire"/>
      </w:pPr>
    </w:p>
    <w:p w14:paraId="5DAC534D" w14:textId="77777777" w:rsidR="00CB33A1" w:rsidRDefault="00CB33A1">
      <w:pPr>
        <w:pStyle w:val="Commentaire"/>
      </w:pPr>
      <w:r>
        <w:t>Extra stuff:</w:t>
      </w:r>
    </w:p>
    <w:p w14:paraId="490E0887" w14:textId="77777777" w:rsidR="00CB33A1" w:rsidRDefault="00CB33A1">
      <w:pPr>
        <w:pStyle w:val="Commentaire"/>
      </w:pPr>
      <w:r>
        <w:t>(, 2021b)</w:t>
      </w:r>
    </w:p>
    <w:p w14:paraId="123EF770" w14:textId="77777777" w:rsidR="00CB33A1" w:rsidRDefault="00CB33A1">
      <w:pPr>
        <w:pStyle w:val="Commentaire"/>
      </w:pPr>
    </w:p>
    <w:p w14:paraId="6CD9C4FD" w14:textId="77777777" w:rsidR="00CB33A1" w:rsidRDefault="00CB33A1">
      <w:pPr>
        <w:pStyle w:val="Commentaire"/>
      </w:pPr>
      <w:r>
        <w:t>Correct:</w:t>
      </w:r>
    </w:p>
    <w:p w14:paraId="030C7AF2" w14:textId="77777777" w:rsidR="00CB33A1" w:rsidRDefault="00CB33A1">
      <w:pPr>
        <w:pStyle w:val="Commentaire"/>
      </w:pPr>
      <w:r>
        <w:t>Thornhill et al. (2021a)</w:t>
      </w:r>
    </w:p>
    <w:p w14:paraId="6464D320" w14:textId="10D545CC" w:rsidR="00CB33A1" w:rsidRDefault="00CB33A1">
      <w:pPr>
        <w:pStyle w:val="Commentaire"/>
      </w:pPr>
      <w:r>
        <w:t>(Thornhill et al., 2021a)</w:t>
      </w:r>
    </w:p>
  </w:comment>
  <w:comment w:id="3789" w:author="Ian Blenkinsop" w:date="2021-07-29T10:58:00Z" w:initials="IB">
    <w:p w14:paraId="202FD31A" w14:textId="11252ED2" w:rsidR="00C520FC" w:rsidRDefault="00C520FC">
      <w:pPr>
        <w:pStyle w:val="Commentaire"/>
      </w:pPr>
      <w:r>
        <w:rPr>
          <w:rStyle w:val="Marquedecommentaire"/>
        </w:rPr>
        <w:annotationRef/>
      </w:r>
      <w:r>
        <w:t>For all of these bold ‘shoulder headings’ in this section</w:t>
      </w:r>
      <w:r w:rsidR="00E27B4A">
        <w:rPr>
          <w:noProof/>
        </w:rPr>
        <w:t xml:space="preserve"> (climate feedbacks) My preference would be to have an en dash in the feedback type. So here Climate–fire feedback, Climate–CH4 lifetime feedback and so on. Please change all if you're happy to do so – for me, that's the clearest way, if accurate</w:t>
      </w:r>
    </w:p>
  </w:comment>
  <w:comment w:id="3806" w:author="Robin Matthews" w:date="2021-07-08T13:30:00Z" w:initials="RM">
    <w:p w14:paraId="006F4A21" w14:textId="77777777" w:rsidR="00CB33A1" w:rsidRDefault="00CB33A1">
      <w:pPr>
        <w:pStyle w:val="Commentaire"/>
      </w:pPr>
      <w:r>
        <w:rPr>
          <w:rStyle w:val="Marquedecommentaire"/>
        </w:rPr>
        <w:annotationRef/>
      </w:r>
      <w:r>
        <w:t>Not found:</w:t>
      </w:r>
    </w:p>
    <w:p w14:paraId="4428A780" w14:textId="77777777" w:rsidR="00CB33A1" w:rsidRDefault="00CB33A1">
      <w:pPr>
        <w:pStyle w:val="Commentaire"/>
      </w:pPr>
      <w:r>
        <w:t>2010a</w:t>
      </w:r>
    </w:p>
    <w:p w14:paraId="58705346" w14:textId="77777777" w:rsidR="00CB33A1" w:rsidRDefault="00CB33A1">
      <w:pPr>
        <w:pStyle w:val="Commentaire"/>
      </w:pPr>
    </w:p>
    <w:p w14:paraId="36FC0BD2" w14:textId="77777777" w:rsidR="00CB33A1" w:rsidRDefault="00CB33A1">
      <w:pPr>
        <w:pStyle w:val="Commentaire"/>
      </w:pPr>
      <w:r>
        <w:t>Extra stuff:</w:t>
      </w:r>
    </w:p>
    <w:p w14:paraId="034431B3" w14:textId="77777777" w:rsidR="00CB33A1" w:rsidRDefault="00CB33A1">
      <w:pPr>
        <w:pStyle w:val="Commentaire"/>
      </w:pPr>
      <w:r>
        <w:t xml:space="preserve"> (2010)</w:t>
      </w:r>
    </w:p>
    <w:p w14:paraId="4D3CD75E" w14:textId="77777777" w:rsidR="00CB33A1" w:rsidRDefault="00CB33A1">
      <w:pPr>
        <w:pStyle w:val="Commentaire"/>
      </w:pPr>
    </w:p>
    <w:p w14:paraId="6A884E01" w14:textId="77777777" w:rsidR="00CB33A1" w:rsidRDefault="00CB33A1">
      <w:pPr>
        <w:pStyle w:val="Commentaire"/>
      </w:pPr>
      <w:r>
        <w:t>Correct:</w:t>
      </w:r>
    </w:p>
    <w:p w14:paraId="590950CA" w14:textId="77777777" w:rsidR="00CB33A1" w:rsidRDefault="00CB33A1">
      <w:pPr>
        <w:pStyle w:val="Commentaire"/>
      </w:pPr>
      <w:r>
        <w:t>Arneth et al. (2010a)</w:t>
      </w:r>
    </w:p>
    <w:p w14:paraId="1692EBE1" w14:textId="556D3A63" w:rsidR="00CB33A1" w:rsidRDefault="00CB33A1">
      <w:pPr>
        <w:pStyle w:val="Commentaire"/>
      </w:pPr>
      <w:r>
        <w:t>(Arneth et al., 2010a)</w:t>
      </w:r>
    </w:p>
  </w:comment>
  <w:comment w:id="3812" w:author="Lucy Cowie" w:date="2021-07-28T11:48:00Z" w:initials="LC">
    <w:p w14:paraId="78A65BC0" w14:textId="0ED83154" w:rsidR="00F63696" w:rsidRDefault="00F63696">
      <w:pPr>
        <w:pStyle w:val="Commentaire"/>
      </w:pPr>
      <w:r>
        <w:rPr>
          <w:rStyle w:val="Marquedecommentaire"/>
        </w:rPr>
        <w:annotationRef/>
      </w:r>
      <w:r>
        <w:t>Change to square brackets if this is an unc</w:t>
      </w:r>
      <w:r w:rsidR="003409F3">
        <w:rPr>
          <w:noProof/>
        </w:rPr>
        <w:t>ertainty range</w:t>
      </w:r>
    </w:p>
  </w:comment>
  <w:comment w:id="3835" w:author="Robin Matthews" w:date="2021-07-08T13:30:00Z" w:initials="RM">
    <w:p w14:paraId="71ED4764" w14:textId="77777777" w:rsidR="00CB33A1" w:rsidRDefault="00CB33A1">
      <w:pPr>
        <w:pStyle w:val="Commentaire"/>
      </w:pPr>
      <w:r>
        <w:rPr>
          <w:rStyle w:val="Marquedecommentaire"/>
        </w:rPr>
        <w:annotationRef/>
      </w:r>
      <w:r>
        <w:t>Not found:</w:t>
      </w:r>
    </w:p>
    <w:p w14:paraId="3257E197" w14:textId="77777777" w:rsidR="00CB33A1" w:rsidRDefault="00CB33A1">
      <w:pPr>
        <w:pStyle w:val="Commentaire"/>
      </w:pPr>
      <w:r>
        <w:t>2021a</w:t>
      </w:r>
    </w:p>
    <w:p w14:paraId="7FFBF396" w14:textId="77777777" w:rsidR="00CB33A1" w:rsidRDefault="00CB33A1">
      <w:pPr>
        <w:pStyle w:val="Commentaire"/>
      </w:pPr>
    </w:p>
    <w:p w14:paraId="0634A8DD" w14:textId="77777777" w:rsidR="00CB33A1" w:rsidRDefault="00CB33A1">
      <w:pPr>
        <w:pStyle w:val="Commentaire"/>
      </w:pPr>
      <w:r>
        <w:t>Extra stuff:</w:t>
      </w:r>
    </w:p>
    <w:p w14:paraId="612EC8C0" w14:textId="77777777" w:rsidR="00CB33A1" w:rsidRDefault="00CB33A1">
      <w:pPr>
        <w:pStyle w:val="Commentaire"/>
      </w:pPr>
      <w:r>
        <w:t>(, 2021b)</w:t>
      </w:r>
    </w:p>
    <w:p w14:paraId="36B7F819" w14:textId="77777777" w:rsidR="00CB33A1" w:rsidRDefault="00CB33A1">
      <w:pPr>
        <w:pStyle w:val="Commentaire"/>
      </w:pPr>
    </w:p>
    <w:p w14:paraId="344EC211" w14:textId="77777777" w:rsidR="00CB33A1" w:rsidRDefault="00CB33A1">
      <w:pPr>
        <w:pStyle w:val="Commentaire"/>
      </w:pPr>
      <w:r>
        <w:t>Correct:</w:t>
      </w:r>
    </w:p>
    <w:p w14:paraId="2C9219DF" w14:textId="77777777" w:rsidR="00CB33A1" w:rsidRDefault="00CB33A1">
      <w:pPr>
        <w:pStyle w:val="Commentaire"/>
      </w:pPr>
      <w:r>
        <w:t>Thornhill et al. (2021a)</w:t>
      </w:r>
    </w:p>
    <w:p w14:paraId="665CD180" w14:textId="7BF73C7A" w:rsidR="00CB33A1" w:rsidRDefault="00CB33A1">
      <w:pPr>
        <w:pStyle w:val="Commentaire"/>
      </w:pPr>
      <w:r>
        <w:t>(Thornhill et al., 2021a)</w:t>
      </w:r>
    </w:p>
  </w:comment>
  <w:comment w:id="3840" w:author="Ian Blenkinsop" w:date="2021-07-29T10:48:00Z" w:initials="IB">
    <w:p w14:paraId="2EEED76F" w14:textId="69FA1F10" w:rsidR="00894280" w:rsidRDefault="00894280">
      <w:pPr>
        <w:pStyle w:val="Commentaire"/>
      </w:pPr>
      <w:r>
        <w:rPr>
          <w:rStyle w:val="Marquedecommentaire"/>
        </w:rPr>
        <w:annotationRef/>
      </w:r>
      <w:r>
        <w:t>Correct symbol here?</w:t>
      </w:r>
    </w:p>
  </w:comment>
  <w:comment w:id="3842" w:author="Ian Blenkinsop" w:date="2021-07-29T10:48:00Z" w:initials="IB">
    <w:p w14:paraId="53FE9ED4" w14:textId="3CFCD226" w:rsidR="00140B2C" w:rsidRDefault="00140B2C">
      <w:pPr>
        <w:pStyle w:val="Commentaire"/>
      </w:pPr>
      <w:r>
        <w:rPr>
          <w:rStyle w:val="Marquedecommentaire"/>
        </w:rPr>
        <w:annotationRef/>
      </w:r>
      <w:r>
        <w:t>Number</w:t>
      </w:r>
      <w:r>
        <w:br/>
        <w:t>[]</w:t>
      </w:r>
    </w:p>
  </w:comment>
  <w:comment w:id="3843" w:author="Lucy Cowie" w:date="2021-07-28T12:16:00Z" w:initials="LC">
    <w:p w14:paraId="54FB43EB" w14:textId="6F9FABE9" w:rsidR="0026069D" w:rsidRDefault="0026069D">
      <w:pPr>
        <w:pStyle w:val="Commentaire"/>
      </w:pPr>
      <w:r>
        <w:rPr>
          <w:rStyle w:val="Marquedecommentaire"/>
        </w:rPr>
        <w:annotationRef/>
      </w:r>
      <w:r>
        <w:t>As this refects the parameters for the uncer</w:t>
      </w:r>
      <w:r w:rsidR="003409F3">
        <w:rPr>
          <w:noProof/>
        </w:rPr>
        <w:t>tainty ranges, I've changed to square brackets.</w:t>
      </w:r>
      <w:r w:rsidR="00920361">
        <w:rPr>
          <w:noProof/>
        </w:rPr>
        <w:t xml:space="preserve"> Is this correct?</w:t>
      </w:r>
    </w:p>
  </w:comment>
  <w:comment w:id="3884" w:author="Robin Matthews" w:date="2021-07-08T13:30:00Z" w:initials="RM">
    <w:p w14:paraId="0F5B5B37" w14:textId="77777777" w:rsidR="00CB33A1" w:rsidRDefault="00CB33A1">
      <w:pPr>
        <w:pStyle w:val="Commentaire"/>
      </w:pPr>
      <w:r>
        <w:rPr>
          <w:rStyle w:val="Marquedecommentaire"/>
        </w:rPr>
        <w:annotationRef/>
      </w:r>
      <w:r>
        <w:t>Extra stuff:</w:t>
      </w:r>
    </w:p>
    <w:p w14:paraId="76071C0A" w14:textId="77777777" w:rsidR="00CB33A1" w:rsidRDefault="00CB33A1">
      <w:pPr>
        <w:pStyle w:val="Commentaire"/>
      </w:pPr>
      <w:r>
        <w:t>(, , stratospheric ozone changes only)</w:t>
      </w:r>
    </w:p>
    <w:p w14:paraId="654FA547" w14:textId="77777777" w:rsidR="00CB33A1" w:rsidRDefault="00CB33A1">
      <w:pPr>
        <w:pStyle w:val="Commentaire"/>
      </w:pPr>
    </w:p>
    <w:p w14:paraId="6613064D" w14:textId="77777777" w:rsidR="00CB33A1" w:rsidRDefault="00CB33A1">
      <w:pPr>
        <w:pStyle w:val="Commentaire"/>
      </w:pPr>
      <w:r>
        <w:t>Correct:</w:t>
      </w:r>
    </w:p>
    <w:p w14:paraId="3F6D63D3" w14:textId="77777777" w:rsidR="00CB33A1" w:rsidRDefault="00CB33A1">
      <w:pPr>
        <w:pStyle w:val="Commentaire"/>
      </w:pPr>
      <w:r>
        <w:t>Muthers et al. (2014)</w:t>
      </w:r>
    </w:p>
    <w:p w14:paraId="495AD43E" w14:textId="629B72B7" w:rsidR="00CB33A1" w:rsidRDefault="00CB33A1">
      <w:pPr>
        <w:pStyle w:val="Commentaire"/>
      </w:pPr>
      <w:r>
        <w:t>(Muthers et al., 2014)</w:t>
      </w:r>
    </w:p>
  </w:comment>
  <w:comment w:id="3891" w:author="Robin Matthews" w:date="2021-07-08T13:30:00Z" w:initials="RM">
    <w:p w14:paraId="151DF4C5" w14:textId="77777777" w:rsidR="00CB33A1" w:rsidRDefault="00CB33A1">
      <w:pPr>
        <w:pStyle w:val="Commentaire"/>
      </w:pPr>
      <w:r>
        <w:rPr>
          <w:rStyle w:val="Marquedecommentaire"/>
        </w:rPr>
        <w:annotationRef/>
      </w:r>
      <w:r>
        <w:t>Extra stuff:</w:t>
      </w:r>
    </w:p>
    <w:p w14:paraId="7F0D37ED" w14:textId="77777777" w:rsidR="00CB33A1" w:rsidRDefault="00CB33A1">
      <w:pPr>
        <w:pStyle w:val="Commentaire"/>
      </w:pPr>
      <w:r>
        <w:t>(, , stratospheric ozone changes only)</w:t>
      </w:r>
    </w:p>
    <w:p w14:paraId="3C28D4B0" w14:textId="77777777" w:rsidR="00CB33A1" w:rsidRDefault="00CB33A1">
      <w:pPr>
        <w:pStyle w:val="Commentaire"/>
      </w:pPr>
    </w:p>
    <w:p w14:paraId="55D1FFB7" w14:textId="77777777" w:rsidR="00CB33A1" w:rsidRDefault="00CB33A1">
      <w:pPr>
        <w:pStyle w:val="Commentaire"/>
      </w:pPr>
      <w:r>
        <w:t>Correct:</w:t>
      </w:r>
    </w:p>
    <w:p w14:paraId="22817B16" w14:textId="77777777" w:rsidR="00CB33A1" w:rsidRDefault="00CB33A1">
      <w:pPr>
        <w:pStyle w:val="Commentaire"/>
      </w:pPr>
      <w:r>
        <w:t>Marsh et al. (2016)</w:t>
      </w:r>
    </w:p>
    <w:p w14:paraId="3F150B79" w14:textId="5C5BD2BB" w:rsidR="00CB33A1" w:rsidRDefault="00CB33A1">
      <w:pPr>
        <w:pStyle w:val="Commentaire"/>
      </w:pPr>
      <w:r>
        <w:t>(Marsh et al., 2016)</w:t>
      </w:r>
    </w:p>
  </w:comment>
  <w:comment w:id="3898" w:author="Robin Matthews" w:date="2021-07-08T13:30:00Z" w:initials="RM">
    <w:p w14:paraId="09944BF0" w14:textId="77777777" w:rsidR="00CB33A1" w:rsidRDefault="00CB33A1">
      <w:pPr>
        <w:pStyle w:val="Commentaire"/>
      </w:pPr>
      <w:r>
        <w:rPr>
          <w:rStyle w:val="Marquedecommentaire"/>
        </w:rPr>
        <w:annotationRef/>
      </w:r>
      <w:r>
        <w:t>Extra stuff:</w:t>
      </w:r>
    </w:p>
    <w:p w14:paraId="2BE0A4CB" w14:textId="77777777" w:rsidR="00CB33A1" w:rsidRDefault="00CB33A1">
      <w:pPr>
        <w:pStyle w:val="Commentaire"/>
      </w:pPr>
      <w:r>
        <w:t>(, , stratospheric ozone and water vapor changes)</w:t>
      </w:r>
    </w:p>
    <w:p w14:paraId="0AA5CE2C" w14:textId="77777777" w:rsidR="00CB33A1" w:rsidRDefault="00CB33A1">
      <w:pPr>
        <w:pStyle w:val="Commentaire"/>
      </w:pPr>
    </w:p>
    <w:p w14:paraId="47A9A4F8" w14:textId="77777777" w:rsidR="00CB33A1" w:rsidRDefault="00CB33A1">
      <w:pPr>
        <w:pStyle w:val="Commentaire"/>
      </w:pPr>
      <w:r>
        <w:t>Correct:</w:t>
      </w:r>
    </w:p>
    <w:p w14:paraId="44A6996E" w14:textId="77777777" w:rsidR="00CB33A1" w:rsidRDefault="00CB33A1">
      <w:pPr>
        <w:pStyle w:val="Commentaire"/>
      </w:pPr>
      <w:r>
        <w:t>Nowack et al. (2015)</w:t>
      </w:r>
    </w:p>
    <w:p w14:paraId="0435DDED" w14:textId="4658F225" w:rsidR="00CB33A1" w:rsidRDefault="00CB33A1">
      <w:pPr>
        <w:pStyle w:val="Commentaire"/>
      </w:pPr>
      <w:r>
        <w:t>(Nowack et al., 2015)</w:t>
      </w:r>
    </w:p>
  </w:comment>
  <w:comment w:id="3907" w:author="Robin Matthews" w:date="2021-07-08T13:30:00Z" w:initials="RM">
    <w:p w14:paraId="145C4286" w14:textId="77777777" w:rsidR="00CB33A1" w:rsidRDefault="00CB33A1">
      <w:pPr>
        <w:pStyle w:val="Commentaire"/>
      </w:pPr>
      <w:r>
        <w:rPr>
          <w:rStyle w:val="Marquedecommentaire"/>
        </w:rPr>
        <w:annotationRef/>
      </w:r>
      <w:r>
        <w:t>Extra stuff:</w:t>
      </w:r>
    </w:p>
    <w:p w14:paraId="2C2B5AD1" w14:textId="77777777" w:rsidR="00CB33A1" w:rsidRDefault="00CB33A1">
      <w:pPr>
        <w:pStyle w:val="Commentaire"/>
      </w:pPr>
      <w:r>
        <w:t>(, , tropospheric ozone changes only)</w:t>
      </w:r>
    </w:p>
    <w:p w14:paraId="59818E82" w14:textId="77777777" w:rsidR="00CB33A1" w:rsidRDefault="00CB33A1">
      <w:pPr>
        <w:pStyle w:val="Commentaire"/>
      </w:pPr>
    </w:p>
    <w:p w14:paraId="250E2DE8" w14:textId="77777777" w:rsidR="00CB33A1" w:rsidRDefault="00CB33A1">
      <w:pPr>
        <w:pStyle w:val="Commentaire"/>
      </w:pPr>
      <w:r>
        <w:t>Correct:</w:t>
      </w:r>
    </w:p>
    <w:p w14:paraId="2963D48A" w14:textId="77777777" w:rsidR="00CB33A1" w:rsidRDefault="00CB33A1">
      <w:pPr>
        <w:pStyle w:val="Commentaire"/>
      </w:pPr>
      <w:r>
        <w:t>Heinze et al. (2019)</w:t>
      </w:r>
    </w:p>
    <w:p w14:paraId="0730E5B1" w14:textId="75DD7185" w:rsidR="00CB33A1" w:rsidRDefault="00CB33A1">
      <w:pPr>
        <w:pStyle w:val="Commentaire"/>
      </w:pPr>
      <w:r>
        <w:t>(Heinze et al., 2019)</w:t>
      </w:r>
    </w:p>
  </w:comment>
  <w:comment w:id="3922" w:author="Robin Matthews" w:date="2021-07-08T13:30:00Z" w:initials="RM">
    <w:p w14:paraId="587DAE1C" w14:textId="77777777" w:rsidR="00CB33A1" w:rsidRDefault="00CB33A1">
      <w:pPr>
        <w:pStyle w:val="Commentaire"/>
      </w:pPr>
      <w:r>
        <w:rPr>
          <w:rStyle w:val="Marquedecommentaire"/>
        </w:rPr>
        <w:annotationRef/>
      </w:r>
      <w:r>
        <w:t>Extra stuff:</w:t>
      </w:r>
    </w:p>
    <w:p w14:paraId="11BC55A4" w14:textId="77777777" w:rsidR="00CB33A1" w:rsidRDefault="00CB33A1">
      <w:pPr>
        <w:pStyle w:val="Commentaire"/>
      </w:pPr>
      <w:r>
        <w:t>(, , aerosol effects only)</w:t>
      </w:r>
    </w:p>
    <w:p w14:paraId="61C67E23" w14:textId="77777777" w:rsidR="00CB33A1" w:rsidRDefault="00CB33A1">
      <w:pPr>
        <w:pStyle w:val="Commentaire"/>
      </w:pPr>
    </w:p>
    <w:p w14:paraId="74AD6D7E" w14:textId="77777777" w:rsidR="00CB33A1" w:rsidRDefault="00CB33A1">
      <w:pPr>
        <w:pStyle w:val="Commentaire"/>
      </w:pPr>
      <w:r>
        <w:t>Correct:</w:t>
      </w:r>
    </w:p>
    <w:p w14:paraId="26F39B79" w14:textId="77777777" w:rsidR="00CB33A1" w:rsidRDefault="00CB33A1">
      <w:pPr>
        <w:pStyle w:val="Commentaire"/>
      </w:pPr>
      <w:r>
        <w:t>Scott et al. (2017)</w:t>
      </w:r>
    </w:p>
    <w:p w14:paraId="25C63999" w14:textId="6AA0330B" w:rsidR="00CB33A1" w:rsidRDefault="00CB33A1">
      <w:pPr>
        <w:pStyle w:val="Commentaire"/>
      </w:pPr>
      <w:r>
        <w:t>(Scott et al., 2017)</w:t>
      </w:r>
    </w:p>
  </w:comment>
  <w:comment w:id="3929" w:author="Robin Matthews" w:date="2021-07-08T13:30:00Z" w:initials="RM">
    <w:p w14:paraId="65997DFC" w14:textId="77777777" w:rsidR="00CB33A1" w:rsidRDefault="00CB33A1">
      <w:pPr>
        <w:pStyle w:val="Commentaire"/>
      </w:pPr>
      <w:r>
        <w:rPr>
          <w:rStyle w:val="Marquedecommentaire"/>
        </w:rPr>
        <w:annotationRef/>
      </w:r>
      <w:r>
        <w:t>Extra stuff:</w:t>
      </w:r>
    </w:p>
    <w:p w14:paraId="5B9B5E7C" w14:textId="77777777" w:rsidR="00CB33A1" w:rsidRDefault="00CB33A1">
      <w:pPr>
        <w:pStyle w:val="Commentaire"/>
      </w:pPr>
      <w:r>
        <w:t>(, ; indirect aerosol effects only)</w:t>
      </w:r>
    </w:p>
    <w:p w14:paraId="67AEC7D4" w14:textId="77777777" w:rsidR="00CB33A1" w:rsidRDefault="00CB33A1">
      <w:pPr>
        <w:pStyle w:val="Commentaire"/>
      </w:pPr>
    </w:p>
    <w:p w14:paraId="05273AC9" w14:textId="77777777" w:rsidR="00CB33A1" w:rsidRDefault="00CB33A1">
      <w:pPr>
        <w:pStyle w:val="Commentaire"/>
      </w:pPr>
      <w:r>
        <w:t>Correct:</w:t>
      </w:r>
    </w:p>
    <w:p w14:paraId="1B6A79F8" w14:textId="77777777" w:rsidR="00CB33A1" w:rsidRDefault="00CB33A1">
      <w:pPr>
        <w:pStyle w:val="Commentaire"/>
      </w:pPr>
      <w:r>
        <w:t>Paasonen et al. (2013)</w:t>
      </w:r>
    </w:p>
    <w:p w14:paraId="3F63C795" w14:textId="5ED5D5DD" w:rsidR="00CB33A1" w:rsidRDefault="00CB33A1">
      <w:pPr>
        <w:pStyle w:val="Commentaire"/>
      </w:pPr>
      <w:r>
        <w:t>(Paasonen et al., 2013)</w:t>
      </w:r>
    </w:p>
  </w:comment>
  <w:comment w:id="3975" w:author="Lucy Cowie" w:date="2021-07-28T12:26:00Z" w:initials="LC">
    <w:p w14:paraId="6DA3A905" w14:textId="49025679" w:rsidR="000B536F" w:rsidRDefault="000B536F">
      <w:pPr>
        <w:pStyle w:val="Commentaire"/>
      </w:pPr>
      <w:r>
        <w:rPr>
          <w:rStyle w:val="Marquedecommentaire"/>
        </w:rPr>
        <w:annotationRef/>
      </w:r>
      <w:r>
        <w:t>Should this be plural in the context of ‘have’?</w:t>
      </w:r>
    </w:p>
  </w:comment>
  <w:comment w:id="3984" w:author="Robin Matthews" w:date="2021-07-08T13:30:00Z" w:initials="RM">
    <w:p w14:paraId="498E20D4" w14:textId="77777777" w:rsidR="00CB33A1" w:rsidRDefault="00CB33A1">
      <w:pPr>
        <w:pStyle w:val="Commentaire"/>
      </w:pPr>
      <w:r>
        <w:rPr>
          <w:rStyle w:val="Marquedecommentaire"/>
        </w:rPr>
        <w:annotationRef/>
      </w:r>
      <w:r>
        <w:t>Extra stuff:</w:t>
      </w:r>
    </w:p>
    <w:p w14:paraId="2B35E4E4" w14:textId="77777777" w:rsidR="00CB33A1" w:rsidRDefault="00CB33A1">
      <w:pPr>
        <w:pStyle w:val="Commentaire"/>
      </w:pPr>
      <w:r>
        <w:t xml:space="preserve">; </w:t>
      </w:r>
    </w:p>
    <w:p w14:paraId="475776BA" w14:textId="77777777" w:rsidR="00CB33A1" w:rsidRDefault="00CB33A1">
      <w:pPr>
        <w:pStyle w:val="Commentaire"/>
      </w:pPr>
    </w:p>
    <w:p w14:paraId="229ABAAA" w14:textId="77777777" w:rsidR="00CB33A1" w:rsidRDefault="00CB33A1">
      <w:pPr>
        <w:pStyle w:val="Commentaire"/>
      </w:pPr>
      <w:r>
        <w:t>Correct:</w:t>
      </w:r>
    </w:p>
    <w:p w14:paraId="55143637" w14:textId="24F7DE68" w:rsidR="00CB33A1" w:rsidRDefault="00CB33A1">
      <w:pPr>
        <w:pStyle w:val="Commentaire"/>
      </w:pPr>
      <w:r>
        <w:t>(Caldeira et al., 2013; Lawrence et al., 2018)</w:t>
      </w:r>
    </w:p>
  </w:comment>
  <w:comment w:id="3986" w:author="Robin Matthews" w:date="2021-07-08T13:30:00Z" w:initials="RM">
    <w:p w14:paraId="73A0C4C9" w14:textId="77777777" w:rsidR="00CB33A1" w:rsidRDefault="00CB33A1">
      <w:pPr>
        <w:pStyle w:val="Commentaire"/>
      </w:pPr>
      <w:r>
        <w:rPr>
          <w:rStyle w:val="Marquedecommentaire"/>
        </w:rPr>
        <w:annotationRef/>
      </w:r>
      <w:r>
        <w:t>Not found:</w:t>
      </w:r>
    </w:p>
    <w:p w14:paraId="13C3A06D" w14:textId="77777777" w:rsidR="00CB33A1" w:rsidRDefault="00CB33A1">
      <w:pPr>
        <w:pStyle w:val="Commentaire"/>
      </w:pPr>
      <w:r>
        <w:t>NRC, 2015</w:t>
      </w:r>
    </w:p>
    <w:p w14:paraId="1703800F" w14:textId="77777777" w:rsidR="00CB33A1" w:rsidRDefault="00CB33A1">
      <w:pPr>
        <w:pStyle w:val="Commentaire"/>
      </w:pPr>
      <w:r>
        <w:t>Lawrence et al., 2018</w:t>
      </w:r>
    </w:p>
    <w:p w14:paraId="4F59794D" w14:textId="77777777" w:rsidR="00CB33A1" w:rsidRDefault="00CB33A1">
      <w:pPr>
        <w:pStyle w:val="Commentaire"/>
      </w:pPr>
    </w:p>
    <w:p w14:paraId="37DB4C5E" w14:textId="77777777" w:rsidR="00CB33A1" w:rsidRDefault="00CB33A1">
      <w:pPr>
        <w:pStyle w:val="Commentaire"/>
      </w:pPr>
      <w:r>
        <w:t>Extra stuff:</w:t>
      </w:r>
    </w:p>
    <w:p w14:paraId="69FF77BC" w14:textId="77777777" w:rsidR="00CB33A1" w:rsidRDefault="00CB33A1">
      <w:pPr>
        <w:pStyle w:val="Commentaire"/>
      </w:pPr>
      <w:r>
        <w:t>; National Academy of Sciences, 2015)</w:t>
      </w:r>
    </w:p>
    <w:p w14:paraId="30E48401" w14:textId="77777777" w:rsidR="00CB33A1" w:rsidRDefault="00CB33A1">
      <w:pPr>
        <w:pStyle w:val="Commentaire"/>
      </w:pPr>
    </w:p>
    <w:p w14:paraId="6F741A2B" w14:textId="77777777" w:rsidR="00CB33A1" w:rsidRDefault="00CB33A1">
      <w:pPr>
        <w:pStyle w:val="Commentaire"/>
      </w:pPr>
      <w:r>
        <w:t>Correct:</w:t>
      </w:r>
    </w:p>
    <w:p w14:paraId="6A40FB99" w14:textId="541CC75A" w:rsidR="00CB33A1" w:rsidRDefault="00CB33A1">
      <w:pPr>
        <w:pStyle w:val="Commentaire"/>
      </w:pPr>
      <w:r>
        <w:t>(NRC, 2015; Lawrence et al., 2018)</w:t>
      </w:r>
    </w:p>
  </w:comment>
  <w:comment w:id="4012" w:author="Ian Blenkinsop" w:date="2021-07-29T10:45:00Z" w:initials="IB">
    <w:p w14:paraId="0336F80A" w14:textId="5B1A0027" w:rsidR="00CC237A" w:rsidRDefault="00CC237A">
      <w:pPr>
        <w:pStyle w:val="Commentaire"/>
      </w:pPr>
      <w:r>
        <w:rPr>
          <w:rStyle w:val="Marquedecommentaire"/>
        </w:rPr>
        <w:annotationRef/>
      </w:r>
      <w:r>
        <w:t>This is formatted above as non-subscript. Please check for consistency.</w:t>
      </w:r>
    </w:p>
  </w:comment>
  <w:comment w:id="4056" w:author="Ian Blenkinsop" w:date="2021-07-29T11:04:00Z" w:initials="IB">
    <w:p w14:paraId="67820EC6" w14:textId="21C097CB" w:rsidR="00922AE3" w:rsidRDefault="00922AE3">
      <w:pPr>
        <w:pStyle w:val="Commentaire"/>
      </w:pPr>
      <w:r>
        <w:rPr>
          <w:rStyle w:val="Marquedecommentaire"/>
        </w:rPr>
        <w:annotationRef/>
      </w:r>
      <w:r>
        <w:t>Have left in ‘see’ throughout, in case these are a different kind of cross-reference – but if they are not, most can be deleted.</w:t>
      </w:r>
    </w:p>
  </w:comment>
  <w:comment w:id="4106" w:author="Lucy Cowie" w:date="2021-07-28T13:10:00Z" w:initials="LC">
    <w:p w14:paraId="5B9A69D9" w14:textId="10969838" w:rsidR="00105105" w:rsidRDefault="00105105">
      <w:pPr>
        <w:pStyle w:val="Commentaire"/>
      </w:pPr>
      <w:r>
        <w:rPr>
          <w:rStyle w:val="Marquedecommentaire"/>
        </w:rPr>
        <w:annotationRef/>
      </w:r>
      <w:r>
        <w:t>This is difficult to understand, reword? The style guide advises that ‘e.g.,’ is only used in brackets.</w:t>
      </w:r>
    </w:p>
  </w:comment>
  <w:comment w:id="4164" w:author="Robin Matthews" w:date="2021-07-08T13:30:00Z" w:initials="RM">
    <w:p w14:paraId="0DE9889A" w14:textId="77777777" w:rsidR="00CB33A1" w:rsidRDefault="00CB33A1">
      <w:pPr>
        <w:pStyle w:val="Commentaire"/>
      </w:pPr>
      <w:r>
        <w:rPr>
          <w:rStyle w:val="Marquedecommentaire"/>
        </w:rPr>
        <w:annotationRef/>
      </w:r>
      <w:r>
        <w:t>Extra stuff:</w:t>
      </w:r>
    </w:p>
    <w:p w14:paraId="14F9CD71" w14:textId="77777777" w:rsidR="00CB33A1" w:rsidRDefault="00CB33A1">
      <w:pPr>
        <w:pStyle w:val="Commentaire"/>
      </w:pPr>
      <w:r>
        <w:t>, ()</w:t>
      </w:r>
    </w:p>
    <w:p w14:paraId="35F832D9" w14:textId="77777777" w:rsidR="00CB33A1" w:rsidRDefault="00CB33A1">
      <w:pPr>
        <w:pStyle w:val="Commentaire"/>
      </w:pPr>
    </w:p>
    <w:p w14:paraId="219E3D50" w14:textId="77777777" w:rsidR="00CB33A1" w:rsidRDefault="00CB33A1">
      <w:pPr>
        <w:pStyle w:val="Commentaire"/>
      </w:pPr>
      <w:r>
        <w:t>Correct:</w:t>
      </w:r>
    </w:p>
    <w:p w14:paraId="5C182B6B" w14:textId="77777777" w:rsidR="00CB33A1" w:rsidRDefault="00CB33A1">
      <w:pPr>
        <w:pStyle w:val="Commentaire"/>
      </w:pPr>
      <w:r>
        <w:t>Hong et al. (2019)</w:t>
      </w:r>
    </w:p>
    <w:p w14:paraId="6DB485BE" w14:textId="2646993D" w:rsidR="00CB33A1" w:rsidRDefault="00CB33A1">
      <w:pPr>
        <w:pStyle w:val="Commentaire"/>
      </w:pPr>
      <w:r>
        <w:t>(Hong et al., 2019)</w:t>
      </w:r>
    </w:p>
  </w:comment>
  <w:comment w:id="4163" w:author="Lucy Cowie" w:date="2021-07-28T13:21:00Z" w:initials="LC">
    <w:p w14:paraId="628D9271" w14:textId="67F335DA" w:rsidR="00F340AC" w:rsidRDefault="00F340AC">
      <w:pPr>
        <w:pStyle w:val="Commentaire"/>
      </w:pPr>
      <w:r>
        <w:rPr>
          <w:rStyle w:val="Marquedecommentaire"/>
        </w:rPr>
        <w:annotationRef/>
      </w:r>
      <w:r>
        <w:t>Should Schnell be in the same reference b</w:t>
      </w:r>
      <w:r w:rsidR="003409F3">
        <w:rPr>
          <w:noProof/>
        </w:rPr>
        <w:t>rackets here?</w:t>
      </w:r>
    </w:p>
  </w:comment>
  <w:comment w:id="4200" w:author="Lucy Cowie" w:date="2021-07-28T13:25:00Z" w:initials="LC">
    <w:p w14:paraId="5385529B" w14:textId="1C059B34" w:rsidR="00BA1CB2" w:rsidRDefault="00BA1CB2">
      <w:pPr>
        <w:pStyle w:val="Commentaire"/>
      </w:pPr>
      <w:r>
        <w:rPr>
          <w:rStyle w:val="Marquedecommentaire"/>
        </w:rPr>
        <w:annotationRef/>
      </w:r>
      <w:r>
        <w:t>Edited in separate Figures document.</w:t>
      </w:r>
    </w:p>
  </w:comment>
  <w:comment w:id="4217" w:author="Robin Matthews" w:date="2021-07-08T13:30:00Z" w:initials="RM">
    <w:p w14:paraId="1799D876" w14:textId="77777777" w:rsidR="00CB33A1" w:rsidRDefault="00CB33A1">
      <w:pPr>
        <w:pStyle w:val="Commentaire"/>
      </w:pPr>
      <w:r>
        <w:rPr>
          <w:rStyle w:val="Marquedecommentaire"/>
        </w:rPr>
        <w:annotationRef/>
      </w:r>
      <w:r>
        <w:t>Extra stuff:</w:t>
      </w:r>
    </w:p>
    <w:p w14:paraId="3BEF53C5" w14:textId="77777777" w:rsidR="00CB33A1" w:rsidRDefault="00CB33A1">
      <w:pPr>
        <w:pStyle w:val="Commentaire"/>
      </w:pPr>
      <w:r>
        <w:t>, )</w:t>
      </w:r>
    </w:p>
    <w:p w14:paraId="7056EF1D" w14:textId="77777777" w:rsidR="00CB33A1" w:rsidRDefault="00CB33A1">
      <w:pPr>
        <w:pStyle w:val="Commentaire"/>
      </w:pPr>
    </w:p>
    <w:p w14:paraId="35A575B8" w14:textId="77777777" w:rsidR="00CB33A1" w:rsidRDefault="00CB33A1">
      <w:pPr>
        <w:pStyle w:val="Commentaire"/>
      </w:pPr>
      <w:r>
        <w:t>Correct:</w:t>
      </w:r>
    </w:p>
    <w:p w14:paraId="0745657D" w14:textId="77777777" w:rsidR="00CB33A1" w:rsidRDefault="00CB33A1">
      <w:pPr>
        <w:pStyle w:val="Commentaire"/>
      </w:pPr>
      <w:r>
        <w:t>Pacifico et al. (2012)</w:t>
      </w:r>
    </w:p>
    <w:p w14:paraId="109E4CC0" w14:textId="0C531061" w:rsidR="00CB33A1" w:rsidRDefault="00CB33A1">
      <w:pPr>
        <w:pStyle w:val="Commentaire"/>
      </w:pPr>
      <w:r>
        <w:t>(Pacifico et al., 2012)</w:t>
      </w:r>
    </w:p>
  </w:comment>
  <w:comment w:id="4218" w:author="Robin Matthews" w:date="2021-07-08T13:30:00Z" w:initials="RM">
    <w:p w14:paraId="06423110" w14:textId="77777777" w:rsidR="00CB33A1" w:rsidRDefault="00CB33A1">
      <w:pPr>
        <w:pStyle w:val="Commentaire"/>
      </w:pPr>
      <w:r>
        <w:rPr>
          <w:rStyle w:val="Marquedecommentaire"/>
        </w:rPr>
        <w:annotationRef/>
      </w:r>
      <w:r>
        <w:t>Not found:</w:t>
      </w:r>
    </w:p>
    <w:p w14:paraId="066F1F8A" w14:textId="77777777" w:rsidR="00CB33A1" w:rsidRDefault="00CB33A1">
      <w:pPr>
        <w:pStyle w:val="Commentaire"/>
      </w:pPr>
      <w:r>
        <w:t>B. Wang et al., 2018</w:t>
      </w:r>
    </w:p>
    <w:p w14:paraId="22094F24" w14:textId="77777777" w:rsidR="00CB33A1" w:rsidRDefault="00CB33A1">
      <w:pPr>
        <w:pStyle w:val="Commentaire"/>
      </w:pPr>
      <w:r>
        <w:t>Z. Zhao et al., 2019</w:t>
      </w:r>
    </w:p>
    <w:p w14:paraId="2B9BC49A" w14:textId="77777777" w:rsidR="00CB33A1" w:rsidRDefault="00CB33A1">
      <w:pPr>
        <w:pStyle w:val="Commentaire"/>
      </w:pPr>
    </w:p>
    <w:p w14:paraId="4372C432" w14:textId="77777777" w:rsidR="00CB33A1" w:rsidRDefault="00CB33A1">
      <w:pPr>
        <w:pStyle w:val="Commentaire"/>
      </w:pPr>
      <w:r>
        <w:t>Extra stuff:</w:t>
      </w:r>
    </w:p>
    <w:p w14:paraId="6079693E" w14:textId="77777777" w:rsidR="00CB33A1" w:rsidRDefault="00CB33A1">
      <w:pPr>
        <w:pStyle w:val="Commentaire"/>
      </w:pPr>
      <w:r>
        <w:t>(Wang et al., 2018a; Zhao et al., 2019c)</w:t>
      </w:r>
    </w:p>
    <w:p w14:paraId="77D15E5D" w14:textId="77777777" w:rsidR="00CB33A1" w:rsidRDefault="00CB33A1">
      <w:pPr>
        <w:pStyle w:val="Commentaire"/>
      </w:pPr>
    </w:p>
    <w:p w14:paraId="3972715A" w14:textId="77777777" w:rsidR="00CB33A1" w:rsidRDefault="00CB33A1">
      <w:pPr>
        <w:pStyle w:val="Commentaire"/>
      </w:pPr>
      <w:r>
        <w:t>Correct:</w:t>
      </w:r>
    </w:p>
    <w:p w14:paraId="75DE265F" w14:textId="76734AE1" w:rsidR="00CB33A1" w:rsidRDefault="00CB33A1">
      <w:pPr>
        <w:pStyle w:val="Commentaire"/>
      </w:pPr>
      <w:r>
        <w:t>(B. Wang et al., 2018; Z. Zhao et al., 2019)</w:t>
      </w:r>
    </w:p>
  </w:comment>
  <w:comment w:id="4225" w:author="Robin Matthews" w:date="2021-07-08T13:30:00Z" w:initials="RM">
    <w:p w14:paraId="5E737703" w14:textId="77777777" w:rsidR="00CB33A1" w:rsidRDefault="00CB33A1">
      <w:pPr>
        <w:pStyle w:val="Commentaire"/>
      </w:pPr>
      <w:r>
        <w:rPr>
          <w:rStyle w:val="Marquedecommentaire"/>
        </w:rPr>
        <w:annotationRef/>
      </w:r>
      <w:r>
        <w:t>Not found:</w:t>
      </w:r>
    </w:p>
    <w:p w14:paraId="1A9F5250" w14:textId="77777777" w:rsidR="00CB33A1" w:rsidRDefault="00CB33A1">
      <w:pPr>
        <w:pStyle w:val="Commentaire"/>
      </w:pPr>
      <w:r>
        <w:t>R.J. Allen et al., 2016, 2019</w:t>
      </w:r>
    </w:p>
    <w:p w14:paraId="55D743E5" w14:textId="77777777" w:rsidR="00CB33A1" w:rsidRDefault="00CB33A1">
      <w:pPr>
        <w:pStyle w:val="Commentaire"/>
      </w:pPr>
    </w:p>
    <w:p w14:paraId="4A388826" w14:textId="77777777" w:rsidR="00CB33A1" w:rsidRDefault="00CB33A1">
      <w:pPr>
        <w:pStyle w:val="Commentaire"/>
      </w:pPr>
      <w:r>
        <w:t>Extra stuff:</w:t>
      </w:r>
    </w:p>
    <w:p w14:paraId="2BF2D6C1" w14:textId="77777777" w:rsidR="00CB33A1" w:rsidRDefault="00CB33A1">
      <w:pPr>
        <w:pStyle w:val="Commentaire"/>
      </w:pPr>
      <w:r>
        <w:t>(Allen et al., 2016b, 2019b; )</w:t>
      </w:r>
    </w:p>
    <w:p w14:paraId="1CFC9F14" w14:textId="77777777" w:rsidR="00CB33A1" w:rsidRDefault="00CB33A1">
      <w:pPr>
        <w:pStyle w:val="Commentaire"/>
      </w:pPr>
    </w:p>
    <w:p w14:paraId="2B0FF429" w14:textId="77777777" w:rsidR="00CB33A1" w:rsidRDefault="00CB33A1">
      <w:pPr>
        <w:pStyle w:val="Commentaire"/>
      </w:pPr>
      <w:r>
        <w:t>Correct:</w:t>
      </w:r>
    </w:p>
    <w:p w14:paraId="3B9DA8E7" w14:textId="1E168D28" w:rsidR="00CB33A1" w:rsidRDefault="00CB33A1">
      <w:pPr>
        <w:pStyle w:val="Commentaire"/>
      </w:pPr>
      <w:r>
        <w:t>(R.J. Allen et al., 2016, 2019; Xu and Lamarque, 2018)</w:t>
      </w:r>
    </w:p>
  </w:comment>
  <w:comment w:id="4239" w:author="Lucy Cowie" w:date="2021-07-28T13:31:00Z" w:initials="LC">
    <w:p w14:paraId="1ED8216B" w14:textId="0362ED47" w:rsidR="00E55CAD" w:rsidRDefault="00E55CAD">
      <w:pPr>
        <w:pStyle w:val="Commentaire"/>
      </w:pPr>
      <w:r>
        <w:rPr>
          <w:rStyle w:val="Marquedecommentaire"/>
        </w:rPr>
        <w:annotationRef/>
      </w:r>
      <w:r>
        <w:t xml:space="preserve">Combine in-text citations in parentheses with preceding figures. I can’t make changes due to the formatting. </w:t>
      </w:r>
    </w:p>
  </w:comment>
  <w:comment w:id="4240" w:author="Robin Matthews" w:date="2021-07-08T13:30:00Z" w:initials="RM">
    <w:p w14:paraId="4AD437C9" w14:textId="77777777" w:rsidR="00CB33A1" w:rsidRDefault="00CB33A1">
      <w:pPr>
        <w:pStyle w:val="Commentaire"/>
      </w:pPr>
      <w:r>
        <w:rPr>
          <w:rStyle w:val="Marquedecommentaire"/>
        </w:rPr>
        <w:annotationRef/>
      </w:r>
      <w:r>
        <w:t>Not found:</w:t>
      </w:r>
    </w:p>
    <w:p w14:paraId="4EA669AF" w14:textId="77777777" w:rsidR="00CB33A1" w:rsidRDefault="00CB33A1">
      <w:pPr>
        <w:pStyle w:val="Commentaire"/>
      </w:pPr>
      <w:r>
        <w:t>R.J. Allen et al.</w:t>
      </w:r>
    </w:p>
    <w:p w14:paraId="37511790" w14:textId="77777777" w:rsidR="00CB33A1" w:rsidRDefault="00CB33A1">
      <w:pPr>
        <w:pStyle w:val="Commentaire"/>
      </w:pPr>
      <w:r>
        <w:t>2016, 2019</w:t>
      </w:r>
    </w:p>
    <w:p w14:paraId="055893D5" w14:textId="77777777" w:rsidR="00CB33A1" w:rsidRDefault="00CB33A1">
      <w:pPr>
        <w:pStyle w:val="Commentaire"/>
      </w:pPr>
    </w:p>
    <w:p w14:paraId="5C40075F" w14:textId="77777777" w:rsidR="00CB33A1" w:rsidRDefault="00CB33A1">
      <w:pPr>
        <w:pStyle w:val="Commentaire"/>
      </w:pPr>
      <w:r>
        <w:t>Extra stuff:</w:t>
      </w:r>
    </w:p>
    <w:p w14:paraId="64FF12DE" w14:textId="77777777" w:rsidR="00CB33A1" w:rsidRDefault="00CB33A1">
      <w:pPr>
        <w:pStyle w:val="Commentaire"/>
      </w:pPr>
      <w:r>
        <w:t>Allen et al. (2016c, 2019b)</w:t>
      </w:r>
    </w:p>
    <w:p w14:paraId="5F258699" w14:textId="77777777" w:rsidR="00CB33A1" w:rsidRDefault="00CB33A1">
      <w:pPr>
        <w:pStyle w:val="Commentaire"/>
      </w:pPr>
    </w:p>
    <w:p w14:paraId="28CB44C1" w14:textId="77777777" w:rsidR="00CB33A1" w:rsidRDefault="00CB33A1">
      <w:pPr>
        <w:pStyle w:val="Commentaire"/>
      </w:pPr>
      <w:r>
        <w:t>Correct:</w:t>
      </w:r>
    </w:p>
    <w:p w14:paraId="7DAE023F" w14:textId="77777777" w:rsidR="00CB33A1" w:rsidRDefault="00CB33A1">
      <w:pPr>
        <w:pStyle w:val="Commentaire"/>
      </w:pPr>
      <w:r>
        <w:t>R.J. Allen et al. (2016, 2019)</w:t>
      </w:r>
    </w:p>
    <w:p w14:paraId="3B262855" w14:textId="17991DC1" w:rsidR="00CB33A1" w:rsidRDefault="00CB33A1">
      <w:pPr>
        <w:pStyle w:val="Commentaire"/>
      </w:pPr>
      <w:r>
        <w:t>(R.J. Allen et al., 2016, 2019)</w:t>
      </w:r>
    </w:p>
  </w:comment>
  <w:comment w:id="4253" w:author="Lucy Cowie" w:date="2021-07-28T13:35:00Z" w:initials="LC">
    <w:p w14:paraId="177D93C0" w14:textId="516A10C7" w:rsidR="00AC1A91" w:rsidRDefault="00AC1A91">
      <w:pPr>
        <w:pStyle w:val="Commentaire"/>
      </w:pPr>
      <w:r>
        <w:rPr>
          <w:rStyle w:val="Marquedecommentaire"/>
        </w:rPr>
        <w:annotationRef/>
      </w:r>
      <w:r>
        <w:t>Rewrite as ‘only sparse data is available…’?</w:t>
      </w:r>
    </w:p>
  </w:comment>
  <w:comment w:id="4274" w:author="Robin Matthews" w:date="2021-07-08T13:30:00Z" w:initials="RM">
    <w:p w14:paraId="1E0504F7" w14:textId="77777777" w:rsidR="00CB33A1" w:rsidRDefault="00CB33A1">
      <w:pPr>
        <w:pStyle w:val="Commentaire"/>
      </w:pPr>
      <w:r>
        <w:rPr>
          <w:rStyle w:val="Marquedecommentaire"/>
        </w:rPr>
        <w:annotationRef/>
      </w:r>
      <w:r>
        <w:t>Not found:</w:t>
      </w:r>
    </w:p>
    <w:p w14:paraId="232074AA" w14:textId="77777777" w:rsidR="00CB33A1" w:rsidRDefault="00CB33A1">
      <w:pPr>
        <w:pStyle w:val="Commentaire"/>
      </w:pPr>
      <w:r>
        <w:t>H. Zhang et al., 2017</w:t>
      </w:r>
    </w:p>
    <w:p w14:paraId="3B00229B" w14:textId="77777777" w:rsidR="00CB33A1" w:rsidRDefault="00CB33A1">
      <w:pPr>
        <w:pStyle w:val="Commentaire"/>
      </w:pPr>
    </w:p>
    <w:p w14:paraId="19805A54" w14:textId="77777777" w:rsidR="00CB33A1" w:rsidRDefault="00CB33A1">
      <w:pPr>
        <w:pStyle w:val="Commentaire"/>
      </w:pPr>
      <w:r>
        <w:t>Extra stuff:</w:t>
      </w:r>
    </w:p>
    <w:p w14:paraId="24037ED7" w14:textId="77777777" w:rsidR="00CB33A1" w:rsidRDefault="00CB33A1">
      <w:pPr>
        <w:pStyle w:val="Commentaire"/>
      </w:pPr>
      <w:r>
        <w:t>(; ; ; ; Zhang et al., 2017b)</w:t>
      </w:r>
    </w:p>
    <w:p w14:paraId="079533B2" w14:textId="77777777" w:rsidR="00CB33A1" w:rsidRDefault="00CB33A1">
      <w:pPr>
        <w:pStyle w:val="Commentaire"/>
      </w:pPr>
    </w:p>
    <w:p w14:paraId="75EDFE75" w14:textId="77777777" w:rsidR="00CB33A1" w:rsidRDefault="00CB33A1">
      <w:pPr>
        <w:pStyle w:val="Commentaire"/>
      </w:pPr>
      <w:r>
        <w:t>Correct:</w:t>
      </w:r>
    </w:p>
    <w:p w14:paraId="14C3CA78" w14:textId="4647C86A" w:rsidR="00CB33A1" w:rsidRDefault="00CB33A1">
      <w:pPr>
        <w:pStyle w:val="Commentaire"/>
      </w:pPr>
      <w:r>
        <w:t>(Lelieveld et al., 2014; Porter et al., 2015; Hou and Wu, 2016; Schnell and Prather, 2017; H. Zhang et al., 2017)</w:t>
      </w:r>
    </w:p>
  </w:comment>
  <w:comment w:id="4276" w:author="Robin Matthews" w:date="2021-07-08T13:30:00Z" w:initials="RM">
    <w:p w14:paraId="00AC7417" w14:textId="77777777" w:rsidR="00CB33A1" w:rsidRDefault="00CB33A1">
      <w:pPr>
        <w:pStyle w:val="Commentaire"/>
      </w:pPr>
      <w:r>
        <w:rPr>
          <w:rStyle w:val="Marquedecommentaire"/>
        </w:rPr>
        <w:annotationRef/>
      </w:r>
      <w:r>
        <w:t>Extra stuff:</w:t>
      </w:r>
    </w:p>
    <w:p w14:paraId="39F80909" w14:textId="77777777" w:rsidR="00CB33A1" w:rsidRDefault="00CB33A1">
      <w:pPr>
        <w:pStyle w:val="Commentaire"/>
      </w:pPr>
      <w:r>
        <w:t>, )</w:t>
      </w:r>
    </w:p>
    <w:p w14:paraId="64B3D5E5" w14:textId="77777777" w:rsidR="00CB33A1" w:rsidRDefault="00CB33A1">
      <w:pPr>
        <w:pStyle w:val="Commentaire"/>
      </w:pPr>
    </w:p>
    <w:p w14:paraId="3C4ADD7A" w14:textId="77777777" w:rsidR="00CB33A1" w:rsidRDefault="00CB33A1">
      <w:pPr>
        <w:pStyle w:val="Commentaire"/>
      </w:pPr>
      <w:r>
        <w:t>Correct:</w:t>
      </w:r>
    </w:p>
    <w:p w14:paraId="0FFABCA0" w14:textId="77777777" w:rsidR="00CB33A1" w:rsidRDefault="00CB33A1">
      <w:pPr>
        <w:pStyle w:val="Commentaire"/>
      </w:pPr>
      <w:r>
        <w:t>Sun et al. (2017)</w:t>
      </w:r>
    </w:p>
    <w:p w14:paraId="01DDBD04" w14:textId="21230A16" w:rsidR="00CB33A1" w:rsidRDefault="00CB33A1">
      <w:pPr>
        <w:pStyle w:val="Commentaire"/>
      </w:pPr>
      <w:r>
        <w:t>(Sun et al., 2017)</w:t>
      </w:r>
    </w:p>
  </w:comment>
  <w:comment w:id="4275" w:author="Ian Blenkinsop" w:date="2021-07-29T11:17:00Z" w:initials="IB">
    <w:p w14:paraId="17DC8F15" w14:textId="4C4436A5" w:rsidR="00922AE3" w:rsidRDefault="00922AE3">
      <w:pPr>
        <w:pStyle w:val="Commentaire"/>
      </w:pPr>
      <w:r>
        <w:rPr>
          <w:rStyle w:val="Marquedecommentaire"/>
        </w:rPr>
        <w:annotationRef/>
      </w:r>
      <w:r>
        <w:t>Merge citations here? Too many parentheses?</w:t>
      </w:r>
    </w:p>
  </w:comment>
  <w:comment w:id="4277" w:author="Robin Matthews" w:date="2021-07-08T17:12:00Z" w:initials="RM">
    <w:p w14:paraId="7261D505" w14:textId="19DD0AB4" w:rsidR="003B135C" w:rsidRDefault="003B135C">
      <w:pPr>
        <w:pStyle w:val="Commentaire"/>
      </w:pPr>
      <w:r>
        <w:rPr>
          <w:rStyle w:val="Marquedecommentaire"/>
        </w:rPr>
        <w:annotationRef/>
      </w:r>
      <w:r>
        <w:t>Missing Mendeley link.</w:t>
      </w:r>
    </w:p>
  </w:comment>
  <w:comment w:id="4283" w:author="Robin Matthews" w:date="2021-07-08T17:13:00Z" w:initials="RM">
    <w:p w14:paraId="42C98910" w14:textId="006E15C0" w:rsidR="003B135C" w:rsidRDefault="003B135C" w:rsidP="003B135C">
      <w:pPr>
        <w:pStyle w:val="Commentaire"/>
      </w:pPr>
      <w:r>
        <w:rPr>
          <w:rStyle w:val="Marquedecommentaire"/>
        </w:rPr>
        <w:annotationRef/>
      </w:r>
      <w:r>
        <w:t>Have merged the citations. Please confirm it’s ok.</w:t>
      </w:r>
    </w:p>
  </w:comment>
  <w:comment w:id="4287" w:author="Robin Matthews" w:date="2021-07-08T13:30:00Z" w:initials="RM">
    <w:p w14:paraId="289BDC16" w14:textId="77777777" w:rsidR="00CB33A1" w:rsidRDefault="00CB33A1">
      <w:pPr>
        <w:pStyle w:val="Commentaire"/>
      </w:pPr>
      <w:r>
        <w:rPr>
          <w:rStyle w:val="Marquedecommentaire"/>
        </w:rPr>
        <w:annotationRef/>
      </w:r>
      <w:r>
        <w:t>Extra stuff:</w:t>
      </w:r>
    </w:p>
    <w:p w14:paraId="6B1AC3A8" w14:textId="77777777" w:rsidR="00CB33A1" w:rsidRDefault="00CB33A1">
      <w:pPr>
        <w:pStyle w:val="Commentaire"/>
      </w:pPr>
      <w:r>
        <w:t>, )</w:t>
      </w:r>
    </w:p>
    <w:p w14:paraId="7557F4AF" w14:textId="77777777" w:rsidR="00CB33A1" w:rsidRDefault="00CB33A1">
      <w:pPr>
        <w:pStyle w:val="Commentaire"/>
      </w:pPr>
    </w:p>
    <w:p w14:paraId="68076D8E" w14:textId="77777777" w:rsidR="00CB33A1" w:rsidRDefault="00CB33A1">
      <w:pPr>
        <w:pStyle w:val="Commentaire"/>
      </w:pPr>
      <w:r>
        <w:t>Correct:</w:t>
      </w:r>
    </w:p>
    <w:p w14:paraId="07293192" w14:textId="77777777" w:rsidR="00CB33A1" w:rsidRDefault="00CB33A1">
      <w:pPr>
        <w:pStyle w:val="Commentaire"/>
      </w:pPr>
      <w:r>
        <w:t>Cai et al. (2017)</w:t>
      </w:r>
    </w:p>
    <w:p w14:paraId="1BB60992" w14:textId="525F61E4" w:rsidR="00CB33A1" w:rsidRDefault="00CB33A1">
      <w:pPr>
        <w:pStyle w:val="Commentaire"/>
      </w:pPr>
      <w:r>
        <w:t>(Cai et al., 2017)</w:t>
      </w:r>
    </w:p>
  </w:comment>
  <w:comment w:id="4288" w:author="Robin Matthews" w:date="2021-07-08T13:30:00Z" w:initials="RM">
    <w:p w14:paraId="489142A5" w14:textId="77777777" w:rsidR="00CB33A1" w:rsidRDefault="00CB33A1">
      <w:pPr>
        <w:pStyle w:val="Commentaire"/>
      </w:pPr>
      <w:r>
        <w:rPr>
          <w:rStyle w:val="Marquedecommentaire"/>
        </w:rPr>
        <w:annotationRef/>
      </w:r>
      <w:r>
        <w:t>Extra stuff:</w:t>
      </w:r>
    </w:p>
    <w:p w14:paraId="03E546C0" w14:textId="77777777" w:rsidR="00CB33A1" w:rsidRDefault="00CB33A1">
      <w:pPr>
        <w:pStyle w:val="Commentaire"/>
      </w:pPr>
      <w:r>
        <w:t>( ()</w:t>
      </w:r>
    </w:p>
    <w:p w14:paraId="303B7D52" w14:textId="77777777" w:rsidR="00CB33A1" w:rsidRDefault="00CB33A1">
      <w:pPr>
        <w:pStyle w:val="Commentaire"/>
      </w:pPr>
    </w:p>
    <w:p w14:paraId="37B3D97C" w14:textId="77777777" w:rsidR="00CB33A1" w:rsidRDefault="00CB33A1">
      <w:pPr>
        <w:pStyle w:val="Commentaire"/>
      </w:pPr>
      <w:r>
        <w:t>Correct:</w:t>
      </w:r>
    </w:p>
    <w:p w14:paraId="0A35AEB1" w14:textId="77777777" w:rsidR="00CB33A1" w:rsidRDefault="00CB33A1">
      <w:pPr>
        <w:pStyle w:val="Commentaire"/>
      </w:pPr>
      <w:r>
        <w:t>Zou et al. (2017)</w:t>
      </w:r>
    </w:p>
    <w:p w14:paraId="1EBB9985" w14:textId="487B7A6B" w:rsidR="00CB33A1" w:rsidRDefault="00CB33A1">
      <w:pPr>
        <w:pStyle w:val="Commentaire"/>
      </w:pPr>
      <w:r>
        <w:t>(Zou et al., 2017)</w:t>
      </w:r>
    </w:p>
  </w:comment>
  <w:comment w:id="4291" w:author="Ian Blenkinsop" w:date="2021-07-29T11:18:00Z" w:initials="IB">
    <w:p w14:paraId="62837187" w14:textId="6B5AD883" w:rsidR="008447FB" w:rsidRDefault="008447FB">
      <w:pPr>
        <w:pStyle w:val="Commentaire"/>
      </w:pPr>
      <w:r>
        <w:rPr>
          <w:rStyle w:val="Marquedecommentaire"/>
        </w:rPr>
        <w:annotationRef/>
      </w:r>
      <w:r w:rsidR="00B87BAB">
        <w:t xml:space="preserve">Section 11.3.5 </w:t>
      </w:r>
      <w:r>
        <w:t>and</w:t>
      </w:r>
      <w:r w:rsidR="00B87BAB">
        <w:t xml:space="preserve"> Table 11.2</w:t>
      </w:r>
      <w:r>
        <w:br/>
        <w:t>[</w:t>
      </w:r>
      <w:r w:rsidR="00B87BAB">
        <w:t>Delete the ‘Chapter’ ref</w:t>
      </w:r>
      <w:r>
        <w:t>?]</w:t>
      </w:r>
    </w:p>
  </w:comment>
  <w:comment w:id="4317" w:author="Robin Matthews" w:date="2021-07-08T13:30:00Z" w:initials="RM">
    <w:p w14:paraId="5C1FF6CF" w14:textId="77777777" w:rsidR="00CB33A1" w:rsidRDefault="00CB33A1">
      <w:pPr>
        <w:pStyle w:val="Commentaire"/>
      </w:pPr>
      <w:r>
        <w:rPr>
          <w:rStyle w:val="Marquedecommentaire"/>
        </w:rPr>
        <w:annotationRef/>
      </w:r>
      <w:r>
        <w:t>Not found:</w:t>
      </w:r>
    </w:p>
    <w:p w14:paraId="7563F394" w14:textId="77777777" w:rsidR="00CB33A1" w:rsidRDefault="00CB33A1">
      <w:pPr>
        <w:pStyle w:val="Commentaire"/>
      </w:pPr>
      <w:r>
        <w:t>Shindell et al., 2012, 2017b</w:t>
      </w:r>
    </w:p>
    <w:p w14:paraId="6F188769" w14:textId="77777777" w:rsidR="00CB33A1" w:rsidRDefault="00CB33A1">
      <w:pPr>
        <w:pStyle w:val="Commentaire"/>
      </w:pPr>
    </w:p>
    <w:p w14:paraId="479BD04A" w14:textId="77777777" w:rsidR="00CB33A1" w:rsidRDefault="00CB33A1">
      <w:pPr>
        <w:pStyle w:val="Commentaire"/>
      </w:pPr>
      <w:r>
        <w:t>Extra stuff:</w:t>
      </w:r>
    </w:p>
    <w:p w14:paraId="70D73C98" w14:textId="77777777" w:rsidR="00CB33A1" w:rsidRDefault="00CB33A1">
      <w:pPr>
        <w:pStyle w:val="Commentaire"/>
      </w:pPr>
      <w:r>
        <w:t>(Shindell et al., 2012, 2017a; ; ; )</w:t>
      </w:r>
    </w:p>
    <w:p w14:paraId="093E5B70" w14:textId="77777777" w:rsidR="00CB33A1" w:rsidRDefault="00CB33A1">
      <w:pPr>
        <w:pStyle w:val="Commentaire"/>
      </w:pPr>
    </w:p>
    <w:p w14:paraId="06892E18" w14:textId="77777777" w:rsidR="00CB33A1" w:rsidRDefault="00CB33A1">
      <w:pPr>
        <w:pStyle w:val="Commentaire"/>
      </w:pPr>
      <w:r>
        <w:t>Correct:</w:t>
      </w:r>
    </w:p>
    <w:p w14:paraId="3E6851B1" w14:textId="57BA1526" w:rsidR="00CB33A1" w:rsidRDefault="00CB33A1">
      <w:pPr>
        <w:pStyle w:val="Commentaire"/>
      </w:pPr>
      <w:r>
        <w:t>(Shindell et al., 2012, 2017b; Shoemaker et al., 2013; Rogelj et al., 2014b; Lelieveld et al., 2019)</w:t>
      </w:r>
    </w:p>
  </w:comment>
  <w:comment w:id="4340" w:author="Robin Matthews" w:date="2021-07-08T13:30:00Z" w:initials="RM">
    <w:p w14:paraId="67ABDA8E" w14:textId="77777777" w:rsidR="00CB33A1" w:rsidRDefault="00CB33A1">
      <w:pPr>
        <w:pStyle w:val="Commentaire"/>
      </w:pPr>
      <w:r>
        <w:rPr>
          <w:rStyle w:val="Marquedecommentaire"/>
        </w:rPr>
        <w:annotationRef/>
      </w:r>
      <w:r>
        <w:t>Not found:</w:t>
      </w:r>
    </w:p>
    <w:p w14:paraId="73ADE9BE" w14:textId="77777777" w:rsidR="00CB33A1" w:rsidRDefault="00CB33A1">
      <w:pPr>
        <w:pStyle w:val="Commentaire"/>
      </w:pPr>
      <w:r>
        <w:t>M.R. Allen et al., 2016</w:t>
      </w:r>
    </w:p>
    <w:p w14:paraId="2C3DFBD4" w14:textId="77777777" w:rsidR="00CB33A1" w:rsidRDefault="00CB33A1">
      <w:pPr>
        <w:pStyle w:val="Commentaire"/>
      </w:pPr>
    </w:p>
    <w:p w14:paraId="5A7D4282" w14:textId="77777777" w:rsidR="00CB33A1" w:rsidRDefault="00CB33A1">
      <w:pPr>
        <w:pStyle w:val="Commentaire"/>
      </w:pPr>
      <w:r>
        <w:t>Extra stuff:</w:t>
      </w:r>
    </w:p>
    <w:p w14:paraId="0B029CDD" w14:textId="77777777" w:rsidR="00CB33A1" w:rsidRDefault="00CB33A1">
      <w:pPr>
        <w:pStyle w:val="Commentaire"/>
      </w:pPr>
      <w:r>
        <w:t>(; ; ; ; Allen et al., 2016a)</w:t>
      </w:r>
    </w:p>
    <w:p w14:paraId="3CEE0072" w14:textId="77777777" w:rsidR="00CB33A1" w:rsidRDefault="00CB33A1">
      <w:pPr>
        <w:pStyle w:val="Commentaire"/>
      </w:pPr>
    </w:p>
    <w:p w14:paraId="71C773DF" w14:textId="77777777" w:rsidR="00CB33A1" w:rsidRDefault="00CB33A1">
      <w:pPr>
        <w:pStyle w:val="Commentaire"/>
      </w:pPr>
      <w:r>
        <w:t>Correct:</w:t>
      </w:r>
    </w:p>
    <w:p w14:paraId="327ABE9B" w14:textId="0BB522C8" w:rsidR="00CB33A1" w:rsidRDefault="00CB33A1">
      <w:pPr>
        <w:pStyle w:val="Commentaire"/>
      </w:pPr>
      <w:r>
        <w:t>(Smith and Mizrahi, 2013; Pierrehumbert, 2014; Rogelj et al., 2014b; Strefler et al., 2014; M.R. Allen et al., 2016)</w:t>
      </w:r>
    </w:p>
  </w:comment>
  <w:comment w:id="4361" w:author="Robin Matthews" w:date="2021-07-08T13:30:00Z" w:initials="RM">
    <w:p w14:paraId="36DC1A09" w14:textId="77777777" w:rsidR="00CB33A1" w:rsidRDefault="00CB33A1">
      <w:pPr>
        <w:pStyle w:val="Commentaire"/>
      </w:pPr>
      <w:r>
        <w:rPr>
          <w:rStyle w:val="Marquedecommentaire"/>
        </w:rPr>
        <w:annotationRef/>
      </w:r>
      <w:r>
        <w:t>Not found:</w:t>
      </w:r>
    </w:p>
    <w:p w14:paraId="028EB7B1" w14:textId="77777777" w:rsidR="00CB33A1" w:rsidRDefault="00CB33A1">
      <w:pPr>
        <w:pStyle w:val="Commentaire"/>
      </w:pPr>
      <w:r>
        <w:t>Shindell et al., 2012, 2017b</w:t>
      </w:r>
    </w:p>
    <w:p w14:paraId="350E70B1" w14:textId="77777777" w:rsidR="00CB33A1" w:rsidRDefault="00CB33A1">
      <w:pPr>
        <w:pStyle w:val="Commentaire"/>
      </w:pPr>
      <w:r>
        <w:t>Schmale et al., 2014a, b</w:t>
      </w:r>
    </w:p>
    <w:p w14:paraId="2D591849" w14:textId="77777777" w:rsidR="00CB33A1" w:rsidRDefault="00CB33A1">
      <w:pPr>
        <w:pStyle w:val="Commentaire"/>
      </w:pPr>
    </w:p>
    <w:p w14:paraId="3F67AEA5" w14:textId="77777777" w:rsidR="00CB33A1" w:rsidRDefault="00CB33A1">
      <w:pPr>
        <w:pStyle w:val="Commentaire"/>
      </w:pPr>
      <w:r>
        <w:t>Extra stuff:</w:t>
      </w:r>
    </w:p>
    <w:p w14:paraId="304D3D2B" w14:textId="77777777" w:rsidR="00CB33A1" w:rsidRDefault="00CB33A1">
      <w:pPr>
        <w:pStyle w:val="Commentaire"/>
      </w:pPr>
      <w:r>
        <w:t>(; Shindell et al., 2012, 2017a, Schmale et al., 2014a, 2014b; ; ; )</w:t>
      </w:r>
    </w:p>
    <w:p w14:paraId="40F6E6D0" w14:textId="77777777" w:rsidR="00CB33A1" w:rsidRDefault="00CB33A1">
      <w:pPr>
        <w:pStyle w:val="Commentaire"/>
      </w:pPr>
    </w:p>
    <w:p w14:paraId="635EAC2B" w14:textId="77777777" w:rsidR="00CB33A1" w:rsidRDefault="00CB33A1">
      <w:pPr>
        <w:pStyle w:val="Commentaire"/>
      </w:pPr>
      <w:r>
        <w:t>Correct:</w:t>
      </w:r>
    </w:p>
    <w:p w14:paraId="3E9BBF59" w14:textId="12172C0B" w:rsidR="00CB33A1" w:rsidRDefault="00CB33A1">
      <w:pPr>
        <w:pStyle w:val="Commentaire"/>
      </w:pPr>
      <w:r>
        <w:t>(Anenberg et al., 2012; Shindell et al., 2012, 2017b; Schmale et al., 2014a, b; Sadiq et al., 2017; Fay et al., 2018; Harmsen et al., 2020)</w:t>
      </w:r>
    </w:p>
  </w:comment>
  <w:comment w:id="4366" w:author="Lucy Cowie" w:date="2021-07-28T14:20:00Z" w:initials="LC">
    <w:p w14:paraId="07605D2F" w14:textId="76E45A89" w:rsidR="00A63A8D" w:rsidRDefault="00A63A8D">
      <w:pPr>
        <w:pStyle w:val="Commentaire"/>
      </w:pPr>
      <w:r>
        <w:rPr>
          <w:rStyle w:val="Marquedecommentaire"/>
        </w:rPr>
        <w:annotationRef/>
      </w:r>
      <w:r>
        <w:t>Reference is repeated in parentheses after this, check for sense.</w:t>
      </w:r>
    </w:p>
  </w:comment>
  <w:comment w:id="4367" w:author="Robin Matthews" w:date="2021-07-08T13:30:00Z" w:initials="RM">
    <w:p w14:paraId="51728B13" w14:textId="77777777" w:rsidR="00CB33A1" w:rsidRDefault="00CB33A1">
      <w:pPr>
        <w:pStyle w:val="Commentaire"/>
      </w:pPr>
      <w:r>
        <w:rPr>
          <w:rStyle w:val="Marquedecommentaire"/>
        </w:rPr>
        <w:annotationRef/>
      </w:r>
      <w:r>
        <w:t>Not found:</w:t>
      </w:r>
    </w:p>
    <w:p w14:paraId="7BA0A5A9" w14:textId="77777777" w:rsidR="00CB33A1" w:rsidRDefault="00CB33A1">
      <w:pPr>
        <w:pStyle w:val="Commentaire"/>
      </w:pPr>
      <w:r>
        <w:t>Shindell et al.</w:t>
      </w:r>
    </w:p>
    <w:p w14:paraId="6BF8CE7C" w14:textId="77777777" w:rsidR="00CB33A1" w:rsidRDefault="00CB33A1">
      <w:pPr>
        <w:pStyle w:val="Commentaire"/>
      </w:pPr>
      <w:r>
        <w:t>2017b</w:t>
      </w:r>
    </w:p>
    <w:p w14:paraId="4C8DB9E6" w14:textId="77777777" w:rsidR="00CB33A1" w:rsidRDefault="00CB33A1">
      <w:pPr>
        <w:pStyle w:val="Commentaire"/>
      </w:pPr>
    </w:p>
    <w:p w14:paraId="44B7C7AA" w14:textId="77777777" w:rsidR="00CB33A1" w:rsidRDefault="00CB33A1">
      <w:pPr>
        <w:pStyle w:val="Commentaire"/>
      </w:pPr>
      <w:r>
        <w:t>Extra stuff:</w:t>
      </w:r>
    </w:p>
    <w:p w14:paraId="45DCCB21" w14:textId="77777777" w:rsidR="00CB33A1" w:rsidRDefault="00CB33A1">
      <w:pPr>
        <w:pStyle w:val="Commentaire"/>
      </w:pPr>
      <w:r>
        <w:t>(2017a)</w:t>
      </w:r>
    </w:p>
    <w:p w14:paraId="67A9258C" w14:textId="77777777" w:rsidR="00CB33A1" w:rsidRDefault="00CB33A1">
      <w:pPr>
        <w:pStyle w:val="Commentaire"/>
      </w:pPr>
    </w:p>
    <w:p w14:paraId="5B8CEFC0" w14:textId="77777777" w:rsidR="00CB33A1" w:rsidRDefault="00CB33A1">
      <w:pPr>
        <w:pStyle w:val="Commentaire"/>
      </w:pPr>
      <w:r>
        <w:t>Correct:</w:t>
      </w:r>
    </w:p>
    <w:p w14:paraId="663BD96C" w14:textId="77777777" w:rsidR="00CB33A1" w:rsidRDefault="00CB33A1">
      <w:pPr>
        <w:pStyle w:val="Commentaire"/>
      </w:pPr>
      <w:r>
        <w:t>Shindell et al. (2017b)</w:t>
      </w:r>
    </w:p>
    <w:p w14:paraId="4B7C8EA5" w14:textId="2110EDD0" w:rsidR="00CB33A1" w:rsidRDefault="00CB33A1">
      <w:pPr>
        <w:pStyle w:val="Commentaire"/>
      </w:pPr>
      <w:r>
        <w:t>(Shindell et al., 2017b)</w:t>
      </w:r>
    </w:p>
  </w:comment>
  <w:comment w:id="4370" w:author="Robin Matthews" w:date="2021-07-08T13:30:00Z" w:initials="RM">
    <w:p w14:paraId="0240945B" w14:textId="77777777" w:rsidR="00CB33A1" w:rsidRDefault="00CB33A1">
      <w:pPr>
        <w:pStyle w:val="Commentaire"/>
      </w:pPr>
      <w:r>
        <w:rPr>
          <w:rStyle w:val="Marquedecommentaire"/>
        </w:rPr>
        <w:annotationRef/>
      </w:r>
      <w:r>
        <w:t>Not found:</w:t>
      </w:r>
    </w:p>
    <w:p w14:paraId="3A4C4CFF" w14:textId="77777777" w:rsidR="00CB33A1" w:rsidRDefault="00CB33A1">
      <w:pPr>
        <w:pStyle w:val="Commentaire"/>
      </w:pPr>
      <w:r>
        <w:t>Shindell et al., 2016, 2017b</w:t>
      </w:r>
    </w:p>
    <w:p w14:paraId="5E5A5022" w14:textId="77777777" w:rsidR="00CB33A1" w:rsidRDefault="00CB33A1">
      <w:pPr>
        <w:pStyle w:val="Commentaire"/>
      </w:pPr>
    </w:p>
    <w:p w14:paraId="0DCE3458" w14:textId="77777777" w:rsidR="00CB33A1" w:rsidRDefault="00CB33A1">
      <w:pPr>
        <w:pStyle w:val="Commentaire"/>
      </w:pPr>
      <w:r>
        <w:t>Extra stuff:</w:t>
      </w:r>
    </w:p>
    <w:p w14:paraId="2CEC3648" w14:textId="77777777" w:rsidR="00CB33A1" w:rsidRDefault="00CB33A1">
      <w:pPr>
        <w:pStyle w:val="Commentaire"/>
      </w:pPr>
      <w:r>
        <w:t>(; ; ; Shindell et al., 2016, 2017a; ; ; ; ; ; ; )</w:t>
      </w:r>
    </w:p>
    <w:p w14:paraId="67B18C6B" w14:textId="77777777" w:rsidR="00CB33A1" w:rsidRDefault="00CB33A1">
      <w:pPr>
        <w:pStyle w:val="Commentaire"/>
      </w:pPr>
    </w:p>
    <w:p w14:paraId="361F624D" w14:textId="77777777" w:rsidR="00CB33A1" w:rsidRDefault="00CB33A1">
      <w:pPr>
        <w:pStyle w:val="Commentaire"/>
      </w:pPr>
      <w:r>
        <w:t>Correct:</w:t>
      </w:r>
    </w:p>
    <w:p w14:paraId="5872FA2A" w14:textId="5745426D" w:rsidR="00CB33A1" w:rsidRDefault="00CB33A1">
      <w:pPr>
        <w:pStyle w:val="Commentaire"/>
      </w:pPr>
      <w:r>
        <w:t>(West et al., 2013; Rao et al., 2016; Shindell et al., 2016, 2017b; Zhang et al., 2016; Chang et al., 2017; Haines et al., 2017; Li et al., 2018; Markandya et al., 2018; Williams et al., 2018; Xie et al., 2018; Lelieveld et al., 2019)</w:t>
      </w:r>
    </w:p>
  </w:comment>
  <w:comment w:id="4399" w:author="Lucy Cowie" w:date="2021-07-28T14:28:00Z" w:initials="LC">
    <w:p w14:paraId="4020929A" w14:textId="445E3511" w:rsidR="00FC7473" w:rsidRDefault="00FC7473">
      <w:pPr>
        <w:pStyle w:val="Commentaire"/>
      </w:pPr>
      <w:r>
        <w:rPr>
          <w:rStyle w:val="Marquedecommentaire"/>
        </w:rPr>
        <w:annotationRef/>
      </w:r>
      <w:r>
        <w:t>Change to ‘Mitigations’?</w:t>
      </w:r>
    </w:p>
  </w:comment>
  <w:comment w:id="4401" w:author="Lucy Cowie" w:date="2021-07-28T14:30:00Z" w:initials="LC">
    <w:p w14:paraId="2CF2CEDB" w14:textId="032D0FF3" w:rsidR="001E6C54" w:rsidRDefault="001E6C54">
      <w:pPr>
        <w:pStyle w:val="Commentaire"/>
      </w:pPr>
      <w:r>
        <w:rPr>
          <w:rStyle w:val="Marquedecommentaire"/>
        </w:rPr>
        <w:annotationRef/>
      </w:r>
      <w:r>
        <w:t>‘inter-hemispheric’?</w:t>
      </w:r>
    </w:p>
  </w:comment>
  <w:comment w:id="4411" w:author="Robin Matthews" w:date="2021-07-08T17:19:00Z" w:initials="RM">
    <w:p w14:paraId="5A09B39A" w14:textId="4AF4480A" w:rsidR="002D39BF" w:rsidRDefault="002D39BF">
      <w:pPr>
        <w:pStyle w:val="Commentaire"/>
      </w:pPr>
      <w:r>
        <w:rPr>
          <w:rStyle w:val="Marquedecommentaire"/>
        </w:rPr>
        <w:annotationRef/>
      </w:r>
      <w:r>
        <w:t>Mendeley link missing details for Geoffroy et al., 2013. Please provide DOI and I’ll add</w:t>
      </w:r>
    </w:p>
  </w:comment>
  <w:comment w:id="4414" w:author="Robin Matthews" w:date="2021-07-08T13:30:00Z" w:initials="RM">
    <w:p w14:paraId="4732907D" w14:textId="77777777" w:rsidR="00CB33A1" w:rsidRDefault="00CB33A1">
      <w:pPr>
        <w:pStyle w:val="Commentaire"/>
      </w:pPr>
      <w:r>
        <w:rPr>
          <w:rStyle w:val="Marquedecommentaire"/>
        </w:rPr>
        <w:annotationRef/>
      </w:r>
      <w:r>
        <w:t>Extra stuff:</w:t>
      </w:r>
    </w:p>
    <w:p w14:paraId="502C5FDF" w14:textId="77777777" w:rsidR="00CB33A1" w:rsidRDefault="00CB33A1">
      <w:pPr>
        <w:pStyle w:val="Commentaire"/>
      </w:pPr>
      <w:r>
        <w:t>(; Geoffroy et al., 2013; )</w:t>
      </w:r>
    </w:p>
    <w:p w14:paraId="6EA64C85" w14:textId="77777777" w:rsidR="00CB33A1" w:rsidRDefault="00CB33A1">
      <w:pPr>
        <w:pStyle w:val="Commentaire"/>
      </w:pPr>
    </w:p>
    <w:p w14:paraId="33442BA2" w14:textId="77777777" w:rsidR="00CB33A1" w:rsidRDefault="00CB33A1">
      <w:pPr>
        <w:pStyle w:val="Commentaire"/>
      </w:pPr>
      <w:r>
        <w:t>Correct:</w:t>
      </w:r>
    </w:p>
    <w:p w14:paraId="11FC035C" w14:textId="594AC456" w:rsidR="00CB33A1" w:rsidRDefault="00CB33A1">
      <w:pPr>
        <w:pStyle w:val="Commentaire"/>
      </w:pPr>
      <w:r>
        <w:t>(Olivié and Peters, 2013; Smith et al., 2018)</w:t>
      </w:r>
    </w:p>
  </w:comment>
  <w:comment w:id="4416" w:author="Lucy Cowie" w:date="2021-07-28T14:35:00Z" w:initials="LC">
    <w:p w14:paraId="16BFFC4C" w14:textId="18ACD26E" w:rsidR="005C75C2" w:rsidRDefault="005C75C2">
      <w:pPr>
        <w:pStyle w:val="Commentaire"/>
      </w:pPr>
      <w:r>
        <w:rPr>
          <w:rStyle w:val="Marquedecommentaire"/>
        </w:rPr>
        <w:annotationRef/>
      </w:r>
      <w:r>
        <w:t>‘in’?</w:t>
      </w:r>
    </w:p>
  </w:comment>
  <w:comment w:id="4430" w:author="Lucy Cowie" w:date="2021-07-28T14:36:00Z" w:initials="LC">
    <w:p w14:paraId="0BB300A3" w14:textId="042CE170" w:rsidR="00D77BEE" w:rsidRDefault="00D77BEE">
      <w:pPr>
        <w:pStyle w:val="Commentaire"/>
      </w:pPr>
      <w:r>
        <w:rPr>
          <w:rStyle w:val="Marquedecommentaire"/>
        </w:rPr>
        <w:annotationRef/>
      </w:r>
      <w:r>
        <w:t>Edited in separate Figures document.</w:t>
      </w:r>
    </w:p>
  </w:comment>
  <w:comment w:id="4456" w:author="Lucy Cowie" w:date="2021-07-28T14:40:00Z" w:initials="LC">
    <w:p w14:paraId="4F93614C" w14:textId="4AF4FBF4" w:rsidR="00B8651A" w:rsidRDefault="00B8651A">
      <w:pPr>
        <w:pStyle w:val="Commentaire"/>
      </w:pPr>
      <w:r>
        <w:rPr>
          <w:rStyle w:val="Marquedecommentaire"/>
        </w:rPr>
        <w:annotationRef/>
      </w:r>
      <w:r>
        <w:t>‘a single year’s worth of emissions’?</w:t>
      </w:r>
    </w:p>
  </w:comment>
  <w:comment w:id="4470" w:author="Lucy Cowie" w:date="2021-07-28T14:43:00Z" w:initials="LC">
    <w:p w14:paraId="0CA29A05" w14:textId="005ADC80" w:rsidR="007945A9" w:rsidRDefault="007945A9">
      <w:pPr>
        <w:pStyle w:val="Commentaire"/>
      </w:pPr>
      <w:r>
        <w:rPr>
          <w:rStyle w:val="Marquedecommentaire"/>
        </w:rPr>
        <w:annotationRef/>
      </w:r>
      <w:r>
        <w:t>Insert ‘Section’?</w:t>
      </w:r>
    </w:p>
  </w:comment>
  <w:comment w:id="4471" w:author="Robin Matthews" w:date="2021-07-08T13:30:00Z" w:initials="RM">
    <w:p w14:paraId="003B6A18" w14:textId="77777777" w:rsidR="00CB33A1" w:rsidRDefault="00CB33A1">
      <w:pPr>
        <w:pStyle w:val="Commentaire"/>
      </w:pPr>
      <w:r>
        <w:rPr>
          <w:rStyle w:val="Marquedecommentaire"/>
        </w:rPr>
        <w:annotationRef/>
      </w:r>
      <w:r>
        <w:t>Extra stuff:</w:t>
      </w:r>
    </w:p>
    <w:p w14:paraId="7F524D43" w14:textId="77777777" w:rsidR="00CB33A1" w:rsidRDefault="00CB33A1">
      <w:pPr>
        <w:pStyle w:val="Commentaire"/>
      </w:pPr>
      <w:r>
        <w:t>(,  and Figure 6.16, see detailed description in 6.6.2.3.4)</w:t>
      </w:r>
    </w:p>
    <w:p w14:paraId="0B2E4D69" w14:textId="77777777" w:rsidR="00CB33A1" w:rsidRDefault="00CB33A1">
      <w:pPr>
        <w:pStyle w:val="Commentaire"/>
      </w:pPr>
    </w:p>
    <w:p w14:paraId="16CA4611" w14:textId="77777777" w:rsidR="00CB33A1" w:rsidRDefault="00CB33A1">
      <w:pPr>
        <w:pStyle w:val="Commentaire"/>
      </w:pPr>
      <w:r>
        <w:t>Correct:</w:t>
      </w:r>
    </w:p>
    <w:p w14:paraId="26C25A44" w14:textId="77777777" w:rsidR="00CB33A1" w:rsidRDefault="00CB33A1">
      <w:pPr>
        <w:pStyle w:val="Commentaire"/>
      </w:pPr>
      <w:r>
        <w:t>Lund et al. (2020)</w:t>
      </w:r>
    </w:p>
    <w:p w14:paraId="365E5B82" w14:textId="090DA58B" w:rsidR="00CB33A1" w:rsidRDefault="00CB33A1">
      <w:pPr>
        <w:pStyle w:val="Commentaire"/>
      </w:pPr>
      <w:r>
        <w:t>(Lund et al., 2020)</w:t>
      </w:r>
    </w:p>
  </w:comment>
  <w:comment w:id="4495" w:author="Ian Blenkinsop" w:date="2021-07-29T12:12:00Z" w:initials="IB">
    <w:p w14:paraId="66E3575B" w14:textId="68F6F376" w:rsidR="004B6367" w:rsidRDefault="004B6367">
      <w:pPr>
        <w:pStyle w:val="Commentaire"/>
      </w:pPr>
      <w:r>
        <w:rPr>
          <w:rStyle w:val="Marquedecommentaire"/>
        </w:rPr>
        <w:annotationRef/>
      </w:r>
      <w:r>
        <w:t>Define on first use?</w:t>
      </w:r>
    </w:p>
  </w:comment>
  <w:comment w:id="4545" w:author="Lucy Cowie" w:date="2021-07-28T14:55:00Z" w:initials="LC">
    <w:p w14:paraId="6D24E76D" w14:textId="75EA8F29" w:rsidR="00E26EC5" w:rsidRDefault="00E26EC5">
      <w:pPr>
        <w:pStyle w:val="Commentaire"/>
      </w:pPr>
      <w:r>
        <w:rPr>
          <w:rStyle w:val="Marquedecommentaire"/>
        </w:rPr>
        <w:annotationRef/>
      </w:r>
      <w:r>
        <w:t>Change to square brackets if this is an uncertainty range.</w:t>
      </w:r>
    </w:p>
  </w:comment>
  <w:comment w:id="4550" w:author="Lucy Cowie" w:date="2021-07-28T14:56:00Z" w:initials="LC">
    <w:p w14:paraId="26A808CF" w14:textId="350DC41F" w:rsidR="00C363F4" w:rsidRDefault="00C363F4">
      <w:pPr>
        <w:pStyle w:val="Commentaire"/>
      </w:pPr>
      <w:r>
        <w:rPr>
          <w:rStyle w:val="Marquedecommentaire"/>
        </w:rPr>
        <w:annotationRef/>
      </w:r>
      <w:r>
        <w:t>See previous note about square brackets.</w:t>
      </w:r>
    </w:p>
  </w:comment>
  <w:comment w:id="4569" w:author="Robin Matthews" w:date="2021-07-08T13:31:00Z" w:initials="RM">
    <w:p w14:paraId="085F3DC6" w14:textId="77777777" w:rsidR="00CB33A1" w:rsidRDefault="00CB33A1">
      <w:pPr>
        <w:pStyle w:val="Commentaire"/>
      </w:pPr>
      <w:r>
        <w:rPr>
          <w:rStyle w:val="Marquedecommentaire"/>
        </w:rPr>
        <w:annotationRef/>
      </w:r>
      <w:r>
        <w:t>Extra stuff:</w:t>
      </w:r>
    </w:p>
    <w:p w14:paraId="2C0B7131" w14:textId="77777777" w:rsidR="00CB33A1" w:rsidRDefault="00CB33A1">
      <w:pPr>
        <w:pStyle w:val="Commentaire"/>
      </w:pPr>
      <w:r>
        <w:t>, )</w:t>
      </w:r>
    </w:p>
    <w:p w14:paraId="464F7514" w14:textId="77777777" w:rsidR="00CB33A1" w:rsidRDefault="00CB33A1">
      <w:pPr>
        <w:pStyle w:val="Commentaire"/>
      </w:pPr>
    </w:p>
    <w:p w14:paraId="73ACC564" w14:textId="77777777" w:rsidR="00CB33A1" w:rsidRDefault="00CB33A1">
      <w:pPr>
        <w:pStyle w:val="Commentaire"/>
      </w:pPr>
      <w:r>
        <w:t>Correct:</w:t>
      </w:r>
    </w:p>
    <w:p w14:paraId="748C8604" w14:textId="77777777" w:rsidR="00CB33A1" w:rsidRDefault="00CB33A1">
      <w:pPr>
        <w:pStyle w:val="Commentaire"/>
      </w:pPr>
      <w:r>
        <w:t>Myhre et al. (2013)</w:t>
      </w:r>
    </w:p>
    <w:p w14:paraId="6FFFECB4" w14:textId="4DFE3A65" w:rsidR="00CB33A1" w:rsidRDefault="00CB33A1">
      <w:pPr>
        <w:pStyle w:val="Commentaire"/>
      </w:pPr>
      <w:r>
        <w:t>(Myhre et al., 2013)</w:t>
      </w:r>
    </w:p>
  </w:comment>
  <w:comment w:id="4622" w:author="Robin Matthews" w:date="2021-07-08T13:31:00Z" w:initials="RM">
    <w:p w14:paraId="02895766" w14:textId="77777777" w:rsidR="00CB33A1" w:rsidRDefault="00CB33A1">
      <w:pPr>
        <w:pStyle w:val="Commentaire"/>
      </w:pPr>
      <w:r>
        <w:rPr>
          <w:rStyle w:val="Marquedecommentaire"/>
        </w:rPr>
        <w:annotationRef/>
      </w:r>
      <w:r>
        <w:t>Not found:</w:t>
      </w:r>
    </w:p>
    <w:p w14:paraId="66F51764" w14:textId="77777777" w:rsidR="00CB33A1" w:rsidRDefault="00CB33A1">
      <w:pPr>
        <w:pStyle w:val="Commentaire"/>
      </w:pPr>
      <w:r>
        <w:t>Bickel et al.</w:t>
      </w:r>
    </w:p>
    <w:p w14:paraId="09385AF5" w14:textId="77777777" w:rsidR="00CB33A1" w:rsidRDefault="00CB33A1">
      <w:pPr>
        <w:pStyle w:val="Commentaire"/>
      </w:pPr>
    </w:p>
    <w:p w14:paraId="51037AE5" w14:textId="77777777" w:rsidR="00CB33A1" w:rsidRDefault="00CB33A1">
      <w:pPr>
        <w:pStyle w:val="Commentaire"/>
      </w:pPr>
      <w:r>
        <w:t>Extra stuff:</w:t>
      </w:r>
    </w:p>
    <w:p w14:paraId="312B2D61" w14:textId="77777777" w:rsidR="00CB33A1" w:rsidRDefault="00CB33A1">
      <w:pPr>
        <w:pStyle w:val="Commentaire"/>
      </w:pPr>
      <w:r>
        <w:t>()</w:t>
      </w:r>
    </w:p>
    <w:p w14:paraId="0E75EF40" w14:textId="77777777" w:rsidR="00CB33A1" w:rsidRDefault="00CB33A1">
      <w:pPr>
        <w:pStyle w:val="Commentaire"/>
      </w:pPr>
    </w:p>
    <w:p w14:paraId="7CFEA91C" w14:textId="77777777" w:rsidR="00CB33A1" w:rsidRDefault="00CB33A1">
      <w:pPr>
        <w:pStyle w:val="Commentaire"/>
      </w:pPr>
      <w:r>
        <w:t>Correct:</w:t>
      </w:r>
    </w:p>
    <w:p w14:paraId="3D751911" w14:textId="77777777" w:rsidR="00CB33A1" w:rsidRDefault="00CB33A1">
      <w:pPr>
        <w:pStyle w:val="Commentaire"/>
      </w:pPr>
      <w:r>
        <w:t>Bickel et al. (2020)</w:t>
      </w:r>
    </w:p>
    <w:p w14:paraId="7A51A335" w14:textId="504F69DB" w:rsidR="00CB33A1" w:rsidRDefault="00CB33A1">
      <w:pPr>
        <w:pStyle w:val="Commentaire"/>
      </w:pPr>
      <w:r>
        <w:t>(Bickel et al., 2020)</w:t>
      </w:r>
    </w:p>
  </w:comment>
  <w:comment w:id="4618" w:author="Robin Matthews" w:date="2021-07-08T17:24:00Z" w:initials="RM">
    <w:p w14:paraId="50B07917" w14:textId="5446B4FA" w:rsidR="002D39BF" w:rsidRDefault="002D39BF">
      <w:pPr>
        <w:pStyle w:val="Commentaire"/>
      </w:pPr>
      <w:r>
        <w:rPr>
          <w:rStyle w:val="Marquedecommentaire"/>
        </w:rPr>
        <w:annotationRef/>
      </w:r>
      <w:r>
        <w:t>Have put the citations in brackets in this sentence. Please check it’s ok.</w:t>
      </w:r>
    </w:p>
  </w:comment>
  <w:comment w:id="4628" w:author="Robin Matthews" w:date="2021-07-08T13:31:00Z" w:initials="RM">
    <w:p w14:paraId="31EB35F4" w14:textId="77777777" w:rsidR="00CB33A1" w:rsidRDefault="00CB33A1">
      <w:pPr>
        <w:pStyle w:val="Commentaire"/>
      </w:pPr>
      <w:r>
        <w:rPr>
          <w:rStyle w:val="Marquedecommentaire"/>
        </w:rPr>
        <w:annotationRef/>
      </w:r>
      <w:r>
        <w:t>Not found:</w:t>
      </w:r>
    </w:p>
    <w:p w14:paraId="322C9B6C" w14:textId="77777777" w:rsidR="00CB33A1" w:rsidRDefault="00CB33A1">
      <w:pPr>
        <w:pStyle w:val="Commentaire"/>
      </w:pPr>
      <w:r>
        <w:t>Ponater et al.</w:t>
      </w:r>
    </w:p>
    <w:p w14:paraId="385EB101" w14:textId="77777777" w:rsidR="00CB33A1" w:rsidRDefault="00CB33A1">
      <w:pPr>
        <w:pStyle w:val="Commentaire"/>
      </w:pPr>
    </w:p>
    <w:p w14:paraId="1444330D" w14:textId="77777777" w:rsidR="00CB33A1" w:rsidRDefault="00CB33A1">
      <w:pPr>
        <w:pStyle w:val="Commentaire"/>
      </w:pPr>
      <w:r>
        <w:t>Extra stuff:</w:t>
      </w:r>
    </w:p>
    <w:p w14:paraId="6F00EF62" w14:textId="77777777" w:rsidR="00CB33A1" w:rsidRDefault="00CB33A1">
      <w:pPr>
        <w:pStyle w:val="Commentaire"/>
      </w:pPr>
      <w:r>
        <w:t>()</w:t>
      </w:r>
    </w:p>
    <w:p w14:paraId="36DF078D" w14:textId="77777777" w:rsidR="00CB33A1" w:rsidRDefault="00CB33A1">
      <w:pPr>
        <w:pStyle w:val="Commentaire"/>
      </w:pPr>
    </w:p>
    <w:p w14:paraId="7946F617" w14:textId="77777777" w:rsidR="00CB33A1" w:rsidRDefault="00CB33A1">
      <w:pPr>
        <w:pStyle w:val="Commentaire"/>
      </w:pPr>
      <w:r>
        <w:t>Correct:</w:t>
      </w:r>
    </w:p>
    <w:p w14:paraId="088AA20C" w14:textId="77777777" w:rsidR="00CB33A1" w:rsidRDefault="00CB33A1">
      <w:pPr>
        <w:pStyle w:val="Commentaire"/>
      </w:pPr>
      <w:r>
        <w:t>Ponater et al. (2005)</w:t>
      </w:r>
    </w:p>
    <w:p w14:paraId="0FAEA86D" w14:textId="49774EAC" w:rsidR="00CB33A1" w:rsidRDefault="00CB33A1">
      <w:pPr>
        <w:pStyle w:val="Commentaire"/>
      </w:pPr>
      <w:r>
        <w:t>(Ponater et al., 2005)</w:t>
      </w:r>
    </w:p>
  </w:comment>
  <w:comment w:id="4629" w:author="Robin Matthews" w:date="2021-07-08T13:31:00Z" w:initials="RM">
    <w:p w14:paraId="5007F5C3" w14:textId="77777777" w:rsidR="00CB33A1" w:rsidRDefault="00CB33A1">
      <w:pPr>
        <w:pStyle w:val="Commentaire"/>
      </w:pPr>
      <w:r>
        <w:rPr>
          <w:rStyle w:val="Marquedecommentaire"/>
        </w:rPr>
        <w:annotationRef/>
      </w:r>
      <w:r>
        <w:t>Not found:</w:t>
      </w:r>
    </w:p>
    <w:p w14:paraId="386155B6" w14:textId="77777777" w:rsidR="00CB33A1" w:rsidRDefault="00CB33A1">
      <w:pPr>
        <w:pStyle w:val="Commentaire"/>
      </w:pPr>
      <w:r>
        <w:t>Rap et al.</w:t>
      </w:r>
    </w:p>
    <w:p w14:paraId="796BBE96" w14:textId="77777777" w:rsidR="00CB33A1" w:rsidRDefault="00CB33A1">
      <w:pPr>
        <w:pStyle w:val="Commentaire"/>
      </w:pPr>
    </w:p>
    <w:p w14:paraId="5BC61846" w14:textId="77777777" w:rsidR="00CB33A1" w:rsidRDefault="00CB33A1">
      <w:pPr>
        <w:pStyle w:val="Commentaire"/>
      </w:pPr>
      <w:r>
        <w:t>Extra stuff:</w:t>
      </w:r>
    </w:p>
    <w:p w14:paraId="237F906B" w14:textId="77777777" w:rsidR="00CB33A1" w:rsidRDefault="00CB33A1">
      <w:pPr>
        <w:pStyle w:val="Commentaire"/>
      </w:pPr>
      <w:r>
        <w:t>()</w:t>
      </w:r>
    </w:p>
    <w:p w14:paraId="34ED63E0" w14:textId="77777777" w:rsidR="00CB33A1" w:rsidRDefault="00CB33A1">
      <w:pPr>
        <w:pStyle w:val="Commentaire"/>
      </w:pPr>
    </w:p>
    <w:p w14:paraId="0BA1316A" w14:textId="77777777" w:rsidR="00CB33A1" w:rsidRDefault="00CB33A1">
      <w:pPr>
        <w:pStyle w:val="Commentaire"/>
      </w:pPr>
      <w:r>
        <w:t>Correct:</w:t>
      </w:r>
    </w:p>
    <w:p w14:paraId="66ED5282" w14:textId="77777777" w:rsidR="00CB33A1" w:rsidRDefault="00CB33A1">
      <w:pPr>
        <w:pStyle w:val="Commentaire"/>
      </w:pPr>
      <w:r>
        <w:t>Rap et al. (2010)</w:t>
      </w:r>
    </w:p>
    <w:p w14:paraId="2557B900" w14:textId="39832476" w:rsidR="00CB33A1" w:rsidRDefault="00CB33A1">
      <w:pPr>
        <w:pStyle w:val="Commentaire"/>
      </w:pPr>
      <w:r>
        <w:t>(Rap et al., 2010)</w:t>
      </w:r>
    </w:p>
  </w:comment>
  <w:comment w:id="4632" w:author="Robin Matthews" w:date="2021-07-08T13:31:00Z" w:initials="RM">
    <w:p w14:paraId="186E51A2" w14:textId="77777777" w:rsidR="00CB33A1" w:rsidRDefault="00CB33A1">
      <w:pPr>
        <w:pStyle w:val="Commentaire"/>
      </w:pPr>
      <w:r>
        <w:rPr>
          <w:rStyle w:val="Marquedecommentaire"/>
        </w:rPr>
        <w:annotationRef/>
      </w:r>
      <w:r>
        <w:t>Not found:</w:t>
      </w:r>
    </w:p>
    <w:p w14:paraId="043151A4" w14:textId="77777777" w:rsidR="00CB33A1" w:rsidRDefault="00CB33A1">
      <w:pPr>
        <w:pStyle w:val="Commentaire"/>
      </w:pPr>
      <w:r>
        <w:t>Skowron et al.</w:t>
      </w:r>
    </w:p>
    <w:p w14:paraId="20EEA2AD" w14:textId="77777777" w:rsidR="00CB33A1" w:rsidRDefault="00CB33A1">
      <w:pPr>
        <w:pStyle w:val="Commentaire"/>
      </w:pPr>
    </w:p>
    <w:p w14:paraId="1DE670A6" w14:textId="77777777" w:rsidR="00CB33A1" w:rsidRDefault="00CB33A1">
      <w:pPr>
        <w:pStyle w:val="Commentaire"/>
      </w:pPr>
      <w:r>
        <w:t>Extra stuff:</w:t>
      </w:r>
    </w:p>
    <w:p w14:paraId="3AB36E1E" w14:textId="77777777" w:rsidR="00CB33A1" w:rsidRDefault="00CB33A1">
      <w:pPr>
        <w:pStyle w:val="Commentaire"/>
      </w:pPr>
      <w:r>
        <w:t>()</w:t>
      </w:r>
    </w:p>
    <w:p w14:paraId="2172DECE" w14:textId="77777777" w:rsidR="00CB33A1" w:rsidRDefault="00CB33A1">
      <w:pPr>
        <w:pStyle w:val="Commentaire"/>
      </w:pPr>
    </w:p>
    <w:p w14:paraId="264D141D" w14:textId="77777777" w:rsidR="00CB33A1" w:rsidRDefault="00CB33A1">
      <w:pPr>
        <w:pStyle w:val="Commentaire"/>
      </w:pPr>
      <w:r>
        <w:t>Correct:</w:t>
      </w:r>
    </w:p>
    <w:p w14:paraId="614BF25C" w14:textId="77777777" w:rsidR="00CB33A1" w:rsidRDefault="00CB33A1">
      <w:pPr>
        <w:pStyle w:val="Commentaire"/>
      </w:pPr>
      <w:r>
        <w:t>Skowron et al. (2021)</w:t>
      </w:r>
    </w:p>
    <w:p w14:paraId="60CCB07A" w14:textId="399D9D25" w:rsidR="00CB33A1" w:rsidRDefault="00CB33A1">
      <w:pPr>
        <w:pStyle w:val="Commentaire"/>
      </w:pPr>
      <w:r>
        <w:t>(Skowron et al., 2021)</w:t>
      </w:r>
    </w:p>
  </w:comment>
  <w:comment w:id="4634" w:author="Lucy Cowie" w:date="2021-07-28T15:04:00Z" w:initials="LC">
    <w:p w14:paraId="0E602F57" w14:textId="2C3EC47B" w:rsidR="00183B45" w:rsidRDefault="00183B45">
      <w:pPr>
        <w:pStyle w:val="Commentaire"/>
      </w:pPr>
      <w:r>
        <w:rPr>
          <w:rStyle w:val="Marquedecommentaire"/>
        </w:rPr>
        <w:annotationRef/>
      </w:r>
      <w:r>
        <w:t>Move the citation to running text so this makes sense?</w:t>
      </w:r>
    </w:p>
  </w:comment>
  <w:comment w:id="4638" w:author="Ian Blenkinsop" w:date="2021-07-29T11:33:00Z" w:initials="IB">
    <w:p w14:paraId="4975E835" w14:textId="49099F76" w:rsidR="00B87BAB" w:rsidRDefault="00B87BAB">
      <w:pPr>
        <w:pStyle w:val="Commentaire"/>
      </w:pPr>
      <w:r>
        <w:rPr>
          <w:rStyle w:val="Marquedecommentaire"/>
        </w:rPr>
        <w:annotationRef/>
      </w:r>
      <w:r>
        <w:t>Are we cross-referencing only the Figure? If so, delete the Section refercence.</w:t>
      </w:r>
      <w:r w:rsidR="00D124C9">
        <w:t xml:space="preserve"> Or add ‘and’ if referencing both.</w:t>
      </w:r>
    </w:p>
  </w:comment>
  <w:comment w:id="4647" w:author="Ian Blenkinsop" w:date="2021-07-29T11:34:00Z" w:initials="IB">
    <w:p w14:paraId="6FD3F9D2" w14:textId="52D0248D" w:rsidR="009F7CF2" w:rsidRDefault="009F7CF2">
      <w:pPr>
        <w:pStyle w:val="Commentaire"/>
      </w:pPr>
      <w:r>
        <w:rPr>
          <w:rStyle w:val="Marquedecommentaire"/>
        </w:rPr>
        <w:annotationRef/>
      </w:r>
      <w:r>
        <w:t>Full ciation needed?</w:t>
      </w:r>
    </w:p>
  </w:comment>
  <w:comment w:id="4650" w:author="Robin Matthews" w:date="2021-07-08T13:31:00Z" w:initials="RM">
    <w:p w14:paraId="523951DC" w14:textId="77777777" w:rsidR="00CB33A1" w:rsidRDefault="00CB33A1">
      <w:pPr>
        <w:pStyle w:val="Commentaire"/>
      </w:pPr>
      <w:r>
        <w:rPr>
          <w:rStyle w:val="Marquedecommentaire"/>
        </w:rPr>
        <w:annotationRef/>
      </w:r>
      <w:r>
        <w:t>Extra stuff:</w:t>
      </w:r>
    </w:p>
    <w:p w14:paraId="1663535C" w14:textId="77777777" w:rsidR="00CB33A1" w:rsidRDefault="00CB33A1">
      <w:pPr>
        <w:pStyle w:val="Commentaire"/>
      </w:pPr>
      <w:r>
        <w:t>, )</w:t>
      </w:r>
    </w:p>
    <w:p w14:paraId="397EE8F3" w14:textId="77777777" w:rsidR="00CB33A1" w:rsidRDefault="00CB33A1">
      <w:pPr>
        <w:pStyle w:val="Commentaire"/>
      </w:pPr>
    </w:p>
    <w:p w14:paraId="38014355" w14:textId="77777777" w:rsidR="00CB33A1" w:rsidRDefault="00CB33A1">
      <w:pPr>
        <w:pStyle w:val="Commentaire"/>
      </w:pPr>
      <w:r>
        <w:t>Correct:</w:t>
      </w:r>
    </w:p>
    <w:p w14:paraId="23914480" w14:textId="77777777" w:rsidR="00CB33A1" w:rsidRDefault="00CB33A1">
      <w:pPr>
        <w:pStyle w:val="Commentaire"/>
      </w:pPr>
      <w:r>
        <w:t>Lund et al. (2017)</w:t>
      </w:r>
    </w:p>
    <w:p w14:paraId="7AB9BCB8" w14:textId="16FDB440" w:rsidR="00CB33A1" w:rsidRDefault="00CB33A1">
      <w:pPr>
        <w:pStyle w:val="Commentaire"/>
      </w:pPr>
      <w:r>
        <w:t>(Lund et al., 2017)</w:t>
      </w:r>
    </w:p>
  </w:comment>
  <w:comment w:id="4684" w:author="Robin Matthews" w:date="2021-07-08T13:31:00Z" w:initials="RM">
    <w:p w14:paraId="368DB88A" w14:textId="77777777" w:rsidR="00CB33A1" w:rsidRDefault="00CB33A1">
      <w:pPr>
        <w:pStyle w:val="Commentaire"/>
      </w:pPr>
      <w:r>
        <w:rPr>
          <w:rStyle w:val="Marquedecommentaire"/>
        </w:rPr>
        <w:annotationRef/>
      </w:r>
      <w:r>
        <w:t>Extra stuff:</w:t>
      </w:r>
    </w:p>
    <w:p w14:paraId="2F22DE26" w14:textId="77777777" w:rsidR="00CB33A1" w:rsidRDefault="00CB33A1">
      <w:pPr>
        <w:pStyle w:val="Commentaire"/>
      </w:pPr>
      <w:r>
        <w:t>(; ; ; )</w:t>
      </w:r>
    </w:p>
    <w:p w14:paraId="0F1E8E6B" w14:textId="77777777" w:rsidR="00CB33A1" w:rsidRDefault="00CB33A1">
      <w:pPr>
        <w:pStyle w:val="Commentaire"/>
      </w:pPr>
    </w:p>
    <w:p w14:paraId="1668C77A" w14:textId="77777777" w:rsidR="00CB33A1" w:rsidRDefault="00CB33A1">
      <w:pPr>
        <w:pStyle w:val="Commentaire"/>
      </w:pPr>
      <w:r>
        <w:t>Correct:</w:t>
      </w:r>
    </w:p>
    <w:p w14:paraId="10F6E236" w14:textId="4CB93FE7" w:rsidR="00CB33A1" w:rsidRDefault="00CB33A1">
      <w:pPr>
        <w:pStyle w:val="Commentaire"/>
      </w:pPr>
      <w:r>
        <w:t>(Lauer et al., 2007; Balkanski et al., 2010; Eyring et al., 2010; Lund et al., 2012)</w:t>
      </w:r>
    </w:p>
  </w:comment>
  <w:comment w:id="4707" w:author="Robin Matthews" w:date="2021-07-08T13:31:00Z" w:initials="RM">
    <w:p w14:paraId="2FAC49D3" w14:textId="77777777" w:rsidR="00CB33A1" w:rsidRDefault="00CB33A1">
      <w:pPr>
        <w:pStyle w:val="Commentaire"/>
      </w:pPr>
      <w:r>
        <w:rPr>
          <w:rStyle w:val="Marquedecommentaire"/>
        </w:rPr>
        <w:annotationRef/>
      </w:r>
      <w:r>
        <w:t>Not found:</w:t>
      </w:r>
    </w:p>
    <w:p w14:paraId="29A68EF1" w14:textId="77777777" w:rsidR="00CB33A1" w:rsidRDefault="00CB33A1">
      <w:pPr>
        <w:pStyle w:val="Commentaire"/>
      </w:pPr>
      <w:r>
        <w:t>H. Liu et al., 2016</w:t>
      </w:r>
    </w:p>
    <w:p w14:paraId="5970B1EF" w14:textId="77777777" w:rsidR="00CB33A1" w:rsidRDefault="00CB33A1">
      <w:pPr>
        <w:pStyle w:val="Commentaire"/>
      </w:pPr>
    </w:p>
    <w:p w14:paraId="33FDDAFA" w14:textId="77777777" w:rsidR="00CB33A1" w:rsidRDefault="00CB33A1">
      <w:pPr>
        <w:pStyle w:val="Commentaire"/>
      </w:pPr>
      <w:r>
        <w:t>Extra stuff:</w:t>
      </w:r>
    </w:p>
    <w:p w14:paraId="55F4260D" w14:textId="77777777" w:rsidR="00CB33A1" w:rsidRDefault="00CB33A1">
      <w:pPr>
        <w:pStyle w:val="Commentaire"/>
      </w:pPr>
      <w:r>
        <w:t>(; Liu et al., 2016b, Figure 6.17; )</w:t>
      </w:r>
    </w:p>
    <w:p w14:paraId="3753E5F4" w14:textId="77777777" w:rsidR="00CB33A1" w:rsidRDefault="00CB33A1">
      <w:pPr>
        <w:pStyle w:val="Commentaire"/>
      </w:pPr>
    </w:p>
    <w:p w14:paraId="0B62EA84" w14:textId="77777777" w:rsidR="00CB33A1" w:rsidRDefault="00CB33A1">
      <w:pPr>
        <w:pStyle w:val="Commentaire"/>
      </w:pPr>
      <w:r>
        <w:t>Correct:</w:t>
      </w:r>
    </w:p>
    <w:p w14:paraId="149341FB" w14:textId="6CCB9268" w:rsidR="00CB33A1" w:rsidRDefault="00CB33A1">
      <w:pPr>
        <w:pStyle w:val="Commentaire"/>
      </w:pPr>
      <w:r>
        <w:t>(Corbett et al., 2007; H. Liu et al., 2016; Jonson et al., 2020)</w:t>
      </w:r>
    </w:p>
  </w:comment>
  <w:comment w:id="4710" w:author="Robin Matthews" w:date="2021-07-08T13:31:00Z" w:initials="RM">
    <w:p w14:paraId="1D39B0B2" w14:textId="77777777" w:rsidR="00CB33A1" w:rsidRDefault="00CB33A1">
      <w:pPr>
        <w:pStyle w:val="Commentaire"/>
      </w:pPr>
      <w:r>
        <w:rPr>
          <w:rStyle w:val="Marquedecommentaire"/>
        </w:rPr>
        <w:annotationRef/>
      </w:r>
      <w:r>
        <w:t>Not found:</w:t>
      </w:r>
    </w:p>
    <w:p w14:paraId="29908A1D" w14:textId="77777777" w:rsidR="00CB33A1" w:rsidRDefault="00CB33A1">
      <w:pPr>
        <w:pStyle w:val="Commentaire"/>
      </w:pPr>
      <w:r>
        <w:t>Jonson et al.</w:t>
      </w:r>
    </w:p>
    <w:p w14:paraId="4AE2C708" w14:textId="77777777" w:rsidR="00CB33A1" w:rsidRDefault="00CB33A1">
      <w:pPr>
        <w:pStyle w:val="Commentaire"/>
      </w:pPr>
    </w:p>
    <w:p w14:paraId="3721CAC4" w14:textId="77777777" w:rsidR="00CB33A1" w:rsidRDefault="00CB33A1">
      <w:pPr>
        <w:pStyle w:val="Commentaire"/>
      </w:pPr>
      <w:r>
        <w:t>Extra stuff:</w:t>
      </w:r>
    </w:p>
    <w:p w14:paraId="2F064C5C" w14:textId="77777777" w:rsidR="00CB33A1" w:rsidRDefault="00CB33A1">
      <w:pPr>
        <w:pStyle w:val="Commentaire"/>
      </w:pPr>
      <w:r>
        <w:t>()</w:t>
      </w:r>
    </w:p>
    <w:p w14:paraId="2C6011E5" w14:textId="77777777" w:rsidR="00CB33A1" w:rsidRDefault="00CB33A1">
      <w:pPr>
        <w:pStyle w:val="Commentaire"/>
      </w:pPr>
    </w:p>
    <w:p w14:paraId="6CAA124D" w14:textId="77777777" w:rsidR="00CB33A1" w:rsidRDefault="00CB33A1">
      <w:pPr>
        <w:pStyle w:val="Commentaire"/>
      </w:pPr>
      <w:r>
        <w:t>Correct:</w:t>
      </w:r>
    </w:p>
    <w:p w14:paraId="66855182" w14:textId="77777777" w:rsidR="00CB33A1" w:rsidRDefault="00CB33A1">
      <w:pPr>
        <w:pStyle w:val="Commentaire"/>
      </w:pPr>
      <w:r>
        <w:t>Jonson et al. (2020)</w:t>
      </w:r>
    </w:p>
    <w:p w14:paraId="7AFD3DC0" w14:textId="2394C2E4" w:rsidR="00CB33A1" w:rsidRDefault="00CB33A1">
      <w:pPr>
        <w:pStyle w:val="Commentaire"/>
      </w:pPr>
      <w:r>
        <w:t>(Jonson et al., 2020)</w:t>
      </w:r>
    </w:p>
  </w:comment>
  <w:comment w:id="4733" w:author="Robin Matthews" w:date="2021-07-08T13:31:00Z" w:initials="RM">
    <w:p w14:paraId="18C30E51" w14:textId="77777777" w:rsidR="00CB33A1" w:rsidRDefault="00CB33A1">
      <w:pPr>
        <w:pStyle w:val="Commentaire"/>
      </w:pPr>
      <w:r>
        <w:rPr>
          <w:rStyle w:val="Marquedecommentaire"/>
        </w:rPr>
        <w:annotationRef/>
      </w:r>
      <w:r>
        <w:t>Not found:</w:t>
      </w:r>
    </w:p>
    <w:p w14:paraId="09F90EA0" w14:textId="77777777" w:rsidR="00CB33A1" w:rsidRDefault="00CB33A1">
      <w:pPr>
        <w:pStyle w:val="Commentaire"/>
      </w:pPr>
      <w:r>
        <w:t>Y. Huang et al., 2020</w:t>
      </w:r>
    </w:p>
    <w:p w14:paraId="0E998189" w14:textId="77777777" w:rsidR="00CB33A1" w:rsidRDefault="00CB33A1">
      <w:pPr>
        <w:pStyle w:val="Commentaire"/>
      </w:pPr>
    </w:p>
    <w:p w14:paraId="6F1575E6" w14:textId="77777777" w:rsidR="00CB33A1" w:rsidRDefault="00CB33A1">
      <w:pPr>
        <w:pStyle w:val="Commentaire"/>
      </w:pPr>
      <w:r>
        <w:t>Extra stuff:</w:t>
      </w:r>
    </w:p>
    <w:p w14:paraId="61FE3434" w14:textId="77777777" w:rsidR="00CB33A1" w:rsidRDefault="00CB33A1">
      <w:pPr>
        <w:pStyle w:val="Commentaire"/>
      </w:pPr>
      <w:r>
        <w:t>(; Huang et al., 2020b)</w:t>
      </w:r>
    </w:p>
    <w:p w14:paraId="6DE97DD9" w14:textId="77777777" w:rsidR="00CB33A1" w:rsidRDefault="00CB33A1">
      <w:pPr>
        <w:pStyle w:val="Commentaire"/>
      </w:pPr>
    </w:p>
    <w:p w14:paraId="2CACA41F" w14:textId="77777777" w:rsidR="00CB33A1" w:rsidRDefault="00CB33A1">
      <w:pPr>
        <w:pStyle w:val="Commentaire"/>
      </w:pPr>
      <w:r>
        <w:t>Correct:</w:t>
      </w:r>
    </w:p>
    <w:p w14:paraId="1AC0001B" w14:textId="7621096F" w:rsidR="00CB33A1" w:rsidRDefault="00CB33A1">
      <w:pPr>
        <w:pStyle w:val="Commentaire"/>
      </w:pPr>
      <w:r>
        <w:t>(Lund et al., 2014; Y. Huang et al., 2020)</w:t>
      </w:r>
    </w:p>
  </w:comment>
  <w:comment w:id="4742" w:author="Robin Matthews" w:date="2021-07-08T13:31:00Z" w:initials="RM">
    <w:p w14:paraId="5D08BF71" w14:textId="77777777" w:rsidR="00CB33A1" w:rsidRDefault="00CB33A1">
      <w:pPr>
        <w:pStyle w:val="Commentaire"/>
      </w:pPr>
      <w:r>
        <w:rPr>
          <w:rStyle w:val="Marquedecommentaire"/>
        </w:rPr>
        <w:annotationRef/>
      </w:r>
      <w:r>
        <w:t>Not found:</w:t>
      </w:r>
    </w:p>
    <w:p w14:paraId="61D6C3E8" w14:textId="77777777" w:rsidR="00CB33A1" w:rsidRDefault="00CB33A1">
      <w:pPr>
        <w:pStyle w:val="Commentaire"/>
      </w:pPr>
      <w:r>
        <w:t>Y. Huang et al.</w:t>
      </w:r>
    </w:p>
    <w:p w14:paraId="693CD9DF" w14:textId="77777777" w:rsidR="00CB33A1" w:rsidRDefault="00CB33A1">
      <w:pPr>
        <w:pStyle w:val="Commentaire"/>
      </w:pPr>
    </w:p>
    <w:p w14:paraId="50820A2A" w14:textId="77777777" w:rsidR="00CB33A1" w:rsidRDefault="00CB33A1">
      <w:pPr>
        <w:pStyle w:val="Commentaire"/>
      </w:pPr>
      <w:r>
        <w:t>Extra stuff:</w:t>
      </w:r>
    </w:p>
    <w:p w14:paraId="760D3B1B" w14:textId="77777777" w:rsidR="00CB33A1" w:rsidRDefault="00CB33A1">
      <w:pPr>
        <w:pStyle w:val="Commentaire"/>
      </w:pPr>
      <w:r>
        <w:t>Huang et al. (b)</w:t>
      </w:r>
    </w:p>
    <w:p w14:paraId="6ED13840" w14:textId="77777777" w:rsidR="00CB33A1" w:rsidRDefault="00CB33A1">
      <w:pPr>
        <w:pStyle w:val="Commentaire"/>
      </w:pPr>
    </w:p>
    <w:p w14:paraId="0AB3A569" w14:textId="77777777" w:rsidR="00CB33A1" w:rsidRDefault="00CB33A1">
      <w:pPr>
        <w:pStyle w:val="Commentaire"/>
      </w:pPr>
      <w:r>
        <w:t>Correct:</w:t>
      </w:r>
    </w:p>
    <w:p w14:paraId="52D2E2C6" w14:textId="77777777" w:rsidR="00CB33A1" w:rsidRDefault="00CB33A1">
      <w:pPr>
        <w:pStyle w:val="Commentaire"/>
      </w:pPr>
      <w:r>
        <w:t>Y. Huang et al. (2020)</w:t>
      </w:r>
    </w:p>
    <w:p w14:paraId="4DB9FBF2" w14:textId="7F52A768" w:rsidR="00CB33A1" w:rsidRDefault="00CB33A1">
      <w:pPr>
        <w:pStyle w:val="Commentaire"/>
      </w:pPr>
      <w:r>
        <w:t>(Y. Huang et al., 2020)</w:t>
      </w:r>
    </w:p>
  </w:comment>
  <w:comment w:id="4802" w:author="Lucy Cowie" w:date="2021-07-28T15:42:00Z" w:initials="LC">
    <w:p w14:paraId="430A018B" w14:textId="03157BB6" w:rsidR="006151BE" w:rsidRDefault="006151BE">
      <w:pPr>
        <w:pStyle w:val="Commentaire"/>
      </w:pPr>
      <w:r>
        <w:rPr>
          <w:rStyle w:val="Marquedecommentaire"/>
        </w:rPr>
        <w:annotationRef/>
      </w:r>
      <w:r>
        <w:t>Insert ‘Supplementary Material’</w:t>
      </w:r>
    </w:p>
  </w:comment>
  <w:comment w:id="4832" w:author="Lucy Cowie" w:date="2021-07-28T15:54:00Z" w:initials="LC">
    <w:p w14:paraId="7AA2B5A3" w14:textId="0E960517" w:rsidR="00BF61EE" w:rsidRDefault="00BF61EE">
      <w:pPr>
        <w:pStyle w:val="Commentaire"/>
      </w:pPr>
      <w:r>
        <w:rPr>
          <w:rStyle w:val="Marquedecommentaire"/>
        </w:rPr>
        <w:annotationRef/>
      </w:r>
      <w:r>
        <w:t>Extra text needed to clarify the comparison with other sectors here.</w:t>
      </w:r>
    </w:p>
  </w:comment>
  <w:comment w:id="4833" w:author="Lucy Cowie" w:date="2021-07-28T15:55:00Z" w:initials="LC">
    <w:p w14:paraId="3AF7EA11" w14:textId="541B40E2" w:rsidR="00F347F3" w:rsidRDefault="00F347F3">
      <w:pPr>
        <w:pStyle w:val="Commentaire"/>
      </w:pPr>
      <w:r>
        <w:rPr>
          <w:rStyle w:val="Marquedecommentaire"/>
        </w:rPr>
        <w:annotationRef/>
      </w:r>
      <w:r w:rsidR="000F0DEB">
        <w:t>Amended to official region name, change OK?</w:t>
      </w:r>
    </w:p>
  </w:comment>
  <w:comment w:id="4844" w:author="Lucy Cowie" w:date="2021-07-28T15:59:00Z" w:initials="LC">
    <w:p w14:paraId="2FB666B6" w14:textId="5220995D" w:rsidR="00257CC8" w:rsidRDefault="00257CC8">
      <w:pPr>
        <w:pStyle w:val="Commentaire"/>
      </w:pPr>
      <w:r>
        <w:rPr>
          <w:rStyle w:val="Marquedecommentaire"/>
        </w:rPr>
        <w:annotationRef/>
      </w:r>
      <w:r>
        <w:t>Does this refer to a region or should ‘developing’ be l/c or cut from here?</w:t>
      </w:r>
    </w:p>
  </w:comment>
  <w:comment w:id="4852" w:author="Robin Matthews" w:date="2021-07-08T17:27:00Z" w:initials="RM">
    <w:p w14:paraId="61043745" w14:textId="10B59E89" w:rsidR="000A70A0" w:rsidRDefault="000A70A0">
      <w:pPr>
        <w:pStyle w:val="Commentaire"/>
      </w:pPr>
      <w:r>
        <w:rPr>
          <w:rStyle w:val="Marquedecommentaire"/>
        </w:rPr>
        <w:annotationRef/>
      </w:r>
      <w:r w:rsidR="0002695E">
        <w:t>I’ve moved</w:t>
      </w:r>
      <w:r>
        <w:t xml:space="preserve"> the ‘e.g’</w:t>
      </w:r>
      <w:r w:rsidR="0002695E">
        <w:t xml:space="preserve"> to</w:t>
      </w:r>
      <w:r>
        <w:t xml:space="preserve"> the start of the citation?</w:t>
      </w:r>
    </w:p>
  </w:comment>
  <w:comment w:id="4853" w:author="Robin Matthews" w:date="2021-07-08T13:31:00Z" w:initials="RM">
    <w:p w14:paraId="10D0E4D3" w14:textId="77777777" w:rsidR="00CB33A1" w:rsidRDefault="00CB33A1">
      <w:pPr>
        <w:pStyle w:val="Commentaire"/>
      </w:pPr>
      <w:r>
        <w:rPr>
          <w:rStyle w:val="Marquedecommentaire"/>
        </w:rPr>
        <w:annotationRef/>
      </w:r>
      <w:r>
        <w:t>Extra stuff:</w:t>
      </w:r>
    </w:p>
    <w:p w14:paraId="15BA3CA8" w14:textId="77777777" w:rsidR="00CB33A1" w:rsidRDefault="00CB33A1">
      <w:pPr>
        <w:pStyle w:val="Commentaire"/>
      </w:pPr>
      <w:r>
        <w:t>(; ; ; e.g., )</w:t>
      </w:r>
    </w:p>
    <w:p w14:paraId="69572102" w14:textId="77777777" w:rsidR="00CB33A1" w:rsidRDefault="00CB33A1">
      <w:pPr>
        <w:pStyle w:val="Commentaire"/>
      </w:pPr>
    </w:p>
    <w:p w14:paraId="0CD44683" w14:textId="77777777" w:rsidR="00CB33A1" w:rsidRDefault="00CB33A1">
      <w:pPr>
        <w:pStyle w:val="Commentaire"/>
      </w:pPr>
      <w:r>
        <w:t>Correct:</w:t>
      </w:r>
    </w:p>
    <w:p w14:paraId="04A49CF0" w14:textId="46A1C457" w:rsidR="00CB33A1" w:rsidRDefault="00CB33A1">
      <w:pPr>
        <w:pStyle w:val="Commentaire"/>
      </w:pPr>
      <w:r>
        <w:t>(Van Dingenen et al., 2009; Rao et al., 2016, 2017; Vandyck et al., 2018; Harmsen et al., 2020)</w:t>
      </w:r>
    </w:p>
  </w:comment>
  <w:comment w:id="4872" w:author="Lucy Cowie" w:date="2021-07-28T16:04:00Z" w:initials="LC">
    <w:p w14:paraId="0122AAE2" w14:textId="2CDBCCEC" w:rsidR="00AD769C" w:rsidRDefault="00AD769C">
      <w:pPr>
        <w:pStyle w:val="Commentaire"/>
      </w:pPr>
      <w:r>
        <w:rPr>
          <w:rStyle w:val="Marquedecommentaire"/>
        </w:rPr>
        <w:annotationRef/>
      </w:r>
      <w:r>
        <w:t>See previous note about this region name.</w:t>
      </w:r>
    </w:p>
  </w:comment>
  <w:comment w:id="4873" w:author="Robin Matthews" w:date="2021-07-08T13:31:00Z" w:initials="RM">
    <w:p w14:paraId="58B14F0C" w14:textId="77777777" w:rsidR="00CB33A1" w:rsidRDefault="00CB33A1">
      <w:pPr>
        <w:pStyle w:val="Commentaire"/>
      </w:pPr>
      <w:r>
        <w:rPr>
          <w:rStyle w:val="Marquedecommentaire"/>
        </w:rPr>
        <w:annotationRef/>
      </w:r>
      <w:r>
        <w:t>Extra stuff:</w:t>
      </w:r>
    </w:p>
    <w:p w14:paraId="1B633F5C" w14:textId="77777777" w:rsidR="00CB33A1" w:rsidRDefault="00CB33A1">
      <w:pPr>
        <w:pStyle w:val="Commentaire"/>
      </w:pPr>
      <w:r>
        <w:t>(; ; e.g., ; ; ; )</w:t>
      </w:r>
    </w:p>
    <w:p w14:paraId="2CF00656" w14:textId="77777777" w:rsidR="00CB33A1" w:rsidRDefault="00CB33A1">
      <w:pPr>
        <w:pStyle w:val="Commentaire"/>
      </w:pPr>
    </w:p>
    <w:p w14:paraId="398E9681" w14:textId="77777777" w:rsidR="00CB33A1" w:rsidRDefault="00CB33A1">
      <w:pPr>
        <w:pStyle w:val="Commentaire"/>
      </w:pPr>
      <w:r>
        <w:t>Correct:</w:t>
      </w:r>
    </w:p>
    <w:p w14:paraId="47CE8C5B" w14:textId="2E30A297" w:rsidR="00CB33A1" w:rsidRDefault="00CB33A1">
      <w:pPr>
        <w:pStyle w:val="Commentaire"/>
      </w:pPr>
      <w:r>
        <w:t>(Guttikunda et al., 2014; Lelieveld et al., 2015b; Amann et al., 2017; Qiao et al., 2018; Venkataraman et al., 2018; Wu et al., 2018)</w:t>
      </w:r>
    </w:p>
  </w:comment>
  <w:comment w:id="4874" w:author="Robin Matthews" w:date="2021-07-08T17:28:00Z" w:initials="RM">
    <w:p w14:paraId="7F47C7C1" w14:textId="59F4769D" w:rsidR="000A70A0" w:rsidRDefault="000A70A0">
      <w:pPr>
        <w:pStyle w:val="Commentaire"/>
      </w:pPr>
      <w:r>
        <w:rPr>
          <w:rStyle w:val="Marquedecommentaire"/>
        </w:rPr>
        <w:annotationRef/>
      </w:r>
      <w:r w:rsidR="0002695E">
        <w:t>I’ve moved the</w:t>
      </w:r>
      <w:r>
        <w:t xml:space="preserve"> ‘e.g.’</w:t>
      </w:r>
      <w:r w:rsidR="0002695E">
        <w:t xml:space="preserve"> to </w:t>
      </w:r>
      <w:r>
        <w:t>the start of the citation.</w:t>
      </w:r>
    </w:p>
  </w:comment>
  <w:comment w:id="4895" w:author="Lucy Cowie" w:date="2021-07-28T16:09:00Z" w:initials="LC">
    <w:p w14:paraId="7E0DD628" w14:textId="4F70DE16" w:rsidR="00741785" w:rsidRDefault="00741785">
      <w:pPr>
        <w:pStyle w:val="Commentaire"/>
      </w:pPr>
      <w:r>
        <w:rPr>
          <w:rStyle w:val="Marquedecommentaire"/>
        </w:rPr>
        <w:annotationRef/>
      </w:r>
      <w:r>
        <w:t>Revise as ‘in the developed Asia-Pacific region’ or similar?</w:t>
      </w:r>
    </w:p>
  </w:comment>
  <w:comment w:id="4896" w:author="Lucy Cowie" w:date="2021-07-28T16:10:00Z" w:initials="LC">
    <w:p w14:paraId="6F2BE6B3" w14:textId="4F39F925" w:rsidR="00E83698" w:rsidRDefault="00E83698">
      <w:pPr>
        <w:pStyle w:val="Commentaire"/>
      </w:pPr>
      <w:r>
        <w:rPr>
          <w:rStyle w:val="Marquedecommentaire"/>
        </w:rPr>
        <w:annotationRef/>
      </w:r>
      <w:r>
        <w:t>Edited in separate Figures document.</w:t>
      </w:r>
    </w:p>
  </w:comment>
  <w:comment w:id="4901" w:author="Robin Matthews" w:date="2021-07-08T13:31:00Z" w:initials="RM">
    <w:p w14:paraId="6639D281" w14:textId="77777777" w:rsidR="00CB33A1" w:rsidRDefault="00CB33A1">
      <w:pPr>
        <w:pStyle w:val="Commentaire"/>
      </w:pPr>
      <w:r>
        <w:rPr>
          <w:rStyle w:val="Marquedecommentaire"/>
        </w:rPr>
        <w:annotationRef/>
      </w:r>
      <w:r>
        <w:t>Not found:</w:t>
      </w:r>
    </w:p>
    <w:p w14:paraId="63B9A266" w14:textId="77777777" w:rsidR="00CB33A1" w:rsidRDefault="00CB33A1">
      <w:pPr>
        <w:pStyle w:val="Commentaire"/>
      </w:pPr>
      <w:r>
        <w:t>Purohit et al.</w:t>
      </w:r>
    </w:p>
    <w:p w14:paraId="5A65DC7F" w14:textId="77777777" w:rsidR="00CB33A1" w:rsidRDefault="00CB33A1">
      <w:pPr>
        <w:pStyle w:val="Commentaire"/>
      </w:pPr>
    </w:p>
    <w:p w14:paraId="06CB90DF" w14:textId="77777777" w:rsidR="00CB33A1" w:rsidRDefault="00CB33A1">
      <w:pPr>
        <w:pStyle w:val="Commentaire"/>
      </w:pPr>
      <w:r>
        <w:t>Extra stuff:</w:t>
      </w:r>
    </w:p>
    <w:p w14:paraId="60285DB9" w14:textId="77777777" w:rsidR="00CB33A1" w:rsidRDefault="00CB33A1">
      <w:pPr>
        <w:pStyle w:val="Commentaire"/>
      </w:pPr>
      <w:r>
        <w:t>()</w:t>
      </w:r>
    </w:p>
    <w:p w14:paraId="2EA48246" w14:textId="77777777" w:rsidR="00CB33A1" w:rsidRDefault="00CB33A1">
      <w:pPr>
        <w:pStyle w:val="Commentaire"/>
      </w:pPr>
    </w:p>
    <w:p w14:paraId="77FF33FF" w14:textId="77777777" w:rsidR="00CB33A1" w:rsidRDefault="00CB33A1">
      <w:pPr>
        <w:pStyle w:val="Commentaire"/>
      </w:pPr>
      <w:r>
        <w:t>Correct:</w:t>
      </w:r>
    </w:p>
    <w:p w14:paraId="4489AA93" w14:textId="77777777" w:rsidR="00CB33A1" w:rsidRDefault="00CB33A1">
      <w:pPr>
        <w:pStyle w:val="Commentaire"/>
      </w:pPr>
      <w:r>
        <w:t>Purohit et al. (2020)</w:t>
      </w:r>
    </w:p>
    <w:p w14:paraId="02DA6EA5" w14:textId="7061AE8E" w:rsidR="00CB33A1" w:rsidRDefault="00CB33A1">
      <w:pPr>
        <w:pStyle w:val="Commentaire"/>
      </w:pPr>
      <w:r>
        <w:t>(Purohit et al., 2020)</w:t>
      </w:r>
    </w:p>
  </w:comment>
  <w:comment w:id="4902" w:author="Robin Matthews" w:date="2021-07-08T13:31:00Z" w:initials="RM">
    <w:p w14:paraId="52DE6F13" w14:textId="77777777" w:rsidR="00CB33A1" w:rsidRDefault="00CB33A1">
      <w:pPr>
        <w:pStyle w:val="Commentaire"/>
      </w:pPr>
      <w:r>
        <w:rPr>
          <w:rStyle w:val="Marquedecommentaire"/>
        </w:rPr>
        <w:annotationRef/>
      </w:r>
      <w:r>
        <w:t>Not found:</w:t>
      </w:r>
    </w:p>
    <w:p w14:paraId="60707E35" w14:textId="77777777" w:rsidR="00CB33A1" w:rsidRDefault="00CB33A1">
      <w:pPr>
        <w:pStyle w:val="Commentaire"/>
      </w:pPr>
      <w:r>
        <w:t>van Marle et al.</w:t>
      </w:r>
    </w:p>
    <w:p w14:paraId="51F3368B" w14:textId="77777777" w:rsidR="00CB33A1" w:rsidRDefault="00CB33A1">
      <w:pPr>
        <w:pStyle w:val="Commentaire"/>
      </w:pPr>
    </w:p>
    <w:p w14:paraId="25486493" w14:textId="77777777" w:rsidR="00CB33A1" w:rsidRDefault="00CB33A1">
      <w:pPr>
        <w:pStyle w:val="Commentaire"/>
      </w:pPr>
      <w:r>
        <w:t>Extra stuff:</w:t>
      </w:r>
    </w:p>
    <w:p w14:paraId="73EA0A33" w14:textId="77777777" w:rsidR="00CB33A1" w:rsidRDefault="00CB33A1">
      <w:pPr>
        <w:pStyle w:val="Commentaire"/>
      </w:pPr>
      <w:r>
        <w:t>()</w:t>
      </w:r>
    </w:p>
    <w:p w14:paraId="4086AF53" w14:textId="77777777" w:rsidR="00CB33A1" w:rsidRDefault="00CB33A1">
      <w:pPr>
        <w:pStyle w:val="Commentaire"/>
      </w:pPr>
    </w:p>
    <w:p w14:paraId="5CCC1DB9" w14:textId="77777777" w:rsidR="00CB33A1" w:rsidRDefault="00CB33A1">
      <w:pPr>
        <w:pStyle w:val="Commentaire"/>
      </w:pPr>
      <w:r>
        <w:t>Correct:</w:t>
      </w:r>
    </w:p>
    <w:p w14:paraId="2FD3C3D3" w14:textId="77777777" w:rsidR="00CB33A1" w:rsidRDefault="00CB33A1">
      <w:pPr>
        <w:pStyle w:val="Commentaire"/>
      </w:pPr>
      <w:r>
        <w:t>van Marle et al. (2017)</w:t>
      </w:r>
    </w:p>
    <w:p w14:paraId="3A210A07" w14:textId="6A0C490C" w:rsidR="00CB33A1" w:rsidRDefault="00CB33A1">
      <w:pPr>
        <w:pStyle w:val="Commentaire"/>
      </w:pPr>
      <w:r>
        <w:t>(van Marle et al., 2017)</w:t>
      </w:r>
    </w:p>
  </w:comment>
  <w:comment w:id="4908" w:author="Lucy Cowie" w:date="2021-07-28T16:10:00Z" w:initials="LC">
    <w:p w14:paraId="2CF5094A" w14:textId="255271D0" w:rsidR="00A01DB0" w:rsidRDefault="00A01DB0">
      <w:pPr>
        <w:pStyle w:val="Commentaire"/>
      </w:pPr>
      <w:r>
        <w:rPr>
          <w:rStyle w:val="Marquedecommentaire"/>
        </w:rPr>
        <w:annotationRef/>
      </w:r>
      <w:r>
        <w:t>Edited in the separate Figures document.</w:t>
      </w:r>
    </w:p>
  </w:comment>
  <w:comment w:id="4910" w:author="Robin Matthews" w:date="2021-07-08T13:31:00Z" w:initials="RM">
    <w:p w14:paraId="39ACB9C6" w14:textId="77777777" w:rsidR="00CB33A1" w:rsidRDefault="00CB33A1">
      <w:pPr>
        <w:pStyle w:val="Commentaire"/>
      </w:pPr>
      <w:r>
        <w:rPr>
          <w:rStyle w:val="Marquedecommentaire"/>
        </w:rPr>
        <w:annotationRef/>
      </w:r>
      <w:r>
        <w:t>Not found:</w:t>
      </w:r>
    </w:p>
    <w:p w14:paraId="1ECEDAC2" w14:textId="77777777" w:rsidR="00CB33A1" w:rsidRDefault="00CB33A1">
      <w:pPr>
        <w:pStyle w:val="Commentaire"/>
      </w:pPr>
      <w:r>
        <w:t>van Marle et al.</w:t>
      </w:r>
    </w:p>
    <w:p w14:paraId="39B7E029" w14:textId="77777777" w:rsidR="00CB33A1" w:rsidRDefault="00CB33A1">
      <w:pPr>
        <w:pStyle w:val="Commentaire"/>
      </w:pPr>
    </w:p>
    <w:p w14:paraId="70C7DA5E" w14:textId="77777777" w:rsidR="00CB33A1" w:rsidRDefault="00CB33A1">
      <w:pPr>
        <w:pStyle w:val="Commentaire"/>
      </w:pPr>
      <w:r>
        <w:t>Extra stuff:</w:t>
      </w:r>
    </w:p>
    <w:p w14:paraId="34DE3B60" w14:textId="77777777" w:rsidR="00CB33A1" w:rsidRDefault="00CB33A1">
      <w:pPr>
        <w:pStyle w:val="Commentaire"/>
      </w:pPr>
      <w:r>
        <w:t>()</w:t>
      </w:r>
    </w:p>
    <w:p w14:paraId="17CF7F5B" w14:textId="77777777" w:rsidR="00CB33A1" w:rsidRDefault="00CB33A1">
      <w:pPr>
        <w:pStyle w:val="Commentaire"/>
      </w:pPr>
    </w:p>
    <w:p w14:paraId="7F133AB9" w14:textId="77777777" w:rsidR="00CB33A1" w:rsidRDefault="00CB33A1">
      <w:pPr>
        <w:pStyle w:val="Commentaire"/>
      </w:pPr>
      <w:r>
        <w:t>Correct:</w:t>
      </w:r>
    </w:p>
    <w:p w14:paraId="4364E02A" w14:textId="77777777" w:rsidR="00CB33A1" w:rsidRDefault="00CB33A1">
      <w:pPr>
        <w:pStyle w:val="Commentaire"/>
      </w:pPr>
      <w:r>
        <w:t>van Marle et al. (2017)</w:t>
      </w:r>
    </w:p>
    <w:p w14:paraId="35EC428C" w14:textId="0FF87A3C" w:rsidR="00CB33A1" w:rsidRDefault="00CB33A1">
      <w:pPr>
        <w:pStyle w:val="Commentaire"/>
      </w:pPr>
      <w:r>
        <w:t>(van Marle et al., 2017)</w:t>
      </w:r>
    </w:p>
  </w:comment>
  <w:comment w:id="4933" w:author="Robin Matthews" w:date="2021-07-08T13:31:00Z" w:initials="RM">
    <w:p w14:paraId="293A55F2" w14:textId="77777777" w:rsidR="00CB33A1" w:rsidRDefault="00CB33A1">
      <w:pPr>
        <w:pStyle w:val="Commentaire"/>
      </w:pPr>
      <w:r>
        <w:rPr>
          <w:rStyle w:val="Marquedecommentaire"/>
        </w:rPr>
        <w:annotationRef/>
      </w:r>
      <w:r>
        <w:t>Not found:</w:t>
      </w:r>
    </w:p>
    <w:p w14:paraId="1CACD407" w14:textId="77777777" w:rsidR="00CB33A1" w:rsidRDefault="00CB33A1">
      <w:pPr>
        <w:pStyle w:val="Commentaire"/>
      </w:pPr>
      <w:r>
        <w:t>Shindell et al., 2012, 2017b</w:t>
      </w:r>
    </w:p>
    <w:p w14:paraId="421621BD" w14:textId="77777777" w:rsidR="00CB33A1" w:rsidRDefault="00CB33A1">
      <w:pPr>
        <w:pStyle w:val="Commentaire"/>
      </w:pPr>
      <w:r>
        <w:t>AMAP, 2015a, b</w:t>
      </w:r>
    </w:p>
    <w:p w14:paraId="6D9F0D93" w14:textId="77777777" w:rsidR="00CB33A1" w:rsidRDefault="00CB33A1">
      <w:pPr>
        <w:pStyle w:val="Commentaire"/>
      </w:pPr>
    </w:p>
    <w:p w14:paraId="5B36ADEB" w14:textId="77777777" w:rsidR="00CB33A1" w:rsidRDefault="00CB33A1">
      <w:pPr>
        <w:pStyle w:val="Commentaire"/>
      </w:pPr>
      <w:r>
        <w:t>Extra stuff:</w:t>
      </w:r>
    </w:p>
    <w:p w14:paraId="302A6396" w14:textId="77777777" w:rsidR="00CB33A1" w:rsidRDefault="00CB33A1">
      <w:pPr>
        <w:pStyle w:val="Commentaire"/>
      </w:pPr>
      <w:r>
        <w:t>(; Shindell et al., 2012, 2017a, AMAP, 2015a, 2015b; ; ; ; )</w:t>
      </w:r>
    </w:p>
    <w:p w14:paraId="2ED42CE8" w14:textId="77777777" w:rsidR="00CB33A1" w:rsidRDefault="00CB33A1">
      <w:pPr>
        <w:pStyle w:val="Commentaire"/>
      </w:pPr>
    </w:p>
    <w:p w14:paraId="46BCAD46" w14:textId="77777777" w:rsidR="00CB33A1" w:rsidRDefault="00CB33A1">
      <w:pPr>
        <w:pStyle w:val="Commentaire"/>
      </w:pPr>
      <w:r>
        <w:t>Correct:</w:t>
      </w:r>
    </w:p>
    <w:p w14:paraId="58EBB4DB" w14:textId="53586D3A" w:rsidR="00CB33A1" w:rsidRDefault="00CB33A1">
      <w:pPr>
        <w:pStyle w:val="Commentaire"/>
      </w:pPr>
      <w:r>
        <w:t>(UNEP and WMO, 2011; Shindell et al., 2012, 2017b; AMAP, 2015a, b; Haines et al., 2017; UNEP and CCAC, 2018; Harmsen et al., 2019; UNEP, 2019)</w:t>
      </w:r>
    </w:p>
  </w:comment>
  <w:comment w:id="4940" w:author="Robin Matthews" w:date="2021-07-08T17:30:00Z" w:initials="RM">
    <w:p w14:paraId="48E04B3C" w14:textId="1179EE83" w:rsidR="000A70A0" w:rsidRDefault="000A70A0">
      <w:pPr>
        <w:pStyle w:val="Commentaire"/>
      </w:pPr>
      <w:r>
        <w:rPr>
          <w:rStyle w:val="Marquedecommentaire"/>
        </w:rPr>
        <w:annotationRef/>
      </w:r>
      <w:r>
        <w:t>I’ve moved the ‘e.g.’ to the start of the citation</w:t>
      </w:r>
    </w:p>
  </w:comment>
  <w:comment w:id="4941" w:author="Robin Matthews" w:date="2021-07-08T13:31:00Z" w:initials="RM">
    <w:p w14:paraId="73C8A1F5" w14:textId="77777777" w:rsidR="00CB33A1" w:rsidRDefault="00CB33A1">
      <w:pPr>
        <w:pStyle w:val="Commentaire"/>
      </w:pPr>
      <w:r>
        <w:rPr>
          <w:rStyle w:val="Marquedecommentaire"/>
        </w:rPr>
        <w:annotationRef/>
      </w:r>
      <w:r>
        <w:t>Extra stuff:</w:t>
      </w:r>
    </w:p>
    <w:p w14:paraId="018F7F94" w14:textId="77777777" w:rsidR="00CB33A1" w:rsidRDefault="00CB33A1">
      <w:pPr>
        <w:pStyle w:val="Commentaire"/>
      </w:pPr>
      <w:r>
        <w:t>(; e.g., ; )</w:t>
      </w:r>
    </w:p>
    <w:p w14:paraId="0D2E6BE0" w14:textId="77777777" w:rsidR="00CB33A1" w:rsidRDefault="00CB33A1">
      <w:pPr>
        <w:pStyle w:val="Commentaire"/>
      </w:pPr>
    </w:p>
    <w:p w14:paraId="4E1D6181" w14:textId="77777777" w:rsidR="00CB33A1" w:rsidRDefault="00CB33A1">
      <w:pPr>
        <w:pStyle w:val="Commentaire"/>
      </w:pPr>
      <w:r>
        <w:t>Correct:</w:t>
      </w:r>
    </w:p>
    <w:p w14:paraId="01EC811D" w14:textId="58326183" w:rsidR="00CB33A1" w:rsidRDefault="00CB33A1">
      <w:pPr>
        <w:pStyle w:val="Commentaire"/>
      </w:pPr>
      <w:r>
        <w:t>(Sand et al., 2016; Rogelj et al., 2018b; Shindell and Smith, 2019)</w:t>
      </w:r>
    </w:p>
  </w:comment>
  <w:comment w:id="4944" w:author="Ian Blenkinsop" w:date="2021-07-29T11:40:00Z" w:initials="IB">
    <w:p w14:paraId="232A142A" w14:textId="1429115D" w:rsidR="0092223F" w:rsidRDefault="0092223F">
      <w:pPr>
        <w:pStyle w:val="Commentaire"/>
      </w:pPr>
      <w:r>
        <w:rPr>
          <w:rStyle w:val="Marquedecommentaire"/>
        </w:rPr>
        <w:annotationRef/>
      </w:r>
      <w:r>
        <w:t>TYPESETTING NOTE: Bullet list starts here.</w:t>
      </w:r>
    </w:p>
  </w:comment>
  <w:comment w:id="4950" w:author="Lucy Cowie" w:date="2021-07-28T16:38:00Z" w:initials="LC">
    <w:p w14:paraId="5B386EA5" w14:textId="78221C76" w:rsidR="00E71444" w:rsidRDefault="00E71444">
      <w:pPr>
        <w:pStyle w:val="Commentaire"/>
      </w:pPr>
      <w:r>
        <w:rPr>
          <w:rStyle w:val="Marquedecommentaire"/>
        </w:rPr>
        <w:annotationRef/>
      </w:r>
      <w:r>
        <w:t>The syntax in this paragraph is slightly confusing, could the sentence be split (e.g., ‘In such scenarios…’) or simplified for clarity?</w:t>
      </w:r>
    </w:p>
  </w:comment>
  <w:comment w:id="4955" w:author="Lucy Cowie" w:date="2021-07-28T16:42:00Z" w:initials="LC">
    <w:p w14:paraId="0DCCAF90" w14:textId="59F4EB34" w:rsidR="00FA7BA0" w:rsidRDefault="00FA7BA0">
      <w:pPr>
        <w:pStyle w:val="Commentaire"/>
      </w:pPr>
      <w:r>
        <w:rPr>
          <w:rStyle w:val="Marquedecommentaire"/>
        </w:rPr>
        <w:annotationRef/>
      </w:r>
      <w:r w:rsidR="00351DAE">
        <w:rPr>
          <w:color w:val="000000" w:themeColor="text1"/>
        </w:rPr>
        <w:t xml:space="preserve">Revise: </w:t>
      </w:r>
      <w:r>
        <w:rPr>
          <w:color w:val="000000" w:themeColor="text1"/>
        </w:rPr>
        <w:t>'</w:t>
      </w:r>
      <w:r w:rsidR="00157A3D">
        <w:rPr>
          <w:color w:val="000000" w:themeColor="text1"/>
        </w:rPr>
        <w:t>few</w:t>
      </w:r>
      <w:r>
        <w:rPr>
          <w:color w:val="000000" w:themeColor="text1"/>
        </w:rPr>
        <w:t xml:space="preserve"> future</w:t>
      </w:r>
      <w:r w:rsidR="00157A3D">
        <w:rPr>
          <w:color w:val="000000" w:themeColor="text1"/>
        </w:rPr>
        <w:t xml:space="preserve"> scenarios</w:t>
      </w:r>
      <w:r>
        <w:rPr>
          <w:color w:val="000000" w:themeColor="text1"/>
        </w:rPr>
        <w:t xml:space="preserve"> where global and regional air quality deteriorates</w:t>
      </w:r>
      <w:r>
        <w:rPr>
          <w:rStyle w:val="Marquedecommentaire"/>
        </w:rPr>
        <w:annotationRef/>
      </w:r>
      <w:r>
        <w:rPr>
          <w:color w:val="000000" w:themeColor="text1"/>
        </w:rPr>
        <w:t xml:space="preserve"> are considered’?</w:t>
      </w:r>
    </w:p>
  </w:comment>
  <w:comment w:id="4960" w:author="Ian Blenkinsop" w:date="2021-07-29T11:42:00Z" w:initials="IB">
    <w:p w14:paraId="22A80A42" w14:textId="0F80334C" w:rsidR="0092223F" w:rsidRDefault="0092223F">
      <w:pPr>
        <w:pStyle w:val="Commentaire"/>
      </w:pPr>
      <w:r w:rsidRPr="0092223F">
        <w:rPr>
          <w:rStyle w:val="Marquedecommentaire"/>
          <w:b/>
          <w:bCs/>
        </w:rPr>
        <w:annotationRef/>
      </w:r>
      <w:r w:rsidRPr="0092223F">
        <w:rPr>
          <w:b/>
          <w:bCs/>
        </w:rPr>
        <w:t>In AR6 WGIII (Chapter 3).</w:t>
      </w:r>
      <w:r>
        <w:br/>
        <w:t>[?]</w:t>
      </w:r>
    </w:p>
  </w:comment>
  <w:comment w:id="4982" w:author="Robin Matthews" w:date="2021-07-08T13:31:00Z" w:initials="RM">
    <w:p w14:paraId="02DFD2B2" w14:textId="77777777" w:rsidR="00CB33A1" w:rsidRDefault="00CB33A1">
      <w:pPr>
        <w:pStyle w:val="Commentaire"/>
      </w:pPr>
      <w:r>
        <w:rPr>
          <w:rStyle w:val="Marquedecommentaire"/>
        </w:rPr>
        <w:annotationRef/>
      </w:r>
      <w:r>
        <w:t>Extra stuff:</w:t>
      </w:r>
    </w:p>
    <w:p w14:paraId="7BA8984E" w14:textId="77777777" w:rsidR="00CB33A1" w:rsidRDefault="00CB33A1">
      <w:pPr>
        <w:pStyle w:val="Commentaire"/>
      </w:pPr>
      <w:r>
        <w:t>(; ; ; ; e.g., ; ; ; )</w:t>
      </w:r>
    </w:p>
    <w:p w14:paraId="13A8B521" w14:textId="77777777" w:rsidR="00CB33A1" w:rsidRDefault="00CB33A1">
      <w:pPr>
        <w:pStyle w:val="Commentaire"/>
      </w:pPr>
    </w:p>
    <w:p w14:paraId="176A516A" w14:textId="77777777" w:rsidR="00CB33A1" w:rsidRDefault="00CB33A1">
      <w:pPr>
        <w:pStyle w:val="Commentaire"/>
      </w:pPr>
      <w:r>
        <w:t>Correct:</w:t>
      </w:r>
    </w:p>
    <w:p w14:paraId="16DEF864" w14:textId="64C2065A" w:rsidR="00CB33A1" w:rsidRDefault="00CB33A1">
      <w:pPr>
        <w:pStyle w:val="Commentaire"/>
      </w:pPr>
      <w:r>
        <w:t>(UNEP and WMO, 2011; Stohl et al., 2015; Velders et al., 2015; Purohit and Höglund-Isaksson, 2017; Gómez-Sanabria et al., 2018; UNEP, 2019; Höglund-Isaksson et al., 2020; Purohit et al., 2020)</w:t>
      </w:r>
    </w:p>
  </w:comment>
  <w:comment w:id="4983" w:author="Robin Matthews" w:date="2021-07-08T17:31:00Z" w:initials="RM">
    <w:p w14:paraId="4803D83C" w14:textId="6876C3B0" w:rsidR="000A70A0" w:rsidRDefault="000A70A0">
      <w:pPr>
        <w:pStyle w:val="Commentaire"/>
      </w:pPr>
      <w:r>
        <w:rPr>
          <w:rStyle w:val="Marquedecommentaire"/>
        </w:rPr>
        <w:annotationRef/>
      </w:r>
      <w:r>
        <w:t>I’ve moved the ‘e.g.’ to the start of the citation.</w:t>
      </w:r>
    </w:p>
  </w:comment>
  <w:comment w:id="5039" w:author="Robin Matthews" w:date="2021-07-08T13:31:00Z" w:initials="RM">
    <w:p w14:paraId="150C290A" w14:textId="77777777" w:rsidR="00CB33A1" w:rsidRDefault="00CB33A1">
      <w:pPr>
        <w:pStyle w:val="Commentaire"/>
      </w:pPr>
      <w:r>
        <w:rPr>
          <w:rStyle w:val="Marquedecommentaire"/>
        </w:rPr>
        <w:annotationRef/>
      </w:r>
      <w:r>
        <w:t>Not found:</w:t>
      </w:r>
    </w:p>
    <w:p w14:paraId="24A50470" w14:textId="77777777" w:rsidR="00CB33A1" w:rsidRDefault="00CB33A1">
      <w:pPr>
        <w:pStyle w:val="Commentaire"/>
      </w:pPr>
      <w:r>
        <w:t>Turnock et al.</w:t>
      </w:r>
    </w:p>
    <w:p w14:paraId="6DD748D8" w14:textId="77777777" w:rsidR="00CB33A1" w:rsidRDefault="00CB33A1">
      <w:pPr>
        <w:pStyle w:val="Commentaire"/>
      </w:pPr>
    </w:p>
    <w:p w14:paraId="1CDF24FF" w14:textId="77777777" w:rsidR="00CB33A1" w:rsidRDefault="00CB33A1">
      <w:pPr>
        <w:pStyle w:val="Commentaire"/>
      </w:pPr>
      <w:r>
        <w:t>Extra stuff:</w:t>
      </w:r>
    </w:p>
    <w:p w14:paraId="5035EEA8" w14:textId="77777777" w:rsidR="00CB33A1" w:rsidRDefault="00CB33A1">
      <w:pPr>
        <w:pStyle w:val="Commentaire"/>
      </w:pPr>
      <w:r>
        <w:t>()</w:t>
      </w:r>
    </w:p>
    <w:p w14:paraId="78359C99" w14:textId="77777777" w:rsidR="00CB33A1" w:rsidRDefault="00CB33A1">
      <w:pPr>
        <w:pStyle w:val="Commentaire"/>
      </w:pPr>
    </w:p>
    <w:p w14:paraId="23F7A4CE" w14:textId="77777777" w:rsidR="00CB33A1" w:rsidRDefault="00CB33A1">
      <w:pPr>
        <w:pStyle w:val="Commentaire"/>
      </w:pPr>
      <w:r>
        <w:t>Correct:</w:t>
      </w:r>
    </w:p>
    <w:p w14:paraId="64947DC0" w14:textId="77777777" w:rsidR="00CB33A1" w:rsidRDefault="00CB33A1">
      <w:pPr>
        <w:pStyle w:val="Commentaire"/>
      </w:pPr>
      <w:r>
        <w:t>Turnock et al. (2016)</w:t>
      </w:r>
    </w:p>
    <w:p w14:paraId="37B98439" w14:textId="2FA92284" w:rsidR="00CB33A1" w:rsidRDefault="00CB33A1">
      <w:pPr>
        <w:pStyle w:val="Commentaire"/>
      </w:pPr>
      <w:r>
        <w:t>(Turnock et al., 2016)</w:t>
      </w:r>
    </w:p>
  </w:comment>
  <w:comment w:id="5052" w:author="Robin Matthews" w:date="2021-07-08T13:31:00Z" w:initials="RM">
    <w:p w14:paraId="036BC21E" w14:textId="77777777" w:rsidR="00CB33A1" w:rsidRDefault="00CB33A1">
      <w:pPr>
        <w:pStyle w:val="Commentaire"/>
      </w:pPr>
      <w:r>
        <w:rPr>
          <w:rStyle w:val="Marquedecommentaire"/>
        </w:rPr>
        <w:annotationRef/>
      </w:r>
      <w:r>
        <w:t>Not found:</w:t>
      </w:r>
    </w:p>
    <w:p w14:paraId="791D363C" w14:textId="77777777" w:rsidR="00CB33A1" w:rsidRDefault="00CB33A1">
      <w:pPr>
        <w:pStyle w:val="Commentaire"/>
      </w:pPr>
      <w:r>
        <w:t>K. Li et al.</w:t>
      </w:r>
    </w:p>
    <w:p w14:paraId="26E7D0A1" w14:textId="77777777" w:rsidR="00CB33A1" w:rsidRDefault="00CB33A1">
      <w:pPr>
        <w:pStyle w:val="Commentaire"/>
      </w:pPr>
      <w:r>
        <w:t>2019, 2020</w:t>
      </w:r>
    </w:p>
    <w:p w14:paraId="5461D3C2" w14:textId="77777777" w:rsidR="00CB33A1" w:rsidRDefault="00CB33A1">
      <w:pPr>
        <w:pStyle w:val="Commentaire"/>
      </w:pPr>
    </w:p>
    <w:p w14:paraId="1895603D" w14:textId="77777777" w:rsidR="00CB33A1" w:rsidRDefault="00CB33A1">
      <w:pPr>
        <w:pStyle w:val="Commentaire"/>
      </w:pPr>
      <w:r>
        <w:t>Extra stuff:</w:t>
      </w:r>
    </w:p>
    <w:p w14:paraId="67995DB1" w14:textId="77777777" w:rsidR="00CB33A1" w:rsidRDefault="00CB33A1">
      <w:pPr>
        <w:pStyle w:val="Commentaire"/>
      </w:pPr>
      <w:r>
        <w:t>(Li et al., 2019a, 2020a)</w:t>
      </w:r>
    </w:p>
    <w:p w14:paraId="47FA75FD" w14:textId="77777777" w:rsidR="00CB33A1" w:rsidRDefault="00CB33A1">
      <w:pPr>
        <w:pStyle w:val="Commentaire"/>
      </w:pPr>
    </w:p>
    <w:p w14:paraId="3A65BB84" w14:textId="77777777" w:rsidR="00CB33A1" w:rsidRDefault="00CB33A1">
      <w:pPr>
        <w:pStyle w:val="Commentaire"/>
      </w:pPr>
      <w:r>
        <w:t>Correct:</w:t>
      </w:r>
    </w:p>
    <w:p w14:paraId="4584A851" w14:textId="77777777" w:rsidR="00CB33A1" w:rsidRDefault="00CB33A1">
      <w:pPr>
        <w:pStyle w:val="Commentaire"/>
      </w:pPr>
      <w:r>
        <w:t>K. Li et al. (2019, 2020)</w:t>
      </w:r>
    </w:p>
    <w:p w14:paraId="2B438241" w14:textId="0D3A1228" w:rsidR="00CB33A1" w:rsidRDefault="00CB33A1">
      <w:pPr>
        <w:pStyle w:val="Commentaire"/>
      </w:pPr>
      <w:r>
        <w:t>(K. Li et al., 2019, 2020)</w:t>
      </w:r>
    </w:p>
  </w:comment>
  <w:comment w:id="5115" w:author="Robin Matthews" w:date="2021-07-08T13:31:00Z" w:initials="RM">
    <w:p w14:paraId="24E18430" w14:textId="77777777" w:rsidR="00CB33A1" w:rsidRDefault="00CB33A1">
      <w:pPr>
        <w:pStyle w:val="Commentaire"/>
      </w:pPr>
      <w:r>
        <w:rPr>
          <w:rStyle w:val="Marquedecommentaire"/>
        </w:rPr>
        <w:annotationRef/>
      </w:r>
      <w:r>
        <w:t>Not found:</w:t>
      </w:r>
    </w:p>
    <w:p w14:paraId="5861112A" w14:textId="77777777" w:rsidR="00CB33A1" w:rsidRDefault="00CB33A1">
      <w:pPr>
        <w:pStyle w:val="Commentaire"/>
      </w:pPr>
      <w:r>
        <w:t>Velders et al.</w:t>
      </w:r>
    </w:p>
    <w:p w14:paraId="0831B922" w14:textId="77777777" w:rsidR="00CB33A1" w:rsidRDefault="00CB33A1">
      <w:pPr>
        <w:pStyle w:val="Commentaire"/>
      </w:pPr>
    </w:p>
    <w:p w14:paraId="40BAD2CF" w14:textId="77777777" w:rsidR="00CB33A1" w:rsidRDefault="00CB33A1">
      <w:pPr>
        <w:pStyle w:val="Commentaire"/>
      </w:pPr>
      <w:r>
        <w:t>Extra stuff:</w:t>
      </w:r>
    </w:p>
    <w:p w14:paraId="697845D2" w14:textId="77777777" w:rsidR="00CB33A1" w:rsidRDefault="00CB33A1">
      <w:pPr>
        <w:pStyle w:val="Commentaire"/>
      </w:pPr>
      <w:r>
        <w:t>()</w:t>
      </w:r>
    </w:p>
    <w:p w14:paraId="28C44077" w14:textId="77777777" w:rsidR="00CB33A1" w:rsidRDefault="00CB33A1">
      <w:pPr>
        <w:pStyle w:val="Commentaire"/>
      </w:pPr>
    </w:p>
    <w:p w14:paraId="267FEE7E" w14:textId="77777777" w:rsidR="00CB33A1" w:rsidRDefault="00CB33A1">
      <w:pPr>
        <w:pStyle w:val="Commentaire"/>
      </w:pPr>
      <w:r>
        <w:t>Correct:</w:t>
      </w:r>
    </w:p>
    <w:p w14:paraId="66B29274" w14:textId="77777777" w:rsidR="00CB33A1" w:rsidRDefault="00CB33A1">
      <w:pPr>
        <w:pStyle w:val="Commentaire"/>
      </w:pPr>
      <w:r>
        <w:t>Velders et al. (2009)</w:t>
      </w:r>
    </w:p>
    <w:p w14:paraId="6A3C9576" w14:textId="6BA94BF9" w:rsidR="00CB33A1" w:rsidRDefault="00CB33A1">
      <w:pPr>
        <w:pStyle w:val="Commentaire"/>
      </w:pPr>
      <w:r>
        <w:t>(Velders et al., 2009)</w:t>
      </w:r>
    </w:p>
  </w:comment>
  <w:comment w:id="5116" w:author="Robin Matthews" w:date="2021-07-08T13:31:00Z" w:initials="RM">
    <w:p w14:paraId="0C324B18" w14:textId="77777777" w:rsidR="00CB33A1" w:rsidRDefault="00CB33A1">
      <w:pPr>
        <w:pStyle w:val="Commentaire"/>
      </w:pPr>
      <w:r>
        <w:rPr>
          <w:rStyle w:val="Marquedecommentaire"/>
        </w:rPr>
        <w:annotationRef/>
      </w:r>
      <w:r>
        <w:t>Not found:</w:t>
      </w:r>
    </w:p>
    <w:p w14:paraId="034C640D" w14:textId="77777777" w:rsidR="00CB33A1" w:rsidRDefault="00CB33A1">
      <w:pPr>
        <w:pStyle w:val="Commentaire"/>
      </w:pPr>
      <w:r>
        <w:t>Velders et al.</w:t>
      </w:r>
    </w:p>
    <w:p w14:paraId="3294ADD3" w14:textId="77777777" w:rsidR="00CB33A1" w:rsidRDefault="00CB33A1">
      <w:pPr>
        <w:pStyle w:val="Commentaire"/>
      </w:pPr>
    </w:p>
    <w:p w14:paraId="1E7FB38F" w14:textId="77777777" w:rsidR="00CB33A1" w:rsidRDefault="00CB33A1">
      <w:pPr>
        <w:pStyle w:val="Commentaire"/>
      </w:pPr>
      <w:r>
        <w:t>Extra stuff:</w:t>
      </w:r>
    </w:p>
    <w:p w14:paraId="51953402" w14:textId="77777777" w:rsidR="00CB33A1" w:rsidRDefault="00CB33A1">
      <w:pPr>
        <w:pStyle w:val="Commentaire"/>
      </w:pPr>
      <w:r>
        <w:t>()</w:t>
      </w:r>
    </w:p>
    <w:p w14:paraId="6748F984" w14:textId="77777777" w:rsidR="00CB33A1" w:rsidRDefault="00CB33A1">
      <w:pPr>
        <w:pStyle w:val="Commentaire"/>
      </w:pPr>
    </w:p>
    <w:p w14:paraId="0EFAA52D" w14:textId="77777777" w:rsidR="00CB33A1" w:rsidRDefault="00CB33A1">
      <w:pPr>
        <w:pStyle w:val="Commentaire"/>
      </w:pPr>
      <w:r>
        <w:t>Correct:</w:t>
      </w:r>
    </w:p>
    <w:p w14:paraId="4095E82F" w14:textId="77777777" w:rsidR="00CB33A1" w:rsidRDefault="00CB33A1">
      <w:pPr>
        <w:pStyle w:val="Commentaire"/>
      </w:pPr>
      <w:r>
        <w:t>Velders et al. (2009)</w:t>
      </w:r>
    </w:p>
    <w:p w14:paraId="4AF93052" w14:textId="51F91EAD" w:rsidR="00CB33A1" w:rsidRDefault="00CB33A1">
      <w:pPr>
        <w:pStyle w:val="Commentaire"/>
      </w:pPr>
      <w:r>
        <w:t>(Velders et al., 2009)</w:t>
      </w:r>
    </w:p>
  </w:comment>
  <w:comment w:id="5117" w:author="Robin Matthews" w:date="2021-07-08T13:31:00Z" w:initials="RM">
    <w:p w14:paraId="634DD56A" w14:textId="77777777" w:rsidR="00CB33A1" w:rsidRDefault="00CB33A1">
      <w:pPr>
        <w:pStyle w:val="Commentaire"/>
      </w:pPr>
      <w:r>
        <w:rPr>
          <w:rStyle w:val="Marquedecommentaire"/>
        </w:rPr>
        <w:annotationRef/>
      </w:r>
      <w:r>
        <w:t>Not found:</w:t>
      </w:r>
    </w:p>
    <w:p w14:paraId="137EDD9C" w14:textId="77777777" w:rsidR="00CB33A1" w:rsidRDefault="00CB33A1">
      <w:pPr>
        <w:pStyle w:val="Commentaire"/>
      </w:pPr>
      <w:r>
        <w:t>Velders et al.</w:t>
      </w:r>
    </w:p>
    <w:p w14:paraId="2C3254C1" w14:textId="77777777" w:rsidR="00CB33A1" w:rsidRDefault="00CB33A1">
      <w:pPr>
        <w:pStyle w:val="Commentaire"/>
      </w:pPr>
    </w:p>
    <w:p w14:paraId="335AB05E" w14:textId="77777777" w:rsidR="00CB33A1" w:rsidRDefault="00CB33A1">
      <w:pPr>
        <w:pStyle w:val="Commentaire"/>
      </w:pPr>
      <w:r>
        <w:t>Extra stuff:</w:t>
      </w:r>
    </w:p>
    <w:p w14:paraId="06C55F2D" w14:textId="77777777" w:rsidR="00CB33A1" w:rsidRDefault="00CB33A1">
      <w:pPr>
        <w:pStyle w:val="Commentaire"/>
      </w:pPr>
      <w:r>
        <w:t>()</w:t>
      </w:r>
    </w:p>
    <w:p w14:paraId="3D735072" w14:textId="77777777" w:rsidR="00CB33A1" w:rsidRDefault="00CB33A1">
      <w:pPr>
        <w:pStyle w:val="Commentaire"/>
      </w:pPr>
    </w:p>
    <w:p w14:paraId="76B141CD" w14:textId="77777777" w:rsidR="00CB33A1" w:rsidRDefault="00CB33A1">
      <w:pPr>
        <w:pStyle w:val="Commentaire"/>
      </w:pPr>
      <w:r>
        <w:t>Correct:</w:t>
      </w:r>
    </w:p>
    <w:p w14:paraId="03CF679E" w14:textId="77777777" w:rsidR="00CB33A1" w:rsidRDefault="00CB33A1">
      <w:pPr>
        <w:pStyle w:val="Commentaire"/>
      </w:pPr>
      <w:r>
        <w:t>Velders et al. (2015)</w:t>
      </w:r>
    </w:p>
    <w:p w14:paraId="0D27B59A" w14:textId="46C6C55B" w:rsidR="00CB33A1" w:rsidRDefault="00CB33A1">
      <w:pPr>
        <w:pStyle w:val="Commentaire"/>
      </w:pPr>
      <w:r>
        <w:t>(Velders et al., 2015)</w:t>
      </w:r>
    </w:p>
  </w:comment>
  <w:comment w:id="5123" w:author="Robin Matthews" w:date="2021-07-08T13:31:00Z" w:initials="RM">
    <w:p w14:paraId="4622ACB5" w14:textId="77777777" w:rsidR="00CB33A1" w:rsidRDefault="00CB33A1">
      <w:pPr>
        <w:pStyle w:val="Commentaire"/>
      </w:pPr>
      <w:r>
        <w:rPr>
          <w:rStyle w:val="Marquedecommentaire"/>
        </w:rPr>
        <w:annotationRef/>
      </w:r>
      <w:r>
        <w:t>Not found:</w:t>
      </w:r>
    </w:p>
    <w:p w14:paraId="63D750C8" w14:textId="77777777" w:rsidR="00CB33A1" w:rsidRDefault="00CB33A1">
      <w:pPr>
        <w:pStyle w:val="Commentaire"/>
      </w:pPr>
      <w:r>
        <w:t>Velders et al.</w:t>
      </w:r>
    </w:p>
    <w:p w14:paraId="5EFAD3AD" w14:textId="77777777" w:rsidR="00CB33A1" w:rsidRDefault="00CB33A1">
      <w:pPr>
        <w:pStyle w:val="Commentaire"/>
      </w:pPr>
    </w:p>
    <w:p w14:paraId="6C683048" w14:textId="77777777" w:rsidR="00CB33A1" w:rsidRDefault="00CB33A1">
      <w:pPr>
        <w:pStyle w:val="Commentaire"/>
      </w:pPr>
      <w:r>
        <w:t>Extra stuff:</w:t>
      </w:r>
    </w:p>
    <w:p w14:paraId="51552B7C" w14:textId="77777777" w:rsidR="00CB33A1" w:rsidRDefault="00CB33A1">
      <w:pPr>
        <w:pStyle w:val="Commentaire"/>
      </w:pPr>
      <w:r>
        <w:t>()</w:t>
      </w:r>
    </w:p>
    <w:p w14:paraId="72E47F9D" w14:textId="77777777" w:rsidR="00CB33A1" w:rsidRDefault="00CB33A1">
      <w:pPr>
        <w:pStyle w:val="Commentaire"/>
      </w:pPr>
    </w:p>
    <w:p w14:paraId="0C1F7172" w14:textId="77777777" w:rsidR="00CB33A1" w:rsidRDefault="00CB33A1">
      <w:pPr>
        <w:pStyle w:val="Commentaire"/>
      </w:pPr>
      <w:r>
        <w:t>Correct:</w:t>
      </w:r>
    </w:p>
    <w:p w14:paraId="69A54AD1" w14:textId="77777777" w:rsidR="00CB33A1" w:rsidRDefault="00CB33A1">
      <w:pPr>
        <w:pStyle w:val="Commentaire"/>
      </w:pPr>
      <w:r>
        <w:t>Velders et al. (2015)</w:t>
      </w:r>
    </w:p>
    <w:p w14:paraId="673AA859" w14:textId="05343628" w:rsidR="00CB33A1" w:rsidRDefault="00CB33A1">
      <w:pPr>
        <w:pStyle w:val="Commentaire"/>
      </w:pPr>
      <w:r>
        <w:t>(Velders et al., 2015)</w:t>
      </w:r>
    </w:p>
  </w:comment>
  <w:comment w:id="5135" w:author="Robin Matthews" w:date="2021-07-08T13:31:00Z" w:initials="RM">
    <w:p w14:paraId="44DB11E2" w14:textId="77777777" w:rsidR="00CB33A1" w:rsidRDefault="00CB33A1">
      <w:pPr>
        <w:pStyle w:val="Commentaire"/>
      </w:pPr>
      <w:r>
        <w:rPr>
          <w:rStyle w:val="Marquedecommentaire"/>
        </w:rPr>
        <w:annotationRef/>
      </w:r>
      <w:r>
        <w:t>Extra stuff:</w:t>
      </w:r>
    </w:p>
    <w:p w14:paraId="66DD8C54" w14:textId="77777777" w:rsidR="00CB33A1" w:rsidRDefault="00CB33A1">
      <w:pPr>
        <w:pStyle w:val="Commentaire"/>
      </w:pPr>
      <w:r>
        <w:t>(see Figure 2.20 of , )</w:t>
      </w:r>
    </w:p>
    <w:p w14:paraId="07E17033" w14:textId="77777777" w:rsidR="00CB33A1" w:rsidRDefault="00CB33A1">
      <w:pPr>
        <w:pStyle w:val="Commentaire"/>
      </w:pPr>
    </w:p>
    <w:p w14:paraId="2868268F" w14:textId="77777777" w:rsidR="00CB33A1" w:rsidRDefault="00CB33A1">
      <w:pPr>
        <w:pStyle w:val="Commentaire"/>
      </w:pPr>
      <w:r>
        <w:t>Correct:</w:t>
      </w:r>
    </w:p>
    <w:p w14:paraId="03FFC370" w14:textId="77777777" w:rsidR="00CB33A1" w:rsidRDefault="00CB33A1">
      <w:pPr>
        <w:pStyle w:val="Commentaire"/>
      </w:pPr>
      <w:r>
        <w:t>WMO (2018)</w:t>
      </w:r>
    </w:p>
    <w:p w14:paraId="0E109A75" w14:textId="05F9641A" w:rsidR="00CB33A1" w:rsidRDefault="00CB33A1">
      <w:pPr>
        <w:pStyle w:val="Commentaire"/>
      </w:pPr>
      <w:r>
        <w:t>(WMO, 2018)</w:t>
      </w:r>
    </w:p>
  </w:comment>
  <w:comment w:id="5146" w:author="Robin Matthews" w:date="2021-07-08T17:34:00Z" w:initials="RM">
    <w:p w14:paraId="309FEF25" w14:textId="21C92A39" w:rsidR="0002695E" w:rsidRDefault="0002695E">
      <w:pPr>
        <w:pStyle w:val="Commentaire"/>
      </w:pPr>
      <w:r>
        <w:rPr>
          <w:rStyle w:val="Marquedecommentaire"/>
        </w:rPr>
        <w:annotationRef/>
      </w:r>
      <w:r>
        <w:t>Mendeley link missing reference details for all except WMO, 2018. Please provide DOIs and I’ll add them.</w:t>
      </w:r>
    </w:p>
  </w:comment>
  <w:comment w:id="5147" w:author="Robin Matthews" w:date="2021-07-08T13:31:00Z" w:initials="RM">
    <w:p w14:paraId="69595040" w14:textId="77777777" w:rsidR="00CB33A1" w:rsidRDefault="00CB33A1">
      <w:pPr>
        <w:pStyle w:val="Commentaire"/>
      </w:pPr>
      <w:r>
        <w:rPr>
          <w:rStyle w:val="Marquedecommentaire"/>
        </w:rPr>
        <w:annotationRef/>
      </w:r>
      <w:r>
        <w:t>Extra stuff:</w:t>
      </w:r>
    </w:p>
    <w:p w14:paraId="1F5533B6" w14:textId="77777777" w:rsidR="00CB33A1" w:rsidRDefault="00CB33A1">
      <w:pPr>
        <w:pStyle w:val="Commentaire"/>
      </w:pPr>
      <w:r>
        <w:t>(Shah et al., 2015; Höglund-Isaksson et al., 2017; Purohit and Höglund-Isaksson, 2017; , )</w:t>
      </w:r>
    </w:p>
    <w:p w14:paraId="74BAFDEE" w14:textId="77777777" w:rsidR="00CB33A1" w:rsidRDefault="00CB33A1">
      <w:pPr>
        <w:pStyle w:val="Commentaire"/>
      </w:pPr>
    </w:p>
    <w:p w14:paraId="2CAF46D0" w14:textId="77777777" w:rsidR="00CB33A1" w:rsidRDefault="00CB33A1">
      <w:pPr>
        <w:pStyle w:val="Commentaire"/>
      </w:pPr>
      <w:r>
        <w:t>Correct:</w:t>
      </w:r>
    </w:p>
    <w:p w14:paraId="36B44428" w14:textId="77777777" w:rsidR="00CB33A1" w:rsidRDefault="00CB33A1">
      <w:pPr>
        <w:pStyle w:val="Commentaire"/>
      </w:pPr>
      <w:r>
        <w:t>WMO (2018)</w:t>
      </w:r>
    </w:p>
    <w:p w14:paraId="25F10249" w14:textId="3CA77179" w:rsidR="00CB33A1" w:rsidRDefault="00CB33A1">
      <w:pPr>
        <w:pStyle w:val="Commentaire"/>
      </w:pPr>
      <w:r>
        <w:t>(WMO, 2018)</w:t>
      </w:r>
    </w:p>
  </w:comment>
  <w:comment w:id="5149" w:author="Robin Matthews" w:date="2021-07-08T13:31:00Z" w:initials="RM">
    <w:p w14:paraId="67D05B18" w14:textId="77777777" w:rsidR="00CB33A1" w:rsidRDefault="00CB33A1">
      <w:pPr>
        <w:pStyle w:val="Commentaire"/>
      </w:pPr>
      <w:r>
        <w:rPr>
          <w:rStyle w:val="Marquedecommentaire"/>
        </w:rPr>
        <w:annotationRef/>
      </w:r>
      <w:r>
        <w:t>Not found:</w:t>
      </w:r>
    </w:p>
    <w:p w14:paraId="216E3BD5" w14:textId="77777777" w:rsidR="00CB33A1" w:rsidRDefault="00CB33A1">
      <w:pPr>
        <w:pStyle w:val="Commentaire"/>
      </w:pPr>
      <w:r>
        <w:t>Purohit et al.</w:t>
      </w:r>
    </w:p>
    <w:p w14:paraId="40EC70FB" w14:textId="77777777" w:rsidR="00CB33A1" w:rsidRDefault="00CB33A1">
      <w:pPr>
        <w:pStyle w:val="Commentaire"/>
      </w:pPr>
    </w:p>
    <w:p w14:paraId="1052DA85" w14:textId="77777777" w:rsidR="00CB33A1" w:rsidRDefault="00CB33A1">
      <w:pPr>
        <w:pStyle w:val="Commentaire"/>
      </w:pPr>
      <w:r>
        <w:t>Extra stuff:</w:t>
      </w:r>
    </w:p>
    <w:p w14:paraId="73A2599C" w14:textId="77777777" w:rsidR="00CB33A1" w:rsidRDefault="00CB33A1">
      <w:pPr>
        <w:pStyle w:val="Commentaire"/>
      </w:pPr>
      <w:r>
        <w:t>()</w:t>
      </w:r>
    </w:p>
    <w:p w14:paraId="678DA9AE" w14:textId="77777777" w:rsidR="00CB33A1" w:rsidRDefault="00CB33A1">
      <w:pPr>
        <w:pStyle w:val="Commentaire"/>
      </w:pPr>
    </w:p>
    <w:p w14:paraId="3BCC9DF8" w14:textId="77777777" w:rsidR="00CB33A1" w:rsidRDefault="00CB33A1">
      <w:pPr>
        <w:pStyle w:val="Commentaire"/>
      </w:pPr>
      <w:r>
        <w:t>Correct:</w:t>
      </w:r>
    </w:p>
    <w:p w14:paraId="115AC79C" w14:textId="77777777" w:rsidR="00CB33A1" w:rsidRDefault="00CB33A1">
      <w:pPr>
        <w:pStyle w:val="Commentaire"/>
      </w:pPr>
      <w:r>
        <w:t>Purohit et al. (2020)</w:t>
      </w:r>
    </w:p>
    <w:p w14:paraId="7D13B2D6" w14:textId="62A85E2C" w:rsidR="00CB33A1" w:rsidRDefault="00CB33A1">
      <w:pPr>
        <w:pStyle w:val="Commentaire"/>
      </w:pPr>
      <w:r>
        <w:t>(Purohit et al., 2020)</w:t>
      </w:r>
    </w:p>
  </w:comment>
  <w:comment w:id="5185" w:author="Robin Matthews" w:date="2021-07-08T13:31:00Z" w:initials="RM">
    <w:p w14:paraId="09CCE23B" w14:textId="77777777" w:rsidR="00CB33A1" w:rsidRDefault="00CB33A1">
      <w:pPr>
        <w:pStyle w:val="Commentaire"/>
      </w:pPr>
      <w:r>
        <w:rPr>
          <w:rStyle w:val="Marquedecommentaire"/>
        </w:rPr>
        <w:annotationRef/>
      </w:r>
      <w:r>
        <w:t>Not found:</w:t>
      </w:r>
    </w:p>
    <w:p w14:paraId="36C3557E" w14:textId="77777777" w:rsidR="00CB33A1" w:rsidRDefault="00CB33A1">
      <w:pPr>
        <w:pStyle w:val="Commentaire"/>
      </w:pPr>
      <w:r>
        <w:t>Shindell et al., 2012, 2017b</w:t>
      </w:r>
    </w:p>
    <w:p w14:paraId="476FF40A" w14:textId="77777777" w:rsidR="00CB33A1" w:rsidRDefault="00CB33A1">
      <w:pPr>
        <w:pStyle w:val="Commentaire"/>
      </w:pPr>
    </w:p>
    <w:p w14:paraId="5C564874" w14:textId="77777777" w:rsidR="00CB33A1" w:rsidRDefault="00CB33A1">
      <w:pPr>
        <w:pStyle w:val="Commentaire"/>
      </w:pPr>
      <w:r>
        <w:t>Extra stuff:</w:t>
      </w:r>
    </w:p>
    <w:p w14:paraId="5E299698" w14:textId="77777777" w:rsidR="00CB33A1" w:rsidRDefault="00CB33A1">
      <w:pPr>
        <w:pStyle w:val="Commentaire"/>
      </w:pPr>
      <w:r>
        <w:t>(; Shindell et al., 2012, 2017a, ; ; ; ; ; ; ; )</w:t>
      </w:r>
    </w:p>
    <w:p w14:paraId="4F173F6E" w14:textId="77777777" w:rsidR="00CB33A1" w:rsidRDefault="00CB33A1">
      <w:pPr>
        <w:pStyle w:val="Commentaire"/>
      </w:pPr>
    </w:p>
    <w:p w14:paraId="12156F15" w14:textId="77777777" w:rsidR="00CB33A1" w:rsidRDefault="00CB33A1">
      <w:pPr>
        <w:pStyle w:val="Commentaire"/>
      </w:pPr>
      <w:r>
        <w:t>Correct:</w:t>
      </w:r>
    </w:p>
    <w:p w14:paraId="2EB5F103" w14:textId="1F432B54" w:rsidR="00CB33A1" w:rsidRDefault="00CB33A1">
      <w:pPr>
        <w:pStyle w:val="Commentaire"/>
      </w:pPr>
      <w:r>
        <w:t>(UNEP and WMO, 2011; Shindell et al., 2012, 2017b; Rogelj et al., 2014b, 2018b; AMAP, 2015a; Haines et al., 2017; Klimont et al., 2017b; McCollum et al., 2018; Rafaj et al., 2018; UNEP and CCAC, 2018; UNEP, 2019)</w:t>
      </w:r>
    </w:p>
  </w:comment>
  <w:comment w:id="5208" w:author="Lucy Cowie" w:date="2021-07-28T17:53:00Z" w:initials="LC">
    <w:p w14:paraId="56DC2A7D" w14:textId="1DB2DD52" w:rsidR="007A730D" w:rsidRDefault="007A730D">
      <w:pPr>
        <w:pStyle w:val="Commentaire"/>
      </w:pPr>
      <w:r>
        <w:rPr>
          <w:rStyle w:val="Marquedecommentaire"/>
        </w:rPr>
        <w:annotationRef/>
      </w:r>
      <w:r>
        <w:t>Revise to ‘enable the achievement of…’?</w:t>
      </w:r>
    </w:p>
  </w:comment>
  <w:comment w:id="5215" w:author="Lucy Cowie" w:date="2021-07-28T17:57:00Z" w:initials="LC">
    <w:p w14:paraId="22751F29" w14:textId="319F2505" w:rsidR="00272475" w:rsidRDefault="00272475">
      <w:pPr>
        <w:pStyle w:val="Commentaire"/>
      </w:pPr>
      <w:r>
        <w:rPr>
          <w:rStyle w:val="Marquedecommentaire"/>
        </w:rPr>
        <w:annotationRef/>
      </w:r>
      <w:r>
        <w:t>Meaning is unclear – words missing?</w:t>
      </w:r>
    </w:p>
  </w:comment>
  <w:comment w:id="5228" w:author="Robin Matthews" w:date="2021-07-08T17:36:00Z" w:initials="RM">
    <w:p w14:paraId="092DC09E" w14:textId="1096FC8C" w:rsidR="00C23C58" w:rsidRDefault="00C23C58">
      <w:pPr>
        <w:pStyle w:val="Commentaire"/>
      </w:pPr>
      <w:r>
        <w:rPr>
          <w:rStyle w:val="Marquedecommentaire"/>
        </w:rPr>
        <w:annotationRef/>
      </w:r>
      <w:r>
        <w:t>I’ve moved the ‘e.g.’ to the start of the citatino.</w:t>
      </w:r>
    </w:p>
  </w:comment>
  <w:comment w:id="5229" w:author="Robin Matthews" w:date="2021-07-08T13:31:00Z" w:initials="RM">
    <w:p w14:paraId="550F2AFB" w14:textId="77777777" w:rsidR="00CB33A1" w:rsidRDefault="00CB33A1">
      <w:pPr>
        <w:pStyle w:val="Commentaire"/>
      </w:pPr>
      <w:r>
        <w:rPr>
          <w:rStyle w:val="Marquedecommentaire"/>
        </w:rPr>
        <w:annotationRef/>
      </w:r>
      <w:r>
        <w:t>Extra stuff:</w:t>
      </w:r>
    </w:p>
    <w:p w14:paraId="4F12FD85" w14:textId="77777777" w:rsidR="00CB33A1" w:rsidRDefault="00CB33A1">
      <w:pPr>
        <w:pStyle w:val="Commentaire"/>
      </w:pPr>
      <w:r>
        <w:t>(; e.g., )</w:t>
      </w:r>
    </w:p>
    <w:p w14:paraId="2F7A32EE" w14:textId="77777777" w:rsidR="00CB33A1" w:rsidRDefault="00CB33A1">
      <w:pPr>
        <w:pStyle w:val="Commentaire"/>
      </w:pPr>
    </w:p>
    <w:p w14:paraId="7B5F4F50" w14:textId="77777777" w:rsidR="00CB33A1" w:rsidRDefault="00CB33A1">
      <w:pPr>
        <w:pStyle w:val="Commentaire"/>
      </w:pPr>
      <w:r>
        <w:t>Correct:</w:t>
      </w:r>
    </w:p>
    <w:p w14:paraId="3CA78E3B" w14:textId="1272B25E" w:rsidR="00CB33A1" w:rsidRDefault="00CB33A1">
      <w:pPr>
        <w:pStyle w:val="Commentaire"/>
      </w:pPr>
      <w:r>
        <w:t>(Smith and Mizrahi, 2013; Rogelj et al., 2014b)</w:t>
      </w:r>
    </w:p>
  </w:comment>
  <w:comment w:id="5232" w:author="Robin Matthews" w:date="2021-07-08T13:31:00Z" w:initials="RM">
    <w:p w14:paraId="1848B84A" w14:textId="77777777" w:rsidR="00CB33A1" w:rsidRDefault="00CB33A1">
      <w:pPr>
        <w:pStyle w:val="Commentaire"/>
      </w:pPr>
      <w:r>
        <w:rPr>
          <w:rStyle w:val="Marquedecommentaire"/>
        </w:rPr>
        <w:annotationRef/>
      </w:r>
      <w:r>
        <w:t>Not found:</w:t>
      </w:r>
    </w:p>
    <w:p w14:paraId="05B97D6E" w14:textId="77777777" w:rsidR="00CB33A1" w:rsidRDefault="00CB33A1">
      <w:pPr>
        <w:pStyle w:val="Commentaire"/>
      </w:pPr>
      <w:r>
        <w:t>Stohl et al.</w:t>
      </w:r>
    </w:p>
    <w:p w14:paraId="7E839C80" w14:textId="77777777" w:rsidR="00CB33A1" w:rsidRDefault="00CB33A1">
      <w:pPr>
        <w:pStyle w:val="Commentaire"/>
      </w:pPr>
    </w:p>
    <w:p w14:paraId="1F39A835" w14:textId="77777777" w:rsidR="00CB33A1" w:rsidRDefault="00CB33A1">
      <w:pPr>
        <w:pStyle w:val="Commentaire"/>
      </w:pPr>
      <w:r>
        <w:t>Extra stuff:</w:t>
      </w:r>
    </w:p>
    <w:p w14:paraId="721353A9" w14:textId="77777777" w:rsidR="00CB33A1" w:rsidRDefault="00CB33A1">
      <w:pPr>
        <w:pStyle w:val="Commentaire"/>
      </w:pPr>
      <w:r>
        <w:t>()</w:t>
      </w:r>
    </w:p>
    <w:p w14:paraId="67B32C69" w14:textId="77777777" w:rsidR="00CB33A1" w:rsidRDefault="00CB33A1">
      <w:pPr>
        <w:pStyle w:val="Commentaire"/>
      </w:pPr>
    </w:p>
    <w:p w14:paraId="3F0F2657" w14:textId="77777777" w:rsidR="00CB33A1" w:rsidRDefault="00CB33A1">
      <w:pPr>
        <w:pStyle w:val="Commentaire"/>
      </w:pPr>
      <w:r>
        <w:t>Correct:</w:t>
      </w:r>
    </w:p>
    <w:p w14:paraId="589D0367" w14:textId="77777777" w:rsidR="00CB33A1" w:rsidRDefault="00CB33A1">
      <w:pPr>
        <w:pStyle w:val="Commentaire"/>
      </w:pPr>
      <w:r>
        <w:t>Stohl et al. (2015)</w:t>
      </w:r>
    </w:p>
    <w:p w14:paraId="573A6151" w14:textId="1A986548" w:rsidR="00CB33A1" w:rsidRDefault="00CB33A1">
      <w:pPr>
        <w:pStyle w:val="Commentaire"/>
      </w:pPr>
      <w:r>
        <w:t>(Stohl et al., 2015)</w:t>
      </w:r>
    </w:p>
  </w:comment>
  <w:comment w:id="5243" w:author="Robin Matthews" w:date="2021-07-08T13:31:00Z" w:initials="RM">
    <w:p w14:paraId="2AB41CC8" w14:textId="77777777" w:rsidR="00CB33A1" w:rsidRDefault="00CB33A1">
      <w:pPr>
        <w:pStyle w:val="Commentaire"/>
      </w:pPr>
      <w:r>
        <w:rPr>
          <w:rStyle w:val="Marquedecommentaire"/>
        </w:rPr>
        <w:annotationRef/>
      </w:r>
      <w:r>
        <w:t>Not found:</w:t>
      </w:r>
    </w:p>
    <w:p w14:paraId="348672A2" w14:textId="77777777" w:rsidR="00CB33A1" w:rsidRDefault="00CB33A1">
      <w:pPr>
        <w:pStyle w:val="Commentaire"/>
      </w:pPr>
      <w:r>
        <w:t>Sand et al., 2013b, 2016</w:t>
      </w:r>
    </w:p>
    <w:p w14:paraId="094B4C66" w14:textId="77777777" w:rsidR="00CB33A1" w:rsidRDefault="00CB33A1">
      <w:pPr>
        <w:pStyle w:val="Commentaire"/>
      </w:pPr>
      <w:r>
        <w:t>AMAP, 2015a, b</w:t>
      </w:r>
    </w:p>
    <w:p w14:paraId="31421E59" w14:textId="77777777" w:rsidR="00CB33A1" w:rsidRDefault="00CB33A1">
      <w:pPr>
        <w:pStyle w:val="Commentaire"/>
      </w:pPr>
    </w:p>
    <w:p w14:paraId="35BDC80C" w14:textId="77777777" w:rsidR="00CB33A1" w:rsidRDefault="00CB33A1">
      <w:pPr>
        <w:pStyle w:val="Commentaire"/>
      </w:pPr>
      <w:r>
        <w:t>Extra stuff:</w:t>
      </w:r>
    </w:p>
    <w:p w14:paraId="1EBE19DB" w14:textId="77777777" w:rsidR="00CB33A1" w:rsidRDefault="00CB33A1">
      <w:pPr>
        <w:pStyle w:val="Commentaire"/>
      </w:pPr>
      <w:r>
        <w:t>(Sand et al., 2013a, 2016; ; AMAP, 2015b, 2015a; ; )</w:t>
      </w:r>
    </w:p>
    <w:p w14:paraId="5E850305" w14:textId="77777777" w:rsidR="00CB33A1" w:rsidRDefault="00CB33A1">
      <w:pPr>
        <w:pStyle w:val="Commentaire"/>
      </w:pPr>
    </w:p>
    <w:p w14:paraId="1AAC6C1F" w14:textId="77777777" w:rsidR="00CB33A1" w:rsidRDefault="00CB33A1">
      <w:pPr>
        <w:pStyle w:val="Commentaire"/>
      </w:pPr>
      <w:r>
        <w:t>Correct:</w:t>
      </w:r>
    </w:p>
    <w:p w14:paraId="5167348A" w14:textId="63BC8E97" w:rsidR="00CB33A1" w:rsidRDefault="00CB33A1">
      <w:pPr>
        <w:pStyle w:val="Commentaire"/>
      </w:pPr>
      <w:r>
        <w:t>(Sand et al., 2013b, 2016; Jiao et al., 2014; AMAP, 2015a, b; Mahmood et al., 2016; Christensen et al., 2019)</w:t>
      </w:r>
    </w:p>
  </w:comment>
  <w:comment w:id="5249" w:author="Robin Matthews" w:date="2021-07-08T13:31:00Z" w:initials="RM">
    <w:p w14:paraId="00B41687" w14:textId="77777777" w:rsidR="00CB33A1" w:rsidRDefault="00CB33A1">
      <w:pPr>
        <w:pStyle w:val="Commentaire"/>
      </w:pPr>
      <w:r>
        <w:rPr>
          <w:rStyle w:val="Marquedecommentaire"/>
        </w:rPr>
        <w:annotationRef/>
      </w:r>
      <w:r>
        <w:t>Not found:</w:t>
      </w:r>
    </w:p>
    <w:p w14:paraId="4630CEED" w14:textId="77777777" w:rsidR="00CB33A1" w:rsidRDefault="00CB33A1">
      <w:pPr>
        <w:pStyle w:val="Commentaire"/>
      </w:pPr>
      <w:r>
        <w:t>Stohl et al.</w:t>
      </w:r>
    </w:p>
    <w:p w14:paraId="027DA2CB" w14:textId="77777777" w:rsidR="00CB33A1" w:rsidRDefault="00CB33A1">
      <w:pPr>
        <w:pStyle w:val="Commentaire"/>
      </w:pPr>
    </w:p>
    <w:p w14:paraId="7255DFDD" w14:textId="77777777" w:rsidR="00CB33A1" w:rsidRDefault="00CB33A1">
      <w:pPr>
        <w:pStyle w:val="Commentaire"/>
      </w:pPr>
      <w:r>
        <w:t>Extra stuff:</w:t>
      </w:r>
    </w:p>
    <w:p w14:paraId="5D33034D" w14:textId="77777777" w:rsidR="00CB33A1" w:rsidRDefault="00CB33A1">
      <w:pPr>
        <w:pStyle w:val="Commentaire"/>
      </w:pPr>
      <w:r>
        <w:t>()</w:t>
      </w:r>
    </w:p>
    <w:p w14:paraId="249F7381" w14:textId="77777777" w:rsidR="00CB33A1" w:rsidRDefault="00CB33A1">
      <w:pPr>
        <w:pStyle w:val="Commentaire"/>
      </w:pPr>
    </w:p>
    <w:p w14:paraId="0015CAFA" w14:textId="77777777" w:rsidR="00CB33A1" w:rsidRDefault="00CB33A1">
      <w:pPr>
        <w:pStyle w:val="Commentaire"/>
      </w:pPr>
      <w:r>
        <w:t>Correct:</w:t>
      </w:r>
    </w:p>
    <w:p w14:paraId="49D9C7A8" w14:textId="77777777" w:rsidR="00CB33A1" w:rsidRDefault="00CB33A1">
      <w:pPr>
        <w:pStyle w:val="Commentaire"/>
      </w:pPr>
      <w:r>
        <w:t>Stohl et al. (2015)</w:t>
      </w:r>
    </w:p>
    <w:p w14:paraId="5D591E91" w14:textId="42CD4F19" w:rsidR="00CB33A1" w:rsidRDefault="00CB33A1">
      <w:pPr>
        <w:pStyle w:val="Commentaire"/>
      </w:pPr>
      <w:r>
        <w:t>(Stohl et al., 2015)</w:t>
      </w:r>
    </w:p>
  </w:comment>
  <w:comment w:id="5254" w:author="Lucy Cowie" w:date="2021-07-28T18:04:00Z" w:initials="LC">
    <w:p w14:paraId="01FC2065" w14:textId="0CED6E5D" w:rsidR="00780CCA" w:rsidRDefault="00780CCA">
      <w:pPr>
        <w:pStyle w:val="Commentaire"/>
      </w:pPr>
      <w:r>
        <w:rPr>
          <w:rStyle w:val="Marquedecommentaire"/>
        </w:rPr>
        <w:annotationRef/>
      </w:r>
      <w:r>
        <w:t>Formatted as an uncertainty range – please check for accuracy.</w:t>
      </w:r>
    </w:p>
  </w:comment>
  <w:comment w:id="5265" w:author="Lucy Cowie" w:date="2021-07-28T18:06:00Z" w:initials="LC">
    <w:p w14:paraId="33D8B656" w14:textId="7DE7A45F" w:rsidR="007A54EF" w:rsidRDefault="007A54EF">
      <w:pPr>
        <w:pStyle w:val="Commentaire"/>
      </w:pPr>
      <w:r>
        <w:rPr>
          <w:rStyle w:val="Marquedecommentaire"/>
        </w:rPr>
        <w:annotationRef/>
      </w:r>
      <w:r>
        <w:t>This is unclear, it would make sense written as ‘… health, but whether it can lead to ‘disbenefits’ for near-term climate change, such as trade-offs…’ but I haven’t changed as I don’t want to alter the author’s intended meaning.</w:t>
      </w:r>
    </w:p>
  </w:comment>
  <w:comment w:id="5280" w:author="Robin Matthews" w:date="2021-07-08T17:37:00Z" w:initials="RM">
    <w:p w14:paraId="019F5296" w14:textId="1018B37D" w:rsidR="00C23C58" w:rsidRDefault="00C23C58">
      <w:pPr>
        <w:pStyle w:val="Commentaire"/>
      </w:pPr>
      <w:r>
        <w:rPr>
          <w:rStyle w:val="Marquedecommentaire"/>
        </w:rPr>
        <w:annotationRef/>
      </w:r>
      <w:r>
        <w:t>I’ve moved the ‘e.g.’ to the start of the citation.</w:t>
      </w:r>
    </w:p>
  </w:comment>
  <w:comment w:id="5281" w:author="Robin Matthews" w:date="2021-07-08T13:31:00Z" w:initials="RM">
    <w:p w14:paraId="221CEADB" w14:textId="77777777" w:rsidR="00CB33A1" w:rsidRDefault="00CB33A1">
      <w:pPr>
        <w:pStyle w:val="Commentaire"/>
      </w:pPr>
      <w:r>
        <w:rPr>
          <w:rStyle w:val="Marquedecommentaire"/>
        </w:rPr>
        <w:annotationRef/>
      </w:r>
      <w:r>
        <w:t>Extra stuff:</w:t>
      </w:r>
    </w:p>
    <w:p w14:paraId="75FBBCB8" w14:textId="77777777" w:rsidR="00CB33A1" w:rsidRDefault="00CB33A1">
      <w:pPr>
        <w:pStyle w:val="Commentaire"/>
      </w:pPr>
      <w:r>
        <w:t>(; ; e.g., ; ; ; ; )</w:t>
      </w:r>
    </w:p>
    <w:p w14:paraId="3F4CFE51" w14:textId="77777777" w:rsidR="00CB33A1" w:rsidRDefault="00CB33A1">
      <w:pPr>
        <w:pStyle w:val="Commentaire"/>
      </w:pPr>
    </w:p>
    <w:p w14:paraId="34288B18" w14:textId="77777777" w:rsidR="00CB33A1" w:rsidRDefault="00CB33A1">
      <w:pPr>
        <w:pStyle w:val="Commentaire"/>
      </w:pPr>
      <w:r>
        <w:t>Correct:</w:t>
      </w:r>
    </w:p>
    <w:p w14:paraId="379F88F7" w14:textId="126CE63F" w:rsidR="00CB33A1" w:rsidRDefault="00CB33A1">
      <w:pPr>
        <w:pStyle w:val="Commentaire"/>
      </w:pPr>
      <w:r>
        <w:t>(McCollum et al., 2013; Rogelj et al., 2014b; Braspenning Radu et al., 2016; Rao et al., 2016; Stechow et al., 2016; Lelieveld et al., 2019; Shindell and Smith, 2019)</w:t>
      </w:r>
    </w:p>
  </w:comment>
  <w:comment w:id="5286" w:author="Lucy Cowie" w:date="2021-07-28T18:13:00Z" w:initials="LC">
    <w:p w14:paraId="3B9D5FF6" w14:textId="16519180" w:rsidR="0032654D" w:rsidRDefault="0032654D">
      <w:pPr>
        <w:pStyle w:val="Commentaire"/>
      </w:pPr>
      <w:r>
        <w:rPr>
          <w:rStyle w:val="Marquedecommentaire"/>
        </w:rPr>
        <w:annotationRef/>
      </w:r>
      <w:r>
        <w:t>Singular form correct here or change to ‘guidelines’?</w:t>
      </w:r>
    </w:p>
  </w:comment>
  <w:comment w:id="5287" w:author="Robin Matthews" w:date="2021-07-08T13:31:00Z" w:initials="RM">
    <w:p w14:paraId="72F01603" w14:textId="77777777" w:rsidR="00CB33A1" w:rsidRDefault="00CB33A1">
      <w:pPr>
        <w:pStyle w:val="Commentaire"/>
      </w:pPr>
      <w:r>
        <w:rPr>
          <w:rStyle w:val="Marquedecommentaire"/>
        </w:rPr>
        <w:annotationRef/>
      </w:r>
      <w:r>
        <w:t>Not found:</w:t>
      </w:r>
    </w:p>
    <w:p w14:paraId="56C93C32" w14:textId="77777777" w:rsidR="00CB33A1" w:rsidRDefault="00CB33A1">
      <w:pPr>
        <w:pStyle w:val="Commentaire"/>
      </w:pPr>
      <w:r>
        <w:t>Amann et al.</w:t>
      </w:r>
    </w:p>
    <w:p w14:paraId="72736D83" w14:textId="77777777" w:rsidR="00CB33A1" w:rsidRDefault="00CB33A1">
      <w:pPr>
        <w:pStyle w:val="Commentaire"/>
      </w:pPr>
    </w:p>
    <w:p w14:paraId="32EEB316" w14:textId="77777777" w:rsidR="00CB33A1" w:rsidRDefault="00CB33A1">
      <w:pPr>
        <w:pStyle w:val="Commentaire"/>
      </w:pPr>
      <w:r>
        <w:t>Extra stuff:</w:t>
      </w:r>
    </w:p>
    <w:p w14:paraId="1ACED0E8" w14:textId="77777777" w:rsidR="00CB33A1" w:rsidRDefault="00CB33A1">
      <w:pPr>
        <w:pStyle w:val="Commentaire"/>
      </w:pPr>
      <w:r>
        <w:t>()</w:t>
      </w:r>
    </w:p>
    <w:p w14:paraId="74484088" w14:textId="77777777" w:rsidR="00CB33A1" w:rsidRDefault="00CB33A1">
      <w:pPr>
        <w:pStyle w:val="Commentaire"/>
      </w:pPr>
    </w:p>
    <w:p w14:paraId="4DC75973" w14:textId="77777777" w:rsidR="00CB33A1" w:rsidRDefault="00CB33A1">
      <w:pPr>
        <w:pStyle w:val="Commentaire"/>
      </w:pPr>
      <w:r>
        <w:t>Correct:</w:t>
      </w:r>
    </w:p>
    <w:p w14:paraId="14FEF7D1" w14:textId="77777777" w:rsidR="00CB33A1" w:rsidRDefault="00CB33A1">
      <w:pPr>
        <w:pStyle w:val="Commentaire"/>
      </w:pPr>
      <w:r>
        <w:t>Amann et al. (2020)</w:t>
      </w:r>
    </w:p>
    <w:p w14:paraId="411E1443" w14:textId="1475DC21" w:rsidR="00CB33A1" w:rsidRDefault="00CB33A1">
      <w:pPr>
        <w:pStyle w:val="Commentaire"/>
      </w:pPr>
      <w:r>
        <w:t>(Amann et al., 2020)</w:t>
      </w:r>
    </w:p>
  </w:comment>
  <w:comment w:id="5288" w:author="Robin Matthews" w:date="2021-07-08T13:31:00Z" w:initials="RM">
    <w:p w14:paraId="1EAC8856" w14:textId="77777777" w:rsidR="00CB33A1" w:rsidRDefault="00CB33A1">
      <w:pPr>
        <w:pStyle w:val="Commentaire"/>
      </w:pPr>
      <w:r>
        <w:rPr>
          <w:rStyle w:val="Marquedecommentaire"/>
        </w:rPr>
        <w:annotationRef/>
      </w:r>
      <w:r>
        <w:t>Not found:</w:t>
      </w:r>
    </w:p>
    <w:p w14:paraId="2EF55ABD" w14:textId="77777777" w:rsidR="00CB33A1" w:rsidRDefault="00CB33A1">
      <w:pPr>
        <w:pStyle w:val="Commentaire"/>
      </w:pPr>
      <w:r>
        <w:t>UNEP</w:t>
      </w:r>
    </w:p>
    <w:p w14:paraId="3D062DEF" w14:textId="77777777" w:rsidR="00CB33A1" w:rsidRDefault="00CB33A1">
      <w:pPr>
        <w:pStyle w:val="Commentaire"/>
      </w:pPr>
    </w:p>
    <w:p w14:paraId="3DE0C7EF" w14:textId="77777777" w:rsidR="00CB33A1" w:rsidRDefault="00CB33A1">
      <w:pPr>
        <w:pStyle w:val="Commentaire"/>
      </w:pPr>
      <w:r>
        <w:t>Extra stuff:</w:t>
      </w:r>
    </w:p>
    <w:p w14:paraId="3746431E" w14:textId="77777777" w:rsidR="00CB33A1" w:rsidRDefault="00CB33A1">
      <w:pPr>
        <w:pStyle w:val="Commentaire"/>
      </w:pPr>
      <w:r>
        <w:t>()</w:t>
      </w:r>
    </w:p>
    <w:p w14:paraId="47A32643" w14:textId="77777777" w:rsidR="00CB33A1" w:rsidRDefault="00CB33A1">
      <w:pPr>
        <w:pStyle w:val="Commentaire"/>
      </w:pPr>
    </w:p>
    <w:p w14:paraId="6349AD0E" w14:textId="77777777" w:rsidR="00CB33A1" w:rsidRDefault="00CB33A1">
      <w:pPr>
        <w:pStyle w:val="Commentaire"/>
      </w:pPr>
      <w:r>
        <w:t>Correct:</w:t>
      </w:r>
    </w:p>
    <w:p w14:paraId="1712F2A1" w14:textId="77777777" w:rsidR="00CB33A1" w:rsidRDefault="00CB33A1">
      <w:pPr>
        <w:pStyle w:val="Commentaire"/>
      </w:pPr>
      <w:r>
        <w:t>UNEP (2019)</w:t>
      </w:r>
    </w:p>
    <w:p w14:paraId="6C328E08" w14:textId="4CF2D617" w:rsidR="00CB33A1" w:rsidRDefault="00CB33A1">
      <w:pPr>
        <w:pStyle w:val="Commentaire"/>
      </w:pPr>
      <w:r>
        <w:t>(UNEP, 2019)</w:t>
      </w:r>
    </w:p>
  </w:comment>
  <w:comment w:id="5295" w:author="Robin Matthews" w:date="2021-07-08T13:31:00Z" w:initials="RM">
    <w:p w14:paraId="46A5901C" w14:textId="77777777" w:rsidR="00CB33A1" w:rsidRDefault="00CB33A1">
      <w:pPr>
        <w:pStyle w:val="Commentaire"/>
      </w:pPr>
      <w:r>
        <w:rPr>
          <w:rStyle w:val="Marquedecommentaire"/>
        </w:rPr>
        <w:annotationRef/>
      </w:r>
      <w:r>
        <w:t>Not found:</w:t>
      </w:r>
    </w:p>
    <w:p w14:paraId="18B9CEC5" w14:textId="77777777" w:rsidR="00CB33A1" w:rsidRDefault="00CB33A1">
      <w:pPr>
        <w:pStyle w:val="Commentaire"/>
      </w:pPr>
      <w:r>
        <w:t>Rao et al.</w:t>
      </w:r>
    </w:p>
    <w:p w14:paraId="064FB09F" w14:textId="77777777" w:rsidR="00CB33A1" w:rsidRDefault="00CB33A1">
      <w:pPr>
        <w:pStyle w:val="Commentaire"/>
      </w:pPr>
    </w:p>
    <w:p w14:paraId="7C7EB57C" w14:textId="77777777" w:rsidR="00CB33A1" w:rsidRDefault="00CB33A1">
      <w:pPr>
        <w:pStyle w:val="Commentaire"/>
      </w:pPr>
      <w:r>
        <w:t>Extra stuff:</w:t>
      </w:r>
    </w:p>
    <w:p w14:paraId="7AF5F090" w14:textId="77777777" w:rsidR="00CB33A1" w:rsidRDefault="00CB33A1">
      <w:pPr>
        <w:pStyle w:val="Commentaire"/>
      </w:pPr>
      <w:r>
        <w:t>()</w:t>
      </w:r>
    </w:p>
    <w:p w14:paraId="46A125BC" w14:textId="77777777" w:rsidR="00CB33A1" w:rsidRDefault="00CB33A1">
      <w:pPr>
        <w:pStyle w:val="Commentaire"/>
      </w:pPr>
    </w:p>
    <w:p w14:paraId="1A354E8D" w14:textId="77777777" w:rsidR="00CB33A1" w:rsidRDefault="00CB33A1">
      <w:pPr>
        <w:pStyle w:val="Commentaire"/>
      </w:pPr>
      <w:r>
        <w:t>Correct:</w:t>
      </w:r>
    </w:p>
    <w:p w14:paraId="1C8AC481" w14:textId="77777777" w:rsidR="00CB33A1" w:rsidRDefault="00CB33A1">
      <w:pPr>
        <w:pStyle w:val="Commentaire"/>
      </w:pPr>
      <w:r>
        <w:t>Rao et al. (2016)</w:t>
      </w:r>
    </w:p>
    <w:p w14:paraId="39238D30" w14:textId="12A14290" w:rsidR="00CB33A1" w:rsidRDefault="00CB33A1">
      <w:pPr>
        <w:pStyle w:val="Commentaire"/>
      </w:pPr>
      <w:r>
        <w:t>(Rao et al., 2016)</w:t>
      </w:r>
    </w:p>
  </w:comment>
  <w:comment w:id="5312" w:author="Robin Matthews" w:date="2021-07-08T13:31:00Z" w:initials="RM">
    <w:p w14:paraId="24BC4FF0" w14:textId="77777777" w:rsidR="00CB33A1" w:rsidRDefault="00CB33A1">
      <w:pPr>
        <w:pStyle w:val="Commentaire"/>
      </w:pPr>
      <w:r>
        <w:rPr>
          <w:rStyle w:val="Marquedecommentaire"/>
        </w:rPr>
        <w:annotationRef/>
      </w:r>
      <w:r>
        <w:t>Not found:</w:t>
      </w:r>
    </w:p>
    <w:p w14:paraId="043194F3" w14:textId="77777777" w:rsidR="00CB33A1" w:rsidRDefault="00CB33A1">
      <w:pPr>
        <w:pStyle w:val="Commentaire"/>
      </w:pPr>
      <w:r>
        <w:t>Shindell et al.</w:t>
      </w:r>
    </w:p>
    <w:p w14:paraId="19E79F1D" w14:textId="77777777" w:rsidR="00CB33A1" w:rsidRDefault="00CB33A1">
      <w:pPr>
        <w:pStyle w:val="Commentaire"/>
      </w:pPr>
    </w:p>
    <w:p w14:paraId="704577C2" w14:textId="77777777" w:rsidR="00CB33A1" w:rsidRDefault="00CB33A1">
      <w:pPr>
        <w:pStyle w:val="Commentaire"/>
      </w:pPr>
      <w:r>
        <w:t>Extra stuff:</w:t>
      </w:r>
    </w:p>
    <w:p w14:paraId="706F9EBB" w14:textId="77777777" w:rsidR="00CB33A1" w:rsidRDefault="00CB33A1">
      <w:pPr>
        <w:pStyle w:val="Commentaire"/>
      </w:pPr>
      <w:r>
        <w:t>()</w:t>
      </w:r>
    </w:p>
    <w:p w14:paraId="201538AD" w14:textId="77777777" w:rsidR="00CB33A1" w:rsidRDefault="00CB33A1">
      <w:pPr>
        <w:pStyle w:val="Commentaire"/>
      </w:pPr>
    </w:p>
    <w:p w14:paraId="57FEED05" w14:textId="77777777" w:rsidR="00CB33A1" w:rsidRDefault="00CB33A1">
      <w:pPr>
        <w:pStyle w:val="Commentaire"/>
      </w:pPr>
      <w:r>
        <w:t>Correct:</w:t>
      </w:r>
    </w:p>
    <w:p w14:paraId="14F5F14C" w14:textId="77777777" w:rsidR="00CB33A1" w:rsidRDefault="00CB33A1">
      <w:pPr>
        <w:pStyle w:val="Commentaire"/>
      </w:pPr>
      <w:r>
        <w:t>Shindell et al. (2018)</w:t>
      </w:r>
    </w:p>
    <w:p w14:paraId="3104BD06" w14:textId="3A36B8FE" w:rsidR="00CB33A1" w:rsidRDefault="00CB33A1">
      <w:pPr>
        <w:pStyle w:val="Commentaire"/>
      </w:pPr>
      <w:r>
        <w:t>(Shindell et al., 2018)</w:t>
      </w:r>
    </w:p>
  </w:comment>
  <w:comment w:id="5313" w:author="Robin Matthews" w:date="2021-07-08T13:31:00Z" w:initials="RM">
    <w:p w14:paraId="602D223D" w14:textId="77777777" w:rsidR="00CB33A1" w:rsidRDefault="00CB33A1">
      <w:pPr>
        <w:pStyle w:val="Commentaire"/>
      </w:pPr>
      <w:r>
        <w:rPr>
          <w:rStyle w:val="Marquedecommentaire"/>
        </w:rPr>
        <w:annotationRef/>
      </w:r>
      <w:r>
        <w:t>Not found:</w:t>
      </w:r>
    </w:p>
    <w:p w14:paraId="6B80F010" w14:textId="77777777" w:rsidR="00CB33A1" w:rsidRDefault="00CB33A1">
      <w:pPr>
        <w:pStyle w:val="Commentaire"/>
      </w:pPr>
      <w:r>
        <w:t>Rao et al.</w:t>
      </w:r>
    </w:p>
    <w:p w14:paraId="6097FBD2" w14:textId="77777777" w:rsidR="00CB33A1" w:rsidRDefault="00CB33A1">
      <w:pPr>
        <w:pStyle w:val="Commentaire"/>
      </w:pPr>
    </w:p>
    <w:p w14:paraId="62A6965E" w14:textId="77777777" w:rsidR="00CB33A1" w:rsidRDefault="00CB33A1">
      <w:pPr>
        <w:pStyle w:val="Commentaire"/>
      </w:pPr>
      <w:r>
        <w:t>Extra stuff:</w:t>
      </w:r>
    </w:p>
    <w:p w14:paraId="53F2FB8C" w14:textId="77777777" w:rsidR="00CB33A1" w:rsidRDefault="00CB33A1">
      <w:pPr>
        <w:pStyle w:val="Commentaire"/>
      </w:pPr>
      <w:r>
        <w:t>()</w:t>
      </w:r>
    </w:p>
    <w:p w14:paraId="118932F7" w14:textId="77777777" w:rsidR="00CB33A1" w:rsidRDefault="00CB33A1">
      <w:pPr>
        <w:pStyle w:val="Commentaire"/>
      </w:pPr>
    </w:p>
    <w:p w14:paraId="3ACDD5F8" w14:textId="77777777" w:rsidR="00CB33A1" w:rsidRDefault="00CB33A1">
      <w:pPr>
        <w:pStyle w:val="Commentaire"/>
      </w:pPr>
      <w:r>
        <w:t>Correct:</w:t>
      </w:r>
    </w:p>
    <w:p w14:paraId="740A293F" w14:textId="77777777" w:rsidR="00CB33A1" w:rsidRDefault="00CB33A1">
      <w:pPr>
        <w:pStyle w:val="Commentaire"/>
      </w:pPr>
      <w:r>
        <w:t>Rao et al. (2016)</w:t>
      </w:r>
    </w:p>
    <w:p w14:paraId="72F111E5" w14:textId="44DD4561" w:rsidR="00CB33A1" w:rsidRDefault="00CB33A1">
      <w:pPr>
        <w:pStyle w:val="Commentaire"/>
      </w:pPr>
      <w:r>
        <w:t>(Rao et al., 2016)</w:t>
      </w:r>
    </w:p>
  </w:comment>
  <w:comment w:id="5322" w:author="Lucy Cowie" w:date="2021-07-28T18:17:00Z" w:initials="LC">
    <w:p w14:paraId="69B56DBF" w14:textId="27D1B19F" w:rsidR="00615112" w:rsidRDefault="00615112">
      <w:pPr>
        <w:pStyle w:val="Commentaire"/>
      </w:pPr>
      <w:r>
        <w:rPr>
          <w:rStyle w:val="Marquedecommentaire"/>
        </w:rPr>
        <w:annotationRef/>
      </w:r>
      <w:r>
        <w:t>Word(s) missing? Insert ‘this’ for sense?</w:t>
      </w:r>
    </w:p>
  </w:comment>
  <w:comment w:id="5327" w:author="Robin Matthews" w:date="2021-07-08T13:31:00Z" w:initials="RM">
    <w:p w14:paraId="5336DE6E" w14:textId="77777777" w:rsidR="00CB33A1" w:rsidRDefault="00CB33A1">
      <w:pPr>
        <w:pStyle w:val="Commentaire"/>
      </w:pPr>
      <w:r>
        <w:rPr>
          <w:rStyle w:val="Marquedecommentaire"/>
        </w:rPr>
        <w:annotationRef/>
      </w:r>
      <w:r>
        <w:t>Not found:</w:t>
      </w:r>
    </w:p>
    <w:p w14:paraId="487A4402" w14:textId="77777777" w:rsidR="00CB33A1" w:rsidRDefault="00CB33A1">
      <w:pPr>
        <w:pStyle w:val="Commentaire"/>
      </w:pPr>
      <w:r>
        <w:t>Vandyck et al.</w:t>
      </w:r>
    </w:p>
    <w:p w14:paraId="4AD7BD50" w14:textId="77777777" w:rsidR="00CB33A1" w:rsidRDefault="00CB33A1">
      <w:pPr>
        <w:pStyle w:val="Commentaire"/>
      </w:pPr>
    </w:p>
    <w:p w14:paraId="30A34A0E" w14:textId="77777777" w:rsidR="00CB33A1" w:rsidRDefault="00CB33A1">
      <w:pPr>
        <w:pStyle w:val="Commentaire"/>
      </w:pPr>
      <w:r>
        <w:t>Extra stuff:</w:t>
      </w:r>
    </w:p>
    <w:p w14:paraId="1ACBE07F" w14:textId="77777777" w:rsidR="00CB33A1" w:rsidRDefault="00CB33A1">
      <w:pPr>
        <w:pStyle w:val="Commentaire"/>
      </w:pPr>
      <w:r>
        <w:t>()</w:t>
      </w:r>
    </w:p>
    <w:p w14:paraId="5D2D41AF" w14:textId="77777777" w:rsidR="00CB33A1" w:rsidRDefault="00CB33A1">
      <w:pPr>
        <w:pStyle w:val="Commentaire"/>
      </w:pPr>
    </w:p>
    <w:p w14:paraId="57FB8947" w14:textId="77777777" w:rsidR="00CB33A1" w:rsidRDefault="00CB33A1">
      <w:pPr>
        <w:pStyle w:val="Commentaire"/>
      </w:pPr>
      <w:r>
        <w:t>Correct:</w:t>
      </w:r>
    </w:p>
    <w:p w14:paraId="7293A7D8" w14:textId="77777777" w:rsidR="00CB33A1" w:rsidRDefault="00CB33A1">
      <w:pPr>
        <w:pStyle w:val="Commentaire"/>
      </w:pPr>
      <w:r>
        <w:t>Vandyck et al. (2018)</w:t>
      </w:r>
    </w:p>
    <w:p w14:paraId="31F30FBE" w14:textId="259AF7FD" w:rsidR="00CB33A1" w:rsidRDefault="00CB33A1">
      <w:pPr>
        <w:pStyle w:val="Commentaire"/>
      </w:pPr>
      <w:r>
        <w:t>(Vandyck et al., 2018)</w:t>
      </w:r>
    </w:p>
  </w:comment>
  <w:comment w:id="5328" w:author="Robin Matthews" w:date="2021-07-08T13:31:00Z" w:initials="RM">
    <w:p w14:paraId="5BDFD635" w14:textId="77777777" w:rsidR="00CB33A1" w:rsidRDefault="00CB33A1">
      <w:pPr>
        <w:pStyle w:val="Commentaire"/>
      </w:pPr>
      <w:r>
        <w:rPr>
          <w:rStyle w:val="Marquedecommentaire"/>
        </w:rPr>
        <w:annotationRef/>
      </w:r>
      <w:r>
        <w:t>Not found:</w:t>
      </w:r>
    </w:p>
    <w:p w14:paraId="1906A6A8" w14:textId="77777777" w:rsidR="00CB33A1" w:rsidRDefault="00CB33A1">
      <w:pPr>
        <w:pStyle w:val="Commentaire"/>
      </w:pPr>
      <w:r>
        <w:t>Shindell et al., 2017a</w:t>
      </w:r>
    </w:p>
    <w:p w14:paraId="00C658F2" w14:textId="77777777" w:rsidR="00CB33A1" w:rsidRDefault="00CB33A1">
      <w:pPr>
        <w:pStyle w:val="Commentaire"/>
      </w:pPr>
    </w:p>
    <w:p w14:paraId="71A1D3C0" w14:textId="77777777" w:rsidR="00CB33A1" w:rsidRDefault="00CB33A1">
      <w:pPr>
        <w:pStyle w:val="Commentaire"/>
      </w:pPr>
      <w:r>
        <w:t>Extra stuff:</w:t>
      </w:r>
    </w:p>
    <w:p w14:paraId="49A86771" w14:textId="77777777" w:rsidR="00CB33A1" w:rsidRDefault="00CB33A1">
      <w:pPr>
        <w:pStyle w:val="Commentaire"/>
      </w:pPr>
      <w:r>
        <w:t>(; Shindell et al., 2017b)</w:t>
      </w:r>
    </w:p>
    <w:p w14:paraId="612B7810" w14:textId="77777777" w:rsidR="00CB33A1" w:rsidRDefault="00CB33A1">
      <w:pPr>
        <w:pStyle w:val="Commentaire"/>
      </w:pPr>
    </w:p>
    <w:p w14:paraId="1E278ED1" w14:textId="77777777" w:rsidR="00CB33A1" w:rsidRDefault="00CB33A1">
      <w:pPr>
        <w:pStyle w:val="Commentaire"/>
      </w:pPr>
      <w:r>
        <w:t>Correct:</w:t>
      </w:r>
    </w:p>
    <w:p w14:paraId="32A216F6" w14:textId="6E9EA42A" w:rsidR="00CB33A1" w:rsidRDefault="00CB33A1">
      <w:pPr>
        <w:pStyle w:val="Commentaire"/>
      </w:pPr>
      <w:r>
        <w:t>(Fiore et al., 2015; Shindell et al., 2017a)</w:t>
      </w:r>
    </w:p>
  </w:comment>
  <w:comment w:id="5333" w:author="Robin Matthews" w:date="2021-07-08T13:31:00Z" w:initials="RM">
    <w:p w14:paraId="4202B5CC" w14:textId="77777777" w:rsidR="00CB33A1" w:rsidRDefault="00CB33A1">
      <w:pPr>
        <w:pStyle w:val="Commentaire"/>
      </w:pPr>
      <w:r>
        <w:rPr>
          <w:rStyle w:val="Marquedecommentaire"/>
        </w:rPr>
        <w:annotationRef/>
      </w:r>
      <w:r>
        <w:t>Extra stuff:</w:t>
      </w:r>
    </w:p>
    <w:p w14:paraId="48C5AD07" w14:textId="77777777" w:rsidR="00CB33A1" w:rsidRDefault="00CB33A1">
      <w:pPr>
        <w:pStyle w:val="Commentaire"/>
      </w:pPr>
      <w:r>
        <w:t>(; ; ; e.g., ; )</w:t>
      </w:r>
    </w:p>
    <w:p w14:paraId="2919C32B" w14:textId="77777777" w:rsidR="00CB33A1" w:rsidRDefault="00CB33A1">
      <w:pPr>
        <w:pStyle w:val="Commentaire"/>
      </w:pPr>
    </w:p>
    <w:p w14:paraId="1282BC6D" w14:textId="77777777" w:rsidR="00CB33A1" w:rsidRDefault="00CB33A1">
      <w:pPr>
        <w:pStyle w:val="Commentaire"/>
      </w:pPr>
      <w:r>
        <w:t>Correct:</w:t>
      </w:r>
    </w:p>
    <w:p w14:paraId="16745827" w14:textId="3C835A2B" w:rsidR="00CB33A1" w:rsidRDefault="00CB33A1">
      <w:pPr>
        <w:pStyle w:val="Commentaire"/>
      </w:pPr>
      <w:r>
        <w:t>(Smith and Mizrahi, 2013; Rogelj et al., 2014b, 2018b; Stohl et al., 2015; Christensen et al., 2019; Shindell and Smith, 2019)</w:t>
      </w:r>
    </w:p>
  </w:comment>
  <w:comment w:id="5334" w:author="Robin Matthews" w:date="2021-07-08T17:40:00Z" w:initials="RM">
    <w:p w14:paraId="25DB5159" w14:textId="595A3547" w:rsidR="003D6F13" w:rsidRDefault="003D6F13">
      <w:pPr>
        <w:pStyle w:val="Commentaire"/>
      </w:pPr>
      <w:r>
        <w:rPr>
          <w:rStyle w:val="Marquedecommentaire"/>
        </w:rPr>
        <w:annotationRef/>
      </w:r>
      <w:r>
        <w:t>Have moved the ‘e.g.’ to the start of the citation.</w:t>
      </w:r>
    </w:p>
  </w:comment>
  <w:comment w:id="5346" w:author="Robin Matthews" w:date="2021-07-08T13:31:00Z" w:initials="RM">
    <w:p w14:paraId="30C323D9" w14:textId="77777777" w:rsidR="00CB33A1" w:rsidRDefault="00CB33A1">
      <w:pPr>
        <w:pStyle w:val="Commentaire"/>
      </w:pPr>
      <w:r>
        <w:rPr>
          <w:rStyle w:val="Marquedecommentaire"/>
        </w:rPr>
        <w:annotationRef/>
      </w:r>
      <w:r>
        <w:t>Not found:</w:t>
      </w:r>
    </w:p>
    <w:p w14:paraId="2E66B05D" w14:textId="77777777" w:rsidR="00CB33A1" w:rsidRDefault="00CB33A1">
      <w:pPr>
        <w:pStyle w:val="Commentaire"/>
      </w:pPr>
      <w:r>
        <w:t>Schmale et al., 2014a</w:t>
      </w:r>
    </w:p>
    <w:p w14:paraId="7A7455BF" w14:textId="77777777" w:rsidR="00CB33A1" w:rsidRDefault="00CB33A1">
      <w:pPr>
        <w:pStyle w:val="Commentaire"/>
      </w:pPr>
    </w:p>
    <w:p w14:paraId="16731AF4" w14:textId="77777777" w:rsidR="00CB33A1" w:rsidRDefault="00CB33A1">
      <w:pPr>
        <w:pStyle w:val="Commentaire"/>
      </w:pPr>
      <w:r>
        <w:t>Extra stuff:</w:t>
      </w:r>
    </w:p>
    <w:p w14:paraId="5091612D" w14:textId="77777777" w:rsidR="00CB33A1" w:rsidRDefault="00CB33A1">
      <w:pPr>
        <w:pStyle w:val="Commentaire"/>
      </w:pPr>
      <w:r>
        <w:t>(; Schmale et al., 2014b; )</w:t>
      </w:r>
    </w:p>
    <w:p w14:paraId="5125315B" w14:textId="77777777" w:rsidR="00CB33A1" w:rsidRDefault="00CB33A1">
      <w:pPr>
        <w:pStyle w:val="Commentaire"/>
      </w:pPr>
    </w:p>
    <w:p w14:paraId="1EF832D0" w14:textId="77777777" w:rsidR="00CB33A1" w:rsidRDefault="00CB33A1">
      <w:pPr>
        <w:pStyle w:val="Commentaire"/>
      </w:pPr>
      <w:r>
        <w:t>Correct:</w:t>
      </w:r>
    </w:p>
    <w:p w14:paraId="59FB18D9" w14:textId="32C21148" w:rsidR="00CB33A1" w:rsidRDefault="00CB33A1">
      <w:pPr>
        <w:pStyle w:val="Commentaire"/>
      </w:pPr>
      <w:r>
        <w:t>(Zusman et al., 2013; Schmale et al., 2014a; Melamed et al., 2016)</w:t>
      </w:r>
    </w:p>
  </w:comment>
  <w:comment w:id="5385" w:author="Robin Matthews" w:date="2021-07-08T13:31:00Z" w:initials="RM">
    <w:p w14:paraId="75A3D77C" w14:textId="77777777" w:rsidR="00CB33A1" w:rsidRDefault="00CB33A1">
      <w:pPr>
        <w:pStyle w:val="Commentaire"/>
      </w:pPr>
      <w:r>
        <w:rPr>
          <w:rStyle w:val="Marquedecommentaire"/>
        </w:rPr>
        <w:annotationRef/>
      </w:r>
      <w:r>
        <w:t>Not found:</w:t>
      </w:r>
    </w:p>
    <w:p w14:paraId="5F129B57" w14:textId="77777777" w:rsidR="00CB33A1" w:rsidRDefault="00CB33A1">
      <w:pPr>
        <w:pStyle w:val="Commentaire"/>
      </w:pPr>
      <w:r>
        <w:t>K. Li et al., 2019</w:t>
      </w:r>
    </w:p>
    <w:p w14:paraId="56F67AE6" w14:textId="77777777" w:rsidR="00CB33A1" w:rsidRDefault="00CB33A1">
      <w:pPr>
        <w:pStyle w:val="Commentaire"/>
      </w:pPr>
    </w:p>
    <w:p w14:paraId="46CA8CC9" w14:textId="77777777" w:rsidR="00CB33A1" w:rsidRDefault="00CB33A1">
      <w:pPr>
        <w:pStyle w:val="Commentaire"/>
      </w:pPr>
      <w:r>
        <w:t>Extra stuff:</w:t>
      </w:r>
    </w:p>
    <w:p w14:paraId="6DF7E257" w14:textId="77777777" w:rsidR="00CB33A1" w:rsidRDefault="00CB33A1">
      <w:pPr>
        <w:pStyle w:val="Commentaire"/>
      </w:pPr>
      <w:r>
        <w:t>(Li et al., 2019a; )</w:t>
      </w:r>
    </w:p>
    <w:p w14:paraId="4663858A" w14:textId="77777777" w:rsidR="00CB33A1" w:rsidRDefault="00CB33A1">
      <w:pPr>
        <w:pStyle w:val="Commentaire"/>
      </w:pPr>
    </w:p>
    <w:p w14:paraId="66B65189" w14:textId="77777777" w:rsidR="00CB33A1" w:rsidRDefault="00CB33A1">
      <w:pPr>
        <w:pStyle w:val="Commentaire"/>
      </w:pPr>
      <w:r>
        <w:t>Correct:</w:t>
      </w:r>
    </w:p>
    <w:p w14:paraId="1890A1C2" w14:textId="7B62DF3D" w:rsidR="00CB33A1" w:rsidRDefault="00CB33A1">
      <w:pPr>
        <w:pStyle w:val="Commentaire"/>
      </w:pPr>
      <w:r>
        <w:t>(K. Li et al., 2019; Yu et al., 2019)</w:t>
      </w:r>
    </w:p>
  </w:comment>
  <w:comment w:id="5398" w:author="Robin Matthews" w:date="2021-07-08T13:31:00Z" w:initials="RM">
    <w:p w14:paraId="52C2CA39" w14:textId="77777777" w:rsidR="00CB33A1" w:rsidRDefault="00CB33A1">
      <w:pPr>
        <w:pStyle w:val="Commentaire"/>
      </w:pPr>
      <w:r>
        <w:rPr>
          <w:rStyle w:val="Marquedecommentaire"/>
        </w:rPr>
        <w:annotationRef/>
      </w:r>
      <w:r>
        <w:t>Not found:</w:t>
      </w:r>
    </w:p>
    <w:p w14:paraId="221634E6" w14:textId="77777777" w:rsidR="00CB33A1" w:rsidRDefault="00CB33A1">
      <w:pPr>
        <w:pStyle w:val="Commentaire"/>
      </w:pPr>
      <w:r>
        <w:t>2015a, b</w:t>
      </w:r>
    </w:p>
    <w:p w14:paraId="7395A756" w14:textId="77777777" w:rsidR="00CB33A1" w:rsidRDefault="00CB33A1">
      <w:pPr>
        <w:pStyle w:val="Commentaire"/>
      </w:pPr>
    </w:p>
    <w:p w14:paraId="208CA28A" w14:textId="77777777" w:rsidR="00CB33A1" w:rsidRDefault="00CB33A1">
      <w:pPr>
        <w:pStyle w:val="Commentaire"/>
      </w:pPr>
      <w:r>
        <w:t>Extra stuff:</w:t>
      </w:r>
    </w:p>
    <w:p w14:paraId="2F080F4C" w14:textId="77777777" w:rsidR="00CB33A1" w:rsidRDefault="00CB33A1">
      <w:pPr>
        <w:pStyle w:val="Commentaire"/>
      </w:pPr>
      <w:r>
        <w:t>(, 2015a, 2015b)</w:t>
      </w:r>
    </w:p>
    <w:p w14:paraId="1A05841F" w14:textId="77777777" w:rsidR="00CB33A1" w:rsidRDefault="00CB33A1">
      <w:pPr>
        <w:pStyle w:val="Commentaire"/>
      </w:pPr>
    </w:p>
    <w:p w14:paraId="00ECD939" w14:textId="77777777" w:rsidR="00CB33A1" w:rsidRDefault="00CB33A1">
      <w:pPr>
        <w:pStyle w:val="Commentaire"/>
      </w:pPr>
      <w:r>
        <w:t>Correct:</w:t>
      </w:r>
    </w:p>
    <w:p w14:paraId="16A09E73" w14:textId="77777777" w:rsidR="00CB33A1" w:rsidRDefault="00CB33A1">
      <w:pPr>
        <w:pStyle w:val="Commentaire"/>
      </w:pPr>
      <w:r>
        <w:t>AMAP (2015a, b)</w:t>
      </w:r>
    </w:p>
    <w:p w14:paraId="277FEB7B" w14:textId="2AEB50CC" w:rsidR="00CB33A1" w:rsidRDefault="00CB33A1">
      <w:pPr>
        <w:pStyle w:val="Commentaire"/>
      </w:pPr>
      <w:r>
        <w:t>(AMAP, 2015a, b)</w:t>
      </w:r>
    </w:p>
  </w:comment>
  <w:comment w:id="5402" w:author="Lucy Cowie" w:date="2021-07-28T18:32:00Z" w:initials="LC">
    <w:p w14:paraId="2C8E1876" w14:textId="55646A02" w:rsidR="009B48A7" w:rsidRDefault="009B48A7">
      <w:pPr>
        <w:pStyle w:val="Commentaire"/>
      </w:pPr>
      <w:r>
        <w:rPr>
          <w:rStyle w:val="Marquedecommentaire"/>
        </w:rPr>
        <w:annotationRef/>
      </w:r>
      <w:r>
        <w:t>Revise</w:t>
      </w:r>
      <w:r w:rsidR="004C5DE4">
        <w:t xml:space="preserve"> as the start of a new sentence</w:t>
      </w:r>
      <w:r>
        <w:t>, ‘</w:t>
      </w:r>
      <w:r w:rsidR="004C5DE4">
        <w:t>T</w:t>
      </w:r>
      <w:r>
        <w:t>his is essential…’</w:t>
      </w:r>
      <w:r w:rsidR="004C5DE4">
        <w:t>?</w:t>
      </w:r>
    </w:p>
  </w:comment>
  <w:comment w:id="5408" w:author="Robin Matthews" w:date="2021-07-08T18:14:00Z" w:initials="RM">
    <w:p w14:paraId="3848C5C1" w14:textId="27B1ACEC" w:rsidR="004D31F1" w:rsidRDefault="004D31F1">
      <w:pPr>
        <w:pStyle w:val="Commentaire"/>
      </w:pPr>
      <w:r>
        <w:rPr>
          <w:rStyle w:val="Marquedecommentaire"/>
        </w:rPr>
        <w:annotationRef/>
      </w:r>
      <w:r>
        <w:t>Missing Mendeley link</w:t>
      </w:r>
    </w:p>
  </w:comment>
  <w:comment w:id="5440" w:author="Lucy Cowie" w:date="2021-07-28T18:48:00Z" w:initials="LC">
    <w:p w14:paraId="58E518B8" w14:textId="7DA8FD0E" w:rsidR="00D5383E" w:rsidRDefault="00D5383E">
      <w:pPr>
        <w:pStyle w:val="Commentaire"/>
      </w:pPr>
      <w:r>
        <w:rPr>
          <w:rStyle w:val="Marquedecommentaire"/>
        </w:rPr>
        <w:annotationRef/>
      </w:r>
      <w:r>
        <w:t>‘fossil fuel’</w:t>
      </w:r>
      <w:r w:rsidR="00D82775">
        <w:t xml:space="preserve"> or fine as is</w:t>
      </w:r>
      <w:r>
        <w:t>?</w:t>
      </w:r>
    </w:p>
  </w:comment>
  <w:comment w:id="5451" w:author="Lucy Cowie" w:date="2021-07-28T18:52:00Z" w:initials="LC">
    <w:p w14:paraId="1E151704" w14:textId="24310C47" w:rsidR="007A1FD9" w:rsidRDefault="007A1FD9">
      <w:pPr>
        <w:pStyle w:val="Commentaire"/>
      </w:pPr>
      <w:r>
        <w:rPr>
          <w:rStyle w:val="Marquedecommentaire"/>
        </w:rPr>
        <w:annotationRef/>
      </w:r>
      <w:r>
        <w:t>‘accounting for? It seems like there are some words missing from this chapter.</w:t>
      </w:r>
    </w:p>
  </w:comment>
  <w:comment w:id="5456" w:author="Lucy Cowie" w:date="2021-07-28T18:51:00Z" w:initials="LC">
    <w:p w14:paraId="10A71D72" w14:textId="4E9DCEB3" w:rsidR="00A32FD5" w:rsidRDefault="00A32FD5">
      <w:pPr>
        <w:pStyle w:val="Commentaire"/>
      </w:pPr>
      <w:r>
        <w:rPr>
          <w:rStyle w:val="Marquedecommentaire"/>
        </w:rPr>
        <w:annotationRef/>
      </w:r>
      <w:r>
        <w:t>It’s not clear what was higher than average here?</w:t>
      </w:r>
    </w:p>
  </w:comment>
  <w:comment w:id="5466" w:author="Robin Matthews" w:date="2021-07-08T13:31:00Z" w:initials="RM">
    <w:p w14:paraId="7979AC0D" w14:textId="77777777" w:rsidR="00CB33A1" w:rsidRDefault="00CB33A1">
      <w:pPr>
        <w:pStyle w:val="Commentaire"/>
      </w:pPr>
      <w:r>
        <w:rPr>
          <w:rStyle w:val="Marquedecommentaire"/>
        </w:rPr>
        <w:annotationRef/>
      </w:r>
      <w:r>
        <w:t>Extra stuff:</w:t>
      </w:r>
    </w:p>
    <w:p w14:paraId="2D7EE955" w14:textId="77777777" w:rsidR="00CB33A1" w:rsidRDefault="00CB33A1">
      <w:pPr>
        <w:pStyle w:val="Commentaire"/>
      </w:pPr>
      <w:r>
        <w:t>(e.g., b; ; ; b)</w:t>
      </w:r>
    </w:p>
    <w:p w14:paraId="7F7089E3" w14:textId="77777777" w:rsidR="00CB33A1" w:rsidRDefault="00CB33A1">
      <w:pPr>
        <w:pStyle w:val="Commentaire"/>
      </w:pPr>
    </w:p>
    <w:p w14:paraId="4EE0D30F" w14:textId="77777777" w:rsidR="00CB33A1" w:rsidRDefault="00CB33A1">
      <w:pPr>
        <w:pStyle w:val="Commentaire"/>
      </w:pPr>
      <w:r>
        <w:t>Correct:</w:t>
      </w:r>
    </w:p>
    <w:p w14:paraId="5A8DB983" w14:textId="220DD6D8" w:rsidR="00CB33A1" w:rsidRDefault="00CB33A1">
      <w:pPr>
        <w:pStyle w:val="Commentaire"/>
      </w:pPr>
      <w:r>
        <w:t>(Bauwens et al., 2020; Venter et al., 2020; Gkatzelis et al., 2021; Shi et al., 2021)</w:t>
      </w:r>
    </w:p>
  </w:comment>
  <w:comment w:id="5482" w:author="Robin Matthews" w:date="2021-07-08T13:31:00Z" w:initials="RM">
    <w:p w14:paraId="2ACB31E2" w14:textId="77777777" w:rsidR="00CB33A1" w:rsidRDefault="00CB33A1">
      <w:pPr>
        <w:pStyle w:val="Commentaire"/>
      </w:pPr>
      <w:r>
        <w:rPr>
          <w:rStyle w:val="Marquedecommentaire"/>
        </w:rPr>
        <w:annotationRef/>
      </w:r>
      <w:r>
        <w:t>Not found:</w:t>
      </w:r>
    </w:p>
    <w:p w14:paraId="143DF7EB" w14:textId="77777777" w:rsidR="00CB33A1" w:rsidRDefault="00CB33A1">
      <w:pPr>
        <w:pStyle w:val="Commentaire"/>
      </w:pPr>
      <w:r>
        <w:t>L. Li et al., 2020</w:t>
      </w:r>
    </w:p>
    <w:p w14:paraId="0655FBDE" w14:textId="77777777" w:rsidR="00CB33A1" w:rsidRDefault="00CB33A1">
      <w:pPr>
        <w:pStyle w:val="Commentaire"/>
      </w:pPr>
    </w:p>
    <w:p w14:paraId="083D3317" w14:textId="77777777" w:rsidR="00CB33A1" w:rsidRDefault="00CB33A1">
      <w:pPr>
        <w:pStyle w:val="Commentaire"/>
      </w:pPr>
      <w:r>
        <w:t>Extra stuff:</w:t>
      </w:r>
    </w:p>
    <w:p w14:paraId="0B5E607B" w14:textId="77777777" w:rsidR="00CB33A1" w:rsidRDefault="00CB33A1">
      <w:pPr>
        <w:pStyle w:val="Commentaire"/>
      </w:pPr>
      <w:r>
        <w:t>(; Li et al., 2020b; ; )</w:t>
      </w:r>
    </w:p>
    <w:p w14:paraId="51BA8A49" w14:textId="77777777" w:rsidR="00CB33A1" w:rsidRDefault="00CB33A1">
      <w:pPr>
        <w:pStyle w:val="Commentaire"/>
      </w:pPr>
    </w:p>
    <w:p w14:paraId="552D0A6B" w14:textId="77777777" w:rsidR="00CB33A1" w:rsidRDefault="00CB33A1">
      <w:pPr>
        <w:pStyle w:val="Commentaire"/>
      </w:pPr>
      <w:r>
        <w:t>Correct:</w:t>
      </w:r>
    </w:p>
    <w:p w14:paraId="6160F06B" w14:textId="3BF59665" w:rsidR="00CB33A1" w:rsidRDefault="00CB33A1">
      <w:pPr>
        <w:pStyle w:val="Commentaire"/>
      </w:pPr>
      <w:r>
        <w:t>(Dhaka et al., 2020; L. Li et al., 2020; Wang et al., 2020; Zhao et al., 2020b)</w:t>
      </w:r>
    </w:p>
  </w:comment>
  <w:comment w:id="5495" w:author="Robin Matthews" w:date="2021-07-08T13:31:00Z" w:initials="RM">
    <w:p w14:paraId="26462CC1" w14:textId="77777777" w:rsidR="00CB33A1" w:rsidRDefault="00CB33A1">
      <w:pPr>
        <w:pStyle w:val="Commentaire"/>
      </w:pPr>
      <w:r>
        <w:rPr>
          <w:rStyle w:val="Marquedecommentaire"/>
        </w:rPr>
        <w:annotationRef/>
      </w:r>
      <w:r>
        <w:t>Not found:</w:t>
      </w:r>
    </w:p>
    <w:p w14:paraId="590303E9" w14:textId="77777777" w:rsidR="00CB33A1" w:rsidRDefault="00CB33A1">
      <w:pPr>
        <w:pStyle w:val="Commentaire"/>
      </w:pPr>
      <w:r>
        <w:t>X. Huang et al., 2020</w:t>
      </w:r>
    </w:p>
    <w:p w14:paraId="6E64DBDA" w14:textId="77777777" w:rsidR="00CB33A1" w:rsidRDefault="00CB33A1">
      <w:pPr>
        <w:pStyle w:val="Commentaire"/>
      </w:pPr>
    </w:p>
    <w:p w14:paraId="471A0DA6" w14:textId="77777777" w:rsidR="00CB33A1" w:rsidRDefault="00CB33A1">
      <w:pPr>
        <w:pStyle w:val="Commentaire"/>
      </w:pPr>
      <w:r>
        <w:t>Extra stuff:</w:t>
      </w:r>
    </w:p>
    <w:p w14:paraId="560DE5FB" w14:textId="77777777" w:rsidR="00CB33A1" w:rsidRDefault="00CB33A1">
      <w:pPr>
        <w:pStyle w:val="Commentaire"/>
      </w:pPr>
      <w:r>
        <w:t>(Huang et al., 2020a; ; )</w:t>
      </w:r>
    </w:p>
    <w:p w14:paraId="27CA6292" w14:textId="77777777" w:rsidR="00CB33A1" w:rsidRDefault="00CB33A1">
      <w:pPr>
        <w:pStyle w:val="Commentaire"/>
      </w:pPr>
    </w:p>
    <w:p w14:paraId="60537F54" w14:textId="77777777" w:rsidR="00CB33A1" w:rsidRDefault="00CB33A1">
      <w:pPr>
        <w:pStyle w:val="Commentaire"/>
      </w:pPr>
      <w:r>
        <w:t>Correct:</w:t>
      </w:r>
    </w:p>
    <w:p w14:paraId="4023C437" w14:textId="7E48A4BC" w:rsidR="00CB33A1" w:rsidRDefault="00CB33A1">
      <w:pPr>
        <w:pStyle w:val="Commentaire"/>
      </w:pPr>
      <w:r>
        <w:t>(X. Huang et al., 2020; Le et al., 2020; Sicard et al., 2020)</w:t>
      </w:r>
    </w:p>
  </w:comment>
  <w:comment w:id="5544" w:author="Robin Matthews" w:date="2021-07-08T13:31:00Z" w:initials="RM">
    <w:p w14:paraId="78A1B687" w14:textId="77777777" w:rsidR="00CB33A1" w:rsidRDefault="00CB33A1">
      <w:pPr>
        <w:pStyle w:val="Commentaire"/>
      </w:pPr>
      <w:r>
        <w:rPr>
          <w:rStyle w:val="Marquedecommentaire"/>
        </w:rPr>
        <w:annotationRef/>
      </w:r>
      <w:r>
        <w:t>Not found:</w:t>
      </w:r>
    </w:p>
    <w:p w14:paraId="4A1B0DCE" w14:textId="77777777" w:rsidR="00CB33A1" w:rsidRDefault="00CB33A1">
      <w:pPr>
        <w:pStyle w:val="Commentaire"/>
      </w:pPr>
      <w:r>
        <w:t>Weber et al., 2020</w:t>
      </w:r>
    </w:p>
    <w:p w14:paraId="523A4B00" w14:textId="77777777" w:rsidR="00CB33A1" w:rsidRDefault="00CB33A1">
      <w:pPr>
        <w:pStyle w:val="Commentaire"/>
      </w:pPr>
      <w:r>
        <w:t>Yang et al., 2020</w:t>
      </w:r>
    </w:p>
    <w:p w14:paraId="6867DCCA" w14:textId="77777777" w:rsidR="00CB33A1" w:rsidRDefault="00CB33A1">
      <w:pPr>
        <w:pStyle w:val="Commentaire"/>
      </w:pPr>
    </w:p>
    <w:p w14:paraId="2CD849CB" w14:textId="77777777" w:rsidR="00CB33A1" w:rsidRDefault="00CB33A1">
      <w:pPr>
        <w:pStyle w:val="Commentaire"/>
      </w:pPr>
      <w:r>
        <w:t>Extra stuff:</w:t>
      </w:r>
    </w:p>
    <w:p w14:paraId="3D435708" w14:textId="77777777" w:rsidR="00CB33A1" w:rsidRDefault="00CB33A1">
      <w:pPr>
        <w:pStyle w:val="Commentaire"/>
      </w:pPr>
      <w:r>
        <w:t>Weber et al. (2020) and  Yang et al. (2020)</w:t>
      </w:r>
    </w:p>
    <w:p w14:paraId="3EC46BEC" w14:textId="77777777" w:rsidR="00CB33A1" w:rsidRDefault="00CB33A1">
      <w:pPr>
        <w:pStyle w:val="Commentaire"/>
      </w:pPr>
    </w:p>
    <w:p w14:paraId="40C35CB5" w14:textId="77777777" w:rsidR="00CB33A1" w:rsidRDefault="00CB33A1">
      <w:pPr>
        <w:pStyle w:val="Commentaire"/>
      </w:pPr>
      <w:r>
        <w:t>Correct:</w:t>
      </w:r>
    </w:p>
    <w:p w14:paraId="6164920F" w14:textId="21C86F1C" w:rsidR="00CB33A1" w:rsidRDefault="00CB33A1">
      <w:pPr>
        <w:pStyle w:val="Commentaire"/>
      </w:pPr>
      <w:r>
        <w:t>(Weber et al., 2020; Yang et al., 2020)</w:t>
      </w:r>
    </w:p>
  </w:comment>
  <w:comment w:id="5552" w:author="Lucy Cowie" w:date="2021-07-28T19:11:00Z" w:initials="LC">
    <w:p w14:paraId="46EEB593" w14:textId="084CB274" w:rsidR="007270C7" w:rsidRDefault="007270C7">
      <w:pPr>
        <w:pStyle w:val="Commentaire"/>
      </w:pPr>
      <w:r>
        <w:rPr>
          <w:rStyle w:val="Marquedecommentaire"/>
        </w:rPr>
        <w:annotationRef/>
      </w:r>
      <w:r>
        <w:t>Is there a projected figure to precede the uncertainty ranges in this paragraph?</w:t>
      </w:r>
    </w:p>
  </w:comment>
  <w:comment w:id="5596" w:author="Lucy Cowie" w:date="2021-07-28T19:22:00Z" w:initials="LC">
    <w:p w14:paraId="6E16AE78" w14:textId="37FF7856" w:rsidR="00E13199" w:rsidRDefault="00E13199">
      <w:pPr>
        <w:pStyle w:val="Commentaire"/>
      </w:pPr>
      <w:r>
        <w:rPr>
          <w:rStyle w:val="Marquedecommentaire"/>
        </w:rPr>
        <w:annotationRef/>
      </w:r>
      <w:r>
        <w:t>Edited in separate Figures document.</w:t>
      </w:r>
    </w:p>
  </w:comment>
  <w:comment w:id="5636" w:author="Robin Matthews" w:date="2021-07-08T13:31:00Z" w:initials="RM">
    <w:p w14:paraId="510F45C4" w14:textId="77777777" w:rsidR="00CB33A1" w:rsidRDefault="00CB33A1">
      <w:pPr>
        <w:pStyle w:val="Commentaire"/>
      </w:pPr>
      <w:r>
        <w:rPr>
          <w:rStyle w:val="Marquedecommentaire"/>
        </w:rPr>
        <w:annotationRef/>
      </w:r>
      <w:r>
        <w:t>Not found:</w:t>
      </w:r>
    </w:p>
    <w:p w14:paraId="26C8D724" w14:textId="77777777" w:rsidR="00CB33A1" w:rsidRDefault="00CB33A1">
      <w:pPr>
        <w:pStyle w:val="Commentaire"/>
      </w:pPr>
      <w:r>
        <w:t>Feng et al.</w:t>
      </w:r>
    </w:p>
    <w:p w14:paraId="4573EBF4" w14:textId="77777777" w:rsidR="00CB33A1" w:rsidRDefault="00CB33A1">
      <w:pPr>
        <w:pStyle w:val="Commentaire"/>
      </w:pPr>
    </w:p>
    <w:p w14:paraId="44067436" w14:textId="77777777" w:rsidR="00CB33A1" w:rsidRDefault="00CB33A1">
      <w:pPr>
        <w:pStyle w:val="Commentaire"/>
      </w:pPr>
      <w:r>
        <w:t>Extra stuff:</w:t>
      </w:r>
    </w:p>
    <w:p w14:paraId="461DFC36" w14:textId="77777777" w:rsidR="00CB33A1" w:rsidRDefault="00CB33A1">
      <w:pPr>
        <w:pStyle w:val="Commentaire"/>
      </w:pPr>
      <w:r>
        <w:t>()</w:t>
      </w:r>
    </w:p>
    <w:p w14:paraId="41368D43" w14:textId="77777777" w:rsidR="00CB33A1" w:rsidRDefault="00CB33A1">
      <w:pPr>
        <w:pStyle w:val="Commentaire"/>
      </w:pPr>
    </w:p>
    <w:p w14:paraId="0746A713" w14:textId="77777777" w:rsidR="00CB33A1" w:rsidRDefault="00CB33A1">
      <w:pPr>
        <w:pStyle w:val="Commentaire"/>
      </w:pPr>
      <w:r>
        <w:t>Correct:</w:t>
      </w:r>
    </w:p>
    <w:p w14:paraId="361CA39F" w14:textId="77777777" w:rsidR="00CB33A1" w:rsidRDefault="00CB33A1">
      <w:pPr>
        <w:pStyle w:val="Commentaire"/>
      </w:pPr>
      <w:r>
        <w:t>Feng et al. (2020)</w:t>
      </w:r>
    </w:p>
    <w:p w14:paraId="5D4D308F" w14:textId="03BDCCA1" w:rsidR="00CB33A1" w:rsidRDefault="00CB33A1">
      <w:pPr>
        <w:pStyle w:val="Commentaire"/>
      </w:pPr>
      <w:r>
        <w:t>(Feng et al., 2020)</w:t>
      </w:r>
    </w:p>
  </w:comment>
  <w:comment w:id="5647" w:author="Lucy Cowie" w:date="2021-07-28T19:37:00Z" w:initials="LC">
    <w:p w14:paraId="7A6F0933" w14:textId="20416428" w:rsidR="00944B1A" w:rsidRDefault="00944B1A">
      <w:pPr>
        <w:pStyle w:val="Commentaire"/>
      </w:pPr>
      <w:r>
        <w:rPr>
          <w:rStyle w:val="Marquedecommentaire"/>
        </w:rPr>
        <w:annotationRef/>
      </w:r>
      <w:r>
        <w:t>Change to ‘rely’?</w:t>
      </w:r>
    </w:p>
  </w:comment>
  <w:comment w:id="5681" w:author="Lucy Cowie" w:date="2021-07-28T19:44:00Z" w:initials="LC">
    <w:p w14:paraId="72300D7C" w14:textId="5978EF91" w:rsidR="000762C6" w:rsidRDefault="000762C6">
      <w:pPr>
        <w:pStyle w:val="Commentaire"/>
      </w:pPr>
      <w:r>
        <w:rPr>
          <w:rStyle w:val="Marquedecommentaire"/>
        </w:rPr>
        <w:annotationRef/>
      </w:r>
      <w:r>
        <w:t>Edited in separate Figures document.</w:t>
      </w:r>
    </w:p>
  </w:comment>
  <w:comment w:id="5682" w:author="Robin Matthews" w:date="2021-07-08T13:32:00Z" w:initials="RM">
    <w:p w14:paraId="263A92FC" w14:textId="77777777" w:rsidR="00CB33A1" w:rsidRDefault="00CB33A1">
      <w:pPr>
        <w:pStyle w:val="Commentaire"/>
      </w:pPr>
      <w:r>
        <w:rPr>
          <w:rStyle w:val="Marquedecommentaire"/>
        </w:rPr>
        <w:annotationRef/>
      </w:r>
      <w:r>
        <w:t>Not found:</w:t>
      </w:r>
    </w:p>
    <w:p w14:paraId="2E00E4BE" w14:textId="77777777" w:rsidR="00CB33A1" w:rsidRDefault="00CB33A1">
      <w:pPr>
        <w:pStyle w:val="Commentaire"/>
      </w:pPr>
      <w:r>
        <w:t>Hoesly et al.</w:t>
      </w:r>
    </w:p>
    <w:p w14:paraId="7E8BFC25" w14:textId="77777777" w:rsidR="00CB33A1" w:rsidRDefault="00CB33A1">
      <w:pPr>
        <w:pStyle w:val="Commentaire"/>
      </w:pPr>
    </w:p>
    <w:p w14:paraId="678208D4" w14:textId="77777777" w:rsidR="00CB33A1" w:rsidRDefault="00CB33A1">
      <w:pPr>
        <w:pStyle w:val="Commentaire"/>
      </w:pPr>
      <w:r>
        <w:t>Extra stuff:</w:t>
      </w:r>
    </w:p>
    <w:p w14:paraId="59E24E2F" w14:textId="77777777" w:rsidR="00CB33A1" w:rsidRDefault="00CB33A1">
      <w:pPr>
        <w:pStyle w:val="Commentaire"/>
      </w:pPr>
      <w:r>
        <w:t>()</w:t>
      </w:r>
    </w:p>
    <w:p w14:paraId="3CD1F3D5" w14:textId="77777777" w:rsidR="00CB33A1" w:rsidRDefault="00CB33A1">
      <w:pPr>
        <w:pStyle w:val="Commentaire"/>
      </w:pPr>
    </w:p>
    <w:p w14:paraId="2B1271D5" w14:textId="77777777" w:rsidR="00CB33A1" w:rsidRDefault="00CB33A1">
      <w:pPr>
        <w:pStyle w:val="Commentaire"/>
      </w:pPr>
      <w:r>
        <w:t>Correct:</w:t>
      </w:r>
    </w:p>
    <w:p w14:paraId="5A2026D0" w14:textId="77777777" w:rsidR="00CB33A1" w:rsidRDefault="00CB33A1">
      <w:pPr>
        <w:pStyle w:val="Commentaire"/>
      </w:pPr>
      <w:r>
        <w:t>Hoesly et al. (2018)</w:t>
      </w:r>
    </w:p>
    <w:p w14:paraId="58300B0A" w14:textId="1E7DDBCC" w:rsidR="00CB33A1" w:rsidRDefault="00CB33A1">
      <w:pPr>
        <w:pStyle w:val="Commentaire"/>
      </w:pPr>
      <w:r>
        <w:t>(Hoesly et al., 2018)</w:t>
      </w:r>
    </w:p>
  </w:comment>
  <w:comment w:id="5686" w:author="Robin Matthews" w:date="2021-07-08T13:32:00Z" w:initials="RM">
    <w:p w14:paraId="19E20A27" w14:textId="77777777" w:rsidR="00CB33A1" w:rsidRDefault="00CB33A1">
      <w:pPr>
        <w:pStyle w:val="Commentaire"/>
      </w:pPr>
      <w:r>
        <w:rPr>
          <w:rStyle w:val="Marquedecommentaire"/>
        </w:rPr>
        <w:annotationRef/>
      </w:r>
      <w:r>
        <w:t>Not found:</w:t>
      </w:r>
    </w:p>
    <w:p w14:paraId="5E6801B2" w14:textId="77777777" w:rsidR="00CB33A1" w:rsidRDefault="00CB33A1">
      <w:pPr>
        <w:pStyle w:val="Commentaire"/>
      </w:pPr>
      <w:r>
        <w:t>Duplicatevan Marle et al.</w:t>
      </w:r>
    </w:p>
    <w:p w14:paraId="7DAE9E91" w14:textId="77777777" w:rsidR="00CB33A1" w:rsidRDefault="00CB33A1">
      <w:pPr>
        <w:pStyle w:val="Commentaire"/>
      </w:pPr>
    </w:p>
    <w:p w14:paraId="1847F393" w14:textId="77777777" w:rsidR="00CB33A1" w:rsidRDefault="00CB33A1">
      <w:pPr>
        <w:pStyle w:val="Commentaire"/>
      </w:pPr>
      <w:r>
        <w:t>Extra stuff:</w:t>
      </w:r>
    </w:p>
    <w:p w14:paraId="1D74A212" w14:textId="77777777" w:rsidR="00CB33A1" w:rsidRDefault="00CB33A1">
      <w:pPr>
        <w:pStyle w:val="Commentaire"/>
      </w:pPr>
      <w:r>
        <w:t>()</w:t>
      </w:r>
    </w:p>
    <w:p w14:paraId="579415F9" w14:textId="77777777" w:rsidR="00CB33A1" w:rsidRDefault="00CB33A1">
      <w:pPr>
        <w:pStyle w:val="Commentaire"/>
      </w:pPr>
    </w:p>
    <w:p w14:paraId="2F645F04" w14:textId="77777777" w:rsidR="00CB33A1" w:rsidRDefault="00CB33A1">
      <w:pPr>
        <w:pStyle w:val="Commentaire"/>
      </w:pPr>
      <w:r>
        <w:t>Correct:</w:t>
      </w:r>
    </w:p>
    <w:p w14:paraId="1E719342" w14:textId="77777777" w:rsidR="00CB33A1" w:rsidRDefault="00CB33A1">
      <w:pPr>
        <w:pStyle w:val="Commentaire"/>
      </w:pPr>
      <w:r>
        <w:t>Duplicatevan Marle et al. (2017)</w:t>
      </w:r>
    </w:p>
    <w:p w14:paraId="35914A45" w14:textId="062B081F" w:rsidR="00CB33A1" w:rsidRDefault="00CB33A1">
      <w:pPr>
        <w:pStyle w:val="Commentaire"/>
      </w:pPr>
      <w:r>
        <w:t>(Duplicatevan Marle et al., 2017)</w:t>
      </w:r>
    </w:p>
  </w:comment>
  <w:comment w:id="5693" w:author="Robin Matthews" w:date="2021-07-08T13:32:00Z" w:initials="RM">
    <w:p w14:paraId="2C3A9CD3" w14:textId="77777777" w:rsidR="00CB33A1" w:rsidRDefault="00CB33A1">
      <w:pPr>
        <w:pStyle w:val="Commentaire"/>
      </w:pPr>
      <w:r>
        <w:rPr>
          <w:rStyle w:val="Marquedecommentaire"/>
        </w:rPr>
        <w:annotationRef/>
      </w:r>
      <w:r>
        <w:t>Not found:</w:t>
      </w:r>
    </w:p>
    <w:p w14:paraId="778144DB" w14:textId="77777777" w:rsidR="00CB33A1" w:rsidRDefault="00CB33A1">
      <w:pPr>
        <w:pStyle w:val="Commentaire"/>
      </w:pPr>
      <w:r>
        <w:t>Höglund-Isaksson</w:t>
      </w:r>
    </w:p>
    <w:p w14:paraId="469BA631" w14:textId="77777777" w:rsidR="00CB33A1" w:rsidRDefault="00CB33A1">
      <w:pPr>
        <w:pStyle w:val="Commentaire"/>
      </w:pPr>
    </w:p>
    <w:p w14:paraId="2464E9AD" w14:textId="77777777" w:rsidR="00CB33A1" w:rsidRDefault="00CB33A1">
      <w:pPr>
        <w:pStyle w:val="Commentaire"/>
      </w:pPr>
      <w:r>
        <w:t>Extra stuff:</w:t>
      </w:r>
    </w:p>
    <w:p w14:paraId="1F1B6793" w14:textId="77777777" w:rsidR="00CB33A1" w:rsidRDefault="00CB33A1">
      <w:pPr>
        <w:pStyle w:val="Commentaire"/>
      </w:pPr>
      <w:r>
        <w:t>()</w:t>
      </w:r>
    </w:p>
    <w:p w14:paraId="22A8AFDD" w14:textId="77777777" w:rsidR="00CB33A1" w:rsidRDefault="00CB33A1">
      <w:pPr>
        <w:pStyle w:val="Commentaire"/>
      </w:pPr>
    </w:p>
    <w:p w14:paraId="1C33B394" w14:textId="77777777" w:rsidR="00CB33A1" w:rsidRDefault="00CB33A1">
      <w:pPr>
        <w:pStyle w:val="Commentaire"/>
      </w:pPr>
      <w:r>
        <w:t>Correct:</w:t>
      </w:r>
    </w:p>
    <w:p w14:paraId="02C38EBB" w14:textId="77777777" w:rsidR="00CB33A1" w:rsidRDefault="00CB33A1">
      <w:pPr>
        <w:pStyle w:val="Commentaire"/>
      </w:pPr>
      <w:r>
        <w:t>Höglund-Isaksson (2012)</w:t>
      </w:r>
    </w:p>
    <w:p w14:paraId="241A3699" w14:textId="23475568" w:rsidR="00CB33A1" w:rsidRDefault="00CB33A1">
      <w:pPr>
        <w:pStyle w:val="Commentaire"/>
      </w:pPr>
      <w:r>
        <w:t>(Höglund-Isaksson, 2012)</w:t>
      </w:r>
    </w:p>
  </w:comment>
  <w:comment w:id="5694" w:author="Robin Matthews" w:date="2021-07-08T13:32:00Z" w:initials="RM">
    <w:p w14:paraId="3D4F11B4" w14:textId="77777777" w:rsidR="00CB33A1" w:rsidRDefault="00CB33A1">
      <w:pPr>
        <w:pStyle w:val="Commentaire"/>
      </w:pPr>
      <w:r>
        <w:rPr>
          <w:rStyle w:val="Marquedecommentaire"/>
        </w:rPr>
        <w:annotationRef/>
      </w:r>
      <w:r>
        <w:t>Not found:</w:t>
      </w:r>
    </w:p>
    <w:p w14:paraId="115E81AE" w14:textId="77777777" w:rsidR="00CB33A1" w:rsidRDefault="00CB33A1">
      <w:pPr>
        <w:pStyle w:val="Commentaire"/>
      </w:pPr>
      <w:r>
        <w:t>Velders et al.</w:t>
      </w:r>
    </w:p>
    <w:p w14:paraId="635BCE3A" w14:textId="77777777" w:rsidR="00CB33A1" w:rsidRDefault="00CB33A1">
      <w:pPr>
        <w:pStyle w:val="Commentaire"/>
      </w:pPr>
    </w:p>
    <w:p w14:paraId="211C9725" w14:textId="77777777" w:rsidR="00CB33A1" w:rsidRDefault="00CB33A1">
      <w:pPr>
        <w:pStyle w:val="Commentaire"/>
      </w:pPr>
      <w:r>
        <w:t>Extra stuff:</w:t>
      </w:r>
    </w:p>
    <w:p w14:paraId="6DEBB042" w14:textId="77777777" w:rsidR="00CB33A1" w:rsidRDefault="00CB33A1">
      <w:pPr>
        <w:pStyle w:val="Commentaire"/>
      </w:pPr>
      <w:r>
        <w:t>()</w:t>
      </w:r>
    </w:p>
    <w:p w14:paraId="77003D0B" w14:textId="77777777" w:rsidR="00CB33A1" w:rsidRDefault="00CB33A1">
      <w:pPr>
        <w:pStyle w:val="Commentaire"/>
      </w:pPr>
    </w:p>
    <w:p w14:paraId="3758767C" w14:textId="77777777" w:rsidR="00CB33A1" w:rsidRDefault="00CB33A1">
      <w:pPr>
        <w:pStyle w:val="Commentaire"/>
      </w:pPr>
      <w:r>
        <w:t>Correct:</w:t>
      </w:r>
    </w:p>
    <w:p w14:paraId="6C979C9C" w14:textId="77777777" w:rsidR="00CB33A1" w:rsidRDefault="00CB33A1">
      <w:pPr>
        <w:pStyle w:val="Commentaire"/>
      </w:pPr>
      <w:r>
        <w:t>Velders et al. (2015)</w:t>
      </w:r>
    </w:p>
    <w:p w14:paraId="38D3F82B" w14:textId="0F6000F7" w:rsidR="00CB33A1" w:rsidRDefault="00CB33A1">
      <w:pPr>
        <w:pStyle w:val="Commentaire"/>
      </w:pPr>
      <w:r>
        <w:t>(Velders et al., 2015)</w:t>
      </w:r>
    </w:p>
  </w:comment>
  <w:comment w:id="5695" w:author="Lucy Cowie" w:date="2021-07-28T19:45:00Z" w:initials="LC">
    <w:p w14:paraId="5368F4FF" w14:textId="3BF79B9A" w:rsidR="000762C6" w:rsidRDefault="000762C6">
      <w:pPr>
        <w:pStyle w:val="Commentaire"/>
      </w:pPr>
      <w:r>
        <w:rPr>
          <w:rStyle w:val="Marquedecommentaire"/>
        </w:rPr>
        <w:annotationRef/>
      </w:r>
      <w:r>
        <w:t>Edited in separate Figures document.</w:t>
      </w:r>
    </w:p>
  </w:comment>
  <w:comment w:id="5696" w:author="Robin Matthews" w:date="2021-07-08T13:32:00Z" w:initials="RM">
    <w:p w14:paraId="7F82748B" w14:textId="77777777" w:rsidR="00CB33A1" w:rsidRDefault="00CB33A1">
      <w:pPr>
        <w:pStyle w:val="Commentaire"/>
      </w:pPr>
      <w:r>
        <w:rPr>
          <w:rStyle w:val="Marquedecommentaire"/>
        </w:rPr>
        <w:annotationRef/>
      </w:r>
      <w:r>
        <w:t>Not found:</w:t>
      </w:r>
    </w:p>
    <w:p w14:paraId="75C6D3AA" w14:textId="77777777" w:rsidR="00CB33A1" w:rsidRDefault="00CB33A1">
      <w:pPr>
        <w:pStyle w:val="Commentaire"/>
      </w:pPr>
      <w:r>
        <w:t>Hoesly et al.</w:t>
      </w:r>
    </w:p>
    <w:p w14:paraId="5C6F016C" w14:textId="77777777" w:rsidR="00CB33A1" w:rsidRDefault="00CB33A1">
      <w:pPr>
        <w:pStyle w:val="Commentaire"/>
      </w:pPr>
    </w:p>
    <w:p w14:paraId="0CB3B799" w14:textId="77777777" w:rsidR="00CB33A1" w:rsidRDefault="00CB33A1">
      <w:pPr>
        <w:pStyle w:val="Commentaire"/>
      </w:pPr>
      <w:r>
        <w:t>Extra stuff:</w:t>
      </w:r>
    </w:p>
    <w:p w14:paraId="7488F5AC" w14:textId="77777777" w:rsidR="00CB33A1" w:rsidRDefault="00CB33A1">
      <w:pPr>
        <w:pStyle w:val="Commentaire"/>
      </w:pPr>
      <w:r>
        <w:t>()</w:t>
      </w:r>
    </w:p>
    <w:p w14:paraId="22550DE4" w14:textId="77777777" w:rsidR="00CB33A1" w:rsidRDefault="00CB33A1">
      <w:pPr>
        <w:pStyle w:val="Commentaire"/>
      </w:pPr>
    </w:p>
    <w:p w14:paraId="62707D23" w14:textId="77777777" w:rsidR="00CB33A1" w:rsidRDefault="00CB33A1">
      <w:pPr>
        <w:pStyle w:val="Commentaire"/>
      </w:pPr>
      <w:r>
        <w:t>Correct:</w:t>
      </w:r>
    </w:p>
    <w:p w14:paraId="3A6CCFEC" w14:textId="77777777" w:rsidR="00CB33A1" w:rsidRDefault="00CB33A1">
      <w:pPr>
        <w:pStyle w:val="Commentaire"/>
      </w:pPr>
      <w:r>
        <w:t>Hoesly et al. (2018)</w:t>
      </w:r>
    </w:p>
    <w:p w14:paraId="2E3526D8" w14:textId="7B716001" w:rsidR="00CB33A1" w:rsidRDefault="00CB33A1">
      <w:pPr>
        <w:pStyle w:val="Commentaire"/>
      </w:pPr>
      <w:r>
        <w:t>(Hoesly et al., 2018)</w:t>
      </w:r>
    </w:p>
  </w:comment>
  <w:comment w:id="5699" w:author="Robin Matthews" w:date="2021-07-08T13:32:00Z" w:initials="RM">
    <w:p w14:paraId="33C6DAAF" w14:textId="77777777" w:rsidR="00CB33A1" w:rsidRDefault="00CB33A1">
      <w:pPr>
        <w:pStyle w:val="Commentaire"/>
      </w:pPr>
      <w:r>
        <w:rPr>
          <w:rStyle w:val="Marquedecommentaire"/>
        </w:rPr>
        <w:annotationRef/>
      </w:r>
      <w:r>
        <w:t>Not found:</w:t>
      </w:r>
    </w:p>
    <w:p w14:paraId="6064CE7D" w14:textId="77777777" w:rsidR="00CB33A1" w:rsidRDefault="00CB33A1">
      <w:pPr>
        <w:pStyle w:val="Commentaire"/>
      </w:pPr>
      <w:r>
        <w:t>Duplicatevan Marle et al.</w:t>
      </w:r>
    </w:p>
    <w:p w14:paraId="771697CF" w14:textId="77777777" w:rsidR="00CB33A1" w:rsidRDefault="00CB33A1">
      <w:pPr>
        <w:pStyle w:val="Commentaire"/>
      </w:pPr>
    </w:p>
    <w:p w14:paraId="5A37DF5A" w14:textId="77777777" w:rsidR="00CB33A1" w:rsidRDefault="00CB33A1">
      <w:pPr>
        <w:pStyle w:val="Commentaire"/>
      </w:pPr>
      <w:r>
        <w:t>Extra stuff:</w:t>
      </w:r>
    </w:p>
    <w:p w14:paraId="56CBE257" w14:textId="77777777" w:rsidR="00CB33A1" w:rsidRDefault="00CB33A1">
      <w:pPr>
        <w:pStyle w:val="Commentaire"/>
      </w:pPr>
      <w:r>
        <w:t>()</w:t>
      </w:r>
    </w:p>
    <w:p w14:paraId="1733D86C" w14:textId="77777777" w:rsidR="00CB33A1" w:rsidRDefault="00CB33A1">
      <w:pPr>
        <w:pStyle w:val="Commentaire"/>
      </w:pPr>
    </w:p>
    <w:p w14:paraId="664493EE" w14:textId="77777777" w:rsidR="00CB33A1" w:rsidRDefault="00CB33A1">
      <w:pPr>
        <w:pStyle w:val="Commentaire"/>
      </w:pPr>
      <w:r>
        <w:t>Correct:</w:t>
      </w:r>
    </w:p>
    <w:p w14:paraId="4D7A236C" w14:textId="77777777" w:rsidR="00CB33A1" w:rsidRDefault="00CB33A1">
      <w:pPr>
        <w:pStyle w:val="Commentaire"/>
      </w:pPr>
      <w:r>
        <w:t>Duplicatevan Marle et al. (2017)</w:t>
      </w:r>
    </w:p>
    <w:p w14:paraId="141E3D86" w14:textId="61ADC4B8" w:rsidR="00CB33A1" w:rsidRDefault="00CB33A1">
      <w:pPr>
        <w:pStyle w:val="Commentaire"/>
      </w:pPr>
      <w:r>
        <w:t>(Duplicatevan Marle et al., 2017)</w:t>
      </w:r>
    </w:p>
  </w:comment>
  <w:comment w:id="5701" w:author="Lucy Cowie" w:date="2021-07-28T19:45:00Z" w:initials="LC">
    <w:p w14:paraId="72EB0E30" w14:textId="41FC7041" w:rsidR="00E44CF1" w:rsidRDefault="00E44CF1">
      <w:pPr>
        <w:pStyle w:val="Commentaire"/>
      </w:pPr>
      <w:r>
        <w:rPr>
          <w:rStyle w:val="Marquedecommentaire"/>
        </w:rPr>
        <w:annotationRef/>
      </w:r>
      <w:r>
        <w:t>The century needs to be specified here: ‘the mid-21</w:t>
      </w:r>
      <w:r w:rsidRPr="00E44CF1">
        <w:rPr>
          <w:vertAlign w:val="superscript"/>
        </w:rPr>
        <w:t>st</w:t>
      </w:r>
      <w:r>
        <w:t xml:space="preserve"> century’?</w:t>
      </w:r>
    </w:p>
  </w:comment>
  <w:comment w:id="5707" w:author="Robin Matthews" w:date="2021-07-08T13:32:00Z" w:initials="RM">
    <w:p w14:paraId="64BEEE86" w14:textId="77777777" w:rsidR="00CB33A1" w:rsidRDefault="00CB33A1">
      <w:pPr>
        <w:pStyle w:val="Commentaire"/>
      </w:pPr>
      <w:r>
        <w:rPr>
          <w:rStyle w:val="Marquedecommentaire"/>
        </w:rPr>
        <w:annotationRef/>
      </w:r>
      <w:r>
        <w:t>Not found:</w:t>
      </w:r>
    </w:p>
    <w:p w14:paraId="7E31CFA5" w14:textId="77777777" w:rsidR="00CB33A1" w:rsidRDefault="00CB33A1">
      <w:pPr>
        <w:pStyle w:val="Commentaire"/>
      </w:pPr>
      <w:r>
        <w:t>Tong et al.</w:t>
      </w:r>
    </w:p>
    <w:p w14:paraId="5C2F2353" w14:textId="77777777" w:rsidR="00CB33A1" w:rsidRDefault="00CB33A1">
      <w:pPr>
        <w:pStyle w:val="Commentaire"/>
      </w:pPr>
    </w:p>
    <w:p w14:paraId="0039F4A1" w14:textId="77777777" w:rsidR="00CB33A1" w:rsidRDefault="00CB33A1">
      <w:pPr>
        <w:pStyle w:val="Commentaire"/>
      </w:pPr>
      <w:r>
        <w:t>Extra stuff:</w:t>
      </w:r>
    </w:p>
    <w:p w14:paraId="7118F572" w14:textId="77777777" w:rsidR="00CB33A1" w:rsidRDefault="00CB33A1">
      <w:pPr>
        <w:pStyle w:val="Commentaire"/>
      </w:pPr>
      <w:r>
        <w:t>()</w:t>
      </w:r>
    </w:p>
    <w:p w14:paraId="6E173AD5" w14:textId="77777777" w:rsidR="00CB33A1" w:rsidRDefault="00CB33A1">
      <w:pPr>
        <w:pStyle w:val="Commentaire"/>
      </w:pPr>
    </w:p>
    <w:p w14:paraId="011D3230" w14:textId="77777777" w:rsidR="00CB33A1" w:rsidRDefault="00CB33A1">
      <w:pPr>
        <w:pStyle w:val="Commentaire"/>
      </w:pPr>
      <w:r>
        <w:t>Correct:</w:t>
      </w:r>
    </w:p>
    <w:p w14:paraId="214E963A" w14:textId="77777777" w:rsidR="00CB33A1" w:rsidRDefault="00CB33A1">
      <w:pPr>
        <w:pStyle w:val="Commentaire"/>
      </w:pPr>
      <w:r>
        <w:t>Tong et al. (2020)</w:t>
      </w:r>
    </w:p>
    <w:p w14:paraId="2AD735C2" w14:textId="5EE5EBFC" w:rsidR="00CB33A1" w:rsidRDefault="00CB33A1">
      <w:pPr>
        <w:pStyle w:val="Commentaire"/>
      </w:pPr>
      <w:r>
        <w:t>(Tong et al., 2020)</w:t>
      </w:r>
    </w:p>
  </w:comment>
  <w:comment w:id="5735" w:author="Robin Matthews" w:date="2021-07-08T13:32:00Z" w:initials="RM">
    <w:p w14:paraId="2D0E0BDF" w14:textId="77777777" w:rsidR="00CB33A1" w:rsidRDefault="00CB33A1">
      <w:pPr>
        <w:pStyle w:val="Commentaire"/>
      </w:pPr>
      <w:r>
        <w:rPr>
          <w:rStyle w:val="Marquedecommentaire"/>
        </w:rPr>
        <w:annotationRef/>
      </w:r>
      <w:r>
        <w:t>Not found:</w:t>
      </w:r>
    </w:p>
    <w:p w14:paraId="49F52DFE" w14:textId="77777777" w:rsidR="00CB33A1" w:rsidRDefault="00CB33A1">
      <w:pPr>
        <w:pStyle w:val="Commentaire"/>
      </w:pPr>
      <w:r>
        <w:t>Höglund-Isaksson et al.</w:t>
      </w:r>
    </w:p>
    <w:p w14:paraId="303995E7" w14:textId="77777777" w:rsidR="00CB33A1" w:rsidRDefault="00CB33A1">
      <w:pPr>
        <w:pStyle w:val="Commentaire"/>
      </w:pPr>
    </w:p>
    <w:p w14:paraId="0D8C12BA" w14:textId="77777777" w:rsidR="00CB33A1" w:rsidRDefault="00CB33A1">
      <w:pPr>
        <w:pStyle w:val="Commentaire"/>
      </w:pPr>
      <w:r>
        <w:t>Extra stuff:</w:t>
      </w:r>
    </w:p>
    <w:p w14:paraId="7AB991D2" w14:textId="77777777" w:rsidR="00CB33A1" w:rsidRDefault="00CB33A1">
      <w:pPr>
        <w:pStyle w:val="Commentaire"/>
      </w:pPr>
      <w:r>
        <w:t>()</w:t>
      </w:r>
    </w:p>
    <w:p w14:paraId="1B398E2A" w14:textId="77777777" w:rsidR="00CB33A1" w:rsidRDefault="00CB33A1">
      <w:pPr>
        <w:pStyle w:val="Commentaire"/>
      </w:pPr>
    </w:p>
    <w:p w14:paraId="1727EFAA" w14:textId="77777777" w:rsidR="00CB33A1" w:rsidRDefault="00CB33A1">
      <w:pPr>
        <w:pStyle w:val="Commentaire"/>
      </w:pPr>
      <w:r>
        <w:t>Correct:</w:t>
      </w:r>
    </w:p>
    <w:p w14:paraId="1E97E227" w14:textId="77777777" w:rsidR="00CB33A1" w:rsidRDefault="00CB33A1">
      <w:pPr>
        <w:pStyle w:val="Commentaire"/>
      </w:pPr>
      <w:r>
        <w:t>Höglund-Isaksson et al. (2020)</w:t>
      </w:r>
    </w:p>
    <w:p w14:paraId="7BFACEDE" w14:textId="43CBA2CC" w:rsidR="00CB33A1" w:rsidRDefault="00CB33A1">
      <w:pPr>
        <w:pStyle w:val="Commentaire"/>
      </w:pPr>
      <w:r>
        <w:t>(Höglund-Isaksson et al., 2020)</w:t>
      </w:r>
    </w:p>
  </w:comment>
  <w:comment w:id="5739" w:author="Robin Matthews" w:date="2021-07-08T13:32:00Z" w:initials="RM">
    <w:p w14:paraId="39B806F8" w14:textId="77777777" w:rsidR="00CB33A1" w:rsidRDefault="00CB33A1">
      <w:pPr>
        <w:pStyle w:val="Commentaire"/>
      </w:pPr>
      <w:r>
        <w:rPr>
          <w:rStyle w:val="Marquedecommentaire"/>
        </w:rPr>
        <w:annotationRef/>
      </w:r>
      <w:r>
        <w:t>Not found:</w:t>
      </w:r>
    </w:p>
    <w:p w14:paraId="0CE71B78" w14:textId="77777777" w:rsidR="00CB33A1" w:rsidRDefault="00CB33A1">
      <w:pPr>
        <w:pStyle w:val="Commentaire"/>
      </w:pPr>
      <w:r>
        <w:t>Höglund-Isaksson et al.</w:t>
      </w:r>
    </w:p>
    <w:p w14:paraId="6B836853" w14:textId="77777777" w:rsidR="00CB33A1" w:rsidRDefault="00CB33A1">
      <w:pPr>
        <w:pStyle w:val="Commentaire"/>
      </w:pPr>
    </w:p>
    <w:p w14:paraId="3F06D727" w14:textId="77777777" w:rsidR="00CB33A1" w:rsidRDefault="00CB33A1">
      <w:pPr>
        <w:pStyle w:val="Commentaire"/>
      </w:pPr>
      <w:r>
        <w:t>Extra stuff:</w:t>
      </w:r>
    </w:p>
    <w:p w14:paraId="2801C70C" w14:textId="77777777" w:rsidR="00CB33A1" w:rsidRDefault="00CB33A1">
      <w:pPr>
        <w:pStyle w:val="Commentaire"/>
      </w:pPr>
      <w:r>
        <w:t>()</w:t>
      </w:r>
    </w:p>
    <w:p w14:paraId="4E46E41B" w14:textId="77777777" w:rsidR="00CB33A1" w:rsidRDefault="00CB33A1">
      <w:pPr>
        <w:pStyle w:val="Commentaire"/>
      </w:pPr>
    </w:p>
    <w:p w14:paraId="58C5982D" w14:textId="77777777" w:rsidR="00CB33A1" w:rsidRDefault="00CB33A1">
      <w:pPr>
        <w:pStyle w:val="Commentaire"/>
      </w:pPr>
      <w:r>
        <w:t>Correct:</w:t>
      </w:r>
    </w:p>
    <w:p w14:paraId="57B3E0E0" w14:textId="77777777" w:rsidR="00CB33A1" w:rsidRDefault="00CB33A1">
      <w:pPr>
        <w:pStyle w:val="Commentaire"/>
      </w:pPr>
      <w:r>
        <w:t>Höglund-Isaksson et al. (2020)</w:t>
      </w:r>
    </w:p>
    <w:p w14:paraId="1F534BDA" w14:textId="2AC6C525" w:rsidR="00CB33A1" w:rsidRDefault="00CB33A1">
      <w:pPr>
        <w:pStyle w:val="Commentaire"/>
      </w:pPr>
      <w:r>
        <w:t>(Höglund-Isaksson et al., 2020)</w:t>
      </w:r>
    </w:p>
  </w:comment>
  <w:comment w:id="5745" w:author="Lucy Cowie" w:date="2021-07-28T19:54:00Z" w:initials="LC">
    <w:p w14:paraId="6F1C3832" w14:textId="66295C1B" w:rsidR="00E22B63" w:rsidRDefault="00E22B63">
      <w:pPr>
        <w:pStyle w:val="Commentaire"/>
      </w:pPr>
      <w:r>
        <w:rPr>
          <w:rStyle w:val="Marquedecommentaire"/>
        </w:rPr>
        <w:annotationRef/>
      </w:r>
      <w:r>
        <w:t>Would ‘significance</w:t>
      </w:r>
      <w:r w:rsidR="0025062B">
        <w:t xml:space="preserve"> placed on the waste management sector</w:t>
      </w:r>
      <w:r>
        <w:t>’ work better here?</w:t>
      </w:r>
    </w:p>
  </w:comment>
  <w:comment w:id="5757" w:author="Robin Matthews" w:date="2021-07-08T13:32:00Z" w:initials="RM">
    <w:p w14:paraId="6E096F4E" w14:textId="77777777" w:rsidR="00CB33A1" w:rsidRDefault="00CB33A1">
      <w:pPr>
        <w:pStyle w:val="Commentaire"/>
      </w:pPr>
      <w:r>
        <w:rPr>
          <w:rStyle w:val="Marquedecommentaire"/>
        </w:rPr>
        <w:annotationRef/>
      </w:r>
      <w:r>
        <w:t>Not found:</w:t>
      </w:r>
    </w:p>
    <w:p w14:paraId="47FF74A0" w14:textId="77777777" w:rsidR="00CB33A1" w:rsidRDefault="00CB33A1">
      <w:pPr>
        <w:pStyle w:val="Commentaire"/>
      </w:pPr>
      <w:r>
        <w:t>Velders et al.</w:t>
      </w:r>
    </w:p>
    <w:p w14:paraId="1A68586C" w14:textId="77777777" w:rsidR="00CB33A1" w:rsidRDefault="00CB33A1">
      <w:pPr>
        <w:pStyle w:val="Commentaire"/>
      </w:pPr>
    </w:p>
    <w:p w14:paraId="2ED19EDB" w14:textId="77777777" w:rsidR="00CB33A1" w:rsidRDefault="00CB33A1">
      <w:pPr>
        <w:pStyle w:val="Commentaire"/>
      </w:pPr>
      <w:r>
        <w:t>Extra stuff:</w:t>
      </w:r>
    </w:p>
    <w:p w14:paraId="246DB47A" w14:textId="77777777" w:rsidR="00CB33A1" w:rsidRDefault="00CB33A1">
      <w:pPr>
        <w:pStyle w:val="Commentaire"/>
      </w:pPr>
      <w:r>
        <w:t>()</w:t>
      </w:r>
    </w:p>
    <w:p w14:paraId="739ADC6F" w14:textId="77777777" w:rsidR="00CB33A1" w:rsidRDefault="00CB33A1">
      <w:pPr>
        <w:pStyle w:val="Commentaire"/>
      </w:pPr>
    </w:p>
    <w:p w14:paraId="14788AE2" w14:textId="77777777" w:rsidR="00CB33A1" w:rsidRDefault="00CB33A1">
      <w:pPr>
        <w:pStyle w:val="Commentaire"/>
      </w:pPr>
      <w:r>
        <w:t>Correct:</w:t>
      </w:r>
    </w:p>
    <w:p w14:paraId="6DCEC744" w14:textId="77777777" w:rsidR="00CB33A1" w:rsidRDefault="00CB33A1">
      <w:pPr>
        <w:pStyle w:val="Commentaire"/>
      </w:pPr>
      <w:r>
        <w:t>Velders et al. (2015)</w:t>
      </w:r>
    </w:p>
    <w:p w14:paraId="707BB4ED" w14:textId="30BF7FCE" w:rsidR="00CB33A1" w:rsidRDefault="00CB33A1">
      <w:pPr>
        <w:pStyle w:val="Commentaire"/>
      </w:pPr>
      <w:r>
        <w:t>(Velders et al., 2015)</w:t>
      </w:r>
    </w:p>
  </w:comment>
  <w:comment w:id="5825" w:author="Lucy Cowie" w:date="2021-07-28T20:08:00Z" w:initials="LC">
    <w:p w14:paraId="66CDEAEC" w14:textId="405C0BDC" w:rsidR="00097A1C" w:rsidRDefault="00097A1C">
      <w:pPr>
        <w:pStyle w:val="Commentaire"/>
      </w:pPr>
      <w:r>
        <w:rPr>
          <w:rStyle w:val="Marquedecommentaire"/>
        </w:rPr>
        <w:annotationRef/>
      </w:r>
      <w:r>
        <w:t>Edited in the separate Figures document.</w:t>
      </w:r>
    </w:p>
  </w:comment>
  <w:comment w:id="5826" w:author="Lucy Cowie" w:date="2021-07-28T20:09:00Z" w:initials="LC">
    <w:p w14:paraId="24AE92AB" w14:textId="380D6BB1" w:rsidR="008550B9" w:rsidRDefault="008550B9">
      <w:pPr>
        <w:pStyle w:val="Commentaire"/>
      </w:pPr>
      <w:r>
        <w:rPr>
          <w:rStyle w:val="Marquedecommentaire"/>
        </w:rPr>
        <w:annotationRef/>
      </w:r>
      <w:r>
        <w:t>Change to ‘East Asia’ in line with official regional name?</w:t>
      </w:r>
    </w:p>
  </w:comment>
  <w:comment w:id="5827" w:author="Lucy Cowie" w:date="2021-07-28T20:10:00Z" w:initials="LC">
    <w:p w14:paraId="1EA674F7" w14:textId="2827CF8D" w:rsidR="003E440E" w:rsidRDefault="003E440E">
      <w:pPr>
        <w:pStyle w:val="Commentaire"/>
      </w:pPr>
      <w:r>
        <w:rPr>
          <w:rStyle w:val="Marquedecommentaire"/>
        </w:rPr>
        <w:annotationRef/>
      </w:r>
      <w:r>
        <w:t>If it’s still accurate, change to ‘South Asia’ in line with the official region name.</w:t>
      </w:r>
    </w:p>
  </w:comment>
  <w:comment w:id="5834" w:author="Lucy Cowie" w:date="2021-07-28T20:11:00Z" w:initials="LC">
    <w:p w14:paraId="5C77F446" w14:textId="7A6F614F" w:rsidR="00540B1D" w:rsidRDefault="00540B1D">
      <w:pPr>
        <w:pStyle w:val="Commentaire"/>
      </w:pPr>
      <w:r>
        <w:rPr>
          <w:rStyle w:val="Marquedecommentaire"/>
        </w:rPr>
        <w:annotationRef/>
      </w:r>
      <w:r>
        <w:t>See previous queries about this region name.</w:t>
      </w:r>
    </w:p>
  </w:comment>
  <w:comment w:id="5846" w:author="Lucy Cowie" w:date="2021-07-28T20:13:00Z" w:initials="LC">
    <w:p w14:paraId="34EA9881" w14:textId="04BD8B99" w:rsidR="009A4A71" w:rsidRDefault="009A4A71">
      <w:pPr>
        <w:pStyle w:val="Commentaire"/>
      </w:pPr>
      <w:r>
        <w:rPr>
          <w:rStyle w:val="Marquedecommentaire"/>
        </w:rPr>
        <w:annotationRef/>
      </w:r>
      <w:r>
        <w:t>This doesn’t make sense at the moment, ‘because of this’</w:t>
      </w:r>
      <w:r w:rsidR="00553FDB">
        <w:t xml:space="preserve"> or rewrite</w:t>
      </w:r>
      <w:r>
        <w:t>?</w:t>
      </w:r>
    </w:p>
  </w:comment>
  <w:comment w:id="5872" w:author="Lucy Cowie" w:date="2021-07-28T20:17:00Z" w:initials="LC">
    <w:p w14:paraId="4609607E" w14:textId="05E1FB93" w:rsidR="00430D5E" w:rsidRDefault="00430D5E">
      <w:pPr>
        <w:pStyle w:val="Commentaire"/>
      </w:pPr>
      <w:r>
        <w:rPr>
          <w:rStyle w:val="Marquedecommentaire"/>
        </w:rPr>
        <w:annotationRef/>
      </w:r>
      <w:r>
        <w:t>Edited in separate Figures document</w:t>
      </w:r>
    </w:p>
  </w:comment>
  <w:comment w:id="5905" w:author="Robin Matthews" w:date="2021-07-08T13:32:00Z" w:initials="RM">
    <w:p w14:paraId="356147DC" w14:textId="77777777" w:rsidR="00CB33A1" w:rsidRDefault="00CB33A1">
      <w:pPr>
        <w:pStyle w:val="Commentaire"/>
      </w:pPr>
      <w:r>
        <w:rPr>
          <w:rStyle w:val="Marquedecommentaire"/>
        </w:rPr>
        <w:annotationRef/>
      </w:r>
      <w:r>
        <w:t>Extra stuff:</w:t>
      </w:r>
    </w:p>
    <w:p w14:paraId="7BBA9558" w14:textId="77777777" w:rsidR="00CB33A1" w:rsidRDefault="00CB33A1">
      <w:pPr>
        <w:pStyle w:val="Commentaire"/>
      </w:pPr>
      <w:r>
        <w:t>, )</w:t>
      </w:r>
    </w:p>
    <w:p w14:paraId="6759552D" w14:textId="77777777" w:rsidR="00CB33A1" w:rsidRDefault="00CB33A1">
      <w:pPr>
        <w:pStyle w:val="Commentaire"/>
      </w:pPr>
    </w:p>
    <w:p w14:paraId="62B75DC8" w14:textId="77777777" w:rsidR="00CB33A1" w:rsidRDefault="00CB33A1">
      <w:pPr>
        <w:pStyle w:val="Commentaire"/>
      </w:pPr>
      <w:r>
        <w:t>Correct:</w:t>
      </w:r>
    </w:p>
    <w:p w14:paraId="1C9764FD" w14:textId="77777777" w:rsidR="00CB33A1" w:rsidRDefault="00CB33A1">
      <w:pPr>
        <w:pStyle w:val="Commentaire"/>
      </w:pPr>
      <w:r>
        <w:t>Allen et al. (2020, 2021)</w:t>
      </w:r>
    </w:p>
    <w:p w14:paraId="5311A712" w14:textId="7709FA4D" w:rsidR="00CB33A1" w:rsidRDefault="00CB33A1">
      <w:pPr>
        <w:pStyle w:val="Commentaire"/>
      </w:pPr>
      <w:r>
        <w:t>(Allen et al., 2020, 2021)</w:t>
      </w:r>
    </w:p>
  </w:comment>
  <w:comment w:id="5928" w:author="Lucy Cowie" w:date="2021-07-28T20:34:00Z" w:initials="LC">
    <w:p w14:paraId="11FBADC6" w14:textId="01D5691A" w:rsidR="00576F24" w:rsidRDefault="00576F24">
      <w:pPr>
        <w:pStyle w:val="Commentaire"/>
      </w:pPr>
      <w:r>
        <w:rPr>
          <w:rStyle w:val="Marquedecommentaire"/>
        </w:rPr>
        <w:annotationRef/>
      </w:r>
      <w:r>
        <w:t>Edited in the separate Figures document.</w:t>
      </w:r>
    </w:p>
  </w:comment>
  <w:comment w:id="5943" w:author="Lucy Cowie" w:date="2021-07-28T20:42:00Z" w:initials="LC">
    <w:p w14:paraId="42C82190" w14:textId="2F8DC635" w:rsidR="003B55F8" w:rsidRDefault="003B55F8">
      <w:pPr>
        <w:pStyle w:val="Commentaire"/>
      </w:pPr>
      <w:r>
        <w:rPr>
          <w:rStyle w:val="Marquedecommentaire"/>
        </w:rPr>
        <w:annotationRef/>
      </w:r>
      <w:r>
        <w:t>Does this apply to the decades after 2040?</w:t>
      </w:r>
      <w:r w:rsidR="00ED6D4C">
        <w:t xml:space="preserve"> It needs to be clarified.</w:t>
      </w:r>
    </w:p>
  </w:comment>
  <w:comment w:id="5957" w:author="Lucy Cowie" w:date="2021-07-28T20:45:00Z" w:initials="LC">
    <w:p w14:paraId="370D3772" w14:textId="1B0B6A9B" w:rsidR="00AF1462" w:rsidRDefault="00AF1462">
      <w:pPr>
        <w:pStyle w:val="Commentaire"/>
      </w:pPr>
      <w:r>
        <w:rPr>
          <w:rStyle w:val="Marquedecommentaire"/>
        </w:rPr>
        <w:annotationRef/>
      </w:r>
      <w:r>
        <w:t>Is there a unit missing in relation to this figure?</w:t>
      </w:r>
    </w:p>
  </w:comment>
  <w:comment w:id="5959" w:author="Lucy Cowie" w:date="2021-07-28T20:47:00Z" w:initials="LC">
    <w:p w14:paraId="30CF1F4E" w14:textId="52288F79" w:rsidR="008F467F" w:rsidRDefault="008F467F">
      <w:pPr>
        <w:pStyle w:val="Commentaire"/>
      </w:pPr>
      <w:r>
        <w:rPr>
          <w:rStyle w:val="Marquedecommentaire"/>
        </w:rPr>
        <w:annotationRef/>
      </w:r>
      <w:r>
        <w:t>See previous note is there a unit measurement for precipitation missing here?</w:t>
      </w:r>
    </w:p>
  </w:comment>
  <w:comment w:id="5969" w:author="Robin Matthews" w:date="2021-07-08T18:15:00Z" w:initials="RM">
    <w:p w14:paraId="547DABE2" w14:textId="60234CF1" w:rsidR="004D31F1" w:rsidRDefault="004D31F1">
      <w:pPr>
        <w:pStyle w:val="Commentaire"/>
      </w:pPr>
      <w:r>
        <w:rPr>
          <w:rStyle w:val="Marquedecommentaire"/>
        </w:rPr>
        <w:annotationRef/>
      </w:r>
      <w:r>
        <w:t>Missing Mendeley link</w:t>
      </w:r>
    </w:p>
  </w:comment>
  <w:comment w:id="6006" w:author="Lucy Cowie" w:date="2021-07-28T20:56:00Z" w:initials="LC">
    <w:p w14:paraId="0E62A518" w14:textId="4F419AC8" w:rsidR="00641BEA" w:rsidRDefault="00641BEA">
      <w:pPr>
        <w:pStyle w:val="Commentaire"/>
      </w:pPr>
      <w:r>
        <w:rPr>
          <w:rStyle w:val="Marquedecommentaire"/>
        </w:rPr>
        <w:annotationRef/>
      </w:r>
      <w:r>
        <w:t>Numeral used here based on the literature.</w:t>
      </w:r>
    </w:p>
  </w:comment>
  <w:comment w:id="6035" w:author="Lucy Cowie" w:date="2021-07-28T21:01:00Z" w:initials="LC">
    <w:p w14:paraId="2C1F15D2" w14:textId="7949B120" w:rsidR="00420FA4" w:rsidRDefault="00420FA4">
      <w:pPr>
        <w:pStyle w:val="Commentaire"/>
      </w:pPr>
      <w:r>
        <w:rPr>
          <w:rStyle w:val="Marquedecommentaire"/>
        </w:rPr>
        <w:annotationRef/>
      </w:r>
      <w:r>
        <w:t>Edited in the separate Figures document.</w:t>
      </w:r>
    </w:p>
  </w:comment>
  <w:comment w:id="6077" w:author="Lucy Cowie" w:date="2021-07-26T22:34:00Z" w:initials="LC">
    <w:p w14:paraId="5A62CF27" w14:textId="2F062F3C" w:rsidR="0033312B" w:rsidRDefault="0033312B">
      <w:pPr>
        <w:pStyle w:val="Commentaire"/>
      </w:pPr>
      <w:r>
        <w:rPr>
          <w:rStyle w:val="Marquedecommentaire"/>
        </w:rPr>
        <w:annotationRef/>
      </w:r>
      <w:r>
        <w:t>Changed as ‘analyse’ is a style guide exception to ‘ize’ endings.</w:t>
      </w:r>
    </w:p>
  </w:comment>
  <w:comment w:id="6117" w:author="Robin Matthews" w:date="2021-07-08T13:32:00Z" w:initials="RM">
    <w:p w14:paraId="26E92539" w14:textId="77777777" w:rsidR="00CB33A1" w:rsidRDefault="00CB33A1">
      <w:pPr>
        <w:pStyle w:val="Commentaire"/>
      </w:pPr>
      <w:r>
        <w:rPr>
          <w:rStyle w:val="Marquedecommentaire"/>
        </w:rPr>
        <w:annotationRef/>
      </w:r>
      <w:r>
        <w:t>Extra stuff:</w:t>
      </w:r>
    </w:p>
    <w:p w14:paraId="63163BF5" w14:textId="77777777" w:rsidR="00CB33A1" w:rsidRDefault="00CB33A1">
      <w:pPr>
        <w:pStyle w:val="Commentaire"/>
      </w:pPr>
      <w:r>
        <w:t>, )</w:t>
      </w:r>
    </w:p>
    <w:p w14:paraId="15BF4E8B" w14:textId="77777777" w:rsidR="00CB33A1" w:rsidRDefault="00CB33A1">
      <w:pPr>
        <w:pStyle w:val="Commentaire"/>
      </w:pPr>
    </w:p>
    <w:p w14:paraId="7595A433" w14:textId="77777777" w:rsidR="00CB33A1" w:rsidRDefault="00CB33A1">
      <w:pPr>
        <w:pStyle w:val="Commentaire"/>
      </w:pPr>
      <w:r>
        <w:t>Correct:</w:t>
      </w:r>
    </w:p>
    <w:p w14:paraId="289566A6" w14:textId="77777777" w:rsidR="00CB33A1" w:rsidRDefault="00CB33A1">
      <w:pPr>
        <w:pStyle w:val="Commentaire"/>
      </w:pPr>
      <w:r>
        <w:t>Allen et al. (2021)</w:t>
      </w:r>
    </w:p>
    <w:p w14:paraId="5CA6D918" w14:textId="068FAFCC" w:rsidR="00CB33A1" w:rsidRDefault="00CB33A1">
      <w:pPr>
        <w:pStyle w:val="Commentaire"/>
      </w:pPr>
      <w:r>
        <w:t>(Allen et al., 2021)</w:t>
      </w:r>
    </w:p>
  </w:comment>
  <w:comment w:id="6128" w:author="Lucy Cowie" w:date="2021-07-28T21:15:00Z" w:initials="LC">
    <w:p w14:paraId="2F6B1353" w14:textId="17B7EB8D" w:rsidR="002F5CDD" w:rsidRDefault="002F5CDD">
      <w:pPr>
        <w:pStyle w:val="Commentaire"/>
      </w:pPr>
      <w:r>
        <w:rPr>
          <w:rStyle w:val="Marquedecommentaire"/>
        </w:rPr>
        <w:annotationRef/>
      </w:r>
      <w:r>
        <w:t>Edited in separate Figures document.</w:t>
      </w:r>
    </w:p>
  </w:comment>
  <w:comment w:id="6147" w:author="Lucy Cowie" w:date="2021-07-28T21:19:00Z" w:initials="LC">
    <w:p w14:paraId="2AA24FC9" w14:textId="4F33D9FB" w:rsidR="008E2C43" w:rsidRDefault="008E2C43">
      <w:pPr>
        <w:pStyle w:val="Commentaire"/>
      </w:pPr>
      <w:r>
        <w:rPr>
          <w:rStyle w:val="Marquedecommentaire"/>
        </w:rPr>
        <w:annotationRef/>
      </w:r>
      <w:r>
        <w:t>Edited in separate Figures document.</w:t>
      </w:r>
    </w:p>
  </w:comment>
  <w:comment w:id="6148" w:author="Robin Matthews" w:date="2021-07-08T13:32:00Z" w:initials="RM">
    <w:p w14:paraId="2BA1BD93" w14:textId="77777777" w:rsidR="00CB33A1" w:rsidRDefault="00CB33A1">
      <w:pPr>
        <w:pStyle w:val="Commentaire"/>
      </w:pPr>
      <w:r>
        <w:rPr>
          <w:rStyle w:val="Marquedecommentaire"/>
        </w:rPr>
        <w:annotationRef/>
      </w:r>
      <w:r>
        <w:t>Not found:</w:t>
      </w:r>
    </w:p>
    <w:p w14:paraId="50388F02" w14:textId="77777777" w:rsidR="00CB33A1" w:rsidRDefault="00CB33A1">
      <w:pPr>
        <w:pStyle w:val="Commentaire"/>
      </w:pPr>
      <w:r>
        <w:t>WHO</w:t>
      </w:r>
    </w:p>
    <w:p w14:paraId="5143A473" w14:textId="77777777" w:rsidR="00CB33A1" w:rsidRDefault="00CB33A1">
      <w:pPr>
        <w:pStyle w:val="Commentaire"/>
      </w:pPr>
    </w:p>
    <w:p w14:paraId="09A17E92" w14:textId="77777777" w:rsidR="00CB33A1" w:rsidRDefault="00CB33A1">
      <w:pPr>
        <w:pStyle w:val="Commentaire"/>
      </w:pPr>
      <w:r>
        <w:t>Extra stuff:</w:t>
      </w:r>
    </w:p>
    <w:p w14:paraId="6388D67D" w14:textId="77777777" w:rsidR="00CB33A1" w:rsidRDefault="00CB33A1">
      <w:pPr>
        <w:pStyle w:val="Commentaire"/>
      </w:pPr>
      <w:r>
        <w:t>()</w:t>
      </w:r>
    </w:p>
    <w:p w14:paraId="7C2CCF24" w14:textId="77777777" w:rsidR="00CB33A1" w:rsidRDefault="00CB33A1">
      <w:pPr>
        <w:pStyle w:val="Commentaire"/>
      </w:pPr>
    </w:p>
    <w:p w14:paraId="32BFBD25" w14:textId="77777777" w:rsidR="00CB33A1" w:rsidRDefault="00CB33A1">
      <w:pPr>
        <w:pStyle w:val="Commentaire"/>
      </w:pPr>
      <w:r>
        <w:t>Correct:</w:t>
      </w:r>
    </w:p>
    <w:p w14:paraId="119D0296" w14:textId="77777777" w:rsidR="00CB33A1" w:rsidRDefault="00CB33A1">
      <w:pPr>
        <w:pStyle w:val="Commentaire"/>
      </w:pPr>
      <w:r>
        <w:t>WHO (2017)</w:t>
      </w:r>
    </w:p>
    <w:p w14:paraId="0FA97D58" w14:textId="4F78FAA0" w:rsidR="00CB33A1" w:rsidRDefault="00CB33A1">
      <w:pPr>
        <w:pStyle w:val="Commentaire"/>
      </w:pPr>
      <w:r>
        <w:t>(WHO, 2017)</w:t>
      </w:r>
    </w:p>
  </w:comment>
  <w:comment w:id="6149" w:author="Robin Matthews" w:date="2021-07-08T13:32:00Z" w:initials="RM">
    <w:p w14:paraId="06FD355B" w14:textId="77777777" w:rsidR="00CB33A1" w:rsidRDefault="00CB33A1">
      <w:pPr>
        <w:pStyle w:val="Commentaire"/>
      </w:pPr>
      <w:r>
        <w:rPr>
          <w:rStyle w:val="Marquedecommentaire"/>
        </w:rPr>
        <w:annotationRef/>
      </w:r>
      <w:r>
        <w:t>Not found:</w:t>
      </w:r>
    </w:p>
    <w:p w14:paraId="57405397" w14:textId="77777777" w:rsidR="00CB33A1" w:rsidRDefault="00CB33A1">
      <w:pPr>
        <w:pStyle w:val="Commentaire"/>
      </w:pPr>
      <w:r>
        <w:t>Riahi et al.</w:t>
      </w:r>
    </w:p>
    <w:p w14:paraId="2AF9CCC8" w14:textId="77777777" w:rsidR="00CB33A1" w:rsidRDefault="00CB33A1">
      <w:pPr>
        <w:pStyle w:val="Commentaire"/>
      </w:pPr>
    </w:p>
    <w:p w14:paraId="2EA93D13" w14:textId="77777777" w:rsidR="00CB33A1" w:rsidRDefault="00CB33A1">
      <w:pPr>
        <w:pStyle w:val="Commentaire"/>
      </w:pPr>
      <w:r>
        <w:t>Extra stuff:</w:t>
      </w:r>
    </w:p>
    <w:p w14:paraId="59D1751C" w14:textId="77777777" w:rsidR="00CB33A1" w:rsidRDefault="00CB33A1">
      <w:pPr>
        <w:pStyle w:val="Commentaire"/>
      </w:pPr>
      <w:r>
        <w:t>()</w:t>
      </w:r>
    </w:p>
    <w:p w14:paraId="703D8B52" w14:textId="77777777" w:rsidR="00CB33A1" w:rsidRDefault="00CB33A1">
      <w:pPr>
        <w:pStyle w:val="Commentaire"/>
      </w:pPr>
    </w:p>
    <w:p w14:paraId="79B383CF" w14:textId="77777777" w:rsidR="00CB33A1" w:rsidRDefault="00CB33A1">
      <w:pPr>
        <w:pStyle w:val="Commentaire"/>
      </w:pPr>
      <w:r>
        <w:t>Correct:</w:t>
      </w:r>
    </w:p>
    <w:p w14:paraId="55950C55" w14:textId="77777777" w:rsidR="00CB33A1" w:rsidRDefault="00CB33A1">
      <w:pPr>
        <w:pStyle w:val="Commentaire"/>
      </w:pPr>
      <w:r>
        <w:t>Riahi et al. (2017)</w:t>
      </w:r>
    </w:p>
    <w:p w14:paraId="2AB8A4C3" w14:textId="520709CC" w:rsidR="00CB33A1" w:rsidRDefault="00CB33A1">
      <w:pPr>
        <w:pStyle w:val="Commentaire"/>
      </w:pPr>
      <w:r>
        <w:t>(Riahi et al., 2017)</w:t>
      </w:r>
    </w:p>
  </w:comment>
  <w:comment w:id="6150" w:author="Robin Matthews" w:date="2021-07-08T13:32:00Z" w:initials="RM">
    <w:p w14:paraId="3EBDCB61" w14:textId="77777777" w:rsidR="00CB33A1" w:rsidRDefault="00CB33A1">
      <w:pPr>
        <w:pStyle w:val="Commentaire"/>
      </w:pPr>
      <w:r>
        <w:rPr>
          <w:rStyle w:val="Marquedecommentaire"/>
        </w:rPr>
        <w:annotationRef/>
      </w:r>
      <w:r>
        <w:t>Not found:</w:t>
      </w:r>
    </w:p>
    <w:p w14:paraId="5D67AE10" w14:textId="77777777" w:rsidR="00CB33A1" w:rsidRDefault="00CB33A1">
      <w:pPr>
        <w:pStyle w:val="Commentaire"/>
      </w:pPr>
      <w:r>
        <w:t>Rao et al.</w:t>
      </w:r>
    </w:p>
    <w:p w14:paraId="6A797036" w14:textId="77777777" w:rsidR="00CB33A1" w:rsidRDefault="00CB33A1">
      <w:pPr>
        <w:pStyle w:val="Commentaire"/>
      </w:pPr>
    </w:p>
    <w:p w14:paraId="634BA057" w14:textId="77777777" w:rsidR="00CB33A1" w:rsidRDefault="00CB33A1">
      <w:pPr>
        <w:pStyle w:val="Commentaire"/>
      </w:pPr>
      <w:r>
        <w:t>Extra stuff:</w:t>
      </w:r>
    </w:p>
    <w:p w14:paraId="7941A0DB" w14:textId="77777777" w:rsidR="00CB33A1" w:rsidRDefault="00CB33A1">
      <w:pPr>
        <w:pStyle w:val="Commentaire"/>
      </w:pPr>
      <w:r>
        <w:t>()</w:t>
      </w:r>
    </w:p>
    <w:p w14:paraId="4DD22ABA" w14:textId="77777777" w:rsidR="00CB33A1" w:rsidRDefault="00CB33A1">
      <w:pPr>
        <w:pStyle w:val="Commentaire"/>
      </w:pPr>
    </w:p>
    <w:p w14:paraId="1DC7584B" w14:textId="77777777" w:rsidR="00CB33A1" w:rsidRDefault="00CB33A1">
      <w:pPr>
        <w:pStyle w:val="Commentaire"/>
      </w:pPr>
      <w:r>
        <w:t>Correct:</w:t>
      </w:r>
    </w:p>
    <w:p w14:paraId="374723C0" w14:textId="77777777" w:rsidR="00CB33A1" w:rsidRDefault="00CB33A1">
      <w:pPr>
        <w:pStyle w:val="Commentaire"/>
      </w:pPr>
      <w:r>
        <w:t>Rao et al. (2017)</w:t>
      </w:r>
    </w:p>
    <w:p w14:paraId="15B5F20C" w14:textId="3F334056" w:rsidR="00CB33A1" w:rsidRDefault="00CB33A1">
      <w:pPr>
        <w:pStyle w:val="Commentaire"/>
      </w:pPr>
      <w:r>
        <w:t>(Rao et al., 2017)</w:t>
      </w:r>
    </w:p>
  </w:comment>
  <w:comment w:id="6151" w:author="Lucy Cowie" w:date="2021-07-28T21:19:00Z" w:initials="LC">
    <w:p w14:paraId="3C7420A9" w14:textId="5D152251" w:rsidR="008E2C43" w:rsidRDefault="008E2C43">
      <w:pPr>
        <w:pStyle w:val="Commentaire"/>
      </w:pPr>
      <w:r>
        <w:rPr>
          <w:rStyle w:val="Marquedecommentaire"/>
        </w:rPr>
        <w:annotationRef/>
      </w:r>
      <w:r>
        <w:t>Edited in separate Figures document.</w:t>
      </w:r>
    </w:p>
  </w:comment>
  <w:comment w:id="6152" w:author="Robin Matthews" w:date="2021-07-08T13:32:00Z" w:initials="RM">
    <w:p w14:paraId="52009ADB" w14:textId="77777777" w:rsidR="00CB33A1" w:rsidRDefault="00CB33A1">
      <w:pPr>
        <w:pStyle w:val="Commentaire"/>
      </w:pPr>
      <w:r>
        <w:rPr>
          <w:rStyle w:val="Marquedecommentaire"/>
        </w:rPr>
        <w:annotationRef/>
      </w:r>
      <w:r>
        <w:t>Not found:</w:t>
      </w:r>
    </w:p>
    <w:p w14:paraId="7E092F29" w14:textId="77777777" w:rsidR="00CB33A1" w:rsidRDefault="00CB33A1">
      <w:pPr>
        <w:pStyle w:val="Commentaire"/>
      </w:pPr>
      <w:r>
        <w:t>Riahi et al.</w:t>
      </w:r>
    </w:p>
    <w:p w14:paraId="15E7AEC8" w14:textId="77777777" w:rsidR="00CB33A1" w:rsidRDefault="00CB33A1">
      <w:pPr>
        <w:pStyle w:val="Commentaire"/>
      </w:pPr>
    </w:p>
    <w:p w14:paraId="601BDCA6" w14:textId="77777777" w:rsidR="00CB33A1" w:rsidRDefault="00CB33A1">
      <w:pPr>
        <w:pStyle w:val="Commentaire"/>
      </w:pPr>
      <w:r>
        <w:t>Extra stuff:</w:t>
      </w:r>
    </w:p>
    <w:p w14:paraId="41AAF1B1" w14:textId="77777777" w:rsidR="00CB33A1" w:rsidRDefault="00CB33A1">
      <w:pPr>
        <w:pStyle w:val="Commentaire"/>
      </w:pPr>
      <w:r>
        <w:t>()</w:t>
      </w:r>
    </w:p>
    <w:p w14:paraId="64737C59" w14:textId="77777777" w:rsidR="00CB33A1" w:rsidRDefault="00CB33A1">
      <w:pPr>
        <w:pStyle w:val="Commentaire"/>
      </w:pPr>
    </w:p>
    <w:p w14:paraId="00F6FBB9" w14:textId="77777777" w:rsidR="00CB33A1" w:rsidRDefault="00CB33A1">
      <w:pPr>
        <w:pStyle w:val="Commentaire"/>
      </w:pPr>
      <w:r>
        <w:t>Correct:</w:t>
      </w:r>
    </w:p>
    <w:p w14:paraId="564F234D" w14:textId="77777777" w:rsidR="00CB33A1" w:rsidRDefault="00CB33A1">
      <w:pPr>
        <w:pStyle w:val="Commentaire"/>
      </w:pPr>
      <w:r>
        <w:t>Riahi et al. (2017)</w:t>
      </w:r>
    </w:p>
    <w:p w14:paraId="09B18302" w14:textId="350A136F" w:rsidR="00CB33A1" w:rsidRDefault="00CB33A1">
      <w:pPr>
        <w:pStyle w:val="Commentaire"/>
      </w:pPr>
      <w:r>
        <w:t>(Riahi et al., 2017)</w:t>
      </w:r>
    </w:p>
  </w:comment>
  <w:comment w:id="6153" w:author="Robin Matthews" w:date="2021-07-08T13:32:00Z" w:initials="RM">
    <w:p w14:paraId="7228513F" w14:textId="77777777" w:rsidR="00CB33A1" w:rsidRDefault="00CB33A1">
      <w:pPr>
        <w:pStyle w:val="Commentaire"/>
      </w:pPr>
      <w:r>
        <w:rPr>
          <w:rStyle w:val="Marquedecommentaire"/>
        </w:rPr>
        <w:annotationRef/>
      </w:r>
      <w:r>
        <w:t>Not found:</w:t>
      </w:r>
    </w:p>
    <w:p w14:paraId="1A7AB53A" w14:textId="77777777" w:rsidR="00CB33A1" w:rsidRDefault="00CB33A1">
      <w:pPr>
        <w:pStyle w:val="Commentaire"/>
      </w:pPr>
      <w:r>
        <w:t>Rao et al.</w:t>
      </w:r>
    </w:p>
    <w:p w14:paraId="0E110281" w14:textId="77777777" w:rsidR="00CB33A1" w:rsidRDefault="00CB33A1">
      <w:pPr>
        <w:pStyle w:val="Commentaire"/>
      </w:pPr>
    </w:p>
    <w:p w14:paraId="51DAB195" w14:textId="77777777" w:rsidR="00CB33A1" w:rsidRDefault="00CB33A1">
      <w:pPr>
        <w:pStyle w:val="Commentaire"/>
      </w:pPr>
      <w:r>
        <w:t>Extra stuff:</w:t>
      </w:r>
    </w:p>
    <w:p w14:paraId="79FD7742" w14:textId="77777777" w:rsidR="00CB33A1" w:rsidRDefault="00CB33A1">
      <w:pPr>
        <w:pStyle w:val="Commentaire"/>
      </w:pPr>
      <w:r>
        <w:t>()</w:t>
      </w:r>
    </w:p>
    <w:p w14:paraId="0BCEE5CE" w14:textId="77777777" w:rsidR="00CB33A1" w:rsidRDefault="00CB33A1">
      <w:pPr>
        <w:pStyle w:val="Commentaire"/>
      </w:pPr>
    </w:p>
    <w:p w14:paraId="5032D036" w14:textId="77777777" w:rsidR="00CB33A1" w:rsidRDefault="00CB33A1">
      <w:pPr>
        <w:pStyle w:val="Commentaire"/>
      </w:pPr>
      <w:r>
        <w:t>Correct:</w:t>
      </w:r>
    </w:p>
    <w:p w14:paraId="372C2BBD" w14:textId="77777777" w:rsidR="00CB33A1" w:rsidRDefault="00CB33A1">
      <w:pPr>
        <w:pStyle w:val="Commentaire"/>
      </w:pPr>
      <w:r>
        <w:t>Rao et al. (2017)</w:t>
      </w:r>
    </w:p>
    <w:p w14:paraId="78AA8822" w14:textId="3496CE1F" w:rsidR="00CB33A1" w:rsidRDefault="00CB33A1">
      <w:pPr>
        <w:pStyle w:val="Commentaire"/>
      </w:pPr>
      <w:r>
        <w:t>(Rao et al., 2017)</w:t>
      </w:r>
    </w:p>
  </w:comment>
  <w:comment w:id="6202" w:author="Lucy Cowie" w:date="2021-07-28T21:28:00Z" w:initials="LC">
    <w:p w14:paraId="394BBF8B" w14:textId="0B008986" w:rsidR="00253D62" w:rsidRDefault="00253D62">
      <w:pPr>
        <w:pStyle w:val="Commentaire"/>
      </w:pPr>
      <w:r>
        <w:rPr>
          <w:rStyle w:val="Marquedecommentaire"/>
        </w:rPr>
        <w:annotationRef/>
      </w:r>
      <w:r>
        <w:t>Is this the intended word here?</w:t>
      </w:r>
    </w:p>
  </w:comment>
  <w:comment w:id="6245" w:author="Lucy Cowie" w:date="2021-07-28T21:37:00Z" w:initials="LC">
    <w:p w14:paraId="1E056D4B" w14:textId="61917430" w:rsidR="008915B6" w:rsidRDefault="008915B6">
      <w:pPr>
        <w:pStyle w:val="Commentaire"/>
      </w:pPr>
      <w:r>
        <w:rPr>
          <w:rStyle w:val="Marquedecommentaire"/>
        </w:rPr>
        <w:annotationRef/>
      </w:r>
      <w:r>
        <w:t>Edited in the separate Figures document.</w:t>
      </w:r>
    </w:p>
  </w:comment>
  <w:comment w:id="6283" w:author="Lucy Cowie" w:date="2021-07-28T21:42:00Z" w:initials="LC">
    <w:p w14:paraId="6958AA9B" w14:textId="37C3EBEF" w:rsidR="00201B71" w:rsidRDefault="00201B71">
      <w:pPr>
        <w:pStyle w:val="Commentaire"/>
      </w:pPr>
      <w:r>
        <w:rPr>
          <w:rStyle w:val="Marquedecommentaire"/>
        </w:rPr>
        <w:annotationRef/>
      </w:r>
      <w:r>
        <w:t>Edited in separate Figures document.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DA6F7F5" w15:done="0"/>
  <w15:commentEx w15:paraId="6D2B15D4" w15:paraIdParent="2DA6F7F5" w15:done="0"/>
  <w15:commentEx w15:paraId="2A647B6E" w15:done="0"/>
  <w15:commentEx w15:paraId="2633DB98" w15:done="0"/>
  <w15:commentEx w15:paraId="74188F89" w15:done="0"/>
  <w15:commentEx w15:paraId="4E7F06BD" w15:done="0"/>
  <w15:commentEx w15:paraId="7FBD36D0" w15:done="0"/>
  <w15:commentEx w15:paraId="5428277A" w15:done="0"/>
  <w15:commentEx w15:paraId="7FAEADC8" w15:done="0"/>
  <w15:commentEx w15:paraId="6215C649" w15:done="0"/>
  <w15:commentEx w15:paraId="40B12F03" w15:done="0"/>
  <w15:commentEx w15:paraId="530C9487" w15:done="0"/>
  <w15:commentEx w15:paraId="6C3F72E3" w15:done="0"/>
  <w15:commentEx w15:paraId="382BF82E" w15:done="0"/>
  <w15:commentEx w15:paraId="3C59E983" w15:done="0"/>
  <w15:commentEx w15:paraId="3145BBC3" w15:done="0"/>
  <w15:commentEx w15:paraId="2ED2508F" w15:done="0"/>
  <w15:commentEx w15:paraId="2289F573" w15:done="0"/>
  <w15:commentEx w15:paraId="61BBAED9" w15:done="0"/>
  <w15:commentEx w15:paraId="07FA4FBB" w15:done="0"/>
  <w15:commentEx w15:paraId="2C5ADEC8" w15:done="0"/>
  <w15:commentEx w15:paraId="4002DEF5" w15:done="0"/>
  <w15:commentEx w15:paraId="4B5E9F5A" w15:done="0"/>
  <w15:commentEx w15:paraId="64091F24" w15:done="0"/>
  <w15:commentEx w15:paraId="2DA1D8C6" w15:done="0"/>
  <w15:commentEx w15:paraId="016F2721" w15:done="0"/>
  <w15:commentEx w15:paraId="3A421998" w15:done="0"/>
  <w15:commentEx w15:paraId="230F6B8F" w15:done="0"/>
  <w15:commentEx w15:paraId="4A9EC5CE" w15:done="0"/>
  <w15:commentEx w15:paraId="49EF0AA3" w15:done="0"/>
  <w15:commentEx w15:paraId="54BE037B" w15:done="0"/>
  <w15:commentEx w15:paraId="1156B523" w15:done="0"/>
  <w15:commentEx w15:paraId="3FE485E6" w15:done="0"/>
  <w15:commentEx w15:paraId="3FD01229" w15:done="0"/>
  <w15:commentEx w15:paraId="054793C1" w15:done="0"/>
  <w15:commentEx w15:paraId="77A92FBA" w15:done="0"/>
  <w15:commentEx w15:paraId="70D0C730" w15:done="0"/>
  <w15:commentEx w15:paraId="22803693" w15:done="0"/>
  <w15:commentEx w15:paraId="0F495EE7" w15:done="0"/>
  <w15:commentEx w15:paraId="29299040" w15:done="1"/>
  <w15:commentEx w15:paraId="6ABCF2EF" w15:done="0"/>
  <w15:commentEx w15:paraId="0C418CA6" w15:done="1"/>
  <w15:commentEx w15:paraId="4713BF39" w15:done="0"/>
  <w15:commentEx w15:paraId="75EC4E20" w15:done="0"/>
  <w15:commentEx w15:paraId="493FD0B8" w15:done="0"/>
  <w15:commentEx w15:paraId="60FE4CB5" w15:done="0"/>
  <w15:commentEx w15:paraId="2789B861" w15:done="0"/>
  <w15:commentEx w15:paraId="29A74CD8" w15:done="1"/>
  <w15:commentEx w15:paraId="33DBE4C3" w15:done="0"/>
  <w15:commentEx w15:paraId="20617FE5" w15:done="1"/>
  <w15:commentEx w15:paraId="6316CAD2" w15:done="0"/>
  <w15:commentEx w15:paraId="4311FE43" w15:done="0"/>
  <w15:commentEx w15:paraId="043A7FED" w15:done="0"/>
  <w15:commentEx w15:paraId="671D87BF" w15:done="0"/>
  <w15:commentEx w15:paraId="0372C392" w15:done="0"/>
  <w15:commentEx w15:paraId="2B4587A1" w15:done="0"/>
  <w15:commentEx w15:paraId="7C0DC2EC" w15:done="0"/>
  <w15:commentEx w15:paraId="3915AB77" w15:done="0"/>
  <w15:commentEx w15:paraId="4500513A" w15:done="1"/>
  <w15:commentEx w15:paraId="2BCF3394" w15:done="1"/>
  <w15:commentEx w15:paraId="301307A9" w15:done="0"/>
  <w15:commentEx w15:paraId="718C38CD" w15:done="0"/>
  <w15:commentEx w15:paraId="237D2655" w15:done="0"/>
  <w15:commentEx w15:paraId="47DB9FF5" w15:done="0"/>
  <w15:commentEx w15:paraId="459D068C" w15:done="0"/>
  <w15:commentEx w15:paraId="05FC5BAD" w15:done="1"/>
  <w15:commentEx w15:paraId="571C7731" w15:done="0"/>
  <w15:commentEx w15:paraId="06687F78" w15:done="0"/>
  <w15:commentEx w15:paraId="3EB469CB" w15:done="0"/>
  <w15:commentEx w15:paraId="7F406F7E" w15:done="0"/>
  <w15:commentEx w15:paraId="66C23E88" w15:done="0"/>
  <w15:commentEx w15:paraId="3BACF7FE" w15:done="1"/>
  <w15:commentEx w15:paraId="7A9D78CE" w15:done="1"/>
  <w15:commentEx w15:paraId="76DFD006" w15:done="0"/>
  <w15:commentEx w15:paraId="37BC69FA" w15:done="0"/>
  <w15:commentEx w15:paraId="78285363" w15:done="0"/>
  <w15:commentEx w15:paraId="48A0FAC0" w15:done="0"/>
  <w15:commentEx w15:paraId="1DEF022B" w15:done="1"/>
  <w15:commentEx w15:paraId="0F5FAFCB" w15:done="1"/>
  <w15:commentEx w15:paraId="182F8CAE" w15:done="0"/>
  <w15:commentEx w15:paraId="2AAD1D03" w15:done="0"/>
  <w15:commentEx w15:paraId="0B88606B" w15:done="1"/>
  <w15:commentEx w15:paraId="41925CAF" w15:done="1"/>
  <w15:commentEx w15:paraId="1FAB4DFD" w15:done="0"/>
  <w15:commentEx w15:paraId="26E908F2" w15:done="1"/>
  <w15:commentEx w15:paraId="3EED3368" w15:done="0"/>
  <w15:commentEx w15:paraId="3BF93496" w15:done="0"/>
  <w15:commentEx w15:paraId="018278AF" w15:done="1"/>
  <w15:commentEx w15:paraId="3B3E17A6" w15:done="1"/>
  <w15:commentEx w15:paraId="15D0587F" w15:done="1"/>
  <w15:commentEx w15:paraId="147E1ABC" w15:done="0"/>
  <w15:commentEx w15:paraId="7654A68D" w15:done="0"/>
  <w15:commentEx w15:paraId="1BCB81EF" w15:done="0"/>
  <w15:commentEx w15:paraId="5EDA5000" w15:done="1"/>
  <w15:commentEx w15:paraId="3F2E56DD" w15:done="0"/>
  <w15:commentEx w15:paraId="0CBE5F58" w15:done="1"/>
  <w15:commentEx w15:paraId="521F84E7" w15:done="1"/>
  <w15:commentEx w15:paraId="74FF8996" w15:done="0"/>
  <w15:commentEx w15:paraId="3996D9B5" w15:done="0"/>
  <w15:commentEx w15:paraId="01E0719C" w15:done="0"/>
  <w15:commentEx w15:paraId="102BE4F0" w15:done="0"/>
  <w15:commentEx w15:paraId="7C979D88" w15:done="0"/>
  <w15:commentEx w15:paraId="3A58AD8C" w15:done="0"/>
  <w15:commentEx w15:paraId="046627DC" w15:done="1"/>
  <w15:commentEx w15:paraId="3052DAEF" w15:done="0"/>
  <w15:commentEx w15:paraId="667C6DFE" w15:done="0"/>
  <w15:commentEx w15:paraId="6C7049A1" w15:done="1"/>
  <w15:commentEx w15:paraId="050B0020" w15:done="0"/>
  <w15:commentEx w15:paraId="644FF133" w15:done="1"/>
  <w15:commentEx w15:paraId="244A2905" w15:done="0"/>
  <w15:commentEx w15:paraId="5A69129F" w15:done="0"/>
  <w15:commentEx w15:paraId="2222B725" w15:done="0"/>
  <w15:commentEx w15:paraId="6FD6A20B" w15:done="0"/>
  <w15:commentEx w15:paraId="12FA4215" w15:done="1"/>
  <w15:commentEx w15:paraId="411D621C" w15:done="1"/>
  <w15:commentEx w15:paraId="370F2BA6" w15:done="0"/>
  <w15:commentEx w15:paraId="1096CED4" w15:done="0"/>
  <w15:commentEx w15:paraId="2B86F267" w15:done="1"/>
  <w15:commentEx w15:paraId="4926F27B" w15:done="0"/>
  <w15:commentEx w15:paraId="09BF6AF4" w15:done="1"/>
  <w15:commentEx w15:paraId="70DB1FF1" w15:done="0"/>
  <w15:commentEx w15:paraId="5903C3A0" w15:done="1"/>
  <w15:commentEx w15:paraId="696E0D3F" w15:done="0"/>
  <w15:commentEx w15:paraId="7C75B5C5" w15:done="1"/>
  <w15:commentEx w15:paraId="28E4721C" w15:done="1"/>
  <w15:commentEx w15:paraId="0C7CF8CE" w15:done="0"/>
  <w15:commentEx w15:paraId="2C18EFDC" w15:done="0"/>
  <w15:commentEx w15:paraId="51A10CDC" w15:done="0"/>
  <w15:commentEx w15:paraId="6021A9BD" w15:done="1"/>
  <w15:commentEx w15:paraId="73B43C1A" w15:done="1"/>
  <w15:commentEx w15:paraId="2088C457" w15:done="0"/>
  <w15:commentEx w15:paraId="01525733" w15:done="1"/>
  <w15:commentEx w15:paraId="07BC9E6D" w15:done="0"/>
  <w15:commentEx w15:paraId="1DD59443" w15:done="0"/>
  <w15:commentEx w15:paraId="028ED1A3" w15:done="0"/>
  <w15:commentEx w15:paraId="5F33A622" w15:done="0"/>
  <w15:commentEx w15:paraId="2D8CC85B" w15:done="1"/>
  <w15:commentEx w15:paraId="3432B533" w15:done="0"/>
  <w15:commentEx w15:paraId="2FD26027" w15:done="0"/>
  <w15:commentEx w15:paraId="39614315" w15:done="0"/>
  <w15:commentEx w15:paraId="2B804821" w15:done="0"/>
  <w15:commentEx w15:paraId="1EF449EB" w15:done="0"/>
  <w15:commentEx w15:paraId="5D84DB76" w15:done="0"/>
  <w15:commentEx w15:paraId="43386EBE" w15:done="0"/>
  <w15:commentEx w15:paraId="4E057C3D" w15:done="0"/>
  <w15:commentEx w15:paraId="4EE20F5A" w15:done="0"/>
  <w15:commentEx w15:paraId="2B3CE67F" w15:done="0"/>
  <w15:commentEx w15:paraId="0D24FFFA" w15:done="0"/>
  <w15:commentEx w15:paraId="4001FD17" w15:done="0"/>
  <w15:commentEx w15:paraId="46CE8D26" w15:done="1"/>
  <w15:commentEx w15:paraId="5A9B8710" w15:done="0"/>
  <w15:commentEx w15:paraId="7E0B8AEA" w15:done="1"/>
  <w15:commentEx w15:paraId="16A34ED8" w15:done="0"/>
  <w15:commentEx w15:paraId="150C9622" w15:done="1"/>
  <w15:commentEx w15:paraId="13064075" w15:done="0"/>
  <w15:commentEx w15:paraId="1695C120" w15:done="1"/>
  <w15:commentEx w15:paraId="541913BF" w15:done="1"/>
  <w15:commentEx w15:paraId="3E872B2D" w15:done="1"/>
  <w15:commentEx w15:paraId="3E5E03CC" w15:done="1"/>
  <w15:commentEx w15:paraId="2040CABB" w15:done="1"/>
  <w15:commentEx w15:paraId="5887A41C" w15:done="0"/>
  <w15:commentEx w15:paraId="2EED1E27" w15:done="1"/>
  <w15:commentEx w15:paraId="41936956" w15:done="0"/>
  <w15:commentEx w15:paraId="5FD44173" w15:done="0"/>
  <w15:commentEx w15:paraId="0DFCC994" w15:done="0"/>
  <w15:commentEx w15:paraId="02B796F6" w15:done="0"/>
  <w15:commentEx w15:paraId="5A16F62D" w15:done="0"/>
  <w15:commentEx w15:paraId="5D75DF2D" w15:done="0"/>
  <w15:commentEx w15:paraId="7C843A11" w15:done="0"/>
  <w15:commentEx w15:paraId="1FDADDA5" w15:done="0"/>
  <w15:commentEx w15:paraId="4D27B879" w15:done="0"/>
  <w15:commentEx w15:paraId="5FFDA5C9" w15:done="0"/>
  <w15:commentEx w15:paraId="55008CC6" w15:done="0"/>
  <w15:commentEx w15:paraId="2FEC1F41" w15:done="0"/>
  <w15:commentEx w15:paraId="1866276D" w15:done="1"/>
  <w15:commentEx w15:paraId="261BC6D2" w15:done="0"/>
  <w15:commentEx w15:paraId="579C1A60" w15:done="1"/>
  <w15:commentEx w15:paraId="45212B27" w15:done="1"/>
  <w15:commentEx w15:paraId="3BFF188C" w15:done="0"/>
  <w15:commentEx w15:paraId="27116A58" w15:done="1"/>
  <w15:commentEx w15:paraId="5591ADCB" w15:done="0"/>
  <w15:commentEx w15:paraId="59B59EAF" w15:done="1"/>
  <w15:commentEx w15:paraId="564D9A0D" w15:done="0"/>
  <w15:commentEx w15:paraId="18C6D21A" w15:done="1"/>
  <w15:commentEx w15:paraId="63047C41" w15:done="1"/>
  <w15:commentEx w15:paraId="5E3B809E" w15:done="0"/>
  <w15:commentEx w15:paraId="43F56F22" w15:done="0"/>
  <w15:commentEx w15:paraId="468157B6" w15:done="1"/>
  <w15:commentEx w15:paraId="1696DF38" w15:done="0"/>
  <w15:commentEx w15:paraId="6F55DED8" w15:done="1"/>
  <w15:commentEx w15:paraId="3F46EFA4" w15:done="0"/>
  <w15:commentEx w15:paraId="0071FE38" w15:done="1"/>
  <w15:commentEx w15:paraId="4C3B6352" w15:done="0"/>
  <w15:commentEx w15:paraId="78374287" w15:done="0"/>
  <w15:commentEx w15:paraId="5A1F625C" w15:done="0"/>
  <w15:commentEx w15:paraId="492FAB7B" w15:done="0"/>
  <w15:commentEx w15:paraId="3EB321EB" w15:done="0"/>
  <w15:commentEx w15:paraId="21AA8C43" w15:done="0"/>
  <w15:commentEx w15:paraId="1D70EFC4" w15:done="1"/>
  <w15:commentEx w15:paraId="6E1ACCC8" w15:done="1"/>
  <w15:commentEx w15:paraId="05D63C98" w15:done="0"/>
  <w15:commentEx w15:paraId="60E6EB1C" w15:done="0"/>
  <w15:commentEx w15:paraId="253D7DBA" w15:done="1"/>
  <w15:commentEx w15:paraId="4468A30D" w15:done="0"/>
  <w15:commentEx w15:paraId="5B1E53B1" w15:done="1"/>
  <w15:commentEx w15:paraId="06343E07" w15:done="0"/>
  <w15:commentEx w15:paraId="5FD016BA" w15:done="0"/>
  <w15:commentEx w15:paraId="438B6A21" w15:done="0"/>
  <w15:commentEx w15:paraId="6C23F354" w15:done="0"/>
  <w15:commentEx w15:paraId="370B7143" w15:done="0"/>
  <w15:commentEx w15:paraId="783BEAB2" w15:done="1"/>
  <w15:commentEx w15:paraId="6DCC39D9" w15:done="0"/>
  <w15:commentEx w15:paraId="03DE4EBA" w15:done="1"/>
  <w15:commentEx w15:paraId="69D42C83" w15:done="0"/>
  <w15:commentEx w15:paraId="41698E5A" w15:done="1"/>
  <w15:commentEx w15:paraId="591CF356" w15:done="0"/>
  <w15:commentEx w15:paraId="28622E82" w15:done="1"/>
  <w15:commentEx w15:paraId="58801FD3" w15:done="0"/>
  <w15:commentEx w15:paraId="2D76571F" w15:done="1"/>
  <w15:commentEx w15:paraId="6697033D" w15:done="0"/>
  <w15:commentEx w15:paraId="3BF611B8" w15:done="0"/>
  <w15:commentEx w15:paraId="25CA6651" w15:done="1"/>
  <w15:commentEx w15:paraId="5BEE536E" w15:done="0"/>
  <w15:commentEx w15:paraId="050C38A6" w15:done="1"/>
  <w15:commentEx w15:paraId="7ACB345D" w15:done="0"/>
  <w15:commentEx w15:paraId="0A954BAC" w15:done="0"/>
  <w15:commentEx w15:paraId="4DF89263" w15:done="1"/>
  <w15:commentEx w15:paraId="64C365D0" w15:done="0"/>
  <w15:commentEx w15:paraId="42495768" w15:done="0"/>
  <w15:commentEx w15:paraId="2E10BCA4" w15:done="0"/>
  <w15:commentEx w15:paraId="35F57A72" w15:done="0"/>
  <w15:commentEx w15:paraId="40DAA43B" w15:done="1"/>
  <w15:commentEx w15:paraId="4108D1A3" w15:done="1"/>
  <w15:commentEx w15:paraId="06B54E58" w15:done="0"/>
  <w15:commentEx w15:paraId="00E8CC4E" w15:done="1"/>
  <w15:commentEx w15:paraId="4AB7090F" w15:done="1"/>
  <w15:commentEx w15:paraId="6EDD3A88" w15:done="0"/>
  <w15:commentEx w15:paraId="49CCE4AD" w15:done="1"/>
  <w15:commentEx w15:paraId="176D5563" w15:done="1"/>
  <w15:commentEx w15:paraId="58ADB1E1" w15:done="1"/>
  <w15:commentEx w15:paraId="5591BA5E" w15:done="1"/>
  <w15:commentEx w15:paraId="59EBEBC2" w15:done="1"/>
  <w15:commentEx w15:paraId="012C67DE" w15:done="0"/>
  <w15:commentEx w15:paraId="02506868" w15:done="1"/>
  <w15:commentEx w15:paraId="4362B464" w15:done="0"/>
  <w15:commentEx w15:paraId="5D92FDF0" w15:done="0"/>
  <w15:commentEx w15:paraId="1E177D77" w15:done="1"/>
  <w15:commentEx w15:paraId="775AD856" w15:done="0"/>
  <w15:commentEx w15:paraId="0B2EBA75" w15:done="1"/>
  <w15:commentEx w15:paraId="502AEC86" w15:done="0"/>
  <w15:commentEx w15:paraId="77F31999" w15:done="1"/>
  <w15:commentEx w15:paraId="23C0EA45" w15:done="0"/>
  <w15:commentEx w15:paraId="79645791" w15:done="1"/>
  <w15:commentEx w15:paraId="46D985E4" w15:done="0"/>
  <w15:commentEx w15:paraId="70E41181" w15:done="0"/>
  <w15:commentEx w15:paraId="73F07A9E" w15:done="1"/>
  <w15:commentEx w15:paraId="59EF7E76" w15:done="1"/>
  <w15:commentEx w15:paraId="72DFA25F" w15:done="0"/>
  <w15:commentEx w15:paraId="3FDE7C20" w15:done="1"/>
  <w15:commentEx w15:paraId="168472C5" w15:done="0"/>
  <w15:commentEx w15:paraId="27FAB601" w15:done="1"/>
  <w15:commentEx w15:paraId="3F3C030C" w15:done="1"/>
  <w15:commentEx w15:paraId="50D0760D" w15:done="0"/>
  <w15:commentEx w15:paraId="343A6409" w15:done="0"/>
  <w15:commentEx w15:paraId="622BA741" w15:done="1"/>
  <w15:commentEx w15:paraId="393E3745" w15:done="0"/>
  <w15:commentEx w15:paraId="671289C6" w15:done="1"/>
  <w15:commentEx w15:paraId="29B8C8D6" w15:done="0"/>
  <w15:commentEx w15:paraId="14CA1EC3" w15:done="1"/>
  <w15:commentEx w15:paraId="68D425F5" w15:done="1"/>
  <w15:commentEx w15:paraId="04516CBE" w15:done="1"/>
  <w15:commentEx w15:paraId="2298C378" w15:done="1"/>
  <w15:commentEx w15:paraId="20F59F24" w15:done="0"/>
  <w15:commentEx w15:paraId="03509609" w15:done="0"/>
  <w15:commentEx w15:paraId="6298F78A" w15:done="1"/>
  <w15:commentEx w15:paraId="0295D446" w15:done="0"/>
  <w15:commentEx w15:paraId="5642C841" w15:done="0"/>
  <w15:commentEx w15:paraId="5704A711" w15:done="0"/>
  <w15:commentEx w15:paraId="5378C538" w15:done="0"/>
  <w15:commentEx w15:paraId="007D6586" w15:done="0"/>
  <w15:commentEx w15:paraId="0225FC85" w15:done="1"/>
  <w15:commentEx w15:paraId="63BFEA34" w15:done="0"/>
  <w15:commentEx w15:paraId="75FE26A5" w15:done="1"/>
  <w15:commentEx w15:paraId="2FCD6CAD" w15:done="0"/>
  <w15:commentEx w15:paraId="1D235A2A" w15:done="0"/>
  <w15:commentEx w15:paraId="602E16C0" w15:done="0"/>
  <w15:commentEx w15:paraId="5BB29A97" w15:done="0"/>
  <w15:commentEx w15:paraId="6D810972" w15:done="0"/>
  <w15:commentEx w15:paraId="5E215160" w15:done="1"/>
  <w15:commentEx w15:paraId="60DDE669" w15:done="0"/>
  <w15:commentEx w15:paraId="2C4CBE0C" w15:done="0"/>
  <w15:commentEx w15:paraId="5EC57D3D" w15:done="1"/>
  <w15:commentEx w15:paraId="7B26002E" w15:done="1"/>
  <w15:commentEx w15:paraId="77A3406F" w15:done="0"/>
  <w15:commentEx w15:paraId="204F0EC6" w15:done="1"/>
  <w15:commentEx w15:paraId="631D8396" w15:done="0"/>
  <w15:commentEx w15:paraId="7CB7D48A" w15:done="0"/>
  <w15:commentEx w15:paraId="5126A417" w15:done="1"/>
  <w15:commentEx w15:paraId="7FF1D484" w15:done="1"/>
  <w15:commentEx w15:paraId="6213EE07" w15:done="0"/>
  <w15:commentEx w15:paraId="60A6BF60" w15:done="1"/>
  <w15:commentEx w15:paraId="0CEDA3F7" w15:done="1"/>
  <w15:commentEx w15:paraId="0F717BEB" w15:done="1"/>
  <w15:commentEx w15:paraId="28024624" w15:done="1"/>
  <w15:commentEx w15:paraId="198591CE" w15:done="1"/>
  <w15:commentEx w15:paraId="41E36BCC" w15:done="1"/>
  <w15:commentEx w15:paraId="4F3EBD39" w15:done="0"/>
  <w15:commentEx w15:paraId="4273A2B5" w15:done="1"/>
  <w15:commentEx w15:paraId="6464D320" w15:done="1"/>
  <w15:commentEx w15:paraId="202FD31A" w15:done="0"/>
  <w15:commentEx w15:paraId="1692EBE1" w15:done="1"/>
  <w15:commentEx w15:paraId="78A65BC0" w15:done="0"/>
  <w15:commentEx w15:paraId="665CD180" w15:done="1"/>
  <w15:commentEx w15:paraId="2EEED76F" w15:done="0"/>
  <w15:commentEx w15:paraId="53FE9ED4" w15:done="0"/>
  <w15:commentEx w15:paraId="54FB43EB" w15:done="0"/>
  <w15:commentEx w15:paraId="495AD43E" w15:done="1"/>
  <w15:commentEx w15:paraId="3F150B79" w15:done="1"/>
  <w15:commentEx w15:paraId="0435DDED" w15:done="1"/>
  <w15:commentEx w15:paraId="0730E5B1" w15:done="1"/>
  <w15:commentEx w15:paraId="25C63999" w15:done="1"/>
  <w15:commentEx w15:paraId="3F63C795" w15:done="1"/>
  <w15:commentEx w15:paraId="6DA3A905" w15:done="0"/>
  <w15:commentEx w15:paraId="55143637" w15:done="1"/>
  <w15:commentEx w15:paraId="6A40FB99" w15:done="1"/>
  <w15:commentEx w15:paraId="0336F80A" w15:done="0"/>
  <w15:commentEx w15:paraId="67820EC6" w15:done="0"/>
  <w15:commentEx w15:paraId="5B9A69D9" w15:done="0"/>
  <w15:commentEx w15:paraId="6DB485BE" w15:done="1"/>
  <w15:commentEx w15:paraId="628D9271" w15:done="0"/>
  <w15:commentEx w15:paraId="5385529B" w15:done="0"/>
  <w15:commentEx w15:paraId="109E4CC0" w15:done="1"/>
  <w15:commentEx w15:paraId="75DE265F" w15:done="1"/>
  <w15:commentEx w15:paraId="3B9DA8E7" w15:done="1"/>
  <w15:commentEx w15:paraId="1ED8216B" w15:done="0"/>
  <w15:commentEx w15:paraId="3B262855" w15:done="1"/>
  <w15:commentEx w15:paraId="177D93C0" w15:done="0"/>
  <w15:commentEx w15:paraId="14C3CA78" w15:done="1"/>
  <w15:commentEx w15:paraId="01DDBD04" w15:done="1"/>
  <w15:commentEx w15:paraId="17DC8F15" w15:done="0"/>
  <w15:commentEx w15:paraId="7261D505" w15:done="0"/>
  <w15:commentEx w15:paraId="42C98910" w15:done="0"/>
  <w15:commentEx w15:paraId="1BB60992" w15:done="0"/>
  <w15:commentEx w15:paraId="1EBB9985" w15:done="0"/>
  <w15:commentEx w15:paraId="62837187" w15:done="0"/>
  <w15:commentEx w15:paraId="3E6851B1" w15:done="1"/>
  <w15:commentEx w15:paraId="327ABE9B" w15:done="1"/>
  <w15:commentEx w15:paraId="3E9BBF59" w15:done="1"/>
  <w15:commentEx w15:paraId="07605D2F" w15:done="0"/>
  <w15:commentEx w15:paraId="4B7C8EA5" w15:done="1"/>
  <w15:commentEx w15:paraId="5872FA2A" w15:done="1"/>
  <w15:commentEx w15:paraId="4020929A" w15:done="0"/>
  <w15:commentEx w15:paraId="2CF2CEDB" w15:done="0"/>
  <w15:commentEx w15:paraId="5A09B39A" w15:done="0"/>
  <w15:commentEx w15:paraId="11FC035C" w15:done="1"/>
  <w15:commentEx w15:paraId="16BFFC4C" w15:done="0"/>
  <w15:commentEx w15:paraId="0BB300A3" w15:done="0"/>
  <w15:commentEx w15:paraId="4F93614C" w15:done="0"/>
  <w15:commentEx w15:paraId="0CA29A05" w15:done="0"/>
  <w15:commentEx w15:paraId="365E5B82" w15:done="1"/>
  <w15:commentEx w15:paraId="66E3575B" w15:done="0"/>
  <w15:commentEx w15:paraId="6D24E76D" w15:done="0"/>
  <w15:commentEx w15:paraId="26A808CF" w15:done="0"/>
  <w15:commentEx w15:paraId="6FFFECB4" w15:done="1"/>
  <w15:commentEx w15:paraId="7A51A335" w15:done="1"/>
  <w15:commentEx w15:paraId="50B07917" w15:done="0"/>
  <w15:commentEx w15:paraId="0FAEA86D" w15:done="1"/>
  <w15:commentEx w15:paraId="2557B900" w15:done="1"/>
  <w15:commentEx w15:paraId="60CCB07A" w15:done="1"/>
  <w15:commentEx w15:paraId="0E602F57" w15:done="0"/>
  <w15:commentEx w15:paraId="4975E835" w15:done="0"/>
  <w15:commentEx w15:paraId="6FD3F9D2" w15:done="0"/>
  <w15:commentEx w15:paraId="7AB9BCB8" w15:done="1"/>
  <w15:commentEx w15:paraId="10F6E236" w15:done="1"/>
  <w15:commentEx w15:paraId="149341FB" w15:done="1"/>
  <w15:commentEx w15:paraId="7AFD3DC0" w15:done="1"/>
  <w15:commentEx w15:paraId="1AC0001B" w15:done="1"/>
  <w15:commentEx w15:paraId="4DB9FBF2" w15:done="1"/>
  <w15:commentEx w15:paraId="430A018B" w15:done="0"/>
  <w15:commentEx w15:paraId="7AA2B5A3" w15:done="0"/>
  <w15:commentEx w15:paraId="3AF7EA11" w15:done="0"/>
  <w15:commentEx w15:paraId="2FB666B6" w15:done="0"/>
  <w15:commentEx w15:paraId="61043745" w15:done="0"/>
  <w15:commentEx w15:paraId="04A49CF0" w15:done="1"/>
  <w15:commentEx w15:paraId="0122AAE2" w15:done="0"/>
  <w15:commentEx w15:paraId="47CE8C5B" w15:done="1"/>
  <w15:commentEx w15:paraId="7F47C7C1" w15:done="0"/>
  <w15:commentEx w15:paraId="7E0DD628" w15:done="0"/>
  <w15:commentEx w15:paraId="6F2BE6B3" w15:done="0"/>
  <w15:commentEx w15:paraId="02DA6EA5" w15:done="1"/>
  <w15:commentEx w15:paraId="3A210A07" w15:done="1"/>
  <w15:commentEx w15:paraId="2CF5094A" w15:done="0"/>
  <w15:commentEx w15:paraId="35EC428C" w15:done="1"/>
  <w15:commentEx w15:paraId="58EBB4DB" w15:done="1"/>
  <w15:commentEx w15:paraId="48E04B3C" w15:done="0"/>
  <w15:commentEx w15:paraId="01EC811D" w15:done="1"/>
  <w15:commentEx w15:paraId="232A142A" w15:done="0"/>
  <w15:commentEx w15:paraId="5B386EA5" w15:done="0"/>
  <w15:commentEx w15:paraId="0DCCAF90" w15:done="0"/>
  <w15:commentEx w15:paraId="22A80A42" w15:done="0"/>
  <w15:commentEx w15:paraId="16DEF864" w15:done="1"/>
  <w15:commentEx w15:paraId="4803D83C" w15:done="0"/>
  <w15:commentEx w15:paraId="37B98439" w15:done="1"/>
  <w15:commentEx w15:paraId="2B438241" w15:done="1"/>
  <w15:commentEx w15:paraId="6A3C9576" w15:done="1"/>
  <w15:commentEx w15:paraId="4AF93052" w15:done="1"/>
  <w15:commentEx w15:paraId="0D27B59A" w15:done="1"/>
  <w15:commentEx w15:paraId="673AA859" w15:done="1"/>
  <w15:commentEx w15:paraId="0E109A75" w15:done="1"/>
  <w15:commentEx w15:paraId="309FEF25" w15:done="0"/>
  <w15:commentEx w15:paraId="25F10249" w15:done="1"/>
  <w15:commentEx w15:paraId="7D13B2D6" w15:done="1"/>
  <w15:commentEx w15:paraId="2EB5F103" w15:done="1"/>
  <w15:commentEx w15:paraId="56DC2A7D" w15:done="0"/>
  <w15:commentEx w15:paraId="22751F29" w15:done="0"/>
  <w15:commentEx w15:paraId="092DC09E" w15:done="0"/>
  <w15:commentEx w15:paraId="3CA78E3B" w15:done="1"/>
  <w15:commentEx w15:paraId="573A6151" w15:done="1"/>
  <w15:commentEx w15:paraId="5167348A" w15:done="1"/>
  <w15:commentEx w15:paraId="5D591E91" w15:done="1"/>
  <w15:commentEx w15:paraId="01FC2065" w15:done="0"/>
  <w15:commentEx w15:paraId="33D8B656" w15:done="0"/>
  <w15:commentEx w15:paraId="019F5296" w15:done="0"/>
  <w15:commentEx w15:paraId="379F88F7" w15:done="1"/>
  <w15:commentEx w15:paraId="3B9D5FF6" w15:done="0"/>
  <w15:commentEx w15:paraId="411E1443" w15:done="1"/>
  <w15:commentEx w15:paraId="6C328E08" w15:done="1"/>
  <w15:commentEx w15:paraId="39238D30" w15:done="1"/>
  <w15:commentEx w15:paraId="3104BD06" w15:done="1"/>
  <w15:commentEx w15:paraId="72F111E5" w15:done="1"/>
  <w15:commentEx w15:paraId="69B56DBF" w15:done="0"/>
  <w15:commentEx w15:paraId="31F30FBE" w15:done="1"/>
  <w15:commentEx w15:paraId="32A216F6" w15:done="1"/>
  <w15:commentEx w15:paraId="16745827" w15:done="1"/>
  <w15:commentEx w15:paraId="25DB5159" w15:done="0"/>
  <w15:commentEx w15:paraId="59FB18D9" w15:done="1"/>
  <w15:commentEx w15:paraId="1890A1C2" w15:done="1"/>
  <w15:commentEx w15:paraId="277FEB7B" w15:done="1"/>
  <w15:commentEx w15:paraId="2C8E1876" w15:done="0"/>
  <w15:commentEx w15:paraId="3848C5C1" w15:done="0"/>
  <w15:commentEx w15:paraId="58E518B8" w15:done="0"/>
  <w15:commentEx w15:paraId="1E151704" w15:done="0"/>
  <w15:commentEx w15:paraId="10A71D72" w15:done="0"/>
  <w15:commentEx w15:paraId="5A8DB983" w15:done="1"/>
  <w15:commentEx w15:paraId="6160F06B" w15:done="1"/>
  <w15:commentEx w15:paraId="4023C437" w15:done="1"/>
  <w15:commentEx w15:paraId="6164920F" w15:done="1"/>
  <w15:commentEx w15:paraId="46EEB593" w15:done="0"/>
  <w15:commentEx w15:paraId="6E16AE78" w15:done="0"/>
  <w15:commentEx w15:paraId="5D4D308F" w15:done="1"/>
  <w15:commentEx w15:paraId="7A6F0933" w15:done="0"/>
  <w15:commentEx w15:paraId="72300D7C" w15:done="0"/>
  <w15:commentEx w15:paraId="58300B0A" w15:done="1"/>
  <w15:commentEx w15:paraId="35914A45" w15:done="1"/>
  <w15:commentEx w15:paraId="241A3699" w15:done="1"/>
  <w15:commentEx w15:paraId="38D3F82B" w15:done="1"/>
  <w15:commentEx w15:paraId="5368F4FF" w15:done="0"/>
  <w15:commentEx w15:paraId="2E3526D8" w15:done="1"/>
  <w15:commentEx w15:paraId="141E3D86" w15:done="1"/>
  <w15:commentEx w15:paraId="72EB0E30" w15:done="0"/>
  <w15:commentEx w15:paraId="2AD735C2" w15:done="1"/>
  <w15:commentEx w15:paraId="7BFACEDE" w15:done="1"/>
  <w15:commentEx w15:paraId="1F534BDA" w15:done="1"/>
  <w15:commentEx w15:paraId="6F1C3832" w15:done="0"/>
  <w15:commentEx w15:paraId="707BB4ED" w15:done="1"/>
  <w15:commentEx w15:paraId="66CDEAEC" w15:done="0"/>
  <w15:commentEx w15:paraId="24AE92AB" w15:done="0"/>
  <w15:commentEx w15:paraId="1EA674F7" w15:done="0"/>
  <w15:commentEx w15:paraId="5C77F446" w15:done="0"/>
  <w15:commentEx w15:paraId="34EA9881" w15:done="0"/>
  <w15:commentEx w15:paraId="4609607E" w15:done="0"/>
  <w15:commentEx w15:paraId="5311A712" w15:done="1"/>
  <w15:commentEx w15:paraId="11FBADC6" w15:done="0"/>
  <w15:commentEx w15:paraId="42C82190" w15:done="0"/>
  <w15:commentEx w15:paraId="370D3772" w15:done="0"/>
  <w15:commentEx w15:paraId="30CF1F4E" w15:done="0"/>
  <w15:commentEx w15:paraId="547DABE2" w15:done="0"/>
  <w15:commentEx w15:paraId="0E62A518" w15:done="0"/>
  <w15:commentEx w15:paraId="2C1F15D2" w15:done="0"/>
  <w15:commentEx w15:paraId="5A62CF27" w15:done="0"/>
  <w15:commentEx w15:paraId="5CA6D918" w15:done="1"/>
  <w15:commentEx w15:paraId="2F6B1353" w15:done="0"/>
  <w15:commentEx w15:paraId="2AA24FC9" w15:done="0"/>
  <w15:commentEx w15:paraId="0FA97D58" w15:done="1"/>
  <w15:commentEx w15:paraId="2AB8A4C3" w15:done="1"/>
  <w15:commentEx w15:paraId="15B5F20C" w15:done="1"/>
  <w15:commentEx w15:paraId="3C7420A9" w15:done="0"/>
  <w15:commentEx w15:paraId="09B18302" w15:done="1"/>
  <w15:commentEx w15:paraId="78AA8822" w15:done="1"/>
  <w15:commentEx w15:paraId="394BBF8B" w15:done="0"/>
  <w15:commentEx w15:paraId="1E056D4B" w15:done="0"/>
  <w15:commentEx w15:paraId="6958AA9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97FE81" w16cex:dateUtc="2021-07-13T15:57:00Z"/>
  <w16cex:commentExtensible w16cex:durableId="249AA04C" w16cex:dateUtc="2021-07-15T10:38:00Z"/>
  <w16cex:commentExtensible w16cex:durableId="24A147D0" w16cex:dateUtc="2021-07-20T12:02:00Z"/>
  <w16cex:commentExtensible w16cex:durableId="24ACF132" w16cex:dateUtc="2021-07-29T08:16:00Z"/>
  <w16cex:commentExtensible w16cex:durableId="24A14F5C" w16cex:dateUtc="2021-07-20T12:34:00Z"/>
  <w16cex:commentExtensible w16cex:durableId="24A951C7" w16cex:dateUtc="2021-07-26T14:22:00Z"/>
  <w16cex:commentExtensible w16cex:durableId="24A296CF" w16cex:dateUtc="2021-07-21T11:51:00Z"/>
  <w16cex:commentExtensible w16cex:durableId="24A27F03" w16cex:dateUtc="2021-07-21T10:09:00Z"/>
  <w16cex:commentExtensible w16cex:durableId="249AA04E" w16cex:dateUtc="2021-07-15T10:40:00Z"/>
  <w16cex:commentExtensible w16cex:durableId="24A298A2" w16cex:dateUtc="2021-07-21T11:59:00Z"/>
  <w16cex:commentExtensible w16cex:durableId="24A29820" w16cex:dateUtc="2021-07-21T11:57:00Z"/>
  <w16cex:commentExtensible w16cex:durableId="24A29852" w16cex:dateUtc="2021-07-21T11:57:00Z"/>
  <w16cex:commentExtensible w16cex:durableId="24A290BC" w16cex:dateUtc="2021-07-21T11:25:00Z"/>
  <w16cex:commentExtensible w16cex:durableId="24A29B4D" w16cex:dateUtc="2021-07-21T12:10:00Z"/>
  <w16cex:commentExtensible w16cex:durableId="24A2952F" w16cex:dateUtc="2021-07-21T11:44:00Z"/>
  <w16cex:commentExtensible w16cex:durableId="24A2AFE6" w16cex:dateUtc="2021-07-21T13:38:00Z"/>
  <w16cex:commentExtensible w16cex:durableId="24A2B109" w16cex:dateUtc="2021-07-21T13:43:00Z"/>
  <w16cex:commentExtensible w16cex:durableId="24A2BA18" w16cex:dateUtc="2021-07-21T14:22:00Z"/>
  <w16cex:commentExtensible w16cex:durableId="24A2BB97" w16cex:dateUtc="2021-07-21T14:28:00Z"/>
  <w16cex:commentExtensible w16cex:durableId="24A2BED7" w16cex:dateUtc="2021-07-21T14:42:00Z"/>
  <w16cex:commentExtensible w16cex:durableId="24A2BF65" w16cex:dateUtc="2021-07-21T14:44:00Z"/>
  <w16cex:commentExtensible w16cex:durableId="24A2BFFA" w16cex:dateUtc="2021-07-21T14:47:00Z"/>
  <w16cex:commentExtensible w16cex:durableId="24A2C0FB" w16cex:dateUtc="2021-07-21T14:51:00Z"/>
  <w16cex:commentExtensible w16cex:durableId="24A2C291" w16cex:dateUtc="2021-07-21T14:58:00Z"/>
  <w16cex:commentExtensible w16cex:durableId="24A3F1FB" w16cex:dateUtc="2021-07-22T12:32:00Z"/>
  <w16cex:commentExtensible w16cex:durableId="24A404EB" w16cex:dateUtc="2021-07-22T13:53:00Z"/>
  <w16cex:commentExtensible w16cex:durableId="249AA054" w16cex:dateUtc="2021-07-15T10:52:00Z"/>
  <w16cex:commentExtensible w16cex:durableId="24A4085B" w16cex:dateUtc="2021-07-22T14:08:00Z"/>
  <w16cex:commentExtensible w16cex:durableId="249AA055" w16cex:dateUtc="2021-07-15T10:53:00Z"/>
  <w16cex:commentExtensible w16cex:durableId="24A40A7F" w16cex:dateUtc="2021-07-22T14:17:00Z"/>
  <w16cex:commentExtensible w16cex:durableId="24A4127C" w16cex:dateUtc="2021-07-22T14:51:00Z"/>
  <w16cex:commentExtensible w16cex:durableId="249AA0A8" w16cex:dateUtc="2021-07-15T10:55:00Z"/>
  <w16cex:commentExtensible w16cex:durableId="24A5318D" w16cex:dateUtc="2021-07-23T11:16:00Z"/>
  <w16cex:commentExtensible w16cex:durableId="24A53217" w16cex:dateUtc="2021-07-23T11:18:00Z"/>
  <w16cex:commentExtensible w16cex:durableId="24A8228A" w16cex:dateUtc="2021-07-25T16:48:00Z"/>
  <w16cex:commentExtensible w16cex:durableId="24A5405E" w16cex:dateUtc="2021-07-23T12:19:00Z"/>
  <w16cex:commentExtensible w16cex:durableId="24A5408A" w16cex:dateUtc="2021-07-23T12:20:00Z"/>
  <w16cex:commentExtensible w16cex:durableId="24A548CA" w16cex:dateUtc="2021-07-23T12:55:00Z"/>
  <w16cex:commentExtensible w16cex:durableId="24A54E9C" w16cex:dateUtc="2021-07-23T13:20:00Z"/>
  <w16cex:commentExtensible w16cex:durableId="24917BC9" w16cex:dateUtc="2021-07-08T11:27:00Z"/>
  <w16cex:commentExtensible w16cex:durableId="2491923F" w16cex:dateUtc="2021-07-08T13:03:00Z"/>
  <w16cex:commentExtensible w16cex:durableId="24917BCA" w16cex:dateUtc="2021-07-08T11:27:00Z"/>
  <w16cex:commentExtensible w16cex:durableId="24919290" w16cex:dateUtc="2021-07-08T13:04:00Z"/>
  <w16cex:commentExtensible w16cex:durableId="24A55670" w16cex:dateUtc="2021-07-23T13:53:00Z"/>
  <w16cex:commentExtensible w16cex:durableId="24AD0431" w16cex:dateUtc="2021-07-29T09:40:00Z"/>
  <w16cex:commentExtensible w16cex:durableId="24A5573B" w16cex:dateUtc="2021-07-23T13:56:00Z"/>
  <w16cex:commentExtensible w16cex:durableId="249AA3C5" w16cex:dateUtc="2021-07-15T11:08:00Z"/>
  <w16cex:commentExtensible w16cex:durableId="24917BCB" w16cex:dateUtc="2021-07-08T11:27:00Z"/>
  <w16cex:commentExtensible w16cex:durableId="249192A0" w16cex:dateUtc="2021-07-08T13:05:00Z"/>
  <w16cex:commentExtensible w16cex:durableId="24917BCD" w16cex:dateUtc="2021-07-08T11:27:00Z"/>
  <w16cex:commentExtensible w16cex:durableId="24A57D40" w16cex:dateUtc="2021-07-23T16:39:00Z"/>
  <w16cex:commentExtensible w16cex:durableId="24A5854A" w16cex:dateUtc="2021-07-23T17:13:00Z"/>
  <w16cex:commentExtensible w16cex:durableId="24A7CAF2" w16cex:dateUtc="2021-07-25T10:35:00Z"/>
  <w16cex:commentExtensible w16cex:durableId="24A95224" w16cex:dateUtc="2021-07-26T14:24:00Z"/>
  <w16cex:commentExtensible w16cex:durableId="24A7CB56" w16cex:dateUtc="2021-07-25T10:36:00Z"/>
  <w16cex:commentExtensible w16cex:durableId="24A7CE7A" w16cex:dateUtc="2021-07-25T10:50:00Z"/>
  <w16cex:commentExtensible w16cex:durableId="24A7D214" w16cex:dateUtc="2021-07-25T11:05:00Z"/>
  <w16cex:commentExtensible w16cex:durableId="24A7D2B7" w16cex:dateUtc="2021-07-25T11:08:00Z"/>
  <w16cex:commentExtensible w16cex:durableId="24917BCF" w16cex:dateUtc="2021-07-08T11:27:00Z"/>
  <w16cex:commentExtensible w16cex:durableId="24917BD0" w16cex:dateUtc="2021-07-08T11:27:00Z"/>
  <w16cex:commentExtensible w16cex:durableId="24A7D48E" w16cex:dateUtc="2021-07-25T11:16:00Z"/>
  <w16cex:commentExtensible w16cex:durableId="24A7D4E9" w16cex:dateUtc="2021-07-25T11:17:00Z"/>
  <w16cex:commentExtensible w16cex:durableId="24A7E066" w16cex:dateUtc="2021-07-25T12:06:00Z"/>
  <w16cex:commentExtensible w16cex:durableId="24A7E57A" w16cex:dateUtc="2021-07-25T12:28:00Z"/>
  <w16cex:commentExtensible w16cex:durableId="24A7F1B1" w16cex:dateUtc="2021-07-25T13:20:00Z"/>
  <w16cex:commentExtensible w16cex:durableId="24917BD2" w16cex:dateUtc="2021-07-08T11:27:00Z"/>
  <w16cex:commentExtensible w16cex:durableId="24A7E70D" w16cex:dateUtc="2021-07-25T12:35:00Z"/>
  <w16cex:commentExtensible w16cex:durableId="24A7E7B7" w16cex:dateUtc="2021-07-25T12:37:00Z"/>
  <w16cex:commentExtensible w16cex:durableId="24A7F0C4" w16cex:dateUtc="2021-07-25T13:16:00Z"/>
  <w16cex:commentExtensible w16cex:durableId="24A7FEAE" w16cex:dateUtc="2021-07-25T14:15:00Z"/>
  <w16cex:commentExtensible w16cex:durableId="24A80741" w16cex:dateUtc="2021-07-25T14:52:00Z"/>
  <w16cex:commentExtensible w16cex:durableId="24917BD4" w16cex:dateUtc="2021-07-08T11:27:00Z"/>
  <w16cex:commentExtensible w16cex:durableId="24917BD5" w16cex:dateUtc="2021-07-08T11:27:00Z"/>
  <w16cex:commentExtensible w16cex:durableId="24A80786" w16cex:dateUtc="2021-07-25T14:53:00Z"/>
  <w16cex:commentExtensible w16cex:durableId="24A805C7" w16cex:dateUtc="2021-07-25T14:46:00Z"/>
  <w16cex:commentExtensible w16cex:durableId="24A80B10" w16cex:dateUtc="2021-07-25T15:08:00Z"/>
  <w16cex:commentExtensible w16cex:durableId="24A80CE0" w16cex:dateUtc="2021-07-25T15:16:00Z"/>
  <w16cex:commentExtensible w16cex:durableId="24917BD7" w16cex:dateUtc="2021-07-08T11:27:00Z"/>
  <w16cex:commentExtensible w16cex:durableId="24917BD8" w16cex:dateUtc="2021-07-08T11:27:00Z"/>
  <w16cex:commentExtensible w16cex:durableId="24A81030" w16cex:dateUtc="2021-07-25T15:30:00Z"/>
  <w16cex:commentExtensible w16cex:durableId="24A81627" w16cex:dateUtc="2021-07-25T15:56:00Z"/>
  <w16cex:commentExtensible w16cex:durableId="24917BDC" w16cex:dateUtc="2021-07-08T11:27:00Z"/>
  <w16cex:commentExtensible w16cex:durableId="24917BDD" w16cex:dateUtc="2021-07-08T11:27:00Z"/>
  <w16cex:commentExtensible w16cex:durableId="24A81AE2" w16cex:dateUtc="2021-07-25T16:16:00Z"/>
  <w16cex:commentExtensible w16cex:durableId="24917BDE" w16cex:dateUtc="2021-07-08T11:27:00Z"/>
  <w16cex:commentExtensible w16cex:durableId="24A82202" w16cex:dateUtc="2021-07-25T16:46:00Z"/>
  <w16cex:commentExtensible w16cex:durableId="24A8251E" w16cex:dateUtc="2021-07-25T16:59:00Z"/>
  <w16cex:commentExtensible w16cex:durableId="24917BE0" w16cex:dateUtc="2021-07-08T11:28:00Z"/>
  <w16cex:commentExtensible w16cex:durableId="24917BE2" w16cex:dateUtc="2021-07-08T11:28:00Z"/>
  <w16cex:commentExtensible w16cex:durableId="24917BE3" w16cex:dateUtc="2021-07-08T11:28:00Z"/>
  <w16cex:commentExtensible w16cex:durableId="24A82C0E" w16cex:dateUtc="2021-07-25T17:29:00Z"/>
  <w16cex:commentExtensible w16cex:durableId="24A82C7A" w16cex:dateUtc="2021-07-25T17:31:00Z"/>
  <w16cex:commentExtensible w16cex:durableId="24ACF96B" w16cex:dateUtc="2021-07-29T08:54:00Z"/>
  <w16cex:commentExtensible w16cex:durableId="24917BE4" w16cex:dateUtc="2021-07-08T11:28:00Z"/>
  <w16cex:commentExtensible w16cex:durableId="24A82D37" w16cex:dateUtc="2021-07-25T17:34:00Z"/>
  <w16cex:commentExtensible w16cex:durableId="24917BE6" w16cex:dateUtc="2021-07-08T11:28:00Z"/>
  <w16cex:commentExtensible w16cex:durableId="24917BE7" w16cex:dateUtc="2021-07-08T11:28:00Z"/>
  <w16cex:commentExtensible w16cex:durableId="24A841B1" w16cex:dateUtc="2021-07-25T19:01:00Z"/>
  <w16cex:commentExtensible w16cex:durableId="24A84368" w16cex:dateUtc="2021-07-25T19:09:00Z"/>
  <w16cex:commentExtensible w16cex:durableId="24A84663" w16cex:dateUtc="2021-07-25T19:21:00Z"/>
  <w16cex:commentExtensible w16cex:durableId="24A84D29" w16cex:dateUtc="2021-07-25T19:50:00Z"/>
  <w16cex:commentExtensible w16cex:durableId="24A858B5" w16cex:dateUtc="2021-07-25T20:40:00Z"/>
  <w16cex:commentExtensible w16cex:durableId="24A8591A" w16cex:dateUtc="2021-07-25T20:41:00Z"/>
  <w16cex:commentExtensible w16cex:durableId="24917BEC" w16cex:dateUtc="2021-07-08T11:28:00Z"/>
  <w16cex:commentExtensible w16cex:durableId="24773DC0" w16cex:dateUtc="2021-06-18T13:44:00Z"/>
  <w16cex:commentExtensible w16cex:durableId="24A94489" w16cex:dateUtc="2021-07-26T13:26:00Z"/>
  <w16cex:commentExtensible w16cex:durableId="24917BEF" w16cex:dateUtc="2021-07-08T11:28:00Z"/>
  <w16cex:commentExtensible w16cex:durableId="24AA616C" w16cex:dateUtc="2021-07-27T09:41:00Z"/>
  <w16cex:commentExtensible w16cex:durableId="24917BF1" w16cex:dateUtc="2021-07-08T11:28:00Z"/>
  <w16cex:commentExtensible w16cex:durableId="24A9479B" w16cex:dateUtc="2021-07-26T13:39:00Z"/>
  <w16cex:commentExtensible w16cex:durableId="249AA612" w16cex:dateUtc="2021-07-15T11:18:00Z"/>
  <w16cex:commentExtensible w16cex:durableId="24A9516C" w16cex:dateUtc="2021-07-26T14:21:00Z"/>
  <w16cex:commentExtensible w16cex:durableId="249197E7" w16cex:dateUtc="2021-07-08T13:27:00Z"/>
  <w16cex:commentExtensible w16cex:durableId="24917BF2" w16cex:dateUtc="2021-07-08T11:28:00Z"/>
  <w16cex:commentExtensible w16cex:durableId="24917BF3" w16cex:dateUtc="2021-07-08T11:28:00Z"/>
  <w16cex:commentExtensible w16cex:durableId="24919832" w16cex:dateUtc="2021-07-08T13:28:00Z"/>
  <w16cex:commentExtensible w16cex:durableId="2491986F" w16cex:dateUtc="2021-07-08T13:29:00Z"/>
  <w16cex:commentExtensible w16cex:durableId="24917BF4" w16cex:dateUtc="2021-07-08T11:28:00Z"/>
  <w16cex:commentExtensible w16cex:durableId="249198B3" w16cex:dateUtc="2021-07-08T13:30:00Z"/>
  <w16cex:commentExtensible w16cex:durableId="24917BF6" w16cex:dateUtc="2021-07-08T11:28:00Z"/>
  <w16cex:commentExtensible w16cex:durableId="249198D9" w16cex:dateUtc="2021-07-08T13:31:00Z"/>
  <w16cex:commentExtensible w16cex:durableId="24917BF7" w16cex:dateUtc="2021-07-08T11:28:00Z"/>
  <w16cex:commentExtensible w16cex:durableId="24A95646" w16cex:dateUtc="2021-07-26T14:41:00Z"/>
  <w16cex:commentExtensible w16cex:durableId="24917BF9" w16cex:dateUtc="2021-07-08T11:28:00Z"/>
  <w16cex:commentExtensible w16cex:durableId="24917BFA" w16cex:dateUtc="2021-07-08T11:28:00Z"/>
  <w16cex:commentExtensible w16cex:durableId="24A957BD" w16cex:dateUtc="2021-07-26T14:48:00Z"/>
  <w16cex:commentExtensible w16cex:durableId="24A95897" w16cex:dateUtc="2021-07-26T14:51:00Z"/>
  <w16cex:commentExtensible w16cex:durableId="24A959B1" w16cex:dateUtc="2021-07-26T14:56:00Z"/>
  <w16cex:commentExtensible w16cex:durableId="24917BFB" w16cex:dateUtc="2021-07-08T11:28:00Z"/>
  <w16cex:commentExtensible w16cex:durableId="24917BFD" w16cex:dateUtc="2021-07-08T11:28:00Z"/>
  <w16cex:commentExtensible w16cex:durableId="24A9678D" w16cex:dateUtc="2021-07-26T15:55:00Z"/>
  <w16cex:commentExtensible w16cex:durableId="24917BFE" w16cex:dateUtc="2021-07-08T11:28:00Z"/>
  <w16cex:commentExtensible w16cex:durableId="24ACFBED" w16cex:dateUtc="2021-07-29T09:02:00Z"/>
  <w16cex:commentExtensible w16cex:durableId="24A96993" w16cex:dateUtc="2021-07-26T16:04:00Z"/>
  <w16cex:commentExtensible w16cex:durableId="249AA6B5" w16cex:dateUtc="2021-07-15T11:21:00Z"/>
  <w16cex:commentExtensible w16cex:durableId="249AA6C6" w16cex:dateUtc="2021-07-15T11:21:00Z"/>
  <w16cex:commentExtensible w16cex:durableId="24917BFF" w16cex:dateUtc="2021-07-08T11:28:00Z"/>
  <w16cex:commentExtensible w16cex:durableId="24A96E10" w16cex:dateUtc="2021-07-26T16:23:00Z"/>
  <w16cex:commentExtensible w16cex:durableId="24A96E46" w16cex:dateUtc="2021-07-26T16:24:00Z"/>
  <w16cex:commentExtensible w16cex:durableId="24A972FE" w16cex:dateUtc="2021-07-26T16:44:00Z"/>
  <w16cex:commentExtensible w16cex:durableId="24A970DF" w16cex:dateUtc="2021-07-26T16:35:00Z"/>
  <w16cex:commentExtensible w16cex:durableId="24A97451" w16cex:dateUtc="2021-07-26T16:50:00Z"/>
  <w16cex:commentExtensible w16cex:durableId="24A974D4" w16cex:dateUtc="2021-07-26T16:52:00Z"/>
  <w16cex:commentExtensible w16cex:durableId="24A97CB8" w16cex:dateUtc="2021-07-26T17:26:00Z"/>
  <w16cex:commentExtensible w16cex:durableId="24A97CD3" w16cex:dateUtc="2021-07-26T17:26:00Z"/>
  <w16cex:commentExtensible w16cex:durableId="24A97F81" w16cex:dateUtc="2021-07-26T17:37:00Z"/>
  <w16cex:commentExtensible w16cex:durableId="24A981A3" w16cex:dateUtc="2021-07-26T17:46:00Z"/>
  <w16cex:commentExtensible w16cex:durableId="24AD01B4" w16cex:dateUtc="2021-07-29T09:30:00Z"/>
  <w16cex:commentExtensible w16cex:durableId="24A9A8A4" w16cex:dateUtc="2021-07-26T20:33:00Z"/>
  <w16cex:commentExtensible w16cex:durableId="24917C05" w16cex:dateUtc="2021-07-08T11:28:00Z"/>
  <w16cex:commentExtensible w16cex:durableId="24A9AA7F" w16cex:dateUtc="2021-07-26T20:41:00Z"/>
  <w16cex:commentExtensible w16cex:durableId="24917C07" w16cex:dateUtc="2021-07-08T11:28:00Z"/>
  <w16cex:commentExtensible w16cex:durableId="24A9AD72" w16cex:dateUtc="2021-07-26T20:53:00Z"/>
  <w16cex:commentExtensible w16cex:durableId="24917C08" w16cex:dateUtc="2021-07-08T11:28:00Z"/>
  <w16cex:commentExtensible w16cex:durableId="249199B7" w16cex:dateUtc="2021-07-08T13:35:00Z"/>
  <w16cex:commentExtensible w16cex:durableId="24917C09" w16cex:dateUtc="2021-07-08T11:28:00Z"/>
  <w16cex:commentExtensible w16cex:durableId="24917C0A" w16cex:dateUtc="2021-07-08T11:28:00Z"/>
  <w16cex:commentExtensible w16cex:durableId="24917C0B" w16cex:dateUtc="2021-07-08T11:28:00Z"/>
  <w16cex:commentExtensible w16cex:durableId="24917C0D" w16cex:dateUtc="2021-07-08T11:28:00Z"/>
  <w16cex:commentExtensible w16cex:durableId="24917C0E" w16cex:dateUtc="2021-07-08T11:28:00Z"/>
  <w16cex:commentExtensible w16cex:durableId="24919A33" w16cex:dateUtc="2021-07-08T13:37:00Z"/>
  <w16cex:commentExtensible w16cex:durableId="24917C0F" w16cex:dateUtc="2021-07-08T11:28:00Z"/>
  <w16cex:commentExtensible w16cex:durableId="24919A5E" w16cex:dateUtc="2021-07-08T13:38:00Z"/>
  <w16cex:commentExtensible w16cex:durableId="24A9B272" w16cex:dateUtc="2021-07-26T21:15:00Z"/>
  <w16cex:commentExtensible w16cex:durableId="24A9B352" w16cex:dateUtc="2021-07-26T21:18:00Z"/>
  <w16cex:commentExtensible w16cex:durableId="24A9B414" w16cex:dateUtc="2021-07-26T21:22:00Z"/>
  <w16cex:commentExtensible w16cex:durableId="24A9BCE6" w16cex:dateUtc="2021-07-26T21:59:00Z"/>
  <w16cex:commentExtensible w16cex:durableId="24A9B753" w16cex:dateUtc="2021-07-26T21:36:00Z"/>
  <w16cex:commentExtensible w16cex:durableId="24A9B84C" w16cex:dateUtc="2021-07-26T21:40:00Z"/>
  <w16cex:commentExtensible w16cex:durableId="24A9B964" w16cex:dateUtc="2021-07-26T21:44:00Z"/>
  <w16cex:commentExtensible w16cex:durableId="24AA5301" w16cex:dateUtc="2021-07-27T08:40:00Z"/>
  <w16cex:commentExtensible w16cex:durableId="24AA5608" w16cex:dateUtc="2021-07-27T08:53:00Z"/>
  <w16cex:commentExtensible w16cex:durableId="24AA5FC1" w16cex:dateUtc="2021-07-27T09:34:00Z"/>
  <w16cex:commentExtensible w16cex:durableId="24919A83" w16cex:dateUtc="2021-07-08T13:38:00Z"/>
  <w16cex:commentExtensible w16cex:durableId="24917C15" w16cex:dateUtc="2021-07-08T11:28:00Z"/>
  <w16cex:commentExtensible w16cex:durableId="24919ACB" w16cex:dateUtc="2021-07-08T13:39:00Z"/>
  <w16cex:commentExtensible w16cex:durableId="24917C16" w16cex:dateUtc="2021-07-08T11:28:00Z"/>
  <w16cex:commentExtensible w16cex:durableId="24917C17" w16cex:dateUtc="2021-07-08T11:28:00Z"/>
  <w16cex:commentExtensible w16cex:durableId="24919AE9" w16cex:dateUtc="2021-07-08T13:40:00Z"/>
  <w16cex:commentExtensible w16cex:durableId="24917C18" w16cex:dateUtc="2021-07-08T11:28:00Z"/>
  <w16cex:commentExtensible w16cex:durableId="24919B21" w16cex:dateUtc="2021-07-08T13:41:00Z"/>
  <w16cex:commentExtensible w16cex:durableId="24917C19" w16cex:dateUtc="2021-07-08T11:28:00Z"/>
  <w16cex:commentExtensible w16cex:durableId="24919B78" w16cex:dateUtc="2021-07-08T13:42:00Z"/>
  <w16cex:commentExtensible w16cex:durableId="24917C1A" w16cex:dateUtc="2021-07-08T11:28:00Z"/>
  <w16cex:commentExtensible w16cex:durableId="24917C1B" w16cex:dateUtc="2021-07-08T11:28:00Z"/>
  <w16cex:commentExtensible w16cex:durableId="24919BCD" w16cex:dateUtc="2021-07-08T13:44:00Z"/>
  <w16cex:commentExtensible w16cex:durableId="24919C06" w16cex:dateUtc="2021-07-08T13:45:00Z"/>
  <w16cex:commentExtensible w16cex:durableId="24917C1C" w16cex:dateUtc="2021-07-08T11:29:00Z"/>
  <w16cex:commentExtensible w16cex:durableId="24919C74" w16cex:dateUtc="2021-07-08T13:47:00Z"/>
  <w16cex:commentExtensible w16cex:durableId="24917C1E" w16cex:dateUtc="2021-07-08T11:29:00Z"/>
  <w16cex:commentExtensible w16cex:durableId="24919CD6" w16cex:dateUtc="2021-07-08T13:48:00Z"/>
  <w16cex:commentExtensible w16cex:durableId="24917C1F" w16cex:dateUtc="2021-07-08T11:29:00Z"/>
  <w16cex:commentExtensible w16cex:durableId="24AA752C" w16cex:dateUtc="2021-07-27T11:06:00Z"/>
  <w16cex:commentExtensible w16cex:durableId="24AA758A" w16cex:dateUtc="2021-07-27T11:07:00Z"/>
  <w16cex:commentExtensible w16cex:durableId="24AA767A" w16cex:dateUtc="2021-07-27T11:11:00Z"/>
  <w16cex:commentExtensible w16cex:durableId="24AA7623" w16cex:dateUtc="2021-07-27T11:10:00Z"/>
  <w16cex:commentExtensible w16cex:durableId="24AD02F9" w16cex:dateUtc="2021-07-29T09:35:00Z"/>
  <w16cex:commentExtensible w16cex:durableId="24ACFEC5" w16cex:dateUtc="2021-07-29T09:17:00Z"/>
  <w16cex:commentExtensible w16cex:durableId="24917C23" w16cex:dateUtc="2021-07-08T11:29:00Z"/>
  <w16cex:commentExtensible w16cex:durableId="24917C24" w16cex:dateUtc="2021-07-08T11:29:00Z"/>
  <w16cex:commentExtensible w16cex:durableId="24AA7E39" w16cex:dateUtc="2021-07-27T11:44:00Z"/>
  <w16cex:commentExtensible w16cex:durableId="24AA7E81" w16cex:dateUtc="2021-07-27T11:45:00Z"/>
  <w16cex:commentExtensible w16cex:durableId="24917C26" w16cex:dateUtc="2021-07-08T11:29:00Z"/>
  <w16cex:commentExtensible w16cex:durableId="24919DCD" w16cex:dateUtc="2021-07-08T13:52:00Z"/>
  <w16cex:commentExtensible w16cex:durableId="24917C27" w16cex:dateUtc="2021-07-08T11:29:00Z"/>
  <w16cex:commentExtensible w16cex:durableId="24AA82CD" w16cex:dateUtc="2021-07-27T12:04:00Z"/>
  <w16cex:commentExtensible w16cex:durableId="24ACFFAA" w16cex:dateUtc="2021-07-29T09:21:00Z"/>
  <w16cex:commentExtensible w16cex:durableId="24AA8581" w16cex:dateUtc="2021-07-27T12:15:00Z"/>
  <w16cex:commentExtensible w16cex:durableId="24AA8756" w16cex:dateUtc="2021-07-27T12:23:00Z"/>
  <w16cex:commentExtensible w16cex:durableId="24AA8BB5" w16cex:dateUtc="2021-07-27T12:42:00Z"/>
  <w16cex:commentExtensible w16cex:durableId="24917C29" w16cex:dateUtc="2021-07-08T11:29:00Z"/>
  <w16cex:commentExtensible w16cex:durableId="24919E5B" w16cex:dateUtc="2021-07-08T13:55:00Z"/>
  <w16cex:commentExtensible w16cex:durableId="24917C2A" w16cex:dateUtc="2021-07-08T11:29:00Z"/>
  <w16cex:commentExtensible w16cex:durableId="24AA8D20" w16cex:dateUtc="2021-07-27T12:48:00Z"/>
  <w16cex:commentExtensible w16cex:durableId="24917C2C" w16cex:dateUtc="2021-07-08T11:29:00Z"/>
  <w16cex:commentExtensible w16cex:durableId="2491A19B" w16cex:dateUtc="2021-07-08T14:08:00Z"/>
  <w16cex:commentExtensible w16cex:durableId="24917C2D" w16cex:dateUtc="2021-07-08T11:29:00Z"/>
  <w16cex:commentExtensible w16cex:durableId="2491A24E" w16cex:dateUtc="2021-07-08T14:11:00Z"/>
  <w16cex:commentExtensible w16cex:durableId="24917C2E" w16cex:dateUtc="2021-07-08T11:29:00Z"/>
  <w16cex:commentExtensible w16cex:durableId="2491A27D" w16cex:dateUtc="2021-07-08T14:12:00Z"/>
  <w16cex:commentExtensible w16cex:durableId="2491A2E0" w16cex:dateUtc="2021-07-08T14:14:00Z"/>
  <w16cex:commentExtensible w16cex:durableId="24917C2F" w16cex:dateUtc="2021-07-08T11:29:00Z"/>
  <w16cex:commentExtensible w16cex:durableId="2491A353" w16cex:dateUtc="2021-07-08T14:16:00Z"/>
  <w16cex:commentExtensible w16cex:durableId="24917C31" w16cex:dateUtc="2021-07-08T11:29:00Z"/>
  <w16cex:commentExtensible w16cex:durableId="24AA8EFD" w16cex:dateUtc="2021-07-27T12:56:00Z"/>
  <w16cex:commentExtensible w16cex:durableId="24AA90B8" w16cex:dateUtc="2021-07-27T13:03:00Z"/>
  <w16cex:commentExtensible w16cex:durableId="24917C33" w16cex:dateUtc="2021-07-08T11:29:00Z"/>
  <w16cex:commentExtensible w16cex:durableId="2491A3A0" w16cex:dateUtc="2021-07-08T14:17:00Z"/>
  <w16cex:commentExtensible w16cex:durableId="24AA9125" w16cex:dateUtc="2021-07-27T13:05:00Z"/>
  <w16cex:commentExtensible w16cex:durableId="24AA9B21" w16cex:dateUtc="2021-07-27T13:48:00Z"/>
  <w16cex:commentExtensible w16cex:durableId="24AD005F" w16cex:dateUtc="2021-07-29T09:24:00Z"/>
  <w16cex:commentExtensible w16cex:durableId="24917C34" w16cex:dateUtc="2021-07-08T11:29:00Z"/>
  <w16cex:commentExtensible w16cex:durableId="24917C35" w16cex:dateUtc="2021-07-08T11:29:00Z"/>
  <w16cex:commentExtensible w16cex:durableId="2491A3FE" w16cex:dateUtc="2021-07-08T14:19:00Z"/>
  <w16cex:commentExtensible w16cex:durableId="24917C36" w16cex:dateUtc="2021-07-08T11:29:00Z"/>
  <w16cex:commentExtensible w16cex:durableId="24917C3B" w16cex:dateUtc="2021-07-08T11:29:00Z"/>
  <w16cex:commentExtensible w16cex:durableId="24AAB95D" w16cex:dateUtc="2021-07-27T15:57:00Z"/>
  <w16cex:commentExtensible w16cex:durableId="24917C3F" w16cex:dateUtc="2021-07-08T11:29:00Z"/>
  <w16cex:commentExtensible w16cex:durableId="24917C40" w16cex:dateUtc="2021-07-08T11:29:00Z"/>
  <w16cex:commentExtensible w16cex:durableId="24917C41" w16cex:dateUtc="2021-07-08T11:29:00Z"/>
  <w16cex:commentExtensible w16cex:durableId="24917C42" w16cex:dateUtc="2021-07-08T11:29:00Z"/>
  <w16cex:commentExtensible w16cex:durableId="24917C43" w16cex:dateUtc="2021-07-08T11:29:00Z"/>
  <w16cex:commentExtensible w16cex:durableId="24AAD5E7" w16cex:dateUtc="2021-07-27T17:58:00Z"/>
  <w16cex:commentExtensible w16cex:durableId="24917C45" w16cex:dateUtc="2021-07-08T11:29:00Z"/>
  <w16cex:commentExtensible w16cex:durableId="2491A531" w16cex:dateUtc="2021-07-08T14:24:00Z"/>
  <w16cex:commentExtensible w16cex:durableId="24AAD684" w16cex:dateUtc="2021-07-27T18:01:00Z"/>
  <w16cex:commentExtensible w16cex:durableId="24917C46" w16cex:dateUtc="2021-07-08T11:29:00Z"/>
  <w16cex:commentExtensible w16cex:durableId="2491AA43" w16cex:dateUtc="2021-07-08T14:45:00Z"/>
  <w16cex:commentExtensible w16cex:durableId="24917C47" w16cex:dateUtc="2021-07-08T11:29:00Z"/>
  <w16cex:commentExtensible w16cex:durableId="24AAD724" w16cex:dateUtc="2021-07-27T18:04:00Z"/>
  <w16cex:commentExtensible w16cex:durableId="24917C49" w16cex:dateUtc="2021-07-08T11:29:00Z"/>
  <w16cex:commentExtensible w16cex:durableId="2491A9D5" w16cex:dateUtc="2021-07-08T14:44:00Z"/>
  <w16cex:commentExtensible w16cex:durableId="24917C4A" w16cex:dateUtc="2021-07-08T11:29:00Z"/>
  <w16cex:commentExtensible w16cex:durableId="24AADA36" w16cex:dateUtc="2021-07-27T18:17:00Z"/>
  <w16cex:commentExtensible w16cex:durableId="2491AA06" w16cex:dateUtc="2021-07-08T14:44:00Z"/>
  <w16cex:commentExtensible w16cex:durableId="24917C4B" w16cex:dateUtc="2021-07-08T11:29:00Z"/>
  <w16cex:commentExtensible w16cex:durableId="24917C4C" w16cex:dateUtc="2021-07-08T11:29:00Z"/>
  <w16cex:commentExtensible w16cex:durableId="2491A9A8" w16cex:dateUtc="2021-07-08T14:43:00Z"/>
  <w16cex:commentExtensible w16cex:durableId="24917C50" w16cex:dateUtc="2021-07-08T11:29:00Z"/>
  <w16cex:commentExtensible w16cex:durableId="24AADFAF" w16cex:dateUtc="2021-07-27T18:40:00Z"/>
  <w16cex:commentExtensible w16cex:durableId="24917C52" w16cex:dateUtc="2021-07-08T11:29:00Z"/>
  <w16cex:commentExtensible w16cex:durableId="24917C53" w16cex:dateUtc="2021-07-08T11:29:00Z"/>
  <w16cex:commentExtensible w16cex:durableId="24AAECF2" w16cex:dateUtc="2021-07-27T19:37:00Z"/>
  <w16cex:commentExtensible w16cex:durableId="24AAEDA0" w16cex:dateUtc="2021-07-27T19:40:00Z"/>
  <w16cex:commentExtensible w16cex:durableId="24917C55" w16cex:dateUtc="2021-07-08T11:29:00Z"/>
  <w16cex:commentExtensible w16cex:durableId="24AAF241" w16cex:dateUtc="2021-07-27T19:59:00Z"/>
  <w16cex:commentExtensible w16cex:durableId="24917C56" w16cex:dateUtc="2021-07-08T11:29:00Z"/>
  <w16cex:commentExtensible w16cex:durableId="24AAF313" w16cex:dateUtc="2021-07-27T20:03:00Z"/>
  <w16cex:commentExtensible w16cex:durableId="24917C57" w16cex:dateUtc="2021-07-08T11:29:00Z"/>
  <w16cex:commentExtensible w16cex:durableId="24917C58" w16cex:dateUtc="2021-07-08T11:30:00Z"/>
  <w16cex:commentExtensible w16cex:durableId="24917C59" w16cex:dateUtc="2021-07-08T11:30:00Z"/>
  <w16cex:commentExtensible w16cex:durableId="24917C5A" w16cex:dateUtc="2021-07-08T11:30:00Z"/>
  <w16cex:commentExtensible w16cex:durableId="24AAF4A1" w16cex:dateUtc="2021-07-27T20:09:00Z"/>
  <w16cex:commentExtensible w16cex:durableId="24AB0002" w16cex:dateUtc="2021-07-27T20:58:00Z"/>
  <w16cex:commentExtensible w16cex:durableId="24917C5B" w16cex:dateUtc="2021-07-08T11:30:00Z"/>
  <w16cex:commentExtensible w16cex:durableId="24AB0054" w16cex:dateUtc="2021-07-27T20:59:00Z"/>
  <w16cex:commentExtensible w16cex:durableId="24AB0117" w16cex:dateUtc="2021-07-27T21:03:00Z"/>
  <w16cex:commentExtensible w16cex:durableId="24AB0190" w16cex:dateUtc="2021-07-27T21:05:00Z"/>
  <w16cex:commentExtensible w16cex:durableId="24AB01C5" w16cex:dateUtc="2021-07-27T21:05:00Z"/>
  <w16cex:commentExtensible w16cex:durableId="24AB0578" w16cex:dateUtc="2021-07-27T21:21:00Z"/>
  <w16cex:commentExtensible w16cex:durableId="24917C5C" w16cex:dateUtc="2021-07-08T11:30:00Z"/>
  <w16cex:commentExtensible w16cex:durableId="24AB0773" w16cex:dateUtc="2021-07-27T21:30:00Z"/>
  <w16cex:commentExtensible w16cex:durableId="24917C5D" w16cex:dateUtc="2021-07-08T11:30:00Z"/>
  <w16cex:commentExtensible w16cex:durableId="24AB096F" w16cex:dateUtc="2021-07-27T21:38:00Z"/>
  <w16cex:commentExtensible w16cex:durableId="24AB0996" w16cex:dateUtc="2021-07-27T21:39:00Z"/>
  <w16cex:commentExtensible w16cex:durableId="2491BD96" w16cex:dateUtc="2021-07-08T16:08:00Z"/>
  <w16cex:commentExtensible w16cex:durableId="2491BDC2" w16cex:dateUtc="2021-07-08T16:09:00Z"/>
  <w16cex:commentExtensible w16cex:durableId="24ABABF3" w16cex:dateUtc="2021-07-28T09:12:00Z"/>
  <w16cex:commentExtensible w16cex:durableId="24917C5E" w16cex:dateUtc="2021-07-08T11:30:00Z"/>
  <w16cex:commentExtensible w16cex:durableId="2491BDE9" w16cex:dateUtc="2021-07-08T16:09:00Z"/>
  <w16cex:commentExtensible w16cex:durableId="24AD1915" w16cex:dateUtc="2021-07-29T11:09:00Z"/>
  <w16cex:commentExtensible w16cex:durableId="24917C5F" w16cex:dateUtc="2021-07-08T11:30:00Z"/>
  <w16cex:commentExtensible w16cex:durableId="24917C60" w16cex:dateUtc="2021-07-08T11:30:00Z"/>
  <w16cex:commentExtensible w16cex:durableId="24ABB7E2" w16cex:dateUtc="2021-07-28T10:02:00Z"/>
  <w16cex:commentExtensible w16cex:durableId="24917C62" w16cex:dateUtc="2021-07-08T11:30:00Z"/>
  <w16cex:commentExtensible w16cex:durableId="2491BE88" w16cex:dateUtc="2021-07-08T16:12:00Z"/>
  <w16cex:commentExtensible w16cex:durableId="2491BE22" w16cex:dateUtc="2021-07-08T16:10:00Z"/>
  <w16cex:commentExtensible w16cex:durableId="24917C63" w16cex:dateUtc="2021-07-08T11:30:00Z"/>
  <w16cex:commentExtensible w16cex:durableId="24917C65" w16cex:dateUtc="2021-07-08T11:30:00Z"/>
  <w16cex:commentExtensible w16cex:durableId="24773DF4" w16cex:dateUtc="2021-06-18T13:44:00Z"/>
  <w16cex:commentExtensible w16cex:durableId="24917C67" w16cex:dateUtc="2021-07-08T11:30:00Z"/>
  <w16cex:commentExtensible w16cex:durableId="24917C6B" w16cex:dateUtc="2021-07-08T11:30:00Z"/>
  <w16cex:commentExtensible w16cex:durableId="24917C6C" w16cex:dateUtc="2021-07-08T11:30:00Z"/>
  <w16cex:commentExtensible w16cex:durableId="24917C6D" w16cex:dateUtc="2021-07-08T11:30:00Z"/>
  <w16cex:commentExtensible w16cex:durableId="24917C6E" w16cex:dateUtc="2021-07-08T11:30:00Z"/>
  <w16cex:commentExtensible w16cex:durableId="24917C6F" w16cex:dateUtc="2021-07-08T11:30:00Z"/>
  <w16cex:commentExtensible w16cex:durableId="2491BEBA" w16cex:dateUtc="2021-07-08T16:13:00Z"/>
  <w16cex:commentExtensible w16cex:durableId="24917C70" w16cex:dateUtc="2021-07-08T11:30:00Z"/>
  <w16cex:commentExtensible w16cex:durableId="24917C71" w16cex:dateUtc="2021-07-08T11:30:00Z"/>
  <w16cex:commentExtensible w16cex:durableId="24AD08A5" w16cex:dateUtc="2021-07-29T09:58:00Z"/>
  <w16cex:commentExtensible w16cex:durableId="24917C72" w16cex:dateUtc="2021-07-08T11:30:00Z"/>
  <w16cex:commentExtensible w16cex:durableId="24ABC292" w16cex:dateUtc="2021-07-28T10:48:00Z"/>
  <w16cex:commentExtensible w16cex:durableId="24917C73" w16cex:dateUtc="2021-07-08T11:30:00Z"/>
  <w16cex:commentExtensible w16cex:durableId="24AD0603" w16cex:dateUtc="2021-07-29T09:48:00Z"/>
  <w16cex:commentExtensible w16cex:durableId="24AD05F2" w16cex:dateUtc="2021-07-29T09:48:00Z"/>
  <w16cex:commentExtensible w16cex:durableId="24ABC91F" w16cex:dateUtc="2021-07-28T11:16:00Z"/>
  <w16cex:commentExtensible w16cex:durableId="24917C74" w16cex:dateUtc="2021-07-08T11:30:00Z"/>
  <w16cex:commentExtensible w16cex:durableId="24917C75" w16cex:dateUtc="2021-07-08T11:30:00Z"/>
  <w16cex:commentExtensible w16cex:durableId="24917C76" w16cex:dateUtc="2021-07-08T11:30:00Z"/>
  <w16cex:commentExtensible w16cex:durableId="24917C77" w16cex:dateUtc="2021-07-08T11:30:00Z"/>
  <w16cex:commentExtensible w16cex:durableId="24917C78" w16cex:dateUtc="2021-07-08T11:30:00Z"/>
  <w16cex:commentExtensible w16cex:durableId="24917C79" w16cex:dateUtc="2021-07-08T11:30:00Z"/>
  <w16cex:commentExtensible w16cex:durableId="24ABCB90" w16cex:dateUtc="2021-07-28T11:26:00Z"/>
  <w16cex:commentExtensible w16cex:durableId="24917C7A" w16cex:dateUtc="2021-07-08T11:30:00Z"/>
  <w16cex:commentExtensible w16cex:durableId="24917C7B" w16cex:dateUtc="2021-07-08T11:30:00Z"/>
  <w16cex:commentExtensible w16cex:durableId="24AD0564" w16cex:dateUtc="2021-07-29T09:45:00Z"/>
  <w16cex:commentExtensible w16cex:durableId="24AD09B7" w16cex:dateUtc="2021-07-29T10:04:00Z"/>
  <w16cex:commentExtensible w16cex:durableId="24ABD5C1" w16cex:dateUtc="2021-07-28T12:10:00Z"/>
  <w16cex:commentExtensible w16cex:durableId="24917C81" w16cex:dateUtc="2021-07-08T11:30:00Z"/>
  <w16cex:commentExtensible w16cex:durableId="24ABD83D" w16cex:dateUtc="2021-07-28T12:21:00Z"/>
  <w16cex:commentExtensible w16cex:durableId="24ABD95D" w16cex:dateUtc="2021-07-28T12:25:00Z"/>
  <w16cex:commentExtensible w16cex:durableId="24917C83" w16cex:dateUtc="2021-07-08T11:30:00Z"/>
  <w16cex:commentExtensible w16cex:durableId="24917C84" w16cex:dateUtc="2021-07-08T11:30:00Z"/>
  <w16cex:commentExtensible w16cex:durableId="24917C85" w16cex:dateUtc="2021-07-08T11:30:00Z"/>
  <w16cex:commentExtensible w16cex:durableId="24ABDACB" w16cex:dateUtc="2021-07-28T12:31:00Z"/>
  <w16cex:commentExtensible w16cex:durableId="24917C86" w16cex:dateUtc="2021-07-08T11:30:00Z"/>
  <w16cex:commentExtensible w16cex:durableId="24ABDB94" w16cex:dateUtc="2021-07-28T12:35:00Z"/>
  <w16cex:commentExtensible w16cex:durableId="24917C88" w16cex:dateUtc="2021-07-08T11:30:00Z"/>
  <w16cex:commentExtensible w16cex:durableId="24917C89" w16cex:dateUtc="2021-07-08T11:30:00Z"/>
  <w16cex:commentExtensible w16cex:durableId="24AD0CDB" w16cex:dateUtc="2021-07-29T10:17:00Z"/>
  <w16cex:commentExtensible w16cex:durableId="2491B06D" w16cex:dateUtc="2021-07-08T15:12:00Z"/>
  <w16cex:commentExtensible w16cex:durableId="2491B0D2" w16cex:dateUtc="2021-07-08T15:13:00Z"/>
  <w16cex:commentExtensible w16cex:durableId="24917C8A" w16cex:dateUtc="2021-07-08T11:30:00Z"/>
  <w16cex:commentExtensible w16cex:durableId="24917C8B" w16cex:dateUtc="2021-07-08T11:30:00Z"/>
  <w16cex:commentExtensible w16cex:durableId="24AD0CF1" w16cex:dateUtc="2021-07-29T10:18:00Z"/>
  <w16cex:commentExtensible w16cex:durableId="24917C8C" w16cex:dateUtc="2021-07-08T11:30:00Z"/>
  <w16cex:commentExtensible w16cex:durableId="24917C8D" w16cex:dateUtc="2021-07-08T11:30:00Z"/>
  <w16cex:commentExtensible w16cex:durableId="24917C8E" w16cex:dateUtc="2021-07-08T11:30:00Z"/>
  <w16cex:commentExtensible w16cex:durableId="24ABE62D" w16cex:dateUtc="2021-07-28T13:20:00Z"/>
  <w16cex:commentExtensible w16cex:durableId="24917C8F" w16cex:dateUtc="2021-07-08T11:30:00Z"/>
  <w16cex:commentExtensible w16cex:durableId="24917C90" w16cex:dateUtc="2021-07-08T11:30:00Z"/>
  <w16cex:commentExtensible w16cex:durableId="24ABE828" w16cex:dateUtc="2021-07-28T13:28:00Z"/>
  <w16cex:commentExtensible w16cex:durableId="24ABE896" w16cex:dateUtc="2021-07-28T13:30:00Z"/>
  <w16cex:commentExtensible w16cex:durableId="2491B274" w16cex:dateUtc="2021-07-08T15:19:00Z"/>
  <w16cex:commentExtensible w16cex:durableId="24917C91" w16cex:dateUtc="2021-07-08T11:30:00Z"/>
  <w16cex:commentExtensible w16cex:durableId="24ABE99B" w16cex:dateUtc="2021-07-28T13:35:00Z"/>
  <w16cex:commentExtensible w16cex:durableId="24ABE9FE" w16cex:dateUtc="2021-07-28T13:36:00Z"/>
  <w16cex:commentExtensible w16cex:durableId="24ABEADC" w16cex:dateUtc="2021-07-28T13:40:00Z"/>
  <w16cex:commentExtensible w16cex:durableId="24ABEB8B" w16cex:dateUtc="2021-07-28T13:43:00Z"/>
  <w16cex:commentExtensible w16cex:durableId="24917C92" w16cex:dateUtc="2021-07-08T11:30:00Z"/>
  <w16cex:commentExtensible w16cex:durableId="24AD19A2" w16cex:dateUtc="2021-07-29T11:12:00Z"/>
  <w16cex:commentExtensible w16cex:durableId="24ABEE53" w16cex:dateUtc="2021-07-28T13:55:00Z"/>
  <w16cex:commentExtensible w16cex:durableId="24ABEE9D" w16cex:dateUtc="2021-07-28T13:56:00Z"/>
  <w16cex:commentExtensible w16cex:durableId="24917C95" w16cex:dateUtc="2021-07-08T11:31:00Z"/>
  <w16cex:commentExtensible w16cex:durableId="24917C97" w16cex:dateUtc="2021-07-08T11:31:00Z"/>
  <w16cex:commentExtensible w16cex:durableId="2491B35D" w16cex:dateUtc="2021-07-08T15:24:00Z"/>
  <w16cex:commentExtensible w16cex:durableId="24917C98" w16cex:dateUtc="2021-07-08T11:31:00Z"/>
  <w16cex:commentExtensible w16cex:durableId="24917C99" w16cex:dateUtc="2021-07-08T11:31:00Z"/>
  <w16cex:commentExtensible w16cex:durableId="24917C9A" w16cex:dateUtc="2021-07-08T11:31:00Z"/>
  <w16cex:commentExtensible w16cex:durableId="24ABF084" w16cex:dateUtc="2021-07-28T14:04:00Z"/>
  <w16cex:commentExtensible w16cex:durableId="24AD1071" w16cex:dateUtc="2021-07-29T10:33:00Z"/>
  <w16cex:commentExtensible w16cex:durableId="24AD10D2" w16cex:dateUtc="2021-07-29T10:34:00Z"/>
  <w16cex:commentExtensible w16cex:durableId="24917C9B" w16cex:dateUtc="2021-07-08T11:31:00Z"/>
  <w16cex:commentExtensible w16cex:durableId="24917C9C" w16cex:dateUtc="2021-07-08T11:31:00Z"/>
  <w16cex:commentExtensible w16cex:durableId="24917C9D" w16cex:dateUtc="2021-07-08T11:31:00Z"/>
  <w16cex:commentExtensible w16cex:durableId="24917C9E" w16cex:dateUtc="2021-07-08T11:31:00Z"/>
  <w16cex:commentExtensible w16cex:durableId="24917C9F" w16cex:dateUtc="2021-07-08T11:31:00Z"/>
  <w16cex:commentExtensible w16cex:durableId="24917CA0" w16cex:dateUtc="2021-07-08T11:31:00Z"/>
  <w16cex:commentExtensible w16cex:durableId="24ABF94B" w16cex:dateUtc="2021-07-28T14:42:00Z"/>
  <w16cex:commentExtensible w16cex:durableId="24ABFC22" w16cex:dateUtc="2021-07-28T14:54:00Z"/>
  <w16cex:commentExtensible w16cex:durableId="24ABFC62" w16cex:dateUtc="2021-07-28T14:55:00Z"/>
  <w16cex:commentExtensible w16cex:durableId="24ABFD7B" w16cex:dateUtc="2021-07-28T14:59:00Z"/>
  <w16cex:commentExtensible w16cex:durableId="2491B404" w16cex:dateUtc="2021-07-08T15:27:00Z"/>
  <w16cex:commentExtensible w16cex:durableId="24917CA3" w16cex:dateUtc="2021-07-08T11:31:00Z"/>
  <w16cex:commentExtensible w16cex:durableId="24ABFE79" w16cex:dateUtc="2021-07-28T15:04:00Z"/>
  <w16cex:commentExtensible w16cex:durableId="24917CA4" w16cex:dateUtc="2021-07-08T11:31:00Z"/>
  <w16cex:commentExtensible w16cex:durableId="2491B427" w16cex:dateUtc="2021-07-08T15:28:00Z"/>
  <w16cex:commentExtensible w16cex:durableId="24ABFFB8" w16cex:dateUtc="2021-07-28T15:09:00Z"/>
  <w16cex:commentExtensible w16cex:durableId="24ABFFEE" w16cex:dateUtc="2021-07-28T15:10:00Z"/>
  <w16cex:commentExtensible w16cex:durableId="24917CA5" w16cex:dateUtc="2021-07-08T11:31:00Z"/>
  <w16cex:commentExtensible w16cex:durableId="24917CA6" w16cex:dateUtc="2021-07-08T11:31:00Z"/>
  <w16cex:commentExtensible w16cex:durableId="24AC0007" w16cex:dateUtc="2021-07-28T15:10:00Z"/>
  <w16cex:commentExtensible w16cex:durableId="24917CA7" w16cex:dateUtc="2021-07-08T11:31:00Z"/>
  <w16cex:commentExtensible w16cex:durableId="24917CA8" w16cex:dateUtc="2021-07-08T11:31:00Z"/>
  <w16cex:commentExtensible w16cex:durableId="2491B4AF" w16cex:dateUtc="2021-07-08T15:30:00Z"/>
  <w16cex:commentExtensible w16cex:durableId="24917CA9" w16cex:dateUtc="2021-07-08T11:31:00Z"/>
  <w16cex:commentExtensible w16cex:durableId="24AD1245" w16cex:dateUtc="2021-07-29T10:40:00Z"/>
  <w16cex:commentExtensible w16cex:durableId="24AC069D" w16cex:dateUtc="2021-07-28T15:38:00Z"/>
  <w16cex:commentExtensible w16cex:durableId="24AC075A" w16cex:dateUtc="2021-07-28T15:42:00Z"/>
  <w16cex:commentExtensible w16cex:durableId="24AD1295" w16cex:dateUtc="2021-07-29T10:42:00Z"/>
  <w16cex:commentExtensible w16cex:durableId="24917CAA" w16cex:dateUtc="2021-07-08T11:31:00Z"/>
  <w16cex:commentExtensible w16cex:durableId="2491B4DA" w16cex:dateUtc="2021-07-08T15:31:00Z"/>
  <w16cex:commentExtensible w16cex:durableId="24917CAC" w16cex:dateUtc="2021-07-08T11:31:00Z"/>
  <w16cex:commentExtensible w16cex:durableId="24917CAD" w16cex:dateUtc="2021-07-08T11:31:00Z"/>
  <w16cex:commentExtensible w16cex:durableId="24917CAF" w16cex:dateUtc="2021-07-08T11:31:00Z"/>
  <w16cex:commentExtensible w16cex:durableId="24917CB0" w16cex:dateUtc="2021-07-08T11:31:00Z"/>
  <w16cex:commentExtensible w16cex:durableId="24917CB1" w16cex:dateUtc="2021-07-08T11:31:00Z"/>
  <w16cex:commentExtensible w16cex:durableId="24917CB2" w16cex:dateUtc="2021-07-08T11:31:00Z"/>
  <w16cex:commentExtensible w16cex:durableId="24917CB3" w16cex:dateUtc="2021-07-08T11:31:00Z"/>
  <w16cex:commentExtensible w16cex:durableId="2491B58F" w16cex:dateUtc="2021-07-08T15:34:00Z"/>
  <w16cex:commentExtensible w16cex:durableId="24917CB4" w16cex:dateUtc="2021-07-08T11:31:00Z"/>
  <w16cex:commentExtensible w16cex:durableId="24917CB5" w16cex:dateUtc="2021-07-08T11:31:00Z"/>
  <w16cex:commentExtensible w16cex:durableId="24917CB6" w16cex:dateUtc="2021-07-08T11:31:00Z"/>
  <w16cex:commentExtensible w16cex:durableId="24AC1822" w16cex:dateUtc="2021-07-28T16:53:00Z"/>
  <w16cex:commentExtensible w16cex:durableId="24AC1913" w16cex:dateUtc="2021-07-28T16:57:00Z"/>
  <w16cex:commentExtensible w16cex:durableId="2491B606" w16cex:dateUtc="2021-07-08T15:36:00Z"/>
  <w16cex:commentExtensible w16cex:durableId="24917CB7" w16cex:dateUtc="2021-07-08T11:31:00Z"/>
  <w16cex:commentExtensible w16cex:durableId="24917CB8" w16cex:dateUtc="2021-07-08T11:31:00Z"/>
  <w16cex:commentExtensible w16cex:durableId="24917CB9" w16cex:dateUtc="2021-07-08T11:31:00Z"/>
  <w16cex:commentExtensible w16cex:durableId="24917CBA" w16cex:dateUtc="2021-07-08T11:31:00Z"/>
  <w16cex:commentExtensible w16cex:durableId="24AC1A9F" w16cex:dateUtc="2021-07-28T17:04:00Z"/>
  <w16cex:commentExtensible w16cex:durableId="24AC1B29" w16cex:dateUtc="2021-07-28T17:06:00Z"/>
  <w16cex:commentExtensible w16cex:durableId="2491B665" w16cex:dateUtc="2021-07-08T15:37:00Z"/>
  <w16cex:commentExtensible w16cex:durableId="24917CBB" w16cex:dateUtc="2021-07-08T11:31:00Z"/>
  <w16cex:commentExtensible w16cex:durableId="24AC1CC1" w16cex:dateUtc="2021-07-28T17:13:00Z"/>
  <w16cex:commentExtensible w16cex:durableId="24917CBC" w16cex:dateUtc="2021-07-08T11:31:00Z"/>
  <w16cex:commentExtensible w16cex:durableId="24917CBD" w16cex:dateUtc="2021-07-08T11:31:00Z"/>
  <w16cex:commentExtensible w16cex:durableId="24917CBE" w16cex:dateUtc="2021-07-08T11:31:00Z"/>
  <w16cex:commentExtensible w16cex:durableId="24917CBF" w16cex:dateUtc="2021-07-08T11:31:00Z"/>
  <w16cex:commentExtensible w16cex:durableId="24917CC0" w16cex:dateUtc="2021-07-08T11:31:00Z"/>
  <w16cex:commentExtensible w16cex:durableId="24AC1DC1" w16cex:dateUtc="2021-07-28T17:17:00Z"/>
  <w16cex:commentExtensible w16cex:durableId="24917CC1" w16cex:dateUtc="2021-07-08T11:31:00Z"/>
  <w16cex:commentExtensible w16cex:durableId="24917CC2" w16cex:dateUtc="2021-07-08T11:31:00Z"/>
  <w16cex:commentExtensible w16cex:durableId="24917CC3" w16cex:dateUtc="2021-07-08T11:31:00Z"/>
  <w16cex:commentExtensible w16cex:durableId="2491B700" w16cex:dateUtc="2021-07-08T15:40:00Z"/>
  <w16cex:commentExtensible w16cex:durableId="24917CC4" w16cex:dateUtc="2021-07-08T11:31:00Z"/>
  <w16cex:commentExtensible w16cex:durableId="24917CC5" w16cex:dateUtc="2021-07-08T11:31:00Z"/>
  <w16cex:commentExtensible w16cex:durableId="24917CC6" w16cex:dateUtc="2021-07-08T11:31:00Z"/>
  <w16cex:commentExtensible w16cex:durableId="24AC2135" w16cex:dateUtc="2021-07-28T17:32:00Z"/>
  <w16cex:commentExtensible w16cex:durableId="2491BF02" w16cex:dateUtc="2021-07-08T16:14:00Z"/>
  <w16cex:commentExtensible w16cex:durableId="24AC24F0" w16cex:dateUtc="2021-07-28T17:48:00Z"/>
  <w16cex:commentExtensible w16cex:durableId="24AC25D6" w16cex:dateUtc="2021-07-28T17:52:00Z"/>
  <w16cex:commentExtensible w16cex:durableId="24AC25A4" w16cex:dateUtc="2021-07-28T17:51:00Z"/>
  <w16cex:commentExtensible w16cex:durableId="24917CC7" w16cex:dateUtc="2021-07-08T11:31:00Z"/>
  <w16cex:commentExtensible w16cex:durableId="24917CC8" w16cex:dateUtc="2021-07-08T11:31:00Z"/>
  <w16cex:commentExtensible w16cex:durableId="24917CC9" w16cex:dateUtc="2021-07-08T11:31:00Z"/>
  <w16cex:commentExtensible w16cex:durableId="24917CCA" w16cex:dateUtc="2021-07-08T11:31:00Z"/>
  <w16cex:commentExtensible w16cex:durableId="24AC2A60" w16cex:dateUtc="2021-07-28T18:11:00Z"/>
  <w16cex:commentExtensible w16cex:durableId="24AC2CEF" w16cex:dateUtc="2021-07-28T18:22:00Z"/>
  <w16cex:commentExtensible w16cex:durableId="24917CCF" w16cex:dateUtc="2021-07-08T11:31:00Z"/>
  <w16cex:commentExtensible w16cex:durableId="24AC3080" w16cex:dateUtc="2021-07-28T18:37:00Z"/>
  <w16cex:commentExtensible w16cex:durableId="24AC3237" w16cex:dateUtc="2021-07-28T18:44:00Z"/>
  <w16cex:commentExtensible w16cex:durableId="24917CD3" w16cex:dateUtc="2021-07-08T11:32:00Z"/>
  <w16cex:commentExtensible w16cex:durableId="24917CD4" w16cex:dateUtc="2021-07-08T11:32:00Z"/>
  <w16cex:commentExtensible w16cex:durableId="24917CD5" w16cex:dateUtc="2021-07-08T11:32:00Z"/>
  <w16cex:commentExtensible w16cex:durableId="24917CD6" w16cex:dateUtc="2021-07-08T11:32:00Z"/>
  <w16cex:commentExtensible w16cex:durableId="24AC3254" w16cex:dateUtc="2021-07-28T18:45:00Z"/>
  <w16cex:commentExtensible w16cex:durableId="24917CD7" w16cex:dateUtc="2021-07-08T11:32:00Z"/>
  <w16cex:commentExtensible w16cex:durableId="24917CD8" w16cex:dateUtc="2021-07-08T11:32:00Z"/>
  <w16cex:commentExtensible w16cex:durableId="24AC3267" w16cex:dateUtc="2021-07-28T18:45:00Z"/>
  <w16cex:commentExtensible w16cex:durableId="24917CD9" w16cex:dateUtc="2021-07-08T11:32:00Z"/>
  <w16cex:commentExtensible w16cex:durableId="24917CDA" w16cex:dateUtc="2021-07-08T11:32:00Z"/>
  <w16cex:commentExtensible w16cex:durableId="24917CDB" w16cex:dateUtc="2021-07-08T11:32:00Z"/>
  <w16cex:commentExtensible w16cex:durableId="24AC3479" w16cex:dateUtc="2021-07-28T18:54:00Z"/>
  <w16cex:commentExtensible w16cex:durableId="24917CDC" w16cex:dateUtc="2021-07-08T11:32:00Z"/>
  <w16cex:commentExtensible w16cex:durableId="24AC37D9" w16cex:dateUtc="2021-07-28T19:08:00Z"/>
  <w16cex:commentExtensible w16cex:durableId="24AC3800" w16cex:dateUtc="2021-07-28T19:09:00Z"/>
  <w16cex:commentExtensible w16cex:durableId="24AC3820" w16cex:dateUtc="2021-07-28T19:10:00Z"/>
  <w16cex:commentExtensible w16cex:durableId="24AC3862" w16cex:dateUtc="2021-07-28T19:11:00Z"/>
  <w16cex:commentExtensible w16cex:durableId="24AC38E4" w16cex:dateUtc="2021-07-28T19:13:00Z"/>
  <w16cex:commentExtensible w16cex:durableId="24AC39BD" w16cex:dateUtc="2021-07-28T19:17:00Z"/>
  <w16cex:commentExtensible w16cex:durableId="24917CE0" w16cex:dateUtc="2021-07-08T11:32:00Z"/>
  <w16cex:commentExtensible w16cex:durableId="24AC3DDA" w16cex:dateUtc="2021-07-28T19:34:00Z"/>
  <w16cex:commentExtensible w16cex:durableId="24AC3FA6" w16cex:dateUtc="2021-07-28T19:42:00Z"/>
  <w16cex:commentExtensible w16cex:durableId="24AC4086" w16cex:dateUtc="2021-07-28T19:45:00Z"/>
  <w16cex:commentExtensible w16cex:durableId="24AC40E6" w16cex:dateUtc="2021-07-28T19:47:00Z"/>
  <w16cex:commentExtensible w16cex:durableId="2491BF42" w16cex:dateUtc="2021-07-08T16:15:00Z"/>
  <w16cex:commentExtensible w16cex:durableId="24AC4311" w16cex:dateUtc="2021-07-28T19:56:00Z"/>
  <w16cex:commentExtensible w16cex:durableId="24AC4430" w16cex:dateUtc="2021-07-28T20:01:00Z"/>
  <w16cex:commentExtensible w16cex:durableId="24A9B6FA" w16cex:dateUtc="2021-07-26T21:34:00Z"/>
  <w16cex:commentExtensible w16cex:durableId="24917CE4" w16cex:dateUtc="2021-07-08T11:32:00Z"/>
  <w16cex:commentExtensible w16cex:durableId="24AC478E" w16cex:dateUtc="2021-07-28T20:15:00Z"/>
  <w16cex:commentExtensible w16cex:durableId="24AC484F" w16cex:dateUtc="2021-07-28T20:19:00Z"/>
  <w16cex:commentExtensible w16cex:durableId="24917CE5" w16cex:dateUtc="2021-07-08T11:32:00Z"/>
  <w16cex:commentExtensible w16cex:durableId="24917CE6" w16cex:dateUtc="2021-07-08T11:32:00Z"/>
  <w16cex:commentExtensible w16cex:durableId="24917CE7" w16cex:dateUtc="2021-07-08T11:32:00Z"/>
  <w16cex:commentExtensible w16cex:durableId="24AC4861" w16cex:dateUtc="2021-07-28T20:19:00Z"/>
  <w16cex:commentExtensible w16cex:durableId="24917CE8" w16cex:dateUtc="2021-07-08T11:32:00Z"/>
  <w16cex:commentExtensible w16cex:durableId="24917CE9" w16cex:dateUtc="2021-07-08T11:32:00Z"/>
  <w16cex:commentExtensible w16cex:durableId="24AC4A71" w16cex:dateUtc="2021-07-28T20:28:00Z"/>
  <w16cex:commentExtensible w16cex:durableId="24AC4C82" w16cex:dateUtc="2021-07-28T20:37:00Z"/>
  <w16cex:commentExtensible w16cex:durableId="24AC4DAA" w16cex:dateUtc="2021-07-28T20: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DA6F7F5" w16cid:durableId="2497FE81"/>
  <w16cid:commentId w16cid:paraId="6D2B15D4" w16cid:durableId="249AA04C"/>
  <w16cid:commentId w16cid:paraId="2A647B6E" w16cid:durableId="24A147D0"/>
  <w16cid:commentId w16cid:paraId="2633DB98" w16cid:durableId="24ACF132"/>
  <w16cid:commentId w16cid:paraId="74188F89" w16cid:durableId="24A14F5C"/>
  <w16cid:commentId w16cid:paraId="4E7F06BD" w16cid:durableId="24A951C7"/>
  <w16cid:commentId w16cid:paraId="7FBD36D0" w16cid:durableId="24A296CF"/>
  <w16cid:commentId w16cid:paraId="5428277A" w16cid:durableId="24A27F03"/>
  <w16cid:commentId w16cid:paraId="7FAEADC8" w16cid:durableId="249AA04E"/>
  <w16cid:commentId w16cid:paraId="6215C649" w16cid:durableId="24A298A2"/>
  <w16cid:commentId w16cid:paraId="40B12F03" w16cid:durableId="24A29820"/>
  <w16cid:commentId w16cid:paraId="530C9487" w16cid:durableId="24A29852"/>
  <w16cid:commentId w16cid:paraId="6C3F72E3" w16cid:durableId="24A290BC"/>
  <w16cid:commentId w16cid:paraId="382BF82E" w16cid:durableId="24A29B4D"/>
  <w16cid:commentId w16cid:paraId="3C59E983" w16cid:durableId="24A2952F"/>
  <w16cid:commentId w16cid:paraId="3145BBC3" w16cid:durableId="24A2AFE6"/>
  <w16cid:commentId w16cid:paraId="2ED2508F" w16cid:durableId="24A2B109"/>
  <w16cid:commentId w16cid:paraId="2289F573" w16cid:durableId="24A2BA18"/>
  <w16cid:commentId w16cid:paraId="61BBAED9" w16cid:durableId="24A2BB97"/>
  <w16cid:commentId w16cid:paraId="07FA4FBB" w16cid:durableId="24A2BED7"/>
  <w16cid:commentId w16cid:paraId="2C5ADEC8" w16cid:durableId="24A2BF65"/>
  <w16cid:commentId w16cid:paraId="4002DEF5" w16cid:durableId="24A2BFFA"/>
  <w16cid:commentId w16cid:paraId="4B5E9F5A" w16cid:durableId="24A2C0FB"/>
  <w16cid:commentId w16cid:paraId="64091F24" w16cid:durableId="24A2C291"/>
  <w16cid:commentId w16cid:paraId="2DA1D8C6" w16cid:durableId="24A3F1FB"/>
  <w16cid:commentId w16cid:paraId="016F2721" w16cid:durableId="24A404EB"/>
  <w16cid:commentId w16cid:paraId="3A421998" w16cid:durableId="249AA054"/>
  <w16cid:commentId w16cid:paraId="230F6B8F" w16cid:durableId="24A4085B"/>
  <w16cid:commentId w16cid:paraId="4A9EC5CE" w16cid:durableId="249AA055"/>
  <w16cid:commentId w16cid:paraId="49EF0AA3" w16cid:durableId="24A40A7F"/>
  <w16cid:commentId w16cid:paraId="54BE037B" w16cid:durableId="24A4127C"/>
  <w16cid:commentId w16cid:paraId="1156B523" w16cid:durableId="249AA0A8"/>
  <w16cid:commentId w16cid:paraId="3FE485E6" w16cid:durableId="24A5318D"/>
  <w16cid:commentId w16cid:paraId="3FD01229" w16cid:durableId="24A53217"/>
  <w16cid:commentId w16cid:paraId="054793C1" w16cid:durableId="24A8228A"/>
  <w16cid:commentId w16cid:paraId="77A92FBA" w16cid:durableId="24A5405E"/>
  <w16cid:commentId w16cid:paraId="70D0C730" w16cid:durableId="24A5408A"/>
  <w16cid:commentId w16cid:paraId="22803693" w16cid:durableId="24A548CA"/>
  <w16cid:commentId w16cid:paraId="0F495EE7" w16cid:durableId="24A54E9C"/>
  <w16cid:commentId w16cid:paraId="29299040" w16cid:durableId="24917BC9"/>
  <w16cid:commentId w16cid:paraId="6ABCF2EF" w16cid:durableId="2491923F"/>
  <w16cid:commentId w16cid:paraId="0C418CA6" w16cid:durableId="24917BCA"/>
  <w16cid:commentId w16cid:paraId="4713BF39" w16cid:durableId="24919290"/>
  <w16cid:commentId w16cid:paraId="75EC4E20" w16cid:durableId="24A55670"/>
  <w16cid:commentId w16cid:paraId="493FD0B8" w16cid:durableId="24AD0431"/>
  <w16cid:commentId w16cid:paraId="60FE4CB5" w16cid:durableId="24A5573B"/>
  <w16cid:commentId w16cid:paraId="2789B861" w16cid:durableId="249AA3C5"/>
  <w16cid:commentId w16cid:paraId="29A74CD8" w16cid:durableId="24917BCB"/>
  <w16cid:commentId w16cid:paraId="33DBE4C3" w16cid:durableId="249192A0"/>
  <w16cid:commentId w16cid:paraId="20617FE5" w16cid:durableId="24917BCD"/>
  <w16cid:commentId w16cid:paraId="6316CAD2" w16cid:durableId="24A57D40"/>
  <w16cid:commentId w16cid:paraId="4311FE43" w16cid:durableId="24A5854A"/>
  <w16cid:commentId w16cid:paraId="043A7FED" w16cid:durableId="24A7CAF2"/>
  <w16cid:commentId w16cid:paraId="671D87BF" w16cid:durableId="24A95224"/>
  <w16cid:commentId w16cid:paraId="0372C392" w16cid:durableId="24A7CB56"/>
  <w16cid:commentId w16cid:paraId="2B4587A1" w16cid:durableId="24A7CE7A"/>
  <w16cid:commentId w16cid:paraId="7C0DC2EC" w16cid:durableId="24A7D214"/>
  <w16cid:commentId w16cid:paraId="3915AB77" w16cid:durableId="24A7D2B7"/>
  <w16cid:commentId w16cid:paraId="4500513A" w16cid:durableId="24917BCF"/>
  <w16cid:commentId w16cid:paraId="2BCF3394" w16cid:durableId="24917BD0"/>
  <w16cid:commentId w16cid:paraId="301307A9" w16cid:durableId="24A7D48E"/>
  <w16cid:commentId w16cid:paraId="718C38CD" w16cid:durableId="24A7D4E9"/>
  <w16cid:commentId w16cid:paraId="237D2655" w16cid:durableId="24A7E066"/>
  <w16cid:commentId w16cid:paraId="47DB9FF5" w16cid:durableId="24A7E57A"/>
  <w16cid:commentId w16cid:paraId="459D068C" w16cid:durableId="24A7F1B1"/>
  <w16cid:commentId w16cid:paraId="05FC5BAD" w16cid:durableId="24917BD2"/>
  <w16cid:commentId w16cid:paraId="571C7731" w16cid:durableId="24A7E70D"/>
  <w16cid:commentId w16cid:paraId="06687F78" w16cid:durableId="24A7E7B7"/>
  <w16cid:commentId w16cid:paraId="3EB469CB" w16cid:durableId="24A7F0C4"/>
  <w16cid:commentId w16cid:paraId="7F406F7E" w16cid:durableId="24A7FEAE"/>
  <w16cid:commentId w16cid:paraId="66C23E88" w16cid:durableId="24A80741"/>
  <w16cid:commentId w16cid:paraId="3BACF7FE" w16cid:durableId="24917BD4"/>
  <w16cid:commentId w16cid:paraId="7A9D78CE" w16cid:durableId="24917BD5"/>
  <w16cid:commentId w16cid:paraId="76DFD006" w16cid:durableId="24A80786"/>
  <w16cid:commentId w16cid:paraId="37BC69FA" w16cid:durableId="24A805C7"/>
  <w16cid:commentId w16cid:paraId="78285363" w16cid:durableId="24A80B10"/>
  <w16cid:commentId w16cid:paraId="48A0FAC0" w16cid:durableId="24A80CE0"/>
  <w16cid:commentId w16cid:paraId="1DEF022B" w16cid:durableId="24917BD7"/>
  <w16cid:commentId w16cid:paraId="0F5FAFCB" w16cid:durableId="24917BD8"/>
  <w16cid:commentId w16cid:paraId="182F8CAE" w16cid:durableId="24A81030"/>
  <w16cid:commentId w16cid:paraId="2AAD1D03" w16cid:durableId="24A81627"/>
  <w16cid:commentId w16cid:paraId="0B88606B" w16cid:durableId="24917BDC"/>
  <w16cid:commentId w16cid:paraId="41925CAF" w16cid:durableId="24917BDD"/>
  <w16cid:commentId w16cid:paraId="1FAB4DFD" w16cid:durableId="24A81AE2"/>
  <w16cid:commentId w16cid:paraId="26E908F2" w16cid:durableId="24917BDE"/>
  <w16cid:commentId w16cid:paraId="3EED3368" w16cid:durableId="24A82202"/>
  <w16cid:commentId w16cid:paraId="3BF93496" w16cid:durableId="24A8251E"/>
  <w16cid:commentId w16cid:paraId="018278AF" w16cid:durableId="24917BE0"/>
  <w16cid:commentId w16cid:paraId="3B3E17A6" w16cid:durableId="24917BE2"/>
  <w16cid:commentId w16cid:paraId="15D0587F" w16cid:durableId="24917BE3"/>
  <w16cid:commentId w16cid:paraId="147E1ABC" w16cid:durableId="24A82C0E"/>
  <w16cid:commentId w16cid:paraId="7654A68D" w16cid:durableId="24A82C7A"/>
  <w16cid:commentId w16cid:paraId="1BCB81EF" w16cid:durableId="24ACF96B"/>
  <w16cid:commentId w16cid:paraId="5EDA5000" w16cid:durableId="24917BE4"/>
  <w16cid:commentId w16cid:paraId="3F2E56DD" w16cid:durableId="24A82D37"/>
  <w16cid:commentId w16cid:paraId="0CBE5F58" w16cid:durableId="24917BE6"/>
  <w16cid:commentId w16cid:paraId="521F84E7" w16cid:durableId="24917BE7"/>
  <w16cid:commentId w16cid:paraId="74FF8996" w16cid:durableId="24A841B1"/>
  <w16cid:commentId w16cid:paraId="3996D9B5" w16cid:durableId="24A84368"/>
  <w16cid:commentId w16cid:paraId="01E0719C" w16cid:durableId="24A84663"/>
  <w16cid:commentId w16cid:paraId="102BE4F0" w16cid:durableId="24A84D29"/>
  <w16cid:commentId w16cid:paraId="7C979D88" w16cid:durableId="24A858B5"/>
  <w16cid:commentId w16cid:paraId="3A58AD8C" w16cid:durableId="24A8591A"/>
  <w16cid:commentId w16cid:paraId="046627DC" w16cid:durableId="24917BEC"/>
  <w16cid:commentId w16cid:paraId="3052DAEF" w16cid:durableId="24773DC0"/>
  <w16cid:commentId w16cid:paraId="667C6DFE" w16cid:durableId="24A94489"/>
  <w16cid:commentId w16cid:paraId="6C7049A1" w16cid:durableId="24917BEF"/>
  <w16cid:commentId w16cid:paraId="050B0020" w16cid:durableId="24AA616C"/>
  <w16cid:commentId w16cid:paraId="644FF133" w16cid:durableId="24917BF1"/>
  <w16cid:commentId w16cid:paraId="244A2905" w16cid:durableId="24A9479B"/>
  <w16cid:commentId w16cid:paraId="5A69129F" w16cid:durableId="249AA612"/>
  <w16cid:commentId w16cid:paraId="2222B725" w16cid:durableId="24A9516C"/>
  <w16cid:commentId w16cid:paraId="6FD6A20B" w16cid:durableId="249197E7"/>
  <w16cid:commentId w16cid:paraId="12FA4215" w16cid:durableId="24917BF2"/>
  <w16cid:commentId w16cid:paraId="411D621C" w16cid:durableId="24917BF3"/>
  <w16cid:commentId w16cid:paraId="370F2BA6" w16cid:durableId="24919832"/>
  <w16cid:commentId w16cid:paraId="1096CED4" w16cid:durableId="2491986F"/>
  <w16cid:commentId w16cid:paraId="2B86F267" w16cid:durableId="24917BF4"/>
  <w16cid:commentId w16cid:paraId="4926F27B" w16cid:durableId="249198B3"/>
  <w16cid:commentId w16cid:paraId="09BF6AF4" w16cid:durableId="24917BF6"/>
  <w16cid:commentId w16cid:paraId="70DB1FF1" w16cid:durableId="249198D9"/>
  <w16cid:commentId w16cid:paraId="5903C3A0" w16cid:durableId="24917BF7"/>
  <w16cid:commentId w16cid:paraId="696E0D3F" w16cid:durableId="24A95646"/>
  <w16cid:commentId w16cid:paraId="7C75B5C5" w16cid:durableId="24917BF9"/>
  <w16cid:commentId w16cid:paraId="28E4721C" w16cid:durableId="24917BFA"/>
  <w16cid:commentId w16cid:paraId="0C7CF8CE" w16cid:durableId="24A957BD"/>
  <w16cid:commentId w16cid:paraId="2C18EFDC" w16cid:durableId="24A95897"/>
  <w16cid:commentId w16cid:paraId="51A10CDC" w16cid:durableId="24A959B1"/>
  <w16cid:commentId w16cid:paraId="6021A9BD" w16cid:durableId="24917BFB"/>
  <w16cid:commentId w16cid:paraId="73B43C1A" w16cid:durableId="24917BFD"/>
  <w16cid:commentId w16cid:paraId="2088C457" w16cid:durableId="24A9678D"/>
  <w16cid:commentId w16cid:paraId="01525733" w16cid:durableId="24917BFE"/>
  <w16cid:commentId w16cid:paraId="07BC9E6D" w16cid:durableId="24ACFBED"/>
  <w16cid:commentId w16cid:paraId="1DD59443" w16cid:durableId="24A96993"/>
  <w16cid:commentId w16cid:paraId="028ED1A3" w16cid:durableId="249AA6B5"/>
  <w16cid:commentId w16cid:paraId="5F33A622" w16cid:durableId="249AA6C6"/>
  <w16cid:commentId w16cid:paraId="2D8CC85B" w16cid:durableId="24917BFF"/>
  <w16cid:commentId w16cid:paraId="3432B533" w16cid:durableId="24A96E10"/>
  <w16cid:commentId w16cid:paraId="2FD26027" w16cid:durableId="24A96E46"/>
  <w16cid:commentId w16cid:paraId="39614315" w16cid:durableId="24A972FE"/>
  <w16cid:commentId w16cid:paraId="2B804821" w16cid:durableId="24A970DF"/>
  <w16cid:commentId w16cid:paraId="1EF449EB" w16cid:durableId="24A97451"/>
  <w16cid:commentId w16cid:paraId="5D84DB76" w16cid:durableId="24A974D4"/>
  <w16cid:commentId w16cid:paraId="43386EBE" w16cid:durableId="24A97CB8"/>
  <w16cid:commentId w16cid:paraId="4E057C3D" w16cid:durableId="24A97CD3"/>
  <w16cid:commentId w16cid:paraId="4EE20F5A" w16cid:durableId="24A97F81"/>
  <w16cid:commentId w16cid:paraId="2B3CE67F" w16cid:durableId="24A981A3"/>
  <w16cid:commentId w16cid:paraId="0D24FFFA" w16cid:durableId="24AD01B4"/>
  <w16cid:commentId w16cid:paraId="4001FD17" w16cid:durableId="24A9A8A4"/>
  <w16cid:commentId w16cid:paraId="46CE8D26" w16cid:durableId="24917C05"/>
  <w16cid:commentId w16cid:paraId="5A9B8710" w16cid:durableId="24A9AA7F"/>
  <w16cid:commentId w16cid:paraId="7E0B8AEA" w16cid:durableId="24917C07"/>
  <w16cid:commentId w16cid:paraId="16A34ED8" w16cid:durableId="24A9AD72"/>
  <w16cid:commentId w16cid:paraId="150C9622" w16cid:durableId="24917C08"/>
  <w16cid:commentId w16cid:paraId="13064075" w16cid:durableId="249199B7"/>
  <w16cid:commentId w16cid:paraId="1695C120" w16cid:durableId="24917C09"/>
  <w16cid:commentId w16cid:paraId="541913BF" w16cid:durableId="24917C0A"/>
  <w16cid:commentId w16cid:paraId="3E872B2D" w16cid:durableId="24917C0B"/>
  <w16cid:commentId w16cid:paraId="3E5E03CC" w16cid:durableId="24917C0D"/>
  <w16cid:commentId w16cid:paraId="2040CABB" w16cid:durableId="24917C0E"/>
  <w16cid:commentId w16cid:paraId="5887A41C" w16cid:durableId="24919A33"/>
  <w16cid:commentId w16cid:paraId="2EED1E27" w16cid:durableId="24917C0F"/>
  <w16cid:commentId w16cid:paraId="41936956" w16cid:durableId="24919A5E"/>
  <w16cid:commentId w16cid:paraId="5FD44173" w16cid:durableId="24A9B272"/>
  <w16cid:commentId w16cid:paraId="0DFCC994" w16cid:durableId="24A9B352"/>
  <w16cid:commentId w16cid:paraId="02B796F6" w16cid:durableId="24A9B414"/>
  <w16cid:commentId w16cid:paraId="5A16F62D" w16cid:durableId="24A9BCE6"/>
  <w16cid:commentId w16cid:paraId="5D75DF2D" w16cid:durableId="24A9B753"/>
  <w16cid:commentId w16cid:paraId="7C843A11" w16cid:durableId="24A9B84C"/>
  <w16cid:commentId w16cid:paraId="1FDADDA5" w16cid:durableId="24A9B964"/>
  <w16cid:commentId w16cid:paraId="4D27B879" w16cid:durableId="24AA5301"/>
  <w16cid:commentId w16cid:paraId="5FFDA5C9" w16cid:durableId="24AA5608"/>
  <w16cid:commentId w16cid:paraId="55008CC6" w16cid:durableId="24AA5FC1"/>
  <w16cid:commentId w16cid:paraId="2FEC1F41" w16cid:durableId="24919A83"/>
  <w16cid:commentId w16cid:paraId="1866276D" w16cid:durableId="24917C15"/>
  <w16cid:commentId w16cid:paraId="261BC6D2" w16cid:durableId="24919ACB"/>
  <w16cid:commentId w16cid:paraId="579C1A60" w16cid:durableId="24917C16"/>
  <w16cid:commentId w16cid:paraId="45212B27" w16cid:durableId="24917C17"/>
  <w16cid:commentId w16cid:paraId="3BFF188C" w16cid:durableId="24919AE9"/>
  <w16cid:commentId w16cid:paraId="27116A58" w16cid:durableId="24917C18"/>
  <w16cid:commentId w16cid:paraId="5591ADCB" w16cid:durableId="24919B21"/>
  <w16cid:commentId w16cid:paraId="59B59EAF" w16cid:durableId="24917C19"/>
  <w16cid:commentId w16cid:paraId="564D9A0D" w16cid:durableId="24919B78"/>
  <w16cid:commentId w16cid:paraId="18C6D21A" w16cid:durableId="24917C1A"/>
  <w16cid:commentId w16cid:paraId="63047C41" w16cid:durableId="24917C1B"/>
  <w16cid:commentId w16cid:paraId="5E3B809E" w16cid:durableId="24919BCD"/>
  <w16cid:commentId w16cid:paraId="43F56F22" w16cid:durableId="24919C06"/>
  <w16cid:commentId w16cid:paraId="468157B6" w16cid:durableId="24917C1C"/>
  <w16cid:commentId w16cid:paraId="1696DF38" w16cid:durableId="24919C74"/>
  <w16cid:commentId w16cid:paraId="6F55DED8" w16cid:durableId="24917C1E"/>
  <w16cid:commentId w16cid:paraId="3F46EFA4" w16cid:durableId="24919CD6"/>
  <w16cid:commentId w16cid:paraId="0071FE38" w16cid:durableId="24917C1F"/>
  <w16cid:commentId w16cid:paraId="4C3B6352" w16cid:durableId="24AA752C"/>
  <w16cid:commentId w16cid:paraId="78374287" w16cid:durableId="24AA758A"/>
  <w16cid:commentId w16cid:paraId="5A1F625C" w16cid:durableId="24AA767A"/>
  <w16cid:commentId w16cid:paraId="492FAB7B" w16cid:durableId="24AA7623"/>
  <w16cid:commentId w16cid:paraId="3EB321EB" w16cid:durableId="24AD02F9"/>
  <w16cid:commentId w16cid:paraId="21AA8C43" w16cid:durableId="24ACFEC5"/>
  <w16cid:commentId w16cid:paraId="1D70EFC4" w16cid:durableId="24917C23"/>
  <w16cid:commentId w16cid:paraId="6E1ACCC8" w16cid:durableId="24917C24"/>
  <w16cid:commentId w16cid:paraId="05D63C98" w16cid:durableId="24AA7E39"/>
  <w16cid:commentId w16cid:paraId="60E6EB1C" w16cid:durableId="24AA7E81"/>
  <w16cid:commentId w16cid:paraId="253D7DBA" w16cid:durableId="24917C26"/>
  <w16cid:commentId w16cid:paraId="4468A30D" w16cid:durableId="24919DCD"/>
  <w16cid:commentId w16cid:paraId="5B1E53B1" w16cid:durableId="24917C27"/>
  <w16cid:commentId w16cid:paraId="06343E07" w16cid:durableId="24AA82CD"/>
  <w16cid:commentId w16cid:paraId="5FD016BA" w16cid:durableId="24ACFFAA"/>
  <w16cid:commentId w16cid:paraId="438B6A21" w16cid:durableId="24AA8581"/>
  <w16cid:commentId w16cid:paraId="6C23F354" w16cid:durableId="24AA8756"/>
  <w16cid:commentId w16cid:paraId="370B7143" w16cid:durableId="24AA8BB5"/>
  <w16cid:commentId w16cid:paraId="783BEAB2" w16cid:durableId="24917C29"/>
  <w16cid:commentId w16cid:paraId="6DCC39D9" w16cid:durableId="24919E5B"/>
  <w16cid:commentId w16cid:paraId="03DE4EBA" w16cid:durableId="24917C2A"/>
  <w16cid:commentId w16cid:paraId="69D42C83" w16cid:durableId="24AA8D20"/>
  <w16cid:commentId w16cid:paraId="41698E5A" w16cid:durableId="24917C2C"/>
  <w16cid:commentId w16cid:paraId="591CF356" w16cid:durableId="2491A19B"/>
  <w16cid:commentId w16cid:paraId="28622E82" w16cid:durableId="24917C2D"/>
  <w16cid:commentId w16cid:paraId="58801FD3" w16cid:durableId="2491A24E"/>
  <w16cid:commentId w16cid:paraId="2D76571F" w16cid:durableId="24917C2E"/>
  <w16cid:commentId w16cid:paraId="6697033D" w16cid:durableId="2491A27D"/>
  <w16cid:commentId w16cid:paraId="3BF611B8" w16cid:durableId="2491A2E0"/>
  <w16cid:commentId w16cid:paraId="25CA6651" w16cid:durableId="24917C2F"/>
  <w16cid:commentId w16cid:paraId="5BEE536E" w16cid:durableId="2491A353"/>
  <w16cid:commentId w16cid:paraId="050C38A6" w16cid:durableId="24917C31"/>
  <w16cid:commentId w16cid:paraId="7ACB345D" w16cid:durableId="24AA8EFD"/>
  <w16cid:commentId w16cid:paraId="0A954BAC" w16cid:durableId="24AA90B8"/>
  <w16cid:commentId w16cid:paraId="4DF89263" w16cid:durableId="24917C33"/>
  <w16cid:commentId w16cid:paraId="64C365D0" w16cid:durableId="2491A3A0"/>
  <w16cid:commentId w16cid:paraId="42495768" w16cid:durableId="24AA9125"/>
  <w16cid:commentId w16cid:paraId="2E10BCA4" w16cid:durableId="24AA9B21"/>
  <w16cid:commentId w16cid:paraId="35F57A72" w16cid:durableId="24AD005F"/>
  <w16cid:commentId w16cid:paraId="40DAA43B" w16cid:durableId="24917C34"/>
  <w16cid:commentId w16cid:paraId="4108D1A3" w16cid:durableId="24917C35"/>
  <w16cid:commentId w16cid:paraId="06B54E58" w16cid:durableId="2491A3FE"/>
  <w16cid:commentId w16cid:paraId="00E8CC4E" w16cid:durableId="24917C36"/>
  <w16cid:commentId w16cid:paraId="4AB7090F" w16cid:durableId="24917C3B"/>
  <w16cid:commentId w16cid:paraId="6EDD3A88" w16cid:durableId="24AAB95D"/>
  <w16cid:commentId w16cid:paraId="49CCE4AD" w16cid:durableId="24917C3F"/>
  <w16cid:commentId w16cid:paraId="176D5563" w16cid:durableId="24917C40"/>
  <w16cid:commentId w16cid:paraId="58ADB1E1" w16cid:durableId="24917C41"/>
  <w16cid:commentId w16cid:paraId="5591BA5E" w16cid:durableId="24917C42"/>
  <w16cid:commentId w16cid:paraId="59EBEBC2" w16cid:durableId="24917C43"/>
  <w16cid:commentId w16cid:paraId="012C67DE" w16cid:durableId="24AAD5E7"/>
  <w16cid:commentId w16cid:paraId="02506868" w16cid:durableId="24917C45"/>
  <w16cid:commentId w16cid:paraId="4362B464" w16cid:durableId="2491A531"/>
  <w16cid:commentId w16cid:paraId="5D92FDF0" w16cid:durableId="24AAD684"/>
  <w16cid:commentId w16cid:paraId="1E177D77" w16cid:durableId="24917C46"/>
  <w16cid:commentId w16cid:paraId="775AD856" w16cid:durableId="2491AA43"/>
  <w16cid:commentId w16cid:paraId="0B2EBA75" w16cid:durableId="24917C47"/>
  <w16cid:commentId w16cid:paraId="502AEC86" w16cid:durableId="24AAD724"/>
  <w16cid:commentId w16cid:paraId="77F31999" w16cid:durableId="24917C49"/>
  <w16cid:commentId w16cid:paraId="23C0EA45" w16cid:durableId="2491A9D5"/>
  <w16cid:commentId w16cid:paraId="79645791" w16cid:durableId="24917C4A"/>
  <w16cid:commentId w16cid:paraId="46D985E4" w16cid:durableId="24AADA36"/>
  <w16cid:commentId w16cid:paraId="70E41181" w16cid:durableId="2491AA06"/>
  <w16cid:commentId w16cid:paraId="73F07A9E" w16cid:durableId="24917C4B"/>
  <w16cid:commentId w16cid:paraId="59EF7E76" w16cid:durableId="24917C4C"/>
  <w16cid:commentId w16cid:paraId="72DFA25F" w16cid:durableId="2491A9A8"/>
  <w16cid:commentId w16cid:paraId="3FDE7C20" w16cid:durableId="24917C50"/>
  <w16cid:commentId w16cid:paraId="168472C5" w16cid:durableId="24AADFAF"/>
  <w16cid:commentId w16cid:paraId="27FAB601" w16cid:durableId="24917C52"/>
  <w16cid:commentId w16cid:paraId="3F3C030C" w16cid:durableId="24917C53"/>
  <w16cid:commentId w16cid:paraId="50D0760D" w16cid:durableId="24AAECF2"/>
  <w16cid:commentId w16cid:paraId="343A6409" w16cid:durableId="24AAEDA0"/>
  <w16cid:commentId w16cid:paraId="622BA741" w16cid:durableId="24917C55"/>
  <w16cid:commentId w16cid:paraId="393E3745" w16cid:durableId="24AAF241"/>
  <w16cid:commentId w16cid:paraId="671289C6" w16cid:durableId="24917C56"/>
  <w16cid:commentId w16cid:paraId="29B8C8D6" w16cid:durableId="24AAF313"/>
  <w16cid:commentId w16cid:paraId="14CA1EC3" w16cid:durableId="24917C57"/>
  <w16cid:commentId w16cid:paraId="68D425F5" w16cid:durableId="24917C58"/>
  <w16cid:commentId w16cid:paraId="04516CBE" w16cid:durableId="24917C59"/>
  <w16cid:commentId w16cid:paraId="2298C378" w16cid:durableId="24917C5A"/>
  <w16cid:commentId w16cid:paraId="20F59F24" w16cid:durableId="24AAF4A1"/>
  <w16cid:commentId w16cid:paraId="03509609" w16cid:durableId="24AB0002"/>
  <w16cid:commentId w16cid:paraId="6298F78A" w16cid:durableId="24917C5B"/>
  <w16cid:commentId w16cid:paraId="0295D446" w16cid:durableId="24AB0054"/>
  <w16cid:commentId w16cid:paraId="5642C841" w16cid:durableId="24AB0117"/>
  <w16cid:commentId w16cid:paraId="5704A711" w16cid:durableId="24AB0190"/>
  <w16cid:commentId w16cid:paraId="5378C538" w16cid:durableId="24AB01C5"/>
  <w16cid:commentId w16cid:paraId="007D6586" w16cid:durableId="24AB0578"/>
  <w16cid:commentId w16cid:paraId="0225FC85" w16cid:durableId="24917C5C"/>
  <w16cid:commentId w16cid:paraId="63BFEA34" w16cid:durableId="24AB0773"/>
  <w16cid:commentId w16cid:paraId="75FE26A5" w16cid:durableId="24917C5D"/>
  <w16cid:commentId w16cid:paraId="2FCD6CAD" w16cid:durableId="24AB096F"/>
  <w16cid:commentId w16cid:paraId="1D235A2A" w16cid:durableId="24AB0996"/>
  <w16cid:commentId w16cid:paraId="602E16C0" w16cid:durableId="2491BD96"/>
  <w16cid:commentId w16cid:paraId="5BB29A97" w16cid:durableId="2491BDC2"/>
  <w16cid:commentId w16cid:paraId="6D810972" w16cid:durableId="24ABABF3"/>
  <w16cid:commentId w16cid:paraId="5E215160" w16cid:durableId="24917C5E"/>
  <w16cid:commentId w16cid:paraId="60DDE669" w16cid:durableId="2491BDE9"/>
  <w16cid:commentId w16cid:paraId="2C4CBE0C" w16cid:durableId="24AD1915"/>
  <w16cid:commentId w16cid:paraId="5EC57D3D" w16cid:durableId="24917C5F"/>
  <w16cid:commentId w16cid:paraId="7B26002E" w16cid:durableId="24917C60"/>
  <w16cid:commentId w16cid:paraId="77A3406F" w16cid:durableId="24ABB7E2"/>
  <w16cid:commentId w16cid:paraId="204F0EC6" w16cid:durableId="24917C62"/>
  <w16cid:commentId w16cid:paraId="631D8396" w16cid:durableId="2491BE88"/>
  <w16cid:commentId w16cid:paraId="7CB7D48A" w16cid:durableId="2491BE22"/>
  <w16cid:commentId w16cid:paraId="5126A417" w16cid:durableId="24917C63"/>
  <w16cid:commentId w16cid:paraId="7FF1D484" w16cid:durableId="24917C65"/>
  <w16cid:commentId w16cid:paraId="6213EE07" w16cid:durableId="24773DF4"/>
  <w16cid:commentId w16cid:paraId="60A6BF60" w16cid:durableId="24917C67"/>
  <w16cid:commentId w16cid:paraId="0CEDA3F7" w16cid:durableId="24917C6B"/>
  <w16cid:commentId w16cid:paraId="0F717BEB" w16cid:durableId="24917C6C"/>
  <w16cid:commentId w16cid:paraId="28024624" w16cid:durableId="24917C6D"/>
  <w16cid:commentId w16cid:paraId="198591CE" w16cid:durableId="24917C6E"/>
  <w16cid:commentId w16cid:paraId="41E36BCC" w16cid:durableId="24917C6F"/>
  <w16cid:commentId w16cid:paraId="4F3EBD39" w16cid:durableId="2491BEBA"/>
  <w16cid:commentId w16cid:paraId="4273A2B5" w16cid:durableId="24917C70"/>
  <w16cid:commentId w16cid:paraId="6464D320" w16cid:durableId="24917C71"/>
  <w16cid:commentId w16cid:paraId="202FD31A" w16cid:durableId="24AD08A5"/>
  <w16cid:commentId w16cid:paraId="1692EBE1" w16cid:durableId="24917C72"/>
  <w16cid:commentId w16cid:paraId="78A65BC0" w16cid:durableId="24ABC292"/>
  <w16cid:commentId w16cid:paraId="665CD180" w16cid:durableId="24917C73"/>
  <w16cid:commentId w16cid:paraId="2EEED76F" w16cid:durableId="24AD0603"/>
  <w16cid:commentId w16cid:paraId="53FE9ED4" w16cid:durableId="24AD05F2"/>
  <w16cid:commentId w16cid:paraId="54FB43EB" w16cid:durableId="24ABC91F"/>
  <w16cid:commentId w16cid:paraId="495AD43E" w16cid:durableId="24917C74"/>
  <w16cid:commentId w16cid:paraId="3F150B79" w16cid:durableId="24917C75"/>
  <w16cid:commentId w16cid:paraId="0435DDED" w16cid:durableId="24917C76"/>
  <w16cid:commentId w16cid:paraId="0730E5B1" w16cid:durableId="24917C77"/>
  <w16cid:commentId w16cid:paraId="25C63999" w16cid:durableId="24917C78"/>
  <w16cid:commentId w16cid:paraId="3F63C795" w16cid:durableId="24917C79"/>
  <w16cid:commentId w16cid:paraId="6DA3A905" w16cid:durableId="24ABCB90"/>
  <w16cid:commentId w16cid:paraId="55143637" w16cid:durableId="24917C7A"/>
  <w16cid:commentId w16cid:paraId="6A40FB99" w16cid:durableId="24917C7B"/>
  <w16cid:commentId w16cid:paraId="0336F80A" w16cid:durableId="24AD0564"/>
  <w16cid:commentId w16cid:paraId="67820EC6" w16cid:durableId="24AD09B7"/>
  <w16cid:commentId w16cid:paraId="5B9A69D9" w16cid:durableId="24ABD5C1"/>
  <w16cid:commentId w16cid:paraId="6DB485BE" w16cid:durableId="24917C81"/>
  <w16cid:commentId w16cid:paraId="628D9271" w16cid:durableId="24ABD83D"/>
  <w16cid:commentId w16cid:paraId="5385529B" w16cid:durableId="24ABD95D"/>
  <w16cid:commentId w16cid:paraId="109E4CC0" w16cid:durableId="24917C83"/>
  <w16cid:commentId w16cid:paraId="75DE265F" w16cid:durableId="24917C84"/>
  <w16cid:commentId w16cid:paraId="3B9DA8E7" w16cid:durableId="24917C85"/>
  <w16cid:commentId w16cid:paraId="1ED8216B" w16cid:durableId="24ABDACB"/>
  <w16cid:commentId w16cid:paraId="3B262855" w16cid:durableId="24917C86"/>
  <w16cid:commentId w16cid:paraId="177D93C0" w16cid:durableId="24ABDB94"/>
  <w16cid:commentId w16cid:paraId="14C3CA78" w16cid:durableId="24917C88"/>
  <w16cid:commentId w16cid:paraId="01DDBD04" w16cid:durableId="24917C89"/>
  <w16cid:commentId w16cid:paraId="17DC8F15" w16cid:durableId="24AD0CDB"/>
  <w16cid:commentId w16cid:paraId="7261D505" w16cid:durableId="2491B06D"/>
  <w16cid:commentId w16cid:paraId="42C98910" w16cid:durableId="2491B0D2"/>
  <w16cid:commentId w16cid:paraId="1BB60992" w16cid:durableId="24917C8A"/>
  <w16cid:commentId w16cid:paraId="1EBB9985" w16cid:durableId="24917C8B"/>
  <w16cid:commentId w16cid:paraId="62837187" w16cid:durableId="24AD0CF1"/>
  <w16cid:commentId w16cid:paraId="3E6851B1" w16cid:durableId="24917C8C"/>
  <w16cid:commentId w16cid:paraId="327ABE9B" w16cid:durableId="24917C8D"/>
  <w16cid:commentId w16cid:paraId="3E9BBF59" w16cid:durableId="24917C8E"/>
  <w16cid:commentId w16cid:paraId="07605D2F" w16cid:durableId="24ABE62D"/>
  <w16cid:commentId w16cid:paraId="4B7C8EA5" w16cid:durableId="24917C8F"/>
  <w16cid:commentId w16cid:paraId="5872FA2A" w16cid:durableId="24917C90"/>
  <w16cid:commentId w16cid:paraId="4020929A" w16cid:durableId="24ABE828"/>
  <w16cid:commentId w16cid:paraId="2CF2CEDB" w16cid:durableId="24ABE896"/>
  <w16cid:commentId w16cid:paraId="5A09B39A" w16cid:durableId="2491B274"/>
  <w16cid:commentId w16cid:paraId="11FC035C" w16cid:durableId="24917C91"/>
  <w16cid:commentId w16cid:paraId="16BFFC4C" w16cid:durableId="24ABE99B"/>
  <w16cid:commentId w16cid:paraId="0BB300A3" w16cid:durableId="24ABE9FE"/>
  <w16cid:commentId w16cid:paraId="4F93614C" w16cid:durableId="24ABEADC"/>
  <w16cid:commentId w16cid:paraId="0CA29A05" w16cid:durableId="24ABEB8B"/>
  <w16cid:commentId w16cid:paraId="365E5B82" w16cid:durableId="24917C92"/>
  <w16cid:commentId w16cid:paraId="66E3575B" w16cid:durableId="24AD19A2"/>
  <w16cid:commentId w16cid:paraId="6D24E76D" w16cid:durableId="24ABEE53"/>
  <w16cid:commentId w16cid:paraId="26A808CF" w16cid:durableId="24ABEE9D"/>
  <w16cid:commentId w16cid:paraId="6FFFECB4" w16cid:durableId="24917C95"/>
  <w16cid:commentId w16cid:paraId="7A51A335" w16cid:durableId="24917C97"/>
  <w16cid:commentId w16cid:paraId="50B07917" w16cid:durableId="2491B35D"/>
  <w16cid:commentId w16cid:paraId="0FAEA86D" w16cid:durableId="24917C98"/>
  <w16cid:commentId w16cid:paraId="2557B900" w16cid:durableId="24917C99"/>
  <w16cid:commentId w16cid:paraId="60CCB07A" w16cid:durableId="24917C9A"/>
  <w16cid:commentId w16cid:paraId="0E602F57" w16cid:durableId="24ABF084"/>
  <w16cid:commentId w16cid:paraId="4975E835" w16cid:durableId="24AD1071"/>
  <w16cid:commentId w16cid:paraId="6FD3F9D2" w16cid:durableId="24AD10D2"/>
  <w16cid:commentId w16cid:paraId="7AB9BCB8" w16cid:durableId="24917C9B"/>
  <w16cid:commentId w16cid:paraId="10F6E236" w16cid:durableId="24917C9C"/>
  <w16cid:commentId w16cid:paraId="149341FB" w16cid:durableId="24917C9D"/>
  <w16cid:commentId w16cid:paraId="7AFD3DC0" w16cid:durableId="24917C9E"/>
  <w16cid:commentId w16cid:paraId="1AC0001B" w16cid:durableId="24917C9F"/>
  <w16cid:commentId w16cid:paraId="4DB9FBF2" w16cid:durableId="24917CA0"/>
  <w16cid:commentId w16cid:paraId="430A018B" w16cid:durableId="24ABF94B"/>
  <w16cid:commentId w16cid:paraId="7AA2B5A3" w16cid:durableId="24ABFC22"/>
  <w16cid:commentId w16cid:paraId="3AF7EA11" w16cid:durableId="24ABFC62"/>
  <w16cid:commentId w16cid:paraId="2FB666B6" w16cid:durableId="24ABFD7B"/>
  <w16cid:commentId w16cid:paraId="61043745" w16cid:durableId="2491B404"/>
  <w16cid:commentId w16cid:paraId="04A49CF0" w16cid:durableId="24917CA3"/>
  <w16cid:commentId w16cid:paraId="0122AAE2" w16cid:durableId="24ABFE79"/>
  <w16cid:commentId w16cid:paraId="47CE8C5B" w16cid:durableId="24917CA4"/>
  <w16cid:commentId w16cid:paraId="7F47C7C1" w16cid:durableId="2491B427"/>
  <w16cid:commentId w16cid:paraId="7E0DD628" w16cid:durableId="24ABFFB8"/>
  <w16cid:commentId w16cid:paraId="6F2BE6B3" w16cid:durableId="24ABFFEE"/>
  <w16cid:commentId w16cid:paraId="02DA6EA5" w16cid:durableId="24917CA5"/>
  <w16cid:commentId w16cid:paraId="3A210A07" w16cid:durableId="24917CA6"/>
  <w16cid:commentId w16cid:paraId="2CF5094A" w16cid:durableId="24AC0007"/>
  <w16cid:commentId w16cid:paraId="35EC428C" w16cid:durableId="24917CA7"/>
  <w16cid:commentId w16cid:paraId="58EBB4DB" w16cid:durableId="24917CA8"/>
  <w16cid:commentId w16cid:paraId="48E04B3C" w16cid:durableId="2491B4AF"/>
  <w16cid:commentId w16cid:paraId="01EC811D" w16cid:durableId="24917CA9"/>
  <w16cid:commentId w16cid:paraId="232A142A" w16cid:durableId="24AD1245"/>
  <w16cid:commentId w16cid:paraId="5B386EA5" w16cid:durableId="24AC069D"/>
  <w16cid:commentId w16cid:paraId="0DCCAF90" w16cid:durableId="24AC075A"/>
  <w16cid:commentId w16cid:paraId="22A80A42" w16cid:durableId="24AD1295"/>
  <w16cid:commentId w16cid:paraId="16DEF864" w16cid:durableId="24917CAA"/>
  <w16cid:commentId w16cid:paraId="4803D83C" w16cid:durableId="2491B4DA"/>
  <w16cid:commentId w16cid:paraId="37B98439" w16cid:durableId="24917CAC"/>
  <w16cid:commentId w16cid:paraId="2B438241" w16cid:durableId="24917CAD"/>
  <w16cid:commentId w16cid:paraId="6A3C9576" w16cid:durableId="24917CAF"/>
  <w16cid:commentId w16cid:paraId="4AF93052" w16cid:durableId="24917CB0"/>
  <w16cid:commentId w16cid:paraId="0D27B59A" w16cid:durableId="24917CB1"/>
  <w16cid:commentId w16cid:paraId="673AA859" w16cid:durableId="24917CB2"/>
  <w16cid:commentId w16cid:paraId="0E109A75" w16cid:durableId="24917CB3"/>
  <w16cid:commentId w16cid:paraId="309FEF25" w16cid:durableId="2491B58F"/>
  <w16cid:commentId w16cid:paraId="25F10249" w16cid:durableId="24917CB4"/>
  <w16cid:commentId w16cid:paraId="7D13B2D6" w16cid:durableId="24917CB5"/>
  <w16cid:commentId w16cid:paraId="2EB5F103" w16cid:durableId="24917CB6"/>
  <w16cid:commentId w16cid:paraId="56DC2A7D" w16cid:durableId="24AC1822"/>
  <w16cid:commentId w16cid:paraId="22751F29" w16cid:durableId="24AC1913"/>
  <w16cid:commentId w16cid:paraId="092DC09E" w16cid:durableId="2491B606"/>
  <w16cid:commentId w16cid:paraId="3CA78E3B" w16cid:durableId="24917CB7"/>
  <w16cid:commentId w16cid:paraId="573A6151" w16cid:durableId="24917CB8"/>
  <w16cid:commentId w16cid:paraId="5167348A" w16cid:durableId="24917CB9"/>
  <w16cid:commentId w16cid:paraId="5D591E91" w16cid:durableId="24917CBA"/>
  <w16cid:commentId w16cid:paraId="01FC2065" w16cid:durableId="24AC1A9F"/>
  <w16cid:commentId w16cid:paraId="33D8B656" w16cid:durableId="24AC1B29"/>
  <w16cid:commentId w16cid:paraId="019F5296" w16cid:durableId="2491B665"/>
  <w16cid:commentId w16cid:paraId="379F88F7" w16cid:durableId="24917CBB"/>
  <w16cid:commentId w16cid:paraId="3B9D5FF6" w16cid:durableId="24AC1CC1"/>
  <w16cid:commentId w16cid:paraId="411E1443" w16cid:durableId="24917CBC"/>
  <w16cid:commentId w16cid:paraId="6C328E08" w16cid:durableId="24917CBD"/>
  <w16cid:commentId w16cid:paraId="39238D30" w16cid:durableId="24917CBE"/>
  <w16cid:commentId w16cid:paraId="3104BD06" w16cid:durableId="24917CBF"/>
  <w16cid:commentId w16cid:paraId="72F111E5" w16cid:durableId="24917CC0"/>
  <w16cid:commentId w16cid:paraId="69B56DBF" w16cid:durableId="24AC1DC1"/>
  <w16cid:commentId w16cid:paraId="31F30FBE" w16cid:durableId="24917CC1"/>
  <w16cid:commentId w16cid:paraId="32A216F6" w16cid:durableId="24917CC2"/>
  <w16cid:commentId w16cid:paraId="16745827" w16cid:durableId="24917CC3"/>
  <w16cid:commentId w16cid:paraId="25DB5159" w16cid:durableId="2491B700"/>
  <w16cid:commentId w16cid:paraId="59FB18D9" w16cid:durableId="24917CC4"/>
  <w16cid:commentId w16cid:paraId="1890A1C2" w16cid:durableId="24917CC5"/>
  <w16cid:commentId w16cid:paraId="277FEB7B" w16cid:durableId="24917CC6"/>
  <w16cid:commentId w16cid:paraId="2C8E1876" w16cid:durableId="24AC2135"/>
  <w16cid:commentId w16cid:paraId="3848C5C1" w16cid:durableId="2491BF02"/>
  <w16cid:commentId w16cid:paraId="58E518B8" w16cid:durableId="24AC24F0"/>
  <w16cid:commentId w16cid:paraId="1E151704" w16cid:durableId="24AC25D6"/>
  <w16cid:commentId w16cid:paraId="10A71D72" w16cid:durableId="24AC25A4"/>
  <w16cid:commentId w16cid:paraId="5A8DB983" w16cid:durableId="24917CC7"/>
  <w16cid:commentId w16cid:paraId="6160F06B" w16cid:durableId="24917CC8"/>
  <w16cid:commentId w16cid:paraId="4023C437" w16cid:durableId="24917CC9"/>
  <w16cid:commentId w16cid:paraId="6164920F" w16cid:durableId="24917CCA"/>
  <w16cid:commentId w16cid:paraId="46EEB593" w16cid:durableId="24AC2A60"/>
  <w16cid:commentId w16cid:paraId="6E16AE78" w16cid:durableId="24AC2CEF"/>
  <w16cid:commentId w16cid:paraId="5D4D308F" w16cid:durableId="24917CCF"/>
  <w16cid:commentId w16cid:paraId="7A6F0933" w16cid:durableId="24AC3080"/>
  <w16cid:commentId w16cid:paraId="72300D7C" w16cid:durableId="24AC3237"/>
  <w16cid:commentId w16cid:paraId="58300B0A" w16cid:durableId="24917CD3"/>
  <w16cid:commentId w16cid:paraId="35914A45" w16cid:durableId="24917CD4"/>
  <w16cid:commentId w16cid:paraId="241A3699" w16cid:durableId="24917CD5"/>
  <w16cid:commentId w16cid:paraId="38D3F82B" w16cid:durableId="24917CD6"/>
  <w16cid:commentId w16cid:paraId="5368F4FF" w16cid:durableId="24AC3254"/>
  <w16cid:commentId w16cid:paraId="2E3526D8" w16cid:durableId="24917CD7"/>
  <w16cid:commentId w16cid:paraId="141E3D86" w16cid:durableId="24917CD8"/>
  <w16cid:commentId w16cid:paraId="72EB0E30" w16cid:durableId="24AC3267"/>
  <w16cid:commentId w16cid:paraId="2AD735C2" w16cid:durableId="24917CD9"/>
  <w16cid:commentId w16cid:paraId="7BFACEDE" w16cid:durableId="24917CDA"/>
  <w16cid:commentId w16cid:paraId="1F534BDA" w16cid:durableId="24917CDB"/>
  <w16cid:commentId w16cid:paraId="6F1C3832" w16cid:durableId="24AC3479"/>
  <w16cid:commentId w16cid:paraId="707BB4ED" w16cid:durableId="24917CDC"/>
  <w16cid:commentId w16cid:paraId="66CDEAEC" w16cid:durableId="24AC37D9"/>
  <w16cid:commentId w16cid:paraId="24AE92AB" w16cid:durableId="24AC3800"/>
  <w16cid:commentId w16cid:paraId="1EA674F7" w16cid:durableId="24AC3820"/>
  <w16cid:commentId w16cid:paraId="5C77F446" w16cid:durableId="24AC3862"/>
  <w16cid:commentId w16cid:paraId="34EA9881" w16cid:durableId="24AC38E4"/>
  <w16cid:commentId w16cid:paraId="4609607E" w16cid:durableId="24AC39BD"/>
  <w16cid:commentId w16cid:paraId="5311A712" w16cid:durableId="24917CE0"/>
  <w16cid:commentId w16cid:paraId="11FBADC6" w16cid:durableId="24AC3DDA"/>
  <w16cid:commentId w16cid:paraId="42C82190" w16cid:durableId="24AC3FA6"/>
  <w16cid:commentId w16cid:paraId="370D3772" w16cid:durableId="24AC4086"/>
  <w16cid:commentId w16cid:paraId="30CF1F4E" w16cid:durableId="24AC40E6"/>
  <w16cid:commentId w16cid:paraId="547DABE2" w16cid:durableId="2491BF42"/>
  <w16cid:commentId w16cid:paraId="0E62A518" w16cid:durableId="24AC4311"/>
  <w16cid:commentId w16cid:paraId="2C1F15D2" w16cid:durableId="24AC4430"/>
  <w16cid:commentId w16cid:paraId="5A62CF27" w16cid:durableId="24A9B6FA"/>
  <w16cid:commentId w16cid:paraId="5CA6D918" w16cid:durableId="24917CE4"/>
  <w16cid:commentId w16cid:paraId="2F6B1353" w16cid:durableId="24AC478E"/>
  <w16cid:commentId w16cid:paraId="2AA24FC9" w16cid:durableId="24AC484F"/>
  <w16cid:commentId w16cid:paraId="0FA97D58" w16cid:durableId="24917CE5"/>
  <w16cid:commentId w16cid:paraId="2AB8A4C3" w16cid:durableId="24917CE6"/>
  <w16cid:commentId w16cid:paraId="15B5F20C" w16cid:durableId="24917CE7"/>
  <w16cid:commentId w16cid:paraId="3C7420A9" w16cid:durableId="24AC4861"/>
  <w16cid:commentId w16cid:paraId="09B18302" w16cid:durableId="24917CE8"/>
  <w16cid:commentId w16cid:paraId="78AA8822" w16cid:durableId="24917CE9"/>
  <w16cid:commentId w16cid:paraId="394BBF8B" w16cid:durableId="24AC4A71"/>
  <w16cid:commentId w16cid:paraId="1E056D4B" w16cid:durableId="24AC4C82"/>
  <w16cid:commentId w16cid:paraId="6958AA9B" w16cid:durableId="24AC4DA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F910CE" w14:textId="77777777" w:rsidR="00785244" w:rsidRDefault="00785244">
      <w:r>
        <w:separator/>
      </w:r>
    </w:p>
  </w:endnote>
  <w:endnote w:type="continuationSeparator" w:id="0">
    <w:p w14:paraId="34D2E53A" w14:textId="77777777" w:rsidR="00785244" w:rsidRDefault="007852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Courier">
    <w:altName w:val="Courier New"/>
    <w:panose1 w:val="02070409020205020404"/>
    <w:charset w:val="00"/>
    <w:family w:val="auto"/>
    <w:pitch w:val="variable"/>
    <w:sig w:usb0="00000003" w:usb1="00000000" w:usb2="00000000" w:usb3="00000000" w:csb0="00000001" w:csb1="00000000"/>
  </w:font>
  <w:font w:name="Times New Roman Bold">
    <w:altName w:val="Times New Roman"/>
    <w:charset w:val="00"/>
    <w:family w:val="auto"/>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LiberationSerif-Bold">
    <w:altName w:val="Cambria"/>
    <w:panose1 w:val="00000000000000000000"/>
    <w:charset w:val="00"/>
    <w:family w:val="roman"/>
    <w:notTrueType/>
    <w:pitch w:val="default"/>
  </w:font>
  <w:font w:name="TimesNewRomanPSMT">
    <w:altName w:val="Times New Roman"/>
    <w:panose1 w:val="00000000000000000000"/>
    <w:charset w:val="00"/>
    <w:family w:val="swiss"/>
    <w:notTrueType/>
    <w:pitch w:val="default"/>
    <w:sig w:usb0="00000003" w:usb1="00000000" w:usb2="00000000" w:usb3="00000000" w:csb0="00000001" w:csb1="00000000"/>
  </w:font>
  <w:font w:name="Frutiger LT Pro 57 Condensed">
    <w:panose1 w:val="020B0606020204020204"/>
    <w:charset w:val="00"/>
    <w:family w:val="swiss"/>
    <w:notTrueType/>
    <w:pitch w:val="variable"/>
    <w:sig w:usb0="800000AF" w:usb1="5000204A" w:usb2="00000000" w:usb3="00000000" w:csb0="0000009B" w:csb1="00000000"/>
  </w:font>
  <w:font w:name="TimesNewRomanPS-ItalicMT">
    <w:altName w:val="Times New Roman"/>
    <w:charset w:val="00"/>
    <w:family w:val="roman"/>
    <w:pitch w:val="variable"/>
    <w:sig w:usb0="E0000AFF" w:usb1="00007843" w:usb2="00000001" w:usb3="00000000" w:csb0="000001B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auto"/>
    <w:pitch w:val="variable"/>
    <w:sig w:usb0="E00002FF" w:usb1="5000785B" w:usb2="00000000" w:usb3="00000000" w:csb0="0000019F" w:csb1="00000000"/>
  </w:font>
  <w:font w:name="Frutiger LT Pro 47 Light Cn">
    <w:panose1 w:val="020B0406020204020204"/>
    <w:charset w:val="00"/>
    <w:family w:val="swiss"/>
    <w:notTrueType/>
    <w:pitch w:val="variable"/>
    <w:sig w:usb0="800000AF" w:usb1="5000204A" w:usb2="00000000" w:usb3="00000000" w:csb0="0000009B"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IDFont+F1">
    <w:altName w:val="Yu Gothic"/>
    <w:panose1 w:val="00000000000000000000"/>
    <w:charset w:val="80"/>
    <w:family w:val="auto"/>
    <w:notTrueType/>
    <w:pitch w:val="default"/>
    <w:sig w:usb0="00000001" w:usb1="08070000" w:usb2="00000010" w:usb3="00000000" w:csb0="00020000" w:csb1="00000000"/>
  </w:font>
  <w:font w:name="NimbusRomNo9L-Regu">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4EF2B" w14:textId="77777777" w:rsidR="000F6CE8" w:rsidRDefault="000F6CE8">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A8FE3" w14:textId="5C827306" w:rsidR="00AC5C58" w:rsidRPr="005E6785" w:rsidRDefault="00AC5C58" w:rsidP="00241D33">
    <w:pPr>
      <w:pStyle w:val="AR6Footpage"/>
    </w:pPr>
    <w:r w:rsidRPr="005E6785">
      <w:t>Do Not Cite, Quote or Distribute</w:t>
    </w:r>
    <w:r w:rsidRPr="005E6785">
      <w:tab/>
    </w:r>
    <w:r>
      <w:rPr>
        <w:b w:val="0"/>
      </w:rPr>
      <w:t>6</w:t>
    </w:r>
    <w:r w:rsidRPr="00241D33">
      <w:rPr>
        <w:b w:val="0"/>
      </w:rPr>
      <w:t>-</w:t>
    </w:r>
    <w:r w:rsidRPr="00241D33">
      <w:rPr>
        <w:b w:val="0"/>
      </w:rPr>
      <w:fldChar w:fldCharType="begin"/>
    </w:r>
    <w:r w:rsidRPr="00241D33">
      <w:rPr>
        <w:b w:val="0"/>
      </w:rPr>
      <w:instrText>PAGE</w:instrText>
    </w:r>
    <w:r w:rsidRPr="00241D33">
      <w:rPr>
        <w:b w:val="0"/>
      </w:rPr>
      <w:fldChar w:fldCharType="separate"/>
    </w:r>
    <w:r w:rsidR="00DA7F98">
      <w:rPr>
        <w:b w:val="0"/>
        <w:noProof/>
      </w:rPr>
      <w:t>25</w:t>
    </w:r>
    <w:r w:rsidRPr="00241D33">
      <w:rPr>
        <w:b w:val="0"/>
      </w:rPr>
      <w:fldChar w:fldCharType="end"/>
    </w:r>
    <w:r w:rsidRPr="005E6785">
      <w:tab/>
    </w:r>
    <w:r w:rsidRPr="00241D33">
      <w:rPr>
        <w:b w:val="0"/>
      </w:rPr>
      <w:t xml:space="preserve">Total pages: </w:t>
    </w:r>
    <w:r w:rsidRPr="00241D33">
      <w:rPr>
        <w:b w:val="0"/>
      </w:rPr>
      <w:fldChar w:fldCharType="begin"/>
    </w:r>
    <w:r w:rsidRPr="00241D33">
      <w:rPr>
        <w:b w:val="0"/>
      </w:rPr>
      <w:instrText>NUMPAGES</w:instrText>
    </w:r>
    <w:r w:rsidRPr="00241D33">
      <w:rPr>
        <w:b w:val="0"/>
      </w:rPr>
      <w:fldChar w:fldCharType="separate"/>
    </w:r>
    <w:r w:rsidR="00DA7F98">
      <w:rPr>
        <w:b w:val="0"/>
        <w:noProof/>
      </w:rPr>
      <w:t>104</w:t>
    </w:r>
    <w:r w:rsidRPr="00241D33">
      <w:rPr>
        <w:b w:val="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660846" w14:textId="77777777" w:rsidR="000F6CE8" w:rsidRDefault="000F6CE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277597" w14:textId="77777777" w:rsidR="00785244" w:rsidRDefault="00785244">
      <w:r>
        <w:separator/>
      </w:r>
    </w:p>
  </w:footnote>
  <w:footnote w:type="continuationSeparator" w:id="0">
    <w:p w14:paraId="0737F0B4" w14:textId="77777777" w:rsidR="00785244" w:rsidRDefault="00785244">
      <w:r>
        <w:continuationSeparator/>
      </w:r>
    </w:p>
  </w:footnote>
  <w:footnote w:id="1">
    <w:p w14:paraId="130531EF" w14:textId="4AF7A1DC" w:rsidR="00AC5C58" w:rsidRPr="00326917" w:rsidRDefault="00AC5C58">
      <w:pPr>
        <w:pStyle w:val="Notedebasdepage"/>
        <w:rPr>
          <w:lang w:val="en-US"/>
        </w:rPr>
      </w:pPr>
      <w:r w:rsidRPr="002D39BF">
        <w:rPr>
          <w:rStyle w:val="Appelnotedebasdep"/>
          <w:sz w:val="22"/>
          <w:szCs w:val="22"/>
          <w:rPrChange w:id="1129" w:author="Robin Matthews" w:date="2021-07-08T17:17:00Z">
            <w:rPr>
              <w:rStyle w:val="Appelnotedebasdep"/>
              <w:sz w:val="18"/>
              <w:szCs w:val="18"/>
            </w:rPr>
          </w:rPrChange>
        </w:rPr>
        <w:footnoteRef/>
      </w:r>
      <w:r w:rsidRPr="00326917">
        <w:rPr>
          <w:sz w:val="18"/>
          <w:szCs w:val="18"/>
          <w:lang w:val="en-US"/>
        </w:rPr>
        <w:t xml:space="preserve"> The word ‘concentration’ is used to denote abundances in terms of mixing ratio for most species unless specified</w:t>
      </w:r>
      <w:ins w:id="1130" w:author="Lucy Cowie" w:date="2021-07-26T15:01:00Z">
        <w:r w:rsidR="00D51535">
          <w:rPr>
            <w:sz w:val="18"/>
            <w:szCs w:val="18"/>
            <w:lang w:val="en-US"/>
          </w:rPr>
          <w:t>.</w:t>
        </w:r>
      </w:ins>
    </w:p>
  </w:footnote>
  <w:footnote w:id="2">
    <w:p w14:paraId="4959484F" w14:textId="5E070D3A" w:rsidR="00AC5C58" w:rsidRPr="00326917" w:rsidRDefault="00AC5C58" w:rsidP="00D5630D">
      <w:pPr>
        <w:pStyle w:val="Notedebasdepage"/>
        <w:rPr>
          <w:sz w:val="18"/>
          <w:szCs w:val="18"/>
          <w:lang w:val="en-US"/>
        </w:rPr>
      </w:pPr>
      <w:r w:rsidRPr="002D39BF">
        <w:rPr>
          <w:rStyle w:val="Appelnotedebasdep"/>
          <w:sz w:val="22"/>
          <w:szCs w:val="22"/>
          <w:rPrChange w:id="1257" w:author="Robin Matthews" w:date="2021-07-08T17:17:00Z">
            <w:rPr>
              <w:rStyle w:val="Appelnotedebasdep"/>
              <w:sz w:val="18"/>
              <w:szCs w:val="18"/>
            </w:rPr>
          </w:rPrChange>
        </w:rPr>
        <w:footnoteRef/>
      </w:r>
      <w:r w:rsidRPr="00326917">
        <w:rPr>
          <w:sz w:val="18"/>
          <w:szCs w:val="18"/>
          <w:lang w:val="en-US"/>
        </w:rPr>
        <w:t xml:space="preserve"> </w:t>
      </w:r>
      <w:r w:rsidRPr="007E79EA">
        <w:rPr>
          <w:rStyle w:val="AR6Chap6FAQCar"/>
          <w:b w:val="0"/>
          <w:sz w:val="18"/>
          <w:szCs w:val="18"/>
        </w:rPr>
        <w:t>Prather et al</w:t>
      </w:r>
      <w:ins w:id="1258" w:author="Robin Matthews" w:date="2021-07-08T18:21:00Z">
        <w:r w:rsidR="004D31F1">
          <w:rPr>
            <w:rStyle w:val="AR6Chap6FAQCar"/>
            <w:b w:val="0"/>
            <w:sz w:val="18"/>
            <w:szCs w:val="18"/>
          </w:rPr>
          <w:t>.</w:t>
        </w:r>
      </w:ins>
      <w:r w:rsidRPr="007E79EA">
        <w:rPr>
          <w:rStyle w:val="AR6Chap6FAQCar"/>
          <w:b w:val="0"/>
          <w:sz w:val="18"/>
          <w:szCs w:val="18"/>
        </w:rPr>
        <w:t xml:space="preserve"> (2012) report lifetime due to stratospheric loss and soil uptake as 120 ± 24 years and 150 ± 50 years, respectively, and they were inadvertently swapped in AR5 with no effect on the total methane lifetime.</w:t>
      </w:r>
      <w:r w:rsidRPr="00326917">
        <w:rPr>
          <w:sz w:val="18"/>
          <w:szCs w:val="18"/>
          <w:shd w:val="clear" w:color="auto" w:fill="FFFF00"/>
          <w:lang w:val="en-US"/>
        </w:rPr>
        <w:t xml:space="preserve"> </w:t>
      </w:r>
    </w:p>
  </w:footnote>
  <w:footnote w:id="3">
    <w:p w14:paraId="0137D82B" w14:textId="149ED844" w:rsidR="00AC5C58" w:rsidRPr="00326917" w:rsidRDefault="00AC5C58" w:rsidP="00D5630D">
      <w:pPr>
        <w:pStyle w:val="Notedebasdepage"/>
        <w:rPr>
          <w:sz w:val="18"/>
          <w:szCs w:val="18"/>
          <w:lang w:val="en-US"/>
        </w:rPr>
      </w:pPr>
      <w:r w:rsidRPr="002D39BF">
        <w:rPr>
          <w:rStyle w:val="Appelnotedebasdep"/>
          <w:sz w:val="22"/>
          <w:szCs w:val="22"/>
          <w:rPrChange w:id="2678" w:author="Robin Matthews" w:date="2021-07-08T17:17:00Z">
            <w:rPr>
              <w:rStyle w:val="Appelnotedebasdep"/>
              <w:sz w:val="18"/>
              <w:szCs w:val="18"/>
            </w:rPr>
          </w:rPrChange>
        </w:rPr>
        <w:footnoteRef/>
      </w:r>
      <w:r w:rsidRPr="00326917">
        <w:rPr>
          <w:sz w:val="18"/>
          <w:szCs w:val="18"/>
          <w:lang w:val="en-US"/>
        </w:rPr>
        <w:t xml:space="preserve"> The terms EC and BC are operationally defined on the basis of the methodology used for their quantification</w:t>
      </w:r>
      <w:ins w:id="2679" w:author="Lucy Cowie" w:date="2021-07-27T17:31:00Z">
        <w:r w:rsidR="00013140">
          <w:rPr>
            <w:sz w:val="18"/>
            <w:szCs w:val="18"/>
            <w:lang w:val="en-US"/>
          </w:rPr>
          <w:t xml:space="preserve"> (</w:t>
        </w:r>
      </w:ins>
      <w:del w:id="2680" w:author="Lucy Cowie" w:date="2021-07-27T17:31:00Z">
        <w:r w:rsidRPr="00326917" w:rsidDel="00013140">
          <w:rPr>
            <w:sz w:val="18"/>
            <w:szCs w:val="18"/>
            <w:lang w:val="en-US"/>
          </w:rPr>
          <w:delText xml:space="preserve">, </w:delText>
        </w:r>
      </w:del>
      <w:r w:rsidRPr="00326917">
        <w:rPr>
          <w:sz w:val="18"/>
          <w:szCs w:val="18"/>
          <w:lang w:val="en-US"/>
        </w:rPr>
        <w:t>i.e., thermal refractivity and light absorption, respectively</w:t>
      </w:r>
      <w:ins w:id="2681" w:author="Lucy Cowie" w:date="2021-07-27T17:31:00Z">
        <w:r w:rsidR="00013140">
          <w:rPr>
            <w:sz w:val="18"/>
            <w:szCs w:val="18"/>
            <w:lang w:val="en-US"/>
          </w:rPr>
          <w:t>)</w:t>
        </w:r>
      </w:ins>
      <w:del w:id="2682" w:author="Lucy Cowie" w:date="2021-07-27T17:31:00Z">
        <w:r w:rsidRPr="00326917" w:rsidDel="00013140">
          <w:rPr>
            <w:sz w:val="18"/>
            <w:szCs w:val="18"/>
            <w:lang w:val="en-US"/>
          </w:rPr>
          <w:delText>,</w:delText>
        </w:r>
      </w:del>
      <w:r w:rsidRPr="00326917">
        <w:rPr>
          <w:sz w:val="18"/>
          <w:szCs w:val="18"/>
          <w:lang w:val="en-US"/>
        </w:rPr>
        <w:t xml:space="preserve"> and often used interchangeably.</w:t>
      </w:r>
    </w:p>
  </w:footnote>
  <w:footnote w:id="4">
    <w:p w14:paraId="566C9873" w14:textId="2F0CEBD0" w:rsidR="00AC5C58" w:rsidRPr="00326917" w:rsidRDefault="00AC5C58" w:rsidP="00D5630D">
      <w:pPr>
        <w:pStyle w:val="Notedebasdepage"/>
        <w:rPr>
          <w:sz w:val="18"/>
          <w:szCs w:val="18"/>
          <w:lang w:val="en-US"/>
        </w:rPr>
      </w:pPr>
      <w:r w:rsidRPr="002D39BF">
        <w:rPr>
          <w:rStyle w:val="Appelnotedebasdep"/>
          <w:sz w:val="22"/>
          <w:szCs w:val="22"/>
          <w:rPrChange w:id="2684" w:author="Robin Matthews" w:date="2021-07-08T17:17:00Z">
            <w:rPr>
              <w:rStyle w:val="Appelnotedebasdep"/>
              <w:sz w:val="18"/>
              <w:szCs w:val="18"/>
            </w:rPr>
          </w:rPrChange>
        </w:rPr>
        <w:footnoteRef/>
      </w:r>
      <w:r w:rsidRPr="00326917">
        <w:rPr>
          <w:sz w:val="18"/>
          <w:szCs w:val="18"/>
          <w:lang w:val="en-US"/>
        </w:rPr>
        <w:t xml:space="preserve"> The carbon mass fraction of OA is termed as OC, </w:t>
      </w:r>
      <w:ins w:id="2685" w:author="Lucy Cowie" w:date="2021-07-27T17:32:00Z">
        <w:r w:rsidR="00013140">
          <w:rPr>
            <w:sz w:val="18"/>
            <w:szCs w:val="18"/>
            <w:lang w:val="en-US"/>
          </w:rPr>
          <w:t xml:space="preserve">a </w:t>
        </w:r>
      </w:ins>
      <w:r w:rsidRPr="00326917">
        <w:rPr>
          <w:sz w:val="18"/>
          <w:szCs w:val="18"/>
          <w:lang w:val="en-US"/>
        </w:rPr>
        <w:t xml:space="preserve">conversion factor between 1.4 to 1.6 from OC to OA </w:t>
      </w:r>
      <w:del w:id="2686" w:author="Lucy Cowie" w:date="2021-07-27T17:32:00Z">
        <w:r w:rsidRPr="00326917" w:rsidDel="00013140">
          <w:rPr>
            <w:sz w:val="18"/>
            <w:szCs w:val="18"/>
            <w:lang w:val="en-US"/>
          </w:rPr>
          <w:delText xml:space="preserve">are </w:delText>
        </w:r>
      </w:del>
      <w:ins w:id="2687" w:author="Lucy Cowie" w:date="2021-07-27T17:32:00Z">
        <w:r w:rsidR="00013140">
          <w:rPr>
            <w:sz w:val="18"/>
            <w:szCs w:val="18"/>
            <w:lang w:val="en-US"/>
          </w:rPr>
          <w:t>is</w:t>
        </w:r>
        <w:r w:rsidR="00013140" w:rsidRPr="00326917">
          <w:rPr>
            <w:sz w:val="18"/>
            <w:szCs w:val="18"/>
            <w:lang w:val="en-US"/>
          </w:rPr>
          <w:t xml:space="preserve"> </w:t>
        </w:r>
      </w:ins>
      <w:r w:rsidRPr="00326917">
        <w:rPr>
          <w:sz w:val="18"/>
          <w:szCs w:val="18"/>
          <w:lang w:val="en-US"/>
        </w:rPr>
        <w:t>typically assumed</w:t>
      </w:r>
      <w:ins w:id="2688" w:author="Lucy Cowie" w:date="2021-07-27T10:42:00Z">
        <w:r w:rsidR="0001259C">
          <w:rPr>
            <w:sz w:val="18"/>
            <w:szCs w:val="18"/>
            <w:lang w:val="en-US"/>
          </w:rPr>
          <w:t>.</w:t>
        </w:r>
      </w:ins>
    </w:p>
  </w:footnote>
  <w:footnote w:id="5">
    <w:p w14:paraId="6EA6B4DB" w14:textId="6766BFFA" w:rsidR="00AC5C58" w:rsidRPr="00691C05" w:rsidRDefault="00AC5C58" w:rsidP="00D5630D">
      <w:pPr>
        <w:pStyle w:val="Notedebasdepage"/>
      </w:pPr>
      <w:r w:rsidRPr="002D39BF">
        <w:rPr>
          <w:rStyle w:val="Appelnotedebasdep"/>
        </w:rPr>
        <w:footnoteRef/>
      </w:r>
      <w:r w:rsidRPr="00326917">
        <w:rPr>
          <w:lang w:val="en-US"/>
        </w:rPr>
        <w:t xml:space="preserve"> </w:t>
      </w:r>
      <w:r w:rsidRPr="00326917">
        <w:rPr>
          <w:sz w:val="18"/>
          <w:szCs w:val="18"/>
          <w:lang w:val="en-US"/>
        </w:rPr>
        <w:t xml:space="preserve">Baseline ozone is defined as the observed ozone at a site when it is not influenced by recent, locally emitted or anthropogenically produced pollution </w:t>
      </w:r>
      <w:r w:rsidRPr="00202625">
        <w:rPr>
          <w:sz w:val="18"/>
          <w:szCs w:val="18"/>
        </w:rPr>
        <w:fldChar w:fldCharType="begin" w:fldLock="1"/>
      </w:r>
      <w:r w:rsidR="00D477C7">
        <w:rPr>
          <w:sz w:val="18"/>
          <w:szCs w:val="18"/>
          <w:lang w:val="en-US"/>
        </w:rPr>
        <w:instrText>ADDIN CSL_CITATION { "citationItems" : [ { "id" : "ITEM-1", "itemData" : { "DOI" : "10.1525/elementa.309", "ISSN" : "23251026", "abstract" : "Ozone (O3) is a key air pollutant that is produced from precursor emissions and has adverse impacts on human health and ecosystems. In the U.S., the Clean Air Act (CAA) regulates O3 levels to protect public health and welfare, but unraveling the origins of surface O3 is complicated by the presence of contributions from multiple sources including background sources like stratospheric transport, wildfires, biogenic precursors, and international anthropogenic pollution, in addition to U.S. anthropogenic sources. In this report, we consider more than 100 published studies and assess current knowledge on the spatial and temporal distribution, trends, and sources of background O3 over the continental U.S., and evaluate how it influences attainment of the air quality standards. We conclude that spring and summer seasonal mean U.S. background O3 (USB O3), or O3 formed from natural sources plus anthropogenic sources in countries outside the U.S., is greatest at high elevation locations in the western U.S., with monthly mean maximum daily 8-hour average (MDA8) mole fractions approaching 50 parts per billion (ppb) and annual 4th highest MDA8s exceeding 60 ppb, at some locations. At lower elevation sites, e.g., along the West and East Coasts, seasonal mean MDA8 USB O3 is in the range of 20-40 ppb, with generally smaller contributions on the highest O3 days. The uncertainty in U.S. background O3 is around \u00b110 ppb for seasonal mean values and higher for individual days. Noncontrollable O3 sources, such as stratospheric intrusions or precursors from wildfires, can make significant contributions to O3 on some days, but it is challenging to quantify accurately these contributions. We recommend enhanced routine observations, focused field studies, process-oriented modeling studies, and greater emphasis on the complex photochemistry in smoke plumes as key steps to reduce the uncertainty associated with background O3 in the U.S.", "author" : [ { "dropping-particle" : "", "family" : "Jaffe", "given" : "Daniel A.", "non-dropping-particle" : "", "parse-names" : false, "suffix" : "" }, { "dropping-particle" : "", "family" : "Cooper", "given" : "Owen R.", "non-dropping-particle" : "", "parse-names" : false, "suffix" : "" }, { "dropping-particle" : "", "family" : "Fiore", "given" : "Arlene M.", "non-dropping-particle" : "", "parse-names" : false, "suffix" : "" }, { "dropping-particle" : "", "family" : "Henderson", "given" : "Barron H.", "non-dropping-particle" : "", "parse-names" : false, "suffix" : "" }, { "dropping-particle" : "", "family" : "Tonnesen", "given" : "Gail S.", "non-dropping-particle" : "", "parse-names" : false, "suffix" : "" }, { "dropping-particle" : "", "family" : "Russell", "given" : "Armistead G.", "non-dropping-particle" : "", "parse-names" : false, "suffix" : "" }, { "dropping-particle" : "", "family" : "Henze", "given" : "Daven K.", "non-dropping-particle" : "", "parse-names" : false, "suffix" : "" }, { "dropping-particle" : "", "family" : "Langford", "given" : "Andrew O.", "non-dropping-particle" : "", "parse-names" : false, "suffix" : "" }, { "dropping-particle" : "", "family" : "Lin", "given" : "Meiyun", "non-dropping-particle" : "", "parse-names" : false, "suffix" : "" }, { "dropping-particle" : "", "family" : "Moore", "given" : "Tom", "non-dropping-particle" : "", "parse-names" : false, "suffix" : "" } ], "container-title" : "Elementa", "id" : "ITEM-1", "issue" : "1", "issued" : { "date-parts" : [ [ "2018", "7", "30" ] ] }, "page" : "56", "title" : "Scientific assessment of background ozone over the U.S.: Implications for air quality management", "translator" : [ { "dropping-particle" : "", "family" : "G4268", "given" : "", "non-dropping-particle" : "", "parse-names" : false, "suffix" : "" } ], "type" : "article-journal", "volume" : "6" }, "uris" : [ "http://www.mendeley.com/documents/?uuid=5c793c48-0fe8-4e7d-a16d-565ca8f9ef11" ] } ], "mendeley" : { "formattedCitation" : "(Jaffe et al., 2018)", "plainTextFormattedCitation" : "(Jaffe et al., 2018)", "previouslyFormattedCitation" : "(Jaffe et al., 2018)" }, "properties" : { "noteIndex" : 0 }, "schema" : "https://github.com/citation-style-language/schema/raw/master/csl-citation.json" }</w:instrText>
      </w:r>
      <w:r w:rsidRPr="00202625">
        <w:rPr>
          <w:sz w:val="18"/>
          <w:szCs w:val="18"/>
        </w:rPr>
        <w:fldChar w:fldCharType="separate"/>
      </w:r>
      <w:r w:rsidRPr="00202625">
        <w:rPr>
          <w:noProof/>
          <w:sz w:val="18"/>
          <w:szCs w:val="18"/>
        </w:rPr>
        <w:t>(Jaffe et al., 2018)</w:t>
      </w:r>
      <w:r w:rsidRPr="00202625">
        <w:rPr>
          <w:sz w:val="18"/>
          <w:szCs w:val="18"/>
        </w:rPr>
        <w:fldChar w:fldCharType="end"/>
      </w:r>
      <w:r w:rsidRPr="00202625">
        <w:rPr>
          <w:sz w:val="18"/>
          <w:szCs w:val="18"/>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8E507" w14:textId="77777777" w:rsidR="00A32A79" w:rsidRDefault="00A32A79">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1543C" w14:textId="3162E0F8" w:rsidR="00AC5C58" w:rsidRPr="00326917" w:rsidRDefault="00AC5C58" w:rsidP="00241D33">
    <w:pPr>
      <w:pStyle w:val="AR6Header"/>
      <w:rPr>
        <w:lang w:val="en-US"/>
      </w:rPr>
    </w:pPr>
    <w:r w:rsidRPr="00326917">
      <w:rPr>
        <w:lang w:val="en-US"/>
      </w:rPr>
      <w:t>Final Government Distribution</w:t>
    </w:r>
    <w:r w:rsidRPr="00326917">
      <w:rPr>
        <w:lang w:val="en-US"/>
      </w:rPr>
      <w:tab/>
      <w:t>Chapter 6</w:t>
    </w:r>
    <w:r w:rsidRPr="00326917">
      <w:rPr>
        <w:lang w:val="en-US"/>
      </w:rPr>
      <w:tab/>
      <w:t>IPCC AR6 WGI</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788AFC" w14:textId="77777777" w:rsidR="00A32A79" w:rsidRDefault="00A32A7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C60C43BE"/>
    <w:lvl w:ilvl="0">
      <w:start w:val="1"/>
      <w:numFmt w:val="bullet"/>
      <w:pStyle w:val="Listepuces"/>
      <w:lvlText w:val=""/>
      <w:lvlJc w:val="left"/>
      <w:pPr>
        <w:tabs>
          <w:tab w:val="num" w:pos="360"/>
        </w:tabs>
        <w:ind w:left="360" w:hanging="360"/>
      </w:pPr>
      <w:rPr>
        <w:rFonts w:ascii="Symbol" w:hAnsi="Symbol" w:hint="default"/>
      </w:rPr>
    </w:lvl>
  </w:abstractNum>
  <w:abstractNum w:abstractNumId="1" w15:restartNumberingAfterBreak="0">
    <w:nsid w:val="025A6A8E"/>
    <w:multiLevelType w:val="hybridMultilevel"/>
    <w:tmpl w:val="F33AB88C"/>
    <w:lvl w:ilvl="0" w:tplc="115090D8">
      <w:start w:val="1"/>
      <w:numFmt w:val="decimal"/>
      <w:pStyle w:val="TableChap2"/>
      <w:lvlText w:val="Table 2.%1:"/>
      <w:lvlJc w:val="left"/>
      <w:pPr>
        <w:ind w:left="36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47B0539"/>
    <w:multiLevelType w:val="hybridMultilevel"/>
    <w:tmpl w:val="7FC04C02"/>
    <w:lvl w:ilvl="0" w:tplc="8C4CACE6">
      <w:start w:val="1"/>
      <w:numFmt w:val="decimal"/>
      <w:pStyle w:val="BoxChap3"/>
      <w:lvlText w:val="Box 3.%1:"/>
      <w:lvlJc w:val="left"/>
      <w:pPr>
        <w:ind w:left="360" w:hanging="360"/>
      </w:pPr>
      <w:rPr>
        <w:rFonts w:hint="default"/>
        <w:b/>
        <w:i w:val="0"/>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A30167E"/>
    <w:multiLevelType w:val="multilevel"/>
    <w:tmpl w:val="1EF4D08A"/>
    <w:numStyleLink w:val="Style2"/>
  </w:abstractNum>
  <w:abstractNum w:abstractNumId="4" w15:restartNumberingAfterBreak="0">
    <w:nsid w:val="11773A43"/>
    <w:multiLevelType w:val="hybridMultilevel"/>
    <w:tmpl w:val="9D96250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15:restartNumberingAfterBreak="0">
    <w:nsid w:val="150A4F7C"/>
    <w:multiLevelType w:val="multilevel"/>
    <w:tmpl w:val="1EF4D08A"/>
    <w:numStyleLink w:val="Style2"/>
  </w:abstractNum>
  <w:abstractNum w:abstractNumId="6" w15:restartNumberingAfterBreak="0">
    <w:nsid w:val="15382866"/>
    <w:multiLevelType w:val="hybridMultilevel"/>
    <w:tmpl w:val="E0C233D6"/>
    <w:lvl w:ilvl="0" w:tplc="4232DF4E">
      <w:start w:val="1"/>
      <w:numFmt w:val="decimal"/>
      <w:pStyle w:val="BoxChap5"/>
      <w:lvlText w:val="Box 5.%1:"/>
      <w:lvlJc w:val="left"/>
      <w:pPr>
        <w:ind w:left="36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5D94A86"/>
    <w:multiLevelType w:val="hybridMultilevel"/>
    <w:tmpl w:val="9338686C"/>
    <w:lvl w:ilvl="0" w:tplc="5D0E66B8">
      <w:start w:val="1"/>
      <w:numFmt w:val="decimal"/>
      <w:pStyle w:val="FAQChap3"/>
      <w:lvlText w:val="FAQ 3.%1:"/>
      <w:lvlJc w:val="left"/>
      <w:pPr>
        <w:ind w:left="72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7C8185C"/>
    <w:multiLevelType w:val="multilevel"/>
    <w:tmpl w:val="1EF4D08A"/>
    <w:numStyleLink w:val="Style2"/>
  </w:abstractNum>
  <w:abstractNum w:abstractNumId="9" w15:restartNumberingAfterBreak="0">
    <w:nsid w:val="1E73544B"/>
    <w:multiLevelType w:val="hybridMultilevel"/>
    <w:tmpl w:val="1958986A"/>
    <w:lvl w:ilvl="0" w:tplc="AC4C70A8">
      <w:start w:val="1"/>
      <w:numFmt w:val="decimal"/>
      <w:pStyle w:val="FAQChap5"/>
      <w:lvlText w:val="FAQ 5.%1:"/>
      <w:lvlJc w:val="left"/>
      <w:pPr>
        <w:ind w:left="72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FC15772"/>
    <w:multiLevelType w:val="multilevel"/>
    <w:tmpl w:val="1EF4D08A"/>
    <w:numStyleLink w:val="Style2"/>
  </w:abstractNum>
  <w:abstractNum w:abstractNumId="11" w15:restartNumberingAfterBreak="0">
    <w:nsid w:val="201E5AA7"/>
    <w:multiLevelType w:val="multilevel"/>
    <w:tmpl w:val="1EF4D08A"/>
    <w:numStyleLink w:val="Style2"/>
  </w:abstractNum>
  <w:abstractNum w:abstractNumId="12" w15:restartNumberingAfterBreak="0">
    <w:nsid w:val="21520E68"/>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221549C7"/>
    <w:multiLevelType w:val="hybridMultilevel"/>
    <w:tmpl w:val="549069DE"/>
    <w:lvl w:ilvl="0" w:tplc="CC265870">
      <w:start w:val="1"/>
      <w:numFmt w:val="decimal"/>
      <w:pStyle w:val="TableChap5"/>
      <w:lvlText w:val="Table 5.%1:"/>
      <w:lvlJc w:val="left"/>
      <w:pPr>
        <w:ind w:left="928" w:hanging="360"/>
      </w:pPr>
      <w:rPr>
        <w:rFonts w:hint="default"/>
        <w:b/>
      </w:rPr>
    </w:lvl>
    <w:lvl w:ilvl="1" w:tplc="040C0019" w:tentative="1">
      <w:start w:val="1"/>
      <w:numFmt w:val="lowerLetter"/>
      <w:lvlText w:val="%2."/>
      <w:lvlJc w:val="left"/>
      <w:pPr>
        <w:ind w:left="1648" w:hanging="360"/>
      </w:pPr>
    </w:lvl>
    <w:lvl w:ilvl="2" w:tplc="040C001B" w:tentative="1">
      <w:start w:val="1"/>
      <w:numFmt w:val="lowerRoman"/>
      <w:lvlText w:val="%3."/>
      <w:lvlJc w:val="right"/>
      <w:pPr>
        <w:ind w:left="2368" w:hanging="180"/>
      </w:pPr>
    </w:lvl>
    <w:lvl w:ilvl="3" w:tplc="040C000F" w:tentative="1">
      <w:start w:val="1"/>
      <w:numFmt w:val="decimal"/>
      <w:lvlText w:val="%4."/>
      <w:lvlJc w:val="left"/>
      <w:pPr>
        <w:ind w:left="3088" w:hanging="360"/>
      </w:pPr>
    </w:lvl>
    <w:lvl w:ilvl="4" w:tplc="040C0019" w:tentative="1">
      <w:start w:val="1"/>
      <w:numFmt w:val="lowerLetter"/>
      <w:lvlText w:val="%5."/>
      <w:lvlJc w:val="left"/>
      <w:pPr>
        <w:ind w:left="3808" w:hanging="360"/>
      </w:pPr>
    </w:lvl>
    <w:lvl w:ilvl="5" w:tplc="040C001B" w:tentative="1">
      <w:start w:val="1"/>
      <w:numFmt w:val="lowerRoman"/>
      <w:lvlText w:val="%6."/>
      <w:lvlJc w:val="right"/>
      <w:pPr>
        <w:ind w:left="4528" w:hanging="180"/>
      </w:pPr>
    </w:lvl>
    <w:lvl w:ilvl="6" w:tplc="040C000F" w:tentative="1">
      <w:start w:val="1"/>
      <w:numFmt w:val="decimal"/>
      <w:lvlText w:val="%7."/>
      <w:lvlJc w:val="left"/>
      <w:pPr>
        <w:ind w:left="5248" w:hanging="360"/>
      </w:pPr>
    </w:lvl>
    <w:lvl w:ilvl="7" w:tplc="040C0019" w:tentative="1">
      <w:start w:val="1"/>
      <w:numFmt w:val="lowerLetter"/>
      <w:lvlText w:val="%8."/>
      <w:lvlJc w:val="left"/>
      <w:pPr>
        <w:ind w:left="5968" w:hanging="360"/>
      </w:pPr>
    </w:lvl>
    <w:lvl w:ilvl="8" w:tplc="040C001B" w:tentative="1">
      <w:start w:val="1"/>
      <w:numFmt w:val="lowerRoman"/>
      <w:lvlText w:val="%9."/>
      <w:lvlJc w:val="right"/>
      <w:pPr>
        <w:ind w:left="6688" w:hanging="180"/>
      </w:pPr>
    </w:lvl>
  </w:abstractNum>
  <w:abstractNum w:abstractNumId="14" w15:restartNumberingAfterBreak="0">
    <w:nsid w:val="2B843484"/>
    <w:multiLevelType w:val="multilevel"/>
    <w:tmpl w:val="6D5A9460"/>
    <w:lvl w:ilvl="0">
      <w:start w:val="6"/>
      <w:numFmt w:val="decimal"/>
      <w:pStyle w:val="AR6Chap6Level0"/>
      <w:lvlText w:val="%1"/>
      <w:lvlJc w:val="left"/>
      <w:pPr>
        <w:ind w:left="432" w:hanging="432"/>
      </w:pPr>
      <w:rPr>
        <w:rFonts w:hint="default"/>
        <w:color w:val="FFFFFF" w:themeColor="background1"/>
      </w:rPr>
    </w:lvl>
    <w:lvl w:ilvl="1">
      <w:start w:val="1"/>
      <w:numFmt w:val="decimal"/>
      <w:pStyle w:val="AR6Chap6Level161"/>
      <w:lvlText w:val="%1.%2"/>
      <w:lvlJc w:val="left"/>
      <w:pPr>
        <w:ind w:left="576" w:hanging="576"/>
      </w:pPr>
      <w:rPr>
        <w:rFonts w:hint="default"/>
      </w:rPr>
    </w:lvl>
    <w:lvl w:ilvl="2">
      <w:start w:val="1"/>
      <w:numFmt w:val="decimal"/>
      <w:pStyle w:val="AR6Chap6Level2611"/>
      <w:lvlText w:val="%1.%2.%3"/>
      <w:lvlJc w:val="left"/>
      <w:pPr>
        <w:ind w:left="720" w:hanging="720"/>
      </w:pPr>
      <w:rPr>
        <w:rFonts w:hint="default"/>
      </w:rPr>
    </w:lvl>
    <w:lvl w:ilvl="3">
      <w:start w:val="1"/>
      <w:numFmt w:val="decimal"/>
      <w:pStyle w:val="AR6Chap6Level36111"/>
      <w:lvlText w:val="%1.%2.%3.%4"/>
      <w:lvlJc w:val="left"/>
      <w:pPr>
        <w:ind w:left="864" w:hanging="864"/>
      </w:pPr>
      <w:rPr>
        <w:rFonts w:hint="default"/>
      </w:rPr>
    </w:lvl>
    <w:lvl w:ilvl="4">
      <w:start w:val="1"/>
      <w:numFmt w:val="decimal"/>
      <w:pStyle w:val="AR6Chap6Level461111"/>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2CF60749"/>
    <w:multiLevelType w:val="multilevel"/>
    <w:tmpl w:val="1EF4D08A"/>
    <w:numStyleLink w:val="Style2"/>
  </w:abstractNum>
  <w:abstractNum w:abstractNumId="16" w15:restartNumberingAfterBreak="0">
    <w:nsid w:val="316368BA"/>
    <w:multiLevelType w:val="multilevel"/>
    <w:tmpl w:val="1EF4D08A"/>
    <w:numStyleLink w:val="Style2"/>
  </w:abstractNum>
  <w:abstractNum w:abstractNumId="17" w15:restartNumberingAfterBreak="0">
    <w:nsid w:val="3CA83A6D"/>
    <w:multiLevelType w:val="hybridMultilevel"/>
    <w:tmpl w:val="A90CC5E6"/>
    <w:lvl w:ilvl="0" w:tplc="D77C481A">
      <w:start w:val="1"/>
      <w:numFmt w:val="decimal"/>
      <w:pStyle w:val="FigureChap5"/>
      <w:lvlText w:val="Figure 5.%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3EB20010"/>
    <w:multiLevelType w:val="hybridMultilevel"/>
    <w:tmpl w:val="E006FA54"/>
    <w:lvl w:ilvl="0" w:tplc="08E496B8">
      <w:start w:val="1"/>
      <w:numFmt w:val="decimal"/>
      <w:pStyle w:val="AR6Chap6Figure"/>
      <w:lvlText w:val="Figure 6.%1:"/>
      <w:lvlJc w:val="left"/>
      <w:pPr>
        <w:ind w:left="360" w:hanging="360"/>
      </w:pPr>
      <w:rPr>
        <w:rFonts w:hint="default"/>
        <w:b/>
        <w:i w:val="0"/>
        <w:sz w:val="2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433B6CC8"/>
    <w:multiLevelType w:val="hybridMultilevel"/>
    <w:tmpl w:val="B162AB64"/>
    <w:lvl w:ilvl="0" w:tplc="9EF82722">
      <w:start w:val="1"/>
      <w:numFmt w:val="decimal"/>
      <w:pStyle w:val="FigureChap4"/>
      <w:lvlText w:val="Figure 4.%1:"/>
      <w:lvlJc w:val="left"/>
      <w:pPr>
        <w:ind w:left="36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44F36DA1"/>
    <w:multiLevelType w:val="multilevel"/>
    <w:tmpl w:val="0694A798"/>
    <w:lvl w:ilvl="0">
      <w:start w:val="4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8B9322C"/>
    <w:multiLevelType w:val="multilevel"/>
    <w:tmpl w:val="1EF4D08A"/>
    <w:styleLink w:val="Style2"/>
    <w:lvl w:ilvl="0">
      <w:start w:val="3"/>
      <w:numFmt w:val="decimal"/>
      <w:lvlText w:val="%1"/>
      <w:lvlJc w:val="left"/>
      <w:pPr>
        <w:ind w:left="432" w:hanging="432"/>
      </w:pPr>
      <w:rPr>
        <w:rFonts w:hint="default"/>
        <w:color w:val="FFFFFF" w:themeColor="background1"/>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493078C1"/>
    <w:multiLevelType w:val="hybridMultilevel"/>
    <w:tmpl w:val="229C39D6"/>
    <w:lvl w:ilvl="0" w:tplc="2292AB20">
      <w:start w:val="1"/>
      <w:numFmt w:val="decimal"/>
      <w:pStyle w:val="AR6Chap6Box"/>
      <w:lvlText w:val="BOX 6.%1:"/>
      <w:lvlJc w:val="left"/>
      <w:pPr>
        <w:ind w:left="72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4A753736"/>
    <w:multiLevelType w:val="hybridMultilevel"/>
    <w:tmpl w:val="4A9CA1EA"/>
    <w:lvl w:ilvl="0" w:tplc="EBA497CA">
      <w:start w:val="1"/>
      <w:numFmt w:val="decimal"/>
      <w:pStyle w:val="FigureChap2"/>
      <w:lvlText w:val="Figure 2.%1:"/>
      <w:lvlJc w:val="left"/>
      <w:pPr>
        <w:ind w:left="36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4AC079E0"/>
    <w:multiLevelType w:val="multilevel"/>
    <w:tmpl w:val="1A824DAA"/>
    <w:lvl w:ilvl="0">
      <w:start w:val="4"/>
      <w:numFmt w:val="decimal"/>
      <w:suff w:val="space"/>
      <w:lvlText w:val="%1."/>
      <w:lvlJc w:val="left"/>
      <w:pPr>
        <w:ind w:left="360" w:hanging="360"/>
      </w:pPr>
      <w:rPr>
        <w:rFonts w:hint="default"/>
      </w:rPr>
    </w:lvl>
    <w:lvl w:ilvl="1">
      <w:start w:val="1"/>
      <w:numFmt w:val="decimal"/>
      <w:pStyle w:val="H2"/>
      <w:suff w:val="space"/>
      <w:lvlText w:val="%1.%2."/>
      <w:lvlJc w:val="left"/>
      <w:pPr>
        <w:ind w:left="792" w:hanging="792"/>
      </w:pPr>
      <w:rPr>
        <w:rFonts w:hint="default"/>
      </w:rPr>
    </w:lvl>
    <w:lvl w:ilvl="2">
      <w:start w:val="1"/>
      <w:numFmt w:val="decimal"/>
      <w:pStyle w:val="H3"/>
      <w:suff w:val="space"/>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4B176370"/>
    <w:multiLevelType w:val="multilevel"/>
    <w:tmpl w:val="ADA04AB2"/>
    <w:styleLink w:val="Style1"/>
    <w:lvl w:ilvl="0">
      <w:start w:val="1"/>
      <w:numFmt w:val="none"/>
      <w:lvlText w:val="%1"/>
      <w:lvlJc w:val="left"/>
      <w:pPr>
        <w:ind w:left="432" w:hanging="432"/>
      </w:pPr>
      <w:rPr>
        <w:rFonts w:hint="default"/>
        <w:color w:val="FFFFFF" w:themeColor="background1"/>
      </w:rPr>
    </w:lvl>
    <w:lvl w:ilvl="1">
      <w:start w:val="1"/>
      <w:numFmt w:val="decimal"/>
      <w:lvlText w:val="2.%2"/>
      <w:lvlJc w:val="left"/>
      <w:pPr>
        <w:ind w:left="576" w:hanging="576"/>
      </w:pPr>
      <w:rPr>
        <w:rFonts w:hint="default"/>
      </w:rPr>
    </w:lvl>
    <w:lvl w:ilvl="2">
      <w:start w:val="1"/>
      <w:numFmt w:val="decimal"/>
      <w:lvlText w:val="2.%2.%3"/>
      <w:lvlJc w:val="left"/>
      <w:pPr>
        <w:ind w:left="720" w:hanging="720"/>
      </w:pPr>
      <w:rPr>
        <w:rFonts w:hint="default"/>
      </w:rPr>
    </w:lvl>
    <w:lvl w:ilvl="3">
      <w:start w:val="1"/>
      <w:numFmt w:val="decimal"/>
      <w:lvlText w:val="%12.%2.%3.%4"/>
      <w:lvlJc w:val="left"/>
      <w:pPr>
        <w:ind w:left="864" w:hanging="864"/>
      </w:pPr>
      <w:rPr>
        <w:rFonts w:hint="default"/>
      </w:rPr>
    </w:lvl>
    <w:lvl w:ilvl="4">
      <w:start w:val="1"/>
      <w:numFmt w:val="decimal"/>
      <w:lvlText w:val="%12.%2.%3.%4.%5"/>
      <w:lvlJc w:val="left"/>
      <w:pPr>
        <w:ind w:left="1008" w:hanging="1008"/>
      </w:pPr>
      <w:rPr>
        <w:rFonts w:hint="default"/>
      </w:rPr>
    </w:lvl>
    <w:lvl w:ilvl="5">
      <w:start w:val="1"/>
      <w:numFmt w:val="decimal"/>
      <w:lvlText w:val="%12.%2.%3.%4.%5.%6"/>
      <w:lvlJc w:val="left"/>
      <w:pPr>
        <w:ind w:left="1152" w:hanging="1152"/>
      </w:pPr>
      <w:rPr>
        <w:rFonts w:hint="default"/>
      </w:rPr>
    </w:lvl>
    <w:lvl w:ilvl="6">
      <w:start w:val="1"/>
      <w:numFmt w:val="decimal"/>
      <w:lvlText w:val="%12.%2.%3.%4.%5.%6.%7"/>
      <w:lvlJc w:val="left"/>
      <w:pPr>
        <w:ind w:left="1296" w:hanging="1296"/>
      </w:pPr>
      <w:rPr>
        <w:rFonts w:hint="default"/>
      </w:rPr>
    </w:lvl>
    <w:lvl w:ilvl="7">
      <w:start w:val="1"/>
      <w:numFmt w:val="decimal"/>
      <w:lvlText w:val="%12.%2.%3.%4.%5.%6.%7.%8"/>
      <w:lvlJc w:val="left"/>
      <w:pPr>
        <w:ind w:left="1440" w:hanging="1440"/>
      </w:pPr>
      <w:rPr>
        <w:rFonts w:hint="default"/>
      </w:rPr>
    </w:lvl>
    <w:lvl w:ilvl="8">
      <w:start w:val="1"/>
      <w:numFmt w:val="decimal"/>
      <w:lvlText w:val="%12.%2.%3.%4.%5.%6.%7.%8.%9"/>
      <w:lvlJc w:val="left"/>
      <w:pPr>
        <w:ind w:left="1584" w:hanging="1584"/>
      </w:pPr>
      <w:rPr>
        <w:rFonts w:hint="default"/>
      </w:rPr>
    </w:lvl>
  </w:abstractNum>
  <w:abstractNum w:abstractNumId="26" w15:restartNumberingAfterBreak="0">
    <w:nsid w:val="4C017468"/>
    <w:multiLevelType w:val="hybridMultilevel"/>
    <w:tmpl w:val="0A744212"/>
    <w:lvl w:ilvl="0" w:tplc="040C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4ED8027A"/>
    <w:multiLevelType w:val="hybridMultilevel"/>
    <w:tmpl w:val="5A2E0058"/>
    <w:lvl w:ilvl="0" w:tplc="16344182">
      <w:start w:val="1"/>
      <w:numFmt w:val="bullet"/>
      <w:pStyle w:val="Norm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F0706A7"/>
    <w:multiLevelType w:val="multilevel"/>
    <w:tmpl w:val="FF3EA0EC"/>
    <w:lvl w:ilvl="0">
      <w:start w:val="1"/>
      <w:numFmt w:val="none"/>
      <w:lvlText w:val="%1"/>
      <w:lvlJc w:val="left"/>
      <w:pPr>
        <w:ind w:left="432" w:hanging="432"/>
      </w:pPr>
      <w:rPr>
        <w:rFonts w:hint="default"/>
        <w:color w:val="FFFFFF" w:themeColor="background1"/>
      </w:rPr>
    </w:lvl>
    <w:lvl w:ilvl="1">
      <w:start w:val="1"/>
      <w:numFmt w:val="decimal"/>
      <w:lvlText w:val="2.%2"/>
      <w:lvlJc w:val="left"/>
      <w:pPr>
        <w:ind w:left="576" w:hanging="576"/>
      </w:pPr>
      <w:rPr>
        <w:rFonts w:hint="default"/>
      </w:rPr>
    </w:lvl>
    <w:lvl w:ilvl="2">
      <w:start w:val="1"/>
      <w:numFmt w:val="decimal"/>
      <w:lvlText w:val="2.%2.%3"/>
      <w:lvlJc w:val="left"/>
      <w:pPr>
        <w:ind w:left="720" w:hanging="720"/>
      </w:pPr>
      <w:rPr>
        <w:rFonts w:hint="default"/>
      </w:rPr>
    </w:lvl>
    <w:lvl w:ilvl="3">
      <w:start w:val="1"/>
      <w:numFmt w:val="decimal"/>
      <w:lvlText w:val="%12.%2.%3.%4"/>
      <w:lvlJc w:val="left"/>
      <w:pPr>
        <w:ind w:left="864" w:hanging="864"/>
      </w:pPr>
      <w:rPr>
        <w:rFonts w:hint="default"/>
      </w:rPr>
    </w:lvl>
    <w:lvl w:ilvl="4">
      <w:start w:val="1"/>
      <w:numFmt w:val="decimal"/>
      <w:lvlText w:val="%12.%2.%3.%4.%5"/>
      <w:lvlJc w:val="left"/>
      <w:pPr>
        <w:ind w:left="1008" w:hanging="1008"/>
      </w:pPr>
      <w:rPr>
        <w:rFonts w:hint="default"/>
      </w:rPr>
    </w:lvl>
    <w:lvl w:ilvl="5">
      <w:start w:val="1"/>
      <w:numFmt w:val="decimal"/>
      <w:lvlText w:val="%12.%2.%3.%4.%5.%6"/>
      <w:lvlJc w:val="left"/>
      <w:pPr>
        <w:ind w:left="1152" w:hanging="1152"/>
      </w:pPr>
      <w:rPr>
        <w:rFonts w:hint="default"/>
      </w:rPr>
    </w:lvl>
    <w:lvl w:ilvl="6">
      <w:start w:val="1"/>
      <w:numFmt w:val="decimal"/>
      <w:lvlText w:val="%12.%2.%3.%4.%5.%6.%7"/>
      <w:lvlJc w:val="left"/>
      <w:pPr>
        <w:ind w:left="1296" w:hanging="1296"/>
      </w:pPr>
      <w:rPr>
        <w:rFonts w:hint="default"/>
      </w:rPr>
    </w:lvl>
    <w:lvl w:ilvl="7">
      <w:start w:val="1"/>
      <w:numFmt w:val="decimal"/>
      <w:lvlText w:val="%12.%2.%3.%4.%5.%6.%7.%8"/>
      <w:lvlJc w:val="left"/>
      <w:pPr>
        <w:ind w:left="1440" w:hanging="1440"/>
      </w:pPr>
      <w:rPr>
        <w:rFonts w:hint="default"/>
      </w:rPr>
    </w:lvl>
    <w:lvl w:ilvl="8">
      <w:start w:val="1"/>
      <w:numFmt w:val="decimal"/>
      <w:lvlText w:val="%12.%2.%3.%4.%5.%6.%7.%8.%9"/>
      <w:lvlJc w:val="left"/>
      <w:pPr>
        <w:ind w:left="1584" w:hanging="1584"/>
      </w:pPr>
      <w:rPr>
        <w:rFonts w:hint="default"/>
      </w:rPr>
    </w:lvl>
  </w:abstractNum>
  <w:abstractNum w:abstractNumId="29" w15:restartNumberingAfterBreak="0">
    <w:nsid w:val="53105E78"/>
    <w:multiLevelType w:val="multilevel"/>
    <w:tmpl w:val="1EF4D08A"/>
    <w:numStyleLink w:val="Style2"/>
  </w:abstractNum>
  <w:abstractNum w:abstractNumId="30" w15:restartNumberingAfterBreak="0">
    <w:nsid w:val="534D057A"/>
    <w:multiLevelType w:val="hybridMultilevel"/>
    <w:tmpl w:val="D946CA5A"/>
    <w:lvl w:ilvl="0" w:tplc="DD84BC5C">
      <w:start w:val="1"/>
      <w:numFmt w:val="decimal"/>
      <w:pStyle w:val="FigureChap3"/>
      <w:lvlText w:val="Figure 3.%1:"/>
      <w:lvlJc w:val="left"/>
      <w:pPr>
        <w:ind w:left="36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54285A33"/>
    <w:multiLevelType w:val="hybridMultilevel"/>
    <w:tmpl w:val="3EDAAE9E"/>
    <w:lvl w:ilvl="0" w:tplc="77B4C9FE">
      <w:start w:val="1"/>
      <w:numFmt w:val="bullet"/>
      <w:pStyle w:val="NormalBulletTA"/>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8C07878"/>
    <w:multiLevelType w:val="hybridMultilevel"/>
    <w:tmpl w:val="269A38BC"/>
    <w:lvl w:ilvl="0" w:tplc="5A12D808">
      <w:start w:val="12"/>
      <w:numFmt w:val="bullet"/>
      <w:lvlText w:val="-"/>
      <w:lvlJc w:val="left"/>
      <w:pPr>
        <w:ind w:left="720" w:hanging="360"/>
      </w:pPr>
      <w:rPr>
        <w:rFonts w:ascii="Calibri" w:eastAsiaTheme="minorEastAsia" w:hAnsi="Calibri"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9763DF5"/>
    <w:multiLevelType w:val="hybridMultilevel"/>
    <w:tmpl w:val="2EFE28C0"/>
    <w:lvl w:ilvl="0" w:tplc="5BC85EDC">
      <w:start w:val="1"/>
      <w:numFmt w:val="decimal"/>
      <w:pStyle w:val="TableChap4"/>
      <w:lvlText w:val="Table 4.%1:"/>
      <w:lvlJc w:val="left"/>
      <w:pPr>
        <w:ind w:left="36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5FE517D3"/>
    <w:multiLevelType w:val="hybridMultilevel"/>
    <w:tmpl w:val="58704E36"/>
    <w:lvl w:ilvl="0" w:tplc="9F38A43C">
      <w:start w:val="1"/>
      <w:numFmt w:val="decimal"/>
      <w:pStyle w:val="BoxChap4"/>
      <w:lvlText w:val="Box 4.%1:"/>
      <w:lvlJc w:val="left"/>
      <w:pPr>
        <w:ind w:left="36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68236033"/>
    <w:multiLevelType w:val="hybridMultilevel"/>
    <w:tmpl w:val="7B18C544"/>
    <w:lvl w:ilvl="0" w:tplc="C3367512">
      <w:start w:val="3"/>
      <w:numFmt w:val="decimal"/>
      <w:lvlText w:val="BOX 3.%1:"/>
      <w:lvlJc w:val="left"/>
      <w:pPr>
        <w:ind w:left="72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6A8C3CDE"/>
    <w:multiLevelType w:val="hybridMultilevel"/>
    <w:tmpl w:val="9404D486"/>
    <w:lvl w:ilvl="0" w:tplc="98E2B15E">
      <w:start w:val="1"/>
      <w:numFmt w:val="decimal"/>
      <w:pStyle w:val="AR6Chap6FAQ"/>
      <w:lvlText w:val="FAQ 6.%1:"/>
      <w:lvlJc w:val="left"/>
      <w:pPr>
        <w:ind w:left="72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6B4344B3"/>
    <w:multiLevelType w:val="multilevel"/>
    <w:tmpl w:val="3092AA94"/>
    <w:lvl w:ilvl="0">
      <w:start w:val="3"/>
      <w:numFmt w:val="decimal"/>
      <w:lvlText w:val="%1"/>
      <w:lvlJc w:val="left"/>
      <w:pPr>
        <w:ind w:left="432" w:hanging="432"/>
      </w:pPr>
      <w:rPr>
        <w:rFonts w:hint="default"/>
        <w:color w:val="FFFFFF" w:themeColor="background1"/>
      </w:rPr>
    </w:lvl>
    <w:lvl w:ilvl="1">
      <w:start w:val="3"/>
      <w:numFmt w:val="decimal"/>
      <w:lvlText w:val="BOX 3.%2:"/>
      <w:lvlJc w:val="left"/>
      <w:pPr>
        <w:ind w:left="576" w:hanging="576"/>
      </w:pPr>
      <w:rPr>
        <w:rFonts w:hint="default"/>
        <w:b/>
        <w:i w:val="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8" w15:restartNumberingAfterBreak="0">
    <w:nsid w:val="6BBB3F05"/>
    <w:multiLevelType w:val="hybridMultilevel"/>
    <w:tmpl w:val="7CBCA142"/>
    <w:lvl w:ilvl="0" w:tplc="03A40286">
      <w:start w:val="1"/>
      <w:numFmt w:val="decimal"/>
      <w:pStyle w:val="AR6Chap6Cross-ChapterBox"/>
      <w:lvlText w:val="Cross-Chapter Box 6.%1:"/>
      <w:lvlJc w:val="left"/>
      <w:pPr>
        <w:ind w:left="72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6C2C1091"/>
    <w:multiLevelType w:val="hybridMultilevel"/>
    <w:tmpl w:val="6EE0250E"/>
    <w:lvl w:ilvl="0" w:tplc="BA52849A">
      <w:numFmt w:val="bullet"/>
      <w:lvlText w:val="-"/>
      <w:lvlJc w:val="left"/>
      <w:pPr>
        <w:ind w:left="720" w:hanging="360"/>
      </w:pPr>
      <w:rPr>
        <w:rFonts w:ascii="Courier" w:eastAsia="Times New Roman" w:hAnsi="Courier"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D2A202C"/>
    <w:multiLevelType w:val="multilevel"/>
    <w:tmpl w:val="2FCAB190"/>
    <w:lvl w:ilvl="0">
      <w:start w:val="2"/>
      <w:numFmt w:val="decimal"/>
      <w:lvlText w:val="%1."/>
      <w:lvlJc w:val="left"/>
      <w:pPr>
        <w:ind w:left="432" w:hanging="432"/>
      </w:pPr>
      <w:rPr>
        <w:rFonts w:ascii="Times New Roman" w:hAnsi="Times New Roman" w:hint="default"/>
        <w:b/>
        <w:bCs/>
        <w:i w:val="0"/>
        <w:iCs w:val="0"/>
        <w:sz w:val="28"/>
        <w:szCs w:val="28"/>
      </w:rPr>
    </w:lvl>
    <w:lvl w:ilvl="1">
      <w:start w:val="1"/>
      <w:numFmt w:val="decimal"/>
      <w:lvlText w:val="%1.%2"/>
      <w:lvlJc w:val="left"/>
      <w:pPr>
        <w:ind w:left="576" w:hanging="576"/>
      </w:pPr>
      <w:rPr>
        <w:rFonts w:ascii="Times New Roman Bold" w:hAnsi="Times New Roman Bold" w:hint="default"/>
        <w:b/>
        <w:bCs/>
        <w:i w:val="0"/>
        <w:iCs w:val="0"/>
        <w:sz w:val="28"/>
        <w:szCs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1" w15:restartNumberingAfterBreak="0">
    <w:nsid w:val="6FF84000"/>
    <w:multiLevelType w:val="hybridMultilevel"/>
    <w:tmpl w:val="265889CE"/>
    <w:lvl w:ilvl="0" w:tplc="F4947490">
      <w:start w:val="1"/>
      <w:numFmt w:val="decimal"/>
      <w:pStyle w:val="TableChap3"/>
      <w:lvlText w:val="Table 3.%1:"/>
      <w:lvlJc w:val="left"/>
      <w:pPr>
        <w:ind w:left="36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73CE7B12"/>
    <w:multiLevelType w:val="hybridMultilevel"/>
    <w:tmpl w:val="ECF06E34"/>
    <w:lvl w:ilvl="0" w:tplc="3320C450">
      <w:start w:val="1"/>
      <w:numFmt w:val="decimal"/>
      <w:lvlText w:val="Box 2.%1:"/>
      <w:lvlJc w:val="left"/>
      <w:pPr>
        <w:ind w:left="72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78EF361B"/>
    <w:multiLevelType w:val="hybridMultilevel"/>
    <w:tmpl w:val="DCA4FC8E"/>
    <w:lvl w:ilvl="0" w:tplc="81A4D18E">
      <w:start w:val="1"/>
      <w:numFmt w:val="decimal"/>
      <w:pStyle w:val="FAQChap2"/>
      <w:lvlText w:val="FAQ 2.%1:"/>
      <w:lvlJc w:val="left"/>
      <w:pPr>
        <w:ind w:left="72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78F3458B"/>
    <w:multiLevelType w:val="hybridMultilevel"/>
    <w:tmpl w:val="51DE2518"/>
    <w:lvl w:ilvl="0" w:tplc="040C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B5587900">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7A0556E5"/>
    <w:multiLevelType w:val="hybridMultilevel"/>
    <w:tmpl w:val="B66617D4"/>
    <w:lvl w:ilvl="0" w:tplc="60483AD6">
      <w:start w:val="1"/>
      <w:numFmt w:val="decimal"/>
      <w:pStyle w:val="AR6Chap6Table"/>
      <w:lvlText w:val="Table 6.%1:"/>
      <w:lvlJc w:val="left"/>
      <w:pPr>
        <w:ind w:left="720" w:hanging="360"/>
      </w:pPr>
      <w:rPr>
        <w:rFonts w:hint="default"/>
        <w:b/>
        <w:i w:val="0"/>
        <w:sz w:val="20"/>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6" w15:restartNumberingAfterBreak="0">
    <w:nsid w:val="7EFE2B1D"/>
    <w:multiLevelType w:val="hybridMultilevel"/>
    <w:tmpl w:val="5C3016B4"/>
    <w:lvl w:ilvl="0" w:tplc="5CD85DA6">
      <w:start w:val="1"/>
      <w:numFmt w:val="decimal"/>
      <w:pStyle w:val="FAQChap4"/>
      <w:lvlText w:val="FAQ 4.%1:"/>
      <w:lvlJc w:val="left"/>
      <w:pPr>
        <w:ind w:left="72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7" w15:restartNumberingAfterBreak="0">
    <w:nsid w:val="7F0B1D68"/>
    <w:multiLevelType w:val="hybridMultilevel"/>
    <w:tmpl w:val="CA022A4C"/>
    <w:lvl w:ilvl="0" w:tplc="2788E830">
      <w:start w:val="1"/>
      <w:numFmt w:val="decimal"/>
      <w:pStyle w:val="BoxChap2"/>
      <w:lvlText w:val="Box 2.%1:"/>
      <w:lvlJc w:val="left"/>
      <w:pPr>
        <w:ind w:left="72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5"/>
  </w:num>
  <w:num w:numId="2">
    <w:abstractNumId w:val="18"/>
  </w:num>
  <w:num w:numId="3">
    <w:abstractNumId w:val="36"/>
  </w:num>
  <w:num w:numId="4">
    <w:abstractNumId w:val="25"/>
  </w:num>
  <w:num w:numId="5">
    <w:abstractNumId w:val="21"/>
  </w:num>
  <w:num w:numId="6">
    <w:abstractNumId w:val="14"/>
  </w:num>
  <w:num w:numId="7">
    <w:abstractNumId w:val="22"/>
  </w:num>
  <w:num w:numId="8">
    <w:abstractNumId w:val="38"/>
  </w:num>
  <w:num w:numId="9">
    <w:abstractNumId w:val="9"/>
  </w:num>
  <w:num w:numId="10">
    <w:abstractNumId w:val="47"/>
  </w:num>
  <w:num w:numId="11">
    <w:abstractNumId w:val="2"/>
  </w:num>
  <w:num w:numId="12">
    <w:abstractNumId w:val="34"/>
  </w:num>
  <w:num w:numId="13">
    <w:abstractNumId w:val="6"/>
  </w:num>
  <w:num w:numId="14">
    <w:abstractNumId w:val="43"/>
  </w:num>
  <w:num w:numId="15">
    <w:abstractNumId w:val="7"/>
  </w:num>
  <w:num w:numId="16">
    <w:abstractNumId w:val="46"/>
  </w:num>
  <w:num w:numId="17">
    <w:abstractNumId w:val="23"/>
  </w:num>
  <w:num w:numId="18">
    <w:abstractNumId w:val="30"/>
  </w:num>
  <w:num w:numId="19">
    <w:abstractNumId w:val="19"/>
  </w:num>
  <w:num w:numId="20">
    <w:abstractNumId w:val="17"/>
  </w:num>
  <w:num w:numId="21">
    <w:abstractNumId w:val="1"/>
  </w:num>
  <w:num w:numId="22">
    <w:abstractNumId w:val="41"/>
  </w:num>
  <w:num w:numId="23">
    <w:abstractNumId w:val="33"/>
  </w:num>
  <w:num w:numId="24">
    <w:abstractNumId w:val="13"/>
  </w:num>
  <w:num w:numId="25">
    <w:abstractNumId w:val="39"/>
  </w:num>
  <w:num w:numId="26">
    <w:abstractNumId w:val="32"/>
  </w:num>
  <w:num w:numId="27">
    <w:abstractNumId w:val="36"/>
    <w:lvlOverride w:ilvl="0">
      <w:startOverride w:val="2"/>
    </w:lvlOverride>
  </w:num>
  <w:num w:numId="28">
    <w:abstractNumId w:val="4"/>
  </w:num>
  <w:num w:numId="29">
    <w:abstractNumId w:val="26"/>
  </w:num>
  <w:num w:numId="30">
    <w:abstractNumId w:val="44"/>
  </w:num>
  <w:num w:numId="31">
    <w:abstractNumId w:val="20"/>
  </w:num>
  <w:num w:numId="32">
    <w:abstractNumId w:val="40"/>
  </w:num>
  <w:num w:numId="33">
    <w:abstractNumId w:val="0"/>
  </w:num>
  <w:num w:numId="34">
    <w:abstractNumId w:val="27"/>
  </w:num>
  <w:num w:numId="35">
    <w:abstractNumId w:val="31"/>
  </w:num>
  <w:num w:numId="36">
    <w:abstractNumId w:val="24"/>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4"/>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42"/>
  </w:num>
  <w:num w:numId="39">
    <w:abstractNumId w:val="3"/>
  </w:num>
  <w:num w:numId="40">
    <w:abstractNumId w:val="28"/>
  </w:num>
  <w:num w:numId="41">
    <w:abstractNumId w:val="8"/>
  </w:num>
  <w:num w:numId="42">
    <w:abstractNumId w:val="10"/>
  </w:num>
  <w:num w:numId="43">
    <w:abstractNumId w:val="15"/>
  </w:num>
  <w:num w:numId="44">
    <w:abstractNumId w:val="29"/>
  </w:num>
  <w:num w:numId="45">
    <w:abstractNumId w:val="11"/>
  </w:num>
  <w:num w:numId="46">
    <w:abstractNumId w:val="5"/>
  </w:num>
  <w:num w:numId="47">
    <w:abstractNumId w:val="16"/>
  </w:num>
  <w:num w:numId="48">
    <w:abstractNumId w:val="37"/>
  </w:num>
  <w:num w:numId="49">
    <w:abstractNumId w:val="35"/>
  </w:num>
  <w:num w:numId="50">
    <w:abstractNumId w:val="12"/>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an Blenkinsop">
    <w15:presenceInfo w15:providerId="Windows Live" w15:userId="ae277380452a39dc"/>
  </w15:person>
  <w15:person w15:author="Robin Matthews">
    <w15:presenceInfo w15:providerId="AD" w15:userId="S::robin.matthews@u-psud.fr::02d9ccc2-8f9f-4f0e-b390-82a79e66f7cd"/>
  </w15:person>
  <w15:person w15:author="Clotilde Pean">
    <w15:presenceInfo w15:providerId="AD" w15:userId="S::clotilde.pean@u-psud.fr::c050c0ec-398d-4838-b8df-c767cefae5b5"/>
  </w15:person>
  <w15:person w15:author="Lucy Cowie">
    <w15:presenceInfo w15:providerId="Windows Live" w15:userId="b20a74021f88b4a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ctiveWritingStyle w:appName="MSWord" w:lang="fr-FR" w:vendorID="64" w:dllVersion="6" w:nlCheck="1" w:checkStyle="1"/>
  <w:activeWritingStyle w:appName="MSWord" w:lang="en-US" w:vendorID="64" w:dllVersion="6" w:nlCheck="1" w:checkStyle="1"/>
  <w:activeWritingStyle w:appName="MSWord" w:lang="en-GB" w:vendorID="64" w:dllVersion="6" w:nlCheck="1" w:checkStyle="1"/>
  <w:activeWritingStyle w:appName="MSWord" w:lang="en-CA" w:vendorID="64" w:dllVersion="6" w:nlCheck="1" w:checkStyle="1"/>
  <w:activeWritingStyle w:appName="MSWord" w:lang="en-AU" w:vendorID="64" w:dllVersion="6" w:nlCheck="1" w:checkStyle="1"/>
  <w:activeWritingStyle w:appName="MSWord" w:lang="en-US" w:vendorID="64" w:dllVersion="4096" w:nlCheck="1" w:checkStyle="0"/>
  <w:activeWritingStyle w:appName="MSWord" w:lang="en-GB" w:vendorID="64" w:dllVersion="4096" w:nlCheck="1" w:checkStyle="0"/>
  <w:activeWritingStyle w:appName="MSWord" w:lang="fr-FR" w:vendorID="64" w:dllVersion="4096" w:nlCheck="1" w:checkStyle="0"/>
  <w:activeWritingStyle w:appName="MSWord" w:lang="de-DE" w:vendorID="64" w:dllVersion="4096" w:nlCheck="1" w:checkStyle="0"/>
  <w:activeWritingStyle w:appName="MSWord" w:lang="it-IT" w:vendorID="64" w:dllVersion="4096" w:nlCheck="1" w:checkStyle="0"/>
  <w:activeWritingStyle w:appName="MSWord" w:lang="de-DE" w:vendorID="64" w:dllVersion="6" w:nlCheck="1" w:checkStyle="1"/>
  <w:activeWritingStyle w:appName="MSWord" w:lang="en-CA" w:vendorID="64" w:dllVersion="4096" w:nlCheck="1" w:checkStyle="0"/>
  <w:activeWritingStyle w:appName="MSWord" w:lang="nb-NO" w:vendorID="64" w:dllVersion="4096" w:nlCheck="1" w:checkStyle="0"/>
  <w:activeWritingStyle w:appName="MSWord" w:lang="en-AU" w:vendorID="64" w:dllVersion="4096" w:nlCheck="1" w:checkStyle="0"/>
  <w:activeWritingStyle w:appName="MSWord" w:lang="nb-NO" w:vendorID="64" w:dllVersion="0" w:nlCheck="1" w:checkStyle="0"/>
  <w:activeWritingStyle w:appName="MSWord" w:lang="en-GB" w:vendorID="64" w:dllVersion="0" w:nlCheck="1" w:checkStyle="0"/>
  <w:activeWritingStyle w:appName="MSWord" w:lang="fr-FR" w:vendorID="64" w:dllVersion="0" w:nlCheck="1" w:checkStyle="0"/>
  <w:activeWritingStyle w:appName="MSWord" w:lang="en-US" w:vendorID="64" w:dllVersion="0" w:nlCheck="1" w:checkStyle="0"/>
  <w:activeWritingStyle w:appName="MSWord" w:lang="de-DE" w:vendorID="64" w:dllVersion="0" w:nlCheck="1" w:checkStyle="0"/>
  <w:activeWritingStyle w:appName="MSWord" w:lang="en-AU" w:vendorID="64" w:dllVersion="0" w:nlCheck="1" w:checkStyle="0"/>
  <w:activeWritingStyle w:appName="MSWord" w:lang="en-CA" w:vendorID="64" w:dllVersion="0" w:nlCheck="1" w:checkStyle="0"/>
  <w:activeWritingStyle w:appName="MSWord" w:lang="it-IT" w:vendorID="64" w:dllVersion="0" w:nlCheck="1" w:checkStyle="0"/>
  <w:attachedTemplate r:id="rId1"/>
  <w:linkStyles/>
  <w:stylePaneFormatFilter w:val="5704" w:allStyles="0" w:customStyles="0" w:latentStyles="1" w:stylesInUse="0" w:headingStyles="0" w:numberingStyles="0" w:tableStyles="0" w:directFormattingOnRuns="1" w:directFormattingOnParagraphs="1" w:directFormattingOnNumbering="1" w:directFormattingOnTables="0" w:clearFormatting="1" w:top3HeadingStyles="0" w:visibleStyles="1" w:alternateStyleNames="0"/>
  <w:stylePaneSortMethod w:val="00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AxtDQ0NTUxNzcyM7VQ0lEKTi0uzszPAykwqgUAK4d5NCwAAAA="/>
  </w:docVars>
  <w:rsids>
    <w:rsidRoot w:val="00E67181"/>
    <w:rsid w:val="00000721"/>
    <w:rsid w:val="00000F91"/>
    <w:rsid w:val="00001387"/>
    <w:rsid w:val="000014B7"/>
    <w:rsid w:val="00002104"/>
    <w:rsid w:val="000032DE"/>
    <w:rsid w:val="000038F6"/>
    <w:rsid w:val="00003EE0"/>
    <w:rsid w:val="00004110"/>
    <w:rsid w:val="00004598"/>
    <w:rsid w:val="000045CB"/>
    <w:rsid w:val="0000478D"/>
    <w:rsid w:val="00007345"/>
    <w:rsid w:val="000075C2"/>
    <w:rsid w:val="0000776B"/>
    <w:rsid w:val="00007CD8"/>
    <w:rsid w:val="00007D24"/>
    <w:rsid w:val="00010756"/>
    <w:rsid w:val="00010980"/>
    <w:rsid w:val="000112B7"/>
    <w:rsid w:val="000116AA"/>
    <w:rsid w:val="0001259C"/>
    <w:rsid w:val="000127EC"/>
    <w:rsid w:val="00012951"/>
    <w:rsid w:val="00012DCF"/>
    <w:rsid w:val="00013140"/>
    <w:rsid w:val="00014FB6"/>
    <w:rsid w:val="000155C5"/>
    <w:rsid w:val="000158E9"/>
    <w:rsid w:val="00015ADD"/>
    <w:rsid w:val="00015AE1"/>
    <w:rsid w:val="00015DEB"/>
    <w:rsid w:val="00015FA2"/>
    <w:rsid w:val="000163C8"/>
    <w:rsid w:val="00016D91"/>
    <w:rsid w:val="00016F88"/>
    <w:rsid w:val="000171A7"/>
    <w:rsid w:val="00017875"/>
    <w:rsid w:val="00020A2B"/>
    <w:rsid w:val="00020EEC"/>
    <w:rsid w:val="00021078"/>
    <w:rsid w:val="00021DE9"/>
    <w:rsid w:val="000224BB"/>
    <w:rsid w:val="0002257C"/>
    <w:rsid w:val="000231AE"/>
    <w:rsid w:val="000232FB"/>
    <w:rsid w:val="0002373F"/>
    <w:rsid w:val="00023D54"/>
    <w:rsid w:val="00023E4A"/>
    <w:rsid w:val="00024688"/>
    <w:rsid w:val="00024D60"/>
    <w:rsid w:val="0002528B"/>
    <w:rsid w:val="00025CD1"/>
    <w:rsid w:val="000260CC"/>
    <w:rsid w:val="0002649C"/>
    <w:rsid w:val="0002695E"/>
    <w:rsid w:val="00027306"/>
    <w:rsid w:val="000273F2"/>
    <w:rsid w:val="0002760B"/>
    <w:rsid w:val="0002764D"/>
    <w:rsid w:val="0002774C"/>
    <w:rsid w:val="000278A6"/>
    <w:rsid w:val="00027DAD"/>
    <w:rsid w:val="00030CDE"/>
    <w:rsid w:val="000310C4"/>
    <w:rsid w:val="00031459"/>
    <w:rsid w:val="00031463"/>
    <w:rsid w:val="000317E8"/>
    <w:rsid w:val="00031BDD"/>
    <w:rsid w:val="00032506"/>
    <w:rsid w:val="000337CD"/>
    <w:rsid w:val="000338F6"/>
    <w:rsid w:val="000351D3"/>
    <w:rsid w:val="00035FD4"/>
    <w:rsid w:val="00036777"/>
    <w:rsid w:val="0003691A"/>
    <w:rsid w:val="00040719"/>
    <w:rsid w:val="00040B82"/>
    <w:rsid w:val="00041206"/>
    <w:rsid w:val="0004144D"/>
    <w:rsid w:val="00041F7D"/>
    <w:rsid w:val="00041F88"/>
    <w:rsid w:val="000423D6"/>
    <w:rsid w:val="00042502"/>
    <w:rsid w:val="00042A84"/>
    <w:rsid w:val="00042B4D"/>
    <w:rsid w:val="0004432C"/>
    <w:rsid w:val="00044E82"/>
    <w:rsid w:val="00045BCE"/>
    <w:rsid w:val="00046D25"/>
    <w:rsid w:val="00047EB7"/>
    <w:rsid w:val="00050150"/>
    <w:rsid w:val="000502D2"/>
    <w:rsid w:val="00050EF8"/>
    <w:rsid w:val="000511C4"/>
    <w:rsid w:val="00051A9D"/>
    <w:rsid w:val="00051B2E"/>
    <w:rsid w:val="00052BAC"/>
    <w:rsid w:val="00052FEB"/>
    <w:rsid w:val="00053B5C"/>
    <w:rsid w:val="00053D6C"/>
    <w:rsid w:val="00055571"/>
    <w:rsid w:val="00060769"/>
    <w:rsid w:val="00061024"/>
    <w:rsid w:val="00061227"/>
    <w:rsid w:val="000618ED"/>
    <w:rsid w:val="00062F74"/>
    <w:rsid w:val="000637A6"/>
    <w:rsid w:val="000647E1"/>
    <w:rsid w:val="00064D92"/>
    <w:rsid w:val="0006637A"/>
    <w:rsid w:val="00066C5B"/>
    <w:rsid w:val="00066CF8"/>
    <w:rsid w:val="00067ABD"/>
    <w:rsid w:val="00067AF1"/>
    <w:rsid w:val="00067BC8"/>
    <w:rsid w:val="00070076"/>
    <w:rsid w:val="00071BF8"/>
    <w:rsid w:val="000724F2"/>
    <w:rsid w:val="00072860"/>
    <w:rsid w:val="000737D2"/>
    <w:rsid w:val="0007392A"/>
    <w:rsid w:val="000741F0"/>
    <w:rsid w:val="0007439D"/>
    <w:rsid w:val="00074961"/>
    <w:rsid w:val="00075451"/>
    <w:rsid w:val="000756B2"/>
    <w:rsid w:val="00075A04"/>
    <w:rsid w:val="00075DD9"/>
    <w:rsid w:val="0007615C"/>
    <w:rsid w:val="000762C6"/>
    <w:rsid w:val="0007657F"/>
    <w:rsid w:val="00077650"/>
    <w:rsid w:val="00077AFB"/>
    <w:rsid w:val="00077E6B"/>
    <w:rsid w:val="000809F1"/>
    <w:rsid w:val="00080EEF"/>
    <w:rsid w:val="00081F7B"/>
    <w:rsid w:val="000821DF"/>
    <w:rsid w:val="00082220"/>
    <w:rsid w:val="000824B8"/>
    <w:rsid w:val="0008278F"/>
    <w:rsid w:val="0008298C"/>
    <w:rsid w:val="00082E15"/>
    <w:rsid w:val="00085160"/>
    <w:rsid w:val="00085393"/>
    <w:rsid w:val="0008574B"/>
    <w:rsid w:val="00086880"/>
    <w:rsid w:val="00086C02"/>
    <w:rsid w:val="000870EA"/>
    <w:rsid w:val="00087A15"/>
    <w:rsid w:val="00087F6C"/>
    <w:rsid w:val="00090A14"/>
    <w:rsid w:val="00090FEC"/>
    <w:rsid w:val="00091094"/>
    <w:rsid w:val="00093A9E"/>
    <w:rsid w:val="00093ACF"/>
    <w:rsid w:val="00093C3D"/>
    <w:rsid w:val="00094BCD"/>
    <w:rsid w:val="0009539E"/>
    <w:rsid w:val="00095809"/>
    <w:rsid w:val="00095C67"/>
    <w:rsid w:val="000970F0"/>
    <w:rsid w:val="00097729"/>
    <w:rsid w:val="00097A1C"/>
    <w:rsid w:val="00097E44"/>
    <w:rsid w:val="000A04F8"/>
    <w:rsid w:val="000A08A4"/>
    <w:rsid w:val="000A0FF7"/>
    <w:rsid w:val="000A14CB"/>
    <w:rsid w:val="000A150D"/>
    <w:rsid w:val="000A15FE"/>
    <w:rsid w:val="000A161D"/>
    <w:rsid w:val="000A1B86"/>
    <w:rsid w:val="000A2697"/>
    <w:rsid w:val="000A278B"/>
    <w:rsid w:val="000A355B"/>
    <w:rsid w:val="000A38A9"/>
    <w:rsid w:val="000A3CA2"/>
    <w:rsid w:val="000A3D39"/>
    <w:rsid w:val="000A45D8"/>
    <w:rsid w:val="000A60B9"/>
    <w:rsid w:val="000A67B2"/>
    <w:rsid w:val="000A70A0"/>
    <w:rsid w:val="000A72AC"/>
    <w:rsid w:val="000A73D0"/>
    <w:rsid w:val="000A7C3D"/>
    <w:rsid w:val="000B0076"/>
    <w:rsid w:val="000B0566"/>
    <w:rsid w:val="000B15FF"/>
    <w:rsid w:val="000B166D"/>
    <w:rsid w:val="000B27B4"/>
    <w:rsid w:val="000B29ED"/>
    <w:rsid w:val="000B4B02"/>
    <w:rsid w:val="000B4DF8"/>
    <w:rsid w:val="000B536F"/>
    <w:rsid w:val="000B59FC"/>
    <w:rsid w:val="000B5A74"/>
    <w:rsid w:val="000B5DE2"/>
    <w:rsid w:val="000B679E"/>
    <w:rsid w:val="000B69C9"/>
    <w:rsid w:val="000B6A07"/>
    <w:rsid w:val="000B71CB"/>
    <w:rsid w:val="000B77E4"/>
    <w:rsid w:val="000C0D1D"/>
    <w:rsid w:val="000C0EB2"/>
    <w:rsid w:val="000C103A"/>
    <w:rsid w:val="000C119C"/>
    <w:rsid w:val="000C1E2C"/>
    <w:rsid w:val="000C2196"/>
    <w:rsid w:val="000C2639"/>
    <w:rsid w:val="000C34A3"/>
    <w:rsid w:val="000C36A8"/>
    <w:rsid w:val="000C36C5"/>
    <w:rsid w:val="000C38BE"/>
    <w:rsid w:val="000C3E5F"/>
    <w:rsid w:val="000C3F99"/>
    <w:rsid w:val="000C42C3"/>
    <w:rsid w:val="000C42D4"/>
    <w:rsid w:val="000C4DBE"/>
    <w:rsid w:val="000C5626"/>
    <w:rsid w:val="000C5B19"/>
    <w:rsid w:val="000C5D9F"/>
    <w:rsid w:val="000C7675"/>
    <w:rsid w:val="000C7FC0"/>
    <w:rsid w:val="000D0531"/>
    <w:rsid w:val="000D05DA"/>
    <w:rsid w:val="000D1A94"/>
    <w:rsid w:val="000D1E9A"/>
    <w:rsid w:val="000D24CE"/>
    <w:rsid w:val="000D26EA"/>
    <w:rsid w:val="000D328F"/>
    <w:rsid w:val="000D3296"/>
    <w:rsid w:val="000D3BA4"/>
    <w:rsid w:val="000D4BA7"/>
    <w:rsid w:val="000D4E58"/>
    <w:rsid w:val="000D5750"/>
    <w:rsid w:val="000D5C36"/>
    <w:rsid w:val="000D7236"/>
    <w:rsid w:val="000D743F"/>
    <w:rsid w:val="000D7CEB"/>
    <w:rsid w:val="000D7EAA"/>
    <w:rsid w:val="000E0EDC"/>
    <w:rsid w:val="000E1935"/>
    <w:rsid w:val="000E2B27"/>
    <w:rsid w:val="000E3096"/>
    <w:rsid w:val="000E319B"/>
    <w:rsid w:val="000E327B"/>
    <w:rsid w:val="000E3568"/>
    <w:rsid w:val="000E3F4B"/>
    <w:rsid w:val="000E47BC"/>
    <w:rsid w:val="000E47D7"/>
    <w:rsid w:val="000E4B85"/>
    <w:rsid w:val="000E4BB1"/>
    <w:rsid w:val="000E5CDA"/>
    <w:rsid w:val="000E628F"/>
    <w:rsid w:val="000E64A8"/>
    <w:rsid w:val="000E6C47"/>
    <w:rsid w:val="000E7950"/>
    <w:rsid w:val="000F0442"/>
    <w:rsid w:val="000F0603"/>
    <w:rsid w:val="000F0DEB"/>
    <w:rsid w:val="000F10B8"/>
    <w:rsid w:val="000F1776"/>
    <w:rsid w:val="000F1877"/>
    <w:rsid w:val="000F31B6"/>
    <w:rsid w:val="000F3253"/>
    <w:rsid w:val="000F45BE"/>
    <w:rsid w:val="000F49AC"/>
    <w:rsid w:val="000F6CE8"/>
    <w:rsid w:val="00101C7A"/>
    <w:rsid w:val="00101F10"/>
    <w:rsid w:val="0010299F"/>
    <w:rsid w:val="0010399F"/>
    <w:rsid w:val="00105105"/>
    <w:rsid w:val="001057F4"/>
    <w:rsid w:val="00106027"/>
    <w:rsid w:val="0010645B"/>
    <w:rsid w:val="0010659B"/>
    <w:rsid w:val="00106691"/>
    <w:rsid w:val="001070DF"/>
    <w:rsid w:val="001071BA"/>
    <w:rsid w:val="001101E2"/>
    <w:rsid w:val="00110796"/>
    <w:rsid w:val="00110DDD"/>
    <w:rsid w:val="001125B2"/>
    <w:rsid w:val="00112AD0"/>
    <w:rsid w:val="00112EE2"/>
    <w:rsid w:val="001130CC"/>
    <w:rsid w:val="00113AA5"/>
    <w:rsid w:val="0011421E"/>
    <w:rsid w:val="001144FE"/>
    <w:rsid w:val="00114FAF"/>
    <w:rsid w:val="00115F28"/>
    <w:rsid w:val="00116849"/>
    <w:rsid w:val="00116A4F"/>
    <w:rsid w:val="00116DFB"/>
    <w:rsid w:val="0011771A"/>
    <w:rsid w:val="00121A58"/>
    <w:rsid w:val="00122844"/>
    <w:rsid w:val="00122863"/>
    <w:rsid w:val="00123052"/>
    <w:rsid w:val="001235D5"/>
    <w:rsid w:val="001242F4"/>
    <w:rsid w:val="0012468E"/>
    <w:rsid w:val="00124716"/>
    <w:rsid w:val="00125462"/>
    <w:rsid w:val="00125A5F"/>
    <w:rsid w:val="00127352"/>
    <w:rsid w:val="00127AA2"/>
    <w:rsid w:val="00127D2F"/>
    <w:rsid w:val="00127DC1"/>
    <w:rsid w:val="00130B80"/>
    <w:rsid w:val="001322C1"/>
    <w:rsid w:val="001322D5"/>
    <w:rsid w:val="001329A1"/>
    <w:rsid w:val="00133760"/>
    <w:rsid w:val="0013426E"/>
    <w:rsid w:val="00134B20"/>
    <w:rsid w:val="00135B4C"/>
    <w:rsid w:val="00135BC4"/>
    <w:rsid w:val="00137673"/>
    <w:rsid w:val="001379F1"/>
    <w:rsid w:val="001400A5"/>
    <w:rsid w:val="001409C4"/>
    <w:rsid w:val="00140B2C"/>
    <w:rsid w:val="00140E24"/>
    <w:rsid w:val="00141C9B"/>
    <w:rsid w:val="00142719"/>
    <w:rsid w:val="00143622"/>
    <w:rsid w:val="001436C3"/>
    <w:rsid w:val="00143893"/>
    <w:rsid w:val="00143B9C"/>
    <w:rsid w:val="00144359"/>
    <w:rsid w:val="001444D7"/>
    <w:rsid w:val="0014462A"/>
    <w:rsid w:val="0014591A"/>
    <w:rsid w:val="001463D5"/>
    <w:rsid w:val="001468CD"/>
    <w:rsid w:val="00146A77"/>
    <w:rsid w:val="001477FE"/>
    <w:rsid w:val="001478B7"/>
    <w:rsid w:val="00150A07"/>
    <w:rsid w:val="00150FA4"/>
    <w:rsid w:val="00151872"/>
    <w:rsid w:val="00153832"/>
    <w:rsid w:val="0015395B"/>
    <w:rsid w:val="001546A3"/>
    <w:rsid w:val="00154723"/>
    <w:rsid w:val="00155BDA"/>
    <w:rsid w:val="001566E1"/>
    <w:rsid w:val="00156887"/>
    <w:rsid w:val="00157A3D"/>
    <w:rsid w:val="0016062B"/>
    <w:rsid w:val="00161322"/>
    <w:rsid w:val="001614FB"/>
    <w:rsid w:val="00161A97"/>
    <w:rsid w:val="00161BDB"/>
    <w:rsid w:val="00162BCD"/>
    <w:rsid w:val="00162C44"/>
    <w:rsid w:val="00163A63"/>
    <w:rsid w:val="00164B4C"/>
    <w:rsid w:val="0016687D"/>
    <w:rsid w:val="001668E0"/>
    <w:rsid w:val="00166F9D"/>
    <w:rsid w:val="001675B5"/>
    <w:rsid w:val="00167BB3"/>
    <w:rsid w:val="001700D7"/>
    <w:rsid w:val="00170AA6"/>
    <w:rsid w:val="00170D15"/>
    <w:rsid w:val="0017148A"/>
    <w:rsid w:val="00171A3B"/>
    <w:rsid w:val="0017232E"/>
    <w:rsid w:val="0017238B"/>
    <w:rsid w:val="00173036"/>
    <w:rsid w:val="001737ED"/>
    <w:rsid w:val="00173BBC"/>
    <w:rsid w:val="00174259"/>
    <w:rsid w:val="0017441B"/>
    <w:rsid w:val="00174468"/>
    <w:rsid w:val="00174885"/>
    <w:rsid w:val="0017531D"/>
    <w:rsid w:val="001760F8"/>
    <w:rsid w:val="001772A5"/>
    <w:rsid w:val="0017761F"/>
    <w:rsid w:val="00177D0D"/>
    <w:rsid w:val="00177F9D"/>
    <w:rsid w:val="001803CA"/>
    <w:rsid w:val="00180412"/>
    <w:rsid w:val="00180554"/>
    <w:rsid w:val="00180B04"/>
    <w:rsid w:val="00180C22"/>
    <w:rsid w:val="00180D26"/>
    <w:rsid w:val="00181105"/>
    <w:rsid w:val="00181D49"/>
    <w:rsid w:val="00181D7B"/>
    <w:rsid w:val="0018231B"/>
    <w:rsid w:val="001824DB"/>
    <w:rsid w:val="00182A70"/>
    <w:rsid w:val="00182E0C"/>
    <w:rsid w:val="001830CE"/>
    <w:rsid w:val="00183B45"/>
    <w:rsid w:val="00183E55"/>
    <w:rsid w:val="001841EC"/>
    <w:rsid w:val="00185372"/>
    <w:rsid w:val="00185AAA"/>
    <w:rsid w:val="001867E8"/>
    <w:rsid w:val="00187434"/>
    <w:rsid w:val="001874A7"/>
    <w:rsid w:val="00187759"/>
    <w:rsid w:val="001877CD"/>
    <w:rsid w:val="00187938"/>
    <w:rsid w:val="00190726"/>
    <w:rsid w:val="00190849"/>
    <w:rsid w:val="00190872"/>
    <w:rsid w:val="00190F4E"/>
    <w:rsid w:val="00190F77"/>
    <w:rsid w:val="00191BF4"/>
    <w:rsid w:val="00193007"/>
    <w:rsid w:val="001939F9"/>
    <w:rsid w:val="001944CF"/>
    <w:rsid w:val="00194781"/>
    <w:rsid w:val="00195153"/>
    <w:rsid w:val="001959B3"/>
    <w:rsid w:val="00195B75"/>
    <w:rsid w:val="00195FB3"/>
    <w:rsid w:val="001960CD"/>
    <w:rsid w:val="00196636"/>
    <w:rsid w:val="00196F07"/>
    <w:rsid w:val="001970A7"/>
    <w:rsid w:val="00197855"/>
    <w:rsid w:val="001A2073"/>
    <w:rsid w:val="001A2336"/>
    <w:rsid w:val="001A2578"/>
    <w:rsid w:val="001A26AB"/>
    <w:rsid w:val="001A2A56"/>
    <w:rsid w:val="001A302A"/>
    <w:rsid w:val="001A3783"/>
    <w:rsid w:val="001A394D"/>
    <w:rsid w:val="001A3A5B"/>
    <w:rsid w:val="001A4076"/>
    <w:rsid w:val="001A484E"/>
    <w:rsid w:val="001A4E1F"/>
    <w:rsid w:val="001A4E97"/>
    <w:rsid w:val="001A5B35"/>
    <w:rsid w:val="001A6246"/>
    <w:rsid w:val="001A7F75"/>
    <w:rsid w:val="001B0819"/>
    <w:rsid w:val="001B0BC6"/>
    <w:rsid w:val="001B0CB8"/>
    <w:rsid w:val="001B11ED"/>
    <w:rsid w:val="001B15CC"/>
    <w:rsid w:val="001B1654"/>
    <w:rsid w:val="001B2990"/>
    <w:rsid w:val="001B352E"/>
    <w:rsid w:val="001B36BF"/>
    <w:rsid w:val="001B4C90"/>
    <w:rsid w:val="001B52A0"/>
    <w:rsid w:val="001B61B5"/>
    <w:rsid w:val="001B655C"/>
    <w:rsid w:val="001B6BDB"/>
    <w:rsid w:val="001B73DB"/>
    <w:rsid w:val="001B77EA"/>
    <w:rsid w:val="001C0D72"/>
    <w:rsid w:val="001C0D8D"/>
    <w:rsid w:val="001C1643"/>
    <w:rsid w:val="001C22E8"/>
    <w:rsid w:val="001C4B97"/>
    <w:rsid w:val="001C520D"/>
    <w:rsid w:val="001C5648"/>
    <w:rsid w:val="001C5DEA"/>
    <w:rsid w:val="001C60B9"/>
    <w:rsid w:val="001C66ED"/>
    <w:rsid w:val="001C68C5"/>
    <w:rsid w:val="001C6AF1"/>
    <w:rsid w:val="001D00B3"/>
    <w:rsid w:val="001D0257"/>
    <w:rsid w:val="001D04A7"/>
    <w:rsid w:val="001D1262"/>
    <w:rsid w:val="001D317C"/>
    <w:rsid w:val="001D3184"/>
    <w:rsid w:val="001D363E"/>
    <w:rsid w:val="001D3716"/>
    <w:rsid w:val="001D3761"/>
    <w:rsid w:val="001D590A"/>
    <w:rsid w:val="001D6AF5"/>
    <w:rsid w:val="001D727E"/>
    <w:rsid w:val="001D7B5D"/>
    <w:rsid w:val="001D7F36"/>
    <w:rsid w:val="001E057C"/>
    <w:rsid w:val="001E0586"/>
    <w:rsid w:val="001E0DFE"/>
    <w:rsid w:val="001E1B28"/>
    <w:rsid w:val="001E1EBB"/>
    <w:rsid w:val="001E3965"/>
    <w:rsid w:val="001E40B4"/>
    <w:rsid w:val="001E40B7"/>
    <w:rsid w:val="001E473E"/>
    <w:rsid w:val="001E484C"/>
    <w:rsid w:val="001E589D"/>
    <w:rsid w:val="001E5D91"/>
    <w:rsid w:val="001E5F64"/>
    <w:rsid w:val="001E612A"/>
    <w:rsid w:val="001E6C1F"/>
    <w:rsid w:val="001E6C54"/>
    <w:rsid w:val="001E7589"/>
    <w:rsid w:val="001F050E"/>
    <w:rsid w:val="001F07C0"/>
    <w:rsid w:val="001F0A95"/>
    <w:rsid w:val="001F3178"/>
    <w:rsid w:val="001F350A"/>
    <w:rsid w:val="001F3F73"/>
    <w:rsid w:val="001F57A9"/>
    <w:rsid w:val="001F5EB8"/>
    <w:rsid w:val="001F62CD"/>
    <w:rsid w:val="001F642F"/>
    <w:rsid w:val="001F76DD"/>
    <w:rsid w:val="001F7E77"/>
    <w:rsid w:val="002016BA"/>
    <w:rsid w:val="00201B71"/>
    <w:rsid w:val="00202625"/>
    <w:rsid w:val="00202B50"/>
    <w:rsid w:val="00202BFB"/>
    <w:rsid w:val="0020307A"/>
    <w:rsid w:val="0020390B"/>
    <w:rsid w:val="0020551A"/>
    <w:rsid w:val="0020587F"/>
    <w:rsid w:val="0020723A"/>
    <w:rsid w:val="00210AA3"/>
    <w:rsid w:val="00210C23"/>
    <w:rsid w:val="00210EE6"/>
    <w:rsid w:val="00210FCA"/>
    <w:rsid w:val="002112CD"/>
    <w:rsid w:val="002117A9"/>
    <w:rsid w:val="00211CB9"/>
    <w:rsid w:val="00211E67"/>
    <w:rsid w:val="002124A9"/>
    <w:rsid w:val="0021260A"/>
    <w:rsid w:val="0021359E"/>
    <w:rsid w:val="002143AB"/>
    <w:rsid w:val="00215743"/>
    <w:rsid w:val="00215A65"/>
    <w:rsid w:val="00215AA4"/>
    <w:rsid w:val="00216A74"/>
    <w:rsid w:val="00217026"/>
    <w:rsid w:val="0021775E"/>
    <w:rsid w:val="00217971"/>
    <w:rsid w:val="00221946"/>
    <w:rsid w:val="00221BFF"/>
    <w:rsid w:val="002237AF"/>
    <w:rsid w:val="00223B77"/>
    <w:rsid w:val="00223B9D"/>
    <w:rsid w:val="00223FDC"/>
    <w:rsid w:val="0022461B"/>
    <w:rsid w:val="00224EA5"/>
    <w:rsid w:val="00225895"/>
    <w:rsid w:val="00225BDA"/>
    <w:rsid w:val="00225FAA"/>
    <w:rsid w:val="002260E5"/>
    <w:rsid w:val="002263B0"/>
    <w:rsid w:val="002263D0"/>
    <w:rsid w:val="00226A15"/>
    <w:rsid w:val="00226D21"/>
    <w:rsid w:val="002274E7"/>
    <w:rsid w:val="00231088"/>
    <w:rsid w:val="002310AE"/>
    <w:rsid w:val="00231225"/>
    <w:rsid w:val="002312F3"/>
    <w:rsid w:val="002314C3"/>
    <w:rsid w:val="00231E88"/>
    <w:rsid w:val="002320E7"/>
    <w:rsid w:val="00232172"/>
    <w:rsid w:val="00232B55"/>
    <w:rsid w:val="0023364F"/>
    <w:rsid w:val="00233AB0"/>
    <w:rsid w:val="00233D1B"/>
    <w:rsid w:val="00234244"/>
    <w:rsid w:val="00235780"/>
    <w:rsid w:val="00235EA1"/>
    <w:rsid w:val="00235FBE"/>
    <w:rsid w:val="002366C8"/>
    <w:rsid w:val="00236B88"/>
    <w:rsid w:val="002376A4"/>
    <w:rsid w:val="002377E3"/>
    <w:rsid w:val="0023793B"/>
    <w:rsid w:val="002379B2"/>
    <w:rsid w:val="002379E3"/>
    <w:rsid w:val="00237AF2"/>
    <w:rsid w:val="002407AE"/>
    <w:rsid w:val="0024101D"/>
    <w:rsid w:val="00241BE0"/>
    <w:rsid w:val="00241D33"/>
    <w:rsid w:val="00241F18"/>
    <w:rsid w:val="00242DF5"/>
    <w:rsid w:val="00243BFE"/>
    <w:rsid w:val="00244F37"/>
    <w:rsid w:val="00245732"/>
    <w:rsid w:val="00245C9A"/>
    <w:rsid w:val="00245EC7"/>
    <w:rsid w:val="00245FFE"/>
    <w:rsid w:val="0024671C"/>
    <w:rsid w:val="00246BD5"/>
    <w:rsid w:val="00247CF9"/>
    <w:rsid w:val="0025062B"/>
    <w:rsid w:val="002521EB"/>
    <w:rsid w:val="002524C9"/>
    <w:rsid w:val="00252860"/>
    <w:rsid w:val="00252CBF"/>
    <w:rsid w:val="00253D62"/>
    <w:rsid w:val="00253F7F"/>
    <w:rsid w:val="002547F9"/>
    <w:rsid w:val="002554BF"/>
    <w:rsid w:val="00255F25"/>
    <w:rsid w:val="0025655B"/>
    <w:rsid w:val="00257995"/>
    <w:rsid w:val="00257A15"/>
    <w:rsid w:val="00257CC8"/>
    <w:rsid w:val="00257E2F"/>
    <w:rsid w:val="002602E3"/>
    <w:rsid w:val="0026069D"/>
    <w:rsid w:val="00261029"/>
    <w:rsid w:val="00262858"/>
    <w:rsid w:val="00262BE6"/>
    <w:rsid w:val="00262E8F"/>
    <w:rsid w:val="00262F5A"/>
    <w:rsid w:val="00263159"/>
    <w:rsid w:val="002635AF"/>
    <w:rsid w:val="0026387B"/>
    <w:rsid w:val="00263AE5"/>
    <w:rsid w:val="00263D4B"/>
    <w:rsid w:val="00264024"/>
    <w:rsid w:val="002640D6"/>
    <w:rsid w:val="0026479C"/>
    <w:rsid w:val="00266C44"/>
    <w:rsid w:val="00267476"/>
    <w:rsid w:val="00267AED"/>
    <w:rsid w:val="00267C66"/>
    <w:rsid w:val="00267F3E"/>
    <w:rsid w:val="0027082E"/>
    <w:rsid w:val="00270C8D"/>
    <w:rsid w:val="00271520"/>
    <w:rsid w:val="00271AD0"/>
    <w:rsid w:val="00272016"/>
    <w:rsid w:val="0027231D"/>
    <w:rsid w:val="00272475"/>
    <w:rsid w:val="002732E3"/>
    <w:rsid w:val="002741F6"/>
    <w:rsid w:val="0027458E"/>
    <w:rsid w:val="002749B8"/>
    <w:rsid w:val="00274B7A"/>
    <w:rsid w:val="002758A5"/>
    <w:rsid w:val="00275A71"/>
    <w:rsid w:val="00275EA0"/>
    <w:rsid w:val="002771B7"/>
    <w:rsid w:val="002775A2"/>
    <w:rsid w:val="00280843"/>
    <w:rsid w:val="00281DDE"/>
    <w:rsid w:val="002822D6"/>
    <w:rsid w:val="00282EC2"/>
    <w:rsid w:val="0028339E"/>
    <w:rsid w:val="0028370A"/>
    <w:rsid w:val="00283B05"/>
    <w:rsid w:val="0028469B"/>
    <w:rsid w:val="00284ECB"/>
    <w:rsid w:val="00284F14"/>
    <w:rsid w:val="002854AF"/>
    <w:rsid w:val="00286F76"/>
    <w:rsid w:val="00290ED4"/>
    <w:rsid w:val="00291C75"/>
    <w:rsid w:val="00292BFA"/>
    <w:rsid w:val="002931EE"/>
    <w:rsid w:val="00294C08"/>
    <w:rsid w:val="00294EBF"/>
    <w:rsid w:val="002958CE"/>
    <w:rsid w:val="0029626E"/>
    <w:rsid w:val="00296F45"/>
    <w:rsid w:val="0029778D"/>
    <w:rsid w:val="002978FC"/>
    <w:rsid w:val="00297EF3"/>
    <w:rsid w:val="002A0185"/>
    <w:rsid w:val="002A04B4"/>
    <w:rsid w:val="002A0E4B"/>
    <w:rsid w:val="002A1D57"/>
    <w:rsid w:val="002A1EE0"/>
    <w:rsid w:val="002A2797"/>
    <w:rsid w:val="002A33E6"/>
    <w:rsid w:val="002A370F"/>
    <w:rsid w:val="002A412B"/>
    <w:rsid w:val="002A4509"/>
    <w:rsid w:val="002A65DE"/>
    <w:rsid w:val="002A6E0C"/>
    <w:rsid w:val="002A7BCB"/>
    <w:rsid w:val="002B03EE"/>
    <w:rsid w:val="002B0E3C"/>
    <w:rsid w:val="002B0F9A"/>
    <w:rsid w:val="002B1D16"/>
    <w:rsid w:val="002B2183"/>
    <w:rsid w:val="002B2977"/>
    <w:rsid w:val="002B2FDD"/>
    <w:rsid w:val="002B3204"/>
    <w:rsid w:val="002B337B"/>
    <w:rsid w:val="002B3A8A"/>
    <w:rsid w:val="002B3AD3"/>
    <w:rsid w:val="002B47E7"/>
    <w:rsid w:val="002B6093"/>
    <w:rsid w:val="002B668D"/>
    <w:rsid w:val="002B71CD"/>
    <w:rsid w:val="002B795D"/>
    <w:rsid w:val="002C04ED"/>
    <w:rsid w:val="002C0689"/>
    <w:rsid w:val="002C06B0"/>
    <w:rsid w:val="002C0BF4"/>
    <w:rsid w:val="002C14AF"/>
    <w:rsid w:val="002C14F2"/>
    <w:rsid w:val="002C2D4C"/>
    <w:rsid w:val="002C383B"/>
    <w:rsid w:val="002C4F11"/>
    <w:rsid w:val="002C660B"/>
    <w:rsid w:val="002C7B38"/>
    <w:rsid w:val="002D08AD"/>
    <w:rsid w:val="002D0B2B"/>
    <w:rsid w:val="002D1043"/>
    <w:rsid w:val="002D19A8"/>
    <w:rsid w:val="002D1A21"/>
    <w:rsid w:val="002D1BCE"/>
    <w:rsid w:val="002D1D84"/>
    <w:rsid w:val="002D1EE4"/>
    <w:rsid w:val="002D24BD"/>
    <w:rsid w:val="002D3505"/>
    <w:rsid w:val="002D39BF"/>
    <w:rsid w:val="002D4199"/>
    <w:rsid w:val="002D438D"/>
    <w:rsid w:val="002D5217"/>
    <w:rsid w:val="002D5273"/>
    <w:rsid w:val="002D5812"/>
    <w:rsid w:val="002D6B88"/>
    <w:rsid w:val="002D6BCB"/>
    <w:rsid w:val="002D6FE6"/>
    <w:rsid w:val="002D78F3"/>
    <w:rsid w:val="002E0CFB"/>
    <w:rsid w:val="002E0DA5"/>
    <w:rsid w:val="002E1475"/>
    <w:rsid w:val="002E23CC"/>
    <w:rsid w:val="002E2412"/>
    <w:rsid w:val="002E305A"/>
    <w:rsid w:val="002E3A1D"/>
    <w:rsid w:val="002E5558"/>
    <w:rsid w:val="002E5D16"/>
    <w:rsid w:val="002E6787"/>
    <w:rsid w:val="002F0440"/>
    <w:rsid w:val="002F0482"/>
    <w:rsid w:val="002F0BC1"/>
    <w:rsid w:val="002F0F9C"/>
    <w:rsid w:val="002F11AE"/>
    <w:rsid w:val="002F2286"/>
    <w:rsid w:val="002F2323"/>
    <w:rsid w:val="002F2BCB"/>
    <w:rsid w:val="002F2C4F"/>
    <w:rsid w:val="002F2F57"/>
    <w:rsid w:val="002F3B7A"/>
    <w:rsid w:val="002F3DA9"/>
    <w:rsid w:val="002F48BD"/>
    <w:rsid w:val="002F4E33"/>
    <w:rsid w:val="002F514B"/>
    <w:rsid w:val="002F5CDD"/>
    <w:rsid w:val="002F5D91"/>
    <w:rsid w:val="002F7498"/>
    <w:rsid w:val="002F7600"/>
    <w:rsid w:val="002F764C"/>
    <w:rsid w:val="002F7C98"/>
    <w:rsid w:val="002F7D7C"/>
    <w:rsid w:val="00300570"/>
    <w:rsid w:val="003009C2"/>
    <w:rsid w:val="00300ECC"/>
    <w:rsid w:val="00301098"/>
    <w:rsid w:val="003013EB"/>
    <w:rsid w:val="00301E2E"/>
    <w:rsid w:val="00302196"/>
    <w:rsid w:val="003025AC"/>
    <w:rsid w:val="003033A1"/>
    <w:rsid w:val="003038A8"/>
    <w:rsid w:val="00305F1C"/>
    <w:rsid w:val="003060DB"/>
    <w:rsid w:val="003067D8"/>
    <w:rsid w:val="003067E8"/>
    <w:rsid w:val="00307727"/>
    <w:rsid w:val="003101CE"/>
    <w:rsid w:val="0031087A"/>
    <w:rsid w:val="00310B27"/>
    <w:rsid w:val="00311F81"/>
    <w:rsid w:val="00312395"/>
    <w:rsid w:val="00312B22"/>
    <w:rsid w:val="00312B58"/>
    <w:rsid w:val="003133C1"/>
    <w:rsid w:val="00313475"/>
    <w:rsid w:val="00313663"/>
    <w:rsid w:val="0031496C"/>
    <w:rsid w:val="00315E07"/>
    <w:rsid w:val="00316DAC"/>
    <w:rsid w:val="00317844"/>
    <w:rsid w:val="00320288"/>
    <w:rsid w:val="003204E6"/>
    <w:rsid w:val="00320639"/>
    <w:rsid w:val="003206AF"/>
    <w:rsid w:val="00320768"/>
    <w:rsid w:val="0032087A"/>
    <w:rsid w:val="00321653"/>
    <w:rsid w:val="00321D26"/>
    <w:rsid w:val="003221D1"/>
    <w:rsid w:val="003229CB"/>
    <w:rsid w:val="00323FF7"/>
    <w:rsid w:val="003248A6"/>
    <w:rsid w:val="00324EDD"/>
    <w:rsid w:val="00325067"/>
    <w:rsid w:val="00325201"/>
    <w:rsid w:val="00325580"/>
    <w:rsid w:val="00325719"/>
    <w:rsid w:val="0032654D"/>
    <w:rsid w:val="00326917"/>
    <w:rsid w:val="00326EB2"/>
    <w:rsid w:val="003271A3"/>
    <w:rsid w:val="0032788A"/>
    <w:rsid w:val="0033061F"/>
    <w:rsid w:val="00330A0F"/>
    <w:rsid w:val="00330A8D"/>
    <w:rsid w:val="00330CED"/>
    <w:rsid w:val="0033150E"/>
    <w:rsid w:val="00331517"/>
    <w:rsid w:val="00331BDD"/>
    <w:rsid w:val="00331FF5"/>
    <w:rsid w:val="0033308D"/>
    <w:rsid w:val="0033312B"/>
    <w:rsid w:val="003338FE"/>
    <w:rsid w:val="003346EF"/>
    <w:rsid w:val="0033474F"/>
    <w:rsid w:val="00334F4F"/>
    <w:rsid w:val="00335456"/>
    <w:rsid w:val="00335866"/>
    <w:rsid w:val="00336164"/>
    <w:rsid w:val="003369B8"/>
    <w:rsid w:val="00336B00"/>
    <w:rsid w:val="0033781D"/>
    <w:rsid w:val="003401D9"/>
    <w:rsid w:val="003409F3"/>
    <w:rsid w:val="0034176D"/>
    <w:rsid w:val="00341CF9"/>
    <w:rsid w:val="00342283"/>
    <w:rsid w:val="00342F8A"/>
    <w:rsid w:val="0034328E"/>
    <w:rsid w:val="0034468A"/>
    <w:rsid w:val="00344D4F"/>
    <w:rsid w:val="00344E8D"/>
    <w:rsid w:val="00345C47"/>
    <w:rsid w:val="0034663F"/>
    <w:rsid w:val="00347AA4"/>
    <w:rsid w:val="003504FB"/>
    <w:rsid w:val="003507C1"/>
    <w:rsid w:val="003509E6"/>
    <w:rsid w:val="00350A22"/>
    <w:rsid w:val="0035161D"/>
    <w:rsid w:val="00351DAE"/>
    <w:rsid w:val="00352E96"/>
    <w:rsid w:val="0035360F"/>
    <w:rsid w:val="003542EF"/>
    <w:rsid w:val="0035445A"/>
    <w:rsid w:val="00354461"/>
    <w:rsid w:val="003545E8"/>
    <w:rsid w:val="00354801"/>
    <w:rsid w:val="00354991"/>
    <w:rsid w:val="00354997"/>
    <w:rsid w:val="00355075"/>
    <w:rsid w:val="0035542F"/>
    <w:rsid w:val="00355D6D"/>
    <w:rsid w:val="003561CD"/>
    <w:rsid w:val="00356541"/>
    <w:rsid w:val="0035763B"/>
    <w:rsid w:val="00357C61"/>
    <w:rsid w:val="00357CB7"/>
    <w:rsid w:val="00357FD0"/>
    <w:rsid w:val="00360538"/>
    <w:rsid w:val="0036079C"/>
    <w:rsid w:val="003609B4"/>
    <w:rsid w:val="00360D5F"/>
    <w:rsid w:val="00361D4A"/>
    <w:rsid w:val="00362341"/>
    <w:rsid w:val="00362CF4"/>
    <w:rsid w:val="00362E86"/>
    <w:rsid w:val="0036351C"/>
    <w:rsid w:val="00363980"/>
    <w:rsid w:val="003641EC"/>
    <w:rsid w:val="0036423E"/>
    <w:rsid w:val="003645E1"/>
    <w:rsid w:val="003648E5"/>
    <w:rsid w:val="003660A7"/>
    <w:rsid w:val="003660A8"/>
    <w:rsid w:val="003665AE"/>
    <w:rsid w:val="003671C5"/>
    <w:rsid w:val="00370F6B"/>
    <w:rsid w:val="0037119C"/>
    <w:rsid w:val="00371F65"/>
    <w:rsid w:val="0037231D"/>
    <w:rsid w:val="00373648"/>
    <w:rsid w:val="003737A2"/>
    <w:rsid w:val="00373EE3"/>
    <w:rsid w:val="003753F8"/>
    <w:rsid w:val="00375451"/>
    <w:rsid w:val="003757FA"/>
    <w:rsid w:val="00375A90"/>
    <w:rsid w:val="00375AE2"/>
    <w:rsid w:val="00375EA7"/>
    <w:rsid w:val="00376925"/>
    <w:rsid w:val="00380BBF"/>
    <w:rsid w:val="00380C9B"/>
    <w:rsid w:val="003814DF"/>
    <w:rsid w:val="00381CA7"/>
    <w:rsid w:val="0038202C"/>
    <w:rsid w:val="003829C7"/>
    <w:rsid w:val="00383F26"/>
    <w:rsid w:val="003848F8"/>
    <w:rsid w:val="0038591C"/>
    <w:rsid w:val="0038631A"/>
    <w:rsid w:val="0038665E"/>
    <w:rsid w:val="00387057"/>
    <w:rsid w:val="00387182"/>
    <w:rsid w:val="00387186"/>
    <w:rsid w:val="0038773B"/>
    <w:rsid w:val="00387886"/>
    <w:rsid w:val="00387BAC"/>
    <w:rsid w:val="0039061E"/>
    <w:rsid w:val="0039111E"/>
    <w:rsid w:val="003921A0"/>
    <w:rsid w:val="003941C2"/>
    <w:rsid w:val="00394262"/>
    <w:rsid w:val="003946F2"/>
    <w:rsid w:val="00395E07"/>
    <w:rsid w:val="003A06DF"/>
    <w:rsid w:val="003A0E6F"/>
    <w:rsid w:val="003A120B"/>
    <w:rsid w:val="003A16D9"/>
    <w:rsid w:val="003A283F"/>
    <w:rsid w:val="003A2B65"/>
    <w:rsid w:val="003A2F2A"/>
    <w:rsid w:val="003A3670"/>
    <w:rsid w:val="003A3696"/>
    <w:rsid w:val="003A4140"/>
    <w:rsid w:val="003A4F34"/>
    <w:rsid w:val="003A4F3E"/>
    <w:rsid w:val="003A500D"/>
    <w:rsid w:val="003A5261"/>
    <w:rsid w:val="003A5AF7"/>
    <w:rsid w:val="003A60F8"/>
    <w:rsid w:val="003A64E8"/>
    <w:rsid w:val="003B0FD0"/>
    <w:rsid w:val="003B0FF7"/>
    <w:rsid w:val="003B12F1"/>
    <w:rsid w:val="003B135C"/>
    <w:rsid w:val="003B2991"/>
    <w:rsid w:val="003B36BF"/>
    <w:rsid w:val="003B49CD"/>
    <w:rsid w:val="003B4C73"/>
    <w:rsid w:val="003B55F8"/>
    <w:rsid w:val="003B6221"/>
    <w:rsid w:val="003B7121"/>
    <w:rsid w:val="003C0822"/>
    <w:rsid w:val="003C0D7E"/>
    <w:rsid w:val="003C0E72"/>
    <w:rsid w:val="003C1307"/>
    <w:rsid w:val="003C2124"/>
    <w:rsid w:val="003C2582"/>
    <w:rsid w:val="003C2ED3"/>
    <w:rsid w:val="003C37C7"/>
    <w:rsid w:val="003C386F"/>
    <w:rsid w:val="003C3CF2"/>
    <w:rsid w:val="003C52B7"/>
    <w:rsid w:val="003C53EC"/>
    <w:rsid w:val="003C5709"/>
    <w:rsid w:val="003C5ECC"/>
    <w:rsid w:val="003C6269"/>
    <w:rsid w:val="003C6D3C"/>
    <w:rsid w:val="003D0450"/>
    <w:rsid w:val="003D1F25"/>
    <w:rsid w:val="003D2062"/>
    <w:rsid w:val="003D212B"/>
    <w:rsid w:val="003D241C"/>
    <w:rsid w:val="003D28B9"/>
    <w:rsid w:val="003D2B41"/>
    <w:rsid w:val="003D2E91"/>
    <w:rsid w:val="003D304D"/>
    <w:rsid w:val="003D3254"/>
    <w:rsid w:val="003D3296"/>
    <w:rsid w:val="003D343B"/>
    <w:rsid w:val="003D45AB"/>
    <w:rsid w:val="003D4CDD"/>
    <w:rsid w:val="003D5037"/>
    <w:rsid w:val="003D595D"/>
    <w:rsid w:val="003D6A81"/>
    <w:rsid w:val="003D6C82"/>
    <w:rsid w:val="003D6E95"/>
    <w:rsid w:val="003D6F13"/>
    <w:rsid w:val="003D7636"/>
    <w:rsid w:val="003E05B3"/>
    <w:rsid w:val="003E0B29"/>
    <w:rsid w:val="003E1CA1"/>
    <w:rsid w:val="003E23AE"/>
    <w:rsid w:val="003E2C54"/>
    <w:rsid w:val="003E3B2A"/>
    <w:rsid w:val="003E4010"/>
    <w:rsid w:val="003E440E"/>
    <w:rsid w:val="003E4AF7"/>
    <w:rsid w:val="003E51CA"/>
    <w:rsid w:val="003E59C9"/>
    <w:rsid w:val="003E6436"/>
    <w:rsid w:val="003E66C4"/>
    <w:rsid w:val="003E681A"/>
    <w:rsid w:val="003E748E"/>
    <w:rsid w:val="003E7512"/>
    <w:rsid w:val="003E7C4F"/>
    <w:rsid w:val="003F08B5"/>
    <w:rsid w:val="003F17A0"/>
    <w:rsid w:val="003F1C19"/>
    <w:rsid w:val="003F2C3C"/>
    <w:rsid w:val="003F308F"/>
    <w:rsid w:val="003F3DA7"/>
    <w:rsid w:val="003F3DF4"/>
    <w:rsid w:val="003F472D"/>
    <w:rsid w:val="003F5267"/>
    <w:rsid w:val="003F5870"/>
    <w:rsid w:val="003F5A13"/>
    <w:rsid w:val="003F6135"/>
    <w:rsid w:val="003F6239"/>
    <w:rsid w:val="003F6A9E"/>
    <w:rsid w:val="003F73BD"/>
    <w:rsid w:val="003F7665"/>
    <w:rsid w:val="004005F4"/>
    <w:rsid w:val="00400D2B"/>
    <w:rsid w:val="00401082"/>
    <w:rsid w:val="00401152"/>
    <w:rsid w:val="004027F1"/>
    <w:rsid w:val="004030AC"/>
    <w:rsid w:val="004031CE"/>
    <w:rsid w:val="004035B9"/>
    <w:rsid w:val="004049B2"/>
    <w:rsid w:val="00404B0E"/>
    <w:rsid w:val="00405C49"/>
    <w:rsid w:val="00406F18"/>
    <w:rsid w:val="00406FE8"/>
    <w:rsid w:val="0040747E"/>
    <w:rsid w:val="00407AF9"/>
    <w:rsid w:val="00407D50"/>
    <w:rsid w:val="0041089C"/>
    <w:rsid w:val="00410C49"/>
    <w:rsid w:val="00410CC7"/>
    <w:rsid w:val="00410E8F"/>
    <w:rsid w:val="00410EB0"/>
    <w:rsid w:val="00411CD5"/>
    <w:rsid w:val="004124E1"/>
    <w:rsid w:val="004126CA"/>
    <w:rsid w:val="0041321F"/>
    <w:rsid w:val="004132AE"/>
    <w:rsid w:val="00413FED"/>
    <w:rsid w:val="0041435C"/>
    <w:rsid w:val="00415840"/>
    <w:rsid w:val="004159DE"/>
    <w:rsid w:val="00415ABA"/>
    <w:rsid w:val="00415EB1"/>
    <w:rsid w:val="00415FE5"/>
    <w:rsid w:val="00417AA8"/>
    <w:rsid w:val="0042003C"/>
    <w:rsid w:val="004206FF"/>
    <w:rsid w:val="00420D33"/>
    <w:rsid w:val="00420EBD"/>
    <w:rsid w:val="00420FA4"/>
    <w:rsid w:val="00421A12"/>
    <w:rsid w:val="0042211B"/>
    <w:rsid w:val="00422955"/>
    <w:rsid w:val="00423C74"/>
    <w:rsid w:val="00423D1E"/>
    <w:rsid w:val="00424FD4"/>
    <w:rsid w:val="004250AA"/>
    <w:rsid w:val="00425469"/>
    <w:rsid w:val="004255B8"/>
    <w:rsid w:val="004257B5"/>
    <w:rsid w:val="00425BFD"/>
    <w:rsid w:val="00426C5C"/>
    <w:rsid w:val="004276DB"/>
    <w:rsid w:val="00430AB3"/>
    <w:rsid w:val="00430D5E"/>
    <w:rsid w:val="00430ED4"/>
    <w:rsid w:val="00431D15"/>
    <w:rsid w:val="00433531"/>
    <w:rsid w:val="00433C89"/>
    <w:rsid w:val="00433FB4"/>
    <w:rsid w:val="0043408F"/>
    <w:rsid w:val="00435C19"/>
    <w:rsid w:val="004360F0"/>
    <w:rsid w:val="004362CF"/>
    <w:rsid w:val="0043716B"/>
    <w:rsid w:val="00441121"/>
    <w:rsid w:val="00442335"/>
    <w:rsid w:val="004428BB"/>
    <w:rsid w:val="00442EF2"/>
    <w:rsid w:val="004432B2"/>
    <w:rsid w:val="00443724"/>
    <w:rsid w:val="0044372F"/>
    <w:rsid w:val="00444167"/>
    <w:rsid w:val="00444A7B"/>
    <w:rsid w:val="004478E2"/>
    <w:rsid w:val="00447C34"/>
    <w:rsid w:val="004509C5"/>
    <w:rsid w:val="00450EE7"/>
    <w:rsid w:val="00451271"/>
    <w:rsid w:val="00451D08"/>
    <w:rsid w:val="00452573"/>
    <w:rsid w:val="004535C1"/>
    <w:rsid w:val="00454F32"/>
    <w:rsid w:val="00455720"/>
    <w:rsid w:val="00455864"/>
    <w:rsid w:val="00455FB1"/>
    <w:rsid w:val="00456BE7"/>
    <w:rsid w:val="004574F7"/>
    <w:rsid w:val="00457751"/>
    <w:rsid w:val="00457D39"/>
    <w:rsid w:val="0046086E"/>
    <w:rsid w:val="004609F8"/>
    <w:rsid w:val="00460E1B"/>
    <w:rsid w:val="00461039"/>
    <w:rsid w:val="00461267"/>
    <w:rsid w:val="00461550"/>
    <w:rsid w:val="00462197"/>
    <w:rsid w:val="00462699"/>
    <w:rsid w:val="00462D59"/>
    <w:rsid w:val="004638B7"/>
    <w:rsid w:val="004641B0"/>
    <w:rsid w:val="00465010"/>
    <w:rsid w:val="004650D7"/>
    <w:rsid w:val="00467F07"/>
    <w:rsid w:val="00470969"/>
    <w:rsid w:val="00471049"/>
    <w:rsid w:val="004711AD"/>
    <w:rsid w:val="004711DE"/>
    <w:rsid w:val="00471CFD"/>
    <w:rsid w:val="0047202F"/>
    <w:rsid w:val="00472269"/>
    <w:rsid w:val="00472426"/>
    <w:rsid w:val="004727FB"/>
    <w:rsid w:val="00472F3A"/>
    <w:rsid w:val="00473BAB"/>
    <w:rsid w:val="004741A3"/>
    <w:rsid w:val="004744DF"/>
    <w:rsid w:val="004748C1"/>
    <w:rsid w:val="004757C1"/>
    <w:rsid w:val="004758EB"/>
    <w:rsid w:val="004775E4"/>
    <w:rsid w:val="00477978"/>
    <w:rsid w:val="00477C28"/>
    <w:rsid w:val="00477D8F"/>
    <w:rsid w:val="00480C3E"/>
    <w:rsid w:val="004811F7"/>
    <w:rsid w:val="004816E4"/>
    <w:rsid w:val="004819FF"/>
    <w:rsid w:val="0048269A"/>
    <w:rsid w:val="004829F1"/>
    <w:rsid w:val="00482A69"/>
    <w:rsid w:val="00482D69"/>
    <w:rsid w:val="00483504"/>
    <w:rsid w:val="00483962"/>
    <w:rsid w:val="0048451B"/>
    <w:rsid w:val="00484529"/>
    <w:rsid w:val="00484ED3"/>
    <w:rsid w:val="00485126"/>
    <w:rsid w:val="004855B6"/>
    <w:rsid w:val="00485E74"/>
    <w:rsid w:val="004864BA"/>
    <w:rsid w:val="004868AB"/>
    <w:rsid w:val="00486BF4"/>
    <w:rsid w:val="00487525"/>
    <w:rsid w:val="00487D74"/>
    <w:rsid w:val="0049069E"/>
    <w:rsid w:val="004930C1"/>
    <w:rsid w:val="0049312B"/>
    <w:rsid w:val="00493201"/>
    <w:rsid w:val="004944F3"/>
    <w:rsid w:val="00494F92"/>
    <w:rsid w:val="004953C8"/>
    <w:rsid w:val="00496626"/>
    <w:rsid w:val="00497551"/>
    <w:rsid w:val="00497D14"/>
    <w:rsid w:val="004A00DD"/>
    <w:rsid w:val="004A040D"/>
    <w:rsid w:val="004A09B7"/>
    <w:rsid w:val="004A1B9C"/>
    <w:rsid w:val="004A1F41"/>
    <w:rsid w:val="004A290F"/>
    <w:rsid w:val="004A3155"/>
    <w:rsid w:val="004A37DE"/>
    <w:rsid w:val="004A3FA7"/>
    <w:rsid w:val="004A6AE4"/>
    <w:rsid w:val="004A7490"/>
    <w:rsid w:val="004B019A"/>
    <w:rsid w:val="004B030E"/>
    <w:rsid w:val="004B12CD"/>
    <w:rsid w:val="004B378B"/>
    <w:rsid w:val="004B3CED"/>
    <w:rsid w:val="004B4510"/>
    <w:rsid w:val="004B4E63"/>
    <w:rsid w:val="004B5B96"/>
    <w:rsid w:val="004B5F5E"/>
    <w:rsid w:val="004B6367"/>
    <w:rsid w:val="004B6D84"/>
    <w:rsid w:val="004B7227"/>
    <w:rsid w:val="004B78E9"/>
    <w:rsid w:val="004B7940"/>
    <w:rsid w:val="004C0384"/>
    <w:rsid w:val="004C05DF"/>
    <w:rsid w:val="004C06C5"/>
    <w:rsid w:val="004C0806"/>
    <w:rsid w:val="004C0BE7"/>
    <w:rsid w:val="004C0CBF"/>
    <w:rsid w:val="004C1669"/>
    <w:rsid w:val="004C2752"/>
    <w:rsid w:val="004C2B7A"/>
    <w:rsid w:val="004C2CBE"/>
    <w:rsid w:val="004C2FCF"/>
    <w:rsid w:val="004C3373"/>
    <w:rsid w:val="004C343E"/>
    <w:rsid w:val="004C368D"/>
    <w:rsid w:val="004C47B1"/>
    <w:rsid w:val="004C5DE4"/>
    <w:rsid w:val="004C73C3"/>
    <w:rsid w:val="004C73C9"/>
    <w:rsid w:val="004C7AFD"/>
    <w:rsid w:val="004D01CD"/>
    <w:rsid w:val="004D07D7"/>
    <w:rsid w:val="004D1B10"/>
    <w:rsid w:val="004D22E0"/>
    <w:rsid w:val="004D23A3"/>
    <w:rsid w:val="004D2509"/>
    <w:rsid w:val="004D2F9A"/>
    <w:rsid w:val="004D30FE"/>
    <w:rsid w:val="004D31F1"/>
    <w:rsid w:val="004D384F"/>
    <w:rsid w:val="004D3DF8"/>
    <w:rsid w:val="004D449F"/>
    <w:rsid w:val="004D4F89"/>
    <w:rsid w:val="004D5658"/>
    <w:rsid w:val="004D5A76"/>
    <w:rsid w:val="004D64C2"/>
    <w:rsid w:val="004D6A17"/>
    <w:rsid w:val="004D6CF0"/>
    <w:rsid w:val="004D7559"/>
    <w:rsid w:val="004D7651"/>
    <w:rsid w:val="004D7A72"/>
    <w:rsid w:val="004E0543"/>
    <w:rsid w:val="004E1DB8"/>
    <w:rsid w:val="004E2874"/>
    <w:rsid w:val="004E2DB1"/>
    <w:rsid w:val="004E33F6"/>
    <w:rsid w:val="004E39EC"/>
    <w:rsid w:val="004E4158"/>
    <w:rsid w:val="004E4C4B"/>
    <w:rsid w:val="004E4D47"/>
    <w:rsid w:val="004E4EE5"/>
    <w:rsid w:val="004E4F2F"/>
    <w:rsid w:val="004E589C"/>
    <w:rsid w:val="004E5B49"/>
    <w:rsid w:val="004E70A8"/>
    <w:rsid w:val="004E7227"/>
    <w:rsid w:val="004E77CB"/>
    <w:rsid w:val="004E785E"/>
    <w:rsid w:val="004E7A47"/>
    <w:rsid w:val="004E7A4D"/>
    <w:rsid w:val="004F005F"/>
    <w:rsid w:val="004F1403"/>
    <w:rsid w:val="004F1FF4"/>
    <w:rsid w:val="004F22E0"/>
    <w:rsid w:val="004F25D9"/>
    <w:rsid w:val="004F387D"/>
    <w:rsid w:val="004F4108"/>
    <w:rsid w:val="004F41AB"/>
    <w:rsid w:val="004F4ABB"/>
    <w:rsid w:val="004F4CED"/>
    <w:rsid w:val="004F51EB"/>
    <w:rsid w:val="004F53F4"/>
    <w:rsid w:val="004F6065"/>
    <w:rsid w:val="004F6583"/>
    <w:rsid w:val="004F65C9"/>
    <w:rsid w:val="004F6D3F"/>
    <w:rsid w:val="00500BCF"/>
    <w:rsid w:val="005011EE"/>
    <w:rsid w:val="00501B53"/>
    <w:rsid w:val="0050350C"/>
    <w:rsid w:val="00503753"/>
    <w:rsid w:val="00503890"/>
    <w:rsid w:val="0050429B"/>
    <w:rsid w:val="00504B4C"/>
    <w:rsid w:val="0050579F"/>
    <w:rsid w:val="00505F5A"/>
    <w:rsid w:val="00506BF9"/>
    <w:rsid w:val="00507A70"/>
    <w:rsid w:val="00507EBD"/>
    <w:rsid w:val="00507F4B"/>
    <w:rsid w:val="00510215"/>
    <w:rsid w:val="005106C9"/>
    <w:rsid w:val="0051153A"/>
    <w:rsid w:val="00511A2F"/>
    <w:rsid w:val="005133F1"/>
    <w:rsid w:val="00514530"/>
    <w:rsid w:val="00514C8C"/>
    <w:rsid w:val="00516A1F"/>
    <w:rsid w:val="0051707D"/>
    <w:rsid w:val="00517154"/>
    <w:rsid w:val="005174FC"/>
    <w:rsid w:val="00520187"/>
    <w:rsid w:val="005202EB"/>
    <w:rsid w:val="00520303"/>
    <w:rsid w:val="0052036B"/>
    <w:rsid w:val="0052046C"/>
    <w:rsid w:val="00520996"/>
    <w:rsid w:val="00520F9C"/>
    <w:rsid w:val="0052272E"/>
    <w:rsid w:val="00522ACA"/>
    <w:rsid w:val="00523691"/>
    <w:rsid w:val="00525A19"/>
    <w:rsid w:val="00525BBF"/>
    <w:rsid w:val="005261DC"/>
    <w:rsid w:val="00526E9E"/>
    <w:rsid w:val="00527737"/>
    <w:rsid w:val="00527E3F"/>
    <w:rsid w:val="0053187B"/>
    <w:rsid w:val="00531CB9"/>
    <w:rsid w:val="00532E92"/>
    <w:rsid w:val="00533927"/>
    <w:rsid w:val="005339C5"/>
    <w:rsid w:val="00533CEE"/>
    <w:rsid w:val="00533E84"/>
    <w:rsid w:val="005343EE"/>
    <w:rsid w:val="005349F1"/>
    <w:rsid w:val="0053538F"/>
    <w:rsid w:val="0053545B"/>
    <w:rsid w:val="0053605B"/>
    <w:rsid w:val="00536B59"/>
    <w:rsid w:val="00536F3E"/>
    <w:rsid w:val="0053731F"/>
    <w:rsid w:val="00537CD7"/>
    <w:rsid w:val="00540B1D"/>
    <w:rsid w:val="005410E9"/>
    <w:rsid w:val="0054242F"/>
    <w:rsid w:val="00543297"/>
    <w:rsid w:val="00543854"/>
    <w:rsid w:val="005438A4"/>
    <w:rsid w:val="00543B6F"/>
    <w:rsid w:val="00544EE9"/>
    <w:rsid w:val="00545460"/>
    <w:rsid w:val="0054768C"/>
    <w:rsid w:val="005515D9"/>
    <w:rsid w:val="005520E0"/>
    <w:rsid w:val="005526A3"/>
    <w:rsid w:val="00553749"/>
    <w:rsid w:val="00553882"/>
    <w:rsid w:val="00553FDB"/>
    <w:rsid w:val="005548A9"/>
    <w:rsid w:val="00554C1F"/>
    <w:rsid w:val="005555D9"/>
    <w:rsid w:val="00555BC0"/>
    <w:rsid w:val="00555ECC"/>
    <w:rsid w:val="00556D8F"/>
    <w:rsid w:val="00557248"/>
    <w:rsid w:val="005579CA"/>
    <w:rsid w:val="00557D31"/>
    <w:rsid w:val="0056022D"/>
    <w:rsid w:val="00560A09"/>
    <w:rsid w:val="005614B3"/>
    <w:rsid w:val="00561A55"/>
    <w:rsid w:val="00562235"/>
    <w:rsid w:val="00562E12"/>
    <w:rsid w:val="00565A82"/>
    <w:rsid w:val="00566D91"/>
    <w:rsid w:val="0056796B"/>
    <w:rsid w:val="00567D6F"/>
    <w:rsid w:val="005702EA"/>
    <w:rsid w:val="00571D19"/>
    <w:rsid w:val="00571EBE"/>
    <w:rsid w:val="00572209"/>
    <w:rsid w:val="005724EA"/>
    <w:rsid w:val="005737C2"/>
    <w:rsid w:val="005744D0"/>
    <w:rsid w:val="00574704"/>
    <w:rsid w:val="0057506D"/>
    <w:rsid w:val="005762F5"/>
    <w:rsid w:val="00576F24"/>
    <w:rsid w:val="005775FE"/>
    <w:rsid w:val="00577A8E"/>
    <w:rsid w:val="00577B2E"/>
    <w:rsid w:val="00577CED"/>
    <w:rsid w:val="00577F62"/>
    <w:rsid w:val="0058205E"/>
    <w:rsid w:val="005823E1"/>
    <w:rsid w:val="00582948"/>
    <w:rsid w:val="00582968"/>
    <w:rsid w:val="00583A5F"/>
    <w:rsid w:val="00584204"/>
    <w:rsid w:val="0058482D"/>
    <w:rsid w:val="005849A5"/>
    <w:rsid w:val="00584B52"/>
    <w:rsid w:val="005862A3"/>
    <w:rsid w:val="00586B72"/>
    <w:rsid w:val="00586D5C"/>
    <w:rsid w:val="0058768D"/>
    <w:rsid w:val="00587B9A"/>
    <w:rsid w:val="00590D08"/>
    <w:rsid w:val="005914E2"/>
    <w:rsid w:val="00591693"/>
    <w:rsid w:val="005919F3"/>
    <w:rsid w:val="00591D6B"/>
    <w:rsid w:val="00592DB0"/>
    <w:rsid w:val="00593A91"/>
    <w:rsid w:val="00593BEB"/>
    <w:rsid w:val="005959A3"/>
    <w:rsid w:val="0059681B"/>
    <w:rsid w:val="00596CDD"/>
    <w:rsid w:val="00597AA0"/>
    <w:rsid w:val="005A031B"/>
    <w:rsid w:val="005A0952"/>
    <w:rsid w:val="005A18B1"/>
    <w:rsid w:val="005A2D6D"/>
    <w:rsid w:val="005A2EFD"/>
    <w:rsid w:val="005A3354"/>
    <w:rsid w:val="005A4340"/>
    <w:rsid w:val="005A4401"/>
    <w:rsid w:val="005A4E81"/>
    <w:rsid w:val="005A57F6"/>
    <w:rsid w:val="005A5A2C"/>
    <w:rsid w:val="005A7CA3"/>
    <w:rsid w:val="005A7F02"/>
    <w:rsid w:val="005B063A"/>
    <w:rsid w:val="005B0A19"/>
    <w:rsid w:val="005B0CB1"/>
    <w:rsid w:val="005B1890"/>
    <w:rsid w:val="005B1B02"/>
    <w:rsid w:val="005B32CF"/>
    <w:rsid w:val="005B33F7"/>
    <w:rsid w:val="005B34F1"/>
    <w:rsid w:val="005B4287"/>
    <w:rsid w:val="005B46F8"/>
    <w:rsid w:val="005B5C77"/>
    <w:rsid w:val="005B6CDB"/>
    <w:rsid w:val="005B71AC"/>
    <w:rsid w:val="005B778F"/>
    <w:rsid w:val="005B7852"/>
    <w:rsid w:val="005B7E02"/>
    <w:rsid w:val="005C018E"/>
    <w:rsid w:val="005C0216"/>
    <w:rsid w:val="005C1165"/>
    <w:rsid w:val="005C1498"/>
    <w:rsid w:val="005C16E0"/>
    <w:rsid w:val="005C1A8E"/>
    <w:rsid w:val="005C2393"/>
    <w:rsid w:val="005C3470"/>
    <w:rsid w:val="005C387D"/>
    <w:rsid w:val="005C5118"/>
    <w:rsid w:val="005C5235"/>
    <w:rsid w:val="005C66AD"/>
    <w:rsid w:val="005C75C2"/>
    <w:rsid w:val="005C7865"/>
    <w:rsid w:val="005C79FA"/>
    <w:rsid w:val="005C7A19"/>
    <w:rsid w:val="005C7BDB"/>
    <w:rsid w:val="005D09CC"/>
    <w:rsid w:val="005D10B7"/>
    <w:rsid w:val="005D1163"/>
    <w:rsid w:val="005D20A3"/>
    <w:rsid w:val="005D27D4"/>
    <w:rsid w:val="005D3402"/>
    <w:rsid w:val="005D371F"/>
    <w:rsid w:val="005D42FC"/>
    <w:rsid w:val="005D49EF"/>
    <w:rsid w:val="005D4B0A"/>
    <w:rsid w:val="005D6CC5"/>
    <w:rsid w:val="005D6D34"/>
    <w:rsid w:val="005D6FD6"/>
    <w:rsid w:val="005D73B6"/>
    <w:rsid w:val="005D787E"/>
    <w:rsid w:val="005D7BAA"/>
    <w:rsid w:val="005E081E"/>
    <w:rsid w:val="005E0CEF"/>
    <w:rsid w:val="005E0FCB"/>
    <w:rsid w:val="005E1E24"/>
    <w:rsid w:val="005E2038"/>
    <w:rsid w:val="005E2195"/>
    <w:rsid w:val="005E457C"/>
    <w:rsid w:val="005E4968"/>
    <w:rsid w:val="005E6785"/>
    <w:rsid w:val="005E7C04"/>
    <w:rsid w:val="005F014F"/>
    <w:rsid w:val="005F0742"/>
    <w:rsid w:val="005F0D66"/>
    <w:rsid w:val="005F0E7C"/>
    <w:rsid w:val="005F15FB"/>
    <w:rsid w:val="005F18C1"/>
    <w:rsid w:val="005F191F"/>
    <w:rsid w:val="005F1C98"/>
    <w:rsid w:val="005F1E72"/>
    <w:rsid w:val="005F1FDD"/>
    <w:rsid w:val="005F3607"/>
    <w:rsid w:val="005F3BAA"/>
    <w:rsid w:val="005F3E40"/>
    <w:rsid w:val="005F4577"/>
    <w:rsid w:val="005F45D5"/>
    <w:rsid w:val="005F462F"/>
    <w:rsid w:val="005F4B2F"/>
    <w:rsid w:val="005F4E2E"/>
    <w:rsid w:val="005F571C"/>
    <w:rsid w:val="005F6532"/>
    <w:rsid w:val="005F6A49"/>
    <w:rsid w:val="005F6B5D"/>
    <w:rsid w:val="005F6C8D"/>
    <w:rsid w:val="005F72C1"/>
    <w:rsid w:val="00600CB0"/>
    <w:rsid w:val="00601247"/>
    <w:rsid w:val="00601657"/>
    <w:rsid w:val="0060182D"/>
    <w:rsid w:val="006028C3"/>
    <w:rsid w:val="00602C59"/>
    <w:rsid w:val="00602F26"/>
    <w:rsid w:val="00603576"/>
    <w:rsid w:val="006052F9"/>
    <w:rsid w:val="00605483"/>
    <w:rsid w:val="0060573B"/>
    <w:rsid w:val="00605BEB"/>
    <w:rsid w:val="006062A7"/>
    <w:rsid w:val="00606637"/>
    <w:rsid w:val="006069D7"/>
    <w:rsid w:val="00606E41"/>
    <w:rsid w:val="00607360"/>
    <w:rsid w:val="006073C0"/>
    <w:rsid w:val="006076DE"/>
    <w:rsid w:val="00607D4B"/>
    <w:rsid w:val="0061035E"/>
    <w:rsid w:val="0061078F"/>
    <w:rsid w:val="00611C73"/>
    <w:rsid w:val="00611E16"/>
    <w:rsid w:val="00613231"/>
    <w:rsid w:val="006133CC"/>
    <w:rsid w:val="00613C7E"/>
    <w:rsid w:val="0061440B"/>
    <w:rsid w:val="00614779"/>
    <w:rsid w:val="00614831"/>
    <w:rsid w:val="00614A48"/>
    <w:rsid w:val="00614AA3"/>
    <w:rsid w:val="00615112"/>
    <w:rsid w:val="006151BE"/>
    <w:rsid w:val="00615DED"/>
    <w:rsid w:val="0062042F"/>
    <w:rsid w:val="00620B26"/>
    <w:rsid w:val="00620C56"/>
    <w:rsid w:val="006210F2"/>
    <w:rsid w:val="0062112C"/>
    <w:rsid w:val="00621212"/>
    <w:rsid w:val="006212FD"/>
    <w:rsid w:val="0062225B"/>
    <w:rsid w:val="00624133"/>
    <w:rsid w:val="00624A18"/>
    <w:rsid w:val="006262F4"/>
    <w:rsid w:val="00627098"/>
    <w:rsid w:val="006279B6"/>
    <w:rsid w:val="00627DCF"/>
    <w:rsid w:val="006306DD"/>
    <w:rsid w:val="00630D23"/>
    <w:rsid w:val="00631457"/>
    <w:rsid w:val="00631DB1"/>
    <w:rsid w:val="00632DB3"/>
    <w:rsid w:val="0063330F"/>
    <w:rsid w:val="00633854"/>
    <w:rsid w:val="00633A94"/>
    <w:rsid w:val="006353EC"/>
    <w:rsid w:val="00635590"/>
    <w:rsid w:val="00635B5A"/>
    <w:rsid w:val="00635D3C"/>
    <w:rsid w:val="006360B2"/>
    <w:rsid w:val="00636221"/>
    <w:rsid w:val="006362B9"/>
    <w:rsid w:val="00636491"/>
    <w:rsid w:val="00636BB9"/>
    <w:rsid w:val="00636BDD"/>
    <w:rsid w:val="00637973"/>
    <w:rsid w:val="006379C0"/>
    <w:rsid w:val="00640202"/>
    <w:rsid w:val="00641BEA"/>
    <w:rsid w:val="0064206E"/>
    <w:rsid w:val="006423FA"/>
    <w:rsid w:val="006424EB"/>
    <w:rsid w:val="0064259E"/>
    <w:rsid w:val="0064311E"/>
    <w:rsid w:val="00643494"/>
    <w:rsid w:val="00643ABF"/>
    <w:rsid w:val="00643EDE"/>
    <w:rsid w:val="00643FB6"/>
    <w:rsid w:val="00644240"/>
    <w:rsid w:val="0064457E"/>
    <w:rsid w:val="00645417"/>
    <w:rsid w:val="00645483"/>
    <w:rsid w:val="00645552"/>
    <w:rsid w:val="0064567B"/>
    <w:rsid w:val="00645942"/>
    <w:rsid w:val="00645CE7"/>
    <w:rsid w:val="00646595"/>
    <w:rsid w:val="006505A9"/>
    <w:rsid w:val="0065106B"/>
    <w:rsid w:val="00651784"/>
    <w:rsid w:val="0065235F"/>
    <w:rsid w:val="00652537"/>
    <w:rsid w:val="00652D9C"/>
    <w:rsid w:val="00653882"/>
    <w:rsid w:val="0065388E"/>
    <w:rsid w:val="006551C5"/>
    <w:rsid w:val="00655611"/>
    <w:rsid w:val="00655DDC"/>
    <w:rsid w:val="00655F77"/>
    <w:rsid w:val="006562CC"/>
    <w:rsid w:val="006562FC"/>
    <w:rsid w:val="00656E48"/>
    <w:rsid w:val="0065710F"/>
    <w:rsid w:val="00657180"/>
    <w:rsid w:val="006572F2"/>
    <w:rsid w:val="00657B92"/>
    <w:rsid w:val="00660BCD"/>
    <w:rsid w:val="00660E0C"/>
    <w:rsid w:val="00662F2A"/>
    <w:rsid w:val="006633A0"/>
    <w:rsid w:val="006637A1"/>
    <w:rsid w:val="0066430E"/>
    <w:rsid w:val="006655CB"/>
    <w:rsid w:val="00665CCD"/>
    <w:rsid w:val="0066654D"/>
    <w:rsid w:val="00666750"/>
    <w:rsid w:val="00667B32"/>
    <w:rsid w:val="00670B20"/>
    <w:rsid w:val="006710BB"/>
    <w:rsid w:val="00672648"/>
    <w:rsid w:val="00672945"/>
    <w:rsid w:val="00672BA5"/>
    <w:rsid w:val="00672D14"/>
    <w:rsid w:val="00673BE0"/>
    <w:rsid w:val="00673CB1"/>
    <w:rsid w:val="006749B3"/>
    <w:rsid w:val="00675366"/>
    <w:rsid w:val="006759FE"/>
    <w:rsid w:val="00676028"/>
    <w:rsid w:val="00676161"/>
    <w:rsid w:val="00676B99"/>
    <w:rsid w:val="0067733D"/>
    <w:rsid w:val="006803BE"/>
    <w:rsid w:val="00680AA1"/>
    <w:rsid w:val="00680D7C"/>
    <w:rsid w:val="00682692"/>
    <w:rsid w:val="0068288E"/>
    <w:rsid w:val="00682B99"/>
    <w:rsid w:val="00682F4C"/>
    <w:rsid w:val="0068595F"/>
    <w:rsid w:val="00685C5B"/>
    <w:rsid w:val="00686825"/>
    <w:rsid w:val="00686C48"/>
    <w:rsid w:val="006870AC"/>
    <w:rsid w:val="006870F6"/>
    <w:rsid w:val="00687657"/>
    <w:rsid w:val="00690055"/>
    <w:rsid w:val="00691249"/>
    <w:rsid w:val="0069185F"/>
    <w:rsid w:val="00691F94"/>
    <w:rsid w:val="006924B1"/>
    <w:rsid w:val="00693090"/>
    <w:rsid w:val="006933B3"/>
    <w:rsid w:val="00693765"/>
    <w:rsid w:val="00694F2B"/>
    <w:rsid w:val="00694FCB"/>
    <w:rsid w:val="00695209"/>
    <w:rsid w:val="00695AB6"/>
    <w:rsid w:val="00696957"/>
    <w:rsid w:val="00696D06"/>
    <w:rsid w:val="00697162"/>
    <w:rsid w:val="0069757C"/>
    <w:rsid w:val="006A06BC"/>
    <w:rsid w:val="006A134C"/>
    <w:rsid w:val="006A16C3"/>
    <w:rsid w:val="006A32E5"/>
    <w:rsid w:val="006A3549"/>
    <w:rsid w:val="006A3FDC"/>
    <w:rsid w:val="006A4B90"/>
    <w:rsid w:val="006A5BF8"/>
    <w:rsid w:val="006A61BF"/>
    <w:rsid w:val="006A7608"/>
    <w:rsid w:val="006B04C0"/>
    <w:rsid w:val="006B123C"/>
    <w:rsid w:val="006B1368"/>
    <w:rsid w:val="006B1D3D"/>
    <w:rsid w:val="006B29DB"/>
    <w:rsid w:val="006B5F96"/>
    <w:rsid w:val="006B5FAA"/>
    <w:rsid w:val="006B6650"/>
    <w:rsid w:val="006B6BB4"/>
    <w:rsid w:val="006B6D5F"/>
    <w:rsid w:val="006B7074"/>
    <w:rsid w:val="006C034B"/>
    <w:rsid w:val="006C155C"/>
    <w:rsid w:val="006C1645"/>
    <w:rsid w:val="006C187A"/>
    <w:rsid w:val="006C252D"/>
    <w:rsid w:val="006C26BF"/>
    <w:rsid w:val="006C27BE"/>
    <w:rsid w:val="006C3AA9"/>
    <w:rsid w:val="006C3AD3"/>
    <w:rsid w:val="006C3C32"/>
    <w:rsid w:val="006C3E6C"/>
    <w:rsid w:val="006C44A6"/>
    <w:rsid w:val="006C456C"/>
    <w:rsid w:val="006C5CA5"/>
    <w:rsid w:val="006C66FD"/>
    <w:rsid w:val="006C6C4C"/>
    <w:rsid w:val="006C7EF6"/>
    <w:rsid w:val="006D02E5"/>
    <w:rsid w:val="006D0620"/>
    <w:rsid w:val="006D0A0D"/>
    <w:rsid w:val="006D0C38"/>
    <w:rsid w:val="006D124D"/>
    <w:rsid w:val="006D2C40"/>
    <w:rsid w:val="006D381D"/>
    <w:rsid w:val="006D38FE"/>
    <w:rsid w:val="006D3B54"/>
    <w:rsid w:val="006D3E90"/>
    <w:rsid w:val="006D41AC"/>
    <w:rsid w:val="006D4334"/>
    <w:rsid w:val="006D4430"/>
    <w:rsid w:val="006D517F"/>
    <w:rsid w:val="006D5893"/>
    <w:rsid w:val="006D64AE"/>
    <w:rsid w:val="006D69FC"/>
    <w:rsid w:val="006D6ED4"/>
    <w:rsid w:val="006D7022"/>
    <w:rsid w:val="006D754C"/>
    <w:rsid w:val="006D77A2"/>
    <w:rsid w:val="006E0275"/>
    <w:rsid w:val="006E04EB"/>
    <w:rsid w:val="006E08FD"/>
    <w:rsid w:val="006E136C"/>
    <w:rsid w:val="006E241A"/>
    <w:rsid w:val="006E30A2"/>
    <w:rsid w:val="006E3103"/>
    <w:rsid w:val="006E331B"/>
    <w:rsid w:val="006E54F3"/>
    <w:rsid w:val="006E55EB"/>
    <w:rsid w:val="006E58EA"/>
    <w:rsid w:val="006E591D"/>
    <w:rsid w:val="006E7149"/>
    <w:rsid w:val="006E76B8"/>
    <w:rsid w:val="006E76BF"/>
    <w:rsid w:val="006F0ACF"/>
    <w:rsid w:val="006F154D"/>
    <w:rsid w:val="006F1BC2"/>
    <w:rsid w:val="006F363E"/>
    <w:rsid w:val="006F3B72"/>
    <w:rsid w:val="006F403D"/>
    <w:rsid w:val="006F4E7B"/>
    <w:rsid w:val="006F54D4"/>
    <w:rsid w:val="006F5DFD"/>
    <w:rsid w:val="006F61C8"/>
    <w:rsid w:val="006F7000"/>
    <w:rsid w:val="006F7422"/>
    <w:rsid w:val="006F75BF"/>
    <w:rsid w:val="00700164"/>
    <w:rsid w:val="007004BF"/>
    <w:rsid w:val="007013DD"/>
    <w:rsid w:val="00701A0B"/>
    <w:rsid w:val="00701C2B"/>
    <w:rsid w:val="00702C14"/>
    <w:rsid w:val="00702CE0"/>
    <w:rsid w:val="007032C9"/>
    <w:rsid w:val="007038D0"/>
    <w:rsid w:val="00703CDC"/>
    <w:rsid w:val="0070432A"/>
    <w:rsid w:val="00704C65"/>
    <w:rsid w:val="00704E7B"/>
    <w:rsid w:val="00705179"/>
    <w:rsid w:val="0070575A"/>
    <w:rsid w:val="007059D2"/>
    <w:rsid w:val="0070710F"/>
    <w:rsid w:val="00707870"/>
    <w:rsid w:val="00707B3A"/>
    <w:rsid w:val="00707C5D"/>
    <w:rsid w:val="00707CE0"/>
    <w:rsid w:val="00710E7C"/>
    <w:rsid w:val="00711888"/>
    <w:rsid w:val="007118E5"/>
    <w:rsid w:val="00712433"/>
    <w:rsid w:val="00712B25"/>
    <w:rsid w:val="00713ABA"/>
    <w:rsid w:val="0071507B"/>
    <w:rsid w:val="0071517C"/>
    <w:rsid w:val="0071582F"/>
    <w:rsid w:val="00716F67"/>
    <w:rsid w:val="00717BCE"/>
    <w:rsid w:val="00717D4C"/>
    <w:rsid w:val="007204A0"/>
    <w:rsid w:val="00720594"/>
    <w:rsid w:val="007219E0"/>
    <w:rsid w:val="00721C54"/>
    <w:rsid w:val="00722068"/>
    <w:rsid w:val="00722208"/>
    <w:rsid w:val="00722D6D"/>
    <w:rsid w:val="00724387"/>
    <w:rsid w:val="00725847"/>
    <w:rsid w:val="00725D71"/>
    <w:rsid w:val="0072694E"/>
    <w:rsid w:val="007270C7"/>
    <w:rsid w:val="00730D15"/>
    <w:rsid w:val="00731023"/>
    <w:rsid w:val="007310A6"/>
    <w:rsid w:val="007310AF"/>
    <w:rsid w:val="00731A09"/>
    <w:rsid w:val="00731F03"/>
    <w:rsid w:val="007322E7"/>
    <w:rsid w:val="007324EC"/>
    <w:rsid w:val="00732DDB"/>
    <w:rsid w:val="00733ABD"/>
    <w:rsid w:val="007348CB"/>
    <w:rsid w:val="0073531E"/>
    <w:rsid w:val="00735548"/>
    <w:rsid w:val="00737139"/>
    <w:rsid w:val="00737E3A"/>
    <w:rsid w:val="00737E47"/>
    <w:rsid w:val="00740C1A"/>
    <w:rsid w:val="00740E92"/>
    <w:rsid w:val="00741785"/>
    <w:rsid w:val="0074295F"/>
    <w:rsid w:val="007431EC"/>
    <w:rsid w:val="007432CE"/>
    <w:rsid w:val="00743A6F"/>
    <w:rsid w:val="00744CD0"/>
    <w:rsid w:val="00744DEB"/>
    <w:rsid w:val="00745F8D"/>
    <w:rsid w:val="0074617C"/>
    <w:rsid w:val="007464EE"/>
    <w:rsid w:val="007467BB"/>
    <w:rsid w:val="007473B8"/>
    <w:rsid w:val="00747A62"/>
    <w:rsid w:val="00747D43"/>
    <w:rsid w:val="007513D5"/>
    <w:rsid w:val="00752972"/>
    <w:rsid w:val="00752A29"/>
    <w:rsid w:val="00752F98"/>
    <w:rsid w:val="00753296"/>
    <w:rsid w:val="0075602B"/>
    <w:rsid w:val="007574CA"/>
    <w:rsid w:val="00757FD7"/>
    <w:rsid w:val="00760066"/>
    <w:rsid w:val="007603D0"/>
    <w:rsid w:val="00760F19"/>
    <w:rsid w:val="0076166E"/>
    <w:rsid w:val="00762181"/>
    <w:rsid w:val="00762226"/>
    <w:rsid w:val="00762CD4"/>
    <w:rsid w:val="00763964"/>
    <w:rsid w:val="007640A9"/>
    <w:rsid w:val="007641E0"/>
    <w:rsid w:val="00764995"/>
    <w:rsid w:val="00764AA3"/>
    <w:rsid w:val="00765B55"/>
    <w:rsid w:val="00765C48"/>
    <w:rsid w:val="0076638A"/>
    <w:rsid w:val="0076792F"/>
    <w:rsid w:val="00767C40"/>
    <w:rsid w:val="00767C59"/>
    <w:rsid w:val="00767EBF"/>
    <w:rsid w:val="007700CE"/>
    <w:rsid w:val="00770710"/>
    <w:rsid w:val="007717BA"/>
    <w:rsid w:val="00771B4B"/>
    <w:rsid w:val="00772318"/>
    <w:rsid w:val="00772510"/>
    <w:rsid w:val="0077272D"/>
    <w:rsid w:val="00772CBE"/>
    <w:rsid w:val="00773B50"/>
    <w:rsid w:val="00773BC9"/>
    <w:rsid w:val="00773E16"/>
    <w:rsid w:val="00774448"/>
    <w:rsid w:val="007746DA"/>
    <w:rsid w:val="0077496E"/>
    <w:rsid w:val="00774C5D"/>
    <w:rsid w:val="00774CC4"/>
    <w:rsid w:val="00774E27"/>
    <w:rsid w:val="00774F51"/>
    <w:rsid w:val="0077661A"/>
    <w:rsid w:val="00776BA2"/>
    <w:rsid w:val="00776DB4"/>
    <w:rsid w:val="007801A5"/>
    <w:rsid w:val="00780A6E"/>
    <w:rsid w:val="00780CCA"/>
    <w:rsid w:val="007812AD"/>
    <w:rsid w:val="0078149F"/>
    <w:rsid w:val="0078154B"/>
    <w:rsid w:val="00782022"/>
    <w:rsid w:val="00782EC4"/>
    <w:rsid w:val="00783210"/>
    <w:rsid w:val="00783515"/>
    <w:rsid w:val="007836B2"/>
    <w:rsid w:val="00784D08"/>
    <w:rsid w:val="00784DF8"/>
    <w:rsid w:val="00784E20"/>
    <w:rsid w:val="00785157"/>
    <w:rsid w:val="00785244"/>
    <w:rsid w:val="00787436"/>
    <w:rsid w:val="00787837"/>
    <w:rsid w:val="0079074F"/>
    <w:rsid w:val="00790F04"/>
    <w:rsid w:val="00791532"/>
    <w:rsid w:val="00791A81"/>
    <w:rsid w:val="00791D1E"/>
    <w:rsid w:val="00791F0A"/>
    <w:rsid w:val="00792020"/>
    <w:rsid w:val="00792631"/>
    <w:rsid w:val="007941C8"/>
    <w:rsid w:val="007945A9"/>
    <w:rsid w:val="007948E9"/>
    <w:rsid w:val="00794928"/>
    <w:rsid w:val="007957C5"/>
    <w:rsid w:val="00795881"/>
    <w:rsid w:val="00796426"/>
    <w:rsid w:val="00797197"/>
    <w:rsid w:val="007A0BC0"/>
    <w:rsid w:val="007A0BCD"/>
    <w:rsid w:val="007A147A"/>
    <w:rsid w:val="007A17B4"/>
    <w:rsid w:val="007A1D93"/>
    <w:rsid w:val="007A1FD9"/>
    <w:rsid w:val="007A2875"/>
    <w:rsid w:val="007A3A3E"/>
    <w:rsid w:val="007A424D"/>
    <w:rsid w:val="007A429F"/>
    <w:rsid w:val="007A5102"/>
    <w:rsid w:val="007A51B3"/>
    <w:rsid w:val="007A54EF"/>
    <w:rsid w:val="007A5FF7"/>
    <w:rsid w:val="007A6455"/>
    <w:rsid w:val="007A66E2"/>
    <w:rsid w:val="007A6BBE"/>
    <w:rsid w:val="007A6D80"/>
    <w:rsid w:val="007A730D"/>
    <w:rsid w:val="007B0DE3"/>
    <w:rsid w:val="007B18FE"/>
    <w:rsid w:val="007B29B4"/>
    <w:rsid w:val="007B2B00"/>
    <w:rsid w:val="007B2CF1"/>
    <w:rsid w:val="007B3DD7"/>
    <w:rsid w:val="007B4E9C"/>
    <w:rsid w:val="007B4F2F"/>
    <w:rsid w:val="007B5EF1"/>
    <w:rsid w:val="007B62D9"/>
    <w:rsid w:val="007B659D"/>
    <w:rsid w:val="007B65B5"/>
    <w:rsid w:val="007B6629"/>
    <w:rsid w:val="007B68B6"/>
    <w:rsid w:val="007B6B66"/>
    <w:rsid w:val="007B7B93"/>
    <w:rsid w:val="007C0762"/>
    <w:rsid w:val="007C2373"/>
    <w:rsid w:val="007C2C41"/>
    <w:rsid w:val="007C2E89"/>
    <w:rsid w:val="007C2F1B"/>
    <w:rsid w:val="007C48CA"/>
    <w:rsid w:val="007C4A23"/>
    <w:rsid w:val="007C4F95"/>
    <w:rsid w:val="007C60FC"/>
    <w:rsid w:val="007C7218"/>
    <w:rsid w:val="007C73BB"/>
    <w:rsid w:val="007C74F4"/>
    <w:rsid w:val="007C7E7A"/>
    <w:rsid w:val="007D03A3"/>
    <w:rsid w:val="007D052A"/>
    <w:rsid w:val="007D05A2"/>
    <w:rsid w:val="007D25CD"/>
    <w:rsid w:val="007D413B"/>
    <w:rsid w:val="007D52C3"/>
    <w:rsid w:val="007D58C2"/>
    <w:rsid w:val="007D64A6"/>
    <w:rsid w:val="007D663B"/>
    <w:rsid w:val="007D744A"/>
    <w:rsid w:val="007D7F11"/>
    <w:rsid w:val="007E0006"/>
    <w:rsid w:val="007E0256"/>
    <w:rsid w:val="007E056B"/>
    <w:rsid w:val="007E0941"/>
    <w:rsid w:val="007E0B53"/>
    <w:rsid w:val="007E101F"/>
    <w:rsid w:val="007E12BF"/>
    <w:rsid w:val="007E1E37"/>
    <w:rsid w:val="007E20F8"/>
    <w:rsid w:val="007E2A76"/>
    <w:rsid w:val="007E3207"/>
    <w:rsid w:val="007E50E4"/>
    <w:rsid w:val="007E5298"/>
    <w:rsid w:val="007E61F3"/>
    <w:rsid w:val="007E651F"/>
    <w:rsid w:val="007E69D0"/>
    <w:rsid w:val="007E7046"/>
    <w:rsid w:val="007E79EA"/>
    <w:rsid w:val="007F0974"/>
    <w:rsid w:val="007F0FF0"/>
    <w:rsid w:val="007F2C5C"/>
    <w:rsid w:val="007F3504"/>
    <w:rsid w:val="007F3E68"/>
    <w:rsid w:val="007F4B44"/>
    <w:rsid w:val="007F61D7"/>
    <w:rsid w:val="007F6864"/>
    <w:rsid w:val="007F7C00"/>
    <w:rsid w:val="00800C1C"/>
    <w:rsid w:val="00801ADA"/>
    <w:rsid w:val="00801DA7"/>
    <w:rsid w:val="0080288B"/>
    <w:rsid w:val="00804762"/>
    <w:rsid w:val="00804B35"/>
    <w:rsid w:val="0080563C"/>
    <w:rsid w:val="008061D1"/>
    <w:rsid w:val="0080651B"/>
    <w:rsid w:val="00806AF1"/>
    <w:rsid w:val="00806BAE"/>
    <w:rsid w:val="008079AB"/>
    <w:rsid w:val="008102D8"/>
    <w:rsid w:val="00810A2C"/>
    <w:rsid w:val="00810B6A"/>
    <w:rsid w:val="00811C7B"/>
    <w:rsid w:val="0081284B"/>
    <w:rsid w:val="00812B6D"/>
    <w:rsid w:val="00812BF0"/>
    <w:rsid w:val="00812C12"/>
    <w:rsid w:val="00813082"/>
    <w:rsid w:val="008130E6"/>
    <w:rsid w:val="0081317E"/>
    <w:rsid w:val="00813767"/>
    <w:rsid w:val="00815F46"/>
    <w:rsid w:val="00816235"/>
    <w:rsid w:val="00816E92"/>
    <w:rsid w:val="00817746"/>
    <w:rsid w:val="00817CE4"/>
    <w:rsid w:val="00817D7D"/>
    <w:rsid w:val="00820282"/>
    <w:rsid w:val="00820643"/>
    <w:rsid w:val="0082142F"/>
    <w:rsid w:val="00821A43"/>
    <w:rsid w:val="008231B7"/>
    <w:rsid w:val="00823C86"/>
    <w:rsid w:val="00823FDA"/>
    <w:rsid w:val="008245FB"/>
    <w:rsid w:val="008250B3"/>
    <w:rsid w:val="0082527A"/>
    <w:rsid w:val="00826D57"/>
    <w:rsid w:val="00827DEB"/>
    <w:rsid w:val="00830453"/>
    <w:rsid w:val="00831282"/>
    <w:rsid w:val="00831978"/>
    <w:rsid w:val="00832528"/>
    <w:rsid w:val="008337E8"/>
    <w:rsid w:val="008349A0"/>
    <w:rsid w:val="00834D1F"/>
    <w:rsid w:val="008353EB"/>
    <w:rsid w:val="00835F52"/>
    <w:rsid w:val="00836ADE"/>
    <w:rsid w:val="0083731E"/>
    <w:rsid w:val="00837EA0"/>
    <w:rsid w:val="008411D2"/>
    <w:rsid w:val="0084217F"/>
    <w:rsid w:val="00842C1A"/>
    <w:rsid w:val="00842C7E"/>
    <w:rsid w:val="00843B45"/>
    <w:rsid w:val="0084411B"/>
    <w:rsid w:val="008446DE"/>
    <w:rsid w:val="008447FB"/>
    <w:rsid w:val="00845AE8"/>
    <w:rsid w:val="00846382"/>
    <w:rsid w:val="00847511"/>
    <w:rsid w:val="00847C16"/>
    <w:rsid w:val="00847E29"/>
    <w:rsid w:val="008508AC"/>
    <w:rsid w:val="00851801"/>
    <w:rsid w:val="00851C1F"/>
    <w:rsid w:val="008527AA"/>
    <w:rsid w:val="00852B1B"/>
    <w:rsid w:val="00852D99"/>
    <w:rsid w:val="00854157"/>
    <w:rsid w:val="008550B9"/>
    <w:rsid w:val="00855894"/>
    <w:rsid w:val="00856E99"/>
    <w:rsid w:val="00857003"/>
    <w:rsid w:val="008572F0"/>
    <w:rsid w:val="00857C1F"/>
    <w:rsid w:val="00860796"/>
    <w:rsid w:val="00860827"/>
    <w:rsid w:val="00860932"/>
    <w:rsid w:val="0086099C"/>
    <w:rsid w:val="008609CB"/>
    <w:rsid w:val="00861252"/>
    <w:rsid w:val="00861967"/>
    <w:rsid w:val="00861FEE"/>
    <w:rsid w:val="00862594"/>
    <w:rsid w:val="00862C6C"/>
    <w:rsid w:val="008652AB"/>
    <w:rsid w:val="008655CC"/>
    <w:rsid w:val="008662E7"/>
    <w:rsid w:val="0086668D"/>
    <w:rsid w:val="00867A3F"/>
    <w:rsid w:val="0087001B"/>
    <w:rsid w:val="0087125B"/>
    <w:rsid w:val="00871C54"/>
    <w:rsid w:val="00872094"/>
    <w:rsid w:val="00872611"/>
    <w:rsid w:val="0087315C"/>
    <w:rsid w:val="0087376A"/>
    <w:rsid w:val="008741AF"/>
    <w:rsid w:val="008745A8"/>
    <w:rsid w:val="00874D45"/>
    <w:rsid w:val="008757E5"/>
    <w:rsid w:val="00880619"/>
    <w:rsid w:val="00880B14"/>
    <w:rsid w:val="0088137F"/>
    <w:rsid w:val="00881B75"/>
    <w:rsid w:val="008827CD"/>
    <w:rsid w:val="008831A4"/>
    <w:rsid w:val="00883508"/>
    <w:rsid w:val="00883606"/>
    <w:rsid w:val="00884F60"/>
    <w:rsid w:val="0088536C"/>
    <w:rsid w:val="008858D0"/>
    <w:rsid w:val="00885B2E"/>
    <w:rsid w:val="00885CDD"/>
    <w:rsid w:val="0088600B"/>
    <w:rsid w:val="00886AD5"/>
    <w:rsid w:val="00886B83"/>
    <w:rsid w:val="008877A0"/>
    <w:rsid w:val="00887952"/>
    <w:rsid w:val="008879D1"/>
    <w:rsid w:val="00890C7F"/>
    <w:rsid w:val="00890C8A"/>
    <w:rsid w:val="00890ED7"/>
    <w:rsid w:val="00890F9E"/>
    <w:rsid w:val="008915B6"/>
    <w:rsid w:val="00892DD1"/>
    <w:rsid w:val="008931C5"/>
    <w:rsid w:val="00894280"/>
    <w:rsid w:val="008959BB"/>
    <w:rsid w:val="00895C39"/>
    <w:rsid w:val="00895EE9"/>
    <w:rsid w:val="00896FDD"/>
    <w:rsid w:val="008A0848"/>
    <w:rsid w:val="008A0CA3"/>
    <w:rsid w:val="008A1EB9"/>
    <w:rsid w:val="008A214B"/>
    <w:rsid w:val="008A21AD"/>
    <w:rsid w:val="008A2AE7"/>
    <w:rsid w:val="008A3268"/>
    <w:rsid w:val="008A3345"/>
    <w:rsid w:val="008A3363"/>
    <w:rsid w:val="008A3EC6"/>
    <w:rsid w:val="008A40FF"/>
    <w:rsid w:val="008A4401"/>
    <w:rsid w:val="008A4D9D"/>
    <w:rsid w:val="008A4E7E"/>
    <w:rsid w:val="008B0CF1"/>
    <w:rsid w:val="008B1530"/>
    <w:rsid w:val="008B1904"/>
    <w:rsid w:val="008B2297"/>
    <w:rsid w:val="008B2773"/>
    <w:rsid w:val="008B3ACB"/>
    <w:rsid w:val="008B3DB4"/>
    <w:rsid w:val="008B4699"/>
    <w:rsid w:val="008B4D0F"/>
    <w:rsid w:val="008B4E77"/>
    <w:rsid w:val="008B5AEF"/>
    <w:rsid w:val="008B5C0F"/>
    <w:rsid w:val="008B78CD"/>
    <w:rsid w:val="008B7CE4"/>
    <w:rsid w:val="008C1185"/>
    <w:rsid w:val="008C1947"/>
    <w:rsid w:val="008C4AA5"/>
    <w:rsid w:val="008C4B0F"/>
    <w:rsid w:val="008C5B52"/>
    <w:rsid w:val="008C5BF9"/>
    <w:rsid w:val="008C5C99"/>
    <w:rsid w:val="008C6222"/>
    <w:rsid w:val="008C6629"/>
    <w:rsid w:val="008C6A3F"/>
    <w:rsid w:val="008C6B5F"/>
    <w:rsid w:val="008C6EC1"/>
    <w:rsid w:val="008C7391"/>
    <w:rsid w:val="008C7B0D"/>
    <w:rsid w:val="008D07D1"/>
    <w:rsid w:val="008D07D3"/>
    <w:rsid w:val="008D1026"/>
    <w:rsid w:val="008D258A"/>
    <w:rsid w:val="008D373D"/>
    <w:rsid w:val="008D3872"/>
    <w:rsid w:val="008D4A79"/>
    <w:rsid w:val="008D4ADC"/>
    <w:rsid w:val="008D51C5"/>
    <w:rsid w:val="008D58FB"/>
    <w:rsid w:val="008D5D9B"/>
    <w:rsid w:val="008D6F07"/>
    <w:rsid w:val="008D7C8C"/>
    <w:rsid w:val="008E014E"/>
    <w:rsid w:val="008E0BF6"/>
    <w:rsid w:val="008E106E"/>
    <w:rsid w:val="008E18B0"/>
    <w:rsid w:val="008E2335"/>
    <w:rsid w:val="008E2C43"/>
    <w:rsid w:val="008E2EF2"/>
    <w:rsid w:val="008E31BF"/>
    <w:rsid w:val="008E400A"/>
    <w:rsid w:val="008E6554"/>
    <w:rsid w:val="008E6718"/>
    <w:rsid w:val="008F10E9"/>
    <w:rsid w:val="008F13B8"/>
    <w:rsid w:val="008F1B90"/>
    <w:rsid w:val="008F29F3"/>
    <w:rsid w:val="008F2B6A"/>
    <w:rsid w:val="008F30A6"/>
    <w:rsid w:val="008F467F"/>
    <w:rsid w:val="008F4F05"/>
    <w:rsid w:val="008F663B"/>
    <w:rsid w:val="008F7117"/>
    <w:rsid w:val="008F79AE"/>
    <w:rsid w:val="008F7EC0"/>
    <w:rsid w:val="009001BA"/>
    <w:rsid w:val="00900EAD"/>
    <w:rsid w:val="00902777"/>
    <w:rsid w:val="009037AD"/>
    <w:rsid w:val="0090461B"/>
    <w:rsid w:val="00904D46"/>
    <w:rsid w:val="00905347"/>
    <w:rsid w:val="00905B1D"/>
    <w:rsid w:val="00906891"/>
    <w:rsid w:val="00907342"/>
    <w:rsid w:val="00907888"/>
    <w:rsid w:val="00907906"/>
    <w:rsid w:val="00907EE4"/>
    <w:rsid w:val="009100F3"/>
    <w:rsid w:val="00910E82"/>
    <w:rsid w:val="00912B3C"/>
    <w:rsid w:val="00913057"/>
    <w:rsid w:val="00913725"/>
    <w:rsid w:val="00913930"/>
    <w:rsid w:val="00913A50"/>
    <w:rsid w:val="00914707"/>
    <w:rsid w:val="00914D81"/>
    <w:rsid w:val="009158E9"/>
    <w:rsid w:val="00915BAF"/>
    <w:rsid w:val="009170CE"/>
    <w:rsid w:val="00917386"/>
    <w:rsid w:val="00917ABD"/>
    <w:rsid w:val="00917C3C"/>
    <w:rsid w:val="00920361"/>
    <w:rsid w:val="0092074C"/>
    <w:rsid w:val="009208A2"/>
    <w:rsid w:val="00920FAF"/>
    <w:rsid w:val="0092223F"/>
    <w:rsid w:val="009227D9"/>
    <w:rsid w:val="00922AE3"/>
    <w:rsid w:val="0092318E"/>
    <w:rsid w:val="0092379B"/>
    <w:rsid w:val="009241ED"/>
    <w:rsid w:val="00924E0B"/>
    <w:rsid w:val="00925379"/>
    <w:rsid w:val="0092548C"/>
    <w:rsid w:val="009258B1"/>
    <w:rsid w:val="009258CB"/>
    <w:rsid w:val="00925D9E"/>
    <w:rsid w:val="00925ED3"/>
    <w:rsid w:val="00925FE1"/>
    <w:rsid w:val="00925FEE"/>
    <w:rsid w:val="009261F1"/>
    <w:rsid w:val="0092658B"/>
    <w:rsid w:val="00927FF5"/>
    <w:rsid w:val="009301F7"/>
    <w:rsid w:val="00930489"/>
    <w:rsid w:val="009312B8"/>
    <w:rsid w:val="0093168E"/>
    <w:rsid w:val="00931B15"/>
    <w:rsid w:val="00931BDF"/>
    <w:rsid w:val="0093239B"/>
    <w:rsid w:val="00935E35"/>
    <w:rsid w:val="0093655A"/>
    <w:rsid w:val="00936665"/>
    <w:rsid w:val="00936B43"/>
    <w:rsid w:val="00937815"/>
    <w:rsid w:val="0094125D"/>
    <w:rsid w:val="009413F5"/>
    <w:rsid w:val="00941D5A"/>
    <w:rsid w:val="00942A19"/>
    <w:rsid w:val="00942A4D"/>
    <w:rsid w:val="00942F48"/>
    <w:rsid w:val="009437D4"/>
    <w:rsid w:val="00944B1A"/>
    <w:rsid w:val="00944CDF"/>
    <w:rsid w:val="00944D4A"/>
    <w:rsid w:val="0094567E"/>
    <w:rsid w:val="00945E7F"/>
    <w:rsid w:val="009467D2"/>
    <w:rsid w:val="009469F2"/>
    <w:rsid w:val="00947A21"/>
    <w:rsid w:val="00947ECA"/>
    <w:rsid w:val="0095041A"/>
    <w:rsid w:val="00950B98"/>
    <w:rsid w:val="00951774"/>
    <w:rsid w:val="00951806"/>
    <w:rsid w:val="009521A8"/>
    <w:rsid w:val="00954688"/>
    <w:rsid w:val="00956995"/>
    <w:rsid w:val="00956F69"/>
    <w:rsid w:val="00960A54"/>
    <w:rsid w:val="00960E80"/>
    <w:rsid w:val="009611D8"/>
    <w:rsid w:val="009614BA"/>
    <w:rsid w:val="009614D0"/>
    <w:rsid w:val="009614E6"/>
    <w:rsid w:val="0096169D"/>
    <w:rsid w:val="00961C9C"/>
    <w:rsid w:val="00962369"/>
    <w:rsid w:val="009624F5"/>
    <w:rsid w:val="00963142"/>
    <w:rsid w:val="009649F5"/>
    <w:rsid w:val="00964B75"/>
    <w:rsid w:val="0096506A"/>
    <w:rsid w:val="009667C1"/>
    <w:rsid w:val="0096703E"/>
    <w:rsid w:val="009674AB"/>
    <w:rsid w:val="00967C03"/>
    <w:rsid w:val="00967D55"/>
    <w:rsid w:val="00967E78"/>
    <w:rsid w:val="009708F3"/>
    <w:rsid w:val="00970EAF"/>
    <w:rsid w:val="0097150F"/>
    <w:rsid w:val="00971864"/>
    <w:rsid w:val="009729B5"/>
    <w:rsid w:val="00973973"/>
    <w:rsid w:val="00973A59"/>
    <w:rsid w:val="009743CE"/>
    <w:rsid w:val="0097459B"/>
    <w:rsid w:val="0097532E"/>
    <w:rsid w:val="00975E8B"/>
    <w:rsid w:val="00976BF5"/>
    <w:rsid w:val="0097759D"/>
    <w:rsid w:val="009779C3"/>
    <w:rsid w:val="00980C50"/>
    <w:rsid w:val="00980CE1"/>
    <w:rsid w:val="0098113F"/>
    <w:rsid w:val="0098150A"/>
    <w:rsid w:val="0098330A"/>
    <w:rsid w:val="00983460"/>
    <w:rsid w:val="0098395A"/>
    <w:rsid w:val="0098414E"/>
    <w:rsid w:val="00984200"/>
    <w:rsid w:val="00985E16"/>
    <w:rsid w:val="00987345"/>
    <w:rsid w:val="009876FB"/>
    <w:rsid w:val="00987C6D"/>
    <w:rsid w:val="00990103"/>
    <w:rsid w:val="009912B7"/>
    <w:rsid w:val="009913F5"/>
    <w:rsid w:val="00991709"/>
    <w:rsid w:val="0099195A"/>
    <w:rsid w:val="00991A58"/>
    <w:rsid w:val="00991B5C"/>
    <w:rsid w:val="00991E0C"/>
    <w:rsid w:val="00992616"/>
    <w:rsid w:val="009933B0"/>
    <w:rsid w:val="00993BB9"/>
    <w:rsid w:val="00994DAE"/>
    <w:rsid w:val="00994F31"/>
    <w:rsid w:val="009959AD"/>
    <w:rsid w:val="009959D0"/>
    <w:rsid w:val="00996462"/>
    <w:rsid w:val="00996BBD"/>
    <w:rsid w:val="009A11F2"/>
    <w:rsid w:val="009A1A66"/>
    <w:rsid w:val="009A1AE6"/>
    <w:rsid w:val="009A1E78"/>
    <w:rsid w:val="009A20E0"/>
    <w:rsid w:val="009A4A71"/>
    <w:rsid w:val="009A55DD"/>
    <w:rsid w:val="009A59CB"/>
    <w:rsid w:val="009A5B30"/>
    <w:rsid w:val="009A635B"/>
    <w:rsid w:val="009A66F0"/>
    <w:rsid w:val="009A68DC"/>
    <w:rsid w:val="009A7A5C"/>
    <w:rsid w:val="009B00C4"/>
    <w:rsid w:val="009B064A"/>
    <w:rsid w:val="009B0EBE"/>
    <w:rsid w:val="009B155C"/>
    <w:rsid w:val="009B1B81"/>
    <w:rsid w:val="009B260F"/>
    <w:rsid w:val="009B270E"/>
    <w:rsid w:val="009B2779"/>
    <w:rsid w:val="009B2844"/>
    <w:rsid w:val="009B2A69"/>
    <w:rsid w:val="009B2BF9"/>
    <w:rsid w:val="009B33B0"/>
    <w:rsid w:val="009B3670"/>
    <w:rsid w:val="009B36DB"/>
    <w:rsid w:val="009B3A6E"/>
    <w:rsid w:val="009B3CEB"/>
    <w:rsid w:val="009B3FA4"/>
    <w:rsid w:val="009B4038"/>
    <w:rsid w:val="009B48A7"/>
    <w:rsid w:val="009B5842"/>
    <w:rsid w:val="009B5897"/>
    <w:rsid w:val="009B5B52"/>
    <w:rsid w:val="009B725B"/>
    <w:rsid w:val="009C0232"/>
    <w:rsid w:val="009C04B3"/>
    <w:rsid w:val="009C0AA6"/>
    <w:rsid w:val="009C0FDB"/>
    <w:rsid w:val="009C13F9"/>
    <w:rsid w:val="009C1A5A"/>
    <w:rsid w:val="009C45F6"/>
    <w:rsid w:val="009C4AFA"/>
    <w:rsid w:val="009C4C0E"/>
    <w:rsid w:val="009C4E1D"/>
    <w:rsid w:val="009C51E3"/>
    <w:rsid w:val="009C557F"/>
    <w:rsid w:val="009C5874"/>
    <w:rsid w:val="009C5CD5"/>
    <w:rsid w:val="009C5F3B"/>
    <w:rsid w:val="009C7AFC"/>
    <w:rsid w:val="009C7BEE"/>
    <w:rsid w:val="009C7F89"/>
    <w:rsid w:val="009D1129"/>
    <w:rsid w:val="009D12F7"/>
    <w:rsid w:val="009D218C"/>
    <w:rsid w:val="009D249B"/>
    <w:rsid w:val="009D41E9"/>
    <w:rsid w:val="009D45B4"/>
    <w:rsid w:val="009D4DE7"/>
    <w:rsid w:val="009D4FEF"/>
    <w:rsid w:val="009D5379"/>
    <w:rsid w:val="009D5F97"/>
    <w:rsid w:val="009D5F98"/>
    <w:rsid w:val="009D64AD"/>
    <w:rsid w:val="009D6AE6"/>
    <w:rsid w:val="009E0D63"/>
    <w:rsid w:val="009E1627"/>
    <w:rsid w:val="009E1B6C"/>
    <w:rsid w:val="009E30A8"/>
    <w:rsid w:val="009E33B0"/>
    <w:rsid w:val="009E349F"/>
    <w:rsid w:val="009E3732"/>
    <w:rsid w:val="009E4026"/>
    <w:rsid w:val="009E47AD"/>
    <w:rsid w:val="009E4B83"/>
    <w:rsid w:val="009E4CC5"/>
    <w:rsid w:val="009E50C8"/>
    <w:rsid w:val="009E5797"/>
    <w:rsid w:val="009E57E8"/>
    <w:rsid w:val="009E5C53"/>
    <w:rsid w:val="009E5D36"/>
    <w:rsid w:val="009E6E04"/>
    <w:rsid w:val="009E6E0A"/>
    <w:rsid w:val="009E703C"/>
    <w:rsid w:val="009F08AF"/>
    <w:rsid w:val="009F0D1E"/>
    <w:rsid w:val="009F1097"/>
    <w:rsid w:val="009F2025"/>
    <w:rsid w:val="009F2255"/>
    <w:rsid w:val="009F2414"/>
    <w:rsid w:val="009F2A93"/>
    <w:rsid w:val="009F3ACD"/>
    <w:rsid w:val="009F4346"/>
    <w:rsid w:val="009F455F"/>
    <w:rsid w:val="009F4F12"/>
    <w:rsid w:val="009F55FC"/>
    <w:rsid w:val="009F6078"/>
    <w:rsid w:val="009F6246"/>
    <w:rsid w:val="009F6684"/>
    <w:rsid w:val="009F6C19"/>
    <w:rsid w:val="009F6E21"/>
    <w:rsid w:val="009F7CF2"/>
    <w:rsid w:val="009F7E1A"/>
    <w:rsid w:val="00A01DB0"/>
    <w:rsid w:val="00A028DB"/>
    <w:rsid w:val="00A03326"/>
    <w:rsid w:val="00A0383E"/>
    <w:rsid w:val="00A03B22"/>
    <w:rsid w:val="00A044F2"/>
    <w:rsid w:val="00A04521"/>
    <w:rsid w:val="00A05B04"/>
    <w:rsid w:val="00A05B0D"/>
    <w:rsid w:val="00A06299"/>
    <w:rsid w:val="00A072A6"/>
    <w:rsid w:val="00A10641"/>
    <w:rsid w:val="00A113DE"/>
    <w:rsid w:val="00A11424"/>
    <w:rsid w:val="00A114FD"/>
    <w:rsid w:val="00A11767"/>
    <w:rsid w:val="00A12610"/>
    <w:rsid w:val="00A12C3F"/>
    <w:rsid w:val="00A12D1A"/>
    <w:rsid w:val="00A1327A"/>
    <w:rsid w:val="00A1458D"/>
    <w:rsid w:val="00A146A3"/>
    <w:rsid w:val="00A15192"/>
    <w:rsid w:val="00A151E0"/>
    <w:rsid w:val="00A15772"/>
    <w:rsid w:val="00A16334"/>
    <w:rsid w:val="00A17115"/>
    <w:rsid w:val="00A171A2"/>
    <w:rsid w:val="00A17C8C"/>
    <w:rsid w:val="00A20158"/>
    <w:rsid w:val="00A20B63"/>
    <w:rsid w:val="00A2112D"/>
    <w:rsid w:val="00A21406"/>
    <w:rsid w:val="00A21DEF"/>
    <w:rsid w:val="00A22A62"/>
    <w:rsid w:val="00A22C96"/>
    <w:rsid w:val="00A23355"/>
    <w:rsid w:val="00A2365D"/>
    <w:rsid w:val="00A23730"/>
    <w:rsid w:val="00A23F79"/>
    <w:rsid w:val="00A241B0"/>
    <w:rsid w:val="00A2469C"/>
    <w:rsid w:val="00A264B6"/>
    <w:rsid w:val="00A266AE"/>
    <w:rsid w:val="00A267C1"/>
    <w:rsid w:val="00A26C21"/>
    <w:rsid w:val="00A271E0"/>
    <w:rsid w:val="00A2724C"/>
    <w:rsid w:val="00A27A74"/>
    <w:rsid w:val="00A301A8"/>
    <w:rsid w:val="00A30315"/>
    <w:rsid w:val="00A307F1"/>
    <w:rsid w:val="00A319F3"/>
    <w:rsid w:val="00A322CE"/>
    <w:rsid w:val="00A32A79"/>
    <w:rsid w:val="00A32FD5"/>
    <w:rsid w:val="00A346DD"/>
    <w:rsid w:val="00A352D6"/>
    <w:rsid w:val="00A35907"/>
    <w:rsid w:val="00A373AC"/>
    <w:rsid w:val="00A37452"/>
    <w:rsid w:val="00A403BA"/>
    <w:rsid w:val="00A406A6"/>
    <w:rsid w:val="00A4138D"/>
    <w:rsid w:val="00A41CFB"/>
    <w:rsid w:val="00A41D9A"/>
    <w:rsid w:val="00A41E92"/>
    <w:rsid w:val="00A4214B"/>
    <w:rsid w:val="00A42540"/>
    <w:rsid w:val="00A43946"/>
    <w:rsid w:val="00A43EDD"/>
    <w:rsid w:val="00A44768"/>
    <w:rsid w:val="00A4488D"/>
    <w:rsid w:val="00A4496F"/>
    <w:rsid w:val="00A450B6"/>
    <w:rsid w:val="00A46769"/>
    <w:rsid w:val="00A46803"/>
    <w:rsid w:val="00A46EF1"/>
    <w:rsid w:val="00A46F5A"/>
    <w:rsid w:val="00A47880"/>
    <w:rsid w:val="00A47C99"/>
    <w:rsid w:val="00A50853"/>
    <w:rsid w:val="00A50B09"/>
    <w:rsid w:val="00A512B9"/>
    <w:rsid w:val="00A51FE3"/>
    <w:rsid w:val="00A5206E"/>
    <w:rsid w:val="00A520A4"/>
    <w:rsid w:val="00A5354A"/>
    <w:rsid w:val="00A53B40"/>
    <w:rsid w:val="00A54071"/>
    <w:rsid w:val="00A55773"/>
    <w:rsid w:val="00A55958"/>
    <w:rsid w:val="00A55A6C"/>
    <w:rsid w:val="00A562BF"/>
    <w:rsid w:val="00A5663D"/>
    <w:rsid w:val="00A56B9F"/>
    <w:rsid w:val="00A571C8"/>
    <w:rsid w:val="00A573C8"/>
    <w:rsid w:val="00A6024E"/>
    <w:rsid w:val="00A6140B"/>
    <w:rsid w:val="00A614C7"/>
    <w:rsid w:val="00A63A8D"/>
    <w:rsid w:val="00A655BB"/>
    <w:rsid w:val="00A65814"/>
    <w:rsid w:val="00A65D15"/>
    <w:rsid w:val="00A66A70"/>
    <w:rsid w:val="00A66D4C"/>
    <w:rsid w:val="00A676B8"/>
    <w:rsid w:val="00A70260"/>
    <w:rsid w:val="00A705E3"/>
    <w:rsid w:val="00A7064A"/>
    <w:rsid w:val="00A7085D"/>
    <w:rsid w:val="00A70B50"/>
    <w:rsid w:val="00A70D0B"/>
    <w:rsid w:val="00A71131"/>
    <w:rsid w:val="00A7116E"/>
    <w:rsid w:val="00A71511"/>
    <w:rsid w:val="00A719FA"/>
    <w:rsid w:val="00A71D0F"/>
    <w:rsid w:val="00A71D1D"/>
    <w:rsid w:val="00A72556"/>
    <w:rsid w:val="00A725FB"/>
    <w:rsid w:val="00A738AD"/>
    <w:rsid w:val="00A74A3F"/>
    <w:rsid w:val="00A75A09"/>
    <w:rsid w:val="00A75D5A"/>
    <w:rsid w:val="00A77226"/>
    <w:rsid w:val="00A77F0A"/>
    <w:rsid w:val="00A800B2"/>
    <w:rsid w:val="00A80447"/>
    <w:rsid w:val="00A80DA3"/>
    <w:rsid w:val="00A812B9"/>
    <w:rsid w:val="00A815BE"/>
    <w:rsid w:val="00A818BB"/>
    <w:rsid w:val="00A84034"/>
    <w:rsid w:val="00A84597"/>
    <w:rsid w:val="00A84735"/>
    <w:rsid w:val="00A85B26"/>
    <w:rsid w:val="00A85F29"/>
    <w:rsid w:val="00A869ED"/>
    <w:rsid w:val="00A9091A"/>
    <w:rsid w:val="00A90DD4"/>
    <w:rsid w:val="00A9236A"/>
    <w:rsid w:val="00A937F4"/>
    <w:rsid w:val="00A93859"/>
    <w:rsid w:val="00A9389F"/>
    <w:rsid w:val="00A93A3B"/>
    <w:rsid w:val="00A94F11"/>
    <w:rsid w:val="00A9520A"/>
    <w:rsid w:val="00A954E3"/>
    <w:rsid w:val="00A95CCE"/>
    <w:rsid w:val="00A95F8D"/>
    <w:rsid w:val="00A963B0"/>
    <w:rsid w:val="00A96AB4"/>
    <w:rsid w:val="00A971AB"/>
    <w:rsid w:val="00AA0EC9"/>
    <w:rsid w:val="00AA1AFA"/>
    <w:rsid w:val="00AA320F"/>
    <w:rsid w:val="00AA3371"/>
    <w:rsid w:val="00AA40DA"/>
    <w:rsid w:val="00AA5069"/>
    <w:rsid w:val="00AA5D6C"/>
    <w:rsid w:val="00AA72E1"/>
    <w:rsid w:val="00AB0601"/>
    <w:rsid w:val="00AB1AA0"/>
    <w:rsid w:val="00AB3650"/>
    <w:rsid w:val="00AB3951"/>
    <w:rsid w:val="00AB4217"/>
    <w:rsid w:val="00AB4470"/>
    <w:rsid w:val="00AB4C1B"/>
    <w:rsid w:val="00AB4DF9"/>
    <w:rsid w:val="00AB51A8"/>
    <w:rsid w:val="00AB5A5E"/>
    <w:rsid w:val="00AB6A30"/>
    <w:rsid w:val="00AC0FBB"/>
    <w:rsid w:val="00AC1103"/>
    <w:rsid w:val="00AC14D9"/>
    <w:rsid w:val="00AC1622"/>
    <w:rsid w:val="00AC1700"/>
    <w:rsid w:val="00AC1758"/>
    <w:rsid w:val="00AC1A91"/>
    <w:rsid w:val="00AC1B09"/>
    <w:rsid w:val="00AC1B4A"/>
    <w:rsid w:val="00AC1FE6"/>
    <w:rsid w:val="00AC2A17"/>
    <w:rsid w:val="00AC2F21"/>
    <w:rsid w:val="00AC31F3"/>
    <w:rsid w:val="00AC329D"/>
    <w:rsid w:val="00AC36A9"/>
    <w:rsid w:val="00AC44DC"/>
    <w:rsid w:val="00AC482A"/>
    <w:rsid w:val="00AC4BF0"/>
    <w:rsid w:val="00AC51E4"/>
    <w:rsid w:val="00AC56F6"/>
    <w:rsid w:val="00AC5B17"/>
    <w:rsid w:val="00AC5C58"/>
    <w:rsid w:val="00AC65F3"/>
    <w:rsid w:val="00AC66A3"/>
    <w:rsid w:val="00AC68FB"/>
    <w:rsid w:val="00AC76A8"/>
    <w:rsid w:val="00AC794C"/>
    <w:rsid w:val="00AD02E8"/>
    <w:rsid w:val="00AD0813"/>
    <w:rsid w:val="00AD18C0"/>
    <w:rsid w:val="00AD2A09"/>
    <w:rsid w:val="00AD41B4"/>
    <w:rsid w:val="00AD468E"/>
    <w:rsid w:val="00AD46CC"/>
    <w:rsid w:val="00AD4A74"/>
    <w:rsid w:val="00AD769C"/>
    <w:rsid w:val="00AE0063"/>
    <w:rsid w:val="00AE0681"/>
    <w:rsid w:val="00AE1665"/>
    <w:rsid w:val="00AE1837"/>
    <w:rsid w:val="00AE1874"/>
    <w:rsid w:val="00AE237D"/>
    <w:rsid w:val="00AE2D7F"/>
    <w:rsid w:val="00AE2DB8"/>
    <w:rsid w:val="00AE4080"/>
    <w:rsid w:val="00AE4337"/>
    <w:rsid w:val="00AE49DF"/>
    <w:rsid w:val="00AE4D78"/>
    <w:rsid w:val="00AE4F9C"/>
    <w:rsid w:val="00AE53E2"/>
    <w:rsid w:val="00AE5A5D"/>
    <w:rsid w:val="00AE69EE"/>
    <w:rsid w:val="00AF0507"/>
    <w:rsid w:val="00AF0EC0"/>
    <w:rsid w:val="00AF11D1"/>
    <w:rsid w:val="00AF11EE"/>
    <w:rsid w:val="00AF1462"/>
    <w:rsid w:val="00AF2306"/>
    <w:rsid w:val="00AF2700"/>
    <w:rsid w:val="00AF2C87"/>
    <w:rsid w:val="00AF2E59"/>
    <w:rsid w:val="00AF3433"/>
    <w:rsid w:val="00AF3795"/>
    <w:rsid w:val="00AF3950"/>
    <w:rsid w:val="00AF4321"/>
    <w:rsid w:val="00AF4544"/>
    <w:rsid w:val="00AF4D2B"/>
    <w:rsid w:val="00AF505C"/>
    <w:rsid w:val="00AF5B43"/>
    <w:rsid w:val="00AF6246"/>
    <w:rsid w:val="00AF6F6B"/>
    <w:rsid w:val="00AF76CE"/>
    <w:rsid w:val="00AF78C3"/>
    <w:rsid w:val="00AF7963"/>
    <w:rsid w:val="00B0066B"/>
    <w:rsid w:val="00B03A7F"/>
    <w:rsid w:val="00B03DDE"/>
    <w:rsid w:val="00B05606"/>
    <w:rsid w:val="00B065AC"/>
    <w:rsid w:val="00B07400"/>
    <w:rsid w:val="00B10671"/>
    <w:rsid w:val="00B107BC"/>
    <w:rsid w:val="00B109D3"/>
    <w:rsid w:val="00B10B91"/>
    <w:rsid w:val="00B1135D"/>
    <w:rsid w:val="00B125F6"/>
    <w:rsid w:val="00B12741"/>
    <w:rsid w:val="00B13429"/>
    <w:rsid w:val="00B13431"/>
    <w:rsid w:val="00B14A6B"/>
    <w:rsid w:val="00B1648E"/>
    <w:rsid w:val="00B16FBA"/>
    <w:rsid w:val="00B20204"/>
    <w:rsid w:val="00B203B7"/>
    <w:rsid w:val="00B20807"/>
    <w:rsid w:val="00B217B9"/>
    <w:rsid w:val="00B228BC"/>
    <w:rsid w:val="00B23BDC"/>
    <w:rsid w:val="00B24B25"/>
    <w:rsid w:val="00B25161"/>
    <w:rsid w:val="00B25FEC"/>
    <w:rsid w:val="00B26D24"/>
    <w:rsid w:val="00B27A92"/>
    <w:rsid w:val="00B27A9E"/>
    <w:rsid w:val="00B27EB4"/>
    <w:rsid w:val="00B27FA0"/>
    <w:rsid w:val="00B30783"/>
    <w:rsid w:val="00B315FB"/>
    <w:rsid w:val="00B324B7"/>
    <w:rsid w:val="00B33302"/>
    <w:rsid w:val="00B338B9"/>
    <w:rsid w:val="00B33996"/>
    <w:rsid w:val="00B34826"/>
    <w:rsid w:val="00B34B05"/>
    <w:rsid w:val="00B357FA"/>
    <w:rsid w:val="00B3658C"/>
    <w:rsid w:val="00B365D2"/>
    <w:rsid w:val="00B366FE"/>
    <w:rsid w:val="00B401D6"/>
    <w:rsid w:val="00B404EF"/>
    <w:rsid w:val="00B41AC2"/>
    <w:rsid w:val="00B41C15"/>
    <w:rsid w:val="00B41F33"/>
    <w:rsid w:val="00B424F9"/>
    <w:rsid w:val="00B42555"/>
    <w:rsid w:val="00B42EE7"/>
    <w:rsid w:val="00B43088"/>
    <w:rsid w:val="00B43125"/>
    <w:rsid w:val="00B437E5"/>
    <w:rsid w:val="00B438D7"/>
    <w:rsid w:val="00B44071"/>
    <w:rsid w:val="00B441A6"/>
    <w:rsid w:val="00B45299"/>
    <w:rsid w:val="00B4559E"/>
    <w:rsid w:val="00B46A92"/>
    <w:rsid w:val="00B475D2"/>
    <w:rsid w:val="00B47CF5"/>
    <w:rsid w:val="00B47D94"/>
    <w:rsid w:val="00B5011D"/>
    <w:rsid w:val="00B502F6"/>
    <w:rsid w:val="00B50607"/>
    <w:rsid w:val="00B510A5"/>
    <w:rsid w:val="00B52A50"/>
    <w:rsid w:val="00B52C77"/>
    <w:rsid w:val="00B534AC"/>
    <w:rsid w:val="00B53A33"/>
    <w:rsid w:val="00B53AEC"/>
    <w:rsid w:val="00B53D8B"/>
    <w:rsid w:val="00B548B6"/>
    <w:rsid w:val="00B54FEF"/>
    <w:rsid w:val="00B5547A"/>
    <w:rsid w:val="00B558EE"/>
    <w:rsid w:val="00B56125"/>
    <w:rsid w:val="00B56201"/>
    <w:rsid w:val="00B5666D"/>
    <w:rsid w:val="00B573FE"/>
    <w:rsid w:val="00B57878"/>
    <w:rsid w:val="00B57A2D"/>
    <w:rsid w:val="00B602C1"/>
    <w:rsid w:val="00B60B3D"/>
    <w:rsid w:val="00B614F8"/>
    <w:rsid w:val="00B61925"/>
    <w:rsid w:val="00B61B97"/>
    <w:rsid w:val="00B6278A"/>
    <w:rsid w:val="00B633E9"/>
    <w:rsid w:val="00B636C9"/>
    <w:rsid w:val="00B636FB"/>
    <w:rsid w:val="00B63DFC"/>
    <w:rsid w:val="00B63EC8"/>
    <w:rsid w:val="00B6526F"/>
    <w:rsid w:val="00B659E2"/>
    <w:rsid w:val="00B65DF3"/>
    <w:rsid w:val="00B65FAB"/>
    <w:rsid w:val="00B660DF"/>
    <w:rsid w:val="00B6709B"/>
    <w:rsid w:val="00B679D9"/>
    <w:rsid w:val="00B67BEA"/>
    <w:rsid w:val="00B7065F"/>
    <w:rsid w:val="00B70B14"/>
    <w:rsid w:val="00B70B5F"/>
    <w:rsid w:val="00B7131C"/>
    <w:rsid w:val="00B71656"/>
    <w:rsid w:val="00B716C6"/>
    <w:rsid w:val="00B71C38"/>
    <w:rsid w:val="00B71EE3"/>
    <w:rsid w:val="00B7245F"/>
    <w:rsid w:val="00B72531"/>
    <w:rsid w:val="00B730D6"/>
    <w:rsid w:val="00B73451"/>
    <w:rsid w:val="00B74E19"/>
    <w:rsid w:val="00B752FF"/>
    <w:rsid w:val="00B7729E"/>
    <w:rsid w:val="00B77A93"/>
    <w:rsid w:val="00B80508"/>
    <w:rsid w:val="00B80537"/>
    <w:rsid w:val="00B806E0"/>
    <w:rsid w:val="00B80B73"/>
    <w:rsid w:val="00B81693"/>
    <w:rsid w:val="00B81F35"/>
    <w:rsid w:val="00B82204"/>
    <w:rsid w:val="00B822D2"/>
    <w:rsid w:val="00B82A7E"/>
    <w:rsid w:val="00B8353E"/>
    <w:rsid w:val="00B83AAA"/>
    <w:rsid w:val="00B83D77"/>
    <w:rsid w:val="00B8403A"/>
    <w:rsid w:val="00B84213"/>
    <w:rsid w:val="00B84839"/>
    <w:rsid w:val="00B848F2"/>
    <w:rsid w:val="00B85162"/>
    <w:rsid w:val="00B8586C"/>
    <w:rsid w:val="00B85AF1"/>
    <w:rsid w:val="00B85B98"/>
    <w:rsid w:val="00B8651A"/>
    <w:rsid w:val="00B86855"/>
    <w:rsid w:val="00B87BAB"/>
    <w:rsid w:val="00B87D26"/>
    <w:rsid w:val="00B9060E"/>
    <w:rsid w:val="00B9089B"/>
    <w:rsid w:val="00B9090E"/>
    <w:rsid w:val="00B90D00"/>
    <w:rsid w:val="00B91CF8"/>
    <w:rsid w:val="00B92B05"/>
    <w:rsid w:val="00B931DD"/>
    <w:rsid w:val="00B9324F"/>
    <w:rsid w:val="00B9394D"/>
    <w:rsid w:val="00B93E96"/>
    <w:rsid w:val="00B966A1"/>
    <w:rsid w:val="00B96759"/>
    <w:rsid w:val="00B96990"/>
    <w:rsid w:val="00B96A95"/>
    <w:rsid w:val="00B96DF8"/>
    <w:rsid w:val="00B9758B"/>
    <w:rsid w:val="00BA053E"/>
    <w:rsid w:val="00BA10D3"/>
    <w:rsid w:val="00BA11D1"/>
    <w:rsid w:val="00BA1CB2"/>
    <w:rsid w:val="00BA1CB8"/>
    <w:rsid w:val="00BA1EF7"/>
    <w:rsid w:val="00BA372B"/>
    <w:rsid w:val="00BA449B"/>
    <w:rsid w:val="00BA44AD"/>
    <w:rsid w:val="00BA5256"/>
    <w:rsid w:val="00BA54C7"/>
    <w:rsid w:val="00BA5BCE"/>
    <w:rsid w:val="00BA62A4"/>
    <w:rsid w:val="00BA634E"/>
    <w:rsid w:val="00BA783E"/>
    <w:rsid w:val="00BA79DE"/>
    <w:rsid w:val="00BA7FDF"/>
    <w:rsid w:val="00BB036A"/>
    <w:rsid w:val="00BB05B3"/>
    <w:rsid w:val="00BB0A6B"/>
    <w:rsid w:val="00BB0C59"/>
    <w:rsid w:val="00BB127E"/>
    <w:rsid w:val="00BB12BA"/>
    <w:rsid w:val="00BB178E"/>
    <w:rsid w:val="00BB1793"/>
    <w:rsid w:val="00BB1B50"/>
    <w:rsid w:val="00BB2041"/>
    <w:rsid w:val="00BB4065"/>
    <w:rsid w:val="00BB482D"/>
    <w:rsid w:val="00BB4977"/>
    <w:rsid w:val="00BB4D03"/>
    <w:rsid w:val="00BB626B"/>
    <w:rsid w:val="00BB6371"/>
    <w:rsid w:val="00BB6848"/>
    <w:rsid w:val="00BB700C"/>
    <w:rsid w:val="00BB7010"/>
    <w:rsid w:val="00BB7934"/>
    <w:rsid w:val="00BB7FFB"/>
    <w:rsid w:val="00BC03D0"/>
    <w:rsid w:val="00BC0A6B"/>
    <w:rsid w:val="00BC1E01"/>
    <w:rsid w:val="00BC227C"/>
    <w:rsid w:val="00BC28D2"/>
    <w:rsid w:val="00BC2C83"/>
    <w:rsid w:val="00BC33FD"/>
    <w:rsid w:val="00BC3471"/>
    <w:rsid w:val="00BC370C"/>
    <w:rsid w:val="00BC3763"/>
    <w:rsid w:val="00BC3B82"/>
    <w:rsid w:val="00BC450B"/>
    <w:rsid w:val="00BC49BA"/>
    <w:rsid w:val="00BC4FA0"/>
    <w:rsid w:val="00BC6433"/>
    <w:rsid w:val="00BC6923"/>
    <w:rsid w:val="00BD1A06"/>
    <w:rsid w:val="00BD1F2E"/>
    <w:rsid w:val="00BD26A8"/>
    <w:rsid w:val="00BD2D47"/>
    <w:rsid w:val="00BD34F8"/>
    <w:rsid w:val="00BD37CC"/>
    <w:rsid w:val="00BD44C5"/>
    <w:rsid w:val="00BD4A9D"/>
    <w:rsid w:val="00BD5A10"/>
    <w:rsid w:val="00BD5E53"/>
    <w:rsid w:val="00BD61F4"/>
    <w:rsid w:val="00BE0C76"/>
    <w:rsid w:val="00BE15B4"/>
    <w:rsid w:val="00BE17D9"/>
    <w:rsid w:val="00BE17F2"/>
    <w:rsid w:val="00BE1A31"/>
    <w:rsid w:val="00BE1D3B"/>
    <w:rsid w:val="00BE224D"/>
    <w:rsid w:val="00BE3A2A"/>
    <w:rsid w:val="00BE45E5"/>
    <w:rsid w:val="00BE4AAA"/>
    <w:rsid w:val="00BE4C0B"/>
    <w:rsid w:val="00BE4C5D"/>
    <w:rsid w:val="00BE4F7E"/>
    <w:rsid w:val="00BE51CE"/>
    <w:rsid w:val="00BE6741"/>
    <w:rsid w:val="00BE73AB"/>
    <w:rsid w:val="00BE763F"/>
    <w:rsid w:val="00BE7DA4"/>
    <w:rsid w:val="00BE7F42"/>
    <w:rsid w:val="00BF0763"/>
    <w:rsid w:val="00BF1ABE"/>
    <w:rsid w:val="00BF1B26"/>
    <w:rsid w:val="00BF23E0"/>
    <w:rsid w:val="00BF2F16"/>
    <w:rsid w:val="00BF376F"/>
    <w:rsid w:val="00BF3819"/>
    <w:rsid w:val="00BF3ABF"/>
    <w:rsid w:val="00BF403E"/>
    <w:rsid w:val="00BF4C1E"/>
    <w:rsid w:val="00BF4E10"/>
    <w:rsid w:val="00BF5E2C"/>
    <w:rsid w:val="00BF5F7A"/>
    <w:rsid w:val="00BF61EE"/>
    <w:rsid w:val="00BF66BD"/>
    <w:rsid w:val="00BF6AD2"/>
    <w:rsid w:val="00BF7385"/>
    <w:rsid w:val="00BF7EDB"/>
    <w:rsid w:val="00C00198"/>
    <w:rsid w:val="00C00401"/>
    <w:rsid w:val="00C0063E"/>
    <w:rsid w:val="00C011BD"/>
    <w:rsid w:val="00C0120B"/>
    <w:rsid w:val="00C01481"/>
    <w:rsid w:val="00C02B5B"/>
    <w:rsid w:val="00C03109"/>
    <w:rsid w:val="00C0395F"/>
    <w:rsid w:val="00C04381"/>
    <w:rsid w:val="00C04F2D"/>
    <w:rsid w:val="00C05263"/>
    <w:rsid w:val="00C0594B"/>
    <w:rsid w:val="00C06E32"/>
    <w:rsid w:val="00C100B1"/>
    <w:rsid w:val="00C1023D"/>
    <w:rsid w:val="00C10C05"/>
    <w:rsid w:val="00C10F63"/>
    <w:rsid w:val="00C11381"/>
    <w:rsid w:val="00C1219A"/>
    <w:rsid w:val="00C126DD"/>
    <w:rsid w:val="00C129D8"/>
    <w:rsid w:val="00C12B57"/>
    <w:rsid w:val="00C12E34"/>
    <w:rsid w:val="00C1396A"/>
    <w:rsid w:val="00C142D9"/>
    <w:rsid w:val="00C14640"/>
    <w:rsid w:val="00C1550E"/>
    <w:rsid w:val="00C15909"/>
    <w:rsid w:val="00C15CE2"/>
    <w:rsid w:val="00C16936"/>
    <w:rsid w:val="00C17431"/>
    <w:rsid w:val="00C175E5"/>
    <w:rsid w:val="00C177C5"/>
    <w:rsid w:val="00C17B1E"/>
    <w:rsid w:val="00C20273"/>
    <w:rsid w:val="00C2121D"/>
    <w:rsid w:val="00C21396"/>
    <w:rsid w:val="00C21545"/>
    <w:rsid w:val="00C21565"/>
    <w:rsid w:val="00C21968"/>
    <w:rsid w:val="00C219D6"/>
    <w:rsid w:val="00C22A8C"/>
    <w:rsid w:val="00C22D4A"/>
    <w:rsid w:val="00C23C58"/>
    <w:rsid w:val="00C23CD8"/>
    <w:rsid w:val="00C23E58"/>
    <w:rsid w:val="00C242F1"/>
    <w:rsid w:val="00C24799"/>
    <w:rsid w:val="00C247FE"/>
    <w:rsid w:val="00C24CEC"/>
    <w:rsid w:val="00C24D23"/>
    <w:rsid w:val="00C252C6"/>
    <w:rsid w:val="00C253EB"/>
    <w:rsid w:val="00C25605"/>
    <w:rsid w:val="00C258A7"/>
    <w:rsid w:val="00C25CCC"/>
    <w:rsid w:val="00C25F00"/>
    <w:rsid w:val="00C271E9"/>
    <w:rsid w:val="00C3019D"/>
    <w:rsid w:val="00C30506"/>
    <w:rsid w:val="00C3077A"/>
    <w:rsid w:val="00C30BBE"/>
    <w:rsid w:val="00C3212D"/>
    <w:rsid w:val="00C32840"/>
    <w:rsid w:val="00C32C3A"/>
    <w:rsid w:val="00C330CA"/>
    <w:rsid w:val="00C3353E"/>
    <w:rsid w:val="00C34910"/>
    <w:rsid w:val="00C35327"/>
    <w:rsid w:val="00C363F4"/>
    <w:rsid w:val="00C375CC"/>
    <w:rsid w:val="00C41070"/>
    <w:rsid w:val="00C411C2"/>
    <w:rsid w:val="00C41BEF"/>
    <w:rsid w:val="00C42C5C"/>
    <w:rsid w:val="00C432DF"/>
    <w:rsid w:val="00C43718"/>
    <w:rsid w:val="00C43F14"/>
    <w:rsid w:val="00C44643"/>
    <w:rsid w:val="00C4476A"/>
    <w:rsid w:val="00C450ED"/>
    <w:rsid w:val="00C4595E"/>
    <w:rsid w:val="00C45AEA"/>
    <w:rsid w:val="00C462D6"/>
    <w:rsid w:val="00C46B76"/>
    <w:rsid w:val="00C472B7"/>
    <w:rsid w:val="00C4787C"/>
    <w:rsid w:val="00C50095"/>
    <w:rsid w:val="00C50488"/>
    <w:rsid w:val="00C520FC"/>
    <w:rsid w:val="00C525C9"/>
    <w:rsid w:val="00C52E58"/>
    <w:rsid w:val="00C53596"/>
    <w:rsid w:val="00C5394F"/>
    <w:rsid w:val="00C53C8E"/>
    <w:rsid w:val="00C54087"/>
    <w:rsid w:val="00C54AFA"/>
    <w:rsid w:val="00C55042"/>
    <w:rsid w:val="00C553D9"/>
    <w:rsid w:val="00C56BEA"/>
    <w:rsid w:val="00C57CC0"/>
    <w:rsid w:val="00C60435"/>
    <w:rsid w:val="00C6061B"/>
    <w:rsid w:val="00C60A72"/>
    <w:rsid w:val="00C61A62"/>
    <w:rsid w:val="00C62FAA"/>
    <w:rsid w:val="00C63584"/>
    <w:rsid w:val="00C635BB"/>
    <w:rsid w:val="00C63619"/>
    <w:rsid w:val="00C638C6"/>
    <w:rsid w:val="00C63B0E"/>
    <w:rsid w:val="00C6462E"/>
    <w:rsid w:val="00C65601"/>
    <w:rsid w:val="00C65D00"/>
    <w:rsid w:val="00C65FF5"/>
    <w:rsid w:val="00C668EC"/>
    <w:rsid w:val="00C669A8"/>
    <w:rsid w:val="00C67186"/>
    <w:rsid w:val="00C6741B"/>
    <w:rsid w:val="00C67694"/>
    <w:rsid w:val="00C67749"/>
    <w:rsid w:val="00C67857"/>
    <w:rsid w:val="00C7020A"/>
    <w:rsid w:val="00C70B81"/>
    <w:rsid w:val="00C710CB"/>
    <w:rsid w:val="00C71286"/>
    <w:rsid w:val="00C71B99"/>
    <w:rsid w:val="00C7205D"/>
    <w:rsid w:val="00C732A7"/>
    <w:rsid w:val="00C736EA"/>
    <w:rsid w:val="00C75982"/>
    <w:rsid w:val="00C75E94"/>
    <w:rsid w:val="00C7705D"/>
    <w:rsid w:val="00C774C1"/>
    <w:rsid w:val="00C80237"/>
    <w:rsid w:val="00C80470"/>
    <w:rsid w:val="00C81097"/>
    <w:rsid w:val="00C81296"/>
    <w:rsid w:val="00C81F6E"/>
    <w:rsid w:val="00C827FE"/>
    <w:rsid w:val="00C82926"/>
    <w:rsid w:val="00C83487"/>
    <w:rsid w:val="00C839F7"/>
    <w:rsid w:val="00C844E5"/>
    <w:rsid w:val="00C8482D"/>
    <w:rsid w:val="00C8579B"/>
    <w:rsid w:val="00C907BC"/>
    <w:rsid w:val="00C90B23"/>
    <w:rsid w:val="00C90CA3"/>
    <w:rsid w:val="00C92190"/>
    <w:rsid w:val="00C92FA0"/>
    <w:rsid w:val="00C93CC8"/>
    <w:rsid w:val="00C9707E"/>
    <w:rsid w:val="00C973A3"/>
    <w:rsid w:val="00C97FCD"/>
    <w:rsid w:val="00CA00AC"/>
    <w:rsid w:val="00CA1C41"/>
    <w:rsid w:val="00CA1D90"/>
    <w:rsid w:val="00CA1FFA"/>
    <w:rsid w:val="00CA2E08"/>
    <w:rsid w:val="00CA35D4"/>
    <w:rsid w:val="00CA3A46"/>
    <w:rsid w:val="00CA4936"/>
    <w:rsid w:val="00CA5469"/>
    <w:rsid w:val="00CA5667"/>
    <w:rsid w:val="00CA60A2"/>
    <w:rsid w:val="00CA6740"/>
    <w:rsid w:val="00CA690D"/>
    <w:rsid w:val="00CA6D7A"/>
    <w:rsid w:val="00CA78BC"/>
    <w:rsid w:val="00CA7D04"/>
    <w:rsid w:val="00CB02C1"/>
    <w:rsid w:val="00CB0E37"/>
    <w:rsid w:val="00CB11D6"/>
    <w:rsid w:val="00CB33A1"/>
    <w:rsid w:val="00CB408F"/>
    <w:rsid w:val="00CB438D"/>
    <w:rsid w:val="00CB5761"/>
    <w:rsid w:val="00CB5912"/>
    <w:rsid w:val="00CB7F69"/>
    <w:rsid w:val="00CC027D"/>
    <w:rsid w:val="00CC06BE"/>
    <w:rsid w:val="00CC0AEE"/>
    <w:rsid w:val="00CC0B49"/>
    <w:rsid w:val="00CC0E8E"/>
    <w:rsid w:val="00CC18FD"/>
    <w:rsid w:val="00CC1B1D"/>
    <w:rsid w:val="00CC237A"/>
    <w:rsid w:val="00CC2976"/>
    <w:rsid w:val="00CC30E4"/>
    <w:rsid w:val="00CC34CC"/>
    <w:rsid w:val="00CC3842"/>
    <w:rsid w:val="00CC4905"/>
    <w:rsid w:val="00CC4B4E"/>
    <w:rsid w:val="00CC4CBF"/>
    <w:rsid w:val="00CC4E90"/>
    <w:rsid w:val="00CC558B"/>
    <w:rsid w:val="00CC5EC9"/>
    <w:rsid w:val="00CC61DB"/>
    <w:rsid w:val="00CC6D3D"/>
    <w:rsid w:val="00CC77BE"/>
    <w:rsid w:val="00CC7A1A"/>
    <w:rsid w:val="00CD0453"/>
    <w:rsid w:val="00CD09E5"/>
    <w:rsid w:val="00CD0BFA"/>
    <w:rsid w:val="00CD18C2"/>
    <w:rsid w:val="00CD1BA5"/>
    <w:rsid w:val="00CD201A"/>
    <w:rsid w:val="00CD3600"/>
    <w:rsid w:val="00CD3FC5"/>
    <w:rsid w:val="00CD443F"/>
    <w:rsid w:val="00CD4E9D"/>
    <w:rsid w:val="00CD5406"/>
    <w:rsid w:val="00CD5B1C"/>
    <w:rsid w:val="00CD6890"/>
    <w:rsid w:val="00CD784F"/>
    <w:rsid w:val="00CE00A9"/>
    <w:rsid w:val="00CE00FA"/>
    <w:rsid w:val="00CE0C84"/>
    <w:rsid w:val="00CE0F03"/>
    <w:rsid w:val="00CE176D"/>
    <w:rsid w:val="00CE18FB"/>
    <w:rsid w:val="00CE234E"/>
    <w:rsid w:val="00CE3800"/>
    <w:rsid w:val="00CE3DD6"/>
    <w:rsid w:val="00CE42F6"/>
    <w:rsid w:val="00CE4F3A"/>
    <w:rsid w:val="00CE5442"/>
    <w:rsid w:val="00CE59C5"/>
    <w:rsid w:val="00CE5DD1"/>
    <w:rsid w:val="00CE6089"/>
    <w:rsid w:val="00CE66B6"/>
    <w:rsid w:val="00CE682C"/>
    <w:rsid w:val="00CE703D"/>
    <w:rsid w:val="00CE7B4E"/>
    <w:rsid w:val="00CF020C"/>
    <w:rsid w:val="00CF102B"/>
    <w:rsid w:val="00CF17B6"/>
    <w:rsid w:val="00CF2212"/>
    <w:rsid w:val="00CF2D2A"/>
    <w:rsid w:val="00CF3121"/>
    <w:rsid w:val="00CF3387"/>
    <w:rsid w:val="00CF3D85"/>
    <w:rsid w:val="00CF49A0"/>
    <w:rsid w:val="00CF4FAB"/>
    <w:rsid w:val="00CF5423"/>
    <w:rsid w:val="00CF5596"/>
    <w:rsid w:val="00CF5FCB"/>
    <w:rsid w:val="00CF641A"/>
    <w:rsid w:val="00CF6750"/>
    <w:rsid w:val="00CF71F7"/>
    <w:rsid w:val="00CF7577"/>
    <w:rsid w:val="00D000FA"/>
    <w:rsid w:val="00D010ED"/>
    <w:rsid w:val="00D01D5F"/>
    <w:rsid w:val="00D01FA1"/>
    <w:rsid w:val="00D0244A"/>
    <w:rsid w:val="00D02D90"/>
    <w:rsid w:val="00D02FF4"/>
    <w:rsid w:val="00D0351E"/>
    <w:rsid w:val="00D03E27"/>
    <w:rsid w:val="00D03E7A"/>
    <w:rsid w:val="00D04233"/>
    <w:rsid w:val="00D051A3"/>
    <w:rsid w:val="00D06D7A"/>
    <w:rsid w:val="00D07394"/>
    <w:rsid w:val="00D0749A"/>
    <w:rsid w:val="00D07933"/>
    <w:rsid w:val="00D07D15"/>
    <w:rsid w:val="00D10C0E"/>
    <w:rsid w:val="00D11042"/>
    <w:rsid w:val="00D11474"/>
    <w:rsid w:val="00D114AF"/>
    <w:rsid w:val="00D11C0E"/>
    <w:rsid w:val="00D11DE7"/>
    <w:rsid w:val="00D124C9"/>
    <w:rsid w:val="00D12D0F"/>
    <w:rsid w:val="00D12ECC"/>
    <w:rsid w:val="00D13596"/>
    <w:rsid w:val="00D13C63"/>
    <w:rsid w:val="00D1469D"/>
    <w:rsid w:val="00D14C64"/>
    <w:rsid w:val="00D14FD1"/>
    <w:rsid w:val="00D15D0B"/>
    <w:rsid w:val="00D169F5"/>
    <w:rsid w:val="00D16D65"/>
    <w:rsid w:val="00D16FBB"/>
    <w:rsid w:val="00D17032"/>
    <w:rsid w:val="00D172B0"/>
    <w:rsid w:val="00D17526"/>
    <w:rsid w:val="00D176CB"/>
    <w:rsid w:val="00D17BC6"/>
    <w:rsid w:val="00D21C97"/>
    <w:rsid w:val="00D22C67"/>
    <w:rsid w:val="00D231D9"/>
    <w:rsid w:val="00D235B3"/>
    <w:rsid w:val="00D24D28"/>
    <w:rsid w:val="00D256F1"/>
    <w:rsid w:val="00D25ECA"/>
    <w:rsid w:val="00D26019"/>
    <w:rsid w:val="00D26038"/>
    <w:rsid w:val="00D271EE"/>
    <w:rsid w:val="00D27B9C"/>
    <w:rsid w:val="00D315F5"/>
    <w:rsid w:val="00D31770"/>
    <w:rsid w:val="00D31B7E"/>
    <w:rsid w:val="00D32005"/>
    <w:rsid w:val="00D32690"/>
    <w:rsid w:val="00D338A0"/>
    <w:rsid w:val="00D35B90"/>
    <w:rsid w:val="00D35C42"/>
    <w:rsid w:val="00D367C5"/>
    <w:rsid w:val="00D36C22"/>
    <w:rsid w:val="00D371FE"/>
    <w:rsid w:val="00D376CE"/>
    <w:rsid w:val="00D3790C"/>
    <w:rsid w:val="00D37B12"/>
    <w:rsid w:val="00D37C7B"/>
    <w:rsid w:val="00D404A2"/>
    <w:rsid w:val="00D40FC0"/>
    <w:rsid w:val="00D41125"/>
    <w:rsid w:val="00D41DD0"/>
    <w:rsid w:val="00D42171"/>
    <w:rsid w:val="00D42C34"/>
    <w:rsid w:val="00D43465"/>
    <w:rsid w:val="00D437A0"/>
    <w:rsid w:val="00D439AF"/>
    <w:rsid w:val="00D446F9"/>
    <w:rsid w:val="00D44EC7"/>
    <w:rsid w:val="00D44F26"/>
    <w:rsid w:val="00D455A3"/>
    <w:rsid w:val="00D45C0B"/>
    <w:rsid w:val="00D462FE"/>
    <w:rsid w:val="00D477C7"/>
    <w:rsid w:val="00D4784C"/>
    <w:rsid w:val="00D505F9"/>
    <w:rsid w:val="00D51535"/>
    <w:rsid w:val="00D51DD3"/>
    <w:rsid w:val="00D52DED"/>
    <w:rsid w:val="00D5383E"/>
    <w:rsid w:val="00D54D40"/>
    <w:rsid w:val="00D55511"/>
    <w:rsid w:val="00D55BA4"/>
    <w:rsid w:val="00D5630D"/>
    <w:rsid w:val="00D571CE"/>
    <w:rsid w:val="00D57C0F"/>
    <w:rsid w:val="00D60155"/>
    <w:rsid w:val="00D60351"/>
    <w:rsid w:val="00D61619"/>
    <w:rsid w:val="00D6173E"/>
    <w:rsid w:val="00D61D68"/>
    <w:rsid w:val="00D620B8"/>
    <w:rsid w:val="00D62960"/>
    <w:rsid w:val="00D62C8E"/>
    <w:rsid w:val="00D63003"/>
    <w:rsid w:val="00D63145"/>
    <w:rsid w:val="00D643B4"/>
    <w:rsid w:val="00D646FB"/>
    <w:rsid w:val="00D64AB6"/>
    <w:rsid w:val="00D65D80"/>
    <w:rsid w:val="00D661F1"/>
    <w:rsid w:val="00D6655D"/>
    <w:rsid w:val="00D66B48"/>
    <w:rsid w:val="00D67ABF"/>
    <w:rsid w:val="00D67EB8"/>
    <w:rsid w:val="00D67EFB"/>
    <w:rsid w:val="00D70889"/>
    <w:rsid w:val="00D7310C"/>
    <w:rsid w:val="00D73450"/>
    <w:rsid w:val="00D75113"/>
    <w:rsid w:val="00D752E2"/>
    <w:rsid w:val="00D75994"/>
    <w:rsid w:val="00D76221"/>
    <w:rsid w:val="00D766A0"/>
    <w:rsid w:val="00D771A4"/>
    <w:rsid w:val="00D772C6"/>
    <w:rsid w:val="00D77BEE"/>
    <w:rsid w:val="00D77F20"/>
    <w:rsid w:val="00D77F3A"/>
    <w:rsid w:val="00D77F66"/>
    <w:rsid w:val="00D77FA3"/>
    <w:rsid w:val="00D81A66"/>
    <w:rsid w:val="00D81BCB"/>
    <w:rsid w:val="00D823D5"/>
    <w:rsid w:val="00D825E6"/>
    <w:rsid w:val="00D826AB"/>
    <w:rsid w:val="00D82775"/>
    <w:rsid w:val="00D82A1B"/>
    <w:rsid w:val="00D8324C"/>
    <w:rsid w:val="00D83339"/>
    <w:rsid w:val="00D839FC"/>
    <w:rsid w:val="00D83AB5"/>
    <w:rsid w:val="00D83F4B"/>
    <w:rsid w:val="00D84A28"/>
    <w:rsid w:val="00D85201"/>
    <w:rsid w:val="00D8530D"/>
    <w:rsid w:val="00D854A7"/>
    <w:rsid w:val="00D86DB2"/>
    <w:rsid w:val="00D871C2"/>
    <w:rsid w:val="00D874F5"/>
    <w:rsid w:val="00D87948"/>
    <w:rsid w:val="00D87C26"/>
    <w:rsid w:val="00D87D29"/>
    <w:rsid w:val="00D90421"/>
    <w:rsid w:val="00D90FC0"/>
    <w:rsid w:val="00D916A6"/>
    <w:rsid w:val="00D917F8"/>
    <w:rsid w:val="00D92187"/>
    <w:rsid w:val="00D92BC3"/>
    <w:rsid w:val="00D92F6D"/>
    <w:rsid w:val="00D934F3"/>
    <w:rsid w:val="00D93A06"/>
    <w:rsid w:val="00D93AA2"/>
    <w:rsid w:val="00D9427F"/>
    <w:rsid w:val="00D9428E"/>
    <w:rsid w:val="00D95716"/>
    <w:rsid w:val="00D958DA"/>
    <w:rsid w:val="00D95B43"/>
    <w:rsid w:val="00D971DB"/>
    <w:rsid w:val="00D973A2"/>
    <w:rsid w:val="00DA0252"/>
    <w:rsid w:val="00DA0701"/>
    <w:rsid w:val="00DA1C00"/>
    <w:rsid w:val="00DA2A9B"/>
    <w:rsid w:val="00DA2DD1"/>
    <w:rsid w:val="00DA347A"/>
    <w:rsid w:val="00DA38A7"/>
    <w:rsid w:val="00DA46A6"/>
    <w:rsid w:val="00DA4B33"/>
    <w:rsid w:val="00DA6291"/>
    <w:rsid w:val="00DA6ABF"/>
    <w:rsid w:val="00DA74DD"/>
    <w:rsid w:val="00DA7B08"/>
    <w:rsid w:val="00DA7F98"/>
    <w:rsid w:val="00DB01ED"/>
    <w:rsid w:val="00DB0A7D"/>
    <w:rsid w:val="00DB1464"/>
    <w:rsid w:val="00DB162B"/>
    <w:rsid w:val="00DB1814"/>
    <w:rsid w:val="00DB1E9A"/>
    <w:rsid w:val="00DB2BB2"/>
    <w:rsid w:val="00DB2E96"/>
    <w:rsid w:val="00DB3625"/>
    <w:rsid w:val="00DB368B"/>
    <w:rsid w:val="00DB3802"/>
    <w:rsid w:val="00DB431E"/>
    <w:rsid w:val="00DB4E0D"/>
    <w:rsid w:val="00DB53A1"/>
    <w:rsid w:val="00DB53A6"/>
    <w:rsid w:val="00DB5ACA"/>
    <w:rsid w:val="00DB5B52"/>
    <w:rsid w:val="00DB605B"/>
    <w:rsid w:val="00DB6844"/>
    <w:rsid w:val="00DB708C"/>
    <w:rsid w:val="00DB72BD"/>
    <w:rsid w:val="00DB7BDE"/>
    <w:rsid w:val="00DC1978"/>
    <w:rsid w:val="00DC1CD1"/>
    <w:rsid w:val="00DC1FBD"/>
    <w:rsid w:val="00DC258D"/>
    <w:rsid w:val="00DC2C76"/>
    <w:rsid w:val="00DC31B2"/>
    <w:rsid w:val="00DC3486"/>
    <w:rsid w:val="00DC415B"/>
    <w:rsid w:val="00DC43D8"/>
    <w:rsid w:val="00DC4CA9"/>
    <w:rsid w:val="00DC4E17"/>
    <w:rsid w:val="00DC535E"/>
    <w:rsid w:val="00DC5A1E"/>
    <w:rsid w:val="00DC5F7B"/>
    <w:rsid w:val="00DC63CC"/>
    <w:rsid w:val="00DC67CB"/>
    <w:rsid w:val="00DD0560"/>
    <w:rsid w:val="00DD0CFF"/>
    <w:rsid w:val="00DD1897"/>
    <w:rsid w:val="00DD1F3C"/>
    <w:rsid w:val="00DD210F"/>
    <w:rsid w:val="00DD25C3"/>
    <w:rsid w:val="00DD2FD4"/>
    <w:rsid w:val="00DD3251"/>
    <w:rsid w:val="00DD3328"/>
    <w:rsid w:val="00DD3F3A"/>
    <w:rsid w:val="00DD500F"/>
    <w:rsid w:val="00DD519D"/>
    <w:rsid w:val="00DD58F9"/>
    <w:rsid w:val="00DD5BB2"/>
    <w:rsid w:val="00DD66FA"/>
    <w:rsid w:val="00DD745A"/>
    <w:rsid w:val="00DE0297"/>
    <w:rsid w:val="00DE0BCE"/>
    <w:rsid w:val="00DE1DF5"/>
    <w:rsid w:val="00DE24D5"/>
    <w:rsid w:val="00DE29C5"/>
    <w:rsid w:val="00DE3230"/>
    <w:rsid w:val="00DE328D"/>
    <w:rsid w:val="00DE468F"/>
    <w:rsid w:val="00DE6219"/>
    <w:rsid w:val="00DE6553"/>
    <w:rsid w:val="00DE6E6B"/>
    <w:rsid w:val="00DF0B58"/>
    <w:rsid w:val="00DF1A24"/>
    <w:rsid w:val="00DF1CAD"/>
    <w:rsid w:val="00DF4603"/>
    <w:rsid w:val="00DF4696"/>
    <w:rsid w:val="00DF4743"/>
    <w:rsid w:val="00DF4C92"/>
    <w:rsid w:val="00DF4EDF"/>
    <w:rsid w:val="00DF552C"/>
    <w:rsid w:val="00DF5DAA"/>
    <w:rsid w:val="00DF64DB"/>
    <w:rsid w:val="00DF6DA7"/>
    <w:rsid w:val="00DF6F14"/>
    <w:rsid w:val="00DF7463"/>
    <w:rsid w:val="00DF77F1"/>
    <w:rsid w:val="00E0012E"/>
    <w:rsid w:val="00E01B53"/>
    <w:rsid w:val="00E01FEC"/>
    <w:rsid w:val="00E02107"/>
    <w:rsid w:val="00E02665"/>
    <w:rsid w:val="00E030FA"/>
    <w:rsid w:val="00E03A7F"/>
    <w:rsid w:val="00E0427C"/>
    <w:rsid w:val="00E04BF7"/>
    <w:rsid w:val="00E0602B"/>
    <w:rsid w:val="00E068B3"/>
    <w:rsid w:val="00E0723F"/>
    <w:rsid w:val="00E07C7A"/>
    <w:rsid w:val="00E10EA4"/>
    <w:rsid w:val="00E11DDA"/>
    <w:rsid w:val="00E121F6"/>
    <w:rsid w:val="00E12A9E"/>
    <w:rsid w:val="00E13199"/>
    <w:rsid w:val="00E13E07"/>
    <w:rsid w:val="00E13FC9"/>
    <w:rsid w:val="00E14226"/>
    <w:rsid w:val="00E14EEA"/>
    <w:rsid w:val="00E14FCC"/>
    <w:rsid w:val="00E15A03"/>
    <w:rsid w:val="00E169E7"/>
    <w:rsid w:val="00E16FD3"/>
    <w:rsid w:val="00E206A6"/>
    <w:rsid w:val="00E20B93"/>
    <w:rsid w:val="00E20CCA"/>
    <w:rsid w:val="00E20E86"/>
    <w:rsid w:val="00E20F7D"/>
    <w:rsid w:val="00E210DB"/>
    <w:rsid w:val="00E21772"/>
    <w:rsid w:val="00E21C4B"/>
    <w:rsid w:val="00E21C52"/>
    <w:rsid w:val="00E22B63"/>
    <w:rsid w:val="00E22F11"/>
    <w:rsid w:val="00E24AA9"/>
    <w:rsid w:val="00E24E7F"/>
    <w:rsid w:val="00E25207"/>
    <w:rsid w:val="00E25459"/>
    <w:rsid w:val="00E254A8"/>
    <w:rsid w:val="00E25C28"/>
    <w:rsid w:val="00E25C7F"/>
    <w:rsid w:val="00E2618D"/>
    <w:rsid w:val="00E26EC5"/>
    <w:rsid w:val="00E27B4A"/>
    <w:rsid w:val="00E30AC1"/>
    <w:rsid w:val="00E310B0"/>
    <w:rsid w:val="00E315D5"/>
    <w:rsid w:val="00E31633"/>
    <w:rsid w:val="00E3364B"/>
    <w:rsid w:val="00E3458F"/>
    <w:rsid w:val="00E34D4D"/>
    <w:rsid w:val="00E36420"/>
    <w:rsid w:val="00E36ADE"/>
    <w:rsid w:val="00E370B4"/>
    <w:rsid w:val="00E4049B"/>
    <w:rsid w:val="00E406AD"/>
    <w:rsid w:val="00E40B48"/>
    <w:rsid w:val="00E40BE9"/>
    <w:rsid w:val="00E41ADA"/>
    <w:rsid w:val="00E42253"/>
    <w:rsid w:val="00E424E8"/>
    <w:rsid w:val="00E427EA"/>
    <w:rsid w:val="00E43036"/>
    <w:rsid w:val="00E44B68"/>
    <w:rsid w:val="00E44CF1"/>
    <w:rsid w:val="00E4562F"/>
    <w:rsid w:val="00E456C6"/>
    <w:rsid w:val="00E4647B"/>
    <w:rsid w:val="00E4781E"/>
    <w:rsid w:val="00E478A1"/>
    <w:rsid w:val="00E47B31"/>
    <w:rsid w:val="00E5089F"/>
    <w:rsid w:val="00E50B35"/>
    <w:rsid w:val="00E511EA"/>
    <w:rsid w:val="00E5125D"/>
    <w:rsid w:val="00E533DC"/>
    <w:rsid w:val="00E54188"/>
    <w:rsid w:val="00E5447C"/>
    <w:rsid w:val="00E55CAD"/>
    <w:rsid w:val="00E55D9F"/>
    <w:rsid w:val="00E569A5"/>
    <w:rsid w:val="00E57347"/>
    <w:rsid w:val="00E576A0"/>
    <w:rsid w:val="00E578B9"/>
    <w:rsid w:val="00E57C31"/>
    <w:rsid w:val="00E60CA3"/>
    <w:rsid w:val="00E61F73"/>
    <w:rsid w:val="00E62792"/>
    <w:rsid w:val="00E62A39"/>
    <w:rsid w:val="00E62A73"/>
    <w:rsid w:val="00E62D6B"/>
    <w:rsid w:val="00E63AFB"/>
    <w:rsid w:val="00E64988"/>
    <w:rsid w:val="00E64AE2"/>
    <w:rsid w:val="00E64C3C"/>
    <w:rsid w:val="00E653D4"/>
    <w:rsid w:val="00E667AA"/>
    <w:rsid w:val="00E67181"/>
    <w:rsid w:val="00E6749C"/>
    <w:rsid w:val="00E67542"/>
    <w:rsid w:val="00E70EE9"/>
    <w:rsid w:val="00E71373"/>
    <w:rsid w:val="00E71444"/>
    <w:rsid w:val="00E71EE7"/>
    <w:rsid w:val="00E720BC"/>
    <w:rsid w:val="00E72155"/>
    <w:rsid w:val="00E723B6"/>
    <w:rsid w:val="00E726AA"/>
    <w:rsid w:val="00E72886"/>
    <w:rsid w:val="00E728FC"/>
    <w:rsid w:val="00E72CA6"/>
    <w:rsid w:val="00E73437"/>
    <w:rsid w:val="00E73543"/>
    <w:rsid w:val="00E73918"/>
    <w:rsid w:val="00E74542"/>
    <w:rsid w:val="00E765EA"/>
    <w:rsid w:val="00E7750B"/>
    <w:rsid w:val="00E77D87"/>
    <w:rsid w:val="00E80051"/>
    <w:rsid w:val="00E80826"/>
    <w:rsid w:val="00E817C5"/>
    <w:rsid w:val="00E8197C"/>
    <w:rsid w:val="00E83698"/>
    <w:rsid w:val="00E83D31"/>
    <w:rsid w:val="00E8413F"/>
    <w:rsid w:val="00E84177"/>
    <w:rsid w:val="00E848CB"/>
    <w:rsid w:val="00E84AA4"/>
    <w:rsid w:val="00E84C06"/>
    <w:rsid w:val="00E855CA"/>
    <w:rsid w:val="00E858F5"/>
    <w:rsid w:val="00E85C09"/>
    <w:rsid w:val="00E8689B"/>
    <w:rsid w:val="00E9000C"/>
    <w:rsid w:val="00E90271"/>
    <w:rsid w:val="00E90305"/>
    <w:rsid w:val="00E910B8"/>
    <w:rsid w:val="00E91118"/>
    <w:rsid w:val="00E922E3"/>
    <w:rsid w:val="00E92436"/>
    <w:rsid w:val="00E92665"/>
    <w:rsid w:val="00E92C00"/>
    <w:rsid w:val="00E92DD9"/>
    <w:rsid w:val="00E9339D"/>
    <w:rsid w:val="00E93D8B"/>
    <w:rsid w:val="00E943A0"/>
    <w:rsid w:val="00E944B3"/>
    <w:rsid w:val="00E94DA7"/>
    <w:rsid w:val="00E95151"/>
    <w:rsid w:val="00E954A9"/>
    <w:rsid w:val="00E9574A"/>
    <w:rsid w:val="00E966DF"/>
    <w:rsid w:val="00E97205"/>
    <w:rsid w:val="00E9778B"/>
    <w:rsid w:val="00EA1367"/>
    <w:rsid w:val="00EA1815"/>
    <w:rsid w:val="00EA1CE6"/>
    <w:rsid w:val="00EA22EA"/>
    <w:rsid w:val="00EA2905"/>
    <w:rsid w:val="00EA2C8F"/>
    <w:rsid w:val="00EA3FA1"/>
    <w:rsid w:val="00EA4786"/>
    <w:rsid w:val="00EA5DF9"/>
    <w:rsid w:val="00EA6061"/>
    <w:rsid w:val="00EA6491"/>
    <w:rsid w:val="00EA75C3"/>
    <w:rsid w:val="00EB1045"/>
    <w:rsid w:val="00EB139C"/>
    <w:rsid w:val="00EB26D9"/>
    <w:rsid w:val="00EB3491"/>
    <w:rsid w:val="00EB389B"/>
    <w:rsid w:val="00EB3AC2"/>
    <w:rsid w:val="00EB3D7C"/>
    <w:rsid w:val="00EB4504"/>
    <w:rsid w:val="00EB45CE"/>
    <w:rsid w:val="00EB66EB"/>
    <w:rsid w:val="00EB7F7B"/>
    <w:rsid w:val="00EC0B77"/>
    <w:rsid w:val="00EC0E60"/>
    <w:rsid w:val="00EC119F"/>
    <w:rsid w:val="00EC1DDE"/>
    <w:rsid w:val="00EC3ABD"/>
    <w:rsid w:val="00EC42A4"/>
    <w:rsid w:val="00EC4D00"/>
    <w:rsid w:val="00EC54FB"/>
    <w:rsid w:val="00EC5B45"/>
    <w:rsid w:val="00EC5BBD"/>
    <w:rsid w:val="00EC609C"/>
    <w:rsid w:val="00EC6E42"/>
    <w:rsid w:val="00ED0BDF"/>
    <w:rsid w:val="00ED1AA3"/>
    <w:rsid w:val="00ED3050"/>
    <w:rsid w:val="00ED34E6"/>
    <w:rsid w:val="00ED3545"/>
    <w:rsid w:val="00ED3E4F"/>
    <w:rsid w:val="00ED4369"/>
    <w:rsid w:val="00ED4FB4"/>
    <w:rsid w:val="00ED5C32"/>
    <w:rsid w:val="00ED6256"/>
    <w:rsid w:val="00ED67BA"/>
    <w:rsid w:val="00ED6A77"/>
    <w:rsid w:val="00ED6D4C"/>
    <w:rsid w:val="00ED7C0E"/>
    <w:rsid w:val="00EE260A"/>
    <w:rsid w:val="00EE351F"/>
    <w:rsid w:val="00EE39A3"/>
    <w:rsid w:val="00EE39C9"/>
    <w:rsid w:val="00EE3B34"/>
    <w:rsid w:val="00EE3CC9"/>
    <w:rsid w:val="00EE4C9E"/>
    <w:rsid w:val="00EE5AA9"/>
    <w:rsid w:val="00EE63C0"/>
    <w:rsid w:val="00EE6547"/>
    <w:rsid w:val="00EE6B01"/>
    <w:rsid w:val="00EE6EF4"/>
    <w:rsid w:val="00EE7218"/>
    <w:rsid w:val="00EE7648"/>
    <w:rsid w:val="00EE7A51"/>
    <w:rsid w:val="00EE7D9B"/>
    <w:rsid w:val="00EF018D"/>
    <w:rsid w:val="00EF0F9F"/>
    <w:rsid w:val="00EF17B5"/>
    <w:rsid w:val="00EF196B"/>
    <w:rsid w:val="00EF2540"/>
    <w:rsid w:val="00EF285E"/>
    <w:rsid w:val="00EF312F"/>
    <w:rsid w:val="00EF3207"/>
    <w:rsid w:val="00EF3656"/>
    <w:rsid w:val="00EF4A20"/>
    <w:rsid w:val="00EF4BE7"/>
    <w:rsid w:val="00EF5B50"/>
    <w:rsid w:val="00EF67D4"/>
    <w:rsid w:val="00EF6E64"/>
    <w:rsid w:val="00F00045"/>
    <w:rsid w:val="00F007E0"/>
    <w:rsid w:val="00F00A2A"/>
    <w:rsid w:val="00F00D0B"/>
    <w:rsid w:val="00F01060"/>
    <w:rsid w:val="00F01B80"/>
    <w:rsid w:val="00F01D2F"/>
    <w:rsid w:val="00F01EAB"/>
    <w:rsid w:val="00F029A4"/>
    <w:rsid w:val="00F02F96"/>
    <w:rsid w:val="00F03537"/>
    <w:rsid w:val="00F03630"/>
    <w:rsid w:val="00F03AC7"/>
    <w:rsid w:val="00F03AE0"/>
    <w:rsid w:val="00F03C15"/>
    <w:rsid w:val="00F03E99"/>
    <w:rsid w:val="00F043AE"/>
    <w:rsid w:val="00F0464F"/>
    <w:rsid w:val="00F0606D"/>
    <w:rsid w:val="00F07AF8"/>
    <w:rsid w:val="00F10851"/>
    <w:rsid w:val="00F10F30"/>
    <w:rsid w:val="00F119D4"/>
    <w:rsid w:val="00F11D5F"/>
    <w:rsid w:val="00F12C46"/>
    <w:rsid w:val="00F1352F"/>
    <w:rsid w:val="00F13595"/>
    <w:rsid w:val="00F13675"/>
    <w:rsid w:val="00F14E8A"/>
    <w:rsid w:val="00F15233"/>
    <w:rsid w:val="00F16199"/>
    <w:rsid w:val="00F168C5"/>
    <w:rsid w:val="00F177CC"/>
    <w:rsid w:val="00F1788D"/>
    <w:rsid w:val="00F17AFC"/>
    <w:rsid w:val="00F17DEE"/>
    <w:rsid w:val="00F201B1"/>
    <w:rsid w:val="00F23A62"/>
    <w:rsid w:val="00F253E0"/>
    <w:rsid w:val="00F257D2"/>
    <w:rsid w:val="00F275A8"/>
    <w:rsid w:val="00F27682"/>
    <w:rsid w:val="00F30F9F"/>
    <w:rsid w:val="00F31F25"/>
    <w:rsid w:val="00F3307B"/>
    <w:rsid w:val="00F340AC"/>
    <w:rsid w:val="00F3454A"/>
    <w:rsid w:val="00F347F3"/>
    <w:rsid w:val="00F34D5A"/>
    <w:rsid w:val="00F352D0"/>
    <w:rsid w:val="00F3538C"/>
    <w:rsid w:val="00F367AB"/>
    <w:rsid w:val="00F37275"/>
    <w:rsid w:val="00F37D4C"/>
    <w:rsid w:val="00F41446"/>
    <w:rsid w:val="00F41575"/>
    <w:rsid w:val="00F41CFC"/>
    <w:rsid w:val="00F41E8D"/>
    <w:rsid w:val="00F42B2E"/>
    <w:rsid w:val="00F42D54"/>
    <w:rsid w:val="00F43748"/>
    <w:rsid w:val="00F43899"/>
    <w:rsid w:val="00F44657"/>
    <w:rsid w:val="00F45EB9"/>
    <w:rsid w:val="00F462EF"/>
    <w:rsid w:val="00F464CB"/>
    <w:rsid w:val="00F46FC6"/>
    <w:rsid w:val="00F51694"/>
    <w:rsid w:val="00F51E72"/>
    <w:rsid w:val="00F5307C"/>
    <w:rsid w:val="00F53C64"/>
    <w:rsid w:val="00F541E2"/>
    <w:rsid w:val="00F543FA"/>
    <w:rsid w:val="00F5469F"/>
    <w:rsid w:val="00F553B9"/>
    <w:rsid w:val="00F55BCF"/>
    <w:rsid w:val="00F562F7"/>
    <w:rsid w:val="00F5656C"/>
    <w:rsid w:val="00F56702"/>
    <w:rsid w:val="00F56926"/>
    <w:rsid w:val="00F57122"/>
    <w:rsid w:val="00F573AF"/>
    <w:rsid w:val="00F5774E"/>
    <w:rsid w:val="00F60D35"/>
    <w:rsid w:val="00F6115A"/>
    <w:rsid w:val="00F6230A"/>
    <w:rsid w:val="00F63696"/>
    <w:rsid w:val="00F63ED3"/>
    <w:rsid w:val="00F642B7"/>
    <w:rsid w:val="00F6516E"/>
    <w:rsid w:val="00F65507"/>
    <w:rsid w:val="00F65518"/>
    <w:rsid w:val="00F65A18"/>
    <w:rsid w:val="00F65D19"/>
    <w:rsid w:val="00F666F7"/>
    <w:rsid w:val="00F66BF1"/>
    <w:rsid w:val="00F670C4"/>
    <w:rsid w:val="00F67355"/>
    <w:rsid w:val="00F67725"/>
    <w:rsid w:val="00F70BB6"/>
    <w:rsid w:val="00F70F34"/>
    <w:rsid w:val="00F710A1"/>
    <w:rsid w:val="00F71509"/>
    <w:rsid w:val="00F718DC"/>
    <w:rsid w:val="00F71B1C"/>
    <w:rsid w:val="00F72081"/>
    <w:rsid w:val="00F72F8A"/>
    <w:rsid w:val="00F73429"/>
    <w:rsid w:val="00F7394B"/>
    <w:rsid w:val="00F73C3F"/>
    <w:rsid w:val="00F73D52"/>
    <w:rsid w:val="00F742C7"/>
    <w:rsid w:val="00F756FE"/>
    <w:rsid w:val="00F75775"/>
    <w:rsid w:val="00F7642C"/>
    <w:rsid w:val="00F764CE"/>
    <w:rsid w:val="00F76C3F"/>
    <w:rsid w:val="00F770F8"/>
    <w:rsid w:val="00F775A7"/>
    <w:rsid w:val="00F77CD1"/>
    <w:rsid w:val="00F80397"/>
    <w:rsid w:val="00F80565"/>
    <w:rsid w:val="00F810B0"/>
    <w:rsid w:val="00F81B34"/>
    <w:rsid w:val="00F81C05"/>
    <w:rsid w:val="00F82110"/>
    <w:rsid w:val="00F82ABB"/>
    <w:rsid w:val="00F82C40"/>
    <w:rsid w:val="00F835C4"/>
    <w:rsid w:val="00F83794"/>
    <w:rsid w:val="00F843D4"/>
    <w:rsid w:val="00F84459"/>
    <w:rsid w:val="00F848A5"/>
    <w:rsid w:val="00F84982"/>
    <w:rsid w:val="00F8614A"/>
    <w:rsid w:val="00F86A36"/>
    <w:rsid w:val="00F905A8"/>
    <w:rsid w:val="00F90CDB"/>
    <w:rsid w:val="00F90F38"/>
    <w:rsid w:val="00F90F46"/>
    <w:rsid w:val="00F91301"/>
    <w:rsid w:val="00F91DCB"/>
    <w:rsid w:val="00F92222"/>
    <w:rsid w:val="00F926C6"/>
    <w:rsid w:val="00F92DAE"/>
    <w:rsid w:val="00F92E8B"/>
    <w:rsid w:val="00F93267"/>
    <w:rsid w:val="00F93C5A"/>
    <w:rsid w:val="00F945DB"/>
    <w:rsid w:val="00F94F58"/>
    <w:rsid w:val="00F954C0"/>
    <w:rsid w:val="00F95585"/>
    <w:rsid w:val="00F97C2F"/>
    <w:rsid w:val="00FA06C0"/>
    <w:rsid w:val="00FA0889"/>
    <w:rsid w:val="00FA0B71"/>
    <w:rsid w:val="00FA0B84"/>
    <w:rsid w:val="00FA259E"/>
    <w:rsid w:val="00FA3CE1"/>
    <w:rsid w:val="00FA4CE8"/>
    <w:rsid w:val="00FA4F3B"/>
    <w:rsid w:val="00FA50EF"/>
    <w:rsid w:val="00FA64EE"/>
    <w:rsid w:val="00FA6FFC"/>
    <w:rsid w:val="00FA7B7D"/>
    <w:rsid w:val="00FA7BA0"/>
    <w:rsid w:val="00FB018D"/>
    <w:rsid w:val="00FB127D"/>
    <w:rsid w:val="00FB230B"/>
    <w:rsid w:val="00FB26C8"/>
    <w:rsid w:val="00FB279F"/>
    <w:rsid w:val="00FB28A3"/>
    <w:rsid w:val="00FB2BC4"/>
    <w:rsid w:val="00FB2D70"/>
    <w:rsid w:val="00FB3F87"/>
    <w:rsid w:val="00FB4184"/>
    <w:rsid w:val="00FB4434"/>
    <w:rsid w:val="00FB558F"/>
    <w:rsid w:val="00FB6A0C"/>
    <w:rsid w:val="00FB7EA6"/>
    <w:rsid w:val="00FB7FBD"/>
    <w:rsid w:val="00FC0373"/>
    <w:rsid w:val="00FC0513"/>
    <w:rsid w:val="00FC0931"/>
    <w:rsid w:val="00FC0A56"/>
    <w:rsid w:val="00FC1855"/>
    <w:rsid w:val="00FC1E36"/>
    <w:rsid w:val="00FC3991"/>
    <w:rsid w:val="00FC3ED3"/>
    <w:rsid w:val="00FC4335"/>
    <w:rsid w:val="00FC49A1"/>
    <w:rsid w:val="00FC6DBC"/>
    <w:rsid w:val="00FC736E"/>
    <w:rsid w:val="00FC7473"/>
    <w:rsid w:val="00FC76AD"/>
    <w:rsid w:val="00FD0DD6"/>
    <w:rsid w:val="00FD17D4"/>
    <w:rsid w:val="00FD1874"/>
    <w:rsid w:val="00FD1DD0"/>
    <w:rsid w:val="00FD1F25"/>
    <w:rsid w:val="00FD2264"/>
    <w:rsid w:val="00FD3AB6"/>
    <w:rsid w:val="00FD3BC8"/>
    <w:rsid w:val="00FD3D7A"/>
    <w:rsid w:val="00FD4BAD"/>
    <w:rsid w:val="00FD4CA8"/>
    <w:rsid w:val="00FD5616"/>
    <w:rsid w:val="00FD575F"/>
    <w:rsid w:val="00FD6AF9"/>
    <w:rsid w:val="00FD70F1"/>
    <w:rsid w:val="00FD711B"/>
    <w:rsid w:val="00FD7C31"/>
    <w:rsid w:val="00FE0200"/>
    <w:rsid w:val="00FE02FC"/>
    <w:rsid w:val="00FE08A4"/>
    <w:rsid w:val="00FE0A66"/>
    <w:rsid w:val="00FE12D2"/>
    <w:rsid w:val="00FE15D8"/>
    <w:rsid w:val="00FE2B93"/>
    <w:rsid w:val="00FE39DA"/>
    <w:rsid w:val="00FE3B0E"/>
    <w:rsid w:val="00FE3D06"/>
    <w:rsid w:val="00FE415B"/>
    <w:rsid w:val="00FE49E8"/>
    <w:rsid w:val="00FE4B96"/>
    <w:rsid w:val="00FE4D10"/>
    <w:rsid w:val="00FE5538"/>
    <w:rsid w:val="00FE5C2D"/>
    <w:rsid w:val="00FE5DB0"/>
    <w:rsid w:val="00FE6271"/>
    <w:rsid w:val="00FE772D"/>
    <w:rsid w:val="00FF0CD6"/>
    <w:rsid w:val="00FF13C4"/>
    <w:rsid w:val="00FF1E18"/>
    <w:rsid w:val="00FF2CEC"/>
    <w:rsid w:val="00FF3AA1"/>
    <w:rsid w:val="00FF41FE"/>
    <w:rsid w:val="00FF4589"/>
    <w:rsid w:val="00FF4A66"/>
    <w:rsid w:val="00FF4C1A"/>
    <w:rsid w:val="00FF5344"/>
    <w:rsid w:val="00FF65CE"/>
    <w:rsid w:val="00FF6718"/>
    <w:rsid w:val="00FF6E86"/>
    <w:rsid w:val="00FF7041"/>
    <w:rsid w:val="00FF7EF6"/>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E171701"/>
  <w15:docId w15:val="{432FCB27-D69B-43FE-8590-97CFA1D897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heme="minorBidi"/>
        <w:sz w:val="22"/>
        <w:szCs w:val="22"/>
        <w:lang w:val="fr-FR" w:eastAsia="fr-FR"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lsdException w:name="envelope return" w:semiHidden="1"/>
    <w:lsdException w:name="footnote reference" w:semiHidden="1"/>
    <w:lsdException w:name="annotation reference" w:semiHidden="1" w:unhideWhenUsed="1" w:qFormat="1"/>
    <w:lsdException w:name="line number" w:semiHidden="1" w:unhideWhenUsed="1"/>
    <w:lsdException w:name="page number" w:semiHidden="1" w:unhideWhenUsed="1"/>
    <w:lsdException w:name="endnote reference" w:semiHidden="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lsdException w:name="HTML Address" w:semiHidden="1"/>
    <w:lsdException w:name="HTML Cite" w:semiHidden="1"/>
    <w:lsdException w:name="HTML Code" w:semiHidden="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2C76"/>
    <w:pPr>
      <w:widowControl/>
    </w:pPr>
    <w:rPr>
      <w:rFonts w:eastAsia="Times New Roman" w:cs="Times New Roman"/>
      <w:sz w:val="24"/>
      <w:szCs w:val="24"/>
      <w:lang w:val="en-GB" w:eastAsia="en-GB"/>
    </w:rPr>
  </w:style>
  <w:style w:type="paragraph" w:styleId="Titre1">
    <w:name w:val="heading 1"/>
    <w:basedOn w:val="Normal"/>
    <w:next w:val="Normal"/>
    <w:link w:val="Titre1Car1"/>
    <w:rsid w:val="002D39BF"/>
    <w:pPr>
      <w:keepNext/>
      <w:keepLines/>
      <w:jc w:val="center"/>
      <w:outlineLvl w:val="0"/>
    </w:pPr>
    <w:rPr>
      <w:rFonts w:eastAsiaTheme="majorEastAsia" w:cstheme="majorBidi"/>
      <w:b/>
      <w:szCs w:val="32"/>
    </w:rPr>
  </w:style>
  <w:style w:type="paragraph" w:styleId="Titre2">
    <w:name w:val="heading 2"/>
    <w:next w:val="Normal"/>
    <w:link w:val="Titre2Car1"/>
    <w:qFormat/>
    <w:rsid w:val="002D39BF"/>
    <w:pPr>
      <w:keepNext/>
      <w:keepLines/>
      <w:widowControl/>
      <w:spacing w:line="259" w:lineRule="auto"/>
      <w:outlineLvl w:val="1"/>
    </w:pPr>
    <w:rPr>
      <w:rFonts w:eastAsiaTheme="majorEastAsia" w:cstheme="majorBidi"/>
      <w:b/>
      <w:szCs w:val="26"/>
      <w:lang w:eastAsia="en-US"/>
    </w:rPr>
  </w:style>
  <w:style w:type="paragraph" w:styleId="Titre3">
    <w:name w:val="heading 3"/>
    <w:next w:val="Normal"/>
    <w:link w:val="Titre3Car1"/>
    <w:qFormat/>
    <w:rsid w:val="002D39BF"/>
    <w:pPr>
      <w:keepNext/>
      <w:keepLines/>
      <w:widowControl/>
      <w:spacing w:line="259" w:lineRule="auto"/>
      <w:outlineLvl w:val="2"/>
    </w:pPr>
    <w:rPr>
      <w:rFonts w:eastAsiaTheme="majorEastAsia" w:cstheme="majorBidi"/>
      <w:b/>
      <w:i/>
      <w:szCs w:val="24"/>
      <w:lang w:eastAsia="en-US"/>
    </w:rPr>
  </w:style>
  <w:style w:type="paragraph" w:styleId="Titre4">
    <w:name w:val="heading 4"/>
    <w:next w:val="Normal"/>
    <w:link w:val="Titre4Car1"/>
    <w:qFormat/>
    <w:rsid w:val="002D39BF"/>
    <w:pPr>
      <w:keepNext/>
      <w:keepLines/>
      <w:widowControl/>
      <w:spacing w:line="259" w:lineRule="auto"/>
      <w:outlineLvl w:val="3"/>
    </w:pPr>
    <w:rPr>
      <w:rFonts w:eastAsiaTheme="majorEastAsia" w:cstheme="majorBidi"/>
      <w:i/>
      <w:iCs/>
      <w:lang w:eastAsia="en-US"/>
    </w:rPr>
  </w:style>
  <w:style w:type="paragraph" w:styleId="Titre5">
    <w:name w:val="heading 5"/>
    <w:next w:val="Normal"/>
    <w:link w:val="Titre5Car1"/>
    <w:qFormat/>
    <w:rsid w:val="002D39BF"/>
    <w:pPr>
      <w:keepNext/>
      <w:keepLines/>
      <w:widowControl/>
      <w:spacing w:line="259" w:lineRule="auto"/>
      <w:outlineLvl w:val="4"/>
    </w:pPr>
    <w:rPr>
      <w:rFonts w:eastAsiaTheme="majorEastAsia" w:cstheme="majorBidi"/>
      <w:i/>
      <w:lang w:eastAsia="en-US"/>
    </w:rPr>
  </w:style>
  <w:style w:type="paragraph" w:styleId="Titre6">
    <w:name w:val="heading 6"/>
    <w:aliases w:val="Heading 6 - highlights"/>
    <w:basedOn w:val="Normal"/>
    <w:next w:val="Normal"/>
    <w:link w:val="Titre6Car1"/>
    <w:uiPriority w:val="9"/>
    <w:qFormat/>
    <w:rsid w:val="002D39BF"/>
    <w:pPr>
      <w:keepNext/>
      <w:keepLines/>
      <w:spacing w:before="4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1"/>
    <w:uiPriority w:val="9"/>
    <w:semiHidden/>
    <w:unhideWhenUsed/>
    <w:qFormat/>
    <w:rsid w:val="002D39BF"/>
    <w:pPr>
      <w:keepNext/>
      <w:keepLines/>
      <w:spacing w:before="4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1"/>
    <w:uiPriority w:val="9"/>
    <w:semiHidden/>
    <w:unhideWhenUsed/>
    <w:qFormat/>
    <w:rsid w:val="002D39BF"/>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1"/>
    <w:uiPriority w:val="9"/>
    <w:semiHidden/>
    <w:unhideWhenUsed/>
    <w:qFormat/>
    <w:rsid w:val="002D39BF"/>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a">
    <w:basedOn w:val="TableauNormal"/>
    <w:rsid w:val="00CB5761"/>
    <w:tblPr>
      <w:tblStyleRowBandSize w:val="1"/>
      <w:tblStyleColBandSize w:val="1"/>
      <w:tblCellMar>
        <w:top w:w="28" w:type="dxa"/>
        <w:left w:w="28" w:type="dxa"/>
        <w:bottom w:w="28" w:type="dxa"/>
        <w:right w:w="28" w:type="dxa"/>
      </w:tblCellMar>
    </w:tblPr>
  </w:style>
  <w:style w:type="character" w:customStyle="1" w:styleId="Titre7Car">
    <w:name w:val="Titre 7 Car"/>
    <w:basedOn w:val="Policepardfaut"/>
    <w:uiPriority w:val="9"/>
    <w:semiHidden/>
    <w:rsid w:val="0028469B"/>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uiPriority w:val="9"/>
    <w:semiHidden/>
    <w:rsid w:val="0028469B"/>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uiPriority w:val="9"/>
    <w:semiHidden/>
    <w:rsid w:val="0028469B"/>
    <w:rPr>
      <w:rFonts w:asciiTheme="majorHAnsi" w:eastAsiaTheme="majorEastAsia" w:hAnsiTheme="majorHAnsi" w:cstheme="majorBidi"/>
      <w:i/>
      <w:iCs/>
      <w:color w:val="272727" w:themeColor="text1" w:themeTint="D8"/>
      <w:sz w:val="21"/>
      <w:szCs w:val="21"/>
    </w:rPr>
  </w:style>
  <w:style w:type="character" w:customStyle="1" w:styleId="Titre1Car">
    <w:name w:val="Titre 1 Car"/>
    <w:basedOn w:val="Policepardfaut"/>
    <w:rsid w:val="0028469B"/>
    <w:rPr>
      <w:rFonts w:eastAsiaTheme="majorEastAsia" w:cstheme="majorBidi"/>
      <w:b/>
      <w:sz w:val="24"/>
      <w:szCs w:val="32"/>
    </w:rPr>
  </w:style>
  <w:style w:type="character" w:customStyle="1" w:styleId="Titre2Car">
    <w:name w:val="Titre 2 Car"/>
    <w:basedOn w:val="Policepardfaut"/>
    <w:rsid w:val="0028469B"/>
    <w:rPr>
      <w:rFonts w:eastAsiaTheme="majorEastAsia" w:cstheme="majorBidi"/>
      <w:b/>
      <w:szCs w:val="26"/>
      <w:lang w:eastAsia="en-US"/>
    </w:rPr>
  </w:style>
  <w:style w:type="character" w:customStyle="1" w:styleId="Titre3Car">
    <w:name w:val="Titre 3 Car"/>
    <w:basedOn w:val="Policepardfaut"/>
    <w:rsid w:val="0028469B"/>
    <w:rPr>
      <w:rFonts w:eastAsiaTheme="majorEastAsia" w:cstheme="majorBidi"/>
      <w:b/>
      <w:i/>
      <w:szCs w:val="24"/>
      <w:lang w:eastAsia="en-US"/>
    </w:rPr>
  </w:style>
  <w:style w:type="character" w:customStyle="1" w:styleId="Titre4Car">
    <w:name w:val="Titre 4 Car"/>
    <w:basedOn w:val="Policepardfaut"/>
    <w:rsid w:val="0028469B"/>
    <w:rPr>
      <w:rFonts w:eastAsiaTheme="majorEastAsia" w:cstheme="majorBidi"/>
      <w:i/>
      <w:iCs/>
      <w:lang w:eastAsia="en-US"/>
    </w:rPr>
  </w:style>
  <w:style w:type="character" w:customStyle="1" w:styleId="Titre5Car">
    <w:name w:val="Titre 5 Car"/>
    <w:basedOn w:val="Policepardfaut"/>
    <w:rsid w:val="0028469B"/>
    <w:rPr>
      <w:rFonts w:eastAsiaTheme="majorEastAsia" w:cstheme="majorBidi"/>
      <w:i/>
      <w:lang w:eastAsia="en-US"/>
    </w:rPr>
  </w:style>
  <w:style w:type="character" w:customStyle="1" w:styleId="Titre6Car">
    <w:name w:val="Titre 6 Car"/>
    <w:aliases w:val="Heading 6 - highlights Car"/>
    <w:basedOn w:val="Policepardfaut"/>
    <w:uiPriority w:val="9"/>
    <w:rsid w:val="0028469B"/>
    <w:rPr>
      <w:rFonts w:asciiTheme="majorHAnsi" w:eastAsiaTheme="majorEastAsia" w:hAnsiTheme="majorHAnsi" w:cstheme="majorBidi"/>
      <w:color w:val="1F4D78" w:themeColor="accent1" w:themeShade="7F"/>
    </w:rPr>
  </w:style>
  <w:style w:type="paragraph" w:customStyle="1" w:styleId="AR6Chap6Level0">
    <w:name w:val="AR6 Chap 6 Level 0"/>
    <w:basedOn w:val="Titre1"/>
    <w:next w:val="AR6BodyText"/>
    <w:link w:val="AR6Chap6Level0Car"/>
    <w:qFormat/>
    <w:rsid w:val="002D39BF"/>
    <w:pPr>
      <w:numPr>
        <w:numId w:val="6"/>
      </w:numPr>
    </w:pPr>
    <w:rPr>
      <w:lang w:val="en-US"/>
    </w:rPr>
  </w:style>
  <w:style w:type="paragraph" w:customStyle="1" w:styleId="AR6Chap6Level161">
    <w:name w:val="AR6 Chap 6 Level 1 (6.1)"/>
    <w:basedOn w:val="Titre2"/>
    <w:next w:val="AR6BodyText"/>
    <w:link w:val="AR6Chap6Level161Car"/>
    <w:qFormat/>
    <w:rsid w:val="002D39BF"/>
    <w:pPr>
      <w:numPr>
        <w:ilvl w:val="1"/>
        <w:numId w:val="6"/>
      </w:numPr>
    </w:pPr>
    <w:rPr>
      <w:lang w:val="en-US"/>
    </w:rPr>
  </w:style>
  <w:style w:type="character" w:customStyle="1" w:styleId="AR6Chap6Level0Car">
    <w:name w:val="AR6 Chap 6 Level 0 Car"/>
    <w:basedOn w:val="Titre1Car1"/>
    <w:link w:val="AR6Chap6Level0"/>
    <w:rsid w:val="002D39BF"/>
    <w:rPr>
      <w:rFonts w:eastAsiaTheme="majorEastAsia" w:cstheme="majorBidi"/>
      <w:b/>
      <w:sz w:val="24"/>
      <w:szCs w:val="32"/>
      <w:lang w:val="en-US"/>
    </w:rPr>
  </w:style>
  <w:style w:type="paragraph" w:customStyle="1" w:styleId="AR6Chap6Level2611">
    <w:name w:val="AR6 Chap 6 Level 2 (6.1.1)"/>
    <w:basedOn w:val="Titre3"/>
    <w:link w:val="AR6Chap6Level2611Car"/>
    <w:qFormat/>
    <w:rsid w:val="002D39BF"/>
    <w:pPr>
      <w:numPr>
        <w:ilvl w:val="2"/>
        <w:numId w:val="6"/>
      </w:numPr>
    </w:pPr>
    <w:rPr>
      <w:lang w:val="en-US"/>
    </w:rPr>
  </w:style>
  <w:style w:type="character" w:customStyle="1" w:styleId="AR6Chap6Level161Car">
    <w:name w:val="AR6 Chap 6 Level 1 (6.1) Car"/>
    <w:basedOn w:val="Titre2Car1"/>
    <w:link w:val="AR6Chap6Level161"/>
    <w:rsid w:val="002D39BF"/>
    <w:rPr>
      <w:rFonts w:eastAsiaTheme="majorEastAsia" w:cstheme="majorBidi"/>
      <w:b/>
      <w:szCs w:val="26"/>
      <w:lang w:val="en-US" w:eastAsia="en-US"/>
    </w:rPr>
  </w:style>
  <w:style w:type="paragraph" w:customStyle="1" w:styleId="AR6Chap6Level36111">
    <w:name w:val="AR6 Chap 6 Level 3 (6.1.1.1)"/>
    <w:basedOn w:val="AR6BodyText"/>
    <w:next w:val="AR6BodyText"/>
    <w:link w:val="AR6Chap6Level36111Car"/>
    <w:qFormat/>
    <w:rsid w:val="002D39BF"/>
    <w:pPr>
      <w:numPr>
        <w:ilvl w:val="3"/>
        <w:numId w:val="6"/>
      </w:numPr>
    </w:pPr>
    <w:rPr>
      <w:rFonts w:cstheme="majorBidi"/>
      <w:i/>
      <w:lang w:val="en-US" w:eastAsia="en-US"/>
    </w:rPr>
  </w:style>
  <w:style w:type="character" w:customStyle="1" w:styleId="AR6Chap6Level2611Car">
    <w:name w:val="AR6 Chap 6 Level 2 (6.1.1) Car"/>
    <w:basedOn w:val="Titre3Car1"/>
    <w:link w:val="AR6Chap6Level2611"/>
    <w:rsid w:val="002D39BF"/>
    <w:rPr>
      <w:rFonts w:eastAsiaTheme="majorEastAsia" w:cstheme="majorBidi"/>
      <w:b/>
      <w:i/>
      <w:szCs w:val="24"/>
      <w:lang w:val="en-US" w:eastAsia="en-US"/>
    </w:rPr>
  </w:style>
  <w:style w:type="paragraph" w:customStyle="1" w:styleId="AR6Chap6Level461111">
    <w:name w:val="AR6 Chap 6 Level 4 (6.1.1.1.1)"/>
    <w:basedOn w:val="Titre5"/>
    <w:next w:val="AR6BodyText"/>
    <w:link w:val="AR6Chap6Level461111Car"/>
    <w:qFormat/>
    <w:rsid w:val="002D39BF"/>
    <w:pPr>
      <w:numPr>
        <w:ilvl w:val="4"/>
        <w:numId w:val="6"/>
      </w:numPr>
    </w:pPr>
    <w:rPr>
      <w:lang w:val="en-US"/>
    </w:rPr>
  </w:style>
  <w:style w:type="character" w:customStyle="1" w:styleId="AR6Chap6Level36111Car">
    <w:name w:val="AR6 Chap 6 Level 3 (6.1.1.1) Car"/>
    <w:basedOn w:val="Titre4Car1"/>
    <w:link w:val="AR6Chap6Level36111"/>
    <w:rsid w:val="002D39BF"/>
    <w:rPr>
      <w:rFonts w:eastAsia="Times New Roman" w:cstheme="majorBidi"/>
      <w:i/>
      <w:iCs w:val="0"/>
      <w:lang w:val="en-US" w:eastAsia="en-US"/>
    </w:rPr>
  </w:style>
  <w:style w:type="paragraph" w:customStyle="1" w:styleId="AR6BodyText">
    <w:name w:val="AR6 Body Text"/>
    <w:link w:val="AR6BodyTextCar"/>
    <w:qFormat/>
    <w:rsid w:val="002D39BF"/>
    <w:rPr>
      <w:rFonts w:eastAsia="Times New Roman"/>
    </w:rPr>
  </w:style>
  <w:style w:type="character" w:customStyle="1" w:styleId="AR6Chap6Level461111Car">
    <w:name w:val="AR6 Chap 6 Level 4 (6.1.1.1.1) Car"/>
    <w:basedOn w:val="Titre5Car1"/>
    <w:link w:val="AR6Chap6Level461111"/>
    <w:rsid w:val="002D39BF"/>
    <w:rPr>
      <w:rFonts w:eastAsiaTheme="majorEastAsia" w:cstheme="majorBidi"/>
      <w:i/>
      <w:lang w:val="en-US" w:eastAsia="en-US"/>
    </w:rPr>
  </w:style>
  <w:style w:type="paragraph" w:customStyle="1" w:styleId="AR6References">
    <w:name w:val="AR6 References"/>
    <w:basedOn w:val="Normal"/>
    <w:link w:val="AR6ReferencesCar"/>
    <w:qFormat/>
    <w:rsid w:val="002D39BF"/>
    <w:rPr>
      <w:sz w:val="20"/>
      <w:szCs w:val="20"/>
      <w:lang w:val="en-US"/>
    </w:rPr>
  </w:style>
  <w:style w:type="character" w:customStyle="1" w:styleId="AR6BodyTextCar">
    <w:name w:val="AR6 Body Text Car"/>
    <w:basedOn w:val="Policepardfaut"/>
    <w:link w:val="AR6BodyText"/>
    <w:rsid w:val="002D39BF"/>
    <w:rPr>
      <w:rFonts w:eastAsia="Times New Roman"/>
    </w:rPr>
  </w:style>
  <w:style w:type="paragraph" w:customStyle="1" w:styleId="AR6Chap6Box">
    <w:name w:val="AR6 Chap 6 Box"/>
    <w:basedOn w:val="AR6Chap6Level161"/>
    <w:next w:val="AR6BodyText"/>
    <w:link w:val="AR6Chap6BoxCar"/>
    <w:qFormat/>
    <w:rsid w:val="002D39BF"/>
    <w:pPr>
      <w:numPr>
        <w:ilvl w:val="0"/>
        <w:numId w:val="7"/>
      </w:numPr>
      <w:ind w:left="1134" w:hanging="1134"/>
    </w:pPr>
  </w:style>
  <w:style w:type="paragraph" w:customStyle="1" w:styleId="AR6Chap6FAQ">
    <w:name w:val="AR6 Chap 6 FAQ"/>
    <w:basedOn w:val="AR6BodyText"/>
    <w:next w:val="AR6BodyText"/>
    <w:link w:val="AR6Chap6FAQCar"/>
    <w:qFormat/>
    <w:rsid w:val="002D39BF"/>
    <w:pPr>
      <w:widowControl/>
      <w:numPr>
        <w:numId w:val="3"/>
      </w:numPr>
      <w:spacing w:line="259" w:lineRule="auto"/>
      <w:ind w:left="1134" w:hanging="1134"/>
    </w:pPr>
    <w:rPr>
      <w:b/>
      <w:lang w:val="en-US"/>
    </w:rPr>
  </w:style>
  <w:style w:type="character" w:customStyle="1" w:styleId="AR6Chap6BoxCar">
    <w:name w:val="AR6 Chap 6 Box Car"/>
    <w:basedOn w:val="Policepardfaut"/>
    <w:link w:val="AR6Chap6Box"/>
    <w:rsid w:val="002D39BF"/>
    <w:rPr>
      <w:rFonts w:eastAsiaTheme="majorEastAsia" w:cstheme="majorBidi"/>
      <w:b/>
      <w:szCs w:val="26"/>
      <w:lang w:val="en-US" w:eastAsia="en-US"/>
    </w:rPr>
  </w:style>
  <w:style w:type="character" w:customStyle="1" w:styleId="AR6Chap6FAQCar">
    <w:name w:val="AR6 Chap 6 FAQ Car"/>
    <w:basedOn w:val="Policepardfaut"/>
    <w:link w:val="AR6Chap6FAQ"/>
    <w:rsid w:val="002D39BF"/>
    <w:rPr>
      <w:rFonts w:eastAsia="Times New Roman"/>
      <w:b/>
      <w:lang w:val="en-US"/>
    </w:rPr>
  </w:style>
  <w:style w:type="character" w:customStyle="1" w:styleId="AR6ReferencesCar">
    <w:name w:val="AR6 References Car"/>
    <w:basedOn w:val="Policepardfaut"/>
    <w:link w:val="AR6References"/>
    <w:rsid w:val="002D39BF"/>
    <w:rPr>
      <w:rFonts w:eastAsia="Times New Roman"/>
      <w:sz w:val="20"/>
      <w:szCs w:val="20"/>
      <w:lang w:val="en-US"/>
    </w:rPr>
  </w:style>
  <w:style w:type="paragraph" w:customStyle="1" w:styleId="AR6Chap6Figure">
    <w:name w:val="AR6 Chap 6 Figure"/>
    <w:basedOn w:val="AR6BodyText"/>
    <w:next w:val="AR6BodyText"/>
    <w:link w:val="AR6Chap6FigureCar"/>
    <w:qFormat/>
    <w:rsid w:val="002D39BF"/>
    <w:pPr>
      <w:numPr>
        <w:numId w:val="2"/>
      </w:numPr>
      <w:ind w:left="1134" w:hanging="1134"/>
    </w:pPr>
    <w:rPr>
      <w:sz w:val="20"/>
      <w:lang w:val="en-US"/>
    </w:rPr>
  </w:style>
  <w:style w:type="paragraph" w:customStyle="1" w:styleId="AR6Chap6Table">
    <w:name w:val="AR6 Chap 6 Table"/>
    <w:basedOn w:val="AR6BodyText"/>
    <w:next w:val="AR6BodyText"/>
    <w:link w:val="AR6Chap6TableCar"/>
    <w:qFormat/>
    <w:rsid w:val="002D39BF"/>
    <w:pPr>
      <w:widowControl/>
      <w:numPr>
        <w:numId w:val="1"/>
      </w:numPr>
      <w:tabs>
        <w:tab w:val="left" w:pos="1134"/>
      </w:tabs>
      <w:spacing w:line="259" w:lineRule="auto"/>
      <w:ind w:left="1134" w:hanging="1134"/>
    </w:pPr>
    <w:rPr>
      <w:sz w:val="20"/>
      <w:lang w:val="en-US"/>
    </w:rPr>
  </w:style>
  <w:style w:type="character" w:customStyle="1" w:styleId="AR6Chap6FigureCar">
    <w:name w:val="AR6 Chap 6 Figure Car"/>
    <w:basedOn w:val="Policepardfaut"/>
    <w:link w:val="AR6Chap6Figure"/>
    <w:rsid w:val="002D39BF"/>
    <w:rPr>
      <w:rFonts w:eastAsia="Times New Roman"/>
      <w:sz w:val="20"/>
      <w:lang w:val="en-US"/>
    </w:rPr>
  </w:style>
  <w:style w:type="character" w:customStyle="1" w:styleId="AR6Chap6TableCar">
    <w:name w:val="AR6 Chap 6 Table Car"/>
    <w:basedOn w:val="Policepardfaut"/>
    <w:link w:val="AR6Chap6Table"/>
    <w:rsid w:val="002D39BF"/>
    <w:rPr>
      <w:rFonts w:eastAsia="Times New Roman"/>
      <w:sz w:val="20"/>
      <w:lang w:val="en-US"/>
    </w:rPr>
  </w:style>
  <w:style w:type="paragraph" w:customStyle="1" w:styleId="AR6BodyTextBold">
    <w:name w:val="AR6 Body Text Bold"/>
    <w:basedOn w:val="AR6BodyText"/>
    <w:next w:val="AR6BodyText"/>
    <w:link w:val="AR6BodyTextBoldCar"/>
    <w:qFormat/>
    <w:rsid w:val="002D39BF"/>
    <w:rPr>
      <w:b/>
      <w:lang w:val="en-US"/>
    </w:rPr>
  </w:style>
  <w:style w:type="character" w:customStyle="1" w:styleId="AR6BodyTextBoldCar">
    <w:name w:val="AR6 Body Text Bold Car"/>
    <w:basedOn w:val="AR6BodyTextCar"/>
    <w:link w:val="AR6BodyTextBold"/>
    <w:rsid w:val="002D39BF"/>
    <w:rPr>
      <w:rFonts w:eastAsia="Times New Roman"/>
      <w:b/>
      <w:lang w:val="en-US"/>
    </w:rPr>
  </w:style>
  <w:style w:type="paragraph" w:customStyle="1" w:styleId="AR6Equation">
    <w:name w:val="AR6 Equation"/>
    <w:basedOn w:val="AR6BodyText"/>
    <w:next w:val="AR6BodyText"/>
    <w:link w:val="AR6EquationCar"/>
    <w:qFormat/>
    <w:rsid w:val="002D39BF"/>
    <w:pPr>
      <w:tabs>
        <w:tab w:val="right" w:pos="9631"/>
      </w:tabs>
      <w:ind w:left="709"/>
    </w:pPr>
    <w:rPr>
      <w:i/>
      <w:lang w:val="en-US"/>
    </w:rPr>
  </w:style>
  <w:style w:type="character" w:customStyle="1" w:styleId="AR6EquationCar">
    <w:name w:val="AR6 Equation Car"/>
    <w:basedOn w:val="Policepardfaut"/>
    <w:link w:val="AR6Equation"/>
    <w:rsid w:val="002D39BF"/>
    <w:rPr>
      <w:rFonts w:eastAsia="Times New Roman"/>
      <w:i/>
      <w:lang w:val="en-US"/>
    </w:rPr>
  </w:style>
  <w:style w:type="paragraph" w:customStyle="1" w:styleId="AR6Table">
    <w:name w:val="AR6 Table"/>
    <w:basedOn w:val="AR6BodyText"/>
    <w:rsid w:val="002D39BF"/>
    <w:rPr>
      <w:sz w:val="20"/>
      <w:szCs w:val="20"/>
    </w:rPr>
  </w:style>
  <w:style w:type="paragraph" w:customStyle="1" w:styleId="AR6Header">
    <w:name w:val="AR6 Header"/>
    <w:basedOn w:val="Normal"/>
    <w:link w:val="AR6HeaderCar"/>
    <w:qFormat/>
    <w:rsid w:val="002D39BF"/>
    <w:pPr>
      <w:tabs>
        <w:tab w:val="center" w:pos="4824"/>
        <w:tab w:val="right" w:pos="9619"/>
      </w:tabs>
      <w:spacing w:before="709"/>
    </w:pPr>
    <w:rPr>
      <w:sz w:val="20"/>
      <w:szCs w:val="20"/>
    </w:rPr>
  </w:style>
  <w:style w:type="paragraph" w:customStyle="1" w:styleId="AR6Footpage">
    <w:name w:val="AR6 Foot page"/>
    <w:basedOn w:val="AR6BodyText"/>
    <w:link w:val="AR6FootpageCar"/>
    <w:qFormat/>
    <w:rsid w:val="002D39BF"/>
    <w:pPr>
      <w:tabs>
        <w:tab w:val="center" w:pos="4824"/>
        <w:tab w:val="right" w:pos="9619"/>
      </w:tabs>
      <w:spacing w:after="706"/>
    </w:pPr>
    <w:rPr>
      <w:b/>
      <w:sz w:val="20"/>
      <w:szCs w:val="20"/>
      <w:lang w:val="en-US"/>
    </w:rPr>
  </w:style>
  <w:style w:type="character" w:customStyle="1" w:styleId="AR6HeaderCar">
    <w:name w:val="AR6 Header Car"/>
    <w:basedOn w:val="Policepardfaut"/>
    <w:link w:val="AR6Header"/>
    <w:rsid w:val="002D39BF"/>
    <w:rPr>
      <w:rFonts w:eastAsia="Times New Roman"/>
      <w:sz w:val="20"/>
      <w:szCs w:val="20"/>
    </w:rPr>
  </w:style>
  <w:style w:type="character" w:customStyle="1" w:styleId="AR6FootpageCar">
    <w:name w:val="AR6 Foot page Car"/>
    <w:basedOn w:val="Policepardfaut"/>
    <w:link w:val="AR6Footpage"/>
    <w:rsid w:val="002D39BF"/>
    <w:rPr>
      <w:rFonts w:eastAsia="Times New Roman"/>
      <w:b/>
      <w:sz w:val="20"/>
      <w:szCs w:val="20"/>
      <w:lang w:val="en-US"/>
    </w:rPr>
  </w:style>
  <w:style w:type="numbering" w:customStyle="1" w:styleId="Style1">
    <w:name w:val="Style1"/>
    <w:uiPriority w:val="99"/>
    <w:rsid w:val="002D39BF"/>
    <w:pPr>
      <w:numPr>
        <w:numId w:val="4"/>
      </w:numPr>
    </w:pPr>
  </w:style>
  <w:style w:type="numbering" w:customStyle="1" w:styleId="Style2">
    <w:name w:val="Style2"/>
    <w:uiPriority w:val="99"/>
    <w:rsid w:val="002D39BF"/>
    <w:pPr>
      <w:numPr>
        <w:numId w:val="5"/>
      </w:numPr>
    </w:pPr>
  </w:style>
  <w:style w:type="paragraph" w:customStyle="1" w:styleId="AR6Chap6Cross-ChapterBox">
    <w:name w:val="AR6 Chap 6 Cross-Chapter Box"/>
    <w:next w:val="AR6BodyText"/>
    <w:link w:val="AR6Chap6Cross-ChapterBoxCar"/>
    <w:qFormat/>
    <w:rsid w:val="002D39BF"/>
    <w:pPr>
      <w:numPr>
        <w:numId w:val="8"/>
      </w:numPr>
      <w:ind w:left="2552" w:hanging="2552"/>
    </w:pPr>
    <w:rPr>
      <w:rFonts w:eastAsiaTheme="majorEastAsia" w:cstheme="majorBidi"/>
      <w:b/>
      <w:szCs w:val="26"/>
      <w:lang w:val="en-US" w:eastAsia="en-US"/>
    </w:rPr>
  </w:style>
  <w:style w:type="character" w:customStyle="1" w:styleId="AR6Chap6Cross-ChapterBoxCar">
    <w:name w:val="AR6 Chap 6 Cross-Chapter Box Car"/>
    <w:basedOn w:val="AR6Chap6BoxCar"/>
    <w:link w:val="AR6Chap6Cross-ChapterBox"/>
    <w:rsid w:val="002D39BF"/>
    <w:rPr>
      <w:rFonts w:eastAsiaTheme="majorEastAsia" w:cstheme="majorBidi"/>
      <w:b/>
      <w:szCs w:val="26"/>
      <w:lang w:val="en-US" w:eastAsia="en-US"/>
    </w:rPr>
  </w:style>
  <w:style w:type="paragraph" w:styleId="En-tte">
    <w:name w:val="header"/>
    <w:basedOn w:val="Normal"/>
    <w:link w:val="En-tteCar"/>
    <w:uiPriority w:val="99"/>
    <w:unhideWhenUsed/>
    <w:rsid w:val="009C5CD5"/>
    <w:pPr>
      <w:tabs>
        <w:tab w:val="center" w:pos="4680"/>
        <w:tab w:val="right" w:pos="9360"/>
      </w:tabs>
    </w:pPr>
  </w:style>
  <w:style w:type="character" w:customStyle="1" w:styleId="En-tteCar">
    <w:name w:val="En-tête Car"/>
    <w:basedOn w:val="Policepardfaut"/>
    <w:link w:val="En-tte"/>
    <w:uiPriority w:val="99"/>
    <w:rsid w:val="009C5CD5"/>
  </w:style>
  <w:style w:type="paragraph" w:styleId="Pieddepage">
    <w:name w:val="footer"/>
    <w:basedOn w:val="Normal"/>
    <w:link w:val="PieddepageCar"/>
    <w:uiPriority w:val="99"/>
    <w:unhideWhenUsed/>
    <w:rsid w:val="00665CCD"/>
    <w:pPr>
      <w:tabs>
        <w:tab w:val="center" w:pos="4680"/>
        <w:tab w:val="right" w:pos="9360"/>
      </w:tabs>
    </w:pPr>
  </w:style>
  <w:style w:type="character" w:customStyle="1" w:styleId="PieddepageCar">
    <w:name w:val="Pied de page Car"/>
    <w:basedOn w:val="Policepardfaut"/>
    <w:link w:val="Pieddepage"/>
    <w:uiPriority w:val="99"/>
    <w:rsid w:val="00665CCD"/>
    <w:rPr>
      <w:rFonts w:eastAsia="Times New Roman" w:cs="Times New Roman"/>
      <w:color w:val="000000"/>
      <w:sz w:val="24"/>
      <w:szCs w:val="24"/>
      <w:lang w:val="en-US" w:eastAsia="en-US"/>
    </w:rPr>
  </w:style>
  <w:style w:type="paragraph" w:customStyle="1" w:styleId="FAQChap5">
    <w:name w:val="FAQ Chap 5"/>
    <w:basedOn w:val="Normal"/>
    <w:link w:val="FAQChap5Car"/>
    <w:qFormat/>
    <w:rsid w:val="00E67181"/>
    <w:pPr>
      <w:numPr>
        <w:numId w:val="9"/>
      </w:numPr>
      <w:tabs>
        <w:tab w:val="left" w:pos="992"/>
      </w:tabs>
    </w:pPr>
  </w:style>
  <w:style w:type="character" w:styleId="Marquedecommentaire">
    <w:name w:val="annotation reference"/>
    <w:basedOn w:val="Policepardfaut"/>
    <w:uiPriority w:val="99"/>
    <w:unhideWhenUsed/>
    <w:rsid w:val="00665CCD"/>
    <w:rPr>
      <w:sz w:val="16"/>
      <w:szCs w:val="16"/>
    </w:rPr>
  </w:style>
  <w:style w:type="paragraph" w:styleId="Commentaire">
    <w:name w:val="annotation text"/>
    <w:basedOn w:val="Normal"/>
    <w:link w:val="CommentaireCar"/>
    <w:uiPriority w:val="99"/>
    <w:unhideWhenUsed/>
    <w:rsid w:val="00B510A5"/>
    <w:rPr>
      <w:sz w:val="20"/>
      <w:szCs w:val="20"/>
    </w:rPr>
  </w:style>
  <w:style w:type="character" w:customStyle="1" w:styleId="CommentaireCar">
    <w:name w:val="Commentaire Car"/>
    <w:basedOn w:val="Policepardfaut"/>
    <w:link w:val="Commentaire"/>
    <w:uiPriority w:val="99"/>
    <w:rsid w:val="00B510A5"/>
    <w:rPr>
      <w:rFonts w:eastAsia="Times New Roman"/>
      <w:sz w:val="20"/>
      <w:szCs w:val="20"/>
      <w:lang w:val="en-GB"/>
    </w:rPr>
  </w:style>
  <w:style w:type="paragraph" w:styleId="Objetducommentaire">
    <w:name w:val="annotation subject"/>
    <w:basedOn w:val="Commentaire"/>
    <w:next w:val="Commentaire"/>
    <w:link w:val="ObjetducommentaireCar"/>
    <w:uiPriority w:val="99"/>
    <w:semiHidden/>
    <w:unhideWhenUsed/>
    <w:rsid w:val="00665CCD"/>
    <w:rPr>
      <w:b/>
      <w:bCs/>
    </w:rPr>
  </w:style>
  <w:style w:type="character" w:customStyle="1" w:styleId="ObjetducommentaireCar">
    <w:name w:val="Objet du commentaire Car"/>
    <w:basedOn w:val="CommentaireCar"/>
    <w:link w:val="Objetducommentaire"/>
    <w:uiPriority w:val="99"/>
    <w:semiHidden/>
    <w:rsid w:val="00665CCD"/>
    <w:rPr>
      <w:rFonts w:eastAsia="Times New Roman" w:cs="Times New Roman"/>
      <w:b/>
      <w:bCs/>
      <w:color w:val="000000"/>
      <w:sz w:val="20"/>
      <w:szCs w:val="20"/>
      <w:lang w:val="en-US" w:eastAsia="en-US"/>
    </w:rPr>
  </w:style>
  <w:style w:type="paragraph" w:styleId="Textedebulles">
    <w:name w:val="Balloon Text"/>
    <w:basedOn w:val="Normal"/>
    <w:link w:val="TextedebullesCar"/>
    <w:uiPriority w:val="99"/>
    <w:semiHidden/>
    <w:unhideWhenUsed/>
    <w:rsid w:val="00665CCD"/>
    <w:rPr>
      <w:sz w:val="18"/>
      <w:szCs w:val="18"/>
    </w:rPr>
  </w:style>
  <w:style w:type="character" w:customStyle="1" w:styleId="TextedebullesCar">
    <w:name w:val="Texte de bulles Car"/>
    <w:basedOn w:val="Policepardfaut"/>
    <w:link w:val="Textedebulles"/>
    <w:uiPriority w:val="99"/>
    <w:semiHidden/>
    <w:rsid w:val="00665CCD"/>
    <w:rPr>
      <w:rFonts w:eastAsia="Times New Roman" w:cs="Times New Roman"/>
      <w:color w:val="000000"/>
      <w:sz w:val="18"/>
      <w:szCs w:val="18"/>
      <w:lang w:val="en-US" w:eastAsia="en-US"/>
    </w:rPr>
  </w:style>
  <w:style w:type="table" w:customStyle="1" w:styleId="2">
    <w:name w:val="2"/>
    <w:basedOn w:val="TableauNormal"/>
    <w:rsid w:val="00BB4D03"/>
    <w:rPr>
      <w:rFonts w:eastAsiaTheme="minorEastAsia"/>
    </w:rPr>
    <w:tblPr>
      <w:tblStyleRowBandSize w:val="1"/>
      <w:tblStyleColBandSize w:val="1"/>
      <w:tblCellMar>
        <w:top w:w="28" w:type="dxa"/>
        <w:left w:w="28" w:type="dxa"/>
        <w:bottom w:w="28" w:type="dxa"/>
        <w:right w:w="28" w:type="dxa"/>
      </w:tblCellMar>
    </w:tblPr>
  </w:style>
  <w:style w:type="paragraph" w:styleId="Paragraphedeliste">
    <w:name w:val="List Paragraph"/>
    <w:basedOn w:val="Normal"/>
    <w:uiPriority w:val="34"/>
    <w:qFormat/>
    <w:rsid w:val="00665CCD"/>
    <w:pPr>
      <w:ind w:left="720"/>
      <w:contextualSpacing/>
    </w:pPr>
  </w:style>
  <w:style w:type="character" w:customStyle="1" w:styleId="fontstyle01">
    <w:name w:val="fontstyle01"/>
    <w:basedOn w:val="Policepardfaut"/>
    <w:rsid w:val="00BB4D03"/>
    <w:rPr>
      <w:rFonts w:ascii="LiberationSerif-Bold" w:hAnsi="LiberationSerif-Bold" w:hint="default"/>
      <w:b/>
      <w:bCs/>
      <w:i w:val="0"/>
      <w:iCs w:val="0"/>
      <w:color w:val="000000"/>
      <w:sz w:val="24"/>
      <w:szCs w:val="24"/>
    </w:rPr>
  </w:style>
  <w:style w:type="character" w:styleId="Accentuation">
    <w:name w:val="Emphasis"/>
    <w:basedOn w:val="Policepardfaut"/>
    <w:uiPriority w:val="20"/>
    <w:qFormat/>
    <w:rsid w:val="00665CCD"/>
    <w:rPr>
      <w:i/>
      <w:iCs/>
    </w:rPr>
  </w:style>
  <w:style w:type="character" w:customStyle="1" w:styleId="apple-converted-space">
    <w:name w:val="apple-converted-space"/>
    <w:basedOn w:val="Policepardfaut"/>
    <w:rsid w:val="00BB4D03"/>
  </w:style>
  <w:style w:type="paragraph" w:styleId="Lgende">
    <w:name w:val="caption"/>
    <w:basedOn w:val="Normal"/>
    <w:next w:val="Normal"/>
    <w:uiPriority w:val="35"/>
    <w:unhideWhenUsed/>
    <w:qFormat/>
    <w:rsid w:val="00BB4D03"/>
    <w:pPr>
      <w:spacing w:after="200"/>
    </w:pPr>
    <w:rPr>
      <w:i/>
      <w:iCs/>
      <w:color w:val="44546A" w:themeColor="text2"/>
      <w:sz w:val="18"/>
      <w:szCs w:val="18"/>
    </w:rPr>
  </w:style>
  <w:style w:type="paragraph" w:styleId="Notedebasdepage">
    <w:name w:val="footnote text"/>
    <w:basedOn w:val="Normal"/>
    <w:link w:val="NotedebasdepageCar"/>
    <w:uiPriority w:val="99"/>
    <w:unhideWhenUsed/>
    <w:qFormat/>
    <w:rsid w:val="00BB4D03"/>
  </w:style>
  <w:style w:type="character" w:customStyle="1" w:styleId="NotedebasdepageCar">
    <w:name w:val="Note de bas de page Car"/>
    <w:basedOn w:val="Policepardfaut"/>
    <w:link w:val="Notedebasdepage"/>
    <w:uiPriority w:val="99"/>
    <w:rsid w:val="00BB4D03"/>
    <w:rPr>
      <w:rFonts w:cs="Times New Roman"/>
      <w:lang w:val="en-GB"/>
    </w:rPr>
  </w:style>
  <w:style w:type="character" w:styleId="Appelnotedebasdep">
    <w:name w:val="footnote reference"/>
    <w:basedOn w:val="Policepardfaut"/>
    <w:uiPriority w:val="99"/>
    <w:rsid w:val="00BB4D03"/>
    <w:rPr>
      <w:vertAlign w:val="superscript"/>
    </w:rPr>
  </w:style>
  <w:style w:type="character" w:customStyle="1" w:styleId="fontstyle21">
    <w:name w:val="fontstyle21"/>
    <w:basedOn w:val="Policepardfaut"/>
    <w:rsid w:val="00BB4D03"/>
    <w:rPr>
      <w:rFonts w:ascii="TimesNewRomanPSMT" w:hAnsi="TimesNewRomanPSMT" w:hint="default"/>
      <w:b w:val="0"/>
      <w:bCs w:val="0"/>
      <w:i w:val="0"/>
      <w:iCs w:val="0"/>
      <w:color w:val="000000"/>
      <w:sz w:val="24"/>
      <w:szCs w:val="24"/>
    </w:rPr>
  </w:style>
  <w:style w:type="character" w:customStyle="1" w:styleId="A9">
    <w:name w:val="A9"/>
    <w:uiPriority w:val="99"/>
    <w:rsid w:val="00BB4D03"/>
    <w:rPr>
      <w:rFonts w:cs="Frutiger LT Pro 57 Condensed"/>
      <w:color w:val="000000"/>
      <w:sz w:val="11"/>
      <w:szCs w:val="11"/>
    </w:rPr>
  </w:style>
  <w:style w:type="character" w:customStyle="1" w:styleId="A10">
    <w:name w:val="A10"/>
    <w:uiPriority w:val="99"/>
    <w:rsid w:val="00BB4D03"/>
    <w:rPr>
      <w:rFonts w:cs="Frutiger LT Pro 57 Condensed"/>
      <w:color w:val="000000"/>
      <w:sz w:val="11"/>
      <w:szCs w:val="11"/>
    </w:rPr>
  </w:style>
  <w:style w:type="paragraph" w:styleId="NormalWeb">
    <w:name w:val="Normal (Web)"/>
    <w:basedOn w:val="Normal"/>
    <w:uiPriority w:val="99"/>
    <w:unhideWhenUsed/>
    <w:rsid w:val="00665CCD"/>
    <w:pPr>
      <w:spacing w:before="100" w:beforeAutospacing="1" w:after="100" w:afterAutospacing="1"/>
    </w:pPr>
    <w:rPr>
      <w:rFonts w:eastAsiaTheme="minorEastAsia"/>
    </w:rPr>
  </w:style>
  <w:style w:type="character" w:styleId="Lienhypertexte">
    <w:name w:val="Hyperlink"/>
    <w:basedOn w:val="Policepardfaut"/>
    <w:uiPriority w:val="99"/>
    <w:unhideWhenUsed/>
    <w:rsid w:val="00665CCD"/>
    <w:rPr>
      <w:color w:val="0563C1" w:themeColor="hyperlink"/>
      <w:u w:val="single"/>
    </w:rPr>
  </w:style>
  <w:style w:type="character" w:customStyle="1" w:styleId="fontstyle31">
    <w:name w:val="fontstyle31"/>
    <w:basedOn w:val="Policepardfaut"/>
    <w:rsid w:val="00BB4D03"/>
    <w:rPr>
      <w:rFonts w:ascii="TimesNewRomanPS-ItalicMT" w:hAnsi="TimesNewRomanPS-ItalicMT" w:hint="default"/>
      <w:b w:val="0"/>
      <w:bCs w:val="0"/>
      <w:i/>
      <w:iCs/>
      <w:color w:val="000000"/>
      <w:sz w:val="24"/>
      <w:szCs w:val="24"/>
    </w:rPr>
  </w:style>
  <w:style w:type="paragraph" w:styleId="Rvision">
    <w:name w:val="Revision"/>
    <w:hidden/>
    <w:uiPriority w:val="99"/>
    <w:semiHidden/>
    <w:rsid w:val="00BB4D03"/>
    <w:pPr>
      <w:widowControl/>
    </w:pPr>
    <w:rPr>
      <w:rFonts w:asciiTheme="minorHAnsi" w:eastAsiaTheme="minorHAnsi" w:hAnsiTheme="minorHAnsi"/>
      <w:sz w:val="24"/>
      <w:szCs w:val="24"/>
      <w:lang w:val="en-US" w:eastAsia="en-US"/>
    </w:rPr>
  </w:style>
  <w:style w:type="character" w:styleId="Appeldenotedefin">
    <w:name w:val="endnote reference"/>
    <w:basedOn w:val="Policepardfaut"/>
    <w:uiPriority w:val="99"/>
    <w:semiHidden/>
    <w:rsid w:val="00BB4D03"/>
    <w:rPr>
      <w:vertAlign w:val="superscript"/>
    </w:rPr>
  </w:style>
  <w:style w:type="character" w:styleId="Numrodeligne">
    <w:name w:val="line number"/>
    <w:basedOn w:val="Policepardfaut"/>
    <w:uiPriority w:val="99"/>
    <w:semiHidden/>
    <w:unhideWhenUsed/>
    <w:rsid w:val="00665CCD"/>
  </w:style>
  <w:style w:type="table" w:customStyle="1" w:styleId="LightShading-Accent51">
    <w:name w:val="Light Shading - Accent 51"/>
    <w:basedOn w:val="TableauNormal"/>
    <w:next w:val="Trameclaire-Accent5"/>
    <w:uiPriority w:val="60"/>
    <w:rsid w:val="00BB4D03"/>
    <w:pPr>
      <w:widowControl/>
    </w:pPr>
    <w:rPr>
      <w:rFonts w:ascii="Cambria" w:eastAsia="MS Mincho" w:hAnsi="Cambria"/>
      <w:color w:val="31849B"/>
      <w:sz w:val="24"/>
      <w:szCs w:val="24"/>
      <w:lang w:val="it-IT" w:eastAsia="it-IT"/>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Trameclaire-Accent5">
    <w:name w:val="Light Shading Accent 5"/>
    <w:basedOn w:val="TableauNormal"/>
    <w:uiPriority w:val="60"/>
    <w:semiHidden/>
    <w:unhideWhenUsed/>
    <w:rsid w:val="00BB4D03"/>
    <w:rPr>
      <w:rFonts w:eastAsiaTheme="minorEastAsia"/>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paragraph" w:styleId="Titre">
    <w:name w:val="Title"/>
    <w:basedOn w:val="Normal"/>
    <w:next w:val="Normal"/>
    <w:link w:val="TitreCar"/>
    <w:uiPriority w:val="10"/>
    <w:qFormat/>
    <w:rsid w:val="00BB4D03"/>
    <w:pPr>
      <w:contextualSpacing/>
    </w:pPr>
    <w:rPr>
      <w:rFonts w:eastAsiaTheme="majorEastAsia" w:cstheme="majorBidi"/>
      <w:b/>
      <w:spacing w:val="-10"/>
      <w:kern w:val="28"/>
      <w:szCs w:val="56"/>
    </w:rPr>
  </w:style>
  <w:style w:type="character" w:customStyle="1" w:styleId="TitreCar">
    <w:name w:val="Titre Car"/>
    <w:basedOn w:val="Policepardfaut"/>
    <w:link w:val="Titre"/>
    <w:uiPriority w:val="10"/>
    <w:rsid w:val="00BB4D03"/>
    <w:rPr>
      <w:rFonts w:eastAsiaTheme="majorEastAsia" w:cstheme="majorBidi"/>
      <w:b/>
      <w:spacing w:val="-10"/>
      <w:kern w:val="28"/>
      <w:szCs w:val="56"/>
    </w:rPr>
  </w:style>
  <w:style w:type="paragraph" w:customStyle="1" w:styleId="BoxChap1">
    <w:name w:val="Box Chap 1"/>
    <w:next w:val="Normal"/>
    <w:link w:val="BoxChap1Car"/>
    <w:qFormat/>
    <w:rsid w:val="00BB4D03"/>
    <w:pPr>
      <w:keepNext/>
      <w:keepLines/>
      <w:widowControl/>
      <w:tabs>
        <w:tab w:val="left" w:pos="992"/>
      </w:tabs>
      <w:spacing w:line="259" w:lineRule="auto"/>
      <w:ind w:left="720" w:hanging="360"/>
      <w:outlineLvl w:val="0"/>
    </w:pPr>
    <w:rPr>
      <w:rFonts w:eastAsiaTheme="minorHAnsi"/>
      <w:lang w:eastAsia="en-US"/>
    </w:rPr>
  </w:style>
  <w:style w:type="character" w:customStyle="1" w:styleId="BoxChap1Car">
    <w:name w:val="Box Chap 1 Car"/>
    <w:basedOn w:val="Policepardfaut"/>
    <w:link w:val="BoxChap1"/>
    <w:rsid w:val="00BB4D03"/>
    <w:rPr>
      <w:rFonts w:eastAsiaTheme="minorHAnsi"/>
      <w:lang w:eastAsia="en-US"/>
    </w:rPr>
  </w:style>
  <w:style w:type="paragraph" w:customStyle="1" w:styleId="BoxChap2">
    <w:name w:val="Box Chap 2"/>
    <w:basedOn w:val="BoxChap1"/>
    <w:link w:val="BoxChap2Car"/>
    <w:qFormat/>
    <w:rsid w:val="00BB4D03"/>
    <w:pPr>
      <w:numPr>
        <w:numId w:val="10"/>
      </w:numPr>
    </w:pPr>
  </w:style>
  <w:style w:type="character" w:customStyle="1" w:styleId="BoxChap2Car">
    <w:name w:val="Box Chap 2 Car"/>
    <w:basedOn w:val="BoxChap1Car"/>
    <w:link w:val="BoxChap2"/>
    <w:rsid w:val="00BB4D03"/>
    <w:rPr>
      <w:rFonts w:eastAsiaTheme="minorHAnsi"/>
      <w:lang w:eastAsia="en-US"/>
    </w:rPr>
  </w:style>
  <w:style w:type="paragraph" w:customStyle="1" w:styleId="BoxChap3">
    <w:name w:val="Box Chap 3"/>
    <w:basedOn w:val="BoxChap1"/>
    <w:link w:val="BoxChap3Car"/>
    <w:qFormat/>
    <w:rsid w:val="00BB4D03"/>
    <w:pPr>
      <w:numPr>
        <w:numId w:val="11"/>
      </w:numPr>
    </w:pPr>
  </w:style>
  <w:style w:type="character" w:customStyle="1" w:styleId="BoxChap3Car">
    <w:name w:val="Box Chap 3 Car"/>
    <w:basedOn w:val="Policepardfaut"/>
    <w:link w:val="BoxChap3"/>
    <w:rsid w:val="00BB4D03"/>
    <w:rPr>
      <w:rFonts w:eastAsiaTheme="minorHAnsi"/>
      <w:lang w:eastAsia="en-US"/>
    </w:rPr>
  </w:style>
  <w:style w:type="paragraph" w:customStyle="1" w:styleId="BoxChap4">
    <w:name w:val="Box Chap 4"/>
    <w:basedOn w:val="BoxChap1"/>
    <w:link w:val="BoxChap4Car"/>
    <w:qFormat/>
    <w:rsid w:val="00BB4D03"/>
    <w:pPr>
      <w:numPr>
        <w:numId w:val="12"/>
      </w:numPr>
    </w:pPr>
  </w:style>
  <w:style w:type="character" w:customStyle="1" w:styleId="BoxChap4Car">
    <w:name w:val="Box Chap 4 Car"/>
    <w:basedOn w:val="BoxChap3Car"/>
    <w:link w:val="BoxChap4"/>
    <w:rsid w:val="00BB4D03"/>
    <w:rPr>
      <w:rFonts w:eastAsiaTheme="minorHAnsi"/>
      <w:lang w:eastAsia="en-US"/>
    </w:rPr>
  </w:style>
  <w:style w:type="paragraph" w:customStyle="1" w:styleId="BoxChap5">
    <w:name w:val="Box Chap 5"/>
    <w:basedOn w:val="BoxChap1"/>
    <w:link w:val="BoxChap5Car"/>
    <w:qFormat/>
    <w:rsid w:val="00BB4D03"/>
    <w:pPr>
      <w:numPr>
        <w:numId w:val="13"/>
      </w:numPr>
    </w:pPr>
  </w:style>
  <w:style w:type="character" w:customStyle="1" w:styleId="BoxChap5Car">
    <w:name w:val="Box Chap 5 Car"/>
    <w:basedOn w:val="BoxChap4Car"/>
    <w:link w:val="BoxChap5"/>
    <w:rsid w:val="00BB4D03"/>
    <w:rPr>
      <w:rFonts w:eastAsiaTheme="minorHAnsi"/>
      <w:lang w:eastAsia="en-US"/>
    </w:rPr>
  </w:style>
  <w:style w:type="paragraph" w:customStyle="1" w:styleId="TableChap1">
    <w:name w:val="Table Chap 1"/>
    <w:link w:val="TableChap1Car"/>
    <w:qFormat/>
    <w:rsid w:val="00BB4D03"/>
    <w:pPr>
      <w:widowControl/>
      <w:spacing w:line="259" w:lineRule="auto"/>
      <w:ind w:left="720" w:hanging="360"/>
    </w:pPr>
    <w:rPr>
      <w:rFonts w:eastAsiaTheme="minorHAnsi"/>
      <w:sz w:val="20"/>
      <w:lang w:eastAsia="en-US"/>
    </w:rPr>
  </w:style>
  <w:style w:type="character" w:customStyle="1" w:styleId="TableChap1Car">
    <w:name w:val="Table Chap 1 Car"/>
    <w:basedOn w:val="BoxChap5Car"/>
    <w:link w:val="TableChap1"/>
    <w:rsid w:val="00BB4D03"/>
    <w:rPr>
      <w:rFonts w:eastAsiaTheme="minorHAnsi"/>
      <w:sz w:val="20"/>
      <w:lang w:eastAsia="en-US"/>
    </w:rPr>
  </w:style>
  <w:style w:type="paragraph" w:customStyle="1" w:styleId="FigureChap1">
    <w:name w:val="Figure Chap 1"/>
    <w:basedOn w:val="Normal"/>
    <w:link w:val="FigureChap1Car"/>
    <w:qFormat/>
    <w:rsid w:val="00BB4D03"/>
    <w:pPr>
      <w:ind w:left="360" w:hanging="360"/>
    </w:pPr>
    <w:rPr>
      <w:sz w:val="20"/>
    </w:rPr>
  </w:style>
  <w:style w:type="character" w:customStyle="1" w:styleId="FigureChap1Car">
    <w:name w:val="Figure Chap 1 Car"/>
    <w:basedOn w:val="BoxChap5Car"/>
    <w:link w:val="FigureChap1"/>
    <w:rsid w:val="00BB4D03"/>
    <w:rPr>
      <w:rFonts w:eastAsiaTheme="minorHAnsi"/>
      <w:sz w:val="20"/>
      <w:lang w:eastAsia="en-US"/>
    </w:rPr>
  </w:style>
  <w:style w:type="paragraph" w:customStyle="1" w:styleId="FigureChap2">
    <w:name w:val="Figure Chap 2"/>
    <w:basedOn w:val="FigureChap1"/>
    <w:link w:val="FigureChap2Car"/>
    <w:qFormat/>
    <w:rsid w:val="00BB4D03"/>
    <w:pPr>
      <w:numPr>
        <w:numId w:val="17"/>
      </w:numPr>
    </w:pPr>
  </w:style>
  <w:style w:type="character" w:customStyle="1" w:styleId="FigureChap2Car">
    <w:name w:val="Figure Chap 2 Car"/>
    <w:basedOn w:val="FigureChap1Car"/>
    <w:link w:val="FigureChap2"/>
    <w:rsid w:val="00BB4D03"/>
    <w:rPr>
      <w:rFonts w:eastAsiaTheme="minorHAnsi"/>
      <w:sz w:val="20"/>
      <w:lang w:eastAsia="en-US"/>
    </w:rPr>
  </w:style>
  <w:style w:type="paragraph" w:customStyle="1" w:styleId="FigureChap3">
    <w:name w:val="Figure Chap 3"/>
    <w:basedOn w:val="FigureChap1"/>
    <w:link w:val="FigureChap3Car"/>
    <w:qFormat/>
    <w:rsid w:val="00BB4D03"/>
    <w:pPr>
      <w:numPr>
        <w:numId w:val="18"/>
      </w:numPr>
    </w:pPr>
  </w:style>
  <w:style w:type="character" w:customStyle="1" w:styleId="FigureChap3Car">
    <w:name w:val="Figure Chap 3 Car"/>
    <w:basedOn w:val="FigureChap2Car"/>
    <w:link w:val="FigureChap3"/>
    <w:rsid w:val="00BB4D03"/>
    <w:rPr>
      <w:rFonts w:eastAsiaTheme="minorHAnsi"/>
      <w:sz w:val="20"/>
      <w:lang w:eastAsia="en-US"/>
    </w:rPr>
  </w:style>
  <w:style w:type="paragraph" w:customStyle="1" w:styleId="FigureChap4">
    <w:name w:val="Figure Chap 4"/>
    <w:basedOn w:val="FigureChap1"/>
    <w:link w:val="FigureChap4Car"/>
    <w:qFormat/>
    <w:rsid w:val="00BB4D03"/>
    <w:pPr>
      <w:numPr>
        <w:numId w:val="19"/>
      </w:numPr>
    </w:pPr>
  </w:style>
  <w:style w:type="character" w:customStyle="1" w:styleId="FigureChap4Car">
    <w:name w:val="Figure Chap 4 Car"/>
    <w:basedOn w:val="FigureChap3Car"/>
    <w:link w:val="FigureChap4"/>
    <w:rsid w:val="00BB4D03"/>
    <w:rPr>
      <w:rFonts w:eastAsiaTheme="minorHAnsi"/>
      <w:sz w:val="20"/>
      <w:lang w:eastAsia="en-US"/>
    </w:rPr>
  </w:style>
  <w:style w:type="paragraph" w:customStyle="1" w:styleId="FigureChap5">
    <w:name w:val="Figure Chap 5"/>
    <w:basedOn w:val="FigureChap1"/>
    <w:link w:val="FigureChap5Car"/>
    <w:qFormat/>
    <w:rsid w:val="00BB4D03"/>
    <w:pPr>
      <w:numPr>
        <w:numId w:val="20"/>
      </w:numPr>
    </w:pPr>
  </w:style>
  <w:style w:type="character" w:customStyle="1" w:styleId="FigureChap5Car">
    <w:name w:val="Figure Chap 5 Car"/>
    <w:basedOn w:val="FigureChap1Car"/>
    <w:link w:val="FigureChap5"/>
    <w:rsid w:val="00BB4D03"/>
    <w:rPr>
      <w:rFonts w:eastAsiaTheme="minorHAnsi"/>
      <w:sz w:val="20"/>
      <w:lang w:eastAsia="en-US"/>
    </w:rPr>
  </w:style>
  <w:style w:type="paragraph" w:customStyle="1" w:styleId="TableChap2">
    <w:name w:val="Table Chap 2"/>
    <w:basedOn w:val="TableChap1"/>
    <w:link w:val="TableChap2Car"/>
    <w:qFormat/>
    <w:rsid w:val="00BB4D03"/>
    <w:pPr>
      <w:numPr>
        <w:numId w:val="21"/>
      </w:numPr>
    </w:pPr>
  </w:style>
  <w:style w:type="character" w:customStyle="1" w:styleId="TableChap2Car">
    <w:name w:val="Table Chap 2 Car"/>
    <w:basedOn w:val="TableChap1Car"/>
    <w:link w:val="TableChap2"/>
    <w:rsid w:val="00BB4D03"/>
    <w:rPr>
      <w:rFonts w:eastAsiaTheme="minorHAnsi"/>
      <w:sz w:val="20"/>
      <w:lang w:eastAsia="en-US"/>
    </w:rPr>
  </w:style>
  <w:style w:type="paragraph" w:customStyle="1" w:styleId="TableChap3">
    <w:name w:val="Table Chap 3"/>
    <w:basedOn w:val="TableChap1"/>
    <w:link w:val="TableChap3Car"/>
    <w:qFormat/>
    <w:rsid w:val="00BB4D03"/>
    <w:pPr>
      <w:numPr>
        <w:numId w:val="22"/>
      </w:numPr>
    </w:pPr>
  </w:style>
  <w:style w:type="character" w:customStyle="1" w:styleId="TableChap3Car">
    <w:name w:val="Table Chap 3 Car"/>
    <w:basedOn w:val="TableChap2Car"/>
    <w:link w:val="TableChap3"/>
    <w:rsid w:val="00BB4D03"/>
    <w:rPr>
      <w:rFonts w:eastAsiaTheme="minorHAnsi"/>
      <w:sz w:val="20"/>
      <w:lang w:eastAsia="en-US"/>
    </w:rPr>
  </w:style>
  <w:style w:type="paragraph" w:customStyle="1" w:styleId="TableChap4">
    <w:name w:val="Table Chap 4"/>
    <w:basedOn w:val="TableChap1"/>
    <w:link w:val="TableChap4Car"/>
    <w:qFormat/>
    <w:rsid w:val="00BB4D03"/>
    <w:pPr>
      <w:numPr>
        <w:numId w:val="23"/>
      </w:numPr>
    </w:pPr>
  </w:style>
  <w:style w:type="character" w:customStyle="1" w:styleId="TableChap4Car">
    <w:name w:val="Table Chap 4 Car"/>
    <w:basedOn w:val="TableChap3Car"/>
    <w:link w:val="TableChap4"/>
    <w:rsid w:val="00BB4D03"/>
    <w:rPr>
      <w:rFonts w:eastAsiaTheme="minorHAnsi"/>
      <w:sz w:val="20"/>
      <w:lang w:eastAsia="en-US"/>
    </w:rPr>
  </w:style>
  <w:style w:type="paragraph" w:customStyle="1" w:styleId="TableChap5">
    <w:name w:val="Table Chap 5"/>
    <w:basedOn w:val="TableChap1"/>
    <w:link w:val="TableChap5Car"/>
    <w:qFormat/>
    <w:rsid w:val="00BB4D03"/>
    <w:pPr>
      <w:numPr>
        <w:numId w:val="24"/>
      </w:numPr>
    </w:pPr>
  </w:style>
  <w:style w:type="character" w:customStyle="1" w:styleId="TableChap5Car">
    <w:name w:val="Table Chap 5 Car"/>
    <w:basedOn w:val="TableChap4Car"/>
    <w:link w:val="TableChap5"/>
    <w:rsid w:val="00BB4D03"/>
    <w:rPr>
      <w:rFonts w:eastAsiaTheme="minorHAnsi"/>
      <w:sz w:val="20"/>
      <w:lang w:eastAsia="en-US"/>
    </w:rPr>
  </w:style>
  <w:style w:type="paragraph" w:styleId="En-ttedetabledesmatires">
    <w:name w:val="TOC Heading"/>
    <w:basedOn w:val="Titre1"/>
    <w:next w:val="Normal"/>
    <w:uiPriority w:val="39"/>
    <w:unhideWhenUsed/>
    <w:qFormat/>
    <w:rsid w:val="00BB4D03"/>
    <w:pPr>
      <w:spacing w:before="240"/>
      <w:outlineLvl w:val="9"/>
    </w:pPr>
    <w:rPr>
      <w:rFonts w:asciiTheme="majorHAnsi" w:hAnsiTheme="majorHAnsi"/>
      <w:b w:val="0"/>
      <w:color w:val="2E74B5" w:themeColor="accent1" w:themeShade="BF"/>
      <w:sz w:val="32"/>
    </w:rPr>
  </w:style>
  <w:style w:type="paragraph" w:customStyle="1" w:styleId="FAQChap1">
    <w:name w:val="FAQ Chap 1"/>
    <w:link w:val="FAQChap1Car"/>
    <w:qFormat/>
    <w:rsid w:val="00BB4D03"/>
    <w:pPr>
      <w:widowControl/>
      <w:tabs>
        <w:tab w:val="left" w:pos="992"/>
      </w:tabs>
      <w:spacing w:line="259" w:lineRule="auto"/>
      <w:ind w:left="720" w:hanging="360"/>
    </w:pPr>
    <w:rPr>
      <w:rFonts w:eastAsiaTheme="minorHAnsi"/>
      <w:lang w:eastAsia="en-US"/>
    </w:rPr>
  </w:style>
  <w:style w:type="character" w:customStyle="1" w:styleId="FAQChap1Car">
    <w:name w:val="FAQ Chap 1 Car"/>
    <w:basedOn w:val="BoxChap5Car"/>
    <w:link w:val="FAQChap1"/>
    <w:rsid w:val="00BB4D03"/>
    <w:rPr>
      <w:rFonts w:eastAsiaTheme="minorHAnsi"/>
      <w:lang w:eastAsia="en-US"/>
    </w:rPr>
  </w:style>
  <w:style w:type="paragraph" w:customStyle="1" w:styleId="FAQChap2">
    <w:name w:val="FAQ Chap 2"/>
    <w:basedOn w:val="FAQChap1"/>
    <w:link w:val="FAQChap2Car"/>
    <w:qFormat/>
    <w:rsid w:val="00BB4D03"/>
    <w:pPr>
      <w:numPr>
        <w:numId w:val="14"/>
      </w:numPr>
    </w:pPr>
  </w:style>
  <w:style w:type="character" w:customStyle="1" w:styleId="FAQChap2Car">
    <w:name w:val="FAQ Chap 2 Car"/>
    <w:basedOn w:val="FAQChap1Car"/>
    <w:link w:val="FAQChap2"/>
    <w:rsid w:val="00BB4D03"/>
    <w:rPr>
      <w:rFonts w:eastAsiaTheme="minorHAnsi"/>
      <w:lang w:eastAsia="en-US"/>
    </w:rPr>
  </w:style>
  <w:style w:type="paragraph" w:customStyle="1" w:styleId="FAQChap3">
    <w:name w:val="FAQ Chap 3"/>
    <w:basedOn w:val="FAQChap1"/>
    <w:link w:val="FAQChap3Car"/>
    <w:qFormat/>
    <w:rsid w:val="00BB4D03"/>
    <w:pPr>
      <w:numPr>
        <w:numId w:val="15"/>
      </w:numPr>
    </w:pPr>
  </w:style>
  <w:style w:type="character" w:customStyle="1" w:styleId="FAQChap3Car">
    <w:name w:val="FAQ Chap 3 Car"/>
    <w:basedOn w:val="FAQChap1Car"/>
    <w:link w:val="FAQChap3"/>
    <w:rsid w:val="00BB4D03"/>
    <w:rPr>
      <w:rFonts w:eastAsiaTheme="minorHAnsi"/>
      <w:lang w:eastAsia="en-US"/>
    </w:rPr>
  </w:style>
  <w:style w:type="paragraph" w:customStyle="1" w:styleId="FAQChap4">
    <w:name w:val="FAQ Chap 4"/>
    <w:basedOn w:val="FAQChap1"/>
    <w:link w:val="FAQChap4Car"/>
    <w:qFormat/>
    <w:rsid w:val="00BB4D03"/>
    <w:pPr>
      <w:numPr>
        <w:numId w:val="16"/>
      </w:numPr>
    </w:pPr>
  </w:style>
  <w:style w:type="character" w:customStyle="1" w:styleId="FAQChap4Car">
    <w:name w:val="FAQ Chap 4 Car"/>
    <w:basedOn w:val="FAQChap1Car"/>
    <w:link w:val="FAQChap4"/>
    <w:rsid w:val="00BB4D03"/>
    <w:rPr>
      <w:rFonts w:eastAsiaTheme="minorHAnsi"/>
      <w:lang w:eastAsia="en-US"/>
    </w:rPr>
  </w:style>
  <w:style w:type="character" w:customStyle="1" w:styleId="FAQChap5Car">
    <w:name w:val="FAQ Chap 5 Car"/>
    <w:basedOn w:val="FAQChap1Car"/>
    <w:link w:val="FAQChap5"/>
    <w:rsid w:val="00BB4D03"/>
    <w:rPr>
      <w:rFonts w:eastAsiaTheme="minorHAnsi"/>
      <w:lang w:eastAsia="en-US"/>
    </w:rPr>
  </w:style>
  <w:style w:type="paragraph" w:customStyle="1" w:styleId="NormalBlacktitresES">
    <w:name w:val="Normal Black (titres ES"/>
    <w:aliases w:val="References...)"/>
    <w:basedOn w:val="Normal"/>
    <w:link w:val="NormalBlacktitresESCar"/>
    <w:qFormat/>
    <w:rsid w:val="00BB4D03"/>
    <w:rPr>
      <w:b/>
    </w:rPr>
  </w:style>
  <w:style w:type="character" w:customStyle="1" w:styleId="NormalBlacktitresESCar">
    <w:name w:val="Normal Black (titres ES Car"/>
    <w:aliases w:val="References...) Car"/>
    <w:basedOn w:val="Policepardfaut"/>
    <w:link w:val="NormalBlacktitresES"/>
    <w:rsid w:val="00BB4D03"/>
    <w:rPr>
      <w:b/>
    </w:rPr>
  </w:style>
  <w:style w:type="paragraph" w:styleId="TM1">
    <w:name w:val="toc 1"/>
    <w:basedOn w:val="Normal"/>
    <w:next w:val="Normal"/>
    <w:autoRedefine/>
    <w:uiPriority w:val="39"/>
    <w:unhideWhenUsed/>
    <w:rsid w:val="00C011BD"/>
    <w:pPr>
      <w:tabs>
        <w:tab w:val="left" w:pos="440"/>
        <w:tab w:val="right" w:leader="dot" w:pos="9621"/>
      </w:tabs>
      <w:spacing w:after="100"/>
    </w:pPr>
    <w:rPr>
      <w:bCs/>
      <w:noProof/>
    </w:rPr>
  </w:style>
  <w:style w:type="paragraph" w:styleId="TM2">
    <w:name w:val="toc 2"/>
    <w:basedOn w:val="Normal"/>
    <w:next w:val="Normal"/>
    <w:autoRedefine/>
    <w:uiPriority w:val="39"/>
    <w:unhideWhenUsed/>
    <w:rsid w:val="00BB4D03"/>
    <w:pPr>
      <w:spacing w:after="100"/>
      <w:ind w:left="220"/>
    </w:pPr>
  </w:style>
  <w:style w:type="paragraph" w:styleId="TM3">
    <w:name w:val="toc 3"/>
    <w:basedOn w:val="Normal"/>
    <w:next w:val="Normal"/>
    <w:autoRedefine/>
    <w:uiPriority w:val="39"/>
    <w:unhideWhenUsed/>
    <w:rsid w:val="00BB4D03"/>
    <w:pPr>
      <w:spacing w:after="100"/>
      <w:ind w:left="440"/>
    </w:pPr>
  </w:style>
  <w:style w:type="paragraph" w:styleId="TM4">
    <w:name w:val="toc 4"/>
    <w:basedOn w:val="Normal"/>
    <w:next w:val="Normal"/>
    <w:autoRedefine/>
    <w:uiPriority w:val="39"/>
    <w:unhideWhenUsed/>
    <w:rsid w:val="00BB4D03"/>
    <w:pPr>
      <w:spacing w:after="100"/>
      <w:ind w:left="660"/>
    </w:pPr>
  </w:style>
  <w:style w:type="paragraph" w:styleId="TM5">
    <w:name w:val="toc 5"/>
    <w:basedOn w:val="Normal"/>
    <w:next w:val="Normal"/>
    <w:autoRedefine/>
    <w:uiPriority w:val="39"/>
    <w:unhideWhenUsed/>
    <w:rsid w:val="00BB4D03"/>
    <w:pPr>
      <w:spacing w:after="100"/>
      <w:ind w:left="880"/>
    </w:pPr>
  </w:style>
  <w:style w:type="paragraph" w:styleId="TM6">
    <w:name w:val="toc 6"/>
    <w:basedOn w:val="Normal"/>
    <w:next w:val="Normal"/>
    <w:autoRedefine/>
    <w:uiPriority w:val="39"/>
    <w:unhideWhenUsed/>
    <w:rsid w:val="00BB4D03"/>
    <w:pPr>
      <w:spacing w:after="100"/>
      <w:ind w:left="1100"/>
    </w:pPr>
  </w:style>
  <w:style w:type="paragraph" w:styleId="TM7">
    <w:name w:val="toc 7"/>
    <w:basedOn w:val="Normal"/>
    <w:next w:val="Normal"/>
    <w:autoRedefine/>
    <w:uiPriority w:val="39"/>
    <w:unhideWhenUsed/>
    <w:rsid w:val="00BB4D03"/>
    <w:pPr>
      <w:spacing w:after="100"/>
      <w:ind w:left="1320"/>
    </w:pPr>
  </w:style>
  <w:style w:type="paragraph" w:styleId="TM8">
    <w:name w:val="toc 8"/>
    <w:basedOn w:val="Normal"/>
    <w:next w:val="Normal"/>
    <w:autoRedefine/>
    <w:uiPriority w:val="39"/>
    <w:unhideWhenUsed/>
    <w:rsid w:val="00BB4D03"/>
    <w:pPr>
      <w:spacing w:after="100"/>
      <w:ind w:left="1540"/>
    </w:pPr>
  </w:style>
  <w:style w:type="paragraph" w:styleId="TM9">
    <w:name w:val="toc 9"/>
    <w:basedOn w:val="Normal"/>
    <w:next w:val="Normal"/>
    <w:autoRedefine/>
    <w:uiPriority w:val="39"/>
    <w:unhideWhenUsed/>
    <w:rsid w:val="00BB4D03"/>
    <w:pPr>
      <w:spacing w:after="100"/>
      <w:ind w:left="1760"/>
    </w:pPr>
  </w:style>
  <w:style w:type="table" w:styleId="Grilledutableau">
    <w:name w:val="Table Grid"/>
    <w:basedOn w:val="TableauNormal"/>
    <w:uiPriority w:val="39"/>
    <w:rsid w:val="00BB4D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rfield">
    <w:name w:val="fr_field"/>
    <w:basedOn w:val="Normal"/>
    <w:rsid w:val="00BB4D03"/>
    <w:pPr>
      <w:spacing w:before="100" w:beforeAutospacing="1" w:after="100" w:afterAutospacing="1"/>
    </w:pPr>
    <w:rPr>
      <w:lang w:val="de-DE" w:eastAsia="de-DE"/>
    </w:rPr>
  </w:style>
  <w:style w:type="character" w:customStyle="1" w:styleId="highwire-citation-authors">
    <w:name w:val="highwire-citation-authors"/>
    <w:basedOn w:val="Policepardfaut"/>
    <w:rsid w:val="00BB4D03"/>
  </w:style>
  <w:style w:type="character" w:customStyle="1" w:styleId="highwire-citation-author">
    <w:name w:val="highwire-citation-author"/>
    <w:basedOn w:val="Policepardfaut"/>
    <w:rsid w:val="00BB4D03"/>
  </w:style>
  <w:style w:type="character" w:customStyle="1" w:styleId="nlm-suffix">
    <w:name w:val="nlm-suffix"/>
    <w:basedOn w:val="Policepardfaut"/>
    <w:rsid w:val="00BB4D03"/>
  </w:style>
  <w:style w:type="character" w:customStyle="1" w:styleId="highwire-cite-metadata-journal">
    <w:name w:val="highwire-cite-metadata-journal"/>
    <w:basedOn w:val="Policepardfaut"/>
    <w:rsid w:val="00BB4D03"/>
  </w:style>
  <w:style w:type="character" w:customStyle="1" w:styleId="highwire-cite-metadata-date">
    <w:name w:val="highwire-cite-metadata-date"/>
    <w:basedOn w:val="Policepardfaut"/>
    <w:rsid w:val="00BB4D03"/>
  </w:style>
  <w:style w:type="character" w:customStyle="1" w:styleId="highwire-cite-metadata-volume">
    <w:name w:val="highwire-cite-metadata-volume"/>
    <w:basedOn w:val="Policepardfaut"/>
    <w:rsid w:val="00BB4D03"/>
  </w:style>
  <w:style w:type="character" w:customStyle="1" w:styleId="highwire-cite-metadata-issue">
    <w:name w:val="highwire-cite-metadata-issue"/>
    <w:basedOn w:val="Policepardfaut"/>
    <w:rsid w:val="00BB4D03"/>
  </w:style>
  <w:style w:type="character" w:customStyle="1" w:styleId="highwire-cite-metadata-pages">
    <w:name w:val="highwire-cite-metadata-pages"/>
    <w:basedOn w:val="Policepardfaut"/>
    <w:rsid w:val="00BB4D03"/>
  </w:style>
  <w:style w:type="character" w:customStyle="1" w:styleId="highwire-cite-metadata-papdate">
    <w:name w:val="highwire-cite-metadata-papdate"/>
    <w:basedOn w:val="Policepardfaut"/>
    <w:rsid w:val="00BB4D03"/>
  </w:style>
  <w:style w:type="character" w:customStyle="1" w:styleId="highwire-cite-metadata-doi">
    <w:name w:val="highwire-cite-metadata-doi"/>
    <w:basedOn w:val="Policepardfaut"/>
    <w:rsid w:val="00BB4D03"/>
  </w:style>
  <w:style w:type="character" w:customStyle="1" w:styleId="author">
    <w:name w:val="author"/>
    <w:basedOn w:val="Policepardfaut"/>
    <w:rsid w:val="00BB4D03"/>
  </w:style>
  <w:style w:type="character" w:customStyle="1" w:styleId="pubyear">
    <w:name w:val="pubyear"/>
    <w:basedOn w:val="Policepardfaut"/>
    <w:rsid w:val="00BB4D03"/>
  </w:style>
  <w:style w:type="character" w:customStyle="1" w:styleId="articletitle">
    <w:name w:val="articletitle"/>
    <w:basedOn w:val="Policepardfaut"/>
    <w:rsid w:val="00BB4D03"/>
  </w:style>
  <w:style w:type="character" w:customStyle="1" w:styleId="vol">
    <w:name w:val="vol"/>
    <w:basedOn w:val="Policepardfaut"/>
    <w:rsid w:val="00BB4D03"/>
  </w:style>
  <w:style w:type="character" w:customStyle="1" w:styleId="pagefirst">
    <w:name w:val="pagefirst"/>
    <w:basedOn w:val="Policepardfaut"/>
    <w:rsid w:val="00BB4D03"/>
  </w:style>
  <w:style w:type="character" w:customStyle="1" w:styleId="pagelast">
    <w:name w:val="pagelast"/>
    <w:basedOn w:val="Policepardfaut"/>
    <w:rsid w:val="00BB4D03"/>
  </w:style>
  <w:style w:type="character" w:customStyle="1" w:styleId="s1">
    <w:name w:val="s1"/>
    <w:basedOn w:val="Policepardfaut"/>
    <w:rsid w:val="00BB4D03"/>
    <w:rPr>
      <w:rFonts w:ascii="Helvetica" w:hAnsi="Helvetica" w:hint="default"/>
      <w:sz w:val="10"/>
      <w:szCs w:val="10"/>
    </w:rPr>
  </w:style>
  <w:style w:type="table" w:customStyle="1" w:styleId="LightList-Accent11">
    <w:name w:val="Light List - Accent 11"/>
    <w:basedOn w:val="TableauNormal"/>
    <w:uiPriority w:val="61"/>
    <w:rsid w:val="00BB4D03"/>
    <w:pPr>
      <w:widowControl/>
    </w:pPr>
    <w:rPr>
      <w:rFonts w:asciiTheme="minorHAnsi" w:eastAsiaTheme="minorHAnsi" w:hAnsiTheme="minorHAnsi"/>
      <w:lang w:val="el-GR" w:eastAsia="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customStyle="1" w:styleId="Pa18">
    <w:name w:val="Pa18"/>
    <w:basedOn w:val="Normal"/>
    <w:next w:val="Normal"/>
    <w:uiPriority w:val="99"/>
    <w:rsid w:val="00BB4D03"/>
    <w:pPr>
      <w:autoSpaceDE w:val="0"/>
      <w:autoSpaceDN w:val="0"/>
      <w:adjustRightInd w:val="0"/>
      <w:spacing w:line="171" w:lineRule="atLeast"/>
    </w:pPr>
    <w:rPr>
      <w:rFonts w:ascii="Frutiger LT Pro 47 Light Cn" w:hAnsi="Frutiger LT Pro 47 Light Cn"/>
      <w:lang w:val="el-GR"/>
    </w:rPr>
  </w:style>
  <w:style w:type="paragraph" w:customStyle="1" w:styleId="Pa19">
    <w:name w:val="Pa19"/>
    <w:basedOn w:val="Normal"/>
    <w:next w:val="Normal"/>
    <w:uiPriority w:val="99"/>
    <w:rsid w:val="00BB4D03"/>
    <w:pPr>
      <w:autoSpaceDE w:val="0"/>
      <w:autoSpaceDN w:val="0"/>
      <w:adjustRightInd w:val="0"/>
      <w:spacing w:line="141" w:lineRule="atLeast"/>
    </w:pPr>
    <w:rPr>
      <w:rFonts w:ascii="Frutiger LT Pro 57 Condensed" w:hAnsi="Frutiger LT Pro 57 Condensed"/>
      <w:lang w:val="el-GR"/>
    </w:rPr>
  </w:style>
  <w:style w:type="character" w:customStyle="1" w:styleId="inline-formula">
    <w:name w:val="inline-formula"/>
    <w:basedOn w:val="Policepardfaut"/>
    <w:rsid w:val="00BB4D03"/>
  </w:style>
  <w:style w:type="character" w:customStyle="1" w:styleId="cit">
    <w:name w:val="cit"/>
    <w:basedOn w:val="Policepardfaut"/>
    <w:rsid w:val="00BB4D03"/>
  </w:style>
  <w:style w:type="table" w:customStyle="1" w:styleId="6-11">
    <w:name w:val="Πίνακας 6 με έγχρωμο πλέγμα - Έμφαση 11"/>
    <w:basedOn w:val="TableauNormal"/>
    <w:uiPriority w:val="51"/>
    <w:rsid w:val="00BB4D03"/>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1">
    <w:name w:val="1"/>
    <w:basedOn w:val="TableauNormal"/>
    <w:rsid w:val="00BB4D03"/>
    <w:tblPr>
      <w:tblStyleRowBandSize w:val="1"/>
      <w:tblStyleColBandSize w:val="1"/>
      <w:tblCellMar>
        <w:top w:w="28" w:type="dxa"/>
        <w:left w:w="28" w:type="dxa"/>
        <w:bottom w:w="28" w:type="dxa"/>
        <w:right w:w="28" w:type="dxa"/>
      </w:tblCellMar>
    </w:tblPr>
  </w:style>
  <w:style w:type="paragraph" w:customStyle="1" w:styleId="Default">
    <w:name w:val="Default"/>
    <w:rsid w:val="00BB4D03"/>
    <w:pPr>
      <w:widowControl/>
      <w:autoSpaceDE w:val="0"/>
      <w:autoSpaceDN w:val="0"/>
      <w:adjustRightInd w:val="0"/>
    </w:pPr>
    <w:rPr>
      <w:rFonts w:cs="Times New Roman"/>
      <w:color w:val="000000"/>
      <w:sz w:val="24"/>
      <w:szCs w:val="24"/>
      <w:lang w:val="en-US"/>
    </w:rPr>
  </w:style>
  <w:style w:type="character" w:customStyle="1" w:styleId="Mentionnonrsolue1">
    <w:name w:val="Mention non résolue1"/>
    <w:basedOn w:val="Policepardfaut"/>
    <w:uiPriority w:val="99"/>
    <w:semiHidden/>
    <w:unhideWhenUsed/>
    <w:rsid w:val="00BB4D03"/>
    <w:rPr>
      <w:color w:val="605E5C"/>
      <w:shd w:val="clear" w:color="auto" w:fill="E1DFDD"/>
    </w:rPr>
  </w:style>
  <w:style w:type="paragraph" w:customStyle="1" w:styleId="AR6Chap7Level0">
    <w:name w:val="AR6 Chap 7 Level 0"/>
    <w:basedOn w:val="Titre1"/>
    <w:next w:val="AR6BodyText"/>
    <w:qFormat/>
    <w:rsid w:val="00BB4D03"/>
    <w:pPr>
      <w:ind w:left="432" w:hanging="432"/>
    </w:pPr>
  </w:style>
  <w:style w:type="paragraph" w:customStyle="1" w:styleId="AR6Chap7Level171">
    <w:name w:val="AR6 Chap 7 Level 1 (7.1)"/>
    <w:basedOn w:val="Titre2"/>
    <w:next w:val="AR6BodyText"/>
    <w:qFormat/>
    <w:rsid w:val="00BB4D03"/>
    <w:pPr>
      <w:ind w:left="576" w:hanging="576"/>
    </w:pPr>
  </w:style>
  <w:style w:type="paragraph" w:customStyle="1" w:styleId="AR6Chap7Level2711">
    <w:name w:val="AR6 Chap 7 Level 2 (7.1.1)"/>
    <w:basedOn w:val="Titre3"/>
    <w:qFormat/>
    <w:rsid w:val="00BB4D03"/>
    <w:pPr>
      <w:ind w:left="720" w:hanging="720"/>
    </w:pPr>
  </w:style>
  <w:style w:type="paragraph" w:customStyle="1" w:styleId="AR6Chap7Level37111">
    <w:name w:val="AR6 Chap 7 Level 3 (7.1.1.1)"/>
    <w:basedOn w:val="AR6BodyText"/>
    <w:next w:val="AR6BodyText"/>
    <w:link w:val="AR6Chap7Level37111Car"/>
    <w:qFormat/>
    <w:rsid w:val="00BB4D03"/>
    <w:pPr>
      <w:ind w:left="864" w:hanging="864"/>
    </w:pPr>
    <w:rPr>
      <w:rFonts w:eastAsiaTheme="majorEastAsia" w:cstheme="majorBidi"/>
      <w:i/>
      <w:lang w:val="en-US" w:eastAsia="en-US"/>
    </w:rPr>
  </w:style>
  <w:style w:type="paragraph" w:customStyle="1" w:styleId="AR6Chap7Level471111">
    <w:name w:val="AR6 Chap 7 Level 4 (7.1.1.1.1)"/>
    <w:basedOn w:val="Titre5"/>
    <w:next w:val="AR6BodyText"/>
    <w:qFormat/>
    <w:rsid w:val="00BB4D03"/>
    <w:pPr>
      <w:ind w:left="1008" w:hanging="1008"/>
    </w:pPr>
  </w:style>
  <w:style w:type="character" w:customStyle="1" w:styleId="AR6Chap7Level37111Car">
    <w:name w:val="AR6 Chap 7 Level 3 (7.1.1.1) Car"/>
    <w:basedOn w:val="Titre4Car"/>
    <w:link w:val="AR6Chap7Level37111"/>
    <w:rsid w:val="00BB4D03"/>
    <w:rPr>
      <w:rFonts w:eastAsiaTheme="majorEastAsia" w:cstheme="majorBidi"/>
      <w:b w:val="0"/>
      <w:i/>
      <w:iCs w:val="0"/>
      <w:color w:val="000000"/>
      <w:sz w:val="24"/>
      <w:szCs w:val="24"/>
      <w:lang w:val="en-US" w:eastAsia="en-US"/>
    </w:rPr>
  </w:style>
  <w:style w:type="paragraph" w:customStyle="1" w:styleId="AR6Chap7Table">
    <w:name w:val="AR6 Chap 7 Table"/>
    <w:basedOn w:val="AR6BodyText"/>
    <w:next w:val="AR6BodyText"/>
    <w:link w:val="AR6Chap7TableCar"/>
    <w:qFormat/>
    <w:rsid w:val="00BB4D03"/>
    <w:pPr>
      <w:widowControl/>
      <w:tabs>
        <w:tab w:val="left" w:pos="1134"/>
      </w:tabs>
      <w:spacing w:line="259" w:lineRule="auto"/>
      <w:ind w:left="1134" w:hanging="1134"/>
    </w:pPr>
    <w:rPr>
      <w:sz w:val="20"/>
      <w:lang w:val="en-US"/>
    </w:rPr>
  </w:style>
  <w:style w:type="character" w:customStyle="1" w:styleId="AR6Chap7TableCar">
    <w:name w:val="AR6 Chap 7 Table Car"/>
    <w:basedOn w:val="Policepardfaut"/>
    <w:link w:val="AR6Chap7Table"/>
    <w:rsid w:val="00BB4D03"/>
    <w:rPr>
      <w:sz w:val="20"/>
      <w:lang w:val="en-US"/>
    </w:rPr>
  </w:style>
  <w:style w:type="paragraph" w:styleId="Textebrut">
    <w:name w:val="Plain Text"/>
    <w:basedOn w:val="Normal"/>
    <w:link w:val="TextebrutCar"/>
    <w:uiPriority w:val="99"/>
    <w:unhideWhenUsed/>
    <w:rsid w:val="00BB4D03"/>
    <w:rPr>
      <w:rFonts w:ascii="Consolas" w:hAnsi="Consolas"/>
      <w:szCs w:val="21"/>
    </w:rPr>
  </w:style>
  <w:style w:type="character" w:customStyle="1" w:styleId="TextebrutCar">
    <w:name w:val="Texte brut Car"/>
    <w:basedOn w:val="Policepardfaut"/>
    <w:link w:val="Textebrut"/>
    <w:uiPriority w:val="99"/>
    <w:rsid w:val="00BB4D03"/>
    <w:rPr>
      <w:rFonts w:ascii="Consolas" w:hAnsi="Consolas"/>
      <w:sz w:val="21"/>
      <w:szCs w:val="21"/>
      <w:lang w:val="en-US"/>
    </w:rPr>
  </w:style>
  <w:style w:type="character" w:styleId="Lienhypertextesuivivisit">
    <w:name w:val="FollowedHyperlink"/>
    <w:basedOn w:val="Policepardfaut"/>
    <w:uiPriority w:val="99"/>
    <w:semiHidden/>
    <w:unhideWhenUsed/>
    <w:rsid w:val="00665CCD"/>
    <w:rPr>
      <w:color w:val="954F72" w:themeColor="followedHyperlink"/>
      <w:u w:val="single"/>
    </w:rPr>
  </w:style>
  <w:style w:type="character" w:customStyle="1" w:styleId="Mentionnonrsolue2">
    <w:name w:val="Mention non résolue2"/>
    <w:basedOn w:val="Policepardfaut"/>
    <w:uiPriority w:val="99"/>
    <w:rsid w:val="00BB4D03"/>
    <w:rPr>
      <w:color w:val="605E5C"/>
      <w:shd w:val="clear" w:color="auto" w:fill="E1DFDD"/>
    </w:rPr>
  </w:style>
  <w:style w:type="character" w:customStyle="1" w:styleId="Heading7Char1">
    <w:name w:val="Heading 7 Char1"/>
    <w:basedOn w:val="Policepardfaut"/>
    <w:uiPriority w:val="9"/>
    <w:semiHidden/>
    <w:rsid w:val="00BB4D03"/>
    <w:rPr>
      <w:rFonts w:asciiTheme="majorHAnsi" w:eastAsiaTheme="majorEastAsia" w:hAnsiTheme="majorHAnsi" w:cstheme="majorBidi"/>
      <w:i/>
      <w:iCs/>
      <w:color w:val="1F4D78" w:themeColor="accent1" w:themeShade="7F"/>
    </w:rPr>
  </w:style>
  <w:style w:type="character" w:customStyle="1" w:styleId="Heading8Char1">
    <w:name w:val="Heading 8 Char1"/>
    <w:basedOn w:val="Policepardfaut"/>
    <w:uiPriority w:val="9"/>
    <w:semiHidden/>
    <w:rsid w:val="00BB4D03"/>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Policepardfaut"/>
    <w:uiPriority w:val="9"/>
    <w:semiHidden/>
    <w:rsid w:val="00BB4D03"/>
    <w:rPr>
      <w:rFonts w:asciiTheme="majorHAnsi" w:eastAsiaTheme="majorEastAsia" w:hAnsiTheme="majorHAnsi" w:cstheme="majorBidi"/>
      <w:i/>
      <w:iCs/>
      <w:color w:val="272727" w:themeColor="text1" w:themeTint="D8"/>
      <w:sz w:val="21"/>
      <w:szCs w:val="21"/>
    </w:rPr>
  </w:style>
  <w:style w:type="character" w:customStyle="1" w:styleId="Heading1Char1">
    <w:name w:val="Heading 1 Char1"/>
    <w:basedOn w:val="Policepardfaut"/>
    <w:rsid w:val="00BB4D03"/>
    <w:rPr>
      <w:rFonts w:eastAsiaTheme="majorEastAsia" w:cstheme="majorBidi"/>
      <w:b/>
      <w:sz w:val="24"/>
      <w:szCs w:val="32"/>
    </w:rPr>
  </w:style>
  <w:style w:type="character" w:customStyle="1" w:styleId="Heading2Char1">
    <w:name w:val="Heading 2 Char1"/>
    <w:basedOn w:val="Policepardfaut"/>
    <w:rsid w:val="00BB4D03"/>
    <w:rPr>
      <w:rFonts w:eastAsiaTheme="majorEastAsia" w:cstheme="majorBidi"/>
      <w:b/>
      <w:szCs w:val="26"/>
      <w:lang w:eastAsia="en-US"/>
    </w:rPr>
  </w:style>
  <w:style w:type="character" w:customStyle="1" w:styleId="Heading3Char1">
    <w:name w:val="Heading 3 Char1"/>
    <w:basedOn w:val="Policepardfaut"/>
    <w:rsid w:val="00BB4D03"/>
    <w:rPr>
      <w:rFonts w:eastAsiaTheme="majorEastAsia" w:cstheme="majorBidi"/>
      <w:b/>
      <w:i/>
      <w:szCs w:val="24"/>
      <w:lang w:eastAsia="en-US"/>
    </w:rPr>
  </w:style>
  <w:style w:type="character" w:customStyle="1" w:styleId="Heading4Char1">
    <w:name w:val="Heading 4 Char1"/>
    <w:basedOn w:val="Policepardfaut"/>
    <w:rsid w:val="00BB4D03"/>
    <w:rPr>
      <w:rFonts w:eastAsiaTheme="majorEastAsia" w:cstheme="majorBidi"/>
      <w:i/>
      <w:iCs/>
      <w:lang w:eastAsia="en-US"/>
    </w:rPr>
  </w:style>
  <w:style w:type="character" w:customStyle="1" w:styleId="Heading5Char1">
    <w:name w:val="Heading 5 Char1"/>
    <w:basedOn w:val="Policepardfaut"/>
    <w:rsid w:val="00BB4D03"/>
    <w:rPr>
      <w:rFonts w:eastAsiaTheme="majorEastAsia" w:cstheme="majorBidi"/>
      <w:i/>
      <w:lang w:eastAsia="en-US"/>
    </w:rPr>
  </w:style>
  <w:style w:type="character" w:customStyle="1" w:styleId="Heading6Char1">
    <w:name w:val="Heading 6 Char1"/>
    <w:basedOn w:val="Policepardfaut"/>
    <w:uiPriority w:val="9"/>
    <w:rsid w:val="00BB4D03"/>
    <w:rPr>
      <w:rFonts w:asciiTheme="majorHAnsi" w:eastAsiaTheme="majorEastAsia" w:hAnsiTheme="majorHAnsi" w:cstheme="majorBidi"/>
      <w:color w:val="1F4D78" w:themeColor="accent1" w:themeShade="7F"/>
    </w:rPr>
  </w:style>
  <w:style w:type="paragraph" w:styleId="PrformatHTML">
    <w:name w:val="HTML Preformatted"/>
    <w:basedOn w:val="Normal"/>
    <w:link w:val="PrformatHTMLCar"/>
    <w:uiPriority w:val="99"/>
    <w:unhideWhenUsed/>
    <w:rsid w:val="00BB4D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HTMLCar">
    <w:name w:val="Préformaté HTML Car"/>
    <w:basedOn w:val="Policepardfaut"/>
    <w:link w:val="PrformatHTML"/>
    <w:uiPriority w:val="99"/>
    <w:rsid w:val="00BB4D03"/>
    <w:rPr>
      <w:rFonts w:ascii="Courier New" w:hAnsi="Courier New" w:cs="Courier New"/>
      <w:sz w:val="20"/>
      <w:szCs w:val="20"/>
    </w:rPr>
  </w:style>
  <w:style w:type="paragraph" w:customStyle="1" w:styleId="ar6bodytext0">
    <w:name w:val="ar6bodytext"/>
    <w:basedOn w:val="Normal"/>
    <w:rsid w:val="00BB4D03"/>
    <w:pPr>
      <w:spacing w:before="100" w:beforeAutospacing="1" w:after="100" w:afterAutospacing="1"/>
    </w:pPr>
  </w:style>
  <w:style w:type="paragraph" w:customStyle="1" w:styleId="AR6TSLevel1TS1">
    <w:name w:val="AR6 TS Level 1 (TS.1)"/>
    <w:basedOn w:val="Titre2"/>
    <w:next w:val="AR6BodyText"/>
    <w:link w:val="AR6TSLevel1TS1Car"/>
    <w:qFormat/>
    <w:rsid w:val="00BB4D03"/>
    <w:pPr>
      <w:numPr>
        <w:ilvl w:val="1"/>
      </w:numPr>
      <w:ind w:left="576" w:hanging="576"/>
    </w:pPr>
  </w:style>
  <w:style w:type="character" w:customStyle="1" w:styleId="AR6TSLevel1TS1Car">
    <w:name w:val="AR6 TS Level 1 (TS.1) Car"/>
    <w:basedOn w:val="Heading2Char1"/>
    <w:link w:val="AR6TSLevel1TS1"/>
    <w:rsid w:val="00BB4D03"/>
    <w:rPr>
      <w:rFonts w:eastAsiaTheme="majorEastAsia" w:cstheme="majorBidi"/>
      <w:b/>
      <w:szCs w:val="26"/>
      <w:lang w:eastAsia="en-US"/>
    </w:rPr>
  </w:style>
  <w:style w:type="paragraph" w:customStyle="1" w:styleId="AR6TSLevel0">
    <w:name w:val="AR6 TS Level 0"/>
    <w:basedOn w:val="Normal"/>
    <w:rsid w:val="00BB4D03"/>
    <w:pPr>
      <w:ind w:left="432" w:hanging="432"/>
      <w:jc w:val="center"/>
    </w:pPr>
    <w:rPr>
      <w:rFonts w:eastAsiaTheme="majorEastAsia" w:cstheme="majorBidi"/>
      <w:b/>
      <w:szCs w:val="32"/>
    </w:rPr>
  </w:style>
  <w:style w:type="table" w:customStyle="1" w:styleId="3">
    <w:name w:val="3"/>
    <w:basedOn w:val="TableauNormal"/>
    <w:rsid w:val="00A05B04"/>
    <w:pPr>
      <w:widowControl/>
    </w:pPr>
    <w:rPr>
      <w:rFonts w:cs="Times New Roman"/>
      <w:sz w:val="20"/>
      <w:szCs w:val="20"/>
      <w:lang w:val="en-US" w:eastAsia="en-US"/>
    </w:rPr>
    <w:tblPr>
      <w:tblStyleRowBandSize w:val="1"/>
      <w:tblStyleColBandSize w:val="1"/>
      <w:tblCellMar>
        <w:top w:w="28" w:type="dxa"/>
        <w:left w:w="28" w:type="dxa"/>
        <w:bottom w:w="28" w:type="dxa"/>
        <w:right w:w="28" w:type="dxa"/>
      </w:tblCellMar>
    </w:tblPr>
  </w:style>
  <w:style w:type="character" w:customStyle="1" w:styleId="Mentionnonrsolue3">
    <w:name w:val="Mention non résolue3"/>
    <w:uiPriority w:val="99"/>
    <w:semiHidden/>
    <w:unhideWhenUsed/>
    <w:rsid w:val="00A05B04"/>
    <w:rPr>
      <w:color w:val="605E5C"/>
      <w:shd w:val="clear" w:color="auto" w:fill="E1DFDD"/>
    </w:rPr>
  </w:style>
  <w:style w:type="character" w:customStyle="1" w:styleId="UnresolvedMention1">
    <w:name w:val="Unresolved Mention1"/>
    <w:uiPriority w:val="99"/>
    <w:semiHidden/>
    <w:unhideWhenUsed/>
    <w:rsid w:val="00A05B04"/>
    <w:rPr>
      <w:color w:val="605E5C"/>
      <w:shd w:val="clear" w:color="auto" w:fill="E1DFDD"/>
    </w:rPr>
  </w:style>
  <w:style w:type="character" w:customStyle="1" w:styleId="UnresolvedMention2">
    <w:name w:val="Unresolved Mention2"/>
    <w:uiPriority w:val="99"/>
    <w:semiHidden/>
    <w:unhideWhenUsed/>
    <w:rsid w:val="00A05B04"/>
    <w:rPr>
      <w:color w:val="605E5C"/>
      <w:shd w:val="clear" w:color="auto" w:fill="E1DFDD"/>
    </w:rPr>
  </w:style>
  <w:style w:type="character" w:customStyle="1" w:styleId="c-bibliographic-informationvalue">
    <w:name w:val="c-bibliographic-information__value"/>
    <w:basedOn w:val="Policepardfaut"/>
    <w:rsid w:val="00A05B04"/>
  </w:style>
  <w:style w:type="table" w:customStyle="1" w:styleId="GridTable4-Accent11">
    <w:name w:val="Grid Table 4 - Accent 11"/>
    <w:basedOn w:val="TableauNormal"/>
    <w:uiPriority w:val="49"/>
    <w:rsid w:val="00A05B04"/>
    <w:pPr>
      <w:widowControl/>
    </w:pPr>
    <w:rPr>
      <w:rFonts w:eastAsia="MS Mincho" w:cs="Times New Roman"/>
      <w:sz w:val="20"/>
      <w:szCs w:val="20"/>
      <w:lang w:val="en-US"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character" w:customStyle="1" w:styleId="UnresolvedMention3">
    <w:name w:val="Unresolved Mention3"/>
    <w:uiPriority w:val="99"/>
    <w:semiHidden/>
    <w:unhideWhenUsed/>
    <w:rsid w:val="00A05B04"/>
    <w:rPr>
      <w:color w:val="605E5C"/>
      <w:shd w:val="clear" w:color="auto" w:fill="E1DFDD"/>
    </w:rPr>
  </w:style>
  <w:style w:type="character" w:styleId="CitationHTML">
    <w:name w:val="HTML Cite"/>
    <w:uiPriority w:val="99"/>
    <w:semiHidden/>
    <w:unhideWhenUsed/>
    <w:rsid w:val="00A05B04"/>
    <w:rPr>
      <w:i/>
      <w:iCs/>
    </w:rPr>
  </w:style>
  <w:style w:type="character" w:customStyle="1" w:styleId="gmail-im">
    <w:name w:val="gmail-im"/>
    <w:basedOn w:val="Policepardfaut"/>
    <w:rsid w:val="00A05B04"/>
  </w:style>
  <w:style w:type="table" w:customStyle="1" w:styleId="TableauGrille4-Accentuation11">
    <w:name w:val="Tableau Grille 4 - Accentuation 11"/>
    <w:basedOn w:val="TableauNormal"/>
    <w:uiPriority w:val="49"/>
    <w:rsid w:val="00A05B04"/>
    <w:pPr>
      <w:widowControl/>
    </w:pPr>
    <w:rPr>
      <w:rFonts w:eastAsia="MS Mincho" w:cs="Times New Roman"/>
      <w:sz w:val="20"/>
      <w:szCs w:val="20"/>
      <w:lang w:val="en-US"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customStyle="1" w:styleId="AR6Chap7Figure">
    <w:name w:val="AR6 Chap 7 Figure"/>
    <w:basedOn w:val="AR6BodyText"/>
    <w:next w:val="AR6BodyText"/>
    <w:link w:val="AR6Chap7FigureCar"/>
    <w:qFormat/>
    <w:rsid w:val="00A05B04"/>
    <w:pPr>
      <w:ind w:left="1134" w:hanging="1134"/>
    </w:pPr>
    <w:rPr>
      <w:rFonts w:cs="Times New Roman"/>
      <w:sz w:val="20"/>
      <w:lang w:val="en-US"/>
    </w:rPr>
  </w:style>
  <w:style w:type="character" w:customStyle="1" w:styleId="AR6Chap7FigureCar">
    <w:name w:val="AR6 Chap 7 Figure Car"/>
    <w:link w:val="AR6Chap7Figure"/>
    <w:rsid w:val="00A05B04"/>
    <w:rPr>
      <w:rFonts w:cs="Times New Roman"/>
      <w:sz w:val="20"/>
      <w:lang w:val="en-US"/>
    </w:rPr>
  </w:style>
  <w:style w:type="character" w:customStyle="1" w:styleId="10">
    <w:name w:val="Προεπιλεγμένη γραμματοσειρά1"/>
    <w:rsid w:val="00A05B04"/>
  </w:style>
  <w:style w:type="paragraph" w:customStyle="1" w:styleId="11">
    <w:name w:val="Απλό κείμενο1"/>
    <w:basedOn w:val="Normal"/>
    <w:rsid w:val="00A05B04"/>
    <w:pPr>
      <w:autoSpaceDN w:val="0"/>
    </w:pPr>
    <w:rPr>
      <w:rFonts w:ascii="Consolas" w:hAnsi="Consolas"/>
      <w:szCs w:val="21"/>
    </w:rPr>
  </w:style>
  <w:style w:type="character" w:customStyle="1" w:styleId="20">
    <w:name w:val="Προεπιλεγμένη γραμματοσειρά2"/>
    <w:rsid w:val="00A05B04"/>
  </w:style>
  <w:style w:type="paragraph" w:customStyle="1" w:styleId="21">
    <w:name w:val="Απλό κείμενο2"/>
    <w:basedOn w:val="Normal"/>
    <w:rsid w:val="00A05B04"/>
    <w:pPr>
      <w:autoSpaceDN w:val="0"/>
    </w:pPr>
    <w:rPr>
      <w:rFonts w:ascii="Consolas" w:hAnsi="Consolas"/>
      <w:szCs w:val="21"/>
    </w:rPr>
  </w:style>
  <w:style w:type="paragraph" w:customStyle="1" w:styleId="12">
    <w:name w:val="Βασικό1"/>
    <w:rsid w:val="00A05B04"/>
    <w:pPr>
      <w:widowControl/>
      <w:suppressAutoHyphens/>
      <w:autoSpaceDN w:val="0"/>
      <w:spacing w:after="160" w:line="251" w:lineRule="auto"/>
      <w:textAlignment w:val="baseline"/>
    </w:pPr>
    <w:rPr>
      <w:rFonts w:ascii="Calibri" w:eastAsia="Calibri" w:hAnsi="Calibri" w:cs="Times New Roman"/>
      <w:lang w:val="el-GR" w:eastAsia="en-US"/>
    </w:rPr>
  </w:style>
  <w:style w:type="character" w:customStyle="1" w:styleId="30">
    <w:name w:val="Προεπιλεγμένη γραμματοσειρά3"/>
    <w:rsid w:val="00A05B04"/>
  </w:style>
  <w:style w:type="character" w:customStyle="1" w:styleId="4">
    <w:name w:val="Προεπιλεγμένη γραμματοσειρά4"/>
    <w:rsid w:val="00A05B04"/>
  </w:style>
  <w:style w:type="character" w:styleId="Textedelespacerserv">
    <w:name w:val="Placeholder Text"/>
    <w:uiPriority w:val="99"/>
    <w:semiHidden/>
    <w:rsid w:val="00A05B04"/>
    <w:rPr>
      <w:color w:val="808080"/>
    </w:rPr>
  </w:style>
  <w:style w:type="character" w:styleId="lev">
    <w:name w:val="Strong"/>
    <w:uiPriority w:val="22"/>
    <w:qFormat/>
    <w:rsid w:val="00A05B04"/>
    <w:rPr>
      <w:b/>
      <w:bCs/>
    </w:rPr>
  </w:style>
  <w:style w:type="character" w:customStyle="1" w:styleId="Mentionnonrsolue4">
    <w:name w:val="Mention non résolue4"/>
    <w:uiPriority w:val="99"/>
    <w:semiHidden/>
    <w:unhideWhenUsed/>
    <w:rsid w:val="00A05B04"/>
    <w:rPr>
      <w:color w:val="605E5C"/>
      <w:shd w:val="clear" w:color="auto" w:fill="E1DFDD"/>
    </w:rPr>
  </w:style>
  <w:style w:type="paragraph" w:customStyle="1" w:styleId="EndNoteBibliography">
    <w:name w:val="EndNote Bibliography"/>
    <w:basedOn w:val="Normal"/>
    <w:link w:val="EndNoteBibliographyChar"/>
    <w:rsid w:val="00665CCD"/>
    <w:rPr>
      <w:noProof/>
    </w:rPr>
  </w:style>
  <w:style w:type="character" w:customStyle="1" w:styleId="EndNoteBibliographyChar">
    <w:name w:val="EndNote Bibliography Char"/>
    <w:basedOn w:val="Policepardfaut"/>
    <w:link w:val="EndNoteBibliography"/>
    <w:rsid w:val="00665CCD"/>
    <w:rPr>
      <w:rFonts w:eastAsia="Times New Roman" w:cs="Times New Roman"/>
      <w:noProof/>
      <w:color w:val="000000"/>
      <w:sz w:val="24"/>
      <w:szCs w:val="24"/>
      <w:lang w:val="en-US" w:eastAsia="en-US"/>
    </w:rPr>
  </w:style>
  <w:style w:type="character" w:customStyle="1" w:styleId="UnresolvedMention4">
    <w:name w:val="Unresolved Mention4"/>
    <w:uiPriority w:val="99"/>
    <w:semiHidden/>
    <w:unhideWhenUsed/>
    <w:rsid w:val="00A05B04"/>
    <w:rPr>
      <w:color w:val="605E5C"/>
      <w:shd w:val="clear" w:color="auto" w:fill="E1DFDD"/>
    </w:rPr>
  </w:style>
  <w:style w:type="character" w:customStyle="1" w:styleId="ar6bodytextcar0">
    <w:name w:val="ar6bodytextcar"/>
    <w:basedOn w:val="Policepardfaut"/>
    <w:rsid w:val="00A05B04"/>
  </w:style>
  <w:style w:type="character" w:customStyle="1" w:styleId="UnresolvedMention5">
    <w:name w:val="Unresolved Mention5"/>
    <w:basedOn w:val="Policepardfaut"/>
    <w:uiPriority w:val="99"/>
    <w:semiHidden/>
    <w:unhideWhenUsed/>
    <w:rsid w:val="00AF2E59"/>
    <w:rPr>
      <w:color w:val="605E5C"/>
      <w:shd w:val="clear" w:color="auto" w:fill="E1DFDD"/>
    </w:rPr>
  </w:style>
  <w:style w:type="character" w:customStyle="1" w:styleId="othertitle">
    <w:name w:val="othertitle"/>
    <w:basedOn w:val="Policepardfaut"/>
    <w:rsid w:val="00AF2E59"/>
  </w:style>
  <w:style w:type="table" w:customStyle="1" w:styleId="GridTable4-Accent12">
    <w:name w:val="Grid Table 4 - Accent 12"/>
    <w:basedOn w:val="TableauNormal"/>
    <w:uiPriority w:val="49"/>
    <w:rsid w:val="00DF552C"/>
    <w:rPr>
      <w:rFonts w:eastAsiaTheme="minorEastAsia"/>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FootnoteTextChar2">
    <w:name w:val="Footnote Text Char2"/>
    <w:basedOn w:val="Policepardfaut"/>
    <w:uiPriority w:val="99"/>
    <w:rsid w:val="00DF552C"/>
    <w:rPr>
      <w:rFonts w:eastAsia="MS Mincho" w:cs="Times New Roman"/>
      <w:sz w:val="20"/>
      <w:szCs w:val="24"/>
      <w:lang w:val="x-none" w:eastAsia="x-none"/>
    </w:rPr>
  </w:style>
  <w:style w:type="paragraph" w:customStyle="1" w:styleId="msonormal0">
    <w:name w:val="msonormal"/>
    <w:basedOn w:val="Normal"/>
    <w:rsid w:val="00E578B9"/>
    <w:pPr>
      <w:spacing w:before="100" w:beforeAutospacing="1" w:after="100" w:afterAutospacing="1"/>
    </w:pPr>
  </w:style>
  <w:style w:type="character" w:customStyle="1" w:styleId="UnresolvedMention6">
    <w:name w:val="Unresolved Mention6"/>
    <w:basedOn w:val="Policepardfaut"/>
    <w:uiPriority w:val="99"/>
    <w:semiHidden/>
    <w:unhideWhenUsed/>
    <w:rsid w:val="004B378B"/>
    <w:rPr>
      <w:color w:val="605E5C"/>
      <w:shd w:val="clear" w:color="auto" w:fill="E1DFDD"/>
    </w:rPr>
  </w:style>
  <w:style w:type="table" w:customStyle="1" w:styleId="Grilledutableau1">
    <w:name w:val="Grille du tableau1"/>
    <w:basedOn w:val="TableauNormal"/>
    <w:next w:val="Grilledutableau"/>
    <w:uiPriority w:val="39"/>
    <w:rsid w:val="00930489"/>
    <w:pPr>
      <w:widowControl/>
    </w:pPr>
    <w:rPr>
      <w:rFonts w:asciiTheme="minorHAnsi" w:eastAsiaTheme="minorHAnsi" w:hAnsi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R6Chap1Figure">
    <w:name w:val="AR6 Chap 1 Figure"/>
    <w:basedOn w:val="Normal"/>
    <w:next w:val="Normal"/>
    <w:qFormat/>
    <w:rsid w:val="00267AED"/>
    <w:pPr>
      <w:ind w:left="360" w:hanging="360"/>
    </w:pPr>
    <w:rPr>
      <w:sz w:val="20"/>
    </w:rPr>
  </w:style>
  <w:style w:type="character" w:customStyle="1" w:styleId="UnresolvedMention7">
    <w:name w:val="Unresolved Mention7"/>
    <w:basedOn w:val="Policepardfaut"/>
    <w:uiPriority w:val="99"/>
    <w:semiHidden/>
    <w:unhideWhenUsed/>
    <w:rsid w:val="00BA5BCE"/>
    <w:rPr>
      <w:color w:val="605E5C"/>
      <w:shd w:val="clear" w:color="auto" w:fill="E1DFDD"/>
    </w:rPr>
  </w:style>
  <w:style w:type="paragraph" w:customStyle="1" w:styleId="ReferenceList">
    <w:name w:val="Reference List"/>
    <w:basedOn w:val="Normal"/>
    <w:qFormat/>
    <w:rsid w:val="00665CCD"/>
    <w:pPr>
      <w:tabs>
        <w:tab w:val="left" w:pos="432"/>
      </w:tabs>
      <w:ind w:left="432" w:hanging="432"/>
    </w:pPr>
    <w:rPr>
      <w:rFonts w:ascii="Calibri" w:eastAsia="MS Mincho" w:hAnsi="Calibri" w:cs="Calibri"/>
      <w:noProof/>
      <w:sz w:val="20"/>
    </w:rPr>
  </w:style>
  <w:style w:type="paragraph" w:customStyle="1" w:styleId="ReferenceListNumbered">
    <w:name w:val="Reference List Numbered"/>
    <w:basedOn w:val="Normal"/>
    <w:qFormat/>
    <w:rsid w:val="00665CCD"/>
    <w:pPr>
      <w:tabs>
        <w:tab w:val="left" w:pos="432"/>
      </w:tabs>
      <w:ind w:left="432" w:hanging="432"/>
    </w:pPr>
    <w:rPr>
      <w:rFonts w:ascii="Calibri" w:eastAsia="MS Mincho" w:hAnsi="Calibri" w:cs="Calibri"/>
      <w:noProof/>
      <w:sz w:val="20"/>
    </w:rPr>
  </w:style>
  <w:style w:type="paragraph" w:customStyle="1" w:styleId="Subheader">
    <w:name w:val="Subheader"/>
    <w:basedOn w:val="Normal"/>
    <w:qFormat/>
    <w:rsid w:val="00665CCD"/>
    <w:pPr>
      <w:spacing w:after="60"/>
    </w:pPr>
    <w:rPr>
      <w:rFonts w:asciiTheme="minorHAnsi" w:eastAsia="MS Mincho" w:hAnsiTheme="minorHAnsi"/>
      <w:b/>
    </w:rPr>
  </w:style>
  <w:style w:type="paragraph" w:customStyle="1" w:styleId="FigureCaption">
    <w:name w:val="Figure Caption"/>
    <w:basedOn w:val="Normal"/>
    <w:qFormat/>
    <w:rsid w:val="00665CCD"/>
    <w:rPr>
      <w:rFonts w:ascii="Calibri" w:eastAsia="Arial" w:hAnsi="Calibri" w:cs="Arial"/>
      <w:szCs w:val="20"/>
    </w:rPr>
  </w:style>
  <w:style w:type="paragraph" w:customStyle="1" w:styleId="KeyMessage">
    <w:name w:val="Key Message"/>
    <w:basedOn w:val="Normal"/>
    <w:qFormat/>
    <w:rsid w:val="00665CCD"/>
    <w:pPr>
      <w:ind w:left="360" w:hanging="360"/>
    </w:pPr>
    <w:rPr>
      <w:i/>
    </w:rPr>
  </w:style>
  <w:style w:type="paragraph" w:customStyle="1" w:styleId="KeyMessageTA">
    <w:name w:val="Key Message TA"/>
    <w:basedOn w:val="KeyMessage"/>
    <w:qFormat/>
    <w:rsid w:val="00665CCD"/>
    <w:rPr>
      <w:i w:val="0"/>
    </w:rPr>
  </w:style>
  <w:style w:type="paragraph" w:customStyle="1" w:styleId="HeadingNo">
    <w:name w:val="Heading No #"/>
    <w:basedOn w:val="Titre1"/>
    <w:qFormat/>
    <w:rsid w:val="00665CCD"/>
    <w:pPr>
      <w:contextualSpacing/>
    </w:pPr>
    <w:rPr>
      <w:rFonts w:eastAsia="Arial" w:cs="Arial"/>
      <w:bCs/>
      <w:sz w:val="32"/>
    </w:rPr>
  </w:style>
  <w:style w:type="paragraph" w:customStyle="1" w:styleId="ChapterTitle">
    <w:name w:val="Chapter Title"/>
    <w:basedOn w:val="Normal"/>
    <w:qFormat/>
    <w:rsid w:val="00665CCD"/>
    <w:rPr>
      <w:rFonts w:asciiTheme="minorHAnsi" w:hAnsiTheme="minorHAnsi"/>
      <w:b/>
      <w:color w:val="000000" w:themeColor="text1"/>
      <w:sz w:val="40"/>
    </w:rPr>
  </w:style>
  <w:style w:type="paragraph" w:customStyle="1" w:styleId="NCA4HeaderNumbered">
    <w:name w:val="NCA4 Header Numbered"/>
    <w:basedOn w:val="Titre1"/>
    <w:rsid w:val="00665CCD"/>
    <w:pPr>
      <w:spacing w:before="240"/>
    </w:pPr>
    <w:rPr>
      <w:rFonts w:asciiTheme="majorHAnsi" w:eastAsia="Calibri" w:hAnsiTheme="majorHAnsi"/>
      <w:bCs/>
    </w:rPr>
  </w:style>
  <w:style w:type="paragraph" w:customStyle="1" w:styleId="NCA4ChapterTitle">
    <w:name w:val="NCA4 Chapter Title"/>
    <w:basedOn w:val="NCA4HeaderNumbered"/>
    <w:rsid w:val="00665CCD"/>
    <w:rPr>
      <w:sz w:val="36"/>
    </w:rPr>
  </w:style>
  <w:style w:type="paragraph" w:customStyle="1" w:styleId="NCA4FigureCaption">
    <w:name w:val="NCA4 Figure Caption"/>
    <w:basedOn w:val="Normal"/>
    <w:qFormat/>
    <w:rsid w:val="00665CCD"/>
    <w:rPr>
      <w:rFonts w:ascii="Calibri" w:hAnsi="Calibri"/>
    </w:rPr>
  </w:style>
  <w:style w:type="paragraph" w:customStyle="1" w:styleId="NCA4HeaderUnnumbered">
    <w:name w:val="NCA4 Header Unnumbered"/>
    <w:basedOn w:val="H2"/>
    <w:rsid w:val="00665CCD"/>
  </w:style>
  <w:style w:type="paragraph" w:customStyle="1" w:styleId="NCA4KeyMessage">
    <w:name w:val="NCA4 Key Message"/>
    <w:basedOn w:val="Normal"/>
    <w:qFormat/>
    <w:rsid w:val="00665CCD"/>
    <w:pPr>
      <w:ind w:left="360" w:hanging="360"/>
    </w:pPr>
    <w:rPr>
      <w:i/>
    </w:rPr>
  </w:style>
  <w:style w:type="paragraph" w:customStyle="1" w:styleId="NCA4KeyMessageTA">
    <w:name w:val="NCA4 Key Message TA"/>
    <w:basedOn w:val="NCA4KeyMessage"/>
    <w:qFormat/>
    <w:rsid w:val="00665CCD"/>
    <w:rPr>
      <w:i w:val="0"/>
    </w:rPr>
  </w:style>
  <w:style w:type="paragraph" w:customStyle="1" w:styleId="NCA4Subheader">
    <w:name w:val="NCA4 Subheader"/>
    <w:basedOn w:val="Normal"/>
    <w:rsid w:val="00665CCD"/>
    <w:pPr>
      <w:spacing w:before="240"/>
      <w:jc w:val="both"/>
    </w:pPr>
    <w:rPr>
      <w:rFonts w:ascii="Calibri" w:eastAsia="Calibri" w:hAnsi="Calibri" w:cs="Calibri"/>
      <w:b/>
    </w:rPr>
  </w:style>
  <w:style w:type="paragraph" w:customStyle="1" w:styleId="AuthorEditorHeaders">
    <w:name w:val="Author/Editor Headers"/>
    <w:basedOn w:val="Normal"/>
    <w:rsid w:val="00665CCD"/>
    <w:rPr>
      <w:rFonts w:ascii="Calibri" w:eastAsia="Calibri" w:hAnsi="Calibri" w:cs="Calibri"/>
      <w:b/>
    </w:rPr>
  </w:style>
  <w:style w:type="paragraph" w:customStyle="1" w:styleId="AuthorEditor">
    <w:name w:val="Author/Editor"/>
    <w:basedOn w:val="AuthorEditorHeaders"/>
    <w:rsid w:val="00665CCD"/>
    <w:rPr>
      <w:b w:val="0"/>
    </w:rPr>
  </w:style>
  <w:style w:type="character" w:customStyle="1" w:styleId="Bold">
    <w:name w:val="Bold"/>
    <w:uiPriority w:val="1"/>
    <w:rsid w:val="00665CCD"/>
    <w:rPr>
      <w:b/>
    </w:rPr>
  </w:style>
  <w:style w:type="paragraph" w:customStyle="1" w:styleId="BoxHeading">
    <w:name w:val="Box Heading"/>
    <w:basedOn w:val="Normal"/>
    <w:rsid w:val="00665CCD"/>
    <w:pPr>
      <w:ind w:left="360" w:hanging="360"/>
    </w:pPr>
    <w:rPr>
      <w:rFonts w:asciiTheme="majorHAnsi" w:hAnsiTheme="majorHAnsi"/>
      <w:b/>
      <w:sz w:val="28"/>
    </w:rPr>
  </w:style>
  <w:style w:type="character" w:customStyle="1" w:styleId="CrossRef">
    <w:name w:val="Cross Ref"/>
    <w:basedOn w:val="Policepardfaut"/>
    <w:uiPriority w:val="1"/>
    <w:rsid w:val="00665CCD"/>
    <w:rPr>
      <w:i/>
      <w:color w:val="808080" w:themeColor="background1" w:themeShade="80"/>
    </w:rPr>
  </w:style>
  <w:style w:type="paragraph" w:customStyle="1" w:styleId="EndNoteBibliographyTitle">
    <w:name w:val="EndNote Bibliography Title"/>
    <w:basedOn w:val="Normal"/>
    <w:link w:val="EndNoteBibliographyTitleChar"/>
    <w:rsid w:val="00665CCD"/>
    <w:pPr>
      <w:jc w:val="center"/>
    </w:pPr>
    <w:rPr>
      <w:noProof/>
    </w:rPr>
  </w:style>
  <w:style w:type="character" w:customStyle="1" w:styleId="EndNoteBibliographyTitleChar">
    <w:name w:val="EndNote Bibliography Title Char"/>
    <w:basedOn w:val="Policepardfaut"/>
    <w:link w:val="EndNoteBibliographyTitle"/>
    <w:rsid w:val="00665CCD"/>
    <w:rPr>
      <w:rFonts w:eastAsia="Times New Roman" w:cs="Times New Roman"/>
      <w:noProof/>
      <w:color w:val="000000"/>
      <w:sz w:val="24"/>
      <w:szCs w:val="24"/>
      <w:lang w:val="en-US" w:eastAsia="en-US"/>
    </w:rPr>
  </w:style>
  <w:style w:type="paragraph" w:customStyle="1" w:styleId="FigureTitle">
    <w:name w:val="Figure Title"/>
    <w:basedOn w:val="FigureCaption"/>
    <w:rsid w:val="00665CCD"/>
    <w:rPr>
      <w:b/>
    </w:rPr>
  </w:style>
  <w:style w:type="paragraph" w:customStyle="1" w:styleId="H2">
    <w:name w:val="H2"/>
    <w:basedOn w:val="Titre1"/>
    <w:link w:val="H2Char"/>
    <w:rsid w:val="00665CCD"/>
    <w:pPr>
      <w:numPr>
        <w:ilvl w:val="1"/>
        <w:numId w:val="36"/>
      </w:numPr>
      <w:spacing w:before="240"/>
    </w:pPr>
    <w:rPr>
      <w:rFonts w:asciiTheme="majorHAnsi" w:eastAsia="Calibri" w:hAnsiTheme="majorHAnsi"/>
      <w:sz w:val="28"/>
    </w:rPr>
  </w:style>
  <w:style w:type="character" w:customStyle="1" w:styleId="H2Char">
    <w:name w:val="H2 Char"/>
    <w:basedOn w:val="Titre1Car"/>
    <w:link w:val="H2"/>
    <w:rsid w:val="00665CCD"/>
    <w:rPr>
      <w:rFonts w:asciiTheme="majorHAnsi" w:eastAsia="Calibri" w:hAnsiTheme="majorHAnsi" w:cs="Times New Roman"/>
      <w:b/>
      <w:color w:val="000000"/>
      <w:sz w:val="28"/>
      <w:szCs w:val="48"/>
      <w:lang w:val="en-US" w:eastAsia="en-US"/>
    </w:rPr>
  </w:style>
  <w:style w:type="paragraph" w:customStyle="1" w:styleId="H1">
    <w:name w:val="H1"/>
    <w:basedOn w:val="H2"/>
    <w:link w:val="H1Char"/>
    <w:rsid w:val="00665CCD"/>
    <w:pPr>
      <w:numPr>
        <w:ilvl w:val="0"/>
        <w:numId w:val="0"/>
      </w:numPr>
    </w:pPr>
    <w:rPr>
      <w:sz w:val="36"/>
    </w:rPr>
  </w:style>
  <w:style w:type="character" w:customStyle="1" w:styleId="H1Char">
    <w:name w:val="H1 Char"/>
    <w:basedOn w:val="H2Char"/>
    <w:link w:val="H1"/>
    <w:rsid w:val="00665CCD"/>
    <w:rPr>
      <w:rFonts w:asciiTheme="majorHAnsi" w:eastAsia="Calibri" w:hAnsiTheme="majorHAnsi" w:cs="Times New Roman"/>
      <w:b/>
      <w:color w:val="000000"/>
      <w:sz w:val="36"/>
      <w:szCs w:val="48"/>
      <w:lang w:val="en-US" w:eastAsia="en-US"/>
    </w:rPr>
  </w:style>
  <w:style w:type="paragraph" w:customStyle="1" w:styleId="H2TA">
    <w:name w:val="H2 TA"/>
    <w:basedOn w:val="H2"/>
    <w:rsid w:val="00665CCD"/>
  </w:style>
  <w:style w:type="paragraph" w:customStyle="1" w:styleId="H3">
    <w:name w:val="H3"/>
    <w:basedOn w:val="Normal"/>
    <w:rsid w:val="00665CCD"/>
    <w:pPr>
      <w:numPr>
        <w:ilvl w:val="2"/>
        <w:numId w:val="36"/>
      </w:numPr>
      <w:spacing w:before="240"/>
      <w:jc w:val="both"/>
    </w:pPr>
    <w:rPr>
      <w:rFonts w:ascii="Calibri" w:eastAsia="Calibri" w:hAnsi="Calibri" w:cs="Calibri"/>
      <w:b/>
    </w:rPr>
  </w:style>
  <w:style w:type="paragraph" w:customStyle="1" w:styleId="H3TA">
    <w:name w:val="H3 TA"/>
    <w:basedOn w:val="H3"/>
    <w:rsid w:val="00665CCD"/>
  </w:style>
  <w:style w:type="paragraph" w:customStyle="1" w:styleId="H4">
    <w:name w:val="H4"/>
    <w:basedOn w:val="H3"/>
    <w:rsid w:val="00665CCD"/>
    <w:pPr>
      <w:numPr>
        <w:ilvl w:val="0"/>
        <w:numId w:val="0"/>
      </w:numPr>
    </w:pPr>
  </w:style>
  <w:style w:type="paragraph" w:customStyle="1" w:styleId="H4TA">
    <w:name w:val="H4 TA"/>
    <w:basedOn w:val="H3TA"/>
    <w:rsid w:val="00665CCD"/>
  </w:style>
  <w:style w:type="character" w:customStyle="1" w:styleId="Italics">
    <w:name w:val="Italics"/>
    <w:uiPriority w:val="1"/>
    <w:rsid w:val="00665CCD"/>
    <w:rPr>
      <w:i/>
    </w:rPr>
  </w:style>
  <w:style w:type="paragraph" w:customStyle="1" w:styleId="KMBody">
    <w:name w:val="KM Body"/>
    <w:basedOn w:val="Normal"/>
    <w:qFormat/>
    <w:rsid w:val="00665CCD"/>
    <w:pPr>
      <w:ind w:left="360" w:hanging="360"/>
    </w:pPr>
    <w:rPr>
      <w:rFonts w:eastAsia="Arial" w:cs="Arial"/>
      <w:i/>
      <w:szCs w:val="20"/>
    </w:rPr>
  </w:style>
  <w:style w:type="paragraph" w:customStyle="1" w:styleId="KMBodyNumber">
    <w:name w:val="KM Body Number"/>
    <w:basedOn w:val="H2"/>
    <w:rsid w:val="00665CCD"/>
  </w:style>
  <w:style w:type="paragraph" w:customStyle="1" w:styleId="KMPageTitle">
    <w:name w:val="KM Page Title"/>
    <w:basedOn w:val="H2"/>
    <w:qFormat/>
    <w:rsid w:val="00665CCD"/>
  </w:style>
  <w:style w:type="paragraph" w:customStyle="1" w:styleId="KMBodyTitle">
    <w:name w:val="KM Body Title"/>
    <w:basedOn w:val="KMPageTitle"/>
    <w:rsid w:val="00665CCD"/>
  </w:style>
  <w:style w:type="paragraph" w:customStyle="1" w:styleId="KMPageBody">
    <w:name w:val="KM Page Body"/>
    <w:basedOn w:val="KMBody"/>
    <w:rsid w:val="00665CCD"/>
  </w:style>
  <w:style w:type="paragraph" w:customStyle="1" w:styleId="KMPageNumber">
    <w:name w:val="KM Page Number"/>
    <w:basedOn w:val="KMBody"/>
    <w:qFormat/>
    <w:rsid w:val="00665CCD"/>
    <w:rPr>
      <w:b/>
    </w:rPr>
  </w:style>
  <w:style w:type="paragraph" w:customStyle="1" w:styleId="KMTABody">
    <w:name w:val="KM TA Body"/>
    <w:basedOn w:val="KMBody"/>
    <w:qFormat/>
    <w:rsid w:val="00665CCD"/>
    <w:rPr>
      <w:rFonts w:cs="Times New Roman"/>
      <w:i w:val="0"/>
    </w:rPr>
  </w:style>
  <w:style w:type="paragraph" w:customStyle="1" w:styleId="KMTANumber">
    <w:name w:val="KM TA Number"/>
    <w:basedOn w:val="H3"/>
    <w:rsid w:val="00665CCD"/>
  </w:style>
  <w:style w:type="paragraph" w:customStyle="1" w:styleId="KMTATitle">
    <w:name w:val="KM TA Title"/>
    <w:basedOn w:val="H3"/>
    <w:rsid w:val="00665CCD"/>
  </w:style>
  <w:style w:type="paragraph" w:styleId="Listepuces">
    <w:name w:val="List Bullet"/>
    <w:basedOn w:val="Normal"/>
    <w:uiPriority w:val="99"/>
    <w:semiHidden/>
    <w:unhideWhenUsed/>
    <w:rsid w:val="00665CCD"/>
    <w:pPr>
      <w:numPr>
        <w:numId w:val="33"/>
      </w:numPr>
      <w:contextualSpacing/>
    </w:pPr>
  </w:style>
  <w:style w:type="paragraph" w:customStyle="1" w:styleId="NormalBullet">
    <w:name w:val="Normal Bullet"/>
    <w:basedOn w:val="Normal"/>
    <w:next w:val="Listepuces"/>
    <w:rsid w:val="00665CCD"/>
    <w:pPr>
      <w:numPr>
        <w:numId w:val="34"/>
      </w:numPr>
    </w:pPr>
  </w:style>
  <w:style w:type="paragraph" w:customStyle="1" w:styleId="NormalBulletTA">
    <w:name w:val="Normal Bullet TA"/>
    <w:basedOn w:val="Normal"/>
    <w:rsid w:val="00665CCD"/>
    <w:pPr>
      <w:numPr>
        <w:numId w:val="35"/>
      </w:numPr>
    </w:pPr>
  </w:style>
  <w:style w:type="paragraph" w:customStyle="1" w:styleId="ReferenceListOLD">
    <w:name w:val="Reference List OLD"/>
    <w:basedOn w:val="Normal"/>
    <w:qFormat/>
    <w:rsid w:val="00665CCD"/>
    <w:pPr>
      <w:ind w:left="288" w:hanging="288"/>
    </w:pPr>
    <w:rPr>
      <w:rFonts w:eastAsia="MS Mincho" w:cs="Calibri"/>
      <w:noProof/>
    </w:rPr>
  </w:style>
  <w:style w:type="character" w:customStyle="1" w:styleId="Subscript">
    <w:name w:val="Subscript"/>
    <w:basedOn w:val="Policepardfaut"/>
    <w:uiPriority w:val="1"/>
    <w:rsid w:val="00665CCD"/>
    <w:rPr>
      <w:vertAlign w:val="subscript"/>
    </w:rPr>
  </w:style>
  <w:style w:type="paragraph" w:styleId="Sous-titre">
    <w:name w:val="Subtitle"/>
    <w:basedOn w:val="Normal"/>
    <w:next w:val="Normal"/>
    <w:link w:val="Sous-titreCar"/>
    <w:rsid w:val="00665CCD"/>
    <w:pPr>
      <w:keepNext/>
      <w:keepLines/>
      <w:spacing w:before="360" w:after="80"/>
    </w:pPr>
    <w:rPr>
      <w:rFonts w:ascii="Georgia" w:eastAsia="Georgia" w:hAnsi="Georgia" w:cs="Georgia"/>
      <w:i/>
      <w:color w:val="666666"/>
      <w:sz w:val="48"/>
      <w:szCs w:val="48"/>
    </w:rPr>
  </w:style>
  <w:style w:type="character" w:customStyle="1" w:styleId="Sous-titreCar">
    <w:name w:val="Sous-titre Car"/>
    <w:basedOn w:val="Policepardfaut"/>
    <w:link w:val="Sous-titre"/>
    <w:rsid w:val="00665CCD"/>
    <w:rPr>
      <w:rFonts w:ascii="Georgia" w:eastAsia="Georgia" w:hAnsi="Georgia" w:cs="Georgia"/>
      <w:i/>
      <w:color w:val="666666"/>
      <w:sz w:val="48"/>
      <w:szCs w:val="48"/>
      <w:lang w:val="en-US" w:eastAsia="en-US"/>
    </w:rPr>
  </w:style>
  <w:style w:type="character" w:customStyle="1" w:styleId="Superscript">
    <w:name w:val="Superscript"/>
    <w:basedOn w:val="Policepardfaut"/>
    <w:uiPriority w:val="1"/>
    <w:rsid w:val="00665CCD"/>
    <w:rPr>
      <w:vertAlign w:val="superscript"/>
    </w:rPr>
  </w:style>
  <w:style w:type="paragraph" w:customStyle="1" w:styleId="TableCaption">
    <w:name w:val="Table Caption"/>
    <w:basedOn w:val="FigureCaption"/>
    <w:rsid w:val="00665CCD"/>
  </w:style>
  <w:style w:type="paragraph" w:customStyle="1" w:styleId="TableTitle">
    <w:name w:val="Table Title"/>
    <w:basedOn w:val="FigureCaption"/>
    <w:rsid w:val="00665CCD"/>
    <w:rPr>
      <w:b/>
    </w:rPr>
  </w:style>
  <w:style w:type="paragraph" w:customStyle="1" w:styleId="H1Unnumbered">
    <w:name w:val="H1 Unnumbered"/>
    <w:basedOn w:val="H1"/>
    <w:rsid w:val="00665CCD"/>
    <w:rPr>
      <w:rFonts w:asciiTheme="minorHAnsi" w:hAnsiTheme="minorHAnsi"/>
    </w:rPr>
  </w:style>
  <w:style w:type="paragraph" w:customStyle="1" w:styleId="H2Unnumbered">
    <w:name w:val="H2 Unnumbered"/>
    <w:basedOn w:val="H2"/>
    <w:rsid w:val="00665CCD"/>
    <w:pPr>
      <w:numPr>
        <w:ilvl w:val="0"/>
        <w:numId w:val="0"/>
      </w:numPr>
    </w:pPr>
  </w:style>
  <w:style w:type="character" w:customStyle="1" w:styleId="Highlightssectionprojecttitle">
    <w:name w:val="Highlights section project title"/>
    <w:basedOn w:val="Policepardfaut"/>
    <w:uiPriority w:val="1"/>
    <w:qFormat/>
    <w:rsid w:val="00665CCD"/>
    <w:rPr>
      <w:rFonts w:ascii="Calibri" w:hAnsi="Calibri"/>
      <w:b/>
      <w:i/>
      <w:color w:val="2E74B5" w:themeColor="accent1" w:themeShade="BF"/>
    </w:rPr>
  </w:style>
  <w:style w:type="table" w:customStyle="1" w:styleId="Grilledutableau2">
    <w:name w:val="Grille du tableau2"/>
    <w:basedOn w:val="TableauNormal"/>
    <w:next w:val="Grilledutableau"/>
    <w:uiPriority w:val="39"/>
    <w:rsid w:val="00DA7F98"/>
    <w:pPr>
      <w:widowControl/>
    </w:pPr>
    <w:rPr>
      <w:rFonts w:asciiTheme="minorHAnsi" w:eastAsiaTheme="minorHAnsi" w:hAnsi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7Car1">
    <w:name w:val="Titre 7 Car1"/>
    <w:basedOn w:val="Policepardfaut"/>
    <w:link w:val="Titre7"/>
    <w:uiPriority w:val="9"/>
    <w:semiHidden/>
    <w:rsid w:val="002D39BF"/>
    <w:rPr>
      <w:rFonts w:asciiTheme="majorHAnsi" w:eastAsiaTheme="majorEastAsia" w:hAnsiTheme="majorHAnsi" w:cstheme="majorBidi"/>
      <w:i/>
      <w:iCs/>
      <w:color w:val="1F4D78" w:themeColor="accent1" w:themeShade="7F"/>
    </w:rPr>
  </w:style>
  <w:style w:type="character" w:customStyle="1" w:styleId="Titre8Car1">
    <w:name w:val="Titre 8 Car1"/>
    <w:basedOn w:val="Policepardfaut"/>
    <w:link w:val="Titre8"/>
    <w:uiPriority w:val="9"/>
    <w:semiHidden/>
    <w:rsid w:val="002D39BF"/>
    <w:rPr>
      <w:rFonts w:asciiTheme="majorHAnsi" w:eastAsiaTheme="majorEastAsia" w:hAnsiTheme="majorHAnsi" w:cstheme="majorBidi"/>
      <w:color w:val="272727" w:themeColor="text1" w:themeTint="D8"/>
      <w:sz w:val="21"/>
      <w:szCs w:val="21"/>
    </w:rPr>
  </w:style>
  <w:style w:type="character" w:customStyle="1" w:styleId="Titre9Car1">
    <w:name w:val="Titre 9 Car1"/>
    <w:basedOn w:val="Policepardfaut"/>
    <w:link w:val="Titre9"/>
    <w:uiPriority w:val="9"/>
    <w:semiHidden/>
    <w:rsid w:val="002D39BF"/>
    <w:rPr>
      <w:rFonts w:asciiTheme="majorHAnsi" w:eastAsiaTheme="majorEastAsia" w:hAnsiTheme="majorHAnsi" w:cstheme="majorBidi"/>
      <w:i/>
      <w:iCs/>
      <w:color w:val="272727" w:themeColor="text1" w:themeTint="D8"/>
      <w:sz w:val="21"/>
      <w:szCs w:val="21"/>
    </w:rPr>
  </w:style>
  <w:style w:type="character" w:customStyle="1" w:styleId="Titre1Car1">
    <w:name w:val="Titre 1 Car1"/>
    <w:basedOn w:val="Policepardfaut"/>
    <w:link w:val="Titre1"/>
    <w:rsid w:val="002D39BF"/>
    <w:rPr>
      <w:rFonts w:eastAsiaTheme="majorEastAsia" w:cstheme="majorBidi"/>
      <w:b/>
      <w:sz w:val="24"/>
      <w:szCs w:val="32"/>
    </w:rPr>
  </w:style>
  <w:style w:type="character" w:customStyle="1" w:styleId="Titre2Car1">
    <w:name w:val="Titre 2 Car1"/>
    <w:basedOn w:val="Policepardfaut"/>
    <w:link w:val="Titre2"/>
    <w:rsid w:val="002D39BF"/>
    <w:rPr>
      <w:rFonts w:eastAsiaTheme="majorEastAsia" w:cstheme="majorBidi"/>
      <w:b/>
      <w:szCs w:val="26"/>
      <w:lang w:eastAsia="en-US"/>
    </w:rPr>
  </w:style>
  <w:style w:type="character" w:customStyle="1" w:styleId="Titre3Car1">
    <w:name w:val="Titre 3 Car1"/>
    <w:basedOn w:val="Policepardfaut"/>
    <w:link w:val="Titre3"/>
    <w:rsid w:val="002D39BF"/>
    <w:rPr>
      <w:rFonts w:eastAsiaTheme="majorEastAsia" w:cstheme="majorBidi"/>
      <w:b/>
      <w:i/>
      <w:szCs w:val="24"/>
      <w:lang w:eastAsia="en-US"/>
    </w:rPr>
  </w:style>
  <w:style w:type="character" w:customStyle="1" w:styleId="Titre4Car1">
    <w:name w:val="Titre 4 Car1"/>
    <w:basedOn w:val="Policepardfaut"/>
    <w:link w:val="Titre4"/>
    <w:rsid w:val="002D39BF"/>
    <w:rPr>
      <w:rFonts w:eastAsiaTheme="majorEastAsia" w:cstheme="majorBidi"/>
      <w:i/>
      <w:iCs/>
      <w:lang w:eastAsia="en-US"/>
    </w:rPr>
  </w:style>
  <w:style w:type="character" w:customStyle="1" w:styleId="Titre5Car1">
    <w:name w:val="Titre 5 Car1"/>
    <w:basedOn w:val="Policepardfaut"/>
    <w:link w:val="Titre5"/>
    <w:rsid w:val="002D39BF"/>
    <w:rPr>
      <w:rFonts w:eastAsiaTheme="majorEastAsia" w:cstheme="majorBidi"/>
      <w:i/>
      <w:lang w:eastAsia="en-US"/>
    </w:rPr>
  </w:style>
  <w:style w:type="character" w:customStyle="1" w:styleId="Titre6Car1">
    <w:name w:val="Titre 6 Car1"/>
    <w:aliases w:val="Heading 6 - highlights Car1"/>
    <w:basedOn w:val="Policepardfaut"/>
    <w:link w:val="Titre6"/>
    <w:uiPriority w:val="9"/>
    <w:rsid w:val="002D39BF"/>
    <w:rPr>
      <w:rFonts w:asciiTheme="majorHAnsi" w:eastAsiaTheme="majorEastAsia" w:hAnsiTheme="majorHAnsi" w:cstheme="majorBidi"/>
      <w:color w:val="1F4D78" w:themeColor="accent1" w:themeShade="7F"/>
    </w:rPr>
  </w:style>
  <w:style w:type="character" w:styleId="Mentionnonrsolue">
    <w:name w:val="Unresolved Mention"/>
    <w:basedOn w:val="Policepardfaut"/>
    <w:uiPriority w:val="99"/>
    <w:semiHidden/>
    <w:unhideWhenUsed/>
    <w:rsid w:val="004C08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0763">
      <w:bodyDiv w:val="1"/>
      <w:marLeft w:val="0"/>
      <w:marRight w:val="0"/>
      <w:marTop w:val="0"/>
      <w:marBottom w:val="0"/>
      <w:divBdr>
        <w:top w:val="none" w:sz="0" w:space="0" w:color="auto"/>
        <w:left w:val="none" w:sz="0" w:space="0" w:color="auto"/>
        <w:bottom w:val="none" w:sz="0" w:space="0" w:color="auto"/>
        <w:right w:val="none" w:sz="0" w:space="0" w:color="auto"/>
      </w:divBdr>
      <w:divsChild>
        <w:div w:id="210457059">
          <w:marLeft w:val="0"/>
          <w:marRight w:val="0"/>
          <w:marTop w:val="0"/>
          <w:marBottom w:val="0"/>
          <w:divBdr>
            <w:top w:val="none" w:sz="0" w:space="0" w:color="auto"/>
            <w:left w:val="none" w:sz="0" w:space="0" w:color="auto"/>
            <w:bottom w:val="none" w:sz="0" w:space="0" w:color="auto"/>
            <w:right w:val="none" w:sz="0" w:space="0" w:color="auto"/>
          </w:divBdr>
          <w:divsChild>
            <w:div w:id="1461537701">
              <w:marLeft w:val="0"/>
              <w:marRight w:val="0"/>
              <w:marTop w:val="0"/>
              <w:marBottom w:val="0"/>
              <w:divBdr>
                <w:top w:val="none" w:sz="0" w:space="0" w:color="auto"/>
                <w:left w:val="none" w:sz="0" w:space="0" w:color="auto"/>
                <w:bottom w:val="none" w:sz="0" w:space="0" w:color="auto"/>
                <w:right w:val="none" w:sz="0" w:space="0" w:color="auto"/>
              </w:divBdr>
              <w:divsChild>
                <w:div w:id="1064596590">
                  <w:marLeft w:val="0"/>
                  <w:marRight w:val="0"/>
                  <w:marTop w:val="0"/>
                  <w:marBottom w:val="0"/>
                  <w:divBdr>
                    <w:top w:val="none" w:sz="0" w:space="0" w:color="auto"/>
                    <w:left w:val="none" w:sz="0" w:space="0" w:color="auto"/>
                    <w:bottom w:val="none" w:sz="0" w:space="0" w:color="auto"/>
                    <w:right w:val="none" w:sz="0" w:space="0" w:color="auto"/>
                  </w:divBdr>
                  <w:divsChild>
                    <w:div w:id="198705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62700">
      <w:bodyDiv w:val="1"/>
      <w:marLeft w:val="0"/>
      <w:marRight w:val="0"/>
      <w:marTop w:val="0"/>
      <w:marBottom w:val="0"/>
      <w:divBdr>
        <w:top w:val="none" w:sz="0" w:space="0" w:color="auto"/>
        <w:left w:val="none" w:sz="0" w:space="0" w:color="auto"/>
        <w:bottom w:val="none" w:sz="0" w:space="0" w:color="auto"/>
        <w:right w:val="none" w:sz="0" w:space="0" w:color="auto"/>
      </w:divBdr>
    </w:div>
    <w:div w:id="54163194">
      <w:bodyDiv w:val="1"/>
      <w:marLeft w:val="0"/>
      <w:marRight w:val="0"/>
      <w:marTop w:val="0"/>
      <w:marBottom w:val="0"/>
      <w:divBdr>
        <w:top w:val="none" w:sz="0" w:space="0" w:color="auto"/>
        <w:left w:val="none" w:sz="0" w:space="0" w:color="auto"/>
        <w:bottom w:val="none" w:sz="0" w:space="0" w:color="auto"/>
        <w:right w:val="none" w:sz="0" w:space="0" w:color="auto"/>
      </w:divBdr>
    </w:div>
    <w:div w:id="65344728">
      <w:bodyDiv w:val="1"/>
      <w:marLeft w:val="0"/>
      <w:marRight w:val="0"/>
      <w:marTop w:val="0"/>
      <w:marBottom w:val="0"/>
      <w:divBdr>
        <w:top w:val="none" w:sz="0" w:space="0" w:color="auto"/>
        <w:left w:val="none" w:sz="0" w:space="0" w:color="auto"/>
        <w:bottom w:val="none" w:sz="0" w:space="0" w:color="auto"/>
        <w:right w:val="none" w:sz="0" w:space="0" w:color="auto"/>
      </w:divBdr>
    </w:div>
    <w:div w:id="130943276">
      <w:bodyDiv w:val="1"/>
      <w:marLeft w:val="0"/>
      <w:marRight w:val="0"/>
      <w:marTop w:val="0"/>
      <w:marBottom w:val="0"/>
      <w:divBdr>
        <w:top w:val="none" w:sz="0" w:space="0" w:color="auto"/>
        <w:left w:val="none" w:sz="0" w:space="0" w:color="auto"/>
        <w:bottom w:val="none" w:sz="0" w:space="0" w:color="auto"/>
        <w:right w:val="none" w:sz="0" w:space="0" w:color="auto"/>
      </w:divBdr>
      <w:divsChild>
        <w:div w:id="1809933102">
          <w:marLeft w:val="0"/>
          <w:marRight w:val="0"/>
          <w:marTop w:val="0"/>
          <w:marBottom w:val="0"/>
          <w:divBdr>
            <w:top w:val="none" w:sz="0" w:space="0" w:color="auto"/>
            <w:left w:val="none" w:sz="0" w:space="0" w:color="auto"/>
            <w:bottom w:val="none" w:sz="0" w:space="0" w:color="auto"/>
            <w:right w:val="none" w:sz="0" w:space="0" w:color="auto"/>
          </w:divBdr>
        </w:div>
      </w:divsChild>
    </w:div>
    <w:div w:id="220021997">
      <w:bodyDiv w:val="1"/>
      <w:marLeft w:val="0"/>
      <w:marRight w:val="0"/>
      <w:marTop w:val="0"/>
      <w:marBottom w:val="0"/>
      <w:divBdr>
        <w:top w:val="none" w:sz="0" w:space="0" w:color="auto"/>
        <w:left w:val="none" w:sz="0" w:space="0" w:color="auto"/>
        <w:bottom w:val="none" w:sz="0" w:space="0" w:color="auto"/>
        <w:right w:val="none" w:sz="0" w:space="0" w:color="auto"/>
      </w:divBdr>
      <w:divsChild>
        <w:div w:id="1793595984">
          <w:marLeft w:val="0"/>
          <w:marRight w:val="0"/>
          <w:marTop w:val="0"/>
          <w:marBottom w:val="0"/>
          <w:divBdr>
            <w:top w:val="none" w:sz="0" w:space="0" w:color="auto"/>
            <w:left w:val="none" w:sz="0" w:space="0" w:color="auto"/>
            <w:bottom w:val="none" w:sz="0" w:space="0" w:color="auto"/>
            <w:right w:val="none" w:sz="0" w:space="0" w:color="auto"/>
          </w:divBdr>
          <w:divsChild>
            <w:div w:id="1717703888">
              <w:marLeft w:val="0"/>
              <w:marRight w:val="0"/>
              <w:marTop w:val="0"/>
              <w:marBottom w:val="0"/>
              <w:divBdr>
                <w:top w:val="none" w:sz="0" w:space="0" w:color="auto"/>
                <w:left w:val="none" w:sz="0" w:space="0" w:color="auto"/>
                <w:bottom w:val="none" w:sz="0" w:space="0" w:color="auto"/>
                <w:right w:val="none" w:sz="0" w:space="0" w:color="auto"/>
              </w:divBdr>
              <w:divsChild>
                <w:div w:id="676494331">
                  <w:marLeft w:val="0"/>
                  <w:marRight w:val="0"/>
                  <w:marTop w:val="0"/>
                  <w:marBottom w:val="0"/>
                  <w:divBdr>
                    <w:top w:val="none" w:sz="0" w:space="0" w:color="auto"/>
                    <w:left w:val="none" w:sz="0" w:space="0" w:color="auto"/>
                    <w:bottom w:val="none" w:sz="0" w:space="0" w:color="auto"/>
                    <w:right w:val="none" w:sz="0" w:space="0" w:color="auto"/>
                  </w:divBdr>
                  <w:divsChild>
                    <w:div w:id="167241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0213326">
      <w:bodyDiv w:val="1"/>
      <w:marLeft w:val="0"/>
      <w:marRight w:val="0"/>
      <w:marTop w:val="0"/>
      <w:marBottom w:val="0"/>
      <w:divBdr>
        <w:top w:val="none" w:sz="0" w:space="0" w:color="auto"/>
        <w:left w:val="none" w:sz="0" w:space="0" w:color="auto"/>
        <w:bottom w:val="none" w:sz="0" w:space="0" w:color="auto"/>
        <w:right w:val="none" w:sz="0" w:space="0" w:color="auto"/>
      </w:divBdr>
    </w:div>
    <w:div w:id="422535613">
      <w:bodyDiv w:val="1"/>
      <w:marLeft w:val="0"/>
      <w:marRight w:val="0"/>
      <w:marTop w:val="0"/>
      <w:marBottom w:val="0"/>
      <w:divBdr>
        <w:top w:val="none" w:sz="0" w:space="0" w:color="auto"/>
        <w:left w:val="none" w:sz="0" w:space="0" w:color="auto"/>
        <w:bottom w:val="none" w:sz="0" w:space="0" w:color="auto"/>
        <w:right w:val="none" w:sz="0" w:space="0" w:color="auto"/>
      </w:divBdr>
    </w:div>
    <w:div w:id="648675838">
      <w:bodyDiv w:val="1"/>
      <w:marLeft w:val="0"/>
      <w:marRight w:val="0"/>
      <w:marTop w:val="0"/>
      <w:marBottom w:val="0"/>
      <w:divBdr>
        <w:top w:val="none" w:sz="0" w:space="0" w:color="auto"/>
        <w:left w:val="none" w:sz="0" w:space="0" w:color="auto"/>
        <w:bottom w:val="none" w:sz="0" w:space="0" w:color="auto"/>
        <w:right w:val="none" w:sz="0" w:space="0" w:color="auto"/>
      </w:divBdr>
      <w:divsChild>
        <w:div w:id="538011473">
          <w:marLeft w:val="0"/>
          <w:marRight w:val="0"/>
          <w:marTop w:val="0"/>
          <w:marBottom w:val="0"/>
          <w:divBdr>
            <w:top w:val="none" w:sz="0" w:space="0" w:color="auto"/>
            <w:left w:val="none" w:sz="0" w:space="0" w:color="auto"/>
            <w:bottom w:val="none" w:sz="0" w:space="0" w:color="auto"/>
            <w:right w:val="none" w:sz="0" w:space="0" w:color="auto"/>
          </w:divBdr>
          <w:divsChild>
            <w:div w:id="1047074271">
              <w:marLeft w:val="0"/>
              <w:marRight w:val="0"/>
              <w:marTop w:val="0"/>
              <w:marBottom w:val="0"/>
              <w:divBdr>
                <w:top w:val="none" w:sz="0" w:space="0" w:color="auto"/>
                <w:left w:val="none" w:sz="0" w:space="0" w:color="auto"/>
                <w:bottom w:val="none" w:sz="0" w:space="0" w:color="auto"/>
                <w:right w:val="none" w:sz="0" w:space="0" w:color="auto"/>
              </w:divBdr>
              <w:divsChild>
                <w:div w:id="1181168355">
                  <w:marLeft w:val="0"/>
                  <w:marRight w:val="0"/>
                  <w:marTop w:val="0"/>
                  <w:marBottom w:val="0"/>
                  <w:divBdr>
                    <w:top w:val="none" w:sz="0" w:space="0" w:color="auto"/>
                    <w:left w:val="none" w:sz="0" w:space="0" w:color="auto"/>
                    <w:bottom w:val="none" w:sz="0" w:space="0" w:color="auto"/>
                    <w:right w:val="none" w:sz="0" w:space="0" w:color="auto"/>
                  </w:divBdr>
                  <w:divsChild>
                    <w:div w:id="183822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6005547">
      <w:bodyDiv w:val="1"/>
      <w:marLeft w:val="0"/>
      <w:marRight w:val="0"/>
      <w:marTop w:val="0"/>
      <w:marBottom w:val="0"/>
      <w:divBdr>
        <w:top w:val="none" w:sz="0" w:space="0" w:color="auto"/>
        <w:left w:val="none" w:sz="0" w:space="0" w:color="auto"/>
        <w:bottom w:val="none" w:sz="0" w:space="0" w:color="auto"/>
        <w:right w:val="none" w:sz="0" w:space="0" w:color="auto"/>
      </w:divBdr>
    </w:div>
    <w:div w:id="678510381">
      <w:bodyDiv w:val="1"/>
      <w:marLeft w:val="0"/>
      <w:marRight w:val="0"/>
      <w:marTop w:val="0"/>
      <w:marBottom w:val="0"/>
      <w:divBdr>
        <w:top w:val="none" w:sz="0" w:space="0" w:color="auto"/>
        <w:left w:val="none" w:sz="0" w:space="0" w:color="auto"/>
        <w:bottom w:val="none" w:sz="0" w:space="0" w:color="auto"/>
        <w:right w:val="none" w:sz="0" w:space="0" w:color="auto"/>
      </w:divBdr>
      <w:divsChild>
        <w:div w:id="203407263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60058149">
              <w:marLeft w:val="0"/>
              <w:marRight w:val="0"/>
              <w:marTop w:val="0"/>
              <w:marBottom w:val="0"/>
              <w:divBdr>
                <w:top w:val="none" w:sz="0" w:space="0" w:color="auto"/>
                <w:left w:val="none" w:sz="0" w:space="0" w:color="auto"/>
                <w:bottom w:val="none" w:sz="0" w:space="0" w:color="auto"/>
                <w:right w:val="none" w:sz="0" w:space="0" w:color="auto"/>
              </w:divBdr>
              <w:divsChild>
                <w:div w:id="830022890">
                  <w:marLeft w:val="0"/>
                  <w:marRight w:val="0"/>
                  <w:marTop w:val="0"/>
                  <w:marBottom w:val="0"/>
                  <w:divBdr>
                    <w:top w:val="none" w:sz="0" w:space="0" w:color="auto"/>
                    <w:left w:val="none" w:sz="0" w:space="0" w:color="auto"/>
                    <w:bottom w:val="none" w:sz="0" w:space="0" w:color="auto"/>
                    <w:right w:val="none" w:sz="0" w:space="0" w:color="auto"/>
                  </w:divBdr>
                  <w:divsChild>
                    <w:div w:id="1918129596">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318650036">
                          <w:marLeft w:val="0"/>
                          <w:marRight w:val="0"/>
                          <w:marTop w:val="0"/>
                          <w:marBottom w:val="0"/>
                          <w:divBdr>
                            <w:top w:val="none" w:sz="0" w:space="0" w:color="auto"/>
                            <w:left w:val="none" w:sz="0" w:space="0" w:color="auto"/>
                            <w:bottom w:val="none" w:sz="0" w:space="0" w:color="auto"/>
                            <w:right w:val="none" w:sz="0" w:space="0" w:color="auto"/>
                          </w:divBdr>
                          <w:divsChild>
                            <w:div w:id="744107490">
                              <w:marLeft w:val="0"/>
                              <w:marRight w:val="0"/>
                              <w:marTop w:val="0"/>
                              <w:marBottom w:val="0"/>
                              <w:divBdr>
                                <w:top w:val="none" w:sz="0" w:space="0" w:color="auto"/>
                                <w:left w:val="none" w:sz="0" w:space="0" w:color="auto"/>
                                <w:bottom w:val="none" w:sz="0" w:space="0" w:color="auto"/>
                                <w:right w:val="none" w:sz="0" w:space="0" w:color="auto"/>
                              </w:divBdr>
                              <w:divsChild>
                                <w:div w:id="98142185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6177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8857222">
      <w:bodyDiv w:val="1"/>
      <w:marLeft w:val="0"/>
      <w:marRight w:val="0"/>
      <w:marTop w:val="0"/>
      <w:marBottom w:val="0"/>
      <w:divBdr>
        <w:top w:val="none" w:sz="0" w:space="0" w:color="auto"/>
        <w:left w:val="none" w:sz="0" w:space="0" w:color="auto"/>
        <w:bottom w:val="none" w:sz="0" w:space="0" w:color="auto"/>
        <w:right w:val="none" w:sz="0" w:space="0" w:color="auto"/>
      </w:divBdr>
    </w:div>
    <w:div w:id="963074776">
      <w:bodyDiv w:val="1"/>
      <w:marLeft w:val="0"/>
      <w:marRight w:val="0"/>
      <w:marTop w:val="0"/>
      <w:marBottom w:val="0"/>
      <w:divBdr>
        <w:top w:val="none" w:sz="0" w:space="0" w:color="auto"/>
        <w:left w:val="none" w:sz="0" w:space="0" w:color="auto"/>
        <w:bottom w:val="none" w:sz="0" w:space="0" w:color="auto"/>
        <w:right w:val="none" w:sz="0" w:space="0" w:color="auto"/>
      </w:divBdr>
    </w:div>
    <w:div w:id="1596474573">
      <w:bodyDiv w:val="1"/>
      <w:marLeft w:val="0"/>
      <w:marRight w:val="0"/>
      <w:marTop w:val="0"/>
      <w:marBottom w:val="0"/>
      <w:divBdr>
        <w:top w:val="none" w:sz="0" w:space="0" w:color="auto"/>
        <w:left w:val="none" w:sz="0" w:space="0" w:color="auto"/>
        <w:bottom w:val="none" w:sz="0" w:space="0" w:color="auto"/>
        <w:right w:val="none" w:sz="0" w:space="0" w:color="auto"/>
      </w:divBdr>
      <w:divsChild>
        <w:div w:id="1346904689">
          <w:marLeft w:val="0"/>
          <w:marRight w:val="0"/>
          <w:marTop w:val="0"/>
          <w:marBottom w:val="0"/>
          <w:divBdr>
            <w:top w:val="none" w:sz="0" w:space="0" w:color="auto"/>
            <w:left w:val="none" w:sz="0" w:space="0" w:color="auto"/>
            <w:bottom w:val="none" w:sz="0" w:space="0" w:color="auto"/>
            <w:right w:val="none" w:sz="0" w:space="0" w:color="auto"/>
          </w:divBdr>
        </w:div>
        <w:div w:id="1844123484">
          <w:marLeft w:val="0"/>
          <w:marRight w:val="0"/>
          <w:marTop w:val="0"/>
          <w:marBottom w:val="0"/>
          <w:divBdr>
            <w:top w:val="none" w:sz="0" w:space="0" w:color="auto"/>
            <w:left w:val="none" w:sz="0" w:space="0" w:color="auto"/>
            <w:bottom w:val="none" w:sz="0" w:space="0" w:color="auto"/>
            <w:right w:val="none" w:sz="0" w:space="0" w:color="auto"/>
          </w:divBdr>
        </w:div>
        <w:div w:id="958605263">
          <w:marLeft w:val="0"/>
          <w:marRight w:val="0"/>
          <w:marTop w:val="0"/>
          <w:marBottom w:val="0"/>
          <w:divBdr>
            <w:top w:val="none" w:sz="0" w:space="0" w:color="auto"/>
            <w:left w:val="none" w:sz="0" w:space="0" w:color="auto"/>
            <w:bottom w:val="none" w:sz="0" w:space="0" w:color="auto"/>
            <w:right w:val="none" w:sz="0" w:space="0" w:color="auto"/>
          </w:divBdr>
        </w:div>
        <w:div w:id="1455833822">
          <w:marLeft w:val="0"/>
          <w:marRight w:val="0"/>
          <w:marTop w:val="0"/>
          <w:marBottom w:val="0"/>
          <w:divBdr>
            <w:top w:val="none" w:sz="0" w:space="0" w:color="auto"/>
            <w:left w:val="none" w:sz="0" w:space="0" w:color="auto"/>
            <w:bottom w:val="none" w:sz="0" w:space="0" w:color="auto"/>
            <w:right w:val="none" w:sz="0" w:space="0" w:color="auto"/>
          </w:divBdr>
        </w:div>
      </w:divsChild>
    </w:div>
    <w:div w:id="1770616796">
      <w:bodyDiv w:val="1"/>
      <w:marLeft w:val="0"/>
      <w:marRight w:val="0"/>
      <w:marTop w:val="0"/>
      <w:marBottom w:val="0"/>
      <w:divBdr>
        <w:top w:val="none" w:sz="0" w:space="0" w:color="auto"/>
        <w:left w:val="none" w:sz="0" w:space="0" w:color="auto"/>
        <w:bottom w:val="none" w:sz="0" w:space="0" w:color="auto"/>
        <w:right w:val="none" w:sz="0" w:space="0" w:color="auto"/>
      </w:divBdr>
    </w:div>
    <w:div w:id="20518037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hyperlink" Target="https://acp.copernicus.org/preprints/acp-2018-70/" TargetMode="External"/></Relationships>
</file>

<file path=word/_rels/document.xml.rels><?xml version="1.0" encoding="UTF-8" standalone="yes"?>
<Relationships xmlns="http://schemas.openxmlformats.org/package/2006/relationships"><Relationship Id="rId117" Type="http://schemas.openxmlformats.org/officeDocument/2006/relationships/hyperlink" Target="https://dx.doi.org/10.1016/j.atmosenv.2013.07.008" TargetMode="External"/><Relationship Id="rId671" Type="http://schemas.openxmlformats.org/officeDocument/2006/relationships/hyperlink" Target="https://dx.doi.org/10.1016/j.atmosenv.2018.01.030" TargetMode="External"/><Relationship Id="rId769" Type="http://schemas.openxmlformats.org/officeDocument/2006/relationships/hyperlink" Target="https://dx.doi.org/10.5194/acp-14-103-2014" TargetMode="External"/><Relationship Id="rId21" Type="http://schemas.openxmlformats.org/officeDocument/2006/relationships/hyperlink" Target="https://dx.doi.org/10.1016/j.atmosenv.2009.02.032" TargetMode="External"/><Relationship Id="rId324" Type="http://schemas.openxmlformats.org/officeDocument/2006/relationships/hyperlink" Target="https://dx.doi.org/10.1088/1748-9326/aad2e2" TargetMode="External"/><Relationship Id="rId531" Type="http://schemas.openxmlformats.org/officeDocument/2006/relationships/hyperlink" Target="https://dx.doi.org/10.5194/acp-16-1459-2016" TargetMode="External"/><Relationship Id="rId629" Type="http://schemas.openxmlformats.org/officeDocument/2006/relationships/hyperlink" Target="https://dx.doi.org/10.12952/journal.elementa.000067" TargetMode="External"/><Relationship Id="rId170" Type="http://schemas.openxmlformats.org/officeDocument/2006/relationships/hyperlink" Target="https://dx.doi.org/10.1002/2016gl071016" TargetMode="External"/><Relationship Id="rId836" Type="http://schemas.openxmlformats.org/officeDocument/2006/relationships/hyperlink" Target="https://dx.doi.org/10.5194/acp-15-12823-2015" TargetMode="External"/><Relationship Id="rId268" Type="http://schemas.openxmlformats.org/officeDocument/2006/relationships/hyperlink" Target="https://dx.doi.org/10.5194/acp-20-4607-2020" TargetMode="External"/><Relationship Id="rId475" Type="http://schemas.openxmlformats.org/officeDocument/2006/relationships/hyperlink" Target="https://dx.doi.org/10.1002/essoar.10502742.1" TargetMode="External"/><Relationship Id="rId682" Type="http://schemas.openxmlformats.org/officeDocument/2006/relationships/hyperlink" Target="https://dx.doi.org/10.1080/10962247.2014.956904" TargetMode="External"/><Relationship Id="rId32" Type="http://schemas.openxmlformats.org/officeDocument/2006/relationships/hyperlink" Target="https://dx.doi.org/10.1038/nclimate2827" TargetMode="External"/><Relationship Id="rId128" Type="http://schemas.openxmlformats.org/officeDocument/2006/relationships/hyperlink" Target="https://dx.doi.org/10.1021/acs.est.6b03690" TargetMode="External"/><Relationship Id="rId335" Type="http://schemas.openxmlformats.org/officeDocument/2006/relationships/hyperlink" Target="https://dx.doi.org/10.5194/acp-15-8577-2015" TargetMode="External"/><Relationship Id="rId542" Type="http://schemas.openxmlformats.org/officeDocument/2006/relationships/hyperlink" Target="https://dx.doi.org/10.1525/elementa.280" TargetMode="External"/><Relationship Id="rId181" Type="http://schemas.openxmlformats.org/officeDocument/2006/relationships/hyperlink" Target="https://dx.doi.org/10.1186/1745-6673-9-6" TargetMode="External"/><Relationship Id="rId402" Type="http://schemas.openxmlformats.org/officeDocument/2006/relationships/hyperlink" Target="https://dx.doi.org/10.5194/bg-10-6815-2013" TargetMode="External"/><Relationship Id="rId847" Type="http://schemas.microsoft.com/office/2011/relationships/people" Target="people.xml"/><Relationship Id="rId279" Type="http://schemas.openxmlformats.org/officeDocument/2006/relationships/hyperlink" Target="https://dx.doi.org/10.5194/acp-16-14357-2016" TargetMode="External"/><Relationship Id="rId486" Type="http://schemas.openxmlformats.org/officeDocument/2006/relationships/hyperlink" Target="https://dx.doi.org/10.5194/acp-17-2709-2017" TargetMode="External"/><Relationship Id="rId693" Type="http://schemas.openxmlformats.org/officeDocument/2006/relationships/hyperlink" Target="https://dx.doi.org/10.1002/2017jd027326" TargetMode="External"/><Relationship Id="rId707" Type="http://schemas.openxmlformats.org/officeDocument/2006/relationships/hyperlink" Target="https://dx.doi.org/10.1016/j.atmosenv.2017.06.025" TargetMode="External"/><Relationship Id="rId43" Type="http://schemas.openxmlformats.org/officeDocument/2006/relationships/hyperlink" Target="https://dx.doi.org/10.1016/j.atmosenv.2017.03.051" TargetMode="External"/><Relationship Id="rId139" Type="http://schemas.openxmlformats.org/officeDocument/2006/relationships/hyperlink" Target="https://dx.doi.org/10.1038/s41561-018-0073-0" TargetMode="External"/><Relationship Id="rId346" Type="http://schemas.openxmlformats.org/officeDocument/2006/relationships/hyperlink" Target="https://dx.doi.org/10.1007/s11869-008-0008-9" TargetMode="External"/><Relationship Id="rId553" Type="http://schemas.openxmlformats.org/officeDocument/2006/relationships/hyperlink" Target="https://dx.doi.org/10.5194/acp-15-10349-2015" TargetMode="External"/><Relationship Id="rId760" Type="http://schemas.openxmlformats.org/officeDocument/2006/relationships/hyperlink" Target="https://dx.doi.org/10.1016/j.resconrec.2020.104814" TargetMode="External"/><Relationship Id="rId192" Type="http://schemas.openxmlformats.org/officeDocument/2006/relationships/hyperlink" Target="https://dx.doi.org/10.1038/s41558-020-0883-0" TargetMode="External"/><Relationship Id="rId206" Type="http://schemas.openxmlformats.org/officeDocument/2006/relationships/hyperlink" Target="https://dx.doi.org/10.1016/j.gloenvcha.2016.06.009" TargetMode="External"/><Relationship Id="rId413" Type="http://schemas.openxmlformats.org/officeDocument/2006/relationships/hyperlink" Target="https://dx.doi.org/10.5194/gmd-11-4909-2018" TargetMode="External"/><Relationship Id="rId497" Type="http://schemas.openxmlformats.org/officeDocument/2006/relationships/hyperlink" Target="https://dx.doi.org/10.1029/2018jd028388" TargetMode="External"/><Relationship Id="rId620" Type="http://schemas.openxmlformats.org/officeDocument/2006/relationships/hyperlink" Target="https://dx.doi.org/10.5194/essd-12-1561-2020" TargetMode="External"/><Relationship Id="rId718" Type="http://schemas.openxmlformats.org/officeDocument/2006/relationships/hyperlink" Target="https://dx.doi.org/10.1038/s41598-020-75763-6" TargetMode="External"/><Relationship Id="rId357" Type="http://schemas.openxmlformats.org/officeDocument/2006/relationships/hyperlink" Target="https://dx.doi.org/10.5194/acp-13-7997-2013" TargetMode="External"/><Relationship Id="rId54" Type="http://schemas.openxmlformats.org/officeDocument/2006/relationships/hyperlink" Target="https://dx.doi.org/10.5194/acp-14-12803-2014" TargetMode="External"/><Relationship Id="rId217" Type="http://schemas.openxmlformats.org/officeDocument/2006/relationships/hyperlink" Target="https://dx.doi.org/10.1002/2017gl074987" TargetMode="External"/><Relationship Id="rId564" Type="http://schemas.openxmlformats.org/officeDocument/2006/relationships/hyperlink" Target="https://dx.doi.org/10.1016/j.atmosenv.2009.12.011" TargetMode="External"/><Relationship Id="rId771" Type="http://schemas.openxmlformats.org/officeDocument/2006/relationships/hyperlink" Target="https://dx.doi.org/10.1029/2020gl090326" TargetMode="External"/><Relationship Id="rId424" Type="http://schemas.openxmlformats.org/officeDocument/2006/relationships/hyperlink" Target="https://dx.doi.org/10.1038/nature22974" TargetMode="External"/><Relationship Id="rId631" Type="http://schemas.openxmlformats.org/officeDocument/2006/relationships/hyperlink" Target="https://dx.doi.org/10.5194/esd-10-729-2019" TargetMode="External"/><Relationship Id="rId729" Type="http://schemas.openxmlformats.org/officeDocument/2006/relationships/hyperlink" Target="https://dx.doi.org/10.1039/c7fd00033b" TargetMode="External"/><Relationship Id="rId270" Type="http://schemas.openxmlformats.org/officeDocument/2006/relationships/hyperlink" Target="https://dx.doi.org/10.5194/gmd-11-369-2018" TargetMode="External"/><Relationship Id="rId65" Type="http://schemas.openxmlformats.org/officeDocument/2006/relationships/hyperlink" Target="https://dx.doi.org/10.1002/2016gl068354" TargetMode="External"/><Relationship Id="rId130" Type="http://schemas.openxmlformats.org/officeDocument/2006/relationships/hyperlink" Target="https://dx.doi.org/10.1021/es071686z" TargetMode="External"/><Relationship Id="rId368" Type="http://schemas.openxmlformats.org/officeDocument/2006/relationships/hyperlink" Target="https://dx.doi.org/10.1038/s41467-018-05938-3" TargetMode="External"/><Relationship Id="rId575" Type="http://schemas.openxmlformats.org/officeDocument/2006/relationships/hyperlink" Target="https://dx.doi.org/10.1029/2010gl045161" TargetMode="External"/><Relationship Id="rId782" Type="http://schemas.openxmlformats.org/officeDocument/2006/relationships/hyperlink" Target="https://dx.doi.org/10.5194/acp-20-4047-2020" TargetMode="External"/><Relationship Id="rId228" Type="http://schemas.openxmlformats.org/officeDocument/2006/relationships/hyperlink" Target="https://dx.doi.org/10.1029/2012rg000388" TargetMode="External"/><Relationship Id="rId435" Type="http://schemas.openxmlformats.org/officeDocument/2006/relationships/hyperlink" Target="https://dx.doi.org/10.1002/2016gl068344" TargetMode="External"/><Relationship Id="rId642" Type="http://schemas.openxmlformats.org/officeDocument/2006/relationships/hyperlink" Target="https://dx.doi.org/10.5194/acp-17-4355-2017" TargetMode="External"/><Relationship Id="rId281" Type="http://schemas.openxmlformats.org/officeDocument/2006/relationships/hyperlink" Target="https://dx.doi.org/10.1029/2019ms002032" TargetMode="External"/><Relationship Id="rId502" Type="http://schemas.openxmlformats.org/officeDocument/2006/relationships/hyperlink" Target="https://dx.doi.org/10.1111/pce.12322" TargetMode="External"/><Relationship Id="rId76" Type="http://schemas.openxmlformats.org/officeDocument/2006/relationships/hyperlink" Target="https://dx.doi.org/10.1175/jcli-d-19-0467.1" TargetMode="External"/><Relationship Id="rId141" Type="http://schemas.openxmlformats.org/officeDocument/2006/relationships/hyperlink" Target="https://dx.doi.org/10.1029/2019gl084605" TargetMode="External"/><Relationship Id="rId379" Type="http://schemas.openxmlformats.org/officeDocument/2006/relationships/hyperlink" Target="https://dx.doi.org/10.1126/sciadv.aau5363" TargetMode="External"/><Relationship Id="rId586" Type="http://schemas.openxmlformats.org/officeDocument/2006/relationships/hyperlink" Target="https://dx.doi.org/10.5194/bg-13-3397-2016" TargetMode="External"/><Relationship Id="rId793" Type="http://schemas.openxmlformats.org/officeDocument/2006/relationships/hyperlink" Target="https://dx.doi.org/10.1016/j.envint.2018.07.008" TargetMode="External"/><Relationship Id="rId807" Type="http://schemas.openxmlformats.org/officeDocument/2006/relationships/hyperlink" Target="https://dx.doi.org/10.1016/j.jenvman.2019.05.046" TargetMode="External"/><Relationship Id="rId7" Type="http://schemas.openxmlformats.org/officeDocument/2006/relationships/endnotes" Target="endnotes.xml"/><Relationship Id="rId239" Type="http://schemas.openxmlformats.org/officeDocument/2006/relationships/hyperlink" Target="https://dx.doi.org/10.5194/acp-14-1277-2014" TargetMode="External"/><Relationship Id="rId446" Type="http://schemas.openxmlformats.org/officeDocument/2006/relationships/hyperlink" Target="https://dx.doi.org/10.1175/mwr-d-16-0426.1" TargetMode="External"/><Relationship Id="rId653" Type="http://schemas.openxmlformats.org/officeDocument/2006/relationships/hyperlink" Target="https://dx.doi.org/10.1038/s41558-018-0108-y" TargetMode="External"/><Relationship Id="rId292" Type="http://schemas.openxmlformats.org/officeDocument/2006/relationships/hyperlink" Target="https://dx.doi.org/10.5194/acp-12-7779-2012" TargetMode="External"/><Relationship Id="rId306" Type="http://schemas.openxmlformats.org/officeDocument/2006/relationships/hyperlink" Target="https://dx.doi.org/10.1073/pnas.1801191115" TargetMode="External"/><Relationship Id="rId87" Type="http://schemas.openxmlformats.org/officeDocument/2006/relationships/hyperlink" Target="https://dx.doi.org/10.1017/9781316544754" TargetMode="External"/><Relationship Id="rId513" Type="http://schemas.openxmlformats.org/officeDocument/2006/relationships/hyperlink" Target="https://dx.doi.org/10.5194/acp-17-11929-2017" TargetMode="External"/><Relationship Id="rId597" Type="http://schemas.openxmlformats.org/officeDocument/2006/relationships/hyperlink" Target="https://dx.doi.org/10.1002/2017jd027709" TargetMode="External"/><Relationship Id="rId720" Type="http://schemas.openxmlformats.org/officeDocument/2006/relationships/hyperlink" Target="https://dx.doi.org/10.5194/acp-12-5447-2012" TargetMode="External"/><Relationship Id="rId818" Type="http://schemas.openxmlformats.org/officeDocument/2006/relationships/hyperlink" Target="https://dx.doi.org/10.5194/acp-20-1901-2020" TargetMode="External"/><Relationship Id="rId152" Type="http://schemas.openxmlformats.org/officeDocument/2006/relationships/hyperlink" Target="https://dx.doi.org/10.1016/j.atmosenv.2014.05.061" TargetMode="External"/><Relationship Id="rId457" Type="http://schemas.openxmlformats.org/officeDocument/2006/relationships/hyperlink" Target="https://dx.doi.org/10.1016/j.envpol.2015.09.038" TargetMode="External"/><Relationship Id="rId664" Type="http://schemas.openxmlformats.org/officeDocument/2006/relationships/hyperlink" Target="https://dx.doi.org/10.1016/j.scitotenv.2020.139542" TargetMode="External"/><Relationship Id="rId14" Type="http://schemas.openxmlformats.org/officeDocument/2006/relationships/hyperlink" Target="https://dx.doi.org/10.1038/s41558-017-0030-8" TargetMode="External"/><Relationship Id="rId317" Type="http://schemas.openxmlformats.org/officeDocument/2006/relationships/hyperlink" Target="https://dx.doi.org/10.1088/1748-9326/aabcdb" TargetMode="External"/><Relationship Id="rId524" Type="http://schemas.openxmlformats.org/officeDocument/2006/relationships/hyperlink" Target="https://dx.doi.org/10.5194/acp-13-12059-2013" TargetMode="External"/><Relationship Id="rId731" Type="http://schemas.openxmlformats.org/officeDocument/2006/relationships/hyperlink" Target="https://dx.doi.org/10.1073/pnas.0906548107" TargetMode="External"/><Relationship Id="rId98" Type="http://schemas.openxmlformats.org/officeDocument/2006/relationships/hyperlink" Target="https://dx.doi.org/10.1002/2014jc010351" TargetMode="External"/><Relationship Id="rId163" Type="http://schemas.openxmlformats.org/officeDocument/2006/relationships/hyperlink" Target="https://dx.doi.org/10.5194/acp-9-1831-2009" TargetMode="External"/><Relationship Id="rId370" Type="http://schemas.openxmlformats.org/officeDocument/2006/relationships/hyperlink" Target="https://dx.doi.org/10.1038/s41558-020-0797-x" TargetMode="External"/><Relationship Id="rId829" Type="http://schemas.openxmlformats.org/officeDocument/2006/relationships/hyperlink" Target="https://dx.doi.org/10.5194/acp-20-9525-2020" TargetMode="External"/><Relationship Id="rId230" Type="http://schemas.openxmlformats.org/officeDocument/2006/relationships/hyperlink" Target="https://dx.doi.org/10.1525/elementa.2021.00176" TargetMode="External"/><Relationship Id="rId468" Type="http://schemas.openxmlformats.org/officeDocument/2006/relationships/hyperlink" Target="https://dx.doi.org/10.5194/acp-15-3575-2015" TargetMode="External"/><Relationship Id="rId675" Type="http://schemas.openxmlformats.org/officeDocument/2006/relationships/hyperlink" Target="https://dx.doi.org/10.1038/s41467-018-07999-w" TargetMode="External"/><Relationship Id="rId25" Type="http://schemas.openxmlformats.org/officeDocument/2006/relationships/hyperlink" Target="https://dx.doi.org/10.1016/j.atmosenv.2015.10.003" TargetMode="External"/><Relationship Id="rId328" Type="http://schemas.openxmlformats.org/officeDocument/2006/relationships/hyperlink" Target="https://dx.doi.org/10.1017/cbo9781107415324.023" TargetMode="External"/><Relationship Id="rId535" Type="http://schemas.openxmlformats.org/officeDocument/2006/relationships/hyperlink" Target="https://dx.doi.org/10.1021/jp5033146" TargetMode="External"/><Relationship Id="rId742" Type="http://schemas.openxmlformats.org/officeDocument/2006/relationships/hyperlink" Target="https://dx.doi.org/10.1111/j.1469-8137.2012.04152.x" TargetMode="External"/><Relationship Id="rId174" Type="http://schemas.openxmlformats.org/officeDocument/2006/relationships/hyperlink" Target="https://dx.doi.org/10.1038/s41560-018-0179-z" TargetMode="External"/><Relationship Id="rId381" Type="http://schemas.openxmlformats.org/officeDocument/2006/relationships/hyperlink" Target="https://dx.doi.org/10.5194/acp-16-12477-2016" TargetMode="External"/><Relationship Id="rId602" Type="http://schemas.openxmlformats.org/officeDocument/2006/relationships/hyperlink" Target="https://dx.doi.org/10.5194/acp-17-3055-2017" TargetMode="External"/><Relationship Id="rId241" Type="http://schemas.openxmlformats.org/officeDocument/2006/relationships/hyperlink" Target="https://dx.doi.org/10.5194/gmd-5-1471-2012" TargetMode="External"/><Relationship Id="rId479" Type="http://schemas.openxmlformats.org/officeDocument/2006/relationships/hyperlink" Target="https://dx.doi.org/10.1175/jcli-d-17-0620.1" TargetMode="External"/><Relationship Id="rId686" Type="http://schemas.openxmlformats.org/officeDocument/2006/relationships/hyperlink" Target="https://dx.doi.org/10.5194/acp-14-4587-2014" TargetMode="External"/><Relationship Id="rId36" Type="http://schemas.openxmlformats.org/officeDocument/2006/relationships/hyperlink" Target="https://dx.doi.org/10.1029/2012gl054286" TargetMode="External"/><Relationship Id="rId339" Type="http://schemas.openxmlformats.org/officeDocument/2006/relationships/hyperlink" Target="https://dx.doi.org/10.1038/ngeo2912" TargetMode="External"/><Relationship Id="rId546" Type="http://schemas.openxmlformats.org/officeDocument/2006/relationships/hyperlink" Target="https://dx.doi.org/10.1002/2013jd021272" TargetMode="External"/><Relationship Id="rId753" Type="http://schemas.openxmlformats.org/officeDocument/2006/relationships/hyperlink" Target="https://dx.doi.org/10.5194/gmd-13-4459-2020" TargetMode="External"/><Relationship Id="rId101" Type="http://schemas.openxmlformats.org/officeDocument/2006/relationships/hyperlink" Target="https://dx.doi.org/10.1016/s0045-6535(03)00711-2" TargetMode="External"/><Relationship Id="rId185" Type="http://schemas.openxmlformats.org/officeDocument/2006/relationships/hyperlink" Target="https://dx.doi.org/10.5194/acp-16-11497-2016" TargetMode="External"/><Relationship Id="rId406" Type="http://schemas.openxmlformats.org/officeDocument/2006/relationships/hyperlink" Target="https://dx.doi.org/10.1046/j.1354-1013.2001.00442.x" TargetMode="External"/><Relationship Id="rId392" Type="http://schemas.openxmlformats.org/officeDocument/2006/relationships/hyperlink" Target="https://dx.doi.org/10.1038/s41558-018-0139-4" TargetMode="External"/><Relationship Id="rId613" Type="http://schemas.openxmlformats.org/officeDocument/2006/relationships/hyperlink" Target="https://dx.doi.org/10.5194/acp-20-3079-2020" TargetMode="External"/><Relationship Id="rId697" Type="http://schemas.openxmlformats.org/officeDocument/2006/relationships/hyperlink" Target="https://dx.doi.org/10.1029/2012gl054201" TargetMode="External"/><Relationship Id="rId820" Type="http://schemas.openxmlformats.org/officeDocument/2006/relationships/hyperlink" Target="https://dx.doi.org/10.5194/acp-17-14975-2017" TargetMode="External"/><Relationship Id="rId252" Type="http://schemas.openxmlformats.org/officeDocument/2006/relationships/hyperlink" Target="https://dx.doi.org/10.1016/j.atmosenv.2017.02.010" TargetMode="External"/><Relationship Id="rId47" Type="http://schemas.openxmlformats.org/officeDocument/2006/relationships/hyperlink" Target="https://dx.doi.org/10.1289/ehp.1104301" TargetMode="External"/><Relationship Id="rId112" Type="http://schemas.openxmlformats.org/officeDocument/2006/relationships/hyperlink" Target="https://dx.doi.org/10.1016/j.atmosenv.2018.06.047" TargetMode="External"/><Relationship Id="rId557" Type="http://schemas.openxmlformats.org/officeDocument/2006/relationships/hyperlink" Target="https://dx.doi.org/10.1073/pnas.1704884114" TargetMode="External"/><Relationship Id="rId764" Type="http://schemas.openxmlformats.org/officeDocument/2006/relationships/hyperlink" Target="https://dx.doi.org/10.5194/acp-14-6571-2014" TargetMode="External"/><Relationship Id="rId196" Type="http://schemas.openxmlformats.org/officeDocument/2006/relationships/hyperlink" Target="https://dx.doi.org/10.5194/acp-18-17259-2018" TargetMode="External"/><Relationship Id="rId417" Type="http://schemas.openxmlformats.org/officeDocument/2006/relationships/hyperlink" Target="https://dx.doi.org/10.1002/2017jd026868" TargetMode="External"/><Relationship Id="rId624" Type="http://schemas.openxmlformats.org/officeDocument/2006/relationships/hyperlink" Target="https://dx.doi.org/10.5194/acp-15-1205-2015" TargetMode="External"/><Relationship Id="rId831" Type="http://schemas.openxmlformats.org/officeDocument/2006/relationships/hyperlink" Target="https://dx.doi.org/10.1021/acs.est.8b04842" TargetMode="External"/><Relationship Id="rId263" Type="http://schemas.openxmlformats.org/officeDocument/2006/relationships/hyperlink" Target="https://dx.doi.org/10.5194/acp-14-5513-2014" TargetMode="External"/><Relationship Id="rId470" Type="http://schemas.openxmlformats.org/officeDocument/2006/relationships/hyperlink" Target="https://dx.doi.org/10.1126/science.1197640" TargetMode="External"/><Relationship Id="rId58" Type="http://schemas.openxmlformats.org/officeDocument/2006/relationships/hyperlink" Target="https://dx.doi.org/10.5194/acpd-15-30645-2015" TargetMode="External"/><Relationship Id="rId123" Type="http://schemas.openxmlformats.org/officeDocument/2006/relationships/hyperlink" Target="https://dx.doi.org/10.5194/acp-18-5415-2018" TargetMode="External"/><Relationship Id="rId330" Type="http://schemas.openxmlformats.org/officeDocument/2006/relationships/hyperlink" Target="https://dx.doi.org/10.1007/978-94-017-9722-1_9" TargetMode="External"/><Relationship Id="rId568" Type="http://schemas.openxmlformats.org/officeDocument/2006/relationships/hyperlink" Target="https://dx.doi.org/10.3390/en11051299" TargetMode="External"/><Relationship Id="rId775" Type="http://schemas.openxmlformats.org/officeDocument/2006/relationships/hyperlink" Target="https://dx.doi.org/10.1038/s41586-020-2664-3" TargetMode="External"/><Relationship Id="rId428" Type="http://schemas.openxmlformats.org/officeDocument/2006/relationships/hyperlink" Target="https://dx.doi.org/10.5194/acp-18-17017-2018" TargetMode="External"/><Relationship Id="rId635" Type="http://schemas.openxmlformats.org/officeDocument/2006/relationships/hyperlink" Target="https://dx.doi.org/10.1038/s41561-017-0020-5" TargetMode="External"/><Relationship Id="rId842" Type="http://schemas.openxmlformats.org/officeDocument/2006/relationships/footer" Target="footer1.xml"/><Relationship Id="rId274" Type="http://schemas.openxmlformats.org/officeDocument/2006/relationships/hyperlink" Target="https://dx.doi.org/10.1002/2016jd025462" TargetMode="External"/><Relationship Id="rId481" Type="http://schemas.openxmlformats.org/officeDocument/2006/relationships/hyperlink" Target="https://dx.doi.org/10.1002/jgrd.50857" TargetMode="External"/><Relationship Id="rId702" Type="http://schemas.openxmlformats.org/officeDocument/2006/relationships/hyperlink" Target="https://dx.doi.org/10.1002/jgrd.50129" TargetMode="External"/><Relationship Id="rId69" Type="http://schemas.openxmlformats.org/officeDocument/2006/relationships/hyperlink" Target="https://dx.doi.org/10.1140/epjconf/e2009-00914-y" TargetMode="External"/><Relationship Id="rId134" Type="http://schemas.openxmlformats.org/officeDocument/2006/relationships/hyperlink" Target="https://dx.doi.org/10.5194/essd-10-1987-2018" TargetMode="External"/><Relationship Id="rId579" Type="http://schemas.openxmlformats.org/officeDocument/2006/relationships/hyperlink" Target="https://dx.doi.org/10.1175/bams-d-15-00317.1" TargetMode="External"/><Relationship Id="rId786" Type="http://schemas.openxmlformats.org/officeDocument/2006/relationships/hyperlink" Target="https://dx.doi.org/10.1029/2005gl023482" TargetMode="External"/><Relationship Id="rId341" Type="http://schemas.openxmlformats.org/officeDocument/2006/relationships/hyperlink" Target="https://dx.doi.org/10.1002/2015rg000511" TargetMode="External"/><Relationship Id="rId439" Type="http://schemas.openxmlformats.org/officeDocument/2006/relationships/hyperlink" Target="https://dx.doi.org/10.1007/s10584-013-0710-y" TargetMode="External"/><Relationship Id="rId646" Type="http://schemas.openxmlformats.org/officeDocument/2006/relationships/hyperlink" Target="https://dx.doi.org/10.1111/j.1365-2486.2011.02478.x" TargetMode="External"/><Relationship Id="rId201" Type="http://schemas.openxmlformats.org/officeDocument/2006/relationships/hyperlink" Target="https://dx.doi.org/10.5194/acp-9-4363-2009" TargetMode="External"/><Relationship Id="rId285" Type="http://schemas.openxmlformats.org/officeDocument/2006/relationships/hyperlink" Target="https://dx.doi.org/10.5194/acp-18-8173-2018" TargetMode="External"/><Relationship Id="rId506" Type="http://schemas.openxmlformats.org/officeDocument/2006/relationships/hyperlink" Target="https://dx.doi.org/10.5194/acp-21-1211-2021" TargetMode="External"/><Relationship Id="rId492" Type="http://schemas.openxmlformats.org/officeDocument/2006/relationships/hyperlink" Target="https://dx.doi.org/10.1002/2016jd025809" TargetMode="External"/><Relationship Id="rId713" Type="http://schemas.openxmlformats.org/officeDocument/2006/relationships/hyperlink" Target="https://dx.doi.org/10.5194/acp-19-379-2019" TargetMode="External"/><Relationship Id="rId797" Type="http://schemas.openxmlformats.org/officeDocument/2006/relationships/hyperlink" Target="https://dx.doi.org/10.1029/2018jd030001" TargetMode="External"/><Relationship Id="rId145" Type="http://schemas.openxmlformats.org/officeDocument/2006/relationships/hyperlink" Target="https://dx.doi.org/10.5194/amt-10-2533-2017" TargetMode="External"/><Relationship Id="rId352" Type="http://schemas.openxmlformats.org/officeDocument/2006/relationships/hyperlink" Target="https://dx.doi.org/10.5194/acp-17-6957-2017" TargetMode="External"/><Relationship Id="rId212" Type="http://schemas.openxmlformats.org/officeDocument/2006/relationships/hyperlink" Target="https://dx.doi.org/10.5194/acp-18-4859-2018" TargetMode="External"/><Relationship Id="rId657" Type="http://schemas.openxmlformats.org/officeDocument/2006/relationships/hyperlink" Target="https://dx.doi.org/10.1039/c7fd00009j" TargetMode="External"/><Relationship Id="rId296" Type="http://schemas.openxmlformats.org/officeDocument/2006/relationships/hyperlink" Target="https://dx.doi.org/www.ipcc.ch/report/srocc/" TargetMode="External"/><Relationship Id="rId517" Type="http://schemas.openxmlformats.org/officeDocument/2006/relationships/hyperlink" Target="https://dx.doi.org/10.1038/ngeo1800" TargetMode="External"/><Relationship Id="rId724" Type="http://schemas.openxmlformats.org/officeDocument/2006/relationships/hyperlink" Target="https://dx.doi.org/10.1029/2019gl082067" TargetMode="External"/><Relationship Id="rId60" Type="http://schemas.openxmlformats.org/officeDocument/2006/relationships/hyperlink" Target="https://dx.doi.org/10.1002/jgrd.50552" TargetMode="External"/><Relationship Id="rId156" Type="http://schemas.openxmlformats.org/officeDocument/2006/relationships/hyperlink" Target="https://dx.doi.org/10.5194/gmd-10-3329-2017" TargetMode="External"/><Relationship Id="rId363" Type="http://schemas.openxmlformats.org/officeDocument/2006/relationships/hyperlink" Target="https://dx.doi.org/10.1016/j.scitotenv.2019.135055" TargetMode="External"/><Relationship Id="rId570" Type="http://schemas.openxmlformats.org/officeDocument/2006/relationships/hyperlink" Target="https://dx.doi.org/10.1016/j.gloenvcha.2018.08.008" TargetMode="External"/><Relationship Id="rId223" Type="http://schemas.openxmlformats.org/officeDocument/2006/relationships/hyperlink" Target="https://dx.doi.org/10.1038/nature22340" TargetMode="External"/><Relationship Id="rId430" Type="http://schemas.openxmlformats.org/officeDocument/2006/relationships/hyperlink" Target="https://dx.doi.org/10.5194/acp-14-7323-2014" TargetMode="External"/><Relationship Id="rId668" Type="http://schemas.openxmlformats.org/officeDocument/2006/relationships/hyperlink" Target="https://dx.doi.org/10.1088/1748-9326/aae718" TargetMode="External"/><Relationship Id="rId18" Type="http://schemas.openxmlformats.org/officeDocument/2006/relationships/hyperlink" Target="https://dx.doi.org/10.5194/acp-15-7977-2015" TargetMode="External"/><Relationship Id="rId528" Type="http://schemas.openxmlformats.org/officeDocument/2006/relationships/hyperlink" Target="https://dx.doi.org/10.1002/2016gl070695" TargetMode="External"/><Relationship Id="rId735" Type="http://schemas.openxmlformats.org/officeDocument/2006/relationships/hyperlink" Target="https://dx.doi.org/10.1016/j.atmosenv.2008.10.033" TargetMode="External"/><Relationship Id="rId167" Type="http://schemas.openxmlformats.org/officeDocument/2006/relationships/hyperlink" Target="https://dx.doi.org/10.1126/science.1165904" TargetMode="External"/><Relationship Id="rId374" Type="http://schemas.openxmlformats.org/officeDocument/2006/relationships/hyperlink" Target="https://dx.doi.org/10.5194/acp-16-5323-2016" TargetMode="External"/><Relationship Id="rId581" Type="http://schemas.openxmlformats.org/officeDocument/2006/relationships/hyperlink" Target="https://dx.doi.org/10.1126/science.1226514" TargetMode="External"/><Relationship Id="rId71" Type="http://schemas.openxmlformats.org/officeDocument/2006/relationships/hyperlink" Target="https://dx.doi.org/10.5194/acp-13-3027-2013" TargetMode="External"/><Relationship Id="rId234" Type="http://schemas.openxmlformats.org/officeDocument/2006/relationships/hyperlink" Target="https://dx.doi.org/10.5194/acp-15-12645-2015" TargetMode="External"/><Relationship Id="rId679" Type="http://schemas.openxmlformats.org/officeDocument/2006/relationships/hyperlink" Target="https://dx.doi.org/10.5194/acp-16-9629-2016" TargetMode="External"/><Relationship Id="rId802" Type="http://schemas.openxmlformats.org/officeDocument/2006/relationships/hyperlink" Target="https://dx.doi.org/10.1016/j.atmosres.2016.09.010" TargetMode="External"/><Relationship Id="rId2" Type="http://schemas.openxmlformats.org/officeDocument/2006/relationships/numbering" Target="numbering.xml"/><Relationship Id="rId29" Type="http://schemas.openxmlformats.org/officeDocument/2006/relationships/hyperlink" Target="https://dx.doi.org/10.1029/2018jd029824" TargetMode="External"/><Relationship Id="rId441" Type="http://schemas.openxmlformats.org/officeDocument/2006/relationships/hyperlink" Target="https://dx.doi.org/10.1126/science.aaq0524" TargetMode="External"/><Relationship Id="rId539" Type="http://schemas.openxmlformats.org/officeDocument/2006/relationships/hyperlink" Target="https://dx.doi.org/10.1016/j.atmosenv.2014.01.001" TargetMode="External"/><Relationship Id="rId746" Type="http://schemas.openxmlformats.org/officeDocument/2006/relationships/hyperlink" Target="https://dx.doi.org/10.1016/j.atmosenv.2015.10.071" TargetMode="External"/><Relationship Id="rId178" Type="http://schemas.openxmlformats.org/officeDocument/2006/relationships/hyperlink" Target="https://dx.doi.org/10.1016/j.atmosenv.2008.11.033" TargetMode="External"/><Relationship Id="rId301" Type="http://schemas.openxmlformats.org/officeDocument/2006/relationships/hyperlink" Target="https://dx.doi.org/10.1111/pce.12879" TargetMode="External"/><Relationship Id="rId82" Type="http://schemas.openxmlformats.org/officeDocument/2006/relationships/hyperlink" Target="https://dx.doi.org/10.1139/f04-045" TargetMode="External"/><Relationship Id="rId385" Type="http://schemas.openxmlformats.org/officeDocument/2006/relationships/hyperlink" Target="https://dx.doi.org/10.5194/acp-16-2559-2016" TargetMode="External"/><Relationship Id="rId592" Type="http://schemas.openxmlformats.org/officeDocument/2006/relationships/hyperlink" Target="https://dx.doi.org/10.1038/ncomms15748" TargetMode="External"/><Relationship Id="rId606" Type="http://schemas.openxmlformats.org/officeDocument/2006/relationships/hyperlink" Target="https://dx.doi.org/10.1002/2013jd021376" TargetMode="External"/><Relationship Id="rId813" Type="http://schemas.openxmlformats.org/officeDocument/2006/relationships/hyperlink" Target="https://dx.doi.org/10.5194/acp-17-11971-2017" TargetMode="External"/><Relationship Id="rId245" Type="http://schemas.openxmlformats.org/officeDocument/2006/relationships/hyperlink" Target="https://dx.doi.org/10.1016/j.atmosenv.2014.07.006" TargetMode="External"/><Relationship Id="rId452" Type="http://schemas.openxmlformats.org/officeDocument/2006/relationships/hyperlink" Target="https://dx.doi.org/10.1038/nature07949" TargetMode="External"/><Relationship Id="rId105" Type="http://schemas.openxmlformats.org/officeDocument/2006/relationships/hyperlink" Target="https://dx.doi.org/10.5194/acp-17-1259-2017" TargetMode="External"/><Relationship Id="rId312" Type="http://schemas.openxmlformats.org/officeDocument/2006/relationships/hyperlink" Target="https://dx.doi.org/10.5194/acp-16-2843-2016" TargetMode="External"/><Relationship Id="rId757" Type="http://schemas.openxmlformats.org/officeDocument/2006/relationships/hyperlink" Target="https://dx.doi.org/10.1002/eap.1721" TargetMode="External"/><Relationship Id="rId93" Type="http://schemas.openxmlformats.org/officeDocument/2006/relationships/hyperlink" Target="https://dx.doi.org/10.5194/acp-2018-70" TargetMode="External"/><Relationship Id="rId189" Type="http://schemas.openxmlformats.org/officeDocument/2006/relationships/hyperlink" Target="https://dx.doi.org/10.5194/acp-17-1945-2017" TargetMode="External"/><Relationship Id="rId396" Type="http://schemas.openxmlformats.org/officeDocument/2006/relationships/hyperlink" Target="https://dx.doi.org/10.1088/1748-9326/11/11/114002" TargetMode="External"/><Relationship Id="rId617" Type="http://schemas.openxmlformats.org/officeDocument/2006/relationships/hyperlink" Target="https://dx.doi.org/10.1016/j.scitotenv.2018.11.367" TargetMode="External"/><Relationship Id="rId824" Type="http://schemas.openxmlformats.org/officeDocument/2006/relationships/hyperlink" Target="https://dx.doi.org/10.5194/acp-16-9533-2016" TargetMode="External"/><Relationship Id="rId256" Type="http://schemas.openxmlformats.org/officeDocument/2006/relationships/hyperlink" Target="https://dx.doi.org/10.1017/cbo9781107415324.008" TargetMode="External"/><Relationship Id="rId463" Type="http://schemas.openxmlformats.org/officeDocument/2006/relationships/hyperlink" Target="https://dx.doi.org/1854/9881" TargetMode="External"/><Relationship Id="rId670" Type="http://schemas.openxmlformats.org/officeDocument/2006/relationships/hyperlink" Target="https://dx.doi.org/10.1038/nature11342" TargetMode="External"/><Relationship Id="rId116" Type="http://schemas.openxmlformats.org/officeDocument/2006/relationships/hyperlink" Target="https://dx.doi.org/10.1016/j.rse.2019.02.013" TargetMode="External"/><Relationship Id="rId323" Type="http://schemas.openxmlformats.org/officeDocument/2006/relationships/hyperlink" Target="https://dx.doi.org/10.1029/2004jd005223" TargetMode="External"/><Relationship Id="rId530" Type="http://schemas.openxmlformats.org/officeDocument/2006/relationships/hyperlink" Target="https://dx.doi.org/10.1002/2013jd021130" TargetMode="External"/><Relationship Id="rId768" Type="http://schemas.openxmlformats.org/officeDocument/2006/relationships/hyperlink" Target="https://dx.doi.org/10.5194/acp-16-5467-2016" TargetMode="External"/><Relationship Id="rId20" Type="http://schemas.openxmlformats.org/officeDocument/2006/relationships/hyperlink" Target="https://dx.doi.org/10.1126/sciadv.aaz9507" TargetMode="External"/><Relationship Id="rId628" Type="http://schemas.openxmlformats.org/officeDocument/2006/relationships/hyperlink" Target="https://dx.doi.org/10.5194/acp-15-1367-2015" TargetMode="External"/><Relationship Id="rId835" Type="http://schemas.openxmlformats.org/officeDocument/2006/relationships/hyperlink" Target="https://dx.doi.org/10.1016/j.atmosenv.2017.06.017" TargetMode="External"/><Relationship Id="rId267" Type="http://schemas.openxmlformats.org/officeDocument/2006/relationships/hyperlink" Target="https://dx.doi.org/10.5194/acp-16-7917-2016" TargetMode="External"/><Relationship Id="rId474" Type="http://schemas.openxmlformats.org/officeDocument/2006/relationships/hyperlink" Target="https://dx.doi.org/10.5194/acp-18-1091-2018" TargetMode="External"/><Relationship Id="rId127" Type="http://schemas.openxmlformats.org/officeDocument/2006/relationships/hyperlink" Target="https://dx.doi.org/10.1088/1748-9326/aab89c" TargetMode="External"/><Relationship Id="rId681" Type="http://schemas.openxmlformats.org/officeDocument/2006/relationships/hyperlink" Target="https://dx.doi.org/10.1038/s41467-017-02774-9" TargetMode="External"/><Relationship Id="rId779" Type="http://schemas.openxmlformats.org/officeDocument/2006/relationships/hyperlink" Target="https://dx.doi.org/10.5194/acp-18-12461-2018" TargetMode="External"/><Relationship Id="rId31" Type="http://schemas.openxmlformats.org/officeDocument/2006/relationships/hyperlink" Target="https://dx.doi.org/10.1038/s41612-018-0026-8" TargetMode="External"/><Relationship Id="rId334" Type="http://schemas.openxmlformats.org/officeDocument/2006/relationships/hyperlink" Target="https://dx.doi.org/10.1038/nclimate2999" TargetMode="External"/><Relationship Id="rId541" Type="http://schemas.openxmlformats.org/officeDocument/2006/relationships/hyperlink" Target="https://dx.doi.org/10.1038/s41467-018-05838-6" TargetMode="External"/><Relationship Id="rId639" Type="http://schemas.openxmlformats.org/officeDocument/2006/relationships/hyperlink" Target="https://dx.doi.org/10.1029/2012jd017774" TargetMode="External"/><Relationship Id="rId180" Type="http://schemas.openxmlformats.org/officeDocument/2006/relationships/hyperlink" Target="https://dx.doi.org/10.1029/2011gl049761" TargetMode="External"/><Relationship Id="rId278" Type="http://schemas.openxmlformats.org/officeDocument/2006/relationships/hyperlink" Target="https://dx.doi.org/10.1038/ncomms14383" TargetMode="External"/><Relationship Id="rId401" Type="http://schemas.openxmlformats.org/officeDocument/2006/relationships/hyperlink" Target="https://dx.doi.org/10.1029/2008jg000802" TargetMode="External"/><Relationship Id="rId846" Type="http://schemas.openxmlformats.org/officeDocument/2006/relationships/fontTable" Target="fontTable.xml"/><Relationship Id="rId485" Type="http://schemas.openxmlformats.org/officeDocument/2006/relationships/hyperlink" Target="https://dx.doi.org/10.1017/cbo9781107415324.018" TargetMode="External"/><Relationship Id="rId692" Type="http://schemas.openxmlformats.org/officeDocument/2006/relationships/hyperlink" Target="https://dx.doi.org/10.5194/acp-20-12905-2020" TargetMode="External"/><Relationship Id="rId706" Type="http://schemas.openxmlformats.org/officeDocument/2006/relationships/hyperlink" Target="https://dx.doi.org/10.1029/2018ef000822" TargetMode="External"/><Relationship Id="rId42" Type="http://schemas.openxmlformats.org/officeDocument/2006/relationships/hyperlink" Target="https://dx.doi.org/10.1098/rsta.2019.0331" TargetMode="External"/><Relationship Id="rId138" Type="http://schemas.openxmlformats.org/officeDocument/2006/relationships/hyperlink" Target="https://dx.doi.org/10.5194/acp-16-3099-2016" TargetMode="External"/><Relationship Id="rId345" Type="http://schemas.openxmlformats.org/officeDocument/2006/relationships/hyperlink" Target="https://dx.doi.org/10.5194/acp-16-4605-2016" TargetMode="External"/><Relationship Id="rId552" Type="http://schemas.openxmlformats.org/officeDocument/2006/relationships/hyperlink" Target="https://dx.doi.org/10.1029/2005gl022580" TargetMode="External"/><Relationship Id="rId191" Type="http://schemas.openxmlformats.org/officeDocument/2006/relationships/hyperlink" Target="https://dx.doi.org/10.1002/2016jd025320" TargetMode="External"/><Relationship Id="rId205" Type="http://schemas.openxmlformats.org/officeDocument/2006/relationships/hyperlink" Target="https://dx.doi.org/10.1007/bf00139300" TargetMode="External"/><Relationship Id="rId412" Type="http://schemas.openxmlformats.org/officeDocument/2006/relationships/hyperlink" Target="https://dx.doi.org/10.5194/esd-8-547-2017" TargetMode="External"/><Relationship Id="rId289" Type="http://schemas.openxmlformats.org/officeDocument/2006/relationships/hyperlink" Target="https://dx.doi.org/10.5194/acp-13-6329-2013" TargetMode="External"/><Relationship Id="rId496" Type="http://schemas.openxmlformats.org/officeDocument/2006/relationships/hyperlink" Target="https://dx.doi.org/10.1002/2016jd026239" TargetMode="External"/><Relationship Id="rId717" Type="http://schemas.openxmlformats.org/officeDocument/2006/relationships/hyperlink" Target="https://dx.doi.org/10.1029/2019ms001827" TargetMode="External"/><Relationship Id="rId53" Type="http://schemas.openxmlformats.org/officeDocument/2006/relationships/hyperlink" Target="https://dx.doi.org/10.1029/2018gl079938" TargetMode="External"/><Relationship Id="rId149" Type="http://schemas.openxmlformats.org/officeDocument/2006/relationships/hyperlink" Target="https://dx.doi.org/10.1029/2019gl083171" TargetMode="External"/><Relationship Id="rId356" Type="http://schemas.openxmlformats.org/officeDocument/2006/relationships/hyperlink" Target="https://dx.doi.org/10.5194/acp-10-7017-2010" TargetMode="External"/><Relationship Id="rId563" Type="http://schemas.openxmlformats.org/officeDocument/2006/relationships/hyperlink" Target="https://dx.doi.org/10.5194/acp-16-2575-2016" TargetMode="External"/><Relationship Id="rId770" Type="http://schemas.openxmlformats.org/officeDocument/2006/relationships/hyperlink" Target="https://dx.doi.org/10.1002/2016gl072305" TargetMode="External"/><Relationship Id="rId216" Type="http://schemas.openxmlformats.org/officeDocument/2006/relationships/hyperlink" Target="https://dx.doi.org/10.1088/1748-9326/ab71a3" TargetMode="External"/><Relationship Id="rId423" Type="http://schemas.openxmlformats.org/officeDocument/2006/relationships/hyperlink" Target="https://dx.doi.org/10.1016/j.envsci.2016.03.011" TargetMode="External"/><Relationship Id="rId630" Type="http://schemas.openxmlformats.org/officeDocument/2006/relationships/hyperlink" Target="https://dx.doi.org/10.5194/acp-19-2361-2019" TargetMode="External"/><Relationship Id="rId728" Type="http://schemas.openxmlformats.org/officeDocument/2006/relationships/hyperlink" Target="https://dx.doi.org/10.1016/j.atmosenv.2010.01.002" TargetMode="External"/><Relationship Id="rId64" Type="http://schemas.openxmlformats.org/officeDocument/2006/relationships/hyperlink" Target="https://dx.doi.org/10.1080/10473289.2011.609761" TargetMode="External"/><Relationship Id="rId367" Type="http://schemas.openxmlformats.org/officeDocument/2006/relationships/hyperlink" Target="https://dx.doi.org/10.5194/acp-14-5893-2014" TargetMode="External"/><Relationship Id="rId574" Type="http://schemas.openxmlformats.org/officeDocument/2006/relationships/hyperlink" Target="https://dx.doi.org/10.1016/j.gloenvcha.2016.05.012" TargetMode="External"/><Relationship Id="rId227" Type="http://schemas.openxmlformats.org/officeDocument/2006/relationships/hyperlink" Target="https://dx.doi.org/10.5194/gmd-12-1443-2019" TargetMode="External"/><Relationship Id="rId781" Type="http://schemas.openxmlformats.org/officeDocument/2006/relationships/hyperlink" Target="https://dx.doi.org/10.5194/acp-20-11955-2020" TargetMode="External"/><Relationship Id="rId434" Type="http://schemas.openxmlformats.org/officeDocument/2006/relationships/hyperlink" Target="https://dx.doi.org/10.5194/bg-13-3225-2016" TargetMode="External"/><Relationship Id="rId641" Type="http://schemas.openxmlformats.org/officeDocument/2006/relationships/hyperlink" Target="https://dx.doi.org/10.5194/acp-17-15225-2017" TargetMode="External"/><Relationship Id="rId739" Type="http://schemas.openxmlformats.org/officeDocument/2006/relationships/hyperlink" Target="https://dx.doi.org/10.1007/s10584-011-0148-z" TargetMode="External"/><Relationship Id="rId280" Type="http://schemas.openxmlformats.org/officeDocument/2006/relationships/hyperlink" Target="https://dx.doi.org/10.1038/s41561-019-0385-8" TargetMode="External"/><Relationship Id="rId501" Type="http://schemas.openxmlformats.org/officeDocument/2006/relationships/hyperlink" Target="https://dx.doi.org/10.5194/acp-17-14871-2017" TargetMode="External"/><Relationship Id="rId75" Type="http://schemas.openxmlformats.org/officeDocument/2006/relationships/hyperlink" Target="https://dx.doi.org/10.5194/acp-17-12911-2017" TargetMode="External"/><Relationship Id="rId140" Type="http://schemas.openxmlformats.org/officeDocument/2006/relationships/hyperlink" Target="https://dx.doi.org/10.3390/atmos4020132" TargetMode="External"/><Relationship Id="rId378" Type="http://schemas.openxmlformats.org/officeDocument/2006/relationships/hyperlink" Target="https://dx.doi.org/10.5194/acp-15-1939-2015" TargetMode="External"/><Relationship Id="rId585" Type="http://schemas.openxmlformats.org/officeDocument/2006/relationships/hyperlink" Target="https://dx.doi.org/10.1016/j.atmosenv.2016.12.052" TargetMode="External"/><Relationship Id="rId792" Type="http://schemas.openxmlformats.org/officeDocument/2006/relationships/hyperlink" Target="https://dx.doi.org/10.1029/2020gl089429" TargetMode="External"/><Relationship Id="rId806" Type="http://schemas.openxmlformats.org/officeDocument/2006/relationships/hyperlink" Target="https://dx.doi.org/10.1029/2018jd028412" TargetMode="External"/><Relationship Id="rId6" Type="http://schemas.openxmlformats.org/officeDocument/2006/relationships/footnotes" Target="footnotes.xml"/><Relationship Id="rId238" Type="http://schemas.openxmlformats.org/officeDocument/2006/relationships/hyperlink" Target="https://dx.doi.org/10.5194/acp-2019-1216" TargetMode="External"/><Relationship Id="rId445" Type="http://schemas.openxmlformats.org/officeDocument/2006/relationships/hyperlink" Target="https://dx.doi.org/10.5194/acp-18-18149-2018" TargetMode="External"/><Relationship Id="rId652" Type="http://schemas.openxmlformats.org/officeDocument/2006/relationships/hyperlink" Target="https://dx.doi.org/10.1038/s41586-019-1554-z" TargetMode="External"/><Relationship Id="rId291" Type="http://schemas.openxmlformats.org/officeDocument/2006/relationships/hyperlink" Target="https://dx.doi.org/10.5194/acp-18-5219-2018" TargetMode="External"/><Relationship Id="rId305" Type="http://schemas.openxmlformats.org/officeDocument/2006/relationships/hyperlink" Target="https://dx.doi.org/10.1073/pnas.1801191115" TargetMode="External"/><Relationship Id="rId512" Type="http://schemas.openxmlformats.org/officeDocument/2006/relationships/hyperlink" Target="https://dx.doi.org/10.5194/esd-4-267-2013" TargetMode="External"/><Relationship Id="rId86" Type="http://schemas.openxmlformats.org/officeDocument/2006/relationships/hyperlink" Target="https://dx.doi.org/10.1016/j.atmosenv.2016.05.021" TargetMode="External"/><Relationship Id="rId151" Type="http://schemas.openxmlformats.org/officeDocument/2006/relationships/hyperlink" Target="https://dx.doi.org/10.1016/j.atmosenv.2013.08.068" TargetMode="External"/><Relationship Id="rId389" Type="http://schemas.openxmlformats.org/officeDocument/2006/relationships/hyperlink" Target="https://dx.doi.org/10.5194/acp-20-11423-2020" TargetMode="External"/><Relationship Id="rId596" Type="http://schemas.openxmlformats.org/officeDocument/2006/relationships/hyperlink" Target="https://dx.doi.org/10.1038/nature01312" TargetMode="External"/><Relationship Id="rId817" Type="http://schemas.openxmlformats.org/officeDocument/2006/relationships/hyperlink" Target="https://dx.doi.org/10.5194/acp-15-7217-2015" TargetMode="External"/><Relationship Id="rId249" Type="http://schemas.openxmlformats.org/officeDocument/2006/relationships/hyperlink" Target="https://dx.doi.org/10.1016/j.atmosenv.2012.03.050" TargetMode="External"/><Relationship Id="rId456" Type="http://schemas.openxmlformats.org/officeDocument/2006/relationships/hyperlink" Target="https://dx.doi.org/10.1038/s41467-018-07891-7" TargetMode="External"/><Relationship Id="rId663" Type="http://schemas.openxmlformats.org/officeDocument/2006/relationships/hyperlink" Target="https://dx.doi.org/10.1002/2016rg000540" TargetMode="External"/><Relationship Id="rId13" Type="http://schemas.openxmlformats.org/officeDocument/2006/relationships/hyperlink" Target="https://www.epa.gov/air-trends/sulfur-dioxide-trends" TargetMode="External"/><Relationship Id="rId109" Type="http://schemas.openxmlformats.org/officeDocument/2006/relationships/hyperlink" Target="https://dx.doi.org/10.1029/2020gl090244" TargetMode="External"/><Relationship Id="rId316" Type="http://schemas.openxmlformats.org/officeDocument/2006/relationships/hyperlink" Target="https://dx.doi.org/10.5194/acp-16-14825-2016" TargetMode="External"/><Relationship Id="rId523" Type="http://schemas.openxmlformats.org/officeDocument/2006/relationships/hyperlink" Target="https://dx.doi.org/10.1029/2011jd016428" TargetMode="External"/><Relationship Id="rId97" Type="http://schemas.openxmlformats.org/officeDocument/2006/relationships/hyperlink" Target="https://dx.doi.org/10.1146/annurev-earth-042711-105548" TargetMode="External"/><Relationship Id="rId730" Type="http://schemas.openxmlformats.org/officeDocument/2006/relationships/hyperlink" Target="https://dx.doi.org/10.1038/s41558-019-0678-3" TargetMode="External"/><Relationship Id="rId828" Type="http://schemas.openxmlformats.org/officeDocument/2006/relationships/hyperlink" Target="https://dx.doi.org/10.5194/acp-2019-281" TargetMode="External"/><Relationship Id="rId162" Type="http://schemas.openxmlformats.org/officeDocument/2006/relationships/hyperlink" Target="https://dx.doi.org/10.1016/j.eja.2018.06.002" TargetMode="External"/><Relationship Id="rId467" Type="http://schemas.openxmlformats.org/officeDocument/2006/relationships/hyperlink" Target="https://dx.doi.org/10.5194/acp-10-8697-2010" TargetMode="External"/><Relationship Id="rId674" Type="http://schemas.openxmlformats.org/officeDocument/2006/relationships/hyperlink" Target="https://dx.doi.org/10.5194/gmd-11-2273-2018" TargetMode="External"/><Relationship Id="rId24" Type="http://schemas.openxmlformats.org/officeDocument/2006/relationships/hyperlink" Target="https://dx.doi.org/10.5194/acp-11-4039-2011" TargetMode="External"/><Relationship Id="rId66" Type="http://schemas.openxmlformats.org/officeDocument/2006/relationships/hyperlink" Target="https://dx.doi.org/10.1029/2019ms001978" TargetMode="External"/><Relationship Id="rId131" Type="http://schemas.openxmlformats.org/officeDocument/2006/relationships/hyperlink" Target="https://dx.doi.org/10.1038/nature06960" TargetMode="External"/><Relationship Id="rId327" Type="http://schemas.openxmlformats.org/officeDocument/2006/relationships/hyperlink" Target="https://dx.doi.org/10.5194/gmd-11-3945-2018" TargetMode="External"/><Relationship Id="rId369" Type="http://schemas.openxmlformats.org/officeDocument/2006/relationships/hyperlink" Target="https://dx.doi.org/10.1126/science.abb7431" TargetMode="External"/><Relationship Id="rId534" Type="http://schemas.openxmlformats.org/officeDocument/2006/relationships/hyperlink" Target="https://dx.doi.org/10.1039/b908511d" TargetMode="External"/><Relationship Id="rId576" Type="http://schemas.openxmlformats.org/officeDocument/2006/relationships/hyperlink" Target="https://dx.doi.org/10.1002/2015gl063719" TargetMode="External"/><Relationship Id="rId741" Type="http://schemas.openxmlformats.org/officeDocument/2006/relationships/hyperlink" Target="https://dx.doi.org/10.1038/s41467-018-06885-9" TargetMode="External"/><Relationship Id="rId783" Type="http://schemas.openxmlformats.org/officeDocument/2006/relationships/hyperlink" Target="https://dx.doi.org/10.1111/j.1365-2486.2008.01803.x" TargetMode="External"/><Relationship Id="rId839" Type="http://schemas.openxmlformats.org/officeDocument/2006/relationships/hyperlink" Target="https://dx.doi.org/10.4155/cmt.13.12" TargetMode="External"/><Relationship Id="rId173" Type="http://schemas.openxmlformats.org/officeDocument/2006/relationships/hyperlink" Target="https://dx.doi.org/10.1016/j.atmosenv.2007.10.081" TargetMode="External"/><Relationship Id="rId229" Type="http://schemas.openxmlformats.org/officeDocument/2006/relationships/hyperlink" Target="https://dx.doi.org/10.1039/c1em10240k" TargetMode="External"/><Relationship Id="rId380" Type="http://schemas.openxmlformats.org/officeDocument/2006/relationships/hyperlink" Target="https://dx.doi.org/10.1039/c7fd90032e" TargetMode="External"/><Relationship Id="rId436" Type="http://schemas.openxmlformats.org/officeDocument/2006/relationships/hyperlink" Target="https://dx.doi.org/10.1029/2008rg000280" TargetMode="External"/><Relationship Id="rId601" Type="http://schemas.openxmlformats.org/officeDocument/2006/relationships/hyperlink" Target="https://dx.doi.org/10.1080/10962247.2014.959139" TargetMode="External"/><Relationship Id="rId643" Type="http://schemas.openxmlformats.org/officeDocument/2006/relationships/hyperlink" Target="https://dx.doi.org/10.1029/2019gl082172" TargetMode="External"/><Relationship Id="rId240" Type="http://schemas.openxmlformats.org/officeDocument/2006/relationships/hyperlink" Target="https://dx.doi.org/10.1080/20430779.2011.579352" TargetMode="External"/><Relationship Id="rId478" Type="http://schemas.openxmlformats.org/officeDocument/2006/relationships/hyperlink" Target="https://dx.doi.org/10.5194/acp-19-3833-2019" TargetMode="External"/><Relationship Id="rId685" Type="http://schemas.openxmlformats.org/officeDocument/2006/relationships/hyperlink" Target="https://dx.doi.org/10.1002/2014jd022062" TargetMode="External"/><Relationship Id="rId35" Type="http://schemas.openxmlformats.org/officeDocument/2006/relationships/hyperlink" Target="https://dx.doi.org/10.1088/1748-9326/abe06b" TargetMode="External"/><Relationship Id="rId77" Type="http://schemas.openxmlformats.org/officeDocument/2006/relationships/hyperlink" Target="https://dx.doi.org/10.1021/acs.est.8b00926" TargetMode="External"/><Relationship Id="rId100" Type="http://schemas.openxmlformats.org/officeDocument/2006/relationships/hyperlink" Target="https://dx.doi.org/10.1016/j.atmosres.2012.06.028" TargetMode="External"/><Relationship Id="rId282" Type="http://schemas.openxmlformats.org/officeDocument/2006/relationships/hyperlink" Target="https://dx.doi.org/10.1038/srep09871" TargetMode="External"/><Relationship Id="rId338" Type="http://schemas.openxmlformats.org/officeDocument/2006/relationships/hyperlink" Target="https://dx.doi.org/10.5194/acp-14-13023-2014" TargetMode="External"/><Relationship Id="rId503" Type="http://schemas.openxmlformats.org/officeDocument/2006/relationships/hyperlink" Target="https://dx.doi.org/10.5194/acp-18-15471-2018" TargetMode="External"/><Relationship Id="rId545" Type="http://schemas.openxmlformats.org/officeDocument/2006/relationships/hyperlink" Target="ftp://aftp.cmdl.noaa.gov/data/trace_gases/co/flask/surface" TargetMode="External"/><Relationship Id="rId587" Type="http://schemas.openxmlformats.org/officeDocument/2006/relationships/hyperlink" Target="https://dx.doi.org/10.1016/j.atmosenv.2018.07.042" TargetMode="External"/><Relationship Id="rId710" Type="http://schemas.openxmlformats.org/officeDocument/2006/relationships/hyperlink" Target="https://dx.doi.org/10.5194/acp-18-705-2018" TargetMode="External"/><Relationship Id="rId752" Type="http://schemas.openxmlformats.org/officeDocument/2006/relationships/hyperlink" Target="https://dx.doi.org/10.1029/2019ea000975" TargetMode="External"/><Relationship Id="rId808" Type="http://schemas.openxmlformats.org/officeDocument/2006/relationships/hyperlink" Target="https://dx.doi.org/10.1016/s2542-5196(19)30267-0" TargetMode="External"/><Relationship Id="rId8" Type="http://schemas.openxmlformats.org/officeDocument/2006/relationships/comments" Target="comments.xml"/><Relationship Id="rId142" Type="http://schemas.openxmlformats.org/officeDocument/2006/relationships/hyperlink" Target="https://dx.doi.org/10.1038/srep35912" TargetMode="External"/><Relationship Id="rId184" Type="http://schemas.openxmlformats.org/officeDocument/2006/relationships/hyperlink" Target="https://dx.doi.org/10.1038/s41558-018-0072-6" TargetMode="External"/><Relationship Id="rId391" Type="http://schemas.openxmlformats.org/officeDocument/2006/relationships/hyperlink" Target="https://dx.doi.org/10.1016/j.scitotenv.2020.139282" TargetMode="External"/><Relationship Id="rId405" Type="http://schemas.openxmlformats.org/officeDocument/2006/relationships/hyperlink" Target="https://dx.doi.org/10.1111/pce.12369" TargetMode="External"/><Relationship Id="rId447" Type="http://schemas.openxmlformats.org/officeDocument/2006/relationships/hyperlink" Target="https://dx.doi.org/10.1126/sciadv.aba1981" TargetMode="External"/><Relationship Id="rId612" Type="http://schemas.openxmlformats.org/officeDocument/2006/relationships/hyperlink" Target="https://dx.doi.org/10.1002/jgrd.50613" TargetMode="External"/><Relationship Id="rId794" Type="http://schemas.openxmlformats.org/officeDocument/2006/relationships/hyperlink" Target="https://dx.doi.org/10.5194/acp-12-9479-2012" TargetMode="External"/><Relationship Id="rId251" Type="http://schemas.openxmlformats.org/officeDocument/2006/relationships/hyperlink" Target="https://dx.doi.org/10.1155/2013/367674" TargetMode="External"/><Relationship Id="rId489" Type="http://schemas.openxmlformats.org/officeDocument/2006/relationships/hyperlink" Target="https://dx.doi.org/10.1002/2017gl074436" TargetMode="External"/><Relationship Id="rId654" Type="http://schemas.openxmlformats.org/officeDocument/2006/relationships/hyperlink" Target="https://dx.doi.org/10.1126/science.1210026" TargetMode="External"/><Relationship Id="rId696" Type="http://schemas.openxmlformats.org/officeDocument/2006/relationships/hyperlink" Target="https://dx.doi.org/10.5194/acp-15-10529-2015" TargetMode="External"/><Relationship Id="rId46" Type="http://schemas.openxmlformats.org/officeDocument/2006/relationships/hyperlink" Target="https://dx.doi.org/10.5194/amt-7-647-2014" TargetMode="External"/><Relationship Id="rId293" Type="http://schemas.openxmlformats.org/officeDocument/2006/relationships/hyperlink" Target="https://dx.doi.org/10.1002/2017jd026733" TargetMode="External"/><Relationship Id="rId307" Type="http://schemas.openxmlformats.org/officeDocument/2006/relationships/hyperlink" Target="https://dx.doi.org/10.5194/acp-14-2399-2014" TargetMode="External"/><Relationship Id="rId349" Type="http://schemas.openxmlformats.org/officeDocument/2006/relationships/hyperlink" Target="https://dx.doi.org/10.1080/10962247.2014.903878" TargetMode="External"/><Relationship Id="rId514" Type="http://schemas.openxmlformats.org/officeDocument/2006/relationships/hyperlink" Target="https://dx.doi.org/10.5194/acp-18-7217-2018" TargetMode="External"/><Relationship Id="rId556" Type="http://schemas.openxmlformats.org/officeDocument/2006/relationships/hyperlink" Target="https://dx.doi.org/10.1029/94gl00840" TargetMode="External"/><Relationship Id="rId721" Type="http://schemas.openxmlformats.org/officeDocument/2006/relationships/hyperlink" Target="https://dx.doi.org/10.1021/es301166e" TargetMode="External"/><Relationship Id="rId763" Type="http://schemas.openxmlformats.org/officeDocument/2006/relationships/hyperlink" Target="https://dx.doi.org/10.1029/2017gb005862" TargetMode="External"/><Relationship Id="rId88" Type="http://schemas.openxmlformats.org/officeDocument/2006/relationships/hyperlink" Target="https://dx.doi.org/10.1002/2016jd025321" TargetMode="External"/><Relationship Id="rId111" Type="http://schemas.openxmlformats.org/officeDocument/2006/relationships/hyperlink" Target="https://dx.doi.org/10.5194/acp-19-4459-2019" TargetMode="External"/><Relationship Id="rId153" Type="http://schemas.openxmlformats.org/officeDocument/2006/relationships/hyperlink" Target="https://dx.doi.org/10.1002/2015jd024121" TargetMode="External"/><Relationship Id="rId195" Type="http://schemas.openxmlformats.org/officeDocument/2006/relationships/hyperlink" Target="https://dx.doi.org/10.1098/rsta.2019.0314" TargetMode="External"/><Relationship Id="rId209" Type="http://schemas.openxmlformats.org/officeDocument/2006/relationships/hyperlink" Target="https://dx.doi.org/10.22499/2.6303.002" TargetMode="External"/><Relationship Id="rId360" Type="http://schemas.openxmlformats.org/officeDocument/2006/relationships/hyperlink" Target="https://dx.doi.org/10.1016/j.atmosenv.2015.03.055" TargetMode="External"/><Relationship Id="rId416" Type="http://schemas.openxmlformats.org/officeDocument/2006/relationships/hyperlink" Target="https://dx.doi.org/10.1016/j.atmosenv.2015.02.007" TargetMode="External"/><Relationship Id="rId598" Type="http://schemas.openxmlformats.org/officeDocument/2006/relationships/hyperlink" Target="https://dx.doi.org/10.5194/acp-19-8669-2019" TargetMode="External"/><Relationship Id="rId819" Type="http://schemas.openxmlformats.org/officeDocument/2006/relationships/hyperlink" Target="https://dx.doi.org/10.1016/j.atmosres.2011.12.005" TargetMode="External"/><Relationship Id="rId220" Type="http://schemas.openxmlformats.org/officeDocument/2006/relationships/hyperlink" Target="https://dx.doi.org/10.1289/ehp.1409567" TargetMode="External"/><Relationship Id="rId458" Type="http://schemas.openxmlformats.org/officeDocument/2006/relationships/hyperlink" Target="https://dx.doi.org/10.1029/2020gl091699" TargetMode="External"/><Relationship Id="rId623" Type="http://schemas.openxmlformats.org/officeDocument/2006/relationships/hyperlink" Target="https://dx.doi.org/10.1038/515335a" TargetMode="External"/><Relationship Id="rId665" Type="http://schemas.openxmlformats.org/officeDocument/2006/relationships/hyperlink" Target="https://dx.doi.org/10.5194/acp-15-173-2015" TargetMode="External"/><Relationship Id="rId830" Type="http://schemas.openxmlformats.org/officeDocument/2006/relationships/hyperlink" Target="https://dx.doi.org/10.1021/acs.estlett.0c00304" TargetMode="External"/><Relationship Id="rId15" Type="http://schemas.openxmlformats.org/officeDocument/2006/relationships/hyperlink" Target="https://dx.doi.org/10.5194/acp-16-7451-2016" TargetMode="External"/><Relationship Id="rId57" Type="http://schemas.openxmlformats.org/officeDocument/2006/relationships/hyperlink" Target="https://dx.doi.org/10.5194/acp-10-4477-2010" TargetMode="External"/><Relationship Id="rId262" Type="http://schemas.openxmlformats.org/officeDocument/2006/relationships/hyperlink" Target="https://dx.doi.org/10.5194/acp-16-14997-2016" TargetMode="External"/><Relationship Id="rId318" Type="http://schemas.openxmlformats.org/officeDocument/2006/relationships/hyperlink" Target="https://dx.doi.org/10.5194/acp-20-6339-2020" TargetMode="External"/><Relationship Id="rId525" Type="http://schemas.openxmlformats.org/officeDocument/2006/relationships/hyperlink" Target="https://dx.doi.org/10.1016/j.atmosenv.2010.10.021" TargetMode="External"/><Relationship Id="rId567" Type="http://schemas.openxmlformats.org/officeDocument/2006/relationships/hyperlink" Target="https://dx.doi.org/10.5194/acp-10-5925-2010" TargetMode="External"/><Relationship Id="rId732" Type="http://schemas.openxmlformats.org/officeDocument/2006/relationships/hyperlink" Target="https://dx.doi.org/10.5194/acp-13-10243-2013" TargetMode="External"/><Relationship Id="rId99" Type="http://schemas.openxmlformats.org/officeDocument/2006/relationships/hyperlink" Target="https://dx.doi.org/10.5194/acp-10-1701-2010" TargetMode="External"/><Relationship Id="rId122" Type="http://schemas.openxmlformats.org/officeDocument/2006/relationships/hyperlink" Target="https://dx.doi.org/10.1002/2017gl073017" TargetMode="External"/><Relationship Id="rId164" Type="http://schemas.openxmlformats.org/officeDocument/2006/relationships/hyperlink" Target="https://dx.doi.org/10.1029/2019ms001882" TargetMode="External"/><Relationship Id="rId371" Type="http://schemas.openxmlformats.org/officeDocument/2006/relationships/hyperlink" Target="https://dx.doi.org/10.1016/j.atmosenv.2020.117834" TargetMode="External"/><Relationship Id="rId774" Type="http://schemas.openxmlformats.org/officeDocument/2006/relationships/hyperlink" Target="https://dx.doi.org/10.5194/acp-15-11835-2015" TargetMode="External"/><Relationship Id="rId427" Type="http://schemas.openxmlformats.org/officeDocument/2006/relationships/hyperlink" Target="https://dx.doi.org/10.5194/acp-14-4679-2014" TargetMode="External"/><Relationship Id="rId469" Type="http://schemas.openxmlformats.org/officeDocument/2006/relationships/hyperlink" Target="https://dx.doi.org/10.1016/j.atmosenv.2016.08.081" TargetMode="External"/><Relationship Id="rId634" Type="http://schemas.openxmlformats.org/officeDocument/2006/relationships/hyperlink" Target="https://dx.doi.org/10.1039/c7fd00028f" TargetMode="External"/><Relationship Id="rId676" Type="http://schemas.openxmlformats.org/officeDocument/2006/relationships/hyperlink" Target="https://dx.doi.org/10.1073/pnas.1308470110" TargetMode="External"/><Relationship Id="rId841" Type="http://schemas.openxmlformats.org/officeDocument/2006/relationships/header" Target="header2.xml"/><Relationship Id="rId26" Type="http://schemas.openxmlformats.org/officeDocument/2006/relationships/hyperlink" Target="https://dx.doi.org/10.5194/acp-2019-508" TargetMode="External"/><Relationship Id="rId231" Type="http://schemas.openxmlformats.org/officeDocument/2006/relationships/hyperlink" Target="https://dx.doi.org/10.5194/acp-2019-1214" TargetMode="External"/><Relationship Id="rId273" Type="http://schemas.openxmlformats.org/officeDocument/2006/relationships/hyperlink" Target="https://dx.doi.org/10.1016/j.envsci.2017.05.006" TargetMode="External"/><Relationship Id="rId329" Type="http://schemas.openxmlformats.org/officeDocument/2006/relationships/hyperlink" Target="https://dx.doi.org/10.5194/acp-18-2769-2018" TargetMode="External"/><Relationship Id="rId480" Type="http://schemas.openxmlformats.org/officeDocument/2006/relationships/hyperlink" Target="https://dx.doi.org/10.1007/s40726-016-0031-7" TargetMode="External"/><Relationship Id="rId536" Type="http://schemas.openxmlformats.org/officeDocument/2006/relationships/hyperlink" Target="https://dx.doi.org/10.5194/acp-16-14545-2016" TargetMode="External"/><Relationship Id="rId701" Type="http://schemas.openxmlformats.org/officeDocument/2006/relationships/hyperlink" Target="https://dx.doi.org/10.5194/acp-16-7285-2016" TargetMode="External"/><Relationship Id="rId68" Type="http://schemas.openxmlformats.org/officeDocument/2006/relationships/hyperlink" Target="https://dx.doi.org/10.5194/acp-15-9577-2015" TargetMode="External"/><Relationship Id="rId133" Type="http://schemas.openxmlformats.org/officeDocument/2006/relationships/hyperlink" Target="https://dx.doi.org/10.5194/acp-16-3825-2016" TargetMode="External"/><Relationship Id="rId175" Type="http://schemas.openxmlformats.org/officeDocument/2006/relationships/hyperlink" Target="https://dx.doi.org/10.1016/j.crte.2007.08.008" TargetMode="External"/><Relationship Id="rId340" Type="http://schemas.openxmlformats.org/officeDocument/2006/relationships/hyperlink" Target="https://dx.doi.org/10.1016/j.atmosres.2012.12.015" TargetMode="External"/><Relationship Id="rId578" Type="http://schemas.openxmlformats.org/officeDocument/2006/relationships/hyperlink" Target="https://dx.doi.org/10.1088/1748-9326/4/4/045112" TargetMode="External"/><Relationship Id="rId743" Type="http://schemas.openxmlformats.org/officeDocument/2006/relationships/hyperlink" Target="https://dx.doi.org/10.5194/acp-19-4877-2019" TargetMode="External"/><Relationship Id="rId785" Type="http://schemas.openxmlformats.org/officeDocument/2006/relationships/hyperlink" Target="https://dx.doi.org/10.1111/j.1365-3040.2007.01717.x" TargetMode="External"/><Relationship Id="rId200" Type="http://schemas.openxmlformats.org/officeDocument/2006/relationships/hyperlink" Target="https://dx.doi.org/10.5194/essd-12-3269-2020" TargetMode="External"/><Relationship Id="rId382" Type="http://schemas.openxmlformats.org/officeDocument/2006/relationships/hyperlink" Target="https://dx.doi.org/10.1038/nature15371" TargetMode="External"/><Relationship Id="rId438" Type="http://schemas.openxmlformats.org/officeDocument/2006/relationships/hyperlink" Target="https://dx.doi.org/10.1016/j.atmosenv.2015.06.044" TargetMode="External"/><Relationship Id="rId603" Type="http://schemas.openxmlformats.org/officeDocument/2006/relationships/hyperlink" Target="https://dx.doi.org/10.5194/acp-12-3939-2012" TargetMode="External"/><Relationship Id="rId645" Type="http://schemas.openxmlformats.org/officeDocument/2006/relationships/hyperlink" Target="https://dx.doi.org/10.5194/acp-11-10743-2011" TargetMode="External"/><Relationship Id="rId687" Type="http://schemas.openxmlformats.org/officeDocument/2006/relationships/hyperlink" Target="https://dx.doi.org/10.1088/1748-9326/11/3/034022" TargetMode="External"/><Relationship Id="rId810" Type="http://schemas.openxmlformats.org/officeDocument/2006/relationships/hyperlink" Target="https://dx.doi.org/10.5194/acp-14-9137-2014" TargetMode="External"/><Relationship Id="rId242" Type="http://schemas.openxmlformats.org/officeDocument/2006/relationships/hyperlink" Target="https://dx.doi.org/10.1002/2016jd025311" TargetMode="External"/><Relationship Id="rId284" Type="http://schemas.openxmlformats.org/officeDocument/2006/relationships/hyperlink" Target="https://dx.doi.org/10.1038/srep23792" TargetMode="External"/><Relationship Id="rId491" Type="http://schemas.openxmlformats.org/officeDocument/2006/relationships/hyperlink" Target="https://dx.doi.org/10.1038/ngeo2673" TargetMode="External"/><Relationship Id="rId505" Type="http://schemas.openxmlformats.org/officeDocument/2006/relationships/hyperlink" Target="https://dx.doi.org/10.17226/18988" TargetMode="External"/><Relationship Id="rId712" Type="http://schemas.openxmlformats.org/officeDocument/2006/relationships/hyperlink" Target="https://dx.doi.org/10.5194/acp-16-10911-2016" TargetMode="External"/><Relationship Id="rId37" Type="http://schemas.openxmlformats.org/officeDocument/2006/relationships/hyperlink" Target="https://dx.doi.org/10.1126/science.aar7204" TargetMode="External"/><Relationship Id="rId79" Type="http://schemas.openxmlformats.org/officeDocument/2006/relationships/hyperlink" Target="https://dx.doi.org/10.1002/jgrd.50171" TargetMode="External"/><Relationship Id="rId102" Type="http://schemas.openxmlformats.org/officeDocument/2006/relationships/hyperlink" Target="https://dx.doi.org/10.1088/1748-9326/9/10/104009" TargetMode="External"/><Relationship Id="rId144" Type="http://schemas.openxmlformats.org/officeDocument/2006/relationships/hyperlink" Target="https://dx.doi.org/10.1016/j.scitotenv.2017.06.132" TargetMode="External"/><Relationship Id="rId547" Type="http://schemas.openxmlformats.org/officeDocument/2006/relationships/hyperlink" Target="https://dx.doi.org/10.5194/acp-13-8365-2013" TargetMode="External"/><Relationship Id="rId589" Type="http://schemas.openxmlformats.org/officeDocument/2006/relationships/hyperlink" Target="https://dx.doi.org/10.1029/2008jd010050" TargetMode="External"/><Relationship Id="rId754" Type="http://schemas.openxmlformats.org/officeDocument/2006/relationships/hyperlink" Target="https://dx.doi.org/10.1029/2019gl083680" TargetMode="External"/><Relationship Id="rId796" Type="http://schemas.openxmlformats.org/officeDocument/2006/relationships/hyperlink" Target="https://dx.doi.org/10.5194/acp-13-6083-2013" TargetMode="External"/><Relationship Id="rId90" Type="http://schemas.openxmlformats.org/officeDocument/2006/relationships/hyperlink" Target="https://dx.doi.org/10.1016/j.rse.2020.112275" TargetMode="External"/><Relationship Id="rId186" Type="http://schemas.openxmlformats.org/officeDocument/2006/relationships/hyperlink" Target="https://dx.doi.org/10.1080/10962247.2015.1040526" TargetMode="External"/><Relationship Id="rId351" Type="http://schemas.openxmlformats.org/officeDocument/2006/relationships/hyperlink" Target="https://dx.doi.org/10.1007/s11869-020-00839-1" TargetMode="External"/><Relationship Id="rId393" Type="http://schemas.openxmlformats.org/officeDocument/2006/relationships/hyperlink" Target="https://dx.doi.org/10.1038/s41558-018-0139-4" TargetMode="External"/><Relationship Id="rId407" Type="http://schemas.openxmlformats.org/officeDocument/2006/relationships/hyperlink" Target="https://dx.doi.org/10.1098/rsta.2017.0263" TargetMode="External"/><Relationship Id="rId449" Type="http://schemas.openxmlformats.org/officeDocument/2006/relationships/hyperlink" Target="https://dx.doi.org/10.1007/s10584-011-0156-z" TargetMode="External"/><Relationship Id="rId614" Type="http://schemas.openxmlformats.org/officeDocument/2006/relationships/hyperlink" Target="https://dx.doi.org/10.5194/acp-13-211-2013" TargetMode="External"/><Relationship Id="rId656" Type="http://schemas.openxmlformats.org/officeDocument/2006/relationships/hyperlink" Target="https://dx.doi.org/10.1126/science.aak9521" TargetMode="External"/><Relationship Id="rId821" Type="http://schemas.openxmlformats.org/officeDocument/2006/relationships/hyperlink" Target="https://dx.doi.org/10.1016/j.atmosres.2016.11.010" TargetMode="External"/><Relationship Id="rId211" Type="http://schemas.openxmlformats.org/officeDocument/2006/relationships/hyperlink" Target="https://dx.doi.org/10.5194/acp-17-1543-2017" TargetMode="External"/><Relationship Id="rId253" Type="http://schemas.openxmlformats.org/officeDocument/2006/relationships/hyperlink" Target="https://dx.doi.org/10.1007/s10584-019-02436-3" TargetMode="External"/><Relationship Id="rId295" Type="http://schemas.openxmlformats.org/officeDocument/2006/relationships/hyperlink" Target="https://dx.doi.org/10.5194/acp-19-3515-2019" TargetMode="External"/><Relationship Id="rId309" Type="http://schemas.openxmlformats.org/officeDocument/2006/relationships/hyperlink" Target="https://dx.doi.org/10.5194/acp-12-12021-2012" TargetMode="External"/><Relationship Id="rId460" Type="http://schemas.openxmlformats.org/officeDocument/2006/relationships/hyperlink" Target="https://dx.doi.org/10.5194/acp-15-8315-2015" TargetMode="External"/><Relationship Id="rId516" Type="http://schemas.openxmlformats.org/officeDocument/2006/relationships/hyperlink" Target="https://dx.doi.org/10.5194/acp-14-1837-2014" TargetMode="External"/><Relationship Id="rId698" Type="http://schemas.openxmlformats.org/officeDocument/2006/relationships/hyperlink" Target="https://dx.doi.org/10.5194/acp-16-4213-2016" TargetMode="External"/><Relationship Id="rId48" Type="http://schemas.openxmlformats.org/officeDocument/2006/relationships/hyperlink" Target="https://dx.doi.org/10.1038/nature22086" TargetMode="External"/><Relationship Id="rId113" Type="http://schemas.openxmlformats.org/officeDocument/2006/relationships/hyperlink" Target="https://dx.doi.org/10.1038/s41598-018-37719-9" TargetMode="External"/><Relationship Id="rId320" Type="http://schemas.openxmlformats.org/officeDocument/2006/relationships/hyperlink" Target="https://dx.doi.org/10.5194/acp-18-7669-2018" TargetMode="External"/><Relationship Id="rId558" Type="http://schemas.openxmlformats.org/officeDocument/2006/relationships/hyperlink" Target="https://dx.doi.org/10.1029/92jd00719" TargetMode="External"/><Relationship Id="rId723" Type="http://schemas.openxmlformats.org/officeDocument/2006/relationships/hyperlink" Target="https://dx.doi.org/10.1088/1748-9326/11/2/024010" TargetMode="External"/><Relationship Id="rId765" Type="http://schemas.openxmlformats.org/officeDocument/2006/relationships/hyperlink" Target="https://dx.doi.org/10.1111/gcb.14339" TargetMode="External"/><Relationship Id="rId155" Type="http://schemas.openxmlformats.org/officeDocument/2006/relationships/hyperlink" Target="https://dx.doi.org/10.5194/acp-21-853-2021" TargetMode="External"/><Relationship Id="rId197" Type="http://schemas.openxmlformats.org/officeDocument/2006/relationships/hyperlink" Target="https://dx.doi.org/10.1088/1748-9326/11/4/044010" TargetMode="External"/><Relationship Id="rId362" Type="http://schemas.openxmlformats.org/officeDocument/2006/relationships/hyperlink" Target="https://dx.doi.org/10.1007/s10584-015-1461-8" TargetMode="External"/><Relationship Id="rId418" Type="http://schemas.openxmlformats.org/officeDocument/2006/relationships/hyperlink" Target="https://dx.doi.org/10.1002/2016jd024849" TargetMode="External"/><Relationship Id="rId625" Type="http://schemas.openxmlformats.org/officeDocument/2006/relationships/hyperlink" Target="https://dx.doi.org/10.1073/pnas.1614453114" TargetMode="External"/><Relationship Id="rId832" Type="http://schemas.openxmlformats.org/officeDocument/2006/relationships/hyperlink" Target="https://dx.doi.org/10.1088/1748-9326/aab2b3" TargetMode="External"/><Relationship Id="rId222" Type="http://schemas.openxmlformats.org/officeDocument/2006/relationships/hyperlink" Target="https://dx.doi.org/10.1073/pnas.1319441111" TargetMode="External"/><Relationship Id="rId264" Type="http://schemas.openxmlformats.org/officeDocument/2006/relationships/hyperlink" Target="https://dx.doi.org/10.5194/esd-10-379-2019" TargetMode="External"/><Relationship Id="rId471" Type="http://schemas.openxmlformats.org/officeDocument/2006/relationships/hyperlink" Target="https://dx.doi.org/10.1021/jp5097376" TargetMode="External"/><Relationship Id="rId667" Type="http://schemas.openxmlformats.org/officeDocument/2006/relationships/hyperlink" Target="https://dx.doi.org/10.1289/ehp177" TargetMode="External"/><Relationship Id="rId17" Type="http://schemas.openxmlformats.org/officeDocument/2006/relationships/hyperlink" Target="https://dx.doi.org/10.1038/s41598-018-37304-0" TargetMode="External"/><Relationship Id="rId59" Type="http://schemas.openxmlformats.org/officeDocument/2006/relationships/hyperlink" Target="https://dx.doi.org/10.5194/gmd-8-1047-2015" TargetMode="External"/><Relationship Id="rId124" Type="http://schemas.openxmlformats.org/officeDocument/2006/relationships/hyperlink" Target="https://dx.doi.org/10.1088/1748-9326/10/8/084015" TargetMode="External"/><Relationship Id="rId527" Type="http://schemas.openxmlformats.org/officeDocument/2006/relationships/hyperlink" Target="https://dx.doi.org/10.1029/2001jd000672" TargetMode="External"/><Relationship Id="rId569" Type="http://schemas.openxmlformats.org/officeDocument/2006/relationships/hyperlink" Target="https://dx.doi.org/10.1007/s10584-013-0826-0" TargetMode="External"/><Relationship Id="rId734" Type="http://schemas.openxmlformats.org/officeDocument/2006/relationships/hyperlink" Target="https://dx.doi.org/10.1002/2015gl065496" TargetMode="External"/><Relationship Id="rId776" Type="http://schemas.openxmlformats.org/officeDocument/2006/relationships/hyperlink" Target="https://dx.doi.org/10.5194/acp-18-11261-2018" TargetMode="External"/><Relationship Id="rId70" Type="http://schemas.openxmlformats.org/officeDocument/2006/relationships/hyperlink" Target="https://dx.doi.org/10.1002/grl.50358" TargetMode="External"/><Relationship Id="rId166" Type="http://schemas.openxmlformats.org/officeDocument/2006/relationships/hyperlink" Target="https://dx.doi.org/10.1038/ngeo325" TargetMode="External"/><Relationship Id="rId331" Type="http://schemas.openxmlformats.org/officeDocument/2006/relationships/hyperlink" Target="https://dx.doi.org/10.5194/acp-17-8681-2017" TargetMode="External"/><Relationship Id="rId373" Type="http://schemas.openxmlformats.org/officeDocument/2006/relationships/hyperlink" Target="https://dx.doi.org/10.1016/j.atmosenv.2020.117834" TargetMode="External"/><Relationship Id="rId429" Type="http://schemas.openxmlformats.org/officeDocument/2006/relationships/hyperlink" Target="https://dx.doi.org/10.1016/j.atmosenv.2006.12.009" TargetMode="External"/><Relationship Id="rId580" Type="http://schemas.openxmlformats.org/officeDocument/2006/relationships/hyperlink" Target="https://dx.doi.org/10.5194/acp-19-11887-2019" TargetMode="External"/><Relationship Id="rId636" Type="http://schemas.openxmlformats.org/officeDocument/2006/relationships/hyperlink" Target="https://dx.doi.org/10.1002/2013jd020838" TargetMode="External"/><Relationship Id="rId801" Type="http://schemas.openxmlformats.org/officeDocument/2006/relationships/hyperlink" Target="https://dx.doi.org/10.1021/acsomega.9b03284" TargetMode="External"/><Relationship Id="rId1" Type="http://schemas.openxmlformats.org/officeDocument/2006/relationships/customXml" Target="../customXml/item1.xml"/><Relationship Id="rId233" Type="http://schemas.openxmlformats.org/officeDocument/2006/relationships/hyperlink" Target="https://dx.doi.org/10.5194/adgeo-45-105-2018" TargetMode="External"/><Relationship Id="rId440" Type="http://schemas.openxmlformats.org/officeDocument/2006/relationships/hyperlink" Target="https://dx.doi.org/10.1088/1748-9326/aaafe3" TargetMode="External"/><Relationship Id="rId678" Type="http://schemas.openxmlformats.org/officeDocument/2006/relationships/hyperlink" Target="https://dx.doi.org/10.5194/amt-8-505-2015" TargetMode="External"/><Relationship Id="rId843" Type="http://schemas.openxmlformats.org/officeDocument/2006/relationships/footer" Target="footer2.xml"/><Relationship Id="rId28" Type="http://schemas.openxmlformats.org/officeDocument/2006/relationships/hyperlink" Target="https://dx.doi.org/10.1029/2002jd002066" TargetMode="External"/><Relationship Id="rId275" Type="http://schemas.openxmlformats.org/officeDocument/2006/relationships/hyperlink" Target="https://dx.doi.org/10.1002/2017ms001196" TargetMode="External"/><Relationship Id="rId300" Type="http://schemas.openxmlformats.org/officeDocument/2006/relationships/hyperlink" Target="https://dx.doi.org/10.5194/essd-2018-164" TargetMode="External"/><Relationship Id="rId482" Type="http://schemas.openxmlformats.org/officeDocument/2006/relationships/hyperlink" Target="https://dx.doi.org/10.5194/acp-14-3589-2014" TargetMode="External"/><Relationship Id="rId538" Type="http://schemas.openxmlformats.org/officeDocument/2006/relationships/hyperlink" Target="https://dx.doi.org/10.1002/2015gl065992" TargetMode="External"/><Relationship Id="rId703" Type="http://schemas.openxmlformats.org/officeDocument/2006/relationships/hyperlink" Target="https://dx.doi.org/10.1029/2001gl013000" TargetMode="External"/><Relationship Id="rId745" Type="http://schemas.openxmlformats.org/officeDocument/2006/relationships/hyperlink" Target="https://dx.doi.org/10.1073/pnas.0902817106" TargetMode="External"/><Relationship Id="rId81" Type="http://schemas.openxmlformats.org/officeDocument/2006/relationships/hyperlink" Target="https://dx.doi.org/10.1289/ehp.1205987" TargetMode="External"/><Relationship Id="rId135" Type="http://schemas.openxmlformats.org/officeDocument/2006/relationships/hyperlink" Target="https://dx.doi.org/10.2760/687800" TargetMode="External"/><Relationship Id="rId177" Type="http://schemas.openxmlformats.org/officeDocument/2006/relationships/hyperlink" Target="https://dx.doi.org/10.5194/gmd-13-461-2020" TargetMode="External"/><Relationship Id="rId342" Type="http://schemas.openxmlformats.org/officeDocument/2006/relationships/hyperlink" Target="https://dx.doi.org/10.5194/acp-16-3525-2016" TargetMode="External"/><Relationship Id="rId384" Type="http://schemas.openxmlformats.org/officeDocument/2006/relationships/hyperlink" Target="https://dx.doi.org/10.1073/pnas.1819989116" TargetMode="External"/><Relationship Id="rId591" Type="http://schemas.openxmlformats.org/officeDocument/2006/relationships/hyperlink" Target="https://dx.doi.org/10.1073/pnas.1415631111" TargetMode="External"/><Relationship Id="rId605" Type="http://schemas.openxmlformats.org/officeDocument/2006/relationships/hyperlink" Target="https://dx.doi.org/10.1073/pnas.1907574116" TargetMode="External"/><Relationship Id="rId787" Type="http://schemas.openxmlformats.org/officeDocument/2006/relationships/hyperlink" Target="https://dx.doi.org/10.5194/acp-13-837-2013" TargetMode="External"/><Relationship Id="rId812" Type="http://schemas.openxmlformats.org/officeDocument/2006/relationships/hyperlink" Target="https://dx.doi.org/10.1016/j.atmosenv.2018.05.066" TargetMode="External"/><Relationship Id="rId202" Type="http://schemas.openxmlformats.org/officeDocument/2006/relationships/hyperlink" Target="https://dx.doi.org/10.1038/s41467-019-11835-0" TargetMode="External"/><Relationship Id="rId244" Type="http://schemas.openxmlformats.org/officeDocument/2006/relationships/hyperlink" Target="https://dx.doi.org/10.1073/pnas.1419604111" TargetMode="External"/><Relationship Id="rId647" Type="http://schemas.openxmlformats.org/officeDocument/2006/relationships/hyperlink" Target="https://dx.doi.org/10.5194/acp-16-12239-2016" TargetMode="External"/><Relationship Id="rId689" Type="http://schemas.openxmlformats.org/officeDocument/2006/relationships/hyperlink" Target="https://dx.doi.org/10.5194/gmd-10-433-2017" TargetMode="External"/><Relationship Id="rId39" Type="http://schemas.openxmlformats.org/officeDocument/2006/relationships/hyperlink" Target="https://dx.doi.org/10.1146/annurev-environ-052912-173303" TargetMode="External"/><Relationship Id="rId286" Type="http://schemas.openxmlformats.org/officeDocument/2006/relationships/hyperlink" Target="https://dx.doi.org/10.1002/2015jd023358" TargetMode="External"/><Relationship Id="rId451" Type="http://schemas.openxmlformats.org/officeDocument/2006/relationships/hyperlink" Target="https://dx.doi.org/10.1016/j.cosust.2016.12.003" TargetMode="External"/><Relationship Id="rId493" Type="http://schemas.openxmlformats.org/officeDocument/2006/relationships/hyperlink" Target="https://dx.doi.org/10.5194/acp-20-3249-2020" TargetMode="External"/><Relationship Id="rId507" Type="http://schemas.openxmlformats.org/officeDocument/2006/relationships/hyperlink" Target="https://dx.doi.org/10.5194/gmd-9-3461-2016" TargetMode="External"/><Relationship Id="rId549" Type="http://schemas.openxmlformats.org/officeDocument/2006/relationships/hyperlink" Target="https://dx.doi.org/10.1146/annurev-earth-060313-054843" TargetMode="External"/><Relationship Id="rId714" Type="http://schemas.openxmlformats.org/officeDocument/2006/relationships/hyperlink" Target="https://dx.doi.org/10.1080/10962247.2016.1192071" TargetMode="External"/><Relationship Id="rId756" Type="http://schemas.openxmlformats.org/officeDocument/2006/relationships/hyperlink" Target="https://dx.doi.org/10.5194/acp-13-2563-2013" TargetMode="External"/><Relationship Id="rId50" Type="http://schemas.openxmlformats.org/officeDocument/2006/relationships/hyperlink" Target="https://dx.doi.org/10.5194/acp-8-4605-2008" TargetMode="External"/><Relationship Id="rId104" Type="http://schemas.openxmlformats.org/officeDocument/2006/relationships/hyperlink" Target="https://dx.doi.org/10.5194/acp-16-10707-2016" TargetMode="External"/><Relationship Id="rId146" Type="http://schemas.openxmlformats.org/officeDocument/2006/relationships/hyperlink" Target="https://dx.doi.org/10.1073/pnas.1514034112" TargetMode="External"/><Relationship Id="rId188" Type="http://schemas.openxmlformats.org/officeDocument/2006/relationships/hyperlink" Target="https://dx.doi.org/10.5194/bg-17-1583-2020" TargetMode="External"/><Relationship Id="rId311" Type="http://schemas.openxmlformats.org/officeDocument/2006/relationships/hyperlink" Target="https://dx.doi.org/10.1002/asl.291" TargetMode="External"/><Relationship Id="rId353" Type="http://schemas.openxmlformats.org/officeDocument/2006/relationships/hyperlink" Target="https://dx.doi.org/10.1007/s10584-016-1619-z" TargetMode="External"/><Relationship Id="rId395" Type="http://schemas.openxmlformats.org/officeDocument/2006/relationships/hyperlink" Target="https://dx.doi.org/10.5194/acp-15-11217-2015" TargetMode="External"/><Relationship Id="rId409" Type="http://schemas.openxmlformats.org/officeDocument/2006/relationships/hyperlink" Target="https://dx.doi.org/10.1016/j.envsci.2006.10.007" TargetMode="External"/><Relationship Id="rId560" Type="http://schemas.openxmlformats.org/officeDocument/2006/relationships/hyperlink" Target="https://dx.doi.org/10.5194/essd-10-985-2018" TargetMode="External"/><Relationship Id="rId798" Type="http://schemas.openxmlformats.org/officeDocument/2006/relationships/hyperlink" Target="https://dx.doi.org/10.5194/acp-19-2405-2019" TargetMode="External"/><Relationship Id="rId92" Type="http://schemas.openxmlformats.org/officeDocument/2006/relationships/hyperlink" Target="https://dx.doi.org/10.1175/jas-d-12-0215.1" TargetMode="External"/><Relationship Id="rId213" Type="http://schemas.openxmlformats.org/officeDocument/2006/relationships/hyperlink" Target="https://dx.doi.org/10.1002/2016gl071565" TargetMode="External"/><Relationship Id="rId420" Type="http://schemas.openxmlformats.org/officeDocument/2006/relationships/hyperlink" Target="https://dx.doi.org/10.1029/2003gl017880" TargetMode="External"/><Relationship Id="rId616" Type="http://schemas.openxmlformats.org/officeDocument/2006/relationships/hyperlink" Target="https://dx.doi.org/10.5194/acp-16-10879-2016" TargetMode="External"/><Relationship Id="rId658" Type="http://schemas.openxmlformats.org/officeDocument/2006/relationships/hyperlink" Target="https://dx.doi.org/10.1002/2014jd022752" TargetMode="External"/><Relationship Id="rId823" Type="http://schemas.openxmlformats.org/officeDocument/2006/relationships/hyperlink" Target="https://dx.doi.org/10.1029/2007gl029979" TargetMode="External"/><Relationship Id="rId255" Type="http://schemas.openxmlformats.org/officeDocument/2006/relationships/hyperlink" Target="https://dx.doi.org/10.1007/s10584-020-02800-8" TargetMode="External"/><Relationship Id="rId297" Type="http://schemas.openxmlformats.org/officeDocument/2006/relationships/hyperlink" Target="https://dx.doi.org/10.2151/sola.2016-035" TargetMode="External"/><Relationship Id="rId462" Type="http://schemas.openxmlformats.org/officeDocument/2006/relationships/hyperlink" Target="https://dx.doi.org/10.5194/acp-17-807-2017" TargetMode="External"/><Relationship Id="rId518" Type="http://schemas.openxmlformats.org/officeDocument/2006/relationships/hyperlink" Target="https://dx.doi.org/10.1029/2012jd018276" TargetMode="External"/><Relationship Id="rId725" Type="http://schemas.openxmlformats.org/officeDocument/2006/relationships/hyperlink" Target="https://dx.doi.org/10.5194/acp-20-14547-2020" TargetMode="External"/><Relationship Id="rId115" Type="http://schemas.openxmlformats.org/officeDocument/2006/relationships/hyperlink" Target="https://dx.doi.org/10.1111/geb.12440" TargetMode="External"/><Relationship Id="rId157" Type="http://schemas.openxmlformats.org/officeDocument/2006/relationships/hyperlink" Target="https://dx.doi.org/10.1002/2014jd021790" TargetMode="External"/><Relationship Id="rId322" Type="http://schemas.openxmlformats.org/officeDocument/2006/relationships/hyperlink" Target="https://dx.doi.org/10.5194/acp-16-9785-2016" TargetMode="External"/><Relationship Id="rId364" Type="http://schemas.openxmlformats.org/officeDocument/2006/relationships/hyperlink" Target="https://dx.doi.org/10.1098/rsta.2008.0137" TargetMode="External"/><Relationship Id="rId767" Type="http://schemas.openxmlformats.org/officeDocument/2006/relationships/hyperlink" Target="https://dx.doi.org/10.1038/s41612-020-00159-2" TargetMode="External"/><Relationship Id="rId61" Type="http://schemas.openxmlformats.org/officeDocument/2006/relationships/hyperlink" Target="https://dx.doi.org/10.1002/2015jd024397" TargetMode="External"/><Relationship Id="rId199" Type="http://schemas.openxmlformats.org/officeDocument/2006/relationships/hyperlink" Target="https://dx.doi.org/10.5194/acp-18-7041-2018" TargetMode="External"/><Relationship Id="rId571" Type="http://schemas.openxmlformats.org/officeDocument/2006/relationships/hyperlink" Target="https://dx.doi.org/10.1029/2012jg002128" TargetMode="External"/><Relationship Id="rId627" Type="http://schemas.openxmlformats.org/officeDocument/2006/relationships/hyperlink" Target="https://dx.doi.org/10.5194/acp-18-10157-2018" TargetMode="External"/><Relationship Id="rId669" Type="http://schemas.openxmlformats.org/officeDocument/2006/relationships/hyperlink" Target="https://dx.doi.org/10.1029/2018gl077728" TargetMode="External"/><Relationship Id="rId834" Type="http://schemas.openxmlformats.org/officeDocument/2006/relationships/hyperlink" Target="https://dx.doi.org/10.5194/essd-11-1411-2019" TargetMode="External"/><Relationship Id="rId19" Type="http://schemas.openxmlformats.org/officeDocument/2006/relationships/hyperlink" Target="https://dx.doi.org/10.1002/2013jd021238" TargetMode="External"/><Relationship Id="rId224" Type="http://schemas.openxmlformats.org/officeDocument/2006/relationships/hyperlink" Target="https://dx.doi.org/10.5194/acp-19-6269-2019" TargetMode="External"/><Relationship Id="rId266" Type="http://schemas.openxmlformats.org/officeDocument/2006/relationships/hyperlink" Target="https://dx.doi.org/10.5194/acp-18-5619-2018" TargetMode="External"/><Relationship Id="rId431" Type="http://schemas.openxmlformats.org/officeDocument/2006/relationships/hyperlink" Target="https://dx.doi.org/10.5194/acp-16-1877-2016" TargetMode="External"/><Relationship Id="rId473" Type="http://schemas.openxmlformats.org/officeDocument/2006/relationships/hyperlink" Target="https://dx.doi.org/10.5194/gmd-10-639-2017" TargetMode="External"/><Relationship Id="rId529" Type="http://schemas.openxmlformats.org/officeDocument/2006/relationships/hyperlink" Target="https://dx.doi.org/10.1126/science.1172910" TargetMode="External"/><Relationship Id="rId680" Type="http://schemas.openxmlformats.org/officeDocument/2006/relationships/hyperlink" Target="https://dx.doi.org/10.1007/978-3-319-24478-5_34" TargetMode="External"/><Relationship Id="rId736" Type="http://schemas.openxmlformats.org/officeDocument/2006/relationships/hyperlink" Target="https://dx.doi.org/10.5194/acp-18-16173-2018" TargetMode="External"/><Relationship Id="rId30" Type="http://schemas.openxmlformats.org/officeDocument/2006/relationships/hyperlink" Target="https://dx.doi.org/10.1038/nclimate2998" TargetMode="External"/><Relationship Id="rId126" Type="http://schemas.openxmlformats.org/officeDocument/2006/relationships/hyperlink" Target="https://dx.doi.org/10.5194/gmd-10-585-2017" TargetMode="External"/><Relationship Id="rId168" Type="http://schemas.openxmlformats.org/officeDocument/2006/relationships/hyperlink" Target="https://dx.doi.org/10.1002/2014gl060545" TargetMode="External"/><Relationship Id="rId333" Type="http://schemas.openxmlformats.org/officeDocument/2006/relationships/hyperlink" Target="https://dx.doi.org/10.1029/2006jg000224" TargetMode="External"/><Relationship Id="rId540" Type="http://schemas.openxmlformats.org/officeDocument/2006/relationships/hyperlink" Target="https://dx.doi.org/10.1016/j.tplants.2009.12.005" TargetMode="External"/><Relationship Id="rId778" Type="http://schemas.openxmlformats.org/officeDocument/2006/relationships/hyperlink" Target="https://dx.doi.org/10.1016/j.atmosenv.2016.07.040" TargetMode="External"/><Relationship Id="rId72" Type="http://schemas.openxmlformats.org/officeDocument/2006/relationships/hyperlink" Target="https://dx.doi.org/10.1029/2019rg000660" TargetMode="External"/><Relationship Id="rId375" Type="http://schemas.openxmlformats.org/officeDocument/2006/relationships/hyperlink" Target="https://dx.doi.org/10.5194/acp-13-2607-2013" TargetMode="External"/><Relationship Id="rId582" Type="http://schemas.openxmlformats.org/officeDocument/2006/relationships/hyperlink" Target="https://dx.doi.org/10.5194/acp-20-9067-2020" TargetMode="External"/><Relationship Id="rId638" Type="http://schemas.openxmlformats.org/officeDocument/2006/relationships/hyperlink" Target="https://dx.doi.org/10.1016/j.dss.2003.08.004" TargetMode="External"/><Relationship Id="rId803" Type="http://schemas.openxmlformats.org/officeDocument/2006/relationships/hyperlink" Target="https://dx.doi.org/10.1029/95jd00370" TargetMode="External"/><Relationship Id="rId845" Type="http://schemas.openxmlformats.org/officeDocument/2006/relationships/footer" Target="footer3.xml"/><Relationship Id="rId3" Type="http://schemas.openxmlformats.org/officeDocument/2006/relationships/styles" Target="styles.xml"/><Relationship Id="rId235" Type="http://schemas.openxmlformats.org/officeDocument/2006/relationships/hyperlink" Target="https://dx.doi.org/10.1016/j.atmosenv.2014.05.076" TargetMode="External"/><Relationship Id="rId277" Type="http://schemas.openxmlformats.org/officeDocument/2006/relationships/hyperlink" Target="https://dx.doi.org/10.1073/pnas.1812881116" TargetMode="External"/><Relationship Id="rId400" Type="http://schemas.openxmlformats.org/officeDocument/2006/relationships/hyperlink" Target="https://dx.doi.org/10.1038/s41467-020-18922-7" TargetMode="External"/><Relationship Id="rId442" Type="http://schemas.openxmlformats.org/officeDocument/2006/relationships/hyperlink" Target="https://dx.doi.org/10.5194/essd-12-3413-2020" TargetMode="External"/><Relationship Id="rId484" Type="http://schemas.openxmlformats.org/officeDocument/2006/relationships/hyperlink" Target="https://dx.doi.org/10.3402/tellusb.v56i3.16431" TargetMode="External"/><Relationship Id="rId705" Type="http://schemas.openxmlformats.org/officeDocument/2006/relationships/hyperlink" Target="https://dx.doi.org/10.1002/2016gl071731" TargetMode="External"/><Relationship Id="rId137" Type="http://schemas.openxmlformats.org/officeDocument/2006/relationships/hyperlink" Target="https://dx.doi.org/10.1002/2017gl076472" TargetMode="External"/><Relationship Id="rId302" Type="http://schemas.openxmlformats.org/officeDocument/2006/relationships/hyperlink" Target="https://dx.doi.org/10.5194/acp-13-7937-2013" TargetMode="External"/><Relationship Id="rId344" Type="http://schemas.openxmlformats.org/officeDocument/2006/relationships/hyperlink" Target="https://dx.doi.org/10.1038/s41557-020-0535-z" TargetMode="External"/><Relationship Id="rId691" Type="http://schemas.openxmlformats.org/officeDocument/2006/relationships/hyperlink" Target="https://dx.doi.org/10.5194/acp-13-3063-2013" TargetMode="External"/><Relationship Id="rId747" Type="http://schemas.openxmlformats.org/officeDocument/2006/relationships/hyperlink" Target="https://dx.doi.org/10.5194/acp-18-8017-2018" TargetMode="External"/><Relationship Id="rId789" Type="http://schemas.openxmlformats.org/officeDocument/2006/relationships/hyperlink" Target="https://dx.doi.org/10.1016/j.atmosenv.2018.06.025" TargetMode="External"/><Relationship Id="rId41" Type="http://schemas.openxmlformats.org/officeDocument/2006/relationships/hyperlink" Target="https://dx.doi.org/10.1016/j.atmosenv.2017.04.041" TargetMode="External"/><Relationship Id="rId83" Type="http://schemas.openxmlformats.org/officeDocument/2006/relationships/hyperlink" Target="https://dx.doi.org/10.1017/cbo9781107415324.016" TargetMode="External"/><Relationship Id="rId179" Type="http://schemas.openxmlformats.org/officeDocument/2006/relationships/hyperlink" Target="https://dx.doi.org/10.1175/1520-0469(2000)057%3c2707:dsist%3e2.0.co;2" TargetMode="External"/><Relationship Id="rId386" Type="http://schemas.openxmlformats.org/officeDocument/2006/relationships/hyperlink" Target="https://dx.doi.org/10.5194/acp-19-2385-2019" TargetMode="External"/><Relationship Id="rId551" Type="http://schemas.openxmlformats.org/officeDocument/2006/relationships/hyperlink" Target="https://dx.doi.org/10.5194/acp-18-103-2018" TargetMode="External"/><Relationship Id="rId593" Type="http://schemas.openxmlformats.org/officeDocument/2006/relationships/hyperlink" Target="https://dx.doi.org/10.1038/s41558-018-0091-3" TargetMode="External"/><Relationship Id="rId607" Type="http://schemas.openxmlformats.org/officeDocument/2006/relationships/hyperlink" Target="https://dx.doi.org/10.1038/s41467-020-17001-1" TargetMode="External"/><Relationship Id="rId649" Type="http://schemas.openxmlformats.org/officeDocument/2006/relationships/hyperlink" Target="https://dx.doi.org/10.1021/acs.est.6b05736" TargetMode="External"/><Relationship Id="rId814" Type="http://schemas.openxmlformats.org/officeDocument/2006/relationships/hyperlink" Target="https://dx.doi.org/10.5194/acp-20-8381-2020" TargetMode="External"/><Relationship Id="rId190" Type="http://schemas.openxmlformats.org/officeDocument/2006/relationships/hyperlink" Target="https://dx.doi.org/10.1029/2018gl078193" TargetMode="External"/><Relationship Id="rId204" Type="http://schemas.openxmlformats.org/officeDocument/2006/relationships/hyperlink" Target="https://dx.doi.org/10.1073/pnas.0702958104" TargetMode="External"/><Relationship Id="rId246" Type="http://schemas.openxmlformats.org/officeDocument/2006/relationships/hyperlink" Target="https://dx.doi.org/10.1038/s41558-017-0012-x" TargetMode="External"/><Relationship Id="rId288" Type="http://schemas.openxmlformats.org/officeDocument/2006/relationships/hyperlink" Target="https://dx.doi.org/10.1093/nsr/nwaa137" TargetMode="External"/><Relationship Id="rId411" Type="http://schemas.openxmlformats.org/officeDocument/2006/relationships/hyperlink" Target="https://dx.doi.org/10.1016/j.atmosenv.2014.08.033" TargetMode="External"/><Relationship Id="rId453" Type="http://schemas.openxmlformats.org/officeDocument/2006/relationships/hyperlink" Target="https://dx.doi.org/10.5194/acp-20-7843-2020" TargetMode="External"/><Relationship Id="rId509" Type="http://schemas.openxmlformats.org/officeDocument/2006/relationships/hyperlink" Target="https://dx.doi.org/10.1038/srep34113" TargetMode="External"/><Relationship Id="rId660" Type="http://schemas.openxmlformats.org/officeDocument/2006/relationships/hyperlink" Target="https://dx.doi.org/10.1126/science.1174760" TargetMode="External"/><Relationship Id="rId106" Type="http://schemas.openxmlformats.org/officeDocument/2006/relationships/hyperlink" Target="https://dx.doi.org/10.1126/sciadv.1601530" TargetMode="External"/><Relationship Id="rId313" Type="http://schemas.openxmlformats.org/officeDocument/2006/relationships/hyperlink" Target="https://dx.doi.org/10.1029/2003gl016867" TargetMode="External"/><Relationship Id="rId495" Type="http://schemas.openxmlformats.org/officeDocument/2006/relationships/hyperlink" Target="https://dx.doi.org/10.1002/cphc.201000480" TargetMode="External"/><Relationship Id="rId716" Type="http://schemas.openxmlformats.org/officeDocument/2006/relationships/hyperlink" Target="https://dx.doi.org/10.5194/acp-21-853-2021" TargetMode="External"/><Relationship Id="rId758" Type="http://schemas.openxmlformats.org/officeDocument/2006/relationships/hyperlink" Target="https://dx.doi.org/10.5194/acp-11-4237-2011" TargetMode="External"/><Relationship Id="rId10" Type="http://schemas.microsoft.com/office/2016/09/relationships/commentsIds" Target="commentsIds.xml"/><Relationship Id="rId52" Type="http://schemas.openxmlformats.org/officeDocument/2006/relationships/hyperlink" Target="https://dx.doi.org/10.5194/bg-7-121-2010" TargetMode="External"/><Relationship Id="rId94" Type="http://schemas.openxmlformats.org/officeDocument/2006/relationships/hyperlink" Target="https://dx.doi.org/10.1016/j.atmosenv.2016.06.033" TargetMode="External"/><Relationship Id="rId148" Type="http://schemas.openxmlformats.org/officeDocument/2006/relationships/hyperlink" Target="https://dx.doi.org/10.1002/2013jd020575" TargetMode="External"/><Relationship Id="rId355" Type="http://schemas.openxmlformats.org/officeDocument/2006/relationships/hyperlink" Target="https://dx.doi.org/10.5194/amt-13-4353-2020" TargetMode="External"/><Relationship Id="rId397" Type="http://schemas.openxmlformats.org/officeDocument/2006/relationships/hyperlink" Target="https://dx.doi.org/10.1038/nclimate3083" TargetMode="External"/><Relationship Id="rId520" Type="http://schemas.openxmlformats.org/officeDocument/2006/relationships/hyperlink" Target="https://dx.doi.org/10.1016/j.atmosenv.2015.02.074" TargetMode="External"/><Relationship Id="rId562" Type="http://schemas.openxmlformats.org/officeDocument/2006/relationships/hyperlink" Target="https://dx.doi.org/10.5194/acp-20-11305-2020" TargetMode="External"/><Relationship Id="rId618" Type="http://schemas.openxmlformats.org/officeDocument/2006/relationships/hyperlink" Target="https://dx.doi.org/10.1021/acs.est.5b01657" TargetMode="External"/><Relationship Id="rId825" Type="http://schemas.openxmlformats.org/officeDocument/2006/relationships/hyperlink" Target="https://dx.doi.org/10.5194/acp-19-14755-2019" TargetMode="External"/><Relationship Id="rId215" Type="http://schemas.openxmlformats.org/officeDocument/2006/relationships/hyperlink" Target="https://dx.doi.org/10.1002/2015jd024666" TargetMode="External"/><Relationship Id="rId257" Type="http://schemas.openxmlformats.org/officeDocument/2006/relationships/hyperlink" Target="https://dx.doi.org/10.1126/science.1170510" TargetMode="External"/><Relationship Id="rId422" Type="http://schemas.openxmlformats.org/officeDocument/2006/relationships/hyperlink" Target="https://dx.doi.org/10.1007/s40641-017-0056-z" TargetMode="External"/><Relationship Id="rId464" Type="http://schemas.openxmlformats.org/officeDocument/2006/relationships/hyperlink" Target="https://dx.doi.org/10.1016/j.atmosenv.2008.10.008" TargetMode="External"/><Relationship Id="rId299" Type="http://schemas.openxmlformats.org/officeDocument/2006/relationships/hyperlink" Target="https://dx.doi.org/10.1088/1748-9326/11/10/104010" TargetMode="External"/><Relationship Id="rId727" Type="http://schemas.openxmlformats.org/officeDocument/2006/relationships/hyperlink" Target="https://dx.doi.org/10.1029/2018jd028955" TargetMode="External"/><Relationship Id="rId63" Type="http://schemas.openxmlformats.org/officeDocument/2006/relationships/hyperlink" Target="https://dx.doi.org/10.5194/acp-19-9613-2019" TargetMode="External"/><Relationship Id="rId159" Type="http://schemas.openxmlformats.org/officeDocument/2006/relationships/hyperlink" Target="https://edgar.jrc.ec.europa.eu/overview.php?v=50_ap" TargetMode="External"/><Relationship Id="rId366" Type="http://schemas.openxmlformats.org/officeDocument/2006/relationships/hyperlink" Target="https://dx.doi.org/10.5194/acp-7-5061-2007" TargetMode="External"/><Relationship Id="rId573" Type="http://schemas.openxmlformats.org/officeDocument/2006/relationships/hyperlink" Target="https://dx.doi.org/10.1016/j.gloenvcha.2013.05.003" TargetMode="External"/><Relationship Id="rId780" Type="http://schemas.openxmlformats.org/officeDocument/2006/relationships/hyperlink" Target="https://dx.doi.org/10.5194/acp-19-9081-2019" TargetMode="External"/><Relationship Id="rId226" Type="http://schemas.openxmlformats.org/officeDocument/2006/relationships/hyperlink" Target="https://dx.doi.org/10.5194/acp-13-9971-2013" TargetMode="External"/><Relationship Id="rId433" Type="http://schemas.openxmlformats.org/officeDocument/2006/relationships/hyperlink" Target="https://dx.doi.org/10.1029/2020gh000331" TargetMode="External"/><Relationship Id="rId640" Type="http://schemas.openxmlformats.org/officeDocument/2006/relationships/hyperlink" Target="https://dx.doi.org/10.1029/2012jd017774" TargetMode="External"/><Relationship Id="rId738" Type="http://schemas.openxmlformats.org/officeDocument/2006/relationships/hyperlink" Target="https://dx.doi.org/10.5194/gmd-10-3329-2017" TargetMode="External"/><Relationship Id="rId74" Type="http://schemas.openxmlformats.org/officeDocument/2006/relationships/hyperlink" Target="https://dx.doi.org/10.1007/s10874-016-9339-3" TargetMode="External"/><Relationship Id="rId377" Type="http://schemas.openxmlformats.org/officeDocument/2006/relationships/hyperlink" Target="https://dx.doi.org/10.5194/bg-12-387-2015" TargetMode="External"/><Relationship Id="rId500" Type="http://schemas.openxmlformats.org/officeDocument/2006/relationships/hyperlink" Target="https://dx.doi.org/10.5194/acp-15-9129-2015" TargetMode="External"/><Relationship Id="rId584" Type="http://schemas.openxmlformats.org/officeDocument/2006/relationships/hyperlink" Target="https://dx.doi.org/10.1016/j.gloenvcha.2016.05.009" TargetMode="External"/><Relationship Id="rId805" Type="http://schemas.openxmlformats.org/officeDocument/2006/relationships/hyperlink" Target="https://dx.doi.org/10.1525/elementa.265" TargetMode="External"/><Relationship Id="rId5" Type="http://schemas.openxmlformats.org/officeDocument/2006/relationships/webSettings" Target="webSettings.xml"/><Relationship Id="rId237" Type="http://schemas.openxmlformats.org/officeDocument/2006/relationships/hyperlink" Target="https://dx.doi.org/10.1016/s1352-2310(01)00134-0" TargetMode="External"/><Relationship Id="rId791" Type="http://schemas.openxmlformats.org/officeDocument/2006/relationships/hyperlink" Target="https://dx.doi.org/10.5194/acp-9-4341-2009" TargetMode="External"/><Relationship Id="rId444" Type="http://schemas.openxmlformats.org/officeDocument/2006/relationships/hyperlink" Target="https://dx.doi.org/10.5194/acp-16-7943-2016" TargetMode="External"/><Relationship Id="rId651" Type="http://schemas.openxmlformats.org/officeDocument/2006/relationships/hyperlink" Target="https://dx.doi.org/10.1038/ngeo473" TargetMode="External"/><Relationship Id="rId749" Type="http://schemas.openxmlformats.org/officeDocument/2006/relationships/hyperlink" Target="https://dx.doi.org/10.1175/bams-d-17-0014.1" TargetMode="External"/><Relationship Id="rId290" Type="http://schemas.openxmlformats.org/officeDocument/2006/relationships/hyperlink" Target="https://dx.doi.org/10.1029/2019gh000240" TargetMode="External"/><Relationship Id="rId304" Type="http://schemas.openxmlformats.org/officeDocument/2006/relationships/hyperlink" Target="https://dx.doi.org/10.5194/acp-17-4565-2017" TargetMode="External"/><Relationship Id="rId388" Type="http://schemas.openxmlformats.org/officeDocument/2006/relationships/hyperlink" Target="https://dx.doi.org/10.1073/pnas.1812168116" TargetMode="External"/><Relationship Id="rId511" Type="http://schemas.openxmlformats.org/officeDocument/2006/relationships/hyperlink" Target="https://dx.doi.org/10.5194/bg-15-4245-2018" TargetMode="External"/><Relationship Id="rId609" Type="http://schemas.openxmlformats.org/officeDocument/2006/relationships/hyperlink" Target="https://dx.doi.org/10.1002/2016gl068064" TargetMode="External"/><Relationship Id="rId85" Type="http://schemas.openxmlformats.org/officeDocument/2006/relationships/hyperlink" Target="https://dx.doi.org/10.1126/science.1163886" TargetMode="External"/><Relationship Id="rId150" Type="http://schemas.openxmlformats.org/officeDocument/2006/relationships/hyperlink" Target="http://www.esrl.noaa.gov/gmd/ccgg/trends" TargetMode="External"/><Relationship Id="rId595" Type="http://schemas.openxmlformats.org/officeDocument/2006/relationships/hyperlink" Target="https://dx.doi.org/10.5194/acp-20-14597-2020" TargetMode="External"/><Relationship Id="rId816" Type="http://schemas.openxmlformats.org/officeDocument/2006/relationships/hyperlink" Target="https://dx.doi.org/10.5194/acp-12-7543-2012" TargetMode="External"/><Relationship Id="rId248" Type="http://schemas.openxmlformats.org/officeDocument/2006/relationships/hyperlink" Target="https://dx.doi.org/10.5194/acp-18-8097-2018" TargetMode="External"/><Relationship Id="rId455" Type="http://schemas.openxmlformats.org/officeDocument/2006/relationships/hyperlink" Target="https://dx.doi.org/10.5194/acp-18-7721-2018" TargetMode="External"/><Relationship Id="rId662" Type="http://schemas.openxmlformats.org/officeDocument/2006/relationships/hyperlink" Target="https://dx.doi.org/10.1126/science.1240162" TargetMode="External"/><Relationship Id="rId12" Type="http://schemas.openxmlformats.org/officeDocument/2006/relationships/hyperlink" Target="https://www.epa.gov/air-trends/sulfur-dioxide-trends" TargetMode="External"/><Relationship Id="rId108" Type="http://schemas.openxmlformats.org/officeDocument/2006/relationships/hyperlink" Target="https://dx.doi.org/10.1029/2020gl087132" TargetMode="External"/><Relationship Id="rId315" Type="http://schemas.openxmlformats.org/officeDocument/2006/relationships/hyperlink" Target="https://dx.doi.org/10.1088/1748-9326/aa8850" TargetMode="External"/><Relationship Id="rId522" Type="http://schemas.openxmlformats.org/officeDocument/2006/relationships/hyperlink" Target="https://dx.doi.org/10.1016/j.atmosenv.2011.09.039" TargetMode="External"/><Relationship Id="rId96" Type="http://schemas.openxmlformats.org/officeDocument/2006/relationships/hyperlink" Target="https://dx.doi.org/10.1038/nclimate3249" TargetMode="External"/><Relationship Id="rId161" Type="http://schemas.openxmlformats.org/officeDocument/2006/relationships/hyperlink" Target="https://dx.doi.org/10.1029/2020ef001520" TargetMode="External"/><Relationship Id="rId399" Type="http://schemas.openxmlformats.org/officeDocument/2006/relationships/hyperlink" Target="https://dx.doi.org/10.5194/acp-19-12051-2019" TargetMode="External"/><Relationship Id="rId827" Type="http://schemas.openxmlformats.org/officeDocument/2006/relationships/hyperlink" Target="https://dx.doi.org/10.5194/acp-13-4631-2013" TargetMode="External"/><Relationship Id="rId259" Type="http://schemas.openxmlformats.org/officeDocument/2006/relationships/hyperlink" Target="https://dx.doi.org/10.1016/j.atmosenv.2018.02.020" TargetMode="External"/><Relationship Id="rId466" Type="http://schemas.openxmlformats.org/officeDocument/2006/relationships/hyperlink" Target="https://dx.doi.org/10.5194/acp-7-2447-2007" TargetMode="External"/><Relationship Id="rId673" Type="http://schemas.openxmlformats.org/officeDocument/2006/relationships/hyperlink" Target="https://dx.doi.org/10.1038/s41467-020-20771-3" TargetMode="External"/><Relationship Id="rId23" Type="http://schemas.openxmlformats.org/officeDocument/2006/relationships/hyperlink" Target="https://dx.doi.org/10.1146/annurev-arplant-042110-103829" TargetMode="External"/><Relationship Id="rId119" Type="http://schemas.openxmlformats.org/officeDocument/2006/relationships/hyperlink" Target="https://dx.doi.org/10.5194/acp-14-6523-2014" TargetMode="External"/><Relationship Id="rId326" Type="http://schemas.openxmlformats.org/officeDocument/2006/relationships/hyperlink" Target="https://dx.doi.org/10.1038/nature10343" TargetMode="External"/><Relationship Id="rId533" Type="http://schemas.openxmlformats.org/officeDocument/2006/relationships/hyperlink" Target="https://dx.doi.org/10.1029/2019gl085601" TargetMode="External"/><Relationship Id="rId740" Type="http://schemas.openxmlformats.org/officeDocument/2006/relationships/hyperlink" Target="https://dx.doi.org/10.1016/j.atmosenv.2016.11.007" TargetMode="External"/><Relationship Id="rId838" Type="http://schemas.openxmlformats.org/officeDocument/2006/relationships/hyperlink" Target="https://dx.doi.org/10.1126/sciadv.1602751" TargetMode="External"/><Relationship Id="rId172" Type="http://schemas.openxmlformats.org/officeDocument/2006/relationships/hyperlink" Target="https://dx.doi.org/10.5194/acp-19-8591-2019" TargetMode="External"/><Relationship Id="rId477" Type="http://schemas.openxmlformats.org/officeDocument/2006/relationships/hyperlink" Target="https://dx.doi.org/10.1038/s41612-019-0063-y" TargetMode="External"/><Relationship Id="rId600" Type="http://schemas.openxmlformats.org/officeDocument/2006/relationships/hyperlink" Target="https://dx.doi.org/10.5194/acp-18-17225-2018" TargetMode="External"/><Relationship Id="rId684" Type="http://schemas.openxmlformats.org/officeDocument/2006/relationships/hyperlink" Target="https://dx.doi.org/10.5194/acp-15-5123-2015" TargetMode="External"/><Relationship Id="rId337" Type="http://schemas.openxmlformats.org/officeDocument/2006/relationships/hyperlink" Target="https://dx.doi.org/10.1038/s41467-017-02620-y" TargetMode="External"/><Relationship Id="rId34" Type="http://schemas.openxmlformats.org/officeDocument/2006/relationships/hyperlink" Target="https://dx.doi.org/10.5194/acp-20-9641-2020" TargetMode="External"/><Relationship Id="rId544" Type="http://schemas.openxmlformats.org/officeDocument/2006/relationships/hyperlink" Target="https://dx.doi.org/10.5194/acp-13-7567-2013" TargetMode="External"/><Relationship Id="rId751" Type="http://schemas.openxmlformats.org/officeDocument/2006/relationships/hyperlink" Target="https://dx.doi.org/10.1038/nclimate2703" TargetMode="External"/><Relationship Id="rId183" Type="http://schemas.openxmlformats.org/officeDocument/2006/relationships/hyperlink" Target="https://dx.doi.org/10.1002/2016gl068825" TargetMode="External"/><Relationship Id="rId390" Type="http://schemas.openxmlformats.org/officeDocument/2006/relationships/hyperlink" Target="https://dx.doi.org/10.1016/s1001-0742(09)60122-4" TargetMode="External"/><Relationship Id="rId404" Type="http://schemas.openxmlformats.org/officeDocument/2006/relationships/hyperlink" Target="https://dx.doi.org/10.5194/amt-10-759-2017" TargetMode="External"/><Relationship Id="rId611" Type="http://schemas.openxmlformats.org/officeDocument/2006/relationships/hyperlink" Target="https://dx.doi.org/10.1657/1938-4246-44.4.490" TargetMode="External"/><Relationship Id="rId250" Type="http://schemas.openxmlformats.org/officeDocument/2006/relationships/hyperlink" Target="https://dx.doi.org/10.5194/acp-12-10353-2012" TargetMode="External"/><Relationship Id="rId488" Type="http://schemas.openxmlformats.org/officeDocument/2006/relationships/hyperlink" Target="https://dx.doi.org/10.5194/acp-13-5277-2013" TargetMode="External"/><Relationship Id="rId695" Type="http://schemas.openxmlformats.org/officeDocument/2006/relationships/hyperlink" Target="https://dx.doi.org/10.5194/acp-13-8833-2013" TargetMode="External"/><Relationship Id="rId709" Type="http://schemas.openxmlformats.org/officeDocument/2006/relationships/hyperlink" Target="https://dx.doi.org/10.1088/1748-9326/aab18c" TargetMode="External"/><Relationship Id="rId45" Type="http://schemas.openxmlformats.org/officeDocument/2006/relationships/hyperlink" Target="https://dx.doi.org/10.5194/acp-15-10723-2015" TargetMode="External"/><Relationship Id="rId110" Type="http://schemas.openxmlformats.org/officeDocument/2006/relationships/hyperlink" Target="https://dx.doi.org/10.1039/c2em30730h" TargetMode="External"/><Relationship Id="rId348" Type="http://schemas.openxmlformats.org/officeDocument/2006/relationships/hyperlink" Target="https://dx.doi.org/10.5194/acp-13-12537-2013" TargetMode="External"/><Relationship Id="rId555" Type="http://schemas.openxmlformats.org/officeDocument/2006/relationships/hyperlink" Target="https://dx.doi.org/10.1016/j.atmosenv.2013.11.055" TargetMode="External"/><Relationship Id="rId762" Type="http://schemas.openxmlformats.org/officeDocument/2006/relationships/hyperlink" Target="https://dx.doi.org/10.1021/es5021422" TargetMode="External"/><Relationship Id="rId194" Type="http://schemas.openxmlformats.org/officeDocument/2006/relationships/hyperlink" Target="https://dx.doi.org/10.5194/acp-15-13849-2015" TargetMode="External"/><Relationship Id="rId208" Type="http://schemas.openxmlformats.org/officeDocument/2006/relationships/hyperlink" Target="https://dx.doi.org/10.1126/sciadv.abf7133" TargetMode="External"/><Relationship Id="rId415" Type="http://schemas.openxmlformats.org/officeDocument/2006/relationships/hyperlink" Target="https://dx.doi.org/10.5194/esd-11-977-2020" TargetMode="External"/><Relationship Id="rId622" Type="http://schemas.openxmlformats.org/officeDocument/2006/relationships/hyperlink" Target="https://dx.doi.org/10.1016/j.atmosenv.2014.03.016" TargetMode="External"/><Relationship Id="rId261" Type="http://schemas.openxmlformats.org/officeDocument/2006/relationships/hyperlink" Target="https://dx.doi.org/10.5194/acp-16-14997-2016" TargetMode="External"/><Relationship Id="rId499" Type="http://schemas.openxmlformats.org/officeDocument/2006/relationships/hyperlink" Target="https://dx.doi.org/10.1073/pnas.1807172115" TargetMode="External"/><Relationship Id="rId56" Type="http://schemas.openxmlformats.org/officeDocument/2006/relationships/hyperlink" Target="https://dx.doi.org/10.5194/acp-15-8201-2015" TargetMode="External"/><Relationship Id="rId359" Type="http://schemas.openxmlformats.org/officeDocument/2006/relationships/hyperlink" Target="https://dx.doi.org/10.5194/gmd-6-179-2013" TargetMode="External"/><Relationship Id="rId566" Type="http://schemas.openxmlformats.org/officeDocument/2006/relationships/hyperlink" Target="https://dx.doi.org/10.5194/acp-13-6185-2013" TargetMode="External"/><Relationship Id="rId773" Type="http://schemas.openxmlformats.org/officeDocument/2006/relationships/hyperlink" Target="https://dx.doi.org/10.1016/j.chemosphere.2009.12.022" TargetMode="External"/><Relationship Id="rId121" Type="http://schemas.openxmlformats.org/officeDocument/2006/relationships/hyperlink" Target="https://dx.doi.org/10.1038/ngeo551" TargetMode="External"/><Relationship Id="rId219" Type="http://schemas.openxmlformats.org/officeDocument/2006/relationships/hyperlink" Target="https://dx.doi.org/10.1126/sciadv.aba8272" TargetMode="External"/><Relationship Id="rId426" Type="http://schemas.openxmlformats.org/officeDocument/2006/relationships/hyperlink" Target="https://dx.doi.org/10.1177/2053019615588790" TargetMode="External"/><Relationship Id="rId633" Type="http://schemas.openxmlformats.org/officeDocument/2006/relationships/hyperlink" Target="https://dx.doi.org/10.5194/bg-14-3633-2017" TargetMode="External"/><Relationship Id="rId840" Type="http://schemas.openxmlformats.org/officeDocument/2006/relationships/header" Target="header1.xml"/><Relationship Id="rId67" Type="http://schemas.openxmlformats.org/officeDocument/2006/relationships/hyperlink" Target="https://dx.doi.org/10.1029/2020gl087978" TargetMode="External"/><Relationship Id="rId272" Type="http://schemas.openxmlformats.org/officeDocument/2006/relationships/hyperlink" Target="https://dx.doi.org/10.5194/acp-12-9079-2012" TargetMode="External"/><Relationship Id="rId577" Type="http://schemas.openxmlformats.org/officeDocument/2006/relationships/hyperlink" Target="https://dx.doi.org/10.1029/2007gl032179" TargetMode="External"/><Relationship Id="rId700" Type="http://schemas.openxmlformats.org/officeDocument/2006/relationships/hyperlink" Target="https://dx.doi.org/10.5194/acp-15-11789-2015" TargetMode="External"/><Relationship Id="rId132" Type="http://schemas.openxmlformats.org/officeDocument/2006/relationships/hyperlink" Target="https://dx.doi.org/10.5194/acp-20-7955-2020" TargetMode="External"/><Relationship Id="rId784" Type="http://schemas.openxmlformats.org/officeDocument/2006/relationships/hyperlink" Target="https://dx.doi.org/10.1016/s2542-5196(18)30067-6" TargetMode="External"/><Relationship Id="rId437" Type="http://schemas.openxmlformats.org/officeDocument/2006/relationships/hyperlink" Target="https://dx.doi.org/10.5194/amt-2020-63" TargetMode="External"/><Relationship Id="rId644" Type="http://schemas.openxmlformats.org/officeDocument/2006/relationships/hyperlink" Target="https://dx.doi.org/10.5194/amt-8-1323-2015" TargetMode="External"/><Relationship Id="rId283" Type="http://schemas.openxmlformats.org/officeDocument/2006/relationships/hyperlink" Target="https://dx.doi.org/10.1038/ngeo2363" TargetMode="External"/><Relationship Id="rId490" Type="http://schemas.openxmlformats.org/officeDocument/2006/relationships/hyperlink" Target="https://dx.doi.org/10.5194/acp-19-407-2019" TargetMode="External"/><Relationship Id="rId504" Type="http://schemas.openxmlformats.org/officeDocument/2006/relationships/hyperlink" Target="https://dx.doi.org/10.1038/nclimate2451" TargetMode="External"/><Relationship Id="rId711" Type="http://schemas.openxmlformats.org/officeDocument/2006/relationships/hyperlink" Target="https://dx.doi.org/10.5194/acp-14-13755-2014" TargetMode="External"/><Relationship Id="rId78" Type="http://schemas.openxmlformats.org/officeDocument/2006/relationships/hyperlink" Target="https://dx.doi.org/10.5194/acp-15-5325-2015" TargetMode="External"/><Relationship Id="rId143" Type="http://schemas.openxmlformats.org/officeDocument/2006/relationships/hyperlink" Target="https://dx.doi.org/10.5194/acp-15-12519-2015" TargetMode="External"/><Relationship Id="rId350" Type="http://schemas.openxmlformats.org/officeDocument/2006/relationships/hyperlink" Target="https://dx.doi.org/10.1016/j.atmosenv.2018.04.039" TargetMode="External"/><Relationship Id="rId588" Type="http://schemas.openxmlformats.org/officeDocument/2006/relationships/hyperlink" Target="https://dx.doi.org/10.1080/10962247.2015.1005850" TargetMode="External"/><Relationship Id="rId795" Type="http://schemas.openxmlformats.org/officeDocument/2006/relationships/hyperlink" Target="https://dx.doi.org/10.1002/2017ef000684" TargetMode="External"/><Relationship Id="rId809" Type="http://schemas.openxmlformats.org/officeDocument/2006/relationships/hyperlink" Target="https://dx.doi.org/10.1002/2016gl070153" TargetMode="External"/><Relationship Id="rId9" Type="http://schemas.microsoft.com/office/2011/relationships/commentsExtended" Target="commentsExtended.xml"/><Relationship Id="rId210" Type="http://schemas.openxmlformats.org/officeDocument/2006/relationships/hyperlink" Target="https://dx.doi.org/10.1525/elementa.293" TargetMode="External"/><Relationship Id="rId448" Type="http://schemas.openxmlformats.org/officeDocument/2006/relationships/hyperlink" Target="https://dx.doi.org/10.5194/acp-13-3423-2013" TargetMode="External"/><Relationship Id="rId655" Type="http://schemas.openxmlformats.org/officeDocument/2006/relationships/hyperlink" Target="https://dx.doi.org/10.1126/science.1210026" TargetMode="External"/><Relationship Id="rId294" Type="http://schemas.openxmlformats.org/officeDocument/2006/relationships/hyperlink" Target="https://dx.doi.org/10.1016/j.atmosenv.2011.12.044" TargetMode="External"/><Relationship Id="rId308" Type="http://schemas.openxmlformats.org/officeDocument/2006/relationships/hyperlink" Target="https://dx.doi.org/10.5194/acp-16-3413-2016" TargetMode="External"/><Relationship Id="rId515" Type="http://schemas.openxmlformats.org/officeDocument/2006/relationships/hyperlink" Target="https://dx.doi.org/10.1016/j.atmosenv.2015.04.019" TargetMode="External"/><Relationship Id="rId722" Type="http://schemas.openxmlformats.org/officeDocument/2006/relationships/hyperlink" Target="https://dx.doi.org/10.5194/acp-14-10845-2014" TargetMode="External"/><Relationship Id="rId89" Type="http://schemas.openxmlformats.org/officeDocument/2006/relationships/hyperlink" Target="https://dx.doi.org/10.5194/gmd-11-4155-2018" TargetMode="External"/><Relationship Id="rId154" Type="http://schemas.openxmlformats.org/officeDocument/2006/relationships/hyperlink" Target="https://dx.doi.org/10.5194/gmd-12-2307-2019" TargetMode="External"/><Relationship Id="rId361" Type="http://schemas.openxmlformats.org/officeDocument/2006/relationships/hyperlink" Target="https://dx.doi.org/10.1029/2010gb003850" TargetMode="External"/><Relationship Id="rId599" Type="http://schemas.openxmlformats.org/officeDocument/2006/relationships/hyperlink" Target="https://dx.doi.org/10.1088/1748-9326/aaece2" TargetMode="External"/><Relationship Id="rId459" Type="http://schemas.openxmlformats.org/officeDocument/2006/relationships/hyperlink" Target="https://dx.doi.org/10.1088/1748-9326/4/4/045102" TargetMode="External"/><Relationship Id="rId666" Type="http://schemas.openxmlformats.org/officeDocument/2006/relationships/hyperlink" Target="https://dx.doi.org/10.1289/ehp177" TargetMode="External"/><Relationship Id="rId16" Type="http://schemas.openxmlformats.org/officeDocument/2006/relationships/hyperlink" Target="https://dx.doi.org/10.5194/acp-17-10795-2017" TargetMode="External"/><Relationship Id="rId221" Type="http://schemas.openxmlformats.org/officeDocument/2006/relationships/hyperlink" Target="https://dx.doi.org/10.5194/bg-15-4711-2018" TargetMode="External"/><Relationship Id="rId319" Type="http://schemas.openxmlformats.org/officeDocument/2006/relationships/hyperlink" Target="https://dx.doi.org/10.1029/2001jd001413" TargetMode="External"/><Relationship Id="rId526" Type="http://schemas.openxmlformats.org/officeDocument/2006/relationships/hyperlink" Target="https://dx.doi.org/10.1029/2020jd033862" TargetMode="External"/><Relationship Id="rId733" Type="http://schemas.openxmlformats.org/officeDocument/2006/relationships/hyperlink" Target="https://dx.doi.org/10.5194/acp-15-2805-2015" TargetMode="External"/><Relationship Id="rId165" Type="http://schemas.openxmlformats.org/officeDocument/2006/relationships/hyperlink" Target="https://dx.doi.org/10.1080/16000889.2017.1328945" TargetMode="External"/><Relationship Id="rId372" Type="http://schemas.openxmlformats.org/officeDocument/2006/relationships/hyperlink" Target="https://dx.doi.org/10.1016/j.atmosenv.2020.117834" TargetMode="External"/><Relationship Id="rId677" Type="http://schemas.openxmlformats.org/officeDocument/2006/relationships/hyperlink" Target="https://dx.doi.org/10.1007/s10584-020-02794-3" TargetMode="External"/><Relationship Id="rId800" Type="http://schemas.openxmlformats.org/officeDocument/2006/relationships/hyperlink" Target="https://dx.doi.org/10.1029/2020gl089788" TargetMode="External"/><Relationship Id="rId232" Type="http://schemas.openxmlformats.org/officeDocument/2006/relationships/hyperlink" Target="https://dx.doi.org/10.5194/acp-21-87-2021" TargetMode="External"/><Relationship Id="rId27" Type="http://schemas.openxmlformats.org/officeDocument/2006/relationships/hyperlink" Target="https://dx.doi.org/10.1007/s40726-015-0006-0" TargetMode="External"/><Relationship Id="rId537" Type="http://schemas.openxmlformats.org/officeDocument/2006/relationships/hyperlink" Target="https://dx.doi.org/10.1016/j.scitotenv.2017.03.287" TargetMode="External"/><Relationship Id="rId744" Type="http://schemas.openxmlformats.org/officeDocument/2006/relationships/hyperlink" Target="https://dx.doi.org/10.1002/2015jd024142" TargetMode="External"/><Relationship Id="rId80" Type="http://schemas.openxmlformats.org/officeDocument/2006/relationships/hyperlink" Target="https://dx.doi.org/10.1134/s1028334x20050049" TargetMode="External"/><Relationship Id="rId176" Type="http://schemas.openxmlformats.org/officeDocument/2006/relationships/hyperlink" Target="https://dx.doi.org/10.1016/j.atmosenv.2006.02.017" TargetMode="External"/><Relationship Id="rId383" Type="http://schemas.openxmlformats.org/officeDocument/2006/relationships/hyperlink" Target="https://dx.doi.org/10.1007/s10113-013-0444-4" TargetMode="External"/><Relationship Id="rId590" Type="http://schemas.openxmlformats.org/officeDocument/2006/relationships/hyperlink" Target="https://dx.doi.org/10.1038/nclimate2178" TargetMode="External"/><Relationship Id="rId604" Type="http://schemas.openxmlformats.org/officeDocument/2006/relationships/hyperlink" Target="https://dx.doi.org/10.1007/s10705-017-9893-3" TargetMode="External"/><Relationship Id="rId811" Type="http://schemas.openxmlformats.org/officeDocument/2006/relationships/hyperlink" Target="https://dx.doi.org/10.5194/acp-17-6073-2017" TargetMode="External"/><Relationship Id="rId243" Type="http://schemas.openxmlformats.org/officeDocument/2006/relationships/hyperlink" Target="https://dx.doi.org/10.5194/acp-18-12241-2018" TargetMode="External"/><Relationship Id="rId450" Type="http://schemas.openxmlformats.org/officeDocument/2006/relationships/hyperlink" Target="https://dx.doi.org/10.5194/gmd-13-3571-2020" TargetMode="External"/><Relationship Id="rId688" Type="http://schemas.openxmlformats.org/officeDocument/2006/relationships/hyperlink" Target="https://dx.doi.org/10.5194/acp-14-9295-2014" TargetMode="External"/><Relationship Id="rId38" Type="http://schemas.openxmlformats.org/officeDocument/2006/relationships/hyperlink" Target="https://dx.doi.org/10.1007/s10640-020-00501-5" TargetMode="External"/><Relationship Id="rId103" Type="http://schemas.openxmlformats.org/officeDocument/2006/relationships/hyperlink" Target="https://dx.doi.org/10.1088/1748-9326/aa8f7b" TargetMode="External"/><Relationship Id="rId310" Type="http://schemas.openxmlformats.org/officeDocument/2006/relationships/hyperlink" Target="https://dx.doi.org/10.5194/acp-12-10887-2012" TargetMode="External"/><Relationship Id="rId548" Type="http://schemas.openxmlformats.org/officeDocument/2006/relationships/hyperlink" Target="https://dx.doi.org/10.1029/2010gl043975" TargetMode="External"/><Relationship Id="rId755" Type="http://schemas.openxmlformats.org/officeDocument/2006/relationships/hyperlink" Target="https://dx.doi.org/10.1021/acs.chemrev.5b00089" TargetMode="External"/><Relationship Id="rId91" Type="http://schemas.openxmlformats.org/officeDocument/2006/relationships/hyperlink" Target="https://dx.doi.org/10.1029/2019jd030561" TargetMode="External"/><Relationship Id="rId187" Type="http://schemas.openxmlformats.org/officeDocument/2006/relationships/hyperlink" Target="https://dx.doi.org/10.1039/c2cs35095e" TargetMode="External"/><Relationship Id="rId394" Type="http://schemas.openxmlformats.org/officeDocument/2006/relationships/hyperlink" Target="https://dx.doi.org/10.5194/acp-19-8897-2019" TargetMode="External"/><Relationship Id="rId408" Type="http://schemas.openxmlformats.org/officeDocument/2006/relationships/hyperlink" Target="https://dx.doi.org/10.1016/j.agrformet.2017.02.002" TargetMode="External"/><Relationship Id="rId615" Type="http://schemas.openxmlformats.org/officeDocument/2006/relationships/hyperlink" Target="https://dx.doi.org/10.1038/nclimate2880" TargetMode="External"/><Relationship Id="rId822" Type="http://schemas.openxmlformats.org/officeDocument/2006/relationships/hyperlink" Target="https://dx.doi.org/10.1016/j.atmosenv.2012.08.014" TargetMode="External"/><Relationship Id="rId254" Type="http://schemas.openxmlformats.org/officeDocument/2006/relationships/hyperlink" Target="https://dx.doi.org/10.1007/s10584-015-1485-0" TargetMode="External"/><Relationship Id="rId699" Type="http://schemas.openxmlformats.org/officeDocument/2006/relationships/hyperlink" Target="https://dx.doi.org/10.1016/j.envsci.2014.04.009" TargetMode="External"/><Relationship Id="rId49" Type="http://schemas.openxmlformats.org/officeDocument/2006/relationships/hyperlink" Target="https://dx.doi.org/10.5194/acp-11-9253-2011" TargetMode="External"/><Relationship Id="rId114" Type="http://schemas.openxmlformats.org/officeDocument/2006/relationships/hyperlink" Target="https://dx.doi.org/10.5194/acp-19-11559-2019" TargetMode="External"/><Relationship Id="rId461" Type="http://schemas.openxmlformats.org/officeDocument/2006/relationships/hyperlink" Target="https://dx.doi.org/10.5194/acp-14-3277-2014" TargetMode="External"/><Relationship Id="rId559" Type="http://schemas.openxmlformats.org/officeDocument/2006/relationships/hyperlink" Target="https://dx.doi.org/10.5194/acp-12-11647-2012" TargetMode="External"/><Relationship Id="rId766" Type="http://schemas.openxmlformats.org/officeDocument/2006/relationships/hyperlink" Target="https://dx.doi.org/10.1007/s11430-018-9373-1" TargetMode="External"/><Relationship Id="rId198" Type="http://schemas.openxmlformats.org/officeDocument/2006/relationships/hyperlink" Target="https://dx.doi.org/10.1021/acs.jpca.8b10676" TargetMode="External"/><Relationship Id="rId321" Type="http://schemas.openxmlformats.org/officeDocument/2006/relationships/hyperlink" Target="https://dx.doi.org/10.1038/s41612-018-0022-z" TargetMode="External"/><Relationship Id="rId419" Type="http://schemas.openxmlformats.org/officeDocument/2006/relationships/hyperlink" Target="https://dx.doi.org/10.1126/science.1207374" TargetMode="External"/><Relationship Id="rId626" Type="http://schemas.openxmlformats.org/officeDocument/2006/relationships/hyperlink" Target="https://dx.doi.org/10.1002/2016gl068060" TargetMode="External"/><Relationship Id="rId833" Type="http://schemas.openxmlformats.org/officeDocument/2006/relationships/hyperlink" Target="https://dx.doi.org/10.5194/acp-2018-374" TargetMode="External"/><Relationship Id="rId265" Type="http://schemas.openxmlformats.org/officeDocument/2006/relationships/hyperlink" Target="https://dx.doi.org/10.5194/acp-15-2341-2015" TargetMode="External"/><Relationship Id="rId472" Type="http://schemas.openxmlformats.org/officeDocument/2006/relationships/hyperlink" Target="https://dx.doi.org/10.5194/acp-2019-157" TargetMode="External"/><Relationship Id="rId125" Type="http://schemas.openxmlformats.org/officeDocument/2006/relationships/hyperlink" Target="https://dx.doi.org/10.5194/acp-13-2471-2013" TargetMode="External"/><Relationship Id="rId332" Type="http://schemas.openxmlformats.org/officeDocument/2006/relationships/hyperlink" Target="https://dx.doi.org/10.5194/acp-17-8681-2017" TargetMode="External"/><Relationship Id="rId777" Type="http://schemas.openxmlformats.org/officeDocument/2006/relationships/hyperlink" Target="https://dx.doi.org/10.1021/acs.chemrev.7b00439" TargetMode="External"/><Relationship Id="rId637" Type="http://schemas.openxmlformats.org/officeDocument/2006/relationships/hyperlink" Target="https://dx.doi.org/10.1016/j.scitotenv.2018.08.059" TargetMode="External"/><Relationship Id="rId844" Type="http://schemas.openxmlformats.org/officeDocument/2006/relationships/header" Target="header3.xml"/><Relationship Id="rId276" Type="http://schemas.openxmlformats.org/officeDocument/2006/relationships/hyperlink" Target="https://dx.doi.org/10.5194/acp-13-285-2013" TargetMode="External"/><Relationship Id="rId483" Type="http://schemas.openxmlformats.org/officeDocument/2006/relationships/hyperlink" Target="https://dx.doi.org/10.5194/gmd-7-2157-2014" TargetMode="External"/><Relationship Id="rId690" Type="http://schemas.openxmlformats.org/officeDocument/2006/relationships/hyperlink" Target="https://dx.doi.org/10.1029/2005jd006338" TargetMode="External"/><Relationship Id="rId704" Type="http://schemas.openxmlformats.org/officeDocument/2006/relationships/hyperlink" Target="https://dx.doi.org/10.1111/j.1365-2486.2012.02787.x" TargetMode="External"/><Relationship Id="rId40" Type="http://schemas.openxmlformats.org/officeDocument/2006/relationships/hyperlink" Target="https://dx.doi.org/10.1016/j.envsoft.2011.07.012" TargetMode="External"/><Relationship Id="rId136" Type="http://schemas.openxmlformats.org/officeDocument/2006/relationships/hyperlink" Target="https://dx.doi.org/10.2760/143674" TargetMode="External"/><Relationship Id="rId343" Type="http://schemas.openxmlformats.org/officeDocument/2006/relationships/hyperlink" Target="https://dx.doi.org/10.1002/2015gl066795" TargetMode="External"/><Relationship Id="rId550" Type="http://schemas.openxmlformats.org/officeDocument/2006/relationships/hyperlink" Target="https://dx.doi.org/10.1021/es060379a" TargetMode="External"/><Relationship Id="rId788" Type="http://schemas.openxmlformats.org/officeDocument/2006/relationships/hyperlink" Target="https://dx.doi.org/10.1029/2007jd009639" TargetMode="External"/><Relationship Id="rId203" Type="http://schemas.openxmlformats.org/officeDocument/2006/relationships/hyperlink" Target="https://dx.doi.org/10.1007/s40726-019-00115-6" TargetMode="External"/><Relationship Id="rId648" Type="http://schemas.openxmlformats.org/officeDocument/2006/relationships/hyperlink" Target="https://dx.doi.org/10.1029/2019rg000678" TargetMode="External"/><Relationship Id="rId287" Type="http://schemas.openxmlformats.org/officeDocument/2006/relationships/hyperlink" Target="https://dx.doi.org/10.1038/nature13774" TargetMode="External"/><Relationship Id="rId410" Type="http://schemas.openxmlformats.org/officeDocument/2006/relationships/hyperlink" Target="https://dx.doi.org/10.1016/j.atmosenv.2014.08.033" TargetMode="External"/><Relationship Id="rId494" Type="http://schemas.openxmlformats.org/officeDocument/2006/relationships/hyperlink" Target="https://dx.doi.org/10.1016/j.atmosenv.2019.116901" TargetMode="External"/><Relationship Id="rId508" Type="http://schemas.openxmlformats.org/officeDocument/2006/relationships/hyperlink" Target="https://dx.doi.org/10.1002/2014jd022843" TargetMode="External"/><Relationship Id="rId715" Type="http://schemas.openxmlformats.org/officeDocument/2006/relationships/hyperlink" Target="https://dx.doi.org/10.5194/acp-21-1105-2021" TargetMode="External"/><Relationship Id="rId147" Type="http://schemas.openxmlformats.org/officeDocument/2006/relationships/hyperlink" Target="https://dx.doi.org/10.1038/s41598-020-70179-8" TargetMode="External"/><Relationship Id="rId354" Type="http://schemas.openxmlformats.org/officeDocument/2006/relationships/hyperlink" Target="https://dx.doi.org/10.1016/j.atmosenv.2017.01.037" TargetMode="External"/><Relationship Id="rId799" Type="http://schemas.openxmlformats.org/officeDocument/2006/relationships/hyperlink" Target="https://dx.doi.org/10.1016/j.atmosenv.2016.03.010" TargetMode="External"/><Relationship Id="rId51" Type="http://schemas.openxmlformats.org/officeDocument/2006/relationships/hyperlink" Target="https://dx.doi.org/10.1038/ngeo905" TargetMode="External"/><Relationship Id="rId561" Type="http://schemas.openxmlformats.org/officeDocument/2006/relationships/hyperlink" Target="https://dx.doi.org/10.5194/acp-17-2795-2017" TargetMode="External"/><Relationship Id="rId659" Type="http://schemas.openxmlformats.org/officeDocument/2006/relationships/hyperlink" Target="https://dx.doi.org/10.1029/2006jd007100" TargetMode="External"/><Relationship Id="rId214" Type="http://schemas.openxmlformats.org/officeDocument/2006/relationships/hyperlink" Target="https://dx.doi.org/10.1016/j.atmosenv.2019.117062" TargetMode="External"/><Relationship Id="rId298" Type="http://schemas.openxmlformats.org/officeDocument/2006/relationships/hyperlink" Target="https://dx.doi.org/10.1002/2015jd024304" TargetMode="External"/><Relationship Id="rId421" Type="http://schemas.openxmlformats.org/officeDocument/2006/relationships/hyperlink" Target="https://dx.doi.org/10.5194/acp-10-10875-2010" TargetMode="External"/><Relationship Id="rId519" Type="http://schemas.openxmlformats.org/officeDocument/2006/relationships/hyperlink" Target="https://dx.doi.org/10.1029/2005jd006689" TargetMode="External"/><Relationship Id="rId158" Type="http://schemas.openxmlformats.org/officeDocument/2006/relationships/hyperlink" Target="https://dx.doi.org/10.1002/2016gl069258" TargetMode="External"/><Relationship Id="rId726" Type="http://schemas.openxmlformats.org/officeDocument/2006/relationships/hyperlink" Target="https://dx.doi.org/10.1175/1520-0469(1977)034%3c1149:tiopot%3e2.0.co;2" TargetMode="External"/><Relationship Id="rId62" Type="http://schemas.openxmlformats.org/officeDocument/2006/relationships/hyperlink" Target="https://dx.doi.org/10.1016/j.atmosenv.2018.10.016" TargetMode="External"/><Relationship Id="rId365" Type="http://schemas.openxmlformats.org/officeDocument/2006/relationships/hyperlink" Target="https://dx.doi.org/10.1029/2009gb003548" TargetMode="External"/><Relationship Id="rId572" Type="http://schemas.openxmlformats.org/officeDocument/2006/relationships/hyperlink" Target="https://dx.doi.org/10.1175/jcli-d-16-0609.1" TargetMode="External"/><Relationship Id="rId225" Type="http://schemas.openxmlformats.org/officeDocument/2006/relationships/hyperlink" Target="https://dx.doi.org/10.1029/2020gl091805" TargetMode="External"/><Relationship Id="rId432" Type="http://schemas.openxmlformats.org/officeDocument/2006/relationships/hyperlink" Target="https://dx.doi.org/10.1016/s2542-5196(18)30029-9" TargetMode="External"/><Relationship Id="rId737" Type="http://schemas.openxmlformats.org/officeDocument/2006/relationships/hyperlink" Target="https://dx.doi.org/10.1038/s43247-021-00110-0" TargetMode="External"/><Relationship Id="rId73" Type="http://schemas.openxmlformats.org/officeDocument/2006/relationships/hyperlink" Target="https://dx.doi.org/10.1073/pnas.0804844105" TargetMode="External"/><Relationship Id="rId169" Type="http://schemas.openxmlformats.org/officeDocument/2006/relationships/hyperlink" Target="https://dx.doi.org/10.1016/j.atmosenv.2017.05.026" TargetMode="External"/><Relationship Id="rId376" Type="http://schemas.openxmlformats.org/officeDocument/2006/relationships/hyperlink" Target="https://dx.doi.org/10.5194/acp-13-2607-2013" TargetMode="External"/><Relationship Id="rId583" Type="http://schemas.openxmlformats.org/officeDocument/2006/relationships/hyperlink" Target="https://dx.doi.org/10.5194/acp-20-9067-2020" TargetMode="External"/><Relationship Id="rId790" Type="http://schemas.openxmlformats.org/officeDocument/2006/relationships/hyperlink" Target="https://dx.doi.org/10.1002/2016jd025556" TargetMode="External"/><Relationship Id="rId804" Type="http://schemas.openxmlformats.org/officeDocument/2006/relationships/hyperlink" Target="https://dx.doi.org/10.5194/acp-13-2063-2013" TargetMode="External"/><Relationship Id="rId4" Type="http://schemas.openxmlformats.org/officeDocument/2006/relationships/settings" Target="settings.xml"/><Relationship Id="rId236" Type="http://schemas.openxmlformats.org/officeDocument/2006/relationships/hyperlink" Target="https://dx.doi.org/10.1088/1748-9326/ab5dd7" TargetMode="External"/><Relationship Id="rId443" Type="http://schemas.openxmlformats.org/officeDocument/2006/relationships/hyperlink" Target="https://dx.doi.org/10.1038/s41586-018-0871-y" TargetMode="External"/><Relationship Id="rId650" Type="http://schemas.openxmlformats.org/officeDocument/2006/relationships/hyperlink" Target="https://dx.doi.org/10.1126/sciadv.abd6696" TargetMode="External"/><Relationship Id="rId303" Type="http://schemas.openxmlformats.org/officeDocument/2006/relationships/hyperlink" Target="https://dx.doi.org/10.1016/j.gloenvcha.2015.03.008" TargetMode="External"/><Relationship Id="rId748" Type="http://schemas.openxmlformats.org/officeDocument/2006/relationships/hyperlink" Target="https://dx.doi.org/10.1073/pnas.2006853117" TargetMode="External"/><Relationship Id="rId84" Type="http://schemas.openxmlformats.org/officeDocument/2006/relationships/hyperlink" Target="https://dx.doi.org/10.1016/j.atmosenv.2006.11.004" TargetMode="External"/><Relationship Id="rId387" Type="http://schemas.openxmlformats.org/officeDocument/2006/relationships/hyperlink" Target="https://dx.doi.org/10.3390/atmos7030036" TargetMode="External"/><Relationship Id="rId510" Type="http://schemas.openxmlformats.org/officeDocument/2006/relationships/hyperlink" Target="https://dx.doi.org/10.1111/j.1600-0889.2007.00270.x" TargetMode="External"/><Relationship Id="rId594" Type="http://schemas.openxmlformats.org/officeDocument/2006/relationships/hyperlink" Target="https://dx.doi.org/10.5194/acp-18-2601-2018" TargetMode="External"/><Relationship Id="rId608" Type="http://schemas.openxmlformats.org/officeDocument/2006/relationships/hyperlink" Target="https://dx.doi.org/10.5194/acp-13-2423-2013" TargetMode="External"/><Relationship Id="rId815" Type="http://schemas.openxmlformats.org/officeDocument/2006/relationships/hyperlink" Target="https://dx.doi.org/10.5194/acp-14-2735-2014" TargetMode="External"/><Relationship Id="rId247" Type="http://schemas.openxmlformats.org/officeDocument/2006/relationships/hyperlink" Target="https://dx.doi.org/10.1038/s41558-017-0012-x" TargetMode="External"/><Relationship Id="rId107" Type="http://schemas.openxmlformats.org/officeDocument/2006/relationships/hyperlink" Target="https://dx.doi.org/10.1029/2020gl087132" TargetMode="External"/><Relationship Id="rId454" Type="http://schemas.openxmlformats.org/officeDocument/2006/relationships/hyperlink" Target="https://dx.doi.org/10.5194/acp-16-14169-2016" TargetMode="External"/><Relationship Id="rId661" Type="http://schemas.openxmlformats.org/officeDocument/2006/relationships/hyperlink" Target="https://dx.doi.org/10.5194/acp-13-2939-2013" TargetMode="External"/><Relationship Id="rId759" Type="http://schemas.openxmlformats.org/officeDocument/2006/relationships/hyperlink" Target="https://dx.doi.org/10.5194/acp-15-1489-2015" TargetMode="External"/><Relationship Id="rId11" Type="http://schemas.microsoft.com/office/2018/08/relationships/commentsExtensible" Target="commentsExtensible.xml"/><Relationship Id="rId314" Type="http://schemas.openxmlformats.org/officeDocument/2006/relationships/hyperlink" Target="https://dx.doi.org/10.5194/acp-20-11399-2020" TargetMode="External"/><Relationship Id="rId398" Type="http://schemas.openxmlformats.org/officeDocument/2006/relationships/hyperlink" Target="https://dx.doi.org/10.1175/jcli-d-17-0439.1" TargetMode="External"/><Relationship Id="rId521" Type="http://schemas.openxmlformats.org/officeDocument/2006/relationships/hyperlink" Target="https://dx.doi.org/10.5194/acp-18-6317-2018" TargetMode="External"/><Relationship Id="rId619" Type="http://schemas.openxmlformats.org/officeDocument/2006/relationships/hyperlink" Target="https://dx.doi.org/10.5194/essd-8-697-2016" TargetMode="External"/><Relationship Id="rId95" Type="http://schemas.openxmlformats.org/officeDocument/2006/relationships/hyperlink" Target="https://dx.doi.org/10.5194/acp-16-873-2016" TargetMode="External"/><Relationship Id="rId160" Type="http://schemas.openxmlformats.org/officeDocument/2006/relationships/hyperlink" Target="https://dx.doi.org/10.1002/2013jd020511" TargetMode="External"/><Relationship Id="rId826" Type="http://schemas.openxmlformats.org/officeDocument/2006/relationships/hyperlink" Target="https://dx.doi.org/10.1016/j.atmosenv.2019.06.007" TargetMode="External"/><Relationship Id="rId258" Type="http://schemas.openxmlformats.org/officeDocument/2006/relationships/hyperlink" Target="https://dx.doi.org/10.5194/acp-14-11031-2014" TargetMode="External"/><Relationship Id="rId465" Type="http://schemas.openxmlformats.org/officeDocument/2006/relationships/hyperlink" Target="https://dx.doi.org/10.2134/jeq2017.05.0199" TargetMode="External"/><Relationship Id="rId672" Type="http://schemas.openxmlformats.org/officeDocument/2006/relationships/hyperlink" Target="https://dx.doi.org/10.1038/nclimate1981" TargetMode="External"/><Relationship Id="rId22" Type="http://schemas.openxmlformats.org/officeDocument/2006/relationships/hyperlink" Target="https://dx.doi.org/10.5194/acp-17-13071-2017" TargetMode="External"/><Relationship Id="rId118" Type="http://schemas.openxmlformats.org/officeDocument/2006/relationships/hyperlink" Target="https://dx.doi.org/10.1017/cbo9781107415324.015" TargetMode="External"/><Relationship Id="rId325" Type="http://schemas.openxmlformats.org/officeDocument/2006/relationships/hyperlink" Target="https://dx.doi.org/10.5194/acp-16-11267-2016" TargetMode="External"/><Relationship Id="rId532" Type="http://schemas.openxmlformats.org/officeDocument/2006/relationships/hyperlink" Target="https://dx.doi.org/10.5194/acp-18-17963-2018" TargetMode="External"/><Relationship Id="rId171" Type="http://schemas.openxmlformats.org/officeDocument/2006/relationships/hyperlink" Target="https://dx.doi.org/10.1016/j.atmosenv.2009.04.059" TargetMode="External"/><Relationship Id="rId837" Type="http://schemas.openxmlformats.org/officeDocument/2006/relationships/hyperlink" Target="https://dx.doi.org/10.1002/2017gl073859" TargetMode="External"/><Relationship Id="rId269" Type="http://schemas.openxmlformats.org/officeDocument/2006/relationships/hyperlink" Target="http://www.globalchange.umd.edu/ceds" TargetMode="External"/><Relationship Id="rId476" Type="http://schemas.openxmlformats.org/officeDocument/2006/relationships/hyperlink" Target="https://dx.doi.org/10.5194/acp-20-13355-2020" TargetMode="External"/><Relationship Id="rId683" Type="http://schemas.openxmlformats.org/officeDocument/2006/relationships/hyperlink" Target="https://dx.doi.org/10.1038/s41467-018-02986-7" TargetMode="External"/><Relationship Id="rId33" Type="http://schemas.openxmlformats.org/officeDocument/2006/relationships/hyperlink" Target="https://dx.doi.org/10.1038/s41558-019-0401-4" TargetMode="External"/><Relationship Id="rId129" Type="http://schemas.openxmlformats.org/officeDocument/2006/relationships/hyperlink" Target="https://dx.doi.org/10.1525/elementa.420" TargetMode="External"/><Relationship Id="rId336" Type="http://schemas.openxmlformats.org/officeDocument/2006/relationships/hyperlink" Target="https://dx.doi.org/10.1088/0034-4885/75/10/106901" TargetMode="External"/><Relationship Id="rId543" Type="http://schemas.openxmlformats.org/officeDocument/2006/relationships/hyperlink" Target="https://dx.doi.org/10.5194/acp-15-2985-2015" TargetMode="External"/><Relationship Id="rId182" Type="http://schemas.openxmlformats.org/officeDocument/2006/relationships/hyperlink" Target="https://dx.doi.org/10.5194/acp-16-7507-2016" TargetMode="External"/><Relationship Id="rId403" Type="http://schemas.openxmlformats.org/officeDocument/2006/relationships/hyperlink" Target="https://dx.doi.org/10.1175/jcli-d-14-00223.1" TargetMode="External"/><Relationship Id="rId750" Type="http://schemas.openxmlformats.org/officeDocument/2006/relationships/hyperlink" Target="https://dx.doi.org/10.1016/j.atmosenv.2013.10.060" TargetMode="External"/><Relationship Id="rId848" Type="http://schemas.openxmlformats.org/officeDocument/2006/relationships/theme" Target="theme/theme1.xml"/><Relationship Id="rId487" Type="http://schemas.openxmlformats.org/officeDocument/2006/relationships/hyperlink" Target="https://dx.doi.org/10.1016/j.scitotenv.2016.04.061" TargetMode="External"/><Relationship Id="rId610" Type="http://schemas.openxmlformats.org/officeDocument/2006/relationships/hyperlink" Target="https://dx.doi.org/10.1002/2017gl076079" TargetMode="External"/><Relationship Id="rId694" Type="http://schemas.openxmlformats.org/officeDocument/2006/relationships/hyperlink" Target="https://dx.doi.org/10.1080/10962247.2019.1694605" TargetMode="External"/><Relationship Id="rId708" Type="http://schemas.openxmlformats.org/officeDocument/2006/relationships/hyperlink" Target="https://dx.doi.org/10.5194/acp-18-6847-2018" TargetMode="External"/><Relationship Id="rId347" Type="http://schemas.openxmlformats.org/officeDocument/2006/relationships/hyperlink" Target="https://dx.doi.org/10.5194/acp-4-557-2004" TargetMode="External"/><Relationship Id="rId44" Type="http://schemas.openxmlformats.org/officeDocument/2006/relationships/hyperlink" Target="https://dx.doi.org/10.5194/acp-19-8523-2019" TargetMode="External"/><Relationship Id="rId554" Type="http://schemas.openxmlformats.org/officeDocument/2006/relationships/hyperlink" Target="https://dx.doi.org/10.1111/j.1365-2486.2004.00889.x" TargetMode="External"/><Relationship Id="rId761" Type="http://schemas.openxmlformats.org/officeDocument/2006/relationships/hyperlink" Target="https://dx.doi.org/10.1002/2013jd020824" TargetMode="External"/><Relationship Id="rId193" Type="http://schemas.openxmlformats.org/officeDocument/2006/relationships/hyperlink" Target="https://dx.doi.org/10.1038/s41467-017-00075-9" TargetMode="External"/><Relationship Id="rId207" Type="http://schemas.openxmlformats.org/officeDocument/2006/relationships/hyperlink" Target="https://dx.doi.org/10.1029/2005jd006741" TargetMode="External"/><Relationship Id="rId414" Type="http://schemas.openxmlformats.org/officeDocument/2006/relationships/hyperlink" Target="https://dx.doi.org/10.1038/s41612-018-0040-x" TargetMode="External"/><Relationship Id="rId498" Type="http://schemas.openxmlformats.org/officeDocument/2006/relationships/hyperlink" Target="https://dx.doi.org/10.1002/2015gl066854" TargetMode="External"/><Relationship Id="rId621" Type="http://schemas.openxmlformats.org/officeDocument/2006/relationships/hyperlink" Target="https://dx.doi.org/10.5194/acp-16-12305-2016" TargetMode="External"/><Relationship Id="rId260" Type="http://schemas.openxmlformats.org/officeDocument/2006/relationships/hyperlink" Target="https://dx.doi.org/10.1021/cr500446g" TargetMode="External"/><Relationship Id="rId719" Type="http://schemas.openxmlformats.org/officeDocument/2006/relationships/hyperlink" Target="https://dx.doi.org/10.5194/acp-20-5729-2020" TargetMode="External"/><Relationship Id="rId55" Type="http://schemas.openxmlformats.org/officeDocument/2006/relationships/hyperlink" Target="https://dx.doi.org/10.5194/acp-17-10597-2017" TargetMode="External"/><Relationship Id="rId120" Type="http://schemas.openxmlformats.org/officeDocument/2006/relationships/hyperlink" Target="https://dx.doi.org/10.1016/j.atmosenv.2010.06.056" TargetMode="External"/><Relationship Id="rId358" Type="http://schemas.openxmlformats.org/officeDocument/2006/relationships/hyperlink" Target="https://dx.doi.org/10.5194/acp-13-7997-2013" TargetMode="External"/><Relationship Id="rId565" Type="http://schemas.openxmlformats.org/officeDocument/2006/relationships/hyperlink" Target="https://dx.doi.org/10.1016/j.scitotenv.2017.08.272" TargetMode="External"/><Relationship Id="rId772" Type="http://schemas.openxmlformats.org/officeDocument/2006/relationships/hyperlink" Target="https://dx.doi.org/10.1038/ngeo2665" TargetMode="External"/><Relationship Id="rId218" Type="http://schemas.openxmlformats.org/officeDocument/2006/relationships/hyperlink" Target="https://dx.doi.org/10.1525/elementa.291" TargetMode="External"/><Relationship Id="rId425" Type="http://schemas.openxmlformats.org/officeDocument/2006/relationships/hyperlink" Target="https://dx.doi.org/10.1002/2017jd026865" TargetMode="External"/><Relationship Id="rId632" Type="http://schemas.openxmlformats.org/officeDocument/2006/relationships/hyperlink" Target="https://dx.doi.org/10.1002/2013gl057775" TargetMode="External"/><Relationship Id="rId271" Type="http://schemas.openxmlformats.org/officeDocument/2006/relationships/hyperlink" Target="https://dx.doi.org/10.1126/science.1164566"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bin.matthews\AppData\Roaming\Microsoft\Templates\Template%20AR6%20Chapter%206.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6641B4-4BEB-4D38-9050-E412BBC22D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AR6 Chapter 6</Template>
  <TotalTime>1</TotalTime>
  <Pages>133</Pages>
  <Words>1207403</Words>
  <Characters>6640721</Characters>
  <Application>Microsoft Office Word</Application>
  <DocSecurity>0</DocSecurity>
  <Lines>55339</Lines>
  <Paragraphs>15664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7832460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Chaincy Kuo</dc:creator>
  <cp:lastModifiedBy>Clotilde Pean</cp:lastModifiedBy>
  <cp:revision>2</cp:revision>
  <dcterms:created xsi:type="dcterms:W3CDTF">2021-08-08T17:11:00Z</dcterms:created>
  <dcterms:modified xsi:type="dcterms:W3CDTF">2021-08-08T17:11:00Z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5ff9cbb-4420-4a74-98ee-ea9f614d2d61_Enabled">
    <vt:lpwstr>True</vt:lpwstr>
  </property>
  <property fmtid="{D5CDD505-2E9C-101B-9397-08002B2CF9AE}" pid="3" name="MSIP_Label_d5ff9cbb-4420-4a74-98ee-ea9f614d2d61_SiteId">
    <vt:lpwstr>7ea05697-f606-4171-b91e-6fe742926267</vt:lpwstr>
  </property>
  <property fmtid="{D5CDD505-2E9C-101B-9397-08002B2CF9AE}" pid="4" name="MSIP_Label_d5ff9cbb-4420-4a74-98ee-ea9f614d2d61_Owner">
    <vt:lpwstr>tim@ipcc-wg1.fr</vt:lpwstr>
  </property>
  <property fmtid="{D5CDD505-2E9C-101B-9397-08002B2CF9AE}" pid="5" name="MSIP_Label_d5ff9cbb-4420-4a74-98ee-ea9f614d2d61_SetDate">
    <vt:lpwstr>2018-06-06T12:46:38.0958753Z</vt:lpwstr>
  </property>
  <property fmtid="{D5CDD505-2E9C-101B-9397-08002B2CF9AE}" pid="6" name="MSIP_Label_d5ff9cbb-4420-4a74-98ee-ea9f614d2d61_Name">
    <vt:lpwstr>Personal</vt:lpwstr>
  </property>
  <property fmtid="{D5CDD505-2E9C-101B-9397-08002B2CF9AE}" pid="7" name="MSIP_Label_d5ff9cbb-4420-4a74-98ee-ea9f614d2d61_Application">
    <vt:lpwstr>Microsoft Azure Information Protection</vt:lpwstr>
  </property>
  <property fmtid="{D5CDD505-2E9C-101B-9397-08002B2CF9AE}" pid="8" name="MSIP_Label_d5ff9cbb-4420-4a74-98ee-ea9f614d2d61_Extended_MSFT_Method">
    <vt:lpwstr>Automatic</vt:lpwstr>
  </property>
  <property fmtid="{D5CDD505-2E9C-101B-9397-08002B2CF9AE}" pid="9" name="Sensitivity">
    <vt:lpwstr>Personal</vt:lpwstr>
  </property>
  <property fmtid="{D5CDD505-2E9C-101B-9397-08002B2CF9AE}" pid="10" name="Mendeley Recent Style Id 0_1">
    <vt:lpwstr>http://www.zotero.org/styles/american-medical-association</vt:lpwstr>
  </property>
  <property fmtid="{D5CDD505-2E9C-101B-9397-08002B2CF9AE}" pid="11" name="Mendeley Recent Style Name 0_1">
    <vt:lpwstr>American Medical Association</vt:lpwstr>
  </property>
  <property fmtid="{D5CDD505-2E9C-101B-9397-08002B2CF9AE}" pid="12" name="Mendeley Recent Style Id 1_1">
    <vt:lpwstr>http://www.zotero.org/styles/american-political-science-association</vt:lpwstr>
  </property>
  <property fmtid="{D5CDD505-2E9C-101B-9397-08002B2CF9AE}" pid="13" name="Mendeley Recent Style Name 1_1">
    <vt:lpwstr>American Political Science Association</vt:lpwstr>
  </property>
  <property fmtid="{D5CDD505-2E9C-101B-9397-08002B2CF9AE}" pid="14" name="Mendeley Recent Style Id 2_1">
    <vt:lpwstr>http://www.zotero.org/styles/apa</vt:lpwstr>
  </property>
  <property fmtid="{D5CDD505-2E9C-101B-9397-08002B2CF9AE}" pid="15" name="Mendeley Recent Style Name 2_1">
    <vt:lpwstr>American Psychological Association 6th edition</vt:lpwstr>
  </property>
  <property fmtid="{D5CDD505-2E9C-101B-9397-08002B2CF9AE}" pid="16" name="Mendeley Recent Style Id 3_1">
    <vt:lpwstr>http://www.zotero.org/styles/american-sociological-association</vt:lpwstr>
  </property>
  <property fmtid="{D5CDD505-2E9C-101B-9397-08002B2CF9AE}" pid="17" name="Mendeley Recent Style Name 3_1">
    <vt:lpwstr>American Sociological Association</vt:lpwstr>
  </property>
  <property fmtid="{D5CDD505-2E9C-101B-9397-08002B2CF9AE}" pid="18" name="Mendeley Recent Style Id 4_1">
    <vt:lpwstr>http://www.zotero.org/styles/chicago-author-date</vt:lpwstr>
  </property>
  <property fmtid="{D5CDD505-2E9C-101B-9397-08002B2CF9AE}" pid="19" name="Mendeley Recent Style Name 4_1">
    <vt:lpwstr>Chicago Manual of Style 16th edition (author-date)</vt:lpwstr>
  </property>
  <property fmtid="{D5CDD505-2E9C-101B-9397-08002B2CF9AE}" pid="20" name="Mendeley Recent Style Id 5_1">
    <vt:lpwstr>http://www.zotero.org/styles/frontiers</vt:lpwstr>
  </property>
  <property fmtid="{D5CDD505-2E9C-101B-9397-08002B2CF9AE}" pid="21" name="Mendeley Recent Style Name 5_1">
    <vt:lpwstr>Frontiers journals</vt:lpwstr>
  </property>
  <property fmtid="{D5CDD505-2E9C-101B-9397-08002B2CF9AE}" pid="22" name="Mendeley Recent Style Id 6_1">
    <vt:lpwstr>http://csl.mendeley.com/styles/488731821/frontiers-wg1tsu</vt:lpwstr>
  </property>
  <property fmtid="{D5CDD505-2E9C-101B-9397-08002B2CF9AE}" pid="23" name="Mendeley Recent Style Name 6_1">
    <vt:lpwstr>Frontiers journals - WGI TSU</vt:lpwstr>
  </property>
  <property fmtid="{D5CDD505-2E9C-101B-9397-08002B2CF9AE}" pid="24" name="Mendeley Recent Style Id 7_1">
    <vt:lpwstr>http://csl.mendeley.com/styles/519256681/frontiers</vt:lpwstr>
  </property>
  <property fmtid="{D5CDD505-2E9C-101B-9397-08002B2CF9AE}" pid="25" name="Mendeley Recent Style Name 7_1">
    <vt:lpwstr>Frontiers journals - WGI TSU</vt:lpwstr>
  </property>
  <property fmtid="{D5CDD505-2E9C-101B-9397-08002B2CF9AE}" pid="26" name="Mendeley Recent Style Id 8_1">
    <vt:lpwstr>http://www.zotero.org/styles/harvard1</vt:lpwstr>
  </property>
  <property fmtid="{D5CDD505-2E9C-101B-9397-08002B2CF9AE}" pid="27" name="Mendeley Recent Style Name 8_1">
    <vt:lpwstr>Harvard Reference format 1 (author-date)</vt:lpwstr>
  </property>
  <property fmtid="{D5CDD505-2E9C-101B-9397-08002B2CF9AE}" pid="28" name="Mendeley Recent Style Id 9_1">
    <vt:lpwstr>http://www.zotero.org/styles/ieee</vt:lpwstr>
  </property>
  <property fmtid="{D5CDD505-2E9C-101B-9397-08002B2CF9AE}" pid="29" name="Mendeley Recent Style Name 9_1">
    <vt:lpwstr>IEEE</vt:lpwstr>
  </property>
  <property fmtid="{D5CDD505-2E9C-101B-9397-08002B2CF9AE}" pid="30" name="Mendeley Document_1">
    <vt:lpwstr>True</vt:lpwstr>
  </property>
  <property fmtid="{D5CDD505-2E9C-101B-9397-08002B2CF9AE}" pid="31" name="Mendeley Unique User Id_1">
    <vt:lpwstr>6228094b-82a7-3d93-8842-7ea47d2c7ef0</vt:lpwstr>
  </property>
  <property fmtid="{D5CDD505-2E9C-101B-9397-08002B2CF9AE}" pid="32" name="Mendeley Citation Style_1">
    <vt:lpwstr>http://csl.mendeley.com/styles/519256681/frontiers</vt:lpwstr>
  </property>
</Properties>
</file>